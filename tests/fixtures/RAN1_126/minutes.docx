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3324" w14:textId="77777777" w:rsidR="00C00EAF" w:rsidRPr="0032333C" w:rsidRDefault="00C00EAF" w:rsidP="009643F7">
      <w:pPr>
        <w:pStyle w:val="FootnoteText"/>
        <w:widowControl w:val="0"/>
        <w:jc w:val="left"/>
        <w:rPr>
          <w:rFonts w:ascii="Times New Roman" w:hAnsi="Times New Roman"/>
          <w:lang w:val="en-GB"/>
        </w:rPr>
      </w:pPr>
      <w:bookmarkStart w:id="0" w:name="_Hlk135796302"/>
      <w:bookmarkEnd w:id="0"/>
    </w:p>
    <w:p w14:paraId="2B38CFD1" w14:textId="7FB9F9F3" w:rsidR="003E51AB" w:rsidRPr="0032333C" w:rsidRDefault="003E51AB" w:rsidP="003E51AB">
      <w:pPr>
        <w:pStyle w:val="TdocHeader2"/>
        <w:jc w:val="left"/>
        <w:rPr>
          <w:rFonts w:ascii="Times New Roman" w:hAnsi="Times New Roman"/>
          <w:sz w:val="20"/>
        </w:rPr>
      </w:pPr>
      <w:r w:rsidRPr="0032333C">
        <w:rPr>
          <w:rFonts w:ascii="Times New Roman" w:hAnsi="Times New Roman"/>
          <w:sz w:val="20"/>
        </w:rPr>
        <w:t>Source:</w:t>
      </w:r>
      <w:r w:rsidR="00233210" w:rsidRPr="0032333C">
        <w:rPr>
          <w:rFonts w:ascii="Times New Roman" w:hAnsi="Times New Roman"/>
          <w:sz w:val="20"/>
        </w:rPr>
        <w:t xml:space="preserve"> </w:t>
      </w:r>
      <w:r w:rsidRPr="0032333C">
        <w:rPr>
          <w:rFonts w:ascii="Times New Roman" w:hAnsi="Times New Roman"/>
          <w:sz w:val="20"/>
        </w:rPr>
        <w:tab/>
        <w:t>MCC</w:t>
      </w:r>
      <w:r w:rsidR="00233210" w:rsidRPr="0032333C">
        <w:rPr>
          <w:rFonts w:ascii="Times New Roman" w:hAnsi="Times New Roman"/>
          <w:sz w:val="20"/>
        </w:rPr>
        <w:t xml:space="preserve"> </w:t>
      </w:r>
      <w:r w:rsidRPr="0032333C">
        <w:rPr>
          <w:rFonts w:ascii="Times New Roman" w:hAnsi="Times New Roman"/>
          <w:sz w:val="20"/>
        </w:rPr>
        <w:t>Support</w:t>
      </w:r>
    </w:p>
    <w:p w14:paraId="3D895FF7" w14:textId="77777777" w:rsidR="003E51AB" w:rsidRPr="0032333C" w:rsidRDefault="003E51AB" w:rsidP="003E51AB">
      <w:pPr>
        <w:pStyle w:val="TdocHeader2"/>
        <w:jc w:val="left"/>
        <w:rPr>
          <w:rFonts w:ascii="Times New Roman" w:hAnsi="Times New Roman"/>
          <w:sz w:val="20"/>
        </w:rPr>
      </w:pPr>
    </w:p>
    <w:p w14:paraId="5A3354CE" w14:textId="1D400C22" w:rsidR="003E51AB" w:rsidRPr="0032333C" w:rsidRDefault="003E51AB" w:rsidP="003E51AB">
      <w:pPr>
        <w:pStyle w:val="TdocHeader2"/>
        <w:jc w:val="left"/>
        <w:rPr>
          <w:rFonts w:ascii="Times New Roman" w:hAnsi="Times New Roman"/>
          <w:sz w:val="20"/>
        </w:rPr>
      </w:pPr>
      <w:r w:rsidRPr="0032333C">
        <w:rPr>
          <w:rFonts w:ascii="Times New Roman" w:hAnsi="Times New Roman"/>
          <w:sz w:val="20"/>
        </w:rPr>
        <w:t>Title:</w:t>
      </w:r>
      <w:bookmarkStart w:id="1" w:name="Title"/>
      <w:bookmarkEnd w:id="1"/>
      <w:r w:rsidRPr="0032333C">
        <w:rPr>
          <w:rFonts w:ascii="Times New Roman" w:hAnsi="Times New Roman"/>
          <w:sz w:val="20"/>
        </w:rPr>
        <w:tab/>
      </w:r>
      <w:r w:rsidR="00C71A04">
        <w:rPr>
          <w:rFonts w:ascii="Times New Roman" w:hAnsi="Times New Roman"/>
          <w:sz w:val="20"/>
        </w:rPr>
        <w:t>Draft</w:t>
      </w:r>
      <w:r w:rsidR="00AB7397" w:rsidRPr="0032333C">
        <w:rPr>
          <w:rFonts w:ascii="Times New Roman" w:hAnsi="Times New Roman"/>
          <w:sz w:val="20"/>
        </w:rPr>
        <w:t xml:space="preserve"> </w:t>
      </w:r>
      <w:r w:rsidRPr="0032333C">
        <w:rPr>
          <w:rFonts w:ascii="Times New Roman" w:hAnsi="Times New Roman"/>
          <w:sz w:val="20"/>
        </w:rPr>
        <w:t>Report</w:t>
      </w:r>
      <w:r w:rsidR="00233210" w:rsidRPr="0032333C">
        <w:rPr>
          <w:rFonts w:ascii="Times New Roman" w:hAnsi="Times New Roman"/>
          <w:sz w:val="20"/>
        </w:rPr>
        <w:t xml:space="preserve"> </w:t>
      </w:r>
      <w:r w:rsidRPr="0032333C">
        <w:rPr>
          <w:rFonts w:ascii="Times New Roman" w:hAnsi="Times New Roman"/>
          <w:sz w:val="20"/>
        </w:rPr>
        <w:t>of</w:t>
      </w:r>
      <w:r w:rsidR="00233210" w:rsidRPr="0032333C">
        <w:rPr>
          <w:rFonts w:ascii="Times New Roman" w:hAnsi="Times New Roman"/>
          <w:sz w:val="20"/>
        </w:rPr>
        <w:t xml:space="preserve"> </w:t>
      </w:r>
      <w:r w:rsidRPr="0032333C">
        <w:rPr>
          <w:rFonts w:ascii="Times New Roman" w:hAnsi="Times New Roman"/>
          <w:sz w:val="20"/>
        </w:rPr>
        <w:t>3GPP</w:t>
      </w:r>
      <w:r w:rsidR="00233210" w:rsidRPr="0032333C">
        <w:rPr>
          <w:rFonts w:ascii="Times New Roman" w:hAnsi="Times New Roman"/>
          <w:sz w:val="20"/>
        </w:rPr>
        <w:t xml:space="preserve"> </w:t>
      </w:r>
      <w:r w:rsidRPr="0032333C">
        <w:rPr>
          <w:rFonts w:ascii="Times New Roman" w:hAnsi="Times New Roman"/>
          <w:sz w:val="20"/>
        </w:rPr>
        <w:t>TSG</w:t>
      </w:r>
      <w:r w:rsidR="00233210" w:rsidRPr="0032333C">
        <w:rPr>
          <w:rFonts w:ascii="Times New Roman" w:hAnsi="Times New Roman"/>
          <w:sz w:val="20"/>
        </w:rPr>
        <w:t xml:space="preserve"> </w:t>
      </w:r>
      <w:r w:rsidRPr="0032333C">
        <w:rPr>
          <w:rFonts w:ascii="Times New Roman" w:hAnsi="Times New Roman"/>
          <w:sz w:val="20"/>
        </w:rPr>
        <w:t>RAN</w:t>
      </w:r>
      <w:r w:rsidR="00233210" w:rsidRPr="0032333C">
        <w:rPr>
          <w:rFonts w:ascii="Times New Roman" w:hAnsi="Times New Roman"/>
          <w:sz w:val="20"/>
        </w:rPr>
        <w:t xml:space="preserve"> </w:t>
      </w:r>
      <w:r w:rsidRPr="0032333C">
        <w:rPr>
          <w:rFonts w:ascii="Times New Roman" w:hAnsi="Times New Roman"/>
          <w:sz w:val="20"/>
        </w:rPr>
        <w:t>WG1</w:t>
      </w:r>
      <w:r w:rsidR="00233210" w:rsidRPr="0032333C">
        <w:rPr>
          <w:rFonts w:ascii="Times New Roman" w:hAnsi="Times New Roman"/>
          <w:sz w:val="20"/>
        </w:rPr>
        <w:t xml:space="preserve"> </w:t>
      </w:r>
      <w:r w:rsidR="00583413" w:rsidRPr="0032333C">
        <w:rPr>
          <w:rFonts w:ascii="Times New Roman" w:hAnsi="Times New Roman"/>
          <w:sz w:val="20"/>
        </w:rPr>
        <w:t>#</w:t>
      </w:r>
      <w:r w:rsidR="009B1B96">
        <w:rPr>
          <w:rFonts w:ascii="Times New Roman" w:hAnsi="Times New Roman"/>
          <w:sz w:val="20"/>
        </w:rPr>
        <w:t>xxx</w:t>
      </w:r>
      <w:r w:rsidR="00233210" w:rsidRPr="0032333C">
        <w:rPr>
          <w:rFonts w:ascii="Times New Roman" w:hAnsi="Times New Roman"/>
          <w:sz w:val="20"/>
        </w:rPr>
        <w:t xml:space="preserve"> </w:t>
      </w:r>
      <w:r w:rsidRPr="0032333C">
        <w:rPr>
          <w:rFonts w:ascii="Times New Roman" w:hAnsi="Times New Roman"/>
          <w:sz w:val="20"/>
        </w:rPr>
        <w:t>v</w:t>
      </w:r>
      <w:r w:rsidR="00C71A04">
        <w:rPr>
          <w:rFonts w:ascii="Times New Roman" w:hAnsi="Times New Roman"/>
          <w:sz w:val="20"/>
        </w:rPr>
        <w:t>0.</w:t>
      </w:r>
      <w:r w:rsidR="0037298B">
        <w:rPr>
          <w:rFonts w:ascii="Times New Roman" w:hAnsi="Times New Roman"/>
          <w:sz w:val="20"/>
        </w:rPr>
        <w:t>1.0</w:t>
      </w:r>
    </w:p>
    <w:p w14:paraId="7E494703" w14:textId="03EFA6A0" w:rsidR="003E51AB" w:rsidRPr="0032333C" w:rsidRDefault="003E51AB" w:rsidP="003E51AB">
      <w:pPr>
        <w:pStyle w:val="TdocHeader2"/>
        <w:jc w:val="left"/>
        <w:rPr>
          <w:rFonts w:ascii="Times New Roman" w:hAnsi="Times New Roman"/>
          <w:sz w:val="20"/>
        </w:rPr>
      </w:pPr>
      <w:r w:rsidRPr="0032333C">
        <w:rPr>
          <w:rFonts w:ascii="Times New Roman" w:hAnsi="Times New Roman"/>
          <w:sz w:val="20"/>
        </w:rPr>
        <w:tab/>
        <w:t>(</w:t>
      </w:r>
      <w:r w:rsidR="009B1B96">
        <w:rPr>
          <w:rFonts w:ascii="Times New Roman" w:hAnsi="Times New Roman"/>
          <w:sz w:val="20"/>
        </w:rPr>
        <w:t>location</w:t>
      </w:r>
      <w:r w:rsidR="00BF0F01" w:rsidRPr="0032333C">
        <w:rPr>
          <w:rFonts w:ascii="Times New Roman" w:hAnsi="Times New Roman"/>
          <w:sz w:val="20"/>
        </w:rPr>
        <w:t xml:space="preserve">, </w:t>
      </w:r>
      <w:r w:rsidR="00C71A04">
        <w:rPr>
          <w:rFonts w:ascii="Times New Roman" w:hAnsi="Times New Roman"/>
          <w:sz w:val="20"/>
        </w:rPr>
        <w:t>C</w:t>
      </w:r>
      <w:r w:rsidR="009B1B96">
        <w:rPr>
          <w:rFonts w:ascii="Times New Roman" w:hAnsi="Times New Roman"/>
          <w:sz w:val="20"/>
        </w:rPr>
        <w:t>ountry</w:t>
      </w:r>
      <w:r w:rsidR="00BF0F01" w:rsidRPr="0032333C">
        <w:rPr>
          <w:rFonts w:ascii="Times New Roman" w:hAnsi="Times New Roman"/>
          <w:sz w:val="20"/>
        </w:rPr>
        <w:t xml:space="preserve">, </w:t>
      </w:r>
      <w:r w:rsidR="00C71A04">
        <w:rPr>
          <w:rFonts w:ascii="Times New Roman" w:hAnsi="Times New Roman"/>
          <w:sz w:val="20"/>
        </w:rPr>
        <w:t>M</w:t>
      </w:r>
      <w:r w:rsidR="009B1B96">
        <w:rPr>
          <w:rFonts w:ascii="Times New Roman" w:hAnsi="Times New Roman"/>
          <w:sz w:val="20"/>
        </w:rPr>
        <w:t>onth</w:t>
      </w:r>
      <w:r w:rsidR="00C71A04">
        <w:rPr>
          <w:rFonts w:ascii="Times New Roman" w:hAnsi="Times New Roman"/>
          <w:sz w:val="20"/>
        </w:rPr>
        <w:t xml:space="preserve"> </w:t>
      </w:r>
      <w:r w:rsidR="009B1B96">
        <w:rPr>
          <w:rFonts w:ascii="Times New Roman" w:hAnsi="Times New Roman"/>
          <w:sz w:val="20"/>
        </w:rPr>
        <w:t xml:space="preserve">xx </w:t>
      </w:r>
      <w:proofErr w:type="spellStart"/>
      <w:r w:rsidR="00BF0F01" w:rsidRPr="0032333C">
        <w:rPr>
          <w:rFonts w:ascii="Times New Roman" w:hAnsi="Times New Roman"/>
          <w:sz w:val="20"/>
        </w:rPr>
        <w:t>th</w:t>
      </w:r>
      <w:proofErr w:type="spellEnd"/>
      <w:r w:rsidR="00BF0F01" w:rsidRPr="0032333C">
        <w:rPr>
          <w:rFonts w:ascii="Times New Roman" w:hAnsi="Times New Roman"/>
          <w:sz w:val="20"/>
        </w:rPr>
        <w:t xml:space="preserve"> ~ </w:t>
      </w:r>
      <w:r w:rsidR="009B1B96">
        <w:rPr>
          <w:rFonts w:ascii="Times New Roman" w:hAnsi="Times New Roman"/>
          <w:sz w:val="20"/>
        </w:rPr>
        <w:t xml:space="preserve">xx </w:t>
      </w:r>
      <w:proofErr w:type="spellStart"/>
      <w:r w:rsidR="009B1B96">
        <w:rPr>
          <w:rFonts w:ascii="Times New Roman" w:hAnsi="Times New Roman"/>
          <w:sz w:val="20"/>
        </w:rPr>
        <w:t>th</w:t>
      </w:r>
      <w:proofErr w:type="spellEnd"/>
      <w:r w:rsidR="00BF0F01" w:rsidRPr="0032333C">
        <w:rPr>
          <w:rFonts w:ascii="Times New Roman" w:hAnsi="Times New Roman"/>
          <w:sz w:val="20"/>
        </w:rPr>
        <w:t xml:space="preserve">, </w:t>
      </w:r>
      <w:r w:rsidR="009B1B96">
        <w:rPr>
          <w:rFonts w:ascii="Times New Roman" w:hAnsi="Times New Roman"/>
          <w:sz w:val="20"/>
        </w:rPr>
        <w:t>year</w:t>
      </w:r>
      <w:r w:rsidRPr="0032333C">
        <w:rPr>
          <w:rFonts w:ascii="Times New Roman" w:hAnsi="Times New Roman"/>
          <w:sz w:val="20"/>
        </w:rPr>
        <w:t>)</w:t>
      </w:r>
    </w:p>
    <w:p w14:paraId="5C3638AC" w14:textId="77777777" w:rsidR="003E51AB" w:rsidRPr="0032333C" w:rsidRDefault="003E51AB" w:rsidP="003E51AB">
      <w:pPr>
        <w:pStyle w:val="TdocHeader2"/>
        <w:jc w:val="left"/>
        <w:rPr>
          <w:rFonts w:ascii="Times New Roman" w:hAnsi="Times New Roman"/>
          <w:sz w:val="20"/>
        </w:rPr>
      </w:pPr>
    </w:p>
    <w:p w14:paraId="2728FE9F" w14:textId="1CC17425" w:rsidR="003E51AB" w:rsidRPr="0032333C" w:rsidRDefault="003E51AB" w:rsidP="003E51AB">
      <w:pPr>
        <w:pStyle w:val="TdocHeader2"/>
        <w:jc w:val="left"/>
        <w:rPr>
          <w:rFonts w:ascii="Times New Roman" w:hAnsi="Times New Roman"/>
          <w:sz w:val="20"/>
        </w:rPr>
      </w:pPr>
      <w:r w:rsidRPr="0032333C">
        <w:rPr>
          <w:rFonts w:ascii="Times New Roman" w:hAnsi="Times New Roman"/>
          <w:sz w:val="20"/>
        </w:rPr>
        <w:t>Document</w:t>
      </w:r>
      <w:r w:rsidR="00233210" w:rsidRPr="0032333C">
        <w:rPr>
          <w:rFonts w:ascii="Times New Roman" w:hAnsi="Times New Roman"/>
          <w:sz w:val="20"/>
        </w:rPr>
        <w:t xml:space="preserve"> </w:t>
      </w:r>
      <w:r w:rsidRPr="0032333C">
        <w:rPr>
          <w:rFonts w:ascii="Times New Roman" w:hAnsi="Times New Roman"/>
          <w:sz w:val="20"/>
        </w:rPr>
        <w:t>for:</w:t>
      </w:r>
      <w:r w:rsidRPr="0032333C">
        <w:rPr>
          <w:rFonts w:ascii="Times New Roman" w:hAnsi="Times New Roman"/>
          <w:sz w:val="20"/>
        </w:rPr>
        <w:tab/>
      </w:r>
      <w:bookmarkStart w:id="2" w:name="DocumentFor"/>
      <w:bookmarkEnd w:id="2"/>
      <w:r w:rsidR="00C71A04">
        <w:rPr>
          <w:rFonts w:ascii="Times New Roman" w:hAnsi="Times New Roman"/>
          <w:sz w:val="20"/>
        </w:rPr>
        <w:t>Comments</w:t>
      </w:r>
    </w:p>
    <w:p w14:paraId="73344C14" w14:textId="77777777" w:rsidR="00C00EAF" w:rsidRPr="0032333C" w:rsidRDefault="00C00EAF" w:rsidP="009643F7">
      <w:pPr>
        <w:pStyle w:val="TdocHeader2"/>
        <w:jc w:val="left"/>
        <w:rPr>
          <w:rFonts w:ascii="Times New Roman" w:hAnsi="Times New Roman"/>
          <w:b w:val="0"/>
          <w:sz w:val="20"/>
        </w:rPr>
      </w:pPr>
    </w:p>
    <w:p w14:paraId="5BB7F136" w14:textId="77777777" w:rsidR="003126B8" w:rsidRPr="0032333C" w:rsidRDefault="003126B8" w:rsidP="009643F7">
      <w:pPr>
        <w:pBdr>
          <w:bottom w:val="single" w:sz="12" w:space="1" w:color="auto"/>
        </w:pBdr>
        <w:rPr>
          <w:rFonts w:ascii="Times New Roman" w:hAnsi="Times New Roman"/>
          <w:bCs/>
          <w:szCs w:val="20"/>
        </w:rPr>
      </w:pPr>
    </w:p>
    <w:p w14:paraId="6445C93B" w14:textId="77777777" w:rsidR="00666408" w:rsidRPr="0032333C" w:rsidRDefault="00666408" w:rsidP="009643F7">
      <w:pPr>
        <w:tabs>
          <w:tab w:val="left" w:pos="1985"/>
        </w:tabs>
        <w:ind w:left="357" w:hanging="357"/>
        <w:rPr>
          <w:rFonts w:ascii="Times New Roman" w:hAnsi="Times New Roman"/>
          <w:szCs w:val="20"/>
        </w:rPr>
      </w:pPr>
    </w:p>
    <w:p w14:paraId="6445D4D7" w14:textId="77777777" w:rsidR="00666408" w:rsidRPr="0032333C" w:rsidRDefault="00C91E0B" w:rsidP="009643F7">
      <w:pPr>
        <w:rPr>
          <w:rFonts w:ascii="Times New Roman" w:hAnsi="Times New Roman"/>
          <w:szCs w:val="20"/>
        </w:rPr>
      </w:pPr>
      <w:r w:rsidRPr="0032333C">
        <w:rPr>
          <w:rFonts w:ascii="Times New Roman" w:hAnsi="Times New Roman"/>
          <w:noProof/>
          <w:szCs w:val="20"/>
          <w:highlight w:val="yellow"/>
          <w:lang w:eastAsia="en-GB"/>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32333C" w:rsidRDefault="00666408" w:rsidP="009643F7">
      <w:pPr>
        <w:rPr>
          <w:rFonts w:ascii="Times New Roman" w:hAnsi="Times New Roman"/>
          <w:szCs w:val="20"/>
        </w:rPr>
      </w:pPr>
    </w:p>
    <w:p w14:paraId="24951B3A" w14:textId="23A5C663" w:rsidR="00666408" w:rsidRPr="0032333C" w:rsidRDefault="00666408" w:rsidP="009643F7">
      <w:pPr>
        <w:pBdr>
          <w:bottom w:val="single" w:sz="12" w:space="1" w:color="auto"/>
        </w:pBdr>
        <w:rPr>
          <w:rFonts w:ascii="Times New Roman" w:hAnsi="Times New Roman"/>
          <w:b/>
          <w:szCs w:val="20"/>
        </w:rPr>
      </w:pPr>
      <w:r w:rsidRPr="0032333C">
        <w:rPr>
          <w:rFonts w:ascii="Times New Roman" w:hAnsi="Times New Roman"/>
          <w:b/>
          <w:szCs w:val="20"/>
        </w:rPr>
        <w:br w:type="page"/>
      </w:r>
      <w:r w:rsidRPr="0032333C">
        <w:rPr>
          <w:rFonts w:ascii="Times New Roman" w:hAnsi="Times New Roman"/>
          <w:b/>
          <w:szCs w:val="20"/>
        </w:rPr>
        <w:lastRenderedPageBreak/>
        <w:t>Table</w:t>
      </w:r>
      <w:r w:rsidR="00233210" w:rsidRPr="0032333C">
        <w:rPr>
          <w:rFonts w:ascii="Times New Roman" w:hAnsi="Times New Roman"/>
          <w:b/>
          <w:szCs w:val="20"/>
        </w:rPr>
        <w:t xml:space="preserve"> </w:t>
      </w:r>
      <w:r w:rsidRPr="0032333C">
        <w:rPr>
          <w:rFonts w:ascii="Times New Roman" w:hAnsi="Times New Roman"/>
          <w:b/>
          <w:szCs w:val="20"/>
        </w:rPr>
        <w:t>of</w:t>
      </w:r>
      <w:r w:rsidR="00233210" w:rsidRPr="0032333C">
        <w:rPr>
          <w:rFonts w:ascii="Times New Roman" w:hAnsi="Times New Roman"/>
          <w:b/>
          <w:szCs w:val="20"/>
        </w:rPr>
        <w:t xml:space="preserve"> </w:t>
      </w:r>
      <w:r w:rsidRPr="0032333C">
        <w:rPr>
          <w:rFonts w:ascii="Times New Roman" w:hAnsi="Times New Roman"/>
          <w:b/>
          <w:szCs w:val="20"/>
        </w:rPr>
        <w:t>contents</w:t>
      </w:r>
    </w:p>
    <w:p w14:paraId="07424DB3" w14:textId="77777777" w:rsidR="00666408" w:rsidRPr="0032333C" w:rsidRDefault="00666408" w:rsidP="009643F7">
      <w:pPr>
        <w:rPr>
          <w:rFonts w:ascii="Times New Roman" w:hAnsi="Times New Roman"/>
          <w:szCs w:val="20"/>
        </w:rPr>
      </w:pPr>
    </w:p>
    <w:p w14:paraId="4DA482FB" w14:textId="339D873E" w:rsidR="00E91FE0" w:rsidRDefault="00011381">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r w:rsidRPr="0032333C">
        <w:rPr>
          <w:rFonts w:ascii="Times New Roman" w:hAnsi="Times New Roman"/>
          <w:b w:val="0"/>
          <w:bCs w:val="0"/>
          <w:caps w:val="0"/>
        </w:rPr>
        <w:fldChar w:fldCharType="begin"/>
      </w:r>
      <w:r w:rsidRPr="0032333C">
        <w:rPr>
          <w:rFonts w:ascii="Times New Roman" w:hAnsi="Times New Roman"/>
          <w:b w:val="0"/>
          <w:bCs w:val="0"/>
          <w:caps w:val="0"/>
        </w:rPr>
        <w:instrText xml:space="preserve"> TOC \o "1-5" \h \z \u </w:instrText>
      </w:r>
      <w:r w:rsidRPr="0032333C">
        <w:rPr>
          <w:rFonts w:ascii="Times New Roman" w:hAnsi="Times New Roman"/>
          <w:b w:val="0"/>
          <w:bCs w:val="0"/>
          <w:caps w:val="0"/>
        </w:rPr>
        <w:fldChar w:fldCharType="separate"/>
      </w:r>
      <w:hyperlink w:anchor="_Toc239313187" w:history="1">
        <w:r w:rsidR="00E91FE0" w:rsidRPr="00CB3804">
          <w:rPr>
            <w:rStyle w:val="Hyperlink"/>
            <w:noProof/>
          </w:rPr>
          <w:t>1</w:t>
        </w:r>
        <w:r w:rsidR="00E91FE0">
          <w:rPr>
            <w:rFonts w:eastAsiaTheme="minorEastAsia" w:cstheme="minorBidi"/>
            <w:b w:val="0"/>
            <w:bCs w:val="0"/>
            <w:caps w:val="0"/>
            <w:noProof/>
            <w:kern w:val="2"/>
            <w:sz w:val="24"/>
            <w:szCs w:val="24"/>
            <w:lang w:eastAsia="en-GB"/>
            <w14:ligatures w14:val="standardContextual"/>
          </w:rPr>
          <w:tab/>
        </w:r>
        <w:r w:rsidR="00E91FE0" w:rsidRPr="00CB3804">
          <w:rPr>
            <w:rStyle w:val="Hyperlink"/>
            <w:noProof/>
          </w:rPr>
          <w:t>Opening of the meeting</w:t>
        </w:r>
        <w:r w:rsidR="00E91FE0">
          <w:rPr>
            <w:noProof/>
            <w:webHidden/>
          </w:rPr>
          <w:tab/>
        </w:r>
        <w:r w:rsidR="00E91FE0">
          <w:rPr>
            <w:noProof/>
            <w:webHidden/>
          </w:rPr>
          <w:fldChar w:fldCharType="begin"/>
        </w:r>
        <w:r w:rsidR="00E91FE0">
          <w:rPr>
            <w:noProof/>
            <w:webHidden/>
          </w:rPr>
          <w:instrText xml:space="preserve"> PAGEREF _Toc239313187 \h </w:instrText>
        </w:r>
        <w:r w:rsidR="00E91FE0">
          <w:rPr>
            <w:noProof/>
            <w:webHidden/>
          </w:rPr>
        </w:r>
        <w:r w:rsidR="00E91FE0">
          <w:rPr>
            <w:noProof/>
            <w:webHidden/>
          </w:rPr>
          <w:fldChar w:fldCharType="separate"/>
        </w:r>
        <w:r w:rsidR="00E91FE0">
          <w:rPr>
            <w:noProof/>
            <w:webHidden/>
          </w:rPr>
          <w:t>5</w:t>
        </w:r>
        <w:r w:rsidR="00E91FE0">
          <w:rPr>
            <w:noProof/>
            <w:webHidden/>
          </w:rPr>
          <w:fldChar w:fldCharType="end"/>
        </w:r>
      </w:hyperlink>
    </w:p>
    <w:p w14:paraId="3B41B704" w14:textId="46DDBFB5"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88" w:history="1">
        <w:r w:rsidRPr="00CB3804">
          <w:rPr>
            <w:rStyle w:val="Hyperlink"/>
            <w:noProof/>
          </w:rPr>
          <w:t>1.1</w:t>
        </w:r>
        <w:r>
          <w:rPr>
            <w:rFonts w:eastAsiaTheme="minorEastAsia" w:cstheme="minorBidi"/>
            <w:smallCaps w:val="0"/>
            <w:noProof/>
            <w:kern w:val="2"/>
            <w:sz w:val="24"/>
            <w:szCs w:val="24"/>
            <w:lang w:eastAsia="en-GB"/>
            <w14:ligatures w14:val="standardContextual"/>
          </w:rPr>
          <w:tab/>
        </w:r>
        <w:r w:rsidRPr="00CB3804">
          <w:rPr>
            <w:rStyle w:val="Hyperlink"/>
            <w:noProof/>
          </w:rPr>
          <w:t>Call for IPR</w:t>
        </w:r>
        <w:r>
          <w:rPr>
            <w:noProof/>
            <w:webHidden/>
          </w:rPr>
          <w:tab/>
        </w:r>
        <w:r>
          <w:rPr>
            <w:noProof/>
            <w:webHidden/>
          </w:rPr>
          <w:fldChar w:fldCharType="begin"/>
        </w:r>
        <w:r>
          <w:rPr>
            <w:noProof/>
            <w:webHidden/>
          </w:rPr>
          <w:instrText xml:space="preserve"> PAGEREF _Toc239313188 \h </w:instrText>
        </w:r>
        <w:r>
          <w:rPr>
            <w:noProof/>
            <w:webHidden/>
          </w:rPr>
        </w:r>
        <w:r>
          <w:rPr>
            <w:noProof/>
            <w:webHidden/>
          </w:rPr>
          <w:fldChar w:fldCharType="separate"/>
        </w:r>
        <w:r>
          <w:rPr>
            <w:noProof/>
            <w:webHidden/>
          </w:rPr>
          <w:t>5</w:t>
        </w:r>
        <w:r>
          <w:rPr>
            <w:noProof/>
            <w:webHidden/>
          </w:rPr>
          <w:fldChar w:fldCharType="end"/>
        </w:r>
      </w:hyperlink>
    </w:p>
    <w:p w14:paraId="6316FA81" w14:textId="44A88EC7"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89" w:history="1">
        <w:r w:rsidRPr="00CB3804">
          <w:rPr>
            <w:rStyle w:val="Hyperlink"/>
            <w:noProof/>
          </w:rPr>
          <w:t>1.2</w:t>
        </w:r>
        <w:r>
          <w:rPr>
            <w:rFonts w:eastAsiaTheme="minorEastAsia" w:cstheme="minorBidi"/>
            <w:smallCaps w:val="0"/>
            <w:noProof/>
            <w:kern w:val="2"/>
            <w:sz w:val="24"/>
            <w:szCs w:val="24"/>
            <w:lang w:eastAsia="en-GB"/>
            <w14:ligatures w14:val="standardContextual"/>
          </w:rPr>
          <w:tab/>
        </w:r>
        <w:r w:rsidRPr="00CB3804">
          <w:rPr>
            <w:rStyle w:val="Hyperlink"/>
            <w:noProof/>
          </w:rPr>
          <w:t>Competition law statement</w:t>
        </w:r>
        <w:r>
          <w:rPr>
            <w:noProof/>
            <w:webHidden/>
          </w:rPr>
          <w:tab/>
        </w:r>
        <w:r>
          <w:rPr>
            <w:noProof/>
            <w:webHidden/>
          </w:rPr>
          <w:fldChar w:fldCharType="begin"/>
        </w:r>
        <w:r>
          <w:rPr>
            <w:noProof/>
            <w:webHidden/>
          </w:rPr>
          <w:instrText xml:space="preserve"> PAGEREF _Toc239313189 \h </w:instrText>
        </w:r>
        <w:r>
          <w:rPr>
            <w:noProof/>
            <w:webHidden/>
          </w:rPr>
        </w:r>
        <w:r>
          <w:rPr>
            <w:noProof/>
            <w:webHidden/>
          </w:rPr>
          <w:fldChar w:fldCharType="separate"/>
        </w:r>
        <w:r>
          <w:rPr>
            <w:noProof/>
            <w:webHidden/>
          </w:rPr>
          <w:t>5</w:t>
        </w:r>
        <w:r>
          <w:rPr>
            <w:noProof/>
            <w:webHidden/>
          </w:rPr>
          <w:fldChar w:fldCharType="end"/>
        </w:r>
      </w:hyperlink>
    </w:p>
    <w:p w14:paraId="03950FD8" w14:textId="18175D3F"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90" w:history="1">
        <w:r w:rsidRPr="00CB3804">
          <w:rPr>
            <w:rStyle w:val="Hyperlink"/>
            <w:noProof/>
          </w:rPr>
          <w:t>1.3</w:t>
        </w:r>
        <w:r>
          <w:rPr>
            <w:rFonts w:eastAsiaTheme="minorEastAsia" w:cstheme="minorBidi"/>
            <w:smallCaps w:val="0"/>
            <w:noProof/>
            <w:kern w:val="2"/>
            <w:sz w:val="24"/>
            <w:szCs w:val="24"/>
            <w:lang w:eastAsia="en-GB"/>
            <w14:ligatures w14:val="standardContextual"/>
          </w:rPr>
          <w:tab/>
        </w:r>
        <w:r w:rsidRPr="00CB3804">
          <w:rPr>
            <w:rStyle w:val="Hyperlink"/>
            <w:noProof/>
          </w:rPr>
          <w:t>Network usage conditions</w:t>
        </w:r>
        <w:r>
          <w:rPr>
            <w:noProof/>
            <w:webHidden/>
          </w:rPr>
          <w:tab/>
        </w:r>
        <w:r>
          <w:rPr>
            <w:noProof/>
            <w:webHidden/>
          </w:rPr>
          <w:fldChar w:fldCharType="begin"/>
        </w:r>
        <w:r>
          <w:rPr>
            <w:noProof/>
            <w:webHidden/>
          </w:rPr>
          <w:instrText xml:space="preserve"> PAGEREF _Toc239313190 \h </w:instrText>
        </w:r>
        <w:r>
          <w:rPr>
            <w:noProof/>
            <w:webHidden/>
          </w:rPr>
        </w:r>
        <w:r>
          <w:rPr>
            <w:noProof/>
            <w:webHidden/>
          </w:rPr>
          <w:fldChar w:fldCharType="separate"/>
        </w:r>
        <w:r>
          <w:rPr>
            <w:noProof/>
            <w:webHidden/>
          </w:rPr>
          <w:t>5</w:t>
        </w:r>
        <w:r>
          <w:rPr>
            <w:noProof/>
            <w:webHidden/>
          </w:rPr>
          <w:fldChar w:fldCharType="end"/>
        </w:r>
      </w:hyperlink>
    </w:p>
    <w:p w14:paraId="088D70F1" w14:textId="481FFEB9"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91" w:history="1">
        <w:r w:rsidRPr="00CB3804">
          <w:rPr>
            <w:rStyle w:val="Hyperlink"/>
            <w:noProof/>
          </w:rPr>
          <w:t>1.4</w:t>
        </w:r>
        <w:r>
          <w:rPr>
            <w:rFonts w:eastAsiaTheme="minorEastAsia" w:cstheme="minorBidi"/>
            <w:smallCaps w:val="0"/>
            <w:noProof/>
            <w:kern w:val="2"/>
            <w:sz w:val="24"/>
            <w:szCs w:val="24"/>
            <w:lang w:eastAsia="en-GB"/>
            <w14:ligatures w14:val="standardContextual"/>
          </w:rPr>
          <w:tab/>
        </w:r>
        <w:r w:rsidRPr="00CB3804">
          <w:rPr>
            <w:rStyle w:val="Hyperlink"/>
            <w:noProof/>
          </w:rPr>
          <w:t>Consensus principles reminder</w:t>
        </w:r>
        <w:r>
          <w:rPr>
            <w:noProof/>
            <w:webHidden/>
          </w:rPr>
          <w:tab/>
        </w:r>
        <w:r>
          <w:rPr>
            <w:noProof/>
            <w:webHidden/>
          </w:rPr>
          <w:fldChar w:fldCharType="begin"/>
        </w:r>
        <w:r>
          <w:rPr>
            <w:noProof/>
            <w:webHidden/>
          </w:rPr>
          <w:instrText xml:space="preserve"> PAGEREF _Toc239313191 \h </w:instrText>
        </w:r>
        <w:r>
          <w:rPr>
            <w:noProof/>
            <w:webHidden/>
          </w:rPr>
        </w:r>
        <w:r>
          <w:rPr>
            <w:noProof/>
            <w:webHidden/>
          </w:rPr>
          <w:fldChar w:fldCharType="separate"/>
        </w:r>
        <w:r>
          <w:rPr>
            <w:noProof/>
            <w:webHidden/>
          </w:rPr>
          <w:t>5</w:t>
        </w:r>
        <w:r>
          <w:rPr>
            <w:noProof/>
            <w:webHidden/>
          </w:rPr>
          <w:fldChar w:fldCharType="end"/>
        </w:r>
      </w:hyperlink>
    </w:p>
    <w:p w14:paraId="35328C1E" w14:textId="43532FBA"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92" w:history="1">
        <w:r w:rsidRPr="00CB3804">
          <w:rPr>
            <w:rStyle w:val="Hyperlink"/>
            <w:noProof/>
          </w:rPr>
          <w:t>1.5</w:t>
        </w:r>
        <w:r>
          <w:rPr>
            <w:rFonts w:eastAsiaTheme="minorEastAsia" w:cstheme="minorBidi"/>
            <w:smallCaps w:val="0"/>
            <w:noProof/>
            <w:kern w:val="2"/>
            <w:sz w:val="24"/>
            <w:szCs w:val="24"/>
            <w:lang w:eastAsia="en-GB"/>
            <w14:ligatures w14:val="standardContextual"/>
          </w:rPr>
          <w:tab/>
        </w:r>
        <w:r w:rsidRPr="00CB3804">
          <w:rPr>
            <w:rStyle w:val="Hyperlink"/>
            <w:noProof/>
          </w:rPr>
          <w:t>Streamlined standards</w:t>
        </w:r>
        <w:r>
          <w:rPr>
            <w:noProof/>
            <w:webHidden/>
          </w:rPr>
          <w:tab/>
        </w:r>
        <w:r>
          <w:rPr>
            <w:noProof/>
            <w:webHidden/>
          </w:rPr>
          <w:fldChar w:fldCharType="begin"/>
        </w:r>
        <w:r>
          <w:rPr>
            <w:noProof/>
            <w:webHidden/>
          </w:rPr>
          <w:instrText xml:space="preserve"> PAGEREF _Toc239313192 \h </w:instrText>
        </w:r>
        <w:r>
          <w:rPr>
            <w:noProof/>
            <w:webHidden/>
          </w:rPr>
        </w:r>
        <w:r>
          <w:rPr>
            <w:noProof/>
            <w:webHidden/>
          </w:rPr>
          <w:fldChar w:fldCharType="separate"/>
        </w:r>
        <w:r>
          <w:rPr>
            <w:noProof/>
            <w:webHidden/>
          </w:rPr>
          <w:t>6</w:t>
        </w:r>
        <w:r>
          <w:rPr>
            <w:noProof/>
            <w:webHidden/>
          </w:rPr>
          <w:fldChar w:fldCharType="end"/>
        </w:r>
      </w:hyperlink>
    </w:p>
    <w:p w14:paraId="6F362812" w14:textId="596F6030"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93" w:history="1">
        <w:r w:rsidRPr="00CB3804">
          <w:rPr>
            <w:rStyle w:val="Hyperlink"/>
            <w:noProof/>
            <w:lang w:eastAsia="x-none"/>
          </w:rPr>
          <w:t>1.6</w:t>
        </w:r>
        <w:r>
          <w:rPr>
            <w:rFonts w:eastAsiaTheme="minorEastAsia" w:cstheme="minorBidi"/>
            <w:smallCaps w:val="0"/>
            <w:noProof/>
            <w:kern w:val="2"/>
            <w:sz w:val="24"/>
            <w:szCs w:val="24"/>
            <w:lang w:eastAsia="en-GB"/>
            <w14:ligatures w14:val="standardContextual"/>
          </w:rPr>
          <w:tab/>
        </w:r>
        <w:r w:rsidRPr="00CB3804">
          <w:rPr>
            <w:rStyle w:val="Hyperlink"/>
            <w:noProof/>
          </w:rPr>
          <w:t>Check-in for registered delegates</w:t>
        </w:r>
        <w:r>
          <w:rPr>
            <w:noProof/>
            <w:webHidden/>
          </w:rPr>
          <w:tab/>
        </w:r>
        <w:r>
          <w:rPr>
            <w:noProof/>
            <w:webHidden/>
          </w:rPr>
          <w:fldChar w:fldCharType="begin"/>
        </w:r>
        <w:r>
          <w:rPr>
            <w:noProof/>
            <w:webHidden/>
          </w:rPr>
          <w:instrText xml:space="preserve"> PAGEREF _Toc239313193 \h </w:instrText>
        </w:r>
        <w:r>
          <w:rPr>
            <w:noProof/>
            <w:webHidden/>
          </w:rPr>
        </w:r>
        <w:r>
          <w:rPr>
            <w:noProof/>
            <w:webHidden/>
          </w:rPr>
          <w:fldChar w:fldCharType="separate"/>
        </w:r>
        <w:r>
          <w:rPr>
            <w:noProof/>
            <w:webHidden/>
          </w:rPr>
          <w:t>6</w:t>
        </w:r>
        <w:r>
          <w:rPr>
            <w:noProof/>
            <w:webHidden/>
          </w:rPr>
          <w:fldChar w:fldCharType="end"/>
        </w:r>
      </w:hyperlink>
    </w:p>
    <w:p w14:paraId="0BAC3E31" w14:textId="009E0E94"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194" w:history="1">
        <w:r w:rsidRPr="00CB3804">
          <w:rPr>
            <w:rStyle w:val="Hyperlink"/>
            <w:noProof/>
          </w:rPr>
          <w:t>1.7</w:t>
        </w:r>
        <w:r>
          <w:rPr>
            <w:rFonts w:eastAsiaTheme="minorEastAsia" w:cstheme="minorBidi"/>
            <w:smallCaps w:val="0"/>
            <w:noProof/>
            <w:kern w:val="2"/>
            <w:sz w:val="24"/>
            <w:szCs w:val="24"/>
            <w:lang w:eastAsia="en-GB"/>
            <w14:ligatures w14:val="standardContextual"/>
          </w:rPr>
          <w:tab/>
        </w:r>
        <w:r w:rsidRPr="00CB3804">
          <w:rPr>
            <w:rStyle w:val="Hyperlink"/>
            <w:noProof/>
          </w:rPr>
          <w:t>Recording of RAN1 Meeting</w:t>
        </w:r>
        <w:r>
          <w:rPr>
            <w:noProof/>
            <w:webHidden/>
          </w:rPr>
          <w:tab/>
        </w:r>
        <w:r>
          <w:rPr>
            <w:noProof/>
            <w:webHidden/>
          </w:rPr>
          <w:fldChar w:fldCharType="begin"/>
        </w:r>
        <w:r>
          <w:rPr>
            <w:noProof/>
            <w:webHidden/>
          </w:rPr>
          <w:instrText xml:space="preserve"> PAGEREF _Toc239313194 \h </w:instrText>
        </w:r>
        <w:r>
          <w:rPr>
            <w:noProof/>
            <w:webHidden/>
          </w:rPr>
        </w:r>
        <w:r>
          <w:rPr>
            <w:noProof/>
            <w:webHidden/>
          </w:rPr>
          <w:fldChar w:fldCharType="separate"/>
        </w:r>
        <w:r>
          <w:rPr>
            <w:noProof/>
            <w:webHidden/>
          </w:rPr>
          <w:t>6</w:t>
        </w:r>
        <w:r>
          <w:rPr>
            <w:noProof/>
            <w:webHidden/>
          </w:rPr>
          <w:fldChar w:fldCharType="end"/>
        </w:r>
      </w:hyperlink>
    </w:p>
    <w:p w14:paraId="69DA96D2" w14:textId="3FCB1766"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195" w:history="1">
        <w:r w:rsidRPr="00CB3804">
          <w:rPr>
            <w:rStyle w:val="Hyperlink"/>
            <w:noProof/>
          </w:rPr>
          <w:t>2</w:t>
        </w:r>
        <w:r>
          <w:rPr>
            <w:rFonts w:eastAsiaTheme="minorEastAsia" w:cstheme="minorBidi"/>
            <w:b w:val="0"/>
            <w:bCs w:val="0"/>
            <w:caps w:val="0"/>
            <w:noProof/>
            <w:kern w:val="2"/>
            <w:sz w:val="24"/>
            <w:szCs w:val="24"/>
            <w:lang w:eastAsia="en-GB"/>
            <w14:ligatures w14:val="standardContextual"/>
          </w:rPr>
          <w:tab/>
        </w:r>
        <w:r w:rsidRPr="00CB3804">
          <w:rPr>
            <w:rStyle w:val="Hyperlink"/>
            <w:noProof/>
          </w:rPr>
          <w:t>Approval of Agenda</w:t>
        </w:r>
        <w:r>
          <w:rPr>
            <w:noProof/>
            <w:webHidden/>
          </w:rPr>
          <w:tab/>
        </w:r>
        <w:r>
          <w:rPr>
            <w:noProof/>
            <w:webHidden/>
          </w:rPr>
          <w:fldChar w:fldCharType="begin"/>
        </w:r>
        <w:r>
          <w:rPr>
            <w:noProof/>
            <w:webHidden/>
          </w:rPr>
          <w:instrText xml:space="preserve"> PAGEREF _Toc239313195 \h </w:instrText>
        </w:r>
        <w:r>
          <w:rPr>
            <w:noProof/>
            <w:webHidden/>
          </w:rPr>
        </w:r>
        <w:r>
          <w:rPr>
            <w:noProof/>
            <w:webHidden/>
          </w:rPr>
          <w:fldChar w:fldCharType="separate"/>
        </w:r>
        <w:r>
          <w:rPr>
            <w:noProof/>
            <w:webHidden/>
          </w:rPr>
          <w:t>6</w:t>
        </w:r>
        <w:r>
          <w:rPr>
            <w:noProof/>
            <w:webHidden/>
          </w:rPr>
          <w:fldChar w:fldCharType="end"/>
        </w:r>
      </w:hyperlink>
    </w:p>
    <w:p w14:paraId="01D8D8E6" w14:textId="51174989"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196" w:history="1">
        <w:r w:rsidRPr="00CB3804">
          <w:rPr>
            <w:rStyle w:val="Hyperlink"/>
            <w:noProof/>
          </w:rPr>
          <w:t>3</w:t>
        </w:r>
        <w:r>
          <w:rPr>
            <w:rFonts w:eastAsiaTheme="minorEastAsia" w:cstheme="minorBidi"/>
            <w:b w:val="0"/>
            <w:bCs w:val="0"/>
            <w:caps w:val="0"/>
            <w:noProof/>
            <w:kern w:val="2"/>
            <w:sz w:val="24"/>
            <w:szCs w:val="24"/>
            <w:lang w:eastAsia="en-GB"/>
            <w14:ligatures w14:val="standardContextual"/>
          </w:rPr>
          <w:tab/>
        </w:r>
        <w:r w:rsidRPr="00CB3804">
          <w:rPr>
            <w:rStyle w:val="Hyperlink"/>
            <w:noProof/>
          </w:rPr>
          <w:t>Highlights from RAN plenary</w:t>
        </w:r>
        <w:r>
          <w:rPr>
            <w:noProof/>
            <w:webHidden/>
          </w:rPr>
          <w:tab/>
        </w:r>
        <w:r>
          <w:rPr>
            <w:noProof/>
            <w:webHidden/>
          </w:rPr>
          <w:fldChar w:fldCharType="begin"/>
        </w:r>
        <w:r>
          <w:rPr>
            <w:noProof/>
            <w:webHidden/>
          </w:rPr>
          <w:instrText xml:space="preserve"> PAGEREF _Toc239313196 \h </w:instrText>
        </w:r>
        <w:r>
          <w:rPr>
            <w:noProof/>
            <w:webHidden/>
          </w:rPr>
        </w:r>
        <w:r>
          <w:rPr>
            <w:noProof/>
            <w:webHidden/>
          </w:rPr>
          <w:fldChar w:fldCharType="separate"/>
        </w:r>
        <w:r>
          <w:rPr>
            <w:noProof/>
            <w:webHidden/>
          </w:rPr>
          <w:t>6</w:t>
        </w:r>
        <w:r>
          <w:rPr>
            <w:noProof/>
            <w:webHidden/>
          </w:rPr>
          <w:fldChar w:fldCharType="end"/>
        </w:r>
      </w:hyperlink>
    </w:p>
    <w:p w14:paraId="7705A487" w14:textId="3E283CB9"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197" w:history="1">
        <w:r w:rsidRPr="00CB3804">
          <w:rPr>
            <w:rStyle w:val="Hyperlink"/>
            <w:noProof/>
          </w:rPr>
          <w:t>4</w:t>
        </w:r>
        <w:r>
          <w:rPr>
            <w:rFonts w:eastAsiaTheme="minorEastAsia" w:cstheme="minorBidi"/>
            <w:b w:val="0"/>
            <w:bCs w:val="0"/>
            <w:caps w:val="0"/>
            <w:noProof/>
            <w:kern w:val="2"/>
            <w:sz w:val="24"/>
            <w:szCs w:val="24"/>
            <w:lang w:eastAsia="en-GB"/>
            <w14:ligatures w14:val="standardContextual"/>
          </w:rPr>
          <w:tab/>
        </w:r>
        <w:r w:rsidRPr="00CB3804">
          <w:rPr>
            <w:rStyle w:val="Hyperlink"/>
            <w:noProof/>
          </w:rPr>
          <w:t>Approval of Minutes from previous meeting</w:t>
        </w:r>
        <w:r>
          <w:rPr>
            <w:noProof/>
            <w:webHidden/>
          </w:rPr>
          <w:tab/>
        </w:r>
        <w:r>
          <w:rPr>
            <w:noProof/>
            <w:webHidden/>
          </w:rPr>
          <w:fldChar w:fldCharType="begin"/>
        </w:r>
        <w:r>
          <w:rPr>
            <w:noProof/>
            <w:webHidden/>
          </w:rPr>
          <w:instrText xml:space="preserve"> PAGEREF _Toc239313197 \h </w:instrText>
        </w:r>
        <w:r>
          <w:rPr>
            <w:noProof/>
            <w:webHidden/>
          </w:rPr>
        </w:r>
        <w:r>
          <w:rPr>
            <w:noProof/>
            <w:webHidden/>
          </w:rPr>
          <w:fldChar w:fldCharType="separate"/>
        </w:r>
        <w:r>
          <w:rPr>
            <w:noProof/>
            <w:webHidden/>
          </w:rPr>
          <w:t>6</w:t>
        </w:r>
        <w:r>
          <w:rPr>
            <w:noProof/>
            <w:webHidden/>
          </w:rPr>
          <w:fldChar w:fldCharType="end"/>
        </w:r>
      </w:hyperlink>
    </w:p>
    <w:p w14:paraId="2E85B8FF" w14:textId="44646253"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198" w:history="1">
        <w:r w:rsidRPr="00CB3804">
          <w:rPr>
            <w:rStyle w:val="Hyperlink"/>
            <w:noProof/>
          </w:rPr>
          <w:t>5</w:t>
        </w:r>
        <w:r>
          <w:rPr>
            <w:rFonts w:eastAsiaTheme="minorEastAsia" w:cstheme="minorBidi"/>
            <w:b w:val="0"/>
            <w:bCs w:val="0"/>
            <w:caps w:val="0"/>
            <w:noProof/>
            <w:kern w:val="2"/>
            <w:sz w:val="24"/>
            <w:szCs w:val="24"/>
            <w:lang w:eastAsia="en-GB"/>
            <w14:ligatures w14:val="standardContextual"/>
          </w:rPr>
          <w:tab/>
        </w:r>
        <w:r w:rsidRPr="00CB3804">
          <w:rPr>
            <w:rStyle w:val="Hyperlink"/>
            <w:noProof/>
          </w:rPr>
          <w:t>Incoming Liaison Statements</w:t>
        </w:r>
        <w:r>
          <w:rPr>
            <w:noProof/>
            <w:webHidden/>
          </w:rPr>
          <w:tab/>
        </w:r>
        <w:r>
          <w:rPr>
            <w:noProof/>
            <w:webHidden/>
          </w:rPr>
          <w:fldChar w:fldCharType="begin"/>
        </w:r>
        <w:r>
          <w:rPr>
            <w:noProof/>
            <w:webHidden/>
          </w:rPr>
          <w:instrText xml:space="preserve"> PAGEREF _Toc239313198 \h </w:instrText>
        </w:r>
        <w:r>
          <w:rPr>
            <w:noProof/>
            <w:webHidden/>
          </w:rPr>
        </w:r>
        <w:r>
          <w:rPr>
            <w:noProof/>
            <w:webHidden/>
          </w:rPr>
          <w:fldChar w:fldCharType="separate"/>
        </w:r>
        <w:r>
          <w:rPr>
            <w:noProof/>
            <w:webHidden/>
          </w:rPr>
          <w:t>6</w:t>
        </w:r>
        <w:r>
          <w:rPr>
            <w:noProof/>
            <w:webHidden/>
          </w:rPr>
          <w:fldChar w:fldCharType="end"/>
        </w:r>
      </w:hyperlink>
    </w:p>
    <w:p w14:paraId="5B16D30C" w14:textId="21BF54CF"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199" w:history="1">
        <w:r w:rsidRPr="00CB3804">
          <w:rPr>
            <w:rStyle w:val="Hyperlink"/>
            <w:noProof/>
          </w:rPr>
          <w:t>6</w:t>
        </w:r>
        <w:r>
          <w:rPr>
            <w:rFonts w:eastAsiaTheme="minorEastAsia" w:cstheme="minorBidi"/>
            <w:b w:val="0"/>
            <w:bCs w:val="0"/>
            <w:caps w:val="0"/>
            <w:noProof/>
            <w:kern w:val="2"/>
            <w:sz w:val="24"/>
            <w:szCs w:val="24"/>
            <w:lang w:eastAsia="en-GB"/>
            <w14:ligatures w14:val="standardContextual"/>
          </w:rPr>
          <w:tab/>
        </w:r>
        <w:r w:rsidRPr="00CB3804">
          <w:rPr>
            <w:rStyle w:val="Hyperlink"/>
            <w:noProof/>
          </w:rPr>
          <w:t>Pre-Rel-19 E-UTRA Maintenance</w:t>
        </w:r>
        <w:r>
          <w:rPr>
            <w:noProof/>
            <w:webHidden/>
          </w:rPr>
          <w:tab/>
        </w:r>
        <w:r>
          <w:rPr>
            <w:noProof/>
            <w:webHidden/>
          </w:rPr>
          <w:fldChar w:fldCharType="begin"/>
        </w:r>
        <w:r>
          <w:rPr>
            <w:noProof/>
            <w:webHidden/>
          </w:rPr>
          <w:instrText xml:space="preserve"> PAGEREF _Toc239313199 \h </w:instrText>
        </w:r>
        <w:r>
          <w:rPr>
            <w:noProof/>
            <w:webHidden/>
          </w:rPr>
        </w:r>
        <w:r>
          <w:rPr>
            <w:noProof/>
            <w:webHidden/>
          </w:rPr>
          <w:fldChar w:fldCharType="separate"/>
        </w:r>
        <w:r>
          <w:rPr>
            <w:noProof/>
            <w:webHidden/>
          </w:rPr>
          <w:t>9</w:t>
        </w:r>
        <w:r>
          <w:rPr>
            <w:noProof/>
            <w:webHidden/>
          </w:rPr>
          <w:fldChar w:fldCharType="end"/>
        </w:r>
      </w:hyperlink>
    </w:p>
    <w:p w14:paraId="15AB46FB" w14:textId="66C0260C"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200" w:history="1">
        <w:r w:rsidRPr="00CB3804">
          <w:rPr>
            <w:rStyle w:val="Hyperlink"/>
            <w:noProof/>
          </w:rPr>
          <w:t>7</w:t>
        </w:r>
        <w:r>
          <w:rPr>
            <w:rFonts w:eastAsiaTheme="minorEastAsia" w:cstheme="minorBidi"/>
            <w:b w:val="0"/>
            <w:bCs w:val="0"/>
            <w:caps w:val="0"/>
            <w:noProof/>
            <w:kern w:val="2"/>
            <w:sz w:val="24"/>
            <w:szCs w:val="24"/>
            <w:lang w:eastAsia="en-GB"/>
            <w14:ligatures w14:val="standardContextual"/>
          </w:rPr>
          <w:tab/>
        </w:r>
        <w:r w:rsidRPr="00CB3804">
          <w:rPr>
            <w:rStyle w:val="Hyperlink"/>
            <w:noProof/>
          </w:rPr>
          <w:t>Pre-Rel-19 NR Maintenance</w:t>
        </w:r>
        <w:r>
          <w:rPr>
            <w:noProof/>
            <w:webHidden/>
          </w:rPr>
          <w:tab/>
        </w:r>
        <w:r>
          <w:rPr>
            <w:noProof/>
            <w:webHidden/>
          </w:rPr>
          <w:fldChar w:fldCharType="begin"/>
        </w:r>
        <w:r>
          <w:rPr>
            <w:noProof/>
            <w:webHidden/>
          </w:rPr>
          <w:instrText xml:space="preserve"> PAGEREF _Toc239313200 \h </w:instrText>
        </w:r>
        <w:r>
          <w:rPr>
            <w:noProof/>
            <w:webHidden/>
          </w:rPr>
        </w:r>
        <w:r>
          <w:rPr>
            <w:noProof/>
            <w:webHidden/>
          </w:rPr>
          <w:fldChar w:fldCharType="separate"/>
        </w:r>
        <w:r>
          <w:rPr>
            <w:noProof/>
            <w:webHidden/>
          </w:rPr>
          <w:t>10</w:t>
        </w:r>
        <w:r>
          <w:rPr>
            <w:noProof/>
            <w:webHidden/>
          </w:rPr>
          <w:fldChar w:fldCharType="end"/>
        </w:r>
      </w:hyperlink>
    </w:p>
    <w:p w14:paraId="66CED9EE" w14:textId="02F5EC2A"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201" w:history="1">
        <w:r w:rsidRPr="00CB3804">
          <w:rPr>
            <w:rStyle w:val="Hyperlink"/>
            <w:noProof/>
          </w:rPr>
          <w:t>8</w:t>
        </w:r>
        <w:r>
          <w:rPr>
            <w:rFonts w:eastAsiaTheme="minorEastAsia" w:cstheme="minorBidi"/>
            <w:b w:val="0"/>
            <w:bCs w:val="0"/>
            <w:caps w:val="0"/>
            <w:noProof/>
            <w:kern w:val="2"/>
            <w:sz w:val="24"/>
            <w:szCs w:val="24"/>
            <w:lang w:eastAsia="en-GB"/>
            <w14:ligatures w14:val="standardContextual"/>
          </w:rPr>
          <w:tab/>
        </w:r>
        <w:r w:rsidRPr="00CB3804">
          <w:rPr>
            <w:rStyle w:val="Hyperlink"/>
            <w:noProof/>
          </w:rPr>
          <w:t>Maintenance of Rel-19 NR and E-UTRA</w:t>
        </w:r>
        <w:r>
          <w:rPr>
            <w:noProof/>
            <w:webHidden/>
          </w:rPr>
          <w:tab/>
        </w:r>
        <w:r>
          <w:rPr>
            <w:noProof/>
            <w:webHidden/>
          </w:rPr>
          <w:fldChar w:fldCharType="begin"/>
        </w:r>
        <w:r>
          <w:rPr>
            <w:noProof/>
            <w:webHidden/>
          </w:rPr>
          <w:instrText xml:space="preserve"> PAGEREF _Toc239313201 \h </w:instrText>
        </w:r>
        <w:r>
          <w:rPr>
            <w:noProof/>
            <w:webHidden/>
          </w:rPr>
        </w:r>
        <w:r>
          <w:rPr>
            <w:noProof/>
            <w:webHidden/>
          </w:rPr>
          <w:fldChar w:fldCharType="separate"/>
        </w:r>
        <w:r>
          <w:rPr>
            <w:noProof/>
            <w:webHidden/>
          </w:rPr>
          <w:t>11</w:t>
        </w:r>
        <w:r>
          <w:rPr>
            <w:noProof/>
            <w:webHidden/>
          </w:rPr>
          <w:fldChar w:fldCharType="end"/>
        </w:r>
      </w:hyperlink>
    </w:p>
    <w:p w14:paraId="288B7BFE" w14:textId="37A5A087"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02" w:history="1">
        <w:r w:rsidRPr="00CB3804">
          <w:rPr>
            <w:rStyle w:val="Hyperlink"/>
            <w:noProof/>
          </w:rPr>
          <w:t>8.1</w:t>
        </w:r>
        <w:r>
          <w:rPr>
            <w:rFonts w:eastAsiaTheme="minorEastAsia" w:cstheme="minorBidi"/>
            <w:smallCaps w:val="0"/>
            <w:noProof/>
            <w:kern w:val="2"/>
            <w:sz w:val="24"/>
            <w:szCs w:val="24"/>
            <w:lang w:eastAsia="en-GB"/>
            <w14:ligatures w14:val="standardContextual"/>
          </w:rPr>
          <w:tab/>
        </w:r>
        <w:r w:rsidRPr="00CB3804">
          <w:rPr>
            <w:rStyle w:val="Hyperlink"/>
            <w:noProof/>
          </w:rPr>
          <w:t>Maintenance on AI/ML for NR Air interface, NR MIMO Phase 5, NES and NTN for NR and IoT</w:t>
        </w:r>
        <w:r>
          <w:rPr>
            <w:noProof/>
            <w:webHidden/>
          </w:rPr>
          <w:tab/>
        </w:r>
        <w:r>
          <w:rPr>
            <w:noProof/>
            <w:webHidden/>
          </w:rPr>
          <w:fldChar w:fldCharType="begin"/>
        </w:r>
        <w:r>
          <w:rPr>
            <w:noProof/>
            <w:webHidden/>
          </w:rPr>
          <w:instrText xml:space="preserve"> PAGEREF _Toc239313202 \h </w:instrText>
        </w:r>
        <w:r>
          <w:rPr>
            <w:noProof/>
            <w:webHidden/>
          </w:rPr>
        </w:r>
        <w:r>
          <w:rPr>
            <w:noProof/>
            <w:webHidden/>
          </w:rPr>
          <w:fldChar w:fldCharType="separate"/>
        </w:r>
        <w:r>
          <w:rPr>
            <w:noProof/>
            <w:webHidden/>
          </w:rPr>
          <w:t>12</w:t>
        </w:r>
        <w:r>
          <w:rPr>
            <w:noProof/>
            <w:webHidden/>
          </w:rPr>
          <w:fldChar w:fldCharType="end"/>
        </w:r>
      </w:hyperlink>
    </w:p>
    <w:p w14:paraId="0A2094C5" w14:textId="33871F9E" w:rsidR="00E91FE0" w:rsidRDefault="00E91FE0">
      <w:pPr>
        <w:pStyle w:val="TOC5"/>
        <w:tabs>
          <w:tab w:val="left" w:pos="1741"/>
          <w:tab w:val="right" w:leader="dot" w:pos="10456"/>
        </w:tabs>
        <w:rPr>
          <w:rFonts w:eastAsiaTheme="minorEastAsia" w:cstheme="minorBidi"/>
          <w:noProof/>
          <w:kern w:val="2"/>
          <w:sz w:val="24"/>
          <w:szCs w:val="24"/>
          <w:lang w:eastAsia="en-GB"/>
          <w14:ligatures w14:val="standardContextual"/>
        </w:rPr>
      </w:pPr>
      <w:hyperlink w:anchor="_Toc239313203" w:history="1">
        <w:r w:rsidRPr="00CB3804">
          <w:rPr>
            <w:rStyle w:val="Hyperlink"/>
            <w:rFonts w:ascii="Arial" w:eastAsia="Times New Roman" w:hAnsi="Arial"/>
            <w:noProof/>
            <w:lang w:val="x-none"/>
          </w:rPr>
          <w:t>5.1.6.1.2</w:t>
        </w:r>
        <w:r>
          <w:rPr>
            <w:rFonts w:eastAsiaTheme="minorEastAsia" w:cstheme="minorBidi"/>
            <w:noProof/>
            <w:kern w:val="2"/>
            <w:sz w:val="24"/>
            <w:szCs w:val="24"/>
            <w:lang w:eastAsia="en-GB"/>
            <w14:ligatures w14:val="standardContextual"/>
          </w:rPr>
          <w:tab/>
        </w:r>
        <w:r w:rsidRPr="00CB3804">
          <w:rPr>
            <w:rStyle w:val="Hyperlink"/>
            <w:rFonts w:ascii="Arial" w:eastAsia="Times New Roman" w:hAnsi="Arial"/>
            <w:noProof/>
            <w:lang w:val="x-none"/>
          </w:rPr>
          <w:t>CSI-RS for L1-RSRP and L1-SINR computation</w:t>
        </w:r>
        <w:r>
          <w:rPr>
            <w:noProof/>
            <w:webHidden/>
          </w:rPr>
          <w:tab/>
        </w:r>
        <w:r>
          <w:rPr>
            <w:noProof/>
            <w:webHidden/>
          </w:rPr>
          <w:fldChar w:fldCharType="begin"/>
        </w:r>
        <w:r>
          <w:rPr>
            <w:noProof/>
            <w:webHidden/>
          </w:rPr>
          <w:instrText xml:space="preserve"> PAGEREF _Toc239313203 \h </w:instrText>
        </w:r>
        <w:r>
          <w:rPr>
            <w:noProof/>
            <w:webHidden/>
          </w:rPr>
        </w:r>
        <w:r>
          <w:rPr>
            <w:noProof/>
            <w:webHidden/>
          </w:rPr>
          <w:fldChar w:fldCharType="separate"/>
        </w:r>
        <w:r>
          <w:rPr>
            <w:noProof/>
            <w:webHidden/>
          </w:rPr>
          <w:t>15</w:t>
        </w:r>
        <w:r>
          <w:rPr>
            <w:noProof/>
            <w:webHidden/>
          </w:rPr>
          <w:fldChar w:fldCharType="end"/>
        </w:r>
      </w:hyperlink>
    </w:p>
    <w:p w14:paraId="1EF806B6" w14:textId="37F29F47" w:rsidR="00E91FE0" w:rsidRDefault="00E91FE0">
      <w:pPr>
        <w:pStyle w:val="TOC1"/>
        <w:tabs>
          <w:tab w:val="left" w:pos="600"/>
          <w:tab w:val="right" w:leader="dot" w:pos="10456"/>
        </w:tabs>
        <w:rPr>
          <w:rFonts w:eastAsiaTheme="minorEastAsia" w:cstheme="minorBidi"/>
          <w:b w:val="0"/>
          <w:bCs w:val="0"/>
          <w:caps w:val="0"/>
          <w:noProof/>
          <w:kern w:val="2"/>
          <w:sz w:val="24"/>
          <w:szCs w:val="24"/>
          <w:lang w:eastAsia="en-GB"/>
          <w14:ligatures w14:val="standardContextual"/>
        </w:rPr>
      </w:pPr>
      <w:hyperlink w:anchor="_Toc239313204" w:history="1">
        <w:r w:rsidRPr="00CB3804">
          <w:rPr>
            <w:rStyle w:val="Hyperlink"/>
            <w:rFonts w:ascii="Times New Roman" w:eastAsia="SimSun" w:hAnsi="Times New Roman"/>
            <w:noProof/>
            <w:lang w:eastAsia="zh-CN"/>
          </w:rPr>
          <w:t>9.2</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eastAsia="SimSun" w:hAnsi="Times New Roman"/>
            <w:noProof/>
          </w:rPr>
          <w:t>UCI reporting in physical uplink control channel</w:t>
        </w:r>
        <w:r>
          <w:rPr>
            <w:noProof/>
            <w:webHidden/>
          </w:rPr>
          <w:tab/>
        </w:r>
        <w:r>
          <w:rPr>
            <w:noProof/>
            <w:webHidden/>
          </w:rPr>
          <w:fldChar w:fldCharType="begin"/>
        </w:r>
        <w:r>
          <w:rPr>
            <w:noProof/>
            <w:webHidden/>
          </w:rPr>
          <w:instrText xml:space="preserve"> PAGEREF _Toc239313204 \h </w:instrText>
        </w:r>
        <w:r>
          <w:rPr>
            <w:noProof/>
            <w:webHidden/>
          </w:rPr>
        </w:r>
        <w:r>
          <w:rPr>
            <w:noProof/>
            <w:webHidden/>
          </w:rPr>
          <w:fldChar w:fldCharType="separate"/>
        </w:r>
        <w:r>
          <w:rPr>
            <w:noProof/>
            <w:webHidden/>
          </w:rPr>
          <w:t>16</w:t>
        </w:r>
        <w:r>
          <w:rPr>
            <w:noProof/>
            <w:webHidden/>
          </w:rPr>
          <w:fldChar w:fldCharType="end"/>
        </w:r>
      </w:hyperlink>
    </w:p>
    <w:p w14:paraId="2C262FFD" w14:textId="1BB048F3"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205" w:history="1">
        <w:r w:rsidRPr="00CB3804">
          <w:rPr>
            <w:rStyle w:val="Hyperlink"/>
            <w:rFonts w:ascii="Times New Roman" w:hAnsi="Times New Roman"/>
            <w:noProof/>
          </w:rPr>
          <w:t>9</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noProof/>
          </w:rPr>
          <w:t>UE procedure for reporting control information</w:t>
        </w:r>
        <w:r>
          <w:rPr>
            <w:noProof/>
            <w:webHidden/>
          </w:rPr>
          <w:tab/>
        </w:r>
        <w:r>
          <w:rPr>
            <w:noProof/>
            <w:webHidden/>
          </w:rPr>
          <w:fldChar w:fldCharType="begin"/>
        </w:r>
        <w:r>
          <w:rPr>
            <w:noProof/>
            <w:webHidden/>
          </w:rPr>
          <w:instrText xml:space="preserve"> PAGEREF _Toc239313205 \h </w:instrText>
        </w:r>
        <w:r>
          <w:rPr>
            <w:noProof/>
            <w:webHidden/>
          </w:rPr>
        </w:r>
        <w:r>
          <w:rPr>
            <w:noProof/>
            <w:webHidden/>
          </w:rPr>
          <w:fldChar w:fldCharType="separate"/>
        </w:r>
        <w:r>
          <w:rPr>
            <w:noProof/>
            <w:webHidden/>
          </w:rPr>
          <w:t>17</w:t>
        </w:r>
        <w:r>
          <w:rPr>
            <w:noProof/>
            <w:webHidden/>
          </w:rPr>
          <w:fldChar w:fldCharType="end"/>
        </w:r>
      </w:hyperlink>
    </w:p>
    <w:p w14:paraId="500BB568" w14:textId="648324E2"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06" w:history="1">
        <w:r w:rsidRPr="00CB3804">
          <w:rPr>
            <w:rStyle w:val="Hyperlink"/>
            <w:rFonts w:ascii="Arial" w:eastAsia="Malgun Gothic" w:hAnsi="Arial"/>
            <w:noProof/>
          </w:rPr>
          <w:t>6.3.3</w:t>
        </w:r>
        <w:r>
          <w:rPr>
            <w:rFonts w:eastAsiaTheme="minorEastAsia" w:cstheme="minorBidi"/>
            <w:i w:val="0"/>
            <w:iCs w:val="0"/>
            <w:noProof/>
            <w:kern w:val="2"/>
            <w:sz w:val="24"/>
            <w:szCs w:val="24"/>
            <w:lang w:eastAsia="en-GB"/>
            <w14:ligatures w14:val="standardContextual"/>
          </w:rPr>
          <w:tab/>
        </w:r>
        <w:r w:rsidRPr="00CB3804">
          <w:rPr>
            <w:rStyle w:val="Hyperlink"/>
            <w:rFonts w:ascii="Arial" w:eastAsia="Malgun Gothic" w:hAnsi="Arial"/>
            <w:noProof/>
          </w:rPr>
          <w:t>Physical random-access channel</w:t>
        </w:r>
        <w:r>
          <w:rPr>
            <w:noProof/>
            <w:webHidden/>
          </w:rPr>
          <w:tab/>
        </w:r>
        <w:r>
          <w:rPr>
            <w:noProof/>
            <w:webHidden/>
          </w:rPr>
          <w:fldChar w:fldCharType="begin"/>
        </w:r>
        <w:r>
          <w:rPr>
            <w:noProof/>
            <w:webHidden/>
          </w:rPr>
          <w:instrText xml:space="preserve"> PAGEREF _Toc239313206 \h </w:instrText>
        </w:r>
        <w:r>
          <w:rPr>
            <w:noProof/>
            <w:webHidden/>
          </w:rPr>
        </w:r>
        <w:r>
          <w:rPr>
            <w:noProof/>
            <w:webHidden/>
          </w:rPr>
          <w:fldChar w:fldCharType="separate"/>
        </w:r>
        <w:r>
          <w:rPr>
            <w:noProof/>
            <w:webHidden/>
          </w:rPr>
          <w:t>18</w:t>
        </w:r>
        <w:r>
          <w:rPr>
            <w:noProof/>
            <w:webHidden/>
          </w:rPr>
          <w:fldChar w:fldCharType="end"/>
        </w:r>
      </w:hyperlink>
    </w:p>
    <w:p w14:paraId="6C3B2EF8" w14:textId="03ECE212" w:rsidR="00E91FE0" w:rsidRDefault="00E91FE0">
      <w:pPr>
        <w:pStyle w:val="TOC4"/>
        <w:tabs>
          <w:tab w:val="left" w:pos="1400"/>
          <w:tab w:val="right" w:leader="dot" w:pos="10456"/>
        </w:tabs>
        <w:rPr>
          <w:rFonts w:eastAsiaTheme="minorEastAsia" w:cstheme="minorBidi"/>
          <w:noProof/>
          <w:kern w:val="2"/>
          <w:sz w:val="24"/>
          <w:szCs w:val="24"/>
          <w:lang w:eastAsia="en-GB"/>
          <w14:ligatures w14:val="standardContextual"/>
        </w:rPr>
      </w:pPr>
      <w:hyperlink w:anchor="_Toc239313207" w:history="1">
        <w:r w:rsidRPr="00CB3804">
          <w:rPr>
            <w:rStyle w:val="Hyperlink"/>
            <w:rFonts w:ascii="Arial" w:eastAsia="Malgun Gothic" w:hAnsi="Arial"/>
            <w:noProof/>
          </w:rPr>
          <w:t>6.3.3.1</w:t>
        </w:r>
        <w:r>
          <w:rPr>
            <w:rFonts w:eastAsiaTheme="minorEastAsia" w:cstheme="minorBidi"/>
            <w:noProof/>
            <w:kern w:val="2"/>
            <w:sz w:val="24"/>
            <w:szCs w:val="24"/>
            <w:lang w:eastAsia="en-GB"/>
            <w14:ligatures w14:val="standardContextual"/>
          </w:rPr>
          <w:tab/>
        </w:r>
        <w:r w:rsidRPr="00CB3804">
          <w:rPr>
            <w:rStyle w:val="Hyperlink"/>
            <w:rFonts w:ascii="Arial" w:eastAsia="Malgun Gothic" w:hAnsi="Arial"/>
            <w:noProof/>
          </w:rPr>
          <w:t>Sequence generation</w:t>
        </w:r>
        <w:r>
          <w:rPr>
            <w:noProof/>
            <w:webHidden/>
          </w:rPr>
          <w:tab/>
        </w:r>
        <w:r>
          <w:rPr>
            <w:noProof/>
            <w:webHidden/>
          </w:rPr>
          <w:fldChar w:fldCharType="begin"/>
        </w:r>
        <w:r>
          <w:rPr>
            <w:noProof/>
            <w:webHidden/>
          </w:rPr>
          <w:instrText xml:space="preserve"> PAGEREF _Toc239313207 \h </w:instrText>
        </w:r>
        <w:r>
          <w:rPr>
            <w:noProof/>
            <w:webHidden/>
          </w:rPr>
        </w:r>
        <w:r>
          <w:rPr>
            <w:noProof/>
            <w:webHidden/>
          </w:rPr>
          <w:fldChar w:fldCharType="separate"/>
        </w:r>
        <w:r>
          <w:rPr>
            <w:noProof/>
            <w:webHidden/>
          </w:rPr>
          <w:t>18</w:t>
        </w:r>
        <w:r>
          <w:rPr>
            <w:noProof/>
            <w:webHidden/>
          </w:rPr>
          <w:fldChar w:fldCharType="end"/>
        </w:r>
      </w:hyperlink>
    </w:p>
    <w:p w14:paraId="3585D848" w14:textId="4DFFF25E"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08" w:history="1">
        <w:r w:rsidRPr="00CB3804">
          <w:rPr>
            <w:rStyle w:val="Hyperlink"/>
            <w:rFonts w:ascii="Arial" w:eastAsia="SimSun" w:hAnsi="Arial"/>
            <w:noProof/>
            <w:lang w:eastAsia="zh-CN"/>
          </w:rPr>
          <w:t>11.1</w:t>
        </w:r>
        <w:r>
          <w:rPr>
            <w:rFonts w:eastAsiaTheme="minorEastAsia" w:cstheme="minorBidi"/>
            <w:smallCaps w:val="0"/>
            <w:noProof/>
            <w:kern w:val="2"/>
            <w:sz w:val="24"/>
            <w:szCs w:val="24"/>
            <w:lang w:eastAsia="en-GB"/>
            <w14:ligatures w14:val="standardContextual"/>
          </w:rPr>
          <w:tab/>
        </w:r>
        <w:r w:rsidRPr="00CB3804">
          <w:rPr>
            <w:rStyle w:val="Hyperlink"/>
            <w:rFonts w:ascii="Arial" w:eastAsia="SimSun" w:hAnsi="Arial"/>
            <w:noProof/>
            <w:lang w:eastAsia="zh-CN"/>
          </w:rPr>
          <w:t>Slot configuration</w:t>
        </w:r>
        <w:r>
          <w:rPr>
            <w:noProof/>
            <w:webHidden/>
          </w:rPr>
          <w:tab/>
        </w:r>
        <w:r>
          <w:rPr>
            <w:noProof/>
            <w:webHidden/>
          </w:rPr>
          <w:fldChar w:fldCharType="begin"/>
        </w:r>
        <w:r>
          <w:rPr>
            <w:noProof/>
            <w:webHidden/>
          </w:rPr>
          <w:instrText xml:space="preserve"> PAGEREF _Toc239313208 \h </w:instrText>
        </w:r>
        <w:r>
          <w:rPr>
            <w:noProof/>
            <w:webHidden/>
          </w:rPr>
        </w:r>
        <w:r>
          <w:rPr>
            <w:noProof/>
            <w:webHidden/>
          </w:rPr>
          <w:fldChar w:fldCharType="separate"/>
        </w:r>
        <w:r>
          <w:rPr>
            <w:noProof/>
            <w:webHidden/>
          </w:rPr>
          <w:t>19</w:t>
        </w:r>
        <w:r>
          <w:rPr>
            <w:noProof/>
            <w:webHidden/>
          </w:rPr>
          <w:fldChar w:fldCharType="end"/>
        </w:r>
      </w:hyperlink>
    </w:p>
    <w:p w14:paraId="6AC7031E" w14:textId="351A5053"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09" w:history="1">
        <w:r w:rsidRPr="00CB3804">
          <w:rPr>
            <w:rStyle w:val="Hyperlink"/>
            <w:rFonts w:ascii="Arial" w:eastAsia="SimSun" w:hAnsi="Arial"/>
            <w:noProof/>
            <w:lang w:eastAsia="zh-CN"/>
          </w:rPr>
          <w:t>11.1</w:t>
        </w:r>
        <w:r>
          <w:rPr>
            <w:rFonts w:eastAsiaTheme="minorEastAsia" w:cstheme="minorBidi"/>
            <w:smallCaps w:val="0"/>
            <w:noProof/>
            <w:kern w:val="2"/>
            <w:sz w:val="24"/>
            <w:szCs w:val="24"/>
            <w:lang w:eastAsia="en-GB"/>
            <w14:ligatures w14:val="standardContextual"/>
          </w:rPr>
          <w:tab/>
        </w:r>
        <w:r w:rsidRPr="00CB3804">
          <w:rPr>
            <w:rStyle w:val="Hyperlink"/>
            <w:rFonts w:ascii="Arial" w:eastAsia="SimSun" w:hAnsi="Arial"/>
            <w:noProof/>
            <w:lang w:eastAsia="zh-CN"/>
          </w:rPr>
          <w:t>Slot configuration</w:t>
        </w:r>
        <w:r>
          <w:rPr>
            <w:noProof/>
            <w:webHidden/>
          </w:rPr>
          <w:tab/>
        </w:r>
        <w:r>
          <w:rPr>
            <w:noProof/>
            <w:webHidden/>
          </w:rPr>
          <w:fldChar w:fldCharType="begin"/>
        </w:r>
        <w:r>
          <w:rPr>
            <w:noProof/>
            <w:webHidden/>
          </w:rPr>
          <w:instrText xml:space="preserve"> PAGEREF _Toc239313209 \h </w:instrText>
        </w:r>
        <w:r>
          <w:rPr>
            <w:noProof/>
            <w:webHidden/>
          </w:rPr>
        </w:r>
        <w:r>
          <w:rPr>
            <w:noProof/>
            <w:webHidden/>
          </w:rPr>
          <w:fldChar w:fldCharType="separate"/>
        </w:r>
        <w:r>
          <w:rPr>
            <w:noProof/>
            <w:webHidden/>
          </w:rPr>
          <w:t>24</w:t>
        </w:r>
        <w:r>
          <w:rPr>
            <w:noProof/>
            <w:webHidden/>
          </w:rPr>
          <w:fldChar w:fldCharType="end"/>
        </w:r>
      </w:hyperlink>
    </w:p>
    <w:p w14:paraId="6FCF823E" w14:textId="01A3C5F4"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10" w:history="1">
        <w:r w:rsidRPr="00CB3804">
          <w:rPr>
            <w:rStyle w:val="Hyperlink"/>
            <w:rFonts w:ascii="Arial" w:eastAsia="Times New Roman" w:hAnsi="Arial" w:cs="Calibri"/>
            <w:noProof/>
            <w:lang w:val="en-US" w:eastAsia="en-GB"/>
          </w:rPr>
          <w:t>8.6.1</w:t>
        </w:r>
        <w:r>
          <w:rPr>
            <w:rFonts w:eastAsiaTheme="minorEastAsia" w:cstheme="minorBidi"/>
            <w:i w:val="0"/>
            <w:iCs w:val="0"/>
            <w:noProof/>
            <w:kern w:val="2"/>
            <w:sz w:val="24"/>
            <w:szCs w:val="24"/>
            <w:lang w:eastAsia="en-GB"/>
            <w14:ligatures w14:val="standardContextual"/>
          </w:rPr>
          <w:tab/>
        </w:r>
        <w:r w:rsidRPr="00CB3804">
          <w:rPr>
            <w:rStyle w:val="Hyperlink"/>
            <w:rFonts w:ascii="Arial" w:eastAsia="Times New Roman" w:hAnsi="Arial" w:cs="Calibri"/>
            <w:noProof/>
            <w:lang w:val="en-US" w:eastAsia="en-GB"/>
          </w:rPr>
          <w:t>Modulation order and redundancy version determination</w:t>
        </w:r>
        <w:r>
          <w:rPr>
            <w:noProof/>
            <w:webHidden/>
          </w:rPr>
          <w:tab/>
        </w:r>
        <w:r>
          <w:rPr>
            <w:noProof/>
            <w:webHidden/>
          </w:rPr>
          <w:fldChar w:fldCharType="begin"/>
        </w:r>
        <w:r>
          <w:rPr>
            <w:noProof/>
            <w:webHidden/>
          </w:rPr>
          <w:instrText xml:space="preserve"> PAGEREF _Toc239313210 \h </w:instrText>
        </w:r>
        <w:r>
          <w:rPr>
            <w:noProof/>
            <w:webHidden/>
          </w:rPr>
        </w:r>
        <w:r>
          <w:rPr>
            <w:noProof/>
            <w:webHidden/>
          </w:rPr>
          <w:fldChar w:fldCharType="separate"/>
        </w:r>
        <w:r>
          <w:rPr>
            <w:noProof/>
            <w:webHidden/>
          </w:rPr>
          <w:t>25</w:t>
        </w:r>
        <w:r>
          <w:rPr>
            <w:noProof/>
            <w:webHidden/>
          </w:rPr>
          <w:fldChar w:fldCharType="end"/>
        </w:r>
      </w:hyperlink>
    </w:p>
    <w:p w14:paraId="06C4778B" w14:textId="75EB160A"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11" w:history="1">
        <w:r w:rsidRPr="00CB3804">
          <w:rPr>
            <w:rStyle w:val="Hyperlink"/>
            <w:rFonts w:ascii="Arial" w:eastAsia="Times New Roman" w:hAnsi="Arial"/>
            <w:noProof/>
            <w:lang w:eastAsia="en-GB"/>
          </w:rPr>
          <w:t>16.5</w:t>
        </w:r>
        <w:r>
          <w:rPr>
            <w:rFonts w:eastAsiaTheme="minorEastAsia" w:cstheme="minorBidi"/>
            <w:smallCaps w:val="0"/>
            <w:noProof/>
            <w:kern w:val="2"/>
            <w:sz w:val="24"/>
            <w:szCs w:val="24"/>
            <w:lang w:eastAsia="en-GB"/>
            <w14:ligatures w14:val="standardContextual"/>
          </w:rPr>
          <w:tab/>
        </w:r>
        <w:r w:rsidRPr="00CB3804">
          <w:rPr>
            <w:rStyle w:val="Hyperlink"/>
            <w:rFonts w:ascii="Arial" w:eastAsia="Times New Roman" w:hAnsi="Arial"/>
            <w:noProof/>
            <w:lang w:eastAsia="en-GB"/>
          </w:rPr>
          <w:t>Narrowband physical uplink shared channel related procedures</w:t>
        </w:r>
        <w:r>
          <w:rPr>
            <w:noProof/>
            <w:webHidden/>
          </w:rPr>
          <w:tab/>
        </w:r>
        <w:r>
          <w:rPr>
            <w:noProof/>
            <w:webHidden/>
          </w:rPr>
          <w:fldChar w:fldCharType="begin"/>
        </w:r>
        <w:r>
          <w:rPr>
            <w:noProof/>
            <w:webHidden/>
          </w:rPr>
          <w:instrText xml:space="preserve"> PAGEREF _Toc239313211 \h </w:instrText>
        </w:r>
        <w:r>
          <w:rPr>
            <w:noProof/>
            <w:webHidden/>
          </w:rPr>
        </w:r>
        <w:r>
          <w:rPr>
            <w:noProof/>
            <w:webHidden/>
          </w:rPr>
          <w:fldChar w:fldCharType="separate"/>
        </w:r>
        <w:r>
          <w:rPr>
            <w:noProof/>
            <w:webHidden/>
          </w:rPr>
          <w:t>26</w:t>
        </w:r>
        <w:r>
          <w:rPr>
            <w:noProof/>
            <w:webHidden/>
          </w:rPr>
          <w:fldChar w:fldCharType="end"/>
        </w:r>
      </w:hyperlink>
    </w:p>
    <w:p w14:paraId="3A2ABC14" w14:textId="22B4A131"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12" w:history="1">
        <w:r w:rsidRPr="00CB3804">
          <w:rPr>
            <w:rStyle w:val="Hyperlink"/>
            <w:noProof/>
          </w:rPr>
          <w:t>8.2</w:t>
        </w:r>
        <w:r>
          <w:rPr>
            <w:rFonts w:eastAsiaTheme="minorEastAsia" w:cstheme="minorBidi"/>
            <w:smallCaps w:val="0"/>
            <w:noProof/>
            <w:kern w:val="2"/>
            <w:sz w:val="24"/>
            <w:szCs w:val="24"/>
            <w:lang w:eastAsia="en-GB"/>
            <w14:ligatures w14:val="standardContextual"/>
          </w:rPr>
          <w:tab/>
        </w:r>
        <w:r w:rsidRPr="00CB3804">
          <w:rPr>
            <w:rStyle w:val="Hyperlink"/>
            <w:noProof/>
          </w:rPr>
          <w:t>Maintenance on others</w:t>
        </w:r>
        <w:r>
          <w:rPr>
            <w:noProof/>
            <w:webHidden/>
          </w:rPr>
          <w:tab/>
        </w:r>
        <w:r>
          <w:rPr>
            <w:noProof/>
            <w:webHidden/>
          </w:rPr>
          <w:fldChar w:fldCharType="begin"/>
        </w:r>
        <w:r>
          <w:rPr>
            <w:noProof/>
            <w:webHidden/>
          </w:rPr>
          <w:instrText xml:space="preserve"> PAGEREF _Toc239313212 \h </w:instrText>
        </w:r>
        <w:r>
          <w:rPr>
            <w:noProof/>
            <w:webHidden/>
          </w:rPr>
        </w:r>
        <w:r>
          <w:rPr>
            <w:noProof/>
            <w:webHidden/>
          </w:rPr>
          <w:fldChar w:fldCharType="separate"/>
        </w:r>
        <w:r>
          <w:rPr>
            <w:noProof/>
            <w:webHidden/>
          </w:rPr>
          <w:t>26</w:t>
        </w:r>
        <w:r>
          <w:rPr>
            <w:noProof/>
            <w:webHidden/>
          </w:rPr>
          <w:fldChar w:fldCharType="end"/>
        </w:r>
      </w:hyperlink>
    </w:p>
    <w:p w14:paraId="147E2808" w14:textId="26BEE5CD"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213" w:history="1">
        <w:r w:rsidRPr="00CB3804">
          <w:rPr>
            <w:rStyle w:val="Hyperlink"/>
            <w:rFonts w:ascii="Arial" w:hAnsi="Arial"/>
            <w:noProof/>
          </w:rPr>
          <w:t>8</w:t>
        </w:r>
        <w:r>
          <w:rPr>
            <w:rFonts w:eastAsiaTheme="minorEastAsia" w:cstheme="minorBidi"/>
            <w:b w:val="0"/>
            <w:bCs w:val="0"/>
            <w:caps w:val="0"/>
            <w:noProof/>
            <w:kern w:val="2"/>
            <w:sz w:val="24"/>
            <w:szCs w:val="24"/>
            <w:lang w:eastAsia="en-GB"/>
            <w14:ligatures w14:val="standardContextual"/>
          </w:rPr>
          <w:tab/>
        </w:r>
        <w:r w:rsidRPr="00CB3804">
          <w:rPr>
            <w:rStyle w:val="Hyperlink"/>
            <w:rFonts w:ascii="Arial" w:hAnsi="Arial"/>
            <w:noProof/>
          </w:rPr>
          <w:t>Random access procedure</w:t>
        </w:r>
        <w:r>
          <w:rPr>
            <w:noProof/>
            <w:webHidden/>
          </w:rPr>
          <w:tab/>
        </w:r>
        <w:r>
          <w:rPr>
            <w:noProof/>
            <w:webHidden/>
          </w:rPr>
          <w:fldChar w:fldCharType="begin"/>
        </w:r>
        <w:r>
          <w:rPr>
            <w:noProof/>
            <w:webHidden/>
          </w:rPr>
          <w:instrText xml:space="preserve"> PAGEREF _Toc239313213 \h </w:instrText>
        </w:r>
        <w:r>
          <w:rPr>
            <w:noProof/>
            <w:webHidden/>
          </w:rPr>
        </w:r>
        <w:r>
          <w:rPr>
            <w:noProof/>
            <w:webHidden/>
          </w:rPr>
          <w:fldChar w:fldCharType="separate"/>
        </w:r>
        <w:r>
          <w:rPr>
            <w:noProof/>
            <w:webHidden/>
          </w:rPr>
          <w:t>30</w:t>
        </w:r>
        <w:r>
          <w:rPr>
            <w:noProof/>
            <w:webHidden/>
          </w:rPr>
          <w:fldChar w:fldCharType="end"/>
        </w:r>
      </w:hyperlink>
    </w:p>
    <w:p w14:paraId="46D26970" w14:textId="23B1B218" w:rsidR="00E91FE0" w:rsidRDefault="00E91FE0">
      <w:pPr>
        <w:pStyle w:val="TOC2"/>
        <w:tabs>
          <w:tab w:val="right" w:leader="dot" w:pos="10456"/>
        </w:tabs>
        <w:rPr>
          <w:rFonts w:eastAsiaTheme="minorEastAsia" w:cstheme="minorBidi"/>
          <w:smallCaps w:val="0"/>
          <w:noProof/>
          <w:kern w:val="2"/>
          <w:sz w:val="24"/>
          <w:szCs w:val="24"/>
          <w:lang w:eastAsia="en-GB"/>
          <w14:ligatures w14:val="standardContextual"/>
        </w:rPr>
      </w:pPr>
      <w:hyperlink w:anchor="_Toc239313214" w:history="1">
        <w:r w:rsidRPr="00CB3804">
          <w:rPr>
            <w:rStyle w:val="Hyperlink"/>
            <w:noProof/>
          </w:rPr>
          <w:t>*** Unchanged parts are omitted ***</w:t>
        </w:r>
        <w:r>
          <w:rPr>
            <w:noProof/>
            <w:webHidden/>
          </w:rPr>
          <w:tab/>
        </w:r>
        <w:r>
          <w:rPr>
            <w:noProof/>
            <w:webHidden/>
          </w:rPr>
          <w:fldChar w:fldCharType="begin"/>
        </w:r>
        <w:r>
          <w:rPr>
            <w:noProof/>
            <w:webHidden/>
          </w:rPr>
          <w:instrText xml:space="preserve"> PAGEREF _Toc239313214 \h </w:instrText>
        </w:r>
        <w:r>
          <w:rPr>
            <w:noProof/>
            <w:webHidden/>
          </w:rPr>
        </w:r>
        <w:r>
          <w:rPr>
            <w:noProof/>
            <w:webHidden/>
          </w:rPr>
          <w:fldChar w:fldCharType="separate"/>
        </w:r>
        <w:r>
          <w:rPr>
            <w:noProof/>
            <w:webHidden/>
          </w:rPr>
          <w:t>30</w:t>
        </w:r>
        <w:r>
          <w:rPr>
            <w:noProof/>
            <w:webHidden/>
          </w:rPr>
          <w:fldChar w:fldCharType="end"/>
        </w:r>
      </w:hyperlink>
    </w:p>
    <w:p w14:paraId="1123BFD0" w14:textId="6502169D"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15" w:history="1">
        <w:r w:rsidRPr="00CB3804">
          <w:rPr>
            <w:rStyle w:val="Hyperlink"/>
            <w:rFonts w:ascii="Arial" w:hAnsi="Arial"/>
            <w:noProof/>
          </w:rPr>
          <w:t>8.1</w:t>
        </w:r>
        <w:r>
          <w:rPr>
            <w:rFonts w:eastAsiaTheme="minorEastAsia" w:cstheme="minorBidi"/>
            <w:smallCaps w:val="0"/>
            <w:noProof/>
            <w:kern w:val="2"/>
            <w:sz w:val="24"/>
            <w:szCs w:val="24"/>
            <w:lang w:eastAsia="en-GB"/>
            <w14:ligatures w14:val="standardContextual"/>
          </w:rPr>
          <w:tab/>
        </w:r>
        <w:r w:rsidRPr="00CB3804">
          <w:rPr>
            <w:rStyle w:val="Hyperlink"/>
            <w:rFonts w:ascii="Arial" w:hAnsi="Arial"/>
            <w:noProof/>
          </w:rPr>
          <w:t>Random access preamble</w:t>
        </w:r>
        <w:r>
          <w:rPr>
            <w:noProof/>
            <w:webHidden/>
          </w:rPr>
          <w:tab/>
        </w:r>
        <w:r>
          <w:rPr>
            <w:noProof/>
            <w:webHidden/>
          </w:rPr>
          <w:fldChar w:fldCharType="begin"/>
        </w:r>
        <w:r>
          <w:rPr>
            <w:noProof/>
            <w:webHidden/>
          </w:rPr>
          <w:instrText xml:space="preserve"> PAGEREF _Toc239313215 \h </w:instrText>
        </w:r>
        <w:r>
          <w:rPr>
            <w:noProof/>
            <w:webHidden/>
          </w:rPr>
        </w:r>
        <w:r>
          <w:rPr>
            <w:noProof/>
            <w:webHidden/>
          </w:rPr>
          <w:fldChar w:fldCharType="separate"/>
        </w:r>
        <w:r>
          <w:rPr>
            <w:noProof/>
            <w:webHidden/>
          </w:rPr>
          <w:t>30</w:t>
        </w:r>
        <w:r>
          <w:rPr>
            <w:noProof/>
            <w:webHidden/>
          </w:rPr>
          <w:fldChar w:fldCharType="end"/>
        </w:r>
      </w:hyperlink>
    </w:p>
    <w:p w14:paraId="2382450A" w14:textId="2138C108"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16" w:history="1">
        <w:r w:rsidRPr="00CB3804">
          <w:rPr>
            <w:rStyle w:val="Hyperlink"/>
            <w:rFonts w:ascii="Arial" w:hAnsi="Arial"/>
            <w:noProof/>
          </w:rPr>
          <w:t>11.1</w:t>
        </w:r>
        <w:r>
          <w:rPr>
            <w:rFonts w:eastAsiaTheme="minorEastAsia" w:cstheme="minorBidi"/>
            <w:smallCaps w:val="0"/>
            <w:noProof/>
            <w:kern w:val="2"/>
            <w:sz w:val="24"/>
            <w:szCs w:val="24"/>
            <w:lang w:eastAsia="en-GB"/>
            <w14:ligatures w14:val="standardContextual"/>
          </w:rPr>
          <w:tab/>
        </w:r>
        <w:r w:rsidRPr="00CB3804">
          <w:rPr>
            <w:rStyle w:val="Hyperlink"/>
            <w:rFonts w:ascii="Arial" w:hAnsi="Arial"/>
            <w:noProof/>
          </w:rPr>
          <w:t>Slot configuration</w:t>
        </w:r>
        <w:r>
          <w:rPr>
            <w:noProof/>
            <w:webHidden/>
          </w:rPr>
          <w:tab/>
        </w:r>
        <w:r>
          <w:rPr>
            <w:noProof/>
            <w:webHidden/>
          </w:rPr>
          <w:fldChar w:fldCharType="begin"/>
        </w:r>
        <w:r>
          <w:rPr>
            <w:noProof/>
            <w:webHidden/>
          </w:rPr>
          <w:instrText xml:space="preserve"> PAGEREF _Toc239313216 \h </w:instrText>
        </w:r>
        <w:r>
          <w:rPr>
            <w:noProof/>
            <w:webHidden/>
          </w:rPr>
        </w:r>
        <w:r>
          <w:rPr>
            <w:noProof/>
            <w:webHidden/>
          </w:rPr>
          <w:fldChar w:fldCharType="separate"/>
        </w:r>
        <w:r>
          <w:rPr>
            <w:noProof/>
            <w:webHidden/>
          </w:rPr>
          <w:t>30</w:t>
        </w:r>
        <w:r>
          <w:rPr>
            <w:noProof/>
            <w:webHidden/>
          </w:rPr>
          <w:fldChar w:fldCharType="end"/>
        </w:r>
      </w:hyperlink>
    </w:p>
    <w:p w14:paraId="579F4621" w14:textId="7C3B828B" w:rsidR="00E91FE0" w:rsidRDefault="00E91FE0">
      <w:pPr>
        <w:pStyle w:val="TOC4"/>
        <w:tabs>
          <w:tab w:val="left" w:pos="1400"/>
          <w:tab w:val="right" w:leader="dot" w:pos="10456"/>
        </w:tabs>
        <w:rPr>
          <w:rFonts w:eastAsiaTheme="minorEastAsia" w:cstheme="minorBidi"/>
          <w:noProof/>
          <w:kern w:val="2"/>
          <w:sz w:val="24"/>
          <w:szCs w:val="24"/>
          <w:lang w:eastAsia="en-GB"/>
          <w14:ligatures w14:val="standardContextual"/>
        </w:rPr>
      </w:pPr>
      <w:hyperlink w:anchor="_Toc239313217" w:history="1">
        <w:r w:rsidRPr="00CB3804">
          <w:rPr>
            <w:rStyle w:val="Hyperlink"/>
            <w:rFonts w:ascii="Arial" w:eastAsia="Malgun Gothic" w:hAnsi="Arial"/>
            <w:noProof/>
            <w:lang w:eastAsia="ko-KR"/>
          </w:rPr>
          <w:t>5.2.2.5</w:t>
        </w:r>
        <w:r>
          <w:rPr>
            <w:rFonts w:eastAsiaTheme="minorEastAsia" w:cstheme="minorBidi"/>
            <w:noProof/>
            <w:kern w:val="2"/>
            <w:sz w:val="24"/>
            <w:szCs w:val="24"/>
            <w:lang w:eastAsia="en-GB"/>
            <w14:ligatures w14:val="standardContextual"/>
          </w:rPr>
          <w:tab/>
        </w:r>
        <w:r w:rsidRPr="00CB3804">
          <w:rPr>
            <w:rStyle w:val="Hyperlink"/>
            <w:rFonts w:ascii="Arial" w:eastAsia="Malgun Gothic" w:hAnsi="Arial"/>
            <w:noProof/>
            <w:lang w:eastAsia="ko-KR"/>
          </w:rPr>
          <w:t>CSI reference resource definition</w:t>
        </w:r>
        <w:r>
          <w:rPr>
            <w:noProof/>
            <w:webHidden/>
          </w:rPr>
          <w:tab/>
        </w:r>
        <w:r>
          <w:rPr>
            <w:noProof/>
            <w:webHidden/>
          </w:rPr>
          <w:fldChar w:fldCharType="begin"/>
        </w:r>
        <w:r>
          <w:rPr>
            <w:noProof/>
            <w:webHidden/>
          </w:rPr>
          <w:instrText xml:space="preserve"> PAGEREF _Toc239313217 \h </w:instrText>
        </w:r>
        <w:r>
          <w:rPr>
            <w:noProof/>
            <w:webHidden/>
          </w:rPr>
        </w:r>
        <w:r>
          <w:rPr>
            <w:noProof/>
            <w:webHidden/>
          </w:rPr>
          <w:fldChar w:fldCharType="separate"/>
        </w:r>
        <w:r>
          <w:rPr>
            <w:noProof/>
            <w:webHidden/>
          </w:rPr>
          <w:t>32</w:t>
        </w:r>
        <w:r>
          <w:rPr>
            <w:noProof/>
            <w:webHidden/>
          </w:rPr>
          <w:fldChar w:fldCharType="end"/>
        </w:r>
      </w:hyperlink>
    </w:p>
    <w:p w14:paraId="1452545B" w14:textId="73467EA7"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18" w:history="1">
        <w:r w:rsidRPr="00CB3804">
          <w:rPr>
            <w:rStyle w:val="Hyperlink"/>
            <w:rFonts w:ascii="Arial" w:eastAsia="SimSun" w:hAnsi="Arial"/>
            <w:noProof/>
            <w:lang w:eastAsia="zh-CN"/>
          </w:rPr>
          <w:t>10.4D</w:t>
        </w:r>
        <w:r>
          <w:rPr>
            <w:rFonts w:eastAsiaTheme="minorEastAsia" w:cstheme="minorBidi"/>
            <w:smallCaps w:val="0"/>
            <w:noProof/>
            <w:kern w:val="2"/>
            <w:sz w:val="24"/>
            <w:szCs w:val="24"/>
            <w:lang w:eastAsia="en-GB"/>
            <w14:ligatures w14:val="standardContextual"/>
          </w:rPr>
          <w:tab/>
        </w:r>
        <w:r w:rsidRPr="00CB3804">
          <w:rPr>
            <w:rStyle w:val="Hyperlink"/>
            <w:rFonts w:ascii="Arial" w:eastAsia="SimSun" w:hAnsi="Arial"/>
            <w:noProof/>
            <w:lang w:eastAsia="zh-CN"/>
          </w:rPr>
          <w:t xml:space="preserve">PDCCH monitoring activation by WUS in </w:t>
        </w:r>
        <w:r w:rsidRPr="00CB3804">
          <w:rPr>
            <w:rStyle w:val="Hyperlink"/>
            <w:rFonts w:ascii="Arial" w:eastAsia="SimSun" w:hAnsi="Arial"/>
            <w:noProof/>
          </w:rPr>
          <w:t>RRC_CONNECTED</w:t>
        </w:r>
        <w:r>
          <w:rPr>
            <w:noProof/>
            <w:webHidden/>
          </w:rPr>
          <w:tab/>
        </w:r>
        <w:r>
          <w:rPr>
            <w:noProof/>
            <w:webHidden/>
          </w:rPr>
          <w:fldChar w:fldCharType="begin"/>
        </w:r>
        <w:r>
          <w:rPr>
            <w:noProof/>
            <w:webHidden/>
          </w:rPr>
          <w:instrText xml:space="preserve"> PAGEREF _Toc239313218 \h </w:instrText>
        </w:r>
        <w:r>
          <w:rPr>
            <w:noProof/>
            <w:webHidden/>
          </w:rPr>
        </w:r>
        <w:r>
          <w:rPr>
            <w:noProof/>
            <w:webHidden/>
          </w:rPr>
          <w:fldChar w:fldCharType="separate"/>
        </w:r>
        <w:r>
          <w:rPr>
            <w:noProof/>
            <w:webHidden/>
          </w:rPr>
          <w:t>32</w:t>
        </w:r>
        <w:r>
          <w:rPr>
            <w:noProof/>
            <w:webHidden/>
          </w:rPr>
          <w:fldChar w:fldCharType="end"/>
        </w:r>
      </w:hyperlink>
    </w:p>
    <w:p w14:paraId="357ADDE8" w14:textId="28C360E8"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19" w:history="1">
        <w:r w:rsidRPr="00CB3804">
          <w:rPr>
            <w:rStyle w:val="Hyperlink"/>
            <w:noProof/>
          </w:rPr>
          <w:t>8.3</w:t>
        </w:r>
        <w:r>
          <w:rPr>
            <w:rFonts w:eastAsiaTheme="minorEastAsia" w:cstheme="minorBidi"/>
            <w:smallCaps w:val="0"/>
            <w:noProof/>
            <w:kern w:val="2"/>
            <w:sz w:val="24"/>
            <w:szCs w:val="24"/>
            <w:lang w:eastAsia="en-GB"/>
            <w14:ligatures w14:val="standardContextual"/>
          </w:rPr>
          <w:tab/>
        </w:r>
        <w:r w:rsidRPr="00CB3804">
          <w:rPr>
            <w:rStyle w:val="Hyperlink"/>
            <w:noProof/>
          </w:rPr>
          <w:t>Maintenance on UE features</w:t>
        </w:r>
        <w:r>
          <w:rPr>
            <w:noProof/>
            <w:webHidden/>
          </w:rPr>
          <w:tab/>
        </w:r>
        <w:r>
          <w:rPr>
            <w:noProof/>
            <w:webHidden/>
          </w:rPr>
          <w:fldChar w:fldCharType="begin"/>
        </w:r>
        <w:r>
          <w:rPr>
            <w:noProof/>
            <w:webHidden/>
          </w:rPr>
          <w:instrText xml:space="preserve"> PAGEREF _Toc239313219 \h </w:instrText>
        </w:r>
        <w:r>
          <w:rPr>
            <w:noProof/>
            <w:webHidden/>
          </w:rPr>
        </w:r>
        <w:r>
          <w:rPr>
            <w:noProof/>
            <w:webHidden/>
          </w:rPr>
          <w:fldChar w:fldCharType="separate"/>
        </w:r>
        <w:r>
          <w:rPr>
            <w:noProof/>
            <w:webHidden/>
          </w:rPr>
          <w:t>34</w:t>
        </w:r>
        <w:r>
          <w:rPr>
            <w:noProof/>
            <w:webHidden/>
          </w:rPr>
          <w:fldChar w:fldCharType="end"/>
        </w:r>
      </w:hyperlink>
    </w:p>
    <w:p w14:paraId="459FE59F" w14:textId="68A2E4C4" w:rsidR="00E91FE0" w:rsidRDefault="00E91FE0">
      <w:pPr>
        <w:pStyle w:val="TOC1"/>
        <w:tabs>
          <w:tab w:val="left" w:pos="400"/>
          <w:tab w:val="right" w:leader="dot" w:pos="10456"/>
        </w:tabs>
        <w:rPr>
          <w:rFonts w:eastAsiaTheme="minorEastAsia" w:cstheme="minorBidi"/>
          <w:b w:val="0"/>
          <w:bCs w:val="0"/>
          <w:caps w:val="0"/>
          <w:noProof/>
          <w:kern w:val="2"/>
          <w:sz w:val="24"/>
          <w:szCs w:val="24"/>
          <w:lang w:eastAsia="en-GB"/>
          <w14:ligatures w14:val="standardContextual"/>
        </w:rPr>
      </w:pPr>
      <w:hyperlink w:anchor="_Toc239313220" w:history="1">
        <w:r w:rsidRPr="00CB3804">
          <w:rPr>
            <w:rStyle w:val="Hyperlink"/>
            <w:noProof/>
          </w:rPr>
          <w:t>9</w:t>
        </w:r>
        <w:r>
          <w:rPr>
            <w:rFonts w:eastAsiaTheme="minorEastAsia" w:cstheme="minorBidi"/>
            <w:b w:val="0"/>
            <w:bCs w:val="0"/>
            <w:caps w:val="0"/>
            <w:noProof/>
            <w:kern w:val="2"/>
            <w:sz w:val="24"/>
            <w:szCs w:val="24"/>
            <w:lang w:eastAsia="en-GB"/>
            <w14:ligatures w14:val="standardContextual"/>
          </w:rPr>
          <w:tab/>
        </w:r>
        <w:r w:rsidRPr="00CB3804">
          <w:rPr>
            <w:rStyle w:val="Hyperlink"/>
            <w:noProof/>
          </w:rPr>
          <w:t>Release 20 NR</w:t>
        </w:r>
        <w:r>
          <w:rPr>
            <w:noProof/>
            <w:webHidden/>
          </w:rPr>
          <w:tab/>
        </w:r>
        <w:r>
          <w:rPr>
            <w:noProof/>
            <w:webHidden/>
          </w:rPr>
          <w:fldChar w:fldCharType="begin"/>
        </w:r>
        <w:r>
          <w:rPr>
            <w:noProof/>
            <w:webHidden/>
          </w:rPr>
          <w:instrText xml:space="preserve"> PAGEREF _Toc239313220 \h </w:instrText>
        </w:r>
        <w:r>
          <w:rPr>
            <w:noProof/>
            <w:webHidden/>
          </w:rPr>
        </w:r>
        <w:r>
          <w:rPr>
            <w:noProof/>
            <w:webHidden/>
          </w:rPr>
          <w:fldChar w:fldCharType="separate"/>
        </w:r>
        <w:r>
          <w:rPr>
            <w:noProof/>
            <w:webHidden/>
          </w:rPr>
          <w:t>34</w:t>
        </w:r>
        <w:r>
          <w:rPr>
            <w:noProof/>
            <w:webHidden/>
          </w:rPr>
          <w:fldChar w:fldCharType="end"/>
        </w:r>
      </w:hyperlink>
    </w:p>
    <w:p w14:paraId="2238E486" w14:textId="44816BC1"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21" w:history="1">
        <w:r w:rsidRPr="00CB3804">
          <w:rPr>
            <w:rStyle w:val="Hyperlink"/>
            <w:rFonts w:eastAsia="DengXian"/>
            <w:noProof/>
            <w:lang w:val="en-US" w:eastAsia="zh-CN"/>
          </w:rPr>
          <w:t>9.1</w:t>
        </w:r>
        <w:r>
          <w:rPr>
            <w:rFonts w:eastAsiaTheme="minorEastAsia" w:cstheme="minorBidi"/>
            <w:smallCaps w:val="0"/>
            <w:noProof/>
            <w:kern w:val="2"/>
            <w:sz w:val="24"/>
            <w:szCs w:val="24"/>
            <w:lang w:eastAsia="en-GB"/>
            <w14:ligatures w14:val="standardContextual"/>
          </w:rPr>
          <w:tab/>
        </w:r>
        <w:r w:rsidRPr="00CB3804">
          <w:rPr>
            <w:rStyle w:val="Hyperlink"/>
            <w:rFonts w:eastAsia="DengXian"/>
            <w:noProof/>
            <w:lang w:val="en-US" w:eastAsia="zh-CN"/>
          </w:rPr>
          <w:t>Artificial Intelligence (AI)/Machine Learning (ML) for NR air interface enhancements</w:t>
        </w:r>
        <w:r>
          <w:rPr>
            <w:noProof/>
            <w:webHidden/>
          </w:rPr>
          <w:tab/>
        </w:r>
        <w:r>
          <w:rPr>
            <w:noProof/>
            <w:webHidden/>
          </w:rPr>
          <w:fldChar w:fldCharType="begin"/>
        </w:r>
        <w:r>
          <w:rPr>
            <w:noProof/>
            <w:webHidden/>
          </w:rPr>
          <w:instrText xml:space="preserve"> PAGEREF _Toc239313221 \h </w:instrText>
        </w:r>
        <w:r>
          <w:rPr>
            <w:noProof/>
            <w:webHidden/>
          </w:rPr>
        </w:r>
        <w:r>
          <w:rPr>
            <w:noProof/>
            <w:webHidden/>
          </w:rPr>
          <w:fldChar w:fldCharType="separate"/>
        </w:r>
        <w:r>
          <w:rPr>
            <w:noProof/>
            <w:webHidden/>
          </w:rPr>
          <w:t>34</w:t>
        </w:r>
        <w:r>
          <w:rPr>
            <w:noProof/>
            <w:webHidden/>
          </w:rPr>
          <w:fldChar w:fldCharType="end"/>
        </w:r>
      </w:hyperlink>
    </w:p>
    <w:p w14:paraId="7BA3A166" w14:textId="56ADFC85"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22" w:history="1">
        <w:r w:rsidRPr="00CB3804">
          <w:rPr>
            <w:rStyle w:val="Hyperlink"/>
            <w:noProof/>
            <w:lang w:val="en-US"/>
          </w:rPr>
          <w:t>9.1.1</w:t>
        </w:r>
        <w:r>
          <w:rPr>
            <w:rFonts w:eastAsiaTheme="minorEastAsia" w:cstheme="minorBidi"/>
            <w:i w:val="0"/>
            <w:iCs w:val="0"/>
            <w:noProof/>
            <w:kern w:val="2"/>
            <w:sz w:val="24"/>
            <w:szCs w:val="24"/>
            <w:lang w:eastAsia="en-GB"/>
            <w14:ligatures w14:val="standardContextual"/>
          </w:rPr>
          <w:tab/>
        </w:r>
        <w:r w:rsidRPr="00CB3804">
          <w:rPr>
            <w:rStyle w:val="Hyperlink"/>
            <w:noProof/>
          </w:rPr>
          <w:t>CSI</w:t>
        </w:r>
        <w:r w:rsidRPr="00CB3804">
          <w:rPr>
            <w:rStyle w:val="Hyperlink"/>
            <w:noProof/>
            <w:lang w:val="en-US"/>
          </w:rPr>
          <w:t xml:space="preserve"> spatial/frequency compression without temporal aspects (“Case 0”)</w:t>
        </w:r>
        <w:r>
          <w:rPr>
            <w:noProof/>
            <w:webHidden/>
          </w:rPr>
          <w:tab/>
        </w:r>
        <w:r>
          <w:rPr>
            <w:noProof/>
            <w:webHidden/>
          </w:rPr>
          <w:fldChar w:fldCharType="begin"/>
        </w:r>
        <w:r>
          <w:rPr>
            <w:noProof/>
            <w:webHidden/>
          </w:rPr>
          <w:instrText xml:space="preserve"> PAGEREF _Toc239313222 \h </w:instrText>
        </w:r>
        <w:r>
          <w:rPr>
            <w:noProof/>
            <w:webHidden/>
          </w:rPr>
        </w:r>
        <w:r>
          <w:rPr>
            <w:noProof/>
            <w:webHidden/>
          </w:rPr>
          <w:fldChar w:fldCharType="separate"/>
        </w:r>
        <w:r>
          <w:rPr>
            <w:noProof/>
            <w:webHidden/>
          </w:rPr>
          <w:t>34</w:t>
        </w:r>
        <w:r>
          <w:rPr>
            <w:noProof/>
            <w:webHidden/>
          </w:rPr>
          <w:fldChar w:fldCharType="end"/>
        </w:r>
      </w:hyperlink>
    </w:p>
    <w:p w14:paraId="4F73B326" w14:textId="5A270AA2"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23" w:history="1">
        <w:r w:rsidRPr="00CB3804">
          <w:rPr>
            <w:rStyle w:val="Hyperlink"/>
            <w:noProof/>
            <w:lang w:val="en-US"/>
          </w:rPr>
          <w:t>9.1.2</w:t>
        </w:r>
        <w:r>
          <w:rPr>
            <w:rFonts w:eastAsiaTheme="minorEastAsia" w:cstheme="minorBidi"/>
            <w:i w:val="0"/>
            <w:iCs w:val="0"/>
            <w:noProof/>
            <w:kern w:val="2"/>
            <w:sz w:val="24"/>
            <w:szCs w:val="24"/>
            <w:lang w:eastAsia="en-GB"/>
            <w14:ligatures w14:val="standardContextual"/>
          </w:rPr>
          <w:tab/>
        </w:r>
        <w:r w:rsidRPr="00CB3804">
          <w:rPr>
            <w:rStyle w:val="Hyperlink"/>
            <w:noProof/>
            <w:lang w:val="en-US"/>
          </w:rPr>
          <w:t>Inter-vendor training collaboration for two-sided AI/ML models</w:t>
        </w:r>
        <w:r>
          <w:rPr>
            <w:noProof/>
            <w:webHidden/>
          </w:rPr>
          <w:tab/>
        </w:r>
        <w:r>
          <w:rPr>
            <w:noProof/>
            <w:webHidden/>
          </w:rPr>
          <w:fldChar w:fldCharType="begin"/>
        </w:r>
        <w:r>
          <w:rPr>
            <w:noProof/>
            <w:webHidden/>
          </w:rPr>
          <w:instrText xml:space="preserve"> PAGEREF _Toc239313223 \h </w:instrText>
        </w:r>
        <w:r>
          <w:rPr>
            <w:noProof/>
            <w:webHidden/>
          </w:rPr>
        </w:r>
        <w:r>
          <w:rPr>
            <w:noProof/>
            <w:webHidden/>
          </w:rPr>
          <w:fldChar w:fldCharType="separate"/>
        </w:r>
        <w:r>
          <w:rPr>
            <w:noProof/>
            <w:webHidden/>
          </w:rPr>
          <w:t>36</w:t>
        </w:r>
        <w:r>
          <w:rPr>
            <w:noProof/>
            <w:webHidden/>
          </w:rPr>
          <w:fldChar w:fldCharType="end"/>
        </w:r>
      </w:hyperlink>
    </w:p>
    <w:p w14:paraId="24ACA4A1" w14:textId="0BA64F64"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24" w:history="1">
        <w:r w:rsidRPr="00CB3804">
          <w:rPr>
            <w:rStyle w:val="Hyperlink"/>
            <w:noProof/>
          </w:rPr>
          <w:t>9.2</w:t>
        </w:r>
        <w:r>
          <w:rPr>
            <w:rFonts w:eastAsiaTheme="minorEastAsia" w:cstheme="minorBidi"/>
            <w:smallCaps w:val="0"/>
            <w:noProof/>
            <w:kern w:val="2"/>
            <w:sz w:val="24"/>
            <w:szCs w:val="24"/>
            <w:lang w:eastAsia="en-GB"/>
            <w14:ligatures w14:val="standardContextual"/>
          </w:rPr>
          <w:tab/>
        </w:r>
        <w:r w:rsidRPr="00CB3804">
          <w:rPr>
            <w:rStyle w:val="Hyperlink"/>
            <w:noProof/>
          </w:rPr>
          <w:t>NR MIMO Phase 6</w:t>
        </w:r>
        <w:r>
          <w:rPr>
            <w:noProof/>
            <w:webHidden/>
          </w:rPr>
          <w:tab/>
        </w:r>
        <w:r>
          <w:rPr>
            <w:noProof/>
            <w:webHidden/>
          </w:rPr>
          <w:fldChar w:fldCharType="begin"/>
        </w:r>
        <w:r>
          <w:rPr>
            <w:noProof/>
            <w:webHidden/>
          </w:rPr>
          <w:instrText xml:space="preserve"> PAGEREF _Toc239313224 \h </w:instrText>
        </w:r>
        <w:r>
          <w:rPr>
            <w:noProof/>
            <w:webHidden/>
          </w:rPr>
        </w:r>
        <w:r>
          <w:rPr>
            <w:noProof/>
            <w:webHidden/>
          </w:rPr>
          <w:fldChar w:fldCharType="separate"/>
        </w:r>
        <w:r>
          <w:rPr>
            <w:noProof/>
            <w:webHidden/>
          </w:rPr>
          <w:t>38</w:t>
        </w:r>
        <w:r>
          <w:rPr>
            <w:noProof/>
            <w:webHidden/>
          </w:rPr>
          <w:fldChar w:fldCharType="end"/>
        </w:r>
      </w:hyperlink>
    </w:p>
    <w:p w14:paraId="0E347694" w14:textId="6E2F951C"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25" w:history="1">
        <w:r w:rsidRPr="00CB3804">
          <w:rPr>
            <w:rStyle w:val="Hyperlink"/>
            <w:noProof/>
            <w:lang w:eastAsia="zh-CN"/>
          </w:rPr>
          <w:t>9.3</w:t>
        </w:r>
        <w:r>
          <w:rPr>
            <w:rFonts w:eastAsiaTheme="minorEastAsia" w:cstheme="minorBidi"/>
            <w:smallCaps w:val="0"/>
            <w:noProof/>
            <w:kern w:val="2"/>
            <w:sz w:val="24"/>
            <w:szCs w:val="24"/>
            <w:lang w:eastAsia="en-GB"/>
            <w14:ligatures w14:val="standardContextual"/>
          </w:rPr>
          <w:tab/>
        </w:r>
        <w:r w:rsidRPr="00CB3804">
          <w:rPr>
            <w:rStyle w:val="Hyperlink"/>
            <w:noProof/>
          </w:rPr>
          <w:t xml:space="preserve">Solutions for </w:t>
        </w:r>
        <w:r w:rsidRPr="00CB3804">
          <w:rPr>
            <w:rStyle w:val="Hyperlink"/>
            <w:noProof/>
            <w:lang w:eastAsia="zh-CN"/>
          </w:rPr>
          <w:t>Ambient IoT (Internet of Things) in NR Phase 2</w:t>
        </w:r>
        <w:r>
          <w:rPr>
            <w:noProof/>
            <w:webHidden/>
          </w:rPr>
          <w:tab/>
        </w:r>
        <w:r>
          <w:rPr>
            <w:noProof/>
            <w:webHidden/>
          </w:rPr>
          <w:fldChar w:fldCharType="begin"/>
        </w:r>
        <w:r>
          <w:rPr>
            <w:noProof/>
            <w:webHidden/>
          </w:rPr>
          <w:instrText xml:space="preserve"> PAGEREF _Toc239313225 \h </w:instrText>
        </w:r>
        <w:r>
          <w:rPr>
            <w:noProof/>
            <w:webHidden/>
          </w:rPr>
        </w:r>
        <w:r>
          <w:rPr>
            <w:noProof/>
            <w:webHidden/>
          </w:rPr>
          <w:fldChar w:fldCharType="separate"/>
        </w:r>
        <w:r>
          <w:rPr>
            <w:noProof/>
            <w:webHidden/>
          </w:rPr>
          <w:t>42</w:t>
        </w:r>
        <w:r>
          <w:rPr>
            <w:noProof/>
            <w:webHidden/>
          </w:rPr>
          <w:fldChar w:fldCharType="end"/>
        </w:r>
      </w:hyperlink>
    </w:p>
    <w:p w14:paraId="0DB5C730" w14:textId="4BF86912"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26" w:history="1">
        <w:r w:rsidRPr="00CB3804">
          <w:rPr>
            <w:rStyle w:val="Hyperlink"/>
            <w:noProof/>
          </w:rPr>
          <w:t>9.3.1</w:t>
        </w:r>
        <w:r>
          <w:rPr>
            <w:rFonts w:eastAsiaTheme="minorEastAsia" w:cstheme="minorBidi"/>
            <w:i w:val="0"/>
            <w:iCs w:val="0"/>
            <w:noProof/>
            <w:kern w:val="2"/>
            <w:sz w:val="24"/>
            <w:szCs w:val="24"/>
            <w:lang w:eastAsia="en-GB"/>
            <w14:ligatures w14:val="standardContextual"/>
          </w:rPr>
          <w:tab/>
        </w:r>
        <w:r w:rsidRPr="00CB3804">
          <w:rPr>
            <w:rStyle w:val="Hyperlink"/>
            <w:noProof/>
          </w:rPr>
          <w:t>R2D signals, channels, waveform and procedures</w:t>
        </w:r>
        <w:r>
          <w:rPr>
            <w:noProof/>
            <w:webHidden/>
          </w:rPr>
          <w:tab/>
        </w:r>
        <w:r>
          <w:rPr>
            <w:noProof/>
            <w:webHidden/>
          </w:rPr>
          <w:fldChar w:fldCharType="begin"/>
        </w:r>
        <w:r>
          <w:rPr>
            <w:noProof/>
            <w:webHidden/>
          </w:rPr>
          <w:instrText xml:space="preserve"> PAGEREF _Toc239313226 \h </w:instrText>
        </w:r>
        <w:r>
          <w:rPr>
            <w:noProof/>
            <w:webHidden/>
          </w:rPr>
        </w:r>
        <w:r>
          <w:rPr>
            <w:noProof/>
            <w:webHidden/>
          </w:rPr>
          <w:fldChar w:fldCharType="separate"/>
        </w:r>
        <w:r>
          <w:rPr>
            <w:noProof/>
            <w:webHidden/>
          </w:rPr>
          <w:t>42</w:t>
        </w:r>
        <w:r>
          <w:rPr>
            <w:noProof/>
            <w:webHidden/>
          </w:rPr>
          <w:fldChar w:fldCharType="end"/>
        </w:r>
      </w:hyperlink>
    </w:p>
    <w:p w14:paraId="11A7317D" w14:textId="230FB148"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27" w:history="1">
        <w:r w:rsidRPr="00CB3804">
          <w:rPr>
            <w:rStyle w:val="Hyperlink"/>
            <w:noProof/>
          </w:rPr>
          <w:t>9.3.2</w:t>
        </w:r>
        <w:r>
          <w:rPr>
            <w:rFonts w:eastAsiaTheme="minorEastAsia" w:cstheme="minorBidi"/>
            <w:i w:val="0"/>
            <w:iCs w:val="0"/>
            <w:noProof/>
            <w:kern w:val="2"/>
            <w:sz w:val="24"/>
            <w:szCs w:val="24"/>
            <w:lang w:eastAsia="en-GB"/>
            <w14:ligatures w14:val="standardContextual"/>
          </w:rPr>
          <w:tab/>
        </w:r>
        <w:r w:rsidRPr="00CB3804">
          <w:rPr>
            <w:rStyle w:val="Hyperlink"/>
            <w:noProof/>
          </w:rPr>
          <w:t>D2R signals, channels, waveform and procedures</w:t>
        </w:r>
        <w:r>
          <w:rPr>
            <w:noProof/>
            <w:webHidden/>
          </w:rPr>
          <w:tab/>
        </w:r>
        <w:r>
          <w:rPr>
            <w:noProof/>
            <w:webHidden/>
          </w:rPr>
          <w:fldChar w:fldCharType="begin"/>
        </w:r>
        <w:r>
          <w:rPr>
            <w:noProof/>
            <w:webHidden/>
          </w:rPr>
          <w:instrText xml:space="preserve"> PAGEREF _Toc239313227 \h </w:instrText>
        </w:r>
        <w:r>
          <w:rPr>
            <w:noProof/>
            <w:webHidden/>
          </w:rPr>
        </w:r>
        <w:r>
          <w:rPr>
            <w:noProof/>
            <w:webHidden/>
          </w:rPr>
          <w:fldChar w:fldCharType="separate"/>
        </w:r>
        <w:r>
          <w:rPr>
            <w:noProof/>
            <w:webHidden/>
          </w:rPr>
          <w:t>45</w:t>
        </w:r>
        <w:r>
          <w:rPr>
            <w:noProof/>
            <w:webHidden/>
          </w:rPr>
          <w:fldChar w:fldCharType="end"/>
        </w:r>
      </w:hyperlink>
    </w:p>
    <w:p w14:paraId="562252F6" w14:textId="1C514DFB"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28" w:history="1">
        <w:r w:rsidRPr="00CB3804">
          <w:rPr>
            <w:rStyle w:val="Hyperlink"/>
            <w:noProof/>
          </w:rPr>
          <w:t>9.3.3</w:t>
        </w:r>
        <w:r>
          <w:rPr>
            <w:rFonts w:eastAsiaTheme="minorEastAsia" w:cstheme="minorBidi"/>
            <w:i w:val="0"/>
            <w:iCs w:val="0"/>
            <w:noProof/>
            <w:kern w:val="2"/>
            <w:sz w:val="24"/>
            <w:szCs w:val="24"/>
            <w:lang w:eastAsia="en-GB"/>
            <w14:ligatures w14:val="standardContextual"/>
          </w:rPr>
          <w:tab/>
        </w:r>
        <w:r w:rsidRPr="00CB3804">
          <w:rPr>
            <w:rStyle w:val="Hyperlink"/>
            <w:noProof/>
          </w:rPr>
          <w:t>Other procedures</w:t>
        </w:r>
        <w:r>
          <w:rPr>
            <w:noProof/>
            <w:webHidden/>
          </w:rPr>
          <w:tab/>
        </w:r>
        <w:r>
          <w:rPr>
            <w:noProof/>
            <w:webHidden/>
          </w:rPr>
          <w:fldChar w:fldCharType="begin"/>
        </w:r>
        <w:r>
          <w:rPr>
            <w:noProof/>
            <w:webHidden/>
          </w:rPr>
          <w:instrText xml:space="preserve"> PAGEREF _Toc239313228 \h </w:instrText>
        </w:r>
        <w:r>
          <w:rPr>
            <w:noProof/>
            <w:webHidden/>
          </w:rPr>
        </w:r>
        <w:r>
          <w:rPr>
            <w:noProof/>
            <w:webHidden/>
          </w:rPr>
          <w:fldChar w:fldCharType="separate"/>
        </w:r>
        <w:r>
          <w:rPr>
            <w:noProof/>
            <w:webHidden/>
          </w:rPr>
          <w:t>48</w:t>
        </w:r>
        <w:r>
          <w:rPr>
            <w:noProof/>
            <w:webHidden/>
          </w:rPr>
          <w:fldChar w:fldCharType="end"/>
        </w:r>
      </w:hyperlink>
    </w:p>
    <w:p w14:paraId="7DD59D4D" w14:textId="2C40246F" w:rsidR="00E91FE0" w:rsidRDefault="00E91FE0">
      <w:pPr>
        <w:pStyle w:val="TOC2"/>
        <w:tabs>
          <w:tab w:val="left" w:pos="800"/>
          <w:tab w:val="right" w:leader="dot" w:pos="10456"/>
        </w:tabs>
        <w:rPr>
          <w:rFonts w:eastAsiaTheme="minorEastAsia" w:cstheme="minorBidi"/>
          <w:smallCaps w:val="0"/>
          <w:noProof/>
          <w:kern w:val="2"/>
          <w:sz w:val="24"/>
          <w:szCs w:val="24"/>
          <w:lang w:eastAsia="en-GB"/>
          <w14:ligatures w14:val="standardContextual"/>
        </w:rPr>
      </w:pPr>
      <w:hyperlink w:anchor="_Toc239313229" w:history="1">
        <w:r w:rsidRPr="00CB3804">
          <w:rPr>
            <w:rStyle w:val="Hyperlink"/>
            <w:rFonts w:eastAsia="DengXian"/>
            <w:noProof/>
            <w:lang w:val="en-US" w:eastAsia="zh-CN"/>
          </w:rPr>
          <w:t>9.4</w:t>
        </w:r>
        <w:r>
          <w:rPr>
            <w:rFonts w:eastAsiaTheme="minorEastAsia" w:cstheme="minorBidi"/>
            <w:smallCaps w:val="0"/>
            <w:noProof/>
            <w:kern w:val="2"/>
            <w:sz w:val="24"/>
            <w:szCs w:val="24"/>
            <w:lang w:eastAsia="en-GB"/>
            <w14:ligatures w14:val="standardContextual"/>
          </w:rPr>
          <w:tab/>
        </w:r>
        <w:r w:rsidRPr="00CB3804">
          <w:rPr>
            <w:rStyle w:val="Hyperlink"/>
            <w:rFonts w:eastAsia="DengXian"/>
            <w:noProof/>
            <w:lang w:val="en-US" w:eastAsia="zh-CN"/>
          </w:rPr>
          <w:t>GNSS resilient NR-NTN operation</w:t>
        </w:r>
        <w:r>
          <w:rPr>
            <w:noProof/>
            <w:webHidden/>
          </w:rPr>
          <w:tab/>
        </w:r>
        <w:r>
          <w:rPr>
            <w:noProof/>
            <w:webHidden/>
          </w:rPr>
          <w:fldChar w:fldCharType="begin"/>
        </w:r>
        <w:r>
          <w:rPr>
            <w:noProof/>
            <w:webHidden/>
          </w:rPr>
          <w:instrText xml:space="preserve"> PAGEREF _Toc239313229 \h </w:instrText>
        </w:r>
        <w:r>
          <w:rPr>
            <w:noProof/>
            <w:webHidden/>
          </w:rPr>
        </w:r>
        <w:r>
          <w:rPr>
            <w:noProof/>
            <w:webHidden/>
          </w:rPr>
          <w:fldChar w:fldCharType="separate"/>
        </w:r>
        <w:r>
          <w:rPr>
            <w:noProof/>
            <w:webHidden/>
          </w:rPr>
          <w:t>51</w:t>
        </w:r>
        <w:r>
          <w:rPr>
            <w:noProof/>
            <w:webHidden/>
          </w:rPr>
          <w:fldChar w:fldCharType="end"/>
        </w:r>
      </w:hyperlink>
    </w:p>
    <w:p w14:paraId="07008F6F" w14:textId="4894BEC7"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30" w:history="1">
        <w:r w:rsidRPr="00CB3804">
          <w:rPr>
            <w:rStyle w:val="Hyperlink"/>
            <w:noProof/>
            <w:lang w:val="en-US" w:eastAsia="zh-CN"/>
          </w:rPr>
          <w:t>9.4.1</w:t>
        </w:r>
        <w:r>
          <w:rPr>
            <w:rFonts w:eastAsiaTheme="minorEastAsia" w:cstheme="minorBidi"/>
            <w:i w:val="0"/>
            <w:iCs w:val="0"/>
            <w:noProof/>
            <w:kern w:val="2"/>
            <w:sz w:val="24"/>
            <w:szCs w:val="24"/>
            <w:lang w:eastAsia="en-GB"/>
            <w14:ligatures w14:val="standardContextual"/>
          </w:rPr>
          <w:tab/>
        </w:r>
        <w:r w:rsidRPr="00CB3804">
          <w:rPr>
            <w:rStyle w:val="Hyperlink"/>
            <w:noProof/>
          </w:rPr>
          <w:t xml:space="preserve">GNSS </w:t>
        </w:r>
        <w:r w:rsidRPr="00CB3804">
          <w:rPr>
            <w:rStyle w:val="Hyperlink"/>
            <w:noProof/>
            <w:lang w:val="en-US" w:eastAsia="zh-CN"/>
          </w:rPr>
          <w:t>resilient NR-NTN operation</w:t>
        </w:r>
        <w:r>
          <w:rPr>
            <w:noProof/>
            <w:webHidden/>
          </w:rPr>
          <w:tab/>
        </w:r>
        <w:r>
          <w:rPr>
            <w:noProof/>
            <w:webHidden/>
          </w:rPr>
          <w:fldChar w:fldCharType="begin"/>
        </w:r>
        <w:r>
          <w:rPr>
            <w:noProof/>
            <w:webHidden/>
          </w:rPr>
          <w:instrText xml:space="preserve"> PAGEREF _Toc239313230 \h </w:instrText>
        </w:r>
        <w:r>
          <w:rPr>
            <w:noProof/>
            <w:webHidden/>
          </w:rPr>
        </w:r>
        <w:r>
          <w:rPr>
            <w:noProof/>
            <w:webHidden/>
          </w:rPr>
          <w:fldChar w:fldCharType="separate"/>
        </w:r>
        <w:r>
          <w:rPr>
            <w:noProof/>
            <w:webHidden/>
          </w:rPr>
          <w:t>51</w:t>
        </w:r>
        <w:r>
          <w:rPr>
            <w:noProof/>
            <w:webHidden/>
          </w:rPr>
          <w:fldChar w:fldCharType="end"/>
        </w:r>
      </w:hyperlink>
    </w:p>
    <w:p w14:paraId="3B8B3D90" w14:textId="5D15A070" w:rsidR="00E91FE0" w:rsidRDefault="00E91FE0">
      <w:pPr>
        <w:pStyle w:val="TOC1"/>
        <w:tabs>
          <w:tab w:val="left" w:pos="600"/>
          <w:tab w:val="right" w:leader="dot" w:pos="10456"/>
        </w:tabs>
        <w:rPr>
          <w:rFonts w:eastAsiaTheme="minorEastAsia" w:cstheme="minorBidi"/>
          <w:b w:val="0"/>
          <w:bCs w:val="0"/>
          <w:caps w:val="0"/>
          <w:noProof/>
          <w:kern w:val="2"/>
          <w:sz w:val="24"/>
          <w:szCs w:val="24"/>
          <w:lang w:eastAsia="en-GB"/>
          <w14:ligatures w14:val="standardContextual"/>
        </w:rPr>
      </w:pPr>
      <w:hyperlink w:anchor="_Toc239313231" w:history="1">
        <w:r w:rsidRPr="00CB3804">
          <w:rPr>
            <w:rStyle w:val="Hyperlink"/>
            <w:noProof/>
          </w:rPr>
          <w:t>10</w:t>
        </w:r>
        <w:r>
          <w:rPr>
            <w:rFonts w:eastAsiaTheme="minorEastAsia" w:cstheme="minorBidi"/>
            <w:b w:val="0"/>
            <w:bCs w:val="0"/>
            <w:caps w:val="0"/>
            <w:noProof/>
            <w:kern w:val="2"/>
            <w:sz w:val="24"/>
            <w:szCs w:val="24"/>
            <w:lang w:eastAsia="en-GB"/>
            <w14:ligatures w14:val="standardContextual"/>
          </w:rPr>
          <w:tab/>
        </w:r>
        <w:r w:rsidRPr="00CB3804">
          <w:rPr>
            <w:rStyle w:val="Hyperlink"/>
            <w:noProof/>
          </w:rPr>
          <w:t>Rel-20 Study of 6GR</w:t>
        </w:r>
        <w:r>
          <w:rPr>
            <w:noProof/>
            <w:webHidden/>
          </w:rPr>
          <w:tab/>
        </w:r>
        <w:r>
          <w:rPr>
            <w:noProof/>
            <w:webHidden/>
          </w:rPr>
          <w:fldChar w:fldCharType="begin"/>
        </w:r>
        <w:r>
          <w:rPr>
            <w:noProof/>
            <w:webHidden/>
          </w:rPr>
          <w:instrText xml:space="preserve"> PAGEREF _Toc239313231 \h </w:instrText>
        </w:r>
        <w:r>
          <w:rPr>
            <w:noProof/>
            <w:webHidden/>
          </w:rPr>
        </w:r>
        <w:r>
          <w:rPr>
            <w:noProof/>
            <w:webHidden/>
          </w:rPr>
          <w:fldChar w:fldCharType="separate"/>
        </w:r>
        <w:r>
          <w:rPr>
            <w:noProof/>
            <w:webHidden/>
          </w:rPr>
          <w:t>54</w:t>
        </w:r>
        <w:r>
          <w:rPr>
            <w:noProof/>
            <w:webHidden/>
          </w:rPr>
          <w:fldChar w:fldCharType="end"/>
        </w:r>
      </w:hyperlink>
    </w:p>
    <w:p w14:paraId="67C5858B" w14:textId="49C632CC"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32" w:history="1">
        <w:r w:rsidRPr="00CB3804">
          <w:rPr>
            <w:rStyle w:val="Hyperlink"/>
            <w:noProof/>
          </w:rPr>
          <w:t>10.1</w:t>
        </w:r>
        <w:r>
          <w:rPr>
            <w:rFonts w:eastAsiaTheme="minorEastAsia" w:cstheme="minorBidi"/>
            <w:smallCaps w:val="0"/>
            <w:noProof/>
            <w:kern w:val="2"/>
            <w:sz w:val="24"/>
            <w:szCs w:val="24"/>
            <w:lang w:eastAsia="en-GB"/>
            <w14:ligatures w14:val="standardContextual"/>
          </w:rPr>
          <w:tab/>
        </w:r>
        <w:r w:rsidRPr="00CB3804">
          <w:rPr>
            <w:rStyle w:val="Hyperlink"/>
            <w:noProof/>
          </w:rPr>
          <w:t>Tasks from RP#111</w:t>
        </w:r>
        <w:r>
          <w:rPr>
            <w:noProof/>
            <w:webHidden/>
          </w:rPr>
          <w:tab/>
        </w:r>
        <w:r>
          <w:rPr>
            <w:noProof/>
            <w:webHidden/>
          </w:rPr>
          <w:fldChar w:fldCharType="begin"/>
        </w:r>
        <w:r>
          <w:rPr>
            <w:noProof/>
            <w:webHidden/>
          </w:rPr>
          <w:instrText xml:space="preserve"> PAGEREF _Toc239313232 \h </w:instrText>
        </w:r>
        <w:r>
          <w:rPr>
            <w:noProof/>
            <w:webHidden/>
          </w:rPr>
        </w:r>
        <w:r>
          <w:rPr>
            <w:noProof/>
            <w:webHidden/>
          </w:rPr>
          <w:fldChar w:fldCharType="separate"/>
        </w:r>
        <w:r>
          <w:rPr>
            <w:noProof/>
            <w:webHidden/>
          </w:rPr>
          <w:t>54</w:t>
        </w:r>
        <w:r>
          <w:rPr>
            <w:noProof/>
            <w:webHidden/>
          </w:rPr>
          <w:fldChar w:fldCharType="end"/>
        </w:r>
      </w:hyperlink>
    </w:p>
    <w:p w14:paraId="1FA1033C" w14:textId="7BEFBF76"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33" w:history="1">
        <w:r w:rsidRPr="00CB3804">
          <w:rPr>
            <w:rStyle w:val="Hyperlink"/>
            <w:rFonts w:eastAsia="DengXian"/>
            <w:noProof/>
            <w:lang w:val="en-US" w:eastAsia="zh-CN"/>
          </w:rPr>
          <w:t>10.2</w:t>
        </w:r>
        <w:r>
          <w:rPr>
            <w:rFonts w:eastAsiaTheme="minorEastAsia" w:cstheme="minorBidi"/>
            <w:smallCaps w:val="0"/>
            <w:noProof/>
            <w:kern w:val="2"/>
            <w:sz w:val="24"/>
            <w:szCs w:val="24"/>
            <w:lang w:eastAsia="en-GB"/>
            <w14:ligatures w14:val="standardContextual"/>
          </w:rPr>
          <w:tab/>
        </w:r>
        <w:r w:rsidRPr="00CB3804">
          <w:rPr>
            <w:rStyle w:val="Hyperlink"/>
            <w:noProof/>
          </w:rPr>
          <w:t xml:space="preserve">Waveform </w:t>
        </w:r>
        <w:r w:rsidRPr="00CB3804">
          <w:rPr>
            <w:rStyle w:val="Hyperlink"/>
            <w:rFonts w:eastAsia="DengXian"/>
            <w:noProof/>
            <w:lang w:val="en-US" w:eastAsia="zh-CN"/>
          </w:rPr>
          <w:t>for 6GR air interface</w:t>
        </w:r>
        <w:r>
          <w:rPr>
            <w:noProof/>
            <w:webHidden/>
          </w:rPr>
          <w:tab/>
        </w:r>
        <w:r>
          <w:rPr>
            <w:noProof/>
            <w:webHidden/>
          </w:rPr>
          <w:fldChar w:fldCharType="begin"/>
        </w:r>
        <w:r>
          <w:rPr>
            <w:noProof/>
            <w:webHidden/>
          </w:rPr>
          <w:instrText xml:space="preserve"> PAGEREF _Toc239313233 \h </w:instrText>
        </w:r>
        <w:r>
          <w:rPr>
            <w:noProof/>
            <w:webHidden/>
          </w:rPr>
        </w:r>
        <w:r>
          <w:rPr>
            <w:noProof/>
            <w:webHidden/>
          </w:rPr>
          <w:fldChar w:fldCharType="separate"/>
        </w:r>
        <w:r>
          <w:rPr>
            <w:noProof/>
            <w:webHidden/>
          </w:rPr>
          <w:t>55</w:t>
        </w:r>
        <w:r>
          <w:rPr>
            <w:noProof/>
            <w:webHidden/>
          </w:rPr>
          <w:fldChar w:fldCharType="end"/>
        </w:r>
      </w:hyperlink>
    </w:p>
    <w:p w14:paraId="7F05D130" w14:textId="50896FA7"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34" w:history="1">
        <w:r w:rsidRPr="00CB3804">
          <w:rPr>
            <w:rStyle w:val="Hyperlink"/>
            <w:noProof/>
          </w:rPr>
          <w:t>10.2.1</w:t>
        </w:r>
        <w:r>
          <w:rPr>
            <w:rFonts w:eastAsiaTheme="minorEastAsia" w:cstheme="minorBidi"/>
            <w:i w:val="0"/>
            <w:iCs w:val="0"/>
            <w:noProof/>
            <w:kern w:val="2"/>
            <w:sz w:val="24"/>
            <w:szCs w:val="24"/>
            <w:lang w:eastAsia="en-GB"/>
            <w14:ligatures w14:val="standardContextual"/>
          </w:rPr>
          <w:tab/>
        </w:r>
        <w:r w:rsidRPr="00CB3804">
          <w:rPr>
            <w:rStyle w:val="Hyperlink"/>
            <w:noProof/>
          </w:rPr>
          <w:t>Waveform</w:t>
        </w:r>
        <w:r>
          <w:rPr>
            <w:noProof/>
            <w:webHidden/>
          </w:rPr>
          <w:tab/>
        </w:r>
        <w:r>
          <w:rPr>
            <w:noProof/>
            <w:webHidden/>
          </w:rPr>
          <w:fldChar w:fldCharType="begin"/>
        </w:r>
        <w:r>
          <w:rPr>
            <w:noProof/>
            <w:webHidden/>
          </w:rPr>
          <w:instrText xml:space="preserve"> PAGEREF _Toc239313234 \h </w:instrText>
        </w:r>
        <w:r>
          <w:rPr>
            <w:noProof/>
            <w:webHidden/>
          </w:rPr>
        </w:r>
        <w:r>
          <w:rPr>
            <w:noProof/>
            <w:webHidden/>
          </w:rPr>
          <w:fldChar w:fldCharType="separate"/>
        </w:r>
        <w:r>
          <w:rPr>
            <w:noProof/>
            <w:webHidden/>
          </w:rPr>
          <w:t>55</w:t>
        </w:r>
        <w:r>
          <w:rPr>
            <w:noProof/>
            <w:webHidden/>
          </w:rPr>
          <w:fldChar w:fldCharType="end"/>
        </w:r>
      </w:hyperlink>
    </w:p>
    <w:p w14:paraId="1D3707B7" w14:textId="1A543B88"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35" w:history="1">
        <w:r w:rsidRPr="00CB3804">
          <w:rPr>
            <w:rStyle w:val="Hyperlink"/>
            <w:noProof/>
          </w:rPr>
          <w:t>10.3</w:t>
        </w:r>
        <w:r>
          <w:rPr>
            <w:rFonts w:eastAsiaTheme="minorEastAsia" w:cstheme="minorBidi"/>
            <w:smallCaps w:val="0"/>
            <w:noProof/>
            <w:kern w:val="2"/>
            <w:sz w:val="24"/>
            <w:szCs w:val="24"/>
            <w:lang w:eastAsia="en-GB"/>
            <w14:ligatures w14:val="standardContextual"/>
          </w:rPr>
          <w:tab/>
        </w:r>
        <w:r w:rsidRPr="00CB3804">
          <w:rPr>
            <w:rStyle w:val="Hyperlink"/>
            <w:noProof/>
          </w:rPr>
          <w:t>Channel coding and modulation for 6GR interface</w:t>
        </w:r>
        <w:r>
          <w:rPr>
            <w:noProof/>
            <w:webHidden/>
          </w:rPr>
          <w:tab/>
        </w:r>
        <w:r>
          <w:rPr>
            <w:noProof/>
            <w:webHidden/>
          </w:rPr>
          <w:fldChar w:fldCharType="begin"/>
        </w:r>
        <w:r>
          <w:rPr>
            <w:noProof/>
            <w:webHidden/>
          </w:rPr>
          <w:instrText xml:space="preserve"> PAGEREF _Toc239313235 \h </w:instrText>
        </w:r>
        <w:r>
          <w:rPr>
            <w:noProof/>
            <w:webHidden/>
          </w:rPr>
        </w:r>
        <w:r>
          <w:rPr>
            <w:noProof/>
            <w:webHidden/>
          </w:rPr>
          <w:fldChar w:fldCharType="separate"/>
        </w:r>
        <w:r>
          <w:rPr>
            <w:noProof/>
            <w:webHidden/>
          </w:rPr>
          <w:t>56</w:t>
        </w:r>
        <w:r>
          <w:rPr>
            <w:noProof/>
            <w:webHidden/>
          </w:rPr>
          <w:fldChar w:fldCharType="end"/>
        </w:r>
      </w:hyperlink>
    </w:p>
    <w:p w14:paraId="632FB2E6" w14:textId="41BC512D"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36" w:history="1">
        <w:r w:rsidRPr="00CB3804">
          <w:rPr>
            <w:rStyle w:val="Hyperlink"/>
            <w:noProof/>
          </w:rPr>
          <w:t>10.3.1</w:t>
        </w:r>
        <w:r>
          <w:rPr>
            <w:rFonts w:eastAsiaTheme="minorEastAsia" w:cstheme="minorBidi"/>
            <w:i w:val="0"/>
            <w:iCs w:val="0"/>
            <w:noProof/>
            <w:kern w:val="2"/>
            <w:sz w:val="24"/>
            <w:szCs w:val="24"/>
            <w:lang w:eastAsia="en-GB"/>
            <w14:ligatures w14:val="standardContextual"/>
          </w:rPr>
          <w:tab/>
        </w:r>
        <w:r w:rsidRPr="00CB3804">
          <w:rPr>
            <w:rStyle w:val="Hyperlink"/>
            <w:noProof/>
          </w:rPr>
          <w:t>Channel coding</w:t>
        </w:r>
        <w:r>
          <w:rPr>
            <w:noProof/>
            <w:webHidden/>
          </w:rPr>
          <w:tab/>
        </w:r>
        <w:r>
          <w:rPr>
            <w:noProof/>
            <w:webHidden/>
          </w:rPr>
          <w:fldChar w:fldCharType="begin"/>
        </w:r>
        <w:r>
          <w:rPr>
            <w:noProof/>
            <w:webHidden/>
          </w:rPr>
          <w:instrText xml:space="preserve"> PAGEREF _Toc239313236 \h </w:instrText>
        </w:r>
        <w:r>
          <w:rPr>
            <w:noProof/>
            <w:webHidden/>
          </w:rPr>
        </w:r>
        <w:r>
          <w:rPr>
            <w:noProof/>
            <w:webHidden/>
          </w:rPr>
          <w:fldChar w:fldCharType="separate"/>
        </w:r>
        <w:r>
          <w:rPr>
            <w:noProof/>
            <w:webHidden/>
          </w:rPr>
          <w:t>56</w:t>
        </w:r>
        <w:r>
          <w:rPr>
            <w:noProof/>
            <w:webHidden/>
          </w:rPr>
          <w:fldChar w:fldCharType="end"/>
        </w:r>
      </w:hyperlink>
    </w:p>
    <w:p w14:paraId="37EEFCF8" w14:textId="6DB2B0E0"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37" w:history="1">
        <w:r w:rsidRPr="00CB3804">
          <w:rPr>
            <w:rStyle w:val="Hyperlink"/>
            <w:noProof/>
            <w:lang w:val="en-US"/>
          </w:rPr>
          <w:t>10.3.2</w:t>
        </w:r>
        <w:r>
          <w:rPr>
            <w:rFonts w:eastAsiaTheme="minorEastAsia" w:cstheme="minorBidi"/>
            <w:i w:val="0"/>
            <w:iCs w:val="0"/>
            <w:noProof/>
            <w:kern w:val="2"/>
            <w:sz w:val="24"/>
            <w:szCs w:val="24"/>
            <w:lang w:eastAsia="en-GB"/>
            <w14:ligatures w14:val="standardContextual"/>
          </w:rPr>
          <w:tab/>
        </w:r>
        <w:r w:rsidRPr="00CB3804">
          <w:rPr>
            <w:rStyle w:val="Hyperlink"/>
            <w:noProof/>
          </w:rPr>
          <w:t xml:space="preserve">Modulation, </w:t>
        </w:r>
        <w:r w:rsidRPr="00CB3804">
          <w:rPr>
            <w:rStyle w:val="Hyperlink"/>
            <w:noProof/>
            <w:lang w:val="en-US"/>
          </w:rPr>
          <w:t>Joint channel coding and modulation</w:t>
        </w:r>
        <w:r>
          <w:rPr>
            <w:noProof/>
            <w:webHidden/>
          </w:rPr>
          <w:tab/>
        </w:r>
        <w:r>
          <w:rPr>
            <w:noProof/>
            <w:webHidden/>
          </w:rPr>
          <w:fldChar w:fldCharType="begin"/>
        </w:r>
        <w:r>
          <w:rPr>
            <w:noProof/>
            <w:webHidden/>
          </w:rPr>
          <w:instrText xml:space="preserve"> PAGEREF _Toc239313237 \h </w:instrText>
        </w:r>
        <w:r>
          <w:rPr>
            <w:noProof/>
            <w:webHidden/>
          </w:rPr>
        </w:r>
        <w:r>
          <w:rPr>
            <w:noProof/>
            <w:webHidden/>
          </w:rPr>
          <w:fldChar w:fldCharType="separate"/>
        </w:r>
        <w:r>
          <w:rPr>
            <w:noProof/>
            <w:webHidden/>
          </w:rPr>
          <w:t>60</w:t>
        </w:r>
        <w:r>
          <w:rPr>
            <w:noProof/>
            <w:webHidden/>
          </w:rPr>
          <w:fldChar w:fldCharType="end"/>
        </w:r>
      </w:hyperlink>
    </w:p>
    <w:p w14:paraId="666B80A5" w14:textId="3DD08A8E"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38" w:history="1">
        <w:r w:rsidRPr="00CB3804">
          <w:rPr>
            <w:rStyle w:val="Hyperlink"/>
            <w:noProof/>
          </w:rPr>
          <w:t>10.4</w:t>
        </w:r>
        <w:r>
          <w:rPr>
            <w:rFonts w:eastAsiaTheme="minorEastAsia" w:cstheme="minorBidi"/>
            <w:smallCaps w:val="0"/>
            <w:noProof/>
            <w:kern w:val="2"/>
            <w:sz w:val="24"/>
            <w:szCs w:val="24"/>
            <w:lang w:eastAsia="en-GB"/>
            <w14:ligatures w14:val="standardContextual"/>
          </w:rPr>
          <w:tab/>
        </w:r>
        <w:r w:rsidRPr="00CB3804">
          <w:rPr>
            <w:rStyle w:val="Hyperlink"/>
            <w:noProof/>
          </w:rPr>
          <w:t>Multiple carrier operation</w:t>
        </w:r>
        <w:r>
          <w:rPr>
            <w:noProof/>
            <w:webHidden/>
          </w:rPr>
          <w:tab/>
        </w:r>
        <w:r>
          <w:rPr>
            <w:noProof/>
            <w:webHidden/>
          </w:rPr>
          <w:fldChar w:fldCharType="begin"/>
        </w:r>
        <w:r>
          <w:rPr>
            <w:noProof/>
            <w:webHidden/>
          </w:rPr>
          <w:instrText xml:space="preserve"> PAGEREF _Toc239313238 \h </w:instrText>
        </w:r>
        <w:r>
          <w:rPr>
            <w:noProof/>
            <w:webHidden/>
          </w:rPr>
        </w:r>
        <w:r>
          <w:rPr>
            <w:noProof/>
            <w:webHidden/>
          </w:rPr>
          <w:fldChar w:fldCharType="separate"/>
        </w:r>
        <w:r>
          <w:rPr>
            <w:noProof/>
            <w:webHidden/>
          </w:rPr>
          <w:t>72</w:t>
        </w:r>
        <w:r>
          <w:rPr>
            <w:noProof/>
            <w:webHidden/>
          </w:rPr>
          <w:fldChar w:fldCharType="end"/>
        </w:r>
      </w:hyperlink>
    </w:p>
    <w:p w14:paraId="45332FE1" w14:textId="78A92510"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39" w:history="1">
        <w:r w:rsidRPr="00CB3804">
          <w:rPr>
            <w:rStyle w:val="Hyperlink"/>
            <w:noProof/>
          </w:rPr>
          <w:t>10.4.1</w:t>
        </w:r>
        <w:r>
          <w:rPr>
            <w:rFonts w:eastAsiaTheme="minorEastAsia" w:cstheme="minorBidi"/>
            <w:i w:val="0"/>
            <w:iCs w:val="0"/>
            <w:noProof/>
            <w:kern w:val="2"/>
            <w:sz w:val="24"/>
            <w:szCs w:val="24"/>
            <w:lang w:eastAsia="en-GB"/>
            <w14:ligatures w14:val="standardContextual"/>
          </w:rPr>
          <w:tab/>
        </w:r>
        <w:r w:rsidRPr="00CB3804">
          <w:rPr>
            <w:rStyle w:val="Hyperlink"/>
            <w:noProof/>
          </w:rPr>
          <w:t>Operation in idle mode</w:t>
        </w:r>
        <w:r>
          <w:rPr>
            <w:noProof/>
            <w:webHidden/>
          </w:rPr>
          <w:tab/>
        </w:r>
        <w:r>
          <w:rPr>
            <w:noProof/>
            <w:webHidden/>
          </w:rPr>
          <w:fldChar w:fldCharType="begin"/>
        </w:r>
        <w:r>
          <w:rPr>
            <w:noProof/>
            <w:webHidden/>
          </w:rPr>
          <w:instrText xml:space="preserve"> PAGEREF _Toc239313239 \h </w:instrText>
        </w:r>
        <w:r>
          <w:rPr>
            <w:noProof/>
            <w:webHidden/>
          </w:rPr>
        </w:r>
        <w:r>
          <w:rPr>
            <w:noProof/>
            <w:webHidden/>
          </w:rPr>
          <w:fldChar w:fldCharType="separate"/>
        </w:r>
        <w:r>
          <w:rPr>
            <w:noProof/>
            <w:webHidden/>
          </w:rPr>
          <w:t>72</w:t>
        </w:r>
        <w:r>
          <w:rPr>
            <w:noProof/>
            <w:webHidden/>
          </w:rPr>
          <w:fldChar w:fldCharType="end"/>
        </w:r>
      </w:hyperlink>
    </w:p>
    <w:p w14:paraId="57C0A0D4" w14:textId="7224B7F9"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40" w:history="1">
        <w:r w:rsidRPr="00CB3804">
          <w:rPr>
            <w:rStyle w:val="Hyperlink"/>
            <w:noProof/>
          </w:rPr>
          <w:t>10.4.2</w:t>
        </w:r>
        <w:r>
          <w:rPr>
            <w:rFonts w:eastAsiaTheme="minorEastAsia" w:cstheme="minorBidi"/>
            <w:i w:val="0"/>
            <w:iCs w:val="0"/>
            <w:noProof/>
            <w:kern w:val="2"/>
            <w:sz w:val="24"/>
            <w:szCs w:val="24"/>
            <w:lang w:eastAsia="en-GB"/>
            <w14:ligatures w14:val="standardContextual"/>
          </w:rPr>
          <w:tab/>
        </w:r>
        <w:r w:rsidRPr="00CB3804">
          <w:rPr>
            <w:rStyle w:val="Hyperlink"/>
            <w:noProof/>
          </w:rPr>
          <w:t>Operation in connected mode</w:t>
        </w:r>
        <w:r>
          <w:rPr>
            <w:noProof/>
            <w:webHidden/>
          </w:rPr>
          <w:tab/>
        </w:r>
        <w:r>
          <w:rPr>
            <w:noProof/>
            <w:webHidden/>
          </w:rPr>
          <w:fldChar w:fldCharType="begin"/>
        </w:r>
        <w:r>
          <w:rPr>
            <w:noProof/>
            <w:webHidden/>
          </w:rPr>
          <w:instrText xml:space="preserve"> PAGEREF _Toc239313240 \h </w:instrText>
        </w:r>
        <w:r>
          <w:rPr>
            <w:noProof/>
            <w:webHidden/>
          </w:rPr>
        </w:r>
        <w:r>
          <w:rPr>
            <w:noProof/>
            <w:webHidden/>
          </w:rPr>
          <w:fldChar w:fldCharType="separate"/>
        </w:r>
        <w:r>
          <w:rPr>
            <w:noProof/>
            <w:webHidden/>
          </w:rPr>
          <w:t>74</w:t>
        </w:r>
        <w:r>
          <w:rPr>
            <w:noProof/>
            <w:webHidden/>
          </w:rPr>
          <w:fldChar w:fldCharType="end"/>
        </w:r>
      </w:hyperlink>
    </w:p>
    <w:p w14:paraId="13E6D9E8" w14:textId="33846EE0"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41" w:history="1">
        <w:r w:rsidRPr="00CB3804">
          <w:rPr>
            <w:rStyle w:val="Hyperlink"/>
            <w:noProof/>
          </w:rPr>
          <w:t>10.5</w:t>
        </w:r>
        <w:r>
          <w:rPr>
            <w:rFonts w:eastAsiaTheme="minorEastAsia" w:cstheme="minorBidi"/>
            <w:smallCaps w:val="0"/>
            <w:noProof/>
            <w:kern w:val="2"/>
            <w:sz w:val="24"/>
            <w:szCs w:val="24"/>
            <w:lang w:eastAsia="en-GB"/>
            <w14:ligatures w14:val="standardContextual"/>
          </w:rPr>
          <w:tab/>
        </w:r>
        <w:r w:rsidRPr="00CB3804">
          <w:rPr>
            <w:rStyle w:val="Hyperlink"/>
            <w:noProof/>
          </w:rPr>
          <w:t>Multi-antenna system</w:t>
        </w:r>
        <w:r>
          <w:rPr>
            <w:noProof/>
            <w:webHidden/>
          </w:rPr>
          <w:tab/>
        </w:r>
        <w:r>
          <w:rPr>
            <w:noProof/>
            <w:webHidden/>
          </w:rPr>
          <w:fldChar w:fldCharType="begin"/>
        </w:r>
        <w:r>
          <w:rPr>
            <w:noProof/>
            <w:webHidden/>
          </w:rPr>
          <w:instrText xml:space="preserve"> PAGEREF _Toc239313241 \h </w:instrText>
        </w:r>
        <w:r>
          <w:rPr>
            <w:noProof/>
            <w:webHidden/>
          </w:rPr>
        </w:r>
        <w:r>
          <w:rPr>
            <w:noProof/>
            <w:webHidden/>
          </w:rPr>
          <w:fldChar w:fldCharType="separate"/>
        </w:r>
        <w:r>
          <w:rPr>
            <w:noProof/>
            <w:webHidden/>
          </w:rPr>
          <w:t>76</w:t>
        </w:r>
        <w:r>
          <w:rPr>
            <w:noProof/>
            <w:webHidden/>
          </w:rPr>
          <w:fldChar w:fldCharType="end"/>
        </w:r>
      </w:hyperlink>
    </w:p>
    <w:p w14:paraId="1A425A8C" w14:textId="26668ACA"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42" w:history="1">
        <w:r w:rsidRPr="00CB3804">
          <w:rPr>
            <w:rStyle w:val="Hyperlink"/>
            <w:noProof/>
          </w:rPr>
          <w:t>10.5.1</w:t>
        </w:r>
        <w:r>
          <w:rPr>
            <w:rFonts w:eastAsiaTheme="minorEastAsia" w:cstheme="minorBidi"/>
            <w:i w:val="0"/>
            <w:iCs w:val="0"/>
            <w:noProof/>
            <w:kern w:val="2"/>
            <w:sz w:val="24"/>
            <w:szCs w:val="24"/>
            <w:lang w:eastAsia="en-GB"/>
            <w14:ligatures w14:val="standardContextual"/>
          </w:rPr>
          <w:tab/>
        </w:r>
        <w:r w:rsidRPr="00CB3804">
          <w:rPr>
            <w:rStyle w:val="Hyperlink"/>
            <w:noProof/>
          </w:rPr>
          <w:t>Initial access and mobility</w:t>
        </w:r>
        <w:r>
          <w:rPr>
            <w:noProof/>
            <w:webHidden/>
          </w:rPr>
          <w:tab/>
        </w:r>
        <w:r>
          <w:rPr>
            <w:noProof/>
            <w:webHidden/>
          </w:rPr>
          <w:fldChar w:fldCharType="begin"/>
        </w:r>
        <w:r>
          <w:rPr>
            <w:noProof/>
            <w:webHidden/>
          </w:rPr>
          <w:instrText xml:space="preserve"> PAGEREF _Toc239313242 \h </w:instrText>
        </w:r>
        <w:r>
          <w:rPr>
            <w:noProof/>
            <w:webHidden/>
          </w:rPr>
        </w:r>
        <w:r>
          <w:rPr>
            <w:noProof/>
            <w:webHidden/>
          </w:rPr>
          <w:fldChar w:fldCharType="separate"/>
        </w:r>
        <w:r>
          <w:rPr>
            <w:noProof/>
            <w:webHidden/>
          </w:rPr>
          <w:t>76</w:t>
        </w:r>
        <w:r>
          <w:rPr>
            <w:noProof/>
            <w:webHidden/>
          </w:rPr>
          <w:fldChar w:fldCharType="end"/>
        </w:r>
      </w:hyperlink>
    </w:p>
    <w:p w14:paraId="7E986859" w14:textId="2B1AFA4D"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43" w:history="1">
        <w:r w:rsidRPr="00CB3804">
          <w:rPr>
            <w:rStyle w:val="Hyperlink"/>
            <w:noProof/>
          </w:rPr>
          <w:t>10.5.1.1</w:t>
        </w:r>
        <w:r>
          <w:rPr>
            <w:rFonts w:eastAsiaTheme="minorEastAsia" w:cstheme="minorBidi"/>
            <w:noProof/>
            <w:kern w:val="2"/>
            <w:sz w:val="24"/>
            <w:szCs w:val="24"/>
            <w:lang w:eastAsia="en-GB"/>
            <w14:ligatures w14:val="standardContextual"/>
          </w:rPr>
          <w:tab/>
        </w:r>
        <w:r w:rsidRPr="00CB3804">
          <w:rPr>
            <w:rStyle w:val="Hyperlink"/>
            <w:noProof/>
          </w:rPr>
          <w:t>Synchronization acquisition and beam measurement</w:t>
        </w:r>
        <w:r>
          <w:rPr>
            <w:noProof/>
            <w:webHidden/>
          </w:rPr>
          <w:tab/>
        </w:r>
        <w:r>
          <w:rPr>
            <w:noProof/>
            <w:webHidden/>
          </w:rPr>
          <w:fldChar w:fldCharType="begin"/>
        </w:r>
        <w:r>
          <w:rPr>
            <w:noProof/>
            <w:webHidden/>
          </w:rPr>
          <w:instrText xml:space="preserve"> PAGEREF _Toc239313243 \h </w:instrText>
        </w:r>
        <w:r>
          <w:rPr>
            <w:noProof/>
            <w:webHidden/>
          </w:rPr>
        </w:r>
        <w:r>
          <w:rPr>
            <w:noProof/>
            <w:webHidden/>
          </w:rPr>
          <w:fldChar w:fldCharType="separate"/>
        </w:r>
        <w:r>
          <w:rPr>
            <w:noProof/>
            <w:webHidden/>
          </w:rPr>
          <w:t>76</w:t>
        </w:r>
        <w:r>
          <w:rPr>
            <w:noProof/>
            <w:webHidden/>
          </w:rPr>
          <w:fldChar w:fldCharType="end"/>
        </w:r>
      </w:hyperlink>
    </w:p>
    <w:p w14:paraId="37E82714" w14:textId="59FBC3EC"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44" w:history="1">
        <w:r w:rsidRPr="00CB3804">
          <w:rPr>
            <w:rStyle w:val="Hyperlink"/>
            <w:noProof/>
          </w:rPr>
          <w:t>10.5.1.2</w:t>
        </w:r>
        <w:r>
          <w:rPr>
            <w:rFonts w:eastAsiaTheme="minorEastAsia" w:cstheme="minorBidi"/>
            <w:noProof/>
            <w:kern w:val="2"/>
            <w:sz w:val="24"/>
            <w:szCs w:val="24"/>
            <w:lang w:eastAsia="en-GB"/>
            <w14:ligatures w14:val="standardContextual"/>
          </w:rPr>
          <w:tab/>
        </w:r>
        <w:r w:rsidRPr="00CB3804">
          <w:rPr>
            <w:rStyle w:val="Hyperlink"/>
            <w:noProof/>
          </w:rPr>
          <w:t>PRACH and RACH procedure</w:t>
        </w:r>
        <w:r>
          <w:rPr>
            <w:noProof/>
            <w:webHidden/>
          </w:rPr>
          <w:tab/>
        </w:r>
        <w:r>
          <w:rPr>
            <w:noProof/>
            <w:webHidden/>
          </w:rPr>
          <w:fldChar w:fldCharType="begin"/>
        </w:r>
        <w:r>
          <w:rPr>
            <w:noProof/>
            <w:webHidden/>
          </w:rPr>
          <w:instrText xml:space="preserve"> PAGEREF _Toc239313244 \h </w:instrText>
        </w:r>
        <w:r>
          <w:rPr>
            <w:noProof/>
            <w:webHidden/>
          </w:rPr>
        </w:r>
        <w:r>
          <w:rPr>
            <w:noProof/>
            <w:webHidden/>
          </w:rPr>
          <w:fldChar w:fldCharType="separate"/>
        </w:r>
        <w:r>
          <w:rPr>
            <w:noProof/>
            <w:webHidden/>
          </w:rPr>
          <w:t>83</w:t>
        </w:r>
        <w:r>
          <w:rPr>
            <w:noProof/>
            <w:webHidden/>
          </w:rPr>
          <w:fldChar w:fldCharType="end"/>
        </w:r>
      </w:hyperlink>
    </w:p>
    <w:p w14:paraId="602FF0C6" w14:textId="2A8FFFBE"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45" w:history="1">
        <w:r w:rsidRPr="00CB3804">
          <w:rPr>
            <w:rStyle w:val="Hyperlink"/>
            <w:noProof/>
          </w:rPr>
          <w:t>10.5.1.3</w:t>
        </w:r>
        <w:r>
          <w:rPr>
            <w:rFonts w:eastAsiaTheme="minorEastAsia" w:cstheme="minorBidi"/>
            <w:noProof/>
            <w:kern w:val="2"/>
            <w:sz w:val="24"/>
            <w:szCs w:val="24"/>
            <w:lang w:eastAsia="en-GB"/>
            <w14:ligatures w14:val="standardContextual"/>
          </w:rPr>
          <w:tab/>
        </w:r>
        <w:r w:rsidRPr="00CB3804">
          <w:rPr>
            <w:rStyle w:val="Hyperlink"/>
            <w:noProof/>
          </w:rPr>
          <w:t>Bandwidth operation</w:t>
        </w:r>
        <w:r>
          <w:rPr>
            <w:noProof/>
            <w:webHidden/>
          </w:rPr>
          <w:tab/>
        </w:r>
        <w:r>
          <w:rPr>
            <w:noProof/>
            <w:webHidden/>
          </w:rPr>
          <w:fldChar w:fldCharType="begin"/>
        </w:r>
        <w:r>
          <w:rPr>
            <w:noProof/>
            <w:webHidden/>
          </w:rPr>
          <w:instrText xml:space="preserve"> PAGEREF _Toc239313245 \h </w:instrText>
        </w:r>
        <w:r>
          <w:rPr>
            <w:noProof/>
            <w:webHidden/>
          </w:rPr>
        </w:r>
        <w:r>
          <w:rPr>
            <w:noProof/>
            <w:webHidden/>
          </w:rPr>
          <w:fldChar w:fldCharType="separate"/>
        </w:r>
        <w:r>
          <w:rPr>
            <w:noProof/>
            <w:webHidden/>
          </w:rPr>
          <w:t>86</w:t>
        </w:r>
        <w:r>
          <w:rPr>
            <w:noProof/>
            <w:webHidden/>
          </w:rPr>
          <w:fldChar w:fldCharType="end"/>
        </w:r>
      </w:hyperlink>
    </w:p>
    <w:p w14:paraId="2A34B2D9" w14:textId="14CC06B0"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46" w:history="1">
        <w:r w:rsidRPr="00CB3804">
          <w:rPr>
            <w:rStyle w:val="Hyperlink"/>
            <w:noProof/>
          </w:rPr>
          <w:t>10.5.2</w:t>
        </w:r>
        <w:r>
          <w:rPr>
            <w:rFonts w:eastAsiaTheme="minorEastAsia" w:cstheme="minorBidi"/>
            <w:i w:val="0"/>
            <w:iCs w:val="0"/>
            <w:noProof/>
            <w:kern w:val="2"/>
            <w:sz w:val="24"/>
            <w:szCs w:val="24"/>
            <w:lang w:eastAsia="en-GB"/>
            <w14:ligatures w14:val="standardContextual"/>
          </w:rPr>
          <w:tab/>
        </w:r>
        <w:r w:rsidRPr="00CB3804">
          <w:rPr>
            <w:rStyle w:val="Hyperlink"/>
            <w:noProof/>
          </w:rPr>
          <w:t>MIMO operation</w:t>
        </w:r>
        <w:r>
          <w:rPr>
            <w:noProof/>
            <w:webHidden/>
          </w:rPr>
          <w:tab/>
        </w:r>
        <w:r>
          <w:rPr>
            <w:noProof/>
            <w:webHidden/>
          </w:rPr>
          <w:fldChar w:fldCharType="begin"/>
        </w:r>
        <w:r>
          <w:rPr>
            <w:noProof/>
            <w:webHidden/>
          </w:rPr>
          <w:instrText xml:space="preserve"> PAGEREF _Toc239313246 \h </w:instrText>
        </w:r>
        <w:r>
          <w:rPr>
            <w:noProof/>
            <w:webHidden/>
          </w:rPr>
        </w:r>
        <w:r>
          <w:rPr>
            <w:noProof/>
            <w:webHidden/>
          </w:rPr>
          <w:fldChar w:fldCharType="separate"/>
        </w:r>
        <w:r>
          <w:rPr>
            <w:noProof/>
            <w:webHidden/>
          </w:rPr>
          <w:t>87</w:t>
        </w:r>
        <w:r>
          <w:rPr>
            <w:noProof/>
            <w:webHidden/>
          </w:rPr>
          <w:fldChar w:fldCharType="end"/>
        </w:r>
      </w:hyperlink>
    </w:p>
    <w:p w14:paraId="42BDFD48" w14:textId="33F8CE98"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47" w:history="1">
        <w:r w:rsidRPr="00CB3804">
          <w:rPr>
            <w:rStyle w:val="Hyperlink"/>
            <w:noProof/>
          </w:rPr>
          <w:t>10.5.2.1</w:t>
        </w:r>
        <w:r>
          <w:rPr>
            <w:rFonts w:eastAsiaTheme="minorEastAsia" w:cstheme="minorBidi"/>
            <w:noProof/>
            <w:kern w:val="2"/>
            <w:sz w:val="24"/>
            <w:szCs w:val="24"/>
            <w:lang w:eastAsia="en-GB"/>
            <w14:ligatures w14:val="standardContextual"/>
          </w:rPr>
          <w:tab/>
        </w:r>
        <w:r w:rsidRPr="00CB3804">
          <w:rPr>
            <w:rStyle w:val="Hyperlink"/>
            <w:noProof/>
          </w:rPr>
          <w:t>Downlink transmission scheme(s) for downlink control channels</w:t>
        </w:r>
        <w:r>
          <w:rPr>
            <w:noProof/>
            <w:webHidden/>
          </w:rPr>
          <w:tab/>
        </w:r>
        <w:r>
          <w:rPr>
            <w:noProof/>
            <w:webHidden/>
          </w:rPr>
          <w:fldChar w:fldCharType="begin"/>
        </w:r>
        <w:r>
          <w:rPr>
            <w:noProof/>
            <w:webHidden/>
          </w:rPr>
          <w:instrText xml:space="preserve"> PAGEREF _Toc239313247 \h </w:instrText>
        </w:r>
        <w:r>
          <w:rPr>
            <w:noProof/>
            <w:webHidden/>
          </w:rPr>
        </w:r>
        <w:r>
          <w:rPr>
            <w:noProof/>
            <w:webHidden/>
          </w:rPr>
          <w:fldChar w:fldCharType="separate"/>
        </w:r>
        <w:r>
          <w:rPr>
            <w:noProof/>
            <w:webHidden/>
          </w:rPr>
          <w:t>87</w:t>
        </w:r>
        <w:r>
          <w:rPr>
            <w:noProof/>
            <w:webHidden/>
          </w:rPr>
          <w:fldChar w:fldCharType="end"/>
        </w:r>
      </w:hyperlink>
    </w:p>
    <w:p w14:paraId="0DAA93D1" w14:textId="70705677"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48" w:history="1">
        <w:r w:rsidRPr="00CB3804">
          <w:rPr>
            <w:rStyle w:val="Hyperlink"/>
            <w:noProof/>
          </w:rPr>
          <w:t>10.5.2.2</w:t>
        </w:r>
        <w:r>
          <w:rPr>
            <w:rFonts w:eastAsiaTheme="minorEastAsia" w:cstheme="minorBidi"/>
            <w:noProof/>
            <w:kern w:val="2"/>
            <w:sz w:val="24"/>
            <w:szCs w:val="24"/>
            <w:lang w:eastAsia="en-GB"/>
            <w14:ligatures w14:val="standardContextual"/>
          </w:rPr>
          <w:tab/>
        </w:r>
        <w:r w:rsidRPr="00CB3804">
          <w:rPr>
            <w:rStyle w:val="Hyperlink"/>
            <w:noProof/>
          </w:rPr>
          <w:t>Downlink transmission scheme(s) for downlink shared channels</w:t>
        </w:r>
        <w:r>
          <w:rPr>
            <w:noProof/>
            <w:webHidden/>
          </w:rPr>
          <w:tab/>
        </w:r>
        <w:r>
          <w:rPr>
            <w:noProof/>
            <w:webHidden/>
          </w:rPr>
          <w:fldChar w:fldCharType="begin"/>
        </w:r>
        <w:r>
          <w:rPr>
            <w:noProof/>
            <w:webHidden/>
          </w:rPr>
          <w:instrText xml:space="preserve"> PAGEREF _Toc239313248 \h </w:instrText>
        </w:r>
        <w:r>
          <w:rPr>
            <w:noProof/>
            <w:webHidden/>
          </w:rPr>
        </w:r>
        <w:r>
          <w:rPr>
            <w:noProof/>
            <w:webHidden/>
          </w:rPr>
          <w:fldChar w:fldCharType="separate"/>
        </w:r>
        <w:r>
          <w:rPr>
            <w:noProof/>
            <w:webHidden/>
          </w:rPr>
          <w:t>90</w:t>
        </w:r>
        <w:r>
          <w:rPr>
            <w:noProof/>
            <w:webHidden/>
          </w:rPr>
          <w:fldChar w:fldCharType="end"/>
        </w:r>
      </w:hyperlink>
    </w:p>
    <w:p w14:paraId="63F5788A" w14:textId="683EF67C"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49" w:history="1">
        <w:r w:rsidRPr="00CB3804">
          <w:rPr>
            <w:rStyle w:val="Hyperlink"/>
            <w:noProof/>
          </w:rPr>
          <w:t>10.5.2.3</w:t>
        </w:r>
        <w:r>
          <w:rPr>
            <w:rFonts w:eastAsiaTheme="minorEastAsia" w:cstheme="minorBidi"/>
            <w:noProof/>
            <w:kern w:val="2"/>
            <w:sz w:val="24"/>
            <w:szCs w:val="24"/>
            <w:lang w:eastAsia="en-GB"/>
            <w14:ligatures w14:val="standardContextual"/>
          </w:rPr>
          <w:tab/>
        </w:r>
        <w:r w:rsidRPr="00CB3804">
          <w:rPr>
            <w:rStyle w:val="Hyperlink"/>
            <w:noProof/>
          </w:rPr>
          <w:t>Uplink transmission scheme(s) for uplink channels</w:t>
        </w:r>
        <w:r>
          <w:rPr>
            <w:noProof/>
            <w:webHidden/>
          </w:rPr>
          <w:tab/>
        </w:r>
        <w:r>
          <w:rPr>
            <w:noProof/>
            <w:webHidden/>
          </w:rPr>
          <w:fldChar w:fldCharType="begin"/>
        </w:r>
        <w:r>
          <w:rPr>
            <w:noProof/>
            <w:webHidden/>
          </w:rPr>
          <w:instrText xml:space="preserve"> PAGEREF _Toc239313249 \h </w:instrText>
        </w:r>
        <w:r>
          <w:rPr>
            <w:noProof/>
            <w:webHidden/>
          </w:rPr>
        </w:r>
        <w:r>
          <w:rPr>
            <w:noProof/>
            <w:webHidden/>
          </w:rPr>
          <w:fldChar w:fldCharType="separate"/>
        </w:r>
        <w:r>
          <w:rPr>
            <w:noProof/>
            <w:webHidden/>
          </w:rPr>
          <w:t>96</w:t>
        </w:r>
        <w:r>
          <w:rPr>
            <w:noProof/>
            <w:webHidden/>
          </w:rPr>
          <w:fldChar w:fldCharType="end"/>
        </w:r>
      </w:hyperlink>
    </w:p>
    <w:p w14:paraId="5B1E2823" w14:textId="046753AD"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50" w:history="1">
        <w:r w:rsidRPr="00CB3804">
          <w:rPr>
            <w:rStyle w:val="Hyperlink"/>
            <w:noProof/>
          </w:rPr>
          <w:t>10.5.3</w:t>
        </w:r>
        <w:r>
          <w:rPr>
            <w:rFonts w:eastAsiaTheme="minorEastAsia" w:cstheme="minorBidi"/>
            <w:i w:val="0"/>
            <w:iCs w:val="0"/>
            <w:noProof/>
            <w:kern w:val="2"/>
            <w:sz w:val="24"/>
            <w:szCs w:val="24"/>
            <w:lang w:eastAsia="en-GB"/>
            <w14:ligatures w14:val="standardContextual"/>
          </w:rPr>
          <w:tab/>
        </w:r>
        <w:r w:rsidRPr="00CB3804">
          <w:rPr>
            <w:rStyle w:val="Hyperlink"/>
            <w:noProof/>
          </w:rPr>
          <w:t>CSI acquisition and report</w:t>
        </w:r>
        <w:r>
          <w:rPr>
            <w:noProof/>
            <w:webHidden/>
          </w:rPr>
          <w:tab/>
        </w:r>
        <w:r>
          <w:rPr>
            <w:noProof/>
            <w:webHidden/>
          </w:rPr>
          <w:fldChar w:fldCharType="begin"/>
        </w:r>
        <w:r>
          <w:rPr>
            <w:noProof/>
            <w:webHidden/>
          </w:rPr>
          <w:instrText xml:space="preserve"> PAGEREF _Toc239313250 \h </w:instrText>
        </w:r>
        <w:r>
          <w:rPr>
            <w:noProof/>
            <w:webHidden/>
          </w:rPr>
        </w:r>
        <w:r>
          <w:rPr>
            <w:noProof/>
            <w:webHidden/>
          </w:rPr>
          <w:fldChar w:fldCharType="separate"/>
        </w:r>
        <w:r>
          <w:rPr>
            <w:noProof/>
            <w:webHidden/>
          </w:rPr>
          <w:t>101</w:t>
        </w:r>
        <w:r>
          <w:rPr>
            <w:noProof/>
            <w:webHidden/>
          </w:rPr>
          <w:fldChar w:fldCharType="end"/>
        </w:r>
      </w:hyperlink>
    </w:p>
    <w:p w14:paraId="2EF6B709" w14:textId="5EE0E5F8"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1" w:history="1">
        <w:r w:rsidRPr="00CB3804">
          <w:rPr>
            <w:rStyle w:val="Hyperlink"/>
            <w:noProof/>
          </w:rPr>
          <w:t>10.5.3.1</w:t>
        </w:r>
        <w:r>
          <w:rPr>
            <w:rFonts w:eastAsiaTheme="minorEastAsia" w:cstheme="minorBidi"/>
            <w:noProof/>
            <w:kern w:val="2"/>
            <w:sz w:val="24"/>
            <w:szCs w:val="24"/>
            <w:lang w:eastAsia="en-GB"/>
            <w14:ligatures w14:val="standardContextual"/>
          </w:rPr>
          <w:tab/>
        </w:r>
        <w:r w:rsidRPr="00CB3804">
          <w:rPr>
            <w:rStyle w:val="Hyperlink"/>
            <w:noProof/>
          </w:rPr>
          <w:t>Aspects of downlink-based CSI acquisition</w:t>
        </w:r>
        <w:r>
          <w:rPr>
            <w:noProof/>
            <w:webHidden/>
          </w:rPr>
          <w:tab/>
        </w:r>
        <w:r>
          <w:rPr>
            <w:noProof/>
            <w:webHidden/>
          </w:rPr>
          <w:fldChar w:fldCharType="begin"/>
        </w:r>
        <w:r>
          <w:rPr>
            <w:noProof/>
            <w:webHidden/>
          </w:rPr>
          <w:instrText xml:space="preserve"> PAGEREF _Toc239313251 \h </w:instrText>
        </w:r>
        <w:r>
          <w:rPr>
            <w:noProof/>
            <w:webHidden/>
          </w:rPr>
        </w:r>
        <w:r>
          <w:rPr>
            <w:noProof/>
            <w:webHidden/>
          </w:rPr>
          <w:fldChar w:fldCharType="separate"/>
        </w:r>
        <w:r>
          <w:rPr>
            <w:noProof/>
            <w:webHidden/>
          </w:rPr>
          <w:t>101</w:t>
        </w:r>
        <w:r>
          <w:rPr>
            <w:noProof/>
            <w:webHidden/>
          </w:rPr>
          <w:fldChar w:fldCharType="end"/>
        </w:r>
      </w:hyperlink>
    </w:p>
    <w:p w14:paraId="49D89276" w14:textId="4D2492F8"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2" w:history="1">
        <w:r w:rsidRPr="00CB3804">
          <w:rPr>
            <w:rStyle w:val="Hyperlink"/>
            <w:noProof/>
          </w:rPr>
          <w:t>10.5.3.2</w:t>
        </w:r>
        <w:r>
          <w:rPr>
            <w:rFonts w:eastAsiaTheme="minorEastAsia" w:cstheme="minorBidi"/>
            <w:noProof/>
            <w:kern w:val="2"/>
            <w:sz w:val="24"/>
            <w:szCs w:val="24"/>
            <w:lang w:eastAsia="en-GB"/>
            <w14:ligatures w14:val="standardContextual"/>
          </w:rPr>
          <w:tab/>
        </w:r>
        <w:r w:rsidRPr="00CB3804">
          <w:rPr>
            <w:rStyle w:val="Hyperlink"/>
            <w:noProof/>
          </w:rPr>
          <w:t>Aspects of uplink-based CSI acquisition</w:t>
        </w:r>
        <w:r>
          <w:rPr>
            <w:noProof/>
            <w:webHidden/>
          </w:rPr>
          <w:tab/>
        </w:r>
        <w:r>
          <w:rPr>
            <w:noProof/>
            <w:webHidden/>
          </w:rPr>
          <w:fldChar w:fldCharType="begin"/>
        </w:r>
        <w:r>
          <w:rPr>
            <w:noProof/>
            <w:webHidden/>
          </w:rPr>
          <w:instrText xml:space="preserve"> PAGEREF _Toc239313252 \h </w:instrText>
        </w:r>
        <w:r>
          <w:rPr>
            <w:noProof/>
            <w:webHidden/>
          </w:rPr>
        </w:r>
        <w:r>
          <w:rPr>
            <w:noProof/>
            <w:webHidden/>
          </w:rPr>
          <w:fldChar w:fldCharType="separate"/>
        </w:r>
        <w:r>
          <w:rPr>
            <w:noProof/>
            <w:webHidden/>
          </w:rPr>
          <w:t>111</w:t>
        </w:r>
        <w:r>
          <w:rPr>
            <w:noProof/>
            <w:webHidden/>
          </w:rPr>
          <w:fldChar w:fldCharType="end"/>
        </w:r>
      </w:hyperlink>
    </w:p>
    <w:p w14:paraId="14778991" w14:textId="66FB2AC1"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3" w:history="1">
        <w:r w:rsidRPr="00CB3804">
          <w:rPr>
            <w:rStyle w:val="Hyperlink"/>
            <w:noProof/>
          </w:rPr>
          <w:t>10.5.3.3</w:t>
        </w:r>
        <w:r>
          <w:rPr>
            <w:rFonts w:eastAsiaTheme="minorEastAsia" w:cstheme="minorBidi"/>
            <w:noProof/>
            <w:kern w:val="2"/>
            <w:sz w:val="24"/>
            <w:szCs w:val="24"/>
            <w:lang w:eastAsia="en-GB"/>
            <w14:ligatures w14:val="standardContextual"/>
          </w:rPr>
          <w:tab/>
        </w:r>
        <w:r w:rsidRPr="00CB3804">
          <w:rPr>
            <w:rStyle w:val="Hyperlink"/>
            <w:noProof/>
          </w:rPr>
          <w:t>Other aspects</w:t>
        </w:r>
        <w:r>
          <w:rPr>
            <w:noProof/>
            <w:webHidden/>
          </w:rPr>
          <w:tab/>
        </w:r>
        <w:r>
          <w:rPr>
            <w:noProof/>
            <w:webHidden/>
          </w:rPr>
          <w:fldChar w:fldCharType="begin"/>
        </w:r>
        <w:r>
          <w:rPr>
            <w:noProof/>
            <w:webHidden/>
          </w:rPr>
          <w:instrText xml:space="preserve"> PAGEREF _Toc239313253 \h </w:instrText>
        </w:r>
        <w:r>
          <w:rPr>
            <w:noProof/>
            <w:webHidden/>
          </w:rPr>
        </w:r>
        <w:r>
          <w:rPr>
            <w:noProof/>
            <w:webHidden/>
          </w:rPr>
          <w:fldChar w:fldCharType="separate"/>
        </w:r>
        <w:r>
          <w:rPr>
            <w:noProof/>
            <w:webHidden/>
          </w:rPr>
          <w:t>113</w:t>
        </w:r>
        <w:r>
          <w:rPr>
            <w:noProof/>
            <w:webHidden/>
          </w:rPr>
          <w:fldChar w:fldCharType="end"/>
        </w:r>
      </w:hyperlink>
    </w:p>
    <w:p w14:paraId="48E54B34" w14:textId="4FA34157"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4" w:history="1">
        <w:r w:rsidRPr="00CB3804">
          <w:rPr>
            <w:rStyle w:val="Hyperlink"/>
            <w:noProof/>
          </w:rPr>
          <w:t>10.5.3.4</w:t>
        </w:r>
        <w:r>
          <w:rPr>
            <w:rFonts w:eastAsiaTheme="minorEastAsia" w:cstheme="minorBidi"/>
            <w:noProof/>
            <w:kern w:val="2"/>
            <w:sz w:val="24"/>
            <w:szCs w:val="24"/>
            <w:lang w:eastAsia="en-GB"/>
            <w14:ligatures w14:val="standardContextual"/>
          </w:rPr>
          <w:tab/>
        </w:r>
        <w:r w:rsidRPr="00CB3804">
          <w:rPr>
            <w:rStyle w:val="Hyperlink"/>
            <w:noProof/>
          </w:rPr>
          <w:t>Beam management for downlink and uplink</w:t>
        </w:r>
        <w:r>
          <w:rPr>
            <w:noProof/>
            <w:webHidden/>
          </w:rPr>
          <w:tab/>
        </w:r>
        <w:r>
          <w:rPr>
            <w:noProof/>
            <w:webHidden/>
          </w:rPr>
          <w:fldChar w:fldCharType="begin"/>
        </w:r>
        <w:r>
          <w:rPr>
            <w:noProof/>
            <w:webHidden/>
          </w:rPr>
          <w:instrText xml:space="preserve"> PAGEREF _Toc239313254 \h </w:instrText>
        </w:r>
        <w:r>
          <w:rPr>
            <w:noProof/>
            <w:webHidden/>
          </w:rPr>
        </w:r>
        <w:r>
          <w:rPr>
            <w:noProof/>
            <w:webHidden/>
          </w:rPr>
          <w:fldChar w:fldCharType="separate"/>
        </w:r>
        <w:r>
          <w:rPr>
            <w:noProof/>
            <w:webHidden/>
          </w:rPr>
          <w:t>116</w:t>
        </w:r>
        <w:r>
          <w:rPr>
            <w:noProof/>
            <w:webHidden/>
          </w:rPr>
          <w:fldChar w:fldCharType="end"/>
        </w:r>
      </w:hyperlink>
    </w:p>
    <w:p w14:paraId="1F82E754" w14:textId="5B0E884E"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55" w:history="1">
        <w:r w:rsidRPr="00CB3804">
          <w:rPr>
            <w:rStyle w:val="Hyperlink"/>
            <w:noProof/>
            <w:lang w:val="en-US"/>
          </w:rPr>
          <w:t>10.5.4</w:t>
        </w:r>
        <w:r>
          <w:rPr>
            <w:rFonts w:eastAsiaTheme="minorEastAsia" w:cstheme="minorBidi"/>
            <w:i w:val="0"/>
            <w:iCs w:val="0"/>
            <w:noProof/>
            <w:kern w:val="2"/>
            <w:sz w:val="24"/>
            <w:szCs w:val="24"/>
            <w:lang w:eastAsia="en-GB"/>
            <w14:ligatures w14:val="standardContextual"/>
          </w:rPr>
          <w:tab/>
        </w:r>
        <w:r w:rsidRPr="00CB3804">
          <w:rPr>
            <w:rStyle w:val="Hyperlink"/>
            <w:noProof/>
          </w:rPr>
          <w:t xml:space="preserve">Downlink </w:t>
        </w:r>
        <w:r w:rsidRPr="00CB3804">
          <w:rPr>
            <w:rStyle w:val="Hyperlink"/>
            <w:noProof/>
            <w:lang w:val="en-US"/>
          </w:rPr>
          <w:t>control channel, scheduling and HARQ operation</w:t>
        </w:r>
        <w:r>
          <w:rPr>
            <w:noProof/>
            <w:webHidden/>
          </w:rPr>
          <w:tab/>
        </w:r>
        <w:r>
          <w:rPr>
            <w:noProof/>
            <w:webHidden/>
          </w:rPr>
          <w:fldChar w:fldCharType="begin"/>
        </w:r>
        <w:r>
          <w:rPr>
            <w:noProof/>
            <w:webHidden/>
          </w:rPr>
          <w:instrText xml:space="preserve"> PAGEREF _Toc239313255 \h </w:instrText>
        </w:r>
        <w:r>
          <w:rPr>
            <w:noProof/>
            <w:webHidden/>
          </w:rPr>
        </w:r>
        <w:r>
          <w:rPr>
            <w:noProof/>
            <w:webHidden/>
          </w:rPr>
          <w:fldChar w:fldCharType="separate"/>
        </w:r>
        <w:r>
          <w:rPr>
            <w:noProof/>
            <w:webHidden/>
          </w:rPr>
          <w:t>119</w:t>
        </w:r>
        <w:r>
          <w:rPr>
            <w:noProof/>
            <w:webHidden/>
          </w:rPr>
          <w:fldChar w:fldCharType="end"/>
        </w:r>
      </w:hyperlink>
    </w:p>
    <w:p w14:paraId="7BF14865" w14:textId="4AB75E16"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6" w:history="1">
        <w:r w:rsidRPr="00CB3804">
          <w:rPr>
            <w:rStyle w:val="Hyperlink"/>
            <w:noProof/>
          </w:rPr>
          <w:t>10.5.4.1</w:t>
        </w:r>
        <w:r>
          <w:rPr>
            <w:rFonts w:eastAsiaTheme="minorEastAsia" w:cstheme="minorBidi"/>
            <w:noProof/>
            <w:kern w:val="2"/>
            <w:sz w:val="24"/>
            <w:szCs w:val="24"/>
            <w:lang w:eastAsia="en-GB"/>
            <w14:ligatures w14:val="standardContextual"/>
          </w:rPr>
          <w:tab/>
        </w:r>
        <w:r w:rsidRPr="00CB3804">
          <w:rPr>
            <w:rStyle w:val="Hyperlink"/>
            <w:noProof/>
          </w:rPr>
          <w:t>Downlink control channel, scheduling for downlink and uplink transmission</w:t>
        </w:r>
        <w:r>
          <w:rPr>
            <w:noProof/>
            <w:webHidden/>
          </w:rPr>
          <w:tab/>
        </w:r>
        <w:r>
          <w:rPr>
            <w:noProof/>
            <w:webHidden/>
          </w:rPr>
          <w:fldChar w:fldCharType="begin"/>
        </w:r>
        <w:r>
          <w:rPr>
            <w:noProof/>
            <w:webHidden/>
          </w:rPr>
          <w:instrText xml:space="preserve"> PAGEREF _Toc239313256 \h </w:instrText>
        </w:r>
        <w:r>
          <w:rPr>
            <w:noProof/>
            <w:webHidden/>
          </w:rPr>
        </w:r>
        <w:r>
          <w:rPr>
            <w:noProof/>
            <w:webHidden/>
          </w:rPr>
          <w:fldChar w:fldCharType="separate"/>
        </w:r>
        <w:r>
          <w:rPr>
            <w:noProof/>
            <w:webHidden/>
          </w:rPr>
          <w:t>119</w:t>
        </w:r>
        <w:r>
          <w:rPr>
            <w:noProof/>
            <w:webHidden/>
          </w:rPr>
          <w:fldChar w:fldCharType="end"/>
        </w:r>
      </w:hyperlink>
    </w:p>
    <w:p w14:paraId="72734472" w14:textId="00AACA48"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7" w:history="1">
        <w:r w:rsidRPr="00CB3804">
          <w:rPr>
            <w:rStyle w:val="Hyperlink"/>
            <w:noProof/>
          </w:rPr>
          <w:t>10.5.4.2</w:t>
        </w:r>
        <w:r>
          <w:rPr>
            <w:rFonts w:eastAsiaTheme="minorEastAsia" w:cstheme="minorBidi"/>
            <w:noProof/>
            <w:kern w:val="2"/>
            <w:sz w:val="24"/>
            <w:szCs w:val="24"/>
            <w:lang w:eastAsia="en-GB"/>
            <w14:ligatures w14:val="standardContextual"/>
          </w:rPr>
          <w:tab/>
        </w:r>
        <w:r w:rsidRPr="00CB3804">
          <w:rPr>
            <w:rStyle w:val="Hyperlink"/>
            <w:noProof/>
          </w:rPr>
          <w:t>Downlink and uplink transmission without dynamic scheduling</w:t>
        </w:r>
        <w:r>
          <w:rPr>
            <w:noProof/>
            <w:webHidden/>
          </w:rPr>
          <w:tab/>
        </w:r>
        <w:r>
          <w:rPr>
            <w:noProof/>
            <w:webHidden/>
          </w:rPr>
          <w:fldChar w:fldCharType="begin"/>
        </w:r>
        <w:r>
          <w:rPr>
            <w:noProof/>
            <w:webHidden/>
          </w:rPr>
          <w:instrText xml:space="preserve"> PAGEREF _Toc239313257 \h </w:instrText>
        </w:r>
        <w:r>
          <w:rPr>
            <w:noProof/>
            <w:webHidden/>
          </w:rPr>
        </w:r>
        <w:r>
          <w:rPr>
            <w:noProof/>
            <w:webHidden/>
          </w:rPr>
          <w:fldChar w:fldCharType="separate"/>
        </w:r>
        <w:r>
          <w:rPr>
            <w:noProof/>
            <w:webHidden/>
          </w:rPr>
          <w:t>122</w:t>
        </w:r>
        <w:r>
          <w:rPr>
            <w:noProof/>
            <w:webHidden/>
          </w:rPr>
          <w:fldChar w:fldCharType="end"/>
        </w:r>
      </w:hyperlink>
    </w:p>
    <w:p w14:paraId="4B15D00F" w14:textId="4156A875"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8" w:history="1">
        <w:r w:rsidRPr="00CB3804">
          <w:rPr>
            <w:rStyle w:val="Hyperlink"/>
            <w:noProof/>
          </w:rPr>
          <w:t>10.5.4.3</w:t>
        </w:r>
        <w:r>
          <w:rPr>
            <w:rFonts w:eastAsiaTheme="minorEastAsia" w:cstheme="minorBidi"/>
            <w:noProof/>
            <w:kern w:val="2"/>
            <w:sz w:val="24"/>
            <w:szCs w:val="24"/>
            <w:lang w:eastAsia="en-GB"/>
            <w14:ligatures w14:val="standardContextual"/>
          </w:rPr>
          <w:tab/>
        </w:r>
        <w:r w:rsidRPr="00CB3804">
          <w:rPr>
            <w:rStyle w:val="Hyperlink"/>
            <w:noProof/>
          </w:rPr>
          <w:t>HARQ related Aspects</w:t>
        </w:r>
        <w:r>
          <w:rPr>
            <w:noProof/>
            <w:webHidden/>
          </w:rPr>
          <w:tab/>
        </w:r>
        <w:r>
          <w:rPr>
            <w:noProof/>
            <w:webHidden/>
          </w:rPr>
          <w:fldChar w:fldCharType="begin"/>
        </w:r>
        <w:r>
          <w:rPr>
            <w:noProof/>
            <w:webHidden/>
          </w:rPr>
          <w:instrText xml:space="preserve"> PAGEREF _Toc239313258 \h </w:instrText>
        </w:r>
        <w:r>
          <w:rPr>
            <w:noProof/>
            <w:webHidden/>
          </w:rPr>
        </w:r>
        <w:r>
          <w:rPr>
            <w:noProof/>
            <w:webHidden/>
          </w:rPr>
          <w:fldChar w:fldCharType="separate"/>
        </w:r>
        <w:r>
          <w:rPr>
            <w:noProof/>
            <w:webHidden/>
          </w:rPr>
          <w:t>124</w:t>
        </w:r>
        <w:r>
          <w:rPr>
            <w:noProof/>
            <w:webHidden/>
          </w:rPr>
          <w:fldChar w:fldCharType="end"/>
        </w:r>
      </w:hyperlink>
    </w:p>
    <w:p w14:paraId="1EDBB907" w14:textId="16EE11AD"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59" w:history="1">
        <w:r w:rsidRPr="00CB3804">
          <w:rPr>
            <w:rStyle w:val="Hyperlink"/>
            <w:noProof/>
          </w:rPr>
          <w:t>10.5.4.4</w:t>
        </w:r>
        <w:r>
          <w:rPr>
            <w:rFonts w:eastAsiaTheme="minorEastAsia" w:cstheme="minorBidi"/>
            <w:noProof/>
            <w:kern w:val="2"/>
            <w:sz w:val="24"/>
            <w:szCs w:val="24"/>
            <w:lang w:eastAsia="en-GB"/>
            <w14:ligatures w14:val="standardContextual"/>
          </w:rPr>
          <w:tab/>
        </w:r>
        <w:r w:rsidRPr="00CB3804">
          <w:rPr>
            <w:rStyle w:val="Hyperlink"/>
            <w:noProof/>
          </w:rPr>
          <w:t>Handling of potential multiple uplink transmissions</w:t>
        </w:r>
        <w:r>
          <w:rPr>
            <w:noProof/>
            <w:webHidden/>
          </w:rPr>
          <w:tab/>
        </w:r>
        <w:r>
          <w:rPr>
            <w:noProof/>
            <w:webHidden/>
          </w:rPr>
          <w:fldChar w:fldCharType="begin"/>
        </w:r>
        <w:r>
          <w:rPr>
            <w:noProof/>
            <w:webHidden/>
          </w:rPr>
          <w:instrText xml:space="preserve"> PAGEREF _Toc239313259 \h </w:instrText>
        </w:r>
        <w:r>
          <w:rPr>
            <w:noProof/>
            <w:webHidden/>
          </w:rPr>
        </w:r>
        <w:r>
          <w:rPr>
            <w:noProof/>
            <w:webHidden/>
          </w:rPr>
          <w:fldChar w:fldCharType="separate"/>
        </w:r>
        <w:r>
          <w:rPr>
            <w:noProof/>
            <w:webHidden/>
          </w:rPr>
          <w:t>126</w:t>
        </w:r>
        <w:r>
          <w:rPr>
            <w:noProof/>
            <w:webHidden/>
          </w:rPr>
          <w:fldChar w:fldCharType="end"/>
        </w:r>
      </w:hyperlink>
    </w:p>
    <w:p w14:paraId="6E55F265" w14:textId="28BB1F69"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60" w:history="1">
        <w:r w:rsidRPr="00CB3804">
          <w:rPr>
            <w:rStyle w:val="Hyperlink"/>
            <w:noProof/>
          </w:rPr>
          <w:t>10.5.5</w:t>
        </w:r>
        <w:r>
          <w:rPr>
            <w:rFonts w:eastAsiaTheme="minorEastAsia" w:cstheme="minorBidi"/>
            <w:i w:val="0"/>
            <w:iCs w:val="0"/>
            <w:noProof/>
            <w:kern w:val="2"/>
            <w:sz w:val="24"/>
            <w:szCs w:val="24"/>
            <w:lang w:eastAsia="en-GB"/>
            <w14:ligatures w14:val="standardContextual"/>
          </w:rPr>
          <w:tab/>
        </w:r>
        <w:r w:rsidRPr="00CB3804">
          <w:rPr>
            <w:rStyle w:val="Hyperlink"/>
            <w:noProof/>
          </w:rPr>
          <w:t>Other physical layer signals, channels and procedure</w:t>
        </w:r>
        <w:r>
          <w:rPr>
            <w:noProof/>
            <w:webHidden/>
          </w:rPr>
          <w:tab/>
        </w:r>
        <w:r>
          <w:rPr>
            <w:noProof/>
            <w:webHidden/>
          </w:rPr>
          <w:fldChar w:fldCharType="begin"/>
        </w:r>
        <w:r>
          <w:rPr>
            <w:noProof/>
            <w:webHidden/>
          </w:rPr>
          <w:instrText xml:space="preserve"> PAGEREF _Toc239313260 \h </w:instrText>
        </w:r>
        <w:r>
          <w:rPr>
            <w:noProof/>
            <w:webHidden/>
          </w:rPr>
        </w:r>
        <w:r>
          <w:rPr>
            <w:noProof/>
            <w:webHidden/>
          </w:rPr>
          <w:fldChar w:fldCharType="separate"/>
        </w:r>
        <w:r>
          <w:rPr>
            <w:noProof/>
            <w:webHidden/>
          </w:rPr>
          <w:t>127</w:t>
        </w:r>
        <w:r>
          <w:rPr>
            <w:noProof/>
            <w:webHidden/>
          </w:rPr>
          <w:fldChar w:fldCharType="end"/>
        </w:r>
      </w:hyperlink>
    </w:p>
    <w:p w14:paraId="7240F703" w14:textId="6FFD8135"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61" w:history="1">
        <w:r w:rsidRPr="00CB3804">
          <w:rPr>
            <w:rStyle w:val="Hyperlink"/>
            <w:noProof/>
          </w:rPr>
          <w:t>10.6</w:t>
        </w:r>
        <w:r>
          <w:rPr>
            <w:rFonts w:eastAsiaTheme="minorEastAsia" w:cstheme="minorBidi"/>
            <w:smallCaps w:val="0"/>
            <w:noProof/>
            <w:kern w:val="2"/>
            <w:sz w:val="24"/>
            <w:szCs w:val="24"/>
            <w:lang w:eastAsia="en-GB"/>
            <w14:ligatures w14:val="standardContextual"/>
          </w:rPr>
          <w:tab/>
        </w:r>
        <w:r w:rsidRPr="00CB3804">
          <w:rPr>
            <w:rStyle w:val="Hyperlink"/>
            <w:noProof/>
          </w:rPr>
          <w:t>WUS and operation</w:t>
        </w:r>
        <w:r>
          <w:rPr>
            <w:noProof/>
            <w:webHidden/>
          </w:rPr>
          <w:tab/>
        </w:r>
        <w:r>
          <w:rPr>
            <w:noProof/>
            <w:webHidden/>
          </w:rPr>
          <w:fldChar w:fldCharType="begin"/>
        </w:r>
        <w:r>
          <w:rPr>
            <w:noProof/>
            <w:webHidden/>
          </w:rPr>
          <w:instrText xml:space="preserve"> PAGEREF _Toc239313261 \h </w:instrText>
        </w:r>
        <w:r>
          <w:rPr>
            <w:noProof/>
            <w:webHidden/>
          </w:rPr>
        </w:r>
        <w:r>
          <w:rPr>
            <w:noProof/>
            <w:webHidden/>
          </w:rPr>
          <w:fldChar w:fldCharType="separate"/>
        </w:r>
        <w:r>
          <w:rPr>
            <w:noProof/>
            <w:webHidden/>
          </w:rPr>
          <w:t>131</w:t>
        </w:r>
        <w:r>
          <w:rPr>
            <w:noProof/>
            <w:webHidden/>
          </w:rPr>
          <w:fldChar w:fldCharType="end"/>
        </w:r>
      </w:hyperlink>
    </w:p>
    <w:p w14:paraId="415124B4" w14:textId="5E046715"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62" w:history="1">
        <w:r w:rsidRPr="00CB3804">
          <w:rPr>
            <w:rStyle w:val="Hyperlink"/>
            <w:noProof/>
          </w:rPr>
          <w:t>10.6.1</w:t>
        </w:r>
        <w:r>
          <w:rPr>
            <w:rFonts w:eastAsiaTheme="minorEastAsia" w:cstheme="minorBidi"/>
            <w:i w:val="0"/>
            <w:iCs w:val="0"/>
            <w:noProof/>
            <w:kern w:val="2"/>
            <w:sz w:val="24"/>
            <w:szCs w:val="24"/>
            <w:lang w:eastAsia="en-GB"/>
            <w14:ligatures w14:val="standardContextual"/>
          </w:rPr>
          <w:tab/>
        </w:r>
        <w:r w:rsidRPr="00CB3804">
          <w:rPr>
            <w:rStyle w:val="Hyperlink"/>
            <w:noProof/>
          </w:rPr>
          <w:t>Downlink WUS and operation</w:t>
        </w:r>
        <w:r>
          <w:rPr>
            <w:noProof/>
            <w:webHidden/>
          </w:rPr>
          <w:tab/>
        </w:r>
        <w:r>
          <w:rPr>
            <w:noProof/>
            <w:webHidden/>
          </w:rPr>
          <w:fldChar w:fldCharType="begin"/>
        </w:r>
        <w:r>
          <w:rPr>
            <w:noProof/>
            <w:webHidden/>
          </w:rPr>
          <w:instrText xml:space="preserve"> PAGEREF _Toc239313262 \h </w:instrText>
        </w:r>
        <w:r>
          <w:rPr>
            <w:noProof/>
            <w:webHidden/>
          </w:rPr>
        </w:r>
        <w:r>
          <w:rPr>
            <w:noProof/>
            <w:webHidden/>
          </w:rPr>
          <w:fldChar w:fldCharType="separate"/>
        </w:r>
        <w:r>
          <w:rPr>
            <w:noProof/>
            <w:webHidden/>
          </w:rPr>
          <w:t>131</w:t>
        </w:r>
        <w:r>
          <w:rPr>
            <w:noProof/>
            <w:webHidden/>
          </w:rPr>
          <w:fldChar w:fldCharType="end"/>
        </w:r>
      </w:hyperlink>
    </w:p>
    <w:p w14:paraId="60F9D58B" w14:textId="3E6A1FAD"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63" w:history="1">
        <w:r w:rsidRPr="00CB3804">
          <w:rPr>
            <w:rStyle w:val="Hyperlink"/>
            <w:noProof/>
          </w:rPr>
          <w:t>10.6.1.1</w:t>
        </w:r>
        <w:r>
          <w:rPr>
            <w:rFonts w:eastAsiaTheme="minorEastAsia" w:cstheme="minorBidi"/>
            <w:noProof/>
            <w:kern w:val="2"/>
            <w:sz w:val="24"/>
            <w:szCs w:val="24"/>
            <w:lang w:eastAsia="en-GB"/>
            <w14:ligatures w14:val="standardContextual"/>
          </w:rPr>
          <w:tab/>
        </w:r>
        <w:r w:rsidRPr="00CB3804">
          <w:rPr>
            <w:rStyle w:val="Hyperlink"/>
            <w:noProof/>
          </w:rPr>
          <w:t>Design of WUS with OFDM based sequence</w:t>
        </w:r>
        <w:r>
          <w:rPr>
            <w:noProof/>
            <w:webHidden/>
          </w:rPr>
          <w:tab/>
        </w:r>
        <w:r>
          <w:rPr>
            <w:noProof/>
            <w:webHidden/>
          </w:rPr>
          <w:fldChar w:fldCharType="begin"/>
        </w:r>
        <w:r>
          <w:rPr>
            <w:noProof/>
            <w:webHidden/>
          </w:rPr>
          <w:instrText xml:space="preserve"> PAGEREF _Toc239313263 \h </w:instrText>
        </w:r>
        <w:r>
          <w:rPr>
            <w:noProof/>
            <w:webHidden/>
          </w:rPr>
        </w:r>
        <w:r>
          <w:rPr>
            <w:noProof/>
            <w:webHidden/>
          </w:rPr>
          <w:fldChar w:fldCharType="separate"/>
        </w:r>
        <w:r>
          <w:rPr>
            <w:noProof/>
            <w:webHidden/>
          </w:rPr>
          <w:t>131</w:t>
        </w:r>
        <w:r>
          <w:rPr>
            <w:noProof/>
            <w:webHidden/>
          </w:rPr>
          <w:fldChar w:fldCharType="end"/>
        </w:r>
      </w:hyperlink>
    </w:p>
    <w:p w14:paraId="6B8232A0" w14:textId="31B75A90" w:rsidR="00E91FE0" w:rsidRDefault="00E91FE0">
      <w:pPr>
        <w:pStyle w:val="TOC4"/>
        <w:tabs>
          <w:tab w:val="left" w:pos="1600"/>
          <w:tab w:val="right" w:leader="dot" w:pos="10456"/>
        </w:tabs>
        <w:rPr>
          <w:rFonts w:eastAsiaTheme="minorEastAsia" w:cstheme="minorBidi"/>
          <w:noProof/>
          <w:kern w:val="2"/>
          <w:sz w:val="24"/>
          <w:szCs w:val="24"/>
          <w:lang w:eastAsia="en-GB"/>
          <w14:ligatures w14:val="standardContextual"/>
        </w:rPr>
      </w:pPr>
      <w:hyperlink w:anchor="_Toc239313264" w:history="1">
        <w:r w:rsidRPr="00CB3804">
          <w:rPr>
            <w:rStyle w:val="Hyperlink"/>
            <w:noProof/>
          </w:rPr>
          <w:t>10.6.1.2</w:t>
        </w:r>
        <w:r>
          <w:rPr>
            <w:rFonts w:eastAsiaTheme="minorEastAsia" w:cstheme="minorBidi"/>
            <w:noProof/>
            <w:kern w:val="2"/>
            <w:sz w:val="24"/>
            <w:szCs w:val="24"/>
            <w:lang w:eastAsia="en-GB"/>
            <w14:ligatures w14:val="standardContextual"/>
          </w:rPr>
          <w:tab/>
        </w:r>
        <w:r w:rsidRPr="00CB3804">
          <w:rPr>
            <w:rStyle w:val="Hyperlink"/>
            <w:noProof/>
          </w:rPr>
          <w:t>WUS operation in RRC states</w:t>
        </w:r>
        <w:r>
          <w:rPr>
            <w:noProof/>
            <w:webHidden/>
          </w:rPr>
          <w:tab/>
        </w:r>
        <w:r>
          <w:rPr>
            <w:noProof/>
            <w:webHidden/>
          </w:rPr>
          <w:fldChar w:fldCharType="begin"/>
        </w:r>
        <w:r>
          <w:rPr>
            <w:noProof/>
            <w:webHidden/>
          </w:rPr>
          <w:instrText xml:space="preserve"> PAGEREF _Toc239313264 \h </w:instrText>
        </w:r>
        <w:r>
          <w:rPr>
            <w:noProof/>
            <w:webHidden/>
          </w:rPr>
        </w:r>
        <w:r>
          <w:rPr>
            <w:noProof/>
            <w:webHidden/>
          </w:rPr>
          <w:fldChar w:fldCharType="separate"/>
        </w:r>
        <w:r>
          <w:rPr>
            <w:noProof/>
            <w:webHidden/>
          </w:rPr>
          <w:t>133</w:t>
        </w:r>
        <w:r>
          <w:rPr>
            <w:noProof/>
            <w:webHidden/>
          </w:rPr>
          <w:fldChar w:fldCharType="end"/>
        </w:r>
      </w:hyperlink>
    </w:p>
    <w:p w14:paraId="7CDD0B00" w14:textId="1E75D3AC"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65" w:history="1">
        <w:r w:rsidRPr="00CB3804">
          <w:rPr>
            <w:rStyle w:val="Hyperlink"/>
            <w:noProof/>
          </w:rPr>
          <w:t>10.6.2</w:t>
        </w:r>
        <w:r>
          <w:rPr>
            <w:rFonts w:eastAsiaTheme="minorEastAsia" w:cstheme="minorBidi"/>
            <w:i w:val="0"/>
            <w:iCs w:val="0"/>
            <w:noProof/>
            <w:kern w:val="2"/>
            <w:sz w:val="24"/>
            <w:szCs w:val="24"/>
            <w:lang w:eastAsia="en-GB"/>
            <w14:ligatures w14:val="standardContextual"/>
          </w:rPr>
          <w:tab/>
        </w:r>
        <w:r w:rsidRPr="00CB3804">
          <w:rPr>
            <w:rStyle w:val="Hyperlink"/>
            <w:noProof/>
          </w:rPr>
          <w:t>Uplink WUS and operation</w:t>
        </w:r>
        <w:r>
          <w:rPr>
            <w:noProof/>
            <w:webHidden/>
          </w:rPr>
          <w:tab/>
        </w:r>
        <w:r>
          <w:rPr>
            <w:noProof/>
            <w:webHidden/>
          </w:rPr>
          <w:fldChar w:fldCharType="begin"/>
        </w:r>
        <w:r>
          <w:rPr>
            <w:noProof/>
            <w:webHidden/>
          </w:rPr>
          <w:instrText xml:space="preserve"> PAGEREF _Toc239313265 \h </w:instrText>
        </w:r>
        <w:r>
          <w:rPr>
            <w:noProof/>
            <w:webHidden/>
          </w:rPr>
        </w:r>
        <w:r>
          <w:rPr>
            <w:noProof/>
            <w:webHidden/>
          </w:rPr>
          <w:fldChar w:fldCharType="separate"/>
        </w:r>
        <w:r>
          <w:rPr>
            <w:noProof/>
            <w:webHidden/>
          </w:rPr>
          <w:t>136</w:t>
        </w:r>
        <w:r>
          <w:rPr>
            <w:noProof/>
            <w:webHidden/>
          </w:rPr>
          <w:fldChar w:fldCharType="end"/>
        </w:r>
      </w:hyperlink>
    </w:p>
    <w:p w14:paraId="46FBE7F9" w14:textId="034B84F5"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66" w:history="1">
        <w:r w:rsidRPr="00CB3804">
          <w:rPr>
            <w:rStyle w:val="Hyperlink"/>
            <w:noProof/>
          </w:rPr>
          <w:t>10.6.3</w:t>
        </w:r>
        <w:r>
          <w:rPr>
            <w:rFonts w:eastAsiaTheme="minorEastAsia" w:cstheme="minorBidi"/>
            <w:i w:val="0"/>
            <w:iCs w:val="0"/>
            <w:noProof/>
            <w:kern w:val="2"/>
            <w:sz w:val="24"/>
            <w:szCs w:val="24"/>
            <w:lang w:eastAsia="en-GB"/>
            <w14:ligatures w14:val="standardContextual"/>
          </w:rPr>
          <w:tab/>
        </w:r>
        <w:r w:rsidRPr="00CB3804">
          <w:rPr>
            <w:rStyle w:val="Hyperlink"/>
            <w:noProof/>
          </w:rPr>
          <w:t>WUS operation with other functionalities</w:t>
        </w:r>
        <w:r>
          <w:rPr>
            <w:noProof/>
            <w:webHidden/>
          </w:rPr>
          <w:tab/>
        </w:r>
        <w:r>
          <w:rPr>
            <w:noProof/>
            <w:webHidden/>
          </w:rPr>
          <w:fldChar w:fldCharType="begin"/>
        </w:r>
        <w:r>
          <w:rPr>
            <w:noProof/>
            <w:webHidden/>
          </w:rPr>
          <w:instrText xml:space="preserve"> PAGEREF _Toc239313266 \h </w:instrText>
        </w:r>
        <w:r>
          <w:rPr>
            <w:noProof/>
            <w:webHidden/>
          </w:rPr>
        </w:r>
        <w:r>
          <w:rPr>
            <w:noProof/>
            <w:webHidden/>
          </w:rPr>
          <w:fldChar w:fldCharType="separate"/>
        </w:r>
        <w:r>
          <w:rPr>
            <w:noProof/>
            <w:webHidden/>
          </w:rPr>
          <w:t>138</w:t>
        </w:r>
        <w:r>
          <w:rPr>
            <w:noProof/>
            <w:webHidden/>
          </w:rPr>
          <w:fldChar w:fldCharType="end"/>
        </w:r>
      </w:hyperlink>
    </w:p>
    <w:p w14:paraId="48FF27BA" w14:textId="224E803A"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67" w:history="1">
        <w:r w:rsidRPr="00CB3804">
          <w:rPr>
            <w:rStyle w:val="Hyperlink"/>
            <w:noProof/>
          </w:rPr>
          <w:t>10.7</w:t>
        </w:r>
        <w:r>
          <w:rPr>
            <w:rFonts w:eastAsiaTheme="minorEastAsia" w:cstheme="minorBidi"/>
            <w:smallCaps w:val="0"/>
            <w:noProof/>
            <w:kern w:val="2"/>
            <w:sz w:val="24"/>
            <w:szCs w:val="24"/>
            <w:lang w:eastAsia="en-GB"/>
            <w14:ligatures w14:val="standardContextual"/>
          </w:rPr>
          <w:tab/>
        </w:r>
        <w:r w:rsidRPr="00CB3804">
          <w:rPr>
            <w:rStyle w:val="Hyperlink"/>
            <w:noProof/>
          </w:rPr>
          <w:t>NTN</w:t>
        </w:r>
        <w:r>
          <w:rPr>
            <w:noProof/>
            <w:webHidden/>
          </w:rPr>
          <w:tab/>
        </w:r>
        <w:r>
          <w:rPr>
            <w:noProof/>
            <w:webHidden/>
          </w:rPr>
          <w:fldChar w:fldCharType="begin"/>
        </w:r>
        <w:r>
          <w:rPr>
            <w:noProof/>
            <w:webHidden/>
          </w:rPr>
          <w:instrText xml:space="preserve"> PAGEREF _Toc239313267 \h </w:instrText>
        </w:r>
        <w:r>
          <w:rPr>
            <w:noProof/>
            <w:webHidden/>
          </w:rPr>
        </w:r>
        <w:r>
          <w:rPr>
            <w:noProof/>
            <w:webHidden/>
          </w:rPr>
          <w:fldChar w:fldCharType="separate"/>
        </w:r>
        <w:r>
          <w:rPr>
            <w:noProof/>
            <w:webHidden/>
          </w:rPr>
          <w:t>139</w:t>
        </w:r>
        <w:r>
          <w:rPr>
            <w:noProof/>
            <w:webHidden/>
          </w:rPr>
          <w:fldChar w:fldCharType="end"/>
        </w:r>
      </w:hyperlink>
    </w:p>
    <w:p w14:paraId="7FA3F677" w14:textId="034BCDBF"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68" w:history="1">
        <w:r w:rsidRPr="00CB3804">
          <w:rPr>
            <w:rStyle w:val="Hyperlink"/>
            <w:noProof/>
            <w:lang w:val="en-US" w:eastAsia="zh-CN"/>
          </w:rPr>
          <w:t>10.7.1</w:t>
        </w:r>
        <w:r>
          <w:rPr>
            <w:rFonts w:eastAsiaTheme="minorEastAsia" w:cstheme="minorBidi"/>
            <w:i w:val="0"/>
            <w:iCs w:val="0"/>
            <w:noProof/>
            <w:kern w:val="2"/>
            <w:sz w:val="24"/>
            <w:szCs w:val="24"/>
            <w:lang w:eastAsia="en-GB"/>
            <w14:ligatures w14:val="standardContextual"/>
          </w:rPr>
          <w:tab/>
        </w:r>
        <w:r w:rsidRPr="00CB3804">
          <w:rPr>
            <w:rStyle w:val="Hyperlink"/>
            <w:noProof/>
          </w:rPr>
          <w:t xml:space="preserve">NTN </w:t>
        </w:r>
        <w:r w:rsidRPr="00CB3804">
          <w:rPr>
            <w:rStyle w:val="Hyperlink"/>
            <w:noProof/>
            <w:lang w:val="en-US"/>
          </w:rPr>
          <w:t>specific requirements and desig</w:t>
        </w:r>
        <w:r w:rsidRPr="00CB3804">
          <w:rPr>
            <w:rStyle w:val="Hyperlink"/>
            <w:noProof/>
            <w:lang w:val="en-US" w:eastAsia="zh-CN"/>
          </w:rPr>
          <w:t>n</w:t>
        </w:r>
        <w:r>
          <w:rPr>
            <w:noProof/>
            <w:webHidden/>
          </w:rPr>
          <w:tab/>
        </w:r>
        <w:r>
          <w:rPr>
            <w:noProof/>
            <w:webHidden/>
          </w:rPr>
          <w:fldChar w:fldCharType="begin"/>
        </w:r>
        <w:r>
          <w:rPr>
            <w:noProof/>
            <w:webHidden/>
          </w:rPr>
          <w:instrText xml:space="preserve"> PAGEREF _Toc239313268 \h </w:instrText>
        </w:r>
        <w:r>
          <w:rPr>
            <w:noProof/>
            <w:webHidden/>
          </w:rPr>
        </w:r>
        <w:r>
          <w:rPr>
            <w:noProof/>
            <w:webHidden/>
          </w:rPr>
          <w:fldChar w:fldCharType="separate"/>
        </w:r>
        <w:r>
          <w:rPr>
            <w:noProof/>
            <w:webHidden/>
          </w:rPr>
          <w:t>139</w:t>
        </w:r>
        <w:r>
          <w:rPr>
            <w:noProof/>
            <w:webHidden/>
          </w:rPr>
          <w:fldChar w:fldCharType="end"/>
        </w:r>
      </w:hyperlink>
    </w:p>
    <w:p w14:paraId="503322A6" w14:textId="1845B0FA" w:rsidR="00E91FE0" w:rsidRDefault="00E91FE0">
      <w:pPr>
        <w:pStyle w:val="TOC2"/>
        <w:tabs>
          <w:tab w:val="left" w:pos="1000"/>
          <w:tab w:val="right" w:leader="dot" w:pos="10456"/>
        </w:tabs>
        <w:rPr>
          <w:rFonts w:eastAsiaTheme="minorEastAsia" w:cstheme="minorBidi"/>
          <w:smallCaps w:val="0"/>
          <w:noProof/>
          <w:kern w:val="2"/>
          <w:sz w:val="24"/>
          <w:szCs w:val="24"/>
          <w:lang w:eastAsia="en-GB"/>
          <w14:ligatures w14:val="standardContextual"/>
        </w:rPr>
      </w:pPr>
      <w:hyperlink w:anchor="_Toc239313269" w:history="1">
        <w:r w:rsidRPr="00CB3804">
          <w:rPr>
            <w:rStyle w:val="Hyperlink"/>
            <w:noProof/>
          </w:rPr>
          <w:t>10.8</w:t>
        </w:r>
        <w:r>
          <w:rPr>
            <w:rFonts w:eastAsiaTheme="minorEastAsia" w:cstheme="minorBidi"/>
            <w:smallCaps w:val="0"/>
            <w:noProof/>
            <w:kern w:val="2"/>
            <w:sz w:val="24"/>
            <w:szCs w:val="24"/>
            <w:lang w:eastAsia="en-GB"/>
            <w14:ligatures w14:val="standardContextual"/>
          </w:rPr>
          <w:tab/>
        </w:r>
        <w:r w:rsidRPr="00CB3804">
          <w:rPr>
            <w:rStyle w:val="Hyperlink"/>
            <w:noProof/>
          </w:rPr>
          <w:t>ISAC</w:t>
        </w:r>
        <w:r>
          <w:rPr>
            <w:noProof/>
            <w:webHidden/>
          </w:rPr>
          <w:tab/>
        </w:r>
        <w:r>
          <w:rPr>
            <w:noProof/>
            <w:webHidden/>
          </w:rPr>
          <w:fldChar w:fldCharType="begin"/>
        </w:r>
        <w:r>
          <w:rPr>
            <w:noProof/>
            <w:webHidden/>
          </w:rPr>
          <w:instrText xml:space="preserve"> PAGEREF _Toc239313269 \h </w:instrText>
        </w:r>
        <w:r>
          <w:rPr>
            <w:noProof/>
            <w:webHidden/>
          </w:rPr>
        </w:r>
        <w:r>
          <w:rPr>
            <w:noProof/>
            <w:webHidden/>
          </w:rPr>
          <w:fldChar w:fldCharType="separate"/>
        </w:r>
        <w:r>
          <w:rPr>
            <w:noProof/>
            <w:webHidden/>
          </w:rPr>
          <w:t>147</w:t>
        </w:r>
        <w:r>
          <w:rPr>
            <w:noProof/>
            <w:webHidden/>
          </w:rPr>
          <w:fldChar w:fldCharType="end"/>
        </w:r>
      </w:hyperlink>
    </w:p>
    <w:p w14:paraId="54C5180A" w14:textId="3F48F1E3"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70" w:history="1">
        <w:r w:rsidRPr="00CB3804">
          <w:rPr>
            <w:rStyle w:val="Hyperlink"/>
            <w:noProof/>
          </w:rPr>
          <w:t>10.8.1</w:t>
        </w:r>
        <w:r>
          <w:rPr>
            <w:rFonts w:eastAsiaTheme="minorEastAsia" w:cstheme="minorBidi"/>
            <w:i w:val="0"/>
            <w:iCs w:val="0"/>
            <w:noProof/>
            <w:kern w:val="2"/>
            <w:sz w:val="24"/>
            <w:szCs w:val="24"/>
            <w:lang w:eastAsia="en-GB"/>
            <w14:ligatures w14:val="standardContextual"/>
          </w:rPr>
          <w:tab/>
        </w:r>
        <w:r w:rsidRPr="00CB3804">
          <w:rPr>
            <w:rStyle w:val="Hyperlink"/>
            <w:noProof/>
          </w:rPr>
          <w:t>Evaluations</w:t>
        </w:r>
        <w:r>
          <w:rPr>
            <w:noProof/>
            <w:webHidden/>
          </w:rPr>
          <w:tab/>
        </w:r>
        <w:r>
          <w:rPr>
            <w:noProof/>
            <w:webHidden/>
          </w:rPr>
          <w:fldChar w:fldCharType="begin"/>
        </w:r>
        <w:r>
          <w:rPr>
            <w:noProof/>
            <w:webHidden/>
          </w:rPr>
          <w:instrText xml:space="preserve"> PAGEREF _Toc239313270 \h </w:instrText>
        </w:r>
        <w:r>
          <w:rPr>
            <w:noProof/>
            <w:webHidden/>
          </w:rPr>
        </w:r>
        <w:r>
          <w:rPr>
            <w:noProof/>
            <w:webHidden/>
          </w:rPr>
          <w:fldChar w:fldCharType="separate"/>
        </w:r>
        <w:r>
          <w:rPr>
            <w:noProof/>
            <w:webHidden/>
          </w:rPr>
          <w:t>147</w:t>
        </w:r>
        <w:r>
          <w:rPr>
            <w:noProof/>
            <w:webHidden/>
          </w:rPr>
          <w:fldChar w:fldCharType="end"/>
        </w:r>
      </w:hyperlink>
    </w:p>
    <w:p w14:paraId="28381A64" w14:textId="481A6E75"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71" w:history="1">
        <w:r w:rsidRPr="00CB3804">
          <w:rPr>
            <w:rStyle w:val="Hyperlink"/>
            <w:noProof/>
            <w:lang w:val="en-US"/>
          </w:rPr>
          <w:t>10.8.2</w:t>
        </w:r>
        <w:r>
          <w:rPr>
            <w:rFonts w:eastAsiaTheme="minorEastAsia" w:cstheme="minorBidi"/>
            <w:i w:val="0"/>
            <w:iCs w:val="0"/>
            <w:noProof/>
            <w:kern w:val="2"/>
            <w:sz w:val="24"/>
            <w:szCs w:val="24"/>
            <w:lang w:eastAsia="en-GB"/>
            <w14:ligatures w14:val="standardContextual"/>
          </w:rPr>
          <w:tab/>
        </w:r>
        <w:r w:rsidRPr="00CB3804">
          <w:rPr>
            <w:rStyle w:val="Hyperlink"/>
            <w:noProof/>
          </w:rPr>
          <w:t xml:space="preserve">Aspects </w:t>
        </w:r>
        <w:r w:rsidRPr="00CB3804">
          <w:rPr>
            <w:rStyle w:val="Hyperlink"/>
            <w:noProof/>
            <w:lang w:val="en-US"/>
          </w:rPr>
          <w:t>of integration with communication</w:t>
        </w:r>
        <w:r>
          <w:rPr>
            <w:noProof/>
            <w:webHidden/>
          </w:rPr>
          <w:tab/>
        </w:r>
        <w:r>
          <w:rPr>
            <w:noProof/>
            <w:webHidden/>
          </w:rPr>
          <w:fldChar w:fldCharType="begin"/>
        </w:r>
        <w:r>
          <w:rPr>
            <w:noProof/>
            <w:webHidden/>
          </w:rPr>
          <w:instrText xml:space="preserve"> PAGEREF _Toc239313271 \h </w:instrText>
        </w:r>
        <w:r>
          <w:rPr>
            <w:noProof/>
            <w:webHidden/>
          </w:rPr>
        </w:r>
        <w:r>
          <w:rPr>
            <w:noProof/>
            <w:webHidden/>
          </w:rPr>
          <w:fldChar w:fldCharType="separate"/>
        </w:r>
        <w:r>
          <w:rPr>
            <w:noProof/>
            <w:webHidden/>
          </w:rPr>
          <w:t>150</w:t>
        </w:r>
        <w:r>
          <w:rPr>
            <w:noProof/>
            <w:webHidden/>
          </w:rPr>
          <w:fldChar w:fldCharType="end"/>
        </w:r>
      </w:hyperlink>
    </w:p>
    <w:p w14:paraId="0B59313E" w14:textId="2A976EC7" w:rsidR="00E91FE0" w:rsidRDefault="00E91FE0">
      <w:pPr>
        <w:pStyle w:val="TOC3"/>
        <w:tabs>
          <w:tab w:val="left" w:pos="1200"/>
          <w:tab w:val="right" w:leader="dot" w:pos="10456"/>
        </w:tabs>
        <w:rPr>
          <w:rFonts w:eastAsiaTheme="minorEastAsia" w:cstheme="minorBidi"/>
          <w:i w:val="0"/>
          <w:iCs w:val="0"/>
          <w:noProof/>
          <w:kern w:val="2"/>
          <w:sz w:val="24"/>
          <w:szCs w:val="24"/>
          <w:lang w:eastAsia="en-GB"/>
          <w14:ligatures w14:val="standardContextual"/>
        </w:rPr>
      </w:pPr>
      <w:hyperlink w:anchor="_Toc239313272" w:history="1">
        <w:r w:rsidRPr="00CB3804">
          <w:rPr>
            <w:rStyle w:val="Hyperlink"/>
            <w:noProof/>
          </w:rPr>
          <w:t>10.8.3</w:t>
        </w:r>
        <w:r>
          <w:rPr>
            <w:rFonts w:eastAsiaTheme="minorEastAsia" w:cstheme="minorBidi"/>
            <w:i w:val="0"/>
            <w:iCs w:val="0"/>
            <w:noProof/>
            <w:kern w:val="2"/>
            <w:sz w:val="24"/>
            <w:szCs w:val="24"/>
            <w:lang w:eastAsia="en-GB"/>
            <w14:ligatures w14:val="standardContextual"/>
          </w:rPr>
          <w:tab/>
        </w:r>
        <w:r w:rsidRPr="00CB3804">
          <w:rPr>
            <w:rStyle w:val="Hyperlink"/>
            <w:noProof/>
          </w:rPr>
          <w:t>Waveform and frame structure</w:t>
        </w:r>
        <w:r>
          <w:rPr>
            <w:noProof/>
            <w:webHidden/>
          </w:rPr>
          <w:tab/>
        </w:r>
        <w:r>
          <w:rPr>
            <w:noProof/>
            <w:webHidden/>
          </w:rPr>
          <w:fldChar w:fldCharType="begin"/>
        </w:r>
        <w:r>
          <w:rPr>
            <w:noProof/>
            <w:webHidden/>
          </w:rPr>
          <w:instrText xml:space="preserve"> PAGEREF _Toc239313272 \h </w:instrText>
        </w:r>
        <w:r>
          <w:rPr>
            <w:noProof/>
            <w:webHidden/>
          </w:rPr>
        </w:r>
        <w:r>
          <w:rPr>
            <w:noProof/>
            <w:webHidden/>
          </w:rPr>
          <w:fldChar w:fldCharType="separate"/>
        </w:r>
        <w:r>
          <w:rPr>
            <w:noProof/>
            <w:webHidden/>
          </w:rPr>
          <w:t>153</w:t>
        </w:r>
        <w:r>
          <w:rPr>
            <w:noProof/>
            <w:webHidden/>
          </w:rPr>
          <w:fldChar w:fldCharType="end"/>
        </w:r>
      </w:hyperlink>
    </w:p>
    <w:p w14:paraId="77C2D2DD" w14:textId="1E02065B" w:rsidR="00E91FE0" w:rsidRDefault="00E91FE0">
      <w:pPr>
        <w:pStyle w:val="TOC1"/>
        <w:tabs>
          <w:tab w:val="left" w:pos="600"/>
          <w:tab w:val="right" w:leader="dot" w:pos="10456"/>
        </w:tabs>
        <w:rPr>
          <w:rFonts w:eastAsiaTheme="minorEastAsia" w:cstheme="minorBidi"/>
          <w:b w:val="0"/>
          <w:bCs w:val="0"/>
          <w:caps w:val="0"/>
          <w:noProof/>
          <w:kern w:val="2"/>
          <w:sz w:val="24"/>
          <w:szCs w:val="24"/>
          <w:lang w:eastAsia="en-GB"/>
          <w14:ligatures w14:val="standardContextual"/>
        </w:rPr>
      </w:pPr>
      <w:hyperlink w:anchor="_Toc239313273" w:history="1">
        <w:r w:rsidRPr="00CB3804">
          <w:rPr>
            <w:rStyle w:val="Hyperlink"/>
            <w:noProof/>
          </w:rPr>
          <w:t>11</w:t>
        </w:r>
        <w:r>
          <w:rPr>
            <w:rFonts w:eastAsiaTheme="minorEastAsia" w:cstheme="minorBidi"/>
            <w:b w:val="0"/>
            <w:bCs w:val="0"/>
            <w:caps w:val="0"/>
            <w:noProof/>
            <w:kern w:val="2"/>
            <w:sz w:val="24"/>
            <w:szCs w:val="24"/>
            <w:lang w:eastAsia="en-GB"/>
            <w14:ligatures w14:val="standardContextual"/>
          </w:rPr>
          <w:tab/>
        </w:r>
        <w:r w:rsidRPr="00CB3804">
          <w:rPr>
            <w:rStyle w:val="Hyperlink"/>
            <w:noProof/>
          </w:rPr>
          <w:t>TEI</w:t>
        </w:r>
        <w:r>
          <w:rPr>
            <w:noProof/>
            <w:webHidden/>
          </w:rPr>
          <w:tab/>
        </w:r>
        <w:r>
          <w:rPr>
            <w:noProof/>
            <w:webHidden/>
          </w:rPr>
          <w:fldChar w:fldCharType="begin"/>
        </w:r>
        <w:r>
          <w:rPr>
            <w:noProof/>
            <w:webHidden/>
          </w:rPr>
          <w:instrText xml:space="preserve"> PAGEREF _Toc239313273 \h </w:instrText>
        </w:r>
        <w:r>
          <w:rPr>
            <w:noProof/>
            <w:webHidden/>
          </w:rPr>
        </w:r>
        <w:r>
          <w:rPr>
            <w:noProof/>
            <w:webHidden/>
          </w:rPr>
          <w:fldChar w:fldCharType="separate"/>
        </w:r>
        <w:r>
          <w:rPr>
            <w:noProof/>
            <w:webHidden/>
          </w:rPr>
          <w:t>157</w:t>
        </w:r>
        <w:r>
          <w:rPr>
            <w:noProof/>
            <w:webHidden/>
          </w:rPr>
          <w:fldChar w:fldCharType="end"/>
        </w:r>
      </w:hyperlink>
    </w:p>
    <w:p w14:paraId="08206319" w14:textId="6408529D" w:rsidR="00E91FE0" w:rsidRDefault="00E91FE0">
      <w:pPr>
        <w:pStyle w:val="TOC1"/>
        <w:tabs>
          <w:tab w:val="left" w:pos="600"/>
          <w:tab w:val="right" w:leader="dot" w:pos="10456"/>
        </w:tabs>
        <w:rPr>
          <w:rFonts w:eastAsiaTheme="minorEastAsia" w:cstheme="minorBidi"/>
          <w:b w:val="0"/>
          <w:bCs w:val="0"/>
          <w:caps w:val="0"/>
          <w:noProof/>
          <w:kern w:val="2"/>
          <w:sz w:val="24"/>
          <w:szCs w:val="24"/>
          <w:lang w:eastAsia="en-GB"/>
          <w14:ligatures w14:val="standardContextual"/>
        </w:rPr>
      </w:pPr>
      <w:hyperlink w:anchor="_Toc239313274" w:history="1">
        <w:r w:rsidRPr="00CB3804">
          <w:rPr>
            <w:rStyle w:val="Hyperlink"/>
            <w:noProof/>
          </w:rPr>
          <w:t>12</w:t>
        </w:r>
        <w:r>
          <w:rPr>
            <w:rFonts w:eastAsiaTheme="minorEastAsia" w:cstheme="minorBidi"/>
            <w:b w:val="0"/>
            <w:bCs w:val="0"/>
            <w:caps w:val="0"/>
            <w:noProof/>
            <w:kern w:val="2"/>
            <w:sz w:val="24"/>
            <w:szCs w:val="24"/>
            <w:lang w:eastAsia="en-GB"/>
            <w14:ligatures w14:val="standardContextual"/>
          </w:rPr>
          <w:tab/>
        </w:r>
        <w:r w:rsidRPr="00CB3804">
          <w:rPr>
            <w:rStyle w:val="Hyperlink"/>
            <w:noProof/>
          </w:rPr>
          <w:t>Closing of the meeting</w:t>
        </w:r>
        <w:r>
          <w:rPr>
            <w:noProof/>
            <w:webHidden/>
          </w:rPr>
          <w:tab/>
        </w:r>
        <w:r>
          <w:rPr>
            <w:noProof/>
            <w:webHidden/>
          </w:rPr>
          <w:fldChar w:fldCharType="begin"/>
        </w:r>
        <w:r>
          <w:rPr>
            <w:noProof/>
            <w:webHidden/>
          </w:rPr>
          <w:instrText xml:space="preserve"> PAGEREF _Toc239313274 \h </w:instrText>
        </w:r>
        <w:r>
          <w:rPr>
            <w:noProof/>
            <w:webHidden/>
          </w:rPr>
        </w:r>
        <w:r>
          <w:rPr>
            <w:noProof/>
            <w:webHidden/>
          </w:rPr>
          <w:fldChar w:fldCharType="separate"/>
        </w:r>
        <w:r>
          <w:rPr>
            <w:noProof/>
            <w:webHidden/>
          </w:rPr>
          <w:t>157</w:t>
        </w:r>
        <w:r>
          <w:rPr>
            <w:noProof/>
            <w:webHidden/>
          </w:rPr>
          <w:fldChar w:fldCharType="end"/>
        </w:r>
      </w:hyperlink>
    </w:p>
    <w:p w14:paraId="5D865E78" w14:textId="3C5B522A"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75" w:history="1">
        <w:r w:rsidRPr="00CB3804">
          <w:rPr>
            <w:rStyle w:val="Hyperlink"/>
            <w:rFonts w:ascii="Times New Roman" w:hAnsi="Times New Roman" w:cs="Times New Roman"/>
            <w:noProof/>
          </w:rPr>
          <w:t>Annex A-1:</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Tdocs at RAN1 #xxx</w:t>
        </w:r>
        <w:r>
          <w:rPr>
            <w:noProof/>
            <w:webHidden/>
          </w:rPr>
          <w:tab/>
        </w:r>
        <w:r>
          <w:rPr>
            <w:noProof/>
            <w:webHidden/>
          </w:rPr>
          <w:fldChar w:fldCharType="begin"/>
        </w:r>
        <w:r>
          <w:rPr>
            <w:noProof/>
            <w:webHidden/>
          </w:rPr>
          <w:instrText xml:space="preserve"> PAGEREF _Toc239313275 \h </w:instrText>
        </w:r>
        <w:r>
          <w:rPr>
            <w:noProof/>
            <w:webHidden/>
          </w:rPr>
        </w:r>
        <w:r>
          <w:rPr>
            <w:noProof/>
            <w:webHidden/>
          </w:rPr>
          <w:fldChar w:fldCharType="separate"/>
        </w:r>
        <w:r>
          <w:rPr>
            <w:noProof/>
            <w:webHidden/>
          </w:rPr>
          <w:t>158</w:t>
        </w:r>
        <w:r>
          <w:rPr>
            <w:noProof/>
            <w:webHidden/>
          </w:rPr>
          <w:fldChar w:fldCharType="end"/>
        </w:r>
      </w:hyperlink>
    </w:p>
    <w:p w14:paraId="06E2F7C4" w14:textId="4780CF94"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76" w:history="1">
        <w:r w:rsidRPr="00CB3804">
          <w:rPr>
            <w:rStyle w:val="Hyperlink"/>
            <w:rFonts w:ascii="Times New Roman" w:hAnsi="Times New Roman" w:cs="Times New Roman"/>
            <w:noProof/>
          </w:rPr>
          <w:t>Annex A-2:</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RAN1#126 Online Session Schedule</w:t>
        </w:r>
        <w:r>
          <w:rPr>
            <w:noProof/>
            <w:webHidden/>
          </w:rPr>
          <w:tab/>
        </w:r>
        <w:r>
          <w:rPr>
            <w:noProof/>
            <w:webHidden/>
          </w:rPr>
          <w:fldChar w:fldCharType="begin"/>
        </w:r>
        <w:r>
          <w:rPr>
            <w:noProof/>
            <w:webHidden/>
          </w:rPr>
          <w:instrText xml:space="preserve"> PAGEREF _Toc239313276 \h </w:instrText>
        </w:r>
        <w:r>
          <w:rPr>
            <w:noProof/>
            <w:webHidden/>
          </w:rPr>
        </w:r>
        <w:r>
          <w:rPr>
            <w:noProof/>
            <w:webHidden/>
          </w:rPr>
          <w:fldChar w:fldCharType="separate"/>
        </w:r>
        <w:r>
          <w:rPr>
            <w:noProof/>
            <w:webHidden/>
          </w:rPr>
          <w:t>159</w:t>
        </w:r>
        <w:r>
          <w:rPr>
            <w:noProof/>
            <w:webHidden/>
          </w:rPr>
          <w:fldChar w:fldCharType="end"/>
        </w:r>
      </w:hyperlink>
    </w:p>
    <w:p w14:paraId="4C47C955" w14:textId="59304EB8"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77" w:history="1">
        <w:r w:rsidRPr="00CB3804">
          <w:rPr>
            <w:rStyle w:val="Hyperlink"/>
            <w:rFonts w:ascii="Times New Roman" w:hAnsi="Times New Roman" w:cs="Times New Roman"/>
            <w:noProof/>
          </w:rPr>
          <w:t>Annex B:</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CRs agreed at RAN1 #126</w:t>
        </w:r>
        <w:r>
          <w:rPr>
            <w:noProof/>
            <w:webHidden/>
          </w:rPr>
          <w:tab/>
        </w:r>
        <w:r>
          <w:rPr>
            <w:noProof/>
            <w:webHidden/>
          </w:rPr>
          <w:fldChar w:fldCharType="begin"/>
        </w:r>
        <w:r>
          <w:rPr>
            <w:noProof/>
            <w:webHidden/>
          </w:rPr>
          <w:instrText xml:space="preserve"> PAGEREF _Toc239313277 \h </w:instrText>
        </w:r>
        <w:r>
          <w:rPr>
            <w:noProof/>
            <w:webHidden/>
          </w:rPr>
        </w:r>
        <w:r>
          <w:rPr>
            <w:noProof/>
            <w:webHidden/>
          </w:rPr>
          <w:fldChar w:fldCharType="separate"/>
        </w:r>
        <w:r>
          <w:rPr>
            <w:noProof/>
            <w:webHidden/>
          </w:rPr>
          <w:t>160</w:t>
        </w:r>
        <w:r>
          <w:rPr>
            <w:noProof/>
            <w:webHidden/>
          </w:rPr>
          <w:fldChar w:fldCharType="end"/>
        </w:r>
      </w:hyperlink>
    </w:p>
    <w:p w14:paraId="7903A561" w14:textId="5D2D708D"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78" w:history="1">
        <w:r w:rsidRPr="00CB3804">
          <w:rPr>
            <w:rStyle w:val="Hyperlink"/>
            <w:rFonts w:ascii="Times New Roman" w:hAnsi="Times New Roman" w:cs="Times New Roman"/>
            <w:noProof/>
          </w:rPr>
          <w:t>Annex C</w:t>
        </w:r>
        <w:r w:rsidRPr="00CB3804">
          <w:rPr>
            <w:rStyle w:val="Hyperlink"/>
            <w:rFonts w:ascii="Times New Roman" w:eastAsia="MS Mincho" w:hAnsi="Times New Roman" w:cs="Times New Roman"/>
            <w:noProof/>
            <w:lang w:eastAsia="ja-JP"/>
          </w:rPr>
          <w:t>-1</w:t>
        </w:r>
        <w:r w:rsidRPr="00CB3804">
          <w:rPr>
            <w:rStyle w:val="Hyperlink"/>
            <w:rFonts w:ascii="Times New Roman" w:hAnsi="Times New Roman" w:cs="Times New Roman"/>
            <w:noProof/>
          </w:rPr>
          <w:t>:</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Outgoing LSs</w:t>
        </w:r>
        <w:r w:rsidRPr="00CB3804">
          <w:rPr>
            <w:rStyle w:val="Hyperlink"/>
            <w:rFonts w:ascii="Times New Roman" w:eastAsia="MS Mincho" w:hAnsi="Times New Roman" w:cs="Times New Roman"/>
            <w:noProof/>
            <w:lang w:eastAsia="ja-JP"/>
          </w:rPr>
          <w:t xml:space="preserve"> from </w:t>
        </w:r>
        <w:r w:rsidRPr="00CB3804">
          <w:rPr>
            <w:rStyle w:val="Hyperlink"/>
            <w:rFonts w:ascii="Times New Roman" w:hAnsi="Times New Roman" w:cs="Times New Roman"/>
            <w:noProof/>
          </w:rPr>
          <w:t>RAN1 #126</w:t>
        </w:r>
        <w:r>
          <w:rPr>
            <w:noProof/>
            <w:webHidden/>
          </w:rPr>
          <w:tab/>
        </w:r>
        <w:r>
          <w:rPr>
            <w:noProof/>
            <w:webHidden/>
          </w:rPr>
          <w:fldChar w:fldCharType="begin"/>
        </w:r>
        <w:r>
          <w:rPr>
            <w:noProof/>
            <w:webHidden/>
          </w:rPr>
          <w:instrText xml:space="preserve"> PAGEREF _Toc239313278 \h </w:instrText>
        </w:r>
        <w:r>
          <w:rPr>
            <w:noProof/>
            <w:webHidden/>
          </w:rPr>
        </w:r>
        <w:r>
          <w:rPr>
            <w:noProof/>
            <w:webHidden/>
          </w:rPr>
          <w:fldChar w:fldCharType="separate"/>
        </w:r>
        <w:r>
          <w:rPr>
            <w:noProof/>
            <w:webHidden/>
          </w:rPr>
          <w:t>161</w:t>
        </w:r>
        <w:r>
          <w:rPr>
            <w:noProof/>
            <w:webHidden/>
          </w:rPr>
          <w:fldChar w:fldCharType="end"/>
        </w:r>
      </w:hyperlink>
    </w:p>
    <w:p w14:paraId="1BEC82D6" w14:textId="4AA0E176"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79" w:history="1">
        <w:r w:rsidRPr="00CB3804">
          <w:rPr>
            <w:rStyle w:val="Hyperlink"/>
            <w:rFonts w:ascii="Times New Roman" w:hAnsi="Times New Roman" w:cs="Times New Roman"/>
            <w:noProof/>
          </w:rPr>
          <w:t xml:space="preserve">Annex </w:t>
        </w:r>
        <w:r w:rsidRPr="00CB3804">
          <w:rPr>
            <w:rStyle w:val="Hyperlink"/>
            <w:rFonts w:ascii="Times New Roman" w:eastAsia="MS Mincho" w:hAnsi="Times New Roman" w:cs="Times New Roman"/>
            <w:noProof/>
            <w:lang w:eastAsia="ja-JP"/>
          </w:rPr>
          <w:t>C-2</w:t>
        </w:r>
        <w:r w:rsidRPr="00CB3804">
          <w:rPr>
            <w:rStyle w:val="Hyperlink"/>
            <w:rFonts w:ascii="Times New Roman" w:hAnsi="Times New Roman" w:cs="Times New Roman"/>
            <w:noProof/>
          </w:rPr>
          <w:t>:</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Incoming LSs</w:t>
        </w:r>
        <w:r w:rsidRPr="00CB3804">
          <w:rPr>
            <w:rStyle w:val="Hyperlink"/>
            <w:rFonts w:ascii="Times New Roman" w:eastAsia="MS Mincho" w:hAnsi="Times New Roman" w:cs="Times New Roman"/>
            <w:noProof/>
            <w:lang w:eastAsia="ja-JP"/>
          </w:rPr>
          <w:t xml:space="preserve"> to </w:t>
        </w:r>
        <w:r w:rsidRPr="00CB3804">
          <w:rPr>
            <w:rStyle w:val="Hyperlink"/>
            <w:rFonts w:ascii="Times New Roman" w:hAnsi="Times New Roman" w:cs="Times New Roman"/>
            <w:noProof/>
          </w:rPr>
          <w:t>RAN1 #126</w:t>
        </w:r>
        <w:r>
          <w:rPr>
            <w:noProof/>
            <w:webHidden/>
          </w:rPr>
          <w:tab/>
        </w:r>
        <w:r>
          <w:rPr>
            <w:noProof/>
            <w:webHidden/>
          </w:rPr>
          <w:fldChar w:fldCharType="begin"/>
        </w:r>
        <w:r>
          <w:rPr>
            <w:noProof/>
            <w:webHidden/>
          </w:rPr>
          <w:instrText xml:space="preserve"> PAGEREF _Toc239313279 \h </w:instrText>
        </w:r>
        <w:r>
          <w:rPr>
            <w:noProof/>
            <w:webHidden/>
          </w:rPr>
        </w:r>
        <w:r>
          <w:rPr>
            <w:noProof/>
            <w:webHidden/>
          </w:rPr>
          <w:fldChar w:fldCharType="separate"/>
        </w:r>
        <w:r>
          <w:rPr>
            <w:noProof/>
            <w:webHidden/>
          </w:rPr>
          <w:t>162</w:t>
        </w:r>
        <w:r>
          <w:rPr>
            <w:noProof/>
            <w:webHidden/>
          </w:rPr>
          <w:fldChar w:fldCharType="end"/>
        </w:r>
      </w:hyperlink>
    </w:p>
    <w:p w14:paraId="5B640450" w14:textId="3A8C860C"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80" w:history="1">
        <w:r w:rsidRPr="00CB3804">
          <w:rPr>
            <w:rStyle w:val="Hyperlink"/>
            <w:rFonts w:ascii="Times New Roman" w:hAnsi="Times New Roman" w:cs="Times New Roman"/>
            <w:noProof/>
          </w:rPr>
          <w:t>Annex D:</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Approved updated WIDs</w:t>
        </w:r>
        <w:r>
          <w:rPr>
            <w:noProof/>
            <w:webHidden/>
          </w:rPr>
          <w:tab/>
        </w:r>
        <w:r>
          <w:rPr>
            <w:noProof/>
            <w:webHidden/>
          </w:rPr>
          <w:fldChar w:fldCharType="begin"/>
        </w:r>
        <w:r>
          <w:rPr>
            <w:noProof/>
            <w:webHidden/>
          </w:rPr>
          <w:instrText xml:space="preserve"> PAGEREF _Toc239313280 \h </w:instrText>
        </w:r>
        <w:r>
          <w:rPr>
            <w:noProof/>
            <w:webHidden/>
          </w:rPr>
        </w:r>
        <w:r>
          <w:rPr>
            <w:noProof/>
            <w:webHidden/>
          </w:rPr>
          <w:fldChar w:fldCharType="separate"/>
        </w:r>
        <w:r>
          <w:rPr>
            <w:noProof/>
            <w:webHidden/>
          </w:rPr>
          <w:t>164</w:t>
        </w:r>
        <w:r>
          <w:rPr>
            <w:noProof/>
            <w:webHidden/>
          </w:rPr>
          <w:fldChar w:fldCharType="end"/>
        </w:r>
      </w:hyperlink>
    </w:p>
    <w:p w14:paraId="27065039" w14:textId="4D483A75"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81" w:history="1">
        <w:r w:rsidRPr="00CB3804">
          <w:rPr>
            <w:rStyle w:val="Hyperlink"/>
            <w:rFonts w:ascii="Times New Roman" w:hAnsi="Times New Roman" w:cs="Times New Roman"/>
            <w:noProof/>
          </w:rPr>
          <w:t>Annex E:</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draft TSs/TRs agreed at RAN1 #xxx</w:t>
        </w:r>
        <w:r>
          <w:rPr>
            <w:noProof/>
            <w:webHidden/>
          </w:rPr>
          <w:tab/>
        </w:r>
        <w:r>
          <w:rPr>
            <w:noProof/>
            <w:webHidden/>
          </w:rPr>
          <w:fldChar w:fldCharType="begin"/>
        </w:r>
        <w:r>
          <w:rPr>
            <w:noProof/>
            <w:webHidden/>
          </w:rPr>
          <w:instrText xml:space="preserve"> PAGEREF _Toc239313281 \h </w:instrText>
        </w:r>
        <w:r>
          <w:rPr>
            <w:noProof/>
            <w:webHidden/>
          </w:rPr>
        </w:r>
        <w:r>
          <w:rPr>
            <w:noProof/>
            <w:webHidden/>
          </w:rPr>
          <w:fldChar w:fldCharType="separate"/>
        </w:r>
        <w:r>
          <w:rPr>
            <w:noProof/>
            <w:webHidden/>
          </w:rPr>
          <w:t>165</w:t>
        </w:r>
        <w:r>
          <w:rPr>
            <w:noProof/>
            <w:webHidden/>
          </w:rPr>
          <w:fldChar w:fldCharType="end"/>
        </w:r>
      </w:hyperlink>
    </w:p>
    <w:p w14:paraId="38406869" w14:textId="3F621831" w:rsidR="00E91FE0" w:rsidRDefault="00E91FE0">
      <w:pPr>
        <w:pStyle w:val="TOC1"/>
        <w:tabs>
          <w:tab w:val="left" w:pos="1200"/>
          <w:tab w:val="right" w:leader="dot" w:pos="10456"/>
        </w:tabs>
        <w:rPr>
          <w:rFonts w:eastAsiaTheme="minorEastAsia" w:cstheme="minorBidi"/>
          <w:b w:val="0"/>
          <w:bCs w:val="0"/>
          <w:caps w:val="0"/>
          <w:noProof/>
          <w:kern w:val="2"/>
          <w:sz w:val="24"/>
          <w:szCs w:val="24"/>
          <w:lang w:eastAsia="en-GB"/>
          <w14:ligatures w14:val="standardContextual"/>
        </w:rPr>
      </w:pPr>
      <w:hyperlink w:anchor="_Toc239313282" w:history="1">
        <w:r w:rsidRPr="00CB3804">
          <w:rPr>
            <w:rStyle w:val="Hyperlink"/>
            <w:rFonts w:ascii="Times New Roman" w:hAnsi="Times New Roman" w:cs="Times New Roman"/>
            <w:noProof/>
          </w:rPr>
          <w:t>Annex F:</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actions</w:t>
        </w:r>
        <w:r>
          <w:rPr>
            <w:noProof/>
            <w:webHidden/>
          </w:rPr>
          <w:tab/>
        </w:r>
        <w:r>
          <w:rPr>
            <w:noProof/>
            <w:webHidden/>
          </w:rPr>
          <w:fldChar w:fldCharType="begin"/>
        </w:r>
        <w:r>
          <w:rPr>
            <w:noProof/>
            <w:webHidden/>
          </w:rPr>
          <w:instrText xml:space="preserve"> PAGEREF _Toc239313282 \h </w:instrText>
        </w:r>
        <w:r>
          <w:rPr>
            <w:noProof/>
            <w:webHidden/>
          </w:rPr>
        </w:r>
        <w:r>
          <w:rPr>
            <w:noProof/>
            <w:webHidden/>
          </w:rPr>
          <w:fldChar w:fldCharType="separate"/>
        </w:r>
        <w:r>
          <w:rPr>
            <w:noProof/>
            <w:webHidden/>
          </w:rPr>
          <w:t>166</w:t>
        </w:r>
        <w:r>
          <w:rPr>
            <w:noProof/>
            <w:webHidden/>
          </w:rPr>
          <w:fldChar w:fldCharType="end"/>
        </w:r>
      </w:hyperlink>
    </w:p>
    <w:p w14:paraId="19F2457C" w14:textId="076FD669"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83" w:history="1">
        <w:r w:rsidRPr="00CB3804">
          <w:rPr>
            <w:rStyle w:val="Hyperlink"/>
            <w:rFonts w:ascii="Times New Roman" w:hAnsi="Times New Roman" w:cs="Times New Roman"/>
            <w:noProof/>
          </w:rPr>
          <w:t>Annex G:</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List of participants at RAN1 #125</w:t>
        </w:r>
        <w:r>
          <w:rPr>
            <w:noProof/>
            <w:webHidden/>
          </w:rPr>
          <w:tab/>
        </w:r>
        <w:r>
          <w:rPr>
            <w:noProof/>
            <w:webHidden/>
          </w:rPr>
          <w:fldChar w:fldCharType="begin"/>
        </w:r>
        <w:r>
          <w:rPr>
            <w:noProof/>
            <w:webHidden/>
          </w:rPr>
          <w:instrText xml:space="preserve"> PAGEREF _Toc239313283 \h </w:instrText>
        </w:r>
        <w:r>
          <w:rPr>
            <w:noProof/>
            <w:webHidden/>
          </w:rPr>
        </w:r>
        <w:r>
          <w:rPr>
            <w:noProof/>
            <w:webHidden/>
          </w:rPr>
          <w:fldChar w:fldCharType="separate"/>
        </w:r>
        <w:r>
          <w:rPr>
            <w:noProof/>
            <w:webHidden/>
          </w:rPr>
          <w:t>169</w:t>
        </w:r>
        <w:r>
          <w:rPr>
            <w:noProof/>
            <w:webHidden/>
          </w:rPr>
          <w:fldChar w:fldCharType="end"/>
        </w:r>
      </w:hyperlink>
    </w:p>
    <w:p w14:paraId="7E606881" w14:textId="3F3E78BE" w:rsidR="00E91FE0" w:rsidRDefault="00E91FE0">
      <w:pPr>
        <w:pStyle w:val="TOC1"/>
        <w:tabs>
          <w:tab w:val="left" w:pos="1400"/>
          <w:tab w:val="right" w:leader="dot" w:pos="10456"/>
        </w:tabs>
        <w:rPr>
          <w:rFonts w:eastAsiaTheme="minorEastAsia" w:cstheme="minorBidi"/>
          <w:b w:val="0"/>
          <w:bCs w:val="0"/>
          <w:caps w:val="0"/>
          <w:noProof/>
          <w:kern w:val="2"/>
          <w:sz w:val="24"/>
          <w:szCs w:val="24"/>
          <w:lang w:eastAsia="en-GB"/>
          <w14:ligatures w14:val="standardContextual"/>
        </w:rPr>
      </w:pPr>
      <w:hyperlink w:anchor="_Toc239313284" w:history="1">
        <w:r w:rsidRPr="00CB3804">
          <w:rPr>
            <w:rStyle w:val="Hyperlink"/>
            <w:rFonts w:ascii="Times New Roman" w:hAnsi="Times New Roman" w:cs="Times New Roman"/>
            <w:noProof/>
          </w:rPr>
          <w:t>Annex H:</w:t>
        </w:r>
        <w:r>
          <w:rPr>
            <w:rFonts w:eastAsiaTheme="minorEastAsia" w:cstheme="minorBidi"/>
            <w:b w:val="0"/>
            <w:bCs w:val="0"/>
            <w:caps w:val="0"/>
            <w:noProof/>
            <w:kern w:val="2"/>
            <w:sz w:val="24"/>
            <w:szCs w:val="24"/>
            <w:lang w:eastAsia="en-GB"/>
            <w14:ligatures w14:val="standardContextual"/>
          </w:rPr>
          <w:tab/>
        </w:r>
        <w:r w:rsidRPr="00CB3804">
          <w:rPr>
            <w:rStyle w:val="Hyperlink"/>
            <w:rFonts w:ascii="Times New Roman" w:hAnsi="Times New Roman" w:cs="Times New Roman"/>
            <w:noProof/>
          </w:rPr>
          <w:t xml:space="preserve">TSG RAN WG1 meetings in </w:t>
        </w:r>
        <w:r w:rsidRPr="00CB3804">
          <w:rPr>
            <w:rStyle w:val="Hyperlink"/>
            <w:rFonts w:ascii="Times New Roman" w:eastAsia="MS Mincho" w:hAnsi="Times New Roman" w:cs="Times New Roman"/>
            <w:noProof/>
            <w:lang w:eastAsia="ja-JP"/>
          </w:rPr>
          <w:t>2026 – 2027</w:t>
        </w:r>
        <w:r>
          <w:rPr>
            <w:noProof/>
            <w:webHidden/>
          </w:rPr>
          <w:tab/>
        </w:r>
        <w:r>
          <w:rPr>
            <w:noProof/>
            <w:webHidden/>
          </w:rPr>
          <w:fldChar w:fldCharType="begin"/>
        </w:r>
        <w:r>
          <w:rPr>
            <w:noProof/>
            <w:webHidden/>
          </w:rPr>
          <w:instrText xml:space="preserve"> PAGEREF _Toc239313284 \h </w:instrText>
        </w:r>
        <w:r>
          <w:rPr>
            <w:noProof/>
            <w:webHidden/>
          </w:rPr>
        </w:r>
        <w:r>
          <w:rPr>
            <w:noProof/>
            <w:webHidden/>
          </w:rPr>
          <w:fldChar w:fldCharType="separate"/>
        </w:r>
        <w:r>
          <w:rPr>
            <w:noProof/>
            <w:webHidden/>
          </w:rPr>
          <w:t>170</w:t>
        </w:r>
        <w:r>
          <w:rPr>
            <w:noProof/>
            <w:webHidden/>
          </w:rPr>
          <w:fldChar w:fldCharType="end"/>
        </w:r>
      </w:hyperlink>
    </w:p>
    <w:p w14:paraId="51C5874D" w14:textId="5396217C" w:rsidR="00666408" w:rsidRPr="0032333C" w:rsidRDefault="00011381" w:rsidP="009643F7">
      <w:pPr>
        <w:rPr>
          <w:rFonts w:ascii="Times New Roman" w:hAnsi="Times New Roman"/>
          <w:szCs w:val="20"/>
        </w:rPr>
      </w:pPr>
      <w:r w:rsidRPr="0032333C">
        <w:rPr>
          <w:rFonts w:ascii="Times New Roman" w:hAnsi="Times New Roman" w:cstheme="minorHAnsi"/>
          <w:b/>
          <w:bCs/>
          <w:caps/>
          <w:szCs w:val="20"/>
        </w:rPr>
        <w:fldChar w:fldCharType="end"/>
      </w:r>
    </w:p>
    <w:p w14:paraId="21E4648C" w14:textId="167195EA" w:rsidR="005F6CF6" w:rsidRPr="0032333C" w:rsidRDefault="005F6CF6" w:rsidP="009643F7">
      <w:pPr>
        <w:pBdr>
          <w:bottom w:val="single" w:sz="12" w:space="1" w:color="auto"/>
        </w:pBdr>
        <w:rPr>
          <w:rFonts w:ascii="Times New Roman" w:hAnsi="Times New Roman"/>
          <w:b/>
          <w:szCs w:val="20"/>
        </w:rPr>
      </w:pPr>
      <w:r w:rsidRPr="0032333C">
        <w:rPr>
          <w:rFonts w:ascii="Times New Roman" w:hAnsi="Times New Roman"/>
          <w:b/>
          <w:szCs w:val="20"/>
        </w:rPr>
        <w:br w:type="page"/>
      </w:r>
      <w:r w:rsidRPr="0032333C">
        <w:rPr>
          <w:rFonts w:ascii="Times New Roman" w:hAnsi="Times New Roman"/>
          <w:b/>
          <w:szCs w:val="20"/>
        </w:rPr>
        <w:lastRenderedPageBreak/>
        <w:t>Main</w:t>
      </w:r>
      <w:r w:rsidR="00233210" w:rsidRPr="0032333C">
        <w:rPr>
          <w:rFonts w:ascii="Times New Roman" w:hAnsi="Times New Roman"/>
          <w:b/>
          <w:szCs w:val="20"/>
        </w:rPr>
        <w:t xml:space="preserve"> </w:t>
      </w:r>
      <w:r w:rsidRPr="0032333C">
        <w:rPr>
          <w:rFonts w:ascii="Times New Roman" w:hAnsi="Times New Roman"/>
          <w:b/>
          <w:szCs w:val="20"/>
        </w:rPr>
        <w:t>facts</w:t>
      </w:r>
      <w:r w:rsidR="00233210" w:rsidRPr="0032333C">
        <w:rPr>
          <w:rFonts w:ascii="Times New Roman" w:hAnsi="Times New Roman"/>
          <w:b/>
          <w:szCs w:val="20"/>
        </w:rPr>
        <w:t xml:space="preserve"> </w:t>
      </w:r>
      <w:r w:rsidRPr="0032333C">
        <w:rPr>
          <w:rFonts w:ascii="Times New Roman" w:hAnsi="Times New Roman"/>
          <w:b/>
          <w:szCs w:val="20"/>
        </w:rPr>
        <w:t>summary</w:t>
      </w:r>
    </w:p>
    <w:p w14:paraId="51F224F4" w14:textId="77777777" w:rsidR="005F6CF6" w:rsidRPr="0032333C" w:rsidRDefault="005F6CF6" w:rsidP="009643F7">
      <w:pPr>
        <w:rPr>
          <w:rFonts w:ascii="Times New Roman" w:eastAsia="SimSun" w:hAnsi="Times New Roman"/>
          <w:kern w:val="2"/>
          <w:szCs w:val="20"/>
        </w:rPr>
      </w:pPr>
    </w:p>
    <w:p w14:paraId="6BEF233B" w14:textId="77777777" w:rsidR="00D06F1F" w:rsidRDefault="00D06F1F" w:rsidP="00D06F1F">
      <w:pPr>
        <w:rPr>
          <w:rFonts w:ascii="Times New Roman" w:eastAsia="SimSun" w:hAnsi="Times New Roman"/>
          <w:kern w:val="2"/>
          <w:szCs w:val="20"/>
        </w:rPr>
      </w:pPr>
      <w:r w:rsidRPr="0032333C">
        <w:rPr>
          <w:rFonts w:ascii="Times New Roman" w:eastAsia="SimSun" w:hAnsi="Times New Roman"/>
          <w:kern w:val="2"/>
          <w:szCs w:val="20"/>
        </w:rPr>
        <w:t>The 3GPP TSG WG RAN1</w:t>
      </w:r>
      <w:r>
        <w:rPr>
          <w:rFonts w:ascii="Times New Roman" w:eastAsia="SimSun" w:hAnsi="Times New Roman"/>
          <w:kern w:val="2"/>
          <w:szCs w:val="20"/>
        </w:rPr>
        <w:t>#126</w:t>
      </w:r>
      <w:r w:rsidRPr="0032333C">
        <w:rPr>
          <w:rFonts w:ascii="Times New Roman" w:eastAsia="SimSun" w:hAnsi="Times New Roman"/>
          <w:kern w:val="2"/>
          <w:szCs w:val="20"/>
        </w:rPr>
        <w:t xml:space="preserve"> meeting, hosted by </w:t>
      </w:r>
      <w:r>
        <w:rPr>
          <w:rFonts w:ascii="Times New Roman" w:eastAsia="SimSun" w:hAnsi="Times New Roman"/>
          <w:kern w:val="2"/>
          <w:szCs w:val="20"/>
        </w:rPr>
        <w:t>ETSI</w:t>
      </w:r>
      <w:r w:rsidRPr="0032333C">
        <w:rPr>
          <w:rFonts w:ascii="Times New Roman" w:eastAsia="SimSun" w:hAnsi="Times New Roman"/>
          <w:kern w:val="2"/>
          <w:szCs w:val="20"/>
        </w:rPr>
        <w:t>, was held at the</w:t>
      </w:r>
      <w:r w:rsidRPr="0032333C">
        <w:t xml:space="preserve"> </w:t>
      </w:r>
      <w:r>
        <w:t>MECC conference centre in Maastricht, The Netherlands</w:t>
      </w:r>
      <w:r w:rsidRPr="0032333C">
        <w:rPr>
          <w:rFonts w:ascii="Times New Roman" w:eastAsia="SimSun" w:hAnsi="Times New Roman"/>
          <w:kern w:val="2"/>
          <w:szCs w:val="20"/>
        </w:rPr>
        <w:t>.</w:t>
      </w:r>
    </w:p>
    <w:p w14:paraId="409D01F2" w14:textId="77777777" w:rsidR="00D06F1F" w:rsidRPr="0032333C" w:rsidRDefault="00D06F1F" w:rsidP="00D06F1F">
      <w:pPr>
        <w:rPr>
          <w:rFonts w:ascii="Times New Roman" w:eastAsia="SimSun" w:hAnsi="Times New Roman"/>
          <w:kern w:val="2"/>
          <w:szCs w:val="20"/>
        </w:rPr>
      </w:pPr>
    </w:p>
    <w:p w14:paraId="50278173" w14:textId="1540C703" w:rsidR="00D06F1F" w:rsidRPr="00D06F1F" w:rsidRDefault="00D06F1F" w:rsidP="00D06F1F">
      <w:pPr>
        <w:rPr>
          <w:kern w:val="2"/>
        </w:rPr>
      </w:pPr>
      <w:r w:rsidRPr="00D06F1F">
        <w:rPr>
          <w:rFonts w:ascii="Times New Roman" w:eastAsia="SimSun" w:hAnsi="Times New Roman"/>
          <w:kern w:val="2"/>
          <w:szCs w:val="20"/>
        </w:rPr>
        <w:t>The meeting started at 9:00 on Monday 24</w:t>
      </w:r>
      <w:r w:rsidRPr="00D06F1F">
        <w:rPr>
          <w:rFonts w:ascii="Times New Roman" w:eastAsia="SimSun" w:hAnsi="Times New Roman"/>
          <w:kern w:val="2"/>
          <w:szCs w:val="20"/>
          <w:vertAlign w:val="superscript"/>
        </w:rPr>
        <w:t>th</w:t>
      </w:r>
      <w:r w:rsidRPr="00D06F1F">
        <w:rPr>
          <w:rFonts w:ascii="Times New Roman" w:eastAsia="SimSun" w:hAnsi="Times New Roman"/>
          <w:kern w:val="2"/>
          <w:szCs w:val="20"/>
        </w:rPr>
        <w:t xml:space="preserve"> August and finished at </w:t>
      </w:r>
      <w:r w:rsidRPr="00D06F1F">
        <w:rPr>
          <w:kern w:val="2"/>
        </w:rPr>
        <w:t>16:00 (local time) on Friday 28</w:t>
      </w:r>
      <w:r w:rsidRPr="00D06F1F">
        <w:rPr>
          <w:kern w:val="2"/>
          <w:vertAlign w:val="superscript"/>
        </w:rPr>
        <w:t>th</w:t>
      </w:r>
      <w:r w:rsidRPr="00D06F1F">
        <w:rPr>
          <w:kern w:val="2"/>
        </w:rPr>
        <w:t xml:space="preserve"> August.</w:t>
      </w:r>
    </w:p>
    <w:p w14:paraId="169DEBBA" w14:textId="77777777" w:rsidR="00D06F1F" w:rsidRPr="00D06F1F" w:rsidRDefault="00D06F1F" w:rsidP="00D06F1F">
      <w:pPr>
        <w:rPr>
          <w:rFonts w:ascii="Times New Roman" w:eastAsia="SimSun" w:hAnsi="Times New Roman"/>
          <w:kern w:val="2"/>
          <w:szCs w:val="20"/>
        </w:rPr>
      </w:pPr>
    </w:p>
    <w:p w14:paraId="4368F4F8" w14:textId="0F8F6B35" w:rsidR="00D06F1F" w:rsidRPr="00D06F1F" w:rsidRDefault="00D06F1F" w:rsidP="00D06F1F">
      <w:pPr>
        <w:rPr>
          <w:rFonts w:ascii="Times New Roman" w:eastAsia="MS Mincho" w:hAnsi="Times New Roman"/>
          <w:szCs w:val="20"/>
          <w:lang w:eastAsia="ja-JP"/>
        </w:rPr>
      </w:pPr>
      <w:r w:rsidRPr="00D06F1F">
        <w:rPr>
          <w:rFonts w:ascii="Times New Roman" w:eastAsia="MS Mincho" w:hAnsi="Times New Roman"/>
          <w:szCs w:val="20"/>
          <w:lang w:eastAsia="ja-JP"/>
        </w:rPr>
        <w:t xml:space="preserve">The number of attending delegates, having confirmed their participation through the electronic check-in application, was </w:t>
      </w:r>
      <w:r w:rsidRPr="00D06F1F">
        <w:rPr>
          <w:rFonts w:ascii="Times New Roman" w:eastAsia="MS Mincho" w:hAnsi="Times New Roman"/>
          <w:b/>
          <w:bCs/>
          <w:szCs w:val="20"/>
          <w:lang w:eastAsia="ja-JP"/>
        </w:rPr>
        <w:t>707</w:t>
      </w:r>
      <w:r w:rsidRPr="00D06F1F">
        <w:rPr>
          <w:rFonts w:ascii="Times New Roman" w:eastAsia="MS Mincho" w:hAnsi="Times New Roman"/>
          <w:b/>
          <w:szCs w:val="20"/>
          <w:lang w:eastAsia="ja-JP"/>
        </w:rPr>
        <w:t>.</w:t>
      </w:r>
    </w:p>
    <w:p w14:paraId="2C8AA2FD" w14:textId="79902648" w:rsidR="00D06F1F" w:rsidRPr="0032333C" w:rsidRDefault="00D06F1F" w:rsidP="00D06F1F">
      <w:pPr>
        <w:rPr>
          <w:rFonts w:ascii="Times New Roman" w:eastAsia="MS Mincho" w:hAnsi="Times New Roman"/>
          <w:szCs w:val="20"/>
          <w:lang w:eastAsia="ja-JP"/>
        </w:rPr>
      </w:pPr>
      <w:r w:rsidRPr="00D06F1F">
        <w:rPr>
          <w:rFonts w:ascii="Times New Roman" w:eastAsia="MS Mincho" w:hAnsi="Times New Roman"/>
          <w:szCs w:val="20"/>
          <w:lang w:eastAsia="ja-JP"/>
        </w:rPr>
        <w:t>Note that the number of registered (F2F) was 966, and the number of registered (online participation) was 313.</w:t>
      </w:r>
    </w:p>
    <w:p w14:paraId="5D9B9608" w14:textId="77777777" w:rsidR="00D06F1F" w:rsidRPr="0032333C" w:rsidRDefault="00D06F1F" w:rsidP="00D06F1F">
      <w:pPr>
        <w:rPr>
          <w:rFonts w:ascii="Times New Roman" w:eastAsia="MS Mincho" w:hAnsi="Times New Roman"/>
          <w:szCs w:val="20"/>
          <w:lang w:eastAsia="ja-JP"/>
        </w:rPr>
      </w:pPr>
    </w:p>
    <w:p w14:paraId="34D78DBE" w14:textId="77777777" w:rsidR="00D06F1F" w:rsidRPr="0032333C" w:rsidRDefault="00D06F1F" w:rsidP="00D06F1F">
      <w:pPr>
        <w:rPr>
          <w:rFonts w:ascii="Times New Roman" w:eastAsia="MS Mincho" w:hAnsi="Times New Roman"/>
          <w:szCs w:val="20"/>
          <w:lang w:eastAsia="ja-JP"/>
        </w:rPr>
      </w:pPr>
      <w:r w:rsidRPr="0032333C">
        <w:rPr>
          <w:rFonts w:ascii="Times New Roman" w:eastAsia="MS Mincho" w:hAnsi="Times New Roman"/>
          <w:szCs w:val="20"/>
          <w:lang w:eastAsia="ja-JP"/>
        </w:rPr>
        <w:t>As RAN1</w:t>
      </w:r>
      <w:r>
        <w:rPr>
          <w:rFonts w:ascii="Times New Roman" w:eastAsia="MS Mincho" w:hAnsi="Times New Roman"/>
          <w:szCs w:val="20"/>
          <w:lang w:eastAsia="ja-JP"/>
        </w:rPr>
        <w:t>#126</w:t>
      </w:r>
      <w:r w:rsidRPr="0032333C">
        <w:rPr>
          <w:rFonts w:ascii="Times New Roman" w:eastAsia="MS Mincho" w:hAnsi="Times New Roman"/>
          <w:szCs w:val="20"/>
          <w:lang w:eastAsia="ja-JP"/>
        </w:rPr>
        <w:t xml:space="preserve"> was a Face-to-Face meeting with </w:t>
      </w:r>
      <w:r>
        <w:rPr>
          <w:rFonts w:ascii="Times New Roman" w:eastAsia="MS Mincho" w:hAnsi="Times New Roman"/>
          <w:szCs w:val="20"/>
          <w:lang w:eastAsia="ja-JP"/>
        </w:rPr>
        <w:t>one</w:t>
      </w:r>
      <w:r w:rsidRPr="0032333C">
        <w:rPr>
          <w:rFonts w:ascii="Times New Roman" w:eastAsia="MS Mincho" w:hAnsi="Times New Roman"/>
          <w:szCs w:val="20"/>
          <w:lang w:eastAsia="ja-JP"/>
        </w:rPr>
        <w:t xml:space="preserve">-way remote participation, </w:t>
      </w:r>
      <w:proofErr w:type="spellStart"/>
      <w:r w:rsidRPr="0032333C">
        <w:rPr>
          <w:rFonts w:ascii="Times New Roman" w:eastAsia="MS Mincho" w:hAnsi="Times New Roman"/>
          <w:szCs w:val="20"/>
          <w:lang w:eastAsia="ja-JP"/>
        </w:rPr>
        <w:t>GoToWebinar</w:t>
      </w:r>
      <w:proofErr w:type="spellEnd"/>
      <w:r w:rsidRPr="0032333C">
        <w:rPr>
          <w:rFonts w:ascii="Times New Roman" w:eastAsia="MS Mincho" w:hAnsi="Times New Roman"/>
          <w:szCs w:val="20"/>
          <w:lang w:eastAsia="ja-JP"/>
        </w:rPr>
        <w:t xml:space="preserve"> (GTW) conference calls were set-up for the full duration of the meeting and to the 3 online sessions only.</w:t>
      </w:r>
    </w:p>
    <w:p w14:paraId="4C658DE3" w14:textId="77777777" w:rsidR="00D06F1F" w:rsidRPr="0032333C" w:rsidRDefault="00D06F1F" w:rsidP="00D06F1F">
      <w:pPr>
        <w:rPr>
          <w:rFonts w:ascii="Times New Roman" w:eastAsia="SimSun" w:hAnsi="Times New Roman"/>
          <w:kern w:val="2"/>
          <w:szCs w:val="20"/>
        </w:rPr>
      </w:pPr>
    </w:p>
    <w:p w14:paraId="6F010B76" w14:textId="77777777" w:rsidR="00D06F1F" w:rsidRPr="0032333C" w:rsidRDefault="00D06F1F" w:rsidP="00D06F1F">
      <w:pPr>
        <w:rPr>
          <w:rFonts w:ascii="Times New Roman" w:eastAsia="SimSun" w:hAnsi="Times New Roman"/>
          <w:kern w:val="2"/>
          <w:szCs w:val="20"/>
        </w:rPr>
      </w:pPr>
      <w:r w:rsidRPr="0032333C">
        <w:rPr>
          <w:rFonts w:ascii="Times New Roman" w:eastAsia="SimSun" w:hAnsi="Times New Roman"/>
          <w:kern w:val="2"/>
          <w:szCs w:val="20"/>
        </w:rPr>
        <w:t>The schedule of the RAN1</w:t>
      </w:r>
      <w:r>
        <w:rPr>
          <w:rFonts w:ascii="Times New Roman" w:eastAsia="SimSun" w:hAnsi="Times New Roman"/>
          <w:kern w:val="2"/>
          <w:szCs w:val="20"/>
        </w:rPr>
        <w:t>#126</w:t>
      </w:r>
      <w:r w:rsidRPr="0032333C">
        <w:rPr>
          <w:rFonts w:ascii="Times New Roman" w:eastAsia="SimSun" w:hAnsi="Times New Roman"/>
          <w:kern w:val="2"/>
          <w:szCs w:val="20"/>
        </w:rPr>
        <w:t xml:space="preserve"> Online Sessions is detailed in Annex A-2.</w:t>
      </w:r>
    </w:p>
    <w:p w14:paraId="0DFBC381" w14:textId="4EB7601D" w:rsidR="00DD4558" w:rsidRPr="0032333C" w:rsidRDefault="00DD4558" w:rsidP="00DD4558">
      <w:pPr>
        <w:rPr>
          <w:rFonts w:ascii="Times New Roman" w:eastAsia="SimSun" w:hAnsi="Times New Roman"/>
          <w:kern w:val="2"/>
          <w:szCs w:val="20"/>
        </w:rPr>
      </w:pPr>
    </w:p>
    <w:p w14:paraId="090C549E" w14:textId="77777777" w:rsidR="00B67B40" w:rsidRPr="0032333C" w:rsidRDefault="00B67B40" w:rsidP="00DD4558">
      <w:pPr>
        <w:rPr>
          <w:rFonts w:ascii="Times New Roman" w:eastAsia="SimSun" w:hAnsi="Times New Roman"/>
          <w:kern w:val="2"/>
          <w:szCs w:val="20"/>
        </w:rPr>
      </w:pPr>
    </w:p>
    <w:p w14:paraId="26BE8EFA" w14:textId="77777777" w:rsidR="00905479" w:rsidRPr="0032333C" w:rsidRDefault="00905479">
      <w:pPr>
        <w:rPr>
          <w:rFonts w:ascii="Times New Roman" w:eastAsia="SimSun" w:hAnsi="Times New Roman"/>
          <w:kern w:val="2"/>
          <w:szCs w:val="20"/>
        </w:rPr>
      </w:pPr>
    </w:p>
    <w:p w14:paraId="107ACE1B" w14:textId="1E9D90EF" w:rsidR="007A5AC0" w:rsidRPr="0032333C" w:rsidRDefault="007A5AC0" w:rsidP="009643F7">
      <w:pPr>
        <w:rPr>
          <w:rFonts w:ascii="Times New Roman" w:hAnsi="Times New Roman"/>
          <w:b/>
          <w:szCs w:val="20"/>
        </w:rPr>
      </w:pPr>
      <w:r w:rsidRPr="0032333C">
        <w:rPr>
          <w:rFonts w:ascii="Times New Roman" w:hAnsi="Times New Roman"/>
          <w:b/>
          <w:szCs w:val="20"/>
        </w:rPr>
        <w:t>The</w:t>
      </w:r>
      <w:r w:rsidR="00233210" w:rsidRPr="0032333C">
        <w:rPr>
          <w:rFonts w:ascii="Times New Roman" w:hAnsi="Times New Roman"/>
          <w:b/>
          <w:szCs w:val="20"/>
        </w:rPr>
        <w:t xml:space="preserve"> </w:t>
      </w:r>
      <w:r w:rsidRPr="0032333C">
        <w:rPr>
          <w:rFonts w:ascii="Times New Roman" w:hAnsi="Times New Roman"/>
          <w:b/>
          <w:szCs w:val="20"/>
        </w:rPr>
        <w:t>list</w:t>
      </w:r>
      <w:r w:rsidR="00233210" w:rsidRPr="0032333C">
        <w:rPr>
          <w:rFonts w:ascii="Times New Roman" w:hAnsi="Times New Roman"/>
          <w:b/>
          <w:szCs w:val="20"/>
        </w:rPr>
        <w:t xml:space="preserve"> </w:t>
      </w:r>
      <w:r w:rsidRPr="0032333C">
        <w:rPr>
          <w:rFonts w:ascii="Times New Roman" w:hAnsi="Times New Roman"/>
          <w:b/>
          <w:szCs w:val="20"/>
        </w:rPr>
        <w:t>of</w:t>
      </w:r>
      <w:r w:rsidR="00233210" w:rsidRPr="0032333C">
        <w:rPr>
          <w:rFonts w:ascii="Times New Roman" w:hAnsi="Times New Roman"/>
          <w:b/>
          <w:szCs w:val="20"/>
        </w:rPr>
        <w:t xml:space="preserve"> </w:t>
      </w:r>
      <w:r w:rsidRPr="0032333C">
        <w:rPr>
          <w:rFonts w:ascii="Times New Roman" w:hAnsi="Times New Roman"/>
          <w:b/>
          <w:szCs w:val="20"/>
        </w:rPr>
        <w:t>action</w:t>
      </w:r>
      <w:r w:rsidR="00233210" w:rsidRPr="0032333C">
        <w:rPr>
          <w:rFonts w:ascii="Times New Roman" w:hAnsi="Times New Roman"/>
          <w:b/>
          <w:szCs w:val="20"/>
        </w:rPr>
        <w:t xml:space="preserve"> </w:t>
      </w:r>
      <w:r w:rsidRPr="0032333C">
        <w:rPr>
          <w:rFonts w:ascii="Times New Roman" w:hAnsi="Times New Roman"/>
          <w:b/>
          <w:szCs w:val="20"/>
        </w:rPr>
        <w:t>points</w:t>
      </w:r>
      <w:r w:rsidR="00233210" w:rsidRPr="0032333C">
        <w:rPr>
          <w:rFonts w:ascii="Times New Roman" w:hAnsi="Times New Roman"/>
          <w:b/>
          <w:szCs w:val="20"/>
        </w:rPr>
        <w:t xml:space="preserve"> </w:t>
      </w:r>
      <w:r w:rsidRPr="0032333C">
        <w:rPr>
          <w:rFonts w:ascii="Times New Roman" w:hAnsi="Times New Roman"/>
          <w:b/>
          <w:szCs w:val="20"/>
        </w:rPr>
        <w:t>that</w:t>
      </w:r>
      <w:r w:rsidR="00233210" w:rsidRPr="0032333C">
        <w:rPr>
          <w:rFonts w:ascii="Times New Roman" w:hAnsi="Times New Roman"/>
          <w:b/>
          <w:szCs w:val="20"/>
        </w:rPr>
        <w:t xml:space="preserve"> </w:t>
      </w:r>
      <w:r w:rsidRPr="0032333C">
        <w:rPr>
          <w:rFonts w:ascii="Times New Roman" w:hAnsi="Times New Roman"/>
          <w:b/>
          <w:szCs w:val="20"/>
        </w:rPr>
        <w:t>require</w:t>
      </w:r>
      <w:r w:rsidR="00233210" w:rsidRPr="0032333C">
        <w:rPr>
          <w:rFonts w:ascii="Times New Roman" w:hAnsi="Times New Roman"/>
          <w:b/>
          <w:szCs w:val="20"/>
        </w:rPr>
        <w:t xml:space="preserve"> </w:t>
      </w:r>
      <w:r w:rsidRPr="0032333C">
        <w:rPr>
          <w:rFonts w:ascii="Times New Roman" w:hAnsi="Times New Roman"/>
          <w:b/>
          <w:szCs w:val="20"/>
        </w:rPr>
        <w:t>RAN1</w:t>
      </w:r>
      <w:r w:rsidR="00233210" w:rsidRPr="0032333C">
        <w:rPr>
          <w:rFonts w:ascii="Times New Roman" w:hAnsi="Times New Roman"/>
          <w:b/>
          <w:szCs w:val="20"/>
        </w:rPr>
        <w:t xml:space="preserve"> </w:t>
      </w:r>
      <w:r w:rsidR="006051A6" w:rsidRPr="0032333C">
        <w:rPr>
          <w:rFonts w:ascii="Times New Roman" w:hAnsi="Times New Roman"/>
          <w:b/>
          <w:szCs w:val="20"/>
        </w:rPr>
        <w:t>post</w:t>
      </w:r>
      <w:r w:rsidR="00233210" w:rsidRPr="0032333C">
        <w:rPr>
          <w:rFonts w:ascii="Times New Roman" w:hAnsi="Times New Roman"/>
          <w:b/>
          <w:szCs w:val="20"/>
        </w:rPr>
        <w:t xml:space="preserve"> </w:t>
      </w:r>
      <w:r w:rsidR="006051A6" w:rsidRPr="0032333C">
        <w:rPr>
          <w:rFonts w:ascii="Times New Roman" w:hAnsi="Times New Roman"/>
          <w:b/>
          <w:szCs w:val="20"/>
        </w:rPr>
        <w:t>meeting</w:t>
      </w:r>
      <w:r w:rsidR="00233210" w:rsidRPr="0032333C">
        <w:rPr>
          <w:rFonts w:ascii="Times New Roman" w:hAnsi="Times New Roman"/>
          <w:b/>
          <w:szCs w:val="20"/>
        </w:rPr>
        <w:t xml:space="preserve"> </w:t>
      </w:r>
      <w:r w:rsidR="006051A6" w:rsidRPr="0032333C">
        <w:rPr>
          <w:rFonts w:ascii="Times New Roman" w:hAnsi="Times New Roman"/>
          <w:b/>
          <w:szCs w:val="20"/>
        </w:rPr>
        <w:t>f</w:t>
      </w:r>
      <w:r w:rsidRPr="0032333C">
        <w:rPr>
          <w:rFonts w:ascii="Times New Roman" w:hAnsi="Times New Roman"/>
          <w:b/>
          <w:szCs w:val="20"/>
        </w:rPr>
        <w:t>ollow-up</w:t>
      </w:r>
      <w:r w:rsidR="00233210" w:rsidRPr="0032333C">
        <w:rPr>
          <w:rFonts w:ascii="Times New Roman" w:hAnsi="Times New Roman"/>
          <w:b/>
          <w:szCs w:val="20"/>
        </w:rPr>
        <w:t xml:space="preserve"> </w:t>
      </w:r>
      <w:r w:rsidRPr="0032333C">
        <w:rPr>
          <w:rFonts w:ascii="Times New Roman" w:hAnsi="Times New Roman"/>
          <w:b/>
          <w:szCs w:val="20"/>
        </w:rPr>
        <w:t>is</w:t>
      </w:r>
      <w:r w:rsidR="00233210" w:rsidRPr="0032333C">
        <w:rPr>
          <w:rFonts w:ascii="Times New Roman" w:hAnsi="Times New Roman"/>
          <w:b/>
          <w:szCs w:val="20"/>
        </w:rPr>
        <w:t xml:space="preserve"> </w:t>
      </w:r>
      <w:r w:rsidRPr="0032333C">
        <w:rPr>
          <w:rFonts w:ascii="Times New Roman" w:hAnsi="Times New Roman"/>
          <w:b/>
          <w:szCs w:val="20"/>
        </w:rPr>
        <w:t>listed</w:t>
      </w:r>
      <w:r w:rsidR="00233210" w:rsidRPr="0032333C">
        <w:rPr>
          <w:rFonts w:ascii="Times New Roman" w:hAnsi="Times New Roman"/>
          <w:b/>
          <w:szCs w:val="20"/>
        </w:rPr>
        <w:t xml:space="preserve"> </w:t>
      </w:r>
      <w:r w:rsidRPr="0032333C">
        <w:rPr>
          <w:rFonts w:ascii="Times New Roman" w:hAnsi="Times New Roman"/>
          <w:b/>
          <w:szCs w:val="20"/>
        </w:rPr>
        <w:t>in</w:t>
      </w:r>
      <w:r w:rsidR="00233210" w:rsidRPr="0032333C">
        <w:rPr>
          <w:rFonts w:ascii="Times New Roman" w:hAnsi="Times New Roman"/>
          <w:b/>
          <w:szCs w:val="20"/>
        </w:rPr>
        <w:t xml:space="preserve"> </w:t>
      </w:r>
      <w:r w:rsidRPr="0032333C">
        <w:rPr>
          <w:rFonts w:ascii="Times New Roman" w:hAnsi="Times New Roman"/>
          <w:b/>
          <w:szCs w:val="20"/>
        </w:rPr>
        <w:t>Annex</w:t>
      </w:r>
      <w:r w:rsidR="00233210" w:rsidRPr="0032333C">
        <w:rPr>
          <w:rFonts w:ascii="Times New Roman" w:hAnsi="Times New Roman"/>
          <w:b/>
          <w:szCs w:val="20"/>
        </w:rPr>
        <w:t xml:space="preserve"> </w:t>
      </w:r>
      <w:r w:rsidRPr="0032333C">
        <w:rPr>
          <w:rFonts w:ascii="Times New Roman" w:hAnsi="Times New Roman"/>
          <w:b/>
          <w:szCs w:val="20"/>
        </w:rPr>
        <w:t>F</w:t>
      </w:r>
      <w:r w:rsidR="00233210" w:rsidRPr="0032333C">
        <w:rPr>
          <w:rFonts w:ascii="Times New Roman" w:hAnsi="Times New Roman"/>
          <w:b/>
          <w:szCs w:val="20"/>
        </w:rPr>
        <w:t xml:space="preserve"> </w:t>
      </w:r>
      <w:r w:rsidRPr="0032333C">
        <w:rPr>
          <w:rFonts w:ascii="Times New Roman" w:hAnsi="Times New Roman"/>
          <w:b/>
          <w:szCs w:val="20"/>
        </w:rPr>
        <w:t>(end</w:t>
      </w:r>
      <w:r w:rsidR="00233210" w:rsidRPr="0032333C">
        <w:rPr>
          <w:rFonts w:ascii="Times New Roman" w:hAnsi="Times New Roman"/>
          <w:b/>
          <w:szCs w:val="20"/>
        </w:rPr>
        <w:t xml:space="preserve"> </w:t>
      </w:r>
      <w:r w:rsidRPr="0032333C">
        <w:rPr>
          <w:rFonts w:ascii="Times New Roman" w:hAnsi="Times New Roman"/>
          <w:b/>
          <w:szCs w:val="20"/>
        </w:rPr>
        <w:t>of</w:t>
      </w:r>
      <w:r w:rsidR="00233210" w:rsidRPr="0032333C">
        <w:rPr>
          <w:rFonts w:ascii="Times New Roman" w:hAnsi="Times New Roman"/>
          <w:b/>
          <w:szCs w:val="20"/>
        </w:rPr>
        <w:t xml:space="preserve"> </w:t>
      </w:r>
      <w:r w:rsidRPr="0032333C">
        <w:rPr>
          <w:rFonts w:ascii="Times New Roman" w:hAnsi="Times New Roman"/>
          <w:b/>
          <w:szCs w:val="20"/>
        </w:rPr>
        <w:t>document).</w:t>
      </w:r>
    </w:p>
    <w:p w14:paraId="5241944F" w14:textId="77777777" w:rsidR="007A5AC0" w:rsidRPr="0032333C" w:rsidRDefault="007A5AC0" w:rsidP="009643F7">
      <w:pPr>
        <w:rPr>
          <w:rFonts w:ascii="Times New Roman" w:eastAsia="SimSun" w:hAnsi="Times New Roman"/>
          <w:kern w:val="2"/>
          <w:szCs w:val="20"/>
          <w:highlight w:val="yellow"/>
        </w:rPr>
      </w:pPr>
    </w:p>
    <w:p w14:paraId="38E384E0" w14:textId="1D30A6E0" w:rsidR="007A5AC0" w:rsidRPr="0032333C" w:rsidRDefault="007A5AC0" w:rsidP="00D13E33">
      <w:pPr>
        <w:tabs>
          <w:tab w:val="center" w:pos="5233"/>
        </w:tabs>
        <w:rPr>
          <w:rFonts w:ascii="Times New Roman" w:eastAsia="SimSun" w:hAnsi="Times New Roman"/>
          <w:kern w:val="2"/>
          <w:szCs w:val="20"/>
        </w:rPr>
      </w:pPr>
      <w:r w:rsidRPr="002C5CD2">
        <w:rPr>
          <w:rFonts w:ascii="Times New Roman" w:eastAsia="SimSun" w:hAnsi="Times New Roman"/>
          <w:kern w:val="2"/>
          <w:szCs w:val="20"/>
        </w:rPr>
        <w:t>The</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number</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of</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contribution</w:t>
      </w:r>
      <w:r w:rsidR="006762CB" w:rsidRPr="002C5CD2">
        <w:rPr>
          <w:rFonts w:ascii="Times New Roman" w:eastAsia="SimSun" w:hAnsi="Times New Roman"/>
          <w:kern w:val="2"/>
          <w:szCs w:val="20"/>
        </w:rPr>
        <w:t>s</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for</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this</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meeting</w:t>
      </w:r>
      <w:r w:rsidR="00233210" w:rsidRPr="002C5CD2">
        <w:rPr>
          <w:rFonts w:ascii="Times New Roman" w:eastAsia="SimSun" w:hAnsi="Times New Roman"/>
          <w:kern w:val="2"/>
          <w:szCs w:val="20"/>
        </w:rPr>
        <w:t xml:space="preserve"> </w:t>
      </w:r>
      <w:r w:rsidRPr="002C5CD2">
        <w:rPr>
          <w:rFonts w:ascii="Times New Roman" w:eastAsia="SimSun" w:hAnsi="Times New Roman"/>
          <w:kern w:val="2"/>
          <w:szCs w:val="20"/>
        </w:rPr>
        <w:t>was</w:t>
      </w:r>
      <w:r w:rsidR="00233210" w:rsidRPr="002C5CD2">
        <w:rPr>
          <w:rFonts w:ascii="Times New Roman" w:eastAsia="SimSun" w:hAnsi="Times New Roman"/>
          <w:kern w:val="2"/>
          <w:szCs w:val="20"/>
        </w:rPr>
        <w:t xml:space="preserve"> </w:t>
      </w:r>
      <w:r w:rsidR="002E1520" w:rsidRPr="002C5CD2">
        <w:rPr>
          <w:rFonts w:ascii="Times New Roman" w:eastAsia="SimSun" w:hAnsi="Times New Roman"/>
          <w:kern w:val="2"/>
          <w:szCs w:val="20"/>
        </w:rPr>
        <w:t>1754</w:t>
      </w:r>
      <w:r w:rsidR="008D5901" w:rsidRPr="002C5CD2">
        <w:rPr>
          <w:rFonts w:ascii="Times New Roman" w:eastAsia="SimSun" w:hAnsi="Times New Roman"/>
          <w:kern w:val="2"/>
          <w:szCs w:val="20"/>
        </w:rPr>
        <w:t>.</w:t>
      </w:r>
    </w:p>
    <w:p w14:paraId="0DB4A2F7" w14:textId="77777777" w:rsidR="007A5AC0" w:rsidRPr="0032333C" w:rsidRDefault="007A5AC0" w:rsidP="009643F7">
      <w:pPr>
        <w:rPr>
          <w:rFonts w:ascii="Times New Roman" w:hAnsi="Times New Roman"/>
          <w:szCs w:val="20"/>
          <w:highlight w:val="yellow"/>
        </w:rPr>
      </w:pPr>
    </w:p>
    <w:p w14:paraId="57E9C4E0" w14:textId="2F9199BB" w:rsidR="00D016B6" w:rsidRPr="0032333C" w:rsidRDefault="007A5AC0" w:rsidP="009643F7">
      <w:pPr>
        <w:rPr>
          <w:rFonts w:ascii="Times New Roman" w:hAnsi="Times New Roman"/>
          <w:szCs w:val="20"/>
        </w:rPr>
      </w:pPr>
      <w:r w:rsidRPr="0032333C">
        <w:rPr>
          <w:rFonts w:ascii="Times New Roman" w:hAnsi="Times New Roman"/>
          <w:szCs w:val="20"/>
        </w:rPr>
        <w:t>Note:</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amount</w:t>
      </w:r>
      <w:r w:rsidR="00233210" w:rsidRPr="0032333C">
        <w:rPr>
          <w:rFonts w:ascii="Times New Roman" w:hAnsi="Times New Roman"/>
          <w:szCs w:val="20"/>
        </w:rPr>
        <w:t xml:space="preserve"> </w:t>
      </w:r>
      <w:r w:rsidRPr="0032333C">
        <w:rPr>
          <w:rFonts w:ascii="Times New Roman" w:hAnsi="Times New Roman"/>
          <w:szCs w:val="20"/>
        </w:rPr>
        <w:t>of</w:t>
      </w:r>
      <w:r w:rsidR="00233210" w:rsidRPr="0032333C">
        <w:rPr>
          <w:rFonts w:ascii="Times New Roman" w:hAnsi="Times New Roman"/>
          <w:szCs w:val="20"/>
        </w:rPr>
        <w:t xml:space="preserve"> </w:t>
      </w:r>
      <w:r w:rsidRPr="0032333C">
        <w:rPr>
          <w:rFonts w:ascii="Times New Roman" w:hAnsi="Times New Roman"/>
          <w:szCs w:val="20"/>
        </w:rPr>
        <w:t>documents</w:t>
      </w:r>
      <w:r w:rsidR="00233210" w:rsidRPr="0032333C">
        <w:rPr>
          <w:rFonts w:ascii="Times New Roman" w:hAnsi="Times New Roman"/>
          <w:szCs w:val="20"/>
        </w:rPr>
        <w:t xml:space="preserve"> </w:t>
      </w:r>
      <w:r w:rsidRPr="0032333C">
        <w:rPr>
          <w:rFonts w:ascii="Times New Roman" w:hAnsi="Times New Roman"/>
          <w:szCs w:val="20"/>
        </w:rPr>
        <w:t>includes</w:t>
      </w:r>
      <w:r w:rsidR="00233210" w:rsidRPr="0032333C">
        <w:rPr>
          <w:rFonts w:ascii="Times New Roman" w:hAnsi="Times New Roman"/>
          <w:szCs w:val="20"/>
        </w:rPr>
        <w:t xml:space="preserve"> </w:t>
      </w:r>
      <w:r w:rsidRPr="0032333C">
        <w:rPr>
          <w:rFonts w:ascii="Times New Roman" w:hAnsi="Times New Roman"/>
          <w:szCs w:val="20"/>
        </w:rPr>
        <w:t>those</w:t>
      </w:r>
      <w:r w:rsidR="00233210" w:rsidRPr="0032333C">
        <w:rPr>
          <w:rFonts w:ascii="Times New Roman" w:hAnsi="Times New Roman"/>
          <w:szCs w:val="20"/>
        </w:rPr>
        <w:t xml:space="preserve"> </w:t>
      </w:r>
      <w:r w:rsidRPr="0032333C">
        <w:rPr>
          <w:rFonts w:ascii="Times New Roman" w:hAnsi="Times New Roman"/>
          <w:szCs w:val="20"/>
        </w:rPr>
        <w:t>discussed</w:t>
      </w:r>
      <w:r w:rsidR="00233210" w:rsidRPr="0032333C">
        <w:rPr>
          <w:rFonts w:ascii="Times New Roman" w:hAnsi="Times New Roman"/>
          <w:szCs w:val="20"/>
        </w:rPr>
        <w:t xml:space="preserve"> </w:t>
      </w:r>
      <w:r w:rsidRPr="0032333C">
        <w:rPr>
          <w:rFonts w:ascii="Times New Roman" w:hAnsi="Times New Roman"/>
          <w:szCs w:val="20"/>
        </w:rPr>
        <w:t>during</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email</w:t>
      </w:r>
      <w:r w:rsidR="00233210" w:rsidRPr="0032333C">
        <w:rPr>
          <w:rFonts w:ascii="Times New Roman" w:hAnsi="Times New Roman"/>
          <w:szCs w:val="20"/>
        </w:rPr>
        <w:t xml:space="preserve"> </w:t>
      </w:r>
      <w:r w:rsidRPr="0032333C">
        <w:rPr>
          <w:rFonts w:ascii="Times New Roman" w:hAnsi="Times New Roman"/>
          <w:szCs w:val="20"/>
        </w:rPr>
        <w:t>discussion</w:t>
      </w:r>
      <w:r w:rsidR="00233210" w:rsidRPr="0032333C">
        <w:rPr>
          <w:rFonts w:ascii="Times New Roman" w:hAnsi="Times New Roman"/>
          <w:szCs w:val="20"/>
        </w:rPr>
        <w:t xml:space="preserve"> </w:t>
      </w:r>
      <w:r w:rsidRPr="0032333C">
        <w:rPr>
          <w:rFonts w:ascii="Times New Roman" w:hAnsi="Times New Roman"/>
          <w:szCs w:val="20"/>
        </w:rPr>
        <w:t>session</w:t>
      </w:r>
      <w:r w:rsidR="00233210" w:rsidRPr="0032333C">
        <w:rPr>
          <w:rFonts w:ascii="Times New Roman" w:hAnsi="Times New Roman"/>
          <w:szCs w:val="20"/>
        </w:rPr>
        <w:t xml:space="preserve"> </w:t>
      </w:r>
      <w:r w:rsidRPr="0032333C">
        <w:rPr>
          <w:rFonts w:ascii="Times New Roman" w:hAnsi="Times New Roman"/>
          <w:szCs w:val="20"/>
        </w:rPr>
        <w:t>post</w:t>
      </w:r>
      <w:r w:rsidR="00233210" w:rsidRPr="0032333C">
        <w:rPr>
          <w:rFonts w:ascii="Times New Roman" w:hAnsi="Times New Roman"/>
          <w:szCs w:val="20"/>
        </w:rPr>
        <w:t xml:space="preserve"> </w:t>
      </w:r>
      <w:r w:rsidRPr="0032333C">
        <w:rPr>
          <w:rFonts w:ascii="Times New Roman" w:hAnsi="Times New Roman"/>
          <w:szCs w:val="20"/>
        </w:rPr>
        <w:t>meeting.</w:t>
      </w:r>
    </w:p>
    <w:p w14:paraId="552EDAB3" w14:textId="77777777" w:rsidR="006762CB" w:rsidRPr="0032333C"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rsidRPr="0032333C" w14:paraId="6B1ED3FA" w14:textId="77777777" w:rsidTr="006762CB">
        <w:tc>
          <w:tcPr>
            <w:tcW w:w="1413" w:type="dxa"/>
            <w:shd w:val="clear" w:color="auto" w:fill="00FF00"/>
          </w:tcPr>
          <w:p w14:paraId="30F59098" w14:textId="77777777" w:rsidR="006762CB" w:rsidRPr="0032333C" w:rsidRDefault="006762CB" w:rsidP="009643F7">
            <w:pPr>
              <w:rPr>
                <w:rFonts w:ascii="Arial" w:hAnsi="Arial" w:cs="Arial"/>
                <w:sz w:val="16"/>
                <w:szCs w:val="16"/>
              </w:rPr>
            </w:pPr>
          </w:p>
        </w:tc>
        <w:tc>
          <w:tcPr>
            <w:tcW w:w="7654" w:type="dxa"/>
          </w:tcPr>
          <w:p w14:paraId="57B8E465" w14:textId="03AB5AE1" w:rsidR="006762CB" w:rsidRPr="0032333C" w:rsidRDefault="006762CB" w:rsidP="009643F7">
            <w:pPr>
              <w:rPr>
                <w:rFonts w:ascii="Arial" w:hAnsi="Arial" w:cs="Arial"/>
                <w:sz w:val="16"/>
                <w:szCs w:val="16"/>
              </w:rPr>
            </w:pPr>
            <w:r w:rsidRPr="0032333C">
              <w:rPr>
                <w:rFonts w:ascii="Arial" w:hAnsi="Arial" w:cs="Arial"/>
                <w:sz w:val="16"/>
                <w:szCs w:val="16"/>
              </w:rPr>
              <w:t>Contribution</w:t>
            </w:r>
            <w:r w:rsidR="00233210" w:rsidRPr="0032333C">
              <w:rPr>
                <w:rFonts w:ascii="Arial" w:hAnsi="Arial" w:cs="Arial"/>
                <w:sz w:val="16"/>
                <w:szCs w:val="16"/>
              </w:rPr>
              <w:t xml:space="preserve"> </w:t>
            </w:r>
            <w:r w:rsidRPr="0032333C">
              <w:rPr>
                <w:rFonts w:ascii="Arial" w:hAnsi="Arial" w:cs="Arial"/>
                <w:sz w:val="16"/>
                <w:szCs w:val="16"/>
              </w:rPr>
              <w:t>is</w:t>
            </w:r>
            <w:r w:rsidR="00233210" w:rsidRPr="0032333C">
              <w:rPr>
                <w:rFonts w:ascii="Arial" w:hAnsi="Arial" w:cs="Arial"/>
                <w:sz w:val="16"/>
                <w:szCs w:val="16"/>
              </w:rPr>
              <w:t xml:space="preserve"> </w:t>
            </w:r>
            <w:r w:rsidRPr="0032333C">
              <w:rPr>
                <w:rFonts w:ascii="Arial" w:hAnsi="Arial" w:cs="Arial"/>
                <w:sz w:val="16"/>
                <w:szCs w:val="16"/>
              </w:rPr>
              <w:t>agreed/approved</w:t>
            </w:r>
          </w:p>
        </w:tc>
      </w:tr>
      <w:tr w:rsidR="00673AAB" w:rsidRPr="0032333C" w14:paraId="4BD5D869" w14:textId="77777777" w:rsidTr="00673AAB">
        <w:tc>
          <w:tcPr>
            <w:tcW w:w="1413" w:type="dxa"/>
            <w:shd w:val="clear" w:color="auto" w:fill="FF0000"/>
          </w:tcPr>
          <w:p w14:paraId="7C1AAD37" w14:textId="77777777" w:rsidR="00673AAB" w:rsidRPr="0032333C" w:rsidRDefault="00673AAB" w:rsidP="009643F7">
            <w:pPr>
              <w:rPr>
                <w:rFonts w:ascii="Arial" w:hAnsi="Arial" w:cs="Arial"/>
                <w:sz w:val="16"/>
                <w:szCs w:val="16"/>
              </w:rPr>
            </w:pPr>
          </w:p>
        </w:tc>
        <w:tc>
          <w:tcPr>
            <w:tcW w:w="7654" w:type="dxa"/>
          </w:tcPr>
          <w:p w14:paraId="2674044E" w14:textId="776551D0" w:rsidR="00673AAB" w:rsidRPr="0032333C" w:rsidRDefault="00673AAB" w:rsidP="009643F7">
            <w:pPr>
              <w:rPr>
                <w:rFonts w:ascii="Arial" w:hAnsi="Arial" w:cs="Arial"/>
                <w:sz w:val="16"/>
                <w:szCs w:val="16"/>
              </w:rPr>
            </w:pPr>
            <w:r w:rsidRPr="0032333C">
              <w:rPr>
                <w:rFonts w:ascii="Arial" w:hAnsi="Arial" w:cs="Arial"/>
                <w:sz w:val="16"/>
                <w:szCs w:val="16"/>
              </w:rPr>
              <w:t>Contribution</w:t>
            </w:r>
            <w:r w:rsidR="00233210" w:rsidRPr="0032333C">
              <w:rPr>
                <w:rFonts w:ascii="Arial" w:hAnsi="Arial" w:cs="Arial"/>
                <w:sz w:val="16"/>
                <w:szCs w:val="16"/>
              </w:rPr>
              <w:t xml:space="preserve"> </w:t>
            </w:r>
            <w:r w:rsidRPr="0032333C">
              <w:rPr>
                <w:rFonts w:ascii="Arial" w:hAnsi="Arial" w:cs="Arial"/>
                <w:sz w:val="16"/>
                <w:szCs w:val="16"/>
              </w:rPr>
              <w:t>is</w:t>
            </w:r>
            <w:r w:rsidR="00233210" w:rsidRPr="0032333C">
              <w:rPr>
                <w:rFonts w:ascii="Arial" w:hAnsi="Arial" w:cs="Arial"/>
                <w:sz w:val="16"/>
                <w:szCs w:val="16"/>
              </w:rPr>
              <w:t xml:space="preserve"> </w:t>
            </w:r>
            <w:r w:rsidRPr="0032333C">
              <w:rPr>
                <w:rFonts w:ascii="Arial" w:hAnsi="Arial" w:cs="Arial"/>
                <w:sz w:val="16"/>
                <w:szCs w:val="16"/>
              </w:rPr>
              <w:t>not</w:t>
            </w:r>
            <w:r w:rsidR="00233210" w:rsidRPr="0032333C">
              <w:rPr>
                <w:rFonts w:ascii="Arial" w:hAnsi="Arial" w:cs="Arial"/>
                <w:sz w:val="16"/>
                <w:szCs w:val="16"/>
              </w:rPr>
              <w:t xml:space="preserve"> </w:t>
            </w:r>
            <w:r w:rsidRPr="0032333C">
              <w:rPr>
                <w:rFonts w:ascii="Arial" w:hAnsi="Arial" w:cs="Arial"/>
                <w:sz w:val="16"/>
                <w:szCs w:val="16"/>
              </w:rPr>
              <w:t>pursued</w:t>
            </w:r>
            <w:r w:rsidR="00233210" w:rsidRPr="0032333C">
              <w:rPr>
                <w:rFonts w:ascii="Arial" w:hAnsi="Arial" w:cs="Arial"/>
                <w:sz w:val="16"/>
                <w:szCs w:val="16"/>
              </w:rPr>
              <w:t xml:space="preserve"> </w:t>
            </w:r>
            <w:r w:rsidRPr="0032333C">
              <w:rPr>
                <w:rFonts w:ascii="Arial" w:hAnsi="Arial" w:cs="Arial"/>
                <w:sz w:val="16"/>
                <w:szCs w:val="16"/>
              </w:rPr>
              <w:t>(no</w:t>
            </w:r>
            <w:r w:rsidR="00233210" w:rsidRPr="0032333C">
              <w:rPr>
                <w:rFonts w:ascii="Arial" w:hAnsi="Arial" w:cs="Arial"/>
                <w:sz w:val="16"/>
                <w:szCs w:val="16"/>
              </w:rPr>
              <w:t xml:space="preserve"> </w:t>
            </w:r>
            <w:r w:rsidRPr="0032333C">
              <w:rPr>
                <w:rFonts w:ascii="Arial" w:hAnsi="Arial" w:cs="Arial"/>
                <w:sz w:val="16"/>
                <w:szCs w:val="16"/>
              </w:rPr>
              <w:t>consensus)</w:t>
            </w:r>
          </w:p>
        </w:tc>
      </w:tr>
      <w:tr w:rsidR="006762CB" w:rsidRPr="0032333C" w14:paraId="587FF795" w14:textId="77777777" w:rsidTr="006762CB">
        <w:tc>
          <w:tcPr>
            <w:tcW w:w="1413" w:type="dxa"/>
            <w:shd w:val="clear" w:color="auto" w:fill="FFFF00"/>
          </w:tcPr>
          <w:p w14:paraId="18B6FD22" w14:textId="77777777" w:rsidR="006762CB" w:rsidRPr="0032333C" w:rsidRDefault="006762CB" w:rsidP="009643F7">
            <w:pPr>
              <w:rPr>
                <w:rFonts w:ascii="Arial" w:hAnsi="Arial" w:cs="Arial"/>
                <w:sz w:val="16"/>
                <w:szCs w:val="16"/>
              </w:rPr>
            </w:pPr>
          </w:p>
        </w:tc>
        <w:tc>
          <w:tcPr>
            <w:tcW w:w="7654" w:type="dxa"/>
          </w:tcPr>
          <w:p w14:paraId="3F19B6A0" w14:textId="31163FD2" w:rsidR="006762CB" w:rsidRPr="0032333C" w:rsidRDefault="006762CB" w:rsidP="009643F7">
            <w:pPr>
              <w:rPr>
                <w:rFonts w:ascii="Arial" w:hAnsi="Arial" w:cs="Arial"/>
                <w:sz w:val="16"/>
                <w:szCs w:val="16"/>
              </w:rPr>
            </w:pPr>
            <w:r w:rsidRPr="0032333C">
              <w:rPr>
                <w:rFonts w:ascii="Arial" w:hAnsi="Arial" w:cs="Arial"/>
                <w:sz w:val="16"/>
                <w:szCs w:val="16"/>
              </w:rPr>
              <w:t>Further</w:t>
            </w:r>
            <w:r w:rsidR="00233210" w:rsidRPr="0032333C">
              <w:rPr>
                <w:rFonts w:ascii="Arial" w:hAnsi="Arial" w:cs="Arial"/>
                <w:sz w:val="16"/>
                <w:szCs w:val="16"/>
              </w:rPr>
              <w:t xml:space="preserve"> </w:t>
            </w:r>
            <w:r w:rsidRPr="0032333C">
              <w:rPr>
                <w:rFonts w:ascii="Arial" w:hAnsi="Arial" w:cs="Arial"/>
                <w:sz w:val="16"/>
                <w:szCs w:val="16"/>
              </w:rPr>
              <w:t>discussion</w:t>
            </w:r>
            <w:r w:rsidR="00233210" w:rsidRPr="0032333C">
              <w:rPr>
                <w:rFonts w:ascii="Arial" w:hAnsi="Arial" w:cs="Arial"/>
                <w:sz w:val="16"/>
                <w:szCs w:val="16"/>
              </w:rPr>
              <w:t xml:space="preserve"> </w:t>
            </w:r>
            <w:r w:rsidRPr="0032333C">
              <w:rPr>
                <w:rFonts w:ascii="Arial" w:hAnsi="Arial" w:cs="Arial"/>
                <w:sz w:val="16"/>
                <w:szCs w:val="16"/>
              </w:rPr>
              <w:t>is</w:t>
            </w:r>
            <w:r w:rsidR="00233210" w:rsidRPr="0032333C">
              <w:rPr>
                <w:rFonts w:ascii="Arial" w:hAnsi="Arial" w:cs="Arial"/>
                <w:sz w:val="16"/>
                <w:szCs w:val="16"/>
              </w:rPr>
              <w:t xml:space="preserve"> </w:t>
            </w:r>
            <w:r w:rsidRPr="0032333C">
              <w:rPr>
                <w:rFonts w:ascii="Arial" w:hAnsi="Arial" w:cs="Arial"/>
                <w:sz w:val="16"/>
                <w:szCs w:val="16"/>
              </w:rPr>
              <w:t>required</w:t>
            </w:r>
            <w:r w:rsidR="00233210" w:rsidRPr="0032333C">
              <w:rPr>
                <w:rFonts w:ascii="Arial" w:hAnsi="Arial" w:cs="Arial"/>
                <w:sz w:val="16"/>
                <w:szCs w:val="16"/>
              </w:rPr>
              <w:t xml:space="preserve"> </w:t>
            </w:r>
            <w:r w:rsidRPr="0032333C">
              <w:rPr>
                <w:rFonts w:ascii="Arial" w:hAnsi="Arial" w:cs="Arial"/>
                <w:sz w:val="16"/>
                <w:szCs w:val="16"/>
              </w:rPr>
              <w:t>–</w:t>
            </w:r>
            <w:r w:rsidR="00233210" w:rsidRPr="0032333C">
              <w:rPr>
                <w:rFonts w:ascii="Arial" w:hAnsi="Arial" w:cs="Arial"/>
                <w:sz w:val="16"/>
                <w:szCs w:val="16"/>
              </w:rPr>
              <w:t xml:space="preserve"> </w:t>
            </w:r>
            <w:r w:rsidRPr="0032333C">
              <w:rPr>
                <w:rFonts w:ascii="Arial" w:hAnsi="Arial" w:cs="Arial"/>
                <w:sz w:val="16"/>
                <w:szCs w:val="16"/>
              </w:rPr>
              <w:t>come-back</w:t>
            </w:r>
            <w:r w:rsidR="00233210" w:rsidRPr="0032333C">
              <w:rPr>
                <w:rFonts w:ascii="Arial" w:hAnsi="Arial" w:cs="Arial"/>
                <w:sz w:val="16"/>
                <w:szCs w:val="16"/>
              </w:rPr>
              <w:t xml:space="preserve"> </w:t>
            </w:r>
            <w:r w:rsidRPr="0032333C">
              <w:rPr>
                <w:rFonts w:ascii="Arial" w:hAnsi="Arial" w:cs="Arial"/>
                <w:sz w:val="16"/>
                <w:szCs w:val="16"/>
              </w:rPr>
              <w:t>needed</w:t>
            </w:r>
          </w:p>
        </w:tc>
      </w:tr>
      <w:tr w:rsidR="006762CB" w:rsidRPr="0032333C" w14:paraId="7FA66CA1" w14:textId="77777777" w:rsidTr="006762CB">
        <w:tc>
          <w:tcPr>
            <w:tcW w:w="1413" w:type="dxa"/>
            <w:shd w:val="clear" w:color="auto" w:fill="808000"/>
          </w:tcPr>
          <w:p w14:paraId="4049F8B4" w14:textId="77777777" w:rsidR="006762CB" w:rsidRPr="0032333C" w:rsidRDefault="006762CB" w:rsidP="009643F7">
            <w:pPr>
              <w:rPr>
                <w:rFonts w:ascii="Arial" w:hAnsi="Arial" w:cs="Arial"/>
                <w:sz w:val="16"/>
                <w:szCs w:val="16"/>
              </w:rPr>
            </w:pPr>
          </w:p>
        </w:tc>
        <w:tc>
          <w:tcPr>
            <w:tcW w:w="7654" w:type="dxa"/>
          </w:tcPr>
          <w:p w14:paraId="70D6E89B" w14:textId="06BF3FC0" w:rsidR="006762CB" w:rsidRPr="0032333C" w:rsidRDefault="006762CB" w:rsidP="009643F7">
            <w:pPr>
              <w:rPr>
                <w:rFonts w:ascii="Arial" w:hAnsi="Arial" w:cs="Arial"/>
                <w:sz w:val="16"/>
                <w:szCs w:val="16"/>
              </w:rPr>
            </w:pPr>
            <w:r w:rsidRPr="0032333C">
              <w:rPr>
                <w:rFonts w:ascii="Arial" w:hAnsi="Arial" w:cs="Arial"/>
                <w:sz w:val="16"/>
                <w:szCs w:val="16"/>
              </w:rPr>
              <w:t>Working</w:t>
            </w:r>
            <w:r w:rsidR="00233210" w:rsidRPr="0032333C">
              <w:rPr>
                <w:rFonts w:ascii="Arial" w:hAnsi="Arial" w:cs="Arial"/>
                <w:sz w:val="16"/>
                <w:szCs w:val="16"/>
              </w:rPr>
              <w:t xml:space="preserve"> </w:t>
            </w:r>
            <w:r w:rsidRPr="0032333C">
              <w:rPr>
                <w:rFonts w:ascii="Arial" w:hAnsi="Arial" w:cs="Arial"/>
                <w:sz w:val="16"/>
                <w:szCs w:val="16"/>
              </w:rPr>
              <w:t>assumption</w:t>
            </w:r>
          </w:p>
        </w:tc>
      </w:tr>
      <w:tr w:rsidR="006762CB" w:rsidRPr="0032333C" w14:paraId="4B9AEEB6" w14:textId="77777777" w:rsidTr="006762CB">
        <w:tc>
          <w:tcPr>
            <w:tcW w:w="1413" w:type="dxa"/>
            <w:shd w:val="clear" w:color="auto" w:fill="FF00FF"/>
          </w:tcPr>
          <w:p w14:paraId="2EA2531A" w14:textId="77777777" w:rsidR="006762CB" w:rsidRPr="0032333C" w:rsidRDefault="006762CB" w:rsidP="009643F7">
            <w:pPr>
              <w:rPr>
                <w:rFonts w:ascii="Arial" w:hAnsi="Arial" w:cs="Arial"/>
                <w:sz w:val="16"/>
                <w:szCs w:val="16"/>
              </w:rPr>
            </w:pPr>
          </w:p>
        </w:tc>
        <w:tc>
          <w:tcPr>
            <w:tcW w:w="7654" w:type="dxa"/>
          </w:tcPr>
          <w:p w14:paraId="245AD49A" w14:textId="480ABDAB" w:rsidR="006762CB" w:rsidRPr="0032333C" w:rsidRDefault="006762CB" w:rsidP="009643F7">
            <w:pPr>
              <w:rPr>
                <w:rFonts w:ascii="Arial" w:hAnsi="Arial" w:cs="Arial"/>
                <w:sz w:val="16"/>
                <w:szCs w:val="16"/>
              </w:rPr>
            </w:pPr>
            <w:r w:rsidRPr="0032333C">
              <w:rPr>
                <w:rFonts w:ascii="Arial" w:hAnsi="Arial" w:cs="Arial"/>
                <w:sz w:val="16"/>
                <w:szCs w:val="16"/>
              </w:rPr>
              <w:t>Specific</w:t>
            </w:r>
            <w:r w:rsidR="00233210" w:rsidRPr="0032333C">
              <w:rPr>
                <w:rFonts w:ascii="Arial" w:hAnsi="Arial" w:cs="Arial"/>
                <w:sz w:val="16"/>
                <w:szCs w:val="16"/>
              </w:rPr>
              <w:t xml:space="preserve"> </w:t>
            </w:r>
            <w:r w:rsidRPr="0032333C">
              <w:rPr>
                <w:rFonts w:ascii="Arial" w:hAnsi="Arial" w:cs="Arial"/>
                <w:sz w:val="16"/>
                <w:szCs w:val="16"/>
              </w:rPr>
              <w:t>action</w:t>
            </w:r>
            <w:r w:rsidR="00233210" w:rsidRPr="0032333C">
              <w:rPr>
                <w:rFonts w:ascii="Arial" w:hAnsi="Arial" w:cs="Arial"/>
                <w:sz w:val="16"/>
                <w:szCs w:val="16"/>
              </w:rPr>
              <w:t xml:space="preserve"> </w:t>
            </w:r>
            <w:r w:rsidRPr="0032333C">
              <w:rPr>
                <w:rFonts w:ascii="Arial" w:hAnsi="Arial" w:cs="Arial"/>
                <w:sz w:val="16"/>
                <w:szCs w:val="16"/>
              </w:rPr>
              <w:t>needed</w:t>
            </w:r>
            <w:r w:rsidR="00233210" w:rsidRPr="0032333C">
              <w:rPr>
                <w:rFonts w:ascii="Arial" w:hAnsi="Arial" w:cs="Arial"/>
                <w:sz w:val="16"/>
                <w:szCs w:val="16"/>
              </w:rPr>
              <w:t xml:space="preserve"> </w:t>
            </w:r>
            <w:r w:rsidRPr="0032333C">
              <w:rPr>
                <w:rFonts w:ascii="Arial" w:hAnsi="Arial" w:cs="Arial"/>
                <w:sz w:val="16"/>
                <w:szCs w:val="16"/>
              </w:rPr>
              <w:t>from</w:t>
            </w:r>
            <w:r w:rsidR="00233210" w:rsidRPr="0032333C">
              <w:rPr>
                <w:rFonts w:ascii="Arial" w:hAnsi="Arial" w:cs="Arial"/>
                <w:sz w:val="16"/>
                <w:szCs w:val="16"/>
              </w:rPr>
              <w:t xml:space="preserve"> </w:t>
            </w:r>
            <w:r w:rsidRPr="0032333C">
              <w:rPr>
                <w:rFonts w:ascii="Arial" w:hAnsi="Arial" w:cs="Arial"/>
                <w:sz w:val="16"/>
                <w:szCs w:val="16"/>
              </w:rPr>
              <w:t>MCC</w:t>
            </w:r>
          </w:p>
        </w:tc>
      </w:tr>
      <w:tr w:rsidR="006762CB" w:rsidRPr="0032333C" w14:paraId="3FBEB7FA" w14:textId="77777777" w:rsidTr="006762CB">
        <w:tc>
          <w:tcPr>
            <w:tcW w:w="1413" w:type="dxa"/>
            <w:shd w:val="clear" w:color="auto" w:fill="00FFFF"/>
          </w:tcPr>
          <w:p w14:paraId="1E474A0E" w14:textId="77777777" w:rsidR="006762CB" w:rsidRPr="0032333C" w:rsidRDefault="006762CB" w:rsidP="009643F7">
            <w:pPr>
              <w:rPr>
                <w:rFonts w:ascii="Arial" w:hAnsi="Arial" w:cs="Arial"/>
                <w:sz w:val="16"/>
                <w:szCs w:val="16"/>
              </w:rPr>
            </w:pPr>
          </w:p>
        </w:tc>
        <w:tc>
          <w:tcPr>
            <w:tcW w:w="7654" w:type="dxa"/>
          </w:tcPr>
          <w:p w14:paraId="2FF0B0E3" w14:textId="12A57BBE" w:rsidR="006762CB" w:rsidRPr="0032333C" w:rsidRDefault="006762CB" w:rsidP="009643F7">
            <w:pPr>
              <w:rPr>
                <w:rFonts w:ascii="Arial" w:hAnsi="Arial" w:cs="Arial"/>
                <w:sz w:val="16"/>
                <w:szCs w:val="16"/>
              </w:rPr>
            </w:pPr>
            <w:r w:rsidRPr="0032333C">
              <w:rPr>
                <w:rFonts w:ascii="Arial" w:hAnsi="Arial" w:cs="Arial"/>
                <w:sz w:val="16"/>
                <w:szCs w:val="16"/>
              </w:rPr>
              <w:t>Contribution</w:t>
            </w:r>
            <w:r w:rsidR="00233210" w:rsidRPr="0032333C">
              <w:rPr>
                <w:rFonts w:ascii="Arial" w:hAnsi="Arial" w:cs="Arial"/>
                <w:sz w:val="16"/>
                <w:szCs w:val="16"/>
              </w:rPr>
              <w:t xml:space="preserve"> </w:t>
            </w:r>
            <w:r w:rsidRPr="0032333C">
              <w:rPr>
                <w:rFonts w:ascii="Arial" w:hAnsi="Arial" w:cs="Arial"/>
                <w:sz w:val="16"/>
                <w:szCs w:val="16"/>
              </w:rPr>
              <w:t>is</w:t>
            </w:r>
            <w:r w:rsidR="00233210" w:rsidRPr="0032333C">
              <w:rPr>
                <w:rFonts w:ascii="Arial" w:hAnsi="Arial" w:cs="Arial"/>
                <w:sz w:val="16"/>
                <w:szCs w:val="16"/>
              </w:rPr>
              <w:t xml:space="preserve"> </w:t>
            </w:r>
            <w:r w:rsidRPr="0032333C">
              <w:rPr>
                <w:rFonts w:ascii="Arial" w:hAnsi="Arial" w:cs="Arial"/>
                <w:sz w:val="16"/>
                <w:szCs w:val="16"/>
              </w:rPr>
              <w:t>for</w:t>
            </w:r>
            <w:r w:rsidR="00233210" w:rsidRPr="0032333C">
              <w:rPr>
                <w:rFonts w:ascii="Arial" w:hAnsi="Arial" w:cs="Arial"/>
                <w:sz w:val="16"/>
                <w:szCs w:val="16"/>
              </w:rPr>
              <w:t xml:space="preserve"> </w:t>
            </w:r>
            <w:r w:rsidRPr="0032333C">
              <w:rPr>
                <w:rFonts w:ascii="Arial" w:hAnsi="Arial" w:cs="Arial"/>
                <w:sz w:val="16"/>
                <w:szCs w:val="16"/>
              </w:rPr>
              <w:t>email</w:t>
            </w:r>
            <w:r w:rsidR="00233210" w:rsidRPr="0032333C">
              <w:rPr>
                <w:rFonts w:ascii="Arial" w:hAnsi="Arial" w:cs="Arial"/>
                <w:sz w:val="16"/>
                <w:szCs w:val="16"/>
              </w:rPr>
              <w:t xml:space="preserve"> </w:t>
            </w:r>
            <w:r w:rsidRPr="0032333C">
              <w:rPr>
                <w:rFonts w:ascii="Arial" w:hAnsi="Arial" w:cs="Arial"/>
                <w:sz w:val="16"/>
                <w:szCs w:val="16"/>
              </w:rPr>
              <w:t>discussion/approval</w:t>
            </w:r>
          </w:p>
        </w:tc>
      </w:tr>
    </w:tbl>
    <w:p w14:paraId="6059D7E0" w14:textId="6DAB2E71" w:rsidR="0038212C" w:rsidRPr="0032333C" w:rsidRDefault="0038212C" w:rsidP="009643F7">
      <w:pPr>
        <w:rPr>
          <w:rFonts w:ascii="Times New Roman" w:hAnsi="Times New Roman"/>
          <w:szCs w:val="20"/>
        </w:rPr>
      </w:pPr>
      <w:r w:rsidRPr="0032333C">
        <w:rPr>
          <w:rFonts w:ascii="Times New Roman" w:hAnsi="Times New Roman"/>
          <w:szCs w:val="20"/>
        </w:rPr>
        <w:br w:type="page"/>
      </w:r>
    </w:p>
    <w:p w14:paraId="3E32AE33" w14:textId="28E6E48D" w:rsidR="007122C4" w:rsidRPr="0032333C" w:rsidRDefault="007122C4" w:rsidP="00F53049">
      <w:pPr>
        <w:pStyle w:val="Heading1"/>
      </w:pPr>
      <w:bookmarkStart w:id="3" w:name="_Toc239313187"/>
      <w:r w:rsidRPr="0032333C">
        <w:lastRenderedPageBreak/>
        <w:t>Opening</w:t>
      </w:r>
      <w:r w:rsidR="00233210" w:rsidRPr="0032333C">
        <w:t xml:space="preserve"> </w:t>
      </w:r>
      <w:r w:rsidRPr="0032333C">
        <w:t>of</w:t>
      </w:r>
      <w:r w:rsidR="00233210" w:rsidRPr="0032333C">
        <w:t xml:space="preserve"> </w:t>
      </w:r>
      <w:r w:rsidRPr="0032333C">
        <w:t>the</w:t>
      </w:r>
      <w:r w:rsidR="00233210" w:rsidRPr="0032333C">
        <w:t xml:space="preserve"> </w:t>
      </w:r>
      <w:r w:rsidRPr="0032333C">
        <w:t>meeting</w:t>
      </w:r>
      <w:bookmarkEnd w:id="3"/>
    </w:p>
    <w:p w14:paraId="505B2E0B" w14:textId="77777777" w:rsidR="00D06F1F" w:rsidRPr="0032333C" w:rsidRDefault="00D06F1F" w:rsidP="00D06F1F">
      <w:pPr>
        <w:rPr>
          <w:rFonts w:ascii="Times New Roman" w:eastAsia="SimSun" w:hAnsi="Times New Roman"/>
          <w:kern w:val="2"/>
          <w:szCs w:val="20"/>
        </w:rPr>
      </w:pPr>
      <w:r w:rsidRPr="0032333C">
        <w:rPr>
          <w:rFonts w:ascii="Times New Roman" w:eastAsia="SimSun" w:hAnsi="Times New Roman"/>
          <w:kern w:val="2"/>
          <w:szCs w:val="20"/>
        </w:rPr>
        <w:t xml:space="preserve">Mr Xiaodong Xu (RAN1 Chair) welcomed the participants of the RAN WG1 </w:t>
      </w:r>
      <w:r>
        <w:rPr>
          <w:rFonts w:ascii="Times New Roman" w:eastAsia="SimSun" w:hAnsi="Times New Roman"/>
          <w:kern w:val="2"/>
          <w:szCs w:val="20"/>
        </w:rPr>
        <w:t>#126</w:t>
      </w:r>
      <w:r w:rsidRPr="0032333C">
        <w:rPr>
          <w:rFonts w:ascii="Times New Roman" w:eastAsia="SimSun" w:hAnsi="Times New Roman"/>
          <w:kern w:val="2"/>
          <w:szCs w:val="20"/>
        </w:rPr>
        <w:t xml:space="preserve"> meeting and opened the meeting at 09:00 (local time).</w:t>
      </w:r>
    </w:p>
    <w:p w14:paraId="55022EF1" w14:textId="77777777" w:rsidR="00D06F1F" w:rsidRPr="0032333C" w:rsidRDefault="00D06F1F" w:rsidP="00D06F1F">
      <w:pPr>
        <w:rPr>
          <w:rFonts w:ascii="Times New Roman" w:eastAsia="SimSun" w:hAnsi="Times New Roman"/>
          <w:kern w:val="2"/>
          <w:szCs w:val="20"/>
        </w:rPr>
      </w:pPr>
    </w:p>
    <w:p w14:paraId="0EA53C6E" w14:textId="5C5FDEFD" w:rsidR="008A5767" w:rsidRPr="0032333C" w:rsidRDefault="00D06F1F" w:rsidP="00D06F1F">
      <w:pPr>
        <w:rPr>
          <w:rFonts w:ascii="Times New Roman" w:eastAsia="SimSun" w:hAnsi="Times New Roman"/>
          <w:kern w:val="2"/>
          <w:szCs w:val="20"/>
        </w:rPr>
      </w:pPr>
      <w:r w:rsidRPr="00D06F1F">
        <w:rPr>
          <w:rFonts w:ascii="Times New Roman" w:eastAsia="SimSun" w:hAnsi="Times New Roman"/>
          <w:kern w:val="2"/>
          <w:szCs w:val="20"/>
        </w:rPr>
        <w:t xml:space="preserve">Maria Raftopoulou from KPN welcomed the </w:t>
      </w:r>
      <w:r w:rsidR="00307C7D" w:rsidRPr="00D06F1F">
        <w:rPr>
          <w:rFonts w:ascii="Times New Roman" w:eastAsia="SimSun" w:hAnsi="Times New Roman"/>
          <w:kern w:val="2"/>
          <w:szCs w:val="20"/>
        </w:rPr>
        <w:t>delegates and</w:t>
      </w:r>
      <w:r w:rsidRPr="00D06F1F">
        <w:rPr>
          <w:rFonts w:ascii="Times New Roman" w:eastAsia="SimSun" w:hAnsi="Times New Roman"/>
          <w:kern w:val="2"/>
          <w:szCs w:val="20"/>
        </w:rPr>
        <w:t xml:space="preserve"> explained detailed arrangements for the full week.</w:t>
      </w:r>
    </w:p>
    <w:p w14:paraId="7B80F839" w14:textId="2969505B" w:rsidR="00D20E30" w:rsidRPr="0032333C" w:rsidRDefault="00D20E30" w:rsidP="00F53049">
      <w:pPr>
        <w:pStyle w:val="Heading2"/>
      </w:pPr>
      <w:bookmarkStart w:id="4" w:name="_Toc239313188"/>
      <w:r w:rsidRPr="0032333C">
        <w:t>Call</w:t>
      </w:r>
      <w:r w:rsidR="00233210" w:rsidRPr="0032333C">
        <w:t xml:space="preserve"> </w:t>
      </w:r>
      <w:r w:rsidRPr="0032333C">
        <w:t>for</w:t>
      </w:r>
      <w:r w:rsidR="00233210" w:rsidRPr="0032333C">
        <w:t xml:space="preserve"> </w:t>
      </w:r>
      <w:r w:rsidRPr="0032333C">
        <w:t>IPR</w:t>
      </w:r>
      <w:bookmarkEnd w:id="4"/>
    </w:p>
    <w:p w14:paraId="11D7EB2E" w14:textId="54D67745" w:rsidR="00767A8D" w:rsidRPr="0032333C" w:rsidRDefault="00767A8D" w:rsidP="00767A8D">
      <w:pPr>
        <w:rPr>
          <w:rFonts w:ascii="Times New Roman" w:hAnsi="Times New Roman"/>
          <w:i/>
          <w:szCs w:val="20"/>
        </w:rPr>
      </w:pPr>
      <w:r w:rsidRPr="0032333C">
        <w:rPr>
          <w:rFonts w:ascii="Times New Roman" w:hAnsi="Times New Roman"/>
          <w:i/>
          <w:szCs w:val="20"/>
        </w:rPr>
        <w:t>The</w:t>
      </w:r>
      <w:r w:rsidR="00233210" w:rsidRPr="0032333C">
        <w:rPr>
          <w:rFonts w:ascii="Times New Roman" w:hAnsi="Times New Roman"/>
          <w:i/>
          <w:szCs w:val="20"/>
        </w:rPr>
        <w:t xml:space="preserve"> </w:t>
      </w:r>
      <w:r w:rsidRPr="0032333C">
        <w:rPr>
          <w:rFonts w:ascii="Times New Roman" w:hAnsi="Times New Roman"/>
          <w:i/>
          <w:szCs w:val="20"/>
        </w:rPr>
        <w:t>attention</w:t>
      </w:r>
      <w:r w:rsidR="00233210" w:rsidRPr="0032333C">
        <w:rPr>
          <w:rFonts w:ascii="Times New Roman" w:hAnsi="Times New Roman"/>
          <w:i/>
          <w:szCs w:val="20"/>
        </w:rPr>
        <w:t xml:space="preserve"> </w:t>
      </w:r>
      <w:r w:rsidRPr="0032333C">
        <w:rPr>
          <w:rFonts w:ascii="Times New Roman" w:hAnsi="Times New Roman"/>
          <w:i/>
          <w:szCs w:val="20"/>
        </w:rPr>
        <w:t>of</w:t>
      </w:r>
      <w:r w:rsidR="00233210" w:rsidRPr="0032333C">
        <w:rPr>
          <w:rFonts w:ascii="Times New Roman" w:hAnsi="Times New Roman"/>
          <w:i/>
          <w:szCs w:val="20"/>
        </w:rPr>
        <w:t xml:space="preserve"> </w:t>
      </w:r>
      <w:r w:rsidRPr="0032333C">
        <w:rPr>
          <w:rFonts w:ascii="Times New Roman" w:hAnsi="Times New Roman"/>
          <w:i/>
          <w:szCs w:val="20"/>
        </w:rPr>
        <w:t>the</w:t>
      </w:r>
      <w:r w:rsidR="00233210" w:rsidRPr="0032333C">
        <w:rPr>
          <w:rFonts w:ascii="Times New Roman" w:hAnsi="Times New Roman"/>
          <w:i/>
          <w:szCs w:val="20"/>
        </w:rPr>
        <w:t xml:space="preserve"> </w:t>
      </w:r>
      <w:r w:rsidR="00DC6325" w:rsidRPr="0032333C">
        <w:rPr>
          <w:rFonts w:ascii="Times New Roman" w:hAnsi="Times New Roman"/>
          <w:i/>
          <w:szCs w:val="20"/>
        </w:rPr>
        <w:t>delegates</w:t>
      </w:r>
      <w:r w:rsidR="00233210" w:rsidRPr="0032333C">
        <w:rPr>
          <w:rFonts w:ascii="Times New Roman" w:hAnsi="Times New Roman"/>
          <w:i/>
          <w:szCs w:val="20"/>
        </w:rPr>
        <w:t xml:space="preserve"> </w:t>
      </w:r>
      <w:r w:rsidR="00DC6325" w:rsidRPr="0032333C">
        <w:rPr>
          <w:rFonts w:ascii="Times New Roman" w:hAnsi="Times New Roman"/>
          <w:i/>
          <w:szCs w:val="20"/>
        </w:rPr>
        <w:t>to</w:t>
      </w:r>
      <w:r w:rsidR="00233210" w:rsidRPr="0032333C">
        <w:rPr>
          <w:rFonts w:ascii="Times New Roman" w:hAnsi="Times New Roman"/>
          <w:i/>
          <w:szCs w:val="20"/>
        </w:rPr>
        <w:t xml:space="preserve"> </w:t>
      </w:r>
      <w:r w:rsidR="00DC6325" w:rsidRPr="0032333C">
        <w:rPr>
          <w:rFonts w:ascii="Times New Roman" w:hAnsi="Times New Roman"/>
          <w:i/>
          <w:szCs w:val="20"/>
        </w:rPr>
        <w:t>the</w:t>
      </w:r>
      <w:r w:rsidR="00233210" w:rsidRPr="0032333C">
        <w:rPr>
          <w:rFonts w:ascii="Times New Roman" w:hAnsi="Times New Roman"/>
          <w:i/>
          <w:szCs w:val="20"/>
        </w:rPr>
        <w:t xml:space="preserve"> </w:t>
      </w:r>
      <w:r w:rsidR="00DC6325" w:rsidRPr="0032333C">
        <w:rPr>
          <w:rFonts w:ascii="Times New Roman" w:hAnsi="Times New Roman"/>
          <w:i/>
          <w:szCs w:val="20"/>
        </w:rPr>
        <w:t>meeting</w:t>
      </w:r>
      <w:r w:rsidR="00233210" w:rsidRPr="0032333C">
        <w:rPr>
          <w:rFonts w:ascii="Times New Roman" w:hAnsi="Times New Roman"/>
          <w:i/>
          <w:szCs w:val="20"/>
        </w:rPr>
        <w:t xml:space="preserve"> </w:t>
      </w:r>
      <w:r w:rsidRPr="0032333C">
        <w:rPr>
          <w:rFonts w:ascii="Times New Roman" w:hAnsi="Times New Roman"/>
          <w:i/>
          <w:szCs w:val="20"/>
        </w:rPr>
        <w:t>of</w:t>
      </w:r>
      <w:r w:rsidR="00233210" w:rsidRPr="0032333C">
        <w:rPr>
          <w:rFonts w:ascii="Times New Roman" w:hAnsi="Times New Roman"/>
          <w:i/>
          <w:szCs w:val="20"/>
        </w:rPr>
        <w:t xml:space="preserve"> </w:t>
      </w:r>
      <w:r w:rsidRPr="0032333C">
        <w:rPr>
          <w:rFonts w:ascii="Times New Roman" w:hAnsi="Times New Roman"/>
          <w:i/>
          <w:szCs w:val="20"/>
        </w:rPr>
        <w:t>this</w:t>
      </w:r>
      <w:r w:rsidR="00233210" w:rsidRPr="0032333C">
        <w:rPr>
          <w:rFonts w:ascii="Times New Roman" w:hAnsi="Times New Roman"/>
          <w:i/>
          <w:szCs w:val="20"/>
        </w:rPr>
        <w:t xml:space="preserve"> </w:t>
      </w:r>
      <w:r w:rsidRPr="0032333C">
        <w:rPr>
          <w:rFonts w:ascii="Times New Roman" w:hAnsi="Times New Roman"/>
          <w:i/>
          <w:szCs w:val="20"/>
        </w:rPr>
        <w:t>Technical</w:t>
      </w:r>
      <w:r w:rsidR="00233210" w:rsidRPr="0032333C">
        <w:rPr>
          <w:rFonts w:ascii="Times New Roman" w:hAnsi="Times New Roman"/>
          <w:i/>
          <w:szCs w:val="20"/>
        </w:rPr>
        <w:t xml:space="preserve"> </w:t>
      </w:r>
      <w:r w:rsidRPr="0032333C">
        <w:rPr>
          <w:rFonts w:ascii="Times New Roman" w:hAnsi="Times New Roman"/>
          <w:i/>
          <w:szCs w:val="20"/>
        </w:rPr>
        <w:t>Specification</w:t>
      </w:r>
      <w:r w:rsidR="00233210" w:rsidRPr="0032333C">
        <w:rPr>
          <w:rFonts w:ascii="Times New Roman" w:hAnsi="Times New Roman"/>
          <w:i/>
          <w:szCs w:val="20"/>
        </w:rPr>
        <w:t xml:space="preserve"> </w:t>
      </w:r>
      <w:r w:rsidRPr="0032333C">
        <w:rPr>
          <w:rFonts w:ascii="Times New Roman" w:hAnsi="Times New Roman"/>
          <w:i/>
          <w:szCs w:val="20"/>
        </w:rPr>
        <w:t>Group</w:t>
      </w:r>
      <w:r w:rsidR="00233210" w:rsidRPr="0032333C">
        <w:rPr>
          <w:rFonts w:ascii="Times New Roman" w:hAnsi="Times New Roman"/>
          <w:i/>
          <w:szCs w:val="20"/>
        </w:rPr>
        <w:t xml:space="preserve"> </w:t>
      </w:r>
      <w:r w:rsidRPr="0032333C">
        <w:rPr>
          <w:rFonts w:ascii="Times New Roman" w:hAnsi="Times New Roman"/>
          <w:i/>
          <w:szCs w:val="20"/>
        </w:rPr>
        <w:t>was</w:t>
      </w:r>
      <w:r w:rsidR="00233210" w:rsidRPr="0032333C">
        <w:rPr>
          <w:rFonts w:ascii="Times New Roman" w:hAnsi="Times New Roman"/>
          <w:i/>
          <w:szCs w:val="20"/>
        </w:rPr>
        <w:t xml:space="preserve"> </w:t>
      </w:r>
      <w:r w:rsidRPr="0032333C">
        <w:rPr>
          <w:rFonts w:ascii="Times New Roman" w:hAnsi="Times New Roman"/>
          <w:i/>
          <w:szCs w:val="20"/>
        </w:rPr>
        <w:t>drawn</w:t>
      </w:r>
      <w:r w:rsidR="00233210" w:rsidRPr="0032333C">
        <w:rPr>
          <w:rFonts w:ascii="Times New Roman" w:hAnsi="Times New Roman"/>
          <w:i/>
          <w:szCs w:val="20"/>
        </w:rPr>
        <w:t xml:space="preserve"> </w:t>
      </w:r>
      <w:r w:rsidRPr="0032333C">
        <w:rPr>
          <w:rFonts w:ascii="Times New Roman" w:hAnsi="Times New Roman"/>
          <w:i/>
          <w:szCs w:val="20"/>
        </w:rPr>
        <w:t>to</w:t>
      </w:r>
      <w:r w:rsidR="00233210" w:rsidRPr="0032333C">
        <w:rPr>
          <w:rFonts w:ascii="Times New Roman" w:hAnsi="Times New Roman"/>
          <w:i/>
          <w:szCs w:val="20"/>
        </w:rPr>
        <w:t xml:space="preserve"> </w:t>
      </w:r>
      <w:r w:rsidRPr="0032333C">
        <w:rPr>
          <w:rFonts w:ascii="Times New Roman" w:hAnsi="Times New Roman"/>
          <w:i/>
          <w:szCs w:val="20"/>
        </w:rPr>
        <w:t>the</w:t>
      </w:r>
      <w:r w:rsidR="00233210" w:rsidRPr="0032333C">
        <w:rPr>
          <w:rFonts w:ascii="Times New Roman" w:hAnsi="Times New Roman"/>
          <w:i/>
          <w:szCs w:val="20"/>
        </w:rPr>
        <w:t xml:space="preserve"> </w:t>
      </w:r>
      <w:r w:rsidRPr="0032333C">
        <w:rPr>
          <w:rFonts w:ascii="Times New Roman" w:hAnsi="Times New Roman"/>
          <w:i/>
          <w:szCs w:val="20"/>
        </w:rPr>
        <w:t>fact</w:t>
      </w:r>
      <w:r w:rsidR="00233210" w:rsidRPr="0032333C">
        <w:rPr>
          <w:rFonts w:ascii="Times New Roman" w:hAnsi="Times New Roman"/>
          <w:i/>
          <w:szCs w:val="20"/>
        </w:rPr>
        <w:t xml:space="preserve"> </w:t>
      </w:r>
      <w:r w:rsidRPr="0032333C">
        <w:rPr>
          <w:rFonts w:ascii="Times New Roman" w:hAnsi="Times New Roman"/>
          <w:b/>
          <w:bCs/>
          <w:i/>
          <w:szCs w:val="20"/>
        </w:rPr>
        <w:t>that</w:t>
      </w:r>
      <w:r w:rsidR="00233210" w:rsidRPr="0032333C">
        <w:rPr>
          <w:rFonts w:ascii="Times New Roman" w:hAnsi="Times New Roman"/>
          <w:b/>
          <w:bCs/>
          <w:i/>
          <w:szCs w:val="20"/>
        </w:rPr>
        <w:t xml:space="preserve"> </w:t>
      </w:r>
      <w:r w:rsidRPr="0032333C">
        <w:rPr>
          <w:rFonts w:ascii="Times New Roman" w:hAnsi="Times New Roman"/>
          <w:b/>
          <w:bCs/>
          <w:i/>
          <w:szCs w:val="20"/>
        </w:rPr>
        <w:t>3GPP</w:t>
      </w:r>
      <w:r w:rsidR="00233210" w:rsidRPr="0032333C">
        <w:rPr>
          <w:rFonts w:ascii="Times New Roman" w:hAnsi="Times New Roman"/>
          <w:b/>
          <w:bCs/>
          <w:i/>
          <w:szCs w:val="20"/>
        </w:rPr>
        <w:t xml:space="preserve"> </w:t>
      </w:r>
      <w:r w:rsidRPr="0032333C">
        <w:rPr>
          <w:rFonts w:ascii="Times New Roman" w:hAnsi="Times New Roman"/>
          <w:b/>
          <w:bCs/>
          <w:i/>
          <w:szCs w:val="20"/>
        </w:rPr>
        <w:t>Individual</w:t>
      </w:r>
      <w:r w:rsidR="00233210" w:rsidRPr="0032333C">
        <w:rPr>
          <w:rFonts w:ascii="Times New Roman" w:hAnsi="Times New Roman"/>
          <w:b/>
          <w:bCs/>
          <w:i/>
          <w:szCs w:val="20"/>
        </w:rPr>
        <w:t xml:space="preserve"> </w:t>
      </w:r>
      <w:r w:rsidRPr="0032333C">
        <w:rPr>
          <w:rFonts w:ascii="Times New Roman" w:hAnsi="Times New Roman"/>
          <w:b/>
          <w:bCs/>
          <w:i/>
          <w:szCs w:val="20"/>
        </w:rPr>
        <w:t>Members</w:t>
      </w:r>
      <w:r w:rsidR="00233210" w:rsidRPr="0032333C">
        <w:rPr>
          <w:rFonts w:ascii="Times New Roman" w:hAnsi="Times New Roman"/>
          <w:b/>
          <w:bCs/>
          <w:i/>
          <w:szCs w:val="20"/>
        </w:rPr>
        <w:t xml:space="preserve"> </w:t>
      </w:r>
      <w:r w:rsidRPr="0032333C">
        <w:rPr>
          <w:rFonts w:ascii="Times New Roman" w:hAnsi="Times New Roman"/>
          <w:b/>
          <w:bCs/>
          <w:i/>
          <w:szCs w:val="20"/>
        </w:rPr>
        <w:t>have</w:t>
      </w:r>
      <w:r w:rsidR="00233210" w:rsidRPr="0032333C">
        <w:rPr>
          <w:rFonts w:ascii="Times New Roman" w:hAnsi="Times New Roman"/>
          <w:b/>
          <w:bCs/>
          <w:i/>
          <w:szCs w:val="20"/>
        </w:rPr>
        <w:t xml:space="preserve"> </w:t>
      </w:r>
      <w:r w:rsidRPr="0032333C">
        <w:rPr>
          <w:rFonts w:ascii="Times New Roman" w:hAnsi="Times New Roman"/>
          <w:b/>
          <w:bCs/>
          <w:i/>
          <w:szCs w:val="20"/>
        </w:rPr>
        <w:t>the</w:t>
      </w:r>
      <w:r w:rsidR="00233210" w:rsidRPr="0032333C">
        <w:rPr>
          <w:rFonts w:ascii="Times New Roman" w:hAnsi="Times New Roman"/>
          <w:b/>
          <w:bCs/>
          <w:i/>
          <w:szCs w:val="20"/>
        </w:rPr>
        <w:t xml:space="preserve"> </w:t>
      </w:r>
      <w:r w:rsidRPr="0032333C">
        <w:rPr>
          <w:rFonts w:ascii="Times New Roman" w:hAnsi="Times New Roman"/>
          <w:b/>
          <w:bCs/>
          <w:i/>
          <w:szCs w:val="20"/>
        </w:rPr>
        <w:t>obligation</w:t>
      </w:r>
      <w:r w:rsidR="00233210" w:rsidRPr="0032333C">
        <w:rPr>
          <w:rFonts w:ascii="Times New Roman" w:hAnsi="Times New Roman"/>
          <w:i/>
          <w:szCs w:val="20"/>
        </w:rPr>
        <w:t xml:space="preserve"> </w:t>
      </w:r>
      <w:r w:rsidRPr="0032333C">
        <w:rPr>
          <w:rFonts w:ascii="Times New Roman" w:hAnsi="Times New Roman"/>
          <w:i/>
          <w:szCs w:val="20"/>
        </w:rPr>
        <w:t>under</w:t>
      </w:r>
      <w:r w:rsidR="00233210" w:rsidRPr="0032333C">
        <w:rPr>
          <w:rFonts w:ascii="Times New Roman" w:hAnsi="Times New Roman"/>
          <w:i/>
          <w:szCs w:val="20"/>
        </w:rPr>
        <w:t xml:space="preserve"> </w:t>
      </w:r>
      <w:r w:rsidRPr="0032333C">
        <w:rPr>
          <w:rFonts w:ascii="Times New Roman" w:hAnsi="Times New Roman"/>
          <w:i/>
          <w:szCs w:val="20"/>
        </w:rPr>
        <w:t>the</w:t>
      </w:r>
      <w:r w:rsidR="00233210" w:rsidRPr="0032333C">
        <w:rPr>
          <w:rFonts w:ascii="Times New Roman" w:hAnsi="Times New Roman"/>
          <w:i/>
          <w:szCs w:val="20"/>
        </w:rPr>
        <w:t xml:space="preserve"> </w:t>
      </w:r>
      <w:r w:rsidRPr="0032333C">
        <w:rPr>
          <w:rFonts w:ascii="Times New Roman" w:hAnsi="Times New Roman"/>
          <w:i/>
          <w:szCs w:val="20"/>
        </w:rPr>
        <w:t>IPR</w:t>
      </w:r>
      <w:r w:rsidR="00233210" w:rsidRPr="0032333C">
        <w:rPr>
          <w:rFonts w:ascii="Times New Roman" w:hAnsi="Times New Roman"/>
          <w:i/>
          <w:szCs w:val="20"/>
        </w:rPr>
        <w:t xml:space="preserve"> </w:t>
      </w:r>
      <w:r w:rsidRPr="0032333C">
        <w:rPr>
          <w:rFonts w:ascii="Times New Roman" w:hAnsi="Times New Roman"/>
          <w:i/>
          <w:szCs w:val="20"/>
        </w:rPr>
        <w:t>Policies</w:t>
      </w:r>
      <w:r w:rsidR="00233210" w:rsidRPr="0032333C">
        <w:rPr>
          <w:rFonts w:ascii="Times New Roman" w:hAnsi="Times New Roman"/>
          <w:i/>
          <w:szCs w:val="20"/>
        </w:rPr>
        <w:t xml:space="preserve"> </w:t>
      </w:r>
      <w:r w:rsidRPr="0032333C">
        <w:rPr>
          <w:rFonts w:ascii="Times New Roman" w:hAnsi="Times New Roman"/>
          <w:i/>
          <w:szCs w:val="20"/>
        </w:rPr>
        <w:t>of</w:t>
      </w:r>
      <w:r w:rsidR="00233210" w:rsidRPr="0032333C">
        <w:rPr>
          <w:rFonts w:ascii="Times New Roman" w:hAnsi="Times New Roman"/>
          <w:i/>
          <w:szCs w:val="20"/>
        </w:rPr>
        <w:t xml:space="preserve"> </w:t>
      </w:r>
      <w:r w:rsidRPr="0032333C">
        <w:rPr>
          <w:rFonts w:ascii="Times New Roman" w:hAnsi="Times New Roman"/>
          <w:i/>
          <w:szCs w:val="20"/>
        </w:rPr>
        <w:t>their</w:t>
      </w:r>
      <w:r w:rsidR="00233210" w:rsidRPr="0032333C">
        <w:rPr>
          <w:rFonts w:ascii="Times New Roman" w:hAnsi="Times New Roman"/>
          <w:i/>
          <w:szCs w:val="20"/>
        </w:rPr>
        <w:t xml:space="preserve"> </w:t>
      </w:r>
      <w:r w:rsidRPr="0032333C">
        <w:rPr>
          <w:rFonts w:ascii="Times New Roman" w:hAnsi="Times New Roman"/>
          <w:i/>
          <w:szCs w:val="20"/>
        </w:rPr>
        <w:t>respective</w:t>
      </w:r>
      <w:r w:rsidR="00233210" w:rsidRPr="0032333C">
        <w:rPr>
          <w:rFonts w:ascii="Times New Roman" w:hAnsi="Times New Roman"/>
          <w:i/>
          <w:szCs w:val="20"/>
        </w:rPr>
        <w:t xml:space="preserve"> </w:t>
      </w:r>
      <w:r w:rsidRPr="0032333C">
        <w:rPr>
          <w:rFonts w:ascii="Times New Roman" w:hAnsi="Times New Roman"/>
          <w:i/>
          <w:szCs w:val="20"/>
        </w:rPr>
        <w:t>Organizational</w:t>
      </w:r>
      <w:r w:rsidR="00233210" w:rsidRPr="0032333C">
        <w:rPr>
          <w:rFonts w:ascii="Times New Roman" w:hAnsi="Times New Roman"/>
          <w:i/>
          <w:szCs w:val="20"/>
        </w:rPr>
        <w:t xml:space="preserve"> </w:t>
      </w:r>
      <w:r w:rsidRPr="0032333C">
        <w:rPr>
          <w:rFonts w:ascii="Times New Roman" w:hAnsi="Times New Roman"/>
          <w:i/>
          <w:szCs w:val="20"/>
        </w:rPr>
        <w:t>Partners</w:t>
      </w:r>
      <w:r w:rsidR="00233210" w:rsidRPr="0032333C">
        <w:rPr>
          <w:rFonts w:ascii="Times New Roman" w:hAnsi="Times New Roman"/>
          <w:i/>
          <w:szCs w:val="20"/>
        </w:rPr>
        <w:t xml:space="preserve"> </w:t>
      </w:r>
      <w:r w:rsidRPr="0032333C">
        <w:rPr>
          <w:rFonts w:ascii="Times New Roman" w:hAnsi="Times New Roman"/>
          <w:i/>
          <w:szCs w:val="20"/>
        </w:rPr>
        <w:t>to</w:t>
      </w:r>
      <w:r w:rsidR="00233210" w:rsidRPr="0032333C">
        <w:rPr>
          <w:rFonts w:ascii="Times New Roman" w:hAnsi="Times New Roman"/>
          <w:b/>
          <w:bCs/>
          <w:i/>
          <w:szCs w:val="20"/>
        </w:rPr>
        <w:t xml:space="preserve"> </w:t>
      </w:r>
      <w:r w:rsidRPr="0032333C">
        <w:rPr>
          <w:rFonts w:ascii="Times New Roman" w:hAnsi="Times New Roman"/>
          <w:b/>
          <w:bCs/>
          <w:i/>
          <w:szCs w:val="20"/>
        </w:rPr>
        <w:t>inform</w:t>
      </w:r>
      <w:r w:rsidR="00233210" w:rsidRPr="0032333C">
        <w:rPr>
          <w:rFonts w:ascii="Times New Roman" w:hAnsi="Times New Roman"/>
          <w:b/>
          <w:bCs/>
          <w:i/>
          <w:szCs w:val="20"/>
        </w:rPr>
        <w:t xml:space="preserve"> </w:t>
      </w:r>
      <w:r w:rsidRPr="0032333C">
        <w:rPr>
          <w:rFonts w:ascii="Times New Roman" w:hAnsi="Times New Roman"/>
          <w:b/>
          <w:bCs/>
          <w:i/>
          <w:szCs w:val="20"/>
        </w:rPr>
        <w:t>their</w:t>
      </w:r>
      <w:r w:rsidR="00233210" w:rsidRPr="0032333C">
        <w:rPr>
          <w:rFonts w:ascii="Times New Roman" w:hAnsi="Times New Roman"/>
          <w:b/>
          <w:bCs/>
          <w:i/>
          <w:szCs w:val="20"/>
        </w:rPr>
        <w:t xml:space="preserve"> </w:t>
      </w:r>
      <w:r w:rsidRPr="0032333C">
        <w:rPr>
          <w:rFonts w:ascii="Times New Roman" w:hAnsi="Times New Roman"/>
          <w:b/>
          <w:bCs/>
          <w:i/>
          <w:szCs w:val="20"/>
        </w:rPr>
        <w:t>respective</w:t>
      </w:r>
      <w:r w:rsidR="00233210" w:rsidRPr="0032333C">
        <w:rPr>
          <w:rFonts w:ascii="Times New Roman" w:hAnsi="Times New Roman"/>
          <w:i/>
          <w:szCs w:val="20"/>
        </w:rPr>
        <w:t xml:space="preserve"> </w:t>
      </w:r>
      <w:r w:rsidRPr="0032333C">
        <w:rPr>
          <w:rFonts w:ascii="Times New Roman" w:hAnsi="Times New Roman"/>
          <w:i/>
          <w:szCs w:val="20"/>
        </w:rPr>
        <w:t>Organizational</w:t>
      </w:r>
      <w:r w:rsidR="00233210" w:rsidRPr="0032333C">
        <w:rPr>
          <w:rFonts w:ascii="Times New Roman" w:hAnsi="Times New Roman"/>
          <w:i/>
          <w:szCs w:val="20"/>
        </w:rPr>
        <w:t xml:space="preserve"> </w:t>
      </w:r>
      <w:r w:rsidRPr="0032333C">
        <w:rPr>
          <w:rFonts w:ascii="Times New Roman" w:hAnsi="Times New Roman"/>
          <w:i/>
          <w:szCs w:val="20"/>
        </w:rPr>
        <w:t>Partners</w:t>
      </w:r>
      <w:r w:rsidR="00233210" w:rsidRPr="0032333C">
        <w:rPr>
          <w:rFonts w:ascii="Times New Roman" w:hAnsi="Times New Roman"/>
          <w:i/>
          <w:szCs w:val="20"/>
        </w:rPr>
        <w:t xml:space="preserve"> </w:t>
      </w:r>
      <w:r w:rsidRPr="0032333C">
        <w:rPr>
          <w:rFonts w:ascii="Times New Roman" w:hAnsi="Times New Roman"/>
          <w:b/>
          <w:bCs/>
          <w:i/>
          <w:szCs w:val="20"/>
        </w:rPr>
        <w:t>of</w:t>
      </w:r>
      <w:r w:rsidR="00233210" w:rsidRPr="0032333C">
        <w:rPr>
          <w:rFonts w:ascii="Times New Roman" w:hAnsi="Times New Roman"/>
          <w:b/>
          <w:bCs/>
          <w:i/>
          <w:szCs w:val="20"/>
        </w:rPr>
        <w:t xml:space="preserve"> </w:t>
      </w:r>
      <w:r w:rsidRPr="0032333C">
        <w:rPr>
          <w:rFonts w:ascii="Times New Roman" w:hAnsi="Times New Roman"/>
          <w:b/>
          <w:bCs/>
          <w:i/>
          <w:szCs w:val="20"/>
        </w:rPr>
        <w:t>Essential</w:t>
      </w:r>
      <w:r w:rsidR="00233210" w:rsidRPr="0032333C">
        <w:rPr>
          <w:rFonts w:ascii="Times New Roman" w:hAnsi="Times New Roman"/>
          <w:b/>
          <w:bCs/>
          <w:i/>
          <w:szCs w:val="20"/>
        </w:rPr>
        <w:t xml:space="preserve"> </w:t>
      </w:r>
      <w:r w:rsidRPr="0032333C">
        <w:rPr>
          <w:rFonts w:ascii="Times New Roman" w:hAnsi="Times New Roman"/>
          <w:b/>
          <w:bCs/>
          <w:i/>
          <w:szCs w:val="20"/>
        </w:rPr>
        <w:t>IPRs</w:t>
      </w:r>
      <w:r w:rsidR="00233210" w:rsidRPr="0032333C">
        <w:rPr>
          <w:rFonts w:ascii="Times New Roman" w:hAnsi="Times New Roman"/>
          <w:b/>
          <w:bCs/>
          <w:i/>
          <w:szCs w:val="20"/>
        </w:rPr>
        <w:t xml:space="preserve"> </w:t>
      </w:r>
      <w:r w:rsidRPr="0032333C">
        <w:rPr>
          <w:rFonts w:ascii="Times New Roman" w:hAnsi="Times New Roman"/>
          <w:b/>
          <w:bCs/>
          <w:i/>
          <w:szCs w:val="20"/>
        </w:rPr>
        <w:t>they</w:t>
      </w:r>
      <w:r w:rsidR="00233210" w:rsidRPr="0032333C">
        <w:rPr>
          <w:rFonts w:ascii="Times New Roman" w:hAnsi="Times New Roman"/>
          <w:b/>
          <w:bCs/>
          <w:i/>
          <w:szCs w:val="20"/>
        </w:rPr>
        <w:t xml:space="preserve"> </w:t>
      </w:r>
      <w:r w:rsidRPr="0032333C">
        <w:rPr>
          <w:rFonts w:ascii="Times New Roman" w:hAnsi="Times New Roman"/>
          <w:b/>
          <w:bCs/>
          <w:i/>
          <w:szCs w:val="20"/>
        </w:rPr>
        <w:t>become</w:t>
      </w:r>
      <w:r w:rsidR="00233210" w:rsidRPr="0032333C">
        <w:rPr>
          <w:rFonts w:ascii="Times New Roman" w:hAnsi="Times New Roman"/>
          <w:b/>
          <w:bCs/>
          <w:i/>
          <w:szCs w:val="20"/>
        </w:rPr>
        <w:t xml:space="preserve"> </w:t>
      </w:r>
      <w:r w:rsidRPr="0032333C">
        <w:rPr>
          <w:rFonts w:ascii="Times New Roman" w:hAnsi="Times New Roman"/>
          <w:b/>
          <w:bCs/>
          <w:i/>
          <w:szCs w:val="20"/>
        </w:rPr>
        <w:t>aware</w:t>
      </w:r>
      <w:r w:rsidR="00233210" w:rsidRPr="0032333C">
        <w:rPr>
          <w:rFonts w:ascii="Times New Roman" w:hAnsi="Times New Roman"/>
          <w:b/>
          <w:bCs/>
          <w:i/>
          <w:szCs w:val="20"/>
        </w:rPr>
        <w:t xml:space="preserve"> </w:t>
      </w:r>
      <w:r w:rsidRPr="0032333C">
        <w:rPr>
          <w:rFonts w:ascii="Times New Roman" w:hAnsi="Times New Roman"/>
          <w:b/>
          <w:bCs/>
          <w:i/>
          <w:szCs w:val="20"/>
        </w:rPr>
        <w:t>of</w:t>
      </w:r>
      <w:r w:rsidRPr="0032333C">
        <w:rPr>
          <w:rFonts w:ascii="Times New Roman" w:hAnsi="Times New Roman"/>
          <w:i/>
          <w:szCs w:val="20"/>
        </w:rPr>
        <w:t>.</w:t>
      </w:r>
      <w:r w:rsidR="00233210" w:rsidRPr="0032333C">
        <w:rPr>
          <w:rFonts w:ascii="Times New Roman" w:hAnsi="Times New Roman"/>
          <w:i/>
          <w:szCs w:val="20"/>
        </w:rPr>
        <w:t xml:space="preserve"> </w:t>
      </w:r>
    </w:p>
    <w:p w14:paraId="47C43A08" w14:textId="780CFCED" w:rsidR="00767A8D" w:rsidRPr="0032333C" w:rsidRDefault="00767A8D" w:rsidP="002B3B14">
      <w:pPr>
        <w:spacing w:after="180"/>
        <w:rPr>
          <w:rFonts w:ascii="Times New Roman" w:hAnsi="Times New Roman"/>
          <w:i/>
          <w:szCs w:val="20"/>
        </w:rPr>
      </w:pPr>
      <w:r w:rsidRPr="0032333C">
        <w:rPr>
          <w:rFonts w:ascii="Times New Roman" w:hAnsi="Times New Roman"/>
          <w:i/>
          <w:szCs w:val="20"/>
        </w:rPr>
        <w:t>The</w:t>
      </w:r>
      <w:r w:rsidR="00233210" w:rsidRPr="0032333C">
        <w:rPr>
          <w:rFonts w:ascii="Times New Roman" w:hAnsi="Times New Roman"/>
          <w:i/>
          <w:szCs w:val="20"/>
        </w:rPr>
        <w:t xml:space="preserve"> </w:t>
      </w:r>
      <w:r w:rsidR="00DC6325" w:rsidRPr="0032333C">
        <w:rPr>
          <w:rFonts w:ascii="Times New Roman" w:hAnsi="Times New Roman"/>
          <w:i/>
          <w:szCs w:val="20"/>
        </w:rPr>
        <w:t>delegates</w:t>
      </w:r>
      <w:r w:rsidR="00233210" w:rsidRPr="0032333C">
        <w:rPr>
          <w:rFonts w:ascii="Times New Roman" w:hAnsi="Times New Roman"/>
          <w:i/>
          <w:szCs w:val="20"/>
        </w:rPr>
        <w:t xml:space="preserve"> </w:t>
      </w:r>
      <w:r w:rsidRPr="0032333C">
        <w:rPr>
          <w:rFonts w:ascii="Times New Roman" w:hAnsi="Times New Roman"/>
          <w:i/>
          <w:szCs w:val="20"/>
        </w:rPr>
        <w:t>take</w:t>
      </w:r>
      <w:r w:rsidR="00233210" w:rsidRPr="0032333C">
        <w:rPr>
          <w:rFonts w:ascii="Times New Roman" w:hAnsi="Times New Roman"/>
          <w:i/>
          <w:szCs w:val="20"/>
        </w:rPr>
        <w:t xml:space="preserve"> </w:t>
      </w:r>
      <w:r w:rsidRPr="0032333C">
        <w:rPr>
          <w:rFonts w:ascii="Times New Roman" w:hAnsi="Times New Roman"/>
          <w:i/>
          <w:szCs w:val="20"/>
        </w:rPr>
        <w:t>note</w:t>
      </w:r>
      <w:r w:rsidR="00233210" w:rsidRPr="0032333C">
        <w:rPr>
          <w:rFonts w:ascii="Times New Roman" w:hAnsi="Times New Roman"/>
          <w:i/>
          <w:szCs w:val="20"/>
        </w:rPr>
        <w:t xml:space="preserve"> </w:t>
      </w:r>
      <w:r w:rsidRPr="0032333C">
        <w:rPr>
          <w:rFonts w:ascii="Times New Roman" w:hAnsi="Times New Roman"/>
          <w:i/>
          <w:szCs w:val="20"/>
        </w:rPr>
        <w:t>that</w:t>
      </w:r>
      <w:r w:rsidR="00233210" w:rsidRPr="0032333C">
        <w:rPr>
          <w:rFonts w:ascii="Times New Roman" w:hAnsi="Times New Roman"/>
          <w:i/>
          <w:szCs w:val="20"/>
        </w:rPr>
        <w:t xml:space="preserve"> </w:t>
      </w:r>
      <w:r w:rsidRPr="0032333C">
        <w:rPr>
          <w:rFonts w:ascii="Times New Roman" w:hAnsi="Times New Roman"/>
          <w:i/>
          <w:szCs w:val="20"/>
        </w:rPr>
        <w:t>they</w:t>
      </w:r>
      <w:r w:rsidR="00233210" w:rsidRPr="0032333C">
        <w:rPr>
          <w:rFonts w:ascii="Times New Roman" w:hAnsi="Times New Roman"/>
          <w:i/>
          <w:szCs w:val="20"/>
        </w:rPr>
        <w:t xml:space="preserve"> </w:t>
      </w:r>
      <w:r w:rsidRPr="0032333C">
        <w:rPr>
          <w:rFonts w:ascii="Times New Roman" w:hAnsi="Times New Roman"/>
          <w:i/>
          <w:szCs w:val="20"/>
        </w:rPr>
        <w:t>are</w:t>
      </w:r>
      <w:r w:rsidR="00233210" w:rsidRPr="0032333C">
        <w:rPr>
          <w:rFonts w:ascii="Times New Roman" w:hAnsi="Times New Roman"/>
          <w:i/>
          <w:szCs w:val="20"/>
        </w:rPr>
        <w:t xml:space="preserve"> </w:t>
      </w:r>
      <w:r w:rsidRPr="0032333C">
        <w:rPr>
          <w:rFonts w:ascii="Times New Roman" w:hAnsi="Times New Roman"/>
          <w:i/>
          <w:szCs w:val="20"/>
        </w:rPr>
        <w:t>hereby</w:t>
      </w:r>
      <w:r w:rsidR="00233210" w:rsidRPr="0032333C">
        <w:rPr>
          <w:rFonts w:ascii="Times New Roman" w:hAnsi="Times New Roman"/>
          <w:i/>
          <w:szCs w:val="20"/>
        </w:rPr>
        <w:t xml:space="preserve"> </w:t>
      </w:r>
      <w:r w:rsidRPr="0032333C">
        <w:rPr>
          <w:rFonts w:ascii="Times New Roman" w:hAnsi="Times New Roman"/>
          <w:i/>
          <w:szCs w:val="20"/>
        </w:rPr>
        <w:t>invited:</w:t>
      </w:r>
    </w:p>
    <w:p w14:paraId="18E88833" w14:textId="52998718" w:rsidR="00767A8D" w:rsidRPr="0032333C" w:rsidRDefault="00767A8D" w:rsidP="00767A8D">
      <w:pPr>
        <w:pStyle w:val="B1"/>
        <w:rPr>
          <w:rFonts w:ascii="Times New Roman" w:hAnsi="Times New Roman"/>
          <w:i/>
          <w:lang w:val="en-GB"/>
        </w:rPr>
      </w:pPr>
      <w:r w:rsidRPr="0032333C">
        <w:rPr>
          <w:rFonts w:ascii="Times New Roman" w:hAnsi="Times New Roman"/>
          <w:i/>
          <w:lang w:val="en-GB"/>
        </w:rPr>
        <w:t>-</w:t>
      </w:r>
      <w:r w:rsidRPr="0032333C">
        <w:rPr>
          <w:rFonts w:ascii="Times New Roman" w:hAnsi="Times New Roman"/>
          <w:i/>
          <w:lang w:val="en-GB"/>
        </w:rPr>
        <w:tab/>
        <w:t>to</w:t>
      </w:r>
      <w:r w:rsidR="00233210" w:rsidRPr="0032333C">
        <w:rPr>
          <w:rFonts w:ascii="Times New Roman" w:hAnsi="Times New Roman"/>
          <w:i/>
          <w:lang w:val="en-GB"/>
        </w:rPr>
        <w:t xml:space="preserve"> </w:t>
      </w:r>
      <w:r w:rsidRPr="0032333C">
        <w:rPr>
          <w:rFonts w:ascii="Times New Roman" w:hAnsi="Times New Roman"/>
          <w:i/>
          <w:lang w:val="en-GB"/>
        </w:rPr>
        <w:t>investigate</w:t>
      </w:r>
      <w:r w:rsidR="00233210" w:rsidRPr="0032333C">
        <w:rPr>
          <w:rFonts w:ascii="Times New Roman" w:hAnsi="Times New Roman"/>
          <w:i/>
          <w:lang w:val="en-GB"/>
        </w:rPr>
        <w:t xml:space="preserve"> </w:t>
      </w:r>
      <w:r w:rsidRPr="0032333C">
        <w:rPr>
          <w:rFonts w:ascii="Times New Roman" w:hAnsi="Times New Roman"/>
          <w:i/>
          <w:lang w:val="en-GB"/>
        </w:rPr>
        <w:t>whether</w:t>
      </w:r>
      <w:r w:rsidR="00233210" w:rsidRPr="0032333C">
        <w:rPr>
          <w:rFonts w:ascii="Times New Roman" w:hAnsi="Times New Roman"/>
          <w:i/>
          <w:lang w:val="en-GB"/>
        </w:rPr>
        <w:t xml:space="preserve"> </w:t>
      </w:r>
      <w:r w:rsidRPr="0032333C">
        <w:rPr>
          <w:rFonts w:ascii="Times New Roman" w:hAnsi="Times New Roman"/>
          <w:i/>
          <w:lang w:val="en-GB"/>
        </w:rPr>
        <w:t>their</w:t>
      </w:r>
      <w:r w:rsidR="00233210" w:rsidRPr="0032333C">
        <w:rPr>
          <w:rFonts w:ascii="Times New Roman" w:hAnsi="Times New Roman"/>
          <w:i/>
          <w:lang w:val="en-GB"/>
        </w:rPr>
        <w:t xml:space="preserve"> </w:t>
      </w:r>
      <w:r w:rsidRPr="0032333C">
        <w:rPr>
          <w:rFonts w:ascii="Times New Roman" w:hAnsi="Times New Roman"/>
          <w:i/>
          <w:lang w:val="en-GB"/>
        </w:rPr>
        <w:t>organization</w:t>
      </w:r>
      <w:r w:rsidR="00233210" w:rsidRPr="0032333C">
        <w:rPr>
          <w:rFonts w:ascii="Times New Roman" w:hAnsi="Times New Roman"/>
          <w:i/>
          <w:lang w:val="en-GB"/>
        </w:rPr>
        <w:t xml:space="preserve"> </w:t>
      </w:r>
      <w:r w:rsidRPr="0032333C">
        <w:rPr>
          <w:rFonts w:ascii="Times New Roman" w:hAnsi="Times New Roman"/>
          <w:i/>
          <w:lang w:val="en-GB"/>
        </w:rPr>
        <w:t>or</w:t>
      </w:r>
      <w:r w:rsidR="00233210" w:rsidRPr="0032333C">
        <w:rPr>
          <w:rFonts w:ascii="Times New Roman" w:hAnsi="Times New Roman"/>
          <w:i/>
          <w:lang w:val="en-GB"/>
        </w:rPr>
        <w:t xml:space="preserve"> </w:t>
      </w:r>
      <w:r w:rsidRPr="0032333C">
        <w:rPr>
          <w:rFonts w:ascii="Times New Roman" w:hAnsi="Times New Roman"/>
          <w:i/>
          <w:lang w:val="en-GB"/>
        </w:rPr>
        <w:t>any</w:t>
      </w:r>
      <w:r w:rsidR="00233210" w:rsidRPr="0032333C">
        <w:rPr>
          <w:rFonts w:ascii="Times New Roman" w:hAnsi="Times New Roman"/>
          <w:i/>
          <w:lang w:val="en-GB"/>
        </w:rPr>
        <w:t xml:space="preserve"> </w:t>
      </w:r>
      <w:r w:rsidRPr="0032333C">
        <w:rPr>
          <w:rFonts w:ascii="Times New Roman" w:hAnsi="Times New Roman"/>
          <w:i/>
          <w:lang w:val="en-GB"/>
        </w:rPr>
        <w:t>other</w:t>
      </w:r>
      <w:r w:rsidR="00233210" w:rsidRPr="0032333C">
        <w:rPr>
          <w:rFonts w:ascii="Times New Roman" w:hAnsi="Times New Roman"/>
          <w:i/>
          <w:lang w:val="en-GB"/>
        </w:rPr>
        <w:t xml:space="preserve"> </w:t>
      </w:r>
      <w:r w:rsidRPr="0032333C">
        <w:rPr>
          <w:rFonts w:ascii="Times New Roman" w:hAnsi="Times New Roman"/>
          <w:i/>
          <w:lang w:val="en-GB"/>
        </w:rPr>
        <w:t>organization</w:t>
      </w:r>
      <w:r w:rsidR="00233210" w:rsidRPr="0032333C">
        <w:rPr>
          <w:rFonts w:ascii="Times New Roman" w:hAnsi="Times New Roman"/>
          <w:i/>
          <w:lang w:val="en-GB"/>
        </w:rPr>
        <w:t xml:space="preserve"> </w:t>
      </w:r>
      <w:r w:rsidRPr="0032333C">
        <w:rPr>
          <w:rFonts w:ascii="Times New Roman" w:hAnsi="Times New Roman"/>
          <w:i/>
          <w:lang w:val="en-GB"/>
        </w:rPr>
        <w:t>owns</w:t>
      </w:r>
      <w:r w:rsidR="00233210" w:rsidRPr="0032333C">
        <w:rPr>
          <w:rFonts w:ascii="Times New Roman" w:hAnsi="Times New Roman"/>
          <w:i/>
          <w:lang w:val="en-GB"/>
        </w:rPr>
        <w:t xml:space="preserve"> </w:t>
      </w:r>
      <w:r w:rsidRPr="0032333C">
        <w:rPr>
          <w:rFonts w:ascii="Times New Roman" w:hAnsi="Times New Roman"/>
          <w:i/>
          <w:lang w:val="en-GB"/>
        </w:rPr>
        <w:t>IPRs</w:t>
      </w:r>
      <w:r w:rsidR="00233210" w:rsidRPr="0032333C">
        <w:rPr>
          <w:rFonts w:ascii="Times New Roman" w:hAnsi="Times New Roman"/>
          <w:i/>
          <w:lang w:val="en-GB"/>
        </w:rPr>
        <w:t xml:space="preserve"> </w:t>
      </w:r>
      <w:r w:rsidRPr="0032333C">
        <w:rPr>
          <w:rFonts w:ascii="Times New Roman" w:hAnsi="Times New Roman"/>
          <w:i/>
          <w:lang w:val="en-GB"/>
        </w:rPr>
        <w:t>which</w:t>
      </w:r>
      <w:r w:rsidR="00233210" w:rsidRPr="0032333C">
        <w:rPr>
          <w:rFonts w:ascii="Times New Roman" w:hAnsi="Times New Roman"/>
          <w:i/>
          <w:lang w:val="en-GB"/>
        </w:rPr>
        <w:t xml:space="preserve"> </w:t>
      </w:r>
      <w:r w:rsidRPr="0032333C">
        <w:rPr>
          <w:rFonts w:ascii="Times New Roman" w:hAnsi="Times New Roman"/>
          <w:i/>
          <w:lang w:val="en-GB"/>
        </w:rPr>
        <w:t>were,</w:t>
      </w:r>
      <w:r w:rsidR="00233210" w:rsidRPr="0032333C">
        <w:rPr>
          <w:rFonts w:ascii="Times New Roman" w:hAnsi="Times New Roman"/>
          <w:i/>
          <w:lang w:val="en-GB"/>
        </w:rPr>
        <w:t xml:space="preserve"> </w:t>
      </w:r>
      <w:r w:rsidRPr="0032333C">
        <w:rPr>
          <w:rFonts w:ascii="Times New Roman" w:hAnsi="Times New Roman"/>
          <w:i/>
          <w:lang w:val="en-GB"/>
        </w:rPr>
        <w:t>or</w:t>
      </w:r>
      <w:r w:rsidR="00233210" w:rsidRPr="0032333C">
        <w:rPr>
          <w:rFonts w:ascii="Times New Roman" w:hAnsi="Times New Roman"/>
          <w:i/>
          <w:lang w:val="en-GB"/>
        </w:rPr>
        <w:t xml:space="preserve"> </w:t>
      </w:r>
      <w:r w:rsidRPr="0032333C">
        <w:rPr>
          <w:rFonts w:ascii="Times New Roman" w:hAnsi="Times New Roman"/>
          <w:i/>
          <w:lang w:val="en-GB"/>
        </w:rPr>
        <w:t>were</w:t>
      </w:r>
      <w:r w:rsidR="00233210" w:rsidRPr="0032333C">
        <w:rPr>
          <w:rFonts w:ascii="Times New Roman" w:hAnsi="Times New Roman"/>
          <w:i/>
          <w:lang w:val="en-GB"/>
        </w:rPr>
        <w:t xml:space="preserve"> </w:t>
      </w:r>
      <w:r w:rsidRPr="0032333C">
        <w:rPr>
          <w:rFonts w:ascii="Times New Roman" w:hAnsi="Times New Roman"/>
          <w:i/>
          <w:lang w:val="en-GB"/>
        </w:rPr>
        <w:t>likely</w:t>
      </w:r>
      <w:r w:rsidR="00233210" w:rsidRPr="0032333C">
        <w:rPr>
          <w:rFonts w:ascii="Times New Roman" w:hAnsi="Times New Roman"/>
          <w:i/>
          <w:lang w:val="en-GB"/>
        </w:rPr>
        <w:t xml:space="preserve"> </w:t>
      </w:r>
      <w:r w:rsidRPr="0032333C">
        <w:rPr>
          <w:rFonts w:ascii="Times New Roman" w:hAnsi="Times New Roman"/>
          <w:i/>
          <w:lang w:val="en-GB"/>
        </w:rPr>
        <w:t>to</w:t>
      </w:r>
      <w:r w:rsidR="00233210" w:rsidRPr="0032333C">
        <w:rPr>
          <w:rFonts w:ascii="Times New Roman" w:hAnsi="Times New Roman"/>
          <w:i/>
          <w:lang w:val="en-GB"/>
        </w:rPr>
        <w:t xml:space="preserve"> </w:t>
      </w:r>
      <w:r w:rsidRPr="0032333C">
        <w:rPr>
          <w:rFonts w:ascii="Times New Roman" w:hAnsi="Times New Roman"/>
          <w:i/>
          <w:lang w:val="en-GB"/>
        </w:rPr>
        <w:t>become</w:t>
      </w:r>
      <w:r w:rsidR="00233210" w:rsidRPr="0032333C">
        <w:rPr>
          <w:rFonts w:ascii="Times New Roman" w:hAnsi="Times New Roman"/>
          <w:i/>
          <w:lang w:val="en-GB"/>
        </w:rPr>
        <w:t xml:space="preserve"> </w:t>
      </w:r>
      <w:r w:rsidRPr="0032333C">
        <w:rPr>
          <w:rFonts w:ascii="Times New Roman" w:hAnsi="Times New Roman"/>
          <w:i/>
          <w:lang w:val="en-GB"/>
        </w:rPr>
        <w:t>Essential</w:t>
      </w:r>
      <w:r w:rsidR="00233210" w:rsidRPr="0032333C">
        <w:rPr>
          <w:rFonts w:ascii="Times New Roman" w:hAnsi="Times New Roman"/>
          <w:i/>
          <w:lang w:val="en-GB"/>
        </w:rPr>
        <w:t xml:space="preserve"> </w:t>
      </w:r>
      <w:r w:rsidRPr="0032333C">
        <w:rPr>
          <w:rFonts w:ascii="Times New Roman" w:hAnsi="Times New Roman"/>
          <w:i/>
          <w:lang w:val="en-GB"/>
        </w:rPr>
        <w:t>in</w:t>
      </w:r>
      <w:r w:rsidR="00233210" w:rsidRPr="0032333C">
        <w:rPr>
          <w:rFonts w:ascii="Times New Roman" w:hAnsi="Times New Roman"/>
          <w:i/>
          <w:lang w:val="en-GB"/>
        </w:rPr>
        <w:t xml:space="preserve"> </w:t>
      </w:r>
      <w:r w:rsidRPr="0032333C">
        <w:rPr>
          <w:rFonts w:ascii="Times New Roman" w:hAnsi="Times New Roman"/>
          <w:i/>
          <w:lang w:val="en-GB"/>
        </w:rPr>
        <w:t>respect</w:t>
      </w:r>
      <w:r w:rsidR="00233210" w:rsidRPr="0032333C">
        <w:rPr>
          <w:rFonts w:ascii="Times New Roman" w:hAnsi="Times New Roman"/>
          <w:i/>
          <w:lang w:val="en-GB"/>
        </w:rPr>
        <w:t xml:space="preserve"> </w:t>
      </w:r>
      <w:r w:rsidRPr="0032333C">
        <w:rPr>
          <w:rFonts w:ascii="Times New Roman" w:hAnsi="Times New Roman"/>
          <w:i/>
          <w:lang w:val="en-GB"/>
        </w:rPr>
        <w:t>of</w:t>
      </w:r>
      <w:r w:rsidR="00233210" w:rsidRPr="0032333C">
        <w:rPr>
          <w:rFonts w:ascii="Times New Roman" w:hAnsi="Times New Roman"/>
          <w:i/>
          <w:lang w:val="en-GB"/>
        </w:rPr>
        <w:t xml:space="preserve"> </w:t>
      </w:r>
      <w:r w:rsidRPr="0032333C">
        <w:rPr>
          <w:rFonts w:ascii="Times New Roman" w:hAnsi="Times New Roman"/>
          <w:i/>
          <w:lang w:val="en-GB"/>
        </w:rPr>
        <w:t>the</w:t>
      </w:r>
      <w:r w:rsidR="00233210" w:rsidRPr="0032333C">
        <w:rPr>
          <w:rFonts w:ascii="Times New Roman" w:hAnsi="Times New Roman"/>
          <w:i/>
          <w:lang w:val="en-GB"/>
        </w:rPr>
        <w:t xml:space="preserve"> </w:t>
      </w:r>
      <w:r w:rsidRPr="0032333C">
        <w:rPr>
          <w:rFonts w:ascii="Times New Roman" w:hAnsi="Times New Roman"/>
          <w:i/>
          <w:lang w:val="en-GB"/>
        </w:rPr>
        <w:t>work</w:t>
      </w:r>
      <w:r w:rsidR="00233210" w:rsidRPr="0032333C">
        <w:rPr>
          <w:rFonts w:ascii="Times New Roman" w:hAnsi="Times New Roman"/>
          <w:i/>
          <w:lang w:val="en-GB"/>
        </w:rPr>
        <w:t xml:space="preserve"> </w:t>
      </w:r>
      <w:r w:rsidRPr="0032333C">
        <w:rPr>
          <w:rFonts w:ascii="Times New Roman" w:hAnsi="Times New Roman"/>
          <w:i/>
          <w:lang w:val="en-GB"/>
        </w:rPr>
        <w:t>of</w:t>
      </w:r>
      <w:r w:rsidR="00233210" w:rsidRPr="0032333C">
        <w:rPr>
          <w:rFonts w:ascii="Times New Roman" w:hAnsi="Times New Roman"/>
          <w:i/>
          <w:lang w:val="en-GB"/>
        </w:rPr>
        <w:t xml:space="preserve"> </w:t>
      </w:r>
      <w:r w:rsidRPr="0032333C">
        <w:rPr>
          <w:rFonts w:ascii="Times New Roman" w:hAnsi="Times New Roman"/>
          <w:i/>
          <w:lang w:val="en-GB"/>
        </w:rPr>
        <w:t>3GPP.</w:t>
      </w:r>
    </w:p>
    <w:p w14:paraId="0137D8D5" w14:textId="4BF9E45F" w:rsidR="00DC6325" w:rsidRPr="0032333C" w:rsidRDefault="00767A8D" w:rsidP="00767A8D">
      <w:pPr>
        <w:pStyle w:val="B1"/>
        <w:rPr>
          <w:rFonts w:ascii="Times New Roman" w:hAnsi="Times New Roman"/>
          <w:i/>
          <w:lang w:val="en-GB"/>
        </w:rPr>
      </w:pPr>
      <w:r w:rsidRPr="0032333C">
        <w:rPr>
          <w:rFonts w:ascii="Times New Roman" w:hAnsi="Times New Roman"/>
          <w:i/>
          <w:lang w:val="en-GB"/>
        </w:rPr>
        <w:t>-</w:t>
      </w:r>
      <w:r w:rsidRPr="0032333C">
        <w:rPr>
          <w:rFonts w:ascii="Times New Roman" w:hAnsi="Times New Roman"/>
          <w:i/>
          <w:lang w:val="en-GB"/>
        </w:rPr>
        <w:tab/>
        <w:t>to</w:t>
      </w:r>
      <w:r w:rsidR="00233210" w:rsidRPr="0032333C">
        <w:rPr>
          <w:rFonts w:ascii="Times New Roman" w:hAnsi="Times New Roman"/>
          <w:i/>
          <w:lang w:val="en-GB"/>
        </w:rPr>
        <w:t xml:space="preserve"> </w:t>
      </w:r>
      <w:r w:rsidRPr="0032333C">
        <w:rPr>
          <w:rFonts w:ascii="Times New Roman" w:hAnsi="Times New Roman"/>
          <w:i/>
          <w:lang w:val="en-GB"/>
        </w:rPr>
        <w:t>notify</w:t>
      </w:r>
      <w:r w:rsidR="00233210" w:rsidRPr="0032333C">
        <w:rPr>
          <w:rFonts w:ascii="Times New Roman" w:hAnsi="Times New Roman"/>
          <w:i/>
          <w:lang w:val="en-GB"/>
        </w:rPr>
        <w:t xml:space="preserve"> </w:t>
      </w:r>
      <w:r w:rsidRPr="0032333C">
        <w:rPr>
          <w:rFonts w:ascii="Times New Roman" w:hAnsi="Times New Roman"/>
          <w:i/>
          <w:lang w:val="en-GB"/>
        </w:rPr>
        <w:t>their</w:t>
      </w:r>
      <w:r w:rsidR="00233210" w:rsidRPr="0032333C">
        <w:rPr>
          <w:rFonts w:ascii="Times New Roman" w:hAnsi="Times New Roman"/>
          <w:i/>
          <w:lang w:val="en-GB"/>
        </w:rPr>
        <w:t xml:space="preserve"> </w:t>
      </w:r>
      <w:r w:rsidRPr="0032333C">
        <w:rPr>
          <w:rFonts w:ascii="Times New Roman" w:hAnsi="Times New Roman"/>
          <w:i/>
          <w:lang w:val="en-GB"/>
        </w:rPr>
        <w:t>respective</w:t>
      </w:r>
      <w:r w:rsidR="00233210" w:rsidRPr="0032333C">
        <w:rPr>
          <w:rFonts w:ascii="Times New Roman" w:hAnsi="Times New Roman"/>
          <w:i/>
          <w:lang w:val="en-GB"/>
        </w:rPr>
        <w:t xml:space="preserve"> </w:t>
      </w:r>
      <w:r w:rsidRPr="0032333C">
        <w:rPr>
          <w:rFonts w:ascii="Times New Roman" w:hAnsi="Times New Roman"/>
          <w:i/>
          <w:lang w:val="en-GB"/>
        </w:rPr>
        <w:t>Organizational</w:t>
      </w:r>
      <w:r w:rsidR="00233210" w:rsidRPr="0032333C">
        <w:rPr>
          <w:rFonts w:ascii="Times New Roman" w:hAnsi="Times New Roman"/>
          <w:i/>
          <w:lang w:val="en-GB"/>
        </w:rPr>
        <w:t xml:space="preserve"> </w:t>
      </w:r>
      <w:r w:rsidRPr="0032333C">
        <w:rPr>
          <w:rFonts w:ascii="Times New Roman" w:hAnsi="Times New Roman"/>
          <w:i/>
          <w:lang w:val="en-GB"/>
        </w:rPr>
        <w:t>Partners</w:t>
      </w:r>
      <w:r w:rsidR="00233210" w:rsidRPr="0032333C">
        <w:rPr>
          <w:rFonts w:ascii="Times New Roman" w:hAnsi="Times New Roman"/>
          <w:i/>
          <w:lang w:val="en-GB"/>
        </w:rPr>
        <w:t xml:space="preserve"> </w:t>
      </w:r>
      <w:r w:rsidRPr="0032333C">
        <w:rPr>
          <w:rFonts w:ascii="Times New Roman" w:hAnsi="Times New Roman"/>
          <w:i/>
          <w:lang w:val="en-GB"/>
        </w:rPr>
        <w:t>of</w:t>
      </w:r>
      <w:r w:rsidR="00233210" w:rsidRPr="0032333C">
        <w:rPr>
          <w:rFonts w:ascii="Times New Roman" w:hAnsi="Times New Roman"/>
          <w:i/>
          <w:lang w:val="en-GB"/>
        </w:rPr>
        <w:t xml:space="preserve"> </w:t>
      </w:r>
      <w:r w:rsidRPr="0032333C">
        <w:rPr>
          <w:rFonts w:ascii="Times New Roman" w:hAnsi="Times New Roman"/>
          <w:i/>
          <w:lang w:val="en-GB"/>
        </w:rPr>
        <w:t>all</w:t>
      </w:r>
      <w:r w:rsidR="00233210" w:rsidRPr="0032333C">
        <w:rPr>
          <w:rFonts w:ascii="Times New Roman" w:hAnsi="Times New Roman"/>
          <w:i/>
          <w:lang w:val="en-GB"/>
        </w:rPr>
        <w:t xml:space="preserve"> </w:t>
      </w:r>
      <w:r w:rsidRPr="0032333C">
        <w:rPr>
          <w:rFonts w:ascii="Times New Roman" w:hAnsi="Times New Roman"/>
          <w:i/>
          <w:lang w:val="en-GB"/>
        </w:rPr>
        <w:t>potential</w:t>
      </w:r>
      <w:r w:rsidR="00233210" w:rsidRPr="0032333C">
        <w:rPr>
          <w:rFonts w:ascii="Times New Roman" w:hAnsi="Times New Roman"/>
          <w:i/>
          <w:lang w:val="en-GB"/>
        </w:rPr>
        <w:t xml:space="preserve"> </w:t>
      </w:r>
      <w:r w:rsidRPr="0032333C">
        <w:rPr>
          <w:rFonts w:ascii="Times New Roman" w:hAnsi="Times New Roman"/>
          <w:i/>
          <w:lang w:val="en-GB"/>
        </w:rPr>
        <w:t>IPRs,</w:t>
      </w:r>
      <w:r w:rsidR="00233210" w:rsidRPr="0032333C">
        <w:rPr>
          <w:rFonts w:ascii="Times New Roman" w:hAnsi="Times New Roman"/>
          <w:i/>
          <w:lang w:val="en-GB"/>
        </w:rPr>
        <w:t xml:space="preserve"> </w:t>
      </w:r>
      <w:r w:rsidRPr="0032333C">
        <w:rPr>
          <w:rFonts w:ascii="Times New Roman" w:hAnsi="Times New Roman"/>
          <w:i/>
          <w:lang w:val="en-GB"/>
        </w:rPr>
        <w:t>e.g.,</w:t>
      </w:r>
      <w:r w:rsidR="00233210" w:rsidRPr="0032333C">
        <w:rPr>
          <w:rFonts w:ascii="Times New Roman" w:hAnsi="Times New Roman"/>
          <w:i/>
          <w:lang w:val="en-GB"/>
        </w:rPr>
        <w:t xml:space="preserve"> </w:t>
      </w:r>
      <w:r w:rsidRPr="0032333C">
        <w:rPr>
          <w:rFonts w:ascii="Times New Roman" w:hAnsi="Times New Roman"/>
          <w:i/>
          <w:lang w:val="en-GB"/>
        </w:rPr>
        <w:t>for</w:t>
      </w:r>
      <w:r w:rsidR="00233210" w:rsidRPr="0032333C">
        <w:rPr>
          <w:rFonts w:ascii="Times New Roman" w:hAnsi="Times New Roman"/>
          <w:i/>
          <w:lang w:val="en-GB"/>
        </w:rPr>
        <w:t xml:space="preserve"> </w:t>
      </w:r>
      <w:r w:rsidRPr="0032333C">
        <w:rPr>
          <w:rFonts w:ascii="Times New Roman" w:hAnsi="Times New Roman"/>
          <w:i/>
          <w:lang w:val="en-GB"/>
        </w:rPr>
        <w:t>ETSI,</w:t>
      </w:r>
      <w:r w:rsidR="00233210" w:rsidRPr="0032333C">
        <w:rPr>
          <w:rFonts w:ascii="Times New Roman" w:hAnsi="Times New Roman"/>
          <w:i/>
          <w:lang w:val="en-GB"/>
        </w:rPr>
        <w:t xml:space="preserve"> </w:t>
      </w:r>
      <w:r w:rsidRPr="0032333C">
        <w:rPr>
          <w:rFonts w:ascii="Times New Roman" w:hAnsi="Times New Roman"/>
          <w:i/>
          <w:lang w:val="en-GB"/>
        </w:rPr>
        <w:t>by</w:t>
      </w:r>
      <w:r w:rsidR="00233210" w:rsidRPr="0032333C">
        <w:rPr>
          <w:rFonts w:ascii="Times New Roman" w:hAnsi="Times New Roman"/>
          <w:i/>
          <w:lang w:val="en-GB"/>
        </w:rPr>
        <w:t xml:space="preserve"> </w:t>
      </w:r>
      <w:r w:rsidRPr="0032333C">
        <w:rPr>
          <w:rFonts w:ascii="Times New Roman" w:hAnsi="Times New Roman"/>
          <w:i/>
          <w:lang w:val="en-GB"/>
        </w:rPr>
        <w:t>means</w:t>
      </w:r>
      <w:r w:rsidR="00233210" w:rsidRPr="0032333C">
        <w:rPr>
          <w:rFonts w:ascii="Times New Roman" w:hAnsi="Times New Roman"/>
          <w:i/>
          <w:lang w:val="en-GB"/>
        </w:rPr>
        <w:t xml:space="preserve"> </w:t>
      </w:r>
      <w:r w:rsidRPr="0032333C">
        <w:rPr>
          <w:rFonts w:ascii="Times New Roman" w:hAnsi="Times New Roman"/>
          <w:i/>
          <w:lang w:val="en-GB"/>
        </w:rPr>
        <w:t>of</w:t>
      </w:r>
      <w:r w:rsidR="00233210" w:rsidRPr="0032333C">
        <w:rPr>
          <w:rFonts w:ascii="Times New Roman" w:hAnsi="Times New Roman"/>
          <w:i/>
          <w:lang w:val="en-GB"/>
        </w:rPr>
        <w:t xml:space="preserve"> </w:t>
      </w:r>
      <w:r w:rsidRPr="0032333C">
        <w:rPr>
          <w:rFonts w:ascii="Times New Roman" w:hAnsi="Times New Roman"/>
          <w:i/>
          <w:lang w:val="en-GB"/>
        </w:rPr>
        <w:t>the</w:t>
      </w:r>
      <w:r w:rsidR="00233210" w:rsidRPr="0032333C">
        <w:rPr>
          <w:rFonts w:ascii="Times New Roman" w:hAnsi="Times New Roman"/>
          <w:i/>
          <w:lang w:val="en-GB"/>
        </w:rPr>
        <w:t xml:space="preserve"> </w:t>
      </w:r>
      <w:r w:rsidRPr="0032333C">
        <w:rPr>
          <w:rFonts w:ascii="Times New Roman" w:hAnsi="Times New Roman"/>
          <w:i/>
          <w:lang w:val="en-GB"/>
        </w:rPr>
        <w:t>IPR</w:t>
      </w:r>
      <w:r w:rsidR="00233210" w:rsidRPr="0032333C">
        <w:rPr>
          <w:rFonts w:ascii="Times New Roman" w:hAnsi="Times New Roman"/>
          <w:i/>
          <w:lang w:val="en-GB"/>
        </w:rPr>
        <w:t xml:space="preserve"> </w:t>
      </w:r>
      <w:r w:rsidRPr="0032333C">
        <w:rPr>
          <w:rFonts w:ascii="Times New Roman" w:hAnsi="Times New Roman"/>
          <w:i/>
          <w:lang w:val="en-GB"/>
        </w:rPr>
        <w:t>Information</w:t>
      </w:r>
      <w:r w:rsidR="00233210" w:rsidRPr="0032333C">
        <w:rPr>
          <w:rFonts w:ascii="Times New Roman" w:hAnsi="Times New Roman"/>
          <w:i/>
          <w:lang w:val="en-GB"/>
        </w:rPr>
        <w:t xml:space="preserve"> </w:t>
      </w:r>
      <w:r w:rsidRPr="0032333C">
        <w:rPr>
          <w:rFonts w:ascii="Times New Roman" w:hAnsi="Times New Roman"/>
          <w:i/>
          <w:lang w:val="en-GB"/>
        </w:rPr>
        <w:t>Statement</w:t>
      </w:r>
      <w:r w:rsidR="00233210" w:rsidRPr="0032333C">
        <w:rPr>
          <w:rFonts w:ascii="Times New Roman" w:hAnsi="Times New Roman"/>
          <w:i/>
          <w:lang w:val="en-GB"/>
        </w:rPr>
        <w:t xml:space="preserve"> </w:t>
      </w:r>
      <w:r w:rsidRPr="0032333C">
        <w:rPr>
          <w:rFonts w:ascii="Times New Roman" w:hAnsi="Times New Roman"/>
          <w:i/>
          <w:lang w:val="en-GB"/>
        </w:rPr>
        <w:t>and</w:t>
      </w:r>
      <w:r w:rsidR="00233210" w:rsidRPr="0032333C">
        <w:rPr>
          <w:rFonts w:ascii="Times New Roman" w:hAnsi="Times New Roman"/>
          <w:i/>
          <w:lang w:val="en-GB"/>
        </w:rPr>
        <w:t xml:space="preserve"> </w:t>
      </w:r>
      <w:r w:rsidRPr="0032333C">
        <w:rPr>
          <w:rFonts w:ascii="Times New Roman" w:hAnsi="Times New Roman"/>
          <w:i/>
          <w:lang w:val="en-GB"/>
        </w:rPr>
        <w:t>the</w:t>
      </w:r>
      <w:r w:rsidR="00233210" w:rsidRPr="0032333C">
        <w:rPr>
          <w:rFonts w:ascii="Times New Roman" w:hAnsi="Times New Roman"/>
          <w:i/>
          <w:lang w:val="en-GB"/>
        </w:rPr>
        <w:t xml:space="preserve"> </w:t>
      </w:r>
      <w:r w:rsidRPr="0032333C">
        <w:rPr>
          <w:rFonts w:ascii="Times New Roman" w:hAnsi="Times New Roman"/>
          <w:i/>
          <w:lang w:val="en-GB"/>
        </w:rPr>
        <w:t>Licensing</w:t>
      </w:r>
      <w:r w:rsidR="00233210" w:rsidRPr="0032333C">
        <w:rPr>
          <w:rFonts w:ascii="Times New Roman" w:hAnsi="Times New Roman"/>
          <w:i/>
          <w:lang w:val="en-GB"/>
        </w:rPr>
        <w:t xml:space="preserve"> </w:t>
      </w:r>
      <w:r w:rsidRPr="0032333C">
        <w:rPr>
          <w:rFonts w:ascii="Times New Roman" w:hAnsi="Times New Roman"/>
          <w:i/>
          <w:lang w:val="en-GB"/>
        </w:rPr>
        <w:t>declaration</w:t>
      </w:r>
      <w:r w:rsidR="00233210" w:rsidRPr="0032333C">
        <w:rPr>
          <w:rFonts w:ascii="Times New Roman" w:hAnsi="Times New Roman"/>
          <w:i/>
          <w:lang w:val="en-GB"/>
        </w:rPr>
        <w:t xml:space="preserve"> </w:t>
      </w:r>
      <w:r w:rsidRPr="0032333C">
        <w:rPr>
          <w:rFonts w:ascii="Times New Roman" w:hAnsi="Times New Roman"/>
          <w:i/>
          <w:lang w:val="en-GB"/>
        </w:rPr>
        <w:t>forms</w:t>
      </w:r>
      <w:r w:rsidR="00233210" w:rsidRPr="0032333C">
        <w:rPr>
          <w:rFonts w:ascii="Times New Roman" w:hAnsi="Times New Roman"/>
          <w:i/>
          <w:lang w:val="en-GB"/>
        </w:rPr>
        <w:t xml:space="preserve"> </w:t>
      </w:r>
      <w:r w:rsidRPr="0032333C">
        <w:rPr>
          <w:rFonts w:ascii="Times New Roman" w:hAnsi="Times New Roman"/>
          <w:i/>
          <w:lang w:val="en-GB"/>
        </w:rPr>
        <w:t>(e.g.</w:t>
      </w:r>
      <w:r w:rsidR="00233210" w:rsidRPr="0032333C">
        <w:rPr>
          <w:rFonts w:ascii="Times New Roman" w:hAnsi="Times New Roman"/>
          <w:i/>
          <w:lang w:val="en-GB"/>
        </w:rPr>
        <w:t xml:space="preserve"> </w:t>
      </w:r>
      <w:r w:rsidRPr="0032333C">
        <w:rPr>
          <w:rFonts w:ascii="Times New Roman" w:hAnsi="Times New Roman"/>
          <w:i/>
          <w:lang w:val="en-GB"/>
        </w:rPr>
        <w:t>see</w:t>
      </w:r>
      <w:r w:rsidR="00233210" w:rsidRPr="0032333C">
        <w:rPr>
          <w:rFonts w:ascii="Times New Roman" w:hAnsi="Times New Roman"/>
          <w:i/>
          <w:lang w:val="en-GB"/>
        </w:rPr>
        <w:t xml:space="preserve"> </w:t>
      </w:r>
      <w:r w:rsidRPr="0032333C">
        <w:rPr>
          <w:rFonts w:ascii="Times New Roman" w:hAnsi="Times New Roman"/>
          <w:i/>
          <w:lang w:val="en-GB"/>
        </w:rPr>
        <w:t>the</w:t>
      </w:r>
      <w:r w:rsidR="00233210" w:rsidRPr="0032333C">
        <w:rPr>
          <w:rFonts w:ascii="Times New Roman" w:hAnsi="Times New Roman"/>
          <w:i/>
          <w:lang w:val="en-GB"/>
        </w:rPr>
        <w:t xml:space="preserve"> </w:t>
      </w:r>
      <w:r w:rsidRPr="0032333C">
        <w:rPr>
          <w:rFonts w:ascii="Times New Roman" w:hAnsi="Times New Roman"/>
          <w:i/>
          <w:lang w:val="en-GB"/>
        </w:rPr>
        <w:t>ETSI</w:t>
      </w:r>
      <w:r w:rsidR="00233210" w:rsidRPr="0032333C">
        <w:rPr>
          <w:rFonts w:ascii="Times New Roman" w:hAnsi="Times New Roman"/>
          <w:i/>
          <w:lang w:val="en-GB"/>
        </w:rPr>
        <w:t xml:space="preserve"> </w:t>
      </w:r>
      <w:r w:rsidRPr="0032333C">
        <w:rPr>
          <w:rFonts w:ascii="Times New Roman" w:hAnsi="Times New Roman"/>
          <w:i/>
          <w:lang w:val="en-GB"/>
        </w:rPr>
        <w:t>IPR</w:t>
      </w:r>
      <w:r w:rsidR="00233210" w:rsidRPr="0032333C">
        <w:rPr>
          <w:rFonts w:ascii="Times New Roman" w:hAnsi="Times New Roman"/>
          <w:i/>
          <w:lang w:val="en-GB"/>
        </w:rPr>
        <w:t xml:space="preserve"> </w:t>
      </w:r>
      <w:r w:rsidRPr="0032333C">
        <w:rPr>
          <w:rFonts w:ascii="Times New Roman" w:hAnsi="Times New Roman"/>
          <w:i/>
          <w:lang w:val="en-GB"/>
        </w:rPr>
        <w:t>forms</w:t>
      </w:r>
      <w:r w:rsidR="00233210" w:rsidRPr="0032333C">
        <w:rPr>
          <w:rFonts w:ascii="Times New Roman" w:hAnsi="Times New Roman"/>
          <w:i/>
          <w:lang w:val="en-GB"/>
        </w:rPr>
        <w:t xml:space="preserve"> </w:t>
      </w:r>
      <w:hyperlink r:id="rId10" w:history="1">
        <w:r w:rsidR="00E568EA" w:rsidRPr="0032333C">
          <w:rPr>
            <w:rStyle w:val="Hyperlink"/>
            <w:rFonts w:ascii="Times New Roman" w:hAnsi="Times New Roman"/>
            <w:i/>
            <w:lang w:val="en-GB"/>
          </w:rPr>
          <w:t>https://www.etsi.org/intellectual-property-rights/ipr</w:t>
        </w:r>
      </w:hyperlink>
      <w:r w:rsidR="00233210" w:rsidRPr="0032333C">
        <w:rPr>
          <w:rFonts w:ascii="Times New Roman" w:hAnsi="Times New Roman"/>
          <w:i/>
          <w:lang w:val="en-GB"/>
        </w:rPr>
        <w:t xml:space="preserve"> </w:t>
      </w:r>
      <w:r w:rsidRPr="0032333C">
        <w:rPr>
          <w:rFonts w:ascii="Times New Roman" w:hAnsi="Times New Roman"/>
          <w:i/>
          <w:lang w:val="en-GB"/>
        </w:rPr>
        <w:t>).</w:t>
      </w:r>
    </w:p>
    <w:p w14:paraId="6B762099" w14:textId="2628E19C" w:rsidR="00951DA4" w:rsidRPr="0032333C" w:rsidRDefault="00951DA4" w:rsidP="00951DA4">
      <w:pPr>
        <w:rPr>
          <w:i/>
        </w:rPr>
      </w:pPr>
      <w:r w:rsidRPr="0032333C">
        <w:rPr>
          <w:i/>
        </w:rPr>
        <w:t>More</w:t>
      </w:r>
      <w:r w:rsidR="00233210" w:rsidRPr="0032333C">
        <w:rPr>
          <w:i/>
        </w:rPr>
        <w:t xml:space="preserve"> </w:t>
      </w:r>
      <w:r w:rsidRPr="0032333C">
        <w:rPr>
          <w:i/>
        </w:rPr>
        <w:t>information</w:t>
      </w:r>
      <w:r w:rsidR="00233210" w:rsidRPr="0032333C">
        <w:rPr>
          <w:i/>
        </w:rPr>
        <w:t xml:space="preserve"> </w:t>
      </w:r>
      <w:r w:rsidRPr="0032333C">
        <w:rPr>
          <w:i/>
        </w:rPr>
        <w:t>is</w:t>
      </w:r>
      <w:r w:rsidR="00233210" w:rsidRPr="0032333C">
        <w:rPr>
          <w:i/>
        </w:rPr>
        <w:t xml:space="preserve"> </w:t>
      </w:r>
      <w:r w:rsidRPr="0032333C">
        <w:rPr>
          <w:i/>
        </w:rPr>
        <w:t>available</w:t>
      </w:r>
      <w:r w:rsidR="00233210" w:rsidRPr="0032333C">
        <w:rPr>
          <w:i/>
        </w:rPr>
        <w:t xml:space="preserve"> </w:t>
      </w:r>
      <w:r w:rsidRPr="0032333C">
        <w:rPr>
          <w:i/>
        </w:rPr>
        <w:t>via</w:t>
      </w:r>
      <w:r w:rsidR="00233210" w:rsidRPr="0032333C">
        <w:rPr>
          <w:i/>
        </w:rPr>
        <w:t xml:space="preserve"> </w:t>
      </w:r>
      <w:r w:rsidRPr="0032333C">
        <w:rPr>
          <w:i/>
        </w:rPr>
        <w:t>the</w:t>
      </w:r>
      <w:r w:rsidR="00233210" w:rsidRPr="0032333C">
        <w:rPr>
          <w:i/>
        </w:rPr>
        <w:t xml:space="preserve"> </w:t>
      </w:r>
      <w:r w:rsidR="00E22D0C" w:rsidRPr="0032333C">
        <w:rPr>
          <w:i/>
        </w:rPr>
        <w:t>"</w:t>
      </w:r>
      <w:r w:rsidRPr="0032333C">
        <w:rPr>
          <w:i/>
        </w:rPr>
        <w:t>Legal</w:t>
      </w:r>
      <w:r w:rsidR="00E22D0C" w:rsidRPr="0032333C">
        <w:rPr>
          <w:i/>
        </w:rPr>
        <w:t>"</w:t>
      </w:r>
      <w:r w:rsidR="00233210" w:rsidRPr="0032333C">
        <w:rPr>
          <w:i/>
        </w:rPr>
        <w:t xml:space="preserve"> </w:t>
      </w:r>
      <w:r w:rsidRPr="0032333C">
        <w:rPr>
          <w:i/>
        </w:rPr>
        <w:t>page</w:t>
      </w:r>
      <w:r w:rsidR="00233210" w:rsidRPr="0032333C">
        <w:rPr>
          <w:i/>
        </w:rPr>
        <w:t xml:space="preserve"> </w:t>
      </w:r>
      <w:r w:rsidRPr="0032333C">
        <w:rPr>
          <w:i/>
        </w:rPr>
        <w:t>on</w:t>
      </w:r>
      <w:r w:rsidR="00233210" w:rsidRPr="0032333C">
        <w:rPr>
          <w:i/>
        </w:rPr>
        <w:t xml:space="preserve"> </w:t>
      </w:r>
      <w:r w:rsidRPr="0032333C">
        <w:rPr>
          <w:i/>
        </w:rPr>
        <w:t>the</w:t>
      </w:r>
      <w:r w:rsidR="00233210" w:rsidRPr="0032333C">
        <w:rPr>
          <w:i/>
        </w:rPr>
        <w:t xml:space="preserve"> </w:t>
      </w:r>
      <w:r w:rsidRPr="0032333C">
        <w:rPr>
          <w:i/>
        </w:rPr>
        <w:t>web</w:t>
      </w:r>
      <w:r w:rsidR="00233210" w:rsidRPr="0032333C">
        <w:rPr>
          <w:i/>
        </w:rPr>
        <w:t xml:space="preserve"> </w:t>
      </w:r>
      <w:r w:rsidRPr="0032333C">
        <w:rPr>
          <w:i/>
        </w:rPr>
        <w:t>site:</w:t>
      </w:r>
      <w:r w:rsidR="00233210" w:rsidRPr="0032333C">
        <w:rPr>
          <w:i/>
        </w:rPr>
        <w:t xml:space="preserve"> </w:t>
      </w:r>
      <w:hyperlink r:id="rId11" w:history="1">
        <w:r w:rsidRPr="0032333C">
          <w:rPr>
            <w:rStyle w:val="Hyperlink"/>
            <w:i/>
          </w:rPr>
          <w:t>https://www.3gpp.org/about-3gpp/legal-matters</w:t>
        </w:r>
      </w:hyperlink>
      <w:r w:rsidR="00233210" w:rsidRPr="0032333C">
        <w:rPr>
          <w:i/>
        </w:rPr>
        <w:t xml:space="preserve"> </w:t>
      </w:r>
      <w:r w:rsidRPr="0032333C">
        <w:rPr>
          <w:i/>
        </w:rPr>
        <w:t>.</w:t>
      </w:r>
    </w:p>
    <w:p w14:paraId="0CB454EC" w14:textId="51ED047F" w:rsidR="007440DD" w:rsidRPr="0032333C" w:rsidRDefault="007440DD" w:rsidP="00F53049">
      <w:pPr>
        <w:pStyle w:val="Heading2"/>
      </w:pPr>
      <w:bookmarkStart w:id="5" w:name="_Toc239313189"/>
      <w:r w:rsidRPr="0032333C">
        <w:t>Competition</w:t>
      </w:r>
      <w:r w:rsidR="00233210" w:rsidRPr="0032333C">
        <w:t xml:space="preserve"> </w:t>
      </w:r>
      <w:r w:rsidRPr="0032333C">
        <w:t>law</w:t>
      </w:r>
      <w:r w:rsidR="00233210" w:rsidRPr="0032333C">
        <w:t xml:space="preserve"> </w:t>
      </w:r>
      <w:r w:rsidRPr="0032333C">
        <w:t>statement</w:t>
      </w:r>
      <w:bookmarkEnd w:id="5"/>
    </w:p>
    <w:p w14:paraId="39E1506B" w14:textId="3F6D4098" w:rsidR="007440DD" w:rsidRPr="0032333C" w:rsidRDefault="007440DD" w:rsidP="007440DD">
      <w:pPr>
        <w:spacing w:line="270" w:lineRule="atLeast"/>
        <w:rPr>
          <w:rFonts w:ascii="Times New Roman" w:eastAsia="Times New Roman" w:hAnsi="Times New Roman"/>
          <w:i/>
          <w:kern w:val="2"/>
          <w:szCs w:val="20"/>
          <w:lang w:eastAsia="en-GB"/>
        </w:rPr>
      </w:pPr>
      <w:r w:rsidRPr="0032333C">
        <w:rPr>
          <w:rFonts w:ascii="Times New Roman" w:eastAsia="MS Mincho" w:hAnsi="Times New Roman"/>
          <w:i/>
          <w:kern w:val="2"/>
          <w:szCs w:val="20"/>
        </w:rPr>
        <w:t>The</w:t>
      </w:r>
      <w:r w:rsidR="00233210" w:rsidRPr="0032333C">
        <w:rPr>
          <w:rFonts w:ascii="Times New Roman" w:eastAsia="MS Mincho" w:hAnsi="Times New Roman"/>
          <w:i/>
          <w:kern w:val="2"/>
          <w:szCs w:val="20"/>
        </w:rPr>
        <w:t xml:space="preserve"> </w:t>
      </w:r>
      <w:r w:rsidR="00E757C7" w:rsidRPr="0032333C">
        <w:rPr>
          <w:rFonts w:ascii="Times New Roman" w:eastAsia="MS Mincho" w:hAnsi="Times New Roman"/>
          <w:i/>
          <w:kern w:val="2"/>
          <w:szCs w:val="20"/>
        </w:rPr>
        <w:t>Chair</w:t>
      </w:r>
      <w:r w:rsidR="00233210" w:rsidRPr="0032333C">
        <w:rPr>
          <w:rFonts w:ascii="Times New Roman" w:eastAsia="MS Mincho" w:hAnsi="Times New Roman"/>
          <w:i/>
          <w:kern w:val="2"/>
          <w:szCs w:val="20"/>
        </w:rPr>
        <w:t xml:space="preserve"> </w:t>
      </w:r>
      <w:r w:rsidRPr="0032333C">
        <w:rPr>
          <w:rFonts w:ascii="Times New Roman" w:eastAsia="MS Mincho" w:hAnsi="Times New Roman"/>
          <w:i/>
          <w:kern w:val="2"/>
          <w:szCs w:val="20"/>
        </w:rPr>
        <w:t>also</w:t>
      </w:r>
      <w:r w:rsidR="00233210" w:rsidRPr="0032333C">
        <w:rPr>
          <w:rFonts w:ascii="Times New Roman" w:eastAsia="MS Mincho" w:hAnsi="Times New Roman"/>
          <w:i/>
          <w:kern w:val="2"/>
          <w:szCs w:val="20"/>
        </w:rPr>
        <w:t xml:space="preserve"> </w:t>
      </w:r>
      <w:r w:rsidRPr="0032333C">
        <w:rPr>
          <w:rFonts w:ascii="Times New Roman" w:eastAsia="MS Mincho" w:hAnsi="Times New Roman"/>
          <w:i/>
          <w:kern w:val="2"/>
          <w:szCs w:val="20"/>
        </w:rPr>
        <w:t>drew</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Member’s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attention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to</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fact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that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3GPP</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activities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are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subject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to</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antitrust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competition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laws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that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compliance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with</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said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laws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therefore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required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any</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participant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this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WG</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meeting</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including</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the</w:t>
      </w:r>
      <w:r w:rsidR="00233210" w:rsidRPr="0032333C">
        <w:rPr>
          <w:rFonts w:ascii="Times New Roman" w:eastAsia="Times New Roman" w:hAnsi="Times New Roman"/>
          <w:i/>
          <w:kern w:val="2"/>
          <w:szCs w:val="20"/>
          <w:lang w:eastAsia="en-GB"/>
        </w:rPr>
        <w:t xml:space="preserve"> </w:t>
      </w:r>
      <w:r w:rsidR="00E757C7" w:rsidRPr="0032333C">
        <w:rPr>
          <w:rFonts w:ascii="Times New Roman" w:eastAsia="Times New Roman" w:hAnsi="Times New Roman"/>
          <w:i/>
          <w:kern w:val="2"/>
          <w:szCs w:val="20"/>
          <w:lang w:eastAsia="en-GB"/>
        </w:rPr>
        <w:t>Chair</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Vice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Chair</w:t>
      </w:r>
      <w:r w:rsidR="00E757C7" w:rsidRPr="0032333C">
        <w:rPr>
          <w:rFonts w:ascii="Times New Roman" w:eastAsia="Times New Roman" w:hAnsi="Times New Roman"/>
          <w:i/>
          <w:kern w:val="2"/>
          <w:szCs w:val="20"/>
          <w:lang w:eastAsia="en-GB"/>
        </w:rPr>
        <w:t>s</w:t>
      </w:r>
      <w:r w:rsidRPr="0032333C">
        <w:rPr>
          <w:rFonts w:ascii="Times New Roman" w:eastAsia="Times New Roman" w:hAnsi="Times New Roman"/>
          <w:i/>
          <w:kern w:val="2"/>
          <w:szCs w:val="20"/>
          <w:lang w:eastAsia="en-GB"/>
        </w:rPr>
        <w: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case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question,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please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contact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your</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legal</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counsel.</w:t>
      </w:r>
    </w:p>
    <w:p w14:paraId="13D6F8DB" w14:textId="3AE6BC16" w:rsidR="007440DD" w:rsidRPr="0032333C" w:rsidRDefault="007440DD" w:rsidP="007440DD">
      <w:pPr>
        <w:spacing w:line="270" w:lineRule="atLeast"/>
        <w:rPr>
          <w:rFonts w:ascii="Times New Roman" w:eastAsia="Times New Roman" w:hAnsi="Times New Roman"/>
          <w:i/>
          <w:kern w:val="2"/>
          <w:szCs w:val="20"/>
          <w:lang w:eastAsia="en-GB"/>
        </w:rPr>
      </w:pPr>
      <w:r w:rsidRPr="0032333C">
        <w:rPr>
          <w:rFonts w:ascii="Times New Roman" w:eastAsia="Times New Roman" w:hAnsi="Times New Roman"/>
          <w:i/>
          <w:kern w:val="2"/>
          <w:szCs w:val="20"/>
          <w:lang w:eastAsia="en-GB"/>
        </w:rPr>
        <w:t>The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present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meeting</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will</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be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conducted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with</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strict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impartiality</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interests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3GPP.</w:t>
      </w:r>
    </w:p>
    <w:p w14:paraId="7D2A9894" w14:textId="7F1A53A0" w:rsidR="007440DD" w:rsidRPr="0032333C" w:rsidRDefault="007440DD" w:rsidP="007440DD">
      <w:pPr>
        <w:spacing w:line="270" w:lineRule="atLeast"/>
        <w:rPr>
          <w:rFonts w:ascii="Times New Roman" w:eastAsia="Times New Roman" w:hAnsi="Times New Roman"/>
          <w:i/>
          <w:kern w:val="2"/>
          <w:szCs w:val="20"/>
          <w:lang w:eastAsia="en-GB"/>
        </w:rPr>
      </w:pPr>
      <w:r w:rsidRPr="0032333C">
        <w:rPr>
          <w:rFonts w:ascii="Times New Roman" w:eastAsia="Times New Roman" w:hAnsi="Times New Roman"/>
          <w:i/>
          <w:kern w:val="2"/>
          <w:szCs w:val="20"/>
          <w:lang w:eastAsia="en-GB"/>
        </w:rPr>
        <w:t>Furthermore,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the</w:t>
      </w:r>
      <w:r w:rsidR="00233210" w:rsidRPr="0032333C">
        <w:rPr>
          <w:rFonts w:ascii="Times New Roman" w:eastAsia="Times New Roman" w:hAnsi="Times New Roman"/>
          <w:i/>
          <w:kern w:val="2"/>
          <w:szCs w:val="20"/>
          <w:lang w:eastAsia="en-GB"/>
        </w:rPr>
        <w:t xml:space="preserve"> </w:t>
      </w:r>
      <w:r w:rsidR="00E757C7" w:rsidRPr="0032333C">
        <w:rPr>
          <w:rFonts w:ascii="Times New Roman" w:eastAsia="Times New Roman" w:hAnsi="Times New Roman"/>
          <w:i/>
          <w:kern w:val="2"/>
          <w:szCs w:val="20"/>
          <w:lang w:eastAsia="en-GB"/>
        </w:rPr>
        <w:t>Chair</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reminded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Members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that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timely</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submission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work</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items/contributions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advance</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WG</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meetings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is</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important</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to</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allow</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for</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full</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and</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fair</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consideration</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of</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such</w:t>
      </w:r>
      <w:r w:rsidR="00233210" w:rsidRPr="0032333C">
        <w:rPr>
          <w:rFonts w:ascii="Times New Roman" w:eastAsia="Times New Roman" w:hAnsi="Times New Roman"/>
          <w:i/>
          <w:kern w:val="2"/>
          <w:szCs w:val="20"/>
          <w:lang w:eastAsia="en-GB"/>
        </w:rPr>
        <w:t xml:space="preserve"> </w:t>
      </w:r>
      <w:r w:rsidRPr="0032333C">
        <w:rPr>
          <w:rFonts w:ascii="Times New Roman" w:eastAsia="Times New Roman" w:hAnsi="Times New Roman"/>
          <w:i/>
          <w:kern w:val="2"/>
          <w:szCs w:val="20"/>
          <w:lang w:eastAsia="en-GB"/>
        </w:rPr>
        <w:t>matters.</w:t>
      </w:r>
    </w:p>
    <w:p w14:paraId="3B15C2E9" w14:textId="61DF0AC2" w:rsidR="008F5AFB" w:rsidRPr="0032333C" w:rsidRDefault="008F5AFB" w:rsidP="00F53049">
      <w:pPr>
        <w:pStyle w:val="Heading2"/>
      </w:pPr>
      <w:bookmarkStart w:id="6" w:name="_Toc239313190"/>
      <w:r w:rsidRPr="0032333C">
        <w:t>Network</w:t>
      </w:r>
      <w:r w:rsidR="00233210" w:rsidRPr="0032333C">
        <w:t xml:space="preserve"> </w:t>
      </w:r>
      <w:r w:rsidRPr="0032333C">
        <w:t>usage</w:t>
      </w:r>
      <w:r w:rsidR="00233210" w:rsidRPr="0032333C">
        <w:t xml:space="preserve"> </w:t>
      </w:r>
      <w:r w:rsidRPr="0032333C">
        <w:t>conditions</w:t>
      </w:r>
      <w:bookmarkEnd w:id="6"/>
    </w:p>
    <w:p w14:paraId="4CE32994" w14:textId="3220595D" w:rsidR="00666408" w:rsidRPr="0032333C" w:rsidRDefault="00666408" w:rsidP="009643F7">
      <w:pPr>
        <w:rPr>
          <w:rFonts w:ascii="Times New Roman" w:eastAsia="SimSun" w:hAnsi="Times New Roman"/>
          <w:i/>
          <w:szCs w:val="20"/>
        </w:rPr>
      </w:pPr>
      <w:r w:rsidRPr="0032333C">
        <w:rPr>
          <w:rFonts w:ascii="Times New Roman" w:eastAsia="SimSun" w:hAnsi="Times New Roman"/>
          <w:i/>
          <w:szCs w:val="20"/>
        </w:rPr>
        <w:t>The</w:t>
      </w:r>
      <w:r w:rsidR="00233210" w:rsidRPr="0032333C">
        <w:rPr>
          <w:rFonts w:ascii="Times New Roman" w:eastAsia="SimSun" w:hAnsi="Times New Roman"/>
          <w:i/>
          <w:szCs w:val="20"/>
        </w:rPr>
        <w:t xml:space="preserve"> </w:t>
      </w:r>
      <w:r w:rsidRPr="0032333C">
        <w:rPr>
          <w:rFonts w:ascii="Times New Roman" w:eastAsia="SimSun" w:hAnsi="Times New Roman"/>
          <w:i/>
          <w:szCs w:val="20"/>
        </w:rPr>
        <w:t>PCG</w:t>
      </w:r>
      <w:r w:rsidR="00233210" w:rsidRPr="0032333C">
        <w:rPr>
          <w:rFonts w:ascii="Times New Roman" w:eastAsia="SimSun" w:hAnsi="Times New Roman"/>
          <w:i/>
          <w:szCs w:val="20"/>
        </w:rPr>
        <w:t xml:space="preserve"> </w:t>
      </w:r>
      <w:r w:rsidRPr="0032333C">
        <w:rPr>
          <w:rFonts w:ascii="Times New Roman" w:eastAsia="SimSun" w:hAnsi="Times New Roman"/>
          <w:i/>
          <w:szCs w:val="20"/>
        </w:rPr>
        <w:t>has</w:t>
      </w:r>
      <w:r w:rsidR="00233210" w:rsidRPr="0032333C">
        <w:rPr>
          <w:rFonts w:ascii="Times New Roman" w:eastAsia="SimSun" w:hAnsi="Times New Roman"/>
          <w:i/>
          <w:szCs w:val="20"/>
        </w:rPr>
        <w:t xml:space="preserve"> </w:t>
      </w:r>
      <w:r w:rsidRPr="0032333C">
        <w:rPr>
          <w:rFonts w:ascii="Times New Roman" w:eastAsia="SimSun" w:hAnsi="Times New Roman"/>
          <w:i/>
          <w:szCs w:val="20"/>
        </w:rPr>
        <w:t>laid</w:t>
      </w:r>
      <w:r w:rsidR="00233210" w:rsidRPr="0032333C">
        <w:rPr>
          <w:rFonts w:ascii="Times New Roman" w:eastAsia="SimSun" w:hAnsi="Times New Roman"/>
          <w:i/>
          <w:szCs w:val="20"/>
        </w:rPr>
        <w:t xml:space="preserve"> </w:t>
      </w:r>
      <w:r w:rsidRPr="0032333C">
        <w:rPr>
          <w:rFonts w:ascii="Times New Roman" w:eastAsia="SimSun" w:hAnsi="Times New Roman"/>
          <w:i/>
          <w:szCs w:val="20"/>
        </w:rPr>
        <w:t>down</w:t>
      </w:r>
      <w:r w:rsidR="00233210" w:rsidRPr="0032333C">
        <w:rPr>
          <w:rFonts w:ascii="Times New Roman" w:eastAsia="SimSun" w:hAnsi="Times New Roman"/>
          <w:i/>
          <w:szCs w:val="20"/>
        </w:rPr>
        <w:t xml:space="preserve"> </w:t>
      </w:r>
      <w:r w:rsidRPr="0032333C">
        <w:rPr>
          <w:rFonts w:ascii="Times New Roman" w:eastAsia="SimSun" w:hAnsi="Times New Roman"/>
          <w:i/>
          <w:szCs w:val="20"/>
        </w:rPr>
        <w:t>the</w:t>
      </w:r>
      <w:r w:rsidR="00233210" w:rsidRPr="0032333C">
        <w:rPr>
          <w:rFonts w:ascii="Times New Roman" w:eastAsia="SimSun" w:hAnsi="Times New Roman"/>
          <w:i/>
          <w:szCs w:val="20"/>
        </w:rPr>
        <w:t xml:space="preserve"> </w:t>
      </w:r>
      <w:r w:rsidRPr="0032333C">
        <w:rPr>
          <w:rFonts w:ascii="Times New Roman" w:eastAsia="SimSun" w:hAnsi="Times New Roman"/>
          <w:i/>
          <w:szCs w:val="20"/>
        </w:rPr>
        <w:t>following</w:t>
      </w:r>
      <w:r w:rsidR="00233210" w:rsidRPr="0032333C">
        <w:rPr>
          <w:rFonts w:ascii="Times New Roman" w:eastAsia="SimSun" w:hAnsi="Times New Roman"/>
          <w:i/>
          <w:szCs w:val="20"/>
        </w:rPr>
        <w:t xml:space="preserve"> </w:t>
      </w:r>
      <w:r w:rsidRPr="0032333C">
        <w:rPr>
          <w:rFonts w:ascii="Times New Roman" w:eastAsia="SimSun" w:hAnsi="Times New Roman"/>
          <w:i/>
          <w:szCs w:val="20"/>
        </w:rPr>
        <w:t>network</w:t>
      </w:r>
      <w:r w:rsidR="00233210" w:rsidRPr="0032333C">
        <w:rPr>
          <w:rFonts w:ascii="Times New Roman" w:eastAsia="SimSun" w:hAnsi="Times New Roman"/>
          <w:i/>
          <w:szCs w:val="20"/>
        </w:rPr>
        <w:t xml:space="preserve"> </w:t>
      </w:r>
      <w:r w:rsidRPr="0032333C">
        <w:rPr>
          <w:rFonts w:ascii="Times New Roman" w:eastAsia="SimSun" w:hAnsi="Times New Roman"/>
          <w:i/>
          <w:szCs w:val="20"/>
        </w:rPr>
        <w:t>usage</w:t>
      </w:r>
      <w:r w:rsidR="00233210" w:rsidRPr="0032333C">
        <w:rPr>
          <w:rFonts w:ascii="Times New Roman" w:eastAsia="SimSun" w:hAnsi="Times New Roman"/>
          <w:i/>
          <w:szCs w:val="20"/>
        </w:rPr>
        <w:t xml:space="preserve"> </w:t>
      </w:r>
      <w:r w:rsidRPr="0032333C">
        <w:rPr>
          <w:rFonts w:ascii="Times New Roman" w:eastAsia="SimSun" w:hAnsi="Times New Roman"/>
          <w:i/>
          <w:szCs w:val="20"/>
        </w:rPr>
        <w:t>conditions:</w:t>
      </w:r>
    </w:p>
    <w:p w14:paraId="41BEF0CD" w14:textId="77777777" w:rsidR="00666408" w:rsidRPr="0032333C"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32333C" w14:paraId="64A8B08A" w14:textId="77777777" w:rsidTr="00420234">
        <w:tc>
          <w:tcPr>
            <w:tcW w:w="9922" w:type="dxa"/>
          </w:tcPr>
          <w:p w14:paraId="5528C0BD" w14:textId="7577432F" w:rsidR="00666408" w:rsidRPr="0032333C" w:rsidRDefault="00666408" w:rsidP="009643F7">
            <w:pPr>
              <w:widowControl w:val="0"/>
              <w:ind w:left="34"/>
              <w:rPr>
                <w:rFonts w:ascii="Times New Roman" w:hAnsi="Times New Roman"/>
                <w:szCs w:val="20"/>
              </w:rPr>
            </w:pPr>
            <w:r w:rsidRPr="0032333C">
              <w:rPr>
                <w:rFonts w:ascii="Times New Roman" w:hAnsi="Times New Roman"/>
                <w:b/>
                <w:szCs w:val="20"/>
              </w:rPr>
              <w:t>Users</w:t>
            </w:r>
            <w:r w:rsidR="00233210" w:rsidRPr="0032333C">
              <w:rPr>
                <w:rFonts w:ascii="Times New Roman" w:hAnsi="Times New Roman"/>
                <w:b/>
                <w:szCs w:val="20"/>
              </w:rPr>
              <w:t xml:space="preserve"> </w:t>
            </w:r>
            <w:r w:rsidRPr="0032333C">
              <w:rPr>
                <w:rFonts w:ascii="Times New Roman" w:hAnsi="Times New Roman"/>
                <w:b/>
                <w:szCs w:val="20"/>
              </w:rPr>
              <w:t>shall</w:t>
            </w:r>
            <w:r w:rsidR="00233210" w:rsidRPr="0032333C">
              <w:rPr>
                <w:rFonts w:ascii="Times New Roman" w:hAnsi="Times New Roman"/>
                <w:b/>
                <w:szCs w:val="20"/>
              </w:rPr>
              <w:t xml:space="preserve"> </w:t>
            </w:r>
            <w:r w:rsidRPr="0032333C">
              <w:rPr>
                <w:rFonts w:ascii="Times New Roman" w:hAnsi="Times New Roman"/>
                <w:b/>
                <w:szCs w:val="20"/>
              </w:rPr>
              <w:t>not</w:t>
            </w:r>
            <w:r w:rsidR="00233210" w:rsidRPr="0032333C">
              <w:rPr>
                <w:rFonts w:ascii="Times New Roman" w:hAnsi="Times New Roman"/>
                <w:b/>
                <w:szCs w:val="20"/>
              </w:rPr>
              <w:t xml:space="preserve"> </w:t>
            </w:r>
            <w:r w:rsidRPr="0032333C">
              <w:rPr>
                <w:rFonts w:ascii="Times New Roman" w:hAnsi="Times New Roman"/>
                <w:b/>
                <w:szCs w:val="20"/>
              </w:rPr>
              <w:t>use</w:t>
            </w:r>
            <w:r w:rsidR="00233210" w:rsidRPr="0032333C">
              <w:rPr>
                <w:rFonts w:ascii="Times New Roman" w:hAnsi="Times New Roman"/>
                <w:b/>
                <w:szCs w:val="20"/>
              </w:rPr>
              <w:t xml:space="preserve"> </w:t>
            </w:r>
            <w:r w:rsidRPr="0032333C">
              <w:rPr>
                <w:rFonts w:ascii="Times New Roman" w:hAnsi="Times New Roman"/>
                <w:b/>
                <w:szCs w:val="20"/>
              </w:rPr>
              <w:t>the</w:t>
            </w:r>
            <w:r w:rsidR="00233210" w:rsidRPr="0032333C">
              <w:rPr>
                <w:rFonts w:ascii="Times New Roman" w:hAnsi="Times New Roman"/>
                <w:b/>
                <w:szCs w:val="20"/>
              </w:rPr>
              <w:t xml:space="preserve"> </w:t>
            </w:r>
            <w:r w:rsidRPr="0032333C">
              <w:rPr>
                <w:rFonts w:ascii="Times New Roman" w:hAnsi="Times New Roman"/>
                <w:b/>
                <w:szCs w:val="20"/>
              </w:rPr>
              <w:t>network</w:t>
            </w:r>
            <w:r w:rsidR="00233210" w:rsidRPr="0032333C">
              <w:rPr>
                <w:rFonts w:ascii="Times New Roman" w:hAnsi="Times New Roman"/>
                <w:b/>
                <w:szCs w:val="20"/>
              </w:rPr>
              <w:t xml:space="preserve"> </w:t>
            </w:r>
            <w:r w:rsidRPr="0032333C">
              <w:rPr>
                <w:rFonts w:ascii="Times New Roman" w:hAnsi="Times New Roman"/>
                <w:b/>
                <w:szCs w:val="20"/>
              </w:rPr>
              <w:t>to</w:t>
            </w:r>
            <w:r w:rsidR="00233210" w:rsidRPr="0032333C">
              <w:rPr>
                <w:rFonts w:ascii="Times New Roman" w:hAnsi="Times New Roman"/>
                <w:b/>
                <w:szCs w:val="20"/>
              </w:rPr>
              <w:t xml:space="preserve"> </w:t>
            </w:r>
            <w:r w:rsidRPr="0032333C">
              <w:rPr>
                <w:rFonts w:ascii="Times New Roman" w:hAnsi="Times New Roman"/>
                <w:b/>
                <w:szCs w:val="20"/>
              </w:rPr>
              <w:t>engage</w:t>
            </w:r>
            <w:r w:rsidR="00233210" w:rsidRPr="0032333C">
              <w:rPr>
                <w:rFonts w:ascii="Times New Roman" w:hAnsi="Times New Roman"/>
                <w:b/>
                <w:szCs w:val="20"/>
              </w:rPr>
              <w:t xml:space="preserve"> </w:t>
            </w:r>
            <w:r w:rsidRPr="0032333C">
              <w:rPr>
                <w:rFonts w:ascii="Times New Roman" w:hAnsi="Times New Roman"/>
                <w:b/>
                <w:szCs w:val="20"/>
              </w:rPr>
              <w:t>in</w:t>
            </w:r>
            <w:r w:rsidR="00233210" w:rsidRPr="0032333C">
              <w:rPr>
                <w:rFonts w:ascii="Times New Roman" w:hAnsi="Times New Roman"/>
                <w:b/>
                <w:szCs w:val="20"/>
              </w:rPr>
              <w:t xml:space="preserve"> </w:t>
            </w:r>
            <w:r w:rsidRPr="0032333C">
              <w:rPr>
                <w:rFonts w:ascii="Times New Roman" w:hAnsi="Times New Roman"/>
                <w:b/>
                <w:szCs w:val="20"/>
              </w:rPr>
              <w:t>illegal</w:t>
            </w:r>
            <w:r w:rsidR="00233210" w:rsidRPr="0032333C">
              <w:rPr>
                <w:rFonts w:ascii="Times New Roman" w:hAnsi="Times New Roman"/>
                <w:b/>
                <w:szCs w:val="20"/>
              </w:rPr>
              <w:t xml:space="preserve"> </w:t>
            </w:r>
            <w:r w:rsidRPr="0032333C">
              <w:rPr>
                <w:rFonts w:ascii="Times New Roman" w:hAnsi="Times New Roman"/>
                <w:b/>
                <w:szCs w:val="20"/>
              </w:rPr>
              <w:t>activities.</w:t>
            </w:r>
            <w:r w:rsidR="00233210" w:rsidRPr="0032333C">
              <w:rPr>
                <w:rFonts w:ascii="Times New Roman" w:hAnsi="Times New Roman"/>
                <w:b/>
                <w:szCs w:val="20"/>
              </w:rPr>
              <w:t xml:space="preserve"> </w:t>
            </w:r>
            <w:r w:rsidRPr="0032333C">
              <w:rPr>
                <w:rFonts w:ascii="Times New Roman" w:hAnsi="Times New Roman"/>
                <w:b/>
                <w:szCs w:val="20"/>
              </w:rPr>
              <w:t>This</w:t>
            </w:r>
            <w:r w:rsidR="00233210" w:rsidRPr="0032333C">
              <w:rPr>
                <w:rFonts w:ascii="Times New Roman" w:hAnsi="Times New Roman"/>
                <w:b/>
                <w:szCs w:val="20"/>
              </w:rPr>
              <w:t xml:space="preserve"> </w:t>
            </w:r>
            <w:r w:rsidRPr="0032333C">
              <w:rPr>
                <w:rFonts w:ascii="Times New Roman" w:hAnsi="Times New Roman"/>
                <w:b/>
                <w:szCs w:val="20"/>
              </w:rPr>
              <w:t>includes</w:t>
            </w:r>
            <w:r w:rsidR="00233210" w:rsidRPr="0032333C">
              <w:rPr>
                <w:rFonts w:ascii="Times New Roman" w:hAnsi="Times New Roman"/>
                <w:b/>
                <w:szCs w:val="20"/>
              </w:rPr>
              <w:t xml:space="preserve"> </w:t>
            </w:r>
            <w:r w:rsidRPr="0032333C">
              <w:rPr>
                <w:rFonts w:ascii="Times New Roman" w:hAnsi="Times New Roman"/>
                <w:b/>
                <w:szCs w:val="20"/>
              </w:rPr>
              <w:t>activities</w:t>
            </w:r>
            <w:r w:rsidR="00233210" w:rsidRPr="0032333C">
              <w:rPr>
                <w:rFonts w:ascii="Times New Roman" w:hAnsi="Times New Roman"/>
                <w:b/>
                <w:szCs w:val="20"/>
              </w:rPr>
              <w:t xml:space="preserve"> </w:t>
            </w:r>
            <w:r w:rsidRPr="0032333C">
              <w:rPr>
                <w:rFonts w:ascii="Times New Roman" w:hAnsi="Times New Roman"/>
                <w:b/>
                <w:szCs w:val="20"/>
              </w:rPr>
              <w:t>such</w:t>
            </w:r>
            <w:r w:rsidR="00233210" w:rsidRPr="0032333C">
              <w:rPr>
                <w:rFonts w:ascii="Times New Roman" w:hAnsi="Times New Roman"/>
                <w:b/>
                <w:szCs w:val="20"/>
              </w:rPr>
              <w:t xml:space="preserve"> </w:t>
            </w:r>
            <w:r w:rsidRPr="0032333C">
              <w:rPr>
                <w:rFonts w:ascii="Times New Roman" w:hAnsi="Times New Roman"/>
                <w:b/>
                <w:szCs w:val="20"/>
              </w:rPr>
              <w:t>as</w:t>
            </w:r>
            <w:r w:rsidR="00233210" w:rsidRPr="0032333C">
              <w:rPr>
                <w:rFonts w:ascii="Times New Roman" w:hAnsi="Times New Roman"/>
                <w:b/>
                <w:szCs w:val="20"/>
              </w:rPr>
              <w:t xml:space="preserve"> </w:t>
            </w:r>
            <w:r w:rsidRPr="0032333C">
              <w:rPr>
                <w:rFonts w:ascii="Times New Roman" w:hAnsi="Times New Roman"/>
                <w:b/>
                <w:szCs w:val="20"/>
              </w:rPr>
              <w:t>copyright</w:t>
            </w:r>
            <w:r w:rsidR="00233210" w:rsidRPr="0032333C">
              <w:rPr>
                <w:rFonts w:ascii="Times New Roman" w:hAnsi="Times New Roman"/>
                <w:b/>
                <w:szCs w:val="20"/>
              </w:rPr>
              <w:t xml:space="preserve"> </w:t>
            </w:r>
            <w:r w:rsidRPr="0032333C">
              <w:rPr>
                <w:rFonts w:ascii="Times New Roman" w:hAnsi="Times New Roman"/>
                <w:b/>
                <w:szCs w:val="20"/>
              </w:rPr>
              <w:t>violation,</w:t>
            </w:r>
            <w:r w:rsidR="00233210" w:rsidRPr="0032333C">
              <w:rPr>
                <w:rFonts w:ascii="Times New Roman" w:hAnsi="Times New Roman"/>
                <w:b/>
                <w:szCs w:val="20"/>
              </w:rPr>
              <w:t xml:space="preserve"> </w:t>
            </w:r>
            <w:r w:rsidRPr="0032333C">
              <w:rPr>
                <w:rFonts w:ascii="Times New Roman" w:hAnsi="Times New Roman"/>
                <w:b/>
                <w:szCs w:val="20"/>
              </w:rPr>
              <w:t>hacking,</w:t>
            </w:r>
            <w:r w:rsidR="00233210" w:rsidRPr="0032333C">
              <w:rPr>
                <w:rFonts w:ascii="Times New Roman" w:hAnsi="Times New Roman"/>
                <w:b/>
                <w:szCs w:val="20"/>
              </w:rPr>
              <w:t xml:space="preserve"> </w:t>
            </w:r>
            <w:r w:rsidRPr="0032333C">
              <w:rPr>
                <w:rFonts w:ascii="Times New Roman" w:hAnsi="Times New Roman"/>
                <w:b/>
                <w:szCs w:val="20"/>
              </w:rPr>
              <w:t>espionage</w:t>
            </w:r>
            <w:r w:rsidR="00233210" w:rsidRPr="0032333C">
              <w:rPr>
                <w:rFonts w:ascii="Times New Roman" w:hAnsi="Times New Roman"/>
                <w:b/>
                <w:szCs w:val="20"/>
              </w:rPr>
              <w:t xml:space="preserve"> </w:t>
            </w:r>
            <w:r w:rsidRPr="0032333C">
              <w:rPr>
                <w:rFonts w:ascii="Times New Roman" w:hAnsi="Times New Roman"/>
                <w:b/>
                <w:szCs w:val="20"/>
              </w:rPr>
              <w:t>or</w:t>
            </w:r>
            <w:r w:rsidR="00233210" w:rsidRPr="0032333C">
              <w:rPr>
                <w:rFonts w:ascii="Times New Roman" w:hAnsi="Times New Roman"/>
                <w:b/>
                <w:szCs w:val="20"/>
              </w:rPr>
              <w:t xml:space="preserve"> </w:t>
            </w:r>
            <w:r w:rsidRPr="0032333C">
              <w:rPr>
                <w:rFonts w:ascii="Times New Roman" w:hAnsi="Times New Roman"/>
                <w:b/>
                <w:szCs w:val="20"/>
              </w:rPr>
              <w:t>any</w:t>
            </w:r>
            <w:r w:rsidR="00233210" w:rsidRPr="0032333C">
              <w:rPr>
                <w:rFonts w:ascii="Times New Roman" w:hAnsi="Times New Roman"/>
                <w:b/>
                <w:szCs w:val="20"/>
              </w:rPr>
              <w:t xml:space="preserve"> </w:t>
            </w:r>
            <w:r w:rsidRPr="0032333C">
              <w:rPr>
                <w:rFonts w:ascii="Times New Roman" w:hAnsi="Times New Roman"/>
                <w:b/>
                <w:szCs w:val="20"/>
              </w:rPr>
              <w:t>other</w:t>
            </w:r>
            <w:r w:rsidR="00233210" w:rsidRPr="0032333C">
              <w:rPr>
                <w:rFonts w:ascii="Times New Roman" w:hAnsi="Times New Roman"/>
                <w:b/>
                <w:szCs w:val="20"/>
              </w:rPr>
              <w:t xml:space="preserve"> </w:t>
            </w:r>
            <w:r w:rsidRPr="0032333C">
              <w:rPr>
                <w:rFonts w:ascii="Times New Roman" w:hAnsi="Times New Roman"/>
                <w:b/>
                <w:szCs w:val="20"/>
              </w:rPr>
              <w:t>activity</w:t>
            </w:r>
            <w:r w:rsidR="00233210" w:rsidRPr="0032333C">
              <w:rPr>
                <w:rFonts w:ascii="Times New Roman" w:hAnsi="Times New Roman"/>
                <w:b/>
                <w:szCs w:val="20"/>
              </w:rPr>
              <w:t xml:space="preserve"> </w:t>
            </w:r>
            <w:r w:rsidRPr="0032333C">
              <w:rPr>
                <w:rFonts w:ascii="Times New Roman" w:hAnsi="Times New Roman"/>
                <w:b/>
                <w:szCs w:val="20"/>
              </w:rPr>
              <w:t>that</w:t>
            </w:r>
            <w:r w:rsidR="00233210" w:rsidRPr="0032333C">
              <w:rPr>
                <w:rFonts w:ascii="Times New Roman" w:hAnsi="Times New Roman"/>
                <w:b/>
                <w:szCs w:val="20"/>
              </w:rPr>
              <w:t xml:space="preserve"> </w:t>
            </w:r>
            <w:r w:rsidRPr="0032333C">
              <w:rPr>
                <w:rFonts w:ascii="Times New Roman" w:hAnsi="Times New Roman"/>
                <w:b/>
                <w:szCs w:val="20"/>
              </w:rPr>
              <w:t>may</w:t>
            </w:r>
            <w:r w:rsidR="00233210" w:rsidRPr="0032333C">
              <w:rPr>
                <w:rFonts w:ascii="Times New Roman" w:hAnsi="Times New Roman"/>
                <w:b/>
                <w:szCs w:val="20"/>
              </w:rPr>
              <w:t xml:space="preserve"> </w:t>
            </w:r>
            <w:r w:rsidRPr="0032333C">
              <w:rPr>
                <w:rFonts w:ascii="Times New Roman" w:hAnsi="Times New Roman"/>
                <w:b/>
                <w:szCs w:val="20"/>
              </w:rPr>
              <w:t>be</w:t>
            </w:r>
            <w:r w:rsidR="00233210" w:rsidRPr="0032333C">
              <w:rPr>
                <w:rFonts w:ascii="Times New Roman" w:hAnsi="Times New Roman"/>
                <w:b/>
                <w:szCs w:val="20"/>
              </w:rPr>
              <w:t xml:space="preserve"> </w:t>
            </w:r>
            <w:r w:rsidRPr="0032333C">
              <w:rPr>
                <w:rFonts w:ascii="Times New Roman" w:hAnsi="Times New Roman"/>
                <w:b/>
                <w:szCs w:val="20"/>
              </w:rPr>
              <w:t>prohibited</w:t>
            </w:r>
            <w:r w:rsidR="00233210" w:rsidRPr="0032333C">
              <w:rPr>
                <w:rFonts w:ascii="Times New Roman" w:hAnsi="Times New Roman"/>
                <w:b/>
                <w:szCs w:val="20"/>
              </w:rPr>
              <w:t xml:space="preserve"> </w:t>
            </w:r>
            <w:r w:rsidRPr="0032333C">
              <w:rPr>
                <w:rFonts w:ascii="Times New Roman" w:hAnsi="Times New Roman"/>
                <w:b/>
                <w:szCs w:val="20"/>
              </w:rPr>
              <w:t>by</w:t>
            </w:r>
            <w:r w:rsidR="00233210" w:rsidRPr="0032333C">
              <w:rPr>
                <w:rFonts w:ascii="Times New Roman" w:hAnsi="Times New Roman"/>
                <w:b/>
                <w:szCs w:val="20"/>
              </w:rPr>
              <w:t xml:space="preserve"> </w:t>
            </w:r>
            <w:r w:rsidRPr="0032333C">
              <w:rPr>
                <w:rFonts w:ascii="Times New Roman" w:hAnsi="Times New Roman"/>
                <w:b/>
                <w:szCs w:val="20"/>
              </w:rPr>
              <w:t>local</w:t>
            </w:r>
            <w:r w:rsidR="00233210" w:rsidRPr="0032333C">
              <w:rPr>
                <w:rFonts w:ascii="Times New Roman" w:hAnsi="Times New Roman"/>
                <w:b/>
                <w:szCs w:val="20"/>
              </w:rPr>
              <w:t xml:space="preserve"> </w:t>
            </w:r>
            <w:r w:rsidRPr="0032333C">
              <w:rPr>
                <w:rFonts w:ascii="Times New Roman" w:hAnsi="Times New Roman"/>
                <w:b/>
                <w:szCs w:val="20"/>
              </w:rPr>
              <w:t>laws</w:t>
            </w:r>
            <w:r w:rsidRPr="0032333C">
              <w:rPr>
                <w:rFonts w:ascii="Times New Roman" w:hAnsi="Times New Roman"/>
                <w:szCs w:val="20"/>
              </w:rPr>
              <w:t>.</w:t>
            </w:r>
          </w:p>
          <w:p w14:paraId="1776EB74" w14:textId="77777777" w:rsidR="00666408" w:rsidRPr="0032333C" w:rsidRDefault="00666408" w:rsidP="009643F7">
            <w:pPr>
              <w:widowControl w:val="0"/>
              <w:ind w:left="34"/>
              <w:rPr>
                <w:rFonts w:ascii="Times New Roman" w:hAnsi="Times New Roman"/>
                <w:szCs w:val="20"/>
              </w:rPr>
            </w:pPr>
          </w:p>
          <w:p w14:paraId="48337DFB" w14:textId="73ADF7D4" w:rsidR="00666408" w:rsidRPr="0032333C" w:rsidRDefault="00666408" w:rsidP="009643F7">
            <w:pPr>
              <w:widowControl w:val="0"/>
              <w:ind w:left="34"/>
              <w:rPr>
                <w:rFonts w:ascii="Times New Roman" w:hAnsi="Times New Roman"/>
                <w:szCs w:val="20"/>
              </w:rPr>
            </w:pPr>
            <w:r w:rsidRPr="0032333C">
              <w:rPr>
                <w:rFonts w:ascii="Times New Roman" w:hAnsi="Times New Roman"/>
                <w:b/>
                <w:szCs w:val="20"/>
              </w:rPr>
              <w:t>Users</w:t>
            </w:r>
            <w:r w:rsidR="00233210" w:rsidRPr="0032333C">
              <w:rPr>
                <w:rFonts w:ascii="Times New Roman" w:hAnsi="Times New Roman"/>
                <w:b/>
                <w:szCs w:val="20"/>
              </w:rPr>
              <w:t xml:space="preserve"> </w:t>
            </w:r>
            <w:r w:rsidRPr="0032333C">
              <w:rPr>
                <w:rFonts w:ascii="Times New Roman" w:hAnsi="Times New Roman"/>
                <w:b/>
                <w:szCs w:val="20"/>
              </w:rPr>
              <w:t>shall</w:t>
            </w:r>
            <w:r w:rsidR="00233210" w:rsidRPr="0032333C">
              <w:rPr>
                <w:rFonts w:ascii="Times New Roman" w:hAnsi="Times New Roman"/>
                <w:b/>
                <w:szCs w:val="20"/>
              </w:rPr>
              <w:t xml:space="preserve"> </w:t>
            </w:r>
            <w:r w:rsidRPr="0032333C">
              <w:rPr>
                <w:rFonts w:ascii="Times New Roman" w:hAnsi="Times New Roman"/>
                <w:b/>
                <w:szCs w:val="20"/>
              </w:rPr>
              <w:t>not</w:t>
            </w:r>
            <w:r w:rsidR="00233210" w:rsidRPr="0032333C">
              <w:rPr>
                <w:rFonts w:ascii="Times New Roman" w:hAnsi="Times New Roman"/>
                <w:b/>
                <w:szCs w:val="20"/>
              </w:rPr>
              <w:t xml:space="preserve"> </w:t>
            </w:r>
            <w:r w:rsidRPr="0032333C">
              <w:rPr>
                <w:rFonts w:ascii="Times New Roman" w:hAnsi="Times New Roman"/>
                <w:b/>
                <w:szCs w:val="20"/>
              </w:rPr>
              <w:t>engage</w:t>
            </w:r>
            <w:r w:rsidR="00233210" w:rsidRPr="0032333C">
              <w:rPr>
                <w:rFonts w:ascii="Times New Roman" w:hAnsi="Times New Roman"/>
                <w:b/>
                <w:szCs w:val="20"/>
              </w:rPr>
              <w:t xml:space="preserve"> </w:t>
            </w:r>
            <w:r w:rsidRPr="0032333C">
              <w:rPr>
                <w:rFonts w:ascii="Times New Roman" w:hAnsi="Times New Roman"/>
                <w:b/>
                <w:szCs w:val="20"/>
              </w:rPr>
              <w:t>in</w:t>
            </w:r>
            <w:r w:rsidR="00233210" w:rsidRPr="0032333C">
              <w:rPr>
                <w:rFonts w:ascii="Times New Roman" w:hAnsi="Times New Roman"/>
                <w:b/>
                <w:szCs w:val="20"/>
              </w:rPr>
              <w:t xml:space="preserve"> </w:t>
            </w:r>
            <w:r w:rsidRPr="0032333C">
              <w:rPr>
                <w:rFonts w:ascii="Times New Roman" w:hAnsi="Times New Roman"/>
                <w:b/>
                <w:szCs w:val="20"/>
              </w:rPr>
              <w:t>non-work</w:t>
            </w:r>
            <w:r w:rsidR="00233210" w:rsidRPr="0032333C">
              <w:rPr>
                <w:rFonts w:ascii="Times New Roman" w:hAnsi="Times New Roman"/>
                <w:b/>
                <w:szCs w:val="20"/>
              </w:rPr>
              <w:t xml:space="preserve"> </w:t>
            </w:r>
            <w:r w:rsidRPr="0032333C">
              <w:rPr>
                <w:rFonts w:ascii="Times New Roman" w:hAnsi="Times New Roman"/>
                <w:b/>
                <w:szCs w:val="20"/>
              </w:rPr>
              <w:t>related</w:t>
            </w:r>
            <w:r w:rsidR="00233210" w:rsidRPr="0032333C">
              <w:rPr>
                <w:rFonts w:ascii="Times New Roman" w:hAnsi="Times New Roman"/>
                <w:b/>
                <w:szCs w:val="20"/>
              </w:rPr>
              <w:t xml:space="preserve"> </w:t>
            </w:r>
            <w:r w:rsidRPr="0032333C">
              <w:rPr>
                <w:rFonts w:ascii="Times New Roman" w:hAnsi="Times New Roman"/>
                <w:b/>
                <w:szCs w:val="20"/>
              </w:rPr>
              <w:t>activities</w:t>
            </w:r>
            <w:r w:rsidR="00233210" w:rsidRPr="0032333C">
              <w:rPr>
                <w:rFonts w:ascii="Times New Roman" w:hAnsi="Times New Roman"/>
                <w:b/>
                <w:szCs w:val="20"/>
              </w:rPr>
              <w:t xml:space="preserve"> </w:t>
            </w:r>
            <w:r w:rsidRPr="0032333C">
              <w:rPr>
                <w:rFonts w:ascii="Times New Roman" w:hAnsi="Times New Roman"/>
                <w:b/>
                <w:szCs w:val="20"/>
              </w:rPr>
              <w:t>that</w:t>
            </w:r>
            <w:r w:rsidR="00233210" w:rsidRPr="0032333C">
              <w:rPr>
                <w:rFonts w:ascii="Times New Roman" w:hAnsi="Times New Roman"/>
                <w:b/>
                <w:szCs w:val="20"/>
              </w:rPr>
              <w:t xml:space="preserve"> </w:t>
            </w:r>
            <w:r w:rsidRPr="0032333C">
              <w:rPr>
                <w:rFonts w:ascii="Times New Roman" w:hAnsi="Times New Roman"/>
                <w:b/>
                <w:szCs w:val="20"/>
              </w:rPr>
              <w:t>consume</w:t>
            </w:r>
            <w:r w:rsidR="00233210" w:rsidRPr="0032333C">
              <w:rPr>
                <w:rFonts w:ascii="Times New Roman" w:hAnsi="Times New Roman"/>
                <w:b/>
                <w:szCs w:val="20"/>
              </w:rPr>
              <w:t xml:space="preserve"> </w:t>
            </w:r>
            <w:r w:rsidRPr="0032333C">
              <w:rPr>
                <w:rFonts w:ascii="Times New Roman" w:hAnsi="Times New Roman"/>
                <w:b/>
                <w:szCs w:val="20"/>
              </w:rPr>
              <w:t>excessive</w:t>
            </w:r>
            <w:r w:rsidR="00233210" w:rsidRPr="0032333C">
              <w:rPr>
                <w:rFonts w:ascii="Times New Roman" w:hAnsi="Times New Roman"/>
                <w:b/>
                <w:szCs w:val="20"/>
              </w:rPr>
              <w:t xml:space="preserve"> </w:t>
            </w:r>
            <w:r w:rsidRPr="0032333C">
              <w:rPr>
                <w:rFonts w:ascii="Times New Roman" w:hAnsi="Times New Roman"/>
                <w:b/>
                <w:szCs w:val="20"/>
              </w:rPr>
              <w:t>bandwidth</w:t>
            </w:r>
            <w:r w:rsidR="00233210" w:rsidRPr="0032333C">
              <w:rPr>
                <w:rFonts w:ascii="Times New Roman" w:hAnsi="Times New Roman"/>
                <w:b/>
                <w:szCs w:val="20"/>
              </w:rPr>
              <w:t xml:space="preserve"> </w:t>
            </w:r>
            <w:r w:rsidRPr="0032333C">
              <w:rPr>
                <w:rFonts w:ascii="Times New Roman" w:hAnsi="Times New Roman"/>
                <w:szCs w:val="20"/>
              </w:rPr>
              <w:t>or</w:t>
            </w:r>
            <w:r w:rsidR="00233210" w:rsidRPr="0032333C">
              <w:rPr>
                <w:rFonts w:ascii="Times New Roman" w:hAnsi="Times New Roman"/>
                <w:szCs w:val="20"/>
              </w:rPr>
              <w:t xml:space="preserve"> </w:t>
            </w:r>
            <w:r w:rsidRPr="0032333C">
              <w:rPr>
                <w:rFonts w:ascii="Times New Roman" w:hAnsi="Times New Roman"/>
                <w:szCs w:val="20"/>
              </w:rPr>
              <w:t>cause</w:t>
            </w:r>
            <w:r w:rsidR="00233210" w:rsidRPr="0032333C">
              <w:rPr>
                <w:rFonts w:ascii="Times New Roman" w:hAnsi="Times New Roman"/>
                <w:szCs w:val="20"/>
              </w:rPr>
              <w:t xml:space="preserve"> </w:t>
            </w:r>
            <w:r w:rsidRPr="0032333C">
              <w:rPr>
                <w:rFonts w:ascii="Times New Roman" w:hAnsi="Times New Roman"/>
                <w:szCs w:val="20"/>
              </w:rPr>
              <w:t>significant</w:t>
            </w:r>
            <w:r w:rsidR="00233210" w:rsidRPr="0032333C">
              <w:rPr>
                <w:rFonts w:ascii="Times New Roman" w:hAnsi="Times New Roman"/>
                <w:szCs w:val="20"/>
              </w:rPr>
              <w:t xml:space="preserve"> </w:t>
            </w:r>
            <w:r w:rsidRPr="0032333C">
              <w:rPr>
                <w:rFonts w:ascii="Times New Roman" w:hAnsi="Times New Roman"/>
                <w:szCs w:val="20"/>
              </w:rPr>
              <w:t>degradation</w:t>
            </w:r>
            <w:r w:rsidR="00233210" w:rsidRPr="0032333C">
              <w:rPr>
                <w:rFonts w:ascii="Times New Roman" w:hAnsi="Times New Roman"/>
                <w:szCs w:val="20"/>
              </w:rPr>
              <w:t xml:space="preserve"> </w:t>
            </w:r>
            <w:r w:rsidRPr="0032333C">
              <w:rPr>
                <w:rFonts w:ascii="Times New Roman" w:hAnsi="Times New Roman"/>
                <w:szCs w:val="20"/>
              </w:rPr>
              <w:t>of</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performance</w:t>
            </w:r>
            <w:r w:rsidR="00233210" w:rsidRPr="0032333C">
              <w:rPr>
                <w:rFonts w:ascii="Times New Roman" w:hAnsi="Times New Roman"/>
                <w:szCs w:val="20"/>
              </w:rPr>
              <w:t xml:space="preserve"> </w:t>
            </w:r>
            <w:r w:rsidRPr="0032333C">
              <w:rPr>
                <w:rFonts w:ascii="Times New Roman" w:hAnsi="Times New Roman"/>
                <w:szCs w:val="20"/>
              </w:rPr>
              <w:t>of</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network.</w:t>
            </w:r>
          </w:p>
          <w:p w14:paraId="7A74F2E7" w14:textId="1ECF8BA9" w:rsidR="00666408" w:rsidRPr="0032333C" w:rsidRDefault="00666408" w:rsidP="009643F7">
            <w:pPr>
              <w:widowControl w:val="0"/>
              <w:ind w:left="34"/>
              <w:rPr>
                <w:rFonts w:ascii="Times New Roman" w:hAnsi="Times New Roman"/>
                <w:szCs w:val="20"/>
              </w:rPr>
            </w:pPr>
            <w:r w:rsidRPr="0032333C">
              <w:rPr>
                <w:rFonts w:ascii="Times New Roman" w:hAnsi="Times New Roman"/>
                <w:szCs w:val="20"/>
              </w:rPr>
              <w:t>Since</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b/>
                <w:szCs w:val="20"/>
              </w:rPr>
              <w:t>network</w:t>
            </w:r>
            <w:r w:rsidR="00233210" w:rsidRPr="0032333C">
              <w:rPr>
                <w:rFonts w:ascii="Times New Roman" w:hAnsi="Times New Roman"/>
                <w:b/>
                <w:szCs w:val="20"/>
              </w:rPr>
              <w:t xml:space="preserve"> </w:t>
            </w:r>
            <w:r w:rsidRPr="0032333C">
              <w:rPr>
                <w:rFonts w:ascii="Times New Roman" w:hAnsi="Times New Roman"/>
                <w:b/>
                <w:szCs w:val="20"/>
              </w:rPr>
              <w:t>is</w:t>
            </w:r>
            <w:r w:rsidR="00233210" w:rsidRPr="0032333C">
              <w:rPr>
                <w:rFonts w:ascii="Times New Roman" w:hAnsi="Times New Roman"/>
                <w:b/>
                <w:szCs w:val="20"/>
              </w:rPr>
              <w:t xml:space="preserve"> </w:t>
            </w:r>
            <w:r w:rsidRPr="0032333C">
              <w:rPr>
                <w:rFonts w:ascii="Times New Roman" w:hAnsi="Times New Roman"/>
                <w:b/>
                <w:szCs w:val="20"/>
              </w:rPr>
              <w:t>a</w:t>
            </w:r>
            <w:r w:rsidR="00233210" w:rsidRPr="0032333C">
              <w:rPr>
                <w:rFonts w:ascii="Times New Roman" w:hAnsi="Times New Roman"/>
                <w:b/>
                <w:szCs w:val="20"/>
              </w:rPr>
              <w:t xml:space="preserve"> </w:t>
            </w:r>
            <w:r w:rsidRPr="0032333C">
              <w:rPr>
                <w:rFonts w:ascii="Times New Roman" w:hAnsi="Times New Roman"/>
                <w:b/>
                <w:szCs w:val="20"/>
              </w:rPr>
              <w:t>shared</w:t>
            </w:r>
            <w:r w:rsidR="00233210" w:rsidRPr="0032333C">
              <w:rPr>
                <w:rFonts w:ascii="Times New Roman" w:hAnsi="Times New Roman"/>
                <w:b/>
                <w:szCs w:val="20"/>
              </w:rPr>
              <w:t xml:space="preserve"> </w:t>
            </w:r>
            <w:r w:rsidRPr="0032333C">
              <w:rPr>
                <w:rFonts w:ascii="Times New Roman" w:hAnsi="Times New Roman"/>
                <w:b/>
                <w:szCs w:val="20"/>
              </w:rPr>
              <w:t>resource</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users</w:t>
            </w:r>
            <w:r w:rsidR="00233210" w:rsidRPr="0032333C">
              <w:rPr>
                <w:rFonts w:ascii="Times New Roman" w:hAnsi="Times New Roman"/>
                <w:szCs w:val="20"/>
              </w:rPr>
              <w:t xml:space="preserve"> </w:t>
            </w:r>
            <w:r w:rsidRPr="0032333C">
              <w:rPr>
                <w:rFonts w:ascii="Times New Roman" w:hAnsi="Times New Roman"/>
                <w:szCs w:val="20"/>
              </w:rPr>
              <w:t>should</w:t>
            </w:r>
            <w:r w:rsidR="00233210" w:rsidRPr="0032333C">
              <w:rPr>
                <w:rFonts w:ascii="Times New Roman" w:hAnsi="Times New Roman"/>
                <w:szCs w:val="20"/>
              </w:rPr>
              <w:t xml:space="preserve"> </w:t>
            </w:r>
            <w:r w:rsidRPr="0032333C">
              <w:rPr>
                <w:rFonts w:ascii="Times New Roman" w:hAnsi="Times New Roman"/>
                <w:szCs w:val="20"/>
              </w:rPr>
              <w:t>exercise</w:t>
            </w:r>
            <w:r w:rsidR="00233210" w:rsidRPr="0032333C">
              <w:rPr>
                <w:rFonts w:ascii="Times New Roman" w:hAnsi="Times New Roman"/>
                <w:szCs w:val="20"/>
              </w:rPr>
              <w:t xml:space="preserve"> </w:t>
            </w:r>
            <w:r w:rsidRPr="0032333C">
              <w:rPr>
                <w:rFonts w:ascii="Times New Roman" w:hAnsi="Times New Roman"/>
                <w:szCs w:val="20"/>
              </w:rPr>
              <w:t>some</w:t>
            </w:r>
            <w:r w:rsidR="00233210" w:rsidRPr="0032333C">
              <w:rPr>
                <w:rFonts w:ascii="Times New Roman" w:hAnsi="Times New Roman"/>
                <w:szCs w:val="20"/>
              </w:rPr>
              <w:t xml:space="preserve"> </w:t>
            </w:r>
            <w:r w:rsidRPr="0032333C">
              <w:rPr>
                <w:rFonts w:ascii="Times New Roman" w:hAnsi="Times New Roman"/>
                <w:szCs w:val="20"/>
              </w:rPr>
              <w:t>basic</w:t>
            </w:r>
            <w:r w:rsidR="00233210" w:rsidRPr="0032333C">
              <w:rPr>
                <w:rFonts w:ascii="Times New Roman" w:hAnsi="Times New Roman"/>
                <w:szCs w:val="20"/>
              </w:rPr>
              <w:t xml:space="preserve"> </w:t>
            </w:r>
            <w:r w:rsidRPr="0032333C">
              <w:rPr>
                <w:rFonts w:ascii="Times New Roman" w:hAnsi="Times New Roman"/>
                <w:szCs w:val="20"/>
              </w:rPr>
              <w:t>etiquette</w:t>
            </w:r>
            <w:r w:rsidR="00233210" w:rsidRPr="0032333C">
              <w:rPr>
                <w:rFonts w:ascii="Times New Roman" w:hAnsi="Times New Roman"/>
                <w:szCs w:val="20"/>
              </w:rPr>
              <w:t xml:space="preserve"> </w:t>
            </w:r>
            <w:r w:rsidRPr="0032333C">
              <w:rPr>
                <w:rFonts w:ascii="Times New Roman" w:hAnsi="Times New Roman"/>
                <w:szCs w:val="20"/>
              </w:rPr>
              <w:t>when</w:t>
            </w:r>
            <w:r w:rsidR="00233210" w:rsidRPr="0032333C">
              <w:rPr>
                <w:rFonts w:ascii="Times New Roman" w:hAnsi="Times New Roman"/>
                <w:szCs w:val="20"/>
              </w:rPr>
              <w:t xml:space="preserve"> </w:t>
            </w:r>
            <w:r w:rsidRPr="0032333C">
              <w:rPr>
                <w:rFonts w:ascii="Times New Roman" w:hAnsi="Times New Roman"/>
                <w:szCs w:val="20"/>
              </w:rPr>
              <w:t>using</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3GPP</w:t>
            </w:r>
            <w:r w:rsidR="00233210" w:rsidRPr="0032333C">
              <w:rPr>
                <w:rFonts w:ascii="Times New Roman" w:hAnsi="Times New Roman"/>
                <w:szCs w:val="20"/>
              </w:rPr>
              <w:t xml:space="preserve"> </w:t>
            </w:r>
            <w:r w:rsidRPr="0032333C">
              <w:rPr>
                <w:rFonts w:ascii="Times New Roman" w:hAnsi="Times New Roman"/>
                <w:szCs w:val="20"/>
              </w:rPr>
              <w:t>network</w:t>
            </w:r>
            <w:r w:rsidR="00233210" w:rsidRPr="0032333C">
              <w:rPr>
                <w:rFonts w:ascii="Times New Roman" w:hAnsi="Times New Roman"/>
                <w:szCs w:val="20"/>
              </w:rPr>
              <w:t xml:space="preserve"> </w:t>
            </w:r>
            <w:r w:rsidRPr="0032333C">
              <w:rPr>
                <w:rFonts w:ascii="Times New Roman" w:hAnsi="Times New Roman"/>
                <w:szCs w:val="20"/>
              </w:rPr>
              <w:t>at</w:t>
            </w:r>
            <w:r w:rsidR="00233210" w:rsidRPr="0032333C">
              <w:rPr>
                <w:rFonts w:ascii="Times New Roman" w:hAnsi="Times New Roman"/>
                <w:szCs w:val="20"/>
              </w:rPr>
              <w:t xml:space="preserve"> </w:t>
            </w:r>
            <w:r w:rsidRPr="0032333C">
              <w:rPr>
                <w:rFonts w:ascii="Times New Roman" w:hAnsi="Times New Roman"/>
                <w:szCs w:val="20"/>
              </w:rPr>
              <w:t>a</w:t>
            </w:r>
            <w:r w:rsidR="00233210" w:rsidRPr="0032333C">
              <w:rPr>
                <w:rFonts w:ascii="Times New Roman" w:hAnsi="Times New Roman"/>
                <w:szCs w:val="20"/>
              </w:rPr>
              <w:t xml:space="preserve"> </w:t>
            </w:r>
            <w:r w:rsidRPr="0032333C">
              <w:rPr>
                <w:rFonts w:ascii="Times New Roman" w:hAnsi="Times New Roman"/>
                <w:szCs w:val="20"/>
              </w:rPr>
              <w:t>meeting.</w:t>
            </w:r>
            <w:r w:rsidR="00233210" w:rsidRPr="0032333C">
              <w:rPr>
                <w:rFonts w:ascii="Times New Roman" w:hAnsi="Times New Roman"/>
                <w:szCs w:val="20"/>
              </w:rPr>
              <w:t xml:space="preserve"> </w:t>
            </w:r>
            <w:r w:rsidRPr="0032333C">
              <w:rPr>
                <w:rFonts w:ascii="Times New Roman" w:hAnsi="Times New Roman"/>
                <w:szCs w:val="20"/>
              </w:rPr>
              <w:t>It</w:t>
            </w:r>
            <w:r w:rsidR="00233210" w:rsidRPr="0032333C">
              <w:rPr>
                <w:rFonts w:ascii="Times New Roman" w:hAnsi="Times New Roman"/>
                <w:szCs w:val="20"/>
              </w:rPr>
              <w:t xml:space="preserve"> </w:t>
            </w:r>
            <w:r w:rsidRPr="0032333C">
              <w:rPr>
                <w:rFonts w:ascii="Times New Roman" w:hAnsi="Times New Roman"/>
                <w:szCs w:val="20"/>
              </w:rPr>
              <w:t>is</w:t>
            </w:r>
            <w:r w:rsidR="00233210" w:rsidRPr="0032333C">
              <w:rPr>
                <w:rFonts w:ascii="Times New Roman" w:hAnsi="Times New Roman"/>
                <w:szCs w:val="20"/>
              </w:rPr>
              <w:t xml:space="preserve"> </w:t>
            </w:r>
            <w:r w:rsidRPr="0032333C">
              <w:rPr>
                <w:rFonts w:ascii="Times New Roman" w:hAnsi="Times New Roman"/>
                <w:szCs w:val="20"/>
              </w:rPr>
              <w:t>understood</w:t>
            </w:r>
            <w:r w:rsidR="00233210" w:rsidRPr="0032333C">
              <w:rPr>
                <w:rFonts w:ascii="Times New Roman" w:hAnsi="Times New Roman"/>
                <w:szCs w:val="20"/>
              </w:rPr>
              <w:t xml:space="preserve"> </w:t>
            </w:r>
            <w:r w:rsidRPr="0032333C">
              <w:rPr>
                <w:rFonts w:ascii="Times New Roman" w:hAnsi="Times New Roman"/>
                <w:szCs w:val="20"/>
              </w:rPr>
              <w:t>that</w:t>
            </w:r>
            <w:r w:rsidR="00233210" w:rsidRPr="0032333C">
              <w:rPr>
                <w:rFonts w:ascii="Times New Roman" w:hAnsi="Times New Roman"/>
                <w:szCs w:val="20"/>
              </w:rPr>
              <w:t xml:space="preserve"> </w:t>
            </w:r>
            <w:r w:rsidRPr="0032333C">
              <w:rPr>
                <w:rFonts w:ascii="Times New Roman" w:hAnsi="Times New Roman"/>
                <w:szCs w:val="20"/>
              </w:rPr>
              <w:t>high</w:t>
            </w:r>
            <w:r w:rsidR="00233210" w:rsidRPr="0032333C">
              <w:rPr>
                <w:rFonts w:ascii="Times New Roman" w:hAnsi="Times New Roman"/>
                <w:szCs w:val="20"/>
              </w:rPr>
              <w:t xml:space="preserve"> </w:t>
            </w:r>
            <w:r w:rsidRPr="0032333C">
              <w:rPr>
                <w:rFonts w:ascii="Times New Roman" w:hAnsi="Times New Roman"/>
                <w:szCs w:val="20"/>
              </w:rPr>
              <w:t>bandwidth</w:t>
            </w:r>
            <w:r w:rsidR="00233210" w:rsidRPr="0032333C">
              <w:rPr>
                <w:rFonts w:ascii="Times New Roman" w:hAnsi="Times New Roman"/>
                <w:szCs w:val="20"/>
              </w:rPr>
              <w:t xml:space="preserve"> </w:t>
            </w:r>
            <w:r w:rsidRPr="0032333C">
              <w:rPr>
                <w:rFonts w:ascii="Times New Roman" w:hAnsi="Times New Roman"/>
                <w:szCs w:val="20"/>
              </w:rPr>
              <w:t>applications</w:t>
            </w:r>
            <w:r w:rsidR="00233210" w:rsidRPr="0032333C">
              <w:rPr>
                <w:rFonts w:ascii="Times New Roman" w:hAnsi="Times New Roman"/>
                <w:szCs w:val="20"/>
              </w:rPr>
              <w:t xml:space="preserve"> </w:t>
            </w:r>
            <w:r w:rsidRPr="0032333C">
              <w:rPr>
                <w:rFonts w:ascii="Times New Roman" w:hAnsi="Times New Roman"/>
                <w:szCs w:val="20"/>
              </w:rPr>
              <w:t>such</w:t>
            </w:r>
            <w:r w:rsidR="00233210" w:rsidRPr="0032333C">
              <w:rPr>
                <w:rFonts w:ascii="Times New Roman" w:hAnsi="Times New Roman"/>
                <w:szCs w:val="20"/>
              </w:rPr>
              <w:t xml:space="preserve"> </w:t>
            </w:r>
            <w:r w:rsidRPr="0032333C">
              <w:rPr>
                <w:rFonts w:ascii="Times New Roman" w:hAnsi="Times New Roman"/>
                <w:szCs w:val="20"/>
              </w:rPr>
              <w:t>as</w:t>
            </w:r>
            <w:r w:rsidR="00233210" w:rsidRPr="0032333C">
              <w:rPr>
                <w:rFonts w:ascii="Times New Roman" w:hAnsi="Times New Roman"/>
                <w:szCs w:val="20"/>
              </w:rPr>
              <w:t xml:space="preserve"> </w:t>
            </w:r>
            <w:r w:rsidRPr="0032333C">
              <w:rPr>
                <w:rFonts w:ascii="Times New Roman" w:hAnsi="Times New Roman"/>
                <w:szCs w:val="20"/>
              </w:rPr>
              <w:t>downloading</w:t>
            </w:r>
            <w:r w:rsidR="00233210" w:rsidRPr="0032333C">
              <w:rPr>
                <w:rFonts w:ascii="Times New Roman" w:hAnsi="Times New Roman"/>
                <w:szCs w:val="20"/>
              </w:rPr>
              <w:t xml:space="preserve"> </w:t>
            </w:r>
            <w:r w:rsidRPr="0032333C">
              <w:rPr>
                <w:rFonts w:ascii="Times New Roman" w:hAnsi="Times New Roman"/>
                <w:szCs w:val="20"/>
              </w:rPr>
              <w:t>large</w:t>
            </w:r>
            <w:r w:rsidR="00233210" w:rsidRPr="0032333C">
              <w:rPr>
                <w:rFonts w:ascii="Times New Roman" w:hAnsi="Times New Roman"/>
                <w:szCs w:val="20"/>
              </w:rPr>
              <w:t xml:space="preserve"> </w:t>
            </w:r>
            <w:r w:rsidRPr="0032333C">
              <w:rPr>
                <w:rFonts w:ascii="Times New Roman" w:hAnsi="Times New Roman"/>
                <w:szCs w:val="20"/>
              </w:rPr>
              <w:t>files</w:t>
            </w:r>
            <w:r w:rsidR="00233210" w:rsidRPr="0032333C">
              <w:rPr>
                <w:rFonts w:ascii="Times New Roman" w:hAnsi="Times New Roman"/>
                <w:szCs w:val="20"/>
              </w:rPr>
              <w:t xml:space="preserve"> </w:t>
            </w:r>
            <w:r w:rsidRPr="0032333C">
              <w:rPr>
                <w:rFonts w:ascii="Times New Roman" w:hAnsi="Times New Roman"/>
                <w:szCs w:val="20"/>
              </w:rPr>
              <w:t>or</w:t>
            </w:r>
            <w:r w:rsidR="00233210" w:rsidRPr="0032333C">
              <w:rPr>
                <w:rFonts w:ascii="Times New Roman" w:hAnsi="Times New Roman"/>
                <w:szCs w:val="20"/>
              </w:rPr>
              <w:t xml:space="preserve"> </w:t>
            </w:r>
            <w:r w:rsidRPr="0032333C">
              <w:rPr>
                <w:rFonts w:ascii="Times New Roman" w:hAnsi="Times New Roman"/>
                <w:szCs w:val="20"/>
              </w:rPr>
              <w:t>video</w:t>
            </w:r>
            <w:r w:rsidR="00233210" w:rsidRPr="0032333C">
              <w:rPr>
                <w:rFonts w:ascii="Times New Roman" w:hAnsi="Times New Roman"/>
                <w:szCs w:val="20"/>
              </w:rPr>
              <w:t xml:space="preserve"> </w:t>
            </w:r>
            <w:r w:rsidRPr="0032333C">
              <w:rPr>
                <w:rFonts w:ascii="Times New Roman" w:hAnsi="Times New Roman"/>
                <w:szCs w:val="20"/>
              </w:rPr>
              <w:t>streaming</w:t>
            </w:r>
            <w:r w:rsidR="00233210" w:rsidRPr="0032333C">
              <w:rPr>
                <w:rFonts w:ascii="Times New Roman" w:hAnsi="Times New Roman"/>
                <w:szCs w:val="20"/>
              </w:rPr>
              <w:t xml:space="preserve"> </w:t>
            </w:r>
            <w:r w:rsidRPr="0032333C">
              <w:rPr>
                <w:rFonts w:ascii="Times New Roman" w:hAnsi="Times New Roman"/>
                <w:szCs w:val="20"/>
              </w:rPr>
              <w:t>might</w:t>
            </w:r>
            <w:r w:rsidR="00233210" w:rsidRPr="0032333C">
              <w:rPr>
                <w:rFonts w:ascii="Times New Roman" w:hAnsi="Times New Roman"/>
                <w:szCs w:val="20"/>
              </w:rPr>
              <w:t xml:space="preserve"> </w:t>
            </w:r>
            <w:r w:rsidRPr="0032333C">
              <w:rPr>
                <w:rFonts w:ascii="Times New Roman" w:hAnsi="Times New Roman"/>
                <w:szCs w:val="20"/>
              </w:rPr>
              <w:t>be</w:t>
            </w:r>
            <w:r w:rsidR="00233210" w:rsidRPr="0032333C">
              <w:rPr>
                <w:rFonts w:ascii="Times New Roman" w:hAnsi="Times New Roman"/>
                <w:szCs w:val="20"/>
              </w:rPr>
              <w:t xml:space="preserve"> </w:t>
            </w:r>
            <w:r w:rsidRPr="0032333C">
              <w:rPr>
                <w:rFonts w:ascii="Times New Roman" w:hAnsi="Times New Roman"/>
                <w:szCs w:val="20"/>
              </w:rPr>
              <w:t>required</w:t>
            </w:r>
            <w:r w:rsidR="00233210" w:rsidRPr="0032333C">
              <w:rPr>
                <w:rFonts w:ascii="Times New Roman" w:hAnsi="Times New Roman"/>
                <w:szCs w:val="20"/>
              </w:rPr>
              <w:t xml:space="preserve"> </w:t>
            </w:r>
            <w:r w:rsidRPr="0032333C">
              <w:rPr>
                <w:rFonts w:ascii="Times New Roman" w:hAnsi="Times New Roman"/>
                <w:szCs w:val="20"/>
              </w:rPr>
              <w:t>for</w:t>
            </w:r>
            <w:r w:rsidR="00233210" w:rsidRPr="0032333C">
              <w:rPr>
                <w:rFonts w:ascii="Times New Roman" w:hAnsi="Times New Roman"/>
                <w:szCs w:val="20"/>
              </w:rPr>
              <w:t xml:space="preserve"> </w:t>
            </w:r>
            <w:r w:rsidRPr="0032333C">
              <w:rPr>
                <w:rFonts w:ascii="Times New Roman" w:hAnsi="Times New Roman"/>
                <w:szCs w:val="20"/>
              </w:rPr>
              <w:t>business</w:t>
            </w:r>
            <w:r w:rsidR="00233210" w:rsidRPr="0032333C">
              <w:rPr>
                <w:rFonts w:ascii="Times New Roman" w:hAnsi="Times New Roman"/>
                <w:szCs w:val="20"/>
              </w:rPr>
              <w:t xml:space="preserve"> </w:t>
            </w:r>
            <w:r w:rsidRPr="0032333C">
              <w:rPr>
                <w:rFonts w:ascii="Times New Roman" w:hAnsi="Times New Roman"/>
                <w:szCs w:val="20"/>
              </w:rPr>
              <w:t>purposes,</w:t>
            </w:r>
            <w:r w:rsidR="00233210" w:rsidRPr="0032333C">
              <w:rPr>
                <w:rFonts w:ascii="Times New Roman" w:hAnsi="Times New Roman"/>
                <w:szCs w:val="20"/>
              </w:rPr>
              <w:t xml:space="preserve"> </w:t>
            </w:r>
            <w:r w:rsidRPr="0032333C">
              <w:rPr>
                <w:rFonts w:ascii="Times New Roman" w:hAnsi="Times New Roman"/>
                <w:szCs w:val="20"/>
              </w:rPr>
              <w:t>but</w:t>
            </w:r>
            <w:r w:rsidR="00233210" w:rsidRPr="0032333C">
              <w:rPr>
                <w:rFonts w:ascii="Times New Roman" w:hAnsi="Times New Roman"/>
                <w:szCs w:val="20"/>
              </w:rPr>
              <w:t xml:space="preserve"> </w:t>
            </w:r>
            <w:r w:rsidRPr="0032333C">
              <w:rPr>
                <w:rFonts w:ascii="Times New Roman" w:hAnsi="Times New Roman"/>
                <w:szCs w:val="20"/>
              </w:rPr>
              <w:t>delegates</w:t>
            </w:r>
            <w:r w:rsidR="00233210" w:rsidRPr="0032333C">
              <w:rPr>
                <w:rFonts w:ascii="Times New Roman" w:hAnsi="Times New Roman"/>
                <w:szCs w:val="20"/>
              </w:rPr>
              <w:t xml:space="preserve"> </w:t>
            </w:r>
            <w:r w:rsidRPr="0032333C">
              <w:rPr>
                <w:rFonts w:ascii="Times New Roman" w:hAnsi="Times New Roman"/>
                <w:szCs w:val="20"/>
              </w:rPr>
              <w:t>should</w:t>
            </w:r>
            <w:r w:rsidR="00233210" w:rsidRPr="0032333C">
              <w:rPr>
                <w:rFonts w:ascii="Times New Roman" w:hAnsi="Times New Roman"/>
                <w:szCs w:val="20"/>
              </w:rPr>
              <w:t xml:space="preserve"> </w:t>
            </w:r>
            <w:r w:rsidRPr="0032333C">
              <w:rPr>
                <w:rFonts w:ascii="Times New Roman" w:hAnsi="Times New Roman"/>
                <w:szCs w:val="20"/>
              </w:rPr>
              <w:t>be</w:t>
            </w:r>
            <w:r w:rsidR="00233210" w:rsidRPr="0032333C">
              <w:rPr>
                <w:rFonts w:ascii="Times New Roman" w:hAnsi="Times New Roman"/>
                <w:szCs w:val="20"/>
              </w:rPr>
              <w:t xml:space="preserve"> </w:t>
            </w:r>
            <w:r w:rsidRPr="0032333C">
              <w:rPr>
                <w:rFonts w:ascii="Times New Roman" w:hAnsi="Times New Roman"/>
                <w:szCs w:val="20"/>
              </w:rPr>
              <w:t>strongly</w:t>
            </w:r>
            <w:r w:rsidR="00233210" w:rsidRPr="0032333C">
              <w:rPr>
                <w:rFonts w:ascii="Times New Roman" w:hAnsi="Times New Roman"/>
                <w:szCs w:val="20"/>
              </w:rPr>
              <w:t xml:space="preserve"> </w:t>
            </w:r>
            <w:r w:rsidRPr="0032333C">
              <w:rPr>
                <w:rFonts w:ascii="Times New Roman" w:hAnsi="Times New Roman"/>
                <w:szCs w:val="20"/>
              </w:rPr>
              <w:t>discouraged</w:t>
            </w:r>
            <w:r w:rsidR="00233210" w:rsidRPr="0032333C">
              <w:rPr>
                <w:rFonts w:ascii="Times New Roman" w:hAnsi="Times New Roman"/>
                <w:szCs w:val="20"/>
              </w:rPr>
              <w:t xml:space="preserve"> </w:t>
            </w:r>
            <w:r w:rsidRPr="0032333C">
              <w:rPr>
                <w:rFonts w:ascii="Times New Roman" w:hAnsi="Times New Roman"/>
                <w:szCs w:val="20"/>
              </w:rPr>
              <w:t>in</w:t>
            </w:r>
            <w:r w:rsidR="00233210" w:rsidRPr="0032333C">
              <w:rPr>
                <w:rFonts w:ascii="Times New Roman" w:hAnsi="Times New Roman"/>
                <w:szCs w:val="20"/>
              </w:rPr>
              <w:t xml:space="preserve"> </w:t>
            </w:r>
            <w:r w:rsidRPr="0032333C">
              <w:rPr>
                <w:rFonts w:ascii="Times New Roman" w:hAnsi="Times New Roman"/>
                <w:szCs w:val="20"/>
              </w:rPr>
              <w:t>performing</w:t>
            </w:r>
            <w:r w:rsidR="00233210" w:rsidRPr="0032333C">
              <w:rPr>
                <w:rFonts w:ascii="Times New Roman" w:hAnsi="Times New Roman"/>
                <w:szCs w:val="20"/>
              </w:rPr>
              <w:t xml:space="preserve"> </w:t>
            </w:r>
            <w:r w:rsidRPr="0032333C">
              <w:rPr>
                <w:rFonts w:ascii="Times New Roman" w:hAnsi="Times New Roman"/>
                <w:szCs w:val="20"/>
              </w:rPr>
              <w:t>these</w:t>
            </w:r>
            <w:r w:rsidR="00233210" w:rsidRPr="0032333C">
              <w:rPr>
                <w:rFonts w:ascii="Times New Roman" w:hAnsi="Times New Roman"/>
                <w:szCs w:val="20"/>
              </w:rPr>
              <w:t xml:space="preserve"> </w:t>
            </w:r>
            <w:r w:rsidRPr="0032333C">
              <w:rPr>
                <w:rFonts w:ascii="Times New Roman" w:hAnsi="Times New Roman"/>
                <w:szCs w:val="20"/>
              </w:rPr>
              <w:t>activities</w:t>
            </w:r>
            <w:r w:rsidR="00233210" w:rsidRPr="0032333C">
              <w:rPr>
                <w:rFonts w:ascii="Times New Roman" w:hAnsi="Times New Roman"/>
                <w:szCs w:val="20"/>
              </w:rPr>
              <w:t xml:space="preserve"> </w:t>
            </w:r>
            <w:r w:rsidRPr="0032333C">
              <w:rPr>
                <w:rFonts w:ascii="Times New Roman" w:hAnsi="Times New Roman"/>
                <w:szCs w:val="20"/>
              </w:rPr>
              <w:t>for</w:t>
            </w:r>
            <w:r w:rsidR="00233210" w:rsidRPr="0032333C">
              <w:rPr>
                <w:rFonts w:ascii="Times New Roman" w:hAnsi="Times New Roman"/>
                <w:szCs w:val="20"/>
              </w:rPr>
              <w:t xml:space="preserve"> </w:t>
            </w:r>
            <w:r w:rsidRPr="0032333C">
              <w:rPr>
                <w:rFonts w:ascii="Times New Roman" w:hAnsi="Times New Roman"/>
                <w:szCs w:val="20"/>
              </w:rPr>
              <w:t>personal</w:t>
            </w:r>
            <w:r w:rsidR="00233210" w:rsidRPr="0032333C">
              <w:rPr>
                <w:rFonts w:ascii="Times New Roman" w:hAnsi="Times New Roman"/>
                <w:szCs w:val="20"/>
              </w:rPr>
              <w:t xml:space="preserve"> </w:t>
            </w:r>
            <w:r w:rsidRPr="0032333C">
              <w:rPr>
                <w:rFonts w:ascii="Times New Roman" w:hAnsi="Times New Roman"/>
                <w:szCs w:val="20"/>
              </w:rPr>
              <w:t>use.</w:t>
            </w:r>
            <w:r w:rsidR="00233210" w:rsidRPr="0032333C">
              <w:rPr>
                <w:rFonts w:ascii="Times New Roman" w:hAnsi="Times New Roman"/>
                <w:szCs w:val="20"/>
              </w:rPr>
              <w:t xml:space="preserve"> </w:t>
            </w:r>
            <w:r w:rsidRPr="0032333C">
              <w:rPr>
                <w:rFonts w:ascii="Times New Roman" w:hAnsi="Times New Roman"/>
                <w:szCs w:val="20"/>
              </w:rPr>
              <w:t>Downloading</w:t>
            </w:r>
            <w:r w:rsidR="00233210" w:rsidRPr="0032333C">
              <w:rPr>
                <w:rFonts w:ascii="Times New Roman" w:hAnsi="Times New Roman"/>
                <w:szCs w:val="20"/>
              </w:rPr>
              <w:t xml:space="preserve"> </w:t>
            </w:r>
            <w:r w:rsidRPr="0032333C">
              <w:rPr>
                <w:rFonts w:ascii="Times New Roman" w:hAnsi="Times New Roman"/>
                <w:szCs w:val="20"/>
              </w:rPr>
              <w:t>a</w:t>
            </w:r>
            <w:r w:rsidR="00233210" w:rsidRPr="0032333C">
              <w:rPr>
                <w:rFonts w:ascii="Times New Roman" w:hAnsi="Times New Roman"/>
                <w:szCs w:val="20"/>
              </w:rPr>
              <w:t xml:space="preserve"> </w:t>
            </w:r>
            <w:r w:rsidRPr="0032333C">
              <w:rPr>
                <w:rFonts w:ascii="Times New Roman" w:hAnsi="Times New Roman"/>
                <w:szCs w:val="20"/>
              </w:rPr>
              <w:t>movie</w:t>
            </w:r>
            <w:r w:rsidR="00233210" w:rsidRPr="0032333C">
              <w:rPr>
                <w:rFonts w:ascii="Times New Roman" w:hAnsi="Times New Roman"/>
                <w:szCs w:val="20"/>
              </w:rPr>
              <w:t xml:space="preserve"> </w:t>
            </w:r>
            <w:r w:rsidRPr="0032333C">
              <w:rPr>
                <w:rFonts w:ascii="Times New Roman" w:hAnsi="Times New Roman"/>
                <w:szCs w:val="20"/>
              </w:rPr>
              <w:t>or</w:t>
            </w:r>
            <w:r w:rsidR="00233210" w:rsidRPr="0032333C">
              <w:rPr>
                <w:rFonts w:ascii="Times New Roman" w:hAnsi="Times New Roman"/>
                <w:szCs w:val="20"/>
              </w:rPr>
              <w:t xml:space="preserve"> </w:t>
            </w:r>
            <w:r w:rsidRPr="0032333C">
              <w:rPr>
                <w:rFonts w:ascii="Times New Roman" w:hAnsi="Times New Roman"/>
                <w:szCs w:val="20"/>
              </w:rPr>
              <w:t>doing</w:t>
            </w:r>
            <w:r w:rsidR="00233210" w:rsidRPr="0032333C">
              <w:rPr>
                <w:rFonts w:ascii="Times New Roman" w:hAnsi="Times New Roman"/>
                <w:szCs w:val="20"/>
              </w:rPr>
              <w:t xml:space="preserve"> </w:t>
            </w:r>
            <w:r w:rsidRPr="0032333C">
              <w:rPr>
                <w:rFonts w:ascii="Times New Roman" w:hAnsi="Times New Roman"/>
                <w:szCs w:val="20"/>
              </w:rPr>
              <w:t>something</w:t>
            </w:r>
            <w:r w:rsidR="00233210" w:rsidRPr="0032333C">
              <w:rPr>
                <w:rFonts w:ascii="Times New Roman" w:hAnsi="Times New Roman"/>
                <w:szCs w:val="20"/>
              </w:rPr>
              <w:t xml:space="preserve"> </w:t>
            </w:r>
            <w:r w:rsidRPr="0032333C">
              <w:rPr>
                <w:rFonts w:ascii="Times New Roman" w:hAnsi="Times New Roman"/>
                <w:szCs w:val="20"/>
              </w:rPr>
              <w:t>in</w:t>
            </w:r>
            <w:r w:rsidR="00233210" w:rsidRPr="0032333C">
              <w:rPr>
                <w:rFonts w:ascii="Times New Roman" w:hAnsi="Times New Roman"/>
                <w:szCs w:val="20"/>
              </w:rPr>
              <w:t xml:space="preserve"> </w:t>
            </w:r>
            <w:r w:rsidRPr="0032333C">
              <w:rPr>
                <w:rFonts w:ascii="Times New Roman" w:hAnsi="Times New Roman"/>
                <w:szCs w:val="20"/>
              </w:rPr>
              <w:t>an</w:t>
            </w:r>
            <w:r w:rsidR="00233210" w:rsidRPr="0032333C">
              <w:rPr>
                <w:rFonts w:ascii="Times New Roman" w:hAnsi="Times New Roman"/>
                <w:szCs w:val="20"/>
              </w:rPr>
              <w:t xml:space="preserve"> </w:t>
            </w:r>
            <w:r w:rsidRPr="0032333C">
              <w:rPr>
                <w:rFonts w:ascii="Times New Roman" w:hAnsi="Times New Roman"/>
                <w:szCs w:val="20"/>
              </w:rPr>
              <w:t>interactive</w:t>
            </w:r>
            <w:r w:rsidR="00233210" w:rsidRPr="0032333C">
              <w:rPr>
                <w:rFonts w:ascii="Times New Roman" w:hAnsi="Times New Roman"/>
                <w:szCs w:val="20"/>
              </w:rPr>
              <w:t xml:space="preserve"> </w:t>
            </w:r>
            <w:r w:rsidRPr="0032333C">
              <w:rPr>
                <w:rFonts w:ascii="Times New Roman" w:hAnsi="Times New Roman"/>
                <w:szCs w:val="20"/>
              </w:rPr>
              <w:t>environment</w:t>
            </w:r>
            <w:r w:rsidR="00233210" w:rsidRPr="0032333C">
              <w:rPr>
                <w:rFonts w:ascii="Times New Roman" w:hAnsi="Times New Roman"/>
                <w:szCs w:val="20"/>
              </w:rPr>
              <w:t xml:space="preserve"> </w:t>
            </w:r>
            <w:r w:rsidRPr="0032333C">
              <w:rPr>
                <w:rFonts w:ascii="Times New Roman" w:hAnsi="Times New Roman"/>
                <w:szCs w:val="20"/>
              </w:rPr>
              <w:t>for</w:t>
            </w:r>
            <w:r w:rsidR="00233210" w:rsidRPr="0032333C">
              <w:rPr>
                <w:rFonts w:ascii="Times New Roman" w:hAnsi="Times New Roman"/>
                <w:szCs w:val="20"/>
              </w:rPr>
              <w:t xml:space="preserve"> </w:t>
            </w:r>
            <w:r w:rsidRPr="0032333C">
              <w:rPr>
                <w:rFonts w:ascii="Times New Roman" w:hAnsi="Times New Roman"/>
                <w:szCs w:val="20"/>
              </w:rPr>
              <w:t>personal</w:t>
            </w:r>
            <w:r w:rsidR="00233210" w:rsidRPr="0032333C">
              <w:rPr>
                <w:rFonts w:ascii="Times New Roman" w:hAnsi="Times New Roman"/>
                <w:szCs w:val="20"/>
              </w:rPr>
              <w:t xml:space="preserve"> </w:t>
            </w:r>
            <w:r w:rsidRPr="0032333C">
              <w:rPr>
                <w:rFonts w:ascii="Times New Roman" w:hAnsi="Times New Roman"/>
                <w:szCs w:val="20"/>
              </w:rPr>
              <w:t>use</w:t>
            </w:r>
            <w:r w:rsidR="00233210" w:rsidRPr="0032333C">
              <w:rPr>
                <w:rFonts w:ascii="Times New Roman" w:hAnsi="Times New Roman"/>
                <w:szCs w:val="20"/>
              </w:rPr>
              <w:t xml:space="preserve"> </w:t>
            </w:r>
            <w:r w:rsidRPr="0032333C">
              <w:rPr>
                <w:rFonts w:ascii="Times New Roman" w:hAnsi="Times New Roman"/>
                <w:szCs w:val="20"/>
              </w:rPr>
              <w:t>essentially</w:t>
            </w:r>
            <w:r w:rsidR="00233210" w:rsidRPr="0032333C">
              <w:rPr>
                <w:rFonts w:ascii="Times New Roman" w:hAnsi="Times New Roman"/>
                <w:szCs w:val="20"/>
              </w:rPr>
              <w:t xml:space="preserve"> </w:t>
            </w:r>
            <w:r w:rsidRPr="0032333C">
              <w:rPr>
                <w:rFonts w:ascii="Times New Roman" w:hAnsi="Times New Roman"/>
                <w:szCs w:val="20"/>
              </w:rPr>
              <w:t>wastes</w:t>
            </w:r>
            <w:r w:rsidR="00233210" w:rsidRPr="0032333C">
              <w:rPr>
                <w:rFonts w:ascii="Times New Roman" w:hAnsi="Times New Roman"/>
                <w:szCs w:val="20"/>
              </w:rPr>
              <w:t xml:space="preserve"> </w:t>
            </w:r>
            <w:r w:rsidRPr="0032333C">
              <w:rPr>
                <w:rFonts w:ascii="Times New Roman" w:hAnsi="Times New Roman"/>
                <w:szCs w:val="20"/>
              </w:rPr>
              <w:t>bandwidth</w:t>
            </w:r>
            <w:r w:rsidR="00233210" w:rsidRPr="0032333C">
              <w:rPr>
                <w:rFonts w:ascii="Times New Roman" w:hAnsi="Times New Roman"/>
                <w:szCs w:val="20"/>
              </w:rPr>
              <w:t xml:space="preserve"> </w:t>
            </w:r>
            <w:r w:rsidRPr="0032333C">
              <w:rPr>
                <w:rFonts w:ascii="Times New Roman" w:hAnsi="Times New Roman"/>
                <w:szCs w:val="20"/>
              </w:rPr>
              <w:t>that</w:t>
            </w:r>
            <w:r w:rsidR="00233210" w:rsidRPr="0032333C">
              <w:rPr>
                <w:rFonts w:ascii="Times New Roman" w:hAnsi="Times New Roman"/>
                <w:szCs w:val="20"/>
              </w:rPr>
              <w:t xml:space="preserve"> </w:t>
            </w:r>
            <w:r w:rsidRPr="0032333C">
              <w:rPr>
                <w:rFonts w:ascii="Times New Roman" w:hAnsi="Times New Roman"/>
                <w:szCs w:val="20"/>
              </w:rPr>
              <w:t>others</w:t>
            </w:r>
            <w:r w:rsidR="00233210" w:rsidRPr="0032333C">
              <w:rPr>
                <w:rFonts w:ascii="Times New Roman" w:hAnsi="Times New Roman"/>
                <w:szCs w:val="20"/>
              </w:rPr>
              <w:t xml:space="preserve"> </w:t>
            </w:r>
            <w:r w:rsidRPr="0032333C">
              <w:rPr>
                <w:rFonts w:ascii="Times New Roman" w:hAnsi="Times New Roman"/>
                <w:szCs w:val="20"/>
              </w:rPr>
              <w:t>need</w:t>
            </w:r>
            <w:r w:rsidR="00233210" w:rsidRPr="0032333C">
              <w:rPr>
                <w:rFonts w:ascii="Times New Roman" w:hAnsi="Times New Roman"/>
                <w:szCs w:val="20"/>
              </w:rPr>
              <w:t xml:space="preserve"> </w:t>
            </w:r>
            <w:r w:rsidRPr="0032333C">
              <w:rPr>
                <w:rFonts w:ascii="Times New Roman" w:hAnsi="Times New Roman"/>
                <w:szCs w:val="20"/>
              </w:rPr>
              <w:t>to</w:t>
            </w:r>
            <w:r w:rsidR="00233210" w:rsidRPr="0032333C">
              <w:rPr>
                <w:rFonts w:ascii="Times New Roman" w:hAnsi="Times New Roman"/>
                <w:szCs w:val="20"/>
              </w:rPr>
              <w:t xml:space="preserve"> </w:t>
            </w:r>
            <w:r w:rsidRPr="0032333C">
              <w:rPr>
                <w:rFonts w:ascii="Times New Roman" w:hAnsi="Times New Roman"/>
                <w:szCs w:val="20"/>
              </w:rPr>
              <w:t>make</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meeting</w:t>
            </w:r>
            <w:r w:rsidR="00233210" w:rsidRPr="0032333C">
              <w:rPr>
                <w:rFonts w:ascii="Times New Roman" w:hAnsi="Times New Roman"/>
                <w:szCs w:val="20"/>
              </w:rPr>
              <w:t xml:space="preserve"> </w:t>
            </w:r>
            <w:r w:rsidRPr="0032333C">
              <w:rPr>
                <w:rFonts w:ascii="Times New Roman" w:hAnsi="Times New Roman"/>
                <w:szCs w:val="20"/>
              </w:rPr>
              <w:t>effective.</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meeting</w:t>
            </w:r>
            <w:r w:rsidR="00233210" w:rsidRPr="0032333C">
              <w:rPr>
                <w:rFonts w:ascii="Times New Roman" w:hAnsi="Times New Roman"/>
                <w:szCs w:val="20"/>
              </w:rPr>
              <w:t xml:space="preserve"> </w:t>
            </w:r>
            <w:r w:rsidR="00E757C7" w:rsidRPr="0032333C">
              <w:rPr>
                <w:rFonts w:ascii="Times New Roman" w:hAnsi="Times New Roman"/>
                <w:szCs w:val="20"/>
              </w:rPr>
              <w:t>Chair</w:t>
            </w:r>
            <w:r w:rsidR="00233210" w:rsidRPr="0032333C">
              <w:rPr>
                <w:rFonts w:ascii="Times New Roman" w:hAnsi="Times New Roman"/>
                <w:szCs w:val="20"/>
              </w:rPr>
              <w:t xml:space="preserve"> </w:t>
            </w:r>
            <w:r w:rsidRPr="0032333C">
              <w:rPr>
                <w:rFonts w:ascii="Times New Roman" w:hAnsi="Times New Roman"/>
                <w:szCs w:val="20"/>
              </w:rPr>
              <w:t>should</w:t>
            </w:r>
            <w:r w:rsidR="00233210" w:rsidRPr="0032333C">
              <w:rPr>
                <w:rFonts w:ascii="Times New Roman" w:hAnsi="Times New Roman"/>
                <w:szCs w:val="20"/>
              </w:rPr>
              <w:t xml:space="preserve"> </w:t>
            </w:r>
            <w:r w:rsidRPr="0032333C">
              <w:rPr>
                <w:rFonts w:ascii="Times New Roman" w:hAnsi="Times New Roman"/>
                <w:szCs w:val="20"/>
              </w:rPr>
              <w:t>remind</w:t>
            </w:r>
            <w:r w:rsidR="00233210" w:rsidRPr="0032333C">
              <w:rPr>
                <w:rFonts w:ascii="Times New Roman" w:hAnsi="Times New Roman"/>
                <w:szCs w:val="20"/>
              </w:rPr>
              <w:t xml:space="preserve"> </w:t>
            </w:r>
            <w:r w:rsidRPr="0032333C">
              <w:rPr>
                <w:rFonts w:ascii="Times New Roman" w:hAnsi="Times New Roman"/>
                <w:szCs w:val="20"/>
              </w:rPr>
              <w:t>end</w:t>
            </w:r>
            <w:r w:rsidR="00233210" w:rsidRPr="0032333C">
              <w:rPr>
                <w:rFonts w:ascii="Times New Roman" w:hAnsi="Times New Roman"/>
                <w:szCs w:val="20"/>
              </w:rPr>
              <w:t xml:space="preserve"> </w:t>
            </w:r>
            <w:r w:rsidRPr="0032333C">
              <w:rPr>
                <w:rFonts w:ascii="Times New Roman" w:hAnsi="Times New Roman"/>
                <w:szCs w:val="20"/>
              </w:rPr>
              <w:t>users</w:t>
            </w:r>
            <w:r w:rsidR="00233210" w:rsidRPr="0032333C">
              <w:rPr>
                <w:rFonts w:ascii="Times New Roman" w:hAnsi="Times New Roman"/>
                <w:szCs w:val="20"/>
              </w:rPr>
              <w:t xml:space="preserve"> </w:t>
            </w:r>
            <w:r w:rsidRPr="0032333C">
              <w:rPr>
                <w:rFonts w:ascii="Times New Roman" w:hAnsi="Times New Roman"/>
                <w:szCs w:val="20"/>
              </w:rPr>
              <w:t>that</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network</w:t>
            </w:r>
            <w:r w:rsidR="00233210" w:rsidRPr="0032333C">
              <w:rPr>
                <w:rFonts w:ascii="Times New Roman" w:hAnsi="Times New Roman"/>
                <w:szCs w:val="20"/>
              </w:rPr>
              <w:t xml:space="preserve"> </w:t>
            </w:r>
            <w:r w:rsidRPr="0032333C">
              <w:rPr>
                <w:rFonts w:ascii="Times New Roman" w:hAnsi="Times New Roman"/>
                <w:szCs w:val="20"/>
              </w:rPr>
              <w:t>is</w:t>
            </w:r>
            <w:r w:rsidR="00233210" w:rsidRPr="0032333C">
              <w:rPr>
                <w:rFonts w:ascii="Times New Roman" w:hAnsi="Times New Roman"/>
                <w:szCs w:val="20"/>
              </w:rPr>
              <w:t xml:space="preserve"> </w:t>
            </w:r>
            <w:r w:rsidRPr="0032333C">
              <w:rPr>
                <w:rFonts w:ascii="Times New Roman" w:hAnsi="Times New Roman"/>
                <w:szCs w:val="20"/>
              </w:rPr>
              <w:t>a</w:t>
            </w:r>
            <w:r w:rsidR="00233210" w:rsidRPr="0032333C">
              <w:rPr>
                <w:rFonts w:ascii="Times New Roman" w:hAnsi="Times New Roman"/>
                <w:szCs w:val="20"/>
              </w:rPr>
              <w:t xml:space="preserve"> </w:t>
            </w:r>
            <w:r w:rsidRPr="0032333C">
              <w:rPr>
                <w:rFonts w:ascii="Times New Roman" w:hAnsi="Times New Roman"/>
                <w:szCs w:val="20"/>
              </w:rPr>
              <w:t>shared</w:t>
            </w:r>
            <w:r w:rsidR="00233210" w:rsidRPr="0032333C">
              <w:rPr>
                <w:rFonts w:ascii="Times New Roman" w:hAnsi="Times New Roman"/>
                <w:szCs w:val="20"/>
              </w:rPr>
              <w:t xml:space="preserve"> </w:t>
            </w:r>
            <w:r w:rsidRPr="0032333C">
              <w:rPr>
                <w:rFonts w:ascii="Times New Roman" w:hAnsi="Times New Roman"/>
                <w:szCs w:val="20"/>
              </w:rPr>
              <w:t>resource;</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more</w:t>
            </w:r>
            <w:r w:rsidR="00233210" w:rsidRPr="0032333C">
              <w:rPr>
                <w:rFonts w:ascii="Times New Roman" w:hAnsi="Times New Roman"/>
                <w:szCs w:val="20"/>
              </w:rPr>
              <w:t xml:space="preserve"> </w:t>
            </w:r>
            <w:r w:rsidRPr="0032333C">
              <w:rPr>
                <w:rFonts w:ascii="Times New Roman" w:hAnsi="Times New Roman"/>
                <w:szCs w:val="20"/>
              </w:rPr>
              <w:t>one</w:t>
            </w:r>
            <w:r w:rsidR="00233210" w:rsidRPr="0032333C">
              <w:rPr>
                <w:rFonts w:ascii="Times New Roman" w:hAnsi="Times New Roman"/>
                <w:szCs w:val="20"/>
              </w:rPr>
              <w:t xml:space="preserve"> </w:t>
            </w:r>
            <w:r w:rsidRPr="0032333C">
              <w:rPr>
                <w:rFonts w:ascii="Times New Roman" w:hAnsi="Times New Roman"/>
                <w:szCs w:val="20"/>
              </w:rPr>
              <w:t>user</w:t>
            </w:r>
            <w:r w:rsidR="00233210" w:rsidRPr="0032333C">
              <w:rPr>
                <w:rFonts w:ascii="Times New Roman" w:hAnsi="Times New Roman"/>
                <w:szCs w:val="20"/>
              </w:rPr>
              <w:t xml:space="preserve"> </w:t>
            </w:r>
            <w:r w:rsidRPr="0032333C">
              <w:rPr>
                <w:rFonts w:ascii="Times New Roman" w:hAnsi="Times New Roman"/>
                <w:szCs w:val="20"/>
              </w:rPr>
              <w:t>grabs,</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less</w:t>
            </w:r>
            <w:r w:rsidR="00233210" w:rsidRPr="0032333C">
              <w:rPr>
                <w:rFonts w:ascii="Times New Roman" w:hAnsi="Times New Roman"/>
                <w:szCs w:val="20"/>
              </w:rPr>
              <w:t xml:space="preserve"> </w:t>
            </w:r>
            <w:r w:rsidRPr="0032333C">
              <w:rPr>
                <w:rFonts w:ascii="Times New Roman" w:hAnsi="Times New Roman"/>
                <w:szCs w:val="20"/>
              </w:rPr>
              <w:t>there</w:t>
            </w:r>
            <w:r w:rsidR="00233210" w:rsidRPr="0032333C">
              <w:rPr>
                <w:rFonts w:ascii="Times New Roman" w:hAnsi="Times New Roman"/>
                <w:szCs w:val="20"/>
              </w:rPr>
              <w:t xml:space="preserve"> </w:t>
            </w:r>
            <w:r w:rsidRPr="0032333C">
              <w:rPr>
                <w:rFonts w:ascii="Times New Roman" w:hAnsi="Times New Roman"/>
                <w:szCs w:val="20"/>
              </w:rPr>
              <w:t>is</w:t>
            </w:r>
            <w:r w:rsidR="00233210" w:rsidRPr="0032333C">
              <w:rPr>
                <w:rFonts w:ascii="Times New Roman" w:hAnsi="Times New Roman"/>
                <w:szCs w:val="20"/>
              </w:rPr>
              <w:t xml:space="preserve"> </w:t>
            </w:r>
            <w:r w:rsidRPr="0032333C">
              <w:rPr>
                <w:rFonts w:ascii="Times New Roman" w:hAnsi="Times New Roman"/>
                <w:szCs w:val="20"/>
              </w:rPr>
              <w:t>for</w:t>
            </w:r>
            <w:r w:rsidR="00233210" w:rsidRPr="0032333C">
              <w:rPr>
                <w:rFonts w:ascii="Times New Roman" w:hAnsi="Times New Roman"/>
                <w:szCs w:val="20"/>
              </w:rPr>
              <w:t xml:space="preserve"> </w:t>
            </w:r>
            <w:r w:rsidRPr="0032333C">
              <w:rPr>
                <w:rFonts w:ascii="Times New Roman" w:hAnsi="Times New Roman"/>
                <w:szCs w:val="20"/>
              </w:rPr>
              <w:t>another.</w:t>
            </w:r>
            <w:r w:rsidR="00233210" w:rsidRPr="0032333C">
              <w:rPr>
                <w:rFonts w:ascii="Times New Roman" w:hAnsi="Times New Roman"/>
                <w:szCs w:val="20"/>
              </w:rPr>
              <w:t xml:space="preserve"> </w:t>
            </w:r>
            <w:r w:rsidRPr="0032333C">
              <w:rPr>
                <w:rFonts w:ascii="Times New Roman" w:hAnsi="Times New Roman"/>
                <w:szCs w:val="20"/>
              </w:rPr>
              <w:t>Email</w:t>
            </w:r>
            <w:r w:rsidR="00233210" w:rsidRPr="0032333C">
              <w:rPr>
                <w:rFonts w:ascii="Times New Roman" w:hAnsi="Times New Roman"/>
                <w:szCs w:val="20"/>
              </w:rPr>
              <w:t xml:space="preserve"> </w:t>
            </w:r>
            <w:r w:rsidRPr="0032333C">
              <w:rPr>
                <w:rFonts w:ascii="Times New Roman" w:hAnsi="Times New Roman"/>
                <w:szCs w:val="20"/>
              </w:rPr>
              <w:t>and</w:t>
            </w:r>
            <w:r w:rsidR="00233210" w:rsidRPr="0032333C">
              <w:rPr>
                <w:rFonts w:ascii="Times New Roman" w:hAnsi="Times New Roman"/>
                <w:szCs w:val="20"/>
              </w:rPr>
              <w:t xml:space="preserve"> </w:t>
            </w:r>
            <w:r w:rsidRPr="0032333C">
              <w:rPr>
                <w:rFonts w:ascii="Times New Roman" w:hAnsi="Times New Roman"/>
                <w:szCs w:val="20"/>
              </w:rPr>
              <w:t>its</w:t>
            </w:r>
            <w:r w:rsidR="00233210" w:rsidRPr="0032333C">
              <w:rPr>
                <w:rFonts w:ascii="Times New Roman" w:hAnsi="Times New Roman"/>
                <w:szCs w:val="20"/>
              </w:rPr>
              <w:t xml:space="preserve"> </w:t>
            </w:r>
            <w:r w:rsidRPr="0032333C">
              <w:rPr>
                <w:rFonts w:ascii="Times New Roman" w:hAnsi="Times New Roman"/>
                <w:szCs w:val="20"/>
              </w:rPr>
              <w:t>attachments</w:t>
            </w:r>
            <w:r w:rsidR="00233210" w:rsidRPr="0032333C">
              <w:rPr>
                <w:rFonts w:ascii="Times New Roman" w:hAnsi="Times New Roman"/>
                <w:szCs w:val="20"/>
              </w:rPr>
              <w:t xml:space="preserve"> </w:t>
            </w:r>
            <w:r w:rsidRPr="0032333C">
              <w:rPr>
                <w:rFonts w:ascii="Times New Roman" w:hAnsi="Times New Roman"/>
                <w:szCs w:val="20"/>
              </w:rPr>
              <w:t>already</w:t>
            </w:r>
            <w:r w:rsidR="00233210" w:rsidRPr="0032333C">
              <w:rPr>
                <w:rFonts w:ascii="Times New Roman" w:hAnsi="Times New Roman"/>
                <w:szCs w:val="20"/>
              </w:rPr>
              <w:t xml:space="preserve"> </w:t>
            </w:r>
            <w:r w:rsidRPr="0032333C">
              <w:rPr>
                <w:rFonts w:ascii="Times New Roman" w:hAnsi="Times New Roman"/>
                <w:szCs w:val="20"/>
              </w:rPr>
              <w:t>take</w:t>
            </w:r>
            <w:r w:rsidR="00233210" w:rsidRPr="0032333C">
              <w:rPr>
                <w:rFonts w:ascii="Times New Roman" w:hAnsi="Times New Roman"/>
                <w:szCs w:val="20"/>
              </w:rPr>
              <w:t xml:space="preserve"> </w:t>
            </w:r>
            <w:r w:rsidRPr="0032333C">
              <w:rPr>
                <w:rFonts w:ascii="Times New Roman" w:hAnsi="Times New Roman"/>
                <w:szCs w:val="20"/>
              </w:rPr>
              <w:t>up</w:t>
            </w:r>
            <w:r w:rsidR="00233210" w:rsidRPr="0032333C">
              <w:rPr>
                <w:rFonts w:ascii="Times New Roman" w:hAnsi="Times New Roman"/>
                <w:szCs w:val="20"/>
              </w:rPr>
              <w:t xml:space="preserve"> </w:t>
            </w:r>
            <w:r w:rsidRPr="0032333C">
              <w:rPr>
                <w:rFonts w:ascii="Times New Roman" w:hAnsi="Times New Roman"/>
                <w:szCs w:val="20"/>
              </w:rPr>
              <w:t>significant</w:t>
            </w:r>
            <w:r w:rsidR="00233210" w:rsidRPr="0032333C">
              <w:rPr>
                <w:rFonts w:ascii="Times New Roman" w:hAnsi="Times New Roman"/>
                <w:szCs w:val="20"/>
              </w:rPr>
              <w:t xml:space="preserve"> </w:t>
            </w:r>
            <w:r w:rsidRPr="0032333C">
              <w:rPr>
                <w:rFonts w:ascii="Times New Roman" w:hAnsi="Times New Roman"/>
                <w:szCs w:val="20"/>
              </w:rPr>
              <w:t>bandwidth</w:t>
            </w:r>
            <w:r w:rsidR="00233210" w:rsidRPr="0032333C">
              <w:rPr>
                <w:rFonts w:ascii="Times New Roman" w:hAnsi="Times New Roman"/>
                <w:szCs w:val="20"/>
              </w:rPr>
              <w:t xml:space="preserve"> </w:t>
            </w:r>
            <w:r w:rsidRPr="0032333C">
              <w:rPr>
                <w:rFonts w:ascii="Times New Roman" w:hAnsi="Times New Roman"/>
                <w:szCs w:val="20"/>
              </w:rPr>
              <w:t>(certain</w:t>
            </w:r>
            <w:r w:rsidR="00233210" w:rsidRPr="0032333C">
              <w:rPr>
                <w:rFonts w:ascii="Times New Roman" w:hAnsi="Times New Roman"/>
                <w:szCs w:val="20"/>
              </w:rPr>
              <w:t xml:space="preserve"> </w:t>
            </w:r>
            <w:r w:rsidRPr="0032333C">
              <w:rPr>
                <w:rFonts w:ascii="Times New Roman" w:hAnsi="Times New Roman"/>
                <w:szCs w:val="20"/>
              </w:rPr>
              <w:t>email</w:t>
            </w:r>
            <w:r w:rsidR="00233210" w:rsidRPr="0032333C">
              <w:rPr>
                <w:rFonts w:ascii="Times New Roman" w:hAnsi="Times New Roman"/>
                <w:szCs w:val="20"/>
              </w:rPr>
              <w:t xml:space="preserve"> </w:t>
            </w:r>
            <w:r w:rsidRPr="0032333C">
              <w:rPr>
                <w:rFonts w:ascii="Times New Roman" w:hAnsi="Times New Roman"/>
                <w:szCs w:val="20"/>
              </w:rPr>
              <w:t>programs</w:t>
            </w:r>
            <w:r w:rsidR="00233210" w:rsidRPr="0032333C">
              <w:rPr>
                <w:rFonts w:ascii="Times New Roman" w:hAnsi="Times New Roman"/>
                <w:szCs w:val="20"/>
              </w:rPr>
              <w:t xml:space="preserve"> </w:t>
            </w:r>
            <w:r w:rsidRPr="0032333C">
              <w:rPr>
                <w:rFonts w:ascii="Times New Roman" w:hAnsi="Times New Roman"/>
                <w:szCs w:val="20"/>
              </w:rPr>
              <w:t>are</w:t>
            </w:r>
            <w:r w:rsidR="00233210" w:rsidRPr="0032333C">
              <w:rPr>
                <w:rFonts w:ascii="Times New Roman" w:hAnsi="Times New Roman"/>
                <w:szCs w:val="20"/>
              </w:rPr>
              <w:t xml:space="preserve"> </w:t>
            </w:r>
            <w:r w:rsidRPr="0032333C">
              <w:rPr>
                <w:rFonts w:ascii="Times New Roman" w:hAnsi="Times New Roman"/>
                <w:szCs w:val="20"/>
              </w:rPr>
              <w:t>not</w:t>
            </w:r>
            <w:r w:rsidR="00233210" w:rsidRPr="0032333C">
              <w:rPr>
                <w:rFonts w:ascii="Times New Roman" w:hAnsi="Times New Roman"/>
                <w:szCs w:val="20"/>
              </w:rPr>
              <w:t xml:space="preserve"> </w:t>
            </w:r>
            <w:r w:rsidRPr="0032333C">
              <w:rPr>
                <w:rFonts w:ascii="Times New Roman" w:hAnsi="Times New Roman"/>
                <w:szCs w:val="20"/>
              </w:rPr>
              <w:t>very</w:t>
            </w:r>
            <w:r w:rsidR="00233210" w:rsidRPr="0032333C">
              <w:rPr>
                <w:rFonts w:ascii="Times New Roman" w:hAnsi="Times New Roman"/>
                <w:szCs w:val="20"/>
              </w:rPr>
              <w:t xml:space="preserve"> </w:t>
            </w:r>
            <w:r w:rsidRPr="0032333C">
              <w:rPr>
                <w:rFonts w:ascii="Times New Roman" w:hAnsi="Times New Roman"/>
                <w:szCs w:val="20"/>
              </w:rPr>
              <w:t>bandwidth</w:t>
            </w:r>
            <w:r w:rsidR="00233210" w:rsidRPr="0032333C">
              <w:rPr>
                <w:rFonts w:ascii="Times New Roman" w:hAnsi="Times New Roman"/>
                <w:szCs w:val="20"/>
              </w:rPr>
              <w:t xml:space="preserve"> </w:t>
            </w:r>
            <w:r w:rsidRPr="0032333C">
              <w:rPr>
                <w:rFonts w:ascii="Times New Roman" w:hAnsi="Times New Roman"/>
                <w:szCs w:val="20"/>
              </w:rPr>
              <w:t>efficient).</w:t>
            </w:r>
            <w:r w:rsidR="00233210" w:rsidRPr="0032333C">
              <w:rPr>
                <w:rFonts w:ascii="Times New Roman" w:hAnsi="Times New Roman"/>
                <w:szCs w:val="20"/>
              </w:rPr>
              <w:t xml:space="preserve"> </w:t>
            </w:r>
            <w:r w:rsidRPr="0032333C">
              <w:rPr>
                <w:rFonts w:ascii="Times New Roman" w:hAnsi="Times New Roman"/>
                <w:szCs w:val="20"/>
              </w:rPr>
              <w:t>In</w:t>
            </w:r>
            <w:r w:rsidR="00233210" w:rsidRPr="0032333C">
              <w:rPr>
                <w:rFonts w:ascii="Times New Roman" w:hAnsi="Times New Roman"/>
                <w:szCs w:val="20"/>
              </w:rPr>
              <w:t xml:space="preserve"> </w:t>
            </w:r>
            <w:r w:rsidRPr="0032333C">
              <w:rPr>
                <w:rFonts w:ascii="Times New Roman" w:hAnsi="Times New Roman"/>
                <w:szCs w:val="20"/>
              </w:rPr>
              <w:t>case</w:t>
            </w:r>
            <w:r w:rsidR="00233210" w:rsidRPr="0032333C">
              <w:rPr>
                <w:rFonts w:ascii="Times New Roman" w:hAnsi="Times New Roman"/>
                <w:szCs w:val="20"/>
              </w:rPr>
              <w:t xml:space="preserve"> </w:t>
            </w:r>
            <w:r w:rsidRPr="0032333C">
              <w:rPr>
                <w:rFonts w:ascii="Times New Roman" w:hAnsi="Times New Roman"/>
                <w:szCs w:val="20"/>
              </w:rPr>
              <w:t>of</w:t>
            </w:r>
            <w:r w:rsidR="00233210" w:rsidRPr="0032333C">
              <w:rPr>
                <w:rFonts w:ascii="Times New Roman" w:hAnsi="Times New Roman"/>
                <w:szCs w:val="20"/>
              </w:rPr>
              <w:t xml:space="preserve"> </w:t>
            </w:r>
            <w:r w:rsidRPr="0032333C">
              <w:rPr>
                <w:rFonts w:ascii="Times New Roman" w:hAnsi="Times New Roman"/>
                <w:szCs w:val="20"/>
              </w:rPr>
              <w:t>need</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chair</w:t>
            </w:r>
            <w:r w:rsidR="00233210" w:rsidRPr="0032333C">
              <w:rPr>
                <w:rFonts w:ascii="Times New Roman" w:hAnsi="Times New Roman"/>
                <w:szCs w:val="20"/>
              </w:rPr>
              <w:t xml:space="preserve"> </w:t>
            </w:r>
            <w:r w:rsidRPr="0032333C">
              <w:rPr>
                <w:rFonts w:ascii="Times New Roman" w:hAnsi="Times New Roman"/>
                <w:szCs w:val="20"/>
              </w:rPr>
              <w:t>can</w:t>
            </w:r>
            <w:r w:rsidR="00233210" w:rsidRPr="0032333C">
              <w:rPr>
                <w:rFonts w:ascii="Times New Roman" w:hAnsi="Times New Roman"/>
                <w:szCs w:val="20"/>
              </w:rPr>
              <w:t xml:space="preserve"> </w:t>
            </w:r>
            <w:r w:rsidRPr="0032333C">
              <w:rPr>
                <w:rFonts w:ascii="Times New Roman" w:hAnsi="Times New Roman"/>
                <w:szCs w:val="20"/>
              </w:rPr>
              <w:t>ask</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delegates</w:t>
            </w:r>
            <w:r w:rsidR="00233210" w:rsidRPr="0032333C">
              <w:rPr>
                <w:rFonts w:ascii="Times New Roman" w:hAnsi="Times New Roman"/>
                <w:szCs w:val="20"/>
              </w:rPr>
              <w:t xml:space="preserve"> </w:t>
            </w:r>
            <w:r w:rsidRPr="0032333C">
              <w:rPr>
                <w:rFonts w:ascii="Times New Roman" w:hAnsi="Times New Roman"/>
                <w:szCs w:val="20"/>
              </w:rPr>
              <w:t>to</w:t>
            </w:r>
            <w:r w:rsidR="00233210" w:rsidRPr="0032333C">
              <w:rPr>
                <w:rFonts w:ascii="Times New Roman" w:hAnsi="Times New Roman"/>
                <w:szCs w:val="20"/>
              </w:rPr>
              <w:t xml:space="preserve"> </w:t>
            </w:r>
            <w:r w:rsidRPr="0032333C">
              <w:rPr>
                <w:rFonts w:ascii="Times New Roman" w:hAnsi="Times New Roman"/>
                <w:szCs w:val="20"/>
              </w:rPr>
              <w:t>restrict</w:t>
            </w:r>
            <w:r w:rsidR="00233210" w:rsidRPr="0032333C">
              <w:rPr>
                <w:rFonts w:ascii="Times New Roman" w:hAnsi="Times New Roman"/>
                <w:szCs w:val="20"/>
              </w:rPr>
              <w:t xml:space="preserve"> </w:t>
            </w:r>
            <w:r w:rsidRPr="0032333C">
              <w:rPr>
                <w:rFonts w:ascii="Times New Roman" w:hAnsi="Times New Roman"/>
                <w:szCs w:val="20"/>
              </w:rPr>
              <w:t>IT</w:t>
            </w:r>
            <w:r w:rsidR="00233210" w:rsidRPr="0032333C">
              <w:rPr>
                <w:rFonts w:ascii="Times New Roman" w:hAnsi="Times New Roman"/>
                <w:szCs w:val="20"/>
              </w:rPr>
              <w:t xml:space="preserve"> </w:t>
            </w:r>
            <w:r w:rsidRPr="0032333C">
              <w:rPr>
                <w:rFonts w:ascii="Times New Roman" w:hAnsi="Times New Roman"/>
                <w:szCs w:val="20"/>
              </w:rPr>
              <w:t>usage</w:t>
            </w:r>
            <w:r w:rsidR="00233210" w:rsidRPr="0032333C">
              <w:rPr>
                <w:rFonts w:ascii="Times New Roman" w:hAnsi="Times New Roman"/>
                <w:szCs w:val="20"/>
              </w:rPr>
              <w:t xml:space="preserve"> </w:t>
            </w:r>
            <w:r w:rsidRPr="0032333C">
              <w:rPr>
                <w:rFonts w:ascii="Times New Roman" w:hAnsi="Times New Roman"/>
                <w:szCs w:val="20"/>
              </w:rPr>
              <w:t>to</w:t>
            </w:r>
            <w:r w:rsidR="00233210" w:rsidRPr="0032333C">
              <w:rPr>
                <w:rFonts w:ascii="Times New Roman" w:hAnsi="Times New Roman"/>
                <w:szCs w:val="20"/>
              </w:rPr>
              <w:t xml:space="preserve"> </w:t>
            </w:r>
            <w:r w:rsidRPr="0032333C">
              <w:rPr>
                <w:rFonts w:ascii="Times New Roman" w:hAnsi="Times New Roman"/>
                <w:szCs w:val="20"/>
              </w:rPr>
              <w:t>things</w:t>
            </w:r>
            <w:r w:rsidR="00233210" w:rsidRPr="0032333C">
              <w:rPr>
                <w:rFonts w:ascii="Times New Roman" w:hAnsi="Times New Roman"/>
                <w:szCs w:val="20"/>
              </w:rPr>
              <w:t xml:space="preserve"> </w:t>
            </w:r>
            <w:r w:rsidRPr="0032333C">
              <w:rPr>
                <w:rFonts w:ascii="Times New Roman" w:hAnsi="Times New Roman"/>
                <w:szCs w:val="20"/>
              </w:rPr>
              <w:t>that</w:t>
            </w:r>
            <w:r w:rsidR="00233210" w:rsidRPr="0032333C">
              <w:rPr>
                <w:rFonts w:ascii="Times New Roman" w:hAnsi="Times New Roman"/>
                <w:szCs w:val="20"/>
              </w:rPr>
              <w:t xml:space="preserve"> </w:t>
            </w:r>
            <w:r w:rsidRPr="0032333C">
              <w:rPr>
                <w:rFonts w:ascii="Times New Roman" w:hAnsi="Times New Roman"/>
                <w:szCs w:val="20"/>
              </w:rPr>
              <w:t>are</w:t>
            </w:r>
            <w:r w:rsidR="00233210" w:rsidRPr="0032333C">
              <w:rPr>
                <w:rFonts w:ascii="Times New Roman" w:hAnsi="Times New Roman"/>
                <w:szCs w:val="20"/>
              </w:rPr>
              <w:t xml:space="preserve"> </w:t>
            </w:r>
            <w:r w:rsidRPr="0032333C">
              <w:rPr>
                <w:rFonts w:ascii="Times New Roman" w:hAnsi="Times New Roman"/>
                <w:szCs w:val="20"/>
              </w:rPr>
              <w:t>essential</w:t>
            </w:r>
            <w:r w:rsidR="00233210" w:rsidRPr="0032333C">
              <w:rPr>
                <w:rFonts w:ascii="Times New Roman" w:hAnsi="Times New Roman"/>
                <w:szCs w:val="20"/>
              </w:rPr>
              <w:t xml:space="preserve"> </w:t>
            </w:r>
            <w:r w:rsidRPr="0032333C">
              <w:rPr>
                <w:rFonts w:ascii="Times New Roman" w:hAnsi="Times New Roman"/>
                <w:szCs w:val="20"/>
              </w:rPr>
              <w:t>for</w:t>
            </w:r>
            <w:r w:rsidR="00233210" w:rsidRPr="0032333C">
              <w:rPr>
                <w:rFonts w:ascii="Times New Roman" w:hAnsi="Times New Roman"/>
                <w:szCs w:val="20"/>
              </w:rPr>
              <w:t xml:space="preserve"> </w:t>
            </w:r>
            <w:r w:rsidRPr="0032333C">
              <w:rPr>
                <w:rFonts w:ascii="Times New Roman" w:hAnsi="Times New Roman"/>
                <w:szCs w:val="20"/>
              </w:rPr>
              <w:t>the</w:t>
            </w:r>
            <w:r w:rsidR="00233210" w:rsidRPr="0032333C">
              <w:rPr>
                <w:rFonts w:ascii="Times New Roman" w:hAnsi="Times New Roman"/>
                <w:szCs w:val="20"/>
              </w:rPr>
              <w:t xml:space="preserve"> </w:t>
            </w:r>
            <w:r w:rsidRPr="0032333C">
              <w:rPr>
                <w:rFonts w:ascii="Times New Roman" w:hAnsi="Times New Roman"/>
                <w:szCs w:val="20"/>
              </w:rPr>
              <w:t>meeting</w:t>
            </w:r>
            <w:r w:rsidR="00233210" w:rsidRPr="0032333C">
              <w:rPr>
                <w:rFonts w:ascii="Times New Roman" w:hAnsi="Times New Roman"/>
                <w:szCs w:val="20"/>
              </w:rPr>
              <w:t xml:space="preserve"> </w:t>
            </w:r>
            <w:r w:rsidRPr="0032333C">
              <w:rPr>
                <w:rFonts w:ascii="Times New Roman" w:hAnsi="Times New Roman"/>
                <w:szCs w:val="20"/>
              </w:rPr>
              <w:t>itself.</w:t>
            </w:r>
          </w:p>
          <w:p w14:paraId="73977742" w14:textId="77777777" w:rsidR="00666408" w:rsidRPr="0032333C" w:rsidRDefault="00666408" w:rsidP="009643F7">
            <w:pPr>
              <w:widowControl w:val="0"/>
              <w:ind w:left="34"/>
              <w:rPr>
                <w:rFonts w:ascii="Times New Roman" w:hAnsi="Times New Roman"/>
                <w:szCs w:val="20"/>
              </w:rPr>
            </w:pPr>
          </w:p>
          <w:p w14:paraId="14C71C2F" w14:textId="7B3D43F5" w:rsidR="00666408" w:rsidRPr="0032333C" w:rsidRDefault="00666408" w:rsidP="009643F7">
            <w:pPr>
              <w:widowControl w:val="0"/>
              <w:ind w:left="34"/>
              <w:rPr>
                <w:rFonts w:ascii="Times New Roman" w:hAnsi="Times New Roman"/>
                <w:b/>
                <w:szCs w:val="20"/>
              </w:rPr>
            </w:pPr>
            <w:r w:rsidRPr="0032333C">
              <w:rPr>
                <w:rFonts w:ascii="Times New Roman" w:hAnsi="Times New Roman"/>
                <w:b/>
                <w:szCs w:val="20"/>
              </w:rPr>
              <w:t>1.</w:t>
            </w:r>
            <w:r w:rsidR="00233210" w:rsidRPr="0032333C">
              <w:rPr>
                <w:rFonts w:ascii="Times New Roman" w:hAnsi="Times New Roman"/>
                <w:b/>
                <w:szCs w:val="20"/>
              </w:rPr>
              <w:t xml:space="preserve"> </w:t>
            </w:r>
            <w:r w:rsidRPr="0032333C">
              <w:rPr>
                <w:rFonts w:ascii="Times New Roman" w:hAnsi="Times New Roman"/>
                <w:b/>
                <w:szCs w:val="20"/>
              </w:rPr>
              <w:t>DON’T</w:t>
            </w:r>
            <w:r w:rsidR="00233210" w:rsidRPr="0032333C">
              <w:rPr>
                <w:rFonts w:ascii="Times New Roman" w:hAnsi="Times New Roman"/>
                <w:b/>
                <w:szCs w:val="20"/>
              </w:rPr>
              <w:t xml:space="preserve"> </w:t>
            </w:r>
            <w:r w:rsidRPr="0032333C">
              <w:rPr>
                <w:rFonts w:ascii="Times New Roman" w:hAnsi="Times New Roman"/>
                <w:b/>
                <w:szCs w:val="20"/>
              </w:rPr>
              <w:t>place</w:t>
            </w:r>
            <w:r w:rsidR="00233210" w:rsidRPr="0032333C">
              <w:rPr>
                <w:rFonts w:ascii="Times New Roman" w:hAnsi="Times New Roman"/>
                <w:b/>
                <w:szCs w:val="20"/>
              </w:rPr>
              <w:t xml:space="preserve"> </w:t>
            </w:r>
            <w:r w:rsidRPr="0032333C">
              <w:rPr>
                <w:rFonts w:ascii="Times New Roman" w:hAnsi="Times New Roman"/>
                <w:b/>
                <w:szCs w:val="20"/>
              </w:rPr>
              <w:t>your</w:t>
            </w:r>
            <w:r w:rsidR="00233210" w:rsidRPr="0032333C">
              <w:rPr>
                <w:rFonts w:ascii="Times New Roman" w:hAnsi="Times New Roman"/>
                <w:b/>
                <w:szCs w:val="20"/>
              </w:rPr>
              <w:t xml:space="preserve"> </w:t>
            </w:r>
            <w:proofErr w:type="spellStart"/>
            <w:r w:rsidRPr="0032333C">
              <w:rPr>
                <w:rFonts w:ascii="Times New Roman" w:hAnsi="Times New Roman"/>
                <w:b/>
                <w:szCs w:val="20"/>
              </w:rPr>
              <w:t>WiFi</w:t>
            </w:r>
            <w:proofErr w:type="spellEnd"/>
            <w:r w:rsidR="00233210" w:rsidRPr="0032333C">
              <w:rPr>
                <w:rFonts w:ascii="Times New Roman" w:hAnsi="Times New Roman"/>
                <w:b/>
                <w:szCs w:val="20"/>
              </w:rPr>
              <w:t xml:space="preserve"> </w:t>
            </w:r>
            <w:r w:rsidRPr="0032333C">
              <w:rPr>
                <w:rFonts w:ascii="Times New Roman" w:hAnsi="Times New Roman"/>
                <w:b/>
                <w:szCs w:val="20"/>
              </w:rPr>
              <w:t>device</w:t>
            </w:r>
            <w:r w:rsidR="00233210" w:rsidRPr="0032333C">
              <w:rPr>
                <w:rFonts w:ascii="Times New Roman" w:hAnsi="Times New Roman"/>
                <w:b/>
                <w:szCs w:val="20"/>
              </w:rPr>
              <w:t xml:space="preserve"> </w:t>
            </w:r>
            <w:r w:rsidRPr="0032333C">
              <w:rPr>
                <w:rFonts w:ascii="Times New Roman" w:hAnsi="Times New Roman"/>
                <w:b/>
                <w:szCs w:val="20"/>
              </w:rPr>
              <w:t>in</w:t>
            </w:r>
            <w:r w:rsidR="00233210" w:rsidRPr="0032333C">
              <w:rPr>
                <w:rFonts w:ascii="Times New Roman" w:hAnsi="Times New Roman"/>
                <w:b/>
                <w:szCs w:val="20"/>
              </w:rPr>
              <w:t xml:space="preserve"> </w:t>
            </w:r>
            <w:r w:rsidRPr="0032333C">
              <w:rPr>
                <w:rFonts w:ascii="Times New Roman" w:hAnsi="Times New Roman"/>
                <w:b/>
                <w:szCs w:val="20"/>
              </w:rPr>
              <w:t>ad-hoc</w:t>
            </w:r>
            <w:r w:rsidR="00233210" w:rsidRPr="0032333C">
              <w:rPr>
                <w:rFonts w:ascii="Times New Roman" w:hAnsi="Times New Roman"/>
                <w:b/>
                <w:szCs w:val="20"/>
              </w:rPr>
              <w:t xml:space="preserve"> </w:t>
            </w:r>
            <w:r w:rsidRPr="0032333C">
              <w:rPr>
                <w:rFonts w:ascii="Times New Roman" w:hAnsi="Times New Roman"/>
                <w:b/>
                <w:szCs w:val="20"/>
              </w:rPr>
              <w:t>mode</w:t>
            </w:r>
            <w:r w:rsidR="00233210" w:rsidRPr="0032333C">
              <w:rPr>
                <w:rFonts w:ascii="Times New Roman" w:hAnsi="Times New Roman"/>
                <w:b/>
                <w:szCs w:val="20"/>
              </w:rPr>
              <w:t xml:space="preserve"> </w:t>
            </w:r>
          </w:p>
          <w:p w14:paraId="3590FEA2" w14:textId="06B9EC54" w:rsidR="00666408" w:rsidRPr="0032333C" w:rsidRDefault="00666408" w:rsidP="009643F7">
            <w:pPr>
              <w:widowControl w:val="0"/>
              <w:ind w:left="34"/>
              <w:rPr>
                <w:rFonts w:ascii="Times New Roman" w:hAnsi="Times New Roman"/>
                <w:b/>
                <w:szCs w:val="20"/>
              </w:rPr>
            </w:pPr>
            <w:r w:rsidRPr="0032333C">
              <w:rPr>
                <w:rFonts w:ascii="Times New Roman" w:hAnsi="Times New Roman"/>
                <w:b/>
                <w:szCs w:val="20"/>
              </w:rPr>
              <w:t>2.</w:t>
            </w:r>
            <w:r w:rsidR="00233210" w:rsidRPr="0032333C">
              <w:rPr>
                <w:rFonts w:ascii="Times New Roman" w:hAnsi="Times New Roman"/>
                <w:b/>
                <w:szCs w:val="20"/>
              </w:rPr>
              <w:t xml:space="preserve"> </w:t>
            </w:r>
            <w:r w:rsidRPr="0032333C">
              <w:rPr>
                <w:rFonts w:ascii="Times New Roman" w:hAnsi="Times New Roman"/>
                <w:b/>
                <w:szCs w:val="20"/>
              </w:rPr>
              <w:t>DON’T</w:t>
            </w:r>
            <w:r w:rsidR="00233210" w:rsidRPr="0032333C">
              <w:rPr>
                <w:rFonts w:ascii="Times New Roman" w:hAnsi="Times New Roman"/>
                <w:b/>
                <w:szCs w:val="20"/>
              </w:rPr>
              <w:t xml:space="preserve"> </w:t>
            </w:r>
            <w:r w:rsidRPr="0032333C">
              <w:rPr>
                <w:rFonts w:ascii="Times New Roman" w:hAnsi="Times New Roman"/>
                <w:b/>
                <w:szCs w:val="20"/>
              </w:rPr>
              <w:t>set</w:t>
            </w:r>
            <w:r w:rsidR="00233210" w:rsidRPr="0032333C">
              <w:rPr>
                <w:rFonts w:ascii="Times New Roman" w:hAnsi="Times New Roman"/>
                <w:b/>
                <w:szCs w:val="20"/>
              </w:rPr>
              <w:t xml:space="preserve"> </w:t>
            </w:r>
            <w:r w:rsidRPr="0032333C">
              <w:rPr>
                <w:rFonts w:ascii="Times New Roman" w:hAnsi="Times New Roman"/>
                <w:b/>
                <w:szCs w:val="20"/>
              </w:rPr>
              <w:t>up</w:t>
            </w:r>
            <w:r w:rsidR="00233210" w:rsidRPr="0032333C">
              <w:rPr>
                <w:rFonts w:ascii="Times New Roman" w:hAnsi="Times New Roman"/>
                <w:b/>
                <w:szCs w:val="20"/>
              </w:rPr>
              <w:t xml:space="preserve"> </w:t>
            </w:r>
            <w:r w:rsidRPr="0032333C">
              <w:rPr>
                <w:rFonts w:ascii="Times New Roman" w:hAnsi="Times New Roman"/>
                <w:b/>
                <w:szCs w:val="20"/>
              </w:rPr>
              <w:t>a</w:t>
            </w:r>
            <w:r w:rsidR="00233210" w:rsidRPr="0032333C">
              <w:rPr>
                <w:rFonts w:ascii="Times New Roman" w:hAnsi="Times New Roman"/>
                <w:b/>
                <w:szCs w:val="20"/>
              </w:rPr>
              <w:t xml:space="preserve"> </w:t>
            </w:r>
            <w:r w:rsidRPr="0032333C">
              <w:rPr>
                <w:rFonts w:ascii="Times New Roman" w:hAnsi="Times New Roman"/>
                <w:b/>
                <w:szCs w:val="20"/>
              </w:rPr>
              <w:t>personal</w:t>
            </w:r>
            <w:r w:rsidR="00233210" w:rsidRPr="0032333C">
              <w:rPr>
                <w:rFonts w:ascii="Times New Roman" w:hAnsi="Times New Roman"/>
                <w:b/>
                <w:szCs w:val="20"/>
              </w:rPr>
              <w:t xml:space="preserve"> </w:t>
            </w:r>
            <w:r w:rsidRPr="0032333C">
              <w:rPr>
                <w:rFonts w:ascii="Times New Roman" w:hAnsi="Times New Roman"/>
                <w:b/>
                <w:szCs w:val="20"/>
              </w:rPr>
              <w:t>hotspot</w:t>
            </w:r>
            <w:r w:rsidR="00233210" w:rsidRPr="0032333C">
              <w:rPr>
                <w:rFonts w:ascii="Times New Roman" w:hAnsi="Times New Roman"/>
                <w:b/>
                <w:szCs w:val="20"/>
              </w:rPr>
              <w:t xml:space="preserve"> </w:t>
            </w:r>
            <w:r w:rsidRPr="0032333C">
              <w:rPr>
                <w:rFonts w:ascii="Times New Roman" w:hAnsi="Times New Roman"/>
                <w:b/>
                <w:szCs w:val="20"/>
              </w:rPr>
              <w:t>in</w:t>
            </w:r>
            <w:r w:rsidR="00233210" w:rsidRPr="0032333C">
              <w:rPr>
                <w:rFonts w:ascii="Times New Roman" w:hAnsi="Times New Roman"/>
                <w:b/>
                <w:szCs w:val="20"/>
              </w:rPr>
              <w:t xml:space="preserve"> </w:t>
            </w:r>
            <w:r w:rsidRPr="0032333C">
              <w:rPr>
                <w:rFonts w:ascii="Times New Roman" w:hAnsi="Times New Roman"/>
                <w:b/>
                <w:szCs w:val="20"/>
              </w:rPr>
              <w:t>the</w:t>
            </w:r>
            <w:r w:rsidR="00233210" w:rsidRPr="0032333C">
              <w:rPr>
                <w:rFonts w:ascii="Times New Roman" w:hAnsi="Times New Roman"/>
                <w:b/>
                <w:szCs w:val="20"/>
              </w:rPr>
              <w:t xml:space="preserve"> </w:t>
            </w:r>
            <w:r w:rsidRPr="0032333C">
              <w:rPr>
                <w:rFonts w:ascii="Times New Roman" w:hAnsi="Times New Roman"/>
                <w:b/>
                <w:szCs w:val="20"/>
              </w:rPr>
              <w:t>meeting</w:t>
            </w:r>
            <w:r w:rsidR="00233210" w:rsidRPr="0032333C">
              <w:rPr>
                <w:rFonts w:ascii="Times New Roman" w:hAnsi="Times New Roman"/>
                <w:b/>
                <w:szCs w:val="20"/>
              </w:rPr>
              <w:t xml:space="preserve"> </w:t>
            </w:r>
            <w:r w:rsidRPr="0032333C">
              <w:rPr>
                <w:rFonts w:ascii="Times New Roman" w:hAnsi="Times New Roman"/>
                <w:b/>
                <w:szCs w:val="20"/>
              </w:rPr>
              <w:t>room</w:t>
            </w:r>
            <w:r w:rsidR="00233210" w:rsidRPr="0032333C">
              <w:rPr>
                <w:rFonts w:ascii="Times New Roman" w:hAnsi="Times New Roman"/>
                <w:b/>
                <w:szCs w:val="20"/>
              </w:rPr>
              <w:t xml:space="preserve"> </w:t>
            </w:r>
          </w:p>
          <w:p w14:paraId="1685523D" w14:textId="55A29A6C" w:rsidR="00666408" w:rsidRPr="0032333C" w:rsidRDefault="00666408" w:rsidP="009643F7">
            <w:pPr>
              <w:widowControl w:val="0"/>
              <w:ind w:left="34"/>
              <w:rPr>
                <w:rFonts w:ascii="Times New Roman" w:hAnsi="Times New Roman"/>
                <w:b/>
                <w:szCs w:val="20"/>
              </w:rPr>
            </w:pPr>
            <w:r w:rsidRPr="0032333C">
              <w:rPr>
                <w:rFonts w:ascii="Times New Roman" w:hAnsi="Times New Roman"/>
                <w:b/>
                <w:szCs w:val="20"/>
              </w:rPr>
              <w:t>3.</w:t>
            </w:r>
            <w:r w:rsidR="00233210" w:rsidRPr="0032333C">
              <w:rPr>
                <w:rFonts w:ascii="Times New Roman" w:hAnsi="Times New Roman"/>
                <w:b/>
                <w:szCs w:val="20"/>
              </w:rPr>
              <w:t xml:space="preserve"> </w:t>
            </w:r>
            <w:r w:rsidRPr="0032333C">
              <w:rPr>
                <w:rFonts w:ascii="Times New Roman" w:hAnsi="Times New Roman"/>
                <w:b/>
                <w:szCs w:val="20"/>
              </w:rPr>
              <w:t>DO</w:t>
            </w:r>
            <w:r w:rsidR="00233210" w:rsidRPr="0032333C">
              <w:rPr>
                <w:rFonts w:ascii="Times New Roman" w:hAnsi="Times New Roman"/>
                <w:b/>
                <w:szCs w:val="20"/>
              </w:rPr>
              <w:t xml:space="preserve"> </w:t>
            </w:r>
            <w:r w:rsidRPr="0032333C">
              <w:rPr>
                <w:rFonts w:ascii="Times New Roman" w:hAnsi="Times New Roman"/>
                <w:b/>
                <w:szCs w:val="20"/>
              </w:rPr>
              <w:t>try</w:t>
            </w:r>
            <w:r w:rsidR="00233210" w:rsidRPr="0032333C">
              <w:rPr>
                <w:rFonts w:ascii="Times New Roman" w:hAnsi="Times New Roman"/>
                <w:b/>
                <w:szCs w:val="20"/>
              </w:rPr>
              <w:t xml:space="preserve"> </w:t>
            </w:r>
            <w:r w:rsidRPr="0032333C">
              <w:rPr>
                <w:rFonts w:ascii="Times New Roman" w:hAnsi="Times New Roman"/>
                <w:b/>
                <w:szCs w:val="20"/>
              </w:rPr>
              <w:t>802.11a</w:t>
            </w:r>
            <w:r w:rsidR="00233210" w:rsidRPr="0032333C">
              <w:rPr>
                <w:rFonts w:ascii="Times New Roman" w:hAnsi="Times New Roman"/>
                <w:b/>
                <w:szCs w:val="20"/>
              </w:rPr>
              <w:t xml:space="preserve"> </w:t>
            </w:r>
            <w:r w:rsidRPr="0032333C">
              <w:rPr>
                <w:rFonts w:ascii="Times New Roman" w:hAnsi="Times New Roman"/>
                <w:b/>
                <w:szCs w:val="20"/>
              </w:rPr>
              <w:t>if</w:t>
            </w:r>
            <w:r w:rsidR="00233210" w:rsidRPr="0032333C">
              <w:rPr>
                <w:rFonts w:ascii="Times New Roman" w:hAnsi="Times New Roman"/>
                <w:b/>
                <w:szCs w:val="20"/>
              </w:rPr>
              <w:t xml:space="preserve"> </w:t>
            </w:r>
            <w:r w:rsidRPr="0032333C">
              <w:rPr>
                <w:rFonts w:ascii="Times New Roman" w:hAnsi="Times New Roman"/>
                <w:b/>
                <w:szCs w:val="20"/>
              </w:rPr>
              <w:t>your</w:t>
            </w:r>
            <w:r w:rsidR="00233210" w:rsidRPr="0032333C">
              <w:rPr>
                <w:rFonts w:ascii="Times New Roman" w:hAnsi="Times New Roman"/>
                <w:b/>
                <w:szCs w:val="20"/>
              </w:rPr>
              <w:t xml:space="preserve"> </w:t>
            </w:r>
            <w:proofErr w:type="spellStart"/>
            <w:r w:rsidRPr="0032333C">
              <w:rPr>
                <w:rFonts w:ascii="Times New Roman" w:hAnsi="Times New Roman"/>
                <w:b/>
                <w:szCs w:val="20"/>
              </w:rPr>
              <w:t>WiFi</w:t>
            </w:r>
            <w:proofErr w:type="spellEnd"/>
            <w:r w:rsidR="00233210" w:rsidRPr="0032333C">
              <w:rPr>
                <w:rFonts w:ascii="Times New Roman" w:hAnsi="Times New Roman"/>
                <w:b/>
                <w:szCs w:val="20"/>
              </w:rPr>
              <w:t xml:space="preserve"> </w:t>
            </w:r>
            <w:r w:rsidRPr="0032333C">
              <w:rPr>
                <w:rFonts w:ascii="Times New Roman" w:hAnsi="Times New Roman"/>
                <w:b/>
                <w:szCs w:val="20"/>
              </w:rPr>
              <w:t>device</w:t>
            </w:r>
            <w:r w:rsidR="00233210" w:rsidRPr="0032333C">
              <w:rPr>
                <w:rFonts w:ascii="Times New Roman" w:hAnsi="Times New Roman"/>
                <w:b/>
                <w:szCs w:val="20"/>
              </w:rPr>
              <w:t xml:space="preserve"> </w:t>
            </w:r>
            <w:r w:rsidRPr="0032333C">
              <w:rPr>
                <w:rFonts w:ascii="Times New Roman" w:hAnsi="Times New Roman"/>
                <w:b/>
                <w:szCs w:val="20"/>
              </w:rPr>
              <w:t>supports</w:t>
            </w:r>
            <w:r w:rsidR="00233210" w:rsidRPr="0032333C">
              <w:rPr>
                <w:rFonts w:ascii="Times New Roman" w:hAnsi="Times New Roman"/>
                <w:b/>
                <w:szCs w:val="20"/>
              </w:rPr>
              <w:t xml:space="preserve"> </w:t>
            </w:r>
            <w:r w:rsidRPr="0032333C">
              <w:rPr>
                <w:rFonts w:ascii="Times New Roman" w:hAnsi="Times New Roman"/>
                <w:b/>
                <w:szCs w:val="20"/>
              </w:rPr>
              <w:t>it</w:t>
            </w:r>
            <w:r w:rsidR="00233210" w:rsidRPr="0032333C">
              <w:rPr>
                <w:rFonts w:ascii="Times New Roman" w:hAnsi="Times New Roman"/>
                <w:b/>
                <w:szCs w:val="20"/>
              </w:rPr>
              <w:t xml:space="preserve"> </w:t>
            </w:r>
          </w:p>
          <w:p w14:paraId="13B0A948" w14:textId="410939EC" w:rsidR="00666408" w:rsidRPr="0032333C" w:rsidRDefault="00666408" w:rsidP="009643F7">
            <w:pPr>
              <w:widowControl w:val="0"/>
              <w:ind w:left="34"/>
              <w:rPr>
                <w:rFonts w:ascii="Times New Roman" w:hAnsi="Times New Roman"/>
                <w:b/>
                <w:szCs w:val="20"/>
              </w:rPr>
            </w:pPr>
            <w:r w:rsidRPr="0032333C">
              <w:rPr>
                <w:rFonts w:ascii="Times New Roman" w:hAnsi="Times New Roman"/>
                <w:b/>
                <w:szCs w:val="20"/>
              </w:rPr>
              <w:t>4.</w:t>
            </w:r>
            <w:r w:rsidR="00233210" w:rsidRPr="0032333C">
              <w:rPr>
                <w:rFonts w:ascii="Times New Roman" w:hAnsi="Times New Roman"/>
                <w:b/>
                <w:szCs w:val="20"/>
              </w:rPr>
              <w:t xml:space="preserve"> </w:t>
            </w:r>
            <w:r w:rsidRPr="0032333C">
              <w:rPr>
                <w:rFonts w:ascii="Times New Roman" w:hAnsi="Times New Roman"/>
                <w:b/>
                <w:szCs w:val="20"/>
              </w:rPr>
              <w:t>DON’T</w:t>
            </w:r>
            <w:r w:rsidR="00233210" w:rsidRPr="0032333C">
              <w:rPr>
                <w:rFonts w:ascii="Times New Roman" w:hAnsi="Times New Roman"/>
                <w:b/>
                <w:szCs w:val="20"/>
              </w:rPr>
              <w:t xml:space="preserve"> </w:t>
            </w:r>
            <w:r w:rsidRPr="0032333C">
              <w:rPr>
                <w:rFonts w:ascii="Times New Roman" w:hAnsi="Times New Roman"/>
                <w:b/>
                <w:szCs w:val="20"/>
              </w:rPr>
              <w:t>manually</w:t>
            </w:r>
            <w:r w:rsidR="00233210" w:rsidRPr="0032333C">
              <w:rPr>
                <w:rFonts w:ascii="Times New Roman" w:hAnsi="Times New Roman"/>
                <w:b/>
                <w:szCs w:val="20"/>
              </w:rPr>
              <w:t xml:space="preserve"> </w:t>
            </w:r>
            <w:r w:rsidRPr="0032333C">
              <w:rPr>
                <w:rFonts w:ascii="Times New Roman" w:hAnsi="Times New Roman"/>
                <w:b/>
                <w:szCs w:val="20"/>
              </w:rPr>
              <w:t>allocate</w:t>
            </w:r>
            <w:r w:rsidR="00233210" w:rsidRPr="0032333C">
              <w:rPr>
                <w:rFonts w:ascii="Times New Roman" w:hAnsi="Times New Roman"/>
                <w:b/>
                <w:szCs w:val="20"/>
              </w:rPr>
              <w:t xml:space="preserve"> </w:t>
            </w:r>
            <w:r w:rsidRPr="0032333C">
              <w:rPr>
                <w:rFonts w:ascii="Times New Roman" w:hAnsi="Times New Roman"/>
                <w:b/>
                <w:szCs w:val="20"/>
              </w:rPr>
              <w:t>an</w:t>
            </w:r>
            <w:r w:rsidR="00233210" w:rsidRPr="0032333C">
              <w:rPr>
                <w:rFonts w:ascii="Times New Roman" w:hAnsi="Times New Roman"/>
                <w:b/>
                <w:szCs w:val="20"/>
              </w:rPr>
              <w:t xml:space="preserve"> </w:t>
            </w:r>
            <w:r w:rsidRPr="0032333C">
              <w:rPr>
                <w:rFonts w:ascii="Times New Roman" w:hAnsi="Times New Roman"/>
                <w:b/>
                <w:szCs w:val="20"/>
              </w:rPr>
              <w:t>IP</w:t>
            </w:r>
            <w:r w:rsidR="00233210" w:rsidRPr="0032333C">
              <w:rPr>
                <w:rFonts w:ascii="Times New Roman" w:hAnsi="Times New Roman"/>
                <w:b/>
                <w:szCs w:val="20"/>
              </w:rPr>
              <w:t xml:space="preserve"> </w:t>
            </w:r>
            <w:r w:rsidRPr="0032333C">
              <w:rPr>
                <w:rFonts w:ascii="Times New Roman" w:hAnsi="Times New Roman"/>
                <w:b/>
                <w:szCs w:val="20"/>
              </w:rPr>
              <w:t>address</w:t>
            </w:r>
            <w:r w:rsidR="00233210" w:rsidRPr="0032333C">
              <w:rPr>
                <w:rFonts w:ascii="Times New Roman" w:hAnsi="Times New Roman"/>
                <w:b/>
                <w:szCs w:val="20"/>
              </w:rPr>
              <w:t xml:space="preserve"> </w:t>
            </w:r>
          </w:p>
          <w:p w14:paraId="7B5AEEB1" w14:textId="109FA5E0" w:rsidR="00666408" w:rsidRPr="0032333C" w:rsidRDefault="00666408" w:rsidP="009643F7">
            <w:pPr>
              <w:widowControl w:val="0"/>
              <w:ind w:left="34"/>
              <w:rPr>
                <w:rFonts w:ascii="Times New Roman" w:hAnsi="Times New Roman"/>
                <w:b/>
                <w:szCs w:val="20"/>
              </w:rPr>
            </w:pPr>
            <w:r w:rsidRPr="0032333C">
              <w:rPr>
                <w:rFonts w:ascii="Times New Roman" w:hAnsi="Times New Roman"/>
                <w:b/>
                <w:szCs w:val="20"/>
              </w:rPr>
              <w:t>5.</w:t>
            </w:r>
            <w:r w:rsidR="00233210" w:rsidRPr="0032333C">
              <w:rPr>
                <w:rFonts w:ascii="Times New Roman" w:hAnsi="Times New Roman"/>
                <w:b/>
                <w:szCs w:val="20"/>
              </w:rPr>
              <w:t xml:space="preserve"> </w:t>
            </w:r>
            <w:r w:rsidRPr="0032333C">
              <w:rPr>
                <w:rFonts w:ascii="Times New Roman" w:hAnsi="Times New Roman"/>
                <w:b/>
                <w:szCs w:val="20"/>
              </w:rPr>
              <w:t>DON’T</w:t>
            </w:r>
            <w:r w:rsidR="00233210" w:rsidRPr="0032333C">
              <w:rPr>
                <w:rFonts w:ascii="Times New Roman" w:hAnsi="Times New Roman"/>
                <w:b/>
                <w:szCs w:val="20"/>
              </w:rPr>
              <w:t xml:space="preserve"> </w:t>
            </w:r>
            <w:r w:rsidRPr="0032333C">
              <w:rPr>
                <w:rFonts w:ascii="Times New Roman" w:hAnsi="Times New Roman"/>
                <w:b/>
                <w:szCs w:val="20"/>
              </w:rPr>
              <w:t>be</w:t>
            </w:r>
            <w:r w:rsidR="00233210" w:rsidRPr="0032333C">
              <w:rPr>
                <w:rFonts w:ascii="Times New Roman" w:hAnsi="Times New Roman"/>
                <w:b/>
                <w:szCs w:val="20"/>
              </w:rPr>
              <w:t xml:space="preserve"> </w:t>
            </w:r>
            <w:r w:rsidRPr="0032333C">
              <w:rPr>
                <w:rFonts w:ascii="Times New Roman" w:hAnsi="Times New Roman"/>
                <w:b/>
                <w:szCs w:val="20"/>
              </w:rPr>
              <w:t>a</w:t>
            </w:r>
            <w:r w:rsidR="00233210" w:rsidRPr="0032333C">
              <w:rPr>
                <w:rFonts w:ascii="Times New Roman" w:hAnsi="Times New Roman"/>
                <w:b/>
                <w:szCs w:val="20"/>
              </w:rPr>
              <w:t xml:space="preserve"> </w:t>
            </w:r>
            <w:r w:rsidRPr="0032333C">
              <w:rPr>
                <w:rFonts w:ascii="Times New Roman" w:hAnsi="Times New Roman"/>
                <w:b/>
                <w:szCs w:val="20"/>
              </w:rPr>
              <w:t>bandwidth</w:t>
            </w:r>
            <w:r w:rsidR="00233210" w:rsidRPr="0032333C">
              <w:rPr>
                <w:rFonts w:ascii="Times New Roman" w:hAnsi="Times New Roman"/>
                <w:b/>
                <w:szCs w:val="20"/>
              </w:rPr>
              <w:t xml:space="preserve"> </w:t>
            </w:r>
            <w:r w:rsidRPr="0032333C">
              <w:rPr>
                <w:rFonts w:ascii="Times New Roman" w:hAnsi="Times New Roman"/>
                <w:b/>
                <w:szCs w:val="20"/>
              </w:rPr>
              <w:t>hog</w:t>
            </w:r>
            <w:r w:rsidR="00233210" w:rsidRPr="0032333C">
              <w:rPr>
                <w:rFonts w:ascii="Times New Roman" w:hAnsi="Times New Roman"/>
                <w:b/>
                <w:szCs w:val="20"/>
              </w:rPr>
              <w:t xml:space="preserve"> </w:t>
            </w:r>
            <w:r w:rsidRPr="0032333C">
              <w:rPr>
                <w:rFonts w:ascii="Times New Roman" w:hAnsi="Times New Roman"/>
                <w:b/>
                <w:szCs w:val="20"/>
              </w:rPr>
              <w:t>by</w:t>
            </w:r>
            <w:r w:rsidR="00233210" w:rsidRPr="0032333C">
              <w:rPr>
                <w:rFonts w:ascii="Times New Roman" w:hAnsi="Times New Roman"/>
                <w:b/>
                <w:szCs w:val="20"/>
              </w:rPr>
              <w:t xml:space="preserve"> </w:t>
            </w:r>
            <w:r w:rsidRPr="0032333C">
              <w:rPr>
                <w:rFonts w:ascii="Times New Roman" w:hAnsi="Times New Roman"/>
                <w:b/>
                <w:szCs w:val="20"/>
              </w:rPr>
              <w:t>streaming</w:t>
            </w:r>
            <w:r w:rsidR="00233210" w:rsidRPr="0032333C">
              <w:rPr>
                <w:rFonts w:ascii="Times New Roman" w:hAnsi="Times New Roman"/>
                <w:b/>
                <w:szCs w:val="20"/>
              </w:rPr>
              <w:t xml:space="preserve"> </w:t>
            </w:r>
            <w:r w:rsidRPr="0032333C">
              <w:rPr>
                <w:rFonts w:ascii="Times New Roman" w:hAnsi="Times New Roman"/>
                <w:b/>
                <w:szCs w:val="20"/>
              </w:rPr>
              <w:t>video,</w:t>
            </w:r>
            <w:r w:rsidR="00233210" w:rsidRPr="0032333C">
              <w:rPr>
                <w:rFonts w:ascii="Times New Roman" w:hAnsi="Times New Roman"/>
                <w:b/>
                <w:szCs w:val="20"/>
              </w:rPr>
              <w:t xml:space="preserve"> </w:t>
            </w:r>
            <w:r w:rsidRPr="0032333C">
              <w:rPr>
                <w:rFonts w:ascii="Times New Roman" w:hAnsi="Times New Roman"/>
                <w:b/>
                <w:szCs w:val="20"/>
              </w:rPr>
              <w:t>playing</w:t>
            </w:r>
            <w:r w:rsidR="00233210" w:rsidRPr="0032333C">
              <w:rPr>
                <w:rFonts w:ascii="Times New Roman" w:hAnsi="Times New Roman"/>
                <w:b/>
                <w:szCs w:val="20"/>
              </w:rPr>
              <w:t xml:space="preserve"> </w:t>
            </w:r>
            <w:r w:rsidRPr="0032333C">
              <w:rPr>
                <w:rFonts w:ascii="Times New Roman" w:hAnsi="Times New Roman"/>
                <w:b/>
                <w:szCs w:val="20"/>
              </w:rPr>
              <w:t>online</w:t>
            </w:r>
            <w:r w:rsidR="00233210" w:rsidRPr="0032333C">
              <w:rPr>
                <w:rFonts w:ascii="Times New Roman" w:hAnsi="Times New Roman"/>
                <w:b/>
                <w:szCs w:val="20"/>
              </w:rPr>
              <w:t xml:space="preserve"> </w:t>
            </w:r>
            <w:r w:rsidRPr="0032333C">
              <w:rPr>
                <w:rFonts w:ascii="Times New Roman" w:hAnsi="Times New Roman"/>
                <w:b/>
                <w:szCs w:val="20"/>
              </w:rPr>
              <w:t>games,</w:t>
            </w:r>
            <w:r w:rsidR="00233210" w:rsidRPr="0032333C">
              <w:rPr>
                <w:rFonts w:ascii="Times New Roman" w:hAnsi="Times New Roman"/>
                <w:b/>
                <w:szCs w:val="20"/>
              </w:rPr>
              <w:t xml:space="preserve"> </w:t>
            </w:r>
            <w:r w:rsidRPr="0032333C">
              <w:rPr>
                <w:rFonts w:ascii="Times New Roman" w:hAnsi="Times New Roman"/>
                <w:b/>
                <w:szCs w:val="20"/>
              </w:rPr>
              <w:t>or</w:t>
            </w:r>
            <w:r w:rsidR="00233210" w:rsidRPr="0032333C">
              <w:rPr>
                <w:rFonts w:ascii="Times New Roman" w:hAnsi="Times New Roman"/>
                <w:b/>
                <w:szCs w:val="20"/>
              </w:rPr>
              <w:t xml:space="preserve"> </w:t>
            </w:r>
            <w:r w:rsidRPr="0032333C">
              <w:rPr>
                <w:rFonts w:ascii="Times New Roman" w:hAnsi="Times New Roman"/>
                <w:b/>
                <w:szCs w:val="20"/>
              </w:rPr>
              <w:t>downloading</w:t>
            </w:r>
            <w:r w:rsidR="00233210" w:rsidRPr="0032333C">
              <w:rPr>
                <w:rFonts w:ascii="Times New Roman" w:hAnsi="Times New Roman"/>
                <w:b/>
                <w:szCs w:val="20"/>
              </w:rPr>
              <w:t xml:space="preserve"> </w:t>
            </w:r>
            <w:r w:rsidRPr="0032333C">
              <w:rPr>
                <w:rFonts w:ascii="Times New Roman" w:hAnsi="Times New Roman"/>
                <w:b/>
                <w:szCs w:val="20"/>
              </w:rPr>
              <w:t>huge</w:t>
            </w:r>
            <w:r w:rsidR="00233210" w:rsidRPr="0032333C">
              <w:rPr>
                <w:rFonts w:ascii="Times New Roman" w:hAnsi="Times New Roman"/>
                <w:b/>
                <w:szCs w:val="20"/>
              </w:rPr>
              <w:t xml:space="preserve"> </w:t>
            </w:r>
            <w:r w:rsidRPr="0032333C">
              <w:rPr>
                <w:rFonts w:ascii="Times New Roman" w:hAnsi="Times New Roman"/>
                <w:b/>
                <w:szCs w:val="20"/>
              </w:rPr>
              <w:t>files</w:t>
            </w:r>
            <w:r w:rsidR="00233210" w:rsidRPr="0032333C">
              <w:rPr>
                <w:rFonts w:ascii="Times New Roman" w:hAnsi="Times New Roman"/>
                <w:b/>
                <w:szCs w:val="20"/>
              </w:rPr>
              <w:t xml:space="preserve"> </w:t>
            </w:r>
          </w:p>
          <w:p w14:paraId="6A83FDB3" w14:textId="1C4267E8" w:rsidR="00666408" w:rsidRPr="0032333C" w:rsidRDefault="00666408" w:rsidP="009643F7">
            <w:pPr>
              <w:widowControl w:val="0"/>
              <w:ind w:left="34"/>
              <w:rPr>
                <w:rFonts w:ascii="Times New Roman" w:hAnsi="Times New Roman"/>
                <w:szCs w:val="20"/>
              </w:rPr>
            </w:pPr>
            <w:r w:rsidRPr="0032333C">
              <w:rPr>
                <w:rFonts w:ascii="Times New Roman" w:hAnsi="Times New Roman"/>
                <w:b/>
                <w:szCs w:val="20"/>
              </w:rPr>
              <w:t>6.</w:t>
            </w:r>
            <w:r w:rsidR="00233210" w:rsidRPr="0032333C">
              <w:rPr>
                <w:rFonts w:ascii="Times New Roman" w:hAnsi="Times New Roman"/>
                <w:b/>
                <w:szCs w:val="20"/>
              </w:rPr>
              <w:t xml:space="preserve"> </w:t>
            </w:r>
            <w:r w:rsidRPr="0032333C">
              <w:rPr>
                <w:rFonts w:ascii="Times New Roman" w:hAnsi="Times New Roman"/>
                <w:b/>
                <w:szCs w:val="20"/>
              </w:rPr>
              <w:t>DON’T</w:t>
            </w:r>
            <w:r w:rsidR="00233210" w:rsidRPr="0032333C">
              <w:rPr>
                <w:rFonts w:ascii="Times New Roman" w:hAnsi="Times New Roman"/>
                <w:b/>
                <w:szCs w:val="20"/>
              </w:rPr>
              <w:t xml:space="preserve"> </w:t>
            </w:r>
            <w:r w:rsidRPr="0032333C">
              <w:rPr>
                <w:rFonts w:ascii="Times New Roman" w:hAnsi="Times New Roman"/>
                <w:b/>
                <w:szCs w:val="20"/>
              </w:rPr>
              <w:t>use</w:t>
            </w:r>
            <w:r w:rsidR="00233210" w:rsidRPr="0032333C">
              <w:rPr>
                <w:rFonts w:ascii="Times New Roman" w:hAnsi="Times New Roman"/>
                <w:b/>
                <w:szCs w:val="20"/>
              </w:rPr>
              <w:t xml:space="preserve"> </w:t>
            </w:r>
            <w:r w:rsidRPr="0032333C">
              <w:rPr>
                <w:rFonts w:ascii="Times New Roman" w:hAnsi="Times New Roman"/>
                <w:b/>
                <w:szCs w:val="20"/>
              </w:rPr>
              <w:t>packet</w:t>
            </w:r>
            <w:r w:rsidR="00233210" w:rsidRPr="0032333C">
              <w:rPr>
                <w:rFonts w:ascii="Times New Roman" w:hAnsi="Times New Roman"/>
                <w:b/>
                <w:szCs w:val="20"/>
              </w:rPr>
              <w:t xml:space="preserve"> </w:t>
            </w:r>
            <w:r w:rsidRPr="0032333C">
              <w:rPr>
                <w:rFonts w:ascii="Times New Roman" w:hAnsi="Times New Roman"/>
                <w:b/>
                <w:szCs w:val="20"/>
              </w:rPr>
              <w:t>probing</w:t>
            </w:r>
            <w:r w:rsidR="00233210" w:rsidRPr="0032333C">
              <w:rPr>
                <w:rFonts w:ascii="Times New Roman" w:hAnsi="Times New Roman"/>
                <w:b/>
                <w:szCs w:val="20"/>
              </w:rPr>
              <w:t xml:space="preserve"> </w:t>
            </w:r>
            <w:r w:rsidRPr="0032333C">
              <w:rPr>
                <w:rFonts w:ascii="Times New Roman" w:hAnsi="Times New Roman"/>
                <w:b/>
                <w:szCs w:val="20"/>
              </w:rPr>
              <w:t>software</w:t>
            </w:r>
            <w:r w:rsidR="00233210" w:rsidRPr="0032333C">
              <w:rPr>
                <w:rFonts w:ascii="Times New Roman" w:hAnsi="Times New Roman"/>
                <w:b/>
                <w:szCs w:val="20"/>
              </w:rPr>
              <w:t xml:space="preserve"> </w:t>
            </w:r>
            <w:r w:rsidRPr="0032333C">
              <w:rPr>
                <w:rFonts w:ascii="Times New Roman" w:hAnsi="Times New Roman"/>
                <w:b/>
                <w:szCs w:val="20"/>
              </w:rPr>
              <w:t>which</w:t>
            </w:r>
            <w:r w:rsidR="00233210" w:rsidRPr="0032333C">
              <w:rPr>
                <w:rFonts w:ascii="Times New Roman" w:hAnsi="Times New Roman"/>
                <w:b/>
                <w:szCs w:val="20"/>
              </w:rPr>
              <w:t xml:space="preserve"> </w:t>
            </w:r>
            <w:r w:rsidRPr="0032333C">
              <w:rPr>
                <w:rFonts w:ascii="Times New Roman" w:hAnsi="Times New Roman"/>
                <w:b/>
                <w:szCs w:val="20"/>
              </w:rPr>
              <w:t>clogs</w:t>
            </w:r>
            <w:r w:rsidR="00233210" w:rsidRPr="0032333C">
              <w:rPr>
                <w:rFonts w:ascii="Times New Roman" w:hAnsi="Times New Roman"/>
                <w:b/>
                <w:szCs w:val="20"/>
              </w:rPr>
              <w:t xml:space="preserve"> </w:t>
            </w:r>
            <w:r w:rsidRPr="0032333C">
              <w:rPr>
                <w:rFonts w:ascii="Times New Roman" w:hAnsi="Times New Roman"/>
                <w:b/>
                <w:szCs w:val="20"/>
              </w:rPr>
              <w:t>the</w:t>
            </w:r>
            <w:r w:rsidR="00233210" w:rsidRPr="0032333C">
              <w:rPr>
                <w:rFonts w:ascii="Times New Roman" w:hAnsi="Times New Roman"/>
                <w:b/>
                <w:szCs w:val="20"/>
              </w:rPr>
              <w:t xml:space="preserve"> </w:t>
            </w:r>
            <w:r w:rsidRPr="0032333C">
              <w:rPr>
                <w:rFonts w:ascii="Times New Roman" w:hAnsi="Times New Roman"/>
                <w:b/>
                <w:szCs w:val="20"/>
              </w:rPr>
              <w:t>local</w:t>
            </w:r>
            <w:r w:rsidR="00233210" w:rsidRPr="0032333C">
              <w:rPr>
                <w:rFonts w:ascii="Times New Roman" w:hAnsi="Times New Roman"/>
                <w:b/>
                <w:szCs w:val="20"/>
              </w:rPr>
              <w:t xml:space="preserve"> </w:t>
            </w:r>
            <w:r w:rsidRPr="0032333C">
              <w:rPr>
                <w:rFonts w:ascii="Times New Roman" w:hAnsi="Times New Roman"/>
                <w:b/>
                <w:szCs w:val="20"/>
              </w:rPr>
              <w:t>network</w:t>
            </w:r>
            <w:r w:rsidR="00233210" w:rsidRPr="0032333C">
              <w:rPr>
                <w:rFonts w:ascii="Times New Roman" w:hAnsi="Times New Roman"/>
                <w:b/>
                <w:szCs w:val="20"/>
              </w:rPr>
              <w:t xml:space="preserve"> </w:t>
            </w:r>
            <w:r w:rsidRPr="0032333C">
              <w:rPr>
                <w:rFonts w:ascii="Times New Roman" w:hAnsi="Times New Roman"/>
                <w:b/>
                <w:szCs w:val="20"/>
              </w:rPr>
              <w:t>(e.g.,</w:t>
            </w:r>
            <w:r w:rsidR="00233210" w:rsidRPr="0032333C">
              <w:rPr>
                <w:rFonts w:ascii="Times New Roman" w:hAnsi="Times New Roman"/>
                <w:b/>
                <w:szCs w:val="20"/>
              </w:rPr>
              <w:t xml:space="preserve"> </w:t>
            </w:r>
            <w:r w:rsidRPr="0032333C">
              <w:rPr>
                <w:rFonts w:ascii="Times New Roman" w:hAnsi="Times New Roman"/>
                <w:b/>
                <w:szCs w:val="20"/>
              </w:rPr>
              <w:t>packet</w:t>
            </w:r>
            <w:r w:rsidR="00233210" w:rsidRPr="0032333C">
              <w:rPr>
                <w:rFonts w:ascii="Times New Roman" w:hAnsi="Times New Roman"/>
                <w:b/>
                <w:szCs w:val="20"/>
              </w:rPr>
              <w:t xml:space="preserve"> </w:t>
            </w:r>
            <w:r w:rsidRPr="0032333C">
              <w:rPr>
                <w:rFonts w:ascii="Times New Roman" w:hAnsi="Times New Roman"/>
                <w:b/>
                <w:szCs w:val="20"/>
              </w:rPr>
              <w:t>sniffers</w:t>
            </w:r>
            <w:r w:rsidR="00233210" w:rsidRPr="0032333C">
              <w:rPr>
                <w:rFonts w:ascii="Times New Roman" w:hAnsi="Times New Roman"/>
                <w:b/>
                <w:szCs w:val="20"/>
              </w:rPr>
              <w:t xml:space="preserve"> </w:t>
            </w:r>
            <w:r w:rsidRPr="0032333C">
              <w:rPr>
                <w:rFonts w:ascii="Times New Roman" w:hAnsi="Times New Roman"/>
                <w:b/>
                <w:szCs w:val="20"/>
              </w:rPr>
              <w:t>or</w:t>
            </w:r>
            <w:r w:rsidR="00233210" w:rsidRPr="0032333C">
              <w:rPr>
                <w:rFonts w:ascii="Times New Roman" w:hAnsi="Times New Roman"/>
                <w:b/>
                <w:szCs w:val="20"/>
              </w:rPr>
              <w:t xml:space="preserve"> </w:t>
            </w:r>
            <w:r w:rsidRPr="0032333C">
              <w:rPr>
                <w:rFonts w:ascii="Times New Roman" w:hAnsi="Times New Roman"/>
                <w:b/>
                <w:szCs w:val="20"/>
              </w:rPr>
              <w:t>port</w:t>
            </w:r>
            <w:r w:rsidR="00233210" w:rsidRPr="0032333C">
              <w:rPr>
                <w:rFonts w:ascii="Times New Roman" w:hAnsi="Times New Roman"/>
                <w:b/>
                <w:szCs w:val="20"/>
              </w:rPr>
              <w:t xml:space="preserve"> </w:t>
            </w:r>
            <w:r w:rsidRPr="0032333C">
              <w:rPr>
                <w:rFonts w:ascii="Times New Roman" w:hAnsi="Times New Roman"/>
                <w:b/>
                <w:szCs w:val="20"/>
              </w:rPr>
              <w:t>scanners)</w:t>
            </w:r>
          </w:p>
        </w:tc>
      </w:tr>
    </w:tbl>
    <w:p w14:paraId="5213F987" w14:textId="77777777" w:rsidR="00CC70B4" w:rsidRPr="0032333C" w:rsidRDefault="00CC70B4" w:rsidP="00CC70B4">
      <w:pPr>
        <w:rPr>
          <w:rFonts w:eastAsia="MS Mincho"/>
          <w:lang w:eastAsia="ja-JP"/>
        </w:rPr>
      </w:pPr>
    </w:p>
    <w:p w14:paraId="697A8A9B" w14:textId="6B646305" w:rsidR="00C446DF" w:rsidRPr="0032333C" w:rsidRDefault="00C446DF" w:rsidP="00C446DF">
      <w:pPr>
        <w:pStyle w:val="Heading2"/>
      </w:pPr>
      <w:bookmarkStart w:id="7" w:name="_Toc490832500"/>
      <w:bookmarkStart w:id="8" w:name="_Toc239313191"/>
      <w:r w:rsidRPr="0032333C">
        <w:t xml:space="preserve">Consensus </w:t>
      </w:r>
      <w:r w:rsidR="007E4FD7" w:rsidRPr="0032333C">
        <w:t>p</w:t>
      </w:r>
      <w:r w:rsidRPr="0032333C">
        <w:t>rinciples reminder</w:t>
      </w:r>
      <w:bookmarkEnd w:id="7"/>
      <w:bookmarkEnd w:id="8"/>
    </w:p>
    <w:p w14:paraId="41B69ECF" w14:textId="51B1E4EC" w:rsidR="00C446DF" w:rsidRPr="0032333C" w:rsidRDefault="00C446DF" w:rsidP="00C446DF">
      <w:r w:rsidRPr="0032333C">
        <w:t>Further to PCG decision, please remind the following</w:t>
      </w:r>
    </w:p>
    <w:p w14:paraId="3B2F884C" w14:textId="14784CD6" w:rsidR="00C446DF" w:rsidRPr="0032333C" w:rsidRDefault="00C446DF" w:rsidP="00C446DF">
      <w:pPr>
        <w:rPr>
          <w:i/>
          <w:iCs/>
        </w:rPr>
      </w:pPr>
      <w:r w:rsidRPr="0032333C">
        <w:rPr>
          <w:i/>
          <w:iCs/>
        </w:rPr>
        <w:t>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p w14:paraId="1D24522D" w14:textId="1759871E" w:rsidR="00C446DF" w:rsidRPr="0032333C" w:rsidRDefault="00C446DF" w:rsidP="00C446DF">
      <w:pPr>
        <w:pStyle w:val="Heading2"/>
      </w:pPr>
      <w:bookmarkStart w:id="9" w:name="_Toc239313192"/>
      <w:r w:rsidRPr="0032333C">
        <w:lastRenderedPageBreak/>
        <w:t>Streamlined standards</w:t>
      </w:r>
      <w:bookmarkEnd w:id="9"/>
    </w:p>
    <w:p w14:paraId="45D4C5DF" w14:textId="4CC3B493" w:rsidR="007E4FD7" w:rsidRPr="0032333C" w:rsidRDefault="007E4FD7" w:rsidP="007E4FD7">
      <w:r w:rsidRPr="0032333C">
        <w:t xml:space="preserve">Further to RAN endorsement in RP-250766 ("Lean and Streamlined 6G Standards") and as this meeting is the first one for 6G standardization, the following working principle </w:t>
      </w:r>
      <w:r w:rsidR="003B0294" w:rsidRPr="0032333C">
        <w:t>is reminded</w:t>
      </w:r>
      <w:r w:rsidRPr="0032333C">
        <w:t>:</w:t>
      </w:r>
    </w:p>
    <w:p w14:paraId="7629F625" w14:textId="42D4D2B7" w:rsidR="007E4FD7" w:rsidRPr="0032333C" w:rsidRDefault="007E4FD7" w:rsidP="007E4FD7">
      <w:r w:rsidRPr="0032333C">
        <w:rPr>
          <w:bCs/>
          <w:i/>
          <w:iCs/>
        </w:rPr>
        <w:t>3GPP to create lean and streamlined standards for 6G, e.g., by dimensioning an appropriate set of functionalities, minimizing the adoption of multiple options for the same functionality, avoiding excessive configurations, etc. Any exception to the above shall be well justified.</w:t>
      </w:r>
    </w:p>
    <w:p w14:paraId="15713C93" w14:textId="5B490518" w:rsidR="00C446DF" w:rsidRPr="0032333C" w:rsidRDefault="00C446DF" w:rsidP="00C446DF">
      <w:pPr>
        <w:pStyle w:val="Heading2"/>
        <w:rPr>
          <w:lang w:eastAsia="x-none"/>
        </w:rPr>
      </w:pPr>
      <w:bookmarkStart w:id="10" w:name="_Toc239313193"/>
      <w:r w:rsidRPr="0032333C">
        <w:t xml:space="preserve">Check-in for </w:t>
      </w:r>
      <w:r w:rsidR="003B0294" w:rsidRPr="0032333C">
        <w:t>r</w:t>
      </w:r>
      <w:r w:rsidRPr="0032333C">
        <w:t xml:space="preserve">egistered </w:t>
      </w:r>
      <w:r w:rsidR="003B0294" w:rsidRPr="0032333C">
        <w:t>d</w:t>
      </w:r>
      <w:r w:rsidRPr="0032333C">
        <w:t>elegates</w:t>
      </w:r>
      <w:bookmarkEnd w:id="10"/>
    </w:p>
    <w:p w14:paraId="78D5D0D8" w14:textId="35CAAA34" w:rsidR="00A47EC5" w:rsidRPr="0032333C" w:rsidRDefault="00CC70B4" w:rsidP="002803EC">
      <w:pPr>
        <w:rPr>
          <w:rFonts w:ascii="Times New Roman" w:eastAsia="SimSun" w:hAnsi="Times New Roman"/>
          <w:i/>
          <w:color w:val="493118"/>
          <w:sz w:val="18"/>
          <w:szCs w:val="18"/>
          <w:lang w:eastAsia="zh-CN"/>
        </w:rPr>
      </w:pPr>
      <w:r w:rsidRPr="0032333C">
        <w:rPr>
          <w:rFonts w:ascii="Times New Roman" w:eastAsia="SimSun" w:hAnsi="Times New Roman"/>
          <w:i/>
          <w:color w:val="493118"/>
          <w:sz w:val="18"/>
          <w:szCs w:val="18"/>
          <w:lang w:eastAsia="zh-CN"/>
        </w:rPr>
        <w:t>The</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attention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of</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the</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delegates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to</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this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meeting</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was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drawn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to</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the</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fact</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that</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it</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is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not</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permitted</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to</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check</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in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other</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delegates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on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their</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behalf.</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In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the</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event</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of</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technical</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difficulties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preventing</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check-in,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delegates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should</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present</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themselves</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in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person</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to</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the</w:t>
      </w:r>
      <w:r w:rsidR="00233210" w:rsidRPr="0032333C">
        <w:rPr>
          <w:rFonts w:ascii="Times New Roman" w:eastAsia="SimSun" w:hAnsi="Times New Roman"/>
          <w:i/>
          <w:color w:val="493118"/>
          <w:sz w:val="18"/>
          <w:szCs w:val="18"/>
          <w:lang w:eastAsia="zh-CN"/>
        </w:rPr>
        <w:t xml:space="preserve"> </w:t>
      </w:r>
      <w:r w:rsidRPr="0032333C">
        <w:rPr>
          <w:rFonts w:ascii="Times New Roman" w:eastAsia="SimSun" w:hAnsi="Times New Roman"/>
          <w:i/>
          <w:color w:val="493118"/>
          <w:sz w:val="18"/>
          <w:szCs w:val="18"/>
          <w:lang w:eastAsia="zh-CN"/>
        </w:rPr>
        <w:t>Secretary.</w:t>
      </w:r>
    </w:p>
    <w:p w14:paraId="48BA562A" w14:textId="77777777" w:rsidR="00F97C21" w:rsidRPr="0032333C" w:rsidRDefault="00F97C21" w:rsidP="00F97C21">
      <w:pPr>
        <w:pStyle w:val="Heading2"/>
      </w:pPr>
      <w:bookmarkStart w:id="11" w:name="_Toc95921357"/>
      <w:bookmarkStart w:id="12" w:name="_Toc239313194"/>
      <w:r w:rsidRPr="0032333C">
        <w:t>Recording of RAN1 Meeting</w:t>
      </w:r>
      <w:bookmarkEnd w:id="11"/>
      <w:bookmarkEnd w:id="12"/>
    </w:p>
    <w:p w14:paraId="425818C0" w14:textId="1F6668AA" w:rsidR="00F97C21" w:rsidRPr="0032333C" w:rsidRDefault="00F97C21" w:rsidP="002803EC">
      <w:pPr>
        <w:rPr>
          <w:sz w:val="18"/>
        </w:rPr>
      </w:pPr>
      <w:r w:rsidRPr="0032333C">
        <w:rPr>
          <w:b/>
          <w:sz w:val="18"/>
        </w:rPr>
        <w:t xml:space="preserve">Recording of the </w:t>
      </w:r>
      <w:proofErr w:type="spellStart"/>
      <w:r w:rsidRPr="0032333C">
        <w:rPr>
          <w:b/>
          <w:sz w:val="18"/>
        </w:rPr>
        <w:t>GoToWebinar</w:t>
      </w:r>
      <w:proofErr w:type="spellEnd"/>
      <w:r w:rsidRPr="0032333C">
        <w:rPr>
          <w:b/>
          <w:sz w:val="18"/>
        </w:rPr>
        <w:t xml:space="preserve"> sessions of the present meeting is strictly prohibited.</w:t>
      </w:r>
      <w:r w:rsidRPr="0032333C">
        <w:rPr>
          <w:sz w:val="18"/>
        </w:rPr>
        <w:t xml:space="preserve"> No individual or entity - including the speakers and/or the authors - may electronically record any portion of the meeting without prior written consent of the Chair and all the RAN1 meeting participants.</w:t>
      </w:r>
    </w:p>
    <w:p w14:paraId="2D179E03" w14:textId="77777777" w:rsidR="00D515F8" w:rsidRPr="0032333C" w:rsidRDefault="00D515F8" w:rsidP="00D515F8">
      <w:pPr>
        <w:pStyle w:val="Heading1"/>
      </w:pPr>
      <w:bookmarkStart w:id="13" w:name="_Toc239313195"/>
      <w:r w:rsidRPr="0032333C">
        <w:t>Approval of Agenda</w:t>
      </w:r>
      <w:bookmarkEnd w:id="13"/>
    </w:p>
    <w:bookmarkStart w:id="14" w:name="_Toc529013627"/>
    <w:p w14:paraId="40EF82BC" w14:textId="03AEAEB9" w:rsidR="00772D28" w:rsidRPr="002E1520" w:rsidRDefault="00C62C50" w:rsidP="00772D28">
      <w:pPr>
        <w:rPr>
          <w:rFonts w:ascii="Times New Roman" w:eastAsia="Times New Roman" w:hAnsi="Times New Roman"/>
          <w:b/>
          <w:bCs/>
        </w:rPr>
      </w:pPr>
      <w:r>
        <w:rPr>
          <w:rFonts w:ascii="Times New Roman" w:eastAsia="Times New Roman" w:hAnsi="Times New Roman"/>
          <w:b/>
          <w:bCs/>
          <w:highlight w:val="green"/>
        </w:rPr>
        <w:fldChar w:fldCharType="begin"/>
      </w:r>
      <w:r>
        <w:rPr>
          <w:rFonts w:ascii="Times New Roman" w:eastAsia="Times New Roman" w:hAnsi="Times New Roman"/>
          <w:b/>
          <w:bCs/>
          <w:highlight w:val="green"/>
        </w:rPr>
        <w:instrText>HYPERLINK "C:\\MyMeetings\\TSGR1_126-Maastricht\\Docs/R1-2605180.zip"</w:instrText>
      </w:r>
      <w:r>
        <w:rPr>
          <w:rFonts w:ascii="Times New Roman" w:eastAsia="Times New Roman" w:hAnsi="Times New Roman"/>
          <w:b/>
          <w:bCs/>
          <w:highlight w:val="green"/>
        </w:rPr>
      </w:r>
      <w:r>
        <w:rPr>
          <w:rFonts w:ascii="Times New Roman" w:eastAsia="Times New Roman" w:hAnsi="Times New Roman"/>
          <w:b/>
          <w:bCs/>
          <w:highlight w:val="green"/>
        </w:rPr>
        <w:fldChar w:fldCharType="separate"/>
      </w:r>
      <w:r>
        <w:rPr>
          <w:rStyle w:val="Hyperlink"/>
          <w:rFonts w:ascii="Times New Roman" w:eastAsia="Times New Roman" w:hAnsi="Times New Roman"/>
          <w:b/>
          <w:bCs/>
          <w:highlight w:val="green"/>
        </w:rPr>
        <w:t>R1-2605180</w:t>
      </w:r>
      <w:r>
        <w:rPr>
          <w:rFonts w:ascii="Times New Roman" w:eastAsia="Times New Roman" w:hAnsi="Times New Roman"/>
          <w:b/>
          <w:bCs/>
          <w:highlight w:val="green"/>
        </w:rPr>
        <w:fldChar w:fldCharType="end"/>
      </w:r>
      <w:r w:rsidR="00772D28" w:rsidRPr="002E1520">
        <w:rPr>
          <w:rFonts w:ascii="Times New Roman" w:eastAsia="Times New Roman" w:hAnsi="Times New Roman"/>
          <w:b/>
          <w:bCs/>
        </w:rPr>
        <w:tab/>
        <w:t>Draft Agenda of RAN1#126 meeting</w:t>
      </w:r>
      <w:r w:rsidR="00772D28" w:rsidRPr="002E1520">
        <w:rPr>
          <w:rFonts w:ascii="Times New Roman" w:eastAsia="Times New Roman" w:hAnsi="Times New Roman"/>
          <w:b/>
          <w:bCs/>
        </w:rPr>
        <w:tab/>
        <w:t>RAN1 Chair</w:t>
      </w:r>
    </w:p>
    <w:p w14:paraId="20664EE3" w14:textId="4CF21C49" w:rsidR="002E1520" w:rsidRPr="002E1520" w:rsidRDefault="002E1520" w:rsidP="00772D28">
      <w:r>
        <w:rPr>
          <w:rFonts w:ascii="Times New Roman" w:eastAsia="Times New Roman" w:hAnsi="Times New Roman"/>
          <w:b/>
          <w:bCs/>
        </w:rPr>
        <w:t xml:space="preserve">Decision: </w:t>
      </w:r>
      <w:r>
        <w:rPr>
          <w:rFonts w:ascii="Times New Roman" w:eastAsia="Times New Roman" w:hAnsi="Times New Roman"/>
        </w:rPr>
        <w:t>No comments, the agenda is approved.</w:t>
      </w:r>
    </w:p>
    <w:p w14:paraId="575CDD99" w14:textId="00BCEFB5" w:rsidR="009B1B96" w:rsidRPr="002E1520" w:rsidRDefault="00C62C50" w:rsidP="009B1B96">
      <w:pPr>
        <w:rPr>
          <w:rFonts w:ascii="Times New Roman" w:eastAsia="Times New Roman" w:hAnsi="Times New Roman"/>
          <w:b/>
          <w:bCs/>
        </w:rPr>
      </w:pPr>
      <w:hyperlink r:id="rId12" w:history="1">
        <w:r>
          <w:rPr>
            <w:rStyle w:val="Hyperlink"/>
            <w:rFonts w:ascii="Times New Roman" w:eastAsia="Times New Roman" w:hAnsi="Times New Roman"/>
            <w:b/>
            <w:bCs/>
          </w:rPr>
          <w:t>R1-2605182</w:t>
        </w:r>
      </w:hyperlink>
      <w:r w:rsidR="00772D28" w:rsidRPr="002E1520">
        <w:rPr>
          <w:rFonts w:ascii="Times New Roman" w:eastAsia="Times New Roman" w:hAnsi="Times New Roman"/>
          <w:b/>
          <w:bCs/>
        </w:rPr>
        <w:tab/>
        <w:t>RAN1#126 Meeting Timelines, Scope, Process</w:t>
      </w:r>
      <w:r w:rsidR="00772D28" w:rsidRPr="002E1520">
        <w:rPr>
          <w:rFonts w:ascii="Times New Roman" w:eastAsia="Times New Roman" w:hAnsi="Times New Roman"/>
          <w:b/>
          <w:bCs/>
        </w:rPr>
        <w:tab/>
        <w:t>RAN1 Chair, ETSI MCC</w:t>
      </w:r>
    </w:p>
    <w:p w14:paraId="446799CE" w14:textId="4CAB98E4" w:rsidR="002E1520" w:rsidRPr="002E1520" w:rsidRDefault="002E1520" w:rsidP="009B1B96">
      <w:r>
        <w:rPr>
          <w:rFonts w:ascii="Times New Roman" w:eastAsia="Times New Roman" w:hAnsi="Times New Roman"/>
          <w:b/>
          <w:bCs/>
        </w:rPr>
        <w:t xml:space="preserve">Decision: </w:t>
      </w:r>
      <w:r>
        <w:rPr>
          <w:rFonts w:ascii="Times New Roman" w:eastAsia="Times New Roman" w:hAnsi="Times New Roman"/>
        </w:rPr>
        <w:t>The document is noted for information.</w:t>
      </w:r>
    </w:p>
    <w:p w14:paraId="734DB425" w14:textId="3227E4CD" w:rsidR="00A90C29" w:rsidRDefault="00A90C29" w:rsidP="00CF357B">
      <w:pPr>
        <w:pStyle w:val="Heading1"/>
      </w:pPr>
      <w:bookmarkStart w:id="15" w:name="_Toc239313196"/>
      <w:r w:rsidRPr="0032333C">
        <w:t>Highlights</w:t>
      </w:r>
      <w:r w:rsidR="00233210" w:rsidRPr="0032333C">
        <w:t xml:space="preserve"> </w:t>
      </w:r>
      <w:r w:rsidRPr="0032333C">
        <w:t>from</w:t>
      </w:r>
      <w:r w:rsidR="00233210" w:rsidRPr="0032333C">
        <w:t xml:space="preserve"> </w:t>
      </w:r>
      <w:r w:rsidRPr="0032333C">
        <w:t>RAN</w:t>
      </w:r>
      <w:r w:rsidR="00233210" w:rsidRPr="0032333C">
        <w:t xml:space="preserve"> </w:t>
      </w:r>
      <w:r w:rsidRPr="0032333C">
        <w:t>plenary</w:t>
      </w:r>
      <w:bookmarkEnd w:id="14"/>
      <w:bookmarkEnd w:id="15"/>
    </w:p>
    <w:p w14:paraId="29E1F6DB" w14:textId="1404140A" w:rsidR="00772D28" w:rsidRDefault="00C62C50" w:rsidP="00772D28">
      <w:pPr>
        <w:rPr>
          <w:rFonts w:ascii="Times New Roman" w:eastAsia="Times New Roman" w:hAnsi="Times New Roman"/>
          <w:b/>
          <w:bCs/>
        </w:rPr>
      </w:pPr>
      <w:hyperlink r:id="rId13" w:history="1">
        <w:r>
          <w:rPr>
            <w:rStyle w:val="Hyperlink"/>
            <w:rFonts w:ascii="Times New Roman" w:eastAsia="Times New Roman" w:hAnsi="Times New Roman"/>
            <w:b/>
            <w:bCs/>
          </w:rPr>
          <w:t>R1-2605199</w:t>
        </w:r>
      </w:hyperlink>
      <w:r w:rsidR="00772D28" w:rsidRPr="002E1520">
        <w:rPr>
          <w:rFonts w:ascii="Times New Roman" w:eastAsia="Times New Roman" w:hAnsi="Times New Roman"/>
          <w:b/>
          <w:bCs/>
        </w:rPr>
        <w:tab/>
        <w:t>Highlights from RAN#112</w:t>
      </w:r>
      <w:r w:rsidR="00772D28" w:rsidRPr="002E1520">
        <w:rPr>
          <w:rFonts w:ascii="Times New Roman" w:eastAsia="Times New Roman" w:hAnsi="Times New Roman"/>
          <w:b/>
          <w:bCs/>
        </w:rPr>
        <w:tab/>
      </w:r>
      <w:r w:rsidR="00772D28" w:rsidRPr="002E1520">
        <w:rPr>
          <w:rFonts w:ascii="Times New Roman" w:eastAsiaTheme="minorEastAsia" w:hAnsi="Times New Roman"/>
          <w:b/>
          <w:bCs/>
          <w:lang w:eastAsia="zh-CN"/>
        </w:rPr>
        <w:tab/>
      </w:r>
      <w:r w:rsidR="00772D28" w:rsidRPr="002E1520">
        <w:rPr>
          <w:rFonts w:ascii="Times New Roman" w:eastAsia="Times New Roman" w:hAnsi="Times New Roman"/>
          <w:b/>
          <w:bCs/>
        </w:rPr>
        <w:t>RAN1 Chair</w:t>
      </w:r>
    </w:p>
    <w:p w14:paraId="13D488E0" w14:textId="1008677E" w:rsidR="002E1520" w:rsidRPr="002E1520" w:rsidRDefault="002E1520" w:rsidP="00772D28">
      <w:pPr>
        <w:rPr>
          <w:rFonts w:ascii="Times New Roman" w:eastAsia="Times New Roman" w:hAnsi="Times New Roman"/>
        </w:rPr>
      </w:pPr>
      <w:r>
        <w:rPr>
          <w:rFonts w:ascii="Times New Roman" w:eastAsia="Times New Roman" w:hAnsi="Times New Roman"/>
          <w:b/>
          <w:bCs/>
        </w:rPr>
        <w:t xml:space="preserve">Decision: </w:t>
      </w:r>
      <w:r>
        <w:rPr>
          <w:rFonts w:ascii="Times New Roman" w:eastAsia="Times New Roman" w:hAnsi="Times New Roman"/>
        </w:rPr>
        <w:t>The document is noted.</w:t>
      </w:r>
    </w:p>
    <w:p w14:paraId="5CC8093F" w14:textId="7719DF2F" w:rsidR="00772D28" w:rsidRPr="002E1520" w:rsidRDefault="00C62C50" w:rsidP="00772D28">
      <w:pPr>
        <w:rPr>
          <w:rFonts w:ascii="Times New Roman" w:eastAsia="Times New Roman" w:hAnsi="Times New Roman"/>
          <w:b/>
          <w:bCs/>
        </w:rPr>
      </w:pPr>
      <w:hyperlink r:id="rId14" w:history="1">
        <w:r>
          <w:rPr>
            <w:rStyle w:val="Hyperlink"/>
            <w:rFonts w:ascii="Times New Roman" w:eastAsia="Times New Roman" w:hAnsi="Times New Roman"/>
            <w:b/>
            <w:bCs/>
          </w:rPr>
          <w:t>R1-2606796</w:t>
        </w:r>
      </w:hyperlink>
      <w:r w:rsidR="00772D28" w:rsidRPr="002E1520">
        <w:rPr>
          <w:rFonts w:ascii="Times New Roman" w:eastAsia="Times New Roman" w:hAnsi="Times New Roman"/>
          <w:b/>
          <w:bCs/>
        </w:rPr>
        <w:tab/>
        <w:t>Time plan for SSB design in RAN1&amp;RAN4</w:t>
      </w:r>
      <w:r w:rsidR="00772D28" w:rsidRPr="002E1520">
        <w:rPr>
          <w:rFonts w:ascii="Times New Roman" w:eastAsia="Times New Roman" w:hAnsi="Times New Roman"/>
          <w:b/>
          <w:bCs/>
        </w:rPr>
        <w:tab/>
        <w:t>RAN1 Chair</w:t>
      </w:r>
    </w:p>
    <w:p w14:paraId="42C698FD" w14:textId="3951FA1A" w:rsidR="00003103" w:rsidRPr="00B63273" w:rsidRDefault="002E1520" w:rsidP="00003103">
      <w:pPr>
        <w:rPr>
          <w:rFonts w:eastAsiaTheme="minorEastAsia"/>
          <w:lang w:eastAsia="zh-CN"/>
        </w:rPr>
      </w:pPr>
      <w:r>
        <w:rPr>
          <w:rFonts w:eastAsiaTheme="minorEastAsia"/>
          <w:b/>
          <w:bCs/>
          <w:lang w:eastAsia="zh-CN"/>
        </w:rPr>
        <w:t xml:space="preserve">Decision: </w:t>
      </w:r>
      <w:r w:rsidR="00772D28" w:rsidRPr="00B63273">
        <w:rPr>
          <w:rFonts w:eastAsiaTheme="minorEastAsia" w:hint="eastAsia"/>
          <w:lang w:eastAsia="zh-CN"/>
        </w:rPr>
        <w:t>Send LS to RANP about this Time plan.</w:t>
      </w:r>
      <w:r w:rsidR="00B63273" w:rsidRPr="00B63273">
        <w:rPr>
          <w:rFonts w:eastAsiaTheme="minorEastAsia"/>
          <w:lang w:eastAsia="zh-CN"/>
        </w:rPr>
        <w:t xml:space="preserve"> This was addressed under AI 10.5.1.</w:t>
      </w:r>
    </w:p>
    <w:p w14:paraId="6BBCEAA8" w14:textId="1CED774F" w:rsidR="00B63273" w:rsidRPr="002B7021" w:rsidRDefault="00B63273" w:rsidP="00B63273">
      <w:pPr>
        <w:rPr>
          <w:rFonts w:ascii="Times New Roman" w:eastAsia="Times New Roman" w:hAnsi="Times New Roman"/>
        </w:rPr>
      </w:pPr>
      <w:r w:rsidRPr="002B7021">
        <w:rPr>
          <w:rFonts w:ascii="Times New Roman" w:eastAsia="Times New Roman" w:hAnsi="Times New Roman" w:hint="eastAsia"/>
        </w:rPr>
        <w:t xml:space="preserve">Final LS </w:t>
      </w:r>
      <w:r w:rsidR="002E1520">
        <w:rPr>
          <w:rFonts w:ascii="Times New Roman" w:eastAsia="Times New Roman" w:hAnsi="Times New Roman"/>
        </w:rPr>
        <w:t xml:space="preserve">in </w:t>
      </w:r>
      <w:hyperlink r:id="rId15" w:history="1">
        <w:r w:rsidR="00C62C50" w:rsidRPr="00307C7D">
          <w:rPr>
            <w:rStyle w:val="Hyperlink"/>
            <w:rFonts w:ascii="Times New Roman" w:eastAsia="Times New Roman" w:hAnsi="Times New Roman"/>
            <w:highlight w:val="green"/>
          </w:rPr>
          <w:t>R1-2606891</w:t>
        </w:r>
      </w:hyperlink>
      <w:r w:rsidRPr="002B7021">
        <w:rPr>
          <w:rFonts w:ascii="Times New Roman" w:eastAsia="Times New Roman" w:hAnsi="Times New Roman" w:hint="eastAsia"/>
        </w:rPr>
        <w:t xml:space="preserve"> </w:t>
      </w:r>
      <w:r w:rsidRPr="00307C7D">
        <w:rPr>
          <w:rFonts w:ascii="Times New Roman" w:eastAsia="Times New Roman" w:hAnsi="Times New Roman" w:hint="eastAsia"/>
        </w:rPr>
        <w:t xml:space="preserve">is </w:t>
      </w:r>
      <w:r w:rsidRPr="00307C7D">
        <w:rPr>
          <w:rFonts w:ascii="Times New Roman" w:eastAsia="Times New Roman" w:hAnsi="Times New Roman"/>
        </w:rPr>
        <w:t>approved</w:t>
      </w:r>
      <w:r w:rsidRPr="002B7021">
        <w:rPr>
          <w:rFonts w:ascii="Times New Roman" w:eastAsia="Times New Roman" w:hAnsi="Times New Roman" w:hint="eastAsia"/>
        </w:rPr>
        <w:t>.</w:t>
      </w:r>
    </w:p>
    <w:p w14:paraId="663055A5" w14:textId="4B03CC2E" w:rsidR="00B63273" w:rsidRPr="00772D28" w:rsidRDefault="00B63273" w:rsidP="00003103">
      <w:pPr>
        <w:rPr>
          <w:rFonts w:eastAsiaTheme="minorEastAsia"/>
          <w:highlight w:val="cyan"/>
          <w:lang w:eastAsia="zh-CN"/>
        </w:rPr>
      </w:pPr>
    </w:p>
    <w:p w14:paraId="44C78E44" w14:textId="5F119850" w:rsidR="00D41604" w:rsidRPr="0032333C" w:rsidRDefault="00D41604" w:rsidP="00EC117B">
      <w:pPr>
        <w:pStyle w:val="Heading1"/>
      </w:pPr>
      <w:bookmarkStart w:id="16" w:name="_Toc525997442"/>
      <w:bookmarkStart w:id="17" w:name="_Toc239313197"/>
      <w:r w:rsidRPr="0032333C">
        <w:t>Approval</w:t>
      </w:r>
      <w:r w:rsidR="00233210" w:rsidRPr="0032333C">
        <w:t xml:space="preserve"> </w:t>
      </w:r>
      <w:r w:rsidRPr="0032333C">
        <w:t>of</w:t>
      </w:r>
      <w:r w:rsidR="00233210" w:rsidRPr="0032333C">
        <w:t xml:space="preserve"> </w:t>
      </w:r>
      <w:r w:rsidRPr="0032333C">
        <w:t>Minutes</w:t>
      </w:r>
      <w:r w:rsidR="00233210" w:rsidRPr="0032333C">
        <w:t xml:space="preserve"> </w:t>
      </w:r>
      <w:r w:rsidRPr="0032333C">
        <w:t>from</w:t>
      </w:r>
      <w:r w:rsidR="00233210" w:rsidRPr="0032333C">
        <w:t xml:space="preserve"> </w:t>
      </w:r>
      <w:r w:rsidRPr="0032333C">
        <w:t>previous</w:t>
      </w:r>
      <w:r w:rsidR="00233210" w:rsidRPr="0032333C">
        <w:t xml:space="preserve"> </w:t>
      </w:r>
      <w:r w:rsidRPr="0032333C">
        <w:t>meeting</w:t>
      </w:r>
      <w:bookmarkEnd w:id="16"/>
      <w:bookmarkEnd w:id="17"/>
    </w:p>
    <w:bookmarkStart w:id="18" w:name="_Toc529013629"/>
    <w:p w14:paraId="072810F0" w14:textId="10FCAB44" w:rsidR="00B63273" w:rsidRPr="002E1520" w:rsidRDefault="00C62C50" w:rsidP="00B63273">
      <w:pPr>
        <w:rPr>
          <w:rFonts w:ascii="Times New Roman" w:eastAsia="Times New Roman" w:hAnsi="Times New Roman"/>
          <w:b/>
          <w:bCs/>
        </w:rPr>
      </w:pPr>
      <w:r>
        <w:rPr>
          <w:rFonts w:ascii="Times New Roman" w:eastAsia="Times New Roman" w:hAnsi="Times New Roman"/>
          <w:b/>
          <w:bCs/>
          <w:highlight w:val="green"/>
        </w:rPr>
        <w:fldChar w:fldCharType="begin"/>
      </w:r>
      <w:r>
        <w:rPr>
          <w:rFonts w:ascii="Times New Roman" w:eastAsia="Times New Roman" w:hAnsi="Times New Roman"/>
          <w:b/>
          <w:bCs/>
          <w:highlight w:val="green"/>
        </w:rPr>
        <w:instrText>HYPERLINK "C:\\MyMeetings\\TSGR1_126-Maastricht\\Docs/R1-2605181.zip"</w:instrText>
      </w:r>
      <w:r>
        <w:rPr>
          <w:rFonts w:ascii="Times New Roman" w:eastAsia="Times New Roman" w:hAnsi="Times New Roman"/>
          <w:b/>
          <w:bCs/>
          <w:highlight w:val="green"/>
        </w:rPr>
      </w:r>
      <w:r>
        <w:rPr>
          <w:rFonts w:ascii="Times New Roman" w:eastAsia="Times New Roman" w:hAnsi="Times New Roman"/>
          <w:b/>
          <w:bCs/>
          <w:highlight w:val="green"/>
        </w:rPr>
        <w:fldChar w:fldCharType="separate"/>
      </w:r>
      <w:r>
        <w:rPr>
          <w:rStyle w:val="Hyperlink"/>
          <w:rFonts w:ascii="Times New Roman" w:eastAsia="Times New Roman" w:hAnsi="Times New Roman"/>
          <w:b/>
          <w:bCs/>
          <w:highlight w:val="green"/>
        </w:rPr>
        <w:t>R1-2605181</w:t>
      </w:r>
      <w:r>
        <w:rPr>
          <w:rFonts w:ascii="Times New Roman" w:eastAsia="Times New Roman" w:hAnsi="Times New Roman"/>
          <w:b/>
          <w:bCs/>
          <w:highlight w:val="green"/>
        </w:rPr>
        <w:fldChar w:fldCharType="end"/>
      </w:r>
      <w:r w:rsidR="00B63273" w:rsidRPr="002E1520">
        <w:rPr>
          <w:rFonts w:ascii="Times New Roman" w:eastAsia="Times New Roman" w:hAnsi="Times New Roman"/>
          <w:b/>
          <w:bCs/>
        </w:rPr>
        <w:tab/>
        <w:t>Report of RAN1#125 meeting</w:t>
      </w:r>
      <w:r w:rsidR="00B63273" w:rsidRPr="002E1520">
        <w:rPr>
          <w:rFonts w:ascii="Times New Roman" w:eastAsia="Times New Roman" w:hAnsi="Times New Roman"/>
          <w:b/>
          <w:bCs/>
        </w:rPr>
        <w:tab/>
        <w:t>ETSI MCC</w:t>
      </w:r>
    </w:p>
    <w:p w14:paraId="6E9E5206" w14:textId="3D2CA222" w:rsidR="002E1520" w:rsidRDefault="002E1520" w:rsidP="00B63273">
      <w:r>
        <w:t xml:space="preserve">The document was presented by Jussi Kahtava – MCC (ETSI Mobile Competence </w:t>
      </w:r>
      <w:proofErr w:type="spellStart"/>
      <w:r>
        <w:t>Center</w:t>
      </w:r>
      <w:proofErr w:type="spellEnd"/>
      <w:r>
        <w:t>) and provides the report from RAN1#125 meeting in Dalian, China.</w:t>
      </w:r>
    </w:p>
    <w:p w14:paraId="746F425E" w14:textId="3ED95378" w:rsidR="002E1520" w:rsidRPr="002E1520" w:rsidRDefault="002E1520" w:rsidP="00B63273">
      <w:r>
        <w:rPr>
          <w:b/>
          <w:bCs/>
        </w:rPr>
        <w:t xml:space="preserve">Decision: </w:t>
      </w:r>
      <w:r>
        <w:t>The report is approved.</w:t>
      </w:r>
    </w:p>
    <w:p w14:paraId="7DEEE286" w14:textId="4F81B62D" w:rsidR="005E5BE4" w:rsidRDefault="005E5BE4" w:rsidP="004B2BEB">
      <w:pPr>
        <w:pStyle w:val="Heading1"/>
      </w:pPr>
      <w:bookmarkStart w:id="19" w:name="_Toc239313198"/>
      <w:r w:rsidRPr="0032333C">
        <w:t>Incoming</w:t>
      </w:r>
      <w:r w:rsidR="00233210" w:rsidRPr="0032333C">
        <w:t xml:space="preserve"> </w:t>
      </w:r>
      <w:r w:rsidRPr="0032333C">
        <w:t>Liaison</w:t>
      </w:r>
      <w:r w:rsidR="00233210" w:rsidRPr="0032333C">
        <w:t xml:space="preserve"> </w:t>
      </w:r>
      <w:r w:rsidRPr="0032333C">
        <w:t>Statements</w:t>
      </w:r>
      <w:bookmarkEnd w:id="18"/>
      <w:bookmarkEnd w:id="19"/>
    </w:p>
    <w:p w14:paraId="055C1221" w14:textId="77777777" w:rsidR="00B63273" w:rsidRPr="00F45D69" w:rsidRDefault="00B63273" w:rsidP="00B63273">
      <w:pPr>
        <w:rPr>
          <w:rFonts w:ascii="Times New Roman" w:eastAsiaTheme="minorEastAsia" w:hAnsi="Times New Roman"/>
          <w:b/>
          <w:bCs/>
          <w:u w:val="single"/>
          <w:lang w:eastAsia="zh-CN"/>
        </w:rPr>
      </w:pPr>
      <w:r w:rsidRPr="00F45D69">
        <w:rPr>
          <w:rFonts w:ascii="Times New Roman" w:eastAsiaTheme="minorEastAsia" w:hAnsi="Times New Roman" w:hint="eastAsia"/>
          <w:b/>
          <w:bCs/>
          <w:u w:val="single"/>
          <w:lang w:eastAsia="zh-CN"/>
        </w:rPr>
        <w:t xml:space="preserve">R18 </w:t>
      </w:r>
      <w:proofErr w:type="spellStart"/>
      <w:r w:rsidRPr="00F45D69">
        <w:rPr>
          <w:rFonts w:ascii="Times New Roman" w:eastAsiaTheme="minorEastAsia" w:hAnsi="Times New Roman" w:hint="eastAsia"/>
          <w:b/>
          <w:bCs/>
          <w:u w:val="single"/>
          <w:lang w:eastAsia="zh-CN"/>
        </w:rPr>
        <w:t>eRedCap</w:t>
      </w:r>
      <w:proofErr w:type="spellEnd"/>
      <w:r w:rsidRPr="00F45D69">
        <w:rPr>
          <w:rFonts w:ascii="Times New Roman" w:eastAsiaTheme="minorEastAsia" w:hAnsi="Times New Roman" w:hint="eastAsia"/>
          <w:b/>
          <w:bCs/>
          <w:u w:val="single"/>
          <w:lang w:eastAsia="zh-CN"/>
        </w:rPr>
        <w:t xml:space="preserve">/R17 </w:t>
      </w:r>
      <w:proofErr w:type="spellStart"/>
      <w:r w:rsidRPr="00F45D69">
        <w:rPr>
          <w:rFonts w:ascii="Times New Roman" w:eastAsiaTheme="minorEastAsia" w:hAnsi="Times New Roman" w:hint="eastAsia"/>
          <w:b/>
          <w:bCs/>
          <w:u w:val="single"/>
          <w:lang w:eastAsia="zh-CN"/>
        </w:rPr>
        <w:t>RedCap</w:t>
      </w:r>
      <w:proofErr w:type="spellEnd"/>
    </w:p>
    <w:p w14:paraId="383032C3" w14:textId="66EA289B" w:rsidR="00B63273" w:rsidRPr="00C62C50" w:rsidRDefault="00C62C50" w:rsidP="00B63273">
      <w:pPr>
        <w:rPr>
          <w:rFonts w:ascii="Times New Roman" w:eastAsiaTheme="minorEastAsia" w:hAnsi="Times New Roman"/>
          <w:b/>
          <w:bCs/>
          <w:lang w:eastAsia="zh-CN"/>
        </w:rPr>
      </w:pPr>
      <w:hyperlink r:id="rId16" w:history="1">
        <w:r>
          <w:rPr>
            <w:rStyle w:val="Hyperlink"/>
            <w:rFonts w:ascii="Times New Roman" w:eastAsia="Times New Roman" w:hAnsi="Times New Roman"/>
            <w:b/>
            <w:bCs/>
          </w:rPr>
          <w:t>R1-2605195</w:t>
        </w:r>
      </w:hyperlink>
      <w:r w:rsidR="00B63273" w:rsidRPr="00C62C50">
        <w:rPr>
          <w:rFonts w:ascii="Times New Roman" w:eastAsia="Times New Roman" w:hAnsi="Times New Roman"/>
          <w:b/>
          <w:bCs/>
        </w:rPr>
        <w:tab/>
        <w:t>LS on (e)</w:t>
      </w:r>
      <w:proofErr w:type="spellStart"/>
      <w:r w:rsidR="00B63273" w:rsidRPr="00C62C50">
        <w:rPr>
          <w:rFonts w:ascii="Times New Roman" w:eastAsia="Times New Roman" w:hAnsi="Times New Roman"/>
          <w:b/>
          <w:bCs/>
        </w:rPr>
        <w:t>RedCap</w:t>
      </w:r>
      <w:proofErr w:type="spellEnd"/>
      <w:r w:rsidR="00B63273" w:rsidRPr="00C62C50">
        <w:rPr>
          <w:rFonts w:ascii="Times New Roman" w:eastAsia="Times New Roman" w:hAnsi="Times New Roman"/>
          <w:b/>
          <w:bCs/>
        </w:rPr>
        <w:t xml:space="preserve"> Less than 5 MHz FR1</w:t>
      </w:r>
      <w:r w:rsidR="00B63273" w:rsidRPr="00C62C50">
        <w:rPr>
          <w:rFonts w:ascii="Times New Roman" w:eastAsia="Times New Roman" w:hAnsi="Times New Roman"/>
          <w:b/>
          <w:bCs/>
        </w:rPr>
        <w:tab/>
        <w:t>RAN4, Ericsson</w:t>
      </w:r>
    </w:p>
    <w:p w14:paraId="118D255C" w14:textId="77777777" w:rsidR="00115E59" w:rsidRDefault="00B63273" w:rsidP="00B63273">
      <w:r w:rsidRPr="00805A09">
        <w:t>RAN4 is specifying requirements to support RLM/BFD relaxation and less than 5 MHz (LT5) operation in FR1 for (e)</w:t>
      </w:r>
      <w:proofErr w:type="spellStart"/>
      <w:r w:rsidRPr="00805A09">
        <w:t>RedCap</w:t>
      </w:r>
      <w:proofErr w:type="spellEnd"/>
      <w:r w:rsidRPr="00805A09">
        <w:t xml:space="preserve"> UEs. RAN4 asks RAN2 to consider the above information and introduce necessary updates</w:t>
      </w:r>
      <w:r w:rsidRPr="00805A09">
        <w:rPr>
          <w:rFonts w:hint="eastAsia"/>
        </w:rPr>
        <w:t xml:space="preserve"> for supporting</w:t>
      </w:r>
      <w:r w:rsidRPr="00805A09">
        <w:t xml:space="preserve"> release independence of these features from RRM perspective and UE capability update from UE RF session</w:t>
      </w:r>
      <w:r w:rsidRPr="00805A09">
        <w:rPr>
          <w:rFonts w:hint="eastAsia"/>
        </w:rPr>
        <w:t xml:space="preserve">. </w:t>
      </w:r>
    </w:p>
    <w:p w14:paraId="2C183437" w14:textId="6EDF01C0" w:rsidR="00B63273" w:rsidRPr="00805A09" w:rsidRDefault="00115E59" w:rsidP="00B63273">
      <w:r>
        <w:rPr>
          <w:b/>
          <w:bCs/>
        </w:rPr>
        <w:t xml:space="preserve">Decision: </w:t>
      </w:r>
      <w:r w:rsidR="00B63273" w:rsidRPr="00805A09">
        <w:rPr>
          <w:rFonts w:hint="eastAsia"/>
        </w:rPr>
        <w:t>No RAN1 action needed.</w:t>
      </w:r>
    </w:p>
    <w:p w14:paraId="3797DF7F" w14:textId="77777777" w:rsidR="00B63273" w:rsidRDefault="00B63273" w:rsidP="00B63273">
      <w:pPr>
        <w:rPr>
          <w:rFonts w:eastAsiaTheme="minorEastAsia"/>
          <w:lang w:eastAsia="zh-CN"/>
        </w:rPr>
      </w:pPr>
    </w:p>
    <w:p w14:paraId="5865E9D8" w14:textId="77777777" w:rsidR="00B63273" w:rsidRDefault="00B63273" w:rsidP="00B63273">
      <w:pPr>
        <w:rPr>
          <w:rFonts w:eastAsiaTheme="minorEastAsia"/>
          <w:lang w:eastAsia="zh-CN"/>
        </w:rPr>
      </w:pPr>
    </w:p>
    <w:p w14:paraId="58C8F416" w14:textId="77777777" w:rsidR="00B63273" w:rsidRPr="00276BE9" w:rsidRDefault="00B63273" w:rsidP="00B63273">
      <w:pPr>
        <w:rPr>
          <w:rFonts w:ascii="Times New Roman" w:eastAsiaTheme="minorEastAsia" w:hAnsi="Times New Roman"/>
          <w:b/>
          <w:bCs/>
          <w:u w:val="single"/>
          <w:lang w:eastAsia="zh-CN"/>
        </w:rPr>
      </w:pPr>
      <w:r w:rsidRPr="00276BE9">
        <w:rPr>
          <w:rFonts w:ascii="Times New Roman" w:eastAsiaTheme="minorEastAsia" w:hAnsi="Times New Roman" w:hint="eastAsia"/>
          <w:b/>
          <w:bCs/>
          <w:u w:val="single"/>
          <w:lang w:eastAsia="zh-CN"/>
        </w:rPr>
        <w:t>R</w:t>
      </w:r>
      <w:r>
        <w:rPr>
          <w:rFonts w:ascii="Times New Roman" w:eastAsiaTheme="minorEastAsia" w:hAnsi="Times New Roman" w:hint="eastAsia"/>
          <w:b/>
          <w:bCs/>
          <w:u w:val="single"/>
          <w:lang w:eastAsia="zh-CN"/>
        </w:rPr>
        <w:t>19 LP-WUS</w:t>
      </w:r>
    </w:p>
    <w:p w14:paraId="3048CA0F" w14:textId="6F45A686" w:rsidR="00B63273" w:rsidRPr="00FF5767" w:rsidRDefault="00C62C50" w:rsidP="00B63273">
      <w:pPr>
        <w:rPr>
          <w:rFonts w:ascii="Times New Roman" w:eastAsiaTheme="minorEastAsia" w:hAnsi="Times New Roman"/>
          <w:b/>
          <w:bCs/>
          <w:lang w:eastAsia="zh-CN"/>
        </w:rPr>
      </w:pPr>
      <w:hyperlink r:id="rId17" w:history="1">
        <w:r w:rsidRPr="00FF5767">
          <w:rPr>
            <w:rStyle w:val="Hyperlink"/>
            <w:rFonts w:ascii="Times New Roman" w:eastAsia="Times New Roman" w:hAnsi="Times New Roman"/>
            <w:b/>
            <w:bCs/>
          </w:rPr>
          <w:t>R1-2605192</w:t>
        </w:r>
      </w:hyperlink>
      <w:r w:rsidR="00B63273" w:rsidRPr="00FF5767">
        <w:rPr>
          <w:rFonts w:ascii="Times New Roman" w:eastAsia="Times New Roman" w:hAnsi="Times New Roman"/>
          <w:b/>
          <w:bCs/>
        </w:rPr>
        <w:tab/>
        <w:t>LS on CN assigned subgroup ID for LP-WUS</w:t>
      </w:r>
      <w:r w:rsidR="00B63273" w:rsidRPr="00FF5767">
        <w:rPr>
          <w:rFonts w:ascii="Times New Roman" w:eastAsia="Times New Roman" w:hAnsi="Times New Roman"/>
          <w:b/>
          <w:bCs/>
        </w:rPr>
        <w:tab/>
        <w:t>RAN2, Vodafone</w:t>
      </w:r>
    </w:p>
    <w:p w14:paraId="0C4D87F5" w14:textId="77777777" w:rsidR="00115E59" w:rsidRDefault="00B63273" w:rsidP="00B63273">
      <w:r w:rsidRPr="00805A09">
        <w:rPr>
          <w:rFonts w:hint="eastAsia"/>
        </w:rPr>
        <w:t xml:space="preserve">Follow-up discussion between RAN2 and SA2 on LS </w:t>
      </w:r>
      <w:hyperlink r:id="rId18" w:history="1">
        <w:r w:rsidR="00C62C50">
          <w:rPr>
            <w:rStyle w:val="Hyperlink"/>
          </w:rPr>
          <w:t>R1-2600005</w:t>
        </w:r>
      </w:hyperlink>
      <w:r w:rsidRPr="00805A09">
        <w:rPr>
          <w:rFonts w:hint="eastAsia"/>
        </w:rPr>
        <w:t xml:space="preserve"> sent from RAN2</w:t>
      </w:r>
      <w:r w:rsidRPr="00805A09">
        <w:rPr>
          <w:rFonts w:eastAsiaTheme="minorEastAsia" w:hint="eastAsia"/>
          <w:lang w:eastAsia="zh-CN"/>
        </w:rPr>
        <w:t>.</w:t>
      </w:r>
      <w:r w:rsidRPr="00805A09">
        <w:rPr>
          <w:rFonts w:hint="eastAsia"/>
        </w:rPr>
        <w:t xml:space="preserve"> </w:t>
      </w:r>
    </w:p>
    <w:p w14:paraId="737C61A9" w14:textId="3CD003B3" w:rsidR="00B63273" w:rsidRDefault="00115E59" w:rsidP="00B63273">
      <w:pPr>
        <w:rPr>
          <w:rFonts w:eastAsiaTheme="minorEastAsia"/>
          <w:lang w:eastAsia="zh-CN"/>
        </w:rPr>
      </w:pPr>
      <w:r>
        <w:rPr>
          <w:b/>
          <w:bCs/>
        </w:rPr>
        <w:t xml:space="preserve">Decision: </w:t>
      </w:r>
      <w:r w:rsidR="00B63273" w:rsidRPr="00805A09">
        <w:rPr>
          <w:rFonts w:eastAsiaTheme="minorEastAsia" w:hint="eastAsia"/>
          <w:lang w:eastAsia="zh-CN"/>
        </w:rPr>
        <w:t>N</w:t>
      </w:r>
      <w:r w:rsidR="00B63273" w:rsidRPr="00805A09">
        <w:rPr>
          <w:rFonts w:hint="eastAsia"/>
        </w:rPr>
        <w:t>o RAN1 action needed.</w:t>
      </w:r>
    </w:p>
    <w:p w14:paraId="05BB83CA" w14:textId="77777777" w:rsidR="00B63273" w:rsidRDefault="00B63273" w:rsidP="00B63273">
      <w:pPr>
        <w:rPr>
          <w:rFonts w:ascii="Times New Roman" w:eastAsiaTheme="minorEastAsia" w:hAnsi="Times New Roman"/>
          <w:lang w:eastAsia="zh-CN"/>
        </w:rPr>
      </w:pPr>
    </w:p>
    <w:p w14:paraId="05BB855F" w14:textId="77777777" w:rsidR="00B63273" w:rsidRPr="000A6EE0" w:rsidRDefault="00B63273" w:rsidP="00B63273">
      <w:pPr>
        <w:rPr>
          <w:rFonts w:eastAsiaTheme="minorEastAsia"/>
          <w:lang w:eastAsia="zh-CN"/>
        </w:rPr>
      </w:pPr>
    </w:p>
    <w:p w14:paraId="05F84EB4" w14:textId="77777777" w:rsidR="00B63273" w:rsidRPr="00A2789B" w:rsidRDefault="00B63273" w:rsidP="00B63273">
      <w:pPr>
        <w:ind w:left="1440" w:hanging="1440"/>
        <w:rPr>
          <w:rFonts w:ascii="Times New Roman" w:eastAsiaTheme="minorEastAsia" w:hAnsi="Times New Roman"/>
          <w:b/>
          <w:bCs/>
          <w:u w:val="single"/>
          <w:lang w:eastAsia="zh-CN"/>
        </w:rPr>
      </w:pPr>
      <w:r w:rsidRPr="00A2789B">
        <w:rPr>
          <w:rFonts w:ascii="Times New Roman" w:eastAsiaTheme="minorEastAsia" w:hAnsi="Times New Roman" w:hint="eastAsia"/>
          <w:b/>
          <w:bCs/>
          <w:u w:val="single"/>
          <w:lang w:eastAsia="zh-CN"/>
        </w:rPr>
        <w:t>R19 NES</w:t>
      </w:r>
    </w:p>
    <w:p w14:paraId="21F003EB" w14:textId="2410E4CF" w:rsidR="00B63273" w:rsidRPr="00FF5767" w:rsidRDefault="00C62C50" w:rsidP="00B63273">
      <w:pPr>
        <w:ind w:left="1440" w:hanging="1440"/>
        <w:rPr>
          <w:b/>
          <w:bCs/>
        </w:rPr>
      </w:pPr>
      <w:hyperlink r:id="rId19" w:history="1">
        <w:r w:rsidRPr="00FF5767">
          <w:rPr>
            <w:rStyle w:val="Hyperlink"/>
            <w:rFonts w:ascii="Times New Roman" w:eastAsia="Times New Roman" w:hAnsi="Times New Roman"/>
            <w:b/>
            <w:bCs/>
          </w:rPr>
          <w:t>R1-2605367</w:t>
        </w:r>
      </w:hyperlink>
      <w:r w:rsidR="00B63273" w:rsidRPr="00FF5767">
        <w:rPr>
          <w:rFonts w:ascii="Times New Roman" w:eastAsia="Times New Roman" w:hAnsi="Times New Roman"/>
          <w:b/>
          <w:bCs/>
        </w:rPr>
        <w:tab/>
        <w:t xml:space="preserve">Reply LS on </w:t>
      </w:r>
      <w:proofErr w:type="spellStart"/>
      <w:r w:rsidR="00B63273" w:rsidRPr="00FF5767">
        <w:rPr>
          <w:rFonts w:ascii="Times New Roman" w:eastAsia="Times New Roman" w:hAnsi="Times New Roman"/>
          <w:b/>
          <w:bCs/>
        </w:rPr>
        <w:t>controlResourceSetZero</w:t>
      </w:r>
      <w:proofErr w:type="spellEnd"/>
      <w:r w:rsidR="00B63273" w:rsidRPr="00FF5767">
        <w:rPr>
          <w:rFonts w:ascii="Times New Roman" w:eastAsia="Times New Roman" w:hAnsi="Times New Roman"/>
          <w:b/>
          <w:bCs/>
        </w:rPr>
        <w:t xml:space="preserve"> and </w:t>
      </w:r>
      <w:proofErr w:type="spellStart"/>
      <w:r w:rsidR="00B63273" w:rsidRPr="00FF5767">
        <w:rPr>
          <w:rFonts w:ascii="Times New Roman" w:eastAsia="Times New Roman" w:hAnsi="Times New Roman"/>
          <w:b/>
          <w:bCs/>
        </w:rPr>
        <w:t>seachSpaceZero</w:t>
      </w:r>
      <w:proofErr w:type="spellEnd"/>
      <w:r w:rsidR="00B63273" w:rsidRPr="00FF5767">
        <w:rPr>
          <w:rFonts w:ascii="Times New Roman" w:eastAsia="Times New Roman" w:hAnsi="Times New Roman"/>
          <w:b/>
          <w:bCs/>
        </w:rPr>
        <w:t xml:space="preserve"> for OD-SIB1</w:t>
      </w:r>
      <w:r w:rsidR="00B63273" w:rsidRPr="00FF5767">
        <w:rPr>
          <w:rFonts w:ascii="Times New Roman" w:eastAsia="Times New Roman" w:hAnsi="Times New Roman"/>
          <w:b/>
          <w:bCs/>
        </w:rPr>
        <w:tab/>
        <w:t>RAN WG2, Samsung</w:t>
      </w:r>
    </w:p>
    <w:p w14:paraId="74116CA3" w14:textId="77777777" w:rsidR="00FF5767" w:rsidRDefault="00B63273" w:rsidP="00B63273">
      <w:r w:rsidRPr="00805A09">
        <w:rPr>
          <w:rFonts w:hint="eastAsia"/>
        </w:rPr>
        <w:t xml:space="preserve">RAN2 reply to RAN1 LS </w:t>
      </w:r>
      <w:hyperlink r:id="rId20" w:history="1">
        <w:r w:rsidR="00C62C50">
          <w:rPr>
            <w:rStyle w:val="Hyperlink"/>
          </w:rPr>
          <w:t>R1-2603405</w:t>
        </w:r>
      </w:hyperlink>
      <w:r w:rsidRPr="00805A09">
        <w:rPr>
          <w:rFonts w:hint="eastAsia"/>
        </w:rPr>
        <w:t xml:space="preserve"> </w:t>
      </w:r>
      <w:r w:rsidRPr="00805A09">
        <w:t xml:space="preserve">that </w:t>
      </w:r>
      <w:proofErr w:type="spellStart"/>
      <w:r w:rsidRPr="00805A09">
        <w:t>controlResourceSetZero</w:t>
      </w:r>
      <w:proofErr w:type="spellEnd"/>
      <w:r w:rsidRPr="00805A09">
        <w:t xml:space="preserve"> and </w:t>
      </w:r>
      <w:proofErr w:type="spellStart"/>
      <w:r w:rsidRPr="00805A09">
        <w:t>searchSpaceZero</w:t>
      </w:r>
      <w:proofErr w:type="spellEnd"/>
      <w:r w:rsidRPr="00805A09">
        <w:t xml:space="preserve"> fields are always absent in SIB1 irrespective of whether SIB1 is provided in an on-demand manner or provided in a periodic manner</w:t>
      </w:r>
      <w:r w:rsidRPr="00805A09">
        <w:rPr>
          <w:rFonts w:hint="eastAsia"/>
        </w:rPr>
        <w:t xml:space="preserve">. </w:t>
      </w:r>
    </w:p>
    <w:p w14:paraId="0FD30E83" w14:textId="1072D188" w:rsidR="00B63273" w:rsidRPr="00805A09" w:rsidRDefault="00FF5767" w:rsidP="00B63273">
      <w:pPr>
        <w:rPr>
          <w:rFonts w:eastAsiaTheme="minorEastAsia"/>
          <w:lang w:eastAsia="zh-CN"/>
        </w:rPr>
      </w:pPr>
      <w:proofErr w:type="spellStart"/>
      <w:r>
        <w:rPr>
          <w:b/>
          <w:bCs/>
        </w:rPr>
        <w:t>Decsision</w:t>
      </w:r>
      <w:proofErr w:type="spellEnd"/>
      <w:r>
        <w:rPr>
          <w:b/>
          <w:bCs/>
        </w:rPr>
        <w:t xml:space="preserve">: </w:t>
      </w:r>
      <w:r w:rsidR="00B63273" w:rsidRPr="00805A09">
        <w:rPr>
          <w:rFonts w:hint="eastAsia"/>
        </w:rPr>
        <w:t>To be handled under AI 8.1</w:t>
      </w:r>
      <w:r>
        <w:t xml:space="preserve"> - </w:t>
      </w:r>
      <w:r w:rsidR="00B63273" w:rsidRPr="00805A09">
        <w:rPr>
          <w:rFonts w:hint="eastAsia"/>
        </w:rPr>
        <w:t>moderator Hongbo (Samsung)</w:t>
      </w:r>
    </w:p>
    <w:p w14:paraId="2EE07DA6" w14:textId="77777777" w:rsidR="00B63273" w:rsidRDefault="00B63273" w:rsidP="00B63273">
      <w:pPr>
        <w:rPr>
          <w:rFonts w:ascii="Times New Roman" w:eastAsiaTheme="minorEastAsia" w:hAnsi="Times New Roman"/>
          <w:b/>
          <w:bCs/>
          <w:u w:val="single"/>
          <w:lang w:eastAsia="zh-CN"/>
        </w:rPr>
      </w:pPr>
    </w:p>
    <w:p w14:paraId="75411CC6" w14:textId="77777777" w:rsidR="00B63273" w:rsidRDefault="00B63273" w:rsidP="00B63273">
      <w:pPr>
        <w:rPr>
          <w:rFonts w:ascii="Times New Roman" w:eastAsiaTheme="minorEastAsia" w:hAnsi="Times New Roman"/>
          <w:b/>
          <w:bCs/>
          <w:u w:val="single"/>
          <w:lang w:eastAsia="zh-CN"/>
        </w:rPr>
      </w:pPr>
    </w:p>
    <w:p w14:paraId="5DF9BF1B" w14:textId="77777777" w:rsidR="00B63273" w:rsidRPr="00F45D69" w:rsidRDefault="00B63273" w:rsidP="00B63273">
      <w:pPr>
        <w:rPr>
          <w:rFonts w:eastAsiaTheme="minorEastAsia"/>
          <w:b/>
          <w:bCs/>
          <w:u w:val="single"/>
          <w:lang w:eastAsia="zh-CN"/>
        </w:rPr>
      </w:pPr>
      <w:r w:rsidRPr="00F45D69">
        <w:rPr>
          <w:rFonts w:eastAsiaTheme="minorEastAsia" w:hint="eastAsia"/>
          <w:b/>
          <w:bCs/>
          <w:u w:val="single"/>
          <w:lang w:eastAsia="zh-CN"/>
        </w:rPr>
        <w:t>R19 NR-NTN Phase 3</w:t>
      </w:r>
    </w:p>
    <w:p w14:paraId="51254D4B" w14:textId="6129245B" w:rsidR="00B63273" w:rsidRPr="00FF5767" w:rsidRDefault="00C62C50" w:rsidP="00B63273">
      <w:pPr>
        <w:rPr>
          <w:rFonts w:ascii="Times New Roman" w:eastAsia="Times New Roman" w:hAnsi="Times New Roman"/>
          <w:b/>
          <w:bCs/>
        </w:rPr>
      </w:pPr>
      <w:hyperlink r:id="rId21" w:history="1">
        <w:r w:rsidRPr="00FF5767">
          <w:rPr>
            <w:rStyle w:val="Hyperlink"/>
            <w:rFonts w:ascii="Times New Roman" w:eastAsia="Times New Roman" w:hAnsi="Times New Roman"/>
            <w:b/>
            <w:bCs/>
          </w:rPr>
          <w:t>R1-2605188</w:t>
        </w:r>
      </w:hyperlink>
      <w:r w:rsidR="00B63273" w:rsidRPr="00FF5767">
        <w:rPr>
          <w:rFonts w:ascii="Times New Roman" w:eastAsia="Times New Roman" w:hAnsi="Times New Roman"/>
          <w:b/>
          <w:bCs/>
        </w:rPr>
        <w:tab/>
        <w:t>LS on scheduling restriction for RACH related signals and channels</w:t>
      </w:r>
      <w:r w:rsidR="00B63273" w:rsidRPr="00FF5767">
        <w:rPr>
          <w:rFonts w:ascii="Times New Roman" w:eastAsia="Times New Roman" w:hAnsi="Times New Roman"/>
          <w:b/>
          <w:bCs/>
        </w:rPr>
        <w:tab/>
        <w:t>RAN4, Huawei</w:t>
      </w:r>
    </w:p>
    <w:p w14:paraId="3424B865" w14:textId="77777777" w:rsidR="00FF5767" w:rsidRDefault="00B63273" w:rsidP="00B63273">
      <w:r w:rsidRPr="00805A09">
        <w:rPr>
          <w:rFonts w:hint="eastAsia"/>
        </w:rPr>
        <w:lastRenderedPageBreak/>
        <w:t xml:space="preserve">RAN4 kindly asks RAN1 to confirm whether RAN4 observation about the </w:t>
      </w:r>
      <w:r w:rsidRPr="00805A09">
        <w:t>potential</w:t>
      </w:r>
      <w:r w:rsidRPr="00805A09">
        <w:rPr>
          <w:rFonts w:hint="eastAsia"/>
        </w:rPr>
        <w:t xml:space="preserve"> </w:t>
      </w:r>
      <w:r w:rsidRPr="00805A09">
        <w:t>mis</w:t>
      </w:r>
      <w:r w:rsidRPr="00805A09">
        <w:rPr>
          <w:rFonts w:hint="eastAsia"/>
        </w:rPr>
        <w:t xml:space="preserve">alignment between transmission of PRACH at UE side and monitoring of PRACH at NW side is correct. Whether and how to resolve the misalignment is up to RAN1. </w:t>
      </w:r>
    </w:p>
    <w:p w14:paraId="1F1311F6" w14:textId="4954946D" w:rsidR="00B63273" w:rsidRDefault="00FF5767" w:rsidP="00B63273">
      <w:pPr>
        <w:rPr>
          <w:rFonts w:eastAsiaTheme="minorEastAsia"/>
          <w:lang w:eastAsia="zh-CN"/>
        </w:rPr>
      </w:pPr>
      <w:r>
        <w:rPr>
          <w:b/>
          <w:bCs/>
        </w:rPr>
        <w:t xml:space="preserve">Decision: </w:t>
      </w:r>
      <w:r w:rsidR="00B63273" w:rsidRPr="00805A09">
        <w:rPr>
          <w:rFonts w:hint="eastAsia"/>
        </w:rPr>
        <w:t>RAN1 action needed, to be discussed under AI 8.1</w:t>
      </w:r>
      <w:r>
        <w:rPr>
          <w:rFonts w:eastAsiaTheme="minorEastAsia"/>
          <w:lang w:eastAsia="zh-CN"/>
        </w:rPr>
        <w:t xml:space="preserve"> - </w:t>
      </w:r>
      <w:r w:rsidR="00B63273" w:rsidRPr="00805A09">
        <w:rPr>
          <w:rFonts w:eastAsiaTheme="minorEastAsia" w:hint="eastAsia"/>
          <w:lang w:eastAsia="zh-CN"/>
        </w:rPr>
        <w:t>m</w:t>
      </w:r>
      <w:r w:rsidR="00B63273" w:rsidRPr="00805A09">
        <w:rPr>
          <w:rFonts w:eastAsiaTheme="minorEastAsia"/>
          <w:lang w:eastAsia="zh-CN"/>
        </w:rPr>
        <w:t>oderator Jiayin (Huawei).</w:t>
      </w:r>
    </w:p>
    <w:p w14:paraId="3D0442D7" w14:textId="77777777" w:rsidR="00FF5767" w:rsidRPr="00805A09" w:rsidRDefault="00FF5767" w:rsidP="00B63273">
      <w:pPr>
        <w:rPr>
          <w:rFonts w:eastAsiaTheme="minorEastAsia"/>
          <w:lang w:eastAsia="zh-CN"/>
        </w:rPr>
      </w:pPr>
    </w:p>
    <w:p w14:paraId="39A4CA6E" w14:textId="77777777" w:rsidR="00B63273" w:rsidRPr="00311717" w:rsidRDefault="00B63273" w:rsidP="00B63273">
      <w:pPr>
        <w:rPr>
          <w:rFonts w:ascii="Times New Roman" w:eastAsiaTheme="minorEastAsia" w:hAnsi="Times New Roman"/>
          <w:b/>
          <w:bCs/>
          <w:u w:val="single"/>
          <w:lang w:eastAsia="zh-CN"/>
        </w:rPr>
      </w:pPr>
      <w:r w:rsidRPr="00311717">
        <w:rPr>
          <w:rFonts w:ascii="Times New Roman" w:eastAsiaTheme="minorEastAsia" w:hAnsi="Times New Roman" w:hint="eastAsia"/>
          <w:b/>
          <w:bCs/>
          <w:u w:val="single"/>
          <w:lang w:eastAsia="zh-CN"/>
        </w:rPr>
        <w:t xml:space="preserve">Relevant </w:t>
      </w:r>
      <w:proofErr w:type="spellStart"/>
      <w:r w:rsidRPr="00311717">
        <w:rPr>
          <w:rFonts w:ascii="Times New Roman" w:eastAsiaTheme="minorEastAsia" w:hAnsi="Times New Roman" w:hint="eastAsia"/>
          <w:b/>
          <w:bCs/>
          <w:u w:val="single"/>
          <w:lang w:eastAsia="zh-CN"/>
        </w:rPr>
        <w:t>Tdocs</w:t>
      </w:r>
      <w:proofErr w:type="spellEnd"/>
      <w:r w:rsidRPr="00311717">
        <w:rPr>
          <w:rFonts w:ascii="Times New Roman" w:eastAsiaTheme="minorEastAsia" w:hAnsi="Times New Roman" w:hint="eastAsia"/>
          <w:b/>
          <w:bCs/>
          <w:u w:val="single"/>
          <w:lang w:eastAsia="zh-CN"/>
        </w:rPr>
        <w:t>:</w:t>
      </w:r>
    </w:p>
    <w:p w14:paraId="01F6C36B" w14:textId="4C1605C3" w:rsidR="00B63273" w:rsidRDefault="00C62C50" w:rsidP="00B63273">
      <w:pPr>
        <w:ind w:left="1440" w:hanging="1440"/>
      </w:pPr>
      <w:hyperlink r:id="rId22" w:history="1">
        <w:r>
          <w:rPr>
            <w:rStyle w:val="Hyperlink"/>
            <w:rFonts w:ascii="Times New Roman" w:eastAsia="Times New Roman" w:hAnsi="Times New Roman"/>
          </w:rPr>
          <w:t>R1-2605340</w:t>
        </w:r>
      </w:hyperlink>
      <w:r w:rsidR="00B63273">
        <w:rPr>
          <w:rFonts w:ascii="Times New Roman" w:eastAsia="Times New Roman" w:hAnsi="Times New Roman"/>
        </w:rPr>
        <w:tab/>
        <w:t>Discussion on LS on scheduling restriction for RACH related signals and channels</w:t>
      </w:r>
      <w:r w:rsidR="00B63273">
        <w:rPr>
          <w:rFonts w:ascii="Times New Roman" w:eastAsia="Times New Roman" w:hAnsi="Times New Roman"/>
        </w:rPr>
        <w:tab/>
      </w:r>
      <w:proofErr w:type="spellStart"/>
      <w:r w:rsidR="00B63273">
        <w:rPr>
          <w:rFonts w:ascii="Times New Roman" w:eastAsia="Times New Roman" w:hAnsi="Times New Roman"/>
        </w:rPr>
        <w:t>Spreadtrum</w:t>
      </w:r>
      <w:proofErr w:type="spellEnd"/>
      <w:r w:rsidR="00B63273">
        <w:rPr>
          <w:rFonts w:ascii="Times New Roman" w:eastAsia="Times New Roman" w:hAnsi="Times New Roman"/>
        </w:rPr>
        <w:t>, UNISOC</w:t>
      </w:r>
    </w:p>
    <w:p w14:paraId="72B39119" w14:textId="0FB8A36B" w:rsidR="00B63273" w:rsidRDefault="00C62C50" w:rsidP="00B63273">
      <w:hyperlink r:id="rId23" w:history="1">
        <w:r>
          <w:rPr>
            <w:rStyle w:val="Hyperlink"/>
            <w:rFonts w:ascii="Times New Roman" w:eastAsia="Times New Roman" w:hAnsi="Times New Roman"/>
          </w:rPr>
          <w:t>R1-2605444</w:t>
        </w:r>
      </w:hyperlink>
      <w:r w:rsidR="00B63273">
        <w:rPr>
          <w:rFonts w:ascii="Times New Roman" w:eastAsia="Times New Roman" w:hAnsi="Times New Roman"/>
        </w:rPr>
        <w:tab/>
        <w:t>Draft LS reply to RACH scheduling</w:t>
      </w:r>
      <w:r w:rsidR="00B63273">
        <w:rPr>
          <w:rFonts w:ascii="Times New Roman" w:eastAsia="Times New Roman" w:hAnsi="Times New Roman"/>
        </w:rPr>
        <w:tab/>
        <w:t>vivo</w:t>
      </w:r>
    </w:p>
    <w:p w14:paraId="6DD252E2" w14:textId="22DA97A1" w:rsidR="00B63273" w:rsidRDefault="00C62C50" w:rsidP="00B63273">
      <w:hyperlink r:id="rId24" w:history="1">
        <w:r>
          <w:rPr>
            <w:rStyle w:val="Hyperlink"/>
            <w:rFonts w:ascii="Times New Roman" w:eastAsia="Times New Roman" w:hAnsi="Times New Roman"/>
          </w:rPr>
          <w:t>R1-2605545</w:t>
        </w:r>
      </w:hyperlink>
      <w:r w:rsidR="00B63273">
        <w:rPr>
          <w:rFonts w:ascii="Times New Roman" w:eastAsia="Times New Roman" w:hAnsi="Times New Roman"/>
        </w:rPr>
        <w:tab/>
        <w:t>Discussion on RAN4 LS on scheduling restriction for RACH related signals and channels</w:t>
      </w:r>
      <w:r w:rsidR="00B63273">
        <w:rPr>
          <w:rFonts w:ascii="Times New Roman" w:eastAsia="Times New Roman" w:hAnsi="Times New Roman"/>
        </w:rPr>
        <w:tab/>
      </w:r>
      <w:r w:rsidR="00B63273">
        <w:rPr>
          <w:rFonts w:ascii="Times New Roman" w:eastAsiaTheme="minorEastAsia" w:hAnsi="Times New Roman"/>
          <w:lang w:eastAsia="zh-CN"/>
        </w:rPr>
        <w:tab/>
      </w:r>
      <w:r w:rsidR="00B63273">
        <w:rPr>
          <w:rFonts w:ascii="Times New Roman" w:eastAsiaTheme="minorEastAsia" w:hAnsi="Times New Roman"/>
          <w:lang w:eastAsia="zh-CN"/>
        </w:rPr>
        <w:tab/>
      </w:r>
      <w:r w:rsidR="00B63273">
        <w:rPr>
          <w:rFonts w:ascii="Times New Roman" w:eastAsiaTheme="minorEastAsia" w:hAnsi="Times New Roman"/>
          <w:lang w:eastAsia="zh-CN"/>
        </w:rPr>
        <w:tab/>
      </w:r>
      <w:r w:rsidR="00B63273">
        <w:rPr>
          <w:rFonts w:ascii="Times New Roman" w:eastAsia="Times New Roman" w:hAnsi="Times New Roman"/>
        </w:rPr>
        <w:t>Xiaomi</w:t>
      </w:r>
    </w:p>
    <w:p w14:paraId="38C2A11D" w14:textId="13FF24FD" w:rsidR="00B63273" w:rsidRDefault="00C62C50" w:rsidP="00B63273">
      <w:hyperlink r:id="rId25" w:history="1">
        <w:r>
          <w:rPr>
            <w:rStyle w:val="Hyperlink"/>
            <w:rFonts w:ascii="Times New Roman" w:eastAsia="Times New Roman" w:hAnsi="Times New Roman"/>
          </w:rPr>
          <w:t>R1-2605702</w:t>
        </w:r>
      </w:hyperlink>
      <w:r w:rsidR="00B63273">
        <w:rPr>
          <w:rFonts w:ascii="Times New Roman" w:eastAsia="Times New Roman" w:hAnsi="Times New Roman"/>
        </w:rPr>
        <w:tab/>
        <w:t>Draft reply LS on scheduling restriction for RACH related signals and channels</w:t>
      </w:r>
      <w:r w:rsidR="00B63273">
        <w:rPr>
          <w:rFonts w:ascii="Times New Roman" w:eastAsia="Times New Roman" w:hAnsi="Times New Roman"/>
        </w:rPr>
        <w:tab/>
        <w:t>CATT</w:t>
      </w:r>
    </w:p>
    <w:p w14:paraId="1DAB9680" w14:textId="7F2D4E4B" w:rsidR="00B63273" w:rsidRDefault="00C62C50" w:rsidP="00B63273">
      <w:hyperlink r:id="rId26" w:history="1">
        <w:r>
          <w:rPr>
            <w:rStyle w:val="Hyperlink"/>
            <w:rFonts w:ascii="Times New Roman" w:eastAsia="Times New Roman" w:hAnsi="Times New Roman"/>
          </w:rPr>
          <w:t>R1-2605703</w:t>
        </w:r>
      </w:hyperlink>
      <w:r w:rsidR="00B63273">
        <w:rPr>
          <w:rFonts w:ascii="Times New Roman" w:eastAsia="Times New Roman" w:hAnsi="Times New Roman"/>
        </w:rPr>
        <w:tab/>
        <w:t>Discussion on LS on scheduling restriction for RACH related signals and channels</w:t>
      </w:r>
      <w:r w:rsidR="00B63273">
        <w:rPr>
          <w:rFonts w:ascii="Times New Roman" w:eastAsia="Times New Roman" w:hAnsi="Times New Roman"/>
        </w:rPr>
        <w:tab/>
        <w:t>CATT</w:t>
      </w:r>
    </w:p>
    <w:p w14:paraId="5AB9727B" w14:textId="5FA1C574" w:rsidR="00B63273" w:rsidRDefault="00C62C50" w:rsidP="00B63273">
      <w:hyperlink r:id="rId27" w:history="1">
        <w:r>
          <w:rPr>
            <w:rStyle w:val="Hyperlink"/>
            <w:rFonts w:ascii="Times New Roman" w:eastAsia="Times New Roman" w:hAnsi="Times New Roman"/>
          </w:rPr>
          <w:t>R1-2606135</w:t>
        </w:r>
      </w:hyperlink>
      <w:r w:rsidR="00B63273">
        <w:rPr>
          <w:rFonts w:ascii="Times New Roman" w:eastAsia="Times New Roman" w:hAnsi="Times New Roman"/>
        </w:rPr>
        <w:tab/>
        <w:t>Discussion on LS on scheduling restriction for RACH in Rel-19 NR NTN</w:t>
      </w:r>
      <w:r w:rsidR="00B63273">
        <w:rPr>
          <w:rFonts w:ascii="Times New Roman" w:eastAsia="Times New Roman" w:hAnsi="Times New Roman"/>
        </w:rPr>
        <w:tab/>
        <w:t>MediaTek Inc.</w:t>
      </w:r>
    </w:p>
    <w:p w14:paraId="1769CB8D" w14:textId="6931360A" w:rsidR="00B63273" w:rsidRDefault="00C62C50" w:rsidP="00B63273">
      <w:hyperlink r:id="rId28" w:history="1">
        <w:r>
          <w:rPr>
            <w:rStyle w:val="Hyperlink"/>
            <w:rFonts w:ascii="Times New Roman" w:eastAsia="Times New Roman" w:hAnsi="Times New Roman"/>
          </w:rPr>
          <w:t>R1-2606222</w:t>
        </w:r>
      </w:hyperlink>
      <w:r w:rsidR="00B63273">
        <w:rPr>
          <w:rFonts w:ascii="Times New Roman" w:eastAsia="Times New Roman" w:hAnsi="Times New Roman"/>
        </w:rPr>
        <w:tab/>
        <w:t>Draft LS reply on scheduling restriction for RACH related signals and channels</w:t>
      </w:r>
      <w:r w:rsidR="00B63273">
        <w:rPr>
          <w:rFonts w:ascii="Times New Roman" w:eastAsia="Times New Roman" w:hAnsi="Times New Roman"/>
        </w:rPr>
        <w:tab/>
        <w:t>OPPO</w:t>
      </w:r>
    </w:p>
    <w:p w14:paraId="50B2A528" w14:textId="1E0166E2" w:rsidR="00B63273" w:rsidRDefault="00C62C50" w:rsidP="00B63273">
      <w:hyperlink r:id="rId29" w:history="1">
        <w:r>
          <w:rPr>
            <w:rStyle w:val="Hyperlink"/>
            <w:rFonts w:ascii="Times New Roman" w:eastAsia="Times New Roman" w:hAnsi="Times New Roman"/>
          </w:rPr>
          <w:t>R1-2606281</w:t>
        </w:r>
      </w:hyperlink>
      <w:r w:rsidR="00B63273">
        <w:rPr>
          <w:rFonts w:ascii="Times New Roman" w:eastAsia="Times New Roman" w:hAnsi="Times New Roman"/>
        </w:rPr>
        <w:tab/>
        <w:t xml:space="preserve">Discussion on LS on scheduling restriction for RACH </w:t>
      </w:r>
      <w:r w:rsidR="00B63273">
        <w:rPr>
          <w:rFonts w:ascii="Times New Roman" w:eastAsia="Times New Roman" w:hAnsi="Times New Roman"/>
        </w:rPr>
        <w:tab/>
        <w:t xml:space="preserve">ZTE Corporation, </w:t>
      </w:r>
      <w:proofErr w:type="spellStart"/>
      <w:r w:rsidR="00B63273">
        <w:rPr>
          <w:rFonts w:ascii="Times New Roman" w:eastAsia="Times New Roman" w:hAnsi="Times New Roman"/>
        </w:rPr>
        <w:t>Sanechips</w:t>
      </w:r>
      <w:proofErr w:type="spellEnd"/>
    </w:p>
    <w:p w14:paraId="7076CD90" w14:textId="24D4288C" w:rsidR="00B63273" w:rsidRDefault="00C62C50" w:rsidP="00B63273">
      <w:hyperlink r:id="rId30" w:history="1">
        <w:r>
          <w:rPr>
            <w:rStyle w:val="Hyperlink"/>
            <w:rFonts w:ascii="Times New Roman" w:eastAsia="Times New Roman" w:hAnsi="Times New Roman"/>
          </w:rPr>
          <w:t>R1-2605789</w:t>
        </w:r>
      </w:hyperlink>
      <w:r w:rsidR="00B63273">
        <w:rPr>
          <w:rFonts w:ascii="Times New Roman" w:eastAsia="Times New Roman" w:hAnsi="Times New Roman"/>
        </w:rPr>
        <w:tab/>
        <w:t>Discussion on RAN4 LS on scheduling restriction for RACH related signals and channels</w:t>
      </w:r>
      <w:r w:rsidR="00B63273">
        <w:rPr>
          <w:rFonts w:ascii="Times New Roman" w:eastAsia="Times New Roman" w:hAnsi="Times New Roman"/>
        </w:rPr>
        <w:tab/>
      </w:r>
      <w:r w:rsidR="00B63273">
        <w:rPr>
          <w:rFonts w:ascii="Times New Roman" w:eastAsiaTheme="minorEastAsia" w:hAnsi="Times New Roman"/>
          <w:lang w:eastAsia="zh-CN"/>
        </w:rPr>
        <w:tab/>
      </w:r>
      <w:r w:rsidR="00B63273">
        <w:rPr>
          <w:rFonts w:ascii="Times New Roman" w:eastAsiaTheme="minorEastAsia" w:hAnsi="Times New Roman"/>
          <w:lang w:eastAsia="zh-CN"/>
        </w:rPr>
        <w:tab/>
      </w:r>
      <w:r w:rsidR="00B63273">
        <w:rPr>
          <w:rFonts w:ascii="Times New Roman" w:eastAsiaTheme="minorEastAsia" w:hAnsi="Times New Roman"/>
          <w:lang w:eastAsia="zh-CN"/>
        </w:rPr>
        <w:tab/>
      </w:r>
      <w:r w:rsidR="00B63273">
        <w:rPr>
          <w:rFonts w:ascii="Times New Roman" w:eastAsia="Times New Roman" w:hAnsi="Times New Roman"/>
        </w:rPr>
        <w:t>Samsung</w:t>
      </w:r>
    </w:p>
    <w:p w14:paraId="18B90BF2" w14:textId="473E25C2" w:rsidR="00B63273" w:rsidRDefault="00C62C50" w:rsidP="00B63273">
      <w:hyperlink r:id="rId31" w:history="1">
        <w:r>
          <w:rPr>
            <w:rStyle w:val="Hyperlink"/>
            <w:rFonts w:ascii="Times New Roman" w:eastAsia="Times New Roman" w:hAnsi="Times New Roman"/>
          </w:rPr>
          <w:t>R1-2606354</w:t>
        </w:r>
      </w:hyperlink>
      <w:r w:rsidR="00B63273">
        <w:rPr>
          <w:rFonts w:ascii="Times New Roman" w:eastAsia="Times New Roman" w:hAnsi="Times New Roman"/>
        </w:rPr>
        <w:tab/>
        <w:t>On scheduling restriction for RACH</w:t>
      </w:r>
      <w:r w:rsidR="00B63273">
        <w:rPr>
          <w:rFonts w:ascii="Times New Roman" w:eastAsia="Times New Roman" w:hAnsi="Times New Roman"/>
        </w:rPr>
        <w:tab/>
        <w:t>Qualcomm Incorporated</w:t>
      </w:r>
    </w:p>
    <w:p w14:paraId="0E0BF57E" w14:textId="4B6344C0" w:rsidR="00B63273" w:rsidRDefault="00C62C50" w:rsidP="00B63273">
      <w:pPr>
        <w:ind w:left="1440" w:hanging="1440"/>
      </w:pPr>
      <w:hyperlink r:id="rId32" w:history="1">
        <w:r>
          <w:rPr>
            <w:rStyle w:val="Hyperlink"/>
            <w:rFonts w:ascii="Times New Roman" w:eastAsia="Times New Roman" w:hAnsi="Times New Roman"/>
          </w:rPr>
          <w:t>R1-2606718</w:t>
        </w:r>
      </w:hyperlink>
      <w:r w:rsidR="00B63273">
        <w:rPr>
          <w:rFonts w:ascii="Times New Roman" w:eastAsia="Times New Roman" w:hAnsi="Times New Roman"/>
        </w:rPr>
        <w:tab/>
        <w:t>Discussion on LS on scheduling restriction for RACH related signals and channels</w:t>
      </w:r>
      <w:r w:rsidR="00B63273">
        <w:rPr>
          <w:rFonts w:ascii="Times New Roman" w:eastAsia="Times New Roman" w:hAnsi="Times New Roman"/>
        </w:rPr>
        <w:tab/>
        <w:t xml:space="preserve">Huawei, </w:t>
      </w:r>
      <w:proofErr w:type="spellStart"/>
      <w:r w:rsidR="00B63273">
        <w:rPr>
          <w:rFonts w:ascii="Times New Roman" w:eastAsia="Times New Roman" w:hAnsi="Times New Roman"/>
        </w:rPr>
        <w:t>HiSilicon</w:t>
      </w:r>
      <w:proofErr w:type="spellEnd"/>
    </w:p>
    <w:p w14:paraId="7BD5AD8C" w14:textId="0DB30505" w:rsidR="00B63273" w:rsidRDefault="00C62C50" w:rsidP="00B63273">
      <w:pPr>
        <w:ind w:left="1440" w:hanging="1440"/>
      </w:pPr>
      <w:hyperlink r:id="rId33" w:history="1">
        <w:r>
          <w:rPr>
            <w:rStyle w:val="Hyperlink"/>
            <w:rFonts w:ascii="Times New Roman" w:eastAsia="Times New Roman" w:hAnsi="Times New Roman"/>
          </w:rPr>
          <w:t>R1-2606284</w:t>
        </w:r>
      </w:hyperlink>
      <w:r w:rsidR="00B63273">
        <w:rPr>
          <w:rFonts w:ascii="Times New Roman" w:eastAsia="Times New Roman" w:hAnsi="Times New Roman"/>
        </w:rPr>
        <w:tab/>
        <w:t>On RAN4 LS scheduling restriction for RACH related signals and channels</w:t>
      </w:r>
      <w:r w:rsidR="00B63273">
        <w:rPr>
          <w:rFonts w:ascii="Times New Roman" w:eastAsia="Times New Roman" w:hAnsi="Times New Roman"/>
        </w:rPr>
        <w:tab/>
        <w:t>Ericsson France S.A.S</w:t>
      </w:r>
    </w:p>
    <w:p w14:paraId="4F6FDEB3" w14:textId="77777777" w:rsidR="00B63273" w:rsidRDefault="00B63273" w:rsidP="00B63273">
      <w:pPr>
        <w:rPr>
          <w:rFonts w:eastAsiaTheme="minorEastAsia"/>
          <w:b/>
          <w:bCs/>
          <w:u w:val="single"/>
          <w:lang w:eastAsia="zh-CN"/>
        </w:rPr>
      </w:pPr>
    </w:p>
    <w:p w14:paraId="11BF6933" w14:textId="77777777" w:rsidR="00B63273" w:rsidRPr="00F11C0D" w:rsidRDefault="00B63273" w:rsidP="00B63273">
      <w:pPr>
        <w:ind w:left="1440" w:hanging="1440"/>
        <w:rPr>
          <w:rFonts w:ascii="Times New Roman" w:eastAsiaTheme="minorEastAsia" w:hAnsi="Times New Roman"/>
          <w:b/>
          <w:bCs/>
          <w:u w:val="single"/>
          <w:lang w:eastAsia="zh-CN"/>
        </w:rPr>
      </w:pPr>
      <w:r w:rsidRPr="00F11C0D">
        <w:rPr>
          <w:rFonts w:ascii="Times New Roman" w:eastAsiaTheme="minorEastAsia" w:hAnsi="Times New Roman" w:hint="eastAsia"/>
          <w:b/>
          <w:bCs/>
          <w:u w:val="single"/>
          <w:lang w:eastAsia="zh-CN"/>
        </w:rPr>
        <w:t>R20 AI/ML</w:t>
      </w:r>
    </w:p>
    <w:p w14:paraId="773379C7" w14:textId="17CD4705" w:rsidR="00B63273" w:rsidRPr="0070288A" w:rsidRDefault="00C62C50" w:rsidP="00B63273">
      <w:pPr>
        <w:ind w:left="1440" w:hanging="1440"/>
        <w:rPr>
          <w:rFonts w:ascii="Times New Roman" w:eastAsia="Times New Roman" w:hAnsi="Times New Roman"/>
        </w:rPr>
      </w:pPr>
      <w:hyperlink r:id="rId34" w:history="1">
        <w:r>
          <w:rPr>
            <w:rStyle w:val="Hyperlink"/>
            <w:rFonts w:ascii="Times New Roman" w:eastAsia="Times New Roman" w:hAnsi="Times New Roman"/>
          </w:rPr>
          <w:t>R1-2605193</w:t>
        </w:r>
      </w:hyperlink>
      <w:r w:rsidR="00B63273">
        <w:rPr>
          <w:rFonts w:ascii="Times New Roman" w:eastAsia="Times New Roman" w:hAnsi="Times New Roman"/>
        </w:rPr>
        <w:tab/>
        <w:t>Reply LS on SA5 LS with questions on pairing ID handling for two-sided models</w:t>
      </w:r>
      <w:r w:rsidR="00B63273">
        <w:rPr>
          <w:rFonts w:ascii="Times New Roman" w:eastAsia="Times New Roman" w:hAnsi="Times New Roman"/>
        </w:rPr>
        <w:tab/>
        <w:t>RAN2, NEC</w:t>
      </w:r>
    </w:p>
    <w:p w14:paraId="5C9EE39B" w14:textId="77777777" w:rsidR="00115E59" w:rsidRDefault="00B63273" w:rsidP="00B63273">
      <w:r w:rsidRPr="00805A09">
        <w:t xml:space="preserve">RAN2 </w:t>
      </w:r>
      <w:r w:rsidRPr="00805A09">
        <w:rPr>
          <w:rFonts w:hint="eastAsia"/>
        </w:rPr>
        <w:t>reply to</w:t>
      </w:r>
      <w:r w:rsidRPr="00805A09">
        <w:t xml:space="preserve"> SA5 LS R2-26</w:t>
      </w:r>
      <w:r w:rsidRPr="00805A09">
        <w:rPr>
          <w:rFonts w:hint="eastAsia"/>
        </w:rPr>
        <w:t>02926</w:t>
      </w:r>
      <w:r w:rsidRPr="00805A09">
        <w:t xml:space="preserve"> / SA5-261831</w:t>
      </w:r>
      <w:r w:rsidRPr="00805A09">
        <w:rPr>
          <w:rFonts w:hint="eastAsia"/>
        </w:rPr>
        <w:t xml:space="preserve"> on pairing ID handling for two-sided models. </w:t>
      </w:r>
    </w:p>
    <w:p w14:paraId="0CD3C699" w14:textId="568E9364" w:rsidR="00B63273" w:rsidRPr="00805A09" w:rsidRDefault="00115E59" w:rsidP="00B63273">
      <w:r>
        <w:rPr>
          <w:b/>
          <w:bCs/>
        </w:rPr>
        <w:t xml:space="preserve">Decision: </w:t>
      </w:r>
      <w:r w:rsidR="00B63273" w:rsidRPr="00805A09">
        <w:rPr>
          <w:rFonts w:hint="eastAsia"/>
        </w:rPr>
        <w:t>No RAN1 action needed.</w:t>
      </w:r>
    </w:p>
    <w:p w14:paraId="3376A670" w14:textId="77777777" w:rsidR="00B63273" w:rsidRDefault="00B63273" w:rsidP="00B63273">
      <w:pPr>
        <w:rPr>
          <w:rFonts w:eastAsiaTheme="minorEastAsia"/>
          <w:b/>
          <w:bCs/>
          <w:u w:val="single"/>
          <w:lang w:eastAsia="zh-CN"/>
        </w:rPr>
      </w:pPr>
    </w:p>
    <w:p w14:paraId="69DBDBC5" w14:textId="77777777" w:rsidR="00B63273" w:rsidRDefault="00B63273" w:rsidP="00B63273">
      <w:pPr>
        <w:rPr>
          <w:rFonts w:eastAsiaTheme="minorEastAsia"/>
          <w:b/>
          <w:bCs/>
          <w:u w:val="single"/>
          <w:lang w:eastAsia="zh-CN"/>
        </w:rPr>
      </w:pPr>
    </w:p>
    <w:p w14:paraId="328B008A" w14:textId="77777777" w:rsidR="00B63273" w:rsidRPr="00CF5F77" w:rsidRDefault="00B63273" w:rsidP="00B63273">
      <w:pPr>
        <w:rPr>
          <w:rFonts w:ascii="Times New Roman" w:eastAsiaTheme="minorEastAsia" w:hAnsi="Times New Roman"/>
          <w:b/>
          <w:bCs/>
          <w:u w:val="single"/>
          <w:lang w:eastAsia="zh-CN"/>
        </w:rPr>
      </w:pPr>
      <w:r w:rsidRPr="00CF5F77">
        <w:rPr>
          <w:rFonts w:ascii="Times New Roman" w:eastAsiaTheme="minorEastAsia" w:hAnsi="Times New Roman" w:hint="eastAsia"/>
          <w:b/>
          <w:bCs/>
          <w:u w:val="single"/>
          <w:lang w:eastAsia="zh-CN"/>
        </w:rPr>
        <w:t>R20 ISAC SI</w:t>
      </w:r>
    </w:p>
    <w:p w14:paraId="19A07E29" w14:textId="4E4A4419" w:rsidR="00B63273" w:rsidRPr="00FF5767" w:rsidRDefault="00C62C50" w:rsidP="00B63273">
      <w:pPr>
        <w:rPr>
          <w:rFonts w:ascii="Times New Roman" w:eastAsiaTheme="minorEastAsia" w:hAnsi="Times New Roman"/>
          <w:b/>
          <w:bCs/>
          <w:lang w:eastAsia="zh-CN"/>
        </w:rPr>
      </w:pPr>
      <w:hyperlink r:id="rId35" w:history="1">
        <w:r w:rsidRPr="00FF5767">
          <w:rPr>
            <w:rStyle w:val="Hyperlink"/>
            <w:rFonts w:ascii="Times New Roman" w:eastAsia="Times New Roman" w:hAnsi="Times New Roman"/>
            <w:b/>
            <w:bCs/>
          </w:rPr>
          <w:t>R1-2605196</w:t>
        </w:r>
      </w:hyperlink>
      <w:r w:rsidR="00B63273" w:rsidRPr="00FF5767">
        <w:rPr>
          <w:rFonts w:ascii="Times New Roman" w:eastAsia="Times New Roman" w:hAnsi="Times New Roman"/>
          <w:b/>
          <w:bCs/>
        </w:rPr>
        <w:tab/>
        <w:t>LS on security for sensing measurement reporting in Rel-20 ISAC</w:t>
      </w:r>
      <w:r w:rsidR="00B63273" w:rsidRPr="00FF5767">
        <w:rPr>
          <w:rFonts w:ascii="Times New Roman" w:eastAsia="Times New Roman" w:hAnsi="Times New Roman"/>
          <w:b/>
          <w:bCs/>
        </w:rPr>
        <w:tab/>
        <w:t>TSG RAN</w:t>
      </w:r>
    </w:p>
    <w:p w14:paraId="3EC1B38A" w14:textId="77777777" w:rsidR="00115E59" w:rsidRDefault="00B63273" w:rsidP="00B63273">
      <w:r w:rsidRPr="00805A09">
        <w:t>TSG RAN asks SA3 group to provide feedback to RAN3 on whether there is any potential privacy and security issues with measurement level C/D, and if so, how to resolve them</w:t>
      </w:r>
      <w:r w:rsidRPr="00805A09">
        <w:rPr>
          <w:rFonts w:hint="eastAsia"/>
        </w:rPr>
        <w:t xml:space="preserve">. </w:t>
      </w:r>
    </w:p>
    <w:p w14:paraId="3D149E12" w14:textId="2811830F" w:rsidR="00B63273" w:rsidRDefault="00115E59" w:rsidP="00B63273">
      <w:pPr>
        <w:rPr>
          <w:rFonts w:eastAsiaTheme="minorEastAsia"/>
          <w:highlight w:val="cyan"/>
          <w:lang w:eastAsia="zh-CN"/>
        </w:rPr>
      </w:pPr>
      <w:r>
        <w:rPr>
          <w:b/>
          <w:bCs/>
        </w:rPr>
        <w:t xml:space="preserve">Decision: </w:t>
      </w:r>
      <w:r w:rsidR="00B63273" w:rsidRPr="00805A09">
        <w:rPr>
          <w:rFonts w:hint="eastAsia"/>
        </w:rPr>
        <w:t>No immediate RAN1 action needed</w:t>
      </w:r>
      <w:r w:rsidR="00B63273" w:rsidRPr="00805A09">
        <w:rPr>
          <w:rFonts w:eastAsiaTheme="minorEastAsia" w:hint="eastAsia"/>
          <w:lang w:eastAsia="zh-CN"/>
        </w:rPr>
        <w:t>.</w:t>
      </w:r>
    </w:p>
    <w:p w14:paraId="5B00F4B3" w14:textId="77777777" w:rsidR="00B63273" w:rsidRDefault="00B63273" w:rsidP="00B63273">
      <w:pPr>
        <w:rPr>
          <w:rFonts w:eastAsiaTheme="minorEastAsia"/>
          <w:highlight w:val="cyan"/>
          <w:lang w:eastAsia="zh-CN"/>
        </w:rPr>
      </w:pPr>
    </w:p>
    <w:p w14:paraId="3A859660" w14:textId="4258B512" w:rsidR="00805A09" w:rsidRPr="00FF5767" w:rsidRDefault="00C62C50" w:rsidP="00B63273">
      <w:pPr>
        <w:rPr>
          <w:rFonts w:eastAsiaTheme="minorEastAsia"/>
          <w:b/>
          <w:bCs/>
          <w:lang w:eastAsia="zh-CN"/>
        </w:rPr>
      </w:pPr>
      <w:hyperlink r:id="rId36" w:history="1">
        <w:r w:rsidRPr="00FF5767">
          <w:rPr>
            <w:rStyle w:val="Hyperlink"/>
            <w:rFonts w:eastAsiaTheme="minorEastAsia"/>
            <w:b/>
            <w:bCs/>
            <w:lang w:eastAsia="zh-CN"/>
          </w:rPr>
          <w:t>R1-2605200</w:t>
        </w:r>
      </w:hyperlink>
      <w:r w:rsidR="00805A09" w:rsidRPr="00FF5767">
        <w:rPr>
          <w:rFonts w:eastAsiaTheme="minorEastAsia"/>
          <w:b/>
          <w:bCs/>
          <w:lang w:eastAsia="zh-CN"/>
        </w:rPr>
        <w:tab/>
        <w:t>Reply to RAN LS on security for sensing measurement reporting in Rel-20 ISAC from TSG RAN</w:t>
      </w:r>
      <w:r w:rsidR="00805A09" w:rsidRPr="00FF5767">
        <w:rPr>
          <w:rFonts w:eastAsiaTheme="minorEastAsia"/>
          <w:b/>
          <w:bCs/>
          <w:lang w:eastAsia="zh-CN"/>
        </w:rPr>
        <w:tab/>
        <w:t>SA3</w:t>
      </w:r>
    </w:p>
    <w:p w14:paraId="739D0FE5" w14:textId="5903117F" w:rsidR="00805A09" w:rsidRDefault="00805A09" w:rsidP="00B63273">
      <w:pPr>
        <w:rPr>
          <w:rFonts w:eastAsiaTheme="minorEastAsia"/>
          <w:lang w:eastAsia="zh-CN"/>
        </w:rPr>
      </w:pPr>
      <w:r w:rsidRPr="00805A09">
        <w:rPr>
          <w:rFonts w:eastAsiaTheme="minorEastAsia"/>
          <w:lang w:eastAsia="zh-CN"/>
        </w:rPr>
        <w:t>Reply</w:t>
      </w:r>
      <w:r>
        <w:rPr>
          <w:rFonts w:eastAsiaTheme="minorEastAsia"/>
          <w:lang w:eastAsia="zh-CN"/>
        </w:rPr>
        <w:t xml:space="preserve"> LS from SA3 to TSG RAN received on Friday morning. This was presented under AI 10.8 and noted.</w:t>
      </w:r>
    </w:p>
    <w:p w14:paraId="7F054C07" w14:textId="4AB06CB6" w:rsidR="00644A76" w:rsidRPr="00644A76" w:rsidRDefault="00644A76" w:rsidP="00B63273">
      <w:pPr>
        <w:rPr>
          <w:rFonts w:eastAsiaTheme="minorEastAsia"/>
          <w:lang w:eastAsia="zh-CN"/>
        </w:rPr>
      </w:pPr>
      <w:r>
        <w:rPr>
          <w:b/>
          <w:bCs/>
        </w:rPr>
        <w:t xml:space="preserve">Decision: </w:t>
      </w:r>
      <w:r>
        <w:t>No RAN1 action needed.</w:t>
      </w:r>
    </w:p>
    <w:p w14:paraId="4EB860E7" w14:textId="77777777" w:rsidR="00B63273" w:rsidRDefault="00B63273" w:rsidP="00B63273">
      <w:pPr>
        <w:rPr>
          <w:rFonts w:eastAsiaTheme="minorEastAsia"/>
          <w:b/>
          <w:bCs/>
          <w:u w:val="single"/>
          <w:lang w:eastAsia="zh-CN"/>
        </w:rPr>
      </w:pPr>
    </w:p>
    <w:p w14:paraId="126A4AA6" w14:textId="77777777" w:rsidR="00B63273" w:rsidRPr="00276BE9" w:rsidRDefault="00B63273" w:rsidP="00B63273">
      <w:pPr>
        <w:rPr>
          <w:rFonts w:ascii="Times New Roman" w:eastAsiaTheme="minorEastAsia" w:hAnsi="Times New Roman"/>
          <w:b/>
          <w:bCs/>
          <w:u w:val="single"/>
          <w:lang w:eastAsia="zh-CN"/>
        </w:rPr>
      </w:pPr>
      <w:r w:rsidRPr="00276BE9">
        <w:rPr>
          <w:rFonts w:ascii="Times New Roman" w:eastAsiaTheme="minorEastAsia" w:hAnsi="Times New Roman" w:hint="eastAsia"/>
          <w:b/>
          <w:bCs/>
          <w:u w:val="single"/>
          <w:lang w:eastAsia="zh-CN"/>
        </w:rPr>
        <w:t>R20 A-IoT</w:t>
      </w:r>
    </w:p>
    <w:p w14:paraId="12BE75C9" w14:textId="69AFC16A" w:rsidR="00B63273" w:rsidRPr="00FF5767" w:rsidRDefault="00C62C50" w:rsidP="00B63273">
      <w:pPr>
        <w:rPr>
          <w:rFonts w:ascii="Times New Roman" w:eastAsiaTheme="minorEastAsia" w:hAnsi="Times New Roman"/>
          <w:b/>
          <w:bCs/>
          <w:lang w:eastAsia="zh-CN"/>
        </w:rPr>
      </w:pPr>
      <w:hyperlink r:id="rId37" w:history="1">
        <w:r w:rsidRPr="00FF5767">
          <w:rPr>
            <w:rStyle w:val="Hyperlink"/>
            <w:rFonts w:ascii="Times New Roman" w:eastAsia="Times New Roman" w:hAnsi="Times New Roman"/>
            <w:b/>
            <w:bCs/>
          </w:rPr>
          <w:t>R1-2605191</w:t>
        </w:r>
      </w:hyperlink>
      <w:r w:rsidR="00B63273" w:rsidRPr="00FF5767">
        <w:rPr>
          <w:rFonts w:ascii="Times New Roman" w:eastAsia="Times New Roman" w:hAnsi="Times New Roman"/>
          <w:b/>
          <w:bCs/>
        </w:rPr>
        <w:tab/>
        <w:t xml:space="preserve">LS on DO-A capable </w:t>
      </w:r>
      <w:proofErr w:type="spellStart"/>
      <w:r w:rsidR="00B63273" w:rsidRPr="00FF5767">
        <w:rPr>
          <w:rFonts w:ascii="Times New Roman" w:eastAsia="Times New Roman" w:hAnsi="Times New Roman"/>
          <w:b/>
          <w:bCs/>
        </w:rPr>
        <w:t>AIoT</w:t>
      </w:r>
      <w:proofErr w:type="spellEnd"/>
      <w:r w:rsidR="00B63273" w:rsidRPr="00FF5767">
        <w:rPr>
          <w:rFonts w:ascii="Times New Roman" w:eastAsia="Times New Roman" w:hAnsi="Times New Roman"/>
          <w:b/>
          <w:bCs/>
        </w:rPr>
        <w:t xml:space="preserve"> device selection of </w:t>
      </w:r>
      <w:proofErr w:type="spellStart"/>
      <w:r w:rsidR="00B63273" w:rsidRPr="00FF5767">
        <w:rPr>
          <w:rFonts w:ascii="Times New Roman" w:eastAsia="Times New Roman" w:hAnsi="Times New Roman"/>
          <w:b/>
          <w:bCs/>
        </w:rPr>
        <w:t>AIoT</w:t>
      </w:r>
      <w:proofErr w:type="spellEnd"/>
      <w:r w:rsidR="00B63273" w:rsidRPr="00FF5767">
        <w:rPr>
          <w:rFonts w:ascii="Times New Roman" w:eastAsia="Times New Roman" w:hAnsi="Times New Roman"/>
          <w:b/>
          <w:bCs/>
        </w:rPr>
        <w:t xml:space="preserve"> network</w:t>
      </w:r>
      <w:r w:rsidR="00B63273" w:rsidRPr="00FF5767">
        <w:rPr>
          <w:rFonts w:ascii="Times New Roman" w:eastAsia="Times New Roman" w:hAnsi="Times New Roman"/>
          <w:b/>
          <w:bCs/>
        </w:rPr>
        <w:tab/>
        <w:t>CT1, OPPO</w:t>
      </w:r>
    </w:p>
    <w:p w14:paraId="5E192C86" w14:textId="77777777" w:rsidR="00644A76" w:rsidRDefault="00B63273" w:rsidP="00B63273">
      <w:r w:rsidRPr="00805A09">
        <w:rPr>
          <w:rFonts w:hint="eastAsia"/>
        </w:rPr>
        <w:t>Discussing the</w:t>
      </w:r>
      <w:r w:rsidRPr="00805A09">
        <w:t xml:space="preserve"> potential objective to specify a mechanism for the DO-A capable </w:t>
      </w:r>
      <w:proofErr w:type="spellStart"/>
      <w:r w:rsidRPr="00805A09">
        <w:t>AIoT</w:t>
      </w:r>
      <w:proofErr w:type="spellEnd"/>
      <w:r w:rsidRPr="00805A09">
        <w:t xml:space="preserve"> device to perform identification and selection of </w:t>
      </w:r>
      <w:proofErr w:type="spellStart"/>
      <w:r w:rsidRPr="00805A09">
        <w:t>AIoT</w:t>
      </w:r>
      <w:proofErr w:type="spellEnd"/>
      <w:r w:rsidRPr="00805A09">
        <w:t xml:space="preserve"> readers connected to an appropriate </w:t>
      </w:r>
      <w:proofErr w:type="spellStart"/>
      <w:r w:rsidRPr="00805A09">
        <w:t>AIoT</w:t>
      </w:r>
      <w:proofErr w:type="spellEnd"/>
      <w:r w:rsidRPr="00805A09">
        <w:t xml:space="preserve"> network</w:t>
      </w:r>
      <w:r w:rsidRPr="00805A09">
        <w:rPr>
          <w:rFonts w:hint="eastAsia"/>
        </w:rPr>
        <w:t>, CT1 is asking SA1 and RAN2 to provide their understandings</w:t>
      </w:r>
      <w:r w:rsidRPr="00805A09">
        <w:rPr>
          <w:rFonts w:eastAsiaTheme="minorEastAsia" w:hint="eastAsia"/>
          <w:lang w:eastAsia="zh-CN"/>
        </w:rPr>
        <w:t>.</w:t>
      </w:r>
      <w:r w:rsidRPr="00805A09">
        <w:rPr>
          <w:rFonts w:hint="eastAsia"/>
        </w:rPr>
        <w:t xml:space="preserve"> </w:t>
      </w:r>
    </w:p>
    <w:p w14:paraId="2FB94B54" w14:textId="06CDF72F" w:rsidR="00B63273" w:rsidRPr="00805A09" w:rsidRDefault="00644A76" w:rsidP="00B63273">
      <w:pPr>
        <w:rPr>
          <w:rFonts w:eastAsiaTheme="minorEastAsia"/>
          <w:lang w:eastAsia="zh-CN"/>
        </w:rPr>
      </w:pPr>
      <w:r>
        <w:rPr>
          <w:b/>
          <w:bCs/>
        </w:rPr>
        <w:t xml:space="preserve">Decision: </w:t>
      </w:r>
      <w:r w:rsidR="00B63273" w:rsidRPr="00805A09">
        <w:rPr>
          <w:rFonts w:eastAsiaTheme="minorEastAsia" w:hint="eastAsia"/>
          <w:lang w:eastAsia="zh-CN"/>
        </w:rPr>
        <w:t>N</w:t>
      </w:r>
      <w:r w:rsidR="00B63273" w:rsidRPr="00805A09">
        <w:rPr>
          <w:rFonts w:hint="eastAsia"/>
        </w:rPr>
        <w:t>o RAN1 action needed.</w:t>
      </w:r>
    </w:p>
    <w:p w14:paraId="728BAEE7" w14:textId="77777777" w:rsidR="00B63273" w:rsidRDefault="00B63273" w:rsidP="00B63273">
      <w:pPr>
        <w:rPr>
          <w:rFonts w:ascii="Times New Roman" w:eastAsiaTheme="minorEastAsia" w:hAnsi="Times New Roman"/>
          <w:lang w:eastAsia="zh-CN"/>
        </w:rPr>
      </w:pPr>
    </w:p>
    <w:p w14:paraId="73C1C881" w14:textId="6EB8314E" w:rsidR="00B63273" w:rsidRPr="00FF5767" w:rsidRDefault="00C62C50" w:rsidP="00B63273">
      <w:pPr>
        <w:rPr>
          <w:rFonts w:ascii="Times New Roman" w:eastAsiaTheme="minorEastAsia" w:hAnsi="Times New Roman"/>
          <w:b/>
          <w:bCs/>
          <w:lang w:eastAsia="zh-CN"/>
        </w:rPr>
      </w:pPr>
      <w:hyperlink r:id="rId38" w:history="1">
        <w:r w:rsidRPr="00FF5767">
          <w:rPr>
            <w:rStyle w:val="Hyperlink"/>
            <w:rFonts w:ascii="Times New Roman" w:eastAsia="Times New Roman" w:hAnsi="Times New Roman"/>
            <w:b/>
            <w:bCs/>
          </w:rPr>
          <w:t>R1-2605190</w:t>
        </w:r>
      </w:hyperlink>
      <w:r w:rsidR="00B63273" w:rsidRPr="00FF5767">
        <w:rPr>
          <w:rFonts w:ascii="Times New Roman" w:eastAsia="Times New Roman" w:hAnsi="Times New Roman"/>
          <w:b/>
          <w:bCs/>
        </w:rPr>
        <w:tab/>
        <w:t xml:space="preserve">Response to Reply LS to LS on R20 </w:t>
      </w:r>
      <w:proofErr w:type="spellStart"/>
      <w:r w:rsidR="00B63273" w:rsidRPr="00FF5767">
        <w:rPr>
          <w:rFonts w:ascii="Times New Roman" w:eastAsia="Times New Roman" w:hAnsi="Times New Roman"/>
          <w:b/>
          <w:bCs/>
        </w:rPr>
        <w:t>AIoT</w:t>
      </w:r>
      <w:proofErr w:type="spellEnd"/>
      <w:r w:rsidR="00B63273" w:rsidRPr="00FF5767">
        <w:rPr>
          <w:rFonts w:ascii="Times New Roman" w:eastAsia="Times New Roman" w:hAnsi="Times New Roman"/>
          <w:b/>
          <w:bCs/>
        </w:rPr>
        <w:t xml:space="preserve"> TR Conclusions in SA WG2</w:t>
      </w:r>
      <w:r w:rsidR="00B63273" w:rsidRPr="00FF5767">
        <w:rPr>
          <w:rFonts w:ascii="Times New Roman" w:eastAsia="Times New Roman" w:hAnsi="Times New Roman"/>
          <w:b/>
          <w:bCs/>
        </w:rPr>
        <w:tab/>
      </w:r>
      <w:r w:rsidR="00B63273" w:rsidRPr="00FF5767">
        <w:rPr>
          <w:rFonts w:ascii="Times New Roman" w:eastAsiaTheme="minorEastAsia" w:hAnsi="Times New Roman"/>
          <w:b/>
          <w:bCs/>
          <w:lang w:eastAsia="zh-CN"/>
        </w:rPr>
        <w:tab/>
      </w:r>
      <w:r w:rsidR="00B63273" w:rsidRPr="00FF5767">
        <w:rPr>
          <w:rFonts w:ascii="Times New Roman" w:eastAsia="Times New Roman" w:hAnsi="Times New Roman"/>
          <w:b/>
          <w:bCs/>
        </w:rPr>
        <w:t>SA2, Vivo</w:t>
      </w:r>
    </w:p>
    <w:p w14:paraId="667CEDB7" w14:textId="77777777" w:rsidR="00644A76" w:rsidRDefault="00B63273" w:rsidP="00B63273">
      <w:r w:rsidRPr="00805A09">
        <w:rPr>
          <w:rFonts w:hint="eastAsia"/>
        </w:rPr>
        <w:t xml:space="preserve">SA2 reply to RAN2 Reply LS that </w:t>
      </w:r>
      <w:r w:rsidRPr="00805A09">
        <w:t xml:space="preserve">that the broadcast area information is a TAC-like or </w:t>
      </w:r>
      <w:proofErr w:type="spellStart"/>
      <w:r w:rsidRPr="00805A09">
        <w:t>AIoT</w:t>
      </w:r>
      <w:proofErr w:type="spellEnd"/>
      <w:r w:rsidRPr="00805A09">
        <w:t xml:space="preserve"> Area Code-like information, and the size of TAC and </w:t>
      </w:r>
      <w:proofErr w:type="spellStart"/>
      <w:r w:rsidRPr="00805A09">
        <w:t>AIoT</w:t>
      </w:r>
      <w:proofErr w:type="spellEnd"/>
      <w:r w:rsidRPr="00805A09">
        <w:t xml:space="preserve"> Area Code is 24-bit as defined in 5G specification.</w:t>
      </w:r>
      <w:r w:rsidRPr="00805A09">
        <w:rPr>
          <w:rFonts w:hint="eastAsia"/>
        </w:rPr>
        <w:t xml:space="preserve"> </w:t>
      </w:r>
    </w:p>
    <w:p w14:paraId="6C35EEFA" w14:textId="61B87AE4" w:rsidR="00B63273" w:rsidRPr="00805A09" w:rsidRDefault="00644A76" w:rsidP="00B63273">
      <w:pPr>
        <w:rPr>
          <w:rFonts w:eastAsiaTheme="minorEastAsia"/>
          <w:lang w:eastAsia="zh-CN"/>
        </w:rPr>
      </w:pPr>
      <w:r>
        <w:rPr>
          <w:b/>
          <w:bCs/>
        </w:rPr>
        <w:t xml:space="preserve">Decision: </w:t>
      </w:r>
      <w:r w:rsidR="00B63273" w:rsidRPr="00805A09">
        <w:rPr>
          <w:rFonts w:hint="eastAsia"/>
        </w:rPr>
        <w:t>No RAN1 action needed.</w:t>
      </w:r>
    </w:p>
    <w:p w14:paraId="6C1DDF3C" w14:textId="77777777" w:rsidR="00B63273" w:rsidRDefault="00B63273" w:rsidP="00B63273">
      <w:pPr>
        <w:rPr>
          <w:rFonts w:eastAsiaTheme="minorEastAsia"/>
          <w:highlight w:val="cyan"/>
          <w:lang w:eastAsia="zh-CN"/>
        </w:rPr>
      </w:pPr>
    </w:p>
    <w:p w14:paraId="5109E8B9" w14:textId="77777777" w:rsidR="00B63273" w:rsidRPr="002E5BBA" w:rsidRDefault="00B63273" w:rsidP="00B63273">
      <w:pPr>
        <w:rPr>
          <w:rFonts w:eastAsiaTheme="minorEastAsia"/>
          <w:highlight w:val="cyan"/>
          <w:lang w:eastAsia="zh-CN"/>
        </w:rPr>
      </w:pPr>
    </w:p>
    <w:p w14:paraId="0431D8A7" w14:textId="77777777" w:rsidR="00B63273" w:rsidRPr="002465E3" w:rsidRDefault="00B63273" w:rsidP="00B63273">
      <w:pPr>
        <w:rPr>
          <w:rFonts w:eastAsiaTheme="minorEastAsia"/>
          <w:b/>
          <w:bCs/>
          <w:u w:val="single"/>
          <w:lang w:eastAsia="zh-CN"/>
        </w:rPr>
      </w:pPr>
      <w:r w:rsidRPr="002465E3">
        <w:rPr>
          <w:rFonts w:eastAsiaTheme="minorEastAsia" w:hint="eastAsia"/>
          <w:b/>
          <w:bCs/>
          <w:u w:val="single"/>
          <w:lang w:eastAsia="zh-CN"/>
        </w:rPr>
        <w:t>R20 NR-NTN SI</w:t>
      </w:r>
    </w:p>
    <w:p w14:paraId="0751312C" w14:textId="07128CF6" w:rsidR="00B63273" w:rsidRPr="00FF5767" w:rsidRDefault="00C62C50" w:rsidP="00B63273">
      <w:pPr>
        <w:rPr>
          <w:rFonts w:ascii="Times New Roman" w:eastAsiaTheme="minorEastAsia" w:hAnsi="Times New Roman"/>
          <w:b/>
          <w:bCs/>
          <w:lang w:eastAsia="zh-CN"/>
        </w:rPr>
      </w:pPr>
      <w:hyperlink r:id="rId39" w:history="1">
        <w:r w:rsidRPr="00FF5767">
          <w:rPr>
            <w:rStyle w:val="Hyperlink"/>
            <w:rFonts w:ascii="Times New Roman" w:eastAsia="Times New Roman" w:hAnsi="Times New Roman"/>
            <w:b/>
            <w:bCs/>
          </w:rPr>
          <w:t>R1-2605189</w:t>
        </w:r>
      </w:hyperlink>
      <w:r w:rsidR="00B63273" w:rsidRPr="00FF5767">
        <w:rPr>
          <w:rFonts w:ascii="Times New Roman" w:eastAsia="Times New Roman" w:hAnsi="Times New Roman"/>
          <w:b/>
          <w:bCs/>
        </w:rPr>
        <w:tab/>
        <w:t>LS on RAN4 analysis for NTN NR GNSS-resilient study</w:t>
      </w:r>
      <w:r w:rsidR="00B63273" w:rsidRPr="00FF5767">
        <w:rPr>
          <w:rFonts w:ascii="Times New Roman" w:eastAsia="Times New Roman" w:hAnsi="Times New Roman"/>
          <w:b/>
          <w:bCs/>
        </w:rPr>
        <w:tab/>
        <w:t>RAN4, Thales</w:t>
      </w:r>
    </w:p>
    <w:p w14:paraId="2C05608E" w14:textId="77777777" w:rsidR="00644A76" w:rsidRDefault="00B63273" w:rsidP="00B63273">
      <w:pPr>
        <w:rPr>
          <w:rFonts w:eastAsiaTheme="minorEastAsia"/>
          <w:lang w:eastAsia="zh-CN"/>
        </w:rPr>
      </w:pPr>
      <w:r w:rsidRPr="00805A09">
        <w:t xml:space="preserve">RAN4 sincerely asks RAN1 to take information </w:t>
      </w:r>
      <w:r w:rsidRPr="00805A09">
        <w:rPr>
          <w:rFonts w:eastAsiaTheme="minorEastAsia" w:hint="eastAsia"/>
          <w:lang w:eastAsia="zh-CN"/>
        </w:rPr>
        <w:t xml:space="preserve">summarized in R4-2607873 </w:t>
      </w:r>
      <w:r w:rsidRPr="00805A09">
        <w:t xml:space="preserve">into account and reuse the material from different Sections (and where possible) as part of the </w:t>
      </w:r>
      <w:r w:rsidRPr="00805A09">
        <w:rPr>
          <w:color w:val="000000" w:themeColor="text1"/>
          <w:lang w:eastAsia="zh-CN"/>
        </w:rPr>
        <w:t>TR 38.742 (RAN1-lead TR)</w:t>
      </w:r>
      <w:r w:rsidRPr="00805A09">
        <w:rPr>
          <w:rFonts w:eastAsiaTheme="minorEastAsia" w:hint="eastAsia"/>
          <w:lang w:eastAsia="zh-CN"/>
        </w:rPr>
        <w:t xml:space="preserve">, which has already been reflected in RAN approved TR. </w:t>
      </w:r>
    </w:p>
    <w:p w14:paraId="50D828CB" w14:textId="4CF551FE" w:rsidR="00B63273" w:rsidRDefault="00644A76" w:rsidP="00B63273">
      <w:pPr>
        <w:rPr>
          <w:rFonts w:eastAsiaTheme="minorEastAsia"/>
          <w:lang w:eastAsia="zh-CN"/>
        </w:rPr>
      </w:pPr>
      <w:r>
        <w:rPr>
          <w:b/>
          <w:bCs/>
        </w:rPr>
        <w:t xml:space="preserve">Decision: </w:t>
      </w:r>
      <w:r w:rsidR="00B63273" w:rsidRPr="00805A09">
        <w:rPr>
          <w:rFonts w:eastAsiaTheme="minorEastAsia" w:hint="eastAsia"/>
          <w:lang w:eastAsia="zh-CN"/>
        </w:rPr>
        <w:t xml:space="preserve">No further </w:t>
      </w:r>
      <w:r>
        <w:rPr>
          <w:rFonts w:eastAsiaTheme="minorEastAsia"/>
          <w:lang w:eastAsia="zh-CN"/>
        </w:rPr>
        <w:t xml:space="preserve">RAN1 </w:t>
      </w:r>
      <w:r w:rsidR="00B63273" w:rsidRPr="00805A09">
        <w:rPr>
          <w:rFonts w:eastAsiaTheme="minorEastAsia" w:hint="eastAsia"/>
          <w:lang w:eastAsia="zh-CN"/>
        </w:rPr>
        <w:t>action needed.</w:t>
      </w:r>
    </w:p>
    <w:p w14:paraId="0C7569FD" w14:textId="77777777" w:rsidR="00805A09" w:rsidRPr="002465E3" w:rsidRDefault="00805A09" w:rsidP="00B63273">
      <w:pPr>
        <w:rPr>
          <w:rFonts w:ascii="Times New Roman" w:eastAsiaTheme="minorEastAsia" w:hAnsi="Times New Roman"/>
          <w:lang w:eastAsia="zh-CN"/>
        </w:rPr>
      </w:pPr>
    </w:p>
    <w:p w14:paraId="0FA1DC59" w14:textId="77777777" w:rsidR="00B63273" w:rsidRPr="0035312A" w:rsidRDefault="00B63273" w:rsidP="00B63273">
      <w:pPr>
        <w:rPr>
          <w:rFonts w:eastAsiaTheme="minorEastAsia"/>
          <w:b/>
          <w:bCs/>
          <w:u w:val="single"/>
          <w:lang w:eastAsia="zh-CN"/>
        </w:rPr>
      </w:pPr>
      <w:r w:rsidRPr="0035312A">
        <w:rPr>
          <w:rFonts w:eastAsiaTheme="minorEastAsia" w:hint="eastAsia"/>
          <w:b/>
          <w:bCs/>
          <w:u w:val="single"/>
          <w:lang w:eastAsia="zh-CN"/>
        </w:rPr>
        <w:t xml:space="preserve">Relevant </w:t>
      </w:r>
      <w:proofErr w:type="spellStart"/>
      <w:r w:rsidRPr="0035312A">
        <w:rPr>
          <w:rFonts w:eastAsiaTheme="minorEastAsia" w:hint="eastAsia"/>
          <w:b/>
          <w:bCs/>
          <w:u w:val="single"/>
          <w:lang w:eastAsia="zh-CN"/>
        </w:rPr>
        <w:t>Tdoc</w:t>
      </w:r>
      <w:proofErr w:type="spellEnd"/>
      <w:r>
        <w:rPr>
          <w:rFonts w:eastAsiaTheme="minorEastAsia" w:hint="eastAsia"/>
          <w:b/>
          <w:bCs/>
          <w:u w:val="single"/>
          <w:lang w:eastAsia="zh-CN"/>
        </w:rPr>
        <w:t>:</w:t>
      </w:r>
    </w:p>
    <w:p w14:paraId="4F8F0BB0" w14:textId="615BF090" w:rsidR="00B63273" w:rsidRDefault="00C62C50" w:rsidP="00B63273">
      <w:hyperlink r:id="rId40" w:history="1">
        <w:r>
          <w:rPr>
            <w:rStyle w:val="Hyperlink"/>
            <w:rFonts w:ascii="Times New Roman" w:eastAsia="Times New Roman" w:hAnsi="Times New Roman"/>
          </w:rPr>
          <w:t>R1-2605706</w:t>
        </w:r>
      </w:hyperlink>
      <w:r w:rsidR="00B63273">
        <w:rPr>
          <w:rFonts w:ascii="Times New Roman" w:eastAsia="Times New Roman" w:hAnsi="Times New Roman"/>
        </w:rPr>
        <w:tab/>
        <w:t>Discussion on LS on RAN4 analysis for NTN NR GNSS-resilient study</w:t>
      </w:r>
      <w:r w:rsidR="00B63273">
        <w:rPr>
          <w:rFonts w:ascii="Times New Roman" w:eastAsia="Times New Roman" w:hAnsi="Times New Roman"/>
        </w:rPr>
        <w:tab/>
      </w:r>
      <w:r w:rsidR="00B63273">
        <w:rPr>
          <w:rFonts w:ascii="Times New Roman" w:eastAsiaTheme="minorEastAsia" w:hAnsi="Times New Roman"/>
          <w:lang w:eastAsia="zh-CN"/>
        </w:rPr>
        <w:tab/>
      </w:r>
      <w:r w:rsidR="00B63273">
        <w:rPr>
          <w:rFonts w:ascii="Times New Roman" w:eastAsia="Times New Roman" w:hAnsi="Times New Roman"/>
        </w:rPr>
        <w:t>CATT</w:t>
      </w:r>
    </w:p>
    <w:p w14:paraId="3DC0321C" w14:textId="77777777" w:rsidR="00B63273" w:rsidRPr="0035312A" w:rsidRDefault="00B63273" w:rsidP="00B63273">
      <w:pPr>
        <w:rPr>
          <w:rFonts w:eastAsiaTheme="minorEastAsia"/>
          <w:lang w:eastAsia="zh-CN"/>
        </w:rPr>
      </w:pPr>
    </w:p>
    <w:p w14:paraId="114F277A" w14:textId="77777777" w:rsidR="00B63273" w:rsidRPr="002465E3" w:rsidRDefault="00B63273" w:rsidP="00B63273">
      <w:pPr>
        <w:rPr>
          <w:rFonts w:eastAsiaTheme="minorEastAsia"/>
          <w:lang w:eastAsia="zh-CN"/>
        </w:rPr>
      </w:pPr>
    </w:p>
    <w:p w14:paraId="24AA3BDA" w14:textId="77777777" w:rsidR="00B63273" w:rsidRDefault="00B63273" w:rsidP="00B63273">
      <w:pPr>
        <w:rPr>
          <w:rFonts w:ascii="Times New Roman" w:eastAsiaTheme="minorEastAsia" w:hAnsi="Times New Roman"/>
          <w:b/>
          <w:bCs/>
          <w:u w:val="single"/>
          <w:lang w:eastAsia="zh-CN"/>
        </w:rPr>
      </w:pPr>
      <w:r>
        <w:rPr>
          <w:rFonts w:ascii="Times New Roman" w:eastAsiaTheme="minorEastAsia" w:hAnsi="Times New Roman" w:hint="eastAsia"/>
          <w:b/>
          <w:bCs/>
          <w:u w:val="single"/>
          <w:lang w:eastAsia="zh-CN"/>
        </w:rPr>
        <w:t>R20 IoT-NTN Phase 4</w:t>
      </w:r>
    </w:p>
    <w:p w14:paraId="31C6ED71" w14:textId="52798526" w:rsidR="00B63273" w:rsidRPr="00FF5767" w:rsidRDefault="00C62C50" w:rsidP="00B63273">
      <w:pPr>
        <w:rPr>
          <w:rFonts w:ascii="Times New Roman" w:eastAsiaTheme="minorEastAsia" w:hAnsi="Times New Roman"/>
          <w:b/>
          <w:bCs/>
          <w:lang w:eastAsia="zh-CN"/>
        </w:rPr>
      </w:pPr>
      <w:hyperlink r:id="rId41" w:history="1">
        <w:r w:rsidRPr="00FF5767">
          <w:rPr>
            <w:rStyle w:val="Hyperlink"/>
            <w:rFonts w:ascii="Times New Roman" w:eastAsia="Times New Roman" w:hAnsi="Times New Roman"/>
            <w:b/>
            <w:bCs/>
          </w:rPr>
          <w:t>R1-2605184</w:t>
        </w:r>
      </w:hyperlink>
      <w:r w:rsidR="00B63273" w:rsidRPr="00FF5767">
        <w:rPr>
          <w:rFonts w:ascii="Times New Roman" w:eastAsia="Times New Roman" w:hAnsi="Times New Roman"/>
          <w:b/>
          <w:bCs/>
        </w:rPr>
        <w:tab/>
        <w:t>LS on activation mechanism for NB-IoT SPS</w:t>
      </w:r>
      <w:r w:rsidR="00B63273" w:rsidRPr="00FF5767">
        <w:rPr>
          <w:rFonts w:ascii="Times New Roman" w:eastAsia="Times New Roman" w:hAnsi="Times New Roman"/>
          <w:b/>
          <w:bCs/>
        </w:rPr>
        <w:tab/>
        <w:t>RAN2, Vivo</w:t>
      </w:r>
    </w:p>
    <w:p w14:paraId="378FDA53" w14:textId="77777777" w:rsidR="00B63273" w:rsidRDefault="00B63273" w:rsidP="00B63273">
      <w:pPr>
        <w:rPr>
          <w:rFonts w:eastAsiaTheme="minorEastAsia"/>
          <w:lang w:eastAsia="zh-CN"/>
        </w:rPr>
      </w:pPr>
      <w:r w:rsidRPr="00805A09">
        <w:t>RAN2 has discussed the SPS enhancement for IOT NTN ph4 and</w:t>
      </w:r>
      <w:r w:rsidRPr="00805A09">
        <w:rPr>
          <w:rFonts w:hint="eastAsia"/>
        </w:rPr>
        <w:t xml:space="preserve"> </w:t>
      </w:r>
      <w:r w:rsidRPr="00805A09">
        <w:t>assumes that the activation mechanism decided by RAN1 can be used to indicate the periodicity</w:t>
      </w:r>
      <w:r w:rsidRPr="00805A09">
        <w:rPr>
          <w:rFonts w:hint="eastAsia"/>
        </w:rPr>
        <w:t xml:space="preserve"> for DL SPS. No</w:t>
      </w:r>
      <w:r w:rsidRPr="00805A09">
        <w:rPr>
          <w:rFonts w:eastAsiaTheme="minorEastAsia" w:hint="eastAsia"/>
          <w:lang w:eastAsia="zh-CN"/>
        </w:rPr>
        <w:t xml:space="preserve"> </w:t>
      </w:r>
      <w:r w:rsidRPr="00805A09">
        <w:rPr>
          <w:rFonts w:hint="eastAsia"/>
        </w:rPr>
        <w:t>RAN1 action needed</w:t>
      </w:r>
      <w:r w:rsidRPr="00805A09">
        <w:rPr>
          <w:rFonts w:eastAsiaTheme="minorEastAsia" w:hint="eastAsia"/>
          <w:lang w:eastAsia="zh-CN"/>
        </w:rPr>
        <w:t>.</w:t>
      </w:r>
    </w:p>
    <w:p w14:paraId="4B878C07" w14:textId="5C525B69" w:rsidR="0013488E" w:rsidRPr="00805A09" w:rsidRDefault="0013488E" w:rsidP="00B63273">
      <w:pPr>
        <w:rPr>
          <w:rFonts w:eastAsiaTheme="minorEastAsia"/>
          <w:lang w:eastAsia="zh-CN"/>
        </w:rPr>
      </w:pPr>
      <w:r>
        <w:rPr>
          <w:rFonts w:eastAsiaTheme="minorEastAsia"/>
          <w:lang w:eastAsia="zh-CN"/>
        </w:rPr>
        <w:t>This LS was already addressed at RAN1#125</w:t>
      </w:r>
      <w:r w:rsidR="00FF5767">
        <w:rPr>
          <w:rFonts w:eastAsiaTheme="minorEastAsia"/>
          <w:lang w:eastAsia="zh-CN"/>
        </w:rPr>
        <w:t>,</w:t>
      </w:r>
      <w:r>
        <w:rPr>
          <w:rFonts w:eastAsiaTheme="minorEastAsia"/>
          <w:lang w:eastAsia="zh-CN"/>
        </w:rPr>
        <w:t xml:space="preserve"> and was withdrawn</w:t>
      </w:r>
      <w:r w:rsidR="00FF5767">
        <w:rPr>
          <w:rFonts w:eastAsiaTheme="minorEastAsia"/>
          <w:lang w:eastAsia="zh-CN"/>
        </w:rPr>
        <w:t xml:space="preserve"> and not treated</w:t>
      </w:r>
      <w:r>
        <w:rPr>
          <w:rFonts w:eastAsiaTheme="minorEastAsia"/>
          <w:lang w:eastAsia="zh-CN"/>
        </w:rPr>
        <w:t>.</w:t>
      </w:r>
    </w:p>
    <w:p w14:paraId="24B76690" w14:textId="77777777" w:rsidR="00B63273" w:rsidRPr="00EF509F" w:rsidRDefault="00B63273" w:rsidP="00B63273">
      <w:pPr>
        <w:rPr>
          <w:rFonts w:ascii="Times New Roman" w:eastAsiaTheme="minorEastAsia" w:hAnsi="Times New Roman"/>
          <w:b/>
          <w:bCs/>
          <w:u w:val="single"/>
          <w:lang w:eastAsia="zh-CN"/>
        </w:rPr>
      </w:pPr>
      <w:r w:rsidRPr="00EF509F">
        <w:rPr>
          <w:rFonts w:ascii="Times New Roman" w:eastAsiaTheme="minorEastAsia" w:hAnsi="Times New Roman" w:hint="eastAsia"/>
          <w:b/>
          <w:bCs/>
          <w:u w:val="single"/>
          <w:lang w:eastAsia="zh-CN"/>
        </w:rPr>
        <w:t xml:space="preserve">Relevant </w:t>
      </w:r>
      <w:proofErr w:type="spellStart"/>
      <w:r w:rsidRPr="00EF509F">
        <w:rPr>
          <w:rFonts w:ascii="Times New Roman" w:eastAsiaTheme="minorEastAsia" w:hAnsi="Times New Roman" w:hint="eastAsia"/>
          <w:b/>
          <w:bCs/>
          <w:u w:val="single"/>
          <w:lang w:eastAsia="zh-CN"/>
        </w:rPr>
        <w:t>Tdocs</w:t>
      </w:r>
      <w:proofErr w:type="spellEnd"/>
      <w:r>
        <w:rPr>
          <w:rFonts w:ascii="Times New Roman" w:eastAsiaTheme="minorEastAsia" w:hAnsi="Times New Roman" w:hint="eastAsia"/>
          <w:b/>
          <w:bCs/>
          <w:u w:val="single"/>
          <w:lang w:eastAsia="zh-CN"/>
        </w:rPr>
        <w:t>:</w:t>
      </w:r>
    </w:p>
    <w:p w14:paraId="2AE675EF" w14:textId="70351640" w:rsidR="00B63273" w:rsidRDefault="00C62C50" w:rsidP="00B63273">
      <w:pPr>
        <w:rPr>
          <w:rFonts w:ascii="Times New Roman" w:eastAsiaTheme="minorEastAsia" w:hAnsi="Times New Roman"/>
          <w:lang w:eastAsia="zh-CN"/>
        </w:rPr>
      </w:pPr>
      <w:hyperlink r:id="rId42" w:history="1">
        <w:r>
          <w:rPr>
            <w:rStyle w:val="Hyperlink"/>
            <w:rFonts w:ascii="Times New Roman" w:eastAsia="Times New Roman" w:hAnsi="Times New Roman"/>
          </w:rPr>
          <w:t>R1-2605704</w:t>
        </w:r>
      </w:hyperlink>
      <w:r w:rsidR="00B63273">
        <w:rPr>
          <w:rFonts w:ascii="Times New Roman" w:eastAsia="Times New Roman" w:hAnsi="Times New Roman"/>
        </w:rPr>
        <w:tab/>
        <w:t>Draft reply LS on activation mechanism for NB-IoT SPS</w:t>
      </w:r>
      <w:r w:rsidR="00B63273">
        <w:rPr>
          <w:rFonts w:ascii="Times New Roman" w:eastAsia="Times New Roman" w:hAnsi="Times New Roman"/>
        </w:rPr>
        <w:tab/>
        <w:t>CATT</w:t>
      </w:r>
    </w:p>
    <w:p w14:paraId="66472092" w14:textId="77777777" w:rsidR="00B63273" w:rsidRPr="00A514AE" w:rsidRDefault="00B63273" w:rsidP="00B63273">
      <w:pPr>
        <w:rPr>
          <w:rFonts w:eastAsiaTheme="minorEastAsia"/>
          <w:u w:val="single"/>
          <w:lang w:eastAsia="zh-CN"/>
        </w:rPr>
      </w:pPr>
      <w:r>
        <w:rPr>
          <w:rFonts w:ascii="Times New Roman" w:eastAsiaTheme="minorEastAsia" w:hAnsi="Times New Roman"/>
          <w:lang w:eastAsia="zh-CN"/>
        </w:rPr>
        <w:tab/>
      </w:r>
      <w:r>
        <w:rPr>
          <w:rFonts w:ascii="Times New Roman" w:eastAsiaTheme="minorEastAsia" w:hAnsi="Times New Roman"/>
          <w:lang w:eastAsia="zh-CN"/>
        </w:rPr>
        <w:tab/>
      </w:r>
      <w:r w:rsidRPr="00A514AE">
        <w:rPr>
          <w:rFonts w:ascii="Times New Roman" w:eastAsiaTheme="minorEastAsia" w:hAnsi="Times New Roman" w:hint="eastAsia"/>
          <w:highlight w:val="darkYellow"/>
          <w:u w:val="single"/>
          <w:lang w:eastAsia="zh-CN"/>
        </w:rPr>
        <w:t>Withdrawn</w:t>
      </w:r>
    </w:p>
    <w:p w14:paraId="51B97D92" w14:textId="54E3F242" w:rsidR="00B63273" w:rsidRDefault="00C62C50" w:rsidP="00B63273">
      <w:pPr>
        <w:rPr>
          <w:rFonts w:eastAsiaTheme="minorEastAsia"/>
          <w:lang w:eastAsia="zh-CN"/>
        </w:rPr>
      </w:pPr>
      <w:hyperlink r:id="rId43" w:history="1">
        <w:r>
          <w:rPr>
            <w:rStyle w:val="Hyperlink"/>
            <w:rFonts w:ascii="Times New Roman" w:eastAsia="Times New Roman" w:hAnsi="Times New Roman"/>
          </w:rPr>
          <w:t>R1-2605705</w:t>
        </w:r>
      </w:hyperlink>
      <w:r w:rsidR="00B63273">
        <w:rPr>
          <w:rFonts w:ascii="Times New Roman" w:eastAsia="Times New Roman" w:hAnsi="Times New Roman"/>
        </w:rPr>
        <w:tab/>
        <w:t>Discussion on LS on activation mechanism for NB-IoT SPS</w:t>
      </w:r>
      <w:r w:rsidR="00B63273">
        <w:rPr>
          <w:rFonts w:ascii="Times New Roman" w:eastAsia="Times New Roman" w:hAnsi="Times New Roman"/>
        </w:rPr>
        <w:tab/>
        <w:t>CATT</w:t>
      </w:r>
    </w:p>
    <w:p w14:paraId="54131F88" w14:textId="77777777" w:rsidR="00B63273" w:rsidRPr="00A514AE" w:rsidRDefault="00B63273" w:rsidP="00B63273">
      <w:pPr>
        <w:ind w:left="720" w:firstLine="720"/>
      </w:pPr>
      <w:r w:rsidRPr="00A514AE">
        <w:rPr>
          <w:rFonts w:ascii="Times New Roman" w:eastAsiaTheme="minorEastAsia" w:hAnsi="Times New Roman" w:hint="eastAsia"/>
          <w:highlight w:val="darkYellow"/>
          <w:lang w:eastAsia="zh-CN"/>
        </w:rPr>
        <w:t>Withdrawn</w:t>
      </w:r>
    </w:p>
    <w:p w14:paraId="7CAD87E8" w14:textId="77777777" w:rsidR="00B63273" w:rsidRDefault="00B63273" w:rsidP="00B63273">
      <w:pPr>
        <w:rPr>
          <w:rFonts w:ascii="Times New Roman" w:eastAsiaTheme="minorEastAsia" w:hAnsi="Times New Roman"/>
          <w:b/>
          <w:bCs/>
          <w:u w:val="single"/>
          <w:lang w:eastAsia="zh-CN"/>
        </w:rPr>
      </w:pPr>
    </w:p>
    <w:p w14:paraId="2843D7E1" w14:textId="77777777" w:rsidR="00B63273" w:rsidRDefault="00B63273" w:rsidP="00B63273">
      <w:pPr>
        <w:rPr>
          <w:rFonts w:ascii="Times New Roman" w:eastAsiaTheme="minorEastAsia" w:hAnsi="Times New Roman"/>
          <w:b/>
          <w:bCs/>
          <w:u w:val="single"/>
          <w:lang w:eastAsia="zh-CN"/>
        </w:rPr>
      </w:pPr>
    </w:p>
    <w:p w14:paraId="4DBD8B4F" w14:textId="77777777" w:rsidR="00B63273" w:rsidRDefault="00B63273" w:rsidP="00B63273">
      <w:pPr>
        <w:rPr>
          <w:rFonts w:ascii="Times New Roman" w:eastAsiaTheme="minorEastAsia" w:hAnsi="Times New Roman"/>
          <w:b/>
          <w:bCs/>
          <w:u w:val="single"/>
          <w:lang w:eastAsia="zh-CN"/>
        </w:rPr>
      </w:pPr>
      <w:r>
        <w:rPr>
          <w:rFonts w:ascii="Times New Roman" w:eastAsiaTheme="minorEastAsia" w:hAnsi="Times New Roman" w:hint="eastAsia"/>
          <w:b/>
          <w:bCs/>
          <w:u w:val="single"/>
          <w:lang w:eastAsia="zh-CN"/>
        </w:rPr>
        <w:t>R20 LBCA</w:t>
      </w:r>
    </w:p>
    <w:p w14:paraId="29B60A15" w14:textId="77777777" w:rsidR="00E87163" w:rsidRDefault="00B63273" w:rsidP="00B63273">
      <w:r w:rsidRPr="0013488E">
        <w:rPr>
          <w:rFonts w:hint="eastAsia"/>
        </w:rPr>
        <w:t xml:space="preserve">Follow up discussion on RAN4 LS </w:t>
      </w:r>
      <w:hyperlink r:id="rId44" w:history="1">
        <w:r w:rsidR="00C62C50">
          <w:rPr>
            <w:rStyle w:val="Hyperlink"/>
          </w:rPr>
          <w:t>R1-2603493</w:t>
        </w:r>
      </w:hyperlink>
      <w:r w:rsidRPr="0013488E">
        <w:rPr>
          <w:rFonts w:hint="eastAsia"/>
        </w:rPr>
        <w:t xml:space="preserve"> and revised WID reflection the conclusion made in RAN1. RAN1 action needed. </w:t>
      </w:r>
    </w:p>
    <w:p w14:paraId="7B9634DB" w14:textId="089FD9B4" w:rsidR="00B63273" w:rsidRPr="0013488E" w:rsidRDefault="00E87163" w:rsidP="00B63273">
      <w:pPr>
        <w:rPr>
          <w:rFonts w:eastAsiaTheme="minorEastAsia"/>
          <w:lang w:eastAsia="zh-CN"/>
        </w:rPr>
      </w:pPr>
      <w:r w:rsidRPr="00E87163">
        <w:rPr>
          <w:b/>
          <w:bCs/>
        </w:rPr>
        <w:t>Decision:</w:t>
      </w:r>
      <w:r>
        <w:t xml:space="preserve"> </w:t>
      </w:r>
      <w:r w:rsidR="00B63273" w:rsidRPr="0013488E">
        <w:rPr>
          <w:rFonts w:hint="eastAsia"/>
        </w:rPr>
        <w:t>To be handled under AI 8.2</w:t>
      </w:r>
      <w:r>
        <w:t xml:space="preserve"> - </w:t>
      </w:r>
      <w:r w:rsidR="00B63273" w:rsidRPr="0013488E">
        <w:rPr>
          <w:rFonts w:hint="eastAsia"/>
        </w:rPr>
        <w:t>moderator Haitong (Apple)</w:t>
      </w:r>
      <w:r w:rsidR="00B63273" w:rsidRPr="0013488E">
        <w:rPr>
          <w:rFonts w:eastAsiaTheme="minorEastAsia" w:hint="eastAsia"/>
          <w:lang w:eastAsia="zh-CN"/>
        </w:rPr>
        <w:t>.</w:t>
      </w:r>
    </w:p>
    <w:p w14:paraId="4C76A99F" w14:textId="736DC5E1" w:rsidR="00B63273" w:rsidRDefault="00C62C50" w:rsidP="00B63273">
      <w:pPr>
        <w:rPr>
          <w:rFonts w:ascii="Times New Roman" w:eastAsiaTheme="minorEastAsia" w:hAnsi="Times New Roman"/>
          <w:lang w:eastAsia="zh-CN"/>
        </w:rPr>
      </w:pPr>
      <w:hyperlink r:id="rId45" w:history="1">
        <w:r>
          <w:rPr>
            <w:rStyle w:val="Hyperlink"/>
            <w:rFonts w:ascii="Times New Roman" w:eastAsia="Times New Roman" w:hAnsi="Times New Roman"/>
          </w:rPr>
          <w:t>R1-2605374</w:t>
        </w:r>
      </w:hyperlink>
      <w:r w:rsidR="00B63273">
        <w:rPr>
          <w:rFonts w:ascii="Times New Roman" w:eastAsia="Times New Roman" w:hAnsi="Times New Roman"/>
        </w:rPr>
        <w:tab/>
        <w:t>Discussion on Rel-20 LBCA via switching</w:t>
      </w:r>
      <w:r w:rsidR="00B63273">
        <w:rPr>
          <w:rFonts w:ascii="Times New Roman" w:eastAsia="Times New Roman" w:hAnsi="Times New Roman"/>
        </w:rPr>
        <w:tab/>
        <w:t>Nokia</w:t>
      </w:r>
    </w:p>
    <w:p w14:paraId="7F562089" w14:textId="2DFB0990" w:rsidR="00B63273" w:rsidRDefault="00C62C50" w:rsidP="00B63273">
      <w:pPr>
        <w:rPr>
          <w:rFonts w:ascii="Times New Roman" w:eastAsiaTheme="minorEastAsia" w:hAnsi="Times New Roman"/>
          <w:lang w:eastAsia="zh-CN"/>
        </w:rPr>
      </w:pPr>
      <w:hyperlink r:id="rId46" w:history="1">
        <w:r>
          <w:rPr>
            <w:rStyle w:val="Hyperlink"/>
            <w:rFonts w:ascii="Times New Roman" w:eastAsia="Times New Roman" w:hAnsi="Times New Roman"/>
          </w:rPr>
          <w:t>R1-2606587</w:t>
        </w:r>
      </w:hyperlink>
      <w:r w:rsidR="00B63273">
        <w:rPr>
          <w:rFonts w:ascii="Times New Roman" w:eastAsia="Times New Roman" w:hAnsi="Times New Roman"/>
        </w:rPr>
        <w:tab/>
        <w:t>Discussion on Rel-20 LBCA via switching</w:t>
      </w:r>
      <w:r w:rsidR="00B63273">
        <w:rPr>
          <w:rFonts w:ascii="Times New Roman" w:eastAsia="Times New Roman" w:hAnsi="Times New Roman"/>
        </w:rPr>
        <w:tab/>
        <w:t>Nokia Hungary</w:t>
      </w:r>
    </w:p>
    <w:p w14:paraId="262B1790" w14:textId="44BCA47F" w:rsidR="00B63273" w:rsidRPr="00791EA9" w:rsidRDefault="00B63273" w:rsidP="00B63273">
      <w:pPr>
        <w:rPr>
          <w:rFonts w:eastAsiaTheme="minorEastAsia"/>
          <w:lang w:eastAsia="zh-CN"/>
        </w:rPr>
      </w:pPr>
      <w:r>
        <w:rPr>
          <w:rFonts w:ascii="Times New Roman" w:eastAsiaTheme="minorEastAsia" w:hAnsi="Times New Roman"/>
          <w:lang w:eastAsia="zh-CN"/>
        </w:rPr>
        <w:tab/>
      </w:r>
      <w:r>
        <w:rPr>
          <w:rFonts w:ascii="Times New Roman" w:eastAsiaTheme="minorEastAsia" w:hAnsi="Times New Roman"/>
          <w:lang w:eastAsia="zh-CN"/>
        </w:rPr>
        <w:tab/>
      </w:r>
      <w:r>
        <w:rPr>
          <w:rFonts w:ascii="Times New Roman" w:eastAsiaTheme="minorEastAsia" w:hAnsi="Times New Roman" w:hint="eastAsia"/>
          <w:lang w:eastAsia="zh-CN"/>
        </w:rPr>
        <w:t xml:space="preserve">(Revision of </w:t>
      </w:r>
      <w:hyperlink r:id="rId47" w:history="1">
        <w:r w:rsidR="00C62C50">
          <w:rPr>
            <w:rStyle w:val="Hyperlink"/>
            <w:rFonts w:ascii="Times New Roman" w:eastAsiaTheme="minorEastAsia" w:hAnsi="Times New Roman"/>
            <w:lang w:eastAsia="zh-CN"/>
          </w:rPr>
          <w:t>R1-2605374</w:t>
        </w:r>
      </w:hyperlink>
      <w:r>
        <w:rPr>
          <w:rFonts w:ascii="Times New Roman" w:eastAsiaTheme="minorEastAsia" w:hAnsi="Times New Roman" w:hint="eastAsia"/>
          <w:lang w:eastAsia="zh-CN"/>
        </w:rPr>
        <w:t>)</w:t>
      </w:r>
    </w:p>
    <w:p w14:paraId="5E33C973" w14:textId="2C95B224" w:rsidR="00B63273" w:rsidRDefault="00C62C50" w:rsidP="00B63273">
      <w:hyperlink r:id="rId48" w:history="1">
        <w:r>
          <w:rPr>
            <w:rStyle w:val="Hyperlink"/>
            <w:rFonts w:ascii="Times New Roman" w:eastAsia="Times New Roman" w:hAnsi="Times New Roman"/>
          </w:rPr>
          <w:t>R1-2605522</w:t>
        </w:r>
      </w:hyperlink>
      <w:r w:rsidR="00B63273">
        <w:rPr>
          <w:rFonts w:ascii="Times New Roman" w:eastAsia="Times New Roman" w:hAnsi="Times New Roman"/>
        </w:rPr>
        <w:tab/>
        <w:t xml:space="preserve">Discussion on LS to RAN1 for Rel-20 LBCA via switching </w:t>
      </w:r>
      <w:r w:rsidR="00B63273">
        <w:rPr>
          <w:rFonts w:ascii="Times New Roman" w:eastAsia="Times New Roman" w:hAnsi="Times New Roman"/>
        </w:rPr>
        <w:tab/>
        <w:t>Ericsson Inc.</w:t>
      </w:r>
    </w:p>
    <w:p w14:paraId="03C42E54" w14:textId="43BAA064" w:rsidR="00B63273" w:rsidRDefault="00C62C50" w:rsidP="00B63273">
      <w:hyperlink r:id="rId49" w:history="1">
        <w:r>
          <w:rPr>
            <w:rStyle w:val="Hyperlink"/>
            <w:rFonts w:ascii="Times New Roman" w:eastAsia="Times New Roman" w:hAnsi="Times New Roman"/>
          </w:rPr>
          <w:t>R1-2605896</w:t>
        </w:r>
      </w:hyperlink>
      <w:r w:rsidR="00B63273">
        <w:rPr>
          <w:rFonts w:ascii="Times New Roman" w:eastAsia="Times New Roman" w:hAnsi="Times New Roman"/>
        </w:rPr>
        <w:tab/>
        <w:t>Discussion on Rel-20 LBCA via switching</w:t>
      </w:r>
      <w:r w:rsidR="00B63273">
        <w:rPr>
          <w:rFonts w:ascii="Times New Roman" w:eastAsia="Times New Roman" w:hAnsi="Times New Roman"/>
        </w:rPr>
        <w:tab/>
        <w:t xml:space="preserve">ZTE Corporation, </w:t>
      </w:r>
      <w:proofErr w:type="spellStart"/>
      <w:r w:rsidR="00B63273">
        <w:rPr>
          <w:rFonts w:ascii="Times New Roman" w:eastAsia="Times New Roman" w:hAnsi="Times New Roman"/>
        </w:rPr>
        <w:t>Sanechips</w:t>
      </w:r>
      <w:proofErr w:type="spellEnd"/>
    </w:p>
    <w:p w14:paraId="1831EF0F" w14:textId="0436910F" w:rsidR="00B63273" w:rsidRDefault="00C62C50" w:rsidP="00B63273">
      <w:hyperlink r:id="rId50" w:history="1">
        <w:r>
          <w:rPr>
            <w:rStyle w:val="Hyperlink"/>
            <w:rFonts w:ascii="Times New Roman" w:eastAsia="Times New Roman" w:hAnsi="Times New Roman"/>
          </w:rPr>
          <w:t>R1-2606350</w:t>
        </w:r>
      </w:hyperlink>
      <w:r w:rsidR="00B63273">
        <w:rPr>
          <w:rFonts w:ascii="Times New Roman" w:eastAsia="Times New Roman" w:hAnsi="Times New Roman"/>
        </w:rPr>
        <w:tab/>
        <w:t>Discussion on RAN1 impact on LBCA via switching in Rel-20</w:t>
      </w:r>
      <w:r w:rsidR="00B63273">
        <w:rPr>
          <w:rFonts w:ascii="Times New Roman" w:eastAsia="Times New Roman" w:hAnsi="Times New Roman"/>
        </w:rPr>
        <w:tab/>
      </w:r>
      <w:proofErr w:type="spellStart"/>
      <w:r w:rsidR="00B63273">
        <w:rPr>
          <w:rFonts w:ascii="Times New Roman" w:eastAsia="Times New Roman" w:hAnsi="Times New Roman"/>
        </w:rPr>
        <w:t>Ofinno</w:t>
      </w:r>
      <w:proofErr w:type="spellEnd"/>
    </w:p>
    <w:p w14:paraId="4EACE22C" w14:textId="77777777" w:rsidR="00B63273" w:rsidRPr="00C37447" w:rsidRDefault="00B63273" w:rsidP="00B63273">
      <w:pPr>
        <w:rPr>
          <w:rFonts w:ascii="Times New Roman" w:eastAsiaTheme="minorEastAsia" w:hAnsi="Times New Roman"/>
          <w:b/>
          <w:bCs/>
          <w:u w:val="single"/>
          <w:lang w:eastAsia="zh-CN"/>
        </w:rPr>
      </w:pPr>
    </w:p>
    <w:p w14:paraId="596D9603" w14:textId="77777777" w:rsidR="00B63273" w:rsidRPr="00C37447" w:rsidRDefault="00B63273" w:rsidP="00B63273">
      <w:pPr>
        <w:rPr>
          <w:rFonts w:ascii="Times New Roman" w:eastAsiaTheme="minorEastAsia" w:hAnsi="Times New Roman"/>
          <w:b/>
          <w:bCs/>
          <w:u w:val="single"/>
          <w:lang w:eastAsia="zh-CN"/>
        </w:rPr>
      </w:pPr>
    </w:p>
    <w:p w14:paraId="5C20DDBC" w14:textId="77777777" w:rsidR="00B63273" w:rsidRDefault="00B63273" w:rsidP="00B63273">
      <w:pPr>
        <w:rPr>
          <w:rFonts w:ascii="Times New Roman" w:eastAsiaTheme="minorEastAsia" w:hAnsi="Times New Roman"/>
          <w:b/>
          <w:bCs/>
          <w:u w:val="single"/>
          <w:lang w:eastAsia="zh-CN"/>
        </w:rPr>
      </w:pPr>
      <w:r w:rsidRPr="00C37447">
        <w:rPr>
          <w:rFonts w:ascii="Times New Roman" w:eastAsiaTheme="minorEastAsia" w:hAnsi="Times New Roman" w:hint="eastAsia"/>
          <w:b/>
          <w:bCs/>
          <w:u w:val="single"/>
          <w:lang w:eastAsia="zh-CN"/>
        </w:rPr>
        <w:t>6GR</w:t>
      </w:r>
    </w:p>
    <w:p w14:paraId="73E75DAB" w14:textId="77777777" w:rsidR="00B63273" w:rsidRDefault="00B63273" w:rsidP="00B63273">
      <w:pPr>
        <w:rPr>
          <w:rFonts w:ascii="Times New Roman" w:eastAsiaTheme="minorEastAsia" w:hAnsi="Times New Roman"/>
          <w:b/>
          <w:bCs/>
          <w:u w:val="single"/>
          <w:lang w:eastAsia="zh-CN"/>
        </w:rPr>
      </w:pPr>
    </w:p>
    <w:p w14:paraId="0E016A4D" w14:textId="77777777" w:rsidR="00B63273" w:rsidRPr="00C37447" w:rsidRDefault="00B63273" w:rsidP="00B63273">
      <w:pPr>
        <w:rPr>
          <w:rFonts w:ascii="Times New Roman" w:eastAsiaTheme="minorEastAsia" w:hAnsi="Times New Roman"/>
          <w:b/>
          <w:bCs/>
          <w:u w:val="single"/>
          <w:lang w:eastAsia="zh-CN"/>
        </w:rPr>
      </w:pPr>
      <w:r>
        <w:rPr>
          <w:rFonts w:ascii="Times New Roman" w:eastAsiaTheme="minorEastAsia" w:hAnsi="Times New Roman" w:hint="eastAsia"/>
          <w:b/>
          <w:bCs/>
          <w:u w:val="single"/>
          <w:lang w:eastAsia="zh-CN"/>
        </w:rPr>
        <w:t>Random Access</w:t>
      </w:r>
    </w:p>
    <w:p w14:paraId="6757C524" w14:textId="5C3928AC" w:rsidR="00B63273" w:rsidRPr="00115E59" w:rsidRDefault="00C62C50" w:rsidP="00B63273">
      <w:pPr>
        <w:rPr>
          <w:rFonts w:ascii="Times New Roman" w:eastAsiaTheme="minorEastAsia" w:hAnsi="Times New Roman"/>
          <w:b/>
          <w:bCs/>
          <w:lang w:eastAsia="zh-CN"/>
        </w:rPr>
      </w:pPr>
      <w:hyperlink r:id="rId51" w:history="1">
        <w:r w:rsidRPr="00115E59">
          <w:rPr>
            <w:rStyle w:val="Hyperlink"/>
            <w:rFonts w:ascii="Times New Roman" w:eastAsia="Times New Roman" w:hAnsi="Times New Roman"/>
            <w:b/>
            <w:bCs/>
          </w:rPr>
          <w:t>R1-2605183</w:t>
        </w:r>
      </w:hyperlink>
      <w:r w:rsidR="00B63273" w:rsidRPr="00115E59">
        <w:rPr>
          <w:rFonts w:ascii="Times New Roman" w:eastAsia="Times New Roman" w:hAnsi="Times New Roman"/>
          <w:b/>
          <w:bCs/>
        </w:rPr>
        <w:tab/>
        <w:t>LS on Random Access in 6G</w:t>
      </w:r>
      <w:r w:rsidR="00B63273" w:rsidRPr="00115E59">
        <w:rPr>
          <w:rFonts w:ascii="Times New Roman" w:eastAsia="Times New Roman" w:hAnsi="Times New Roman"/>
          <w:b/>
          <w:bCs/>
        </w:rPr>
        <w:tab/>
        <w:t>RAN2, Huawei</w:t>
      </w:r>
    </w:p>
    <w:p w14:paraId="052E5445" w14:textId="77777777" w:rsidR="00644A76" w:rsidRDefault="00B63273" w:rsidP="00B63273">
      <w:r w:rsidRPr="0013488E">
        <w:rPr>
          <w:rFonts w:hint="eastAsia"/>
        </w:rPr>
        <w:t>RAN2 reaches agreements on support 2-step and 4- step RACH, and asks RAN1 wh</w:t>
      </w:r>
      <w:r w:rsidRPr="0013488E">
        <w:t xml:space="preserve">ether it is possible to support </w:t>
      </w:r>
      <w:r w:rsidRPr="0013488E">
        <w:rPr>
          <w:rFonts w:hint="eastAsia"/>
        </w:rPr>
        <w:t xml:space="preserve">2-step and 4-step RA </w:t>
      </w:r>
      <w:r w:rsidRPr="0013488E">
        <w:t xml:space="preserve">when they are both configured </w:t>
      </w:r>
      <w:r w:rsidRPr="0013488E">
        <w:rPr>
          <w:rFonts w:hint="eastAsia"/>
        </w:rPr>
        <w:t>with</w:t>
      </w:r>
      <w:r w:rsidRPr="0013488E">
        <w:t xml:space="preserve"> the same preamble and RACH occasion</w:t>
      </w:r>
      <w:r w:rsidRPr="0013488E">
        <w:rPr>
          <w:rFonts w:hint="eastAsia"/>
        </w:rPr>
        <w:t>, as well as f</w:t>
      </w:r>
      <w:r w:rsidRPr="0013488E">
        <w:t xml:space="preserve">or 2-step RA, whether it is necessary to have correspondence between PRACH and PUSCH transmissions in </w:t>
      </w:r>
      <w:proofErr w:type="spellStart"/>
      <w:r w:rsidRPr="0013488E">
        <w:t>msgA</w:t>
      </w:r>
      <w:proofErr w:type="spellEnd"/>
      <w:r w:rsidRPr="0013488E">
        <w:t>? If so, how to establish this correspondence</w:t>
      </w:r>
      <w:r w:rsidRPr="0013488E">
        <w:rPr>
          <w:rFonts w:hint="eastAsia"/>
        </w:rPr>
        <w:t>.</w:t>
      </w:r>
      <w:bookmarkStart w:id="20" w:name="OLE_LINK54"/>
      <w:r w:rsidRPr="0013488E">
        <w:rPr>
          <w:rFonts w:hint="eastAsia"/>
        </w:rPr>
        <w:t xml:space="preserve"> </w:t>
      </w:r>
    </w:p>
    <w:p w14:paraId="2D32E69F" w14:textId="5D638B65" w:rsidR="00B63273" w:rsidRPr="0013488E" w:rsidRDefault="00644A76" w:rsidP="00B63273">
      <w:r>
        <w:rPr>
          <w:b/>
          <w:bCs/>
        </w:rPr>
        <w:t xml:space="preserve">Decision: </w:t>
      </w:r>
      <w:r w:rsidR="00B63273" w:rsidRPr="0013488E">
        <w:rPr>
          <w:rFonts w:hint="eastAsia"/>
        </w:rPr>
        <w:t xml:space="preserve">To </w:t>
      </w:r>
      <w:r w:rsidR="00B63273" w:rsidRPr="0013488E">
        <w:rPr>
          <w:rFonts w:eastAsiaTheme="minorEastAsia" w:hint="eastAsia"/>
          <w:lang w:eastAsia="zh-CN"/>
        </w:rPr>
        <w:t xml:space="preserve">be </w:t>
      </w:r>
      <w:r w:rsidR="00B63273" w:rsidRPr="0013488E">
        <w:rPr>
          <w:rFonts w:hint="eastAsia"/>
        </w:rPr>
        <w:t>handled as part of the discussion of AI 10.5.1.2</w:t>
      </w:r>
      <w:r w:rsidR="00115E59">
        <w:t xml:space="preserve"> – moderator Daewon (</w:t>
      </w:r>
      <w:proofErr w:type="spellStart"/>
      <w:r w:rsidR="00115E59">
        <w:t>InterDigital</w:t>
      </w:r>
      <w:proofErr w:type="spellEnd"/>
      <w:r w:rsidR="00115E59">
        <w:t>)</w:t>
      </w:r>
      <w:r w:rsidR="00B63273" w:rsidRPr="0013488E">
        <w:rPr>
          <w:rFonts w:hint="eastAsia"/>
        </w:rPr>
        <w:t>.</w:t>
      </w:r>
      <w:bookmarkEnd w:id="20"/>
    </w:p>
    <w:p w14:paraId="14C634DC" w14:textId="77777777" w:rsidR="00B63273" w:rsidRPr="00EF509F" w:rsidRDefault="00B63273" w:rsidP="00B63273">
      <w:pPr>
        <w:rPr>
          <w:rFonts w:ascii="Times New Roman" w:eastAsiaTheme="minorEastAsia" w:hAnsi="Times New Roman"/>
          <w:b/>
          <w:bCs/>
          <w:u w:val="single"/>
          <w:lang w:eastAsia="zh-CN"/>
        </w:rPr>
      </w:pPr>
      <w:r w:rsidRPr="00EF509F">
        <w:rPr>
          <w:rFonts w:ascii="Times New Roman" w:eastAsiaTheme="minorEastAsia" w:hAnsi="Times New Roman" w:hint="eastAsia"/>
          <w:b/>
          <w:bCs/>
          <w:u w:val="single"/>
          <w:lang w:eastAsia="zh-CN"/>
        </w:rPr>
        <w:t xml:space="preserve">Relevant </w:t>
      </w:r>
      <w:proofErr w:type="spellStart"/>
      <w:r w:rsidRPr="00EF509F">
        <w:rPr>
          <w:rFonts w:ascii="Times New Roman" w:eastAsiaTheme="minorEastAsia" w:hAnsi="Times New Roman" w:hint="eastAsia"/>
          <w:b/>
          <w:bCs/>
          <w:u w:val="single"/>
          <w:lang w:eastAsia="zh-CN"/>
        </w:rPr>
        <w:t>Tdocs</w:t>
      </w:r>
      <w:proofErr w:type="spellEnd"/>
      <w:r w:rsidRPr="00EF509F">
        <w:rPr>
          <w:rFonts w:ascii="Times New Roman" w:eastAsiaTheme="minorEastAsia" w:hAnsi="Times New Roman" w:hint="eastAsia"/>
          <w:b/>
          <w:bCs/>
          <w:u w:val="single"/>
          <w:lang w:eastAsia="zh-CN"/>
        </w:rPr>
        <w:t>:</w:t>
      </w:r>
    </w:p>
    <w:p w14:paraId="12E6A042" w14:textId="492A3EE7" w:rsidR="00B63273" w:rsidRDefault="00C62C50" w:rsidP="00B63273">
      <w:hyperlink r:id="rId52" w:history="1">
        <w:r>
          <w:rPr>
            <w:rStyle w:val="Hyperlink"/>
            <w:rFonts w:ascii="Times New Roman" w:eastAsia="Times New Roman" w:hAnsi="Times New Roman"/>
          </w:rPr>
          <w:t>R1-2605339</w:t>
        </w:r>
      </w:hyperlink>
      <w:r w:rsidR="00B63273">
        <w:rPr>
          <w:rFonts w:ascii="Times New Roman" w:eastAsia="Times New Roman" w:hAnsi="Times New Roman"/>
        </w:rPr>
        <w:tab/>
        <w:t>Discussion on LS on Random Access in 6G</w:t>
      </w:r>
      <w:r w:rsidR="00B63273">
        <w:rPr>
          <w:rFonts w:ascii="Times New Roman" w:eastAsia="Times New Roman" w:hAnsi="Times New Roman"/>
        </w:rPr>
        <w:tab/>
      </w:r>
      <w:proofErr w:type="spellStart"/>
      <w:r w:rsidR="00B63273">
        <w:rPr>
          <w:rFonts w:ascii="Times New Roman" w:eastAsia="Times New Roman" w:hAnsi="Times New Roman"/>
        </w:rPr>
        <w:t>Spreadtrum</w:t>
      </w:r>
      <w:proofErr w:type="spellEnd"/>
      <w:r w:rsidR="00B63273">
        <w:rPr>
          <w:rFonts w:ascii="Times New Roman" w:eastAsia="Times New Roman" w:hAnsi="Times New Roman"/>
        </w:rPr>
        <w:t>, UNISOC</w:t>
      </w:r>
    </w:p>
    <w:p w14:paraId="349ED0A1" w14:textId="69C15639" w:rsidR="00B63273" w:rsidRDefault="00C62C50" w:rsidP="00B63273">
      <w:hyperlink r:id="rId53" w:history="1">
        <w:r>
          <w:rPr>
            <w:rStyle w:val="Hyperlink"/>
            <w:rFonts w:ascii="Times New Roman" w:eastAsia="Times New Roman" w:hAnsi="Times New Roman"/>
          </w:rPr>
          <w:t>R1-2605428</w:t>
        </w:r>
      </w:hyperlink>
      <w:r w:rsidR="00B63273">
        <w:rPr>
          <w:rFonts w:ascii="Times New Roman" w:eastAsia="Times New Roman" w:hAnsi="Times New Roman"/>
        </w:rPr>
        <w:tab/>
        <w:t>Discussion on LS on Random access in 6G</w:t>
      </w:r>
      <w:r w:rsidR="00B63273">
        <w:rPr>
          <w:rFonts w:ascii="Times New Roman" w:eastAsia="Times New Roman" w:hAnsi="Times New Roman"/>
        </w:rPr>
        <w:tab/>
        <w:t xml:space="preserve">ZTE Corporation, </w:t>
      </w:r>
      <w:proofErr w:type="spellStart"/>
      <w:r w:rsidR="00B63273">
        <w:rPr>
          <w:rFonts w:ascii="Times New Roman" w:eastAsia="Times New Roman" w:hAnsi="Times New Roman"/>
        </w:rPr>
        <w:t>Sanechips</w:t>
      </w:r>
      <w:proofErr w:type="spellEnd"/>
    </w:p>
    <w:p w14:paraId="4BB6835C" w14:textId="33785A37" w:rsidR="00B63273" w:rsidRDefault="00C62C50" w:rsidP="00B63273">
      <w:hyperlink r:id="rId54" w:history="1">
        <w:r>
          <w:rPr>
            <w:rStyle w:val="Hyperlink"/>
            <w:rFonts w:ascii="Times New Roman" w:eastAsia="Times New Roman" w:hAnsi="Times New Roman"/>
          </w:rPr>
          <w:t>R1-2605442</w:t>
        </w:r>
      </w:hyperlink>
      <w:r w:rsidR="00B63273">
        <w:rPr>
          <w:rFonts w:ascii="Times New Roman" w:eastAsia="Times New Roman" w:hAnsi="Times New Roman"/>
        </w:rPr>
        <w:tab/>
        <w:t>Draft LS reply on Random Access in 6G</w:t>
      </w:r>
      <w:r w:rsidR="00B63273">
        <w:rPr>
          <w:rFonts w:ascii="Times New Roman" w:eastAsia="Times New Roman" w:hAnsi="Times New Roman"/>
        </w:rPr>
        <w:tab/>
        <w:t>vivo</w:t>
      </w:r>
    </w:p>
    <w:p w14:paraId="33DA3637" w14:textId="7494A888" w:rsidR="00B63273" w:rsidRDefault="00C62C50" w:rsidP="00B63273">
      <w:hyperlink r:id="rId55" w:history="1">
        <w:r>
          <w:rPr>
            <w:rStyle w:val="Hyperlink"/>
            <w:rFonts w:ascii="Times New Roman" w:eastAsia="Times New Roman" w:hAnsi="Times New Roman"/>
          </w:rPr>
          <w:t>R1-2605547</w:t>
        </w:r>
      </w:hyperlink>
      <w:r w:rsidR="00B63273">
        <w:rPr>
          <w:rFonts w:ascii="Times New Roman" w:eastAsia="Times New Roman" w:hAnsi="Times New Roman"/>
        </w:rPr>
        <w:tab/>
        <w:t>Draft reply LS on Random Access in 6G</w:t>
      </w:r>
      <w:r w:rsidR="00B63273">
        <w:rPr>
          <w:rFonts w:ascii="Times New Roman" w:eastAsia="Times New Roman" w:hAnsi="Times New Roman"/>
        </w:rPr>
        <w:tab/>
        <w:t>Xiaomi</w:t>
      </w:r>
    </w:p>
    <w:p w14:paraId="555EB4FF" w14:textId="65774733" w:rsidR="00B63273" w:rsidRDefault="00C62C50" w:rsidP="00B63273">
      <w:pPr>
        <w:rPr>
          <w:rFonts w:ascii="Times New Roman" w:eastAsiaTheme="minorEastAsia" w:hAnsi="Times New Roman"/>
          <w:lang w:eastAsia="zh-CN"/>
        </w:rPr>
      </w:pPr>
      <w:hyperlink r:id="rId56" w:history="1">
        <w:r>
          <w:rPr>
            <w:rStyle w:val="Hyperlink"/>
            <w:rFonts w:ascii="Times New Roman" w:eastAsia="Times New Roman" w:hAnsi="Times New Roman"/>
          </w:rPr>
          <w:t>R1-2605666</w:t>
        </w:r>
      </w:hyperlink>
      <w:r w:rsidR="00B63273">
        <w:rPr>
          <w:rFonts w:ascii="Times New Roman" w:eastAsia="Times New Roman" w:hAnsi="Times New Roman"/>
        </w:rPr>
        <w:tab/>
        <w:t>Discussion on Reply LS on Random Access in 6G</w:t>
      </w:r>
      <w:r w:rsidR="00B63273">
        <w:rPr>
          <w:rFonts w:ascii="Times New Roman" w:eastAsia="Times New Roman" w:hAnsi="Times New Roman"/>
        </w:rPr>
        <w:tab/>
      </w:r>
      <w:proofErr w:type="spellStart"/>
      <w:r w:rsidR="00B63273">
        <w:rPr>
          <w:rFonts w:ascii="Times New Roman" w:eastAsia="Times New Roman" w:hAnsi="Times New Roman"/>
        </w:rPr>
        <w:t>Ofinno</w:t>
      </w:r>
      <w:proofErr w:type="spellEnd"/>
    </w:p>
    <w:p w14:paraId="2D526C63" w14:textId="08A21641" w:rsidR="00B63273" w:rsidRDefault="00C62C50" w:rsidP="00B63273">
      <w:hyperlink r:id="rId57" w:history="1">
        <w:r>
          <w:rPr>
            <w:rStyle w:val="Hyperlink"/>
            <w:rFonts w:ascii="Times New Roman" w:eastAsia="Times New Roman" w:hAnsi="Times New Roman"/>
          </w:rPr>
          <w:t>R1-2605700</w:t>
        </w:r>
      </w:hyperlink>
      <w:r w:rsidR="00B63273">
        <w:rPr>
          <w:rFonts w:ascii="Times New Roman" w:eastAsia="Times New Roman" w:hAnsi="Times New Roman"/>
        </w:rPr>
        <w:tab/>
        <w:t>Draft reply LS on random access in 6G</w:t>
      </w:r>
      <w:r w:rsidR="00B63273">
        <w:rPr>
          <w:rFonts w:ascii="Times New Roman" w:eastAsia="Times New Roman" w:hAnsi="Times New Roman"/>
        </w:rPr>
        <w:tab/>
        <w:t>CATT</w:t>
      </w:r>
    </w:p>
    <w:p w14:paraId="4E14CBF5" w14:textId="3425FC39" w:rsidR="00B63273" w:rsidRDefault="00C62C50" w:rsidP="00B63273">
      <w:hyperlink r:id="rId58" w:history="1">
        <w:r>
          <w:rPr>
            <w:rStyle w:val="Hyperlink"/>
            <w:rFonts w:ascii="Times New Roman" w:eastAsia="Times New Roman" w:hAnsi="Times New Roman"/>
          </w:rPr>
          <w:t>R1-2605701</w:t>
        </w:r>
      </w:hyperlink>
      <w:r w:rsidR="00B63273">
        <w:rPr>
          <w:rFonts w:ascii="Times New Roman" w:eastAsia="Times New Roman" w:hAnsi="Times New Roman"/>
        </w:rPr>
        <w:tab/>
        <w:t>Discussion on random access in 6G</w:t>
      </w:r>
      <w:r w:rsidR="00B63273">
        <w:rPr>
          <w:rFonts w:ascii="Times New Roman" w:eastAsiaTheme="minorEastAsia" w:hAnsi="Times New Roman"/>
          <w:lang w:eastAsia="zh-CN"/>
        </w:rPr>
        <w:tab/>
      </w:r>
      <w:r w:rsidR="00B63273">
        <w:rPr>
          <w:rFonts w:ascii="Times New Roman" w:eastAsiaTheme="minorEastAsia" w:hAnsi="Times New Roman"/>
          <w:lang w:eastAsia="zh-CN"/>
        </w:rPr>
        <w:tab/>
      </w:r>
      <w:r w:rsidR="00B63273">
        <w:rPr>
          <w:rFonts w:ascii="Times New Roman" w:eastAsia="Times New Roman" w:hAnsi="Times New Roman"/>
        </w:rPr>
        <w:t>CATT</w:t>
      </w:r>
    </w:p>
    <w:p w14:paraId="0EE16679" w14:textId="6739A78C" w:rsidR="00B63273" w:rsidRPr="00C37447" w:rsidRDefault="00C62C50" w:rsidP="00B63273">
      <w:pPr>
        <w:rPr>
          <w:rFonts w:eastAsiaTheme="minorEastAsia"/>
          <w:lang w:eastAsia="zh-CN"/>
        </w:rPr>
      </w:pPr>
      <w:hyperlink r:id="rId59" w:history="1">
        <w:r>
          <w:rPr>
            <w:rStyle w:val="Hyperlink"/>
            <w:rFonts w:ascii="Times New Roman" w:eastAsia="Times New Roman" w:hAnsi="Times New Roman"/>
          </w:rPr>
          <w:t>R1-2605766</w:t>
        </w:r>
      </w:hyperlink>
      <w:r w:rsidR="00B63273">
        <w:rPr>
          <w:rFonts w:ascii="Times New Roman" w:eastAsia="Times New Roman" w:hAnsi="Times New Roman"/>
        </w:rPr>
        <w:tab/>
        <w:t>Discussion on the LS on Random Access in 6G</w:t>
      </w:r>
      <w:r w:rsidR="00B63273">
        <w:rPr>
          <w:rFonts w:ascii="Times New Roman" w:eastAsia="Times New Roman" w:hAnsi="Times New Roman"/>
        </w:rPr>
        <w:tab/>
        <w:t>vivo</w:t>
      </w:r>
    </w:p>
    <w:p w14:paraId="7824FC15" w14:textId="4AA13CB7" w:rsidR="00B63273" w:rsidRDefault="00C62C50" w:rsidP="00B63273">
      <w:hyperlink r:id="rId60" w:history="1">
        <w:r>
          <w:rPr>
            <w:rStyle w:val="Hyperlink"/>
            <w:rFonts w:ascii="Times New Roman" w:eastAsia="Times New Roman" w:hAnsi="Times New Roman"/>
          </w:rPr>
          <w:t>R1-2605790</w:t>
        </w:r>
      </w:hyperlink>
      <w:r w:rsidR="00B63273">
        <w:rPr>
          <w:rFonts w:ascii="Times New Roman" w:eastAsia="Times New Roman" w:hAnsi="Times New Roman"/>
        </w:rPr>
        <w:tab/>
        <w:t>Draft reply LS on Random Access in 6G</w:t>
      </w:r>
      <w:r w:rsidR="00B63273">
        <w:rPr>
          <w:rFonts w:ascii="Times New Roman" w:eastAsia="Times New Roman" w:hAnsi="Times New Roman"/>
        </w:rPr>
        <w:tab/>
        <w:t>Samsung</w:t>
      </w:r>
    </w:p>
    <w:p w14:paraId="3DE7A073" w14:textId="18E53DC8" w:rsidR="00B63273" w:rsidRDefault="00C62C50" w:rsidP="00B63273">
      <w:hyperlink r:id="rId61" w:history="1">
        <w:r>
          <w:rPr>
            <w:rStyle w:val="Hyperlink"/>
            <w:rFonts w:ascii="Times New Roman" w:eastAsia="Times New Roman" w:hAnsi="Times New Roman"/>
          </w:rPr>
          <w:t>R1-2605791</w:t>
        </w:r>
      </w:hyperlink>
      <w:r w:rsidR="00B63273">
        <w:rPr>
          <w:rFonts w:ascii="Times New Roman" w:eastAsia="Times New Roman" w:hAnsi="Times New Roman"/>
        </w:rPr>
        <w:tab/>
        <w:t>Discussion on LS on Random Access in 6G</w:t>
      </w:r>
      <w:r w:rsidR="00B63273">
        <w:rPr>
          <w:rFonts w:ascii="Times New Roman" w:eastAsia="Times New Roman" w:hAnsi="Times New Roman"/>
        </w:rPr>
        <w:tab/>
        <w:t>Samsung</w:t>
      </w:r>
    </w:p>
    <w:p w14:paraId="7A032820" w14:textId="07F466F2" w:rsidR="00B63273" w:rsidRDefault="00C62C50" w:rsidP="00B63273">
      <w:hyperlink r:id="rId62" w:history="1">
        <w:r>
          <w:rPr>
            <w:rStyle w:val="Hyperlink"/>
            <w:rFonts w:ascii="Times New Roman" w:eastAsia="Times New Roman" w:hAnsi="Times New Roman"/>
          </w:rPr>
          <w:t>R1-2605920</w:t>
        </w:r>
      </w:hyperlink>
      <w:r w:rsidR="00B63273">
        <w:rPr>
          <w:rFonts w:ascii="Times New Roman" w:eastAsia="Times New Roman" w:hAnsi="Times New Roman"/>
        </w:rPr>
        <w:tab/>
        <w:t>Discussion on LS on Random Access in 6G</w:t>
      </w:r>
      <w:r w:rsidR="00B63273">
        <w:rPr>
          <w:rFonts w:ascii="Times New Roman" w:eastAsia="Times New Roman" w:hAnsi="Times New Roman"/>
        </w:rPr>
        <w:tab/>
        <w:t>OPPO</w:t>
      </w:r>
    </w:p>
    <w:p w14:paraId="66275759" w14:textId="64A2D961" w:rsidR="00B63273" w:rsidRDefault="00C62C50" w:rsidP="00B63273">
      <w:hyperlink r:id="rId63" w:history="1">
        <w:r>
          <w:rPr>
            <w:rStyle w:val="Hyperlink"/>
            <w:rFonts w:ascii="Times New Roman" w:eastAsia="Times New Roman" w:hAnsi="Times New Roman"/>
          </w:rPr>
          <w:t>R1-2605921</w:t>
        </w:r>
      </w:hyperlink>
      <w:r w:rsidR="00B63273">
        <w:rPr>
          <w:rFonts w:ascii="Times New Roman" w:eastAsia="Times New Roman" w:hAnsi="Times New Roman"/>
        </w:rPr>
        <w:tab/>
        <w:t>Draft reply LS on Random Access in 6G</w:t>
      </w:r>
      <w:r w:rsidR="00B63273">
        <w:rPr>
          <w:rFonts w:ascii="Times New Roman" w:eastAsia="Times New Roman" w:hAnsi="Times New Roman"/>
        </w:rPr>
        <w:tab/>
        <w:t>OPPO</w:t>
      </w:r>
    </w:p>
    <w:p w14:paraId="0E4ED7C3" w14:textId="1054B935" w:rsidR="00B63273" w:rsidRDefault="00C62C50" w:rsidP="00B63273">
      <w:hyperlink r:id="rId64" w:history="1">
        <w:r>
          <w:rPr>
            <w:rStyle w:val="Hyperlink"/>
            <w:rFonts w:ascii="Times New Roman" w:eastAsia="Times New Roman" w:hAnsi="Times New Roman"/>
          </w:rPr>
          <w:t>R1-2606063</w:t>
        </w:r>
      </w:hyperlink>
      <w:r w:rsidR="00B63273">
        <w:rPr>
          <w:rFonts w:ascii="Times New Roman" w:eastAsia="Times New Roman" w:hAnsi="Times New Roman"/>
        </w:rPr>
        <w:tab/>
        <w:t>Discussion on LS for random access in 6G</w:t>
      </w:r>
      <w:r w:rsidR="00B63273">
        <w:rPr>
          <w:rFonts w:ascii="Times New Roman" w:eastAsia="Times New Roman" w:hAnsi="Times New Roman"/>
        </w:rPr>
        <w:tab/>
        <w:t>Sharp</w:t>
      </w:r>
    </w:p>
    <w:p w14:paraId="01B812EF" w14:textId="23556D74" w:rsidR="00B63273" w:rsidRDefault="00C62C50" w:rsidP="00B63273">
      <w:hyperlink r:id="rId65" w:history="1">
        <w:r>
          <w:rPr>
            <w:rStyle w:val="Hyperlink"/>
            <w:rFonts w:ascii="Times New Roman" w:eastAsia="Times New Roman" w:hAnsi="Times New Roman"/>
          </w:rPr>
          <w:t>R1-2606355</w:t>
        </w:r>
      </w:hyperlink>
      <w:r w:rsidR="00B63273">
        <w:rPr>
          <w:rFonts w:ascii="Times New Roman" w:eastAsia="Times New Roman" w:hAnsi="Times New Roman"/>
        </w:rPr>
        <w:tab/>
        <w:t>Draft reply to RAN 2 LS on random access in 6G</w:t>
      </w:r>
      <w:r w:rsidR="00B63273">
        <w:rPr>
          <w:rFonts w:ascii="Times New Roman" w:eastAsia="Times New Roman" w:hAnsi="Times New Roman"/>
        </w:rPr>
        <w:tab/>
        <w:t>Qualcomm Incorporated</w:t>
      </w:r>
    </w:p>
    <w:p w14:paraId="0DBB0C0E" w14:textId="6878D53E" w:rsidR="00B63273" w:rsidRDefault="00C62C50" w:rsidP="00B63273">
      <w:hyperlink r:id="rId66" w:history="1">
        <w:r>
          <w:rPr>
            <w:rStyle w:val="Hyperlink"/>
            <w:rFonts w:ascii="Times New Roman" w:eastAsia="Times New Roman" w:hAnsi="Times New Roman"/>
          </w:rPr>
          <w:t>R1-2606407</w:t>
        </w:r>
      </w:hyperlink>
      <w:r w:rsidR="00B63273">
        <w:rPr>
          <w:rFonts w:ascii="Times New Roman" w:eastAsia="Times New Roman" w:hAnsi="Times New Roman"/>
        </w:rPr>
        <w:tab/>
        <w:t>Draft reply to LS on random access in 6G</w:t>
      </w:r>
      <w:r w:rsidR="00B63273">
        <w:rPr>
          <w:rFonts w:ascii="Times New Roman" w:eastAsia="Times New Roman" w:hAnsi="Times New Roman"/>
        </w:rPr>
        <w:tab/>
        <w:t>Google</w:t>
      </w:r>
    </w:p>
    <w:p w14:paraId="5BCA3586" w14:textId="476BD257" w:rsidR="00B63273" w:rsidRDefault="00C62C50" w:rsidP="00B63273">
      <w:hyperlink r:id="rId67" w:history="1">
        <w:r>
          <w:rPr>
            <w:rStyle w:val="Hyperlink"/>
            <w:rFonts w:ascii="Times New Roman" w:eastAsia="Times New Roman" w:hAnsi="Times New Roman"/>
          </w:rPr>
          <w:t>R1-2606476</w:t>
        </w:r>
      </w:hyperlink>
      <w:r w:rsidR="00B63273">
        <w:rPr>
          <w:rFonts w:ascii="Times New Roman" w:eastAsia="Times New Roman" w:hAnsi="Times New Roman"/>
        </w:rPr>
        <w:tab/>
        <w:t>Discussion on RAN2 LS on Random Access in 6G</w:t>
      </w:r>
      <w:r w:rsidR="00B63273">
        <w:rPr>
          <w:rFonts w:ascii="Times New Roman" w:eastAsia="Times New Roman" w:hAnsi="Times New Roman"/>
        </w:rPr>
        <w:tab/>
        <w:t>Ericsson</w:t>
      </w:r>
    </w:p>
    <w:p w14:paraId="77744E9C" w14:textId="07730224" w:rsidR="00B63273" w:rsidRDefault="00C62C50" w:rsidP="00B63273">
      <w:hyperlink r:id="rId68" w:history="1">
        <w:r>
          <w:rPr>
            <w:rStyle w:val="Hyperlink"/>
            <w:rFonts w:ascii="Times New Roman" w:eastAsia="Times New Roman" w:hAnsi="Times New Roman"/>
          </w:rPr>
          <w:t>R1-2606711</w:t>
        </w:r>
      </w:hyperlink>
      <w:r w:rsidR="00B63273">
        <w:rPr>
          <w:rFonts w:ascii="Times New Roman" w:eastAsia="Times New Roman" w:hAnsi="Times New Roman"/>
        </w:rPr>
        <w:tab/>
        <w:t>Discussion on RAN2 LS on Random Access in 6G</w:t>
      </w:r>
      <w:r w:rsidR="00B63273">
        <w:rPr>
          <w:rFonts w:ascii="Times New Roman" w:eastAsia="Times New Roman" w:hAnsi="Times New Roman"/>
        </w:rPr>
        <w:tab/>
        <w:t xml:space="preserve">Huawei, </w:t>
      </w:r>
      <w:proofErr w:type="spellStart"/>
      <w:r w:rsidR="00B63273">
        <w:rPr>
          <w:rFonts w:ascii="Times New Roman" w:eastAsia="Times New Roman" w:hAnsi="Times New Roman"/>
        </w:rPr>
        <w:t>HiSilicon</w:t>
      </w:r>
      <w:proofErr w:type="spellEnd"/>
    </w:p>
    <w:p w14:paraId="43F8BD51" w14:textId="77777777" w:rsidR="00B63273" w:rsidRDefault="00B63273" w:rsidP="00B63273">
      <w:pPr>
        <w:rPr>
          <w:rFonts w:eastAsiaTheme="minorEastAsia"/>
          <w:lang w:eastAsia="zh-CN"/>
        </w:rPr>
      </w:pPr>
    </w:p>
    <w:p w14:paraId="3883B600" w14:textId="77777777" w:rsidR="00B63273" w:rsidRPr="00390D40" w:rsidRDefault="00B63273" w:rsidP="00B63273">
      <w:pPr>
        <w:rPr>
          <w:rFonts w:eastAsiaTheme="minorEastAsia"/>
          <w:b/>
          <w:bCs/>
          <w:u w:val="single"/>
          <w:lang w:eastAsia="zh-CN"/>
        </w:rPr>
      </w:pPr>
      <w:r w:rsidRPr="00390D40">
        <w:rPr>
          <w:rFonts w:eastAsiaTheme="minorEastAsia" w:hint="eastAsia"/>
          <w:b/>
          <w:bCs/>
          <w:u w:val="single"/>
          <w:lang w:eastAsia="zh-CN"/>
        </w:rPr>
        <w:t>CG</w:t>
      </w:r>
    </w:p>
    <w:p w14:paraId="2FE9F538" w14:textId="077C2F84" w:rsidR="00B63273" w:rsidRPr="00115E59" w:rsidRDefault="00C62C50" w:rsidP="00B63273">
      <w:pPr>
        <w:rPr>
          <w:rFonts w:ascii="Times New Roman" w:eastAsiaTheme="minorEastAsia" w:hAnsi="Times New Roman"/>
          <w:b/>
          <w:bCs/>
          <w:lang w:eastAsia="zh-CN"/>
        </w:rPr>
      </w:pPr>
      <w:hyperlink r:id="rId69" w:history="1">
        <w:r w:rsidRPr="00115E59">
          <w:rPr>
            <w:rStyle w:val="Hyperlink"/>
            <w:rFonts w:ascii="Times New Roman" w:eastAsia="Times New Roman" w:hAnsi="Times New Roman"/>
            <w:b/>
            <w:bCs/>
          </w:rPr>
          <w:t>R1-2605185</w:t>
        </w:r>
      </w:hyperlink>
      <w:r w:rsidR="00B63273" w:rsidRPr="00115E59">
        <w:rPr>
          <w:rFonts w:ascii="Times New Roman" w:eastAsia="Times New Roman" w:hAnsi="Times New Roman"/>
          <w:b/>
          <w:bCs/>
        </w:rPr>
        <w:tab/>
        <w:t>LS on 6G Grant Types</w:t>
      </w:r>
      <w:r w:rsidR="00B63273" w:rsidRPr="00115E59">
        <w:rPr>
          <w:rFonts w:ascii="Times New Roman" w:eastAsia="Times New Roman" w:hAnsi="Times New Roman"/>
          <w:b/>
          <w:bCs/>
        </w:rPr>
        <w:tab/>
        <w:t xml:space="preserve">RAN2, </w:t>
      </w:r>
      <w:proofErr w:type="spellStart"/>
      <w:r w:rsidR="00B63273" w:rsidRPr="00115E59">
        <w:rPr>
          <w:rFonts w:ascii="Times New Roman" w:eastAsia="Times New Roman" w:hAnsi="Times New Roman"/>
          <w:b/>
          <w:bCs/>
        </w:rPr>
        <w:t>InterDigital</w:t>
      </w:r>
      <w:proofErr w:type="spellEnd"/>
    </w:p>
    <w:p w14:paraId="508885B6" w14:textId="77777777" w:rsidR="00644A76" w:rsidRDefault="00B63273" w:rsidP="00B63273">
      <w:pPr>
        <w:rPr>
          <w:rFonts w:eastAsiaTheme="minorEastAsia"/>
          <w:lang w:eastAsia="zh-CN"/>
        </w:rPr>
      </w:pPr>
      <w:r w:rsidRPr="00270C80">
        <w:rPr>
          <w:rFonts w:hint="eastAsia"/>
        </w:rPr>
        <w:t xml:space="preserve">RAN2 reaches agreements for supporting CG and asks RAN1 to </w:t>
      </w:r>
      <w:r w:rsidRPr="00270C80">
        <w:t xml:space="preserve">take </w:t>
      </w:r>
      <w:r w:rsidRPr="00270C80">
        <w:rPr>
          <w:rFonts w:eastAsiaTheme="minorEastAsia" w:hint="eastAsia"/>
          <w:lang w:eastAsia="zh-CN"/>
        </w:rPr>
        <w:t>those</w:t>
      </w:r>
      <w:r w:rsidRPr="00270C80">
        <w:t xml:space="preserve"> agreement</w:t>
      </w:r>
      <w:r w:rsidRPr="00270C80">
        <w:rPr>
          <w:rFonts w:eastAsiaTheme="minorEastAsia" w:hint="eastAsia"/>
          <w:lang w:eastAsia="zh-CN"/>
        </w:rPr>
        <w:t>s</w:t>
      </w:r>
      <w:r w:rsidRPr="00270C80">
        <w:t xml:space="preserve"> into account for the L1 design.</w:t>
      </w:r>
      <w:r w:rsidRPr="00270C80">
        <w:rPr>
          <w:rFonts w:eastAsiaTheme="minorEastAsia" w:hint="eastAsia"/>
          <w:lang w:eastAsia="zh-CN"/>
        </w:rPr>
        <w:t xml:space="preserve"> </w:t>
      </w:r>
    </w:p>
    <w:p w14:paraId="3D71294E" w14:textId="207E7095" w:rsidR="00B63273" w:rsidRDefault="00644A76" w:rsidP="00B63273">
      <w:pPr>
        <w:rPr>
          <w:rFonts w:eastAsiaTheme="minorEastAsia"/>
          <w:lang w:eastAsia="zh-CN"/>
        </w:rPr>
      </w:pPr>
      <w:r>
        <w:rPr>
          <w:b/>
          <w:bCs/>
        </w:rPr>
        <w:t xml:space="preserve">Decision: </w:t>
      </w:r>
      <w:r w:rsidR="00B63273" w:rsidRPr="00270C80">
        <w:rPr>
          <w:rFonts w:hint="eastAsia"/>
        </w:rPr>
        <w:t xml:space="preserve">To </w:t>
      </w:r>
      <w:r w:rsidR="00B63273" w:rsidRPr="00270C80">
        <w:rPr>
          <w:rFonts w:eastAsiaTheme="minorEastAsia" w:hint="eastAsia"/>
          <w:lang w:eastAsia="zh-CN"/>
        </w:rPr>
        <w:t xml:space="preserve">be </w:t>
      </w:r>
      <w:r w:rsidR="00B63273" w:rsidRPr="00270C80">
        <w:rPr>
          <w:rFonts w:hint="eastAsia"/>
        </w:rPr>
        <w:t>handled as part of the discussion of AI 10.5</w:t>
      </w:r>
      <w:r w:rsidR="00B63273" w:rsidRPr="00270C80">
        <w:rPr>
          <w:rFonts w:eastAsiaTheme="minorEastAsia" w:hint="eastAsia"/>
          <w:lang w:eastAsia="zh-CN"/>
        </w:rPr>
        <w:t>.4.</w:t>
      </w:r>
    </w:p>
    <w:p w14:paraId="2A1AF2B8" w14:textId="77777777" w:rsidR="00644A76" w:rsidRPr="00270C80" w:rsidRDefault="00644A76" w:rsidP="00B63273">
      <w:pPr>
        <w:rPr>
          <w:rFonts w:eastAsiaTheme="minorEastAsia"/>
          <w:lang w:eastAsia="zh-CN"/>
        </w:rPr>
      </w:pPr>
    </w:p>
    <w:p w14:paraId="394A6583" w14:textId="77777777" w:rsidR="00B63273" w:rsidRPr="00D97342" w:rsidRDefault="00B63273" w:rsidP="00B63273">
      <w:pPr>
        <w:rPr>
          <w:rFonts w:ascii="Times New Roman" w:eastAsiaTheme="minorEastAsia" w:hAnsi="Times New Roman"/>
          <w:b/>
          <w:bCs/>
          <w:u w:val="single"/>
          <w:lang w:eastAsia="zh-CN"/>
        </w:rPr>
      </w:pPr>
      <w:r w:rsidRPr="00D97342">
        <w:rPr>
          <w:rFonts w:ascii="Times New Roman" w:eastAsiaTheme="minorEastAsia" w:hAnsi="Times New Roman" w:hint="eastAsia"/>
          <w:b/>
          <w:bCs/>
          <w:u w:val="single"/>
          <w:lang w:eastAsia="zh-CN"/>
        </w:rPr>
        <w:t xml:space="preserve">Relevant </w:t>
      </w:r>
      <w:proofErr w:type="spellStart"/>
      <w:r w:rsidRPr="00D97342">
        <w:rPr>
          <w:rFonts w:ascii="Times New Roman" w:eastAsiaTheme="minorEastAsia" w:hAnsi="Times New Roman" w:hint="eastAsia"/>
          <w:b/>
          <w:bCs/>
          <w:u w:val="single"/>
          <w:lang w:eastAsia="zh-CN"/>
        </w:rPr>
        <w:t>Tdocs</w:t>
      </w:r>
      <w:proofErr w:type="spellEnd"/>
      <w:r w:rsidRPr="00D97342">
        <w:rPr>
          <w:rFonts w:ascii="Times New Roman" w:eastAsiaTheme="minorEastAsia" w:hAnsi="Times New Roman" w:hint="eastAsia"/>
          <w:b/>
          <w:bCs/>
          <w:u w:val="single"/>
          <w:lang w:eastAsia="zh-CN"/>
        </w:rPr>
        <w:t>:</w:t>
      </w:r>
    </w:p>
    <w:p w14:paraId="762513B3" w14:textId="381F6F0C" w:rsidR="00B63273" w:rsidRDefault="00C62C50" w:rsidP="00B63273">
      <w:hyperlink r:id="rId70" w:history="1">
        <w:r>
          <w:rPr>
            <w:rStyle w:val="Hyperlink"/>
            <w:rFonts w:ascii="Times New Roman" w:eastAsia="Times New Roman" w:hAnsi="Times New Roman"/>
          </w:rPr>
          <w:t>R1-2605793</w:t>
        </w:r>
      </w:hyperlink>
      <w:r w:rsidR="00B63273">
        <w:rPr>
          <w:rFonts w:ascii="Times New Roman" w:eastAsia="Times New Roman" w:hAnsi="Times New Roman"/>
        </w:rPr>
        <w:tab/>
        <w:t>Discussion on LS on 6G Grant Types</w:t>
      </w:r>
      <w:r w:rsidR="00B63273">
        <w:rPr>
          <w:rFonts w:ascii="Times New Roman" w:eastAsia="Times New Roman" w:hAnsi="Times New Roman"/>
        </w:rPr>
        <w:tab/>
        <w:t>Samsung</w:t>
      </w:r>
    </w:p>
    <w:p w14:paraId="0771B450" w14:textId="3091A5ED" w:rsidR="00B63273" w:rsidRDefault="00C62C50" w:rsidP="00B63273">
      <w:pPr>
        <w:rPr>
          <w:rFonts w:ascii="Times New Roman" w:eastAsiaTheme="minorEastAsia" w:hAnsi="Times New Roman"/>
          <w:lang w:eastAsia="zh-CN"/>
        </w:rPr>
      </w:pPr>
      <w:hyperlink r:id="rId71" w:history="1">
        <w:r>
          <w:rPr>
            <w:rStyle w:val="Hyperlink"/>
            <w:rFonts w:ascii="Times New Roman" w:eastAsia="Times New Roman" w:hAnsi="Times New Roman"/>
          </w:rPr>
          <w:t>R1-2606681</w:t>
        </w:r>
      </w:hyperlink>
      <w:r w:rsidR="00B63273">
        <w:rPr>
          <w:rFonts w:ascii="Times New Roman" w:eastAsia="Times New Roman" w:hAnsi="Times New Roman"/>
        </w:rPr>
        <w:tab/>
        <w:t>Draft reply LS on 6G Grant Types</w:t>
      </w:r>
      <w:r w:rsidR="00B63273">
        <w:rPr>
          <w:rFonts w:ascii="Times New Roman" w:eastAsia="Times New Roman" w:hAnsi="Times New Roman"/>
        </w:rPr>
        <w:tab/>
        <w:t>Google</w:t>
      </w:r>
    </w:p>
    <w:p w14:paraId="301F2553" w14:textId="4B948378" w:rsidR="00B63273" w:rsidRDefault="00C62C50" w:rsidP="00B63273">
      <w:hyperlink r:id="rId72" w:history="1">
        <w:r>
          <w:rPr>
            <w:rStyle w:val="Hyperlink"/>
            <w:rFonts w:ascii="Times New Roman" w:eastAsia="Times New Roman" w:hAnsi="Times New Roman"/>
          </w:rPr>
          <w:t>R1-2606712</w:t>
        </w:r>
      </w:hyperlink>
      <w:r w:rsidR="00B63273">
        <w:rPr>
          <w:rFonts w:ascii="Times New Roman" w:eastAsia="Times New Roman" w:hAnsi="Times New Roman"/>
        </w:rPr>
        <w:tab/>
        <w:t>Discussion on RAN2 LS on Grant Types in 6GR</w:t>
      </w:r>
      <w:r w:rsidR="00B63273">
        <w:rPr>
          <w:rFonts w:ascii="Times New Roman" w:eastAsia="Times New Roman" w:hAnsi="Times New Roman"/>
        </w:rPr>
        <w:tab/>
        <w:t xml:space="preserve">Huawei, </w:t>
      </w:r>
      <w:proofErr w:type="spellStart"/>
      <w:r w:rsidR="00B63273">
        <w:rPr>
          <w:rFonts w:ascii="Times New Roman" w:eastAsia="Times New Roman" w:hAnsi="Times New Roman"/>
        </w:rPr>
        <w:t>HiSilicon</w:t>
      </w:r>
      <w:proofErr w:type="spellEnd"/>
    </w:p>
    <w:p w14:paraId="35E7A6D6" w14:textId="77777777" w:rsidR="00B63273" w:rsidRPr="00C6634C" w:rsidRDefault="00B63273" w:rsidP="00B63273">
      <w:pPr>
        <w:rPr>
          <w:rFonts w:ascii="Times New Roman" w:eastAsiaTheme="minorEastAsia" w:hAnsi="Times New Roman"/>
          <w:lang w:eastAsia="zh-CN"/>
        </w:rPr>
      </w:pPr>
    </w:p>
    <w:p w14:paraId="12F836BD" w14:textId="77777777" w:rsidR="00B63273" w:rsidRDefault="00B63273" w:rsidP="00B63273">
      <w:pPr>
        <w:rPr>
          <w:rFonts w:ascii="Times New Roman" w:eastAsiaTheme="minorEastAsia" w:hAnsi="Times New Roman"/>
          <w:lang w:eastAsia="zh-CN"/>
        </w:rPr>
      </w:pPr>
    </w:p>
    <w:p w14:paraId="57589FB7" w14:textId="77777777" w:rsidR="00B63273" w:rsidRPr="00390D40" w:rsidRDefault="00B63273" w:rsidP="00B63273">
      <w:pPr>
        <w:rPr>
          <w:rFonts w:eastAsiaTheme="minorEastAsia"/>
          <w:b/>
          <w:bCs/>
          <w:u w:val="single"/>
          <w:lang w:val="de-DE" w:eastAsia="zh-CN"/>
        </w:rPr>
      </w:pPr>
      <w:r w:rsidRPr="00390D40">
        <w:rPr>
          <w:rFonts w:eastAsiaTheme="minorEastAsia" w:hint="eastAsia"/>
          <w:b/>
          <w:bCs/>
          <w:u w:val="single"/>
          <w:lang w:val="de-DE" w:eastAsia="zh-CN"/>
        </w:rPr>
        <w:t>Fast-ARQ</w:t>
      </w:r>
    </w:p>
    <w:p w14:paraId="7DF40C03" w14:textId="324AEAF8" w:rsidR="00B63273" w:rsidRPr="00115E59" w:rsidRDefault="00C62C50" w:rsidP="00B63273">
      <w:pPr>
        <w:rPr>
          <w:rFonts w:ascii="Times New Roman" w:eastAsiaTheme="minorEastAsia" w:hAnsi="Times New Roman"/>
          <w:b/>
          <w:bCs/>
          <w:lang w:val="de-DE" w:eastAsia="zh-CN"/>
        </w:rPr>
      </w:pPr>
      <w:hyperlink r:id="rId73" w:history="1">
        <w:r w:rsidRPr="00115E59">
          <w:rPr>
            <w:rStyle w:val="Hyperlink"/>
            <w:rFonts w:ascii="Times New Roman" w:eastAsia="Times New Roman" w:hAnsi="Times New Roman"/>
            <w:b/>
            <w:bCs/>
            <w:lang w:val="de-DE"/>
          </w:rPr>
          <w:t>R1-2605792</w:t>
        </w:r>
      </w:hyperlink>
      <w:r w:rsidR="00B63273" w:rsidRPr="00115E59">
        <w:rPr>
          <w:rFonts w:ascii="Times New Roman" w:eastAsia="Times New Roman" w:hAnsi="Times New Roman"/>
          <w:b/>
          <w:bCs/>
          <w:lang w:val="de-DE"/>
        </w:rPr>
        <w:tab/>
        <w:t>Draft reply LS on Fast ARQ</w:t>
      </w:r>
      <w:r w:rsidR="00B63273" w:rsidRPr="00115E59">
        <w:rPr>
          <w:rFonts w:ascii="Times New Roman" w:eastAsia="Times New Roman" w:hAnsi="Times New Roman"/>
          <w:b/>
          <w:bCs/>
          <w:lang w:val="de-DE"/>
        </w:rPr>
        <w:tab/>
        <w:t>Samsung</w:t>
      </w:r>
    </w:p>
    <w:p w14:paraId="77AB0C08" w14:textId="77777777" w:rsidR="00644A76" w:rsidRDefault="00B63273" w:rsidP="00B63273">
      <w:r w:rsidRPr="00270C80">
        <w:rPr>
          <w:rFonts w:hint="eastAsia"/>
        </w:rPr>
        <w:t>Follow-up discussion for RAN2 LS 26034</w:t>
      </w:r>
      <w:r w:rsidRPr="00270C80">
        <w:rPr>
          <w:rFonts w:eastAsiaTheme="minorEastAsia" w:hint="eastAsia"/>
          <w:lang w:eastAsia="zh-CN"/>
        </w:rPr>
        <w:t>86.</w:t>
      </w:r>
      <w:r w:rsidRPr="00270C80">
        <w:rPr>
          <w:rFonts w:hint="eastAsia"/>
        </w:rPr>
        <w:t xml:space="preserve"> </w:t>
      </w:r>
    </w:p>
    <w:p w14:paraId="167DDBCF" w14:textId="77F98AAF" w:rsidR="00B63273" w:rsidRPr="00BD0363" w:rsidRDefault="00644A76" w:rsidP="00B63273">
      <w:pPr>
        <w:rPr>
          <w:rFonts w:eastAsiaTheme="minorEastAsia"/>
          <w:lang w:eastAsia="zh-CN"/>
        </w:rPr>
      </w:pPr>
      <w:r>
        <w:rPr>
          <w:b/>
          <w:bCs/>
        </w:rPr>
        <w:t xml:space="preserve">Decision: </w:t>
      </w:r>
      <w:r w:rsidR="00B63273" w:rsidRPr="00270C80">
        <w:rPr>
          <w:rFonts w:eastAsiaTheme="minorEastAsia" w:hint="eastAsia"/>
          <w:lang w:eastAsia="zh-CN"/>
        </w:rPr>
        <w:t>Continue to take it</w:t>
      </w:r>
      <w:r w:rsidR="00B63273" w:rsidRPr="00270C80">
        <w:rPr>
          <w:rFonts w:eastAsiaTheme="minorEastAsia"/>
          <w:lang w:eastAsia="zh-CN"/>
        </w:rPr>
        <w:t xml:space="preserve"> as part of </w:t>
      </w:r>
      <w:r w:rsidR="00B63273" w:rsidRPr="00270C80">
        <w:rPr>
          <w:rFonts w:eastAsiaTheme="minorEastAsia" w:hint="eastAsia"/>
          <w:lang w:eastAsia="zh-CN"/>
        </w:rPr>
        <w:t>AI 10.5.4.3</w:t>
      </w:r>
      <w:r w:rsidR="00B63273" w:rsidRPr="00270C80">
        <w:rPr>
          <w:rFonts w:eastAsiaTheme="minorEastAsia"/>
          <w:lang w:eastAsia="zh-CN"/>
        </w:rPr>
        <w:t xml:space="preserve"> and provide RAN1’s response when RAN1 draws conclusion for it, Moderator Kevin (OPPO)</w:t>
      </w:r>
      <w:r w:rsidR="00B63273" w:rsidRPr="00270C80">
        <w:rPr>
          <w:rFonts w:eastAsiaTheme="minorEastAsia" w:hint="eastAsia"/>
          <w:lang w:val="en-US" w:eastAsia="zh-CN"/>
        </w:rPr>
        <w:t>.</w:t>
      </w:r>
      <w:r w:rsidR="00B63273" w:rsidRPr="00270C80">
        <w:rPr>
          <w:rFonts w:eastAsiaTheme="minorEastAsia"/>
          <w:lang w:eastAsia="zh-CN"/>
        </w:rPr>
        <w:t xml:space="preserve"> </w:t>
      </w:r>
      <w:r w:rsidR="00B63273" w:rsidRPr="00270C80">
        <w:rPr>
          <w:rFonts w:eastAsiaTheme="minorEastAsia" w:hint="eastAsia"/>
          <w:lang w:eastAsia="zh-CN"/>
        </w:rPr>
        <w:t>No i</w:t>
      </w:r>
      <w:r w:rsidR="00B63273" w:rsidRPr="00270C80">
        <w:rPr>
          <w:rFonts w:eastAsiaTheme="minorEastAsia"/>
          <w:lang w:eastAsia="zh-CN"/>
        </w:rPr>
        <w:t>mmediate RAN1 action.</w:t>
      </w:r>
    </w:p>
    <w:p w14:paraId="75664C78" w14:textId="77777777" w:rsidR="00B63273" w:rsidRDefault="00B63273" w:rsidP="00B63273">
      <w:pPr>
        <w:rPr>
          <w:rFonts w:eastAsiaTheme="minorEastAsia"/>
          <w:lang w:eastAsia="zh-CN"/>
        </w:rPr>
      </w:pPr>
    </w:p>
    <w:p w14:paraId="7090813D" w14:textId="77777777" w:rsidR="00B63273" w:rsidRPr="008B2B92" w:rsidRDefault="00B63273" w:rsidP="00B63273">
      <w:pPr>
        <w:rPr>
          <w:rFonts w:eastAsiaTheme="minorEastAsia"/>
          <w:lang w:eastAsia="zh-CN"/>
        </w:rPr>
      </w:pPr>
    </w:p>
    <w:p w14:paraId="72BB05DB" w14:textId="77777777" w:rsidR="00B63273" w:rsidRPr="00390D40" w:rsidRDefault="00B63273" w:rsidP="00B63273">
      <w:pPr>
        <w:ind w:left="1440" w:hanging="1440"/>
        <w:rPr>
          <w:rFonts w:ascii="Times New Roman" w:eastAsiaTheme="minorEastAsia" w:hAnsi="Times New Roman"/>
          <w:b/>
          <w:bCs/>
          <w:u w:val="single"/>
          <w:lang w:eastAsia="zh-CN"/>
        </w:rPr>
      </w:pPr>
      <w:r w:rsidRPr="00390D40">
        <w:rPr>
          <w:rFonts w:ascii="Times New Roman" w:eastAsiaTheme="minorEastAsia" w:hAnsi="Times New Roman" w:hint="eastAsia"/>
          <w:b/>
          <w:bCs/>
          <w:u w:val="single"/>
          <w:lang w:eastAsia="zh-CN"/>
        </w:rPr>
        <w:t>CB-PUSCH</w:t>
      </w:r>
    </w:p>
    <w:p w14:paraId="0BDC96C7" w14:textId="79DB8944" w:rsidR="00B63273" w:rsidRPr="00115E59" w:rsidRDefault="00C62C50" w:rsidP="00B63273">
      <w:pPr>
        <w:ind w:left="1440" w:hanging="1440"/>
        <w:rPr>
          <w:rFonts w:ascii="Times New Roman" w:eastAsiaTheme="minorEastAsia" w:hAnsi="Times New Roman"/>
          <w:b/>
          <w:bCs/>
          <w:lang w:eastAsia="zh-CN"/>
        </w:rPr>
      </w:pPr>
      <w:hyperlink r:id="rId74" w:history="1">
        <w:r w:rsidRPr="00115E59">
          <w:rPr>
            <w:rStyle w:val="Hyperlink"/>
            <w:rFonts w:ascii="Times New Roman" w:eastAsia="Times New Roman" w:hAnsi="Times New Roman"/>
            <w:b/>
            <w:bCs/>
          </w:rPr>
          <w:t>R1-2606713</w:t>
        </w:r>
      </w:hyperlink>
      <w:r w:rsidR="00B63273" w:rsidRPr="00115E59">
        <w:rPr>
          <w:rFonts w:ascii="Times New Roman" w:eastAsia="Times New Roman" w:hAnsi="Times New Roman"/>
          <w:b/>
          <w:bCs/>
        </w:rPr>
        <w:tab/>
        <w:t>Draft reply LS on evaluation assumptions for contention based PUSCH transmission</w:t>
      </w:r>
      <w:r w:rsidR="00B63273" w:rsidRPr="00115E59">
        <w:rPr>
          <w:rFonts w:ascii="Times New Roman" w:eastAsia="Times New Roman" w:hAnsi="Times New Roman"/>
          <w:b/>
          <w:bCs/>
        </w:rPr>
        <w:tab/>
        <w:t xml:space="preserve">Huawei, </w:t>
      </w:r>
      <w:proofErr w:type="spellStart"/>
      <w:r w:rsidR="00B63273" w:rsidRPr="00115E59">
        <w:rPr>
          <w:rFonts w:ascii="Times New Roman" w:eastAsia="Times New Roman" w:hAnsi="Times New Roman"/>
          <w:b/>
          <w:bCs/>
        </w:rPr>
        <w:t>HiSilicon</w:t>
      </w:r>
      <w:proofErr w:type="spellEnd"/>
    </w:p>
    <w:p w14:paraId="45532B61" w14:textId="77777777" w:rsidR="00644A76" w:rsidRDefault="00B63273" w:rsidP="00B63273">
      <w:r w:rsidRPr="00270C80">
        <w:rPr>
          <w:rFonts w:hint="eastAsia"/>
        </w:rPr>
        <w:lastRenderedPageBreak/>
        <w:t>Follow-up discussion for RAN2 LS 2603495</w:t>
      </w:r>
      <w:r w:rsidRPr="00270C80">
        <w:rPr>
          <w:rFonts w:eastAsiaTheme="minorEastAsia" w:hint="eastAsia"/>
          <w:lang w:eastAsia="zh-CN"/>
        </w:rPr>
        <w:t>.</w:t>
      </w:r>
      <w:r w:rsidRPr="00270C80">
        <w:rPr>
          <w:rFonts w:hint="eastAsia"/>
        </w:rPr>
        <w:t xml:space="preserve"> </w:t>
      </w:r>
    </w:p>
    <w:p w14:paraId="2890F948" w14:textId="22B407B3" w:rsidR="00B63273" w:rsidRPr="00270C80" w:rsidRDefault="00644A76" w:rsidP="00B63273">
      <w:r>
        <w:rPr>
          <w:b/>
          <w:bCs/>
        </w:rPr>
        <w:t xml:space="preserve">Decision: </w:t>
      </w:r>
      <w:r w:rsidR="00B63273" w:rsidRPr="00270C80">
        <w:rPr>
          <w:rFonts w:eastAsiaTheme="minorEastAsia" w:hint="eastAsia"/>
          <w:lang w:eastAsia="zh-CN"/>
        </w:rPr>
        <w:t xml:space="preserve">Continue to </w:t>
      </w:r>
      <w:r w:rsidR="00B63273" w:rsidRPr="00270C80">
        <w:t>be discussed under AI 10.5.5, Moderator Li (OPPO)</w:t>
      </w:r>
    </w:p>
    <w:p w14:paraId="5CB80058" w14:textId="77777777" w:rsidR="00B63273" w:rsidRPr="00014715" w:rsidRDefault="00B63273" w:rsidP="00B63273">
      <w:pPr>
        <w:rPr>
          <w:rFonts w:ascii="Times New Roman" w:eastAsiaTheme="minorEastAsia" w:hAnsi="Times New Roman"/>
          <w:lang w:eastAsia="zh-CN"/>
        </w:rPr>
      </w:pPr>
    </w:p>
    <w:p w14:paraId="19F20ADC" w14:textId="77777777" w:rsidR="00B63273" w:rsidRPr="00C37447" w:rsidRDefault="00B63273" w:rsidP="00B63273">
      <w:pPr>
        <w:rPr>
          <w:rFonts w:eastAsiaTheme="minorEastAsia"/>
          <w:lang w:eastAsia="zh-CN"/>
        </w:rPr>
      </w:pPr>
    </w:p>
    <w:p w14:paraId="75975A0F" w14:textId="7DAA5208" w:rsidR="00B63273" w:rsidRPr="00115E59" w:rsidRDefault="00C62C50" w:rsidP="00B63273">
      <w:pPr>
        <w:rPr>
          <w:rFonts w:ascii="Times New Roman" w:eastAsiaTheme="minorEastAsia" w:hAnsi="Times New Roman"/>
          <w:b/>
          <w:bCs/>
          <w:lang w:eastAsia="zh-CN"/>
        </w:rPr>
      </w:pPr>
      <w:hyperlink r:id="rId75" w:history="1">
        <w:r w:rsidRPr="00115E59">
          <w:rPr>
            <w:rStyle w:val="Hyperlink"/>
            <w:rFonts w:ascii="Times New Roman" w:eastAsia="Times New Roman" w:hAnsi="Times New Roman"/>
            <w:b/>
            <w:bCs/>
          </w:rPr>
          <w:t>R1-2605186</w:t>
        </w:r>
      </w:hyperlink>
      <w:r w:rsidR="00B63273" w:rsidRPr="00115E59">
        <w:rPr>
          <w:rFonts w:ascii="Times New Roman" w:eastAsia="Times New Roman" w:hAnsi="Times New Roman"/>
          <w:b/>
          <w:bCs/>
        </w:rPr>
        <w:tab/>
        <w:t>LS on 6GR system parameters</w:t>
      </w:r>
      <w:r w:rsidR="00B63273" w:rsidRPr="00115E59">
        <w:rPr>
          <w:rFonts w:ascii="Times New Roman" w:eastAsia="Times New Roman" w:hAnsi="Times New Roman"/>
          <w:b/>
          <w:bCs/>
        </w:rPr>
        <w:tab/>
        <w:t>RAN4, Huawei, OPPO</w:t>
      </w:r>
    </w:p>
    <w:p w14:paraId="3F9C442B" w14:textId="77777777" w:rsidR="00644A76" w:rsidRDefault="00B63273" w:rsidP="00B63273">
      <w:r w:rsidRPr="00270C80">
        <w:t>RAN4</w:t>
      </w:r>
      <w:r w:rsidRPr="00270C80">
        <w:rPr>
          <w:rFonts w:hint="eastAsia"/>
        </w:rPr>
        <w:t xml:space="preserve"> further</w:t>
      </w:r>
      <w:r w:rsidRPr="00270C80">
        <w:t xml:space="preserve"> updates RAN1 </w:t>
      </w:r>
      <w:r w:rsidRPr="00270C80">
        <w:rPr>
          <w:rFonts w:hint="eastAsia"/>
        </w:rPr>
        <w:t xml:space="preserve">after last update indicated in </w:t>
      </w:r>
      <w:hyperlink r:id="rId76" w:history="1">
        <w:r w:rsidR="00C62C50">
          <w:rPr>
            <w:rStyle w:val="Hyperlink"/>
          </w:rPr>
          <w:t>R1-2603490</w:t>
        </w:r>
      </w:hyperlink>
      <w:r w:rsidRPr="00270C80">
        <w:rPr>
          <w:rFonts w:hint="eastAsia"/>
        </w:rPr>
        <w:t xml:space="preserve"> </w:t>
      </w:r>
      <w:r w:rsidRPr="00270C80">
        <w:t>with its evaluations of system parameters, including Part I: waveform (including PA model), max/min CBW, FFT size, numerology, asymmetric CBW, spectrum utilization, irregular channel bandwidth, etc, and Part II: Modulation, channel raster, sync raster, channel spacing, device type (smallest maximum channel bandwidth for “low-tier” devices), etc.</w:t>
      </w:r>
    </w:p>
    <w:p w14:paraId="4A66DDDF" w14:textId="68F005AD" w:rsidR="00B63273" w:rsidRPr="00270C80" w:rsidRDefault="00644A76" w:rsidP="00B63273">
      <w:r>
        <w:rPr>
          <w:b/>
          <w:bCs/>
        </w:rPr>
        <w:t xml:space="preserve">Decision: </w:t>
      </w:r>
      <w:r w:rsidR="00B63273" w:rsidRPr="00270C80">
        <w:t xml:space="preserve"> RAN1 will take it into account in the study under AI 10.2.1 and AI 10.3.2, </w:t>
      </w:r>
      <w:bookmarkStart w:id="21" w:name="OLE_LINK56"/>
      <w:r w:rsidR="00B63273" w:rsidRPr="00270C80">
        <w:t>no immediate RAN1 action.</w:t>
      </w:r>
      <w:bookmarkEnd w:id="21"/>
    </w:p>
    <w:p w14:paraId="675A878E" w14:textId="77777777" w:rsidR="00B63273" w:rsidRDefault="00B63273" w:rsidP="00B63273">
      <w:pPr>
        <w:rPr>
          <w:rFonts w:ascii="Times New Roman" w:eastAsiaTheme="minorEastAsia" w:hAnsi="Times New Roman"/>
          <w:lang w:val="en-US" w:eastAsia="zh-CN"/>
        </w:rPr>
      </w:pPr>
    </w:p>
    <w:p w14:paraId="170F40BC" w14:textId="77777777" w:rsidR="00B63273" w:rsidRPr="001A1C1E" w:rsidRDefault="00B63273" w:rsidP="00B63273">
      <w:pPr>
        <w:rPr>
          <w:rFonts w:ascii="Times New Roman" w:eastAsiaTheme="minorEastAsia" w:hAnsi="Times New Roman"/>
          <w:lang w:val="en-US" w:eastAsia="zh-CN"/>
        </w:rPr>
      </w:pPr>
    </w:p>
    <w:p w14:paraId="3F332039" w14:textId="77777777" w:rsidR="00B63273" w:rsidRPr="00390D40" w:rsidRDefault="00B63273" w:rsidP="00B63273">
      <w:pPr>
        <w:rPr>
          <w:rFonts w:eastAsiaTheme="minorEastAsia"/>
          <w:b/>
          <w:bCs/>
          <w:u w:val="single"/>
          <w:lang w:eastAsia="zh-CN"/>
        </w:rPr>
      </w:pPr>
      <w:r w:rsidRPr="00390D40">
        <w:rPr>
          <w:rFonts w:eastAsiaTheme="minorEastAsia" w:hint="eastAsia"/>
          <w:b/>
          <w:bCs/>
          <w:u w:val="single"/>
          <w:lang w:eastAsia="zh-CN"/>
        </w:rPr>
        <w:t>4096 QAM</w:t>
      </w:r>
    </w:p>
    <w:p w14:paraId="2767FFD4" w14:textId="691AEA4C" w:rsidR="00B63273" w:rsidRPr="00115E59" w:rsidRDefault="00C62C50" w:rsidP="00B63273">
      <w:pPr>
        <w:rPr>
          <w:rFonts w:ascii="Times New Roman" w:eastAsiaTheme="minorEastAsia" w:hAnsi="Times New Roman"/>
          <w:b/>
          <w:bCs/>
          <w:lang w:eastAsia="zh-CN"/>
        </w:rPr>
      </w:pPr>
      <w:hyperlink r:id="rId77" w:history="1">
        <w:r w:rsidRPr="00115E59">
          <w:rPr>
            <w:rStyle w:val="Hyperlink"/>
            <w:rFonts w:ascii="Times New Roman" w:eastAsia="Times New Roman" w:hAnsi="Times New Roman"/>
            <w:b/>
            <w:bCs/>
          </w:rPr>
          <w:t>R1-2605187</w:t>
        </w:r>
      </w:hyperlink>
      <w:r w:rsidR="00B63273" w:rsidRPr="00115E59">
        <w:rPr>
          <w:rFonts w:ascii="Times New Roman" w:eastAsia="Times New Roman" w:hAnsi="Times New Roman"/>
          <w:b/>
          <w:bCs/>
        </w:rPr>
        <w:tab/>
        <w:t>Reply LS on high order modulation</w:t>
      </w:r>
      <w:r w:rsidR="00B63273" w:rsidRPr="00115E59">
        <w:rPr>
          <w:rFonts w:ascii="Times New Roman" w:eastAsia="Times New Roman" w:hAnsi="Times New Roman"/>
          <w:b/>
          <w:bCs/>
        </w:rPr>
        <w:tab/>
      </w:r>
      <w:r w:rsidR="00B63273" w:rsidRPr="00115E59">
        <w:rPr>
          <w:rFonts w:ascii="Times New Roman" w:eastAsiaTheme="minorEastAsia" w:hAnsi="Times New Roman"/>
          <w:b/>
          <w:bCs/>
          <w:lang w:eastAsia="zh-CN"/>
        </w:rPr>
        <w:tab/>
      </w:r>
      <w:r w:rsidR="00B63273" w:rsidRPr="00115E59">
        <w:rPr>
          <w:rFonts w:ascii="Times New Roman" w:eastAsia="Times New Roman" w:hAnsi="Times New Roman"/>
          <w:b/>
          <w:bCs/>
        </w:rPr>
        <w:t>RAN4, OPPO</w:t>
      </w:r>
    </w:p>
    <w:p w14:paraId="12CFA016" w14:textId="77777777" w:rsidR="00644A76" w:rsidRDefault="00B63273" w:rsidP="00B63273">
      <w:bookmarkStart w:id="22" w:name="OLE_LINK22"/>
      <w:r w:rsidRPr="00270C80">
        <w:rPr>
          <w:rFonts w:hint="eastAsia"/>
        </w:rPr>
        <w:t>R</w:t>
      </w:r>
      <w:r w:rsidRPr="00270C80">
        <w:t xml:space="preserve">AN4 has discussed the BS Tx EVM and UE Rx EVM for DL 4096QAM and </w:t>
      </w:r>
      <w:r w:rsidRPr="00270C80">
        <w:rPr>
          <w:rFonts w:hint="eastAsia"/>
        </w:rPr>
        <w:t>provides related</w:t>
      </w:r>
      <w:r w:rsidRPr="00270C80">
        <w:t xml:space="preserve"> agreements </w:t>
      </w:r>
      <w:r w:rsidRPr="00270C80">
        <w:rPr>
          <w:rFonts w:hint="eastAsia"/>
        </w:rPr>
        <w:t>to RAN1 after last update (</w:t>
      </w:r>
      <w:hyperlink r:id="rId78" w:history="1">
        <w:r w:rsidR="00C62C50">
          <w:rPr>
            <w:rStyle w:val="Hyperlink"/>
          </w:rPr>
          <w:t>R1-2603489</w:t>
        </w:r>
      </w:hyperlink>
      <w:r w:rsidRPr="00270C80">
        <w:rPr>
          <w:rFonts w:hint="eastAsia"/>
        </w:rPr>
        <w:t xml:space="preserve">) about </w:t>
      </w:r>
      <w:r w:rsidRPr="00270C80">
        <w:t>the</w:t>
      </w:r>
      <w:r w:rsidRPr="00270C80">
        <w:rPr>
          <w:rFonts w:hint="eastAsia"/>
        </w:rPr>
        <w:t xml:space="preserve"> related agreements on</w:t>
      </w:r>
      <w:r w:rsidRPr="00270C80">
        <w:t xml:space="preserve"> UE Tx EVM and BS Rx EVM for UL 1024QAM. RAN1 will take it into account in the study under AI 10.3.2</w:t>
      </w:r>
      <w:bookmarkEnd w:id="22"/>
      <w:r w:rsidRPr="00270C80">
        <w:rPr>
          <w:rFonts w:hint="eastAsia"/>
        </w:rPr>
        <w:t xml:space="preserve">. On top the updates, </w:t>
      </w:r>
      <w:r w:rsidRPr="00270C80">
        <w:t xml:space="preserve">RAN4 is seeking for further clarification from RAN1 that if the MPR in </w:t>
      </w:r>
      <w:hyperlink r:id="rId79" w:history="1">
        <w:r w:rsidR="00C62C50">
          <w:rPr>
            <w:rStyle w:val="Hyperlink"/>
          </w:rPr>
          <w:t>R1-2601664</w:t>
        </w:r>
      </w:hyperlink>
      <w:r w:rsidRPr="00270C80">
        <w:t xml:space="preserve"> only refers to MPR for UE in UL or RAN1 also requests RAN4 to provide the feedback on BS power backoff for DL</w:t>
      </w:r>
      <w:r w:rsidRPr="00270C80">
        <w:rPr>
          <w:rFonts w:hint="eastAsia"/>
        </w:rPr>
        <w:t>, since r</w:t>
      </w:r>
      <w:r w:rsidRPr="00270C80">
        <w:t xml:space="preserve">egarding “MPR values for 4K uniform QAM in DL and 1K uniform QAM in UL” in </w:t>
      </w:r>
      <w:hyperlink r:id="rId80" w:history="1">
        <w:r w:rsidR="00C62C50">
          <w:rPr>
            <w:rStyle w:val="Hyperlink"/>
          </w:rPr>
          <w:t>R1-2601664</w:t>
        </w:r>
      </w:hyperlink>
      <w:r w:rsidRPr="00270C80">
        <w:t>, since there is no MPR defined at BS side</w:t>
      </w:r>
      <w:r w:rsidRPr="00270C80">
        <w:rPr>
          <w:rFonts w:hint="eastAsia"/>
        </w:rPr>
        <w:t xml:space="preserve">. </w:t>
      </w:r>
    </w:p>
    <w:p w14:paraId="5BCE28AD" w14:textId="423D1A86" w:rsidR="00B63273" w:rsidRPr="002E5BBA" w:rsidRDefault="00644A76" w:rsidP="00B63273">
      <w:pPr>
        <w:rPr>
          <w:rFonts w:ascii="Times New Roman" w:eastAsia="Times New Roman" w:hAnsi="Times New Roman"/>
        </w:rPr>
      </w:pPr>
      <w:r>
        <w:rPr>
          <w:b/>
          <w:bCs/>
        </w:rPr>
        <w:t xml:space="preserve">Decision: </w:t>
      </w:r>
      <w:r w:rsidR="00B63273" w:rsidRPr="00270C80">
        <w:rPr>
          <w:rFonts w:hint="eastAsia"/>
        </w:rPr>
        <w:t>RAN1 action needed, to be handled under AI 10.3.2.</w:t>
      </w:r>
    </w:p>
    <w:p w14:paraId="0EFB6BB0" w14:textId="77777777" w:rsidR="00B63273" w:rsidRPr="002E5BBA" w:rsidRDefault="00B63273" w:rsidP="00B63273">
      <w:pPr>
        <w:rPr>
          <w:rFonts w:ascii="Times New Roman" w:eastAsia="Times New Roman" w:hAnsi="Times New Roman"/>
          <w:b/>
          <w:bCs/>
          <w:u w:val="single"/>
        </w:rPr>
      </w:pPr>
      <w:r w:rsidRPr="002E5BBA">
        <w:rPr>
          <w:rFonts w:ascii="Times New Roman" w:eastAsia="Times New Roman" w:hAnsi="Times New Roman" w:hint="eastAsia"/>
          <w:b/>
          <w:bCs/>
          <w:u w:val="single"/>
        </w:rPr>
        <w:t xml:space="preserve">Relevant </w:t>
      </w:r>
      <w:proofErr w:type="spellStart"/>
      <w:r w:rsidRPr="002E5BBA">
        <w:rPr>
          <w:rFonts w:ascii="Times New Roman" w:eastAsia="Times New Roman" w:hAnsi="Times New Roman" w:hint="eastAsia"/>
          <w:b/>
          <w:bCs/>
          <w:u w:val="single"/>
        </w:rPr>
        <w:t>Tdocs</w:t>
      </w:r>
      <w:proofErr w:type="spellEnd"/>
      <w:r w:rsidRPr="002E5BBA">
        <w:rPr>
          <w:rFonts w:ascii="Times New Roman" w:eastAsia="Times New Roman" w:hAnsi="Times New Roman" w:hint="eastAsia"/>
          <w:b/>
          <w:bCs/>
          <w:u w:val="single"/>
        </w:rPr>
        <w:t>:</w:t>
      </w:r>
    </w:p>
    <w:p w14:paraId="5E5EF58F" w14:textId="2AA5D401" w:rsidR="00B63273" w:rsidRPr="002E5BBA" w:rsidRDefault="00C62C50" w:rsidP="00B63273">
      <w:pPr>
        <w:rPr>
          <w:rFonts w:ascii="Times New Roman" w:eastAsia="Times New Roman" w:hAnsi="Times New Roman"/>
        </w:rPr>
      </w:pPr>
      <w:hyperlink r:id="rId81" w:history="1">
        <w:r>
          <w:rPr>
            <w:rStyle w:val="Hyperlink"/>
            <w:rFonts w:ascii="Times New Roman" w:eastAsia="Times New Roman" w:hAnsi="Times New Roman"/>
          </w:rPr>
          <w:t>R1-2605443</w:t>
        </w:r>
      </w:hyperlink>
      <w:r w:rsidR="00B63273" w:rsidRPr="002E5BBA">
        <w:rPr>
          <w:rFonts w:ascii="Times New Roman" w:eastAsia="Times New Roman" w:hAnsi="Times New Roman"/>
        </w:rPr>
        <w:tab/>
        <w:t>Draft Reply LS on high order modulation</w:t>
      </w:r>
      <w:r w:rsidR="00B63273" w:rsidRPr="002E5BBA">
        <w:rPr>
          <w:rFonts w:ascii="Times New Roman" w:eastAsia="Times New Roman" w:hAnsi="Times New Roman"/>
        </w:rPr>
        <w:tab/>
        <w:t>vivo</w:t>
      </w:r>
    </w:p>
    <w:p w14:paraId="7BFF58BF" w14:textId="22191E8E" w:rsidR="00B63273" w:rsidRPr="002E5BBA" w:rsidRDefault="00C62C50" w:rsidP="00B63273">
      <w:pPr>
        <w:rPr>
          <w:rFonts w:ascii="Times New Roman" w:eastAsia="Times New Roman" w:hAnsi="Times New Roman"/>
        </w:rPr>
      </w:pPr>
      <w:hyperlink r:id="rId82" w:history="1">
        <w:r>
          <w:rPr>
            <w:rStyle w:val="Hyperlink"/>
            <w:rFonts w:ascii="Times New Roman" w:eastAsia="Times New Roman" w:hAnsi="Times New Roman"/>
          </w:rPr>
          <w:t>R1-2605546</w:t>
        </w:r>
      </w:hyperlink>
      <w:r w:rsidR="00B63273" w:rsidRPr="002E5BBA">
        <w:rPr>
          <w:rFonts w:ascii="Times New Roman" w:eastAsia="Times New Roman" w:hAnsi="Times New Roman"/>
        </w:rPr>
        <w:tab/>
        <w:t>Draft reply LS on high order modulation</w:t>
      </w:r>
      <w:r w:rsidR="00B63273" w:rsidRPr="002E5BBA">
        <w:rPr>
          <w:rFonts w:ascii="Times New Roman" w:eastAsia="Times New Roman" w:hAnsi="Times New Roman"/>
        </w:rPr>
        <w:tab/>
        <w:t>Xiaomi</w:t>
      </w:r>
    </w:p>
    <w:p w14:paraId="0DFC8383" w14:textId="534FDF6A" w:rsidR="00B63273" w:rsidRPr="002E5BBA" w:rsidRDefault="00C62C50" w:rsidP="00B63273">
      <w:pPr>
        <w:rPr>
          <w:rFonts w:ascii="Times New Roman" w:eastAsia="Times New Roman" w:hAnsi="Times New Roman"/>
        </w:rPr>
      </w:pPr>
      <w:hyperlink r:id="rId83" w:history="1">
        <w:r>
          <w:rPr>
            <w:rStyle w:val="Hyperlink"/>
            <w:rFonts w:ascii="Times New Roman" w:eastAsia="Times New Roman" w:hAnsi="Times New Roman"/>
          </w:rPr>
          <w:t>R1-2606683</w:t>
        </w:r>
      </w:hyperlink>
      <w:r w:rsidR="00B63273" w:rsidRPr="002E5BBA">
        <w:rPr>
          <w:rFonts w:ascii="Times New Roman" w:eastAsia="Times New Roman" w:hAnsi="Times New Roman"/>
        </w:rPr>
        <w:tab/>
        <w:t>Discussion on reply LS on high order modulation</w:t>
      </w:r>
      <w:r w:rsidR="00B63273" w:rsidRPr="002E5BBA">
        <w:rPr>
          <w:rFonts w:ascii="Times New Roman" w:eastAsia="Times New Roman" w:hAnsi="Times New Roman"/>
        </w:rPr>
        <w:tab/>
        <w:t xml:space="preserve">ZTE Corporation, </w:t>
      </w:r>
      <w:proofErr w:type="spellStart"/>
      <w:r w:rsidR="00B63273" w:rsidRPr="002E5BBA">
        <w:rPr>
          <w:rFonts w:ascii="Times New Roman" w:eastAsia="Times New Roman" w:hAnsi="Times New Roman"/>
        </w:rPr>
        <w:t>Sanechips</w:t>
      </w:r>
      <w:proofErr w:type="spellEnd"/>
    </w:p>
    <w:p w14:paraId="2B4DF043" w14:textId="77777777" w:rsidR="00B63273" w:rsidRPr="00C37447" w:rsidRDefault="00B63273" w:rsidP="00B63273">
      <w:pPr>
        <w:rPr>
          <w:rFonts w:ascii="Times New Roman" w:eastAsiaTheme="minorEastAsia" w:hAnsi="Times New Roman"/>
          <w:lang w:eastAsia="zh-CN"/>
        </w:rPr>
      </w:pPr>
    </w:p>
    <w:p w14:paraId="6807129A" w14:textId="77777777" w:rsidR="00B63273" w:rsidRPr="00C37447" w:rsidRDefault="00B63273" w:rsidP="00B63273">
      <w:pPr>
        <w:ind w:left="1440" w:hanging="1440"/>
        <w:rPr>
          <w:rFonts w:eastAsiaTheme="minorEastAsia"/>
          <w:lang w:eastAsia="zh-CN"/>
        </w:rPr>
      </w:pPr>
    </w:p>
    <w:p w14:paraId="72619D19" w14:textId="7BEB312B" w:rsidR="00B63273" w:rsidRDefault="00C62C50" w:rsidP="00B63273">
      <w:pPr>
        <w:rPr>
          <w:rFonts w:ascii="Times New Roman" w:eastAsia="Times New Roman" w:hAnsi="Times New Roman"/>
        </w:rPr>
      </w:pPr>
      <w:hyperlink r:id="rId84" w:history="1">
        <w:r>
          <w:rPr>
            <w:rStyle w:val="Hyperlink"/>
            <w:rFonts w:ascii="Times New Roman" w:eastAsia="Times New Roman" w:hAnsi="Times New Roman"/>
          </w:rPr>
          <w:t>R1-2605343</w:t>
        </w:r>
      </w:hyperlink>
      <w:r w:rsidR="00B63273">
        <w:rPr>
          <w:rFonts w:ascii="Times New Roman" w:eastAsia="Times New Roman" w:hAnsi="Times New Roman"/>
        </w:rPr>
        <w:tab/>
        <w:t>On RAN2 LS on evaluation assumptions for contention based PUSCH</w:t>
      </w:r>
      <w:r w:rsidR="00B63273">
        <w:rPr>
          <w:rFonts w:ascii="Times New Roman" w:eastAsia="Times New Roman" w:hAnsi="Times New Roman"/>
        </w:rPr>
        <w:tab/>
        <w:t>Ericsson</w:t>
      </w:r>
      <w:r w:rsidR="00F93E11">
        <w:rPr>
          <w:rFonts w:ascii="Times New Roman" w:eastAsia="Times New Roman" w:hAnsi="Times New Roman"/>
        </w:rPr>
        <w:t>#</w:t>
      </w:r>
    </w:p>
    <w:p w14:paraId="7A02A978" w14:textId="16206EF1" w:rsidR="00F93E11" w:rsidRDefault="00C62C50" w:rsidP="00B63273">
      <w:pPr>
        <w:rPr>
          <w:rFonts w:ascii="Times New Roman" w:eastAsia="Times New Roman" w:hAnsi="Times New Roman"/>
        </w:rPr>
      </w:pPr>
      <w:hyperlink r:id="rId85" w:history="1">
        <w:r>
          <w:rPr>
            <w:rStyle w:val="Hyperlink"/>
            <w:rFonts w:ascii="Times New Roman" w:eastAsia="Times New Roman" w:hAnsi="Times New Roman"/>
          </w:rPr>
          <w:t>R1-2606780</w:t>
        </w:r>
      </w:hyperlink>
      <w:r w:rsidR="00F93E11">
        <w:rPr>
          <w:rFonts w:ascii="Times New Roman" w:eastAsia="Times New Roman" w:hAnsi="Times New Roman"/>
        </w:rPr>
        <w:tab/>
        <w:t>On RAN2 LS on evaluation assumptions for contention based PUSCH</w:t>
      </w:r>
      <w:r w:rsidR="00F93E11">
        <w:rPr>
          <w:rFonts w:ascii="Times New Roman" w:eastAsia="Times New Roman" w:hAnsi="Times New Roman"/>
        </w:rPr>
        <w:tab/>
        <w:t>Ericsson</w:t>
      </w:r>
    </w:p>
    <w:p w14:paraId="2ED0582E" w14:textId="27A32FF8" w:rsidR="00F93E11" w:rsidRDefault="00F93E11" w:rsidP="00B63273">
      <w:pPr>
        <w:rPr>
          <w:rFonts w:ascii="Times New Roman" w:eastAsiaTheme="minorEastAsia" w:hAnsi="Times New Roman"/>
          <w:lang w:eastAsia="zh-CN"/>
        </w:rPr>
      </w:pPr>
      <w:r>
        <w:rPr>
          <w:rFonts w:ascii="Times New Roman" w:eastAsia="Times New Roman" w:hAnsi="Times New Roman"/>
        </w:rPr>
        <w:tab/>
      </w:r>
      <w:r>
        <w:rPr>
          <w:rFonts w:ascii="Times New Roman" w:eastAsia="Times New Roman" w:hAnsi="Times New Roman"/>
        </w:rPr>
        <w:tab/>
        <w:t xml:space="preserve">(Revision of </w:t>
      </w:r>
      <w:hyperlink r:id="rId86" w:history="1">
        <w:r w:rsidR="00C62C50">
          <w:rPr>
            <w:rStyle w:val="Hyperlink"/>
            <w:rFonts w:ascii="Times New Roman" w:eastAsia="Times New Roman" w:hAnsi="Times New Roman"/>
          </w:rPr>
          <w:t>R1-2605343</w:t>
        </w:r>
      </w:hyperlink>
      <w:r>
        <w:rPr>
          <w:rFonts w:ascii="Times New Roman" w:eastAsia="Times New Roman" w:hAnsi="Times New Roman"/>
        </w:rPr>
        <w:t>)</w:t>
      </w:r>
    </w:p>
    <w:p w14:paraId="25D4AB4A" w14:textId="2361F3BB" w:rsidR="00B63273" w:rsidRPr="00270C80" w:rsidRDefault="00115E59" w:rsidP="00B63273">
      <w:r>
        <w:rPr>
          <w:b/>
          <w:bCs/>
        </w:rPr>
        <w:t xml:space="preserve">Decision: </w:t>
      </w:r>
      <w:r w:rsidR="00B63273" w:rsidRPr="00270C80">
        <w:rPr>
          <w:rFonts w:hint="eastAsia"/>
        </w:rPr>
        <w:t xml:space="preserve">Follow-up discussion of </w:t>
      </w:r>
      <w:hyperlink r:id="rId87" w:history="1">
        <w:r w:rsidR="00C62C50">
          <w:rPr>
            <w:rStyle w:val="Hyperlink"/>
          </w:rPr>
          <w:t>R1-2603495</w:t>
        </w:r>
      </w:hyperlink>
      <w:r w:rsidR="00B63273" w:rsidRPr="00270C80">
        <w:rPr>
          <w:rFonts w:hint="eastAsia"/>
        </w:rPr>
        <w:t xml:space="preserve"> (RAN2 LS)</w:t>
      </w:r>
      <w:r w:rsidR="00644A76">
        <w:t xml:space="preserve">, </w:t>
      </w:r>
      <w:r w:rsidR="00B63273" w:rsidRPr="00270C80">
        <w:t xml:space="preserve">RAN1 will </w:t>
      </w:r>
      <w:r w:rsidR="00B63273" w:rsidRPr="00270C80">
        <w:rPr>
          <w:rFonts w:hint="eastAsia"/>
        </w:rPr>
        <w:t xml:space="preserve">continue to study it </w:t>
      </w:r>
      <w:r w:rsidR="00B63273" w:rsidRPr="00270C80">
        <w:t>under AI 10.5.5, Moderator Li (OPPO)</w:t>
      </w:r>
      <w:r w:rsidR="00B63273" w:rsidRPr="00270C80">
        <w:rPr>
          <w:rFonts w:hint="eastAsia"/>
        </w:rPr>
        <w:t xml:space="preserve">, </w:t>
      </w:r>
      <w:bookmarkStart w:id="23" w:name="OLE_LINK55"/>
      <w:r w:rsidR="00B63273" w:rsidRPr="00270C80">
        <w:rPr>
          <w:rFonts w:hint="eastAsia"/>
        </w:rPr>
        <w:t>no immediate RAN1 action.</w:t>
      </w:r>
      <w:bookmarkEnd w:id="23"/>
    </w:p>
    <w:p w14:paraId="6ABBFC3D" w14:textId="77777777" w:rsidR="00B63273" w:rsidRDefault="00B63273" w:rsidP="00B63273">
      <w:pPr>
        <w:rPr>
          <w:rFonts w:eastAsiaTheme="minorEastAsia"/>
          <w:lang w:eastAsia="zh-CN"/>
        </w:rPr>
      </w:pPr>
    </w:p>
    <w:p w14:paraId="48C89F81" w14:textId="77777777" w:rsidR="00B63273" w:rsidRPr="00C37447" w:rsidRDefault="00B63273" w:rsidP="00B63273">
      <w:pPr>
        <w:rPr>
          <w:rFonts w:eastAsiaTheme="minorEastAsia"/>
          <w:lang w:eastAsia="zh-CN"/>
        </w:rPr>
      </w:pPr>
    </w:p>
    <w:p w14:paraId="539BEE8E" w14:textId="5DCFB802" w:rsidR="00B63273" w:rsidRPr="00115E59" w:rsidRDefault="00C62C50" w:rsidP="00B63273">
      <w:pPr>
        <w:rPr>
          <w:rFonts w:ascii="Times New Roman" w:eastAsiaTheme="minorEastAsia" w:hAnsi="Times New Roman"/>
          <w:b/>
          <w:bCs/>
          <w:lang w:eastAsia="zh-CN"/>
        </w:rPr>
      </w:pPr>
      <w:hyperlink r:id="rId88" w:history="1">
        <w:r w:rsidRPr="00115E59">
          <w:rPr>
            <w:rStyle w:val="Hyperlink"/>
            <w:rFonts w:ascii="Times New Roman" w:eastAsia="Times New Roman" w:hAnsi="Times New Roman"/>
            <w:b/>
            <w:bCs/>
          </w:rPr>
          <w:t>R1-2605197</w:t>
        </w:r>
      </w:hyperlink>
      <w:r w:rsidR="00B63273" w:rsidRPr="00115E59">
        <w:rPr>
          <w:rFonts w:ascii="Times New Roman" w:eastAsia="Times New Roman" w:hAnsi="Times New Roman"/>
          <w:b/>
          <w:bCs/>
        </w:rPr>
        <w:tab/>
        <w:t>LS on 6G terminology</w:t>
      </w:r>
      <w:r w:rsidR="00B63273" w:rsidRPr="00115E59">
        <w:rPr>
          <w:rFonts w:ascii="Times New Roman" w:eastAsia="Times New Roman" w:hAnsi="Times New Roman"/>
          <w:b/>
          <w:bCs/>
        </w:rPr>
        <w:tab/>
        <w:t>TSG SA</w:t>
      </w:r>
    </w:p>
    <w:p w14:paraId="6CDA0937" w14:textId="77777777" w:rsidR="00644A76" w:rsidRDefault="00B63273" w:rsidP="00B63273">
      <w:r w:rsidRPr="00270C80">
        <w:t>SG SA asks all TSGs and WGs to use these terms in their development of TRs and TSs.</w:t>
      </w:r>
      <w:r w:rsidRPr="00270C80">
        <w:rPr>
          <w:rFonts w:hint="eastAsia"/>
        </w:rPr>
        <w:t xml:space="preserve"> </w:t>
      </w:r>
    </w:p>
    <w:p w14:paraId="201B9D7F" w14:textId="03A07374" w:rsidR="00B63273" w:rsidRPr="00270C80" w:rsidRDefault="00644A76" w:rsidP="00B63273">
      <w:r>
        <w:rPr>
          <w:b/>
          <w:bCs/>
        </w:rPr>
        <w:t xml:space="preserve">Decision: </w:t>
      </w:r>
      <w:r w:rsidR="00B63273" w:rsidRPr="00270C80">
        <w:rPr>
          <w:rFonts w:eastAsiaTheme="minorEastAsia" w:hint="eastAsia"/>
          <w:lang w:eastAsia="zh-CN"/>
        </w:rPr>
        <w:t>N</w:t>
      </w:r>
      <w:r w:rsidR="00B63273" w:rsidRPr="00270C80">
        <w:rPr>
          <w:rFonts w:hint="eastAsia"/>
        </w:rPr>
        <w:t>o immediate RAN1 action.</w:t>
      </w:r>
    </w:p>
    <w:p w14:paraId="5E75D7CB" w14:textId="77777777" w:rsidR="00B63273" w:rsidRDefault="00B63273" w:rsidP="00B63273">
      <w:pPr>
        <w:rPr>
          <w:rFonts w:ascii="Times New Roman" w:eastAsiaTheme="minorEastAsia" w:hAnsi="Times New Roman"/>
          <w:lang w:eastAsia="zh-CN"/>
        </w:rPr>
      </w:pPr>
    </w:p>
    <w:p w14:paraId="69E46B99" w14:textId="77777777" w:rsidR="00B63273" w:rsidRPr="00390D40" w:rsidRDefault="00B63273" w:rsidP="00B63273">
      <w:pPr>
        <w:rPr>
          <w:rFonts w:ascii="Times New Roman" w:eastAsiaTheme="minorEastAsia" w:hAnsi="Times New Roman"/>
          <w:lang w:eastAsia="zh-CN"/>
        </w:rPr>
      </w:pPr>
    </w:p>
    <w:p w14:paraId="7B00B926" w14:textId="457DE1BE" w:rsidR="00B63273" w:rsidRPr="00115E59" w:rsidRDefault="00C62C50" w:rsidP="00B63273">
      <w:pPr>
        <w:rPr>
          <w:b/>
          <w:bCs/>
        </w:rPr>
      </w:pPr>
      <w:hyperlink r:id="rId89" w:history="1">
        <w:r w:rsidRPr="00115E59">
          <w:rPr>
            <w:rStyle w:val="Hyperlink"/>
            <w:rFonts w:ascii="Times New Roman" w:eastAsia="Times New Roman" w:hAnsi="Times New Roman"/>
            <w:b/>
            <w:bCs/>
          </w:rPr>
          <w:t>R1-2605194</w:t>
        </w:r>
      </w:hyperlink>
      <w:r w:rsidR="00B63273" w:rsidRPr="00115E59">
        <w:rPr>
          <w:rFonts w:ascii="Times New Roman" w:eastAsia="Times New Roman" w:hAnsi="Times New Roman"/>
          <w:b/>
          <w:bCs/>
        </w:rPr>
        <w:tab/>
        <w:t>LS on Rel-19 RAN4 UE feature list for NR</w:t>
      </w:r>
      <w:r w:rsidR="00B63273" w:rsidRPr="00115E59">
        <w:rPr>
          <w:rFonts w:ascii="Times New Roman" w:eastAsia="Times New Roman" w:hAnsi="Times New Roman"/>
          <w:b/>
          <w:bCs/>
        </w:rPr>
        <w:tab/>
        <w:t>RAN4, CMCC</w:t>
      </w:r>
    </w:p>
    <w:p w14:paraId="398E3F31" w14:textId="77777777" w:rsidR="00644A76" w:rsidRDefault="00B63273" w:rsidP="00B63273">
      <w:pPr>
        <w:rPr>
          <w:rFonts w:ascii="Times New Roman" w:eastAsia="DengXian" w:hAnsi="Times New Roman"/>
          <w:lang w:eastAsia="zh-CN"/>
        </w:rPr>
      </w:pPr>
      <w:r w:rsidRPr="00270C80">
        <w:rPr>
          <w:rFonts w:ascii="Times New Roman" w:eastAsia="DengXian" w:hAnsi="Times New Roman" w:hint="eastAsia"/>
          <w:lang w:eastAsia="zh-CN"/>
        </w:rPr>
        <w:t xml:space="preserve">RAN4 informs RAN1 about its status about the </w:t>
      </w:r>
      <w:r w:rsidRPr="00270C80">
        <w:rPr>
          <w:rFonts w:ascii="Times New Roman" w:eastAsia="DengXian" w:hAnsi="Times New Roman"/>
          <w:lang w:eastAsia="zh-CN"/>
        </w:rPr>
        <w:t>discussion</w:t>
      </w:r>
      <w:r w:rsidRPr="00270C80">
        <w:rPr>
          <w:rFonts w:ascii="Times New Roman" w:eastAsia="DengXian" w:hAnsi="Times New Roman" w:hint="eastAsia"/>
          <w:lang w:eastAsia="zh-CN"/>
        </w:rPr>
        <w:t xml:space="preserve"> on 6GR system, in which the working agreement has been addressed in RAN#111, and other information will be considered under AI 10.5.1 and AI 10.5.2, </w:t>
      </w:r>
      <w:r w:rsidRPr="00270C80">
        <w:rPr>
          <w:rFonts w:ascii="Times New Roman" w:eastAsia="DengXian" w:hAnsi="Times New Roman"/>
          <w:lang w:eastAsia="zh-CN"/>
        </w:rPr>
        <w:t>correspondingly</w:t>
      </w:r>
      <w:r w:rsidRPr="00270C80">
        <w:rPr>
          <w:rFonts w:ascii="Times New Roman" w:eastAsia="DengXian" w:hAnsi="Times New Roman" w:hint="eastAsia"/>
          <w:lang w:eastAsia="zh-CN"/>
        </w:rPr>
        <w:t xml:space="preserve">. </w:t>
      </w:r>
    </w:p>
    <w:p w14:paraId="65CBEE93" w14:textId="0D37F2D9" w:rsidR="00B63273" w:rsidRPr="00270C80" w:rsidRDefault="00644A76" w:rsidP="00B63273">
      <w:pPr>
        <w:rPr>
          <w:rFonts w:ascii="Times New Roman" w:eastAsia="DengXian" w:hAnsi="Times New Roman"/>
          <w:lang w:eastAsia="zh-CN"/>
        </w:rPr>
      </w:pPr>
      <w:r>
        <w:rPr>
          <w:b/>
          <w:bCs/>
        </w:rPr>
        <w:t xml:space="preserve">Decision: </w:t>
      </w:r>
      <w:r w:rsidR="00B63273" w:rsidRPr="00270C80">
        <w:rPr>
          <w:rFonts w:ascii="Times New Roman" w:eastAsia="DengXian" w:hAnsi="Times New Roman" w:hint="eastAsia"/>
          <w:lang w:eastAsia="zh-CN"/>
        </w:rPr>
        <w:t>No dedicate</w:t>
      </w:r>
      <w:r w:rsidR="00270C80">
        <w:rPr>
          <w:rFonts w:ascii="Times New Roman" w:eastAsia="DengXian" w:hAnsi="Times New Roman"/>
          <w:lang w:eastAsia="zh-CN"/>
        </w:rPr>
        <w:t>d</w:t>
      </w:r>
      <w:r w:rsidR="00B63273" w:rsidRPr="00270C80">
        <w:rPr>
          <w:rFonts w:ascii="Times New Roman" w:eastAsia="DengXian" w:hAnsi="Times New Roman" w:hint="eastAsia"/>
          <w:lang w:eastAsia="zh-CN"/>
        </w:rPr>
        <w:t xml:space="preserve"> </w:t>
      </w:r>
      <w:r>
        <w:rPr>
          <w:rFonts w:ascii="Times New Roman" w:eastAsia="DengXian" w:hAnsi="Times New Roman"/>
          <w:lang w:eastAsia="zh-CN"/>
        </w:rPr>
        <w:t xml:space="preserve">RAN1 </w:t>
      </w:r>
      <w:r w:rsidR="00B63273" w:rsidRPr="00270C80">
        <w:rPr>
          <w:rFonts w:ascii="Times New Roman" w:eastAsia="DengXian" w:hAnsi="Times New Roman" w:hint="eastAsia"/>
          <w:lang w:eastAsia="zh-CN"/>
        </w:rPr>
        <w:t>action.</w:t>
      </w:r>
    </w:p>
    <w:p w14:paraId="5B8C5C56" w14:textId="77777777" w:rsidR="00B63273" w:rsidRPr="00C37447" w:rsidRDefault="00B63273" w:rsidP="00B63273">
      <w:pPr>
        <w:rPr>
          <w:rFonts w:eastAsiaTheme="minorEastAsia"/>
          <w:lang w:eastAsia="zh-CN"/>
        </w:rPr>
      </w:pPr>
    </w:p>
    <w:p w14:paraId="32BF2E67" w14:textId="77777777" w:rsidR="00B63273" w:rsidRDefault="00B63273" w:rsidP="00B63273"/>
    <w:p w14:paraId="6B63F31E" w14:textId="7E5CCB0D" w:rsidR="00B63273" w:rsidRPr="0007212F" w:rsidRDefault="00C62C50" w:rsidP="00B63273">
      <w:pPr>
        <w:ind w:left="1440" w:hanging="1440"/>
        <w:rPr>
          <w:rFonts w:ascii="Times New Roman" w:eastAsiaTheme="minorEastAsia" w:hAnsi="Times New Roman"/>
          <w:b/>
          <w:bCs/>
          <w:lang w:eastAsia="zh-CN"/>
        </w:rPr>
      </w:pPr>
      <w:hyperlink r:id="rId90" w:history="1">
        <w:r w:rsidRPr="0007212F">
          <w:rPr>
            <w:rStyle w:val="Hyperlink"/>
            <w:rFonts w:ascii="Times New Roman" w:eastAsia="Times New Roman" w:hAnsi="Times New Roman"/>
            <w:b/>
            <w:bCs/>
          </w:rPr>
          <w:t>R1-2605198</w:t>
        </w:r>
      </w:hyperlink>
      <w:r w:rsidR="00B63273" w:rsidRPr="0007212F">
        <w:rPr>
          <w:rFonts w:ascii="Times New Roman" w:eastAsia="Times New Roman" w:hAnsi="Times New Roman"/>
          <w:b/>
          <w:bCs/>
        </w:rPr>
        <w:tab/>
        <w:t>LIAISON STATEMENT TO EXTERNAL ORGANIZATIONS  – REQUEST FOR INPUTS FOR THE REVISION OF RECOMMENDATION ITU-R M.2009-2</w:t>
      </w:r>
      <w:r w:rsidR="00B63273" w:rsidRPr="0007212F">
        <w:rPr>
          <w:rFonts w:ascii="Times New Roman" w:eastAsia="Times New Roman" w:hAnsi="Times New Roman"/>
          <w:b/>
          <w:bCs/>
        </w:rPr>
        <w:tab/>
        <w:t>ITU-R WP 5A</w:t>
      </w:r>
    </w:p>
    <w:p w14:paraId="6E615760" w14:textId="77777777" w:rsidR="00644A76" w:rsidRDefault="00B63273" w:rsidP="00B63273">
      <w:pPr>
        <w:rPr>
          <w:rFonts w:ascii="Times New Roman" w:eastAsia="DengXian" w:hAnsi="Times New Roman"/>
          <w:lang w:eastAsia="zh-CN"/>
        </w:rPr>
      </w:pPr>
      <w:r w:rsidRPr="00270C80">
        <w:rPr>
          <w:rFonts w:ascii="Times New Roman" w:eastAsia="DengXian" w:hAnsi="Times New Roman" w:hint="eastAsia"/>
          <w:lang w:eastAsia="zh-CN"/>
        </w:rPr>
        <w:t>ITU-R W</w:t>
      </w:r>
      <w:r w:rsidRPr="00270C80">
        <w:rPr>
          <w:rFonts w:ascii="Times New Roman" w:eastAsia="DengXian" w:hAnsi="Times New Roman"/>
          <w:lang w:eastAsia="zh-CN"/>
        </w:rPr>
        <w:t xml:space="preserve">orking </w:t>
      </w:r>
      <w:r w:rsidRPr="00270C80">
        <w:rPr>
          <w:rFonts w:ascii="Times New Roman" w:eastAsia="DengXian" w:hAnsi="Times New Roman" w:hint="eastAsia"/>
          <w:lang w:eastAsia="zh-CN"/>
        </w:rPr>
        <w:t>P</w:t>
      </w:r>
      <w:r w:rsidRPr="00270C80">
        <w:rPr>
          <w:rFonts w:ascii="Times New Roman" w:eastAsia="DengXian" w:hAnsi="Times New Roman"/>
          <w:lang w:eastAsia="zh-CN"/>
        </w:rPr>
        <w:t>arty</w:t>
      </w:r>
      <w:r w:rsidRPr="00270C80">
        <w:rPr>
          <w:rFonts w:ascii="Times New Roman" w:eastAsia="DengXian" w:hAnsi="Times New Roman" w:hint="eastAsia"/>
          <w:lang w:eastAsia="zh-CN"/>
        </w:rPr>
        <w:t xml:space="preserve"> 5A invites external organizations to provide updated and/or new material for the revision of Recommendation ITU-R M.2009 as appropriate. </w:t>
      </w:r>
    </w:p>
    <w:p w14:paraId="7472AD99" w14:textId="2761F89C" w:rsidR="00B63273" w:rsidRPr="00270C80" w:rsidRDefault="00644A76" w:rsidP="00B63273">
      <w:pPr>
        <w:rPr>
          <w:rFonts w:ascii="Times New Roman" w:eastAsia="DengXian" w:hAnsi="Times New Roman"/>
          <w:lang w:eastAsia="zh-CN"/>
        </w:rPr>
      </w:pPr>
      <w:r>
        <w:rPr>
          <w:b/>
          <w:bCs/>
        </w:rPr>
        <w:t xml:space="preserve">Decision: </w:t>
      </w:r>
      <w:r w:rsidR="00B63273" w:rsidRPr="00270C80">
        <w:rPr>
          <w:rFonts w:ascii="Times New Roman" w:eastAsia="DengXian" w:hAnsi="Times New Roman" w:hint="eastAsia"/>
          <w:lang w:eastAsia="zh-CN"/>
        </w:rPr>
        <w:t xml:space="preserve">No immediate RAN1 </w:t>
      </w:r>
      <w:r w:rsidR="00B63273" w:rsidRPr="00270C80">
        <w:rPr>
          <w:rFonts w:ascii="Times New Roman" w:eastAsia="DengXian" w:hAnsi="Times New Roman"/>
          <w:lang w:eastAsia="zh-CN"/>
        </w:rPr>
        <w:t>action</w:t>
      </w:r>
      <w:r w:rsidR="00B63273" w:rsidRPr="00270C80">
        <w:rPr>
          <w:rFonts w:ascii="Times New Roman" w:eastAsia="DengXian" w:hAnsi="Times New Roman" w:hint="eastAsia"/>
          <w:lang w:eastAsia="zh-CN"/>
        </w:rPr>
        <w:t>.</w:t>
      </w:r>
    </w:p>
    <w:p w14:paraId="50E3EEF7" w14:textId="48A1E1B1" w:rsidR="009B1B96" w:rsidRPr="00003103" w:rsidRDefault="009B1B96" w:rsidP="009B1B96"/>
    <w:p w14:paraId="7298557C" w14:textId="73E91825" w:rsidR="00DB41ED" w:rsidRDefault="00DB41ED" w:rsidP="00D10D1F">
      <w:pPr>
        <w:pStyle w:val="Heading1"/>
      </w:pPr>
      <w:bookmarkStart w:id="24" w:name="_Toc101357132"/>
      <w:bookmarkStart w:id="25" w:name="_Toc239313199"/>
      <w:r>
        <w:t>Pre-Rel-19 E-UTRA Maintenance</w:t>
      </w:r>
      <w:bookmarkEnd w:id="25"/>
    </w:p>
    <w:p w14:paraId="2E29AF97" w14:textId="77777777" w:rsidR="00DB41ED" w:rsidRPr="00FD0278" w:rsidRDefault="00DB41ED" w:rsidP="00DB41ED">
      <w:pPr>
        <w:rPr>
          <w:i/>
          <w:lang w:eastAsia="x-none"/>
        </w:rPr>
      </w:pPr>
      <w:r w:rsidRPr="00FD0278">
        <w:rPr>
          <w:b/>
          <w:i/>
          <w:color w:val="FF0000"/>
          <w:u w:val="single"/>
          <w:lang w:eastAsia="x-none"/>
        </w:rPr>
        <w:t>Only essential corrections</w:t>
      </w:r>
      <w:r w:rsidRPr="00FD0278">
        <w:rPr>
          <w:i/>
          <w:lang w:eastAsia="x-none"/>
        </w:rPr>
        <w:t xml:space="preserve"> – a rejected draft CR will be marked in red</w:t>
      </w:r>
    </w:p>
    <w:p w14:paraId="1041FF63" w14:textId="77777777" w:rsidR="00DB41ED" w:rsidRPr="00FD0278" w:rsidRDefault="00DB41ED" w:rsidP="00DB41ED">
      <w:pPr>
        <w:rPr>
          <w:rFonts w:eastAsiaTheme="minorEastAsia"/>
          <w:b/>
          <w:i/>
          <w:iCs/>
          <w:lang w:eastAsia="zh-CN"/>
        </w:rPr>
      </w:pPr>
      <w:r w:rsidRPr="00FD0278">
        <w:rPr>
          <w:b/>
          <w:i/>
          <w:iCs/>
          <w:color w:val="FF0000"/>
          <w:u w:val="single"/>
        </w:rPr>
        <w:t>For maintenance on RAN1 specifications, individual draft CRs are to be submitted.</w:t>
      </w:r>
      <w:r w:rsidRPr="00FD0278">
        <w:rPr>
          <w:b/>
          <w:i/>
          <w:iCs/>
        </w:rPr>
        <w:t xml:space="preserve"> Final endorsed CR will be sourced by “Moderator (company name)” and other co-sourcing companies (if any).</w:t>
      </w:r>
    </w:p>
    <w:p w14:paraId="4EEF3009" w14:textId="77777777" w:rsidR="00DB41ED" w:rsidRDefault="00DB41ED" w:rsidP="00DB41ED">
      <w:pPr>
        <w:rPr>
          <w:rFonts w:eastAsiaTheme="minorEastAsia"/>
          <w:b/>
          <w:i/>
          <w:iCs/>
          <w:lang w:eastAsia="zh-CN"/>
        </w:rPr>
      </w:pPr>
    </w:p>
    <w:p w14:paraId="79CC4B8A" w14:textId="7842F83A" w:rsidR="00644A76" w:rsidRPr="00644A76" w:rsidRDefault="00644A76" w:rsidP="00DB41ED">
      <w:pPr>
        <w:rPr>
          <w:rFonts w:eastAsiaTheme="minorEastAsia"/>
          <w:b/>
          <w:lang w:eastAsia="zh-CN"/>
        </w:rPr>
      </w:pPr>
    </w:p>
    <w:p w14:paraId="6BE336B1" w14:textId="4217C63A" w:rsidR="00DB41ED" w:rsidRDefault="00C62C50" w:rsidP="00DB41ED">
      <w:pPr>
        <w:ind w:left="1440" w:hanging="1440"/>
        <w:rPr>
          <w:rFonts w:ascii="Times New Roman" w:eastAsiaTheme="minorEastAsia" w:hAnsi="Times New Roman"/>
          <w:b/>
          <w:bCs/>
          <w:lang w:eastAsia="zh-CN"/>
        </w:rPr>
      </w:pPr>
      <w:hyperlink r:id="rId91" w:history="1">
        <w:r w:rsidRPr="00644A76">
          <w:rPr>
            <w:rStyle w:val="Hyperlink"/>
            <w:rFonts w:ascii="Times New Roman" w:eastAsiaTheme="minorEastAsia" w:hAnsi="Times New Roman"/>
            <w:b/>
            <w:bCs/>
            <w:lang w:eastAsia="zh-CN"/>
          </w:rPr>
          <w:t>R1-2606752</w:t>
        </w:r>
      </w:hyperlink>
      <w:r w:rsidR="00DB41ED" w:rsidRPr="00644A76">
        <w:rPr>
          <w:rFonts w:ascii="Times New Roman" w:eastAsiaTheme="minorEastAsia" w:hAnsi="Times New Roman"/>
          <w:b/>
          <w:bCs/>
          <w:lang w:eastAsia="zh-CN"/>
        </w:rPr>
        <w:tab/>
        <w:t xml:space="preserve">Session Notes of AI </w:t>
      </w:r>
      <w:r w:rsidR="00DB41ED" w:rsidRPr="00644A76">
        <w:rPr>
          <w:rFonts w:ascii="Times New Roman" w:eastAsiaTheme="minorEastAsia" w:hAnsi="Times New Roman" w:hint="eastAsia"/>
          <w:b/>
          <w:bCs/>
          <w:lang w:eastAsia="zh-CN"/>
        </w:rPr>
        <w:t>6</w:t>
      </w:r>
      <w:r w:rsidR="00DB41ED" w:rsidRPr="00644A76">
        <w:rPr>
          <w:rFonts w:ascii="Times New Roman" w:eastAsiaTheme="minorEastAsia" w:hAnsi="Times New Roman"/>
          <w:b/>
          <w:bCs/>
          <w:lang w:eastAsia="zh-CN"/>
        </w:rPr>
        <w:tab/>
        <w:t>Ad-Hoc Chair (Ericsson)</w:t>
      </w:r>
    </w:p>
    <w:p w14:paraId="13A925CA" w14:textId="4E546D6C" w:rsidR="00DB41ED" w:rsidRDefault="00644A76" w:rsidP="00644A76">
      <w:pPr>
        <w:ind w:left="1440" w:hanging="1440"/>
        <w:rPr>
          <w:rFonts w:ascii="Times New Roman" w:eastAsiaTheme="minorEastAsia" w:hAnsi="Times New Roman"/>
          <w:lang w:eastAsia="zh-CN"/>
        </w:rPr>
      </w:pPr>
      <w:r>
        <w:rPr>
          <w:rFonts w:ascii="Times New Roman" w:eastAsiaTheme="minorEastAsia" w:hAnsi="Times New Roman"/>
          <w:b/>
          <w:bCs/>
          <w:lang w:eastAsia="zh-CN"/>
        </w:rPr>
        <w:t xml:space="preserve">Friday decision: </w:t>
      </w:r>
      <w:r>
        <w:rPr>
          <w:rFonts w:ascii="Times New Roman" w:eastAsiaTheme="minorEastAsia" w:hAnsi="Times New Roman"/>
          <w:lang w:eastAsia="zh-CN"/>
        </w:rPr>
        <w:t xml:space="preserve">The session notes are </w:t>
      </w:r>
      <w:r w:rsidRPr="006B1A43">
        <w:rPr>
          <w:rFonts w:ascii="Times New Roman" w:eastAsiaTheme="minorEastAsia" w:hAnsi="Times New Roman"/>
          <w:highlight w:val="green"/>
          <w:lang w:eastAsia="zh-CN"/>
        </w:rPr>
        <w:t>endorsed</w:t>
      </w:r>
      <w:r>
        <w:rPr>
          <w:rFonts w:ascii="Times New Roman" w:eastAsiaTheme="minorEastAsia" w:hAnsi="Times New Roman"/>
          <w:lang w:eastAsia="zh-CN"/>
        </w:rPr>
        <w:t xml:space="preserve"> and contents reflected below.</w:t>
      </w:r>
    </w:p>
    <w:p w14:paraId="1A23D68C" w14:textId="77777777" w:rsidR="00644A76" w:rsidRDefault="00644A76" w:rsidP="00644A76">
      <w:pPr>
        <w:ind w:left="1440" w:hanging="1440"/>
        <w:rPr>
          <w:rFonts w:ascii="Times New Roman" w:eastAsiaTheme="minorEastAsia" w:hAnsi="Times New Roman"/>
          <w:lang w:eastAsia="zh-CN"/>
        </w:rPr>
      </w:pPr>
    </w:p>
    <w:p w14:paraId="0E6D0574" w14:textId="59CF2296" w:rsidR="00644A76" w:rsidRPr="00644A76" w:rsidRDefault="00644A76" w:rsidP="00644A76">
      <w:pPr>
        <w:rPr>
          <w:rFonts w:ascii="Times New Roman" w:eastAsia="Times New Roman" w:hAnsi="Times New Roman"/>
          <w:b/>
          <w:bCs/>
        </w:rPr>
      </w:pPr>
      <w:r>
        <w:rPr>
          <w:rFonts w:ascii="Times New Roman" w:eastAsia="Times New Roman" w:hAnsi="Times New Roman"/>
          <w:b/>
          <w:bCs/>
        </w:rPr>
        <w:t xml:space="preserve">Relevant </w:t>
      </w:r>
      <w:proofErr w:type="spellStart"/>
      <w:r>
        <w:rPr>
          <w:rFonts w:ascii="Times New Roman" w:eastAsia="Times New Roman" w:hAnsi="Times New Roman"/>
          <w:b/>
          <w:bCs/>
        </w:rPr>
        <w:t>tdocs</w:t>
      </w:r>
      <w:proofErr w:type="spellEnd"/>
    </w:p>
    <w:p w14:paraId="20FD180F" w14:textId="3C39BF4F" w:rsidR="00644A76" w:rsidRDefault="00644A76" w:rsidP="00644A76">
      <w:hyperlink r:id="rId92" w:history="1">
        <w:r>
          <w:rPr>
            <w:rStyle w:val="Hyperlink"/>
            <w:rFonts w:ascii="Times New Roman" w:eastAsia="Times New Roman" w:hAnsi="Times New Roman"/>
          </w:rPr>
          <w:t>R1-2606356</w:t>
        </w:r>
      </w:hyperlink>
      <w:r>
        <w:rPr>
          <w:rFonts w:ascii="Times New Roman" w:eastAsia="Times New Roman" w:hAnsi="Times New Roman"/>
        </w:rPr>
        <w:tab/>
        <w:t>CR on differential K-offset application time</w:t>
      </w:r>
      <w:r>
        <w:rPr>
          <w:rFonts w:ascii="Times New Roman" w:eastAsia="Times New Roman" w:hAnsi="Times New Roman"/>
        </w:rPr>
        <w:tab/>
        <w:t>Qualcomm Incorporated</w:t>
      </w:r>
    </w:p>
    <w:p w14:paraId="2890B50B" w14:textId="77777777" w:rsidR="00644A76" w:rsidRDefault="00644A76" w:rsidP="00644A76">
      <w:pPr>
        <w:rPr>
          <w:rFonts w:ascii="Times New Roman" w:eastAsiaTheme="minorEastAsia" w:hAnsi="Times New Roman"/>
          <w:lang w:eastAsia="zh-CN"/>
        </w:rPr>
      </w:pPr>
      <w:hyperlink r:id="rId93" w:history="1">
        <w:r>
          <w:rPr>
            <w:rStyle w:val="Hyperlink"/>
            <w:rFonts w:ascii="Times New Roman" w:eastAsia="Times New Roman" w:hAnsi="Times New Roman"/>
          </w:rPr>
          <w:t>R1-2606357</w:t>
        </w:r>
      </w:hyperlink>
      <w:r>
        <w:rPr>
          <w:rFonts w:ascii="Times New Roman" w:eastAsia="Times New Roman" w:hAnsi="Times New Roman"/>
        </w:rPr>
        <w:tab/>
        <w:t>CR on differential K-offset application time (R18)</w:t>
      </w:r>
      <w:r>
        <w:rPr>
          <w:rFonts w:ascii="Times New Roman" w:eastAsia="Times New Roman" w:hAnsi="Times New Roman"/>
        </w:rPr>
        <w:tab/>
        <w:t>Qualcomm Incorporated</w:t>
      </w:r>
    </w:p>
    <w:p w14:paraId="1BF1A96A" w14:textId="77777777" w:rsidR="00644A76" w:rsidRPr="00F64A15" w:rsidRDefault="00644A76" w:rsidP="00644A76">
      <w:pPr>
        <w:rPr>
          <w:rFonts w:ascii="Times New Roman" w:eastAsiaTheme="minorEastAsia" w:hAnsi="Times New Roman"/>
          <w:lang w:eastAsia="zh-CN"/>
        </w:rPr>
      </w:pPr>
    </w:p>
    <w:p w14:paraId="5B1B76AC" w14:textId="77777777" w:rsidR="00DB41ED" w:rsidRDefault="00DB41ED" w:rsidP="00DB41ED">
      <w:pPr>
        <w:rPr>
          <w:rFonts w:eastAsiaTheme="minorEastAsia"/>
          <w:b/>
          <w:i/>
          <w:iCs/>
          <w:lang w:eastAsia="zh-CN"/>
        </w:rPr>
      </w:pPr>
    </w:p>
    <w:p w14:paraId="47A4787B" w14:textId="28544E49" w:rsidR="00DB41ED" w:rsidRDefault="00C62C50" w:rsidP="00DB41ED">
      <w:pPr>
        <w:rPr>
          <w:rFonts w:eastAsiaTheme="minorEastAsia"/>
          <w:b/>
          <w:lang w:eastAsia="zh-CN"/>
        </w:rPr>
      </w:pPr>
      <w:hyperlink r:id="rId94" w:history="1">
        <w:r>
          <w:rPr>
            <w:rStyle w:val="Hyperlink"/>
            <w:rFonts w:eastAsiaTheme="minorEastAsia"/>
            <w:b/>
            <w:lang w:eastAsia="zh-CN"/>
          </w:rPr>
          <w:t>R1-2606814</w:t>
        </w:r>
      </w:hyperlink>
      <w:r w:rsidR="00F973FA" w:rsidRPr="00F973FA">
        <w:rPr>
          <w:rFonts w:ascii="Arial" w:hAnsi="Arial" w:cs="Arial"/>
          <w:color w:val="312E25"/>
          <w:sz w:val="18"/>
          <w:szCs w:val="18"/>
        </w:rPr>
        <w:t xml:space="preserve"> </w:t>
      </w:r>
      <w:r w:rsidR="00F973FA">
        <w:rPr>
          <w:rFonts w:ascii="Arial" w:hAnsi="Arial" w:cs="Arial"/>
          <w:color w:val="312E25"/>
          <w:sz w:val="18"/>
          <w:szCs w:val="18"/>
        </w:rPr>
        <w:tab/>
      </w:r>
      <w:r w:rsidR="00F973FA" w:rsidRPr="00F973FA">
        <w:rPr>
          <w:rFonts w:eastAsiaTheme="minorEastAsia"/>
          <w:b/>
          <w:lang w:eastAsia="zh-CN"/>
        </w:rPr>
        <w:t>Feature lead summary #1 on CR on differential K-offset application time</w:t>
      </w:r>
      <w:r w:rsidR="00F973FA">
        <w:rPr>
          <w:rFonts w:eastAsiaTheme="minorEastAsia"/>
          <w:b/>
          <w:lang w:eastAsia="zh-CN"/>
        </w:rPr>
        <w:t xml:space="preserve"> Moderator (Qualcomm)</w:t>
      </w:r>
    </w:p>
    <w:p w14:paraId="0BAED1EA" w14:textId="77777777" w:rsidR="00DB41ED" w:rsidRDefault="00DB41ED" w:rsidP="00DB41ED">
      <w:pPr>
        <w:rPr>
          <w:rFonts w:eastAsiaTheme="minorEastAsia"/>
          <w:b/>
          <w:lang w:eastAsia="zh-CN"/>
        </w:rPr>
      </w:pPr>
    </w:p>
    <w:p w14:paraId="4CB7BF92" w14:textId="28421DEA" w:rsidR="00DB41ED" w:rsidRDefault="00C62C50" w:rsidP="00DB41ED">
      <w:pPr>
        <w:rPr>
          <w:rFonts w:eastAsiaTheme="minorEastAsia"/>
          <w:b/>
          <w:lang w:eastAsia="zh-CN"/>
        </w:rPr>
      </w:pPr>
      <w:hyperlink r:id="rId95" w:history="1">
        <w:r>
          <w:rPr>
            <w:rStyle w:val="Hyperlink"/>
            <w:rFonts w:eastAsiaTheme="minorEastAsia"/>
            <w:b/>
            <w:lang w:eastAsia="zh-CN"/>
          </w:rPr>
          <w:t>R1-2606844</w:t>
        </w:r>
      </w:hyperlink>
      <w:r w:rsidR="00F973FA">
        <w:rPr>
          <w:rFonts w:eastAsiaTheme="minorEastAsia"/>
          <w:b/>
          <w:lang w:eastAsia="zh-CN"/>
        </w:rPr>
        <w:tab/>
      </w:r>
      <w:r w:rsidR="00F973FA" w:rsidRPr="00F973FA">
        <w:rPr>
          <w:rFonts w:eastAsiaTheme="minorEastAsia"/>
          <w:b/>
          <w:lang w:eastAsia="zh-CN"/>
        </w:rPr>
        <w:t>Feature lead summary #2 on CR on differential K-offset application time</w:t>
      </w:r>
      <w:r w:rsidR="00F973FA">
        <w:rPr>
          <w:rFonts w:eastAsiaTheme="minorEastAsia"/>
          <w:b/>
          <w:lang w:eastAsia="zh-CN"/>
        </w:rPr>
        <w:t xml:space="preserve"> Moderator (Qualcomm)</w:t>
      </w:r>
    </w:p>
    <w:p w14:paraId="575BDA83" w14:textId="77777777" w:rsidR="00307C7D" w:rsidRDefault="00307C7D" w:rsidP="00E3332F">
      <w:pPr>
        <w:rPr>
          <w:rFonts w:eastAsiaTheme="minorEastAsia"/>
          <w:b/>
          <w:highlight w:val="green"/>
          <w:lang w:eastAsia="zh-CN"/>
        </w:rPr>
      </w:pPr>
    </w:p>
    <w:p w14:paraId="48F28EB2" w14:textId="75B90E05" w:rsidR="00E3332F" w:rsidRDefault="00E3332F" w:rsidP="00E3332F">
      <w:pPr>
        <w:rPr>
          <w:rFonts w:eastAsiaTheme="minorEastAsia"/>
          <w:b/>
          <w:lang w:eastAsia="zh-CN"/>
        </w:rPr>
      </w:pPr>
      <w:r w:rsidRPr="00E9101D">
        <w:rPr>
          <w:rFonts w:eastAsiaTheme="minorEastAsia"/>
          <w:b/>
          <w:highlight w:val="green"/>
          <w:lang w:eastAsia="zh-CN"/>
        </w:rPr>
        <w:t>Agreement:</w:t>
      </w:r>
    </w:p>
    <w:p w14:paraId="1C5924D3" w14:textId="77777777" w:rsidR="00E3332F" w:rsidRPr="00644A76" w:rsidRDefault="00E3332F" w:rsidP="00E3332F">
      <w:pPr>
        <w:rPr>
          <w:lang w:val="en-US"/>
        </w:rPr>
      </w:pPr>
      <w:r w:rsidRPr="00644A76">
        <w:rPr>
          <w:lang w:val="en-US"/>
        </w:rPr>
        <w:t xml:space="preserve">The following TP for Section 16 of Rel-17 of TS 36.213 is </w:t>
      </w:r>
      <w:r w:rsidRPr="00644A76">
        <w:rPr>
          <w:highlight w:val="green"/>
          <w:lang w:val="en-US"/>
        </w:rPr>
        <w:t>endorsed.</w:t>
      </w:r>
    </w:p>
    <w:p w14:paraId="22E6642F" w14:textId="1975C0CD" w:rsidR="00E3332F" w:rsidRPr="00644A76" w:rsidRDefault="00E3332F" w:rsidP="00E3332F">
      <w:pPr>
        <w:rPr>
          <w:rFonts w:eastAsiaTheme="minorEastAsia"/>
          <w:lang w:eastAsia="zh-CN"/>
        </w:rPr>
      </w:pPr>
      <w:r w:rsidRPr="00644A76">
        <w:rPr>
          <w:lang w:val="en-US"/>
        </w:rPr>
        <w:t xml:space="preserve">The corresponding </w:t>
      </w:r>
      <w:r w:rsidRPr="00644A76">
        <w:rPr>
          <w:b/>
          <w:bCs/>
          <w:color w:val="FF0000"/>
          <w:lang w:val="en-US"/>
        </w:rPr>
        <w:t>CRs for TS36.213 for Re1-17</w:t>
      </w:r>
      <w:r w:rsidRPr="00644A76">
        <w:rPr>
          <w:color w:val="FF0000"/>
          <w:lang w:val="en-US"/>
        </w:rPr>
        <w:t xml:space="preserve"> </w:t>
      </w:r>
      <w:r w:rsidRPr="00644A76">
        <w:rPr>
          <w:lang w:val="en-US"/>
        </w:rPr>
        <w:t xml:space="preserve">(Cat F) , </w:t>
      </w:r>
      <w:r w:rsidRPr="00644A76">
        <w:rPr>
          <w:b/>
          <w:bCs/>
          <w:color w:val="FF0000"/>
          <w:lang w:val="en-US"/>
        </w:rPr>
        <w:t>Rel-18</w:t>
      </w:r>
      <w:r w:rsidRPr="00644A76">
        <w:rPr>
          <w:color w:val="FF0000"/>
          <w:lang w:val="en-US"/>
        </w:rPr>
        <w:t xml:space="preserve"> </w:t>
      </w:r>
      <w:r w:rsidRPr="00644A76">
        <w:rPr>
          <w:lang w:val="en-US"/>
        </w:rPr>
        <w:t xml:space="preserve">(Cat </w:t>
      </w:r>
      <w:r w:rsidR="00307C7D">
        <w:rPr>
          <w:lang w:val="en-US"/>
        </w:rPr>
        <w:t>A</w:t>
      </w:r>
      <w:r w:rsidRPr="00644A76">
        <w:rPr>
          <w:lang w:val="en-US"/>
        </w:rPr>
        <w:t xml:space="preserve">), </w:t>
      </w:r>
      <w:r w:rsidRPr="00644A76">
        <w:rPr>
          <w:b/>
          <w:bCs/>
          <w:color w:val="FF0000"/>
          <w:lang w:val="en-US"/>
        </w:rPr>
        <w:t>Re1-19</w:t>
      </w:r>
      <w:r w:rsidRPr="00644A76">
        <w:rPr>
          <w:color w:val="FF0000"/>
          <w:lang w:val="en-US"/>
        </w:rPr>
        <w:t xml:space="preserve"> </w:t>
      </w:r>
      <w:r w:rsidRPr="00644A76">
        <w:rPr>
          <w:lang w:val="en-US"/>
        </w:rPr>
        <w:t xml:space="preserve">(Cat </w:t>
      </w:r>
      <w:r w:rsidR="00307C7D">
        <w:rPr>
          <w:lang w:val="en-US"/>
        </w:rPr>
        <w:t>A</w:t>
      </w:r>
      <w:r w:rsidRPr="00644A76">
        <w:rPr>
          <w:lang w:val="en-US"/>
        </w:rPr>
        <w:t xml:space="preserve">) in </w:t>
      </w:r>
      <w:hyperlink r:id="rId96" w:history="1">
        <w:r w:rsidR="00C62C50" w:rsidRPr="00307C7D">
          <w:rPr>
            <w:rStyle w:val="Hyperlink"/>
            <w:highlight w:val="green"/>
          </w:rPr>
          <w:t>R1-2606894</w:t>
        </w:r>
      </w:hyperlink>
      <w:r w:rsidRPr="00644A76">
        <w:t xml:space="preserve">, </w:t>
      </w:r>
      <w:r w:rsidRPr="00644A76">
        <w:rPr>
          <w:lang w:val="en-US"/>
        </w:rPr>
        <w:t xml:space="preserve"> </w:t>
      </w:r>
      <w:hyperlink r:id="rId97" w:history="1">
        <w:r w:rsidR="00C62C50" w:rsidRPr="00307C7D">
          <w:rPr>
            <w:rStyle w:val="Hyperlink"/>
            <w:highlight w:val="green"/>
          </w:rPr>
          <w:t>R1-2606895</w:t>
        </w:r>
      </w:hyperlink>
      <w:r w:rsidRPr="00644A76">
        <w:t xml:space="preserve"> and </w:t>
      </w:r>
      <w:hyperlink r:id="rId98" w:history="1">
        <w:r w:rsidR="00C62C50" w:rsidRPr="00307C7D">
          <w:rPr>
            <w:rStyle w:val="Hyperlink"/>
            <w:highlight w:val="green"/>
          </w:rPr>
          <w:t>R1-2606896</w:t>
        </w:r>
      </w:hyperlink>
      <w:r w:rsidRPr="00307C7D">
        <w:rPr>
          <w:rFonts w:eastAsiaTheme="minorEastAsia"/>
          <w:highlight w:val="green"/>
          <w:lang w:eastAsia="zh-CN"/>
        </w:rPr>
        <w:t>,</w:t>
      </w:r>
      <w:r w:rsidRPr="00644A76">
        <w:rPr>
          <w:rFonts w:eastAsiaTheme="minorEastAsia"/>
          <w:lang w:eastAsia="zh-CN"/>
        </w:rPr>
        <w:t xml:space="preserve"> respectively, are </w:t>
      </w:r>
      <w:r w:rsidRPr="00644A76">
        <w:rPr>
          <w:rFonts w:eastAsiaTheme="minorEastAsia"/>
          <w:highlight w:val="green"/>
          <w:lang w:eastAsia="zh-CN"/>
        </w:rPr>
        <w:t>agreed.</w:t>
      </w:r>
    </w:p>
    <w:p w14:paraId="7B9E1505" w14:textId="5FC733BE" w:rsidR="00E3332F" w:rsidRDefault="00307C7D" w:rsidP="00E3332F">
      <w:pPr>
        <w:rPr>
          <w:rFonts w:eastAsiaTheme="minorEastAsia"/>
          <w:bCs/>
          <w:lang w:eastAsia="zh-CN"/>
        </w:rPr>
      </w:pPr>
      <w:r>
        <w:rPr>
          <w:rFonts w:eastAsiaTheme="minorEastAsia"/>
          <w:bCs/>
          <w:lang w:eastAsia="zh-CN"/>
        </w:rPr>
        <w:t>(Rel-17</w:t>
      </w:r>
      <w:r w:rsidR="00F87D60">
        <w:rPr>
          <w:rFonts w:eastAsiaTheme="minorEastAsia"/>
          <w:bCs/>
          <w:lang w:eastAsia="zh-CN"/>
        </w:rPr>
        <w:t xml:space="preserve">, TS36.213, </w:t>
      </w:r>
      <w:proofErr w:type="spellStart"/>
      <w:r w:rsidR="00F87D60">
        <w:rPr>
          <w:rFonts w:eastAsiaTheme="minorEastAsia"/>
          <w:bCs/>
          <w:lang w:eastAsia="zh-CN"/>
        </w:rPr>
        <w:t>LTE_NBIOT_eMTC_NTN</w:t>
      </w:r>
      <w:proofErr w:type="spellEnd"/>
      <w:r w:rsidR="00F87D60">
        <w:rPr>
          <w:rFonts w:eastAsiaTheme="minorEastAsia"/>
          <w:bCs/>
          <w:lang w:eastAsia="zh-CN"/>
        </w:rPr>
        <w:t>-Core, CR 1464, Cat F)</w:t>
      </w:r>
    </w:p>
    <w:p w14:paraId="72417F70" w14:textId="1943D525" w:rsidR="00F87D60" w:rsidRDefault="00F87D60" w:rsidP="00F87D60">
      <w:pPr>
        <w:rPr>
          <w:rFonts w:eastAsiaTheme="minorEastAsia"/>
          <w:bCs/>
          <w:lang w:eastAsia="zh-CN"/>
        </w:rPr>
      </w:pPr>
      <w:r>
        <w:rPr>
          <w:rFonts w:eastAsiaTheme="minorEastAsia"/>
          <w:bCs/>
          <w:lang w:eastAsia="zh-CN"/>
        </w:rPr>
        <w:t xml:space="preserve">(Rel-18, TS36.213, </w:t>
      </w:r>
      <w:proofErr w:type="spellStart"/>
      <w:r>
        <w:rPr>
          <w:rFonts w:eastAsiaTheme="minorEastAsia"/>
          <w:bCs/>
          <w:lang w:eastAsia="zh-CN"/>
        </w:rPr>
        <w:t>LTE_NBIOT_eMTC_NTN</w:t>
      </w:r>
      <w:proofErr w:type="spellEnd"/>
      <w:r>
        <w:rPr>
          <w:rFonts w:eastAsiaTheme="minorEastAsia"/>
          <w:bCs/>
          <w:lang w:eastAsia="zh-CN"/>
        </w:rPr>
        <w:t>-Core, CR 1465, Cat A)</w:t>
      </w:r>
    </w:p>
    <w:p w14:paraId="40B61A95" w14:textId="4B902312" w:rsidR="00F87D60" w:rsidRDefault="00F87D60" w:rsidP="00F87D60">
      <w:pPr>
        <w:rPr>
          <w:rFonts w:eastAsiaTheme="minorEastAsia"/>
          <w:bCs/>
          <w:lang w:eastAsia="zh-CN"/>
        </w:rPr>
      </w:pPr>
      <w:r>
        <w:rPr>
          <w:rFonts w:eastAsiaTheme="minorEastAsia"/>
          <w:bCs/>
          <w:lang w:eastAsia="zh-CN"/>
        </w:rPr>
        <w:t xml:space="preserve">(Rel-19, TS36.213, </w:t>
      </w:r>
      <w:proofErr w:type="spellStart"/>
      <w:r>
        <w:rPr>
          <w:rFonts w:eastAsiaTheme="minorEastAsia"/>
          <w:bCs/>
          <w:lang w:eastAsia="zh-CN"/>
        </w:rPr>
        <w:t>LTE_NBIOT_eMTC_NTN</w:t>
      </w:r>
      <w:proofErr w:type="spellEnd"/>
      <w:r>
        <w:rPr>
          <w:rFonts w:eastAsiaTheme="minorEastAsia"/>
          <w:bCs/>
          <w:lang w:eastAsia="zh-CN"/>
        </w:rPr>
        <w:t>-Core, CR 1466, Cat A)</w:t>
      </w:r>
    </w:p>
    <w:p w14:paraId="7A9958A0" w14:textId="77777777" w:rsidR="00E3332F" w:rsidRDefault="00E3332F" w:rsidP="00E3332F"/>
    <w:tbl>
      <w:tblPr>
        <w:tblW w:w="9650" w:type="dxa"/>
        <w:tblInd w:w="42" w:type="dxa"/>
        <w:tblLayout w:type="fixed"/>
        <w:tblCellMar>
          <w:left w:w="42" w:type="dxa"/>
          <w:right w:w="42" w:type="dxa"/>
        </w:tblCellMar>
        <w:tblLook w:val="0000" w:firstRow="0" w:lastRow="0" w:firstColumn="0" w:lastColumn="0" w:noHBand="0" w:noVBand="0"/>
      </w:tblPr>
      <w:tblGrid>
        <w:gridCol w:w="2695"/>
        <w:gridCol w:w="6955"/>
      </w:tblGrid>
      <w:tr w:rsidR="00E3332F" w:rsidRPr="00556E54" w14:paraId="13EA078C" w14:textId="77777777" w:rsidTr="00791DCF">
        <w:tc>
          <w:tcPr>
            <w:tcW w:w="2692" w:type="dxa"/>
            <w:tcBorders>
              <w:top w:val="single" w:sz="4" w:space="0" w:color="auto"/>
              <w:left w:val="single" w:sz="4" w:space="0" w:color="auto"/>
            </w:tcBorders>
          </w:tcPr>
          <w:p w14:paraId="67E9DD0C" w14:textId="77777777" w:rsidR="00E3332F" w:rsidRDefault="00E3332F" w:rsidP="00791DCF">
            <w:pPr>
              <w:pStyle w:val="CRCoverPage"/>
              <w:tabs>
                <w:tab w:val="right" w:pos="2184"/>
              </w:tabs>
              <w:spacing w:before="120" w:after="0"/>
              <w:rPr>
                <w:b/>
                <w:i/>
                <w:noProof/>
              </w:rPr>
            </w:pPr>
            <w:r>
              <w:rPr>
                <w:b/>
                <w:i/>
                <w:noProof/>
              </w:rPr>
              <w:t>Reason for change:</w:t>
            </w:r>
          </w:p>
        </w:tc>
        <w:tc>
          <w:tcPr>
            <w:tcW w:w="6948" w:type="dxa"/>
            <w:tcBorders>
              <w:top w:val="single" w:sz="4" w:space="0" w:color="auto"/>
              <w:right w:val="single" w:sz="4" w:space="0" w:color="auto"/>
            </w:tcBorders>
            <w:shd w:val="pct30" w:color="FFFF00" w:fill="auto"/>
          </w:tcPr>
          <w:p w14:paraId="11D1F6FE" w14:textId="77777777" w:rsidR="00E3332F" w:rsidRDefault="00E3332F" w:rsidP="00791DCF">
            <w:pPr>
              <w:pStyle w:val="CRCoverPage"/>
              <w:spacing w:before="120" w:after="0"/>
              <w:ind w:left="100"/>
            </w:pPr>
            <w:r>
              <w:rPr>
                <w:noProof/>
              </w:rPr>
              <w:t xml:space="preserve">Current 3GPP specifications do not clarify the application time of the </w:t>
            </w:r>
            <w:r>
              <w:rPr>
                <w:i/>
                <w:iCs/>
                <w:noProof/>
              </w:rPr>
              <w:t>differential k-offset</w:t>
            </w:r>
            <w:r>
              <w:t xml:space="preserve"> MAC-CE in NB-IoT NTN. Issues have been encountered during interoperability testing resulting from this lack of clarity.</w:t>
            </w:r>
          </w:p>
          <w:p w14:paraId="3EFD3BC0" w14:textId="77777777" w:rsidR="00E3332F" w:rsidRPr="00556E54" w:rsidRDefault="00E3332F" w:rsidP="00791DCF">
            <w:pPr>
              <w:pStyle w:val="CRCoverPage"/>
              <w:spacing w:before="120" w:after="0"/>
            </w:pPr>
          </w:p>
        </w:tc>
      </w:tr>
      <w:tr w:rsidR="00E3332F" w14:paraId="7995097C" w14:textId="77777777" w:rsidTr="00791DCF">
        <w:tc>
          <w:tcPr>
            <w:tcW w:w="2692" w:type="dxa"/>
            <w:tcBorders>
              <w:left w:val="single" w:sz="4" w:space="0" w:color="auto"/>
            </w:tcBorders>
          </w:tcPr>
          <w:p w14:paraId="143054B0" w14:textId="77777777" w:rsidR="00E3332F" w:rsidRDefault="00E3332F" w:rsidP="00791DCF">
            <w:pPr>
              <w:pStyle w:val="CRCoverPage"/>
              <w:spacing w:before="120" w:after="0"/>
              <w:rPr>
                <w:b/>
                <w:i/>
                <w:noProof/>
                <w:sz w:val="8"/>
                <w:szCs w:val="8"/>
              </w:rPr>
            </w:pPr>
          </w:p>
        </w:tc>
        <w:tc>
          <w:tcPr>
            <w:tcW w:w="6948" w:type="dxa"/>
            <w:tcBorders>
              <w:right w:val="single" w:sz="4" w:space="0" w:color="auto"/>
            </w:tcBorders>
          </w:tcPr>
          <w:p w14:paraId="1D2D9AB6" w14:textId="77777777" w:rsidR="00E3332F" w:rsidRDefault="00E3332F" w:rsidP="00791DCF">
            <w:pPr>
              <w:pStyle w:val="CRCoverPage"/>
              <w:spacing w:before="120" w:after="0"/>
              <w:rPr>
                <w:noProof/>
                <w:sz w:val="8"/>
                <w:szCs w:val="8"/>
              </w:rPr>
            </w:pPr>
          </w:p>
        </w:tc>
      </w:tr>
      <w:tr w:rsidR="00E3332F" w14:paraId="5D3C4899" w14:textId="77777777" w:rsidTr="00791DCF">
        <w:tc>
          <w:tcPr>
            <w:tcW w:w="2692" w:type="dxa"/>
            <w:tcBorders>
              <w:left w:val="single" w:sz="4" w:space="0" w:color="auto"/>
            </w:tcBorders>
          </w:tcPr>
          <w:p w14:paraId="6599E44A" w14:textId="77777777" w:rsidR="00E3332F" w:rsidRDefault="00E3332F" w:rsidP="00791DCF">
            <w:pPr>
              <w:pStyle w:val="CRCoverPage"/>
              <w:tabs>
                <w:tab w:val="right" w:pos="2184"/>
              </w:tabs>
              <w:spacing w:before="120" w:after="0"/>
              <w:rPr>
                <w:b/>
                <w:i/>
                <w:noProof/>
              </w:rPr>
            </w:pPr>
            <w:r>
              <w:rPr>
                <w:b/>
                <w:i/>
                <w:noProof/>
              </w:rPr>
              <w:t>Summary of change:</w:t>
            </w:r>
          </w:p>
        </w:tc>
        <w:tc>
          <w:tcPr>
            <w:tcW w:w="6948" w:type="dxa"/>
            <w:tcBorders>
              <w:right w:val="single" w:sz="4" w:space="0" w:color="auto"/>
            </w:tcBorders>
            <w:shd w:val="pct30" w:color="FFFF00" w:fill="auto"/>
          </w:tcPr>
          <w:p w14:paraId="5BD7C9AA" w14:textId="77777777" w:rsidR="00E3332F" w:rsidRDefault="00E3332F" w:rsidP="00791DCF">
            <w:pPr>
              <w:pStyle w:val="CRCoverPage"/>
              <w:spacing w:before="120" w:after="0"/>
              <w:rPr>
                <w:noProof/>
              </w:rPr>
            </w:pPr>
            <w:r>
              <w:rPr>
                <w:noProof/>
              </w:rPr>
              <w:t xml:space="preserve">Clarify that the differential k-offset applies after subframe </w:t>
            </w:r>
            <w:r>
              <w:rPr>
                <w:i/>
                <w:iCs/>
                <w:noProof/>
              </w:rPr>
              <w:t xml:space="preserve">n+13, </w:t>
            </w:r>
            <w:r>
              <w:rPr>
                <w:noProof/>
              </w:rPr>
              <w:t xml:space="preserve">where </w:t>
            </w:r>
            <w:r>
              <w:rPr>
                <w:i/>
                <w:iCs/>
                <w:noProof/>
              </w:rPr>
              <w:t>n</w:t>
            </w:r>
            <w:r>
              <w:rPr>
                <w:noProof/>
              </w:rPr>
              <w:t xml:space="preserve"> is the last subframe of the NPDSCH carrying the MAC-CE.</w:t>
            </w:r>
          </w:p>
          <w:p w14:paraId="00607659" w14:textId="77777777" w:rsidR="00E3332F" w:rsidRDefault="00E3332F" w:rsidP="00791DCF">
            <w:pPr>
              <w:pStyle w:val="CRCoverPage"/>
              <w:spacing w:before="120" w:after="0"/>
              <w:rPr>
                <w:noProof/>
              </w:rPr>
            </w:pPr>
          </w:p>
          <w:p w14:paraId="0FA8E3EA" w14:textId="77777777" w:rsidR="00E3332F" w:rsidRDefault="00E3332F" w:rsidP="00791DCF">
            <w:pPr>
              <w:pStyle w:val="CRCoverPage"/>
              <w:spacing w:before="120" w:after="0"/>
            </w:pPr>
            <w:r>
              <w:rPr>
                <w:noProof/>
              </w:rPr>
              <w:t xml:space="preserve">Clarify that </w:t>
            </w:r>
            <w:r>
              <w:t>the applicable k-offset is the one active at the first subframe of the DCI for an NPUSCH transmission, and the first subframe of the NPDSCH for a TA command.</w:t>
            </w:r>
          </w:p>
        </w:tc>
      </w:tr>
      <w:tr w:rsidR="00E3332F" w14:paraId="6870A115" w14:textId="77777777" w:rsidTr="00791DCF">
        <w:tc>
          <w:tcPr>
            <w:tcW w:w="2692" w:type="dxa"/>
            <w:tcBorders>
              <w:left w:val="single" w:sz="4" w:space="0" w:color="auto"/>
            </w:tcBorders>
          </w:tcPr>
          <w:p w14:paraId="6CB9ED74" w14:textId="77777777" w:rsidR="00E3332F" w:rsidRDefault="00E3332F" w:rsidP="00791DCF">
            <w:pPr>
              <w:pStyle w:val="CRCoverPage"/>
              <w:spacing w:before="120" w:after="0"/>
              <w:rPr>
                <w:b/>
                <w:i/>
                <w:noProof/>
                <w:sz w:val="8"/>
                <w:szCs w:val="8"/>
              </w:rPr>
            </w:pPr>
          </w:p>
        </w:tc>
        <w:tc>
          <w:tcPr>
            <w:tcW w:w="6948" w:type="dxa"/>
            <w:tcBorders>
              <w:right w:val="single" w:sz="4" w:space="0" w:color="auto"/>
            </w:tcBorders>
          </w:tcPr>
          <w:p w14:paraId="33D75F52" w14:textId="77777777" w:rsidR="00E3332F" w:rsidRDefault="00E3332F" w:rsidP="00791DCF">
            <w:pPr>
              <w:pStyle w:val="CRCoverPage"/>
              <w:spacing w:before="120" w:after="0"/>
              <w:rPr>
                <w:noProof/>
                <w:sz w:val="8"/>
                <w:szCs w:val="8"/>
              </w:rPr>
            </w:pPr>
          </w:p>
        </w:tc>
      </w:tr>
      <w:tr w:rsidR="00E3332F" w14:paraId="513215BD" w14:textId="77777777" w:rsidTr="00791DCF">
        <w:tc>
          <w:tcPr>
            <w:tcW w:w="2692" w:type="dxa"/>
            <w:tcBorders>
              <w:left w:val="single" w:sz="4" w:space="0" w:color="auto"/>
              <w:bottom w:val="single" w:sz="4" w:space="0" w:color="auto"/>
            </w:tcBorders>
          </w:tcPr>
          <w:p w14:paraId="43E089BB" w14:textId="77777777" w:rsidR="00E3332F" w:rsidRDefault="00E3332F" w:rsidP="00791DCF">
            <w:pPr>
              <w:pStyle w:val="CRCoverPage"/>
              <w:tabs>
                <w:tab w:val="right" w:pos="2184"/>
              </w:tabs>
              <w:spacing w:before="120" w:after="0"/>
              <w:rPr>
                <w:b/>
                <w:i/>
                <w:noProof/>
              </w:rPr>
            </w:pPr>
            <w:r>
              <w:rPr>
                <w:b/>
                <w:i/>
                <w:noProof/>
              </w:rPr>
              <w:t>Consequences if not approved:</w:t>
            </w:r>
          </w:p>
        </w:tc>
        <w:tc>
          <w:tcPr>
            <w:tcW w:w="6948" w:type="dxa"/>
            <w:tcBorders>
              <w:bottom w:val="single" w:sz="4" w:space="0" w:color="auto"/>
              <w:right w:val="single" w:sz="4" w:space="0" w:color="auto"/>
            </w:tcBorders>
            <w:shd w:val="pct30" w:color="FFFF00" w:fill="auto"/>
          </w:tcPr>
          <w:p w14:paraId="1810A261" w14:textId="77777777" w:rsidR="00E3332F" w:rsidRDefault="00E3332F" w:rsidP="00791DCF">
            <w:pPr>
              <w:pStyle w:val="CRCoverPage"/>
              <w:spacing w:before="120" w:after="0"/>
              <w:ind w:left="100"/>
              <w:rPr>
                <w:noProof/>
              </w:rPr>
            </w:pPr>
            <w:r>
              <w:rPr>
                <w:noProof/>
              </w:rPr>
              <w:t>Potential misalignment between UE and eNB on the application time of the differential k-offset.</w:t>
            </w:r>
          </w:p>
        </w:tc>
      </w:tr>
    </w:tbl>
    <w:p w14:paraId="0978DDD6" w14:textId="77777777" w:rsidR="00E3332F" w:rsidRDefault="00E3332F" w:rsidP="00E3332F"/>
    <w:p w14:paraId="7CE31CFA" w14:textId="77777777" w:rsidR="00E3332F" w:rsidRPr="0044724B" w:rsidRDefault="00E3332F" w:rsidP="00E3332F">
      <w:pPr>
        <w:rPr>
          <w:b/>
          <w:bCs/>
        </w:rPr>
      </w:pPr>
      <w:r w:rsidRPr="0044724B">
        <w:rPr>
          <w:b/>
          <w:bCs/>
        </w:rPr>
        <w:t>16</w:t>
      </w:r>
      <w:r w:rsidRPr="0044724B">
        <w:rPr>
          <w:b/>
          <w:bCs/>
        </w:rPr>
        <w:tab/>
        <w:t>UE Procedures related to narrowband IoT</w:t>
      </w:r>
    </w:p>
    <w:p w14:paraId="2FDB928A" w14:textId="77777777" w:rsidR="00E3332F" w:rsidRPr="0044724B" w:rsidRDefault="00E3332F" w:rsidP="00E3332F">
      <w:pPr>
        <w:rPr>
          <w:lang w:val="en-US"/>
        </w:rPr>
      </w:pPr>
      <w:bookmarkStart w:id="26" w:name="_Hlk86631962"/>
      <w:r w:rsidRPr="0044724B">
        <w:rPr>
          <w:lang w:val="en-US"/>
        </w:rPr>
        <w:t>Throughout this clause,</w:t>
      </w:r>
    </w:p>
    <w:p w14:paraId="15918B62" w14:textId="77777777" w:rsidR="00E3332F" w:rsidRPr="0044724B" w:rsidRDefault="00E3332F" w:rsidP="00E3332F">
      <w:pPr>
        <w:rPr>
          <w:lang w:val="en-US"/>
        </w:rPr>
      </w:pPr>
      <w:bookmarkStart w:id="27" w:name="_Hlk195870020"/>
      <w:r w:rsidRPr="0044724B">
        <w:rPr>
          <w:lang w:val="en-US"/>
        </w:rPr>
        <w:t>-</w:t>
      </w:r>
      <w:r w:rsidRPr="0044724B">
        <w:rPr>
          <w:lang w:val="en-US"/>
        </w:rPr>
        <w:tab/>
        <w:t xml:space="preserve">for a </w:t>
      </w:r>
      <w:r w:rsidRPr="0044724B">
        <w:t xml:space="preserve">NB-IoT </w:t>
      </w:r>
      <w:r w:rsidRPr="0044724B">
        <w:rPr>
          <w:lang w:val="en-US"/>
        </w:rPr>
        <w:t>UE</w:t>
      </w:r>
      <w:r w:rsidRPr="0044724B">
        <w:rPr>
          <w:iCs/>
          <w:lang w:val="en-US"/>
        </w:rPr>
        <w:t xml:space="preserve"> </w:t>
      </w:r>
      <w:r w:rsidRPr="0044724B">
        <w:rPr>
          <w:iCs/>
        </w:rPr>
        <w:t>in a IoT NTN TDD serving cell</w:t>
      </w:r>
      <w:r w:rsidRPr="0044724B">
        <w:rPr>
          <w:lang w:val="en-US"/>
        </w:rPr>
        <w:t>,</w:t>
      </w:r>
    </w:p>
    <w:p w14:paraId="0B9CDA83" w14:textId="77777777" w:rsidR="00E3332F" w:rsidRPr="0044724B" w:rsidRDefault="00E3332F" w:rsidP="00E3332F">
      <w:r w:rsidRPr="0044724B">
        <w:rPr>
          <w:lang w:val="en-US"/>
        </w:rPr>
        <w:t>-</w:t>
      </w:r>
      <w:r w:rsidRPr="0044724B">
        <w:rPr>
          <w:lang w:val="en-US"/>
        </w:rPr>
        <w:tab/>
        <w:t xml:space="preserve">the UE shall not assume any downlink physical signal or physical channel is present in any subframe other than within the </w:t>
      </w:r>
      <w:r w:rsidRPr="0044724B">
        <w:rPr>
          <w:i/>
          <w:iCs/>
          <w:lang w:val="en-US"/>
        </w:rPr>
        <w:t>D</w:t>
      </w:r>
      <w:r w:rsidRPr="0044724B">
        <w:rPr>
          <w:lang w:val="en-US"/>
        </w:rPr>
        <w:t xml:space="preserve"> consecutive downlink subframes according to the </w:t>
      </w:r>
      <w:r w:rsidRPr="0044724B">
        <w:t xml:space="preserve">frame structure type 1 for IoT NTN </w:t>
      </w:r>
      <w:r w:rsidRPr="0044724B">
        <w:rPr>
          <w:lang w:val="en-US"/>
        </w:rPr>
        <w:t xml:space="preserve">TDD and the value of </w:t>
      </w:r>
      <w:r w:rsidRPr="0044724B">
        <w:rPr>
          <w:i/>
          <w:iCs/>
          <w:lang w:val="en-US"/>
        </w:rPr>
        <w:t>D</w:t>
      </w:r>
      <w:r w:rsidRPr="0044724B">
        <w:rPr>
          <w:lang w:val="en-US"/>
        </w:rPr>
        <w:t xml:space="preserve"> defined in [3],</w:t>
      </w:r>
    </w:p>
    <w:p w14:paraId="1B779800" w14:textId="77777777" w:rsidR="00E3332F" w:rsidRPr="0044724B" w:rsidRDefault="00E3332F" w:rsidP="00E3332F">
      <w:pPr>
        <w:rPr>
          <w:lang w:val="en-US"/>
        </w:rPr>
      </w:pPr>
      <w:r w:rsidRPr="0044724B">
        <w:rPr>
          <w:lang w:val="en-US"/>
        </w:rPr>
        <w:t>-</w:t>
      </w:r>
      <w:r w:rsidRPr="0044724B">
        <w:rPr>
          <w:lang w:val="en-US"/>
        </w:rPr>
        <w:tab/>
        <w:t xml:space="preserve">the UE shall not transmit any uplink physical signal or physical channel in any subframe other than within the </w:t>
      </w:r>
      <w:r w:rsidRPr="0044724B">
        <w:rPr>
          <w:i/>
          <w:iCs/>
          <w:lang w:val="en-US"/>
        </w:rPr>
        <w:t>U</w:t>
      </w:r>
      <w:r w:rsidRPr="0044724B">
        <w:rPr>
          <w:lang w:val="en-US"/>
        </w:rPr>
        <w:t xml:space="preserve"> consecutive uplink subframes according to the </w:t>
      </w:r>
      <w:r w:rsidRPr="0044724B">
        <w:t xml:space="preserve">frame structure type 1 for IoT NTN </w:t>
      </w:r>
      <w:r w:rsidRPr="0044724B">
        <w:rPr>
          <w:lang w:val="en-US"/>
        </w:rPr>
        <w:t xml:space="preserve">TDD and the value of </w:t>
      </w:r>
      <w:r w:rsidRPr="0044724B">
        <w:rPr>
          <w:i/>
          <w:iCs/>
          <w:lang w:val="en-US"/>
        </w:rPr>
        <w:t>U</w:t>
      </w:r>
      <w:r w:rsidRPr="0044724B">
        <w:rPr>
          <w:lang w:val="en-US"/>
        </w:rPr>
        <w:t xml:space="preserve"> defined in [3].</w:t>
      </w:r>
      <w:bookmarkEnd w:id="27"/>
    </w:p>
    <w:p w14:paraId="560F0B9E" w14:textId="77777777" w:rsidR="00E3332F" w:rsidRPr="0044724B" w:rsidRDefault="00E3332F" w:rsidP="00E3332F">
      <w:r w:rsidRPr="0044724B">
        <w:rPr>
          <w:lang w:val="en-US"/>
        </w:rPr>
        <w:t>-</w:t>
      </w:r>
      <w:r w:rsidRPr="0044724B">
        <w:rPr>
          <w:lang w:val="en-US"/>
        </w:rPr>
        <w:tab/>
        <w:t xml:space="preserve">the term “DL subframe” includes the </w:t>
      </w:r>
      <w:r w:rsidRPr="0044724B">
        <w:rPr>
          <w:rFonts w:ascii="Cambria Math" w:hAnsi="Cambria Math" w:cs="Cambria Math"/>
          <w:lang w:val="en-US"/>
        </w:rPr>
        <w:t>𝐷</w:t>
      </w:r>
      <w:r w:rsidRPr="0044724B">
        <w:rPr>
          <w:lang w:val="en-US"/>
        </w:rPr>
        <w:t xml:space="preserve"> consecutive downlink subframes, the </w:t>
      </w:r>
      <w:r w:rsidRPr="0044724B">
        <w:rPr>
          <w:rFonts w:ascii="Cambria Math" w:hAnsi="Cambria Math" w:cs="Cambria Math"/>
          <w:lang w:val="en-US"/>
        </w:rPr>
        <w:t>𝑈</w:t>
      </w:r>
      <w:r w:rsidRPr="0044724B">
        <w:rPr>
          <w:lang w:val="en-US"/>
        </w:rPr>
        <w:t xml:space="preserve"> consecutive uplink subframes and guard period subframes as defined in [3].</w:t>
      </w:r>
    </w:p>
    <w:p w14:paraId="1A3DA184" w14:textId="77777777" w:rsidR="00E3332F" w:rsidRPr="0044724B" w:rsidRDefault="00E3332F" w:rsidP="00E3332F">
      <w:r w:rsidRPr="0044724B">
        <w:rPr>
          <w:lang w:val="en-US"/>
        </w:rPr>
        <w:t>-</w:t>
      </w:r>
      <w:r w:rsidRPr="0044724B">
        <w:rPr>
          <w:lang w:val="en-US"/>
        </w:rPr>
        <w:tab/>
        <w:t xml:space="preserve">for a </w:t>
      </w:r>
      <w:r w:rsidRPr="0044724B">
        <w:t xml:space="preserve">NB-IoT </w:t>
      </w:r>
      <w:r w:rsidRPr="0044724B">
        <w:rPr>
          <w:lang w:val="en-US"/>
        </w:rPr>
        <w:t xml:space="preserve">UE, the </w:t>
      </w:r>
      <w:r w:rsidRPr="0044724B">
        <w:t xml:space="preserve">value of </w:t>
      </w:r>
      <m:oMath>
        <m:sSub>
          <m:sSubPr>
            <m:ctrlPr>
              <w:rPr>
                <w:rFonts w:ascii="Cambria Math" w:hAnsi="Cambria Math"/>
                <w:i/>
              </w:rPr>
            </m:ctrlPr>
          </m:sSubPr>
          <m:e>
            <m:r>
              <w:rPr>
                <w:rFonts w:ascii="Cambria Math" w:hAnsi="Cambria Math"/>
              </w:rPr>
              <m:t>K</m:t>
            </m:r>
          </m:e>
          <m:sub>
            <m:r>
              <m:rPr>
                <m:sty m:val="p"/>
              </m:rPr>
              <w:rPr>
                <w:rFonts w:ascii="Cambria Math" w:hAnsi="Cambria Math"/>
              </w:rPr>
              <m:t>offset</m:t>
            </m:r>
          </m:sub>
        </m:sSub>
      </m:oMath>
      <w:r w:rsidRPr="0044724B">
        <w:t xml:space="preserve"> is given by,</w:t>
      </w:r>
    </w:p>
    <w:p w14:paraId="4969F4C2" w14:textId="77777777" w:rsidR="00E3332F" w:rsidRPr="0044724B" w:rsidRDefault="00E3332F" w:rsidP="00E3332F">
      <w:pPr>
        <w:rPr>
          <w:i/>
          <w:iCs/>
          <w:lang w:val="en-US"/>
        </w:rPr>
      </w:pPr>
      <w:r w:rsidRPr="0044724B">
        <w:rPr>
          <w:iCs/>
        </w:rPr>
        <w:t>-</w:t>
      </w:r>
      <w:r w:rsidRPr="0044724B">
        <w:rPr>
          <w:iCs/>
        </w:rPr>
        <w:tab/>
        <w:t xml:space="preserve">if the </w:t>
      </w:r>
      <w:r w:rsidRPr="0044724B">
        <w:t xml:space="preserve">UE is configured with the higher layer parameter </w:t>
      </w:r>
      <w:r w:rsidRPr="0044724B">
        <w:rPr>
          <w:i/>
          <w:iCs/>
          <w:lang w:val="en-US"/>
        </w:rPr>
        <w:t>k-Offset,</w:t>
      </w:r>
    </w:p>
    <w:p w14:paraId="00DF8BF9" w14:textId="77777777" w:rsidR="00E3332F" w:rsidRPr="0044724B" w:rsidRDefault="00E3332F" w:rsidP="00E3332F">
      <w:pPr>
        <w:rPr>
          <w:lang w:val="en-US"/>
        </w:rPr>
      </w:pPr>
      <w:r w:rsidRPr="0044724B">
        <w:rPr>
          <w:lang w:val="en-US"/>
        </w:rPr>
        <w:t>-</w:t>
      </w:r>
      <w:r w:rsidRPr="0044724B">
        <w:rPr>
          <w:lang w:val="en-US"/>
        </w:rPr>
        <w:tab/>
      </w:r>
      <m:oMath>
        <m:sSub>
          <m:sSubPr>
            <m:ctrlPr>
              <w:rPr>
                <w:rFonts w:ascii="Cambria Math" w:hAnsi="Cambria Math"/>
              </w:rPr>
            </m:ctrlPr>
          </m:sSubPr>
          <m:e>
            <m:r>
              <w:rPr>
                <w:rFonts w:ascii="Cambria Math" w:hAnsi="Cambria Math"/>
              </w:rPr>
              <m:t>K</m:t>
            </m:r>
          </m:e>
          <m:sub>
            <m:r>
              <m:rPr>
                <m:sty m:val="p"/>
              </m:rPr>
              <w:rPr>
                <w:rFonts w:ascii="Cambria Math" w:hAnsi="Cambria Math"/>
              </w:rPr>
              <m:t>offset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cell_offset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UE_offset</m:t>
            </m:r>
          </m:sub>
        </m:sSub>
      </m:oMath>
      <w:r w:rsidRPr="0044724B">
        <w:rPr>
          <w:lang w:val="en-US"/>
        </w:rPr>
        <w:t xml:space="preserve"> where</w:t>
      </w:r>
    </w:p>
    <w:p w14:paraId="1B098C9A" w14:textId="77777777" w:rsidR="00E3332F" w:rsidRPr="0044724B" w:rsidRDefault="00E3332F" w:rsidP="00E3332F">
      <w:r w:rsidRPr="0044724B">
        <w:rPr>
          <w:lang w:val="en-US"/>
        </w:rPr>
        <w:tab/>
      </w:r>
      <m:oMath>
        <m:sSub>
          <m:sSubPr>
            <m:ctrlPr>
              <w:rPr>
                <w:rFonts w:ascii="Cambria Math" w:hAnsi="Cambria Math"/>
              </w:rPr>
            </m:ctrlPr>
          </m:sSubPr>
          <m:e>
            <m:r>
              <w:rPr>
                <w:rFonts w:ascii="Cambria Math" w:hAnsi="Cambria Math"/>
                <w:lang w:val="x-none"/>
              </w:rPr>
              <m:t>K</m:t>
            </m:r>
          </m:e>
          <m:sub>
            <m:r>
              <m:rPr>
                <m:sty m:val="p"/>
              </m:rPr>
              <w:rPr>
                <w:rFonts w:ascii="Cambria Math" w:hAnsi="Cambria Math"/>
              </w:rPr>
              <m:t>cell_offset</m:t>
            </m:r>
          </m:sub>
        </m:sSub>
      </m:oMath>
      <w:r w:rsidRPr="0044724B">
        <w:rPr>
          <w:lang w:val="en-US"/>
        </w:rPr>
        <w:t xml:space="preserve"> is the parameter </w:t>
      </w:r>
      <w:r w:rsidRPr="0044724B">
        <w:rPr>
          <w:i/>
          <w:iCs/>
          <w:lang w:val="en-US"/>
        </w:rPr>
        <w:t>k-Offset</w:t>
      </w:r>
      <w:r w:rsidRPr="0044724B">
        <w:rPr>
          <w:lang w:val="en-US"/>
        </w:rPr>
        <w:t xml:space="preserve"> </w:t>
      </w:r>
      <w:r w:rsidRPr="0044724B">
        <w:t>provided by higher layers, and</w:t>
      </w:r>
    </w:p>
    <w:p w14:paraId="5863ABD0" w14:textId="77777777" w:rsidR="00E3332F" w:rsidRPr="0044724B" w:rsidRDefault="00E3332F" w:rsidP="00E3332F">
      <w:r w:rsidRPr="0044724B">
        <w:tab/>
      </w:r>
      <m:oMath>
        <m:sSub>
          <m:sSubPr>
            <m:ctrlPr>
              <w:rPr>
                <w:rFonts w:ascii="Cambria Math" w:hAnsi="Cambria Math"/>
              </w:rPr>
            </m:ctrlPr>
          </m:sSubPr>
          <m:e>
            <m:r>
              <w:rPr>
                <w:rFonts w:ascii="Cambria Math" w:hAnsi="Cambria Math"/>
                <w:lang w:val="x-none"/>
              </w:rPr>
              <m:t>K</m:t>
            </m:r>
          </m:e>
          <m:sub>
            <m:r>
              <m:rPr>
                <m:sty m:val="p"/>
              </m:rPr>
              <w:rPr>
                <w:rFonts w:ascii="Cambria Math" w:hAnsi="Cambria Math"/>
              </w:rPr>
              <m:t>UE_offset</m:t>
            </m:r>
          </m:sub>
        </m:sSub>
      </m:oMath>
      <w:r w:rsidRPr="0044724B">
        <w:rPr>
          <w:lang w:val="en-US"/>
        </w:rPr>
        <w:t xml:space="preserve"> is the parameter </w:t>
      </w:r>
      <w:r w:rsidRPr="0044724B">
        <w:rPr>
          <w:i/>
          <w:iCs/>
          <w:lang w:val="en-US"/>
        </w:rPr>
        <w:t xml:space="preserve">Differential </w:t>
      </w:r>
      <w:proofErr w:type="spellStart"/>
      <w:r w:rsidRPr="0044724B">
        <w:rPr>
          <w:i/>
          <w:iCs/>
          <w:lang w:val="en-US"/>
        </w:rPr>
        <w:t>Koffset</w:t>
      </w:r>
      <w:proofErr w:type="spellEnd"/>
      <w:r w:rsidRPr="0044724B">
        <w:rPr>
          <w:lang w:val="en-US"/>
        </w:rPr>
        <w:t xml:space="preserve"> </w:t>
      </w:r>
      <w:r w:rsidRPr="0044724B">
        <w:t xml:space="preserve">provided by higher layers, otherwise </w:t>
      </w:r>
      <m:oMath>
        <m:sSub>
          <m:sSubPr>
            <m:ctrlPr>
              <w:rPr>
                <w:rFonts w:ascii="Cambria Math" w:hAnsi="Cambria Math"/>
              </w:rPr>
            </m:ctrlPr>
          </m:sSubPr>
          <m:e>
            <m:r>
              <w:rPr>
                <w:rFonts w:ascii="Cambria Math" w:hAnsi="Cambria Math"/>
                <w:lang w:val="x-none"/>
              </w:rPr>
              <m:t>K</m:t>
            </m:r>
          </m:e>
          <m:sub>
            <m:r>
              <m:rPr>
                <m:sty m:val="p"/>
              </m:rPr>
              <w:rPr>
                <w:rFonts w:ascii="Cambria Math" w:hAnsi="Cambria Math"/>
              </w:rPr>
              <m:t>UE_offset</m:t>
            </m:r>
          </m:sub>
        </m:sSub>
        <m:r>
          <m:rPr>
            <m:sty m:val="p"/>
          </m:rPr>
          <w:rPr>
            <w:rFonts w:ascii="Cambria Math" w:hAnsi="Cambria Math"/>
          </w:rPr>
          <m:t>=0</m:t>
        </m:r>
      </m:oMath>
    </w:p>
    <w:p w14:paraId="02C334ED" w14:textId="77777777" w:rsidR="00E3332F" w:rsidRPr="0044724B" w:rsidRDefault="00E3332F" w:rsidP="00E3332F">
      <w:pPr>
        <w:rPr>
          <w:lang w:val="en-US"/>
        </w:rPr>
      </w:pPr>
      <w:r w:rsidRPr="0044724B">
        <w:rPr>
          <w:lang w:val="en-US"/>
        </w:rPr>
        <w:t>-</w:t>
      </w:r>
      <w:r w:rsidRPr="0044724B">
        <w:rPr>
          <w:lang w:val="en-US"/>
        </w:rPr>
        <w:tab/>
        <w:t xml:space="preserve">otherwise, </w:t>
      </w:r>
    </w:p>
    <w:p w14:paraId="15D2288A" w14:textId="77777777" w:rsidR="00E3332F" w:rsidRPr="0044724B" w:rsidRDefault="00E3332F" w:rsidP="00E3332F">
      <w:pPr>
        <w:rPr>
          <w:lang w:val="en-US"/>
        </w:rPr>
      </w:pPr>
      <w:r w:rsidRPr="0044724B">
        <w:rPr>
          <w:lang w:val="en-US"/>
        </w:rPr>
        <w:t>-</w:t>
      </w:r>
      <w:r w:rsidRPr="0044724B">
        <w:rPr>
          <w:lang w:val="en-US"/>
        </w:rPr>
        <w:tab/>
      </w:r>
      <m:oMath>
        <m:sSub>
          <m:sSubPr>
            <m:ctrlPr>
              <w:rPr>
                <w:rFonts w:ascii="Cambria Math" w:hAnsi="Cambria Math"/>
              </w:rPr>
            </m:ctrlPr>
          </m:sSubPr>
          <m:e>
            <m:r>
              <w:rPr>
                <w:rFonts w:ascii="Cambria Math" w:hAnsi="Cambria Math"/>
              </w:rPr>
              <m:t>K</m:t>
            </m:r>
          </m:e>
          <m:sub>
            <m:r>
              <m:rPr>
                <m:sty m:val="p"/>
              </m:rPr>
              <w:rPr>
                <w:rFonts w:ascii="Cambria Math" w:hAnsi="Cambria Math"/>
              </w:rPr>
              <m:t>offset</m:t>
            </m:r>
          </m:sub>
        </m:sSub>
        <m:r>
          <m:rPr>
            <m:sty m:val="p"/>
          </m:rPr>
          <w:rPr>
            <w:rFonts w:ascii="Cambria Math" w:hAnsi="Cambria Math"/>
          </w:rPr>
          <m:t>=0</m:t>
        </m:r>
      </m:oMath>
      <w:r w:rsidRPr="0044724B">
        <w:rPr>
          <w:lang w:val="en-US"/>
        </w:rPr>
        <w:t>.</w:t>
      </w:r>
      <w:bookmarkEnd w:id="26"/>
    </w:p>
    <w:p w14:paraId="3A69F1B4" w14:textId="77777777" w:rsidR="00E3332F" w:rsidRPr="0044724B" w:rsidRDefault="00E3332F" w:rsidP="00E3332F">
      <w:pPr>
        <w:rPr>
          <w:ins w:id="28" w:author="Alberto Rico Alvarino" w:date="2026-08-11T11:32:00Z"/>
        </w:rPr>
      </w:pPr>
      <w:r w:rsidRPr="0044724B">
        <w:t xml:space="preserve">If the UE is configured with higher layer parameter </w:t>
      </w:r>
      <w:r w:rsidRPr="0044724B">
        <w:rPr>
          <w:i/>
          <w:iCs/>
        </w:rPr>
        <w:t>k-Offset</w:t>
      </w:r>
      <w:r w:rsidRPr="0044724B">
        <w:t xml:space="preserve">, for an NPUSCH (re)transmission associated with the TC-RNTI, </w:t>
      </w:r>
      <m:oMath>
        <m:sSub>
          <m:sSubPr>
            <m:ctrlPr>
              <w:rPr>
                <w:rFonts w:ascii="Cambria Math" w:hAnsi="Cambria Math"/>
              </w:rPr>
            </m:ctrlPr>
          </m:sSubPr>
          <m:e>
            <m:r>
              <w:rPr>
                <w:rFonts w:ascii="Cambria Math" w:hAnsi="Cambria Math"/>
              </w:rPr>
              <m:t>K</m:t>
            </m:r>
          </m:e>
          <m:sub>
            <m:r>
              <m:rPr>
                <m:sty m:val="p"/>
              </m:rPr>
              <w:rPr>
                <w:rFonts w:ascii="Cambria Math" w:hAnsi="Cambria Math"/>
              </w:rPr>
              <m:t>offset</m:t>
            </m:r>
          </m:sub>
        </m:sSub>
        <m:r>
          <w:rPr>
            <w:rFonts w:ascii="Cambria Math" w:hAnsi="Cambria Math"/>
          </w:rPr>
          <m:t>=</m:t>
        </m:r>
      </m:oMath>
      <w:r w:rsidRPr="0044724B">
        <w:t xml:space="preserve"> </w:t>
      </w:r>
      <w:r w:rsidRPr="0044724B">
        <w:rPr>
          <w:i/>
          <w:iCs/>
        </w:rPr>
        <w:t>k-Offset</w:t>
      </w:r>
      <w:r w:rsidRPr="0044724B">
        <w:t>.</w:t>
      </w:r>
    </w:p>
    <w:p w14:paraId="0D6A6062" w14:textId="77777777" w:rsidR="00E3332F" w:rsidRPr="00966C4D" w:rsidRDefault="00E3332F" w:rsidP="00E3332F">
      <w:pPr>
        <w:rPr>
          <w:ins w:id="29" w:author="Alberto Rico Alvarino" w:date="2026-08-26T08:27:00Z" w16du:dateUtc="2026-08-26T06:27:00Z"/>
        </w:rPr>
      </w:pPr>
      <w:ins w:id="30" w:author="Alberto Rico Alvarino" w:date="2026-08-26T08:27:00Z" w16du:dateUtc="2026-08-26T06:27:00Z">
        <w:r w:rsidRPr="00753E18">
          <w:rPr>
            <w:noProof/>
          </w:rPr>
          <w:t xml:space="preserve">If the UE is provided a </w:t>
        </w:r>
      </w:ins>
      <m:oMath>
        <m:sSub>
          <m:sSubPr>
            <m:ctrlPr>
              <w:ins w:id="31" w:author="Alberto Rico Alvarino" w:date="2026-08-26T08:27:00Z" w16du:dateUtc="2026-08-26T06:27:00Z">
                <w:rPr>
                  <w:rFonts w:ascii="Cambria Math" w:eastAsiaTheme="minorHAnsi" w:hAnsi="Cambria Math"/>
                  <w:color w:val="000000" w:themeColor="text1"/>
                </w:rPr>
              </w:ins>
            </m:ctrlPr>
          </m:sSubPr>
          <m:e>
            <m:r>
              <w:ins w:id="32" w:author="Alberto Rico Alvarino" w:date="2026-08-26T08:27:00Z" w16du:dateUtc="2026-08-26T06:27:00Z">
                <w:rPr>
                  <w:rFonts w:ascii="Cambria Math" w:hAnsi="Cambria Math"/>
                  <w:color w:val="000000" w:themeColor="text1"/>
                  <w:lang w:val="x-none"/>
                </w:rPr>
                <m:t>K</m:t>
              </w:ins>
            </m:r>
          </m:e>
          <m:sub>
            <m:r>
              <w:ins w:id="33" w:author="Alberto Rico Alvarino" w:date="2026-08-26T08:27:00Z" w16du:dateUtc="2026-08-26T06:27:00Z">
                <m:rPr>
                  <m:sty m:val="p"/>
                </m:rPr>
                <w:rPr>
                  <w:rFonts w:ascii="Cambria Math" w:eastAsia="MS Mincho" w:hAnsi="Cambria Math"/>
                </w:rPr>
                <m:t>UE_offset</m:t>
              </w:ins>
            </m:r>
          </m:sub>
        </m:sSub>
      </m:oMath>
      <w:ins w:id="34" w:author="Alberto Rico Alvarino" w:date="2026-08-26T08:27:00Z" w16du:dateUtc="2026-08-26T06:27:00Z">
        <w:r w:rsidRPr="00753E18">
          <w:rPr>
            <w:noProof/>
            <w:color w:val="000000" w:themeColor="text1"/>
          </w:rPr>
          <w:t xml:space="preserve"> value by a MAC CE command, the UE applies the MAC CE command starting from subframe </w:t>
        </w:r>
        <w:r w:rsidRPr="00753E18">
          <w:rPr>
            <w:i/>
            <w:iCs/>
            <w:noProof/>
            <w:color w:val="000000" w:themeColor="text1"/>
          </w:rPr>
          <w:t>m+</w:t>
        </w:r>
      </w:ins>
      <w:ins w:id="35" w:author="Alberto Rico Alvarino" w:date="2026-08-26T11:57:00Z" w16du:dateUtc="2026-08-26T09:57:00Z">
        <w:r>
          <w:rPr>
            <w:i/>
            <w:iCs/>
            <w:noProof/>
            <w:color w:val="000000" w:themeColor="text1"/>
          </w:rPr>
          <w:t>1</w:t>
        </w:r>
      </w:ins>
      <w:ins w:id="36" w:author="Alberto Rico Alvarino" w:date="2026-08-26T08:27:00Z" w16du:dateUtc="2026-08-26T06:27:00Z">
        <w:r w:rsidRPr="00753E18">
          <w:rPr>
            <w:i/>
            <w:iCs/>
            <w:noProof/>
            <w:color w:val="000000" w:themeColor="text1"/>
          </w:rPr>
          <w:t>3</w:t>
        </w:r>
        <w:r w:rsidRPr="00753E18">
          <w:rPr>
            <w:noProof/>
            <w:color w:val="000000" w:themeColor="text1"/>
          </w:rPr>
          <w:t xml:space="preserve">, </w:t>
        </w:r>
        <w:r w:rsidRPr="00753E18">
          <w:rPr>
            <w:color w:val="000000" w:themeColor="text1"/>
          </w:rPr>
          <w:t xml:space="preserve">where </w:t>
        </w:r>
        <w:r w:rsidRPr="00753E18">
          <w:rPr>
            <w:i/>
            <w:iCs/>
            <w:color w:val="000000" w:themeColor="text1"/>
          </w:rPr>
          <w:t xml:space="preserve">m </w:t>
        </w:r>
        <w:r w:rsidRPr="00753E18">
          <w:rPr>
            <w:color w:val="000000" w:themeColor="text1"/>
          </w:rPr>
          <w:t xml:space="preserve">is the </w:t>
        </w:r>
        <w:r w:rsidRPr="00753E18">
          <w:rPr>
            <w:rFonts w:eastAsia="Malgun Gothic" w:hint="eastAsia"/>
            <w:color w:val="000000" w:themeColor="text1"/>
            <w:lang w:eastAsia="ko-KR"/>
          </w:rPr>
          <w:t>last</w:t>
        </w:r>
        <w:r w:rsidRPr="00753E18">
          <w:rPr>
            <w:color w:val="000000" w:themeColor="text1"/>
          </w:rPr>
          <w:t xml:space="preserve"> </w:t>
        </w:r>
      </w:ins>
      <w:ins w:id="37" w:author="Alberto Rico Alvarino" w:date="2026-08-26T11:57:00Z" w16du:dateUtc="2026-08-26T09:57:00Z">
        <w:r w:rsidRPr="00753E18">
          <w:rPr>
            <w:lang w:val="en-US"/>
          </w:rPr>
          <w:t xml:space="preserve">subframe of the NPDSCH carrying </w:t>
        </w:r>
      </w:ins>
      <m:oMath>
        <m:sSub>
          <m:sSubPr>
            <m:ctrlPr>
              <w:ins w:id="38" w:author="Alberto Rico Alvarino" w:date="2026-08-26T11:57:00Z" w16du:dateUtc="2026-08-26T09:57:00Z">
                <w:rPr>
                  <w:rFonts w:ascii="Cambria Math" w:eastAsiaTheme="minorHAnsi" w:hAnsi="Cambria Math"/>
                  <w:color w:val="000000" w:themeColor="text1"/>
                </w:rPr>
              </w:ins>
            </m:ctrlPr>
          </m:sSubPr>
          <m:e>
            <m:r>
              <w:ins w:id="39" w:author="Alberto Rico Alvarino" w:date="2026-08-26T11:57:00Z" w16du:dateUtc="2026-08-26T09:57:00Z">
                <w:rPr>
                  <w:rFonts w:ascii="Cambria Math" w:hAnsi="Cambria Math"/>
                  <w:color w:val="000000" w:themeColor="text1"/>
                  <w:lang w:val="x-none"/>
                </w:rPr>
                <m:t>K</m:t>
              </w:ins>
            </m:r>
          </m:e>
          <m:sub>
            <m:r>
              <w:ins w:id="40" w:author="Alberto Rico Alvarino" w:date="2026-08-26T11:57:00Z" w16du:dateUtc="2026-08-26T09:57:00Z">
                <m:rPr>
                  <m:sty m:val="p"/>
                </m:rPr>
                <w:rPr>
                  <w:rFonts w:ascii="Cambria Math" w:eastAsia="MS Mincho" w:hAnsi="Cambria Math"/>
                </w:rPr>
                <m:t>UE_offset</m:t>
              </w:ins>
            </m:r>
          </m:sub>
        </m:sSub>
      </m:oMath>
    </w:p>
    <w:p w14:paraId="450048D9" w14:textId="77777777" w:rsidR="00E3332F" w:rsidRDefault="00E3332F" w:rsidP="00E3332F">
      <w:pPr>
        <w:rPr>
          <w:noProof/>
          <w:color w:val="000000" w:themeColor="text1"/>
        </w:rPr>
      </w:pPr>
      <w:ins w:id="41" w:author="Alberto Rico Alvarino" w:date="2026-08-26T08:27:00Z" w16du:dateUtc="2026-08-26T06:27:00Z">
        <w:r w:rsidRPr="00753E18">
          <w:rPr>
            <w:noProof/>
          </w:rPr>
          <w:t xml:space="preserve">For an NPUSCH transmission scheduled by a DCI format, the value of </w:t>
        </w:r>
      </w:ins>
      <m:oMath>
        <m:sSub>
          <m:sSubPr>
            <m:ctrlPr>
              <w:ins w:id="42" w:author="Alberto Rico Alvarino" w:date="2026-08-26T08:27:00Z" w16du:dateUtc="2026-08-26T06:27:00Z">
                <w:rPr>
                  <w:rFonts w:ascii="Cambria Math" w:eastAsiaTheme="minorHAnsi" w:hAnsi="Cambria Math"/>
                  <w:color w:val="000000" w:themeColor="text1"/>
                </w:rPr>
              </w:ins>
            </m:ctrlPr>
          </m:sSubPr>
          <m:e>
            <m:r>
              <w:ins w:id="43" w:author="Alberto Rico Alvarino" w:date="2026-08-26T08:27:00Z" w16du:dateUtc="2026-08-26T06:27:00Z">
                <w:rPr>
                  <w:rFonts w:ascii="Cambria Math" w:hAnsi="Cambria Math"/>
                  <w:color w:val="000000" w:themeColor="text1"/>
                  <w:lang w:val="x-none"/>
                </w:rPr>
                <m:t>K</m:t>
              </w:ins>
            </m:r>
          </m:e>
          <m:sub>
            <m:r>
              <w:ins w:id="44" w:author="Alberto Rico Alvarino" w:date="2026-08-26T08:27:00Z" w16du:dateUtc="2026-08-26T06:27:00Z">
                <m:rPr>
                  <m:sty m:val="p"/>
                </m:rPr>
                <w:rPr>
                  <w:rFonts w:ascii="Cambria Math" w:eastAsia="MS Mincho" w:hAnsi="Cambria Math"/>
                </w:rPr>
                <m:t>UE_offset</m:t>
              </w:ins>
            </m:r>
          </m:sub>
        </m:sSub>
      </m:oMath>
      <w:ins w:id="45" w:author="Alberto Rico Alvarino" w:date="2026-08-26T08:27:00Z" w16du:dateUtc="2026-08-26T06:27:00Z">
        <w:r w:rsidRPr="00753E18">
          <w:rPr>
            <w:noProof/>
            <w:color w:val="000000" w:themeColor="text1"/>
          </w:rPr>
          <w:t xml:space="preserve"> is the one that is applicable at the first subframe of the NPDCCH carrying the DCI format.</w:t>
        </w:r>
      </w:ins>
      <w:r>
        <w:rPr>
          <w:noProof/>
          <w:color w:val="000000" w:themeColor="text1"/>
        </w:rPr>
        <w:t xml:space="preserve"> </w:t>
      </w:r>
    </w:p>
    <w:p w14:paraId="36F77DFB" w14:textId="77777777" w:rsidR="00E3332F" w:rsidRDefault="00E3332F" w:rsidP="00E3332F">
      <w:ins w:id="46" w:author="Alberto Rico Alvarino" w:date="2026-08-26T10:41:00Z" w16du:dateUtc="2026-08-26T08:41:00Z">
        <w:r w:rsidRPr="00753E18">
          <w:rPr>
            <w:rFonts w:eastAsia="Malgun Gothic"/>
            <w:lang w:eastAsia="ko-KR"/>
          </w:rPr>
          <w:t xml:space="preserve">For </w:t>
        </w:r>
        <w:r>
          <w:rPr>
            <w:rFonts w:eastAsia="Malgun Gothic"/>
            <w:lang w:eastAsia="ko-KR"/>
          </w:rPr>
          <w:t>the applicability time of a</w:t>
        </w:r>
        <w:r w:rsidRPr="00753E18">
          <w:rPr>
            <w:rFonts w:eastAsia="Malgun Gothic"/>
            <w:lang w:eastAsia="ko-KR"/>
          </w:rPr>
          <w:t xml:space="preserve"> timing advance command</w:t>
        </w:r>
      </w:ins>
      <w:ins w:id="47" w:author="Alberto Rico Alvarino" w:date="2026-08-26T08:26:00Z" w16du:dateUtc="2026-08-26T06:26:00Z">
        <w:r w:rsidRPr="00753E18">
          <w:rPr>
            <w:rFonts w:eastAsia="Malgun Gothic"/>
            <w:lang w:eastAsia="ko-KR"/>
          </w:rPr>
          <w:t xml:space="preserve">, the </w:t>
        </w:r>
        <w:r w:rsidRPr="00753E18">
          <w:rPr>
            <w:rFonts w:eastAsia="Malgun Gothic" w:hint="eastAsia"/>
            <w:lang w:eastAsia="ko-KR"/>
          </w:rPr>
          <w:t xml:space="preserve">value of </w:t>
        </w:r>
      </w:ins>
      <m:oMath>
        <m:sSub>
          <m:sSubPr>
            <m:ctrlPr>
              <w:ins w:id="48" w:author="Alberto Rico Alvarino" w:date="2026-08-26T08:26:00Z" w16du:dateUtc="2026-08-26T06:26:00Z">
                <w:rPr>
                  <w:rFonts w:ascii="Cambria Math" w:eastAsiaTheme="minorHAnsi" w:hAnsi="Cambria Math"/>
                  <w:color w:val="000000" w:themeColor="text1"/>
                </w:rPr>
              </w:ins>
            </m:ctrlPr>
          </m:sSubPr>
          <m:e>
            <m:r>
              <w:ins w:id="49" w:author="Alberto Rico Alvarino" w:date="2026-08-26T08:26:00Z" w16du:dateUtc="2026-08-26T06:26:00Z">
                <w:rPr>
                  <w:rFonts w:ascii="Cambria Math" w:hAnsi="Cambria Math"/>
                  <w:color w:val="000000" w:themeColor="text1"/>
                  <w:lang w:val="x-none"/>
                </w:rPr>
                <m:t>K</m:t>
              </w:ins>
            </m:r>
          </m:e>
          <m:sub>
            <m:r>
              <w:ins w:id="50" w:author="Alberto Rico Alvarino" w:date="2026-08-26T08:26:00Z" w16du:dateUtc="2026-08-26T06:26:00Z">
                <m:rPr>
                  <m:sty m:val="p"/>
                </m:rPr>
                <w:rPr>
                  <w:rFonts w:ascii="Cambria Math" w:eastAsia="MS Mincho" w:hAnsi="Cambria Math"/>
                </w:rPr>
                <m:t>UE_offset</m:t>
              </w:ins>
            </m:r>
          </m:sub>
        </m:sSub>
      </m:oMath>
      <w:ins w:id="51" w:author="Alberto Rico Alvarino" w:date="2026-08-26T08:26:00Z" w16du:dateUtc="2026-08-26T06:26:00Z">
        <w:r w:rsidRPr="00753E18">
          <w:rPr>
            <w:rFonts w:eastAsia="Malgun Gothic" w:hint="eastAsia"/>
            <w:lang w:eastAsia="ko-KR"/>
          </w:rPr>
          <w:t>is the one that is applicable at the first subframe of the NPDSCH carrying the timing advance command</w:t>
        </w:r>
        <w:r w:rsidRPr="00753E18">
          <w:rPr>
            <w:rFonts w:eastAsia="Malgun Gothic"/>
            <w:i/>
            <w:lang w:eastAsia="ko-KR"/>
          </w:rPr>
          <w:t>.</w:t>
        </w:r>
      </w:ins>
    </w:p>
    <w:p w14:paraId="4FA8D528" w14:textId="77777777" w:rsidR="00E3332F" w:rsidRPr="0044724B" w:rsidRDefault="00E3332F" w:rsidP="00E3332F"/>
    <w:p w14:paraId="1B064A9B" w14:textId="77777777" w:rsidR="00E3332F" w:rsidRPr="0044724B" w:rsidRDefault="00E3332F" w:rsidP="00E3332F">
      <w:pPr>
        <w:jc w:val="center"/>
        <w:rPr>
          <w:color w:val="FF0000"/>
        </w:rPr>
      </w:pPr>
      <w:r w:rsidRPr="0044724B">
        <w:rPr>
          <w:color w:val="FF0000"/>
        </w:rPr>
        <w:t>&lt;unchanged omitted&gt;</w:t>
      </w:r>
    </w:p>
    <w:p w14:paraId="5B68E570" w14:textId="77777777" w:rsidR="00E3332F" w:rsidRPr="006574D5" w:rsidRDefault="00E3332F" w:rsidP="00E3332F">
      <w:pPr>
        <w:rPr>
          <w:rFonts w:eastAsiaTheme="minorEastAsia"/>
          <w:b/>
          <w:lang w:eastAsia="zh-CN"/>
        </w:rPr>
      </w:pPr>
    </w:p>
    <w:p w14:paraId="6236DE50" w14:textId="77777777" w:rsidR="00E3332F" w:rsidRPr="0028697E" w:rsidRDefault="00E3332F" w:rsidP="00E3332F">
      <w:pPr>
        <w:rPr>
          <w:rFonts w:eastAsiaTheme="minorEastAsia"/>
          <w:b/>
          <w:i/>
          <w:iCs/>
          <w:lang w:eastAsia="zh-CN"/>
        </w:rPr>
      </w:pPr>
    </w:p>
    <w:p w14:paraId="09702435" w14:textId="77777777" w:rsidR="00DB41ED" w:rsidRPr="00DB41ED" w:rsidRDefault="00DB41ED" w:rsidP="00DB41ED"/>
    <w:p w14:paraId="01BE5EEE" w14:textId="0B414E8A" w:rsidR="00DB41ED" w:rsidRDefault="00FA40A1" w:rsidP="00D10D1F">
      <w:pPr>
        <w:pStyle w:val="Heading1"/>
      </w:pPr>
      <w:bookmarkStart w:id="52" w:name="_Toc239313200"/>
      <w:r>
        <w:t>Pre-Rel-19 NR Maintenance</w:t>
      </w:r>
      <w:bookmarkEnd w:id="52"/>
    </w:p>
    <w:p w14:paraId="69FD42F4" w14:textId="77777777" w:rsidR="00FA40A1" w:rsidRPr="00FD0278" w:rsidRDefault="00FA40A1" w:rsidP="00FA40A1">
      <w:pPr>
        <w:rPr>
          <w:i/>
          <w:lang w:eastAsia="x-none"/>
        </w:rPr>
      </w:pPr>
      <w:r w:rsidRPr="00FD0278">
        <w:rPr>
          <w:b/>
          <w:i/>
          <w:color w:val="FF0000"/>
          <w:u w:val="single"/>
          <w:lang w:eastAsia="x-none"/>
        </w:rPr>
        <w:t>Only essential corrections</w:t>
      </w:r>
      <w:r w:rsidRPr="00FD0278">
        <w:rPr>
          <w:i/>
          <w:lang w:eastAsia="x-none"/>
        </w:rPr>
        <w:t xml:space="preserve"> – a rejected draft CR will be marked in red</w:t>
      </w:r>
    </w:p>
    <w:p w14:paraId="33FE7DF5" w14:textId="77777777" w:rsidR="00FA40A1" w:rsidRPr="00FD0278" w:rsidRDefault="00FA40A1" w:rsidP="00FA40A1">
      <w:pPr>
        <w:rPr>
          <w:rFonts w:eastAsiaTheme="minorEastAsia"/>
          <w:b/>
          <w:i/>
          <w:iCs/>
          <w:lang w:eastAsia="zh-CN"/>
        </w:rPr>
      </w:pPr>
      <w:r w:rsidRPr="00FD0278">
        <w:rPr>
          <w:b/>
          <w:i/>
          <w:iCs/>
          <w:color w:val="FF0000"/>
          <w:u w:val="single"/>
        </w:rPr>
        <w:lastRenderedPageBreak/>
        <w:t>For maintenance on RAN1 specifications, individual draft CRs are to be submitted.</w:t>
      </w:r>
      <w:r w:rsidRPr="00FD0278">
        <w:rPr>
          <w:b/>
          <w:i/>
          <w:iCs/>
          <w:u w:val="single"/>
        </w:rPr>
        <w:t xml:space="preserve"> </w:t>
      </w:r>
      <w:r w:rsidRPr="00FD0278">
        <w:rPr>
          <w:b/>
          <w:i/>
          <w:color w:val="FF0000"/>
          <w:u w:val="single"/>
          <w:lang w:eastAsia="x-none"/>
        </w:rPr>
        <w:t xml:space="preserve">For more efficient review, please use/fill the </w:t>
      </w:r>
      <w:r w:rsidRPr="00FD0278">
        <w:rPr>
          <w:rFonts w:hint="eastAsia"/>
          <w:b/>
          <w:i/>
          <w:color w:val="FF0000"/>
          <w:u w:val="single"/>
          <w:lang w:eastAsia="ko-KR"/>
        </w:rPr>
        <w:t>r</w:t>
      </w:r>
      <w:r w:rsidRPr="00FD0278">
        <w:rPr>
          <w:b/>
          <w:i/>
          <w:color w:val="FF0000"/>
          <w:u w:val="single"/>
          <w:lang w:eastAsia="ko-KR"/>
        </w:rPr>
        <w:t xml:space="preserve">elease and </w:t>
      </w:r>
      <w:r w:rsidRPr="00FD0278">
        <w:rPr>
          <w:b/>
          <w:i/>
          <w:color w:val="FF0000"/>
          <w:u w:val="single"/>
          <w:lang w:eastAsia="x-none"/>
        </w:rPr>
        <w:t xml:space="preserve">WI code fields when requesting </w:t>
      </w:r>
      <w:proofErr w:type="spellStart"/>
      <w:r w:rsidRPr="00FD0278">
        <w:rPr>
          <w:b/>
          <w:i/>
          <w:color w:val="FF0000"/>
          <w:u w:val="single"/>
          <w:lang w:eastAsia="x-none"/>
        </w:rPr>
        <w:t>tdoc</w:t>
      </w:r>
      <w:proofErr w:type="spellEnd"/>
      <w:r w:rsidRPr="00FD0278">
        <w:rPr>
          <w:b/>
          <w:i/>
          <w:color w:val="FF0000"/>
          <w:u w:val="single"/>
          <w:lang w:eastAsia="x-none"/>
        </w:rPr>
        <w:t xml:space="preserve"> numbers for draft CRs.</w:t>
      </w:r>
      <w:r w:rsidRPr="00FD0278">
        <w:rPr>
          <w:rFonts w:hint="eastAsia"/>
          <w:b/>
          <w:i/>
          <w:color w:val="FF0000"/>
          <w:u w:val="single"/>
          <w:lang w:eastAsia="ko-KR"/>
        </w:rPr>
        <w:t xml:space="preserve"> </w:t>
      </w:r>
      <w:r w:rsidRPr="00FD0278">
        <w:rPr>
          <w:b/>
          <w:i/>
          <w:iCs/>
        </w:rPr>
        <w:t>Final endorsed CR will be sourced by “Moderator (company name)” and other co-sourcing companies (if any).</w:t>
      </w:r>
    </w:p>
    <w:p w14:paraId="4532E862" w14:textId="77777777" w:rsidR="00FA40A1" w:rsidRDefault="00FA40A1" w:rsidP="00FA40A1">
      <w:pPr>
        <w:rPr>
          <w:rFonts w:eastAsiaTheme="minorEastAsia"/>
          <w:b/>
          <w:i/>
          <w:iCs/>
          <w:lang w:eastAsia="zh-CN"/>
        </w:rPr>
      </w:pPr>
    </w:p>
    <w:p w14:paraId="0F60CEF2" w14:textId="77777777" w:rsidR="00FA40A1" w:rsidRPr="008B47BE" w:rsidRDefault="00FA40A1" w:rsidP="00FA40A1">
      <w:pPr>
        <w:rPr>
          <w:rFonts w:eastAsiaTheme="minorEastAsia"/>
          <w:b/>
          <w:i/>
          <w:iCs/>
          <w:lang w:eastAsia="zh-CN"/>
        </w:rPr>
      </w:pPr>
    </w:p>
    <w:p w14:paraId="0FEFDD94" w14:textId="3447E263" w:rsidR="00FA40A1" w:rsidRPr="00644A76" w:rsidRDefault="00C62C50" w:rsidP="00FA40A1">
      <w:pPr>
        <w:ind w:left="1440" w:hanging="1440"/>
        <w:rPr>
          <w:rFonts w:ascii="Times New Roman" w:eastAsiaTheme="minorEastAsia" w:hAnsi="Times New Roman"/>
          <w:b/>
          <w:bCs/>
          <w:lang w:eastAsia="zh-CN"/>
        </w:rPr>
      </w:pPr>
      <w:hyperlink r:id="rId99" w:history="1">
        <w:r w:rsidRPr="00644A76">
          <w:rPr>
            <w:rStyle w:val="Hyperlink"/>
            <w:rFonts w:ascii="Times New Roman" w:eastAsiaTheme="minorEastAsia" w:hAnsi="Times New Roman"/>
            <w:b/>
            <w:bCs/>
            <w:lang w:eastAsia="zh-CN"/>
          </w:rPr>
          <w:t>R1-2606753</w:t>
        </w:r>
      </w:hyperlink>
      <w:r w:rsidR="00FA40A1" w:rsidRPr="00644A76">
        <w:rPr>
          <w:rFonts w:ascii="Times New Roman" w:eastAsiaTheme="minorEastAsia" w:hAnsi="Times New Roman"/>
          <w:b/>
          <w:bCs/>
          <w:lang w:eastAsia="zh-CN"/>
        </w:rPr>
        <w:tab/>
        <w:t xml:space="preserve">Session Notes of AI </w:t>
      </w:r>
      <w:r w:rsidR="00FA40A1" w:rsidRPr="00644A76">
        <w:rPr>
          <w:rFonts w:ascii="Times New Roman" w:eastAsiaTheme="minorEastAsia" w:hAnsi="Times New Roman" w:hint="eastAsia"/>
          <w:b/>
          <w:bCs/>
          <w:lang w:eastAsia="zh-CN"/>
        </w:rPr>
        <w:t>7</w:t>
      </w:r>
      <w:r w:rsidR="00FA40A1" w:rsidRPr="00644A76">
        <w:rPr>
          <w:rFonts w:ascii="Times New Roman" w:eastAsiaTheme="minorEastAsia" w:hAnsi="Times New Roman"/>
          <w:b/>
          <w:bCs/>
          <w:lang w:eastAsia="zh-CN"/>
        </w:rPr>
        <w:tab/>
        <w:t>Ad-Hoc Chair (NTT DOCOMO, INC.)</w:t>
      </w:r>
    </w:p>
    <w:p w14:paraId="1E4BB347" w14:textId="77777777" w:rsidR="00644A76" w:rsidRDefault="00644A76" w:rsidP="00644A76">
      <w:pPr>
        <w:ind w:left="1440" w:hanging="1440"/>
        <w:rPr>
          <w:rFonts w:ascii="Times New Roman" w:eastAsiaTheme="minorEastAsia" w:hAnsi="Times New Roman"/>
          <w:lang w:eastAsia="zh-CN"/>
        </w:rPr>
      </w:pPr>
      <w:r>
        <w:rPr>
          <w:rFonts w:ascii="Times New Roman" w:eastAsiaTheme="minorEastAsia" w:hAnsi="Times New Roman"/>
          <w:b/>
          <w:bCs/>
          <w:lang w:eastAsia="zh-CN"/>
        </w:rPr>
        <w:t xml:space="preserve">Friday decision: </w:t>
      </w:r>
      <w:r>
        <w:rPr>
          <w:rFonts w:ascii="Times New Roman" w:eastAsiaTheme="minorEastAsia" w:hAnsi="Times New Roman"/>
          <w:lang w:eastAsia="zh-CN"/>
        </w:rPr>
        <w:t xml:space="preserve">The session notes are </w:t>
      </w:r>
      <w:r w:rsidRPr="00F87D60">
        <w:rPr>
          <w:rFonts w:ascii="Times New Roman" w:eastAsiaTheme="minorEastAsia" w:hAnsi="Times New Roman"/>
          <w:highlight w:val="green"/>
          <w:lang w:eastAsia="zh-CN"/>
        </w:rPr>
        <w:t>endorsed</w:t>
      </w:r>
      <w:r>
        <w:rPr>
          <w:rFonts w:ascii="Times New Roman" w:eastAsiaTheme="minorEastAsia" w:hAnsi="Times New Roman"/>
          <w:lang w:eastAsia="zh-CN"/>
        </w:rPr>
        <w:t xml:space="preserve"> and contents reflected below.</w:t>
      </w:r>
    </w:p>
    <w:p w14:paraId="40220A5A" w14:textId="77777777" w:rsidR="00FA40A1" w:rsidRPr="00DB2623" w:rsidRDefault="00FA40A1" w:rsidP="00FA40A1">
      <w:pPr>
        <w:rPr>
          <w:rFonts w:eastAsiaTheme="minorEastAsia"/>
          <w:b/>
          <w:i/>
          <w:iCs/>
          <w:lang w:eastAsia="zh-CN"/>
        </w:rPr>
      </w:pPr>
    </w:p>
    <w:p w14:paraId="74F3FEAD" w14:textId="7A55EAC0" w:rsidR="00FA40A1" w:rsidRDefault="00C62C50" w:rsidP="00FA40A1">
      <w:hyperlink r:id="rId100" w:history="1">
        <w:r w:rsidRPr="00644A76">
          <w:rPr>
            <w:rStyle w:val="Hyperlink"/>
            <w:rFonts w:ascii="Times New Roman" w:eastAsia="Times New Roman" w:hAnsi="Times New Roman"/>
            <w:b/>
            <w:bCs/>
            <w:highlight w:val="red"/>
          </w:rPr>
          <w:t>R1-2605550</w:t>
        </w:r>
      </w:hyperlink>
      <w:r w:rsidR="00FA40A1">
        <w:rPr>
          <w:rFonts w:ascii="Times New Roman" w:eastAsia="Times New Roman" w:hAnsi="Times New Roman"/>
        </w:rPr>
        <w:tab/>
        <w:t>CR on RRC parameter name correction for LTM SSB resource in TS 38.214 for Rel-18</w:t>
      </w:r>
      <w:r w:rsidR="00FA40A1">
        <w:rPr>
          <w:rFonts w:ascii="Times New Roman" w:eastAsia="Times New Roman" w:hAnsi="Times New Roman"/>
        </w:rPr>
        <w:tab/>
        <w:t>Xiaomi</w:t>
      </w:r>
    </w:p>
    <w:p w14:paraId="4F7E26D6" w14:textId="362D9702" w:rsidR="00FA40A1" w:rsidRDefault="00C62C50" w:rsidP="00FA40A1">
      <w:pPr>
        <w:ind w:left="1440" w:hanging="1440"/>
        <w:rPr>
          <w:rFonts w:ascii="Times New Roman" w:eastAsia="MS Mincho" w:hAnsi="Times New Roman"/>
          <w:lang w:eastAsia="ja-JP"/>
        </w:rPr>
      </w:pPr>
      <w:hyperlink r:id="rId101" w:history="1">
        <w:r>
          <w:rPr>
            <w:rStyle w:val="Hyperlink"/>
            <w:rFonts w:ascii="Times New Roman" w:eastAsia="Times New Roman" w:hAnsi="Times New Roman"/>
          </w:rPr>
          <w:t>R1-2605551</w:t>
        </w:r>
      </w:hyperlink>
      <w:r w:rsidR="00FA40A1">
        <w:rPr>
          <w:rFonts w:ascii="Times New Roman" w:eastAsia="Times New Roman" w:hAnsi="Times New Roman"/>
        </w:rPr>
        <w:tab/>
        <w:t>CR on RRC parameter name correction for LTM SSB resource in TS 38.214 for Rel-19 (mirror of Rel-18)</w:t>
      </w:r>
      <w:r w:rsidR="00FA40A1">
        <w:rPr>
          <w:rFonts w:ascii="Times New Roman" w:eastAsia="Times New Roman" w:hAnsi="Times New Roman"/>
        </w:rPr>
        <w:tab/>
        <w:t>Xiaomi</w:t>
      </w:r>
    </w:p>
    <w:p w14:paraId="35A4C07A" w14:textId="77777777"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Conclusion:</w:t>
      </w:r>
    </w:p>
    <w:p w14:paraId="0C78CEE8" w14:textId="0B20E689" w:rsidR="00FA40A1" w:rsidRDefault="00FA40A1" w:rsidP="00FA40A1">
      <w:pPr>
        <w:rPr>
          <w:rFonts w:ascii="Times New Roman" w:eastAsia="MS Mincho" w:hAnsi="Times New Roman"/>
          <w:lang w:eastAsia="ja-JP"/>
        </w:rPr>
      </w:pPr>
      <w:r>
        <w:rPr>
          <w:rFonts w:ascii="Times New Roman" w:eastAsia="MS Mincho" w:hAnsi="Times New Roman"/>
          <w:lang w:eastAsia="ja-JP"/>
        </w:rPr>
        <w:t>The</w:t>
      </w:r>
      <w:r>
        <w:rPr>
          <w:rFonts w:ascii="Times New Roman" w:eastAsia="MS Mincho" w:hAnsi="Times New Roman" w:hint="eastAsia"/>
          <w:lang w:eastAsia="ja-JP"/>
        </w:rPr>
        <w:t xml:space="preserve"> draft CR for Rel-18 in </w:t>
      </w:r>
      <w:hyperlink r:id="rId102" w:history="1">
        <w:r w:rsidR="00C62C50">
          <w:rPr>
            <w:rStyle w:val="Hyperlink"/>
            <w:rFonts w:ascii="Times New Roman" w:eastAsia="MS Mincho" w:hAnsi="Times New Roman"/>
            <w:lang w:eastAsia="ja-JP"/>
          </w:rPr>
          <w:t>R1-2605550</w:t>
        </w:r>
      </w:hyperlink>
      <w:r>
        <w:rPr>
          <w:rFonts w:ascii="Times New Roman" w:eastAsia="MS Mincho" w:hAnsi="Times New Roman" w:hint="eastAsia"/>
          <w:lang w:eastAsia="ja-JP"/>
        </w:rPr>
        <w:t xml:space="preserve"> is not necessary, and the draft CR for Rel-19 can be discussed in AI8.2.</w:t>
      </w:r>
    </w:p>
    <w:p w14:paraId="11A651CE" w14:textId="77777777" w:rsidR="00FA40A1" w:rsidRDefault="00FA40A1" w:rsidP="00FA40A1">
      <w:pPr>
        <w:rPr>
          <w:rFonts w:ascii="Times New Roman" w:eastAsia="MS Mincho" w:hAnsi="Times New Roman"/>
          <w:lang w:eastAsia="ja-JP"/>
        </w:rPr>
      </w:pPr>
    </w:p>
    <w:p w14:paraId="349D162A" w14:textId="060A92BF" w:rsidR="00FA40A1" w:rsidRDefault="00C62C50" w:rsidP="00FA40A1">
      <w:hyperlink r:id="rId103" w:history="1">
        <w:r>
          <w:rPr>
            <w:rStyle w:val="Hyperlink"/>
            <w:rFonts w:ascii="Times New Roman" w:eastAsia="Times New Roman" w:hAnsi="Times New Roman"/>
            <w:b/>
            <w:bCs/>
          </w:rPr>
          <w:t>R1-2605794</w:t>
        </w:r>
      </w:hyperlink>
      <w:r w:rsidR="00FA40A1">
        <w:rPr>
          <w:rFonts w:ascii="Times New Roman" w:eastAsia="Times New Roman" w:hAnsi="Times New Roman"/>
        </w:rPr>
        <w:tab/>
        <w:t>Rel-17 Editorial Corrections for TS 38.213</w:t>
      </w:r>
      <w:r w:rsidR="00FA40A1">
        <w:rPr>
          <w:rFonts w:ascii="Times New Roman" w:eastAsia="Times New Roman" w:hAnsi="Times New Roman"/>
        </w:rPr>
        <w:tab/>
        <w:t>Samsung</w:t>
      </w:r>
    </w:p>
    <w:p w14:paraId="09682A4B" w14:textId="4F2CB68A" w:rsidR="00FA40A1" w:rsidRDefault="00C62C50" w:rsidP="00FA40A1">
      <w:hyperlink r:id="rId104" w:history="1">
        <w:r>
          <w:rPr>
            <w:rStyle w:val="Hyperlink"/>
            <w:rFonts w:ascii="Times New Roman" w:eastAsia="Times New Roman" w:hAnsi="Times New Roman"/>
          </w:rPr>
          <w:t>R1-2605795</w:t>
        </w:r>
      </w:hyperlink>
      <w:r w:rsidR="00FA40A1">
        <w:rPr>
          <w:rFonts w:ascii="Times New Roman" w:eastAsia="Times New Roman" w:hAnsi="Times New Roman"/>
        </w:rPr>
        <w:tab/>
        <w:t>Rel-17 Editorial Corrections for TS 38.213 (mirrored to Rel-18)</w:t>
      </w:r>
      <w:r w:rsidR="00FA40A1">
        <w:rPr>
          <w:rFonts w:ascii="Times New Roman" w:eastAsia="Times New Roman" w:hAnsi="Times New Roman"/>
        </w:rPr>
        <w:tab/>
        <w:t>Samsung</w:t>
      </w:r>
    </w:p>
    <w:p w14:paraId="7C2B3B56" w14:textId="6A82A00F" w:rsidR="00FA40A1" w:rsidRDefault="00C62C50" w:rsidP="00FA40A1">
      <w:pPr>
        <w:rPr>
          <w:rFonts w:ascii="Times New Roman" w:eastAsia="MS Mincho" w:hAnsi="Times New Roman"/>
          <w:lang w:eastAsia="ja-JP"/>
        </w:rPr>
      </w:pPr>
      <w:hyperlink r:id="rId105" w:history="1">
        <w:r>
          <w:rPr>
            <w:rStyle w:val="Hyperlink"/>
            <w:rFonts w:ascii="Times New Roman" w:eastAsia="Times New Roman" w:hAnsi="Times New Roman"/>
          </w:rPr>
          <w:t>R1-2605796</w:t>
        </w:r>
      </w:hyperlink>
      <w:r w:rsidR="00FA40A1">
        <w:rPr>
          <w:rFonts w:ascii="Times New Roman" w:eastAsia="Times New Roman" w:hAnsi="Times New Roman"/>
        </w:rPr>
        <w:tab/>
        <w:t>Rel-17 Editorial Corrections for TS 38.213 (mirrored to Rel-19)</w:t>
      </w:r>
      <w:r w:rsidR="00FA40A1">
        <w:rPr>
          <w:rFonts w:ascii="Times New Roman" w:eastAsia="Times New Roman" w:hAnsi="Times New Roman"/>
        </w:rPr>
        <w:tab/>
        <w:t>Samsung</w:t>
      </w:r>
    </w:p>
    <w:p w14:paraId="21904602" w14:textId="77777777" w:rsidR="00FA40A1" w:rsidRDefault="00FA40A1" w:rsidP="00FA40A1">
      <w:pPr>
        <w:rPr>
          <w:rFonts w:ascii="Times New Roman" w:eastAsia="MS Mincho" w:hAnsi="Times New Roman"/>
          <w:lang w:eastAsia="ja-JP"/>
        </w:rPr>
      </w:pPr>
      <w:r w:rsidRPr="00FB0871">
        <w:rPr>
          <w:rFonts w:ascii="Times New Roman" w:eastAsia="MS Mincho" w:hAnsi="Times New Roman" w:hint="eastAsia"/>
          <w:highlight w:val="green"/>
          <w:lang w:eastAsia="ja-JP"/>
        </w:rPr>
        <w:t>Agreement:</w:t>
      </w:r>
    </w:p>
    <w:p w14:paraId="36DA86A1" w14:textId="3A694587"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 xml:space="preserve">The draft CR for TS38.213 in </w:t>
      </w:r>
      <w:hyperlink r:id="rId106" w:history="1">
        <w:r w:rsidR="00C62C50">
          <w:rPr>
            <w:rStyle w:val="Hyperlink"/>
            <w:rFonts w:ascii="Times New Roman" w:eastAsia="MS Mincho" w:hAnsi="Times New Roman"/>
            <w:lang w:eastAsia="ja-JP"/>
          </w:rPr>
          <w:t>R1-2605794</w:t>
        </w:r>
      </w:hyperlink>
      <w:r>
        <w:rPr>
          <w:rFonts w:ascii="Times New Roman" w:eastAsia="MS Mincho" w:hAnsi="Times New Roman" w:hint="eastAsia"/>
          <w:lang w:eastAsia="ja-JP"/>
        </w:rPr>
        <w:t xml:space="preserve">/5795/5796 are </w:t>
      </w:r>
      <w:r w:rsidRPr="00644A76">
        <w:rPr>
          <w:rFonts w:ascii="Times New Roman" w:eastAsia="MS Mincho" w:hAnsi="Times New Roman" w:hint="eastAsia"/>
          <w:b/>
          <w:bCs/>
          <w:color w:val="FF0000"/>
          <w:lang w:eastAsia="ja-JP"/>
        </w:rPr>
        <w:t>endorsed in principle for alignment CR</w:t>
      </w:r>
      <w:r>
        <w:rPr>
          <w:rFonts w:ascii="Times New Roman" w:eastAsia="MS Mincho" w:hAnsi="Times New Roman" w:hint="eastAsia"/>
          <w:lang w:eastAsia="ja-JP"/>
        </w:rPr>
        <w:t>.</w:t>
      </w:r>
      <w:r w:rsidR="00644A76">
        <w:rPr>
          <w:rFonts w:ascii="Times New Roman" w:eastAsia="MS Mincho" w:hAnsi="Times New Roman"/>
          <w:lang w:eastAsia="ja-JP"/>
        </w:rPr>
        <w:t xml:space="preserve"> These will be implemented by the spec editor by 2</w:t>
      </w:r>
      <w:r w:rsidR="00644A76" w:rsidRPr="00644A76">
        <w:rPr>
          <w:rFonts w:ascii="Times New Roman" w:eastAsia="MS Mincho" w:hAnsi="Times New Roman"/>
          <w:vertAlign w:val="superscript"/>
          <w:lang w:eastAsia="ja-JP"/>
        </w:rPr>
        <w:t>nd</w:t>
      </w:r>
      <w:r w:rsidR="00644A76">
        <w:rPr>
          <w:rFonts w:ascii="Times New Roman" w:eastAsia="MS Mincho" w:hAnsi="Times New Roman"/>
          <w:lang w:eastAsia="ja-JP"/>
        </w:rPr>
        <w:t xml:space="preserve"> September.</w:t>
      </w:r>
    </w:p>
    <w:p w14:paraId="786BA866" w14:textId="77777777" w:rsidR="00FA40A1" w:rsidRPr="008F520E" w:rsidRDefault="00FA40A1" w:rsidP="00FA40A1">
      <w:pPr>
        <w:rPr>
          <w:rFonts w:ascii="Times New Roman" w:eastAsia="MS Mincho" w:hAnsi="Times New Roman"/>
          <w:lang w:eastAsia="ja-JP"/>
        </w:rPr>
      </w:pPr>
    </w:p>
    <w:p w14:paraId="5528500F" w14:textId="423431C0" w:rsidR="00FA40A1" w:rsidRDefault="00C62C50" w:rsidP="00FA40A1">
      <w:hyperlink r:id="rId107" w:history="1">
        <w:r>
          <w:rPr>
            <w:rStyle w:val="Hyperlink"/>
            <w:rFonts w:ascii="Times New Roman" w:eastAsia="Times New Roman" w:hAnsi="Times New Roman"/>
            <w:b/>
            <w:bCs/>
          </w:rPr>
          <w:t>R1-2605797</w:t>
        </w:r>
      </w:hyperlink>
      <w:r w:rsidR="00FA40A1">
        <w:rPr>
          <w:rFonts w:ascii="Times New Roman" w:eastAsia="Times New Roman" w:hAnsi="Times New Roman"/>
        </w:rPr>
        <w:tab/>
        <w:t>Rel-18 Editorial Corrections for TS 38.213</w:t>
      </w:r>
      <w:r w:rsidR="00FA40A1">
        <w:rPr>
          <w:rFonts w:ascii="Times New Roman" w:eastAsia="Times New Roman" w:hAnsi="Times New Roman"/>
        </w:rPr>
        <w:tab/>
        <w:t>Samsung</w:t>
      </w:r>
    </w:p>
    <w:p w14:paraId="069424CC" w14:textId="74C21640" w:rsidR="00FA40A1" w:rsidRDefault="00C62C50" w:rsidP="00FA40A1">
      <w:pPr>
        <w:rPr>
          <w:rFonts w:ascii="Times New Roman" w:eastAsia="MS Mincho" w:hAnsi="Times New Roman"/>
          <w:lang w:eastAsia="ja-JP"/>
        </w:rPr>
      </w:pPr>
      <w:hyperlink r:id="rId108" w:history="1">
        <w:r>
          <w:rPr>
            <w:rStyle w:val="Hyperlink"/>
            <w:rFonts w:ascii="Times New Roman" w:eastAsia="Times New Roman" w:hAnsi="Times New Roman"/>
          </w:rPr>
          <w:t>R1-2605798</w:t>
        </w:r>
      </w:hyperlink>
      <w:r w:rsidR="00FA40A1">
        <w:rPr>
          <w:rFonts w:ascii="Times New Roman" w:eastAsia="Times New Roman" w:hAnsi="Times New Roman"/>
        </w:rPr>
        <w:tab/>
        <w:t>Rel-18 Editorial Corrections for TS 38.213 (mirrored to Rel-19)</w:t>
      </w:r>
      <w:r w:rsidR="00FA40A1">
        <w:rPr>
          <w:rFonts w:ascii="Times New Roman" w:eastAsia="Times New Roman" w:hAnsi="Times New Roman"/>
        </w:rPr>
        <w:tab/>
        <w:t>Samsung</w:t>
      </w:r>
    </w:p>
    <w:p w14:paraId="7C545550" w14:textId="77777777" w:rsidR="00FA40A1" w:rsidRDefault="00FA40A1" w:rsidP="00FA40A1">
      <w:pPr>
        <w:rPr>
          <w:rFonts w:ascii="Times New Roman" w:eastAsia="MS Mincho" w:hAnsi="Times New Roman"/>
          <w:lang w:eastAsia="ja-JP"/>
        </w:rPr>
      </w:pPr>
      <w:r w:rsidRPr="00FB0871">
        <w:rPr>
          <w:rFonts w:ascii="Times New Roman" w:eastAsia="MS Mincho" w:hAnsi="Times New Roman" w:hint="eastAsia"/>
          <w:highlight w:val="green"/>
          <w:lang w:eastAsia="ja-JP"/>
        </w:rPr>
        <w:t>Agreement:</w:t>
      </w:r>
    </w:p>
    <w:p w14:paraId="4A59C889" w14:textId="7CA97449"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 xml:space="preserve">The draft CR for TS38.213 in </w:t>
      </w:r>
      <w:hyperlink r:id="rId109" w:history="1">
        <w:r w:rsidR="00C62C50">
          <w:rPr>
            <w:rStyle w:val="Hyperlink"/>
            <w:rFonts w:ascii="Times New Roman" w:eastAsia="MS Mincho" w:hAnsi="Times New Roman"/>
            <w:lang w:eastAsia="ja-JP"/>
          </w:rPr>
          <w:t>R1-2605797</w:t>
        </w:r>
      </w:hyperlink>
      <w:r>
        <w:rPr>
          <w:rFonts w:ascii="Times New Roman" w:eastAsia="MS Mincho" w:hAnsi="Times New Roman" w:hint="eastAsia"/>
          <w:lang w:eastAsia="ja-JP"/>
        </w:rPr>
        <w:t xml:space="preserve">/5798 are </w:t>
      </w:r>
      <w:r w:rsidRPr="00644A76">
        <w:rPr>
          <w:rFonts w:ascii="Times New Roman" w:eastAsia="MS Mincho" w:hAnsi="Times New Roman" w:hint="eastAsia"/>
          <w:b/>
          <w:bCs/>
          <w:color w:val="FF0000"/>
          <w:lang w:eastAsia="ja-JP"/>
        </w:rPr>
        <w:t>endorsed in principle for alignment CR.</w:t>
      </w:r>
      <w:r w:rsidR="00644A76">
        <w:rPr>
          <w:rFonts w:ascii="Times New Roman" w:eastAsia="MS Mincho" w:hAnsi="Times New Roman"/>
          <w:lang w:eastAsia="ja-JP"/>
        </w:rPr>
        <w:t xml:space="preserve"> These will be implemented by the spec editor by 2</w:t>
      </w:r>
      <w:r w:rsidR="00644A76" w:rsidRPr="00644A76">
        <w:rPr>
          <w:rFonts w:ascii="Times New Roman" w:eastAsia="MS Mincho" w:hAnsi="Times New Roman"/>
          <w:vertAlign w:val="superscript"/>
          <w:lang w:eastAsia="ja-JP"/>
        </w:rPr>
        <w:t>nd</w:t>
      </w:r>
      <w:r w:rsidR="00644A76">
        <w:rPr>
          <w:rFonts w:ascii="Times New Roman" w:eastAsia="MS Mincho" w:hAnsi="Times New Roman"/>
          <w:lang w:eastAsia="ja-JP"/>
        </w:rPr>
        <w:t xml:space="preserve"> September.</w:t>
      </w:r>
    </w:p>
    <w:p w14:paraId="716F0DF4" w14:textId="77777777" w:rsidR="00FA40A1" w:rsidRPr="008F520E" w:rsidRDefault="00FA40A1" w:rsidP="00FA40A1">
      <w:pPr>
        <w:rPr>
          <w:rFonts w:ascii="Times New Roman" w:eastAsia="MS Mincho" w:hAnsi="Times New Roman"/>
          <w:lang w:eastAsia="ja-JP"/>
        </w:rPr>
      </w:pPr>
    </w:p>
    <w:p w14:paraId="4C772FD8" w14:textId="536311E4" w:rsidR="00FA40A1" w:rsidRDefault="00C62C50" w:rsidP="00FA40A1">
      <w:pPr>
        <w:rPr>
          <w:rFonts w:ascii="Times New Roman" w:eastAsia="MS Mincho" w:hAnsi="Times New Roman"/>
          <w:lang w:eastAsia="ja-JP"/>
        </w:rPr>
      </w:pPr>
      <w:hyperlink r:id="rId110" w:history="1">
        <w:r>
          <w:rPr>
            <w:rStyle w:val="Hyperlink"/>
            <w:rFonts w:ascii="Times New Roman" w:eastAsia="Times New Roman" w:hAnsi="Times New Roman"/>
            <w:b/>
            <w:bCs/>
          </w:rPr>
          <w:t>R1-2605667</w:t>
        </w:r>
      </w:hyperlink>
      <w:r w:rsidR="00FA40A1">
        <w:rPr>
          <w:rFonts w:ascii="Times New Roman" w:eastAsia="Times New Roman" w:hAnsi="Times New Roman"/>
        </w:rPr>
        <w:tab/>
        <w:t>Draft CR on Fallback RAR UL grant</w:t>
      </w:r>
      <w:r w:rsidR="00FA40A1">
        <w:rPr>
          <w:rFonts w:ascii="Times New Roman" w:eastAsia="Times New Roman" w:hAnsi="Times New Roman"/>
        </w:rPr>
        <w:tab/>
      </w:r>
      <w:proofErr w:type="spellStart"/>
      <w:r w:rsidR="00FA40A1">
        <w:rPr>
          <w:rFonts w:ascii="Times New Roman" w:eastAsia="Times New Roman" w:hAnsi="Times New Roman"/>
        </w:rPr>
        <w:t>Ofinno</w:t>
      </w:r>
      <w:proofErr w:type="spellEnd"/>
    </w:p>
    <w:p w14:paraId="13734205" w14:textId="77777777"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Conclusion:</w:t>
      </w:r>
    </w:p>
    <w:p w14:paraId="47B87768" w14:textId="77777777"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 xml:space="preserve">In TS38.211, RAR UL grant refers either RAR UL grant or </w:t>
      </w:r>
      <w:proofErr w:type="spellStart"/>
      <w:r>
        <w:rPr>
          <w:rFonts w:ascii="Times New Roman" w:eastAsia="MS Mincho" w:hAnsi="Times New Roman" w:hint="eastAsia"/>
          <w:lang w:eastAsia="ja-JP"/>
        </w:rPr>
        <w:t>fallbackRAR</w:t>
      </w:r>
      <w:proofErr w:type="spellEnd"/>
      <w:r>
        <w:rPr>
          <w:rFonts w:ascii="Times New Roman" w:eastAsia="MS Mincho" w:hAnsi="Times New Roman" w:hint="eastAsia"/>
          <w:lang w:eastAsia="ja-JP"/>
        </w:rPr>
        <w:t xml:space="preserve"> UL grant</w:t>
      </w:r>
    </w:p>
    <w:p w14:paraId="0AC9B676" w14:textId="77777777" w:rsidR="00FA40A1" w:rsidRPr="000B0544" w:rsidRDefault="00FA40A1" w:rsidP="00FA40A1">
      <w:pPr>
        <w:rPr>
          <w:rFonts w:ascii="Times New Roman" w:eastAsia="MS Mincho" w:hAnsi="Times New Roman"/>
          <w:lang w:eastAsia="ja-JP"/>
        </w:rPr>
      </w:pPr>
    </w:p>
    <w:p w14:paraId="776992FF" w14:textId="16D2C307" w:rsidR="00FA40A1" w:rsidRDefault="00C62C50" w:rsidP="00FA40A1">
      <w:hyperlink r:id="rId111" w:history="1">
        <w:r>
          <w:rPr>
            <w:rStyle w:val="Hyperlink"/>
            <w:rFonts w:ascii="Times New Roman" w:eastAsia="Times New Roman" w:hAnsi="Times New Roman"/>
            <w:b/>
            <w:bCs/>
          </w:rPr>
          <w:t>R1-2606450</w:t>
        </w:r>
      </w:hyperlink>
      <w:r w:rsidR="00FA40A1">
        <w:rPr>
          <w:rFonts w:ascii="Times New Roman" w:eastAsia="Times New Roman" w:hAnsi="Times New Roman"/>
        </w:rPr>
        <w:tab/>
        <w:t>Draft CR on PTRS in TS 38.211 (Rel-17)</w:t>
      </w:r>
      <w:r w:rsidR="00FA40A1">
        <w:rPr>
          <w:rFonts w:ascii="Times New Roman" w:eastAsia="Times New Roman" w:hAnsi="Times New Roman"/>
        </w:rPr>
        <w:tab/>
        <w:t xml:space="preserve">ZTE Corporation, </w:t>
      </w:r>
      <w:proofErr w:type="spellStart"/>
      <w:r w:rsidR="00FA40A1">
        <w:rPr>
          <w:rFonts w:ascii="Times New Roman" w:eastAsia="Times New Roman" w:hAnsi="Times New Roman"/>
        </w:rPr>
        <w:t>Sanechips</w:t>
      </w:r>
      <w:proofErr w:type="spellEnd"/>
    </w:p>
    <w:p w14:paraId="28394171" w14:textId="0B86BEDD" w:rsidR="00FA40A1" w:rsidRDefault="00C62C50" w:rsidP="00FA40A1">
      <w:hyperlink r:id="rId112" w:history="1">
        <w:r>
          <w:rPr>
            <w:rStyle w:val="Hyperlink"/>
            <w:rFonts w:ascii="Times New Roman" w:eastAsia="Times New Roman" w:hAnsi="Times New Roman"/>
          </w:rPr>
          <w:t>R1-2606451</w:t>
        </w:r>
      </w:hyperlink>
      <w:r w:rsidR="00FA40A1">
        <w:rPr>
          <w:rFonts w:ascii="Times New Roman" w:eastAsia="Times New Roman" w:hAnsi="Times New Roman"/>
        </w:rPr>
        <w:tab/>
        <w:t>Draft CR on PTRS in TS 38.211 (Rel-18, mirror CR)</w:t>
      </w:r>
      <w:r w:rsidR="00FA40A1">
        <w:rPr>
          <w:rFonts w:ascii="Times New Roman" w:eastAsia="Times New Roman" w:hAnsi="Times New Roman"/>
        </w:rPr>
        <w:tab/>
        <w:t xml:space="preserve">ZTE Corporation, </w:t>
      </w:r>
      <w:proofErr w:type="spellStart"/>
      <w:r w:rsidR="00FA40A1">
        <w:rPr>
          <w:rFonts w:ascii="Times New Roman" w:eastAsia="Times New Roman" w:hAnsi="Times New Roman"/>
        </w:rPr>
        <w:t>Sanechips</w:t>
      </w:r>
      <w:proofErr w:type="spellEnd"/>
    </w:p>
    <w:p w14:paraId="379048D2" w14:textId="6449B9B6" w:rsidR="00FA40A1" w:rsidRDefault="00C62C50" w:rsidP="00FA40A1">
      <w:hyperlink r:id="rId113" w:history="1">
        <w:r>
          <w:rPr>
            <w:rStyle w:val="Hyperlink"/>
            <w:rFonts w:ascii="Times New Roman" w:eastAsia="Times New Roman" w:hAnsi="Times New Roman"/>
          </w:rPr>
          <w:t>R1-2606452</w:t>
        </w:r>
      </w:hyperlink>
      <w:r w:rsidR="00FA40A1">
        <w:rPr>
          <w:rFonts w:ascii="Times New Roman" w:eastAsia="Times New Roman" w:hAnsi="Times New Roman"/>
        </w:rPr>
        <w:tab/>
        <w:t>Draft CR on PTRS in TS 38.211 (Rel-19, mirror CR)</w:t>
      </w:r>
      <w:r w:rsidR="00FA40A1">
        <w:rPr>
          <w:rFonts w:ascii="Times New Roman" w:eastAsia="Times New Roman" w:hAnsi="Times New Roman"/>
        </w:rPr>
        <w:tab/>
        <w:t xml:space="preserve">ZTE Corporation, </w:t>
      </w:r>
      <w:proofErr w:type="spellStart"/>
      <w:r w:rsidR="00FA40A1">
        <w:rPr>
          <w:rFonts w:ascii="Times New Roman" w:eastAsia="Times New Roman" w:hAnsi="Times New Roman"/>
        </w:rPr>
        <w:t>Sanechips</w:t>
      </w:r>
      <w:proofErr w:type="spellEnd"/>
    </w:p>
    <w:p w14:paraId="35465FAE" w14:textId="77777777" w:rsidR="00FA40A1" w:rsidRDefault="00FA40A1" w:rsidP="00FA40A1">
      <w:pPr>
        <w:rPr>
          <w:rFonts w:ascii="Times New Roman" w:eastAsia="MS Mincho" w:hAnsi="Times New Roman"/>
          <w:lang w:eastAsia="ja-JP"/>
        </w:rPr>
      </w:pPr>
      <w:r w:rsidRPr="00FB0871">
        <w:rPr>
          <w:rFonts w:ascii="Times New Roman" w:eastAsia="MS Mincho" w:hAnsi="Times New Roman" w:hint="eastAsia"/>
          <w:highlight w:val="green"/>
          <w:lang w:eastAsia="ja-JP"/>
        </w:rPr>
        <w:t>Agreement:</w:t>
      </w:r>
    </w:p>
    <w:p w14:paraId="67D1634F" w14:textId="441A0437"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 xml:space="preserve">The draft CR for TS38.211 in </w:t>
      </w:r>
      <w:hyperlink r:id="rId114" w:history="1">
        <w:r w:rsidR="00C62C50">
          <w:rPr>
            <w:rStyle w:val="Hyperlink"/>
            <w:rFonts w:ascii="Times New Roman" w:eastAsia="MS Mincho" w:hAnsi="Times New Roman"/>
            <w:lang w:eastAsia="ja-JP"/>
          </w:rPr>
          <w:t>R1-2606450</w:t>
        </w:r>
      </w:hyperlink>
      <w:r>
        <w:rPr>
          <w:rFonts w:ascii="Times New Roman" w:eastAsia="MS Mincho" w:hAnsi="Times New Roman" w:hint="eastAsia"/>
          <w:lang w:eastAsia="ja-JP"/>
        </w:rPr>
        <w:t xml:space="preserve">/6451/6452 </w:t>
      </w:r>
      <w:r w:rsidRPr="00644A76">
        <w:rPr>
          <w:rFonts w:ascii="Times New Roman" w:eastAsia="MS Mincho" w:hAnsi="Times New Roman" w:hint="eastAsia"/>
          <w:b/>
          <w:bCs/>
          <w:color w:val="FF0000"/>
          <w:lang w:eastAsia="ja-JP"/>
        </w:rPr>
        <w:t>are endorsed in principle for alignment CR</w:t>
      </w:r>
      <w:r>
        <w:rPr>
          <w:rFonts w:ascii="Times New Roman" w:eastAsia="MS Mincho" w:hAnsi="Times New Roman" w:hint="eastAsia"/>
          <w:lang w:eastAsia="ja-JP"/>
        </w:rPr>
        <w:t>.</w:t>
      </w:r>
      <w:r w:rsidR="00644A76" w:rsidRPr="00644A76">
        <w:rPr>
          <w:rFonts w:ascii="Times New Roman" w:eastAsia="MS Mincho" w:hAnsi="Times New Roman"/>
          <w:lang w:eastAsia="ja-JP"/>
        </w:rPr>
        <w:t xml:space="preserve"> </w:t>
      </w:r>
      <w:r w:rsidR="00644A76">
        <w:rPr>
          <w:rFonts w:ascii="Times New Roman" w:eastAsia="MS Mincho" w:hAnsi="Times New Roman"/>
          <w:lang w:eastAsia="ja-JP"/>
        </w:rPr>
        <w:t>These will be implemented by the spec editor by 2</w:t>
      </w:r>
      <w:r w:rsidR="00644A76" w:rsidRPr="00644A76">
        <w:rPr>
          <w:rFonts w:ascii="Times New Roman" w:eastAsia="MS Mincho" w:hAnsi="Times New Roman"/>
          <w:vertAlign w:val="superscript"/>
          <w:lang w:eastAsia="ja-JP"/>
        </w:rPr>
        <w:t>nd</w:t>
      </w:r>
      <w:r w:rsidR="00644A76">
        <w:rPr>
          <w:rFonts w:ascii="Times New Roman" w:eastAsia="MS Mincho" w:hAnsi="Times New Roman"/>
          <w:lang w:eastAsia="ja-JP"/>
        </w:rPr>
        <w:t xml:space="preserve"> September.</w:t>
      </w:r>
    </w:p>
    <w:p w14:paraId="66DBCA61" w14:textId="77777777" w:rsidR="00FA40A1" w:rsidRPr="008F520E" w:rsidRDefault="00FA40A1" w:rsidP="00FA40A1">
      <w:pPr>
        <w:rPr>
          <w:rFonts w:ascii="Times New Roman" w:eastAsia="MS Mincho" w:hAnsi="Times New Roman"/>
          <w:lang w:eastAsia="ja-JP"/>
        </w:rPr>
      </w:pPr>
    </w:p>
    <w:p w14:paraId="18EFCEAC" w14:textId="77777777" w:rsidR="00FA40A1" w:rsidRPr="00E12D24" w:rsidRDefault="00FA40A1" w:rsidP="00FA40A1">
      <w:pPr>
        <w:rPr>
          <w:rFonts w:ascii="Times New Roman" w:eastAsia="MS Mincho" w:hAnsi="Times New Roman"/>
          <w:lang w:eastAsia="ja-JP"/>
        </w:rPr>
      </w:pPr>
    </w:p>
    <w:p w14:paraId="42D85162" w14:textId="76B54614" w:rsidR="00FA40A1" w:rsidRPr="007164A2" w:rsidRDefault="00C62C50" w:rsidP="00FA40A1">
      <w:hyperlink r:id="rId115" w:history="1">
        <w:r w:rsidRPr="007164A2">
          <w:rPr>
            <w:rStyle w:val="Hyperlink"/>
            <w:rFonts w:ascii="Times New Roman" w:eastAsia="Times New Roman" w:hAnsi="Times New Roman"/>
            <w:b/>
            <w:bCs/>
            <w:highlight w:val="red"/>
          </w:rPr>
          <w:t>R1-2605548</w:t>
        </w:r>
      </w:hyperlink>
      <w:r w:rsidR="00FA40A1" w:rsidRPr="007164A2">
        <w:rPr>
          <w:rFonts w:ascii="Times New Roman" w:eastAsia="Times New Roman" w:hAnsi="Times New Roman"/>
        </w:rPr>
        <w:tab/>
        <w:t>CR on unified TCI state for CORESETs in M-DCI based M-TRP scenario in TS 38.213 for Rel-18</w:t>
      </w:r>
      <w:r w:rsidR="00FA40A1" w:rsidRPr="007164A2">
        <w:rPr>
          <w:rFonts w:ascii="Times New Roman" w:eastAsia="Times New Roman" w:hAnsi="Times New Roman"/>
        </w:rPr>
        <w:tab/>
      </w:r>
      <w:r w:rsidR="00FA40A1" w:rsidRPr="007164A2">
        <w:rPr>
          <w:rFonts w:ascii="Times New Roman" w:eastAsiaTheme="minorEastAsia" w:hAnsi="Times New Roman"/>
          <w:lang w:eastAsia="zh-CN"/>
        </w:rPr>
        <w:tab/>
      </w:r>
      <w:r w:rsidR="00FA40A1" w:rsidRPr="007164A2">
        <w:rPr>
          <w:rFonts w:ascii="Times New Roman" w:eastAsiaTheme="minorEastAsia" w:hAnsi="Times New Roman"/>
          <w:lang w:eastAsia="zh-CN"/>
        </w:rPr>
        <w:tab/>
      </w:r>
      <w:proofErr w:type="spellStart"/>
      <w:r w:rsidR="00FA40A1" w:rsidRPr="007164A2">
        <w:rPr>
          <w:rFonts w:ascii="Times New Roman" w:eastAsia="Times New Roman" w:hAnsi="Times New Roman"/>
        </w:rPr>
        <w:t>Xiaomi,MediaTek</w:t>
      </w:r>
      <w:proofErr w:type="spellEnd"/>
      <w:r w:rsidR="00FA40A1" w:rsidRPr="007164A2">
        <w:rPr>
          <w:rFonts w:ascii="Times New Roman" w:eastAsia="Times New Roman" w:hAnsi="Times New Roman"/>
        </w:rPr>
        <w:t xml:space="preserve"> Inc.</w:t>
      </w:r>
    </w:p>
    <w:p w14:paraId="7FB6FF94" w14:textId="1E82AA73" w:rsidR="00FA40A1" w:rsidRDefault="00C62C50" w:rsidP="00FA40A1">
      <w:pPr>
        <w:ind w:left="1440" w:hanging="1440"/>
        <w:rPr>
          <w:rFonts w:ascii="Times New Roman" w:eastAsia="MS Mincho" w:hAnsi="Times New Roman"/>
          <w:lang w:eastAsia="ja-JP"/>
        </w:rPr>
      </w:pPr>
      <w:hyperlink r:id="rId116" w:history="1">
        <w:r w:rsidRPr="007164A2">
          <w:rPr>
            <w:rStyle w:val="Hyperlink"/>
            <w:rFonts w:ascii="Times New Roman" w:eastAsia="Times New Roman" w:hAnsi="Times New Roman"/>
            <w:highlight w:val="red"/>
          </w:rPr>
          <w:t>R1-2605549</w:t>
        </w:r>
      </w:hyperlink>
      <w:r w:rsidR="00FA40A1" w:rsidRPr="007164A2">
        <w:rPr>
          <w:rFonts w:ascii="Times New Roman" w:eastAsia="Times New Roman" w:hAnsi="Times New Roman"/>
        </w:rPr>
        <w:tab/>
        <w:t>C</w:t>
      </w:r>
      <w:r w:rsidR="00FA40A1">
        <w:rPr>
          <w:rFonts w:ascii="Times New Roman" w:eastAsia="Times New Roman" w:hAnsi="Times New Roman"/>
        </w:rPr>
        <w:t>R on unified TCI state for CORESETs in M-DCI based M-TRP scenario in TS 38.213 for Rel-19 (mirror of Rel-18)</w:t>
      </w:r>
      <w:r w:rsidR="00FA40A1">
        <w:rPr>
          <w:rFonts w:ascii="Times New Roman" w:eastAsia="Times New Roman" w:hAnsi="Times New Roman"/>
        </w:rPr>
        <w:tab/>
      </w:r>
      <w:proofErr w:type="spellStart"/>
      <w:r w:rsidR="00FA40A1">
        <w:rPr>
          <w:rFonts w:ascii="Times New Roman" w:eastAsia="Times New Roman" w:hAnsi="Times New Roman"/>
        </w:rPr>
        <w:t>Xiaomi,MediaTek</w:t>
      </w:r>
      <w:proofErr w:type="spellEnd"/>
      <w:r w:rsidR="00FA40A1">
        <w:rPr>
          <w:rFonts w:ascii="Times New Roman" w:eastAsia="Times New Roman" w:hAnsi="Times New Roman"/>
        </w:rPr>
        <w:t xml:space="preserve"> Inc.</w:t>
      </w:r>
    </w:p>
    <w:p w14:paraId="2A77CEF2" w14:textId="77777777" w:rsidR="00FA40A1" w:rsidRPr="00DF0D96" w:rsidRDefault="00FA40A1" w:rsidP="00FA40A1">
      <w:pPr>
        <w:rPr>
          <w:rFonts w:eastAsia="MS Mincho"/>
          <w:lang w:eastAsia="ja-JP"/>
        </w:rPr>
      </w:pPr>
    </w:p>
    <w:p w14:paraId="514AEF42" w14:textId="52616AF6" w:rsidR="00FA40A1" w:rsidRDefault="00C62C50" w:rsidP="00FA40A1">
      <w:pPr>
        <w:rPr>
          <w:rFonts w:ascii="Times New Roman" w:eastAsia="MS Mincho" w:hAnsi="Times New Roman"/>
          <w:lang w:eastAsia="ja-JP"/>
        </w:rPr>
      </w:pPr>
      <w:hyperlink r:id="rId117" w:history="1">
        <w:r w:rsidRPr="00A516AF">
          <w:rPr>
            <w:rStyle w:val="Hyperlink"/>
            <w:rFonts w:ascii="Times New Roman" w:eastAsia="Times New Roman" w:hAnsi="Times New Roman"/>
            <w:b/>
            <w:bCs/>
            <w:highlight w:val="red"/>
          </w:rPr>
          <w:t>R1-2605668</w:t>
        </w:r>
      </w:hyperlink>
      <w:r w:rsidR="00FA40A1">
        <w:rPr>
          <w:rFonts w:ascii="Times New Roman" w:eastAsia="Times New Roman" w:hAnsi="Times New Roman"/>
        </w:rPr>
        <w:tab/>
        <w:t xml:space="preserve">Draft CR on BFR with no identified </w:t>
      </w:r>
      <w:proofErr w:type="spellStart"/>
      <w:r w:rsidR="00FA40A1">
        <w:rPr>
          <w:rFonts w:ascii="Times New Roman" w:eastAsia="Times New Roman" w:hAnsi="Times New Roman"/>
        </w:rPr>
        <w:t>q_new</w:t>
      </w:r>
      <w:proofErr w:type="spellEnd"/>
      <w:r w:rsidR="00FA40A1">
        <w:rPr>
          <w:rFonts w:ascii="Times New Roman" w:eastAsia="Times New Roman" w:hAnsi="Times New Roman"/>
        </w:rPr>
        <w:tab/>
      </w:r>
      <w:proofErr w:type="spellStart"/>
      <w:r w:rsidR="00FA40A1">
        <w:rPr>
          <w:rFonts w:ascii="Times New Roman" w:eastAsia="Times New Roman" w:hAnsi="Times New Roman"/>
        </w:rPr>
        <w:t>Ofinno</w:t>
      </w:r>
      <w:proofErr w:type="spellEnd"/>
    </w:p>
    <w:p w14:paraId="42C98C8B" w14:textId="77777777" w:rsidR="00FA40A1" w:rsidRPr="00DF0D96" w:rsidRDefault="00FA40A1" w:rsidP="00FA40A1">
      <w:pPr>
        <w:rPr>
          <w:rFonts w:eastAsia="MS Mincho"/>
          <w:lang w:eastAsia="ja-JP"/>
        </w:rPr>
      </w:pPr>
    </w:p>
    <w:p w14:paraId="49219AF8" w14:textId="1B255677" w:rsidR="00FA40A1" w:rsidRDefault="00C62C50" w:rsidP="00FA40A1">
      <w:hyperlink r:id="rId118" w:history="1">
        <w:r>
          <w:rPr>
            <w:rStyle w:val="Hyperlink"/>
            <w:rFonts w:ascii="Times New Roman" w:eastAsia="Times New Roman" w:hAnsi="Times New Roman"/>
            <w:b/>
            <w:bCs/>
          </w:rPr>
          <w:t>R1-2605799</w:t>
        </w:r>
      </w:hyperlink>
      <w:r w:rsidR="00FA40A1">
        <w:rPr>
          <w:rFonts w:ascii="Times New Roman" w:eastAsia="Times New Roman" w:hAnsi="Times New Roman"/>
        </w:rPr>
        <w:tab/>
        <w:t>Discussion on clarification of PTRS for multi-panel based scheme</w:t>
      </w:r>
      <w:r w:rsidR="00FA40A1">
        <w:rPr>
          <w:rFonts w:ascii="Times New Roman" w:eastAsia="Times New Roman" w:hAnsi="Times New Roman"/>
        </w:rPr>
        <w:tab/>
        <w:t>Samsung</w:t>
      </w:r>
    </w:p>
    <w:p w14:paraId="2942FA35" w14:textId="5085482F" w:rsidR="00FA40A1" w:rsidRDefault="00C62C50" w:rsidP="00FA40A1">
      <w:pPr>
        <w:rPr>
          <w:rFonts w:ascii="Times New Roman" w:eastAsia="MS Mincho" w:hAnsi="Times New Roman"/>
          <w:lang w:eastAsia="ja-JP"/>
        </w:rPr>
      </w:pPr>
      <w:hyperlink r:id="rId119" w:history="1">
        <w:r>
          <w:rPr>
            <w:rStyle w:val="Hyperlink"/>
            <w:rFonts w:ascii="Times New Roman" w:eastAsia="Times New Roman" w:hAnsi="Times New Roman"/>
            <w:b/>
            <w:bCs/>
          </w:rPr>
          <w:t>R1-2605800</w:t>
        </w:r>
      </w:hyperlink>
      <w:r w:rsidR="00FA40A1">
        <w:rPr>
          <w:rFonts w:ascii="Times New Roman" w:eastAsia="Times New Roman" w:hAnsi="Times New Roman"/>
        </w:rPr>
        <w:tab/>
        <w:t>draft CR on clarification of PTRS for multi-panel based scheme</w:t>
      </w:r>
      <w:r w:rsidR="00FA40A1">
        <w:rPr>
          <w:rFonts w:ascii="Times New Roman" w:eastAsia="Times New Roman" w:hAnsi="Times New Roman"/>
        </w:rPr>
        <w:tab/>
        <w:t>Samsung</w:t>
      </w:r>
    </w:p>
    <w:p w14:paraId="09857C21" w14:textId="77777777" w:rsidR="00FA40A1" w:rsidRDefault="00FA40A1" w:rsidP="00FA40A1">
      <w:pPr>
        <w:rPr>
          <w:rFonts w:ascii="Times New Roman" w:eastAsia="MS Mincho" w:hAnsi="Times New Roman"/>
          <w:lang w:eastAsia="ja-JP"/>
        </w:rPr>
      </w:pPr>
      <w:r w:rsidRPr="00FB0871">
        <w:rPr>
          <w:rFonts w:ascii="Times New Roman" w:eastAsia="MS Mincho" w:hAnsi="Times New Roman" w:hint="eastAsia"/>
          <w:highlight w:val="green"/>
          <w:lang w:eastAsia="ja-JP"/>
        </w:rPr>
        <w:t>Agreement:</w:t>
      </w:r>
    </w:p>
    <w:p w14:paraId="60F7AC4B" w14:textId="0A65B1FF" w:rsidR="00FA40A1" w:rsidRDefault="00FA40A1" w:rsidP="00FA40A1">
      <w:pPr>
        <w:rPr>
          <w:rFonts w:ascii="Times New Roman" w:eastAsia="MS Mincho" w:hAnsi="Times New Roman"/>
          <w:lang w:eastAsia="ja-JP"/>
        </w:rPr>
      </w:pPr>
      <w:r>
        <w:rPr>
          <w:rFonts w:ascii="Times New Roman" w:eastAsia="MS Mincho" w:hAnsi="Times New Roman" w:hint="eastAsia"/>
          <w:lang w:eastAsia="ja-JP"/>
        </w:rPr>
        <w:t xml:space="preserve">The </w:t>
      </w:r>
      <w:r w:rsidRPr="00644A76">
        <w:rPr>
          <w:rFonts w:ascii="Times New Roman" w:eastAsia="MS Mincho" w:hAnsi="Times New Roman" w:hint="eastAsia"/>
          <w:b/>
          <w:bCs/>
          <w:color w:val="FF0000"/>
          <w:lang w:eastAsia="ja-JP"/>
        </w:rPr>
        <w:t>draft CR for TS38.214</w:t>
      </w:r>
      <w:r w:rsidRPr="00644A76">
        <w:rPr>
          <w:rFonts w:ascii="Times New Roman" w:eastAsia="MS Mincho" w:hAnsi="Times New Roman" w:hint="eastAsia"/>
          <w:color w:val="FF0000"/>
          <w:lang w:eastAsia="ja-JP"/>
        </w:rPr>
        <w:t xml:space="preserve"> </w:t>
      </w:r>
      <w:r>
        <w:rPr>
          <w:rFonts w:ascii="Times New Roman" w:eastAsia="MS Mincho" w:hAnsi="Times New Roman" w:hint="eastAsia"/>
          <w:lang w:eastAsia="ja-JP"/>
        </w:rPr>
        <w:t xml:space="preserve">in </w:t>
      </w:r>
      <w:hyperlink r:id="rId120" w:history="1">
        <w:r w:rsidR="00C62C50">
          <w:rPr>
            <w:rStyle w:val="Hyperlink"/>
            <w:rFonts w:ascii="Times New Roman" w:eastAsia="MS Mincho" w:hAnsi="Times New Roman"/>
            <w:lang w:eastAsia="ja-JP"/>
          </w:rPr>
          <w:t>R1-2605800</w:t>
        </w:r>
      </w:hyperlink>
      <w:r>
        <w:rPr>
          <w:rFonts w:ascii="Times New Roman" w:eastAsia="MS Mincho" w:hAnsi="Times New Roman" w:hint="eastAsia"/>
          <w:lang w:eastAsia="ja-JP"/>
        </w:rPr>
        <w:t xml:space="preserve"> is </w:t>
      </w:r>
      <w:r w:rsidRPr="00644A76">
        <w:rPr>
          <w:rFonts w:ascii="Times New Roman" w:eastAsia="MS Mincho" w:hAnsi="Times New Roman" w:hint="eastAsia"/>
          <w:b/>
          <w:bCs/>
          <w:color w:val="FF0000"/>
          <w:lang w:eastAsia="ja-JP"/>
        </w:rPr>
        <w:t>endorsed in principle</w:t>
      </w:r>
      <w:r w:rsidRPr="00644A76">
        <w:rPr>
          <w:rFonts w:ascii="Times New Roman" w:eastAsia="MS Mincho" w:hAnsi="Times New Roman" w:hint="eastAsia"/>
          <w:color w:val="FF0000"/>
          <w:lang w:eastAsia="ja-JP"/>
        </w:rPr>
        <w:t xml:space="preserve"> </w:t>
      </w:r>
      <w:r>
        <w:rPr>
          <w:rFonts w:ascii="Times New Roman" w:eastAsia="MS Mincho" w:hAnsi="Times New Roman" w:hint="eastAsia"/>
          <w:lang w:eastAsia="ja-JP"/>
        </w:rPr>
        <w:t xml:space="preserve">with removing </w:t>
      </w:r>
      <w:r>
        <w:rPr>
          <w:rFonts w:ascii="Times New Roman" w:eastAsia="MS Mincho" w:hAnsi="Times New Roman"/>
          <w:lang w:eastAsia="ja-JP"/>
        </w:rPr>
        <w:t>“</w:t>
      </w:r>
      <w:r w:rsidRPr="00724CB1">
        <w:rPr>
          <w:color w:val="FF0000"/>
        </w:rPr>
        <w:t>'codebook'/</w:t>
      </w:r>
      <w:r>
        <w:rPr>
          <w:rFonts w:ascii="Times New Roman" w:eastAsia="MS Mincho" w:hAnsi="Times New Roman"/>
          <w:lang w:eastAsia="ja-JP"/>
        </w:rPr>
        <w:t>”</w:t>
      </w:r>
      <w:r>
        <w:rPr>
          <w:rFonts w:ascii="Times New Roman" w:eastAsia="MS Mincho" w:hAnsi="Times New Roman" w:hint="eastAsia"/>
          <w:lang w:eastAsia="ja-JP"/>
        </w:rPr>
        <w:t xml:space="preserve"> from the revision.</w:t>
      </w:r>
    </w:p>
    <w:p w14:paraId="18999CD4" w14:textId="771234C4" w:rsidR="00FA40A1" w:rsidRPr="00486D8E" w:rsidRDefault="00FA40A1" w:rsidP="00FA40A1">
      <w:pPr>
        <w:rPr>
          <w:rFonts w:ascii="Times New Roman" w:eastAsia="MS Mincho" w:hAnsi="Times New Roman"/>
          <w:lang w:eastAsia="ja-JP"/>
        </w:rPr>
      </w:pPr>
      <w:r>
        <w:rPr>
          <w:rFonts w:ascii="Times New Roman" w:eastAsia="MS Mincho" w:hAnsi="Times New Roman" w:hint="eastAsia"/>
          <w:lang w:eastAsia="ja-JP"/>
        </w:rPr>
        <w:t xml:space="preserve">Final CRs in </w:t>
      </w:r>
      <w:hyperlink r:id="rId121" w:history="1">
        <w:r w:rsidR="00C62C50">
          <w:rPr>
            <w:rStyle w:val="Hyperlink"/>
            <w:rFonts w:ascii="Times New Roman" w:eastAsiaTheme="minorEastAsia" w:hAnsi="Times New Roman"/>
            <w:lang w:eastAsia="zh-CN"/>
          </w:rPr>
          <w:t>R1-2606887</w:t>
        </w:r>
      </w:hyperlink>
      <w:r w:rsidRPr="00FA40A1">
        <w:rPr>
          <w:rFonts w:ascii="Times New Roman" w:eastAsiaTheme="minorEastAsia" w:hAnsi="Times New Roman"/>
          <w:lang w:eastAsia="zh-CN"/>
        </w:rPr>
        <w:t xml:space="preserve"> (revised in </w:t>
      </w:r>
      <w:hyperlink r:id="rId122" w:history="1">
        <w:r w:rsidR="00C62C50">
          <w:rPr>
            <w:rStyle w:val="Hyperlink"/>
            <w:rFonts w:ascii="Times New Roman" w:eastAsiaTheme="minorEastAsia" w:hAnsi="Times New Roman"/>
            <w:lang w:eastAsia="zh-CN"/>
          </w:rPr>
          <w:t>R1-2606917</w:t>
        </w:r>
      </w:hyperlink>
      <w:r w:rsidRPr="00FA40A1">
        <w:rPr>
          <w:rFonts w:ascii="Times New Roman" w:eastAsiaTheme="minorEastAsia" w:hAnsi="Times New Roman"/>
          <w:lang w:eastAsia="zh-CN"/>
        </w:rPr>
        <w:t>)</w:t>
      </w:r>
      <w:r w:rsidRPr="00FA40A1">
        <w:rPr>
          <w:rFonts w:ascii="Times New Roman" w:eastAsia="MS Mincho" w:hAnsi="Times New Roman" w:hint="eastAsia"/>
          <w:lang w:eastAsia="ja-JP"/>
        </w:rPr>
        <w:t xml:space="preserve"> for Rel-18 and in </w:t>
      </w:r>
      <w:hyperlink r:id="rId123" w:history="1">
        <w:r w:rsidR="00C62C50">
          <w:rPr>
            <w:rStyle w:val="Hyperlink"/>
            <w:rFonts w:ascii="Times New Roman" w:eastAsia="MS Mincho" w:hAnsi="Times New Roman"/>
            <w:lang w:eastAsia="ja-JP"/>
          </w:rPr>
          <w:t>R1-2606888</w:t>
        </w:r>
      </w:hyperlink>
      <w:r>
        <w:rPr>
          <w:rFonts w:ascii="Times New Roman" w:eastAsia="MS Mincho" w:hAnsi="Times New Roman" w:hint="eastAsia"/>
          <w:lang w:eastAsia="ja-JP"/>
        </w:rPr>
        <w:t xml:space="preserve"> </w:t>
      </w:r>
      <w:r>
        <w:rPr>
          <w:rFonts w:ascii="Times New Roman" w:eastAsiaTheme="minorEastAsia" w:hAnsi="Times New Roman"/>
          <w:lang w:eastAsia="zh-CN"/>
        </w:rPr>
        <w:t xml:space="preserve">(revised in </w:t>
      </w:r>
      <w:hyperlink r:id="rId124" w:history="1">
        <w:r w:rsidR="00C62C50">
          <w:rPr>
            <w:rStyle w:val="Hyperlink"/>
            <w:rFonts w:ascii="Times New Roman" w:eastAsiaTheme="minorEastAsia" w:hAnsi="Times New Roman"/>
            <w:lang w:eastAsia="zh-CN"/>
          </w:rPr>
          <w:t>R1-2606918</w:t>
        </w:r>
      </w:hyperlink>
      <w:r>
        <w:rPr>
          <w:rFonts w:ascii="Times New Roman" w:eastAsiaTheme="minorEastAsia" w:hAnsi="Times New Roman"/>
          <w:lang w:eastAsia="zh-CN"/>
        </w:rPr>
        <w:t xml:space="preserve">) </w:t>
      </w:r>
      <w:r>
        <w:rPr>
          <w:rFonts w:ascii="Times New Roman" w:eastAsia="MS Mincho" w:hAnsi="Times New Roman" w:hint="eastAsia"/>
          <w:lang w:eastAsia="ja-JP"/>
        </w:rPr>
        <w:t xml:space="preserve">for Rel-19 are </w:t>
      </w:r>
      <w:r w:rsidRPr="00FA40A1">
        <w:rPr>
          <w:rFonts w:ascii="Times New Roman" w:eastAsia="MS Mincho" w:hAnsi="Times New Roman"/>
          <w:highlight w:val="green"/>
          <w:lang w:eastAsia="ja-JP"/>
        </w:rPr>
        <w:t>agreed</w:t>
      </w:r>
      <w:r>
        <w:rPr>
          <w:rFonts w:ascii="Times New Roman" w:eastAsia="MS Mincho" w:hAnsi="Times New Roman" w:hint="eastAsia"/>
          <w:lang w:eastAsia="ja-JP"/>
        </w:rPr>
        <w:t>.</w:t>
      </w:r>
    </w:p>
    <w:p w14:paraId="582233DA" w14:textId="77777777" w:rsidR="00FA40A1" w:rsidRDefault="00FA40A1" w:rsidP="00FA40A1">
      <w:pPr>
        <w:rPr>
          <w:rFonts w:ascii="Times New Roman" w:eastAsia="MS Mincho" w:hAnsi="Times New Roman"/>
          <w:lang w:eastAsia="ja-JP"/>
        </w:rPr>
      </w:pPr>
    </w:p>
    <w:p w14:paraId="332C0CEF" w14:textId="206AE0BB" w:rsidR="00FA40A1" w:rsidRDefault="00C62C50" w:rsidP="00FA40A1">
      <w:hyperlink r:id="rId125" w:history="1">
        <w:r>
          <w:rPr>
            <w:rStyle w:val="Hyperlink"/>
            <w:rFonts w:ascii="Times New Roman" w:eastAsia="Times New Roman" w:hAnsi="Times New Roman"/>
            <w:b/>
            <w:bCs/>
          </w:rPr>
          <w:t>R1-2606217</w:t>
        </w:r>
      </w:hyperlink>
      <w:r w:rsidR="00FA40A1">
        <w:rPr>
          <w:rFonts w:ascii="Times New Roman" w:eastAsia="Times New Roman" w:hAnsi="Times New Roman"/>
        </w:rPr>
        <w:tab/>
        <w:t xml:space="preserve">Discussion on determining </w:t>
      </w:r>
      <w:proofErr w:type="spellStart"/>
      <w:r w:rsidR="00FA40A1">
        <w:rPr>
          <w:rFonts w:ascii="Times New Roman" w:eastAsia="Times New Roman" w:hAnsi="Times New Roman"/>
        </w:rPr>
        <w:t>Toffset</w:t>
      </w:r>
      <w:proofErr w:type="spellEnd"/>
      <w:r w:rsidR="00FA40A1">
        <w:rPr>
          <w:rFonts w:ascii="Times New Roman" w:eastAsia="Times New Roman" w:hAnsi="Times New Roman"/>
        </w:rPr>
        <w:t xml:space="preserve"> value for P-CSI on uplink switching scenario</w:t>
      </w:r>
      <w:r w:rsidR="00FA40A1">
        <w:rPr>
          <w:rFonts w:ascii="Times New Roman" w:eastAsia="Times New Roman" w:hAnsi="Times New Roman"/>
        </w:rPr>
        <w:tab/>
        <w:t>MediaTek Inc.</w:t>
      </w:r>
    </w:p>
    <w:p w14:paraId="3BF90564" w14:textId="6B3D0846" w:rsidR="00FA40A1" w:rsidRPr="007164A2" w:rsidRDefault="00C62C50" w:rsidP="00FA40A1">
      <w:pPr>
        <w:ind w:left="1440" w:hanging="1440"/>
      </w:pPr>
      <w:hyperlink r:id="rId126" w:history="1">
        <w:r w:rsidRPr="007164A2">
          <w:rPr>
            <w:rStyle w:val="Hyperlink"/>
            <w:rFonts w:ascii="Times New Roman" w:eastAsia="Times New Roman" w:hAnsi="Times New Roman"/>
            <w:highlight w:val="red"/>
          </w:rPr>
          <w:t>R1-2606218</w:t>
        </w:r>
      </w:hyperlink>
      <w:r w:rsidR="00FA40A1" w:rsidRPr="007164A2">
        <w:rPr>
          <w:rFonts w:ascii="Times New Roman" w:eastAsia="Times New Roman" w:hAnsi="Times New Roman"/>
        </w:rPr>
        <w:tab/>
        <w:t xml:space="preserve">[R16] Draft CR on determining </w:t>
      </w:r>
      <w:proofErr w:type="spellStart"/>
      <w:r w:rsidR="00FA40A1" w:rsidRPr="007164A2">
        <w:rPr>
          <w:rFonts w:ascii="Times New Roman" w:eastAsia="Times New Roman" w:hAnsi="Times New Roman"/>
        </w:rPr>
        <w:t>Toffset</w:t>
      </w:r>
      <w:proofErr w:type="spellEnd"/>
      <w:r w:rsidR="00FA40A1" w:rsidRPr="007164A2">
        <w:rPr>
          <w:rFonts w:ascii="Times New Roman" w:eastAsia="Times New Roman" w:hAnsi="Times New Roman"/>
        </w:rPr>
        <w:t xml:space="preserve"> value for P-CSI on uplink switching scenario</w:t>
      </w:r>
      <w:r w:rsidR="00FA40A1" w:rsidRPr="007164A2">
        <w:rPr>
          <w:rFonts w:ascii="Times New Roman" w:eastAsia="Times New Roman" w:hAnsi="Times New Roman"/>
        </w:rPr>
        <w:tab/>
        <w:t>MediaTek Inc.</w:t>
      </w:r>
    </w:p>
    <w:p w14:paraId="5B509BA0" w14:textId="258FE4C5" w:rsidR="00FA40A1" w:rsidRPr="00A516AF" w:rsidRDefault="00C62C50" w:rsidP="00FA40A1">
      <w:pPr>
        <w:rPr>
          <w:highlight w:val="red"/>
        </w:rPr>
      </w:pPr>
      <w:hyperlink r:id="rId127" w:history="1">
        <w:r w:rsidRPr="007164A2">
          <w:rPr>
            <w:rStyle w:val="Hyperlink"/>
            <w:rFonts w:ascii="Times New Roman" w:eastAsia="Times New Roman" w:hAnsi="Times New Roman"/>
            <w:highlight w:val="red"/>
          </w:rPr>
          <w:t>R1-2606219</w:t>
        </w:r>
      </w:hyperlink>
      <w:r w:rsidR="00FA40A1" w:rsidRPr="007164A2">
        <w:rPr>
          <w:rFonts w:ascii="Times New Roman" w:eastAsia="Times New Roman" w:hAnsi="Times New Roman"/>
        </w:rPr>
        <w:tab/>
        <w:t xml:space="preserve">[R17] Draft CR on determining </w:t>
      </w:r>
      <w:proofErr w:type="spellStart"/>
      <w:r w:rsidR="00FA40A1" w:rsidRPr="007164A2">
        <w:rPr>
          <w:rFonts w:ascii="Times New Roman" w:eastAsia="Times New Roman" w:hAnsi="Times New Roman"/>
        </w:rPr>
        <w:t>Toffset</w:t>
      </w:r>
      <w:proofErr w:type="spellEnd"/>
      <w:r w:rsidR="00FA40A1" w:rsidRPr="007164A2">
        <w:rPr>
          <w:rFonts w:ascii="Times New Roman" w:eastAsia="Times New Roman" w:hAnsi="Times New Roman"/>
        </w:rPr>
        <w:t xml:space="preserve"> value for P-CSI on uplink switching scenario</w:t>
      </w:r>
      <w:r w:rsidR="00FA40A1" w:rsidRPr="007164A2">
        <w:rPr>
          <w:rFonts w:ascii="Times New Roman" w:eastAsia="Times New Roman" w:hAnsi="Times New Roman"/>
        </w:rPr>
        <w:tab/>
        <w:t>MediaTek Inc.</w:t>
      </w:r>
    </w:p>
    <w:p w14:paraId="3E6F4236" w14:textId="198283E7" w:rsidR="00FA40A1" w:rsidRDefault="00C62C50" w:rsidP="00FA40A1">
      <w:pPr>
        <w:rPr>
          <w:rFonts w:ascii="Times New Roman" w:eastAsia="MS Mincho" w:hAnsi="Times New Roman"/>
          <w:lang w:eastAsia="ja-JP"/>
        </w:rPr>
      </w:pPr>
      <w:hyperlink r:id="rId128" w:history="1">
        <w:r w:rsidRPr="00A516AF">
          <w:rPr>
            <w:rStyle w:val="Hyperlink"/>
            <w:rFonts w:ascii="Times New Roman" w:eastAsia="Times New Roman" w:hAnsi="Times New Roman"/>
            <w:highlight w:val="red"/>
          </w:rPr>
          <w:t>R1-2606220</w:t>
        </w:r>
      </w:hyperlink>
      <w:r w:rsidR="00FA40A1">
        <w:rPr>
          <w:rFonts w:ascii="Times New Roman" w:eastAsia="Times New Roman" w:hAnsi="Times New Roman"/>
        </w:rPr>
        <w:tab/>
        <w:t xml:space="preserve">[R18] Draft CR on determining </w:t>
      </w:r>
      <w:proofErr w:type="spellStart"/>
      <w:r w:rsidR="00FA40A1">
        <w:rPr>
          <w:rFonts w:ascii="Times New Roman" w:eastAsia="Times New Roman" w:hAnsi="Times New Roman"/>
        </w:rPr>
        <w:t>Toffset</w:t>
      </w:r>
      <w:proofErr w:type="spellEnd"/>
      <w:r w:rsidR="00FA40A1">
        <w:rPr>
          <w:rFonts w:ascii="Times New Roman" w:eastAsia="Times New Roman" w:hAnsi="Times New Roman"/>
        </w:rPr>
        <w:t xml:space="preserve"> value for P-CSI on uplink switching scenario</w:t>
      </w:r>
      <w:r w:rsidR="00FA40A1">
        <w:rPr>
          <w:rFonts w:ascii="Times New Roman" w:eastAsia="Times New Roman" w:hAnsi="Times New Roman"/>
        </w:rPr>
        <w:tab/>
        <w:t>MediaTek Inc.</w:t>
      </w:r>
    </w:p>
    <w:p w14:paraId="4D4BD979" w14:textId="77777777" w:rsidR="00FA40A1" w:rsidRPr="00163F0E" w:rsidRDefault="00FA40A1" w:rsidP="00FA40A1">
      <w:pPr>
        <w:rPr>
          <w:rFonts w:eastAsia="MS Mincho"/>
          <w:lang w:eastAsia="ja-JP"/>
        </w:rPr>
      </w:pPr>
    </w:p>
    <w:p w14:paraId="71E2D836" w14:textId="5F6078B2" w:rsidR="00FA40A1" w:rsidRDefault="00C62C50" w:rsidP="00FA40A1">
      <w:hyperlink r:id="rId129" w:history="1">
        <w:r>
          <w:rPr>
            <w:rStyle w:val="Hyperlink"/>
            <w:rFonts w:ascii="Times New Roman" w:eastAsia="Times New Roman" w:hAnsi="Times New Roman"/>
            <w:b/>
            <w:bCs/>
          </w:rPr>
          <w:t>R1-2606348</w:t>
        </w:r>
      </w:hyperlink>
      <w:r w:rsidR="00FA40A1">
        <w:rPr>
          <w:rFonts w:ascii="Times New Roman" w:eastAsia="Times New Roman" w:hAnsi="Times New Roman"/>
        </w:rPr>
        <w:tab/>
        <w:t>PDCCH skipping termination when PUSCH repetition type B contains NACK value</w:t>
      </w:r>
      <w:r w:rsidR="00FA40A1">
        <w:rPr>
          <w:rFonts w:ascii="Times New Roman" w:eastAsia="Times New Roman" w:hAnsi="Times New Roman"/>
        </w:rPr>
        <w:tab/>
      </w:r>
      <w:proofErr w:type="spellStart"/>
      <w:r w:rsidR="00FA40A1">
        <w:rPr>
          <w:rFonts w:ascii="Times New Roman" w:eastAsia="Times New Roman" w:hAnsi="Times New Roman"/>
        </w:rPr>
        <w:t>Ofinno</w:t>
      </w:r>
      <w:proofErr w:type="spellEnd"/>
    </w:p>
    <w:p w14:paraId="268D86FB" w14:textId="211A9F88" w:rsidR="00FA40A1" w:rsidRDefault="00C62C50" w:rsidP="00FA40A1">
      <w:pPr>
        <w:rPr>
          <w:rFonts w:ascii="Times New Roman" w:eastAsia="MS Mincho" w:hAnsi="Times New Roman"/>
          <w:lang w:eastAsia="ja-JP"/>
        </w:rPr>
      </w:pPr>
      <w:hyperlink r:id="rId130" w:history="1">
        <w:r w:rsidRPr="00A516AF">
          <w:rPr>
            <w:rStyle w:val="Hyperlink"/>
            <w:rFonts w:ascii="Times New Roman" w:eastAsia="Times New Roman" w:hAnsi="Times New Roman"/>
            <w:highlight w:val="red"/>
          </w:rPr>
          <w:t>R1-2606349</w:t>
        </w:r>
      </w:hyperlink>
      <w:r w:rsidR="00FA40A1">
        <w:rPr>
          <w:rFonts w:ascii="Times New Roman" w:eastAsia="Times New Roman" w:hAnsi="Times New Roman"/>
        </w:rPr>
        <w:tab/>
        <w:t>Draft CR on PDCCH skipping termination when PUSCH repetition type B contains NACK value</w:t>
      </w:r>
      <w:r w:rsidR="00FA40A1">
        <w:rPr>
          <w:rFonts w:ascii="Times New Roman" w:eastAsiaTheme="minorEastAsia" w:hAnsi="Times New Roman"/>
          <w:lang w:eastAsia="zh-CN"/>
        </w:rPr>
        <w:tab/>
      </w:r>
      <w:r w:rsidR="00FA40A1">
        <w:rPr>
          <w:rFonts w:ascii="Times New Roman" w:eastAsiaTheme="minorEastAsia" w:hAnsi="Times New Roman"/>
          <w:lang w:eastAsia="zh-CN"/>
        </w:rPr>
        <w:tab/>
      </w:r>
      <w:r w:rsidR="00FA40A1">
        <w:rPr>
          <w:rFonts w:ascii="Times New Roman" w:eastAsia="Times New Roman" w:hAnsi="Times New Roman"/>
        </w:rPr>
        <w:tab/>
      </w:r>
      <w:proofErr w:type="spellStart"/>
      <w:r w:rsidR="00FA40A1">
        <w:rPr>
          <w:rFonts w:ascii="Times New Roman" w:eastAsia="Times New Roman" w:hAnsi="Times New Roman"/>
        </w:rPr>
        <w:t>Ofinno</w:t>
      </w:r>
      <w:proofErr w:type="spellEnd"/>
    </w:p>
    <w:p w14:paraId="1E800C4C" w14:textId="77777777" w:rsidR="00FA40A1" w:rsidRPr="00DD1EC3" w:rsidRDefault="00FA40A1" w:rsidP="00FA40A1">
      <w:pPr>
        <w:rPr>
          <w:rFonts w:eastAsia="MS Mincho"/>
          <w:lang w:eastAsia="ja-JP"/>
        </w:rPr>
      </w:pPr>
    </w:p>
    <w:p w14:paraId="31649388" w14:textId="77777777" w:rsidR="00FA40A1" w:rsidRPr="001418FD" w:rsidRDefault="00FA40A1" w:rsidP="00FA40A1">
      <w:pPr>
        <w:rPr>
          <w:rFonts w:ascii="Times New Roman" w:eastAsia="MS Mincho" w:hAnsi="Times New Roman"/>
          <w:lang w:eastAsia="ja-JP"/>
        </w:rPr>
      </w:pPr>
    </w:p>
    <w:p w14:paraId="27700566" w14:textId="77777777" w:rsidR="00FA40A1" w:rsidRPr="00FA40A1" w:rsidRDefault="00FA40A1" w:rsidP="00FA40A1"/>
    <w:p w14:paraId="272EE061" w14:textId="6ACC1505" w:rsidR="006D17C7" w:rsidRDefault="006D17C7" w:rsidP="00D10D1F">
      <w:pPr>
        <w:pStyle w:val="Heading1"/>
      </w:pPr>
      <w:bookmarkStart w:id="53" w:name="_Toc239313201"/>
      <w:r>
        <w:t>Maintenance of Rel-19 NR and E-UTRA</w:t>
      </w:r>
      <w:bookmarkEnd w:id="53"/>
    </w:p>
    <w:p w14:paraId="13EA7E5E" w14:textId="25FE8BE1" w:rsidR="006D17C7" w:rsidRPr="006D17C7" w:rsidRDefault="006D17C7" w:rsidP="006D17C7">
      <w:r w:rsidRPr="00FD0278">
        <w:rPr>
          <w:b/>
          <w:i/>
          <w:iCs/>
          <w:color w:val="FF0000"/>
        </w:rPr>
        <w:t>For Rel-1</w:t>
      </w:r>
      <w:r w:rsidRPr="00FD0278">
        <w:rPr>
          <w:rFonts w:eastAsia="DengXian" w:hint="eastAsia"/>
          <w:b/>
          <w:i/>
          <w:iCs/>
          <w:color w:val="FF0000"/>
          <w:lang w:eastAsia="zh-CN"/>
        </w:rPr>
        <w:t>9</w:t>
      </w:r>
      <w:r w:rsidRPr="00FD0278">
        <w:rPr>
          <w:b/>
          <w:i/>
          <w:iCs/>
          <w:color w:val="FF0000"/>
        </w:rPr>
        <w:t xml:space="preserve"> maintenance, </w:t>
      </w:r>
      <w:r w:rsidRPr="00FD0278">
        <w:rPr>
          <w:b/>
          <w:i/>
          <w:iCs/>
          <w:color w:val="FF0000"/>
          <w:u w:val="single"/>
        </w:rPr>
        <w:t>only essential corrections</w:t>
      </w:r>
      <w:r w:rsidRPr="00FD0278">
        <w:rPr>
          <w:b/>
          <w:i/>
          <w:iCs/>
          <w:color w:val="FF0000"/>
        </w:rPr>
        <w:t xml:space="preserve"> will be considered.</w:t>
      </w:r>
      <w:r w:rsidRPr="00FD0278">
        <w:rPr>
          <w:rFonts w:eastAsiaTheme="minorEastAsia" w:hint="eastAsia"/>
          <w:b/>
          <w:i/>
          <w:iCs/>
          <w:color w:val="FF0000"/>
          <w:lang w:eastAsia="zh-CN"/>
        </w:rPr>
        <w:t xml:space="preserve"> Individual CRs will be adopted for this meeting.</w:t>
      </w:r>
    </w:p>
    <w:p w14:paraId="330A1B69" w14:textId="24DCCED2" w:rsidR="00DB41ED" w:rsidRDefault="008648DB" w:rsidP="006D17C7">
      <w:pPr>
        <w:pStyle w:val="Heading2"/>
      </w:pPr>
      <w:bookmarkStart w:id="54" w:name="_Toc239313202"/>
      <w:r>
        <w:lastRenderedPageBreak/>
        <w:t xml:space="preserve">Maintenance on </w:t>
      </w:r>
      <w:r w:rsidR="006D17C7">
        <w:t>AI/ML for NR Air interface, NR MIMO Phase 5, NES and NTN for NR and IoT</w:t>
      </w:r>
      <w:bookmarkEnd w:id="54"/>
    </w:p>
    <w:p w14:paraId="7C553C0F" w14:textId="77777777" w:rsidR="008648DB" w:rsidRPr="003D2C74" w:rsidRDefault="008648DB" w:rsidP="008648DB">
      <w:pPr>
        <w:rPr>
          <w:bCs/>
          <w:i/>
          <w:iCs/>
        </w:rPr>
      </w:pPr>
      <w:r w:rsidRPr="003D2C74">
        <w:rPr>
          <w:bCs/>
          <w:i/>
          <w:iCs/>
        </w:rPr>
        <w:t xml:space="preserve">Note: Including AI/ML for NR Air interface, NR MIMO phase 5, NES, NR-NTN, IoT NTN phase 3, IoT-NTN TDD mode. </w:t>
      </w:r>
    </w:p>
    <w:p w14:paraId="6CEE00EF" w14:textId="77777777" w:rsidR="008648DB" w:rsidRPr="003D2C74" w:rsidRDefault="008648DB">
      <w:pPr>
        <w:numPr>
          <w:ilvl w:val="0"/>
          <w:numId w:val="95"/>
        </w:numPr>
        <w:rPr>
          <w:b/>
          <w:bCs/>
          <w:i/>
          <w:iCs/>
          <w:color w:val="EE0000"/>
        </w:rPr>
      </w:pPr>
      <w:r w:rsidRPr="003D2C74">
        <w:rPr>
          <w:b/>
          <w:bCs/>
          <w:i/>
          <w:iCs/>
          <w:color w:val="EE0000"/>
        </w:rPr>
        <w:t xml:space="preserve">Note: For more efficient review, please use/fill the WI code field when requesting </w:t>
      </w:r>
      <w:proofErr w:type="spellStart"/>
      <w:r w:rsidRPr="003D2C74">
        <w:rPr>
          <w:b/>
          <w:bCs/>
          <w:i/>
          <w:iCs/>
          <w:color w:val="EE0000"/>
        </w:rPr>
        <w:t>tdoc</w:t>
      </w:r>
      <w:proofErr w:type="spellEnd"/>
      <w:r w:rsidRPr="003D2C74">
        <w:rPr>
          <w:b/>
          <w:bCs/>
          <w:i/>
          <w:iCs/>
          <w:color w:val="EE0000"/>
        </w:rPr>
        <w:t xml:space="preserve"> numbers according to the proposals for individual items, if any. Maximum one contribution per WI code per company/organization/university</w:t>
      </w:r>
    </w:p>
    <w:p w14:paraId="281CA3B2" w14:textId="77777777" w:rsidR="008648DB" w:rsidRDefault="008648DB" w:rsidP="008648DB">
      <w:pPr>
        <w:ind w:left="1440" w:hanging="1440"/>
        <w:rPr>
          <w:rFonts w:ascii="Times New Roman" w:eastAsiaTheme="minorEastAsia" w:hAnsi="Times New Roman"/>
          <w:b/>
          <w:bCs/>
          <w:u w:val="single"/>
          <w:lang w:eastAsia="zh-CN"/>
        </w:rPr>
      </w:pPr>
    </w:p>
    <w:p w14:paraId="6DC0B974" w14:textId="24C06B91" w:rsidR="008648DB" w:rsidRPr="006B1A43" w:rsidRDefault="00C62C50" w:rsidP="008648DB">
      <w:pPr>
        <w:ind w:left="1440" w:hanging="1440"/>
        <w:rPr>
          <w:rFonts w:ascii="Times New Roman" w:eastAsiaTheme="minorEastAsia" w:hAnsi="Times New Roman"/>
          <w:b/>
          <w:bCs/>
          <w:lang w:eastAsia="zh-CN"/>
        </w:rPr>
      </w:pPr>
      <w:hyperlink r:id="rId131" w:history="1">
        <w:r w:rsidRPr="006B1A43">
          <w:rPr>
            <w:rStyle w:val="Hyperlink"/>
            <w:rFonts w:ascii="Times New Roman" w:eastAsiaTheme="minorEastAsia" w:hAnsi="Times New Roman"/>
            <w:b/>
            <w:bCs/>
            <w:lang w:eastAsia="zh-CN"/>
          </w:rPr>
          <w:t>R1-2606754</w:t>
        </w:r>
      </w:hyperlink>
      <w:r w:rsidR="008648DB" w:rsidRPr="006B1A43">
        <w:rPr>
          <w:rFonts w:ascii="Times New Roman" w:eastAsiaTheme="minorEastAsia" w:hAnsi="Times New Roman"/>
          <w:b/>
          <w:bCs/>
          <w:lang w:eastAsia="zh-CN"/>
        </w:rPr>
        <w:tab/>
        <w:t xml:space="preserve">Session Notes of AI </w:t>
      </w:r>
      <w:r w:rsidR="008648DB" w:rsidRPr="006B1A43">
        <w:rPr>
          <w:rFonts w:ascii="Times New Roman" w:eastAsiaTheme="minorEastAsia" w:hAnsi="Times New Roman" w:hint="eastAsia"/>
          <w:b/>
          <w:bCs/>
          <w:lang w:eastAsia="zh-CN"/>
        </w:rPr>
        <w:t>8</w:t>
      </w:r>
      <w:r w:rsidR="008648DB" w:rsidRPr="006B1A43">
        <w:rPr>
          <w:rFonts w:ascii="Times New Roman" w:eastAsiaTheme="minorEastAsia" w:hAnsi="Times New Roman"/>
          <w:b/>
          <w:bCs/>
          <w:lang w:eastAsia="zh-CN"/>
        </w:rPr>
        <w:t>.</w:t>
      </w:r>
      <w:r w:rsidR="008648DB" w:rsidRPr="006B1A43">
        <w:rPr>
          <w:rFonts w:ascii="Times New Roman" w:eastAsiaTheme="minorEastAsia" w:hAnsi="Times New Roman" w:hint="eastAsia"/>
          <w:b/>
          <w:bCs/>
          <w:lang w:eastAsia="zh-CN"/>
        </w:rPr>
        <w:t>1</w:t>
      </w:r>
      <w:r w:rsidR="008648DB" w:rsidRPr="006B1A43">
        <w:rPr>
          <w:rFonts w:ascii="Times New Roman" w:eastAsiaTheme="minorEastAsia" w:hAnsi="Times New Roman"/>
          <w:b/>
          <w:bCs/>
          <w:lang w:eastAsia="zh-CN"/>
        </w:rPr>
        <w:tab/>
        <w:t>Ad-Hoc Chair (Ericsson)</w:t>
      </w:r>
    </w:p>
    <w:p w14:paraId="7EEA4126" w14:textId="77777777" w:rsidR="006B1A43" w:rsidRPr="006B1A43" w:rsidRDefault="006B1A43" w:rsidP="006B1A43">
      <w:pPr>
        <w:rPr>
          <w:rFonts w:ascii="Times New Roman" w:eastAsiaTheme="minorEastAsia" w:hAnsi="Times New Roman"/>
          <w:lang w:eastAsia="zh-CN"/>
        </w:rPr>
      </w:pPr>
      <w:r w:rsidRPr="006B1A43">
        <w:rPr>
          <w:rFonts w:ascii="Times New Roman" w:eastAsiaTheme="minorEastAsia" w:hAnsi="Times New Roman"/>
          <w:b/>
          <w:bCs/>
          <w:lang w:eastAsia="zh-CN"/>
        </w:rPr>
        <w:t>Friday decision:</w:t>
      </w:r>
      <w:r w:rsidRPr="006B1A43">
        <w:rPr>
          <w:rFonts w:ascii="Times New Roman" w:eastAsiaTheme="minorEastAsia" w:hAnsi="Times New Roman"/>
          <w:lang w:eastAsia="zh-CN"/>
        </w:rPr>
        <w:t xml:space="preserve"> The session notes are endorsed and contents reflected below.</w:t>
      </w:r>
    </w:p>
    <w:p w14:paraId="69A07E3C" w14:textId="77777777" w:rsidR="008648DB" w:rsidRPr="00F64A15" w:rsidRDefault="008648DB" w:rsidP="006B1A43">
      <w:pPr>
        <w:rPr>
          <w:rFonts w:ascii="Times New Roman" w:eastAsiaTheme="minorEastAsia" w:hAnsi="Times New Roman"/>
          <w:b/>
          <w:bCs/>
          <w:u w:val="single"/>
          <w:lang w:eastAsia="zh-CN"/>
        </w:rPr>
      </w:pPr>
    </w:p>
    <w:p w14:paraId="4D17C439" w14:textId="77777777" w:rsidR="008648DB" w:rsidRPr="009B24DC" w:rsidRDefault="008648DB" w:rsidP="008648DB">
      <w:pPr>
        <w:ind w:left="1440" w:hanging="1440"/>
        <w:rPr>
          <w:rFonts w:eastAsiaTheme="minorEastAsia"/>
          <w:b/>
          <w:bCs/>
          <w:u w:val="single"/>
          <w:lang w:eastAsia="zh-CN"/>
        </w:rPr>
      </w:pPr>
      <w:r w:rsidRPr="009B24DC">
        <w:rPr>
          <w:rFonts w:ascii="Times New Roman" w:eastAsiaTheme="minorEastAsia" w:hAnsi="Times New Roman" w:hint="eastAsia"/>
          <w:b/>
          <w:bCs/>
          <w:u w:val="single"/>
          <w:lang w:eastAsia="zh-CN"/>
        </w:rPr>
        <w:t>AI/ML</w:t>
      </w:r>
    </w:p>
    <w:p w14:paraId="23CFA549" w14:textId="7C0C76F4" w:rsidR="008648DB" w:rsidRDefault="00C62C50" w:rsidP="008648DB">
      <w:hyperlink r:id="rId132" w:history="1">
        <w:r>
          <w:rPr>
            <w:rStyle w:val="Hyperlink"/>
            <w:rFonts w:ascii="Times New Roman" w:eastAsia="Times New Roman" w:hAnsi="Times New Roman"/>
          </w:rPr>
          <w:t>R1-2605803</w:t>
        </w:r>
      </w:hyperlink>
      <w:r w:rsidR="008648DB">
        <w:rPr>
          <w:rFonts w:ascii="Times New Roman" w:eastAsia="Times New Roman" w:hAnsi="Times New Roman"/>
        </w:rPr>
        <w:tab/>
        <w:t>Remaining issue on AI/ML for NR Air Interface</w:t>
      </w:r>
      <w:r w:rsidR="008648DB">
        <w:rPr>
          <w:rFonts w:ascii="Times New Roman" w:eastAsia="Times New Roman" w:hAnsi="Times New Roman"/>
        </w:rPr>
        <w:tab/>
        <w:t>Samsung</w:t>
      </w:r>
    </w:p>
    <w:p w14:paraId="7004AE8B" w14:textId="704C2167" w:rsidR="008648DB" w:rsidRDefault="00C62C50" w:rsidP="008648DB">
      <w:pPr>
        <w:rPr>
          <w:rFonts w:ascii="Times New Roman" w:eastAsia="Times New Roman" w:hAnsi="Times New Roman"/>
        </w:rPr>
      </w:pPr>
      <w:hyperlink r:id="rId133" w:history="1">
        <w:r>
          <w:rPr>
            <w:rStyle w:val="Hyperlink"/>
            <w:rFonts w:ascii="Times New Roman" w:eastAsia="Times New Roman" w:hAnsi="Times New Roman"/>
          </w:rPr>
          <w:t>R1-2605943</w:t>
        </w:r>
      </w:hyperlink>
      <w:r w:rsidR="008648DB">
        <w:rPr>
          <w:rFonts w:ascii="Times New Roman" w:eastAsia="Times New Roman" w:hAnsi="Times New Roman"/>
        </w:rPr>
        <w:tab/>
        <w:t>Maintenance on AIML BM and NTN for NR and IoT</w:t>
      </w:r>
      <w:r w:rsidR="008648DB">
        <w:rPr>
          <w:rFonts w:ascii="Times New Roman" w:eastAsia="Times New Roman" w:hAnsi="Times New Roman"/>
        </w:rPr>
        <w:tab/>
      </w:r>
      <w:r w:rsidR="008648DB">
        <w:rPr>
          <w:rFonts w:ascii="Times New Roman" w:eastAsiaTheme="minorEastAsia" w:hAnsi="Times New Roman"/>
          <w:lang w:eastAsia="zh-CN"/>
        </w:rPr>
        <w:tab/>
      </w:r>
      <w:r w:rsidR="008648DB">
        <w:rPr>
          <w:rFonts w:ascii="Times New Roman" w:eastAsia="Times New Roman" w:hAnsi="Times New Roman"/>
        </w:rPr>
        <w:t>Ericsson</w:t>
      </w:r>
    </w:p>
    <w:p w14:paraId="4A24A548" w14:textId="75AF9F3B" w:rsidR="00D02238" w:rsidRDefault="00D02238" w:rsidP="00D02238">
      <w:pPr>
        <w:ind w:left="720" w:firstLine="720"/>
      </w:pPr>
      <w:r>
        <w:rPr>
          <w:rFonts w:ascii="Times New Roman" w:eastAsia="Times New Roman" w:hAnsi="Times New Roman"/>
        </w:rPr>
        <w:t>Revised in R1-2806745</w:t>
      </w:r>
    </w:p>
    <w:p w14:paraId="7EA90034" w14:textId="16BAE999" w:rsidR="008648DB" w:rsidRDefault="00C62C50" w:rsidP="008648DB">
      <w:hyperlink r:id="rId134" w:history="1">
        <w:r>
          <w:rPr>
            <w:rStyle w:val="Hyperlink"/>
            <w:rFonts w:ascii="Times New Roman" w:eastAsia="Times New Roman" w:hAnsi="Times New Roman"/>
          </w:rPr>
          <w:t>R1-2606113</w:t>
        </w:r>
      </w:hyperlink>
      <w:r w:rsidR="008648DB">
        <w:rPr>
          <w:rFonts w:ascii="Times New Roman" w:eastAsia="Times New Roman" w:hAnsi="Times New Roman"/>
        </w:rPr>
        <w:tab/>
        <w:t>Maintenance on AI/ML for NR Air interface</w:t>
      </w:r>
      <w:r w:rsidR="008648DB">
        <w:rPr>
          <w:rFonts w:ascii="Times New Roman" w:eastAsia="Times New Roman" w:hAnsi="Times New Roman"/>
        </w:rPr>
        <w:tab/>
        <w:t>LG Electronics</w:t>
      </w:r>
    </w:p>
    <w:p w14:paraId="3479D8E1" w14:textId="5DA04460" w:rsidR="008648DB" w:rsidRDefault="00C62C50" w:rsidP="008648DB">
      <w:hyperlink r:id="rId135" w:history="1">
        <w:r>
          <w:rPr>
            <w:rStyle w:val="Hyperlink"/>
            <w:rFonts w:ascii="Times New Roman" w:eastAsia="Times New Roman" w:hAnsi="Times New Roman"/>
          </w:rPr>
          <w:t>R1-2606461</w:t>
        </w:r>
      </w:hyperlink>
      <w:r w:rsidR="008648DB">
        <w:rPr>
          <w:rFonts w:ascii="Times New Roman" w:eastAsia="Times New Roman" w:hAnsi="Times New Roman"/>
        </w:rPr>
        <w:tab/>
        <w:t>Maintenance on AI/ML for NR Air Interface</w:t>
      </w:r>
      <w:r w:rsidR="008648DB">
        <w:rPr>
          <w:rFonts w:ascii="Times New Roman" w:eastAsia="Times New Roman" w:hAnsi="Times New Roman"/>
        </w:rPr>
        <w:tab/>
        <w:t>Sharp</w:t>
      </w:r>
    </w:p>
    <w:p w14:paraId="418211AB" w14:textId="14A15860" w:rsidR="008648DB" w:rsidRDefault="00C62C50" w:rsidP="008648DB">
      <w:hyperlink r:id="rId136" w:history="1">
        <w:r>
          <w:rPr>
            <w:rStyle w:val="Hyperlink"/>
            <w:rFonts w:ascii="Times New Roman" w:eastAsia="Times New Roman" w:hAnsi="Times New Roman"/>
          </w:rPr>
          <w:t>R1-2606715</w:t>
        </w:r>
      </w:hyperlink>
      <w:r w:rsidR="008648DB">
        <w:rPr>
          <w:rFonts w:ascii="Times New Roman" w:eastAsia="Times New Roman" w:hAnsi="Times New Roman"/>
        </w:rPr>
        <w:tab/>
        <w:t>Maintenance on AI/ML for NR Air interface</w:t>
      </w:r>
      <w:r w:rsidR="008648DB">
        <w:rPr>
          <w:rFonts w:ascii="Times New Roman" w:eastAsia="Times New Roman" w:hAnsi="Times New Roman"/>
        </w:rPr>
        <w:tab/>
        <w:t xml:space="preserve">Huawei, </w:t>
      </w:r>
      <w:proofErr w:type="spellStart"/>
      <w:r w:rsidR="008648DB">
        <w:rPr>
          <w:rFonts w:ascii="Times New Roman" w:eastAsia="Times New Roman" w:hAnsi="Times New Roman"/>
        </w:rPr>
        <w:t>HiSilicon</w:t>
      </w:r>
      <w:proofErr w:type="spellEnd"/>
    </w:p>
    <w:p w14:paraId="35ECB679" w14:textId="77777777" w:rsidR="008648DB" w:rsidRDefault="008648DB" w:rsidP="008648DB">
      <w:pPr>
        <w:rPr>
          <w:rFonts w:ascii="Times New Roman" w:eastAsia="DengXian" w:hAnsi="Times New Roman"/>
          <w:lang w:eastAsia="zh-CN"/>
        </w:rPr>
      </w:pPr>
    </w:p>
    <w:p w14:paraId="55210245" w14:textId="0A87E966" w:rsidR="008648DB" w:rsidRPr="00EA74C1" w:rsidRDefault="00C62C50" w:rsidP="008648DB">
      <w:pPr>
        <w:pStyle w:val="3GPPNormalText"/>
        <w:rPr>
          <w:sz w:val="20"/>
          <w:szCs w:val="20"/>
        </w:rPr>
      </w:pPr>
      <w:hyperlink r:id="rId137" w:history="1">
        <w:r>
          <w:rPr>
            <w:rStyle w:val="Hyperlink"/>
            <w:sz w:val="20"/>
            <w:szCs w:val="20"/>
          </w:rPr>
          <w:t>R1-2606794</w:t>
        </w:r>
      </w:hyperlink>
      <w:r w:rsidR="00D02238" w:rsidRPr="00EA74C1">
        <w:rPr>
          <w:sz w:val="20"/>
          <w:szCs w:val="20"/>
        </w:rPr>
        <w:tab/>
      </w:r>
      <w:r w:rsidR="00D02238" w:rsidRPr="00EA74C1">
        <w:rPr>
          <w:sz w:val="20"/>
          <w:szCs w:val="20"/>
          <w:lang w:val="en-GB"/>
        </w:rPr>
        <w:t>Summary #1 of maintenance on CSI prediction</w:t>
      </w:r>
      <w:r w:rsidR="00D02238" w:rsidRPr="00EA74C1">
        <w:rPr>
          <w:sz w:val="20"/>
          <w:szCs w:val="20"/>
          <w:lang w:val="en-GB"/>
        </w:rPr>
        <w:tab/>
        <w:t>Moderator (LG Electronics)</w:t>
      </w:r>
    </w:p>
    <w:p w14:paraId="724DC213" w14:textId="77777777" w:rsidR="00EA74C1" w:rsidRPr="00893A04" w:rsidRDefault="00EA74C1" w:rsidP="00EA74C1">
      <w:pPr>
        <w:pStyle w:val="3GPPNormalText"/>
        <w:rPr>
          <w:b/>
          <w:bCs/>
        </w:rPr>
      </w:pPr>
      <w:r w:rsidRPr="00EB1696">
        <w:rPr>
          <w:b/>
          <w:bCs/>
          <w:highlight w:val="green"/>
        </w:rPr>
        <w:t>Agreement:</w:t>
      </w:r>
    </w:p>
    <w:p w14:paraId="2C1B4E9C" w14:textId="77777777" w:rsidR="00EA74C1" w:rsidRDefault="00EA74C1" w:rsidP="00EA74C1">
      <w:r w:rsidRPr="00F50B55">
        <w:t>T</w:t>
      </w:r>
      <w:r w:rsidRPr="00F50B55">
        <w:rPr>
          <w:rFonts w:hint="eastAsia"/>
        </w:rPr>
        <w:t xml:space="preserve">he following TP </w:t>
      </w:r>
      <w:r w:rsidRPr="00F50B55">
        <w:rPr>
          <w:rFonts w:hint="eastAsia"/>
          <w:lang w:eastAsia="ko-KR"/>
        </w:rPr>
        <w:t>for</w:t>
      </w:r>
      <w:r w:rsidRPr="00F50B55">
        <w:rPr>
          <w:rFonts w:hint="eastAsia"/>
        </w:rPr>
        <w:t xml:space="preserve"> TS 38.21</w:t>
      </w:r>
      <w:r w:rsidRPr="00F50B55">
        <w:rPr>
          <w:rFonts w:hint="eastAsia"/>
          <w:lang w:eastAsia="ko-KR"/>
        </w:rPr>
        <w:t>4</w:t>
      </w:r>
      <w:r w:rsidRPr="00F50B55">
        <w:rPr>
          <w:rFonts w:hint="eastAsia"/>
        </w:rPr>
        <w:t xml:space="preserve"> </w:t>
      </w:r>
      <w:r w:rsidRPr="00F50B55">
        <w:rPr>
          <w:rFonts w:hint="eastAsia"/>
          <w:lang w:eastAsia="ko-KR"/>
        </w:rPr>
        <w:t>Clause 5.2.1.6</w:t>
      </w:r>
      <w:r w:rsidRPr="00F50B55">
        <w:rPr>
          <w:lang w:eastAsia="ko-KR"/>
        </w:rPr>
        <w:t xml:space="preserve"> is endorsed</w:t>
      </w:r>
      <w:r w:rsidRPr="00F50B55">
        <w:rPr>
          <w:rFonts w:hint="eastAsia"/>
        </w:rPr>
        <w:t>.</w:t>
      </w:r>
    </w:p>
    <w:p w14:paraId="7733E875" w14:textId="77777777" w:rsidR="006B1A43" w:rsidRPr="00F50B55" w:rsidRDefault="006B1A43" w:rsidP="00EA74C1"/>
    <w:p w14:paraId="2EA38C51" w14:textId="5CC2213C" w:rsidR="00EA74C1" w:rsidRPr="00F50B55" w:rsidRDefault="00EA74C1" w:rsidP="00EA74C1">
      <w:r w:rsidRPr="00F50B55">
        <w:t xml:space="preserve">The corresponding CR for Rel-19, TS 38.214 in </w:t>
      </w:r>
      <w:hyperlink r:id="rId138" w:history="1">
        <w:r w:rsidR="00C62C50">
          <w:rPr>
            <w:rStyle w:val="Hyperlink"/>
          </w:rPr>
          <w:t>R1-2606870</w:t>
        </w:r>
      </w:hyperlink>
      <w:r w:rsidR="004B4498" w:rsidRPr="00F50B55">
        <w:t xml:space="preserve"> (revise</w:t>
      </w:r>
      <w:r w:rsidR="00F257AB">
        <w:t xml:space="preserve">d in </w:t>
      </w:r>
      <w:hyperlink r:id="rId139" w:history="1">
        <w:r w:rsidR="00C62C50">
          <w:rPr>
            <w:rStyle w:val="Hyperlink"/>
            <w:highlight w:val="green"/>
          </w:rPr>
          <w:t>R1-2606932</w:t>
        </w:r>
      </w:hyperlink>
      <w:r w:rsidR="004B4498" w:rsidRPr="00F50B55">
        <w:t>)</w:t>
      </w:r>
      <w:r w:rsidRPr="00F50B55">
        <w:t xml:space="preserve"> is </w:t>
      </w:r>
      <w:r w:rsidR="004B4498" w:rsidRPr="00F50B55">
        <w:rPr>
          <w:highlight w:val="green"/>
        </w:rPr>
        <w:t>agreed</w:t>
      </w:r>
      <w:r w:rsidRPr="00F50B55">
        <w:t xml:space="preserve">. </w:t>
      </w:r>
    </w:p>
    <w:p w14:paraId="4A94D9A4" w14:textId="0D1FACA3" w:rsidR="00B2399C" w:rsidRPr="006B1A43" w:rsidRDefault="00B2399C" w:rsidP="00B2399C">
      <w:pPr>
        <w:rPr>
          <w:rFonts w:ascii="Times New Roman" w:hAnsi="Times New Roman"/>
          <w:szCs w:val="20"/>
        </w:rPr>
      </w:pPr>
      <w:r w:rsidRPr="00B2399C">
        <w:rPr>
          <w:rFonts w:ascii="Times New Roman" w:hAnsi="Times New Roman"/>
          <w:lang w:eastAsia="ko-KR"/>
        </w:rPr>
        <w:t>(</w:t>
      </w:r>
      <w:r w:rsidR="006B1A43">
        <w:rPr>
          <w:rFonts w:ascii="Times New Roman" w:hAnsi="Times New Roman"/>
          <w:lang w:eastAsia="ko-KR"/>
        </w:rPr>
        <w:t xml:space="preserve">Rel-19, </w:t>
      </w:r>
      <w:r w:rsidRPr="006B1A43">
        <w:rPr>
          <w:rFonts w:ascii="Times New Roman" w:hAnsi="Times New Roman"/>
          <w:szCs w:val="20"/>
          <w:lang w:eastAsia="ko-KR"/>
        </w:rPr>
        <w:t>TS38.214</w:t>
      </w:r>
      <w:r w:rsidR="006B1A43" w:rsidRPr="006B1A43">
        <w:rPr>
          <w:rFonts w:ascii="Times New Roman" w:hAnsi="Times New Roman"/>
          <w:szCs w:val="20"/>
          <w:lang w:eastAsia="ko-KR"/>
        </w:rPr>
        <w:t xml:space="preserve">, </w:t>
      </w:r>
      <w:proofErr w:type="spellStart"/>
      <w:r w:rsidR="006B1A43" w:rsidRPr="006B1A43">
        <w:rPr>
          <w:rFonts w:ascii="Times New Roman" w:hAnsi="Times New Roman"/>
          <w:szCs w:val="20"/>
        </w:rPr>
        <w:t>NR_AIML_air</w:t>
      </w:r>
      <w:proofErr w:type="spellEnd"/>
      <w:r w:rsidR="006B1A43" w:rsidRPr="006B1A43">
        <w:rPr>
          <w:rFonts w:ascii="Times New Roman" w:hAnsi="Times New Roman"/>
          <w:szCs w:val="20"/>
        </w:rPr>
        <w:t>-Core,</w:t>
      </w:r>
      <w:r w:rsidR="006B1A43" w:rsidRPr="006B1A43">
        <w:rPr>
          <w:rFonts w:ascii="Times New Roman" w:hAnsi="Times New Roman"/>
          <w:szCs w:val="20"/>
          <w:lang w:eastAsia="ko-KR"/>
        </w:rPr>
        <w:t xml:space="preserve"> </w:t>
      </w:r>
      <w:r w:rsidRPr="006B1A43">
        <w:rPr>
          <w:rFonts w:ascii="Times New Roman" w:hAnsi="Times New Roman"/>
          <w:szCs w:val="20"/>
          <w:lang w:eastAsia="ko-KR"/>
        </w:rPr>
        <w:t>CR 0769</w:t>
      </w:r>
      <w:r w:rsidR="00F50B55" w:rsidRPr="006B1A43">
        <w:rPr>
          <w:rFonts w:ascii="Times New Roman" w:hAnsi="Times New Roman"/>
          <w:szCs w:val="20"/>
          <w:lang w:eastAsia="ko-KR"/>
        </w:rPr>
        <w:t>r</w:t>
      </w:r>
      <w:r w:rsidR="00031009" w:rsidRPr="006B1A43">
        <w:rPr>
          <w:rFonts w:ascii="Times New Roman" w:hAnsi="Times New Roman"/>
          <w:szCs w:val="20"/>
          <w:lang w:eastAsia="ko-KR"/>
        </w:rPr>
        <w:t>2</w:t>
      </w:r>
      <w:r w:rsidRPr="006B1A43">
        <w:rPr>
          <w:rFonts w:ascii="Times New Roman" w:hAnsi="Times New Roman"/>
          <w:szCs w:val="20"/>
          <w:lang w:eastAsia="ko-KR"/>
        </w:rPr>
        <w:t>, Cat F)</w:t>
      </w:r>
    </w:p>
    <w:p w14:paraId="57A75C82" w14:textId="77777777" w:rsidR="00B2399C" w:rsidRPr="006B1A43" w:rsidRDefault="00B2399C" w:rsidP="00EA74C1">
      <w:pPr>
        <w:rPr>
          <w:rFonts w:ascii="Times New Roman" w:hAnsi="Times New Roman"/>
          <w:b/>
          <w:bCs/>
          <w:szCs w:val="20"/>
        </w:rPr>
      </w:pPr>
    </w:p>
    <w:tbl>
      <w:tblPr>
        <w:tblStyle w:val="TableGrid21"/>
        <w:tblW w:w="0" w:type="auto"/>
        <w:tblLook w:val="04A0" w:firstRow="1" w:lastRow="0" w:firstColumn="1" w:lastColumn="0" w:noHBand="0" w:noVBand="1"/>
      </w:tblPr>
      <w:tblGrid>
        <w:gridCol w:w="2315"/>
        <w:gridCol w:w="8121"/>
      </w:tblGrid>
      <w:tr w:rsidR="00EA74C1" w:rsidRPr="005A7D4F" w14:paraId="0F8CDACF" w14:textId="77777777" w:rsidTr="00791DCF">
        <w:tc>
          <w:tcPr>
            <w:tcW w:w="0" w:type="auto"/>
          </w:tcPr>
          <w:p w14:paraId="534ACA81" w14:textId="77777777" w:rsidR="00EA74C1" w:rsidRPr="00906235" w:rsidRDefault="00EA74C1" w:rsidP="00791DCF">
            <w:pPr>
              <w:rPr>
                <w:bCs/>
                <w:szCs w:val="20"/>
              </w:rPr>
            </w:pPr>
            <w:r w:rsidRPr="00906235">
              <w:rPr>
                <w:bCs/>
              </w:rPr>
              <w:t>Reason for change</w:t>
            </w:r>
          </w:p>
        </w:tc>
        <w:tc>
          <w:tcPr>
            <w:tcW w:w="0" w:type="auto"/>
          </w:tcPr>
          <w:p w14:paraId="774790D9" w14:textId="77777777" w:rsidR="00EA74C1" w:rsidRPr="00680015" w:rsidRDefault="00EA74C1" w:rsidP="00791DCF">
            <w:pPr>
              <w:rPr>
                <w:rFonts w:eastAsiaTheme="minorEastAsia"/>
                <w:szCs w:val="20"/>
                <w:lang w:val="x-none" w:eastAsia="ko-KR"/>
              </w:rPr>
            </w:pPr>
            <w:r>
              <w:rPr>
                <w:rFonts w:eastAsiaTheme="minorEastAsia" w:hint="eastAsia"/>
                <w:szCs w:val="20"/>
                <w:lang w:val="x-none" w:eastAsia="ko-KR"/>
              </w:rPr>
              <w:t xml:space="preserve">Incorrectly capture of previous agreement. </w:t>
            </w:r>
          </w:p>
        </w:tc>
      </w:tr>
      <w:tr w:rsidR="00EA74C1" w:rsidRPr="00906235" w14:paraId="2ABB8C64" w14:textId="77777777" w:rsidTr="00791DCF">
        <w:tc>
          <w:tcPr>
            <w:tcW w:w="0" w:type="auto"/>
          </w:tcPr>
          <w:p w14:paraId="29B2E1FC" w14:textId="77777777" w:rsidR="00EA74C1" w:rsidRPr="00906235" w:rsidRDefault="00EA74C1" w:rsidP="00791DCF">
            <w:pPr>
              <w:rPr>
                <w:b/>
                <w:szCs w:val="20"/>
              </w:rPr>
            </w:pPr>
            <w:r w:rsidRPr="00906235">
              <w:t>Summary of change</w:t>
            </w:r>
          </w:p>
        </w:tc>
        <w:tc>
          <w:tcPr>
            <w:tcW w:w="0" w:type="auto"/>
          </w:tcPr>
          <w:p w14:paraId="4E944F85" w14:textId="77777777" w:rsidR="00EA74C1" w:rsidRPr="00BF464C" w:rsidRDefault="00EA74C1" w:rsidP="00791DCF">
            <w:pPr>
              <w:rPr>
                <w:rFonts w:eastAsiaTheme="minorEastAsia"/>
                <w:bCs/>
                <w:szCs w:val="20"/>
                <w:lang w:eastAsia="ko-KR"/>
              </w:rPr>
            </w:pPr>
            <w:r>
              <w:rPr>
                <w:rFonts w:eastAsiaTheme="minorEastAsia" w:hint="eastAsia"/>
                <w:bCs/>
                <w:szCs w:val="20"/>
                <w:lang w:eastAsia="ko-KR"/>
              </w:rPr>
              <w:t xml:space="preserve">To align with the </w:t>
            </w:r>
            <w:r>
              <w:rPr>
                <w:rFonts w:eastAsiaTheme="minorEastAsia"/>
                <w:bCs/>
                <w:szCs w:val="20"/>
                <w:lang w:eastAsia="ko-KR"/>
              </w:rPr>
              <w:t>agreement</w:t>
            </w:r>
            <w:r>
              <w:rPr>
                <w:rFonts w:eastAsiaTheme="minorEastAsia" w:hint="eastAsia"/>
                <w:bCs/>
                <w:szCs w:val="20"/>
                <w:lang w:eastAsia="ko-KR"/>
              </w:rPr>
              <w:t xml:space="preserve"> made in RAN1#122, remove </w:t>
            </w:r>
            <w:r w:rsidRPr="00BF464C">
              <w:rPr>
                <w:rFonts w:eastAsiaTheme="minorEastAsia"/>
                <w:bCs/>
                <w:szCs w:val="20"/>
                <w:lang w:eastAsia="ko-KR"/>
              </w:rPr>
              <w:t>“</w:t>
            </w:r>
            <w:r w:rsidRPr="00BF464C">
              <w:rPr>
                <w:rFonts w:eastAsiaTheme="minorEastAsia" w:hint="eastAsia"/>
                <w:bCs/>
                <w:szCs w:val="20"/>
                <w:lang w:eastAsia="ko-KR"/>
              </w:rPr>
              <w:t>consecutive</w:t>
            </w:r>
            <w:r w:rsidRPr="00BF464C">
              <w:rPr>
                <w:rFonts w:eastAsiaTheme="minorEastAsia"/>
                <w:bCs/>
                <w:szCs w:val="20"/>
                <w:lang w:eastAsia="ko-KR"/>
              </w:rPr>
              <w:t>”</w:t>
            </w:r>
            <w:r w:rsidRPr="00BF464C">
              <w:rPr>
                <w:rFonts w:eastAsiaTheme="minorEastAsia" w:hint="eastAsia"/>
                <w:bCs/>
                <w:szCs w:val="20"/>
                <w:lang w:eastAsia="ko-KR"/>
              </w:rPr>
              <w:t xml:space="preserve"> from CPU occupancy duration for SP CSI-PAI report. </w:t>
            </w:r>
          </w:p>
        </w:tc>
      </w:tr>
      <w:tr w:rsidR="00EA74C1" w:rsidRPr="00906235" w14:paraId="7C95F217" w14:textId="77777777" w:rsidTr="00791DCF">
        <w:tc>
          <w:tcPr>
            <w:tcW w:w="0" w:type="auto"/>
          </w:tcPr>
          <w:p w14:paraId="7805A174" w14:textId="77777777" w:rsidR="00EA74C1" w:rsidRPr="00906235" w:rsidRDefault="00EA74C1" w:rsidP="00791DCF">
            <w:pPr>
              <w:rPr>
                <w:b/>
                <w:szCs w:val="20"/>
              </w:rPr>
            </w:pPr>
            <w:r w:rsidRPr="00906235">
              <w:t>Consequences if not approved</w:t>
            </w:r>
          </w:p>
        </w:tc>
        <w:tc>
          <w:tcPr>
            <w:tcW w:w="0" w:type="auto"/>
          </w:tcPr>
          <w:p w14:paraId="0B0FEA23" w14:textId="77777777" w:rsidR="00EA74C1" w:rsidRPr="008128AB" w:rsidRDefault="00EA74C1" w:rsidP="00791DCF">
            <w:pPr>
              <w:rPr>
                <w:rFonts w:eastAsiaTheme="minorEastAsia"/>
                <w:bCs/>
                <w:szCs w:val="20"/>
                <w:highlight w:val="yellow"/>
                <w:lang w:eastAsia="ko-KR"/>
              </w:rPr>
            </w:pPr>
            <w:r>
              <w:rPr>
                <w:rFonts w:eastAsiaTheme="minorEastAsia" w:hint="eastAsia"/>
                <w:bCs/>
                <w:szCs w:val="20"/>
                <w:lang w:eastAsia="ko-KR"/>
              </w:rPr>
              <w:t>The current specification would contain an inaccurate description of CPU occupancy duration for SP CSI-PAI report.</w:t>
            </w:r>
          </w:p>
        </w:tc>
      </w:tr>
    </w:tbl>
    <w:tbl>
      <w:tblPr>
        <w:tblStyle w:val="TableGrid"/>
        <w:tblW w:w="9634" w:type="dxa"/>
        <w:tblLook w:val="04A0" w:firstRow="1" w:lastRow="0" w:firstColumn="1" w:lastColumn="0" w:noHBand="0" w:noVBand="1"/>
      </w:tblPr>
      <w:tblGrid>
        <w:gridCol w:w="9634"/>
      </w:tblGrid>
      <w:tr w:rsidR="00EA74C1" w14:paraId="2E4C85D1" w14:textId="77777777" w:rsidTr="00791DCF">
        <w:tc>
          <w:tcPr>
            <w:tcW w:w="9634" w:type="dxa"/>
          </w:tcPr>
          <w:p w14:paraId="1F755119" w14:textId="77777777" w:rsidR="00EA74C1" w:rsidRPr="00A45DE8" w:rsidRDefault="00EA74C1" w:rsidP="00791DCF">
            <w:pPr>
              <w:overflowPunct w:val="0"/>
              <w:autoSpaceDE w:val="0"/>
              <w:autoSpaceDN w:val="0"/>
              <w:adjustRightInd w:val="0"/>
              <w:spacing w:after="180"/>
              <w:textAlignment w:val="baseline"/>
              <w:rPr>
                <w:rFonts w:ascii="Times New Roman" w:eastAsiaTheme="minorEastAsia" w:hAnsi="Times New Roman"/>
                <w:color w:val="000000" w:themeColor="text1"/>
                <w:szCs w:val="20"/>
              </w:rPr>
            </w:pPr>
            <w:r w:rsidRPr="00A45DE8">
              <w:rPr>
                <w:rFonts w:ascii="Times New Roman" w:eastAsiaTheme="minorEastAsia" w:hAnsi="Times New Roman"/>
                <w:color w:val="000000" w:themeColor="text1"/>
                <w:szCs w:val="20"/>
              </w:rPr>
              <w:t>5.2.1.6</w:t>
            </w:r>
            <w:r w:rsidRPr="00A45DE8">
              <w:rPr>
                <w:rFonts w:ascii="Times New Roman" w:eastAsiaTheme="minorEastAsia" w:hAnsi="Times New Roman"/>
                <w:color w:val="000000" w:themeColor="text1"/>
                <w:szCs w:val="20"/>
              </w:rPr>
              <w:tab/>
              <w:t>CSI processing criteria</w:t>
            </w:r>
          </w:p>
          <w:p w14:paraId="72B4DF8E" w14:textId="77777777" w:rsidR="00EA74C1" w:rsidRDefault="00EA74C1" w:rsidP="00791DCF">
            <w:pPr>
              <w:overflowPunct w:val="0"/>
              <w:autoSpaceDE w:val="0"/>
              <w:autoSpaceDN w:val="0"/>
              <w:adjustRightInd w:val="0"/>
              <w:spacing w:after="180"/>
              <w:jc w:val="center"/>
              <w:textAlignment w:val="baseline"/>
              <w:rPr>
                <w:rFonts w:ascii="Times New Roman" w:eastAsia="DengXian" w:hAnsi="Times New Roman"/>
                <w:szCs w:val="20"/>
                <w:lang w:eastAsia="zh-CN"/>
              </w:rPr>
            </w:pPr>
            <w:r>
              <w:rPr>
                <w:rFonts w:ascii="Times New Roman" w:eastAsiaTheme="minorEastAsia" w:hAnsi="Times New Roman" w:hint="eastAsia"/>
                <w:color w:val="FF0000"/>
                <w:szCs w:val="20"/>
              </w:rPr>
              <w:t>=</w:t>
            </w:r>
            <w:r>
              <w:rPr>
                <w:rFonts w:ascii="Times New Roman" w:eastAsiaTheme="minorEastAsia" w:hAnsi="Times New Roman"/>
                <w:color w:val="FF0000"/>
                <w:szCs w:val="20"/>
              </w:rPr>
              <w:t>============================ unchanged parts are omitted ============================</w:t>
            </w:r>
          </w:p>
          <w:p w14:paraId="1FF142A0" w14:textId="77777777" w:rsidR="00EA74C1" w:rsidRPr="00A45DE8" w:rsidRDefault="00EA74C1" w:rsidP="00791DCF">
            <w:pPr>
              <w:spacing w:after="180"/>
              <w:rPr>
                <w:rFonts w:ascii="Times New Roman" w:eastAsia="SimSun" w:hAnsi="Times New Roman"/>
                <w:szCs w:val="20"/>
              </w:rPr>
            </w:pPr>
            <w:r w:rsidRPr="00A45DE8">
              <w:rPr>
                <w:rFonts w:ascii="Times New Roman" w:eastAsia="SimSun" w:hAnsi="Times New Roman"/>
                <w:szCs w:val="20"/>
              </w:rPr>
              <w:t xml:space="preserve">For a CSI report with </w:t>
            </w:r>
            <w:r w:rsidRPr="00A45DE8">
              <w:rPr>
                <w:rFonts w:ascii="Times New Roman" w:eastAsia="SimSun" w:hAnsi="Times New Roman"/>
                <w:i/>
                <w:szCs w:val="20"/>
              </w:rPr>
              <w:t>CSI-</w:t>
            </w:r>
            <w:proofErr w:type="spellStart"/>
            <w:r w:rsidRPr="00A45DE8">
              <w:rPr>
                <w:rFonts w:ascii="Times New Roman" w:eastAsia="SimSun" w:hAnsi="Times New Roman"/>
                <w:i/>
                <w:szCs w:val="20"/>
              </w:rPr>
              <w:t>ReportConfig</w:t>
            </w:r>
            <w:proofErr w:type="spellEnd"/>
            <w:r w:rsidRPr="00A45DE8">
              <w:rPr>
                <w:rFonts w:ascii="Times New Roman" w:eastAsia="SimSun" w:hAnsi="Times New Roman"/>
                <w:szCs w:val="20"/>
              </w:rPr>
              <w:t xml:space="preserve"> with higher layer parameter </w:t>
            </w:r>
            <w:proofErr w:type="spellStart"/>
            <w:r w:rsidRPr="00A45DE8">
              <w:rPr>
                <w:rFonts w:ascii="Times New Roman" w:eastAsia="SimSun" w:hAnsi="Times New Roman"/>
                <w:i/>
                <w:szCs w:val="20"/>
              </w:rPr>
              <w:t>reportQuantity</w:t>
            </w:r>
            <w:proofErr w:type="spellEnd"/>
            <w:r w:rsidRPr="00A45DE8">
              <w:rPr>
                <w:rFonts w:ascii="Times New Roman" w:eastAsia="SimSun" w:hAnsi="Times New Roman"/>
                <w:szCs w:val="20"/>
              </w:rPr>
              <w:t xml:space="preserve"> not set to 'none', or a CSI report with </w:t>
            </w:r>
            <w:r w:rsidRPr="00A45DE8">
              <w:rPr>
                <w:rFonts w:ascii="Times New Roman" w:eastAsia="SimSun" w:hAnsi="Times New Roman"/>
                <w:i/>
                <w:szCs w:val="20"/>
              </w:rPr>
              <w:t>LTM-CSI-</w:t>
            </w:r>
            <w:proofErr w:type="spellStart"/>
            <w:r w:rsidRPr="00A45DE8">
              <w:rPr>
                <w:rFonts w:ascii="Times New Roman" w:eastAsia="SimSun" w:hAnsi="Times New Roman"/>
                <w:i/>
                <w:szCs w:val="20"/>
              </w:rPr>
              <w:t>ReportConfig</w:t>
            </w:r>
            <w:proofErr w:type="spellEnd"/>
            <w:r w:rsidRPr="00A45DE8">
              <w:rPr>
                <w:rFonts w:ascii="Times New Roman" w:eastAsia="SimSun" w:hAnsi="Times New Roman"/>
                <w:szCs w:val="20"/>
              </w:rPr>
              <w:t xml:space="preserve">, or </w:t>
            </w:r>
            <w:proofErr w:type="spellStart"/>
            <w:r w:rsidRPr="00A45DE8">
              <w:rPr>
                <w:rFonts w:ascii="Times New Roman" w:eastAsia="SimSun" w:hAnsi="Times New Roman"/>
                <w:i/>
                <w:szCs w:val="20"/>
              </w:rPr>
              <w:t>reportQuantity</w:t>
            </w:r>
            <w:proofErr w:type="spellEnd"/>
            <w:r w:rsidRPr="00A45DE8">
              <w:rPr>
                <w:rFonts w:ascii="Times New Roman" w:eastAsia="SimSun" w:hAnsi="Times New Roman"/>
                <w:szCs w:val="20"/>
              </w:rPr>
              <w:t xml:space="preserve"> not set to 'none-bm-r19' or 'none-csi-r19', the CPU(s) (including </w:t>
            </w:r>
            <m:oMath>
              <m:sSub>
                <m:sSubPr>
                  <m:ctrlPr>
                    <w:rPr>
                      <w:rFonts w:ascii="Cambria Math" w:eastAsia="SimSun" w:hAnsi="Cambria Math"/>
                      <w:szCs w:val="20"/>
                    </w:rPr>
                  </m:ctrlPr>
                </m:sSubPr>
                <m:e>
                  <m:r>
                    <w:rPr>
                      <w:rFonts w:ascii="Cambria Math" w:eastAsia="SimSun" w:hAnsi="Cambria Math"/>
                      <w:szCs w:val="20"/>
                    </w:rPr>
                    <m:t>O</m:t>
                  </m:r>
                </m:e>
                <m:sub>
                  <m:r>
                    <w:rPr>
                      <w:rFonts w:ascii="Cambria Math" w:eastAsia="SimSun" w:hAnsi="Cambria Math"/>
                      <w:szCs w:val="20"/>
                    </w:rPr>
                    <m:t>CPU</m:t>
                  </m:r>
                  <m:r>
                    <m:rPr>
                      <m:sty m:val="p"/>
                    </m:rPr>
                    <w:rPr>
                      <w:rFonts w:ascii="Cambria Math" w:eastAsia="SimSun" w:hAnsi="Cambria Math"/>
                      <w:szCs w:val="20"/>
                    </w:rPr>
                    <m:t>,1</m:t>
                  </m:r>
                </m:sub>
              </m:sSub>
            </m:oMath>
            <w:r w:rsidRPr="00A45DE8">
              <w:rPr>
                <w:rFonts w:ascii="Times New Roman" w:eastAsia="SimSun" w:hAnsi="Times New Roman"/>
                <w:szCs w:val="20"/>
              </w:rPr>
              <w:t xml:space="preserve">and/or </w:t>
            </w:r>
            <m:oMath>
              <m:sSub>
                <m:sSubPr>
                  <m:ctrlPr>
                    <w:rPr>
                      <w:rFonts w:ascii="Cambria Math" w:eastAsia="SimSun" w:hAnsi="Cambria Math"/>
                      <w:szCs w:val="20"/>
                    </w:rPr>
                  </m:ctrlPr>
                </m:sSubPr>
                <m:e>
                  <m:r>
                    <w:rPr>
                      <w:rFonts w:ascii="Cambria Math" w:eastAsia="SimSun" w:hAnsi="Cambria Math"/>
                      <w:szCs w:val="20"/>
                    </w:rPr>
                    <m:t>O</m:t>
                  </m:r>
                </m:e>
                <m:sub>
                  <m:r>
                    <w:rPr>
                      <w:rFonts w:ascii="Cambria Math" w:eastAsia="SimSun" w:hAnsi="Cambria Math"/>
                      <w:szCs w:val="20"/>
                    </w:rPr>
                    <m:t>CPU</m:t>
                  </m:r>
                  <m:r>
                    <m:rPr>
                      <m:sty m:val="p"/>
                    </m:rPr>
                    <w:rPr>
                      <w:rFonts w:ascii="Cambria Math" w:eastAsia="SimSun" w:hAnsi="Cambria Math"/>
                      <w:szCs w:val="20"/>
                    </w:rPr>
                    <m:t>,x</m:t>
                  </m:r>
                </m:sub>
              </m:sSub>
            </m:oMath>
            <w:r w:rsidRPr="00A45DE8">
              <w:rPr>
                <w:rFonts w:ascii="Times New Roman" w:eastAsia="SimSun" w:hAnsi="Times New Roman"/>
                <w:szCs w:val="20"/>
              </w:rPr>
              <w:t xml:space="preserve">, for CSI reports </w:t>
            </w:r>
            <w:r w:rsidRPr="00A45DE8">
              <w:rPr>
                <w:rFonts w:ascii="Times New Roman" w:eastAsia="SimSun" w:hAnsi="Times New Roman"/>
                <w:color w:val="000000"/>
                <w:szCs w:val="20"/>
              </w:rPr>
              <w:t xml:space="preserve">with </w:t>
            </w:r>
            <w:proofErr w:type="spellStart"/>
            <w:r w:rsidRPr="00A45DE8">
              <w:rPr>
                <w:rFonts w:ascii="Times New Roman" w:eastAsia="SimSun" w:hAnsi="Times New Roman"/>
                <w:i/>
                <w:iCs/>
                <w:color w:val="000000"/>
                <w:szCs w:val="20"/>
              </w:rPr>
              <w:t>reportQuantity</w:t>
            </w:r>
            <w:proofErr w:type="spellEnd"/>
            <w:r w:rsidRPr="00A45DE8">
              <w:rPr>
                <w:rFonts w:ascii="Times New Roman" w:eastAsia="SimSun" w:hAnsi="Times New Roman"/>
                <w:i/>
                <w:iCs/>
                <w:color w:val="000000"/>
                <w:szCs w:val="20"/>
              </w:rPr>
              <w:t xml:space="preserve"> </w:t>
            </w:r>
            <w:r w:rsidRPr="00A45DE8">
              <w:rPr>
                <w:rFonts w:ascii="Times New Roman" w:eastAsia="SimSun" w:hAnsi="Times New Roman"/>
                <w:iCs/>
                <w:color w:val="000000"/>
                <w:szCs w:val="20"/>
              </w:rPr>
              <w:t xml:space="preserve">set to </w:t>
            </w:r>
            <w:r w:rsidRPr="00A45DE8">
              <w:rPr>
                <w:rFonts w:ascii="Times New Roman" w:eastAsia="SimSun" w:hAnsi="Times New Roman"/>
                <w:szCs w:val="20"/>
              </w:rPr>
              <w:t xml:space="preserve">'p-cri-r19', 'p-cri-RSRP-r19', 'p-ssb-index-r19', or 'p-ssb-index-RSRP-r19', and CSI reports </w:t>
            </w:r>
            <w:r w:rsidRPr="00A45DE8">
              <w:rPr>
                <w:rFonts w:ascii="Times New Roman" w:eastAsia="SimSun" w:hAnsi="Times New Roman"/>
                <w:color w:val="000000"/>
                <w:szCs w:val="20"/>
              </w:rPr>
              <w:t xml:space="preserve">configured with </w:t>
            </w:r>
            <w:r w:rsidRPr="00A45DE8">
              <w:rPr>
                <w:rFonts w:ascii="Times New Roman" w:eastAsia="MS Mincho" w:hAnsi="Times New Roman"/>
                <w:color w:val="000000"/>
                <w:szCs w:val="20"/>
              </w:rPr>
              <w:t xml:space="preserve">the higher layer parameter </w:t>
            </w:r>
            <w:r w:rsidRPr="00A45DE8">
              <w:rPr>
                <w:rFonts w:ascii="Times New Roman" w:eastAsia="MS Mincho" w:hAnsi="Times New Roman"/>
                <w:i/>
                <w:iCs/>
                <w:color w:val="000000"/>
                <w:szCs w:val="20"/>
              </w:rPr>
              <w:t>csi-InferencePrediction-r19</w:t>
            </w:r>
            <w:r w:rsidRPr="00A45DE8">
              <w:rPr>
                <w:rFonts w:eastAsia="SimSun"/>
              </w:rPr>
              <w:t>, and</w:t>
            </w:r>
            <w:r w:rsidRPr="00A45DE8">
              <w:rPr>
                <w:rFonts w:eastAsia="DengXian"/>
              </w:rPr>
              <w:t xml:space="preserve"> </w:t>
            </w:r>
            <m:oMath>
              <m:sSub>
                <m:sSubPr>
                  <m:ctrlPr>
                    <w:rPr>
                      <w:rFonts w:ascii="Cambria Math" w:eastAsia="SimSun" w:hAnsi="Cambria Math"/>
                    </w:rPr>
                  </m:ctrlPr>
                </m:sSubPr>
                <m:e>
                  <m:r>
                    <w:rPr>
                      <w:rFonts w:ascii="Cambria Math" w:eastAsia="SimSun" w:hAnsi="Cambria Math"/>
                    </w:rPr>
                    <m:t>O</m:t>
                  </m:r>
                </m:e>
                <m:sub>
                  <m:r>
                    <w:rPr>
                      <w:rFonts w:ascii="Cambria Math" w:eastAsia="SimSun" w:hAnsi="Cambria Math"/>
                    </w:rPr>
                    <m:t>CPU</m:t>
                  </m:r>
                </m:sub>
              </m:sSub>
            </m:oMath>
            <w:r w:rsidRPr="00A45DE8">
              <w:rPr>
                <w:rFonts w:eastAsia="SimSun"/>
              </w:rPr>
              <w:t xml:space="preserve"> </w:t>
            </w:r>
            <w:r w:rsidRPr="00A45DE8">
              <w:rPr>
                <w:rFonts w:eastAsia="DengXian"/>
              </w:rPr>
              <w:t xml:space="preserve">for </w:t>
            </w:r>
            <w:r w:rsidRPr="00A45DE8">
              <w:rPr>
                <w:rFonts w:eastAsia="SimSun"/>
              </w:rPr>
              <w:t>CSI report</w:t>
            </w:r>
            <w:r w:rsidRPr="00A45DE8">
              <w:rPr>
                <w:rFonts w:eastAsia="DengXian"/>
              </w:rPr>
              <w:t xml:space="preserve"> with </w:t>
            </w:r>
            <w:proofErr w:type="spellStart"/>
            <w:r w:rsidRPr="00A45DE8">
              <w:rPr>
                <w:rFonts w:eastAsia="SimSun"/>
                <w:i/>
                <w:iCs/>
              </w:rPr>
              <w:t>reportQuantity</w:t>
            </w:r>
            <w:proofErr w:type="spellEnd"/>
            <w:r w:rsidRPr="00A45DE8">
              <w:rPr>
                <w:rFonts w:eastAsia="SimSun"/>
                <w:i/>
                <w:iCs/>
              </w:rPr>
              <w:t xml:space="preserve"> </w:t>
            </w:r>
            <w:r w:rsidRPr="00A45DE8">
              <w:rPr>
                <w:rFonts w:eastAsia="SimSun"/>
                <w:iCs/>
              </w:rPr>
              <w:t>set to</w:t>
            </w:r>
            <w:r w:rsidRPr="00A45DE8">
              <w:rPr>
                <w:rFonts w:eastAsia="SimSun"/>
              </w:rPr>
              <w:t xml:space="preserve"> 'rs-pai-r19' or 'csi-pai-r19'</w:t>
            </w:r>
            <w:r w:rsidRPr="00A45DE8">
              <w:rPr>
                <w:rFonts w:ascii="Times New Roman" w:eastAsia="SimSun" w:hAnsi="Times New Roman"/>
                <w:color w:val="000000"/>
                <w:szCs w:val="20"/>
                <w:lang w:eastAsia="zh-CN"/>
              </w:rPr>
              <w:t>)</w:t>
            </w:r>
            <w:r w:rsidRPr="00A45DE8">
              <w:rPr>
                <w:rFonts w:ascii="Times New Roman" w:eastAsia="SimSun" w:hAnsi="Times New Roman"/>
                <w:szCs w:val="20"/>
              </w:rPr>
              <w:t xml:space="preserve"> are occupied for a number of OFDM symbols as follows:</w:t>
            </w:r>
          </w:p>
          <w:p w14:paraId="0595A74E" w14:textId="77777777" w:rsidR="00EA74C1" w:rsidRPr="00A45DE8" w:rsidRDefault="00EA74C1" w:rsidP="00791DCF">
            <w:pPr>
              <w:spacing w:after="180"/>
              <w:ind w:left="568" w:hanging="284"/>
              <w:rPr>
                <w:rFonts w:ascii="Times New Roman" w:eastAsia="SimSun" w:hAnsi="Times New Roman"/>
                <w:szCs w:val="20"/>
                <w:lang w:val="x-none"/>
              </w:rPr>
            </w:pPr>
            <w:r w:rsidRPr="00A45DE8">
              <w:rPr>
                <w:rFonts w:ascii="Times New Roman" w:eastAsia="SimSun" w:hAnsi="Times New Roman"/>
                <w:szCs w:val="20"/>
                <w:lang w:val="x-none"/>
              </w:rPr>
              <w:t>-</w:t>
            </w:r>
            <w:r w:rsidRPr="00A45DE8">
              <w:rPr>
                <w:rFonts w:ascii="Times New Roman" w:eastAsia="SimSun" w:hAnsi="Times New Roman"/>
                <w:szCs w:val="20"/>
                <w:lang w:val="x-none"/>
              </w:rPr>
              <w:tab/>
              <w:t>A periodic or semi-persistent CSI report</w:t>
            </w:r>
            <w:r w:rsidRPr="00A45DE8">
              <w:rPr>
                <w:rFonts w:ascii="Times New Roman" w:eastAsia="SimSun" w:hAnsi="Times New Roman"/>
                <w:szCs w:val="20"/>
              </w:rPr>
              <w:t xml:space="preserve"> (excluding an initial semi-persistent CSI report on PUSCH after the PDCCH triggering the report, a semi-persistent CSI report on PUSCH </w:t>
            </w:r>
            <w:r w:rsidRPr="00A45DE8">
              <w:rPr>
                <w:rFonts w:ascii="Times New Roman" w:eastAsia="MS Mincho" w:hAnsi="Times New Roman"/>
                <w:color w:val="000000"/>
                <w:szCs w:val="20"/>
                <w:lang w:val="x-none"/>
              </w:rPr>
              <w:t xml:space="preserve">configured with </w:t>
            </w:r>
            <w:proofErr w:type="spellStart"/>
            <w:r w:rsidRPr="00A45DE8">
              <w:rPr>
                <w:rFonts w:ascii="Times New Roman" w:eastAsia="SimSun" w:hAnsi="Times New Roman"/>
                <w:i/>
                <w:iCs/>
                <w:color w:val="000000"/>
                <w:szCs w:val="20"/>
              </w:rPr>
              <w:t>reportQuantity</w:t>
            </w:r>
            <w:proofErr w:type="spellEnd"/>
            <w:r w:rsidRPr="00A45DE8">
              <w:rPr>
                <w:rFonts w:ascii="Times New Roman" w:eastAsia="SimSun" w:hAnsi="Times New Roman"/>
                <w:i/>
                <w:iCs/>
                <w:color w:val="000000"/>
                <w:szCs w:val="20"/>
              </w:rPr>
              <w:t xml:space="preserve"> </w:t>
            </w:r>
            <w:r w:rsidRPr="00A45DE8">
              <w:rPr>
                <w:rFonts w:ascii="Times New Roman" w:eastAsia="SimSun" w:hAnsi="Times New Roman"/>
                <w:iCs/>
                <w:color w:val="000000"/>
                <w:szCs w:val="20"/>
              </w:rPr>
              <w:t xml:space="preserve">set to </w:t>
            </w:r>
            <w:r w:rsidRPr="00A45DE8">
              <w:rPr>
                <w:rFonts w:ascii="Times New Roman" w:eastAsia="SimSun" w:hAnsi="Times New Roman"/>
                <w:szCs w:val="20"/>
                <w:lang w:val="x-none"/>
              </w:rPr>
              <w:t>'csi-pai-r19'</w:t>
            </w:r>
            <w:r w:rsidRPr="00A45DE8">
              <w:rPr>
                <w:rFonts w:ascii="Times New Roman" w:eastAsia="SimSun" w:hAnsi="Times New Roman"/>
                <w:szCs w:val="20"/>
              </w:rPr>
              <w:t xml:space="preserve">, and a semi-persistent CSI report on PUSCH </w:t>
            </w:r>
            <w:r w:rsidRPr="00A45DE8">
              <w:rPr>
                <w:rFonts w:ascii="Times New Roman" w:eastAsia="MS Mincho" w:hAnsi="Times New Roman"/>
                <w:color w:val="000000"/>
                <w:szCs w:val="20"/>
                <w:lang w:val="x-none"/>
              </w:rPr>
              <w:t xml:space="preserve">configured with the higher layer parameter </w:t>
            </w:r>
            <w:proofErr w:type="spellStart"/>
            <w:r w:rsidRPr="00A45DE8">
              <w:rPr>
                <w:rFonts w:ascii="Times New Roman" w:eastAsia="SimSun" w:hAnsi="Times New Roman"/>
                <w:i/>
                <w:szCs w:val="20"/>
              </w:rPr>
              <w:t>codebookType</w:t>
            </w:r>
            <w:proofErr w:type="spellEnd"/>
            <w:r w:rsidRPr="00A45DE8">
              <w:rPr>
                <w:rFonts w:ascii="Times New Roman" w:eastAsia="SimSun" w:hAnsi="Times New Roman"/>
                <w:szCs w:val="20"/>
              </w:rPr>
              <w:t xml:space="preserve"> set to 'typeII-Doppler-r18' or 'typeII-Doppler-PortSelection-r18') </w:t>
            </w:r>
            <w:r w:rsidRPr="00A45DE8">
              <w:rPr>
                <w:rFonts w:ascii="Times New Roman" w:eastAsia="SimSun" w:hAnsi="Times New Roman"/>
                <w:szCs w:val="20"/>
                <w:lang w:val="x-none"/>
              </w:rPr>
              <w:t>occupies CPU(s) from the first symbol of the earliest one of each CSI-RS/CSI-IM</w:t>
            </w:r>
            <w:r w:rsidRPr="00A45DE8">
              <w:rPr>
                <w:rFonts w:ascii="Times New Roman" w:eastAsia="SimSun" w:hAnsi="Times New Roman"/>
                <w:szCs w:val="20"/>
              </w:rPr>
              <w:t>/SSB</w:t>
            </w:r>
            <w:r w:rsidRPr="00A45DE8">
              <w:rPr>
                <w:rFonts w:ascii="Times New Roman" w:eastAsia="SimSun" w:hAnsi="Times New Roman"/>
                <w:szCs w:val="20"/>
                <w:lang w:val="x-none"/>
              </w:rPr>
              <w:t xml:space="preserve"> resource</w:t>
            </w:r>
            <w:r w:rsidRPr="00A45DE8">
              <w:rPr>
                <w:rFonts w:ascii="Times New Roman" w:hAnsi="Times New Roman"/>
                <w:color w:val="000000"/>
                <w:szCs w:val="20"/>
              </w:rPr>
              <w:t>, or each CSI-RS/CSI-IM</w:t>
            </w:r>
            <w:r w:rsidRPr="00A45DE8">
              <w:rPr>
                <w:rFonts w:ascii="Times New Roman" w:hAnsi="Times New Roman"/>
                <w:color w:val="000000"/>
                <w:szCs w:val="20"/>
                <w:lang w:val="x-none"/>
              </w:rPr>
              <w:t xml:space="preserve"> </w:t>
            </w:r>
            <w:r w:rsidRPr="00A45DE8">
              <w:rPr>
                <w:rFonts w:ascii="Times New Roman" w:hAnsi="Times New Roman"/>
                <w:color w:val="000000"/>
                <w:szCs w:val="20"/>
              </w:rPr>
              <w:t xml:space="preserve">resource </w:t>
            </w:r>
            <w:r w:rsidRPr="00A45DE8">
              <w:rPr>
                <w:rFonts w:ascii="Times New Roman" w:hAnsi="Times New Roman"/>
                <w:color w:val="000000"/>
                <w:szCs w:val="20"/>
                <w:lang w:val="x-none"/>
              </w:rPr>
              <w:t>associated with</w:t>
            </w:r>
            <w:r w:rsidRPr="00A45DE8">
              <w:rPr>
                <w:rFonts w:ascii="Times New Roman" w:hAnsi="Times New Roman"/>
                <w:color w:val="000000"/>
                <w:szCs w:val="20"/>
              </w:rPr>
              <w:t xml:space="preserve"> all configured sub-configurations for periodic CSI report corresponding to a </w:t>
            </w:r>
            <w:r w:rsidRPr="00A45DE8">
              <w:rPr>
                <w:rFonts w:ascii="Times New Roman" w:hAnsi="Times New Roman"/>
                <w:i/>
                <w:iCs/>
                <w:color w:val="000000"/>
                <w:szCs w:val="20"/>
              </w:rPr>
              <w:t>CSI-</w:t>
            </w:r>
            <w:proofErr w:type="spellStart"/>
            <w:r w:rsidRPr="00A45DE8">
              <w:rPr>
                <w:rFonts w:ascii="Times New Roman" w:hAnsi="Times New Roman"/>
                <w:i/>
                <w:iCs/>
                <w:color w:val="000000"/>
                <w:szCs w:val="20"/>
              </w:rPr>
              <w:t>ReportConfig</w:t>
            </w:r>
            <w:proofErr w:type="spellEnd"/>
            <w:r w:rsidRPr="00A45DE8">
              <w:rPr>
                <w:rFonts w:ascii="Times New Roman" w:hAnsi="Times New Roman"/>
                <w:color w:val="000000"/>
                <w:szCs w:val="20"/>
              </w:rPr>
              <w:t xml:space="preserve"> that contains a list of sub-configurations</w:t>
            </w:r>
            <w:r w:rsidRPr="00A45DE8">
              <w:rPr>
                <w:rFonts w:ascii="Times New Roman" w:hAnsi="Times New Roman"/>
                <w:color w:val="000000"/>
                <w:szCs w:val="20"/>
                <w:lang w:val="x-none"/>
              </w:rPr>
              <w:t xml:space="preserve"> provided by </w:t>
            </w:r>
            <w:proofErr w:type="spellStart"/>
            <w:r w:rsidRPr="00A45DE8">
              <w:rPr>
                <w:rFonts w:ascii="Times New Roman" w:eastAsia="SimSun" w:hAnsi="Times New Roman"/>
                <w:i/>
                <w:iCs/>
                <w:szCs w:val="20"/>
                <w:lang w:val="x-none"/>
              </w:rPr>
              <w:t>csi-ReportSubConfigToAddModList</w:t>
            </w:r>
            <w:proofErr w:type="spellEnd"/>
            <w:r w:rsidRPr="00A45DE8">
              <w:rPr>
                <w:rFonts w:ascii="Times New Roman" w:hAnsi="Times New Roman"/>
                <w:color w:val="000000"/>
                <w:szCs w:val="20"/>
              </w:rPr>
              <w:t>, or each CSI-RS/CSI-IM</w:t>
            </w:r>
            <w:r w:rsidRPr="00A45DE8">
              <w:rPr>
                <w:rFonts w:ascii="Times New Roman" w:hAnsi="Times New Roman"/>
                <w:color w:val="000000"/>
                <w:szCs w:val="20"/>
                <w:lang w:val="x-none"/>
              </w:rPr>
              <w:t xml:space="preserve"> </w:t>
            </w:r>
            <w:r w:rsidRPr="00A45DE8">
              <w:rPr>
                <w:rFonts w:ascii="Times New Roman" w:hAnsi="Times New Roman"/>
                <w:color w:val="000000"/>
                <w:szCs w:val="20"/>
              </w:rPr>
              <w:t xml:space="preserve">resource </w:t>
            </w:r>
            <w:r w:rsidRPr="00A45DE8">
              <w:rPr>
                <w:rFonts w:ascii="Times New Roman" w:hAnsi="Times New Roman"/>
                <w:color w:val="000000"/>
                <w:szCs w:val="20"/>
                <w:lang w:val="x-none"/>
              </w:rPr>
              <w:t>associated with</w:t>
            </w:r>
            <w:r w:rsidRPr="00A45DE8">
              <w:rPr>
                <w:rFonts w:ascii="Times New Roman" w:hAnsi="Times New Roman"/>
                <w:color w:val="000000"/>
                <w:szCs w:val="20"/>
              </w:rPr>
              <w:t xml:space="preserve"> all activated/triggered sub-configurations for semi-persistent CSI report corresponding to a </w:t>
            </w:r>
            <w:r w:rsidRPr="00A45DE8">
              <w:rPr>
                <w:rFonts w:ascii="Times New Roman" w:hAnsi="Times New Roman"/>
                <w:i/>
                <w:iCs/>
                <w:color w:val="000000"/>
                <w:szCs w:val="20"/>
              </w:rPr>
              <w:t>CSI-</w:t>
            </w:r>
            <w:proofErr w:type="spellStart"/>
            <w:r w:rsidRPr="00A45DE8">
              <w:rPr>
                <w:rFonts w:ascii="Times New Roman" w:hAnsi="Times New Roman"/>
                <w:i/>
                <w:iCs/>
                <w:color w:val="000000"/>
                <w:szCs w:val="20"/>
              </w:rPr>
              <w:t>ReportConfig</w:t>
            </w:r>
            <w:proofErr w:type="spellEnd"/>
            <w:r w:rsidRPr="00A45DE8">
              <w:rPr>
                <w:rFonts w:ascii="Times New Roman" w:hAnsi="Times New Roman"/>
                <w:color w:val="000000"/>
                <w:szCs w:val="20"/>
              </w:rPr>
              <w:t xml:space="preserve"> that contains a list of sub-configurations</w:t>
            </w:r>
            <w:r w:rsidRPr="00A45DE8">
              <w:rPr>
                <w:rFonts w:ascii="Times New Roman" w:hAnsi="Times New Roman"/>
                <w:color w:val="000000"/>
                <w:szCs w:val="20"/>
                <w:lang w:val="x-none"/>
              </w:rPr>
              <w:t xml:space="preserve"> provided by </w:t>
            </w:r>
            <w:proofErr w:type="spellStart"/>
            <w:r w:rsidRPr="00A45DE8">
              <w:rPr>
                <w:rFonts w:ascii="Times New Roman" w:eastAsia="SimSun" w:hAnsi="Times New Roman"/>
                <w:i/>
                <w:iCs/>
                <w:szCs w:val="20"/>
                <w:lang w:val="x-none"/>
              </w:rPr>
              <w:t>csi-ReportSubConfigToAddModList</w:t>
            </w:r>
            <w:proofErr w:type="spellEnd"/>
            <w:r w:rsidRPr="00A45DE8">
              <w:rPr>
                <w:rFonts w:ascii="Times New Roman" w:hAnsi="Times New Roman"/>
                <w:color w:val="000000"/>
                <w:szCs w:val="20"/>
              </w:rPr>
              <w:t>,</w:t>
            </w:r>
            <w:r w:rsidRPr="00A45DE8">
              <w:rPr>
                <w:rFonts w:ascii="Times New Roman" w:eastAsia="SimSun" w:hAnsi="Times New Roman"/>
                <w:szCs w:val="20"/>
                <w:lang w:val="x-none"/>
              </w:rPr>
              <w:t xml:space="preserve"> for channel or interference measurement, respective latest CSI-RS/CSI-IM</w:t>
            </w:r>
            <w:r w:rsidRPr="00A45DE8">
              <w:rPr>
                <w:rFonts w:ascii="Times New Roman" w:eastAsia="SimSun" w:hAnsi="Times New Roman"/>
                <w:szCs w:val="20"/>
              </w:rPr>
              <w:t>/SSB</w:t>
            </w:r>
            <w:r w:rsidRPr="00A45DE8">
              <w:rPr>
                <w:rFonts w:ascii="Times New Roman" w:eastAsia="SimSun" w:hAnsi="Times New Roman"/>
                <w:szCs w:val="20"/>
                <w:lang w:val="x-none"/>
              </w:rPr>
              <w:t xml:space="preserve"> occasion no later than the corresponding CSI reference resource</w:t>
            </w:r>
            <w:r w:rsidRPr="00A45DE8">
              <w:rPr>
                <w:rFonts w:ascii="Times New Roman" w:eastAsia="SimSun" w:hAnsi="Times New Roman"/>
                <w:szCs w:val="20"/>
              </w:rPr>
              <w:t xml:space="preserve">, </w:t>
            </w:r>
            <w:r w:rsidRPr="00A45DE8">
              <w:rPr>
                <w:rFonts w:ascii="Times New Roman" w:eastAsia="SimSun" w:hAnsi="Times New Roman"/>
                <w:szCs w:val="20"/>
                <w:lang w:val="x-none"/>
              </w:rPr>
              <w:t xml:space="preserve">until the last symbol of the </w:t>
            </w:r>
            <w:r w:rsidRPr="00A45DE8">
              <w:rPr>
                <w:rFonts w:ascii="Times New Roman" w:eastAsia="SimSun" w:hAnsi="Times New Roman"/>
                <w:szCs w:val="20"/>
              </w:rPr>
              <w:t xml:space="preserve">configured </w:t>
            </w:r>
            <w:r w:rsidRPr="00A45DE8">
              <w:rPr>
                <w:rFonts w:ascii="Times New Roman" w:eastAsia="SimSun" w:hAnsi="Times New Roman"/>
                <w:szCs w:val="20"/>
                <w:lang w:val="x-none"/>
              </w:rPr>
              <w:t>PUSCH/PUCCH carrying the report.</w:t>
            </w:r>
          </w:p>
          <w:p w14:paraId="59401122" w14:textId="77777777" w:rsidR="00EA74C1" w:rsidRPr="00A45DE8" w:rsidRDefault="00EA74C1" w:rsidP="00791DCF">
            <w:pPr>
              <w:spacing w:after="180"/>
              <w:ind w:left="568" w:hanging="284"/>
              <w:rPr>
                <w:rFonts w:ascii="Times New Roman" w:eastAsia="SimSun" w:hAnsi="Times New Roman"/>
                <w:szCs w:val="20"/>
                <w:lang w:val="x-none"/>
              </w:rPr>
            </w:pPr>
            <w:r w:rsidRPr="00A45DE8">
              <w:rPr>
                <w:rFonts w:ascii="Times New Roman" w:eastAsia="SimSun" w:hAnsi="Times New Roman"/>
                <w:szCs w:val="20"/>
                <w:lang w:val="x-none"/>
              </w:rPr>
              <w:t>-</w:t>
            </w:r>
            <w:r w:rsidRPr="00A45DE8">
              <w:rPr>
                <w:rFonts w:ascii="Times New Roman" w:eastAsia="SimSun" w:hAnsi="Times New Roman"/>
                <w:szCs w:val="20"/>
                <w:lang w:val="x-none"/>
              </w:rPr>
              <w:tab/>
              <w:t>An aperiodic CSI report occupies CPU</w:t>
            </w:r>
            <w:r w:rsidRPr="00A45DE8">
              <w:rPr>
                <w:rFonts w:ascii="Times New Roman" w:eastAsia="SimSun" w:hAnsi="Times New Roman"/>
                <w:szCs w:val="20"/>
              </w:rPr>
              <w:t>(s)</w:t>
            </w:r>
            <w:r w:rsidRPr="00A45DE8">
              <w:rPr>
                <w:rFonts w:ascii="Times New Roman" w:eastAsia="SimSun" w:hAnsi="Times New Roman"/>
                <w:szCs w:val="20"/>
                <w:lang w:val="x-none"/>
              </w:rPr>
              <w:t xml:space="preserve"> from the first symbol after the PDCCH triggering the CSI report until the last symbol of the scheduled PUSCH carrying the report. When the PDCCH reception includes two PDCCH candidates from two respective search space sets, as described in clause 10.1 of [6, TS 38.213],</w:t>
            </w:r>
            <w:r w:rsidRPr="00A45DE8">
              <w:rPr>
                <w:rFonts w:ascii="Times New Roman" w:eastAsia="SimSun" w:hAnsi="Times New Roman"/>
                <w:color w:val="000000"/>
                <w:szCs w:val="20"/>
                <w:lang w:val="x-none"/>
              </w:rPr>
              <w:t xml:space="preserve"> for the purpose of determining </w:t>
            </w:r>
            <w:r w:rsidRPr="00A45DE8">
              <w:rPr>
                <w:rFonts w:ascii="Times New Roman" w:eastAsia="SimSun" w:hAnsi="Times New Roman"/>
                <w:szCs w:val="20"/>
                <w:lang w:val="x-none"/>
              </w:rPr>
              <w:t xml:space="preserve">the CPU occupation duration, </w:t>
            </w:r>
            <w:r w:rsidRPr="00A45DE8">
              <w:rPr>
                <w:rFonts w:ascii="Times New Roman" w:eastAsia="SimSun" w:hAnsi="Times New Roman"/>
                <w:color w:val="000000"/>
                <w:szCs w:val="20"/>
                <w:lang w:val="x-none"/>
              </w:rPr>
              <w:t>the PDCCH candidate that ends later in time is used.</w:t>
            </w:r>
          </w:p>
          <w:p w14:paraId="09DE2F3B" w14:textId="77777777" w:rsidR="00EA74C1" w:rsidRPr="00A45DE8" w:rsidRDefault="00EA74C1" w:rsidP="00791DCF">
            <w:pPr>
              <w:spacing w:after="180"/>
              <w:ind w:left="568" w:hanging="284"/>
              <w:rPr>
                <w:rFonts w:ascii="Times New Roman" w:eastAsia="SimSun" w:hAnsi="Times New Roman"/>
                <w:color w:val="000000"/>
                <w:szCs w:val="20"/>
                <w:lang w:val="x-none"/>
              </w:rPr>
            </w:pPr>
            <w:r w:rsidRPr="00A45DE8">
              <w:rPr>
                <w:rFonts w:ascii="Times New Roman" w:eastAsia="SimSun" w:hAnsi="Times New Roman"/>
                <w:szCs w:val="20"/>
                <w:lang w:val="x-none"/>
              </w:rPr>
              <w:t>-</w:t>
            </w:r>
            <w:r w:rsidRPr="00A45DE8">
              <w:rPr>
                <w:rFonts w:ascii="Times New Roman" w:eastAsia="SimSun" w:hAnsi="Times New Roman"/>
                <w:szCs w:val="20"/>
                <w:lang w:val="x-none"/>
              </w:rPr>
              <w:tab/>
              <w:t>An initial semi-persistent CSI report on PUSCH after the PDCCH trigger occupies CPU(s) from the first symbol after the PDCCH until the last symbol of the scheduled PUSCH carrying the report.</w:t>
            </w:r>
            <w:r w:rsidRPr="00A45DE8">
              <w:rPr>
                <w:rFonts w:ascii="Times New Roman" w:eastAsia="SimSun" w:hAnsi="Times New Roman"/>
                <w:szCs w:val="20"/>
              </w:rPr>
              <w:t xml:space="preserve"> </w:t>
            </w:r>
            <w:r w:rsidRPr="00A45DE8">
              <w:rPr>
                <w:rFonts w:ascii="Times New Roman" w:eastAsia="SimSun" w:hAnsi="Times New Roman"/>
                <w:szCs w:val="20"/>
                <w:lang w:val="x-none"/>
              </w:rPr>
              <w:t>When the PDCCH reception includes two PDCCH candidates from two respective search space sets, as described in clause 10.1 of [6, TS 38.213],</w:t>
            </w:r>
            <w:r w:rsidRPr="00A45DE8">
              <w:rPr>
                <w:rFonts w:ascii="Times New Roman" w:eastAsia="SimSun" w:hAnsi="Times New Roman"/>
                <w:color w:val="000000"/>
                <w:szCs w:val="20"/>
                <w:lang w:val="x-none"/>
              </w:rPr>
              <w:t xml:space="preserve"> for the purpose of determining </w:t>
            </w:r>
            <w:r w:rsidRPr="00A45DE8">
              <w:rPr>
                <w:rFonts w:ascii="Times New Roman" w:eastAsia="SimSun" w:hAnsi="Times New Roman"/>
                <w:szCs w:val="20"/>
                <w:lang w:val="x-none"/>
              </w:rPr>
              <w:t xml:space="preserve">the CPU occupation duration, </w:t>
            </w:r>
            <w:r w:rsidRPr="00A45DE8">
              <w:rPr>
                <w:rFonts w:ascii="Times New Roman" w:eastAsia="SimSun" w:hAnsi="Times New Roman"/>
                <w:color w:val="000000"/>
                <w:szCs w:val="20"/>
                <w:lang w:val="x-none"/>
              </w:rPr>
              <w:t>the PDCCH candidate that ends later in time is used.</w:t>
            </w:r>
          </w:p>
          <w:p w14:paraId="2BC690CC" w14:textId="77777777" w:rsidR="00EA74C1" w:rsidRPr="00A45DE8" w:rsidRDefault="00EA74C1" w:rsidP="00791DCF">
            <w:pPr>
              <w:spacing w:after="180"/>
              <w:ind w:left="568" w:hanging="284"/>
              <w:rPr>
                <w:rFonts w:ascii="Times New Roman" w:eastAsia="SimSun" w:hAnsi="Times New Roman"/>
                <w:szCs w:val="20"/>
                <w:lang w:val="x-none"/>
              </w:rPr>
            </w:pPr>
            <w:r w:rsidRPr="00A45DE8">
              <w:rPr>
                <w:rFonts w:ascii="Times New Roman" w:eastAsia="SimSun" w:hAnsi="Times New Roman"/>
                <w:szCs w:val="20"/>
                <w:lang w:val="x-none" w:eastAsia="zh-CN"/>
              </w:rPr>
              <w:lastRenderedPageBreak/>
              <w:t>-</w:t>
            </w:r>
            <w:r w:rsidRPr="00A45DE8">
              <w:rPr>
                <w:rFonts w:ascii="Times New Roman" w:eastAsia="SimSun" w:hAnsi="Times New Roman"/>
                <w:szCs w:val="20"/>
                <w:lang w:val="x-none" w:eastAsia="zh-CN"/>
              </w:rPr>
              <w:tab/>
            </w:r>
            <w:r w:rsidRPr="00A45DE8">
              <w:rPr>
                <w:rFonts w:ascii="Times New Roman" w:eastAsia="SimSun" w:hAnsi="Times New Roman"/>
                <w:szCs w:val="20"/>
              </w:rPr>
              <w:t xml:space="preserve">A semi-persistent CSI report on PUSCH </w:t>
            </w:r>
            <w:r w:rsidRPr="00A45DE8">
              <w:rPr>
                <w:rFonts w:ascii="Times New Roman" w:eastAsia="MS Mincho" w:hAnsi="Times New Roman"/>
                <w:color w:val="000000"/>
                <w:szCs w:val="20"/>
                <w:lang w:val="x-none"/>
              </w:rPr>
              <w:t xml:space="preserve">configured with the higher layer parameter </w:t>
            </w:r>
            <w:proofErr w:type="spellStart"/>
            <w:r w:rsidRPr="00A45DE8">
              <w:rPr>
                <w:rFonts w:ascii="Times New Roman" w:eastAsia="SimSun" w:hAnsi="Times New Roman"/>
                <w:i/>
                <w:szCs w:val="20"/>
              </w:rPr>
              <w:t>codebookType</w:t>
            </w:r>
            <w:proofErr w:type="spellEnd"/>
            <w:r w:rsidRPr="00A45DE8">
              <w:rPr>
                <w:rFonts w:ascii="Times New Roman" w:eastAsia="SimSun" w:hAnsi="Times New Roman"/>
                <w:szCs w:val="20"/>
              </w:rPr>
              <w:t xml:space="preserve"> set to 'typeII-Doppler-r18' or 'typeII-Doppler-PortSelection-r18' </w:t>
            </w:r>
            <w:r w:rsidRPr="00A45DE8">
              <w:rPr>
                <w:rFonts w:ascii="Times New Roman" w:eastAsia="SimSun" w:hAnsi="Times New Roman"/>
                <w:szCs w:val="20"/>
                <w:lang w:val="x-none"/>
              </w:rPr>
              <w:t xml:space="preserve">occupies CPU(s) from </w:t>
            </w:r>
            <w:r w:rsidRPr="00A45DE8">
              <w:rPr>
                <w:rFonts w:ascii="Times New Roman" w:eastAsia="SimSun" w:hAnsi="Times New Roman"/>
                <w:bCs/>
                <w:szCs w:val="20"/>
                <w:lang w:val="x-none" w:eastAsia="zh-CN"/>
              </w:rPr>
              <w:t xml:space="preserve">the first symbol of </w:t>
            </w:r>
            <w:r w:rsidRPr="00A45DE8">
              <w:rPr>
                <w:rFonts w:ascii="Times New Roman" w:eastAsia="SimSun" w:hAnsi="Times New Roman"/>
                <w:bCs/>
                <w:i/>
                <w:szCs w:val="20"/>
                <w:lang w:val="x-none" w:eastAsia="zh-CN"/>
              </w:rPr>
              <w:t>K</w:t>
            </w:r>
            <w:r w:rsidRPr="00A45DE8">
              <w:rPr>
                <w:rFonts w:ascii="Times New Roman" w:eastAsia="SimSun" w:hAnsi="Times New Roman"/>
                <w:bCs/>
                <w:i/>
                <w:szCs w:val="20"/>
                <w:vertAlign w:val="subscript"/>
                <w:lang w:val="x-none" w:eastAsia="zh-CN"/>
              </w:rPr>
              <w:t>P</w:t>
            </w:r>
            <w:r w:rsidRPr="00A45DE8">
              <w:rPr>
                <w:rFonts w:ascii="Times New Roman" w:eastAsia="SimSun" w:hAnsi="Times New Roman"/>
                <w:bCs/>
                <w:szCs w:val="20"/>
                <w:lang w:val="x-none" w:eastAsia="zh-CN"/>
              </w:rPr>
              <w:t>-</w:t>
            </w:r>
            <w:proofErr w:type="spellStart"/>
            <w:r w:rsidRPr="00A45DE8">
              <w:rPr>
                <w:rFonts w:ascii="Times New Roman" w:eastAsia="SimSun" w:hAnsi="Times New Roman"/>
                <w:bCs/>
                <w:szCs w:val="20"/>
                <w:lang w:val="x-none" w:eastAsia="zh-CN"/>
              </w:rPr>
              <w:t>th</w:t>
            </w:r>
            <w:proofErr w:type="spellEnd"/>
            <w:r w:rsidRPr="00A45DE8">
              <w:rPr>
                <w:rFonts w:ascii="Times New Roman" w:eastAsia="SimSun" w:hAnsi="Times New Roman"/>
                <w:bCs/>
                <w:szCs w:val="20"/>
                <w:lang w:val="x-none" w:eastAsia="zh-CN"/>
              </w:rPr>
              <w:t xml:space="preserve"> latest consecutive periodic/semi-persistent CSI-RS occasions no later than CSI reference resource, </w:t>
            </w:r>
            <w:r w:rsidRPr="00A45DE8">
              <w:rPr>
                <w:rFonts w:ascii="Times New Roman" w:eastAsia="SimSun" w:hAnsi="Times New Roman"/>
                <w:szCs w:val="20"/>
                <w:lang w:val="x-none"/>
              </w:rPr>
              <w:t xml:space="preserve">until the last symbol of the PUSCH carrying the report, where the value of </w:t>
            </w:r>
            <m:oMath>
              <m:sSub>
                <m:sSubPr>
                  <m:ctrlPr>
                    <w:rPr>
                      <w:rFonts w:ascii="Cambria Math" w:eastAsia="SimSun" w:hAnsi="Cambria Math"/>
                      <w:i/>
                      <w:szCs w:val="20"/>
                      <w:lang w:val="x-none"/>
                    </w:rPr>
                  </m:ctrlPr>
                </m:sSubPr>
                <m:e>
                  <m:r>
                    <w:rPr>
                      <w:rFonts w:ascii="Cambria Math" w:eastAsia="SimSun" w:hAnsi="Cambria Math"/>
                      <w:szCs w:val="20"/>
                      <w:lang w:val="x-none"/>
                    </w:rPr>
                    <m:t>K</m:t>
                  </m:r>
                </m:e>
                <m:sub>
                  <m:r>
                    <w:rPr>
                      <w:rFonts w:ascii="Cambria Math" w:eastAsia="SimSun" w:hAnsi="Cambria Math"/>
                      <w:szCs w:val="20"/>
                      <w:lang w:val="x-none"/>
                    </w:rPr>
                    <m:t>P</m:t>
                  </m:r>
                </m:sub>
              </m:sSub>
              <m:r>
                <w:rPr>
                  <w:rFonts w:ascii="Cambria Math" w:eastAsia="SimSun" w:hAnsi="Cambria Math"/>
                  <w:szCs w:val="20"/>
                  <w:lang w:val="x-none"/>
                </w:rPr>
                <m:t>∈{1,2,4}</m:t>
              </m:r>
            </m:oMath>
            <w:r w:rsidRPr="00A45DE8">
              <w:rPr>
                <w:rFonts w:ascii="Times New Roman" w:eastAsia="SimSun" w:hAnsi="Times New Roman"/>
                <w:szCs w:val="20"/>
                <w:lang w:val="x-none"/>
              </w:rPr>
              <w:t xml:space="preserve"> is indicated by UE capability.</w:t>
            </w:r>
          </w:p>
          <w:p w14:paraId="7BADBBF2" w14:textId="77777777" w:rsidR="00EA74C1" w:rsidRPr="00A45DE8" w:rsidRDefault="00EA74C1" w:rsidP="00791DCF">
            <w:pPr>
              <w:spacing w:after="180"/>
              <w:ind w:left="568" w:hanging="284"/>
              <w:rPr>
                <w:rFonts w:ascii="Times New Roman" w:eastAsia="SimSun" w:hAnsi="Times New Roman"/>
                <w:szCs w:val="20"/>
                <w:lang w:val="x-none" w:eastAsia="zh-CN"/>
              </w:rPr>
            </w:pPr>
            <w:r w:rsidRPr="00A45DE8">
              <w:rPr>
                <w:rFonts w:ascii="Times New Roman" w:eastAsia="SimSun" w:hAnsi="Times New Roman"/>
                <w:szCs w:val="20"/>
                <w:lang w:val="x-none" w:eastAsia="zh-CN"/>
              </w:rPr>
              <w:t>-</w:t>
            </w:r>
            <w:r w:rsidRPr="00A45DE8">
              <w:rPr>
                <w:rFonts w:ascii="Times New Roman" w:eastAsia="SimSun" w:hAnsi="Times New Roman"/>
                <w:szCs w:val="20"/>
                <w:lang w:val="x-none" w:eastAsia="zh-CN"/>
              </w:rPr>
              <w:tab/>
            </w:r>
            <w:r w:rsidRPr="00A45DE8">
              <w:rPr>
                <w:rFonts w:ascii="Times New Roman" w:eastAsia="SimSun" w:hAnsi="Times New Roman"/>
                <w:szCs w:val="20"/>
              </w:rPr>
              <w:t xml:space="preserve">A semi-persistent CSI report on PUSCH </w:t>
            </w:r>
            <w:r w:rsidRPr="00A45DE8">
              <w:rPr>
                <w:rFonts w:ascii="Times New Roman" w:eastAsia="MS Mincho" w:hAnsi="Times New Roman"/>
                <w:color w:val="000000"/>
                <w:szCs w:val="20"/>
                <w:lang w:val="x-none"/>
              </w:rPr>
              <w:t xml:space="preserve">configured with </w:t>
            </w:r>
            <w:proofErr w:type="spellStart"/>
            <w:r w:rsidRPr="00A45DE8">
              <w:rPr>
                <w:rFonts w:ascii="Times New Roman" w:eastAsia="SimSun" w:hAnsi="Times New Roman"/>
                <w:i/>
                <w:iCs/>
                <w:color w:val="000000"/>
                <w:szCs w:val="20"/>
              </w:rPr>
              <w:t>reportQuantity</w:t>
            </w:r>
            <w:proofErr w:type="spellEnd"/>
            <w:r w:rsidRPr="00A45DE8">
              <w:rPr>
                <w:rFonts w:ascii="Times New Roman" w:eastAsia="SimSun" w:hAnsi="Times New Roman"/>
                <w:i/>
                <w:iCs/>
                <w:color w:val="000000"/>
                <w:szCs w:val="20"/>
              </w:rPr>
              <w:t xml:space="preserve"> </w:t>
            </w:r>
            <w:r w:rsidRPr="00A45DE8">
              <w:rPr>
                <w:rFonts w:ascii="Times New Roman" w:eastAsia="SimSun" w:hAnsi="Times New Roman"/>
                <w:iCs/>
                <w:color w:val="000000"/>
                <w:szCs w:val="20"/>
              </w:rPr>
              <w:t xml:space="preserve">set to </w:t>
            </w:r>
            <w:r w:rsidRPr="00A45DE8">
              <w:rPr>
                <w:rFonts w:ascii="Times New Roman" w:eastAsia="SimSun" w:hAnsi="Times New Roman"/>
                <w:szCs w:val="20"/>
              </w:rPr>
              <w:t>'</w:t>
            </w:r>
            <w:r w:rsidRPr="00A45DE8">
              <w:rPr>
                <w:rFonts w:ascii="Times New Roman" w:eastAsia="SimSun" w:hAnsi="Times New Roman"/>
                <w:szCs w:val="20"/>
                <w:lang w:val="x-none"/>
              </w:rPr>
              <w:t>csi-pai-r19</w:t>
            </w:r>
            <w:r w:rsidRPr="00A45DE8">
              <w:rPr>
                <w:rFonts w:ascii="Times New Roman" w:eastAsia="SimSun" w:hAnsi="Times New Roman"/>
                <w:szCs w:val="20"/>
              </w:rPr>
              <w:t>'</w:t>
            </w:r>
            <w:r w:rsidRPr="00A45DE8">
              <w:rPr>
                <w:rFonts w:ascii="Times New Roman" w:eastAsia="SimSun" w:hAnsi="Times New Roman"/>
                <w:szCs w:val="20"/>
                <w:lang w:val="x-none"/>
              </w:rPr>
              <w:t xml:space="preserve"> occupies CPU(s) from </w:t>
            </w:r>
            <w:r w:rsidRPr="00A45DE8">
              <w:rPr>
                <w:rFonts w:ascii="Times New Roman" w:eastAsia="SimSun" w:hAnsi="Times New Roman"/>
                <w:bCs/>
                <w:szCs w:val="20"/>
                <w:lang w:val="x-none" w:eastAsia="zh-CN"/>
              </w:rPr>
              <w:t xml:space="preserve">the first symbol of </w:t>
            </w:r>
            <w:r w:rsidRPr="00A45DE8">
              <w:rPr>
                <w:rFonts w:ascii="Times New Roman" w:eastAsia="SimSun" w:hAnsi="Times New Roman"/>
                <w:bCs/>
                <w:iCs/>
                <w:szCs w:val="20"/>
                <w:lang w:val="x-none" w:eastAsia="zh-CN"/>
              </w:rPr>
              <w:t>the</w:t>
            </w:r>
            <w:r w:rsidRPr="00A45DE8">
              <w:rPr>
                <w:rFonts w:ascii="Times New Roman" w:eastAsia="SimSun" w:hAnsi="Times New Roman"/>
                <w:bCs/>
                <w:szCs w:val="20"/>
                <w:lang w:val="x-none" w:eastAsia="zh-CN"/>
              </w:rPr>
              <w:t xml:space="preserve"> latest </w:t>
            </w:r>
            <w:r w:rsidRPr="00A45DE8">
              <w:rPr>
                <w:rFonts w:ascii="Times New Roman" w:eastAsia="SimSun" w:hAnsi="Times New Roman"/>
                <w:bCs/>
                <w:strike/>
                <w:color w:val="EE0000"/>
                <w:szCs w:val="20"/>
                <w:lang w:val="x-none" w:eastAsia="zh-CN"/>
              </w:rPr>
              <w:t>consecutive</w:t>
            </w:r>
            <w:r w:rsidRPr="00A45DE8">
              <w:rPr>
                <w:rFonts w:ascii="Times New Roman" w:eastAsia="SimSun" w:hAnsi="Times New Roman"/>
                <w:bCs/>
                <w:szCs w:val="20"/>
                <w:lang w:val="x-none" w:eastAsia="zh-CN"/>
              </w:rPr>
              <w:t xml:space="preserve"> periodic/semi-persistent CSI-RS occasion of a corresponding linked CSI report (</w:t>
            </w:r>
            <w:r w:rsidRPr="00A45DE8">
              <w:rPr>
                <w:rFonts w:ascii="Times New Roman" w:eastAsia="SimSun" w:hAnsi="Times New Roman"/>
                <w:szCs w:val="20"/>
                <w:lang w:val="x-none"/>
              </w:rPr>
              <w:t>linked by</w:t>
            </w:r>
            <w:r w:rsidRPr="00A45DE8">
              <w:rPr>
                <w:rFonts w:ascii="Times New Roman" w:eastAsia="SimSun" w:hAnsi="Times New Roman"/>
                <w:szCs w:val="20"/>
              </w:rPr>
              <w:t xml:space="preserve"> </w:t>
            </w:r>
            <w:r w:rsidRPr="00A45DE8">
              <w:rPr>
                <w:rFonts w:ascii="Times New Roman" w:eastAsia="SimSun" w:hAnsi="Times New Roman"/>
                <w:i/>
                <w:iCs/>
                <w:szCs w:val="20"/>
              </w:rPr>
              <w:t>inferenceReportConfigId-r19</w:t>
            </w:r>
            <w:r w:rsidRPr="00A45DE8">
              <w:rPr>
                <w:rFonts w:ascii="Times New Roman" w:eastAsia="SimSun" w:hAnsi="Times New Roman"/>
                <w:szCs w:val="20"/>
              </w:rPr>
              <w:t xml:space="preserve">) </w:t>
            </w:r>
            <w:r w:rsidRPr="00A45DE8">
              <w:rPr>
                <w:rFonts w:ascii="Times New Roman" w:eastAsia="SimSun" w:hAnsi="Times New Roman"/>
                <w:bCs/>
                <w:szCs w:val="20"/>
                <w:lang w:val="x-none" w:eastAsia="zh-CN"/>
              </w:rPr>
              <w:t xml:space="preserve">no later than CSI reference resource of the linked CSI report, </w:t>
            </w:r>
            <w:r w:rsidRPr="00A45DE8">
              <w:rPr>
                <w:rFonts w:ascii="Times New Roman" w:eastAsia="SimSun" w:hAnsi="Times New Roman"/>
                <w:szCs w:val="20"/>
                <w:lang w:val="x-none"/>
              </w:rPr>
              <w:t>until the last symbol of the PUSCH carrying the CSI-PAI report.</w:t>
            </w:r>
          </w:p>
          <w:p w14:paraId="53102AF3" w14:textId="77777777" w:rsidR="00EA74C1" w:rsidRPr="005E79A2" w:rsidRDefault="00EA74C1" w:rsidP="00791DCF">
            <w:pPr>
              <w:spacing w:after="180"/>
              <w:jc w:val="center"/>
              <w:rPr>
                <w:rFonts w:ascii="Times New Roman" w:eastAsiaTheme="minorEastAsia" w:hAnsi="Times New Roman"/>
                <w:color w:val="FF0000"/>
                <w:szCs w:val="20"/>
              </w:rPr>
            </w:pPr>
            <w:r>
              <w:rPr>
                <w:rFonts w:ascii="Times New Roman" w:eastAsiaTheme="minorEastAsia" w:hAnsi="Times New Roman" w:hint="eastAsia"/>
                <w:color w:val="FF0000"/>
                <w:szCs w:val="20"/>
              </w:rPr>
              <w:t>=</w:t>
            </w:r>
            <w:r>
              <w:rPr>
                <w:rFonts w:ascii="Times New Roman" w:eastAsiaTheme="minorEastAsia" w:hAnsi="Times New Roman"/>
                <w:color w:val="FF0000"/>
                <w:szCs w:val="20"/>
              </w:rPr>
              <w:t>============================ unchanged parts are omitted ============================</w:t>
            </w:r>
          </w:p>
        </w:tc>
      </w:tr>
    </w:tbl>
    <w:p w14:paraId="48B67F16" w14:textId="77777777" w:rsidR="00EA74C1" w:rsidRDefault="00EA74C1" w:rsidP="00EA74C1">
      <w:pPr>
        <w:pStyle w:val="11BodyText"/>
        <w:spacing w:before="120"/>
        <w:ind w:left="0"/>
        <w:rPr>
          <w:rFonts w:eastAsiaTheme="minorEastAsia"/>
          <w:lang w:eastAsia="ko-KR"/>
        </w:rPr>
      </w:pPr>
    </w:p>
    <w:p w14:paraId="1C3658DE" w14:textId="77777777" w:rsidR="00EA74C1" w:rsidRDefault="00EA74C1" w:rsidP="00EA74C1">
      <w:pPr>
        <w:jc w:val="both"/>
        <w:rPr>
          <w:lang w:eastAsia="ko-KR"/>
        </w:rPr>
      </w:pPr>
    </w:p>
    <w:p w14:paraId="6BFC095F" w14:textId="77777777" w:rsidR="00EA74C1" w:rsidRPr="0068601D" w:rsidRDefault="00EA74C1" w:rsidP="00EA74C1">
      <w:pPr>
        <w:pStyle w:val="3GPPNormalText"/>
        <w:rPr>
          <w:b/>
          <w:bCs/>
        </w:rPr>
      </w:pPr>
      <w:r w:rsidRPr="00EB1696">
        <w:rPr>
          <w:b/>
          <w:bCs/>
          <w:highlight w:val="green"/>
        </w:rPr>
        <w:t>Agreement:</w:t>
      </w:r>
    </w:p>
    <w:p w14:paraId="3F0081B7" w14:textId="77777777" w:rsidR="00EA74C1" w:rsidRPr="00F50B55" w:rsidRDefault="00EA74C1" w:rsidP="00EA74C1">
      <w:r w:rsidRPr="00F50B55">
        <w:t>The</w:t>
      </w:r>
      <w:r w:rsidRPr="00F50B55">
        <w:rPr>
          <w:rFonts w:hint="eastAsia"/>
        </w:rPr>
        <w:t xml:space="preserve"> following TP </w:t>
      </w:r>
      <w:r w:rsidRPr="00F50B55">
        <w:rPr>
          <w:rFonts w:hint="eastAsia"/>
          <w:lang w:eastAsia="ko-KR"/>
        </w:rPr>
        <w:t>for</w:t>
      </w:r>
      <w:r w:rsidRPr="00F50B55">
        <w:rPr>
          <w:rFonts w:hint="eastAsia"/>
        </w:rPr>
        <w:t xml:space="preserve"> TS 38.21</w:t>
      </w:r>
      <w:r w:rsidRPr="00F50B55">
        <w:rPr>
          <w:rFonts w:hint="eastAsia"/>
          <w:lang w:eastAsia="ko-KR"/>
        </w:rPr>
        <w:t>4</w:t>
      </w:r>
      <w:r w:rsidRPr="00F50B55">
        <w:rPr>
          <w:rFonts w:hint="eastAsia"/>
        </w:rPr>
        <w:t xml:space="preserve"> </w:t>
      </w:r>
      <w:r w:rsidRPr="00F50B55">
        <w:rPr>
          <w:rFonts w:hint="eastAsia"/>
          <w:lang w:eastAsia="ko-KR"/>
        </w:rPr>
        <w:t>Clause 5.2.</w:t>
      </w:r>
      <w:r w:rsidRPr="00F50B55">
        <w:rPr>
          <w:lang w:eastAsia="ko-KR"/>
        </w:rPr>
        <w:t>3</w:t>
      </w:r>
      <w:r w:rsidRPr="00F50B55">
        <w:t xml:space="preserve"> is endorsed.</w:t>
      </w:r>
    </w:p>
    <w:p w14:paraId="117D1B3B" w14:textId="2DFB41F4" w:rsidR="00EA74C1" w:rsidRPr="00F50B55" w:rsidRDefault="00EA74C1" w:rsidP="00EA74C1">
      <w:r w:rsidRPr="00F50B55">
        <w:t xml:space="preserve">The corresponding CR for Rel-19, TS 38.214 in </w:t>
      </w:r>
      <w:hyperlink r:id="rId140" w:history="1">
        <w:r w:rsidR="00C62C50">
          <w:rPr>
            <w:rStyle w:val="Hyperlink"/>
          </w:rPr>
          <w:t>R1-2606870</w:t>
        </w:r>
      </w:hyperlink>
      <w:r w:rsidR="004B4498" w:rsidRPr="00F50B55">
        <w:t xml:space="preserve"> (revised in </w:t>
      </w:r>
      <w:hyperlink r:id="rId141" w:history="1">
        <w:r w:rsidR="00C62C50" w:rsidRPr="00F257AB">
          <w:rPr>
            <w:rStyle w:val="Hyperlink"/>
            <w:highlight w:val="green"/>
          </w:rPr>
          <w:t>R1-2606921</w:t>
        </w:r>
      </w:hyperlink>
      <w:r w:rsidR="004B4498" w:rsidRPr="00F50B55">
        <w:t>)</w:t>
      </w:r>
      <w:r w:rsidRPr="00F50B55">
        <w:t xml:space="preserve"> is </w:t>
      </w:r>
      <w:r w:rsidR="004B4498" w:rsidRPr="00F50B55">
        <w:rPr>
          <w:highlight w:val="green"/>
        </w:rPr>
        <w:t>agreed</w:t>
      </w:r>
      <w:r w:rsidRPr="00F50B55">
        <w:t>.</w:t>
      </w:r>
    </w:p>
    <w:p w14:paraId="53FD7AF3" w14:textId="7D0C782E" w:rsidR="00B2399C" w:rsidRPr="00B2399C" w:rsidRDefault="00B2399C" w:rsidP="00B2399C">
      <w:pPr>
        <w:rPr>
          <w:rFonts w:ascii="Times New Roman" w:hAnsi="Times New Roman"/>
        </w:rPr>
      </w:pPr>
      <w:r w:rsidRPr="00B2399C">
        <w:rPr>
          <w:rFonts w:ascii="Times New Roman" w:hAnsi="Times New Roman"/>
          <w:lang w:eastAsia="ko-KR"/>
        </w:rPr>
        <w:t>(</w:t>
      </w:r>
      <w:r w:rsidR="006B1A43">
        <w:rPr>
          <w:rFonts w:ascii="Times New Roman" w:hAnsi="Times New Roman"/>
          <w:lang w:eastAsia="ko-KR"/>
        </w:rPr>
        <w:t xml:space="preserve">Rel-19, </w:t>
      </w:r>
      <w:r w:rsidRPr="00B2399C">
        <w:rPr>
          <w:rFonts w:ascii="Times New Roman" w:hAnsi="Times New Roman"/>
          <w:lang w:eastAsia="ko-KR"/>
        </w:rPr>
        <w:t>TS38.214</w:t>
      </w:r>
      <w:r w:rsidR="006B1A43">
        <w:rPr>
          <w:rFonts w:ascii="Times New Roman" w:hAnsi="Times New Roman"/>
          <w:lang w:eastAsia="ko-KR"/>
        </w:rPr>
        <w:t>,</w:t>
      </w:r>
      <w:r w:rsidRPr="00B2399C">
        <w:rPr>
          <w:rFonts w:ascii="Times New Roman" w:hAnsi="Times New Roman"/>
          <w:lang w:eastAsia="ko-KR"/>
        </w:rPr>
        <w:t xml:space="preserve"> </w:t>
      </w:r>
      <w:proofErr w:type="spellStart"/>
      <w:r w:rsidR="006B1A43" w:rsidRPr="006B1A43">
        <w:rPr>
          <w:rFonts w:ascii="Times New Roman" w:hAnsi="Times New Roman"/>
          <w:szCs w:val="20"/>
        </w:rPr>
        <w:t>NR_AIML_air</w:t>
      </w:r>
      <w:proofErr w:type="spellEnd"/>
      <w:r w:rsidR="006B1A43" w:rsidRPr="006B1A43">
        <w:rPr>
          <w:rFonts w:ascii="Times New Roman" w:hAnsi="Times New Roman"/>
          <w:szCs w:val="20"/>
        </w:rPr>
        <w:t>-Core</w:t>
      </w:r>
      <w:r w:rsidR="006B1A43">
        <w:rPr>
          <w:rFonts w:ascii="Times New Roman" w:hAnsi="Times New Roman"/>
          <w:szCs w:val="20"/>
        </w:rPr>
        <w:t>,</w:t>
      </w:r>
      <w:r w:rsidR="006B1A43" w:rsidRPr="00B2399C">
        <w:rPr>
          <w:rFonts w:ascii="Times New Roman" w:hAnsi="Times New Roman"/>
          <w:lang w:eastAsia="ko-KR"/>
        </w:rPr>
        <w:t xml:space="preserve"> </w:t>
      </w:r>
      <w:r w:rsidRPr="00B2399C">
        <w:rPr>
          <w:rFonts w:ascii="Times New Roman" w:hAnsi="Times New Roman"/>
          <w:lang w:eastAsia="ko-KR"/>
        </w:rPr>
        <w:t>CR 0769</w:t>
      </w:r>
      <w:r w:rsidR="00F50B55">
        <w:rPr>
          <w:rFonts w:ascii="Times New Roman" w:hAnsi="Times New Roman"/>
          <w:lang w:eastAsia="ko-KR"/>
        </w:rPr>
        <w:t>r</w:t>
      </w:r>
      <w:r w:rsidRPr="00B2399C">
        <w:rPr>
          <w:rFonts w:ascii="Times New Roman" w:hAnsi="Times New Roman"/>
          <w:lang w:eastAsia="ko-KR"/>
        </w:rPr>
        <w:t>1, Cat F)</w:t>
      </w:r>
    </w:p>
    <w:p w14:paraId="74A0B2EF" w14:textId="77777777" w:rsidR="00B2399C" w:rsidRPr="007A3D22" w:rsidRDefault="00B2399C" w:rsidP="00EA74C1">
      <w:pPr>
        <w:rPr>
          <w:b/>
          <w:bCs/>
        </w:rPr>
      </w:pPr>
    </w:p>
    <w:tbl>
      <w:tblPr>
        <w:tblStyle w:val="TableGrid21"/>
        <w:tblW w:w="0" w:type="auto"/>
        <w:tblLook w:val="04A0" w:firstRow="1" w:lastRow="0" w:firstColumn="1" w:lastColumn="0" w:noHBand="0" w:noVBand="1"/>
      </w:tblPr>
      <w:tblGrid>
        <w:gridCol w:w="1670"/>
        <w:gridCol w:w="8766"/>
      </w:tblGrid>
      <w:tr w:rsidR="00EA74C1" w:rsidRPr="005A7D4F" w14:paraId="019B264F" w14:textId="77777777" w:rsidTr="00791DCF">
        <w:tc>
          <w:tcPr>
            <w:tcW w:w="0" w:type="auto"/>
          </w:tcPr>
          <w:p w14:paraId="078A606F" w14:textId="77777777" w:rsidR="00EA74C1" w:rsidRPr="00906235" w:rsidRDefault="00EA74C1" w:rsidP="00791DCF">
            <w:pPr>
              <w:rPr>
                <w:bCs/>
                <w:szCs w:val="20"/>
              </w:rPr>
            </w:pPr>
            <w:r w:rsidRPr="00906235">
              <w:rPr>
                <w:bCs/>
              </w:rPr>
              <w:t>Reason for change</w:t>
            </w:r>
          </w:p>
        </w:tc>
        <w:tc>
          <w:tcPr>
            <w:tcW w:w="0" w:type="auto"/>
          </w:tcPr>
          <w:p w14:paraId="62A22610" w14:textId="77777777" w:rsidR="00EA74C1" w:rsidRPr="00680015" w:rsidRDefault="00EA74C1" w:rsidP="00791DCF">
            <w:pPr>
              <w:rPr>
                <w:rFonts w:eastAsiaTheme="minorEastAsia"/>
                <w:szCs w:val="20"/>
                <w:lang w:val="x-none" w:eastAsia="ko-KR"/>
              </w:rPr>
            </w:pPr>
            <w:r>
              <w:rPr>
                <w:rFonts w:hint="eastAsia"/>
                <w:iCs/>
                <w:color w:val="000000" w:themeColor="text1"/>
              </w:rPr>
              <w:t xml:space="preserve">Clause 5.2.3 of TS38.214 explicitly identifies the </w:t>
            </w:r>
            <w:proofErr w:type="spellStart"/>
            <w:r w:rsidRPr="002025F5">
              <w:rPr>
                <w:rFonts w:hint="eastAsia"/>
                <w:i/>
                <w:color w:val="000000" w:themeColor="text1"/>
              </w:rPr>
              <w:t>reportQuantity</w:t>
            </w:r>
            <w:proofErr w:type="spellEnd"/>
            <w:r>
              <w:rPr>
                <w:rFonts w:hint="eastAsia"/>
                <w:iCs/>
                <w:color w:val="000000" w:themeColor="text1"/>
              </w:rPr>
              <w:t xml:space="preserve"> values for which CSI feedback consists of a single part. Rel-19 AI/ML </w:t>
            </w:r>
            <w:r>
              <w:rPr>
                <w:iCs/>
                <w:color w:val="000000" w:themeColor="text1"/>
              </w:rPr>
              <w:t>introduced</w:t>
            </w:r>
            <w:r>
              <w:rPr>
                <w:rFonts w:hint="eastAsia"/>
                <w:iCs/>
                <w:color w:val="000000" w:themeColor="text1"/>
              </w:rPr>
              <w:t xml:space="preserve"> new report </w:t>
            </w:r>
            <w:r>
              <w:rPr>
                <w:iCs/>
                <w:color w:val="000000" w:themeColor="text1"/>
              </w:rPr>
              <w:t>quantities</w:t>
            </w:r>
            <w:r>
              <w:rPr>
                <w:rFonts w:hint="eastAsia"/>
                <w:iCs/>
                <w:color w:val="000000" w:themeColor="text1"/>
              </w:rPr>
              <w:t xml:space="preserve"> for AI/ML-based CSI report for inference and performance monitoring. But these new quantity values remain </w:t>
            </w:r>
            <w:r>
              <w:rPr>
                <w:iCs/>
                <w:color w:val="000000" w:themeColor="text1"/>
              </w:rPr>
              <w:t>unspecified</w:t>
            </w:r>
            <w:r>
              <w:rPr>
                <w:rFonts w:hint="eastAsia"/>
                <w:iCs/>
                <w:color w:val="000000" w:themeColor="text1"/>
              </w:rPr>
              <w:t xml:space="preserve"> in terms of </w:t>
            </w:r>
            <w:r>
              <w:rPr>
                <w:iCs/>
                <w:color w:val="000000" w:themeColor="text1"/>
              </w:rPr>
              <w:t>whether</w:t>
            </w:r>
            <w:r>
              <w:rPr>
                <w:rFonts w:hint="eastAsia"/>
                <w:iCs/>
                <w:color w:val="000000" w:themeColor="text1"/>
              </w:rPr>
              <w:t xml:space="preserve"> support single part CSI. As a result, it is currently unclear w</w:t>
            </w:r>
            <w:r>
              <w:rPr>
                <w:rFonts w:hint="eastAsia"/>
              </w:rPr>
              <w:t xml:space="preserve">hether </w:t>
            </w:r>
            <w:r>
              <w:rPr>
                <w:rFonts w:hint="eastAsia"/>
                <w:iCs/>
                <w:color w:val="000000" w:themeColor="text1"/>
              </w:rPr>
              <w:t>AI/ML-based CSI reports</w:t>
            </w:r>
            <w:r>
              <w:rPr>
                <w:rFonts w:hint="eastAsia"/>
              </w:rPr>
              <w:t xml:space="preserve"> support single CSI part.</w:t>
            </w:r>
          </w:p>
        </w:tc>
      </w:tr>
      <w:tr w:rsidR="00EA74C1" w:rsidRPr="00906235" w14:paraId="52971609" w14:textId="77777777" w:rsidTr="00791DCF">
        <w:tc>
          <w:tcPr>
            <w:tcW w:w="0" w:type="auto"/>
          </w:tcPr>
          <w:p w14:paraId="381946CB" w14:textId="77777777" w:rsidR="00EA74C1" w:rsidRPr="00906235" w:rsidRDefault="00EA74C1" w:rsidP="00791DCF">
            <w:pPr>
              <w:rPr>
                <w:b/>
                <w:szCs w:val="20"/>
              </w:rPr>
            </w:pPr>
            <w:r w:rsidRPr="00906235">
              <w:t>Summary of change</w:t>
            </w:r>
          </w:p>
        </w:tc>
        <w:tc>
          <w:tcPr>
            <w:tcW w:w="0" w:type="auto"/>
          </w:tcPr>
          <w:p w14:paraId="3CBDA606" w14:textId="77777777" w:rsidR="00EA74C1" w:rsidRPr="00BF464C" w:rsidRDefault="00EA74C1" w:rsidP="00791DCF">
            <w:pPr>
              <w:rPr>
                <w:rFonts w:eastAsiaTheme="minorEastAsia"/>
                <w:bCs/>
                <w:szCs w:val="20"/>
                <w:lang w:eastAsia="ko-KR"/>
              </w:rPr>
            </w:pPr>
            <w:r>
              <w:rPr>
                <w:rFonts w:hint="eastAsia"/>
                <w:bCs/>
                <w:color w:val="000000" w:themeColor="text1"/>
              </w:rPr>
              <w:t xml:space="preserve">Adding Rel-19 AI/ML </w:t>
            </w:r>
            <w:proofErr w:type="spellStart"/>
            <w:r w:rsidRPr="00371EC4">
              <w:rPr>
                <w:rFonts w:hint="eastAsia"/>
                <w:bCs/>
                <w:i/>
                <w:iCs/>
                <w:color w:val="000000" w:themeColor="text1"/>
              </w:rPr>
              <w:t>reportQuantity</w:t>
            </w:r>
            <w:proofErr w:type="spellEnd"/>
            <w:r>
              <w:rPr>
                <w:rFonts w:hint="eastAsia"/>
                <w:bCs/>
                <w:color w:val="000000" w:themeColor="text1"/>
              </w:rPr>
              <w:t xml:space="preserve"> </w:t>
            </w:r>
            <w:r>
              <w:rPr>
                <w:bCs/>
                <w:color w:val="000000" w:themeColor="text1"/>
              </w:rPr>
              <w:t>values</w:t>
            </w:r>
            <w:r>
              <w:rPr>
                <w:rFonts w:hint="eastAsia"/>
                <w:bCs/>
                <w:color w:val="000000" w:themeColor="text1"/>
              </w:rPr>
              <w:t xml:space="preserve"> </w:t>
            </w:r>
            <w:r w:rsidRPr="001E6D85">
              <w:rPr>
                <w:rFonts w:hint="eastAsia"/>
                <w:bCs/>
                <w:color w:val="000000" w:themeColor="text1"/>
              </w:rPr>
              <w:t>to c</w:t>
            </w:r>
            <w:r w:rsidRPr="001E6D85">
              <w:rPr>
                <w:bCs/>
                <w:color w:val="000000" w:themeColor="text1"/>
              </w:rPr>
              <w:t>lar</w:t>
            </w:r>
            <w:r>
              <w:rPr>
                <w:iCs/>
                <w:color w:val="000000" w:themeColor="text1"/>
              </w:rPr>
              <w:t>ify t</w:t>
            </w:r>
            <w:r w:rsidRPr="0053538B">
              <w:rPr>
                <w:iCs/>
                <w:color w:val="000000" w:themeColor="text1"/>
              </w:rPr>
              <w:t>hat</w:t>
            </w:r>
            <w:r>
              <w:rPr>
                <w:rFonts w:hint="eastAsia"/>
                <w:iCs/>
                <w:color w:val="000000" w:themeColor="text1"/>
              </w:rPr>
              <w:t xml:space="preserve"> CSI reports for AI/ML support single CSI part.</w:t>
            </w:r>
          </w:p>
        </w:tc>
      </w:tr>
      <w:tr w:rsidR="00EA74C1" w:rsidRPr="00906235" w14:paraId="2118EF65" w14:textId="77777777" w:rsidTr="00791DCF">
        <w:tc>
          <w:tcPr>
            <w:tcW w:w="0" w:type="auto"/>
          </w:tcPr>
          <w:p w14:paraId="093539A7" w14:textId="77777777" w:rsidR="00EA74C1" w:rsidRPr="00906235" w:rsidRDefault="00EA74C1" w:rsidP="00791DCF">
            <w:pPr>
              <w:rPr>
                <w:b/>
                <w:szCs w:val="20"/>
              </w:rPr>
            </w:pPr>
            <w:r w:rsidRPr="00906235">
              <w:t>Consequences if not approved</w:t>
            </w:r>
          </w:p>
        </w:tc>
        <w:tc>
          <w:tcPr>
            <w:tcW w:w="0" w:type="auto"/>
          </w:tcPr>
          <w:p w14:paraId="59F18219" w14:textId="77777777" w:rsidR="00EA74C1" w:rsidRPr="008128AB" w:rsidRDefault="00EA74C1" w:rsidP="00791DCF">
            <w:pPr>
              <w:rPr>
                <w:rFonts w:eastAsiaTheme="minorEastAsia"/>
                <w:bCs/>
                <w:szCs w:val="20"/>
                <w:highlight w:val="yellow"/>
                <w:lang w:eastAsia="ko-KR"/>
              </w:rPr>
            </w:pPr>
            <w:r w:rsidRPr="00AF0611">
              <w:rPr>
                <w:iCs/>
                <w:color w:val="000000" w:themeColor="text1"/>
              </w:rPr>
              <w:t>Ambiguity occurs</w:t>
            </w:r>
            <w:r>
              <w:rPr>
                <w:rFonts w:hint="eastAsia"/>
                <w:iCs/>
                <w:color w:val="000000" w:themeColor="text1"/>
              </w:rPr>
              <w:t xml:space="preserve"> on whether Rel-19 AI/ML CSI reports support single CSI part or two-part CSI </w:t>
            </w:r>
            <w:r>
              <w:rPr>
                <w:iCs/>
                <w:color w:val="000000" w:themeColor="text1"/>
              </w:rPr>
              <w:t>reporting</w:t>
            </w:r>
            <w:r>
              <w:rPr>
                <w:rFonts w:hint="eastAsia"/>
                <w:iCs/>
                <w:color w:val="000000" w:themeColor="text1"/>
              </w:rPr>
              <w:t>.</w:t>
            </w:r>
          </w:p>
        </w:tc>
      </w:tr>
    </w:tbl>
    <w:tbl>
      <w:tblPr>
        <w:tblStyle w:val="TableGrid"/>
        <w:tblW w:w="9634" w:type="dxa"/>
        <w:tblLook w:val="04A0" w:firstRow="1" w:lastRow="0" w:firstColumn="1" w:lastColumn="0" w:noHBand="0" w:noVBand="1"/>
      </w:tblPr>
      <w:tblGrid>
        <w:gridCol w:w="9634"/>
      </w:tblGrid>
      <w:tr w:rsidR="00EA74C1" w14:paraId="7C6FD9EF" w14:textId="77777777" w:rsidTr="00791DCF">
        <w:tc>
          <w:tcPr>
            <w:tcW w:w="9634" w:type="dxa"/>
          </w:tcPr>
          <w:p w14:paraId="54A4C843" w14:textId="77777777" w:rsidR="00EA74C1" w:rsidRDefault="00EA74C1" w:rsidP="00791DCF">
            <w:pPr>
              <w:overflowPunct w:val="0"/>
              <w:autoSpaceDE w:val="0"/>
              <w:autoSpaceDN w:val="0"/>
              <w:adjustRightInd w:val="0"/>
              <w:spacing w:after="180"/>
              <w:textAlignment w:val="baseline"/>
              <w:rPr>
                <w:rFonts w:ascii="Times New Roman" w:eastAsiaTheme="minorEastAsia" w:hAnsi="Times New Roman"/>
                <w:color w:val="000000" w:themeColor="text1"/>
                <w:szCs w:val="20"/>
              </w:rPr>
            </w:pPr>
            <w:r>
              <w:rPr>
                <w:rFonts w:ascii="Times New Roman" w:eastAsiaTheme="minorEastAsia" w:hAnsi="Times New Roman" w:hint="eastAsia"/>
                <w:color w:val="000000" w:themeColor="text1"/>
                <w:szCs w:val="20"/>
                <w:lang w:eastAsia="ko-KR"/>
              </w:rPr>
              <w:t>5.2.3</w:t>
            </w:r>
            <w:r w:rsidRPr="00DD01B0">
              <w:rPr>
                <w:rFonts w:ascii="Times New Roman" w:eastAsiaTheme="minorEastAsia" w:hAnsi="Times New Roman"/>
                <w:color w:val="000000" w:themeColor="text1"/>
                <w:szCs w:val="20"/>
              </w:rPr>
              <w:tab/>
            </w:r>
            <w:r w:rsidRPr="00DB16E9">
              <w:rPr>
                <w:rFonts w:ascii="Times New Roman" w:eastAsiaTheme="minorEastAsia" w:hAnsi="Times New Roman"/>
                <w:color w:val="000000" w:themeColor="text1"/>
                <w:szCs w:val="20"/>
              </w:rPr>
              <w:t xml:space="preserve">CSI reporting using PUSCH </w:t>
            </w:r>
          </w:p>
          <w:p w14:paraId="50A3929F" w14:textId="77777777" w:rsidR="00EA74C1" w:rsidRDefault="00EA74C1" w:rsidP="00791DCF">
            <w:pPr>
              <w:overflowPunct w:val="0"/>
              <w:autoSpaceDE w:val="0"/>
              <w:autoSpaceDN w:val="0"/>
              <w:adjustRightInd w:val="0"/>
              <w:spacing w:after="180"/>
              <w:jc w:val="center"/>
              <w:textAlignment w:val="baseline"/>
              <w:rPr>
                <w:rFonts w:ascii="Times New Roman" w:eastAsia="DengXian" w:hAnsi="Times New Roman"/>
                <w:szCs w:val="20"/>
                <w:lang w:eastAsia="zh-CN"/>
              </w:rPr>
            </w:pPr>
            <w:r>
              <w:rPr>
                <w:rFonts w:ascii="Times New Roman" w:eastAsiaTheme="minorEastAsia" w:hAnsi="Times New Roman" w:hint="eastAsia"/>
                <w:color w:val="FF0000"/>
                <w:szCs w:val="20"/>
              </w:rPr>
              <w:t>=</w:t>
            </w:r>
            <w:r>
              <w:rPr>
                <w:rFonts w:ascii="Times New Roman" w:eastAsiaTheme="minorEastAsia" w:hAnsi="Times New Roman"/>
                <w:color w:val="FF0000"/>
                <w:szCs w:val="20"/>
              </w:rPr>
              <w:t>============================ unchanged parts are omitted ============================</w:t>
            </w:r>
          </w:p>
          <w:p w14:paraId="2E3CC743" w14:textId="77777777" w:rsidR="00EA74C1" w:rsidRPr="00A2405C" w:rsidRDefault="00EA74C1" w:rsidP="00791DCF">
            <w:pPr>
              <w:spacing w:after="180"/>
              <w:rPr>
                <w:rFonts w:eastAsia="SimSun"/>
                <w:color w:val="000000"/>
              </w:rPr>
            </w:pPr>
            <w:r w:rsidRPr="00A2405C">
              <w:rPr>
                <w:rFonts w:eastAsia="SimSun"/>
                <w:color w:val="000000"/>
              </w:rPr>
              <w:t xml:space="preserve">When the higher layer parameter </w:t>
            </w:r>
            <w:proofErr w:type="spellStart"/>
            <w:r w:rsidRPr="00A2405C">
              <w:rPr>
                <w:rFonts w:eastAsia="SimSun"/>
                <w:i/>
                <w:color w:val="000000"/>
              </w:rPr>
              <w:t>reportQuantity</w:t>
            </w:r>
            <w:proofErr w:type="spellEnd"/>
            <w:r w:rsidRPr="00A2405C">
              <w:rPr>
                <w:rFonts w:eastAsia="SimSun"/>
                <w:color w:val="000000"/>
              </w:rPr>
              <w:t xml:space="preserve"> is configured with one of the values 'cri-RSRP', '</w:t>
            </w:r>
            <w:proofErr w:type="spellStart"/>
            <w:r w:rsidRPr="00A2405C">
              <w:rPr>
                <w:rFonts w:eastAsia="SimSun"/>
                <w:color w:val="000000"/>
              </w:rPr>
              <w:t>ssb</w:t>
            </w:r>
            <w:proofErr w:type="spellEnd"/>
            <w:r w:rsidRPr="00A2405C">
              <w:rPr>
                <w:rFonts w:eastAsia="SimSun"/>
                <w:color w:val="000000"/>
              </w:rPr>
              <w:t>-Index-RSRP', 'cri-SINR' or '</w:t>
            </w:r>
            <w:proofErr w:type="spellStart"/>
            <w:r w:rsidRPr="00A2405C">
              <w:rPr>
                <w:rFonts w:eastAsia="SimSun"/>
                <w:color w:val="000000"/>
              </w:rPr>
              <w:t>ssb</w:t>
            </w:r>
            <w:proofErr w:type="spellEnd"/>
            <w:r w:rsidRPr="00A2405C">
              <w:rPr>
                <w:rFonts w:eastAsia="SimSun"/>
                <w:color w:val="000000"/>
              </w:rPr>
              <w:t>-Index-SINR', or 'cri-RSRP-Index', '</w:t>
            </w:r>
            <w:proofErr w:type="spellStart"/>
            <w:r w:rsidRPr="00A2405C">
              <w:rPr>
                <w:rFonts w:eastAsia="SimSun"/>
                <w:color w:val="000000"/>
              </w:rPr>
              <w:t>ssb</w:t>
            </w:r>
            <w:proofErr w:type="spellEnd"/>
            <w:r w:rsidRPr="00A2405C">
              <w:rPr>
                <w:rFonts w:eastAsia="SimSun"/>
                <w:color w:val="000000"/>
              </w:rPr>
              <w:t>-Index-RSRP-Index', 'cri-SINR-Index', '</w:t>
            </w:r>
            <w:proofErr w:type="spellStart"/>
            <w:r w:rsidRPr="00A2405C">
              <w:rPr>
                <w:rFonts w:eastAsia="SimSun"/>
                <w:color w:val="000000"/>
              </w:rPr>
              <w:t>ssb</w:t>
            </w:r>
            <w:proofErr w:type="spellEnd"/>
            <w:r w:rsidRPr="00A2405C">
              <w:rPr>
                <w:rFonts w:eastAsia="SimSun"/>
                <w:color w:val="000000"/>
              </w:rPr>
              <w:t>-Index-SINR-Index', '</w:t>
            </w:r>
            <w:proofErr w:type="spellStart"/>
            <w:r w:rsidRPr="00A2405C">
              <w:rPr>
                <w:rFonts w:eastAsia="SimSun"/>
                <w:color w:val="000000"/>
              </w:rPr>
              <w:t>tdcp</w:t>
            </w:r>
            <w:proofErr w:type="spellEnd"/>
            <w:r w:rsidRPr="00A2405C">
              <w:rPr>
                <w:rFonts w:eastAsia="SimSun"/>
                <w:color w:val="000000"/>
              </w:rPr>
              <w:t>', 'cli-RSSI', 'cli-SRS-RSRP', '</w:t>
            </w:r>
            <w:proofErr w:type="spellStart"/>
            <w:r w:rsidRPr="00A2405C">
              <w:rPr>
                <w:rFonts w:eastAsia="SimSun"/>
                <w:color w:val="000000"/>
              </w:rPr>
              <w:t>cjtc</w:t>
            </w:r>
            <w:proofErr w:type="spellEnd"/>
            <w:r w:rsidRPr="00A2405C">
              <w:rPr>
                <w:rFonts w:eastAsia="SimSun"/>
                <w:color w:val="000000"/>
              </w:rPr>
              <w:t>-Dd', '</w:t>
            </w:r>
            <w:proofErr w:type="spellStart"/>
            <w:r w:rsidRPr="00A2405C">
              <w:rPr>
                <w:rFonts w:eastAsia="SimSun"/>
                <w:color w:val="000000"/>
              </w:rPr>
              <w:t>cjtc</w:t>
            </w:r>
            <w:proofErr w:type="spellEnd"/>
            <w:r w:rsidRPr="00A2405C">
              <w:rPr>
                <w:rFonts w:eastAsia="SimSun"/>
                <w:color w:val="000000"/>
              </w:rPr>
              <w:t>-F', '</w:t>
            </w:r>
            <w:proofErr w:type="spellStart"/>
            <w:r w:rsidRPr="00A2405C">
              <w:rPr>
                <w:rFonts w:eastAsia="SimSun"/>
                <w:color w:val="000000"/>
              </w:rPr>
              <w:t>cjtc</w:t>
            </w:r>
            <w:proofErr w:type="spellEnd"/>
            <w:r w:rsidRPr="00A2405C">
              <w:rPr>
                <w:rFonts w:eastAsia="SimSun"/>
                <w:color w:val="000000"/>
              </w:rPr>
              <w:t>-Dd-F', '</w:t>
            </w:r>
            <w:proofErr w:type="spellStart"/>
            <w:r w:rsidRPr="00A2405C">
              <w:rPr>
                <w:rFonts w:eastAsia="SimSun"/>
                <w:color w:val="000000"/>
              </w:rPr>
              <w:t>cjtc</w:t>
            </w:r>
            <w:proofErr w:type="spellEnd"/>
            <w:r w:rsidRPr="00A2405C">
              <w:rPr>
                <w:rFonts w:eastAsia="SimSun"/>
                <w:color w:val="000000"/>
              </w:rPr>
              <w:t>-P',</w:t>
            </w:r>
            <w:r w:rsidRPr="00F517EB">
              <w:rPr>
                <w:rFonts w:eastAsia="SimSun"/>
                <w:color w:val="C00000"/>
              </w:rPr>
              <w:t xml:space="preserve"> '</w:t>
            </w:r>
            <w:r>
              <w:rPr>
                <w:rFonts w:eastAsiaTheme="minorEastAsia" w:hint="eastAsia"/>
                <w:color w:val="C00000"/>
              </w:rPr>
              <w:t>p</w:t>
            </w:r>
            <w:r w:rsidRPr="00F517EB">
              <w:rPr>
                <w:rFonts w:eastAsia="SimSun"/>
                <w:color w:val="C00000"/>
              </w:rPr>
              <w:t>-</w:t>
            </w:r>
            <w:r>
              <w:rPr>
                <w:rFonts w:eastAsiaTheme="minorEastAsia" w:hint="eastAsia"/>
                <w:color w:val="C00000"/>
              </w:rPr>
              <w:t>CRI-r19</w:t>
            </w:r>
            <w:r w:rsidRPr="00F517EB">
              <w:rPr>
                <w:rFonts w:eastAsia="SimSun"/>
                <w:color w:val="C00000"/>
              </w:rPr>
              <w:t>', '</w:t>
            </w:r>
            <w:r>
              <w:rPr>
                <w:rFonts w:eastAsiaTheme="minorEastAsia" w:hint="eastAsia"/>
                <w:color w:val="C00000"/>
              </w:rPr>
              <w:t>p</w:t>
            </w:r>
            <w:r w:rsidRPr="00F517EB">
              <w:rPr>
                <w:rFonts w:eastAsia="SimSun"/>
                <w:color w:val="C00000"/>
              </w:rPr>
              <w:t>-</w:t>
            </w:r>
            <w:r>
              <w:rPr>
                <w:rFonts w:eastAsiaTheme="minorEastAsia" w:hint="eastAsia"/>
                <w:color w:val="C00000"/>
              </w:rPr>
              <w:t>CRI-RSRP-r19</w:t>
            </w:r>
            <w:r w:rsidRPr="00F517EB">
              <w:rPr>
                <w:rFonts w:eastAsia="SimSun"/>
                <w:color w:val="C00000"/>
              </w:rPr>
              <w:t>',</w:t>
            </w:r>
            <w:r w:rsidRPr="00A2405C">
              <w:rPr>
                <w:rFonts w:eastAsia="SimSun"/>
                <w:color w:val="000000"/>
              </w:rPr>
              <w:t xml:space="preserve"> </w:t>
            </w:r>
            <w:r w:rsidRPr="00F517EB">
              <w:rPr>
                <w:rFonts w:eastAsia="SimSun"/>
                <w:color w:val="C00000"/>
              </w:rPr>
              <w:t>'</w:t>
            </w:r>
            <w:r>
              <w:rPr>
                <w:rFonts w:eastAsiaTheme="minorEastAsia" w:hint="eastAsia"/>
                <w:color w:val="C00000"/>
              </w:rPr>
              <w:t>p</w:t>
            </w:r>
            <w:r w:rsidRPr="00F517EB">
              <w:rPr>
                <w:rFonts w:eastAsia="SimSun"/>
                <w:color w:val="C00000"/>
              </w:rPr>
              <w:t>-</w:t>
            </w:r>
            <w:r>
              <w:rPr>
                <w:rFonts w:eastAsiaTheme="minorEastAsia" w:hint="eastAsia"/>
                <w:color w:val="C00000"/>
              </w:rPr>
              <w:t>SSB-Index-r19</w:t>
            </w:r>
            <w:r w:rsidRPr="00F517EB">
              <w:rPr>
                <w:rFonts w:eastAsia="SimSun"/>
                <w:color w:val="C00000"/>
              </w:rPr>
              <w:t>', '</w:t>
            </w:r>
            <w:r>
              <w:rPr>
                <w:rFonts w:eastAsiaTheme="minorEastAsia" w:hint="eastAsia"/>
                <w:color w:val="C00000"/>
              </w:rPr>
              <w:t>p</w:t>
            </w:r>
            <w:r w:rsidRPr="00F517EB">
              <w:rPr>
                <w:rFonts w:eastAsia="SimSun"/>
                <w:color w:val="C00000"/>
              </w:rPr>
              <w:t>-</w:t>
            </w:r>
            <w:r>
              <w:rPr>
                <w:rFonts w:eastAsiaTheme="minorEastAsia" w:hint="eastAsia"/>
                <w:color w:val="C00000"/>
              </w:rPr>
              <w:t>SSB-Index-RSRP-r19</w:t>
            </w:r>
            <w:r w:rsidRPr="00F517EB">
              <w:rPr>
                <w:rFonts w:eastAsia="SimSun"/>
                <w:color w:val="C00000"/>
              </w:rPr>
              <w:t>', '</w:t>
            </w:r>
            <w:r>
              <w:rPr>
                <w:rFonts w:eastAsiaTheme="minorEastAsia" w:hint="eastAsia"/>
                <w:color w:val="C00000"/>
              </w:rPr>
              <w:t>rs</w:t>
            </w:r>
            <w:r w:rsidRPr="00F517EB">
              <w:rPr>
                <w:rFonts w:eastAsia="SimSun"/>
                <w:color w:val="C00000"/>
              </w:rPr>
              <w:t>-</w:t>
            </w:r>
            <w:r>
              <w:rPr>
                <w:rFonts w:eastAsiaTheme="minorEastAsia" w:hint="eastAsia"/>
                <w:color w:val="C00000"/>
                <w:lang w:eastAsia="ko-KR"/>
              </w:rPr>
              <w:t>pai</w:t>
            </w:r>
            <w:r>
              <w:rPr>
                <w:rFonts w:eastAsiaTheme="minorEastAsia" w:hint="eastAsia"/>
                <w:color w:val="C00000"/>
              </w:rPr>
              <w:t>-r19</w:t>
            </w:r>
            <w:r w:rsidRPr="00F517EB">
              <w:rPr>
                <w:rFonts w:eastAsia="SimSun"/>
                <w:color w:val="C00000"/>
              </w:rPr>
              <w:t>', '</w:t>
            </w:r>
            <w:r>
              <w:rPr>
                <w:rFonts w:eastAsiaTheme="minorEastAsia" w:hint="eastAsia"/>
                <w:color w:val="C00000"/>
              </w:rPr>
              <w:t>csi</w:t>
            </w:r>
            <w:r w:rsidRPr="00F517EB">
              <w:rPr>
                <w:rFonts w:eastAsia="SimSun"/>
                <w:color w:val="C00000"/>
              </w:rPr>
              <w:t>-</w:t>
            </w:r>
            <w:r>
              <w:rPr>
                <w:rFonts w:eastAsiaTheme="minorEastAsia" w:hint="eastAsia"/>
                <w:color w:val="C00000"/>
                <w:lang w:eastAsia="ko-KR"/>
              </w:rPr>
              <w:t>pai</w:t>
            </w:r>
            <w:r>
              <w:rPr>
                <w:rFonts w:eastAsiaTheme="minorEastAsia" w:hint="eastAsia"/>
                <w:color w:val="C00000"/>
              </w:rPr>
              <w:t>-r19</w:t>
            </w:r>
            <w:r w:rsidRPr="00F517EB">
              <w:rPr>
                <w:rFonts w:eastAsia="SimSun"/>
                <w:color w:val="C00000"/>
              </w:rPr>
              <w:t>',</w:t>
            </w:r>
            <w:r>
              <w:rPr>
                <w:rFonts w:eastAsiaTheme="minorEastAsia" w:hint="eastAsia"/>
                <w:color w:val="C00000"/>
              </w:rPr>
              <w:t xml:space="preserve"> </w:t>
            </w:r>
            <w:r w:rsidRPr="00A2405C">
              <w:rPr>
                <w:rFonts w:eastAsia="SimSun"/>
                <w:color w:val="000000"/>
              </w:rPr>
              <w:t>the CSI feedback consists of a single part.</w:t>
            </w:r>
          </w:p>
          <w:p w14:paraId="6CB52596" w14:textId="77777777" w:rsidR="00EA74C1" w:rsidRPr="005E79A2" w:rsidRDefault="00EA74C1" w:rsidP="00791DCF">
            <w:pPr>
              <w:spacing w:after="180"/>
              <w:jc w:val="center"/>
              <w:rPr>
                <w:rFonts w:ascii="Times New Roman" w:eastAsiaTheme="minorEastAsia" w:hAnsi="Times New Roman"/>
                <w:color w:val="FF0000"/>
                <w:szCs w:val="20"/>
              </w:rPr>
            </w:pPr>
            <w:r>
              <w:rPr>
                <w:rFonts w:ascii="Times New Roman" w:eastAsiaTheme="minorEastAsia" w:hAnsi="Times New Roman" w:hint="eastAsia"/>
                <w:color w:val="FF0000"/>
                <w:szCs w:val="20"/>
              </w:rPr>
              <w:t>=</w:t>
            </w:r>
            <w:r>
              <w:rPr>
                <w:rFonts w:ascii="Times New Roman" w:eastAsiaTheme="minorEastAsia" w:hAnsi="Times New Roman"/>
                <w:color w:val="FF0000"/>
                <w:szCs w:val="20"/>
              </w:rPr>
              <w:t>============================ unchanged parts are omitted ============================</w:t>
            </w:r>
          </w:p>
        </w:tc>
      </w:tr>
    </w:tbl>
    <w:p w14:paraId="6A089C22" w14:textId="77777777" w:rsidR="00EA74C1" w:rsidRDefault="00EA74C1" w:rsidP="00EA74C1">
      <w:pPr>
        <w:rPr>
          <w:lang w:eastAsia="ko-KR"/>
        </w:rPr>
      </w:pPr>
    </w:p>
    <w:p w14:paraId="675ABD5C" w14:textId="77777777" w:rsidR="00EA74C1" w:rsidRDefault="00EA74C1" w:rsidP="00EA74C1">
      <w:pPr>
        <w:rPr>
          <w:lang w:eastAsia="ko-KR"/>
        </w:rPr>
      </w:pPr>
    </w:p>
    <w:p w14:paraId="1F1F59AD" w14:textId="29EC7806" w:rsidR="00EA74C1" w:rsidRPr="006B1A43" w:rsidRDefault="00C62C50" w:rsidP="00EA74C1">
      <w:pPr>
        <w:pStyle w:val="3GPPNormalText"/>
        <w:rPr>
          <w:b/>
          <w:bCs/>
        </w:rPr>
      </w:pPr>
      <w:hyperlink r:id="rId142" w:history="1">
        <w:r w:rsidRPr="006B1A43">
          <w:rPr>
            <w:rStyle w:val="Hyperlink"/>
            <w:b/>
            <w:bCs/>
            <w:sz w:val="20"/>
            <w:szCs w:val="20"/>
          </w:rPr>
          <w:t>R1-2606795</w:t>
        </w:r>
      </w:hyperlink>
      <w:r w:rsidR="00563489" w:rsidRPr="006B1A43">
        <w:rPr>
          <w:b/>
          <w:bCs/>
          <w:sz w:val="20"/>
          <w:szCs w:val="20"/>
        </w:rPr>
        <w:tab/>
      </w:r>
      <w:r w:rsidR="00563489" w:rsidRPr="006B1A43">
        <w:rPr>
          <w:b/>
          <w:bCs/>
          <w:sz w:val="20"/>
          <w:szCs w:val="20"/>
          <w:lang w:val="en-GB"/>
        </w:rPr>
        <w:t>Summary #1 of maintenance on CSI prediction</w:t>
      </w:r>
      <w:r w:rsidR="00563489" w:rsidRPr="006B1A43">
        <w:rPr>
          <w:b/>
          <w:bCs/>
          <w:sz w:val="20"/>
          <w:szCs w:val="20"/>
          <w:lang w:val="en-GB"/>
        </w:rPr>
        <w:tab/>
        <w:t>Moderator (LG Electronics)</w:t>
      </w:r>
    </w:p>
    <w:p w14:paraId="10C000DE" w14:textId="77777777" w:rsidR="00EA74C1" w:rsidRPr="00371680" w:rsidRDefault="00EA74C1" w:rsidP="00EA74C1">
      <w:pPr>
        <w:pStyle w:val="3GPPNormalText"/>
        <w:rPr>
          <w:b/>
          <w:bCs/>
        </w:rPr>
      </w:pPr>
      <w:r w:rsidRPr="00CB2CEB">
        <w:rPr>
          <w:b/>
          <w:bCs/>
          <w:highlight w:val="green"/>
        </w:rPr>
        <w:t>Agreement:</w:t>
      </w:r>
    </w:p>
    <w:p w14:paraId="30EDEEE9" w14:textId="77777777" w:rsidR="00EA74C1" w:rsidRPr="00B2399C" w:rsidRDefault="00EA74C1" w:rsidP="00EA74C1">
      <w:pPr>
        <w:rPr>
          <w:rFonts w:ascii="Times New Roman" w:hAnsi="Times New Roman"/>
        </w:rPr>
      </w:pPr>
      <w:r w:rsidRPr="00B2399C">
        <w:rPr>
          <w:rFonts w:ascii="Times New Roman" w:hAnsi="Times New Roman"/>
        </w:rPr>
        <w:t xml:space="preserve">The following TP </w:t>
      </w:r>
      <w:r w:rsidRPr="00B2399C">
        <w:rPr>
          <w:rFonts w:ascii="Times New Roman" w:hAnsi="Times New Roman"/>
          <w:lang w:eastAsia="ko-KR"/>
        </w:rPr>
        <w:t>for</w:t>
      </w:r>
      <w:r w:rsidRPr="00B2399C">
        <w:rPr>
          <w:rFonts w:ascii="Times New Roman" w:hAnsi="Times New Roman"/>
        </w:rPr>
        <w:t xml:space="preserve"> TS 38.21</w:t>
      </w:r>
      <w:r w:rsidRPr="00B2399C">
        <w:rPr>
          <w:rFonts w:ascii="Times New Roman" w:hAnsi="Times New Roman"/>
          <w:lang w:eastAsia="ko-KR"/>
        </w:rPr>
        <w:t>4</w:t>
      </w:r>
      <w:r w:rsidRPr="00B2399C">
        <w:rPr>
          <w:rFonts w:ascii="Times New Roman" w:hAnsi="Times New Roman"/>
        </w:rPr>
        <w:t xml:space="preserve"> </w:t>
      </w:r>
      <w:r w:rsidRPr="00B2399C">
        <w:rPr>
          <w:rFonts w:ascii="Times New Roman" w:hAnsi="Times New Roman"/>
          <w:lang w:eastAsia="ko-KR"/>
        </w:rPr>
        <w:t xml:space="preserve">Clause 6.2.1.3 is </w:t>
      </w:r>
      <w:r w:rsidRPr="00B2399C">
        <w:rPr>
          <w:rFonts w:ascii="Times New Roman" w:hAnsi="Times New Roman"/>
          <w:highlight w:val="green"/>
          <w:lang w:eastAsia="ko-KR"/>
        </w:rPr>
        <w:t>endorsed</w:t>
      </w:r>
      <w:r w:rsidRPr="00B2399C">
        <w:rPr>
          <w:rFonts w:ascii="Times New Roman" w:hAnsi="Times New Roman"/>
        </w:rPr>
        <w:t>.</w:t>
      </w:r>
    </w:p>
    <w:p w14:paraId="32F32534" w14:textId="38038F35" w:rsidR="00EA74C1" w:rsidRPr="00B2399C" w:rsidRDefault="00EA74C1" w:rsidP="00EA74C1">
      <w:pPr>
        <w:rPr>
          <w:rFonts w:ascii="Times New Roman" w:hAnsi="Times New Roman"/>
          <w:lang w:eastAsia="ko-KR"/>
        </w:rPr>
      </w:pPr>
      <w:r w:rsidRPr="00B2399C">
        <w:rPr>
          <w:rFonts w:ascii="Times New Roman" w:hAnsi="Times New Roman"/>
        </w:rPr>
        <w:t>The corresponding CR for Rel-19, TS 38.21</w:t>
      </w:r>
      <w:r w:rsidRPr="00B2399C">
        <w:rPr>
          <w:rFonts w:ascii="Times New Roman" w:hAnsi="Times New Roman"/>
          <w:lang w:eastAsia="ko-KR"/>
        </w:rPr>
        <w:t>4</w:t>
      </w:r>
      <w:r w:rsidRPr="00B2399C">
        <w:rPr>
          <w:rFonts w:ascii="Times New Roman" w:hAnsi="Times New Roman"/>
        </w:rPr>
        <w:t xml:space="preserve"> </w:t>
      </w:r>
      <w:r w:rsidRPr="00B2399C">
        <w:rPr>
          <w:rFonts w:ascii="Times New Roman" w:hAnsi="Times New Roman"/>
          <w:lang w:eastAsia="ko-KR"/>
        </w:rPr>
        <w:t xml:space="preserve">Clause 6.2.1.3 in </w:t>
      </w:r>
      <w:hyperlink r:id="rId143" w:history="1">
        <w:r w:rsidR="00C62C50">
          <w:rPr>
            <w:rStyle w:val="Hyperlink"/>
            <w:rFonts w:ascii="Times New Roman" w:hAnsi="Times New Roman"/>
          </w:rPr>
          <w:t>R1-2606870</w:t>
        </w:r>
      </w:hyperlink>
      <w:r w:rsidR="004B4498" w:rsidRPr="00B2399C">
        <w:rPr>
          <w:rFonts w:ascii="Times New Roman" w:hAnsi="Times New Roman"/>
        </w:rPr>
        <w:t xml:space="preserve"> (revised in </w:t>
      </w:r>
      <w:hyperlink r:id="rId144" w:history="1">
        <w:r w:rsidR="00C62C50" w:rsidRPr="00F257AB">
          <w:rPr>
            <w:rStyle w:val="Hyperlink"/>
            <w:rFonts w:ascii="Times New Roman" w:hAnsi="Times New Roman"/>
            <w:highlight w:val="green"/>
          </w:rPr>
          <w:t>R1-2606921</w:t>
        </w:r>
      </w:hyperlink>
      <w:r w:rsidR="004B4498" w:rsidRPr="00F257AB">
        <w:rPr>
          <w:rFonts w:ascii="Times New Roman" w:hAnsi="Times New Roman"/>
          <w:highlight w:val="green"/>
        </w:rPr>
        <w:t>)</w:t>
      </w:r>
      <w:r w:rsidRPr="00B2399C">
        <w:rPr>
          <w:rFonts w:ascii="Times New Roman" w:hAnsi="Times New Roman"/>
        </w:rPr>
        <w:t xml:space="preserve"> </w:t>
      </w:r>
      <w:r w:rsidRPr="00B2399C">
        <w:rPr>
          <w:rFonts w:ascii="Times New Roman" w:hAnsi="Times New Roman"/>
          <w:lang w:eastAsia="ko-KR"/>
        </w:rPr>
        <w:t xml:space="preserve">is </w:t>
      </w:r>
      <w:r w:rsidR="004B4498" w:rsidRPr="00B2399C">
        <w:rPr>
          <w:rFonts w:ascii="Times New Roman" w:hAnsi="Times New Roman"/>
          <w:highlight w:val="green"/>
          <w:lang w:eastAsia="ko-KR"/>
        </w:rPr>
        <w:t>agreed</w:t>
      </w:r>
      <w:r w:rsidRPr="00B2399C">
        <w:rPr>
          <w:rFonts w:ascii="Times New Roman" w:hAnsi="Times New Roman"/>
          <w:highlight w:val="green"/>
          <w:lang w:eastAsia="ko-KR"/>
        </w:rPr>
        <w:t>.</w:t>
      </w:r>
    </w:p>
    <w:p w14:paraId="097C5B09" w14:textId="1CD41D5A" w:rsidR="00B2399C" w:rsidRPr="00B2399C" w:rsidRDefault="00B2399C" w:rsidP="00EA74C1">
      <w:pPr>
        <w:rPr>
          <w:rFonts w:ascii="Times New Roman" w:hAnsi="Times New Roman"/>
        </w:rPr>
      </w:pPr>
      <w:r w:rsidRPr="00B2399C">
        <w:rPr>
          <w:rFonts w:ascii="Times New Roman" w:hAnsi="Times New Roman"/>
          <w:lang w:eastAsia="ko-KR"/>
        </w:rPr>
        <w:t>(</w:t>
      </w:r>
      <w:r w:rsidR="006B1A43">
        <w:rPr>
          <w:rFonts w:ascii="Times New Roman" w:hAnsi="Times New Roman"/>
          <w:lang w:eastAsia="ko-KR"/>
        </w:rPr>
        <w:t xml:space="preserve">Rel-19, </w:t>
      </w:r>
      <w:r w:rsidRPr="00B2399C">
        <w:rPr>
          <w:rFonts w:ascii="Times New Roman" w:hAnsi="Times New Roman"/>
          <w:lang w:eastAsia="ko-KR"/>
        </w:rPr>
        <w:t>TS38.214</w:t>
      </w:r>
      <w:r w:rsidR="006B1A43">
        <w:rPr>
          <w:rFonts w:ascii="Times New Roman" w:hAnsi="Times New Roman"/>
          <w:lang w:eastAsia="ko-KR"/>
        </w:rPr>
        <w:t xml:space="preserve">, </w:t>
      </w:r>
      <w:proofErr w:type="spellStart"/>
      <w:r w:rsidR="006B1A43" w:rsidRPr="006B1A43">
        <w:rPr>
          <w:rFonts w:ascii="Times New Roman" w:hAnsi="Times New Roman"/>
          <w:szCs w:val="20"/>
        </w:rPr>
        <w:t>NR_AIML_air</w:t>
      </w:r>
      <w:proofErr w:type="spellEnd"/>
      <w:r w:rsidR="006B1A43" w:rsidRPr="006B1A43">
        <w:rPr>
          <w:rFonts w:ascii="Times New Roman" w:hAnsi="Times New Roman"/>
          <w:szCs w:val="20"/>
        </w:rPr>
        <w:t>-Core</w:t>
      </w:r>
      <w:r w:rsidR="006B1A43">
        <w:rPr>
          <w:rFonts w:ascii="Times New Roman" w:hAnsi="Times New Roman"/>
          <w:szCs w:val="20"/>
        </w:rPr>
        <w:t>,</w:t>
      </w:r>
      <w:r w:rsidRPr="00B2399C">
        <w:rPr>
          <w:rFonts w:ascii="Times New Roman" w:hAnsi="Times New Roman"/>
          <w:lang w:eastAsia="ko-KR"/>
        </w:rPr>
        <w:t xml:space="preserve"> CR 0769</w:t>
      </w:r>
      <w:r w:rsidR="00F50B55">
        <w:rPr>
          <w:rFonts w:ascii="Times New Roman" w:hAnsi="Times New Roman"/>
          <w:lang w:eastAsia="ko-KR"/>
        </w:rPr>
        <w:t>r</w:t>
      </w:r>
      <w:r w:rsidRPr="00B2399C">
        <w:rPr>
          <w:rFonts w:ascii="Times New Roman" w:hAnsi="Times New Roman"/>
          <w:lang w:eastAsia="ko-KR"/>
        </w:rPr>
        <w:t>1, Cat F)</w:t>
      </w:r>
    </w:p>
    <w:p w14:paraId="34E71D73" w14:textId="77777777" w:rsidR="00EA74C1" w:rsidRPr="003E45CA" w:rsidRDefault="00EA74C1" w:rsidP="00EA74C1">
      <w:pPr>
        <w:jc w:val="both"/>
        <w:rPr>
          <w:rFonts w:ascii="Times New Roman" w:hAnsi="Times New Roman"/>
          <w:b/>
          <w:lang w:eastAsia="ko-KR"/>
        </w:rPr>
      </w:pPr>
    </w:p>
    <w:tbl>
      <w:tblPr>
        <w:tblStyle w:val="TableGrid21"/>
        <w:tblW w:w="0" w:type="auto"/>
        <w:tblLook w:val="04A0" w:firstRow="1" w:lastRow="0" w:firstColumn="1" w:lastColumn="0" w:noHBand="0" w:noVBand="1"/>
      </w:tblPr>
      <w:tblGrid>
        <w:gridCol w:w="1895"/>
        <w:gridCol w:w="8541"/>
      </w:tblGrid>
      <w:tr w:rsidR="00EA74C1" w:rsidRPr="005A7D4F" w14:paraId="6C7F527D" w14:textId="77777777" w:rsidTr="00791DCF">
        <w:tc>
          <w:tcPr>
            <w:tcW w:w="0" w:type="auto"/>
          </w:tcPr>
          <w:p w14:paraId="21618B49" w14:textId="77777777" w:rsidR="00EA74C1" w:rsidRPr="00906235" w:rsidRDefault="00EA74C1" w:rsidP="00791DCF">
            <w:pPr>
              <w:rPr>
                <w:bCs/>
                <w:szCs w:val="20"/>
              </w:rPr>
            </w:pPr>
            <w:r w:rsidRPr="00906235">
              <w:rPr>
                <w:bCs/>
              </w:rPr>
              <w:t>Reason for change</w:t>
            </w:r>
          </w:p>
        </w:tc>
        <w:tc>
          <w:tcPr>
            <w:tcW w:w="0" w:type="auto"/>
          </w:tcPr>
          <w:p w14:paraId="36294670" w14:textId="77777777" w:rsidR="00EA74C1" w:rsidRDefault="00EA74C1" w:rsidP="00791DCF">
            <w:pPr>
              <w:rPr>
                <w:lang w:val="en-US" w:eastAsia="zh-CN"/>
              </w:rPr>
            </w:pPr>
            <w:r>
              <w:rPr>
                <w:rFonts w:hint="eastAsia"/>
                <w:lang w:val="en-US" w:eastAsia="ko-KR"/>
              </w:rPr>
              <w:t xml:space="preserve">1. </w:t>
            </w:r>
            <w:r>
              <w:rPr>
                <w:lang w:val="en-US" w:eastAsia="zh-CN"/>
              </w:rPr>
              <w:t>When the collision between the SRS for carrier switching and the CSI report happens, UE should follow a priority rule defined. However, the priority rule for the SRS and CSI-PAI report is unclear.</w:t>
            </w:r>
          </w:p>
          <w:p w14:paraId="68800523" w14:textId="77777777" w:rsidR="00EA74C1" w:rsidRDefault="00EA74C1" w:rsidP="00791DCF">
            <w:pPr>
              <w:rPr>
                <w:lang w:val="x-none" w:eastAsia="ko-KR"/>
              </w:rPr>
            </w:pPr>
          </w:p>
          <w:p w14:paraId="1251F060" w14:textId="77777777" w:rsidR="00EA74C1" w:rsidRPr="005D528C" w:rsidRDefault="00EA74C1" w:rsidP="00791DCF">
            <w:pPr>
              <w:rPr>
                <w:lang w:val="x-none" w:eastAsia="ko-KR"/>
              </w:rPr>
            </w:pPr>
            <w:r w:rsidRPr="009C61A2">
              <w:rPr>
                <w:rFonts w:hint="eastAsia"/>
                <w:color w:val="0070C0"/>
                <w:lang w:val="x-none" w:eastAsia="ko-KR"/>
              </w:rPr>
              <w:t>2. To ensure consistent priority rule for two types of PAI reports, i.e., CSI-PAI report and RS-PAI report.</w:t>
            </w:r>
          </w:p>
        </w:tc>
      </w:tr>
      <w:tr w:rsidR="00EA74C1" w:rsidRPr="00906235" w14:paraId="6FEE4A83" w14:textId="77777777" w:rsidTr="00791DCF">
        <w:tc>
          <w:tcPr>
            <w:tcW w:w="0" w:type="auto"/>
          </w:tcPr>
          <w:p w14:paraId="6B8C676A" w14:textId="77777777" w:rsidR="00EA74C1" w:rsidRPr="00906235" w:rsidRDefault="00EA74C1" w:rsidP="00791DCF">
            <w:pPr>
              <w:rPr>
                <w:b/>
                <w:szCs w:val="20"/>
              </w:rPr>
            </w:pPr>
            <w:r w:rsidRPr="00906235">
              <w:t>Summary of change</w:t>
            </w:r>
          </w:p>
        </w:tc>
        <w:tc>
          <w:tcPr>
            <w:tcW w:w="0" w:type="auto"/>
          </w:tcPr>
          <w:p w14:paraId="04683DD4" w14:textId="77777777" w:rsidR="00EA74C1" w:rsidRDefault="00EA74C1" w:rsidP="00791DCF">
            <w:pPr>
              <w:rPr>
                <w:lang w:val="en-US" w:eastAsia="zh-CN"/>
              </w:rPr>
            </w:pPr>
            <w:r>
              <w:rPr>
                <w:rFonts w:hint="eastAsia"/>
                <w:lang w:val="en-US" w:eastAsia="ko-KR"/>
              </w:rPr>
              <w:t xml:space="preserve">1. </w:t>
            </w:r>
            <w:r>
              <w:rPr>
                <w:rFonts w:hint="eastAsia"/>
                <w:lang w:val="en-US" w:eastAsia="zh-CN"/>
              </w:rPr>
              <w:t>Reuse the same dropping rule for collision handling between PMI and SRS for the collision handling between CSI-PAI and SRS</w:t>
            </w:r>
          </w:p>
          <w:p w14:paraId="2E18AC48" w14:textId="77777777" w:rsidR="00EA74C1" w:rsidRDefault="00EA74C1" w:rsidP="00791DCF">
            <w:pPr>
              <w:rPr>
                <w:bCs/>
                <w:lang w:eastAsia="ko-KR"/>
              </w:rPr>
            </w:pPr>
          </w:p>
          <w:p w14:paraId="03961DD4" w14:textId="77777777" w:rsidR="00EA74C1" w:rsidRDefault="00EA74C1" w:rsidP="00791DCF">
            <w:pPr>
              <w:rPr>
                <w:bCs/>
                <w:color w:val="EE0000"/>
                <w:lang w:eastAsia="ko-KR"/>
              </w:rPr>
            </w:pPr>
            <w:r w:rsidRPr="009C61A2">
              <w:rPr>
                <w:rFonts w:hint="eastAsia"/>
                <w:bCs/>
                <w:color w:val="0070C0"/>
                <w:lang w:eastAsia="ko-KR"/>
              </w:rPr>
              <w:t>2. Revert following agreement made in RAN1#122bis,</w:t>
            </w:r>
            <w:r>
              <w:rPr>
                <w:rFonts w:hint="eastAsia"/>
                <w:bCs/>
                <w:color w:val="0070C0"/>
                <w:lang w:eastAsia="ko-KR"/>
              </w:rPr>
              <w:t xml:space="preserve"> </w:t>
            </w:r>
            <w:r w:rsidRPr="009C61A2">
              <w:rPr>
                <w:rFonts w:hint="eastAsia"/>
                <w:bCs/>
                <w:color w:val="0070C0"/>
                <w:lang w:eastAsia="ko-KR"/>
              </w:rPr>
              <w:t xml:space="preserve">and apply the </w:t>
            </w:r>
            <w:r w:rsidRPr="009C61A2">
              <w:rPr>
                <w:bCs/>
                <w:color w:val="0070C0"/>
                <w:lang w:eastAsia="ko-KR"/>
              </w:rPr>
              <w:t xml:space="preserve">same </w:t>
            </w:r>
            <w:r w:rsidRPr="009C61A2">
              <w:rPr>
                <w:rFonts w:hint="eastAsia"/>
                <w:bCs/>
                <w:color w:val="0070C0"/>
                <w:lang w:eastAsia="ko-KR"/>
              </w:rPr>
              <w:t xml:space="preserve">priority </w:t>
            </w:r>
            <w:r w:rsidRPr="009C61A2">
              <w:rPr>
                <w:bCs/>
                <w:color w:val="0070C0"/>
                <w:lang w:eastAsia="ko-KR"/>
              </w:rPr>
              <w:t xml:space="preserve">rules to collision between </w:t>
            </w:r>
            <w:r w:rsidRPr="009C61A2">
              <w:rPr>
                <w:rFonts w:hint="eastAsia"/>
                <w:bCs/>
                <w:color w:val="0070C0"/>
                <w:lang w:eastAsia="ko-KR"/>
              </w:rPr>
              <w:t>RS-PAI</w:t>
            </w:r>
            <w:r w:rsidRPr="009C61A2">
              <w:rPr>
                <w:bCs/>
                <w:color w:val="0070C0"/>
                <w:lang w:eastAsia="ko-KR"/>
              </w:rPr>
              <w:t xml:space="preserve"> and SRS as </w:t>
            </w:r>
            <w:r w:rsidRPr="009C61A2">
              <w:rPr>
                <w:rFonts w:hint="eastAsia"/>
                <w:bCs/>
                <w:color w:val="0070C0"/>
                <w:lang w:eastAsia="ko-KR"/>
              </w:rPr>
              <w:t xml:space="preserve">to </w:t>
            </w:r>
            <w:r w:rsidRPr="009C61A2">
              <w:rPr>
                <w:bCs/>
                <w:color w:val="0070C0"/>
                <w:lang w:eastAsia="ko-KR"/>
              </w:rPr>
              <w:t xml:space="preserve">collision between </w:t>
            </w:r>
            <w:r w:rsidRPr="009C61A2">
              <w:rPr>
                <w:rFonts w:hint="eastAsia"/>
                <w:bCs/>
                <w:color w:val="0070C0"/>
                <w:lang w:eastAsia="ko-KR"/>
              </w:rPr>
              <w:t>CSI</w:t>
            </w:r>
            <w:r w:rsidRPr="009C61A2">
              <w:rPr>
                <w:bCs/>
                <w:color w:val="0070C0"/>
                <w:lang w:eastAsia="ko-KR"/>
              </w:rPr>
              <w:t>-PAI and SRS.</w:t>
            </w:r>
          </w:p>
          <w:p w14:paraId="3102EF0F" w14:textId="77777777" w:rsidR="00EA74C1" w:rsidRDefault="00EA74C1" w:rsidP="00791DCF">
            <w:pPr>
              <w:rPr>
                <w:bCs/>
                <w:color w:val="EE0000"/>
                <w:lang w:eastAsia="ko-KR"/>
              </w:rPr>
            </w:pPr>
          </w:p>
          <w:tbl>
            <w:tblPr>
              <w:tblStyle w:val="TableGrid"/>
              <w:tblW w:w="0" w:type="auto"/>
              <w:tblLook w:val="04A0" w:firstRow="1" w:lastRow="0" w:firstColumn="1" w:lastColumn="0" w:noHBand="0" w:noVBand="1"/>
            </w:tblPr>
            <w:tblGrid>
              <w:gridCol w:w="7493"/>
            </w:tblGrid>
            <w:tr w:rsidR="00EA74C1" w14:paraId="6A40AA46" w14:textId="77777777" w:rsidTr="00791DCF">
              <w:tc>
                <w:tcPr>
                  <w:tcW w:w="7493" w:type="dxa"/>
                </w:tcPr>
                <w:p w14:paraId="5899F042" w14:textId="77777777" w:rsidR="00EA74C1" w:rsidRPr="002941A0" w:rsidRDefault="00EA74C1" w:rsidP="00791DCF">
                  <w:pPr>
                    <w:spacing w:after="120"/>
                    <w:jc w:val="both"/>
                    <w:rPr>
                      <w:rFonts w:ascii="Times New Roman" w:eastAsia="SimHei" w:hAnsi="Times New Roman"/>
                      <w:b/>
                      <w:bCs/>
                      <w:iCs/>
                      <w:color w:val="000000"/>
                      <w:szCs w:val="22"/>
                      <w:lang w:val="x-none" w:eastAsia="x-none"/>
                    </w:rPr>
                  </w:pPr>
                  <w:r w:rsidRPr="002941A0">
                    <w:rPr>
                      <w:rFonts w:ascii="Times New Roman" w:eastAsia="MS Mincho" w:hAnsi="Times New Roman"/>
                      <w:b/>
                      <w:bCs/>
                      <w:szCs w:val="22"/>
                      <w:highlight w:val="green"/>
                      <w:lang w:val="x-none" w:eastAsia="x-none"/>
                    </w:rPr>
                    <w:t>Agreement:</w:t>
                  </w:r>
                </w:p>
                <w:p w14:paraId="24A2FDB4" w14:textId="77777777" w:rsidR="00EA74C1" w:rsidRPr="002941A0" w:rsidRDefault="00EA74C1" w:rsidP="00791DCF">
                  <w:pPr>
                    <w:spacing w:line="288" w:lineRule="auto"/>
                    <w:jc w:val="both"/>
                    <w:rPr>
                      <w:rFonts w:eastAsia="SimHei"/>
                      <w:bCs/>
                      <w:iCs/>
                      <w:color w:val="000000"/>
                      <w:lang w:val="en-US" w:eastAsia="zh-CN"/>
                    </w:rPr>
                  </w:pPr>
                  <w:r w:rsidRPr="002941A0">
                    <w:rPr>
                      <w:rFonts w:eastAsia="SimHei"/>
                      <w:bCs/>
                      <w:iCs/>
                      <w:color w:val="000000"/>
                      <w:lang w:val="en-US" w:eastAsia="zh-CN"/>
                    </w:rPr>
                    <w:t>The following TP for 38.214 Clause 6.2.1.3 is endorsed.</w:t>
                  </w:r>
                </w:p>
                <w:p w14:paraId="1BEBA12F" w14:textId="77777777" w:rsidR="00EA74C1" w:rsidRPr="002941A0" w:rsidRDefault="00EA74C1" w:rsidP="00791DCF">
                  <w:pPr>
                    <w:spacing w:beforeLines="50" w:before="120" w:line="288" w:lineRule="auto"/>
                    <w:jc w:val="both"/>
                    <w:rPr>
                      <w:b/>
                      <w:bCs/>
                    </w:rPr>
                  </w:pPr>
                  <w:r w:rsidRPr="002941A0">
                    <w:rPr>
                      <w:b/>
                      <w:bCs/>
                    </w:rPr>
                    <w:t>Reason for change:</w:t>
                  </w:r>
                  <w:r w:rsidRPr="002941A0">
                    <w:t xml:space="preserve"> P-CRI/P-SSBRI/RS-PAI/P-L1-RSRP is missing in the prioritization rules between a transmission of SRS and transmission of a physical signal/channel.</w:t>
                  </w:r>
                </w:p>
                <w:p w14:paraId="399343CB" w14:textId="77777777" w:rsidR="00EA74C1" w:rsidRPr="002941A0" w:rsidRDefault="00EA74C1" w:rsidP="00791DCF">
                  <w:pPr>
                    <w:spacing w:line="288" w:lineRule="auto"/>
                    <w:jc w:val="both"/>
                    <w:rPr>
                      <w:b/>
                      <w:bCs/>
                    </w:rPr>
                  </w:pPr>
                  <w:r w:rsidRPr="002941A0">
                    <w:rPr>
                      <w:b/>
                      <w:bCs/>
                    </w:rPr>
                    <w:lastRenderedPageBreak/>
                    <w:t>Summary of change</w:t>
                  </w:r>
                  <w:r w:rsidRPr="002941A0">
                    <w:t>: Add</w:t>
                  </w:r>
                  <w:r w:rsidRPr="002941A0">
                    <w:rPr>
                      <w:b/>
                      <w:bCs/>
                    </w:rPr>
                    <w:t xml:space="preserve"> </w:t>
                  </w:r>
                  <w:r w:rsidRPr="002941A0">
                    <w:t>P-CRI/P-SSBRI/RS-PAI/P-L1-RSRP in the prioritization rules.</w:t>
                  </w:r>
                </w:p>
                <w:p w14:paraId="619C93AB" w14:textId="77777777" w:rsidR="00EA74C1" w:rsidRPr="002941A0" w:rsidRDefault="00EA74C1" w:rsidP="00791DCF">
                  <w:pPr>
                    <w:spacing w:line="288" w:lineRule="auto"/>
                    <w:jc w:val="both"/>
                    <w:rPr>
                      <w:rFonts w:eastAsia="SimSun" w:cs="Times"/>
                      <w:b/>
                      <w:bCs/>
                      <w:lang w:eastAsia="zh-CN"/>
                    </w:rPr>
                  </w:pPr>
                  <w:r w:rsidRPr="002941A0">
                    <w:rPr>
                      <w:b/>
                      <w:bCs/>
                    </w:rPr>
                    <w:t>Consequences if not approved:</w:t>
                  </w:r>
                  <w:r w:rsidRPr="002941A0">
                    <w:t xml:space="preserve"> the prioritization rules between a transmission of SRS and transmission of a physical signal/channel with P-CRI/P-SSBRI/RS-PAI/P-L1-RSRP is unclear.</w:t>
                  </w:r>
                </w:p>
                <w:tbl>
                  <w:tblPr>
                    <w:tblStyle w:val="TableGrid"/>
                    <w:tblW w:w="0" w:type="auto"/>
                    <w:tblLook w:val="04A0" w:firstRow="1" w:lastRow="0" w:firstColumn="1" w:lastColumn="0" w:noHBand="0" w:noVBand="1"/>
                  </w:tblPr>
                  <w:tblGrid>
                    <w:gridCol w:w="7267"/>
                  </w:tblGrid>
                  <w:tr w:rsidR="00EA74C1" w:rsidRPr="002941A0" w14:paraId="3A55CD58" w14:textId="77777777" w:rsidTr="00791DCF">
                    <w:tc>
                      <w:tcPr>
                        <w:tcW w:w="9493" w:type="dxa"/>
                      </w:tcPr>
                      <w:p w14:paraId="4ED9E78E" w14:textId="77777777" w:rsidR="00EA74C1" w:rsidRPr="002941A0" w:rsidRDefault="00EA74C1" w:rsidP="00791DCF">
                        <w:pPr>
                          <w:spacing w:before="120" w:after="100" w:afterAutospacing="1"/>
                          <w:jc w:val="both"/>
                          <w:rPr>
                            <w:rFonts w:ascii="Times New Roman" w:hAnsi="Times New Roman" w:cs="Batang"/>
                            <w:b/>
                            <w:bCs/>
                            <w:szCs w:val="20"/>
                            <w:lang w:val="en-US" w:eastAsia="zh-CN"/>
                          </w:rPr>
                        </w:pPr>
                        <w:r w:rsidRPr="002941A0">
                          <w:rPr>
                            <w:rFonts w:ascii="Times New Roman" w:hAnsi="Times New Roman" w:cs="Batang"/>
                            <w:b/>
                            <w:bCs/>
                            <w:szCs w:val="20"/>
                            <w:lang w:val="en-US" w:eastAsia="zh-CN"/>
                          </w:rPr>
                          <w:t>6.2.1.3</w:t>
                        </w:r>
                        <w:r w:rsidRPr="002941A0">
                          <w:rPr>
                            <w:rFonts w:ascii="Times New Roman" w:hAnsi="Times New Roman" w:cs="Batang"/>
                            <w:b/>
                            <w:bCs/>
                            <w:szCs w:val="20"/>
                            <w:lang w:val="en-US" w:eastAsia="zh-CN"/>
                          </w:rPr>
                          <w:tab/>
                          <w:t>UE sounding procedure between component carriers</w:t>
                        </w:r>
                      </w:p>
                      <w:p w14:paraId="189503A9" w14:textId="77777777" w:rsidR="00EA74C1" w:rsidRPr="002941A0" w:rsidRDefault="00EA74C1" w:rsidP="00791DCF">
                        <w:pPr>
                          <w:spacing w:before="120" w:after="120"/>
                          <w:jc w:val="center"/>
                          <w:rPr>
                            <w:rFonts w:ascii="Times New Roman" w:hAnsi="Times New Roman" w:cs="Batang"/>
                            <w:color w:val="C00000"/>
                            <w:szCs w:val="20"/>
                            <w:lang w:val="en-US" w:eastAsia="zh-CN"/>
                          </w:rPr>
                        </w:pPr>
                        <w:r w:rsidRPr="002941A0">
                          <w:rPr>
                            <w:rFonts w:ascii="Times New Roman" w:hAnsi="Times New Roman" w:cs="Batang"/>
                            <w:color w:val="C00000"/>
                            <w:szCs w:val="20"/>
                            <w:lang w:val="en-US" w:eastAsia="zh-CN"/>
                          </w:rPr>
                          <w:t>&lt;omitted text&gt;</w:t>
                        </w:r>
                      </w:p>
                      <w:p w14:paraId="27BA3267" w14:textId="77777777" w:rsidR="00EA74C1" w:rsidRPr="002941A0" w:rsidRDefault="00EA74C1" w:rsidP="00791DCF">
                        <w:pPr>
                          <w:spacing w:before="120" w:after="120"/>
                          <w:rPr>
                            <w:color w:val="000000"/>
                          </w:rPr>
                        </w:pPr>
                        <w:r w:rsidRPr="002941A0">
                          <w:t xml:space="preserve">The following prioritization rules shall be applied in case of collision between a transmission of SRS over carrier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u w:val="single"/>
                            </w:rPr>
                            <m:t xml:space="preserve"> </m:t>
                          </m:r>
                        </m:oMath>
                        <w:r w:rsidRPr="002941A0">
                          <w:t xml:space="preserve"> and transmission of a physical signal/channel over a carrier of a serving cell in set </w:t>
                        </w:r>
                        <m:oMath>
                          <m:r>
                            <w:rPr>
                              <w:rFonts w:ascii="Cambria Math" w:hAnsi="Cambria Math"/>
                            </w:rPr>
                            <m:t>S</m:t>
                          </m:r>
                          <m:d>
                            <m:dPr>
                              <m:ctrlPr>
                                <w:rPr>
                                  <w:rFonts w:ascii="Cambria Math" w:hAnsi="Cambria Math" w:cs="Calibri"/>
                                  <w:i/>
                                  <w:iCs/>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oMath>
                      </w:p>
                      <w:p w14:paraId="2D2C6240" w14:textId="77777777" w:rsidR="00EA74C1" w:rsidRPr="002941A0" w:rsidRDefault="00EA74C1" w:rsidP="00791DCF">
                        <w:pPr>
                          <w:spacing w:before="120" w:after="120"/>
                          <w:ind w:left="568" w:hanging="284"/>
                          <w:rPr>
                            <w:rFonts w:ascii="Times New Roman" w:eastAsia="MS Mincho" w:hAnsi="Times New Roman"/>
                            <w:szCs w:val="20"/>
                          </w:rPr>
                        </w:pPr>
                        <w:r w:rsidRPr="002941A0">
                          <w:rPr>
                            <w:rFonts w:ascii="Times New Roman" w:eastAsia="MS Mincho" w:hAnsi="Times New Roman"/>
                            <w:szCs w:val="20"/>
                          </w:rPr>
                          <w:t>-</w:t>
                        </w:r>
                        <w:r w:rsidRPr="002941A0">
                          <w:rPr>
                            <w:rFonts w:ascii="Times New Roman" w:eastAsia="MS Mincho" w:hAnsi="Times New Roman"/>
                            <w:szCs w:val="20"/>
                          </w:rPr>
                          <w:tab/>
                          <w:t xml:space="preserve">the UE shall not transmit SRS whenever SRS transmission (including any interruption due to uplink or downlink RF retuning time [11, TS 38.133] as defined by higher layer parameters </w:t>
                        </w:r>
                        <w:proofErr w:type="spellStart"/>
                        <w:r w:rsidRPr="002941A0">
                          <w:rPr>
                            <w:rFonts w:ascii="Times New Roman" w:eastAsia="MS Mincho" w:hAnsi="Times New Roman"/>
                            <w:i/>
                            <w:szCs w:val="20"/>
                          </w:rPr>
                          <w:t>switchingTimeUL</w:t>
                        </w:r>
                        <w:proofErr w:type="spellEnd"/>
                        <w:r w:rsidRPr="002941A0">
                          <w:rPr>
                            <w:rFonts w:ascii="Times New Roman" w:eastAsia="MS Mincho" w:hAnsi="Times New Roman"/>
                            <w:szCs w:val="20"/>
                          </w:rPr>
                          <w:t xml:space="preserve"> and </w:t>
                        </w:r>
                        <w:proofErr w:type="spellStart"/>
                        <w:r w:rsidRPr="002941A0">
                          <w:rPr>
                            <w:rFonts w:ascii="Times New Roman" w:eastAsia="MS Mincho" w:hAnsi="Times New Roman"/>
                            <w:i/>
                            <w:szCs w:val="20"/>
                          </w:rPr>
                          <w:t>switchingTimeDL</w:t>
                        </w:r>
                        <w:proofErr w:type="spellEnd"/>
                        <w:r w:rsidRPr="002941A0">
                          <w:rPr>
                            <w:rFonts w:ascii="Times New Roman" w:eastAsia="MS Mincho" w:hAnsi="Times New Roman"/>
                            <w:szCs w:val="20"/>
                          </w:rPr>
                          <w:t xml:space="preserve"> of </w:t>
                        </w:r>
                        <w:r w:rsidRPr="002941A0">
                          <w:rPr>
                            <w:rFonts w:ascii="Times New Roman" w:eastAsia="MS Mincho" w:hAnsi="Times New Roman"/>
                            <w:i/>
                            <w:szCs w:val="20"/>
                          </w:rPr>
                          <w:t>SRS-</w:t>
                        </w:r>
                        <w:proofErr w:type="spellStart"/>
                        <w:r w:rsidRPr="002941A0">
                          <w:rPr>
                            <w:rFonts w:ascii="Times New Roman" w:eastAsia="MS Mincho" w:hAnsi="Times New Roman"/>
                            <w:i/>
                            <w:szCs w:val="20"/>
                          </w:rPr>
                          <w:t>SwitchingTimeNR</w:t>
                        </w:r>
                        <w:proofErr w:type="spellEnd"/>
                        <w:r w:rsidRPr="002941A0">
                          <w:rPr>
                            <w:rFonts w:ascii="Times New Roman" w:eastAsia="MS Mincho" w:hAnsi="Times New Roman"/>
                            <w:i/>
                            <w:szCs w:val="20"/>
                          </w:rPr>
                          <w:t>)</w:t>
                        </w:r>
                        <w:r w:rsidRPr="002941A0">
                          <w:rPr>
                            <w:rFonts w:ascii="Times New Roman" w:eastAsia="MS Mincho" w:hAnsi="Times New Roman"/>
                            <w:szCs w:val="20"/>
                          </w:rPr>
                          <w:t xml:space="preserve"> on the carrier of the serving cell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2941A0">
                          <w:rPr>
                            <w:rFonts w:ascii="Times New Roman" w:eastAsia="MS Mincho" w:hAnsi="Times New Roman"/>
                            <w:iCs/>
                            <w:szCs w:val="20"/>
                          </w:rPr>
                          <w:t xml:space="preserve"> </w:t>
                        </w:r>
                        <w:r w:rsidRPr="002941A0">
                          <w:rPr>
                            <w:rFonts w:ascii="Times New Roman" w:eastAsia="MS Mincho" w:hAnsi="Times New Roman"/>
                            <w:szCs w:val="20"/>
                          </w:rPr>
                          <w:t>and PUSCH/PUCCH transmission carrying HARQ-ACK/positive SR/</w:t>
                        </w:r>
                        <w:r w:rsidRPr="002941A0">
                          <w:rPr>
                            <w:rFonts w:ascii="Times New Roman" w:eastAsia="MS Mincho" w:hAnsi="Times New Roman"/>
                            <w:szCs w:val="20"/>
                            <w:lang w:eastAsia="ja-JP"/>
                          </w:rPr>
                          <w:t>RI/CRI</w:t>
                        </w:r>
                        <w:r w:rsidRPr="002941A0">
                          <w:rPr>
                            <w:rFonts w:ascii="Times New Roman" w:eastAsia="MS Mincho" w:hAnsi="Times New Roman"/>
                            <w:szCs w:val="20"/>
                            <w:lang w:eastAsia="zh-CN"/>
                          </w:rPr>
                          <w:t>/SSBRI</w:t>
                        </w:r>
                        <w:r w:rsidRPr="002941A0">
                          <w:rPr>
                            <w:rFonts w:ascii="Times New Roman" w:eastAsia="MS Mincho" w:hAnsi="Times New Roman"/>
                            <w:color w:val="C00000"/>
                            <w:szCs w:val="20"/>
                            <w:lang w:eastAsia="zh-CN"/>
                          </w:rPr>
                          <w:t>/P-CRI/P-SSBRI/RS-PAI</w:t>
                        </w:r>
                        <w:r w:rsidRPr="002941A0">
                          <w:rPr>
                            <w:rFonts w:ascii="Times New Roman" w:eastAsia="MS Mincho" w:hAnsi="Times New Roman"/>
                            <w:szCs w:val="20"/>
                          </w:rPr>
                          <w:t xml:space="preserve"> and/or PRACH </w:t>
                        </w:r>
                        <w:r w:rsidRPr="002941A0">
                          <w:rPr>
                            <w:rFonts w:ascii="Times New Roman" w:eastAsia="Calibri" w:hAnsi="Times New Roman"/>
                            <w:szCs w:val="20"/>
                            <w:lang w:val="en-US"/>
                          </w:rPr>
                          <w:t xml:space="preserve">on a carrier of a serving cell in set </w:t>
                        </w:r>
                        <m:oMath>
                          <m:r>
                            <w:rPr>
                              <w:rFonts w:ascii="Cambria Math" w:eastAsia="Calibri" w:hAnsi="Cambria Math"/>
                              <w:szCs w:val="20"/>
                            </w:rPr>
                            <m:t>S</m:t>
                          </m:r>
                          <m:d>
                            <m:dPr>
                              <m:ctrlPr>
                                <w:rPr>
                                  <w:rFonts w:ascii="Cambria Math" w:eastAsia="MS Mincho" w:hAnsi="Cambria Math"/>
                                  <w:i/>
                                  <w:iCs/>
                                  <w:szCs w:val="20"/>
                                </w:rPr>
                              </m:ctrlPr>
                            </m:dPr>
                            <m:e>
                              <m:sSub>
                                <m:sSubPr>
                                  <m:ctrlPr>
                                    <w:rPr>
                                      <w:rFonts w:ascii="Cambria Math" w:eastAsia="MS Mincho" w:hAnsi="Cambria Math"/>
                                      <w:i/>
                                      <w:szCs w:val="20"/>
                                    </w:rPr>
                                  </m:ctrlPr>
                                </m:sSubPr>
                                <m:e>
                                  <m:r>
                                    <w:rPr>
                                      <w:rFonts w:ascii="Cambria Math" w:eastAsia="Calibri" w:hAnsi="Cambria Math"/>
                                      <w:szCs w:val="20"/>
                                    </w:rPr>
                                    <m:t>c</m:t>
                                  </m:r>
                                </m:e>
                                <m:sub>
                                  <m:r>
                                    <w:rPr>
                                      <w:rFonts w:ascii="Cambria Math" w:eastAsia="Calibri" w:hAnsi="Cambria Math"/>
                                      <w:szCs w:val="20"/>
                                    </w:rPr>
                                    <m:t>2</m:t>
                                  </m:r>
                                </m:sub>
                              </m:sSub>
                            </m:e>
                          </m:d>
                          <m:r>
                            <w:rPr>
                              <w:rFonts w:ascii="Cambria Math" w:eastAsia="Calibri" w:hAnsi="Cambria Math"/>
                              <w:szCs w:val="20"/>
                              <w:lang w:val="en-US"/>
                            </w:rPr>
                            <m:t xml:space="preserve"> </m:t>
                          </m:r>
                        </m:oMath>
                        <w:r w:rsidRPr="002941A0">
                          <w:rPr>
                            <w:rFonts w:ascii="Times New Roman" w:eastAsia="MS Mincho" w:hAnsi="Times New Roman"/>
                            <w:szCs w:val="20"/>
                          </w:rPr>
                          <w:t>happen to overlap in the same symbol</w:t>
                        </w:r>
                      </w:p>
                      <w:p w14:paraId="1AC1FA02" w14:textId="77777777" w:rsidR="00EA74C1" w:rsidRPr="002941A0" w:rsidRDefault="00EA74C1" w:rsidP="00791DCF">
                        <w:pPr>
                          <w:spacing w:before="120" w:after="120"/>
                          <w:ind w:left="568" w:hanging="284"/>
                          <w:rPr>
                            <w:rFonts w:ascii="Times New Roman" w:eastAsia="MS Mincho" w:hAnsi="Times New Roman"/>
                            <w:szCs w:val="20"/>
                          </w:rPr>
                        </w:pPr>
                        <w:r w:rsidRPr="002941A0">
                          <w:rPr>
                            <w:rFonts w:ascii="Times New Roman" w:eastAsia="MS Mincho" w:hAnsi="Times New Roman"/>
                            <w:szCs w:val="20"/>
                          </w:rPr>
                          <w:t>-</w:t>
                        </w:r>
                        <w:r w:rsidRPr="002941A0">
                          <w:rPr>
                            <w:rFonts w:ascii="Times New Roman" w:eastAsia="MS Mincho" w:hAnsi="Times New Roman"/>
                            <w:szCs w:val="20"/>
                          </w:rPr>
                          <w:tab/>
                          <w:t>the UE shall not transmit a periodic/semi-persistent SRS whenever periodic/semi-persistent</w:t>
                        </w:r>
                        <w:r w:rsidRPr="002941A0">
                          <w:rPr>
                            <w:rFonts w:ascii="Times New Roman" w:eastAsia="MS Mincho" w:hAnsi="Times New Roman"/>
                            <w:color w:val="FF0000"/>
                            <w:szCs w:val="20"/>
                          </w:rPr>
                          <w:t xml:space="preserve"> </w:t>
                        </w:r>
                        <w:r w:rsidRPr="002941A0">
                          <w:rPr>
                            <w:rFonts w:ascii="Times New Roman" w:eastAsia="MS Mincho" w:hAnsi="Times New Roman"/>
                            <w:szCs w:val="20"/>
                          </w:rPr>
                          <w:t xml:space="preserve">SRS transmission (including any interruption due to uplink or downlink RF retuning time [11, TS 38.133] as defined by higher layer parameters </w:t>
                        </w:r>
                        <w:proofErr w:type="spellStart"/>
                        <w:r w:rsidRPr="002941A0">
                          <w:rPr>
                            <w:rFonts w:ascii="Times New Roman" w:eastAsia="MS Mincho" w:hAnsi="Times New Roman"/>
                            <w:i/>
                            <w:szCs w:val="20"/>
                          </w:rPr>
                          <w:t>switchingTimeUL</w:t>
                        </w:r>
                        <w:proofErr w:type="spellEnd"/>
                        <w:r w:rsidRPr="002941A0">
                          <w:rPr>
                            <w:rFonts w:ascii="Times New Roman" w:eastAsia="MS Mincho" w:hAnsi="Times New Roman"/>
                            <w:szCs w:val="20"/>
                          </w:rPr>
                          <w:t xml:space="preserve"> and </w:t>
                        </w:r>
                        <w:proofErr w:type="spellStart"/>
                        <w:r w:rsidRPr="002941A0">
                          <w:rPr>
                            <w:rFonts w:ascii="Times New Roman" w:eastAsia="MS Mincho" w:hAnsi="Times New Roman"/>
                            <w:i/>
                            <w:szCs w:val="20"/>
                          </w:rPr>
                          <w:t>switchingTimeDL</w:t>
                        </w:r>
                        <w:proofErr w:type="spellEnd"/>
                        <w:r w:rsidRPr="002941A0">
                          <w:rPr>
                            <w:rFonts w:ascii="Times New Roman" w:eastAsia="MS Mincho" w:hAnsi="Times New Roman"/>
                            <w:szCs w:val="20"/>
                          </w:rPr>
                          <w:t xml:space="preserve"> of </w:t>
                        </w:r>
                        <w:r w:rsidRPr="002941A0">
                          <w:rPr>
                            <w:rFonts w:ascii="Times New Roman" w:eastAsia="MS Mincho" w:hAnsi="Times New Roman"/>
                            <w:i/>
                            <w:szCs w:val="20"/>
                          </w:rPr>
                          <w:t>SRS-</w:t>
                        </w:r>
                        <w:proofErr w:type="spellStart"/>
                        <w:r w:rsidRPr="002941A0">
                          <w:rPr>
                            <w:rFonts w:ascii="Times New Roman" w:eastAsia="MS Mincho" w:hAnsi="Times New Roman"/>
                            <w:i/>
                            <w:szCs w:val="20"/>
                          </w:rPr>
                          <w:t>SwitchingTimeNR</w:t>
                        </w:r>
                        <w:proofErr w:type="spellEnd"/>
                        <w:r w:rsidRPr="002941A0">
                          <w:rPr>
                            <w:rFonts w:ascii="Times New Roman" w:eastAsia="MS Mincho" w:hAnsi="Times New Roman"/>
                            <w:i/>
                            <w:szCs w:val="20"/>
                          </w:rPr>
                          <w:t>)</w:t>
                        </w:r>
                        <w:r w:rsidRPr="002941A0">
                          <w:rPr>
                            <w:rFonts w:ascii="Times New Roman" w:eastAsia="MS Mincho" w:hAnsi="Times New Roman"/>
                            <w:szCs w:val="20"/>
                          </w:rPr>
                          <w:t xml:space="preserve"> on the carrier of the serving cell</w:t>
                        </w:r>
                        <w:r w:rsidRPr="002941A0">
                          <w:rPr>
                            <w:rFonts w:ascii="Times New Roman" w:eastAsia="MS Mincho" w:hAnsi="Times New Roman"/>
                            <w:color w:val="000000"/>
                            <w:szCs w:val="20"/>
                          </w:rPr>
                          <w:t xml:space="preserve">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2941A0">
                          <w:rPr>
                            <w:rFonts w:ascii="Times New Roman" w:eastAsia="MS Mincho" w:hAnsi="Times New Roman"/>
                            <w:szCs w:val="20"/>
                          </w:rPr>
                          <w:t xml:space="preserve"> and PUSCH transmission carrying aperiodic CSI on a carrier of a serving cell in set </w:t>
                        </w:r>
                        <m:oMath>
                          <m:r>
                            <w:rPr>
                              <w:rFonts w:ascii="Cambria Math" w:eastAsia="MS Mincho" w:hAnsi="Cambria Math"/>
                              <w:szCs w:val="20"/>
                            </w:rPr>
                            <m:t>S</m:t>
                          </m:r>
                          <m:d>
                            <m:dPr>
                              <m:ctrlPr>
                                <w:rPr>
                                  <w:rFonts w:ascii="Cambria Math" w:eastAsia="MS Mincho" w:hAnsi="Cambria Math"/>
                                  <w:i/>
                                  <w:iCs/>
                                  <w:szCs w:val="20"/>
                                </w:rPr>
                              </m:ctrlPr>
                            </m:dPr>
                            <m:e>
                              <m:sSub>
                                <m:sSubPr>
                                  <m:ctrlPr>
                                    <w:rPr>
                                      <w:rFonts w:ascii="Cambria Math" w:eastAsia="MS Mincho" w:hAnsi="Cambria Math"/>
                                      <w:i/>
                                      <w:szCs w:val="20"/>
                                    </w:rPr>
                                  </m:ctrlPr>
                                </m:sSubPr>
                                <m:e>
                                  <m:r>
                                    <w:rPr>
                                      <w:rFonts w:ascii="Cambria Math" w:eastAsia="MS Mincho" w:hAnsi="Cambria Math"/>
                                      <w:szCs w:val="20"/>
                                    </w:rPr>
                                    <m:t>c</m:t>
                                  </m:r>
                                </m:e>
                                <m:sub>
                                  <m:r>
                                    <w:rPr>
                                      <w:rFonts w:ascii="Cambria Math" w:eastAsia="MS Mincho" w:hAnsi="Cambria Math"/>
                                      <w:szCs w:val="20"/>
                                    </w:rPr>
                                    <m:t>2</m:t>
                                  </m:r>
                                </m:sub>
                              </m:sSub>
                            </m:e>
                          </m:d>
                        </m:oMath>
                        <w:r w:rsidRPr="002941A0">
                          <w:rPr>
                            <w:rFonts w:ascii="Times New Roman" w:eastAsia="MS Mincho" w:hAnsi="Times New Roman"/>
                            <w:iCs/>
                            <w:szCs w:val="20"/>
                          </w:rPr>
                          <w:t xml:space="preserve"> </w:t>
                        </w:r>
                        <w:r w:rsidRPr="002941A0">
                          <w:rPr>
                            <w:rFonts w:ascii="Times New Roman" w:eastAsia="MS Mincho" w:hAnsi="Times New Roman"/>
                            <w:szCs w:val="20"/>
                          </w:rPr>
                          <w:t>happen to overlap in the same symbol</w:t>
                        </w:r>
                      </w:p>
                      <w:p w14:paraId="1EA0E084" w14:textId="77777777" w:rsidR="00EA74C1" w:rsidRPr="002941A0" w:rsidRDefault="00EA74C1" w:rsidP="00791DCF">
                        <w:pPr>
                          <w:spacing w:before="120" w:after="120"/>
                          <w:ind w:left="568" w:hanging="284"/>
                          <w:rPr>
                            <w:rFonts w:ascii="Times New Roman" w:eastAsia="MS Mincho" w:hAnsi="Times New Roman"/>
                            <w:szCs w:val="20"/>
                          </w:rPr>
                        </w:pPr>
                        <w:r w:rsidRPr="002941A0">
                          <w:rPr>
                            <w:rFonts w:ascii="Times New Roman" w:eastAsia="MS Mincho" w:hAnsi="Times New Roman"/>
                            <w:szCs w:val="20"/>
                          </w:rPr>
                          <w:t>-</w:t>
                        </w:r>
                        <w:r w:rsidRPr="002941A0">
                          <w:rPr>
                            <w:rFonts w:ascii="Times New Roman" w:eastAsia="MS Mincho" w:hAnsi="Times New Roman"/>
                            <w:szCs w:val="20"/>
                          </w:rPr>
                          <w:tab/>
                          <w:t>the UE shall drop PUCCH/PUSCH transmission carrying periodic/semi-persistent CSI comprising only CQI/PMI</w:t>
                        </w:r>
                        <w:r w:rsidRPr="002941A0">
                          <w:rPr>
                            <w:rFonts w:ascii="Times New Roman" w:eastAsia="MS Mincho" w:hAnsi="Times New Roman"/>
                            <w:szCs w:val="20"/>
                            <w:lang w:eastAsia="zh-CN"/>
                          </w:rPr>
                          <w:t>/L1-RSRP/L1-SINR</w:t>
                        </w:r>
                        <w:r w:rsidRPr="002941A0">
                          <w:rPr>
                            <w:rFonts w:ascii="Times New Roman" w:eastAsia="MS Mincho" w:hAnsi="Times New Roman"/>
                            <w:color w:val="C00000"/>
                            <w:szCs w:val="20"/>
                            <w:lang w:eastAsia="zh-CN"/>
                          </w:rPr>
                          <w:t>/P-L1-RSRP</w:t>
                        </w:r>
                        <w:r w:rsidRPr="002941A0">
                          <w:rPr>
                            <w:rFonts w:ascii="Times New Roman" w:eastAsia="MS Mincho" w:hAnsi="Times New Roman"/>
                            <w:szCs w:val="20"/>
                          </w:rPr>
                          <w:t xml:space="preserve">, and/or SRS transmission on a carrier of a serving cell in set </w:t>
                        </w:r>
                        <m:oMath>
                          <m:r>
                            <w:rPr>
                              <w:rFonts w:ascii="Cambria Math" w:eastAsia="MS Mincho" w:hAnsi="Cambria Math"/>
                              <w:szCs w:val="20"/>
                            </w:rPr>
                            <m:t>S</m:t>
                          </m:r>
                          <m:d>
                            <m:dPr>
                              <m:ctrlPr>
                                <w:rPr>
                                  <w:rFonts w:ascii="Cambria Math" w:eastAsia="MS Mincho" w:hAnsi="Cambria Math"/>
                                  <w:i/>
                                  <w:iCs/>
                                  <w:szCs w:val="20"/>
                                </w:rPr>
                              </m:ctrlPr>
                            </m:dPr>
                            <m:e>
                              <m:sSub>
                                <m:sSubPr>
                                  <m:ctrlPr>
                                    <w:rPr>
                                      <w:rFonts w:ascii="Cambria Math" w:eastAsia="MS Mincho" w:hAnsi="Cambria Math"/>
                                      <w:i/>
                                      <w:szCs w:val="20"/>
                                    </w:rPr>
                                  </m:ctrlPr>
                                </m:sSubPr>
                                <m:e>
                                  <m:r>
                                    <w:rPr>
                                      <w:rFonts w:ascii="Cambria Math" w:eastAsia="MS Mincho" w:hAnsi="Cambria Math"/>
                                      <w:szCs w:val="20"/>
                                    </w:rPr>
                                    <m:t>c</m:t>
                                  </m:r>
                                </m:e>
                                <m:sub>
                                  <m:r>
                                    <w:rPr>
                                      <w:rFonts w:ascii="Cambria Math" w:eastAsia="MS Mincho" w:hAnsi="Cambria Math"/>
                                      <w:szCs w:val="20"/>
                                    </w:rPr>
                                    <m:t>2</m:t>
                                  </m:r>
                                </m:sub>
                              </m:sSub>
                            </m:e>
                          </m:d>
                        </m:oMath>
                        <w:r w:rsidRPr="002941A0">
                          <w:rPr>
                            <w:rFonts w:ascii="Times New Roman" w:eastAsia="MS Mincho" w:hAnsi="Times New Roman"/>
                            <w:iCs/>
                            <w:szCs w:val="20"/>
                          </w:rPr>
                          <w:t xml:space="preserve"> </w:t>
                        </w:r>
                        <w:r w:rsidRPr="002941A0">
                          <w:rPr>
                            <w:rFonts w:ascii="Times New Roman" w:eastAsia="MS Mincho" w:hAnsi="Times New Roman"/>
                            <w:szCs w:val="20"/>
                          </w:rPr>
                          <w:t xml:space="preserve">configured for PUSCH/PUCCH transmission whenever the transmission and SRS transmission (including any interruption due to uplink or downlink RF retuning time [11, TS 38.133] as defined by higher layer parameters </w:t>
                        </w:r>
                        <w:proofErr w:type="spellStart"/>
                        <w:r w:rsidRPr="002941A0">
                          <w:rPr>
                            <w:rFonts w:ascii="Times New Roman" w:eastAsia="MS Mincho" w:hAnsi="Times New Roman"/>
                            <w:i/>
                            <w:szCs w:val="20"/>
                          </w:rPr>
                          <w:t>switchingTimeUL</w:t>
                        </w:r>
                        <w:proofErr w:type="spellEnd"/>
                        <w:r w:rsidRPr="002941A0">
                          <w:rPr>
                            <w:rFonts w:ascii="Times New Roman" w:eastAsia="MS Mincho" w:hAnsi="Times New Roman"/>
                            <w:szCs w:val="20"/>
                          </w:rPr>
                          <w:t xml:space="preserve"> and </w:t>
                        </w:r>
                        <w:proofErr w:type="spellStart"/>
                        <w:r w:rsidRPr="002941A0">
                          <w:rPr>
                            <w:rFonts w:ascii="Times New Roman" w:eastAsia="MS Mincho" w:hAnsi="Times New Roman"/>
                            <w:i/>
                            <w:szCs w:val="20"/>
                          </w:rPr>
                          <w:t>switchingTimeDL</w:t>
                        </w:r>
                        <w:proofErr w:type="spellEnd"/>
                        <w:r w:rsidRPr="002941A0">
                          <w:rPr>
                            <w:rFonts w:ascii="Times New Roman" w:eastAsia="MS Mincho" w:hAnsi="Times New Roman"/>
                            <w:szCs w:val="20"/>
                          </w:rPr>
                          <w:t xml:space="preserve"> of </w:t>
                        </w:r>
                        <w:r w:rsidRPr="002941A0">
                          <w:rPr>
                            <w:rFonts w:ascii="Times New Roman" w:eastAsia="MS Mincho" w:hAnsi="Times New Roman"/>
                            <w:i/>
                            <w:szCs w:val="20"/>
                          </w:rPr>
                          <w:t>SRS-</w:t>
                        </w:r>
                        <w:proofErr w:type="spellStart"/>
                        <w:r w:rsidRPr="002941A0">
                          <w:rPr>
                            <w:rFonts w:ascii="Times New Roman" w:eastAsia="MS Mincho" w:hAnsi="Times New Roman"/>
                            <w:i/>
                            <w:szCs w:val="20"/>
                          </w:rPr>
                          <w:t>SwitchingTimeNR</w:t>
                        </w:r>
                        <w:proofErr w:type="spellEnd"/>
                        <w:r w:rsidRPr="002941A0">
                          <w:rPr>
                            <w:rFonts w:ascii="Times New Roman" w:eastAsia="MS Mincho" w:hAnsi="Times New Roman"/>
                            <w:i/>
                            <w:szCs w:val="20"/>
                          </w:rPr>
                          <w:t>)</w:t>
                        </w:r>
                        <w:r w:rsidRPr="002941A0">
                          <w:rPr>
                            <w:rFonts w:ascii="Times New Roman" w:eastAsia="MS Mincho" w:hAnsi="Times New Roman"/>
                            <w:szCs w:val="20"/>
                          </w:rPr>
                          <w:t xml:space="preserve"> on the </w:t>
                        </w:r>
                        <w:r w:rsidRPr="002941A0">
                          <w:rPr>
                            <w:rFonts w:ascii="Times New Roman" w:eastAsia="MS Mincho" w:hAnsi="Times New Roman"/>
                            <w:color w:val="000000"/>
                            <w:szCs w:val="20"/>
                          </w:rPr>
                          <w:t>carrier of the</w:t>
                        </w:r>
                        <w:r w:rsidRPr="002941A0">
                          <w:rPr>
                            <w:rFonts w:ascii="Times New Roman" w:eastAsia="MS Mincho" w:hAnsi="Times New Roman"/>
                            <w:szCs w:val="20"/>
                          </w:rPr>
                          <w:t xml:space="preserve"> serving cell</w:t>
                        </w:r>
                        <w:r w:rsidRPr="002941A0">
                          <w:rPr>
                            <w:rFonts w:ascii="Times New Roman" w:eastAsia="MS Mincho" w:hAnsi="Times New Roman"/>
                            <w:color w:val="000000"/>
                            <w:szCs w:val="20"/>
                          </w:rPr>
                          <w:t xml:space="preserve">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2941A0">
                          <w:rPr>
                            <w:rFonts w:ascii="Times New Roman" w:eastAsia="MS Mincho" w:hAnsi="Times New Roman"/>
                            <w:szCs w:val="20"/>
                          </w:rPr>
                          <w:t xml:space="preserve"> happen to overlap in the same symbol</w:t>
                        </w:r>
                      </w:p>
                      <w:p w14:paraId="1CD1EDDD" w14:textId="77777777" w:rsidR="00EA74C1" w:rsidRPr="002941A0" w:rsidRDefault="00EA74C1" w:rsidP="00791DCF">
                        <w:pPr>
                          <w:spacing w:before="120" w:after="120"/>
                          <w:ind w:left="568" w:hanging="284"/>
                          <w:rPr>
                            <w:rFonts w:eastAsia="MS Mincho"/>
                            <w:szCs w:val="20"/>
                          </w:rPr>
                        </w:pPr>
                        <w:r w:rsidRPr="002941A0">
                          <w:rPr>
                            <w:rFonts w:ascii="Times New Roman" w:eastAsia="MS Mincho" w:hAnsi="Times New Roman"/>
                            <w:szCs w:val="20"/>
                          </w:rPr>
                          <w:t>-</w:t>
                        </w:r>
                        <w:r w:rsidRPr="002941A0">
                          <w:rPr>
                            <w:rFonts w:ascii="Times New Roman" w:eastAsia="MS Mincho" w:hAnsi="Times New Roman"/>
                            <w:szCs w:val="20"/>
                          </w:rPr>
                          <w:tab/>
                          <w:t>the UE shall drop PUSCH transmission carrying aperiodic CSI comprising only CQI/PMI</w:t>
                        </w:r>
                        <w:r w:rsidRPr="002941A0">
                          <w:rPr>
                            <w:rFonts w:ascii="Times New Roman" w:eastAsia="MS Mincho" w:hAnsi="Times New Roman"/>
                            <w:szCs w:val="20"/>
                            <w:lang w:eastAsia="zh-CN"/>
                          </w:rPr>
                          <w:t>/L1-RSRP/L1-SINR/TDCP/cjtc-Dd/cjtc-F/cjtc-Dd-F/cjtc-P</w:t>
                        </w:r>
                        <w:r w:rsidRPr="002941A0">
                          <w:rPr>
                            <w:rFonts w:ascii="Times New Roman" w:eastAsia="MS Mincho" w:hAnsi="Times New Roman"/>
                            <w:color w:val="C00000"/>
                            <w:szCs w:val="20"/>
                            <w:lang w:eastAsia="zh-CN"/>
                          </w:rPr>
                          <w:t>/P-L1-RSRP</w:t>
                        </w:r>
                        <w:r w:rsidRPr="002941A0">
                          <w:rPr>
                            <w:rFonts w:ascii="Times New Roman" w:eastAsia="MS Mincho" w:hAnsi="Times New Roman"/>
                            <w:color w:val="C00000"/>
                            <w:szCs w:val="20"/>
                          </w:rPr>
                          <w:t xml:space="preserve"> </w:t>
                        </w:r>
                        <w:r w:rsidRPr="002941A0">
                          <w:rPr>
                            <w:rFonts w:ascii="Times New Roman" w:eastAsia="MS Mincho" w:hAnsi="Times New Roman"/>
                            <w:szCs w:val="20"/>
                          </w:rPr>
                          <w:t xml:space="preserve">on a carrier of a serving cell in set </w:t>
                        </w:r>
                        <m:oMath>
                          <m:r>
                            <w:rPr>
                              <w:rFonts w:ascii="Cambria Math" w:eastAsia="MS Mincho" w:hAnsi="Cambria Math"/>
                              <w:szCs w:val="20"/>
                            </w:rPr>
                            <m:t>S</m:t>
                          </m:r>
                          <m:d>
                            <m:dPr>
                              <m:ctrlPr>
                                <w:rPr>
                                  <w:rFonts w:ascii="Cambria Math" w:eastAsia="MS Mincho" w:hAnsi="Cambria Math"/>
                                  <w:i/>
                                  <w:iCs/>
                                  <w:szCs w:val="20"/>
                                </w:rPr>
                              </m:ctrlPr>
                            </m:dPr>
                            <m:e>
                              <m:sSub>
                                <m:sSubPr>
                                  <m:ctrlPr>
                                    <w:rPr>
                                      <w:rFonts w:ascii="Cambria Math" w:eastAsia="MS Mincho" w:hAnsi="Cambria Math"/>
                                      <w:i/>
                                      <w:szCs w:val="20"/>
                                    </w:rPr>
                                  </m:ctrlPr>
                                </m:sSubPr>
                                <m:e>
                                  <m:r>
                                    <w:rPr>
                                      <w:rFonts w:ascii="Cambria Math" w:eastAsia="MS Mincho" w:hAnsi="Cambria Math"/>
                                      <w:szCs w:val="20"/>
                                    </w:rPr>
                                    <m:t>c</m:t>
                                  </m:r>
                                </m:e>
                                <m:sub>
                                  <m:r>
                                    <w:rPr>
                                      <w:rFonts w:ascii="Cambria Math" w:eastAsia="MS Mincho" w:hAnsi="Cambria Math"/>
                                      <w:szCs w:val="20"/>
                                    </w:rPr>
                                    <m:t>2</m:t>
                                  </m:r>
                                </m:sub>
                              </m:sSub>
                            </m:e>
                          </m:d>
                          <m:r>
                            <w:rPr>
                              <w:rFonts w:ascii="Cambria Math" w:eastAsia="MS Mincho" w:hAnsi="Cambria Math"/>
                              <w:szCs w:val="20"/>
                            </w:rPr>
                            <m:t xml:space="preserve"> </m:t>
                          </m:r>
                        </m:oMath>
                        <w:r w:rsidRPr="002941A0">
                          <w:rPr>
                            <w:rFonts w:ascii="Times New Roman" w:eastAsia="MS Mincho" w:hAnsi="Times New Roman"/>
                            <w:szCs w:val="20"/>
                          </w:rPr>
                          <w:t xml:space="preserve">whenever the transmission and aperiodic SRS transmission (including any interruption due to uplink or downlink RF retuning time [11, TS 38.133]) as defined by higher layer parameters </w:t>
                        </w:r>
                        <w:proofErr w:type="spellStart"/>
                        <w:r w:rsidRPr="002941A0">
                          <w:rPr>
                            <w:rFonts w:ascii="Times New Roman" w:eastAsia="MS Mincho" w:hAnsi="Times New Roman"/>
                            <w:i/>
                            <w:szCs w:val="20"/>
                          </w:rPr>
                          <w:t>switchingTimeUL</w:t>
                        </w:r>
                        <w:proofErr w:type="spellEnd"/>
                        <w:r w:rsidRPr="002941A0">
                          <w:rPr>
                            <w:rFonts w:ascii="Times New Roman" w:eastAsia="MS Mincho" w:hAnsi="Times New Roman"/>
                            <w:szCs w:val="20"/>
                          </w:rPr>
                          <w:t xml:space="preserve"> and </w:t>
                        </w:r>
                        <w:proofErr w:type="spellStart"/>
                        <w:r w:rsidRPr="002941A0">
                          <w:rPr>
                            <w:rFonts w:ascii="Times New Roman" w:eastAsia="MS Mincho" w:hAnsi="Times New Roman"/>
                            <w:i/>
                            <w:szCs w:val="20"/>
                          </w:rPr>
                          <w:t>switchingTimeDL</w:t>
                        </w:r>
                        <w:proofErr w:type="spellEnd"/>
                        <w:r w:rsidRPr="002941A0">
                          <w:rPr>
                            <w:rFonts w:ascii="Times New Roman" w:eastAsia="MS Mincho" w:hAnsi="Times New Roman"/>
                            <w:szCs w:val="20"/>
                          </w:rPr>
                          <w:t xml:space="preserve"> of </w:t>
                        </w:r>
                        <w:r w:rsidRPr="002941A0">
                          <w:rPr>
                            <w:rFonts w:ascii="Times New Roman" w:eastAsia="MS Mincho" w:hAnsi="Times New Roman"/>
                            <w:i/>
                            <w:szCs w:val="20"/>
                          </w:rPr>
                          <w:t>SRS-</w:t>
                        </w:r>
                        <w:proofErr w:type="spellStart"/>
                        <w:r w:rsidRPr="002941A0">
                          <w:rPr>
                            <w:rFonts w:ascii="Times New Roman" w:eastAsia="MS Mincho" w:hAnsi="Times New Roman"/>
                            <w:i/>
                            <w:szCs w:val="20"/>
                          </w:rPr>
                          <w:t>SwitchingTimeNR</w:t>
                        </w:r>
                        <w:proofErr w:type="spellEnd"/>
                        <w:r w:rsidRPr="002941A0">
                          <w:rPr>
                            <w:rFonts w:ascii="Times New Roman" w:eastAsia="MS Mincho" w:hAnsi="Times New Roman"/>
                            <w:i/>
                            <w:szCs w:val="20"/>
                          </w:rPr>
                          <w:t>)</w:t>
                        </w:r>
                        <w:r w:rsidRPr="002941A0">
                          <w:rPr>
                            <w:rFonts w:ascii="Times New Roman" w:eastAsia="MS Mincho" w:hAnsi="Times New Roman"/>
                            <w:szCs w:val="20"/>
                          </w:rPr>
                          <w:t xml:space="preserve"> on the carrier of the serving cell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2941A0">
                          <w:rPr>
                            <w:rFonts w:ascii="Times New Roman" w:eastAsia="MS Mincho" w:hAnsi="Times New Roman"/>
                            <w:szCs w:val="20"/>
                          </w:rPr>
                          <w:t xml:space="preserve"> happen to overlap in the same symbol</w:t>
                        </w:r>
                        <w:r w:rsidRPr="002941A0">
                          <w:rPr>
                            <w:rFonts w:eastAsia="MS Mincho"/>
                            <w:szCs w:val="20"/>
                          </w:rPr>
                          <w:t>.</w:t>
                        </w:r>
                      </w:p>
                      <w:p w14:paraId="3C9EFCD2" w14:textId="77777777" w:rsidR="00EA74C1" w:rsidRPr="002941A0" w:rsidRDefault="00EA74C1" w:rsidP="00791DCF">
                        <w:pPr>
                          <w:spacing w:before="120" w:after="120"/>
                          <w:jc w:val="center"/>
                          <w:rPr>
                            <w:rFonts w:ascii="Times New Roman" w:hAnsi="Times New Roman" w:cs="Batang"/>
                            <w:color w:val="C00000"/>
                            <w:szCs w:val="20"/>
                            <w:lang w:val="en-US" w:eastAsia="zh-CN"/>
                          </w:rPr>
                        </w:pPr>
                        <w:r w:rsidRPr="002941A0">
                          <w:rPr>
                            <w:rFonts w:ascii="Times New Roman" w:hAnsi="Times New Roman" w:cs="Batang"/>
                            <w:color w:val="C00000"/>
                            <w:szCs w:val="20"/>
                            <w:lang w:val="en-US" w:eastAsia="zh-CN"/>
                          </w:rPr>
                          <w:t>&lt;omitted text&gt;</w:t>
                        </w:r>
                      </w:p>
                    </w:tc>
                  </w:tr>
                </w:tbl>
                <w:p w14:paraId="08B386A2" w14:textId="77777777" w:rsidR="00EA74C1" w:rsidRDefault="00EA74C1" w:rsidP="00791DCF">
                  <w:pPr>
                    <w:rPr>
                      <w:bCs/>
                      <w:lang w:eastAsia="ko-KR"/>
                    </w:rPr>
                  </w:pPr>
                </w:p>
              </w:tc>
            </w:tr>
          </w:tbl>
          <w:p w14:paraId="4DD12CD3" w14:textId="77777777" w:rsidR="00EA74C1" w:rsidRDefault="00EA74C1" w:rsidP="00791DCF">
            <w:pPr>
              <w:rPr>
                <w:lang w:val="x-none" w:eastAsia="ko-KR"/>
              </w:rPr>
            </w:pPr>
          </w:p>
          <w:p w14:paraId="6CB17BFB" w14:textId="77777777" w:rsidR="00EA74C1" w:rsidRPr="00BF464C" w:rsidRDefault="00EA74C1" w:rsidP="00791DCF">
            <w:pPr>
              <w:rPr>
                <w:rFonts w:eastAsiaTheme="minorEastAsia"/>
                <w:bCs/>
                <w:szCs w:val="20"/>
                <w:lang w:eastAsia="ko-KR"/>
              </w:rPr>
            </w:pPr>
          </w:p>
        </w:tc>
      </w:tr>
      <w:tr w:rsidR="00EA74C1" w:rsidRPr="00906235" w14:paraId="37A68298" w14:textId="77777777" w:rsidTr="00791DCF">
        <w:tc>
          <w:tcPr>
            <w:tcW w:w="0" w:type="auto"/>
          </w:tcPr>
          <w:p w14:paraId="23AD6706" w14:textId="77777777" w:rsidR="00EA74C1" w:rsidRPr="00906235" w:rsidRDefault="00EA74C1" w:rsidP="00791DCF">
            <w:pPr>
              <w:rPr>
                <w:b/>
                <w:szCs w:val="20"/>
              </w:rPr>
            </w:pPr>
            <w:r w:rsidRPr="00906235">
              <w:lastRenderedPageBreak/>
              <w:t>Consequences if not approved</w:t>
            </w:r>
          </w:p>
        </w:tc>
        <w:tc>
          <w:tcPr>
            <w:tcW w:w="0" w:type="auto"/>
          </w:tcPr>
          <w:p w14:paraId="4E560627" w14:textId="77777777" w:rsidR="00EA74C1" w:rsidRDefault="00EA74C1" w:rsidP="00791DCF">
            <w:pPr>
              <w:rPr>
                <w:lang w:val="en-US" w:eastAsia="zh-CN"/>
              </w:rPr>
            </w:pPr>
            <w:r>
              <w:rPr>
                <w:rFonts w:hint="eastAsia"/>
                <w:lang w:val="en-US" w:eastAsia="ko-KR"/>
              </w:rPr>
              <w:t xml:space="preserve">1. </w:t>
            </w:r>
            <w:r>
              <w:rPr>
                <w:lang w:val="en-US" w:eastAsia="zh-CN"/>
              </w:rPr>
              <w:t>The collision handling between the SRS for carrier switching and the CSI-PAI report is unclear</w:t>
            </w:r>
          </w:p>
          <w:p w14:paraId="5536F01E" w14:textId="77777777" w:rsidR="00EA74C1" w:rsidRPr="00966511" w:rsidRDefault="00EA74C1" w:rsidP="00791DCF">
            <w:pPr>
              <w:rPr>
                <w:bCs/>
                <w:color w:val="EE0000"/>
                <w:lang w:eastAsia="ko-KR"/>
              </w:rPr>
            </w:pPr>
            <w:r>
              <w:rPr>
                <w:rFonts w:hint="eastAsia"/>
                <w:lang w:val="en-US" w:eastAsia="ko-KR"/>
              </w:rPr>
              <w:t xml:space="preserve">2. </w:t>
            </w:r>
            <w:r w:rsidRPr="009C61A2">
              <w:rPr>
                <w:rFonts w:hint="eastAsia"/>
                <w:color w:val="0070C0"/>
                <w:lang w:val="en-US" w:eastAsia="ko-KR"/>
              </w:rPr>
              <w:t xml:space="preserve">Inconsistency in </w:t>
            </w:r>
            <w:r w:rsidRPr="009C61A2">
              <w:rPr>
                <w:rFonts w:hint="eastAsia"/>
                <w:color w:val="0070C0"/>
                <w:lang w:val="en-US" w:eastAsia="zh-CN"/>
              </w:rPr>
              <w:t xml:space="preserve">collision handling between </w:t>
            </w:r>
            <w:r w:rsidRPr="009C61A2">
              <w:rPr>
                <w:rFonts w:hint="eastAsia"/>
                <w:color w:val="0070C0"/>
                <w:lang w:val="en-US" w:eastAsia="ko-KR"/>
              </w:rPr>
              <w:t>CSI-PAI/</w:t>
            </w:r>
            <w:r w:rsidRPr="009C61A2">
              <w:rPr>
                <w:rFonts w:hint="eastAsia"/>
                <w:color w:val="0070C0"/>
                <w:lang w:val="en-US" w:eastAsia="zh-CN"/>
              </w:rPr>
              <w:t xml:space="preserve">SRS </w:t>
            </w:r>
            <w:r w:rsidRPr="009C61A2">
              <w:rPr>
                <w:rFonts w:hint="eastAsia"/>
                <w:color w:val="0070C0"/>
                <w:lang w:val="en-US" w:eastAsia="ko-KR"/>
              </w:rPr>
              <w:t>and</w:t>
            </w:r>
            <w:r w:rsidRPr="009C61A2">
              <w:rPr>
                <w:rFonts w:hint="eastAsia"/>
                <w:color w:val="0070C0"/>
                <w:lang w:val="en-US" w:eastAsia="zh-CN"/>
              </w:rPr>
              <w:t xml:space="preserve"> </w:t>
            </w:r>
            <w:r w:rsidRPr="009C61A2">
              <w:rPr>
                <w:rFonts w:hint="eastAsia"/>
                <w:color w:val="0070C0"/>
                <w:lang w:val="en-US" w:eastAsia="ko-KR"/>
              </w:rPr>
              <w:t>RS</w:t>
            </w:r>
            <w:r w:rsidRPr="009C61A2">
              <w:rPr>
                <w:rFonts w:hint="eastAsia"/>
                <w:color w:val="0070C0"/>
                <w:lang w:val="en-US" w:eastAsia="zh-CN"/>
              </w:rPr>
              <w:t>-PAI</w:t>
            </w:r>
            <w:r w:rsidRPr="009C61A2">
              <w:rPr>
                <w:rFonts w:hint="eastAsia"/>
                <w:color w:val="0070C0"/>
                <w:lang w:val="en-US" w:eastAsia="ko-KR"/>
              </w:rPr>
              <w:t>/</w:t>
            </w:r>
            <w:r w:rsidRPr="009C61A2">
              <w:rPr>
                <w:rFonts w:hint="eastAsia"/>
                <w:color w:val="0070C0"/>
                <w:lang w:val="en-US" w:eastAsia="zh-CN"/>
              </w:rPr>
              <w:t>SRS</w:t>
            </w:r>
            <w:r w:rsidRPr="009C61A2">
              <w:rPr>
                <w:rFonts w:hint="eastAsia"/>
                <w:color w:val="0070C0"/>
                <w:lang w:val="en-US" w:eastAsia="ko-KR"/>
              </w:rPr>
              <w:t>.</w:t>
            </w:r>
          </w:p>
        </w:tc>
      </w:tr>
    </w:tbl>
    <w:tbl>
      <w:tblPr>
        <w:tblStyle w:val="TableGrid"/>
        <w:tblW w:w="9634" w:type="dxa"/>
        <w:tblLook w:val="04A0" w:firstRow="1" w:lastRow="0" w:firstColumn="1" w:lastColumn="0" w:noHBand="0" w:noVBand="1"/>
      </w:tblPr>
      <w:tblGrid>
        <w:gridCol w:w="9634"/>
      </w:tblGrid>
      <w:tr w:rsidR="00EA74C1" w14:paraId="305D3BDF" w14:textId="77777777" w:rsidTr="00791DCF">
        <w:tc>
          <w:tcPr>
            <w:tcW w:w="9634" w:type="dxa"/>
          </w:tcPr>
          <w:p w14:paraId="09ECD6F1" w14:textId="77777777" w:rsidR="00EA74C1" w:rsidRDefault="00EA74C1" w:rsidP="00791DCF">
            <w:pPr>
              <w:overflowPunct w:val="0"/>
              <w:autoSpaceDE w:val="0"/>
              <w:autoSpaceDN w:val="0"/>
              <w:adjustRightInd w:val="0"/>
              <w:spacing w:after="180"/>
              <w:textAlignment w:val="baseline"/>
              <w:rPr>
                <w:rFonts w:ascii="Times New Roman" w:eastAsiaTheme="minorEastAsia" w:hAnsi="Times New Roman"/>
                <w:color w:val="000000" w:themeColor="text1"/>
                <w:szCs w:val="20"/>
              </w:rPr>
            </w:pPr>
            <w:r w:rsidRPr="00DD01B0">
              <w:rPr>
                <w:rFonts w:ascii="Times New Roman" w:eastAsiaTheme="minorEastAsia" w:hAnsi="Times New Roman"/>
                <w:color w:val="000000" w:themeColor="text1"/>
                <w:szCs w:val="20"/>
              </w:rPr>
              <w:t>6.2.1.3</w:t>
            </w:r>
            <w:r w:rsidRPr="00DD01B0">
              <w:rPr>
                <w:rFonts w:ascii="Times New Roman" w:eastAsiaTheme="minorEastAsia" w:hAnsi="Times New Roman"/>
                <w:color w:val="000000" w:themeColor="text1"/>
                <w:szCs w:val="20"/>
              </w:rPr>
              <w:tab/>
              <w:t>UE sounding procedure between component carriers</w:t>
            </w:r>
          </w:p>
          <w:p w14:paraId="5DFE873C" w14:textId="77777777" w:rsidR="00EA74C1" w:rsidRDefault="00EA74C1" w:rsidP="00791DCF">
            <w:pPr>
              <w:overflowPunct w:val="0"/>
              <w:autoSpaceDE w:val="0"/>
              <w:autoSpaceDN w:val="0"/>
              <w:adjustRightInd w:val="0"/>
              <w:spacing w:after="180"/>
              <w:jc w:val="center"/>
              <w:textAlignment w:val="baseline"/>
              <w:rPr>
                <w:rFonts w:ascii="Times New Roman" w:eastAsia="DengXian" w:hAnsi="Times New Roman"/>
                <w:szCs w:val="20"/>
                <w:lang w:eastAsia="zh-CN"/>
              </w:rPr>
            </w:pPr>
            <w:r>
              <w:rPr>
                <w:rFonts w:ascii="Times New Roman" w:eastAsiaTheme="minorEastAsia" w:hAnsi="Times New Roman" w:hint="eastAsia"/>
                <w:color w:val="FF0000"/>
                <w:szCs w:val="20"/>
              </w:rPr>
              <w:t>=</w:t>
            </w:r>
            <w:r>
              <w:rPr>
                <w:rFonts w:ascii="Times New Roman" w:eastAsiaTheme="minorEastAsia" w:hAnsi="Times New Roman"/>
                <w:color w:val="FF0000"/>
                <w:szCs w:val="20"/>
              </w:rPr>
              <w:t>============================ unchanged parts are omitted ============================</w:t>
            </w:r>
          </w:p>
          <w:p w14:paraId="0896DEAB" w14:textId="77777777" w:rsidR="00EA74C1" w:rsidRPr="00DD01B0" w:rsidRDefault="00EA74C1" w:rsidP="00791DCF">
            <w:pPr>
              <w:spacing w:after="180" w:line="259" w:lineRule="auto"/>
              <w:rPr>
                <w:rFonts w:ascii="Times New Roman" w:eastAsia="DengXian" w:hAnsi="Times New Roman"/>
                <w:color w:val="000000"/>
                <w:szCs w:val="20"/>
              </w:rPr>
            </w:pPr>
            <w:r w:rsidRPr="00DD01B0">
              <w:rPr>
                <w:rFonts w:ascii="Times New Roman" w:hAnsi="Times New Roman"/>
                <w:szCs w:val="20"/>
              </w:rPr>
              <w:t xml:space="preserve">The following prioritization rules shall be applied in case of collision between a transmission of SRS over carrier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r>
                <w:rPr>
                  <w:rFonts w:ascii="Cambria Math" w:hAnsi="Cambria Math"/>
                  <w:szCs w:val="20"/>
                  <w:u w:val="single"/>
                </w:rPr>
                <m:t xml:space="preserve"> </m:t>
              </m:r>
            </m:oMath>
            <w:r w:rsidRPr="00DD01B0">
              <w:rPr>
                <w:rFonts w:ascii="Times New Roman" w:hAnsi="Times New Roman"/>
                <w:szCs w:val="20"/>
              </w:rPr>
              <w:t xml:space="preserve"> and transmission of a physical signal/channel over a carrier of a serving cell in set </w:t>
            </w:r>
            <m:oMath>
              <m:r>
                <w:rPr>
                  <w:rFonts w:ascii="Cambria Math" w:hAnsi="Cambria Math"/>
                  <w:szCs w:val="20"/>
                </w:rPr>
                <m:t>S</m:t>
              </m:r>
              <m:d>
                <m:dPr>
                  <m:ctrlPr>
                    <w:rPr>
                      <w:rFonts w:ascii="Cambria Math" w:hAnsi="Cambria Math" w:cs="Calibri"/>
                      <w:i/>
                      <w:iCs/>
                      <w:szCs w:val="20"/>
                    </w:rPr>
                  </m:ctrlPr>
                </m:dPr>
                <m:e>
                  <m:sSub>
                    <m:sSubPr>
                      <m:ctrlPr>
                        <w:rPr>
                          <w:rFonts w:ascii="Cambria Math" w:hAnsi="Cambria Math"/>
                          <w:i/>
                          <w:szCs w:val="20"/>
                        </w:rPr>
                      </m:ctrlPr>
                    </m:sSubPr>
                    <m:e>
                      <m:r>
                        <w:rPr>
                          <w:rFonts w:ascii="Cambria Math" w:hAnsi="Cambria Math"/>
                          <w:szCs w:val="20"/>
                        </w:rPr>
                        <m:t>c</m:t>
                      </m:r>
                    </m:e>
                    <m:sub>
                      <m:r>
                        <w:rPr>
                          <w:rFonts w:ascii="Cambria Math" w:hAnsi="Cambria Math"/>
                          <w:szCs w:val="20"/>
                        </w:rPr>
                        <m:t>2</m:t>
                      </m:r>
                    </m:sub>
                  </m:sSub>
                </m:e>
              </m:d>
            </m:oMath>
          </w:p>
          <w:p w14:paraId="1EE8FFBE" w14:textId="77777777" w:rsidR="00EA74C1" w:rsidRPr="00DD01B0" w:rsidRDefault="00EA74C1" w:rsidP="00791DCF">
            <w:pPr>
              <w:spacing w:after="180" w:line="259" w:lineRule="auto"/>
              <w:ind w:left="568" w:hanging="284"/>
              <w:rPr>
                <w:rFonts w:ascii="Times New Roman" w:eastAsia="DengXian" w:hAnsi="Times New Roman"/>
                <w:szCs w:val="20"/>
              </w:rPr>
            </w:pPr>
            <w:r w:rsidRPr="00DD01B0">
              <w:rPr>
                <w:rFonts w:ascii="Times New Roman" w:eastAsia="DengXian" w:hAnsi="Times New Roman"/>
                <w:szCs w:val="20"/>
              </w:rPr>
              <w:t>-</w:t>
            </w:r>
            <w:r w:rsidRPr="00DD01B0">
              <w:rPr>
                <w:rFonts w:ascii="Times New Roman" w:eastAsia="DengXian" w:hAnsi="Times New Roman"/>
                <w:szCs w:val="20"/>
              </w:rPr>
              <w:tab/>
              <w:t xml:space="preserve">the UE shall not transmit SRS whenever SRS transmission (including any interruption due to uplink or downlink RF retuning time [11, TS 38.133] as defined by higher layer parameters </w:t>
            </w:r>
            <w:proofErr w:type="spellStart"/>
            <w:r w:rsidRPr="00DD01B0">
              <w:rPr>
                <w:rFonts w:ascii="Times New Roman" w:eastAsia="DengXian" w:hAnsi="Times New Roman"/>
                <w:i/>
                <w:szCs w:val="20"/>
              </w:rPr>
              <w:t>switchingTimeUL</w:t>
            </w:r>
            <w:proofErr w:type="spellEnd"/>
            <w:r w:rsidRPr="00DD01B0">
              <w:rPr>
                <w:rFonts w:ascii="Times New Roman" w:eastAsia="DengXian" w:hAnsi="Times New Roman"/>
                <w:szCs w:val="20"/>
              </w:rPr>
              <w:t xml:space="preserve"> and </w:t>
            </w:r>
            <w:proofErr w:type="spellStart"/>
            <w:r w:rsidRPr="00DD01B0">
              <w:rPr>
                <w:rFonts w:ascii="Times New Roman" w:eastAsia="DengXian" w:hAnsi="Times New Roman"/>
                <w:i/>
                <w:szCs w:val="20"/>
              </w:rPr>
              <w:t>switchingTimeDL</w:t>
            </w:r>
            <w:proofErr w:type="spellEnd"/>
            <w:r w:rsidRPr="00DD01B0">
              <w:rPr>
                <w:rFonts w:ascii="Times New Roman" w:eastAsia="DengXian" w:hAnsi="Times New Roman"/>
                <w:szCs w:val="20"/>
              </w:rPr>
              <w:t xml:space="preserve"> of </w:t>
            </w:r>
            <w:r w:rsidRPr="00DD01B0">
              <w:rPr>
                <w:rFonts w:ascii="Times New Roman" w:eastAsia="DengXian" w:hAnsi="Times New Roman"/>
                <w:i/>
                <w:szCs w:val="20"/>
              </w:rPr>
              <w:t>SRS-</w:t>
            </w:r>
            <w:proofErr w:type="spellStart"/>
            <w:r w:rsidRPr="00DD01B0">
              <w:rPr>
                <w:rFonts w:ascii="Times New Roman" w:eastAsia="DengXian" w:hAnsi="Times New Roman"/>
                <w:i/>
                <w:szCs w:val="20"/>
              </w:rPr>
              <w:t>SwitchingTimeNR</w:t>
            </w:r>
            <w:proofErr w:type="spellEnd"/>
            <w:r w:rsidRPr="00DD01B0">
              <w:rPr>
                <w:rFonts w:ascii="Times New Roman" w:eastAsia="DengXian" w:hAnsi="Times New Roman"/>
                <w:i/>
                <w:szCs w:val="20"/>
              </w:rPr>
              <w:t>)</w:t>
            </w:r>
            <w:r w:rsidRPr="00DD01B0">
              <w:rPr>
                <w:rFonts w:ascii="Times New Roman" w:eastAsia="DengXian" w:hAnsi="Times New Roman"/>
                <w:szCs w:val="20"/>
              </w:rPr>
              <w:t xml:space="preserve"> on the carrier of the serving cell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DD01B0">
              <w:rPr>
                <w:rFonts w:ascii="Times New Roman" w:eastAsia="DengXian" w:hAnsi="Times New Roman"/>
                <w:iCs/>
                <w:szCs w:val="20"/>
              </w:rPr>
              <w:t xml:space="preserve"> </w:t>
            </w:r>
            <w:r w:rsidRPr="00DD01B0">
              <w:rPr>
                <w:rFonts w:ascii="Times New Roman" w:eastAsia="DengXian" w:hAnsi="Times New Roman"/>
                <w:szCs w:val="20"/>
              </w:rPr>
              <w:t>and PUSCH/PUCCH transmission carrying HARQ-ACK/positive SR/</w:t>
            </w:r>
            <w:r w:rsidRPr="00DD01B0">
              <w:rPr>
                <w:rFonts w:ascii="Times New Roman" w:eastAsia="MS Mincho" w:hAnsi="Times New Roman"/>
                <w:szCs w:val="20"/>
                <w:lang w:eastAsia="ja-JP"/>
              </w:rPr>
              <w:t>RI/CRI</w:t>
            </w:r>
            <w:r w:rsidRPr="00DD01B0">
              <w:rPr>
                <w:rFonts w:ascii="Times New Roman" w:eastAsia="DengXian" w:hAnsi="Times New Roman"/>
                <w:szCs w:val="20"/>
                <w:lang w:eastAsia="zh-CN"/>
              </w:rPr>
              <w:t>/SSBRI/UEIRI/P-CRI/P-SSBRI</w:t>
            </w:r>
            <w:r w:rsidRPr="00966511">
              <w:rPr>
                <w:rFonts w:ascii="Times New Roman" w:eastAsia="DengXian" w:hAnsi="Times New Roman"/>
                <w:strike/>
                <w:color w:val="0070C0"/>
                <w:szCs w:val="20"/>
                <w:lang w:eastAsia="zh-CN"/>
              </w:rPr>
              <w:t>/RS-PAI</w:t>
            </w:r>
            <w:r w:rsidRPr="00966511">
              <w:rPr>
                <w:rFonts w:ascii="Times New Roman" w:eastAsia="DengXian" w:hAnsi="Times New Roman"/>
                <w:color w:val="0070C0"/>
                <w:szCs w:val="20"/>
              </w:rPr>
              <w:t xml:space="preserve"> </w:t>
            </w:r>
            <w:r w:rsidRPr="00DD01B0">
              <w:rPr>
                <w:rFonts w:ascii="Times New Roman" w:eastAsia="DengXian" w:hAnsi="Times New Roman"/>
                <w:szCs w:val="20"/>
              </w:rPr>
              <w:t xml:space="preserve">and/or PRACH </w:t>
            </w:r>
            <w:r w:rsidRPr="00DD01B0">
              <w:rPr>
                <w:rFonts w:ascii="Times New Roman" w:eastAsia="Calibri" w:hAnsi="Times New Roman"/>
                <w:szCs w:val="20"/>
                <w:lang w:val="en-US"/>
              </w:rPr>
              <w:t xml:space="preserve">on a carrier of a serving cell in set </w:t>
            </w:r>
            <m:oMath>
              <m:r>
                <w:rPr>
                  <w:rFonts w:ascii="Cambria Math" w:eastAsia="Calibri" w:hAnsi="Cambria Math"/>
                  <w:szCs w:val="20"/>
                </w:rPr>
                <m:t>S</m:t>
              </m:r>
              <m:d>
                <m:dPr>
                  <m:ctrlPr>
                    <w:rPr>
                      <w:rFonts w:ascii="Cambria Math" w:eastAsia="DengXian" w:hAnsi="Cambria Math"/>
                      <w:i/>
                      <w:iCs/>
                      <w:szCs w:val="20"/>
                    </w:rPr>
                  </m:ctrlPr>
                </m:dPr>
                <m:e>
                  <m:sSub>
                    <m:sSubPr>
                      <m:ctrlPr>
                        <w:rPr>
                          <w:rFonts w:ascii="Cambria Math" w:eastAsia="DengXian" w:hAnsi="Cambria Math"/>
                          <w:i/>
                          <w:szCs w:val="20"/>
                        </w:rPr>
                      </m:ctrlPr>
                    </m:sSubPr>
                    <m:e>
                      <m:r>
                        <w:rPr>
                          <w:rFonts w:ascii="Cambria Math" w:eastAsia="Calibri" w:hAnsi="Cambria Math"/>
                          <w:szCs w:val="20"/>
                        </w:rPr>
                        <m:t>c</m:t>
                      </m:r>
                    </m:e>
                    <m:sub>
                      <m:r>
                        <w:rPr>
                          <w:rFonts w:ascii="Cambria Math" w:eastAsia="Calibri" w:hAnsi="Cambria Math"/>
                          <w:szCs w:val="20"/>
                        </w:rPr>
                        <m:t>2</m:t>
                      </m:r>
                    </m:sub>
                  </m:sSub>
                </m:e>
              </m:d>
              <m:r>
                <w:rPr>
                  <w:rFonts w:ascii="Cambria Math" w:eastAsia="Calibri" w:hAnsi="Cambria Math"/>
                  <w:szCs w:val="20"/>
                  <w:lang w:val="en-US"/>
                </w:rPr>
                <m:t xml:space="preserve"> </m:t>
              </m:r>
            </m:oMath>
            <w:r w:rsidRPr="00DD01B0">
              <w:rPr>
                <w:rFonts w:ascii="Times New Roman" w:eastAsia="DengXian" w:hAnsi="Times New Roman"/>
                <w:szCs w:val="20"/>
              </w:rPr>
              <w:t xml:space="preserve">happen </w:t>
            </w:r>
            <w:r w:rsidRPr="00DD01B0">
              <w:rPr>
                <w:rFonts w:ascii="Times New Roman" w:eastAsia="DengXian" w:hAnsi="Times New Roman"/>
                <w:szCs w:val="20"/>
                <w:lang w:eastAsia="ko-KR"/>
              </w:rPr>
              <w:t>to overlap in the same symbol</w:t>
            </w:r>
          </w:p>
          <w:p w14:paraId="6BA7E9A6" w14:textId="77777777" w:rsidR="00EA74C1" w:rsidRPr="00DD01B0" w:rsidRDefault="00EA74C1" w:rsidP="00791DCF">
            <w:pPr>
              <w:spacing w:after="180" w:line="259" w:lineRule="auto"/>
              <w:ind w:left="568" w:hanging="284"/>
              <w:rPr>
                <w:rFonts w:ascii="Times New Roman" w:eastAsia="DengXian" w:hAnsi="Times New Roman"/>
                <w:szCs w:val="20"/>
              </w:rPr>
            </w:pPr>
            <w:r w:rsidRPr="00DD01B0">
              <w:rPr>
                <w:rFonts w:ascii="Times New Roman" w:eastAsia="DengXian" w:hAnsi="Times New Roman"/>
                <w:szCs w:val="20"/>
              </w:rPr>
              <w:t>-</w:t>
            </w:r>
            <w:r w:rsidRPr="00DD01B0">
              <w:rPr>
                <w:rFonts w:ascii="Times New Roman" w:eastAsia="DengXian" w:hAnsi="Times New Roman"/>
                <w:szCs w:val="20"/>
              </w:rPr>
              <w:tab/>
              <w:t>the UE shall not transmit a periodic/semi-persistent SRS whenever periodic/semi-persistent</w:t>
            </w:r>
            <w:r w:rsidRPr="00DD01B0">
              <w:rPr>
                <w:rFonts w:ascii="Times New Roman" w:eastAsia="DengXian" w:hAnsi="Times New Roman"/>
                <w:color w:val="FF0000"/>
                <w:szCs w:val="20"/>
              </w:rPr>
              <w:t xml:space="preserve"> </w:t>
            </w:r>
            <w:r w:rsidRPr="00DD01B0">
              <w:rPr>
                <w:rFonts w:ascii="Times New Roman" w:eastAsia="DengXian" w:hAnsi="Times New Roman"/>
                <w:szCs w:val="20"/>
              </w:rPr>
              <w:t xml:space="preserve">SRS transmission (including any interruption due to uplink or downlink RF retuning time [11, TS 38.133] as defined by higher layer parameters </w:t>
            </w:r>
            <w:proofErr w:type="spellStart"/>
            <w:r w:rsidRPr="00DD01B0">
              <w:rPr>
                <w:rFonts w:ascii="Times New Roman" w:eastAsia="DengXian" w:hAnsi="Times New Roman"/>
                <w:i/>
                <w:szCs w:val="20"/>
              </w:rPr>
              <w:t>switchingTimeUL</w:t>
            </w:r>
            <w:proofErr w:type="spellEnd"/>
            <w:r w:rsidRPr="00DD01B0">
              <w:rPr>
                <w:rFonts w:ascii="Times New Roman" w:eastAsia="DengXian" w:hAnsi="Times New Roman"/>
                <w:szCs w:val="20"/>
              </w:rPr>
              <w:t xml:space="preserve"> and </w:t>
            </w:r>
            <w:proofErr w:type="spellStart"/>
            <w:r w:rsidRPr="00DD01B0">
              <w:rPr>
                <w:rFonts w:ascii="Times New Roman" w:eastAsia="DengXian" w:hAnsi="Times New Roman"/>
                <w:i/>
                <w:szCs w:val="20"/>
              </w:rPr>
              <w:t>switchingTimeDL</w:t>
            </w:r>
            <w:proofErr w:type="spellEnd"/>
            <w:r w:rsidRPr="00DD01B0">
              <w:rPr>
                <w:rFonts w:ascii="Times New Roman" w:eastAsia="DengXian" w:hAnsi="Times New Roman"/>
                <w:szCs w:val="20"/>
              </w:rPr>
              <w:t xml:space="preserve"> of </w:t>
            </w:r>
            <w:r w:rsidRPr="00DD01B0">
              <w:rPr>
                <w:rFonts w:ascii="Times New Roman" w:eastAsia="DengXian" w:hAnsi="Times New Roman"/>
                <w:i/>
                <w:szCs w:val="20"/>
              </w:rPr>
              <w:t>SRS-</w:t>
            </w:r>
            <w:proofErr w:type="spellStart"/>
            <w:r w:rsidRPr="00DD01B0">
              <w:rPr>
                <w:rFonts w:ascii="Times New Roman" w:eastAsia="DengXian" w:hAnsi="Times New Roman"/>
                <w:i/>
                <w:szCs w:val="20"/>
              </w:rPr>
              <w:t>SwitchingTimeNR</w:t>
            </w:r>
            <w:proofErr w:type="spellEnd"/>
            <w:r w:rsidRPr="00DD01B0">
              <w:rPr>
                <w:rFonts w:ascii="Times New Roman" w:eastAsia="DengXian" w:hAnsi="Times New Roman"/>
                <w:i/>
                <w:szCs w:val="20"/>
              </w:rPr>
              <w:t>)</w:t>
            </w:r>
            <w:r w:rsidRPr="00DD01B0">
              <w:rPr>
                <w:rFonts w:ascii="Times New Roman" w:eastAsia="DengXian" w:hAnsi="Times New Roman"/>
                <w:szCs w:val="20"/>
              </w:rPr>
              <w:t xml:space="preserve"> on the carrier of the </w:t>
            </w:r>
            <w:r w:rsidRPr="00DD01B0">
              <w:rPr>
                <w:rFonts w:ascii="Times New Roman" w:eastAsia="DengXian" w:hAnsi="Times New Roman"/>
                <w:szCs w:val="20"/>
              </w:rPr>
              <w:lastRenderedPageBreak/>
              <w:t>serving cell</w:t>
            </w:r>
            <w:r w:rsidRPr="00DD01B0">
              <w:rPr>
                <w:rFonts w:ascii="Times New Roman" w:eastAsia="DengXian" w:hAnsi="Times New Roman"/>
                <w:color w:val="000000"/>
                <w:szCs w:val="20"/>
              </w:rPr>
              <w:t xml:space="preserve">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DD01B0">
              <w:rPr>
                <w:rFonts w:ascii="Times New Roman" w:eastAsia="DengXian" w:hAnsi="Times New Roman"/>
                <w:szCs w:val="20"/>
              </w:rPr>
              <w:t xml:space="preserve"> and PUSCH transmission carrying aperiodic CSI on a carrier of a serving cell in set </w:t>
            </w:r>
            <m:oMath>
              <m:r>
                <w:rPr>
                  <w:rFonts w:ascii="Cambria Math" w:eastAsia="DengXian" w:hAnsi="Cambria Math"/>
                  <w:szCs w:val="20"/>
                </w:rPr>
                <m:t>S</m:t>
              </m:r>
              <m:d>
                <m:dPr>
                  <m:ctrlPr>
                    <w:rPr>
                      <w:rFonts w:ascii="Cambria Math" w:eastAsia="DengXian" w:hAnsi="Cambria Math"/>
                      <w:i/>
                      <w:iCs/>
                      <w:szCs w:val="20"/>
                    </w:rPr>
                  </m:ctrlPr>
                </m:dPr>
                <m:e>
                  <m:sSub>
                    <m:sSubPr>
                      <m:ctrlPr>
                        <w:rPr>
                          <w:rFonts w:ascii="Cambria Math" w:eastAsia="DengXian" w:hAnsi="Cambria Math"/>
                          <w:i/>
                          <w:szCs w:val="20"/>
                        </w:rPr>
                      </m:ctrlPr>
                    </m:sSubPr>
                    <m:e>
                      <m:r>
                        <w:rPr>
                          <w:rFonts w:ascii="Cambria Math" w:eastAsia="DengXian" w:hAnsi="Cambria Math"/>
                          <w:szCs w:val="20"/>
                        </w:rPr>
                        <m:t>c</m:t>
                      </m:r>
                    </m:e>
                    <m:sub>
                      <m:r>
                        <w:rPr>
                          <w:rFonts w:ascii="Cambria Math" w:eastAsia="DengXian" w:hAnsi="Cambria Math"/>
                          <w:szCs w:val="20"/>
                        </w:rPr>
                        <m:t>2</m:t>
                      </m:r>
                    </m:sub>
                  </m:sSub>
                </m:e>
              </m:d>
            </m:oMath>
            <w:r w:rsidRPr="00DD01B0">
              <w:rPr>
                <w:rFonts w:ascii="Times New Roman" w:eastAsia="DengXian" w:hAnsi="Times New Roman"/>
                <w:iCs/>
                <w:szCs w:val="20"/>
              </w:rPr>
              <w:t xml:space="preserve"> </w:t>
            </w:r>
            <w:r w:rsidRPr="00DD01B0">
              <w:rPr>
                <w:rFonts w:ascii="Times New Roman" w:eastAsia="DengXian" w:hAnsi="Times New Roman"/>
                <w:szCs w:val="20"/>
              </w:rPr>
              <w:t>happen to overlap in the same symbol</w:t>
            </w:r>
          </w:p>
          <w:p w14:paraId="23BB660A" w14:textId="77777777" w:rsidR="00EA74C1" w:rsidRPr="00DD01B0" w:rsidRDefault="00EA74C1" w:rsidP="00791DCF">
            <w:pPr>
              <w:spacing w:after="180" w:line="259" w:lineRule="auto"/>
              <w:ind w:left="568" w:hanging="284"/>
              <w:rPr>
                <w:rFonts w:ascii="Times New Roman" w:eastAsia="DengXian" w:hAnsi="Times New Roman"/>
                <w:szCs w:val="20"/>
              </w:rPr>
            </w:pPr>
            <w:r w:rsidRPr="00DD01B0">
              <w:rPr>
                <w:rFonts w:ascii="Times New Roman" w:eastAsia="DengXian" w:hAnsi="Times New Roman"/>
                <w:szCs w:val="20"/>
              </w:rPr>
              <w:t>-</w:t>
            </w:r>
            <w:r w:rsidRPr="00DD01B0">
              <w:rPr>
                <w:rFonts w:ascii="Times New Roman" w:eastAsia="DengXian" w:hAnsi="Times New Roman"/>
                <w:szCs w:val="20"/>
              </w:rPr>
              <w:tab/>
              <w:t>the UE shall drop PUCCH/PUSCH transmission carrying periodic/semi-persistent CSI comprising only CQI/PMI</w:t>
            </w:r>
            <w:r w:rsidRPr="00DD01B0">
              <w:rPr>
                <w:rFonts w:ascii="Times New Roman" w:eastAsia="DengXian" w:hAnsi="Times New Roman"/>
                <w:szCs w:val="20"/>
                <w:lang w:eastAsia="zh-CN"/>
              </w:rPr>
              <w:t>/L1-RSRP/L1-SINR/P-L1-RSRP</w:t>
            </w:r>
            <w:r w:rsidRPr="005A1B19">
              <w:rPr>
                <w:rFonts w:ascii="Times New Roman" w:eastAsia="DengXian" w:hAnsi="Times New Roman"/>
                <w:color w:val="EE0000"/>
                <w:szCs w:val="20"/>
                <w:lang w:eastAsia="zh-CN"/>
              </w:rPr>
              <w:t>/CSI-PAI</w:t>
            </w:r>
            <w:r w:rsidRPr="00966511">
              <w:rPr>
                <w:rFonts w:ascii="Times New Roman" w:eastAsiaTheme="minorEastAsia" w:hAnsi="Times New Roman" w:hint="eastAsia"/>
                <w:color w:val="0070C0"/>
                <w:szCs w:val="20"/>
                <w:lang w:eastAsia="ko-KR"/>
              </w:rPr>
              <w:t>/RS-PAI</w:t>
            </w:r>
            <w:r w:rsidRPr="00966511">
              <w:rPr>
                <w:rFonts w:ascii="Times New Roman" w:eastAsia="DengXian" w:hAnsi="Times New Roman"/>
                <w:color w:val="0070C0"/>
                <w:szCs w:val="20"/>
                <w:lang w:eastAsia="zh-CN"/>
              </w:rPr>
              <w:t xml:space="preserve"> </w:t>
            </w:r>
            <w:r w:rsidRPr="00DD01B0">
              <w:rPr>
                <w:rFonts w:ascii="Times New Roman" w:eastAsia="DengXian" w:hAnsi="Times New Roman"/>
                <w:szCs w:val="20"/>
                <w:lang w:eastAsia="zh-CN"/>
              </w:rPr>
              <w:t>and/or Type 1 configured grant PUSCH transmission carrying UE initiated CSI report</w:t>
            </w:r>
            <w:r w:rsidRPr="00DD01B0">
              <w:rPr>
                <w:rFonts w:ascii="Times New Roman" w:eastAsia="DengXian" w:hAnsi="Times New Roman"/>
                <w:szCs w:val="20"/>
              </w:rPr>
              <w:t xml:space="preserve">, and/or SRS transmission on a carrier of a serving cell in set </w:t>
            </w:r>
            <m:oMath>
              <m:r>
                <w:rPr>
                  <w:rFonts w:ascii="Cambria Math" w:eastAsia="DengXian" w:hAnsi="Cambria Math"/>
                  <w:szCs w:val="20"/>
                </w:rPr>
                <m:t>S</m:t>
              </m:r>
              <m:d>
                <m:dPr>
                  <m:ctrlPr>
                    <w:rPr>
                      <w:rFonts w:ascii="Cambria Math" w:eastAsia="DengXian" w:hAnsi="Cambria Math"/>
                      <w:i/>
                      <w:iCs/>
                      <w:szCs w:val="20"/>
                    </w:rPr>
                  </m:ctrlPr>
                </m:dPr>
                <m:e>
                  <m:sSub>
                    <m:sSubPr>
                      <m:ctrlPr>
                        <w:rPr>
                          <w:rFonts w:ascii="Cambria Math" w:eastAsia="DengXian" w:hAnsi="Cambria Math"/>
                          <w:i/>
                          <w:szCs w:val="20"/>
                        </w:rPr>
                      </m:ctrlPr>
                    </m:sSubPr>
                    <m:e>
                      <m:r>
                        <w:rPr>
                          <w:rFonts w:ascii="Cambria Math" w:eastAsia="DengXian" w:hAnsi="Cambria Math"/>
                          <w:szCs w:val="20"/>
                        </w:rPr>
                        <m:t>c</m:t>
                      </m:r>
                    </m:e>
                    <m:sub>
                      <m:r>
                        <w:rPr>
                          <w:rFonts w:ascii="Cambria Math" w:eastAsia="DengXian" w:hAnsi="Cambria Math"/>
                          <w:szCs w:val="20"/>
                        </w:rPr>
                        <m:t>2</m:t>
                      </m:r>
                    </m:sub>
                  </m:sSub>
                </m:e>
              </m:d>
            </m:oMath>
            <w:r w:rsidRPr="00DD01B0">
              <w:rPr>
                <w:rFonts w:ascii="Times New Roman" w:eastAsia="DengXian" w:hAnsi="Times New Roman"/>
                <w:iCs/>
                <w:szCs w:val="20"/>
              </w:rPr>
              <w:t xml:space="preserve"> </w:t>
            </w:r>
            <w:r w:rsidRPr="00DD01B0">
              <w:rPr>
                <w:rFonts w:ascii="Times New Roman" w:eastAsia="DengXian" w:hAnsi="Times New Roman"/>
                <w:szCs w:val="20"/>
              </w:rPr>
              <w:t xml:space="preserve">configured for PUSCH/PUCCH transmission whenever the transmission and SRS transmission (including any interruption due to uplink or downlink RF retuning time [11, TS 38.133] as defined by higher layer parameters </w:t>
            </w:r>
            <w:proofErr w:type="spellStart"/>
            <w:r w:rsidRPr="00DD01B0">
              <w:rPr>
                <w:rFonts w:ascii="Times New Roman" w:eastAsia="DengXian" w:hAnsi="Times New Roman"/>
                <w:i/>
                <w:szCs w:val="20"/>
              </w:rPr>
              <w:t>switchingTimeUL</w:t>
            </w:r>
            <w:proofErr w:type="spellEnd"/>
            <w:r w:rsidRPr="00DD01B0">
              <w:rPr>
                <w:rFonts w:ascii="Times New Roman" w:eastAsia="DengXian" w:hAnsi="Times New Roman"/>
                <w:szCs w:val="20"/>
              </w:rPr>
              <w:t xml:space="preserve"> and </w:t>
            </w:r>
            <w:proofErr w:type="spellStart"/>
            <w:r w:rsidRPr="00DD01B0">
              <w:rPr>
                <w:rFonts w:ascii="Times New Roman" w:eastAsia="DengXian" w:hAnsi="Times New Roman"/>
                <w:i/>
                <w:szCs w:val="20"/>
              </w:rPr>
              <w:t>switchingTimeDL</w:t>
            </w:r>
            <w:proofErr w:type="spellEnd"/>
            <w:r w:rsidRPr="00DD01B0">
              <w:rPr>
                <w:rFonts w:ascii="Times New Roman" w:eastAsia="DengXian" w:hAnsi="Times New Roman"/>
                <w:szCs w:val="20"/>
              </w:rPr>
              <w:t xml:space="preserve"> of </w:t>
            </w:r>
            <w:r w:rsidRPr="00DD01B0">
              <w:rPr>
                <w:rFonts w:ascii="Times New Roman" w:eastAsia="DengXian" w:hAnsi="Times New Roman"/>
                <w:i/>
                <w:szCs w:val="20"/>
              </w:rPr>
              <w:t>SRS-</w:t>
            </w:r>
            <w:proofErr w:type="spellStart"/>
            <w:r w:rsidRPr="00DD01B0">
              <w:rPr>
                <w:rFonts w:ascii="Times New Roman" w:eastAsia="DengXian" w:hAnsi="Times New Roman"/>
                <w:i/>
                <w:szCs w:val="20"/>
              </w:rPr>
              <w:t>SwitchingTimeNR</w:t>
            </w:r>
            <w:proofErr w:type="spellEnd"/>
            <w:r w:rsidRPr="00DD01B0">
              <w:rPr>
                <w:rFonts w:ascii="Times New Roman" w:eastAsia="DengXian" w:hAnsi="Times New Roman"/>
                <w:i/>
                <w:szCs w:val="20"/>
              </w:rPr>
              <w:t>)</w:t>
            </w:r>
            <w:r w:rsidRPr="00DD01B0">
              <w:rPr>
                <w:rFonts w:ascii="Times New Roman" w:eastAsia="DengXian" w:hAnsi="Times New Roman"/>
                <w:szCs w:val="20"/>
              </w:rPr>
              <w:t xml:space="preserve"> on the </w:t>
            </w:r>
            <w:r w:rsidRPr="00DD01B0">
              <w:rPr>
                <w:rFonts w:ascii="Times New Roman" w:eastAsia="DengXian" w:hAnsi="Times New Roman"/>
                <w:color w:val="000000"/>
                <w:szCs w:val="20"/>
              </w:rPr>
              <w:t>carrier of the</w:t>
            </w:r>
            <w:r w:rsidRPr="00DD01B0">
              <w:rPr>
                <w:rFonts w:ascii="Times New Roman" w:eastAsia="DengXian" w:hAnsi="Times New Roman"/>
                <w:szCs w:val="20"/>
              </w:rPr>
              <w:t xml:space="preserve"> serving cell</w:t>
            </w:r>
            <w:r w:rsidRPr="00DD01B0">
              <w:rPr>
                <w:rFonts w:ascii="Times New Roman" w:eastAsia="DengXian" w:hAnsi="Times New Roman"/>
                <w:color w:val="000000"/>
                <w:szCs w:val="20"/>
              </w:rPr>
              <w:t xml:space="preserve">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DD01B0">
              <w:rPr>
                <w:rFonts w:ascii="Times New Roman" w:eastAsia="DengXian" w:hAnsi="Times New Roman"/>
                <w:szCs w:val="20"/>
              </w:rPr>
              <w:t xml:space="preserve"> happen to overlap in the same symbol</w:t>
            </w:r>
          </w:p>
          <w:p w14:paraId="6746544A" w14:textId="77777777" w:rsidR="00EA74C1" w:rsidRPr="00DD01B0" w:rsidRDefault="00EA74C1" w:rsidP="00791DCF">
            <w:pPr>
              <w:spacing w:after="180" w:line="259" w:lineRule="auto"/>
              <w:ind w:left="568" w:hanging="284"/>
              <w:rPr>
                <w:rFonts w:eastAsia="DengXian"/>
                <w:szCs w:val="20"/>
              </w:rPr>
            </w:pPr>
            <w:r w:rsidRPr="00DD01B0">
              <w:rPr>
                <w:rFonts w:ascii="Times New Roman" w:eastAsia="DengXian" w:hAnsi="Times New Roman"/>
                <w:szCs w:val="20"/>
              </w:rPr>
              <w:t>-</w:t>
            </w:r>
            <w:r w:rsidRPr="00DD01B0">
              <w:rPr>
                <w:rFonts w:ascii="Times New Roman" w:eastAsia="DengXian" w:hAnsi="Times New Roman"/>
                <w:szCs w:val="20"/>
              </w:rPr>
              <w:tab/>
              <w:t>the UE shall drop PUSCH transmission carrying aperiodic CSI comprising only CQI/PMI</w:t>
            </w:r>
            <w:r w:rsidRPr="00DD01B0">
              <w:rPr>
                <w:rFonts w:ascii="Times New Roman" w:eastAsia="DengXian" w:hAnsi="Times New Roman"/>
                <w:szCs w:val="20"/>
                <w:lang w:eastAsia="zh-CN"/>
              </w:rPr>
              <w:t>/L1-RSRP/L1-SINR/TDCP/cjtc-Dd/cjtc-F/cjtc-Dd-F/cjtc-P/P-L1-RSRP</w:t>
            </w:r>
            <w:r w:rsidRPr="005A1B19">
              <w:rPr>
                <w:rFonts w:ascii="Times New Roman" w:eastAsia="DengXian" w:hAnsi="Times New Roman"/>
                <w:color w:val="EE0000"/>
                <w:szCs w:val="20"/>
                <w:lang w:eastAsia="zh-CN"/>
              </w:rPr>
              <w:t>/CSI-PAI</w:t>
            </w:r>
            <w:r w:rsidRPr="00966511">
              <w:rPr>
                <w:rFonts w:ascii="Times New Roman" w:eastAsiaTheme="minorEastAsia" w:hAnsi="Times New Roman" w:hint="eastAsia"/>
                <w:color w:val="0070C0"/>
                <w:szCs w:val="20"/>
                <w:lang w:eastAsia="ko-KR"/>
              </w:rPr>
              <w:t>/RS-PAI</w:t>
            </w:r>
            <w:r w:rsidRPr="00966511">
              <w:rPr>
                <w:rFonts w:ascii="Times New Roman" w:eastAsia="DengXian" w:hAnsi="Times New Roman"/>
                <w:color w:val="0070C0"/>
                <w:szCs w:val="20"/>
              </w:rPr>
              <w:t xml:space="preserve"> </w:t>
            </w:r>
            <w:r w:rsidRPr="00DD01B0">
              <w:rPr>
                <w:rFonts w:ascii="Times New Roman" w:eastAsia="DengXian" w:hAnsi="Times New Roman"/>
                <w:szCs w:val="20"/>
              </w:rPr>
              <w:t xml:space="preserve">on a carrier of a serving cell in set </w:t>
            </w:r>
            <m:oMath>
              <m:r>
                <w:rPr>
                  <w:rFonts w:ascii="Cambria Math" w:eastAsia="DengXian" w:hAnsi="Cambria Math"/>
                  <w:szCs w:val="20"/>
                </w:rPr>
                <m:t>S</m:t>
              </m:r>
              <m:d>
                <m:dPr>
                  <m:ctrlPr>
                    <w:rPr>
                      <w:rFonts w:ascii="Cambria Math" w:eastAsia="DengXian" w:hAnsi="Cambria Math"/>
                      <w:i/>
                      <w:iCs/>
                      <w:szCs w:val="20"/>
                    </w:rPr>
                  </m:ctrlPr>
                </m:dPr>
                <m:e>
                  <m:sSub>
                    <m:sSubPr>
                      <m:ctrlPr>
                        <w:rPr>
                          <w:rFonts w:ascii="Cambria Math" w:eastAsia="DengXian" w:hAnsi="Cambria Math"/>
                          <w:i/>
                          <w:szCs w:val="20"/>
                        </w:rPr>
                      </m:ctrlPr>
                    </m:sSubPr>
                    <m:e>
                      <m:r>
                        <w:rPr>
                          <w:rFonts w:ascii="Cambria Math" w:eastAsia="DengXian" w:hAnsi="Cambria Math"/>
                          <w:szCs w:val="20"/>
                        </w:rPr>
                        <m:t>c</m:t>
                      </m:r>
                    </m:e>
                    <m:sub>
                      <m:r>
                        <w:rPr>
                          <w:rFonts w:ascii="Cambria Math" w:eastAsia="DengXian" w:hAnsi="Cambria Math"/>
                          <w:szCs w:val="20"/>
                        </w:rPr>
                        <m:t>2</m:t>
                      </m:r>
                    </m:sub>
                  </m:sSub>
                </m:e>
              </m:d>
              <m:r>
                <w:rPr>
                  <w:rFonts w:ascii="Cambria Math" w:eastAsia="DengXian" w:hAnsi="Cambria Math"/>
                  <w:szCs w:val="20"/>
                </w:rPr>
                <m:t xml:space="preserve"> </m:t>
              </m:r>
            </m:oMath>
            <w:r w:rsidRPr="00DD01B0">
              <w:rPr>
                <w:rFonts w:ascii="Times New Roman" w:eastAsia="DengXian" w:hAnsi="Times New Roman"/>
                <w:szCs w:val="20"/>
              </w:rPr>
              <w:t xml:space="preserve">whenever the transmission and aperiodic SRS transmission (including any interruption due to uplink or downlink RF retuning time [11, TS 38.133]) as defined by higher layer parameters </w:t>
            </w:r>
            <w:proofErr w:type="spellStart"/>
            <w:r w:rsidRPr="00DD01B0">
              <w:rPr>
                <w:rFonts w:ascii="Times New Roman" w:eastAsia="DengXian" w:hAnsi="Times New Roman"/>
                <w:i/>
                <w:szCs w:val="20"/>
              </w:rPr>
              <w:t>switchingTimeUL</w:t>
            </w:r>
            <w:proofErr w:type="spellEnd"/>
            <w:r w:rsidRPr="00DD01B0">
              <w:rPr>
                <w:rFonts w:ascii="Times New Roman" w:eastAsia="DengXian" w:hAnsi="Times New Roman"/>
                <w:szCs w:val="20"/>
              </w:rPr>
              <w:t xml:space="preserve"> and </w:t>
            </w:r>
            <w:proofErr w:type="spellStart"/>
            <w:r w:rsidRPr="00DD01B0">
              <w:rPr>
                <w:rFonts w:ascii="Times New Roman" w:eastAsia="DengXian" w:hAnsi="Times New Roman"/>
                <w:i/>
                <w:szCs w:val="20"/>
              </w:rPr>
              <w:t>switchingTimeDL</w:t>
            </w:r>
            <w:proofErr w:type="spellEnd"/>
            <w:r w:rsidRPr="00DD01B0">
              <w:rPr>
                <w:rFonts w:ascii="Times New Roman" w:eastAsia="DengXian" w:hAnsi="Times New Roman"/>
                <w:szCs w:val="20"/>
              </w:rPr>
              <w:t xml:space="preserve"> of </w:t>
            </w:r>
            <w:r w:rsidRPr="00DD01B0">
              <w:rPr>
                <w:rFonts w:ascii="Times New Roman" w:eastAsia="DengXian" w:hAnsi="Times New Roman"/>
                <w:i/>
                <w:szCs w:val="20"/>
              </w:rPr>
              <w:t>SRS-</w:t>
            </w:r>
            <w:proofErr w:type="spellStart"/>
            <w:r w:rsidRPr="00DD01B0">
              <w:rPr>
                <w:rFonts w:ascii="Times New Roman" w:eastAsia="DengXian" w:hAnsi="Times New Roman"/>
                <w:i/>
                <w:szCs w:val="20"/>
              </w:rPr>
              <w:t>SwitchingTimeNR</w:t>
            </w:r>
            <w:proofErr w:type="spellEnd"/>
            <w:r w:rsidRPr="00DD01B0">
              <w:rPr>
                <w:rFonts w:ascii="Times New Roman" w:eastAsia="DengXian" w:hAnsi="Times New Roman"/>
                <w:i/>
                <w:szCs w:val="20"/>
              </w:rPr>
              <w:t>)</w:t>
            </w:r>
            <w:r w:rsidRPr="00DD01B0">
              <w:rPr>
                <w:rFonts w:ascii="Times New Roman" w:eastAsia="DengXian" w:hAnsi="Times New Roman"/>
                <w:szCs w:val="20"/>
              </w:rPr>
              <w:t xml:space="preserve"> on the carrier of the serving cell </w:t>
            </w:r>
            <m:oMath>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oMath>
            <w:r w:rsidRPr="00DD01B0">
              <w:rPr>
                <w:rFonts w:ascii="Times New Roman" w:eastAsia="DengXian" w:hAnsi="Times New Roman"/>
                <w:szCs w:val="20"/>
              </w:rPr>
              <w:t xml:space="preserve"> happen to overlap in the same symbol</w:t>
            </w:r>
            <w:r w:rsidRPr="00DD01B0">
              <w:rPr>
                <w:rFonts w:eastAsia="DengXian"/>
                <w:szCs w:val="20"/>
              </w:rPr>
              <w:t>.</w:t>
            </w:r>
          </w:p>
          <w:p w14:paraId="101C7FBD" w14:textId="77777777" w:rsidR="00EA74C1" w:rsidRPr="005E79A2" w:rsidRDefault="00EA74C1" w:rsidP="00791DCF">
            <w:pPr>
              <w:spacing w:after="180"/>
              <w:jc w:val="center"/>
              <w:rPr>
                <w:rFonts w:ascii="Times New Roman" w:eastAsiaTheme="minorEastAsia" w:hAnsi="Times New Roman"/>
                <w:color w:val="FF0000"/>
                <w:szCs w:val="20"/>
              </w:rPr>
            </w:pPr>
            <w:r>
              <w:rPr>
                <w:rFonts w:ascii="Times New Roman" w:eastAsiaTheme="minorEastAsia" w:hAnsi="Times New Roman" w:hint="eastAsia"/>
                <w:color w:val="FF0000"/>
                <w:szCs w:val="20"/>
              </w:rPr>
              <w:t>=</w:t>
            </w:r>
            <w:r>
              <w:rPr>
                <w:rFonts w:ascii="Times New Roman" w:eastAsiaTheme="minorEastAsia" w:hAnsi="Times New Roman"/>
                <w:color w:val="FF0000"/>
                <w:szCs w:val="20"/>
              </w:rPr>
              <w:t>============================ unchanged parts are omitted ============================</w:t>
            </w:r>
          </w:p>
        </w:tc>
      </w:tr>
    </w:tbl>
    <w:p w14:paraId="03CE950F" w14:textId="77777777" w:rsidR="00EA74C1" w:rsidRDefault="00EA74C1" w:rsidP="00EA74C1">
      <w:pPr>
        <w:rPr>
          <w:lang w:eastAsia="ko-KR"/>
        </w:rPr>
      </w:pPr>
    </w:p>
    <w:p w14:paraId="27391906" w14:textId="77777777" w:rsidR="00EA74C1" w:rsidRDefault="00EA74C1" w:rsidP="00EA74C1">
      <w:pPr>
        <w:rPr>
          <w:lang w:eastAsia="ko-KR"/>
        </w:rPr>
      </w:pPr>
    </w:p>
    <w:p w14:paraId="5481B3F9" w14:textId="0FD08CD3" w:rsidR="00EA74C1" w:rsidRPr="006F455C" w:rsidRDefault="00C62C50" w:rsidP="00EA74C1">
      <w:pPr>
        <w:rPr>
          <w:b/>
          <w:bCs/>
          <w:lang w:eastAsia="ko-KR"/>
        </w:rPr>
      </w:pPr>
      <w:hyperlink r:id="rId145" w:history="1">
        <w:r>
          <w:rPr>
            <w:rStyle w:val="Hyperlink"/>
            <w:rFonts w:ascii="Times New Roman" w:hAnsi="Times New Roman"/>
            <w:lang w:eastAsia="ko-KR"/>
          </w:rPr>
          <w:t>R1-2606835</w:t>
        </w:r>
      </w:hyperlink>
      <w:r w:rsidR="00563489" w:rsidRPr="00563489">
        <w:rPr>
          <w:rFonts w:ascii="Times New Roman" w:hAnsi="Times New Roman"/>
          <w:lang w:eastAsia="ko-KR"/>
        </w:rPr>
        <w:tab/>
      </w:r>
      <w:r w:rsidR="00563489" w:rsidRPr="00EA74C1">
        <w:rPr>
          <w:szCs w:val="20"/>
        </w:rPr>
        <w:t>Summary #1 of maintenance on CSI prediction</w:t>
      </w:r>
      <w:r w:rsidR="00563489" w:rsidRPr="00EA74C1">
        <w:rPr>
          <w:szCs w:val="20"/>
        </w:rPr>
        <w:tab/>
        <w:t>Moderator (LG Electronics)</w:t>
      </w:r>
    </w:p>
    <w:p w14:paraId="0EE24B86" w14:textId="77777777" w:rsidR="00EA74C1" w:rsidRDefault="00EA74C1" w:rsidP="00EA74C1">
      <w:pPr>
        <w:rPr>
          <w:lang w:eastAsia="ko-KR"/>
        </w:rPr>
      </w:pPr>
    </w:p>
    <w:p w14:paraId="1A781505" w14:textId="77777777" w:rsidR="00EA74C1" w:rsidRDefault="00EA74C1" w:rsidP="00EA74C1">
      <w:pPr>
        <w:tabs>
          <w:tab w:val="right" w:pos="9638"/>
        </w:tabs>
        <w:spacing w:line="288" w:lineRule="auto"/>
        <w:jc w:val="both"/>
        <w:rPr>
          <w:rFonts w:eastAsia="SimSun"/>
          <w:b/>
          <w:bCs/>
          <w:lang w:eastAsia="zh-CN"/>
        </w:rPr>
      </w:pPr>
      <w:r w:rsidRPr="004B4C32">
        <w:rPr>
          <w:rFonts w:eastAsia="SimSun"/>
          <w:b/>
          <w:bCs/>
          <w:highlight w:val="green"/>
          <w:lang w:eastAsia="zh-CN"/>
        </w:rPr>
        <w:t>Agreement:</w:t>
      </w:r>
    </w:p>
    <w:p w14:paraId="0BCB2348" w14:textId="77777777" w:rsidR="00EA74C1" w:rsidRPr="00F50B55" w:rsidRDefault="00EA74C1" w:rsidP="00EA74C1">
      <w:pPr>
        <w:tabs>
          <w:tab w:val="right" w:pos="9638"/>
        </w:tabs>
        <w:spacing w:line="288" w:lineRule="auto"/>
        <w:jc w:val="both"/>
        <w:rPr>
          <w:rFonts w:eastAsia="SimSun"/>
          <w:lang w:eastAsia="zh-CN"/>
        </w:rPr>
      </w:pPr>
      <w:r w:rsidRPr="00F50B55">
        <w:rPr>
          <w:rFonts w:eastAsia="SimSun"/>
          <w:lang w:eastAsia="zh-CN"/>
        </w:rPr>
        <w:t>The following TP for TS 38.214 Clause 5.1.6.1.2.</w:t>
      </w:r>
    </w:p>
    <w:p w14:paraId="0B15390E" w14:textId="57D70263" w:rsidR="00EA74C1" w:rsidRPr="00F50B55" w:rsidRDefault="00EA74C1" w:rsidP="00EA74C1">
      <w:r w:rsidRPr="00F50B55">
        <w:t>The corresponding CR for Rel-19, TS 38.21</w:t>
      </w:r>
      <w:r w:rsidRPr="00F50B55">
        <w:rPr>
          <w:lang w:eastAsia="ko-KR"/>
        </w:rPr>
        <w:t>4</w:t>
      </w:r>
      <w:r w:rsidRPr="00F50B55">
        <w:t xml:space="preserve"> </w:t>
      </w:r>
      <w:r w:rsidRPr="00F50B55">
        <w:rPr>
          <w:lang w:eastAsia="ko-KR"/>
        </w:rPr>
        <w:t xml:space="preserve">Clause 5.1.6.1.2 in </w:t>
      </w:r>
      <w:hyperlink r:id="rId146" w:history="1">
        <w:r w:rsidR="00C62C50">
          <w:rPr>
            <w:rStyle w:val="Hyperlink"/>
            <w:lang w:val="en-US" w:eastAsia="ko-KR"/>
          </w:rPr>
          <w:t>R1-2606879</w:t>
        </w:r>
      </w:hyperlink>
      <w:r w:rsidR="00F50B55" w:rsidRPr="00F50B55">
        <w:rPr>
          <w:lang w:val="en-US" w:eastAsia="ko-KR"/>
        </w:rPr>
        <w:t xml:space="preserve"> (revised in </w:t>
      </w:r>
      <w:hyperlink r:id="rId147" w:history="1">
        <w:r w:rsidR="00C62C50" w:rsidRPr="00F257AB">
          <w:rPr>
            <w:rStyle w:val="Hyperlink"/>
            <w:highlight w:val="green"/>
            <w:lang w:val="en-US" w:eastAsia="ko-KR"/>
          </w:rPr>
          <w:t>R1-2606922</w:t>
        </w:r>
      </w:hyperlink>
      <w:r w:rsidR="00F50B55" w:rsidRPr="00F50B55">
        <w:rPr>
          <w:lang w:val="en-US" w:eastAsia="ko-KR"/>
        </w:rPr>
        <w:t>)</w:t>
      </w:r>
      <w:r w:rsidRPr="00F50B55">
        <w:rPr>
          <w:lang w:eastAsia="ko-KR"/>
        </w:rPr>
        <w:t xml:space="preserve"> is </w:t>
      </w:r>
      <w:r w:rsidR="00F50B55" w:rsidRPr="00F50B55">
        <w:rPr>
          <w:highlight w:val="green"/>
          <w:lang w:eastAsia="ko-KR"/>
        </w:rPr>
        <w:t>agreed</w:t>
      </w:r>
      <w:r w:rsidRPr="00F50B55">
        <w:rPr>
          <w:highlight w:val="green"/>
          <w:lang w:eastAsia="ko-KR"/>
        </w:rPr>
        <w:t>.</w:t>
      </w:r>
    </w:p>
    <w:p w14:paraId="483A94E5" w14:textId="43C63F54" w:rsidR="00EA74C1" w:rsidRDefault="00F50B55" w:rsidP="00EA74C1">
      <w:pPr>
        <w:tabs>
          <w:tab w:val="right" w:pos="9638"/>
        </w:tabs>
        <w:spacing w:line="288" w:lineRule="auto"/>
        <w:jc w:val="both"/>
        <w:rPr>
          <w:rFonts w:eastAsia="SimSun"/>
          <w:lang w:eastAsia="zh-CN"/>
        </w:rPr>
      </w:pPr>
      <w:r w:rsidRPr="00F50B55">
        <w:rPr>
          <w:rFonts w:eastAsia="SimSun"/>
          <w:lang w:eastAsia="zh-CN"/>
        </w:rPr>
        <w:t>(</w:t>
      </w:r>
      <w:r w:rsidR="006B1A43">
        <w:rPr>
          <w:rFonts w:eastAsia="SimSun"/>
          <w:lang w:eastAsia="zh-CN"/>
        </w:rPr>
        <w:t xml:space="preserve">Rel-19, </w:t>
      </w:r>
      <w:r w:rsidRPr="00F50B55">
        <w:rPr>
          <w:rFonts w:eastAsia="SimSun"/>
          <w:lang w:eastAsia="zh-CN"/>
        </w:rPr>
        <w:t>TS 38.214</w:t>
      </w:r>
      <w:r w:rsidR="006B1A43">
        <w:rPr>
          <w:rFonts w:eastAsia="SimSun"/>
          <w:lang w:eastAsia="zh-CN"/>
        </w:rPr>
        <w:t>,</w:t>
      </w:r>
      <w:r w:rsidRPr="00F50B55">
        <w:rPr>
          <w:rFonts w:eastAsia="SimSun"/>
          <w:lang w:eastAsia="zh-CN"/>
        </w:rPr>
        <w:t xml:space="preserve"> </w:t>
      </w:r>
      <w:proofErr w:type="spellStart"/>
      <w:r w:rsidR="006B1A43" w:rsidRPr="006B1A43">
        <w:rPr>
          <w:rFonts w:ascii="Times New Roman" w:hAnsi="Times New Roman"/>
          <w:szCs w:val="20"/>
        </w:rPr>
        <w:t>NR_AIML_air</w:t>
      </w:r>
      <w:proofErr w:type="spellEnd"/>
      <w:r w:rsidR="006B1A43" w:rsidRPr="006B1A43">
        <w:rPr>
          <w:rFonts w:ascii="Times New Roman" w:hAnsi="Times New Roman"/>
          <w:szCs w:val="20"/>
        </w:rPr>
        <w:t>-Core</w:t>
      </w:r>
      <w:r w:rsidR="006B1A43">
        <w:rPr>
          <w:rFonts w:ascii="Times New Roman" w:hAnsi="Times New Roman"/>
          <w:szCs w:val="20"/>
        </w:rPr>
        <w:t>,</w:t>
      </w:r>
      <w:r w:rsidR="006B1A43" w:rsidRPr="00F50B55">
        <w:rPr>
          <w:rFonts w:eastAsia="SimSun"/>
          <w:lang w:eastAsia="zh-CN"/>
        </w:rPr>
        <w:t xml:space="preserve"> </w:t>
      </w:r>
      <w:r w:rsidRPr="00F50B55">
        <w:rPr>
          <w:rFonts w:eastAsia="SimSun"/>
          <w:lang w:eastAsia="zh-CN"/>
        </w:rPr>
        <w:t>CR 0770r1, Cat F)</w:t>
      </w:r>
    </w:p>
    <w:p w14:paraId="03AA8E9A" w14:textId="77777777" w:rsidR="00F50B55" w:rsidRPr="00F50B55" w:rsidRDefault="00F50B55" w:rsidP="00EA74C1">
      <w:pPr>
        <w:tabs>
          <w:tab w:val="right" w:pos="9638"/>
        </w:tabs>
        <w:spacing w:line="288" w:lineRule="auto"/>
        <w:jc w:val="both"/>
        <w:rPr>
          <w:rFonts w:eastAsia="SimSun"/>
          <w:lang w:eastAsia="zh-CN"/>
        </w:rPr>
      </w:pPr>
    </w:p>
    <w:p w14:paraId="0A6EE19F" w14:textId="77777777" w:rsidR="00EA74C1" w:rsidRDefault="00EA74C1" w:rsidP="00EA74C1">
      <w:pPr>
        <w:snapToGrid w:val="0"/>
        <w:jc w:val="both"/>
        <w:rPr>
          <w:iCs/>
          <w:color w:val="000000" w:themeColor="text1"/>
        </w:rPr>
      </w:pPr>
      <w:r>
        <w:rPr>
          <w:rFonts w:eastAsia="Times New Roman"/>
          <w:b/>
          <w:bCs/>
          <w:lang w:val="en-US" w:eastAsia="zh-CN"/>
        </w:rPr>
        <w:t>Reason for change:</w:t>
      </w:r>
      <w:r>
        <w:rPr>
          <w:rFonts w:eastAsia="Times New Roman"/>
          <w:lang w:val="en-US" w:eastAsia="zh-CN"/>
        </w:rPr>
        <w:t xml:space="preserve"> </w:t>
      </w:r>
      <w:r w:rsidRPr="00B40EAD">
        <w:rPr>
          <w:rFonts w:eastAsia="Times New Roman"/>
          <w:lang w:val="en-US"/>
        </w:rPr>
        <w:t xml:space="preserve">A new RRC IE </w:t>
      </w:r>
      <w:r w:rsidRPr="00B40EAD">
        <w:rPr>
          <w:rFonts w:eastAsia="Times New Roman"/>
          <w:i/>
          <w:lang w:val="en-US"/>
        </w:rPr>
        <w:t>CSI-</w:t>
      </w:r>
      <w:proofErr w:type="spellStart"/>
      <w:r w:rsidRPr="00B40EAD">
        <w:rPr>
          <w:rFonts w:eastAsia="Times New Roman"/>
          <w:i/>
          <w:lang w:val="en-US"/>
        </w:rPr>
        <w:t>LoggedMeasurementConfig</w:t>
      </w:r>
      <w:proofErr w:type="spellEnd"/>
      <w:r w:rsidRPr="00B40EAD">
        <w:rPr>
          <w:rFonts w:eastAsia="Times New Roman"/>
          <w:lang w:val="en-US"/>
        </w:rPr>
        <w:t xml:space="preserve"> is defined in 38.331 for network-side data collection, which is used to configure UE to perform the logging of measurements on CSI-RS resources. For CSI-RS measurement configured by the IE </w:t>
      </w:r>
      <w:r w:rsidRPr="00B40EAD">
        <w:rPr>
          <w:rFonts w:eastAsia="Times New Roman"/>
          <w:i/>
          <w:lang w:val="en-US"/>
        </w:rPr>
        <w:t>CSI-</w:t>
      </w:r>
      <w:proofErr w:type="spellStart"/>
      <w:r w:rsidRPr="00B40EAD">
        <w:rPr>
          <w:rFonts w:eastAsia="Times New Roman"/>
          <w:i/>
          <w:lang w:val="en-US"/>
        </w:rPr>
        <w:t>ReportConfig</w:t>
      </w:r>
      <w:proofErr w:type="spellEnd"/>
      <w:r w:rsidRPr="00B40EAD">
        <w:rPr>
          <w:rFonts w:eastAsia="Times New Roman"/>
          <w:lang w:val="en-US"/>
        </w:rPr>
        <w:t xml:space="preserve"> for L1 CSI report, there are some descriptions and constraints in spec 38.214, which are also needed for CSI-RS measurement configured by the IE </w:t>
      </w:r>
      <w:r w:rsidRPr="00B40EAD">
        <w:rPr>
          <w:rFonts w:eastAsia="Times New Roman"/>
          <w:i/>
          <w:lang w:val="en-US"/>
        </w:rPr>
        <w:t>CSI-</w:t>
      </w:r>
      <w:proofErr w:type="spellStart"/>
      <w:r w:rsidRPr="00B40EAD">
        <w:rPr>
          <w:rFonts w:eastAsia="Times New Roman"/>
          <w:i/>
          <w:lang w:val="en-US"/>
        </w:rPr>
        <w:t>LoggedMeasurementConfig</w:t>
      </w:r>
      <w:proofErr w:type="spellEnd"/>
      <w:r w:rsidRPr="00B40EAD">
        <w:rPr>
          <w:rFonts w:eastAsia="Times New Roman"/>
          <w:lang w:val="en-US"/>
        </w:rPr>
        <w:t xml:space="preserve"> for L3 CSI report</w:t>
      </w:r>
      <w:r>
        <w:rPr>
          <w:rFonts w:hint="eastAsia"/>
          <w:iCs/>
          <w:color w:val="000000" w:themeColor="text1"/>
        </w:rPr>
        <w:t>.</w:t>
      </w:r>
    </w:p>
    <w:p w14:paraId="5AD24EBA" w14:textId="77777777" w:rsidR="00EA74C1" w:rsidRDefault="00EA74C1" w:rsidP="00EA74C1">
      <w:pPr>
        <w:snapToGrid w:val="0"/>
        <w:jc w:val="both"/>
        <w:rPr>
          <w:b/>
          <w:i/>
          <w:iCs/>
          <w:color w:val="000000" w:themeColor="text1"/>
        </w:rPr>
      </w:pPr>
      <w:r>
        <w:rPr>
          <w:rFonts w:eastAsia="Times New Roman"/>
          <w:b/>
          <w:bCs/>
          <w:lang w:val="en-US" w:eastAsia="zh-CN"/>
        </w:rPr>
        <w:t xml:space="preserve">Summary of change: </w:t>
      </w:r>
      <w:r w:rsidRPr="00B40EAD">
        <w:rPr>
          <w:rFonts w:eastAsia="Times New Roman"/>
          <w:lang w:val="en-US"/>
        </w:rPr>
        <w:t xml:space="preserve">Add descriptions and constraints for CSI-RS measurement configured by the IE </w:t>
      </w:r>
      <w:r w:rsidRPr="00B40EAD">
        <w:rPr>
          <w:rFonts w:eastAsia="Times New Roman"/>
          <w:i/>
          <w:lang w:val="en-US"/>
        </w:rPr>
        <w:t>CSI-</w:t>
      </w:r>
      <w:proofErr w:type="spellStart"/>
      <w:r w:rsidRPr="00B40EAD">
        <w:rPr>
          <w:rFonts w:eastAsia="Times New Roman"/>
          <w:i/>
          <w:lang w:val="en-US"/>
        </w:rPr>
        <w:t>LoggedMeasurementConfig</w:t>
      </w:r>
      <w:proofErr w:type="spellEnd"/>
      <w:r w:rsidRPr="00B40EAD">
        <w:rPr>
          <w:rFonts w:eastAsia="Times New Roman"/>
          <w:lang w:val="en-US"/>
        </w:rPr>
        <w:t xml:space="preserve"> (L3 CSI report) in 38.214.</w:t>
      </w:r>
    </w:p>
    <w:p w14:paraId="512317BA" w14:textId="77777777" w:rsidR="00EA74C1" w:rsidRDefault="00EA74C1" w:rsidP="00EA74C1">
      <w:pPr>
        <w:snapToGrid w:val="0"/>
        <w:jc w:val="both"/>
        <w:rPr>
          <w:iCs/>
          <w:color w:val="000000" w:themeColor="text1"/>
        </w:rPr>
      </w:pPr>
      <w:r>
        <w:rPr>
          <w:rFonts w:eastAsia="Times New Roman"/>
          <w:b/>
          <w:bCs/>
          <w:lang w:val="en-US" w:eastAsia="zh-CN"/>
        </w:rPr>
        <w:t xml:space="preserve">Consequences if not approved: </w:t>
      </w:r>
      <w:r w:rsidRPr="00B40EAD">
        <w:rPr>
          <w:rFonts w:eastAsia="Times New Roman"/>
          <w:lang w:val="en-US"/>
        </w:rPr>
        <w:t xml:space="preserve">The descriptions and constraints for CSI-RS measurement configured by the IE </w:t>
      </w:r>
      <w:r w:rsidRPr="00B40EAD">
        <w:rPr>
          <w:rFonts w:eastAsia="Times New Roman"/>
          <w:i/>
          <w:lang w:val="en-US"/>
        </w:rPr>
        <w:t>CSI-</w:t>
      </w:r>
      <w:proofErr w:type="spellStart"/>
      <w:r w:rsidRPr="00B40EAD">
        <w:rPr>
          <w:rFonts w:eastAsia="Times New Roman"/>
          <w:i/>
          <w:lang w:val="en-US"/>
        </w:rPr>
        <w:t>LoggedMeasurementConfig</w:t>
      </w:r>
      <w:proofErr w:type="spellEnd"/>
      <w:r w:rsidRPr="00B40EAD">
        <w:rPr>
          <w:rFonts w:eastAsia="Times New Roman"/>
          <w:lang w:val="en-US"/>
        </w:rPr>
        <w:t xml:space="preserve"> (L3 CSI report) are missing in 38.214.</w:t>
      </w:r>
    </w:p>
    <w:p w14:paraId="4A521276" w14:textId="77777777" w:rsidR="00EA74C1" w:rsidRDefault="00EA74C1" w:rsidP="00EA74C1">
      <w:pPr>
        <w:snapToGrid w:val="0"/>
        <w:jc w:val="both"/>
        <w:rPr>
          <w:iCs/>
          <w:color w:val="000000" w:themeColor="text1"/>
        </w:rPr>
      </w:pPr>
    </w:p>
    <w:tbl>
      <w:tblPr>
        <w:tblStyle w:val="47"/>
        <w:tblW w:w="0" w:type="auto"/>
        <w:tblLook w:val="04A0" w:firstRow="1" w:lastRow="0" w:firstColumn="1" w:lastColumn="0" w:noHBand="0" w:noVBand="1"/>
      </w:tblPr>
      <w:tblGrid>
        <w:gridCol w:w="9493"/>
      </w:tblGrid>
      <w:tr w:rsidR="00EA74C1" w:rsidRPr="00B45089" w14:paraId="42F3DBB7" w14:textId="77777777" w:rsidTr="00791DCF">
        <w:tc>
          <w:tcPr>
            <w:tcW w:w="9493" w:type="dxa"/>
          </w:tcPr>
          <w:p w14:paraId="499B152E" w14:textId="77777777" w:rsidR="00EA74C1" w:rsidRPr="00B45089" w:rsidRDefault="00EA74C1" w:rsidP="00791DCF">
            <w:pPr>
              <w:widowControl w:val="0"/>
              <w:snapToGrid w:val="0"/>
              <w:spacing w:before="120" w:after="120"/>
              <w:ind w:left="1701" w:hanging="1701"/>
              <w:outlineLvl w:val="4"/>
              <w:rPr>
                <w:rFonts w:ascii="Arial" w:eastAsia="Times New Roman" w:hAnsi="Arial"/>
                <w:color w:val="000000"/>
                <w:sz w:val="22"/>
                <w:lang w:val="x-none"/>
              </w:rPr>
            </w:pPr>
            <w:bookmarkStart w:id="55" w:name="_Toc239313203"/>
            <w:r w:rsidRPr="00B45089">
              <w:rPr>
                <w:rFonts w:ascii="Arial" w:eastAsia="Times New Roman" w:hAnsi="Arial"/>
                <w:color w:val="000000"/>
                <w:sz w:val="22"/>
                <w:lang w:val="x-none"/>
              </w:rPr>
              <w:t>5.1.6.1.2</w:t>
            </w:r>
            <w:r w:rsidRPr="00B45089">
              <w:rPr>
                <w:rFonts w:ascii="Arial" w:eastAsia="Times New Roman" w:hAnsi="Arial"/>
                <w:color w:val="000000"/>
                <w:sz w:val="22"/>
                <w:lang w:val="x-none"/>
              </w:rPr>
              <w:tab/>
              <w:t>CSI-RS for L1-RSRP and L1-SINR computation</w:t>
            </w:r>
            <w:bookmarkEnd w:id="55"/>
          </w:p>
          <w:p w14:paraId="5D885728" w14:textId="77777777" w:rsidR="00EA74C1" w:rsidRPr="00B45089" w:rsidRDefault="00EA74C1" w:rsidP="00791DCF">
            <w:pPr>
              <w:widowControl w:val="0"/>
              <w:rPr>
                <w:rFonts w:ascii="Times New Roman" w:eastAsia="MS Mincho" w:hAnsi="Times New Roman"/>
                <w:color w:val="000000"/>
              </w:rPr>
            </w:pPr>
            <w:r w:rsidRPr="00B45089">
              <w:rPr>
                <w:rFonts w:ascii="Times New Roman" w:eastAsia="Times New Roman" w:hAnsi="Times New Roman"/>
                <w:color w:val="000000"/>
              </w:rPr>
              <w:t xml:space="preserve">If a UE is configured with a </w:t>
            </w:r>
            <w:r w:rsidRPr="00B45089">
              <w:rPr>
                <w:rFonts w:ascii="Times New Roman" w:eastAsia="Times New Roman" w:hAnsi="Times New Roman"/>
                <w:i/>
                <w:color w:val="000000"/>
              </w:rPr>
              <w:t>NZP-CSI-RS-</w:t>
            </w:r>
            <w:proofErr w:type="spellStart"/>
            <w:r w:rsidRPr="00B45089">
              <w:rPr>
                <w:rFonts w:ascii="Times New Roman" w:eastAsia="Times New Roman" w:hAnsi="Times New Roman"/>
                <w:i/>
                <w:color w:val="000000"/>
              </w:rPr>
              <w:t>ResourceSet</w:t>
            </w:r>
            <w:proofErr w:type="spellEnd"/>
            <w:r w:rsidRPr="00B45089">
              <w:rPr>
                <w:rFonts w:ascii="Times New Roman" w:eastAsia="Times New Roman" w:hAnsi="Times New Roman"/>
                <w:color w:val="000000"/>
              </w:rPr>
              <w:t xml:space="preserve"> configured with the higher layer parameter </w:t>
            </w:r>
            <w:r w:rsidRPr="00B45089">
              <w:rPr>
                <w:rFonts w:ascii="Times New Roman" w:eastAsia="MS Mincho" w:hAnsi="Times New Roman"/>
                <w:i/>
                <w:iCs/>
                <w:color w:val="000000"/>
                <w:lang w:eastAsia="ja-JP"/>
              </w:rPr>
              <w:t>repetition</w:t>
            </w:r>
            <w:r w:rsidRPr="00B45089">
              <w:rPr>
                <w:rFonts w:ascii="Times New Roman" w:eastAsia="MS Mincho" w:hAnsi="Times New Roman"/>
                <w:i/>
                <w:color w:val="000000"/>
                <w:lang w:eastAsia="ja-JP"/>
              </w:rPr>
              <w:t xml:space="preserve"> </w:t>
            </w:r>
            <w:r w:rsidRPr="00B45089">
              <w:rPr>
                <w:rFonts w:ascii="Times New Roman" w:eastAsia="MS Mincho" w:hAnsi="Times New Roman"/>
                <w:color w:val="000000"/>
                <w:lang w:eastAsia="ja-JP"/>
              </w:rPr>
              <w:t>set to '</w:t>
            </w:r>
            <w:r w:rsidRPr="00B45089">
              <w:rPr>
                <w:rFonts w:ascii="Times New Roman" w:eastAsia="MS Mincho" w:hAnsi="Times New Roman"/>
                <w:color w:val="000000"/>
              </w:rPr>
              <w:t xml:space="preserve">on', the UE may assume that the CSI-RS resources, described in Clause 5.2.2.3.1, within the </w:t>
            </w:r>
            <w:r w:rsidRPr="00B45089">
              <w:rPr>
                <w:rFonts w:ascii="Times New Roman" w:eastAsia="MS Mincho" w:hAnsi="Times New Roman"/>
                <w:i/>
                <w:color w:val="000000"/>
              </w:rPr>
              <w:t>NZP-CSI-RS-</w:t>
            </w:r>
            <w:proofErr w:type="spellStart"/>
            <w:r w:rsidRPr="00B45089">
              <w:rPr>
                <w:rFonts w:ascii="Times New Roman" w:eastAsia="MS Mincho" w:hAnsi="Times New Roman"/>
                <w:i/>
                <w:color w:val="000000"/>
              </w:rPr>
              <w:t>ResourceSet</w:t>
            </w:r>
            <w:proofErr w:type="spellEnd"/>
            <w:r w:rsidRPr="00B45089">
              <w:rPr>
                <w:rFonts w:ascii="Times New Roman" w:eastAsia="MS Mincho" w:hAnsi="Times New Roman"/>
                <w:color w:val="000000"/>
              </w:rPr>
              <w:t xml:space="preserve"> are transmitted with the same downlink spatial domain transmission filter, where the CSI-RS resources in the </w:t>
            </w:r>
            <w:r w:rsidRPr="00B45089">
              <w:rPr>
                <w:rFonts w:ascii="Times New Roman" w:eastAsia="MS Mincho" w:hAnsi="Times New Roman"/>
                <w:i/>
                <w:color w:val="000000"/>
              </w:rPr>
              <w:t>NZP-CSI-RS-</w:t>
            </w:r>
            <w:proofErr w:type="spellStart"/>
            <w:r w:rsidRPr="00B45089">
              <w:rPr>
                <w:rFonts w:ascii="Times New Roman" w:eastAsia="MS Mincho" w:hAnsi="Times New Roman"/>
                <w:i/>
                <w:color w:val="000000"/>
              </w:rPr>
              <w:t>ResourceSet</w:t>
            </w:r>
            <w:proofErr w:type="spellEnd"/>
            <w:r w:rsidRPr="00B45089">
              <w:rPr>
                <w:rFonts w:ascii="Times New Roman" w:eastAsia="MS Mincho" w:hAnsi="Times New Roman"/>
                <w:color w:val="000000"/>
              </w:rPr>
              <w:t xml:space="preserve"> are transmitted in different OFDM symbols. If </w:t>
            </w:r>
            <w:r w:rsidRPr="00B45089">
              <w:rPr>
                <w:rFonts w:ascii="Times New Roman" w:eastAsia="MS Mincho" w:hAnsi="Times New Roman"/>
                <w:i/>
                <w:color w:val="000000"/>
              </w:rPr>
              <w:t>repetition</w:t>
            </w:r>
            <w:r w:rsidRPr="00B45089">
              <w:rPr>
                <w:rFonts w:ascii="Times New Roman" w:eastAsia="MS Mincho" w:hAnsi="Times New Roman"/>
                <w:color w:val="000000"/>
              </w:rPr>
              <w:t xml:space="preserve"> is set to 'off', the UE shall not assume that the CSI-RS resources within the </w:t>
            </w:r>
            <w:r w:rsidRPr="00B45089">
              <w:rPr>
                <w:rFonts w:ascii="Times New Roman" w:eastAsia="MS Mincho" w:hAnsi="Times New Roman"/>
                <w:i/>
                <w:color w:val="000000"/>
              </w:rPr>
              <w:t>NZP-CSI-RS-</w:t>
            </w:r>
            <w:proofErr w:type="spellStart"/>
            <w:r w:rsidRPr="00B45089">
              <w:rPr>
                <w:rFonts w:ascii="Times New Roman" w:eastAsia="MS Mincho" w:hAnsi="Times New Roman"/>
                <w:i/>
                <w:color w:val="000000"/>
              </w:rPr>
              <w:t>ResourceSet</w:t>
            </w:r>
            <w:proofErr w:type="spellEnd"/>
            <w:r w:rsidRPr="00B45089">
              <w:rPr>
                <w:rFonts w:ascii="Times New Roman" w:eastAsia="MS Mincho" w:hAnsi="Times New Roman"/>
                <w:color w:val="000000"/>
              </w:rPr>
              <w:t xml:space="preserve"> are transmitted with the same downlink spatial domain transmission filter.</w:t>
            </w:r>
          </w:p>
          <w:p w14:paraId="52848461" w14:textId="77777777" w:rsidR="00EA74C1" w:rsidRDefault="00EA74C1" w:rsidP="00791DCF">
            <w:pPr>
              <w:widowControl w:val="0"/>
              <w:rPr>
                <w:rFonts w:ascii="Times New Roman" w:eastAsia="MS Mincho" w:hAnsi="Times New Roman"/>
                <w:color w:val="000000"/>
              </w:rPr>
            </w:pPr>
            <w:r w:rsidRPr="00B45089">
              <w:rPr>
                <w:rFonts w:ascii="Times New Roman" w:eastAsia="MS Mincho" w:hAnsi="Times New Roman"/>
                <w:color w:val="000000"/>
              </w:rPr>
              <w:t xml:space="preserve">If the UE is configured with a </w:t>
            </w:r>
            <w:r w:rsidRPr="00B45089">
              <w:rPr>
                <w:rFonts w:ascii="Times New Roman" w:eastAsia="MS Mincho" w:hAnsi="Times New Roman"/>
                <w:i/>
                <w:color w:val="000000"/>
              </w:rPr>
              <w:t>CSI-</w:t>
            </w:r>
            <w:proofErr w:type="spellStart"/>
            <w:r w:rsidRPr="00B45089">
              <w:rPr>
                <w:rFonts w:ascii="Times New Roman" w:eastAsia="MS Mincho" w:hAnsi="Times New Roman"/>
                <w:i/>
                <w:color w:val="000000"/>
              </w:rPr>
              <w:t>ReportConfig</w:t>
            </w:r>
            <w:proofErr w:type="spellEnd"/>
            <w:r w:rsidRPr="00B45089">
              <w:rPr>
                <w:rFonts w:ascii="Times New Roman" w:eastAsia="MS Mincho" w:hAnsi="Times New Roman"/>
                <w:color w:val="000000"/>
              </w:rPr>
              <w:t xml:space="preserve"> with </w:t>
            </w:r>
            <w:proofErr w:type="spellStart"/>
            <w:r w:rsidRPr="00B45089">
              <w:rPr>
                <w:rFonts w:ascii="Times New Roman" w:eastAsia="MS Mincho" w:hAnsi="Times New Roman"/>
                <w:i/>
                <w:color w:val="000000"/>
              </w:rPr>
              <w:t>reportQuantity</w:t>
            </w:r>
            <w:proofErr w:type="spellEnd"/>
            <w:r w:rsidRPr="00B45089">
              <w:rPr>
                <w:rFonts w:ascii="Times New Roman" w:eastAsia="MS Mincho" w:hAnsi="Times New Roman"/>
                <w:color w:val="000000"/>
              </w:rPr>
              <w:t xml:space="preserve"> set to 'cri-RSRP', 'cri-SINR', </w:t>
            </w:r>
            <w:r w:rsidRPr="00B45089">
              <w:rPr>
                <w:rFonts w:ascii="Times New Roman" w:eastAsia="Times New Roman" w:hAnsi="Times New Roman"/>
                <w:iCs/>
              </w:rPr>
              <w:t>'cri-RSRP-Index', 'cri-SINR-Index',</w:t>
            </w:r>
            <w:r w:rsidRPr="00B45089">
              <w:rPr>
                <w:rFonts w:ascii="Times New Roman" w:eastAsia="MS Mincho" w:hAnsi="Times New Roman"/>
                <w:color w:val="000000"/>
              </w:rPr>
              <w:t xml:space="preserve"> 'none', </w:t>
            </w:r>
            <w:r w:rsidRPr="00B45089">
              <w:rPr>
                <w:rFonts w:ascii="Times New Roman" w:eastAsia="Times New Roman" w:hAnsi="Times New Roman"/>
              </w:rPr>
              <w:t xml:space="preserve">'p-cri-r19', 'p-cri-RSRP-r19', 'p-ssb-index-r19', 'p-ssb-index-RSRP-r19', </w:t>
            </w:r>
            <w:r w:rsidRPr="00B45089">
              <w:rPr>
                <w:rFonts w:ascii="Times New Roman" w:eastAsia="MS Mincho" w:hAnsi="Times New Roman"/>
                <w:color w:val="000000"/>
              </w:rPr>
              <w:t xml:space="preserve">'none-bm-r19', </w:t>
            </w:r>
            <w:r w:rsidRPr="00B45089">
              <w:rPr>
                <w:rFonts w:ascii="Times New Roman" w:eastAsia="Times New Roman" w:hAnsi="Times New Roman"/>
              </w:rPr>
              <w:t>or 'rs-pai-r19'</w:t>
            </w:r>
            <w:r w:rsidRPr="00B45089">
              <w:rPr>
                <w:rFonts w:ascii="Times New Roman" w:eastAsia="Times New Roman" w:hAnsi="Times New Roman"/>
                <w:iCs/>
              </w:rPr>
              <w:t>,</w:t>
            </w:r>
            <w:r w:rsidRPr="00B45089">
              <w:rPr>
                <w:rFonts w:ascii="Times New Roman" w:eastAsia="MS Mincho" w:hAnsi="Times New Roman"/>
                <w:color w:val="000000"/>
              </w:rPr>
              <w:t xml:space="preserve"> and if the </w:t>
            </w:r>
            <w:r w:rsidRPr="00B45089">
              <w:rPr>
                <w:rFonts w:ascii="Times New Roman" w:eastAsia="MS Mincho" w:hAnsi="Times New Roman"/>
                <w:i/>
                <w:color w:val="000000"/>
              </w:rPr>
              <w:t>CSI-</w:t>
            </w:r>
            <w:proofErr w:type="spellStart"/>
            <w:r w:rsidRPr="00B45089">
              <w:rPr>
                <w:rFonts w:ascii="Times New Roman" w:eastAsia="MS Mincho" w:hAnsi="Times New Roman"/>
                <w:i/>
                <w:color w:val="000000"/>
              </w:rPr>
              <w:t>ResourceConfig</w:t>
            </w:r>
            <w:proofErr w:type="spellEnd"/>
            <w:r w:rsidRPr="00B45089">
              <w:rPr>
                <w:rFonts w:ascii="Times New Roman" w:eastAsia="MS Mincho" w:hAnsi="Times New Roman"/>
                <w:color w:val="000000"/>
              </w:rPr>
              <w:t xml:space="preserve"> for channel measurement (higher layer parameters </w:t>
            </w:r>
            <w:proofErr w:type="spellStart"/>
            <w:r w:rsidRPr="00B45089">
              <w:rPr>
                <w:rFonts w:ascii="Times New Roman" w:eastAsia="MS Mincho" w:hAnsi="Times New Roman"/>
                <w:i/>
                <w:color w:val="000000"/>
              </w:rPr>
              <w:t>resourcesForChannelMeasurement</w:t>
            </w:r>
            <w:proofErr w:type="spellEnd"/>
            <w:r w:rsidRPr="00B45089">
              <w:rPr>
                <w:rFonts w:ascii="Times New Roman" w:eastAsia="MS Mincho" w:hAnsi="Times New Roman"/>
                <w:iCs/>
                <w:color w:val="000000"/>
              </w:rPr>
              <w:t xml:space="preserve"> and </w:t>
            </w:r>
            <w:r w:rsidRPr="00B45089">
              <w:rPr>
                <w:rFonts w:ascii="Times New Roman" w:eastAsia="Times New Roman" w:hAnsi="Times New Roman"/>
                <w:i/>
              </w:rPr>
              <w:t xml:space="preserve">resourcesForSetA-r19 </w:t>
            </w:r>
            <w:r w:rsidRPr="00B45089">
              <w:rPr>
                <w:rFonts w:ascii="Times New Roman" w:eastAsia="Times New Roman" w:hAnsi="Times New Roman"/>
                <w:iCs/>
              </w:rPr>
              <w:t>when</w:t>
            </w:r>
            <w:r w:rsidRPr="00B45089">
              <w:rPr>
                <w:rFonts w:ascii="Times New Roman" w:eastAsia="Times New Roman" w:hAnsi="Times New Roman"/>
                <w:i/>
              </w:rPr>
              <w:t xml:space="preserve"> </w:t>
            </w:r>
            <w:proofErr w:type="spellStart"/>
            <w:r w:rsidRPr="00B45089">
              <w:rPr>
                <w:rFonts w:ascii="Times New Roman" w:eastAsia="MS Mincho" w:hAnsi="Times New Roman"/>
                <w:i/>
                <w:color w:val="000000"/>
              </w:rPr>
              <w:t>reportQuantity</w:t>
            </w:r>
            <w:proofErr w:type="spellEnd"/>
            <w:r w:rsidRPr="00B45089">
              <w:rPr>
                <w:rFonts w:ascii="Times New Roman" w:eastAsia="MS Mincho" w:hAnsi="Times New Roman"/>
                <w:color w:val="000000"/>
              </w:rPr>
              <w:t xml:space="preserve"> set to 'none-bm-r19') contains a </w:t>
            </w:r>
            <w:r w:rsidRPr="00B45089">
              <w:rPr>
                <w:rFonts w:ascii="Times New Roman" w:eastAsia="MS Mincho" w:hAnsi="Times New Roman"/>
                <w:i/>
                <w:color w:val="000000"/>
              </w:rPr>
              <w:t>NZP-CSI-RS-</w:t>
            </w:r>
            <w:proofErr w:type="spellStart"/>
            <w:r w:rsidRPr="00B45089">
              <w:rPr>
                <w:rFonts w:ascii="Times New Roman" w:eastAsia="MS Mincho" w:hAnsi="Times New Roman"/>
                <w:i/>
                <w:color w:val="000000"/>
              </w:rPr>
              <w:t>ResourceSet</w:t>
            </w:r>
            <w:proofErr w:type="spellEnd"/>
            <w:r w:rsidRPr="00B45089">
              <w:rPr>
                <w:rFonts w:ascii="Times New Roman" w:eastAsia="MS Mincho" w:hAnsi="Times New Roman"/>
                <w:color w:val="000000"/>
              </w:rPr>
              <w:t xml:space="preserve"> that is configured with the higher layer parameter </w:t>
            </w:r>
            <w:r w:rsidRPr="00B45089">
              <w:rPr>
                <w:rFonts w:ascii="Times New Roman" w:eastAsia="MS Mincho" w:hAnsi="Times New Roman"/>
                <w:i/>
                <w:iCs/>
                <w:color w:val="000000"/>
                <w:lang w:eastAsia="ja-JP"/>
              </w:rPr>
              <w:t xml:space="preserve">repetition </w:t>
            </w:r>
            <w:r w:rsidRPr="00B45089">
              <w:rPr>
                <w:rFonts w:ascii="Times New Roman" w:eastAsia="MS Mincho" w:hAnsi="Times New Roman"/>
                <w:color w:val="000000"/>
              </w:rPr>
              <w:t xml:space="preserve">and without the higher layer parameter </w:t>
            </w:r>
            <w:proofErr w:type="spellStart"/>
            <w:r w:rsidRPr="00B45089">
              <w:rPr>
                <w:rFonts w:ascii="Times New Roman" w:eastAsia="MS Mincho" w:hAnsi="Times New Roman"/>
                <w:i/>
                <w:color w:val="000000"/>
              </w:rPr>
              <w:t>trs</w:t>
            </w:r>
            <w:proofErr w:type="spellEnd"/>
            <w:r w:rsidRPr="00B45089">
              <w:rPr>
                <w:rFonts w:ascii="Times New Roman" w:eastAsia="MS Mincho" w:hAnsi="Times New Roman"/>
                <w:i/>
                <w:color w:val="000000"/>
              </w:rPr>
              <w:t>-Info</w:t>
            </w:r>
            <w:r w:rsidRPr="00B45089">
              <w:rPr>
                <w:rFonts w:ascii="Times New Roman" w:eastAsia="MS Mincho" w:hAnsi="Times New Roman"/>
                <w:color w:val="000000"/>
              </w:rPr>
              <w:t xml:space="preserve">, </w:t>
            </w:r>
            <w:r w:rsidRPr="00B45089">
              <w:rPr>
                <w:rFonts w:ascii="Times New Roman" w:eastAsia="Times New Roman" w:hAnsi="Times New Roman"/>
                <w:color w:val="000000"/>
                <w:kern w:val="2"/>
              </w:rPr>
              <w:t>the UE can only be configured with the same number (1 or 2) of ports with the higher layer parameter</w:t>
            </w:r>
            <w:r w:rsidRPr="00B45089">
              <w:rPr>
                <w:rFonts w:ascii="Times New Roman" w:eastAsia="MS Mincho" w:hAnsi="Times New Roman"/>
                <w:i/>
                <w:iCs/>
                <w:color w:val="000000"/>
                <w:kern w:val="2"/>
                <w:lang w:eastAsia="ja-JP"/>
              </w:rPr>
              <w:t xml:space="preserve"> </w:t>
            </w:r>
            <w:proofErr w:type="spellStart"/>
            <w:r w:rsidRPr="00B45089">
              <w:rPr>
                <w:rFonts w:ascii="Times New Roman" w:eastAsia="MS Mincho" w:hAnsi="Times New Roman"/>
                <w:i/>
                <w:iCs/>
                <w:color w:val="000000"/>
                <w:kern w:val="2"/>
                <w:lang w:eastAsia="ja-JP"/>
              </w:rPr>
              <w:t>nrofPorts</w:t>
            </w:r>
            <w:proofErr w:type="spellEnd"/>
            <w:r w:rsidRPr="00B45089">
              <w:rPr>
                <w:rFonts w:ascii="Times New Roman" w:eastAsia="MS Mincho" w:hAnsi="Times New Roman"/>
                <w:color w:val="000000"/>
                <w:kern w:val="2"/>
              </w:rPr>
              <w:t xml:space="preserve"> </w:t>
            </w:r>
            <w:r w:rsidRPr="00B45089">
              <w:rPr>
                <w:rFonts w:ascii="Times New Roman" w:eastAsia="Times New Roman" w:hAnsi="Times New Roman"/>
                <w:color w:val="000000"/>
                <w:kern w:val="2"/>
              </w:rPr>
              <w:t xml:space="preserve">for all </w:t>
            </w:r>
            <w:r w:rsidRPr="00B45089">
              <w:rPr>
                <w:rFonts w:ascii="Times New Roman" w:eastAsia="MS Mincho" w:hAnsi="Times New Roman"/>
                <w:color w:val="000000"/>
                <w:kern w:val="2"/>
              </w:rPr>
              <w:t>CSI-RS resources within the set</w:t>
            </w:r>
            <w:r w:rsidRPr="00B45089">
              <w:rPr>
                <w:rFonts w:ascii="Times New Roman" w:eastAsia="Times New Roman" w:hAnsi="Times New Roman"/>
                <w:color w:val="000000"/>
                <w:kern w:val="2"/>
              </w:rPr>
              <w:t>. If</w:t>
            </w:r>
            <w:r w:rsidRPr="00B45089">
              <w:rPr>
                <w:rFonts w:ascii="Times New Roman" w:eastAsia="MS Mincho" w:hAnsi="Times New Roman"/>
                <w:color w:val="000000"/>
              </w:rPr>
              <w:t xml:space="preserve"> the UE is configured with the CSI-RS resource in the same OFDM symbol(s) as an SS/PBCH block, the UE may assume that the CSI-RS and the SS/PBCH block are quasi co-located with '</w:t>
            </w:r>
            <w:proofErr w:type="spellStart"/>
            <w:r w:rsidRPr="00B45089">
              <w:rPr>
                <w:rFonts w:ascii="Times New Roman" w:eastAsia="MS Mincho" w:hAnsi="Times New Roman"/>
                <w:color w:val="000000"/>
              </w:rPr>
              <w:t>typeD</w:t>
            </w:r>
            <w:proofErr w:type="spellEnd"/>
            <w:r w:rsidRPr="00B45089">
              <w:rPr>
                <w:rFonts w:ascii="Times New Roman" w:eastAsia="MS Mincho" w:hAnsi="Times New Roman"/>
                <w:color w:val="000000"/>
              </w:rPr>
              <w:t>' if '</w:t>
            </w:r>
            <w:proofErr w:type="spellStart"/>
            <w:r w:rsidRPr="00B45089">
              <w:rPr>
                <w:rFonts w:ascii="Times New Roman" w:eastAsia="MS Mincho" w:hAnsi="Times New Roman"/>
                <w:color w:val="000000"/>
              </w:rPr>
              <w:t>typeD</w:t>
            </w:r>
            <w:proofErr w:type="spellEnd"/>
            <w:r w:rsidRPr="00B45089">
              <w:rPr>
                <w:rFonts w:ascii="Times New Roman" w:eastAsia="MS Mincho" w:hAnsi="Times New Roman"/>
                <w:color w:val="000000"/>
              </w:rPr>
              <w:t>' is applicable. Furthermore, the UE shall not expect to be configured with the CSI-RS in PRBs that overlap with those of the SS/PBCH block, and the UE shall expect that the same subcarrier spacing is used for both the CSI-RS and the SS/PBCH block.</w:t>
            </w:r>
          </w:p>
          <w:p w14:paraId="40D757D4" w14:textId="77777777" w:rsidR="00EA74C1" w:rsidRPr="00B45089" w:rsidRDefault="00EA74C1" w:rsidP="00791DCF">
            <w:pPr>
              <w:widowControl w:val="0"/>
              <w:rPr>
                <w:rFonts w:ascii="Times New Roman" w:eastAsia="MS Mincho" w:hAnsi="Times New Roman"/>
                <w:color w:val="C00000"/>
              </w:rPr>
            </w:pPr>
            <w:r w:rsidRPr="00B45089">
              <w:rPr>
                <w:rFonts w:ascii="Times New Roman" w:eastAsia="Times New Roman" w:hAnsi="Times New Roman"/>
                <w:color w:val="C00000"/>
                <w:kern w:val="2"/>
              </w:rPr>
              <w:t xml:space="preserve">If the UE is configured with a </w:t>
            </w:r>
            <w:r w:rsidRPr="00B45089">
              <w:rPr>
                <w:rFonts w:ascii="Times New Roman" w:eastAsia="Times New Roman" w:hAnsi="Times New Roman"/>
                <w:i/>
                <w:color w:val="C00000"/>
                <w:kern w:val="2"/>
              </w:rPr>
              <w:t>CSI-</w:t>
            </w:r>
            <w:proofErr w:type="spellStart"/>
            <w:r w:rsidRPr="00B45089">
              <w:rPr>
                <w:rFonts w:ascii="Times New Roman" w:eastAsia="Times New Roman" w:hAnsi="Times New Roman"/>
                <w:i/>
                <w:color w:val="C00000"/>
                <w:kern w:val="2"/>
              </w:rPr>
              <w:t>LoggedMeasurementConfig</w:t>
            </w:r>
            <w:proofErr w:type="spellEnd"/>
            <w:r w:rsidRPr="00B45089">
              <w:rPr>
                <w:rFonts w:ascii="Times New Roman" w:eastAsia="Times New Roman" w:hAnsi="Times New Roman"/>
                <w:color w:val="C00000"/>
                <w:kern w:val="2"/>
              </w:rPr>
              <w:t xml:space="preserve">, and if the </w:t>
            </w:r>
            <w:r w:rsidRPr="00B45089">
              <w:rPr>
                <w:rFonts w:ascii="Times New Roman" w:eastAsia="Times New Roman" w:hAnsi="Times New Roman"/>
                <w:i/>
                <w:color w:val="C00000"/>
                <w:kern w:val="2"/>
              </w:rPr>
              <w:t>CSI-</w:t>
            </w:r>
            <w:proofErr w:type="spellStart"/>
            <w:r w:rsidRPr="00B45089">
              <w:rPr>
                <w:rFonts w:ascii="Times New Roman" w:eastAsia="Times New Roman" w:hAnsi="Times New Roman"/>
                <w:i/>
                <w:color w:val="C00000"/>
                <w:kern w:val="2"/>
              </w:rPr>
              <w:t>ResourceConfig</w:t>
            </w:r>
            <w:proofErr w:type="spellEnd"/>
            <w:r w:rsidRPr="00B45089">
              <w:rPr>
                <w:rFonts w:ascii="Times New Roman" w:eastAsia="Times New Roman" w:hAnsi="Times New Roman"/>
                <w:color w:val="C00000"/>
                <w:kern w:val="2"/>
              </w:rPr>
              <w:t xml:space="preserve"> for channel measurement (higher layer parameters </w:t>
            </w:r>
            <w:proofErr w:type="spellStart"/>
            <w:r w:rsidRPr="00B45089">
              <w:rPr>
                <w:rFonts w:ascii="Times New Roman" w:eastAsia="Times New Roman" w:hAnsi="Times New Roman"/>
                <w:i/>
                <w:color w:val="C00000"/>
                <w:kern w:val="2"/>
              </w:rPr>
              <w:t>csi-LoggedResourceConfig</w:t>
            </w:r>
            <w:proofErr w:type="spellEnd"/>
            <w:r w:rsidRPr="00B45089">
              <w:rPr>
                <w:rFonts w:ascii="Times New Roman" w:eastAsia="Times New Roman" w:hAnsi="Times New Roman"/>
                <w:color w:val="C00000"/>
                <w:kern w:val="2"/>
              </w:rPr>
              <w:t xml:space="preserve">) contains a </w:t>
            </w:r>
            <w:r w:rsidRPr="00B45089">
              <w:rPr>
                <w:rFonts w:ascii="Times New Roman" w:eastAsia="Times New Roman" w:hAnsi="Times New Roman"/>
                <w:i/>
                <w:color w:val="C00000"/>
                <w:kern w:val="2"/>
              </w:rPr>
              <w:t>NZP-CSI-RS-</w:t>
            </w:r>
            <w:proofErr w:type="spellStart"/>
            <w:r w:rsidRPr="00B45089">
              <w:rPr>
                <w:rFonts w:ascii="Times New Roman" w:eastAsia="Times New Roman" w:hAnsi="Times New Roman"/>
                <w:i/>
                <w:color w:val="C00000"/>
                <w:kern w:val="2"/>
              </w:rPr>
              <w:t>ResourceSet</w:t>
            </w:r>
            <w:proofErr w:type="spellEnd"/>
            <w:r w:rsidRPr="00B45089">
              <w:rPr>
                <w:rFonts w:ascii="Times New Roman" w:eastAsia="Times New Roman" w:hAnsi="Times New Roman"/>
                <w:color w:val="C00000"/>
                <w:kern w:val="2"/>
              </w:rPr>
              <w:t xml:space="preserve"> that is configured with the higher layer parameter repetition and without the higher layer parameter </w:t>
            </w:r>
            <w:proofErr w:type="spellStart"/>
            <w:r w:rsidRPr="00B45089">
              <w:rPr>
                <w:rFonts w:ascii="Times New Roman" w:eastAsia="Times New Roman" w:hAnsi="Times New Roman"/>
                <w:i/>
                <w:color w:val="C00000"/>
                <w:kern w:val="2"/>
              </w:rPr>
              <w:t>trs</w:t>
            </w:r>
            <w:proofErr w:type="spellEnd"/>
            <w:r w:rsidRPr="00B45089">
              <w:rPr>
                <w:rFonts w:ascii="Times New Roman" w:eastAsia="Times New Roman" w:hAnsi="Times New Roman"/>
                <w:i/>
                <w:color w:val="C00000"/>
                <w:kern w:val="2"/>
              </w:rPr>
              <w:t>-Info</w:t>
            </w:r>
            <w:r w:rsidRPr="00B45089">
              <w:rPr>
                <w:rFonts w:ascii="Times New Roman" w:eastAsia="Times New Roman" w:hAnsi="Times New Roman"/>
                <w:color w:val="C00000"/>
                <w:kern w:val="2"/>
              </w:rPr>
              <w:t xml:space="preserve">, the UE can only be configured with the same number (1 or 2) of ports with the higher layer parameter </w:t>
            </w:r>
            <w:proofErr w:type="spellStart"/>
            <w:r w:rsidRPr="00B45089">
              <w:rPr>
                <w:rFonts w:ascii="Times New Roman" w:eastAsia="Times New Roman" w:hAnsi="Times New Roman"/>
                <w:i/>
                <w:color w:val="C00000"/>
                <w:kern w:val="2"/>
              </w:rPr>
              <w:t>nrofPorts</w:t>
            </w:r>
            <w:proofErr w:type="spellEnd"/>
            <w:r w:rsidRPr="00B45089">
              <w:rPr>
                <w:rFonts w:ascii="Times New Roman" w:eastAsia="Times New Roman" w:hAnsi="Times New Roman"/>
                <w:color w:val="C00000"/>
                <w:kern w:val="2"/>
              </w:rPr>
              <w:t xml:space="preserve"> for all CSI-RS resources within the set.</w:t>
            </w:r>
            <w:r>
              <w:rPr>
                <w:rFonts w:ascii="Times New Roman" w:eastAsia="Times New Roman" w:hAnsi="Times New Roman"/>
                <w:color w:val="C00000"/>
                <w:kern w:val="2"/>
              </w:rPr>
              <w:t xml:space="preserve"> </w:t>
            </w:r>
            <w:r w:rsidRPr="00B45089">
              <w:rPr>
                <w:rFonts w:ascii="Times New Roman" w:eastAsia="MS Mincho" w:hAnsi="Times New Roman"/>
                <w:color w:val="C00000"/>
              </w:rPr>
              <w:t xml:space="preserve">Each Reporting Setting </w:t>
            </w:r>
            <w:r w:rsidRPr="00B45089">
              <w:rPr>
                <w:rFonts w:ascii="Times New Roman" w:eastAsia="MS Mincho" w:hAnsi="Times New Roman"/>
                <w:i/>
                <w:color w:val="C00000"/>
              </w:rPr>
              <w:t>CSI-</w:t>
            </w:r>
            <w:proofErr w:type="spellStart"/>
            <w:r w:rsidRPr="00B45089">
              <w:rPr>
                <w:rFonts w:ascii="Times New Roman" w:eastAsia="MS Mincho" w:hAnsi="Times New Roman"/>
                <w:i/>
                <w:color w:val="C00000"/>
              </w:rPr>
              <w:t>LoggedMeasurementConfig</w:t>
            </w:r>
            <w:proofErr w:type="spellEnd"/>
            <w:r w:rsidRPr="00B45089">
              <w:rPr>
                <w:rFonts w:ascii="Times New Roman" w:eastAsia="MS Mincho" w:hAnsi="Times New Roman"/>
                <w:color w:val="C00000"/>
              </w:rPr>
              <w:t xml:space="preserve"> is associated with a single downlink BWP (indicated by higher layer parameter BWP-Id) given in the associated </w:t>
            </w:r>
            <w:r w:rsidRPr="00B45089">
              <w:rPr>
                <w:rFonts w:ascii="Times New Roman" w:eastAsia="MS Mincho" w:hAnsi="Times New Roman"/>
                <w:i/>
                <w:color w:val="C00000"/>
              </w:rPr>
              <w:t>CSI-</w:t>
            </w:r>
            <w:proofErr w:type="spellStart"/>
            <w:r w:rsidRPr="00B45089">
              <w:rPr>
                <w:rFonts w:ascii="Times New Roman" w:eastAsia="MS Mincho" w:hAnsi="Times New Roman"/>
                <w:i/>
                <w:color w:val="C00000"/>
              </w:rPr>
              <w:t>ResourceConfig</w:t>
            </w:r>
            <w:proofErr w:type="spellEnd"/>
            <w:r w:rsidRPr="00B45089">
              <w:rPr>
                <w:rFonts w:ascii="Times New Roman" w:eastAsia="MS Mincho" w:hAnsi="Times New Roman"/>
                <w:color w:val="C00000"/>
              </w:rPr>
              <w:t xml:space="preserve"> for channel measurement.</w:t>
            </w:r>
          </w:p>
          <w:p w14:paraId="20512AA5" w14:textId="77777777" w:rsidR="00EA74C1" w:rsidRPr="00B45089" w:rsidRDefault="00EA74C1" w:rsidP="00791DCF">
            <w:pPr>
              <w:widowControl w:val="0"/>
              <w:rPr>
                <w:rFonts w:ascii="Times New Roman" w:hAnsi="Times New Roman"/>
              </w:rPr>
            </w:pPr>
          </w:p>
          <w:p w14:paraId="64DDD27B" w14:textId="77777777" w:rsidR="00EA74C1" w:rsidRPr="00B45089" w:rsidRDefault="00EA74C1" w:rsidP="00791DCF">
            <w:pPr>
              <w:spacing w:beforeLines="50" w:before="120" w:afterLines="50" w:after="120" w:line="280" w:lineRule="atLeast"/>
              <w:jc w:val="center"/>
              <w:rPr>
                <w:color w:val="C00000"/>
                <w:lang w:eastAsia="zh-CN"/>
              </w:rPr>
            </w:pPr>
            <w:r w:rsidRPr="000C595C">
              <w:rPr>
                <w:rFonts w:hint="eastAsia"/>
                <w:color w:val="C00000"/>
                <w:lang w:eastAsia="zh-CN"/>
              </w:rPr>
              <w:lastRenderedPageBreak/>
              <w:t>&lt;</w:t>
            </w:r>
            <w:r w:rsidRPr="000C595C">
              <w:rPr>
                <w:color w:val="C00000"/>
                <w:lang w:eastAsia="zh-CN"/>
              </w:rPr>
              <w:t>omitted texts&gt;</w:t>
            </w:r>
          </w:p>
          <w:p w14:paraId="2CE0B105" w14:textId="77777777" w:rsidR="00EA74C1" w:rsidRPr="002D4CF0" w:rsidRDefault="00EA74C1" w:rsidP="00791DCF">
            <w:pPr>
              <w:spacing w:beforeLines="50" w:before="120" w:afterLines="50" w:after="120" w:line="280" w:lineRule="atLeast"/>
              <w:jc w:val="center"/>
              <w:rPr>
                <w:color w:val="C00000"/>
                <w:lang w:eastAsia="zh-CN"/>
              </w:rPr>
            </w:pPr>
          </w:p>
        </w:tc>
      </w:tr>
    </w:tbl>
    <w:p w14:paraId="2040DF96" w14:textId="77777777" w:rsidR="00EA74C1" w:rsidRDefault="00EA74C1" w:rsidP="00EA74C1">
      <w:pPr>
        <w:jc w:val="both"/>
        <w:rPr>
          <w:rFonts w:eastAsia="SimSun" w:cs="Times"/>
          <w:lang w:val="en-US" w:eastAsia="zh-CN"/>
        </w:rPr>
      </w:pPr>
    </w:p>
    <w:p w14:paraId="07560753" w14:textId="77777777" w:rsidR="004E0730" w:rsidRPr="009B24DC" w:rsidRDefault="004E0730" w:rsidP="004E0730">
      <w:pPr>
        <w:rPr>
          <w:rFonts w:ascii="Times New Roman" w:eastAsiaTheme="minorEastAsia" w:hAnsi="Times New Roman"/>
          <w:b/>
          <w:bCs/>
          <w:u w:val="single"/>
          <w:lang w:eastAsia="zh-CN"/>
        </w:rPr>
      </w:pPr>
      <w:r w:rsidRPr="009B24DC">
        <w:rPr>
          <w:rFonts w:ascii="Times New Roman" w:eastAsiaTheme="minorEastAsia" w:hAnsi="Times New Roman" w:hint="eastAsia"/>
          <w:b/>
          <w:bCs/>
          <w:u w:val="single"/>
          <w:lang w:eastAsia="zh-CN"/>
        </w:rPr>
        <w:t>MIMO</w:t>
      </w:r>
    </w:p>
    <w:p w14:paraId="0A639EE6" w14:textId="4C578D24" w:rsidR="004E0730" w:rsidRDefault="00C62C50" w:rsidP="004E0730">
      <w:hyperlink r:id="rId148" w:history="1">
        <w:r>
          <w:rPr>
            <w:rStyle w:val="Hyperlink"/>
            <w:rFonts w:ascii="Times New Roman" w:eastAsia="Times New Roman" w:hAnsi="Times New Roman"/>
          </w:rPr>
          <w:t>R1-2605669</w:t>
        </w:r>
      </w:hyperlink>
      <w:r w:rsidR="004E0730">
        <w:rPr>
          <w:rFonts w:ascii="Times New Roman" w:eastAsia="Times New Roman" w:hAnsi="Times New Roman"/>
        </w:rPr>
        <w:tab/>
        <w:t>Maintenance on NR MIMO Phase 5</w:t>
      </w:r>
      <w:r w:rsidR="004E0730">
        <w:rPr>
          <w:rFonts w:ascii="Times New Roman" w:eastAsia="Times New Roman" w:hAnsi="Times New Roman"/>
        </w:rPr>
        <w:tab/>
      </w:r>
      <w:proofErr w:type="spellStart"/>
      <w:r w:rsidR="004E0730">
        <w:rPr>
          <w:rFonts w:ascii="Times New Roman" w:eastAsia="Times New Roman" w:hAnsi="Times New Roman"/>
        </w:rPr>
        <w:t>Ofinno</w:t>
      </w:r>
      <w:proofErr w:type="spellEnd"/>
    </w:p>
    <w:p w14:paraId="2AD38352" w14:textId="5FE338AB" w:rsidR="004E0730" w:rsidRDefault="00C62C50" w:rsidP="004E0730">
      <w:hyperlink r:id="rId149" w:history="1">
        <w:r>
          <w:rPr>
            <w:rStyle w:val="Hyperlink"/>
            <w:rFonts w:ascii="Times New Roman" w:eastAsia="Times New Roman" w:hAnsi="Times New Roman"/>
          </w:rPr>
          <w:t>R1-2605707</w:t>
        </w:r>
      </w:hyperlink>
      <w:r w:rsidR="004E0730">
        <w:rPr>
          <w:rFonts w:ascii="Times New Roman" w:eastAsia="Times New Roman" w:hAnsi="Times New Roman"/>
        </w:rPr>
        <w:tab/>
        <w:t>Correction on UEIRI information bit in PUCCH for UE-initiated/event-driven beam management</w:t>
      </w:r>
      <w:r w:rsidR="004E0730">
        <w:rPr>
          <w:rFonts w:ascii="Times New Roman" w:eastAsiaTheme="minorEastAsia" w:hAnsi="Times New Roman"/>
          <w:lang w:eastAsia="zh-CN"/>
        </w:rPr>
        <w:tab/>
      </w:r>
      <w:r w:rsidR="004E0730">
        <w:rPr>
          <w:rFonts w:ascii="Times New Roman" w:eastAsiaTheme="minorEastAsia" w:hAnsi="Times New Roman"/>
          <w:lang w:eastAsia="zh-CN"/>
        </w:rPr>
        <w:tab/>
      </w:r>
      <w:r w:rsidR="004E0730">
        <w:rPr>
          <w:rFonts w:ascii="Times New Roman" w:eastAsia="Times New Roman" w:hAnsi="Times New Roman"/>
        </w:rPr>
        <w:tab/>
        <w:t>CATT</w:t>
      </w:r>
    </w:p>
    <w:p w14:paraId="0F61A93F" w14:textId="7E615A46" w:rsidR="004E0730" w:rsidRDefault="00C62C50" w:rsidP="004E0730">
      <w:hyperlink r:id="rId150" w:history="1">
        <w:r>
          <w:rPr>
            <w:rStyle w:val="Hyperlink"/>
            <w:rFonts w:ascii="Times New Roman" w:eastAsia="Times New Roman" w:hAnsi="Times New Roman"/>
          </w:rPr>
          <w:t>R1-2605805</w:t>
        </w:r>
      </w:hyperlink>
      <w:r w:rsidR="004E0730">
        <w:rPr>
          <w:rFonts w:ascii="Times New Roman" w:eastAsia="Times New Roman" w:hAnsi="Times New Roman"/>
        </w:rPr>
        <w:tab/>
        <w:t>Remaining issues on NR MIMO Phase 5</w:t>
      </w:r>
      <w:r w:rsidR="004E0730">
        <w:rPr>
          <w:rFonts w:ascii="Times New Roman" w:eastAsia="Times New Roman" w:hAnsi="Times New Roman"/>
        </w:rPr>
        <w:tab/>
        <w:t>Samsung</w:t>
      </w:r>
    </w:p>
    <w:p w14:paraId="30A6A22A" w14:textId="5BA9F098" w:rsidR="004E0730" w:rsidRDefault="00C62C50" w:rsidP="004E0730">
      <w:hyperlink r:id="rId151" w:history="1">
        <w:r>
          <w:rPr>
            <w:rStyle w:val="Hyperlink"/>
            <w:rFonts w:ascii="Times New Roman" w:eastAsia="Times New Roman" w:hAnsi="Times New Roman"/>
          </w:rPr>
          <w:t>R1-2606128</w:t>
        </w:r>
      </w:hyperlink>
      <w:r w:rsidR="004E0730">
        <w:rPr>
          <w:rFonts w:ascii="Times New Roman" w:eastAsia="Times New Roman" w:hAnsi="Times New Roman"/>
        </w:rPr>
        <w:tab/>
        <w:t>Draft CR on CJT Calibration Report</w:t>
      </w:r>
      <w:r w:rsidR="004E0730">
        <w:rPr>
          <w:rFonts w:ascii="Times New Roman" w:eastAsia="Times New Roman" w:hAnsi="Times New Roman"/>
        </w:rPr>
        <w:tab/>
        <w:t>Google</w:t>
      </w:r>
    </w:p>
    <w:p w14:paraId="03A7FBA7" w14:textId="75C18AFE" w:rsidR="004E0730" w:rsidRDefault="00C62C50" w:rsidP="004E0730">
      <w:hyperlink r:id="rId152" w:history="1">
        <w:r>
          <w:rPr>
            <w:rStyle w:val="Hyperlink"/>
            <w:rFonts w:ascii="Times New Roman" w:eastAsia="Times New Roman" w:hAnsi="Times New Roman"/>
          </w:rPr>
          <w:t>R1-2606129</w:t>
        </w:r>
      </w:hyperlink>
      <w:r w:rsidR="004E0730">
        <w:rPr>
          <w:rFonts w:ascii="Times New Roman" w:eastAsia="Times New Roman" w:hAnsi="Times New Roman"/>
        </w:rPr>
        <w:tab/>
        <w:t>Draft CR on CSI-PAI Calibration Report</w:t>
      </w:r>
      <w:r w:rsidR="004E0730">
        <w:rPr>
          <w:rFonts w:ascii="Times New Roman" w:eastAsia="Times New Roman" w:hAnsi="Times New Roman"/>
        </w:rPr>
        <w:tab/>
        <w:t>Google</w:t>
      </w:r>
    </w:p>
    <w:p w14:paraId="5E6DF9B4" w14:textId="2DCAFC7C" w:rsidR="004E0730" w:rsidRDefault="00C62C50" w:rsidP="004E0730">
      <w:hyperlink r:id="rId153" w:history="1">
        <w:r>
          <w:rPr>
            <w:rStyle w:val="Hyperlink"/>
            <w:rFonts w:ascii="Times New Roman" w:eastAsia="Times New Roman" w:hAnsi="Times New Roman"/>
          </w:rPr>
          <w:t>R1-2606230</w:t>
        </w:r>
      </w:hyperlink>
      <w:r w:rsidR="004E0730">
        <w:rPr>
          <w:rFonts w:ascii="Times New Roman" w:eastAsia="Times New Roman" w:hAnsi="Times New Roman"/>
        </w:rPr>
        <w:tab/>
        <w:t>Draft CR on higher-layers parameter name corrections for TS 38.214</w:t>
      </w:r>
      <w:r w:rsidR="004E0730">
        <w:rPr>
          <w:rFonts w:ascii="Times New Roman" w:eastAsia="Times New Roman" w:hAnsi="Times New Roman"/>
        </w:rPr>
        <w:tab/>
        <w:t>ETRI</w:t>
      </w:r>
    </w:p>
    <w:p w14:paraId="3C114588" w14:textId="77777777" w:rsidR="004E0730" w:rsidRDefault="004E0730" w:rsidP="004E0730">
      <w:pPr>
        <w:rPr>
          <w:rFonts w:ascii="Times New Roman" w:eastAsiaTheme="minorEastAsia" w:hAnsi="Times New Roman"/>
          <w:lang w:eastAsia="zh-CN"/>
        </w:rPr>
      </w:pPr>
    </w:p>
    <w:p w14:paraId="7DA555C2" w14:textId="1E18C01D" w:rsidR="004E0730" w:rsidRPr="006B1A43" w:rsidRDefault="00C62C50" w:rsidP="004E0730">
      <w:pPr>
        <w:rPr>
          <w:rFonts w:ascii="Times New Roman" w:eastAsia="Times New Roman" w:hAnsi="Times New Roman"/>
          <w:b/>
          <w:bCs/>
        </w:rPr>
      </w:pPr>
      <w:hyperlink r:id="rId154" w:history="1">
        <w:r w:rsidRPr="006B1A43">
          <w:rPr>
            <w:rStyle w:val="Hyperlink"/>
            <w:rFonts w:ascii="Times New Roman" w:eastAsia="Times New Roman" w:hAnsi="Times New Roman"/>
            <w:b/>
            <w:bCs/>
          </w:rPr>
          <w:t>R1-2606809</w:t>
        </w:r>
      </w:hyperlink>
      <w:r w:rsidR="0091335C" w:rsidRPr="006B1A43">
        <w:rPr>
          <w:rFonts w:ascii="Times New Roman" w:eastAsia="Times New Roman" w:hAnsi="Times New Roman"/>
          <w:b/>
          <w:bCs/>
        </w:rPr>
        <w:tab/>
        <w:t>Moderator Summary #1 on UEI/ED beam management and CSI enhancements</w:t>
      </w:r>
      <w:r w:rsidR="0091335C" w:rsidRPr="006B1A43">
        <w:rPr>
          <w:rFonts w:ascii="Times New Roman" w:eastAsia="Times New Roman" w:hAnsi="Times New Roman"/>
          <w:b/>
          <w:bCs/>
        </w:rPr>
        <w:tab/>
        <w:t>Moderator (ZTE)</w:t>
      </w:r>
    </w:p>
    <w:p w14:paraId="4AD7EE22" w14:textId="77777777" w:rsidR="004E0730" w:rsidRPr="0091335C" w:rsidRDefault="004E0730" w:rsidP="004E0730">
      <w:pPr>
        <w:rPr>
          <w:rFonts w:ascii="Times New Roman" w:eastAsia="Times New Roman" w:hAnsi="Times New Roman"/>
        </w:rPr>
      </w:pPr>
    </w:p>
    <w:p w14:paraId="58D77587" w14:textId="77777777" w:rsidR="004E0730" w:rsidRDefault="004E0730" w:rsidP="004E0730">
      <w:pPr>
        <w:rPr>
          <w:rFonts w:ascii="Times New Roman" w:eastAsia="Times New Roman" w:hAnsi="Times New Roman"/>
          <w:b/>
          <w:bCs/>
        </w:rPr>
      </w:pPr>
    </w:p>
    <w:p w14:paraId="5CC49A74" w14:textId="77777777" w:rsidR="004E0730" w:rsidRPr="00726A05" w:rsidRDefault="004E0730" w:rsidP="004E0730">
      <w:pPr>
        <w:snapToGrid w:val="0"/>
        <w:rPr>
          <w:rFonts w:eastAsia="SimSun"/>
          <w:b/>
          <w:szCs w:val="20"/>
          <w:highlight w:val="yellow"/>
          <w:u w:val="single"/>
        </w:rPr>
      </w:pPr>
      <w:r w:rsidRPr="00BA68E4">
        <w:rPr>
          <w:rFonts w:ascii="Times New Roman" w:eastAsia="SimSun" w:hAnsi="Times New Roman"/>
          <w:b/>
          <w:szCs w:val="20"/>
          <w:highlight w:val="green"/>
          <w:u w:val="single"/>
        </w:rPr>
        <w:t>Agreement</w:t>
      </w:r>
      <w:r w:rsidRPr="00BA68E4">
        <w:rPr>
          <w:rFonts w:ascii="Times New Roman" w:eastAsia="SimSun" w:hAnsi="Times New Roman"/>
          <w:b/>
          <w:szCs w:val="20"/>
          <w:highlight w:val="green"/>
          <w:u w:val="single"/>
          <w:lang w:eastAsia="zh-CN"/>
        </w:rPr>
        <w:t>:</w:t>
      </w:r>
    </w:p>
    <w:p w14:paraId="7D6628E2" w14:textId="77777777" w:rsidR="004E0730" w:rsidRPr="00726A05" w:rsidRDefault="004E0730" w:rsidP="004E0730">
      <w:pPr>
        <w:snapToGrid w:val="0"/>
        <w:rPr>
          <w:rFonts w:ascii="Times New Roman" w:hAnsi="Times New Roman"/>
          <w:szCs w:val="20"/>
          <w:lang w:eastAsia="zh-CN"/>
        </w:rPr>
      </w:pPr>
      <w:r w:rsidRPr="00726A05">
        <w:rPr>
          <w:rFonts w:ascii="Times New Roman" w:hAnsi="Times New Roman"/>
          <w:szCs w:val="20"/>
        </w:rPr>
        <w:t xml:space="preserve">The following changes </w:t>
      </w:r>
      <w:r w:rsidRPr="00726A05">
        <w:rPr>
          <w:rFonts w:ascii="Times New Roman" w:hAnsi="Times New Roman"/>
          <w:szCs w:val="20"/>
          <w:lang w:eastAsia="zh-CN"/>
        </w:rPr>
        <w:t>for</w:t>
      </w:r>
      <w:r w:rsidRPr="00726A05">
        <w:rPr>
          <w:rFonts w:ascii="Times New Roman" w:hAnsi="Times New Roman"/>
          <w:szCs w:val="20"/>
        </w:rPr>
        <w:t xml:space="preserve"> </w:t>
      </w:r>
      <w:r w:rsidRPr="00726A05">
        <w:rPr>
          <w:rFonts w:ascii="Times New Roman" w:hAnsi="Times New Roman"/>
          <w:szCs w:val="20"/>
          <w:lang w:eastAsia="zh-CN"/>
        </w:rPr>
        <w:t xml:space="preserve">Clause 9.2 in </w:t>
      </w:r>
      <w:r w:rsidRPr="00726A05">
        <w:rPr>
          <w:rFonts w:ascii="Times New Roman" w:hAnsi="Times New Roman"/>
          <w:szCs w:val="20"/>
        </w:rPr>
        <w:t>TS 38.2</w:t>
      </w:r>
      <w:r w:rsidRPr="00726A05">
        <w:rPr>
          <w:rFonts w:ascii="Times New Roman" w:hAnsi="Times New Roman"/>
          <w:szCs w:val="20"/>
          <w:lang w:eastAsia="zh-CN"/>
        </w:rPr>
        <w:t>13 is endorsed.</w:t>
      </w:r>
    </w:p>
    <w:p w14:paraId="533B50A6" w14:textId="7584DE1E" w:rsidR="004E0730" w:rsidRDefault="004E0730" w:rsidP="004E0730">
      <w:pPr>
        <w:snapToGrid w:val="0"/>
        <w:rPr>
          <w:szCs w:val="20"/>
        </w:rPr>
      </w:pPr>
      <w:r w:rsidRPr="00726A05">
        <w:rPr>
          <w:szCs w:val="20"/>
        </w:rPr>
        <w:t xml:space="preserve">The corresponding CR for Rel-19, TS 38.213 </w:t>
      </w:r>
      <w:r w:rsidRPr="00342FD5">
        <w:rPr>
          <w:szCs w:val="20"/>
        </w:rPr>
        <w:t xml:space="preserve">in </w:t>
      </w:r>
      <w:hyperlink r:id="rId155" w:history="1">
        <w:r w:rsidR="00C62C50" w:rsidRPr="00F257AB">
          <w:rPr>
            <w:rStyle w:val="Hyperlink"/>
            <w:szCs w:val="20"/>
            <w:highlight w:val="green"/>
          </w:rPr>
          <w:t>R1-2606868</w:t>
        </w:r>
      </w:hyperlink>
      <w:r w:rsidRPr="00726A05">
        <w:rPr>
          <w:szCs w:val="20"/>
        </w:rPr>
        <w:t xml:space="preserve"> is </w:t>
      </w:r>
      <w:r w:rsidR="0091335C" w:rsidRPr="0091335C">
        <w:rPr>
          <w:szCs w:val="20"/>
          <w:highlight w:val="green"/>
        </w:rPr>
        <w:t>agreed</w:t>
      </w:r>
      <w:r w:rsidRPr="00726A05">
        <w:rPr>
          <w:szCs w:val="20"/>
        </w:rPr>
        <w:t>.</w:t>
      </w:r>
    </w:p>
    <w:p w14:paraId="4BFB1E77" w14:textId="04049F7D" w:rsidR="0091335C" w:rsidRPr="00726A05" w:rsidRDefault="0091335C" w:rsidP="004E0730">
      <w:pPr>
        <w:snapToGrid w:val="0"/>
        <w:rPr>
          <w:szCs w:val="20"/>
          <w:lang w:eastAsia="zh-CN"/>
        </w:rPr>
      </w:pPr>
      <w:r>
        <w:rPr>
          <w:szCs w:val="20"/>
        </w:rPr>
        <w:t>(</w:t>
      </w:r>
      <w:r w:rsidR="006B1A43">
        <w:rPr>
          <w:szCs w:val="20"/>
        </w:rPr>
        <w:t xml:space="preserve">Rel-19, </w:t>
      </w:r>
      <w:r>
        <w:rPr>
          <w:szCs w:val="20"/>
        </w:rPr>
        <w:t>TS38.213</w:t>
      </w:r>
      <w:r w:rsidR="006B1A43">
        <w:rPr>
          <w:szCs w:val="20"/>
        </w:rPr>
        <w:t xml:space="preserve">, </w:t>
      </w:r>
      <w:r w:rsidR="006B1A43" w:rsidRPr="006B1A43">
        <w:rPr>
          <w:szCs w:val="20"/>
        </w:rPr>
        <w:t>NR_MIMO_Ph5-Core</w:t>
      </w:r>
      <w:r w:rsidR="006B1A43">
        <w:rPr>
          <w:szCs w:val="20"/>
        </w:rPr>
        <w:t>,</w:t>
      </w:r>
      <w:r w:rsidR="006B1A43" w:rsidRPr="006B1A43">
        <w:rPr>
          <w:szCs w:val="20"/>
        </w:rPr>
        <w:t xml:space="preserve"> </w:t>
      </w:r>
      <w:r>
        <w:rPr>
          <w:szCs w:val="20"/>
        </w:rPr>
        <w:t>CR 0784, Cat F)</w:t>
      </w:r>
    </w:p>
    <w:p w14:paraId="2591D589" w14:textId="77777777" w:rsidR="004E0730" w:rsidRDefault="004E0730">
      <w:pPr>
        <w:pStyle w:val="ListParagraph"/>
        <w:numPr>
          <w:ilvl w:val="0"/>
          <w:numId w:val="96"/>
        </w:numPr>
        <w:overflowPunct/>
        <w:autoSpaceDE/>
        <w:autoSpaceDN/>
        <w:adjustRightInd/>
        <w:spacing w:after="160" w:line="256" w:lineRule="auto"/>
        <w:textAlignment w:val="auto"/>
        <w:rPr>
          <w:sz w:val="18"/>
          <w:szCs w:val="18"/>
        </w:rPr>
      </w:pPr>
      <w:r>
        <w:rPr>
          <w:rFonts w:eastAsia="DengXian"/>
          <w:b/>
          <w:sz w:val="18"/>
          <w:szCs w:val="18"/>
          <w:lang w:eastAsia="ko-KR"/>
        </w:rPr>
        <w:t>Reason for change:</w:t>
      </w:r>
      <w:r>
        <w:rPr>
          <w:b/>
          <w:sz w:val="18"/>
          <w:szCs w:val="18"/>
        </w:rPr>
        <w:t xml:space="preserve"> </w:t>
      </w:r>
      <w:r>
        <w:rPr>
          <w:sz w:val="18"/>
          <w:szCs w:val="18"/>
          <w:lang w:eastAsia="zh-CN"/>
        </w:rPr>
        <w:t>In Rel-19, UEIRI is introduced as a new type of UCI for notifying (</w:t>
      </w:r>
      <w:proofErr w:type="spellStart"/>
      <w:r>
        <w:rPr>
          <w:sz w:val="18"/>
          <w:szCs w:val="18"/>
          <w:lang w:eastAsia="zh-CN"/>
        </w:rPr>
        <w:t>ModeA</w:t>
      </w:r>
      <w:proofErr w:type="spellEnd"/>
      <w:r>
        <w:rPr>
          <w:sz w:val="18"/>
          <w:szCs w:val="18"/>
          <w:lang w:eastAsia="zh-CN"/>
        </w:rPr>
        <w:t>) or requesting a PUSCH resource (</w:t>
      </w:r>
      <w:proofErr w:type="spellStart"/>
      <w:r>
        <w:rPr>
          <w:sz w:val="18"/>
          <w:szCs w:val="18"/>
          <w:lang w:eastAsia="zh-CN"/>
        </w:rPr>
        <w:t>ModeB</w:t>
      </w:r>
      <w:proofErr w:type="spellEnd"/>
      <w:r>
        <w:rPr>
          <w:sz w:val="18"/>
          <w:szCs w:val="18"/>
          <w:lang w:eastAsia="zh-CN"/>
        </w:rPr>
        <w:t xml:space="preserve">) for UE-initiated/event-driven beam reporting. Whether UE transmits UEIRI </w:t>
      </w:r>
      <w:r>
        <w:rPr>
          <w:bCs/>
          <w:sz w:val="18"/>
          <w:szCs w:val="18"/>
          <w:lang w:eastAsia="zh-CN"/>
        </w:rPr>
        <w:t>on</w:t>
      </w:r>
      <w:r>
        <w:rPr>
          <w:rFonts w:eastAsia="Times New Roman"/>
          <w:bCs/>
          <w:sz w:val="18"/>
          <w:szCs w:val="18"/>
        </w:rPr>
        <w:t xml:space="preserve"> a PUCCH format 0 or format 1 in the PUCCH resource</w:t>
      </w:r>
      <w:r>
        <w:rPr>
          <w:bCs/>
          <w:sz w:val="18"/>
          <w:szCs w:val="18"/>
          <w:lang w:eastAsia="zh-CN"/>
        </w:rPr>
        <w:t xml:space="preserve"> </w:t>
      </w:r>
      <w:r>
        <w:rPr>
          <w:sz w:val="18"/>
          <w:szCs w:val="18"/>
          <w:lang w:eastAsia="zh-CN"/>
        </w:rPr>
        <w:t>depends on whether the triggering condition of the event(s) for UE-initiated/event-driven beam reporting is met or not. In this case, the information bit of UEIRI is not always included in the PUCCH resource. However, in the current spec, UEIRI is described as a compulsory UCI in the PUCCH resource, which is not correct</w:t>
      </w:r>
      <w:r>
        <w:rPr>
          <w:rFonts w:eastAsiaTheme="minorEastAsia"/>
          <w:sz w:val="18"/>
          <w:szCs w:val="18"/>
          <w:lang w:eastAsia="zh-CN"/>
        </w:rPr>
        <w:t>.</w:t>
      </w:r>
    </w:p>
    <w:p w14:paraId="66B9AB74" w14:textId="77777777" w:rsidR="004E0730" w:rsidRDefault="004E0730">
      <w:pPr>
        <w:pStyle w:val="ListParagraph"/>
        <w:numPr>
          <w:ilvl w:val="0"/>
          <w:numId w:val="96"/>
        </w:numPr>
        <w:overflowPunct/>
        <w:autoSpaceDE/>
        <w:autoSpaceDN/>
        <w:adjustRightInd/>
        <w:spacing w:after="160" w:line="256" w:lineRule="auto"/>
        <w:textAlignment w:val="auto"/>
        <w:rPr>
          <w:sz w:val="18"/>
          <w:szCs w:val="18"/>
        </w:rPr>
      </w:pPr>
      <w:r>
        <w:rPr>
          <w:b/>
          <w:sz w:val="18"/>
          <w:szCs w:val="18"/>
        </w:rPr>
        <w:t xml:space="preserve">Summary of change: </w:t>
      </w:r>
      <w:r>
        <w:rPr>
          <w:sz w:val="18"/>
          <w:szCs w:val="18"/>
          <w:lang w:eastAsia="zh-CN"/>
        </w:rPr>
        <w:t>Add the condition “if any” to the information bit for UEIRI where the contents of UCI bit(s) are described in the first paragraph of Section 9.2, TS38.213</w:t>
      </w:r>
      <w:r>
        <w:rPr>
          <w:sz w:val="18"/>
          <w:szCs w:val="18"/>
        </w:rPr>
        <w:t>.</w:t>
      </w:r>
    </w:p>
    <w:p w14:paraId="7BF3744D" w14:textId="77777777" w:rsidR="004E0730" w:rsidRDefault="004E0730">
      <w:pPr>
        <w:pStyle w:val="ListParagraph"/>
        <w:numPr>
          <w:ilvl w:val="0"/>
          <w:numId w:val="96"/>
        </w:numPr>
        <w:overflowPunct/>
        <w:autoSpaceDE/>
        <w:autoSpaceDN/>
        <w:adjustRightInd/>
        <w:spacing w:after="160" w:line="256" w:lineRule="auto"/>
        <w:textAlignment w:val="auto"/>
        <w:rPr>
          <w:sz w:val="18"/>
          <w:szCs w:val="18"/>
        </w:rPr>
      </w:pPr>
      <w:r>
        <w:rPr>
          <w:b/>
          <w:sz w:val="18"/>
          <w:szCs w:val="18"/>
        </w:rPr>
        <w:t>Consequences if not approved</w:t>
      </w:r>
      <w:r>
        <w:rPr>
          <w:b/>
          <w:sz w:val="18"/>
          <w:szCs w:val="18"/>
          <w:lang w:eastAsia="ko-KR"/>
        </w:rPr>
        <w:t>:</w:t>
      </w:r>
      <w:r>
        <w:rPr>
          <w:b/>
          <w:sz w:val="18"/>
          <w:szCs w:val="18"/>
        </w:rPr>
        <w:t xml:space="preserve"> </w:t>
      </w:r>
      <w:r>
        <w:rPr>
          <w:sz w:val="18"/>
          <w:szCs w:val="18"/>
        </w:rPr>
        <w:t xml:space="preserve">The </w:t>
      </w:r>
      <w:r>
        <w:rPr>
          <w:sz w:val="18"/>
          <w:szCs w:val="18"/>
          <w:lang w:eastAsia="zh-CN"/>
        </w:rPr>
        <w:t>availability of information bit for UEIRI in PUCCH is not correctly stated</w:t>
      </w:r>
      <w:r>
        <w:rPr>
          <w:sz w:val="18"/>
          <w:szCs w:val="18"/>
        </w:rPr>
        <w:t>.</w:t>
      </w:r>
    </w:p>
    <w:tbl>
      <w:tblPr>
        <w:tblStyle w:val="TableGrid"/>
        <w:tblW w:w="10151" w:type="dxa"/>
        <w:tblLayout w:type="fixed"/>
        <w:tblLook w:val="04A0" w:firstRow="1" w:lastRow="0" w:firstColumn="1" w:lastColumn="0" w:noHBand="0" w:noVBand="1"/>
      </w:tblPr>
      <w:tblGrid>
        <w:gridCol w:w="10151"/>
      </w:tblGrid>
      <w:tr w:rsidR="004E0730" w14:paraId="60D8ED56" w14:textId="77777777" w:rsidTr="00791DCF">
        <w:tc>
          <w:tcPr>
            <w:tcW w:w="10151" w:type="dxa"/>
          </w:tcPr>
          <w:p w14:paraId="45C1B525" w14:textId="77777777" w:rsidR="004E0730" w:rsidRDefault="004E0730" w:rsidP="00791DCF">
            <w:pPr>
              <w:keepNext/>
              <w:keepLines/>
              <w:pBdr>
                <w:top w:val="single" w:sz="12" w:space="3" w:color="auto"/>
              </w:pBdr>
              <w:tabs>
                <w:tab w:val="left" w:pos="1134"/>
              </w:tabs>
              <w:spacing w:before="240" w:after="180"/>
              <w:ind w:left="1134" w:hanging="1134"/>
              <w:outlineLvl w:val="0"/>
              <w:rPr>
                <w:rFonts w:eastAsia="SimSun"/>
                <w:sz w:val="36"/>
                <w:szCs w:val="32"/>
              </w:rPr>
            </w:pPr>
            <w:bookmarkStart w:id="56" w:name="_Toc239313204"/>
            <w:r>
              <w:rPr>
                <w:rFonts w:ascii="Times New Roman" w:eastAsia="SimSun" w:hAnsi="Times New Roman"/>
                <w:sz w:val="36"/>
                <w:szCs w:val="32"/>
                <w:lang w:eastAsia="zh-CN"/>
              </w:rPr>
              <w:t>9.2</w:t>
            </w:r>
            <w:r>
              <w:rPr>
                <w:rFonts w:ascii="Times New Roman" w:eastAsia="SimSun" w:hAnsi="Times New Roman"/>
                <w:sz w:val="36"/>
                <w:szCs w:val="32"/>
              </w:rPr>
              <w:tab/>
              <w:t>UCI reporting in physical uplink control channel</w:t>
            </w:r>
            <w:bookmarkEnd w:id="56"/>
          </w:p>
          <w:p w14:paraId="334F19FE" w14:textId="77777777" w:rsidR="004E0730" w:rsidRDefault="004E0730" w:rsidP="00791DCF">
            <w:pPr>
              <w:spacing w:after="120"/>
              <w:rPr>
                <w:rFonts w:eastAsia="SimSun"/>
                <w:szCs w:val="20"/>
              </w:rPr>
            </w:pPr>
            <w:r>
              <w:rPr>
                <w:rFonts w:ascii="Times New Roman" w:eastAsia="SimSun" w:hAnsi="Times New Roman"/>
                <w:szCs w:val="20"/>
              </w:rPr>
              <w:t xml:space="preserve">UCI types reported in a PUCCH include HARQ-ACK information, SR, LRR, UEIRI, and CSI. UCI bits include HARQ-ACK information bits, if any, SR information bits, if any, LRR information bit, if any, UEIRI information bit, </w:t>
            </w:r>
            <w:r>
              <w:rPr>
                <w:rFonts w:ascii="Times New Roman" w:eastAsia="SimSun" w:hAnsi="Times New Roman"/>
                <w:color w:val="FF0000"/>
                <w:szCs w:val="20"/>
              </w:rPr>
              <w:t>if any</w:t>
            </w:r>
            <w:r>
              <w:rPr>
                <w:rFonts w:ascii="Times New Roman" w:eastAsia="SimSun" w:hAnsi="Times New Roman"/>
                <w:color w:val="FF0000"/>
                <w:szCs w:val="20"/>
                <w:lang w:eastAsia="zh-CN"/>
              </w:rPr>
              <w:t>,</w:t>
            </w:r>
            <w:r>
              <w:rPr>
                <w:rFonts w:ascii="Times New Roman" w:eastAsia="SimSun" w:hAnsi="Times New Roman"/>
                <w:color w:val="FF0000"/>
                <w:szCs w:val="20"/>
              </w:rPr>
              <w:t xml:space="preserve"> </w:t>
            </w:r>
            <w:r>
              <w:rPr>
                <w:rFonts w:ascii="Times New Roman" w:eastAsia="SimSun" w:hAnsi="Times New Roman"/>
                <w:szCs w:val="20"/>
              </w:rPr>
              <w:t>and CSI bits, if any. The HARQ-ACK information bits correspond to a HARQ-ACK codebook as described in clause 9.1. For the remaining of this clause, unless stated otherwise in clauses 9.2.4A and 9.2.5.1, any reference to SR is applicable for SR and/or for LRR and/or for UEIRI.</w:t>
            </w:r>
          </w:p>
          <w:p w14:paraId="7CA4FF09" w14:textId="77777777" w:rsidR="004E0730" w:rsidRDefault="004E0730" w:rsidP="00791DCF">
            <w:pPr>
              <w:autoSpaceDE w:val="0"/>
              <w:autoSpaceDN w:val="0"/>
              <w:spacing w:after="120"/>
              <w:jc w:val="center"/>
              <w:rPr>
                <w:rFonts w:eastAsia="SimSun"/>
                <w:color w:val="FF0000"/>
                <w:szCs w:val="22"/>
                <w:lang w:eastAsia="zh-CN"/>
              </w:rPr>
            </w:pPr>
            <w:r>
              <w:rPr>
                <w:rFonts w:ascii="Times New Roman" w:eastAsia="SimSun" w:hAnsi="Times New Roman"/>
                <w:color w:val="FF0000"/>
                <w:kern w:val="2"/>
                <w:szCs w:val="20"/>
                <w:lang w:eastAsia="zh-CN"/>
              </w:rPr>
              <w:t>&lt;Unchanged parts are omitted&gt;</w:t>
            </w:r>
          </w:p>
        </w:tc>
      </w:tr>
    </w:tbl>
    <w:p w14:paraId="7D15D9D3" w14:textId="77777777" w:rsidR="004E0730" w:rsidRDefault="004E0730" w:rsidP="004E0730">
      <w:pPr>
        <w:snapToGrid w:val="0"/>
        <w:rPr>
          <w:rFonts w:eastAsia="SimSun"/>
          <w:bCs/>
          <w:iCs/>
          <w:color w:val="3333FF"/>
          <w:sz w:val="18"/>
          <w:szCs w:val="20"/>
          <w:lang w:eastAsia="zh-CN"/>
        </w:rPr>
      </w:pPr>
    </w:p>
    <w:p w14:paraId="4A526ED6" w14:textId="77777777" w:rsidR="004E0730" w:rsidRPr="00E259B3" w:rsidRDefault="004E0730" w:rsidP="004E0730">
      <w:pPr>
        <w:rPr>
          <w:b/>
          <w:bCs/>
        </w:rPr>
      </w:pPr>
    </w:p>
    <w:p w14:paraId="5772D2E5" w14:textId="77777777" w:rsidR="004E0730" w:rsidRPr="00004C84" w:rsidRDefault="004E0730" w:rsidP="004E0730">
      <w:pPr>
        <w:snapToGrid w:val="0"/>
        <w:rPr>
          <w:rFonts w:eastAsia="SimSun"/>
          <w:b/>
          <w:szCs w:val="20"/>
          <w:highlight w:val="yellow"/>
          <w:u w:val="single"/>
        </w:rPr>
      </w:pPr>
      <w:r w:rsidRPr="006B7255">
        <w:rPr>
          <w:rFonts w:ascii="Times New Roman" w:eastAsia="SimSun" w:hAnsi="Times New Roman"/>
          <w:b/>
          <w:szCs w:val="20"/>
          <w:highlight w:val="green"/>
          <w:u w:val="single"/>
        </w:rPr>
        <w:t>Agreement</w:t>
      </w:r>
      <w:r w:rsidRPr="006B7255">
        <w:rPr>
          <w:rFonts w:ascii="Times New Roman" w:eastAsia="SimSun" w:hAnsi="Times New Roman"/>
          <w:b/>
          <w:szCs w:val="20"/>
          <w:highlight w:val="green"/>
          <w:u w:val="single"/>
          <w:lang w:eastAsia="zh-CN"/>
        </w:rPr>
        <w:t>:</w:t>
      </w:r>
    </w:p>
    <w:p w14:paraId="6B117C25" w14:textId="77777777" w:rsidR="004E0730" w:rsidRPr="0091335C" w:rsidRDefault="004E0730" w:rsidP="004E0730">
      <w:pPr>
        <w:snapToGrid w:val="0"/>
        <w:rPr>
          <w:rFonts w:ascii="Times New Roman" w:hAnsi="Times New Roman"/>
          <w:szCs w:val="20"/>
          <w:lang w:eastAsia="zh-CN"/>
        </w:rPr>
      </w:pPr>
      <w:r w:rsidRPr="0091335C">
        <w:rPr>
          <w:rFonts w:ascii="Times New Roman" w:hAnsi="Times New Roman"/>
          <w:szCs w:val="20"/>
        </w:rPr>
        <w:t xml:space="preserve">The following changes </w:t>
      </w:r>
      <w:r w:rsidRPr="0091335C">
        <w:rPr>
          <w:rFonts w:ascii="Times New Roman" w:hAnsi="Times New Roman"/>
          <w:szCs w:val="20"/>
          <w:lang w:eastAsia="zh-CN"/>
        </w:rPr>
        <w:t>for</w:t>
      </w:r>
      <w:r w:rsidRPr="0091335C">
        <w:rPr>
          <w:rFonts w:ascii="Times New Roman" w:hAnsi="Times New Roman"/>
          <w:szCs w:val="20"/>
        </w:rPr>
        <w:t xml:space="preserve"> </w:t>
      </w:r>
      <w:r w:rsidRPr="0091335C">
        <w:rPr>
          <w:rFonts w:ascii="Times New Roman" w:hAnsi="Times New Roman"/>
          <w:szCs w:val="20"/>
          <w:lang w:eastAsia="zh-CN"/>
        </w:rPr>
        <w:t xml:space="preserve">Clause 9 in </w:t>
      </w:r>
      <w:r w:rsidRPr="0091335C">
        <w:rPr>
          <w:rFonts w:ascii="Times New Roman" w:hAnsi="Times New Roman"/>
          <w:szCs w:val="20"/>
        </w:rPr>
        <w:t>TS 38.2</w:t>
      </w:r>
      <w:r w:rsidRPr="0091335C">
        <w:rPr>
          <w:rFonts w:ascii="Times New Roman" w:hAnsi="Times New Roman"/>
          <w:szCs w:val="20"/>
          <w:lang w:eastAsia="zh-CN"/>
        </w:rPr>
        <w:t>13 is endorsed.</w:t>
      </w:r>
    </w:p>
    <w:p w14:paraId="18D4994B" w14:textId="27F4F54D" w:rsidR="004E0730" w:rsidRPr="0091335C" w:rsidRDefault="004E0730" w:rsidP="004E0730">
      <w:pPr>
        <w:snapToGrid w:val="0"/>
        <w:rPr>
          <w:rFonts w:ascii="Times New Roman" w:hAnsi="Times New Roman"/>
          <w:szCs w:val="20"/>
        </w:rPr>
      </w:pPr>
      <w:r w:rsidRPr="0091335C">
        <w:rPr>
          <w:rFonts w:ascii="Times New Roman" w:hAnsi="Times New Roman"/>
          <w:szCs w:val="20"/>
        </w:rPr>
        <w:t xml:space="preserve">The corresponding CR for Rel-19, TS 38.213 in </w:t>
      </w:r>
      <w:hyperlink r:id="rId156" w:history="1">
        <w:r w:rsidR="00C62C50" w:rsidRPr="00F257AB">
          <w:rPr>
            <w:rStyle w:val="Hyperlink"/>
            <w:rFonts w:ascii="Times New Roman" w:hAnsi="Times New Roman"/>
            <w:szCs w:val="20"/>
            <w:highlight w:val="green"/>
          </w:rPr>
          <w:t>R1-2606869</w:t>
        </w:r>
      </w:hyperlink>
      <w:r w:rsidRPr="0091335C">
        <w:rPr>
          <w:rFonts w:ascii="Times New Roman" w:hAnsi="Times New Roman"/>
          <w:szCs w:val="20"/>
        </w:rPr>
        <w:t xml:space="preserve"> is </w:t>
      </w:r>
      <w:r w:rsidR="0091335C" w:rsidRPr="0091335C">
        <w:rPr>
          <w:rFonts w:ascii="Times New Roman" w:hAnsi="Times New Roman"/>
          <w:szCs w:val="20"/>
          <w:highlight w:val="green"/>
        </w:rPr>
        <w:t>agreed</w:t>
      </w:r>
      <w:r w:rsidRPr="0091335C">
        <w:rPr>
          <w:rFonts w:ascii="Times New Roman" w:hAnsi="Times New Roman"/>
          <w:szCs w:val="20"/>
        </w:rPr>
        <w:t>.</w:t>
      </w:r>
    </w:p>
    <w:p w14:paraId="50BA418E" w14:textId="0EB6FF2B" w:rsidR="0091335C" w:rsidRPr="0091335C" w:rsidRDefault="0091335C" w:rsidP="004E0730">
      <w:pPr>
        <w:snapToGrid w:val="0"/>
        <w:rPr>
          <w:rFonts w:ascii="Times New Roman" w:hAnsi="Times New Roman"/>
          <w:szCs w:val="20"/>
          <w:lang w:eastAsia="zh-CN"/>
        </w:rPr>
      </w:pPr>
      <w:r>
        <w:rPr>
          <w:rFonts w:ascii="Times New Roman" w:hAnsi="Times New Roman"/>
          <w:szCs w:val="20"/>
          <w:lang w:eastAsia="zh-CN"/>
        </w:rPr>
        <w:t>(</w:t>
      </w:r>
      <w:r w:rsidR="006B1A43">
        <w:rPr>
          <w:rFonts w:ascii="Times New Roman" w:hAnsi="Times New Roman"/>
          <w:szCs w:val="20"/>
          <w:lang w:eastAsia="zh-CN"/>
        </w:rPr>
        <w:t xml:space="preserve">Rel-19, </w:t>
      </w:r>
      <w:r>
        <w:rPr>
          <w:rFonts w:ascii="Times New Roman" w:hAnsi="Times New Roman"/>
          <w:szCs w:val="20"/>
          <w:lang w:eastAsia="zh-CN"/>
        </w:rPr>
        <w:t>TS 38.213</w:t>
      </w:r>
      <w:r w:rsidR="006B1A43">
        <w:rPr>
          <w:rFonts w:ascii="Times New Roman" w:hAnsi="Times New Roman"/>
          <w:szCs w:val="20"/>
          <w:lang w:eastAsia="zh-CN"/>
        </w:rPr>
        <w:t xml:space="preserve">, </w:t>
      </w:r>
      <w:r w:rsidR="006B1A43">
        <w:rPr>
          <w:lang w:eastAsia="zh-CN"/>
        </w:rPr>
        <w:t>NR_MIMO_Ph5-Core,</w:t>
      </w:r>
      <w:r>
        <w:rPr>
          <w:rFonts w:ascii="Times New Roman" w:hAnsi="Times New Roman"/>
          <w:szCs w:val="20"/>
          <w:lang w:eastAsia="zh-CN"/>
        </w:rPr>
        <w:t xml:space="preserve"> CR 0785, Cat F)</w:t>
      </w:r>
    </w:p>
    <w:p w14:paraId="2F09A3D8" w14:textId="77777777" w:rsidR="004E0730" w:rsidRDefault="004E0730" w:rsidP="004E0730">
      <w:pPr>
        <w:snapToGrid w:val="0"/>
        <w:rPr>
          <w:rFonts w:eastAsia="SimSun"/>
          <w:bCs/>
          <w:iCs/>
          <w:color w:val="3333FF"/>
          <w:sz w:val="18"/>
          <w:szCs w:val="20"/>
          <w:lang w:eastAsia="zh-CN"/>
        </w:rPr>
      </w:pPr>
    </w:p>
    <w:p w14:paraId="1FDF67E4" w14:textId="77777777" w:rsidR="004E0730" w:rsidRDefault="004E0730">
      <w:pPr>
        <w:pStyle w:val="ListParagraph"/>
        <w:numPr>
          <w:ilvl w:val="0"/>
          <w:numId w:val="96"/>
        </w:numPr>
        <w:overflowPunct/>
        <w:autoSpaceDE/>
        <w:autoSpaceDN/>
        <w:adjustRightInd/>
        <w:spacing w:after="160" w:line="256" w:lineRule="auto"/>
        <w:textAlignment w:val="auto"/>
        <w:rPr>
          <w:sz w:val="18"/>
          <w:szCs w:val="18"/>
        </w:rPr>
      </w:pPr>
      <w:r>
        <w:rPr>
          <w:rFonts w:eastAsia="DengXian"/>
          <w:b/>
          <w:sz w:val="18"/>
          <w:szCs w:val="18"/>
          <w:lang w:eastAsia="ko-KR"/>
        </w:rPr>
        <w:t>Reason for change:</w:t>
      </w:r>
      <w:r>
        <w:rPr>
          <w:b/>
          <w:sz w:val="18"/>
          <w:szCs w:val="18"/>
        </w:rPr>
        <w:t xml:space="preserve"> </w:t>
      </w:r>
      <w:r>
        <w:rPr>
          <w:rFonts w:eastAsia="PMingLiU"/>
          <w:bCs/>
          <w:sz w:val="18"/>
          <w:szCs w:val="18"/>
          <w:lang w:eastAsia="zh-TW"/>
        </w:rPr>
        <w:t xml:space="preserve"> UE behaviour is unclear for overlapping PUCCH with UEIRI and other channels/signals.</w:t>
      </w:r>
    </w:p>
    <w:p w14:paraId="58A1682C" w14:textId="77777777" w:rsidR="004E0730" w:rsidRDefault="004E0730">
      <w:pPr>
        <w:pStyle w:val="ListParagraph"/>
        <w:numPr>
          <w:ilvl w:val="0"/>
          <w:numId w:val="96"/>
        </w:numPr>
        <w:overflowPunct/>
        <w:autoSpaceDE/>
        <w:autoSpaceDN/>
        <w:adjustRightInd/>
        <w:spacing w:after="160" w:line="256" w:lineRule="auto"/>
        <w:textAlignment w:val="auto"/>
        <w:rPr>
          <w:sz w:val="18"/>
          <w:szCs w:val="18"/>
        </w:rPr>
      </w:pPr>
      <w:r>
        <w:rPr>
          <w:b/>
          <w:sz w:val="18"/>
          <w:szCs w:val="18"/>
        </w:rPr>
        <w:t xml:space="preserve">Summary of change: </w:t>
      </w:r>
      <w:r>
        <w:rPr>
          <w:rFonts w:eastAsia="PMingLiU"/>
          <w:bCs/>
          <w:sz w:val="18"/>
          <w:szCs w:val="18"/>
          <w:lang w:eastAsia="zh-TW"/>
        </w:rPr>
        <w:t>Reuse the same behaviour as SR for overlapping PUCCH with UEIRI and other channels/signals</w:t>
      </w:r>
      <w:r>
        <w:rPr>
          <w:sz w:val="18"/>
          <w:szCs w:val="18"/>
        </w:rPr>
        <w:t>.</w:t>
      </w:r>
    </w:p>
    <w:p w14:paraId="432651BA" w14:textId="77777777" w:rsidR="004E0730" w:rsidRDefault="004E0730">
      <w:pPr>
        <w:pStyle w:val="ListParagraph"/>
        <w:numPr>
          <w:ilvl w:val="0"/>
          <w:numId w:val="96"/>
        </w:numPr>
        <w:overflowPunct/>
        <w:autoSpaceDE/>
        <w:autoSpaceDN/>
        <w:adjustRightInd/>
        <w:spacing w:after="160" w:line="256" w:lineRule="auto"/>
        <w:textAlignment w:val="auto"/>
        <w:rPr>
          <w:sz w:val="18"/>
          <w:szCs w:val="18"/>
        </w:rPr>
      </w:pPr>
      <w:r>
        <w:rPr>
          <w:b/>
          <w:sz w:val="18"/>
          <w:szCs w:val="18"/>
        </w:rPr>
        <w:t>Consequences if not approved</w:t>
      </w:r>
      <w:r>
        <w:rPr>
          <w:b/>
          <w:sz w:val="18"/>
          <w:szCs w:val="18"/>
          <w:lang w:eastAsia="ko-KR"/>
        </w:rPr>
        <w:t>:</w:t>
      </w:r>
      <w:r>
        <w:rPr>
          <w:b/>
          <w:sz w:val="18"/>
          <w:szCs w:val="18"/>
        </w:rPr>
        <w:t xml:space="preserve"> </w:t>
      </w:r>
      <w:r>
        <w:rPr>
          <w:rFonts w:eastAsia="PMingLiU"/>
          <w:bCs/>
          <w:sz w:val="18"/>
          <w:szCs w:val="18"/>
          <w:lang w:eastAsia="zh-TW"/>
        </w:rPr>
        <w:t>Unclear UE behaviour</w:t>
      </w:r>
      <w:r>
        <w:rPr>
          <w:sz w:val="18"/>
          <w:szCs w:val="18"/>
        </w:rPr>
        <w:t>.</w:t>
      </w:r>
    </w:p>
    <w:tbl>
      <w:tblPr>
        <w:tblStyle w:val="TableGrid"/>
        <w:tblW w:w="0" w:type="auto"/>
        <w:tblLayout w:type="fixed"/>
        <w:tblLook w:val="04A0" w:firstRow="1" w:lastRow="0" w:firstColumn="1" w:lastColumn="0" w:noHBand="0" w:noVBand="1"/>
      </w:tblPr>
      <w:tblGrid>
        <w:gridCol w:w="10151"/>
      </w:tblGrid>
      <w:tr w:rsidR="004E0730" w14:paraId="683FEA63" w14:textId="77777777" w:rsidTr="00791DCF">
        <w:tc>
          <w:tcPr>
            <w:tcW w:w="10151" w:type="dxa"/>
          </w:tcPr>
          <w:p w14:paraId="301A1C12" w14:textId="77777777" w:rsidR="004E0730" w:rsidRDefault="004E0730" w:rsidP="00791DCF">
            <w:pPr>
              <w:keepNext/>
              <w:keepLines/>
              <w:tabs>
                <w:tab w:val="left" w:pos="426"/>
                <w:tab w:val="left" w:pos="1134"/>
              </w:tabs>
              <w:overflowPunct w:val="0"/>
              <w:autoSpaceDE w:val="0"/>
              <w:autoSpaceDN w:val="0"/>
              <w:adjustRightInd w:val="0"/>
              <w:spacing w:before="360" w:after="120" w:line="288" w:lineRule="auto"/>
              <w:textAlignment w:val="baseline"/>
              <w:outlineLvl w:val="0"/>
            </w:pPr>
            <w:bookmarkStart w:id="57" w:name="_Toc239313205"/>
            <w:r>
              <w:rPr>
                <w:rFonts w:ascii="Times New Roman" w:hAnsi="Times New Roman"/>
              </w:rPr>
              <w:lastRenderedPageBreak/>
              <w:t>9</w:t>
            </w:r>
            <w:r>
              <w:rPr>
                <w:rFonts w:ascii="Times New Roman" w:hAnsi="Times New Roman"/>
              </w:rPr>
              <w:tab/>
            </w:r>
            <w:r>
              <w:rPr>
                <w:rFonts w:ascii="Times New Roman" w:hAnsi="Times New Roman"/>
                <w:szCs w:val="28"/>
              </w:rPr>
              <w:t>UE procedure for reporting control information</w:t>
            </w:r>
            <w:bookmarkEnd w:id="57"/>
          </w:p>
          <w:p w14:paraId="74B3ADA9" w14:textId="77777777" w:rsidR="004E0730" w:rsidRDefault="004E0730" w:rsidP="00791DCF">
            <w:pPr>
              <w:jc w:val="center"/>
              <w:rPr>
                <w:rFonts w:eastAsia="MS Mincho"/>
                <w:color w:val="FF0000"/>
                <w:sz w:val="18"/>
                <w:szCs w:val="18"/>
              </w:rPr>
            </w:pPr>
            <w:r>
              <w:rPr>
                <w:rFonts w:ascii="Times New Roman" w:eastAsia="MS Mincho" w:hAnsi="Times New Roman"/>
                <w:color w:val="FF0000"/>
                <w:sz w:val="18"/>
                <w:szCs w:val="18"/>
              </w:rPr>
              <w:t>&lt;Unchanged parts are omitted&gt;</w:t>
            </w:r>
          </w:p>
          <w:p w14:paraId="2C1A2568" w14:textId="77777777" w:rsidR="004E0730" w:rsidRDefault="004E0730" w:rsidP="00791DCF">
            <w:pPr>
              <w:spacing w:after="180"/>
              <w:rPr>
                <w:rFonts w:eastAsia="SimSun"/>
                <w:sz w:val="18"/>
                <w:szCs w:val="18"/>
              </w:rPr>
            </w:pPr>
            <w:r>
              <w:rPr>
                <w:rFonts w:ascii="Times New Roman" w:eastAsia="SimSun" w:hAnsi="Times New Roman"/>
                <w:sz w:val="18"/>
                <w:szCs w:val="18"/>
              </w:rPr>
              <w:t>If a UE is configured for NR-DC operation, the UE does not expect to be configured with a PUCCH-</w:t>
            </w:r>
            <w:proofErr w:type="spellStart"/>
            <w:r>
              <w:rPr>
                <w:rFonts w:ascii="Times New Roman" w:eastAsia="SimSun" w:hAnsi="Times New Roman"/>
                <w:sz w:val="18"/>
                <w:szCs w:val="18"/>
              </w:rPr>
              <w:t>SCell</w:t>
            </w:r>
            <w:proofErr w:type="spellEnd"/>
            <w:r>
              <w:rPr>
                <w:rFonts w:ascii="Times New Roman" w:eastAsia="SimSun" w:hAnsi="Times New Roman"/>
                <w:sz w:val="18"/>
                <w:szCs w:val="18"/>
              </w:rPr>
              <w:t>.</w:t>
            </w:r>
          </w:p>
          <w:p w14:paraId="0219C7C0" w14:textId="77777777" w:rsidR="004E0730" w:rsidRDefault="004E0730" w:rsidP="00791DCF">
            <w:pPr>
              <w:spacing w:after="180"/>
              <w:rPr>
                <w:rFonts w:eastAsia="SimSun"/>
                <w:color w:val="FF0000"/>
                <w:sz w:val="18"/>
                <w:szCs w:val="18"/>
              </w:rPr>
            </w:pPr>
            <w:r>
              <w:rPr>
                <w:rFonts w:ascii="Times New Roman" w:eastAsia="SimSun" w:hAnsi="Times New Roman"/>
                <w:color w:val="FF0000"/>
                <w:sz w:val="18"/>
                <w:szCs w:val="18"/>
              </w:rPr>
              <w:t>For the remaining of this clause, unless stated otherwise, any reference to SR is applicable for LRR and/or for UEIRI.</w:t>
            </w:r>
          </w:p>
          <w:p w14:paraId="3210B05F" w14:textId="77777777" w:rsidR="004E0730" w:rsidRDefault="004E0730" w:rsidP="00791DCF">
            <w:pPr>
              <w:spacing w:after="180"/>
              <w:rPr>
                <w:rFonts w:eastAsia="SimSun"/>
                <w:sz w:val="18"/>
                <w:szCs w:val="18"/>
              </w:rPr>
            </w:pPr>
            <w:r>
              <w:rPr>
                <w:rFonts w:ascii="Times New Roman" w:eastAsia="SimSun" w:hAnsi="Times New Roman"/>
                <w:sz w:val="18"/>
                <w:szCs w:val="18"/>
              </w:rPr>
              <w:t xml:space="preserve">A PUSCH or a PUCCH transmission other than PUCCH transmissions with SL HARQ-ACK reports, including repetitions if any, can be of priority index 0 or of priority index 1. For a configured grant PUSCH transmission, a UE determines a priority index from </w:t>
            </w:r>
            <w:proofErr w:type="spellStart"/>
            <w:r>
              <w:rPr>
                <w:rFonts w:ascii="Times New Roman" w:eastAsia="SimSun" w:hAnsi="Times New Roman"/>
                <w:sz w:val="18"/>
                <w:szCs w:val="18"/>
              </w:rPr>
              <w:t>phy-PriorityIndex</w:t>
            </w:r>
            <w:proofErr w:type="spellEnd"/>
            <w:r>
              <w:rPr>
                <w:rFonts w:ascii="Times New Roman" w:eastAsia="SimSun" w:hAnsi="Times New Roman"/>
                <w:sz w:val="18"/>
                <w:szCs w:val="18"/>
              </w:rPr>
              <w:t xml:space="preserve">, if provided. For a PUCCH transmission with HARQ-ACK information corresponding to a SPS PDSCH reception or a SPS PDSCH release, a UE determines a priority index from </w:t>
            </w:r>
            <w:proofErr w:type="spellStart"/>
            <w:r>
              <w:rPr>
                <w:rFonts w:ascii="Times New Roman" w:eastAsia="SimSun" w:hAnsi="Times New Roman"/>
                <w:sz w:val="18"/>
                <w:szCs w:val="18"/>
              </w:rPr>
              <w:t>harq-CodebookID</w:t>
            </w:r>
            <w:proofErr w:type="spellEnd"/>
            <w:r>
              <w:rPr>
                <w:rFonts w:ascii="Times New Roman" w:eastAsia="SimSun" w:hAnsi="Times New Roman"/>
                <w:sz w:val="18"/>
                <w:szCs w:val="18"/>
              </w:rPr>
              <w:t xml:space="preserve">, if provided. For a PUCCH transmission with SR, a UE determines the corresponding priority as described in clause 9.2.4. For a PUSCH transmission with semi-persistent CSI report, a UE determines a priority index from a priority indicator field, if provided, in a DCI format that activates the semi-persistent CSI report. If a priority index is not provided to a UE for a PUSCH or a PUCCH transmission other than PUCCH transmissions with SL HARQ-ACK reports, the priority index is 0. </w:t>
            </w:r>
          </w:p>
          <w:p w14:paraId="454AF904" w14:textId="77777777" w:rsidR="004E0730" w:rsidRDefault="004E0730" w:rsidP="00791DCF">
            <w:pPr>
              <w:contextualSpacing/>
              <w:jc w:val="center"/>
              <w:rPr>
                <w:sz w:val="18"/>
                <w:szCs w:val="18"/>
              </w:rPr>
            </w:pPr>
            <w:r>
              <w:rPr>
                <w:rFonts w:ascii="Times New Roman" w:eastAsia="MS Mincho" w:hAnsi="Times New Roman"/>
                <w:color w:val="FF0000"/>
                <w:szCs w:val="20"/>
              </w:rPr>
              <w:t>&lt;Unchanged parts are omitted&gt;</w:t>
            </w:r>
          </w:p>
        </w:tc>
      </w:tr>
    </w:tbl>
    <w:p w14:paraId="770FD34B" w14:textId="77777777" w:rsidR="004E0730" w:rsidRDefault="004E0730" w:rsidP="004E0730">
      <w:pPr>
        <w:rPr>
          <w:rFonts w:ascii="Times New Roman" w:eastAsiaTheme="minorEastAsia" w:hAnsi="Times New Roman"/>
          <w:lang w:eastAsia="zh-CN"/>
        </w:rPr>
      </w:pPr>
    </w:p>
    <w:p w14:paraId="3529E3B3" w14:textId="77777777" w:rsidR="004E0730" w:rsidRPr="00F257AB" w:rsidRDefault="004E0730" w:rsidP="004E0730">
      <w:pPr>
        <w:rPr>
          <w:rFonts w:ascii="Times New Roman" w:eastAsiaTheme="minorEastAsia" w:hAnsi="Times New Roman"/>
          <w:b/>
          <w:bCs/>
          <w:szCs w:val="20"/>
          <w:lang w:eastAsia="zh-CN"/>
        </w:rPr>
      </w:pPr>
      <w:r w:rsidRPr="00F257AB">
        <w:rPr>
          <w:rFonts w:ascii="Times New Roman" w:eastAsiaTheme="minorEastAsia" w:hAnsi="Times New Roman"/>
          <w:b/>
          <w:bCs/>
          <w:szCs w:val="20"/>
          <w:highlight w:val="green"/>
          <w:lang w:eastAsia="zh-CN"/>
        </w:rPr>
        <w:t>Agreement:</w:t>
      </w:r>
    </w:p>
    <w:p w14:paraId="231122D2" w14:textId="5BC4DC23" w:rsidR="004E0730" w:rsidRPr="00F257AB" w:rsidRDefault="004E0730" w:rsidP="004E0730">
      <w:pPr>
        <w:contextualSpacing/>
        <w:rPr>
          <w:rFonts w:ascii="Times New Roman" w:eastAsia="SimSun" w:hAnsi="Times New Roman"/>
          <w:b/>
          <w:iCs/>
          <w:color w:val="3333FF"/>
          <w:szCs w:val="20"/>
          <w:u w:val="single"/>
        </w:rPr>
      </w:pPr>
      <w:r w:rsidRPr="00F257AB">
        <w:rPr>
          <w:rFonts w:ascii="Times New Roman" w:hAnsi="Times New Roman"/>
          <w:szCs w:val="20"/>
        </w:rPr>
        <w:t xml:space="preserve">The draft CR in </w:t>
      </w:r>
      <w:hyperlink r:id="rId157" w:history="1">
        <w:r w:rsidR="00C62C50" w:rsidRPr="00F257AB">
          <w:rPr>
            <w:rStyle w:val="Hyperlink"/>
            <w:rFonts w:ascii="Times New Roman" w:hAnsi="Times New Roman"/>
            <w:szCs w:val="20"/>
            <w:lang w:eastAsia="zh-CN"/>
          </w:rPr>
          <w:t>R1-2606230</w:t>
        </w:r>
      </w:hyperlink>
      <w:r w:rsidRPr="00F257AB">
        <w:rPr>
          <w:rFonts w:ascii="Times New Roman" w:hAnsi="Times New Roman"/>
          <w:szCs w:val="20"/>
          <w:lang w:eastAsia="zh-CN"/>
        </w:rPr>
        <w:t xml:space="preserve"> for Rel-19 TS 38.214 is endorsed as </w:t>
      </w:r>
      <w:r w:rsidRPr="00F257AB">
        <w:rPr>
          <w:rFonts w:ascii="Times New Roman" w:hAnsi="Times New Roman"/>
          <w:b/>
          <w:bCs/>
          <w:color w:val="FF0000"/>
          <w:szCs w:val="20"/>
          <w:lang w:eastAsia="zh-CN"/>
        </w:rPr>
        <w:t>alignment CR for TS 38.214.</w:t>
      </w:r>
    </w:p>
    <w:p w14:paraId="63718F21" w14:textId="77777777" w:rsidR="004E0730" w:rsidRPr="00F257AB" w:rsidRDefault="004E0730" w:rsidP="004E0730">
      <w:pPr>
        <w:rPr>
          <w:rFonts w:ascii="Times New Roman" w:eastAsiaTheme="minorEastAsia" w:hAnsi="Times New Roman"/>
          <w:szCs w:val="20"/>
          <w:lang w:eastAsia="zh-CN"/>
        </w:rPr>
      </w:pPr>
    </w:p>
    <w:p w14:paraId="168CD1B6" w14:textId="77777777" w:rsidR="004E0730" w:rsidRPr="00F257AB" w:rsidRDefault="004E0730" w:rsidP="004E0730">
      <w:pPr>
        <w:rPr>
          <w:rFonts w:ascii="Times New Roman" w:eastAsiaTheme="minorEastAsia" w:hAnsi="Times New Roman"/>
          <w:b/>
          <w:bCs/>
          <w:szCs w:val="20"/>
          <w:lang w:eastAsia="zh-CN"/>
        </w:rPr>
      </w:pPr>
      <w:r w:rsidRPr="00F257AB">
        <w:rPr>
          <w:rFonts w:ascii="Times New Roman" w:eastAsiaTheme="minorEastAsia" w:hAnsi="Times New Roman"/>
          <w:b/>
          <w:bCs/>
          <w:szCs w:val="20"/>
          <w:highlight w:val="green"/>
          <w:lang w:eastAsia="zh-CN"/>
        </w:rPr>
        <w:t>Agreement:</w:t>
      </w:r>
    </w:p>
    <w:p w14:paraId="3355FC19" w14:textId="244EDD83" w:rsidR="004E0730" w:rsidRPr="00F257AB" w:rsidRDefault="004E0730" w:rsidP="004E0730">
      <w:pPr>
        <w:contextualSpacing/>
        <w:rPr>
          <w:rFonts w:ascii="Times New Roman" w:eastAsia="SimSun" w:hAnsi="Times New Roman"/>
          <w:b/>
          <w:iCs/>
          <w:color w:val="3333FF"/>
          <w:szCs w:val="20"/>
          <w:u w:val="single"/>
        </w:rPr>
      </w:pPr>
      <w:r w:rsidRPr="00F257AB">
        <w:rPr>
          <w:rFonts w:ascii="Times New Roman" w:hAnsi="Times New Roman"/>
          <w:szCs w:val="20"/>
        </w:rPr>
        <w:t xml:space="preserve">The draft CR in </w:t>
      </w:r>
      <w:hyperlink r:id="rId158" w:history="1">
        <w:r w:rsidR="00C62C50" w:rsidRPr="00F257AB">
          <w:rPr>
            <w:rStyle w:val="Hyperlink"/>
            <w:rFonts w:ascii="Times New Roman" w:hAnsi="Times New Roman"/>
            <w:szCs w:val="20"/>
            <w:lang w:val="en-US" w:eastAsia="zh-CN"/>
          </w:rPr>
          <w:t>R1-2606128</w:t>
        </w:r>
      </w:hyperlink>
      <w:r w:rsidRPr="00F257AB">
        <w:rPr>
          <w:rFonts w:ascii="Times New Roman" w:hAnsi="Times New Roman"/>
          <w:szCs w:val="20"/>
          <w:lang w:eastAsia="zh-CN"/>
        </w:rPr>
        <w:t xml:space="preserve"> for Rel-19 TS 38.215 is endorsed as </w:t>
      </w:r>
      <w:r w:rsidRPr="00F257AB">
        <w:rPr>
          <w:rFonts w:ascii="Times New Roman" w:hAnsi="Times New Roman"/>
          <w:b/>
          <w:bCs/>
          <w:color w:val="FF0000"/>
          <w:szCs w:val="20"/>
          <w:lang w:eastAsia="zh-CN"/>
        </w:rPr>
        <w:t>alignment CR for TS 38.215</w:t>
      </w:r>
      <w:r w:rsidRPr="00F257AB">
        <w:rPr>
          <w:rFonts w:ascii="Times New Roman" w:hAnsi="Times New Roman"/>
          <w:szCs w:val="20"/>
          <w:lang w:eastAsia="zh-CN"/>
        </w:rPr>
        <w:t>.</w:t>
      </w:r>
    </w:p>
    <w:p w14:paraId="04B521C7" w14:textId="77777777" w:rsidR="004E0730" w:rsidRDefault="004E0730" w:rsidP="004E0730">
      <w:pPr>
        <w:rPr>
          <w:rFonts w:ascii="Times New Roman" w:eastAsiaTheme="minorEastAsia" w:hAnsi="Times New Roman"/>
          <w:lang w:eastAsia="zh-CN"/>
        </w:rPr>
      </w:pPr>
    </w:p>
    <w:p w14:paraId="33DD88D7" w14:textId="3420F6F4" w:rsidR="004E0730" w:rsidRPr="00551249" w:rsidRDefault="00C62C50" w:rsidP="004E0730">
      <w:pPr>
        <w:rPr>
          <w:rFonts w:ascii="Times New Roman" w:eastAsiaTheme="minorEastAsia" w:hAnsi="Times New Roman"/>
          <w:b/>
          <w:bCs/>
          <w:lang w:eastAsia="zh-CN"/>
        </w:rPr>
      </w:pPr>
      <w:hyperlink r:id="rId159" w:history="1">
        <w:r w:rsidRPr="00551249">
          <w:rPr>
            <w:rStyle w:val="Hyperlink"/>
            <w:rFonts w:ascii="Times New Roman" w:eastAsiaTheme="minorEastAsia" w:hAnsi="Times New Roman"/>
            <w:b/>
            <w:bCs/>
            <w:lang w:eastAsia="zh-CN"/>
          </w:rPr>
          <w:t>R1-2606867</w:t>
        </w:r>
      </w:hyperlink>
      <w:r w:rsidR="00AF20F0" w:rsidRPr="00551249">
        <w:rPr>
          <w:rFonts w:ascii="Times New Roman" w:eastAsiaTheme="minorEastAsia" w:hAnsi="Times New Roman"/>
          <w:b/>
          <w:bCs/>
          <w:lang w:eastAsia="zh-CN"/>
        </w:rPr>
        <w:tab/>
        <w:t>Moderator Summary #2 on UEI/ED beam management and CSI enhancements Moderator (ZTE)</w:t>
      </w:r>
    </w:p>
    <w:p w14:paraId="54D766C3" w14:textId="77777777" w:rsidR="004E0730" w:rsidRPr="00551249" w:rsidRDefault="004E0730" w:rsidP="004E0730">
      <w:pPr>
        <w:rPr>
          <w:rFonts w:ascii="Times New Roman" w:eastAsiaTheme="minorEastAsia" w:hAnsi="Times New Roman"/>
          <w:b/>
          <w:bCs/>
          <w:lang w:eastAsia="zh-CN"/>
        </w:rPr>
      </w:pPr>
    </w:p>
    <w:p w14:paraId="668E2BB1" w14:textId="77777777" w:rsidR="004E0730" w:rsidRPr="00F257AB" w:rsidRDefault="004E0730" w:rsidP="004E0730">
      <w:pPr>
        <w:adjustRightInd w:val="0"/>
        <w:snapToGrid w:val="0"/>
        <w:spacing w:line="257" w:lineRule="auto"/>
        <w:jc w:val="both"/>
        <w:rPr>
          <w:rFonts w:ascii="Times New Roman" w:hAnsi="Times New Roman"/>
          <w:color w:val="0000FF"/>
          <w:szCs w:val="20"/>
          <w:u w:val="single"/>
        </w:rPr>
      </w:pPr>
      <w:r w:rsidRPr="00F257AB">
        <w:rPr>
          <w:rFonts w:ascii="Times New Roman" w:eastAsia="SimSun" w:hAnsi="Times New Roman"/>
          <w:b/>
          <w:szCs w:val="20"/>
          <w:u w:val="single"/>
          <w:lang w:val="en-US" w:eastAsia="zh-CN"/>
        </w:rPr>
        <w:t>Conclusion</w:t>
      </w:r>
      <w:r w:rsidRPr="00F257AB">
        <w:rPr>
          <w:rFonts w:ascii="Times New Roman" w:eastAsia="SimSun" w:hAnsi="Times New Roman"/>
          <w:b/>
          <w:szCs w:val="20"/>
          <w:u w:val="single"/>
        </w:rPr>
        <w:t>:</w:t>
      </w:r>
    </w:p>
    <w:p w14:paraId="772F11DE" w14:textId="6531C209" w:rsidR="004E0730" w:rsidRPr="00F257AB" w:rsidRDefault="004E0730" w:rsidP="004E0730">
      <w:pPr>
        <w:snapToGrid w:val="0"/>
        <w:rPr>
          <w:rFonts w:ascii="Times New Roman" w:hAnsi="Times New Roman"/>
          <w:color w:val="0000FF"/>
          <w:szCs w:val="20"/>
          <w:u w:val="single"/>
        </w:rPr>
      </w:pPr>
      <w:r w:rsidRPr="00F257AB">
        <w:rPr>
          <w:rFonts w:ascii="Times New Roman" w:hAnsi="Times New Roman"/>
          <w:szCs w:val="20"/>
          <w:lang w:val="en-US" w:eastAsia="zh-CN"/>
        </w:rPr>
        <w:t xml:space="preserve">There is no consensus in RAN1 to support the following change from </w:t>
      </w:r>
      <w:hyperlink r:id="rId160" w:history="1">
        <w:r w:rsidR="00C62C50" w:rsidRPr="00F257AB">
          <w:rPr>
            <w:rStyle w:val="Hyperlink"/>
            <w:rFonts w:ascii="Times New Roman" w:hAnsi="Times New Roman"/>
            <w:b/>
            <w:bCs/>
            <w:szCs w:val="20"/>
            <w:highlight w:val="red"/>
            <w:lang w:val="en-US" w:eastAsia="zh-CN"/>
          </w:rPr>
          <w:t>R1-2605805</w:t>
        </w:r>
      </w:hyperlink>
      <w:r w:rsidRPr="00F257AB">
        <w:rPr>
          <w:rFonts w:ascii="Times New Roman" w:hAnsi="Times New Roman"/>
          <w:szCs w:val="20"/>
          <w:lang w:val="en-US" w:eastAsia="zh-CN"/>
        </w:rPr>
        <w:t xml:space="preserve"> of Clause 5.2.1.5.4.1 in TS 38.214:</w:t>
      </w:r>
    </w:p>
    <w:tbl>
      <w:tblPr>
        <w:tblStyle w:val="TableGrid"/>
        <w:tblW w:w="10183" w:type="dxa"/>
        <w:tblLayout w:type="fixed"/>
        <w:tblLook w:val="04A0" w:firstRow="1" w:lastRow="0" w:firstColumn="1" w:lastColumn="0" w:noHBand="0" w:noVBand="1"/>
      </w:tblPr>
      <w:tblGrid>
        <w:gridCol w:w="10183"/>
      </w:tblGrid>
      <w:tr w:rsidR="004E0730" w14:paraId="3F983071" w14:textId="77777777" w:rsidTr="00791DCF">
        <w:tc>
          <w:tcPr>
            <w:tcW w:w="10183" w:type="dxa"/>
          </w:tcPr>
          <w:p w14:paraId="63CD796B" w14:textId="77777777" w:rsidR="004E0730" w:rsidRDefault="004E0730" w:rsidP="00791DCF">
            <w:pPr>
              <w:keepNext/>
              <w:keepLines/>
              <w:tabs>
                <w:tab w:val="left" w:pos="0"/>
                <w:tab w:val="left" w:pos="576"/>
                <w:tab w:val="left" w:pos="864"/>
              </w:tabs>
              <w:spacing w:before="120" w:after="180"/>
              <w:rPr>
                <w:rFonts w:eastAsia="SimSun"/>
                <w:szCs w:val="20"/>
              </w:rPr>
            </w:pPr>
            <w:r>
              <w:rPr>
                <w:rFonts w:ascii="Times New Roman" w:eastAsia="SimSun" w:hAnsi="Times New Roman"/>
                <w:szCs w:val="20"/>
              </w:rPr>
              <w:t>5.2.1.5.4.1</w:t>
            </w:r>
            <w:r>
              <w:rPr>
                <w:rFonts w:ascii="Times New Roman" w:eastAsia="SimSun" w:hAnsi="Times New Roman"/>
                <w:szCs w:val="20"/>
              </w:rPr>
              <w:tab/>
              <w:t xml:space="preserve">UE Initiated CSI reporting </w:t>
            </w:r>
          </w:p>
          <w:p w14:paraId="5CB7DCCE" w14:textId="77777777" w:rsidR="004E0730" w:rsidRDefault="004E0730" w:rsidP="00791DCF">
            <w:pPr>
              <w:jc w:val="center"/>
              <w:rPr>
                <w:rFonts w:eastAsia="MS Mincho"/>
                <w:color w:val="FF0000"/>
                <w:sz w:val="18"/>
                <w:szCs w:val="18"/>
              </w:rPr>
            </w:pPr>
            <w:r>
              <w:rPr>
                <w:rFonts w:ascii="Times New Roman" w:eastAsia="MS Mincho" w:hAnsi="Times New Roman"/>
                <w:color w:val="FF0000"/>
                <w:sz w:val="18"/>
                <w:szCs w:val="18"/>
              </w:rPr>
              <w:t>&lt;Unchanged parts are omitted&gt;</w:t>
            </w:r>
          </w:p>
          <w:p w14:paraId="149EA9FF" w14:textId="77777777" w:rsidR="004E0730" w:rsidRDefault="004E0730" w:rsidP="00791DCF">
            <w:pPr>
              <w:rPr>
                <w:rFonts w:eastAsia="Malgun Gothic"/>
                <w:color w:val="FF0000"/>
                <w:sz w:val="18"/>
                <w:szCs w:val="18"/>
              </w:rPr>
            </w:pPr>
          </w:p>
          <w:p w14:paraId="25EC6957" w14:textId="77777777" w:rsidR="004E0730" w:rsidRDefault="004E0730" w:rsidP="00791DCF">
            <w:pPr>
              <w:rPr>
                <w:rFonts w:eastAsia="Times New Roman"/>
                <w:sz w:val="18"/>
                <w:szCs w:val="18"/>
              </w:rPr>
            </w:pPr>
            <w:r>
              <w:rPr>
                <w:rFonts w:ascii="Times New Roman" w:eastAsia="Times New Roman" w:hAnsi="Times New Roman"/>
                <w:sz w:val="18"/>
                <w:szCs w:val="18"/>
              </w:rPr>
              <w:t>The counter of the event instances for such reference signal is reset:</w:t>
            </w:r>
          </w:p>
          <w:p w14:paraId="7991EFF1" w14:textId="77777777" w:rsidR="004E0730" w:rsidRDefault="004E0730" w:rsidP="00791DCF">
            <w:pPr>
              <w:ind w:left="568" w:hanging="284"/>
              <w:rPr>
                <w:rFonts w:eastAsia="Malgun Gothic"/>
                <w:bCs/>
                <w:color w:val="000000"/>
                <w:sz w:val="18"/>
                <w:szCs w:val="18"/>
                <w:lang w:eastAsia="zh-CN"/>
              </w:rPr>
            </w:pPr>
            <w:r>
              <w:rPr>
                <w:rFonts w:ascii="Times New Roman" w:eastAsia="Malgun Gothic" w:hAnsi="Times New Roman"/>
                <w:sz w:val="18"/>
                <w:szCs w:val="18"/>
              </w:rPr>
              <w:t>-</w:t>
            </w:r>
            <w:r>
              <w:rPr>
                <w:rFonts w:ascii="Times New Roman" w:eastAsia="Malgun Gothic" w:hAnsi="Times New Roman"/>
                <w:sz w:val="18"/>
                <w:szCs w:val="18"/>
              </w:rPr>
              <w:tab/>
              <w:t xml:space="preserve">if the reference signal in the indicated TCI state </w:t>
            </w:r>
            <w:r>
              <w:rPr>
                <w:rFonts w:ascii="Times New Roman" w:eastAsia="Malgun Gothic" w:hAnsi="Times New Roman"/>
                <w:color w:val="FF0000"/>
                <w:sz w:val="18"/>
                <w:szCs w:val="18"/>
              </w:rPr>
              <w:t xml:space="preserve">is updated and </w:t>
            </w:r>
            <w:proofErr w:type="spellStart"/>
            <w:r>
              <w:rPr>
                <w:rFonts w:ascii="Times New Roman" w:eastAsia="Malgun Gothic" w:hAnsi="Times New Roman"/>
                <w:i/>
                <w:color w:val="FF0000"/>
                <w:sz w:val="18"/>
                <w:szCs w:val="18"/>
              </w:rPr>
              <w:t>newBeamResourceSet</w:t>
            </w:r>
            <w:proofErr w:type="spellEnd"/>
            <w:r>
              <w:rPr>
                <w:rFonts w:ascii="Times New Roman" w:eastAsia="Malgun Gothic" w:hAnsi="Times New Roman"/>
                <w:i/>
                <w:color w:val="FF0000"/>
                <w:sz w:val="18"/>
                <w:szCs w:val="18"/>
              </w:rPr>
              <w:t xml:space="preserve"> </w:t>
            </w:r>
            <w:r>
              <w:rPr>
                <w:rFonts w:ascii="Times New Roman" w:eastAsia="Malgun Gothic" w:hAnsi="Times New Roman"/>
                <w:color w:val="FF0000"/>
                <w:sz w:val="18"/>
                <w:szCs w:val="18"/>
              </w:rPr>
              <w:t xml:space="preserve">is a </w:t>
            </w:r>
            <w:r>
              <w:rPr>
                <w:rFonts w:ascii="Times New Roman" w:eastAsia="Malgun Gothic" w:hAnsi="Times New Roman"/>
                <w:i/>
                <w:color w:val="FF0000"/>
                <w:sz w:val="18"/>
                <w:szCs w:val="18"/>
              </w:rPr>
              <w:t>NZP-CSI-RS-</w:t>
            </w:r>
            <w:proofErr w:type="spellStart"/>
            <w:r>
              <w:rPr>
                <w:rFonts w:ascii="Times New Roman" w:eastAsia="Malgun Gothic" w:hAnsi="Times New Roman"/>
                <w:i/>
                <w:color w:val="FF0000"/>
                <w:sz w:val="18"/>
                <w:szCs w:val="18"/>
              </w:rPr>
              <w:t>ResourceSet</w:t>
            </w:r>
            <w:proofErr w:type="spellEnd"/>
            <w:r>
              <w:rPr>
                <w:rFonts w:ascii="Times New Roman" w:eastAsia="Malgun Gothic" w:hAnsi="Times New Roman"/>
                <w:i/>
                <w:color w:val="FF0000"/>
                <w:sz w:val="18"/>
                <w:szCs w:val="18"/>
              </w:rPr>
              <w:t xml:space="preserve"> </w:t>
            </w:r>
            <w:r>
              <w:rPr>
                <w:rFonts w:ascii="Times New Roman" w:eastAsia="Malgun Gothic" w:hAnsi="Times New Roman"/>
                <w:color w:val="FF0000"/>
                <w:sz w:val="18"/>
                <w:szCs w:val="18"/>
              </w:rPr>
              <w:t xml:space="preserve">configured </w:t>
            </w:r>
            <w:r>
              <w:rPr>
                <w:rFonts w:ascii="Times New Roman" w:eastAsia="Malgun Gothic" w:hAnsi="Times New Roman"/>
                <w:bCs/>
                <w:color w:val="FF0000"/>
                <w:sz w:val="18"/>
                <w:szCs w:val="18"/>
              </w:rPr>
              <w:t>with</w:t>
            </w:r>
            <w:r>
              <w:rPr>
                <w:rFonts w:ascii="Times New Roman" w:eastAsia="Malgun Gothic" w:hAnsi="Times New Roman"/>
                <w:bCs/>
                <w:i/>
                <w:iCs/>
                <w:color w:val="FF0000"/>
                <w:sz w:val="18"/>
                <w:szCs w:val="18"/>
              </w:rPr>
              <w:t xml:space="preserve"> </w:t>
            </w:r>
            <w:r>
              <w:rPr>
                <w:rFonts w:ascii="Times New Roman" w:eastAsia="Malgun Gothic" w:hAnsi="Times New Roman"/>
                <w:i/>
                <w:color w:val="FF0000"/>
                <w:sz w:val="18"/>
                <w:szCs w:val="18"/>
              </w:rPr>
              <w:t>repetition,</w:t>
            </w:r>
            <w:r>
              <w:rPr>
                <w:rFonts w:ascii="Times New Roman" w:eastAsia="Malgun Gothic" w:hAnsi="Times New Roman"/>
                <w:color w:val="FF0000"/>
                <w:sz w:val="18"/>
                <w:szCs w:val="18"/>
              </w:rPr>
              <w:t xml:space="preserve"> </w:t>
            </w:r>
            <w:r>
              <w:rPr>
                <w:rFonts w:ascii="Times New Roman" w:eastAsia="Malgun Gothic" w:hAnsi="Times New Roman"/>
                <w:sz w:val="18"/>
                <w:szCs w:val="18"/>
              </w:rPr>
              <w:t xml:space="preserve">or the SS/PBCH block which is </w:t>
            </w:r>
            <w:proofErr w:type="spellStart"/>
            <w:r>
              <w:rPr>
                <w:rFonts w:ascii="Times New Roman" w:eastAsia="Malgun Gothic" w:hAnsi="Times New Roman"/>
                <w:sz w:val="18"/>
                <w:szCs w:val="18"/>
              </w:rPr>
              <w:t>QCLed</w:t>
            </w:r>
            <w:proofErr w:type="spellEnd"/>
            <w:r>
              <w:rPr>
                <w:rFonts w:ascii="Times New Roman" w:eastAsia="Malgun Gothic" w:hAnsi="Times New Roman"/>
                <w:sz w:val="18"/>
                <w:szCs w:val="18"/>
              </w:rPr>
              <w:t xml:space="preserve"> with the reference signal in the indicated TCI state is updated</w:t>
            </w:r>
            <w:r>
              <w:rPr>
                <w:rFonts w:ascii="Times New Roman" w:eastAsia="Malgun Gothic" w:hAnsi="Times New Roman"/>
                <w:color w:val="FF0000"/>
                <w:sz w:val="18"/>
                <w:szCs w:val="18"/>
              </w:rPr>
              <w:t xml:space="preserve"> and </w:t>
            </w:r>
            <w:proofErr w:type="spellStart"/>
            <w:r>
              <w:rPr>
                <w:rFonts w:ascii="Times New Roman" w:eastAsia="Malgun Gothic" w:hAnsi="Times New Roman"/>
                <w:bCs/>
                <w:i/>
                <w:color w:val="FF0000"/>
                <w:sz w:val="18"/>
                <w:szCs w:val="18"/>
              </w:rPr>
              <w:t>newBeamResourceSet</w:t>
            </w:r>
            <w:proofErr w:type="spellEnd"/>
            <w:r>
              <w:rPr>
                <w:rFonts w:ascii="Times New Roman" w:eastAsia="Malgun Gothic" w:hAnsi="Times New Roman"/>
                <w:bCs/>
                <w:iCs/>
                <w:color w:val="FF0000"/>
                <w:sz w:val="18"/>
                <w:szCs w:val="18"/>
              </w:rPr>
              <w:t xml:space="preserve"> is a</w:t>
            </w:r>
            <w:r>
              <w:rPr>
                <w:rFonts w:ascii="Times New Roman" w:eastAsia="Malgun Gothic" w:hAnsi="Times New Roman"/>
                <w:bCs/>
                <w:i/>
                <w:color w:val="FF0000"/>
                <w:sz w:val="18"/>
                <w:szCs w:val="18"/>
              </w:rPr>
              <w:t xml:space="preserve"> CSI-SSB-</w:t>
            </w:r>
            <w:proofErr w:type="spellStart"/>
            <w:r>
              <w:rPr>
                <w:rFonts w:ascii="Times New Roman" w:eastAsia="Malgun Gothic" w:hAnsi="Times New Roman"/>
                <w:bCs/>
                <w:i/>
                <w:color w:val="FF0000"/>
                <w:sz w:val="18"/>
                <w:szCs w:val="18"/>
              </w:rPr>
              <w:t>ResourceSet</w:t>
            </w:r>
            <w:proofErr w:type="spellEnd"/>
            <w:r>
              <w:rPr>
                <w:rFonts w:ascii="Times New Roman" w:eastAsia="Malgun Gothic" w:hAnsi="Times New Roman"/>
                <w:sz w:val="18"/>
                <w:szCs w:val="18"/>
              </w:rPr>
              <w:t xml:space="preserve"> </w:t>
            </w:r>
            <w:r>
              <w:rPr>
                <w:rFonts w:ascii="Times New Roman" w:eastAsia="Malgun Gothic" w:hAnsi="Times New Roman"/>
                <w:color w:val="000000"/>
                <w:sz w:val="18"/>
                <w:szCs w:val="18"/>
                <w:lang w:eastAsia="zh-CN"/>
              </w:rPr>
              <w:t xml:space="preserve">when the </w:t>
            </w:r>
            <w:r>
              <w:rPr>
                <w:rFonts w:ascii="Times New Roman" w:eastAsia="Malgun Gothic" w:hAnsi="Times New Roman"/>
                <w:bCs/>
                <w:color w:val="000000"/>
                <w:sz w:val="18"/>
                <w:szCs w:val="18"/>
              </w:rPr>
              <w:t xml:space="preserve">UE is configured with </w:t>
            </w:r>
            <w:r>
              <w:rPr>
                <w:rFonts w:ascii="Times New Roman" w:eastAsia="Malgun Gothic" w:hAnsi="Times New Roman"/>
                <w:color w:val="000000"/>
                <w:sz w:val="18"/>
                <w:szCs w:val="18"/>
              </w:rPr>
              <w:t xml:space="preserve">a </w:t>
            </w:r>
            <w:r>
              <w:rPr>
                <w:rFonts w:ascii="Times New Roman" w:eastAsia="Malgun Gothic" w:hAnsi="Times New Roman"/>
                <w:i/>
                <w:color w:val="000000"/>
                <w:sz w:val="18"/>
                <w:szCs w:val="18"/>
              </w:rPr>
              <w:t>CSI-</w:t>
            </w:r>
            <w:proofErr w:type="spellStart"/>
            <w:r>
              <w:rPr>
                <w:rFonts w:ascii="Times New Roman" w:eastAsia="Malgun Gothic" w:hAnsi="Times New Roman"/>
                <w:i/>
                <w:color w:val="000000"/>
                <w:sz w:val="18"/>
                <w:szCs w:val="18"/>
              </w:rPr>
              <w:t>ReportConfig</w:t>
            </w:r>
            <w:proofErr w:type="spellEnd"/>
            <w:r>
              <w:rPr>
                <w:rFonts w:ascii="Times New Roman" w:eastAsia="Malgun Gothic" w:hAnsi="Times New Roman"/>
                <w:color w:val="000000"/>
                <w:sz w:val="18"/>
                <w:szCs w:val="18"/>
              </w:rPr>
              <w:t xml:space="preserve"> with the higher layer parameter</w:t>
            </w:r>
            <w:r>
              <w:rPr>
                <w:rFonts w:ascii="Times New Roman" w:eastAsia="Malgun Gothic" w:hAnsi="Times New Roman"/>
                <w:bCs/>
                <w:i/>
                <w:iCs/>
                <w:color w:val="000000"/>
                <w:sz w:val="18"/>
                <w:szCs w:val="18"/>
              </w:rPr>
              <w:t xml:space="preserve"> </w:t>
            </w:r>
            <w:proofErr w:type="spellStart"/>
            <w:r>
              <w:rPr>
                <w:rFonts w:ascii="Times New Roman" w:eastAsia="Malgun Gothic" w:hAnsi="Times New Roman"/>
                <w:bCs/>
                <w:i/>
                <w:iCs/>
                <w:color w:val="000000"/>
                <w:sz w:val="18"/>
                <w:szCs w:val="18"/>
              </w:rPr>
              <w:t>eventType</w:t>
            </w:r>
            <w:proofErr w:type="spellEnd"/>
            <w:r>
              <w:rPr>
                <w:rFonts w:ascii="Times New Roman" w:eastAsia="Malgun Gothic" w:hAnsi="Times New Roman"/>
                <w:bCs/>
                <w:color w:val="000000"/>
                <w:sz w:val="18"/>
                <w:szCs w:val="18"/>
              </w:rPr>
              <w:t xml:space="preserve"> set to ‘event2’</w:t>
            </w:r>
            <w:r>
              <w:rPr>
                <w:rFonts w:ascii="Times New Roman" w:eastAsia="Malgun Gothic" w:hAnsi="Times New Roman"/>
                <w:bCs/>
                <w:color w:val="000000"/>
                <w:sz w:val="18"/>
                <w:szCs w:val="18"/>
                <w:lang w:eastAsia="zh-CN"/>
              </w:rPr>
              <w:t xml:space="preserve"> or ‘event1’, or</w:t>
            </w:r>
          </w:p>
          <w:p w14:paraId="6EAED95F" w14:textId="77777777" w:rsidR="004E0730" w:rsidRDefault="004E0730" w:rsidP="00791DCF">
            <w:pPr>
              <w:ind w:left="568" w:hanging="284"/>
              <w:rPr>
                <w:rFonts w:eastAsia="Malgun Gothic"/>
                <w:sz w:val="18"/>
                <w:szCs w:val="18"/>
              </w:rPr>
            </w:pPr>
            <w:r>
              <w:rPr>
                <w:rFonts w:ascii="Times New Roman" w:eastAsia="Malgun Gothic" w:hAnsi="Times New Roman"/>
                <w:sz w:val="18"/>
                <w:szCs w:val="18"/>
              </w:rPr>
              <w:t>-</w:t>
            </w:r>
            <w:r>
              <w:rPr>
                <w:rFonts w:ascii="Times New Roman" w:eastAsia="Malgun Gothic" w:hAnsi="Times New Roman"/>
                <w:sz w:val="18"/>
                <w:szCs w:val="18"/>
              </w:rPr>
              <w:tab/>
              <w:t xml:space="preserve">if </w:t>
            </w:r>
            <w:r>
              <w:rPr>
                <w:rFonts w:ascii="Times New Roman" w:eastAsia="Malgun Gothic" w:hAnsi="Times New Roman"/>
                <w:bCs/>
                <w:color w:val="000000"/>
                <w:sz w:val="18"/>
                <w:szCs w:val="18"/>
              </w:rPr>
              <w:t xml:space="preserve">the </w:t>
            </w:r>
            <w:r>
              <w:rPr>
                <w:rFonts w:ascii="Times New Roman" w:eastAsia="Malgun Gothic" w:hAnsi="Times New Roman"/>
                <w:color w:val="000000"/>
                <w:sz w:val="18"/>
                <w:szCs w:val="18"/>
              </w:rPr>
              <w:t xml:space="preserve">reference signal with the </w:t>
            </w:r>
            <w:proofErr w:type="spellStart"/>
            <w:r>
              <w:rPr>
                <w:rFonts w:ascii="Times New Roman" w:eastAsia="Malgun Gothic" w:hAnsi="Times New Roman"/>
                <w:i/>
                <w:color w:val="000000"/>
                <w:sz w:val="18"/>
                <w:szCs w:val="18"/>
              </w:rPr>
              <w:t>valueOfQ</w:t>
            </w:r>
            <w:r>
              <w:rPr>
                <w:rFonts w:ascii="Times New Roman" w:eastAsia="Malgun Gothic" w:hAnsi="Times New Roman"/>
                <w:iCs/>
                <w:color w:val="000000"/>
                <w:sz w:val="18"/>
                <w:szCs w:val="18"/>
              </w:rPr>
              <w:t>-th</w:t>
            </w:r>
            <w:proofErr w:type="spellEnd"/>
            <w:r>
              <w:rPr>
                <w:rFonts w:ascii="Times New Roman" w:eastAsia="Malgun Gothic" w:hAnsi="Times New Roman"/>
                <w:color w:val="000000"/>
                <w:sz w:val="18"/>
                <w:szCs w:val="18"/>
              </w:rPr>
              <w:t xml:space="preserve"> highest L1-RSRP out of the reference signals among the activated TCI states</w:t>
            </w:r>
            <w:r>
              <w:rPr>
                <w:rFonts w:ascii="Times New Roman" w:eastAsia="Malgun Gothic" w:hAnsi="Times New Roman"/>
                <w:color w:val="FF0000"/>
                <w:sz w:val="18"/>
                <w:szCs w:val="18"/>
              </w:rPr>
              <w:t xml:space="preserve"> is updated and </w:t>
            </w:r>
            <w:proofErr w:type="spellStart"/>
            <w:r>
              <w:rPr>
                <w:rFonts w:ascii="Times New Roman" w:eastAsia="Malgun Gothic" w:hAnsi="Times New Roman"/>
                <w:i/>
                <w:color w:val="FF0000"/>
                <w:sz w:val="18"/>
                <w:szCs w:val="18"/>
              </w:rPr>
              <w:t>newBeamResourceSet</w:t>
            </w:r>
            <w:proofErr w:type="spellEnd"/>
            <w:r>
              <w:rPr>
                <w:rFonts w:ascii="Times New Roman" w:eastAsia="Malgun Gothic" w:hAnsi="Times New Roman"/>
                <w:i/>
                <w:color w:val="FF0000"/>
                <w:sz w:val="18"/>
                <w:szCs w:val="18"/>
              </w:rPr>
              <w:t xml:space="preserve"> </w:t>
            </w:r>
            <w:r>
              <w:rPr>
                <w:rFonts w:ascii="Times New Roman" w:eastAsia="Malgun Gothic" w:hAnsi="Times New Roman"/>
                <w:color w:val="FF0000"/>
                <w:sz w:val="18"/>
                <w:szCs w:val="18"/>
              </w:rPr>
              <w:t xml:space="preserve">is a </w:t>
            </w:r>
            <w:r>
              <w:rPr>
                <w:rFonts w:ascii="Times New Roman" w:eastAsia="Malgun Gothic" w:hAnsi="Times New Roman"/>
                <w:i/>
                <w:color w:val="FF0000"/>
                <w:sz w:val="18"/>
                <w:szCs w:val="18"/>
              </w:rPr>
              <w:t>NZP-CSI-RS-</w:t>
            </w:r>
            <w:proofErr w:type="spellStart"/>
            <w:r>
              <w:rPr>
                <w:rFonts w:ascii="Times New Roman" w:eastAsia="Malgun Gothic" w:hAnsi="Times New Roman"/>
                <w:i/>
                <w:color w:val="FF0000"/>
                <w:sz w:val="18"/>
                <w:szCs w:val="18"/>
              </w:rPr>
              <w:t>ResourceSet</w:t>
            </w:r>
            <w:proofErr w:type="spellEnd"/>
            <w:r>
              <w:rPr>
                <w:rFonts w:ascii="Times New Roman" w:eastAsia="Malgun Gothic" w:hAnsi="Times New Roman"/>
                <w:i/>
                <w:color w:val="FF0000"/>
                <w:sz w:val="18"/>
                <w:szCs w:val="18"/>
              </w:rPr>
              <w:t xml:space="preserve"> </w:t>
            </w:r>
            <w:r>
              <w:rPr>
                <w:rFonts w:ascii="Times New Roman" w:eastAsia="Malgun Gothic" w:hAnsi="Times New Roman"/>
                <w:color w:val="FF0000"/>
                <w:sz w:val="18"/>
                <w:szCs w:val="18"/>
              </w:rPr>
              <w:t xml:space="preserve">configured </w:t>
            </w:r>
            <w:r>
              <w:rPr>
                <w:rFonts w:ascii="Times New Roman" w:eastAsia="Malgun Gothic" w:hAnsi="Times New Roman"/>
                <w:bCs/>
                <w:color w:val="FF0000"/>
                <w:sz w:val="18"/>
                <w:szCs w:val="18"/>
              </w:rPr>
              <w:t>with</w:t>
            </w:r>
            <w:r>
              <w:rPr>
                <w:rFonts w:ascii="Times New Roman" w:eastAsia="Malgun Gothic" w:hAnsi="Times New Roman"/>
                <w:bCs/>
                <w:i/>
                <w:iCs/>
                <w:color w:val="FF0000"/>
                <w:sz w:val="18"/>
                <w:szCs w:val="18"/>
              </w:rPr>
              <w:t xml:space="preserve"> </w:t>
            </w:r>
            <w:r>
              <w:rPr>
                <w:rFonts w:ascii="Times New Roman" w:eastAsia="Malgun Gothic" w:hAnsi="Times New Roman"/>
                <w:i/>
                <w:color w:val="FF0000"/>
                <w:sz w:val="18"/>
                <w:szCs w:val="18"/>
              </w:rPr>
              <w:t>repetition,</w:t>
            </w:r>
            <w:r>
              <w:rPr>
                <w:rFonts w:ascii="Times New Roman" w:eastAsia="Malgun Gothic" w:hAnsi="Times New Roman"/>
                <w:color w:val="000000"/>
                <w:sz w:val="18"/>
                <w:szCs w:val="18"/>
                <w:lang w:eastAsia="zh-CN"/>
              </w:rPr>
              <w:t xml:space="preserve"> or </w:t>
            </w:r>
            <w:r>
              <w:rPr>
                <w:rFonts w:ascii="Times New Roman" w:eastAsia="Malgun Gothic" w:hAnsi="Times New Roman"/>
                <w:bCs/>
                <w:color w:val="000000"/>
                <w:sz w:val="18"/>
                <w:szCs w:val="18"/>
              </w:rPr>
              <w:t xml:space="preserve">the SS/PBCH block </w:t>
            </w:r>
            <w:r>
              <w:rPr>
                <w:rFonts w:ascii="Times New Roman" w:eastAsia="Malgun Gothic" w:hAnsi="Times New Roman"/>
                <w:color w:val="000000"/>
                <w:sz w:val="18"/>
                <w:szCs w:val="18"/>
              </w:rPr>
              <w:t xml:space="preserve">with the </w:t>
            </w:r>
            <w:proofErr w:type="spellStart"/>
            <w:r>
              <w:rPr>
                <w:rFonts w:ascii="Times New Roman" w:eastAsia="Malgun Gothic" w:hAnsi="Times New Roman"/>
                <w:i/>
                <w:color w:val="000000"/>
                <w:sz w:val="18"/>
                <w:szCs w:val="18"/>
              </w:rPr>
              <w:t>valueOfQ</w:t>
            </w:r>
            <w:r>
              <w:rPr>
                <w:rFonts w:ascii="Times New Roman" w:eastAsia="Malgun Gothic" w:hAnsi="Times New Roman"/>
                <w:iCs/>
                <w:color w:val="000000"/>
                <w:sz w:val="18"/>
                <w:szCs w:val="18"/>
              </w:rPr>
              <w:t>-th</w:t>
            </w:r>
            <w:proofErr w:type="spellEnd"/>
            <w:r>
              <w:rPr>
                <w:rFonts w:ascii="Times New Roman" w:eastAsia="Malgun Gothic" w:hAnsi="Times New Roman"/>
                <w:color w:val="000000"/>
                <w:sz w:val="18"/>
                <w:szCs w:val="18"/>
              </w:rPr>
              <w:t xml:space="preserve"> highest L1-RSRP out of the </w:t>
            </w:r>
            <w:r>
              <w:rPr>
                <w:rFonts w:ascii="Times New Roman" w:eastAsia="Malgun Gothic" w:hAnsi="Times New Roman"/>
                <w:bCs/>
                <w:color w:val="000000"/>
                <w:sz w:val="18"/>
                <w:szCs w:val="18"/>
              </w:rPr>
              <w:t>SS/PBCH block</w:t>
            </w:r>
            <w:r>
              <w:rPr>
                <w:rFonts w:ascii="Times New Roman" w:eastAsia="Malgun Gothic" w:hAnsi="Times New Roman"/>
                <w:color w:val="000000"/>
                <w:sz w:val="18"/>
                <w:szCs w:val="18"/>
              </w:rPr>
              <w:t xml:space="preserve">s </w:t>
            </w:r>
            <w:proofErr w:type="spellStart"/>
            <w:r>
              <w:rPr>
                <w:rFonts w:ascii="Times New Roman" w:eastAsia="Malgun Gothic" w:hAnsi="Times New Roman"/>
                <w:color w:val="000000"/>
                <w:sz w:val="18"/>
                <w:szCs w:val="18"/>
              </w:rPr>
              <w:t>QCLed</w:t>
            </w:r>
            <w:proofErr w:type="spellEnd"/>
            <w:r>
              <w:rPr>
                <w:rFonts w:ascii="Times New Roman" w:eastAsia="Malgun Gothic" w:hAnsi="Times New Roman"/>
                <w:color w:val="000000"/>
                <w:sz w:val="18"/>
                <w:szCs w:val="18"/>
              </w:rPr>
              <w:t xml:space="preserve"> with the reference signals among the activated TCI states, which</w:t>
            </w:r>
            <w:r>
              <w:rPr>
                <w:rFonts w:ascii="Times New Roman" w:eastAsia="Malgun Gothic" w:hAnsi="Times New Roman"/>
                <w:color w:val="000000"/>
                <w:sz w:val="18"/>
                <w:szCs w:val="18"/>
                <w:lang w:eastAsia="zh-CN"/>
              </w:rPr>
              <w:t xml:space="preserve"> determines event instance(s), is updated</w:t>
            </w:r>
            <w:r>
              <w:rPr>
                <w:rFonts w:ascii="Times New Roman" w:eastAsia="Malgun Gothic" w:hAnsi="Times New Roman"/>
                <w:color w:val="FF0000"/>
                <w:sz w:val="18"/>
                <w:szCs w:val="18"/>
              </w:rPr>
              <w:t xml:space="preserve"> and </w:t>
            </w:r>
            <w:proofErr w:type="spellStart"/>
            <w:r>
              <w:rPr>
                <w:rFonts w:ascii="Times New Roman" w:eastAsia="Malgun Gothic" w:hAnsi="Times New Roman"/>
                <w:bCs/>
                <w:i/>
                <w:color w:val="FF0000"/>
                <w:sz w:val="18"/>
                <w:szCs w:val="18"/>
              </w:rPr>
              <w:t>newBeamResourceSet</w:t>
            </w:r>
            <w:proofErr w:type="spellEnd"/>
            <w:r>
              <w:rPr>
                <w:rFonts w:ascii="Times New Roman" w:eastAsia="Malgun Gothic" w:hAnsi="Times New Roman"/>
                <w:bCs/>
                <w:iCs/>
                <w:color w:val="FF0000"/>
                <w:sz w:val="18"/>
                <w:szCs w:val="18"/>
              </w:rPr>
              <w:t xml:space="preserve"> is a</w:t>
            </w:r>
            <w:r>
              <w:rPr>
                <w:rFonts w:ascii="Times New Roman" w:eastAsia="Malgun Gothic" w:hAnsi="Times New Roman"/>
                <w:bCs/>
                <w:i/>
                <w:color w:val="FF0000"/>
                <w:sz w:val="18"/>
                <w:szCs w:val="18"/>
              </w:rPr>
              <w:t xml:space="preserve"> CSI-SSB-</w:t>
            </w:r>
            <w:proofErr w:type="spellStart"/>
            <w:r>
              <w:rPr>
                <w:rFonts w:ascii="Times New Roman" w:eastAsia="Malgun Gothic" w:hAnsi="Times New Roman"/>
                <w:bCs/>
                <w:i/>
                <w:color w:val="FF0000"/>
                <w:sz w:val="18"/>
                <w:szCs w:val="18"/>
              </w:rPr>
              <w:t>ResourceSet</w:t>
            </w:r>
            <w:proofErr w:type="spellEnd"/>
            <w:r>
              <w:rPr>
                <w:rFonts w:ascii="Times New Roman" w:eastAsia="Malgun Gothic" w:hAnsi="Times New Roman"/>
                <w:color w:val="000000"/>
                <w:sz w:val="18"/>
                <w:szCs w:val="18"/>
                <w:lang w:eastAsia="zh-CN"/>
              </w:rPr>
              <w:t xml:space="preserve"> when the </w:t>
            </w:r>
            <w:r>
              <w:rPr>
                <w:rFonts w:ascii="Times New Roman" w:eastAsia="Malgun Gothic" w:hAnsi="Times New Roman"/>
                <w:bCs/>
                <w:color w:val="000000"/>
                <w:sz w:val="18"/>
                <w:szCs w:val="18"/>
              </w:rPr>
              <w:t xml:space="preserve">UE is configured with </w:t>
            </w:r>
            <w:r>
              <w:rPr>
                <w:rFonts w:ascii="Times New Roman" w:eastAsia="Malgun Gothic" w:hAnsi="Times New Roman"/>
                <w:color w:val="000000"/>
                <w:sz w:val="18"/>
                <w:szCs w:val="18"/>
              </w:rPr>
              <w:t xml:space="preserve">a </w:t>
            </w:r>
            <w:r>
              <w:rPr>
                <w:rFonts w:ascii="Times New Roman" w:eastAsia="Malgun Gothic" w:hAnsi="Times New Roman"/>
                <w:i/>
                <w:color w:val="000000"/>
                <w:sz w:val="18"/>
                <w:szCs w:val="18"/>
              </w:rPr>
              <w:t>CSI-</w:t>
            </w:r>
            <w:proofErr w:type="spellStart"/>
            <w:r>
              <w:rPr>
                <w:rFonts w:ascii="Times New Roman" w:eastAsia="Malgun Gothic" w:hAnsi="Times New Roman"/>
                <w:i/>
                <w:color w:val="000000"/>
                <w:sz w:val="18"/>
                <w:szCs w:val="18"/>
              </w:rPr>
              <w:t>ReportConfig</w:t>
            </w:r>
            <w:proofErr w:type="spellEnd"/>
            <w:r>
              <w:rPr>
                <w:rFonts w:ascii="Times New Roman" w:eastAsia="Malgun Gothic" w:hAnsi="Times New Roman"/>
                <w:color w:val="000000"/>
                <w:sz w:val="18"/>
                <w:szCs w:val="18"/>
              </w:rPr>
              <w:t xml:space="preserve"> with the higher layer parameter</w:t>
            </w:r>
            <w:r>
              <w:rPr>
                <w:rFonts w:ascii="Times New Roman" w:eastAsia="Malgun Gothic" w:hAnsi="Times New Roman"/>
                <w:bCs/>
                <w:i/>
                <w:iCs/>
                <w:color w:val="000000"/>
                <w:sz w:val="18"/>
                <w:szCs w:val="18"/>
              </w:rPr>
              <w:t xml:space="preserve"> </w:t>
            </w:r>
            <w:proofErr w:type="spellStart"/>
            <w:r>
              <w:rPr>
                <w:rFonts w:ascii="Times New Roman" w:eastAsia="Malgun Gothic" w:hAnsi="Times New Roman"/>
                <w:bCs/>
                <w:i/>
                <w:iCs/>
                <w:color w:val="000000"/>
                <w:sz w:val="18"/>
                <w:szCs w:val="18"/>
              </w:rPr>
              <w:t>eventType</w:t>
            </w:r>
            <w:proofErr w:type="spellEnd"/>
            <w:r>
              <w:rPr>
                <w:rFonts w:ascii="Times New Roman" w:eastAsia="Malgun Gothic" w:hAnsi="Times New Roman"/>
                <w:bCs/>
                <w:color w:val="000000"/>
                <w:sz w:val="18"/>
                <w:szCs w:val="18"/>
              </w:rPr>
              <w:t xml:space="preserve"> set to ‘event</w:t>
            </w:r>
            <w:r>
              <w:rPr>
                <w:rFonts w:ascii="Times New Roman" w:eastAsia="Malgun Gothic" w:hAnsi="Times New Roman"/>
                <w:bCs/>
                <w:color w:val="000000"/>
                <w:sz w:val="18"/>
                <w:szCs w:val="18"/>
                <w:lang w:eastAsia="zh-CN"/>
              </w:rPr>
              <w:t>7</w:t>
            </w:r>
            <w:r>
              <w:rPr>
                <w:rFonts w:ascii="Times New Roman" w:eastAsia="Malgun Gothic" w:hAnsi="Times New Roman"/>
                <w:bCs/>
                <w:color w:val="000000"/>
                <w:sz w:val="18"/>
                <w:szCs w:val="18"/>
              </w:rPr>
              <w:t>’</w:t>
            </w:r>
            <w:r>
              <w:rPr>
                <w:rFonts w:ascii="Times New Roman" w:eastAsia="Malgun Gothic" w:hAnsi="Times New Roman"/>
                <w:sz w:val="18"/>
                <w:szCs w:val="18"/>
              </w:rPr>
              <w:t>, or</w:t>
            </w:r>
          </w:p>
          <w:p w14:paraId="44D61636" w14:textId="77777777" w:rsidR="004E0730" w:rsidRDefault="004E0730" w:rsidP="00791DCF">
            <w:pPr>
              <w:ind w:left="568" w:hanging="284"/>
              <w:rPr>
                <w:rFonts w:eastAsia="Malgun Gothic"/>
                <w:sz w:val="18"/>
                <w:szCs w:val="18"/>
              </w:rPr>
            </w:pPr>
            <w:r>
              <w:rPr>
                <w:rFonts w:ascii="Times New Roman" w:eastAsia="Malgun Gothic" w:hAnsi="Times New Roman"/>
                <w:sz w:val="18"/>
                <w:szCs w:val="18"/>
              </w:rPr>
              <w:t>-</w:t>
            </w:r>
            <w:r>
              <w:rPr>
                <w:rFonts w:ascii="Times New Roman" w:eastAsia="Malgun Gothic" w:hAnsi="Times New Roman"/>
                <w:sz w:val="18"/>
                <w:szCs w:val="18"/>
              </w:rPr>
              <w:tab/>
              <w:t xml:space="preserve">if </w:t>
            </w:r>
            <w:proofErr w:type="spellStart"/>
            <w:r>
              <w:rPr>
                <w:rFonts w:ascii="Times New Roman" w:eastAsia="Malgun Gothic" w:hAnsi="Times New Roman"/>
                <w:bCs/>
                <w:i/>
                <w:iCs/>
                <w:sz w:val="18"/>
                <w:szCs w:val="18"/>
              </w:rPr>
              <w:t>eventThreshold</w:t>
            </w:r>
            <w:proofErr w:type="spellEnd"/>
            <w:r>
              <w:rPr>
                <w:rFonts w:ascii="Times New Roman" w:eastAsia="Malgun Gothic" w:hAnsi="Times New Roman"/>
                <w:sz w:val="18"/>
                <w:szCs w:val="18"/>
              </w:rPr>
              <w:t xml:space="preserve"> or </w:t>
            </w:r>
            <w:proofErr w:type="spellStart"/>
            <w:r>
              <w:rPr>
                <w:rFonts w:ascii="Times New Roman" w:eastAsia="Malgun Gothic" w:hAnsi="Times New Roman"/>
                <w:i/>
                <w:color w:val="000000"/>
                <w:sz w:val="18"/>
                <w:szCs w:val="18"/>
              </w:rPr>
              <w:t>valueOfQ</w:t>
            </w:r>
            <w:proofErr w:type="spellEnd"/>
            <w:r>
              <w:rPr>
                <w:rFonts w:ascii="Times New Roman" w:eastAsia="Malgun Gothic" w:hAnsi="Times New Roman"/>
                <w:sz w:val="18"/>
                <w:szCs w:val="18"/>
              </w:rPr>
              <w:t xml:space="preserve"> or </w:t>
            </w:r>
            <w:proofErr w:type="spellStart"/>
            <w:r>
              <w:rPr>
                <w:rFonts w:ascii="Times New Roman" w:eastAsia="Malgun Gothic" w:hAnsi="Times New Roman"/>
                <w:bCs/>
                <w:i/>
                <w:iCs/>
                <w:sz w:val="18"/>
                <w:szCs w:val="18"/>
              </w:rPr>
              <w:t>eventInstanceCount</w:t>
            </w:r>
            <w:proofErr w:type="spellEnd"/>
            <w:r>
              <w:rPr>
                <w:rFonts w:ascii="Times New Roman" w:eastAsia="Malgun Gothic" w:hAnsi="Times New Roman"/>
                <w:sz w:val="18"/>
                <w:szCs w:val="18"/>
              </w:rPr>
              <w:t xml:space="preserve"> or </w:t>
            </w:r>
            <w:proofErr w:type="spellStart"/>
            <w:r>
              <w:rPr>
                <w:rFonts w:ascii="Times New Roman" w:eastAsia="Malgun Gothic" w:hAnsi="Times New Roman"/>
                <w:i/>
                <w:iCs/>
                <w:sz w:val="18"/>
                <w:szCs w:val="18"/>
              </w:rPr>
              <w:t>eventDetectionTimeWindow</w:t>
            </w:r>
            <w:proofErr w:type="spellEnd"/>
            <w:r>
              <w:rPr>
                <w:rFonts w:ascii="Times New Roman" w:eastAsia="Malgun Gothic" w:hAnsi="Times New Roman"/>
                <w:sz w:val="18"/>
                <w:szCs w:val="18"/>
              </w:rPr>
              <w:t xml:space="preserve"> in the </w:t>
            </w:r>
            <w:r>
              <w:rPr>
                <w:rFonts w:ascii="Times New Roman" w:eastAsia="Malgun Gothic" w:hAnsi="Times New Roman"/>
                <w:i/>
                <w:color w:val="000000"/>
                <w:sz w:val="18"/>
                <w:szCs w:val="18"/>
              </w:rPr>
              <w:t>CSI-</w:t>
            </w:r>
            <w:proofErr w:type="spellStart"/>
            <w:r>
              <w:rPr>
                <w:rFonts w:ascii="Times New Roman" w:eastAsia="Malgun Gothic" w:hAnsi="Times New Roman"/>
                <w:i/>
                <w:color w:val="000000"/>
                <w:sz w:val="18"/>
                <w:szCs w:val="18"/>
              </w:rPr>
              <w:t>ReportConfig</w:t>
            </w:r>
            <w:proofErr w:type="spellEnd"/>
            <w:r>
              <w:rPr>
                <w:rFonts w:ascii="Times New Roman" w:eastAsia="Malgun Gothic" w:hAnsi="Times New Roman"/>
                <w:sz w:val="18"/>
                <w:szCs w:val="18"/>
              </w:rPr>
              <w:t xml:space="preserve"> are reconfigured.</w:t>
            </w:r>
          </w:p>
          <w:p w14:paraId="641EE377" w14:textId="77777777" w:rsidR="004E0730" w:rsidRDefault="004E0730" w:rsidP="00791DCF">
            <w:pPr>
              <w:rPr>
                <w:rFonts w:eastAsia="Malgun Gothic"/>
                <w:bCs/>
                <w:sz w:val="18"/>
                <w:szCs w:val="18"/>
              </w:rPr>
            </w:pPr>
          </w:p>
          <w:p w14:paraId="100941DF" w14:textId="77777777" w:rsidR="004E0730" w:rsidRDefault="004E0730" w:rsidP="00791DCF">
            <w:pPr>
              <w:jc w:val="center"/>
              <w:rPr>
                <w:rFonts w:eastAsia="MS Mincho"/>
                <w:color w:val="FF0000"/>
                <w:sz w:val="18"/>
                <w:szCs w:val="18"/>
              </w:rPr>
            </w:pPr>
            <w:r>
              <w:rPr>
                <w:rFonts w:ascii="Times New Roman" w:eastAsia="MS Mincho" w:hAnsi="Times New Roman"/>
                <w:color w:val="FF0000"/>
                <w:sz w:val="18"/>
                <w:szCs w:val="18"/>
              </w:rPr>
              <w:t>&lt;Unchanged parts are omitted&gt;</w:t>
            </w:r>
          </w:p>
          <w:p w14:paraId="4E30C23B" w14:textId="77777777" w:rsidR="004E0730" w:rsidRDefault="004E0730" w:rsidP="00791DCF">
            <w:pPr>
              <w:rPr>
                <w:rFonts w:eastAsia="Malgun Gothic"/>
                <w:b/>
                <w:bCs/>
                <w:sz w:val="16"/>
                <w:highlight w:val="green"/>
              </w:rPr>
            </w:pPr>
          </w:p>
        </w:tc>
      </w:tr>
    </w:tbl>
    <w:p w14:paraId="4C87452D" w14:textId="77777777" w:rsidR="004E0730" w:rsidRDefault="004E0730" w:rsidP="004E0730">
      <w:pPr>
        <w:rPr>
          <w:lang w:eastAsia="zh-CN"/>
        </w:rPr>
      </w:pPr>
    </w:p>
    <w:p w14:paraId="7C75BF4A" w14:textId="77777777" w:rsidR="004E0730" w:rsidRDefault="004E0730" w:rsidP="004E0730">
      <w:pPr>
        <w:rPr>
          <w:lang w:eastAsia="zh-CN"/>
        </w:rPr>
      </w:pPr>
    </w:p>
    <w:p w14:paraId="4C3861F5" w14:textId="77777777" w:rsidR="004E0730" w:rsidRPr="00F257AB" w:rsidRDefault="004E0730" w:rsidP="004E0730">
      <w:pPr>
        <w:adjustRightInd w:val="0"/>
        <w:snapToGrid w:val="0"/>
        <w:spacing w:line="257" w:lineRule="auto"/>
        <w:jc w:val="both"/>
        <w:rPr>
          <w:rFonts w:ascii="Times New Roman" w:hAnsi="Times New Roman"/>
          <w:color w:val="0000FF"/>
          <w:szCs w:val="20"/>
          <w:u w:val="single"/>
        </w:rPr>
      </w:pPr>
      <w:r w:rsidRPr="00F257AB">
        <w:rPr>
          <w:rFonts w:ascii="Times New Roman" w:eastAsia="SimSun" w:hAnsi="Times New Roman"/>
          <w:b/>
          <w:szCs w:val="20"/>
          <w:u w:val="single"/>
          <w:lang w:val="en-US" w:eastAsia="zh-CN"/>
        </w:rPr>
        <w:t>Conclusion</w:t>
      </w:r>
      <w:r w:rsidRPr="00F257AB">
        <w:rPr>
          <w:rFonts w:ascii="Times New Roman" w:eastAsia="SimSun" w:hAnsi="Times New Roman"/>
          <w:b/>
          <w:szCs w:val="20"/>
          <w:u w:val="single"/>
        </w:rPr>
        <w:t>:</w:t>
      </w:r>
    </w:p>
    <w:p w14:paraId="2A12D962" w14:textId="7AF3A7C1" w:rsidR="004E0730" w:rsidRPr="00F257AB" w:rsidRDefault="004E0730" w:rsidP="004E0730">
      <w:pPr>
        <w:snapToGrid w:val="0"/>
        <w:rPr>
          <w:rFonts w:ascii="Times New Roman" w:eastAsiaTheme="minorEastAsia" w:hAnsi="Times New Roman"/>
          <w:color w:val="0000FF"/>
          <w:szCs w:val="20"/>
          <w:u w:val="single"/>
        </w:rPr>
      </w:pPr>
      <w:r w:rsidRPr="00F257AB">
        <w:rPr>
          <w:rFonts w:ascii="Times New Roman" w:hAnsi="Times New Roman"/>
          <w:szCs w:val="20"/>
          <w:lang w:val="en-US" w:eastAsia="zh-CN"/>
        </w:rPr>
        <w:t xml:space="preserve">There is no consensus in RAN1 to support the TP from </w:t>
      </w:r>
      <w:hyperlink r:id="rId161" w:history="1">
        <w:r w:rsidR="00C62C50" w:rsidRPr="00F257AB">
          <w:rPr>
            <w:rStyle w:val="Hyperlink"/>
            <w:rFonts w:ascii="Times New Roman" w:hAnsi="Times New Roman"/>
            <w:b/>
            <w:bCs/>
            <w:szCs w:val="20"/>
            <w:highlight w:val="red"/>
            <w:lang w:val="en-US" w:eastAsia="zh-CN"/>
          </w:rPr>
          <w:t>R1-2605669</w:t>
        </w:r>
      </w:hyperlink>
      <w:r w:rsidRPr="00F257AB">
        <w:rPr>
          <w:rFonts w:ascii="Times New Roman" w:hAnsi="Times New Roman"/>
          <w:szCs w:val="20"/>
          <w:lang w:val="en-US" w:eastAsia="zh-CN"/>
        </w:rPr>
        <w:t xml:space="preserve"> of Clause </w:t>
      </w:r>
      <w:r w:rsidRPr="00F257AB">
        <w:rPr>
          <w:rFonts w:ascii="Times New Roman" w:eastAsiaTheme="minorEastAsia" w:hAnsi="Times New Roman"/>
          <w:szCs w:val="20"/>
          <w:lang w:val="en-US" w:eastAsia="zh-CN"/>
        </w:rPr>
        <w:t xml:space="preserve">6.3.2.1.2 </w:t>
      </w:r>
      <w:r w:rsidRPr="00F257AB">
        <w:rPr>
          <w:rFonts w:ascii="Times New Roman" w:hAnsi="Times New Roman"/>
          <w:szCs w:val="20"/>
          <w:lang w:val="en-US" w:eastAsia="zh-CN"/>
        </w:rPr>
        <w:t>in TS 38.212 and Clause 5.2.1.5.4.1 in TS 38.214.</w:t>
      </w:r>
    </w:p>
    <w:p w14:paraId="302A553A" w14:textId="77777777" w:rsidR="004E0730" w:rsidRPr="00F257AB" w:rsidRDefault="004E0730" w:rsidP="004E0730">
      <w:pPr>
        <w:rPr>
          <w:rFonts w:ascii="Times New Roman" w:eastAsiaTheme="minorEastAsia" w:hAnsi="Times New Roman"/>
          <w:szCs w:val="20"/>
          <w:lang w:eastAsia="zh-CN"/>
        </w:rPr>
      </w:pPr>
    </w:p>
    <w:p w14:paraId="631456A1" w14:textId="77777777" w:rsidR="004E0730" w:rsidRDefault="004E0730" w:rsidP="004E0730">
      <w:pPr>
        <w:rPr>
          <w:rFonts w:ascii="Times New Roman" w:eastAsiaTheme="minorEastAsia" w:hAnsi="Times New Roman"/>
          <w:lang w:eastAsia="zh-CN"/>
        </w:rPr>
      </w:pPr>
    </w:p>
    <w:p w14:paraId="57E2BD98" w14:textId="77777777" w:rsidR="00AF20F0" w:rsidRPr="00F916CC" w:rsidRDefault="00AF20F0" w:rsidP="00AF20F0">
      <w:pPr>
        <w:rPr>
          <w:rFonts w:ascii="Times New Roman" w:eastAsiaTheme="minorEastAsia" w:hAnsi="Times New Roman"/>
          <w:lang w:eastAsia="zh-CN"/>
        </w:rPr>
      </w:pPr>
    </w:p>
    <w:p w14:paraId="30906170" w14:textId="77777777" w:rsidR="00AF20F0" w:rsidRPr="009B24DC" w:rsidRDefault="00AF20F0" w:rsidP="00AF20F0">
      <w:pPr>
        <w:rPr>
          <w:rFonts w:ascii="Times New Roman" w:eastAsiaTheme="minorEastAsia" w:hAnsi="Times New Roman"/>
          <w:b/>
          <w:bCs/>
          <w:u w:val="single"/>
          <w:lang w:eastAsia="zh-CN"/>
        </w:rPr>
      </w:pPr>
      <w:r w:rsidRPr="009B24DC">
        <w:rPr>
          <w:rFonts w:ascii="Times New Roman" w:eastAsiaTheme="minorEastAsia" w:hAnsi="Times New Roman" w:hint="eastAsia"/>
          <w:b/>
          <w:bCs/>
          <w:u w:val="single"/>
          <w:lang w:eastAsia="zh-CN"/>
        </w:rPr>
        <w:t>NES</w:t>
      </w:r>
    </w:p>
    <w:p w14:paraId="2DF6CAC6" w14:textId="7BDF8008" w:rsidR="00AF20F0" w:rsidRDefault="00C62C50" w:rsidP="00AF20F0">
      <w:hyperlink r:id="rId162" w:history="1">
        <w:r>
          <w:rPr>
            <w:rStyle w:val="Hyperlink"/>
            <w:rFonts w:ascii="Times New Roman" w:eastAsia="Times New Roman" w:hAnsi="Times New Roman"/>
          </w:rPr>
          <w:t>R1-2605328</w:t>
        </w:r>
      </w:hyperlink>
      <w:r w:rsidR="00AF20F0">
        <w:rPr>
          <w:rFonts w:ascii="Times New Roman" w:eastAsia="Times New Roman" w:hAnsi="Times New Roman"/>
        </w:rPr>
        <w:tab/>
        <w:t>Maintenance on enhancements of network energy savings for NR</w:t>
      </w:r>
      <w:r w:rsidR="00AF20F0">
        <w:rPr>
          <w:rFonts w:ascii="Times New Roman" w:eastAsia="Times New Roman" w:hAnsi="Times New Roman"/>
        </w:rPr>
        <w:tab/>
        <w:t>Sharp</w:t>
      </w:r>
    </w:p>
    <w:p w14:paraId="6FCDD389" w14:textId="50FC842E" w:rsidR="00AF20F0" w:rsidRDefault="00C62C50" w:rsidP="00AF20F0">
      <w:pPr>
        <w:rPr>
          <w:rFonts w:ascii="Times New Roman" w:eastAsiaTheme="minorEastAsia" w:hAnsi="Times New Roman"/>
          <w:lang w:eastAsia="zh-CN"/>
        </w:rPr>
      </w:pPr>
      <w:hyperlink r:id="rId163" w:history="1">
        <w:r>
          <w:rPr>
            <w:rStyle w:val="Hyperlink"/>
            <w:rFonts w:ascii="Times New Roman" w:eastAsia="Times New Roman" w:hAnsi="Times New Roman"/>
          </w:rPr>
          <w:t>R1-2605670</w:t>
        </w:r>
      </w:hyperlink>
      <w:r w:rsidR="00AF20F0">
        <w:rPr>
          <w:rFonts w:ascii="Times New Roman" w:eastAsia="Times New Roman" w:hAnsi="Times New Roman"/>
        </w:rPr>
        <w:tab/>
        <w:t>Maintenance of Enhancements of NES</w:t>
      </w:r>
      <w:r w:rsidR="00AF20F0">
        <w:rPr>
          <w:rFonts w:ascii="Times New Roman" w:eastAsia="Times New Roman" w:hAnsi="Times New Roman"/>
        </w:rPr>
        <w:tab/>
      </w:r>
      <w:proofErr w:type="spellStart"/>
      <w:r w:rsidR="00AF20F0">
        <w:rPr>
          <w:rFonts w:ascii="Times New Roman" w:eastAsia="Times New Roman" w:hAnsi="Times New Roman"/>
        </w:rPr>
        <w:t>Ofinno</w:t>
      </w:r>
      <w:proofErr w:type="spellEnd"/>
    </w:p>
    <w:p w14:paraId="46392528" w14:textId="4A3C61DF" w:rsidR="00AF20F0" w:rsidRDefault="00C62C50" w:rsidP="00AF20F0">
      <w:pPr>
        <w:ind w:left="1440" w:hanging="1440"/>
        <w:rPr>
          <w:rFonts w:ascii="Times New Roman" w:eastAsiaTheme="minorEastAsia" w:hAnsi="Times New Roman"/>
          <w:lang w:eastAsia="zh-CN"/>
        </w:rPr>
      </w:pPr>
      <w:hyperlink r:id="rId164" w:history="1">
        <w:r>
          <w:rPr>
            <w:rStyle w:val="Hyperlink"/>
            <w:rFonts w:ascii="Times New Roman" w:eastAsia="Times New Roman" w:hAnsi="Times New Roman"/>
          </w:rPr>
          <w:t>R1-2605801</w:t>
        </w:r>
      </w:hyperlink>
      <w:r w:rsidR="00AF20F0">
        <w:rPr>
          <w:rFonts w:ascii="Times New Roman" w:eastAsia="Times New Roman" w:hAnsi="Times New Roman"/>
        </w:rPr>
        <w:tab/>
        <w:t xml:space="preserve">draft CR for applying </w:t>
      </w:r>
      <w:proofErr w:type="spellStart"/>
      <w:r w:rsidR="00AF20F0">
        <w:rPr>
          <w:rFonts w:ascii="Times New Roman" w:eastAsia="Times New Roman" w:hAnsi="Times New Roman"/>
        </w:rPr>
        <w:t>controlResourceSetZero</w:t>
      </w:r>
      <w:proofErr w:type="spellEnd"/>
      <w:r w:rsidR="00AF20F0">
        <w:rPr>
          <w:rFonts w:ascii="Times New Roman" w:eastAsia="Times New Roman" w:hAnsi="Times New Roman"/>
        </w:rPr>
        <w:t xml:space="preserve"> and </w:t>
      </w:r>
      <w:proofErr w:type="spellStart"/>
      <w:r w:rsidR="00AF20F0">
        <w:rPr>
          <w:rFonts w:ascii="Times New Roman" w:eastAsia="Times New Roman" w:hAnsi="Times New Roman"/>
        </w:rPr>
        <w:t>searchSpaceZero</w:t>
      </w:r>
      <w:proofErr w:type="spellEnd"/>
      <w:r w:rsidR="00AF20F0">
        <w:rPr>
          <w:rFonts w:ascii="Times New Roman" w:eastAsia="Times New Roman" w:hAnsi="Times New Roman"/>
        </w:rPr>
        <w:t xml:space="preserve"> in OD-SIB1-config</w:t>
      </w:r>
      <w:r w:rsidR="00AF20F0">
        <w:rPr>
          <w:rFonts w:ascii="Times New Roman" w:eastAsia="Times New Roman" w:hAnsi="Times New Roman"/>
        </w:rPr>
        <w:tab/>
        <w:t xml:space="preserve">Samsung, </w:t>
      </w:r>
      <w:proofErr w:type="spellStart"/>
      <w:r w:rsidR="00AF20F0">
        <w:rPr>
          <w:rFonts w:ascii="Times New Roman" w:eastAsia="Times New Roman" w:hAnsi="Times New Roman"/>
        </w:rPr>
        <w:t>Ofinno</w:t>
      </w:r>
      <w:proofErr w:type="spellEnd"/>
      <w:r w:rsidR="00AF20F0">
        <w:rPr>
          <w:rFonts w:ascii="Times New Roman" w:eastAsia="Times New Roman" w:hAnsi="Times New Roman"/>
        </w:rPr>
        <w:t xml:space="preserve">, LG </w:t>
      </w:r>
      <w:proofErr w:type="spellStart"/>
      <w:r w:rsidR="00AF20F0">
        <w:rPr>
          <w:rFonts w:ascii="Times New Roman" w:eastAsia="Times New Roman" w:hAnsi="Times New Roman"/>
        </w:rPr>
        <w:t>Electronic</w:t>
      </w:r>
      <w:proofErr w:type="spellEnd"/>
      <w:r w:rsidR="00AF20F0">
        <w:rPr>
          <w:rFonts w:ascii="Times New Roman" w:eastAsia="Times New Roman" w:hAnsi="Times New Roman"/>
        </w:rPr>
        <w:t>, Sharp, Ericsson, vivo</w:t>
      </w:r>
    </w:p>
    <w:p w14:paraId="19534913" w14:textId="50DF0C03" w:rsidR="00AF20F0" w:rsidRDefault="00C62C50" w:rsidP="00AF20F0">
      <w:hyperlink r:id="rId165" w:history="1">
        <w:r>
          <w:rPr>
            <w:rStyle w:val="Hyperlink"/>
            <w:rFonts w:ascii="Times New Roman" w:eastAsia="Times New Roman" w:hAnsi="Times New Roman"/>
          </w:rPr>
          <w:t>R1-2606716</w:t>
        </w:r>
      </w:hyperlink>
      <w:r w:rsidR="00AF20F0">
        <w:rPr>
          <w:rFonts w:ascii="Times New Roman" w:eastAsia="Times New Roman" w:hAnsi="Times New Roman"/>
        </w:rPr>
        <w:tab/>
        <w:t>Correction in TS 38.213 for Rel-19 Network Energy Savings</w:t>
      </w:r>
      <w:r w:rsidR="00AF20F0">
        <w:rPr>
          <w:rFonts w:ascii="Times New Roman" w:eastAsia="Times New Roman" w:hAnsi="Times New Roman"/>
        </w:rPr>
        <w:tab/>
        <w:t xml:space="preserve">Huawei, </w:t>
      </w:r>
      <w:proofErr w:type="spellStart"/>
      <w:r w:rsidR="00AF20F0">
        <w:rPr>
          <w:rFonts w:ascii="Times New Roman" w:eastAsia="Times New Roman" w:hAnsi="Times New Roman"/>
        </w:rPr>
        <w:t>HiSilicon</w:t>
      </w:r>
      <w:proofErr w:type="spellEnd"/>
    </w:p>
    <w:p w14:paraId="2B2713B4" w14:textId="77777777" w:rsidR="00AF20F0" w:rsidRDefault="00AF20F0" w:rsidP="00AF20F0">
      <w:pPr>
        <w:rPr>
          <w:rFonts w:ascii="Times New Roman" w:eastAsia="DengXian" w:hAnsi="Times New Roman"/>
          <w:lang w:eastAsia="zh-CN"/>
        </w:rPr>
      </w:pPr>
    </w:p>
    <w:p w14:paraId="152BA3E7" w14:textId="77777777" w:rsidR="00AF20F0" w:rsidRPr="00A34091" w:rsidRDefault="00AF20F0" w:rsidP="00AF20F0">
      <w:pPr>
        <w:rPr>
          <w:b/>
          <w:bCs/>
        </w:rPr>
      </w:pPr>
      <w:r w:rsidRPr="00A34091">
        <w:rPr>
          <w:rFonts w:ascii="Times New Roman" w:eastAsia="Times New Roman" w:hAnsi="Times New Roman"/>
          <w:b/>
          <w:bCs/>
        </w:rPr>
        <w:t>With respect to LS discussion:</w:t>
      </w:r>
    </w:p>
    <w:p w14:paraId="463BA1A5" w14:textId="05B8438B" w:rsidR="00AF20F0" w:rsidRPr="00551249" w:rsidRDefault="00C62C50" w:rsidP="00AF20F0">
      <w:pPr>
        <w:rPr>
          <w:rFonts w:ascii="Times New Roman" w:eastAsia="DengXian" w:hAnsi="Times New Roman"/>
          <w:b/>
          <w:bCs/>
          <w:lang w:eastAsia="zh-CN"/>
        </w:rPr>
      </w:pPr>
      <w:hyperlink r:id="rId166" w:history="1">
        <w:r w:rsidRPr="00551249">
          <w:rPr>
            <w:rStyle w:val="Hyperlink"/>
            <w:rFonts w:ascii="Times New Roman" w:eastAsia="DengXian" w:hAnsi="Times New Roman"/>
            <w:b/>
            <w:bCs/>
            <w:lang w:eastAsia="zh-CN"/>
          </w:rPr>
          <w:t>R1-2606831</w:t>
        </w:r>
      </w:hyperlink>
      <w:r w:rsidR="000F398D" w:rsidRPr="00551249">
        <w:rPr>
          <w:rFonts w:ascii="Times New Roman" w:eastAsia="DengXian" w:hAnsi="Times New Roman"/>
          <w:b/>
          <w:bCs/>
          <w:lang w:eastAsia="zh-CN"/>
        </w:rPr>
        <w:tab/>
        <w:t>Summary #1 of Rel-19 NES maintenance (LS related)</w:t>
      </w:r>
      <w:r w:rsidR="000F398D" w:rsidRPr="00551249">
        <w:rPr>
          <w:rFonts w:ascii="Times New Roman" w:eastAsia="DengXian" w:hAnsi="Times New Roman"/>
          <w:b/>
          <w:bCs/>
          <w:lang w:eastAsia="zh-CN"/>
        </w:rPr>
        <w:tab/>
        <w:t>Moderator (Samsung)</w:t>
      </w:r>
    </w:p>
    <w:p w14:paraId="78B510C7" w14:textId="77777777" w:rsidR="00AF20F0" w:rsidRDefault="00AF20F0" w:rsidP="00AF20F0">
      <w:pPr>
        <w:rPr>
          <w:rFonts w:ascii="Times New Roman" w:eastAsia="DengXian" w:hAnsi="Times New Roman"/>
          <w:b/>
          <w:bCs/>
          <w:lang w:eastAsia="zh-CN"/>
        </w:rPr>
      </w:pPr>
    </w:p>
    <w:p w14:paraId="55519A54" w14:textId="77777777" w:rsidR="00AF20F0" w:rsidRPr="00F257AB" w:rsidRDefault="00AF20F0" w:rsidP="00AF20F0">
      <w:pPr>
        <w:rPr>
          <w:rFonts w:ascii="Times New Roman" w:eastAsia="DengXian" w:hAnsi="Times New Roman"/>
          <w:b/>
          <w:bCs/>
          <w:lang w:eastAsia="zh-CN"/>
        </w:rPr>
      </w:pPr>
      <w:r w:rsidRPr="00F257AB">
        <w:rPr>
          <w:rFonts w:ascii="Times New Roman" w:eastAsia="DengXian" w:hAnsi="Times New Roman"/>
          <w:b/>
          <w:bCs/>
          <w:highlight w:val="green"/>
          <w:lang w:eastAsia="zh-CN"/>
        </w:rPr>
        <w:t>Agreement:</w:t>
      </w:r>
    </w:p>
    <w:p w14:paraId="369A620E" w14:textId="77777777" w:rsidR="00AF20F0" w:rsidRPr="00F257AB" w:rsidRDefault="00AF20F0" w:rsidP="00AF20F0">
      <w:pPr>
        <w:tabs>
          <w:tab w:val="left" w:pos="1300"/>
        </w:tabs>
        <w:spacing w:line="276" w:lineRule="auto"/>
        <w:jc w:val="both"/>
        <w:rPr>
          <w:rFonts w:ascii="Times New Roman" w:eastAsiaTheme="minorEastAsia" w:hAnsi="Times New Roman"/>
          <w:lang w:eastAsia="zh-CN"/>
        </w:rPr>
      </w:pPr>
      <w:r w:rsidRPr="00F257AB">
        <w:rPr>
          <w:rFonts w:ascii="Times New Roman" w:eastAsiaTheme="minorEastAsia" w:hAnsi="Times New Roman"/>
          <w:lang w:eastAsia="zh-CN"/>
        </w:rPr>
        <w:t>The following TP for TS 38.213 Clause 23 is endorsed.</w:t>
      </w:r>
    </w:p>
    <w:p w14:paraId="5BB08F3F" w14:textId="26BEB8AC" w:rsidR="00AF20F0" w:rsidRPr="00F257AB" w:rsidRDefault="00AF20F0" w:rsidP="00AF20F0">
      <w:pPr>
        <w:tabs>
          <w:tab w:val="left" w:pos="1300"/>
        </w:tabs>
        <w:spacing w:line="276" w:lineRule="auto"/>
        <w:jc w:val="both"/>
        <w:rPr>
          <w:rFonts w:ascii="Times New Roman" w:hAnsi="Times New Roman"/>
          <w:szCs w:val="20"/>
        </w:rPr>
      </w:pPr>
      <w:r w:rsidRPr="00F257AB">
        <w:rPr>
          <w:rFonts w:ascii="Times New Roman" w:hAnsi="Times New Roman"/>
          <w:szCs w:val="20"/>
        </w:rPr>
        <w:t xml:space="preserve">The corresponding CR for Rel-19, TS 38.213 in </w:t>
      </w:r>
      <w:hyperlink r:id="rId167" w:history="1">
        <w:r w:rsidR="00C62C50" w:rsidRPr="00F257AB">
          <w:rPr>
            <w:rStyle w:val="Hyperlink"/>
            <w:rFonts w:ascii="Times New Roman" w:hAnsi="Times New Roman"/>
            <w:szCs w:val="20"/>
            <w:highlight w:val="green"/>
            <w:lang w:val="en-US"/>
          </w:rPr>
          <w:t>R1-2606872</w:t>
        </w:r>
      </w:hyperlink>
      <w:r w:rsidRPr="00F257AB">
        <w:rPr>
          <w:rFonts w:ascii="Times New Roman" w:hAnsi="Times New Roman"/>
          <w:szCs w:val="20"/>
          <w:lang w:val="en-US"/>
        </w:rPr>
        <w:t xml:space="preserve"> </w:t>
      </w:r>
      <w:r w:rsidRPr="00F257AB">
        <w:rPr>
          <w:rFonts w:ascii="Times New Roman" w:hAnsi="Times New Roman"/>
          <w:szCs w:val="20"/>
        </w:rPr>
        <w:t xml:space="preserve">is </w:t>
      </w:r>
      <w:r w:rsidR="000F398D" w:rsidRPr="00F257AB">
        <w:rPr>
          <w:rFonts w:ascii="Times New Roman" w:hAnsi="Times New Roman"/>
          <w:szCs w:val="20"/>
          <w:highlight w:val="green"/>
        </w:rPr>
        <w:t>agreed</w:t>
      </w:r>
      <w:r w:rsidRPr="00F257AB">
        <w:rPr>
          <w:rFonts w:ascii="Times New Roman" w:hAnsi="Times New Roman"/>
          <w:szCs w:val="20"/>
        </w:rPr>
        <w:t>.</w:t>
      </w:r>
    </w:p>
    <w:p w14:paraId="1B8C7065" w14:textId="0414CC69" w:rsidR="000F398D" w:rsidRPr="00F257AB" w:rsidRDefault="000F398D" w:rsidP="00AF20F0">
      <w:pPr>
        <w:tabs>
          <w:tab w:val="left" w:pos="1300"/>
        </w:tabs>
        <w:spacing w:line="276" w:lineRule="auto"/>
        <w:jc w:val="both"/>
        <w:rPr>
          <w:rFonts w:ascii="Times New Roman" w:eastAsiaTheme="minorEastAsia" w:hAnsi="Times New Roman"/>
          <w:lang w:eastAsia="zh-CN"/>
        </w:rPr>
      </w:pPr>
      <w:r w:rsidRPr="00F257AB">
        <w:rPr>
          <w:rFonts w:ascii="Times New Roman" w:hAnsi="Times New Roman"/>
          <w:szCs w:val="20"/>
        </w:rPr>
        <w:t>(</w:t>
      </w:r>
      <w:r w:rsidR="00551249" w:rsidRPr="00F257AB">
        <w:rPr>
          <w:rFonts w:ascii="Times New Roman" w:hAnsi="Times New Roman"/>
          <w:szCs w:val="20"/>
        </w:rPr>
        <w:t xml:space="preserve">Rel-19, </w:t>
      </w:r>
      <w:r w:rsidRPr="00F257AB">
        <w:rPr>
          <w:rFonts w:ascii="Times New Roman" w:hAnsi="Times New Roman"/>
          <w:szCs w:val="20"/>
        </w:rPr>
        <w:t>TS 38.213</w:t>
      </w:r>
      <w:r w:rsidR="00551249" w:rsidRPr="00F257AB">
        <w:rPr>
          <w:rFonts w:ascii="Times New Roman" w:hAnsi="Times New Roman"/>
          <w:szCs w:val="20"/>
        </w:rPr>
        <w:t xml:space="preserve">, </w:t>
      </w:r>
      <w:proofErr w:type="spellStart"/>
      <w:r w:rsidR="00551249" w:rsidRPr="00F257AB">
        <w:rPr>
          <w:rFonts w:ascii="Times New Roman" w:hAnsi="Times New Roman"/>
          <w:szCs w:val="20"/>
        </w:rPr>
        <w:t>Netw_Energy_NR_enh</w:t>
      </w:r>
      <w:proofErr w:type="spellEnd"/>
      <w:r w:rsidR="00551249" w:rsidRPr="00F257AB">
        <w:rPr>
          <w:rFonts w:ascii="Times New Roman" w:hAnsi="Times New Roman"/>
          <w:szCs w:val="20"/>
        </w:rPr>
        <w:t>-Core,</w:t>
      </w:r>
      <w:r w:rsidRPr="00F257AB">
        <w:rPr>
          <w:rFonts w:ascii="Times New Roman" w:hAnsi="Times New Roman"/>
          <w:szCs w:val="20"/>
        </w:rPr>
        <w:t xml:space="preserve"> CR 0786, Cat F)</w:t>
      </w:r>
    </w:p>
    <w:p w14:paraId="1F744DC3" w14:textId="77777777" w:rsidR="00AF20F0" w:rsidRPr="00D87ED7" w:rsidRDefault="00AF20F0" w:rsidP="00AF20F0">
      <w:pPr>
        <w:tabs>
          <w:tab w:val="left" w:pos="1300"/>
        </w:tabs>
        <w:spacing w:line="276" w:lineRule="auto"/>
        <w:jc w:val="both"/>
        <w:rPr>
          <w:rFonts w:eastAsiaTheme="minorEastAsia"/>
          <w:lang w:eastAsia="zh-CN"/>
        </w:rPr>
      </w:pPr>
    </w:p>
    <w:tbl>
      <w:tblPr>
        <w:tblStyle w:val="TableGrid"/>
        <w:tblpPr w:leftFromText="180" w:rightFromText="180" w:vertAnchor="text" w:tblpY="1"/>
        <w:tblOverlap w:val="never"/>
        <w:tblW w:w="0" w:type="auto"/>
        <w:tblLook w:val="04A0" w:firstRow="1" w:lastRow="0" w:firstColumn="1" w:lastColumn="0" w:noHBand="0" w:noVBand="1"/>
      </w:tblPr>
      <w:tblGrid>
        <w:gridCol w:w="9631"/>
      </w:tblGrid>
      <w:tr w:rsidR="00AF20F0" w14:paraId="238C9F23" w14:textId="77777777" w:rsidTr="00791DCF">
        <w:tc>
          <w:tcPr>
            <w:tcW w:w="9631" w:type="dxa"/>
          </w:tcPr>
          <w:p w14:paraId="4BD7FE91" w14:textId="77777777" w:rsidR="00AF20F0" w:rsidRPr="00ED25F6" w:rsidRDefault="00AF20F0" w:rsidP="00791DCF">
            <w:pPr>
              <w:rPr>
                <w:lang w:eastAsia="zh-CN" w:bidi="ar"/>
              </w:rPr>
            </w:pPr>
            <w:r w:rsidRPr="0043104A">
              <w:rPr>
                <w:b/>
                <w:bCs/>
                <w:lang w:eastAsia="zh-CN" w:bidi="ar"/>
              </w:rPr>
              <w:t xml:space="preserve">Reason for change: </w:t>
            </w:r>
            <w:r w:rsidRPr="00D87ED7">
              <w:rPr>
                <w:lang w:eastAsia="zh-CN" w:bidi="ar"/>
              </w:rPr>
              <w:t xml:space="preserve">After </w:t>
            </w:r>
            <w:r>
              <w:rPr>
                <w:lang w:eastAsia="zh-CN" w:bidi="ar"/>
              </w:rPr>
              <w:t xml:space="preserve">receiving </w:t>
            </w:r>
            <w:r w:rsidRPr="00D87ED7">
              <w:rPr>
                <w:lang w:eastAsia="zh-CN" w:bidi="ar"/>
              </w:rPr>
              <w:t xml:space="preserve">on-demand SIB1, UE may monitor PDCCH in a CSS set </w:t>
            </w:r>
            <w:r>
              <w:rPr>
                <w:lang w:eastAsia="zh-CN" w:bidi="ar"/>
              </w:rPr>
              <w:t xml:space="preserve">with index 0 or in a CORESET with index 0 (e.g., </w:t>
            </w:r>
            <w:r w:rsidRPr="00D87ED7">
              <w:rPr>
                <w:lang w:eastAsia="zh-CN" w:bidi="ar"/>
              </w:rPr>
              <w:t xml:space="preserve">for </w:t>
            </w:r>
            <w:proofErr w:type="spellStart"/>
            <w:r w:rsidRPr="00D87ED7">
              <w:rPr>
                <w:lang w:eastAsia="zh-CN" w:bidi="ar"/>
              </w:rPr>
              <w:t>SIBx</w:t>
            </w:r>
            <w:proofErr w:type="spellEnd"/>
            <w:r w:rsidRPr="00D87ED7">
              <w:rPr>
                <w:lang w:eastAsia="zh-CN" w:bidi="ar"/>
              </w:rPr>
              <w:t>/</w:t>
            </w:r>
            <w:proofErr w:type="spellStart"/>
            <w:r w:rsidRPr="00D87ED7">
              <w:rPr>
                <w:lang w:eastAsia="zh-CN" w:bidi="ar"/>
              </w:rPr>
              <w:t>paing</w:t>
            </w:r>
            <w:proofErr w:type="spellEnd"/>
            <w:r w:rsidRPr="00D87ED7">
              <w:rPr>
                <w:lang w:eastAsia="zh-CN" w:bidi="ar"/>
              </w:rPr>
              <w:t>/RAR reception</w:t>
            </w:r>
            <w:r>
              <w:rPr>
                <w:lang w:eastAsia="zh-CN" w:bidi="ar"/>
              </w:rPr>
              <w:t>)</w:t>
            </w:r>
            <w:r w:rsidRPr="00D87ED7">
              <w:rPr>
                <w:lang w:eastAsia="zh-CN" w:bidi="ar"/>
              </w:rPr>
              <w:t xml:space="preserve">. As clarified in RAN2 reply LS R2-2604211, the </w:t>
            </w:r>
            <w:proofErr w:type="spellStart"/>
            <w:r w:rsidRPr="00D87ED7">
              <w:rPr>
                <w:lang w:eastAsia="zh-CN" w:bidi="ar"/>
              </w:rPr>
              <w:t>controlResourceSetZero</w:t>
            </w:r>
            <w:proofErr w:type="spellEnd"/>
            <w:r w:rsidRPr="00D87ED7">
              <w:rPr>
                <w:lang w:eastAsia="zh-CN" w:bidi="ar"/>
              </w:rPr>
              <w:t xml:space="preserve"> and </w:t>
            </w:r>
            <w:proofErr w:type="spellStart"/>
            <w:r w:rsidRPr="00D87ED7">
              <w:rPr>
                <w:lang w:eastAsia="zh-CN" w:bidi="ar"/>
              </w:rPr>
              <w:t>searchSpaceZero</w:t>
            </w:r>
            <w:proofErr w:type="spellEnd"/>
            <w:r w:rsidRPr="00D87ED7">
              <w:rPr>
                <w:lang w:eastAsia="zh-CN" w:bidi="ar"/>
              </w:rPr>
              <w:t xml:space="preserve"> fields are always absent in SIB1 irrespective of whether SIB1 is provided in an on-demand manner or provided in a periodic manner, so in this case the search space set index 0 or CORESET </w:t>
            </w:r>
            <w:r>
              <w:rPr>
                <w:lang w:eastAsia="zh-CN" w:bidi="ar"/>
              </w:rPr>
              <w:t xml:space="preserve">with </w:t>
            </w:r>
            <w:r w:rsidRPr="00D87ED7">
              <w:rPr>
                <w:lang w:eastAsia="zh-CN" w:bidi="ar"/>
              </w:rPr>
              <w:t xml:space="preserve">index 0 should refer to </w:t>
            </w:r>
            <w:proofErr w:type="spellStart"/>
            <w:r w:rsidRPr="00D87ED7">
              <w:rPr>
                <w:lang w:eastAsia="zh-CN" w:bidi="ar"/>
              </w:rPr>
              <w:t>searchSpaceZero</w:t>
            </w:r>
            <w:proofErr w:type="spellEnd"/>
            <w:r w:rsidRPr="00D87ED7">
              <w:rPr>
                <w:lang w:eastAsia="zh-CN" w:bidi="ar"/>
              </w:rPr>
              <w:t xml:space="preserve"> and </w:t>
            </w:r>
            <w:proofErr w:type="spellStart"/>
            <w:r w:rsidRPr="00D87ED7">
              <w:rPr>
                <w:lang w:eastAsia="zh-CN" w:bidi="ar"/>
              </w:rPr>
              <w:t>controlResourceSetZero</w:t>
            </w:r>
            <w:proofErr w:type="spellEnd"/>
            <w:r w:rsidRPr="00D87ED7">
              <w:rPr>
                <w:lang w:eastAsia="zh-CN" w:bidi="ar"/>
              </w:rPr>
              <w:t xml:space="preserve"> in OD-SIB1</w:t>
            </w:r>
            <w:r>
              <w:rPr>
                <w:lang w:eastAsia="zh-CN" w:bidi="ar"/>
              </w:rPr>
              <w:t>-</w:t>
            </w:r>
            <w:r w:rsidRPr="00D87ED7">
              <w:rPr>
                <w:lang w:eastAsia="zh-CN" w:bidi="ar"/>
              </w:rPr>
              <w:t>Config</w:t>
            </w:r>
            <w:r>
              <w:rPr>
                <w:lang w:eastAsia="zh-CN" w:bidi="ar"/>
              </w:rPr>
              <w:t xml:space="preserve">, when </w:t>
            </w:r>
            <m:oMath>
              <m:sSub>
                <m:sSubPr>
                  <m:ctrlPr>
                    <w:rPr>
                      <w:rFonts w:ascii="Cambria Math" w:eastAsia="PMingLiU" w:hAnsi="Cambria Math"/>
                      <w:iCs/>
                    </w:rPr>
                  </m:ctrlPr>
                </m:sSubPr>
                <m:e>
                  <m:r>
                    <w:rPr>
                      <w:rFonts w:ascii="Cambria Math" w:eastAsia="SimSun" w:hAnsi="Cambria Math"/>
                    </w:rPr>
                    <m:t>k</m:t>
                  </m:r>
                </m:e>
                <m:sub>
                  <m:r>
                    <m:rPr>
                      <m:sty m:val="p"/>
                    </m:rPr>
                    <w:rPr>
                      <w:rFonts w:ascii="Cambria Math" w:eastAsia="SimSun" w:hAnsi="Cambria Math"/>
                    </w:rPr>
                    <m:t>SSB</m:t>
                  </m:r>
                </m:sub>
              </m:sSub>
              <m:r>
                <w:rPr>
                  <w:rFonts w:ascii="Cambria Math" w:eastAsia="SimSun" w:hAnsi="Cambria Math"/>
                </w:rPr>
                <m:t>&gt;23</m:t>
              </m:r>
            </m:oMath>
            <w:r w:rsidRPr="00D60452">
              <w:rPr>
                <w:rFonts w:eastAsia="SimSun"/>
                <w:lang w:eastAsia="zh-CN"/>
              </w:rPr>
              <w:t xml:space="preserve"> for FR1 or </w:t>
            </w:r>
            <m:oMath>
              <m:sSub>
                <m:sSubPr>
                  <m:ctrlPr>
                    <w:rPr>
                      <w:rFonts w:ascii="Cambria Math" w:eastAsia="PMingLiU" w:hAnsi="Cambria Math"/>
                      <w:iCs/>
                    </w:rPr>
                  </m:ctrlPr>
                </m:sSubPr>
                <m:e>
                  <m:r>
                    <w:rPr>
                      <w:rFonts w:ascii="Cambria Math" w:eastAsia="SimSun" w:hAnsi="Cambria Math"/>
                    </w:rPr>
                    <m:t>k</m:t>
                  </m:r>
                </m:e>
                <m:sub>
                  <m:r>
                    <m:rPr>
                      <m:sty m:val="p"/>
                    </m:rPr>
                    <w:rPr>
                      <w:rFonts w:ascii="Cambria Math" w:eastAsia="SimSun" w:hAnsi="Cambria Math"/>
                    </w:rPr>
                    <m:t>SSB</m:t>
                  </m:r>
                </m:sub>
              </m:sSub>
              <m:r>
                <w:rPr>
                  <w:rFonts w:ascii="Cambria Math" w:eastAsia="SimSun" w:hAnsi="Cambria Math"/>
                </w:rPr>
                <m:t>&gt;11</m:t>
              </m:r>
            </m:oMath>
            <w:r w:rsidRPr="00D60452">
              <w:rPr>
                <w:rFonts w:eastAsia="SimSun"/>
                <w:lang w:eastAsia="zh-CN"/>
              </w:rPr>
              <w:t xml:space="preserve"> for FR2</w:t>
            </w:r>
            <w:r>
              <w:rPr>
                <w:rFonts w:eastAsia="SimSun"/>
                <w:lang w:eastAsia="zh-CN"/>
              </w:rPr>
              <w:t xml:space="preserve">. </w:t>
            </w:r>
          </w:p>
          <w:p w14:paraId="384DDA84" w14:textId="77777777" w:rsidR="00AF20F0" w:rsidRDefault="00AF20F0" w:rsidP="00791DCF">
            <w:pPr>
              <w:rPr>
                <w:lang w:eastAsia="zh-CN" w:bidi="ar"/>
              </w:rPr>
            </w:pPr>
            <w:r w:rsidRPr="0043104A">
              <w:rPr>
                <w:b/>
                <w:bCs/>
                <w:lang w:eastAsia="zh-CN" w:bidi="ar"/>
              </w:rPr>
              <w:t xml:space="preserve">Summary of Change: </w:t>
            </w:r>
            <w:r w:rsidRPr="00E53A97">
              <w:rPr>
                <w:lang w:eastAsia="zh-CN" w:bidi="ar"/>
              </w:rPr>
              <w:t xml:space="preserve">Clarify the UE </w:t>
            </w:r>
            <w:proofErr w:type="spellStart"/>
            <w:r w:rsidRPr="00E53A97">
              <w:rPr>
                <w:lang w:eastAsia="zh-CN" w:bidi="ar"/>
              </w:rPr>
              <w:t>behavior</w:t>
            </w:r>
            <w:proofErr w:type="spellEnd"/>
            <w:r w:rsidRPr="00E53A97">
              <w:rPr>
                <w:lang w:eastAsia="zh-CN" w:bidi="ar"/>
              </w:rPr>
              <w:t xml:space="preserve"> that</w:t>
            </w:r>
            <w:r>
              <w:rPr>
                <w:lang w:eastAsia="zh-CN" w:bidi="ar"/>
              </w:rPr>
              <w:t xml:space="preserve"> when </w:t>
            </w:r>
            <m:oMath>
              <m:sSub>
                <m:sSubPr>
                  <m:ctrlPr>
                    <w:rPr>
                      <w:rFonts w:ascii="Cambria Math" w:eastAsia="PMingLiU" w:hAnsi="Cambria Math"/>
                      <w:iCs/>
                    </w:rPr>
                  </m:ctrlPr>
                </m:sSubPr>
                <m:e>
                  <m:r>
                    <w:rPr>
                      <w:rFonts w:ascii="Cambria Math" w:eastAsia="SimSun" w:hAnsi="Cambria Math"/>
                    </w:rPr>
                    <m:t>k</m:t>
                  </m:r>
                </m:e>
                <m:sub>
                  <m:r>
                    <m:rPr>
                      <m:sty m:val="p"/>
                    </m:rPr>
                    <w:rPr>
                      <w:rFonts w:ascii="Cambria Math" w:eastAsia="SimSun" w:hAnsi="Cambria Math"/>
                    </w:rPr>
                    <m:t>SSB</m:t>
                  </m:r>
                </m:sub>
              </m:sSub>
              <m:r>
                <w:rPr>
                  <w:rFonts w:ascii="Cambria Math" w:eastAsia="SimSun" w:hAnsi="Cambria Math"/>
                </w:rPr>
                <m:t>&gt;23</m:t>
              </m:r>
            </m:oMath>
            <w:r w:rsidRPr="00D60452">
              <w:rPr>
                <w:rFonts w:eastAsia="SimSun"/>
                <w:lang w:eastAsia="zh-CN"/>
              </w:rPr>
              <w:t xml:space="preserve"> for FR1 or </w:t>
            </w:r>
            <m:oMath>
              <m:sSub>
                <m:sSubPr>
                  <m:ctrlPr>
                    <w:rPr>
                      <w:rFonts w:ascii="Cambria Math" w:eastAsia="PMingLiU" w:hAnsi="Cambria Math"/>
                      <w:iCs/>
                    </w:rPr>
                  </m:ctrlPr>
                </m:sSubPr>
                <m:e>
                  <m:r>
                    <w:rPr>
                      <w:rFonts w:ascii="Cambria Math" w:eastAsia="SimSun" w:hAnsi="Cambria Math"/>
                    </w:rPr>
                    <m:t>k</m:t>
                  </m:r>
                </m:e>
                <m:sub>
                  <m:r>
                    <m:rPr>
                      <m:sty m:val="p"/>
                    </m:rPr>
                    <w:rPr>
                      <w:rFonts w:ascii="Cambria Math" w:eastAsia="SimSun" w:hAnsi="Cambria Math"/>
                    </w:rPr>
                    <m:t>SSB</m:t>
                  </m:r>
                </m:sub>
              </m:sSub>
              <m:r>
                <w:rPr>
                  <w:rFonts w:ascii="Cambria Math" w:eastAsia="SimSun" w:hAnsi="Cambria Math"/>
                </w:rPr>
                <m:t>&gt;11</m:t>
              </m:r>
            </m:oMath>
            <w:r w:rsidRPr="00D60452">
              <w:rPr>
                <w:rFonts w:eastAsia="SimSun"/>
                <w:lang w:eastAsia="zh-CN"/>
              </w:rPr>
              <w:t xml:space="preserve"> for FR2</w:t>
            </w:r>
            <w:r>
              <w:rPr>
                <w:rFonts w:eastAsia="SimSun"/>
                <w:lang w:eastAsia="zh-CN"/>
              </w:rPr>
              <w:t xml:space="preserve">, </w:t>
            </w:r>
            <w:r>
              <w:rPr>
                <w:lang w:eastAsia="zh-CN"/>
              </w:rPr>
              <w:t>for</w:t>
            </w:r>
            <w:r w:rsidRPr="00D87ED7">
              <w:rPr>
                <w:rFonts w:hint="eastAsia"/>
                <w:lang w:eastAsia="zh-CN" w:bidi="ar"/>
              </w:rPr>
              <w:t xml:space="preserve"> PDCCH monitoring in a search space set with index 0 or </w:t>
            </w:r>
            <w:r>
              <w:rPr>
                <w:lang w:eastAsia="zh-CN" w:bidi="ar"/>
              </w:rPr>
              <w:t xml:space="preserve">in a </w:t>
            </w:r>
            <w:r w:rsidRPr="00D87ED7">
              <w:rPr>
                <w:rFonts w:hint="eastAsia"/>
                <w:lang w:eastAsia="zh-CN" w:bidi="ar"/>
              </w:rPr>
              <w:t xml:space="preserve">CORESET </w:t>
            </w:r>
            <w:r>
              <w:rPr>
                <w:lang w:eastAsia="zh-CN" w:bidi="ar"/>
              </w:rPr>
              <w:t xml:space="preserve">with </w:t>
            </w:r>
            <w:r w:rsidRPr="00D87ED7">
              <w:rPr>
                <w:rFonts w:hint="eastAsia"/>
                <w:lang w:eastAsia="zh-CN" w:bidi="ar"/>
              </w:rPr>
              <w:t xml:space="preserve">index 0, the UE </w:t>
            </w:r>
            <w:r>
              <w:rPr>
                <w:lang w:eastAsia="zh-CN" w:bidi="ar"/>
              </w:rPr>
              <w:t>continues to</w:t>
            </w:r>
            <w:r w:rsidRPr="00D87ED7">
              <w:rPr>
                <w:rFonts w:hint="eastAsia"/>
                <w:lang w:eastAsia="zh-CN" w:bidi="ar"/>
              </w:rPr>
              <w:t xml:space="preserve"> appl</w:t>
            </w:r>
            <w:r>
              <w:rPr>
                <w:lang w:eastAsia="zh-CN" w:bidi="ar"/>
              </w:rPr>
              <w:t>y</w:t>
            </w:r>
            <w:r w:rsidRPr="00D87ED7">
              <w:rPr>
                <w:rFonts w:hint="eastAsia"/>
                <w:lang w:eastAsia="zh-CN" w:bidi="ar"/>
              </w:rPr>
              <w:t xml:space="preserve"> </w:t>
            </w:r>
            <w:proofErr w:type="spellStart"/>
            <w:r w:rsidRPr="00D87ED7">
              <w:rPr>
                <w:rFonts w:hint="eastAsia"/>
                <w:lang w:eastAsia="zh-CN" w:bidi="ar"/>
              </w:rPr>
              <w:t>searchSpaceZero</w:t>
            </w:r>
            <w:proofErr w:type="spellEnd"/>
            <w:r w:rsidRPr="00D87ED7">
              <w:rPr>
                <w:rFonts w:hint="eastAsia"/>
                <w:lang w:eastAsia="zh-CN" w:bidi="ar"/>
              </w:rPr>
              <w:t xml:space="preserve"> and </w:t>
            </w:r>
            <w:proofErr w:type="spellStart"/>
            <w:r w:rsidRPr="00D87ED7">
              <w:rPr>
                <w:rFonts w:hint="eastAsia"/>
                <w:lang w:eastAsia="zh-CN" w:bidi="ar"/>
              </w:rPr>
              <w:t>controlResourceSetZero</w:t>
            </w:r>
            <w:proofErr w:type="spellEnd"/>
            <w:r w:rsidRPr="00D87ED7">
              <w:rPr>
                <w:rFonts w:hint="eastAsia"/>
                <w:lang w:eastAsia="zh-CN" w:bidi="ar"/>
              </w:rPr>
              <w:t xml:space="preserve"> in OD-SIB1 Config.</w:t>
            </w:r>
          </w:p>
          <w:p w14:paraId="1DC4CBA1" w14:textId="77777777" w:rsidR="00AF20F0" w:rsidRPr="00EE605F" w:rsidRDefault="00AF20F0" w:rsidP="00791DCF">
            <w:pPr>
              <w:rPr>
                <w:lang w:eastAsia="zh-CN" w:bidi="ar"/>
              </w:rPr>
            </w:pPr>
            <w:r w:rsidRPr="0043104A">
              <w:rPr>
                <w:b/>
                <w:bCs/>
                <w:lang w:eastAsia="zh-CN" w:bidi="ar"/>
              </w:rPr>
              <w:t>Consequences if not approved:</w:t>
            </w:r>
            <w:r w:rsidRPr="0043104A">
              <w:rPr>
                <w:lang w:eastAsia="zh-CN" w:bidi="ar"/>
              </w:rPr>
              <w:t xml:space="preserve"> </w:t>
            </w:r>
            <w:r>
              <w:rPr>
                <w:lang w:eastAsia="zh-CN" w:bidi="ar"/>
              </w:rPr>
              <w:t>After receiving on-demand SIB1, a</w:t>
            </w:r>
            <w:r w:rsidRPr="00D87ED7">
              <w:rPr>
                <w:lang w:eastAsia="zh-CN" w:bidi="ar"/>
              </w:rPr>
              <w:t xml:space="preserve">mbiguity occurs for PDCCH monitoring </w:t>
            </w:r>
            <w:r w:rsidRPr="00D87ED7">
              <w:rPr>
                <w:rFonts w:hint="eastAsia"/>
                <w:lang w:eastAsia="zh-CN" w:bidi="ar"/>
              </w:rPr>
              <w:t xml:space="preserve">in a search space set with index 0 or </w:t>
            </w:r>
            <w:r>
              <w:rPr>
                <w:lang w:eastAsia="zh-CN" w:bidi="ar"/>
              </w:rPr>
              <w:t xml:space="preserve">in a </w:t>
            </w:r>
            <w:r w:rsidRPr="00D87ED7">
              <w:rPr>
                <w:rFonts w:hint="eastAsia"/>
                <w:lang w:eastAsia="zh-CN" w:bidi="ar"/>
              </w:rPr>
              <w:t xml:space="preserve">CORESET </w:t>
            </w:r>
            <w:r>
              <w:rPr>
                <w:lang w:eastAsia="zh-CN" w:bidi="ar"/>
              </w:rPr>
              <w:t xml:space="preserve">with </w:t>
            </w:r>
            <w:r w:rsidRPr="00D87ED7">
              <w:rPr>
                <w:rFonts w:hint="eastAsia"/>
                <w:lang w:eastAsia="zh-CN" w:bidi="ar"/>
              </w:rPr>
              <w:t>index 0</w:t>
            </w:r>
            <w:r w:rsidRPr="00D87ED7">
              <w:rPr>
                <w:lang w:eastAsia="zh-CN" w:bidi="ar"/>
              </w:rPr>
              <w:t>.</w:t>
            </w:r>
          </w:p>
          <w:p w14:paraId="21C49284" w14:textId="77777777" w:rsidR="00AF20F0" w:rsidRPr="00424096" w:rsidRDefault="00AF20F0" w:rsidP="00791DCF">
            <w:pPr>
              <w:tabs>
                <w:tab w:val="left" w:pos="1300"/>
              </w:tabs>
              <w:spacing w:line="276" w:lineRule="auto"/>
              <w:jc w:val="both"/>
              <w:rPr>
                <w:rFonts w:ascii="Arial" w:eastAsiaTheme="minorEastAsia" w:hAnsi="Arial" w:cs="Arial"/>
                <w:sz w:val="24"/>
                <w:lang w:val="en-US" w:eastAsia="zh-CN"/>
              </w:rPr>
            </w:pPr>
            <w:r>
              <w:rPr>
                <w:rFonts w:ascii="Arial" w:eastAsiaTheme="minorEastAsia" w:hAnsi="Arial" w:cs="Arial"/>
                <w:sz w:val="24"/>
                <w:lang w:val="en-US" w:eastAsia="zh-CN"/>
              </w:rPr>
              <w:t>23</w:t>
            </w:r>
            <w:r w:rsidRPr="00424096">
              <w:rPr>
                <w:rFonts w:ascii="Arial" w:eastAsiaTheme="minorEastAsia" w:hAnsi="Arial" w:cs="Arial"/>
                <w:sz w:val="24"/>
                <w:lang w:val="en-US" w:eastAsia="zh-CN"/>
              </w:rPr>
              <w:tab/>
            </w:r>
            <w:r w:rsidRPr="00797487">
              <w:rPr>
                <w:rFonts w:ascii="Arial" w:eastAsiaTheme="minorEastAsia" w:hAnsi="Arial" w:cs="Arial"/>
                <w:sz w:val="24"/>
                <w:lang w:val="en-US" w:eastAsia="zh-CN"/>
              </w:rPr>
              <w:t>UE procedure to request SIB1 reception</w:t>
            </w:r>
          </w:p>
          <w:p w14:paraId="0D35A02F" w14:textId="77777777" w:rsidR="00AF20F0" w:rsidRDefault="00AF20F0" w:rsidP="00791DCF">
            <w:pPr>
              <w:spacing w:beforeLines="100" w:before="240" w:after="240"/>
              <w:jc w:val="center"/>
              <w:rPr>
                <w:rFonts w:ascii="Arial" w:eastAsiaTheme="minorEastAsia" w:hAnsi="Arial" w:cs="Arial"/>
                <w:color w:val="FF0000"/>
                <w:sz w:val="22"/>
                <w:lang w:eastAsia="zh-CN"/>
              </w:rPr>
            </w:pPr>
            <w:r>
              <w:rPr>
                <w:rFonts w:ascii="Arial" w:eastAsiaTheme="minorEastAsia" w:hAnsi="Arial" w:cs="Arial"/>
                <w:color w:val="FF0000"/>
                <w:sz w:val="22"/>
                <w:lang w:eastAsia="zh-CN"/>
              </w:rPr>
              <w:t>&lt; Unchanged parts are omitted &gt;</w:t>
            </w:r>
          </w:p>
          <w:p w14:paraId="5D4ED076" w14:textId="77777777" w:rsidR="00AF20F0" w:rsidRPr="00D60452" w:rsidRDefault="00AF20F0" w:rsidP="00791DCF">
            <w:pPr>
              <w:rPr>
                <w:rFonts w:eastAsia="SimSun"/>
              </w:rPr>
            </w:pPr>
            <w:ins w:id="58" w:author="Author">
              <w:r>
                <w:rPr>
                  <w:rFonts w:eastAsia="SimSun"/>
                  <w:lang w:eastAsia="zh-CN"/>
                </w:rPr>
                <w:t>W</w:t>
              </w:r>
              <w:r>
                <w:rPr>
                  <w:rFonts w:eastAsia="SimSun" w:hint="eastAsia"/>
                  <w:lang w:eastAsia="zh-CN"/>
                </w:rPr>
                <w:t xml:space="preserve">hen the UE monitors PDCCH according to a CSS set </w:t>
              </w:r>
              <w:r>
                <w:rPr>
                  <w:rFonts w:eastAsia="SimSun"/>
                  <w:lang w:eastAsia="zh-CN"/>
                </w:rPr>
                <w:t>with</w:t>
              </w:r>
              <w:r>
                <w:rPr>
                  <w:rFonts w:eastAsia="SimSun" w:hint="eastAsia"/>
                  <w:lang w:eastAsia="zh-CN"/>
                </w:rPr>
                <w:t xml:space="preserve"> </w:t>
              </w:r>
              <w:r>
                <w:rPr>
                  <w:rFonts w:eastAsia="SimSun"/>
                  <w:lang w:eastAsia="zh-CN"/>
                </w:rPr>
                <w:t xml:space="preserve">search space set </w:t>
              </w:r>
              <w:r w:rsidRPr="00713E56">
                <w:rPr>
                  <w:rFonts w:eastAsia="SimSun"/>
                  <w:lang w:eastAsia="zh-CN"/>
                </w:rPr>
                <w:t>index 0</w:t>
              </w:r>
              <w:r>
                <w:rPr>
                  <w:rFonts w:eastAsia="SimSun" w:hint="eastAsia"/>
                  <w:lang w:eastAsia="zh-CN"/>
                </w:rPr>
                <w:t xml:space="preserve"> or</w:t>
              </w:r>
              <w:r>
                <w:rPr>
                  <w:rFonts w:eastAsia="SimSun"/>
                  <w:lang w:eastAsia="zh-CN"/>
                </w:rPr>
                <w:t xml:space="preserve"> in</w:t>
              </w:r>
              <w:r>
                <w:rPr>
                  <w:rFonts w:eastAsia="SimSun" w:hint="eastAsia"/>
                  <w:lang w:eastAsia="zh-CN"/>
                </w:rPr>
                <w:t xml:space="preserve"> </w:t>
              </w:r>
              <w:r>
                <w:rPr>
                  <w:rFonts w:eastAsia="SimSun"/>
                  <w:lang w:eastAsia="zh-CN"/>
                </w:rPr>
                <w:t xml:space="preserve">a CORESET with </w:t>
              </w:r>
              <w:r w:rsidRPr="00713E56">
                <w:rPr>
                  <w:rFonts w:eastAsia="SimSun"/>
                  <w:lang w:eastAsia="zh-CN"/>
                </w:rPr>
                <w:t>index 0</w:t>
              </w:r>
              <w:r>
                <w:rPr>
                  <w:rFonts w:eastAsia="SimSun"/>
                  <w:lang w:eastAsia="zh-CN"/>
                </w:rPr>
                <w:t>, or u</w:t>
              </w:r>
            </w:ins>
            <w:del w:id="59" w:author="Author">
              <w:r w:rsidRPr="00D60452" w:rsidDel="00574968">
                <w:rPr>
                  <w:rFonts w:eastAsia="SimSun"/>
                  <w:lang w:eastAsia="zh-CN"/>
                </w:rPr>
                <w:delText>U</w:delText>
              </w:r>
            </w:del>
            <w:r w:rsidRPr="00D60452">
              <w:rPr>
                <w:rFonts w:eastAsia="SimSun"/>
                <w:lang w:eastAsia="zh-CN"/>
              </w:rPr>
              <w:t xml:space="preserve">pon receiving a PWS notification or paging indicating system information change [12, TS 38.331], and if </w:t>
            </w:r>
            <m:oMath>
              <m:sSub>
                <m:sSubPr>
                  <m:ctrlPr>
                    <w:rPr>
                      <w:rFonts w:ascii="Cambria Math" w:eastAsia="PMingLiU" w:hAnsi="Cambria Math"/>
                      <w:iCs/>
                    </w:rPr>
                  </m:ctrlPr>
                </m:sSubPr>
                <m:e>
                  <m:r>
                    <w:rPr>
                      <w:rFonts w:ascii="Cambria Math" w:eastAsia="SimSun" w:hAnsi="Cambria Math"/>
                    </w:rPr>
                    <m:t>k</m:t>
                  </m:r>
                </m:e>
                <m:sub>
                  <m:r>
                    <m:rPr>
                      <m:sty m:val="p"/>
                    </m:rPr>
                    <w:rPr>
                      <w:rFonts w:ascii="Cambria Math" w:eastAsia="SimSun" w:hAnsi="Cambria Math"/>
                    </w:rPr>
                    <m:t>SSB</m:t>
                  </m:r>
                </m:sub>
              </m:sSub>
              <m:r>
                <w:rPr>
                  <w:rFonts w:ascii="Cambria Math" w:eastAsia="SimSun" w:hAnsi="Cambria Math"/>
                </w:rPr>
                <m:t>&gt;23</m:t>
              </m:r>
            </m:oMath>
            <w:r w:rsidRPr="00D60452">
              <w:rPr>
                <w:rFonts w:eastAsia="SimSun"/>
                <w:lang w:eastAsia="zh-CN"/>
              </w:rPr>
              <w:t xml:space="preserve"> for FR1 or </w:t>
            </w:r>
            <m:oMath>
              <m:sSub>
                <m:sSubPr>
                  <m:ctrlPr>
                    <w:rPr>
                      <w:rFonts w:ascii="Cambria Math" w:eastAsia="PMingLiU" w:hAnsi="Cambria Math"/>
                      <w:iCs/>
                    </w:rPr>
                  </m:ctrlPr>
                </m:sSubPr>
                <m:e>
                  <m:r>
                    <w:rPr>
                      <w:rFonts w:ascii="Cambria Math" w:eastAsia="SimSun" w:hAnsi="Cambria Math"/>
                    </w:rPr>
                    <m:t>k</m:t>
                  </m:r>
                </m:e>
                <m:sub>
                  <m:r>
                    <m:rPr>
                      <m:sty m:val="p"/>
                    </m:rPr>
                    <w:rPr>
                      <w:rFonts w:ascii="Cambria Math" w:eastAsia="SimSun" w:hAnsi="Cambria Math"/>
                    </w:rPr>
                    <m:t>SSB</m:t>
                  </m:r>
                </m:sub>
              </m:sSub>
              <m:r>
                <w:rPr>
                  <w:rFonts w:ascii="Cambria Math" w:eastAsia="SimSun" w:hAnsi="Cambria Math"/>
                </w:rPr>
                <m:t>&gt;11</m:t>
              </m:r>
            </m:oMath>
            <w:r w:rsidRPr="00D60452">
              <w:rPr>
                <w:rFonts w:eastAsia="SimSun"/>
                <w:lang w:eastAsia="zh-CN"/>
              </w:rPr>
              <w:t xml:space="preserve"> for FR2</w:t>
            </w:r>
            <w:r w:rsidRPr="00D60452">
              <w:rPr>
                <w:rFonts w:eastAsia="SimSun"/>
                <w:lang w:val="en-US" w:eastAsia="zh-CN"/>
              </w:rPr>
              <w:t xml:space="preserve">, the </w:t>
            </w:r>
            <w:r w:rsidRPr="00D60452">
              <w:rPr>
                <w:rFonts w:eastAsia="SimSun"/>
                <w:lang w:eastAsia="zh-CN"/>
              </w:rPr>
              <w:t xml:space="preserve">UE continues to apply </w:t>
            </w:r>
            <w:proofErr w:type="spellStart"/>
            <w:r w:rsidRPr="00D60452">
              <w:rPr>
                <w:rFonts w:eastAsia="SimSun"/>
                <w:lang w:eastAsia="zh-CN"/>
              </w:rPr>
              <w:t>s</w:t>
            </w:r>
            <w:r w:rsidRPr="00D60452">
              <w:rPr>
                <w:rFonts w:eastAsia="SimSun"/>
                <w:i/>
                <w:lang w:eastAsia="zh-CN"/>
              </w:rPr>
              <w:t>earchSpaceZero</w:t>
            </w:r>
            <w:proofErr w:type="spellEnd"/>
            <w:r w:rsidRPr="00D60452">
              <w:rPr>
                <w:rFonts w:eastAsia="SimSun"/>
                <w:lang w:eastAsia="zh-CN"/>
              </w:rPr>
              <w:t xml:space="preserve"> and </w:t>
            </w:r>
            <w:proofErr w:type="spellStart"/>
            <w:r w:rsidRPr="00D60452">
              <w:rPr>
                <w:rFonts w:eastAsia="SimSun"/>
                <w:i/>
                <w:lang w:eastAsia="zh-CN"/>
              </w:rPr>
              <w:t>controlResourceSetZero</w:t>
            </w:r>
            <w:proofErr w:type="spellEnd"/>
            <w:r w:rsidRPr="00D60452">
              <w:rPr>
                <w:rFonts w:eastAsia="SimSun"/>
                <w:i/>
                <w:lang w:eastAsia="zh-CN"/>
              </w:rPr>
              <w:t xml:space="preserve"> </w:t>
            </w:r>
            <w:r w:rsidRPr="00D60452">
              <w:rPr>
                <w:rFonts w:eastAsia="SimSun"/>
                <w:lang w:eastAsia="zh-CN"/>
              </w:rPr>
              <w:t xml:space="preserve">in </w:t>
            </w:r>
            <w:r w:rsidRPr="00D60452">
              <w:rPr>
                <w:rFonts w:eastAsia="SimSun"/>
                <w:i/>
                <w:lang w:eastAsia="zh-CN"/>
              </w:rPr>
              <w:t>OD-SIB1 Config</w:t>
            </w:r>
            <w:r w:rsidRPr="00D60452">
              <w:rPr>
                <w:rFonts w:eastAsia="SimSun"/>
                <w:lang w:eastAsia="zh-CN"/>
              </w:rPr>
              <w:t>.</w:t>
            </w:r>
          </w:p>
          <w:p w14:paraId="33A03135" w14:textId="77777777" w:rsidR="00AF20F0" w:rsidRPr="004B5DA2" w:rsidRDefault="00AF20F0" w:rsidP="00791DCF">
            <w:pPr>
              <w:spacing w:beforeLines="100" w:before="240" w:after="240"/>
              <w:jc w:val="center"/>
              <w:rPr>
                <w:rFonts w:ascii="Arial" w:eastAsiaTheme="minorEastAsia" w:hAnsi="Arial" w:cs="Arial"/>
                <w:color w:val="FF0000"/>
                <w:sz w:val="22"/>
                <w:lang w:eastAsia="zh-CN"/>
              </w:rPr>
            </w:pPr>
            <w:r>
              <w:rPr>
                <w:rFonts w:ascii="Arial" w:eastAsiaTheme="minorEastAsia" w:hAnsi="Arial" w:cs="Arial"/>
                <w:color w:val="FF0000"/>
                <w:sz w:val="22"/>
                <w:lang w:eastAsia="zh-CN"/>
              </w:rPr>
              <w:t>&lt; Unchanged parts are omitted &gt;</w:t>
            </w:r>
          </w:p>
        </w:tc>
      </w:tr>
    </w:tbl>
    <w:p w14:paraId="64C1D63B" w14:textId="77777777" w:rsidR="00AF20F0" w:rsidRDefault="00AF20F0" w:rsidP="00AF20F0">
      <w:pPr>
        <w:rPr>
          <w:rFonts w:ascii="Times New Roman" w:eastAsia="DengXian" w:hAnsi="Times New Roman"/>
          <w:b/>
          <w:bCs/>
          <w:lang w:eastAsia="zh-CN"/>
        </w:rPr>
      </w:pPr>
    </w:p>
    <w:p w14:paraId="7B449170" w14:textId="77777777" w:rsidR="00AF20F0" w:rsidRDefault="00AF20F0" w:rsidP="00AF20F0">
      <w:pPr>
        <w:rPr>
          <w:rFonts w:ascii="Times New Roman" w:eastAsia="DengXian" w:hAnsi="Times New Roman"/>
          <w:b/>
          <w:bCs/>
          <w:lang w:eastAsia="zh-CN"/>
        </w:rPr>
      </w:pPr>
    </w:p>
    <w:p w14:paraId="108C6722" w14:textId="77777777" w:rsidR="00AF20F0" w:rsidRDefault="00AF20F0" w:rsidP="00AF20F0">
      <w:pPr>
        <w:rPr>
          <w:rFonts w:ascii="Times New Roman" w:eastAsia="DengXian" w:hAnsi="Times New Roman"/>
          <w:b/>
          <w:bCs/>
          <w:lang w:eastAsia="zh-CN"/>
        </w:rPr>
      </w:pPr>
    </w:p>
    <w:p w14:paraId="755D3720" w14:textId="77777777" w:rsidR="00AF20F0" w:rsidRDefault="00AF20F0" w:rsidP="00AF20F0">
      <w:pPr>
        <w:rPr>
          <w:rFonts w:ascii="Times New Roman" w:eastAsia="DengXian" w:hAnsi="Times New Roman"/>
          <w:b/>
          <w:bCs/>
          <w:lang w:eastAsia="zh-CN"/>
        </w:rPr>
      </w:pPr>
    </w:p>
    <w:p w14:paraId="1418B42C" w14:textId="77777777" w:rsidR="00AF20F0" w:rsidRDefault="00AF20F0" w:rsidP="00AF20F0">
      <w:pPr>
        <w:rPr>
          <w:rFonts w:ascii="Times New Roman" w:eastAsia="DengXian" w:hAnsi="Times New Roman"/>
          <w:b/>
          <w:bCs/>
          <w:lang w:eastAsia="zh-CN"/>
        </w:rPr>
      </w:pPr>
    </w:p>
    <w:p w14:paraId="12C4C50B" w14:textId="77777777" w:rsidR="00AF20F0" w:rsidRDefault="00AF20F0" w:rsidP="00AF20F0">
      <w:pPr>
        <w:rPr>
          <w:rFonts w:ascii="Times New Roman" w:eastAsia="DengXian" w:hAnsi="Times New Roman"/>
          <w:b/>
          <w:bCs/>
          <w:lang w:eastAsia="zh-CN"/>
        </w:rPr>
      </w:pPr>
    </w:p>
    <w:p w14:paraId="21C7EE4C" w14:textId="77777777" w:rsidR="00AF20F0" w:rsidRDefault="00AF20F0" w:rsidP="00AF20F0">
      <w:pPr>
        <w:rPr>
          <w:rFonts w:ascii="Times New Roman" w:eastAsia="DengXian" w:hAnsi="Times New Roman"/>
          <w:b/>
          <w:bCs/>
          <w:lang w:eastAsia="zh-CN"/>
        </w:rPr>
      </w:pPr>
    </w:p>
    <w:p w14:paraId="0E0D8F09" w14:textId="77777777" w:rsidR="00AF20F0" w:rsidRDefault="00AF20F0" w:rsidP="00AF20F0">
      <w:pPr>
        <w:rPr>
          <w:rFonts w:ascii="Times New Roman" w:eastAsia="DengXian" w:hAnsi="Times New Roman"/>
          <w:b/>
          <w:bCs/>
          <w:lang w:eastAsia="zh-CN"/>
        </w:rPr>
      </w:pPr>
    </w:p>
    <w:p w14:paraId="3935134D" w14:textId="77777777" w:rsidR="00AF20F0" w:rsidRDefault="00AF20F0" w:rsidP="00AF20F0">
      <w:pPr>
        <w:rPr>
          <w:rFonts w:ascii="Times New Roman" w:eastAsia="DengXian" w:hAnsi="Times New Roman"/>
          <w:b/>
          <w:bCs/>
          <w:lang w:eastAsia="zh-CN"/>
        </w:rPr>
      </w:pPr>
    </w:p>
    <w:p w14:paraId="4432524E" w14:textId="77777777" w:rsidR="00AF20F0" w:rsidRDefault="00AF20F0" w:rsidP="00AF20F0">
      <w:pPr>
        <w:rPr>
          <w:rFonts w:ascii="Times New Roman" w:eastAsia="DengXian" w:hAnsi="Times New Roman"/>
          <w:b/>
          <w:bCs/>
          <w:lang w:eastAsia="zh-CN"/>
        </w:rPr>
      </w:pPr>
    </w:p>
    <w:p w14:paraId="598C524D" w14:textId="77777777" w:rsidR="00AF20F0" w:rsidRDefault="00AF20F0" w:rsidP="00AF20F0">
      <w:pPr>
        <w:rPr>
          <w:rFonts w:ascii="Times New Roman" w:eastAsia="DengXian" w:hAnsi="Times New Roman"/>
          <w:b/>
          <w:bCs/>
          <w:lang w:eastAsia="zh-CN"/>
        </w:rPr>
      </w:pPr>
    </w:p>
    <w:p w14:paraId="773E3740" w14:textId="77777777" w:rsidR="00AF20F0" w:rsidRDefault="00AF20F0" w:rsidP="00AF20F0">
      <w:pPr>
        <w:rPr>
          <w:rFonts w:ascii="Times New Roman" w:eastAsia="DengXian" w:hAnsi="Times New Roman"/>
          <w:b/>
          <w:bCs/>
          <w:lang w:eastAsia="zh-CN"/>
        </w:rPr>
      </w:pPr>
    </w:p>
    <w:p w14:paraId="28DA85F1" w14:textId="77777777" w:rsidR="00AF20F0" w:rsidRDefault="00AF20F0" w:rsidP="00AF20F0">
      <w:pPr>
        <w:rPr>
          <w:rFonts w:ascii="Times New Roman" w:eastAsia="DengXian" w:hAnsi="Times New Roman"/>
          <w:b/>
          <w:bCs/>
          <w:lang w:eastAsia="zh-CN"/>
        </w:rPr>
      </w:pPr>
    </w:p>
    <w:p w14:paraId="62513368" w14:textId="77777777" w:rsidR="00AF20F0" w:rsidRDefault="00AF20F0" w:rsidP="00AF20F0">
      <w:pPr>
        <w:rPr>
          <w:rFonts w:ascii="Times New Roman" w:eastAsia="DengXian" w:hAnsi="Times New Roman"/>
          <w:b/>
          <w:bCs/>
          <w:lang w:eastAsia="zh-CN"/>
        </w:rPr>
      </w:pPr>
    </w:p>
    <w:p w14:paraId="602E1A36" w14:textId="77777777" w:rsidR="00AF20F0" w:rsidRDefault="00AF20F0" w:rsidP="00AF20F0">
      <w:pPr>
        <w:rPr>
          <w:rFonts w:ascii="Times New Roman" w:eastAsia="DengXian" w:hAnsi="Times New Roman"/>
          <w:b/>
          <w:bCs/>
          <w:lang w:eastAsia="zh-CN"/>
        </w:rPr>
      </w:pPr>
    </w:p>
    <w:p w14:paraId="63B06600" w14:textId="77777777" w:rsidR="00AF20F0" w:rsidRDefault="00AF20F0" w:rsidP="00AF20F0">
      <w:pPr>
        <w:rPr>
          <w:rFonts w:ascii="Times New Roman" w:eastAsia="DengXian" w:hAnsi="Times New Roman"/>
          <w:b/>
          <w:bCs/>
          <w:lang w:eastAsia="zh-CN"/>
        </w:rPr>
      </w:pPr>
    </w:p>
    <w:p w14:paraId="01460CC8" w14:textId="77777777" w:rsidR="00AF20F0" w:rsidRDefault="00AF20F0" w:rsidP="00AF20F0">
      <w:pPr>
        <w:rPr>
          <w:rFonts w:ascii="Times New Roman" w:eastAsia="DengXian" w:hAnsi="Times New Roman"/>
          <w:b/>
          <w:bCs/>
          <w:lang w:eastAsia="zh-CN"/>
        </w:rPr>
      </w:pPr>
    </w:p>
    <w:p w14:paraId="77651504" w14:textId="77777777" w:rsidR="00AF20F0" w:rsidRDefault="00AF20F0" w:rsidP="00AF20F0">
      <w:pPr>
        <w:rPr>
          <w:rFonts w:ascii="Times New Roman" w:eastAsia="DengXian" w:hAnsi="Times New Roman"/>
          <w:b/>
          <w:bCs/>
          <w:lang w:eastAsia="zh-CN"/>
        </w:rPr>
      </w:pPr>
    </w:p>
    <w:p w14:paraId="7BE43BC7" w14:textId="77777777" w:rsidR="00AF20F0" w:rsidRDefault="00AF20F0" w:rsidP="00AF20F0">
      <w:pPr>
        <w:rPr>
          <w:rFonts w:ascii="Times New Roman" w:eastAsia="DengXian" w:hAnsi="Times New Roman"/>
          <w:b/>
          <w:bCs/>
          <w:lang w:eastAsia="zh-CN"/>
        </w:rPr>
      </w:pPr>
    </w:p>
    <w:p w14:paraId="7DD63A4C" w14:textId="77777777" w:rsidR="00AF20F0" w:rsidRDefault="00AF20F0" w:rsidP="00AF20F0">
      <w:pPr>
        <w:rPr>
          <w:rFonts w:ascii="Times New Roman" w:eastAsia="DengXian" w:hAnsi="Times New Roman"/>
          <w:b/>
          <w:bCs/>
          <w:lang w:eastAsia="zh-CN"/>
        </w:rPr>
      </w:pPr>
    </w:p>
    <w:p w14:paraId="1E87834D" w14:textId="77777777" w:rsidR="00AF20F0" w:rsidRDefault="00AF20F0" w:rsidP="00AF20F0">
      <w:pPr>
        <w:rPr>
          <w:rFonts w:ascii="Times New Roman" w:eastAsia="DengXian" w:hAnsi="Times New Roman"/>
          <w:b/>
          <w:bCs/>
          <w:lang w:eastAsia="zh-CN"/>
        </w:rPr>
      </w:pPr>
    </w:p>
    <w:p w14:paraId="4FC4E708" w14:textId="77777777" w:rsidR="00AF20F0" w:rsidRPr="00A34091" w:rsidRDefault="00AF20F0" w:rsidP="00AF20F0">
      <w:pPr>
        <w:rPr>
          <w:rFonts w:ascii="Times New Roman" w:eastAsia="DengXian" w:hAnsi="Times New Roman"/>
          <w:b/>
          <w:bCs/>
          <w:lang w:eastAsia="zh-CN"/>
        </w:rPr>
      </w:pPr>
    </w:p>
    <w:p w14:paraId="4FDFF160" w14:textId="77777777" w:rsidR="00AF20F0" w:rsidRDefault="00AF20F0" w:rsidP="00AF20F0">
      <w:pPr>
        <w:rPr>
          <w:rFonts w:ascii="Times New Roman" w:eastAsia="DengXian" w:hAnsi="Times New Roman"/>
          <w:lang w:eastAsia="zh-CN"/>
        </w:rPr>
      </w:pPr>
    </w:p>
    <w:p w14:paraId="5D3BD70D" w14:textId="16638178" w:rsidR="00AF20F0" w:rsidRPr="00551249" w:rsidRDefault="00C62C50" w:rsidP="00AF20F0">
      <w:pPr>
        <w:rPr>
          <w:rFonts w:ascii="Times New Roman" w:eastAsia="DengXian" w:hAnsi="Times New Roman"/>
          <w:b/>
          <w:bCs/>
          <w:lang w:eastAsia="zh-CN"/>
        </w:rPr>
      </w:pPr>
      <w:hyperlink r:id="rId168" w:history="1">
        <w:r w:rsidRPr="00551249">
          <w:rPr>
            <w:rStyle w:val="Hyperlink"/>
            <w:rFonts w:ascii="Times New Roman" w:eastAsia="DengXian" w:hAnsi="Times New Roman"/>
            <w:b/>
            <w:bCs/>
            <w:lang w:eastAsia="zh-CN"/>
          </w:rPr>
          <w:t>R1-2606825</w:t>
        </w:r>
      </w:hyperlink>
      <w:r w:rsidR="00293862" w:rsidRPr="00551249">
        <w:rPr>
          <w:rFonts w:ascii="Times New Roman" w:eastAsia="DengXian" w:hAnsi="Times New Roman"/>
          <w:b/>
          <w:bCs/>
          <w:lang w:eastAsia="zh-CN"/>
        </w:rPr>
        <w:tab/>
        <w:t>Summary #1 of NES maintenance</w:t>
      </w:r>
      <w:r w:rsidR="00293862" w:rsidRPr="00551249">
        <w:rPr>
          <w:rFonts w:ascii="Times New Roman" w:eastAsia="DengXian" w:hAnsi="Times New Roman"/>
          <w:b/>
          <w:bCs/>
          <w:lang w:eastAsia="zh-CN"/>
        </w:rPr>
        <w:tab/>
        <w:t>Moderator (LG Electronics)</w:t>
      </w:r>
    </w:p>
    <w:p w14:paraId="5BB5EC22" w14:textId="77777777" w:rsidR="00AF20F0" w:rsidRDefault="00AF20F0" w:rsidP="00AF20F0">
      <w:pPr>
        <w:rPr>
          <w:rFonts w:ascii="Times New Roman" w:eastAsia="DengXian" w:hAnsi="Times New Roman"/>
          <w:b/>
          <w:bCs/>
          <w:lang w:eastAsia="zh-CN"/>
        </w:rPr>
      </w:pPr>
    </w:p>
    <w:p w14:paraId="6D30A918" w14:textId="77777777" w:rsidR="00AF20F0" w:rsidRDefault="00AF20F0" w:rsidP="00AF20F0">
      <w:pPr>
        <w:rPr>
          <w:rFonts w:ascii="Times New Roman" w:eastAsia="DengXian" w:hAnsi="Times New Roman"/>
          <w:b/>
          <w:bCs/>
          <w:lang w:eastAsia="zh-CN"/>
        </w:rPr>
      </w:pPr>
    </w:p>
    <w:p w14:paraId="7ED3E843" w14:textId="77777777" w:rsidR="00AF20F0" w:rsidRPr="00E37B0B" w:rsidRDefault="00AF20F0" w:rsidP="00AF20F0">
      <w:pPr>
        <w:jc w:val="both"/>
        <w:rPr>
          <w:b/>
          <w:bCs/>
          <w:lang w:val="en-IN" w:eastAsia="ko-KR"/>
        </w:rPr>
      </w:pPr>
      <w:r w:rsidRPr="00E37B0B">
        <w:rPr>
          <w:b/>
          <w:bCs/>
          <w:highlight w:val="green"/>
          <w:lang w:val="en-IN" w:eastAsia="ko-KR"/>
        </w:rPr>
        <w:t>Agreement:</w:t>
      </w:r>
    </w:p>
    <w:p w14:paraId="22825DEF" w14:textId="77777777" w:rsidR="00AF20F0" w:rsidRDefault="00AF20F0" w:rsidP="00AF20F0">
      <w:pPr>
        <w:jc w:val="both"/>
        <w:rPr>
          <w:lang w:val="en-IN" w:eastAsia="ko-KR"/>
        </w:rPr>
      </w:pPr>
      <w:r>
        <w:rPr>
          <w:lang w:val="en-IN" w:eastAsia="ko-KR"/>
        </w:rPr>
        <w:t>T</w:t>
      </w:r>
      <w:r>
        <w:rPr>
          <w:rFonts w:hint="eastAsia"/>
          <w:lang w:val="en-IN" w:eastAsia="ko-KR"/>
        </w:rPr>
        <w:t>he following</w:t>
      </w:r>
      <w:r w:rsidRPr="00C1708A">
        <w:rPr>
          <w:lang w:val="en-IN" w:eastAsia="ko-KR"/>
        </w:rPr>
        <w:t xml:space="preserve"> TP </w:t>
      </w:r>
      <w:r>
        <w:rPr>
          <w:rFonts w:hint="eastAsia"/>
          <w:lang w:val="en-IN" w:eastAsia="ko-KR"/>
        </w:rPr>
        <w:t>for TS 38.211 Clause 6.3.3.1</w:t>
      </w:r>
      <w:r>
        <w:rPr>
          <w:lang w:val="en-IN" w:eastAsia="ko-KR"/>
        </w:rPr>
        <w:t xml:space="preserve"> is endorsed.</w:t>
      </w:r>
    </w:p>
    <w:p w14:paraId="7E5A5C95" w14:textId="0EEE237A" w:rsidR="00AF20F0" w:rsidRDefault="00AF20F0" w:rsidP="00AF20F0">
      <w:pPr>
        <w:tabs>
          <w:tab w:val="left" w:pos="1300"/>
        </w:tabs>
        <w:spacing w:line="276" w:lineRule="auto"/>
        <w:jc w:val="both"/>
        <w:rPr>
          <w:szCs w:val="20"/>
        </w:rPr>
      </w:pPr>
      <w:r>
        <w:rPr>
          <w:szCs w:val="20"/>
        </w:rPr>
        <w:t>T</w:t>
      </w:r>
      <w:r w:rsidRPr="00726A05">
        <w:rPr>
          <w:szCs w:val="20"/>
        </w:rPr>
        <w:t>he corresponding CR for Rel-19, TS 38.2</w:t>
      </w:r>
      <w:r>
        <w:rPr>
          <w:szCs w:val="20"/>
        </w:rPr>
        <w:t>11</w:t>
      </w:r>
      <w:r w:rsidRPr="00726A05">
        <w:rPr>
          <w:szCs w:val="20"/>
        </w:rPr>
        <w:t xml:space="preserve"> in </w:t>
      </w:r>
      <w:hyperlink r:id="rId169" w:history="1">
        <w:r w:rsidR="00C62C50" w:rsidRPr="00F257AB">
          <w:rPr>
            <w:rStyle w:val="Hyperlink"/>
            <w:szCs w:val="20"/>
            <w:highlight w:val="green"/>
          </w:rPr>
          <w:t>R1-2606849</w:t>
        </w:r>
      </w:hyperlink>
      <w:r w:rsidRPr="00726A05">
        <w:rPr>
          <w:szCs w:val="20"/>
        </w:rPr>
        <w:t xml:space="preserve"> is </w:t>
      </w:r>
      <w:r w:rsidR="00293862">
        <w:rPr>
          <w:szCs w:val="20"/>
          <w:highlight w:val="green"/>
        </w:rPr>
        <w:t>agreed</w:t>
      </w:r>
      <w:r w:rsidRPr="003D6D60">
        <w:rPr>
          <w:szCs w:val="20"/>
          <w:highlight w:val="green"/>
        </w:rPr>
        <w:t>.</w:t>
      </w:r>
    </w:p>
    <w:p w14:paraId="75FDCBEB" w14:textId="5CAB97A6" w:rsidR="00293862" w:rsidRPr="003D6D60" w:rsidRDefault="00293862" w:rsidP="00AF20F0">
      <w:pPr>
        <w:tabs>
          <w:tab w:val="left" w:pos="1300"/>
        </w:tabs>
        <w:spacing w:line="276" w:lineRule="auto"/>
        <w:jc w:val="both"/>
        <w:rPr>
          <w:rFonts w:eastAsiaTheme="minorEastAsia"/>
          <w:lang w:eastAsia="zh-CN"/>
        </w:rPr>
      </w:pPr>
      <w:r>
        <w:rPr>
          <w:szCs w:val="20"/>
        </w:rPr>
        <w:t>(</w:t>
      </w:r>
      <w:r w:rsidR="00551249">
        <w:rPr>
          <w:szCs w:val="20"/>
        </w:rPr>
        <w:t xml:space="preserve">Rel-19, </w:t>
      </w:r>
      <w:r>
        <w:rPr>
          <w:szCs w:val="20"/>
        </w:rPr>
        <w:t>TS 38.211</w:t>
      </w:r>
      <w:r w:rsidR="00551249">
        <w:rPr>
          <w:szCs w:val="20"/>
        </w:rPr>
        <w:t xml:space="preserve">, </w:t>
      </w:r>
      <w:proofErr w:type="spellStart"/>
      <w:r w:rsidR="00551249" w:rsidRPr="00551249">
        <w:rPr>
          <w:szCs w:val="20"/>
        </w:rPr>
        <w:t>Netw_Energy_NR_enh</w:t>
      </w:r>
      <w:proofErr w:type="spellEnd"/>
      <w:r w:rsidR="00551249" w:rsidRPr="00551249">
        <w:rPr>
          <w:szCs w:val="20"/>
        </w:rPr>
        <w:t>-Core</w:t>
      </w:r>
      <w:r w:rsidR="00551249">
        <w:rPr>
          <w:szCs w:val="20"/>
        </w:rPr>
        <w:t>,</w:t>
      </w:r>
      <w:r w:rsidR="00551249" w:rsidRPr="00551249">
        <w:rPr>
          <w:szCs w:val="20"/>
        </w:rPr>
        <w:t xml:space="preserve"> </w:t>
      </w:r>
      <w:r>
        <w:rPr>
          <w:szCs w:val="20"/>
        </w:rPr>
        <w:t>CR 0184, Cat F)</w:t>
      </w:r>
    </w:p>
    <w:p w14:paraId="6B9EBA42" w14:textId="77777777" w:rsidR="00AF20F0" w:rsidRDefault="00AF20F0" w:rsidP="00AF20F0">
      <w:pPr>
        <w:jc w:val="both"/>
        <w:rPr>
          <w:lang w:val="en-IN" w:eastAsia="ko-KR"/>
        </w:rPr>
      </w:pPr>
    </w:p>
    <w:tbl>
      <w:tblPr>
        <w:tblStyle w:val="TableGrid"/>
        <w:tblpPr w:leftFromText="180" w:rightFromText="180" w:vertAnchor="text" w:tblpY="1"/>
        <w:tblOverlap w:val="never"/>
        <w:tblW w:w="0" w:type="auto"/>
        <w:tblLook w:val="04A0" w:firstRow="1" w:lastRow="0" w:firstColumn="1" w:lastColumn="0" w:noHBand="0" w:noVBand="1"/>
      </w:tblPr>
      <w:tblGrid>
        <w:gridCol w:w="9631"/>
      </w:tblGrid>
      <w:tr w:rsidR="00AF20F0" w14:paraId="76D19161" w14:textId="77777777" w:rsidTr="00791DCF">
        <w:tc>
          <w:tcPr>
            <w:tcW w:w="9631" w:type="dxa"/>
          </w:tcPr>
          <w:p w14:paraId="435C792D" w14:textId="77777777" w:rsidR="00AF20F0" w:rsidRPr="001B2C03" w:rsidRDefault="00AF20F0" w:rsidP="00791DCF">
            <w:pPr>
              <w:widowControl w:val="0"/>
              <w:tabs>
                <w:tab w:val="left" w:pos="360"/>
              </w:tabs>
              <w:autoSpaceDE w:val="0"/>
              <w:autoSpaceDN w:val="0"/>
              <w:adjustRightInd w:val="0"/>
              <w:snapToGrid w:val="0"/>
              <w:jc w:val="both"/>
              <w:rPr>
                <w:lang w:eastAsia="zh-CN" w:bidi="ar"/>
              </w:rPr>
            </w:pPr>
            <w:bookmarkStart w:id="60" w:name="_Toc19796445"/>
            <w:bookmarkStart w:id="61" w:name="_Toc26459671"/>
            <w:bookmarkStart w:id="62" w:name="_Toc29230321"/>
            <w:bookmarkStart w:id="63" w:name="_Toc36026580"/>
            <w:bookmarkStart w:id="64" w:name="_Toc45107419"/>
            <w:bookmarkStart w:id="65" w:name="_Toc51774088"/>
            <w:bookmarkStart w:id="66" w:name="_Toc224066489"/>
            <w:r w:rsidRPr="001B2C03">
              <w:rPr>
                <w:b/>
                <w:bCs/>
                <w:lang w:eastAsia="zh-CN" w:bidi="ar"/>
              </w:rPr>
              <w:t>Reason for change:</w:t>
            </w:r>
            <w:r w:rsidRPr="001B2C03">
              <w:rPr>
                <w:lang w:eastAsia="zh-CN" w:bidi="ar"/>
              </w:rPr>
              <w:t xml:space="preserve"> The parameter sib1-RestrictedSetConfig of UL-WUS configuration for SIB1 request in TS 38.331 is not captured in TS 38.211.</w:t>
            </w:r>
          </w:p>
          <w:p w14:paraId="4DA18F49" w14:textId="77777777" w:rsidR="00AF20F0" w:rsidRPr="001B2C03" w:rsidRDefault="00AF20F0" w:rsidP="00791DCF">
            <w:pPr>
              <w:widowControl w:val="0"/>
              <w:snapToGrid w:val="0"/>
              <w:jc w:val="both"/>
              <w:rPr>
                <w:lang w:eastAsia="zh-CN" w:bidi="ar"/>
              </w:rPr>
            </w:pPr>
            <w:r w:rsidRPr="001B2C03">
              <w:rPr>
                <w:b/>
                <w:bCs/>
                <w:lang w:eastAsia="zh-CN" w:bidi="ar"/>
              </w:rPr>
              <w:t>Summary of change:</w:t>
            </w:r>
            <w:r w:rsidRPr="001B2C03">
              <w:rPr>
                <w:lang w:eastAsia="zh-CN" w:bidi="ar"/>
              </w:rPr>
              <w:t xml:space="preserve"> Add description for parameter sib1-RestrictedSetConfig of TS 38.211 according to the IE sib1-RestrictedSetConfig defined in the TS 38.331.</w:t>
            </w:r>
          </w:p>
          <w:p w14:paraId="4A02B87D" w14:textId="77777777" w:rsidR="00AF20F0" w:rsidRPr="001B2C03" w:rsidRDefault="00AF20F0" w:rsidP="00791DCF">
            <w:pPr>
              <w:rPr>
                <w:lang w:eastAsia="zh-CN" w:bidi="ar"/>
              </w:rPr>
            </w:pPr>
            <w:r w:rsidRPr="001B2C03">
              <w:rPr>
                <w:b/>
                <w:bCs/>
                <w:lang w:eastAsia="zh-CN" w:bidi="ar"/>
              </w:rPr>
              <w:t>Consequence if not approved:</w:t>
            </w:r>
            <w:r w:rsidRPr="001B2C03">
              <w:rPr>
                <w:lang w:eastAsia="zh-CN" w:bidi="ar"/>
              </w:rPr>
              <w:t xml:space="preserve"> Ambiguity occurs for the sib1-RestrictedSetConfig for on demand SIB1.</w:t>
            </w:r>
          </w:p>
          <w:p w14:paraId="656C6C7F" w14:textId="77777777" w:rsidR="00AF20F0" w:rsidRDefault="00AF20F0" w:rsidP="00791DCF">
            <w:pPr>
              <w:keepNext/>
              <w:keepLines/>
              <w:spacing w:before="120" w:after="180"/>
              <w:outlineLvl w:val="2"/>
              <w:rPr>
                <w:rFonts w:ascii="Arial" w:eastAsia="Malgun Gothic" w:hAnsi="Arial"/>
                <w:sz w:val="28"/>
                <w:szCs w:val="20"/>
              </w:rPr>
            </w:pPr>
          </w:p>
          <w:p w14:paraId="0B8B4338" w14:textId="77777777" w:rsidR="00AF20F0" w:rsidRPr="001B2C03" w:rsidRDefault="00AF20F0" w:rsidP="00791DCF">
            <w:pPr>
              <w:keepNext/>
              <w:keepLines/>
              <w:spacing w:before="120" w:after="180"/>
              <w:outlineLvl w:val="2"/>
              <w:rPr>
                <w:rFonts w:ascii="Arial" w:eastAsia="Malgun Gothic" w:hAnsi="Arial"/>
                <w:sz w:val="28"/>
                <w:szCs w:val="20"/>
              </w:rPr>
            </w:pPr>
            <w:bookmarkStart w:id="67" w:name="_Toc239313206"/>
            <w:r w:rsidRPr="001B2C03">
              <w:rPr>
                <w:rFonts w:ascii="Arial" w:eastAsia="Malgun Gothic" w:hAnsi="Arial"/>
                <w:sz w:val="28"/>
                <w:szCs w:val="20"/>
              </w:rPr>
              <w:t>6.3.3</w:t>
            </w:r>
            <w:r w:rsidRPr="001B2C03">
              <w:rPr>
                <w:rFonts w:ascii="Arial" w:eastAsia="Malgun Gothic" w:hAnsi="Arial"/>
                <w:sz w:val="28"/>
                <w:szCs w:val="20"/>
              </w:rPr>
              <w:tab/>
              <w:t>Physical random-access channel</w:t>
            </w:r>
            <w:bookmarkEnd w:id="60"/>
            <w:bookmarkEnd w:id="61"/>
            <w:bookmarkEnd w:id="62"/>
            <w:bookmarkEnd w:id="63"/>
            <w:bookmarkEnd w:id="64"/>
            <w:bookmarkEnd w:id="65"/>
            <w:bookmarkEnd w:id="66"/>
            <w:bookmarkEnd w:id="67"/>
          </w:p>
          <w:p w14:paraId="789E7137" w14:textId="77777777" w:rsidR="00AF20F0" w:rsidRPr="001B2C03" w:rsidRDefault="00AF20F0" w:rsidP="00791DCF">
            <w:pPr>
              <w:keepNext/>
              <w:keepLines/>
              <w:spacing w:before="120" w:after="180"/>
              <w:outlineLvl w:val="3"/>
              <w:rPr>
                <w:rFonts w:ascii="Arial" w:eastAsia="Malgun Gothic" w:hAnsi="Arial"/>
                <w:sz w:val="24"/>
                <w:szCs w:val="20"/>
              </w:rPr>
            </w:pPr>
            <w:bookmarkStart w:id="68" w:name="_Toc19796446"/>
            <w:bookmarkStart w:id="69" w:name="_Toc26459672"/>
            <w:bookmarkStart w:id="70" w:name="_Toc29230322"/>
            <w:bookmarkStart w:id="71" w:name="_Toc36026581"/>
            <w:bookmarkStart w:id="72" w:name="_Toc45107420"/>
            <w:bookmarkStart w:id="73" w:name="_Toc51774089"/>
            <w:bookmarkStart w:id="74" w:name="_Toc224066490"/>
            <w:bookmarkStart w:id="75" w:name="_Toc239313207"/>
            <w:r w:rsidRPr="001B2C03">
              <w:rPr>
                <w:rFonts w:ascii="Arial" w:eastAsia="Malgun Gothic" w:hAnsi="Arial"/>
                <w:sz w:val="24"/>
                <w:szCs w:val="20"/>
              </w:rPr>
              <w:t>6.3.3.1</w:t>
            </w:r>
            <w:r w:rsidRPr="001B2C03">
              <w:rPr>
                <w:rFonts w:ascii="Arial" w:eastAsia="Malgun Gothic" w:hAnsi="Arial"/>
                <w:sz w:val="24"/>
                <w:szCs w:val="20"/>
              </w:rPr>
              <w:tab/>
              <w:t>Sequence generation</w:t>
            </w:r>
            <w:bookmarkEnd w:id="68"/>
            <w:bookmarkEnd w:id="69"/>
            <w:bookmarkEnd w:id="70"/>
            <w:bookmarkEnd w:id="71"/>
            <w:bookmarkEnd w:id="72"/>
            <w:bookmarkEnd w:id="73"/>
            <w:bookmarkEnd w:id="74"/>
            <w:bookmarkEnd w:id="75"/>
          </w:p>
          <w:p w14:paraId="716A3BD2" w14:textId="77777777" w:rsidR="00AF20F0" w:rsidRPr="00B56231" w:rsidRDefault="00AF20F0" w:rsidP="00791DCF">
            <w:r w:rsidRPr="00B56231">
              <w:t xml:space="preserve">The set of random-access preambles </w:t>
            </w:r>
            <w:r w:rsidRPr="00B56231">
              <w:rPr>
                <w:noProof/>
                <w:position w:val="-12"/>
              </w:rPr>
              <w:object w:dxaOrig="620" w:dyaOrig="320" w14:anchorId="4EC68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75pt;height:15.75pt;mso-width-percent:0;mso-height-percent:0;mso-width-percent:0;mso-height-percent:0" o:ole="">
                  <v:imagedata r:id="rId170" o:title=""/>
                </v:shape>
                <o:OLEObject Type="Embed" ProgID="Equation.3" ShapeID="_x0000_i1025" DrawAspect="Content" ObjectID="_1849925997" r:id="rId171"/>
              </w:object>
            </w:r>
            <w:r w:rsidRPr="00B56231">
              <w:t xml:space="preserve"> shall be generated according to</w:t>
            </w:r>
          </w:p>
          <w:p w14:paraId="1385D669" w14:textId="77777777" w:rsidR="00AF20F0" w:rsidRPr="00B56231" w:rsidRDefault="00AF20F0" w:rsidP="00791DCF">
            <w:pPr>
              <w:pStyle w:val="EQ"/>
              <w:jc w:val="center"/>
            </w:pPr>
            <w:r w:rsidRPr="00B56231">
              <w:rPr>
                <w:position w:val="-38"/>
              </w:rPr>
              <w:object w:dxaOrig="3019" w:dyaOrig="859" w14:anchorId="314663B9">
                <v:shape id="_x0000_i1026" type="#_x0000_t75" alt="" style="width:149.25pt;height:44.25pt;mso-width-percent:0;mso-height-percent:0;mso-width-percent:0;mso-height-percent:0" o:ole="">
                  <v:imagedata r:id="rId172" o:title=""/>
                </v:shape>
                <o:OLEObject Type="Embed" ProgID="Equation.3" ShapeID="_x0000_i1026" DrawAspect="Content" ObjectID="_1849925998" r:id="rId173"/>
              </w:object>
            </w:r>
          </w:p>
          <w:p w14:paraId="107F3C02" w14:textId="77777777" w:rsidR="00AF20F0" w:rsidRPr="00B56231" w:rsidRDefault="00AF20F0" w:rsidP="00791DCF">
            <w:r w:rsidRPr="00B56231">
              <w:t>from which the frequency-domain representation shall be generated according to</w:t>
            </w:r>
          </w:p>
          <w:p w14:paraId="7C2DE59A" w14:textId="77777777" w:rsidR="00AF20F0" w:rsidRPr="00B56231" w:rsidRDefault="00AF20F0" w:rsidP="00791DCF">
            <w:pPr>
              <w:pStyle w:val="EQ"/>
              <w:jc w:val="center"/>
              <w:rPr>
                <w:position w:val="-36"/>
              </w:rPr>
            </w:pPr>
            <w:r w:rsidRPr="00B56231">
              <w:rPr>
                <w:position w:val="-30"/>
              </w:rPr>
              <w:object w:dxaOrig="2580" w:dyaOrig="740" w14:anchorId="746C8519">
                <v:shape id="_x0000_i1027" type="#_x0000_t75" alt="" style="width:129.75pt;height:36.75pt;mso-width-percent:0;mso-height-percent:0;mso-width-percent:0;mso-height-percent:0" o:ole="">
                  <v:imagedata r:id="rId174" o:title=""/>
                </v:shape>
                <o:OLEObject Type="Embed" ProgID="Equation.3" ShapeID="_x0000_i1027" DrawAspect="Content" ObjectID="_1849925999" r:id="rId175"/>
              </w:object>
            </w:r>
          </w:p>
          <w:p w14:paraId="07CE2CBA" w14:textId="77777777" w:rsidR="00AF20F0" w:rsidRPr="00B56231" w:rsidRDefault="00AF20F0" w:rsidP="00791DCF">
            <w:r w:rsidRPr="00B56231">
              <w:t xml:space="preserve">where </w:t>
            </w:r>
            <w:r w:rsidRPr="00B56231">
              <w:rPr>
                <w:noProof/>
                <w:position w:val="-10"/>
              </w:rPr>
              <w:object w:dxaOrig="920" w:dyaOrig="300" w14:anchorId="023B0892">
                <v:shape id="_x0000_i1028" type="#_x0000_t75" alt="" style="width:45.75pt;height:15.75pt;mso-width-percent:0;mso-height-percent:0;mso-width-percent:0;mso-height-percent:0" o:ole="">
                  <v:imagedata r:id="rId176" o:title=""/>
                </v:shape>
                <o:OLEObject Type="Embed" ProgID="Equation.3" ShapeID="_x0000_i1028" DrawAspect="Content" ObjectID="_1849926000" r:id="rId177"/>
              </w:object>
            </w:r>
            <w:r w:rsidRPr="00B56231">
              <w:t xml:space="preserve">, </w:t>
            </w:r>
            <w:r w:rsidRPr="00B56231">
              <w:rPr>
                <w:noProof/>
                <w:position w:val="-10"/>
              </w:rPr>
              <w:object w:dxaOrig="900" w:dyaOrig="300" w14:anchorId="2DC47F83">
                <v:shape id="_x0000_i1029" type="#_x0000_t75" alt="" style="width:45.75pt;height:15.75pt;mso-width-percent:0;mso-height-percent:0;mso-width-percent:0;mso-height-percent:0" o:ole="">
                  <v:imagedata r:id="rId178" o:title=""/>
                </v:shape>
                <o:OLEObject Type="Embed" ProgID="Equation.3" ShapeID="_x0000_i1029" DrawAspect="Content" ObjectID="_1849926001" r:id="rId179"/>
              </w:object>
            </w:r>
            <w:r w:rsidRPr="00B56231">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RA</m:t>
                  </m:r>
                </m:sub>
              </m:sSub>
              <m:r>
                <w:rPr>
                  <w:rFonts w:ascii="Cambria Math" w:hAnsi="Cambria Math"/>
                </w:rPr>
                <m:t>=1151</m:t>
              </m:r>
            </m:oMath>
            <w:r w:rsidRPr="00B56231">
              <w:t xml:space="preserve">, or </w:t>
            </w:r>
            <m:oMath>
              <m:sSub>
                <m:sSubPr>
                  <m:ctrlPr>
                    <w:rPr>
                      <w:rFonts w:ascii="Cambria Math" w:hAnsi="Cambria Math"/>
                      <w:i/>
                    </w:rPr>
                  </m:ctrlPr>
                </m:sSubPr>
                <m:e>
                  <m:r>
                    <w:rPr>
                      <w:rFonts w:ascii="Cambria Math" w:hAnsi="Cambria Math"/>
                    </w:rPr>
                    <m:t>L</m:t>
                  </m:r>
                </m:e>
                <m:sub>
                  <m:r>
                    <m:rPr>
                      <m:nor/>
                    </m:rPr>
                    <w:rPr>
                      <w:rFonts w:ascii="Cambria Math" w:hAnsi="Cambria Math"/>
                    </w:rPr>
                    <m:t>RA</m:t>
                  </m:r>
                </m:sub>
              </m:sSub>
              <m:r>
                <w:rPr>
                  <w:rFonts w:ascii="Cambria Math" w:hAnsi="Cambria Math"/>
                </w:rPr>
                <m:t>=571</m:t>
              </m:r>
            </m:oMath>
            <w:r w:rsidRPr="00B56231">
              <w:t xml:space="preserve"> depending on the PRACH preamble format as given by Tables 6.3.3.1-1 and 6.3.3.1-2.</w:t>
            </w:r>
          </w:p>
          <w:p w14:paraId="0B967EB7" w14:textId="77777777" w:rsidR="00AF20F0" w:rsidRDefault="00AF20F0" w:rsidP="00791DCF">
            <w:r w:rsidRPr="00B56231">
              <w:t xml:space="preserve">There are 64 preambles defined in each time-frequency PRACH occasion, enumerated in increasing order of first increasing cyclic shift </w:t>
            </w:r>
            <w:r w:rsidRPr="00B56231">
              <w:rPr>
                <w:noProof/>
                <w:position w:val="-10"/>
              </w:rPr>
              <w:object w:dxaOrig="279" w:dyaOrig="300" w14:anchorId="665CA074">
                <v:shape id="_x0000_i1030" type="#_x0000_t75" alt="" style="width:14.25pt;height:15.75pt;mso-width-percent:0;mso-height-percent:0;mso-width-percent:0;mso-height-percent:0" o:ole="">
                  <v:imagedata r:id="rId180" o:title=""/>
                </v:shape>
                <o:OLEObject Type="Embed" ProgID="Equation.3" ShapeID="_x0000_i1030" DrawAspect="Content" ObjectID="_1849926002" r:id="rId181"/>
              </w:object>
            </w:r>
            <w:r w:rsidRPr="00B56231">
              <w:t xml:space="preserve"> of a logical root sequence, and then in increasing order of the logical root sequence index, starting with the index obtained from the higher-layer parameter </w:t>
            </w:r>
          </w:p>
          <w:p w14:paraId="2787ED3A" w14:textId="77777777" w:rsidR="00AF20F0" w:rsidRPr="00F95690" w:rsidRDefault="00AF20F0" w:rsidP="00791DCF">
            <w:pPr>
              <w:pStyle w:val="B1"/>
            </w:pPr>
            <w:r>
              <w:rPr>
                <w:i/>
              </w:rPr>
              <w:t>-</w:t>
            </w:r>
            <w:r>
              <w:rPr>
                <w:i/>
              </w:rPr>
              <w:tab/>
            </w:r>
            <w:proofErr w:type="spellStart"/>
            <w:r w:rsidRPr="00F95690">
              <w:rPr>
                <w:i/>
              </w:rPr>
              <w:t>prach-RootSequenceIndex</w:t>
            </w:r>
            <w:proofErr w:type="spellEnd"/>
            <w:r w:rsidRPr="00B56231">
              <w:t xml:space="preserve"> or </w:t>
            </w:r>
            <w:proofErr w:type="spellStart"/>
            <w:r w:rsidRPr="00F95690">
              <w:rPr>
                <w:i/>
              </w:rPr>
              <w:t>rootSequenceIndex</w:t>
            </w:r>
            <w:proofErr w:type="spellEnd"/>
            <w:r w:rsidRPr="00F95690">
              <w:rPr>
                <w:i/>
              </w:rPr>
              <w:t xml:space="preserve">-BFR </w:t>
            </w:r>
            <w:r w:rsidRPr="00B56231">
              <w:t xml:space="preserve">or by </w:t>
            </w:r>
            <w:proofErr w:type="spellStart"/>
            <w:r w:rsidRPr="00F95690">
              <w:rPr>
                <w:i/>
              </w:rPr>
              <w:t>msgA</w:t>
            </w:r>
            <w:proofErr w:type="spellEnd"/>
            <w:r w:rsidRPr="00F95690">
              <w:rPr>
                <w:i/>
              </w:rPr>
              <w:t>-PRACH-</w:t>
            </w:r>
            <w:proofErr w:type="spellStart"/>
            <w:r w:rsidRPr="00F95690">
              <w:rPr>
                <w:i/>
              </w:rPr>
              <w:t>RootSequenceIndex</w:t>
            </w:r>
            <w:proofErr w:type="spellEnd"/>
            <w:r w:rsidRPr="00B56231">
              <w:t xml:space="preserve"> if configured and a type-2 random-access procedure is initiated as described in clause 8.1 of [5, TS 38.213]</w:t>
            </w:r>
            <w:r>
              <w:t xml:space="preserve">, </w:t>
            </w:r>
            <w:r w:rsidRPr="00F95690">
              <w:rPr>
                <w:rFonts w:eastAsia="DengXian"/>
              </w:rPr>
              <w:t xml:space="preserve">or by </w:t>
            </w:r>
          </w:p>
          <w:p w14:paraId="24A48D22" w14:textId="77777777" w:rsidR="00AF20F0" w:rsidRPr="00F95690" w:rsidRDefault="00AF20F0" w:rsidP="00791DCF">
            <w:pPr>
              <w:pStyle w:val="B1"/>
              <w:rPr>
                <w:rFonts w:eastAsia="DengXian"/>
              </w:rPr>
            </w:pPr>
            <w:r>
              <w:rPr>
                <w:rFonts w:eastAsia="DengXian"/>
                <w:i/>
                <w:iCs/>
              </w:rPr>
              <w:lastRenderedPageBreak/>
              <w:t>-</w:t>
            </w:r>
            <w:r>
              <w:rPr>
                <w:rFonts w:eastAsia="DengXian"/>
                <w:i/>
                <w:iCs/>
              </w:rPr>
              <w:tab/>
            </w:r>
            <w:proofErr w:type="spellStart"/>
            <w:r w:rsidRPr="00F95690">
              <w:rPr>
                <w:rFonts w:eastAsia="DengXian"/>
                <w:i/>
                <w:iCs/>
              </w:rPr>
              <w:t>prach-RootSequenceIndex</w:t>
            </w:r>
            <w:proofErr w:type="spellEnd"/>
            <w:r w:rsidRPr="00F95690">
              <w:rPr>
                <w:rFonts w:eastAsia="DengXian"/>
              </w:rPr>
              <w:t xml:space="preserve"> in </w:t>
            </w:r>
            <w:proofErr w:type="spellStart"/>
            <w:r w:rsidRPr="00F95690">
              <w:rPr>
                <w:rFonts w:eastAsia="DengXian"/>
                <w:i/>
                <w:iCs/>
              </w:rPr>
              <w:t>EarlyUL-SyncConfig</w:t>
            </w:r>
            <w:proofErr w:type="spellEnd"/>
            <w:r w:rsidRPr="00F95690">
              <w:rPr>
                <w:rFonts w:eastAsia="DengXian"/>
              </w:rPr>
              <w:t xml:space="preserve"> if the PRACH transmission is for a candidate cell, or by </w:t>
            </w:r>
          </w:p>
          <w:p w14:paraId="57C71AA1" w14:textId="77777777" w:rsidR="00AF20F0" w:rsidRDefault="00AF20F0" w:rsidP="00791DCF">
            <w:pPr>
              <w:pStyle w:val="B1"/>
              <w:rPr>
                <w:i/>
                <w:iCs/>
                <w:lang w:eastAsia="ko-KR"/>
              </w:rPr>
            </w:pPr>
            <w:r>
              <w:rPr>
                <w:rFonts w:hint="eastAsia"/>
                <w:i/>
                <w:iCs/>
                <w:lang w:eastAsia="ko-KR"/>
              </w:rPr>
              <w:t>-</w:t>
            </w:r>
            <w:r>
              <w:rPr>
                <w:i/>
                <w:iCs/>
                <w:lang w:eastAsia="ko-KR"/>
              </w:rPr>
              <w:tab/>
            </w:r>
            <w:proofErr w:type="spellStart"/>
            <w:r>
              <w:rPr>
                <w:rFonts w:eastAsia="DengXian"/>
                <w:i/>
                <w:iCs/>
              </w:rPr>
              <w:t>prach-RootSequenceIndex</w:t>
            </w:r>
            <w:proofErr w:type="spellEnd"/>
            <w:r>
              <w:rPr>
                <w:rFonts w:eastAsia="DengXian" w:hint="eastAsia"/>
                <w:iCs/>
                <w:lang w:eastAsia="zh-CN"/>
              </w:rPr>
              <w:t xml:space="preserve"> in </w:t>
            </w:r>
            <w:r w:rsidRPr="00586D88">
              <w:rPr>
                <w:rFonts w:eastAsia="DengXian"/>
                <w:i/>
                <w:iCs/>
              </w:rPr>
              <w:t>RACH-</w:t>
            </w:r>
            <w:proofErr w:type="spellStart"/>
            <w:r w:rsidRPr="00586D88">
              <w:rPr>
                <w:rFonts w:eastAsia="DengXian"/>
                <w:i/>
                <w:iCs/>
              </w:rPr>
              <w:t>ConfigTwoTA</w:t>
            </w:r>
            <w:proofErr w:type="spellEnd"/>
            <w:r>
              <w:rPr>
                <w:rFonts w:eastAsia="DengXian" w:hint="eastAsia"/>
                <w:iCs/>
                <w:lang w:eastAsia="zh-CN"/>
              </w:rPr>
              <w:t xml:space="preserve"> if the PRACH transmission is associated with an </w:t>
            </w:r>
            <w:r w:rsidRPr="00437158">
              <w:rPr>
                <w:lang w:eastAsia="zh-CN"/>
              </w:rPr>
              <w:t>additional PCI</w:t>
            </w:r>
            <w:r>
              <w:rPr>
                <w:rFonts w:hint="eastAsia"/>
                <w:lang w:eastAsia="zh-CN"/>
              </w:rPr>
              <w:t xml:space="preserve"> different from serving cell PCI, </w:t>
            </w:r>
            <w:r>
              <w:rPr>
                <w:rFonts w:eastAsia="DengXian" w:hint="eastAsia"/>
                <w:lang w:eastAsia="zh-CN"/>
              </w:rPr>
              <w:t>or by</w:t>
            </w:r>
            <w:r>
              <w:rPr>
                <w:rFonts w:eastAsia="DengXian"/>
                <w:i/>
                <w:iCs/>
              </w:rPr>
              <w:t xml:space="preserve"> </w:t>
            </w:r>
          </w:p>
          <w:p w14:paraId="0C55850F" w14:textId="77777777" w:rsidR="00AF20F0" w:rsidRDefault="00AF20F0" w:rsidP="00791DCF">
            <w:pPr>
              <w:pStyle w:val="B1"/>
            </w:pPr>
            <w:r>
              <w:rPr>
                <w:rFonts w:eastAsia="DengXian"/>
                <w:i/>
                <w:iCs/>
              </w:rPr>
              <w:t>-</w:t>
            </w:r>
            <w:r>
              <w:rPr>
                <w:rFonts w:eastAsia="DengXian"/>
                <w:i/>
                <w:iCs/>
              </w:rPr>
              <w:tab/>
            </w:r>
            <w:proofErr w:type="spellStart"/>
            <w:r w:rsidRPr="00F95690">
              <w:rPr>
                <w:rFonts w:eastAsia="DengXian"/>
                <w:i/>
                <w:iCs/>
              </w:rPr>
              <w:t>prach-RootSequenceIndex</w:t>
            </w:r>
            <w:proofErr w:type="spellEnd"/>
            <w:r w:rsidRPr="00F95690">
              <w:rPr>
                <w:rFonts w:eastAsia="DengXian"/>
              </w:rPr>
              <w:t xml:space="preserve"> in </w:t>
            </w:r>
            <w:r w:rsidRPr="00F95690">
              <w:rPr>
                <w:rFonts w:eastAsia="DengXian"/>
                <w:i/>
                <w:iCs/>
              </w:rPr>
              <w:t>SIB1-RequestConfig</w:t>
            </w:r>
            <w:r w:rsidRPr="00F95690">
              <w:rPr>
                <w:rFonts w:eastAsia="DengXian"/>
              </w:rPr>
              <w:t xml:space="preserve"> if the PRACH transmission is for SIB1 request</w:t>
            </w:r>
            <w:r w:rsidRPr="00B56231">
              <w:t xml:space="preserve">. </w:t>
            </w:r>
          </w:p>
          <w:p w14:paraId="47DE3983" w14:textId="77777777" w:rsidR="00AF20F0" w:rsidRPr="00B56231" w:rsidRDefault="00AF20F0" w:rsidP="00791DCF">
            <w:r w:rsidRPr="00B56231">
              <w:t xml:space="preserve">Additional preamble sequences, in case 64 preambles cannot be generated from a single root </w:t>
            </w:r>
            <w:proofErr w:type="spellStart"/>
            <w:r w:rsidRPr="00B56231">
              <w:t>Zadoff</w:t>
            </w:r>
            <w:proofErr w:type="spellEnd"/>
            <w:r w:rsidRPr="00B56231">
              <w:t>-Chu sequence, are obtained from the root sequences with the consecutive logical indexes until all the 64 sequences are found. The logical root sequence order is cyclic</w:t>
            </w:r>
            <w:r w:rsidRPr="00B56231">
              <w:rPr>
                <w:lang w:val="en-US"/>
              </w:rPr>
              <w:t>;</w:t>
            </w:r>
            <w:r w:rsidRPr="00B56231">
              <w:t xml:space="preserve"> the logical index 0 is consecutive to </w:t>
            </w:r>
            <m:oMath>
              <m:sSub>
                <m:sSubPr>
                  <m:ctrlPr>
                    <w:rPr>
                      <w:rFonts w:ascii="Cambria Math" w:hAnsi="Cambria Math"/>
                      <w:i/>
                    </w:rPr>
                  </m:ctrlPr>
                </m:sSubPr>
                <m:e>
                  <m:r>
                    <w:rPr>
                      <w:rFonts w:ascii="Cambria Math" w:hAnsi="Cambria Math"/>
                    </w:rPr>
                    <m:t>L</m:t>
                  </m:r>
                </m:e>
                <m:sub>
                  <m:r>
                    <m:rPr>
                      <m:nor/>
                    </m:rPr>
                    <w:rPr>
                      <w:rFonts w:ascii="Cambria Math" w:hAnsi="Cambria Math"/>
                    </w:rPr>
                    <m:t>RA</m:t>
                  </m:r>
                </m:sub>
              </m:sSub>
              <m:r>
                <w:rPr>
                  <w:rFonts w:ascii="Cambria Math" w:hAnsi="Cambria Math"/>
                </w:rPr>
                <m:t>-2</m:t>
              </m:r>
            </m:oMath>
            <w:r w:rsidRPr="00B56231">
              <w:t xml:space="preserve">. The sequence number </w:t>
            </w:r>
            <w:r w:rsidRPr="00B56231">
              <w:rPr>
                <w:noProof/>
                <w:position w:val="-6"/>
              </w:rPr>
              <w:object w:dxaOrig="180" w:dyaOrig="200" w14:anchorId="0A846726">
                <v:shape id="_x0000_i1031" type="#_x0000_t75" alt="" style="width:8.25pt;height:9.75pt;mso-width-percent:0;mso-height-percent:0;mso-width-percent:0;mso-height-percent:0" o:ole="">
                  <v:imagedata r:id="rId182" o:title=""/>
                </v:shape>
                <o:OLEObject Type="Embed" ProgID="Equation.3" ShapeID="_x0000_i1031" DrawAspect="Content" ObjectID="_1849926003" r:id="rId183"/>
              </w:object>
            </w:r>
            <w:r w:rsidRPr="00B56231">
              <w:t xml:space="preserve"> is obtained from the logical root sequence index according to Tables 6.3.3.1-3 to 6.3.3.1-4B.</w:t>
            </w:r>
          </w:p>
          <w:p w14:paraId="33511EBF" w14:textId="77777777" w:rsidR="00AF20F0" w:rsidRPr="00B56231" w:rsidRDefault="00AF20F0" w:rsidP="00791DCF">
            <w:r w:rsidRPr="00B56231">
              <w:t xml:space="preserve">The cyclic shift </w:t>
            </w:r>
            <w:r w:rsidRPr="00B56231">
              <w:rPr>
                <w:noProof/>
                <w:position w:val="-10"/>
              </w:rPr>
              <w:object w:dxaOrig="279" w:dyaOrig="300" w14:anchorId="1475CA97">
                <v:shape id="_x0000_i1032" type="#_x0000_t75" alt="" style="width:14.25pt;height:15.75pt;mso-width-percent:0;mso-height-percent:0;mso-width-percent:0;mso-height-percent:0" o:ole="">
                  <v:imagedata r:id="rId180" o:title=""/>
                </v:shape>
                <o:OLEObject Type="Embed" ProgID="Equation.3" ShapeID="_x0000_i1032" DrawAspect="Content" ObjectID="_1849926004" r:id="rId184"/>
              </w:object>
            </w:r>
            <w:r w:rsidRPr="00B56231">
              <w:t xml:space="preserve"> is given by</w:t>
            </w:r>
          </w:p>
          <w:p w14:paraId="4A155C27" w14:textId="77777777" w:rsidR="00AF20F0" w:rsidRPr="00B56231" w:rsidRDefault="00AF20F0" w:rsidP="00791DCF">
            <w:pPr>
              <w:pStyle w:val="EQ"/>
              <w:jc w:val="center"/>
            </w:pPr>
            <w:r w:rsidRPr="00B56231">
              <w:rPr>
                <w:position w:val="-94"/>
              </w:rPr>
              <w:object w:dxaOrig="8680" w:dyaOrig="1980" w14:anchorId="05E9B5A9">
                <v:shape id="_x0000_i1033" type="#_x0000_t75" alt="" style="width:380.25pt;height:86.25pt;mso-width-percent:0;mso-height-percent:0;mso-width-percent:0;mso-height-percent:0" o:ole="">
                  <v:imagedata r:id="rId185" o:title=""/>
                </v:shape>
                <o:OLEObject Type="Embed" ProgID="Equation.3" ShapeID="_x0000_i1033" DrawAspect="Content" ObjectID="_1849926005" r:id="rId186"/>
              </w:object>
            </w:r>
          </w:p>
          <w:p w14:paraId="307D2B0C" w14:textId="77777777" w:rsidR="00AF20F0" w:rsidRDefault="00AF20F0" w:rsidP="00791DCF">
            <w:pPr>
              <w:rPr>
                <w:rFonts w:eastAsia="DengXian"/>
              </w:rPr>
            </w:pPr>
            <w:r w:rsidRPr="00B56231">
              <w:t xml:space="preserve">where </w:t>
            </w:r>
            <w:r w:rsidRPr="00B56231">
              <w:rPr>
                <w:noProof/>
                <w:position w:val="-10"/>
              </w:rPr>
              <w:object w:dxaOrig="400" w:dyaOrig="300" w14:anchorId="71EACDB6">
                <v:shape id="_x0000_i1034" type="#_x0000_t75" alt="" style="width:18pt;height:15.75pt;mso-width-percent:0;mso-height-percent:0;mso-width-percent:0;mso-height-percent:0" o:ole="">
                  <v:imagedata r:id="rId187" o:title=""/>
                </v:shape>
                <o:OLEObject Type="Embed" ProgID="Equation.3" ShapeID="_x0000_i1034" DrawAspect="Content" ObjectID="_1849926006" r:id="rId188"/>
              </w:object>
            </w:r>
            <w:r w:rsidRPr="00B56231">
              <w:t xml:space="preserve"> is given by Tables 6.3.3.1-5 to 6.3.3.1-7</w:t>
            </w:r>
            <w:r>
              <w:t xml:space="preserve">. The </w:t>
            </w:r>
            <w:r w:rsidRPr="00B56231">
              <w:rPr>
                <w:rFonts w:eastAsia="DengXian"/>
              </w:rPr>
              <w:t>type of restricted sets (unrestricted, restricted type A, restricted type B)</w:t>
            </w:r>
            <w:r>
              <w:rPr>
                <w:rFonts w:eastAsia="DengXian"/>
              </w:rPr>
              <w:t xml:space="preserve"> is given by</w:t>
            </w:r>
          </w:p>
          <w:p w14:paraId="4CE92DE5" w14:textId="77777777" w:rsidR="00AF20F0" w:rsidRDefault="00AF20F0" w:rsidP="00791DCF">
            <w:pPr>
              <w:pStyle w:val="B1"/>
              <w:rPr>
                <w:rFonts w:eastAsia="DengXian"/>
              </w:rPr>
            </w:pPr>
            <w:r w:rsidRPr="00330FC0">
              <w:t>-</w:t>
            </w:r>
            <w:r w:rsidRPr="00330FC0">
              <w:tab/>
            </w:r>
            <w:r w:rsidRPr="00B56231">
              <w:rPr>
                <w:rFonts w:eastAsia="DengXian"/>
              </w:rPr>
              <w:t xml:space="preserve">the higher-layer parameter </w:t>
            </w:r>
            <w:proofErr w:type="spellStart"/>
            <w:r w:rsidRPr="00B56231">
              <w:rPr>
                <w:i/>
              </w:rPr>
              <w:t>msgA-RestrictedSetConfig</w:t>
            </w:r>
            <w:proofErr w:type="spellEnd"/>
            <w:r w:rsidRPr="00B56231">
              <w:rPr>
                <w:rFonts w:eastAsia="DengXian"/>
              </w:rPr>
              <w:t>, if provided</w:t>
            </w:r>
            <w:r>
              <w:rPr>
                <w:rFonts w:eastAsia="DengXian"/>
              </w:rPr>
              <w:t>;</w:t>
            </w:r>
          </w:p>
          <w:p w14:paraId="28928F6C" w14:textId="77777777" w:rsidR="00AF20F0" w:rsidRDefault="00AF20F0" w:rsidP="00791DCF">
            <w:pPr>
              <w:pStyle w:val="B1"/>
              <w:rPr>
                <w:lang w:eastAsia="ko-KR"/>
              </w:rPr>
            </w:pPr>
            <w:r>
              <w:rPr>
                <w:rFonts w:eastAsia="DengXian"/>
              </w:rPr>
              <w:t>-</w:t>
            </w:r>
            <w:r>
              <w:rPr>
                <w:rFonts w:eastAsia="DengXian"/>
              </w:rPr>
              <w:tab/>
            </w:r>
            <w:r>
              <w:rPr>
                <w:rFonts w:hint="eastAsia"/>
                <w:lang w:eastAsia="ja-JP"/>
              </w:rPr>
              <w:t xml:space="preserve">or </w:t>
            </w:r>
            <w:r w:rsidRPr="00B56231">
              <w:rPr>
                <w:rFonts w:eastAsia="DengXian"/>
              </w:rPr>
              <w:t xml:space="preserve">the higher-layer parameter </w:t>
            </w:r>
            <w:proofErr w:type="spellStart"/>
            <w:r>
              <w:rPr>
                <w:rFonts w:hint="eastAsia"/>
                <w:i/>
                <w:lang w:eastAsia="ja-JP"/>
              </w:rPr>
              <w:t>ltm</w:t>
            </w:r>
            <w:r w:rsidRPr="00B56231">
              <w:rPr>
                <w:i/>
              </w:rPr>
              <w:t>-</w:t>
            </w:r>
            <w:r>
              <w:rPr>
                <w:i/>
              </w:rPr>
              <w:t>r</w:t>
            </w:r>
            <w:r w:rsidRPr="00B56231">
              <w:rPr>
                <w:i/>
              </w:rPr>
              <w:t>estrictedSetConfig</w:t>
            </w:r>
            <w:proofErr w:type="spellEnd"/>
            <w:r>
              <w:rPr>
                <w:rFonts w:hint="eastAsia"/>
                <w:i/>
                <w:lang w:eastAsia="ja-JP"/>
              </w:rPr>
              <w:t xml:space="preserve"> </w:t>
            </w:r>
            <w:r>
              <w:rPr>
                <w:rFonts w:hint="eastAsia"/>
                <w:iCs/>
                <w:lang w:eastAsia="ja-JP"/>
              </w:rPr>
              <w:t>associated with a candidate cell indicated in Cell indicator field of a PDCCH order</w:t>
            </w:r>
            <w:r w:rsidRPr="00B56231">
              <w:rPr>
                <w:rFonts w:eastAsia="DengXian"/>
              </w:rPr>
              <w:t>, if provided</w:t>
            </w:r>
            <w:r>
              <w:rPr>
                <w:rFonts w:eastAsia="DengXian"/>
              </w:rPr>
              <w:t>;</w:t>
            </w:r>
          </w:p>
          <w:p w14:paraId="1994E4EC" w14:textId="77777777" w:rsidR="00AF20F0" w:rsidRPr="00774C38" w:rsidRDefault="00AF20F0" w:rsidP="00791DCF">
            <w:pPr>
              <w:pStyle w:val="B1"/>
              <w:rPr>
                <w:lang w:eastAsia="ko-KR"/>
              </w:rPr>
            </w:pPr>
            <w:r>
              <w:rPr>
                <w:rFonts w:hint="eastAsia"/>
                <w:lang w:eastAsia="ko-KR"/>
              </w:rPr>
              <w:t>-</w:t>
            </w:r>
            <w:r>
              <w:rPr>
                <w:lang w:eastAsia="ko-KR"/>
              </w:rPr>
              <w:tab/>
            </w:r>
            <w:r>
              <w:rPr>
                <w:rFonts w:eastAsia="DengXian" w:hint="eastAsia"/>
                <w:lang w:eastAsia="zh-CN"/>
              </w:rPr>
              <w:t xml:space="preserve">or the higher-layer parameter </w:t>
            </w:r>
            <w:proofErr w:type="spellStart"/>
            <w:r w:rsidRPr="0022264C">
              <w:rPr>
                <w:rFonts w:hint="eastAsia"/>
                <w:i/>
              </w:rPr>
              <w:t>two</w:t>
            </w:r>
            <w:r w:rsidRPr="0022264C">
              <w:rPr>
                <w:i/>
              </w:rPr>
              <w:t>TA-restrictedSetConfig</w:t>
            </w:r>
            <w:proofErr w:type="spellEnd"/>
            <w:r>
              <w:rPr>
                <w:rFonts w:ascii="Courier New" w:hAnsi="Courier New" w:hint="eastAsia"/>
                <w:i/>
                <w:sz w:val="16"/>
                <w:lang w:eastAsia="zh-CN"/>
              </w:rPr>
              <w:t xml:space="preserve"> </w:t>
            </w:r>
            <w:r w:rsidRPr="00951864">
              <w:rPr>
                <w:rFonts w:eastAsia="DengXian" w:hint="eastAsia"/>
                <w:lang w:eastAsia="zh-CN"/>
              </w:rPr>
              <w:t>ass</w:t>
            </w:r>
            <w:r>
              <w:rPr>
                <w:rFonts w:eastAsia="DengXian" w:hint="eastAsia"/>
                <w:lang w:eastAsia="zh-CN"/>
              </w:rPr>
              <w:t xml:space="preserve">ociated </w:t>
            </w:r>
            <w:r>
              <w:rPr>
                <w:rFonts w:eastAsia="DengXian" w:hint="eastAsia"/>
              </w:rPr>
              <w:t>with an additional PCI indicated in PRACH association indicator field of a PDCCH order, if provided;</w:t>
            </w:r>
          </w:p>
          <w:p w14:paraId="001EFE8A" w14:textId="77777777" w:rsidR="00AF20F0" w:rsidRPr="001B2C03" w:rsidRDefault="00AF20F0" w:rsidP="00791DCF">
            <w:pPr>
              <w:pStyle w:val="B1"/>
              <w:rPr>
                <w:ins w:id="76" w:author="Seonwook Kim" w:date="2026-08-19T11:05:00Z"/>
                <w:rFonts w:eastAsiaTheme="minorEastAsia"/>
                <w:lang w:eastAsia="ko-KR"/>
              </w:rPr>
            </w:pPr>
            <w:ins w:id="77" w:author="Seonwook Kim" w:date="2026-08-19T11:05:00Z">
              <w:r>
                <w:rPr>
                  <w:rFonts w:eastAsiaTheme="minorEastAsia" w:hint="eastAsia"/>
                  <w:color w:val="FF0000"/>
                  <w:lang w:eastAsia="ko-KR"/>
                </w:rPr>
                <w:t>-</w:t>
              </w:r>
            </w:ins>
            <w:ins w:id="78" w:author="Seonwook Kim" w:date="2026-08-19T11:06:00Z">
              <w:r>
                <w:rPr>
                  <w:rFonts w:eastAsiaTheme="minorEastAsia" w:hint="eastAsia"/>
                  <w:color w:val="FF0000"/>
                  <w:lang w:eastAsia="ko-KR"/>
                </w:rPr>
                <w:t xml:space="preserve">  </w:t>
              </w:r>
            </w:ins>
            <w:ins w:id="79" w:author="Seonwook Kim" w:date="2026-08-19T11:05:00Z">
              <w:r w:rsidRPr="001B2C03">
                <w:rPr>
                  <w:rFonts w:eastAsia="DengXian"/>
                  <w:lang w:eastAsia="zh-CN"/>
                </w:rPr>
                <w:t xml:space="preserve">or the higher-layer parameter </w:t>
              </w:r>
              <w:r w:rsidRPr="001B2C03">
                <w:rPr>
                  <w:rFonts w:eastAsia="DengXian"/>
                  <w:i/>
                  <w:lang w:eastAsia="zh-CN"/>
                </w:rPr>
                <w:t>sib1-RestrictedSetConfig</w:t>
              </w:r>
              <w:r w:rsidRPr="001B2C03">
                <w:rPr>
                  <w:rFonts w:eastAsia="DengXian"/>
                  <w:lang w:eastAsia="zh-CN"/>
                </w:rPr>
                <w:t xml:space="preserve"> in </w:t>
              </w:r>
            </w:ins>
            <w:ins w:id="80" w:author="Seonwook Kim" w:date="2026-08-19T11:06:00Z">
              <w:r w:rsidRPr="001B2C03">
                <w:rPr>
                  <w:rFonts w:eastAsia="DengXian"/>
                  <w:i/>
                  <w:lang w:eastAsia="zh-CN"/>
                </w:rPr>
                <w:t>SIB1-RequestConfig</w:t>
              </w:r>
            </w:ins>
            <w:ins w:id="81" w:author="Seonwook Kim" w:date="2026-08-19T11:05:00Z">
              <w:r w:rsidRPr="001B2C03">
                <w:rPr>
                  <w:rFonts w:eastAsia="DengXian"/>
                  <w:lang w:eastAsia="zh-CN"/>
                </w:rPr>
                <w:t xml:space="preserve"> if the PRACH transmission is for SIB1 request;</w:t>
              </w:r>
            </w:ins>
          </w:p>
          <w:p w14:paraId="4017AE94" w14:textId="77777777" w:rsidR="00AF20F0" w:rsidRDefault="00AF20F0" w:rsidP="00791DCF">
            <w:pPr>
              <w:pStyle w:val="B1"/>
              <w:rPr>
                <w:i/>
              </w:rPr>
            </w:pPr>
            <w:r>
              <w:rPr>
                <w:rFonts w:eastAsia="DengXian"/>
              </w:rPr>
              <w:t>-</w:t>
            </w:r>
            <w:r>
              <w:rPr>
                <w:rFonts w:eastAsia="DengXian"/>
              </w:rPr>
              <w:tab/>
            </w:r>
            <w:r w:rsidRPr="00B56231">
              <w:rPr>
                <w:rFonts w:eastAsia="DengXian"/>
              </w:rPr>
              <w:t xml:space="preserve">otherwise, </w:t>
            </w:r>
            <w:r w:rsidRPr="00B56231">
              <w:t xml:space="preserve">the higher-layer parameter </w:t>
            </w:r>
            <w:proofErr w:type="spellStart"/>
            <w:r w:rsidRPr="00B56231">
              <w:rPr>
                <w:i/>
              </w:rPr>
              <w:t>restrictedSetConfig</w:t>
            </w:r>
            <w:proofErr w:type="spellEnd"/>
            <w:r>
              <w:rPr>
                <w:i/>
              </w:rPr>
              <w:t>.</w:t>
            </w:r>
          </w:p>
          <w:p w14:paraId="67913151" w14:textId="77777777" w:rsidR="00AF20F0" w:rsidRDefault="00AF20F0" w:rsidP="00791DCF">
            <w:pPr>
              <w:jc w:val="both"/>
              <w:rPr>
                <w:lang w:eastAsia="ko-KR"/>
              </w:rPr>
            </w:pPr>
          </w:p>
          <w:p w14:paraId="481DD893" w14:textId="77777777" w:rsidR="00AF20F0" w:rsidRPr="005D786C" w:rsidRDefault="00AF20F0" w:rsidP="00791DCF">
            <w:pPr>
              <w:jc w:val="center"/>
              <w:rPr>
                <w:color w:val="FF0000"/>
                <w:lang w:eastAsia="zh-CN"/>
              </w:rPr>
            </w:pPr>
            <w:r w:rsidRPr="005D786C">
              <w:rPr>
                <w:color w:val="FF0000"/>
                <w:lang w:eastAsia="zh-CN"/>
              </w:rPr>
              <w:t>&lt; Unchanged Text Omitted &gt;</w:t>
            </w:r>
          </w:p>
          <w:p w14:paraId="3C0A6BAD" w14:textId="77777777" w:rsidR="00AF20F0" w:rsidRPr="001B2C03" w:rsidRDefault="00AF20F0" w:rsidP="00791DCF">
            <w:pPr>
              <w:jc w:val="both"/>
              <w:rPr>
                <w:lang w:eastAsia="ko-KR"/>
              </w:rPr>
            </w:pPr>
          </w:p>
        </w:tc>
      </w:tr>
    </w:tbl>
    <w:p w14:paraId="60C325A8" w14:textId="77777777" w:rsidR="00AF20F0" w:rsidRDefault="00AF20F0" w:rsidP="00AF20F0">
      <w:pPr>
        <w:jc w:val="both"/>
        <w:rPr>
          <w:rFonts w:eastAsiaTheme="minorEastAsia"/>
          <w:lang w:val="en-IN" w:eastAsia="zh-CN"/>
        </w:rPr>
      </w:pPr>
    </w:p>
    <w:p w14:paraId="39887BC4" w14:textId="77777777" w:rsidR="00AF20F0" w:rsidRDefault="00AF20F0" w:rsidP="00AF20F0">
      <w:pPr>
        <w:jc w:val="both"/>
        <w:rPr>
          <w:rFonts w:eastAsiaTheme="minorEastAsia"/>
          <w:lang w:val="en-IN" w:eastAsia="zh-CN"/>
        </w:rPr>
      </w:pPr>
    </w:p>
    <w:p w14:paraId="4400F0F5" w14:textId="77777777" w:rsidR="00AF20F0" w:rsidRDefault="00AF20F0" w:rsidP="00AF20F0">
      <w:pPr>
        <w:jc w:val="both"/>
        <w:rPr>
          <w:rFonts w:eastAsiaTheme="minorEastAsia"/>
          <w:lang w:val="en-IN" w:eastAsia="zh-CN"/>
        </w:rPr>
      </w:pPr>
    </w:p>
    <w:p w14:paraId="7328D046" w14:textId="77777777" w:rsidR="00AF20F0" w:rsidRDefault="00AF20F0" w:rsidP="00AF20F0">
      <w:pPr>
        <w:jc w:val="both"/>
        <w:rPr>
          <w:rFonts w:eastAsiaTheme="minorEastAsia"/>
          <w:lang w:val="en-IN" w:eastAsia="zh-CN"/>
        </w:rPr>
      </w:pPr>
    </w:p>
    <w:p w14:paraId="7FCB157F" w14:textId="77777777" w:rsidR="00AF20F0" w:rsidRDefault="00AF20F0" w:rsidP="00AF20F0">
      <w:pPr>
        <w:jc w:val="both"/>
        <w:rPr>
          <w:rFonts w:eastAsiaTheme="minorEastAsia"/>
          <w:lang w:val="en-IN" w:eastAsia="zh-CN"/>
        </w:rPr>
      </w:pPr>
    </w:p>
    <w:p w14:paraId="2D04A3F2" w14:textId="77777777" w:rsidR="00AF20F0" w:rsidRDefault="00AF20F0" w:rsidP="00AF20F0">
      <w:pPr>
        <w:jc w:val="both"/>
        <w:rPr>
          <w:rFonts w:eastAsiaTheme="minorEastAsia"/>
          <w:lang w:val="en-IN" w:eastAsia="zh-CN"/>
        </w:rPr>
      </w:pPr>
    </w:p>
    <w:p w14:paraId="261249AA" w14:textId="77777777" w:rsidR="00AF20F0" w:rsidRDefault="00AF20F0" w:rsidP="00AF20F0">
      <w:pPr>
        <w:jc w:val="both"/>
        <w:rPr>
          <w:rFonts w:eastAsiaTheme="minorEastAsia"/>
          <w:lang w:val="en-IN" w:eastAsia="zh-CN"/>
        </w:rPr>
      </w:pPr>
    </w:p>
    <w:p w14:paraId="26A0D4ED" w14:textId="77777777" w:rsidR="00AF20F0" w:rsidRDefault="00AF20F0" w:rsidP="00AF20F0">
      <w:pPr>
        <w:jc w:val="both"/>
        <w:rPr>
          <w:rFonts w:eastAsiaTheme="minorEastAsia"/>
          <w:lang w:val="en-IN" w:eastAsia="zh-CN"/>
        </w:rPr>
      </w:pPr>
    </w:p>
    <w:p w14:paraId="03155D98" w14:textId="77777777" w:rsidR="00AF20F0" w:rsidRDefault="00AF20F0" w:rsidP="00AF20F0">
      <w:pPr>
        <w:jc w:val="both"/>
        <w:rPr>
          <w:rFonts w:eastAsiaTheme="minorEastAsia"/>
          <w:lang w:val="en-IN" w:eastAsia="zh-CN"/>
        </w:rPr>
      </w:pPr>
    </w:p>
    <w:p w14:paraId="65B44D5C" w14:textId="77777777" w:rsidR="00AF20F0" w:rsidRDefault="00AF20F0" w:rsidP="00AF20F0">
      <w:pPr>
        <w:jc w:val="both"/>
        <w:rPr>
          <w:rFonts w:eastAsiaTheme="minorEastAsia"/>
          <w:lang w:val="en-IN" w:eastAsia="zh-CN"/>
        </w:rPr>
      </w:pPr>
    </w:p>
    <w:p w14:paraId="5108A4A8" w14:textId="77777777" w:rsidR="00AF20F0" w:rsidRDefault="00AF20F0" w:rsidP="00AF20F0">
      <w:pPr>
        <w:jc w:val="both"/>
        <w:rPr>
          <w:rFonts w:eastAsiaTheme="minorEastAsia"/>
          <w:lang w:val="en-IN" w:eastAsia="zh-CN"/>
        </w:rPr>
      </w:pPr>
    </w:p>
    <w:p w14:paraId="53A19087" w14:textId="77777777" w:rsidR="00AF20F0" w:rsidRDefault="00AF20F0" w:rsidP="00AF20F0">
      <w:pPr>
        <w:jc w:val="both"/>
        <w:rPr>
          <w:rFonts w:eastAsiaTheme="minorEastAsia"/>
          <w:lang w:val="en-IN" w:eastAsia="zh-CN"/>
        </w:rPr>
      </w:pPr>
    </w:p>
    <w:p w14:paraId="78328087" w14:textId="77777777" w:rsidR="00AF20F0" w:rsidRDefault="00AF20F0" w:rsidP="00AF20F0">
      <w:pPr>
        <w:jc w:val="both"/>
        <w:rPr>
          <w:rFonts w:eastAsiaTheme="minorEastAsia"/>
          <w:lang w:val="en-IN" w:eastAsia="zh-CN"/>
        </w:rPr>
      </w:pPr>
    </w:p>
    <w:p w14:paraId="4479B40D" w14:textId="77777777" w:rsidR="00AF20F0" w:rsidRDefault="00AF20F0" w:rsidP="00AF20F0">
      <w:pPr>
        <w:jc w:val="both"/>
        <w:rPr>
          <w:rFonts w:eastAsiaTheme="minorEastAsia"/>
          <w:lang w:val="en-IN" w:eastAsia="zh-CN"/>
        </w:rPr>
      </w:pPr>
    </w:p>
    <w:p w14:paraId="0BFD3E0D" w14:textId="77777777" w:rsidR="00AF20F0" w:rsidRDefault="00AF20F0" w:rsidP="00AF20F0">
      <w:pPr>
        <w:jc w:val="both"/>
        <w:rPr>
          <w:rFonts w:eastAsiaTheme="minorEastAsia"/>
          <w:lang w:val="en-IN" w:eastAsia="zh-CN"/>
        </w:rPr>
      </w:pPr>
    </w:p>
    <w:p w14:paraId="0D423EB6" w14:textId="77777777" w:rsidR="00AF20F0" w:rsidRDefault="00AF20F0" w:rsidP="00AF20F0">
      <w:pPr>
        <w:jc w:val="both"/>
        <w:rPr>
          <w:rFonts w:eastAsiaTheme="minorEastAsia"/>
          <w:lang w:val="en-IN" w:eastAsia="zh-CN"/>
        </w:rPr>
      </w:pPr>
    </w:p>
    <w:p w14:paraId="416C7242" w14:textId="77777777" w:rsidR="00AF20F0" w:rsidRDefault="00AF20F0" w:rsidP="00AF20F0">
      <w:pPr>
        <w:jc w:val="both"/>
        <w:rPr>
          <w:rFonts w:eastAsiaTheme="minorEastAsia"/>
          <w:lang w:val="en-IN" w:eastAsia="zh-CN"/>
        </w:rPr>
      </w:pPr>
    </w:p>
    <w:p w14:paraId="786812E8" w14:textId="77777777" w:rsidR="00AF20F0" w:rsidRDefault="00AF20F0" w:rsidP="00AF20F0">
      <w:pPr>
        <w:jc w:val="both"/>
        <w:rPr>
          <w:rFonts w:eastAsiaTheme="minorEastAsia"/>
          <w:lang w:val="en-IN" w:eastAsia="zh-CN"/>
        </w:rPr>
      </w:pPr>
    </w:p>
    <w:p w14:paraId="5FE6C20B" w14:textId="77777777" w:rsidR="00AF20F0" w:rsidRPr="00FF1A18" w:rsidRDefault="00AF20F0" w:rsidP="00AF20F0">
      <w:pPr>
        <w:jc w:val="both"/>
        <w:rPr>
          <w:rFonts w:eastAsiaTheme="minorEastAsia"/>
          <w:lang w:val="en-IN" w:eastAsia="zh-CN"/>
        </w:rPr>
      </w:pPr>
    </w:p>
    <w:p w14:paraId="32AF14E3" w14:textId="77777777" w:rsidR="00AF20F0" w:rsidRDefault="00AF20F0" w:rsidP="00AF20F0">
      <w:pPr>
        <w:rPr>
          <w:rFonts w:ascii="Times New Roman" w:eastAsia="DengXian" w:hAnsi="Times New Roman"/>
          <w:b/>
          <w:bCs/>
          <w:lang w:eastAsia="zh-CN"/>
        </w:rPr>
      </w:pPr>
    </w:p>
    <w:p w14:paraId="46E2856D" w14:textId="77777777" w:rsidR="002A0E98" w:rsidRDefault="002A0E98" w:rsidP="00AF20F0">
      <w:pPr>
        <w:rPr>
          <w:rFonts w:ascii="Times New Roman" w:eastAsia="DengXian" w:hAnsi="Times New Roman"/>
          <w:b/>
          <w:bCs/>
          <w:highlight w:val="green"/>
          <w:lang w:eastAsia="zh-CN"/>
        </w:rPr>
      </w:pPr>
    </w:p>
    <w:p w14:paraId="66337796" w14:textId="77777777" w:rsidR="002A0E98" w:rsidRDefault="002A0E98" w:rsidP="00AF20F0">
      <w:pPr>
        <w:rPr>
          <w:rFonts w:ascii="Times New Roman" w:eastAsia="DengXian" w:hAnsi="Times New Roman"/>
          <w:b/>
          <w:bCs/>
          <w:highlight w:val="green"/>
          <w:lang w:eastAsia="zh-CN"/>
        </w:rPr>
      </w:pPr>
    </w:p>
    <w:p w14:paraId="3D316FF7" w14:textId="77777777" w:rsidR="002A0E98" w:rsidRDefault="002A0E98" w:rsidP="00AF20F0">
      <w:pPr>
        <w:rPr>
          <w:rFonts w:ascii="Times New Roman" w:eastAsia="DengXian" w:hAnsi="Times New Roman"/>
          <w:b/>
          <w:bCs/>
          <w:highlight w:val="green"/>
          <w:lang w:eastAsia="zh-CN"/>
        </w:rPr>
      </w:pPr>
    </w:p>
    <w:p w14:paraId="3B3F0BD6" w14:textId="77777777" w:rsidR="002A0E98" w:rsidRDefault="002A0E98" w:rsidP="00AF20F0">
      <w:pPr>
        <w:rPr>
          <w:rFonts w:ascii="Times New Roman" w:eastAsia="DengXian" w:hAnsi="Times New Roman"/>
          <w:b/>
          <w:bCs/>
          <w:highlight w:val="green"/>
          <w:lang w:eastAsia="zh-CN"/>
        </w:rPr>
      </w:pPr>
    </w:p>
    <w:p w14:paraId="6ACF9DF8" w14:textId="77777777" w:rsidR="002A0E98" w:rsidRDefault="002A0E98" w:rsidP="00AF20F0">
      <w:pPr>
        <w:rPr>
          <w:rFonts w:ascii="Times New Roman" w:eastAsia="DengXian" w:hAnsi="Times New Roman"/>
          <w:b/>
          <w:bCs/>
          <w:highlight w:val="green"/>
          <w:lang w:eastAsia="zh-CN"/>
        </w:rPr>
      </w:pPr>
    </w:p>
    <w:p w14:paraId="347BC7BD" w14:textId="77777777" w:rsidR="002A0E98" w:rsidRDefault="002A0E98" w:rsidP="00AF20F0">
      <w:pPr>
        <w:rPr>
          <w:rFonts w:ascii="Times New Roman" w:eastAsia="DengXian" w:hAnsi="Times New Roman"/>
          <w:b/>
          <w:bCs/>
          <w:highlight w:val="green"/>
          <w:lang w:eastAsia="zh-CN"/>
        </w:rPr>
      </w:pPr>
    </w:p>
    <w:p w14:paraId="238C7422" w14:textId="77777777" w:rsidR="002A0E98" w:rsidRDefault="002A0E98" w:rsidP="00AF20F0">
      <w:pPr>
        <w:rPr>
          <w:rFonts w:ascii="Times New Roman" w:eastAsia="DengXian" w:hAnsi="Times New Roman"/>
          <w:b/>
          <w:bCs/>
          <w:highlight w:val="green"/>
          <w:lang w:eastAsia="zh-CN"/>
        </w:rPr>
      </w:pPr>
    </w:p>
    <w:p w14:paraId="3FD519F7" w14:textId="77777777" w:rsidR="002A0E98" w:rsidRDefault="002A0E98" w:rsidP="00AF20F0">
      <w:pPr>
        <w:rPr>
          <w:rFonts w:ascii="Times New Roman" w:eastAsia="DengXian" w:hAnsi="Times New Roman"/>
          <w:b/>
          <w:bCs/>
          <w:highlight w:val="green"/>
          <w:lang w:eastAsia="zh-CN"/>
        </w:rPr>
      </w:pPr>
    </w:p>
    <w:p w14:paraId="7DD6258F" w14:textId="77777777" w:rsidR="002A0E98" w:rsidRDefault="002A0E98" w:rsidP="00AF20F0">
      <w:pPr>
        <w:rPr>
          <w:rFonts w:ascii="Times New Roman" w:eastAsia="DengXian" w:hAnsi="Times New Roman"/>
          <w:b/>
          <w:bCs/>
          <w:highlight w:val="green"/>
          <w:lang w:eastAsia="zh-CN"/>
        </w:rPr>
      </w:pPr>
    </w:p>
    <w:p w14:paraId="12FDFCB2" w14:textId="77777777" w:rsidR="002A0E98" w:rsidRDefault="002A0E98" w:rsidP="00AF20F0">
      <w:pPr>
        <w:rPr>
          <w:rFonts w:ascii="Times New Roman" w:eastAsia="DengXian" w:hAnsi="Times New Roman"/>
          <w:b/>
          <w:bCs/>
          <w:highlight w:val="green"/>
          <w:lang w:eastAsia="zh-CN"/>
        </w:rPr>
      </w:pPr>
    </w:p>
    <w:p w14:paraId="42AC4084" w14:textId="77777777" w:rsidR="002A0E98" w:rsidRDefault="002A0E98" w:rsidP="00AF20F0">
      <w:pPr>
        <w:rPr>
          <w:rFonts w:ascii="Times New Roman" w:eastAsia="DengXian" w:hAnsi="Times New Roman"/>
          <w:b/>
          <w:bCs/>
          <w:highlight w:val="green"/>
          <w:lang w:eastAsia="zh-CN"/>
        </w:rPr>
      </w:pPr>
    </w:p>
    <w:p w14:paraId="118124E6" w14:textId="77777777" w:rsidR="002A0E98" w:rsidRDefault="002A0E98" w:rsidP="00AF20F0">
      <w:pPr>
        <w:rPr>
          <w:rFonts w:ascii="Times New Roman" w:eastAsia="DengXian" w:hAnsi="Times New Roman"/>
          <w:b/>
          <w:bCs/>
          <w:highlight w:val="green"/>
          <w:lang w:eastAsia="zh-CN"/>
        </w:rPr>
      </w:pPr>
    </w:p>
    <w:p w14:paraId="6BC2DC23" w14:textId="77777777" w:rsidR="002A0E98" w:rsidRDefault="002A0E98" w:rsidP="00AF20F0">
      <w:pPr>
        <w:rPr>
          <w:rFonts w:ascii="Times New Roman" w:eastAsia="DengXian" w:hAnsi="Times New Roman"/>
          <w:b/>
          <w:bCs/>
          <w:highlight w:val="green"/>
          <w:lang w:eastAsia="zh-CN"/>
        </w:rPr>
      </w:pPr>
    </w:p>
    <w:p w14:paraId="01C120BC" w14:textId="2271331E" w:rsidR="00AF20F0" w:rsidRDefault="00AF20F0" w:rsidP="00AF20F0">
      <w:pPr>
        <w:rPr>
          <w:rFonts w:ascii="Times New Roman" w:eastAsia="DengXian" w:hAnsi="Times New Roman"/>
          <w:b/>
          <w:bCs/>
          <w:lang w:eastAsia="zh-CN"/>
        </w:rPr>
      </w:pPr>
      <w:r w:rsidRPr="00BD18FD">
        <w:rPr>
          <w:rFonts w:ascii="Times New Roman" w:eastAsia="DengXian" w:hAnsi="Times New Roman"/>
          <w:b/>
          <w:bCs/>
          <w:highlight w:val="green"/>
          <w:lang w:eastAsia="zh-CN"/>
          <w:rPrChange w:id="82" w:author="Sorour Falahati" w:date="2026-08-25T13:05:00Z" w16du:dateUtc="2026-08-25T11:05:00Z">
            <w:rPr>
              <w:rFonts w:ascii="Times New Roman" w:eastAsia="DengXian" w:hAnsi="Times New Roman"/>
              <w:b/>
              <w:bCs/>
              <w:highlight w:val="yellow"/>
              <w:lang w:eastAsia="zh-CN"/>
            </w:rPr>
          </w:rPrChange>
        </w:rPr>
        <w:t>Agreement:</w:t>
      </w:r>
    </w:p>
    <w:p w14:paraId="69117EB9" w14:textId="77777777" w:rsidR="00AF20F0" w:rsidRPr="00D65E3A" w:rsidRDefault="00AF20F0" w:rsidP="00AF20F0">
      <w:pPr>
        <w:jc w:val="both"/>
        <w:rPr>
          <w:lang w:val="en-IN" w:eastAsia="ko-KR"/>
        </w:rPr>
      </w:pPr>
      <w:r>
        <w:rPr>
          <w:lang w:val="en-IN" w:eastAsia="ko-KR"/>
        </w:rPr>
        <w:t>T</w:t>
      </w:r>
      <w:r>
        <w:rPr>
          <w:rFonts w:hint="eastAsia"/>
          <w:lang w:val="en-IN" w:eastAsia="ko-KR"/>
        </w:rPr>
        <w:t>he following</w:t>
      </w:r>
      <w:r w:rsidRPr="00C1708A">
        <w:rPr>
          <w:lang w:val="en-IN" w:eastAsia="ko-KR"/>
        </w:rPr>
        <w:t xml:space="preserve"> TP </w:t>
      </w:r>
      <w:r>
        <w:rPr>
          <w:rFonts w:hint="eastAsia"/>
          <w:lang w:val="en-IN" w:eastAsia="ko-KR"/>
        </w:rPr>
        <w:t>for TS 38.21</w:t>
      </w:r>
      <w:r>
        <w:rPr>
          <w:lang w:val="en-IN" w:eastAsia="ko-KR"/>
        </w:rPr>
        <w:t>3</w:t>
      </w:r>
      <w:r>
        <w:rPr>
          <w:rFonts w:hint="eastAsia"/>
          <w:lang w:val="en-IN" w:eastAsia="ko-KR"/>
        </w:rPr>
        <w:t xml:space="preserve"> Clause </w:t>
      </w:r>
      <w:r>
        <w:rPr>
          <w:lang w:val="en-IN" w:eastAsia="ko-KR"/>
        </w:rPr>
        <w:t>11</w:t>
      </w:r>
      <w:r>
        <w:rPr>
          <w:rFonts w:hint="eastAsia"/>
          <w:lang w:val="en-IN" w:eastAsia="ko-KR"/>
        </w:rPr>
        <w:t>.1</w:t>
      </w:r>
      <w:r>
        <w:rPr>
          <w:lang w:val="en-IN" w:eastAsia="ko-KR"/>
        </w:rPr>
        <w:t xml:space="preserve"> is </w:t>
      </w:r>
      <w:r w:rsidRPr="00D65E3A">
        <w:rPr>
          <w:lang w:val="en-IN" w:eastAsia="ko-KR"/>
        </w:rPr>
        <w:t>endorsed.</w:t>
      </w:r>
    </w:p>
    <w:p w14:paraId="5F37626A" w14:textId="479A25FC" w:rsidR="00AF20F0" w:rsidRDefault="00AF20F0" w:rsidP="00AF20F0">
      <w:pPr>
        <w:tabs>
          <w:tab w:val="left" w:pos="1300"/>
        </w:tabs>
        <w:spacing w:line="276" w:lineRule="auto"/>
        <w:jc w:val="both"/>
        <w:rPr>
          <w:szCs w:val="20"/>
        </w:rPr>
      </w:pPr>
      <w:r w:rsidRPr="00D65E3A">
        <w:rPr>
          <w:szCs w:val="20"/>
        </w:rPr>
        <w:t xml:space="preserve">The corresponding CR for Rel-19, TS 38.213 in </w:t>
      </w:r>
      <w:hyperlink r:id="rId189" w:history="1">
        <w:r w:rsidR="00C62C50" w:rsidRPr="00F257AB">
          <w:rPr>
            <w:rStyle w:val="Hyperlink"/>
            <w:szCs w:val="20"/>
            <w:highlight w:val="green"/>
          </w:rPr>
          <w:t>R1-2606850</w:t>
        </w:r>
      </w:hyperlink>
      <w:r w:rsidRPr="00726A05">
        <w:rPr>
          <w:szCs w:val="20"/>
        </w:rPr>
        <w:t xml:space="preserve"> is </w:t>
      </w:r>
      <w:r w:rsidR="00293862">
        <w:rPr>
          <w:szCs w:val="20"/>
          <w:highlight w:val="green"/>
        </w:rPr>
        <w:t>agreed</w:t>
      </w:r>
      <w:r w:rsidRPr="00C5091C">
        <w:rPr>
          <w:szCs w:val="20"/>
          <w:highlight w:val="green"/>
        </w:rPr>
        <w:t>.</w:t>
      </w:r>
    </w:p>
    <w:p w14:paraId="20C226EF" w14:textId="45A380E3" w:rsidR="00293862" w:rsidRPr="00C5091C" w:rsidRDefault="00293862" w:rsidP="00AF20F0">
      <w:pPr>
        <w:tabs>
          <w:tab w:val="left" w:pos="1300"/>
        </w:tabs>
        <w:spacing w:line="276" w:lineRule="auto"/>
        <w:jc w:val="both"/>
        <w:rPr>
          <w:szCs w:val="20"/>
        </w:rPr>
      </w:pPr>
      <w:r>
        <w:rPr>
          <w:szCs w:val="20"/>
        </w:rPr>
        <w:t>(</w:t>
      </w:r>
      <w:r w:rsidR="00551249">
        <w:rPr>
          <w:szCs w:val="20"/>
        </w:rPr>
        <w:t xml:space="preserve">Rel-19, </w:t>
      </w:r>
      <w:r>
        <w:rPr>
          <w:szCs w:val="20"/>
        </w:rPr>
        <w:t>TS 38.213</w:t>
      </w:r>
      <w:r w:rsidR="00551249">
        <w:rPr>
          <w:szCs w:val="20"/>
        </w:rPr>
        <w:t xml:space="preserve">, </w:t>
      </w:r>
      <w:proofErr w:type="spellStart"/>
      <w:r w:rsidR="00551249" w:rsidRPr="00551249">
        <w:rPr>
          <w:szCs w:val="20"/>
        </w:rPr>
        <w:t>Netw_Energy_NR_enh</w:t>
      </w:r>
      <w:proofErr w:type="spellEnd"/>
      <w:r w:rsidR="00551249" w:rsidRPr="00551249">
        <w:rPr>
          <w:szCs w:val="20"/>
        </w:rPr>
        <w:t>-Core</w:t>
      </w:r>
      <w:r w:rsidR="00551249">
        <w:rPr>
          <w:szCs w:val="20"/>
        </w:rPr>
        <w:t>,</w:t>
      </w:r>
      <w:r>
        <w:rPr>
          <w:szCs w:val="20"/>
        </w:rPr>
        <w:t xml:space="preserve"> CR 0781, Cat F)</w:t>
      </w:r>
    </w:p>
    <w:tbl>
      <w:tblPr>
        <w:tblStyle w:val="TableGrid"/>
        <w:tblpPr w:leftFromText="180" w:rightFromText="180" w:vertAnchor="text" w:tblpY="1"/>
        <w:tblOverlap w:val="never"/>
        <w:tblW w:w="0" w:type="auto"/>
        <w:tblLook w:val="04A0" w:firstRow="1" w:lastRow="0" w:firstColumn="1" w:lastColumn="0" w:noHBand="0" w:noVBand="1"/>
      </w:tblPr>
      <w:tblGrid>
        <w:gridCol w:w="9631"/>
      </w:tblGrid>
      <w:tr w:rsidR="00AF20F0" w14:paraId="78865A0C" w14:textId="77777777" w:rsidTr="00791DCF">
        <w:tc>
          <w:tcPr>
            <w:tcW w:w="9631" w:type="dxa"/>
          </w:tcPr>
          <w:p w14:paraId="6AC759DE" w14:textId="77777777" w:rsidR="00AF20F0" w:rsidRPr="00E00131" w:rsidRDefault="00AF20F0" w:rsidP="00791DCF">
            <w:pPr>
              <w:jc w:val="both"/>
              <w:rPr>
                <w:rFonts w:eastAsiaTheme="minorEastAsia"/>
                <w:lang w:eastAsia="zh-CN"/>
              </w:rPr>
            </w:pPr>
            <w:r w:rsidRPr="00E00131">
              <w:rPr>
                <w:rFonts w:eastAsiaTheme="minorEastAsia"/>
                <w:b/>
                <w:lang w:eastAsia="zh-CN"/>
              </w:rPr>
              <w:t>Reason for change:</w:t>
            </w:r>
            <w:r w:rsidRPr="00E00131">
              <w:rPr>
                <w:rFonts w:eastAsiaTheme="minorEastAsia"/>
                <w:lang w:eastAsia="zh-CN"/>
              </w:rPr>
              <w:t xml:space="preserve"> The slot configuration for on demand SIB1 is unclear due to missing IE </w:t>
            </w:r>
            <w:r w:rsidRPr="00E00131">
              <w:rPr>
                <w:rFonts w:eastAsiaTheme="minorEastAsia"/>
                <w:i/>
                <w:iCs/>
                <w:lang w:eastAsia="zh-CN"/>
              </w:rPr>
              <w:t>sib1-tdd-UL-DL-ConfigurationCommon</w:t>
            </w:r>
            <w:r w:rsidRPr="00E00131">
              <w:rPr>
                <w:rFonts w:eastAsiaTheme="minorEastAsia"/>
                <w:lang w:eastAsia="zh-CN"/>
              </w:rPr>
              <w:t>.</w:t>
            </w:r>
          </w:p>
          <w:p w14:paraId="7CCF7FEC" w14:textId="77777777" w:rsidR="00AF20F0" w:rsidRPr="00E00131" w:rsidRDefault="00AF20F0" w:rsidP="00791DCF">
            <w:pPr>
              <w:jc w:val="both"/>
              <w:rPr>
                <w:rFonts w:eastAsiaTheme="minorEastAsia"/>
                <w:lang w:eastAsia="zh-CN"/>
              </w:rPr>
            </w:pPr>
            <w:r w:rsidRPr="00E00131">
              <w:rPr>
                <w:rFonts w:eastAsiaTheme="minorEastAsia"/>
                <w:b/>
                <w:lang w:eastAsia="zh-CN"/>
              </w:rPr>
              <w:t>Summary of change:</w:t>
            </w:r>
            <w:r w:rsidRPr="00E00131">
              <w:rPr>
                <w:rFonts w:eastAsiaTheme="minorEastAsia"/>
                <w:lang w:eastAsia="zh-CN"/>
              </w:rPr>
              <w:t xml:space="preserve"> Add missing IE </w:t>
            </w:r>
            <w:r w:rsidRPr="00E00131">
              <w:rPr>
                <w:rFonts w:eastAsiaTheme="minorEastAsia"/>
                <w:i/>
                <w:iCs/>
                <w:lang w:eastAsia="zh-CN"/>
              </w:rPr>
              <w:t>sib1-tdd-UL-DL-ConfigurationCommon</w:t>
            </w:r>
            <w:r w:rsidRPr="00E00131">
              <w:rPr>
                <w:rFonts w:eastAsiaTheme="minorEastAsia"/>
                <w:lang w:eastAsia="zh-CN"/>
              </w:rPr>
              <w:t xml:space="preserve"> for slot configuration for on demand SIB1. The SSB symbols indicated by </w:t>
            </w:r>
            <w:r w:rsidRPr="00E00131">
              <w:rPr>
                <w:rFonts w:eastAsiaTheme="minorEastAsia"/>
                <w:i/>
                <w:iCs/>
                <w:lang w:eastAsia="zh-CN"/>
              </w:rPr>
              <w:t>OD-SIB1-Config</w:t>
            </w:r>
            <w:r w:rsidRPr="00E00131">
              <w:rPr>
                <w:rFonts w:eastAsiaTheme="minorEastAsia"/>
                <w:lang w:eastAsia="zh-CN"/>
              </w:rPr>
              <w:t xml:space="preserve"> cannot be indicated as uplink by </w:t>
            </w:r>
            <w:r w:rsidRPr="00E00131">
              <w:rPr>
                <w:rFonts w:eastAsiaTheme="minorEastAsia"/>
                <w:i/>
                <w:iCs/>
                <w:lang w:eastAsia="zh-CN"/>
              </w:rPr>
              <w:t>sib1-tdd-UL-DL-ConfigurationCommon</w:t>
            </w:r>
            <w:r w:rsidRPr="00E00131">
              <w:rPr>
                <w:rFonts w:eastAsiaTheme="minorEastAsia"/>
                <w:lang w:eastAsia="zh-CN"/>
              </w:rPr>
              <w:t xml:space="preserve">, and the PRACH symbols indicated by </w:t>
            </w:r>
            <w:r w:rsidRPr="00E00131">
              <w:rPr>
                <w:rFonts w:eastAsiaTheme="minorEastAsia"/>
                <w:i/>
                <w:iCs/>
                <w:lang w:eastAsia="zh-CN"/>
              </w:rPr>
              <w:t>OD-SIB1-Config</w:t>
            </w:r>
            <w:r w:rsidRPr="00E00131">
              <w:rPr>
                <w:rFonts w:eastAsiaTheme="minorEastAsia"/>
                <w:lang w:eastAsia="zh-CN"/>
              </w:rPr>
              <w:t xml:space="preserve"> cannot be indicated as downlink by </w:t>
            </w:r>
            <w:r w:rsidRPr="00E00131">
              <w:rPr>
                <w:rFonts w:eastAsiaTheme="minorEastAsia"/>
                <w:i/>
                <w:iCs/>
                <w:lang w:eastAsia="zh-CN"/>
              </w:rPr>
              <w:t>sib1-tdd-UL-DL-ConfigurationCommon</w:t>
            </w:r>
            <w:r w:rsidRPr="00E00131">
              <w:rPr>
                <w:rFonts w:eastAsiaTheme="minorEastAsia"/>
                <w:lang w:eastAsia="zh-CN"/>
              </w:rPr>
              <w:t>.</w:t>
            </w:r>
          </w:p>
          <w:p w14:paraId="3F6B7EB0" w14:textId="77777777" w:rsidR="00AF20F0" w:rsidRPr="00E00131" w:rsidRDefault="00AF20F0" w:rsidP="00791DCF">
            <w:pPr>
              <w:jc w:val="both"/>
              <w:rPr>
                <w:rFonts w:eastAsiaTheme="minorEastAsia"/>
                <w:lang w:eastAsia="zh-CN"/>
              </w:rPr>
            </w:pPr>
            <w:r w:rsidRPr="00E00131">
              <w:rPr>
                <w:rFonts w:eastAsiaTheme="minorEastAsia"/>
                <w:b/>
                <w:lang w:eastAsia="zh-CN"/>
              </w:rPr>
              <w:t>Consequence if not approved:</w:t>
            </w:r>
            <w:r w:rsidRPr="00E00131">
              <w:rPr>
                <w:rFonts w:eastAsiaTheme="minorEastAsia"/>
                <w:lang w:eastAsia="zh-CN"/>
              </w:rPr>
              <w:t xml:space="preserve"> Ambiguity occurs for the slot configuration for on demand SIB1.</w:t>
            </w:r>
          </w:p>
          <w:p w14:paraId="19E80CD1" w14:textId="77777777" w:rsidR="00AF20F0" w:rsidRDefault="00AF20F0" w:rsidP="00791DCF">
            <w:pPr>
              <w:spacing w:after="120"/>
              <w:jc w:val="both"/>
              <w:rPr>
                <w:rFonts w:eastAsiaTheme="minorEastAsia"/>
                <w:color w:val="FF0000"/>
                <w:lang w:eastAsia="zh-CN"/>
              </w:rPr>
            </w:pPr>
          </w:p>
          <w:p w14:paraId="76407076" w14:textId="77777777" w:rsidR="00AF20F0" w:rsidRPr="00851DB0" w:rsidRDefault="00AF20F0" w:rsidP="00791DCF">
            <w:pPr>
              <w:keepNext/>
              <w:keepLines/>
              <w:tabs>
                <w:tab w:val="num" w:pos="992"/>
              </w:tabs>
              <w:spacing w:before="180" w:after="180"/>
              <w:ind w:left="1134" w:hanging="1134"/>
              <w:outlineLvl w:val="1"/>
              <w:rPr>
                <w:rFonts w:ascii="Arial" w:eastAsia="SimSun" w:hAnsi="Arial"/>
                <w:sz w:val="32"/>
                <w:szCs w:val="20"/>
                <w:lang w:eastAsia="zh-CN"/>
              </w:rPr>
            </w:pPr>
            <w:bookmarkStart w:id="83" w:name="_Ref500831375"/>
            <w:bookmarkStart w:id="84" w:name="_Toc12021489"/>
            <w:bookmarkStart w:id="85" w:name="_Toc20311601"/>
            <w:bookmarkStart w:id="86" w:name="_Toc26719426"/>
            <w:bookmarkStart w:id="87" w:name="_Toc29894862"/>
            <w:bookmarkStart w:id="88" w:name="_Toc29899161"/>
            <w:bookmarkStart w:id="89" w:name="_Toc29899579"/>
            <w:bookmarkStart w:id="90" w:name="_Toc29917318"/>
            <w:bookmarkStart w:id="91" w:name="_Toc36498192"/>
            <w:bookmarkStart w:id="92" w:name="_Toc45699220"/>
            <w:bookmarkStart w:id="93" w:name="_Toc231886614"/>
            <w:bookmarkStart w:id="94" w:name="_Toc239313208"/>
            <w:r w:rsidRPr="00851DB0">
              <w:rPr>
                <w:rFonts w:ascii="Arial" w:eastAsia="SimSun" w:hAnsi="Arial"/>
                <w:sz w:val="32"/>
                <w:szCs w:val="20"/>
                <w:lang w:eastAsia="zh-CN"/>
              </w:rPr>
              <w:t>11.1</w:t>
            </w:r>
            <w:r w:rsidRPr="00851DB0">
              <w:rPr>
                <w:rFonts w:ascii="Arial" w:eastAsia="SimSun" w:hAnsi="Arial"/>
                <w:sz w:val="32"/>
                <w:szCs w:val="20"/>
                <w:lang w:eastAsia="zh-CN"/>
              </w:rPr>
              <w:tab/>
              <w:t>Slot configuration</w:t>
            </w:r>
            <w:bookmarkEnd w:id="83"/>
            <w:bookmarkEnd w:id="84"/>
            <w:bookmarkEnd w:id="85"/>
            <w:bookmarkEnd w:id="86"/>
            <w:bookmarkEnd w:id="87"/>
            <w:bookmarkEnd w:id="88"/>
            <w:bookmarkEnd w:id="89"/>
            <w:bookmarkEnd w:id="90"/>
            <w:bookmarkEnd w:id="91"/>
            <w:bookmarkEnd w:id="92"/>
            <w:bookmarkEnd w:id="93"/>
            <w:bookmarkEnd w:id="94"/>
          </w:p>
          <w:p w14:paraId="21274419" w14:textId="77777777" w:rsidR="00AF20F0" w:rsidRPr="00851DB0" w:rsidRDefault="00AF20F0" w:rsidP="00791DCF">
            <w:pPr>
              <w:spacing w:after="180"/>
              <w:rPr>
                <w:rFonts w:ascii="Times New Roman" w:eastAsia="SimSun" w:hAnsi="Times New Roman"/>
                <w:szCs w:val="20"/>
                <w:lang w:eastAsia="zh-CN"/>
              </w:rPr>
            </w:pPr>
            <w:r w:rsidRPr="00851DB0">
              <w:rPr>
                <w:rFonts w:ascii="Times New Roman" w:eastAsia="SimSun" w:hAnsi="Times New Roman"/>
                <w:szCs w:val="20"/>
                <w:lang w:eastAsia="zh-CN"/>
              </w:rPr>
              <w:t xml:space="preserve">A slot format includes downlink symbols, uplink symbols, and flexible symbols. </w:t>
            </w:r>
          </w:p>
          <w:p w14:paraId="7A6C35D7" w14:textId="77777777" w:rsidR="00AF20F0" w:rsidRPr="00851DB0" w:rsidRDefault="00AF20F0" w:rsidP="00791DCF">
            <w:pPr>
              <w:spacing w:after="180"/>
              <w:rPr>
                <w:rFonts w:ascii="Times New Roman" w:eastAsia="SimSun" w:hAnsi="Times New Roman"/>
                <w:szCs w:val="20"/>
                <w:lang w:eastAsia="zh-CN"/>
              </w:rPr>
            </w:pPr>
            <w:r w:rsidRPr="00851DB0">
              <w:rPr>
                <w:rFonts w:ascii="Times New Roman" w:eastAsia="SimSun" w:hAnsi="Times New Roman"/>
                <w:szCs w:val="20"/>
                <w:lang w:eastAsia="zh-CN"/>
              </w:rPr>
              <w:t>The following are applicable for each serving cell.</w:t>
            </w:r>
          </w:p>
          <w:p w14:paraId="245A733E"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If a UE is provided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95" w:author="Seonwook Kim" w:date="2026-08-19T11:20: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the UE set</w:t>
            </w:r>
            <w:r w:rsidRPr="00851DB0">
              <w:rPr>
                <w:rFonts w:ascii="Times New Roman" w:eastAsia="SimSun" w:hAnsi="Times New Roman"/>
                <w:szCs w:val="20"/>
                <w:lang w:val="en-US"/>
              </w:rPr>
              <w:t>s</w:t>
            </w:r>
            <w:r w:rsidRPr="00851DB0">
              <w:rPr>
                <w:rFonts w:ascii="Times New Roman" w:eastAsia="SimSun" w:hAnsi="Times New Roman"/>
                <w:szCs w:val="20"/>
              </w:rPr>
              <w:t xml:space="preserve"> the slot format per slot over a number of slots as indicated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96" w:author="Seonwook Kim" w:date="2026-08-19T11:20: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xml:space="preserve">. </w:t>
            </w:r>
          </w:p>
          <w:p w14:paraId="3D03C7FF" w14:textId="77777777" w:rsidR="00AF20F0" w:rsidRPr="00851DB0" w:rsidRDefault="00AF20F0" w:rsidP="00791DCF">
            <w:pPr>
              <w:spacing w:after="180"/>
              <w:rPr>
                <w:rFonts w:ascii="Times New Roman" w:eastAsia="SimSun" w:hAnsi="Times New Roman"/>
                <w:szCs w:val="20"/>
                <w:lang w:val="en-US"/>
              </w:rPr>
            </w:pPr>
            <w:r w:rsidRPr="00851DB0">
              <w:rPr>
                <w:rFonts w:ascii="Times New Roman" w:eastAsia="SimSun" w:hAnsi="Times New Roman"/>
                <w:szCs w:val="20"/>
                <w:lang w:val="en-US"/>
              </w:rPr>
              <w:t xml:space="preserve">The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97" w:author="Seonwook Kim" w:date="2026-08-19T11:20: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lang w:val="en-US"/>
              </w:rPr>
              <w:t xml:space="preserve"> provides</w:t>
            </w:r>
          </w:p>
          <w:p w14:paraId="551C5D7F"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eastAsia="zh-CN"/>
              </w:rPr>
              <w:t xml:space="preserve"> reference SCS</w:t>
            </w:r>
            <w:r w:rsidRPr="00851DB0">
              <w:rPr>
                <w:rFonts w:ascii="Times New Roman" w:eastAsia="SimSun" w:hAnsi="Times New Roman"/>
                <w:szCs w:val="20"/>
                <w:lang w:val="en-US" w:eastAsia="zh-CN"/>
              </w:rPr>
              <w:t xml:space="preserve"> configuration </w:t>
            </w:r>
            <m:oMath>
              <m:sSub>
                <m:sSubPr>
                  <m:ctrlPr>
                    <w:rPr>
                      <w:rFonts w:ascii="Cambria Math" w:eastAsia="SimSun" w:hAnsi="Cambria Math"/>
                      <w:i/>
                      <w:szCs w:val="20"/>
                      <w:lang w:val="en-US"/>
                    </w:rPr>
                  </m:ctrlPr>
                </m:sSubPr>
                <m:e>
                  <m:r>
                    <w:rPr>
                      <w:rFonts w:ascii="Cambria Math" w:eastAsia="SimSun" w:hAnsi="Cambria Math"/>
                      <w:szCs w:val="20"/>
                      <w:lang w:val="en-US"/>
                    </w:rPr>
                    <m:t>μ</m:t>
                  </m:r>
                </m:e>
                <m:sub>
                  <m:r>
                    <m:rPr>
                      <m:sty m:val="p"/>
                    </m:rPr>
                    <w:rPr>
                      <w:rFonts w:ascii="Cambria Math" w:eastAsia="SimSun" w:hAnsi="Cambria Math"/>
                      <w:szCs w:val="20"/>
                      <w:lang w:val="en-US"/>
                    </w:rPr>
                    <m:t>ref</m:t>
                  </m:r>
                </m:sub>
              </m:sSub>
            </m:oMath>
            <w:r w:rsidRPr="00851DB0">
              <w:rPr>
                <w:rFonts w:ascii="Times New Roman" w:eastAsia="SimSun" w:hAnsi="Times New Roman"/>
                <w:szCs w:val="20"/>
                <w:lang w:val="en-US" w:eastAsia="zh-CN"/>
              </w:rPr>
              <w:t xml:space="preserve"> by </w:t>
            </w:r>
            <w:proofErr w:type="spellStart"/>
            <w:r w:rsidRPr="00851DB0">
              <w:rPr>
                <w:rFonts w:ascii="Times New Roman" w:eastAsia="SimSun" w:hAnsi="Times New Roman"/>
                <w:i/>
                <w:szCs w:val="20"/>
                <w:lang w:val="x-none"/>
              </w:rPr>
              <w:t>referenceSubcarrierSpacing</w:t>
            </w:r>
            <w:proofErr w:type="spellEnd"/>
          </w:p>
          <w:p w14:paraId="3C3BC580" w14:textId="77777777" w:rsidR="00AF20F0" w:rsidRPr="00851DB0" w:rsidRDefault="00AF20F0" w:rsidP="00791DCF">
            <w:pPr>
              <w:spacing w:after="180"/>
              <w:ind w:left="568" w:hanging="284"/>
              <w:rPr>
                <w:rFonts w:ascii="Times New Roman" w:eastAsia="SimSun" w:hAnsi="Times New Roman"/>
                <w:szCs w:val="20"/>
                <w:lang w:val="en-US" w:eastAsia="zh-CN"/>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a</w:t>
            </w:r>
            <w:r w:rsidRPr="00851DB0">
              <w:rPr>
                <w:rFonts w:ascii="Times New Roman" w:eastAsia="SimSun" w:hAnsi="Times New Roman"/>
                <w:szCs w:val="20"/>
                <w:lang w:val="en-US"/>
              </w:rPr>
              <w:t xml:space="preserve"> </w:t>
            </w:r>
            <w:r w:rsidRPr="00851DB0">
              <w:rPr>
                <w:rFonts w:ascii="Times New Roman" w:eastAsia="SimSun" w:hAnsi="Times New Roman"/>
                <w:i/>
                <w:szCs w:val="20"/>
                <w:lang w:val="en-US" w:eastAsia="zh-CN"/>
              </w:rPr>
              <w:t>pattern1</w:t>
            </w:r>
            <w:r w:rsidRPr="00851DB0">
              <w:rPr>
                <w:rFonts w:ascii="Times New Roman" w:eastAsia="SimSun" w:hAnsi="Times New Roman"/>
                <w:szCs w:val="20"/>
                <w:lang w:val="en-US" w:eastAsia="zh-CN"/>
              </w:rPr>
              <w:t xml:space="preserve">. </w:t>
            </w:r>
          </w:p>
          <w:p w14:paraId="5C149CB6" w14:textId="77777777" w:rsidR="00AF20F0" w:rsidRPr="00851DB0" w:rsidRDefault="00AF20F0" w:rsidP="00791DCF">
            <w:pPr>
              <w:spacing w:after="180"/>
              <w:ind w:left="270" w:hanging="270"/>
              <w:rPr>
                <w:rFonts w:ascii="Times New Roman" w:eastAsia="SimSun" w:hAnsi="Times New Roman"/>
                <w:szCs w:val="20"/>
                <w:lang w:val="en-US"/>
              </w:rPr>
            </w:pPr>
            <w:r w:rsidRPr="00851DB0">
              <w:rPr>
                <w:rFonts w:ascii="Times New Roman" w:eastAsia="SimSun" w:hAnsi="Times New Roman"/>
                <w:szCs w:val="20"/>
                <w:lang w:val="en-US" w:eastAsia="zh-CN"/>
              </w:rPr>
              <w:lastRenderedPageBreak/>
              <w:t xml:space="preserve">The </w:t>
            </w:r>
            <w:r w:rsidRPr="00851DB0">
              <w:rPr>
                <w:rFonts w:ascii="Times New Roman" w:eastAsia="SimSun" w:hAnsi="Times New Roman"/>
                <w:i/>
                <w:szCs w:val="20"/>
                <w:lang w:val="en-US" w:eastAsia="zh-CN"/>
              </w:rPr>
              <w:t>pattern1</w:t>
            </w:r>
            <w:r w:rsidRPr="00851DB0">
              <w:rPr>
                <w:rFonts w:ascii="Times New Roman" w:eastAsia="SimSun" w:hAnsi="Times New Roman"/>
                <w:szCs w:val="20"/>
                <w:lang w:val="en-US" w:eastAsia="zh-CN"/>
              </w:rPr>
              <w:t xml:space="preserve"> provides</w:t>
            </w:r>
          </w:p>
          <w:p w14:paraId="1DCCCA76"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eastAsia="zh-CN"/>
              </w:rPr>
              <w:t>-</w:t>
            </w:r>
            <w:r w:rsidRPr="00851DB0">
              <w:rPr>
                <w:rFonts w:ascii="Times New Roman" w:eastAsia="SimSun" w:hAnsi="Times New Roman"/>
                <w:szCs w:val="20"/>
                <w:lang w:val="x-none" w:eastAsia="zh-CN"/>
              </w:rPr>
              <w:tab/>
            </w:r>
            <w:r w:rsidRPr="00851DB0">
              <w:rPr>
                <w:rFonts w:ascii="Times New Roman" w:eastAsia="SimSun" w:hAnsi="Times New Roman"/>
                <w:szCs w:val="20"/>
                <w:lang w:val="en-US" w:eastAsia="zh-CN"/>
              </w:rPr>
              <w:t>a</w:t>
            </w:r>
            <w:r w:rsidRPr="00851DB0">
              <w:rPr>
                <w:rFonts w:ascii="Times New Roman" w:eastAsia="SimSun" w:hAnsi="Times New Roman"/>
                <w:szCs w:val="20"/>
                <w:lang w:val="x-none" w:eastAsia="zh-CN"/>
              </w:rPr>
              <w:t xml:space="preserve"> slot configuration period </w:t>
            </w:r>
            <w:r w:rsidRPr="00851DB0">
              <w:rPr>
                <w:rFonts w:ascii="Times New Roman" w:eastAsia="SimSun" w:hAnsi="Times New Roman"/>
                <w:szCs w:val="20"/>
                <w:lang w:val="en-US" w:eastAsia="zh-CN"/>
              </w:rPr>
              <w:t xml:space="preserve">of </w:t>
            </w:r>
            <m:oMath>
              <m:r>
                <w:rPr>
                  <w:rFonts w:ascii="Cambria Math" w:eastAsia="SimSun" w:hAnsi="Cambria Math"/>
                  <w:szCs w:val="20"/>
                  <w:lang w:val="en-US"/>
                </w:rPr>
                <m:t>P</m:t>
              </m:r>
            </m:oMath>
            <w:r w:rsidRPr="00851DB0">
              <w:rPr>
                <w:rFonts w:ascii="Times New Roman" w:eastAsia="SimSun" w:hAnsi="Times New Roman"/>
                <w:szCs w:val="20"/>
                <w:lang w:val="en-US" w:eastAsia="zh-CN"/>
              </w:rPr>
              <w:t xml:space="preserve"> msec </w:t>
            </w:r>
            <w:r w:rsidRPr="00851DB0">
              <w:rPr>
                <w:rFonts w:ascii="Times New Roman" w:eastAsia="SimSun" w:hAnsi="Times New Roman"/>
                <w:szCs w:val="20"/>
                <w:lang w:val="x-none" w:eastAsia="zh-CN"/>
              </w:rPr>
              <w:t>by</w:t>
            </w:r>
            <w:r w:rsidRPr="00851DB0">
              <w:rPr>
                <w:rFonts w:ascii="Times New Roman" w:eastAsia="SimSun" w:hAnsi="Times New Roman"/>
                <w:szCs w:val="20"/>
                <w:lang w:val="en-US" w:eastAsia="zh-CN"/>
              </w:rPr>
              <w:t xml:space="preserve"> </w:t>
            </w:r>
            <w:r w:rsidRPr="00851DB0">
              <w:rPr>
                <w:rFonts w:ascii="Times New Roman" w:eastAsia="SimSun" w:hAnsi="Times New Roman"/>
                <w:i/>
                <w:szCs w:val="20"/>
                <w:lang w:val="x-none"/>
              </w:rPr>
              <w:t>dl-UL-</w:t>
            </w:r>
            <w:proofErr w:type="spellStart"/>
            <w:r w:rsidRPr="00851DB0">
              <w:rPr>
                <w:rFonts w:ascii="Times New Roman" w:eastAsia="SimSun" w:hAnsi="Times New Roman"/>
                <w:i/>
                <w:szCs w:val="20"/>
                <w:lang w:val="x-none"/>
              </w:rPr>
              <w:t>TransmissionPeriodicity</w:t>
            </w:r>
            <w:proofErr w:type="spellEnd"/>
          </w:p>
          <w:p w14:paraId="547FCA43"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number of </w:t>
            </w:r>
            <w:r w:rsidRPr="00851DB0">
              <w:rPr>
                <w:rFonts w:ascii="Times New Roman" w:eastAsia="SimSun" w:hAnsi="Times New Roman"/>
                <w:szCs w:val="20"/>
                <w:lang w:val="en-US"/>
              </w:rPr>
              <w:t xml:space="preserve">slots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m:t>
                  </m:r>
                </m:sub>
              </m:sSub>
            </m:oMath>
            <w:r w:rsidRPr="00851DB0">
              <w:rPr>
                <w:rFonts w:ascii="Times New Roman" w:eastAsia="SimSun" w:hAnsi="Times New Roman"/>
                <w:szCs w:val="20"/>
                <w:lang w:val="en-US"/>
              </w:rPr>
              <w:t xml:space="preserve"> with</w:t>
            </w:r>
            <w:r w:rsidRPr="00851DB0">
              <w:rPr>
                <w:rFonts w:ascii="Times New Roman" w:eastAsia="SimSun" w:hAnsi="Times New Roman"/>
                <w:szCs w:val="20"/>
                <w:lang w:val="x-none"/>
              </w:rPr>
              <w:t xml:space="preserve"> only downlink symbols by </w:t>
            </w:r>
            <w:proofErr w:type="spellStart"/>
            <w:r w:rsidRPr="00851DB0">
              <w:rPr>
                <w:rFonts w:ascii="Times New Roman" w:eastAsia="SimSun" w:hAnsi="Times New Roman"/>
                <w:i/>
                <w:szCs w:val="20"/>
                <w:lang w:val="x-none"/>
              </w:rPr>
              <w:t>nrofDownlinkSlots</w:t>
            </w:r>
            <w:proofErr w:type="spellEnd"/>
          </w:p>
          <w:p w14:paraId="457F4B6D"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number of downlink </w:t>
            </w:r>
            <w:r w:rsidRPr="00851DB0">
              <w:rPr>
                <w:rFonts w:ascii="Times New Roman" w:eastAsia="SimSun" w:hAnsi="Times New Roman"/>
                <w:szCs w:val="20"/>
                <w:lang w:val="en-US"/>
              </w:rPr>
              <w:t xml:space="preserve">symbols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sym</m:t>
                  </m:r>
                </m:sub>
              </m:sSub>
            </m:oMath>
            <w:r w:rsidRPr="00851DB0">
              <w:rPr>
                <w:rFonts w:ascii="Times New Roman" w:eastAsia="SimSun" w:hAnsi="Times New Roman"/>
                <w:szCs w:val="20"/>
                <w:lang w:val="en-US"/>
              </w:rPr>
              <w:t xml:space="preserve"> by </w:t>
            </w:r>
            <w:proofErr w:type="spellStart"/>
            <w:r w:rsidRPr="00851DB0">
              <w:rPr>
                <w:rFonts w:ascii="Times New Roman" w:eastAsia="SimSun" w:hAnsi="Times New Roman"/>
                <w:i/>
                <w:szCs w:val="20"/>
                <w:lang w:val="x-none"/>
              </w:rPr>
              <w:t>nrofDownlinkSymbols</w:t>
            </w:r>
            <w:proofErr w:type="spellEnd"/>
          </w:p>
          <w:p w14:paraId="3F7D5B55"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number of </w:t>
            </w:r>
            <w:r w:rsidRPr="00851DB0">
              <w:rPr>
                <w:rFonts w:ascii="Times New Roman" w:eastAsia="SimSun" w:hAnsi="Times New Roman"/>
                <w:szCs w:val="20"/>
                <w:lang w:val="en-US"/>
              </w:rPr>
              <w:t xml:space="preserve">slots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m:t>
                  </m:r>
                </m:sub>
              </m:sSub>
            </m:oMath>
            <w:r w:rsidRPr="00851DB0">
              <w:rPr>
                <w:rFonts w:ascii="Times New Roman" w:eastAsia="SimSun" w:hAnsi="Times New Roman"/>
                <w:szCs w:val="20"/>
                <w:lang w:val="en-US"/>
              </w:rPr>
              <w:t xml:space="preserve"> with</w:t>
            </w:r>
            <w:r w:rsidRPr="00851DB0">
              <w:rPr>
                <w:rFonts w:ascii="Times New Roman" w:eastAsia="SimSun" w:hAnsi="Times New Roman"/>
                <w:szCs w:val="20"/>
                <w:lang w:val="x-none"/>
              </w:rPr>
              <w:t xml:space="preserve"> only uplink symbols by </w:t>
            </w:r>
            <w:proofErr w:type="spellStart"/>
            <w:r w:rsidRPr="00851DB0">
              <w:rPr>
                <w:rFonts w:ascii="Times New Roman" w:eastAsia="SimSun" w:hAnsi="Times New Roman"/>
                <w:i/>
                <w:szCs w:val="20"/>
                <w:lang w:val="x-none"/>
              </w:rPr>
              <w:t>nrofUplinkSlots</w:t>
            </w:r>
            <w:proofErr w:type="spellEnd"/>
          </w:p>
          <w:p w14:paraId="47259156"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number of uplink </w:t>
            </w:r>
            <w:r w:rsidRPr="00851DB0">
              <w:rPr>
                <w:rFonts w:ascii="Times New Roman" w:eastAsia="SimSun" w:hAnsi="Times New Roman"/>
                <w:szCs w:val="20"/>
                <w:lang w:val="en-US"/>
              </w:rPr>
              <w:t xml:space="preserve">symbols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sym</m:t>
                  </m:r>
                </m:sub>
              </m:sSub>
            </m:oMath>
            <w:r w:rsidRPr="00851DB0">
              <w:rPr>
                <w:rFonts w:ascii="Times New Roman" w:eastAsia="SimSun" w:hAnsi="Times New Roman"/>
                <w:szCs w:val="20"/>
                <w:lang w:val="en-US"/>
              </w:rPr>
              <w:t xml:space="preserve"> by</w:t>
            </w:r>
            <w:r w:rsidRPr="00851DB0">
              <w:rPr>
                <w:rFonts w:ascii="Times New Roman" w:eastAsia="SimSun" w:hAnsi="Times New Roman"/>
                <w:szCs w:val="20"/>
                <w:lang w:val="x-none"/>
              </w:rPr>
              <w:t xml:space="preserve"> </w:t>
            </w:r>
            <w:proofErr w:type="spellStart"/>
            <w:r w:rsidRPr="00851DB0">
              <w:rPr>
                <w:rFonts w:ascii="Times New Roman" w:eastAsia="SimSun" w:hAnsi="Times New Roman"/>
                <w:i/>
                <w:szCs w:val="20"/>
                <w:lang w:val="x-none"/>
              </w:rPr>
              <w:t>nrofUplinkSymbols</w:t>
            </w:r>
            <w:proofErr w:type="spellEnd"/>
          </w:p>
          <w:p w14:paraId="074578B2"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lang w:val="en-US"/>
              </w:rPr>
              <w:t xml:space="preserve">A value </w:t>
            </w:r>
            <m:oMath>
              <m:r>
                <w:rPr>
                  <w:rFonts w:ascii="Cambria Math" w:eastAsia="SimSun" w:hAnsi="Cambria Math"/>
                  <w:szCs w:val="20"/>
                  <w:lang w:val="en-US"/>
                </w:rPr>
                <m:t>P=0.625</m:t>
              </m:r>
            </m:oMath>
            <w:r w:rsidRPr="00851DB0">
              <w:rPr>
                <w:rFonts w:ascii="Times New Roman" w:eastAsia="SimSun" w:hAnsi="Times New Roman"/>
                <w:szCs w:val="20"/>
              </w:rPr>
              <w:t xml:space="preserve"> </w:t>
            </w:r>
            <w:r w:rsidRPr="00851DB0">
              <w:rPr>
                <w:rFonts w:ascii="Times New Roman" w:eastAsia="SimSun" w:hAnsi="Times New Roman"/>
                <w:szCs w:val="20"/>
                <w:lang w:val="en-US"/>
              </w:rPr>
              <w:t xml:space="preserve">msec is valid only for </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=3</m:t>
              </m:r>
            </m:oMath>
            <w:r w:rsidRPr="00851DB0">
              <w:rPr>
                <w:rFonts w:ascii="Times New Roman" w:eastAsia="SimSun" w:hAnsi="Times New Roman"/>
                <w:szCs w:val="20"/>
                <w:lang w:val="en-US"/>
              </w:rPr>
              <w:t xml:space="preserve">, </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=5</m:t>
              </m:r>
              <m:r>
                <m:rPr>
                  <m:sty m:val="p"/>
                </m:rPr>
                <w:rPr>
                  <w:rFonts w:ascii="Cambria Math" w:eastAsia="SimSun" w:hAnsi="Cambria Math"/>
                  <w:szCs w:val="20"/>
                  <w:lang w:val="en-US" w:eastAsia="zh-CN"/>
                </w:rPr>
                <m:t xml:space="preserve"> </m:t>
              </m:r>
              <m:sSub>
                <m:sSubPr>
                  <m:ctrlPr>
                    <w:rPr>
                      <w:rFonts w:ascii="Cambria Math" w:eastAsia="SimSun" w:hAnsi="Cambria Math"/>
                      <w:szCs w:val="20"/>
                      <w:lang w:val="en-US"/>
                    </w:rPr>
                  </m:ctrlPr>
                </m:sSubPr>
                <m:e>
                  <m:r>
                    <w:rPr>
                      <w:rFonts w:ascii="Cambria Math" w:eastAsia="SimSun" w:hAnsi="Cambria Math"/>
                      <w:szCs w:val="20"/>
                      <w:lang w:val="en-US"/>
                    </w:rPr>
                    <m:t>or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=6</m:t>
              </m:r>
            </m:oMath>
            <w:r w:rsidRPr="00851DB0">
              <w:rPr>
                <w:rFonts w:ascii="Times New Roman" w:eastAsia="SimSun" w:hAnsi="Times New Roman"/>
                <w:szCs w:val="20"/>
                <w:lang w:val="en-US"/>
              </w:rPr>
              <w:t xml:space="preserve">. A value </w:t>
            </w:r>
            <m:oMath>
              <m:r>
                <w:rPr>
                  <w:rFonts w:ascii="Cambria Math" w:eastAsia="SimSun" w:hAnsi="Cambria Math"/>
                  <w:szCs w:val="20"/>
                  <w:lang w:val="en-US"/>
                </w:rPr>
                <m:t>=1.25</m:t>
              </m:r>
            </m:oMath>
            <w:r w:rsidRPr="00851DB0">
              <w:rPr>
                <w:rFonts w:ascii="Times New Roman" w:eastAsia="SimSun" w:hAnsi="Times New Roman"/>
                <w:szCs w:val="20"/>
              </w:rPr>
              <w:t xml:space="preserve"> </w:t>
            </w:r>
            <w:r w:rsidRPr="00851DB0">
              <w:rPr>
                <w:rFonts w:ascii="Times New Roman" w:eastAsia="SimSun" w:hAnsi="Times New Roman"/>
                <w:szCs w:val="20"/>
                <w:lang w:val="en-US"/>
              </w:rPr>
              <w:t xml:space="preserve">msec is valid only for </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 xml:space="preserve">=2, </m:t>
              </m:r>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=3</m:t>
              </m:r>
            </m:oMath>
            <w:r w:rsidRPr="00851DB0">
              <w:rPr>
                <w:rFonts w:ascii="Times New Roman" w:eastAsia="SimSun" w:hAnsi="Times New Roman"/>
                <w:szCs w:val="20"/>
              </w:rPr>
              <w:t xml:space="preserve">, </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=5</m:t>
              </m:r>
              <m:r>
                <m:rPr>
                  <m:sty m:val="p"/>
                </m:rPr>
                <w:rPr>
                  <w:rFonts w:ascii="Cambria Math" w:eastAsia="SimSun" w:hAnsi="Cambria Math"/>
                  <w:szCs w:val="20"/>
                  <w:lang w:val="en-US" w:eastAsia="zh-CN"/>
                </w:rPr>
                <m:t xml:space="preserve"> </m:t>
              </m:r>
              <m:sSub>
                <m:sSubPr>
                  <m:ctrlPr>
                    <w:rPr>
                      <w:rFonts w:ascii="Cambria Math" w:eastAsia="SimSun" w:hAnsi="Cambria Math"/>
                      <w:szCs w:val="20"/>
                      <w:lang w:val="en-US"/>
                    </w:rPr>
                  </m:ctrlPr>
                </m:sSubPr>
                <m:e>
                  <m:r>
                    <w:rPr>
                      <w:rFonts w:ascii="Cambria Math" w:eastAsia="SimSun" w:hAnsi="Cambria Math"/>
                      <w:szCs w:val="20"/>
                      <w:lang w:val="en-US"/>
                    </w:rPr>
                    <m:t>or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=6</m:t>
              </m:r>
            </m:oMath>
            <w:r w:rsidRPr="00851DB0">
              <w:rPr>
                <w:rFonts w:ascii="Times New Roman" w:eastAsia="SimSun" w:hAnsi="Times New Roman"/>
                <w:szCs w:val="20"/>
                <w:lang w:val="en-US"/>
              </w:rPr>
              <w:t xml:space="preserve">. </w:t>
            </w:r>
            <w:r w:rsidRPr="00851DB0">
              <w:rPr>
                <w:rFonts w:ascii="Times New Roman" w:eastAsia="SimSun" w:hAnsi="Times New Roman"/>
                <w:szCs w:val="20"/>
              </w:rPr>
              <w:t xml:space="preserve">A </w:t>
            </w:r>
            <w:r w:rsidRPr="00851DB0">
              <w:rPr>
                <w:rFonts w:ascii="Times New Roman" w:eastAsia="SimSun" w:hAnsi="Times New Roman"/>
                <w:szCs w:val="20"/>
                <w:lang w:val="en-US"/>
              </w:rPr>
              <w:t xml:space="preserve">value </w:t>
            </w:r>
            <m:oMath>
              <m:r>
                <w:rPr>
                  <w:rFonts w:ascii="Cambria Math" w:eastAsia="SimSun" w:hAnsi="Cambria Math"/>
                  <w:szCs w:val="20"/>
                  <w:lang w:val="en-US"/>
                </w:rPr>
                <m:t>P=2.5</m:t>
              </m:r>
            </m:oMath>
            <w:r w:rsidRPr="00851DB0">
              <w:rPr>
                <w:rFonts w:ascii="Times New Roman" w:eastAsia="SimSun" w:hAnsi="Times New Roman"/>
                <w:szCs w:val="20"/>
                <w:lang w:val="en-US"/>
              </w:rPr>
              <w:t xml:space="preserve"> msec is valid only for</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 xml:space="preserve">=1, </m:t>
              </m:r>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 xml:space="preserve">=2, </m:t>
              </m:r>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=3</m:t>
              </m:r>
            </m:oMath>
            <w:r w:rsidRPr="00851DB0">
              <w:rPr>
                <w:rFonts w:ascii="Times New Roman" w:eastAsia="SimSun" w:hAnsi="Times New Roman"/>
                <w:szCs w:val="20"/>
              </w:rPr>
              <w:t>,</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=5</m:t>
              </m:r>
              <m:r>
                <m:rPr>
                  <m:sty m:val="p"/>
                </m:rPr>
                <w:rPr>
                  <w:rFonts w:ascii="Cambria Math" w:eastAsia="SimSun" w:hAnsi="Cambria Math"/>
                  <w:szCs w:val="20"/>
                  <w:lang w:val="en-US" w:eastAsia="zh-CN"/>
                </w:rPr>
                <m:t xml:space="preserve"> </m:t>
              </m:r>
              <m:sSub>
                <m:sSubPr>
                  <m:ctrlPr>
                    <w:rPr>
                      <w:rFonts w:ascii="Cambria Math" w:eastAsia="SimSun" w:hAnsi="Cambria Math"/>
                      <w:szCs w:val="20"/>
                      <w:lang w:val="en-US"/>
                    </w:rPr>
                  </m:ctrlPr>
                </m:sSubPr>
                <m:e>
                  <m:r>
                    <w:rPr>
                      <w:rFonts w:ascii="Cambria Math" w:eastAsia="SimSun" w:hAnsi="Cambria Math"/>
                      <w:szCs w:val="20"/>
                      <w:lang w:val="en-US"/>
                    </w:rPr>
                    <m:t>or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=6</m:t>
              </m:r>
            </m:oMath>
            <w:r w:rsidRPr="00851DB0">
              <w:rPr>
                <w:rFonts w:ascii="Times New Roman" w:eastAsia="SimSun" w:hAnsi="Times New Roman"/>
                <w:szCs w:val="20"/>
              </w:rPr>
              <w:t xml:space="preserve">. A value </w:t>
            </w:r>
            <m:oMath>
              <m:r>
                <w:rPr>
                  <w:rFonts w:ascii="Cambria Math" w:eastAsia="SimSun" w:hAnsi="Cambria Math"/>
                  <w:szCs w:val="20"/>
                  <w:lang w:val="en-US"/>
                </w:rPr>
                <m:t>P=10</m:t>
              </m:r>
            </m:oMath>
            <w:r w:rsidRPr="00851DB0">
              <w:rPr>
                <w:rFonts w:ascii="Times New Roman" w:eastAsia="SimSun" w:hAnsi="Times New Roman"/>
                <w:szCs w:val="20"/>
              </w:rPr>
              <w:t xml:space="preserve"> msec is valid only for </w:t>
            </w:r>
            <m:oMath>
              <m:sSub>
                <m:sSubPr>
                  <m:ctrlPr>
                    <w:rPr>
                      <w:rFonts w:ascii="Cambria Math" w:eastAsia="SimSun" w:hAnsi="Cambria Math"/>
                      <w:sz w:val="24"/>
                    </w:rPr>
                  </m:ctrlPr>
                </m:sSubPr>
                <m:e>
                  <m:r>
                    <w:rPr>
                      <w:rFonts w:ascii="Cambria Math" w:eastAsia="SimSun" w:hAnsi="Cambria Math"/>
                      <w:szCs w:val="20"/>
                    </w:rPr>
                    <m:t xml:space="preserve"> μ</m:t>
                  </m:r>
                </m:e>
                <m:sub>
                  <m:r>
                    <m:rPr>
                      <m:sty m:val="p"/>
                    </m:rPr>
                    <w:rPr>
                      <w:rFonts w:ascii="Cambria Math" w:eastAsia="SimSun" w:hAnsi="Cambria Math"/>
                      <w:szCs w:val="20"/>
                      <w:lang w:eastAsia="zh-CN"/>
                    </w:rPr>
                    <m:t>ref</m:t>
                  </m:r>
                </m:sub>
              </m:sSub>
              <m:r>
                <m:rPr>
                  <m:sty m:val="p"/>
                </m:rPr>
                <w:rPr>
                  <w:rFonts w:ascii="Cambria Math" w:eastAsia="SimSun" w:hAnsi="Cambria Math"/>
                  <w:szCs w:val="20"/>
                </w:rPr>
                <m:t>=0</m:t>
              </m:r>
            </m:oMath>
            <w:r w:rsidRPr="00851DB0">
              <w:rPr>
                <w:rFonts w:ascii="Times New Roman" w:eastAsia="SimSun" w:hAnsi="Times New Roman"/>
                <w:szCs w:val="20"/>
              </w:rPr>
              <w:t>,</w:t>
            </w:r>
            <w:r w:rsidRPr="00851DB0">
              <w:rPr>
                <w:rFonts w:ascii="Cambria Math" w:eastAsia="SimSun" w:hAnsi="Cambria Math"/>
                <w:szCs w:val="20"/>
                <w:lang w:val="en-US"/>
              </w:rPr>
              <w:t xml:space="preserve"> </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 xml:space="preserve">=1, </m:t>
              </m:r>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 xml:space="preserve">=2, </m:t>
              </m:r>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r>
                <m:rPr>
                  <m:sty m:val="p"/>
                </m:rPr>
                <w:rPr>
                  <w:rFonts w:ascii="Cambria Math" w:eastAsia="SimSun" w:hAnsi="Cambria Math"/>
                  <w:szCs w:val="20"/>
                  <w:lang w:val="en-US"/>
                </w:rPr>
                <m:t>=3</m:t>
              </m:r>
            </m:oMath>
            <w:r w:rsidRPr="00851DB0">
              <w:rPr>
                <w:rFonts w:ascii="Times New Roman" w:eastAsia="SimSun" w:hAnsi="Times New Roman"/>
                <w:szCs w:val="20"/>
              </w:rPr>
              <w:t xml:space="preserve"> </w:t>
            </w:r>
            <w:r w:rsidRPr="00851DB0">
              <w:rPr>
                <w:rFonts w:ascii="Times New Roman" w:eastAsia="SimSun" w:hAnsi="Times New Roman"/>
                <w:noProof/>
                <w:szCs w:val="20"/>
              </w:rPr>
              <w:t xml:space="preserve">or </w:t>
            </w:r>
            <m:oMath>
              <m:sSub>
                <m:sSubPr>
                  <m:ctrlPr>
                    <w:rPr>
                      <w:rFonts w:ascii="Cambria Math" w:eastAsia="SimSun" w:hAnsi="Cambria Math"/>
                      <w:sz w:val="24"/>
                    </w:rPr>
                  </m:ctrlPr>
                </m:sSubPr>
                <m:e>
                  <m:r>
                    <w:rPr>
                      <w:rFonts w:ascii="Cambria Math" w:eastAsia="SimSun" w:hAnsi="Cambria Math"/>
                      <w:szCs w:val="20"/>
                    </w:rPr>
                    <m:t xml:space="preserve"> μ</m:t>
                  </m:r>
                </m:e>
                <m:sub>
                  <m:r>
                    <m:rPr>
                      <m:sty m:val="p"/>
                    </m:rPr>
                    <w:rPr>
                      <w:rFonts w:ascii="Cambria Math" w:eastAsia="SimSun" w:hAnsi="Cambria Math"/>
                      <w:szCs w:val="20"/>
                      <w:lang w:eastAsia="zh-CN"/>
                    </w:rPr>
                    <m:t>ref</m:t>
                  </m:r>
                </m:sub>
              </m:sSub>
              <m:r>
                <m:rPr>
                  <m:sty m:val="p"/>
                </m:rPr>
                <w:rPr>
                  <w:rFonts w:ascii="Cambria Math" w:eastAsia="SimSun" w:hAnsi="Cambria Math"/>
                  <w:szCs w:val="20"/>
                </w:rPr>
                <m:t>=5</m:t>
              </m:r>
              <m:r>
                <m:rPr>
                  <m:sty m:val="p"/>
                </m:rPr>
                <w:rPr>
                  <w:rFonts w:ascii="Cambria Math" w:eastAsia="SimSun" w:hAnsi="Cambria Math"/>
                  <w:szCs w:val="20"/>
                  <w:lang w:eastAsia="zh-CN"/>
                </w:rPr>
                <m:t xml:space="preserve"> </m:t>
              </m:r>
            </m:oMath>
            <w:r w:rsidRPr="00851DB0">
              <w:rPr>
                <w:rFonts w:ascii="Times New Roman" w:eastAsia="SimSun" w:hAnsi="Times New Roman"/>
                <w:szCs w:val="20"/>
              </w:rPr>
              <w:t>.</w:t>
            </w:r>
          </w:p>
          <w:p w14:paraId="0F340016" w14:textId="77777777" w:rsidR="00AF20F0" w:rsidRPr="00851DB0" w:rsidRDefault="00AF20F0" w:rsidP="00791DCF">
            <w:pPr>
              <w:tabs>
                <w:tab w:val="left" w:pos="720"/>
              </w:tabs>
              <w:spacing w:after="180"/>
              <w:rPr>
                <w:rFonts w:ascii="Times New Roman" w:eastAsia="SimSun" w:hAnsi="Times New Roman"/>
                <w:szCs w:val="20"/>
              </w:rPr>
            </w:pPr>
            <w:r w:rsidRPr="00851DB0">
              <w:rPr>
                <w:rFonts w:ascii="Times New Roman" w:eastAsia="SimSun" w:hAnsi="Times New Roman"/>
                <w:szCs w:val="20"/>
                <w:lang w:val="en-US"/>
              </w:rPr>
              <w:t xml:space="preserve">A </w:t>
            </w:r>
            <w:r w:rsidRPr="00851DB0">
              <w:rPr>
                <w:rFonts w:ascii="Times New Roman" w:eastAsia="SimSun" w:hAnsi="Times New Roman"/>
                <w:szCs w:val="20"/>
                <w:lang w:val="en-US" w:eastAsia="zh-CN"/>
              </w:rPr>
              <w:t xml:space="preserve">slot configuration period of </w:t>
            </w:r>
            <m:oMath>
              <m:r>
                <w:rPr>
                  <w:rFonts w:ascii="Cambria Math" w:eastAsia="SimSun" w:hAnsi="Cambria Math"/>
                  <w:szCs w:val="20"/>
                  <w:lang w:val="en-US"/>
                </w:rPr>
                <m:t>P</m:t>
              </m:r>
            </m:oMath>
            <w:r w:rsidRPr="00851DB0">
              <w:rPr>
                <w:rFonts w:ascii="Times New Roman" w:eastAsia="SimSun" w:hAnsi="Times New Roman"/>
                <w:szCs w:val="20"/>
                <w:lang w:val="en-US" w:eastAsia="zh-CN"/>
              </w:rPr>
              <w:t xml:space="preserve"> msec includes </w:t>
            </w:r>
            <m:oMath>
              <m:r>
                <w:rPr>
                  <w:rFonts w:ascii="Cambria Math" w:eastAsia="SimSun" w:hAnsi="Cambria Math"/>
                  <w:szCs w:val="20"/>
                  <w:lang w:val="en-US" w:eastAsia="zh-CN"/>
                </w:rPr>
                <m:t>S=P</m:t>
              </m:r>
              <m:r>
                <w:rPr>
                  <w:rFonts w:ascii="Cambria Math" w:eastAsia="SimSun" w:hAnsi="Cambria Math" w:cs="Cambria Math"/>
                  <w:szCs w:val="20"/>
                </w:rPr>
                <m:t>⋅</m:t>
              </m:r>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sSub>
                    <m:sSubPr>
                      <m:ctrlPr>
                        <w:rPr>
                          <w:rFonts w:ascii="Cambria Math" w:eastAsia="SimSun" w:hAnsi="Cambria Math"/>
                          <w:i/>
                          <w:szCs w:val="20"/>
                        </w:rPr>
                      </m:ctrlPr>
                    </m:sSubPr>
                    <m:e>
                      <m:r>
                        <w:rPr>
                          <w:rFonts w:ascii="Cambria Math" w:eastAsia="SimSun" w:hAnsi="Cambria Math"/>
                          <w:szCs w:val="20"/>
                        </w:rPr>
                        <m:t>μ</m:t>
                      </m:r>
                    </m:e>
                    <m:sub>
                      <m:r>
                        <m:rPr>
                          <m:sty m:val="p"/>
                        </m:rPr>
                        <w:rPr>
                          <w:rFonts w:ascii="Cambria Math" w:eastAsia="SimSun" w:hAnsi="Cambria Math"/>
                          <w:szCs w:val="20"/>
                        </w:rPr>
                        <m:t>ref</m:t>
                      </m:r>
                    </m:sub>
                  </m:sSub>
                </m:sup>
              </m:sSup>
            </m:oMath>
            <w:r w:rsidRPr="00851DB0">
              <w:rPr>
                <w:rFonts w:ascii="Times New Roman" w:eastAsia="SimSun" w:hAnsi="Times New Roman"/>
                <w:szCs w:val="20"/>
                <w:lang w:val="en-US" w:eastAsia="zh-CN"/>
              </w:rPr>
              <w:t xml:space="preserve"> </w:t>
            </w:r>
            <w:r w:rsidRPr="00851DB0">
              <w:rPr>
                <w:rFonts w:ascii="Times New Roman" w:eastAsia="SimSun" w:hAnsi="Times New Roman"/>
                <w:szCs w:val="20"/>
                <w:lang w:val="en-US"/>
              </w:rPr>
              <w:t xml:space="preserve">slots with SCS configuration </w:t>
            </w:r>
            <m:oMath>
              <m:sSub>
                <m:sSubPr>
                  <m:ctrlPr>
                    <w:rPr>
                      <w:rFonts w:ascii="Cambria Math" w:eastAsia="SimSun" w:hAnsi="Cambria Math"/>
                      <w:szCs w:val="20"/>
                      <w:lang w:val="en-US"/>
                    </w:rPr>
                  </m:ctrlPr>
                </m:sSubPr>
                <m:e>
                  <m:r>
                    <w:rPr>
                      <w:rFonts w:ascii="Cambria Math" w:eastAsia="SimSun" w:hAnsi="Cambria Math"/>
                      <w:szCs w:val="20"/>
                      <w:lang w:val="en-US"/>
                    </w:rPr>
                    <m:t xml:space="preserve"> μ</m:t>
                  </m:r>
                </m:e>
                <m:sub>
                  <m:r>
                    <m:rPr>
                      <m:sty m:val="p"/>
                    </m:rPr>
                    <w:rPr>
                      <w:rFonts w:ascii="Cambria Math" w:eastAsia="SimSun" w:hAnsi="Cambria Math"/>
                      <w:szCs w:val="20"/>
                      <w:lang w:val="en-US" w:eastAsia="zh-CN"/>
                    </w:rPr>
                    <m:t>ref</m:t>
                  </m:r>
                </m:sub>
              </m:sSub>
            </m:oMath>
            <w:r w:rsidRPr="00851DB0">
              <w:rPr>
                <w:rFonts w:ascii="Times New Roman" w:eastAsia="SimSun" w:hAnsi="Times New Roman"/>
                <w:szCs w:val="20"/>
                <w:lang w:val="en-US"/>
              </w:rPr>
              <w:t xml:space="preserve">. From the </w:t>
            </w:r>
            <m:oMath>
              <m:r>
                <w:rPr>
                  <w:rFonts w:ascii="Cambria Math" w:eastAsia="SimSun" w:hAnsi="Cambria Math"/>
                  <w:szCs w:val="20"/>
                  <w:lang w:val="en-US"/>
                </w:rPr>
                <m:t>S</m:t>
              </m:r>
            </m:oMath>
            <w:r w:rsidRPr="00851DB0">
              <w:rPr>
                <w:rFonts w:ascii="Times New Roman" w:eastAsia="SimSun" w:hAnsi="Times New Roman"/>
                <w:szCs w:val="20"/>
              </w:rPr>
              <w:t xml:space="preserve"> slots, a </w:t>
            </w:r>
            <w:r w:rsidRPr="00851DB0">
              <w:rPr>
                <w:rFonts w:ascii="Times New Roman" w:eastAsia="SimSun" w:hAnsi="Times New Roman"/>
                <w:szCs w:val="20"/>
                <w:lang w:val="en-US"/>
              </w:rPr>
              <w:t xml:space="preserve">first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m:t>
                  </m:r>
                </m:sub>
              </m:sSub>
            </m:oMath>
            <w:r w:rsidRPr="00851DB0">
              <w:rPr>
                <w:rFonts w:ascii="Times New Roman" w:eastAsia="SimSun" w:hAnsi="Times New Roman"/>
                <w:szCs w:val="20"/>
              </w:rPr>
              <w:t xml:space="preserve"> slots include only downlink symbols</w:t>
            </w:r>
            <w:r w:rsidRPr="00851DB0">
              <w:rPr>
                <w:rFonts w:ascii="Times New Roman" w:eastAsia="SimSun" w:hAnsi="Times New Roman"/>
                <w:szCs w:val="20"/>
                <w:lang w:val="en-US"/>
              </w:rPr>
              <w:t xml:space="preserve"> and a last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m:t>
                  </m:r>
                </m:sub>
              </m:sSub>
            </m:oMath>
            <w:r w:rsidRPr="00851DB0">
              <w:rPr>
                <w:rFonts w:ascii="Times New Roman" w:eastAsia="SimSun" w:hAnsi="Times New Roman"/>
                <w:szCs w:val="20"/>
              </w:rPr>
              <w:t xml:space="preserve"> slots include only uplink symbols. </w:t>
            </w:r>
            <w:r w:rsidRPr="00851DB0">
              <w:rPr>
                <w:rFonts w:ascii="Times New Roman" w:eastAsia="SimSun" w:hAnsi="Times New Roman"/>
                <w:szCs w:val="20"/>
                <w:lang w:val="en-US"/>
              </w:rPr>
              <w:t xml:space="preserve">The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sym</m:t>
                  </m:r>
                </m:sub>
              </m:sSub>
            </m:oMath>
            <w:r w:rsidRPr="00851DB0">
              <w:rPr>
                <w:rFonts w:ascii="Times New Roman" w:eastAsia="SimSun" w:hAnsi="Times New Roman"/>
                <w:szCs w:val="20"/>
                <w:lang w:val="en-US"/>
              </w:rPr>
              <w:t xml:space="preserve"> symbols after the first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m:t>
                  </m:r>
                </m:sub>
              </m:sSub>
            </m:oMath>
            <w:r w:rsidRPr="00851DB0">
              <w:rPr>
                <w:rFonts w:ascii="Times New Roman" w:eastAsia="SimSun" w:hAnsi="Times New Roman"/>
                <w:szCs w:val="20"/>
                <w:lang w:val="en-US"/>
              </w:rPr>
              <w:t xml:space="preserve"> slots are downlink symbols. The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sym</m:t>
                  </m:r>
                </m:sub>
              </m:sSub>
            </m:oMath>
            <w:r w:rsidRPr="00851DB0">
              <w:rPr>
                <w:rFonts w:ascii="Times New Roman" w:eastAsia="SimSun" w:hAnsi="Times New Roman"/>
                <w:szCs w:val="20"/>
                <w:lang w:val="en-US"/>
              </w:rPr>
              <w:t xml:space="preserve"> symbols before the last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m:t>
                  </m:r>
                </m:sub>
              </m:sSub>
            </m:oMath>
            <w:r w:rsidRPr="00851DB0">
              <w:rPr>
                <w:rFonts w:ascii="Times New Roman" w:eastAsia="SimSun" w:hAnsi="Times New Roman"/>
                <w:szCs w:val="20"/>
                <w:lang w:val="en-US"/>
              </w:rPr>
              <w:t xml:space="preserve"> slots are uplink symbols. The remaining </w:t>
            </w:r>
            <m:oMath>
              <m:d>
                <m:dPr>
                  <m:ctrlPr>
                    <w:rPr>
                      <w:rFonts w:ascii="Cambria Math" w:eastAsia="SimSun" w:hAnsi="Cambria Math"/>
                      <w:i/>
                      <w:szCs w:val="20"/>
                    </w:rPr>
                  </m:ctrlPr>
                </m:dPr>
                <m:e>
                  <m:r>
                    <w:rPr>
                      <w:rFonts w:ascii="Cambria Math" w:eastAsia="SimSun" w:hAnsi="Cambria Math"/>
                      <w:szCs w:val="20"/>
                    </w:rPr>
                    <m:t>S-</m:t>
                  </m:r>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m:t>
                      </m:r>
                    </m:sub>
                  </m:sSub>
                  <m:r>
                    <w:rPr>
                      <w:rFonts w:ascii="Cambria Math" w:eastAsia="SimSun" w:hAnsi="Times New Roman"/>
                      <w:szCs w:val="20"/>
                    </w:rPr>
                    <m:t>-</m:t>
                  </m:r>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m:t>
                      </m:r>
                    </m:sub>
                  </m:sSub>
                </m:e>
              </m:d>
              <m:r>
                <w:rPr>
                  <w:rFonts w:ascii="Cambria Math" w:eastAsia="SimSun" w:hAnsi="Cambria Math" w:cs="Cambria Math"/>
                  <w:szCs w:val="20"/>
                </w:rPr>
                <m:t>⋅</m:t>
              </m:r>
              <m:sSubSup>
                <m:sSubSupPr>
                  <m:ctrlPr>
                    <w:rPr>
                      <w:rFonts w:ascii="Cambria Math" w:eastAsia="SimSun" w:hAnsi="Cambria Math"/>
                      <w:i/>
                      <w:szCs w:val="20"/>
                      <w:lang w:val="en-AU"/>
                    </w:rPr>
                  </m:ctrlPr>
                </m:sSubSupPr>
                <m:e>
                  <m:r>
                    <w:rPr>
                      <w:rFonts w:ascii="Cambria Math" w:eastAsia="SimSun" w:hAnsi="Times New Roman"/>
                      <w:szCs w:val="20"/>
                      <w:lang w:val="en-AU"/>
                    </w:rPr>
                    <m:t>N</m:t>
                  </m:r>
                </m:e>
                <m:sub>
                  <m:r>
                    <m:rPr>
                      <m:sty m:val="p"/>
                    </m:rPr>
                    <w:rPr>
                      <w:rFonts w:ascii="Cambria Math" w:eastAsia="SimSun" w:hAnsi="Times New Roman"/>
                      <w:szCs w:val="20"/>
                      <w:lang w:val="en-AU"/>
                    </w:rPr>
                    <m:t>symb</m:t>
                  </m:r>
                </m:sub>
                <m:sup>
                  <m:r>
                    <m:rPr>
                      <m:sty m:val="p"/>
                    </m:rPr>
                    <w:rPr>
                      <w:rFonts w:ascii="Cambria Math" w:eastAsia="SimSun" w:hAnsi="Times New Roman"/>
                      <w:szCs w:val="20"/>
                      <w:lang w:val="en-AU"/>
                    </w:rPr>
                    <m:t>slot</m:t>
                  </m:r>
                </m:sup>
              </m:sSubSup>
              <m:r>
                <w:rPr>
                  <w:rFonts w:ascii="Cambria Math" w:eastAsia="SimSun" w:hAnsi="Cambria Math" w:cs="Cambria Math"/>
                  <w:szCs w:val="20"/>
                </w:rPr>
                <m:t>-</m:t>
              </m:r>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sym</m:t>
                  </m:r>
                </m:sub>
              </m:sSub>
              <m:r>
                <w:rPr>
                  <w:rFonts w:ascii="Cambria Math" w:eastAsia="SimSun" w:hAnsi="Cambria Math" w:cs="Cambria Math"/>
                  <w:szCs w:val="20"/>
                </w:rPr>
                <m:t>-</m:t>
              </m:r>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sym</m:t>
                  </m:r>
                </m:sub>
              </m:sSub>
            </m:oMath>
            <w:r w:rsidRPr="00851DB0">
              <w:rPr>
                <w:rFonts w:ascii="Times New Roman" w:eastAsia="SimSun" w:hAnsi="Times New Roman"/>
                <w:szCs w:val="20"/>
              </w:rPr>
              <w:t xml:space="preserve"> are flexible symbols. </w:t>
            </w:r>
          </w:p>
          <w:p w14:paraId="58F4010A" w14:textId="77777777" w:rsidR="00AF20F0" w:rsidRPr="00851DB0" w:rsidRDefault="00AF20F0" w:rsidP="00791DCF">
            <w:pPr>
              <w:tabs>
                <w:tab w:val="left" w:pos="720"/>
              </w:tabs>
              <w:spacing w:after="180"/>
              <w:rPr>
                <w:rFonts w:ascii="Times New Roman" w:eastAsia="SimSun" w:hAnsi="Times New Roman"/>
                <w:szCs w:val="20"/>
                <w:lang w:val="en-US"/>
              </w:rPr>
            </w:pPr>
            <w:r w:rsidRPr="00851DB0">
              <w:rPr>
                <w:rFonts w:ascii="Times New Roman" w:eastAsia="SimSun" w:hAnsi="Times New Roman"/>
                <w:szCs w:val="20"/>
                <w:lang w:val="en-US"/>
              </w:rPr>
              <w:t xml:space="preserve">The first symbol every </w:t>
            </w:r>
            <m:oMath>
              <m:f>
                <m:fPr>
                  <m:type m:val="lin"/>
                  <m:ctrlPr>
                    <w:rPr>
                      <w:rFonts w:ascii="Cambria Math" w:eastAsia="SimSun" w:hAnsi="Cambria Math"/>
                      <w:i/>
                    </w:rPr>
                  </m:ctrlPr>
                </m:fPr>
                <m:num>
                  <m:r>
                    <w:rPr>
                      <w:rFonts w:ascii="Cambria Math" w:eastAsia="SimSun" w:hAnsi="Cambria Math"/>
                    </w:rPr>
                    <m:t>20</m:t>
                  </m:r>
                </m:num>
                <m:den>
                  <m:r>
                    <w:rPr>
                      <w:rFonts w:ascii="Cambria Math" w:eastAsia="SimSun" w:hAnsi="Cambria Math"/>
                    </w:rPr>
                    <m:t>P</m:t>
                  </m:r>
                </m:den>
              </m:f>
            </m:oMath>
            <w:r w:rsidRPr="00851DB0">
              <w:rPr>
                <w:rFonts w:ascii="Times New Roman" w:eastAsia="SimSun" w:hAnsi="Times New Roman"/>
                <w:szCs w:val="20"/>
              </w:rPr>
              <w:t xml:space="preserve"> </w:t>
            </w:r>
            <w:r w:rsidRPr="00851DB0">
              <w:rPr>
                <w:rFonts w:ascii="Times New Roman" w:eastAsia="SimSun" w:hAnsi="Times New Roman"/>
                <w:szCs w:val="20"/>
                <w:lang w:val="en-US"/>
              </w:rPr>
              <w:t>periods is a first symbol in an even frame.</w:t>
            </w:r>
          </w:p>
          <w:p w14:paraId="23D8CD8D"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If</w:t>
            </w:r>
            <w:r w:rsidRPr="00851DB0">
              <w:rPr>
                <w:rFonts w:ascii="Times New Roman" w:eastAsia="SimSun" w:hAnsi="Times New Roman"/>
                <w:szCs w:val="20"/>
                <w:lang w:val="en-US"/>
              </w:rPr>
              <w:t xml:space="preserve">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98" w:author="Seonwook Kim" w:date="2026-08-19T11:20: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xml:space="preserve"> provide</w:t>
            </w:r>
            <w:r w:rsidRPr="00851DB0">
              <w:rPr>
                <w:rFonts w:ascii="Times New Roman" w:eastAsia="SimSun" w:hAnsi="Times New Roman"/>
                <w:szCs w:val="20"/>
                <w:lang w:val="en-US"/>
              </w:rPr>
              <w:t>s both</w:t>
            </w:r>
            <w:r w:rsidRPr="00851DB0">
              <w:rPr>
                <w:rFonts w:ascii="Times New Roman" w:eastAsia="SimSun" w:hAnsi="Times New Roman"/>
                <w:szCs w:val="20"/>
              </w:rPr>
              <w:t xml:space="preserve"> </w:t>
            </w:r>
            <w:r w:rsidRPr="00851DB0">
              <w:rPr>
                <w:rFonts w:ascii="Times New Roman" w:eastAsia="SimSun" w:hAnsi="Times New Roman"/>
                <w:i/>
                <w:szCs w:val="20"/>
                <w:lang w:val="en-US"/>
              </w:rPr>
              <w:t>pattern1</w:t>
            </w:r>
            <w:r w:rsidRPr="00851DB0">
              <w:rPr>
                <w:rFonts w:ascii="Times New Roman" w:eastAsia="SimSun" w:hAnsi="Times New Roman"/>
                <w:szCs w:val="20"/>
              </w:rPr>
              <w:t xml:space="preserve"> and </w:t>
            </w:r>
            <w:r w:rsidRPr="00851DB0">
              <w:rPr>
                <w:rFonts w:ascii="Times New Roman" w:eastAsia="SimSun" w:hAnsi="Times New Roman"/>
                <w:i/>
                <w:szCs w:val="20"/>
                <w:lang w:val="en-US"/>
              </w:rPr>
              <w:t>pattern2</w:t>
            </w:r>
            <w:r w:rsidRPr="00851DB0">
              <w:rPr>
                <w:rFonts w:ascii="Times New Roman" w:eastAsia="SimSun" w:hAnsi="Times New Roman"/>
                <w:szCs w:val="20"/>
              </w:rPr>
              <w:t xml:space="preserve">, the UE sets the slot format per slot over a first number of slots as indicated by </w:t>
            </w:r>
            <w:r w:rsidRPr="00851DB0">
              <w:rPr>
                <w:rFonts w:ascii="Times New Roman" w:eastAsia="SimSun" w:hAnsi="Times New Roman"/>
                <w:i/>
                <w:szCs w:val="20"/>
                <w:lang w:val="en-US"/>
              </w:rPr>
              <w:t>pattern1</w:t>
            </w:r>
            <w:r w:rsidRPr="00851DB0">
              <w:rPr>
                <w:rFonts w:ascii="Times New Roman" w:eastAsia="SimSun" w:hAnsi="Times New Roman"/>
                <w:szCs w:val="20"/>
              </w:rPr>
              <w:t xml:space="preserve"> and the UE sets the slot format per slot over a second number of slots as indicated by</w:t>
            </w:r>
            <w:r w:rsidRPr="00851DB0">
              <w:rPr>
                <w:rFonts w:ascii="Times New Roman" w:eastAsia="SimSun" w:hAnsi="Times New Roman"/>
                <w:i/>
                <w:szCs w:val="20"/>
              </w:rPr>
              <w:t xml:space="preserve"> </w:t>
            </w:r>
            <w:r w:rsidRPr="00851DB0">
              <w:rPr>
                <w:rFonts w:ascii="Times New Roman" w:eastAsia="SimSun" w:hAnsi="Times New Roman"/>
                <w:i/>
                <w:szCs w:val="20"/>
                <w:lang w:val="en-US"/>
              </w:rPr>
              <w:t>pattern2</w:t>
            </w:r>
            <w:r w:rsidRPr="00851DB0">
              <w:rPr>
                <w:rFonts w:ascii="Times New Roman" w:eastAsia="SimSun" w:hAnsi="Times New Roman"/>
                <w:szCs w:val="20"/>
              </w:rPr>
              <w:t xml:space="preserve">. </w:t>
            </w:r>
          </w:p>
          <w:p w14:paraId="4F5269CC"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The </w:t>
            </w:r>
            <w:r w:rsidRPr="00851DB0">
              <w:rPr>
                <w:rFonts w:ascii="Times New Roman" w:eastAsia="SimSun" w:hAnsi="Times New Roman"/>
                <w:i/>
                <w:szCs w:val="20"/>
                <w:lang w:val="en-US"/>
              </w:rPr>
              <w:t>pattern2</w:t>
            </w:r>
            <w:r w:rsidRPr="00851DB0">
              <w:rPr>
                <w:rFonts w:ascii="Times New Roman" w:eastAsia="SimSun" w:hAnsi="Times New Roman"/>
                <w:szCs w:val="20"/>
              </w:rPr>
              <w:t xml:space="preserve"> provides</w:t>
            </w:r>
          </w:p>
          <w:p w14:paraId="27B18D34"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eastAsia="zh-CN"/>
              </w:rPr>
              <w:t>-</w:t>
            </w:r>
            <w:r w:rsidRPr="00851DB0">
              <w:rPr>
                <w:rFonts w:ascii="Times New Roman" w:eastAsia="SimSun" w:hAnsi="Times New Roman"/>
                <w:szCs w:val="20"/>
                <w:lang w:val="x-none" w:eastAsia="zh-CN"/>
              </w:rPr>
              <w:tab/>
              <w:t xml:space="preserve">a slot configuration period of </w:t>
            </w:r>
            <m:oMath>
              <m:sSub>
                <m:sSubPr>
                  <m:ctrlPr>
                    <w:rPr>
                      <w:rFonts w:ascii="Cambria Math" w:eastAsia="SimSun" w:hAnsi="Cambria Math"/>
                      <w:i/>
                      <w:szCs w:val="20"/>
                      <w:lang w:val="x-none"/>
                    </w:rPr>
                  </m:ctrlPr>
                </m:sSubPr>
                <m:e>
                  <m:r>
                    <w:rPr>
                      <w:rFonts w:ascii="Cambria Math" w:eastAsia="SimSun" w:hAnsi="Cambria Math"/>
                      <w:szCs w:val="20"/>
                      <w:lang w:val="x-none"/>
                    </w:rPr>
                    <m:t>P</m:t>
                  </m:r>
                </m:e>
                <m:sub>
                  <m:r>
                    <m:rPr>
                      <m:sty m:val="p"/>
                    </m:rPr>
                    <w:rPr>
                      <w:rFonts w:ascii="Cambria Math" w:eastAsia="SimSun" w:hAnsi="Cambria Math"/>
                      <w:szCs w:val="20"/>
                      <w:lang w:val="x-none"/>
                    </w:rPr>
                    <m:t>2</m:t>
                  </m:r>
                </m:sub>
              </m:sSub>
            </m:oMath>
            <w:r w:rsidRPr="00851DB0">
              <w:rPr>
                <w:rFonts w:ascii="Times New Roman" w:eastAsia="SimSun" w:hAnsi="Times New Roman"/>
                <w:szCs w:val="20"/>
                <w:lang w:val="x-none" w:eastAsia="zh-CN"/>
              </w:rPr>
              <w:t xml:space="preserve"> msec by </w:t>
            </w:r>
            <w:r w:rsidRPr="00851DB0">
              <w:rPr>
                <w:rFonts w:ascii="Times New Roman" w:eastAsia="SimSun" w:hAnsi="Times New Roman"/>
                <w:i/>
                <w:szCs w:val="20"/>
                <w:lang w:val="x-none"/>
              </w:rPr>
              <w:t>dl-UL-</w:t>
            </w:r>
            <w:proofErr w:type="spellStart"/>
            <w:r w:rsidRPr="00851DB0">
              <w:rPr>
                <w:rFonts w:ascii="Times New Roman" w:eastAsia="SimSun" w:hAnsi="Times New Roman"/>
                <w:i/>
                <w:szCs w:val="20"/>
                <w:lang w:val="x-none"/>
              </w:rPr>
              <w:t>TransmissionPeriodicity</w:t>
            </w:r>
            <w:proofErr w:type="spellEnd"/>
          </w:p>
          <w:p w14:paraId="6182D26A"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a number of slots </w:t>
            </w:r>
            <m:oMath>
              <m:sSub>
                <m:sSubPr>
                  <m:ctrlPr>
                    <w:rPr>
                      <w:rFonts w:ascii="Cambria Math" w:eastAsia="SimSun" w:hAnsi="Cambria Math"/>
                      <w:i/>
                      <w:szCs w:val="20"/>
                      <w:lang w:val="x-none"/>
                    </w:rPr>
                  </m:ctrlPr>
                </m:sSubPr>
                <m:e>
                  <m:r>
                    <w:rPr>
                      <w:rFonts w:ascii="Cambria Math" w:eastAsia="SimSun" w:hAnsi="Cambria Math"/>
                      <w:szCs w:val="20"/>
                      <w:lang w:val="x-none"/>
                    </w:rPr>
                    <m:t>d</m:t>
                  </m:r>
                </m:e>
                <m:sub>
                  <m:r>
                    <m:rPr>
                      <m:sty m:val="p"/>
                    </m:rPr>
                    <w:rPr>
                      <w:rFonts w:ascii="Cambria Math" w:eastAsia="SimSun" w:hAnsi="Cambria Math"/>
                      <w:szCs w:val="20"/>
                      <w:lang w:val="x-none"/>
                    </w:rPr>
                    <m:t>slots,2</m:t>
                  </m:r>
                </m:sub>
              </m:sSub>
            </m:oMath>
            <w:r w:rsidRPr="00851DB0">
              <w:rPr>
                <w:rFonts w:ascii="Times New Roman" w:eastAsia="SimSun" w:hAnsi="Times New Roman"/>
                <w:szCs w:val="20"/>
                <w:lang w:val="x-none"/>
              </w:rPr>
              <w:t xml:space="preserve"> with only downlink symbols by </w:t>
            </w:r>
            <w:proofErr w:type="spellStart"/>
            <w:r w:rsidRPr="00851DB0">
              <w:rPr>
                <w:rFonts w:ascii="Times New Roman" w:eastAsia="SimSun" w:hAnsi="Times New Roman"/>
                <w:i/>
                <w:szCs w:val="20"/>
                <w:lang w:val="x-none"/>
              </w:rPr>
              <w:t>nrofDownlinkSlots</w:t>
            </w:r>
            <w:proofErr w:type="spellEnd"/>
          </w:p>
          <w:p w14:paraId="72CF1422"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a number of downlink symbols </w:t>
            </w:r>
            <m:oMath>
              <m:sSub>
                <m:sSubPr>
                  <m:ctrlPr>
                    <w:rPr>
                      <w:rFonts w:ascii="Cambria Math" w:eastAsia="SimSun" w:hAnsi="Cambria Math"/>
                      <w:i/>
                      <w:szCs w:val="20"/>
                      <w:lang w:val="x-none"/>
                    </w:rPr>
                  </m:ctrlPr>
                </m:sSubPr>
                <m:e>
                  <m:r>
                    <w:rPr>
                      <w:rFonts w:ascii="Cambria Math" w:eastAsia="SimSun" w:hAnsi="Cambria Math"/>
                      <w:szCs w:val="20"/>
                      <w:lang w:val="x-none"/>
                    </w:rPr>
                    <m:t>d</m:t>
                  </m:r>
                </m:e>
                <m:sub>
                  <m:r>
                    <m:rPr>
                      <m:sty m:val="p"/>
                    </m:rPr>
                    <w:rPr>
                      <w:rFonts w:ascii="Cambria Math" w:eastAsia="SimSun" w:hAnsi="Cambria Math"/>
                      <w:szCs w:val="20"/>
                      <w:lang w:val="x-none"/>
                    </w:rPr>
                    <m:t>sym,2</m:t>
                  </m:r>
                </m:sub>
              </m:sSub>
            </m:oMath>
            <w:r w:rsidRPr="00851DB0">
              <w:rPr>
                <w:rFonts w:ascii="Times New Roman" w:eastAsia="SimSun" w:hAnsi="Times New Roman"/>
                <w:szCs w:val="20"/>
                <w:lang w:val="x-none"/>
              </w:rPr>
              <w:t xml:space="preserve"> by </w:t>
            </w:r>
            <w:proofErr w:type="spellStart"/>
            <w:r w:rsidRPr="00851DB0">
              <w:rPr>
                <w:rFonts w:ascii="Times New Roman" w:eastAsia="SimSun" w:hAnsi="Times New Roman"/>
                <w:i/>
                <w:szCs w:val="20"/>
                <w:lang w:val="x-none"/>
              </w:rPr>
              <w:t>nrofDownlinkSymbols</w:t>
            </w:r>
            <w:proofErr w:type="spellEnd"/>
          </w:p>
          <w:p w14:paraId="0D443E36"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a number of slots </w:t>
            </w:r>
            <m:oMath>
              <m:sSub>
                <m:sSubPr>
                  <m:ctrlPr>
                    <w:rPr>
                      <w:rFonts w:ascii="Cambria Math" w:eastAsia="SimSun" w:hAnsi="Cambria Math"/>
                      <w:i/>
                      <w:szCs w:val="20"/>
                      <w:lang w:val="x-none"/>
                    </w:rPr>
                  </m:ctrlPr>
                </m:sSubPr>
                <m:e>
                  <m:r>
                    <w:rPr>
                      <w:rFonts w:ascii="Cambria Math" w:eastAsia="SimSun" w:hAnsi="Cambria Math"/>
                      <w:szCs w:val="20"/>
                      <w:lang w:val="x-none"/>
                    </w:rPr>
                    <m:t>u</m:t>
                  </m:r>
                </m:e>
                <m:sub>
                  <m:r>
                    <m:rPr>
                      <m:sty m:val="p"/>
                    </m:rPr>
                    <w:rPr>
                      <w:rFonts w:ascii="Cambria Math" w:eastAsia="SimSun" w:hAnsi="Cambria Math"/>
                      <w:szCs w:val="20"/>
                      <w:lang w:val="x-none"/>
                    </w:rPr>
                    <m:t>slots,2</m:t>
                  </m:r>
                </m:sub>
              </m:sSub>
            </m:oMath>
            <w:r w:rsidRPr="00851DB0">
              <w:rPr>
                <w:rFonts w:ascii="Times New Roman" w:eastAsia="SimSun" w:hAnsi="Times New Roman"/>
                <w:szCs w:val="20"/>
                <w:lang w:val="x-none"/>
              </w:rPr>
              <w:t xml:space="preserve"> with only uplink symbols by </w:t>
            </w:r>
            <w:proofErr w:type="spellStart"/>
            <w:r w:rsidRPr="00851DB0">
              <w:rPr>
                <w:rFonts w:ascii="Times New Roman" w:eastAsia="SimSun" w:hAnsi="Times New Roman"/>
                <w:i/>
                <w:szCs w:val="20"/>
                <w:lang w:val="x-none"/>
              </w:rPr>
              <w:t>nrofUplinkSlots</w:t>
            </w:r>
            <w:proofErr w:type="spellEnd"/>
          </w:p>
          <w:p w14:paraId="0E1359CA"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a number of uplink symbols </w:t>
            </w:r>
            <m:oMath>
              <m:sSub>
                <m:sSubPr>
                  <m:ctrlPr>
                    <w:rPr>
                      <w:rFonts w:ascii="Cambria Math" w:eastAsia="SimSun" w:hAnsi="Cambria Math"/>
                      <w:i/>
                      <w:szCs w:val="20"/>
                      <w:lang w:val="x-none"/>
                    </w:rPr>
                  </m:ctrlPr>
                </m:sSubPr>
                <m:e>
                  <m:r>
                    <w:rPr>
                      <w:rFonts w:ascii="Cambria Math" w:eastAsia="SimSun" w:hAnsi="Cambria Math"/>
                      <w:szCs w:val="20"/>
                      <w:lang w:val="x-none"/>
                    </w:rPr>
                    <m:t>u</m:t>
                  </m:r>
                </m:e>
                <m:sub>
                  <m:r>
                    <m:rPr>
                      <m:sty m:val="p"/>
                    </m:rPr>
                    <w:rPr>
                      <w:rFonts w:ascii="Cambria Math" w:eastAsia="SimSun" w:hAnsi="Cambria Math"/>
                      <w:szCs w:val="20"/>
                      <w:lang w:val="x-none"/>
                    </w:rPr>
                    <m:t>sym,2</m:t>
                  </m:r>
                </m:sub>
              </m:sSub>
            </m:oMath>
            <w:r w:rsidRPr="00851DB0">
              <w:rPr>
                <w:rFonts w:ascii="Times New Roman" w:eastAsia="SimSun" w:hAnsi="Times New Roman"/>
                <w:szCs w:val="20"/>
                <w:lang w:val="x-none"/>
              </w:rPr>
              <w:t xml:space="preserve"> by </w:t>
            </w:r>
            <w:proofErr w:type="spellStart"/>
            <w:r w:rsidRPr="00851DB0">
              <w:rPr>
                <w:rFonts w:ascii="Times New Roman" w:eastAsia="SimSun" w:hAnsi="Times New Roman"/>
                <w:i/>
                <w:szCs w:val="20"/>
                <w:lang w:val="x-none"/>
              </w:rPr>
              <w:t>nrofUplinkSymbols</w:t>
            </w:r>
            <w:proofErr w:type="spellEnd"/>
          </w:p>
          <w:p w14:paraId="17684864"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The applicable values of </w:t>
            </w:r>
            <m:oMath>
              <m:sSub>
                <m:sSubPr>
                  <m:ctrlPr>
                    <w:rPr>
                      <w:rFonts w:ascii="Cambria Math" w:eastAsia="SimSun" w:hAnsi="Cambria Math"/>
                      <w:i/>
                      <w:szCs w:val="20"/>
                      <w:lang w:val="en-US"/>
                    </w:rPr>
                  </m:ctrlPr>
                </m:sSubPr>
                <m:e>
                  <m:r>
                    <w:rPr>
                      <w:rFonts w:ascii="Cambria Math" w:eastAsia="SimSun" w:hAnsi="Cambria Math"/>
                      <w:szCs w:val="20"/>
                      <w:lang w:val="en-US"/>
                    </w:rPr>
                    <m:t>P</m:t>
                  </m:r>
                </m:e>
                <m:sub>
                  <m:r>
                    <m:rPr>
                      <m:sty m:val="p"/>
                    </m:rPr>
                    <w:rPr>
                      <w:rFonts w:ascii="Cambria Math" w:eastAsia="SimSun" w:hAnsi="Cambria Math"/>
                      <w:szCs w:val="20"/>
                      <w:lang w:val="en-US"/>
                    </w:rPr>
                    <m:t>2</m:t>
                  </m:r>
                </m:sub>
              </m:sSub>
            </m:oMath>
            <w:r w:rsidRPr="00851DB0">
              <w:rPr>
                <w:rFonts w:ascii="Times New Roman" w:eastAsia="SimSun" w:hAnsi="Times New Roman"/>
                <w:szCs w:val="20"/>
              </w:rPr>
              <w:t xml:space="preserve"> are same as the applicable values for</w:t>
            </w:r>
            <w:r w:rsidRPr="00851DB0">
              <w:rPr>
                <w:rFonts w:ascii="Times New Roman" w:eastAsia="SimSun" w:hAnsi="Times New Roman"/>
                <w:szCs w:val="20"/>
                <w:lang w:val="en-US"/>
              </w:rPr>
              <w:t xml:space="preserve"> </w:t>
            </w:r>
            <m:oMath>
              <m:r>
                <w:rPr>
                  <w:rFonts w:ascii="Cambria Math" w:eastAsia="SimSun" w:hAnsi="Cambria Math"/>
                  <w:szCs w:val="20"/>
                  <w:lang w:val="en-US"/>
                </w:rPr>
                <m:t>P</m:t>
              </m:r>
            </m:oMath>
            <w:r w:rsidRPr="00851DB0">
              <w:rPr>
                <w:rFonts w:ascii="Times New Roman" w:eastAsia="SimSun" w:hAnsi="Times New Roman"/>
                <w:szCs w:val="20"/>
              </w:rPr>
              <w:t>.</w:t>
            </w:r>
          </w:p>
          <w:p w14:paraId="16ADEC0A" w14:textId="77777777" w:rsidR="00AF20F0" w:rsidRPr="00851DB0" w:rsidRDefault="00AF20F0" w:rsidP="00791DCF">
            <w:pPr>
              <w:tabs>
                <w:tab w:val="left" w:pos="720"/>
              </w:tabs>
              <w:spacing w:after="180"/>
              <w:rPr>
                <w:rFonts w:ascii="Times New Roman" w:eastAsia="SimSun" w:hAnsi="Times New Roman"/>
                <w:szCs w:val="20"/>
                <w:lang w:val="en-US"/>
              </w:rPr>
            </w:pPr>
            <w:r w:rsidRPr="00851DB0">
              <w:rPr>
                <w:rFonts w:ascii="Times New Roman" w:eastAsia="SimSun" w:hAnsi="Times New Roman"/>
                <w:szCs w:val="20"/>
                <w:lang w:val="en-US"/>
              </w:rPr>
              <w:t xml:space="preserve">A </w:t>
            </w:r>
            <w:r w:rsidRPr="00851DB0">
              <w:rPr>
                <w:rFonts w:ascii="Times New Roman" w:eastAsia="SimSun" w:hAnsi="Times New Roman"/>
                <w:szCs w:val="20"/>
                <w:lang w:val="en-US" w:eastAsia="zh-CN"/>
              </w:rPr>
              <w:t xml:space="preserve">slot configuration period of </w:t>
            </w:r>
            <m:oMath>
              <m:sSub>
                <m:sSubPr>
                  <m:ctrlPr>
                    <w:rPr>
                      <w:rFonts w:ascii="Cambria Math" w:eastAsia="SimSun" w:hAnsi="Cambria Math"/>
                      <w:i/>
                      <w:szCs w:val="20"/>
                      <w:lang w:val="en-US"/>
                    </w:rPr>
                  </m:ctrlPr>
                </m:sSubPr>
                <m:e>
                  <m:r>
                    <w:rPr>
                      <w:rFonts w:ascii="Cambria Math" w:eastAsia="SimSun" w:hAnsi="Cambria Math"/>
                      <w:szCs w:val="20"/>
                      <w:lang w:val="en-US"/>
                    </w:rPr>
                    <m:t>P+P</m:t>
                  </m:r>
                </m:e>
                <m:sub>
                  <m:r>
                    <m:rPr>
                      <m:sty m:val="p"/>
                    </m:rPr>
                    <w:rPr>
                      <w:rFonts w:ascii="Cambria Math" w:eastAsia="SimSun" w:hAnsi="Cambria Math"/>
                      <w:szCs w:val="20"/>
                      <w:lang w:val="en-US"/>
                    </w:rPr>
                    <m:t>2</m:t>
                  </m:r>
                </m:sub>
              </m:sSub>
            </m:oMath>
            <w:r w:rsidRPr="00851DB0">
              <w:rPr>
                <w:rFonts w:ascii="Times New Roman" w:eastAsia="SimSun" w:hAnsi="Times New Roman"/>
                <w:szCs w:val="20"/>
                <w:lang w:val="en-US" w:eastAsia="zh-CN"/>
              </w:rPr>
              <w:t xml:space="preserve"> msec includes first </w:t>
            </w:r>
            <m:oMath>
              <m:r>
                <w:rPr>
                  <w:rFonts w:ascii="Cambria Math" w:eastAsia="SimSun" w:hAnsi="Cambria Math"/>
                  <w:szCs w:val="20"/>
                  <w:lang w:val="en-US" w:eastAsia="zh-CN"/>
                </w:rPr>
                <m:t>S=P</m:t>
              </m:r>
              <m:r>
                <w:rPr>
                  <w:rFonts w:ascii="Cambria Math" w:eastAsia="SimSun" w:hAnsi="Cambria Math" w:cs="Cambria Math"/>
                  <w:szCs w:val="20"/>
                </w:rPr>
                <m:t>⋅</m:t>
              </m:r>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sSub>
                    <m:sSubPr>
                      <m:ctrlPr>
                        <w:rPr>
                          <w:rFonts w:ascii="Cambria Math" w:eastAsia="SimSun" w:hAnsi="Cambria Math"/>
                          <w:i/>
                          <w:szCs w:val="20"/>
                        </w:rPr>
                      </m:ctrlPr>
                    </m:sSubPr>
                    <m:e>
                      <m:r>
                        <w:rPr>
                          <w:rFonts w:ascii="Cambria Math" w:eastAsia="SimSun" w:hAnsi="Cambria Math"/>
                          <w:szCs w:val="20"/>
                        </w:rPr>
                        <m:t>μ</m:t>
                      </m:r>
                    </m:e>
                    <m:sub>
                      <m:r>
                        <m:rPr>
                          <m:sty m:val="p"/>
                        </m:rPr>
                        <w:rPr>
                          <w:rFonts w:ascii="Cambria Math" w:eastAsia="SimSun" w:hAnsi="Cambria Math"/>
                          <w:szCs w:val="20"/>
                        </w:rPr>
                        <m:t>ref</m:t>
                      </m:r>
                    </m:sub>
                  </m:sSub>
                </m:sup>
              </m:sSup>
            </m:oMath>
            <w:r w:rsidRPr="00851DB0">
              <w:rPr>
                <w:rFonts w:ascii="Times New Roman" w:eastAsia="SimSun" w:hAnsi="Times New Roman"/>
                <w:szCs w:val="20"/>
                <w:lang w:val="en-US" w:eastAsia="zh-CN"/>
              </w:rPr>
              <w:t xml:space="preserve"> </w:t>
            </w:r>
            <w:r w:rsidRPr="00851DB0">
              <w:rPr>
                <w:rFonts w:ascii="Times New Roman" w:eastAsia="SimSun" w:hAnsi="Times New Roman"/>
                <w:szCs w:val="20"/>
                <w:lang w:val="en-US"/>
              </w:rPr>
              <w:t xml:space="preserve">slots and second </w:t>
            </w:r>
            <m:oMath>
              <m:sSub>
                <m:sSubPr>
                  <m:ctrlPr>
                    <w:rPr>
                      <w:rFonts w:ascii="Cambria Math" w:eastAsia="SimSun" w:hAnsi="Cambria Math"/>
                      <w:i/>
                      <w:szCs w:val="20"/>
                      <w:lang w:val="en-US"/>
                    </w:rPr>
                  </m:ctrlPr>
                </m:sSubPr>
                <m:e>
                  <m:r>
                    <w:rPr>
                      <w:rFonts w:ascii="Cambria Math" w:eastAsia="SimSun" w:hAnsi="Cambria Math"/>
                      <w:szCs w:val="20"/>
                      <w:lang w:val="en-US"/>
                    </w:rPr>
                    <m:t>S</m:t>
                  </m:r>
                </m:e>
                <m:sub>
                  <m:r>
                    <m:rPr>
                      <m:sty m:val="p"/>
                    </m:rPr>
                    <w:rPr>
                      <w:rFonts w:ascii="Cambria Math" w:eastAsia="SimSun" w:hAnsi="Cambria Math"/>
                      <w:szCs w:val="20"/>
                      <w:lang w:val="en-US"/>
                    </w:rPr>
                    <m:t>2</m:t>
                  </m:r>
                </m:sub>
              </m:sSub>
              <m:r>
                <w:rPr>
                  <w:rFonts w:ascii="Cambria Math" w:eastAsia="SimSun" w:hAnsi="Cambria Math"/>
                  <w:szCs w:val="20"/>
                  <w:lang w:val="en-US" w:eastAsia="zh-CN"/>
                </w:rPr>
                <m:t>=</m:t>
              </m:r>
              <m:sSub>
                <m:sSubPr>
                  <m:ctrlPr>
                    <w:rPr>
                      <w:rFonts w:ascii="Cambria Math" w:eastAsia="SimSun" w:hAnsi="Cambria Math"/>
                      <w:i/>
                      <w:szCs w:val="20"/>
                      <w:lang w:val="en-US"/>
                    </w:rPr>
                  </m:ctrlPr>
                </m:sSubPr>
                <m:e>
                  <m:r>
                    <w:rPr>
                      <w:rFonts w:ascii="Cambria Math" w:eastAsia="SimSun" w:hAnsi="Cambria Math"/>
                      <w:szCs w:val="20"/>
                      <w:lang w:val="en-US"/>
                    </w:rPr>
                    <m:t>P</m:t>
                  </m:r>
                </m:e>
                <m:sub>
                  <m:r>
                    <m:rPr>
                      <m:sty m:val="p"/>
                    </m:rPr>
                    <w:rPr>
                      <w:rFonts w:ascii="Cambria Math" w:eastAsia="SimSun" w:hAnsi="Cambria Math"/>
                      <w:szCs w:val="20"/>
                      <w:lang w:val="en-US"/>
                    </w:rPr>
                    <m:t>2</m:t>
                  </m:r>
                </m:sub>
              </m:sSub>
              <m:r>
                <w:rPr>
                  <w:rFonts w:ascii="Cambria Math" w:eastAsia="SimSun" w:hAnsi="Cambria Math" w:cs="Cambria Math"/>
                  <w:szCs w:val="20"/>
                </w:rPr>
                <m:t>⋅</m:t>
              </m:r>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sSub>
                    <m:sSubPr>
                      <m:ctrlPr>
                        <w:rPr>
                          <w:rFonts w:ascii="Cambria Math" w:eastAsia="SimSun" w:hAnsi="Cambria Math"/>
                          <w:i/>
                          <w:szCs w:val="20"/>
                        </w:rPr>
                      </m:ctrlPr>
                    </m:sSubPr>
                    <m:e>
                      <m:r>
                        <w:rPr>
                          <w:rFonts w:ascii="Cambria Math" w:eastAsia="SimSun" w:hAnsi="Cambria Math"/>
                          <w:szCs w:val="20"/>
                        </w:rPr>
                        <m:t>μ</m:t>
                      </m:r>
                    </m:e>
                    <m:sub>
                      <m:r>
                        <m:rPr>
                          <m:sty m:val="p"/>
                        </m:rPr>
                        <w:rPr>
                          <w:rFonts w:ascii="Cambria Math" w:eastAsia="SimSun" w:hAnsi="Cambria Math"/>
                          <w:szCs w:val="20"/>
                        </w:rPr>
                        <m:t>ref</m:t>
                      </m:r>
                    </m:sub>
                  </m:sSub>
                </m:sup>
              </m:sSup>
            </m:oMath>
            <w:r w:rsidRPr="00851DB0">
              <w:rPr>
                <w:rFonts w:ascii="Times New Roman" w:eastAsia="SimSun" w:hAnsi="Times New Roman"/>
                <w:szCs w:val="20"/>
                <w:lang w:val="en-US" w:eastAsia="zh-CN"/>
              </w:rPr>
              <w:t xml:space="preserve"> </w:t>
            </w:r>
            <w:r w:rsidRPr="00851DB0">
              <w:rPr>
                <w:rFonts w:ascii="Times New Roman" w:eastAsia="SimSun" w:hAnsi="Times New Roman"/>
                <w:szCs w:val="20"/>
                <w:lang w:val="en-US"/>
              </w:rPr>
              <w:t xml:space="preserve">slots. </w:t>
            </w:r>
          </w:p>
          <w:p w14:paraId="2944E897" w14:textId="77777777" w:rsidR="00AF20F0" w:rsidRPr="00851DB0" w:rsidRDefault="00AF20F0" w:rsidP="00791DCF">
            <w:pPr>
              <w:tabs>
                <w:tab w:val="left" w:pos="720"/>
              </w:tabs>
              <w:spacing w:after="180"/>
              <w:rPr>
                <w:rFonts w:ascii="Times New Roman" w:eastAsia="SimSun" w:hAnsi="Times New Roman"/>
                <w:szCs w:val="20"/>
              </w:rPr>
            </w:pPr>
            <w:r w:rsidRPr="00851DB0">
              <w:rPr>
                <w:rFonts w:ascii="Times New Roman" w:eastAsia="SimSun" w:hAnsi="Times New Roman"/>
                <w:szCs w:val="20"/>
                <w:lang w:val="en-US"/>
              </w:rPr>
              <w:t xml:space="preserve">From the </w:t>
            </w:r>
            <m:oMath>
              <m:sSub>
                <m:sSubPr>
                  <m:ctrlPr>
                    <w:rPr>
                      <w:rFonts w:ascii="Cambria Math" w:eastAsia="SimSun" w:hAnsi="Cambria Math"/>
                      <w:i/>
                      <w:szCs w:val="20"/>
                      <w:lang w:val="en-US"/>
                    </w:rPr>
                  </m:ctrlPr>
                </m:sSubPr>
                <m:e>
                  <m:r>
                    <w:rPr>
                      <w:rFonts w:ascii="Cambria Math" w:eastAsia="SimSun" w:hAnsi="Cambria Math"/>
                      <w:szCs w:val="20"/>
                      <w:lang w:val="en-US"/>
                    </w:rPr>
                    <m:t>S</m:t>
                  </m:r>
                </m:e>
                <m:sub>
                  <m:r>
                    <m:rPr>
                      <m:sty m:val="p"/>
                    </m:rPr>
                    <w:rPr>
                      <w:rFonts w:ascii="Cambria Math" w:eastAsia="SimSun" w:hAnsi="Cambria Math"/>
                      <w:szCs w:val="20"/>
                      <w:lang w:val="en-US"/>
                    </w:rPr>
                    <m:t>2</m:t>
                  </m:r>
                </m:sub>
              </m:sSub>
            </m:oMath>
            <w:r w:rsidRPr="00851DB0">
              <w:rPr>
                <w:rFonts w:ascii="Times New Roman" w:eastAsia="SimSun" w:hAnsi="Times New Roman"/>
                <w:szCs w:val="20"/>
              </w:rPr>
              <w:t xml:space="preserve"> slots, a </w:t>
            </w:r>
            <w:r w:rsidRPr="00851DB0">
              <w:rPr>
                <w:rFonts w:ascii="Times New Roman" w:eastAsia="SimSun" w:hAnsi="Times New Roman"/>
                <w:szCs w:val="20"/>
                <w:lang w:val="en-US"/>
              </w:rPr>
              <w:t xml:space="preserve">first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slots,2</m:t>
                  </m:r>
                </m:sub>
              </m:sSub>
            </m:oMath>
            <w:r w:rsidRPr="00851DB0">
              <w:rPr>
                <w:rFonts w:ascii="Times New Roman" w:eastAsia="SimSun" w:hAnsi="Times New Roman"/>
                <w:szCs w:val="20"/>
              </w:rPr>
              <w:t xml:space="preserve"> slots include only downlink symbols</w:t>
            </w:r>
            <w:r w:rsidRPr="00851DB0">
              <w:rPr>
                <w:rFonts w:ascii="Times New Roman" w:eastAsia="SimSun" w:hAnsi="Times New Roman"/>
                <w:szCs w:val="20"/>
                <w:lang w:val="en-US"/>
              </w:rPr>
              <w:t xml:space="preserve"> and a last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slots,2</m:t>
                  </m:r>
                </m:sub>
              </m:sSub>
            </m:oMath>
            <w:r w:rsidRPr="00851DB0">
              <w:rPr>
                <w:rFonts w:ascii="Times New Roman" w:eastAsia="SimSun" w:hAnsi="Times New Roman"/>
                <w:szCs w:val="20"/>
              </w:rPr>
              <w:t xml:space="preserve"> include only uplink symbols. </w:t>
            </w:r>
            <w:r w:rsidRPr="00851DB0">
              <w:rPr>
                <w:rFonts w:ascii="Times New Roman" w:eastAsia="SimSun" w:hAnsi="Times New Roman"/>
                <w:szCs w:val="20"/>
                <w:lang w:val="en-US"/>
              </w:rPr>
              <w:t xml:space="preserve">The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sym,2</m:t>
                  </m:r>
                </m:sub>
              </m:sSub>
            </m:oMath>
            <w:r w:rsidRPr="00851DB0">
              <w:rPr>
                <w:rFonts w:ascii="Times New Roman" w:eastAsia="SimSun" w:hAnsi="Times New Roman"/>
                <w:szCs w:val="20"/>
                <w:lang w:val="en-US"/>
              </w:rPr>
              <w:t xml:space="preserve"> symbols after the first </w:t>
            </w:r>
            <m:oMath>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slots,2</m:t>
                  </m:r>
                </m:sub>
              </m:sSub>
            </m:oMath>
            <w:r w:rsidRPr="00851DB0">
              <w:rPr>
                <w:rFonts w:ascii="Times New Roman" w:eastAsia="SimSun" w:hAnsi="Times New Roman"/>
                <w:szCs w:val="20"/>
                <w:lang w:val="en-US"/>
              </w:rPr>
              <w:t xml:space="preserve"> slots are downlink symbols. The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sym,2</m:t>
                  </m:r>
                </m:sub>
              </m:sSub>
            </m:oMath>
            <w:r w:rsidRPr="00851DB0">
              <w:rPr>
                <w:rFonts w:ascii="Times New Roman" w:eastAsia="SimSun" w:hAnsi="Times New Roman"/>
                <w:szCs w:val="20"/>
                <w:lang w:val="en-US"/>
              </w:rPr>
              <w:t xml:space="preserve"> symbols before the last </w:t>
            </w:r>
            <m:oMath>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slots,2</m:t>
                  </m:r>
                </m:sub>
              </m:sSub>
            </m:oMath>
            <w:r w:rsidRPr="00851DB0">
              <w:rPr>
                <w:rFonts w:ascii="Times New Roman" w:eastAsia="SimSun" w:hAnsi="Times New Roman"/>
                <w:szCs w:val="20"/>
                <w:lang w:val="en-US"/>
              </w:rPr>
              <w:t xml:space="preserve"> slots are uplink symbols. The remaining </w:t>
            </w:r>
            <m:oMath>
              <m:d>
                <m:dPr>
                  <m:ctrlPr>
                    <w:rPr>
                      <w:rFonts w:ascii="Cambria Math" w:eastAsia="SimSun" w:hAnsi="Cambria Math"/>
                      <w:i/>
                      <w:sz w:val="24"/>
                    </w:rPr>
                  </m:ctrlPr>
                </m:dPr>
                <m:e>
                  <m:sSub>
                    <m:sSubPr>
                      <m:ctrlPr>
                        <w:rPr>
                          <w:rFonts w:ascii="Cambria Math" w:eastAsia="SimSun" w:hAnsi="Cambria Math"/>
                          <w:i/>
                          <w:szCs w:val="20"/>
                          <w:lang w:val="en-US"/>
                        </w:rPr>
                      </m:ctrlPr>
                    </m:sSubPr>
                    <m:e>
                      <m:r>
                        <w:rPr>
                          <w:rFonts w:ascii="Cambria Math" w:eastAsia="SimSun" w:hAnsi="Cambria Math"/>
                          <w:szCs w:val="20"/>
                          <w:lang w:val="en-US"/>
                        </w:rPr>
                        <m:t>S</m:t>
                      </m:r>
                    </m:e>
                    <m:sub>
                      <m:r>
                        <m:rPr>
                          <m:sty m:val="p"/>
                        </m:rPr>
                        <w:rPr>
                          <w:rFonts w:ascii="Cambria Math" w:eastAsia="SimSun" w:hAnsi="Cambria Math"/>
                          <w:szCs w:val="20"/>
                          <w:lang w:val="en-US"/>
                        </w:rPr>
                        <m:t>2</m:t>
                      </m:r>
                    </m:sub>
                  </m:sSub>
                  <m:r>
                    <w:rPr>
                      <w:rFonts w:ascii="Cambria Math" w:eastAsia="SimSun" w:hAnsi="Cambria Math"/>
                      <w:sz w:val="24"/>
                    </w:rPr>
                    <m:t>-</m:t>
                  </m:r>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slots,2</m:t>
                      </m:r>
                    </m:sub>
                  </m:sSub>
                  <m:r>
                    <w:rPr>
                      <w:rFonts w:ascii="Cambria Math" w:eastAsia="SimSun" w:hAnsi="Times New Roman"/>
                      <w:szCs w:val="20"/>
                    </w:rPr>
                    <m:t>-</m:t>
                  </m:r>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slots,2</m:t>
                      </m:r>
                    </m:sub>
                  </m:sSub>
                </m:e>
              </m:d>
              <m:r>
                <w:rPr>
                  <w:rFonts w:ascii="Cambria Math" w:eastAsia="SimSun" w:hAnsi="Cambria Math" w:cs="Cambria Math"/>
                  <w:szCs w:val="20"/>
                </w:rPr>
                <m:t>⋅</m:t>
              </m:r>
              <m:sSubSup>
                <m:sSubSupPr>
                  <m:ctrlPr>
                    <w:rPr>
                      <w:rFonts w:ascii="Cambria Math" w:eastAsia="SimSun" w:hAnsi="Cambria Math"/>
                      <w:i/>
                      <w:sz w:val="24"/>
                      <w:lang w:val="en-AU"/>
                    </w:rPr>
                  </m:ctrlPr>
                </m:sSubSupPr>
                <m:e>
                  <m:r>
                    <w:rPr>
                      <w:rFonts w:ascii="Cambria Math" w:eastAsia="SimSun" w:hAnsi="Times New Roman"/>
                      <w:szCs w:val="20"/>
                      <w:lang w:val="en-AU"/>
                    </w:rPr>
                    <m:t>N</m:t>
                  </m:r>
                </m:e>
                <m:sub>
                  <m:r>
                    <m:rPr>
                      <m:sty m:val="p"/>
                    </m:rPr>
                    <w:rPr>
                      <w:rFonts w:ascii="Cambria Math" w:eastAsia="SimSun" w:hAnsi="Times New Roman"/>
                      <w:szCs w:val="20"/>
                      <w:lang w:val="en-AU"/>
                    </w:rPr>
                    <m:t>symb</m:t>
                  </m:r>
                </m:sub>
                <m:sup>
                  <m:r>
                    <m:rPr>
                      <m:sty m:val="p"/>
                    </m:rPr>
                    <w:rPr>
                      <w:rFonts w:ascii="Cambria Math" w:eastAsia="SimSun" w:hAnsi="Times New Roman"/>
                      <w:szCs w:val="20"/>
                      <w:lang w:val="en-AU"/>
                    </w:rPr>
                    <m:t>slot</m:t>
                  </m:r>
                </m:sup>
              </m:sSubSup>
              <m:r>
                <w:rPr>
                  <w:rFonts w:ascii="Cambria Math" w:eastAsia="SimSun" w:hAnsi="Cambria Math" w:cs="Cambria Math"/>
                  <w:szCs w:val="20"/>
                </w:rPr>
                <m:t>-</m:t>
              </m:r>
              <m:sSub>
                <m:sSubPr>
                  <m:ctrlPr>
                    <w:rPr>
                      <w:rFonts w:ascii="Cambria Math" w:eastAsia="SimSun" w:hAnsi="Cambria Math"/>
                      <w:i/>
                      <w:szCs w:val="20"/>
                      <w:lang w:val="en-US"/>
                    </w:rPr>
                  </m:ctrlPr>
                </m:sSubPr>
                <m:e>
                  <m:r>
                    <w:rPr>
                      <w:rFonts w:ascii="Cambria Math" w:eastAsia="SimSun" w:hAnsi="Cambria Math"/>
                      <w:szCs w:val="20"/>
                      <w:lang w:val="en-US"/>
                    </w:rPr>
                    <m:t>d</m:t>
                  </m:r>
                </m:e>
                <m:sub>
                  <m:r>
                    <m:rPr>
                      <m:sty m:val="p"/>
                    </m:rPr>
                    <w:rPr>
                      <w:rFonts w:ascii="Cambria Math" w:eastAsia="SimSun" w:hAnsi="Cambria Math"/>
                      <w:szCs w:val="20"/>
                      <w:lang w:val="en-US"/>
                    </w:rPr>
                    <m:t>sym,2</m:t>
                  </m:r>
                </m:sub>
              </m:sSub>
              <m:r>
                <w:rPr>
                  <w:rFonts w:ascii="Cambria Math" w:eastAsia="SimSun" w:hAnsi="Cambria Math" w:cs="Cambria Math"/>
                  <w:szCs w:val="20"/>
                </w:rPr>
                <m:t>-</m:t>
              </m:r>
              <m:sSub>
                <m:sSubPr>
                  <m:ctrlPr>
                    <w:rPr>
                      <w:rFonts w:ascii="Cambria Math" w:eastAsia="SimSun" w:hAnsi="Cambria Math"/>
                      <w:i/>
                      <w:szCs w:val="20"/>
                      <w:lang w:val="en-US"/>
                    </w:rPr>
                  </m:ctrlPr>
                </m:sSubPr>
                <m:e>
                  <m:r>
                    <w:rPr>
                      <w:rFonts w:ascii="Cambria Math" w:eastAsia="SimSun" w:hAnsi="Cambria Math"/>
                      <w:szCs w:val="20"/>
                      <w:lang w:val="en-US"/>
                    </w:rPr>
                    <m:t>u</m:t>
                  </m:r>
                </m:e>
                <m:sub>
                  <m:r>
                    <m:rPr>
                      <m:sty m:val="p"/>
                    </m:rPr>
                    <w:rPr>
                      <w:rFonts w:ascii="Cambria Math" w:eastAsia="SimSun" w:hAnsi="Cambria Math"/>
                      <w:szCs w:val="20"/>
                      <w:lang w:val="en-US"/>
                    </w:rPr>
                    <m:t>sym,2</m:t>
                  </m:r>
                </m:sub>
              </m:sSub>
            </m:oMath>
            <w:r w:rsidRPr="00851DB0">
              <w:rPr>
                <w:rFonts w:ascii="Times New Roman" w:eastAsia="SimSun" w:hAnsi="Times New Roman"/>
                <w:szCs w:val="20"/>
              </w:rPr>
              <w:t xml:space="preserve"> are flexible symbols. </w:t>
            </w:r>
          </w:p>
          <w:p w14:paraId="539BC218"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A UE expects that </w:t>
            </w:r>
            <m:oMath>
              <m:sSub>
                <m:sSubPr>
                  <m:ctrlPr>
                    <w:rPr>
                      <w:rFonts w:ascii="Cambria Math" w:eastAsia="SimSun" w:hAnsi="Cambria Math"/>
                      <w:i/>
                      <w:szCs w:val="20"/>
                      <w:lang w:val="en-US"/>
                    </w:rPr>
                  </m:ctrlPr>
                </m:sSubPr>
                <m:e>
                  <m:r>
                    <w:rPr>
                      <w:rFonts w:ascii="Cambria Math" w:eastAsia="SimSun" w:hAnsi="Cambria Math"/>
                      <w:szCs w:val="20"/>
                      <w:lang w:val="en-US"/>
                    </w:rPr>
                    <m:t>P+P</m:t>
                  </m:r>
                </m:e>
                <m:sub>
                  <m:r>
                    <m:rPr>
                      <m:sty m:val="p"/>
                    </m:rPr>
                    <w:rPr>
                      <w:rFonts w:ascii="Cambria Math" w:eastAsia="SimSun" w:hAnsi="Cambria Math"/>
                      <w:szCs w:val="20"/>
                      <w:lang w:val="en-US"/>
                    </w:rPr>
                    <m:t>2</m:t>
                  </m:r>
                </m:sub>
              </m:sSub>
            </m:oMath>
            <w:r w:rsidRPr="00851DB0">
              <w:rPr>
                <w:rFonts w:ascii="Times New Roman" w:eastAsia="SimSun" w:hAnsi="Times New Roman"/>
                <w:szCs w:val="20"/>
              </w:rPr>
              <w:t xml:space="preserve"> divides 20 msec.</w:t>
            </w:r>
          </w:p>
          <w:p w14:paraId="1971F960"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lang w:val="en-US"/>
              </w:rPr>
              <w:t xml:space="preserve">The first symbol every </w:t>
            </w:r>
            <m:oMath>
              <m:f>
                <m:fPr>
                  <m:type m:val="lin"/>
                  <m:ctrlPr>
                    <w:rPr>
                      <w:rFonts w:ascii="Cambria Math" w:eastAsia="SimSun" w:hAnsi="Cambria Math"/>
                      <w:i/>
                      <w:szCs w:val="20"/>
                      <w:lang w:val="en-US"/>
                    </w:rPr>
                  </m:ctrlPr>
                </m:fPr>
                <m:num>
                  <m:r>
                    <w:rPr>
                      <w:rFonts w:ascii="Cambria Math" w:eastAsia="SimSun" w:hAnsi="Cambria Math"/>
                      <w:szCs w:val="20"/>
                      <w:lang w:val="en-US"/>
                    </w:rPr>
                    <m:t>20</m:t>
                  </m:r>
                </m:num>
                <m:den>
                  <m:d>
                    <m:dPr>
                      <m:ctrlPr>
                        <w:rPr>
                          <w:rFonts w:ascii="Cambria Math" w:eastAsia="SimSun" w:hAnsi="Cambria Math"/>
                          <w:i/>
                          <w:sz w:val="24"/>
                        </w:rPr>
                      </m:ctrlPr>
                    </m:dPr>
                    <m:e>
                      <m:sSub>
                        <m:sSubPr>
                          <m:ctrlPr>
                            <w:rPr>
                              <w:rFonts w:ascii="Cambria Math" w:eastAsia="SimSun" w:hAnsi="Cambria Math"/>
                              <w:i/>
                              <w:szCs w:val="20"/>
                              <w:lang w:val="en-US"/>
                            </w:rPr>
                          </m:ctrlPr>
                        </m:sSubPr>
                        <m:e>
                          <m:r>
                            <w:rPr>
                              <w:rFonts w:ascii="Cambria Math" w:eastAsia="SimSun" w:hAnsi="Cambria Math"/>
                              <w:szCs w:val="20"/>
                              <w:lang w:val="en-US"/>
                            </w:rPr>
                            <m:t>P+P</m:t>
                          </m:r>
                        </m:e>
                        <m:sub>
                          <m:r>
                            <m:rPr>
                              <m:sty m:val="p"/>
                            </m:rPr>
                            <w:rPr>
                              <w:rFonts w:ascii="Cambria Math" w:eastAsia="SimSun" w:hAnsi="Cambria Math"/>
                              <w:szCs w:val="20"/>
                              <w:lang w:val="en-US"/>
                            </w:rPr>
                            <m:t>2</m:t>
                          </m:r>
                        </m:sub>
                      </m:sSub>
                    </m:e>
                  </m:d>
                </m:den>
              </m:f>
            </m:oMath>
            <w:r w:rsidRPr="00851DB0">
              <w:rPr>
                <w:rFonts w:ascii="Times New Roman" w:eastAsia="SimSun" w:hAnsi="Times New Roman"/>
                <w:szCs w:val="20"/>
              </w:rPr>
              <w:t xml:space="preserve"> </w:t>
            </w:r>
            <w:r w:rsidRPr="00851DB0">
              <w:rPr>
                <w:rFonts w:ascii="Times New Roman" w:eastAsia="SimSun" w:hAnsi="Times New Roman"/>
                <w:szCs w:val="20"/>
                <w:lang w:val="en-US"/>
              </w:rPr>
              <w:t>periods is a first symbol in an even frame</w:t>
            </w:r>
            <w:r w:rsidRPr="00851DB0">
              <w:rPr>
                <w:rFonts w:ascii="Times New Roman" w:eastAsia="SimSun" w:hAnsi="Times New Roman"/>
                <w:szCs w:val="20"/>
              </w:rPr>
              <w:t>.</w:t>
            </w:r>
          </w:p>
          <w:p w14:paraId="44788582"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lang w:val="en-US"/>
              </w:rPr>
              <w:t xml:space="preserve">A UE expects that the reference SCS configuration </w:t>
            </w:r>
            <m:oMath>
              <m:sSub>
                <m:sSubPr>
                  <m:ctrlPr>
                    <w:rPr>
                      <w:rFonts w:ascii="Cambria Math" w:eastAsia="SimSun" w:hAnsi="Cambria Math"/>
                      <w:szCs w:val="20"/>
                      <w:lang w:val="en-US"/>
                    </w:rPr>
                  </m:ctrlPr>
                </m:sSubPr>
                <m:e>
                  <m:r>
                    <w:rPr>
                      <w:rFonts w:ascii="Cambria Math" w:eastAsia="SimSun" w:hAnsi="Cambria Math"/>
                      <w:szCs w:val="20"/>
                      <w:lang w:val="en-US"/>
                    </w:rPr>
                    <m:t>μ</m:t>
                  </m:r>
                </m:e>
                <m:sub>
                  <m:r>
                    <m:rPr>
                      <m:sty m:val="p"/>
                    </m:rPr>
                    <w:rPr>
                      <w:rFonts w:ascii="Cambria Math" w:eastAsia="SimSun" w:hAnsi="Cambria Math"/>
                      <w:szCs w:val="20"/>
                      <w:lang w:val="en-US" w:eastAsia="zh-CN"/>
                    </w:rPr>
                    <m:t>ref</m:t>
                  </m:r>
                </m:sub>
              </m:sSub>
            </m:oMath>
            <w:r w:rsidRPr="00851DB0">
              <w:rPr>
                <w:rFonts w:ascii="Times New Roman" w:eastAsia="SimSun" w:hAnsi="Times New Roman"/>
                <w:szCs w:val="20"/>
              </w:rPr>
              <w:t xml:space="preserve"> is smaller than or equal to a SCS configuration </w:t>
            </w:r>
            <m:oMath>
              <m:r>
                <w:rPr>
                  <w:rFonts w:ascii="Cambria Math" w:eastAsia="SimSun" w:hAnsi="Cambria Math"/>
                  <w:szCs w:val="20"/>
                  <w:lang w:val="en-US"/>
                </w:rPr>
                <m:t>μ</m:t>
              </m:r>
            </m:oMath>
            <w:r w:rsidRPr="00851DB0">
              <w:rPr>
                <w:rFonts w:ascii="Times New Roman" w:eastAsia="SimSun" w:hAnsi="Times New Roman"/>
                <w:szCs w:val="20"/>
              </w:rPr>
              <w:t xml:space="preserve"> for any configured DL BWP or UL BWP. </w:t>
            </w:r>
            <w:r w:rsidRPr="00851DB0">
              <w:rPr>
                <w:rFonts w:ascii="Times New Roman" w:eastAsia="SimSun" w:hAnsi="Times New Roman"/>
                <w:szCs w:val="20"/>
                <w:lang w:val="en-US" w:eastAsia="zh-CN"/>
              </w:rPr>
              <w:t xml:space="preserve">Each slot provided by </w:t>
            </w:r>
            <w:r w:rsidRPr="00851DB0">
              <w:rPr>
                <w:rFonts w:ascii="Times New Roman" w:eastAsia="SimSun" w:hAnsi="Times New Roman"/>
                <w:i/>
                <w:szCs w:val="20"/>
                <w:lang w:val="en-US" w:eastAsia="zh-CN"/>
              </w:rPr>
              <w:t>pattern1</w:t>
            </w:r>
            <w:r w:rsidRPr="00851DB0">
              <w:rPr>
                <w:rFonts w:ascii="Times New Roman" w:eastAsia="SimSun" w:hAnsi="Times New Roman"/>
                <w:szCs w:val="20"/>
                <w:lang w:val="en-US" w:eastAsia="zh-CN"/>
              </w:rPr>
              <w:t xml:space="preserve"> or </w:t>
            </w:r>
            <w:r w:rsidRPr="00851DB0">
              <w:rPr>
                <w:rFonts w:ascii="Times New Roman" w:eastAsia="SimSun" w:hAnsi="Times New Roman"/>
                <w:i/>
                <w:szCs w:val="20"/>
                <w:lang w:val="en-US" w:eastAsia="zh-CN"/>
              </w:rPr>
              <w:t>pattern2</w:t>
            </w:r>
            <w:r w:rsidRPr="00851DB0">
              <w:rPr>
                <w:rFonts w:ascii="Times New Roman" w:eastAsia="SimSun" w:hAnsi="Times New Roman"/>
                <w:szCs w:val="20"/>
                <w:lang w:val="en-US" w:eastAsia="zh-CN"/>
              </w:rPr>
              <w:t xml:space="preserve"> is applicable to </w:t>
            </w:r>
            <m:oMath>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d>
                    <m:dPr>
                      <m:ctrlPr>
                        <w:rPr>
                          <w:rFonts w:ascii="Cambria Math" w:eastAsia="SimSun" w:hAnsi="Cambria Math"/>
                          <w:i/>
                          <w:sz w:val="24"/>
                        </w:rPr>
                      </m:ctrlPr>
                    </m:dPr>
                    <m:e>
                      <m:sSub>
                        <m:sSubPr>
                          <m:ctrlPr>
                            <w:rPr>
                              <w:rFonts w:ascii="Cambria Math" w:eastAsia="SimSun" w:hAnsi="Cambria Math"/>
                              <w:szCs w:val="20"/>
                              <w:lang w:val="en-US"/>
                            </w:rPr>
                          </m:ctrlPr>
                        </m:sSubPr>
                        <m:e>
                          <m:r>
                            <w:rPr>
                              <w:rFonts w:ascii="Cambria Math" w:eastAsia="SimSun" w:hAnsi="Cambria Math"/>
                              <w:szCs w:val="20"/>
                              <w:lang w:val="en-US"/>
                            </w:rPr>
                            <m:t>μ-μ</m:t>
                          </m:r>
                        </m:e>
                        <m:sub>
                          <m:r>
                            <m:rPr>
                              <m:sty m:val="p"/>
                            </m:rPr>
                            <w:rPr>
                              <w:rFonts w:ascii="Cambria Math" w:eastAsia="SimSun" w:hAnsi="Cambria Math"/>
                              <w:szCs w:val="20"/>
                              <w:lang w:val="en-US" w:eastAsia="zh-CN"/>
                            </w:rPr>
                            <m:t>ref</m:t>
                          </m:r>
                        </m:sub>
                      </m:sSub>
                    </m:e>
                  </m:d>
                </m:sup>
              </m:sSup>
            </m:oMath>
            <w:r w:rsidRPr="00851DB0">
              <w:rPr>
                <w:rFonts w:ascii="Times New Roman" w:eastAsia="SimSun" w:hAnsi="Times New Roman"/>
                <w:szCs w:val="20"/>
                <w:lang w:val="en-US"/>
              </w:rPr>
              <w:t xml:space="preserve"> consecutive slots in the active DL BWP or the active UL BWP where the first slot starts at a same time as a first slot for the reference SCS configuration </w:t>
            </w:r>
            <m:oMath>
              <m:sSub>
                <m:sSubPr>
                  <m:ctrlPr>
                    <w:rPr>
                      <w:rFonts w:ascii="Cambria Math" w:eastAsia="SimSun" w:hAnsi="Cambria Math"/>
                      <w:szCs w:val="20"/>
                      <w:lang w:val="en-US"/>
                    </w:rPr>
                  </m:ctrlPr>
                </m:sSubPr>
                <m:e>
                  <m:r>
                    <w:rPr>
                      <w:rFonts w:ascii="Cambria Math" w:eastAsia="SimSun" w:hAnsi="Cambria Math"/>
                      <w:szCs w:val="20"/>
                      <w:lang w:val="en-US"/>
                    </w:rPr>
                    <m:t>μ</m:t>
                  </m:r>
                </m:e>
                <m:sub>
                  <m:r>
                    <m:rPr>
                      <m:sty m:val="p"/>
                    </m:rPr>
                    <w:rPr>
                      <w:rFonts w:ascii="Cambria Math" w:eastAsia="SimSun" w:hAnsi="Cambria Math"/>
                      <w:szCs w:val="20"/>
                      <w:lang w:val="en-US" w:eastAsia="zh-CN"/>
                    </w:rPr>
                    <m:t>ref</m:t>
                  </m:r>
                </m:sub>
              </m:sSub>
            </m:oMath>
            <w:r w:rsidRPr="00851DB0">
              <w:rPr>
                <w:rFonts w:ascii="Times New Roman" w:eastAsia="SimSun" w:hAnsi="Times New Roman"/>
                <w:szCs w:val="20"/>
                <w:lang w:val="en-US"/>
              </w:rPr>
              <w:t xml:space="preserve"> </w:t>
            </w:r>
            <w:r w:rsidRPr="00851DB0">
              <w:rPr>
                <w:rFonts w:ascii="Times New Roman" w:eastAsia="SimSun" w:hAnsi="Times New Roman"/>
                <w:szCs w:val="20"/>
              </w:rPr>
              <w:t xml:space="preserve">and each downlink or flexible or uplink symbol for the reference SCS configuration </w:t>
            </w:r>
            <m:oMath>
              <m:sSub>
                <m:sSubPr>
                  <m:ctrlPr>
                    <w:rPr>
                      <w:rFonts w:ascii="Cambria Math" w:eastAsia="SimSun" w:hAnsi="Cambria Math"/>
                      <w:szCs w:val="20"/>
                      <w:lang w:val="en-US"/>
                    </w:rPr>
                  </m:ctrlPr>
                </m:sSubPr>
                <m:e>
                  <m:r>
                    <w:rPr>
                      <w:rFonts w:ascii="Cambria Math" w:eastAsia="SimSun" w:hAnsi="Cambria Math"/>
                      <w:szCs w:val="20"/>
                      <w:lang w:val="en-US"/>
                    </w:rPr>
                    <m:t>μ</m:t>
                  </m:r>
                </m:e>
                <m:sub>
                  <m:r>
                    <m:rPr>
                      <m:sty m:val="p"/>
                    </m:rPr>
                    <w:rPr>
                      <w:rFonts w:ascii="Cambria Math" w:eastAsia="SimSun" w:hAnsi="Cambria Math"/>
                      <w:szCs w:val="20"/>
                      <w:lang w:val="en-US" w:eastAsia="zh-CN"/>
                    </w:rPr>
                    <m:t>ref</m:t>
                  </m:r>
                </m:sub>
              </m:sSub>
            </m:oMath>
            <w:r w:rsidRPr="00851DB0">
              <w:rPr>
                <w:rFonts w:ascii="Times New Roman" w:eastAsia="SimSun" w:hAnsi="Times New Roman"/>
                <w:szCs w:val="20"/>
              </w:rPr>
              <w:t xml:space="preserve"> corresponds to </w:t>
            </w:r>
            <m:oMath>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d>
                    <m:dPr>
                      <m:ctrlPr>
                        <w:rPr>
                          <w:rFonts w:ascii="Cambria Math" w:eastAsia="SimSun" w:hAnsi="Cambria Math"/>
                          <w:i/>
                          <w:sz w:val="24"/>
                        </w:rPr>
                      </m:ctrlPr>
                    </m:dPr>
                    <m:e>
                      <m:sSub>
                        <m:sSubPr>
                          <m:ctrlPr>
                            <w:rPr>
                              <w:rFonts w:ascii="Cambria Math" w:eastAsia="SimSun" w:hAnsi="Cambria Math"/>
                              <w:szCs w:val="20"/>
                              <w:lang w:val="en-US"/>
                            </w:rPr>
                          </m:ctrlPr>
                        </m:sSubPr>
                        <m:e>
                          <m:r>
                            <w:rPr>
                              <w:rFonts w:ascii="Cambria Math" w:eastAsia="SimSun" w:hAnsi="Cambria Math"/>
                              <w:szCs w:val="20"/>
                              <w:lang w:val="en-US"/>
                            </w:rPr>
                            <m:t>μ-μ</m:t>
                          </m:r>
                        </m:e>
                        <m:sub>
                          <m:r>
                            <m:rPr>
                              <m:sty m:val="p"/>
                            </m:rPr>
                            <w:rPr>
                              <w:rFonts w:ascii="Cambria Math" w:eastAsia="SimSun" w:hAnsi="Cambria Math"/>
                              <w:szCs w:val="20"/>
                              <w:lang w:val="en-US" w:eastAsia="zh-CN"/>
                            </w:rPr>
                            <m:t>ref</m:t>
                          </m:r>
                        </m:sub>
                      </m:sSub>
                    </m:e>
                  </m:d>
                </m:sup>
              </m:sSup>
            </m:oMath>
            <w:r w:rsidRPr="00851DB0">
              <w:rPr>
                <w:rFonts w:ascii="Times New Roman" w:eastAsia="SimSun" w:hAnsi="Times New Roman"/>
                <w:szCs w:val="20"/>
              </w:rPr>
              <w:t xml:space="preserve"> consecutive downlink or flexible or uplink symbols for the SCS configuration </w:t>
            </w:r>
            <m:oMath>
              <m:r>
                <w:rPr>
                  <w:rFonts w:ascii="Cambria Math" w:eastAsia="SimSun" w:hAnsi="Cambria Math"/>
                  <w:szCs w:val="20"/>
                  <w:lang w:val="en-US"/>
                </w:rPr>
                <m:t>μ</m:t>
              </m:r>
            </m:oMath>
            <w:r w:rsidRPr="00851DB0">
              <w:rPr>
                <w:rFonts w:ascii="Times New Roman" w:eastAsia="SimSun" w:hAnsi="Times New Roman"/>
                <w:szCs w:val="20"/>
                <w:lang w:val="en-US"/>
              </w:rPr>
              <w:t xml:space="preserve">. </w:t>
            </w:r>
          </w:p>
          <w:p w14:paraId="5EA69774"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lang w:eastAsia="zh-CN"/>
              </w:rPr>
              <w:t xml:space="preserve">A downlink or flexible symbol provided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eastAsia="zh-CN"/>
              </w:rPr>
              <w:t xml:space="preserve">can include an UL sub-band provided by </w:t>
            </w:r>
            <w:r w:rsidRPr="00851DB0">
              <w:rPr>
                <w:rFonts w:ascii="Times New Roman" w:eastAsia="SimSun" w:hAnsi="Times New Roman"/>
                <w:i/>
                <w:szCs w:val="20"/>
                <w:lang w:eastAsia="zh-CN"/>
              </w:rPr>
              <w:t>ul-</w:t>
            </w:r>
            <w:proofErr w:type="spellStart"/>
            <w:r w:rsidRPr="00851DB0">
              <w:rPr>
                <w:rFonts w:ascii="Times New Roman" w:eastAsia="SimSun" w:hAnsi="Times New Roman"/>
                <w:i/>
                <w:szCs w:val="20"/>
                <w:lang w:eastAsia="zh-CN"/>
              </w:rPr>
              <w:t>SubbandlocationAndBandwidth</w:t>
            </w:r>
            <w:proofErr w:type="spellEnd"/>
            <w:r w:rsidRPr="00851DB0">
              <w:rPr>
                <w:rFonts w:ascii="Times New Roman" w:eastAsia="SimSun" w:hAnsi="Times New Roman"/>
                <w:szCs w:val="20"/>
                <w:lang w:eastAsia="zh-CN"/>
              </w:rPr>
              <w:t xml:space="preserve">, a first DL sub-band provided by </w:t>
            </w:r>
            <w:proofErr w:type="spellStart"/>
            <w:r w:rsidRPr="00851DB0">
              <w:rPr>
                <w:rFonts w:ascii="Times New Roman" w:eastAsia="SimSun" w:hAnsi="Times New Roman"/>
                <w:i/>
                <w:szCs w:val="20"/>
                <w:lang w:eastAsia="zh-CN"/>
              </w:rPr>
              <w:t>firstDL-SubbandlocationAndBandwidth</w:t>
            </w:r>
            <w:proofErr w:type="spellEnd"/>
            <w:r w:rsidRPr="00851DB0">
              <w:rPr>
                <w:rFonts w:ascii="Times New Roman" w:eastAsia="SimSun" w:hAnsi="Times New Roman"/>
                <w:szCs w:val="20"/>
                <w:lang w:eastAsia="zh-CN"/>
              </w:rPr>
              <w:t xml:space="preserve"> and may additionally include a second DL sub-band provided by </w:t>
            </w:r>
            <w:proofErr w:type="spellStart"/>
            <w:r w:rsidRPr="00851DB0">
              <w:rPr>
                <w:rFonts w:ascii="Times New Roman" w:eastAsia="SimSun" w:hAnsi="Times New Roman"/>
                <w:i/>
                <w:szCs w:val="20"/>
                <w:lang w:eastAsia="zh-CN"/>
              </w:rPr>
              <w:t>secondDL-SubbandlocationAndBandwidth</w:t>
            </w:r>
            <w:proofErr w:type="spellEnd"/>
            <w:r w:rsidRPr="00851DB0">
              <w:rPr>
                <w:rFonts w:ascii="Times New Roman" w:eastAsia="SimSun" w:hAnsi="Times New Roman"/>
                <w:szCs w:val="20"/>
                <w:lang w:eastAsia="zh-CN"/>
              </w:rPr>
              <w:t xml:space="preserve">, for a </w:t>
            </w:r>
            <w:r w:rsidRPr="00851DB0">
              <w:rPr>
                <w:rFonts w:ascii="Times New Roman" w:eastAsia="SimSun" w:hAnsi="Times New Roman"/>
                <w:szCs w:val="20"/>
              </w:rPr>
              <w:t xml:space="preserve">SCS configuration </w:t>
            </w:r>
            <m:oMath>
              <m:r>
                <w:rPr>
                  <w:rFonts w:ascii="Cambria Math" w:eastAsia="SimSun" w:hAnsi="Cambria Math"/>
                  <w:szCs w:val="20"/>
                  <w:lang w:val="en-US"/>
                </w:rPr>
                <m:t>μ</m:t>
              </m:r>
            </m:oMath>
            <w:r w:rsidRPr="00851DB0">
              <w:rPr>
                <w:rFonts w:ascii="Times New Roman" w:eastAsia="SimSun" w:hAnsi="Times New Roman"/>
                <w:szCs w:val="20"/>
              </w:rPr>
              <w:t xml:space="preserve"> of any configured UL BWP or DL BWP, respectively, as provided by </w:t>
            </w:r>
            <w:proofErr w:type="spellStart"/>
            <w:r w:rsidRPr="00851DB0">
              <w:rPr>
                <w:rFonts w:ascii="Times New Roman" w:eastAsia="SimSun" w:hAnsi="Times New Roman"/>
                <w:i/>
                <w:szCs w:val="20"/>
              </w:rPr>
              <w:t>scs-SpecificCarrierList</w:t>
            </w:r>
            <w:proofErr w:type="spellEnd"/>
            <w:r w:rsidRPr="00851DB0">
              <w:rPr>
                <w:rFonts w:ascii="Times New Roman" w:eastAsia="SimSun" w:hAnsi="Times New Roman"/>
                <w:szCs w:val="20"/>
              </w:rPr>
              <w:t xml:space="preserve"> [4, TS 38.211].</w:t>
            </w:r>
            <w:r w:rsidRPr="00851DB0">
              <w:rPr>
                <w:rFonts w:ascii="Times New Roman" w:eastAsia="SimSun" w:hAnsi="Times New Roman"/>
                <w:szCs w:val="20"/>
                <w:lang w:eastAsia="zh-CN"/>
              </w:rPr>
              <w:t xml:space="preserve"> The downlink or flexible symbol is then referred to as an SBFD symbol; otherwise, it is referred to as a non-SBFD symbol. </w:t>
            </w:r>
            <w:r w:rsidRPr="00851DB0">
              <w:rPr>
                <w:rFonts w:ascii="Times New Roman" w:eastAsia="SimSun" w:hAnsi="Times New Roman"/>
                <w:szCs w:val="20"/>
                <w:lang w:val="en-US"/>
              </w:rPr>
              <w:t>Unless otherwise stated, the</w:t>
            </w:r>
            <w:r w:rsidRPr="00851DB0">
              <w:rPr>
                <w:rFonts w:ascii="Times New Roman" w:eastAsia="SimSun" w:hAnsi="Times New Roman"/>
                <w:szCs w:val="20"/>
              </w:rPr>
              <w:t xml:space="preserve"> UE considers symbols in a slot indicated as downlink and as SBFD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to be</w:t>
            </w:r>
            <w:r w:rsidRPr="00851DB0">
              <w:rPr>
                <w:rFonts w:ascii="Times New Roman" w:eastAsia="SimSun" w:hAnsi="Times New Roman"/>
                <w:szCs w:val="20"/>
              </w:rPr>
              <w:t xml:space="preserve"> available for transmissions. </w:t>
            </w:r>
            <w:r w:rsidRPr="00851DB0">
              <w:rPr>
                <w:rFonts w:ascii="Times New Roman" w:eastAsia="SimSun" w:hAnsi="Times New Roman"/>
                <w:szCs w:val="20"/>
                <w:lang w:eastAsia="zh-CN"/>
              </w:rPr>
              <w:t xml:space="preserve">Uplink symbols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eastAsia="zh-CN"/>
              </w:rPr>
              <w:t xml:space="preserve">are non-SBFD symbols. </w:t>
            </w:r>
            <w:r w:rsidRPr="00851DB0">
              <w:rPr>
                <w:rFonts w:ascii="Times New Roman" w:eastAsia="SimSun" w:hAnsi="Times New Roman"/>
                <w:szCs w:val="20"/>
              </w:rPr>
              <w:t xml:space="preserve">An SBFD symbol or a non-SBFD symbol </w:t>
            </w:r>
            <w:r w:rsidRPr="00851DB0">
              <w:rPr>
                <w:rFonts w:ascii="Times New Roman" w:eastAsia="SimSun" w:hAnsi="Times New Roman"/>
                <w:szCs w:val="20"/>
                <w:lang w:eastAsia="zh-CN"/>
              </w:rPr>
              <w:t xml:space="preserve">provided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eastAsia="zh-CN"/>
              </w:rPr>
              <w:t>cannot change to a non-SBFD symbol or to an SBFD symbol, respectively, by other information.</w:t>
            </w:r>
            <w:r w:rsidRPr="00851DB0">
              <w:rPr>
                <w:rFonts w:ascii="Times New Roman" w:eastAsia="SimSun" w:hAnsi="Times New Roman"/>
                <w:szCs w:val="20"/>
              </w:rPr>
              <w:t xml:space="preserve"> </w:t>
            </w:r>
            <w:r w:rsidRPr="00851DB0">
              <w:rPr>
                <w:rFonts w:ascii="Times New Roman" w:eastAsia="SimSun" w:hAnsi="Times New Roman" w:cs="Times"/>
                <w:szCs w:val="20"/>
              </w:rPr>
              <w:t xml:space="preserve">The UE is not provided </w:t>
            </w:r>
            <w:r w:rsidRPr="00851DB0">
              <w:rPr>
                <w:rFonts w:ascii="Times New Roman" w:eastAsia="SimSun" w:hAnsi="Times New Roman"/>
                <w:i/>
                <w:iCs/>
                <w:szCs w:val="20"/>
                <w:lang w:val="en-US"/>
              </w:rPr>
              <w:t>coreset</w:t>
            </w:r>
            <w:proofErr w:type="spellStart"/>
            <w:r w:rsidRPr="00851DB0">
              <w:rPr>
                <w:rFonts w:ascii="Times New Roman" w:eastAsia="SimSun" w:hAnsi="Times New Roman"/>
                <w:i/>
                <w:iCs/>
                <w:szCs w:val="20"/>
              </w:rPr>
              <w:t>PoolIndex</w:t>
            </w:r>
            <w:proofErr w:type="spellEnd"/>
            <w:r w:rsidRPr="00851DB0">
              <w:rPr>
                <w:rFonts w:ascii="Times New Roman" w:eastAsia="SimSun" w:hAnsi="Times New Roman"/>
                <w:szCs w:val="20"/>
                <w:lang w:val="en-US"/>
              </w:rPr>
              <w:t xml:space="preserve"> </w:t>
            </w:r>
            <w:r w:rsidRPr="00851DB0">
              <w:rPr>
                <w:rFonts w:ascii="Times New Roman" w:eastAsia="PMingLiU" w:hAnsi="Times New Roman"/>
                <w:kern w:val="2"/>
                <w:szCs w:val="20"/>
                <w:lang w:eastAsia="zh-TW"/>
              </w:rPr>
              <w:t xml:space="preserve">and is not configured to receive </w:t>
            </w:r>
            <w:r w:rsidRPr="00851DB0">
              <w:rPr>
                <w:rFonts w:ascii="Times New Roman" w:eastAsia="PMingLiU" w:hAnsi="Times New Roman"/>
                <w:kern w:val="2"/>
                <w:szCs w:val="20"/>
                <w:lang w:eastAsia="zh-TW"/>
              </w:rPr>
              <w:lastRenderedPageBreak/>
              <w:t xml:space="preserve">PDSCH according to more than one TCI states mapped to one TCI codepoint [6, TS 38.214] </w:t>
            </w:r>
            <w:r w:rsidRPr="00851DB0">
              <w:rPr>
                <w:rFonts w:ascii="Times New Roman" w:eastAsia="SimSun" w:hAnsi="Times New Roman"/>
                <w:szCs w:val="20"/>
                <w:lang w:val="en-US"/>
              </w:rPr>
              <w:t>for a serving cell where the UE is provided SBFD symbols.</w:t>
            </w:r>
          </w:p>
          <w:p w14:paraId="380D2511" w14:textId="77777777" w:rsidR="00AF20F0" w:rsidRPr="00851DB0" w:rsidRDefault="00AF20F0" w:rsidP="00791DCF">
            <w:pPr>
              <w:spacing w:after="180"/>
              <w:rPr>
                <w:rFonts w:ascii="Times New Roman" w:eastAsia="SimSun" w:hAnsi="Times New Roman"/>
                <w:szCs w:val="20"/>
                <w:lang w:eastAsia="zh-CN"/>
              </w:rPr>
            </w:pPr>
            <w:r w:rsidRPr="00851DB0">
              <w:rPr>
                <w:rFonts w:ascii="Times New Roman" w:eastAsia="SimSun" w:hAnsi="Times New Roman"/>
                <w:szCs w:val="20"/>
              </w:rPr>
              <w:t>For a PUCCH or a PUSCH transmission in flexible symbols indicated as SBFD by </w:t>
            </w:r>
            <w:proofErr w:type="spellStart"/>
            <w:r w:rsidRPr="00851DB0">
              <w:rPr>
                <w:rFonts w:ascii="Times New Roman" w:eastAsia="SimSun" w:hAnsi="Times New Roman"/>
                <w:i/>
                <w:iCs/>
                <w:szCs w:val="20"/>
              </w:rPr>
              <w:t>tdd</w:t>
            </w:r>
            <w:proofErr w:type="spellEnd"/>
            <w:r w:rsidRPr="00851DB0">
              <w:rPr>
                <w:rFonts w:ascii="Times New Roman" w:eastAsia="SimSun" w:hAnsi="Times New Roman"/>
                <w:i/>
                <w:iCs/>
                <w:szCs w:val="20"/>
              </w:rPr>
              <w:t>-UL-DL-</w:t>
            </w:r>
            <w:proofErr w:type="spellStart"/>
            <w:r w:rsidRPr="00851DB0">
              <w:rPr>
                <w:rFonts w:ascii="Times New Roman" w:eastAsia="SimSun" w:hAnsi="Times New Roman"/>
                <w:i/>
                <w:iCs/>
                <w:szCs w:val="20"/>
              </w:rPr>
              <w:t>ConfigurationCommon</w:t>
            </w:r>
            <w:proofErr w:type="spellEnd"/>
            <w:r w:rsidRPr="00851DB0">
              <w:rPr>
                <w:rFonts w:ascii="Times New Roman" w:eastAsia="SimSun" w:hAnsi="Times New Roman"/>
                <w:szCs w:val="20"/>
              </w:rPr>
              <w:t> and associated with PRACH transmission in first PRACH occasions, the UE assumes the flexible symbols as non-SBFD symbols</w:t>
            </w:r>
            <w:r w:rsidRPr="00851DB0">
              <w:rPr>
                <w:rFonts w:ascii="Times New Roman" w:eastAsia="MS Mincho" w:hAnsi="Times New Roman"/>
                <w:szCs w:val="20"/>
                <w:lang w:eastAsia="ja-JP"/>
              </w:rPr>
              <w:t xml:space="preserve"> in this RACH attempt</w:t>
            </w:r>
            <w:r w:rsidRPr="00851DB0">
              <w:rPr>
                <w:rFonts w:ascii="Times New Roman" w:eastAsia="SimSun" w:hAnsi="Times New Roman"/>
                <w:szCs w:val="20"/>
              </w:rPr>
              <w:t>.</w:t>
            </w:r>
          </w:p>
          <w:p w14:paraId="6B53D48A" w14:textId="77777777" w:rsidR="00AF20F0" w:rsidRPr="00851DB0" w:rsidRDefault="00AF20F0" w:rsidP="00791DCF">
            <w:pPr>
              <w:spacing w:after="180"/>
              <w:rPr>
                <w:rFonts w:ascii="Times New Roman" w:eastAsia="SimSun" w:hAnsi="Times New Roman"/>
                <w:iCs/>
                <w:szCs w:val="20"/>
              </w:rPr>
            </w:pPr>
            <w:r w:rsidRPr="00851DB0">
              <w:rPr>
                <w:rFonts w:ascii="Times New Roman" w:eastAsia="SimSun" w:hAnsi="Times New Roman"/>
                <w:szCs w:val="20"/>
              </w:rPr>
              <w:t xml:space="preserve">The frequency location of an UL sub-band, or a first DL sub-band, or a second DL sub-band, starts at RB </w:t>
            </w:r>
            <m:oMath>
              <m:sSub>
                <m:sSubPr>
                  <m:ctrlPr>
                    <w:rPr>
                      <w:rFonts w:ascii="Cambria Math" w:eastAsia="SimSun" w:hAnsi="Cambria Math"/>
                      <w:i/>
                      <w:szCs w:val="20"/>
                    </w:rPr>
                  </m:ctrlPr>
                </m:sSubPr>
                <m:e>
                  <m:sSubSup>
                    <m:sSubSupPr>
                      <m:ctrlPr>
                        <w:rPr>
                          <w:rFonts w:ascii="Cambria Math" w:eastAsia="SimSun" w:hAnsi="Cambria Math"/>
                          <w:i/>
                          <w:szCs w:val="20"/>
                        </w:rPr>
                      </m:ctrlPr>
                    </m:sSubSupPr>
                    <m:e>
                      <m:r>
                        <w:rPr>
                          <w:rFonts w:ascii="Cambria Math" w:eastAsia="SimSun" w:hAnsi="Cambria Math"/>
                          <w:szCs w:val="20"/>
                        </w:rPr>
                        <m:t>N</m:t>
                      </m:r>
                    </m:e>
                    <m:sub>
                      <m:r>
                        <w:rPr>
                          <w:rFonts w:ascii="Cambria Math" w:eastAsia="SimSun" w:hAnsi="Cambria Math"/>
                          <w:szCs w:val="20"/>
                        </w:rPr>
                        <m:t>SB</m:t>
                      </m:r>
                    </m:sub>
                    <m:sup>
                      <m:r>
                        <m:rPr>
                          <m:sty m:val="p"/>
                        </m:rPr>
                        <w:rPr>
                          <w:rFonts w:ascii="Cambria Math" w:eastAsia="SimSun" w:hAnsi="Cambria Math"/>
                          <w:szCs w:val="20"/>
                        </w:rPr>
                        <m:t>start</m:t>
                      </m:r>
                    </m:sup>
                  </m:sSubSup>
                  <m:r>
                    <w:rPr>
                      <w:rFonts w:ascii="Cambria Math" w:eastAsia="SimSun" w:hAnsi="Cambria Math"/>
                      <w:szCs w:val="20"/>
                    </w:rPr>
                    <m:t>=O</m:t>
                  </m:r>
                </m:e>
                <m:sub>
                  <m:r>
                    <m:rPr>
                      <m:sty m:val="p"/>
                    </m:rPr>
                    <w:rPr>
                      <w:rFonts w:ascii="Cambria Math" w:eastAsia="SimSun" w:hAnsi="Cambria Math"/>
                      <w:szCs w:val="20"/>
                    </w:rPr>
                    <m:t>carrier</m:t>
                  </m:r>
                </m:sub>
              </m:sSub>
              <m:r>
                <w:rPr>
                  <w:rFonts w:ascii="Cambria Math" w:eastAsia="SimSun" w:hAnsi="Cambria Math"/>
                  <w:szCs w:val="20"/>
                </w:rPr>
                <m:t>+</m:t>
              </m:r>
              <m:sSub>
                <m:sSubPr>
                  <m:ctrlPr>
                    <w:rPr>
                      <w:rFonts w:ascii="Cambria Math" w:eastAsia="SimSun" w:hAnsi="Cambria Math"/>
                      <w:i/>
                      <w:szCs w:val="20"/>
                    </w:rPr>
                  </m:ctrlPr>
                </m:sSubPr>
                <m:e>
                  <m:r>
                    <w:rPr>
                      <w:rFonts w:ascii="Cambria Math" w:eastAsia="SimSun" w:hAnsi="Cambria Math"/>
                      <w:szCs w:val="20"/>
                    </w:rPr>
                    <m:t>RB</m:t>
                  </m:r>
                </m:e>
                <m:sub>
                  <m:r>
                    <m:rPr>
                      <m:sty m:val="p"/>
                    </m:rPr>
                    <w:rPr>
                      <w:rFonts w:ascii="Cambria Math" w:eastAsia="SimSun" w:hAnsi="Cambria Math"/>
                      <w:szCs w:val="20"/>
                    </w:rPr>
                    <m:t>start</m:t>
                  </m:r>
                </m:sub>
              </m:sSub>
            </m:oMath>
            <w:r w:rsidRPr="00851DB0">
              <w:rPr>
                <w:rFonts w:ascii="Times New Roman" w:eastAsia="SimSun" w:hAnsi="Times New Roman"/>
                <w:szCs w:val="20"/>
              </w:rPr>
              <w:t xml:space="preserve"> and includes a number of contiguous RBs </w:t>
            </w:r>
            <m:oMath>
              <m:sSubSup>
                <m:sSubSupPr>
                  <m:ctrlPr>
                    <w:rPr>
                      <w:rFonts w:ascii="Cambria Math" w:eastAsia="SimSun" w:hAnsi="Cambria Math"/>
                      <w:i/>
                      <w:szCs w:val="20"/>
                    </w:rPr>
                  </m:ctrlPr>
                </m:sSubSupPr>
                <m:e>
                  <m:r>
                    <w:rPr>
                      <w:rFonts w:ascii="Cambria Math" w:eastAsia="SimSun" w:hAnsi="Cambria Math"/>
                      <w:szCs w:val="20"/>
                    </w:rPr>
                    <m:t>N</m:t>
                  </m:r>
                </m:e>
                <m:sub>
                  <m:r>
                    <w:rPr>
                      <w:rFonts w:ascii="Cambria Math" w:eastAsia="SimSun" w:hAnsi="Cambria Math"/>
                      <w:szCs w:val="20"/>
                    </w:rPr>
                    <m:t>SB</m:t>
                  </m:r>
                </m:sub>
                <m:sup>
                  <m:r>
                    <m:rPr>
                      <m:sty m:val="p"/>
                    </m:rPr>
                    <w:rPr>
                      <w:rFonts w:ascii="Cambria Math" w:eastAsia="SimSun" w:hAnsi="Cambria Math"/>
                      <w:szCs w:val="20"/>
                    </w:rPr>
                    <m:t>size</m:t>
                  </m:r>
                </m:sup>
              </m:sSubSup>
              <m:r>
                <w:rPr>
                  <w:rFonts w:ascii="Cambria Math" w:eastAsia="SimSun" w:hAnsi="Cambria Math"/>
                  <w:szCs w:val="20"/>
                </w:rPr>
                <m:t>=</m:t>
              </m:r>
              <m:sSub>
                <m:sSubPr>
                  <m:ctrlPr>
                    <w:rPr>
                      <w:rFonts w:ascii="Cambria Math" w:eastAsia="SimSun" w:hAnsi="Cambria Math"/>
                      <w:i/>
                      <w:szCs w:val="20"/>
                    </w:rPr>
                  </m:ctrlPr>
                </m:sSubPr>
                <m:e>
                  <m:r>
                    <w:rPr>
                      <w:rFonts w:ascii="Cambria Math" w:eastAsia="SimSun" w:hAnsi="Cambria Math"/>
                      <w:szCs w:val="20"/>
                    </w:rPr>
                    <m:t>L</m:t>
                  </m:r>
                </m:e>
                <m:sub>
                  <m:r>
                    <m:rPr>
                      <m:sty m:val="p"/>
                    </m:rPr>
                    <w:rPr>
                      <w:rFonts w:ascii="Cambria Math" w:eastAsia="SimSun" w:hAnsi="Cambria Math"/>
                      <w:szCs w:val="20"/>
                    </w:rPr>
                    <m:t>RB</m:t>
                  </m:r>
                </m:sub>
              </m:sSub>
            </m:oMath>
            <w:r w:rsidRPr="00851DB0">
              <w:rPr>
                <w:rFonts w:ascii="Times New Roman" w:eastAsia="SimSun" w:hAnsi="Times New Roman"/>
                <w:szCs w:val="20"/>
              </w:rPr>
              <w:t xml:space="preserve"> provided by </w:t>
            </w:r>
            <w:r w:rsidRPr="00851DB0">
              <w:rPr>
                <w:rFonts w:ascii="Times New Roman" w:eastAsia="SimSun" w:hAnsi="Times New Roman"/>
                <w:i/>
                <w:szCs w:val="20"/>
              </w:rPr>
              <w:t>ul-</w:t>
            </w:r>
            <w:proofErr w:type="spellStart"/>
            <w:r w:rsidRPr="00851DB0">
              <w:rPr>
                <w:rFonts w:ascii="Times New Roman" w:eastAsia="SimSun" w:hAnsi="Times New Roman"/>
                <w:i/>
                <w:szCs w:val="20"/>
              </w:rPr>
              <w:t>SubbandlocationAndBandwidth</w:t>
            </w:r>
            <w:proofErr w:type="spellEnd"/>
            <w:r w:rsidRPr="00851DB0">
              <w:rPr>
                <w:rFonts w:ascii="Times New Roman" w:eastAsia="SimSun" w:hAnsi="Times New Roman"/>
                <w:iCs/>
                <w:szCs w:val="20"/>
              </w:rPr>
              <w:t xml:space="preserve">, or </w:t>
            </w:r>
            <w:proofErr w:type="spellStart"/>
            <w:r w:rsidRPr="00851DB0">
              <w:rPr>
                <w:rFonts w:ascii="Times New Roman" w:eastAsia="SimSun" w:hAnsi="Times New Roman"/>
                <w:i/>
                <w:szCs w:val="20"/>
              </w:rPr>
              <w:t>firstDL-SubbandlocationAndBandwidth</w:t>
            </w:r>
            <w:proofErr w:type="spellEnd"/>
            <w:r w:rsidRPr="00851DB0">
              <w:rPr>
                <w:rFonts w:ascii="Times New Roman" w:eastAsia="SimSun" w:hAnsi="Times New Roman"/>
                <w:szCs w:val="20"/>
              </w:rPr>
              <w:t xml:space="preserve"> or </w:t>
            </w:r>
            <w:proofErr w:type="spellStart"/>
            <w:r w:rsidRPr="00851DB0">
              <w:rPr>
                <w:rFonts w:ascii="Times New Roman" w:eastAsia="SimSun" w:hAnsi="Times New Roman"/>
                <w:i/>
                <w:szCs w:val="20"/>
              </w:rPr>
              <w:t>secondDL-SubbandlocationAndBandwidth</w:t>
            </w:r>
            <w:proofErr w:type="spellEnd"/>
            <w:r w:rsidRPr="00851DB0">
              <w:rPr>
                <w:rFonts w:ascii="Times New Roman" w:eastAsia="SimSun" w:hAnsi="Times New Roman"/>
                <w:szCs w:val="20"/>
              </w:rPr>
              <w:t xml:space="preserve">, respectively, that indicates an offset </w:t>
            </w:r>
            <m:oMath>
              <m:sSub>
                <m:sSubPr>
                  <m:ctrlPr>
                    <w:rPr>
                      <w:rFonts w:ascii="Cambria Math" w:eastAsia="SimSun" w:hAnsi="Cambria Math"/>
                      <w:i/>
                      <w:szCs w:val="20"/>
                    </w:rPr>
                  </m:ctrlPr>
                </m:sSubPr>
                <m:e>
                  <m:r>
                    <w:rPr>
                      <w:rFonts w:ascii="Cambria Math" w:eastAsia="SimSun" w:hAnsi="Cambria Math"/>
                      <w:szCs w:val="20"/>
                    </w:rPr>
                    <m:t>RB</m:t>
                  </m:r>
                </m:e>
                <m:sub>
                  <m:r>
                    <m:rPr>
                      <m:sty m:val="p"/>
                    </m:rPr>
                    <w:rPr>
                      <w:rFonts w:ascii="Cambria Math" w:eastAsia="SimSun" w:hAnsi="Cambria Math"/>
                      <w:szCs w:val="20"/>
                    </w:rPr>
                    <m:t>start</m:t>
                  </m:r>
                </m:sub>
              </m:sSub>
            </m:oMath>
            <w:r w:rsidRPr="00851DB0">
              <w:rPr>
                <w:rFonts w:ascii="Times New Roman" w:eastAsia="SimSun" w:hAnsi="Times New Roman"/>
                <w:szCs w:val="20"/>
              </w:rPr>
              <w:t xml:space="preserve"> and a length </w:t>
            </w:r>
            <m:oMath>
              <m:sSub>
                <m:sSubPr>
                  <m:ctrlPr>
                    <w:rPr>
                      <w:rFonts w:ascii="Cambria Math" w:eastAsia="SimSun" w:hAnsi="Cambria Math"/>
                      <w:i/>
                      <w:szCs w:val="20"/>
                    </w:rPr>
                  </m:ctrlPr>
                </m:sSubPr>
                <m:e>
                  <m:r>
                    <w:rPr>
                      <w:rFonts w:ascii="Cambria Math" w:eastAsia="SimSun" w:hAnsi="Cambria Math"/>
                      <w:szCs w:val="20"/>
                    </w:rPr>
                    <m:t>L</m:t>
                  </m:r>
                </m:e>
                <m:sub>
                  <m:r>
                    <m:rPr>
                      <m:sty m:val="p"/>
                    </m:rPr>
                    <w:rPr>
                      <w:rFonts w:ascii="Cambria Math" w:eastAsia="SimSun" w:hAnsi="Cambria Math"/>
                      <w:szCs w:val="20"/>
                    </w:rPr>
                    <m:t>RB</m:t>
                  </m:r>
                </m:sub>
              </m:sSub>
            </m:oMath>
            <w:r w:rsidRPr="00851DB0">
              <w:rPr>
                <w:rFonts w:ascii="Times New Roman" w:eastAsia="SimSun" w:hAnsi="Times New Roman"/>
                <w:szCs w:val="20"/>
              </w:rPr>
              <w:t xml:space="preserve"> as RIV according to [6, TS 38.214], setting </w:t>
            </w:r>
            <m:oMath>
              <m:sSubSup>
                <m:sSubSupPr>
                  <m:ctrlPr>
                    <w:rPr>
                      <w:rFonts w:ascii="Cambria Math" w:eastAsia="SimSun" w:hAnsi="Cambria Math"/>
                      <w:i/>
                      <w:szCs w:val="20"/>
                    </w:rPr>
                  </m:ctrlPr>
                </m:sSubSupPr>
                <m:e>
                  <m:r>
                    <w:rPr>
                      <w:rFonts w:ascii="Cambria Math" w:eastAsia="SimSun" w:hAnsi="Cambria Math"/>
                      <w:szCs w:val="20"/>
                    </w:rPr>
                    <m:t>N</m:t>
                  </m:r>
                </m:e>
                <m:sub>
                  <m:r>
                    <m:rPr>
                      <m:sty m:val="p"/>
                    </m:rPr>
                    <w:rPr>
                      <w:rFonts w:ascii="Cambria Math" w:eastAsia="SimSun" w:hAnsi="Cambria Math"/>
                      <w:szCs w:val="20"/>
                    </w:rPr>
                    <m:t>BWP</m:t>
                  </m:r>
                </m:sub>
                <m:sup>
                  <m:r>
                    <m:rPr>
                      <m:sty m:val="p"/>
                    </m:rPr>
                    <w:rPr>
                      <w:rFonts w:ascii="Cambria Math" w:eastAsia="SimSun" w:hAnsi="Cambria Math"/>
                      <w:szCs w:val="20"/>
                    </w:rPr>
                    <m:t>size</m:t>
                  </m:r>
                </m:sup>
              </m:sSubSup>
              <m:r>
                <w:rPr>
                  <w:rFonts w:ascii="Cambria Math" w:eastAsia="SimSun" w:hAnsi="Cambria Math"/>
                  <w:szCs w:val="20"/>
                </w:rPr>
                <m:t>=275</m:t>
              </m:r>
            </m:oMath>
            <w:r w:rsidRPr="00851DB0">
              <w:rPr>
                <w:rFonts w:ascii="Times New Roman" w:eastAsia="SimSun" w:hAnsi="Times New Roman"/>
                <w:szCs w:val="20"/>
              </w:rPr>
              <w:t xml:space="preserve">, and a value </w:t>
            </w:r>
            <m:oMath>
              <m:sSub>
                <m:sSubPr>
                  <m:ctrlPr>
                    <w:rPr>
                      <w:rFonts w:ascii="Cambria Math" w:eastAsia="SimSun" w:hAnsi="Cambria Math"/>
                      <w:i/>
                      <w:szCs w:val="20"/>
                    </w:rPr>
                  </m:ctrlPr>
                </m:sSubPr>
                <m:e>
                  <m:r>
                    <w:rPr>
                      <w:rFonts w:ascii="Cambria Math" w:eastAsia="SimSun" w:hAnsi="Cambria Math"/>
                      <w:szCs w:val="20"/>
                    </w:rPr>
                    <m:t>O</m:t>
                  </m:r>
                </m:e>
                <m:sub>
                  <m:r>
                    <m:rPr>
                      <m:sty m:val="p"/>
                    </m:rPr>
                    <w:rPr>
                      <w:rFonts w:ascii="Cambria Math" w:eastAsia="SimSun" w:hAnsi="Cambria Math"/>
                      <w:szCs w:val="20"/>
                    </w:rPr>
                    <m:t>carrier</m:t>
                  </m:r>
                </m:sub>
              </m:sSub>
            </m:oMath>
            <w:r w:rsidRPr="00851DB0">
              <w:rPr>
                <w:rFonts w:ascii="Times New Roman" w:eastAsia="SimSun" w:hAnsi="Times New Roman"/>
                <w:szCs w:val="20"/>
              </w:rPr>
              <w:t xml:space="preserve"> provided by </w:t>
            </w:r>
            <w:proofErr w:type="spellStart"/>
            <w:r w:rsidRPr="00851DB0">
              <w:rPr>
                <w:rFonts w:ascii="Times New Roman" w:eastAsia="SimSun" w:hAnsi="Times New Roman"/>
                <w:i/>
                <w:szCs w:val="20"/>
              </w:rPr>
              <w:t>offsetToCarrier</w:t>
            </w:r>
            <w:proofErr w:type="spellEnd"/>
            <w:r w:rsidRPr="00851DB0">
              <w:rPr>
                <w:rFonts w:ascii="Times New Roman" w:eastAsia="SimSun" w:hAnsi="Times New Roman"/>
                <w:szCs w:val="20"/>
              </w:rPr>
              <w:t xml:space="preserve"> for the </w:t>
            </w:r>
            <w:proofErr w:type="spellStart"/>
            <w:r w:rsidRPr="00851DB0">
              <w:rPr>
                <w:rFonts w:ascii="Times New Roman" w:eastAsia="SimSun" w:hAnsi="Times New Roman"/>
                <w:i/>
                <w:szCs w:val="20"/>
              </w:rPr>
              <w:t>subcarrierSpacing</w:t>
            </w:r>
            <w:proofErr w:type="spellEnd"/>
            <w:r w:rsidRPr="00851DB0">
              <w:rPr>
                <w:rFonts w:ascii="Times New Roman" w:eastAsia="SimSun" w:hAnsi="Times New Roman"/>
                <w:iCs/>
                <w:szCs w:val="20"/>
              </w:rPr>
              <w:t>.</w:t>
            </w:r>
          </w:p>
          <w:p w14:paraId="0A0DAA65"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lang w:eastAsia="zh-CN"/>
              </w:rPr>
              <w:t xml:space="preserve">SBFD symbols are consecutive, start from a first slot provided by </w:t>
            </w:r>
            <w:r w:rsidRPr="00851DB0">
              <w:rPr>
                <w:rFonts w:ascii="Times New Roman" w:eastAsia="SimSun" w:hAnsi="Times New Roman"/>
                <w:i/>
                <w:szCs w:val="20"/>
                <w:lang w:eastAsia="zh-CN"/>
              </w:rPr>
              <w:t>SBFD-</w:t>
            </w:r>
            <w:proofErr w:type="spellStart"/>
            <w:r w:rsidRPr="00851DB0">
              <w:rPr>
                <w:rFonts w:ascii="Times New Roman" w:eastAsia="SimSun" w:hAnsi="Times New Roman"/>
                <w:i/>
                <w:szCs w:val="20"/>
                <w:lang w:eastAsia="zh-CN"/>
              </w:rPr>
              <w:t>StartingSlotIndex</w:t>
            </w:r>
            <w:proofErr w:type="spellEnd"/>
            <w:r w:rsidRPr="00851DB0">
              <w:rPr>
                <w:rFonts w:ascii="Times New Roman" w:eastAsia="SimSun" w:hAnsi="Times New Roman"/>
                <w:szCs w:val="20"/>
                <w:lang w:eastAsia="zh-CN"/>
              </w:rPr>
              <w:t xml:space="preserve"> and from a first symbol in the first slot provided by </w:t>
            </w:r>
            <w:r w:rsidRPr="00851DB0">
              <w:rPr>
                <w:rFonts w:ascii="Times New Roman" w:eastAsia="SimSun" w:hAnsi="Times New Roman"/>
                <w:i/>
                <w:szCs w:val="20"/>
                <w:lang w:eastAsia="zh-CN"/>
              </w:rPr>
              <w:t>SBFD-</w:t>
            </w:r>
            <w:proofErr w:type="spellStart"/>
            <w:r w:rsidRPr="00851DB0">
              <w:rPr>
                <w:rFonts w:ascii="Times New Roman" w:eastAsia="SimSun" w:hAnsi="Times New Roman"/>
                <w:i/>
                <w:szCs w:val="20"/>
                <w:lang w:eastAsia="zh-CN"/>
              </w:rPr>
              <w:t>StartingSymbolIndex</w:t>
            </w:r>
            <w:proofErr w:type="spellEnd"/>
            <w:r w:rsidRPr="00851DB0">
              <w:rPr>
                <w:rFonts w:ascii="Times New Roman" w:eastAsia="SimSun" w:hAnsi="Times New Roman"/>
                <w:szCs w:val="20"/>
                <w:lang w:eastAsia="zh-CN"/>
              </w:rPr>
              <w:t xml:space="preserve">, and end in a second slot provided by </w:t>
            </w:r>
            <w:r w:rsidRPr="00851DB0">
              <w:rPr>
                <w:rFonts w:ascii="Times New Roman" w:eastAsia="SimSun" w:hAnsi="Times New Roman"/>
                <w:i/>
                <w:szCs w:val="20"/>
                <w:lang w:eastAsia="zh-CN"/>
              </w:rPr>
              <w:t>SBFD-</w:t>
            </w:r>
            <w:proofErr w:type="spellStart"/>
            <w:r w:rsidRPr="00851DB0">
              <w:rPr>
                <w:rFonts w:ascii="Times New Roman" w:eastAsia="SimSun" w:hAnsi="Times New Roman"/>
                <w:i/>
                <w:szCs w:val="20"/>
                <w:lang w:eastAsia="zh-CN"/>
              </w:rPr>
              <w:t>EndingSlotIndex</w:t>
            </w:r>
            <w:proofErr w:type="spellEnd"/>
            <w:r w:rsidRPr="00851DB0">
              <w:rPr>
                <w:rFonts w:ascii="Times New Roman" w:eastAsia="SimSun" w:hAnsi="Times New Roman"/>
                <w:szCs w:val="20"/>
                <w:lang w:eastAsia="zh-CN"/>
              </w:rPr>
              <w:t xml:space="preserve"> and in a second symbol in the second slot provided by </w:t>
            </w:r>
            <w:r w:rsidRPr="00851DB0">
              <w:rPr>
                <w:rFonts w:ascii="Times New Roman" w:eastAsia="SimSun" w:hAnsi="Times New Roman"/>
                <w:i/>
                <w:szCs w:val="20"/>
                <w:lang w:eastAsia="zh-CN"/>
              </w:rPr>
              <w:t>SBFD-</w:t>
            </w:r>
            <w:proofErr w:type="spellStart"/>
            <w:r w:rsidRPr="00851DB0">
              <w:rPr>
                <w:rFonts w:ascii="Times New Roman" w:eastAsia="SimSun" w:hAnsi="Times New Roman"/>
                <w:i/>
                <w:szCs w:val="20"/>
                <w:lang w:eastAsia="zh-CN"/>
              </w:rPr>
              <w:t>EndingSymbolIndex</w:t>
            </w:r>
            <w:proofErr w:type="spellEnd"/>
            <w:r w:rsidRPr="00851DB0">
              <w:rPr>
                <w:rFonts w:ascii="Times New Roman" w:eastAsia="SimSun" w:hAnsi="Times New Roman"/>
                <w:szCs w:val="20"/>
                <w:lang w:eastAsia="zh-CN"/>
              </w:rPr>
              <w:t xml:space="preserve">. SBFD symbols can be provided in any of </w:t>
            </w:r>
            <w:r w:rsidRPr="00851DB0">
              <w:rPr>
                <w:rFonts w:ascii="Times New Roman" w:eastAsia="SimSun" w:hAnsi="Times New Roman"/>
                <w:i/>
                <w:szCs w:val="20"/>
                <w:lang w:val="en-US"/>
              </w:rPr>
              <w:t>pattern1</w:t>
            </w:r>
            <w:r w:rsidRPr="00851DB0">
              <w:rPr>
                <w:rFonts w:ascii="Times New Roman" w:eastAsia="SimSun" w:hAnsi="Times New Roman"/>
                <w:szCs w:val="20"/>
              </w:rPr>
              <w:t xml:space="preserve"> and, if provided, </w:t>
            </w:r>
            <w:r w:rsidRPr="00851DB0">
              <w:rPr>
                <w:rFonts w:ascii="Times New Roman" w:eastAsia="SimSun" w:hAnsi="Times New Roman"/>
                <w:i/>
                <w:szCs w:val="20"/>
                <w:lang w:val="en-US"/>
              </w:rPr>
              <w:t>pattern2</w:t>
            </w:r>
            <w:r w:rsidRPr="00851DB0">
              <w:rPr>
                <w:rFonts w:ascii="Times New Roman" w:eastAsia="SimSun" w:hAnsi="Times New Roman"/>
                <w:szCs w:val="20"/>
              </w:rPr>
              <w:t xml:space="preserve">. A configuration period for SBFD symbols is </w:t>
            </w:r>
            <m:oMath>
              <m:r>
                <w:rPr>
                  <w:rFonts w:ascii="Cambria Math" w:eastAsia="SimSun" w:hAnsi="Cambria Math"/>
                  <w:szCs w:val="20"/>
                  <w:lang w:val="en-US"/>
                </w:rPr>
                <m:t>P</m:t>
              </m:r>
            </m:oMath>
            <w:r w:rsidRPr="00851DB0">
              <w:rPr>
                <w:rFonts w:ascii="Times New Roman" w:eastAsia="SimSun" w:hAnsi="Times New Roman"/>
                <w:szCs w:val="20"/>
              </w:rPr>
              <w:t xml:space="preserve"> msec when only </w:t>
            </w:r>
            <w:r w:rsidRPr="00851DB0">
              <w:rPr>
                <w:rFonts w:ascii="Times New Roman" w:eastAsia="SimSun" w:hAnsi="Times New Roman"/>
                <w:i/>
                <w:szCs w:val="20"/>
              </w:rPr>
              <w:t>pattern1</w:t>
            </w:r>
            <w:r w:rsidRPr="00851DB0">
              <w:rPr>
                <w:rFonts w:ascii="Times New Roman" w:eastAsia="SimSun" w:hAnsi="Times New Roman"/>
                <w:szCs w:val="20"/>
              </w:rPr>
              <w:t xml:space="preserve"> is provided, or </w:t>
            </w:r>
            <m:oMath>
              <m:sSub>
                <m:sSubPr>
                  <m:ctrlPr>
                    <w:rPr>
                      <w:rFonts w:ascii="Cambria Math" w:eastAsia="SimSun" w:hAnsi="Cambria Math"/>
                      <w:i/>
                      <w:szCs w:val="20"/>
                      <w:lang w:val="en-US"/>
                    </w:rPr>
                  </m:ctrlPr>
                </m:sSubPr>
                <m:e>
                  <m:r>
                    <w:rPr>
                      <w:rFonts w:ascii="Cambria Math" w:eastAsia="SimSun" w:hAnsi="Cambria Math"/>
                      <w:szCs w:val="20"/>
                      <w:lang w:val="en-US"/>
                    </w:rPr>
                    <m:t>P+P</m:t>
                  </m:r>
                </m:e>
                <m:sub>
                  <m:r>
                    <m:rPr>
                      <m:sty m:val="p"/>
                    </m:rPr>
                    <w:rPr>
                      <w:rFonts w:ascii="Cambria Math" w:eastAsia="SimSun" w:hAnsi="Cambria Math"/>
                      <w:szCs w:val="20"/>
                      <w:lang w:val="en-US"/>
                    </w:rPr>
                    <m:t>2</m:t>
                  </m:r>
                </m:sub>
              </m:sSub>
            </m:oMath>
            <w:r w:rsidRPr="00851DB0">
              <w:rPr>
                <w:rFonts w:ascii="Times New Roman" w:eastAsia="SimSun" w:hAnsi="Times New Roman"/>
                <w:szCs w:val="20"/>
                <w:lang w:val="en-US"/>
              </w:rPr>
              <w:t xml:space="preserve"> when </w:t>
            </w:r>
            <w:r w:rsidRPr="00851DB0">
              <w:rPr>
                <w:rFonts w:ascii="Times New Roman" w:eastAsia="SimSun" w:hAnsi="Times New Roman"/>
                <w:i/>
                <w:szCs w:val="20"/>
              </w:rPr>
              <w:t>pattern2</w:t>
            </w:r>
            <w:r w:rsidRPr="00851DB0">
              <w:rPr>
                <w:rFonts w:ascii="Times New Roman" w:eastAsia="SimSun" w:hAnsi="Times New Roman"/>
                <w:szCs w:val="20"/>
              </w:rPr>
              <w:t xml:space="preserve"> is additionally provided. </w:t>
            </w:r>
          </w:p>
          <w:p w14:paraId="494EACB2"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Except for a PRACH transmission in a PRACH occasion determined based on a second RACH configuration provided by </w:t>
            </w:r>
            <w:proofErr w:type="spellStart"/>
            <w:r w:rsidRPr="00851DB0">
              <w:rPr>
                <w:rFonts w:ascii="Times New Roman" w:eastAsia="SimSun" w:hAnsi="Times New Roman"/>
                <w:i/>
                <w:szCs w:val="20"/>
              </w:rPr>
              <w:t>sbfd-RACHDualConfig</w:t>
            </w:r>
            <w:proofErr w:type="spellEnd"/>
            <w:r w:rsidRPr="00851DB0">
              <w:rPr>
                <w:rFonts w:ascii="Times New Roman" w:eastAsia="SimSun" w:hAnsi="Times New Roman"/>
                <w:szCs w:val="20"/>
              </w:rPr>
              <w:t xml:space="preserve"> as described in clause 8, the UE transmits or receives a physical channel or signal either only in SBFD symbols or only in non-SBFD symbols. </w:t>
            </w:r>
            <w:r w:rsidRPr="00851DB0">
              <w:rPr>
                <w:rFonts w:ascii="Times New Roman" w:eastAsia="SimSun" w:hAnsi="Times New Roman"/>
                <w:szCs w:val="20"/>
                <w:lang w:eastAsia="ko-KR"/>
              </w:rPr>
              <w:t>For a PUCCH transmission with SP-CSI reports, or for a PUCCH with SR, LRR, UEIRI, UE doesn’t transmit the PUCCH transmission occasion that is mapped to SBFD symbols and non-SBFD symbols.</w:t>
            </w:r>
          </w:p>
          <w:p w14:paraId="6A4417DB"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When the UE is provided </w:t>
            </w:r>
            <w:bookmarkStart w:id="99" w:name="_Hlk195691720"/>
            <w:r w:rsidRPr="00851DB0">
              <w:rPr>
                <w:rFonts w:ascii="Times New Roman" w:eastAsia="SimSun" w:hAnsi="Times New Roman"/>
                <w:i/>
                <w:szCs w:val="20"/>
              </w:rPr>
              <w:t>sbfd-Config2-Transmission</w:t>
            </w:r>
            <w:r w:rsidRPr="00851DB0">
              <w:rPr>
                <w:rFonts w:ascii="Times New Roman" w:eastAsia="SimSun" w:hAnsi="Times New Roman"/>
                <w:szCs w:val="20"/>
              </w:rPr>
              <w:t>,</w:t>
            </w:r>
            <w:bookmarkEnd w:id="99"/>
            <w:r w:rsidRPr="00851DB0">
              <w:rPr>
                <w:rFonts w:ascii="Times New Roman" w:eastAsia="SimSun" w:hAnsi="Times New Roman"/>
                <w:szCs w:val="20"/>
              </w:rPr>
              <w:t xml:space="preserve"> the UE can </w:t>
            </w:r>
          </w:p>
          <w:p w14:paraId="51541BAD"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transmit a first PUCCH or PUSCH or a first repetition of a PUCCH or PUSCH in non-SBFD symbols, and </w:t>
            </w:r>
          </w:p>
          <w:p w14:paraId="22B6A400"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transmit a second PUCCH or PUSCH or a second repetition of the PUCCH or PUSCH, in SBFD symbols </w:t>
            </w:r>
          </w:p>
          <w:p w14:paraId="53BE59E8" w14:textId="77777777" w:rsidR="00AF20F0" w:rsidRPr="00851DB0" w:rsidRDefault="00AF20F0" w:rsidP="00791DCF">
            <w:pPr>
              <w:spacing w:after="180"/>
              <w:rPr>
                <w:rFonts w:ascii="Times New Roman" w:eastAsia="SimSun" w:hAnsi="Times New Roman"/>
                <w:szCs w:val="20"/>
                <w:u w:val="single"/>
              </w:rPr>
            </w:pPr>
            <w:r w:rsidRPr="00851DB0">
              <w:rPr>
                <w:rFonts w:ascii="Times New Roman" w:eastAsia="SimSun" w:hAnsi="Times New Roman"/>
                <w:szCs w:val="20"/>
              </w:rPr>
              <w:t xml:space="preserve">When the UE is provided </w:t>
            </w:r>
            <w:r w:rsidRPr="00851DB0">
              <w:rPr>
                <w:rFonts w:ascii="Times New Roman" w:eastAsia="SimSun" w:hAnsi="Times New Roman"/>
                <w:i/>
                <w:szCs w:val="20"/>
              </w:rPr>
              <w:t>sbfd-Config2-</w:t>
            </w:r>
            <w:r w:rsidRPr="00851DB0">
              <w:rPr>
                <w:rFonts w:ascii="Times New Roman" w:eastAsia="SimSun" w:hAnsi="Times New Roman"/>
                <w:i/>
                <w:szCs w:val="20"/>
                <w:lang w:eastAsia="zh-CN"/>
              </w:rPr>
              <w:t>Reception</w:t>
            </w:r>
            <w:r w:rsidRPr="00851DB0">
              <w:rPr>
                <w:rFonts w:ascii="Times New Roman" w:eastAsia="SimSun" w:hAnsi="Times New Roman"/>
                <w:szCs w:val="20"/>
              </w:rPr>
              <w:t>, the UE can</w:t>
            </w:r>
          </w:p>
          <w:p w14:paraId="488C052E"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receive a first PDSCH or a first repetition of a PDSCH in non-SBFD symbols, and </w:t>
            </w:r>
          </w:p>
          <w:p w14:paraId="3EAF7EC4"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receive a second PDSCH or a second repetition of the PDSCH in SBFD symbols </w:t>
            </w:r>
          </w:p>
          <w:p w14:paraId="6D9F02DC"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When a UE is not provided </w:t>
            </w:r>
            <w:r w:rsidRPr="00851DB0">
              <w:rPr>
                <w:rFonts w:ascii="Times New Roman" w:eastAsia="SimSun" w:hAnsi="Times New Roman"/>
                <w:i/>
                <w:szCs w:val="20"/>
              </w:rPr>
              <w:t>sbfd-Config2-Transmission</w:t>
            </w:r>
            <w:r w:rsidRPr="00851DB0">
              <w:rPr>
                <w:rFonts w:ascii="Times New Roman" w:eastAsia="SimSun" w:hAnsi="Times New Roman"/>
                <w:szCs w:val="20"/>
              </w:rPr>
              <w:t xml:space="preserve"> </w:t>
            </w:r>
          </w:p>
          <w:p w14:paraId="083DB413"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for a PUCCH or PUSCH transmission with repetitions, if the first repetition is either in SBFD symbols or in non-SBFD symbols, the remaining repetitions are also either in SBFD symbols or in non-SBFD symbols, respectively</w:t>
            </w:r>
          </w:p>
          <w:p w14:paraId="42320402" w14:textId="77777777" w:rsidR="00AF20F0" w:rsidRPr="00851DB0" w:rsidRDefault="00AF20F0" w:rsidP="00791DCF">
            <w:pPr>
              <w:spacing w:after="180"/>
              <w:ind w:left="568" w:hanging="284"/>
              <w:rPr>
                <w:rFonts w:ascii="Times New Roman" w:eastAsia="SimSun" w:hAnsi="Times New Roman"/>
                <w:szCs w:val="20"/>
                <w:lang w:val="x-none"/>
              </w:rPr>
            </w:pPr>
            <w:bookmarkStart w:id="100" w:name="_Hlk196076381"/>
            <w:r w:rsidRPr="00851DB0">
              <w:rPr>
                <w:rFonts w:ascii="Times New Roman" w:eastAsia="SimSun" w:hAnsi="Times New Roman"/>
                <w:szCs w:val="20"/>
                <w:lang w:val="x-none"/>
              </w:rPr>
              <w:t>-</w:t>
            </w:r>
            <w:r w:rsidRPr="00851DB0">
              <w:rPr>
                <w:rFonts w:ascii="Times New Roman" w:eastAsia="SimSun" w:hAnsi="Times New Roman"/>
                <w:szCs w:val="20"/>
                <w:lang w:val="x-none"/>
              </w:rPr>
              <w:tab/>
              <w:t>for a Type 2 CG PUSCH transmission, or for a PUSCH transmission with SP-CSI reports, if the first transmission after a latest activation is either in SBFD symbols or in non-SBFD symbols, the remaining transmissions associated with the latest activation are also either in SBFD symbols or in non-SBFD symbols, respectively</w:t>
            </w:r>
          </w:p>
          <w:bookmarkEnd w:id="100"/>
          <w:p w14:paraId="13D0A908"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for a Type 1 CG PUSCH, or for a PUCCH transmission with SP-CSI reports, or for a PUCCH with SR, LRR, UEIRI, or P-CSI, or SRS, all respective transmissions are either only in SBFD symbols or only in non-SBFD symbols as indicated by the respective configurations [12, TS 38.331]</w:t>
            </w:r>
          </w:p>
          <w:p w14:paraId="46F14563"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When a UE is not provided </w:t>
            </w:r>
            <w:r w:rsidRPr="00851DB0">
              <w:rPr>
                <w:rFonts w:ascii="Times New Roman" w:eastAsia="SimSun" w:hAnsi="Times New Roman"/>
                <w:i/>
                <w:szCs w:val="20"/>
              </w:rPr>
              <w:t>sbfd-Config2-Reception,</w:t>
            </w:r>
          </w:p>
          <w:p w14:paraId="30FFCA9F"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for a PDSCH reception with repetitions, if the first repetition is either in SBFD symbols or in non-SBFD symbols, the remaining repetitions are also either in SBFD symbols or in non-SBFD symbols, respectively</w:t>
            </w:r>
          </w:p>
          <w:p w14:paraId="600CFF91" w14:textId="77777777" w:rsidR="00AF20F0" w:rsidRPr="00851DB0" w:rsidRDefault="00AF20F0" w:rsidP="00791DCF">
            <w:pPr>
              <w:spacing w:after="180"/>
              <w:ind w:left="568" w:hanging="284"/>
              <w:rPr>
                <w:rFonts w:ascii="Times New Roman" w:eastAsia="DengXian" w:hAnsi="Times New Roman"/>
                <w:szCs w:val="20"/>
                <w:lang w:val="x-none" w:eastAsia="zh-CN"/>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for a SPS PDSCH reception, if the first reception after a latest activation is either in SBFD symbols or in non-SBFD symbols, the remaining receptions associated with the latest activation are also either in SBFD symbols or in non-SBFD symbols, respectively</w:t>
            </w:r>
          </w:p>
          <w:p w14:paraId="6DB5344A"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In an SBFD symbol, and except for cross-link interference measurements [6, TS 38.214], the UE transmits or receives only in RBs that are both in the active UL BWP and in the UL sub-band, or both in the active DL BWP and the DL sub-band(s), respectively. The UE does not transmit in SBFD symbols indicated for presence of SS/PBCH blocks within the active DL BWP by </w:t>
            </w:r>
            <w:proofErr w:type="spellStart"/>
            <w:r w:rsidRPr="00851DB0">
              <w:rPr>
                <w:rFonts w:ascii="Times New Roman" w:eastAsia="SimSun" w:hAnsi="Times New Roman"/>
                <w:i/>
                <w:szCs w:val="20"/>
              </w:rPr>
              <w:t>ssb-PositionsInBurst</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 xml:space="preserve">in </w:t>
            </w:r>
            <w:r w:rsidRPr="00851DB0">
              <w:rPr>
                <w:rFonts w:ascii="Times New Roman" w:eastAsia="SimSun" w:hAnsi="Times New Roman"/>
                <w:i/>
                <w:szCs w:val="20"/>
              </w:rPr>
              <w:t>SIB1</w:t>
            </w:r>
            <w:r w:rsidRPr="00851DB0">
              <w:rPr>
                <w:rFonts w:ascii="Times New Roman" w:eastAsia="SimSun" w:hAnsi="Times New Roman"/>
                <w:szCs w:val="20"/>
              </w:rPr>
              <w:t xml:space="preserve"> or </w:t>
            </w:r>
            <w:r w:rsidRPr="00851DB0">
              <w:rPr>
                <w:rFonts w:ascii="Times New Roman" w:eastAsia="SimSun" w:hAnsi="Times New Roman"/>
                <w:szCs w:val="20"/>
                <w:lang w:val="en-US"/>
              </w:rPr>
              <w:t xml:space="preserve">in </w:t>
            </w:r>
            <w:proofErr w:type="spellStart"/>
            <w:r w:rsidRPr="00851DB0">
              <w:rPr>
                <w:rFonts w:ascii="Times New Roman" w:eastAsia="SimSun" w:hAnsi="Times New Roman"/>
                <w:i/>
                <w:szCs w:val="20"/>
              </w:rPr>
              <w:t>ServingCellConfigCommon</w:t>
            </w:r>
            <w:proofErr w:type="spellEnd"/>
            <w:r w:rsidRPr="00851DB0">
              <w:rPr>
                <w:rFonts w:ascii="Times New Roman" w:eastAsia="SimSun" w:hAnsi="Times New Roman"/>
                <w:szCs w:val="20"/>
                <w:lang w:val="en-US"/>
              </w:rPr>
              <w:t>.</w:t>
            </w:r>
          </w:p>
          <w:p w14:paraId="5BA3FA2F"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If the UE is additionally provided </w:t>
            </w:r>
            <w:proofErr w:type="spellStart"/>
            <w:r w:rsidRPr="00851DB0">
              <w:rPr>
                <w:rFonts w:ascii="Times New Roman" w:eastAsia="SimSun" w:hAnsi="Times New Roman"/>
                <w:i/>
                <w:szCs w:val="20"/>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w:t>
            </w:r>
            <w:r w:rsidRPr="00851DB0">
              <w:rPr>
                <w:rFonts w:ascii="Times New Roman" w:eastAsia="DengXian" w:hAnsi="Times New Roman"/>
                <w:i/>
                <w:szCs w:val="20"/>
              </w:rPr>
              <w:t>uration</w:t>
            </w:r>
            <w:r w:rsidRPr="00851DB0">
              <w:rPr>
                <w:rFonts w:ascii="Times New Roman" w:eastAsia="SimSun" w:hAnsi="Times New Roman"/>
                <w:i/>
                <w:szCs w:val="20"/>
              </w:rPr>
              <w:t>Dedicated</w:t>
            </w:r>
            <w:proofErr w:type="spellEnd"/>
            <w:r w:rsidRPr="00851DB0">
              <w:rPr>
                <w:rFonts w:ascii="Times New Roman" w:eastAsia="SimSun" w:hAnsi="Times New Roman"/>
                <w:szCs w:val="20"/>
              </w:rPr>
              <w:t xml:space="preserve">, the parameter </w:t>
            </w:r>
            <w:proofErr w:type="spellStart"/>
            <w:r w:rsidRPr="00851DB0">
              <w:rPr>
                <w:rFonts w:ascii="Times New Roman" w:eastAsia="SimSun" w:hAnsi="Times New Roman"/>
                <w:i/>
                <w:szCs w:val="20"/>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ConfigurationDedicated</w:t>
            </w:r>
            <w:proofErr w:type="spellEnd"/>
            <w:r w:rsidRPr="00851DB0">
              <w:rPr>
                <w:rFonts w:ascii="Times New Roman" w:eastAsia="SimSun" w:hAnsi="Times New Roman"/>
                <w:szCs w:val="20"/>
              </w:rPr>
              <w:t xml:space="preserve"> overrides only flexible symbols per slot over the number of slots as provided by </w:t>
            </w:r>
            <w:proofErr w:type="spellStart"/>
            <w:r w:rsidRPr="00851DB0">
              <w:rPr>
                <w:rFonts w:ascii="Times New Roman" w:eastAsia="SimSun" w:hAnsi="Times New Roman"/>
                <w:i/>
                <w:szCs w:val="20"/>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ConfigurationCommon</w:t>
            </w:r>
            <w:proofErr w:type="spellEnd"/>
            <w:r w:rsidRPr="00851DB0">
              <w:rPr>
                <w:rFonts w:ascii="Times New Roman" w:eastAsia="SimSun" w:hAnsi="Times New Roman"/>
                <w:szCs w:val="20"/>
              </w:rPr>
              <w:t xml:space="preserve">. </w:t>
            </w:r>
          </w:p>
          <w:p w14:paraId="3CC1CE4B"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lastRenderedPageBreak/>
              <w:t xml:space="preserve">The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ConfigurationDedicated</w:t>
            </w:r>
            <w:proofErr w:type="spellEnd"/>
            <w:r w:rsidRPr="00851DB0">
              <w:rPr>
                <w:rFonts w:ascii="Times New Roman" w:eastAsia="SimSun" w:hAnsi="Times New Roman"/>
                <w:szCs w:val="20"/>
              </w:rPr>
              <w:t xml:space="preserve"> provides</w:t>
            </w:r>
          </w:p>
          <w:p w14:paraId="7213D854"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set of slot configurations by </w:t>
            </w:r>
            <w:proofErr w:type="spellStart"/>
            <w:r w:rsidRPr="00851DB0">
              <w:rPr>
                <w:rFonts w:ascii="Times New Roman" w:eastAsia="SimSun" w:hAnsi="Times New Roman"/>
                <w:i/>
                <w:szCs w:val="20"/>
                <w:lang w:val="x-none"/>
              </w:rPr>
              <w:t>slotSpecificConfigurationsToAddModList</w:t>
            </w:r>
            <w:proofErr w:type="spellEnd"/>
          </w:p>
          <w:p w14:paraId="7E5EFA7C"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f</w:t>
            </w:r>
            <w:r w:rsidRPr="00851DB0">
              <w:rPr>
                <w:rFonts w:ascii="Times New Roman" w:eastAsia="SimSun" w:hAnsi="Times New Roman"/>
                <w:szCs w:val="20"/>
                <w:lang w:val="x-none"/>
              </w:rPr>
              <w:t>or each slot configuration from the set of slot configurations</w:t>
            </w:r>
          </w:p>
          <w:p w14:paraId="1CBC5D83" w14:textId="77777777" w:rsidR="00AF20F0" w:rsidRPr="00851DB0" w:rsidRDefault="00AF20F0" w:rsidP="00791DCF">
            <w:pPr>
              <w:spacing w:after="180"/>
              <w:ind w:left="851"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slot index for a slot provided by </w:t>
            </w:r>
            <w:proofErr w:type="spellStart"/>
            <w:r w:rsidRPr="00851DB0">
              <w:rPr>
                <w:rFonts w:ascii="Times New Roman" w:eastAsia="SimSun" w:hAnsi="Times New Roman"/>
                <w:i/>
                <w:szCs w:val="20"/>
                <w:lang w:val="x-none"/>
              </w:rPr>
              <w:t>slotIndex</w:t>
            </w:r>
            <w:proofErr w:type="spellEnd"/>
          </w:p>
          <w:p w14:paraId="015C24D0" w14:textId="77777777" w:rsidR="00AF20F0" w:rsidRPr="00851DB0" w:rsidRDefault="00AF20F0" w:rsidP="00791DCF">
            <w:pPr>
              <w:spacing w:after="180"/>
              <w:ind w:left="851"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a</w:t>
            </w:r>
            <w:r w:rsidRPr="00851DB0">
              <w:rPr>
                <w:rFonts w:ascii="Times New Roman" w:eastAsia="SimSun" w:hAnsi="Times New Roman"/>
                <w:szCs w:val="20"/>
                <w:lang w:val="x-none"/>
              </w:rPr>
              <w:t xml:space="preserve"> set of symbols for a slot by </w:t>
            </w:r>
            <w:r w:rsidRPr="00851DB0">
              <w:rPr>
                <w:rFonts w:ascii="Times New Roman" w:eastAsia="SimSun" w:hAnsi="Times New Roman"/>
                <w:i/>
                <w:szCs w:val="20"/>
                <w:lang w:val="x-none"/>
              </w:rPr>
              <w:t>symbols</w:t>
            </w:r>
            <w:r w:rsidRPr="00851DB0">
              <w:rPr>
                <w:rFonts w:ascii="Times New Roman" w:eastAsia="SimSun" w:hAnsi="Times New Roman"/>
                <w:szCs w:val="20"/>
                <w:lang w:val="x-none"/>
              </w:rPr>
              <w:t xml:space="preserve"> where </w:t>
            </w:r>
          </w:p>
          <w:p w14:paraId="46FCF835" w14:textId="77777777" w:rsidR="00AF20F0" w:rsidRPr="00851DB0" w:rsidRDefault="00AF20F0" w:rsidP="00791DCF">
            <w:pPr>
              <w:spacing w:after="180"/>
              <w:ind w:left="1135" w:hanging="284"/>
              <w:rPr>
                <w:rFonts w:ascii="Times New Roman" w:eastAsia="SimSun" w:hAnsi="Times New Roman"/>
                <w:szCs w:val="20"/>
              </w:rPr>
            </w:pPr>
            <w:r w:rsidRPr="00851DB0">
              <w:rPr>
                <w:rFonts w:ascii="Times New Roman" w:eastAsia="SimSun" w:hAnsi="Times New Roman"/>
                <w:szCs w:val="20"/>
              </w:rPr>
              <w:t>-</w:t>
            </w:r>
            <w:r w:rsidRPr="00851DB0">
              <w:rPr>
                <w:rFonts w:ascii="Times New Roman" w:eastAsia="SimSun" w:hAnsi="Times New Roman"/>
                <w:szCs w:val="20"/>
              </w:rPr>
              <w:tab/>
              <w:t xml:space="preserve">if </w:t>
            </w:r>
            <w:r w:rsidRPr="00851DB0">
              <w:rPr>
                <w:rFonts w:ascii="Times New Roman" w:eastAsia="SimSun" w:hAnsi="Times New Roman"/>
                <w:i/>
                <w:szCs w:val="20"/>
              </w:rPr>
              <w:t>symbols</w:t>
            </w:r>
            <w:r w:rsidRPr="00851DB0">
              <w:rPr>
                <w:rFonts w:ascii="Times New Roman" w:eastAsia="SimSun" w:hAnsi="Times New Roman"/>
                <w:szCs w:val="20"/>
              </w:rPr>
              <w:t xml:space="preserve"> = </w:t>
            </w:r>
            <w:proofErr w:type="spellStart"/>
            <w:r w:rsidRPr="00851DB0">
              <w:rPr>
                <w:rFonts w:ascii="Times New Roman" w:eastAsia="SimSun" w:hAnsi="Times New Roman"/>
                <w:i/>
                <w:szCs w:val="20"/>
              </w:rPr>
              <w:t>allDownlink</w:t>
            </w:r>
            <w:proofErr w:type="spellEnd"/>
            <w:r w:rsidRPr="00851DB0">
              <w:rPr>
                <w:rFonts w:ascii="Times New Roman" w:eastAsia="SimSun" w:hAnsi="Times New Roman"/>
                <w:szCs w:val="20"/>
              </w:rPr>
              <w:t>, all symbols in the slot are downlink</w:t>
            </w:r>
          </w:p>
          <w:p w14:paraId="71CAEF61" w14:textId="77777777" w:rsidR="00AF20F0" w:rsidRPr="00851DB0" w:rsidRDefault="00AF20F0" w:rsidP="00791DCF">
            <w:pPr>
              <w:spacing w:after="180"/>
              <w:ind w:left="1135" w:hanging="284"/>
              <w:rPr>
                <w:rFonts w:ascii="Times New Roman" w:eastAsia="SimSun" w:hAnsi="Times New Roman"/>
                <w:szCs w:val="20"/>
              </w:rPr>
            </w:pPr>
            <w:r w:rsidRPr="00851DB0">
              <w:rPr>
                <w:rFonts w:ascii="Times New Roman" w:eastAsia="SimSun" w:hAnsi="Times New Roman"/>
                <w:szCs w:val="20"/>
              </w:rPr>
              <w:t>-</w:t>
            </w:r>
            <w:r w:rsidRPr="00851DB0">
              <w:rPr>
                <w:rFonts w:ascii="Times New Roman" w:eastAsia="SimSun" w:hAnsi="Times New Roman"/>
                <w:szCs w:val="20"/>
              </w:rPr>
              <w:tab/>
              <w:t xml:space="preserve">if </w:t>
            </w:r>
            <w:r w:rsidRPr="00851DB0">
              <w:rPr>
                <w:rFonts w:ascii="Times New Roman" w:eastAsia="SimSun" w:hAnsi="Times New Roman"/>
                <w:i/>
                <w:szCs w:val="20"/>
              </w:rPr>
              <w:t>symbols</w:t>
            </w:r>
            <w:r w:rsidRPr="00851DB0">
              <w:rPr>
                <w:rFonts w:ascii="Times New Roman" w:eastAsia="SimSun" w:hAnsi="Times New Roman"/>
                <w:szCs w:val="20"/>
              </w:rPr>
              <w:t xml:space="preserve"> = </w:t>
            </w:r>
            <w:proofErr w:type="spellStart"/>
            <w:r w:rsidRPr="00851DB0">
              <w:rPr>
                <w:rFonts w:ascii="Times New Roman" w:eastAsia="SimSun" w:hAnsi="Times New Roman"/>
                <w:i/>
                <w:szCs w:val="20"/>
              </w:rPr>
              <w:t>allUplink</w:t>
            </w:r>
            <w:proofErr w:type="spellEnd"/>
            <w:r w:rsidRPr="00851DB0">
              <w:rPr>
                <w:rFonts w:ascii="Times New Roman" w:eastAsia="SimSun" w:hAnsi="Times New Roman"/>
                <w:szCs w:val="20"/>
              </w:rPr>
              <w:t>, all symbols in the slot are uplink</w:t>
            </w:r>
          </w:p>
          <w:p w14:paraId="114E57A6" w14:textId="77777777" w:rsidR="00AF20F0" w:rsidRPr="00851DB0" w:rsidRDefault="00AF20F0" w:rsidP="00791DCF">
            <w:pPr>
              <w:spacing w:after="180"/>
              <w:ind w:left="1135" w:hanging="284"/>
              <w:rPr>
                <w:rFonts w:ascii="Times New Roman" w:eastAsia="SimSun" w:hAnsi="Times New Roman"/>
                <w:szCs w:val="20"/>
              </w:rPr>
            </w:pPr>
            <w:r w:rsidRPr="00851DB0">
              <w:rPr>
                <w:rFonts w:ascii="Times New Roman" w:eastAsia="SimSun" w:hAnsi="Times New Roman"/>
                <w:szCs w:val="20"/>
              </w:rPr>
              <w:t>-</w:t>
            </w:r>
            <w:r w:rsidRPr="00851DB0">
              <w:rPr>
                <w:rFonts w:ascii="Times New Roman" w:eastAsia="SimSun" w:hAnsi="Times New Roman"/>
                <w:szCs w:val="20"/>
              </w:rPr>
              <w:tab/>
              <w:t xml:space="preserve">if </w:t>
            </w:r>
            <w:r w:rsidRPr="00851DB0">
              <w:rPr>
                <w:rFonts w:ascii="Times New Roman" w:eastAsia="SimSun" w:hAnsi="Times New Roman"/>
                <w:i/>
                <w:szCs w:val="20"/>
              </w:rPr>
              <w:t>symbols</w:t>
            </w:r>
            <w:r w:rsidRPr="00851DB0">
              <w:rPr>
                <w:rFonts w:ascii="Times New Roman" w:eastAsia="SimSun" w:hAnsi="Times New Roman"/>
                <w:szCs w:val="20"/>
              </w:rPr>
              <w:t xml:space="preserve"> = </w:t>
            </w:r>
            <w:r w:rsidRPr="00851DB0">
              <w:rPr>
                <w:rFonts w:ascii="Times New Roman" w:eastAsia="SimSun" w:hAnsi="Times New Roman"/>
                <w:i/>
                <w:szCs w:val="20"/>
              </w:rPr>
              <w:t>explicit</w:t>
            </w:r>
            <w:r w:rsidRPr="00851DB0">
              <w:rPr>
                <w:rFonts w:ascii="Times New Roman" w:eastAsia="SimSun" w:hAnsi="Times New Roman"/>
                <w:szCs w:val="20"/>
                <w:lang w:val="en-US"/>
              </w:rPr>
              <w:t>,</w:t>
            </w:r>
            <w:r w:rsidRPr="00851DB0">
              <w:rPr>
                <w:rFonts w:ascii="Times New Roman" w:eastAsia="SimSun" w:hAnsi="Times New Roman"/>
                <w:szCs w:val="20"/>
              </w:rPr>
              <w:t xml:space="preserve"> </w:t>
            </w:r>
            <w:proofErr w:type="spellStart"/>
            <w:r w:rsidRPr="00851DB0">
              <w:rPr>
                <w:rFonts w:ascii="Times New Roman" w:eastAsia="SimSun" w:hAnsi="Times New Roman"/>
                <w:i/>
                <w:szCs w:val="20"/>
              </w:rPr>
              <w:t>nrofDownlinkSymbols</w:t>
            </w:r>
            <w:proofErr w:type="spellEnd"/>
            <w:r w:rsidRPr="00851DB0">
              <w:rPr>
                <w:rFonts w:ascii="Times New Roman" w:eastAsia="SimSun" w:hAnsi="Times New Roman"/>
                <w:szCs w:val="20"/>
              </w:rPr>
              <w:t xml:space="preserve"> provides a number of downlink first symbols in the slot and </w:t>
            </w:r>
            <w:proofErr w:type="spellStart"/>
            <w:r w:rsidRPr="00851DB0">
              <w:rPr>
                <w:rFonts w:ascii="Times New Roman" w:eastAsia="SimSun" w:hAnsi="Times New Roman"/>
                <w:i/>
                <w:szCs w:val="20"/>
              </w:rPr>
              <w:t>nrofUplinkSymbols</w:t>
            </w:r>
            <w:proofErr w:type="spellEnd"/>
            <w:r w:rsidRPr="00851DB0">
              <w:rPr>
                <w:rFonts w:ascii="Times New Roman" w:eastAsia="SimSun" w:hAnsi="Times New Roman"/>
                <w:szCs w:val="20"/>
              </w:rPr>
              <w:t xml:space="preserve"> provides a number of uplink last symbols in the slot. If </w:t>
            </w:r>
            <w:proofErr w:type="spellStart"/>
            <w:r w:rsidRPr="00851DB0">
              <w:rPr>
                <w:rFonts w:ascii="Times New Roman" w:eastAsia="SimSun" w:hAnsi="Times New Roman"/>
                <w:i/>
                <w:szCs w:val="20"/>
              </w:rPr>
              <w:t>nrofDownlinkSymbols</w:t>
            </w:r>
            <w:proofErr w:type="spellEnd"/>
            <w:r w:rsidRPr="00851DB0">
              <w:rPr>
                <w:rFonts w:ascii="Times New Roman" w:eastAsia="SimSun" w:hAnsi="Times New Roman"/>
                <w:szCs w:val="20"/>
              </w:rPr>
              <w:t xml:space="preserve"> is not provided, there are no downlink first symbols in the slot and if </w:t>
            </w:r>
            <w:proofErr w:type="spellStart"/>
            <w:r w:rsidRPr="00851DB0">
              <w:rPr>
                <w:rFonts w:ascii="Times New Roman" w:eastAsia="SimSun" w:hAnsi="Times New Roman"/>
                <w:i/>
                <w:szCs w:val="20"/>
              </w:rPr>
              <w:t>nrofUplinkSymbols</w:t>
            </w:r>
            <w:proofErr w:type="spellEnd"/>
            <w:r w:rsidRPr="00851DB0">
              <w:rPr>
                <w:rFonts w:ascii="Times New Roman" w:eastAsia="SimSun" w:hAnsi="Times New Roman"/>
                <w:szCs w:val="20"/>
              </w:rPr>
              <w:t xml:space="preserve"> is not provided, there are no uplink last symbols in the slot. The remaining symbols in the slot are flexible</w:t>
            </w:r>
          </w:p>
          <w:p w14:paraId="05853514"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each slot having a corresponding index provided by </w:t>
            </w:r>
            <w:proofErr w:type="spellStart"/>
            <w:r w:rsidRPr="00851DB0">
              <w:rPr>
                <w:rFonts w:ascii="Times New Roman" w:eastAsia="SimSun" w:hAnsi="Times New Roman"/>
                <w:i/>
                <w:szCs w:val="20"/>
              </w:rPr>
              <w:t>slotIndex</w:t>
            </w:r>
            <w:proofErr w:type="spellEnd"/>
            <w:r w:rsidRPr="00851DB0">
              <w:rPr>
                <w:rFonts w:ascii="Times New Roman" w:eastAsia="SimSun" w:hAnsi="Times New Roman"/>
                <w:szCs w:val="20"/>
              </w:rPr>
              <w:t xml:space="preserve">, the UE applies a format provided by a corresponding </w:t>
            </w:r>
            <w:r w:rsidRPr="00851DB0">
              <w:rPr>
                <w:rFonts w:ascii="Times New Roman" w:eastAsia="SimSun" w:hAnsi="Times New Roman"/>
                <w:i/>
                <w:szCs w:val="20"/>
              </w:rPr>
              <w:t>symbols</w:t>
            </w:r>
            <w:r w:rsidRPr="00851DB0">
              <w:rPr>
                <w:rFonts w:ascii="Times New Roman" w:eastAsia="SimSun" w:hAnsi="Times New Roman"/>
                <w:szCs w:val="20"/>
              </w:rPr>
              <w:t xml:space="preserve">. The UE does not expect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ConfigurationDedicated</w:t>
            </w:r>
            <w:proofErr w:type="spellEnd"/>
            <w:r w:rsidRPr="00851DB0">
              <w:rPr>
                <w:rFonts w:ascii="Times New Roman" w:eastAsia="SimSun" w:hAnsi="Times New Roman"/>
                <w:szCs w:val="20"/>
              </w:rPr>
              <w:t xml:space="preserve"> to indicate as uplink or as downlink a symbol that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ConfigurationCommon</w:t>
            </w:r>
            <w:proofErr w:type="spellEnd"/>
            <w:r w:rsidRPr="00851DB0">
              <w:rPr>
                <w:rFonts w:ascii="Times New Roman" w:eastAsia="SimSun" w:hAnsi="Times New Roman"/>
                <w:szCs w:val="20"/>
              </w:rPr>
              <w:t xml:space="preserve"> indicates as a downlink or as an uplink symbol, respectively. For a set of symbols of a slot that are indicated as SBFD by </w:t>
            </w:r>
            <w:proofErr w:type="spellStart"/>
            <w:r w:rsidRPr="00851DB0">
              <w:rPr>
                <w:rFonts w:ascii="Times New Roman" w:eastAsia="SimSun" w:hAnsi="Times New Roman"/>
                <w:i/>
                <w:iCs/>
                <w:szCs w:val="20"/>
              </w:rPr>
              <w:t>tdd</w:t>
            </w:r>
            <w:proofErr w:type="spellEnd"/>
            <w:r w:rsidRPr="00851DB0">
              <w:rPr>
                <w:rFonts w:ascii="Times New Roman" w:eastAsia="SimSun" w:hAnsi="Times New Roman"/>
                <w:i/>
                <w:iCs/>
                <w:szCs w:val="20"/>
              </w:rPr>
              <w:t>-UL-DL-</w:t>
            </w:r>
            <w:proofErr w:type="spellStart"/>
            <w:r w:rsidRPr="00851DB0">
              <w:rPr>
                <w:rFonts w:ascii="Times New Roman" w:eastAsia="SimSun" w:hAnsi="Times New Roman"/>
                <w:i/>
                <w:iCs/>
                <w:szCs w:val="20"/>
              </w:rPr>
              <w:t>ConfigurationCommon</w:t>
            </w:r>
            <w:proofErr w:type="spellEnd"/>
            <w:r w:rsidRPr="00851DB0">
              <w:rPr>
                <w:rFonts w:ascii="Times New Roman" w:eastAsia="SimSun" w:hAnsi="Times New Roman"/>
                <w:szCs w:val="20"/>
              </w:rPr>
              <w:t xml:space="preserve">, the UE ignores </w:t>
            </w:r>
            <w:r w:rsidRPr="00851DB0">
              <w:rPr>
                <w:rFonts w:ascii="Times New Roman" w:eastAsia="SimSun" w:hAnsi="Times New Roman"/>
                <w:i/>
                <w:szCs w:val="20"/>
              </w:rPr>
              <w:t>symbols</w:t>
            </w:r>
            <w:r w:rsidRPr="00851DB0">
              <w:rPr>
                <w:rFonts w:ascii="Times New Roman" w:eastAsia="SimSun" w:hAnsi="Times New Roman"/>
                <w:szCs w:val="20"/>
              </w:rPr>
              <w:t xml:space="preserve"> provided by </w:t>
            </w:r>
            <w:proofErr w:type="spellStart"/>
            <w:r w:rsidRPr="00851DB0">
              <w:rPr>
                <w:rFonts w:ascii="Times New Roman" w:eastAsia="SimSun" w:hAnsi="Times New Roman"/>
                <w:i/>
                <w:iCs/>
                <w:szCs w:val="20"/>
              </w:rPr>
              <w:t>tdd</w:t>
            </w:r>
            <w:proofErr w:type="spellEnd"/>
            <w:r w:rsidRPr="00851DB0">
              <w:rPr>
                <w:rFonts w:ascii="Times New Roman" w:eastAsia="SimSun" w:hAnsi="Times New Roman"/>
                <w:i/>
                <w:iCs/>
                <w:szCs w:val="20"/>
              </w:rPr>
              <w:t>-UL-DL-</w:t>
            </w:r>
            <w:proofErr w:type="spellStart"/>
            <w:r w:rsidRPr="00851DB0">
              <w:rPr>
                <w:rFonts w:ascii="Times New Roman" w:eastAsia="SimSun" w:hAnsi="Times New Roman"/>
                <w:i/>
                <w:iCs/>
                <w:szCs w:val="20"/>
              </w:rPr>
              <w:t>ConfigurationDedicated</w:t>
            </w:r>
            <w:proofErr w:type="spellEnd"/>
            <w:r w:rsidRPr="00851DB0">
              <w:rPr>
                <w:rFonts w:ascii="Times New Roman" w:eastAsia="SimSun" w:hAnsi="Times New Roman"/>
                <w:szCs w:val="20"/>
              </w:rPr>
              <w:t>, if any.</w:t>
            </w:r>
          </w:p>
          <w:p w14:paraId="6251F577"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each slot configuration provided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w:t>
            </w:r>
            <w:r w:rsidRPr="00851DB0">
              <w:rPr>
                <w:rFonts w:ascii="Times New Roman" w:eastAsia="DengXian" w:hAnsi="Times New Roman"/>
                <w:i/>
                <w:szCs w:val="20"/>
              </w:rPr>
              <w:t>uration</w:t>
            </w:r>
            <w:r w:rsidRPr="00851DB0">
              <w:rPr>
                <w:rFonts w:ascii="Times New Roman" w:eastAsia="SimSun" w:hAnsi="Times New Roman"/>
                <w:i/>
                <w:szCs w:val="20"/>
              </w:rPr>
              <w:t>Dedicated</w:t>
            </w:r>
            <w:proofErr w:type="spellEnd"/>
            <w:r w:rsidRPr="00851DB0">
              <w:rPr>
                <w:rFonts w:ascii="Times New Roman" w:eastAsia="SimSun" w:hAnsi="Times New Roman"/>
                <w:szCs w:val="20"/>
              </w:rPr>
              <w:t xml:space="preserve">, a reference SCS </w:t>
            </w:r>
            <w:r w:rsidRPr="00851DB0">
              <w:rPr>
                <w:rFonts w:ascii="Times New Roman" w:eastAsia="SimSun" w:hAnsi="Times New Roman"/>
                <w:szCs w:val="20"/>
                <w:lang w:val="en-US"/>
              </w:rPr>
              <w:t xml:space="preserve">configuration </w:t>
            </w:r>
            <w:r w:rsidRPr="00851DB0">
              <w:rPr>
                <w:rFonts w:ascii="Times New Roman" w:eastAsia="SimSun" w:hAnsi="Times New Roman"/>
                <w:szCs w:val="20"/>
              </w:rPr>
              <w:t>is the reference SCS</w:t>
            </w:r>
            <w:r w:rsidRPr="00851DB0">
              <w:rPr>
                <w:rFonts w:ascii="Times New Roman" w:eastAsia="SimSun" w:hAnsi="Times New Roman"/>
                <w:szCs w:val="20"/>
                <w:lang w:val="en-US"/>
              </w:rPr>
              <w:t xml:space="preserve"> configuration</w:t>
            </w:r>
            <w:r w:rsidRPr="00851DB0">
              <w:rPr>
                <w:rFonts w:ascii="Times New Roman" w:eastAsia="SimSun" w:hAnsi="Times New Roman"/>
                <w:szCs w:val="20"/>
              </w:rPr>
              <w:t xml:space="preserve"> </w:t>
            </w:r>
            <m:oMath>
              <m:sSub>
                <m:sSubPr>
                  <m:ctrlPr>
                    <w:rPr>
                      <w:rFonts w:ascii="Cambria Math" w:eastAsia="SimSun" w:hAnsi="Cambria Math"/>
                      <w:szCs w:val="20"/>
                      <w:lang w:val="en-US"/>
                    </w:rPr>
                  </m:ctrlPr>
                </m:sSubPr>
                <m:e>
                  <m:r>
                    <w:rPr>
                      <w:rFonts w:ascii="Cambria Math" w:eastAsia="SimSun" w:hAnsi="Cambria Math"/>
                      <w:szCs w:val="20"/>
                      <w:lang w:val="en-US"/>
                    </w:rPr>
                    <m:t>μ</m:t>
                  </m:r>
                </m:e>
                <m:sub>
                  <m:r>
                    <m:rPr>
                      <m:sty m:val="p"/>
                    </m:rPr>
                    <w:rPr>
                      <w:rFonts w:ascii="Cambria Math" w:eastAsia="SimSun" w:hAnsi="Cambria Math"/>
                      <w:szCs w:val="20"/>
                      <w:lang w:val="en-US" w:eastAsia="zh-CN"/>
                    </w:rPr>
                    <m:t>ref</m:t>
                  </m:r>
                </m:sub>
              </m:sSub>
            </m:oMath>
            <w:r w:rsidRPr="00851DB0">
              <w:rPr>
                <w:rFonts w:ascii="Times New Roman" w:eastAsia="SimSun" w:hAnsi="Times New Roman"/>
                <w:szCs w:val="20"/>
              </w:rPr>
              <w:t xml:space="preserve"> provided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ConfigurationCommon</w:t>
            </w:r>
            <w:proofErr w:type="spellEnd"/>
            <w:r w:rsidRPr="00851DB0">
              <w:rPr>
                <w:rFonts w:ascii="Times New Roman" w:eastAsia="SimSun" w:hAnsi="Times New Roman"/>
                <w:szCs w:val="20"/>
              </w:rPr>
              <w:t>.</w:t>
            </w:r>
          </w:p>
          <w:p w14:paraId="7D42AEB8"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A slot configuration period and a number of downlink symbols, uplink symbols, and flexible symbols in each slot of the slot configuration period are determined from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ConfigurationCommon</w:t>
            </w:r>
            <w:proofErr w:type="spellEnd"/>
            <w:r w:rsidRPr="00851DB0">
              <w:rPr>
                <w:rFonts w:ascii="Times New Roman" w:eastAsia="SimSun" w:hAnsi="Times New Roman"/>
                <w:i/>
                <w:szCs w:val="20"/>
              </w:rPr>
              <w:t xml:space="preserve"> </w:t>
            </w:r>
            <w:r w:rsidRPr="00851DB0">
              <w:rPr>
                <w:rFonts w:ascii="Times New Roman" w:eastAsia="SimSun" w:hAnsi="Times New Roman"/>
                <w:szCs w:val="20"/>
              </w:rPr>
              <w:t xml:space="preserve">and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ConfigurationDedicated</w:t>
            </w:r>
            <w:proofErr w:type="spellEnd"/>
            <w:r w:rsidRPr="00851DB0">
              <w:rPr>
                <w:rFonts w:ascii="Times New Roman" w:eastAsia="SimSun" w:hAnsi="Times New Roman"/>
                <w:szCs w:val="20"/>
              </w:rPr>
              <w:t xml:space="preserve"> and are common to each configured BWP. </w:t>
            </w:r>
          </w:p>
          <w:p w14:paraId="0235B68B"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lang w:val="en-US"/>
              </w:rPr>
              <w:t>A</w:t>
            </w:r>
            <w:r w:rsidRPr="00851DB0">
              <w:rPr>
                <w:rFonts w:ascii="Times New Roman" w:eastAsia="SimSun" w:hAnsi="Times New Roman"/>
                <w:szCs w:val="20"/>
              </w:rPr>
              <w:t xml:space="preserve"> UE considers symbols in a slot indicated as downlink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101" w:author="Seonwook Kim" w:date="2026-08-19T11:21: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xml:space="preserve">, or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to be</w:t>
            </w:r>
            <w:r w:rsidRPr="00851DB0">
              <w:rPr>
                <w:rFonts w:ascii="Times New Roman" w:eastAsia="SimSun" w:hAnsi="Times New Roman"/>
                <w:szCs w:val="20"/>
              </w:rPr>
              <w:t xml:space="preserve"> available for receptions</w:t>
            </w:r>
            <w:r w:rsidRPr="00851DB0">
              <w:rPr>
                <w:rFonts w:ascii="Times New Roman" w:eastAsia="SimSun" w:hAnsi="Times New Roman"/>
                <w:szCs w:val="20"/>
                <w:lang w:val="en-US"/>
              </w:rPr>
              <w:t xml:space="preserve"> and</w:t>
            </w:r>
            <w:r w:rsidRPr="00851DB0">
              <w:rPr>
                <w:rFonts w:ascii="Times New Roman" w:eastAsia="SimSun" w:hAnsi="Times New Roman"/>
                <w:szCs w:val="20"/>
              </w:rPr>
              <w:t xml:space="preserve"> considers symbols in a slot indicated as uplink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102" w:author="Seonwook Kim" w:date="2026-08-19T11:22: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xml:space="preserve">, or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to be</w:t>
            </w:r>
            <w:r w:rsidRPr="00851DB0">
              <w:rPr>
                <w:rFonts w:ascii="Times New Roman" w:eastAsia="SimSun" w:hAnsi="Times New Roman"/>
                <w:szCs w:val="20"/>
              </w:rPr>
              <w:t xml:space="preserve"> available for transmissions. </w:t>
            </w:r>
          </w:p>
          <w:p w14:paraId="61A8A2F9" w14:textId="77777777" w:rsidR="00AF20F0" w:rsidRPr="00851DB0" w:rsidRDefault="00AF20F0" w:rsidP="00791DCF">
            <w:pPr>
              <w:spacing w:after="180"/>
              <w:rPr>
                <w:rFonts w:ascii="Times New Roman" w:eastAsia="SimSun" w:hAnsi="Times New Roman"/>
                <w:szCs w:val="20"/>
                <w:lang w:val="en-US"/>
              </w:rPr>
            </w:pPr>
            <w:r w:rsidRPr="00851DB0">
              <w:rPr>
                <w:rFonts w:ascii="Times New Roman" w:eastAsia="SimSun" w:hAnsi="Times New Roman"/>
                <w:szCs w:val="20"/>
                <w:lang w:val="en-US"/>
              </w:rPr>
              <w:t>If a UE is not configured to monitor PDCCH for DCI format 2_0, f</w:t>
            </w:r>
            <w:r w:rsidRPr="00851DB0">
              <w:rPr>
                <w:rFonts w:ascii="Times New Roman" w:eastAsia="SimSun" w:hAnsi="Times New Roman"/>
                <w:szCs w:val="20"/>
              </w:rPr>
              <w:t xml:space="preserve">or a set of symbols of a slot that are indicated as flexible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and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DengXian" w:hAnsi="Times New Roman"/>
                <w:i/>
                <w:szCs w:val="20"/>
                <w:lang w:eastAsia="zh-CN"/>
              </w:rPr>
              <w:t xml:space="preserve"> </w:t>
            </w:r>
            <w:r w:rsidRPr="00851DB0">
              <w:rPr>
                <w:rFonts w:ascii="Times New Roman" w:eastAsia="DengXian" w:hAnsi="Times New Roman"/>
                <w:szCs w:val="20"/>
                <w:lang w:eastAsia="zh-CN"/>
              </w:rPr>
              <w:t>if provided</w:t>
            </w:r>
            <w:r w:rsidRPr="00851DB0">
              <w:rPr>
                <w:rFonts w:ascii="Times New Roman" w:eastAsia="SimSun" w:hAnsi="Times New Roman"/>
                <w:szCs w:val="20"/>
              </w:rPr>
              <w:t xml:space="preserve">, or when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and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SimSun" w:hAnsi="Times New Roman"/>
                <w:szCs w:val="20"/>
              </w:rPr>
              <w:t xml:space="preserve"> are not provided to the UE</w:t>
            </w:r>
          </w:p>
          <w:p w14:paraId="1D81184F"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t</w:t>
            </w:r>
            <w:r w:rsidRPr="00851DB0">
              <w:rPr>
                <w:rFonts w:ascii="Times New Roman" w:eastAsia="SimSun" w:hAnsi="Times New Roman"/>
                <w:szCs w:val="20"/>
                <w:lang w:val="x-none"/>
              </w:rPr>
              <w:t>he UE receive</w:t>
            </w:r>
            <w:r w:rsidRPr="00851DB0">
              <w:rPr>
                <w:rFonts w:ascii="Times New Roman" w:eastAsia="SimSun" w:hAnsi="Times New Roman"/>
                <w:szCs w:val="20"/>
                <w:lang w:val="en-US"/>
              </w:rPr>
              <w:t>s</w:t>
            </w:r>
            <w:r w:rsidRPr="00851DB0">
              <w:rPr>
                <w:rFonts w:ascii="Times New Roman" w:eastAsia="SimSun" w:hAnsi="Times New Roman"/>
                <w:szCs w:val="20"/>
                <w:lang w:val="x-none"/>
              </w:rPr>
              <w:t xml:space="preserve"> PDSCH or CSI-RS in the set of symbols of the slot if the UE receives a corresponding indication by a DCI format</w:t>
            </w:r>
          </w:p>
          <w:p w14:paraId="7C8E3DC0"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t</w:t>
            </w:r>
            <w:r w:rsidRPr="00851DB0">
              <w:rPr>
                <w:rFonts w:ascii="Times New Roman" w:eastAsia="SimSun" w:hAnsi="Times New Roman"/>
                <w:szCs w:val="20"/>
                <w:lang w:val="x-none"/>
              </w:rPr>
              <w:t>he UE transmit</w:t>
            </w:r>
            <w:r w:rsidRPr="00851DB0">
              <w:rPr>
                <w:rFonts w:ascii="Times New Roman" w:eastAsia="SimSun" w:hAnsi="Times New Roman"/>
                <w:szCs w:val="20"/>
                <w:lang w:val="en-US"/>
              </w:rPr>
              <w:t>s</w:t>
            </w:r>
            <w:r w:rsidRPr="00851DB0">
              <w:rPr>
                <w:rFonts w:ascii="Times New Roman" w:eastAsia="SimSun" w:hAnsi="Times New Roman"/>
                <w:szCs w:val="20"/>
                <w:lang w:val="x-none"/>
              </w:rPr>
              <w:t xml:space="preserve"> PUSCH, PUCCH, PRACH, or SRS in the set of symbols of the slot if the UE receives a corresponding indication by a DCI format</w:t>
            </w:r>
            <w:r w:rsidRPr="00851DB0">
              <w:rPr>
                <w:rFonts w:ascii="Times New Roman" w:eastAsia="SimSun" w:hAnsi="Times New Roman"/>
                <w:szCs w:val="20"/>
                <w:lang w:val="en-US"/>
              </w:rPr>
              <w:t xml:space="preserve">, a RAR UL grant, </w:t>
            </w:r>
            <w:proofErr w:type="spellStart"/>
            <w:r w:rsidRPr="00851DB0">
              <w:rPr>
                <w:rFonts w:ascii="Times New Roman" w:eastAsia="SimSun" w:hAnsi="Times New Roman"/>
                <w:szCs w:val="20"/>
                <w:lang w:val="x-none"/>
              </w:rPr>
              <w:t>fallbackRAR</w:t>
            </w:r>
            <w:proofErr w:type="spellEnd"/>
            <w:r w:rsidRPr="00851DB0">
              <w:rPr>
                <w:rFonts w:ascii="Times New Roman" w:eastAsia="SimSun" w:hAnsi="Times New Roman"/>
                <w:szCs w:val="20"/>
                <w:lang w:val="x-none"/>
              </w:rPr>
              <w:t xml:space="preserve"> UL grant, or </w:t>
            </w:r>
            <w:proofErr w:type="spellStart"/>
            <w:r w:rsidRPr="00851DB0">
              <w:rPr>
                <w:rFonts w:ascii="Times New Roman" w:eastAsia="SimSun" w:hAnsi="Times New Roman"/>
                <w:szCs w:val="20"/>
                <w:lang w:val="x-none"/>
              </w:rPr>
              <w:t>successRAR</w:t>
            </w:r>
            <w:proofErr w:type="spellEnd"/>
            <w:r w:rsidRPr="00851DB0">
              <w:rPr>
                <w:rFonts w:ascii="Times New Roman" w:eastAsia="SimSun" w:hAnsi="Times New Roman"/>
                <w:szCs w:val="20"/>
                <w:lang w:val="x-none"/>
              </w:rPr>
              <w:t xml:space="preserve"> </w:t>
            </w:r>
          </w:p>
          <w:p w14:paraId="77E3F1A6"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w:t>
            </w:r>
            <w:r w:rsidRPr="00804C6B">
              <w:rPr>
                <w:rFonts w:ascii="Times New Roman" w:eastAsia="SimSun" w:hAnsi="Times New Roman"/>
                <w:szCs w:val="20"/>
                <w:lang w:val="en-US"/>
              </w:rPr>
              <w:t xml:space="preserve">operation on a single carrier in unpaired spectrum, </w:t>
            </w:r>
            <w:r w:rsidRPr="00851DB0">
              <w:rPr>
                <w:rFonts w:ascii="Times New Roman" w:eastAsia="SimSun" w:hAnsi="Times New Roman"/>
                <w:szCs w:val="20"/>
              </w:rPr>
              <w:t xml:space="preserve">if </w:t>
            </w:r>
            <w:r w:rsidRPr="00851DB0">
              <w:rPr>
                <w:rFonts w:ascii="Times New Roman" w:eastAsia="SimSun" w:hAnsi="Times New Roman"/>
                <w:szCs w:val="20"/>
                <w:lang w:val="en-US"/>
              </w:rPr>
              <w:t>a</w:t>
            </w:r>
            <w:r w:rsidRPr="00851DB0">
              <w:rPr>
                <w:rFonts w:ascii="Times New Roman" w:eastAsia="SimSun" w:hAnsi="Times New Roman"/>
                <w:szCs w:val="20"/>
              </w:rPr>
              <w:t xml:space="preserve"> UE is configured by higher layers to receive a PDCCH, or a PDSCH, or a CSI-RS, or a DL PRS in a set of symbols of a slot, the UE receive</w:t>
            </w:r>
            <w:r w:rsidRPr="00851DB0">
              <w:rPr>
                <w:rFonts w:ascii="Times New Roman" w:eastAsia="SimSun" w:hAnsi="Times New Roman"/>
                <w:szCs w:val="20"/>
                <w:lang w:val="en-US"/>
              </w:rPr>
              <w:t>s</w:t>
            </w:r>
            <w:r w:rsidRPr="00851DB0">
              <w:rPr>
                <w:rFonts w:ascii="Times New Roman" w:eastAsia="SimSun" w:hAnsi="Times New Roman"/>
                <w:szCs w:val="20"/>
              </w:rPr>
              <w:t xml:space="preserve"> the PDCCH, the PDSCH, the CSI-RS, or the DL PRS if the UE does not detect a DCI format </w:t>
            </w:r>
            <w:r w:rsidRPr="00851DB0">
              <w:rPr>
                <w:rFonts w:ascii="Times New Roman" w:eastAsia="SimSun" w:hAnsi="Times New Roman"/>
                <w:szCs w:val="20"/>
                <w:lang w:eastAsia="zh-CN"/>
              </w:rPr>
              <w:t xml:space="preserve">that indicates to the UE to transmit a PUSCH, a PUCCH, a PRACH, or a SRS in at least one symbol of the set of </w:t>
            </w:r>
            <w:r w:rsidRPr="00851DB0">
              <w:rPr>
                <w:rFonts w:ascii="Times New Roman" w:eastAsia="SimSun" w:hAnsi="Times New Roman"/>
                <w:szCs w:val="20"/>
              </w:rPr>
              <w:t>symbols of the slot</w:t>
            </w:r>
            <w:r w:rsidRPr="00851DB0">
              <w:rPr>
                <w:rFonts w:ascii="Times New Roman" w:eastAsia="SimSun" w:hAnsi="Times New Roman"/>
                <w:szCs w:val="20"/>
                <w:lang w:val="en-US"/>
              </w:rPr>
              <w:t>; o</w:t>
            </w:r>
            <w:proofErr w:type="spellStart"/>
            <w:r w:rsidRPr="00851DB0">
              <w:rPr>
                <w:rFonts w:ascii="Times New Roman" w:eastAsia="SimSun" w:hAnsi="Times New Roman"/>
                <w:szCs w:val="20"/>
              </w:rPr>
              <w:t>therwise</w:t>
            </w:r>
            <w:proofErr w:type="spellEnd"/>
            <w:r w:rsidRPr="00851DB0">
              <w:rPr>
                <w:rFonts w:ascii="Times New Roman" w:eastAsia="SimSun" w:hAnsi="Times New Roman"/>
                <w:szCs w:val="20"/>
              </w:rPr>
              <w:t xml:space="preserve">, the UE </w:t>
            </w:r>
            <w:r w:rsidRPr="00851DB0">
              <w:rPr>
                <w:rFonts w:ascii="Times New Roman" w:eastAsia="SimSun" w:hAnsi="Times New Roman"/>
                <w:szCs w:val="20"/>
                <w:lang w:val="en-US"/>
              </w:rPr>
              <w:t>does</w:t>
            </w:r>
            <w:r w:rsidRPr="00851DB0">
              <w:rPr>
                <w:rFonts w:ascii="Times New Roman" w:eastAsia="SimSun" w:hAnsi="Times New Roman"/>
                <w:szCs w:val="20"/>
              </w:rPr>
              <w:t xml:space="preserve"> not receive the PDCCH, or the PDSCH, or the CSI-RS, or the DL PRS in the set of symbols of the slot. </w:t>
            </w:r>
          </w:p>
          <w:p w14:paraId="7EBA53BA"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a UE operation with shared spectrum channel access in FR1, or in FR2-2 when the UE is provided </w:t>
            </w:r>
            <w:r w:rsidRPr="00851DB0">
              <w:rPr>
                <w:rFonts w:ascii="Times New Roman" w:eastAsia="SimSun" w:hAnsi="Times New Roman"/>
                <w:i/>
                <w:iCs/>
                <w:szCs w:val="20"/>
              </w:rPr>
              <w:t>ChannelAccessMode2</w:t>
            </w:r>
            <w:r w:rsidRPr="00851DB0">
              <w:rPr>
                <w:rFonts w:ascii="Times New Roman" w:eastAsia="SimSun" w:hAnsi="Times New Roman"/>
                <w:szCs w:val="20"/>
              </w:rPr>
              <w:t xml:space="preserve"> = '</w:t>
            </w:r>
            <w:r w:rsidRPr="00851DB0">
              <w:rPr>
                <w:rFonts w:ascii="Times New Roman" w:eastAsia="SimSun" w:hAnsi="Times New Roman"/>
                <w:i/>
                <w:iCs/>
                <w:szCs w:val="20"/>
              </w:rPr>
              <w:t>enabled</w:t>
            </w:r>
            <w:r w:rsidRPr="00851DB0">
              <w:rPr>
                <w:rFonts w:ascii="Times New Roman" w:eastAsia="SimSun" w:hAnsi="Times New Roman"/>
                <w:szCs w:val="20"/>
              </w:rPr>
              <w:t>'</w:t>
            </w:r>
            <w:r w:rsidRPr="00804C6B">
              <w:rPr>
                <w:rFonts w:ascii="Times New Roman" w:eastAsia="SimSun" w:hAnsi="Times New Roman"/>
                <w:szCs w:val="20"/>
                <w:lang w:val="en-US"/>
              </w:rPr>
              <w:t xml:space="preserve">, </w:t>
            </w:r>
            <w:r w:rsidRPr="00851DB0">
              <w:rPr>
                <w:rFonts w:ascii="Times New Roman" w:eastAsia="SimSun" w:hAnsi="Times New Roman"/>
                <w:szCs w:val="20"/>
              </w:rPr>
              <w:t xml:space="preserve">if the UE is provided </w:t>
            </w:r>
            <w:proofErr w:type="spellStart"/>
            <w:r w:rsidRPr="00851DB0">
              <w:rPr>
                <w:rFonts w:ascii="Times New Roman" w:eastAsia="SimSun" w:hAnsi="Times New Roman"/>
                <w:i/>
                <w:iCs/>
                <w:szCs w:val="20"/>
              </w:rPr>
              <w:t>csi</w:t>
            </w:r>
            <w:proofErr w:type="spellEnd"/>
            <w:r w:rsidRPr="00851DB0">
              <w:rPr>
                <w:rFonts w:ascii="Times New Roman" w:eastAsia="SimSun" w:hAnsi="Times New Roman"/>
                <w:i/>
                <w:iCs/>
                <w:szCs w:val="20"/>
              </w:rPr>
              <w:t>-RS-</w:t>
            </w:r>
            <w:proofErr w:type="spellStart"/>
            <w:r w:rsidRPr="00851DB0">
              <w:rPr>
                <w:rFonts w:ascii="Times New Roman" w:eastAsia="SimSun" w:hAnsi="Times New Roman"/>
                <w:i/>
                <w:iCs/>
                <w:szCs w:val="20"/>
              </w:rPr>
              <w:t>ValidationWithDCI</w:t>
            </w:r>
            <w:proofErr w:type="spellEnd"/>
            <w:r w:rsidRPr="00851DB0">
              <w:rPr>
                <w:rFonts w:ascii="Times New Roman" w:eastAsia="SimSun" w:hAnsi="Times New Roman"/>
                <w:szCs w:val="20"/>
              </w:rPr>
              <w:t xml:space="preserve">, is not provided </w:t>
            </w:r>
            <w:r w:rsidRPr="00851DB0">
              <w:rPr>
                <w:rFonts w:ascii="Times New Roman" w:eastAsia="SimSun" w:hAnsi="Times New Roman"/>
                <w:i/>
                <w:iCs/>
                <w:szCs w:val="20"/>
              </w:rPr>
              <w:t>CO-</w:t>
            </w:r>
            <w:proofErr w:type="spellStart"/>
            <w:r w:rsidRPr="00851DB0">
              <w:rPr>
                <w:rFonts w:ascii="Times New Roman" w:eastAsia="SimSun" w:hAnsi="Times New Roman"/>
                <w:i/>
                <w:iCs/>
                <w:szCs w:val="20"/>
              </w:rPr>
              <w:t>DurationsPerCell</w:t>
            </w:r>
            <w:proofErr w:type="spellEnd"/>
            <w:r w:rsidRPr="00851DB0">
              <w:rPr>
                <w:rFonts w:ascii="Times New Roman" w:eastAsia="SimSun" w:hAnsi="Times New Roman"/>
                <w:szCs w:val="20"/>
              </w:rPr>
              <w:t xml:space="preserve">, and is not provided </w:t>
            </w:r>
            <w:proofErr w:type="spellStart"/>
            <w:r w:rsidRPr="00851DB0">
              <w:rPr>
                <w:rFonts w:ascii="Times New Roman" w:eastAsia="SimSun" w:hAnsi="Times New Roman"/>
                <w:i/>
                <w:iCs/>
                <w:szCs w:val="20"/>
              </w:rPr>
              <w:t>SlotFormatCombinationsPerCell</w:t>
            </w:r>
            <w:proofErr w:type="spellEnd"/>
            <w:r w:rsidRPr="00851DB0">
              <w:rPr>
                <w:rFonts w:ascii="Times New Roman" w:eastAsia="SimSun" w:hAnsi="Times New Roman"/>
                <w:szCs w:val="20"/>
              </w:rPr>
              <w:t xml:space="preserve">, and if the UE is configured by higher layers to receive a CSI-RS in a set of symbols of a slot, the UE cancels the CSI-RS reception in the set of symbols of the slot if the UE does not detect a DCI format indicating an aperiodic CSI-RS reception or scheduling a PDSCH reception in the set of symbols of the slot. </w:t>
            </w:r>
          </w:p>
          <w:p w14:paraId="4D2B1276" w14:textId="77777777" w:rsidR="00AF20F0" w:rsidRPr="00851DB0" w:rsidRDefault="00AF20F0" w:rsidP="00791DCF">
            <w:pPr>
              <w:spacing w:after="180"/>
              <w:rPr>
                <w:rFonts w:ascii="Times New Roman" w:eastAsia="SimSun" w:hAnsi="Times New Roman"/>
                <w:szCs w:val="20"/>
                <w:lang w:val="en-US"/>
              </w:rPr>
            </w:pPr>
            <w:r w:rsidRPr="00851DB0">
              <w:rPr>
                <w:rFonts w:ascii="Times New Roman" w:eastAsia="SimSun" w:hAnsi="Times New Roman"/>
                <w:szCs w:val="20"/>
              </w:rPr>
              <w:t xml:space="preserve">If a UE is provided </w:t>
            </w:r>
            <w:proofErr w:type="spellStart"/>
            <w:r w:rsidRPr="00851DB0">
              <w:rPr>
                <w:rFonts w:ascii="Times New Roman" w:eastAsia="SimSun" w:hAnsi="Times New Roman"/>
                <w:i/>
                <w:color w:val="000000"/>
                <w:szCs w:val="20"/>
              </w:rPr>
              <w:t>channelAccessMode</w:t>
            </w:r>
            <w:proofErr w:type="spellEnd"/>
            <w:r w:rsidRPr="00851DB0">
              <w:rPr>
                <w:rFonts w:ascii="Times New Roman" w:eastAsia="SimSun" w:hAnsi="Times New Roman"/>
                <w:i/>
                <w:color w:val="000000"/>
                <w:szCs w:val="20"/>
              </w:rPr>
              <w:t xml:space="preserve"> ='dynamic'</w:t>
            </w:r>
            <w:r w:rsidRPr="00851DB0">
              <w:rPr>
                <w:rFonts w:ascii="Times New Roman" w:eastAsia="SimSun" w:hAnsi="Times New Roman"/>
                <w:iCs/>
                <w:szCs w:val="20"/>
              </w:rPr>
              <w:t xml:space="preserve"> and is provided </w:t>
            </w:r>
            <w:proofErr w:type="spellStart"/>
            <w:r w:rsidRPr="00851DB0">
              <w:rPr>
                <w:rFonts w:ascii="Times New Roman" w:eastAsia="SimSun" w:hAnsi="Times New Roman"/>
                <w:i/>
                <w:szCs w:val="20"/>
              </w:rPr>
              <w:t>availableRB</w:t>
            </w:r>
            <w:proofErr w:type="spellEnd"/>
            <w:r w:rsidRPr="00851DB0">
              <w:rPr>
                <w:rFonts w:ascii="Times New Roman" w:eastAsia="SimSun" w:hAnsi="Times New Roman"/>
                <w:i/>
                <w:szCs w:val="20"/>
              </w:rPr>
              <w:t>-SetsToAddModList</w:t>
            </w:r>
            <w:r w:rsidRPr="00851DB0">
              <w:rPr>
                <w:rFonts w:ascii="Times New Roman" w:eastAsia="SimSun" w:hAnsi="Times New Roman"/>
                <w:szCs w:val="20"/>
              </w:rPr>
              <w:t xml:space="preserve"> and</w:t>
            </w:r>
            <w:r w:rsidRPr="00851DB0">
              <w:rPr>
                <w:rFonts w:ascii="Times New Roman" w:eastAsia="SimSun" w:hAnsi="Times New Roman"/>
                <w:szCs w:val="20"/>
                <w:lang w:eastAsia="zh-CN"/>
              </w:rPr>
              <w:t xml:space="preserve"> </w:t>
            </w:r>
            <w:proofErr w:type="spellStart"/>
            <w:r w:rsidRPr="00851DB0">
              <w:rPr>
                <w:rFonts w:ascii="Times New Roman" w:eastAsia="SimSun" w:hAnsi="Times New Roman"/>
                <w:i/>
                <w:szCs w:val="20"/>
              </w:rPr>
              <w:t>availableRB-SetsToReleaseList</w:t>
            </w:r>
            <w:proofErr w:type="spellEnd"/>
            <w:r w:rsidRPr="00851DB0">
              <w:rPr>
                <w:rFonts w:ascii="Times New Roman" w:eastAsia="Gulim" w:hAnsi="Times New Roman"/>
                <w:szCs w:val="20"/>
                <w:lang w:eastAsia="zh-CN"/>
              </w:rPr>
              <w:t xml:space="preserve">, </w:t>
            </w:r>
            <w:r w:rsidRPr="00851DB0">
              <w:rPr>
                <w:rFonts w:ascii="Times New Roman" w:eastAsia="SimSun" w:hAnsi="Times New Roman"/>
                <w:iCs/>
                <w:szCs w:val="20"/>
              </w:rPr>
              <w:t xml:space="preserve">the UE expects to be provided </w:t>
            </w:r>
            <w:r w:rsidRPr="00851DB0">
              <w:rPr>
                <w:rFonts w:ascii="Times New Roman" w:eastAsia="SimSun" w:hAnsi="Times New Roman"/>
                <w:i/>
                <w:szCs w:val="20"/>
              </w:rPr>
              <w:t>co-</w:t>
            </w:r>
            <w:proofErr w:type="spellStart"/>
            <w:r w:rsidRPr="00851DB0">
              <w:rPr>
                <w:rFonts w:ascii="Times New Roman" w:eastAsia="SimSun" w:hAnsi="Times New Roman"/>
                <w:i/>
                <w:szCs w:val="20"/>
              </w:rPr>
              <w:t>DurationsPerCellToAddModList</w:t>
            </w:r>
            <w:proofErr w:type="spellEnd"/>
            <w:r w:rsidRPr="00851DB0">
              <w:rPr>
                <w:rFonts w:ascii="Times New Roman" w:eastAsia="SimSun" w:hAnsi="Times New Roman"/>
                <w:szCs w:val="20"/>
              </w:rPr>
              <w:t xml:space="preserve"> and</w:t>
            </w:r>
            <w:r w:rsidRPr="00851DB0">
              <w:rPr>
                <w:rFonts w:ascii="Times New Roman" w:eastAsia="SimSun" w:hAnsi="Times New Roman"/>
                <w:szCs w:val="20"/>
                <w:lang w:eastAsia="zh-CN"/>
              </w:rPr>
              <w:t xml:space="preserve"> </w:t>
            </w:r>
            <w:r w:rsidRPr="00851DB0">
              <w:rPr>
                <w:rFonts w:ascii="Times New Roman" w:eastAsia="SimSun" w:hAnsi="Times New Roman"/>
                <w:i/>
                <w:szCs w:val="20"/>
              </w:rPr>
              <w:t>co-</w:t>
            </w:r>
            <w:proofErr w:type="spellStart"/>
            <w:r w:rsidRPr="00851DB0">
              <w:rPr>
                <w:rFonts w:ascii="Times New Roman" w:eastAsia="SimSun" w:hAnsi="Times New Roman"/>
                <w:i/>
                <w:szCs w:val="20"/>
              </w:rPr>
              <w:t>DurationsPerCellToReleaseList</w:t>
            </w:r>
            <w:proofErr w:type="spellEnd"/>
            <w:r w:rsidRPr="00851DB0">
              <w:rPr>
                <w:rFonts w:ascii="Times New Roman" w:eastAsia="Gulim" w:hAnsi="Times New Roman"/>
                <w:szCs w:val="20"/>
                <w:lang w:eastAsia="zh-CN"/>
              </w:rPr>
              <w:t xml:space="preserve"> and/or </w:t>
            </w:r>
            <w:proofErr w:type="spellStart"/>
            <w:r w:rsidRPr="00851DB0">
              <w:rPr>
                <w:rFonts w:ascii="Times New Roman" w:eastAsia="SimSun" w:hAnsi="Times New Roman"/>
                <w:i/>
                <w:szCs w:val="20"/>
              </w:rPr>
              <w:t>slotFormatCombToAddModList</w:t>
            </w:r>
            <w:proofErr w:type="spellEnd"/>
            <w:r w:rsidRPr="00851DB0">
              <w:rPr>
                <w:rFonts w:ascii="Times New Roman" w:eastAsia="SimSun" w:hAnsi="Times New Roman"/>
                <w:szCs w:val="20"/>
              </w:rPr>
              <w:t xml:space="preserve"> and</w:t>
            </w:r>
            <w:r w:rsidRPr="00851DB0">
              <w:rPr>
                <w:rFonts w:ascii="Times New Roman" w:eastAsia="SimSun" w:hAnsi="Times New Roman"/>
                <w:szCs w:val="20"/>
                <w:lang w:eastAsia="zh-CN"/>
              </w:rPr>
              <w:t xml:space="preserve"> </w:t>
            </w:r>
            <w:proofErr w:type="spellStart"/>
            <w:r w:rsidRPr="00851DB0">
              <w:rPr>
                <w:rFonts w:ascii="Times New Roman" w:eastAsia="SimSun" w:hAnsi="Times New Roman"/>
                <w:i/>
                <w:szCs w:val="20"/>
              </w:rPr>
              <w:t>slotFormatCombToReleaseList</w:t>
            </w:r>
            <w:proofErr w:type="spellEnd"/>
            <w:r w:rsidRPr="00851DB0">
              <w:rPr>
                <w:rFonts w:ascii="Times New Roman" w:eastAsia="SimSun" w:hAnsi="Times New Roman"/>
                <w:iCs/>
                <w:szCs w:val="20"/>
              </w:rPr>
              <w:t>.</w:t>
            </w:r>
          </w:p>
          <w:p w14:paraId="08701781"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w:t>
            </w:r>
            <w:r w:rsidRPr="00804C6B">
              <w:rPr>
                <w:rFonts w:ascii="Times New Roman" w:eastAsia="SimSun" w:hAnsi="Times New Roman"/>
                <w:szCs w:val="20"/>
                <w:lang w:val="en-US"/>
              </w:rPr>
              <w:t xml:space="preserve">operation on a single carrier in unpaired spectrum, </w:t>
            </w:r>
            <w:r w:rsidRPr="00851DB0">
              <w:rPr>
                <w:rFonts w:ascii="Times New Roman" w:eastAsia="SimSun" w:hAnsi="Times New Roman"/>
                <w:szCs w:val="20"/>
              </w:rPr>
              <w:t xml:space="preserve">if a UE is configured by higher layers to transmit SRS, or PUCCH, or PUSCH, or PRACH in a set of symbols of a slot and the UE detects a DCI format indicating to the UE to receive CSI-RS or PDSCH in a subset of symbols from the set of symbols, then </w:t>
            </w:r>
          </w:p>
          <w:p w14:paraId="4F427326" w14:textId="77777777" w:rsidR="00AF20F0" w:rsidRPr="00851DB0" w:rsidRDefault="00AF20F0" w:rsidP="00791DCF">
            <w:pPr>
              <w:spacing w:after="180"/>
              <w:ind w:left="568" w:hanging="284"/>
              <w:rPr>
                <w:rFonts w:ascii="Times New Roman" w:eastAsia="SimSun" w:hAnsi="Times New Roman"/>
                <w:szCs w:val="20"/>
                <w:lang w:val="x-none" w:eastAsia="zh-CN"/>
              </w:rPr>
            </w:pPr>
            <w:r w:rsidRPr="00851DB0">
              <w:rPr>
                <w:rFonts w:ascii="Times New Roman" w:eastAsia="SimSun" w:hAnsi="Times New Roman"/>
                <w:szCs w:val="20"/>
                <w:lang w:val="x-none"/>
              </w:rPr>
              <w:t>-</w:t>
            </w:r>
            <w:r w:rsidRPr="00851DB0">
              <w:rPr>
                <w:rFonts w:ascii="Times New Roman" w:eastAsia="SimSun" w:hAnsi="Times New Roman"/>
                <w:szCs w:val="20"/>
                <w:lang w:val="x-none"/>
              </w:rPr>
              <w:tab/>
            </w:r>
            <w:r w:rsidRPr="00851DB0">
              <w:rPr>
                <w:rFonts w:ascii="Times New Roman" w:eastAsia="SimSun" w:hAnsi="Times New Roman"/>
                <w:szCs w:val="20"/>
                <w:lang w:val="en-US"/>
              </w:rPr>
              <w:t xml:space="preserve">If the UE does not indicate the capability of </w:t>
            </w:r>
            <w:proofErr w:type="spellStart"/>
            <w:r w:rsidRPr="00851DB0">
              <w:rPr>
                <w:rFonts w:ascii="Times New Roman" w:eastAsia="SimSun" w:hAnsi="Times New Roman"/>
                <w:bCs/>
                <w:i/>
                <w:iCs/>
                <w:szCs w:val="20"/>
                <w:lang w:val="x-none"/>
              </w:rPr>
              <w:t>partialCancellationPUCCH</w:t>
            </w:r>
            <w:proofErr w:type="spellEnd"/>
            <w:r w:rsidRPr="00851DB0">
              <w:rPr>
                <w:rFonts w:ascii="Times New Roman" w:eastAsia="SimSun" w:hAnsi="Times New Roman"/>
                <w:bCs/>
                <w:i/>
                <w:iCs/>
                <w:szCs w:val="20"/>
                <w:lang w:val="x-none"/>
              </w:rPr>
              <w:t>-PUSCH-PRACH-TX</w:t>
            </w:r>
            <w:r w:rsidRPr="00851DB0">
              <w:rPr>
                <w:rFonts w:ascii="Times New Roman" w:eastAsia="SimSun" w:hAnsi="Times New Roman"/>
                <w:szCs w:val="20"/>
                <w:lang w:val="en-US"/>
              </w:rPr>
              <w:t xml:space="preserve">, </w:t>
            </w:r>
            <w:r w:rsidRPr="00851DB0">
              <w:rPr>
                <w:rFonts w:ascii="Times New Roman" w:eastAsia="SimSun" w:hAnsi="Times New Roman"/>
                <w:szCs w:val="20"/>
                <w:lang w:val="x-none"/>
              </w:rPr>
              <w:t xml:space="preserve">the UE does not expect to cancel the transmission </w:t>
            </w:r>
            <w:r w:rsidRPr="00851DB0">
              <w:rPr>
                <w:rFonts w:ascii="Times New Roman" w:eastAsia="SimSun" w:hAnsi="Times New Roman"/>
                <w:szCs w:val="20"/>
                <w:lang w:val="en-US"/>
              </w:rPr>
              <w:t xml:space="preserve">of the PUCCH or PUSCH or PRACH </w:t>
            </w:r>
            <w:r w:rsidRPr="00851DB0">
              <w:rPr>
                <w:rFonts w:ascii="Times New Roman" w:eastAsia="SimSun" w:hAnsi="Times New Roman"/>
                <w:szCs w:val="20"/>
                <w:lang w:val="x-none"/>
              </w:rPr>
              <w:t>in</w:t>
            </w:r>
            <w:r w:rsidRPr="00851DB0">
              <w:rPr>
                <w:rFonts w:ascii="Times New Roman" w:eastAsia="SimSun" w:hAnsi="Times New Roman"/>
                <w:szCs w:val="20"/>
                <w:lang w:val="en-US"/>
              </w:rPr>
              <w:t xml:space="preserve"> the set of symbols if the first </w:t>
            </w:r>
            <w:r w:rsidRPr="00851DB0">
              <w:rPr>
                <w:rFonts w:ascii="Times New Roman" w:eastAsia="SimSun" w:hAnsi="Times New Roman"/>
                <w:szCs w:val="20"/>
                <w:lang w:val="en-US"/>
              </w:rPr>
              <w:lastRenderedPageBreak/>
              <w:t>symbol in the set</w:t>
            </w:r>
            <w:r w:rsidRPr="00851DB0">
              <w:rPr>
                <w:rFonts w:ascii="Times New Roman" w:eastAsia="SimSun" w:hAnsi="Times New Roman"/>
                <w:szCs w:val="20"/>
                <w:lang w:val="x-none"/>
              </w:rPr>
              <w:t xml:space="preserve"> occur</w:t>
            </w:r>
            <w:r w:rsidRPr="00851DB0">
              <w:rPr>
                <w:rFonts w:ascii="Times New Roman" w:eastAsia="SimSun" w:hAnsi="Times New Roman"/>
                <w:szCs w:val="20"/>
                <w:lang w:val="en-US"/>
              </w:rPr>
              <w:t xml:space="preserve">s within </w:t>
            </w:r>
            <m:oMath>
              <m:sSub>
                <m:sSubPr>
                  <m:ctrlPr>
                    <w:rPr>
                      <w:rFonts w:ascii="Cambria Math" w:eastAsia="SimSun" w:hAnsi="Cambria Math"/>
                      <w:i/>
                      <w:szCs w:val="20"/>
                      <w:lang w:val="en-US"/>
                    </w:rPr>
                  </m:ctrlPr>
                </m:sSubPr>
                <m:e>
                  <m:r>
                    <w:rPr>
                      <w:rFonts w:ascii="Cambria Math" w:eastAsia="SimSun" w:hAnsi="Cambria Math"/>
                      <w:szCs w:val="20"/>
                      <w:lang w:val="en-US"/>
                    </w:rPr>
                    <m:t>T</m:t>
                  </m:r>
                </m:e>
                <m:sub>
                  <m:r>
                    <w:rPr>
                      <w:rFonts w:ascii="Cambria Math" w:eastAsia="SimSun" w:hAnsi="Cambria Math"/>
                      <w:szCs w:val="20"/>
                      <w:lang w:val="en-US"/>
                    </w:rPr>
                    <m:t xml:space="preserve">proc,2 </m:t>
                  </m:r>
                </m:sub>
              </m:sSub>
            </m:oMath>
            <w:r w:rsidRPr="00851DB0">
              <w:rPr>
                <w:rFonts w:ascii="Times New Roman" w:eastAsia="SimSun" w:hAnsi="Times New Roman"/>
                <w:szCs w:val="20"/>
                <w:lang w:val="x-none"/>
              </w:rPr>
              <w:t xml:space="preserve"> relative to a last symbol of a PDCCH reception where the UE detects the DCI format</w:t>
            </w:r>
            <w:r w:rsidRPr="00851DB0">
              <w:rPr>
                <w:rFonts w:ascii="Times New Roman" w:eastAsia="SimSun" w:hAnsi="Times New Roman"/>
                <w:szCs w:val="20"/>
                <w:lang w:val="en-US"/>
              </w:rPr>
              <w:t>; otherwise, the UE cancels the PUCCH, or the PUSCH, or an actual repetition of the PUSCH [6, TS 38.214], determined from clauses 9, 9.2.5 and 9.2.6 or clause 6.1 of [6, TS 38.214], or the PRACH transmission in the set of symbols.</w:t>
            </w:r>
          </w:p>
          <w:p w14:paraId="434856FD"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w:t>
            </w:r>
            <w:r w:rsidRPr="00851DB0">
              <w:rPr>
                <w:rFonts w:ascii="Times New Roman" w:eastAsia="SimSun" w:hAnsi="Times New Roman"/>
                <w:szCs w:val="20"/>
                <w:lang w:val="x-none"/>
              </w:rPr>
              <w:tab/>
              <w:t xml:space="preserve">If the UE indicates the capability of </w:t>
            </w:r>
            <w:proofErr w:type="spellStart"/>
            <w:r w:rsidRPr="00851DB0">
              <w:rPr>
                <w:rFonts w:ascii="Times New Roman" w:eastAsia="SimSun" w:hAnsi="Times New Roman"/>
                <w:bCs/>
                <w:i/>
                <w:iCs/>
                <w:szCs w:val="20"/>
                <w:lang w:val="x-none"/>
              </w:rPr>
              <w:t>partialCancellationPUCCH</w:t>
            </w:r>
            <w:proofErr w:type="spellEnd"/>
            <w:r w:rsidRPr="00851DB0">
              <w:rPr>
                <w:rFonts w:ascii="Times New Roman" w:eastAsia="SimSun" w:hAnsi="Times New Roman"/>
                <w:bCs/>
                <w:i/>
                <w:iCs/>
                <w:szCs w:val="20"/>
                <w:lang w:val="x-none"/>
              </w:rPr>
              <w:t>-PUSCH-PRACH-TX</w:t>
            </w:r>
            <w:r w:rsidRPr="00851DB0">
              <w:rPr>
                <w:rFonts w:ascii="Times New Roman" w:eastAsia="SimSun" w:hAnsi="Times New Roman"/>
                <w:szCs w:val="20"/>
                <w:lang w:val="x-none"/>
              </w:rPr>
              <w:t>, the UE does not expect to cancel the transmission of the PUCCH or PUSCH or PRACH in</w:t>
            </w:r>
            <w:r w:rsidRPr="00851DB0">
              <w:rPr>
                <w:rFonts w:ascii="Times New Roman" w:eastAsia="SimSun" w:hAnsi="Times New Roman"/>
                <w:szCs w:val="20"/>
                <w:lang w:val="en-US"/>
              </w:rPr>
              <w:t xml:space="preserve"> symbols from the set of symbols </w:t>
            </w:r>
            <w:r w:rsidRPr="00851DB0">
              <w:rPr>
                <w:rFonts w:ascii="Times New Roman" w:eastAsia="SimSun" w:hAnsi="Times New Roman"/>
                <w:szCs w:val="20"/>
                <w:lang w:val="x-none"/>
              </w:rPr>
              <w:t>that occur</w:t>
            </w:r>
            <w:r w:rsidRPr="00851DB0">
              <w:rPr>
                <w:rFonts w:ascii="Times New Roman" w:eastAsia="SimSun" w:hAnsi="Times New Roman"/>
                <w:szCs w:val="20"/>
                <w:lang w:val="en-US"/>
              </w:rPr>
              <w:t xml:space="preserve"> within </w:t>
            </w:r>
            <m:oMath>
              <m:sSub>
                <m:sSubPr>
                  <m:ctrlPr>
                    <w:rPr>
                      <w:rFonts w:ascii="Cambria Math" w:eastAsia="SimSun" w:hAnsi="Cambria Math"/>
                      <w:i/>
                      <w:szCs w:val="20"/>
                      <w:lang w:val="en-US"/>
                    </w:rPr>
                  </m:ctrlPr>
                </m:sSubPr>
                <m:e>
                  <m:r>
                    <w:rPr>
                      <w:rFonts w:ascii="Cambria Math" w:eastAsia="SimSun" w:hAnsi="Cambria Math"/>
                      <w:szCs w:val="20"/>
                      <w:lang w:val="en-US"/>
                    </w:rPr>
                    <m:t>T</m:t>
                  </m:r>
                </m:e>
                <m:sub>
                  <m:r>
                    <w:rPr>
                      <w:rFonts w:ascii="Cambria Math" w:eastAsia="SimSun" w:hAnsi="Cambria Math"/>
                      <w:szCs w:val="20"/>
                      <w:lang w:val="en-US"/>
                    </w:rPr>
                    <m:t>proc,2</m:t>
                  </m:r>
                </m:sub>
              </m:sSub>
            </m:oMath>
            <w:r w:rsidRPr="00851DB0">
              <w:rPr>
                <w:rFonts w:ascii="Times New Roman" w:eastAsia="SimSun" w:hAnsi="Times New Roman"/>
                <w:szCs w:val="20"/>
                <w:lang w:val="x-none"/>
              </w:rPr>
              <w:t xml:space="preserve"> relative to a last symbol of a PDCCH reception where the UE detects the DCI format. The UE cancels the PUCCH, or the PUSCH, or an actual repetition of the PUSCH [6, TS 38.214], determined from clauses 9</w:t>
            </w:r>
            <w:r w:rsidRPr="00851DB0">
              <w:rPr>
                <w:rFonts w:ascii="Times New Roman" w:eastAsia="SimSun" w:hAnsi="Times New Roman"/>
                <w:szCs w:val="20"/>
              </w:rPr>
              <w:t>,</w:t>
            </w:r>
            <w:r w:rsidRPr="00851DB0">
              <w:rPr>
                <w:rFonts w:ascii="Times New Roman" w:eastAsia="SimSun" w:hAnsi="Times New Roman"/>
                <w:szCs w:val="20"/>
                <w:lang w:val="x-none"/>
              </w:rPr>
              <w:t xml:space="preserve"> 9.2.5</w:t>
            </w:r>
            <w:r w:rsidRPr="00851DB0">
              <w:rPr>
                <w:rFonts w:ascii="Times New Roman" w:eastAsia="SimSun" w:hAnsi="Times New Roman"/>
                <w:szCs w:val="20"/>
                <w:lang w:val="en-US"/>
              </w:rPr>
              <w:t xml:space="preserve"> and 9.2.6</w:t>
            </w:r>
            <w:r w:rsidRPr="00851DB0">
              <w:rPr>
                <w:rFonts w:ascii="Times New Roman" w:eastAsia="SimSun" w:hAnsi="Times New Roman"/>
                <w:szCs w:val="20"/>
                <w:lang w:val="x-none"/>
              </w:rPr>
              <w:t xml:space="preserve"> or clause 6.1 of [6</w:t>
            </w:r>
            <w:r w:rsidRPr="00851DB0">
              <w:rPr>
                <w:rFonts w:ascii="Times New Roman" w:eastAsia="SimSun" w:hAnsi="Times New Roman"/>
                <w:szCs w:val="20"/>
                <w:lang w:val="en-US"/>
              </w:rPr>
              <w:t>,</w:t>
            </w:r>
            <w:r w:rsidRPr="00851DB0">
              <w:rPr>
                <w:rFonts w:ascii="Times New Roman" w:eastAsia="SimSun" w:hAnsi="Times New Roman"/>
                <w:szCs w:val="20"/>
                <w:lang w:val="x-none"/>
              </w:rPr>
              <w:t xml:space="preserve"> TS 38.214], or the PRACH transmission in remaining symbols from the set of symbols.  </w:t>
            </w:r>
          </w:p>
          <w:p w14:paraId="493E0E1D" w14:textId="77777777" w:rsidR="00AF20F0" w:rsidRPr="00851DB0" w:rsidRDefault="00AF20F0" w:rsidP="00791DCF">
            <w:pPr>
              <w:spacing w:after="180"/>
              <w:ind w:left="568" w:hanging="284"/>
              <w:rPr>
                <w:rFonts w:ascii="Times New Roman" w:eastAsia="SimSun" w:hAnsi="Times New Roman"/>
                <w:szCs w:val="20"/>
                <w:lang w:val="en-US" w:eastAsia="zh-CN"/>
              </w:rPr>
            </w:pPr>
            <w:r w:rsidRPr="00851DB0">
              <w:rPr>
                <w:rFonts w:ascii="Times New Roman" w:eastAsia="SimSun" w:hAnsi="Times New Roman"/>
                <w:szCs w:val="20"/>
                <w:lang w:val="en-US" w:eastAsia="zh-CN"/>
              </w:rPr>
              <w:t>-</w:t>
            </w:r>
            <w:r w:rsidRPr="00851DB0">
              <w:rPr>
                <w:rFonts w:ascii="Times New Roman" w:eastAsia="SimSun" w:hAnsi="Times New Roman"/>
                <w:szCs w:val="20"/>
                <w:lang w:val="en-US" w:eastAsia="zh-CN"/>
              </w:rPr>
              <w:tab/>
              <w:t xml:space="preserve">The UE does not expect to cancel the transmission of SRS in symbols from the subset of symbols that occur within </w:t>
            </w:r>
            <m:oMath>
              <m:sSub>
                <m:sSubPr>
                  <m:ctrlPr>
                    <w:rPr>
                      <w:rFonts w:ascii="Cambria Math" w:eastAsia="SimSun" w:hAnsi="Cambria Math"/>
                      <w:i/>
                      <w:szCs w:val="20"/>
                      <w:lang w:val="en-US" w:eastAsia="zh-CN"/>
                    </w:rPr>
                  </m:ctrlPr>
                </m:sSubPr>
                <m:e>
                  <m:r>
                    <w:rPr>
                      <w:rFonts w:ascii="Cambria Math" w:eastAsia="SimSun" w:hAnsi="Cambria Math"/>
                      <w:szCs w:val="20"/>
                      <w:lang w:val="en-US" w:eastAsia="zh-CN"/>
                    </w:rPr>
                    <m:t>T</m:t>
                  </m:r>
                </m:e>
                <m:sub>
                  <m:r>
                    <w:rPr>
                      <w:rFonts w:ascii="Cambria Math" w:eastAsia="SimSun" w:hAnsi="Cambria Math"/>
                      <w:szCs w:val="20"/>
                      <w:lang w:val="en-US" w:eastAsia="zh-CN"/>
                    </w:rPr>
                    <m:t>proc,2</m:t>
                  </m:r>
                </m:sub>
              </m:sSub>
            </m:oMath>
            <w:r w:rsidRPr="00851DB0">
              <w:rPr>
                <w:rFonts w:ascii="Times New Roman" w:eastAsia="SimSun" w:hAnsi="Times New Roman"/>
                <w:szCs w:val="20"/>
                <w:lang w:val="en-US" w:eastAsia="zh-CN"/>
              </w:rPr>
              <w:t xml:space="preserve"> relative to a last symbol of a </w:t>
            </w:r>
            <w:r w:rsidRPr="00851DB0">
              <w:rPr>
                <w:rFonts w:ascii="Times New Roman" w:eastAsia="SimSun" w:hAnsi="Times New Roman"/>
                <w:szCs w:val="20"/>
                <w:lang w:val="x-none"/>
              </w:rPr>
              <w:t>PDCCH reception</w:t>
            </w:r>
            <w:r w:rsidRPr="00851DB0">
              <w:rPr>
                <w:rFonts w:ascii="Times New Roman" w:eastAsia="SimSun" w:hAnsi="Times New Roman"/>
                <w:szCs w:val="20"/>
                <w:lang w:val="en-US" w:eastAsia="zh-CN"/>
              </w:rPr>
              <w:t xml:space="preserve"> where the UE detects the DCI format. The UE cancels the SRS transmission in remaining symbols from the subset of symbols. </w:t>
            </w:r>
          </w:p>
          <w:p w14:paraId="6CB03F15" w14:textId="77777777" w:rsidR="00AF20F0" w:rsidRPr="00851DB0" w:rsidRDefault="00AF20F0" w:rsidP="00791DCF">
            <w:pPr>
              <w:spacing w:after="180"/>
              <w:ind w:left="568" w:hanging="284"/>
              <w:rPr>
                <w:rFonts w:ascii="Times New Roman" w:eastAsia="SimSun" w:hAnsi="Times New Roman"/>
                <w:szCs w:val="20"/>
                <w:lang w:val="x-none"/>
              </w:rPr>
            </w:pPr>
            <w:r w:rsidRPr="00851DB0">
              <w:rPr>
                <w:rFonts w:ascii="Times New Roman" w:eastAsia="SimSun" w:hAnsi="Times New Roman"/>
                <w:szCs w:val="20"/>
                <w:lang w:val="x-none"/>
              </w:rPr>
              <w:tab/>
            </w:r>
            <m:oMath>
              <m:sSub>
                <m:sSubPr>
                  <m:ctrlPr>
                    <w:rPr>
                      <w:rFonts w:ascii="Cambria Math" w:eastAsia="SimSun" w:hAnsi="Cambria Math"/>
                      <w:i/>
                      <w:szCs w:val="20"/>
                      <w:lang w:val="x-none"/>
                    </w:rPr>
                  </m:ctrlPr>
                </m:sSubPr>
                <m:e>
                  <m:r>
                    <w:rPr>
                      <w:rFonts w:ascii="Cambria Math" w:eastAsia="SimSun" w:hAnsi="Cambria Math"/>
                      <w:szCs w:val="20"/>
                      <w:lang w:val="x-none"/>
                    </w:rPr>
                    <m:t>T</m:t>
                  </m:r>
                </m:e>
                <m:sub>
                  <m:r>
                    <m:rPr>
                      <m:sty m:val="p"/>
                    </m:rPr>
                    <w:rPr>
                      <w:rFonts w:ascii="Cambria Math" w:eastAsia="SimSun" w:hAnsi="Cambria Math"/>
                      <w:szCs w:val="20"/>
                      <w:lang w:val="x-none"/>
                    </w:rPr>
                    <m:t>proc,2</m:t>
                  </m:r>
                </m:sub>
              </m:sSub>
            </m:oMath>
            <w:r w:rsidRPr="00851DB0">
              <w:rPr>
                <w:rFonts w:ascii="Times New Roman" w:eastAsia="SimSun" w:hAnsi="Times New Roman"/>
                <w:szCs w:val="20"/>
                <w:lang w:val="en-US"/>
              </w:rPr>
              <w:t xml:space="preserve"> is the PUSCH preparation time </w:t>
            </w:r>
            <w:r w:rsidRPr="00851DB0">
              <w:rPr>
                <w:rFonts w:ascii="Times New Roman" w:eastAsia="SimSun" w:hAnsi="Times New Roman"/>
                <w:szCs w:val="20"/>
                <w:lang w:val="x-none"/>
              </w:rPr>
              <w:t xml:space="preserve">for the corresponding </w:t>
            </w:r>
            <w:r w:rsidRPr="00851DB0">
              <w:rPr>
                <w:rFonts w:ascii="Times New Roman" w:eastAsia="SimSun" w:hAnsi="Times New Roman"/>
                <w:szCs w:val="20"/>
                <w:lang w:val="en-US"/>
              </w:rPr>
              <w:t>UE processing</w:t>
            </w:r>
            <w:r w:rsidRPr="00851DB0">
              <w:rPr>
                <w:rFonts w:ascii="Times New Roman" w:eastAsia="SimSun" w:hAnsi="Times New Roman"/>
                <w:szCs w:val="20"/>
                <w:lang w:val="x-none"/>
              </w:rPr>
              <w:t xml:space="preserve"> capability [6, TS 38.214] assuming </w:t>
            </w:r>
            <m:oMath>
              <m:sSub>
                <m:sSubPr>
                  <m:ctrlPr>
                    <w:rPr>
                      <w:rFonts w:ascii="Cambria Math" w:eastAsia="SimSun" w:hAnsi="Cambria Math"/>
                      <w:i/>
                      <w:szCs w:val="20"/>
                      <w:lang w:val="x-none"/>
                    </w:rPr>
                  </m:ctrlPr>
                </m:sSubPr>
                <m:e>
                  <m:r>
                    <w:rPr>
                      <w:rFonts w:ascii="Cambria Math" w:eastAsia="SimSun" w:hAnsi="Cambria Math"/>
                      <w:szCs w:val="20"/>
                      <w:lang w:val="x-none"/>
                    </w:rPr>
                    <m:t>d</m:t>
                  </m:r>
                </m:e>
                <m:sub>
                  <m:r>
                    <m:rPr>
                      <m:sty m:val="p"/>
                    </m:rPr>
                    <w:rPr>
                      <w:rFonts w:ascii="Cambria Math" w:eastAsia="SimSun" w:hAnsi="Cambria Math"/>
                      <w:szCs w:val="20"/>
                      <w:lang w:val="x-none"/>
                    </w:rPr>
                    <m:t>2,1</m:t>
                  </m:r>
                </m:sub>
              </m:sSub>
              <m:r>
                <w:rPr>
                  <w:rFonts w:ascii="Cambria Math" w:eastAsia="SimSun" w:hAnsi="Cambria Math"/>
                  <w:szCs w:val="20"/>
                  <w:lang w:val="x-none"/>
                </w:rPr>
                <m:t>=1</m:t>
              </m:r>
            </m:oMath>
            <w:r w:rsidRPr="00851DB0">
              <w:rPr>
                <w:rFonts w:ascii="Times New Roman" w:eastAsia="SimSun" w:hAnsi="Times New Roman"/>
                <w:szCs w:val="20"/>
                <w:lang w:val="en-US"/>
              </w:rPr>
              <w:t xml:space="preserve"> </w:t>
            </w:r>
            <w:r w:rsidRPr="00851DB0">
              <w:rPr>
                <w:rFonts w:ascii="Times New Roman" w:eastAsia="DengXian" w:hAnsi="Times New Roman"/>
                <w:szCs w:val="20"/>
                <w:lang w:val="x-none" w:eastAsia="zh-CN"/>
              </w:rPr>
              <w:t xml:space="preserve">and </w:t>
            </w:r>
            <m:oMath>
              <m:r>
                <w:rPr>
                  <w:rFonts w:ascii="Cambria Math" w:eastAsia="DengXian" w:hAnsi="Cambria Math"/>
                  <w:szCs w:val="20"/>
                  <w:lang w:val="x-none" w:eastAsia="zh-CN"/>
                </w:rPr>
                <m:t>μ</m:t>
              </m:r>
            </m:oMath>
            <w:r w:rsidRPr="00851DB0">
              <w:rPr>
                <w:rFonts w:ascii="Times New Roman" w:eastAsia="DengXian" w:hAnsi="Times New Roman"/>
                <w:szCs w:val="20"/>
                <w:lang w:val="x-none" w:eastAsia="zh-CN"/>
              </w:rPr>
              <w:t xml:space="preserve"> corresponds to the smallest SCS configuration </w:t>
            </w:r>
            <w:r w:rsidRPr="00851DB0">
              <w:rPr>
                <w:rFonts w:ascii="Times New Roman" w:eastAsia="SimSun" w:hAnsi="Times New Roman"/>
                <w:szCs w:val="20"/>
                <w:lang w:val="x-none" w:eastAsia="zh-CN"/>
              </w:rPr>
              <w:t>between</w:t>
            </w:r>
            <w:r w:rsidRPr="00851DB0">
              <w:rPr>
                <w:rFonts w:ascii="Times New Roman" w:eastAsia="DengXian" w:hAnsi="Times New Roman"/>
                <w:szCs w:val="20"/>
                <w:lang w:val="x-none" w:eastAsia="zh-CN"/>
              </w:rPr>
              <w:t xml:space="preserve"> the SCS configuration of the PDCCH carrying the DCI format </w:t>
            </w:r>
            <w:r w:rsidRPr="00851DB0">
              <w:rPr>
                <w:rFonts w:ascii="Times New Roman" w:eastAsia="SimSun" w:hAnsi="Times New Roman"/>
                <w:szCs w:val="20"/>
                <w:lang w:val="x-none" w:eastAsia="zh-CN"/>
              </w:rPr>
              <w:t>and</w:t>
            </w:r>
            <w:r w:rsidRPr="00851DB0">
              <w:rPr>
                <w:rFonts w:ascii="Times New Roman" w:eastAsia="DengXian" w:hAnsi="Times New Roman"/>
                <w:szCs w:val="20"/>
                <w:lang w:val="x-none" w:eastAsia="zh-CN"/>
              </w:rPr>
              <w:t xml:space="preserve"> the SCS configuration of the SRS, PUCCH, PUSCH</w:t>
            </w:r>
            <w:r w:rsidRPr="00851DB0">
              <w:rPr>
                <w:rFonts w:ascii="Times New Roman" w:eastAsia="SimSun" w:hAnsi="Times New Roman"/>
                <w:szCs w:val="20"/>
                <w:lang w:val="x-none" w:eastAsia="zh-CN"/>
              </w:rPr>
              <w:t xml:space="preserve"> or</w:t>
            </w:r>
            <w:r w:rsidRPr="00851DB0">
              <w:rPr>
                <w:rFonts w:ascii="Times New Roman" w:eastAsia="DengXian" w:hAnsi="Times New Roman"/>
                <w:szCs w:val="20"/>
                <w:lang w:val="x-none" w:eastAsia="zh-CN"/>
              </w:rPr>
              <w:t xml:space="preserve"> </w:t>
            </w:r>
            <m:oMath>
              <m:sSub>
                <m:sSubPr>
                  <m:ctrlPr>
                    <w:rPr>
                      <w:rFonts w:ascii="Cambria Math" w:eastAsia="SimSun" w:hAnsi="Cambria Math"/>
                      <w:i/>
                      <w:szCs w:val="20"/>
                      <w:lang w:val="x-none"/>
                    </w:rPr>
                  </m:ctrlPr>
                </m:sSubPr>
                <m:e>
                  <m:r>
                    <w:rPr>
                      <w:rFonts w:ascii="Cambria Math" w:eastAsia="SimSun" w:hAnsi="Cambria Math"/>
                      <w:szCs w:val="20"/>
                      <w:lang w:val="x-none"/>
                    </w:rPr>
                    <m:t>μ</m:t>
                  </m:r>
                </m:e>
                <m:sub>
                  <m:r>
                    <w:rPr>
                      <w:rFonts w:ascii="Cambria Math" w:eastAsia="SimSun" w:hAnsi="Cambria Math"/>
                      <w:szCs w:val="20"/>
                      <w:lang w:val="x-none"/>
                    </w:rPr>
                    <m:t>r</m:t>
                  </m:r>
                </m:sub>
              </m:sSub>
            </m:oMath>
            <w:r w:rsidRPr="00851DB0">
              <w:rPr>
                <w:rFonts w:ascii="Times New Roman" w:eastAsia="SimSun" w:hAnsi="Times New Roman"/>
                <w:szCs w:val="20"/>
                <w:lang w:val="x-none"/>
              </w:rPr>
              <w:t xml:space="preserve">, where </w:t>
            </w:r>
            <m:oMath>
              <m:sSub>
                <m:sSubPr>
                  <m:ctrlPr>
                    <w:rPr>
                      <w:rFonts w:ascii="Cambria Math" w:eastAsia="SimSun" w:hAnsi="Cambria Math"/>
                      <w:i/>
                      <w:szCs w:val="20"/>
                      <w:lang w:val="x-none"/>
                    </w:rPr>
                  </m:ctrlPr>
                </m:sSubPr>
                <m:e>
                  <m:r>
                    <w:rPr>
                      <w:rFonts w:ascii="Cambria Math" w:eastAsia="SimSun" w:hAnsi="Cambria Math"/>
                      <w:szCs w:val="20"/>
                      <w:lang w:val="x-none"/>
                    </w:rPr>
                    <m:t>μ</m:t>
                  </m:r>
                </m:e>
                <m:sub>
                  <m:r>
                    <w:rPr>
                      <w:rFonts w:ascii="Cambria Math" w:eastAsia="SimSun" w:hAnsi="Cambria Math"/>
                      <w:szCs w:val="20"/>
                      <w:lang w:val="x-none"/>
                    </w:rPr>
                    <m:t>r</m:t>
                  </m:r>
                </m:sub>
              </m:sSub>
            </m:oMath>
            <w:r w:rsidRPr="00851DB0">
              <w:rPr>
                <w:rFonts w:ascii="Times New Roman" w:eastAsia="SimSun" w:hAnsi="Times New Roman"/>
                <w:szCs w:val="20"/>
                <w:lang w:val="x-none"/>
              </w:rPr>
              <w:t xml:space="preserve"> corresponds to the SCS configuration of the PRACH if it is 15kHz or higher; otherwise </w:t>
            </w:r>
            <m:oMath>
              <m:sSub>
                <m:sSubPr>
                  <m:ctrlPr>
                    <w:rPr>
                      <w:rFonts w:ascii="Cambria Math" w:eastAsia="SimSun" w:hAnsi="Cambria Math"/>
                      <w:i/>
                      <w:szCs w:val="20"/>
                      <w:lang w:val="x-none"/>
                    </w:rPr>
                  </m:ctrlPr>
                </m:sSubPr>
                <m:e>
                  <m:r>
                    <w:rPr>
                      <w:rFonts w:ascii="Cambria Math" w:eastAsia="SimSun" w:hAnsi="Cambria Math"/>
                      <w:szCs w:val="20"/>
                      <w:lang w:val="x-none"/>
                    </w:rPr>
                    <m:t>μ</m:t>
                  </m:r>
                </m:e>
                <m:sub>
                  <m:r>
                    <w:rPr>
                      <w:rFonts w:ascii="Cambria Math" w:eastAsia="SimSun" w:hAnsi="Cambria Math"/>
                      <w:szCs w:val="20"/>
                      <w:lang w:val="x-none"/>
                    </w:rPr>
                    <m:t>r</m:t>
                  </m:r>
                </m:sub>
              </m:sSub>
              <m:r>
                <w:rPr>
                  <w:rFonts w:ascii="Cambria Math" w:eastAsia="SimSun" w:hAnsi="Cambria Math"/>
                  <w:szCs w:val="20"/>
                  <w:lang w:val="x-none"/>
                </w:rPr>
                <m:t>=0</m:t>
              </m:r>
            </m:oMath>
            <w:r w:rsidRPr="00851DB0">
              <w:rPr>
                <w:rFonts w:ascii="Times New Roman" w:eastAsia="SimSun" w:hAnsi="Times New Roman"/>
                <w:szCs w:val="20"/>
                <w:lang w:val="x-none"/>
              </w:rPr>
              <w:t>.</w:t>
            </w:r>
          </w:p>
          <w:p w14:paraId="4070EC95"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For a set of symbols of a slot that are indicated</w:t>
            </w:r>
            <w:r w:rsidRPr="00851DB0">
              <w:rPr>
                <w:rFonts w:ascii="Times New Roman" w:eastAsia="SimSun" w:hAnsi="Times New Roman"/>
                <w:szCs w:val="20"/>
                <w:lang w:val="en-US"/>
              </w:rPr>
              <w:t xml:space="preserve"> to a UE</w:t>
            </w:r>
            <w:r w:rsidRPr="00851DB0">
              <w:rPr>
                <w:rFonts w:ascii="Times New Roman" w:eastAsia="SimSun" w:hAnsi="Times New Roman"/>
                <w:szCs w:val="20"/>
              </w:rPr>
              <w:t xml:space="preserve"> as uplink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103" w:author="Seonwook Kim" w:date="2026-08-19T11:22: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xml:space="preserve">, or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SimSun" w:hAnsi="Times New Roman"/>
                <w:szCs w:val="20"/>
              </w:rPr>
              <w:t>, the UE does not receive PDCCH, PDSCH, or CSI-RS</w:t>
            </w:r>
            <w:r w:rsidRPr="00851DB0">
              <w:rPr>
                <w:rFonts w:ascii="Times New Roman" w:eastAsia="DengXian" w:hAnsi="Times New Roman"/>
                <w:szCs w:val="20"/>
              </w:rPr>
              <w:t xml:space="preserve"> when the PDCCH, PDSCH, or CSI-RS overlaps, even partially, with</w:t>
            </w:r>
            <w:r w:rsidRPr="00851DB0">
              <w:rPr>
                <w:rFonts w:ascii="Times New Roman" w:eastAsia="SimSun" w:hAnsi="Times New Roman"/>
                <w:szCs w:val="20"/>
              </w:rPr>
              <w:t xml:space="preserve"> the set of symbols of the slot.</w:t>
            </w:r>
          </w:p>
          <w:p w14:paraId="4730F5F5"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a set of symbols of a slot that are indicated to a UE as uplink by </w:t>
            </w:r>
            <w:proofErr w:type="spellStart"/>
            <w:r w:rsidRPr="00851DB0">
              <w:rPr>
                <w:rFonts w:ascii="Times New Roman" w:eastAsia="SimSun" w:hAnsi="Times New Roman"/>
                <w:i/>
                <w:szCs w:val="20"/>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ConfigurationCommon</w:t>
            </w:r>
            <w:proofErr w:type="spellEnd"/>
            <w:r w:rsidRPr="00851DB0">
              <w:rPr>
                <w:rFonts w:ascii="Times New Roman" w:eastAsia="SimSun" w:hAnsi="Times New Roman"/>
                <w:szCs w:val="20"/>
              </w:rPr>
              <w:t xml:space="preserve">, or </w:t>
            </w:r>
            <w:proofErr w:type="spellStart"/>
            <w:r w:rsidRPr="00851DB0">
              <w:rPr>
                <w:rFonts w:ascii="Times New Roman" w:eastAsia="SimSun" w:hAnsi="Times New Roman"/>
                <w:i/>
                <w:szCs w:val="20"/>
              </w:rPr>
              <w:t>tdd</w:t>
            </w:r>
            <w:proofErr w:type="spellEnd"/>
            <w:r w:rsidRPr="00851DB0">
              <w:rPr>
                <w:rFonts w:ascii="Times New Roman" w:eastAsia="SimSun" w:hAnsi="Times New Roman"/>
                <w:i/>
                <w:szCs w:val="20"/>
              </w:rPr>
              <w:t>-UL-DL-</w:t>
            </w:r>
            <w:proofErr w:type="spellStart"/>
            <w:r w:rsidRPr="00851DB0">
              <w:rPr>
                <w:rFonts w:ascii="Times New Roman" w:eastAsia="SimSun" w:hAnsi="Times New Roman"/>
                <w:i/>
                <w:szCs w:val="20"/>
              </w:rPr>
              <w:t>ConfigurationDedicated</w:t>
            </w:r>
            <w:proofErr w:type="spellEnd"/>
            <w:r w:rsidRPr="00851DB0">
              <w:rPr>
                <w:rFonts w:ascii="Times New Roman" w:eastAsia="SimSun" w:hAnsi="Times New Roman"/>
                <w:szCs w:val="20"/>
              </w:rPr>
              <w:t>, the UE does not receive DL PRS in the set of symbols of the slot, if the UE is not provided with a measurement gap.</w:t>
            </w:r>
          </w:p>
          <w:p w14:paraId="3C588C13" w14:textId="77777777" w:rsidR="00AF20F0" w:rsidRPr="00851DB0" w:rsidRDefault="00AF20F0" w:rsidP="00791DCF">
            <w:pPr>
              <w:spacing w:after="180"/>
              <w:rPr>
                <w:rFonts w:ascii="Times New Roman" w:eastAsia="SimSun" w:hAnsi="Times New Roman"/>
                <w:szCs w:val="20"/>
              </w:rPr>
            </w:pPr>
            <w:r w:rsidRPr="00851DB0">
              <w:rPr>
                <w:rFonts w:ascii="Times New Roman" w:eastAsia="SimSun" w:hAnsi="Times New Roman"/>
                <w:szCs w:val="20"/>
              </w:rPr>
              <w:t xml:space="preserve">For a set of symbols of a slot that are indicated to a UE as downlink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ins w:id="104" w:author="Seonwook Kim" w:date="2026-08-19T11:22: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rPr>
              <w:t xml:space="preserve">, or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SimSun" w:hAnsi="Times New Roman"/>
                <w:szCs w:val="20"/>
              </w:rPr>
              <w:t xml:space="preserve"> and, when applicable, are indicated </w:t>
            </w:r>
            <w:r w:rsidRPr="00851DB0">
              <w:rPr>
                <w:rFonts w:ascii="Times New Roman" w:eastAsia="SimSun" w:hAnsi="Times New Roman"/>
                <w:szCs w:val="20"/>
                <w:lang w:val="en-US"/>
              </w:rPr>
              <w:t>as non-SBFD</w:t>
            </w:r>
            <w:r w:rsidRPr="00851DB0">
              <w:rPr>
                <w:rFonts w:ascii="Times New Roman" w:eastAsia="SimSun" w:hAnsi="Times New Roman"/>
                <w:szCs w:val="20"/>
              </w:rPr>
              <w:t xml:space="preserve">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the UE does not transmit PUSCH, PUCCH, PRACH, or SRS </w:t>
            </w:r>
            <w:r w:rsidRPr="00851DB0">
              <w:rPr>
                <w:rFonts w:ascii="Times New Roman" w:eastAsia="DengXian" w:hAnsi="Times New Roman"/>
                <w:szCs w:val="20"/>
              </w:rPr>
              <w:t>when the PUSCH, PUCCH, PRACH, or SRS overlaps, even partially, with</w:t>
            </w:r>
            <w:r w:rsidRPr="00851DB0">
              <w:rPr>
                <w:rFonts w:ascii="Times New Roman" w:eastAsia="SimSun" w:hAnsi="Times New Roman"/>
                <w:szCs w:val="20"/>
              </w:rPr>
              <w:t xml:space="preserve"> the set of symbols of the slot.</w:t>
            </w:r>
          </w:p>
          <w:p w14:paraId="2C02871A" w14:textId="77777777" w:rsidR="00AF20F0" w:rsidRPr="00851DB0" w:rsidRDefault="00AF20F0" w:rsidP="00791DCF">
            <w:pPr>
              <w:spacing w:after="180"/>
              <w:rPr>
                <w:rFonts w:ascii="Times New Roman" w:eastAsia="SimSun" w:hAnsi="Times New Roman"/>
                <w:szCs w:val="20"/>
                <w:lang w:val="en-US"/>
              </w:rPr>
            </w:pPr>
            <w:r w:rsidRPr="00851DB0">
              <w:rPr>
                <w:rFonts w:ascii="Times New Roman" w:eastAsia="SimSun" w:hAnsi="Times New Roman"/>
                <w:szCs w:val="20"/>
              </w:rPr>
              <w:t xml:space="preserve">For a set of symbols of a slot that are indicated to a UE as </w:t>
            </w:r>
            <w:r w:rsidRPr="00851DB0">
              <w:rPr>
                <w:rFonts w:ascii="Times New Roman" w:eastAsia="SimSun" w:hAnsi="Times New Roman"/>
                <w:szCs w:val="20"/>
                <w:lang w:val="en-US"/>
              </w:rPr>
              <w:t>flexible</w:t>
            </w:r>
            <w:r w:rsidRPr="00851DB0">
              <w:rPr>
                <w:rFonts w:ascii="Times New Roman" w:eastAsia="SimSun" w:hAnsi="Times New Roman"/>
                <w:szCs w:val="20"/>
              </w:rPr>
              <w:t xml:space="preserve">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and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DengXian" w:hAnsi="Times New Roman"/>
                <w:i/>
                <w:szCs w:val="20"/>
                <w:lang w:eastAsia="zh-CN"/>
              </w:rPr>
              <w:t xml:space="preserve"> </w:t>
            </w:r>
            <w:r w:rsidRPr="00851DB0">
              <w:rPr>
                <w:rFonts w:ascii="Times New Roman" w:eastAsia="DengXian" w:hAnsi="Times New Roman"/>
                <w:szCs w:val="20"/>
                <w:lang w:eastAsia="zh-CN"/>
              </w:rPr>
              <w:t>if provided</w:t>
            </w:r>
            <w:r w:rsidRPr="00851DB0">
              <w:rPr>
                <w:rFonts w:ascii="Times New Roman" w:eastAsia="SimSun" w:hAnsi="Times New Roman"/>
                <w:szCs w:val="20"/>
              </w:rPr>
              <w:t xml:space="preserve">, or are indicated </w:t>
            </w:r>
            <w:r w:rsidRPr="00851DB0">
              <w:rPr>
                <w:rFonts w:ascii="Times New Roman" w:eastAsia="SimSun" w:hAnsi="Times New Roman"/>
                <w:szCs w:val="20"/>
                <w:lang w:val="en-US"/>
              </w:rPr>
              <w:t>as SBFD</w:t>
            </w:r>
            <w:r w:rsidRPr="00851DB0">
              <w:rPr>
                <w:rFonts w:ascii="Times New Roman" w:eastAsia="SimSun" w:hAnsi="Times New Roman"/>
                <w:szCs w:val="20"/>
              </w:rPr>
              <w:t xml:space="preserve"> by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ommon</w:t>
            </w:r>
            <w:proofErr w:type="spellEnd"/>
            <w:r w:rsidRPr="00851DB0">
              <w:rPr>
                <w:rFonts w:ascii="Times New Roman" w:eastAsia="SimSun" w:hAnsi="Times New Roman"/>
                <w:szCs w:val="20"/>
              </w:rPr>
              <w:t xml:space="preserve">, the UE does not </w:t>
            </w:r>
            <w:r w:rsidRPr="00851DB0">
              <w:rPr>
                <w:rFonts w:ascii="Times New Roman" w:eastAsia="SimSun" w:hAnsi="Times New Roman"/>
                <w:szCs w:val="20"/>
                <w:lang w:val="en-US"/>
              </w:rPr>
              <w:t xml:space="preserve">expect to receive both dedicated higher layer parameters configuring transmission from the UE in the set of symbols of the slot and dedicated higher layer parameters configuring reception by the UE in the set of symbols of the slot. </w:t>
            </w:r>
          </w:p>
          <w:p w14:paraId="7805ADE2" w14:textId="77777777" w:rsidR="00AF20F0" w:rsidRPr="00851DB0" w:rsidRDefault="00AF20F0" w:rsidP="00791DCF">
            <w:pPr>
              <w:spacing w:after="180"/>
              <w:rPr>
                <w:rFonts w:ascii="Times New Roman" w:eastAsia="SimSun" w:hAnsi="Times New Roman"/>
                <w:szCs w:val="20"/>
                <w:lang w:val="en-US"/>
              </w:rPr>
            </w:pPr>
            <w:r w:rsidRPr="00851DB0">
              <w:rPr>
                <w:rFonts w:ascii="Times New Roman" w:eastAsia="SimSun" w:hAnsi="Times New Roman"/>
                <w:szCs w:val="20"/>
              </w:rPr>
              <w:t xml:space="preserve">For </w:t>
            </w:r>
            <w:r w:rsidRPr="00804C6B">
              <w:rPr>
                <w:rFonts w:ascii="Times New Roman" w:eastAsia="SimSun" w:hAnsi="Times New Roman"/>
                <w:szCs w:val="20"/>
                <w:lang w:val="en-US"/>
              </w:rPr>
              <w:t xml:space="preserve">operation on a single carrier in unpaired spectrum, for </w:t>
            </w:r>
            <w:r w:rsidRPr="00851DB0">
              <w:rPr>
                <w:rFonts w:ascii="Times New Roman" w:eastAsia="SimSun" w:hAnsi="Times New Roman"/>
                <w:szCs w:val="20"/>
              </w:rPr>
              <w:t xml:space="preserve">a set of symbols of a slot indicated to a UE for reception of SS/PBCH blocks by </w:t>
            </w:r>
            <w:proofErr w:type="spellStart"/>
            <w:r w:rsidRPr="00851DB0">
              <w:rPr>
                <w:rFonts w:ascii="Times New Roman" w:eastAsia="SimSun" w:hAnsi="Times New Roman"/>
                <w:i/>
                <w:szCs w:val="20"/>
              </w:rPr>
              <w:t>ssb-PositionsInBurst</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 xml:space="preserve">in </w:t>
            </w:r>
            <w:r w:rsidRPr="00851DB0">
              <w:rPr>
                <w:rFonts w:ascii="Times New Roman" w:eastAsia="SimSun" w:hAnsi="Times New Roman"/>
                <w:i/>
                <w:szCs w:val="20"/>
              </w:rPr>
              <w:t>SIB1</w:t>
            </w:r>
            <w:r w:rsidRPr="00851DB0">
              <w:rPr>
                <w:rFonts w:ascii="Times New Roman" w:eastAsia="SimSun" w:hAnsi="Times New Roman"/>
                <w:szCs w:val="20"/>
              </w:rPr>
              <w:t xml:space="preserve"> or by </w:t>
            </w:r>
            <w:proofErr w:type="spellStart"/>
            <w:r w:rsidRPr="00851DB0">
              <w:rPr>
                <w:rFonts w:ascii="Times New Roman" w:eastAsia="SimSun" w:hAnsi="Times New Roman"/>
                <w:i/>
                <w:szCs w:val="20"/>
              </w:rPr>
              <w:t>ssb-PositionsInBurst</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 xml:space="preserve">in </w:t>
            </w:r>
            <w:proofErr w:type="spellStart"/>
            <w:r w:rsidRPr="00851DB0">
              <w:rPr>
                <w:rFonts w:ascii="Times New Roman" w:eastAsia="SimSun" w:hAnsi="Times New Roman"/>
                <w:i/>
                <w:szCs w:val="20"/>
              </w:rPr>
              <w:t>ServingCellConfigCommon</w:t>
            </w:r>
            <w:proofErr w:type="spellEnd"/>
            <w:r w:rsidRPr="00851DB0">
              <w:rPr>
                <w:rFonts w:ascii="Times New Roman" w:eastAsia="SimSun" w:hAnsi="Times New Roman"/>
                <w:iCs/>
                <w:szCs w:val="20"/>
              </w:rPr>
              <w:t xml:space="preserve"> or </w:t>
            </w:r>
            <w:r w:rsidRPr="00851DB0">
              <w:rPr>
                <w:rFonts w:ascii="Times New Roman" w:eastAsia="SimSun" w:hAnsi="Times New Roman"/>
                <w:szCs w:val="20"/>
              </w:rPr>
              <w:t xml:space="preserve">as described in Clause 4.4 </w:t>
            </w:r>
            <w:r w:rsidRPr="00851DB0">
              <w:rPr>
                <w:rFonts w:ascii="Times New Roman" w:eastAsia="SimSun" w:hAnsi="Times New Roman"/>
                <w:iCs/>
                <w:szCs w:val="20"/>
              </w:rPr>
              <w:t xml:space="preserve">or, </w:t>
            </w:r>
            <w:r w:rsidRPr="00851DB0">
              <w:rPr>
                <w:rFonts w:ascii="Times New Roman" w:eastAsia="SimSun" w:hAnsi="Times New Roman"/>
                <w:szCs w:val="20"/>
              </w:rPr>
              <w:t xml:space="preserve">if the UE is not provided </w:t>
            </w:r>
            <w:r w:rsidRPr="00851DB0">
              <w:rPr>
                <w:rFonts w:ascii="Times New Roman" w:eastAsia="SimSun" w:hAnsi="Times New Roman" w:cs="Times"/>
                <w:i/>
                <w:szCs w:val="18"/>
                <w:lang w:eastAsia="zh-CN"/>
              </w:rPr>
              <w:t>dl-</w:t>
            </w:r>
            <w:proofErr w:type="spellStart"/>
            <w:r w:rsidRPr="00851DB0">
              <w:rPr>
                <w:rFonts w:ascii="Times New Roman" w:eastAsia="SimSun" w:hAnsi="Times New Roman" w:cs="Times"/>
                <w:i/>
                <w:szCs w:val="18"/>
                <w:lang w:eastAsia="zh-CN"/>
              </w:rPr>
              <w:t>OrJointTCI</w:t>
            </w:r>
            <w:proofErr w:type="spellEnd"/>
            <w:r w:rsidRPr="00851DB0">
              <w:rPr>
                <w:rFonts w:ascii="Times New Roman" w:eastAsia="SimSun" w:hAnsi="Times New Roman" w:cs="Times"/>
                <w:i/>
                <w:szCs w:val="18"/>
                <w:lang w:eastAsia="zh-CN"/>
              </w:rPr>
              <w:t>-</w:t>
            </w:r>
            <w:proofErr w:type="spellStart"/>
            <w:r w:rsidRPr="00851DB0">
              <w:rPr>
                <w:rFonts w:ascii="Times New Roman" w:eastAsia="SimSun" w:hAnsi="Times New Roman" w:cs="Times"/>
                <w:i/>
                <w:szCs w:val="18"/>
                <w:lang w:eastAsia="zh-CN"/>
              </w:rPr>
              <w:t>StateList</w:t>
            </w:r>
            <w:proofErr w:type="spellEnd"/>
            <w:r w:rsidRPr="00851DB0">
              <w:rPr>
                <w:rFonts w:ascii="Times New Roman" w:eastAsia="SimSun" w:hAnsi="Times New Roman"/>
                <w:szCs w:val="20"/>
                <w:lang w:val="en-US"/>
              </w:rPr>
              <w:t>,</w:t>
            </w:r>
            <w:r w:rsidRPr="00851DB0">
              <w:rPr>
                <w:rFonts w:ascii="Times New Roman" w:eastAsia="SimSun" w:hAnsi="Times New Roman"/>
                <w:i/>
                <w:iCs/>
                <w:szCs w:val="20"/>
                <w:lang w:val="en-US"/>
              </w:rPr>
              <w:t xml:space="preserve"> </w:t>
            </w:r>
            <w:r w:rsidRPr="00851DB0">
              <w:rPr>
                <w:rFonts w:ascii="Times New Roman" w:eastAsia="SimSun" w:hAnsi="Times New Roman"/>
                <w:szCs w:val="20"/>
              </w:rPr>
              <w:t xml:space="preserve">by </w:t>
            </w:r>
            <w:proofErr w:type="spellStart"/>
            <w:r w:rsidRPr="00851DB0">
              <w:rPr>
                <w:rFonts w:ascii="Times New Roman" w:eastAsia="SimSun" w:hAnsi="Times New Roman"/>
                <w:i/>
                <w:szCs w:val="20"/>
              </w:rPr>
              <w:t>ssb-PositionsInBurst</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 xml:space="preserve">in </w:t>
            </w:r>
            <w:r w:rsidRPr="00851DB0">
              <w:rPr>
                <w:rFonts w:ascii="Times New Roman" w:eastAsia="SimSun" w:hAnsi="Times New Roman"/>
                <w:i/>
                <w:iCs/>
                <w:szCs w:val="20"/>
                <w:lang w:val="en-US"/>
              </w:rPr>
              <w:t>SSB-</w:t>
            </w:r>
            <w:proofErr w:type="spellStart"/>
            <w:r w:rsidRPr="00851DB0">
              <w:rPr>
                <w:rFonts w:ascii="Times New Roman" w:eastAsia="SimSun" w:hAnsi="Times New Roman"/>
                <w:i/>
                <w:iCs/>
                <w:szCs w:val="20"/>
                <w:lang w:val="en-US"/>
              </w:rPr>
              <w:t>MTCAdditionalPCI</w:t>
            </w:r>
            <w:proofErr w:type="spellEnd"/>
            <w:r w:rsidRPr="00851DB0">
              <w:rPr>
                <w:rFonts w:ascii="Times New Roman" w:eastAsia="SimSun" w:hAnsi="Times New Roman"/>
                <w:szCs w:val="20"/>
              </w:rPr>
              <w:t xml:space="preserve"> associated to physical cell ID with active TCI states for PDCCH or PDSCH, or for a set of symbols of a slot corresponding to SS/PBCH blocks configured for L1 beam measurement/reporting, the UE does not transmit PUSCH, PUCCH, PRACH</w:t>
            </w:r>
            <w:r w:rsidRPr="00851DB0">
              <w:rPr>
                <w:rFonts w:ascii="Times New Roman" w:eastAsia="SimSun" w:hAnsi="Times New Roman"/>
                <w:szCs w:val="20"/>
                <w:lang w:val="en-US"/>
              </w:rPr>
              <w:t xml:space="preserve"> in the slot if a transmission would overlap with any symbol from </w:t>
            </w:r>
            <w:r w:rsidRPr="00851DB0">
              <w:rPr>
                <w:rFonts w:ascii="Times New Roman" w:eastAsia="SimSun" w:hAnsi="Times New Roman"/>
                <w:szCs w:val="20"/>
              </w:rPr>
              <w:t xml:space="preserve">the set of symbols </w:t>
            </w:r>
            <w:r w:rsidRPr="00851DB0">
              <w:rPr>
                <w:rFonts w:ascii="Times New Roman" w:eastAsia="SimSun" w:hAnsi="Times New Roman"/>
                <w:szCs w:val="20"/>
                <w:lang w:val="en-US"/>
              </w:rPr>
              <w:t>and the UE does not transmit</w:t>
            </w:r>
            <w:r w:rsidRPr="00851DB0">
              <w:rPr>
                <w:rFonts w:ascii="Times New Roman" w:eastAsia="SimSun" w:hAnsi="Times New Roman"/>
                <w:szCs w:val="20"/>
              </w:rPr>
              <w:t xml:space="preserve"> SRS in the set of symbols of the slot.</w:t>
            </w:r>
            <w:r w:rsidRPr="00851DB0">
              <w:rPr>
                <w:rFonts w:ascii="Times New Roman" w:eastAsia="SimSun" w:hAnsi="Times New Roman"/>
                <w:szCs w:val="20"/>
                <w:lang w:val="en-US"/>
              </w:rPr>
              <w:t xml:space="preserve"> The UE does not expect the set of symbols of the slot to be indicated as uplink by</w:t>
            </w:r>
            <w:r w:rsidRPr="00851DB0">
              <w:rPr>
                <w:rFonts w:ascii="Times New Roman" w:eastAsia="SimSun" w:hAnsi="Times New Roman"/>
                <w:szCs w:val="20"/>
              </w:rPr>
              <w:t xml:space="preserve">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proofErr w:type="spellStart"/>
            <w:r w:rsidRPr="00851DB0">
              <w:rPr>
                <w:rFonts w:ascii="Times New Roman" w:eastAsia="SimSun" w:hAnsi="Times New Roman"/>
                <w:i/>
                <w:szCs w:val="20"/>
                <w:lang w:val="en-US"/>
              </w:rPr>
              <w:t>ConfigurationCommon</w:t>
            </w:r>
            <w:proofErr w:type="spellEnd"/>
            <w:ins w:id="105" w:author="Seonwook Kim" w:date="2026-08-19T11:22:00Z">
              <w:r w:rsidRPr="00851DB0">
                <w:rPr>
                  <w:rFonts w:ascii="Times New Roman" w:eastAsiaTheme="minorEastAsia" w:hAnsi="Times New Roman" w:hint="eastAsia"/>
                  <w:iCs/>
                  <w:szCs w:val="20"/>
                  <w:lang w:eastAsia="ko-KR"/>
                </w:rPr>
                <w:t xml:space="preserve"> or </w:t>
              </w:r>
              <w:r w:rsidRPr="00851DB0">
                <w:rPr>
                  <w:rFonts w:ascii="Times New Roman" w:eastAsiaTheme="minorEastAsia" w:hAnsi="Times New Roman"/>
                  <w:i/>
                  <w:szCs w:val="20"/>
                  <w:lang w:eastAsia="ko-KR"/>
                </w:rPr>
                <w:t>sib1-tdd-UL-DL-ConfigurationCommon</w:t>
              </w:r>
            </w:ins>
            <w:r w:rsidRPr="00851DB0">
              <w:rPr>
                <w:rFonts w:ascii="Times New Roman" w:eastAsia="SimSun" w:hAnsi="Times New Roman"/>
                <w:szCs w:val="20"/>
                <w:lang w:val="en-US"/>
              </w:rPr>
              <w:t xml:space="preserve">, or </w:t>
            </w:r>
            <w:proofErr w:type="spellStart"/>
            <w:r w:rsidRPr="00851DB0">
              <w:rPr>
                <w:rFonts w:ascii="Times New Roman" w:eastAsia="SimSun" w:hAnsi="Times New Roman"/>
                <w:i/>
                <w:szCs w:val="20"/>
                <w:lang w:val="en-US"/>
              </w:rPr>
              <w:t>tdd</w:t>
            </w:r>
            <w:proofErr w:type="spellEnd"/>
            <w:r w:rsidRPr="00851DB0">
              <w:rPr>
                <w:rFonts w:ascii="Times New Roman" w:eastAsia="SimSun" w:hAnsi="Times New Roman"/>
                <w:i/>
                <w:szCs w:val="20"/>
                <w:lang w:val="en-US"/>
              </w:rPr>
              <w:t>-</w:t>
            </w:r>
            <w:r w:rsidRPr="00851DB0">
              <w:rPr>
                <w:rFonts w:ascii="Times New Roman" w:eastAsia="SimSun" w:hAnsi="Times New Roman"/>
                <w:i/>
                <w:szCs w:val="20"/>
              </w:rPr>
              <w:t>UL-DL-</w:t>
            </w:r>
            <w:r w:rsidRPr="00851DB0">
              <w:rPr>
                <w:rFonts w:ascii="Times New Roman" w:eastAsia="SimSun" w:hAnsi="Times New Roman"/>
                <w:i/>
                <w:szCs w:val="20"/>
                <w:lang w:val="en-US"/>
              </w:rPr>
              <w:t>C</w:t>
            </w:r>
            <w:proofErr w:type="spellStart"/>
            <w:r w:rsidRPr="00851DB0">
              <w:rPr>
                <w:rFonts w:ascii="Times New Roman" w:eastAsia="SimSun" w:hAnsi="Times New Roman"/>
                <w:i/>
                <w:szCs w:val="20"/>
              </w:rPr>
              <w:t>onfiguration</w:t>
            </w:r>
            <w:proofErr w:type="spellEnd"/>
            <w:r w:rsidRPr="00851DB0">
              <w:rPr>
                <w:rFonts w:ascii="Times New Roman" w:eastAsia="SimSun" w:hAnsi="Times New Roman"/>
                <w:i/>
                <w:szCs w:val="20"/>
                <w:lang w:val="en-US"/>
              </w:rPr>
              <w:t>D</w:t>
            </w:r>
            <w:proofErr w:type="spellStart"/>
            <w:r w:rsidRPr="00851DB0">
              <w:rPr>
                <w:rFonts w:ascii="Times New Roman" w:eastAsia="SimSun" w:hAnsi="Times New Roman"/>
                <w:i/>
                <w:szCs w:val="20"/>
              </w:rPr>
              <w:t>edicated</w:t>
            </w:r>
            <w:proofErr w:type="spellEnd"/>
            <w:r w:rsidRPr="00851DB0">
              <w:rPr>
                <w:rFonts w:ascii="Times New Roman" w:eastAsia="SimSun" w:hAnsi="Times New Roman"/>
                <w:szCs w:val="20"/>
              </w:rPr>
              <w:t xml:space="preserve">, </w:t>
            </w:r>
            <w:r w:rsidRPr="00851DB0">
              <w:rPr>
                <w:rFonts w:ascii="Times New Roman" w:eastAsia="SimSun" w:hAnsi="Times New Roman"/>
                <w:szCs w:val="20"/>
                <w:lang w:val="en-US"/>
              </w:rPr>
              <w:t>when provided to the UE.</w:t>
            </w:r>
          </w:p>
          <w:p w14:paraId="0CECB536" w14:textId="77777777" w:rsidR="00AF20F0" w:rsidRPr="005D786C" w:rsidRDefault="00AF20F0" w:rsidP="00791DCF">
            <w:pPr>
              <w:jc w:val="center"/>
              <w:rPr>
                <w:color w:val="FF0000"/>
                <w:lang w:eastAsia="zh-CN"/>
              </w:rPr>
            </w:pPr>
            <w:r w:rsidRPr="005D786C">
              <w:rPr>
                <w:color w:val="FF0000"/>
                <w:lang w:eastAsia="zh-CN"/>
              </w:rPr>
              <w:t>&lt; Unchanged Text Omitted &gt;</w:t>
            </w:r>
          </w:p>
          <w:p w14:paraId="6FF080B4" w14:textId="77777777" w:rsidR="00AF20F0" w:rsidRDefault="00AF20F0" w:rsidP="00791DCF">
            <w:pPr>
              <w:spacing w:after="120"/>
              <w:jc w:val="both"/>
              <w:rPr>
                <w:rFonts w:eastAsiaTheme="minorEastAsia"/>
                <w:color w:val="FF0000"/>
                <w:lang w:eastAsia="zh-CN"/>
              </w:rPr>
            </w:pPr>
          </w:p>
        </w:tc>
      </w:tr>
    </w:tbl>
    <w:p w14:paraId="5539647C" w14:textId="77777777" w:rsidR="00AF20F0" w:rsidRDefault="00AF20F0" w:rsidP="00AF20F0">
      <w:pPr>
        <w:spacing w:after="120"/>
        <w:jc w:val="both"/>
        <w:rPr>
          <w:rFonts w:eastAsiaTheme="minorEastAsia"/>
          <w:color w:val="FF0000"/>
          <w:lang w:eastAsia="zh-CN"/>
        </w:rPr>
      </w:pPr>
    </w:p>
    <w:p w14:paraId="15D0D911" w14:textId="77777777" w:rsidR="00AF20F0" w:rsidRDefault="00AF20F0" w:rsidP="00AF20F0">
      <w:pPr>
        <w:tabs>
          <w:tab w:val="left" w:pos="1300"/>
        </w:tabs>
        <w:spacing w:line="276" w:lineRule="auto"/>
        <w:jc w:val="both"/>
        <w:rPr>
          <w:rFonts w:eastAsiaTheme="minorEastAsia"/>
          <w:szCs w:val="20"/>
          <w:lang w:eastAsia="zh-CN"/>
        </w:rPr>
      </w:pPr>
    </w:p>
    <w:p w14:paraId="082429DC" w14:textId="77777777" w:rsidR="00AF20F0" w:rsidRDefault="00AF20F0" w:rsidP="00AF20F0">
      <w:pPr>
        <w:tabs>
          <w:tab w:val="left" w:pos="1300"/>
        </w:tabs>
        <w:spacing w:line="276" w:lineRule="auto"/>
        <w:jc w:val="both"/>
        <w:rPr>
          <w:rFonts w:eastAsiaTheme="minorEastAsia"/>
          <w:szCs w:val="20"/>
          <w:lang w:eastAsia="zh-CN"/>
        </w:rPr>
      </w:pPr>
    </w:p>
    <w:p w14:paraId="6E6697BD" w14:textId="77777777" w:rsidR="00AF20F0" w:rsidRDefault="00AF20F0" w:rsidP="00AF20F0">
      <w:pPr>
        <w:tabs>
          <w:tab w:val="left" w:pos="1300"/>
        </w:tabs>
        <w:spacing w:line="276" w:lineRule="auto"/>
        <w:jc w:val="both"/>
        <w:rPr>
          <w:rFonts w:eastAsiaTheme="minorEastAsia"/>
          <w:szCs w:val="20"/>
          <w:lang w:eastAsia="zh-CN"/>
        </w:rPr>
      </w:pPr>
    </w:p>
    <w:p w14:paraId="70D81E0D" w14:textId="77777777" w:rsidR="00AF20F0" w:rsidRDefault="00AF20F0" w:rsidP="00AF20F0">
      <w:pPr>
        <w:tabs>
          <w:tab w:val="left" w:pos="1300"/>
        </w:tabs>
        <w:spacing w:line="276" w:lineRule="auto"/>
        <w:jc w:val="both"/>
        <w:rPr>
          <w:rFonts w:eastAsiaTheme="minorEastAsia"/>
          <w:szCs w:val="20"/>
          <w:lang w:eastAsia="zh-CN"/>
        </w:rPr>
      </w:pPr>
    </w:p>
    <w:p w14:paraId="2E05C43F" w14:textId="77777777" w:rsidR="00AF20F0" w:rsidRDefault="00AF20F0" w:rsidP="00AF20F0">
      <w:pPr>
        <w:tabs>
          <w:tab w:val="left" w:pos="1300"/>
        </w:tabs>
        <w:spacing w:line="276" w:lineRule="auto"/>
        <w:jc w:val="both"/>
        <w:rPr>
          <w:rFonts w:eastAsiaTheme="minorEastAsia"/>
          <w:szCs w:val="20"/>
          <w:lang w:eastAsia="zh-CN"/>
        </w:rPr>
      </w:pPr>
    </w:p>
    <w:p w14:paraId="2E46718A" w14:textId="77777777" w:rsidR="00AF20F0" w:rsidRDefault="00AF20F0" w:rsidP="00AF20F0">
      <w:pPr>
        <w:tabs>
          <w:tab w:val="left" w:pos="1300"/>
        </w:tabs>
        <w:spacing w:line="276" w:lineRule="auto"/>
        <w:jc w:val="both"/>
        <w:rPr>
          <w:rFonts w:eastAsiaTheme="minorEastAsia"/>
          <w:szCs w:val="20"/>
          <w:lang w:eastAsia="zh-CN"/>
        </w:rPr>
      </w:pPr>
    </w:p>
    <w:p w14:paraId="5F7E8E00" w14:textId="77777777" w:rsidR="00AF20F0" w:rsidRDefault="00AF20F0" w:rsidP="00AF20F0">
      <w:pPr>
        <w:tabs>
          <w:tab w:val="left" w:pos="1300"/>
        </w:tabs>
        <w:spacing w:line="276" w:lineRule="auto"/>
        <w:jc w:val="both"/>
        <w:rPr>
          <w:rFonts w:eastAsiaTheme="minorEastAsia"/>
          <w:szCs w:val="20"/>
          <w:lang w:eastAsia="zh-CN"/>
        </w:rPr>
      </w:pPr>
    </w:p>
    <w:p w14:paraId="151A9229" w14:textId="77777777" w:rsidR="00AF20F0" w:rsidRDefault="00AF20F0" w:rsidP="00AF20F0">
      <w:pPr>
        <w:tabs>
          <w:tab w:val="left" w:pos="1300"/>
        </w:tabs>
        <w:spacing w:line="276" w:lineRule="auto"/>
        <w:jc w:val="both"/>
        <w:rPr>
          <w:rFonts w:eastAsiaTheme="minorEastAsia"/>
          <w:szCs w:val="20"/>
          <w:lang w:eastAsia="zh-CN"/>
        </w:rPr>
      </w:pPr>
    </w:p>
    <w:p w14:paraId="3765E18C" w14:textId="77777777" w:rsidR="00AF20F0" w:rsidRDefault="00AF20F0" w:rsidP="00AF20F0">
      <w:pPr>
        <w:tabs>
          <w:tab w:val="left" w:pos="1300"/>
        </w:tabs>
        <w:spacing w:line="276" w:lineRule="auto"/>
        <w:jc w:val="both"/>
        <w:rPr>
          <w:rFonts w:eastAsiaTheme="minorEastAsia"/>
          <w:szCs w:val="20"/>
          <w:lang w:eastAsia="zh-CN"/>
        </w:rPr>
      </w:pPr>
    </w:p>
    <w:p w14:paraId="5A8A899B" w14:textId="77777777" w:rsidR="00AF20F0" w:rsidRDefault="00AF20F0" w:rsidP="00AF20F0">
      <w:pPr>
        <w:tabs>
          <w:tab w:val="left" w:pos="1300"/>
        </w:tabs>
        <w:spacing w:line="276" w:lineRule="auto"/>
        <w:jc w:val="both"/>
        <w:rPr>
          <w:rFonts w:eastAsiaTheme="minorEastAsia"/>
          <w:szCs w:val="20"/>
          <w:lang w:eastAsia="zh-CN"/>
        </w:rPr>
      </w:pPr>
    </w:p>
    <w:p w14:paraId="0FCDDFAB" w14:textId="77777777" w:rsidR="00AF20F0" w:rsidRDefault="00AF20F0" w:rsidP="00AF20F0">
      <w:pPr>
        <w:tabs>
          <w:tab w:val="left" w:pos="1300"/>
        </w:tabs>
        <w:spacing w:line="276" w:lineRule="auto"/>
        <w:jc w:val="both"/>
        <w:rPr>
          <w:rFonts w:eastAsiaTheme="minorEastAsia"/>
          <w:szCs w:val="20"/>
          <w:lang w:eastAsia="zh-CN"/>
        </w:rPr>
      </w:pPr>
    </w:p>
    <w:p w14:paraId="680A6D39" w14:textId="77777777" w:rsidR="00AF20F0" w:rsidRDefault="00AF20F0" w:rsidP="00AF20F0">
      <w:pPr>
        <w:tabs>
          <w:tab w:val="left" w:pos="1300"/>
        </w:tabs>
        <w:spacing w:line="276" w:lineRule="auto"/>
        <w:jc w:val="both"/>
        <w:rPr>
          <w:rFonts w:eastAsiaTheme="minorEastAsia"/>
          <w:szCs w:val="20"/>
          <w:lang w:eastAsia="zh-CN"/>
        </w:rPr>
      </w:pPr>
    </w:p>
    <w:p w14:paraId="730D1632" w14:textId="77777777" w:rsidR="00AF20F0" w:rsidRDefault="00AF20F0" w:rsidP="00AF20F0">
      <w:pPr>
        <w:tabs>
          <w:tab w:val="left" w:pos="1300"/>
        </w:tabs>
        <w:spacing w:line="276" w:lineRule="auto"/>
        <w:jc w:val="both"/>
        <w:rPr>
          <w:rFonts w:eastAsiaTheme="minorEastAsia"/>
          <w:szCs w:val="20"/>
          <w:lang w:eastAsia="zh-CN"/>
        </w:rPr>
      </w:pPr>
    </w:p>
    <w:p w14:paraId="58196AFB" w14:textId="77777777" w:rsidR="00AF20F0" w:rsidRDefault="00AF20F0" w:rsidP="00AF20F0">
      <w:pPr>
        <w:tabs>
          <w:tab w:val="left" w:pos="1300"/>
        </w:tabs>
        <w:spacing w:line="276" w:lineRule="auto"/>
        <w:jc w:val="both"/>
        <w:rPr>
          <w:rFonts w:eastAsiaTheme="minorEastAsia"/>
          <w:szCs w:val="20"/>
          <w:lang w:eastAsia="zh-CN"/>
        </w:rPr>
      </w:pPr>
    </w:p>
    <w:p w14:paraId="622A11E6" w14:textId="77777777" w:rsidR="00AF20F0" w:rsidRDefault="00AF20F0" w:rsidP="00AF20F0">
      <w:pPr>
        <w:tabs>
          <w:tab w:val="left" w:pos="1300"/>
        </w:tabs>
        <w:spacing w:line="276" w:lineRule="auto"/>
        <w:jc w:val="both"/>
        <w:rPr>
          <w:rFonts w:eastAsiaTheme="minorEastAsia"/>
          <w:szCs w:val="20"/>
          <w:lang w:eastAsia="zh-CN"/>
        </w:rPr>
      </w:pPr>
    </w:p>
    <w:p w14:paraId="02FD81EB" w14:textId="77777777" w:rsidR="00AF20F0" w:rsidRDefault="00AF20F0" w:rsidP="00AF20F0">
      <w:pPr>
        <w:tabs>
          <w:tab w:val="left" w:pos="1300"/>
        </w:tabs>
        <w:spacing w:line="276" w:lineRule="auto"/>
        <w:jc w:val="both"/>
        <w:rPr>
          <w:rFonts w:eastAsiaTheme="minorEastAsia"/>
          <w:szCs w:val="20"/>
          <w:lang w:eastAsia="zh-CN"/>
        </w:rPr>
      </w:pPr>
    </w:p>
    <w:p w14:paraId="526DD449" w14:textId="77777777" w:rsidR="00AF20F0" w:rsidRDefault="00AF20F0" w:rsidP="00AF20F0">
      <w:pPr>
        <w:tabs>
          <w:tab w:val="left" w:pos="1300"/>
        </w:tabs>
        <w:spacing w:line="276" w:lineRule="auto"/>
        <w:jc w:val="both"/>
        <w:rPr>
          <w:rFonts w:eastAsiaTheme="minorEastAsia"/>
          <w:szCs w:val="20"/>
          <w:lang w:eastAsia="zh-CN"/>
        </w:rPr>
      </w:pPr>
    </w:p>
    <w:p w14:paraId="5A75CC09" w14:textId="77777777" w:rsidR="00AF20F0" w:rsidRDefault="00AF20F0" w:rsidP="00AF20F0">
      <w:pPr>
        <w:tabs>
          <w:tab w:val="left" w:pos="1300"/>
        </w:tabs>
        <w:spacing w:line="276" w:lineRule="auto"/>
        <w:jc w:val="both"/>
        <w:rPr>
          <w:rFonts w:eastAsiaTheme="minorEastAsia"/>
          <w:szCs w:val="20"/>
          <w:lang w:eastAsia="zh-CN"/>
        </w:rPr>
      </w:pPr>
    </w:p>
    <w:p w14:paraId="74216C1A" w14:textId="77777777" w:rsidR="00AF20F0" w:rsidRDefault="00AF20F0" w:rsidP="00AF20F0">
      <w:pPr>
        <w:tabs>
          <w:tab w:val="left" w:pos="1300"/>
        </w:tabs>
        <w:spacing w:line="276" w:lineRule="auto"/>
        <w:jc w:val="both"/>
        <w:rPr>
          <w:rFonts w:eastAsiaTheme="minorEastAsia"/>
          <w:szCs w:val="20"/>
          <w:lang w:eastAsia="zh-CN"/>
        </w:rPr>
      </w:pPr>
    </w:p>
    <w:p w14:paraId="413D24CB" w14:textId="77777777" w:rsidR="00AF20F0" w:rsidRDefault="00AF20F0" w:rsidP="00AF20F0">
      <w:pPr>
        <w:tabs>
          <w:tab w:val="left" w:pos="1300"/>
        </w:tabs>
        <w:spacing w:line="276" w:lineRule="auto"/>
        <w:jc w:val="both"/>
        <w:rPr>
          <w:rFonts w:eastAsiaTheme="minorEastAsia"/>
          <w:szCs w:val="20"/>
          <w:lang w:eastAsia="zh-CN"/>
        </w:rPr>
      </w:pPr>
    </w:p>
    <w:p w14:paraId="61B9699E" w14:textId="77777777" w:rsidR="00AF20F0" w:rsidRDefault="00AF20F0" w:rsidP="00AF20F0">
      <w:pPr>
        <w:tabs>
          <w:tab w:val="left" w:pos="1300"/>
        </w:tabs>
        <w:spacing w:line="276" w:lineRule="auto"/>
        <w:jc w:val="both"/>
        <w:rPr>
          <w:rFonts w:eastAsiaTheme="minorEastAsia"/>
          <w:szCs w:val="20"/>
          <w:lang w:eastAsia="zh-CN"/>
        </w:rPr>
      </w:pPr>
    </w:p>
    <w:p w14:paraId="2115C57E" w14:textId="77777777" w:rsidR="00AF20F0" w:rsidRDefault="00AF20F0" w:rsidP="00AF20F0">
      <w:pPr>
        <w:tabs>
          <w:tab w:val="left" w:pos="1300"/>
        </w:tabs>
        <w:spacing w:line="276" w:lineRule="auto"/>
        <w:jc w:val="both"/>
        <w:rPr>
          <w:rFonts w:eastAsiaTheme="minorEastAsia"/>
          <w:szCs w:val="20"/>
          <w:lang w:eastAsia="zh-CN"/>
        </w:rPr>
      </w:pPr>
    </w:p>
    <w:p w14:paraId="5B46263F" w14:textId="77777777" w:rsidR="00AF20F0" w:rsidRDefault="00AF20F0" w:rsidP="00AF20F0">
      <w:pPr>
        <w:tabs>
          <w:tab w:val="left" w:pos="1300"/>
        </w:tabs>
        <w:spacing w:line="276" w:lineRule="auto"/>
        <w:jc w:val="both"/>
        <w:rPr>
          <w:rFonts w:eastAsiaTheme="minorEastAsia"/>
          <w:szCs w:val="20"/>
          <w:lang w:eastAsia="zh-CN"/>
        </w:rPr>
      </w:pPr>
    </w:p>
    <w:p w14:paraId="2D3636EC" w14:textId="77777777" w:rsidR="00AF20F0" w:rsidRDefault="00AF20F0" w:rsidP="00AF20F0">
      <w:pPr>
        <w:tabs>
          <w:tab w:val="left" w:pos="1300"/>
        </w:tabs>
        <w:spacing w:line="276" w:lineRule="auto"/>
        <w:jc w:val="both"/>
        <w:rPr>
          <w:rFonts w:eastAsiaTheme="minorEastAsia"/>
          <w:szCs w:val="20"/>
          <w:lang w:eastAsia="zh-CN"/>
        </w:rPr>
      </w:pPr>
    </w:p>
    <w:p w14:paraId="13E5D520" w14:textId="77777777" w:rsidR="00AF20F0" w:rsidRDefault="00AF20F0" w:rsidP="00AF20F0">
      <w:pPr>
        <w:tabs>
          <w:tab w:val="left" w:pos="1300"/>
        </w:tabs>
        <w:spacing w:line="276" w:lineRule="auto"/>
        <w:jc w:val="both"/>
        <w:rPr>
          <w:rFonts w:eastAsiaTheme="minorEastAsia"/>
          <w:szCs w:val="20"/>
          <w:lang w:eastAsia="zh-CN"/>
        </w:rPr>
      </w:pPr>
    </w:p>
    <w:p w14:paraId="732DFAD9" w14:textId="77777777" w:rsidR="00AF20F0" w:rsidRDefault="00AF20F0" w:rsidP="00AF20F0">
      <w:pPr>
        <w:tabs>
          <w:tab w:val="left" w:pos="1300"/>
        </w:tabs>
        <w:spacing w:line="276" w:lineRule="auto"/>
        <w:jc w:val="both"/>
        <w:rPr>
          <w:rFonts w:eastAsiaTheme="minorEastAsia"/>
          <w:szCs w:val="20"/>
          <w:lang w:eastAsia="zh-CN"/>
        </w:rPr>
      </w:pPr>
    </w:p>
    <w:p w14:paraId="45FD48F3" w14:textId="77777777" w:rsidR="00AF20F0" w:rsidRDefault="00AF20F0" w:rsidP="00AF20F0">
      <w:pPr>
        <w:tabs>
          <w:tab w:val="left" w:pos="1300"/>
        </w:tabs>
        <w:spacing w:line="276" w:lineRule="auto"/>
        <w:jc w:val="both"/>
        <w:rPr>
          <w:rFonts w:eastAsiaTheme="minorEastAsia"/>
          <w:szCs w:val="20"/>
          <w:lang w:eastAsia="zh-CN"/>
        </w:rPr>
      </w:pPr>
    </w:p>
    <w:p w14:paraId="20E45E55" w14:textId="77777777" w:rsidR="00AF20F0" w:rsidRDefault="00AF20F0" w:rsidP="00AF20F0">
      <w:pPr>
        <w:tabs>
          <w:tab w:val="left" w:pos="1300"/>
        </w:tabs>
        <w:spacing w:line="276" w:lineRule="auto"/>
        <w:jc w:val="both"/>
        <w:rPr>
          <w:rFonts w:eastAsiaTheme="minorEastAsia"/>
          <w:szCs w:val="20"/>
          <w:lang w:eastAsia="zh-CN"/>
        </w:rPr>
      </w:pPr>
    </w:p>
    <w:p w14:paraId="7403A45D" w14:textId="77777777" w:rsidR="00AF20F0" w:rsidRDefault="00AF20F0" w:rsidP="00AF20F0">
      <w:pPr>
        <w:tabs>
          <w:tab w:val="left" w:pos="1300"/>
        </w:tabs>
        <w:spacing w:line="276" w:lineRule="auto"/>
        <w:jc w:val="both"/>
        <w:rPr>
          <w:rFonts w:eastAsiaTheme="minorEastAsia"/>
          <w:szCs w:val="20"/>
          <w:lang w:eastAsia="zh-CN"/>
        </w:rPr>
      </w:pPr>
    </w:p>
    <w:p w14:paraId="4AC57A8C" w14:textId="77777777" w:rsidR="00AF20F0" w:rsidRDefault="00AF20F0" w:rsidP="00AF20F0">
      <w:pPr>
        <w:tabs>
          <w:tab w:val="left" w:pos="1300"/>
        </w:tabs>
        <w:spacing w:line="276" w:lineRule="auto"/>
        <w:jc w:val="both"/>
        <w:rPr>
          <w:rFonts w:eastAsiaTheme="minorEastAsia"/>
          <w:szCs w:val="20"/>
          <w:lang w:eastAsia="zh-CN"/>
        </w:rPr>
      </w:pPr>
    </w:p>
    <w:p w14:paraId="14FB22F4" w14:textId="77777777" w:rsidR="00AF20F0" w:rsidRDefault="00AF20F0" w:rsidP="00AF20F0">
      <w:pPr>
        <w:tabs>
          <w:tab w:val="left" w:pos="1300"/>
        </w:tabs>
        <w:spacing w:line="276" w:lineRule="auto"/>
        <w:jc w:val="both"/>
        <w:rPr>
          <w:rFonts w:eastAsiaTheme="minorEastAsia"/>
          <w:szCs w:val="20"/>
          <w:lang w:eastAsia="zh-CN"/>
        </w:rPr>
      </w:pPr>
    </w:p>
    <w:p w14:paraId="0178B92B" w14:textId="77777777" w:rsidR="00AF20F0" w:rsidRDefault="00AF20F0" w:rsidP="00AF20F0">
      <w:pPr>
        <w:tabs>
          <w:tab w:val="left" w:pos="1300"/>
        </w:tabs>
        <w:spacing w:line="276" w:lineRule="auto"/>
        <w:jc w:val="both"/>
        <w:rPr>
          <w:rFonts w:eastAsiaTheme="minorEastAsia"/>
          <w:szCs w:val="20"/>
          <w:lang w:eastAsia="zh-CN"/>
        </w:rPr>
      </w:pPr>
    </w:p>
    <w:p w14:paraId="0F6467E3" w14:textId="77777777" w:rsidR="00AF20F0" w:rsidRDefault="00AF20F0" w:rsidP="00AF20F0">
      <w:pPr>
        <w:tabs>
          <w:tab w:val="left" w:pos="1300"/>
        </w:tabs>
        <w:spacing w:line="276" w:lineRule="auto"/>
        <w:jc w:val="both"/>
        <w:rPr>
          <w:rFonts w:eastAsiaTheme="minorEastAsia"/>
          <w:szCs w:val="20"/>
          <w:lang w:eastAsia="zh-CN"/>
        </w:rPr>
      </w:pPr>
    </w:p>
    <w:p w14:paraId="19F22AF6" w14:textId="77777777" w:rsidR="00AF20F0" w:rsidRDefault="00AF20F0" w:rsidP="00AF20F0">
      <w:pPr>
        <w:tabs>
          <w:tab w:val="left" w:pos="1300"/>
        </w:tabs>
        <w:spacing w:line="276" w:lineRule="auto"/>
        <w:jc w:val="both"/>
        <w:rPr>
          <w:rFonts w:eastAsiaTheme="minorEastAsia"/>
          <w:szCs w:val="20"/>
          <w:lang w:eastAsia="zh-CN"/>
        </w:rPr>
      </w:pPr>
    </w:p>
    <w:p w14:paraId="7A66E6E2" w14:textId="77777777" w:rsidR="00AF20F0" w:rsidRDefault="00AF20F0" w:rsidP="00AF20F0">
      <w:pPr>
        <w:tabs>
          <w:tab w:val="left" w:pos="1300"/>
        </w:tabs>
        <w:spacing w:line="276" w:lineRule="auto"/>
        <w:jc w:val="both"/>
        <w:rPr>
          <w:rFonts w:eastAsiaTheme="minorEastAsia"/>
          <w:szCs w:val="20"/>
          <w:lang w:eastAsia="zh-CN"/>
        </w:rPr>
      </w:pPr>
    </w:p>
    <w:p w14:paraId="58B4678B" w14:textId="77777777" w:rsidR="00AF20F0" w:rsidRDefault="00AF20F0" w:rsidP="00AF20F0">
      <w:pPr>
        <w:tabs>
          <w:tab w:val="left" w:pos="1300"/>
        </w:tabs>
        <w:spacing w:line="276" w:lineRule="auto"/>
        <w:jc w:val="both"/>
        <w:rPr>
          <w:rFonts w:eastAsiaTheme="minorEastAsia"/>
          <w:szCs w:val="20"/>
          <w:lang w:eastAsia="zh-CN"/>
        </w:rPr>
      </w:pPr>
    </w:p>
    <w:p w14:paraId="1BF53643" w14:textId="77777777" w:rsidR="00AF20F0" w:rsidRDefault="00AF20F0" w:rsidP="00AF20F0">
      <w:pPr>
        <w:tabs>
          <w:tab w:val="left" w:pos="1300"/>
        </w:tabs>
        <w:spacing w:line="276" w:lineRule="auto"/>
        <w:jc w:val="both"/>
        <w:rPr>
          <w:rFonts w:eastAsiaTheme="minorEastAsia"/>
          <w:szCs w:val="20"/>
          <w:lang w:eastAsia="zh-CN"/>
        </w:rPr>
      </w:pPr>
    </w:p>
    <w:p w14:paraId="292F57FF" w14:textId="77777777" w:rsidR="00AF20F0" w:rsidRDefault="00AF20F0" w:rsidP="00AF20F0">
      <w:pPr>
        <w:tabs>
          <w:tab w:val="left" w:pos="1300"/>
        </w:tabs>
        <w:spacing w:line="276" w:lineRule="auto"/>
        <w:jc w:val="both"/>
        <w:rPr>
          <w:rFonts w:eastAsiaTheme="minorEastAsia"/>
          <w:szCs w:val="20"/>
          <w:lang w:eastAsia="zh-CN"/>
        </w:rPr>
      </w:pPr>
    </w:p>
    <w:p w14:paraId="184F9932" w14:textId="77777777" w:rsidR="00AF20F0" w:rsidRPr="00FF1A18" w:rsidRDefault="00AF20F0" w:rsidP="00AF20F0">
      <w:pPr>
        <w:tabs>
          <w:tab w:val="left" w:pos="1300"/>
        </w:tabs>
        <w:spacing w:line="276" w:lineRule="auto"/>
        <w:jc w:val="both"/>
        <w:rPr>
          <w:rFonts w:eastAsiaTheme="minorEastAsia"/>
          <w:szCs w:val="20"/>
          <w:lang w:eastAsia="zh-CN"/>
        </w:rPr>
      </w:pPr>
    </w:p>
    <w:p w14:paraId="40B4D88C" w14:textId="77777777" w:rsidR="00AF20F0" w:rsidRDefault="00AF20F0" w:rsidP="00AF20F0">
      <w:pPr>
        <w:tabs>
          <w:tab w:val="left" w:pos="1300"/>
        </w:tabs>
        <w:spacing w:line="276" w:lineRule="auto"/>
        <w:jc w:val="both"/>
        <w:rPr>
          <w:szCs w:val="20"/>
        </w:rPr>
      </w:pPr>
    </w:p>
    <w:p w14:paraId="3303AB47" w14:textId="77777777" w:rsidR="00293862" w:rsidRDefault="00293862" w:rsidP="00AF20F0">
      <w:pPr>
        <w:rPr>
          <w:rFonts w:ascii="Times New Roman" w:eastAsia="DengXian" w:hAnsi="Times New Roman"/>
          <w:b/>
          <w:bCs/>
          <w:highlight w:val="green"/>
          <w:lang w:eastAsia="zh-CN"/>
        </w:rPr>
      </w:pPr>
    </w:p>
    <w:p w14:paraId="45171EA6" w14:textId="77777777" w:rsidR="00293862" w:rsidRDefault="00293862" w:rsidP="00AF20F0">
      <w:pPr>
        <w:rPr>
          <w:rFonts w:ascii="Times New Roman" w:eastAsia="DengXian" w:hAnsi="Times New Roman"/>
          <w:b/>
          <w:bCs/>
          <w:highlight w:val="green"/>
          <w:lang w:eastAsia="zh-CN"/>
        </w:rPr>
      </w:pPr>
    </w:p>
    <w:p w14:paraId="74E45457" w14:textId="2ECE8D7F" w:rsidR="00AF20F0" w:rsidRDefault="00AF20F0" w:rsidP="00AF20F0">
      <w:pPr>
        <w:rPr>
          <w:rFonts w:ascii="Times New Roman" w:eastAsia="DengXian" w:hAnsi="Times New Roman"/>
          <w:b/>
          <w:bCs/>
          <w:lang w:eastAsia="zh-CN"/>
        </w:rPr>
      </w:pPr>
      <w:r w:rsidRPr="00BD18FD">
        <w:rPr>
          <w:rFonts w:ascii="Times New Roman" w:eastAsia="DengXian" w:hAnsi="Times New Roman"/>
          <w:b/>
          <w:bCs/>
          <w:highlight w:val="green"/>
          <w:lang w:eastAsia="zh-CN"/>
        </w:rPr>
        <w:t>Agreement:</w:t>
      </w:r>
    </w:p>
    <w:p w14:paraId="76847381" w14:textId="77777777" w:rsidR="00AF20F0" w:rsidRDefault="00AF20F0" w:rsidP="00AF20F0">
      <w:pPr>
        <w:jc w:val="both"/>
        <w:rPr>
          <w:lang w:val="en-IN" w:eastAsia="ko-KR"/>
        </w:rPr>
      </w:pPr>
      <w:r>
        <w:rPr>
          <w:lang w:val="en-IN" w:eastAsia="ko-KR"/>
        </w:rPr>
        <w:t>T</w:t>
      </w:r>
      <w:r>
        <w:rPr>
          <w:rFonts w:hint="eastAsia"/>
          <w:lang w:val="en-IN" w:eastAsia="ko-KR"/>
        </w:rPr>
        <w:t>he following</w:t>
      </w:r>
      <w:r w:rsidRPr="00C1708A">
        <w:rPr>
          <w:lang w:val="en-IN" w:eastAsia="ko-KR"/>
        </w:rPr>
        <w:t xml:space="preserve"> TP </w:t>
      </w:r>
      <w:r>
        <w:rPr>
          <w:rFonts w:hint="eastAsia"/>
          <w:lang w:val="en-IN" w:eastAsia="ko-KR"/>
        </w:rPr>
        <w:t>for TS 38.21</w:t>
      </w:r>
      <w:r>
        <w:rPr>
          <w:lang w:val="en-IN" w:eastAsia="ko-KR"/>
        </w:rPr>
        <w:t>3</w:t>
      </w:r>
      <w:r>
        <w:rPr>
          <w:rFonts w:hint="eastAsia"/>
          <w:lang w:val="en-IN" w:eastAsia="ko-KR"/>
        </w:rPr>
        <w:t xml:space="preserve"> Clause </w:t>
      </w:r>
      <w:r>
        <w:rPr>
          <w:lang w:val="en-IN" w:eastAsia="ko-KR"/>
        </w:rPr>
        <w:t>11</w:t>
      </w:r>
      <w:r>
        <w:rPr>
          <w:rFonts w:hint="eastAsia"/>
          <w:lang w:val="en-IN" w:eastAsia="ko-KR"/>
        </w:rPr>
        <w:t>.1</w:t>
      </w:r>
      <w:r>
        <w:rPr>
          <w:lang w:val="en-IN" w:eastAsia="ko-KR"/>
        </w:rPr>
        <w:t xml:space="preserve"> is endorsed.</w:t>
      </w:r>
    </w:p>
    <w:p w14:paraId="52501D43" w14:textId="329B9613" w:rsidR="00AF20F0" w:rsidRDefault="00AF20F0" w:rsidP="00AF20F0">
      <w:pPr>
        <w:tabs>
          <w:tab w:val="left" w:pos="1300"/>
        </w:tabs>
        <w:spacing w:line="276" w:lineRule="auto"/>
        <w:jc w:val="both"/>
        <w:rPr>
          <w:szCs w:val="20"/>
        </w:rPr>
      </w:pPr>
      <w:r>
        <w:rPr>
          <w:szCs w:val="20"/>
        </w:rPr>
        <w:t>T</w:t>
      </w:r>
      <w:r w:rsidRPr="00726A05">
        <w:rPr>
          <w:szCs w:val="20"/>
        </w:rPr>
        <w:t>he corresponding CR for Rel-19, TS 38.2</w:t>
      </w:r>
      <w:r>
        <w:rPr>
          <w:szCs w:val="20"/>
        </w:rPr>
        <w:t>13</w:t>
      </w:r>
      <w:r w:rsidRPr="00726A05">
        <w:rPr>
          <w:szCs w:val="20"/>
        </w:rPr>
        <w:t xml:space="preserve"> </w:t>
      </w:r>
      <w:r w:rsidRPr="00D3678E">
        <w:rPr>
          <w:szCs w:val="20"/>
        </w:rPr>
        <w:t xml:space="preserve">in </w:t>
      </w:r>
      <w:hyperlink r:id="rId190" w:history="1">
        <w:r w:rsidR="00C62C50" w:rsidRPr="00F257AB">
          <w:rPr>
            <w:rStyle w:val="Hyperlink"/>
            <w:szCs w:val="20"/>
            <w:highlight w:val="green"/>
          </w:rPr>
          <w:t>R1-2606851</w:t>
        </w:r>
      </w:hyperlink>
      <w:r w:rsidRPr="00726A05">
        <w:rPr>
          <w:szCs w:val="20"/>
        </w:rPr>
        <w:t xml:space="preserve"> is </w:t>
      </w:r>
      <w:r w:rsidR="00293862">
        <w:rPr>
          <w:szCs w:val="20"/>
          <w:highlight w:val="green"/>
        </w:rPr>
        <w:t>agreed</w:t>
      </w:r>
      <w:r w:rsidRPr="00C5091C">
        <w:rPr>
          <w:szCs w:val="20"/>
          <w:highlight w:val="green"/>
        </w:rPr>
        <w:t>.</w:t>
      </w:r>
    </w:p>
    <w:p w14:paraId="407A7A55" w14:textId="0606F9BE" w:rsidR="00293862" w:rsidRPr="00BD18FD" w:rsidRDefault="00293862" w:rsidP="00AF20F0">
      <w:pPr>
        <w:tabs>
          <w:tab w:val="left" w:pos="1300"/>
        </w:tabs>
        <w:spacing w:line="276" w:lineRule="auto"/>
        <w:jc w:val="both"/>
        <w:rPr>
          <w:szCs w:val="20"/>
        </w:rPr>
      </w:pPr>
      <w:r>
        <w:rPr>
          <w:szCs w:val="20"/>
        </w:rPr>
        <w:t>(</w:t>
      </w:r>
      <w:r w:rsidR="00551249">
        <w:rPr>
          <w:szCs w:val="20"/>
        </w:rPr>
        <w:t xml:space="preserve">Rel-19, </w:t>
      </w:r>
      <w:r>
        <w:rPr>
          <w:szCs w:val="20"/>
        </w:rPr>
        <w:t>TS 38.213</w:t>
      </w:r>
      <w:r w:rsidR="00551249">
        <w:rPr>
          <w:szCs w:val="20"/>
        </w:rPr>
        <w:t xml:space="preserve">, </w:t>
      </w:r>
      <w:proofErr w:type="spellStart"/>
      <w:r w:rsidR="00551249" w:rsidRPr="00551249">
        <w:rPr>
          <w:szCs w:val="20"/>
        </w:rPr>
        <w:t>Netw_Energy_NR_enh</w:t>
      </w:r>
      <w:proofErr w:type="spellEnd"/>
      <w:r w:rsidR="00551249" w:rsidRPr="00551249">
        <w:rPr>
          <w:szCs w:val="20"/>
        </w:rPr>
        <w:t>-Core</w:t>
      </w:r>
      <w:r w:rsidR="00551249">
        <w:rPr>
          <w:szCs w:val="20"/>
        </w:rPr>
        <w:t>,</w:t>
      </w:r>
      <w:r>
        <w:rPr>
          <w:szCs w:val="20"/>
        </w:rPr>
        <w:t xml:space="preserve"> CR 0782, Cat F)</w:t>
      </w:r>
    </w:p>
    <w:tbl>
      <w:tblPr>
        <w:tblStyle w:val="TableGrid"/>
        <w:tblpPr w:leftFromText="180" w:rightFromText="180" w:vertAnchor="text" w:tblpY="1"/>
        <w:tblOverlap w:val="never"/>
        <w:tblW w:w="0" w:type="auto"/>
        <w:tblLook w:val="04A0" w:firstRow="1" w:lastRow="0" w:firstColumn="1" w:lastColumn="0" w:noHBand="0" w:noVBand="1"/>
      </w:tblPr>
      <w:tblGrid>
        <w:gridCol w:w="9631"/>
      </w:tblGrid>
      <w:tr w:rsidR="00AF20F0" w14:paraId="66CBB303" w14:textId="77777777" w:rsidTr="00791DCF">
        <w:tc>
          <w:tcPr>
            <w:tcW w:w="9631" w:type="dxa"/>
          </w:tcPr>
          <w:p w14:paraId="667F87DA" w14:textId="77777777" w:rsidR="00AF20F0" w:rsidRDefault="00AF20F0" w:rsidP="00791DCF">
            <w:pPr>
              <w:jc w:val="both"/>
              <w:rPr>
                <w:rFonts w:eastAsiaTheme="minorEastAsia"/>
                <w:lang w:eastAsia="zh-CN"/>
              </w:rPr>
            </w:pPr>
            <w:r w:rsidRPr="00E00131">
              <w:rPr>
                <w:rFonts w:eastAsiaTheme="minorEastAsia"/>
                <w:b/>
                <w:lang w:eastAsia="zh-CN"/>
              </w:rPr>
              <w:t>Reason for change:</w:t>
            </w:r>
            <w:r w:rsidRPr="00E00131">
              <w:rPr>
                <w:rFonts w:eastAsiaTheme="minorEastAsia"/>
                <w:lang w:eastAsia="zh-CN"/>
              </w:rPr>
              <w:t xml:space="preserve"> </w:t>
            </w:r>
          </w:p>
          <w:p w14:paraId="458BA158" w14:textId="77777777" w:rsidR="00AF20F0" w:rsidRPr="004B69D4" w:rsidRDefault="00AF20F0" w:rsidP="00791DCF">
            <w:pPr>
              <w:pStyle w:val="ListParagraph"/>
              <w:jc w:val="both"/>
              <w:rPr>
                <w:rFonts w:eastAsiaTheme="minorEastAsia"/>
                <w:lang w:eastAsia="zh-CN"/>
              </w:rPr>
            </w:pPr>
            <w:r w:rsidRPr="00906EAF">
              <w:rPr>
                <w:rFonts w:eastAsiaTheme="minorEastAsia"/>
                <w:lang w:eastAsia="zh-CN"/>
              </w:rPr>
              <w:t xml:space="preserve">OD-SIB1 configuration configures search space 0 and CORESET 0 for NES Cell. The set of symbols of CORESET 0 in a slot is used for downlink reception and should not be configured as uplink by </w:t>
            </w:r>
            <w:r w:rsidRPr="00906EAF">
              <w:rPr>
                <w:rFonts w:eastAsiaTheme="minorEastAsia"/>
                <w:i/>
                <w:iCs/>
                <w:lang w:eastAsia="zh-CN"/>
              </w:rPr>
              <w:t>sib1-tdd-UL-DL-ConfigurationCommon</w:t>
            </w:r>
            <w:r w:rsidRPr="00906EAF">
              <w:rPr>
                <w:rFonts w:eastAsiaTheme="minorEastAsia"/>
                <w:lang w:eastAsia="zh-CN"/>
              </w:rPr>
              <w:t xml:space="preserve"> or </w:t>
            </w:r>
            <w:proofErr w:type="spellStart"/>
            <w:r w:rsidRPr="00906EAF">
              <w:rPr>
                <w:rFonts w:eastAsiaTheme="minorEastAsia"/>
                <w:i/>
                <w:iCs/>
                <w:lang w:eastAsia="zh-CN"/>
              </w:rPr>
              <w:t>tdd</w:t>
            </w:r>
            <w:proofErr w:type="spellEnd"/>
            <w:r w:rsidRPr="00906EAF">
              <w:rPr>
                <w:rFonts w:eastAsiaTheme="minorEastAsia"/>
                <w:i/>
                <w:iCs/>
                <w:lang w:eastAsia="zh-CN"/>
              </w:rPr>
              <w:t>-UL-DL-</w:t>
            </w:r>
            <w:proofErr w:type="spellStart"/>
            <w:r w:rsidRPr="00906EAF">
              <w:rPr>
                <w:rFonts w:eastAsiaTheme="minorEastAsia"/>
                <w:i/>
                <w:iCs/>
                <w:lang w:eastAsia="zh-CN"/>
              </w:rPr>
              <w:t>ConfigurationDedicated</w:t>
            </w:r>
            <w:proofErr w:type="spellEnd"/>
            <w:r w:rsidRPr="00906EAF">
              <w:rPr>
                <w:rFonts w:eastAsiaTheme="minorEastAsia"/>
                <w:lang w:eastAsia="zh-CN"/>
              </w:rPr>
              <w:t xml:space="preserve">. The current specification is not clear for this case while it is clear for other cases (e.g., CORESET 0 configured by </w:t>
            </w:r>
            <w:r w:rsidRPr="00906EAF">
              <w:rPr>
                <w:rFonts w:eastAsiaTheme="minorEastAsia"/>
                <w:i/>
                <w:iCs/>
                <w:lang w:eastAsia="zh-CN"/>
              </w:rPr>
              <w:t>pdcch-ConfigSIB1</w:t>
            </w:r>
            <w:r w:rsidRPr="00906EAF">
              <w:rPr>
                <w:rFonts w:eastAsiaTheme="minorEastAsia"/>
                <w:lang w:eastAsia="zh-CN"/>
              </w:rPr>
              <w:t xml:space="preserve"> in MIB).</w:t>
            </w:r>
          </w:p>
          <w:p w14:paraId="18B97D12" w14:textId="77777777" w:rsidR="00AF20F0" w:rsidRDefault="00AF20F0" w:rsidP="00791DCF">
            <w:pPr>
              <w:jc w:val="both"/>
              <w:rPr>
                <w:rFonts w:eastAsiaTheme="minorEastAsia"/>
                <w:lang w:eastAsia="zh-CN"/>
              </w:rPr>
            </w:pPr>
            <w:r w:rsidRPr="00E00131">
              <w:rPr>
                <w:rFonts w:eastAsiaTheme="minorEastAsia"/>
                <w:b/>
                <w:lang w:eastAsia="zh-CN"/>
              </w:rPr>
              <w:t>Summary of change:</w:t>
            </w:r>
            <w:r w:rsidRPr="00E00131">
              <w:rPr>
                <w:rFonts w:eastAsiaTheme="minorEastAsia"/>
                <w:lang w:eastAsia="zh-CN"/>
              </w:rPr>
              <w:t xml:space="preserve"> </w:t>
            </w:r>
          </w:p>
          <w:p w14:paraId="1EFFD5B0" w14:textId="77777777" w:rsidR="00AF20F0" w:rsidRPr="004B69D4" w:rsidRDefault="00AF20F0" w:rsidP="00791DCF">
            <w:pPr>
              <w:pStyle w:val="ListParagraph"/>
              <w:jc w:val="both"/>
              <w:rPr>
                <w:rFonts w:eastAsiaTheme="minorEastAsia"/>
                <w:lang w:eastAsia="zh-CN"/>
              </w:rPr>
            </w:pPr>
            <w:r w:rsidRPr="00906EAF">
              <w:rPr>
                <w:rFonts w:eastAsiaTheme="minorEastAsia"/>
                <w:lang w:eastAsia="zh-CN"/>
              </w:rPr>
              <w:t>Clarify the symbols of CORESET 0 of NES Cell configured by OD-SIB1 configurations cannot be configured as uplink.</w:t>
            </w:r>
          </w:p>
          <w:p w14:paraId="57B5729D" w14:textId="77777777" w:rsidR="00AF20F0" w:rsidRDefault="00AF20F0" w:rsidP="00791DCF">
            <w:pPr>
              <w:jc w:val="both"/>
              <w:rPr>
                <w:rFonts w:eastAsiaTheme="minorEastAsia"/>
                <w:lang w:eastAsia="zh-CN"/>
              </w:rPr>
            </w:pPr>
            <w:r w:rsidRPr="00E00131">
              <w:rPr>
                <w:rFonts w:eastAsiaTheme="minorEastAsia"/>
                <w:b/>
                <w:lang w:eastAsia="zh-CN"/>
              </w:rPr>
              <w:t>Consequence if not approved:</w:t>
            </w:r>
            <w:r w:rsidRPr="00E00131">
              <w:rPr>
                <w:rFonts w:eastAsiaTheme="minorEastAsia"/>
                <w:lang w:eastAsia="zh-CN"/>
              </w:rPr>
              <w:t xml:space="preserve"> </w:t>
            </w:r>
          </w:p>
          <w:p w14:paraId="66FADB48" w14:textId="77777777" w:rsidR="00AF20F0" w:rsidRPr="00C5091C" w:rsidRDefault="00AF20F0" w:rsidP="00791DCF">
            <w:pPr>
              <w:pStyle w:val="ListParagraph"/>
              <w:jc w:val="both"/>
              <w:rPr>
                <w:rFonts w:eastAsiaTheme="minorEastAsia"/>
                <w:lang w:eastAsia="zh-CN"/>
              </w:rPr>
            </w:pPr>
            <w:r w:rsidRPr="00C5091C">
              <w:rPr>
                <w:rFonts w:eastAsia="DengXian" w:cs="Arial" w:hint="eastAsia"/>
                <w:lang w:eastAsia="zh-CN"/>
              </w:rPr>
              <w:lastRenderedPageBreak/>
              <w:t xml:space="preserve">The symbols of </w:t>
            </w:r>
            <w:r w:rsidRPr="00C5091C">
              <w:rPr>
                <w:rFonts w:eastAsia="DengXian" w:cs="Arial"/>
                <w:lang w:eastAsia="zh-CN"/>
              </w:rPr>
              <w:t>CORESET 0</w:t>
            </w:r>
            <w:r w:rsidRPr="00C5091C">
              <w:rPr>
                <w:rFonts w:eastAsia="DengXian" w:cs="Arial" w:hint="eastAsia"/>
                <w:lang w:eastAsia="zh-CN"/>
              </w:rPr>
              <w:t xml:space="preserve"> configured by OD-SIB1 </w:t>
            </w:r>
            <w:r w:rsidRPr="00C5091C">
              <w:rPr>
                <w:rFonts w:eastAsia="DengXian" w:cs="Arial"/>
                <w:lang w:eastAsia="zh-CN"/>
              </w:rPr>
              <w:t>configuration</w:t>
            </w:r>
            <w:r w:rsidRPr="00C5091C">
              <w:rPr>
                <w:rFonts w:eastAsia="DengXian" w:cs="Arial" w:hint="eastAsia"/>
                <w:lang w:eastAsia="zh-CN"/>
              </w:rPr>
              <w:t xml:space="preserve"> </w:t>
            </w:r>
            <w:r w:rsidRPr="00C5091C">
              <w:rPr>
                <w:rFonts w:eastAsia="DengXian" w:cs="Arial"/>
                <w:lang w:eastAsia="zh-CN"/>
              </w:rPr>
              <w:t xml:space="preserve">from cell A </w:t>
            </w:r>
            <w:r w:rsidRPr="00C5091C">
              <w:rPr>
                <w:rFonts w:eastAsia="DengXian" w:cs="Arial" w:hint="eastAsia"/>
                <w:lang w:eastAsia="zh-CN"/>
              </w:rPr>
              <w:t xml:space="preserve">may </w:t>
            </w:r>
            <w:r w:rsidRPr="00C5091C">
              <w:rPr>
                <w:rFonts w:eastAsia="DengXian" w:cs="Arial"/>
                <w:lang w:eastAsia="zh-CN"/>
              </w:rPr>
              <w:t xml:space="preserve">be </w:t>
            </w:r>
            <w:r w:rsidRPr="00C5091C">
              <w:rPr>
                <w:rFonts w:eastAsia="DengXian" w:cs="Arial" w:hint="eastAsia"/>
                <w:lang w:eastAsia="zh-CN"/>
              </w:rPr>
              <w:t>configured as uplink</w:t>
            </w:r>
            <w:r w:rsidRPr="00C5091C">
              <w:rPr>
                <w:rFonts w:eastAsia="DengXian" w:cs="Arial"/>
                <w:lang w:eastAsia="zh-CN"/>
              </w:rPr>
              <w:t xml:space="preserve"> by NES cell which makes the UE behaviour unclear</w:t>
            </w:r>
            <w:r w:rsidRPr="00C5091C">
              <w:rPr>
                <w:rFonts w:eastAsia="DengXian" w:cs="Arial" w:hint="eastAsia"/>
                <w:lang w:eastAsia="zh-CN"/>
              </w:rPr>
              <w:t>.</w:t>
            </w:r>
          </w:p>
          <w:p w14:paraId="40BB48BA" w14:textId="77777777" w:rsidR="00AF20F0" w:rsidRDefault="00AF20F0" w:rsidP="00791DCF">
            <w:pPr>
              <w:spacing w:after="120"/>
              <w:jc w:val="both"/>
              <w:rPr>
                <w:rFonts w:eastAsiaTheme="minorEastAsia"/>
                <w:color w:val="FF0000"/>
                <w:lang w:eastAsia="zh-CN"/>
              </w:rPr>
            </w:pPr>
          </w:p>
          <w:p w14:paraId="6BE1CCCD" w14:textId="77777777" w:rsidR="00AF20F0" w:rsidRDefault="00AF20F0" w:rsidP="00791DCF">
            <w:pPr>
              <w:spacing w:after="120"/>
              <w:jc w:val="both"/>
              <w:rPr>
                <w:rFonts w:eastAsiaTheme="minorEastAsia"/>
                <w:color w:val="FF0000"/>
                <w:lang w:eastAsia="zh-CN"/>
              </w:rPr>
            </w:pPr>
          </w:p>
          <w:p w14:paraId="507ACE61" w14:textId="77777777" w:rsidR="00AF20F0" w:rsidRPr="00851DB0" w:rsidRDefault="00AF20F0" w:rsidP="00791DCF">
            <w:pPr>
              <w:keepNext/>
              <w:keepLines/>
              <w:tabs>
                <w:tab w:val="num" w:pos="992"/>
              </w:tabs>
              <w:spacing w:before="180" w:after="180"/>
              <w:ind w:left="1134" w:hanging="1134"/>
              <w:outlineLvl w:val="1"/>
              <w:rPr>
                <w:rFonts w:ascii="Arial" w:eastAsia="SimSun" w:hAnsi="Arial"/>
                <w:sz w:val="32"/>
                <w:szCs w:val="20"/>
                <w:lang w:eastAsia="zh-CN"/>
              </w:rPr>
            </w:pPr>
            <w:bookmarkStart w:id="106" w:name="_Toc239313209"/>
            <w:r w:rsidRPr="00851DB0">
              <w:rPr>
                <w:rFonts w:ascii="Arial" w:eastAsia="SimSun" w:hAnsi="Arial"/>
                <w:sz w:val="32"/>
                <w:szCs w:val="20"/>
                <w:lang w:eastAsia="zh-CN"/>
              </w:rPr>
              <w:t>11.1</w:t>
            </w:r>
            <w:r w:rsidRPr="00851DB0">
              <w:rPr>
                <w:rFonts w:ascii="Arial" w:eastAsia="SimSun" w:hAnsi="Arial"/>
                <w:sz w:val="32"/>
                <w:szCs w:val="20"/>
                <w:lang w:eastAsia="zh-CN"/>
              </w:rPr>
              <w:tab/>
              <w:t>Slot configuration</w:t>
            </w:r>
            <w:bookmarkEnd w:id="106"/>
          </w:p>
          <w:p w14:paraId="124C4D76" w14:textId="77777777" w:rsidR="00AF20F0" w:rsidRPr="00851DB0" w:rsidRDefault="00AF20F0" w:rsidP="00791DCF">
            <w:pPr>
              <w:spacing w:after="180"/>
              <w:rPr>
                <w:rFonts w:ascii="Times New Roman" w:eastAsia="SimSun" w:hAnsi="Times New Roman"/>
                <w:szCs w:val="20"/>
                <w:lang w:eastAsia="zh-CN"/>
              </w:rPr>
            </w:pPr>
            <w:r w:rsidRPr="00851DB0">
              <w:rPr>
                <w:rFonts w:ascii="Times New Roman" w:eastAsia="SimSun" w:hAnsi="Times New Roman"/>
                <w:szCs w:val="20"/>
                <w:lang w:eastAsia="zh-CN"/>
              </w:rPr>
              <w:t xml:space="preserve">A slot format includes downlink symbols, uplink symbols, and flexible symbols. </w:t>
            </w:r>
          </w:p>
          <w:p w14:paraId="144462C4" w14:textId="77777777" w:rsidR="00AF20F0" w:rsidRPr="004B69D4" w:rsidRDefault="00AF20F0" w:rsidP="00791DCF">
            <w:pPr>
              <w:spacing w:after="180"/>
              <w:rPr>
                <w:rFonts w:ascii="Times New Roman" w:eastAsiaTheme="minorEastAsia" w:hAnsi="Times New Roman"/>
                <w:szCs w:val="20"/>
                <w:lang w:eastAsia="ko-KR"/>
              </w:rPr>
            </w:pPr>
            <w:r w:rsidRPr="00851DB0">
              <w:rPr>
                <w:rFonts w:ascii="Times New Roman" w:eastAsia="SimSun" w:hAnsi="Times New Roman"/>
                <w:szCs w:val="20"/>
                <w:lang w:eastAsia="zh-CN"/>
              </w:rPr>
              <w:t>The following are applicable for each serving cell.</w:t>
            </w:r>
          </w:p>
          <w:p w14:paraId="1E8DA3D7" w14:textId="77777777" w:rsidR="00AF20F0" w:rsidRPr="005D786C" w:rsidRDefault="00AF20F0" w:rsidP="00791DCF">
            <w:pPr>
              <w:jc w:val="center"/>
              <w:rPr>
                <w:color w:val="FF0000"/>
                <w:lang w:eastAsia="zh-CN"/>
              </w:rPr>
            </w:pPr>
            <w:r w:rsidRPr="005D786C">
              <w:rPr>
                <w:color w:val="FF0000"/>
                <w:lang w:eastAsia="zh-CN"/>
              </w:rPr>
              <w:t>&lt; Unchanged Text Omitted &gt;</w:t>
            </w:r>
          </w:p>
          <w:p w14:paraId="3AD33025" w14:textId="77777777" w:rsidR="00AF20F0" w:rsidRDefault="00AF20F0" w:rsidP="00791DCF">
            <w:pPr>
              <w:spacing w:after="120"/>
              <w:jc w:val="both"/>
              <w:rPr>
                <w:rFonts w:eastAsiaTheme="minorEastAsia"/>
                <w:color w:val="FF0000"/>
                <w:lang w:eastAsia="zh-CN"/>
              </w:rPr>
            </w:pPr>
          </w:p>
          <w:p w14:paraId="52EAC864" w14:textId="77777777" w:rsidR="00AF20F0" w:rsidRPr="009E7204" w:rsidRDefault="00AF20F0" w:rsidP="00791DCF">
            <w:r w:rsidRPr="00D6515C">
              <w:t xml:space="preserve">For a set of symbols of a slot indicated </w:t>
            </w:r>
            <w:r>
              <w:t xml:space="preserve">to a UE </w:t>
            </w:r>
            <w:r w:rsidRPr="00D6515C">
              <w:t xml:space="preserve">by </w:t>
            </w:r>
            <w:r w:rsidRPr="00D6515C">
              <w:rPr>
                <w:i/>
              </w:rPr>
              <w:t>pdcch-ConfigSIB1</w:t>
            </w:r>
            <w:r w:rsidRPr="00D6515C">
              <w:rPr>
                <w:lang w:val="en-US"/>
              </w:rPr>
              <w:t xml:space="preserve"> </w:t>
            </w:r>
            <w:r w:rsidRPr="00D6515C">
              <w:rPr>
                <w:rFonts w:eastAsia="MS Mincho"/>
              </w:rPr>
              <w:t xml:space="preserve">in </w:t>
            </w:r>
            <w:r>
              <w:rPr>
                <w:i/>
                <w:lang w:val="en-US"/>
              </w:rPr>
              <w:t>MIB</w:t>
            </w:r>
            <w:r w:rsidRPr="00D6515C">
              <w:rPr>
                <w:lang w:val="en-US"/>
              </w:rPr>
              <w:t xml:space="preserve"> </w:t>
            </w:r>
            <w:r>
              <w:t>for</w:t>
            </w:r>
            <w:r w:rsidRPr="00D6515C">
              <w:t xml:space="preserve"> a </w:t>
            </w:r>
            <w:r>
              <w:t>CORESET</w:t>
            </w:r>
            <w:r w:rsidRPr="00D6515C">
              <w:t xml:space="preserve"> for Type0-PDCCH </w:t>
            </w:r>
            <w:r>
              <w:t>CSS set</w:t>
            </w:r>
            <w:r w:rsidRPr="00D6515C">
              <w:t xml:space="preserve">, the UE does not expect </w:t>
            </w:r>
            <w:r w:rsidRPr="00D6515C">
              <w:rPr>
                <w:lang w:val="en-US"/>
              </w:rPr>
              <w:t>the set of symbols to be indicated as uplink by</w:t>
            </w:r>
            <w:r w:rsidRPr="00D6515C">
              <w:t xml:space="preserve"> </w:t>
            </w:r>
            <w:proofErr w:type="spellStart"/>
            <w:r>
              <w:rPr>
                <w:i/>
                <w:lang w:val="en-US"/>
              </w:rPr>
              <w:t>tdd</w:t>
            </w:r>
            <w:proofErr w:type="spellEnd"/>
            <w:r w:rsidRPr="00D6515C">
              <w:rPr>
                <w:i/>
                <w:lang w:val="en-US"/>
              </w:rPr>
              <w:t>-</w:t>
            </w:r>
            <w:r w:rsidRPr="00D6515C">
              <w:rPr>
                <w:i/>
              </w:rPr>
              <w:t>UL-DL-</w:t>
            </w:r>
            <w:proofErr w:type="spellStart"/>
            <w:r w:rsidRPr="00D6515C">
              <w:rPr>
                <w:i/>
                <w:lang w:val="en-US"/>
              </w:rPr>
              <w:t>ConfigurationCommon</w:t>
            </w:r>
            <w:proofErr w:type="spellEnd"/>
            <w:r w:rsidRPr="00D6515C">
              <w:rPr>
                <w:lang w:val="en-US"/>
              </w:rPr>
              <w:t xml:space="preserve">, or </w:t>
            </w:r>
            <w:proofErr w:type="spellStart"/>
            <w:r>
              <w:rPr>
                <w:i/>
                <w:lang w:val="en-US"/>
              </w:rPr>
              <w:t>tdd</w:t>
            </w:r>
            <w:proofErr w:type="spellEnd"/>
            <w:r w:rsidRPr="00D6515C">
              <w:rPr>
                <w:i/>
                <w:lang w:val="en-US"/>
              </w:rPr>
              <w:t>-</w:t>
            </w:r>
            <w:r w:rsidRPr="00D6515C">
              <w:rPr>
                <w:i/>
              </w:rPr>
              <w:t>UL-DL-</w:t>
            </w:r>
            <w:r w:rsidRPr="00D6515C">
              <w:rPr>
                <w:i/>
                <w:lang w:val="en-US"/>
              </w:rPr>
              <w:t>C</w:t>
            </w:r>
            <w:proofErr w:type="spellStart"/>
            <w:r w:rsidRPr="00D6515C">
              <w:rPr>
                <w:i/>
              </w:rPr>
              <w:t>onfig</w:t>
            </w:r>
            <w:r>
              <w:rPr>
                <w:i/>
              </w:rPr>
              <w:t>uration</w:t>
            </w:r>
            <w:proofErr w:type="spellEnd"/>
            <w:r w:rsidRPr="00D6515C">
              <w:rPr>
                <w:i/>
                <w:lang w:val="en-US"/>
              </w:rPr>
              <w:t>D</w:t>
            </w:r>
            <w:proofErr w:type="spellStart"/>
            <w:r w:rsidRPr="00D6515C">
              <w:rPr>
                <w:i/>
              </w:rPr>
              <w:t>edicated</w:t>
            </w:r>
            <w:proofErr w:type="spellEnd"/>
            <w:r w:rsidRPr="00D6515C">
              <w:t>.</w:t>
            </w:r>
            <w:r>
              <w:t xml:space="preserve"> </w:t>
            </w:r>
            <w:ins w:id="107" w:author="Seonwook Kim" w:date="2026-08-19T11:56:00Z">
              <w:r w:rsidRPr="00F96799">
                <w:t xml:space="preserve">For a set of symbols of a slot indicated to a UE </w:t>
              </w:r>
              <w:r w:rsidRPr="00C7349B">
                <w:rPr>
                  <w:rFonts w:hint="eastAsia"/>
                  <w:iCs/>
                  <w:lang w:val="en-US" w:eastAsia="zh-CN"/>
                </w:rPr>
                <w:t>by</w:t>
              </w:r>
              <w:r>
                <w:rPr>
                  <w:rFonts w:hint="eastAsia"/>
                  <w:i/>
                  <w:lang w:val="en-US" w:eastAsia="zh-CN"/>
                </w:rPr>
                <w:t xml:space="preserve"> </w:t>
              </w:r>
              <w:proofErr w:type="spellStart"/>
              <w:r w:rsidRPr="00C7349B">
                <w:rPr>
                  <w:i/>
                  <w:lang w:val="en-US" w:eastAsia="zh-CN"/>
                </w:rPr>
                <w:t>controlResourceSetZero</w:t>
              </w:r>
              <w:proofErr w:type="spellEnd"/>
              <w:r>
                <w:rPr>
                  <w:rFonts w:hint="eastAsia"/>
                  <w:i/>
                  <w:lang w:val="en-US" w:eastAsia="zh-CN"/>
                </w:rPr>
                <w:t xml:space="preserve"> </w:t>
              </w:r>
              <w:r w:rsidRPr="00C7349B">
                <w:rPr>
                  <w:rFonts w:hint="eastAsia"/>
                  <w:iCs/>
                  <w:lang w:val="en-US" w:eastAsia="zh-CN"/>
                </w:rPr>
                <w:t xml:space="preserve">in </w:t>
              </w:r>
              <w:r w:rsidRPr="00C7349B">
                <w:rPr>
                  <w:i/>
                  <w:lang w:val="en-US" w:eastAsia="zh-CN"/>
                </w:rPr>
                <w:t>OD-SIB1-Config</w:t>
              </w:r>
              <w:r w:rsidRPr="00F96799">
                <w:rPr>
                  <w:lang w:val="en-US"/>
                </w:rPr>
                <w:t xml:space="preserve"> </w:t>
              </w:r>
              <w:r w:rsidRPr="00F96799">
                <w:t xml:space="preserve">for a CORESET for Type0-PDCCH CSS set, the UE does not expect </w:t>
              </w:r>
              <w:r w:rsidRPr="00F96799">
                <w:rPr>
                  <w:lang w:val="en-US"/>
                </w:rPr>
                <w:t>the set of symbols to be indicated as uplink by</w:t>
              </w:r>
              <w:r w:rsidRPr="00F96799">
                <w:t xml:space="preserve"> </w:t>
              </w:r>
              <w:proofErr w:type="spellStart"/>
              <w:r w:rsidRPr="005D786C">
                <w:rPr>
                  <w:i/>
                  <w:iCs/>
                  <w:lang w:val="x-none"/>
                </w:rPr>
                <w:t>tdd</w:t>
              </w:r>
              <w:proofErr w:type="spellEnd"/>
              <w:r w:rsidRPr="005D786C">
                <w:rPr>
                  <w:i/>
                  <w:iCs/>
                  <w:lang w:val="x-none"/>
                </w:rPr>
                <w:t>-UL-DL-</w:t>
              </w:r>
              <w:proofErr w:type="spellStart"/>
              <w:r w:rsidRPr="005D786C">
                <w:rPr>
                  <w:i/>
                  <w:iCs/>
                  <w:lang w:val="x-none"/>
                </w:rPr>
                <w:t>ConfigurationCommon</w:t>
              </w:r>
            </w:ins>
            <w:proofErr w:type="spellEnd"/>
            <w:r>
              <w:rPr>
                <w:i/>
                <w:iCs/>
                <w:lang w:val="x-none"/>
              </w:rPr>
              <w:t>,</w:t>
            </w:r>
            <w:ins w:id="108" w:author="Seonwook Kim" w:date="2026-08-19T11:56:00Z">
              <w:r w:rsidRPr="00F96799">
                <w:rPr>
                  <w:lang w:val="en-US"/>
                </w:rPr>
                <w:t xml:space="preserve"> </w:t>
              </w:r>
              <w:proofErr w:type="spellStart"/>
              <w:r w:rsidRPr="00F96799">
                <w:rPr>
                  <w:i/>
                  <w:lang w:val="en-US"/>
                </w:rPr>
                <w:t>tdd</w:t>
              </w:r>
              <w:proofErr w:type="spellEnd"/>
              <w:r w:rsidRPr="00F96799">
                <w:rPr>
                  <w:i/>
                  <w:lang w:val="en-US"/>
                </w:rPr>
                <w:t>-</w:t>
              </w:r>
              <w:r w:rsidRPr="00F96799">
                <w:rPr>
                  <w:i/>
                </w:rPr>
                <w:t>UL-DL-</w:t>
              </w:r>
              <w:r w:rsidRPr="00F96799">
                <w:rPr>
                  <w:i/>
                  <w:lang w:val="en-US"/>
                </w:rPr>
                <w:t>C</w:t>
              </w:r>
              <w:proofErr w:type="spellStart"/>
              <w:r w:rsidRPr="00F96799">
                <w:rPr>
                  <w:i/>
                </w:rPr>
                <w:t>onfiguration</w:t>
              </w:r>
              <w:proofErr w:type="spellEnd"/>
              <w:r w:rsidRPr="00F96799">
                <w:rPr>
                  <w:i/>
                  <w:lang w:val="en-US"/>
                </w:rPr>
                <w:t>D</w:t>
              </w:r>
              <w:proofErr w:type="spellStart"/>
              <w:r w:rsidRPr="00F96799">
                <w:rPr>
                  <w:i/>
                </w:rPr>
                <w:t>edicated</w:t>
              </w:r>
            </w:ins>
            <w:proofErr w:type="spellEnd"/>
            <w:ins w:id="109" w:author="Sorour Falahati" w:date="2026-08-25T13:04:00Z" w16du:dateUtc="2026-08-25T11:04:00Z">
              <w:r>
                <w:rPr>
                  <w:i/>
                </w:rPr>
                <w:t xml:space="preserve"> </w:t>
              </w:r>
              <w:r w:rsidRPr="00551249">
                <w:rPr>
                  <w:iCs/>
                </w:rPr>
                <w:t>or</w:t>
              </w:r>
              <w:r>
                <w:rPr>
                  <w:i/>
                </w:rPr>
                <w:t xml:space="preserve"> </w:t>
              </w:r>
              <w:r w:rsidRPr="00851DB0">
                <w:rPr>
                  <w:rFonts w:ascii="Times New Roman" w:eastAsiaTheme="minorEastAsia" w:hAnsi="Times New Roman"/>
                  <w:i/>
                  <w:szCs w:val="20"/>
                  <w:lang w:eastAsia="ko-KR"/>
                </w:rPr>
                <w:t xml:space="preserve"> sib1-tdd-UL-DL-ConfigurationCommon</w:t>
              </w:r>
            </w:ins>
            <w:ins w:id="110" w:author="Seonwook Kim" w:date="2026-08-19T11:56:00Z">
              <w:r w:rsidRPr="00F96799">
                <w:t xml:space="preserve">. </w:t>
              </w:r>
            </w:ins>
            <w:r>
              <w:rPr>
                <w:lang w:val="en-US"/>
              </w:rPr>
              <w:t xml:space="preserve">For a set of symbols of a slot corresponding to CORESETs </w:t>
            </w:r>
            <w:r>
              <w:rPr>
                <w:iCs/>
                <w:lang w:val="en-US"/>
              </w:rPr>
              <w:t xml:space="preserve">provided </w:t>
            </w:r>
            <w:r w:rsidRPr="00785CDA">
              <w:rPr>
                <w:lang w:val="en-US"/>
              </w:rPr>
              <w:t>in</w:t>
            </w:r>
            <w:r>
              <w:rPr>
                <w:lang w:val="en-US"/>
              </w:rPr>
              <w:t xml:space="preserve"> </w:t>
            </w:r>
            <w:r w:rsidRPr="00AF49BE">
              <w:rPr>
                <w:i/>
                <w:lang w:val="en-US"/>
              </w:rPr>
              <w:t>MIB</w:t>
            </w:r>
            <w:r>
              <w:rPr>
                <w:lang w:val="en-US"/>
              </w:rPr>
              <w:t xml:space="preserve">, or in </w:t>
            </w:r>
            <w:r w:rsidRPr="00326996">
              <w:rPr>
                <w:i/>
              </w:rPr>
              <w:t>SIB1</w:t>
            </w:r>
            <w:r>
              <w:rPr>
                <w:lang w:val="en-US"/>
              </w:rPr>
              <w:t xml:space="preserve">, </w:t>
            </w:r>
            <w:r w:rsidRPr="00785CDA">
              <w:rPr>
                <w:lang w:val="en-US"/>
              </w:rPr>
              <w:t>or</w:t>
            </w:r>
            <w:r>
              <w:rPr>
                <w:lang w:val="en-US"/>
              </w:rPr>
              <w:t xml:space="preserve"> </w:t>
            </w:r>
            <w:r w:rsidRPr="00785CDA">
              <w:rPr>
                <w:lang w:val="en-US"/>
              </w:rPr>
              <w:t xml:space="preserve">in </w:t>
            </w:r>
            <w:proofErr w:type="spellStart"/>
            <w:r w:rsidRPr="00326D6E">
              <w:rPr>
                <w:i/>
                <w:lang w:val="en-US"/>
              </w:rPr>
              <w:t>ServingCellConfigCommon</w:t>
            </w:r>
            <w:r>
              <w:rPr>
                <w:i/>
                <w:lang w:val="en-US"/>
              </w:rPr>
              <w:t>SIB</w:t>
            </w:r>
            <w:proofErr w:type="spellEnd"/>
            <w:r w:rsidRPr="007139CF">
              <w:rPr>
                <w:iCs/>
                <w:lang w:val="en-US"/>
              </w:rPr>
              <w:t xml:space="preserve"> </w:t>
            </w:r>
            <w:r>
              <w:t xml:space="preserve">and </w:t>
            </w:r>
            <w:r>
              <w:rPr>
                <w:iCs/>
                <w:lang w:val="en-US"/>
              </w:rPr>
              <w:t xml:space="preserve">are </w:t>
            </w:r>
            <w:r>
              <w:t xml:space="preserve">indicated </w:t>
            </w:r>
            <w:r>
              <w:rPr>
                <w:lang w:val="en-US"/>
              </w:rPr>
              <w:t>as SBFD</w:t>
            </w:r>
            <w:r w:rsidRPr="0080392F">
              <w:t xml:space="preserve"> by </w:t>
            </w:r>
            <w:proofErr w:type="spellStart"/>
            <w:r>
              <w:rPr>
                <w:i/>
                <w:lang w:val="en-US"/>
              </w:rPr>
              <w:t>tdd</w:t>
            </w:r>
            <w:proofErr w:type="spellEnd"/>
            <w:r w:rsidRPr="00FE7E1C">
              <w:rPr>
                <w:i/>
                <w:lang w:val="en-US"/>
              </w:rPr>
              <w:t>-</w:t>
            </w:r>
            <w:r w:rsidRPr="0080392F">
              <w:rPr>
                <w:i/>
              </w:rPr>
              <w:t>UL-DL-</w:t>
            </w:r>
            <w:r>
              <w:rPr>
                <w:i/>
                <w:lang w:val="en-US"/>
              </w:rPr>
              <w:t>C</w:t>
            </w:r>
            <w:proofErr w:type="spellStart"/>
            <w:r w:rsidRPr="0080392F">
              <w:rPr>
                <w:i/>
              </w:rPr>
              <w:t>onfiguration</w:t>
            </w:r>
            <w:proofErr w:type="spellEnd"/>
            <w:r>
              <w:rPr>
                <w:i/>
                <w:lang w:val="en-US"/>
              </w:rPr>
              <w:t>C</w:t>
            </w:r>
            <w:proofErr w:type="spellStart"/>
            <w:r w:rsidRPr="0080392F">
              <w:rPr>
                <w:i/>
              </w:rPr>
              <w:t>ommon</w:t>
            </w:r>
            <w:proofErr w:type="spellEnd"/>
            <w:r w:rsidRPr="007A26AA">
              <w:t>,</w:t>
            </w:r>
            <w:r>
              <w:t xml:space="preserve"> </w:t>
            </w:r>
            <w:r w:rsidRPr="0080392F">
              <w:t xml:space="preserve">the UE does not </w:t>
            </w:r>
            <w:r>
              <w:rPr>
                <w:lang w:val="en-US"/>
              </w:rPr>
              <w:t>expect to receive dedicated higher layer parameters configuring transmission from the UE in the set of symbols of the slot.</w:t>
            </w:r>
          </w:p>
          <w:p w14:paraId="14169313" w14:textId="77777777" w:rsidR="00AF20F0" w:rsidRDefault="00AF20F0" w:rsidP="00791DCF">
            <w:pPr>
              <w:contextualSpacing/>
              <w:jc w:val="both"/>
              <w:rPr>
                <w:rFonts w:eastAsia="Malgun Gothic"/>
                <w:szCs w:val="20"/>
                <w:lang w:eastAsia="ko-KR"/>
              </w:rPr>
            </w:pPr>
          </w:p>
          <w:p w14:paraId="41150536" w14:textId="77777777" w:rsidR="00AF20F0" w:rsidRPr="005D786C" w:rsidRDefault="00AF20F0" w:rsidP="00791DCF">
            <w:pPr>
              <w:jc w:val="center"/>
              <w:rPr>
                <w:color w:val="FF0000"/>
                <w:lang w:eastAsia="zh-CN"/>
              </w:rPr>
            </w:pPr>
            <w:r w:rsidRPr="005D786C">
              <w:rPr>
                <w:color w:val="FF0000"/>
                <w:lang w:eastAsia="zh-CN"/>
              </w:rPr>
              <w:t>&lt; Unchanged Text Omitted &gt;</w:t>
            </w:r>
          </w:p>
          <w:p w14:paraId="5E75C321" w14:textId="77777777" w:rsidR="00AF20F0" w:rsidRDefault="00AF20F0" w:rsidP="00791DCF">
            <w:pPr>
              <w:spacing w:after="120"/>
              <w:jc w:val="both"/>
              <w:rPr>
                <w:rFonts w:eastAsiaTheme="minorEastAsia"/>
                <w:color w:val="FF0000"/>
                <w:lang w:eastAsia="zh-CN"/>
              </w:rPr>
            </w:pPr>
          </w:p>
        </w:tc>
      </w:tr>
    </w:tbl>
    <w:p w14:paraId="2F9F54C1" w14:textId="77777777" w:rsidR="00AF20F0" w:rsidRDefault="00AF20F0" w:rsidP="00AF20F0">
      <w:pPr>
        <w:ind w:firstLineChars="100" w:firstLine="201"/>
        <w:jc w:val="both"/>
        <w:rPr>
          <w:rFonts w:eastAsiaTheme="minorEastAsia"/>
          <w:b/>
          <w:lang w:eastAsia="zh-CN"/>
        </w:rPr>
      </w:pPr>
    </w:p>
    <w:p w14:paraId="0E8341B7" w14:textId="77777777" w:rsidR="00AF20F0" w:rsidRDefault="00AF20F0" w:rsidP="00AF20F0">
      <w:pPr>
        <w:ind w:firstLineChars="100" w:firstLine="201"/>
        <w:jc w:val="both"/>
        <w:rPr>
          <w:rFonts w:eastAsiaTheme="minorEastAsia"/>
          <w:b/>
          <w:lang w:eastAsia="zh-CN"/>
        </w:rPr>
      </w:pPr>
    </w:p>
    <w:p w14:paraId="5C7CB589" w14:textId="77777777" w:rsidR="00AF20F0" w:rsidRDefault="00AF20F0" w:rsidP="00AF20F0">
      <w:pPr>
        <w:ind w:firstLineChars="100" w:firstLine="201"/>
        <w:jc w:val="both"/>
        <w:rPr>
          <w:rFonts w:eastAsiaTheme="minorEastAsia"/>
          <w:b/>
          <w:lang w:eastAsia="zh-CN"/>
        </w:rPr>
      </w:pPr>
    </w:p>
    <w:p w14:paraId="374D417B" w14:textId="77777777" w:rsidR="00AF20F0" w:rsidRDefault="00AF20F0" w:rsidP="00AF20F0">
      <w:pPr>
        <w:ind w:firstLineChars="100" w:firstLine="201"/>
        <w:jc w:val="both"/>
        <w:rPr>
          <w:rFonts w:eastAsiaTheme="minorEastAsia"/>
          <w:b/>
          <w:lang w:eastAsia="zh-CN"/>
        </w:rPr>
      </w:pPr>
    </w:p>
    <w:p w14:paraId="29D5D710" w14:textId="77777777" w:rsidR="00AF20F0" w:rsidRDefault="00AF20F0" w:rsidP="00AF20F0">
      <w:pPr>
        <w:ind w:firstLineChars="100" w:firstLine="201"/>
        <w:jc w:val="both"/>
        <w:rPr>
          <w:rFonts w:eastAsiaTheme="minorEastAsia"/>
          <w:b/>
          <w:lang w:eastAsia="zh-CN"/>
        </w:rPr>
      </w:pPr>
    </w:p>
    <w:p w14:paraId="0BA85051" w14:textId="77777777" w:rsidR="00AF20F0" w:rsidRDefault="00AF20F0" w:rsidP="00AF20F0">
      <w:pPr>
        <w:ind w:firstLineChars="100" w:firstLine="201"/>
        <w:jc w:val="both"/>
        <w:rPr>
          <w:rFonts w:eastAsiaTheme="minorEastAsia"/>
          <w:b/>
          <w:lang w:eastAsia="zh-CN"/>
        </w:rPr>
      </w:pPr>
    </w:p>
    <w:p w14:paraId="531DDC30" w14:textId="77777777" w:rsidR="00AF20F0" w:rsidRDefault="00AF20F0" w:rsidP="00AF20F0">
      <w:pPr>
        <w:ind w:firstLineChars="100" w:firstLine="201"/>
        <w:jc w:val="both"/>
        <w:rPr>
          <w:rFonts w:eastAsiaTheme="minorEastAsia"/>
          <w:b/>
          <w:lang w:eastAsia="zh-CN"/>
        </w:rPr>
      </w:pPr>
    </w:p>
    <w:p w14:paraId="3B94F016" w14:textId="77777777" w:rsidR="00AF20F0" w:rsidRDefault="00AF20F0" w:rsidP="00AF20F0">
      <w:pPr>
        <w:ind w:firstLineChars="100" w:firstLine="201"/>
        <w:jc w:val="both"/>
        <w:rPr>
          <w:rFonts w:eastAsiaTheme="minorEastAsia"/>
          <w:b/>
          <w:lang w:eastAsia="zh-CN"/>
        </w:rPr>
      </w:pPr>
    </w:p>
    <w:p w14:paraId="5BCB3CE1" w14:textId="77777777" w:rsidR="00AF20F0" w:rsidRDefault="00AF20F0" w:rsidP="00AF20F0">
      <w:pPr>
        <w:ind w:firstLineChars="100" w:firstLine="201"/>
        <w:jc w:val="both"/>
        <w:rPr>
          <w:rFonts w:eastAsiaTheme="minorEastAsia"/>
          <w:b/>
          <w:lang w:eastAsia="zh-CN"/>
        </w:rPr>
      </w:pPr>
    </w:p>
    <w:p w14:paraId="1EEB691E" w14:textId="77777777" w:rsidR="00AF20F0" w:rsidRDefault="00AF20F0" w:rsidP="00AF20F0">
      <w:pPr>
        <w:ind w:firstLineChars="100" w:firstLine="201"/>
        <w:jc w:val="both"/>
        <w:rPr>
          <w:rFonts w:eastAsiaTheme="minorEastAsia"/>
          <w:b/>
          <w:lang w:eastAsia="zh-CN"/>
        </w:rPr>
      </w:pPr>
    </w:p>
    <w:p w14:paraId="482C7485" w14:textId="77777777" w:rsidR="00AF20F0" w:rsidRDefault="00AF20F0" w:rsidP="00AF20F0">
      <w:pPr>
        <w:ind w:firstLineChars="100" w:firstLine="201"/>
        <w:jc w:val="both"/>
        <w:rPr>
          <w:rFonts w:eastAsiaTheme="minorEastAsia"/>
          <w:b/>
          <w:lang w:eastAsia="zh-CN"/>
        </w:rPr>
      </w:pPr>
    </w:p>
    <w:p w14:paraId="6C7EFD3D" w14:textId="77777777" w:rsidR="00AF20F0" w:rsidRDefault="00AF20F0" w:rsidP="00AF20F0">
      <w:pPr>
        <w:ind w:firstLineChars="100" w:firstLine="201"/>
        <w:jc w:val="both"/>
        <w:rPr>
          <w:rFonts w:eastAsiaTheme="minorEastAsia"/>
          <w:b/>
          <w:lang w:eastAsia="zh-CN"/>
        </w:rPr>
      </w:pPr>
    </w:p>
    <w:p w14:paraId="5EC5EEB7" w14:textId="77777777" w:rsidR="00AF20F0" w:rsidRDefault="00AF20F0" w:rsidP="00AF20F0">
      <w:pPr>
        <w:ind w:firstLineChars="100" w:firstLine="201"/>
        <w:jc w:val="both"/>
        <w:rPr>
          <w:rFonts w:eastAsiaTheme="minorEastAsia"/>
          <w:b/>
          <w:lang w:eastAsia="zh-CN"/>
        </w:rPr>
      </w:pPr>
    </w:p>
    <w:p w14:paraId="6A63CF80" w14:textId="77777777" w:rsidR="00AF20F0" w:rsidRDefault="00AF20F0" w:rsidP="00AF20F0">
      <w:pPr>
        <w:ind w:firstLineChars="100" w:firstLine="201"/>
        <w:jc w:val="both"/>
        <w:rPr>
          <w:rFonts w:eastAsiaTheme="minorEastAsia"/>
          <w:b/>
          <w:lang w:eastAsia="zh-CN"/>
        </w:rPr>
      </w:pPr>
    </w:p>
    <w:p w14:paraId="121C465B" w14:textId="77777777" w:rsidR="00AF20F0" w:rsidRDefault="00AF20F0" w:rsidP="00AF20F0">
      <w:pPr>
        <w:ind w:firstLineChars="100" w:firstLine="201"/>
        <w:jc w:val="both"/>
        <w:rPr>
          <w:rFonts w:eastAsiaTheme="minorEastAsia"/>
          <w:b/>
          <w:lang w:eastAsia="zh-CN"/>
        </w:rPr>
      </w:pPr>
    </w:p>
    <w:p w14:paraId="61C3D744" w14:textId="77777777" w:rsidR="00AF20F0" w:rsidRDefault="00AF20F0" w:rsidP="00AF20F0">
      <w:pPr>
        <w:ind w:firstLineChars="100" w:firstLine="201"/>
        <w:jc w:val="both"/>
        <w:rPr>
          <w:rFonts w:eastAsiaTheme="minorEastAsia"/>
          <w:b/>
          <w:lang w:eastAsia="zh-CN"/>
        </w:rPr>
      </w:pPr>
    </w:p>
    <w:p w14:paraId="31262D1C" w14:textId="77777777" w:rsidR="00AF20F0" w:rsidRDefault="00AF20F0" w:rsidP="00AF20F0">
      <w:pPr>
        <w:ind w:firstLineChars="100" w:firstLine="201"/>
        <w:jc w:val="both"/>
        <w:rPr>
          <w:rFonts w:eastAsiaTheme="minorEastAsia"/>
          <w:b/>
          <w:lang w:eastAsia="zh-CN"/>
        </w:rPr>
      </w:pPr>
    </w:p>
    <w:p w14:paraId="209D6A1C" w14:textId="77777777" w:rsidR="00AF20F0" w:rsidRDefault="00AF20F0" w:rsidP="00AF20F0">
      <w:pPr>
        <w:ind w:firstLineChars="100" w:firstLine="201"/>
        <w:jc w:val="both"/>
        <w:rPr>
          <w:rFonts w:eastAsiaTheme="minorEastAsia"/>
          <w:b/>
          <w:lang w:eastAsia="zh-CN"/>
        </w:rPr>
      </w:pPr>
    </w:p>
    <w:p w14:paraId="51FC6CF7" w14:textId="77777777" w:rsidR="00AF20F0" w:rsidRDefault="00AF20F0" w:rsidP="00AF20F0">
      <w:pPr>
        <w:ind w:firstLineChars="100" w:firstLine="201"/>
        <w:jc w:val="both"/>
        <w:rPr>
          <w:rFonts w:eastAsiaTheme="minorEastAsia"/>
          <w:b/>
          <w:lang w:eastAsia="zh-CN"/>
        </w:rPr>
      </w:pPr>
    </w:p>
    <w:p w14:paraId="5BED33CB" w14:textId="77777777" w:rsidR="00AF20F0" w:rsidRDefault="00AF20F0" w:rsidP="00AF20F0">
      <w:pPr>
        <w:ind w:firstLineChars="100" w:firstLine="201"/>
        <w:jc w:val="both"/>
        <w:rPr>
          <w:rFonts w:eastAsiaTheme="minorEastAsia"/>
          <w:b/>
          <w:lang w:eastAsia="zh-CN"/>
        </w:rPr>
      </w:pPr>
    </w:p>
    <w:p w14:paraId="35E8DA73" w14:textId="77777777" w:rsidR="00AF20F0" w:rsidRDefault="00AF20F0" w:rsidP="00AF20F0">
      <w:pPr>
        <w:ind w:firstLineChars="100" w:firstLine="201"/>
        <w:jc w:val="both"/>
        <w:rPr>
          <w:rFonts w:eastAsiaTheme="minorEastAsia"/>
          <w:b/>
          <w:lang w:eastAsia="zh-CN"/>
        </w:rPr>
      </w:pPr>
    </w:p>
    <w:p w14:paraId="4111303D" w14:textId="77777777" w:rsidR="00AF20F0" w:rsidRDefault="00AF20F0" w:rsidP="00AF20F0">
      <w:pPr>
        <w:ind w:firstLineChars="100" w:firstLine="201"/>
        <w:jc w:val="both"/>
        <w:rPr>
          <w:rFonts w:eastAsiaTheme="minorEastAsia"/>
          <w:b/>
          <w:lang w:eastAsia="zh-CN"/>
        </w:rPr>
      </w:pPr>
    </w:p>
    <w:p w14:paraId="4B74726B" w14:textId="77777777" w:rsidR="00AF20F0" w:rsidRDefault="00AF20F0" w:rsidP="00AF20F0">
      <w:pPr>
        <w:ind w:firstLineChars="100" w:firstLine="201"/>
        <w:jc w:val="both"/>
        <w:rPr>
          <w:rFonts w:eastAsiaTheme="minorEastAsia"/>
          <w:b/>
          <w:lang w:eastAsia="zh-CN"/>
        </w:rPr>
      </w:pPr>
    </w:p>
    <w:p w14:paraId="4D56600B" w14:textId="77777777" w:rsidR="00AF20F0" w:rsidRDefault="00AF20F0" w:rsidP="00AF20F0">
      <w:pPr>
        <w:ind w:firstLineChars="100" w:firstLine="201"/>
        <w:jc w:val="both"/>
        <w:rPr>
          <w:rFonts w:eastAsiaTheme="minorEastAsia"/>
          <w:b/>
          <w:lang w:eastAsia="zh-CN"/>
        </w:rPr>
      </w:pPr>
    </w:p>
    <w:p w14:paraId="05AF526D" w14:textId="77777777" w:rsidR="00AF20F0" w:rsidRDefault="00AF20F0" w:rsidP="00AF20F0">
      <w:pPr>
        <w:ind w:firstLineChars="100" w:firstLine="201"/>
        <w:jc w:val="both"/>
        <w:rPr>
          <w:rFonts w:eastAsiaTheme="minorEastAsia"/>
          <w:b/>
          <w:lang w:eastAsia="zh-CN"/>
        </w:rPr>
      </w:pPr>
    </w:p>
    <w:p w14:paraId="31F9DD91" w14:textId="77777777" w:rsidR="00AF20F0" w:rsidRDefault="00AF20F0" w:rsidP="00AF20F0">
      <w:pPr>
        <w:ind w:firstLineChars="100" w:firstLine="201"/>
        <w:jc w:val="both"/>
        <w:rPr>
          <w:rFonts w:eastAsiaTheme="minorEastAsia"/>
          <w:b/>
          <w:lang w:eastAsia="zh-CN"/>
        </w:rPr>
      </w:pPr>
    </w:p>
    <w:p w14:paraId="59B5BF78" w14:textId="77777777" w:rsidR="00AF20F0" w:rsidRDefault="00AF20F0" w:rsidP="00AF20F0">
      <w:pPr>
        <w:ind w:firstLineChars="100" w:firstLine="201"/>
        <w:jc w:val="both"/>
        <w:rPr>
          <w:rFonts w:eastAsiaTheme="minorEastAsia"/>
          <w:b/>
          <w:lang w:eastAsia="zh-CN"/>
        </w:rPr>
      </w:pPr>
    </w:p>
    <w:p w14:paraId="2C7F367C" w14:textId="77777777" w:rsidR="00AF20F0" w:rsidRDefault="00AF20F0" w:rsidP="00AF20F0">
      <w:pPr>
        <w:ind w:firstLineChars="100" w:firstLine="201"/>
        <w:jc w:val="both"/>
        <w:rPr>
          <w:rFonts w:eastAsiaTheme="minorEastAsia"/>
          <w:b/>
          <w:lang w:eastAsia="zh-CN"/>
        </w:rPr>
      </w:pPr>
    </w:p>
    <w:p w14:paraId="275A0F5C" w14:textId="77777777" w:rsidR="00AF20F0" w:rsidRDefault="00AF20F0" w:rsidP="00AF20F0">
      <w:pPr>
        <w:ind w:firstLineChars="100" w:firstLine="201"/>
        <w:jc w:val="both"/>
        <w:rPr>
          <w:rFonts w:eastAsiaTheme="minorEastAsia"/>
          <w:b/>
          <w:lang w:eastAsia="zh-CN"/>
        </w:rPr>
      </w:pPr>
    </w:p>
    <w:p w14:paraId="450C0DDE" w14:textId="77777777" w:rsidR="00AF20F0" w:rsidRDefault="00AF20F0" w:rsidP="00AF20F0">
      <w:pPr>
        <w:ind w:firstLineChars="100" w:firstLine="201"/>
        <w:jc w:val="both"/>
        <w:rPr>
          <w:rFonts w:eastAsiaTheme="minorEastAsia"/>
          <w:b/>
          <w:lang w:eastAsia="zh-CN"/>
        </w:rPr>
      </w:pPr>
    </w:p>
    <w:p w14:paraId="7A7CE87E" w14:textId="77777777" w:rsidR="00AF20F0" w:rsidRDefault="00AF20F0" w:rsidP="00AF20F0">
      <w:pPr>
        <w:ind w:firstLineChars="100" w:firstLine="201"/>
        <w:jc w:val="both"/>
        <w:rPr>
          <w:rFonts w:eastAsiaTheme="minorEastAsia"/>
          <w:b/>
          <w:lang w:eastAsia="zh-CN"/>
        </w:rPr>
      </w:pPr>
    </w:p>
    <w:p w14:paraId="0FF8E968" w14:textId="77777777" w:rsidR="00AF20F0" w:rsidRDefault="00AF20F0" w:rsidP="00293862">
      <w:pPr>
        <w:jc w:val="both"/>
        <w:rPr>
          <w:rFonts w:eastAsiaTheme="minorEastAsia"/>
          <w:b/>
          <w:lang w:eastAsia="zh-CN"/>
        </w:rPr>
      </w:pPr>
    </w:p>
    <w:p w14:paraId="5B1EE3B1" w14:textId="77777777" w:rsidR="00AF20F0" w:rsidRPr="00FF1A18" w:rsidRDefault="00AF20F0" w:rsidP="00AF20F0">
      <w:pPr>
        <w:ind w:firstLineChars="100" w:firstLine="201"/>
        <w:jc w:val="both"/>
        <w:rPr>
          <w:rFonts w:eastAsiaTheme="minorEastAsia"/>
          <w:b/>
          <w:lang w:eastAsia="zh-CN"/>
        </w:rPr>
      </w:pPr>
    </w:p>
    <w:p w14:paraId="4B11DDE2" w14:textId="77777777" w:rsidR="00AF20F0" w:rsidRDefault="00AF20F0" w:rsidP="00AF20F0">
      <w:pPr>
        <w:rPr>
          <w:rFonts w:ascii="Times New Roman" w:eastAsia="DengXian" w:hAnsi="Times New Roman"/>
          <w:b/>
          <w:bCs/>
          <w:lang w:eastAsia="zh-CN"/>
        </w:rPr>
      </w:pPr>
      <w:r w:rsidRPr="00BD18FD">
        <w:rPr>
          <w:rFonts w:ascii="Times New Roman" w:eastAsia="DengXian" w:hAnsi="Times New Roman"/>
          <w:b/>
          <w:bCs/>
          <w:highlight w:val="green"/>
          <w:lang w:eastAsia="zh-CN"/>
        </w:rPr>
        <w:t>Agreement:</w:t>
      </w:r>
    </w:p>
    <w:p w14:paraId="077A061D" w14:textId="77777777" w:rsidR="00AF20F0" w:rsidRDefault="00AF20F0" w:rsidP="00AF20F0">
      <w:pPr>
        <w:jc w:val="both"/>
        <w:rPr>
          <w:lang w:val="en-IN" w:eastAsia="ko-KR"/>
        </w:rPr>
      </w:pPr>
      <w:r>
        <w:rPr>
          <w:lang w:val="en-IN" w:eastAsia="ko-KR"/>
        </w:rPr>
        <w:t>T</w:t>
      </w:r>
      <w:r>
        <w:rPr>
          <w:rFonts w:hint="eastAsia"/>
          <w:lang w:val="en-IN" w:eastAsia="ko-KR"/>
        </w:rPr>
        <w:t>he following</w:t>
      </w:r>
      <w:r w:rsidRPr="00C1708A">
        <w:rPr>
          <w:lang w:val="en-IN" w:eastAsia="ko-KR"/>
        </w:rPr>
        <w:t xml:space="preserve"> TP </w:t>
      </w:r>
      <w:r>
        <w:rPr>
          <w:rFonts w:hint="eastAsia"/>
          <w:lang w:val="en-IN" w:eastAsia="ko-KR"/>
        </w:rPr>
        <w:t>for TS 38.21</w:t>
      </w:r>
      <w:r>
        <w:rPr>
          <w:lang w:val="en-IN" w:eastAsia="ko-KR"/>
        </w:rPr>
        <w:t>3</w:t>
      </w:r>
      <w:r>
        <w:rPr>
          <w:rFonts w:hint="eastAsia"/>
          <w:lang w:val="en-IN" w:eastAsia="ko-KR"/>
        </w:rPr>
        <w:t xml:space="preserve"> Clause </w:t>
      </w:r>
      <w:r>
        <w:rPr>
          <w:lang w:val="en-IN" w:eastAsia="ko-KR"/>
        </w:rPr>
        <w:t>4</w:t>
      </w:r>
      <w:r>
        <w:rPr>
          <w:rFonts w:hint="eastAsia"/>
          <w:lang w:val="en-IN" w:eastAsia="ko-KR"/>
        </w:rPr>
        <w:t>.1</w:t>
      </w:r>
      <w:r>
        <w:rPr>
          <w:lang w:val="en-IN" w:eastAsia="ko-KR"/>
        </w:rPr>
        <w:t xml:space="preserve"> is endorsed.</w:t>
      </w:r>
    </w:p>
    <w:p w14:paraId="6F49464C" w14:textId="6C5E615E" w:rsidR="00AF20F0" w:rsidRDefault="00AF20F0" w:rsidP="00AF20F0">
      <w:pPr>
        <w:tabs>
          <w:tab w:val="left" w:pos="1300"/>
        </w:tabs>
        <w:spacing w:line="276" w:lineRule="auto"/>
        <w:jc w:val="both"/>
        <w:rPr>
          <w:szCs w:val="20"/>
        </w:rPr>
      </w:pPr>
      <w:r>
        <w:rPr>
          <w:szCs w:val="20"/>
        </w:rPr>
        <w:t>T</w:t>
      </w:r>
      <w:r w:rsidRPr="00726A05">
        <w:rPr>
          <w:szCs w:val="20"/>
        </w:rPr>
        <w:t>he corresponding CR for Rel-19, TS 38.</w:t>
      </w:r>
      <w:r w:rsidRPr="00D3678E">
        <w:rPr>
          <w:szCs w:val="20"/>
        </w:rPr>
        <w:t xml:space="preserve">213 in </w:t>
      </w:r>
      <w:hyperlink r:id="rId191" w:history="1">
        <w:r w:rsidR="00C62C50" w:rsidRPr="00F257AB">
          <w:rPr>
            <w:rStyle w:val="Hyperlink"/>
            <w:szCs w:val="20"/>
            <w:highlight w:val="green"/>
          </w:rPr>
          <w:t>R1-2606852</w:t>
        </w:r>
      </w:hyperlink>
      <w:r w:rsidRPr="00726A05">
        <w:rPr>
          <w:szCs w:val="20"/>
        </w:rPr>
        <w:t xml:space="preserve"> is </w:t>
      </w:r>
      <w:r w:rsidR="00293862" w:rsidRPr="00293862">
        <w:rPr>
          <w:szCs w:val="20"/>
          <w:highlight w:val="green"/>
        </w:rPr>
        <w:t>agreed</w:t>
      </w:r>
      <w:r w:rsidR="00293862">
        <w:rPr>
          <w:szCs w:val="20"/>
        </w:rPr>
        <w:t>.</w:t>
      </w:r>
    </w:p>
    <w:p w14:paraId="12626566" w14:textId="476DCBAB" w:rsidR="00293862" w:rsidRPr="00BD18FD" w:rsidRDefault="00293862" w:rsidP="00AF20F0">
      <w:pPr>
        <w:tabs>
          <w:tab w:val="left" w:pos="1300"/>
        </w:tabs>
        <w:spacing w:line="276" w:lineRule="auto"/>
        <w:jc w:val="both"/>
        <w:rPr>
          <w:szCs w:val="20"/>
        </w:rPr>
      </w:pPr>
      <w:r>
        <w:rPr>
          <w:szCs w:val="20"/>
        </w:rPr>
        <w:t>(</w:t>
      </w:r>
      <w:r w:rsidR="00551249">
        <w:rPr>
          <w:szCs w:val="20"/>
        </w:rPr>
        <w:t xml:space="preserve">Rel-19, </w:t>
      </w:r>
      <w:r>
        <w:rPr>
          <w:szCs w:val="20"/>
        </w:rPr>
        <w:t>TS 38.213</w:t>
      </w:r>
      <w:r w:rsidR="00551249">
        <w:rPr>
          <w:szCs w:val="20"/>
        </w:rPr>
        <w:t xml:space="preserve">, </w:t>
      </w:r>
      <w:proofErr w:type="spellStart"/>
      <w:r w:rsidR="00551249" w:rsidRPr="00551249">
        <w:rPr>
          <w:szCs w:val="20"/>
        </w:rPr>
        <w:t>Netw_Energy_NR_enh</w:t>
      </w:r>
      <w:proofErr w:type="spellEnd"/>
      <w:r w:rsidR="00551249" w:rsidRPr="00551249">
        <w:rPr>
          <w:szCs w:val="20"/>
        </w:rPr>
        <w:t>-Core</w:t>
      </w:r>
      <w:r w:rsidR="00551249">
        <w:rPr>
          <w:szCs w:val="20"/>
        </w:rPr>
        <w:t>,</w:t>
      </w:r>
      <w:r>
        <w:rPr>
          <w:szCs w:val="20"/>
        </w:rPr>
        <w:t xml:space="preserve"> CR 0783, Cat F)</w:t>
      </w:r>
    </w:p>
    <w:p w14:paraId="691AC18D" w14:textId="77777777" w:rsidR="00AF20F0" w:rsidRDefault="00AF20F0" w:rsidP="00AF20F0">
      <w:pPr>
        <w:ind w:firstLineChars="100" w:firstLine="200"/>
        <w:jc w:val="both"/>
        <w:rPr>
          <w:lang w:eastAsia="ko-KR"/>
        </w:rPr>
      </w:pPr>
    </w:p>
    <w:tbl>
      <w:tblPr>
        <w:tblStyle w:val="TableGrid"/>
        <w:tblpPr w:leftFromText="180" w:rightFromText="180" w:vertAnchor="text" w:tblpY="1"/>
        <w:tblOverlap w:val="never"/>
        <w:tblW w:w="0" w:type="auto"/>
        <w:tblLook w:val="04A0" w:firstRow="1" w:lastRow="0" w:firstColumn="1" w:lastColumn="0" w:noHBand="0" w:noVBand="1"/>
      </w:tblPr>
      <w:tblGrid>
        <w:gridCol w:w="9631"/>
      </w:tblGrid>
      <w:tr w:rsidR="00AF20F0" w14:paraId="6E600064" w14:textId="77777777" w:rsidTr="00791DCF">
        <w:tc>
          <w:tcPr>
            <w:tcW w:w="9631" w:type="dxa"/>
          </w:tcPr>
          <w:p w14:paraId="42802673" w14:textId="77777777" w:rsidR="00AF20F0" w:rsidRPr="00ED25F6" w:rsidRDefault="00AF20F0" w:rsidP="00791DCF">
            <w:pPr>
              <w:rPr>
                <w:lang w:eastAsia="zh-CN" w:bidi="ar"/>
              </w:rPr>
            </w:pPr>
            <w:r w:rsidRPr="0043104A">
              <w:rPr>
                <w:b/>
                <w:bCs/>
                <w:lang w:eastAsia="zh-CN" w:bidi="ar"/>
              </w:rPr>
              <w:t xml:space="preserve">Reason for change: </w:t>
            </w:r>
            <w:r>
              <w:rPr>
                <w:lang w:eastAsia="zh-CN" w:bidi="ar"/>
              </w:rPr>
              <w:t xml:space="preserve">The periodicity of on-demand SSB can be configured differently than the always-on SSB. However, the current spec says the UE can assume a periodicity of a half frame when the always-on SSB periodicity parameter is absent. When the on-demand SSB periodicity is different than the always-on SSB periodicity this then conflicts with the following statement in the spec which says the UE can assume the periodicity of all SS/PBCH blocks in the serving cell is the same. </w:t>
            </w:r>
          </w:p>
          <w:p w14:paraId="494FD6A7" w14:textId="77777777" w:rsidR="00AF20F0" w:rsidRPr="00793E4B" w:rsidRDefault="00AF20F0" w:rsidP="00791DCF">
            <w:pPr>
              <w:rPr>
                <w:lang w:eastAsia="zh-CN" w:bidi="ar"/>
              </w:rPr>
            </w:pPr>
            <w:r w:rsidRPr="0043104A">
              <w:rPr>
                <w:b/>
                <w:bCs/>
                <w:lang w:eastAsia="zh-CN" w:bidi="ar"/>
              </w:rPr>
              <w:t xml:space="preserve">Summary of Change: </w:t>
            </w:r>
            <w:r>
              <w:rPr>
                <w:lang w:eastAsia="zh-CN" w:bidi="ar"/>
              </w:rPr>
              <w:t>Clarify that the assumption of the same periodicity from all SS/PBCH blocks in the serving cell does not hold for on-demand SSB.</w:t>
            </w:r>
          </w:p>
          <w:p w14:paraId="16EAAC72" w14:textId="77777777" w:rsidR="00AF20F0" w:rsidRPr="00EE605F" w:rsidRDefault="00AF20F0" w:rsidP="00791DCF">
            <w:pPr>
              <w:rPr>
                <w:lang w:eastAsia="zh-CN" w:bidi="ar"/>
              </w:rPr>
            </w:pPr>
            <w:r w:rsidRPr="0043104A">
              <w:rPr>
                <w:b/>
                <w:bCs/>
                <w:lang w:eastAsia="zh-CN" w:bidi="ar"/>
              </w:rPr>
              <w:t>Consequences if not approved:</w:t>
            </w:r>
            <w:r w:rsidRPr="0043104A">
              <w:rPr>
                <w:lang w:eastAsia="zh-CN" w:bidi="ar"/>
              </w:rPr>
              <w:t xml:space="preserve"> </w:t>
            </w:r>
            <w:r>
              <w:rPr>
                <w:lang w:eastAsia="zh-CN" w:bidi="ar"/>
              </w:rPr>
              <w:t xml:space="preserve">Incorrect UE assumption on the periodicity of the SSB. </w:t>
            </w:r>
          </w:p>
          <w:p w14:paraId="43E65AD8" w14:textId="77777777" w:rsidR="00AF20F0" w:rsidRDefault="00AF20F0" w:rsidP="00791DCF">
            <w:pPr>
              <w:ind w:firstLineChars="100" w:firstLine="200"/>
              <w:jc w:val="both"/>
              <w:rPr>
                <w:lang w:eastAsia="ko-KR"/>
              </w:rPr>
            </w:pPr>
          </w:p>
          <w:p w14:paraId="7737EA9B" w14:textId="77777777" w:rsidR="00AF20F0" w:rsidRPr="00635F81" w:rsidRDefault="00AF20F0" w:rsidP="00791DCF">
            <w:pPr>
              <w:rPr>
                <w:rFonts w:ascii="Arial" w:eastAsia="SimSun" w:hAnsi="Arial"/>
                <w:sz w:val="32"/>
                <w:szCs w:val="20"/>
              </w:rPr>
            </w:pPr>
            <w:r w:rsidRPr="00635F81">
              <w:rPr>
                <w:rFonts w:ascii="Arial" w:eastAsia="SimSun" w:hAnsi="Arial"/>
                <w:sz w:val="32"/>
                <w:szCs w:val="20"/>
              </w:rPr>
              <w:t>4.1</w:t>
            </w:r>
            <w:r w:rsidRPr="00635F81">
              <w:rPr>
                <w:rFonts w:ascii="Arial" w:eastAsia="SimSun" w:hAnsi="Arial"/>
                <w:sz w:val="32"/>
                <w:szCs w:val="20"/>
              </w:rPr>
              <w:tab/>
              <w:t>Cell search</w:t>
            </w:r>
          </w:p>
          <w:p w14:paraId="373029DB" w14:textId="77777777" w:rsidR="00AF20F0" w:rsidRDefault="00AF20F0" w:rsidP="00791DCF">
            <w:pPr>
              <w:ind w:firstLineChars="100" w:firstLine="200"/>
              <w:jc w:val="both"/>
              <w:rPr>
                <w:lang w:eastAsia="ko-KR"/>
              </w:rPr>
            </w:pPr>
          </w:p>
          <w:p w14:paraId="4DC27F9D" w14:textId="77777777" w:rsidR="00AF20F0" w:rsidRPr="005D786C" w:rsidRDefault="00AF20F0" w:rsidP="00791DCF">
            <w:pPr>
              <w:jc w:val="center"/>
              <w:rPr>
                <w:color w:val="FF0000"/>
                <w:lang w:eastAsia="zh-CN"/>
              </w:rPr>
            </w:pPr>
            <w:r w:rsidRPr="005D786C">
              <w:rPr>
                <w:color w:val="FF0000"/>
                <w:lang w:eastAsia="zh-CN"/>
              </w:rPr>
              <w:t>&lt; Unchanged Text Omitted &gt;</w:t>
            </w:r>
          </w:p>
          <w:p w14:paraId="39A687B2" w14:textId="77777777" w:rsidR="00AF20F0" w:rsidRDefault="00AF20F0" w:rsidP="00791DCF">
            <w:pPr>
              <w:ind w:firstLineChars="100" w:firstLine="200"/>
              <w:jc w:val="both"/>
              <w:rPr>
                <w:lang w:eastAsia="ko-KR"/>
              </w:rPr>
            </w:pPr>
          </w:p>
          <w:p w14:paraId="44B09374" w14:textId="77777777" w:rsidR="00AF20F0" w:rsidRPr="00B916EC" w:rsidRDefault="00AF20F0" w:rsidP="00791DCF">
            <w:pPr>
              <w:spacing w:after="160" w:line="259" w:lineRule="auto"/>
            </w:pPr>
            <w:r w:rsidRPr="00B916EC">
              <w:t xml:space="preserve">A UE can be </w:t>
            </w:r>
            <w:r>
              <w:t>provided</w:t>
            </w:r>
            <w:r w:rsidRPr="00B916EC">
              <w:t xml:space="preserve"> per serving cell by </w:t>
            </w:r>
            <w:proofErr w:type="spellStart"/>
            <w:r w:rsidRPr="00E201AB">
              <w:rPr>
                <w:i/>
              </w:rPr>
              <w:t>ssb</w:t>
            </w:r>
            <w:r w:rsidRPr="00B916EC">
              <w:rPr>
                <w:i/>
              </w:rPr>
              <w:t>-</w:t>
            </w:r>
            <w:r>
              <w:rPr>
                <w:i/>
              </w:rPr>
              <w:t>periodicityServingC</w:t>
            </w:r>
            <w:r w:rsidRPr="002E00E8">
              <w:rPr>
                <w:i/>
              </w:rPr>
              <w:t>ell</w:t>
            </w:r>
            <w:proofErr w:type="spellEnd"/>
            <w:r w:rsidRPr="00B916EC">
              <w:t xml:space="preserve"> a periodicity of the half frames for reception of </w:t>
            </w:r>
            <w:r>
              <w:t xml:space="preserve">the </w:t>
            </w:r>
            <w:r w:rsidRPr="00B916EC">
              <w:t xml:space="preserve">SS/PBCH blocks </w:t>
            </w:r>
            <w:r>
              <w:t>for the</w:t>
            </w:r>
            <w:r w:rsidRPr="00B916EC">
              <w:t xml:space="preserve"> serving cell. If the UE is not configured a periodicity of the half frames for receptions of </w:t>
            </w:r>
            <w:r>
              <w:t xml:space="preserve">the </w:t>
            </w:r>
            <w:r w:rsidRPr="00B916EC">
              <w:t>SS/PBCH blocks, the UE assume</w:t>
            </w:r>
            <w:r>
              <w:t>s</w:t>
            </w:r>
            <w:r w:rsidRPr="00B916EC">
              <w:t xml:space="preserve"> a periodicity of a half frame. A UE assume</w:t>
            </w:r>
            <w:r>
              <w:t>s</w:t>
            </w:r>
            <w:r w:rsidRPr="00B916EC">
              <w:t xml:space="preserve"> that the periodicity is same for all SS/PBCH blocks in the serving cell</w:t>
            </w:r>
            <w:ins w:id="111" w:author="Seonwook Kim" w:date="2026-08-24T20:42:00Z">
              <w:r w:rsidRPr="004B69D4">
                <w:t xml:space="preserve">, expect for SS/PBCH blocks provided by </w:t>
              </w:r>
              <w:r w:rsidRPr="004B69D4">
                <w:rPr>
                  <w:i/>
                  <w:iCs/>
                </w:rPr>
                <w:t>OD-SSB-Config</w:t>
              </w:r>
              <w:r w:rsidRPr="004B69D4">
                <w:t>, as described in Clause 4.4</w:t>
              </w:r>
            </w:ins>
            <w:r w:rsidRPr="00B916EC">
              <w:t>.</w:t>
            </w:r>
          </w:p>
          <w:p w14:paraId="4515902C" w14:textId="77777777" w:rsidR="00AF20F0" w:rsidRPr="005D786C" w:rsidRDefault="00AF20F0" w:rsidP="00791DCF">
            <w:pPr>
              <w:jc w:val="center"/>
              <w:rPr>
                <w:color w:val="FF0000"/>
                <w:lang w:eastAsia="zh-CN"/>
              </w:rPr>
            </w:pPr>
            <w:r w:rsidRPr="005D786C">
              <w:rPr>
                <w:color w:val="FF0000"/>
                <w:lang w:eastAsia="zh-CN"/>
              </w:rPr>
              <w:t>&lt; Unchanged Text Omitted &gt;</w:t>
            </w:r>
          </w:p>
          <w:p w14:paraId="6748C950" w14:textId="77777777" w:rsidR="00AF20F0" w:rsidRPr="00635F81" w:rsidRDefault="00AF20F0" w:rsidP="00791DCF">
            <w:pPr>
              <w:rPr>
                <w:rFonts w:eastAsiaTheme="minorEastAsia"/>
                <w:color w:val="C00000"/>
                <w:lang w:eastAsia="ko-KR"/>
              </w:rPr>
            </w:pPr>
          </w:p>
        </w:tc>
      </w:tr>
    </w:tbl>
    <w:p w14:paraId="73FBDF9B" w14:textId="77777777" w:rsidR="00AF20F0" w:rsidRDefault="00AF20F0" w:rsidP="00AF20F0">
      <w:pPr>
        <w:ind w:firstLineChars="100" w:firstLine="200"/>
        <w:jc w:val="both"/>
        <w:rPr>
          <w:lang w:val="en-US" w:eastAsia="ko-KR"/>
        </w:rPr>
      </w:pPr>
    </w:p>
    <w:p w14:paraId="20BE3113" w14:textId="77777777" w:rsidR="00AF20F0" w:rsidRPr="00FC1AEF" w:rsidRDefault="00AF20F0" w:rsidP="00AF20F0">
      <w:pPr>
        <w:rPr>
          <w:rFonts w:ascii="Times New Roman" w:eastAsia="DengXian" w:hAnsi="Times New Roman"/>
          <w:b/>
          <w:bCs/>
          <w:lang w:eastAsia="zh-CN"/>
        </w:rPr>
      </w:pPr>
    </w:p>
    <w:p w14:paraId="3B6D71CE" w14:textId="77777777" w:rsidR="00AF20F0" w:rsidRDefault="00AF20F0" w:rsidP="00AF20F0">
      <w:pPr>
        <w:rPr>
          <w:rFonts w:ascii="Times New Roman" w:eastAsia="DengXian" w:hAnsi="Times New Roman"/>
          <w:lang w:eastAsia="zh-CN"/>
        </w:rPr>
      </w:pPr>
    </w:p>
    <w:p w14:paraId="70B3C5BF" w14:textId="77777777" w:rsidR="00AF20F0" w:rsidRDefault="00AF20F0" w:rsidP="00AF20F0">
      <w:pPr>
        <w:rPr>
          <w:rFonts w:ascii="Times New Roman" w:eastAsia="DengXian" w:hAnsi="Times New Roman"/>
          <w:lang w:eastAsia="zh-CN"/>
        </w:rPr>
      </w:pPr>
    </w:p>
    <w:p w14:paraId="3BB62F64" w14:textId="77777777" w:rsidR="00AF20F0" w:rsidRDefault="00AF20F0" w:rsidP="00AF20F0">
      <w:pPr>
        <w:rPr>
          <w:rFonts w:ascii="Times New Roman" w:eastAsia="DengXian" w:hAnsi="Times New Roman"/>
          <w:lang w:eastAsia="zh-CN"/>
        </w:rPr>
      </w:pPr>
    </w:p>
    <w:p w14:paraId="5744E4AC" w14:textId="77777777" w:rsidR="00AF20F0" w:rsidRDefault="00AF20F0" w:rsidP="00AF20F0">
      <w:pPr>
        <w:rPr>
          <w:rFonts w:ascii="Times New Roman" w:eastAsia="DengXian" w:hAnsi="Times New Roman"/>
          <w:lang w:eastAsia="zh-CN"/>
        </w:rPr>
      </w:pPr>
    </w:p>
    <w:p w14:paraId="0905700E" w14:textId="77777777" w:rsidR="00AF20F0" w:rsidRDefault="00AF20F0" w:rsidP="00AF20F0">
      <w:pPr>
        <w:rPr>
          <w:rFonts w:ascii="Times New Roman" w:eastAsia="DengXian" w:hAnsi="Times New Roman"/>
          <w:lang w:eastAsia="zh-CN"/>
        </w:rPr>
      </w:pPr>
    </w:p>
    <w:p w14:paraId="30A88D32" w14:textId="77777777" w:rsidR="00AF20F0" w:rsidRDefault="00AF20F0" w:rsidP="00AF20F0">
      <w:pPr>
        <w:rPr>
          <w:rFonts w:ascii="Times New Roman" w:eastAsia="DengXian" w:hAnsi="Times New Roman"/>
          <w:lang w:eastAsia="zh-CN"/>
        </w:rPr>
      </w:pPr>
    </w:p>
    <w:p w14:paraId="4D3D9546" w14:textId="77777777" w:rsidR="00AF20F0" w:rsidRDefault="00AF20F0" w:rsidP="00AF20F0">
      <w:pPr>
        <w:rPr>
          <w:rFonts w:ascii="Times New Roman" w:eastAsia="DengXian" w:hAnsi="Times New Roman"/>
          <w:lang w:eastAsia="zh-CN"/>
        </w:rPr>
      </w:pPr>
    </w:p>
    <w:p w14:paraId="22BD6F7C" w14:textId="77777777" w:rsidR="00AF20F0" w:rsidRDefault="00AF20F0" w:rsidP="00AF20F0">
      <w:pPr>
        <w:rPr>
          <w:rFonts w:ascii="Times New Roman" w:eastAsia="DengXian" w:hAnsi="Times New Roman"/>
          <w:lang w:eastAsia="zh-CN"/>
        </w:rPr>
      </w:pPr>
    </w:p>
    <w:p w14:paraId="4E947DAA" w14:textId="77777777" w:rsidR="00AF20F0" w:rsidRDefault="00AF20F0" w:rsidP="00AF20F0">
      <w:pPr>
        <w:rPr>
          <w:rFonts w:ascii="Times New Roman" w:eastAsia="DengXian" w:hAnsi="Times New Roman"/>
          <w:lang w:eastAsia="zh-CN"/>
        </w:rPr>
      </w:pPr>
    </w:p>
    <w:p w14:paraId="31A5B76E" w14:textId="77777777" w:rsidR="00AF20F0" w:rsidRDefault="00AF20F0" w:rsidP="00AF20F0">
      <w:pPr>
        <w:rPr>
          <w:rFonts w:ascii="Times New Roman" w:eastAsia="DengXian" w:hAnsi="Times New Roman"/>
          <w:lang w:eastAsia="zh-CN"/>
        </w:rPr>
      </w:pPr>
    </w:p>
    <w:p w14:paraId="3D7AB42E" w14:textId="77777777" w:rsidR="00AF20F0" w:rsidRDefault="00AF20F0" w:rsidP="00AF20F0">
      <w:pPr>
        <w:rPr>
          <w:rFonts w:ascii="Times New Roman" w:eastAsia="DengXian" w:hAnsi="Times New Roman"/>
          <w:lang w:eastAsia="zh-CN"/>
        </w:rPr>
      </w:pPr>
    </w:p>
    <w:p w14:paraId="275F0B8C" w14:textId="77777777" w:rsidR="00AF20F0" w:rsidRDefault="00AF20F0" w:rsidP="00AF20F0">
      <w:pPr>
        <w:rPr>
          <w:rFonts w:ascii="Times New Roman" w:eastAsia="DengXian" w:hAnsi="Times New Roman"/>
          <w:lang w:eastAsia="zh-CN"/>
        </w:rPr>
      </w:pPr>
    </w:p>
    <w:p w14:paraId="044AD49A" w14:textId="77777777" w:rsidR="00AF20F0" w:rsidRDefault="00AF20F0" w:rsidP="00AF20F0">
      <w:pPr>
        <w:rPr>
          <w:rFonts w:ascii="Times New Roman" w:eastAsia="DengXian" w:hAnsi="Times New Roman"/>
          <w:lang w:eastAsia="zh-CN"/>
        </w:rPr>
      </w:pPr>
    </w:p>
    <w:p w14:paraId="45CACA26" w14:textId="77777777" w:rsidR="00AF20F0" w:rsidRDefault="00AF20F0" w:rsidP="00AF20F0">
      <w:pPr>
        <w:rPr>
          <w:rFonts w:ascii="Times New Roman" w:eastAsia="DengXian" w:hAnsi="Times New Roman"/>
          <w:lang w:eastAsia="zh-CN"/>
        </w:rPr>
      </w:pPr>
    </w:p>
    <w:p w14:paraId="0FB9E21C" w14:textId="77777777" w:rsidR="00AF20F0" w:rsidRDefault="00AF20F0" w:rsidP="00AF20F0">
      <w:pPr>
        <w:rPr>
          <w:rFonts w:ascii="Times New Roman" w:eastAsia="DengXian" w:hAnsi="Times New Roman"/>
          <w:lang w:eastAsia="zh-CN"/>
        </w:rPr>
      </w:pPr>
    </w:p>
    <w:p w14:paraId="6923F887" w14:textId="77777777" w:rsidR="00AF20F0" w:rsidRDefault="00AF20F0" w:rsidP="00AF20F0">
      <w:pPr>
        <w:rPr>
          <w:rFonts w:ascii="Times New Roman" w:eastAsia="DengXian" w:hAnsi="Times New Roman"/>
          <w:lang w:eastAsia="zh-CN"/>
        </w:rPr>
      </w:pPr>
    </w:p>
    <w:p w14:paraId="24024144" w14:textId="77777777" w:rsidR="00AF20F0" w:rsidRDefault="00AF20F0" w:rsidP="00AF20F0">
      <w:pPr>
        <w:rPr>
          <w:rFonts w:ascii="Times New Roman" w:eastAsia="DengXian" w:hAnsi="Times New Roman"/>
          <w:lang w:eastAsia="zh-CN"/>
        </w:rPr>
      </w:pPr>
    </w:p>
    <w:p w14:paraId="058E889A" w14:textId="77777777" w:rsidR="00AF20F0" w:rsidRDefault="00AF20F0" w:rsidP="00AF20F0">
      <w:pPr>
        <w:rPr>
          <w:rFonts w:ascii="Times New Roman" w:eastAsia="DengXian" w:hAnsi="Times New Roman"/>
          <w:lang w:eastAsia="zh-CN"/>
        </w:rPr>
      </w:pPr>
    </w:p>
    <w:p w14:paraId="481B2694" w14:textId="77777777" w:rsidR="00AF20F0" w:rsidRDefault="00AF20F0" w:rsidP="00AF20F0">
      <w:pPr>
        <w:rPr>
          <w:rFonts w:ascii="Times New Roman" w:eastAsia="DengXian" w:hAnsi="Times New Roman"/>
          <w:lang w:eastAsia="zh-CN"/>
        </w:rPr>
      </w:pPr>
    </w:p>
    <w:p w14:paraId="54A3E32A" w14:textId="77777777" w:rsidR="00AF20F0" w:rsidRDefault="00AF20F0" w:rsidP="00AF20F0">
      <w:pPr>
        <w:rPr>
          <w:rFonts w:ascii="Times New Roman" w:eastAsia="DengXian" w:hAnsi="Times New Roman"/>
          <w:lang w:eastAsia="zh-CN"/>
        </w:rPr>
      </w:pPr>
    </w:p>
    <w:p w14:paraId="2E4EB593" w14:textId="77777777" w:rsidR="00AF20F0" w:rsidRDefault="00AF20F0" w:rsidP="00AF20F0">
      <w:pPr>
        <w:rPr>
          <w:rFonts w:ascii="Times New Roman" w:eastAsia="DengXian" w:hAnsi="Times New Roman"/>
          <w:lang w:eastAsia="zh-CN"/>
        </w:rPr>
      </w:pPr>
    </w:p>
    <w:p w14:paraId="4FFAB761" w14:textId="77777777" w:rsidR="004A2531" w:rsidRPr="009B24DC" w:rsidRDefault="004A2531" w:rsidP="004A2531">
      <w:pPr>
        <w:rPr>
          <w:rFonts w:ascii="Times New Roman" w:eastAsia="DengXian" w:hAnsi="Times New Roman"/>
          <w:b/>
          <w:bCs/>
          <w:u w:val="single"/>
          <w:lang w:eastAsia="zh-CN"/>
        </w:rPr>
      </w:pPr>
      <w:r w:rsidRPr="009B24DC">
        <w:rPr>
          <w:rFonts w:ascii="Times New Roman" w:eastAsia="DengXian" w:hAnsi="Times New Roman" w:hint="eastAsia"/>
          <w:b/>
          <w:bCs/>
          <w:u w:val="single"/>
          <w:lang w:eastAsia="zh-CN"/>
        </w:rPr>
        <w:t>NR/IoT-NTN</w:t>
      </w:r>
    </w:p>
    <w:p w14:paraId="6059F467" w14:textId="799D4089" w:rsidR="004A2531" w:rsidRDefault="00C62C50" w:rsidP="004A2531">
      <w:hyperlink r:id="rId192" w:history="1">
        <w:r>
          <w:rPr>
            <w:rStyle w:val="Hyperlink"/>
            <w:rFonts w:ascii="Times New Roman" w:eastAsia="Times New Roman" w:hAnsi="Times New Roman"/>
          </w:rPr>
          <w:t>R1-2605806</w:t>
        </w:r>
      </w:hyperlink>
      <w:r w:rsidR="004A2531">
        <w:rPr>
          <w:rFonts w:ascii="Times New Roman" w:eastAsia="Times New Roman" w:hAnsi="Times New Roman"/>
        </w:rPr>
        <w:tab/>
        <w:t>Maintenance on NR NTN Phase 3</w:t>
      </w:r>
      <w:r w:rsidR="004A2531">
        <w:rPr>
          <w:rFonts w:ascii="Times New Roman" w:eastAsia="Times New Roman" w:hAnsi="Times New Roman"/>
        </w:rPr>
        <w:tab/>
        <w:t>Samsung</w:t>
      </w:r>
    </w:p>
    <w:p w14:paraId="76021065" w14:textId="7986A4CD" w:rsidR="004A2531" w:rsidRDefault="00C62C50" w:rsidP="004A2531">
      <w:pPr>
        <w:rPr>
          <w:rFonts w:ascii="Times New Roman" w:eastAsia="Times New Roman" w:hAnsi="Times New Roman"/>
        </w:rPr>
      </w:pPr>
      <w:hyperlink r:id="rId193" w:history="1">
        <w:r>
          <w:rPr>
            <w:rStyle w:val="Hyperlink"/>
            <w:rFonts w:ascii="Times New Roman" w:eastAsia="Times New Roman" w:hAnsi="Times New Roman"/>
          </w:rPr>
          <w:t>R1-2605943</w:t>
        </w:r>
      </w:hyperlink>
      <w:r w:rsidR="004A2531">
        <w:rPr>
          <w:rFonts w:ascii="Times New Roman" w:eastAsia="Times New Roman" w:hAnsi="Times New Roman"/>
        </w:rPr>
        <w:tab/>
        <w:t>Maintenance on AIML BM and NTN for NR and IoT</w:t>
      </w:r>
      <w:r w:rsidR="004A2531">
        <w:rPr>
          <w:rFonts w:ascii="Times New Roman" w:eastAsia="Times New Roman" w:hAnsi="Times New Roman"/>
        </w:rPr>
        <w:tab/>
      </w:r>
      <w:r w:rsidR="004A2531">
        <w:rPr>
          <w:rFonts w:ascii="Times New Roman" w:eastAsiaTheme="minorEastAsia" w:hAnsi="Times New Roman"/>
          <w:lang w:eastAsia="zh-CN"/>
        </w:rPr>
        <w:tab/>
      </w:r>
      <w:r w:rsidR="004A2531">
        <w:rPr>
          <w:rFonts w:ascii="Times New Roman" w:eastAsia="Times New Roman" w:hAnsi="Times New Roman"/>
        </w:rPr>
        <w:t>Ericsson</w:t>
      </w:r>
    </w:p>
    <w:p w14:paraId="5E51DF22" w14:textId="25259AC1" w:rsidR="004E5BD5" w:rsidRDefault="004E5BD5" w:rsidP="004A2531">
      <w:r>
        <w:rPr>
          <w:rFonts w:ascii="Times New Roman" w:eastAsia="Times New Roman" w:hAnsi="Times New Roman"/>
        </w:rPr>
        <w:tab/>
      </w:r>
      <w:r>
        <w:rPr>
          <w:rFonts w:ascii="Times New Roman" w:eastAsia="Times New Roman" w:hAnsi="Times New Roman"/>
        </w:rPr>
        <w:tab/>
        <w:t xml:space="preserve">Revised in </w:t>
      </w:r>
      <w:hyperlink r:id="rId194" w:history="1">
        <w:r w:rsidR="00C62C50">
          <w:rPr>
            <w:rStyle w:val="Hyperlink"/>
            <w:rFonts w:ascii="Times New Roman" w:eastAsia="Times New Roman" w:hAnsi="Times New Roman"/>
          </w:rPr>
          <w:t>R1-2606745</w:t>
        </w:r>
      </w:hyperlink>
    </w:p>
    <w:p w14:paraId="483BF1FF" w14:textId="77777777" w:rsidR="004A2531" w:rsidRPr="009B24DC" w:rsidRDefault="004A2531" w:rsidP="004A2531">
      <w:pPr>
        <w:rPr>
          <w:rFonts w:ascii="Times New Roman" w:eastAsia="DengXian" w:hAnsi="Times New Roman"/>
          <w:lang w:eastAsia="zh-CN"/>
        </w:rPr>
      </w:pPr>
    </w:p>
    <w:p w14:paraId="3EBF8E7E" w14:textId="7579F01F" w:rsidR="004A2531" w:rsidRDefault="004A2531" w:rsidP="004A2531">
      <w:pPr>
        <w:rPr>
          <w:rFonts w:eastAsiaTheme="minorEastAsia"/>
          <w:b/>
          <w:lang w:eastAsia="zh-CN"/>
        </w:rPr>
      </w:pPr>
      <w:r>
        <w:rPr>
          <w:rFonts w:ascii="Times New Roman" w:eastAsia="Times New Roman" w:hAnsi="Times New Roman"/>
        </w:rPr>
        <w:lastRenderedPageBreak/>
        <w:t xml:space="preserve">With respect to </w:t>
      </w:r>
      <w:hyperlink r:id="rId195" w:history="1">
        <w:r w:rsidR="00C62C50">
          <w:rPr>
            <w:rStyle w:val="Hyperlink"/>
            <w:rFonts w:ascii="Times New Roman" w:eastAsia="Times New Roman" w:hAnsi="Times New Roman"/>
          </w:rPr>
          <w:t>R1-2605943</w:t>
        </w:r>
      </w:hyperlink>
      <w:r w:rsidR="004E5BD5">
        <w:rPr>
          <w:rFonts w:ascii="Times New Roman" w:eastAsia="Times New Roman" w:hAnsi="Times New Roman"/>
        </w:rPr>
        <w:t xml:space="preserve"> (</w:t>
      </w:r>
      <w:hyperlink r:id="rId196" w:history="1">
        <w:r w:rsidR="00C62C50">
          <w:rPr>
            <w:rStyle w:val="Hyperlink"/>
            <w:rFonts w:ascii="Times New Roman" w:eastAsia="Times New Roman" w:hAnsi="Times New Roman"/>
          </w:rPr>
          <w:t>R1-2606745</w:t>
        </w:r>
      </w:hyperlink>
      <w:r w:rsidR="004E5BD5">
        <w:rPr>
          <w:rFonts w:ascii="Times New Roman" w:eastAsia="Times New Roman" w:hAnsi="Times New Roman"/>
        </w:rPr>
        <w:t>)</w:t>
      </w:r>
    </w:p>
    <w:p w14:paraId="55CA3CDB" w14:textId="01FD8904" w:rsidR="004A2531" w:rsidRPr="00551249" w:rsidRDefault="00C62C50" w:rsidP="004A2531">
      <w:pPr>
        <w:rPr>
          <w:rFonts w:eastAsiaTheme="minorEastAsia"/>
          <w:b/>
          <w:bCs/>
          <w:lang w:eastAsia="zh-CN"/>
        </w:rPr>
      </w:pPr>
      <w:hyperlink r:id="rId197" w:history="1">
        <w:r w:rsidRPr="00551249">
          <w:rPr>
            <w:rStyle w:val="Hyperlink"/>
            <w:rFonts w:eastAsiaTheme="minorEastAsia"/>
            <w:b/>
            <w:bCs/>
            <w:lang w:eastAsia="zh-CN"/>
          </w:rPr>
          <w:t>R1-2606813</w:t>
        </w:r>
      </w:hyperlink>
      <w:r w:rsidR="004E5BD5" w:rsidRPr="00551249">
        <w:rPr>
          <w:rFonts w:eastAsiaTheme="minorEastAsia"/>
          <w:b/>
          <w:bCs/>
          <w:lang w:eastAsia="zh-CN"/>
        </w:rPr>
        <w:tab/>
        <w:t>Moderator Summary Rel-19 Maintenance on IoT-NTN and NR-NTN</w:t>
      </w:r>
      <w:r w:rsidR="004E5BD5" w:rsidRPr="00551249">
        <w:rPr>
          <w:rFonts w:eastAsiaTheme="minorEastAsia"/>
          <w:b/>
          <w:bCs/>
          <w:lang w:eastAsia="zh-CN"/>
        </w:rPr>
        <w:tab/>
        <w:t>Moderator (Ericsson)</w:t>
      </w:r>
    </w:p>
    <w:p w14:paraId="4A8D8988" w14:textId="77777777" w:rsidR="004A2531" w:rsidRDefault="004A2531" w:rsidP="004A2531">
      <w:pPr>
        <w:rPr>
          <w:rFonts w:eastAsiaTheme="minorEastAsia"/>
          <w:b/>
          <w:lang w:eastAsia="zh-CN"/>
        </w:rPr>
      </w:pPr>
    </w:p>
    <w:p w14:paraId="32E1F66E" w14:textId="77777777" w:rsidR="004A2531" w:rsidRDefault="004A2531" w:rsidP="004A2531">
      <w:pPr>
        <w:rPr>
          <w:rFonts w:ascii="Times New Roman" w:eastAsia="DengXian" w:hAnsi="Times New Roman"/>
          <w:b/>
          <w:bCs/>
          <w:lang w:eastAsia="zh-CN"/>
        </w:rPr>
      </w:pPr>
      <w:r w:rsidRPr="00BD18FD">
        <w:rPr>
          <w:rFonts w:ascii="Times New Roman" w:eastAsia="DengXian" w:hAnsi="Times New Roman"/>
          <w:b/>
          <w:bCs/>
          <w:highlight w:val="green"/>
          <w:lang w:eastAsia="zh-CN"/>
        </w:rPr>
        <w:t>Agreement:</w:t>
      </w:r>
    </w:p>
    <w:p w14:paraId="21B7B381" w14:textId="77777777" w:rsidR="004A2531" w:rsidRDefault="004A2531" w:rsidP="004A2531">
      <w:pPr>
        <w:jc w:val="both"/>
        <w:rPr>
          <w:lang w:val="en-IN" w:eastAsia="ko-KR"/>
        </w:rPr>
      </w:pPr>
      <w:r>
        <w:rPr>
          <w:lang w:val="en-IN" w:eastAsia="ko-KR"/>
        </w:rPr>
        <w:t>T</w:t>
      </w:r>
      <w:r>
        <w:rPr>
          <w:rFonts w:hint="eastAsia"/>
          <w:lang w:val="en-IN" w:eastAsia="ko-KR"/>
        </w:rPr>
        <w:t>he following</w:t>
      </w:r>
      <w:r w:rsidRPr="00C1708A">
        <w:rPr>
          <w:lang w:val="en-IN" w:eastAsia="ko-KR"/>
        </w:rPr>
        <w:t xml:space="preserve"> TP </w:t>
      </w:r>
      <w:r>
        <w:rPr>
          <w:rFonts w:hint="eastAsia"/>
          <w:lang w:val="en-IN" w:eastAsia="ko-KR"/>
        </w:rPr>
        <w:t>for TS 3</w:t>
      </w:r>
      <w:r>
        <w:rPr>
          <w:lang w:val="en-IN" w:eastAsia="ko-KR"/>
        </w:rPr>
        <w:t>6</w:t>
      </w:r>
      <w:r>
        <w:rPr>
          <w:rFonts w:hint="eastAsia"/>
          <w:lang w:val="en-IN" w:eastAsia="ko-KR"/>
        </w:rPr>
        <w:t>.21</w:t>
      </w:r>
      <w:r>
        <w:rPr>
          <w:lang w:val="en-IN" w:eastAsia="ko-KR"/>
        </w:rPr>
        <w:t>3</w:t>
      </w:r>
      <w:r>
        <w:rPr>
          <w:rFonts w:hint="eastAsia"/>
          <w:lang w:val="en-IN" w:eastAsia="ko-KR"/>
        </w:rPr>
        <w:t xml:space="preserve"> Clause </w:t>
      </w:r>
      <w:r>
        <w:rPr>
          <w:lang w:val="en-IN" w:eastAsia="ko-KR"/>
        </w:rPr>
        <w:t>8</w:t>
      </w:r>
      <w:r>
        <w:rPr>
          <w:rFonts w:hint="eastAsia"/>
          <w:lang w:val="en-IN" w:eastAsia="ko-KR"/>
        </w:rPr>
        <w:t>.</w:t>
      </w:r>
      <w:r>
        <w:rPr>
          <w:lang w:val="en-IN" w:eastAsia="ko-KR"/>
        </w:rPr>
        <w:t>6.</w:t>
      </w:r>
      <w:r>
        <w:rPr>
          <w:rFonts w:hint="eastAsia"/>
          <w:lang w:val="en-IN" w:eastAsia="ko-KR"/>
        </w:rPr>
        <w:t>1</w:t>
      </w:r>
      <w:r>
        <w:rPr>
          <w:lang w:val="en-IN" w:eastAsia="ko-KR"/>
        </w:rPr>
        <w:t xml:space="preserve"> is endorsed.</w:t>
      </w:r>
    </w:p>
    <w:p w14:paraId="1F6E11AA" w14:textId="67099895" w:rsidR="004A2531" w:rsidRDefault="004A2531" w:rsidP="004A2531">
      <w:pPr>
        <w:tabs>
          <w:tab w:val="left" w:pos="1300"/>
        </w:tabs>
        <w:spacing w:line="276" w:lineRule="auto"/>
        <w:jc w:val="both"/>
        <w:rPr>
          <w:szCs w:val="20"/>
        </w:rPr>
      </w:pPr>
      <w:r>
        <w:rPr>
          <w:szCs w:val="20"/>
        </w:rPr>
        <w:t>T</w:t>
      </w:r>
      <w:r w:rsidRPr="00726A05">
        <w:rPr>
          <w:szCs w:val="20"/>
        </w:rPr>
        <w:t>he corresponding CR for Rel-19, TS 3</w:t>
      </w:r>
      <w:r>
        <w:rPr>
          <w:szCs w:val="20"/>
        </w:rPr>
        <w:t>6</w:t>
      </w:r>
      <w:r w:rsidRPr="00726A05">
        <w:rPr>
          <w:szCs w:val="20"/>
        </w:rPr>
        <w:t>.2</w:t>
      </w:r>
      <w:r>
        <w:rPr>
          <w:szCs w:val="20"/>
        </w:rPr>
        <w:t>13</w:t>
      </w:r>
      <w:r w:rsidRPr="00726A05">
        <w:rPr>
          <w:szCs w:val="20"/>
        </w:rPr>
        <w:t xml:space="preserve"> in </w:t>
      </w:r>
      <w:hyperlink r:id="rId198" w:history="1">
        <w:r w:rsidR="00C62C50" w:rsidRPr="00F257AB">
          <w:rPr>
            <w:rStyle w:val="Hyperlink"/>
            <w:szCs w:val="20"/>
            <w:highlight w:val="green"/>
          </w:rPr>
          <w:t>R1-2606871</w:t>
        </w:r>
      </w:hyperlink>
      <w:r w:rsidRPr="00726A05">
        <w:rPr>
          <w:szCs w:val="20"/>
        </w:rPr>
        <w:t xml:space="preserve"> is </w:t>
      </w:r>
      <w:r w:rsidR="004E5BD5">
        <w:rPr>
          <w:szCs w:val="20"/>
          <w:highlight w:val="green"/>
        </w:rPr>
        <w:t>agreed</w:t>
      </w:r>
      <w:r w:rsidRPr="00C5091C">
        <w:rPr>
          <w:szCs w:val="20"/>
          <w:highlight w:val="green"/>
        </w:rPr>
        <w:t>.</w:t>
      </w:r>
    </w:p>
    <w:p w14:paraId="46E8ADCA" w14:textId="316A562C" w:rsidR="004E5BD5" w:rsidRPr="00694E1F" w:rsidRDefault="004E5BD5" w:rsidP="004A2531">
      <w:pPr>
        <w:tabs>
          <w:tab w:val="left" w:pos="1300"/>
        </w:tabs>
        <w:spacing w:line="276" w:lineRule="auto"/>
        <w:jc w:val="both"/>
        <w:rPr>
          <w:szCs w:val="20"/>
        </w:rPr>
      </w:pPr>
      <w:r>
        <w:rPr>
          <w:szCs w:val="20"/>
        </w:rPr>
        <w:t>(</w:t>
      </w:r>
      <w:r w:rsidR="00551249">
        <w:rPr>
          <w:szCs w:val="20"/>
        </w:rPr>
        <w:t xml:space="preserve">Rel-19, </w:t>
      </w:r>
      <w:r>
        <w:rPr>
          <w:szCs w:val="20"/>
        </w:rPr>
        <w:t>TS36.213</w:t>
      </w:r>
      <w:r w:rsidR="00551249">
        <w:rPr>
          <w:szCs w:val="20"/>
        </w:rPr>
        <w:t>, IoT_NTN_Ph3,</w:t>
      </w:r>
      <w:r>
        <w:rPr>
          <w:szCs w:val="20"/>
        </w:rPr>
        <w:t xml:space="preserve"> CR 1463, Cat F)</w:t>
      </w:r>
    </w:p>
    <w:tbl>
      <w:tblPr>
        <w:tblW w:w="9645" w:type="dxa"/>
        <w:tblInd w:w="42" w:type="dxa"/>
        <w:tblLayout w:type="fixed"/>
        <w:tblCellMar>
          <w:left w:w="42" w:type="dxa"/>
          <w:right w:w="42" w:type="dxa"/>
        </w:tblCellMar>
        <w:tblLook w:val="04A0" w:firstRow="1" w:lastRow="0" w:firstColumn="1" w:lastColumn="0" w:noHBand="0" w:noVBand="1"/>
      </w:tblPr>
      <w:tblGrid>
        <w:gridCol w:w="2695"/>
        <w:gridCol w:w="6950"/>
      </w:tblGrid>
      <w:tr w:rsidR="004A2531" w14:paraId="0E423697" w14:textId="77777777" w:rsidTr="00791DCF">
        <w:tc>
          <w:tcPr>
            <w:tcW w:w="2695" w:type="dxa"/>
            <w:tcBorders>
              <w:top w:val="single" w:sz="4" w:space="0" w:color="auto"/>
              <w:left w:val="single" w:sz="4" w:space="0" w:color="auto"/>
              <w:bottom w:val="nil"/>
              <w:right w:val="nil"/>
            </w:tcBorders>
          </w:tcPr>
          <w:p w14:paraId="5CA86A44" w14:textId="77777777" w:rsidR="004A2531" w:rsidRDefault="004A2531" w:rsidP="00791DCF">
            <w:pPr>
              <w:rPr>
                <w:rFonts w:cs="Calibri"/>
                <w:b/>
                <w:i/>
                <w:lang w:val="en-US"/>
              </w:rPr>
            </w:pPr>
            <w:r>
              <w:rPr>
                <w:rFonts w:cs="Calibri"/>
                <w:b/>
                <w:i/>
                <w:lang w:val="en-US"/>
              </w:rPr>
              <w:t>Spec</w:t>
            </w:r>
          </w:p>
        </w:tc>
        <w:tc>
          <w:tcPr>
            <w:tcW w:w="6950" w:type="dxa"/>
            <w:tcBorders>
              <w:top w:val="single" w:sz="4" w:space="0" w:color="auto"/>
              <w:left w:val="nil"/>
              <w:bottom w:val="nil"/>
              <w:right w:val="single" w:sz="4" w:space="0" w:color="auto"/>
            </w:tcBorders>
            <w:shd w:val="pct30" w:color="FFFF00" w:fill="auto"/>
          </w:tcPr>
          <w:p w14:paraId="4401A5CB" w14:textId="77777777" w:rsidR="004A2531" w:rsidRDefault="004A2531" w:rsidP="00791DCF">
            <w:pPr>
              <w:rPr>
                <w:rFonts w:cs="Calibri"/>
                <w:lang w:val="en-US"/>
              </w:rPr>
            </w:pPr>
            <w:r>
              <w:rPr>
                <w:rFonts w:cs="Calibri"/>
                <w:lang w:val="en-US"/>
              </w:rPr>
              <w:t>TS 36.213</w:t>
            </w:r>
          </w:p>
        </w:tc>
      </w:tr>
      <w:tr w:rsidR="004A2531" w14:paraId="5DBF7C87" w14:textId="77777777" w:rsidTr="00791DCF">
        <w:trPr>
          <w:trHeight w:val="266"/>
        </w:trPr>
        <w:tc>
          <w:tcPr>
            <w:tcW w:w="2695" w:type="dxa"/>
            <w:tcBorders>
              <w:top w:val="single" w:sz="4" w:space="0" w:color="auto"/>
              <w:left w:val="single" w:sz="4" w:space="0" w:color="auto"/>
              <w:bottom w:val="nil"/>
              <w:right w:val="nil"/>
            </w:tcBorders>
          </w:tcPr>
          <w:p w14:paraId="1D34EA2B" w14:textId="77777777" w:rsidR="004A2531" w:rsidRDefault="004A2531" w:rsidP="00791DCF">
            <w:pPr>
              <w:rPr>
                <w:rFonts w:cs="Calibri"/>
                <w:b/>
                <w:i/>
                <w:lang w:val="en-US"/>
              </w:rPr>
            </w:pPr>
            <w:r>
              <w:rPr>
                <w:rFonts w:cs="Calibri"/>
                <w:b/>
                <w:i/>
                <w:lang w:val="en-US"/>
              </w:rPr>
              <w:t>Reason for change:</w:t>
            </w:r>
          </w:p>
        </w:tc>
        <w:tc>
          <w:tcPr>
            <w:tcW w:w="6950" w:type="dxa"/>
            <w:tcBorders>
              <w:top w:val="single" w:sz="4" w:space="0" w:color="auto"/>
              <w:left w:val="nil"/>
              <w:bottom w:val="nil"/>
              <w:right w:val="single" w:sz="4" w:space="0" w:color="auto"/>
            </w:tcBorders>
            <w:shd w:val="pct30" w:color="FFFF00" w:fill="auto"/>
          </w:tcPr>
          <w:p w14:paraId="120826A7" w14:textId="77777777" w:rsidR="004A2531" w:rsidRDefault="004A2531" w:rsidP="00791DCF">
            <w:pPr>
              <w:rPr>
                <w:rFonts w:cs="Calibri"/>
                <w:lang w:val="en-US"/>
              </w:rPr>
            </w:pPr>
            <w:r>
              <w:rPr>
                <w:rFonts w:cs="Calibri"/>
                <w:lang w:val="en-US"/>
              </w:rPr>
              <w:t>The value of the initial redundancy version for the support of CB-Msg3-EDT for LTE-MTC NTN is missing.</w:t>
            </w:r>
          </w:p>
        </w:tc>
      </w:tr>
      <w:tr w:rsidR="004A2531" w14:paraId="40923CE5" w14:textId="77777777" w:rsidTr="00791DCF">
        <w:tc>
          <w:tcPr>
            <w:tcW w:w="2695" w:type="dxa"/>
            <w:tcBorders>
              <w:top w:val="nil"/>
              <w:left w:val="single" w:sz="4" w:space="0" w:color="auto"/>
              <w:bottom w:val="nil"/>
              <w:right w:val="nil"/>
            </w:tcBorders>
          </w:tcPr>
          <w:p w14:paraId="16193929" w14:textId="77777777" w:rsidR="004A2531" w:rsidRDefault="004A2531" w:rsidP="00791DCF">
            <w:pPr>
              <w:rPr>
                <w:rFonts w:cs="Calibri"/>
                <w:b/>
                <w:i/>
                <w:lang w:val="en-US"/>
              </w:rPr>
            </w:pPr>
          </w:p>
        </w:tc>
        <w:tc>
          <w:tcPr>
            <w:tcW w:w="6950" w:type="dxa"/>
            <w:tcBorders>
              <w:top w:val="nil"/>
              <w:left w:val="nil"/>
              <w:bottom w:val="nil"/>
              <w:right w:val="single" w:sz="4" w:space="0" w:color="auto"/>
            </w:tcBorders>
          </w:tcPr>
          <w:p w14:paraId="60B2A5DF" w14:textId="77777777" w:rsidR="004A2531" w:rsidRDefault="004A2531" w:rsidP="00791DCF">
            <w:pPr>
              <w:rPr>
                <w:rFonts w:cs="Calibri"/>
                <w:lang w:val="en-US"/>
              </w:rPr>
            </w:pPr>
          </w:p>
        </w:tc>
      </w:tr>
      <w:tr w:rsidR="004A2531" w14:paraId="23CE0BEC" w14:textId="77777777" w:rsidTr="00791DCF">
        <w:tc>
          <w:tcPr>
            <w:tcW w:w="2695" w:type="dxa"/>
            <w:tcBorders>
              <w:top w:val="nil"/>
              <w:left w:val="single" w:sz="4" w:space="0" w:color="auto"/>
              <w:bottom w:val="nil"/>
              <w:right w:val="nil"/>
            </w:tcBorders>
          </w:tcPr>
          <w:p w14:paraId="4536F1B6" w14:textId="77777777" w:rsidR="004A2531" w:rsidRDefault="004A2531" w:rsidP="00791DCF">
            <w:pPr>
              <w:rPr>
                <w:rFonts w:cs="Calibri"/>
                <w:b/>
                <w:i/>
                <w:lang w:val="en-US"/>
              </w:rPr>
            </w:pPr>
            <w:r>
              <w:rPr>
                <w:rFonts w:cs="Calibri"/>
                <w:b/>
                <w:i/>
                <w:lang w:val="en-US"/>
              </w:rPr>
              <w:t>Summary of change:</w:t>
            </w:r>
          </w:p>
        </w:tc>
        <w:tc>
          <w:tcPr>
            <w:tcW w:w="6950" w:type="dxa"/>
            <w:tcBorders>
              <w:top w:val="nil"/>
              <w:left w:val="nil"/>
              <w:bottom w:val="nil"/>
              <w:right w:val="single" w:sz="4" w:space="0" w:color="auto"/>
            </w:tcBorders>
            <w:shd w:val="pct30" w:color="FFFF00" w:fill="auto"/>
          </w:tcPr>
          <w:p w14:paraId="67E3A8C2" w14:textId="77777777" w:rsidR="004A2531" w:rsidRDefault="004A2531" w:rsidP="00791DCF">
            <w:pPr>
              <w:rPr>
                <w:rFonts w:cs="Calibri"/>
                <w:lang w:val="en-US"/>
              </w:rPr>
            </w:pPr>
            <w:r>
              <w:rPr>
                <w:rFonts w:cs="Calibri"/>
                <w:lang w:val="en-US"/>
              </w:rPr>
              <w:t>Incorporating in clause 8.6.1 of TS 36.213 for LTE-MTC NTN, a statement related to the support of PUSCH for CB-Msg3-EDT as to apply the same solution as for preconfigured uplink resources and the same solution as in NB-IoT NTN for CB-Msg3-EDT.</w:t>
            </w:r>
          </w:p>
        </w:tc>
      </w:tr>
      <w:tr w:rsidR="004A2531" w14:paraId="29BBF90E" w14:textId="77777777" w:rsidTr="00791DCF">
        <w:tc>
          <w:tcPr>
            <w:tcW w:w="2695" w:type="dxa"/>
            <w:tcBorders>
              <w:top w:val="nil"/>
              <w:left w:val="single" w:sz="4" w:space="0" w:color="auto"/>
              <w:bottom w:val="nil"/>
              <w:right w:val="nil"/>
            </w:tcBorders>
          </w:tcPr>
          <w:p w14:paraId="32AC105C" w14:textId="77777777" w:rsidR="004A2531" w:rsidRDefault="004A2531" w:rsidP="00791DCF">
            <w:pPr>
              <w:rPr>
                <w:rFonts w:cs="Calibri"/>
                <w:b/>
                <w:i/>
                <w:lang w:val="en-US"/>
              </w:rPr>
            </w:pPr>
          </w:p>
        </w:tc>
        <w:tc>
          <w:tcPr>
            <w:tcW w:w="6950" w:type="dxa"/>
            <w:tcBorders>
              <w:top w:val="nil"/>
              <w:left w:val="nil"/>
              <w:bottom w:val="nil"/>
              <w:right w:val="single" w:sz="4" w:space="0" w:color="auto"/>
            </w:tcBorders>
          </w:tcPr>
          <w:p w14:paraId="0DFC7909" w14:textId="77777777" w:rsidR="004A2531" w:rsidRDefault="004A2531" w:rsidP="00791DCF">
            <w:pPr>
              <w:rPr>
                <w:rFonts w:cs="Calibri"/>
                <w:lang w:val="en-US"/>
              </w:rPr>
            </w:pPr>
          </w:p>
        </w:tc>
      </w:tr>
      <w:tr w:rsidR="004A2531" w14:paraId="6E0F24CF" w14:textId="77777777" w:rsidTr="00791DCF">
        <w:tc>
          <w:tcPr>
            <w:tcW w:w="2695" w:type="dxa"/>
            <w:tcBorders>
              <w:top w:val="nil"/>
              <w:left w:val="single" w:sz="4" w:space="0" w:color="auto"/>
              <w:bottom w:val="single" w:sz="4" w:space="0" w:color="auto"/>
              <w:right w:val="nil"/>
            </w:tcBorders>
          </w:tcPr>
          <w:p w14:paraId="2B4E5D10" w14:textId="77777777" w:rsidR="004A2531" w:rsidRDefault="004A2531" w:rsidP="00791DCF">
            <w:pPr>
              <w:rPr>
                <w:rFonts w:cs="Calibri"/>
                <w:b/>
                <w:i/>
                <w:lang w:val="en-US"/>
              </w:rPr>
            </w:pPr>
            <w:r>
              <w:rPr>
                <w:rFonts w:cs="Calibri"/>
                <w:b/>
                <w:i/>
                <w:lang w:val="en-US"/>
              </w:rPr>
              <w:t>Consequences if not approved:</w:t>
            </w:r>
          </w:p>
        </w:tc>
        <w:tc>
          <w:tcPr>
            <w:tcW w:w="6950" w:type="dxa"/>
            <w:tcBorders>
              <w:top w:val="nil"/>
              <w:left w:val="nil"/>
              <w:bottom w:val="single" w:sz="4" w:space="0" w:color="auto"/>
              <w:right w:val="single" w:sz="4" w:space="0" w:color="auto"/>
            </w:tcBorders>
            <w:shd w:val="pct30" w:color="FFFF00" w:fill="auto"/>
          </w:tcPr>
          <w:p w14:paraId="7854F385" w14:textId="77777777" w:rsidR="004A2531" w:rsidRDefault="004A2531" w:rsidP="00791DCF">
            <w:pPr>
              <w:rPr>
                <w:rFonts w:cs="Calibri"/>
                <w:lang w:val="en-US"/>
              </w:rPr>
            </w:pPr>
            <w:r>
              <w:rPr>
                <w:rFonts w:cs="Calibri"/>
                <w:lang w:val="en-US"/>
              </w:rPr>
              <w:t>The initial redundancy version for the support of CB-Msg3-EDT for LTE-MTC NTN will remain missing, remaining unclear what the value of the initial redundancy version is.</w:t>
            </w:r>
          </w:p>
        </w:tc>
      </w:tr>
      <w:tr w:rsidR="004A2531" w14:paraId="577131DA" w14:textId="77777777" w:rsidTr="00791DCF">
        <w:tc>
          <w:tcPr>
            <w:tcW w:w="2695" w:type="dxa"/>
            <w:tcBorders>
              <w:top w:val="nil"/>
              <w:left w:val="single" w:sz="4" w:space="0" w:color="auto"/>
              <w:bottom w:val="single" w:sz="4" w:space="0" w:color="auto"/>
              <w:right w:val="nil"/>
            </w:tcBorders>
          </w:tcPr>
          <w:p w14:paraId="5603FDD4" w14:textId="77777777" w:rsidR="004A2531" w:rsidRDefault="004A2531" w:rsidP="00791DCF">
            <w:pPr>
              <w:rPr>
                <w:rFonts w:cs="Calibri"/>
                <w:b/>
                <w:i/>
                <w:lang w:val="en-US"/>
              </w:rPr>
            </w:pPr>
            <w:r>
              <w:rPr>
                <w:rFonts w:cs="Calibri"/>
                <w:b/>
                <w:i/>
                <w:lang w:val="en-US"/>
              </w:rPr>
              <w:t>Clauses affected</w:t>
            </w:r>
          </w:p>
        </w:tc>
        <w:tc>
          <w:tcPr>
            <w:tcW w:w="6950" w:type="dxa"/>
            <w:tcBorders>
              <w:top w:val="nil"/>
              <w:left w:val="nil"/>
              <w:bottom w:val="single" w:sz="4" w:space="0" w:color="auto"/>
              <w:right w:val="single" w:sz="4" w:space="0" w:color="auto"/>
            </w:tcBorders>
            <w:shd w:val="pct30" w:color="FFFF00" w:fill="auto"/>
          </w:tcPr>
          <w:p w14:paraId="722D85C1" w14:textId="77777777" w:rsidR="004A2531" w:rsidRDefault="004A2531" w:rsidP="00791DCF">
            <w:pPr>
              <w:rPr>
                <w:rFonts w:cs="Calibri"/>
                <w:lang w:val="en-US"/>
              </w:rPr>
            </w:pPr>
            <w:r>
              <w:rPr>
                <w:rFonts w:cs="Calibri"/>
                <w:lang w:val="en-US"/>
              </w:rPr>
              <w:t>8.6.1</w:t>
            </w:r>
          </w:p>
        </w:tc>
      </w:tr>
      <w:tr w:rsidR="004A2531" w14:paraId="33715B20" w14:textId="77777777" w:rsidTr="00791DCF">
        <w:tc>
          <w:tcPr>
            <w:tcW w:w="9645" w:type="dxa"/>
            <w:gridSpan w:val="2"/>
            <w:tcBorders>
              <w:top w:val="nil"/>
              <w:left w:val="single" w:sz="4" w:space="0" w:color="auto"/>
              <w:bottom w:val="single" w:sz="4" w:space="0" w:color="auto"/>
              <w:right w:val="single" w:sz="4" w:space="0" w:color="auto"/>
            </w:tcBorders>
          </w:tcPr>
          <w:p w14:paraId="2C925209" w14:textId="77777777" w:rsidR="004A2531" w:rsidRDefault="004A2531" w:rsidP="00791DCF">
            <w:pPr>
              <w:rPr>
                <w:rFonts w:cs="Calibri"/>
                <w:lang w:val="en-US"/>
              </w:rPr>
            </w:pPr>
            <w:r>
              <w:rPr>
                <w:rFonts w:cs="Calibri"/>
                <w:highlight w:val="yellow"/>
                <w:lang w:val="en-US"/>
              </w:rPr>
              <w:t>---------------------------------------------------------------</w:t>
            </w:r>
            <w:r>
              <w:rPr>
                <w:rFonts w:cs="Calibri"/>
                <w:lang w:val="en-US"/>
              </w:rPr>
              <w:t xml:space="preserve"> Text Start </w:t>
            </w:r>
            <w:r>
              <w:rPr>
                <w:rFonts w:cs="Calibri"/>
                <w:highlight w:val="yellow"/>
                <w:lang w:val="en-US"/>
              </w:rPr>
              <w:t>-----------------------------------------------------------------</w:t>
            </w:r>
          </w:p>
          <w:p w14:paraId="0461F4F2" w14:textId="77777777" w:rsidR="004A2531" w:rsidRDefault="004A2531" w:rsidP="00791DCF">
            <w:pPr>
              <w:keepNext/>
              <w:keepLines/>
              <w:spacing w:before="120"/>
              <w:ind w:left="1134" w:hanging="1134"/>
              <w:outlineLvl w:val="2"/>
              <w:rPr>
                <w:rFonts w:ascii="Arial" w:eastAsia="Times New Roman" w:hAnsi="Arial" w:cs="Calibri"/>
                <w:sz w:val="28"/>
                <w:lang w:val="en-US" w:eastAsia="en-GB"/>
              </w:rPr>
            </w:pPr>
            <w:bookmarkStart w:id="112" w:name="_Toc415085499"/>
            <w:bookmarkStart w:id="113" w:name="_Toc239313210"/>
            <w:r>
              <w:rPr>
                <w:rFonts w:ascii="Arial" w:eastAsia="Times New Roman" w:hAnsi="Arial" w:cs="Calibri"/>
                <w:sz w:val="28"/>
                <w:lang w:val="en-US" w:eastAsia="en-GB"/>
              </w:rPr>
              <w:t>8.6.1</w:t>
            </w:r>
            <w:r>
              <w:rPr>
                <w:rFonts w:ascii="Arial" w:eastAsia="Times New Roman" w:hAnsi="Arial" w:cs="Calibri"/>
                <w:sz w:val="28"/>
                <w:lang w:val="en-US" w:eastAsia="en-GB"/>
              </w:rPr>
              <w:tab/>
              <w:t>Modulation order and redundancy version determination</w:t>
            </w:r>
            <w:bookmarkEnd w:id="112"/>
            <w:bookmarkEnd w:id="113"/>
            <w:r>
              <w:rPr>
                <w:rFonts w:ascii="Arial" w:eastAsia="Times New Roman" w:hAnsi="Arial" w:cs="Calibri"/>
                <w:sz w:val="28"/>
                <w:lang w:val="en-US" w:eastAsia="en-GB"/>
              </w:rPr>
              <w:t xml:space="preserve"> </w:t>
            </w:r>
          </w:p>
          <w:p w14:paraId="3CFE9AF1" w14:textId="77777777" w:rsidR="004A2531" w:rsidRDefault="004A2531" w:rsidP="00791DCF">
            <w:pPr>
              <w:rPr>
                <w:rFonts w:cs="Calibri"/>
                <w:lang w:val="en-US"/>
              </w:rPr>
            </w:pPr>
            <w:r>
              <w:rPr>
                <w:rFonts w:cs="Calibri"/>
                <w:highlight w:val="yellow"/>
                <w:lang w:val="en-US"/>
              </w:rPr>
              <w:t>--------------------------------------------------------------</w:t>
            </w:r>
            <w:r>
              <w:rPr>
                <w:rFonts w:cs="Calibri"/>
                <w:lang w:val="en-US"/>
              </w:rPr>
              <w:t xml:space="preserve"> Text Omitted </w:t>
            </w:r>
            <w:r>
              <w:rPr>
                <w:rFonts w:cs="Calibri"/>
                <w:highlight w:val="yellow"/>
                <w:lang w:val="en-US"/>
              </w:rPr>
              <w:t>---------------------------------------------------------------</w:t>
            </w:r>
          </w:p>
          <w:p w14:paraId="0E8ADDC7" w14:textId="77777777" w:rsidR="004A2531" w:rsidRDefault="004A2531" w:rsidP="00791DCF">
            <w:pPr>
              <w:rPr>
                <w:rFonts w:cs="Calibri"/>
                <w:highlight w:val="yellow"/>
                <w:lang w:val="en-US"/>
              </w:rPr>
            </w:pPr>
            <w:r>
              <w:rPr>
                <w:rFonts w:ascii="Calibri" w:eastAsia="Times New Roman" w:hAnsi="Calibri" w:cs="Calibri"/>
                <w:lang w:val="en-US" w:eastAsia="en-GB"/>
              </w:rPr>
              <w:t xml:space="preserve">For a BL/CE UE configured in </w:t>
            </w:r>
            <w:proofErr w:type="spellStart"/>
            <w:r>
              <w:rPr>
                <w:rFonts w:ascii="Calibri" w:eastAsia="Times New Roman" w:hAnsi="Calibri" w:cs="Calibri"/>
                <w:lang w:val="en-US" w:eastAsia="en-GB"/>
              </w:rPr>
              <w:t>CEModeA</w:t>
            </w:r>
            <w:proofErr w:type="spellEnd"/>
            <w:r>
              <w:rPr>
                <w:rFonts w:ascii="Calibri" w:eastAsia="Times New Roman" w:hAnsi="Calibri" w:cs="Calibri"/>
                <w:lang w:val="en-US" w:eastAsia="en-GB"/>
              </w:rPr>
              <w:t>,</w:t>
            </w:r>
            <w:r>
              <w:rPr>
                <w:rFonts w:ascii="Calibri" w:eastAsia="Times New Roman" w:hAnsi="Calibri" w:cs="Calibri"/>
                <w:position w:val="-12"/>
                <w:lang w:val="en-US"/>
              </w:rPr>
              <w:object w:dxaOrig="552" w:dyaOrig="408" w14:anchorId="5BDD3302">
                <v:shape id="_x0000_i1035" type="#_x0000_t75" style="width:27.75pt;height:20.25pt" o:ole="">
                  <v:imagedata r:id="rId199" o:title=""/>
                </v:shape>
                <o:OLEObject Type="Embed" ProgID="Equation.3" ShapeID="_x0000_i1035" DrawAspect="Content" ObjectID="_1849926007" r:id="rId200"/>
              </w:object>
            </w:r>
            <w:r>
              <w:rPr>
                <w:rFonts w:ascii="Calibri" w:eastAsia="Times New Roman" w:hAnsi="Calibri" w:cs="Calibri"/>
                <w:lang w:val="en-US" w:eastAsia="zh-CN"/>
              </w:rPr>
              <w:t xml:space="preserve"> is determined by the '</w:t>
            </w:r>
            <w:r>
              <w:rPr>
                <w:rFonts w:ascii="Calibri" w:eastAsia="Times New Roman" w:hAnsi="Calibri" w:cs="Calibri"/>
                <w:lang w:val="en-US" w:eastAsia="en-GB"/>
              </w:rPr>
              <w:t>Redundancy version</w:t>
            </w:r>
            <w:r>
              <w:rPr>
                <w:rFonts w:ascii="Calibri" w:eastAsia="Times New Roman" w:hAnsi="Calibri" w:cs="Calibri"/>
                <w:lang w:val="en-US" w:eastAsia="zh-CN"/>
              </w:rPr>
              <w:t xml:space="preserve">' field in DCI format 6-0A, if present. </w:t>
            </w:r>
            <w:r>
              <w:rPr>
                <w:rFonts w:ascii="Calibri" w:eastAsia="Times New Roman" w:hAnsi="Calibri" w:cs="Calibri"/>
                <w:lang w:val="en-US" w:eastAsia="en-GB"/>
              </w:rPr>
              <w:t xml:space="preserve">For a BL/CE UE configured in </w:t>
            </w:r>
            <w:proofErr w:type="spellStart"/>
            <w:r>
              <w:rPr>
                <w:rFonts w:ascii="Calibri" w:eastAsia="Times New Roman" w:hAnsi="Calibri" w:cs="Calibri"/>
                <w:lang w:val="en-US" w:eastAsia="en-GB"/>
              </w:rPr>
              <w:t>CEModeA</w:t>
            </w:r>
            <w:proofErr w:type="spellEnd"/>
            <w:r>
              <w:rPr>
                <w:rFonts w:ascii="Calibri" w:eastAsia="Times New Roman" w:hAnsi="Calibri" w:cs="Calibri"/>
                <w:lang w:val="en-US" w:eastAsia="en-GB"/>
              </w:rPr>
              <w:t xml:space="preserve">, </w:t>
            </w:r>
            <w:r>
              <w:rPr>
                <w:rFonts w:ascii="Calibri" w:eastAsia="Times New Roman" w:hAnsi="Calibri" w:cs="Calibri"/>
                <w:lang w:val="en-US" w:eastAsia="zh-CN"/>
              </w:rPr>
              <w:t xml:space="preserve">if the UE is configured with higher layer parameter </w:t>
            </w:r>
            <w:proofErr w:type="spellStart"/>
            <w:r>
              <w:rPr>
                <w:rFonts w:ascii="Calibri" w:eastAsia="Times New Roman" w:hAnsi="Calibri" w:cs="Calibri"/>
                <w:bCs/>
                <w:i/>
                <w:iCs/>
                <w:lang w:val="en-US" w:eastAsia="en-GB"/>
              </w:rPr>
              <w:t>ce</w:t>
            </w:r>
            <w:proofErr w:type="spellEnd"/>
            <w:r>
              <w:rPr>
                <w:rFonts w:ascii="Calibri" w:eastAsia="Times New Roman" w:hAnsi="Calibri" w:cs="Calibri"/>
                <w:bCs/>
                <w:i/>
                <w:iCs/>
                <w:lang w:val="en-US" w:eastAsia="en-GB"/>
              </w:rPr>
              <w:t>-PUSCH-</w:t>
            </w:r>
            <w:proofErr w:type="spellStart"/>
            <w:r>
              <w:rPr>
                <w:rFonts w:ascii="Calibri" w:eastAsia="Times New Roman" w:hAnsi="Calibri" w:cs="Calibri"/>
                <w:bCs/>
                <w:i/>
                <w:iCs/>
                <w:lang w:val="en-US" w:eastAsia="en-GB"/>
              </w:rPr>
              <w:t>MultiTB</w:t>
            </w:r>
            <w:proofErr w:type="spellEnd"/>
            <w:r>
              <w:rPr>
                <w:rFonts w:ascii="Calibri" w:eastAsia="Times New Roman" w:hAnsi="Calibri" w:cs="Calibri"/>
                <w:bCs/>
                <w:i/>
                <w:iCs/>
                <w:lang w:val="en-US" w:eastAsia="en-GB"/>
              </w:rPr>
              <w:t>-Config</w:t>
            </w:r>
            <w:r>
              <w:rPr>
                <w:rFonts w:ascii="Calibri" w:eastAsia="Times New Roman" w:hAnsi="Calibri" w:cs="Calibri"/>
                <w:lang w:val="en-US" w:eastAsia="zh-CN"/>
              </w:rPr>
              <w:t xml:space="preserve"> and </w:t>
            </w:r>
            <w:r>
              <w:rPr>
                <w:rFonts w:ascii="Calibri" w:eastAsia="Times New Roman" w:hAnsi="Calibri" w:cs="Calibri"/>
                <w:iCs/>
                <w:lang w:val="en-US" w:eastAsia="en-GB"/>
              </w:rPr>
              <w:t>multiple TB are scheduled</w:t>
            </w:r>
            <w:r>
              <w:rPr>
                <w:rFonts w:ascii="Calibri" w:eastAsia="Times New Roman" w:hAnsi="Calibri" w:cs="Calibri"/>
                <w:lang w:val="en-US" w:eastAsia="zh-CN"/>
              </w:rPr>
              <w:t xml:space="preserve"> in the corresponding DCI</w:t>
            </w:r>
            <w:r>
              <w:rPr>
                <w:rFonts w:ascii="Calibri" w:eastAsia="Times New Roman" w:hAnsi="Calibri" w:cs="Calibri"/>
                <w:lang w:val="en-US" w:eastAsia="en-GB"/>
              </w:rPr>
              <w:t xml:space="preserve">, and the </w:t>
            </w:r>
            <w:r>
              <w:rPr>
                <w:rFonts w:ascii="Calibri" w:eastAsia="Times New Roman" w:hAnsi="Calibri" w:cs="Calibri"/>
                <w:lang w:val="en-US" w:eastAsia="zh-CN"/>
              </w:rPr>
              <w:t>'</w:t>
            </w:r>
            <w:r>
              <w:rPr>
                <w:rFonts w:ascii="Calibri" w:eastAsia="Times New Roman" w:hAnsi="Calibri" w:cs="Calibri"/>
                <w:lang w:val="en-US" w:eastAsia="en-GB"/>
              </w:rPr>
              <w:t>Redundancy version</w:t>
            </w:r>
            <w:r>
              <w:rPr>
                <w:rFonts w:ascii="Calibri" w:eastAsia="Times New Roman" w:hAnsi="Calibri" w:cs="Calibri"/>
                <w:lang w:val="en-US" w:eastAsia="zh-CN"/>
              </w:rPr>
              <w:t>' field</w:t>
            </w:r>
            <w:r>
              <w:rPr>
                <w:rFonts w:ascii="Calibri" w:eastAsia="Times New Roman" w:hAnsi="Calibri" w:cs="Calibri"/>
                <w:lang w:val="en-US" w:eastAsia="en-GB"/>
              </w:rPr>
              <w:t xml:space="preserve"> for a scheduled TB is not present </w:t>
            </w:r>
            <w:r>
              <w:rPr>
                <w:rFonts w:ascii="Calibri" w:eastAsia="Times New Roman" w:hAnsi="Calibri" w:cs="Calibri"/>
                <w:lang w:val="en-US" w:eastAsia="zh-CN"/>
              </w:rPr>
              <w:t>in the corresponding DCI</w:t>
            </w:r>
            <w:r>
              <w:rPr>
                <w:rFonts w:ascii="Calibri" w:eastAsia="Times New Roman" w:hAnsi="Calibri" w:cs="Calibri"/>
                <w:lang w:val="en-US" w:eastAsia="en-GB"/>
              </w:rPr>
              <w:t xml:space="preserve">, </w:t>
            </w:r>
            <w:r>
              <w:rPr>
                <w:rFonts w:ascii="Calibri" w:eastAsia="Times New Roman" w:hAnsi="Calibri" w:cs="Calibri"/>
                <w:noProof/>
                <w:position w:val="-12"/>
                <w:lang w:val="en-US" w:eastAsia="zh-CN"/>
              </w:rPr>
              <w:drawing>
                <wp:inline distT="0" distB="0" distL="0" distR="0" wp14:anchorId="39368C54" wp14:editId="7CB238A5">
                  <wp:extent cx="596900" cy="234950"/>
                  <wp:effectExtent l="0" t="0" r="0" b="0"/>
                  <wp:docPr id="6" name="Picture 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9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596900" cy="234950"/>
                          </a:xfrm>
                          <a:prstGeom prst="rect">
                            <a:avLst/>
                          </a:prstGeom>
                          <a:noFill/>
                          <a:ln>
                            <a:noFill/>
                          </a:ln>
                        </pic:spPr>
                      </pic:pic>
                    </a:graphicData>
                  </a:graphic>
                </wp:inline>
              </w:drawing>
            </w:r>
            <w:r>
              <w:rPr>
                <w:rFonts w:ascii="Calibri" w:eastAsia="Times New Roman" w:hAnsi="Calibri" w:cs="Calibri"/>
                <w:lang w:val="en-US" w:eastAsia="en-GB"/>
              </w:rPr>
              <w:t xml:space="preserve"> for all TBs scheduled by the DCI</w:t>
            </w:r>
            <w:r>
              <w:rPr>
                <w:rFonts w:ascii="Calibri" w:eastAsia="Times New Roman" w:hAnsi="Calibri" w:cs="Calibri"/>
                <w:lang w:val="en-US" w:eastAsia="zh-CN"/>
              </w:rPr>
              <w:t xml:space="preserve">. </w:t>
            </w:r>
            <w:r>
              <w:rPr>
                <w:rFonts w:ascii="Calibri" w:eastAsia="Times New Roman" w:hAnsi="Calibri" w:cs="Calibri"/>
                <w:lang w:val="en-US" w:eastAsia="en-GB"/>
              </w:rPr>
              <w:t>F</w:t>
            </w:r>
            <w:r>
              <w:rPr>
                <w:rFonts w:ascii="Calibri" w:eastAsia="Times New Roman" w:hAnsi="Calibri" w:cs="Calibri"/>
                <w:lang w:val="en-US" w:eastAsia="zh-CN"/>
              </w:rPr>
              <w:t xml:space="preserve">or a BL/CE UE configured with </w:t>
            </w:r>
            <w:proofErr w:type="spellStart"/>
            <w:r>
              <w:rPr>
                <w:rFonts w:ascii="Calibri" w:eastAsia="Times New Roman" w:hAnsi="Calibri" w:cs="Calibri"/>
                <w:lang w:val="en-US" w:eastAsia="zh-CN"/>
              </w:rPr>
              <w:t>CEModeB</w:t>
            </w:r>
            <w:proofErr w:type="spellEnd"/>
            <w:r>
              <w:rPr>
                <w:rFonts w:ascii="Calibri" w:eastAsia="Times New Roman" w:hAnsi="Calibri" w:cs="Calibri"/>
                <w:lang w:val="en-US" w:eastAsia="zh-CN"/>
              </w:rPr>
              <w:t xml:space="preserve">, </w:t>
            </w:r>
            <w:r>
              <w:rPr>
                <w:rFonts w:ascii="Calibri" w:eastAsia="Times New Roman" w:hAnsi="Calibri" w:cs="Calibri"/>
                <w:noProof/>
                <w:position w:val="-12"/>
                <w:lang w:val="en-US" w:eastAsia="zh-CN"/>
              </w:rPr>
              <w:drawing>
                <wp:inline distT="0" distB="0" distL="0" distR="0" wp14:anchorId="5C3412BE" wp14:editId="54BFE627">
                  <wp:extent cx="596900" cy="234950"/>
                  <wp:effectExtent l="0" t="0" r="0" b="0"/>
                  <wp:docPr id="7" name="Picture 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89"/>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596900" cy="234950"/>
                          </a:xfrm>
                          <a:prstGeom prst="rect">
                            <a:avLst/>
                          </a:prstGeom>
                          <a:noFill/>
                          <a:ln>
                            <a:noFill/>
                          </a:ln>
                        </pic:spPr>
                      </pic:pic>
                    </a:graphicData>
                  </a:graphic>
                </wp:inline>
              </w:drawing>
            </w:r>
            <w:r>
              <w:rPr>
                <w:rFonts w:ascii="Calibri" w:eastAsia="Times New Roman" w:hAnsi="Calibri" w:cs="Calibri"/>
                <w:lang w:val="en-US" w:eastAsia="zh-CN"/>
              </w:rPr>
              <w:t xml:space="preserve">. For a BL/CE UE, </w:t>
            </w:r>
            <w:r>
              <w:rPr>
                <w:rFonts w:ascii="Calibri" w:eastAsia="Times New Roman" w:hAnsi="Calibri" w:cs="Calibri"/>
                <w:noProof/>
                <w:position w:val="-12"/>
                <w:lang w:val="en-US" w:eastAsia="zh-CN"/>
              </w:rPr>
              <w:drawing>
                <wp:inline distT="0" distB="0" distL="0" distR="0" wp14:anchorId="60ED4BEB" wp14:editId="0A8669D7">
                  <wp:extent cx="596900" cy="234950"/>
                  <wp:effectExtent l="0" t="0" r="0" b="0"/>
                  <wp:docPr id="8" name="Picture 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88"/>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596900" cy="234950"/>
                          </a:xfrm>
                          <a:prstGeom prst="rect">
                            <a:avLst/>
                          </a:prstGeom>
                          <a:noFill/>
                          <a:ln>
                            <a:noFill/>
                          </a:ln>
                        </pic:spPr>
                      </pic:pic>
                    </a:graphicData>
                  </a:graphic>
                </wp:inline>
              </w:drawing>
            </w:r>
            <w:r>
              <w:rPr>
                <w:rFonts w:ascii="Calibri" w:eastAsia="Times New Roman" w:hAnsi="Calibri" w:cs="Calibri"/>
                <w:lang w:val="en-US" w:eastAsia="zh-CN"/>
              </w:rPr>
              <w:t xml:space="preserve"> for a PUSCH transmission using preconfigured uplink resource</w:t>
            </w:r>
            <w:ins w:id="114" w:author="Gerardo Agni Medina Acosta" w:date="2026-05-25T10:10:00Z">
              <w:r>
                <w:rPr>
                  <w:rFonts w:ascii="Calibri" w:eastAsia="Times New Roman" w:hAnsi="Calibri" w:cs="Calibri"/>
                  <w:lang w:val="en-US" w:eastAsia="zh-CN"/>
                </w:rPr>
                <w:t xml:space="preserve"> or a PUSCH transmission using CB-Msg3</w:t>
              </w:r>
            </w:ins>
            <w:ins w:id="115" w:author="Gerardo Agni Medina Acosta" w:date="2026-05-25T10:11:00Z">
              <w:r>
                <w:rPr>
                  <w:rFonts w:ascii="Calibri" w:eastAsia="Times New Roman" w:hAnsi="Calibri" w:cs="Calibri"/>
                  <w:lang w:val="en-US" w:eastAsia="zh-CN"/>
                </w:rPr>
                <w:t>-EDT</w:t>
              </w:r>
            </w:ins>
            <w:r>
              <w:rPr>
                <w:rFonts w:ascii="Calibri" w:eastAsia="Times New Roman" w:hAnsi="Calibri" w:cs="Calibri"/>
                <w:lang w:val="en-US" w:eastAsia="zh-CN"/>
              </w:rPr>
              <w:t>.</w:t>
            </w:r>
          </w:p>
          <w:p w14:paraId="006AE70D" w14:textId="77777777" w:rsidR="004A2531" w:rsidRDefault="004A2531" w:rsidP="00791DCF">
            <w:pPr>
              <w:rPr>
                <w:rFonts w:cs="Calibri"/>
                <w:lang w:val="en-US"/>
              </w:rPr>
            </w:pPr>
            <w:r>
              <w:rPr>
                <w:rFonts w:cs="Calibri"/>
                <w:highlight w:val="yellow"/>
                <w:lang w:val="en-US"/>
              </w:rPr>
              <w:t>----------------------------------------------------------------</w:t>
            </w:r>
            <w:r>
              <w:rPr>
                <w:rFonts w:cs="Calibri"/>
                <w:lang w:val="en-US"/>
              </w:rPr>
              <w:t xml:space="preserve"> Text End </w:t>
            </w:r>
            <w:r>
              <w:rPr>
                <w:rFonts w:cs="Calibri"/>
                <w:highlight w:val="yellow"/>
                <w:lang w:val="en-US"/>
              </w:rPr>
              <w:t>------------------------------------------------------------------</w:t>
            </w:r>
          </w:p>
          <w:p w14:paraId="202E8357" w14:textId="77777777" w:rsidR="004A2531" w:rsidRDefault="004A2531" w:rsidP="00791DCF">
            <w:pPr>
              <w:rPr>
                <w:rFonts w:cs="Calibri"/>
                <w:lang w:val="en-US"/>
              </w:rPr>
            </w:pPr>
          </w:p>
        </w:tc>
      </w:tr>
    </w:tbl>
    <w:p w14:paraId="1EC1BAA6" w14:textId="77777777" w:rsidR="004A2531" w:rsidRDefault="004A2531" w:rsidP="004A2531">
      <w:pPr>
        <w:pStyle w:val="BodyText"/>
        <w:rPr>
          <w:rFonts w:ascii="Times New Roman" w:hAnsi="Times New Roman"/>
        </w:rPr>
      </w:pPr>
    </w:p>
    <w:p w14:paraId="0922303D" w14:textId="77777777" w:rsidR="004A2531" w:rsidRDefault="004A2531" w:rsidP="004A2531">
      <w:pPr>
        <w:rPr>
          <w:rFonts w:eastAsiaTheme="minorEastAsia"/>
          <w:b/>
          <w:lang w:eastAsia="zh-CN"/>
        </w:rPr>
      </w:pPr>
    </w:p>
    <w:p w14:paraId="7FA13949" w14:textId="77777777" w:rsidR="004A2531" w:rsidRDefault="004A2531" w:rsidP="004A2531">
      <w:pPr>
        <w:rPr>
          <w:rFonts w:eastAsiaTheme="minorEastAsia"/>
          <w:b/>
          <w:lang w:eastAsia="zh-CN"/>
        </w:rPr>
      </w:pPr>
    </w:p>
    <w:p w14:paraId="671F92A7" w14:textId="77777777" w:rsidR="004A2531" w:rsidRDefault="004A2531" w:rsidP="004A2531">
      <w:pPr>
        <w:rPr>
          <w:rFonts w:ascii="Times New Roman" w:eastAsia="DengXian" w:hAnsi="Times New Roman"/>
          <w:b/>
          <w:bCs/>
          <w:lang w:eastAsia="zh-CN"/>
        </w:rPr>
      </w:pPr>
      <w:r w:rsidRPr="000A40F6">
        <w:rPr>
          <w:rFonts w:ascii="Times New Roman" w:eastAsia="DengXian" w:hAnsi="Times New Roman"/>
          <w:b/>
          <w:bCs/>
          <w:highlight w:val="green"/>
          <w:lang w:eastAsia="zh-CN"/>
        </w:rPr>
        <w:t>Agreement:</w:t>
      </w:r>
    </w:p>
    <w:p w14:paraId="4149ECE8" w14:textId="77777777" w:rsidR="004A2531" w:rsidRDefault="004A2531" w:rsidP="004A2531">
      <w:pPr>
        <w:jc w:val="both"/>
        <w:rPr>
          <w:lang w:val="en-IN" w:eastAsia="ko-KR"/>
        </w:rPr>
      </w:pPr>
      <w:r>
        <w:rPr>
          <w:lang w:val="en-IN" w:eastAsia="ko-KR"/>
        </w:rPr>
        <w:t>T</w:t>
      </w:r>
      <w:r>
        <w:rPr>
          <w:rFonts w:hint="eastAsia"/>
          <w:lang w:val="en-IN" w:eastAsia="ko-KR"/>
        </w:rPr>
        <w:t>he following</w:t>
      </w:r>
      <w:r w:rsidRPr="00C1708A">
        <w:rPr>
          <w:lang w:val="en-IN" w:eastAsia="ko-KR"/>
        </w:rPr>
        <w:t xml:space="preserve"> TP </w:t>
      </w:r>
      <w:r>
        <w:rPr>
          <w:rFonts w:hint="eastAsia"/>
          <w:lang w:val="en-IN" w:eastAsia="ko-KR"/>
        </w:rPr>
        <w:t>for TS 3</w:t>
      </w:r>
      <w:r>
        <w:rPr>
          <w:lang w:val="en-IN" w:eastAsia="ko-KR"/>
        </w:rPr>
        <w:t>6</w:t>
      </w:r>
      <w:r>
        <w:rPr>
          <w:rFonts w:hint="eastAsia"/>
          <w:lang w:val="en-IN" w:eastAsia="ko-KR"/>
        </w:rPr>
        <w:t>.21</w:t>
      </w:r>
      <w:r>
        <w:rPr>
          <w:lang w:val="en-IN" w:eastAsia="ko-KR"/>
        </w:rPr>
        <w:t>3</w:t>
      </w:r>
      <w:r>
        <w:rPr>
          <w:rFonts w:hint="eastAsia"/>
          <w:lang w:val="en-IN" w:eastAsia="ko-KR"/>
        </w:rPr>
        <w:t xml:space="preserve"> Clause </w:t>
      </w:r>
      <w:r>
        <w:rPr>
          <w:lang w:val="en-IN" w:eastAsia="ko-KR"/>
        </w:rPr>
        <w:t>16.5 is endorsed.</w:t>
      </w:r>
    </w:p>
    <w:p w14:paraId="4C124AC2" w14:textId="68EED8A6" w:rsidR="004A2531" w:rsidRDefault="004A2531" w:rsidP="004A2531">
      <w:pPr>
        <w:tabs>
          <w:tab w:val="left" w:pos="1300"/>
        </w:tabs>
        <w:spacing w:line="276" w:lineRule="auto"/>
        <w:jc w:val="both"/>
        <w:rPr>
          <w:szCs w:val="20"/>
        </w:rPr>
      </w:pPr>
      <w:r>
        <w:rPr>
          <w:szCs w:val="20"/>
        </w:rPr>
        <w:t>T</w:t>
      </w:r>
      <w:r w:rsidRPr="00726A05">
        <w:rPr>
          <w:szCs w:val="20"/>
        </w:rPr>
        <w:t>he corresponding CR for Rel-19, TS 3</w:t>
      </w:r>
      <w:r>
        <w:rPr>
          <w:szCs w:val="20"/>
        </w:rPr>
        <w:t>6</w:t>
      </w:r>
      <w:r w:rsidRPr="00726A05">
        <w:rPr>
          <w:szCs w:val="20"/>
        </w:rPr>
        <w:t>.2</w:t>
      </w:r>
      <w:r>
        <w:rPr>
          <w:szCs w:val="20"/>
        </w:rPr>
        <w:t>13</w:t>
      </w:r>
      <w:r w:rsidRPr="00726A05">
        <w:rPr>
          <w:szCs w:val="20"/>
        </w:rPr>
        <w:t xml:space="preserve"> </w:t>
      </w:r>
      <w:r w:rsidRPr="00EC1570">
        <w:rPr>
          <w:szCs w:val="20"/>
        </w:rPr>
        <w:t xml:space="preserve">in </w:t>
      </w:r>
      <w:hyperlink r:id="rId202" w:history="1">
        <w:r w:rsidR="00C62C50" w:rsidRPr="00F257AB">
          <w:rPr>
            <w:rStyle w:val="Hyperlink"/>
            <w:szCs w:val="20"/>
            <w:highlight w:val="green"/>
          </w:rPr>
          <w:t>R1-2606906</w:t>
        </w:r>
      </w:hyperlink>
      <w:r w:rsidRPr="00726A05">
        <w:rPr>
          <w:szCs w:val="20"/>
        </w:rPr>
        <w:t xml:space="preserve"> is </w:t>
      </w:r>
      <w:r w:rsidRPr="004A2531">
        <w:rPr>
          <w:szCs w:val="20"/>
          <w:highlight w:val="green"/>
        </w:rPr>
        <w:t>agreed</w:t>
      </w:r>
      <w:r>
        <w:rPr>
          <w:szCs w:val="20"/>
        </w:rPr>
        <w:t>.</w:t>
      </w:r>
    </w:p>
    <w:p w14:paraId="18A0CAB9" w14:textId="6F38D9C8" w:rsidR="004A2531" w:rsidRPr="00694E1F" w:rsidRDefault="004A2531" w:rsidP="004A2531">
      <w:pPr>
        <w:tabs>
          <w:tab w:val="left" w:pos="1300"/>
        </w:tabs>
        <w:spacing w:line="276" w:lineRule="auto"/>
        <w:jc w:val="both"/>
        <w:rPr>
          <w:szCs w:val="20"/>
        </w:rPr>
      </w:pPr>
      <w:r>
        <w:rPr>
          <w:szCs w:val="20"/>
        </w:rPr>
        <w:t>(</w:t>
      </w:r>
      <w:r w:rsidR="00551249">
        <w:rPr>
          <w:szCs w:val="20"/>
        </w:rPr>
        <w:t xml:space="preserve">Rel-19, </w:t>
      </w:r>
      <w:r>
        <w:rPr>
          <w:szCs w:val="20"/>
        </w:rPr>
        <w:t>TS 36.213</w:t>
      </w:r>
      <w:r w:rsidR="00551249">
        <w:rPr>
          <w:szCs w:val="20"/>
        </w:rPr>
        <w:t>,</w:t>
      </w:r>
      <w:r w:rsidR="00551249" w:rsidRPr="00551249">
        <w:rPr>
          <w:szCs w:val="20"/>
        </w:rPr>
        <w:t xml:space="preserve"> </w:t>
      </w:r>
      <w:r w:rsidR="00551249">
        <w:rPr>
          <w:szCs w:val="20"/>
        </w:rPr>
        <w:t>IoT_NTN_Ph3,</w:t>
      </w:r>
      <w:r>
        <w:rPr>
          <w:szCs w:val="20"/>
        </w:rPr>
        <w:t xml:space="preserve">  CR</w:t>
      </w:r>
      <w:r w:rsidR="004E5BD5">
        <w:rPr>
          <w:szCs w:val="20"/>
        </w:rPr>
        <w:t xml:space="preserve"> 1467, Cat F)</w:t>
      </w:r>
    </w:p>
    <w:p w14:paraId="74CAE371" w14:textId="77777777" w:rsidR="004A2531" w:rsidRDefault="004A2531" w:rsidP="004A2531">
      <w:pPr>
        <w:pStyle w:val="BodyText"/>
        <w:rPr>
          <w:rFonts w:ascii="Times New Roman" w:hAnsi="Times New Roman"/>
        </w:rPr>
      </w:pPr>
    </w:p>
    <w:tbl>
      <w:tblPr>
        <w:tblW w:w="9592" w:type="dxa"/>
        <w:tblInd w:w="42" w:type="dxa"/>
        <w:tblLayout w:type="fixed"/>
        <w:tblCellMar>
          <w:left w:w="42" w:type="dxa"/>
          <w:right w:w="42" w:type="dxa"/>
        </w:tblCellMar>
        <w:tblLook w:val="04A0" w:firstRow="1" w:lastRow="0" w:firstColumn="1" w:lastColumn="0" w:noHBand="0" w:noVBand="1"/>
      </w:tblPr>
      <w:tblGrid>
        <w:gridCol w:w="2187"/>
        <w:gridCol w:w="7405"/>
      </w:tblGrid>
      <w:tr w:rsidR="004A2531" w:rsidRPr="003802D4" w14:paraId="0A25E45E" w14:textId="77777777" w:rsidTr="00791DCF">
        <w:trPr>
          <w:trHeight w:val="318"/>
        </w:trPr>
        <w:tc>
          <w:tcPr>
            <w:tcW w:w="2187" w:type="dxa"/>
            <w:tcBorders>
              <w:top w:val="single" w:sz="4" w:space="0" w:color="auto"/>
              <w:left w:val="single" w:sz="4" w:space="0" w:color="auto"/>
              <w:bottom w:val="nil"/>
              <w:right w:val="nil"/>
            </w:tcBorders>
          </w:tcPr>
          <w:p w14:paraId="268466A1" w14:textId="77777777" w:rsidR="004A2531" w:rsidRPr="003802D4" w:rsidRDefault="004A2531" w:rsidP="00791DCF">
            <w:pPr>
              <w:rPr>
                <w:b/>
                <w:i/>
              </w:rPr>
            </w:pPr>
            <w:r w:rsidRPr="003802D4">
              <w:rPr>
                <w:b/>
                <w:i/>
              </w:rPr>
              <w:t>Spec</w:t>
            </w:r>
          </w:p>
        </w:tc>
        <w:tc>
          <w:tcPr>
            <w:tcW w:w="7405" w:type="dxa"/>
            <w:tcBorders>
              <w:top w:val="single" w:sz="4" w:space="0" w:color="auto"/>
              <w:left w:val="nil"/>
              <w:bottom w:val="nil"/>
              <w:right w:val="single" w:sz="4" w:space="0" w:color="auto"/>
            </w:tcBorders>
            <w:shd w:val="pct30" w:color="FFFF00" w:fill="auto"/>
          </w:tcPr>
          <w:p w14:paraId="4061FCA4" w14:textId="77777777" w:rsidR="004A2531" w:rsidRPr="003802D4" w:rsidRDefault="004A2531" w:rsidP="00791DCF">
            <w:r w:rsidRPr="003802D4">
              <w:t>TS 36.213</w:t>
            </w:r>
          </w:p>
        </w:tc>
      </w:tr>
      <w:tr w:rsidR="004A2531" w:rsidRPr="003802D4" w14:paraId="2C33A9B7" w14:textId="77777777" w:rsidTr="00791DCF">
        <w:trPr>
          <w:trHeight w:val="976"/>
        </w:trPr>
        <w:tc>
          <w:tcPr>
            <w:tcW w:w="2187" w:type="dxa"/>
            <w:tcBorders>
              <w:top w:val="single" w:sz="4" w:space="0" w:color="auto"/>
              <w:left w:val="single" w:sz="4" w:space="0" w:color="auto"/>
              <w:bottom w:val="nil"/>
              <w:right w:val="nil"/>
            </w:tcBorders>
          </w:tcPr>
          <w:p w14:paraId="6AB693E2" w14:textId="77777777" w:rsidR="004A2531" w:rsidRPr="003802D4" w:rsidRDefault="004A2531" w:rsidP="00791DCF">
            <w:pPr>
              <w:rPr>
                <w:b/>
                <w:i/>
              </w:rPr>
            </w:pPr>
            <w:r w:rsidRPr="003802D4">
              <w:rPr>
                <w:b/>
                <w:i/>
              </w:rPr>
              <w:t>Reason for change:</w:t>
            </w:r>
          </w:p>
        </w:tc>
        <w:tc>
          <w:tcPr>
            <w:tcW w:w="7405" w:type="dxa"/>
            <w:tcBorders>
              <w:top w:val="single" w:sz="4" w:space="0" w:color="auto"/>
              <w:left w:val="nil"/>
              <w:bottom w:val="nil"/>
              <w:right w:val="single" w:sz="4" w:space="0" w:color="auto"/>
            </w:tcBorders>
            <w:shd w:val="pct30" w:color="FFFF00" w:fill="auto"/>
          </w:tcPr>
          <w:p w14:paraId="7954259B" w14:textId="77777777" w:rsidR="004A2531" w:rsidRPr="003802D4" w:rsidRDefault="004A2531" w:rsidP="00791DCF">
            <w:pPr>
              <w:jc w:val="both"/>
            </w:pPr>
            <w:r w:rsidRPr="003802D4">
              <w:t>In NB-IoT NTN TDD operation, it was concluded to do not “specify further enhancements for NPUSCH format 1 scheduling delays”. This was adopted based on the understanding that legacy scheduling values (8, 16, 32, 64) can be used under the assumption that if the scheduled uplink transmission falls into a guard period subframe (muted subframe) then the most immediate available subframe is used. However, this assumption/</w:t>
            </w:r>
            <w:proofErr w:type="spellStart"/>
            <w:r w:rsidRPr="003802D4">
              <w:t>behavior</w:t>
            </w:r>
            <w:proofErr w:type="spellEnd"/>
            <w:r w:rsidRPr="003802D4">
              <w:t xml:space="preserve"> is currently not described into the 3GPP technical specifications.</w:t>
            </w:r>
          </w:p>
        </w:tc>
      </w:tr>
      <w:tr w:rsidR="004A2531" w:rsidRPr="003802D4" w14:paraId="3145D22F" w14:textId="77777777" w:rsidTr="00791DCF">
        <w:trPr>
          <w:trHeight w:val="328"/>
        </w:trPr>
        <w:tc>
          <w:tcPr>
            <w:tcW w:w="2187" w:type="dxa"/>
            <w:tcBorders>
              <w:top w:val="nil"/>
              <w:left w:val="single" w:sz="4" w:space="0" w:color="auto"/>
              <w:bottom w:val="nil"/>
              <w:right w:val="nil"/>
            </w:tcBorders>
          </w:tcPr>
          <w:p w14:paraId="55029571" w14:textId="77777777" w:rsidR="004A2531" w:rsidRPr="003802D4" w:rsidRDefault="004A2531" w:rsidP="00791DCF">
            <w:pPr>
              <w:rPr>
                <w:b/>
                <w:i/>
              </w:rPr>
            </w:pPr>
          </w:p>
        </w:tc>
        <w:tc>
          <w:tcPr>
            <w:tcW w:w="7405" w:type="dxa"/>
            <w:tcBorders>
              <w:top w:val="nil"/>
              <w:left w:val="nil"/>
              <w:bottom w:val="nil"/>
              <w:right w:val="single" w:sz="4" w:space="0" w:color="auto"/>
            </w:tcBorders>
          </w:tcPr>
          <w:p w14:paraId="5F2BE039" w14:textId="77777777" w:rsidR="004A2531" w:rsidRPr="003802D4" w:rsidRDefault="004A2531" w:rsidP="00791DCF"/>
        </w:tc>
      </w:tr>
      <w:tr w:rsidR="004A2531" w:rsidRPr="003802D4" w14:paraId="35BC773D" w14:textId="77777777" w:rsidTr="00791DCF">
        <w:trPr>
          <w:trHeight w:val="807"/>
        </w:trPr>
        <w:tc>
          <w:tcPr>
            <w:tcW w:w="2187" w:type="dxa"/>
            <w:tcBorders>
              <w:top w:val="nil"/>
              <w:left w:val="single" w:sz="4" w:space="0" w:color="auto"/>
              <w:bottom w:val="nil"/>
              <w:right w:val="nil"/>
            </w:tcBorders>
          </w:tcPr>
          <w:p w14:paraId="5E9D28FE" w14:textId="77777777" w:rsidR="004A2531" w:rsidRPr="003802D4" w:rsidRDefault="004A2531" w:rsidP="00791DCF">
            <w:pPr>
              <w:rPr>
                <w:b/>
                <w:i/>
              </w:rPr>
            </w:pPr>
            <w:r w:rsidRPr="003802D4">
              <w:rPr>
                <w:b/>
                <w:i/>
              </w:rPr>
              <w:t>Summary of change:</w:t>
            </w:r>
          </w:p>
        </w:tc>
        <w:tc>
          <w:tcPr>
            <w:tcW w:w="7405" w:type="dxa"/>
            <w:tcBorders>
              <w:top w:val="nil"/>
              <w:left w:val="nil"/>
              <w:bottom w:val="nil"/>
              <w:right w:val="single" w:sz="4" w:space="0" w:color="auto"/>
            </w:tcBorders>
            <w:shd w:val="pct30" w:color="FFFF00" w:fill="auto"/>
          </w:tcPr>
          <w:p w14:paraId="4E3A82E5" w14:textId="77777777" w:rsidR="004A2531" w:rsidRPr="003802D4" w:rsidRDefault="004A2531" w:rsidP="00791DCF">
            <w:pPr>
              <w:jc w:val="both"/>
            </w:pPr>
            <w:r w:rsidRPr="003802D4">
              <w:t xml:space="preserve">Incorporating in clause 16.5.1 of TS 36.213 for NB-IoT NTN TDD operation, a statement </w:t>
            </w:r>
            <w:r>
              <w:t xml:space="preserve">that </w:t>
            </w:r>
            <w:r w:rsidRPr="003802D4">
              <w:t xml:space="preserve">aligns terminology of legacy procedures (i.e., “a slot is considered an NB-IoT UL slot if is it fully contained within an NB-IoT UL subframe”) to reflect that if because of the scheduling delay value the NPUSCH format 1 transmission happens to coincide with a guard period subframe, then the NPUSCH format 1 transmission shall be performed at the first available subframe of the </w:t>
            </w:r>
            <w:r w:rsidRPr="003802D4">
              <w:rPr>
                <w:i/>
                <w:iCs/>
              </w:rPr>
              <w:t>U</w:t>
            </w:r>
            <w:r w:rsidRPr="003802D4">
              <w:t xml:space="preserve"> consecutive uplink subframes of NB-IoT NTN TDD operation.</w:t>
            </w:r>
          </w:p>
        </w:tc>
      </w:tr>
      <w:tr w:rsidR="004A2531" w:rsidRPr="003802D4" w14:paraId="58D19607" w14:textId="77777777" w:rsidTr="00791DCF">
        <w:trPr>
          <w:trHeight w:val="328"/>
        </w:trPr>
        <w:tc>
          <w:tcPr>
            <w:tcW w:w="2187" w:type="dxa"/>
            <w:tcBorders>
              <w:top w:val="nil"/>
              <w:left w:val="single" w:sz="4" w:space="0" w:color="auto"/>
              <w:bottom w:val="nil"/>
              <w:right w:val="nil"/>
            </w:tcBorders>
          </w:tcPr>
          <w:p w14:paraId="1A373628" w14:textId="77777777" w:rsidR="004A2531" w:rsidRPr="003802D4" w:rsidRDefault="004A2531" w:rsidP="00791DCF">
            <w:pPr>
              <w:rPr>
                <w:b/>
                <w:i/>
              </w:rPr>
            </w:pPr>
          </w:p>
        </w:tc>
        <w:tc>
          <w:tcPr>
            <w:tcW w:w="7405" w:type="dxa"/>
            <w:tcBorders>
              <w:top w:val="nil"/>
              <w:left w:val="nil"/>
              <w:bottom w:val="nil"/>
              <w:right w:val="single" w:sz="4" w:space="0" w:color="auto"/>
            </w:tcBorders>
          </w:tcPr>
          <w:p w14:paraId="53254B96" w14:textId="77777777" w:rsidR="004A2531" w:rsidRPr="003802D4" w:rsidRDefault="004A2531" w:rsidP="00791DCF"/>
        </w:tc>
      </w:tr>
      <w:tr w:rsidR="004A2531" w:rsidRPr="003802D4" w14:paraId="2F29CBA3" w14:textId="77777777" w:rsidTr="00791DCF">
        <w:trPr>
          <w:trHeight w:val="647"/>
        </w:trPr>
        <w:tc>
          <w:tcPr>
            <w:tcW w:w="2187" w:type="dxa"/>
            <w:tcBorders>
              <w:top w:val="nil"/>
              <w:left w:val="single" w:sz="4" w:space="0" w:color="auto"/>
              <w:bottom w:val="single" w:sz="4" w:space="0" w:color="auto"/>
              <w:right w:val="nil"/>
            </w:tcBorders>
          </w:tcPr>
          <w:p w14:paraId="7B7570E4" w14:textId="77777777" w:rsidR="004A2531" w:rsidRPr="003802D4" w:rsidRDefault="004A2531" w:rsidP="00791DCF">
            <w:pPr>
              <w:rPr>
                <w:b/>
                <w:i/>
              </w:rPr>
            </w:pPr>
            <w:r w:rsidRPr="003802D4">
              <w:rPr>
                <w:b/>
                <w:i/>
              </w:rPr>
              <w:t>Consequences if not approved:</w:t>
            </w:r>
          </w:p>
        </w:tc>
        <w:tc>
          <w:tcPr>
            <w:tcW w:w="7405" w:type="dxa"/>
            <w:tcBorders>
              <w:top w:val="nil"/>
              <w:left w:val="nil"/>
              <w:bottom w:val="single" w:sz="4" w:space="0" w:color="auto"/>
              <w:right w:val="single" w:sz="4" w:space="0" w:color="auto"/>
            </w:tcBorders>
            <w:shd w:val="pct30" w:color="FFFF00" w:fill="auto"/>
          </w:tcPr>
          <w:p w14:paraId="6378DFAD" w14:textId="77777777" w:rsidR="004A2531" w:rsidRPr="003802D4" w:rsidRDefault="004A2531" w:rsidP="00791DCF">
            <w:pPr>
              <w:jc w:val="both"/>
            </w:pPr>
            <w:r w:rsidRPr="003802D4">
              <w:t xml:space="preserve">If the </w:t>
            </w:r>
            <w:proofErr w:type="spellStart"/>
            <w:r w:rsidRPr="003802D4">
              <w:t>behavior</w:t>
            </w:r>
            <w:proofErr w:type="spellEnd"/>
            <w:r w:rsidRPr="003802D4">
              <w:t xml:space="preserve"> is not described, there is no guarantee that all implementations will have to assume that a scheduled uplink transmission that falls into a guard period subframes should be understood to be postponed to the most immediate available uplink subframe.</w:t>
            </w:r>
          </w:p>
        </w:tc>
      </w:tr>
      <w:tr w:rsidR="004A2531" w:rsidRPr="003802D4" w14:paraId="395FD163" w14:textId="77777777" w:rsidTr="00791DCF">
        <w:trPr>
          <w:trHeight w:val="318"/>
        </w:trPr>
        <w:tc>
          <w:tcPr>
            <w:tcW w:w="2187" w:type="dxa"/>
            <w:tcBorders>
              <w:top w:val="nil"/>
              <w:left w:val="single" w:sz="4" w:space="0" w:color="auto"/>
              <w:bottom w:val="single" w:sz="4" w:space="0" w:color="auto"/>
              <w:right w:val="nil"/>
            </w:tcBorders>
          </w:tcPr>
          <w:p w14:paraId="7175F33F" w14:textId="77777777" w:rsidR="004A2531" w:rsidRPr="003802D4" w:rsidRDefault="004A2531" w:rsidP="00791DCF">
            <w:pPr>
              <w:rPr>
                <w:b/>
                <w:i/>
              </w:rPr>
            </w:pPr>
            <w:r w:rsidRPr="003802D4">
              <w:rPr>
                <w:b/>
                <w:i/>
              </w:rPr>
              <w:t>Clauses affected</w:t>
            </w:r>
          </w:p>
        </w:tc>
        <w:tc>
          <w:tcPr>
            <w:tcW w:w="7405" w:type="dxa"/>
            <w:tcBorders>
              <w:top w:val="nil"/>
              <w:left w:val="nil"/>
              <w:bottom w:val="single" w:sz="4" w:space="0" w:color="auto"/>
              <w:right w:val="single" w:sz="4" w:space="0" w:color="auto"/>
            </w:tcBorders>
            <w:shd w:val="pct30" w:color="FFFF00" w:fill="auto"/>
          </w:tcPr>
          <w:p w14:paraId="55019938" w14:textId="77777777" w:rsidR="004A2531" w:rsidRPr="003802D4" w:rsidRDefault="004A2531" w:rsidP="00791DCF">
            <w:r w:rsidRPr="003802D4">
              <w:t>16.5</w:t>
            </w:r>
          </w:p>
        </w:tc>
      </w:tr>
      <w:tr w:rsidR="004A2531" w:rsidRPr="003802D4" w14:paraId="35FFCB1C" w14:textId="77777777" w:rsidTr="00791DCF">
        <w:trPr>
          <w:trHeight w:val="3141"/>
        </w:trPr>
        <w:tc>
          <w:tcPr>
            <w:tcW w:w="9592" w:type="dxa"/>
            <w:gridSpan w:val="2"/>
            <w:tcBorders>
              <w:top w:val="nil"/>
              <w:left w:val="single" w:sz="4" w:space="0" w:color="auto"/>
              <w:bottom w:val="single" w:sz="4" w:space="0" w:color="auto"/>
              <w:right w:val="single" w:sz="4" w:space="0" w:color="auto"/>
            </w:tcBorders>
          </w:tcPr>
          <w:p w14:paraId="2BF086DA" w14:textId="77777777" w:rsidR="004A2531" w:rsidRPr="003802D4" w:rsidRDefault="004A2531" w:rsidP="00791DCF">
            <w:r w:rsidRPr="003802D4">
              <w:rPr>
                <w:highlight w:val="yellow"/>
              </w:rPr>
              <w:lastRenderedPageBreak/>
              <w:t>---------------------------------------------------------------</w:t>
            </w:r>
            <w:r w:rsidRPr="003802D4">
              <w:t xml:space="preserve"> Text Start </w:t>
            </w:r>
            <w:r w:rsidRPr="003802D4">
              <w:rPr>
                <w:highlight w:val="yellow"/>
              </w:rPr>
              <w:t>-----------------------------------------------------------------</w:t>
            </w:r>
          </w:p>
          <w:p w14:paraId="45722266" w14:textId="77777777" w:rsidR="004A2531" w:rsidRPr="003802D4" w:rsidRDefault="004A2531" w:rsidP="00791DCF">
            <w:pPr>
              <w:keepNext/>
              <w:keepLines/>
              <w:spacing w:before="180"/>
              <w:ind w:left="1134" w:hanging="1134"/>
              <w:outlineLvl w:val="1"/>
              <w:rPr>
                <w:rFonts w:ascii="Arial" w:eastAsia="Times New Roman" w:hAnsi="Arial"/>
                <w:lang w:eastAsia="en-GB"/>
              </w:rPr>
            </w:pPr>
            <w:bookmarkStart w:id="116" w:name="_Toc239313211"/>
            <w:r w:rsidRPr="003802D4">
              <w:rPr>
                <w:rFonts w:ascii="Arial" w:eastAsia="Times New Roman" w:hAnsi="Arial"/>
                <w:lang w:eastAsia="en-GB"/>
              </w:rPr>
              <w:t>16.5</w:t>
            </w:r>
            <w:r w:rsidRPr="003802D4">
              <w:rPr>
                <w:rFonts w:ascii="Arial" w:eastAsia="Times New Roman" w:hAnsi="Arial"/>
                <w:lang w:eastAsia="en-GB"/>
              </w:rPr>
              <w:tab/>
              <w:t>Narrowband physical uplink shared channel related procedures</w:t>
            </w:r>
            <w:bookmarkEnd w:id="116"/>
          </w:p>
          <w:p w14:paraId="469E8EA7" w14:textId="77777777" w:rsidR="004A2531" w:rsidRPr="003802D4" w:rsidRDefault="004A2531" w:rsidP="00791DCF">
            <w:pPr>
              <w:rPr>
                <w:rFonts w:eastAsia="Times New Roman"/>
                <w:lang w:eastAsia="en-GB"/>
              </w:rPr>
            </w:pPr>
            <w:r w:rsidRPr="003802D4">
              <w:rPr>
                <w:rFonts w:eastAsia="MS Mincho" w:cs="Times"/>
                <w:lang w:val="en-US" w:eastAsia="en-GB"/>
              </w:rPr>
              <w:t xml:space="preserve">For a NB-IoT UE that supports </w:t>
            </w:r>
            <w:r w:rsidRPr="003802D4">
              <w:rPr>
                <w:rFonts w:eastAsia="Times New Roman"/>
                <w:i/>
              </w:rPr>
              <w:t xml:space="preserve">twoHARQ-Processes-r14 </w:t>
            </w:r>
            <w:r w:rsidRPr="003802D4">
              <w:rPr>
                <w:rFonts w:eastAsia="Times New Roman"/>
              </w:rPr>
              <w:t xml:space="preserve">or the UE is configured with </w:t>
            </w:r>
            <w:r w:rsidRPr="003802D4">
              <w:rPr>
                <w:rFonts w:eastAsia="Times New Roman"/>
                <w:lang w:eastAsia="en-GB"/>
              </w:rPr>
              <w:t xml:space="preserve">higher layer parameter </w:t>
            </w:r>
            <w:proofErr w:type="spellStart"/>
            <w:r w:rsidRPr="003802D4">
              <w:rPr>
                <w:rFonts w:eastAsia="DengXian"/>
                <w:i/>
                <w:lang w:eastAsia="en-GB"/>
              </w:rPr>
              <w:t>npusch</w:t>
            </w:r>
            <w:proofErr w:type="spellEnd"/>
            <w:r w:rsidRPr="003802D4">
              <w:rPr>
                <w:rFonts w:eastAsia="DengXian"/>
                <w:i/>
                <w:lang w:eastAsia="en-GB"/>
              </w:rPr>
              <w:t>-</w:t>
            </w:r>
            <w:proofErr w:type="spellStart"/>
            <w:r w:rsidRPr="003802D4">
              <w:rPr>
                <w:rFonts w:eastAsia="DengXian"/>
                <w:i/>
                <w:lang w:eastAsia="en-GB"/>
              </w:rPr>
              <w:t>MultiTB</w:t>
            </w:r>
            <w:proofErr w:type="spellEnd"/>
            <w:r w:rsidRPr="003802D4">
              <w:rPr>
                <w:rFonts w:eastAsia="DengXian"/>
                <w:i/>
                <w:lang w:eastAsia="en-GB"/>
              </w:rPr>
              <w:t>-Config</w:t>
            </w:r>
            <w:r w:rsidRPr="003802D4">
              <w:rPr>
                <w:rFonts w:eastAsia="MS Mincho" w:cs="Times"/>
                <w:lang w:val="en-US" w:eastAsia="en-GB"/>
              </w:rPr>
              <w:t xml:space="preserve">, there shall be </w:t>
            </w:r>
            <w:r w:rsidRPr="003802D4">
              <w:rPr>
                <w:rFonts w:eastAsia="Times New Roman"/>
                <w:lang w:eastAsia="en-GB"/>
              </w:rPr>
              <w:t xml:space="preserve">a maximum of 2 uplink HARQ processes. </w:t>
            </w:r>
          </w:p>
          <w:p w14:paraId="4BD37036" w14:textId="77777777" w:rsidR="004A2531" w:rsidRPr="003802D4" w:rsidRDefault="004A2531" w:rsidP="00791DCF">
            <w:r w:rsidRPr="003802D4">
              <w:rPr>
                <w:highlight w:val="yellow"/>
              </w:rPr>
              <w:t>--------------------------------------------------------------</w:t>
            </w:r>
            <w:r w:rsidRPr="003802D4">
              <w:t xml:space="preserve"> Text Omitted </w:t>
            </w:r>
            <w:r w:rsidRPr="003802D4">
              <w:rPr>
                <w:highlight w:val="yellow"/>
              </w:rPr>
              <w:t>---------------------------------------------------------------</w:t>
            </w:r>
          </w:p>
          <w:p w14:paraId="0984B5C4" w14:textId="77777777" w:rsidR="004A2531" w:rsidRPr="003802D4" w:rsidRDefault="004A2531" w:rsidP="00791DCF">
            <w:pPr>
              <w:ind w:left="851" w:hanging="284"/>
              <w:rPr>
                <w:rFonts w:eastAsia="MS Mincho"/>
                <w:lang w:eastAsia="en-GB"/>
              </w:rPr>
            </w:pPr>
            <w:r w:rsidRPr="003802D4">
              <w:rPr>
                <w:rFonts w:eastAsia="MS Mincho"/>
                <w:lang w:val="en-US" w:eastAsia="zh-CN"/>
              </w:rPr>
              <w:t>-</w:t>
            </w:r>
            <w:r w:rsidRPr="003802D4">
              <w:rPr>
                <w:rFonts w:eastAsia="MS Mincho"/>
                <w:lang w:val="en-US" w:eastAsia="zh-CN"/>
              </w:rPr>
              <w:tab/>
              <w:t xml:space="preserve">for </w:t>
            </w:r>
            <w:r w:rsidRPr="003802D4">
              <w:rPr>
                <w:rFonts w:eastAsia="Times New Roman"/>
                <w:iCs/>
                <w:lang w:val="en-US" w:eastAsia="zh-CN"/>
              </w:rPr>
              <w:t xml:space="preserve">IoT </w:t>
            </w:r>
            <w:r w:rsidRPr="003802D4">
              <w:rPr>
                <w:rFonts w:eastAsia="Times New Roman"/>
                <w:lang w:val="en-US" w:eastAsia="zh-CN"/>
              </w:rPr>
              <w:t>NTN TDD</w:t>
            </w:r>
            <w:r w:rsidRPr="003802D4">
              <w:rPr>
                <w:rFonts w:eastAsia="MS Mincho"/>
                <w:lang w:val="en-US" w:eastAsia="zh-CN"/>
              </w:rPr>
              <w:t xml:space="preserve">, </w:t>
            </w:r>
            <w:r w:rsidRPr="003802D4">
              <w:rPr>
                <w:rFonts w:eastAsia="Times New Roman"/>
                <w:lang w:val="en-US" w:eastAsia="x-none"/>
              </w:rPr>
              <w:t xml:space="preserve">a NB-IoT UE shall assume a subframe as a NB-IoT UL subframe if it is </w:t>
            </w:r>
            <w:r w:rsidRPr="003802D4">
              <w:rPr>
                <w:rFonts w:eastAsia="Times New Roman"/>
                <w:lang w:val="en-US" w:eastAsia="ko-KR"/>
              </w:rPr>
              <w:t xml:space="preserve">one of the </w:t>
            </w:r>
            <w:r w:rsidRPr="003802D4">
              <w:rPr>
                <w:rFonts w:eastAsia="Times New Roman"/>
                <w:i/>
                <w:iCs/>
                <w:lang w:val="en-US" w:eastAsia="ko-KR"/>
              </w:rPr>
              <w:t>U</w:t>
            </w:r>
            <w:r w:rsidRPr="003802D4">
              <w:rPr>
                <w:rFonts w:eastAsia="Times New Roman"/>
                <w:lang w:val="en-US" w:eastAsia="ko-KR"/>
              </w:rPr>
              <w:t xml:space="preserve"> consecutive uplink subframes according to the </w:t>
            </w:r>
            <w:r w:rsidRPr="003802D4">
              <w:rPr>
                <w:lang w:val="en-US" w:eastAsia="zh-CN"/>
              </w:rPr>
              <w:t xml:space="preserve">frame structure type 1 for IoT NTN </w:t>
            </w:r>
            <w:r w:rsidRPr="003802D4">
              <w:rPr>
                <w:rFonts w:eastAsia="Times New Roman"/>
                <w:lang w:val="en-US" w:eastAsia="ko-KR"/>
              </w:rPr>
              <w:t>TDD and</w:t>
            </w:r>
            <w:ins w:id="117" w:author="Gerardo Agni Medina Acosta" w:date="2026-08-25T17:54:00Z" w16du:dateUtc="2026-08-25T15:54:00Z">
              <w:r w:rsidRPr="003802D4">
                <w:t xml:space="preserve"> </w:t>
              </w:r>
              <w:r w:rsidRPr="003802D4">
                <w:rPr>
                  <w:rFonts w:eastAsia="Times New Roman"/>
                  <w:lang w:val="en-US" w:eastAsia="ko-KR"/>
                </w:rPr>
                <w:t xml:space="preserve">a slot is considered a NB-IoT </w:t>
              </w:r>
            </w:ins>
            <w:ins w:id="118" w:author="Gerardo Agni Medina Acosta" w:date="2026-08-25T17:58:00Z" w16du:dateUtc="2026-08-25T15:58:00Z">
              <w:r w:rsidRPr="003802D4">
                <w:rPr>
                  <w:rFonts w:eastAsia="Times New Roman"/>
                  <w:lang w:val="en-US" w:eastAsia="ko-KR"/>
                </w:rPr>
                <w:t>UL</w:t>
              </w:r>
            </w:ins>
            <w:ins w:id="119" w:author="Gerardo Agni Medina Acosta" w:date="2026-08-25T17:54:00Z" w16du:dateUtc="2026-08-25T15:54:00Z">
              <w:r w:rsidRPr="003802D4">
                <w:rPr>
                  <w:rFonts w:eastAsia="Times New Roman"/>
                  <w:lang w:val="en-US" w:eastAsia="ko-KR"/>
                </w:rPr>
                <w:t xml:space="preserve"> slot if it</w:t>
              </w:r>
            </w:ins>
            <w:r>
              <w:rPr>
                <w:rFonts w:eastAsia="Times New Roman"/>
                <w:lang w:val="en-US" w:eastAsia="ko-KR"/>
              </w:rPr>
              <w:t xml:space="preserve"> </w:t>
            </w:r>
            <w:r w:rsidRPr="000A40F6">
              <w:rPr>
                <w:rFonts w:eastAsia="Times New Roman"/>
                <w:color w:val="FF0000"/>
                <w:u w:val="single"/>
                <w:lang w:val="en-US" w:eastAsia="ko-KR"/>
              </w:rPr>
              <w:t>is</w:t>
            </w:r>
            <w:ins w:id="120" w:author="Gerardo Agni Medina Acosta" w:date="2026-08-25T17:54:00Z" w16du:dateUtc="2026-08-25T15:54:00Z">
              <w:r w:rsidRPr="003802D4">
                <w:rPr>
                  <w:rFonts w:eastAsia="Times New Roman"/>
                  <w:lang w:val="en-US" w:eastAsia="ko-KR"/>
                </w:rPr>
                <w:t xml:space="preserve"> fully contained within</w:t>
              </w:r>
              <w:r w:rsidRPr="00FC3F7B">
                <w:rPr>
                  <w:rFonts w:eastAsia="Times New Roman"/>
                  <w:color w:val="FF0000"/>
                  <w:u w:val="single"/>
                  <w:lang w:val="en-US" w:eastAsia="ko-KR"/>
                </w:rPr>
                <w:t xml:space="preserve"> </w:t>
              </w:r>
              <w:r w:rsidRPr="003802D4">
                <w:rPr>
                  <w:rFonts w:eastAsia="Times New Roman"/>
                  <w:lang w:val="en-US" w:eastAsia="ko-KR"/>
                </w:rPr>
                <w:t xml:space="preserve">NB-IoT </w:t>
              </w:r>
            </w:ins>
            <w:ins w:id="121" w:author="Gerardo Agni Medina Acosta" w:date="2026-08-25T17:59:00Z" w16du:dateUtc="2026-08-25T15:59:00Z">
              <w:r w:rsidRPr="003802D4">
                <w:rPr>
                  <w:rFonts w:eastAsia="Times New Roman"/>
                  <w:lang w:val="en-US" w:eastAsia="ko-KR"/>
                </w:rPr>
                <w:t>UL</w:t>
              </w:r>
            </w:ins>
            <w:ins w:id="122" w:author="Gerardo Agni Medina Acosta" w:date="2026-08-25T17:54:00Z" w16du:dateUtc="2026-08-25T15:54:00Z">
              <w:r w:rsidRPr="003802D4">
                <w:rPr>
                  <w:rFonts w:eastAsia="Times New Roman"/>
                  <w:lang w:val="en-US" w:eastAsia="ko-KR"/>
                </w:rPr>
                <w:t xml:space="preserve"> subframe</w:t>
              </w:r>
            </w:ins>
            <w:r w:rsidRPr="002D489B">
              <w:rPr>
                <w:rFonts w:eastAsia="Times New Roman"/>
                <w:color w:val="FF0000"/>
                <w:lang w:val="en-US" w:eastAsia="ko-KR"/>
              </w:rPr>
              <w:t>(s)</w:t>
            </w:r>
            <w:ins w:id="123" w:author="Gerardo Agni Medina Acosta" w:date="2026-08-25T17:55:00Z" w16du:dateUtc="2026-08-25T15:55:00Z">
              <w:r w:rsidRPr="002D489B">
                <w:rPr>
                  <w:rFonts w:eastAsia="Times New Roman"/>
                  <w:color w:val="FF0000"/>
                  <w:lang w:val="en-US" w:eastAsia="ko-KR"/>
                </w:rPr>
                <w:t>,</w:t>
              </w:r>
            </w:ins>
            <w:r w:rsidRPr="003802D4">
              <w:rPr>
                <w:rFonts w:eastAsia="Times New Roman"/>
                <w:lang w:val="en-US" w:eastAsia="ko-KR"/>
              </w:rPr>
              <w:t xml:space="preserve"> the value of </w:t>
            </w:r>
            <w:r w:rsidRPr="003802D4">
              <w:rPr>
                <w:rFonts w:eastAsia="Times New Roman"/>
                <w:i/>
                <w:iCs/>
                <w:lang w:val="en-US" w:eastAsia="ko-KR"/>
              </w:rPr>
              <w:t>U</w:t>
            </w:r>
            <w:r w:rsidRPr="003802D4">
              <w:rPr>
                <w:rFonts w:eastAsia="Times New Roman"/>
                <w:lang w:val="en-US" w:eastAsia="ko-KR"/>
              </w:rPr>
              <w:t xml:space="preserve"> </w:t>
            </w:r>
            <w:ins w:id="124" w:author="Gerardo Agni Medina Acosta" w:date="2026-08-25T17:59:00Z" w16du:dateUtc="2026-08-25T15:59:00Z">
              <w:r w:rsidRPr="003802D4">
                <w:rPr>
                  <w:rFonts w:eastAsia="Times New Roman"/>
                  <w:lang w:val="en-US" w:eastAsia="ko-KR"/>
                </w:rPr>
                <w:t xml:space="preserve">is </w:t>
              </w:r>
            </w:ins>
            <w:r w:rsidRPr="003802D4">
              <w:rPr>
                <w:rFonts w:eastAsia="Times New Roman"/>
                <w:lang w:val="en-US" w:eastAsia="ko-KR"/>
              </w:rPr>
              <w:t>defined in [3]</w:t>
            </w:r>
            <w:r w:rsidRPr="003802D4">
              <w:rPr>
                <w:rFonts w:eastAsia="Times New Roman"/>
                <w:lang w:val="en-US" w:eastAsia="x-none"/>
              </w:rPr>
              <w:t>.</w:t>
            </w:r>
          </w:p>
          <w:p w14:paraId="433DD421" w14:textId="77777777" w:rsidR="004A2531" w:rsidRPr="003802D4" w:rsidRDefault="004A2531" w:rsidP="00791DCF">
            <w:r w:rsidRPr="003802D4">
              <w:rPr>
                <w:highlight w:val="yellow"/>
              </w:rPr>
              <w:t>----------------------------------------------------------------</w:t>
            </w:r>
            <w:r w:rsidRPr="003802D4">
              <w:t xml:space="preserve"> Text End </w:t>
            </w:r>
            <w:r w:rsidRPr="003802D4">
              <w:rPr>
                <w:highlight w:val="yellow"/>
              </w:rPr>
              <w:t>------------------------------------------------------------------</w:t>
            </w:r>
          </w:p>
        </w:tc>
      </w:tr>
    </w:tbl>
    <w:p w14:paraId="311FB1D6" w14:textId="77777777" w:rsidR="004A2531" w:rsidRDefault="004A2531" w:rsidP="004A2531">
      <w:pPr>
        <w:pStyle w:val="BodyText"/>
        <w:rPr>
          <w:rFonts w:ascii="Times New Roman" w:hAnsi="Times New Roman"/>
          <w:b/>
          <w:bCs/>
        </w:rPr>
      </w:pPr>
    </w:p>
    <w:p w14:paraId="27F62F38" w14:textId="423A1DA7" w:rsidR="004A2531" w:rsidRPr="00551249" w:rsidRDefault="00C62C50" w:rsidP="004A2531">
      <w:pPr>
        <w:pStyle w:val="BodyText"/>
        <w:rPr>
          <w:rFonts w:ascii="Times New Roman" w:hAnsi="Times New Roman"/>
          <w:b/>
          <w:bCs/>
        </w:rPr>
      </w:pPr>
      <w:hyperlink r:id="rId203" w:history="1">
        <w:r w:rsidRPr="00551249">
          <w:rPr>
            <w:rStyle w:val="Hyperlink"/>
            <w:rFonts w:ascii="Times New Roman" w:hAnsi="Times New Roman"/>
            <w:b/>
            <w:bCs/>
          </w:rPr>
          <w:t>R1-2606840</w:t>
        </w:r>
      </w:hyperlink>
      <w:r w:rsidR="004E5BD5" w:rsidRPr="00551249">
        <w:rPr>
          <w:rFonts w:ascii="Times New Roman" w:hAnsi="Times New Roman"/>
          <w:b/>
          <w:bCs/>
        </w:rPr>
        <w:tab/>
        <w:t>Summary of enabling inter-slot OCC operation</w:t>
      </w:r>
      <w:r w:rsidR="004E5BD5" w:rsidRPr="00551249">
        <w:rPr>
          <w:rFonts w:ascii="Times New Roman" w:hAnsi="Times New Roman"/>
          <w:b/>
          <w:bCs/>
        </w:rPr>
        <w:tab/>
        <w:t>Moderator (Samsung)</w:t>
      </w:r>
    </w:p>
    <w:p w14:paraId="45B64687" w14:textId="77777777" w:rsidR="004A2531" w:rsidRPr="00F257AB" w:rsidRDefault="004A2531" w:rsidP="004A2531">
      <w:pPr>
        <w:rPr>
          <w:rFonts w:eastAsiaTheme="minorEastAsia"/>
          <w:bCs/>
          <w:lang w:eastAsia="zh-CN"/>
        </w:rPr>
      </w:pPr>
      <w:r w:rsidRPr="00F257AB">
        <w:rPr>
          <w:rFonts w:eastAsiaTheme="minorEastAsia"/>
          <w:bCs/>
          <w:lang w:eastAsia="zh-CN"/>
        </w:rPr>
        <w:t>With respect to LS discussion:</w:t>
      </w:r>
    </w:p>
    <w:p w14:paraId="7CBC9529" w14:textId="77777777" w:rsidR="004A2531" w:rsidRDefault="004A2531" w:rsidP="004A2531">
      <w:pPr>
        <w:rPr>
          <w:rFonts w:eastAsiaTheme="minorEastAsia"/>
          <w:b/>
          <w:i/>
          <w:highlight w:val="yellow"/>
          <w:lang w:eastAsia="zh-CN"/>
        </w:rPr>
      </w:pPr>
    </w:p>
    <w:p w14:paraId="20925008" w14:textId="68BB7B4E" w:rsidR="004E5BD5" w:rsidRPr="00551249" w:rsidRDefault="00C62C50" w:rsidP="004E5BD5">
      <w:pPr>
        <w:rPr>
          <w:rFonts w:eastAsiaTheme="minorEastAsia"/>
          <w:b/>
          <w:bCs/>
          <w:lang w:eastAsia="zh-CN"/>
        </w:rPr>
      </w:pPr>
      <w:hyperlink r:id="rId204" w:history="1">
        <w:r w:rsidRPr="00551249">
          <w:rPr>
            <w:rStyle w:val="Hyperlink"/>
            <w:rFonts w:eastAsiaTheme="minorEastAsia"/>
            <w:b/>
            <w:bCs/>
            <w:lang w:eastAsia="zh-CN"/>
          </w:rPr>
          <w:t>R1-2606834</w:t>
        </w:r>
      </w:hyperlink>
      <w:r w:rsidR="004E5BD5" w:rsidRPr="00551249">
        <w:rPr>
          <w:rFonts w:eastAsiaTheme="minorEastAsia"/>
          <w:b/>
          <w:bCs/>
          <w:lang w:eastAsia="zh-CN"/>
        </w:rPr>
        <w:tab/>
        <w:t>Moderator summary on LS on scheduling restriction for RACH related signals and channels</w:t>
      </w:r>
      <w:r w:rsidR="004E5BD5" w:rsidRPr="00551249">
        <w:rPr>
          <w:rFonts w:eastAsiaTheme="minorEastAsia"/>
          <w:b/>
          <w:bCs/>
          <w:lang w:eastAsia="zh-CN"/>
        </w:rPr>
        <w:tab/>
        <w:t>Moderator (Huawei)</w:t>
      </w:r>
    </w:p>
    <w:p w14:paraId="2814F616" w14:textId="5934ECC6" w:rsidR="004E5BD5" w:rsidRPr="00551249" w:rsidRDefault="00C62C50" w:rsidP="004E5BD5">
      <w:pPr>
        <w:pStyle w:val="BodyText"/>
        <w:rPr>
          <w:rFonts w:ascii="Times New Roman" w:hAnsi="Times New Roman"/>
          <w:b/>
          <w:bCs/>
        </w:rPr>
      </w:pPr>
      <w:hyperlink r:id="rId205" w:history="1">
        <w:r w:rsidRPr="00551249">
          <w:rPr>
            <w:rStyle w:val="Hyperlink"/>
            <w:rFonts w:ascii="Times New Roman" w:hAnsi="Times New Roman"/>
            <w:b/>
            <w:bCs/>
          </w:rPr>
          <w:t>R1-2606877</w:t>
        </w:r>
      </w:hyperlink>
      <w:r w:rsidR="004E5BD5" w:rsidRPr="00551249">
        <w:rPr>
          <w:rFonts w:ascii="Times New Roman" w:hAnsi="Times New Roman"/>
          <w:b/>
          <w:bCs/>
        </w:rPr>
        <w:tab/>
        <w:t>Moderator summary #2 on LS on scheduling restriction for RACH related signals and channels</w:t>
      </w:r>
      <w:r w:rsidR="004E5BD5" w:rsidRPr="00551249">
        <w:rPr>
          <w:rFonts w:ascii="Times New Roman" w:hAnsi="Times New Roman"/>
          <w:b/>
          <w:bCs/>
        </w:rPr>
        <w:tab/>
        <w:t>Moderator (Huawei)</w:t>
      </w:r>
    </w:p>
    <w:p w14:paraId="5C255DF4" w14:textId="77777777" w:rsidR="004E5BD5" w:rsidRDefault="004E5BD5" w:rsidP="004A2531">
      <w:pPr>
        <w:rPr>
          <w:rFonts w:eastAsiaTheme="minorEastAsia"/>
          <w:b/>
          <w:i/>
          <w:highlight w:val="yellow"/>
          <w:lang w:eastAsia="zh-CN"/>
        </w:rPr>
      </w:pPr>
    </w:p>
    <w:p w14:paraId="69B34A37" w14:textId="77777777" w:rsidR="004A2531" w:rsidRPr="00F257AB" w:rsidRDefault="004A2531" w:rsidP="004A2531">
      <w:pPr>
        <w:rPr>
          <w:b/>
          <w:iCs/>
          <w:lang w:eastAsia="zh-CN"/>
        </w:rPr>
      </w:pPr>
      <w:r w:rsidRPr="00F257AB">
        <w:rPr>
          <w:rFonts w:eastAsiaTheme="minorEastAsia"/>
          <w:b/>
          <w:iCs/>
          <w:lang w:eastAsia="zh-CN"/>
        </w:rPr>
        <w:t>C</w:t>
      </w:r>
      <w:r w:rsidRPr="00F257AB">
        <w:rPr>
          <w:rFonts w:eastAsiaTheme="minorEastAsia" w:hint="eastAsia"/>
          <w:b/>
          <w:iCs/>
          <w:lang w:eastAsia="zh-CN"/>
        </w:rPr>
        <w:t>onclusion:</w:t>
      </w:r>
      <w:r w:rsidRPr="00F257AB">
        <w:rPr>
          <w:b/>
          <w:iCs/>
          <w:lang w:eastAsia="zh-CN"/>
        </w:rPr>
        <w:t xml:space="preserve"> </w:t>
      </w:r>
    </w:p>
    <w:p w14:paraId="1E3317CB" w14:textId="2CFDEEFE" w:rsidR="004A2531" w:rsidRPr="00F257AB" w:rsidRDefault="004A2531" w:rsidP="004A2531">
      <w:pPr>
        <w:rPr>
          <w:rFonts w:eastAsiaTheme="minorEastAsia"/>
          <w:bCs/>
          <w:iCs/>
          <w:lang w:eastAsia="zh-CN"/>
        </w:rPr>
      </w:pPr>
      <w:r w:rsidRPr="00F257AB">
        <w:rPr>
          <w:rFonts w:hint="eastAsia"/>
          <w:bCs/>
          <w:iCs/>
          <w:lang w:eastAsia="zh-CN"/>
        </w:rPr>
        <w:t xml:space="preserve">The misalignment issue was discussed in Rel-19 NR NTN WI without consensus. RAN1 is </w:t>
      </w:r>
      <w:r w:rsidRPr="00F257AB">
        <w:rPr>
          <w:rFonts w:eastAsiaTheme="minorEastAsia" w:hint="eastAsia"/>
          <w:bCs/>
          <w:iCs/>
          <w:lang w:eastAsia="zh-CN"/>
        </w:rPr>
        <w:t>not</w:t>
      </w:r>
      <w:r w:rsidRPr="00F257AB">
        <w:rPr>
          <w:rFonts w:eastAsia="Times New Roman"/>
          <w:bCs/>
          <w:iCs/>
          <w:lang w:eastAsia="zh-CN"/>
        </w:rPr>
        <w:t xml:space="preserve"> pursu</w:t>
      </w:r>
      <w:r w:rsidRPr="00F257AB">
        <w:rPr>
          <w:rFonts w:eastAsiaTheme="minorEastAsia" w:hint="eastAsia"/>
          <w:bCs/>
          <w:iCs/>
          <w:lang w:eastAsia="zh-CN"/>
        </w:rPr>
        <w:t xml:space="preserve">ing </w:t>
      </w:r>
      <w:r w:rsidRPr="00F257AB">
        <w:rPr>
          <w:rFonts w:eastAsia="Times New Roman"/>
          <w:bCs/>
          <w:iCs/>
          <w:lang w:eastAsia="zh-CN"/>
        </w:rPr>
        <w:t xml:space="preserve">enhancement </w:t>
      </w:r>
      <w:r w:rsidRPr="00F257AB">
        <w:rPr>
          <w:rFonts w:eastAsiaTheme="minorEastAsia" w:hint="eastAsia"/>
          <w:bCs/>
          <w:iCs/>
          <w:lang w:eastAsia="zh-CN"/>
        </w:rPr>
        <w:t>in Rel-19 NR-NTN to address the issue</w:t>
      </w:r>
      <w:r w:rsidRPr="00F257AB">
        <w:rPr>
          <w:rFonts w:eastAsiaTheme="minorEastAsia"/>
          <w:bCs/>
          <w:iCs/>
          <w:lang w:eastAsia="zh-CN"/>
        </w:rPr>
        <w:t xml:space="preserve"> raised by RAN4 in </w:t>
      </w:r>
      <w:hyperlink r:id="rId206" w:history="1">
        <w:r w:rsidR="00C62C50" w:rsidRPr="00F257AB">
          <w:rPr>
            <w:rStyle w:val="Hyperlink"/>
            <w:rFonts w:eastAsiaTheme="minorEastAsia"/>
            <w:bCs/>
            <w:iCs/>
            <w:lang w:eastAsia="zh-CN"/>
          </w:rPr>
          <w:t>R1-2605188</w:t>
        </w:r>
      </w:hyperlink>
      <w:r w:rsidRPr="00F257AB">
        <w:rPr>
          <w:rFonts w:eastAsiaTheme="minorEastAsia" w:hint="eastAsia"/>
          <w:bCs/>
          <w:iCs/>
          <w:lang w:eastAsia="zh-CN"/>
        </w:rPr>
        <w:t xml:space="preserve">. </w:t>
      </w:r>
    </w:p>
    <w:p w14:paraId="29248B3B" w14:textId="77777777" w:rsidR="004A2531" w:rsidRPr="00F257AB" w:rsidRDefault="004A2531" w:rsidP="004A2531">
      <w:pPr>
        <w:rPr>
          <w:rFonts w:eastAsiaTheme="minorEastAsia"/>
          <w:b/>
          <w:iCs/>
          <w:lang w:eastAsia="zh-CN"/>
        </w:rPr>
      </w:pPr>
    </w:p>
    <w:p w14:paraId="5F9DA7E3" w14:textId="77777777" w:rsidR="004E5BD5" w:rsidRPr="004E5BD5" w:rsidRDefault="004E5BD5" w:rsidP="004A2531">
      <w:pPr>
        <w:rPr>
          <w:rFonts w:eastAsiaTheme="minorEastAsia"/>
          <w:bCs/>
          <w:lang w:eastAsia="zh-CN"/>
        </w:rPr>
      </w:pPr>
    </w:p>
    <w:p w14:paraId="27AB7DCF" w14:textId="77777777" w:rsidR="004A2531" w:rsidRPr="00F257AB" w:rsidRDefault="004A2531" w:rsidP="004A2531">
      <w:pPr>
        <w:autoSpaceDE w:val="0"/>
        <w:autoSpaceDN w:val="0"/>
        <w:adjustRightInd w:val="0"/>
        <w:snapToGrid w:val="0"/>
        <w:spacing w:before="120" w:after="120" w:line="276" w:lineRule="auto"/>
        <w:jc w:val="both"/>
        <w:rPr>
          <w:rFonts w:ascii="Times New Roman" w:eastAsia="SimSun" w:hAnsi="Times New Roman"/>
          <w:b/>
          <w:iCs/>
          <w:szCs w:val="20"/>
          <w:lang w:val="en-US" w:eastAsia="zh-CN"/>
        </w:rPr>
      </w:pPr>
      <w:r w:rsidRPr="00F257AB">
        <w:rPr>
          <w:rFonts w:ascii="Times New Roman" w:eastAsia="SimSun" w:hAnsi="Times New Roman"/>
          <w:b/>
          <w:iCs/>
          <w:szCs w:val="20"/>
          <w:highlight w:val="green"/>
          <w:lang w:val="en-US" w:eastAsia="zh-CN"/>
        </w:rPr>
        <w:t>Agreement:</w:t>
      </w:r>
    </w:p>
    <w:p w14:paraId="790644BD" w14:textId="1ED6A1A0" w:rsidR="004A2531" w:rsidRPr="00F257AB" w:rsidRDefault="004A2531" w:rsidP="004A2531">
      <w:pPr>
        <w:autoSpaceDE w:val="0"/>
        <w:autoSpaceDN w:val="0"/>
        <w:adjustRightInd w:val="0"/>
        <w:snapToGrid w:val="0"/>
        <w:spacing w:before="120" w:after="120" w:line="276" w:lineRule="auto"/>
        <w:jc w:val="both"/>
        <w:rPr>
          <w:rFonts w:ascii="Times New Roman" w:eastAsia="SimSun" w:hAnsi="Times New Roman"/>
          <w:b/>
          <w:iCs/>
          <w:szCs w:val="20"/>
          <w:lang w:val="en-US" w:eastAsia="zh-CN"/>
        </w:rPr>
      </w:pPr>
      <w:r w:rsidRPr="00F257AB">
        <w:rPr>
          <w:rFonts w:ascii="Times New Roman" w:eastAsia="SimSun" w:hAnsi="Times New Roman"/>
          <w:b/>
          <w:iCs/>
          <w:szCs w:val="20"/>
          <w:lang w:val="en-US" w:eastAsia="zh-CN"/>
        </w:rPr>
        <w:t xml:space="preserve">Capture the following in the Draft LS response to </w:t>
      </w:r>
      <w:hyperlink r:id="rId207" w:history="1">
        <w:r w:rsidR="00C62C50" w:rsidRPr="00F257AB">
          <w:rPr>
            <w:rStyle w:val="Hyperlink"/>
            <w:rFonts w:ascii="Times New Roman" w:eastAsia="SimSun" w:hAnsi="Times New Roman"/>
            <w:b/>
            <w:iCs/>
            <w:szCs w:val="20"/>
            <w:lang w:val="en-US" w:eastAsia="zh-CN"/>
          </w:rPr>
          <w:t>R1-2605188</w:t>
        </w:r>
      </w:hyperlink>
      <w:r w:rsidRPr="00F257AB">
        <w:rPr>
          <w:rFonts w:ascii="Times New Roman" w:eastAsia="SimSun" w:hAnsi="Times New Roman"/>
          <w:b/>
          <w:iCs/>
          <w:szCs w:val="20"/>
          <w:lang w:val="en-US" w:eastAsia="zh-CN"/>
        </w:rPr>
        <w:t>.</w:t>
      </w:r>
    </w:p>
    <w:p w14:paraId="0087FF00" w14:textId="77777777" w:rsidR="004A2531" w:rsidRPr="00F257AB" w:rsidRDefault="004A2531" w:rsidP="004A2531">
      <w:pPr>
        <w:autoSpaceDE w:val="0"/>
        <w:autoSpaceDN w:val="0"/>
        <w:adjustRightInd w:val="0"/>
        <w:snapToGrid w:val="0"/>
        <w:spacing w:before="120" w:after="120" w:line="276" w:lineRule="auto"/>
        <w:ind w:left="720"/>
        <w:jc w:val="both"/>
        <w:rPr>
          <w:rFonts w:ascii="Times New Roman" w:eastAsia="SimSun" w:hAnsi="Times New Roman"/>
          <w:bCs/>
          <w:iCs/>
          <w:szCs w:val="20"/>
          <w:lang w:val="en-US" w:eastAsia="zh-CN"/>
        </w:rPr>
      </w:pPr>
      <w:r w:rsidRPr="00F257AB">
        <w:rPr>
          <w:rFonts w:ascii="Times New Roman" w:eastAsia="SimSun" w:hAnsi="Times New Roman"/>
          <w:bCs/>
          <w:iCs/>
          <w:szCs w:val="20"/>
          <w:lang w:val="en-US" w:eastAsia="zh-CN"/>
        </w:rPr>
        <w:t xml:space="preserve">The misalignment between transmission of PRACH at UE side and monitoring of PRACH at NW side may occur in beam hopping operation when RO periodicity is &lt;160ms. Some companies have the view that the misalignment is due to configuration or NW implementation. </w:t>
      </w:r>
    </w:p>
    <w:p w14:paraId="7C4E4BAF" w14:textId="77777777" w:rsidR="004A2531" w:rsidRPr="00F257AB" w:rsidRDefault="004A2531" w:rsidP="004A2531">
      <w:pPr>
        <w:autoSpaceDE w:val="0"/>
        <w:autoSpaceDN w:val="0"/>
        <w:adjustRightInd w:val="0"/>
        <w:snapToGrid w:val="0"/>
        <w:spacing w:before="120" w:after="120" w:line="276" w:lineRule="auto"/>
        <w:ind w:left="720"/>
        <w:jc w:val="both"/>
        <w:rPr>
          <w:rFonts w:ascii="Times New Roman" w:eastAsia="SimSun" w:hAnsi="Times New Roman"/>
          <w:bCs/>
          <w:iCs/>
          <w:szCs w:val="20"/>
          <w:lang w:val="en-US" w:eastAsia="zh-CN"/>
        </w:rPr>
      </w:pPr>
      <w:r w:rsidRPr="00F257AB">
        <w:rPr>
          <w:rFonts w:ascii="Times New Roman" w:eastAsia="SimSun" w:hAnsi="Times New Roman"/>
          <w:bCs/>
          <w:iCs/>
          <w:szCs w:val="20"/>
          <w:lang w:val="en-US" w:eastAsia="zh-CN"/>
        </w:rPr>
        <w:t xml:space="preserve">The misalignment may also occur in beam hopping operation when RO periodicity is 160ms and cells served by the same hopping beam have overlapping valid PRACH occasions, e.g. due to the aligned SFN and same PRACH time-domain configuration and SSB-to-RO mapping, while the corresponding satellite Rx beam is not active for a footprint at such PRACH occasions. </w:t>
      </w:r>
    </w:p>
    <w:p w14:paraId="62BA6A9D" w14:textId="7E16DA8E" w:rsidR="004A2531" w:rsidRPr="00F257AB" w:rsidRDefault="004A2531" w:rsidP="004A2531">
      <w:pPr>
        <w:autoSpaceDE w:val="0"/>
        <w:autoSpaceDN w:val="0"/>
        <w:adjustRightInd w:val="0"/>
        <w:snapToGrid w:val="0"/>
        <w:spacing w:before="120" w:after="120" w:line="276" w:lineRule="auto"/>
        <w:jc w:val="both"/>
        <w:rPr>
          <w:rFonts w:ascii="Times New Roman" w:eastAsia="SimSun" w:hAnsi="Times New Roman"/>
          <w:bCs/>
          <w:iCs/>
          <w:szCs w:val="20"/>
          <w:lang w:val="en-US" w:eastAsia="zh-CN"/>
        </w:rPr>
      </w:pPr>
      <w:r w:rsidRPr="00F257AB">
        <w:rPr>
          <w:rFonts w:ascii="Times New Roman" w:eastAsia="SimSun" w:hAnsi="Times New Roman"/>
          <w:bCs/>
          <w:iCs/>
          <w:szCs w:val="20"/>
          <w:lang w:val="en-US" w:eastAsia="zh-CN"/>
        </w:rPr>
        <w:t xml:space="preserve">The draft LS in </w:t>
      </w:r>
      <w:hyperlink r:id="rId208" w:history="1">
        <w:r w:rsidR="00C62C50" w:rsidRPr="00F257AB">
          <w:rPr>
            <w:rStyle w:val="Hyperlink"/>
            <w:rFonts w:ascii="Times New Roman" w:eastAsia="SimSun" w:hAnsi="Times New Roman"/>
            <w:bCs/>
            <w:iCs/>
            <w:szCs w:val="20"/>
            <w:lang w:val="en-US" w:eastAsia="zh-CN"/>
          </w:rPr>
          <w:t>R1-2606882</w:t>
        </w:r>
      </w:hyperlink>
      <w:r w:rsidRPr="00F257AB">
        <w:rPr>
          <w:rFonts w:ascii="Times New Roman" w:eastAsia="SimSun" w:hAnsi="Times New Roman"/>
          <w:bCs/>
          <w:iCs/>
          <w:szCs w:val="20"/>
          <w:lang w:val="en-US" w:eastAsia="zh-CN"/>
        </w:rPr>
        <w:t xml:space="preserve"> is </w:t>
      </w:r>
      <w:r w:rsidRPr="00F257AB">
        <w:rPr>
          <w:rFonts w:ascii="Times New Roman" w:eastAsia="SimSun" w:hAnsi="Times New Roman"/>
          <w:bCs/>
          <w:iCs/>
          <w:szCs w:val="20"/>
          <w:highlight w:val="green"/>
          <w:lang w:val="en-US" w:eastAsia="zh-CN"/>
        </w:rPr>
        <w:t>endorsed</w:t>
      </w:r>
      <w:r w:rsidRPr="00F257AB">
        <w:rPr>
          <w:rFonts w:ascii="Times New Roman" w:eastAsia="SimSun" w:hAnsi="Times New Roman"/>
          <w:bCs/>
          <w:iCs/>
          <w:szCs w:val="20"/>
          <w:lang w:val="en-US" w:eastAsia="zh-CN"/>
        </w:rPr>
        <w:t xml:space="preserve"> by changing “kindly” to “respectfully”</w:t>
      </w:r>
      <w:r w:rsidR="00F257AB" w:rsidRPr="00F257AB">
        <w:rPr>
          <w:rFonts w:ascii="Times New Roman" w:eastAsia="SimSun" w:hAnsi="Times New Roman"/>
          <w:bCs/>
          <w:iCs/>
          <w:szCs w:val="20"/>
          <w:lang w:val="en-US" w:eastAsia="zh-CN"/>
        </w:rPr>
        <w:t>.</w:t>
      </w:r>
    </w:p>
    <w:p w14:paraId="2498FFF3" w14:textId="6470343F" w:rsidR="004A2531" w:rsidRPr="00F257AB" w:rsidRDefault="004A2531" w:rsidP="004A2531">
      <w:pPr>
        <w:autoSpaceDE w:val="0"/>
        <w:autoSpaceDN w:val="0"/>
        <w:adjustRightInd w:val="0"/>
        <w:snapToGrid w:val="0"/>
        <w:spacing w:before="120" w:after="120" w:line="276" w:lineRule="auto"/>
        <w:jc w:val="both"/>
        <w:rPr>
          <w:rFonts w:ascii="Times New Roman" w:eastAsia="SimSun" w:hAnsi="Times New Roman"/>
          <w:bCs/>
          <w:iCs/>
          <w:szCs w:val="20"/>
          <w:lang w:val="en-US" w:eastAsia="zh-CN"/>
        </w:rPr>
      </w:pPr>
      <w:r w:rsidRPr="00F257AB">
        <w:rPr>
          <w:rFonts w:ascii="Times New Roman" w:eastAsia="SimSun" w:hAnsi="Times New Roman"/>
          <w:bCs/>
          <w:iCs/>
          <w:szCs w:val="20"/>
          <w:lang w:val="en-US" w:eastAsia="zh-CN"/>
        </w:rPr>
        <w:t xml:space="preserve">The final LS in </w:t>
      </w:r>
      <w:hyperlink r:id="rId209" w:history="1">
        <w:r w:rsidR="00C62C50" w:rsidRPr="00F257AB">
          <w:rPr>
            <w:rStyle w:val="Hyperlink"/>
            <w:rFonts w:ascii="Times New Roman" w:eastAsia="SimSun" w:hAnsi="Times New Roman"/>
            <w:bCs/>
            <w:iCs/>
            <w:szCs w:val="20"/>
            <w:highlight w:val="green"/>
            <w:lang w:val="en-US" w:eastAsia="zh-CN"/>
          </w:rPr>
          <w:t>R1-2606892</w:t>
        </w:r>
      </w:hyperlink>
      <w:r w:rsidRPr="00F257AB">
        <w:rPr>
          <w:rFonts w:ascii="Times New Roman" w:eastAsia="SimSun" w:hAnsi="Times New Roman"/>
          <w:bCs/>
          <w:iCs/>
          <w:szCs w:val="20"/>
          <w:lang w:val="en-US" w:eastAsia="zh-CN"/>
        </w:rPr>
        <w:t xml:space="preserve"> is </w:t>
      </w:r>
      <w:r w:rsidR="004E5BD5" w:rsidRPr="00F257AB">
        <w:rPr>
          <w:rFonts w:ascii="Times New Roman" w:eastAsia="SimSun" w:hAnsi="Times New Roman"/>
          <w:bCs/>
          <w:iCs/>
          <w:szCs w:val="20"/>
          <w:highlight w:val="green"/>
          <w:lang w:val="en-US" w:eastAsia="zh-CN"/>
        </w:rPr>
        <w:t>approved</w:t>
      </w:r>
      <w:r w:rsidRPr="00F257AB">
        <w:rPr>
          <w:rFonts w:ascii="Times New Roman" w:eastAsia="SimSun" w:hAnsi="Times New Roman"/>
          <w:bCs/>
          <w:iCs/>
          <w:szCs w:val="20"/>
          <w:lang w:val="en-US" w:eastAsia="zh-CN"/>
        </w:rPr>
        <w:t>.</w:t>
      </w:r>
    </w:p>
    <w:p w14:paraId="0C20F840" w14:textId="1568984F" w:rsidR="004F552D" w:rsidRPr="006D17C7" w:rsidRDefault="006D17C7" w:rsidP="006D17C7">
      <w:pPr>
        <w:pStyle w:val="Heading2"/>
      </w:pPr>
      <w:bookmarkStart w:id="125" w:name="_Toc239313212"/>
      <w:r>
        <w:t>Maintenance on others</w:t>
      </w:r>
      <w:bookmarkEnd w:id="125"/>
    </w:p>
    <w:p w14:paraId="67E0583C" w14:textId="77777777" w:rsidR="004F552D" w:rsidRPr="00FD0278" w:rsidRDefault="004F552D" w:rsidP="004F552D">
      <w:pPr>
        <w:rPr>
          <w:rFonts w:eastAsia="DengXian"/>
          <w:bCs/>
          <w:i/>
          <w:iCs/>
          <w:lang w:eastAsia="zh-CN"/>
        </w:rPr>
      </w:pPr>
      <w:r w:rsidRPr="00FD0278">
        <w:rPr>
          <w:rFonts w:hint="eastAsia"/>
          <w:bCs/>
          <w:i/>
          <w:iCs/>
        </w:rPr>
        <w:t xml:space="preserve">Note: </w:t>
      </w:r>
      <w:r>
        <w:rPr>
          <w:rFonts w:eastAsiaTheme="minorEastAsia" w:hint="eastAsia"/>
          <w:bCs/>
          <w:i/>
          <w:iCs/>
          <w:lang w:eastAsia="zh-CN"/>
        </w:rPr>
        <w:t>I</w:t>
      </w:r>
      <w:r w:rsidRPr="00FD0278">
        <w:rPr>
          <w:rFonts w:hint="eastAsia"/>
          <w:bCs/>
          <w:i/>
          <w:iCs/>
        </w:rPr>
        <w:t xml:space="preserve">ncluding </w:t>
      </w:r>
      <w:r>
        <w:rPr>
          <w:rFonts w:eastAsia="Yu Mincho" w:hint="eastAsia"/>
          <w:bCs/>
          <w:i/>
          <w:iCs/>
          <w:lang w:eastAsia="ja-JP"/>
        </w:rPr>
        <w:t xml:space="preserve">SBFD, </w:t>
      </w:r>
      <w:r w:rsidRPr="00FD0278">
        <w:rPr>
          <w:rFonts w:hint="eastAsia"/>
          <w:bCs/>
          <w:i/>
          <w:iCs/>
        </w:rPr>
        <w:t xml:space="preserve">MCE Phase </w:t>
      </w:r>
      <w:r w:rsidRPr="00FD0278">
        <w:rPr>
          <w:rFonts w:eastAsia="DengXian" w:hint="eastAsia"/>
          <w:bCs/>
          <w:i/>
          <w:iCs/>
          <w:lang w:eastAsia="zh-CN"/>
        </w:rPr>
        <w:t>3</w:t>
      </w:r>
      <w:r w:rsidRPr="00FD0278">
        <w:rPr>
          <w:rFonts w:hint="eastAsia"/>
          <w:bCs/>
          <w:i/>
          <w:iCs/>
        </w:rPr>
        <w:t>, LB-CA, 7-24GHz for NR, ISAC, Mobility</w:t>
      </w:r>
      <w:r w:rsidRPr="00FD0278">
        <w:rPr>
          <w:rFonts w:eastAsia="DengXian" w:hint="eastAsia"/>
          <w:bCs/>
          <w:i/>
          <w:iCs/>
          <w:lang w:eastAsia="zh-CN"/>
        </w:rPr>
        <w:t xml:space="preserve"> Phase 4</w:t>
      </w:r>
      <w:r w:rsidRPr="00FD0278">
        <w:rPr>
          <w:rFonts w:hint="eastAsia"/>
          <w:bCs/>
          <w:i/>
          <w:iCs/>
        </w:rPr>
        <w:t>, XR</w:t>
      </w:r>
      <w:r w:rsidRPr="00FD0278">
        <w:rPr>
          <w:rFonts w:eastAsia="DengXian" w:hint="eastAsia"/>
          <w:bCs/>
          <w:i/>
          <w:iCs/>
          <w:lang w:eastAsia="zh-CN"/>
        </w:rPr>
        <w:t xml:space="preserve"> Phase 3</w:t>
      </w:r>
      <w:r w:rsidRPr="00FD0278">
        <w:rPr>
          <w:rFonts w:hint="eastAsia"/>
          <w:bCs/>
          <w:i/>
          <w:iCs/>
        </w:rPr>
        <w:t>, LTE-based 5G broadcast Phase 2</w:t>
      </w:r>
      <w:r w:rsidRPr="00FD0278">
        <w:rPr>
          <w:rFonts w:eastAsiaTheme="minorEastAsia" w:hint="eastAsia"/>
          <w:bCs/>
          <w:i/>
          <w:iCs/>
          <w:lang w:eastAsia="zh-CN"/>
        </w:rPr>
        <w:t>, A-IoT</w:t>
      </w:r>
      <w:r>
        <w:rPr>
          <w:rFonts w:eastAsiaTheme="minorEastAsia" w:hint="eastAsia"/>
          <w:bCs/>
          <w:i/>
          <w:iCs/>
          <w:lang w:eastAsia="zh-CN"/>
        </w:rPr>
        <w:t>, LP-WUS/WUR,</w:t>
      </w:r>
      <w:r w:rsidRPr="00FD0278">
        <w:rPr>
          <w:rFonts w:hint="eastAsia"/>
          <w:bCs/>
          <w:i/>
          <w:iCs/>
        </w:rPr>
        <w:t xml:space="preserve"> and </w:t>
      </w:r>
      <w:r w:rsidRPr="00FD0278">
        <w:rPr>
          <w:bCs/>
          <w:i/>
          <w:iCs/>
        </w:rPr>
        <w:t xml:space="preserve">endorsed </w:t>
      </w:r>
      <w:r w:rsidRPr="00FD0278">
        <w:rPr>
          <w:rFonts w:hint="eastAsia"/>
          <w:bCs/>
          <w:i/>
          <w:iCs/>
        </w:rPr>
        <w:t xml:space="preserve">R19 </w:t>
      </w:r>
      <w:r w:rsidRPr="00FD0278">
        <w:rPr>
          <w:bCs/>
          <w:i/>
          <w:iCs/>
        </w:rPr>
        <w:t>TEI proposals</w:t>
      </w:r>
      <w:r w:rsidRPr="00FD0278">
        <w:rPr>
          <w:rFonts w:hint="eastAsia"/>
          <w:bCs/>
          <w:i/>
          <w:iCs/>
        </w:rPr>
        <w:t>.</w:t>
      </w:r>
      <w:r w:rsidRPr="00FD0278">
        <w:rPr>
          <w:rFonts w:eastAsia="DengXian" w:hint="eastAsia"/>
          <w:bCs/>
          <w:i/>
          <w:iCs/>
          <w:lang w:eastAsia="zh-CN"/>
        </w:rPr>
        <w:t xml:space="preserve"> </w:t>
      </w:r>
    </w:p>
    <w:p w14:paraId="24A5DD5A" w14:textId="77777777" w:rsidR="004F552D" w:rsidRPr="00FD0278" w:rsidRDefault="004F552D">
      <w:pPr>
        <w:pStyle w:val="ListParagraph"/>
        <w:numPr>
          <w:ilvl w:val="0"/>
          <w:numId w:val="95"/>
        </w:numPr>
        <w:overflowPunct/>
        <w:autoSpaceDE/>
        <w:autoSpaceDN/>
        <w:adjustRightInd/>
        <w:spacing w:after="0"/>
        <w:contextualSpacing w:val="0"/>
        <w:textAlignment w:val="auto"/>
        <w:rPr>
          <w:rFonts w:eastAsia="DengXian"/>
          <w:b/>
          <w:i/>
          <w:iCs/>
          <w:color w:val="FF0000"/>
          <w:lang w:eastAsia="zh-CN"/>
        </w:rPr>
      </w:pPr>
      <w:r w:rsidRPr="00FD0278">
        <w:rPr>
          <w:rFonts w:eastAsia="DengXian" w:hint="eastAsia"/>
          <w:b/>
          <w:i/>
          <w:iCs/>
          <w:color w:val="FF0000"/>
          <w:lang w:eastAsia="zh-CN"/>
        </w:rPr>
        <w:t xml:space="preserve">Note: </w:t>
      </w:r>
      <w:r w:rsidRPr="00FD0278">
        <w:rPr>
          <w:rFonts w:eastAsia="DengXian"/>
          <w:b/>
          <w:i/>
          <w:iCs/>
          <w:color w:val="FF0000"/>
          <w:lang w:eastAsia="zh-CN"/>
        </w:rPr>
        <w:t>For more efficient review, p</w:t>
      </w:r>
      <w:r w:rsidRPr="00AA2C80">
        <w:rPr>
          <w:rFonts w:eastAsia="DengXian"/>
          <w:b/>
          <w:i/>
          <w:iCs/>
          <w:color w:val="FF0000"/>
          <w:lang w:eastAsia="zh-CN"/>
        </w:rPr>
        <w:t xml:space="preserve">lease use/fill the WI code field when requesting </w:t>
      </w:r>
      <w:proofErr w:type="spellStart"/>
      <w:r w:rsidRPr="00AA2C80">
        <w:rPr>
          <w:rFonts w:eastAsia="DengXian"/>
          <w:b/>
          <w:i/>
          <w:iCs/>
          <w:color w:val="FF0000"/>
          <w:lang w:eastAsia="zh-CN"/>
        </w:rPr>
        <w:t>tdoc</w:t>
      </w:r>
      <w:proofErr w:type="spellEnd"/>
      <w:r w:rsidRPr="00AA2C80">
        <w:rPr>
          <w:rFonts w:eastAsia="DengXian"/>
          <w:b/>
          <w:i/>
          <w:iCs/>
          <w:color w:val="FF0000"/>
          <w:lang w:eastAsia="zh-CN"/>
        </w:rPr>
        <w:t xml:space="preserve"> numbers </w:t>
      </w:r>
      <w:r w:rsidRPr="00FD0278">
        <w:rPr>
          <w:rFonts w:eastAsia="DengXian" w:hint="eastAsia"/>
          <w:b/>
          <w:i/>
          <w:iCs/>
          <w:color w:val="FF0000"/>
          <w:lang w:eastAsia="zh-CN"/>
        </w:rPr>
        <w:t xml:space="preserve">according to the proposals for individual items, if any. </w:t>
      </w:r>
      <w:bookmarkStart w:id="126" w:name="OLE_LINK2"/>
      <w:r w:rsidRPr="00AA2C80">
        <w:rPr>
          <w:rFonts w:eastAsia="DengXian"/>
          <w:b/>
          <w:i/>
          <w:iCs/>
          <w:color w:val="FF0000"/>
          <w:lang w:eastAsia="zh-CN"/>
        </w:rPr>
        <w:t>Maximum one contribution per WI code</w:t>
      </w:r>
      <w:bookmarkEnd w:id="126"/>
      <w:r>
        <w:rPr>
          <w:rFonts w:eastAsia="DengXian" w:hint="eastAsia"/>
          <w:b/>
          <w:i/>
          <w:iCs/>
          <w:color w:val="FF0000"/>
          <w:lang w:eastAsia="zh-CN"/>
        </w:rPr>
        <w:t xml:space="preserve"> </w:t>
      </w:r>
      <w:r w:rsidRPr="00332F49">
        <w:rPr>
          <w:rFonts w:eastAsia="DengXian" w:hint="eastAsia"/>
          <w:b/>
          <w:i/>
          <w:iCs/>
          <w:color w:val="FF0000"/>
          <w:lang w:eastAsia="zh-CN"/>
        </w:rPr>
        <w:t>per</w:t>
      </w:r>
      <w:r w:rsidRPr="00332F49">
        <w:rPr>
          <w:rFonts w:eastAsia="DengXian"/>
          <w:b/>
          <w:i/>
          <w:iCs/>
          <w:color w:val="FF0000"/>
          <w:lang w:eastAsia="zh-CN"/>
        </w:rPr>
        <w:t xml:space="preserve"> company/organization/university</w:t>
      </w:r>
    </w:p>
    <w:p w14:paraId="0A297A39" w14:textId="77777777" w:rsidR="004F552D" w:rsidRDefault="004F552D" w:rsidP="004F552D">
      <w:pPr>
        <w:rPr>
          <w:rFonts w:eastAsia="DengXian"/>
          <w:b/>
          <w:i/>
          <w:iCs/>
          <w:color w:val="FF0000"/>
          <w:lang w:val="en-US" w:eastAsia="zh-CN"/>
        </w:rPr>
      </w:pPr>
    </w:p>
    <w:p w14:paraId="1E9E6FE9" w14:textId="0C2B2324" w:rsidR="004F552D" w:rsidRPr="00551249" w:rsidRDefault="00C62C50" w:rsidP="004F552D">
      <w:pPr>
        <w:ind w:left="1440" w:hanging="1440"/>
        <w:rPr>
          <w:rFonts w:ascii="Times New Roman" w:eastAsiaTheme="minorEastAsia" w:hAnsi="Times New Roman"/>
          <w:b/>
          <w:bCs/>
          <w:lang w:eastAsia="zh-CN"/>
        </w:rPr>
      </w:pPr>
      <w:hyperlink r:id="rId210" w:history="1">
        <w:r w:rsidRPr="00551249">
          <w:rPr>
            <w:rStyle w:val="Hyperlink"/>
            <w:rFonts w:ascii="Times New Roman" w:eastAsiaTheme="minorEastAsia" w:hAnsi="Times New Roman"/>
            <w:b/>
            <w:bCs/>
            <w:lang w:eastAsia="zh-CN"/>
          </w:rPr>
          <w:t>R1-2606675</w:t>
        </w:r>
      </w:hyperlink>
      <w:r w:rsidR="004F552D" w:rsidRPr="00551249">
        <w:rPr>
          <w:rFonts w:ascii="Times New Roman" w:eastAsiaTheme="minorEastAsia" w:hAnsi="Times New Roman" w:hint="eastAsia"/>
          <w:b/>
          <w:bCs/>
          <w:lang w:eastAsia="zh-CN"/>
        </w:rPr>
        <w:t>5</w:t>
      </w:r>
      <w:r w:rsidR="004F552D" w:rsidRPr="00551249">
        <w:rPr>
          <w:rFonts w:ascii="Times New Roman" w:eastAsiaTheme="minorEastAsia" w:hAnsi="Times New Roman"/>
          <w:b/>
          <w:bCs/>
          <w:lang w:eastAsia="zh-CN"/>
        </w:rPr>
        <w:tab/>
        <w:t xml:space="preserve">Session Notes of AI </w:t>
      </w:r>
      <w:r w:rsidR="004F552D" w:rsidRPr="00551249">
        <w:rPr>
          <w:rFonts w:ascii="Times New Roman" w:eastAsiaTheme="minorEastAsia" w:hAnsi="Times New Roman" w:hint="eastAsia"/>
          <w:b/>
          <w:bCs/>
          <w:lang w:eastAsia="zh-CN"/>
        </w:rPr>
        <w:t>8.2</w:t>
      </w:r>
      <w:r w:rsidR="004F552D" w:rsidRPr="00551249">
        <w:rPr>
          <w:rFonts w:ascii="Times New Roman" w:eastAsiaTheme="minorEastAsia" w:hAnsi="Times New Roman"/>
          <w:b/>
          <w:bCs/>
          <w:lang w:eastAsia="zh-CN"/>
        </w:rPr>
        <w:tab/>
        <w:t>Ad-Hoc Chair (</w:t>
      </w:r>
      <w:r w:rsidR="004F552D" w:rsidRPr="00551249">
        <w:rPr>
          <w:rFonts w:eastAsiaTheme="minorEastAsia"/>
          <w:b/>
          <w:bCs/>
          <w:lang w:eastAsia="zh-CN"/>
        </w:rPr>
        <w:t>INC. NTT DOCOMO, INC.</w:t>
      </w:r>
      <w:r w:rsidR="004F552D" w:rsidRPr="00551249">
        <w:rPr>
          <w:rFonts w:ascii="Times New Roman" w:eastAsiaTheme="minorEastAsia" w:hAnsi="Times New Roman"/>
          <w:b/>
          <w:bCs/>
          <w:lang w:eastAsia="zh-CN"/>
        </w:rPr>
        <w:t>)</w:t>
      </w:r>
    </w:p>
    <w:p w14:paraId="38CE3344" w14:textId="77777777" w:rsidR="00551249" w:rsidRPr="00551249" w:rsidRDefault="00551249" w:rsidP="00551249">
      <w:pPr>
        <w:rPr>
          <w:rFonts w:ascii="Times New Roman" w:eastAsiaTheme="minorEastAsia" w:hAnsi="Times New Roman"/>
          <w:lang w:eastAsia="zh-CN"/>
        </w:rPr>
      </w:pPr>
      <w:r w:rsidRPr="00551249">
        <w:rPr>
          <w:rFonts w:ascii="Times New Roman" w:eastAsiaTheme="minorEastAsia" w:hAnsi="Times New Roman"/>
          <w:b/>
          <w:bCs/>
          <w:lang w:eastAsia="zh-CN"/>
        </w:rPr>
        <w:t>Friday decision:</w:t>
      </w:r>
      <w:r w:rsidRPr="00551249">
        <w:rPr>
          <w:rFonts w:ascii="Times New Roman" w:eastAsiaTheme="minorEastAsia" w:hAnsi="Times New Roman"/>
          <w:lang w:eastAsia="zh-CN"/>
        </w:rPr>
        <w:t xml:space="preserve"> The session notes are endorsed and contents reflected below.</w:t>
      </w:r>
    </w:p>
    <w:p w14:paraId="174E8DF9" w14:textId="77777777" w:rsidR="004F552D" w:rsidRPr="006F2445" w:rsidRDefault="004F552D" w:rsidP="004F552D">
      <w:pPr>
        <w:rPr>
          <w:rFonts w:eastAsia="DengXian"/>
          <w:b/>
          <w:i/>
          <w:iCs/>
          <w:color w:val="FF0000"/>
          <w:lang w:eastAsia="zh-CN"/>
        </w:rPr>
      </w:pPr>
    </w:p>
    <w:p w14:paraId="3BA94CE5" w14:textId="77777777" w:rsidR="004F552D" w:rsidRDefault="004F552D" w:rsidP="004F552D">
      <w:pPr>
        <w:rPr>
          <w:rFonts w:ascii="Times New Roman" w:eastAsiaTheme="minorEastAsia" w:hAnsi="Times New Roman"/>
          <w:b/>
          <w:bCs/>
          <w:u w:val="single"/>
          <w:lang w:eastAsia="zh-CN"/>
        </w:rPr>
      </w:pPr>
      <w:r w:rsidRPr="00A359F8">
        <w:rPr>
          <w:rFonts w:ascii="Times New Roman" w:eastAsiaTheme="minorEastAsia" w:hAnsi="Times New Roman" w:hint="eastAsia"/>
          <w:b/>
          <w:bCs/>
          <w:u w:val="single"/>
          <w:lang w:eastAsia="zh-CN"/>
        </w:rPr>
        <w:t>7-24GHz</w:t>
      </w:r>
      <w:r>
        <w:rPr>
          <w:rFonts w:ascii="Times New Roman" w:eastAsiaTheme="minorEastAsia" w:hAnsi="Times New Roman" w:hint="eastAsia"/>
          <w:b/>
          <w:bCs/>
          <w:u w:val="single"/>
          <w:lang w:eastAsia="zh-CN"/>
        </w:rPr>
        <w:t xml:space="preserve"> Channel model</w:t>
      </w:r>
    </w:p>
    <w:p w14:paraId="68F7B2F3" w14:textId="3D55999F" w:rsidR="004F552D" w:rsidRPr="00551249" w:rsidRDefault="00C62C50" w:rsidP="004F552D">
      <w:pPr>
        <w:rPr>
          <w:rFonts w:ascii="Times New Roman" w:eastAsiaTheme="minorEastAsia" w:hAnsi="Times New Roman"/>
          <w:b/>
          <w:bCs/>
          <w:lang w:eastAsia="zh-CN"/>
        </w:rPr>
      </w:pPr>
      <w:hyperlink r:id="rId211" w:history="1">
        <w:r w:rsidRPr="00551249">
          <w:rPr>
            <w:rStyle w:val="Hyperlink"/>
            <w:rFonts w:ascii="Times New Roman" w:eastAsia="Times New Roman" w:hAnsi="Times New Roman"/>
            <w:b/>
            <w:bCs/>
          </w:rPr>
          <w:t>R1-2605709</w:t>
        </w:r>
      </w:hyperlink>
      <w:r w:rsidR="004F552D" w:rsidRPr="00551249">
        <w:rPr>
          <w:rFonts w:ascii="Times New Roman" w:eastAsia="Times New Roman" w:hAnsi="Times New Roman"/>
          <w:b/>
          <w:bCs/>
        </w:rPr>
        <w:tab/>
        <w:t>Discussion on parameters for ZOD generation in channel model</w:t>
      </w:r>
      <w:r w:rsidR="004F552D" w:rsidRPr="00551249">
        <w:rPr>
          <w:rFonts w:ascii="Times New Roman" w:eastAsia="Times New Roman" w:hAnsi="Times New Roman"/>
          <w:b/>
          <w:bCs/>
        </w:rPr>
        <w:tab/>
        <w:t>CATT</w:t>
      </w:r>
    </w:p>
    <w:p w14:paraId="0198F23E" w14:textId="77777777" w:rsidR="004F552D" w:rsidRDefault="004F552D" w:rsidP="004F552D">
      <w:pPr>
        <w:rPr>
          <w:rFonts w:ascii="Times New Roman" w:eastAsia="MS Mincho" w:hAnsi="Times New Roman"/>
          <w:lang w:eastAsia="ja-JP"/>
        </w:rPr>
      </w:pPr>
      <w:r w:rsidRPr="00F30933">
        <w:rPr>
          <w:rFonts w:ascii="Times New Roman" w:eastAsia="MS Mincho" w:hAnsi="Times New Roman" w:hint="eastAsia"/>
          <w:highlight w:val="green"/>
          <w:lang w:eastAsia="ja-JP"/>
        </w:rPr>
        <w:t>Agreement:</w:t>
      </w:r>
    </w:p>
    <w:p w14:paraId="6391DF75" w14:textId="028B09F7" w:rsidR="004F552D" w:rsidRDefault="004F552D" w:rsidP="004F552D">
      <w:pPr>
        <w:rPr>
          <w:rFonts w:ascii="Times New Roman" w:eastAsia="MS Mincho" w:hAnsi="Times New Roman"/>
          <w:lang w:eastAsia="ja-JP"/>
        </w:rPr>
      </w:pPr>
      <w:r>
        <w:rPr>
          <w:rFonts w:ascii="Times New Roman" w:eastAsia="MS Mincho" w:hAnsi="Times New Roman" w:hint="eastAsia"/>
          <w:lang w:eastAsia="ja-JP"/>
        </w:rPr>
        <w:t xml:space="preserve">The proposed TP 1 in </w:t>
      </w:r>
      <w:hyperlink r:id="rId212" w:history="1">
        <w:r w:rsidR="00C62C50">
          <w:rPr>
            <w:rStyle w:val="Hyperlink"/>
            <w:rFonts w:ascii="Times New Roman" w:eastAsia="MS Mincho" w:hAnsi="Times New Roman"/>
            <w:lang w:eastAsia="ja-JP"/>
          </w:rPr>
          <w:t>R1-2605709</w:t>
        </w:r>
      </w:hyperlink>
      <w:r w:rsidRPr="006D17C7">
        <w:rPr>
          <w:rFonts w:ascii="Times New Roman" w:eastAsia="MS Mincho" w:hAnsi="Times New Roman" w:hint="eastAsia"/>
          <w:lang w:eastAsia="ja-JP"/>
        </w:rPr>
        <w:t xml:space="preserve"> is </w:t>
      </w:r>
      <w:r>
        <w:rPr>
          <w:rFonts w:ascii="Times New Roman" w:eastAsia="MS Mincho" w:hAnsi="Times New Roman" w:hint="eastAsia"/>
          <w:lang w:eastAsia="ja-JP"/>
        </w:rPr>
        <w:t xml:space="preserve">endorsed in principle. The final CR in </w:t>
      </w:r>
      <w:hyperlink r:id="rId213" w:history="1">
        <w:r w:rsidR="00C62C50">
          <w:rPr>
            <w:rStyle w:val="Hyperlink"/>
            <w:rFonts w:ascii="Times New Roman" w:eastAsia="MS Mincho" w:hAnsi="Times New Roman"/>
            <w:highlight w:val="green"/>
            <w:lang w:eastAsia="ja-JP"/>
          </w:rPr>
          <w:t>R1-2606860</w:t>
        </w:r>
      </w:hyperlink>
      <w:r w:rsidRPr="006D17C7">
        <w:rPr>
          <w:rFonts w:ascii="Times New Roman" w:eastAsia="MS Mincho" w:hAnsi="Times New Roman" w:hint="eastAsia"/>
          <w:lang w:eastAsia="ja-JP"/>
        </w:rPr>
        <w:t xml:space="preserve"> is </w:t>
      </w:r>
      <w:r w:rsidR="006D17C7">
        <w:rPr>
          <w:rFonts w:ascii="Times New Roman" w:eastAsia="MS Mincho" w:hAnsi="Times New Roman"/>
          <w:lang w:eastAsia="ja-JP"/>
        </w:rPr>
        <w:t>agreed</w:t>
      </w:r>
      <w:r>
        <w:rPr>
          <w:rFonts w:ascii="Times New Roman" w:eastAsia="MS Mincho" w:hAnsi="Times New Roman" w:hint="eastAsia"/>
          <w:lang w:eastAsia="ja-JP"/>
        </w:rPr>
        <w:t>.</w:t>
      </w:r>
    </w:p>
    <w:p w14:paraId="1FB02689" w14:textId="1FC1FA4B" w:rsidR="000A7146" w:rsidRDefault="000A7146" w:rsidP="004F552D">
      <w:pPr>
        <w:rPr>
          <w:rFonts w:ascii="Times New Roman" w:eastAsia="MS Mincho" w:hAnsi="Times New Roman"/>
          <w:lang w:eastAsia="ja-JP"/>
        </w:rPr>
      </w:pPr>
      <w:r>
        <w:rPr>
          <w:rFonts w:ascii="Times New Roman" w:eastAsia="MS Mincho" w:hAnsi="Times New Roman"/>
          <w:lang w:eastAsia="ja-JP"/>
        </w:rPr>
        <w:t>(</w:t>
      </w:r>
      <w:r w:rsidR="00551249">
        <w:rPr>
          <w:rFonts w:ascii="Times New Roman" w:eastAsia="MS Mincho" w:hAnsi="Times New Roman"/>
          <w:lang w:eastAsia="ja-JP"/>
        </w:rPr>
        <w:t xml:space="preserve">Rel-19, </w:t>
      </w:r>
      <w:r>
        <w:rPr>
          <w:rFonts w:ascii="Times New Roman" w:eastAsia="MS Mincho" w:hAnsi="Times New Roman"/>
          <w:lang w:eastAsia="ja-JP"/>
        </w:rPr>
        <w:t>TR 38.901</w:t>
      </w:r>
      <w:r w:rsidR="00551249">
        <w:rPr>
          <w:rFonts w:ascii="Times New Roman" w:eastAsia="MS Mincho" w:hAnsi="Times New Roman"/>
          <w:lang w:eastAsia="ja-JP"/>
        </w:rPr>
        <w:t xml:space="preserve">, </w:t>
      </w:r>
      <w:r w:rsidR="00551249" w:rsidRPr="00551249">
        <w:rPr>
          <w:rFonts w:ascii="Times New Roman" w:eastAsia="MS Mincho" w:hAnsi="Times New Roman"/>
          <w:lang w:eastAsia="ja-JP"/>
        </w:rPr>
        <w:t>FS_NR_7_24GHz_CHmod</w:t>
      </w:r>
      <w:r w:rsidR="00551249">
        <w:rPr>
          <w:rFonts w:ascii="Times New Roman" w:eastAsia="MS Mincho" w:hAnsi="Times New Roman"/>
          <w:lang w:eastAsia="ja-JP"/>
        </w:rPr>
        <w:t>,</w:t>
      </w:r>
      <w:r w:rsidR="00551249" w:rsidRPr="00551249">
        <w:rPr>
          <w:rFonts w:ascii="Times New Roman" w:eastAsia="MS Mincho" w:hAnsi="Times New Roman"/>
          <w:lang w:eastAsia="ja-JP"/>
        </w:rPr>
        <w:t xml:space="preserve"> </w:t>
      </w:r>
      <w:r>
        <w:rPr>
          <w:rFonts w:ascii="Times New Roman" w:eastAsia="MS Mincho" w:hAnsi="Times New Roman"/>
          <w:lang w:eastAsia="ja-JP"/>
        </w:rPr>
        <w:t>CR 0043, Cat F)</w:t>
      </w:r>
    </w:p>
    <w:p w14:paraId="6E36686A" w14:textId="77777777" w:rsidR="004F552D" w:rsidRPr="000F0CF6" w:rsidRDefault="004F552D" w:rsidP="004F552D">
      <w:pPr>
        <w:rPr>
          <w:rFonts w:ascii="Times New Roman" w:eastAsia="MS Mincho" w:hAnsi="Times New Roman"/>
          <w:lang w:eastAsia="ja-JP"/>
        </w:rPr>
      </w:pPr>
    </w:p>
    <w:p w14:paraId="385098CE" w14:textId="77777777" w:rsidR="004F552D" w:rsidRPr="00DA381A" w:rsidRDefault="004F552D" w:rsidP="004F552D">
      <w:pPr>
        <w:rPr>
          <w:rFonts w:ascii="Times New Roman" w:eastAsiaTheme="minorEastAsia" w:hAnsi="Times New Roman"/>
          <w:b/>
          <w:bCs/>
          <w:u w:val="single"/>
          <w:lang w:eastAsia="zh-CN"/>
        </w:rPr>
      </w:pPr>
      <w:r w:rsidRPr="00DA381A">
        <w:rPr>
          <w:rFonts w:ascii="Times New Roman" w:eastAsiaTheme="minorEastAsia" w:hAnsi="Times New Roman" w:hint="eastAsia"/>
          <w:b/>
          <w:bCs/>
          <w:u w:val="single"/>
          <w:lang w:eastAsia="zh-CN"/>
        </w:rPr>
        <w:t>ISAC Channel model</w:t>
      </w:r>
    </w:p>
    <w:p w14:paraId="0702D8B4" w14:textId="0E98E8B9" w:rsidR="004F552D" w:rsidRDefault="00C62C50" w:rsidP="004F552D">
      <w:pPr>
        <w:rPr>
          <w:rFonts w:ascii="Times New Roman" w:eastAsia="Times New Roman" w:hAnsi="Times New Roman"/>
          <w:color w:val="7F7F7F" w:themeColor="text1" w:themeTint="80"/>
        </w:rPr>
      </w:pPr>
      <w:hyperlink r:id="rId214" w:history="1">
        <w:r>
          <w:rPr>
            <w:rStyle w:val="Hyperlink"/>
            <w:rFonts w:ascii="Times New Roman" w:eastAsia="Times New Roman" w:hAnsi="Times New Roman"/>
          </w:rPr>
          <w:t>R1-2606474</w:t>
        </w:r>
      </w:hyperlink>
      <w:r w:rsidR="004F552D" w:rsidRPr="0014038E">
        <w:rPr>
          <w:rFonts w:ascii="Times New Roman" w:eastAsia="Times New Roman" w:hAnsi="Times New Roman"/>
          <w:color w:val="7F7F7F" w:themeColor="text1" w:themeTint="80"/>
        </w:rPr>
        <w:tab/>
        <w:t>Maintenance on ISAC Channel Model</w:t>
      </w:r>
      <w:r w:rsidR="004F552D" w:rsidRPr="0014038E">
        <w:rPr>
          <w:rFonts w:ascii="Times New Roman" w:eastAsia="Times New Roman" w:hAnsi="Times New Roman"/>
          <w:color w:val="7F7F7F" w:themeColor="text1" w:themeTint="80"/>
        </w:rPr>
        <w:tab/>
        <w:t>Ericsson</w:t>
      </w:r>
    </w:p>
    <w:p w14:paraId="3F0A7CC2" w14:textId="28DCA29D" w:rsidR="00931C83" w:rsidRPr="0014038E" w:rsidRDefault="00931C83" w:rsidP="004F552D">
      <w:pPr>
        <w:rPr>
          <w:rFonts w:ascii="Times New Roman" w:eastAsia="MS Mincho" w:hAnsi="Times New Roman"/>
          <w:color w:val="7F7F7F" w:themeColor="text1" w:themeTint="80"/>
          <w:lang w:eastAsia="ja-JP"/>
        </w:rPr>
      </w:pPr>
      <w:r>
        <w:rPr>
          <w:rFonts w:ascii="Times New Roman" w:eastAsia="Times New Roman" w:hAnsi="Times New Roman"/>
          <w:color w:val="7F7F7F" w:themeColor="text1" w:themeTint="80"/>
        </w:rPr>
        <w:tab/>
      </w:r>
      <w:r>
        <w:rPr>
          <w:rFonts w:ascii="Times New Roman" w:eastAsia="Times New Roman" w:hAnsi="Times New Roman"/>
          <w:color w:val="7F7F7F" w:themeColor="text1" w:themeTint="80"/>
        </w:rPr>
        <w:tab/>
        <w:t xml:space="preserve">Revised in </w:t>
      </w:r>
      <w:hyperlink r:id="rId215" w:history="1">
        <w:r w:rsidR="00C62C50">
          <w:rPr>
            <w:rStyle w:val="Hyperlink"/>
            <w:rFonts w:ascii="Times New Roman" w:eastAsia="Times New Roman" w:hAnsi="Times New Roman"/>
          </w:rPr>
          <w:t>R1-2606743</w:t>
        </w:r>
      </w:hyperlink>
    </w:p>
    <w:p w14:paraId="134017E8" w14:textId="58B0DC3E" w:rsidR="004F552D" w:rsidRPr="00551249" w:rsidRDefault="00C62C50" w:rsidP="004F552D">
      <w:pPr>
        <w:rPr>
          <w:rFonts w:eastAsia="MS Mincho"/>
          <w:b/>
          <w:bCs/>
          <w:lang w:eastAsia="ja-JP"/>
        </w:rPr>
      </w:pPr>
      <w:hyperlink r:id="rId216" w:history="1">
        <w:r w:rsidRPr="00551249">
          <w:rPr>
            <w:rStyle w:val="Hyperlink"/>
            <w:rFonts w:eastAsia="MS Mincho"/>
            <w:b/>
            <w:bCs/>
            <w:lang w:eastAsia="ja-JP"/>
          </w:rPr>
          <w:t>R1-2606743</w:t>
        </w:r>
      </w:hyperlink>
      <w:r w:rsidR="004F552D" w:rsidRPr="00551249">
        <w:rPr>
          <w:rFonts w:eastAsia="MS Mincho"/>
          <w:b/>
          <w:bCs/>
          <w:lang w:eastAsia="ja-JP"/>
        </w:rPr>
        <w:tab/>
        <w:t>Maintenance on ISAC Channel Model</w:t>
      </w:r>
      <w:r w:rsidR="004F552D" w:rsidRPr="00551249">
        <w:rPr>
          <w:rFonts w:eastAsia="MS Mincho"/>
          <w:b/>
          <w:bCs/>
          <w:lang w:eastAsia="ja-JP"/>
        </w:rPr>
        <w:tab/>
        <w:t>Ericsson</w:t>
      </w:r>
    </w:p>
    <w:p w14:paraId="1CE1E0B2" w14:textId="77777777" w:rsidR="004F552D" w:rsidRPr="00F257AB" w:rsidRDefault="004F552D" w:rsidP="004F552D">
      <w:pPr>
        <w:rPr>
          <w:rFonts w:eastAsia="MS Mincho"/>
          <w:b/>
          <w:bCs/>
          <w:lang w:eastAsia="ja-JP"/>
        </w:rPr>
      </w:pPr>
      <w:r w:rsidRPr="00F257AB">
        <w:rPr>
          <w:rFonts w:eastAsia="MS Mincho" w:hint="eastAsia"/>
          <w:b/>
          <w:bCs/>
          <w:lang w:eastAsia="ja-JP"/>
        </w:rPr>
        <w:t>Conclusion:</w:t>
      </w:r>
    </w:p>
    <w:p w14:paraId="2075D619" w14:textId="5A1766EA" w:rsidR="004F552D" w:rsidRDefault="004F552D" w:rsidP="004F552D">
      <w:pPr>
        <w:rPr>
          <w:rFonts w:eastAsia="MS Mincho"/>
          <w:lang w:eastAsia="ja-JP"/>
        </w:rPr>
      </w:pPr>
      <w:r>
        <w:rPr>
          <w:rFonts w:eastAsia="MS Mincho" w:hint="eastAsia"/>
          <w:lang w:eastAsia="ja-JP"/>
        </w:rPr>
        <w:lastRenderedPageBreak/>
        <w:t xml:space="preserve">Companies are encouraged to check the ray dropping issue raised in </w:t>
      </w:r>
      <w:hyperlink r:id="rId217" w:history="1">
        <w:r w:rsidR="00C62C50">
          <w:rPr>
            <w:rStyle w:val="Hyperlink"/>
            <w:rFonts w:eastAsia="MS Mincho"/>
            <w:lang w:eastAsia="ja-JP"/>
          </w:rPr>
          <w:t>R1-2606743</w:t>
        </w:r>
      </w:hyperlink>
      <w:r>
        <w:rPr>
          <w:rFonts w:eastAsia="MS Mincho" w:hint="eastAsia"/>
          <w:lang w:eastAsia="ja-JP"/>
        </w:rPr>
        <w:t xml:space="preserve"> and to submit contribution in RAN1#126bis if there is any view on the issue.</w:t>
      </w:r>
    </w:p>
    <w:p w14:paraId="63A330DB" w14:textId="77777777" w:rsidR="004F552D" w:rsidRDefault="004F552D" w:rsidP="004F552D">
      <w:pPr>
        <w:rPr>
          <w:rFonts w:eastAsia="MS Mincho"/>
          <w:lang w:eastAsia="ja-JP"/>
        </w:rPr>
      </w:pPr>
    </w:p>
    <w:p w14:paraId="06962F1C" w14:textId="77777777" w:rsidR="004F552D" w:rsidRDefault="004F552D" w:rsidP="004F552D">
      <w:pPr>
        <w:rPr>
          <w:rFonts w:ascii="Times New Roman" w:eastAsia="MS Mincho" w:hAnsi="Times New Roman"/>
          <w:lang w:eastAsia="ja-JP"/>
        </w:rPr>
      </w:pPr>
      <w:r w:rsidRPr="007A0E7F">
        <w:rPr>
          <w:rFonts w:ascii="Times New Roman" w:eastAsia="MS Mincho" w:hAnsi="Times New Roman" w:hint="eastAsia"/>
          <w:highlight w:val="green"/>
          <w:lang w:eastAsia="ja-JP"/>
        </w:rPr>
        <w:t>Agreement:</w:t>
      </w:r>
    </w:p>
    <w:p w14:paraId="4A99E7B7" w14:textId="77777777" w:rsidR="004F552D" w:rsidRPr="00E751E7" w:rsidRDefault="004F552D" w:rsidP="004F552D">
      <w:pPr>
        <w:rPr>
          <w:rFonts w:ascii="Times New Roman" w:eastAsia="MS Mincho" w:hAnsi="Times New Roman"/>
          <w:lang w:eastAsia="ja-JP"/>
        </w:rPr>
      </w:pPr>
      <w:r>
        <w:rPr>
          <w:rFonts w:ascii="Times New Roman" w:eastAsia="MS Mincho" w:hAnsi="Times New Roman" w:hint="eastAsia"/>
          <w:lang w:eastAsia="ja-JP"/>
        </w:rPr>
        <w:t>The following TP for TR38.901 is endorsed in principle. The final CR will be discussed in RAN1#126bis.</w:t>
      </w:r>
    </w:p>
    <w:tbl>
      <w:tblPr>
        <w:tblStyle w:val="TableGrid"/>
        <w:tblW w:w="0" w:type="auto"/>
        <w:tblLook w:val="04A0" w:firstRow="1" w:lastRow="0" w:firstColumn="1" w:lastColumn="0" w:noHBand="0" w:noVBand="1"/>
      </w:tblPr>
      <w:tblGrid>
        <w:gridCol w:w="9629"/>
      </w:tblGrid>
      <w:tr w:rsidR="004F552D" w:rsidRPr="008A217B" w14:paraId="18D4F6FB" w14:textId="77777777" w:rsidTr="00791DCF">
        <w:tc>
          <w:tcPr>
            <w:tcW w:w="9629" w:type="dxa"/>
          </w:tcPr>
          <w:p w14:paraId="0D5B2735" w14:textId="77777777" w:rsidR="004F552D" w:rsidRPr="008A217B" w:rsidRDefault="004F552D" w:rsidP="00791DCF">
            <w:pPr>
              <w:jc w:val="both"/>
              <w:rPr>
                <w:rFonts w:eastAsiaTheme="minorEastAsia" w:cs="Arial"/>
                <w:szCs w:val="20"/>
                <w:lang w:eastAsia="zh-CN"/>
              </w:rPr>
            </w:pPr>
            <w:r w:rsidRPr="008A217B">
              <w:rPr>
                <w:rFonts w:eastAsiaTheme="minorEastAsia" w:cs="Arial"/>
                <w:szCs w:val="20"/>
                <w:lang w:eastAsia="zh-CN"/>
              </w:rPr>
              <w:t>Text proposal #2</w:t>
            </w:r>
          </w:p>
          <w:p w14:paraId="7CFBD9EB" w14:textId="77777777" w:rsidR="004F552D" w:rsidRPr="008A217B" w:rsidRDefault="004F552D" w:rsidP="00791DCF">
            <w:pPr>
              <w:jc w:val="both"/>
              <w:rPr>
                <w:rFonts w:eastAsiaTheme="minorEastAsia" w:cs="Arial"/>
                <w:szCs w:val="20"/>
              </w:rPr>
            </w:pPr>
            <w:r w:rsidRPr="008A217B">
              <w:rPr>
                <w:rFonts w:eastAsiaTheme="minorEastAsia" w:cs="Arial"/>
                <w:szCs w:val="20"/>
                <w:u w:val="single"/>
                <w:lang w:eastAsia="zh-CN"/>
              </w:rPr>
              <w:t>Step 4</w:t>
            </w:r>
            <w:r w:rsidRPr="008A217B">
              <w:rPr>
                <w:rFonts w:eastAsiaTheme="minorEastAsia" w:cs="Arial"/>
                <w:szCs w:val="20"/>
                <w:lang w:eastAsia="zh-CN"/>
              </w:rPr>
              <w:t xml:space="preserve">: Generate the channel between the STX/SRX and each of the 3 RPs </w:t>
            </w:r>
            <w:r w:rsidRPr="008A217B">
              <w:rPr>
                <w:rFonts w:eastAsiaTheme="minorEastAsia" w:cs="Arial"/>
                <w:szCs w:val="20"/>
              </w:rPr>
              <w:t xml:space="preserve">using Step 3 to Step12 of Clause 7.5 </w:t>
            </w:r>
            <w:r w:rsidRPr="008A217B">
              <w:rPr>
                <w:rFonts w:eastAsiaTheme="minorEastAsia" w:cs="Arial"/>
                <w:szCs w:val="20"/>
                <w:lang w:eastAsia="zh-CN"/>
              </w:rPr>
              <w:t>and</w:t>
            </w:r>
            <w:r w:rsidRPr="008A217B">
              <w:rPr>
                <w:rFonts w:eastAsiaTheme="minorEastAsia" w:cs="Arial"/>
                <w:szCs w:val="20"/>
              </w:rPr>
              <w:t xml:space="preserve"> </w:t>
            </w:r>
            <w:r w:rsidRPr="008A217B">
              <w:rPr>
                <w:rFonts w:eastAsiaTheme="minorEastAsia" w:cs="Arial"/>
                <w:szCs w:val="20"/>
                <w:lang w:eastAsia="zh-CN"/>
              </w:rPr>
              <w:t xml:space="preserve">Clause 7.6.10 </w:t>
            </w:r>
            <w:r w:rsidRPr="008A217B">
              <w:rPr>
                <w:rFonts w:eastAsiaTheme="minorEastAsia" w:cs="Arial"/>
                <w:szCs w:val="20"/>
              </w:rPr>
              <w:t xml:space="preserve">with parameters derived by Table 7.9.3-3, with updates as follows. </w:t>
            </w:r>
          </w:p>
          <w:p w14:paraId="64E3F904" w14:textId="77777777" w:rsidR="004F552D" w:rsidRPr="008A217B" w:rsidRDefault="004F552D">
            <w:pPr>
              <w:pStyle w:val="B1"/>
              <w:numPr>
                <w:ilvl w:val="0"/>
                <w:numId w:val="97"/>
              </w:numPr>
              <w:overflowPunct/>
              <w:autoSpaceDE/>
              <w:autoSpaceDN/>
              <w:adjustRightInd/>
              <w:spacing w:after="120" w:line="259" w:lineRule="auto"/>
              <w:textAlignment w:val="auto"/>
              <w:rPr>
                <w:rFonts w:ascii="Arial" w:hAnsi="Arial" w:cs="Arial"/>
                <w:b/>
                <w:bCs/>
              </w:rPr>
            </w:pPr>
            <w:r w:rsidRPr="008A217B">
              <w:rPr>
                <w:rFonts w:ascii="Arial" w:hAnsi="Arial" w:cs="Arial"/>
              </w:rPr>
              <w:t xml:space="preserve">In Step 7 of Clause 7.5, the arrival angles </w:t>
            </w:r>
            <m:oMath>
              <m:sSub>
                <m:sSubPr>
                  <m:ctrlPr>
                    <w:rPr>
                      <w:rFonts w:ascii="Cambria Math" w:hAnsi="Cambria Math" w:cs="Arial"/>
                    </w:rPr>
                  </m:ctrlPr>
                </m:sSubPr>
                <m:e>
                  <m:r>
                    <w:rPr>
                      <w:rFonts w:ascii="Cambria Math" w:hAnsi="Cambria Math" w:cs="Arial"/>
                    </w:rPr>
                    <m:t>ϕ</m:t>
                  </m:r>
                </m:e>
                <m:sub>
                  <m:r>
                    <w:rPr>
                      <w:rFonts w:ascii="Cambria Math" w:hAnsi="Cambria Math" w:cs="Arial"/>
                    </w:rPr>
                    <m:t>n</m:t>
                  </m:r>
                  <m:r>
                    <m:rPr>
                      <m:sty m:val="p"/>
                    </m:rPr>
                    <w:rPr>
                      <w:rFonts w:ascii="Cambria Math" w:hAnsi="Cambria Math" w:cs="Arial"/>
                    </w:rPr>
                    <m:t>,</m:t>
                  </m:r>
                  <m:r>
                    <w:rPr>
                      <w:rFonts w:ascii="Cambria Math" w:hAnsi="Cambria Math" w:cs="Arial"/>
                    </w:rPr>
                    <m:t>m</m:t>
                  </m:r>
                  <m:r>
                    <m:rPr>
                      <m:sty m:val="p"/>
                    </m:rPr>
                    <w:rPr>
                      <w:rFonts w:ascii="Cambria Math" w:hAnsi="Cambria Math" w:cs="Arial"/>
                    </w:rPr>
                    <m:t>,</m:t>
                  </m:r>
                  <m:r>
                    <w:rPr>
                      <w:rFonts w:ascii="Cambria Math" w:hAnsi="Cambria Math" w:cs="Arial"/>
                    </w:rPr>
                    <m:t>AOA</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θ</m:t>
                  </m:r>
                </m:e>
                <m:sub>
                  <m:r>
                    <w:rPr>
                      <w:rFonts w:ascii="Cambria Math" w:hAnsi="Cambria Math" w:cs="Arial"/>
                    </w:rPr>
                    <m:t>n</m:t>
                  </m:r>
                  <m:r>
                    <m:rPr>
                      <m:sty m:val="p"/>
                    </m:rPr>
                    <w:rPr>
                      <w:rFonts w:ascii="Cambria Math" w:hAnsi="Cambria Math" w:cs="Arial"/>
                    </w:rPr>
                    <m:t>,</m:t>
                  </m:r>
                  <m:r>
                    <w:rPr>
                      <w:rFonts w:ascii="Cambria Math" w:hAnsi="Cambria Math" w:cs="Arial"/>
                    </w:rPr>
                    <m:t>m</m:t>
                  </m:r>
                  <m:r>
                    <m:rPr>
                      <m:sty m:val="p"/>
                    </m:rPr>
                    <w:rPr>
                      <w:rFonts w:ascii="Cambria Math" w:hAnsi="Cambria Math" w:cs="Arial"/>
                    </w:rPr>
                    <m:t>,</m:t>
                  </m:r>
                  <m:r>
                    <w:rPr>
                      <w:rFonts w:ascii="Cambria Math" w:hAnsi="Cambria Math" w:cs="Arial"/>
                    </w:rPr>
                    <m:t>ZOA</m:t>
                  </m:r>
                </m:sub>
              </m:sSub>
            </m:oMath>
            <w:r w:rsidRPr="008A217B">
              <w:rPr>
                <w:rFonts w:ascii="Arial" w:hAnsi="Arial" w:cs="Arial"/>
              </w:rPr>
              <w:t xml:space="preserve"> are respectively equal to the departure angles </w:t>
            </w:r>
            <m:oMath>
              <m:sSub>
                <m:sSubPr>
                  <m:ctrlPr>
                    <w:rPr>
                      <w:rFonts w:ascii="Cambria Math" w:hAnsi="Cambria Math" w:cs="Arial"/>
                    </w:rPr>
                  </m:ctrlPr>
                </m:sSubPr>
                <m:e>
                  <m:r>
                    <w:rPr>
                      <w:rFonts w:ascii="Cambria Math" w:hAnsi="Cambria Math" w:cs="Arial"/>
                    </w:rPr>
                    <m:t>ϕ</m:t>
                  </m:r>
                </m:e>
                <m:sub>
                  <m:r>
                    <w:rPr>
                      <w:rFonts w:ascii="Cambria Math" w:hAnsi="Cambria Math" w:cs="Arial"/>
                    </w:rPr>
                    <m:t>n</m:t>
                  </m:r>
                  <m:r>
                    <m:rPr>
                      <m:sty m:val="p"/>
                    </m:rPr>
                    <w:rPr>
                      <w:rFonts w:ascii="Cambria Math" w:hAnsi="Cambria Math" w:cs="Arial"/>
                    </w:rPr>
                    <m:t>,</m:t>
                  </m:r>
                  <m:r>
                    <w:rPr>
                      <w:rFonts w:ascii="Cambria Math" w:hAnsi="Cambria Math" w:cs="Arial"/>
                    </w:rPr>
                    <m:t>m</m:t>
                  </m:r>
                  <m:r>
                    <m:rPr>
                      <m:sty m:val="p"/>
                    </m:rPr>
                    <w:rPr>
                      <w:rFonts w:ascii="Cambria Math" w:hAnsi="Cambria Math" w:cs="Arial"/>
                    </w:rPr>
                    <m:t>,</m:t>
                  </m:r>
                  <m:r>
                    <w:rPr>
                      <w:rFonts w:ascii="Cambria Math" w:hAnsi="Cambria Math" w:cs="Arial"/>
                    </w:rPr>
                    <m:t>AOD</m:t>
                  </m:r>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cs="Arial"/>
                    </w:rPr>
                    <m:t>θ</m:t>
                  </m:r>
                </m:e>
                <m:sub>
                  <m:r>
                    <w:rPr>
                      <w:rFonts w:ascii="Cambria Math" w:hAnsi="Cambria Math" w:cs="Arial"/>
                    </w:rPr>
                    <m:t>n</m:t>
                  </m:r>
                  <m:r>
                    <m:rPr>
                      <m:sty m:val="p"/>
                    </m:rPr>
                    <w:rPr>
                      <w:rFonts w:ascii="Cambria Math" w:hAnsi="Cambria Math" w:cs="Arial"/>
                    </w:rPr>
                    <m:t>,</m:t>
                  </m:r>
                  <m:r>
                    <w:rPr>
                      <w:rFonts w:ascii="Cambria Math" w:hAnsi="Cambria Math" w:cs="Arial"/>
                    </w:rPr>
                    <m:t>m</m:t>
                  </m:r>
                  <m:r>
                    <m:rPr>
                      <m:sty m:val="p"/>
                    </m:rPr>
                    <w:rPr>
                      <w:rFonts w:ascii="Cambria Math" w:hAnsi="Cambria Math" w:cs="Arial"/>
                    </w:rPr>
                    <m:t>,</m:t>
                  </m:r>
                  <m:r>
                    <w:rPr>
                      <w:rFonts w:ascii="Cambria Math" w:hAnsi="Cambria Math" w:cs="Arial"/>
                    </w:rPr>
                    <m:t>ZOD</m:t>
                  </m:r>
                </m:sub>
              </m:sSub>
            </m:oMath>
            <w:r w:rsidRPr="008A217B">
              <w:rPr>
                <w:rFonts w:ascii="Arial" w:hAnsi="Arial" w:cs="Arial"/>
              </w:rPr>
              <w:t xml:space="preserve">. </w:t>
            </w:r>
            <w:r>
              <w:rPr>
                <w:rFonts w:ascii="Arial" w:hAnsi="Arial" w:cs="Arial" w:hint="eastAsia"/>
                <w:lang w:eastAsia="ja-JP"/>
              </w:rPr>
              <w:t>T</w:t>
            </w:r>
            <w:r w:rsidRPr="008A217B">
              <w:rPr>
                <w:rFonts w:ascii="Arial" w:hAnsi="Arial" w:cs="Arial"/>
              </w:rPr>
              <w:t xml:space="preserve">he rays in a cluster with </w:t>
            </w:r>
            <m:oMath>
              <m:sSub>
                <m:sSubPr>
                  <m:ctrlPr>
                    <w:rPr>
                      <w:rFonts w:ascii="Cambria Math" w:hAnsi="Cambria Math" w:cs="Arial"/>
                    </w:rPr>
                  </m:ctrlPr>
                </m:sSubPr>
                <m:e>
                  <m:r>
                    <w:rPr>
                      <w:rFonts w:ascii="Cambria Math" w:hAnsi="Cambria Math" w:cs="Arial"/>
                    </w:rPr>
                    <m:t>θ</m:t>
                  </m:r>
                </m:e>
                <m:sub>
                  <m:r>
                    <w:rPr>
                      <w:rFonts w:ascii="Cambria Math" w:hAnsi="Cambria Math" w:cs="Arial"/>
                    </w:rPr>
                    <m:t>n</m:t>
                  </m:r>
                  <m:r>
                    <m:rPr>
                      <m:sty m:val="p"/>
                    </m:rPr>
                    <w:rPr>
                      <w:rFonts w:ascii="Cambria Math" w:hAnsi="Cambria Math" w:cs="Arial"/>
                    </w:rPr>
                    <m:t>,</m:t>
                  </m:r>
                  <m:r>
                    <w:rPr>
                      <w:rFonts w:ascii="Cambria Math" w:hAnsi="Cambria Math" w:cs="Arial"/>
                    </w:rPr>
                    <m:t>m</m:t>
                  </m:r>
                  <m:r>
                    <m:rPr>
                      <m:sty m:val="p"/>
                    </m:rPr>
                    <w:rPr>
                      <w:rFonts w:ascii="Cambria Math" w:hAnsi="Cambria Math" w:cs="Arial"/>
                    </w:rPr>
                    <m:t>,</m:t>
                  </m:r>
                  <m:r>
                    <w:rPr>
                      <w:rFonts w:ascii="Cambria Math" w:hAnsi="Cambria Math" w:cs="Arial"/>
                    </w:rPr>
                    <m:t>ZOA</m:t>
                  </m:r>
                </m:sub>
              </m:sSub>
            </m:oMath>
            <w:r w:rsidRPr="008A217B">
              <w:rPr>
                <w:rFonts w:ascii="Arial" w:hAnsi="Arial" w:cs="Arial"/>
              </w:rPr>
              <w:t xml:space="preserve"> less than 50, 80</w:t>
            </w:r>
            <w:r w:rsidRPr="00197673">
              <w:rPr>
                <w:rFonts w:ascii="Arial" w:hAnsi="Arial" w:cs="Arial" w:hint="eastAsia"/>
                <w:color w:val="EE0000"/>
                <w:u w:val="single"/>
                <w:lang w:eastAsia="ja-JP"/>
              </w:rPr>
              <w:t>,</w:t>
            </w:r>
            <w:r w:rsidRPr="008A217B">
              <w:rPr>
                <w:rFonts w:ascii="Arial" w:hAnsi="Arial" w:cs="Arial"/>
              </w:rPr>
              <w:t xml:space="preserve"> and 90 degrees respectively for scenario </w:t>
            </w:r>
            <w:proofErr w:type="spellStart"/>
            <w:r w:rsidRPr="008A217B">
              <w:rPr>
                <w:rFonts w:ascii="Arial" w:eastAsia="DengXian" w:hAnsi="Arial" w:cs="Arial"/>
                <w:kern w:val="2"/>
                <w14:ligatures w14:val="standardContextual"/>
              </w:rPr>
              <w:t>UMi</w:t>
            </w:r>
            <w:proofErr w:type="spellEnd"/>
            <w:r w:rsidRPr="008A217B">
              <w:rPr>
                <w:rFonts w:ascii="Arial" w:eastAsia="DengXian" w:hAnsi="Arial" w:cs="Arial"/>
                <w:kern w:val="2"/>
                <w:u w:val="single"/>
                <w14:ligatures w14:val="standardContextual"/>
              </w:rPr>
              <w:t>/</w:t>
            </w:r>
            <w:proofErr w:type="spellStart"/>
            <w:r w:rsidRPr="008A217B">
              <w:rPr>
                <w:rFonts w:ascii="Arial" w:eastAsia="DengXian" w:hAnsi="Arial" w:cs="Arial"/>
                <w:color w:val="FF0000"/>
                <w:kern w:val="2"/>
                <w:u w:val="single"/>
                <w14:ligatures w14:val="standardContextual"/>
              </w:rPr>
              <w:t>UMi</w:t>
            </w:r>
            <w:proofErr w:type="spellEnd"/>
            <w:r w:rsidRPr="008A217B">
              <w:rPr>
                <w:rFonts w:ascii="Arial" w:eastAsia="DengXian" w:hAnsi="Arial" w:cs="Arial"/>
                <w:color w:val="FF0000"/>
                <w:kern w:val="2"/>
                <w:u w:val="single"/>
                <w14:ligatures w14:val="standardContextual"/>
              </w:rPr>
              <w:t>-AV</w:t>
            </w:r>
            <w:r w:rsidRPr="008A217B">
              <w:rPr>
                <w:rFonts w:ascii="Arial" w:eastAsia="DengXian" w:hAnsi="Arial" w:cs="Arial"/>
                <w:kern w:val="2"/>
                <w14:ligatures w14:val="standardContextual"/>
              </w:rPr>
              <w:t xml:space="preserve">, </w:t>
            </w:r>
            <w:proofErr w:type="spellStart"/>
            <w:r w:rsidRPr="008A217B">
              <w:rPr>
                <w:rFonts w:ascii="Arial" w:eastAsia="DengXian" w:hAnsi="Arial" w:cs="Arial"/>
                <w:kern w:val="2"/>
                <w14:ligatures w14:val="standardContextual"/>
              </w:rPr>
              <w:t>UMa</w:t>
            </w:r>
            <w:proofErr w:type="spellEnd"/>
            <w:r w:rsidRPr="008A217B">
              <w:rPr>
                <w:rFonts w:ascii="Arial" w:eastAsia="DengXian" w:hAnsi="Arial" w:cs="Arial"/>
                <w:color w:val="FF0000"/>
                <w:kern w:val="2"/>
                <w:u w:val="single"/>
                <w14:ligatures w14:val="standardContextual"/>
              </w:rPr>
              <w:t>/</w:t>
            </w:r>
            <w:proofErr w:type="spellStart"/>
            <w:r w:rsidRPr="008A217B">
              <w:rPr>
                <w:rFonts w:ascii="Arial" w:eastAsia="DengXian" w:hAnsi="Arial" w:cs="Arial"/>
                <w:color w:val="FF0000"/>
                <w:kern w:val="2"/>
                <w:u w:val="single"/>
                <w14:ligatures w14:val="standardContextual"/>
              </w:rPr>
              <w:t>UMa</w:t>
            </w:r>
            <w:proofErr w:type="spellEnd"/>
            <w:r w:rsidRPr="008A217B">
              <w:rPr>
                <w:rFonts w:ascii="Arial" w:eastAsia="DengXian" w:hAnsi="Arial" w:cs="Arial"/>
                <w:color w:val="FF0000"/>
                <w:kern w:val="2"/>
                <w:u w:val="single"/>
                <w14:ligatures w14:val="standardContextual"/>
              </w:rPr>
              <w:t>-A</w:t>
            </w:r>
            <w:r>
              <w:rPr>
                <w:rFonts w:ascii="Arial" w:hAnsi="Arial" w:cs="Arial" w:hint="eastAsia"/>
                <w:color w:val="FF0000"/>
                <w:kern w:val="2"/>
                <w:u w:val="single"/>
                <w:lang w:eastAsia="ja-JP"/>
                <w14:ligatures w14:val="standardContextual"/>
              </w:rPr>
              <w:t>V</w:t>
            </w:r>
            <w:r w:rsidRPr="008A217B">
              <w:rPr>
                <w:rFonts w:ascii="Arial" w:eastAsia="DengXian" w:hAnsi="Arial" w:cs="Arial"/>
                <w:color w:val="FF0000"/>
                <w:kern w:val="2"/>
                <w:u w:val="single"/>
                <w14:ligatures w14:val="standardContextual"/>
              </w:rPr>
              <w:t>/Urban grid/Highway (FR2) /High Speed Train (HST) (FR2)</w:t>
            </w:r>
            <w:r>
              <w:rPr>
                <w:rFonts w:ascii="Arial" w:hAnsi="Arial" w:cs="Arial" w:hint="eastAsia"/>
                <w:color w:val="FF0000"/>
                <w:kern w:val="2"/>
                <w:u w:val="single"/>
                <w:lang w:eastAsia="ja-JP"/>
                <w14:ligatures w14:val="standardContextual"/>
              </w:rPr>
              <w:t>,</w:t>
            </w:r>
            <w:r w:rsidRPr="008A217B">
              <w:rPr>
                <w:rFonts w:ascii="Arial" w:eastAsia="DengXian" w:hAnsi="Arial" w:cs="Arial"/>
                <w:color w:val="FF0000"/>
                <w:kern w:val="2"/>
                <w14:ligatures w14:val="standardContextual"/>
              </w:rPr>
              <w:t xml:space="preserve"> </w:t>
            </w:r>
            <w:r w:rsidRPr="008A217B">
              <w:rPr>
                <w:rFonts w:ascii="Arial" w:eastAsia="DengXian" w:hAnsi="Arial" w:cs="Arial"/>
                <w:kern w:val="2"/>
                <w14:ligatures w14:val="standardContextual"/>
              </w:rPr>
              <w:t xml:space="preserve">and </w:t>
            </w:r>
            <w:proofErr w:type="spellStart"/>
            <w:r w:rsidRPr="008A217B">
              <w:rPr>
                <w:rFonts w:ascii="Arial" w:eastAsia="DengXian" w:hAnsi="Arial" w:cs="Arial"/>
                <w:kern w:val="2"/>
                <w14:ligatures w14:val="standardContextual"/>
              </w:rPr>
              <w:t>RMa</w:t>
            </w:r>
            <w:proofErr w:type="spellEnd"/>
            <w:r w:rsidRPr="008A217B">
              <w:rPr>
                <w:rFonts w:ascii="Arial" w:eastAsia="DengXian" w:hAnsi="Arial" w:cs="Arial"/>
                <w:color w:val="FF0000"/>
                <w:kern w:val="2"/>
                <w:u w:val="single"/>
                <w14:ligatures w14:val="standardContextual"/>
              </w:rPr>
              <w:t>/</w:t>
            </w:r>
            <w:proofErr w:type="spellStart"/>
            <w:r w:rsidRPr="008A217B">
              <w:rPr>
                <w:rFonts w:ascii="Arial" w:eastAsia="DengXian" w:hAnsi="Arial" w:cs="Arial"/>
                <w:color w:val="FF0000"/>
                <w:kern w:val="2"/>
                <w:u w:val="single"/>
                <w14:ligatures w14:val="standardContextual"/>
              </w:rPr>
              <w:t>RMa</w:t>
            </w:r>
            <w:proofErr w:type="spellEnd"/>
            <w:r w:rsidRPr="008A217B">
              <w:rPr>
                <w:rFonts w:ascii="Arial" w:eastAsia="DengXian" w:hAnsi="Arial" w:cs="Arial"/>
                <w:color w:val="FF0000"/>
                <w:kern w:val="2"/>
                <w:u w:val="single"/>
                <w14:ligatures w14:val="standardContextual"/>
              </w:rPr>
              <w:t>-AV/Highway (FR1)/High Speed Train (HST) (FR1)</w:t>
            </w:r>
            <w:r w:rsidRPr="008A217B">
              <w:rPr>
                <w:rFonts w:ascii="Arial" w:eastAsia="DengXian" w:hAnsi="Arial" w:cs="Arial"/>
                <w:color w:val="FF0000"/>
                <w:kern w:val="2"/>
                <w14:ligatures w14:val="standardContextual"/>
              </w:rPr>
              <w:t xml:space="preserve"> </w:t>
            </w:r>
            <w:r w:rsidRPr="008A217B">
              <w:rPr>
                <w:rFonts w:ascii="Arial" w:eastAsia="DengXian" w:hAnsi="Arial" w:cs="Arial"/>
                <w:kern w:val="2"/>
                <w14:ligatures w14:val="standardContextual"/>
              </w:rPr>
              <w:t>ar</w:t>
            </w:r>
            <w:r w:rsidRPr="008A217B">
              <w:rPr>
                <w:rFonts w:ascii="Arial" w:hAnsi="Arial" w:cs="Arial"/>
              </w:rPr>
              <w:t>e dropped, and the dropping is not applicable to other sensing scenarios.</w:t>
            </w:r>
            <w:r>
              <w:rPr>
                <w:rFonts w:ascii="Arial" w:hAnsi="Arial" w:cs="Arial" w:hint="eastAsia"/>
                <w:lang w:eastAsia="ja-JP"/>
              </w:rPr>
              <w:t xml:space="preserve"> </w:t>
            </w:r>
          </w:p>
        </w:tc>
      </w:tr>
    </w:tbl>
    <w:p w14:paraId="3D13BD92" w14:textId="77777777" w:rsidR="004F552D" w:rsidRDefault="004F552D" w:rsidP="004F552D">
      <w:pPr>
        <w:rPr>
          <w:rFonts w:ascii="Times New Roman" w:eastAsia="MS Mincho" w:hAnsi="Times New Roman"/>
          <w:b/>
          <w:bCs/>
          <w:u w:val="single"/>
          <w:lang w:eastAsia="ja-JP"/>
        </w:rPr>
      </w:pPr>
    </w:p>
    <w:p w14:paraId="395C6155" w14:textId="77777777" w:rsidR="004F552D" w:rsidRPr="00720043" w:rsidRDefault="004F552D" w:rsidP="004F552D">
      <w:pPr>
        <w:rPr>
          <w:rFonts w:ascii="Times New Roman" w:eastAsia="MS Mincho" w:hAnsi="Times New Roman"/>
          <w:b/>
          <w:bCs/>
          <w:u w:val="single"/>
          <w:lang w:eastAsia="ja-JP"/>
        </w:rPr>
      </w:pPr>
    </w:p>
    <w:p w14:paraId="280EC4CF" w14:textId="77777777" w:rsidR="004F552D" w:rsidRDefault="004F552D" w:rsidP="004F552D">
      <w:pPr>
        <w:rPr>
          <w:rFonts w:ascii="Times New Roman" w:eastAsiaTheme="minorEastAsia" w:hAnsi="Times New Roman"/>
          <w:b/>
          <w:bCs/>
          <w:u w:val="single"/>
          <w:lang w:eastAsia="zh-CN"/>
        </w:rPr>
      </w:pPr>
      <w:r>
        <w:rPr>
          <w:rFonts w:ascii="Times New Roman" w:eastAsiaTheme="minorEastAsia" w:hAnsi="Times New Roman" w:hint="eastAsia"/>
          <w:b/>
          <w:bCs/>
          <w:u w:val="single"/>
          <w:lang w:eastAsia="zh-CN"/>
        </w:rPr>
        <w:t>A-IoT</w:t>
      </w:r>
    </w:p>
    <w:p w14:paraId="59A10540" w14:textId="67D7F76F" w:rsidR="004F552D" w:rsidRPr="00E751E7" w:rsidRDefault="00C62C50" w:rsidP="004F552D">
      <w:pPr>
        <w:rPr>
          <w:rFonts w:ascii="Times New Roman" w:eastAsia="MS Mincho" w:hAnsi="Times New Roman"/>
          <w:b/>
          <w:bCs/>
          <w:u w:val="single"/>
          <w:lang w:eastAsia="ja-JP"/>
        </w:rPr>
      </w:pPr>
      <w:hyperlink r:id="rId218" w:history="1">
        <w:r>
          <w:rPr>
            <w:rStyle w:val="Hyperlink"/>
            <w:rFonts w:ascii="Times New Roman" w:eastAsia="Times New Roman" w:hAnsi="Times New Roman"/>
          </w:rPr>
          <w:t>R1-2605860</w:t>
        </w:r>
      </w:hyperlink>
      <w:r w:rsidR="004F552D">
        <w:rPr>
          <w:rFonts w:ascii="Times New Roman" w:eastAsia="Times New Roman" w:hAnsi="Times New Roman"/>
        </w:rPr>
        <w:tab/>
        <w:t xml:space="preserve">Draft CR on </w:t>
      </w:r>
      <w:proofErr w:type="spellStart"/>
      <w:r w:rsidR="004F552D">
        <w:rPr>
          <w:rFonts w:ascii="Times New Roman" w:eastAsia="Times New Roman" w:hAnsi="Times New Roman"/>
        </w:rPr>
        <w:t>midamble</w:t>
      </w:r>
      <w:proofErr w:type="spellEnd"/>
      <w:r w:rsidR="004F552D">
        <w:rPr>
          <w:rFonts w:ascii="Times New Roman" w:eastAsia="Times New Roman" w:hAnsi="Times New Roman"/>
        </w:rPr>
        <w:t xml:space="preserve"> insertion in TS 38.291</w:t>
      </w:r>
      <w:r w:rsidR="004F552D">
        <w:rPr>
          <w:rFonts w:ascii="Times New Roman" w:eastAsia="Times New Roman" w:hAnsi="Times New Roman"/>
        </w:rPr>
        <w:tab/>
        <w:t>NEC</w:t>
      </w:r>
    </w:p>
    <w:p w14:paraId="1153501B" w14:textId="3316917B" w:rsidR="004F552D" w:rsidRPr="00E751E7" w:rsidRDefault="00C62C50" w:rsidP="004F552D">
      <w:pPr>
        <w:rPr>
          <w:rFonts w:ascii="Times New Roman" w:eastAsia="MS Mincho" w:hAnsi="Times New Roman"/>
          <w:lang w:eastAsia="ja-JP"/>
        </w:rPr>
      </w:pPr>
      <w:hyperlink r:id="rId219" w:history="1">
        <w:r>
          <w:rPr>
            <w:rStyle w:val="Hyperlink"/>
            <w:rFonts w:ascii="Times New Roman" w:eastAsia="MS Mincho" w:hAnsi="Times New Roman"/>
            <w:b/>
            <w:bCs/>
            <w:lang w:eastAsia="ja-JP"/>
          </w:rPr>
          <w:t>R1-2606830</w:t>
        </w:r>
      </w:hyperlink>
      <w:r w:rsidR="004F552D" w:rsidRPr="00E751E7">
        <w:rPr>
          <w:rFonts w:ascii="Times New Roman" w:eastAsia="MS Mincho" w:hAnsi="Times New Roman"/>
          <w:lang w:eastAsia="ja-JP"/>
        </w:rPr>
        <w:tab/>
        <w:t>Summary of maintenance for A-IoT</w:t>
      </w:r>
      <w:r w:rsidR="004F552D" w:rsidRPr="00E751E7">
        <w:rPr>
          <w:rFonts w:ascii="Times New Roman" w:eastAsia="MS Mincho" w:hAnsi="Times New Roman"/>
          <w:lang w:eastAsia="ja-JP"/>
        </w:rPr>
        <w:tab/>
      </w:r>
      <w:r w:rsidR="004F552D" w:rsidRPr="00E751E7">
        <w:rPr>
          <w:rFonts w:ascii="Times New Roman" w:eastAsia="MS Mincho" w:hAnsi="Times New Roman" w:hint="eastAsia"/>
          <w:lang w:eastAsia="ja-JP"/>
        </w:rPr>
        <w:t>Moderator (NEC)</w:t>
      </w:r>
    </w:p>
    <w:p w14:paraId="4434C5D8" w14:textId="77777777" w:rsidR="004F552D" w:rsidRDefault="004F552D" w:rsidP="004F552D">
      <w:pPr>
        <w:rPr>
          <w:rFonts w:ascii="Times New Roman" w:eastAsia="MS Mincho" w:hAnsi="Times New Roman"/>
          <w:b/>
          <w:bCs/>
          <w:u w:val="single"/>
          <w:lang w:eastAsia="ja-JP"/>
        </w:rPr>
      </w:pPr>
    </w:p>
    <w:p w14:paraId="3796C57D" w14:textId="77777777" w:rsidR="004F552D" w:rsidRPr="00E751E7" w:rsidRDefault="004F552D" w:rsidP="004F552D">
      <w:pPr>
        <w:rPr>
          <w:rFonts w:ascii="Times New Roman" w:eastAsia="MS Mincho" w:hAnsi="Times New Roman"/>
          <w:b/>
          <w:bCs/>
          <w:u w:val="single"/>
          <w:lang w:eastAsia="ja-JP"/>
        </w:rPr>
      </w:pPr>
    </w:p>
    <w:p w14:paraId="2E2313F8" w14:textId="77777777" w:rsidR="004F552D" w:rsidRPr="005E4714" w:rsidRDefault="004F552D" w:rsidP="004F552D">
      <w:pPr>
        <w:rPr>
          <w:rFonts w:ascii="Times New Roman" w:eastAsiaTheme="minorEastAsia" w:hAnsi="Times New Roman"/>
          <w:b/>
          <w:bCs/>
          <w:u w:val="single"/>
          <w:lang w:eastAsia="zh-CN"/>
        </w:rPr>
      </w:pPr>
      <w:r w:rsidRPr="005E4714">
        <w:rPr>
          <w:rFonts w:ascii="Times New Roman" w:eastAsiaTheme="minorEastAsia" w:hAnsi="Times New Roman" w:hint="eastAsia"/>
          <w:b/>
          <w:bCs/>
          <w:u w:val="single"/>
          <w:lang w:eastAsia="zh-CN"/>
        </w:rPr>
        <w:t>SBFD</w:t>
      </w:r>
    </w:p>
    <w:p w14:paraId="12C1D67B" w14:textId="08BB0331" w:rsidR="004F552D" w:rsidRDefault="00C62C50" w:rsidP="004F552D">
      <w:hyperlink r:id="rId220" w:history="1">
        <w:r>
          <w:rPr>
            <w:rStyle w:val="Hyperlink"/>
            <w:rFonts w:ascii="Times New Roman" w:eastAsia="Times New Roman" w:hAnsi="Times New Roman"/>
          </w:rPr>
          <w:t>R1-2605415</w:t>
        </w:r>
      </w:hyperlink>
      <w:r w:rsidR="004F552D">
        <w:rPr>
          <w:rFonts w:ascii="Times New Roman" w:eastAsia="Times New Roman" w:hAnsi="Times New Roman"/>
        </w:rPr>
        <w:tab/>
        <w:t>Discussion on maintenance of SBFD</w:t>
      </w:r>
      <w:r w:rsidR="004F552D">
        <w:rPr>
          <w:rFonts w:ascii="Times New Roman" w:eastAsia="Times New Roman" w:hAnsi="Times New Roman"/>
        </w:rPr>
        <w:tab/>
        <w:t xml:space="preserve">ZTE Corporation, </w:t>
      </w:r>
      <w:proofErr w:type="spellStart"/>
      <w:r w:rsidR="004F552D">
        <w:rPr>
          <w:rFonts w:ascii="Times New Roman" w:eastAsia="Times New Roman" w:hAnsi="Times New Roman"/>
        </w:rPr>
        <w:t>Sanechips</w:t>
      </w:r>
      <w:proofErr w:type="spellEnd"/>
    </w:p>
    <w:p w14:paraId="314DE7CE" w14:textId="5A2D45F7" w:rsidR="004F552D" w:rsidRDefault="00C62C50" w:rsidP="004F552D">
      <w:pPr>
        <w:rPr>
          <w:rFonts w:ascii="Times New Roman" w:eastAsiaTheme="minorEastAsia" w:hAnsi="Times New Roman"/>
          <w:lang w:eastAsia="zh-CN"/>
        </w:rPr>
      </w:pPr>
      <w:hyperlink r:id="rId221" w:history="1">
        <w:r>
          <w:rPr>
            <w:rStyle w:val="Hyperlink"/>
            <w:rFonts w:ascii="Times New Roman" w:eastAsia="Times New Roman" w:hAnsi="Times New Roman"/>
          </w:rPr>
          <w:t>R1-2605445</w:t>
        </w:r>
      </w:hyperlink>
      <w:r w:rsidR="004F552D">
        <w:rPr>
          <w:rFonts w:ascii="Times New Roman" w:eastAsia="Times New Roman" w:hAnsi="Times New Roman"/>
        </w:rPr>
        <w:tab/>
        <w:t>Maintenance on Rel-19 NR SBFD</w:t>
      </w:r>
      <w:r w:rsidR="004F552D">
        <w:rPr>
          <w:rFonts w:ascii="Times New Roman" w:eastAsia="Times New Roman" w:hAnsi="Times New Roman"/>
        </w:rPr>
        <w:tab/>
        <w:t>vivo</w:t>
      </w:r>
    </w:p>
    <w:p w14:paraId="14C28961" w14:textId="1B23D115" w:rsidR="004F552D" w:rsidRDefault="00C62C50" w:rsidP="004F552D">
      <w:hyperlink r:id="rId222" w:history="1">
        <w:r>
          <w:rPr>
            <w:rStyle w:val="Hyperlink"/>
            <w:rFonts w:ascii="Times New Roman" w:eastAsia="Times New Roman" w:hAnsi="Times New Roman"/>
          </w:rPr>
          <w:t>R1-2605671</w:t>
        </w:r>
      </w:hyperlink>
      <w:r w:rsidR="004F552D">
        <w:rPr>
          <w:rFonts w:ascii="Times New Roman" w:eastAsia="Times New Roman" w:hAnsi="Times New Roman"/>
        </w:rPr>
        <w:tab/>
        <w:t>Maintenance on evolution of NR duplex operation</w:t>
      </w:r>
      <w:r w:rsidR="004F552D">
        <w:rPr>
          <w:rFonts w:ascii="Times New Roman" w:eastAsia="Times New Roman" w:hAnsi="Times New Roman"/>
        </w:rPr>
        <w:tab/>
      </w:r>
      <w:proofErr w:type="spellStart"/>
      <w:r w:rsidR="004F552D">
        <w:rPr>
          <w:rFonts w:ascii="Times New Roman" w:eastAsia="Times New Roman" w:hAnsi="Times New Roman"/>
        </w:rPr>
        <w:t>Ofinno</w:t>
      </w:r>
      <w:proofErr w:type="spellEnd"/>
    </w:p>
    <w:p w14:paraId="061D02EB" w14:textId="4CF819FF" w:rsidR="004F552D" w:rsidRDefault="00C62C50" w:rsidP="004F552D">
      <w:hyperlink r:id="rId223" w:history="1">
        <w:r>
          <w:rPr>
            <w:rStyle w:val="Hyperlink"/>
            <w:rFonts w:ascii="Times New Roman" w:eastAsia="Times New Roman" w:hAnsi="Times New Roman"/>
          </w:rPr>
          <w:t>R1-2605708</w:t>
        </w:r>
      </w:hyperlink>
      <w:r w:rsidR="004F552D">
        <w:rPr>
          <w:rFonts w:ascii="Times New Roman" w:eastAsia="Times New Roman" w:hAnsi="Times New Roman"/>
        </w:rPr>
        <w:tab/>
        <w:t>Maintenance on SBFD</w:t>
      </w:r>
      <w:r w:rsidR="004F552D">
        <w:rPr>
          <w:rFonts w:ascii="Times New Roman" w:eastAsia="Times New Roman" w:hAnsi="Times New Roman"/>
        </w:rPr>
        <w:tab/>
        <w:t>CATT</w:t>
      </w:r>
    </w:p>
    <w:p w14:paraId="22059916" w14:textId="7BCDD0DE" w:rsidR="004F552D" w:rsidRDefault="00C62C50" w:rsidP="004F552D">
      <w:hyperlink r:id="rId224" w:history="1">
        <w:r>
          <w:rPr>
            <w:rStyle w:val="Hyperlink"/>
            <w:rFonts w:ascii="Times New Roman" w:eastAsia="Times New Roman" w:hAnsi="Times New Roman"/>
            <w:b/>
            <w:bCs/>
          </w:rPr>
          <w:t>R1-2605804</w:t>
        </w:r>
      </w:hyperlink>
      <w:r w:rsidR="004F552D">
        <w:rPr>
          <w:rFonts w:ascii="Times New Roman" w:eastAsia="Times New Roman" w:hAnsi="Times New Roman"/>
        </w:rPr>
        <w:tab/>
        <w:t>Remaining issues on NR duplex operation</w:t>
      </w:r>
      <w:r w:rsidR="004F552D">
        <w:rPr>
          <w:rFonts w:ascii="Times New Roman" w:eastAsia="Times New Roman" w:hAnsi="Times New Roman"/>
        </w:rPr>
        <w:tab/>
        <w:t>Samsung</w:t>
      </w:r>
    </w:p>
    <w:p w14:paraId="4BCE9ECF" w14:textId="7C9789E7" w:rsidR="004F552D" w:rsidRDefault="00C62C50" w:rsidP="004F552D">
      <w:hyperlink r:id="rId225" w:history="1">
        <w:r>
          <w:rPr>
            <w:rStyle w:val="Hyperlink"/>
            <w:rFonts w:ascii="Times New Roman" w:eastAsia="Times New Roman" w:hAnsi="Times New Roman"/>
          </w:rPr>
          <w:t>R1-2606094</w:t>
        </w:r>
      </w:hyperlink>
      <w:r w:rsidR="004F552D">
        <w:rPr>
          <w:rFonts w:ascii="Times New Roman" w:eastAsia="Times New Roman" w:hAnsi="Times New Roman"/>
        </w:rPr>
        <w:tab/>
        <w:t>Remaining issues on SBFD operation</w:t>
      </w:r>
      <w:r w:rsidR="004F552D">
        <w:rPr>
          <w:rFonts w:ascii="Times New Roman" w:eastAsia="Times New Roman" w:hAnsi="Times New Roman"/>
        </w:rPr>
        <w:tab/>
        <w:t>1Finity</w:t>
      </w:r>
    </w:p>
    <w:p w14:paraId="50AF3F6B" w14:textId="5761B77D" w:rsidR="004F552D" w:rsidRDefault="00C62C50" w:rsidP="004F552D">
      <w:pPr>
        <w:rPr>
          <w:rFonts w:ascii="Times New Roman" w:eastAsiaTheme="minorEastAsia" w:hAnsi="Times New Roman"/>
          <w:lang w:eastAsia="zh-CN"/>
        </w:rPr>
      </w:pPr>
      <w:hyperlink r:id="rId226" w:history="1">
        <w:r>
          <w:rPr>
            <w:rStyle w:val="Hyperlink"/>
            <w:rFonts w:ascii="Times New Roman" w:eastAsia="Times New Roman" w:hAnsi="Times New Roman"/>
          </w:rPr>
          <w:t>R1-2606717</w:t>
        </w:r>
      </w:hyperlink>
      <w:r w:rsidR="004F552D">
        <w:rPr>
          <w:rFonts w:ascii="Times New Roman" w:eastAsia="Times New Roman" w:hAnsi="Times New Roman"/>
        </w:rPr>
        <w:tab/>
        <w:t>Maintenance of SBFD</w:t>
      </w:r>
      <w:r w:rsidR="004F552D">
        <w:rPr>
          <w:rFonts w:ascii="Times New Roman" w:eastAsia="Times New Roman" w:hAnsi="Times New Roman"/>
        </w:rPr>
        <w:tab/>
        <w:t xml:space="preserve">Huawei, </w:t>
      </w:r>
      <w:proofErr w:type="spellStart"/>
      <w:r w:rsidR="004F552D">
        <w:rPr>
          <w:rFonts w:ascii="Times New Roman" w:eastAsia="Times New Roman" w:hAnsi="Times New Roman"/>
        </w:rPr>
        <w:t>HiSilicon</w:t>
      </w:r>
      <w:proofErr w:type="spellEnd"/>
    </w:p>
    <w:p w14:paraId="6E20CC00" w14:textId="77777777" w:rsidR="004F552D" w:rsidRDefault="004F552D" w:rsidP="004F552D">
      <w:pPr>
        <w:rPr>
          <w:rFonts w:eastAsia="MS Mincho"/>
          <w:lang w:eastAsia="ja-JP"/>
        </w:rPr>
      </w:pPr>
    </w:p>
    <w:p w14:paraId="7B3F1DEC" w14:textId="4A03EB43" w:rsidR="004F552D" w:rsidRPr="00551249" w:rsidRDefault="00C62C50" w:rsidP="004F552D">
      <w:pPr>
        <w:rPr>
          <w:rFonts w:eastAsia="MS Mincho"/>
          <w:b/>
          <w:bCs/>
          <w:lang w:eastAsia="ja-JP"/>
        </w:rPr>
      </w:pPr>
      <w:hyperlink r:id="rId227" w:history="1">
        <w:r w:rsidRPr="00551249">
          <w:rPr>
            <w:rStyle w:val="Hyperlink"/>
            <w:rFonts w:eastAsia="MS Mincho"/>
            <w:b/>
            <w:bCs/>
            <w:lang w:eastAsia="ja-JP"/>
          </w:rPr>
          <w:t>R1-2605539</w:t>
        </w:r>
      </w:hyperlink>
      <w:r w:rsidR="004F552D" w:rsidRPr="00551249">
        <w:rPr>
          <w:rFonts w:eastAsia="MS Mincho"/>
          <w:b/>
          <w:bCs/>
          <w:lang w:eastAsia="ja-JP"/>
        </w:rPr>
        <w:tab/>
        <w:t>Summary of SBFD TX/RX/measurement procedures</w:t>
      </w:r>
      <w:r w:rsidR="004F552D" w:rsidRPr="00551249">
        <w:rPr>
          <w:rFonts w:eastAsia="MS Mincho"/>
          <w:b/>
          <w:bCs/>
          <w:lang w:eastAsia="ja-JP"/>
        </w:rPr>
        <w:tab/>
        <w:t>Moderator (Xiaomi)</w:t>
      </w:r>
    </w:p>
    <w:p w14:paraId="3F6BE5BD" w14:textId="77777777" w:rsidR="004F552D" w:rsidRPr="0006221C" w:rsidRDefault="004F552D" w:rsidP="004F552D">
      <w:pPr>
        <w:rPr>
          <w:rFonts w:eastAsia="MS Mincho"/>
          <w:lang w:eastAsia="ja-JP"/>
        </w:rPr>
      </w:pPr>
    </w:p>
    <w:p w14:paraId="29595901" w14:textId="77777777" w:rsidR="004F552D" w:rsidRPr="00B930C3" w:rsidRDefault="004F552D" w:rsidP="004F552D">
      <w:pPr>
        <w:snapToGrid w:val="0"/>
        <w:spacing w:after="120"/>
        <w:contextualSpacing/>
        <w:rPr>
          <w:rFonts w:eastAsiaTheme="minorEastAsia"/>
          <w:lang w:eastAsia="zh-CN"/>
        </w:rPr>
      </w:pPr>
      <w:r w:rsidRPr="00B930C3">
        <w:rPr>
          <w:rFonts w:eastAsiaTheme="minorEastAsia"/>
          <w:highlight w:val="green"/>
          <w:lang w:eastAsia="zh-CN"/>
        </w:rPr>
        <w:t>Agreement:</w:t>
      </w:r>
    </w:p>
    <w:p w14:paraId="63B850EE" w14:textId="77777777" w:rsidR="004F552D" w:rsidRPr="00DA54F4" w:rsidRDefault="004F552D" w:rsidP="004F552D">
      <w:pPr>
        <w:snapToGrid w:val="0"/>
        <w:spacing w:after="120"/>
        <w:contextualSpacing/>
        <w:rPr>
          <w:rFonts w:eastAsia="MS Mincho"/>
          <w:lang w:eastAsia="ja-JP"/>
        </w:rPr>
      </w:pPr>
      <w:r w:rsidRPr="00647FF1">
        <w:rPr>
          <w:rFonts w:eastAsia="MS Mincho" w:hint="eastAsia"/>
          <w:lang w:eastAsia="ja-JP"/>
        </w:rPr>
        <w:t xml:space="preserve">Adopt </w:t>
      </w:r>
      <w:r w:rsidRPr="00647FF1">
        <w:rPr>
          <w:rFonts w:eastAsia="MS Mincho"/>
          <w:lang w:eastAsia="ja-JP"/>
        </w:rPr>
        <w:t>the following TP to TS38.21</w:t>
      </w:r>
      <w:r>
        <w:rPr>
          <w:rFonts w:eastAsia="MS Mincho"/>
          <w:lang w:eastAsia="ja-JP"/>
        </w:rPr>
        <w:t>4</w:t>
      </w:r>
      <w:r w:rsidRPr="00647FF1">
        <w:rPr>
          <w:rFonts w:eastAsia="MS Mincho"/>
          <w:lang w:eastAsia="ja-JP"/>
        </w:rPr>
        <w:t xml:space="preserve"> Section </w:t>
      </w:r>
      <w:r>
        <w:rPr>
          <w:rFonts w:eastAsia="MS Mincho"/>
          <w:lang w:eastAsia="ja-JP"/>
        </w:rPr>
        <w:t>6.1.2.1a</w:t>
      </w:r>
      <w:r w:rsidRPr="00647FF1">
        <w:rPr>
          <w:rFonts w:eastAsia="MS Mincho"/>
          <w:lang w:eastAsia="ja-JP"/>
        </w:rPr>
        <w:t xml:space="preserve"> </w:t>
      </w:r>
      <w:r>
        <w:rPr>
          <w:rFonts w:eastAsia="MS Mincho" w:hint="eastAsia"/>
          <w:lang w:eastAsia="ja-JP"/>
        </w:rPr>
        <w:t>in principle.</w:t>
      </w:r>
    </w:p>
    <w:tbl>
      <w:tblPr>
        <w:tblW w:w="5000" w:type="pct"/>
        <w:tblCellMar>
          <w:left w:w="42" w:type="dxa"/>
          <w:right w:w="42" w:type="dxa"/>
        </w:tblCellMar>
        <w:tblLook w:val="04A0" w:firstRow="1" w:lastRow="0" w:firstColumn="1" w:lastColumn="0" w:noHBand="0" w:noVBand="1"/>
      </w:tblPr>
      <w:tblGrid>
        <w:gridCol w:w="2921"/>
        <w:gridCol w:w="7535"/>
      </w:tblGrid>
      <w:tr w:rsidR="004F552D" w:rsidRPr="0032259B" w14:paraId="3935AA0F" w14:textId="77777777" w:rsidTr="00791DCF">
        <w:tc>
          <w:tcPr>
            <w:tcW w:w="1397" w:type="pct"/>
            <w:tcBorders>
              <w:top w:val="single" w:sz="4" w:space="0" w:color="auto"/>
              <w:left w:val="single" w:sz="4" w:space="0" w:color="auto"/>
              <w:bottom w:val="nil"/>
              <w:right w:val="nil"/>
            </w:tcBorders>
            <w:hideMark/>
          </w:tcPr>
          <w:p w14:paraId="3105A4EF" w14:textId="77777777" w:rsidR="004F552D" w:rsidRPr="001B745B" w:rsidRDefault="004F552D" w:rsidP="00791DCF">
            <w:pPr>
              <w:rPr>
                <w:b/>
                <w:i/>
              </w:rPr>
            </w:pPr>
            <w:r w:rsidRPr="001B745B">
              <w:rPr>
                <w:b/>
                <w:i/>
              </w:rPr>
              <w:t>Reason for change:</w:t>
            </w:r>
          </w:p>
        </w:tc>
        <w:tc>
          <w:tcPr>
            <w:tcW w:w="3603" w:type="pct"/>
            <w:tcBorders>
              <w:top w:val="single" w:sz="4" w:space="0" w:color="auto"/>
              <w:left w:val="nil"/>
              <w:bottom w:val="nil"/>
              <w:right w:val="single" w:sz="4" w:space="0" w:color="auto"/>
            </w:tcBorders>
            <w:shd w:val="pct30" w:color="FFFF00" w:fill="auto"/>
            <w:hideMark/>
          </w:tcPr>
          <w:p w14:paraId="409542EF" w14:textId="77777777" w:rsidR="004F552D" w:rsidRPr="001B745B" w:rsidRDefault="004F552D" w:rsidP="00791DCF">
            <w:r w:rsidRPr="001B745B">
              <w:t xml:space="preserve">Current specification already reflects the agreed SBFD slot-counting </w:t>
            </w:r>
            <w:proofErr w:type="spellStart"/>
            <w:r w:rsidRPr="001B745B">
              <w:t>behavior</w:t>
            </w:r>
            <w:proofErr w:type="spellEnd"/>
            <w:r w:rsidRPr="001B745B">
              <w:t xml:space="preserve"> for CG PUSCH with</w:t>
            </w:r>
            <w:r w:rsidRPr="001B745B">
              <w:rPr>
                <w:rFonts w:hint="eastAsia"/>
              </w:rPr>
              <w:t xml:space="preserve"> </w:t>
            </w:r>
            <w:proofErr w:type="spellStart"/>
            <w:r w:rsidRPr="001B745B">
              <w:t>TBoMS</w:t>
            </w:r>
            <w:proofErr w:type="spellEnd"/>
            <w:r w:rsidRPr="001B745B">
              <w:rPr>
                <w:rFonts w:hint="eastAsia"/>
              </w:rPr>
              <w:t xml:space="preserve"> or</w:t>
            </w:r>
            <w:r w:rsidRPr="001B745B">
              <w:t xml:space="preserve"> PUSCH repetition type A </w:t>
            </w:r>
            <w:r w:rsidRPr="001B745B">
              <w:rPr>
                <w:rFonts w:hint="eastAsia"/>
              </w:rPr>
              <w:t>with available slot counting</w:t>
            </w:r>
            <w:r w:rsidRPr="001B745B">
              <w:t xml:space="preserve"> </w:t>
            </w:r>
            <w:r w:rsidRPr="001B745B">
              <w:rPr>
                <w:rFonts w:hint="eastAsia"/>
              </w:rPr>
              <w:t>in</w:t>
            </w:r>
            <w:r w:rsidRPr="001B745B">
              <w:t xml:space="preserve"> the</w:t>
            </w:r>
            <w:r w:rsidRPr="001B745B">
              <w:rPr>
                <w:rFonts w:hint="eastAsia"/>
              </w:rPr>
              <w:t xml:space="preserve"> </w:t>
            </w:r>
            <w:r w:rsidRPr="001B745B">
              <w:t>within-slot</w:t>
            </w:r>
            <w:r w:rsidRPr="001B745B">
              <w:rPr>
                <w:rFonts w:hint="eastAsia"/>
              </w:rPr>
              <w:t xml:space="preserve"> case. </w:t>
            </w:r>
            <w:r w:rsidRPr="001B745B">
              <w:t xml:space="preserve">However, the corresponding across-slot </w:t>
            </w:r>
            <w:r w:rsidRPr="001B745B">
              <w:rPr>
                <w:rFonts w:hint="eastAsia"/>
              </w:rPr>
              <w:t xml:space="preserve">case </w:t>
            </w:r>
            <w:r w:rsidRPr="001B745B">
              <w:t>remains restricted to DCI-scheduled PUSCH,</w:t>
            </w:r>
            <w:r w:rsidRPr="001B745B">
              <w:rPr>
                <w:rFonts w:hint="eastAsia"/>
              </w:rPr>
              <w:t xml:space="preserve"> </w:t>
            </w:r>
            <w:r w:rsidRPr="001B745B">
              <w:t>resulting in inconsisten</w:t>
            </w:r>
            <w:r w:rsidRPr="001B745B">
              <w:rPr>
                <w:rFonts w:hint="eastAsia"/>
              </w:rPr>
              <w:t xml:space="preserve">t handling between the </w:t>
            </w:r>
            <w:r w:rsidRPr="001B745B">
              <w:t>within-slot</w:t>
            </w:r>
            <w:r w:rsidRPr="001B745B">
              <w:rPr>
                <w:rFonts w:hint="eastAsia"/>
              </w:rPr>
              <w:t xml:space="preserve"> </w:t>
            </w:r>
            <w:r w:rsidRPr="001B745B">
              <w:t>and across-slot cases</w:t>
            </w:r>
            <w:r w:rsidRPr="001B745B">
              <w:rPr>
                <w:rFonts w:hint="eastAsia"/>
              </w:rPr>
              <w:t xml:space="preserve"> and misalignment with </w:t>
            </w:r>
            <w:r w:rsidRPr="001B745B">
              <w:t>the</w:t>
            </w:r>
            <w:r w:rsidRPr="001B745B">
              <w:rPr>
                <w:rFonts w:hint="eastAsia"/>
              </w:rPr>
              <w:t xml:space="preserve"> corresponding RAN1 agreements</w:t>
            </w:r>
            <w:r w:rsidRPr="001B745B">
              <w:t>.</w:t>
            </w:r>
          </w:p>
        </w:tc>
      </w:tr>
      <w:tr w:rsidR="004F552D" w:rsidRPr="0032259B" w14:paraId="7A72D184" w14:textId="77777777" w:rsidTr="00791DCF">
        <w:tc>
          <w:tcPr>
            <w:tcW w:w="1397" w:type="pct"/>
            <w:tcBorders>
              <w:top w:val="nil"/>
              <w:left w:val="single" w:sz="4" w:space="0" w:color="auto"/>
              <w:bottom w:val="nil"/>
              <w:right w:val="nil"/>
            </w:tcBorders>
          </w:tcPr>
          <w:p w14:paraId="5AC9D61E" w14:textId="77777777" w:rsidR="004F552D" w:rsidRPr="001B745B" w:rsidRDefault="004F552D" w:rsidP="00791DCF">
            <w:pPr>
              <w:rPr>
                <w:b/>
                <w:i/>
              </w:rPr>
            </w:pPr>
          </w:p>
        </w:tc>
        <w:tc>
          <w:tcPr>
            <w:tcW w:w="3603" w:type="pct"/>
            <w:tcBorders>
              <w:top w:val="nil"/>
              <w:left w:val="nil"/>
              <w:bottom w:val="nil"/>
              <w:right w:val="single" w:sz="4" w:space="0" w:color="auto"/>
            </w:tcBorders>
          </w:tcPr>
          <w:p w14:paraId="0C28207B" w14:textId="77777777" w:rsidR="004F552D" w:rsidRPr="001B745B" w:rsidRDefault="004F552D" w:rsidP="00791DCF"/>
        </w:tc>
      </w:tr>
      <w:tr w:rsidR="004F552D" w:rsidRPr="0032259B" w14:paraId="7A0527D6" w14:textId="77777777" w:rsidTr="00791DCF">
        <w:tc>
          <w:tcPr>
            <w:tcW w:w="1397" w:type="pct"/>
            <w:tcBorders>
              <w:top w:val="nil"/>
              <w:left w:val="single" w:sz="4" w:space="0" w:color="auto"/>
              <w:bottom w:val="nil"/>
              <w:right w:val="nil"/>
            </w:tcBorders>
            <w:hideMark/>
          </w:tcPr>
          <w:p w14:paraId="21DCB60F" w14:textId="77777777" w:rsidR="004F552D" w:rsidRPr="001B745B" w:rsidRDefault="004F552D" w:rsidP="00791DCF">
            <w:pPr>
              <w:rPr>
                <w:b/>
                <w:i/>
              </w:rPr>
            </w:pPr>
            <w:r w:rsidRPr="001B745B">
              <w:rPr>
                <w:b/>
                <w:i/>
              </w:rPr>
              <w:t>Summary of change:</w:t>
            </w:r>
          </w:p>
        </w:tc>
        <w:tc>
          <w:tcPr>
            <w:tcW w:w="3603" w:type="pct"/>
            <w:tcBorders>
              <w:top w:val="nil"/>
              <w:left w:val="nil"/>
              <w:bottom w:val="nil"/>
              <w:right w:val="single" w:sz="4" w:space="0" w:color="auto"/>
            </w:tcBorders>
            <w:shd w:val="pct30" w:color="FFFF00" w:fill="auto"/>
          </w:tcPr>
          <w:p w14:paraId="2B410FBA" w14:textId="77777777" w:rsidR="004F552D" w:rsidRPr="001B745B" w:rsidRDefault="004F552D" w:rsidP="00791DCF">
            <w:r w:rsidRPr="001B745B">
              <w:t xml:space="preserve">For </w:t>
            </w:r>
            <w:r w:rsidRPr="001B745B">
              <w:rPr>
                <w:rFonts w:hint="eastAsia"/>
              </w:rPr>
              <w:t>the case of PUSCH</w:t>
            </w:r>
            <w:r w:rsidRPr="001B745B">
              <w:t xml:space="preserve"> transmissions across SBFD symbols and non-SBFD symbols in different slots,</w:t>
            </w:r>
            <w:r w:rsidRPr="001B745B">
              <w:rPr>
                <w:rFonts w:hint="eastAsia"/>
              </w:rPr>
              <w:t xml:space="preserve"> remove </w:t>
            </w:r>
            <w:r w:rsidRPr="001B745B">
              <w:t>‘scheduled by DCI format 0_1, 0_2 or 0_3’</w:t>
            </w:r>
            <w:r w:rsidRPr="001B745B">
              <w:rPr>
                <w:rFonts w:hint="eastAsia"/>
              </w:rPr>
              <w:t xml:space="preserve"> in </w:t>
            </w:r>
            <w:r w:rsidRPr="001B745B">
              <w:t xml:space="preserve">‘For PUSCH repetition type A scheduled by DCI format 0_1, 0_2 or 0_3 when </w:t>
            </w:r>
            <w:proofErr w:type="spellStart"/>
            <w:r w:rsidRPr="001B745B">
              <w:t>AvailableSlotCounting</w:t>
            </w:r>
            <w:proofErr w:type="spellEnd"/>
            <w:r w:rsidRPr="001B745B">
              <w:t xml:space="preserve"> is enabled and K&gt;1 or TB processing over multiple slots’</w:t>
            </w:r>
            <w:r w:rsidRPr="001B745B">
              <w:rPr>
                <w:rFonts w:hint="eastAsia"/>
              </w:rPr>
              <w:t xml:space="preserve"> </w:t>
            </w:r>
            <w:r w:rsidRPr="001B745B">
              <w:t>to ensure consisten</w:t>
            </w:r>
            <w:r w:rsidRPr="001B745B">
              <w:rPr>
                <w:rFonts w:hint="eastAsia"/>
              </w:rPr>
              <w:t xml:space="preserve">t handling between the </w:t>
            </w:r>
            <w:r w:rsidRPr="001B745B">
              <w:t>within-slot</w:t>
            </w:r>
            <w:r w:rsidRPr="001B745B">
              <w:rPr>
                <w:rFonts w:hint="eastAsia"/>
              </w:rPr>
              <w:t xml:space="preserve"> </w:t>
            </w:r>
            <w:r w:rsidRPr="001B745B">
              <w:t>and across-slot cases</w:t>
            </w:r>
            <w:r w:rsidRPr="001B745B">
              <w:rPr>
                <w:rFonts w:hint="eastAsia"/>
              </w:rPr>
              <w:t xml:space="preserve"> and alignment with </w:t>
            </w:r>
            <w:r w:rsidRPr="001B745B">
              <w:t>the</w:t>
            </w:r>
            <w:r w:rsidRPr="001B745B">
              <w:rPr>
                <w:rFonts w:hint="eastAsia"/>
              </w:rPr>
              <w:t xml:space="preserve"> corresponding RAN1 agreements</w:t>
            </w:r>
            <w:r w:rsidRPr="001B745B">
              <w:t>.</w:t>
            </w:r>
          </w:p>
        </w:tc>
      </w:tr>
      <w:tr w:rsidR="004F552D" w:rsidRPr="0032259B" w14:paraId="0057E528" w14:textId="77777777" w:rsidTr="00791DCF">
        <w:tc>
          <w:tcPr>
            <w:tcW w:w="1397" w:type="pct"/>
            <w:tcBorders>
              <w:top w:val="nil"/>
              <w:left w:val="single" w:sz="4" w:space="0" w:color="auto"/>
              <w:bottom w:val="nil"/>
              <w:right w:val="nil"/>
            </w:tcBorders>
          </w:tcPr>
          <w:p w14:paraId="32D631B5" w14:textId="77777777" w:rsidR="004F552D" w:rsidRPr="001B745B" w:rsidRDefault="004F552D" w:rsidP="00791DCF">
            <w:pPr>
              <w:rPr>
                <w:b/>
                <w:i/>
              </w:rPr>
            </w:pPr>
          </w:p>
        </w:tc>
        <w:tc>
          <w:tcPr>
            <w:tcW w:w="3603" w:type="pct"/>
            <w:tcBorders>
              <w:top w:val="nil"/>
              <w:left w:val="nil"/>
              <w:bottom w:val="nil"/>
              <w:right w:val="single" w:sz="4" w:space="0" w:color="auto"/>
            </w:tcBorders>
          </w:tcPr>
          <w:p w14:paraId="5E3DB50F" w14:textId="77777777" w:rsidR="004F552D" w:rsidRPr="001B745B" w:rsidRDefault="004F552D" w:rsidP="00791DCF"/>
        </w:tc>
      </w:tr>
      <w:tr w:rsidR="004F552D" w:rsidRPr="0032259B" w14:paraId="3BA5CAD5" w14:textId="77777777" w:rsidTr="00791DCF">
        <w:tc>
          <w:tcPr>
            <w:tcW w:w="1397" w:type="pct"/>
            <w:tcBorders>
              <w:top w:val="nil"/>
              <w:left w:val="single" w:sz="4" w:space="0" w:color="auto"/>
              <w:bottom w:val="single" w:sz="4" w:space="0" w:color="auto"/>
              <w:right w:val="nil"/>
            </w:tcBorders>
            <w:hideMark/>
          </w:tcPr>
          <w:p w14:paraId="46FEE7CD" w14:textId="77777777" w:rsidR="004F552D" w:rsidRPr="001B745B" w:rsidRDefault="004F552D" w:rsidP="00791DCF">
            <w:pPr>
              <w:rPr>
                <w:b/>
                <w:i/>
              </w:rPr>
            </w:pPr>
            <w:r w:rsidRPr="001B745B">
              <w:rPr>
                <w:b/>
                <w:i/>
              </w:rPr>
              <w:t>Consequences if not approved:</w:t>
            </w:r>
          </w:p>
        </w:tc>
        <w:tc>
          <w:tcPr>
            <w:tcW w:w="3603" w:type="pct"/>
            <w:tcBorders>
              <w:top w:val="nil"/>
              <w:left w:val="nil"/>
              <w:bottom w:val="single" w:sz="4" w:space="0" w:color="auto"/>
              <w:right w:val="single" w:sz="4" w:space="0" w:color="auto"/>
            </w:tcBorders>
            <w:shd w:val="pct30" w:color="FFFF00" w:fill="auto"/>
          </w:tcPr>
          <w:p w14:paraId="3C0F8D20" w14:textId="77777777" w:rsidR="004F552D" w:rsidRPr="001B745B" w:rsidRDefault="004F552D" w:rsidP="00791DCF">
            <w:r w:rsidRPr="001B745B">
              <w:rPr>
                <w:rFonts w:hint="eastAsia"/>
              </w:rPr>
              <w:t>I</w:t>
            </w:r>
            <w:r w:rsidRPr="001B745B">
              <w:t>nconsisten</w:t>
            </w:r>
            <w:r w:rsidRPr="001B745B">
              <w:rPr>
                <w:rFonts w:hint="eastAsia"/>
              </w:rPr>
              <w:t>t handling between the within-slot and the across-slot cases and misalignment with the corresponding RAN1 agreements</w:t>
            </w:r>
            <w:r w:rsidRPr="001B745B">
              <w:t>.</w:t>
            </w:r>
          </w:p>
        </w:tc>
      </w:tr>
    </w:tbl>
    <w:tbl>
      <w:tblPr>
        <w:tblStyle w:val="TableGrid"/>
        <w:tblW w:w="0" w:type="auto"/>
        <w:tblLook w:val="04A0" w:firstRow="1" w:lastRow="0" w:firstColumn="1" w:lastColumn="0" w:noHBand="0" w:noVBand="1"/>
      </w:tblPr>
      <w:tblGrid>
        <w:gridCol w:w="9631"/>
      </w:tblGrid>
      <w:tr w:rsidR="004F552D" w14:paraId="4E2C88E1" w14:textId="77777777" w:rsidTr="00791DCF">
        <w:tc>
          <w:tcPr>
            <w:tcW w:w="9631" w:type="dxa"/>
          </w:tcPr>
          <w:p w14:paraId="62632EC9" w14:textId="77777777" w:rsidR="004F552D" w:rsidRDefault="004F552D" w:rsidP="00791DCF">
            <w:pPr>
              <w:spacing w:after="180"/>
              <w:jc w:val="center"/>
              <w:rPr>
                <w:rFonts w:eastAsia="SimSun"/>
                <w:color w:val="0000FF"/>
                <w:sz w:val="36"/>
                <w:szCs w:val="36"/>
              </w:rPr>
            </w:pPr>
            <w:r w:rsidRPr="003C4659">
              <w:rPr>
                <w:rFonts w:eastAsia="SimSun"/>
                <w:color w:val="0000FF"/>
                <w:sz w:val="36"/>
                <w:szCs w:val="36"/>
              </w:rPr>
              <w:t>==============First change==============</w:t>
            </w:r>
          </w:p>
          <w:p w14:paraId="1206B3F5" w14:textId="77777777" w:rsidR="004F552D" w:rsidRPr="00467143" w:rsidRDefault="004F552D" w:rsidP="00791DCF">
            <w:pPr>
              <w:rPr>
                <w:rFonts w:ascii="Arial" w:eastAsia="SimSun" w:hAnsi="Arial"/>
                <w:sz w:val="24"/>
                <w:lang w:val="x-none"/>
              </w:rPr>
            </w:pPr>
            <w:r w:rsidRPr="00467143">
              <w:rPr>
                <w:rFonts w:ascii="Arial" w:eastAsia="SimSun" w:hAnsi="Arial"/>
                <w:sz w:val="24"/>
                <w:lang w:val="x-none"/>
              </w:rPr>
              <w:t>6.1.2.1a</w:t>
            </w:r>
            <w:r w:rsidRPr="00467143">
              <w:rPr>
                <w:rFonts w:ascii="Arial" w:eastAsia="SimSun" w:hAnsi="Arial"/>
                <w:sz w:val="24"/>
                <w:lang w:val="x-none"/>
              </w:rPr>
              <w:tab/>
              <w:t>Resource allocation in time domain for SBFD</w:t>
            </w:r>
          </w:p>
          <w:p w14:paraId="263276CD" w14:textId="77777777" w:rsidR="004F552D" w:rsidRPr="00467143" w:rsidRDefault="004F552D" w:rsidP="00791DCF">
            <w:pPr>
              <w:spacing w:after="180"/>
              <w:rPr>
                <w:rFonts w:eastAsia="SimSun"/>
                <w:color w:val="000000"/>
              </w:rPr>
            </w:pPr>
            <w:r w:rsidRPr="00467143">
              <w:rPr>
                <w:rFonts w:eastAsia="SimSun"/>
                <w:color w:val="000000"/>
              </w:rPr>
              <w:t>For a UE scheduled with PUSCH transmission occasions across SBFD symbols and non-SBFD symbols in different slots,</w:t>
            </w:r>
          </w:p>
          <w:p w14:paraId="7904642C" w14:textId="77777777" w:rsidR="004F552D" w:rsidRPr="00467143" w:rsidRDefault="004F552D" w:rsidP="00791DCF">
            <w:pPr>
              <w:spacing w:after="180"/>
              <w:ind w:left="568" w:hanging="284"/>
              <w:rPr>
                <w:rFonts w:eastAsia="SimSun"/>
              </w:rPr>
            </w:pPr>
            <w:r w:rsidRPr="00467143">
              <w:rPr>
                <w:rFonts w:eastAsia="SimSun"/>
                <w:lang w:val="x-none"/>
              </w:rPr>
              <w:t>-</w:t>
            </w:r>
            <w:r w:rsidRPr="00467143">
              <w:rPr>
                <w:rFonts w:eastAsia="SimSun"/>
                <w:lang w:val="x-none"/>
              </w:rPr>
              <w:tab/>
              <w:t xml:space="preserve">if the UE is not configured with </w:t>
            </w:r>
            <w:r w:rsidRPr="00467143">
              <w:rPr>
                <w:rFonts w:eastAsia="SimSun"/>
                <w:i/>
                <w:lang w:val="x-none"/>
              </w:rPr>
              <w:t>sbfd-Config2-Transmission</w:t>
            </w:r>
            <w:r w:rsidRPr="00467143">
              <w:rPr>
                <w:rFonts w:eastAsia="SimSun"/>
                <w:lang w:val="x-none"/>
              </w:rPr>
              <w:t xml:space="preserve">, or if the UE is configured with </w:t>
            </w:r>
            <w:r w:rsidRPr="00467143">
              <w:rPr>
                <w:rFonts w:eastAsia="SimSun"/>
                <w:i/>
                <w:lang w:val="x-none"/>
              </w:rPr>
              <w:t>sbfd-Config2-Transmission</w:t>
            </w:r>
            <w:r w:rsidRPr="00467143">
              <w:rPr>
                <w:rFonts w:eastAsia="SimSun"/>
                <w:lang w:val="x-none"/>
              </w:rPr>
              <w:t xml:space="preserve"> and for PUSCH transmissions scheduled by DCI format 0_0 with CRC scrambled by TC-RNTI or RAR UL grant and associated with a PRACH transmission in second PRACH occasions, </w:t>
            </w:r>
          </w:p>
          <w:p w14:paraId="3883D3B0" w14:textId="77777777" w:rsidR="004F552D" w:rsidRPr="00467143" w:rsidRDefault="004F552D" w:rsidP="00791DCF">
            <w:pPr>
              <w:spacing w:after="180"/>
              <w:ind w:left="851" w:hanging="284"/>
              <w:rPr>
                <w:rFonts w:eastAsia="SimSun"/>
                <w:lang w:val="x-none"/>
              </w:rPr>
            </w:pPr>
            <w:r w:rsidRPr="00467143">
              <w:rPr>
                <w:rFonts w:eastAsia="SimSun"/>
                <w:lang w:val="x-none"/>
              </w:rPr>
              <w:t>-</w:t>
            </w:r>
            <w:r w:rsidRPr="00467143">
              <w:rPr>
                <w:rFonts w:eastAsia="SimSun"/>
                <w:lang w:val="x-none"/>
              </w:rPr>
              <w:tab/>
              <w:t>the UE transmits only the PUSCH in a valid symbol type;</w:t>
            </w:r>
          </w:p>
          <w:p w14:paraId="345CC966" w14:textId="77777777" w:rsidR="004F552D" w:rsidRPr="00467143" w:rsidRDefault="004F552D" w:rsidP="00791DCF">
            <w:pPr>
              <w:spacing w:after="180"/>
              <w:ind w:left="1135" w:hanging="284"/>
              <w:rPr>
                <w:rFonts w:eastAsia="SimSun"/>
                <w:lang w:val="x-none"/>
              </w:rPr>
            </w:pPr>
            <w:r w:rsidRPr="00467143">
              <w:rPr>
                <w:rFonts w:eastAsia="SimSun"/>
                <w:lang w:val="x-none"/>
              </w:rPr>
              <w:t>-</w:t>
            </w:r>
            <w:r w:rsidRPr="00467143">
              <w:rPr>
                <w:rFonts w:eastAsia="SimSun"/>
                <w:lang w:val="x-none"/>
              </w:rPr>
              <w:tab/>
              <w:t xml:space="preserve">For Type 1 PUSCH transmissions with a configured grant, the valid symbol type is provided by </w:t>
            </w:r>
            <w:proofErr w:type="spellStart"/>
            <w:r w:rsidRPr="00467143">
              <w:rPr>
                <w:rFonts w:eastAsia="SimSun"/>
                <w:i/>
                <w:lang w:val="x-none"/>
              </w:rPr>
              <w:t>symbolType</w:t>
            </w:r>
            <w:proofErr w:type="spellEnd"/>
            <w:r w:rsidRPr="00467143">
              <w:rPr>
                <w:rFonts w:eastAsia="SimSun"/>
                <w:lang w:val="x-none"/>
              </w:rPr>
              <w:t xml:space="preserve"> in </w:t>
            </w:r>
            <w:proofErr w:type="spellStart"/>
            <w:r w:rsidRPr="00467143">
              <w:rPr>
                <w:rFonts w:eastAsia="SimSun"/>
                <w:i/>
                <w:iCs/>
                <w:lang w:val="x-none"/>
              </w:rPr>
              <w:t>rrc-ConfiguredUplinkGrant</w:t>
            </w:r>
            <w:proofErr w:type="spellEnd"/>
            <w:r w:rsidRPr="00467143">
              <w:rPr>
                <w:rFonts w:eastAsia="SimSun"/>
                <w:i/>
                <w:iCs/>
                <w:lang w:val="x-none"/>
              </w:rPr>
              <w:t xml:space="preserve"> </w:t>
            </w:r>
            <w:r w:rsidRPr="00467143">
              <w:rPr>
                <w:rFonts w:eastAsia="SimSun"/>
                <w:lang w:val="x-none"/>
              </w:rPr>
              <w:t xml:space="preserve">in </w:t>
            </w:r>
            <w:proofErr w:type="spellStart"/>
            <w:r w:rsidRPr="00467143">
              <w:rPr>
                <w:rFonts w:eastAsia="SimSun"/>
                <w:i/>
                <w:iCs/>
                <w:lang w:val="x-none"/>
              </w:rPr>
              <w:t>ConfiguredGrantConfig</w:t>
            </w:r>
            <w:proofErr w:type="spellEnd"/>
            <w:r w:rsidRPr="00467143">
              <w:rPr>
                <w:rFonts w:eastAsia="SimSun"/>
                <w:lang w:val="x-none"/>
              </w:rPr>
              <w:t>.</w:t>
            </w:r>
          </w:p>
          <w:p w14:paraId="66A72C50" w14:textId="77777777" w:rsidR="004F552D" w:rsidRPr="00467143" w:rsidRDefault="004F552D" w:rsidP="00791DCF">
            <w:pPr>
              <w:spacing w:after="180"/>
              <w:ind w:left="1135" w:hanging="284"/>
              <w:rPr>
                <w:rFonts w:eastAsia="SimSun"/>
                <w:lang w:val="x-none"/>
              </w:rPr>
            </w:pPr>
            <w:r w:rsidRPr="00467143">
              <w:rPr>
                <w:rFonts w:eastAsia="SimSun"/>
                <w:lang w:val="x-none"/>
              </w:rPr>
              <w:t>-</w:t>
            </w:r>
            <w:r w:rsidRPr="00467143">
              <w:rPr>
                <w:rFonts w:eastAsia="SimSun"/>
                <w:lang w:val="x-none"/>
              </w:rPr>
              <w:tab/>
              <w:t xml:space="preserve">For Type 2 PUSCH transmissions with a configured grant or PUSCH transmissions scheduled by DCI scrambled with SP-CSI-RNTI, the valid symbol type is the symbol type of the first PUSCH transmission occasion associated with activation DCI. For Type 2 PUSCH transmissions with a </w:t>
            </w:r>
            <w:r w:rsidRPr="00467143">
              <w:rPr>
                <w:rFonts w:eastAsia="SimSun"/>
                <w:lang w:val="x-none"/>
              </w:rPr>
              <w:lastRenderedPageBreak/>
              <w:t>configured grant of PUSCH repetition type B, the valid symbol type is the symbol type of the first actual repetition associated with activation DCI.</w:t>
            </w:r>
          </w:p>
          <w:p w14:paraId="365BE63C" w14:textId="77777777" w:rsidR="004F552D" w:rsidRPr="00467143" w:rsidRDefault="004F552D" w:rsidP="00791DCF">
            <w:pPr>
              <w:spacing w:after="180"/>
              <w:ind w:left="1135" w:hanging="284"/>
              <w:rPr>
                <w:rFonts w:eastAsia="SimSun"/>
                <w:lang w:val="x-none"/>
              </w:rPr>
            </w:pPr>
            <w:r w:rsidRPr="00467143">
              <w:rPr>
                <w:rFonts w:eastAsia="SimSun"/>
                <w:lang w:val="x-none"/>
              </w:rPr>
              <w:t>-</w:t>
            </w:r>
            <w:r w:rsidRPr="00467143">
              <w:rPr>
                <w:rFonts w:eastAsia="SimSun"/>
                <w:lang w:val="x-none"/>
              </w:rPr>
              <w:tab/>
              <w:t>For PUSCH transmissions scheduled by DCI format 0_1, 0_2, 0_3, or PUSCH transmissions scheduled by DCI format 0_0 with CRC scrambled by TC-RNTI, RAR UL grant and associated with a PRACH transmission in second PRACH occasions, the valid symbol type is the symbol type of the first PUSCH transmission occasion indicated by the scheduling DCI or the RAR UL grant. For PUSCH repetition type B scheduled by DCI format 0_1 or 0_2, the valid symbol type is the symbol type of the first actual repetition occasion indicated by scheduling DCI. The UE does not expect that the first PUSCH transmission occasion indicated by scheduling DCI or the RAR UL grant is mapped to both SBFD symbols and non-SBFD symbols, except for PUSCH repetition type B.</w:t>
            </w:r>
          </w:p>
          <w:p w14:paraId="7E9C5838" w14:textId="77777777" w:rsidR="004F552D" w:rsidRPr="00467143" w:rsidRDefault="004F552D" w:rsidP="00791DCF">
            <w:pPr>
              <w:spacing w:after="180"/>
              <w:ind w:left="851" w:hanging="284"/>
              <w:rPr>
                <w:rFonts w:eastAsia="SimSun"/>
                <w:lang w:val="x-none"/>
              </w:rPr>
            </w:pPr>
            <w:r w:rsidRPr="00467143">
              <w:rPr>
                <w:rFonts w:eastAsia="SimSun"/>
                <w:lang w:val="x-none"/>
              </w:rPr>
              <w:t>-</w:t>
            </w:r>
            <w:r w:rsidRPr="00467143">
              <w:rPr>
                <w:rFonts w:eastAsia="SimSun"/>
                <w:lang w:val="x-none"/>
              </w:rPr>
              <w:tab/>
              <w:t xml:space="preserve">For PUSCH repetition type A </w:t>
            </w:r>
            <w:r w:rsidRPr="004F1732">
              <w:rPr>
                <w:rFonts w:eastAsia="SimSun"/>
                <w:strike/>
                <w:color w:val="FF0000"/>
                <w:lang w:val="x-none"/>
              </w:rPr>
              <w:t xml:space="preserve">scheduled by DCI format 0_1, 0_2 or 0_3 </w:t>
            </w:r>
            <w:r w:rsidRPr="00467143">
              <w:rPr>
                <w:rFonts w:eastAsia="SimSun"/>
                <w:lang w:val="x-none"/>
              </w:rPr>
              <w:t xml:space="preserve">when </w:t>
            </w:r>
            <w:proofErr w:type="spellStart"/>
            <w:r w:rsidRPr="00467143">
              <w:rPr>
                <w:rFonts w:eastAsia="SimSun"/>
                <w:i/>
                <w:iCs/>
                <w:lang w:val="x-none"/>
              </w:rPr>
              <w:t>AvailableSlotCounting</w:t>
            </w:r>
            <w:proofErr w:type="spellEnd"/>
            <w:r w:rsidRPr="00467143">
              <w:rPr>
                <w:rFonts w:eastAsia="SimSun"/>
                <w:lang w:val="x-none"/>
              </w:rPr>
              <w:t xml:space="preserve"> is enabled and K&gt;1 or TB processing over multiple slots or PUSCH repetition type A scheduled by DCI format 0_0 with CRC scrambled by TC-RNTI or RAR UL grant and associated with a PRACH transmission in second PRACH occasions,</w:t>
            </w:r>
          </w:p>
          <w:p w14:paraId="4EF16709" w14:textId="77777777" w:rsidR="004F552D" w:rsidRPr="00467143" w:rsidRDefault="004F552D" w:rsidP="00791DCF">
            <w:pPr>
              <w:spacing w:after="180"/>
              <w:ind w:left="1135" w:hanging="284"/>
              <w:rPr>
                <w:rFonts w:eastAsia="SimSun"/>
                <w:lang w:val="x-none"/>
              </w:rPr>
            </w:pPr>
            <w:r w:rsidRPr="00467143">
              <w:rPr>
                <w:rFonts w:eastAsia="SimSun"/>
                <w:lang w:val="x-none"/>
              </w:rPr>
              <w:t>-</w:t>
            </w:r>
            <w:r w:rsidRPr="00467143">
              <w:rPr>
                <w:rFonts w:eastAsia="SimSun"/>
                <w:lang w:val="x-none"/>
              </w:rPr>
              <w:tab/>
              <w:t xml:space="preserve">a slot containing the transmission occasion that is not in the valid symbol type is not counted in the number of </w:t>
            </w:r>
            <m:oMath>
              <m:r>
                <w:rPr>
                  <w:rFonts w:ascii="Cambria Math" w:eastAsia="SimSun" w:hAnsi="Cambria Math"/>
                  <w:lang w:val="x-none"/>
                </w:rPr>
                <m:t>N∙K</m:t>
              </m:r>
            </m:oMath>
            <w:r w:rsidRPr="00467143">
              <w:rPr>
                <w:rFonts w:eastAsia="SimSun"/>
                <w:lang w:val="x-none"/>
              </w:rPr>
              <w:t xml:space="preserve"> </w:t>
            </w:r>
            <w:r w:rsidRPr="00467143">
              <w:rPr>
                <w:kern w:val="24"/>
                <w:lang w:val="x-none"/>
              </w:rPr>
              <w:t>slots</w:t>
            </w:r>
            <w:r w:rsidRPr="00467143">
              <w:rPr>
                <w:rFonts w:eastAsia="SimSun"/>
                <w:lang w:val="x-none"/>
              </w:rPr>
              <w:t>.</w:t>
            </w:r>
          </w:p>
          <w:p w14:paraId="1E0AA681" w14:textId="77777777" w:rsidR="004F552D" w:rsidRPr="00467143" w:rsidRDefault="004F552D" w:rsidP="00791DCF">
            <w:pPr>
              <w:spacing w:after="180"/>
              <w:ind w:left="1135" w:hanging="284"/>
              <w:rPr>
                <w:rFonts w:eastAsia="SimSun"/>
                <w:lang w:val="x-none"/>
              </w:rPr>
            </w:pPr>
            <w:r w:rsidRPr="00467143">
              <w:rPr>
                <w:rFonts w:eastAsia="SimSun"/>
                <w:lang w:val="x-none"/>
              </w:rPr>
              <w:t>-</w:t>
            </w:r>
            <w:r w:rsidRPr="00467143">
              <w:rPr>
                <w:rFonts w:eastAsia="SimSun"/>
                <w:lang w:val="x-none"/>
              </w:rPr>
              <w:tab/>
              <w:t xml:space="preserve">In case the valid symbol type is SBFD symbol, a slot is counted in the number of </w:t>
            </w:r>
            <m:oMath>
              <m:r>
                <w:rPr>
                  <w:rFonts w:ascii="Cambria Math" w:eastAsia="SimSun" w:hAnsi="Cambria Math"/>
                  <w:lang w:val="x-none"/>
                </w:rPr>
                <m:t>N∙K</m:t>
              </m:r>
            </m:oMath>
            <w:r w:rsidRPr="00467143">
              <w:rPr>
                <w:rFonts w:eastAsia="SimSun"/>
                <w:lang w:val="x-none"/>
              </w:rPr>
              <w:t xml:space="preserve"> </w:t>
            </w:r>
            <w:r w:rsidRPr="00467143">
              <w:rPr>
                <w:kern w:val="24"/>
                <w:lang w:val="x-none"/>
              </w:rPr>
              <w:t>slots</w:t>
            </w:r>
            <w:r w:rsidRPr="00467143">
              <w:rPr>
                <w:rFonts w:eastAsia="SimSun"/>
                <w:lang w:val="x-none"/>
              </w:rPr>
              <w:t xml:space="preserve"> if the symbols allocated for the transmission occasion in the slot are all SBFD symbols and not include a symbol of an SS/PBCH block with index provided by </w:t>
            </w:r>
            <w:proofErr w:type="spellStart"/>
            <w:r w:rsidRPr="00467143">
              <w:rPr>
                <w:rFonts w:eastAsia="SimSun"/>
                <w:i/>
                <w:lang w:val="x-none"/>
              </w:rPr>
              <w:t>ssb-PositionsInBurst</w:t>
            </w:r>
            <w:proofErr w:type="spellEnd"/>
            <w:r w:rsidRPr="00467143">
              <w:rPr>
                <w:rFonts w:eastAsia="SimSun"/>
                <w:lang w:val="x-none"/>
              </w:rPr>
              <w:t>.</w:t>
            </w:r>
          </w:p>
          <w:p w14:paraId="19A25B5D" w14:textId="77777777" w:rsidR="004F552D" w:rsidRPr="00467143" w:rsidRDefault="004F552D" w:rsidP="00791DCF">
            <w:pPr>
              <w:spacing w:after="180"/>
              <w:ind w:left="1135" w:hanging="284"/>
              <w:rPr>
                <w:rFonts w:eastAsia="SimSun"/>
                <w:lang w:val="x-none"/>
              </w:rPr>
            </w:pPr>
            <w:r w:rsidRPr="00467143">
              <w:rPr>
                <w:rFonts w:eastAsia="SimSun"/>
                <w:lang w:val="x-none"/>
              </w:rPr>
              <w:t>-</w:t>
            </w:r>
            <w:r w:rsidRPr="00467143">
              <w:rPr>
                <w:rFonts w:eastAsia="SimSun"/>
                <w:lang w:val="x-none"/>
              </w:rPr>
              <w:tab/>
              <w:t xml:space="preserve">In case the valid symbol type is non-SBFD symbol, if the PUSCH repetition type A is scheduled by DCI format 0_0 with CRC scrambled by TC-RNTI or RAR UL grant and associated with a PRACH transmission in second PRACH occasions, a slot is counted in the number of </w:t>
            </w:r>
            <m:oMath>
              <m:r>
                <w:rPr>
                  <w:rFonts w:ascii="Cambria Math" w:eastAsia="SimSun" w:hAnsi="Cambria Math"/>
                  <w:lang w:val="x-none"/>
                </w:rPr>
                <m:t>N∙K</m:t>
              </m:r>
            </m:oMath>
            <w:r w:rsidRPr="00467143">
              <w:rPr>
                <w:rFonts w:eastAsia="SimSun"/>
                <w:lang w:val="x-none"/>
              </w:rPr>
              <w:t xml:space="preserve"> </w:t>
            </w:r>
            <w:r w:rsidRPr="00467143">
              <w:rPr>
                <w:kern w:val="24"/>
                <w:lang w:val="x-none"/>
              </w:rPr>
              <w:t>slots</w:t>
            </w:r>
            <w:r w:rsidRPr="00467143">
              <w:rPr>
                <w:rFonts w:eastAsia="SimSun"/>
                <w:lang w:val="x-none"/>
              </w:rPr>
              <w:t xml:space="preserve"> if the symbols allocated for the transmission occasion in the slot are all non-SBFD symbols and not include a DL symbol indicated by </w:t>
            </w:r>
            <w:proofErr w:type="spellStart"/>
            <w:r w:rsidRPr="00467143">
              <w:rPr>
                <w:rFonts w:eastAsia="SimSun"/>
                <w:i/>
                <w:lang w:val="x-none"/>
              </w:rPr>
              <w:t>tdd</w:t>
            </w:r>
            <w:proofErr w:type="spellEnd"/>
            <w:r w:rsidRPr="00467143">
              <w:rPr>
                <w:rFonts w:eastAsia="SimSun"/>
                <w:i/>
                <w:lang w:val="x-none"/>
              </w:rPr>
              <w:t>-UL-DL-</w:t>
            </w:r>
            <w:proofErr w:type="spellStart"/>
            <w:r w:rsidRPr="00467143">
              <w:rPr>
                <w:rFonts w:eastAsia="SimSun"/>
                <w:i/>
                <w:lang w:val="x-none"/>
              </w:rPr>
              <w:t>ConfigurationCommon</w:t>
            </w:r>
            <w:proofErr w:type="spellEnd"/>
            <w:r w:rsidRPr="00467143">
              <w:rPr>
                <w:rFonts w:eastAsia="SimSun"/>
                <w:lang w:val="x-none"/>
              </w:rPr>
              <w:t xml:space="preserve">, if provided, or a symbol of an SS/PBCH block with index provided by </w:t>
            </w:r>
            <w:proofErr w:type="spellStart"/>
            <w:r w:rsidRPr="00467143">
              <w:rPr>
                <w:rFonts w:eastAsia="SimSun"/>
                <w:i/>
                <w:lang w:val="x-none"/>
              </w:rPr>
              <w:t>ssb-PositionsInBurst</w:t>
            </w:r>
            <w:proofErr w:type="spellEnd"/>
            <w:r w:rsidRPr="00467143">
              <w:rPr>
                <w:rFonts w:eastAsia="SimSun"/>
                <w:lang w:val="x-none"/>
              </w:rPr>
              <w:t xml:space="preserve">. Otherwise, a slot is counted in the number of </w:t>
            </w:r>
            <m:oMath>
              <m:r>
                <w:rPr>
                  <w:rFonts w:ascii="Cambria Math" w:eastAsia="SimSun" w:hAnsi="Cambria Math"/>
                  <w:lang w:val="x-none"/>
                </w:rPr>
                <m:t>N∙K</m:t>
              </m:r>
            </m:oMath>
            <w:r w:rsidRPr="00467143">
              <w:rPr>
                <w:rFonts w:eastAsia="SimSun"/>
                <w:lang w:val="x-none"/>
              </w:rPr>
              <w:t xml:space="preserve"> </w:t>
            </w:r>
            <w:r w:rsidRPr="00467143">
              <w:rPr>
                <w:kern w:val="24"/>
                <w:lang w:val="x-none"/>
              </w:rPr>
              <w:t>slots</w:t>
            </w:r>
            <w:r w:rsidRPr="00467143">
              <w:rPr>
                <w:rFonts w:eastAsia="SimSun"/>
                <w:lang w:val="x-none"/>
              </w:rPr>
              <w:t xml:space="preserve"> if the symbols allocated for the transmission occasion in the slot are all non-SBFD symbols and not include a DL symbol indicated by </w:t>
            </w:r>
            <w:proofErr w:type="spellStart"/>
            <w:r w:rsidRPr="00467143">
              <w:rPr>
                <w:rFonts w:eastAsia="SimSun"/>
                <w:i/>
                <w:lang w:val="x-none"/>
              </w:rPr>
              <w:t>tdd</w:t>
            </w:r>
            <w:proofErr w:type="spellEnd"/>
            <w:r w:rsidRPr="00467143">
              <w:rPr>
                <w:rFonts w:eastAsia="SimSun"/>
                <w:i/>
                <w:lang w:val="x-none"/>
              </w:rPr>
              <w:t>-UL-DL-</w:t>
            </w:r>
            <w:proofErr w:type="spellStart"/>
            <w:r w:rsidRPr="00467143">
              <w:rPr>
                <w:rFonts w:eastAsia="SimSun"/>
                <w:i/>
                <w:lang w:val="x-none"/>
              </w:rPr>
              <w:t>ConfigurationCommon</w:t>
            </w:r>
            <w:proofErr w:type="spellEnd"/>
            <w:r w:rsidRPr="00467143">
              <w:rPr>
                <w:rFonts w:eastAsia="SimSun"/>
                <w:lang w:val="x-none"/>
              </w:rPr>
              <w:t xml:space="preserve"> or </w:t>
            </w:r>
            <w:proofErr w:type="spellStart"/>
            <w:r w:rsidRPr="00467143">
              <w:rPr>
                <w:rFonts w:eastAsia="SimSun"/>
                <w:i/>
                <w:lang w:val="x-none"/>
              </w:rPr>
              <w:t>tdd</w:t>
            </w:r>
            <w:proofErr w:type="spellEnd"/>
            <w:r w:rsidRPr="00467143">
              <w:rPr>
                <w:rFonts w:eastAsia="SimSun"/>
                <w:i/>
                <w:lang w:val="x-none"/>
              </w:rPr>
              <w:t>-UL-DL-</w:t>
            </w:r>
            <w:proofErr w:type="spellStart"/>
            <w:r w:rsidRPr="00467143">
              <w:rPr>
                <w:rFonts w:eastAsia="SimSun"/>
                <w:i/>
                <w:lang w:val="x-none"/>
              </w:rPr>
              <w:t>ConfigurationDedicated</w:t>
            </w:r>
            <w:proofErr w:type="spellEnd"/>
            <w:r w:rsidRPr="00467143">
              <w:rPr>
                <w:rFonts w:eastAsia="SimSun"/>
                <w:lang w:val="x-none"/>
              </w:rPr>
              <w:t xml:space="preserve">, if provided, or a symbol of an SS/PBCH block with index provided by </w:t>
            </w:r>
            <w:proofErr w:type="spellStart"/>
            <w:r w:rsidRPr="00467143">
              <w:rPr>
                <w:rFonts w:eastAsia="SimSun"/>
                <w:i/>
                <w:lang w:val="x-none"/>
              </w:rPr>
              <w:t>ssb-PositionsInBurst</w:t>
            </w:r>
            <w:proofErr w:type="spellEnd"/>
            <w:r w:rsidRPr="00467143">
              <w:rPr>
                <w:rFonts w:eastAsia="SimSun"/>
                <w:lang w:val="x-none"/>
              </w:rPr>
              <w:t>.</w:t>
            </w:r>
          </w:p>
          <w:p w14:paraId="0497B09E" w14:textId="77777777" w:rsidR="004F552D" w:rsidRPr="00467143" w:rsidRDefault="004F552D" w:rsidP="00791DCF">
            <w:pPr>
              <w:spacing w:after="180"/>
              <w:ind w:left="851" w:hanging="284"/>
              <w:rPr>
                <w:rFonts w:eastAsia="SimSun"/>
                <w:lang w:val="x-none"/>
              </w:rPr>
            </w:pPr>
            <w:r w:rsidRPr="00467143">
              <w:rPr>
                <w:rFonts w:eastAsia="SimSun"/>
                <w:lang w:val="x-none"/>
              </w:rPr>
              <w:t>-</w:t>
            </w:r>
            <w:r w:rsidRPr="00467143">
              <w:rPr>
                <w:rFonts w:eastAsia="SimSun"/>
                <w:lang w:val="x-none"/>
              </w:rPr>
              <w:tab/>
              <w:t>For PUSCH repetition type B, UE drops an actual repetition if the actual repetition is not in the valid symbol type.</w:t>
            </w:r>
          </w:p>
          <w:p w14:paraId="4A5F48DB" w14:textId="77777777" w:rsidR="004F552D" w:rsidRPr="00467143" w:rsidRDefault="004F552D" w:rsidP="00791DCF">
            <w:pPr>
              <w:spacing w:after="180"/>
              <w:ind w:left="568" w:hanging="284"/>
              <w:rPr>
                <w:rFonts w:eastAsia="SimSun"/>
                <w:lang w:val="x-none"/>
              </w:rPr>
            </w:pPr>
            <w:r w:rsidRPr="00467143">
              <w:rPr>
                <w:rFonts w:eastAsia="SimSun"/>
                <w:lang w:val="x-none"/>
              </w:rPr>
              <w:t>-</w:t>
            </w:r>
            <w:r w:rsidRPr="00467143">
              <w:rPr>
                <w:rFonts w:eastAsia="SimSun"/>
                <w:lang w:val="x-none"/>
              </w:rPr>
              <w:tab/>
              <w:t xml:space="preserve">otherwise, the UE transmits the PUSCH occasions in SBFD symbols and non-SBFD symbols after applying </w:t>
            </w:r>
            <w:r w:rsidRPr="00467143">
              <w:rPr>
                <w:lang w:val="x-none"/>
              </w:rPr>
              <w:t>collision handling in clause 11.1 of [6, TS 38.213], if any</w:t>
            </w:r>
            <w:r w:rsidRPr="00467143">
              <w:rPr>
                <w:rFonts w:eastAsia="SimSun"/>
                <w:lang w:val="x-none"/>
              </w:rPr>
              <w:t xml:space="preserve">. For PUSCH repetition type A </w:t>
            </w:r>
            <w:r w:rsidRPr="004F1732">
              <w:rPr>
                <w:rFonts w:eastAsia="SimSun"/>
                <w:strike/>
                <w:color w:val="FF0000"/>
                <w:lang w:val="x-none"/>
              </w:rPr>
              <w:t xml:space="preserve">scheduled by DCI format 0_1, 0_2 or 0_3 </w:t>
            </w:r>
            <w:r w:rsidRPr="00467143">
              <w:rPr>
                <w:rFonts w:eastAsia="SimSun"/>
                <w:lang w:val="x-none"/>
              </w:rPr>
              <w:t xml:space="preserve">when </w:t>
            </w:r>
            <w:proofErr w:type="spellStart"/>
            <w:r w:rsidRPr="00467143">
              <w:rPr>
                <w:rFonts w:eastAsia="SimSun"/>
                <w:i/>
                <w:iCs/>
                <w:lang w:val="x-none"/>
              </w:rPr>
              <w:t>AvailableSlotCounting</w:t>
            </w:r>
            <w:proofErr w:type="spellEnd"/>
            <w:r w:rsidRPr="00467143">
              <w:rPr>
                <w:rFonts w:eastAsia="SimSun"/>
                <w:lang w:val="x-none"/>
              </w:rPr>
              <w:t xml:space="preserve"> is enabled and K&gt;1 or TB processing over multiple slots, a slot is counted in the number of </w:t>
            </w:r>
            <m:oMath>
              <m:r>
                <w:rPr>
                  <w:rFonts w:ascii="Cambria Math" w:eastAsia="SimSun" w:hAnsi="Cambria Math"/>
                  <w:lang w:val="x-none"/>
                </w:rPr>
                <m:t>N∙K</m:t>
              </m:r>
            </m:oMath>
            <w:r w:rsidRPr="00467143">
              <w:rPr>
                <w:rFonts w:eastAsia="SimSun"/>
                <w:lang w:val="x-none"/>
              </w:rPr>
              <w:t xml:space="preserve"> </w:t>
            </w:r>
            <w:r w:rsidRPr="00467143">
              <w:rPr>
                <w:kern w:val="24"/>
                <w:lang w:val="x-none"/>
              </w:rPr>
              <w:t>slots</w:t>
            </w:r>
            <w:r w:rsidRPr="00467143">
              <w:rPr>
                <w:rFonts w:eastAsia="SimSun"/>
                <w:lang w:val="x-none"/>
              </w:rPr>
              <w:t xml:space="preserve"> if the symbols allocated for the transmission occasion in the slot are all SBFD symbols and not include a symbol of an SS/PBCH block with index provided by </w:t>
            </w:r>
            <w:proofErr w:type="spellStart"/>
            <w:r w:rsidRPr="00467143">
              <w:rPr>
                <w:rFonts w:eastAsia="SimSun"/>
                <w:i/>
                <w:iCs/>
                <w:lang w:val="x-none"/>
              </w:rPr>
              <w:t>ssb-PositionsInBurst</w:t>
            </w:r>
            <w:proofErr w:type="spellEnd"/>
            <w:r w:rsidRPr="00467143">
              <w:rPr>
                <w:rFonts w:eastAsia="SimSun"/>
                <w:lang w:val="x-none"/>
              </w:rPr>
              <w:t xml:space="preserve">, or the symbols allocated for the transmission occasion in the slot are all non-SBFD symbols and not include a DL symbol indicated by </w:t>
            </w:r>
            <w:proofErr w:type="spellStart"/>
            <w:r w:rsidRPr="00467143">
              <w:rPr>
                <w:rFonts w:eastAsia="SimSun"/>
                <w:i/>
                <w:iCs/>
                <w:lang w:val="x-none"/>
              </w:rPr>
              <w:t>tdd</w:t>
            </w:r>
            <w:proofErr w:type="spellEnd"/>
            <w:r w:rsidRPr="00467143">
              <w:rPr>
                <w:rFonts w:eastAsia="SimSun"/>
                <w:i/>
                <w:iCs/>
                <w:lang w:val="x-none"/>
              </w:rPr>
              <w:t>-UL-DL-</w:t>
            </w:r>
            <w:proofErr w:type="spellStart"/>
            <w:r w:rsidRPr="00467143">
              <w:rPr>
                <w:rFonts w:eastAsia="SimSun"/>
                <w:i/>
                <w:iCs/>
                <w:lang w:val="x-none"/>
              </w:rPr>
              <w:t>ConfigurationCommon</w:t>
            </w:r>
            <w:proofErr w:type="spellEnd"/>
            <w:r w:rsidRPr="00467143">
              <w:rPr>
                <w:rFonts w:eastAsia="SimSun"/>
                <w:lang w:val="x-none"/>
              </w:rPr>
              <w:t xml:space="preserve"> or </w:t>
            </w:r>
            <w:proofErr w:type="spellStart"/>
            <w:r w:rsidRPr="00467143">
              <w:rPr>
                <w:rFonts w:eastAsia="SimSun"/>
                <w:i/>
                <w:iCs/>
                <w:lang w:val="x-none"/>
              </w:rPr>
              <w:t>tdd</w:t>
            </w:r>
            <w:proofErr w:type="spellEnd"/>
            <w:r w:rsidRPr="00467143">
              <w:rPr>
                <w:rFonts w:eastAsia="SimSun"/>
                <w:i/>
                <w:iCs/>
                <w:lang w:val="x-none"/>
              </w:rPr>
              <w:t>-UL-DL-</w:t>
            </w:r>
            <w:proofErr w:type="spellStart"/>
            <w:r w:rsidRPr="00467143">
              <w:rPr>
                <w:rFonts w:eastAsia="SimSun"/>
                <w:i/>
                <w:iCs/>
                <w:lang w:val="x-none"/>
              </w:rPr>
              <w:t>ConfigurationDedicated</w:t>
            </w:r>
            <w:proofErr w:type="spellEnd"/>
            <w:r w:rsidRPr="00467143">
              <w:rPr>
                <w:rFonts w:eastAsia="SimSun"/>
                <w:lang w:val="x-none"/>
              </w:rPr>
              <w:t xml:space="preserve">, if provided, or a symbol of an SS/PBCH block with index provided by </w:t>
            </w:r>
            <w:proofErr w:type="spellStart"/>
            <w:r w:rsidRPr="00467143">
              <w:rPr>
                <w:rFonts w:eastAsia="SimSun"/>
                <w:i/>
                <w:iCs/>
                <w:lang w:val="x-none"/>
              </w:rPr>
              <w:t>ssb-PositionsInBurst</w:t>
            </w:r>
            <w:proofErr w:type="spellEnd"/>
            <w:r w:rsidRPr="00467143">
              <w:rPr>
                <w:rFonts w:eastAsia="SimSun"/>
                <w:lang w:val="x-none"/>
              </w:rPr>
              <w:t>.</w:t>
            </w:r>
          </w:p>
          <w:p w14:paraId="447AE0E2" w14:textId="77777777" w:rsidR="004F552D" w:rsidRPr="00467143" w:rsidRDefault="004F552D" w:rsidP="00791DCF">
            <w:pPr>
              <w:spacing w:after="180"/>
              <w:rPr>
                <w:rFonts w:eastAsia="SimSun"/>
                <w:color w:val="000000"/>
              </w:rPr>
            </w:pPr>
            <w:r w:rsidRPr="00467143">
              <w:rPr>
                <w:rFonts w:eastAsia="SimSun"/>
                <w:color w:val="000000"/>
              </w:rPr>
              <w:t>For a UE configured with SBFD symbols and scheduled with a PUSCH transmission occasion that is mapped to SBFD symbols and non-SBFD symbols within a slot,</w:t>
            </w:r>
          </w:p>
          <w:p w14:paraId="39122A73" w14:textId="77777777" w:rsidR="004F552D" w:rsidRPr="00467143" w:rsidRDefault="004F552D" w:rsidP="00791DCF">
            <w:pPr>
              <w:spacing w:after="180"/>
              <w:ind w:left="568" w:hanging="284"/>
              <w:rPr>
                <w:rFonts w:eastAsia="SimSun"/>
                <w:lang w:val="x-none"/>
              </w:rPr>
            </w:pPr>
            <w:r w:rsidRPr="00467143">
              <w:rPr>
                <w:rFonts w:eastAsia="SimSun"/>
                <w:lang w:val="x-none"/>
              </w:rPr>
              <w:t>-</w:t>
            </w:r>
            <w:r w:rsidRPr="00467143">
              <w:rPr>
                <w:rFonts w:eastAsia="SimSun"/>
                <w:lang w:val="x-none"/>
              </w:rPr>
              <w:tab/>
              <w:t xml:space="preserve">If the PUSCH transmission occasion is scheduled for PUSCH repetition type A with </w:t>
            </w:r>
            <w:proofErr w:type="spellStart"/>
            <w:r w:rsidRPr="00467143">
              <w:rPr>
                <w:rFonts w:eastAsia="SimSun"/>
                <w:i/>
                <w:lang w:val="x-none"/>
              </w:rPr>
              <w:t>AvailableSlotCounting</w:t>
            </w:r>
            <w:proofErr w:type="spellEnd"/>
            <w:r w:rsidRPr="00467143">
              <w:rPr>
                <w:rFonts w:eastAsia="SimSun"/>
                <w:lang w:val="x-none"/>
              </w:rPr>
              <w:t xml:space="preserve"> is enabled and K&gt;1 or TB processing over multiple slots, </w:t>
            </w:r>
            <w:r w:rsidRPr="00467143">
              <w:rPr>
                <w:rFonts w:eastAsia="DengXian"/>
                <w:iCs/>
                <w:color w:val="000000"/>
                <w:lang w:val="x-none"/>
              </w:rPr>
              <w:t>or the PUSCH transmission is</w:t>
            </w:r>
            <w:r w:rsidRPr="00467143">
              <w:rPr>
                <w:rFonts w:eastAsia="DengXian"/>
                <w:color w:val="000000"/>
                <w:lang w:val="x-none"/>
              </w:rPr>
              <w:t xml:space="preserve"> scheduled by DCI format 0_0 with CRC scrambled by TC-RNTI or RAR UL grant and associated with a PRACH transmission in a second PRACH occasion, </w:t>
            </w:r>
            <w:r w:rsidRPr="00467143">
              <w:rPr>
                <w:rFonts w:eastAsia="SimSun"/>
                <w:lang w:val="x-none"/>
              </w:rPr>
              <w:t xml:space="preserve">the slot is not counted in the number of </w:t>
            </w:r>
            <m:oMath>
              <m:r>
                <w:rPr>
                  <w:rFonts w:ascii="Cambria Math" w:eastAsia="SimSun" w:hAnsi="Cambria Math"/>
                  <w:lang w:val="x-none"/>
                </w:rPr>
                <m:t>N∙K</m:t>
              </m:r>
            </m:oMath>
            <w:r w:rsidRPr="00467143">
              <w:rPr>
                <w:rFonts w:eastAsia="SimSun"/>
                <w:lang w:val="x-none"/>
              </w:rPr>
              <w:t xml:space="preserve"> </w:t>
            </w:r>
            <w:r w:rsidRPr="00467143">
              <w:rPr>
                <w:kern w:val="24"/>
                <w:lang w:val="x-none"/>
              </w:rPr>
              <w:t>slots</w:t>
            </w:r>
            <w:r w:rsidRPr="00467143">
              <w:rPr>
                <w:rFonts w:eastAsia="SimSun"/>
              </w:rPr>
              <w:t>.</w:t>
            </w:r>
            <w:r w:rsidRPr="00467143">
              <w:rPr>
                <w:rFonts w:eastAsia="SimSun"/>
                <w:lang w:val="x-none"/>
              </w:rPr>
              <w:t xml:space="preserve"> </w:t>
            </w:r>
            <w:r w:rsidRPr="00467143">
              <w:rPr>
                <w:rFonts w:eastAsia="SimSun"/>
              </w:rPr>
              <w:t xml:space="preserve"> </w:t>
            </w:r>
          </w:p>
          <w:p w14:paraId="08F34A48" w14:textId="77777777" w:rsidR="004F552D" w:rsidRPr="00467143" w:rsidRDefault="004F552D" w:rsidP="00791DCF">
            <w:pPr>
              <w:spacing w:after="180"/>
              <w:ind w:left="568" w:hanging="284"/>
              <w:rPr>
                <w:rFonts w:eastAsia="SimSun"/>
                <w:lang w:val="x-none"/>
              </w:rPr>
            </w:pPr>
            <w:r w:rsidRPr="00467143">
              <w:rPr>
                <w:rFonts w:eastAsia="SimSun"/>
                <w:lang w:val="x-none"/>
              </w:rPr>
              <w:t>-</w:t>
            </w:r>
            <w:r w:rsidRPr="00467143">
              <w:rPr>
                <w:rFonts w:eastAsia="SimSun"/>
                <w:lang w:val="x-none"/>
              </w:rPr>
              <w:tab/>
              <w:t xml:space="preserve">If the PUSCH transmission occasion is a nominal repetition for PUSCH repetition type B, the nominal repetition is segmented into actual repetitions around boundary of SBFD symbols and non-SBFD symbols. If the UE is not configured with </w:t>
            </w:r>
            <w:r w:rsidRPr="00467143">
              <w:rPr>
                <w:rFonts w:eastAsia="SimSun"/>
                <w:i/>
                <w:iCs/>
                <w:lang w:val="x-none"/>
              </w:rPr>
              <w:t>sbfd-Config2-Transmission</w:t>
            </w:r>
            <w:r w:rsidRPr="00467143">
              <w:rPr>
                <w:rFonts w:eastAsia="SimSun"/>
                <w:lang w:val="x-none"/>
              </w:rPr>
              <w:t>, UE drops an actual repetition if the actual repetition is not in the valid symbol type.</w:t>
            </w:r>
          </w:p>
          <w:p w14:paraId="78757116" w14:textId="77777777" w:rsidR="004F552D" w:rsidRPr="00D20BF1" w:rsidRDefault="004F552D" w:rsidP="00791DCF">
            <w:pPr>
              <w:spacing w:after="180"/>
              <w:ind w:left="568" w:hanging="284"/>
              <w:rPr>
                <w:rFonts w:eastAsia="SimSun"/>
                <w:lang w:val="x-none"/>
              </w:rPr>
            </w:pPr>
            <w:r w:rsidRPr="00467143">
              <w:rPr>
                <w:rFonts w:eastAsia="SimSun"/>
              </w:rPr>
              <w:t>-</w:t>
            </w:r>
            <w:r w:rsidRPr="00467143">
              <w:rPr>
                <w:rFonts w:eastAsia="SimSun"/>
              </w:rPr>
              <w:tab/>
              <w:t>Otherwise, the UE does not transmit the PUSCH transmission occasion.</w:t>
            </w:r>
          </w:p>
          <w:p w14:paraId="4C805D64" w14:textId="77777777" w:rsidR="004F552D" w:rsidRPr="003C4659" w:rsidRDefault="004F552D" w:rsidP="00791DCF">
            <w:pPr>
              <w:spacing w:after="180"/>
              <w:jc w:val="center"/>
              <w:rPr>
                <w:rFonts w:eastAsia="SimSun"/>
                <w:color w:val="FF0000"/>
              </w:rPr>
            </w:pPr>
            <w:r w:rsidRPr="003C4659">
              <w:rPr>
                <w:rFonts w:eastAsia="SimSun"/>
                <w:color w:val="FF0000"/>
              </w:rPr>
              <w:t>&lt;unchanged texts omitted&gt;</w:t>
            </w:r>
          </w:p>
          <w:p w14:paraId="738B9DAA" w14:textId="77777777" w:rsidR="004F552D" w:rsidRPr="0006221C" w:rsidRDefault="004F552D" w:rsidP="00791DCF">
            <w:pPr>
              <w:spacing w:after="180"/>
              <w:jc w:val="center"/>
              <w:rPr>
                <w:rFonts w:eastAsia="MS Mincho"/>
                <w:color w:val="0000FF"/>
                <w:sz w:val="36"/>
                <w:szCs w:val="36"/>
                <w:lang w:eastAsia="ja-JP"/>
              </w:rPr>
            </w:pPr>
            <w:r w:rsidRPr="003C4659">
              <w:rPr>
                <w:rFonts w:eastAsia="SimSun"/>
                <w:color w:val="0000FF"/>
                <w:sz w:val="36"/>
                <w:szCs w:val="36"/>
              </w:rPr>
              <w:t>==============End of change==============</w:t>
            </w:r>
          </w:p>
        </w:tc>
      </w:tr>
    </w:tbl>
    <w:p w14:paraId="1D8BFEF9" w14:textId="1391DD4D" w:rsidR="004F552D" w:rsidRDefault="004F552D" w:rsidP="004F552D">
      <w:pPr>
        <w:rPr>
          <w:rFonts w:eastAsia="MS Mincho"/>
          <w:lang w:eastAsia="ja-JP"/>
        </w:rPr>
      </w:pPr>
      <w:r>
        <w:rPr>
          <w:rFonts w:eastAsia="MS Mincho" w:hint="eastAsia"/>
          <w:lang w:eastAsia="ja-JP"/>
        </w:rPr>
        <w:lastRenderedPageBreak/>
        <w:t xml:space="preserve">Final CR in </w:t>
      </w:r>
      <w:hyperlink r:id="rId228" w:history="1">
        <w:r w:rsidR="00C62C50">
          <w:rPr>
            <w:rStyle w:val="Hyperlink"/>
            <w:rFonts w:eastAsia="MS Mincho"/>
            <w:highlight w:val="green"/>
            <w:lang w:eastAsia="ja-JP"/>
          </w:rPr>
          <w:t>R1-2605542</w:t>
        </w:r>
      </w:hyperlink>
      <w:r>
        <w:rPr>
          <w:rFonts w:eastAsia="MS Mincho" w:hint="eastAsia"/>
          <w:lang w:eastAsia="ja-JP"/>
        </w:rPr>
        <w:t xml:space="preserve"> is </w:t>
      </w:r>
      <w:r w:rsidR="00931C83" w:rsidRPr="00931C83">
        <w:rPr>
          <w:rFonts w:eastAsia="MS Mincho"/>
          <w:highlight w:val="green"/>
          <w:lang w:eastAsia="ja-JP"/>
        </w:rPr>
        <w:t>agreed</w:t>
      </w:r>
      <w:r>
        <w:rPr>
          <w:rFonts w:eastAsia="MS Mincho" w:hint="eastAsia"/>
          <w:lang w:eastAsia="ja-JP"/>
        </w:rPr>
        <w:t>.</w:t>
      </w:r>
    </w:p>
    <w:p w14:paraId="4A86B8B4" w14:textId="078F8B8E" w:rsidR="00931C83" w:rsidRDefault="00931C83" w:rsidP="004F552D">
      <w:pPr>
        <w:rPr>
          <w:rFonts w:eastAsia="MS Mincho"/>
          <w:lang w:eastAsia="ja-JP"/>
        </w:rPr>
      </w:pPr>
      <w:r>
        <w:rPr>
          <w:rFonts w:eastAsia="MS Mincho"/>
          <w:lang w:eastAsia="ja-JP"/>
        </w:rPr>
        <w:lastRenderedPageBreak/>
        <w:t>(</w:t>
      </w:r>
      <w:r w:rsidR="00551249">
        <w:rPr>
          <w:rFonts w:eastAsia="MS Mincho"/>
          <w:lang w:eastAsia="ja-JP"/>
        </w:rPr>
        <w:t xml:space="preserve">Rel-19, </w:t>
      </w:r>
      <w:r>
        <w:rPr>
          <w:rFonts w:eastAsia="MS Mincho"/>
          <w:lang w:eastAsia="ja-JP"/>
        </w:rPr>
        <w:t>TS 38.214</w:t>
      </w:r>
      <w:r w:rsidR="00551249">
        <w:rPr>
          <w:rFonts w:eastAsia="MS Mincho"/>
          <w:lang w:eastAsia="ja-JP"/>
        </w:rPr>
        <w:t>,</w:t>
      </w:r>
      <w:r>
        <w:rPr>
          <w:rFonts w:eastAsia="MS Mincho"/>
          <w:lang w:eastAsia="ja-JP"/>
        </w:rPr>
        <w:t xml:space="preserve"> </w:t>
      </w:r>
      <w:proofErr w:type="spellStart"/>
      <w:r w:rsidR="00551249" w:rsidRPr="00551249">
        <w:rPr>
          <w:rFonts w:eastAsia="MS Mincho"/>
          <w:lang w:eastAsia="ja-JP"/>
        </w:rPr>
        <w:t>NR_duplex_evo</w:t>
      </w:r>
      <w:proofErr w:type="spellEnd"/>
      <w:r w:rsidR="00551249" w:rsidRPr="00551249">
        <w:rPr>
          <w:rFonts w:eastAsia="MS Mincho"/>
          <w:lang w:eastAsia="ja-JP"/>
        </w:rPr>
        <w:t>-Core</w:t>
      </w:r>
      <w:r w:rsidR="00551249">
        <w:rPr>
          <w:rFonts w:eastAsia="MS Mincho"/>
          <w:lang w:eastAsia="ja-JP"/>
        </w:rPr>
        <w:t>,</w:t>
      </w:r>
      <w:r w:rsidR="00551249" w:rsidRPr="00551249">
        <w:rPr>
          <w:rFonts w:eastAsia="MS Mincho"/>
          <w:lang w:eastAsia="ja-JP"/>
        </w:rPr>
        <w:t xml:space="preserve"> </w:t>
      </w:r>
      <w:r>
        <w:rPr>
          <w:rFonts w:eastAsia="MS Mincho"/>
          <w:lang w:eastAsia="ja-JP"/>
        </w:rPr>
        <w:t>CR 0773, Cat F)</w:t>
      </w:r>
    </w:p>
    <w:p w14:paraId="1EC16B21" w14:textId="77777777" w:rsidR="004F552D" w:rsidRDefault="004F552D" w:rsidP="004F552D">
      <w:pPr>
        <w:snapToGrid w:val="0"/>
        <w:spacing w:after="120"/>
        <w:contextualSpacing/>
        <w:rPr>
          <w:rFonts w:eastAsia="MS Mincho"/>
          <w:b/>
          <w:bCs/>
          <w:lang w:eastAsia="ja-JP"/>
        </w:rPr>
      </w:pPr>
    </w:p>
    <w:p w14:paraId="7D378E34" w14:textId="77777777" w:rsidR="004F552D" w:rsidRPr="00811AB5" w:rsidRDefault="004F552D" w:rsidP="004F552D">
      <w:pPr>
        <w:snapToGrid w:val="0"/>
        <w:spacing w:after="120"/>
        <w:contextualSpacing/>
        <w:rPr>
          <w:rFonts w:eastAsiaTheme="minorEastAsia"/>
        </w:rPr>
      </w:pPr>
      <w:r w:rsidRPr="00811AB5">
        <w:rPr>
          <w:rFonts w:eastAsiaTheme="minorEastAsia"/>
          <w:highlight w:val="green"/>
        </w:rPr>
        <w:t>Agreement:</w:t>
      </w:r>
    </w:p>
    <w:p w14:paraId="57574A17" w14:textId="77777777" w:rsidR="004F552D" w:rsidRDefault="004F552D" w:rsidP="004F552D">
      <w:pPr>
        <w:snapToGrid w:val="0"/>
        <w:spacing w:after="120"/>
        <w:contextualSpacing/>
        <w:rPr>
          <w:rFonts w:eastAsia="MS Mincho"/>
          <w:lang w:eastAsia="ja-JP"/>
        </w:rPr>
      </w:pPr>
      <w:r w:rsidRPr="00647FF1">
        <w:rPr>
          <w:rFonts w:eastAsia="MS Mincho" w:hint="eastAsia"/>
          <w:lang w:eastAsia="ja-JP"/>
        </w:rPr>
        <w:t xml:space="preserve">Adopt </w:t>
      </w:r>
      <w:r w:rsidRPr="00647FF1">
        <w:rPr>
          <w:rFonts w:eastAsia="MS Mincho"/>
          <w:lang w:eastAsia="ja-JP"/>
        </w:rPr>
        <w:t>the following TP to TS38.21</w:t>
      </w:r>
      <w:r>
        <w:rPr>
          <w:rFonts w:eastAsia="MS Mincho"/>
          <w:lang w:eastAsia="ja-JP"/>
        </w:rPr>
        <w:t>4</w:t>
      </w:r>
      <w:r w:rsidRPr="00647FF1">
        <w:rPr>
          <w:rFonts w:eastAsia="MS Mincho"/>
          <w:lang w:eastAsia="ja-JP"/>
        </w:rPr>
        <w:t xml:space="preserve"> Section </w:t>
      </w:r>
      <w:r>
        <w:rPr>
          <w:rFonts w:eastAsia="MS Mincho"/>
          <w:lang w:eastAsia="ja-JP"/>
        </w:rPr>
        <w:t>5.2.1.4</w:t>
      </w:r>
      <w:r w:rsidRPr="00647FF1">
        <w:rPr>
          <w:rFonts w:eastAsia="MS Mincho"/>
          <w:lang w:eastAsia="ja-JP"/>
        </w:rPr>
        <w:t xml:space="preserve"> </w:t>
      </w:r>
      <w:r>
        <w:rPr>
          <w:rFonts w:eastAsia="MS Mincho" w:hint="eastAsia"/>
          <w:lang w:eastAsia="ja-JP"/>
        </w:rPr>
        <w:t>in principle.</w:t>
      </w:r>
    </w:p>
    <w:tbl>
      <w:tblPr>
        <w:tblStyle w:val="TableGrid"/>
        <w:tblW w:w="0" w:type="auto"/>
        <w:tblLook w:val="04A0" w:firstRow="1" w:lastRow="0" w:firstColumn="1" w:lastColumn="0" w:noHBand="0" w:noVBand="1"/>
      </w:tblPr>
      <w:tblGrid>
        <w:gridCol w:w="9631"/>
      </w:tblGrid>
      <w:tr w:rsidR="004F552D" w14:paraId="4500A84D" w14:textId="77777777" w:rsidTr="00791DCF">
        <w:tc>
          <w:tcPr>
            <w:tcW w:w="9631" w:type="dxa"/>
          </w:tcPr>
          <w:p w14:paraId="4AC22F18" w14:textId="77777777" w:rsidR="004F552D" w:rsidRPr="00BD3483" w:rsidRDefault="004F552D" w:rsidP="00791DCF">
            <w:pPr>
              <w:snapToGrid w:val="0"/>
              <w:spacing w:after="120"/>
              <w:contextualSpacing/>
              <w:rPr>
                <w:rFonts w:eastAsia="MS Mincho"/>
                <w:lang w:eastAsia="ja-JP"/>
              </w:rPr>
            </w:pPr>
            <w:r>
              <w:rPr>
                <w:rFonts w:eastAsia="MS Mincho" w:hint="eastAsia"/>
                <w:lang w:eastAsia="ja-JP"/>
              </w:rPr>
              <w:t>----</w:t>
            </w:r>
          </w:p>
          <w:p w14:paraId="16958449" w14:textId="77777777" w:rsidR="004F552D" w:rsidRPr="002B73D6" w:rsidRDefault="004F552D" w:rsidP="00791DCF">
            <w:pPr>
              <w:spacing w:beforeLines="50" w:before="120" w:afterLines="50" w:after="120"/>
              <w:rPr>
                <w:rFonts w:eastAsia="SimSun"/>
                <w:lang w:eastAsia="zh-CN"/>
              </w:rPr>
            </w:pPr>
            <w:r w:rsidRPr="0006221C">
              <w:rPr>
                <w:rFonts w:eastAsia="SimSun"/>
                <w:b/>
              </w:rPr>
              <w:t>Reason for change</w:t>
            </w:r>
            <w:r w:rsidRPr="0006221C">
              <w:rPr>
                <w:rFonts w:eastAsia="SimSun"/>
              </w:rPr>
              <w:t>:</w:t>
            </w:r>
            <w:r w:rsidRPr="002B73D6">
              <w:rPr>
                <w:rFonts w:eastAsia="SimSun"/>
              </w:rPr>
              <w:t xml:space="preserve"> The </w:t>
            </w:r>
            <w:r w:rsidRPr="002B73D6">
              <w:rPr>
                <w:rFonts w:eastAsia="SimSun"/>
                <w:lang w:eastAsia="zh-CN"/>
              </w:rPr>
              <w:t xml:space="preserve">agreement achieved during RAN1#117 meeting for CSI reporting </w:t>
            </w:r>
            <w:proofErr w:type="spellStart"/>
            <w:r w:rsidRPr="002B73D6">
              <w:rPr>
                <w:rFonts w:eastAsia="SimSun"/>
                <w:lang w:eastAsia="zh-CN"/>
              </w:rPr>
              <w:t>subband</w:t>
            </w:r>
            <w:proofErr w:type="spellEnd"/>
            <w:r w:rsidRPr="002B73D6">
              <w:rPr>
                <w:rFonts w:eastAsia="SimSun"/>
                <w:lang w:eastAsia="zh-CN"/>
              </w:rPr>
              <w:t xml:space="preserve"> with SBFD operation</w:t>
            </w:r>
            <w:r w:rsidRPr="002B73D6">
              <w:rPr>
                <w:rFonts w:eastAsia="SimSun"/>
              </w:rPr>
              <w:t xml:space="preserve"> is missing. It should be captured in TS 38.214 that </w:t>
            </w:r>
            <w:r w:rsidRPr="002B73D6">
              <w:rPr>
                <w:rFonts w:eastAsia="SimSun"/>
                <w:lang w:eastAsia="zh-CN"/>
              </w:rPr>
              <w:t xml:space="preserve">if a configured CSI </w:t>
            </w:r>
            <w:proofErr w:type="spellStart"/>
            <w:r w:rsidRPr="002B73D6">
              <w:rPr>
                <w:rFonts w:eastAsia="SimSun"/>
                <w:lang w:eastAsia="zh-CN"/>
              </w:rPr>
              <w:t>subband</w:t>
            </w:r>
            <w:proofErr w:type="spellEnd"/>
            <w:r w:rsidRPr="002B73D6">
              <w:rPr>
                <w:rFonts w:eastAsia="SimSun"/>
                <w:lang w:eastAsia="zh-CN"/>
              </w:rPr>
              <w:t xml:space="preserve"> overlaps with at least one PRB outside </w:t>
            </w:r>
            <w:r w:rsidRPr="002B73D6">
              <w:rPr>
                <w:rFonts w:eastAsia="Malgun Gothic"/>
                <w:lang w:eastAsia="zh-CN"/>
              </w:rPr>
              <w:t xml:space="preserve">DL usable PRBs, the CSI reporting </w:t>
            </w:r>
            <w:proofErr w:type="spellStart"/>
            <w:r w:rsidRPr="002B73D6">
              <w:rPr>
                <w:rFonts w:eastAsia="Malgun Gothic"/>
                <w:lang w:eastAsia="zh-CN"/>
              </w:rPr>
              <w:t>subband</w:t>
            </w:r>
            <w:proofErr w:type="spellEnd"/>
            <w:r w:rsidRPr="002B73D6">
              <w:rPr>
                <w:rFonts w:eastAsia="Malgun Gothic"/>
                <w:lang w:eastAsia="zh-CN"/>
              </w:rPr>
              <w:t xml:space="preserve"> includes PRB(s) within DL usable PRBs only, on top of </w:t>
            </w:r>
            <w:r w:rsidRPr="002B73D6">
              <w:rPr>
                <w:rFonts w:eastAsia="SimSun"/>
                <w:bCs/>
                <w:lang w:eastAsia="zh-CN"/>
              </w:rPr>
              <w:t>the TP agreed in RAN1#122 meeting</w:t>
            </w:r>
            <w:r w:rsidRPr="002B73D6">
              <w:rPr>
                <w:rFonts w:eastAsia="SimSun"/>
                <w:lang w:eastAsia="zh-CN"/>
              </w:rPr>
              <w:t>.</w:t>
            </w:r>
          </w:p>
          <w:p w14:paraId="0100B2D3" w14:textId="77777777" w:rsidR="004F552D" w:rsidRPr="002B73D6" w:rsidRDefault="004F552D" w:rsidP="00791DCF">
            <w:pPr>
              <w:spacing w:beforeLines="50" w:before="120" w:afterLines="50" w:after="120"/>
              <w:rPr>
                <w:rFonts w:eastAsia="SimSun"/>
                <w:lang w:eastAsia="zh-CN"/>
              </w:rPr>
            </w:pPr>
            <w:r w:rsidRPr="0006221C">
              <w:t>----------------------------------</w:t>
            </w:r>
            <w:r w:rsidRPr="0006221C">
              <w:rPr>
                <w:rFonts w:eastAsia="SimSun"/>
                <w:lang w:eastAsia="zh-CN"/>
              </w:rPr>
              <w:t>------</w:t>
            </w:r>
            <w:r w:rsidRPr="0006221C">
              <w:t>------------------Start of TP#1---------------------------</w:t>
            </w:r>
            <w:r w:rsidRPr="0006221C">
              <w:rPr>
                <w:rFonts w:eastAsia="SimSun"/>
                <w:lang w:eastAsia="zh-CN"/>
              </w:rPr>
              <w:t>-----</w:t>
            </w:r>
            <w:r w:rsidRPr="0006221C">
              <w:t>------------------------------</w:t>
            </w:r>
          </w:p>
          <w:p w14:paraId="12D8F503" w14:textId="77777777" w:rsidR="004F552D" w:rsidRPr="002B73D6" w:rsidRDefault="004F552D" w:rsidP="00791DCF">
            <w:pPr>
              <w:rPr>
                <w:rFonts w:ascii="Arial" w:eastAsia="SimSun" w:hAnsi="Arial"/>
                <w:color w:val="000000"/>
                <w:sz w:val="24"/>
              </w:rPr>
            </w:pPr>
            <w:r w:rsidRPr="002B73D6">
              <w:rPr>
                <w:rFonts w:ascii="Arial" w:eastAsia="SimSun" w:hAnsi="Arial"/>
                <w:color w:val="000000"/>
                <w:sz w:val="24"/>
              </w:rPr>
              <w:t>5.2.1.4</w:t>
            </w:r>
            <w:r w:rsidRPr="002B73D6">
              <w:rPr>
                <w:rFonts w:ascii="Arial" w:eastAsia="SimSun" w:hAnsi="Arial"/>
                <w:color w:val="000000"/>
                <w:sz w:val="24"/>
              </w:rPr>
              <w:tab/>
              <w:t>Reporting configurations</w:t>
            </w:r>
          </w:p>
          <w:p w14:paraId="283C3BF3" w14:textId="77777777" w:rsidR="004F552D" w:rsidRPr="002B73D6" w:rsidRDefault="004F552D" w:rsidP="00791DCF">
            <w:pPr>
              <w:spacing w:beforeLines="50" w:before="120" w:afterLines="50" w:after="120"/>
              <w:rPr>
                <w:rFonts w:eastAsia="SimSun"/>
                <w:lang w:eastAsia="zh-CN"/>
              </w:rPr>
            </w:pPr>
            <w:r w:rsidRPr="002B73D6">
              <w:rPr>
                <w:rFonts w:eastAsia="SimSun"/>
                <w:lang w:eastAsia="zh-CN"/>
              </w:rPr>
              <w:t>…</w:t>
            </w:r>
          </w:p>
          <w:p w14:paraId="29D49FAD" w14:textId="77777777" w:rsidR="004F552D" w:rsidRPr="002B73D6" w:rsidRDefault="004F552D" w:rsidP="00791DCF">
            <w:pPr>
              <w:spacing w:after="180"/>
              <w:rPr>
                <w:rFonts w:eastAsia="SimSun"/>
                <w:color w:val="000000"/>
              </w:rPr>
            </w:pPr>
            <w:r w:rsidRPr="002B73D6">
              <w:rPr>
                <w:rFonts w:eastAsia="SimSun"/>
                <w:color w:val="000000"/>
              </w:rPr>
              <w:t xml:space="preserve">The </w:t>
            </w:r>
            <w:proofErr w:type="spellStart"/>
            <w:r w:rsidRPr="002B73D6">
              <w:rPr>
                <w:rFonts w:eastAsia="SimSun"/>
                <w:i/>
                <w:color w:val="000000"/>
              </w:rPr>
              <w:t>reportFreqConfiguration</w:t>
            </w:r>
            <w:proofErr w:type="spellEnd"/>
            <w:r w:rsidRPr="002B73D6">
              <w:rPr>
                <w:rFonts w:eastAsia="SimSun"/>
                <w:color w:val="000000"/>
              </w:rPr>
              <w:t xml:space="preserve"> contained in a </w:t>
            </w:r>
            <w:r w:rsidRPr="002B73D6">
              <w:rPr>
                <w:rFonts w:eastAsia="SimSun"/>
                <w:i/>
                <w:color w:val="000000"/>
              </w:rPr>
              <w:t>CSI-</w:t>
            </w:r>
            <w:proofErr w:type="spellStart"/>
            <w:r w:rsidRPr="002B73D6">
              <w:rPr>
                <w:rFonts w:eastAsia="SimSun"/>
                <w:i/>
                <w:color w:val="000000"/>
              </w:rPr>
              <w:t>ReportConfig</w:t>
            </w:r>
            <w:proofErr w:type="spellEnd"/>
            <w:r w:rsidRPr="002B73D6">
              <w:rPr>
                <w:rFonts w:eastAsia="SimSun"/>
                <w:i/>
                <w:color w:val="000000"/>
              </w:rPr>
              <w:t xml:space="preserve"> </w:t>
            </w:r>
            <w:r w:rsidRPr="002B73D6">
              <w:rPr>
                <w:rFonts w:eastAsia="SimSun"/>
                <w:color w:val="000000"/>
              </w:rPr>
              <w:t xml:space="preserve">indicates the frequency granularity of the CSI Report. A CSI Reporting Setting configuration defines a CSI reporting band as a subset of </w:t>
            </w:r>
            <w:proofErr w:type="spellStart"/>
            <w:r w:rsidRPr="002B73D6">
              <w:rPr>
                <w:rFonts w:eastAsia="SimSun"/>
                <w:color w:val="000000"/>
              </w:rPr>
              <w:t>subbands</w:t>
            </w:r>
            <w:proofErr w:type="spellEnd"/>
            <w:r w:rsidRPr="002B73D6">
              <w:rPr>
                <w:rFonts w:eastAsia="SimSun"/>
                <w:color w:val="000000"/>
              </w:rPr>
              <w:t xml:space="preserve"> of the bandwidth part, where the </w:t>
            </w:r>
            <w:proofErr w:type="spellStart"/>
            <w:r w:rsidRPr="002B73D6">
              <w:rPr>
                <w:rFonts w:eastAsia="SimSun"/>
                <w:i/>
                <w:color w:val="000000"/>
              </w:rPr>
              <w:t>reportFreqConfiguration</w:t>
            </w:r>
            <w:proofErr w:type="spellEnd"/>
            <w:r w:rsidRPr="002B73D6">
              <w:rPr>
                <w:rFonts w:eastAsia="SimSun"/>
                <w:color w:val="000000"/>
              </w:rPr>
              <w:t xml:space="preserve"> indicates: </w:t>
            </w:r>
          </w:p>
          <w:p w14:paraId="5CFE6921" w14:textId="77777777" w:rsidR="004F552D" w:rsidRPr="002B73D6" w:rsidRDefault="004F552D" w:rsidP="00791DCF">
            <w:pPr>
              <w:spacing w:after="180"/>
              <w:ind w:left="568" w:hanging="284"/>
              <w:rPr>
                <w:rFonts w:eastAsia="SimSun"/>
                <w:lang w:val="x-none"/>
              </w:rPr>
            </w:pPr>
            <w:r w:rsidRPr="002B73D6">
              <w:rPr>
                <w:rFonts w:eastAsia="SimSun"/>
                <w:lang w:val="x-none"/>
              </w:rPr>
              <w:t>-</w:t>
            </w:r>
            <w:r w:rsidRPr="002B73D6">
              <w:rPr>
                <w:rFonts w:eastAsia="SimSun"/>
                <w:lang w:val="x-none"/>
              </w:rPr>
              <w:tab/>
              <w:t xml:space="preserve">the </w:t>
            </w:r>
            <w:proofErr w:type="spellStart"/>
            <w:r w:rsidRPr="002B73D6">
              <w:rPr>
                <w:rFonts w:eastAsia="SimSun"/>
                <w:i/>
              </w:rPr>
              <w:t>csi</w:t>
            </w:r>
            <w:proofErr w:type="spellEnd"/>
            <w:r w:rsidRPr="002B73D6">
              <w:rPr>
                <w:rFonts w:eastAsia="SimSun"/>
                <w:i/>
                <w:lang w:val="x-none"/>
              </w:rPr>
              <w:t>-</w:t>
            </w:r>
            <w:proofErr w:type="spellStart"/>
            <w:r w:rsidRPr="002B73D6">
              <w:rPr>
                <w:rFonts w:eastAsia="SimSun"/>
                <w:i/>
                <w:lang w:val="x-none"/>
              </w:rPr>
              <w:t>ReportingBand</w:t>
            </w:r>
            <w:proofErr w:type="spellEnd"/>
            <w:r w:rsidRPr="002B73D6">
              <w:rPr>
                <w:rFonts w:eastAsia="SimSun"/>
                <w:lang w:val="x-none"/>
              </w:rPr>
              <w:t xml:space="preserve"> as a contiguous or non-contiguous subset of </w:t>
            </w:r>
            <w:proofErr w:type="spellStart"/>
            <w:r w:rsidRPr="002B73D6">
              <w:rPr>
                <w:rFonts w:eastAsia="SimSun"/>
                <w:lang w:val="x-none"/>
              </w:rPr>
              <w:t>subbands</w:t>
            </w:r>
            <w:proofErr w:type="spellEnd"/>
            <w:r w:rsidRPr="002B73D6">
              <w:rPr>
                <w:rFonts w:eastAsia="SimSun"/>
                <w:lang w:val="x-none"/>
              </w:rPr>
              <w:t xml:space="preserve"> in the bandwidth part for which CSI shall be reported. </w:t>
            </w:r>
          </w:p>
          <w:p w14:paraId="2713FECE" w14:textId="77777777" w:rsidR="004F552D" w:rsidRPr="002B73D6" w:rsidRDefault="004F552D" w:rsidP="00791DCF">
            <w:pPr>
              <w:spacing w:after="180"/>
              <w:ind w:left="851" w:hanging="284"/>
              <w:rPr>
                <w:rFonts w:eastAsia="SimSun"/>
                <w:lang w:val="x-none"/>
              </w:rPr>
            </w:pPr>
            <w:r w:rsidRPr="002B73D6">
              <w:rPr>
                <w:rFonts w:eastAsia="SimSun"/>
                <w:lang w:val="x-none"/>
              </w:rPr>
              <w:t>-</w:t>
            </w:r>
            <w:r w:rsidRPr="002B73D6">
              <w:rPr>
                <w:rFonts w:eastAsia="SimSun"/>
                <w:lang w:val="x-none"/>
              </w:rPr>
              <w:tab/>
              <w:t xml:space="preserve">A UE is not expected to be configured with </w:t>
            </w:r>
            <w:proofErr w:type="spellStart"/>
            <w:r w:rsidRPr="002B73D6">
              <w:rPr>
                <w:rFonts w:eastAsia="SimSun"/>
                <w:i/>
                <w:lang w:val="x-none"/>
              </w:rPr>
              <w:t>csi-ReportingBand</w:t>
            </w:r>
            <w:proofErr w:type="spellEnd"/>
            <w:r w:rsidRPr="002B73D6">
              <w:rPr>
                <w:rFonts w:eastAsia="SimSun"/>
                <w:lang w:val="x-none"/>
              </w:rPr>
              <w:t xml:space="preserve"> which contains a </w:t>
            </w:r>
            <w:proofErr w:type="spellStart"/>
            <w:r w:rsidRPr="002B73D6">
              <w:rPr>
                <w:rFonts w:eastAsia="SimSun"/>
                <w:lang w:val="x-none"/>
              </w:rPr>
              <w:t>subband</w:t>
            </w:r>
            <w:proofErr w:type="spellEnd"/>
            <w:r w:rsidRPr="002B73D6">
              <w:rPr>
                <w:rFonts w:eastAsia="SimSun"/>
                <w:lang w:val="x-none"/>
              </w:rPr>
              <w:t xml:space="preserve"> where a CSI-RS resource linked to the CSI Report setting has the frequency density of each CSI-RS port per PRB in the </w:t>
            </w:r>
            <w:proofErr w:type="spellStart"/>
            <w:r w:rsidRPr="002B73D6">
              <w:rPr>
                <w:rFonts w:eastAsia="SimSun"/>
                <w:lang w:val="x-none"/>
              </w:rPr>
              <w:t>subband</w:t>
            </w:r>
            <w:proofErr w:type="spellEnd"/>
            <w:r w:rsidRPr="002B73D6">
              <w:rPr>
                <w:rFonts w:eastAsia="SimSun"/>
                <w:lang w:val="x-none"/>
              </w:rPr>
              <w:t xml:space="preserve"> less than the configured density of the CSI-RS resource.</w:t>
            </w:r>
          </w:p>
          <w:p w14:paraId="4522DE88" w14:textId="77777777" w:rsidR="004F552D" w:rsidRPr="002B73D6" w:rsidRDefault="004F552D" w:rsidP="00791DCF">
            <w:pPr>
              <w:spacing w:after="180"/>
              <w:ind w:left="851" w:hanging="284"/>
              <w:rPr>
                <w:rFonts w:eastAsia="SimSun"/>
                <w:lang w:val="x-none"/>
              </w:rPr>
            </w:pPr>
            <w:r w:rsidRPr="002B73D6">
              <w:rPr>
                <w:rFonts w:eastAsia="SimSun"/>
                <w:lang w:val="x-none"/>
              </w:rPr>
              <w:t>-</w:t>
            </w:r>
            <w:r w:rsidRPr="002B73D6">
              <w:rPr>
                <w:rFonts w:eastAsia="SimSun"/>
                <w:lang w:val="x-none"/>
              </w:rPr>
              <w:tab/>
              <w:t xml:space="preserve">If a CSI-IM resource is linked to the CSI Report Setting, a UE is not expected to be configured with </w:t>
            </w:r>
            <w:proofErr w:type="spellStart"/>
            <w:r w:rsidRPr="002B73D6">
              <w:rPr>
                <w:rFonts w:eastAsia="SimSun"/>
                <w:i/>
                <w:lang w:val="x-none"/>
              </w:rPr>
              <w:t>csi-ReportingBand</w:t>
            </w:r>
            <w:proofErr w:type="spellEnd"/>
            <w:r w:rsidRPr="002B73D6">
              <w:rPr>
                <w:rFonts w:eastAsia="SimSun"/>
                <w:lang w:val="x-none"/>
              </w:rPr>
              <w:t xml:space="preserve"> which contains a </w:t>
            </w:r>
            <w:proofErr w:type="spellStart"/>
            <w:r w:rsidRPr="002B73D6">
              <w:rPr>
                <w:rFonts w:eastAsia="SimSun"/>
                <w:lang w:val="x-none"/>
              </w:rPr>
              <w:t>subband</w:t>
            </w:r>
            <w:proofErr w:type="spellEnd"/>
            <w:r w:rsidRPr="002B73D6">
              <w:rPr>
                <w:rFonts w:eastAsia="SimSun"/>
                <w:lang w:val="x-none"/>
              </w:rPr>
              <w:t xml:space="preserve"> where not all PRBs in the </w:t>
            </w:r>
            <w:proofErr w:type="spellStart"/>
            <w:r w:rsidRPr="002B73D6">
              <w:rPr>
                <w:rFonts w:eastAsia="SimSun"/>
                <w:lang w:val="x-none"/>
              </w:rPr>
              <w:t>subband</w:t>
            </w:r>
            <w:proofErr w:type="spellEnd"/>
            <w:r w:rsidRPr="002B73D6">
              <w:rPr>
                <w:rFonts w:eastAsia="SimSun"/>
                <w:lang w:val="x-none"/>
              </w:rPr>
              <w:t xml:space="preserve"> have the CSI-IM REs present.</w:t>
            </w:r>
          </w:p>
          <w:p w14:paraId="65BFDC00" w14:textId="77777777" w:rsidR="004F552D" w:rsidRPr="002B73D6" w:rsidRDefault="004F552D" w:rsidP="00791DCF">
            <w:pPr>
              <w:spacing w:after="180"/>
              <w:ind w:left="851" w:hanging="284"/>
              <w:rPr>
                <w:rFonts w:eastAsia="SimSun"/>
                <w:lang w:val="x-none"/>
              </w:rPr>
            </w:pPr>
            <w:r w:rsidRPr="002B73D6">
              <w:rPr>
                <w:rFonts w:eastAsia="SimSun"/>
                <w:lang w:val="x-none"/>
              </w:rPr>
              <w:t>-</w:t>
            </w:r>
            <w:r w:rsidRPr="002B73D6">
              <w:rPr>
                <w:rFonts w:eastAsia="SimSun"/>
                <w:lang w:val="x-none"/>
              </w:rPr>
              <w:tab/>
            </w:r>
            <w:r w:rsidRPr="002B73D6">
              <w:rPr>
                <w:rFonts w:eastAsia="SimSun"/>
                <w:lang w:val="x-none" w:eastAsia="zh-CN"/>
              </w:rPr>
              <w:t xml:space="preserve">For a </w:t>
            </w:r>
            <w:r w:rsidRPr="002B73D6">
              <w:rPr>
                <w:rFonts w:eastAsia="SimSun"/>
                <w:i/>
                <w:iCs/>
                <w:lang w:val="x-none" w:eastAsia="zh-CN"/>
              </w:rPr>
              <w:t>CSI-</w:t>
            </w:r>
            <w:proofErr w:type="spellStart"/>
            <w:r w:rsidRPr="002B73D6">
              <w:rPr>
                <w:rFonts w:eastAsia="SimSun"/>
                <w:i/>
                <w:iCs/>
                <w:lang w:val="x-none" w:eastAsia="zh-CN"/>
              </w:rPr>
              <w:t>ReportConfig</w:t>
            </w:r>
            <w:proofErr w:type="spellEnd"/>
            <w:r w:rsidRPr="002B73D6">
              <w:rPr>
                <w:rFonts w:eastAsia="SimSun"/>
                <w:i/>
                <w:iCs/>
                <w:lang w:val="x-none" w:eastAsia="zh-CN"/>
              </w:rPr>
              <w:t xml:space="preserve"> </w:t>
            </w:r>
            <w:r w:rsidRPr="002B73D6">
              <w:rPr>
                <w:rFonts w:eastAsia="SimSun"/>
                <w:lang w:val="x-none" w:eastAsia="zh-CN"/>
              </w:rPr>
              <w:t xml:space="preserve">with the higher layer parameter </w:t>
            </w:r>
            <w:proofErr w:type="spellStart"/>
            <w:r w:rsidRPr="002B73D6">
              <w:rPr>
                <w:rFonts w:eastAsia="SimSun"/>
                <w:i/>
                <w:iCs/>
                <w:lang w:val="x-none" w:eastAsia="zh-CN"/>
              </w:rPr>
              <w:t>symbolType</w:t>
            </w:r>
            <w:proofErr w:type="spellEnd"/>
            <w:r w:rsidRPr="002B73D6">
              <w:rPr>
                <w:rFonts w:eastAsia="SimSun"/>
                <w:lang w:val="x-none" w:eastAsia="zh-CN"/>
              </w:rPr>
              <w:t xml:space="preserve"> set to ‘</w:t>
            </w:r>
            <w:proofErr w:type="spellStart"/>
            <w:r w:rsidRPr="002B73D6">
              <w:rPr>
                <w:rFonts w:eastAsia="SimSun"/>
                <w:i/>
                <w:iCs/>
                <w:lang w:val="x-none" w:eastAsia="zh-CN"/>
              </w:rPr>
              <w:t>sbfd</w:t>
            </w:r>
            <w:proofErr w:type="spellEnd"/>
            <w:r w:rsidRPr="002B73D6">
              <w:rPr>
                <w:rFonts w:eastAsia="SimSun"/>
                <w:lang w:val="x-none" w:eastAsia="zh-CN"/>
              </w:rPr>
              <w:t xml:space="preserve">’, </w:t>
            </w:r>
            <w:r w:rsidRPr="002B73D6">
              <w:rPr>
                <w:rFonts w:eastAsia="SimSun"/>
                <w:color w:val="FF0000"/>
                <w:lang w:val="x-none" w:eastAsia="zh-CN"/>
              </w:rPr>
              <w:t xml:space="preserve">a </w:t>
            </w:r>
            <w:r w:rsidRPr="002B73D6">
              <w:rPr>
                <w:rFonts w:eastAsia="SimSun"/>
                <w:lang w:val="x-none" w:eastAsia="zh-CN"/>
              </w:rPr>
              <w:t xml:space="preserve">UE can be configured with a CSI </w:t>
            </w:r>
            <w:proofErr w:type="spellStart"/>
            <w:r w:rsidRPr="002B73D6">
              <w:rPr>
                <w:rFonts w:eastAsia="SimSun"/>
                <w:lang w:val="x-none" w:eastAsia="zh-CN"/>
              </w:rPr>
              <w:t>subband</w:t>
            </w:r>
            <w:proofErr w:type="spellEnd"/>
            <w:r w:rsidRPr="002B73D6">
              <w:rPr>
                <w:rFonts w:eastAsia="SimSun"/>
                <w:lang w:val="x-none" w:eastAsia="zh-CN"/>
              </w:rPr>
              <w:t xml:space="preserve"> if at least one PRB in the CSI </w:t>
            </w:r>
            <w:proofErr w:type="spellStart"/>
            <w:r w:rsidRPr="002B73D6">
              <w:rPr>
                <w:rFonts w:eastAsia="SimSun"/>
                <w:lang w:val="x-none" w:eastAsia="zh-CN"/>
              </w:rPr>
              <w:t>subband</w:t>
            </w:r>
            <w:proofErr w:type="spellEnd"/>
            <w:r w:rsidRPr="002B73D6">
              <w:rPr>
                <w:rFonts w:eastAsia="SimSun"/>
                <w:lang w:val="x-none" w:eastAsia="zh-CN"/>
              </w:rPr>
              <w:t xml:space="preserve"> is within PRBs that are both in the active DL BWP and in the DL sub-band(s).</w:t>
            </w:r>
            <w:r w:rsidRPr="002B73D6">
              <w:rPr>
                <w:rFonts w:eastAsia="SimSun"/>
                <w:color w:val="FF0000"/>
                <w:lang w:val="x-none" w:eastAsia="zh-CN"/>
              </w:rPr>
              <w:t xml:space="preserve"> </w:t>
            </w:r>
            <w:r w:rsidRPr="002B73D6">
              <w:rPr>
                <w:rFonts w:eastAsia="SimSun"/>
                <w:color w:val="FF0000"/>
                <w:u w:val="single"/>
                <w:lang w:val="x-none" w:eastAsia="zh-CN"/>
              </w:rPr>
              <w:t xml:space="preserve">The CSI </w:t>
            </w:r>
            <w:proofErr w:type="spellStart"/>
            <w:r w:rsidRPr="002B73D6">
              <w:rPr>
                <w:rFonts w:eastAsia="SimSun"/>
                <w:color w:val="FF0000"/>
                <w:u w:val="single"/>
                <w:lang w:val="x-none" w:eastAsia="zh-CN"/>
              </w:rPr>
              <w:t>subband</w:t>
            </w:r>
            <w:proofErr w:type="spellEnd"/>
            <w:r w:rsidRPr="002B73D6">
              <w:rPr>
                <w:rFonts w:eastAsia="SimSun"/>
                <w:color w:val="FF0000"/>
                <w:u w:val="single"/>
                <w:lang w:val="x-none" w:eastAsia="zh-CN"/>
              </w:rPr>
              <w:t xml:space="preserve"> </w:t>
            </w:r>
            <w:r w:rsidRPr="00464838">
              <w:rPr>
                <w:rFonts w:eastAsia="SimSun"/>
                <w:color w:val="FF0000"/>
                <w:u w:val="single"/>
                <w:lang w:val="x-none" w:eastAsia="zh-CN"/>
              </w:rPr>
              <w:t>for CSI derivation o</w:t>
            </w:r>
            <w:r w:rsidRPr="002B73D6">
              <w:rPr>
                <w:rFonts w:eastAsia="SimSun"/>
                <w:color w:val="FF0000"/>
                <w:u w:val="single"/>
                <w:lang w:val="x-none" w:eastAsia="zh-CN"/>
              </w:rPr>
              <w:t>nly includes PRB(s) that are both in the active DL BWP and in the DL sub-band(s).</w:t>
            </w:r>
          </w:p>
          <w:p w14:paraId="0C67C89D" w14:textId="77777777" w:rsidR="004F552D" w:rsidRPr="002B73D6" w:rsidRDefault="004F552D" w:rsidP="00791DCF">
            <w:pPr>
              <w:spacing w:after="180"/>
              <w:ind w:left="568" w:hanging="284"/>
              <w:rPr>
                <w:rFonts w:eastAsia="SimSun"/>
              </w:rPr>
            </w:pPr>
            <w:r w:rsidRPr="002B73D6">
              <w:rPr>
                <w:rFonts w:eastAsia="SimSun"/>
              </w:rPr>
              <w:t>-</w:t>
            </w:r>
            <w:r w:rsidRPr="002B73D6">
              <w:rPr>
                <w:rFonts w:eastAsia="SimSun"/>
              </w:rPr>
              <w:tab/>
              <w:t xml:space="preserve">wideband CQI or </w:t>
            </w:r>
            <w:proofErr w:type="spellStart"/>
            <w:r w:rsidRPr="002B73D6">
              <w:rPr>
                <w:rFonts w:eastAsia="SimSun"/>
              </w:rPr>
              <w:t>subband</w:t>
            </w:r>
            <w:proofErr w:type="spellEnd"/>
            <w:r w:rsidRPr="002B73D6">
              <w:rPr>
                <w:rFonts w:eastAsia="SimSun"/>
              </w:rPr>
              <w:t xml:space="preserve"> CQI reporting, as configured by the higher layer parameter </w:t>
            </w:r>
            <w:proofErr w:type="spellStart"/>
            <w:r w:rsidRPr="002B73D6">
              <w:rPr>
                <w:rFonts w:eastAsia="SimSun"/>
                <w:i/>
              </w:rPr>
              <w:t>cqi-FormatIndicator</w:t>
            </w:r>
            <w:proofErr w:type="spellEnd"/>
            <w:r w:rsidRPr="002B73D6">
              <w:rPr>
                <w:rFonts w:eastAsia="SimSun"/>
              </w:rPr>
              <w:t xml:space="preserve">. When wideband CQI reporting is configured, a wideband CQI is reported for each codeword for the entire CSI reporting band. When </w:t>
            </w:r>
            <w:proofErr w:type="spellStart"/>
            <w:r w:rsidRPr="002B73D6">
              <w:rPr>
                <w:rFonts w:eastAsia="SimSun"/>
              </w:rPr>
              <w:t>subband</w:t>
            </w:r>
            <w:proofErr w:type="spellEnd"/>
            <w:r w:rsidRPr="002B73D6">
              <w:rPr>
                <w:rFonts w:eastAsia="SimSun"/>
              </w:rPr>
              <w:t xml:space="preserve"> CQI reporting is configured, one CQI for each codeword is reported for each </w:t>
            </w:r>
            <w:proofErr w:type="spellStart"/>
            <w:r w:rsidRPr="002B73D6">
              <w:rPr>
                <w:rFonts w:eastAsia="SimSun"/>
              </w:rPr>
              <w:t>subband</w:t>
            </w:r>
            <w:proofErr w:type="spellEnd"/>
            <w:r w:rsidRPr="002B73D6">
              <w:rPr>
                <w:rFonts w:eastAsia="SimSun"/>
              </w:rPr>
              <w:t xml:space="preserve"> in the CSI reporting band.</w:t>
            </w:r>
          </w:p>
          <w:p w14:paraId="0487F5FF" w14:textId="77777777" w:rsidR="004F552D" w:rsidRPr="002B73D6" w:rsidRDefault="004F552D" w:rsidP="00791DCF">
            <w:pPr>
              <w:spacing w:beforeLines="50" w:before="120" w:afterLines="50" w:after="120"/>
              <w:rPr>
                <w:rFonts w:eastAsia="SimSun"/>
                <w:lang w:eastAsia="zh-CN"/>
              </w:rPr>
            </w:pPr>
            <w:r w:rsidRPr="002B73D6">
              <w:rPr>
                <w:rFonts w:eastAsia="SimSun"/>
                <w:lang w:eastAsia="zh-CN"/>
              </w:rPr>
              <w:t>…</w:t>
            </w:r>
          </w:p>
          <w:p w14:paraId="6EF4EBA2" w14:textId="77777777" w:rsidR="004F552D" w:rsidRPr="0006221C" w:rsidRDefault="004F552D" w:rsidP="00791DCF">
            <w:pPr>
              <w:spacing w:beforeLines="50" w:before="120" w:afterLines="50" w:after="120"/>
              <w:rPr>
                <w:rFonts w:eastAsia="MS Mincho"/>
                <w:lang w:eastAsia="ja-JP"/>
              </w:rPr>
            </w:pPr>
            <w:r w:rsidRPr="0006221C">
              <w:t>----------------------------------</w:t>
            </w:r>
            <w:r w:rsidRPr="0006221C">
              <w:rPr>
                <w:rFonts w:eastAsia="SimSun"/>
                <w:lang w:eastAsia="zh-CN"/>
              </w:rPr>
              <w:t>------</w:t>
            </w:r>
            <w:r w:rsidRPr="0006221C">
              <w:t>------------------End of TP#1----------------------------</w:t>
            </w:r>
            <w:r w:rsidRPr="0006221C">
              <w:rPr>
                <w:rFonts w:eastAsia="SimSun"/>
                <w:lang w:eastAsia="zh-CN"/>
              </w:rPr>
              <w:t>-----</w:t>
            </w:r>
            <w:r w:rsidRPr="0006221C">
              <w:t>------------------------------</w:t>
            </w:r>
          </w:p>
        </w:tc>
      </w:tr>
    </w:tbl>
    <w:p w14:paraId="454574F4" w14:textId="6E774811" w:rsidR="004F552D" w:rsidRDefault="004F552D" w:rsidP="004F552D">
      <w:pPr>
        <w:rPr>
          <w:rFonts w:eastAsia="MS Mincho"/>
          <w:lang w:eastAsia="ja-JP"/>
        </w:rPr>
      </w:pPr>
      <w:r>
        <w:rPr>
          <w:rFonts w:eastAsia="MS Mincho" w:hint="eastAsia"/>
          <w:lang w:eastAsia="ja-JP"/>
        </w:rPr>
        <w:t xml:space="preserve">Final CR in </w:t>
      </w:r>
      <w:hyperlink r:id="rId229" w:history="1">
        <w:r w:rsidR="00C62C50">
          <w:rPr>
            <w:rStyle w:val="Hyperlink"/>
            <w:rFonts w:eastAsia="MS Mincho"/>
            <w:highlight w:val="green"/>
            <w:lang w:eastAsia="ja-JP"/>
          </w:rPr>
          <w:t>R1-2605543</w:t>
        </w:r>
      </w:hyperlink>
      <w:r>
        <w:rPr>
          <w:rFonts w:eastAsia="MS Mincho" w:hint="eastAsia"/>
          <w:lang w:eastAsia="ja-JP"/>
        </w:rPr>
        <w:t xml:space="preserve"> is </w:t>
      </w:r>
      <w:r w:rsidR="00931C83" w:rsidRPr="00931C83">
        <w:rPr>
          <w:rFonts w:eastAsia="MS Mincho"/>
          <w:highlight w:val="green"/>
          <w:lang w:eastAsia="ja-JP"/>
        </w:rPr>
        <w:t>agreed</w:t>
      </w:r>
      <w:r>
        <w:rPr>
          <w:rFonts w:eastAsia="MS Mincho" w:hint="eastAsia"/>
          <w:lang w:eastAsia="ja-JP"/>
        </w:rPr>
        <w:t>.</w:t>
      </w:r>
    </w:p>
    <w:p w14:paraId="69B67FCF" w14:textId="0514B688" w:rsidR="00931C83" w:rsidRDefault="00931C83" w:rsidP="004F552D">
      <w:pPr>
        <w:rPr>
          <w:rFonts w:eastAsia="MS Mincho"/>
          <w:lang w:eastAsia="ja-JP"/>
        </w:rPr>
      </w:pPr>
      <w:r>
        <w:rPr>
          <w:rFonts w:eastAsia="MS Mincho"/>
          <w:lang w:eastAsia="ja-JP"/>
        </w:rPr>
        <w:t>(</w:t>
      </w:r>
      <w:r w:rsidR="00551249">
        <w:rPr>
          <w:rFonts w:eastAsia="MS Mincho"/>
          <w:lang w:eastAsia="ja-JP"/>
        </w:rPr>
        <w:t xml:space="preserve">Rel-19, </w:t>
      </w:r>
      <w:r>
        <w:rPr>
          <w:rFonts w:eastAsia="MS Mincho"/>
          <w:lang w:eastAsia="ja-JP"/>
        </w:rPr>
        <w:t>TS 38.21</w:t>
      </w:r>
      <w:r w:rsidR="00551249">
        <w:rPr>
          <w:rFonts w:eastAsia="MS Mincho"/>
          <w:lang w:eastAsia="ja-JP"/>
        </w:rPr>
        <w:t xml:space="preserve">4, </w:t>
      </w:r>
      <w:proofErr w:type="spellStart"/>
      <w:r w:rsidR="00551249" w:rsidRPr="00A20557">
        <w:rPr>
          <w:rFonts w:cs="Arial"/>
          <w:color w:val="000000"/>
        </w:rPr>
        <w:t>NR_duplex_evo</w:t>
      </w:r>
      <w:proofErr w:type="spellEnd"/>
      <w:r w:rsidR="00551249" w:rsidRPr="00A20557">
        <w:rPr>
          <w:rFonts w:cs="Arial"/>
          <w:color w:val="000000"/>
        </w:rPr>
        <w:t>-Core</w:t>
      </w:r>
      <w:r w:rsidR="00D870DC">
        <w:rPr>
          <w:rFonts w:cs="Arial"/>
          <w:color w:val="000000"/>
        </w:rPr>
        <w:t>,</w:t>
      </w:r>
      <w:r>
        <w:rPr>
          <w:rFonts w:eastAsia="MS Mincho"/>
          <w:lang w:eastAsia="ja-JP"/>
        </w:rPr>
        <w:t xml:space="preserve"> CR 0774, Cat F)</w:t>
      </w:r>
    </w:p>
    <w:p w14:paraId="14A48C76" w14:textId="77777777" w:rsidR="004F552D" w:rsidRPr="00811AB5" w:rsidRDefault="004F552D" w:rsidP="004F552D">
      <w:pPr>
        <w:rPr>
          <w:rFonts w:eastAsia="MS Mincho"/>
          <w:lang w:eastAsia="ja-JP"/>
        </w:rPr>
      </w:pPr>
    </w:p>
    <w:p w14:paraId="07AD39DA" w14:textId="77777777" w:rsidR="004F552D" w:rsidRPr="005B6B29" w:rsidRDefault="004F552D" w:rsidP="004F552D">
      <w:pPr>
        <w:rPr>
          <w:rFonts w:eastAsiaTheme="minorEastAsia"/>
          <w:lang w:eastAsia="zh-CN"/>
        </w:rPr>
      </w:pPr>
      <w:r w:rsidRPr="005B6B29">
        <w:rPr>
          <w:rFonts w:eastAsiaTheme="minorEastAsia"/>
          <w:lang w:eastAsia="zh-CN"/>
        </w:rPr>
        <w:t>Conclusion:</w:t>
      </w:r>
    </w:p>
    <w:p w14:paraId="1B910F67" w14:textId="77777777" w:rsidR="004F552D" w:rsidRDefault="004F552D" w:rsidP="004F552D">
      <w:pPr>
        <w:rPr>
          <w:rFonts w:eastAsiaTheme="minorEastAsia"/>
          <w:lang w:eastAsia="zh-CN"/>
        </w:rPr>
      </w:pPr>
      <w:r>
        <w:rPr>
          <w:rFonts w:eastAsiaTheme="minorEastAsia" w:hint="eastAsia"/>
          <w:lang w:eastAsia="zh-CN"/>
        </w:rPr>
        <w:t>T</w:t>
      </w:r>
      <w:r>
        <w:rPr>
          <w:rFonts w:eastAsiaTheme="minorEastAsia"/>
          <w:lang w:eastAsia="zh-CN"/>
        </w:rPr>
        <w:t xml:space="preserve">he following issues are not pursed </w:t>
      </w:r>
      <w:r>
        <w:t>for Rel-19 SBFD maintenance.</w:t>
      </w:r>
    </w:p>
    <w:tbl>
      <w:tblPr>
        <w:tblStyle w:val="TableGrid"/>
        <w:tblW w:w="8460" w:type="dxa"/>
        <w:jc w:val="center"/>
        <w:tblLook w:val="04A0" w:firstRow="1" w:lastRow="0" w:firstColumn="1" w:lastColumn="0" w:noHBand="0" w:noVBand="1"/>
      </w:tblPr>
      <w:tblGrid>
        <w:gridCol w:w="2144"/>
        <w:gridCol w:w="6316"/>
      </w:tblGrid>
      <w:tr w:rsidR="004F552D" w:rsidRPr="00CF1F5F" w14:paraId="42272267" w14:textId="77777777" w:rsidTr="00791DCF">
        <w:trPr>
          <w:trHeight w:val="15"/>
          <w:jc w:val="center"/>
        </w:trPr>
        <w:tc>
          <w:tcPr>
            <w:tcW w:w="0" w:type="auto"/>
            <w:shd w:val="clear" w:color="auto" w:fill="D9EAF7"/>
          </w:tcPr>
          <w:p w14:paraId="2708A688" w14:textId="77777777" w:rsidR="004F552D" w:rsidRPr="0006221C" w:rsidRDefault="004F552D" w:rsidP="00791DCF">
            <w:pPr>
              <w:jc w:val="center"/>
              <w:rPr>
                <w:rFonts w:eastAsiaTheme="minorEastAsia"/>
                <w:lang w:eastAsia="zh-CN"/>
              </w:rPr>
            </w:pPr>
            <w:r w:rsidRPr="0006221C">
              <w:rPr>
                <w:rFonts w:eastAsiaTheme="minorEastAsia" w:hint="eastAsia"/>
                <w:lang w:eastAsia="zh-CN"/>
              </w:rPr>
              <w:t>R</w:t>
            </w:r>
            <w:r w:rsidRPr="0006221C">
              <w:rPr>
                <w:rFonts w:eastAsiaTheme="minorEastAsia"/>
                <w:lang w:eastAsia="zh-CN"/>
              </w:rPr>
              <w:t xml:space="preserve">AN1#126 </w:t>
            </w:r>
            <w:proofErr w:type="spellStart"/>
            <w:r w:rsidRPr="0006221C">
              <w:rPr>
                <w:rFonts w:eastAsiaTheme="minorEastAsia"/>
                <w:lang w:eastAsia="zh-CN"/>
              </w:rPr>
              <w:t>Tdoc</w:t>
            </w:r>
            <w:proofErr w:type="spellEnd"/>
            <w:r w:rsidRPr="0006221C">
              <w:rPr>
                <w:rFonts w:eastAsiaTheme="minorEastAsia"/>
                <w:lang w:eastAsia="zh-CN"/>
              </w:rPr>
              <w:t xml:space="preserve"> number</w:t>
            </w:r>
          </w:p>
        </w:tc>
        <w:tc>
          <w:tcPr>
            <w:tcW w:w="0" w:type="auto"/>
            <w:shd w:val="clear" w:color="auto" w:fill="D9EAF7"/>
          </w:tcPr>
          <w:p w14:paraId="11E96728" w14:textId="77777777" w:rsidR="004F552D" w:rsidRPr="0006221C" w:rsidRDefault="004F552D" w:rsidP="00791DCF">
            <w:pPr>
              <w:jc w:val="center"/>
            </w:pPr>
            <w:r w:rsidRPr="0006221C">
              <w:t>Issue</w:t>
            </w:r>
          </w:p>
        </w:tc>
      </w:tr>
      <w:tr w:rsidR="004F552D" w:rsidRPr="00CF1F5F" w14:paraId="1DB6EB51" w14:textId="77777777" w:rsidTr="00791DCF">
        <w:trPr>
          <w:trHeight w:val="15"/>
          <w:jc w:val="center"/>
        </w:trPr>
        <w:tc>
          <w:tcPr>
            <w:tcW w:w="0" w:type="auto"/>
            <w:vAlign w:val="center"/>
          </w:tcPr>
          <w:p w14:paraId="725F9E16" w14:textId="1C23606D" w:rsidR="004F552D" w:rsidRPr="00D870DC" w:rsidRDefault="00C62C50" w:rsidP="00791DCF">
            <w:pPr>
              <w:jc w:val="center"/>
              <w:rPr>
                <w:rFonts w:eastAsiaTheme="minorEastAsia"/>
                <w:highlight w:val="red"/>
                <w:lang w:eastAsia="zh-CN"/>
              </w:rPr>
            </w:pPr>
            <w:hyperlink r:id="rId230" w:history="1">
              <w:r w:rsidRPr="00D870DC">
                <w:rPr>
                  <w:rStyle w:val="Hyperlink"/>
                  <w:rFonts w:eastAsiaTheme="minorEastAsia"/>
                  <w:highlight w:val="red"/>
                  <w:lang w:eastAsia="zh-CN"/>
                </w:rPr>
                <w:t>R1-2605415</w:t>
              </w:r>
            </w:hyperlink>
          </w:p>
        </w:tc>
        <w:tc>
          <w:tcPr>
            <w:tcW w:w="0" w:type="auto"/>
          </w:tcPr>
          <w:p w14:paraId="59409592" w14:textId="77777777" w:rsidR="004F552D" w:rsidRPr="00CF1F5F" w:rsidRDefault="004F552D" w:rsidP="00791DCF">
            <w:pPr>
              <w:rPr>
                <w:rFonts w:eastAsiaTheme="minorEastAsia"/>
                <w:lang w:eastAsia="zh-CN"/>
              </w:rPr>
            </w:pPr>
            <w:r>
              <w:rPr>
                <w:rFonts w:eastAsiaTheme="minorEastAsia" w:hint="eastAsia"/>
                <w:lang w:eastAsia="zh-CN"/>
              </w:rPr>
              <w:t>S</w:t>
            </w:r>
            <w:r>
              <w:rPr>
                <w:rFonts w:eastAsiaTheme="minorEastAsia"/>
                <w:lang w:eastAsia="zh-CN"/>
              </w:rPr>
              <w:t>ub-band configuration</w:t>
            </w:r>
          </w:p>
        </w:tc>
      </w:tr>
      <w:tr w:rsidR="004F552D" w14:paraId="3462D8C4" w14:textId="77777777" w:rsidTr="00791DCF">
        <w:trPr>
          <w:trHeight w:val="170"/>
          <w:jc w:val="center"/>
        </w:trPr>
        <w:tc>
          <w:tcPr>
            <w:tcW w:w="0" w:type="auto"/>
            <w:vAlign w:val="center"/>
          </w:tcPr>
          <w:p w14:paraId="0D6E3DC6" w14:textId="35E37394" w:rsidR="004F552D" w:rsidRPr="00D870DC" w:rsidRDefault="00C62C50" w:rsidP="00791DCF">
            <w:pPr>
              <w:jc w:val="center"/>
              <w:rPr>
                <w:rFonts w:eastAsiaTheme="minorEastAsia"/>
                <w:highlight w:val="red"/>
                <w:lang w:eastAsia="zh-CN"/>
              </w:rPr>
            </w:pPr>
            <w:hyperlink r:id="rId231" w:history="1">
              <w:r w:rsidRPr="00D870DC">
                <w:rPr>
                  <w:rStyle w:val="Hyperlink"/>
                  <w:rFonts w:eastAsiaTheme="minorEastAsia"/>
                  <w:highlight w:val="red"/>
                  <w:lang w:eastAsia="zh-CN"/>
                </w:rPr>
                <w:t>R1-2605445</w:t>
              </w:r>
            </w:hyperlink>
          </w:p>
        </w:tc>
        <w:tc>
          <w:tcPr>
            <w:tcW w:w="0" w:type="auto"/>
          </w:tcPr>
          <w:p w14:paraId="59448302" w14:textId="77777777" w:rsidR="004F552D" w:rsidRPr="00266F2D" w:rsidRDefault="004F552D" w:rsidP="00791DCF">
            <w:pPr>
              <w:rPr>
                <w:rFonts w:eastAsiaTheme="minorEastAsia"/>
                <w:highlight w:val="yellow"/>
                <w:lang w:eastAsia="zh-CN"/>
              </w:rPr>
            </w:pPr>
            <w:r w:rsidRPr="00E404B7">
              <w:rPr>
                <w:rFonts w:eastAsiaTheme="minorEastAsia"/>
                <w:lang w:eastAsia="zh-CN"/>
              </w:rPr>
              <w:t>HARQ-ACK codebook construction</w:t>
            </w:r>
          </w:p>
        </w:tc>
      </w:tr>
      <w:tr w:rsidR="004F552D" w:rsidRPr="00786125" w14:paraId="37ECF10A" w14:textId="77777777" w:rsidTr="00791DCF">
        <w:trPr>
          <w:trHeight w:val="15"/>
          <w:jc w:val="center"/>
        </w:trPr>
        <w:tc>
          <w:tcPr>
            <w:tcW w:w="0" w:type="auto"/>
          </w:tcPr>
          <w:p w14:paraId="4F22A667" w14:textId="298F8D90" w:rsidR="004F552D" w:rsidRPr="00D870DC" w:rsidRDefault="00C62C50" w:rsidP="00791DCF">
            <w:pPr>
              <w:jc w:val="center"/>
              <w:rPr>
                <w:rFonts w:eastAsiaTheme="minorEastAsia"/>
                <w:highlight w:val="red"/>
                <w:lang w:eastAsia="zh-CN"/>
              </w:rPr>
            </w:pPr>
            <w:hyperlink r:id="rId232" w:history="1">
              <w:r w:rsidRPr="00D870DC">
                <w:rPr>
                  <w:rStyle w:val="Hyperlink"/>
                  <w:rFonts w:eastAsiaTheme="minorEastAsia"/>
                  <w:highlight w:val="red"/>
                  <w:lang w:eastAsia="zh-CN"/>
                </w:rPr>
                <w:t>R1-2605671</w:t>
              </w:r>
            </w:hyperlink>
          </w:p>
        </w:tc>
        <w:tc>
          <w:tcPr>
            <w:tcW w:w="0" w:type="auto"/>
          </w:tcPr>
          <w:p w14:paraId="7F569707" w14:textId="77777777" w:rsidR="004F552D" w:rsidRPr="00786125" w:rsidRDefault="004F552D" w:rsidP="00791DCF">
            <w:pPr>
              <w:rPr>
                <w:rFonts w:eastAsiaTheme="minorEastAsia"/>
                <w:lang w:eastAsia="zh-CN"/>
              </w:rPr>
            </w:pPr>
            <w:r>
              <w:t xml:space="preserve">Valid symbol type for </w:t>
            </w:r>
            <w:r>
              <w:rPr>
                <w:rFonts w:hint="eastAsia"/>
              </w:rPr>
              <w:t>PUCCH for UEIRI</w:t>
            </w:r>
            <w:r>
              <w:t xml:space="preserve"> and SRS for antenna switching</w:t>
            </w:r>
          </w:p>
        </w:tc>
      </w:tr>
      <w:tr w:rsidR="004F552D" w14:paraId="00853D5E" w14:textId="77777777" w:rsidTr="00791DCF">
        <w:trPr>
          <w:trHeight w:val="15"/>
          <w:jc w:val="center"/>
        </w:trPr>
        <w:tc>
          <w:tcPr>
            <w:tcW w:w="0" w:type="auto"/>
          </w:tcPr>
          <w:p w14:paraId="17E7CC1A" w14:textId="3981CE32" w:rsidR="004F552D" w:rsidRPr="00D870DC" w:rsidRDefault="00C62C50" w:rsidP="00791DCF">
            <w:pPr>
              <w:jc w:val="center"/>
              <w:rPr>
                <w:rFonts w:eastAsiaTheme="minorEastAsia"/>
                <w:highlight w:val="red"/>
                <w:lang w:eastAsia="zh-CN"/>
              </w:rPr>
            </w:pPr>
            <w:hyperlink r:id="rId233" w:history="1">
              <w:r w:rsidRPr="00D870DC">
                <w:rPr>
                  <w:rStyle w:val="Hyperlink"/>
                  <w:rFonts w:eastAsiaTheme="minorEastAsia"/>
                  <w:highlight w:val="red"/>
                  <w:lang w:eastAsia="zh-CN"/>
                </w:rPr>
                <w:t>R1-2605708</w:t>
              </w:r>
            </w:hyperlink>
          </w:p>
        </w:tc>
        <w:tc>
          <w:tcPr>
            <w:tcW w:w="0" w:type="auto"/>
          </w:tcPr>
          <w:p w14:paraId="328DAF27" w14:textId="77777777" w:rsidR="004F552D" w:rsidRDefault="004F552D" w:rsidP="00791DCF">
            <w:r w:rsidRPr="0064070B">
              <w:t>SBFD configuration</w:t>
            </w:r>
          </w:p>
        </w:tc>
      </w:tr>
      <w:tr w:rsidR="004F552D" w:rsidRPr="0064070B" w14:paraId="1EEF3B76" w14:textId="77777777" w:rsidTr="00791DCF">
        <w:trPr>
          <w:trHeight w:val="15"/>
          <w:jc w:val="center"/>
        </w:trPr>
        <w:tc>
          <w:tcPr>
            <w:tcW w:w="0" w:type="auto"/>
          </w:tcPr>
          <w:p w14:paraId="128FFC98" w14:textId="231217E7" w:rsidR="004F552D" w:rsidRPr="00D870DC" w:rsidRDefault="00C62C50" w:rsidP="00791DCF">
            <w:pPr>
              <w:jc w:val="center"/>
              <w:rPr>
                <w:rFonts w:eastAsiaTheme="minorEastAsia"/>
                <w:highlight w:val="red"/>
                <w:lang w:eastAsia="zh-CN"/>
              </w:rPr>
            </w:pPr>
            <w:hyperlink r:id="rId234" w:history="1">
              <w:r w:rsidRPr="00D870DC">
                <w:rPr>
                  <w:rStyle w:val="Hyperlink"/>
                  <w:highlight w:val="red"/>
                </w:rPr>
                <w:t>R1-2605804</w:t>
              </w:r>
            </w:hyperlink>
          </w:p>
        </w:tc>
        <w:tc>
          <w:tcPr>
            <w:tcW w:w="0" w:type="auto"/>
          </w:tcPr>
          <w:p w14:paraId="38DA0499" w14:textId="77777777" w:rsidR="004F552D" w:rsidRPr="0064070B" w:rsidRDefault="004F552D" w:rsidP="00791DCF">
            <w:r w:rsidRPr="00B71F4E">
              <w:t>PUSCH transmission power by UL resource muting</w:t>
            </w:r>
          </w:p>
        </w:tc>
      </w:tr>
      <w:tr w:rsidR="004F552D" w:rsidRPr="0064070B" w14:paraId="6BCCB7DD" w14:textId="77777777" w:rsidTr="00791DCF">
        <w:trPr>
          <w:trHeight w:val="15"/>
          <w:jc w:val="center"/>
        </w:trPr>
        <w:tc>
          <w:tcPr>
            <w:tcW w:w="0" w:type="auto"/>
          </w:tcPr>
          <w:p w14:paraId="5AC8DFCE" w14:textId="4AA65062" w:rsidR="004F552D" w:rsidRPr="00D870DC" w:rsidRDefault="00C62C50" w:rsidP="00791DCF">
            <w:pPr>
              <w:jc w:val="center"/>
              <w:rPr>
                <w:highlight w:val="red"/>
              </w:rPr>
            </w:pPr>
            <w:hyperlink r:id="rId235" w:history="1">
              <w:r w:rsidRPr="00D870DC">
                <w:rPr>
                  <w:rStyle w:val="Hyperlink"/>
                  <w:rFonts w:eastAsiaTheme="minorEastAsia"/>
                  <w:highlight w:val="red"/>
                </w:rPr>
                <w:t>R1-2606717</w:t>
              </w:r>
            </w:hyperlink>
          </w:p>
        </w:tc>
        <w:tc>
          <w:tcPr>
            <w:tcW w:w="0" w:type="auto"/>
          </w:tcPr>
          <w:p w14:paraId="673EB5AE" w14:textId="77777777" w:rsidR="004F552D" w:rsidRPr="00B71F4E" w:rsidRDefault="004F552D" w:rsidP="00791DCF">
            <w:r w:rsidRPr="00835572">
              <w:rPr>
                <w:rFonts w:eastAsiaTheme="minorEastAsia" w:hint="eastAsia"/>
              </w:rPr>
              <w:t xml:space="preserve">CLI </w:t>
            </w:r>
            <w:r w:rsidRPr="00835572">
              <w:rPr>
                <w:rFonts w:eastAsiaTheme="minorEastAsia"/>
              </w:rPr>
              <w:t xml:space="preserve">measurement resource </w:t>
            </w:r>
            <w:r w:rsidRPr="00835572">
              <w:rPr>
                <w:rFonts w:eastAsiaTheme="minorEastAsia" w:hint="eastAsia"/>
              </w:rPr>
              <w:t>across</w:t>
            </w:r>
            <w:r w:rsidRPr="00835572">
              <w:rPr>
                <w:rFonts w:eastAsiaTheme="minorEastAsia"/>
              </w:rPr>
              <w:t xml:space="preserve"> both SBFD and non-SBFD symbols</w:t>
            </w:r>
            <w:r w:rsidRPr="00835572">
              <w:rPr>
                <w:rFonts w:eastAsiaTheme="minorEastAsia" w:hint="eastAsia"/>
              </w:rPr>
              <w:t xml:space="preserve"> within a slot</w:t>
            </w:r>
          </w:p>
        </w:tc>
      </w:tr>
    </w:tbl>
    <w:p w14:paraId="27B68974" w14:textId="77777777" w:rsidR="004F552D" w:rsidRDefault="004F552D" w:rsidP="004F552D">
      <w:pPr>
        <w:rPr>
          <w:rFonts w:eastAsia="MS Mincho"/>
          <w:lang w:eastAsia="ja-JP"/>
        </w:rPr>
      </w:pPr>
    </w:p>
    <w:p w14:paraId="20C3FDD6" w14:textId="77777777" w:rsidR="004F552D" w:rsidRDefault="004F552D" w:rsidP="004F552D">
      <w:pPr>
        <w:rPr>
          <w:rFonts w:eastAsia="MS Mincho"/>
          <w:lang w:eastAsia="ja-JP"/>
        </w:rPr>
      </w:pPr>
    </w:p>
    <w:p w14:paraId="19EDB44A" w14:textId="09E18EFE" w:rsidR="004F552D" w:rsidRPr="00D870DC" w:rsidRDefault="00C62C50" w:rsidP="004F552D">
      <w:pPr>
        <w:rPr>
          <w:rFonts w:eastAsia="MS Mincho"/>
          <w:b/>
          <w:bCs/>
          <w:lang w:eastAsia="ja-JP"/>
        </w:rPr>
      </w:pPr>
      <w:hyperlink r:id="rId236" w:history="1">
        <w:r w:rsidRPr="00D870DC">
          <w:rPr>
            <w:rStyle w:val="Hyperlink"/>
            <w:rFonts w:eastAsia="MS Mincho"/>
            <w:b/>
            <w:bCs/>
            <w:lang w:eastAsia="ja-JP"/>
          </w:rPr>
          <w:t>R1-2606864</w:t>
        </w:r>
      </w:hyperlink>
      <w:r w:rsidR="004F552D" w:rsidRPr="00D870DC">
        <w:rPr>
          <w:rFonts w:eastAsia="MS Mincho"/>
          <w:b/>
          <w:bCs/>
          <w:lang w:eastAsia="ja-JP"/>
        </w:rPr>
        <w:tab/>
        <w:t>Summary#1 on SBFD random access operation</w:t>
      </w:r>
      <w:r w:rsidR="004F552D" w:rsidRPr="00D870DC">
        <w:rPr>
          <w:rFonts w:eastAsia="MS Mincho"/>
          <w:b/>
          <w:bCs/>
          <w:lang w:eastAsia="ja-JP"/>
        </w:rPr>
        <w:tab/>
        <w:t>Moderator (Huawei)</w:t>
      </w:r>
    </w:p>
    <w:p w14:paraId="4F2A418A" w14:textId="77777777" w:rsidR="004F552D" w:rsidRDefault="004F552D" w:rsidP="004F552D">
      <w:pPr>
        <w:rPr>
          <w:rFonts w:eastAsia="MS Mincho"/>
          <w:lang w:eastAsia="ja-JP"/>
        </w:rPr>
      </w:pPr>
    </w:p>
    <w:p w14:paraId="23212FFD" w14:textId="77777777" w:rsidR="004F552D" w:rsidRDefault="004F552D" w:rsidP="004F552D">
      <w:pPr>
        <w:rPr>
          <w:rFonts w:eastAsia="MS Mincho"/>
          <w:lang w:eastAsia="ja-JP"/>
        </w:rPr>
      </w:pPr>
      <w:r w:rsidRPr="00DE532F">
        <w:rPr>
          <w:rFonts w:eastAsia="MS Mincho" w:hint="eastAsia"/>
          <w:highlight w:val="green"/>
          <w:lang w:eastAsia="ja-JP"/>
        </w:rPr>
        <w:t>Agreement:</w:t>
      </w:r>
    </w:p>
    <w:p w14:paraId="4B3AC31E" w14:textId="77777777" w:rsidR="004F552D" w:rsidRPr="00DE532F" w:rsidRDefault="004F552D" w:rsidP="004F552D">
      <w:pPr>
        <w:rPr>
          <w:rFonts w:eastAsia="MS Mincho"/>
          <w:bCs/>
          <w:lang w:eastAsia="ja-JP"/>
        </w:rPr>
      </w:pPr>
      <w:r w:rsidRPr="00B64205">
        <w:rPr>
          <w:bCs/>
        </w:rPr>
        <w:t xml:space="preserve">Adopt the following TP to section 8 and 11, </w:t>
      </w:r>
      <w:r w:rsidRPr="00D870DC">
        <w:rPr>
          <w:b/>
          <w:color w:val="FF0000"/>
        </w:rPr>
        <w:t>TS 38.213</w:t>
      </w:r>
      <w:r w:rsidRPr="00D870DC">
        <w:rPr>
          <w:rFonts w:eastAsia="MS Mincho" w:hint="eastAsia"/>
          <w:b/>
          <w:color w:val="FF0000"/>
          <w:lang w:eastAsia="ja-JP"/>
        </w:rPr>
        <w:t xml:space="preserve"> as alignment CR</w:t>
      </w:r>
    </w:p>
    <w:tbl>
      <w:tblPr>
        <w:tblStyle w:val="TableGrid"/>
        <w:tblW w:w="0" w:type="auto"/>
        <w:tblLook w:val="04A0" w:firstRow="1" w:lastRow="0" w:firstColumn="1" w:lastColumn="0" w:noHBand="0" w:noVBand="1"/>
      </w:tblPr>
      <w:tblGrid>
        <w:gridCol w:w="9918"/>
      </w:tblGrid>
      <w:tr w:rsidR="004F552D" w14:paraId="0E90518F" w14:textId="77777777" w:rsidTr="00791DCF">
        <w:tc>
          <w:tcPr>
            <w:tcW w:w="9918" w:type="dxa"/>
          </w:tcPr>
          <w:p w14:paraId="285C374F" w14:textId="77777777" w:rsidR="004F552D" w:rsidRPr="00BC5743" w:rsidRDefault="004F552D" w:rsidP="00791DCF">
            <w:pPr>
              <w:keepNext/>
              <w:pBdr>
                <w:top w:val="single" w:sz="12" w:space="1" w:color="auto"/>
              </w:pBdr>
              <w:tabs>
                <w:tab w:val="left" w:pos="1134"/>
              </w:tabs>
              <w:spacing w:before="240" w:after="180"/>
              <w:outlineLvl w:val="0"/>
              <w:rPr>
                <w:rFonts w:ascii="Arial" w:hAnsi="Arial"/>
                <w:sz w:val="28"/>
                <w:szCs w:val="20"/>
              </w:rPr>
            </w:pPr>
            <w:bookmarkStart w:id="127" w:name="_Toc239313213"/>
            <w:r w:rsidRPr="00BC5743">
              <w:rPr>
                <w:rFonts w:ascii="Arial" w:hAnsi="Arial"/>
                <w:sz w:val="28"/>
                <w:szCs w:val="20"/>
              </w:rPr>
              <w:lastRenderedPageBreak/>
              <w:t>8</w:t>
            </w:r>
            <w:r w:rsidRPr="00BC5743">
              <w:rPr>
                <w:rFonts w:ascii="Arial" w:hAnsi="Arial" w:hint="eastAsia"/>
                <w:sz w:val="28"/>
                <w:szCs w:val="20"/>
              </w:rPr>
              <w:tab/>
            </w:r>
            <w:r w:rsidRPr="00BC5743">
              <w:rPr>
                <w:rFonts w:ascii="Arial" w:hAnsi="Arial"/>
                <w:sz w:val="28"/>
                <w:szCs w:val="20"/>
              </w:rPr>
              <w:t>Random access procedure</w:t>
            </w:r>
            <w:bookmarkEnd w:id="127"/>
          </w:p>
          <w:p w14:paraId="74C28A44" w14:textId="77777777" w:rsidR="004F552D" w:rsidRPr="00BC5743" w:rsidRDefault="004F552D" w:rsidP="00791DCF">
            <w:pPr>
              <w:keepNext/>
              <w:keepLines/>
              <w:spacing w:before="120" w:after="180"/>
              <w:jc w:val="center"/>
              <w:outlineLvl w:val="1"/>
              <w:rPr>
                <w:rFonts w:ascii="Arial" w:hAnsi="Arial"/>
                <w:sz w:val="32"/>
                <w:szCs w:val="20"/>
              </w:rPr>
            </w:pPr>
            <w:bookmarkStart w:id="128" w:name="_Toc239313214"/>
            <w:r w:rsidRPr="00BC5743">
              <w:rPr>
                <w:color w:val="FF0000"/>
                <w:szCs w:val="20"/>
              </w:rPr>
              <w:t>*** Unchanged parts are omitted ***</w:t>
            </w:r>
            <w:bookmarkEnd w:id="128"/>
          </w:p>
          <w:p w14:paraId="663F5839" w14:textId="77777777" w:rsidR="004F552D" w:rsidRPr="00BC5743" w:rsidRDefault="004F552D" w:rsidP="00791DCF">
            <w:pPr>
              <w:spacing w:after="180"/>
              <w:rPr>
                <w:szCs w:val="20"/>
              </w:rPr>
            </w:pPr>
            <w:r w:rsidRPr="00BC5743">
              <w:rPr>
                <w:szCs w:val="20"/>
              </w:rPr>
              <w:t>For unpaired spectrum</w:t>
            </w:r>
          </w:p>
          <w:p w14:paraId="272876EC" w14:textId="77777777" w:rsidR="004F552D" w:rsidRPr="00BC5743" w:rsidRDefault="004F552D" w:rsidP="00791DCF">
            <w:pPr>
              <w:overflowPunct w:val="0"/>
              <w:spacing w:after="180"/>
              <w:ind w:left="568" w:hanging="284"/>
              <w:textAlignment w:val="baseline"/>
              <w:rPr>
                <w:rFonts w:eastAsia="DengXian"/>
                <w:szCs w:val="20"/>
              </w:rPr>
            </w:pPr>
            <w:r w:rsidRPr="00BC5743">
              <w:rPr>
                <w:rFonts w:eastAsia="DengXian"/>
                <w:szCs w:val="20"/>
              </w:rPr>
              <w:t>-</w:t>
            </w:r>
            <w:r w:rsidRPr="00BC5743">
              <w:rPr>
                <w:rFonts w:eastAsia="DengXian"/>
                <w:szCs w:val="20"/>
              </w:rPr>
              <w:tab/>
              <w:t xml:space="preserve">if a UE is not provided </w:t>
            </w:r>
            <w:proofErr w:type="spellStart"/>
            <w:r w:rsidRPr="00BC5743">
              <w:rPr>
                <w:rFonts w:eastAsia="DengXian"/>
                <w:i/>
                <w:iCs/>
                <w:szCs w:val="20"/>
              </w:rPr>
              <w:t>tdd</w:t>
            </w:r>
            <w:proofErr w:type="spellEnd"/>
            <w:r w:rsidRPr="00BC5743">
              <w:rPr>
                <w:rFonts w:eastAsia="DengXian"/>
                <w:i/>
                <w:iCs/>
                <w:szCs w:val="20"/>
              </w:rPr>
              <w:t>-UL-DL-</w:t>
            </w:r>
            <w:proofErr w:type="spellStart"/>
            <w:r w:rsidRPr="00BC5743">
              <w:rPr>
                <w:rFonts w:eastAsia="DengXian"/>
                <w:i/>
                <w:iCs/>
                <w:szCs w:val="20"/>
              </w:rPr>
              <w:t>ConfigurationCommon</w:t>
            </w:r>
            <w:proofErr w:type="spellEnd"/>
            <w:r w:rsidRPr="00BC5743">
              <w:rPr>
                <w:rFonts w:eastAsia="DengXian"/>
                <w:szCs w:val="20"/>
              </w:rPr>
              <w:t xml:space="preserve"> or </w:t>
            </w:r>
            <w:r w:rsidRPr="00BC5743">
              <w:rPr>
                <w:rFonts w:eastAsia="DengXian"/>
                <w:i/>
                <w:iCs/>
                <w:szCs w:val="20"/>
              </w:rPr>
              <w:t>sib1-tdd-UL-DL-ConfigurationCommon</w:t>
            </w:r>
            <w:r w:rsidRPr="00BC5743">
              <w:rPr>
                <w:rFonts w:eastAsia="DengXian"/>
                <w:iCs/>
                <w:szCs w:val="20"/>
              </w:rPr>
              <w:t xml:space="preserve">, </w:t>
            </w:r>
            <w:r w:rsidRPr="00BC5743">
              <w:rPr>
                <w:rFonts w:eastAsia="DengXian"/>
                <w:szCs w:val="20"/>
              </w:rPr>
              <w:t>all PRACH occasions are first PRACH occasions</w:t>
            </w:r>
          </w:p>
          <w:p w14:paraId="56670B02" w14:textId="77777777" w:rsidR="004F552D" w:rsidRPr="00BC5743" w:rsidRDefault="004F552D" w:rsidP="00791DCF">
            <w:pPr>
              <w:overflowPunct w:val="0"/>
              <w:spacing w:after="180"/>
              <w:ind w:left="568" w:hanging="284"/>
              <w:textAlignment w:val="baseline"/>
              <w:rPr>
                <w:rFonts w:eastAsia="DengXian"/>
                <w:szCs w:val="20"/>
              </w:rPr>
            </w:pPr>
            <w:r w:rsidRPr="00BC5743">
              <w:rPr>
                <w:rFonts w:eastAsia="DengXian"/>
                <w:szCs w:val="20"/>
              </w:rPr>
              <w:t>-</w:t>
            </w:r>
            <w:r w:rsidRPr="00BC5743">
              <w:rPr>
                <w:rFonts w:eastAsia="DengXian"/>
                <w:szCs w:val="20"/>
              </w:rPr>
              <w:tab/>
              <w:t>otherwise, a PRACH occasion is</w:t>
            </w:r>
          </w:p>
          <w:p w14:paraId="4A1E2C4F" w14:textId="77777777" w:rsidR="004F552D" w:rsidRPr="00BC5743" w:rsidRDefault="004F552D" w:rsidP="00791DCF">
            <w:pPr>
              <w:overflowPunct w:val="0"/>
              <w:spacing w:after="180"/>
              <w:ind w:left="851" w:hanging="284"/>
              <w:textAlignment w:val="baseline"/>
              <w:rPr>
                <w:rFonts w:eastAsia="DengXian"/>
                <w:szCs w:val="20"/>
              </w:rPr>
            </w:pPr>
            <w:r w:rsidRPr="00BC5743">
              <w:rPr>
                <w:rFonts w:eastAsia="DengXian"/>
                <w:szCs w:val="20"/>
              </w:rPr>
              <w:t>-</w:t>
            </w:r>
            <w:r w:rsidRPr="00BC5743">
              <w:rPr>
                <w:rFonts w:eastAsia="DengXian"/>
                <w:szCs w:val="20"/>
              </w:rPr>
              <w:tab/>
              <w:t xml:space="preserve">a first PRACH occasion, when it includes only symbols that are indicated as uplink or flexible by </w:t>
            </w:r>
            <w:proofErr w:type="spellStart"/>
            <w:r w:rsidRPr="00BC5743">
              <w:rPr>
                <w:rFonts w:eastAsia="DengXian"/>
                <w:i/>
                <w:iCs/>
                <w:szCs w:val="20"/>
              </w:rPr>
              <w:t>tdd</w:t>
            </w:r>
            <w:proofErr w:type="spellEnd"/>
            <w:r w:rsidRPr="00BC5743">
              <w:rPr>
                <w:rFonts w:eastAsia="DengXian"/>
                <w:i/>
                <w:iCs/>
                <w:szCs w:val="20"/>
              </w:rPr>
              <w:t>-UL-DL-</w:t>
            </w:r>
            <w:proofErr w:type="spellStart"/>
            <w:r w:rsidRPr="00BC5743">
              <w:rPr>
                <w:rFonts w:eastAsia="DengXian"/>
                <w:i/>
                <w:iCs/>
                <w:szCs w:val="20"/>
              </w:rPr>
              <w:t>ConfigurationCommon</w:t>
            </w:r>
            <w:proofErr w:type="spellEnd"/>
            <w:r w:rsidRPr="00BC5743">
              <w:rPr>
                <w:rFonts w:eastAsia="DengXian"/>
                <w:szCs w:val="20"/>
              </w:rPr>
              <w:t xml:space="preserve"> or </w:t>
            </w:r>
            <w:r w:rsidRPr="00BC5743">
              <w:rPr>
                <w:rFonts w:eastAsia="DengXian"/>
                <w:i/>
                <w:iCs/>
                <w:szCs w:val="20"/>
              </w:rPr>
              <w:t>sib1-tdd-UL-DL-ConfigurationCommon</w:t>
            </w:r>
            <w:r w:rsidRPr="00BC5743">
              <w:rPr>
                <w:rFonts w:eastAsia="DengXian"/>
                <w:szCs w:val="20"/>
              </w:rPr>
              <w:t xml:space="preserve"> and the UE </w:t>
            </w:r>
            <w:r w:rsidRPr="00BC5743">
              <w:rPr>
                <w:rFonts w:eastAsia="DengXian"/>
                <w:iCs/>
                <w:szCs w:val="20"/>
              </w:rPr>
              <w:t xml:space="preserve">is </w:t>
            </w:r>
            <w:r w:rsidRPr="00BC5743">
              <w:rPr>
                <w:rFonts w:eastAsia="DengXian"/>
                <w:szCs w:val="20"/>
              </w:rPr>
              <w:t>not provided by </w:t>
            </w:r>
            <w:proofErr w:type="spellStart"/>
            <w:r w:rsidRPr="00BC5743">
              <w:rPr>
                <w:rFonts w:eastAsia="DengXian"/>
                <w:i/>
                <w:iCs/>
                <w:szCs w:val="20"/>
              </w:rPr>
              <w:t>sbfd</w:t>
            </w:r>
            <w:proofErr w:type="spellEnd"/>
            <w:r w:rsidRPr="00BC5743">
              <w:rPr>
                <w:rFonts w:eastAsia="DengXian"/>
                <w:i/>
                <w:iCs/>
                <w:szCs w:val="20"/>
              </w:rPr>
              <w:t>-RACH</w:t>
            </w:r>
            <w:r w:rsidRPr="00BC5743">
              <w:rPr>
                <w:rFonts w:eastAsia="DengXian" w:hint="eastAsia"/>
                <w:i/>
                <w:iCs/>
                <w:szCs w:val="20"/>
              </w:rPr>
              <w:t>-</w:t>
            </w:r>
            <w:proofErr w:type="spellStart"/>
            <w:r w:rsidRPr="00BC5743">
              <w:rPr>
                <w:rFonts w:eastAsia="DengXian"/>
                <w:i/>
                <w:iCs/>
                <w:szCs w:val="20"/>
              </w:rPr>
              <w:t>DualConfig</w:t>
            </w:r>
            <w:proofErr w:type="spellEnd"/>
            <w:r w:rsidRPr="00BC5743">
              <w:rPr>
                <w:rFonts w:eastAsia="DengXian"/>
                <w:szCs w:val="20"/>
              </w:rPr>
              <w:t xml:space="preserve">, and, or </w:t>
            </w:r>
          </w:p>
          <w:p w14:paraId="0296B1B6" w14:textId="77777777" w:rsidR="004F552D" w:rsidRPr="00BC5743" w:rsidRDefault="004F552D" w:rsidP="00791DCF">
            <w:pPr>
              <w:overflowPunct w:val="0"/>
              <w:spacing w:after="180"/>
              <w:ind w:left="851" w:hanging="284"/>
              <w:textAlignment w:val="baseline"/>
              <w:rPr>
                <w:rFonts w:eastAsia="DengXian"/>
                <w:szCs w:val="20"/>
              </w:rPr>
            </w:pPr>
            <w:r w:rsidRPr="00BC5743">
              <w:rPr>
                <w:rFonts w:eastAsia="DengXian"/>
                <w:szCs w:val="20"/>
              </w:rPr>
              <w:t>-</w:t>
            </w:r>
            <w:r w:rsidRPr="00BC5743">
              <w:rPr>
                <w:rFonts w:eastAsia="DengXian"/>
                <w:szCs w:val="20"/>
              </w:rPr>
              <w:tab/>
              <w:t xml:space="preserve">a second PRACH occasion, when the UE is provided by </w:t>
            </w:r>
            <w:proofErr w:type="spellStart"/>
            <w:r w:rsidRPr="00BC5743">
              <w:rPr>
                <w:rFonts w:eastAsia="DengXian"/>
                <w:i/>
                <w:strike/>
                <w:color w:val="FF0000"/>
                <w:szCs w:val="20"/>
              </w:rPr>
              <w:t>sbfd</w:t>
            </w:r>
            <w:proofErr w:type="spellEnd"/>
            <w:r w:rsidRPr="00BC5743">
              <w:rPr>
                <w:rFonts w:eastAsia="DengXian"/>
                <w:i/>
                <w:strike/>
                <w:color w:val="FF0000"/>
                <w:szCs w:val="20"/>
              </w:rPr>
              <w:t>-</w:t>
            </w:r>
            <w:proofErr w:type="spellStart"/>
            <w:r w:rsidRPr="00BC5743">
              <w:rPr>
                <w:rFonts w:eastAsia="DengXian"/>
                <w:i/>
                <w:strike/>
                <w:color w:val="FF0000"/>
                <w:szCs w:val="20"/>
              </w:rPr>
              <w:t>RACHDualConfig</w:t>
            </w:r>
            <w:r w:rsidRPr="00BC5743">
              <w:rPr>
                <w:rFonts w:eastAsia="DengXian" w:hint="eastAsia"/>
                <w:i/>
                <w:color w:val="FF0000"/>
                <w:szCs w:val="20"/>
                <w:u w:val="single"/>
              </w:rPr>
              <w:t>sbfd</w:t>
            </w:r>
            <w:proofErr w:type="spellEnd"/>
            <w:r w:rsidRPr="00BC5743">
              <w:rPr>
                <w:rFonts w:eastAsia="DengXian" w:hint="eastAsia"/>
                <w:i/>
                <w:color w:val="FF0000"/>
                <w:szCs w:val="20"/>
                <w:u w:val="single"/>
              </w:rPr>
              <w:t>-RACH-</w:t>
            </w:r>
            <w:proofErr w:type="spellStart"/>
            <w:r w:rsidRPr="00BC5743">
              <w:rPr>
                <w:rFonts w:eastAsia="DengXian" w:hint="eastAsia"/>
                <w:i/>
                <w:color w:val="FF0000"/>
                <w:szCs w:val="20"/>
                <w:u w:val="single"/>
              </w:rPr>
              <w:t>DualConfig</w:t>
            </w:r>
            <w:proofErr w:type="spellEnd"/>
            <w:r w:rsidRPr="00BC5743">
              <w:rPr>
                <w:rFonts w:eastAsia="DengXian"/>
                <w:szCs w:val="20"/>
              </w:rPr>
              <w:t xml:space="preserve">, or when it is only within SBFD symbols and includes at least one SBFD symbol indicated as downlink by </w:t>
            </w:r>
            <w:proofErr w:type="spellStart"/>
            <w:r w:rsidRPr="00BC5743">
              <w:rPr>
                <w:rFonts w:eastAsia="DengXian"/>
                <w:i/>
                <w:iCs/>
                <w:szCs w:val="20"/>
              </w:rPr>
              <w:t>tdd</w:t>
            </w:r>
            <w:proofErr w:type="spellEnd"/>
            <w:r w:rsidRPr="00BC5743">
              <w:rPr>
                <w:rFonts w:eastAsia="DengXian"/>
                <w:i/>
                <w:iCs/>
                <w:szCs w:val="20"/>
              </w:rPr>
              <w:t>-UL-DL-</w:t>
            </w:r>
            <w:proofErr w:type="spellStart"/>
            <w:r w:rsidRPr="00BC5743">
              <w:rPr>
                <w:rFonts w:eastAsia="DengXian"/>
                <w:i/>
                <w:iCs/>
                <w:szCs w:val="20"/>
              </w:rPr>
              <w:t>ConfigurationCommon</w:t>
            </w:r>
            <w:proofErr w:type="spellEnd"/>
            <w:r w:rsidRPr="00BC5743">
              <w:rPr>
                <w:rFonts w:eastAsia="DengXian"/>
                <w:szCs w:val="20"/>
              </w:rPr>
              <w:t xml:space="preserve"> and the UE is provided </w:t>
            </w:r>
            <w:proofErr w:type="spellStart"/>
            <w:r w:rsidRPr="00BC5743">
              <w:rPr>
                <w:rFonts w:eastAsia="DengXian"/>
                <w:i/>
                <w:strike/>
                <w:color w:val="FF0000"/>
                <w:szCs w:val="20"/>
              </w:rPr>
              <w:t>sbfd</w:t>
            </w:r>
            <w:proofErr w:type="spellEnd"/>
            <w:r w:rsidRPr="00BC5743">
              <w:rPr>
                <w:rFonts w:eastAsia="DengXian"/>
                <w:i/>
                <w:strike/>
                <w:color w:val="FF0000"/>
                <w:szCs w:val="20"/>
              </w:rPr>
              <w:t>-</w:t>
            </w:r>
            <w:proofErr w:type="spellStart"/>
            <w:r w:rsidRPr="00BC5743">
              <w:rPr>
                <w:rFonts w:eastAsia="DengXian"/>
                <w:i/>
                <w:strike/>
                <w:color w:val="FF0000"/>
                <w:szCs w:val="20"/>
              </w:rPr>
              <w:t>RACHSingleConfig</w:t>
            </w:r>
            <w:r w:rsidRPr="00BC5743">
              <w:rPr>
                <w:rFonts w:eastAsia="DengXian" w:hint="eastAsia"/>
                <w:i/>
                <w:color w:val="FF0000"/>
                <w:szCs w:val="20"/>
                <w:u w:val="single"/>
              </w:rPr>
              <w:t>sbfd</w:t>
            </w:r>
            <w:proofErr w:type="spellEnd"/>
            <w:r w:rsidRPr="00BC5743">
              <w:rPr>
                <w:rFonts w:eastAsia="DengXian" w:hint="eastAsia"/>
                <w:i/>
                <w:color w:val="FF0000"/>
                <w:szCs w:val="20"/>
                <w:u w:val="single"/>
              </w:rPr>
              <w:t>-RACH-</w:t>
            </w:r>
            <w:proofErr w:type="spellStart"/>
            <w:r w:rsidRPr="00BC5743">
              <w:rPr>
                <w:rFonts w:eastAsia="DengXian" w:hint="eastAsia"/>
                <w:i/>
                <w:color w:val="FF0000"/>
                <w:szCs w:val="20"/>
                <w:u w:val="single"/>
              </w:rPr>
              <w:t>SingleConfig</w:t>
            </w:r>
            <w:proofErr w:type="spellEnd"/>
            <w:r w:rsidRPr="00BC5743">
              <w:rPr>
                <w:rFonts w:eastAsia="DengXian"/>
                <w:szCs w:val="20"/>
              </w:rPr>
              <w:t xml:space="preserve">  </w:t>
            </w:r>
          </w:p>
          <w:p w14:paraId="6A2C52E1" w14:textId="77777777" w:rsidR="004F552D" w:rsidRPr="00BC5743" w:rsidRDefault="004F552D" w:rsidP="00791DCF">
            <w:pPr>
              <w:spacing w:after="180"/>
              <w:rPr>
                <w:szCs w:val="20"/>
              </w:rPr>
            </w:pPr>
            <w:r w:rsidRPr="00BC5743">
              <w:rPr>
                <w:szCs w:val="20"/>
              </w:rPr>
              <w:t>The procedures in clause 8.1 apply separately for the first PRACH occasions and the second PRACH occasions. Only a Type-1 random access procedure is applicable for the second PRACH occasions.</w:t>
            </w:r>
          </w:p>
          <w:p w14:paraId="417471AF" w14:textId="77777777" w:rsidR="004F552D" w:rsidRPr="00BC5743" w:rsidRDefault="004F552D" w:rsidP="00791DCF">
            <w:pPr>
              <w:spacing w:before="120" w:after="180"/>
              <w:jc w:val="center"/>
              <w:rPr>
                <w:szCs w:val="20"/>
              </w:rPr>
            </w:pPr>
            <w:r w:rsidRPr="00BC5743">
              <w:rPr>
                <w:color w:val="FF0000"/>
                <w:szCs w:val="20"/>
              </w:rPr>
              <w:t>*** Unchanged parts are omitted ***</w:t>
            </w:r>
          </w:p>
          <w:p w14:paraId="2B3A1F4A" w14:textId="77777777" w:rsidR="004F552D" w:rsidRPr="00BC5743" w:rsidRDefault="004F552D" w:rsidP="00791DCF">
            <w:pPr>
              <w:spacing w:after="180"/>
              <w:rPr>
                <w:rFonts w:eastAsia="MS Mincho"/>
                <w:szCs w:val="20"/>
              </w:rPr>
            </w:pPr>
            <w:r w:rsidRPr="00BC5743">
              <w:rPr>
                <w:rFonts w:hint="eastAsia"/>
                <w:szCs w:val="20"/>
              </w:rPr>
              <w:t>I</w:t>
            </w:r>
            <w:r w:rsidRPr="00BC5743">
              <w:rPr>
                <w:rFonts w:eastAsia="MS Mincho"/>
                <w:szCs w:val="20"/>
              </w:rPr>
              <w:t>f a</w:t>
            </w:r>
            <w:r w:rsidRPr="00BC5743">
              <w:rPr>
                <w:rFonts w:eastAsia="MS Mincho" w:hint="eastAsia"/>
                <w:szCs w:val="20"/>
              </w:rPr>
              <w:t xml:space="preserve"> </w:t>
            </w:r>
            <w:r w:rsidRPr="00BC5743">
              <w:rPr>
                <w:szCs w:val="20"/>
              </w:rPr>
              <w:t>random access procedure</w:t>
            </w:r>
            <w:r w:rsidRPr="00BC5743">
              <w:rPr>
                <w:rFonts w:eastAsia="MS Mincho" w:hint="eastAsia"/>
                <w:szCs w:val="20"/>
              </w:rPr>
              <w:t xml:space="preserve"> is </w:t>
            </w:r>
            <w:r w:rsidRPr="00BC5743">
              <w:rPr>
                <w:rFonts w:eastAsia="MS Mincho"/>
                <w:sz w:val="19"/>
                <w:szCs w:val="19"/>
              </w:rPr>
              <w:t>initiated by a</w:t>
            </w:r>
            <w:r w:rsidRPr="00BC5743">
              <w:rPr>
                <w:rFonts w:eastAsia="MS Mincho" w:hint="eastAsia"/>
                <w:sz w:val="19"/>
                <w:szCs w:val="19"/>
              </w:rPr>
              <w:t xml:space="preserve"> </w:t>
            </w:r>
            <w:r w:rsidRPr="00BC5743">
              <w:rPr>
                <w:rFonts w:hint="eastAsia"/>
                <w:szCs w:val="20"/>
              </w:rPr>
              <w:t xml:space="preserve">PDCCH </w:t>
            </w:r>
            <w:r w:rsidRPr="00BC5743">
              <w:rPr>
                <w:szCs w:val="20"/>
              </w:rPr>
              <w:t xml:space="preserve">order and the UE is provided either </w:t>
            </w:r>
            <w:proofErr w:type="spellStart"/>
            <w:r w:rsidRPr="00BC5743">
              <w:rPr>
                <w:i/>
                <w:strike/>
                <w:color w:val="FF0000"/>
                <w:szCs w:val="20"/>
              </w:rPr>
              <w:t>sbfd</w:t>
            </w:r>
            <w:proofErr w:type="spellEnd"/>
            <w:r w:rsidRPr="00BC5743">
              <w:rPr>
                <w:i/>
                <w:strike/>
                <w:color w:val="FF0000"/>
                <w:szCs w:val="20"/>
              </w:rPr>
              <w:t>-</w:t>
            </w:r>
            <w:proofErr w:type="spellStart"/>
            <w:r w:rsidRPr="00BC5743">
              <w:rPr>
                <w:i/>
                <w:strike/>
                <w:color w:val="FF0000"/>
                <w:szCs w:val="20"/>
              </w:rPr>
              <w:t>RACHSingleConfig</w:t>
            </w:r>
            <w:r w:rsidRPr="00BC5743">
              <w:rPr>
                <w:rFonts w:hint="eastAsia"/>
                <w:i/>
                <w:color w:val="FF0000"/>
                <w:szCs w:val="20"/>
                <w:u w:val="single"/>
              </w:rPr>
              <w:t>sbfd</w:t>
            </w:r>
            <w:proofErr w:type="spellEnd"/>
            <w:r w:rsidRPr="00BC5743">
              <w:rPr>
                <w:rFonts w:hint="eastAsia"/>
                <w:i/>
                <w:color w:val="FF0000"/>
                <w:szCs w:val="20"/>
                <w:u w:val="single"/>
              </w:rPr>
              <w:t>-RACH-</w:t>
            </w:r>
            <w:proofErr w:type="spellStart"/>
            <w:r w:rsidRPr="00BC5743">
              <w:rPr>
                <w:rFonts w:hint="eastAsia"/>
                <w:i/>
                <w:color w:val="FF0000"/>
                <w:szCs w:val="20"/>
                <w:u w:val="single"/>
              </w:rPr>
              <w:t>SingleConfig</w:t>
            </w:r>
            <w:proofErr w:type="spellEnd"/>
            <w:r w:rsidRPr="00BC5743">
              <w:rPr>
                <w:szCs w:val="20"/>
              </w:rPr>
              <w:t xml:space="preserve"> or </w:t>
            </w:r>
            <w:proofErr w:type="spellStart"/>
            <w:r w:rsidRPr="00BC5743">
              <w:rPr>
                <w:i/>
                <w:strike/>
                <w:color w:val="FF0000"/>
                <w:szCs w:val="20"/>
              </w:rPr>
              <w:t>sbfd</w:t>
            </w:r>
            <w:proofErr w:type="spellEnd"/>
            <w:r w:rsidRPr="00BC5743">
              <w:rPr>
                <w:i/>
                <w:strike/>
                <w:color w:val="FF0000"/>
                <w:szCs w:val="20"/>
              </w:rPr>
              <w:t>-</w:t>
            </w:r>
            <w:proofErr w:type="spellStart"/>
            <w:r w:rsidRPr="00BC5743">
              <w:rPr>
                <w:i/>
                <w:strike/>
                <w:color w:val="FF0000"/>
                <w:szCs w:val="20"/>
              </w:rPr>
              <w:t>RACHDualConfig</w:t>
            </w:r>
            <w:r w:rsidRPr="00BC5743">
              <w:rPr>
                <w:rFonts w:hint="eastAsia"/>
                <w:i/>
                <w:color w:val="FF0000"/>
                <w:szCs w:val="20"/>
                <w:u w:val="single"/>
              </w:rPr>
              <w:t>sbfd</w:t>
            </w:r>
            <w:proofErr w:type="spellEnd"/>
            <w:r w:rsidRPr="00BC5743">
              <w:rPr>
                <w:rFonts w:hint="eastAsia"/>
                <w:i/>
                <w:color w:val="FF0000"/>
                <w:szCs w:val="20"/>
                <w:u w:val="single"/>
              </w:rPr>
              <w:t>-RACH-</w:t>
            </w:r>
            <w:proofErr w:type="spellStart"/>
            <w:r w:rsidRPr="00BC5743">
              <w:rPr>
                <w:rFonts w:hint="eastAsia"/>
                <w:i/>
                <w:color w:val="FF0000"/>
                <w:szCs w:val="20"/>
                <w:u w:val="single"/>
              </w:rPr>
              <w:t>DualConfig</w:t>
            </w:r>
            <w:proofErr w:type="spellEnd"/>
            <w:r w:rsidRPr="00BC5743">
              <w:rPr>
                <w:szCs w:val="20"/>
              </w:rPr>
              <w:t>, the PDCCH order indicates [5, TS 38.212] whether the UE uses a PRACH occasion associated with either</w:t>
            </w:r>
            <w:r w:rsidRPr="00BC5743">
              <w:rPr>
                <w:i/>
                <w:szCs w:val="20"/>
              </w:rPr>
              <w:t xml:space="preserve"> </w:t>
            </w:r>
            <w:r w:rsidRPr="00BC5743">
              <w:rPr>
                <w:szCs w:val="20"/>
              </w:rPr>
              <w:t>the first PRACH occasions or the second PRACH occasions, for the PRACH transmission that is initiated by the PDCCH order.</w:t>
            </w:r>
          </w:p>
          <w:p w14:paraId="6FCF361E" w14:textId="77777777" w:rsidR="004F552D" w:rsidRPr="00BC5743" w:rsidRDefault="004F552D" w:rsidP="00791DCF">
            <w:pPr>
              <w:spacing w:before="120" w:after="180"/>
              <w:rPr>
                <w:szCs w:val="20"/>
              </w:rPr>
            </w:pPr>
          </w:p>
          <w:p w14:paraId="7B5C0DBD" w14:textId="77777777" w:rsidR="004F552D" w:rsidRPr="00BC5743" w:rsidRDefault="004F552D" w:rsidP="00791DCF">
            <w:pPr>
              <w:keepNext/>
              <w:numPr>
                <w:ilvl w:val="1"/>
                <w:numId w:val="0"/>
              </w:numPr>
              <w:spacing w:before="180" w:after="180"/>
              <w:outlineLvl w:val="1"/>
              <w:rPr>
                <w:rFonts w:ascii="Arial" w:hAnsi="Arial"/>
                <w:szCs w:val="20"/>
              </w:rPr>
            </w:pPr>
            <w:bookmarkStart w:id="129" w:name="_Toc239313215"/>
            <w:r w:rsidRPr="00BC5743">
              <w:rPr>
                <w:rFonts w:ascii="Arial" w:hAnsi="Arial"/>
                <w:szCs w:val="20"/>
              </w:rPr>
              <w:t>8</w:t>
            </w:r>
            <w:r w:rsidRPr="00BC5743">
              <w:rPr>
                <w:rFonts w:ascii="Arial" w:hAnsi="Arial" w:hint="eastAsia"/>
                <w:szCs w:val="20"/>
              </w:rPr>
              <w:t>.1</w:t>
            </w:r>
            <w:r w:rsidRPr="00BC5743">
              <w:rPr>
                <w:rFonts w:ascii="Arial" w:hAnsi="Arial" w:hint="eastAsia"/>
                <w:szCs w:val="20"/>
              </w:rPr>
              <w:tab/>
            </w:r>
            <w:r w:rsidRPr="00BC5743">
              <w:rPr>
                <w:rFonts w:ascii="Arial" w:hAnsi="Arial"/>
                <w:szCs w:val="20"/>
              </w:rPr>
              <w:t>Random access preamble</w:t>
            </w:r>
            <w:bookmarkEnd w:id="129"/>
          </w:p>
          <w:p w14:paraId="1587FAC8" w14:textId="77777777" w:rsidR="004F552D" w:rsidRPr="00BC5743" w:rsidRDefault="004F552D" w:rsidP="00791DCF">
            <w:pPr>
              <w:spacing w:before="120" w:after="180"/>
              <w:jc w:val="center"/>
              <w:rPr>
                <w:szCs w:val="20"/>
              </w:rPr>
            </w:pPr>
            <w:r w:rsidRPr="00BC5743">
              <w:rPr>
                <w:color w:val="FF0000"/>
                <w:szCs w:val="20"/>
              </w:rPr>
              <w:t>*** Unchanged parts are omitted ***</w:t>
            </w:r>
          </w:p>
          <w:p w14:paraId="1CAC8C85" w14:textId="77777777" w:rsidR="004F552D" w:rsidRPr="00BC5743" w:rsidRDefault="004F552D" w:rsidP="00791DCF">
            <w:pPr>
              <w:overflowPunct w:val="0"/>
              <w:spacing w:after="180"/>
              <w:ind w:left="851" w:hanging="284"/>
              <w:textAlignment w:val="baseline"/>
              <w:rPr>
                <w:rFonts w:eastAsia="DengXian"/>
                <w:szCs w:val="20"/>
              </w:rPr>
            </w:pPr>
            <w:r w:rsidRPr="00BC5743">
              <w:rPr>
                <w:rFonts w:eastAsia="DengXian"/>
                <w:szCs w:val="20"/>
              </w:rPr>
              <w:t>-</w:t>
            </w:r>
            <w:r w:rsidRPr="00BC5743">
              <w:rPr>
                <w:rFonts w:eastAsia="DengXian"/>
                <w:szCs w:val="20"/>
              </w:rPr>
              <w:tab/>
              <w:t>for a second PRACH occasion</w:t>
            </w:r>
          </w:p>
          <w:p w14:paraId="22979732" w14:textId="77777777" w:rsidR="004F552D" w:rsidRPr="00BC5743" w:rsidRDefault="004F552D" w:rsidP="00791DCF">
            <w:pPr>
              <w:spacing w:after="180"/>
              <w:ind w:left="1135" w:hanging="284"/>
              <w:rPr>
                <w:szCs w:val="20"/>
              </w:rPr>
            </w:pPr>
            <w:r w:rsidRPr="00BC5743">
              <w:rPr>
                <w:szCs w:val="20"/>
              </w:rPr>
              <w:t>-</w:t>
            </w:r>
            <w:r w:rsidRPr="00BC5743">
              <w:rPr>
                <w:szCs w:val="20"/>
              </w:rPr>
              <w:tab/>
              <w:t>it is in RBs that are both in the active UL BWP and in the UL sub-band, and</w:t>
            </w:r>
            <w:r w:rsidRPr="00BC5743">
              <w:rPr>
                <w:rFonts w:hint="eastAsia"/>
                <w:szCs w:val="20"/>
              </w:rPr>
              <w:t xml:space="preserve"> </w:t>
            </w:r>
          </w:p>
          <w:p w14:paraId="2C901A94" w14:textId="77777777" w:rsidR="004F552D" w:rsidRPr="00BC5743" w:rsidRDefault="004F552D" w:rsidP="00791DCF">
            <w:pPr>
              <w:spacing w:after="180"/>
              <w:ind w:left="1135" w:hanging="284"/>
              <w:rPr>
                <w:szCs w:val="20"/>
              </w:rPr>
            </w:pPr>
            <w:r w:rsidRPr="00BC5743">
              <w:rPr>
                <w:szCs w:val="20"/>
              </w:rPr>
              <w:t>-</w:t>
            </w:r>
            <w:r w:rsidRPr="00BC5743">
              <w:rPr>
                <w:szCs w:val="20"/>
              </w:rPr>
              <w:tab/>
              <w:t xml:space="preserve">it starts at least </w:t>
            </w:r>
            <m:oMath>
              <m:sSub>
                <m:sSubPr>
                  <m:ctrlPr>
                    <w:rPr>
                      <w:rFonts w:ascii="Cambria Math" w:hAnsi="Cambria Math"/>
                      <w:i/>
                      <w:szCs w:val="20"/>
                      <w:lang w:val="zh-CN"/>
                    </w:rPr>
                  </m:ctrlPr>
                </m:sSubPr>
                <m:e>
                  <m:r>
                    <w:rPr>
                      <w:rFonts w:ascii="Cambria Math" w:hAnsi="Cambria Math"/>
                      <w:szCs w:val="20"/>
                      <w:lang w:val="zh-CN"/>
                    </w:rPr>
                    <m:t>N</m:t>
                  </m:r>
                </m:e>
                <m:sub>
                  <m:r>
                    <m:rPr>
                      <m:sty m:val="p"/>
                    </m:rPr>
                    <w:rPr>
                      <w:rFonts w:ascii="Cambria Math" w:hAnsi="Cambria Math"/>
                      <w:szCs w:val="20"/>
                    </w:rPr>
                    <m:t>gap</m:t>
                  </m:r>
                </m:sub>
              </m:sSub>
            </m:oMath>
            <w:r w:rsidRPr="00BC5743">
              <w:rPr>
                <w:szCs w:val="20"/>
              </w:rPr>
              <w:t xml:space="preserve"> symbols after a last non-SBFD downlink symbol and at least </w:t>
            </w:r>
            <m:oMath>
              <m:sSub>
                <m:sSubPr>
                  <m:ctrlPr>
                    <w:rPr>
                      <w:rFonts w:ascii="Cambria Math" w:hAnsi="Cambria Math"/>
                      <w:i/>
                      <w:szCs w:val="20"/>
                      <w:lang w:val="zh-CN"/>
                    </w:rPr>
                  </m:ctrlPr>
                </m:sSubPr>
                <m:e>
                  <m:r>
                    <w:rPr>
                      <w:rFonts w:ascii="Cambria Math" w:hAnsi="Cambria Math"/>
                      <w:szCs w:val="20"/>
                      <w:lang w:val="zh-CN"/>
                    </w:rPr>
                    <m:t>N</m:t>
                  </m:r>
                </m:e>
                <m:sub>
                  <m:r>
                    <m:rPr>
                      <m:sty m:val="p"/>
                    </m:rPr>
                    <w:rPr>
                      <w:rFonts w:ascii="Cambria Math" w:hAnsi="Cambria Math"/>
                      <w:szCs w:val="20"/>
                    </w:rPr>
                    <m:t>gap</m:t>
                  </m:r>
                </m:sub>
              </m:sSub>
            </m:oMath>
            <w:r w:rsidRPr="00BC5743">
              <w:rPr>
                <w:szCs w:val="20"/>
              </w:rPr>
              <w:t xml:space="preserve"> symbols after a last SS/PBCH block symbol, where </w:t>
            </w:r>
            <m:oMath>
              <m:sSub>
                <m:sSubPr>
                  <m:ctrlPr>
                    <w:rPr>
                      <w:rFonts w:ascii="Cambria Math" w:hAnsi="Cambria Math"/>
                      <w:i/>
                      <w:szCs w:val="20"/>
                      <w:lang w:val="zh-CN"/>
                    </w:rPr>
                  </m:ctrlPr>
                </m:sSubPr>
                <m:e>
                  <m:r>
                    <w:rPr>
                      <w:rFonts w:ascii="Cambria Math" w:hAnsi="Cambria Math"/>
                      <w:szCs w:val="20"/>
                      <w:lang w:val="zh-CN"/>
                    </w:rPr>
                    <m:t>N</m:t>
                  </m:r>
                </m:e>
                <m:sub>
                  <m:r>
                    <m:rPr>
                      <m:sty m:val="p"/>
                    </m:rPr>
                    <w:rPr>
                      <w:rFonts w:ascii="Cambria Math" w:hAnsi="Cambria Math"/>
                      <w:szCs w:val="20"/>
                    </w:rPr>
                    <m:t>gap</m:t>
                  </m:r>
                </m:sub>
              </m:sSub>
            </m:oMath>
            <w:r w:rsidRPr="00BC5743">
              <w:rPr>
                <w:szCs w:val="20"/>
              </w:rPr>
              <w:t xml:space="preserve"> is provided in Table 8.1-2, and does not overlap with a SS/PBCH block symbol, and</w:t>
            </w:r>
            <w:r w:rsidRPr="00BC5743">
              <w:rPr>
                <w:rFonts w:hint="eastAsia"/>
                <w:szCs w:val="20"/>
              </w:rPr>
              <w:t xml:space="preserve"> </w:t>
            </w:r>
          </w:p>
          <w:p w14:paraId="2F586932" w14:textId="77777777" w:rsidR="004F552D" w:rsidRPr="00BC5743" w:rsidRDefault="004F552D" w:rsidP="00791DCF">
            <w:pPr>
              <w:spacing w:after="180"/>
              <w:ind w:left="1418" w:hanging="284"/>
              <w:rPr>
                <w:szCs w:val="20"/>
              </w:rPr>
            </w:pPr>
            <w:r w:rsidRPr="00BC5743">
              <w:rPr>
                <w:szCs w:val="20"/>
              </w:rPr>
              <w:t>-</w:t>
            </w:r>
            <w:r w:rsidRPr="00BC5743">
              <w:rPr>
                <w:szCs w:val="20"/>
              </w:rPr>
              <w:tab/>
              <w:t xml:space="preserve">it is only within SBFD symbols, includes at least one SBFD symbol indicated as downlink by </w:t>
            </w:r>
            <w:proofErr w:type="spellStart"/>
            <w:r w:rsidRPr="00BC5743">
              <w:rPr>
                <w:i/>
                <w:iCs/>
                <w:szCs w:val="20"/>
              </w:rPr>
              <w:t>tdd</w:t>
            </w:r>
            <w:proofErr w:type="spellEnd"/>
            <w:r w:rsidRPr="00BC5743">
              <w:rPr>
                <w:i/>
                <w:iCs/>
                <w:szCs w:val="20"/>
              </w:rPr>
              <w:t>-UL-DL-</w:t>
            </w:r>
            <w:proofErr w:type="spellStart"/>
            <w:r w:rsidRPr="00BC5743">
              <w:rPr>
                <w:i/>
                <w:iCs/>
                <w:szCs w:val="20"/>
              </w:rPr>
              <w:t>ConfigurationCommon</w:t>
            </w:r>
            <w:proofErr w:type="spellEnd"/>
            <w:r w:rsidRPr="00BC5743">
              <w:rPr>
                <w:iCs/>
                <w:szCs w:val="20"/>
              </w:rPr>
              <w:t>,</w:t>
            </w:r>
            <w:r w:rsidRPr="00BC5743">
              <w:rPr>
                <w:szCs w:val="20"/>
              </w:rPr>
              <w:t xml:space="preserve"> if the UE is provided </w:t>
            </w:r>
            <w:proofErr w:type="spellStart"/>
            <w:r w:rsidRPr="00BC5743">
              <w:rPr>
                <w:i/>
                <w:strike/>
                <w:color w:val="FF0000"/>
                <w:szCs w:val="20"/>
              </w:rPr>
              <w:t>sbfd</w:t>
            </w:r>
            <w:proofErr w:type="spellEnd"/>
            <w:r w:rsidRPr="00BC5743">
              <w:rPr>
                <w:i/>
                <w:strike/>
                <w:color w:val="FF0000"/>
                <w:szCs w:val="20"/>
              </w:rPr>
              <w:t>-</w:t>
            </w:r>
            <w:proofErr w:type="spellStart"/>
            <w:r w:rsidRPr="00BC5743">
              <w:rPr>
                <w:i/>
                <w:strike/>
                <w:color w:val="FF0000"/>
                <w:szCs w:val="20"/>
              </w:rPr>
              <w:t>RACHSingleConfig</w:t>
            </w:r>
            <w:r w:rsidRPr="00BC5743">
              <w:rPr>
                <w:rFonts w:hint="eastAsia"/>
                <w:i/>
                <w:color w:val="FF0000"/>
                <w:szCs w:val="20"/>
                <w:u w:val="single"/>
              </w:rPr>
              <w:t>sbfd</w:t>
            </w:r>
            <w:proofErr w:type="spellEnd"/>
            <w:r w:rsidRPr="00BC5743">
              <w:rPr>
                <w:rFonts w:hint="eastAsia"/>
                <w:i/>
                <w:color w:val="FF0000"/>
                <w:szCs w:val="20"/>
                <w:u w:val="single"/>
              </w:rPr>
              <w:t>-RACH-</w:t>
            </w:r>
            <w:proofErr w:type="spellStart"/>
            <w:r w:rsidRPr="00BC5743">
              <w:rPr>
                <w:rFonts w:hint="eastAsia"/>
                <w:i/>
                <w:color w:val="FF0000"/>
                <w:szCs w:val="20"/>
                <w:u w:val="single"/>
              </w:rPr>
              <w:t>SingleConfig</w:t>
            </w:r>
            <w:proofErr w:type="spellEnd"/>
            <w:r w:rsidRPr="00BC5743">
              <w:rPr>
                <w:rFonts w:hint="eastAsia"/>
                <w:iCs/>
                <w:szCs w:val="20"/>
              </w:rPr>
              <w:t>,</w:t>
            </w:r>
            <w:r w:rsidRPr="00BC5743">
              <w:rPr>
                <w:szCs w:val="20"/>
              </w:rPr>
              <w:t xml:space="preserve"> or  </w:t>
            </w:r>
          </w:p>
          <w:p w14:paraId="6DC87D4D" w14:textId="77777777" w:rsidR="004F552D" w:rsidRPr="00BC5743" w:rsidRDefault="004F552D" w:rsidP="00791DCF">
            <w:pPr>
              <w:spacing w:after="180"/>
              <w:ind w:left="1418" w:hanging="284"/>
              <w:rPr>
                <w:szCs w:val="20"/>
              </w:rPr>
            </w:pPr>
            <w:r w:rsidRPr="00BC5743">
              <w:rPr>
                <w:szCs w:val="20"/>
              </w:rPr>
              <w:t>-</w:t>
            </w:r>
            <w:r w:rsidRPr="00BC5743">
              <w:rPr>
                <w:szCs w:val="20"/>
              </w:rPr>
              <w:tab/>
            </w:r>
            <w:r w:rsidRPr="00BC5743">
              <w:rPr>
                <w:rFonts w:hint="eastAsia"/>
                <w:szCs w:val="20"/>
              </w:rPr>
              <w:t>it</w:t>
            </w:r>
            <w:r w:rsidRPr="00BC5743">
              <w:rPr>
                <w:szCs w:val="20"/>
              </w:rPr>
              <w:t xml:space="preserve"> is only within SBFD symbols, if the UE is provided</w:t>
            </w:r>
            <w:r w:rsidRPr="00BC5743">
              <w:rPr>
                <w:i/>
                <w:szCs w:val="20"/>
              </w:rPr>
              <w:t xml:space="preserve"> </w:t>
            </w:r>
            <w:proofErr w:type="spellStart"/>
            <w:r w:rsidRPr="00BC5743">
              <w:rPr>
                <w:i/>
                <w:strike/>
                <w:color w:val="FF0000"/>
                <w:szCs w:val="20"/>
              </w:rPr>
              <w:t>sbfd</w:t>
            </w:r>
            <w:proofErr w:type="spellEnd"/>
            <w:r w:rsidRPr="00BC5743">
              <w:rPr>
                <w:i/>
                <w:strike/>
                <w:color w:val="FF0000"/>
                <w:szCs w:val="20"/>
              </w:rPr>
              <w:t>-</w:t>
            </w:r>
            <w:proofErr w:type="spellStart"/>
            <w:r w:rsidRPr="00BC5743">
              <w:rPr>
                <w:i/>
                <w:strike/>
                <w:color w:val="FF0000"/>
                <w:szCs w:val="20"/>
              </w:rPr>
              <w:t>RACHDualConfig</w:t>
            </w:r>
            <w:r w:rsidRPr="00BC5743">
              <w:rPr>
                <w:rFonts w:hint="eastAsia"/>
                <w:i/>
                <w:color w:val="FF0000"/>
                <w:szCs w:val="20"/>
                <w:u w:val="single"/>
              </w:rPr>
              <w:t>sbfd</w:t>
            </w:r>
            <w:proofErr w:type="spellEnd"/>
            <w:r w:rsidRPr="00BC5743">
              <w:rPr>
                <w:rFonts w:hint="eastAsia"/>
                <w:i/>
                <w:color w:val="FF0000"/>
                <w:szCs w:val="20"/>
                <w:u w:val="single"/>
              </w:rPr>
              <w:t>-RACH-</w:t>
            </w:r>
            <w:proofErr w:type="spellStart"/>
            <w:r w:rsidRPr="00BC5743">
              <w:rPr>
                <w:rFonts w:hint="eastAsia"/>
                <w:i/>
                <w:color w:val="FF0000"/>
                <w:szCs w:val="20"/>
                <w:u w:val="single"/>
              </w:rPr>
              <w:t>DualConfig</w:t>
            </w:r>
            <w:proofErr w:type="spellEnd"/>
            <w:r w:rsidRPr="00BC5743">
              <w:rPr>
                <w:szCs w:val="20"/>
              </w:rPr>
              <w:t xml:space="preserve">, or </w:t>
            </w:r>
          </w:p>
          <w:p w14:paraId="3F7BE085" w14:textId="77777777" w:rsidR="004F552D" w:rsidRPr="00BC5743" w:rsidRDefault="004F552D" w:rsidP="00791DCF">
            <w:pPr>
              <w:spacing w:after="180"/>
              <w:ind w:left="1418" w:hanging="284"/>
              <w:rPr>
                <w:szCs w:val="20"/>
              </w:rPr>
            </w:pPr>
            <w:r w:rsidRPr="00BC5743">
              <w:rPr>
                <w:szCs w:val="20"/>
              </w:rPr>
              <w:t>-</w:t>
            </w:r>
            <w:r w:rsidRPr="00BC5743">
              <w:rPr>
                <w:szCs w:val="20"/>
              </w:rPr>
              <w:tab/>
              <w:t xml:space="preserve">it starts from an SBFD symbol and ends in a non-SBFD symbols, if the UE is provided </w:t>
            </w:r>
            <w:proofErr w:type="spellStart"/>
            <w:r w:rsidRPr="00BC5743">
              <w:rPr>
                <w:i/>
                <w:strike/>
                <w:color w:val="FF0000"/>
                <w:szCs w:val="20"/>
              </w:rPr>
              <w:t>sbfd</w:t>
            </w:r>
            <w:proofErr w:type="spellEnd"/>
            <w:r w:rsidRPr="00BC5743">
              <w:rPr>
                <w:i/>
                <w:strike/>
                <w:color w:val="FF0000"/>
                <w:szCs w:val="20"/>
              </w:rPr>
              <w:t>-</w:t>
            </w:r>
            <w:proofErr w:type="spellStart"/>
            <w:r w:rsidRPr="00BC5743">
              <w:rPr>
                <w:i/>
                <w:strike/>
                <w:color w:val="FF0000"/>
                <w:szCs w:val="20"/>
              </w:rPr>
              <w:t>RACHDualConfig</w:t>
            </w:r>
            <w:r w:rsidRPr="00BC5743">
              <w:rPr>
                <w:rFonts w:hint="eastAsia"/>
                <w:i/>
                <w:color w:val="FF0000"/>
                <w:szCs w:val="20"/>
                <w:u w:val="single"/>
              </w:rPr>
              <w:t>sbfd</w:t>
            </w:r>
            <w:proofErr w:type="spellEnd"/>
            <w:r w:rsidRPr="00BC5743">
              <w:rPr>
                <w:rFonts w:hint="eastAsia"/>
                <w:i/>
                <w:color w:val="FF0000"/>
                <w:szCs w:val="20"/>
                <w:u w:val="single"/>
              </w:rPr>
              <w:t>-RACH-</w:t>
            </w:r>
            <w:proofErr w:type="spellStart"/>
            <w:r w:rsidRPr="00BC5743">
              <w:rPr>
                <w:rFonts w:hint="eastAsia"/>
                <w:i/>
                <w:color w:val="FF0000"/>
                <w:szCs w:val="20"/>
                <w:u w:val="single"/>
              </w:rPr>
              <w:t>DualConfig</w:t>
            </w:r>
            <w:proofErr w:type="spellEnd"/>
            <w:r w:rsidRPr="00BC5743">
              <w:rPr>
                <w:szCs w:val="20"/>
              </w:rPr>
              <w:t xml:space="preserve"> and </w:t>
            </w:r>
            <w:r w:rsidRPr="00BC5743">
              <w:rPr>
                <w:i/>
                <w:strike/>
                <w:color w:val="FF0000"/>
                <w:szCs w:val="20"/>
              </w:rPr>
              <w:t>sbfd-RACHDualConfig-ValidROAcrossSymbolTypes</w:t>
            </w:r>
            <w:r w:rsidRPr="00BC5743">
              <w:rPr>
                <w:rFonts w:hint="eastAsia"/>
                <w:i/>
                <w:color w:val="FF0000"/>
                <w:szCs w:val="20"/>
                <w:u w:val="single"/>
              </w:rPr>
              <w:t>sbfd-RACH-DualConfig-ValidRO-AcrossSymbolTypes</w:t>
            </w:r>
            <w:r w:rsidRPr="00BC5743">
              <w:rPr>
                <w:szCs w:val="20"/>
              </w:rPr>
              <w:t xml:space="preserve"> </w:t>
            </w:r>
          </w:p>
          <w:p w14:paraId="0E611760" w14:textId="77777777" w:rsidR="004F552D" w:rsidRPr="00BC5743" w:rsidRDefault="004F552D" w:rsidP="00791DCF">
            <w:pPr>
              <w:overflowPunct w:val="0"/>
              <w:spacing w:after="180"/>
              <w:ind w:left="568" w:hanging="284"/>
              <w:textAlignment w:val="baseline"/>
              <w:rPr>
                <w:rFonts w:eastAsia="DengXian"/>
                <w:szCs w:val="20"/>
              </w:rPr>
            </w:pPr>
            <w:r w:rsidRPr="00BC5743">
              <w:rPr>
                <w:rFonts w:eastAsia="MS Mincho" w:hint="eastAsia"/>
                <w:szCs w:val="20"/>
                <w:lang w:eastAsia="ja-JP"/>
              </w:rPr>
              <w:t>-</w:t>
            </w:r>
            <w:r w:rsidRPr="00BC5743">
              <w:rPr>
                <w:rFonts w:eastAsia="DengXian"/>
                <w:szCs w:val="20"/>
              </w:rPr>
              <w:tab/>
            </w:r>
            <w:r w:rsidRPr="00BC5743">
              <w:rPr>
                <w:rFonts w:eastAsia="MS Mincho"/>
                <w:szCs w:val="20"/>
                <w:lang w:eastAsia="ja-JP"/>
              </w:rPr>
              <w:t>f</w:t>
            </w:r>
            <w:r w:rsidRPr="00BC5743">
              <w:rPr>
                <w:rFonts w:eastAsia="MS Mincho" w:hint="eastAsia"/>
                <w:szCs w:val="20"/>
                <w:lang w:eastAsia="ja-JP"/>
              </w:rPr>
              <w:t xml:space="preserve">or </w:t>
            </w:r>
            <w:r w:rsidRPr="00BC5743">
              <w:rPr>
                <w:rFonts w:eastAsia="Malgun Gothic" w:hint="eastAsia"/>
                <w:szCs w:val="20"/>
                <w:lang w:eastAsia="ko-KR"/>
              </w:rPr>
              <w:t>each of the</w:t>
            </w:r>
            <w:r w:rsidRPr="00BC5743">
              <w:rPr>
                <w:rFonts w:eastAsia="MS Mincho" w:hint="eastAsia"/>
                <w:szCs w:val="20"/>
                <w:lang w:eastAsia="ja-JP"/>
              </w:rPr>
              <w:t xml:space="preserve"> candidate cell</w:t>
            </w:r>
            <w:r w:rsidRPr="00BC5743">
              <w:rPr>
                <w:rFonts w:eastAsia="Malgun Gothic" w:hint="eastAsia"/>
                <w:szCs w:val="20"/>
                <w:lang w:eastAsia="ko-KR"/>
              </w:rPr>
              <w:t xml:space="preserve">s configured by </w:t>
            </w:r>
            <w:r w:rsidRPr="00BC5743">
              <w:rPr>
                <w:rFonts w:eastAsia="Malgun Gothic" w:hint="eastAsia"/>
                <w:i/>
                <w:iCs/>
                <w:szCs w:val="20"/>
                <w:lang w:eastAsia="ko-KR"/>
              </w:rPr>
              <w:t>LTM-config</w:t>
            </w:r>
            <w:r w:rsidRPr="00BC5743">
              <w:rPr>
                <w:rFonts w:eastAsia="MS Mincho" w:hint="eastAsia"/>
                <w:szCs w:val="20"/>
                <w:lang w:eastAsia="ja-JP"/>
              </w:rPr>
              <w:t>, i</w:t>
            </w:r>
            <w:r w:rsidRPr="00BC5743">
              <w:rPr>
                <w:rFonts w:eastAsia="DengXian"/>
                <w:szCs w:val="20"/>
              </w:rPr>
              <w:t xml:space="preserve">f a UE is provided </w:t>
            </w:r>
            <w:proofErr w:type="spellStart"/>
            <w:r w:rsidRPr="00BC5743">
              <w:rPr>
                <w:rFonts w:eastAsia="Malgun Gothic" w:hint="eastAsia"/>
                <w:i/>
                <w:szCs w:val="20"/>
                <w:lang w:eastAsia="ko-KR"/>
              </w:rPr>
              <w:t>ltm</w:t>
            </w:r>
            <w:proofErr w:type="spellEnd"/>
            <w:r w:rsidRPr="00BC5743">
              <w:rPr>
                <w:rFonts w:eastAsia="Malgun Gothic" w:hint="eastAsia"/>
                <w:i/>
                <w:szCs w:val="20"/>
                <w:lang w:eastAsia="ko-KR"/>
              </w:rPr>
              <w:t>-</w:t>
            </w:r>
            <w:proofErr w:type="spellStart"/>
            <w:r w:rsidRPr="00BC5743">
              <w:rPr>
                <w:rFonts w:eastAsia="MS Mincho"/>
                <w:i/>
                <w:szCs w:val="20"/>
                <w:lang w:eastAsia="ja-JP"/>
              </w:rPr>
              <w:t>tdd</w:t>
            </w:r>
            <w:proofErr w:type="spellEnd"/>
            <w:r w:rsidRPr="00BC5743">
              <w:rPr>
                <w:rFonts w:eastAsia="DengXian" w:cs="+mn-cs"/>
                <w:i/>
                <w:iCs/>
                <w:kern w:val="24"/>
                <w:szCs w:val="20"/>
                <w:lang w:eastAsia="ko-KR"/>
              </w:rPr>
              <w:t>-UL-DL-</w:t>
            </w:r>
            <w:proofErr w:type="spellStart"/>
            <w:r w:rsidRPr="00BC5743">
              <w:rPr>
                <w:rFonts w:eastAsia="DengXian" w:cs="+mn-cs"/>
                <w:i/>
                <w:iCs/>
                <w:kern w:val="24"/>
                <w:szCs w:val="20"/>
                <w:lang w:eastAsia="ko-KR"/>
              </w:rPr>
              <w:t>ConfigurationCommon</w:t>
            </w:r>
            <w:proofErr w:type="spellEnd"/>
            <w:r w:rsidRPr="00BC5743">
              <w:rPr>
                <w:rFonts w:eastAsia="DengXian"/>
                <w:szCs w:val="20"/>
              </w:rPr>
              <w:t>, a PRACH occasion in a PRACH slot for a candidate cell is valid if</w:t>
            </w:r>
          </w:p>
          <w:p w14:paraId="3DCA752C" w14:textId="77777777" w:rsidR="004F552D" w:rsidRPr="00BC5743" w:rsidRDefault="004F552D" w:rsidP="00791DCF">
            <w:pPr>
              <w:spacing w:before="120" w:after="180"/>
              <w:jc w:val="center"/>
              <w:rPr>
                <w:szCs w:val="20"/>
              </w:rPr>
            </w:pPr>
            <w:r w:rsidRPr="00BC5743">
              <w:rPr>
                <w:color w:val="FF0000"/>
                <w:szCs w:val="20"/>
              </w:rPr>
              <w:t>*** Unchanged parts are omitted ***</w:t>
            </w:r>
          </w:p>
          <w:p w14:paraId="1AFDF4C6" w14:textId="77777777" w:rsidR="004F552D" w:rsidRPr="00BC5743" w:rsidRDefault="004F552D" w:rsidP="00791DCF">
            <w:pPr>
              <w:keepNext/>
              <w:numPr>
                <w:ilvl w:val="1"/>
                <w:numId w:val="0"/>
              </w:numPr>
              <w:spacing w:before="180" w:after="180"/>
              <w:outlineLvl w:val="1"/>
              <w:rPr>
                <w:rFonts w:ascii="Arial" w:hAnsi="Arial"/>
                <w:szCs w:val="20"/>
              </w:rPr>
            </w:pPr>
            <w:bookmarkStart w:id="130" w:name="_Toc239313216"/>
            <w:r w:rsidRPr="00BC5743">
              <w:rPr>
                <w:rFonts w:ascii="Arial" w:hAnsi="Arial"/>
                <w:szCs w:val="20"/>
              </w:rPr>
              <w:t>11.1</w:t>
            </w:r>
            <w:r w:rsidRPr="00BC5743">
              <w:rPr>
                <w:rFonts w:ascii="Arial" w:hAnsi="Arial"/>
                <w:szCs w:val="20"/>
              </w:rPr>
              <w:tab/>
              <w:t>Slot configuration</w:t>
            </w:r>
            <w:bookmarkEnd w:id="130"/>
          </w:p>
          <w:p w14:paraId="1BA416F7" w14:textId="77777777" w:rsidR="004F552D" w:rsidRPr="00BC5743" w:rsidRDefault="004F552D" w:rsidP="00791DCF">
            <w:pPr>
              <w:spacing w:before="120" w:after="180"/>
              <w:jc w:val="center"/>
              <w:rPr>
                <w:szCs w:val="20"/>
              </w:rPr>
            </w:pPr>
            <w:r w:rsidRPr="00BC5743">
              <w:rPr>
                <w:color w:val="FF0000"/>
                <w:szCs w:val="20"/>
              </w:rPr>
              <w:t>*** Unchanged parts are omitted ***</w:t>
            </w:r>
          </w:p>
          <w:p w14:paraId="0111BCB4" w14:textId="77777777" w:rsidR="004F552D" w:rsidRPr="00BC5743" w:rsidRDefault="004F552D" w:rsidP="00791DCF">
            <w:pPr>
              <w:spacing w:after="180"/>
              <w:rPr>
                <w:szCs w:val="20"/>
              </w:rPr>
            </w:pPr>
            <w:r w:rsidRPr="00BC5743">
              <w:rPr>
                <w:szCs w:val="20"/>
              </w:rPr>
              <w:t xml:space="preserve">Except for a PRACH transmission in a PRACH occasion determined based on a second RACH configuration provided by </w:t>
            </w:r>
            <w:proofErr w:type="spellStart"/>
            <w:r w:rsidRPr="00BC5743">
              <w:rPr>
                <w:i/>
                <w:strike/>
                <w:color w:val="FF0000"/>
                <w:szCs w:val="20"/>
              </w:rPr>
              <w:t>sbfd</w:t>
            </w:r>
            <w:proofErr w:type="spellEnd"/>
            <w:r w:rsidRPr="00BC5743">
              <w:rPr>
                <w:i/>
                <w:strike/>
                <w:color w:val="FF0000"/>
                <w:szCs w:val="20"/>
              </w:rPr>
              <w:t>-</w:t>
            </w:r>
            <w:proofErr w:type="spellStart"/>
            <w:r w:rsidRPr="00BC5743">
              <w:rPr>
                <w:i/>
                <w:strike/>
                <w:color w:val="FF0000"/>
                <w:szCs w:val="20"/>
              </w:rPr>
              <w:t>RACHDualConfig</w:t>
            </w:r>
            <w:r w:rsidRPr="00BC5743">
              <w:rPr>
                <w:rFonts w:hint="eastAsia"/>
                <w:i/>
                <w:color w:val="FF0000"/>
                <w:szCs w:val="20"/>
                <w:u w:val="single"/>
              </w:rPr>
              <w:t>sbfd</w:t>
            </w:r>
            <w:proofErr w:type="spellEnd"/>
            <w:r w:rsidRPr="00BC5743">
              <w:rPr>
                <w:rFonts w:hint="eastAsia"/>
                <w:i/>
                <w:color w:val="FF0000"/>
                <w:szCs w:val="20"/>
                <w:u w:val="single"/>
              </w:rPr>
              <w:t>-RACH-</w:t>
            </w:r>
            <w:proofErr w:type="spellStart"/>
            <w:r w:rsidRPr="00BC5743">
              <w:rPr>
                <w:rFonts w:hint="eastAsia"/>
                <w:i/>
                <w:color w:val="FF0000"/>
                <w:szCs w:val="20"/>
                <w:u w:val="single"/>
              </w:rPr>
              <w:t>DualConfig</w:t>
            </w:r>
            <w:proofErr w:type="spellEnd"/>
            <w:r w:rsidRPr="00BC5743">
              <w:rPr>
                <w:szCs w:val="20"/>
              </w:rPr>
              <w:t xml:space="preserve"> as described in clause 8, the UE transmits or receives a physical channel or signal either only in SBFD symbols or only in non-SBFD symbols. </w:t>
            </w:r>
            <w:r w:rsidRPr="00BC5743">
              <w:rPr>
                <w:szCs w:val="20"/>
                <w:lang w:eastAsia="ko-KR"/>
              </w:rPr>
              <w:t>For a PUCCH transmission with SP-CSI reports, or for a PUCCH with SR, LRR, UEIRI, UE doesn’t transmit the PUCCH transmission occasion that is mapped to SBFD symbols and non-SBFD symbols.</w:t>
            </w:r>
          </w:p>
          <w:p w14:paraId="2080F6FF" w14:textId="77777777" w:rsidR="004F552D" w:rsidRPr="00E45404" w:rsidRDefault="004F552D" w:rsidP="00791DCF">
            <w:pPr>
              <w:pStyle w:val="CRSeparator"/>
              <w:rPr>
                <w:color w:val="FF0000"/>
                <w:sz w:val="22"/>
                <w:lang w:eastAsia="zh-CN"/>
              </w:rPr>
            </w:pPr>
            <w:r w:rsidRPr="00BC5743">
              <w:rPr>
                <w:color w:val="FF0000"/>
                <w:sz w:val="22"/>
                <w:szCs w:val="20"/>
                <w:lang w:eastAsia="en-US"/>
              </w:rPr>
              <w:t>*** Unchanged parts are omitted ***</w:t>
            </w:r>
          </w:p>
        </w:tc>
      </w:tr>
    </w:tbl>
    <w:p w14:paraId="51958D6A" w14:textId="77777777" w:rsidR="004F552D" w:rsidRDefault="004F552D" w:rsidP="004F552D">
      <w:pPr>
        <w:rPr>
          <w:rFonts w:eastAsia="MS Mincho"/>
          <w:lang w:eastAsia="ja-JP"/>
        </w:rPr>
      </w:pPr>
    </w:p>
    <w:p w14:paraId="715EEF03" w14:textId="6BDE5B12" w:rsidR="004F552D" w:rsidRPr="00D870DC" w:rsidRDefault="00C62C50" w:rsidP="004F552D">
      <w:pPr>
        <w:rPr>
          <w:rFonts w:eastAsia="MS Mincho"/>
          <w:b/>
          <w:bCs/>
          <w:lang w:eastAsia="ja-JP"/>
        </w:rPr>
      </w:pPr>
      <w:hyperlink r:id="rId237" w:history="1">
        <w:r w:rsidRPr="00D870DC">
          <w:rPr>
            <w:rStyle w:val="Hyperlink"/>
            <w:rFonts w:eastAsia="MS Mincho"/>
            <w:b/>
            <w:bCs/>
            <w:lang w:eastAsia="ja-JP"/>
          </w:rPr>
          <w:t>R1-2606865</w:t>
        </w:r>
      </w:hyperlink>
      <w:r w:rsidR="004F552D" w:rsidRPr="00D870DC">
        <w:rPr>
          <w:rFonts w:eastAsia="MS Mincho"/>
          <w:b/>
          <w:bCs/>
          <w:lang w:eastAsia="ja-JP"/>
        </w:rPr>
        <w:tab/>
        <w:t>Summary #1 of CLI handling</w:t>
      </w:r>
      <w:r w:rsidR="004F552D" w:rsidRPr="00D870DC">
        <w:rPr>
          <w:rFonts w:eastAsia="MS Mincho"/>
          <w:b/>
          <w:bCs/>
          <w:lang w:eastAsia="ja-JP"/>
        </w:rPr>
        <w:tab/>
      </w:r>
      <w:r w:rsidR="004F552D" w:rsidRPr="00D870DC">
        <w:rPr>
          <w:rFonts w:eastAsia="SimSun"/>
          <w:b/>
          <w:bCs/>
        </w:rPr>
        <w:t>Moderator (Huawei)</w:t>
      </w:r>
    </w:p>
    <w:p w14:paraId="620443F8" w14:textId="77777777" w:rsidR="004F552D" w:rsidRDefault="004F552D" w:rsidP="004F552D">
      <w:pPr>
        <w:rPr>
          <w:rFonts w:eastAsia="MS Mincho"/>
          <w:lang w:eastAsia="ja-JP"/>
        </w:rPr>
      </w:pPr>
    </w:p>
    <w:p w14:paraId="6292A58C" w14:textId="77777777" w:rsidR="00F40F12" w:rsidRPr="00DA381A" w:rsidRDefault="00F40F12" w:rsidP="00F40F12">
      <w:pPr>
        <w:rPr>
          <w:rFonts w:ascii="Times New Roman" w:eastAsiaTheme="minorEastAsia" w:hAnsi="Times New Roman"/>
          <w:b/>
          <w:bCs/>
          <w:u w:val="single"/>
          <w:lang w:eastAsia="zh-CN"/>
        </w:rPr>
      </w:pPr>
      <w:r w:rsidRPr="00DA381A">
        <w:rPr>
          <w:rFonts w:ascii="Times New Roman" w:eastAsiaTheme="minorEastAsia" w:hAnsi="Times New Roman" w:hint="eastAsia"/>
          <w:b/>
          <w:bCs/>
          <w:u w:val="single"/>
          <w:lang w:eastAsia="zh-CN"/>
        </w:rPr>
        <w:t>LB-CA</w:t>
      </w:r>
    </w:p>
    <w:p w14:paraId="2EE5D9C8" w14:textId="1B85E90F" w:rsidR="00F40F12" w:rsidRDefault="00C62C50" w:rsidP="00F40F12">
      <w:pPr>
        <w:rPr>
          <w:rFonts w:ascii="Times New Roman" w:eastAsia="MS Mincho" w:hAnsi="Times New Roman"/>
          <w:lang w:eastAsia="ja-JP"/>
        </w:rPr>
      </w:pPr>
      <w:hyperlink r:id="rId238" w:history="1">
        <w:r>
          <w:rPr>
            <w:rStyle w:val="Hyperlink"/>
            <w:rFonts w:ascii="Times New Roman" w:eastAsia="Times New Roman" w:hAnsi="Times New Roman"/>
          </w:rPr>
          <w:t>R1-2606719</w:t>
        </w:r>
      </w:hyperlink>
      <w:r w:rsidR="00F40F12">
        <w:rPr>
          <w:rFonts w:ascii="Times New Roman" w:eastAsia="Times New Roman" w:hAnsi="Times New Roman"/>
        </w:rPr>
        <w:tab/>
        <w:t>Discussion on Rel-20 LBCA via switching</w:t>
      </w:r>
      <w:r w:rsidR="00F40F12">
        <w:rPr>
          <w:rFonts w:ascii="Times New Roman" w:eastAsia="Times New Roman" w:hAnsi="Times New Roman"/>
        </w:rPr>
        <w:tab/>
        <w:t xml:space="preserve">Huawei, </w:t>
      </w:r>
      <w:proofErr w:type="spellStart"/>
      <w:r w:rsidR="00F40F12">
        <w:rPr>
          <w:rFonts w:ascii="Times New Roman" w:eastAsia="Times New Roman" w:hAnsi="Times New Roman"/>
        </w:rPr>
        <w:t>HiSilicon</w:t>
      </w:r>
      <w:proofErr w:type="spellEnd"/>
    </w:p>
    <w:p w14:paraId="42E0930A" w14:textId="77777777" w:rsidR="00F40F12" w:rsidRPr="00736300" w:rsidRDefault="00F40F12" w:rsidP="00F40F12">
      <w:pPr>
        <w:rPr>
          <w:rFonts w:ascii="Times New Roman" w:eastAsia="MS Mincho" w:hAnsi="Times New Roman"/>
          <w:b/>
          <w:bCs/>
          <w:u w:val="single"/>
          <w:lang w:eastAsia="ja-JP"/>
        </w:rPr>
      </w:pPr>
      <w:r w:rsidRPr="00736300">
        <w:rPr>
          <w:rFonts w:ascii="Times New Roman" w:eastAsia="MS Mincho" w:hAnsi="Times New Roman"/>
          <w:b/>
          <w:bCs/>
          <w:u w:val="single"/>
          <w:lang w:eastAsia="ja-JP"/>
        </w:rPr>
        <w:t>F</w:t>
      </w:r>
      <w:r w:rsidRPr="00736300">
        <w:rPr>
          <w:rFonts w:ascii="Times New Roman" w:eastAsia="MS Mincho" w:hAnsi="Times New Roman" w:hint="eastAsia"/>
          <w:b/>
          <w:bCs/>
          <w:u w:val="single"/>
          <w:lang w:eastAsia="ja-JP"/>
        </w:rPr>
        <w:t>rom AI5</w:t>
      </w:r>
    </w:p>
    <w:p w14:paraId="3C75C81D" w14:textId="7DA9F812" w:rsidR="00F40F12" w:rsidRPr="008B5956" w:rsidRDefault="00F40F12" w:rsidP="00F40F12">
      <w:pPr>
        <w:rPr>
          <w:rFonts w:eastAsiaTheme="minorEastAsia"/>
          <w:highlight w:val="cyan"/>
          <w:lang w:eastAsia="zh-CN"/>
        </w:rPr>
      </w:pPr>
      <w:r w:rsidRPr="006121DF">
        <w:rPr>
          <w:rFonts w:hint="eastAsia"/>
          <w:highlight w:val="cyan"/>
        </w:rPr>
        <w:t xml:space="preserve">Follow up discussion on RAN4 LS </w:t>
      </w:r>
      <w:hyperlink r:id="rId239" w:history="1">
        <w:r w:rsidR="00C62C50">
          <w:rPr>
            <w:rStyle w:val="Hyperlink"/>
            <w:highlight w:val="cyan"/>
          </w:rPr>
          <w:t>R1-2603493</w:t>
        </w:r>
      </w:hyperlink>
      <w:r w:rsidRPr="006121DF">
        <w:rPr>
          <w:rFonts w:hint="eastAsia"/>
          <w:highlight w:val="cyan"/>
        </w:rPr>
        <w:t xml:space="preserve"> and revised WID reflection the conclusion made in RAN1. RAN1 action needed. To be handled under AI 8.2, moderator Haitong (Apple)</w:t>
      </w:r>
      <w:r>
        <w:rPr>
          <w:rFonts w:eastAsiaTheme="minorEastAsia" w:hint="eastAsia"/>
          <w:highlight w:val="cyan"/>
          <w:lang w:eastAsia="zh-CN"/>
        </w:rPr>
        <w:t>.</w:t>
      </w:r>
    </w:p>
    <w:p w14:paraId="0D8AE671" w14:textId="5C4A1EA6" w:rsidR="00F40F12" w:rsidRPr="000F0CF6" w:rsidRDefault="00C62C50" w:rsidP="00F40F12">
      <w:pPr>
        <w:rPr>
          <w:rFonts w:ascii="Times New Roman" w:eastAsiaTheme="minorEastAsia" w:hAnsi="Times New Roman"/>
          <w:color w:val="7F7F7F" w:themeColor="text1" w:themeTint="80"/>
          <w:lang w:eastAsia="zh-CN"/>
        </w:rPr>
      </w:pPr>
      <w:hyperlink r:id="rId240" w:history="1">
        <w:r>
          <w:rPr>
            <w:rStyle w:val="Hyperlink"/>
            <w:rFonts w:ascii="Times New Roman" w:eastAsia="Times New Roman" w:hAnsi="Times New Roman"/>
          </w:rPr>
          <w:t>R1-2605374</w:t>
        </w:r>
      </w:hyperlink>
      <w:r w:rsidR="00F40F12" w:rsidRPr="000F0CF6">
        <w:rPr>
          <w:rFonts w:ascii="Times New Roman" w:eastAsia="Times New Roman" w:hAnsi="Times New Roman"/>
          <w:color w:val="7F7F7F" w:themeColor="text1" w:themeTint="80"/>
        </w:rPr>
        <w:tab/>
        <w:t>Discussion on Rel-20 LBCA via switching</w:t>
      </w:r>
      <w:r w:rsidR="00F40F12" w:rsidRPr="000F0CF6">
        <w:rPr>
          <w:rFonts w:ascii="Times New Roman" w:eastAsia="Times New Roman" w:hAnsi="Times New Roman"/>
          <w:color w:val="7F7F7F" w:themeColor="text1" w:themeTint="80"/>
        </w:rPr>
        <w:tab/>
        <w:t>Nokia</w:t>
      </w:r>
    </w:p>
    <w:p w14:paraId="24B731BA" w14:textId="3F1BE628" w:rsidR="00F40F12" w:rsidRDefault="00C62C50" w:rsidP="00F40F12">
      <w:pPr>
        <w:rPr>
          <w:rFonts w:ascii="Times New Roman" w:eastAsiaTheme="minorEastAsia" w:hAnsi="Times New Roman"/>
          <w:lang w:eastAsia="zh-CN"/>
        </w:rPr>
      </w:pPr>
      <w:hyperlink r:id="rId241" w:history="1">
        <w:r>
          <w:rPr>
            <w:rStyle w:val="Hyperlink"/>
            <w:rFonts w:ascii="Times New Roman" w:eastAsia="Times New Roman" w:hAnsi="Times New Roman"/>
          </w:rPr>
          <w:t>R1-2606587</w:t>
        </w:r>
      </w:hyperlink>
      <w:r w:rsidR="00F40F12">
        <w:rPr>
          <w:rFonts w:ascii="Times New Roman" w:eastAsia="Times New Roman" w:hAnsi="Times New Roman"/>
        </w:rPr>
        <w:tab/>
        <w:t>Discussion on Rel-20 LBCA via switching</w:t>
      </w:r>
      <w:r w:rsidR="00F40F12">
        <w:rPr>
          <w:rFonts w:ascii="Times New Roman" w:eastAsia="Times New Roman" w:hAnsi="Times New Roman"/>
        </w:rPr>
        <w:tab/>
        <w:t>Nokia Hungary</w:t>
      </w:r>
    </w:p>
    <w:p w14:paraId="22FB7AA6" w14:textId="39E392F4" w:rsidR="00F40F12" w:rsidRPr="00791EA9" w:rsidRDefault="00F40F12" w:rsidP="00F40F12">
      <w:pPr>
        <w:rPr>
          <w:rFonts w:eastAsiaTheme="minorEastAsia"/>
          <w:lang w:eastAsia="zh-CN"/>
        </w:rPr>
      </w:pPr>
      <w:r>
        <w:rPr>
          <w:rFonts w:ascii="Times New Roman" w:eastAsiaTheme="minorEastAsia" w:hAnsi="Times New Roman"/>
          <w:lang w:eastAsia="zh-CN"/>
        </w:rPr>
        <w:tab/>
      </w:r>
      <w:r>
        <w:rPr>
          <w:rFonts w:ascii="Times New Roman" w:eastAsiaTheme="minorEastAsia" w:hAnsi="Times New Roman"/>
          <w:lang w:eastAsia="zh-CN"/>
        </w:rPr>
        <w:tab/>
      </w:r>
      <w:r>
        <w:rPr>
          <w:rFonts w:ascii="Times New Roman" w:eastAsiaTheme="minorEastAsia" w:hAnsi="Times New Roman" w:hint="eastAsia"/>
          <w:lang w:eastAsia="zh-CN"/>
        </w:rPr>
        <w:t xml:space="preserve">(Revision of </w:t>
      </w:r>
      <w:hyperlink r:id="rId242" w:history="1">
        <w:r w:rsidR="00C62C50">
          <w:rPr>
            <w:rStyle w:val="Hyperlink"/>
            <w:rFonts w:ascii="Times New Roman" w:eastAsiaTheme="minorEastAsia" w:hAnsi="Times New Roman"/>
            <w:lang w:eastAsia="zh-CN"/>
          </w:rPr>
          <w:t>R1-2605374</w:t>
        </w:r>
      </w:hyperlink>
      <w:r>
        <w:rPr>
          <w:rFonts w:ascii="Times New Roman" w:eastAsiaTheme="minorEastAsia" w:hAnsi="Times New Roman" w:hint="eastAsia"/>
          <w:lang w:eastAsia="zh-CN"/>
        </w:rPr>
        <w:t>)</w:t>
      </w:r>
    </w:p>
    <w:p w14:paraId="249CF01F" w14:textId="6A0BA391" w:rsidR="00F40F12" w:rsidRDefault="00C62C50" w:rsidP="00F40F12">
      <w:hyperlink r:id="rId243" w:history="1">
        <w:r>
          <w:rPr>
            <w:rStyle w:val="Hyperlink"/>
            <w:rFonts w:ascii="Times New Roman" w:eastAsia="Times New Roman" w:hAnsi="Times New Roman"/>
          </w:rPr>
          <w:t>R1-2605522</w:t>
        </w:r>
      </w:hyperlink>
      <w:r w:rsidR="00F40F12">
        <w:rPr>
          <w:rFonts w:ascii="Times New Roman" w:eastAsia="Times New Roman" w:hAnsi="Times New Roman"/>
        </w:rPr>
        <w:tab/>
        <w:t xml:space="preserve">Discussion on LS to RAN1 for Rel-20 LBCA via switching </w:t>
      </w:r>
      <w:r w:rsidR="00F40F12">
        <w:rPr>
          <w:rFonts w:ascii="Times New Roman" w:eastAsia="Times New Roman" w:hAnsi="Times New Roman"/>
        </w:rPr>
        <w:tab/>
        <w:t>Ericsson Inc.</w:t>
      </w:r>
    </w:p>
    <w:p w14:paraId="33B4A97B" w14:textId="1CCDF5B4" w:rsidR="00F40F12" w:rsidRDefault="00C62C50" w:rsidP="00F40F12">
      <w:hyperlink r:id="rId244" w:history="1">
        <w:r>
          <w:rPr>
            <w:rStyle w:val="Hyperlink"/>
            <w:rFonts w:ascii="Times New Roman" w:eastAsia="Times New Roman" w:hAnsi="Times New Roman"/>
          </w:rPr>
          <w:t>R1-2605896</w:t>
        </w:r>
      </w:hyperlink>
      <w:r w:rsidR="00F40F12">
        <w:rPr>
          <w:rFonts w:ascii="Times New Roman" w:eastAsia="Times New Roman" w:hAnsi="Times New Roman"/>
        </w:rPr>
        <w:tab/>
        <w:t>Discussion on Rel-20 LBCA via switching</w:t>
      </w:r>
      <w:r w:rsidR="00F40F12">
        <w:rPr>
          <w:rFonts w:ascii="Times New Roman" w:eastAsia="Times New Roman" w:hAnsi="Times New Roman"/>
        </w:rPr>
        <w:tab/>
        <w:t xml:space="preserve">ZTE Corporation, </w:t>
      </w:r>
      <w:proofErr w:type="spellStart"/>
      <w:r w:rsidR="00F40F12">
        <w:rPr>
          <w:rFonts w:ascii="Times New Roman" w:eastAsia="Times New Roman" w:hAnsi="Times New Roman"/>
        </w:rPr>
        <w:t>Sanechips</w:t>
      </w:r>
      <w:proofErr w:type="spellEnd"/>
    </w:p>
    <w:p w14:paraId="34D6B3D1" w14:textId="377B7517" w:rsidR="00F40F12" w:rsidRDefault="00C62C50" w:rsidP="00F40F12">
      <w:hyperlink r:id="rId245" w:history="1">
        <w:r>
          <w:rPr>
            <w:rStyle w:val="Hyperlink"/>
            <w:rFonts w:ascii="Times New Roman" w:eastAsia="Times New Roman" w:hAnsi="Times New Roman"/>
          </w:rPr>
          <w:t>R1-2606350</w:t>
        </w:r>
      </w:hyperlink>
      <w:r w:rsidR="00F40F12">
        <w:rPr>
          <w:rFonts w:ascii="Times New Roman" w:eastAsia="Times New Roman" w:hAnsi="Times New Roman"/>
        </w:rPr>
        <w:tab/>
        <w:t>Discussion on RAN1 impact on LBCA via switching in Rel-20</w:t>
      </w:r>
      <w:r w:rsidR="00F40F12">
        <w:rPr>
          <w:rFonts w:ascii="Times New Roman" w:eastAsia="Times New Roman" w:hAnsi="Times New Roman"/>
        </w:rPr>
        <w:tab/>
      </w:r>
      <w:proofErr w:type="spellStart"/>
      <w:r w:rsidR="00F40F12">
        <w:rPr>
          <w:rFonts w:ascii="Times New Roman" w:eastAsia="Times New Roman" w:hAnsi="Times New Roman"/>
        </w:rPr>
        <w:t>Ofinno</w:t>
      </w:r>
      <w:proofErr w:type="spellEnd"/>
    </w:p>
    <w:p w14:paraId="2BBD347D" w14:textId="77777777" w:rsidR="00F40F12" w:rsidRDefault="00F40F12" w:rsidP="00F40F12">
      <w:pPr>
        <w:rPr>
          <w:rFonts w:eastAsia="MS Mincho"/>
          <w:lang w:eastAsia="ja-JP"/>
        </w:rPr>
      </w:pPr>
    </w:p>
    <w:p w14:paraId="149377E7" w14:textId="44E7BCD1" w:rsidR="00F40F12" w:rsidRPr="00D870DC" w:rsidRDefault="00C62C50" w:rsidP="00F40F12">
      <w:pPr>
        <w:rPr>
          <w:rFonts w:eastAsia="MS Mincho"/>
          <w:b/>
          <w:bCs/>
          <w:lang w:eastAsia="ja-JP"/>
        </w:rPr>
      </w:pPr>
      <w:hyperlink r:id="rId246" w:history="1">
        <w:r w:rsidRPr="00D870DC">
          <w:rPr>
            <w:rStyle w:val="Hyperlink"/>
            <w:rFonts w:eastAsia="MS Mincho"/>
            <w:b/>
            <w:bCs/>
            <w:lang w:eastAsia="ja-JP"/>
          </w:rPr>
          <w:t>R1-2606746</w:t>
        </w:r>
      </w:hyperlink>
      <w:r w:rsidR="00F40F12" w:rsidRPr="00D870DC">
        <w:rPr>
          <w:rFonts w:eastAsia="MS Mincho"/>
          <w:b/>
          <w:bCs/>
          <w:lang w:eastAsia="ja-JP"/>
        </w:rPr>
        <w:tab/>
        <w:t>FL summary of LS discussion on R20 LBCA via switching</w:t>
      </w:r>
      <w:r w:rsidR="00F40F12" w:rsidRPr="00D870DC">
        <w:rPr>
          <w:rFonts w:eastAsia="MS Mincho"/>
          <w:b/>
          <w:bCs/>
          <w:lang w:eastAsia="ja-JP"/>
        </w:rPr>
        <w:tab/>
        <w:t>Moderator (Apple)</w:t>
      </w:r>
    </w:p>
    <w:p w14:paraId="786BA03F" w14:textId="77777777" w:rsidR="00F40F12" w:rsidRDefault="00F40F12" w:rsidP="00F40F12">
      <w:pPr>
        <w:rPr>
          <w:rFonts w:ascii="Times New Roman" w:eastAsia="MS Mincho" w:hAnsi="Times New Roman"/>
          <w:lang w:eastAsia="ja-JP"/>
        </w:rPr>
      </w:pPr>
    </w:p>
    <w:p w14:paraId="53EF8E17" w14:textId="77777777" w:rsidR="00F40F12" w:rsidRPr="00D37F4B" w:rsidRDefault="00F40F12" w:rsidP="00F40F12">
      <w:pPr>
        <w:rPr>
          <w:rFonts w:ascii="Times New Roman" w:eastAsia="MS Mincho" w:hAnsi="Times New Roman"/>
          <w:lang w:val="en-US" w:eastAsia="ja-JP"/>
        </w:rPr>
      </w:pPr>
      <w:r w:rsidRPr="00D37F4B">
        <w:rPr>
          <w:rFonts w:ascii="Times New Roman" w:eastAsia="MS Mincho" w:hAnsi="Times New Roman" w:hint="eastAsia"/>
          <w:highlight w:val="green"/>
          <w:lang w:val="en-US" w:eastAsia="ja-JP"/>
        </w:rPr>
        <w:t>Agreement:</w:t>
      </w:r>
    </w:p>
    <w:p w14:paraId="282AF647" w14:textId="77777777" w:rsidR="00F40F12" w:rsidRPr="00D37F4B" w:rsidRDefault="00F40F12" w:rsidP="00F40F12">
      <w:pPr>
        <w:rPr>
          <w:rFonts w:ascii="Times New Roman" w:eastAsia="MS Mincho" w:hAnsi="Times New Roman"/>
          <w:lang w:val="en-US" w:eastAsia="ja-JP"/>
        </w:rPr>
      </w:pPr>
      <w:r w:rsidRPr="00D37F4B">
        <w:rPr>
          <w:rFonts w:ascii="Times New Roman" w:eastAsia="MS Mincho" w:hAnsi="Times New Roman"/>
          <w:lang w:val="en-US" w:eastAsia="ja-JP"/>
        </w:rPr>
        <w:t xml:space="preserve">For Rel-20 LBCA via switching, in terms of interpretation of configured new Rel-20 switching pattern </w:t>
      </w:r>
    </w:p>
    <w:p w14:paraId="1336C72E" w14:textId="77777777" w:rsidR="00F40F12" w:rsidRPr="00D37F4B" w:rsidRDefault="00F40F12" w:rsidP="00F40F12">
      <w:pPr>
        <w:numPr>
          <w:ilvl w:val="0"/>
          <w:numId w:val="98"/>
        </w:numPr>
        <w:rPr>
          <w:rFonts w:ascii="Times New Roman" w:eastAsia="MS Mincho" w:hAnsi="Times New Roman"/>
          <w:lang w:val="en-US" w:eastAsia="ja-JP"/>
        </w:rPr>
      </w:pPr>
      <w:r w:rsidRPr="00D37F4B">
        <w:rPr>
          <w:rFonts w:ascii="Times New Roman" w:eastAsia="MS Mincho" w:hAnsi="Times New Roman"/>
          <w:lang w:val="en-US" w:eastAsia="ja-JP"/>
        </w:rPr>
        <w:t xml:space="preserve">For a bit value of ‘0’ for a first slot in the bitmap, keep the same interpretation as Rel-19, i.e., UE can transmit/receive on the </w:t>
      </w:r>
      <w:proofErr w:type="spellStart"/>
      <w:r w:rsidRPr="00D37F4B">
        <w:rPr>
          <w:rFonts w:ascii="Times New Roman" w:eastAsia="MS Mincho" w:hAnsi="Times New Roman"/>
          <w:lang w:val="en-US" w:eastAsia="ja-JP"/>
        </w:rPr>
        <w:t>PCell</w:t>
      </w:r>
      <w:proofErr w:type="spellEnd"/>
      <w:r w:rsidRPr="00D37F4B">
        <w:rPr>
          <w:rFonts w:ascii="Times New Roman" w:eastAsia="MS Mincho" w:hAnsi="Times New Roman"/>
          <w:lang w:val="en-US" w:eastAsia="ja-JP"/>
        </w:rPr>
        <w:t xml:space="preserve"> in the first slot.</w:t>
      </w:r>
    </w:p>
    <w:p w14:paraId="3783EAD5" w14:textId="77777777" w:rsidR="00F40F12" w:rsidRPr="00D37F4B" w:rsidRDefault="00F40F12" w:rsidP="00F40F12">
      <w:pPr>
        <w:numPr>
          <w:ilvl w:val="0"/>
          <w:numId w:val="98"/>
        </w:numPr>
        <w:rPr>
          <w:rFonts w:ascii="Times New Roman" w:eastAsia="MS Mincho" w:hAnsi="Times New Roman"/>
          <w:lang w:eastAsia="ja-JP"/>
        </w:rPr>
      </w:pPr>
      <w:r w:rsidRPr="00D37F4B">
        <w:rPr>
          <w:rFonts w:ascii="Times New Roman" w:eastAsia="MS Mincho" w:hAnsi="Times New Roman"/>
          <w:lang w:eastAsia="ja-JP"/>
        </w:rPr>
        <w:t xml:space="preserve">For a bit value of ‘1’ for a second slot in the bitmap, change the interpretation, i.e., UE can receive on both the </w:t>
      </w:r>
      <w:proofErr w:type="spellStart"/>
      <w:r w:rsidRPr="00D37F4B">
        <w:rPr>
          <w:rFonts w:ascii="Times New Roman" w:eastAsia="MS Mincho" w:hAnsi="Times New Roman"/>
          <w:lang w:eastAsia="ja-JP"/>
        </w:rPr>
        <w:t>SCell</w:t>
      </w:r>
      <w:proofErr w:type="spellEnd"/>
      <w:r w:rsidRPr="00D37F4B">
        <w:rPr>
          <w:rFonts w:ascii="Times New Roman" w:eastAsia="MS Mincho" w:hAnsi="Times New Roman"/>
          <w:lang w:eastAsia="ja-JP"/>
        </w:rPr>
        <w:t xml:space="preserve"> and the </w:t>
      </w:r>
      <w:proofErr w:type="spellStart"/>
      <w:r w:rsidRPr="00D37F4B">
        <w:rPr>
          <w:rFonts w:ascii="Times New Roman" w:eastAsia="MS Mincho" w:hAnsi="Times New Roman"/>
          <w:lang w:eastAsia="ja-JP"/>
        </w:rPr>
        <w:t>PCell</w:t>
      </w:r>
      <w:proofErr w:type="spellEnd"/>
      <w:r w:rsidRPr="00D37F4B">
        <w:rPr>
          <w:rFonts w:ascii="Times New Roman" w:eastAsia="MS Mincho" w:hAnsi="Times New Roman"/>
          <w:lang w:eastAsia="ja-JP"/>
        </w:rPr>
        <w:t xml:space="preserve"> simultaneously in the second slot and cannot transmit on the </w:t>
      </w:r>
      <w:proofErr w:type="spellStart"/>
      <w:r w:rsidRPr="00D37F4B">
        <w:rPr>
          <w:rFonts w:ascii="Times New Roman" w:eastAsia="MS Mincho" w:hAnsi="Times New Roman"/>
          <w:lang w:eastAsia="ja-JP"/>
        </w:rPr>
        <w:t>PCell</w:t>
      </w:r>
      <w:proofErr w:type="spellEnd"/>
      <w:r w:rsidRPr="00D37F4B">
        <w:rPr>
          <w:rFonts w:ascii="Times New Roman" w:eastAsia="MS Mincho" w:hAnsi="Times New Roman"/>
          <w:lang w:eastAsia="ja-JP"/>
        </w:rPr>
        <w:t>.</w:t>
      </w:r>
    </w:p>
    <w:p w14:paraId="5AD4ACEB" w14:textId="77777777" w:rsidR="00F40F12" w:rsidRDefault="00F40F12" w:rsidP="00F40F12">
      <w:pPr>
        <w:rPr>
          <w:rFonts w:ascii="Times New Roman" w:eastAsia="MS Mincho" w:hAnsi="Times New Roman"/>
          <w:lang w:eastAsia="ja-JP"/>
        </w:rPr>
      </w:pPr>
    </w:p>
    <w:p w14:paraId="2BFA8E69" w14:textId="77777777" w:rsidR="00F40F12" w:rsidRPr="0059772D" w:rsidRDefault="00F40F12" w:rsidP="00F40F12">
      <w:pPr>
        <w:rPr>
          <w:rFonts w:ascii="Times New Roman" w:eastAsia="MS Mincho" w:hAnsi="Times New Roman"/>
          <w:lang w:val="en-US" w:eastAsia="ja-JP"/>
        </w:rPr>
      </w:pPr>
      <w:r w:rsidRPr="0059772D">
        <w:rPr>
          <w:rFonts w:ascii="Times New Roman" w:eastAsia="MS Mincho" w:hAnsi="Times New Roman" w:hint="eastAsia"/>
          <w:highlight w:val="green"/>
          <w:lang w:val="en-US" w:eastAsia="ja-JP"/>
        </w:rPr>
        <w:t>Agreement:</w:t>
      </w:r>
    </w:p>
    <w:p w14:paraId="46362038" w14:textId="77777777" w:rsidR="00F40F12" w:rsidRPr="00D37F4B" w:rsidRDefault="00F40F12" w:rsidP="00F40F12">
      <w:pPr>
        <w:numPr>
          <w:ilvl w:val="0"/>
          <w:numId w:val="99"/>
        </w:numPr>
        <w:rPr>
          <w:rFonts w:ascii="Times New Roman" w:eastAsia="MS Mincho" w:hAnsi="Times New Roman"/>
          <w:lang w:eastAsia="ja-JP"/>
        </w:rPr>
      </w:pPr>
      <w:r w:rsidRPr="00D37F4B">
        <w:rPr>
          <w:rFonts w:ascii="Times New Roman" w:eastAsia="MS Mincho" w:hAnsi="Times New Roman"/>
          <w:lang w:val="en-US" w:eastAsia="ja-JP"/>
        </w:rPr>
        <w:t xml:space="preserve">Introduce new RRC parameter for Rel-20 LBCA via switching including a switching pattern, a gap duration for switching from </w:t>
      </w:r>
      <w:proofErr w:type="spellStart"/>
      <w:r w:rsidRPr="00D37F4B">
        <w:rPr>
          <w:rFonts w:ascii="Times New Roman" w:eastAsia="MS Mincho" w:hAnsi="Times New Roman"/>
          <w:lang w:val="en-US" w:eastAsia="ja-JP"/>
        </w:rPr>
        <w:t>PCell</w:t>
      </w:r>
      <w:proofErr w:type="spellEnd"/>
      <w:r w:rsidRPr="00D37F4B">
        <w:rPr>
          <w:rFonts w:ascii="Times New Roman" w:eastAsia="MS Mincho" w:hAnsi="Times New Roman"/>
          <w:lang w:val="en-US" w:eastAsia="ja-JP"/>
        </w:rPr>
        <w:t xml:space="preserve"> UL to </w:t>
      </w:r>
      <w:proofErr w:type="spellStart"/>
      <w:r w:rsidRPr="00D37F4B">
        <w:rPr>
          <w:rFonts w:ascii="Times New Roman" w:eastAsia="MS Mincho" w:hAnsi="Times New Roman"/>
          <w:lang w:val="en-US" w:eastAsia="ja-JP"/>
        </w:rPr>
        <w:t>SCell</w:t>
      </w:r>
      <w:proofErr w:type="spellEnd"/>
      <w:r w:rsidRPr="00D37F4B">
        <w:rPr>
          <w:rFonts w:ascii="Times New Roman" w:eastAsia="MS Mincho" w:hAnsi="Times New Roman"/>
          <w:lang w:val="en-US" w:eastAsia="ja-JP"/>
        </w:rPr>
        <w:t xml:space="preserve"> DL, and gap duration for switching from </w:t>
      </w:r>
      <w:proofErr w:type="spellStart"/>
      <w:r w:rsidRPr="00D37F4B">
        <w:rPr>
          <w:rFonts w:ascii="Times New Roman" w:eastAsia="MS Mincho" w:hAnsi="Times New Roman"/>
          <w:lang w:val="en-US" w:eastAsia="ja-JP"/>
        </w:rPr>
        <w:t>SCell</w:t>
      </w:r>
      <w:proofErr w:type="spellEnd"/>
      <w:r w:rsidRPr="00D37F4B">
        <w:rPr>
          <w:rFonts w:ascii="Times New Roman" w:eastAsia="MS Mincho" w:hAnsi="Times New Roman"/>
          <w:lang w:val="en-US" w:eastAsia="ja-JP"/>
        </w:rPr>
        <w:t xml:space="preserve"> DL to </w:t>
      </w:r>
      <w:proofErr w:type="spellStart"/>
      <w:r w:rsidRPr="00D37F4B">
        <w:rPr>
          <w:rFonts w:ascii="Times New Roman" w:eastAsia="MS Mincho" w:hAnsi="Times New Roman"/>
          <w:lang w:val="en-US" w:eastAsia="ja-JP"/>
        </w:rPr>
        <w:t>PCell</w:t>
      </w:r>
      <w:proofErr w:type="spellEnd"/>
      <w:r w:rsidRPr="00D37F4B">
        <w:rPr>
          <w:rFonts w:ascii="Times New Roman" w:eastAsia="MS Mincho" w:hAnsi="Times New Roman"/>
          <w:lang w:val="en-US" w:eastAsia="ja-JP"/>
        </w:rPr>
        <w:t xml:space="preserve"> UL.</w:t>
      </w:r>
    </w:p>
    <w:p w14:paraId="257EE886" w14:textId="77777777" w:rsidR="00F40F12" w:rsidRPr="00D37F4B" w:rsidRDefault="00F40F12" w:rsidP="00F40F12">
      <w:pPr>
        <w:numPr>
          <w:ilvl w:val="1"/>
          <w:numId w:val="99"/>
        </w:numPr>
        <w:rPr>
          <w:rFonts w:ascii="Times New Roman" w:eastAsia="MS Mincho" w:hAnsi="Times New Roman"/>
          <w:lang w:eastAsia="ja-JP"/>
        </w:rPr>
      </w:pPr>
      <w:r w:rsidRPr="00D37F4B">
        <w:rPr>
          <w:rFonts w:ascii="Times New Roman" w:eastAsia="MS Mincho" w:hAnsi="Times New Roman"/>
          <w:lang w:val="en-US" w:eastAsia="ja-JP"/>
        </w:rPr>
        <w:t>The value range of each RRC parameter in Rel-20 LBCA via switching configuration is the same as the value range of the corresponding parameter in Rel-19 LBCA via switching configuration.</w:t>
      </w:r>
    </w:p>
    <w:p w14:paraId="10AB30E7" w14:textId="77777777" w:rsidR="00F40F12" w:rsidRPr="00D37F4B" w:rsidRDefault="00F40F12" w:rsidP="00F40F12">
      <w:pPr>
        <w:numPr>
          <w:ilvl w:val="1"/>
          <w:numId w:val="99"/>
        </w:numPr>
        <w:rPr>
          <w:rFonts w:ascii="Times New Roman" w:eastAsia="MS Mincho" w:hAnsi="Times New Roman"/>
          <w:lang w:eastAsia="ja-JP"/>
        </w:rPr>
      </w:pPr>
      <w:r w:rsidRPr="00D37F4B">
        <w:rPr>
          <w:rFonts w:ascii="Times New Roman" w:eastAsia="MS Mincho" w:hAnsi="Times New Roman"/>
          <w:lang w:val="en-US" w:eastAsia="ja-JP"/>
        </w:rPr>
        <w:t>‘0’ in the switching pattern indicates operation on FDD DL/UL carrier (</w:t>
      </w:r>
      <w:proofErr w:type="spellStart"/>
      <w:r w:rsidRPr="00D37F4B">
        <w:rPr>
          <w:rFonts w:ascii="Times New Roman" w:eastAsia="MS Mincho" w:hAnsi="Times New Roman"/>
          <w:lang w:val="en-US" w:eastAsia="ja-JP"/>
        </w:rPr>
        <w:t>PCell</w:t>
      </w:r>
      <w:proofErr w:type="spellEnd"/>
      <w:r w:rsidRPr="00D37F4B">
        <w:rPr>
          <w:rFonts w:ascii="Times New Roman" w:eastAsia="MS Mincho" w:hAnsi="Times New Roman"/>
          <w:lang w:val="en-US" w:eastAsia="ja-JP"/>
        </w:rPr>
        <w:t>) only</w:t>
      </w:r>
    </w:p>
    <w:p w14:paraId="127FC7B1" w14:textId="77777777" w:rsidR="00F40F12" w:rsidRPr="00D37F4B" w:rsidRDefault="00F40F12" w:rsidP="00F40F12">
      <w:pPr>
        <w:numPr>
          <w:ilvl w:val="1"/>
          <w:numId w:val="99"/>
        </w:numPr>
        <w:rPr>
          <w:rFonts w:ascii="Times New Roman" w:eastAsia="MS Mincho" w:hAnsi="Times New Roman"/>
          <w:lang w:eastAsia="ja-JP"/>
        </w:rPr>
      </w:pPr>
      <w:r w:rsidRPr="00D37F4B">
        <w:rPr>
          <w:rFonts w:ascii="Times New Roman" w:eastAsia="MS Mincho" w:hAnsi="Times New Roman"/>
          <w:lang w:val="en-US" w:eastAsia="ja-JP"/>
        </w:rPr>
        <w:t>‘1’ in the switching pattern indicates dual-DL operation on FDD DL carrier + SDL carrier (</w:t>
      </w:r>
      <w:proofErr w:type="spellStart"/>
      <w:r w:rsidRPr="00D37F4B">
        <w:rPr>
          <w:rFonts w:ascii="Times New Roman" w:eastAsia="MS Mincho" w:hAnsi="Times New Roman"/>
          <w:lang w:val="en-US" w:eastAsia="ja-JP"/>
        </w:rPr>
        <w:t>SCell</w:t>
      </w:r>
      <w:proofErr w:type="spellEnd"/>
      <w:r w:rsidRPr="00D37F4B">
        <w:rPr>
          <w:rFonts w:ascii="Times New Roman" w:eastAsia="MS Mincho" w:hAnsi="Times New Roman"/>
          <w:lang w:val="en-US" w:eastAsia="ja-JP"/>
        </w:rPr>
        <w:t>)</w:t>
      </w:r>
    </w:p>
    <w:p w14:paraId="4B1C8680" w14:textId="77777777" w:rsidR="00F40F12" w:rsidRPr="00D37F4B" w:rsidRDefault="00F40F12" w:rsidP="00F40F12">
      <w:pPr>
        <w:numPr>
          <w:ilvl w:val="0"/>
          <w:numId w:val="99"/>
        </w:numPr>
        <w:rPr>
          <w:rFonts w:ascii="Times New Roman" w:eastAsia="MS Mincho" w:hAnsi="Times New Roman"/>
          <w:lang w:eastAsia="ja-JP"/>
        </w:rPr>
      </w:pPr>
      <w:r w:rsidRPr="00D37F4B">
        <w:rPr>
          <w:rFonts w:ascii="Times New Roman" w:eastAsia="MS Mincho" w:hAnsi="Times New Roman"/>
          <w:lang w:val="en-US" w:eastAsia="ja-JP"/>
        </w:rPr>
        <w:t>A UE cannot be configured simultaneously with both the Rel-19 LBCA via switching and the Rel-20 LBCA via switching.</w:t>
      </w:r>
    </w:p>
    <w:p w14:paraId="2060B4FE" w14:textId="77777777" w:rsidR="00F40F12" w:rsidRPr="00D37F4B" w:rsidRDefault="00F40F12" w:rsidP="00F40F12">
      <w:pPr>
        <w:numPr>
          <w:ilvl w:val="0"/>
          <w:numId w:val="99"/>
        </w:numPr>
        <w:rPr>
          <w:rFonts w:ascii="Times New Roman" w:eastAsia="MS Mincho" w:hAnsi="Times New Roman"/>
          <w:lang w:eastAsia="ja-JP"/>
        </w:rPr>
      </w:pPr>
      <w:r w:rsidRPr="00D37F4B">
        <w:rPr>
          <w:rFonts w:ascii="Times New Roman" w:eastAsia="MS Mincho" w:hAnsi="Times New Roman"/>
          <w:lang w:val="en-US" w:eastAsia="ja-JP"/>
        </w:rPr>
        <w:t>The same as Rel-19, no UE feature related to Rel-20 LBCA via switching is expected in RAN1</w:t>
      </w:r>
    </w:p>
    <w:p w14:paraId="390C3B9B" w14:textId="77777777" w:rsidR="00F40F12" w:rsidRDefault="00F40F12" w:rsidP="00F40F12">
      <w:pPr>
        <w:rPr>
          <w:rFonts w:ascii="Times New Roman" w:eastAsia="MS Mincho" w:hAnsi="Times New Roman"/>
          <w:lang w:eastAsia="ja-JP"/>
        </w:rPr>
      </w:pPr>
    </w:p>
    <w:p w14:paraId="25578027" w14:textId="77777777" w:rsidR="00F40F12" w:rsidRPr="0059772D" w:rsidRDefault="00F40F12" w:rsidP="00F40F12">
      <w:pPr>
        <w:rPr>
          <w:rFonts w:ascii="Times New Roman" w:eastAsia="MS Mincho" w:hAnsi="Times New Roman"/>
          <w:lang w:val="en-US" w:eastAsia="ja-JP"/>
        </w:rPr>
      </w:pPr>
      <w:r w:rsidRPr="0059772D">
        <w:rPr>
          <w:rFonts w:ascii="Times New Roman" w:eastAsia="MS Mincho" w:hAnsi="Times New Roman" w:hint="eastAsia"/>
          <w:highlight w:val="green"/>
          <w:lang w:val="en-US" w:eastAsia="ja-JP"/>
        </w:rPr>
        <w:t>Agreement:</w:t>
      </w:r>
    </w:p>
    <w:p w14:paraId="28DC1FA7" w14:textId="77777777" w:rsidR="00F40F12" w:rsidRPr="0059772D" w:rsidRDefault="00F40F12" w:rsidP="00F40F12">
      <w:pPr>
        <w:rPr>
          <w:rFonts w:ascii="Times New Roman" w:eastAsia="MS Mincho" w:hAnsi="Times New Roman"/>
          <w:lang w:val="en-US" w:eastAsia="ja-JP"/>
        </w:rPr>
      </w:pPr>
      <w:r w:rsidRPr="0059772D">
        <w:rPr>
          <w:rFonts w:ascii="Times New Roman" w:eastAsia="MS Mincho" w:hAnsi="Times New Roman"/>
          <w:lang w:val="en-US" w:eastAsia="ja-JP"/>
        </w:rPr>
        <w:t xml:space="preserve">For Rel-20 LBCA via switching, in terms of collision handling, when Rel-20 LBCA via switching is configured, </w:t>
      </w:r>
      <w:r w:rsidRPr="0006221C">
        <w:rPr>
          <w:rFonts w:ascii="Times New Roman" w:eastAsia="MS Mincho" w:hAnsi="Times New Roman"/>
          <w:lang w:val="en-US" w:eastAsia="ja-JP"/>
        </w:rPr>
        <w:t>only</w:t>
      </w:r>
      <w:r w:rsidRPr="0059772D">
        <w:rPr>
          <w:rFonts w:ascii="Times New Roman" w:eastAsia="MS Mincho" w:hAnsi="Times New Roman"/>
          <w:lang w:val="en-US" w:eastAsia="ja-JP"/>
        </w:rPr>
        <w:t xml:space="preserve"> the following modification to the existing Rel-19 LBCA via switching collision is needed </w:t>
      </w:r>
    </w:p>
    <w:p w14:paraId="1FB70816" w14:textId="77777777" w:rsidR="00F40F12" w:rsidRPr="0059772D" w:rsidRDefault="00F40F12" w:rsidP="00F40F12">
      <w:pPr>
        <w:numPr>
          <w:ilvl w:val="0"/>
          <w:numId w:val="100"/>
        </w:numPr>
        <w:rPr>
          <w:rFonts w:ascii="Times New Roman" w:eastAsia="MS Mincho" w:hAnsi="Times New Roman"/>
          <w:lang w:val="en-US" w:eastAsia="ja-JP"/>
        </w:rPr>
      </w:pPr>
      <w:r w:rsidRPr="0059772D">
        <w:rPr>
          <w:rFonts w:ascii="Times New Roman" w:eastAsia="MS Mincho" w:hAnsi="Times New Roman"/>
          <w:lang w:val="en-US" w:eastAsia="ja-JP"/>
        </w:rPr>
        <w:t xml:space="preserve">UE can receive SS/PBCH block, PDSCH, or PDCCH, or CSI-RS, or PRS configured by higher layers on the </w:t>
      </w:r>
      <w:proofErr w:type="spellStart"/>
      <w:r w:rsidRPr="0059772D">
        <w:rPr>
          <w:rFonts w:ascii="Times New Roman" w:eastAsia="MS Mincho" w:hAnsi="Times New Roman"/>
          <w:lang w:val="en-US" w:eastAsia="ja-JP"/>
        </w:rPr>
        <w:t>PCell</w:t>
      </w:r>
      <w:proofErr w:type="spellEnd"/>
      <w:r w:rsidRPr="0059772D">
        <w:rPr>
          <w:rFonts w:ascii="Times New Roman" w:eastAsia="MS Mincho" w:hAnsi="Times New Roman"/>
          <w:lang w:val="en-US" w:eastAsia="ja-JP"/>
        </w:rPr>
        <w:t xml:space="preserve"> in a set of symbols of a slot with bit value ‘1’, unless the set of symbols includes at least one symbol that is in the second duration.</w:t>
      </w:r>
    </w:p>
    <w:p w14:paraId="4BBDF33B" w14:textId="77777777" w:rsidR="00F40F12" w:rsidRDefault="00F40F12" w:rsidP="00F40F12">
      <w:pPr>
        <w:numPr>
          <w:ilvl w:val="0"/>
          <w:numId w:val="100"/>
        </w:numPr>
        <w:rPr>
          <w:rFonts w:ascii="Times New Roman" w:eastAsia="MS Mincho" w:hAnsi="Times New Roman"/>
          <w:lang w:eastAsia="ja-JP"/>
        </w:rPr>
      </w:pPr>
      <w:r w:rsidRPr="0059772D">
        <w:rPr>
          <w:rFonts w:ascii="Times New Roman" w:eastAsia="MS Mincho" w:hAnsi="Times New Roman"/>
          <w:lang w:eastAsia="ja-JP"/>
        </w:rPr>
        <w:t xml:space="preserve">UE can expect to detect a DCI format scheduling or triggering a PDSCH, or PDCCH, or CSI-RS, or PRS reception on the </w:t>
      </w:r>
      <w:proofErr w:type="spellStart"/>
      <w:r w:rsidRPr="0059772D">
        <w:rPr>
          <w:rFonts w:ascii="Times New Roman" w:eastAsia="MS Mincho" w:hAnsi="Times New Roman"/>
          <w:lang w:eastAsia="ja-JP"/>
        </w:rPr>
        <w:t>PCell</w:t>
      </w:r>
      <w:proofErr w:type="spellEnd"/>
      <w:r w:rsidRPr="0059772D">
        <w:rPr>
          <w:rFonts w:ascii="Times New Roman" w:eastAsia="MS Mincho" w:hAnsi="Times New Roman"/>
          <w:lang w:eastAsia="ja-JP"/>
        </w:rPr>
        <w:t xml:space="preserve"> in a set of symbols of a slot with bit value of ‘1’, unless the set of symbols includes at least one symbol that is in the </w:t>
      </w:r>
      <w:r w:rsidRPr="0059772D">
        <w:rPr>
          <w:rFonts w:ascii="Times New Roman" w:eastAsia="MS Mincho" w:hAnsi="Times New Roman"/>
          <w:lang w:val="en-US" w:eastAsia="ja-JP"/>
        </w:rPr>
        <w:t xml:space="preserve">second </w:t>
      </w:r>
      <w:r w:rsidRPr="0059772D">
        <w:rPr>
          <w:rFonts w:ascii="Times New Roman" w:eastAsia="MS Mincho" w:hAnsi="Times New Roman"/>
          <w:lang w:eastAsia="ja-JP"/>
        </w:rPr>
        <w:t>duration.</w:t>
      </w:r>
    </w:p>
    <w:p w14:paraId="512903F6" w14:textId="77777777" w:rsidR="00F40F12" w:rsidRPr="0059772D" w:rsidRDefault="00F40F12" w:rsidP="00F40F12">
      <w:pPr>
        <w:numPr>
          <w:ilvl w:val="0"/>
          <w:numId w:val="100"/>
        </w:numPr>
        <w:rPr>
          <w:rFonts w:ascii="Times New Roman" w:eastAsia="MS Mincho" w:hAnsi="Times New Roman"/>
          <w:lang w:eastAsia="ja-JP"/>
        </w:rPr>
      </w:pPr>
      <w:r>
        <w:rPr>
          <w:rFonts w:ascii="Times New Roman" w:eastAsia="MS Mincho" w:hAnsi="Times New Roman" w:hint="eastAsia"/>
          <w:lang w:eastAsia="ja-JP"/>
        </w:rPr>
        <w:t>Note: CR will be prepared by the editor, and how to capture above is up to editor</w:t>
      </w:r>
    </w:p>
    <w:p w14:paraId="2D89D2EE" w14:textId="77777777" w:rsidR="00F40F12" w:rsidRDefault="00F40F12" w:rsidP="00F40F12">
      <w:pPr>
        <w:rPr>
          <w:rFonts w:ascii="Times New Roman" w:eastAsia="MS Mincho" w:hAnsi="Times New Roman"/>
          <w:lang w:eastAsia="ja-JP"/>
        </w:rPr>
      </w:pPr>
    </w:p>
    <w:p w14:paraId="1B6DB0C8" w14:textId="77777777" w:rsidR="00F40F12" w:rsidRPr="000F0CF6" w:rsidRDefault="00F40F12" w:rsidP="00F40F12">
      <w:pPr>
        <w:rPr>
          <w:rFonts w:ascii="Times New Roman" w:eastAsia="MS Mincho" w:hAnsi="Times New Roman"/>
          <w:lang w:eastAsia="ja-JP"/>
        </w:rPr>
      </w:pPr>
    </w:p>
    <w:p w14:paraId="19BB2249" w14:textId="77777777" w:rsidR="00DD1E19" w:rsidRPr="006E18D8" w:rsidRDefault="00DD1E19" w:rsidP="00DD1E19">
      <w:pPr>
        <w:rPr>
          <w:rFonts w:eastAsiaTheme="minorEastAsia"/>
          <w:b/>
          <w:bCs/>
          <w:u w:val="single"/>
          <w:lang w:eastAsia="zh-CN"/>
        </w:rPr>
      </w:pPr>
      <w:r w:rsidRPr="006E18D8">
        <w:rPr>
          <w:rFonts w:ascii="Times New Roman" w:eastAsiaTheme="minorEastAsia" w:hAnsi="Times New Roman" w:hint="eastAsia"/>
          <w:b/>
          <w:bCs/>
          <w:u w:val="single"/>
          <w:lang w:eastAsia="zh-CN"/>
        </w:rPr>
        <w:t>LP-WUS</w:t>
      </w:r>
    </w:p>
    <w:p w14:paraId="3B1F02DE" w14:textId="1B8C5676" w:rsidR="00DD1E19" w:rsidRDefault="00C62C50" w:rsidP="00DD1E19">
      <w:hyperlink r:id="rId247" w:history="1">
        <w:r>
          <w:rPr>
            <w:rStyle w:val="Hyperlink"/>
            <w:rFonts w:ascii="Times New Roman" w:eastAsia="Times New Roman" w:hAnsi="Times New Roman"/>
          </w:rPr>
          <w:t>R1-2605779</w:t>
        </w:r>
      </w:hyperlink>
      <w:r w:rsidR="00DD1E19">
        <w:rPr>
          <w:rFonts w:ascii="Times New Roman" w:eastAsia="Times New Roman" w:hAnsi="Times New Roman"/>
        </w:rPr>
        <w:tab/>
        <w:t>Maintenance issues for R19 LP-WUS</w:t>
      </w:r>
      <w:r w:rsidR="00DD1E19">
        <w:rPr>
          <w:rFonts w:ascii="Times New Roman" w:eastAsia="Times New Roman" w:hAnsi="Times New Roman"/>
        </w:rPr>
        <w:tab/>
        <w:t xml:space="preserve">ZTE Corporation, </w:t>
      </w:r>
      <w:proofErr w:type="spellStart"/>
      <w:r w:rsidR="00DD1E19">
        <w:rPr>
          <w:rFonts w:ascii="Times New Roman" w:eastAsia="Times New Roman" w:hAnsi="Times New Roman"/>
        </w:rPr>
        <w:t>Sanechips</w:t>
      </w:r>
      <w:proofErr w:type="spellEnd"/>
    </w:p>
    <w:p w14:paraId="2FBDC8E7" w14:textId="278878A5" w:rsidR="00DD1E19" w:rsidRDefault="00C62C50" w:rsidP="00DD1E19">
      <w:hyperlink r:id="rId248" w:history="1">
        <w:r>
          <w:rPr>
            <w:rStyle w:val="Hyperlink"/>
            <w:rFonts w:ascii="Times New Roman" w:eastAsia="Times New Roman" w:hAnsi="Times New Roman"/>
          </w:rPr>
          <w:t>R1-2605802</w:t>
        </w:r>
      </w:hyperlink>
      <w:r w:rsidR="00DD1E19">
        <w:rPr>
          <w:rFonts w:ascii="Times New Roman" w:eastAsia="Times New Roman" w:hAnsi="Times New Roman"/>
        </w:rPr>
        <w:tab/>
        <w:t>Maintenance on low-power wake-up signal and receiver for NR</w:t>
      </w:r>
      <w:r w:rsidR="00DD1E19">
        <w:rPr>
          <w:rFonts w:ascii="Times New Roman" w:eastAsia="Times New Roman" w:hAnsi="Times New Roman"/>
        </w:rPr>
        <w:tab/>
        <w:t>Samsung</w:t>
      </w:r>
    </w:p>
    <w:p w14:paraId="1ED11FFC" w14:textId="0A11E667" w:rsidR="00DD1E19" w:rsidRDefault="00C62C50" w:rsidP="00DD1E19">
      <w:hyperlink r:id="rId249" w:history="1">
        <w:r>
          <w:rPr>
            <w:rStyle w:val="Hyperlink"/>
            <w:rFonts w:ascii="Times New Roman" w:eastAsia="Times New Roman" w:hAnsi="Times New Roman"/>
          </w:rPr>
          <w:t>R1-2605899</w:t>
        </w:r>
      </w:hyperlink>
      <w:r w:rsidR="00DD1E19">
        <w:rPr>
          <w:rFonts w:ascii="Times New Roman" w:eastAsia="Times New Roman" w:hAnsi="Times New Roman"/>
        </w:rPr>
        <w:tab/>
        <w:t xml:space="preserve">Draft CR for 38.215 Measurement </w:t>
      </w:r>
      <w:proofErr w:type="spellStart"/>
      <w:r w:rsidR="00DD1E19">
        <w:rPr>
          <w:rFonts w:ascii="Times New Roman" w:eastAsia="Times New Roman" w:hAnsi="Times New Roman"/>
        </w:rPr>
        <w:t>defination</w:t>
      </w:r>
      <w:proofErr w:type="spellEnd"/>
      <w:r w:rsidR="00DD1E19">
        <w:rPr>
          <w:rFonts w:ascii="Times New Roman" w:eastAsia="Times New Roman" w:hAnsi="Times New Roman"/>
        </w:rPr>
        <w:t xml:space="preserve"> of LP-WUS</w:t>
      </w:r>
      <w:r w:rsidR="00DD1E19">
        <w:rPr>
          <w:rFonts w:ascii="Times New Roman" w:eastAsia="Times New Roman" w:hAnsi="Times New Roman"/>
        </w:rPr>
        <w:tab/>
        <w:t>OPPO</w:t>
      </w:r>
    </w:p>
    <w:p w14:paraId="57C4C6C2" w14:textId="59DA59F5" w:rsidR="00DD1E19" w:rsidRDefault="00C62C50" w:rsidP="00DD1E19">
      <w:hyperlink r:id="rId250" w:history="1">
        <w:r>
          <w:rPr>
            <w:rStyle w:val="Hyperlink"/>
            <w:rFonts w:ascii="Times New Roman" w:eastAsia="Times New Roman" w:hAnsi="Times New Roman"/>
          </w:rPr>
          <w:t>R1-2606170</w:t>
        </w:r>
      </w:hyperlink>
      <w:r w:rsidR="00DD1E19">
        <w:rPr>
          <w:rFonts w:ascii="Times New Roman" w:eastAsia="Times New Roman" w:hAnsi="Times New Roman"/>
        </w:rPr>
        <w:tab/>
        <w:t>Draft CR on LP-WUS in TS 38.213</w:t>
      </w:r>
      <w:r w:rsidR="00DD1E19">
        <w:rPr>
          <w:rFonts w:ascii="Times New Roman" w:eastAsia="Times New Roman" w:hAnsi="Times New Roman"/>
        </w:rPr>
        <w:tab/>
        <w:t>NEC Corporation</w:t>
      </w:r>
    </w:p>
    <w:p w14:paraId="3309F3DE" w14:textId="0D1763CE" w:rsidR="00DD1E19" w:rsidRDefault="00C62C50" w:rsidP="00DD1E19">
      <w:hyperlink r:id="rId251" w:history="1">
        <w:r>
          <w:rPr>
            <w:rStyle w:val="Hyperlink"/>
            <w:rFonts w:ascii="Times New Roman" w:eastAsia="Times New Roman" w:hAnsi="Times New Roman"/>
          </w:rPr>
          <w:t>R1-2606194</w:t>
        </w:r>
      </w:hyperlink>
      <w:r w:rsidR="00DD1E19">
        <w:rPr>
          <w:rFonts w:ascii="Times New Roman" w:eastAsia="Times New Roman" w:hAnsi="Times New Roman"/>
        </w:rPr>
        <w:tab/>
        <w:t>Maintenance on LP-WUS operation</w:t>
      </w:r>
      <w:r w:rsidR="00DD1E19">
        <w:rPr>
          <w:rFonts w:ascii="Times New Roman" w:eastAsia="Times New Roman" w:hAnsi="Times New Roman"/>
        </w:rPr>
        <w:tab/>
        <w:t>LG Electronics</w:t>
      </w:r>
    </w:p>
    <w:p w14:paraId="1FDD5B00" w14:textId="226CE527" w:rsidR="00DD1E19" w:rsidRDefault="00C62C50" w:rsidP="00DD1E19">
      <w:hyperlink r:id="rId252" w:history="1">
        <w:r>
          <w:rPr>
            <w:rStyle w:val="Hyperlink"/>
            <w:rFonts w:ascii="Times New Roman" w:eastAsia="Times New Roman" w:hAnsi="Times New Roman"/>
          </w:rPr>
          <w:t>R1-2606714</w:t>
        </w:r>
      </w:hyperlink>
      <w:r w:rsidR="00DD1E19">
        <w:rPr>
          <w:rFonts w:ascii="Times New Roman" w:eastAsia="Times New Roman" w:hAnsi="Times New Roman"/>
        </w:rPr>
        <w:tab/>
        <w:t>Maintenance on LP-WUS/WUR</w:t>
      </w:r>
      <w:r w:rsidR="00DD1E19">
        <w:rPr>
          <w:rFonts w:ascii="Times New Roman" w:eastAsia="Times New Roman" w:hAnsi="Times New Roman"/>
        </w:rPr>
        <w:tab/>
        <w:t xml:space="preserve">Huawei, </w:t>
      </w:r>
      <w:proofErr w:type="spellStart"/>
      <w:r w:rsidR="00DD1E19">
        <w:rPr>
          <w:rFonts w:ascii="Times New Roman" w:eastAsia="Times New Roman" w:hAnsi="Times New Roman"/>
        </w:rPr>
        <w:t>HiSilicon</w:t>
      </w:r>
      <w:proofErr w:type="spellEnd"/>
    </w:p>
    <w:p w14:paraId="09F8D031" w14:textId="77777777" w:rsidR="00DD1E19" w:rsidRDefault="00DD1E19" w:rsidP="00DD1E19">
      <w:pPr>
        <w:rPr>
          <w:rFonts w:eastAsia="MS Mincho"/>
          <w:lang w:eastAsia="ja-JP"/>
        </w:rPr>
      </w:pPr>
    </w:p>
    <w:p w14:paraId="29579C54" w14:textId="19D381CE" w:rsidR="00DD1E19" w:rsidRPr="00D870DC" w:rsidRDefault="00C62C50" w:rsidP="00DD1E19">
      <w:pPr>
        <w:rPr>
          <w:rFonts w:eastAsia="MS Mincho"/>
          <w:b/>
          <w:bCs/>
          <w:lang w:eastAsia="ja-JP"/>
        </w:rPr>
      </w:pPr>
      <w:hyperlink r:id="rId253" w:history="1">
        <w:r w:rsidRPr="00D870DC">
          <w:rPr>
            <w:rStyle w:val="Hyperlink"/>
            <w:rFonts w:eastAsia="MS Mincho"/>
            <w:b/>
            <w:bCs/>
            <w:lang w:eastAsia="ja-JP"/>
          </w:rPr>
          <w:t>R1-2606855</w:t>
        </w:r>
      </w:hyperlink>
      <w:r w:rsidR="00DD1E19" w:rsidRPr="00D870DC">
        <w:rPr>
          <w:rFonts w:eastAsia="MS Mincho"/>
          <w:b/>
          <w:bCs/>
          <w:lang w:eastAsia="ja-JP"/>
        </w:rPr>
        <w:tab/>
        <w:t>Summary #1 on maintenance on Low-power wake-up signal and receiver for NR (LP-WUS/WUR)</w:t>
      </w:r>
      <w:r w:rsidR="00DD1E19" w:rsidRPr="00D870DC">
        <w:rPr>
          <w:rFonts w:eastAsia="MS Mincho"/>
          <w:b/>
          <w:bCs/>
          <w:lang w:eastAsia="ja-JP"/>
        </w:rPr>
        <w:tab/>
        <w:t>Moderator (vivo)</w:t>
      </w:r>
    </w:p>
    <w:p w14:paraId="211502A8" w14:textId="77777777" w:rsidR="00DD1E19" w:rsidRDefault="00DD1E19" w:rsidP="00DD1E19">
      <w:pPr>
        <w:rPr>
          <w:rFonts w:eastAsia="MS Mincho"/>
          <w:lang w:eastAsia="ja-JP"/>
        </w:rPr>
      </w:pPr>
    </w:p>
    <w:p w14:paraId="3E13AD17" w14:textId="77777777" w:rsidR="00DD1E19" w:rsidRDefault="00DD1E19" w:rsidP="00DD1E19">
      <w:pPr>
        <w:rPr>
          <w:rFonts w:eastAsia="MS Mincho"/>
          <w:lang w:eastAsia="ja-JP"/>
        </w:rPr>
      </w:pPr>
      <w:r w:rsidRPr="00703028">
        <w:rPr>
          <w:rFonts w:eastAsia="MS Mincho" w:hint="eastAsia"/>
          <w:highlight w:val="green"/>
          <w:lang w:eastAsia="ja-JP"/>
        </w:rPr>
        <w:t>Agreement:</w:t>
      </w:r>
    </w:p>
    <w:p w14:paraId="13E41ED4" w14:textId="77777777" w:rsidR="00DD1E19" w:rsidRPr="00703028" w:rsidRDefault="00DD1E19" w:rsidP="00DD1E19">
      <w:pPr>
        <w:rPr>
          <w:rFonts w:ascii="Times New Roman" w:eastAsia="MS Mincho" w:hAnsi="Times New Roman"/>
          <w:bCs/>
          <w:lang w:eastAsia="ja-JP"/>
        </w:rPr>
      </w:pPr>
      <w:bookmarkStart w:id="131" w:name="_Hlk238686106"/>
      <w:r w:rsidRPr="00940E87">
        <w:rPr>
          <w:rFonts w:ascii="Times New Roman" w:eastAsiaTheme="minorEastAsia" w:hAnsi="Times New Roman"/>
          <w:bCs/>
          <w:lang w:eastAsia="zh-CN"/>
        </w:rPr>
        <w:t xml:space="preserve">Adopt the </w:t>
      </w:r>
      <w:r>
        <w:rPr>
          <w:rFonts w:ascii="Times New Roman" w:eastAsiaTheme="minorEastAsia" w:hAnsi="Times New Roman" w:hint="eastAsia"/>
          <w:bCs/>
          <w:lang w:eastAsia="zh-CN"/>
        </w:rPr>
        <w:t xml:space="preserve">following </w:t>
      </w:r>
      <w:r w:rsidRPr="00940E87">
        <w:rPr>
          <w:rFonts w:ascii="Times New Roman" w:eastAsiaTheme="minorEastAsia" w:hAnsi="Times New Roman"/>
          <w:bCs/>
          <w:lang w:eastAsia="zh-CN"/>
        </w:rPr>
        <w:t xml:space="preserve">TP </w:t>
      </w:r>
      <w:r>
        <w:rPr>
          <w:rFonts w:ascii="Times New Roman" w:eastAsiaTheme="minorEastAsia" w:hAnsi="Times New Roman" w:hint="eastAsia"/>
          <w:bCs/>
          <w:lang w:eastAsia="zh-CN"/>
        </w:rPr>
        <w:t xml:space="preserve">to </w:t>
      </w:r>
      <w:r w:rsidRPr="00940E87">
        <w:rPr>
          <w:rFonts w:ascii="Times New Roman" w:eastAsiaTheme="minorEastAsia" w:hAnsi="Times New Roman"/>
          <w:bCs/>
          <w:lang w:eastAsia="zh-CN"/>
        </w:rPr>
        <w:t>TS 38.214 clause 5.2.2.5</w:t>
      </w:r>
      <w:r>
        <w:rPr>
          <w:rFonts w:ascii="Times New Roman" w:eastAsiaTheme="minorEastAsia" w:hAnsi="Times New Roman" w:hint="eastAsia"/>
          <w:bCs/>
          <w:lang w:eastAsia="zh-CN"/>
        </w:rPr>
        <w:t xml:space="preserve"> </w:t>
      </w:r>
      <w:r w:rsidRPr="00D870DC">
        <w:rPr>
          <w:rFonts w:ascii="Times New Roman" w:eastAsiaTheme="minorEastAsia" w:hAnsi="Times New Roman"/>
          <w:b/>
          <w:color w:val="FF0000"/>
          <w:lang w:eastAsia="zh-CN"/>
        </w:rPr>
        <w:t>as alignment CR</w:t>
      </w:r>
      <w:r w:rsidRPr="00940E87">
        <w:rPr>
          <w:rFonts w:ascii="Times New Roman" w:eastAsiaTheme="minorEastAsia" w:hAnsi="Times New Roman"/>
          <w:bCs/>
          <w:lang w:eastAsia="zh-CN"/>
        </w:rPr>
        <w:t>.</w:t>
      </w:r>
      <w:bookmarkEnd w:id="131"/>
    </w:p>
    <w:tbl>
      <w:tblPr>
        <w:tblStyle w:val="TableGrid"/>
        <w:tblW w:w="0" w:type="auto"/>
        <w:tblInd w:w="279" w:type="dxa"/>
        <w:tblLook w:val="04A0" w:firstRow="1" w:lastRow="0" w:firstColumn="1" w:lastColumn="0" w:noHBand="0" w:noVBand="1"/>
      </w:tblPr>
      <w:tblGrid>
        <w:gridCol w:w="8351"/>
      </w:tblGrid>
      <w:tr w:rsidR="00DD1E19" w14:paraId="4EA6A744" w14:textId="77777777" w:rsidTr="00262E76">
        <w:tc>
          <w:tcPr>
            <w:tcW w:w="8351" w:type="dxa"/>
          </w:tcPr>
          <w:p w14:paraId="317F6BD4" w14:textId="77777777" w:rsidR="00DD1E19" w:rsidRDefault="00DD1E19" w:rsidP="00262E76">
            <w:pPr>
              <w:tabs>
                <w:tab w:val="left" w:pos="1300"/>
              </w:tabs>
              <w:spacing w:after="180" w:line="276" w:lineRule="auto"/>
              <w:jc w:val="both"/>
              <w:rPr>
                <w:rFonts w:ascii="Times New Roman" w:eastAsia="Malgun Gothic" w:hAnsi="Times New Roman"/>
                <w:color w:val="FF0000"/>
                <w:szCs w:val="20"/>
                <w:lang w:eastAsia="zh-CN"/>
              </w:rPr>
            </w:pPr>
            <w:r>
              <w:rPr>
                <w:rFonts w:ascii="Times New Roman" w:eastAsia="Malgun Gothic" w:hAnsi="Times New Roman"/>
                <w:color w:val="FF0000"/>
                <w:szCs w:val="20"/>
                <w:lang w:eastAsia="zh-CN"/>
              </w:rPr>
              <w:t>============================ TP for TS 38.214 ===============================</w:t>
            </w:r>
          </w:p>
          <w:p w14:paraId="0058826E" w14:textId="77777777" w:rsidR="00DD1E19" w:rsidRDefault="00DD1E19" w:rsidP="00262E76">
            <w:pPr>
              <w:tabs>
                <w:tab w:val="left" w:pos="1300"/>
              </w:tabs>
              <w:spacing w:after="180" w:line="276" w:lineRule="auto"/>
              <w:jc w:val="both"/>
              <w:rPr>
                <w:rFonts w:ascii="Times New Roman" w:eastAsia="Malgun Gothic" w:hAnsi="Times New Roman"/>
                <w:szCs w:val="20"/>
                <w:lang w:eastAsia="zh-CN"/>
              </w:rPr>
            </w:pPr>
            <w:r>
              <w:rPr>
                <w:rFonts w:ascii="Times New Roman" w:eastAsia="Malgun Gothic" w:hAnsi="Times New Roman"/>
                <w:szCs w:val="20"/>
                <w:lang w:eastAsia="zh-CN"/>
              </w:rPr>
              <w:t xml:space="preserve">Reason for change: The RRC parameter configured to report periodic CSI when LP-WUS is configured is not aligned with the exact one in TS38.331. </w:t>
            </w:r>
          </w:p>
          <w:p w14:paraId="5E906457" w14:textId="77777777" w:rsidR="00DD1E19" w:rsidRDefault="00DD1E19" w:rsidP="00262E76">
            <w:pPr>
              <w:tabs>
                <w:tab w:val="left" w:pos="1300"/>
              </w:tabs>
              <w:spacing w:after="180" w:line="276" w:lineRule="auto"/>
              <w:jc w:val="both"/>
              <w:rPr>
                <w:rFonts w:ascii="Times New Roman" w:eastAsia="Malgun Gothic" w:hAnsi="Times New Roman"/>
                <w:szCs w:val="20"/>
                <w:lang w:eastAsia="zh-CN"/>
              </w:rPr>
            </w:pPr>
            <w:r>
              <w:rPr>
                <w:rFonts w:ascii="Times New Roman" w:eastAsia="Malgun Gothic" w:hAnsi="Times New Roman"/>
                <w:szCs w:val="20"/>
                <w:lang w:eastAsia="zh-CN"/>
              </w:rPr>
              <w:lastRenderedPageBreak/>
              <w:t>Summary of changes: “</w:t>
            </w:r>
            <w:r>
              <w:rPr>
                <w:rFonts w:ascii="Times New Roman" w:eastAsia="Malgun Gothic" w:hAnsi="Times New Roman"/>
                <w:i/>
                <w:iCs/>
                <w:szCs w:val="20"/>
                <w:lang w:eastAsia="zh-CN"/>
              </w:rPr>
              <w:t>lpwus-TransmitOtherPeriodicL1-RSRP</w:t>
            </w:r>
            <w:r>
              <w:rPr>
                <w:rFonts w:ascii="Times New Roman" w:eastAsia="Malgun Gothic" w:hAnsi="Times New Roman"/>
                <w:szCs w:val="20"/>
                <w:lang w:eastAsia="zh-CN"/>
              </w:rPr>
              <w:t>” is corrected to “</w:t>
            </w:r>
            <w:r>
              <w:rPr>
                <w:rFonts w:ascii="Times New Roman" w:eastAsia="Malgun Gothic" w:hAnsi="Times New Roman"/>
                <w:i/>
                <w:iCs/>
                <w:szCs w:val="20"/>
                <w:lang w:eastAsia="zh-CN"/>
              </w:rPr>
              <w:t>lpwus-TransmitPeriodicL1-RSRP</w:t>
            </w:r>
            <w:r>
              <w:rPr>
                <w:rFonts w:ascii="Times New Roman" w:eastAsia="Malgun Gothic" w:hAnsi="Times New Roman"/>
                <w:szCs w:val="20"/>
                <w:lang w:eastAsia="zh-CN"/>
              </w:rPr>
              <w:t>”.</w:t>
            </w:r>
          </w:p>
          <w:p w14:paraId="64664827" w14:textId="77777777" w:rsidR="00DD1E19" w:rsidRDefault="00DD1E19" w:rsidP="00262E76">
            <w:pPr>
              <w:tabs>
                <w:tab w:val="left" w:pos="1300"/>
              </w:tabs>
              <w:spacing w:after="180" w:line="276" w:lineRule="auto"/>
              <w:jc w:val="both"/>
              <w:rPr>
                <w:rFonts w:ascii="Times New Roman" w:eastAsia="Malgun Gothic" w:hAnsi="Times New Roman"/>
                <w:szCs w:val="20"/>
                <w:lang w:eastAsia="zh-CN"/>
              </w:rPr>
            </w:pPr>
            <w:r>
              <w:rPr>
                <w:rFonts w:ascii="Times New Roman" w:eastAsia="Malgun Gothic" w:hAnsi="Times New Roman"/>
                <w:szCs w:val="20"/>
                <w:lang w:eastAsia="zh-CN"/>
              </w:rPr>
              <w:t xml:space="preserve">Consequence if not approved: UE </w:t>
            </w:r>
            <w:proofErr w:type="spellStart"/>
            <w:r>
              <w:rPr>
                <w:rFonts w:ascii="Times New Roman" w:eastAsia="Malgun Gothic" w:hAnsi="Times New Roman"/>
                <w:szCs w:val="20"/>
                <w:lang w:eastAsia="zh-CN"/>
              </w:rPr>
              <w:t>behavior</w:t>
            </w:r>
            <w:proofErr w:type="spellEnd"/>
            <w:r>
              <w:rPr>
                <w:rFonts w:ascii="Times New Roman" w:eastAsia="Malgun Gothic" w:hAnsi="Times New Roman"/>
                <w:szCs w:val="20"/>
                <w:lang w:eastAsia="zh-CN"/>
              </w:rPr>
              <w:t xml:space="preserve"> to report periodic CSI when LP-WUS is configured is unclear.</w:t>
            </w:r>
          </w:p>
          <w:p w14:paraId="42EAF3A2" w14:textId="77777777" w:rsidR="00DD1E19" w:rsidRDefault="00DD1E19" w:rsidP="00262E76">
            <w:pPr>
              <w:tabs>
                <w:tab w:val="left" w:pos="1300"/>
              </w:tabs>
              <w:spacing w:after="180" w:line="276" w:lineRule="auto"/>
              <w:jc w:val="both"/>
              <w:rPr>
                <w:rFonts w:ascii="Times New Roman" w:eastAsia="Malgun Gothic" w:hAnsi="Times New Roman"/>
                <w:color w:val="FF0000"/>
                <w:szCs w:val="20"/>
                <w:lang w:eastAsia="zh-CN"/>
              </w:rPr>
            </w:pPr>
            <w:r>
              <w:rPr>
                <w:rFonts w:ascii="Times New Roman" w:eastAsia="Malgun Gothic" w:hAnsi="Times New Roman"/>
                <w:color w:val="FF0000"/>
                <w:szCs w:val="20"/>
                <w:lang w:eastAsia="zh-CN"/>
              </w:rPr>
              <w:t>===========================Start of TP ==================================</w:t>
            </w:r>
          </w:p>
          <w:p w14:paraId="4A91642B" w14:textId="77777777" w:rsidR="00DD1E19" w:rsidRDefault="00DD1E19" w:rsidP="00262E76">
            <w:pPr>
              <w:keepNext/>
              <w:keepLines/>
              <w:tabs>
                <w:tab w:val="left" w:pos="576"/>
              </w:tabs>
              <w:spacing w:before="120" w:after="180"/>
              <w:ind w:left="576" w:hanging="576"/>
              <w:outlineLvl w:val="3"/>
              <w:rPr>
                <w:rFonts w:ascii="Arial" w:eastAsia="Malgun Gothic" w:hAnsi="Arial"/>
                <w:sz w:val="24"/>
                <w:szCs w:val="20"/>
                <w:lang w:eastAsia="ko-KR"/>
              </w:rPr>
            </w:pPr>
            <w:bookmarkStart w:id="132" w:name="_Toc239313217"/>
            <w:r>
              <w:rPr>
                <w:rFonts w:ascii="Arial" w:eastAsia="Malgun Gothic" w:hAnsi="Arial"/>
                <w:sz w:val="24"/>
                <w:szCs w:val="20"/>
                <w:lang w:eastAsia="ko-KR"/>
              </w:rPr>
              <w:t>5.2.2.5</w:t>
            </w:r>
            <w:r>
              <w:rPr>
                <w:rFonts w:ascii="Arial" w:eastAsia="Malgun Gothic" w:hAnsi="Arial"/>
                <w:sz w:val="24"/>
                <w:szCs w:val="20"/>
                <w:lang w:eastAsia="ko-KR"/>
              </w:rPr>
              <w:tab/>
              <w:t>CSI reference resource definition</w:t>
            </w:r>
            <w:bookmarkEnd w:id="132"/>
          </w:p>
          <w:p w14:paraId="46BCA90D" w14:textId="77777777" w:rsidR="00DD1E19" w:rsidRDefault="00DD1E19" w:rsidP="00262E76">
            <w:pPr>
              <w:tabs>
                <w:tab w:val="left" w:pos="1300"/>
              </w:tabs>
              <w:spacing w:after="180" w:line="276" w:lineRule="auto"/>
              <w:jc w:val="both"/>
              <w:rPr>
                <w:rFonts w:ascii="Times New Roman" w:eastAsia="Malgun Gothic" w:hAnsi="Times New Roman"/>
                <w:color w:val="FF0000"/>
                <w:szCs w:val="20"/>
                <w:lang w:eastAsia="zh-CN"/>
              </w:rPr>
            </w:pPr>
            <w:r>
              <w:rPr>
                <w:rFonts w:ascii="Times New Roman" w:eastAsia="Malgun Gothic" w:hAnsi="Times New Roman"/>
                <w:color w:val="FF0000"/>
                <w:szCs w:val="20"/>
                <w:lang w:eastAsia="zh-CN"/>
              </w:rPr>
              <w:t>=========================== Unchanged Text Omitted =========================</w:t>
            </w:r>
          </w:p>
          <w:p w14:paraId="4EAE32FC" w14:textId="77777777" w:rsidR="00DD1E19" w:rsidRDefault="00DD1E19" w:rsidP="00262E76">
            <w:pPr>
              <w:spacing w:after="180"/>
              <w:ind w:left="568" w:hanging="284"/>
              <w:rPr>
                <w:rFonts w:ascii="Times New Roman" w:eastAsia="Malgun Gothic" w:hAnsi="Times New Roman"/>
                <w:color w:val="000000"/>
                <w:szCs w:val="20"/>
                <w:lang w:eastAsia="ko-KR"/>
              </w:rPr>
            </w:pPr>
            <w:r>
              <w:rPr>
                <w:rFonts w:ascii="Times New Roman" w:eastAsia="Malgun Gothic" w:hAnsi="Times New Roman"/>
                <w:szCs w:val="20"/>
                <w:lang w:eastAsia="ko-KR"/>
              </w:rPr>
              <w:t>-</w:t>
            </w:r>
            <w:r>
              <w:rPr>
                <w:rFonts w:ascii="Times New Roman" w:eastAsia="Malgun Gothic" w:hAnsi="Times New Roman"/>
                <w:szCs w:val="20"/>
                <w:lang w:eastAsia="ko-KR"/>
              </w:rPr>
              <w:tab/>
              <w:t xml:space="preserve">if the UE configured by higher layer parameter </w:t>
            </w:r>
            <w:r>
              <w:rPr>
                <w:rFonts w:ascii="Times New Roman" w:eastAsia="Malgun Gothic" w:hAnsi="Times New Roman"/>
                <w:i/>
                <w:iCs/>
                <w:szCs w:val="20"/>
                <w:lang w:eastAsia="ko-KR"/>
              </w:rPr>
              <w:t>ps-TransmitPeriodicL1-RSRP</w:t>
            </w:r>
            <w:r>
              <w:rPr>
                <w:rFonts w:ascii="Times New Roman" w:eastAsia="Malgun Gothic" w:hAnsi="Times New Roman"/>
                <w:szCs w:val="20"/>
                <w:lang w:eastAsia="ko-KR"/>
              </w:rPr>
              <w:t xml:space="preserve"> </w:t>
            </w:r>
            <w:r>
              <w:rPr>
                <w:rFonts w:ascii="Times New Roman" w:eastAsia="Malgun Gothic" w:hAnsi="Times New Roman"/>
                <w:color w:val="000000"/>
                <w:szCs w:val="20"/>
                <w:lang w:eastAsia="ko-KR"/>
              </w:rPr>
              <w:t xml:space="preserve">or </w:t>
            </w:r>
            <w:r>
              <w:rPr>
                <w:rFonts w:ascii="Times New Roman" w:eastAsia="Malgun Gothic" w:hAnsi="Times New Roman"/>
                <w:i/>
                <w:iCs/>
                <w:szCs w:val="20"/>
                <w:lang w:eastAsia="ko-KR"/>
              </w:rPr>
              <w:t>lpwus-Transmit</w:t>
            </w:r>
            <w:del w:id="133" w:author="만든 이">
              <w:r>
                <w:rPr>
                  <w:rFonts w:ascii="Times New Roman" w:eastAsia="Malgun Gothic" w:hAnsi="Times New Roman"/>
                  <w:i/>
                  <w:iCs/>
                  <w:szCs w:val="20"/>
                  <w:lang w:eastAsia="ko-KR"/>
                </w:rPr>
                <w:delText>Other</w:delText>
              </w:r>
            </w:del>
            <w:r>
              <w:rPr>
                <w:rFonts w:ascii="Times New Roman" w:eastAsia="Malgun Gothic" w:hAnsi="Times New Roman"/>
                <w:i/>
                <w:iCs/>
                <w:szCs w:val="20"/>
                <w:lang w:eastAsia="ko-KR"/>
              </w:rPr>
              <w:t>PeriodicL1-RSRP</w:t>
            </w:r>
            <w:r>
              <w:rPr>
                <w:rFonts w:ascii="Times New Roman" w:eastAsia="Malgun Gothic" w:hAnsi="Times New Roman"/>
                <w:szCs w:val="20"/>
                <w:lang w:eastAsia="ko-KR"/>
              </w:rPr>
              <w:t xml:space="preserve"> to report L1-RSRP with the higher layer parameter </w:t>
            </w:r>
            <w:proofErr w:type="spellStart"/>
            <w:r>
              <w:rPr>
                <w:rFonts w:ascii="Times New Roman" w:eastAsia="Malgun Gothic" w:hAnsi="Times New Roman"/>
                <w:i/>
                <w:szCs w:val="20"/>
                <w:lang w:eastAsia="ko-KR"/>
              </w:rPr>
              <w:t>reportConfigType</w:t>
            </w:r>
            <w:proofErr w:type="spellEnd"/>
            <w:r>
              <w:rPr>
                <w:rFonts w:ascii="Times New Roman" w:eastAsia="Malgun Gothic" w:hAnsi="Times New Roman"/>
                <w:szCs w:val="20"/>
                <w:lang w:eastAsia="ko-KR"/>
              </w:rPr>
              <w:t xml:space="preserve"> set to 'periodic' and </w:t>
            </w:r>
            <w:proofErr w:type="spellStart"/>
            <w:r>
              <w:rPr>
                <w:rFonts w:ascii="Times New Roman" w:eastAsia="Malgun Gothic" w:hAnsi="Times New Roman"/>
                <w:i/>
                <w:szCs w:val="20"/>
                <w:lang w:eastAsia="ko-KR"/>
              </w:rPr>
              <w:t>reportQuantity</w:t>
            </w:r>
            <w:proofErr w:type="spellEnd"/>
            <w:r>
              <w:rPr>
                <w:rFonts w:ascii="Times New Roman" w:eastAsia="Malgun Gothic" w:hAnsi="Times New Roman"/>
                <w:szCs w:val="20"/>
                <w:lang w:eastAsia="ko-KR"/>
              </w:rPr>
              <w:t xml:space="preserve"> set to 'cri-RSRP', '</w:t>
            </w:r>
            <w:proofErr w:type="spellStart"/>
            <w:r>
              <w:rPr>
                <w:rFonts w:ascii="Times New Roman" w:eastAsia="Malgun Gothic" w:hAnsi="Times New Roman"/>
                <w:szCs w:val="20"/>
                <w:lang w:eastAsia="ko-KR"/>
              </w:rPr>
              <w:t>ssb</w:t>
            </w:r>
            <w:proofErr w:type="spellEnd"/>
            <w:r>
              <w:rPr>
                <w:rFonts w:ascii="Times New Roman" w:eastAsia="Malgun Gothic" w:hAnsi="Times New Roman"/>
                <w:szCs w:val="20"/>
                <w:lang w:eastAsia="ko-KR"/>
              </w:rPr>
              <w:t>-Index-RSRP', 'cri-RSRP- Index', or '</w:t>
            </w:r>
            <w:proofErr w:type="spellStart"/>
            <w:r>
              <w:rPr>
                <w:rFonts w:ascii="Times New Roman" w:eastAsia="Malgun Gothic" w:hAnsi="Times New Roman"/>
                <w:szCs w:val="20"/>
                <w:lang w:eastAsia="ko-KR"/>
              </w:rPr>
              <w:t>ssb</w:t>
            </w:r>
            <w:proofErr w:type="spellEnd"/>
            <w:r>
              <w:rPr>
                <w:rFonts w:ascii="Times New Roman" w:eastAsia="Malgun Gothic" w:hAnsi="Times New Roman"/>
                <w:szCs w:val="20"/>
                <w:lang w:eastAsia="ko-KR"/>
              </w:rPr>
              <w:t xml:space="preserve">-Index-RSRP- Index' when </w:t>
            </w:r>
            <w:proofErr w:type="spellStart"/>
            <w:r>
              <w:rPr>
                <w:rFonts w:ascii="Times New Roman" w:eastAsia="Malgun Gothic" w:hAnsi="Times New Roman"/>
                <w:i/>
                <w:iCs/>
                <w:szCs w:val="20"/>
                <w:lang w:eastAsia="ko-KR"/>
              </w:rPr>
              <w:t>drx-onDurationTimer</w:t>
            </w:r>
            <w:proofErr w:type="spellEnd"/>
            <w:r>
              <w:rPr>
                <w:rFonts w:ascii="Times New Roman" w:eastAsia="Malgun Gothic" w:hAnsi="Times New Roman"/>
                <w:szCs w:val="20"/>
                <w:lang w:eastAsia="ko-KR"/>
              </w:rPr>
              <w:t xml:space="preserve"> </w:t>
            </w:r>
            <w:r>
              <w:rPr>
                <w:rFonts w:ascii="Times New Roman" w:eastAsia="Malgun Gothic" w:hAnsi="Times New Roman"/>
                <w:color w:val="000000"/>
                <w:szCs w:val="20"/>
                <w:lang w:eastAsia="ko-KR"/>
              </w:rPr>
              <w:t xml:space="preserve"> </w:t>
            </w:r>
            <w:r>
              <w:rPr>
                <w:rFonts w:ascii="Times New Roman" w:eastAsia="Malgun Gothic" w:hAnsi="Times New Roman"/>
                <w:szCs w:val="20"/>
                <w:lang w:eastAsia="ko-KR"/>
              </w:rPr>
              <w:t xml:space="preserve">is not started, the UE shall report L1-RSRP during the time duration indicated by </w:t>
            </w:r>
            <w:proofErr w:type="spellStart"/>
            <w:r>
              <w:rPr>
                <w:rFonts w:ascii="Times New Roman" w:eastAsia="Malgun Gothic" w:hAnsi="Times New Roman"/>
                <w:i/>
                <w:iCs/>
                <w:szCs w:val="20"/>
                <w:lang w:eastAsia="ko-KR"/>
              </w:rPr>
              <w:t>drx-onDurationTimer</w:t>
            </w:r>
            <w:proofErr w:type="spellEnd"/>
            <w:r>
              <w:rPr>
                <w:rFonts w:ascii="Times New Roman" w:eastAsia="Malgun Gothic" w:hAnsi="Times New Roman"/>
                <w:iCs/>
                <w:szCs w:val="20"/>
                <w:lang w:eastAsia="ko-KR"/>
              </w:rPr>
              <w:t xml:space="preserve"> </w:t>
            </w:r>
            <w:r>
              <w:rPr>
                <w:rFonts w:ascii="Times New Roman" w:eastAsia="Malgun Gothic" w:hAnsi="Times New Roman"/>
                <w:szCs w:val="20"/>
                <w:lang w:eastAsia="ko-KR"/>
              </w:rPr>
              <w:t>in</w:t>
            </w:r>
            <w:r>
              <w:rPr>
                <w:rFonts w:ascii="Times New Roman" w:eastAsia="Malgun Gothic" w:hAnsi="Times New Roman"/>
                <w:i/>
                <w:iCs/>
                <w:szCs w:val="20"/>
                <w:lang w:eastAsia="ko-KR"/>
              </w:rPr>
              <w:t xml:space="preserve"> DRX-Config</w:t>
            </w:r>
            <w:r>
              <w:rPr>
                <w:rFonts w:ascii="Times New Roman" w:eastAsia="Malgun Gothic" w:hAnsi="Times New Roman"/>
                <w:szCs w:val="20"/>
                <w:lang w:eastAsia="ko-KR"/>
              </w:rPr>
              <w:t xml:space="preserve"> </w:t>
            </w:r>
            <w:r>
              <w:rPr>
                <w:rFonts w:ascii="Times New Roman" w:eastAsia="Malgun Gothic" w:hAnsi="Times New Roman"/>
                <w:iCs/>
                <w:szCs w:val="20"/>
                <w:lang w:eastAsia="ko-KR"/>
              </w:rPr>
              <w:t>also outside active time according to the procedure described in clause 5.2.1.4</w:t>
            </w:r>
            <w:r>
              <w:rPr>
                <w:rFonts w:ascii="Times New Roman" w:eastAsia="Malgun Gothic" w:hAnsi="Times New Roman"/>
                <w:szCs w:val="20"/>
                <w:lang w:eastAsia="ko-KR"/>
              </w:rPr>
              <w:t xml:space="preserve"> and when </w:t>
            </w:r>
            <w:proofErr w:type="spellStart"/>
            <w:r>
              <w:rPr>
                <w:rFonts w:ascii="Times New Roman" w:eastAsia="Malgun Gothic" w:hAnsi="Times New Roman"/>
                <w:i/>
                <w:iCs/>
                <w:color w:val="000000"/>
                <w:szCs w:val="20"/>
                <w:lang w:eastAsia="ko-KR"/>
              </w:rPr>
              <w:t>reportQuantity</w:t>
            </w:r>
            <w:proofErr w:type="spellEnd"/>
            <w:r>
              <w:rPr>
                <w:rFonts w:ascii="Times New Roman" w:eastAsia="Malgun Gothic" w:hAnsi="Times New Roman"/>
                <w:szCs w:val="20"/>
                <w:lang w:eastAsia="ko-KR"/>
              </w:rPr>
              <w:t xml:space="preserve"> set to '</w:t>
            </w:r>
            <w:r>
              <w:rPr>
                <w:rFonts w:ascii="Times New Roman" w:eastAsia="Malgun Gothic" w:hAnsi="Times New Roman"/>
                <w:i/>
                <w:iCs/>
                <w:color w:val="000000"/>
                <w:szCs w:val="20"/>
                <w:lang w:eastAsia="ko-KR"/>
              </w:rPr>
              <w:t xml:space="preserve">cri-RSRP' </w:t>
            </w:r>
            <w:r>
              <w:rPr>
                <w:rFonts w:ascii="Times New Roman" w:eastAsia="MS Mincho" w:hAnsi="Times New Roman"/>
                <w:i/>
                <w:iCs/>
                <w:color w:val="000000"/>
                <w:szCs w:val="20"/>
                <w:lang w:eastAsia="ko-KR"/>
              </w:rPr>
              <w:t xml:space="preserve">or </w:t>
            </w:r>
            <w:r>
              <w:rPr>
                <w:rFonts w:ascii="Times New Roman" w:eastAsia="Malgun Gothic" w:hAnsi="Times New Roman"/>
                <w:i/>
                <w:iCs/>
                <w:szCs w:val="20"/>
                <w:lang w:eastAsia="ko-KR"/>
              </w:rPr>
              <w:t>'</w:t>
            </w:r>
            <w:r>
              <w:rPr>
                <w:rFonts w:ascii="Times New Roman" w:eastAsia="MS Mincho" w:hAnsi="Times New Roman"/>
                <w:i/>
                <w:iCs/>
                <w:color w:val="000000"/>
                <w:szCs w:val="20"/>
                <w:lang w:eastAsia="ko-KR"/>
              </w:rPr>
              <w:t>cri-RSRP</w:t>
            </w:r>
            <w:r>
              <w:rPr>
                <w:rFonts w:ascii="Times New Roman" w:eastAsia="Malgun Gothic" w:hAnsi="Times New Roman"/>
                <w:szCs w:val="20"/>
                <w:lang w:eastAsia="ko-KR"/>
              </w:rPr>
              <w:t xml:space="preserve">- </w:t>
            </w:r>
            <w:r>
              <w:rPr>
                <w:rFonts w:ascii="Times New Roman" w:eastAsia="Malgun Gothic" w:hAnsi="Times New Roman"/>
                <w:i/>
                <w:iCs/>
                <w:szCs w:val="20"/>
                <w:lang w:eastAsia="ko-KR"/>
              </w:rPr>
              <w:t>Index</w:t>
            </w:r>
            <w:r>
              <w:rPr>
                <w:rFonts w:ascii="Times New Roman" w:eastAsia="MS Mincho" w:hAnsi="Times New Roman"/>
                <w:i/>
                <w:iCs/>
                <w:color w:val="000000"/>
                <w:szCs w:val="20"/>
                <w:lang w:eastAsia="ko-KR"/>
              </w:rPr>
              <w:t xml:space="preserve">' </w:t>
            </w:r>
            <w:r>
              <w:rPr>
                <w:rFonts w:ascii="Times New Roman" w:eastAsia="Malgun Gothic" w:hAnsi="Times New Roman"/>
                <w:szCs w:val="20"/>
                <w:lang w:eastAsia="ko-KR"/>
              </w:rPr>
              <w:t xml:space="preserve">if receiving at least one CSI-RS transmission occasion for channel measurement during the time duration indicated by </w:t>
            </w:r>
            <w:proofErr w:type="spellStart"/>
            <w:r>
              <w:rPr>
                <w:rFonts w:ascii="Times New Roman" w:eastAsia="Malgun Gothic" w:hAnsi="Times New Roman"/>
                <w:i/>
                <w:iCs/>
                <w:color w:val="000000"/>
                <w:szCs w:val="20"/>
                <w:lang w:eastAsia="ko-KR"/>
              </w:rPr>
              <w:t>drx-onDurationTimer</w:t>
            </w:r>
            <w:proofErr w:type="spellEnd"/>
            <w:r>
              <w:rPr>
                <w:rFonts w:ascii="Times New Roman" w:eastAsia="Malgun Gothic" w:hAnsi="Times New Roman"/>
                <w:i/>
                <w:iCs/>
                <w:color w:val="000000"/>
                <w:szCs w:val="20"/>
                <w:lang w:eastAsia="ko-KR"/>
              </w:rPr>
              <w:t xml:space="preserve"> </w:t>
            </w:r>
            <w:r>
              <w:rPr>
                <w:rFonts w:ascii="Times New Roman" w:eastAsia="Malgun Gothic" w:hAnsi="Times New Roman"/>
                <w:szCs w:val="20"/>
                <w:lang w:eastAsia="ko-KR"/>
              </w:rPr>
              <w:t>in</w:t>
            </w:r>
            <w:r>
              <w:rPr>
                <w:rFonts w:ascii="Times New Roman" w:eastAsia="Malgun Gothic" w:hAnsi="Times New Roman"/>
                <w:i/>
                <w:iCs/>
                <w:szCs w:val="20"/>
                <w:lang w:eastAsia="ko-KR"/>
              </w:rPr>
              <w:t xml:space="preserve"> DRX-Config</w:t>
            </w:r>
            <w:r>
              <w:rPr>
                <w:rFonts w:ascii="Times New Roman" w:eastAsia="Malgun Gothic" w:hAnsi="Times New Roman"/>
                <w:szCs w:val="20"/>
                <w:lang w:eastAsia="ko-KR"/>
              </w:rPr>
              <w:t xml:space="preserve"> outside DRX active time or in DRX Active Time no later than CSI reference resource and drops the report otherwise.</w:t>
            </w:r>
          </w:p>
          <w:p w14:paraId="0BE6D088" w14:textId="77777777" w:rsidR="00DD1E19" w:rsidRDefault="00DD1E19" w:rsidP="00262E76">
            <w:pPr>
              <w:tabs>
                <w:tab w:val="left" w:pos="1300"/>
              </w:tabs>
              <w:spacing w:after="180" w:line="276" w:lineRule="auto"/>
              <w:jc w:val="both"/>
              <w:rPr>
                <w:rFonts w:ascii="Times New Roman" w:eastAsiaTheme="minorEastAsia" w:hAnsi="Times New Roman"/>
                <w:color w:val="FF0000"/>
                <w:szCs w:val="20"/>
                <w:lang w:eastAsia="zh-CN"/>
              </w:rPr>
            </w:pPr>
            <w:r>
              <w:rPr>
                <w:rFonts w:ascii="Times New Roman" w:eastAsia="Malgun Gothic" w:hAnsi="Times New Roman"/>
                <w:color w:val="FF0000"/>
                <w:szCs w:val="20"/>
                <w:lang w:eastAsia="zh-CN"/>
              </w:rPr>
              <w:t>========================== Unchanged Text Omitted ==========================</w:t>
            </w:r>
          </w:p>
          <w:p w14:paraId="30DAA2DC" w14:textId="77777777" w:rsidR="00DD1E19" w:rsidRDefault="00DD1E19" w:rsidP="00262E76">
            <w:pPr>
              <w:tabs>
                <w:tab w:val="left" w:pos="1300"/>
              </w:tabs>
              <w:spacing w:after="180" w:line="276" w:lineRule="auto"/>
              <w:jc w:val="both"/>
              <w:rPr>
                <w:rFonts w:ascii="Times New Roman" w:eastAsiaTheme="minorEastAsia" w:hAnsi="Times New Roman"/>
                <w:color w:val="FF0000"/>
                <w:szCs w:val="20"/>
                <w:lang w:eastAsia="zh-CN"/>
              </w:rPr>
            </w:pPr>
            <w:r>
              <w:rPr>
                <w:rFonts w:ascii="Times New Roman" w:eastAsia="Malgun Gothic" w:hAnsi="Times New Roman"/>
                <w:color w:val="FF0000"/>
                <w:szCs w:val="20"/>
                <w:lang w:eastAsia="zh-CN"/>
              </w:rPr>
              <w:t>==========================</w:t>
            </w:r>
            <w:r>
              <w:rPr>
                <w:rFonts w:ascii="Times New Roman" w:eastAsiaTheme="minorEastAsia" w:hAnsi="Times New Roman" w:hint="eastAsia"/>
                <w:color w:val="FF0000"/>
                <w:szCs w:val="20"/>
                <w:lang w:eastAsia="zh-CN"/>
              </w:rPr>
              <w:t>==</w:t>
            </w:r>
            <w:r>
              <w:rPr>
                <w:rFonts w:ascii="Times New Roman" w:eastAsia="Malgun Gothic" w:hAnsi="Times New Roman"/>
                <w:color w:val="FF0000"/>
                <w:szCs w:val="20"/>
                <w:lang w:eastAsia="zh-CN"/>
              </w:rPr>
              <w:t xml:space="preserve"> End of TP =================================</w:t>
            </w:r>
            <w:r>
              <w:rPr>
                <w:rFonts w:ascii="Times New Roman" w:eastAsiaTheme="minorEastAsia" w:hAnsi="Times New Roman" w:hint="eastAsia"/>
                <w:color w:val="FF0000"/>
                <w:szCs w:val="20"/>
                <w:lang w:eastAsia="zh-CN"/>
              </w:rPr>
              <w:t>==</w:t>
            </w:r>
          </w:p>
        </w:tc>
      </w:tr>
    </w:tbl>
    <w:p w14:paraId="6A6BB145" w14:textId="77777777" w:rsidR="00DD1E19" w:rsidRDefault="00DD1E19" w:rsidP="00DD1E19">
      <w:pPr>
        <w:rPr>
          <w:rFonts w:eastAsia="MS Mincho"/>
          <w:lang w:eastAsia="ja-JP"/>
        </w:rPr>
      </w:pPr>
    </w:p>
    <w:p w14:paraId="407C8E8A" w14:textId="77777777" w:rsidR="00DD1E19" w:rsidRPr="00703028" w:rsidRDefault="00DD1E19" w:rsidP="00DD1E19">
      <w:pPr>
        <w:rPr>
          <w:rFonts w:eastAsia="MS Mincho"/>
          <w:lang w:eastAsia="ja-JP"/>
        </w:rPr>
      </w:pPr>
      <w:r w:rsidRPr="00703028">
        <w:rPr>
          <w:rFonts w:eastAsia="MS Mincho" w:hint="eastAsia"/>
          <w:highlight w:val="green"/>
          <w:lang w:eastAsia="ja-JP"/>
        </w:rPr>
        <w:t>Agreement:</w:t>
      </w:r>
    </w:p>
    <w:p w14:paraId="0575223F" w14:textId="77777777" w:rsidR="00DD1E19" w:rsidRPr="00703028" w:rsidRDefault="00DD1E19" w:rsidP="00DD1E19">
      <w:pPr>
        <w:rPr>
          <w:rFonts w:ascii="Times New Roman" w:eastAsia="MS Mincho" w:hAnsi="Times New Roman"/>
          <w:bCs/>
          <w:lang w:eastAsia="ja-JP"/>
        </w:rPr>
      </w:pPr>
      <w:r w:rsidRPr="00940E87">
        <w:rPr>
          <w:rFonts w:ascii="Times New Roman" w:eastAsiaTheme="minorEastAsia" w:hAnsi="Times New Roman"/>
          <w:bCs/>
          <w:lang w:eastAsia="zh-CN"/>
        </w:rPr>
        <w:t xml:space="preserve">Adopt the </w:t>
      </w:r>
      <w:r>
        <w:rPr>
          <w:rFonts w:ascii="Times New Roman" w:eastAsiaTheme="minorEastAsia" w:hAnsi="Times New Roman" w:hint="eastAsia"/>
          <w:bCs/>
          <w:lang w:eastAsia="zh-CN"/>
        </w:rPr>
        <w:t xml:space="preserve">following </w:t>
      </w:r>
      <w:r w:rsidRPr="00940E87">
        <w:rPr>
          <w:rFonts w:ascii="Times New Roman" w:eastAsiaTheme="minorEastAsia" w:hAnsi="Times New Roman"/>
          <w:bCs/>
          <w:lang w:eastAsia="zh-CN"/>
        </w:rPr>
        <w:t xml:space="preserve">TP </w:t>
      </w:r>
      <w:r>
        <w:rPr>
          <w:rFonts w:ascii="Times New Roman" w:eastAsiaTheme="minorEastAsia" w:hAnsi="Times New Roman" w:hint="eastAsia"/>
          <w:bCs/>
          <w:lang w:eastAsia="zh-CN"/>
        </w:rPr>
        <w:t xml:space="preserve">to </w:t>
      </w:r>
      <w:r w:rsidRPr="004A7D0E">
        <w:rPr>
          <w:rFonts w:ascii="Times New Roman" w:eastAsiaTheme="minorEastAsia" w:hAnsi="Times New Roman"/>
          <w:bCs/>
          <w:lang w:eastAsia="zh-CN"/>
        </w:rPr>
        <w:t>TS 38.213 clause 10.4D</w:t>
      </w:r>
      <w:r>
        <w:rPr>
          <w:rFonts w:ascii="Times New Roman" w:eastAsiaTheme="minorEastAsia" w:hAnsi="Times New Roman" w:hint="eastAsia"/>
          <w:bCs/>
          <w:lang w:eastAsia="zh-CN"/>
        </w:rPr>
        <w:t xml:space="preserve"> </w:t>
      </w:r>
      <w:r w:rsidRPr="00D870DC">
        <w:rPr>
          <w:rFonts w:ascii="Times New Roman" w:eastAsiaTheme="minorEastAsia" w:hAnsi="Times New Roman"/>
          <w:b/>
          <w:color w:val="FF0000"/>
          <w:lang w:eastAsia="zh-CN"/>
        </w:rPr>
        <w:t>as alignment CR.</w:t>
      </w:r>
    </w:p>
    <w:tbl>
      <w:tblPr>
        <w:tblW w:w="8624" w:type="dxa"/>
        <w:tblInd w:w="42" w:type="dxa"/>
        <w:tblLayout w:type="fixed"/>
        <w:tblCellMar>
          <w:left w:w="42" w:type="dxa"/>
          <w:right w:w="42" w:type="dxa"/>
        </w:tblCellMar>
        <w:tblLook w:val="04A0" w:firstRow="1" w:lastRow="0" w:firstColumn="1" w:lastColumn="0" w:noHBand="0" w:noVBand="1"/>
      </w:tblPr>
      <w:tblGrid>
        <w:gridCol w:w="2410"/>
        <w:gridCol w:w="6214"/>
      </w:tblGrid>
      <w:tr w:rsidR="00DD1E19" w14:paraId="0D1A352D" w14:textId="77777777" w:rsidTr="00262E76">
        <w:trPr>
          <w:trHeight w:val="933"/>
        </w:trPr>
        <w:tc>
          <w:tcPr>
            <w:tcW w:w="2410" w:type="dxa"/>
            <w:tcBorders>
              <w:top w:val="single" w:sz="4" w:space="0" w:color="auto"/>
              <w:left w:val="single" w:sz="4" w:space="0" w:color="auto"/>
            </w:tcBorders>
          </w:tcPr>
          <w:p w14:paraId="79AF83C1" w14:textId="77777777" w:rsidR="00DD1E19" w:rsidRDefault="00DD1E19" w:rsidP="00262E76">
            <w:pPr>
              <w:pStyle w:val="CRCoverPage"/>
              <w:tabs>
                <w:tab w:val="right" w:pos="2184"/>
              </w:tabs>
              <w:spacing w:after="0"/>
              <w:rPr>
                <w:b/>
                <w:i/>
              </w:rPr>
            </w:pPr>
            <w:r>
              <w:rPr>
                <w:b/>
                <w:i/>
              </w:rPr>
              <w:t>Reason for change:</w:t>
            </w:r>
          </w:p>
        </w:tc>
        <w:tc>
          <w:tcPr>
            <w:tcW w:w="6214" w:type="dxa"/>
            <w:tcBorders>
              <w:top w:val="single" w:sz="4" w:space="0" w:color="auto"/>
              <w:right w:val="single" w:sz="4" w:space="0" w:color="auto"/>
            </w:tcBorders>
            <w:shd w:val="pct30" w:color="FFFF00" w:fill="auto"/>
          </w:tcPr>
          <w:p w14:paraId="5D5E7E25" w14:textId="77777777" w:rsidR="00DD1E19" w:rsidRDefault="00DD1E19" w:rsidP="00262E76">
            <w:pPr>
              <w:pStyle w:val="CRCoverPage"/>
              <w:spacing w:after="0"/>
              <w:rPr>
                <w:lang w:eastAsia="zh-CN"/>
              </w:rPr>
            </w:pPr>
            <w:r>
              <w:rPr>
                <w:lang w:eastAsia="zh-CN"/>
              </w:rPr>
              <w:t xml:space="preserve">The parameter name </w:t>
            </w:r>
            <w:proofErr w:type="spellStart"/>
            <w:r>
              <w:rPr>
                <w:i/>
                <w:iCs/>
                <w:lang w:eastAsia="zh-CN"/>
              </w:rPr>
              <w:t>lpwus-PDCCHMonitoringTimer</w:t>
            </w:r>
            <w:proofErr w:type="spellEnd"/>
            <w:r>
              <w:rPr>
                <w:i/>
                <w:iCs/>
                <w:lang w:eastAsia="zh-CN"/>
              </w:rPr>
              <w:t xml:space="preserve"> </w:t>
            </w:r>
            <w:r>
              <w:rPr>
                <w:lang w:eastAsia="zh-CN"/>
              </w:rPr>
              <w:t xml:space="preserve">is inconsistent with the corresponding parameter name </w:t>
            </w:r>
            <w:proofErr w:type="spellStart"/>
            <w:r>
              <w:rPr>
                <w:i/>
                <w:iCs/>
                <w:lang w:eastAsia="zh-CN"/>
              </w:rPr>
              <w:t>lpwus</w:t>
            </w:r>
            <w:proofErr w:type="spellEnd"/>
            <w:r>
              <w:rPr>
                <w:i/>
                <w:iCs/>
                <w:lang w:eastAsia="zh-CN"/>
              </w:rPr>
              <w:t>-PDCCH-</w:t>
            </w:r>
            <w:proofErr w:type="spellStart"/>
            <w:r>
              <w:rPr>
                <w:i/>
                <w:iCs/>
                <w:lang w:eastAsia="zh-CN"/>
              </w:rPr>
              <w:t>MonitoringTimer</w:t>
            </w:r>
            <w:proofErr w:type="spellEnd"/>
            <w:r>
              <w:rPr>
                <w:lang w:eastAsia="zh-CN"/>
              </w:rPr>
              <w:t xml:space="preserve"> specified elsewhere in TS 38.213 and in TS 38.321. In addition, a period is missing after “milliseconds”.</w:t>
            </w:r>
          </w:p>
        </w:tc>
      </w:tr>
      <w:tr w:rsidR="00DD1E19" w14:paraId="4931AEC5" w14:textId="77777777" w:rsidTr="00262E76">
        <w:trPr>
          <w:trHeight w:val="92"/>
        </w:trPr>
        <w:tc>
          <w:tcPr>
            <w:tcW w:w="2410" w:type="dxa"/>
            <w:tcBorders>
              <w:left w:val="single" w:sz="4" w:space="0" w:color="auto"/>
            </w:tcBorders>
          </w:tcPr>
          <w:p w14:paraId="4176A9C2" w14:textId="77777777" w:rsidR="00DD1E19" w:rsidRDefault="00DD1E19" w:rsidP="00262E76">
            <w:pPr>
              <w:pStyle w:val="CRCoverPage"/>
              <w:spacing w:after="0"/>
              <w:rPr>
                <w:b/>
                <w:i/>
                <w:sz w:val="8"/>
                <w:szCs w:val="8"/>
              </w:rPr>
            </w:pPr>
          </w:p>
        </w:tc>
        <w:tc>
          <w:tcPr>
            <w:tcW w:w="6214" w:type="dxa"/>
            <w:tcBorders>
              <w:right w:val="single" w:sz="4" w:space="0" w:color="auto"/>
            </w:tcBorders>
          </w:tcPr>
          <w:p w14:paraId="005B49FA" w14:textId="77777777" w:rsidR="00DD1E19" w:rsidRDefault="00DD1E19" w:rsidP="00262E76">
            <w:pPr>
              <w:pStyle w:val="CRCoverPage"/>
              <w:spacing w:after="0"/>
              <w:rPr>
                <w:sz w:val="8"/>
                <w:szCs w:val="8"/>
              </w:rPr>
            </w:pPr>
          </w:p>
        </w:tc>
      </w:tr>
      <w:tr w:rsidR="00DD1E19" w14:paraId="0BCEBDD7" w14:textId="77777777" w:rsidTr="00262E76">
        <w:trPr>
          <w:trHeight w:val="698"/>
        </w:trPr>
        <w:tc>
          <w:tcPr>
            <w:tcW w:w="2410" w:type="dxa"/>
            <w:tcBorders>
              <w:left w:val="single" w:sz="4" w:space="0" w:color="auto"/>
            </w:tcBorders>
          </w:tcPr>
          <w:p w14:paraId="120AA931" w14:textId="77777777" w:rsidR="00DD1E19" w:rsidRDefault="00DD1E19" w:rsidP="00262E76">
            <w:pPr>
              <w:pStyle w:val="CRCoverPage"/>
              <w:tabs>
                <w:tab w:val="right" w:pos="2184"/>
              </w:tabs>
              <w:spacing w:after="0"/>
              <w:rPr>
                <w:b/>
                <w:i/>
              </w:rPr>
            </w:pPr>
            <w:r>
              <w:rPr>
                <w:b/>
                <w:i/>
              </w:rPr>
              <w:t>Summary of change:</w:t>
            </w:r>
          </w:p>
        </w:tc>
        <w:tc>
          <w:tcPr>
            <w:tcW w:w="6214" w:type="dxa"/>
            <w:tcBorders>
              <w:right w:val="single" w:sz="4" w:space="0" w:color="auto"/>
            </w:tcBorders>
            <w:shd w:val="pct30" w:color="FFFF00" w:fill="auto"/>
          </w:tcPr>
          <w:p w14:paraId="3E0974B3" w14:textId="77777777" w:rsidR="00DD1E19" w:rsidRDefault="00DD1E19" w:rsidP="00262E76">
            <w:pPr>
              <w:pStyle w:val="CRCoverPage"/>
              <w:spacing w:after="0"/>
              <w:rPr>
                <w:lang w:eastAsia="zh-CN"/>
              </w:rPr>
            </w:pPr>
            <w:r>
              <w:rPr>
                <w:lang w:eastAsia="zh-CN"/>
              </w:rPr>
              <w:t xml:space="preserve">Replace </w:t>
            </w:r>
            <w:proofErr w:type="spellStart"/>
            <w:r>
              <w:rPr>
                <w:i/>
                <w:iCs/>
                <w:lang w:eastAsia="zh-CN"/>
              </w:rPr>
              <w:t>lpwus-PDCCHMonitoringTimer</w:t>
            </w:r>
            <w:proofErr w:type="spellEnd"/>
            <w:r>
              <w:rPr>
                <w:lang w:eastAsia="zh-CN"/>
              </w:rPr>
              <w:t xml:space="preserve"> with </w:t>
            </w:r>
            <w:proofErr w:type="spellStart"/>
            <w:r>
              <w:rPr>
                <w:i/>
                <w:iCs/>
                <w:lang w:eastAsia="zh-CN"/>
              </w:rPr>
              <w:t>lpwus</w:t>
            </w:r>
            <w:proofErr w:type="spellEnd"/>
            <w:r>
              <w:rPr>
                <w:i/>
                <w:iCs/>
                <w:lang w:eastAsia="zh-CN"/>
              </w:rPr>
              <w:t>-PDCCH-</w:t>
            </w:r>
            <w:proofErr w:type="spellStart"/>
            <w:r>
              <w:rPr>
                <w:i/>
                <w:iCs/>
                <w:lang w:eastAsia="zh-CN"/>
              </w:rPr>
              <w:t>MonitoringTimer</w:t>
            </w:r>
            <w:proofErr w:type="spellEnd"/>
            <w:r>
              <w:rPr>
                <w:lang w:eastAsia="zh-CN"/>
              </w:rPr>
              <w:t xml:space="preserve"> to align the parameter name with its occurrences elsewhere in TS 38.213 and with TS 38.321. Add the missing period after “milliseconds”.</w:t>
            </w:r>
          </w:p>
        </w:tc>
      </w:tr>
      <w:tr w:rsidR="00DD1E19" w14:paraId="6DA72C6E" w14:textId="77777777" w:rsidTr="00262E76">
        <w:trPr>
          <w:trHeight w:val="92"/>
        </w:trPr>
        <w:tc>
          <w:tcPr>
            <w:tcW w:w="2410" w:type="dxa"/>
            <w:tcBorders>
              <w:left w:val="single" w:sz="4" w:space="0" w:color="auto"/>
            </w:tcBorders>
          </w:tcPr>
          <w:p w14:paraId="1555872C" w14:textId="77777777" w:rsidR="00DD1E19" w:rsidRDefault="00DD1E19" w:rsidP="00262E76">
            <w:pPr>
              <w:pStyle w:val="CRCoverPage"/>
              <w:spacing w:after="0"/>
              <w:rPr>
                <w:b/>
                <w:i/>
                <w:sz w:val="8"/>
                <w:szCs w:val="8"/>
              </w:rPr>
            </w:pPr>
          </w:p>
        </w:tc>
        <w:tc>
          <w:tcPr>
            <w:tcW w:w="6214" w:type="dxa"/>
            <w:tcBorders>
              <w:right w:val="single" w:sz="4" w:space="0" w:color="auto"/>
            </w:tcBorders>
          </w:tcPr>
          <w:p w14:paraId="0D2F60F4" w14:textId="77777777" w:rsidR="00DD1E19" w:rsidRDefault="00DD1E19" w:rsidP="00262E76">
            <w:pPr>
              <w:pStyle w:val="CRCoverPage"/>
              <w:spacing w:after="0"/>
              <w:rPr>
                <w:sz w:val="8"/>
                <w:szCs w:val="8"/>
              </w:rPr>
            </w:pPr>
          </w:p>
        </w:tc>
      </w:tr>
      <w:tr w:rsidR="00DD1E19" w14:paraId="297C0691" w14:textId="77777777" w:rsidTr="00262E76">
        <w:trPr>
          <w:trHeight w:val="381"/>
        </w:trPr>
        <w:tc>
          <w:tcPr>
            <w:tcW w:w="2410" w:type="dxa"/>
            <w:tcBorders>
              <w:left w:val="single" w:sz="4" w:space="0" w:color="auto"/>
              <w:bottom w:val="single" w:sz="4" w:space="0" w:color="auto"/>
            </w:tcBorders>
          </w:tcPr>
          <w:p w14:paraId="41607637" w14:textId="77777777" w:rsidR="00DD1E19" w:rsidRDefault="00DD1E19" w:rsidP="00262E76">
            <w:pPr>
              <w:pStyle w:val="CRCoverPage"/>
              <w:tabs>
                <w:tab w:val="right" w:pos="2184"/>
              </w:tabs>
              <w:spacing w:after="0"/>
              <w:rPr>
                <w:b/>
                <w:i/>
              </w:rPr>
            </w:pPr>
            <w:r>
              <w:rPr>
                <w:b/>
                <w:i/>
              </w:rPr>
              <w:t>Consequences if not approved:</w:t>
            </w:r>
          </w:p>
        </w:tc>
        <w:tc>
          <w:tcPr>
            <w:tcW w:w="6214" w:type="dxa"/>
            <w:tcBorders>
              <w:bottom w:val="single" w:sz="4" w:space="0" w:color="auto"/>
              <w:right w:val="single" w:sz="4" w:space="0" w:color="auto"/>
            </w:tcBorders>
            <w:shd w:val="pct30" w:color="FFFF00" w:fill="auto"/>
          </w:tcPr>
          <w:p w14:paraId="2CA3F85E" w14:textId="77777777" w:rsidR="00DD1E19" w:rsidRDefault="00DD1E19" w:rsidP="00262E76">
            <w:pPr>
              <w:pStyle w:val="CRCoverPage"/>
              <w:spacing w:after="0"/>
              <w:rPr>
                <w:lang w:eastAsia="zh-CN"/>
              </w:rPr>
            </w:pPr>
            <w:r>
              <w:rPr>
                <w:lang w:eastAsia="zh-CN"/>
              </w:rPr>
              <w:t>The parameter naming inconsistency within TS 38.213 and between TS 38.213 and TS 38.321 will remain, together with the missing punctuation.</w:t>
            </w:r>
          </w:p>
        </w:tc>
      </w:tr>
      <w:tr w:rsidR="00DD1E19" w14:paraId="266C2F02" w14:textId="77777777" w:rsidTr="00262E76">
        <w:trPr>
          <w:trHeight w:val="381"/>
        </w:trPr>
        <w:tc>
          <w:tcPr>
            <w:tcW w:w="8624" w:type="dxa"/>
            <w:gridSpan w:val="2"/>
            <w:tcBorders>
              <w:top w:val="single" w:sz="4" w:space="0" w:color="auto"/>
              <w:left w:val="single" w:sz="4" w:space="0" w:color="auto"/>
              <w:bottom w:val="single" w:sz="4" w:space="0" w:color="auto"/>
              <w:right w:val="single" w:sz="4" w:space="0" w:color="auto"/>
            </w:tcBorders>
          </w:tcPr>
          <w:p w14:paraId="1614A90B" w14:textId="77777777" w:rsidR="00DD1E19" w:rsidRDefault="00DD1E19" w:rsidP="00262E76">
            <w:pPr>
              <w:keepNext/>
              <w:keepLines/>
              <w:spacing w:before="180" w:after="180"/>
              <w:ind w:left="1134" w:hanging="1134"/>
              <w:outlineLvl w:val="1"/>
              <w:rPr>
                <w:rFonts w:ascii="Arial" w:eastAsia="SimSun" w:hAnsi="Arial"/>
                <w:sz w:val="28"/>
                <w:szCs w:val="20"/>
              </w:rPr>
            </w:pPr>
            <w:bookmarkStart w:id="134" w:name="_Toc239313218"/>
            <w:r>
              <w:rPr>
                <w:rFonts w:ascii="Arial" w:eastAsia="SimSun" w:hAnsi="Arial"/>
                <w:sz w:val="32"/>
                <w:szCs w:val="20"/>
                <w:lang w:eastAsia="zh-CN"/>
              </w:rPr>
              <w:t>10.4D</w:t>
            </w:r>
            <w:r>
              <w:rPr>
                <w:rFonts w:ascii="Arial" w:eastAsia="SimSun" w:hAnsi="Arial"/>
                <w:sz w:val="32"/>
                <w:szCs w:val="20"/>
                <w:lang w:eastAsia="zh-CN"/>
              </w:rPr>
              <w:tab/>
              <w:t xml:space="preserve">PDCCH monitoring activation by WUS in </w:t>
            </w:r>
            <w:r>
              <w:rPr>
                <w:rFonts w:ascii="Arial" w:eastAsia="SimSun" w:hAnsi="Arial"/>
                <w:sz w:val="32"/>
                <w:szCs w:val="20"/>
              </w:rPr>
              <w:t>RRC_CONNECTED</w:t>
            </w:r>
            <w:bookmarkEnd w:id="134"/>
          </w:p>
          <w:p w14:paraId="31A5BF99" w14:textId="77777777" w:rsidR="00DD1E19" w:rsidRDefault="00DD1E19" w:rsidP="00262E76">
            <w:pPr>
              <w:spacing w:after="180" w:line="276" w:lineRule="auto"/>
              <w:jc w:val="center"/>
              <w:rPr>
                <w:rFonts w:ascii="Times New Roman" w:eastAsia="DengXian" w:hAnsi="Times New Roman"/>
                <w:b/>
                <w:bCs/>
                <w:color w:val="FF0000"/>
                <w:sz w:val="22"/>
                <w:szCs w:val="20"/>
              </w:rPr>
            </w:pPr>
            <w:r>
              <w:rPr>
                <w:rFonts w:ascii="Times New Roman" w:eastAsia="DengXian" w:hAnsi="Times New Roman"/>
                <w:color w:val="FF0000"/>
                <w:sz w:val="22"/>
                <w:szCs w:val="20"/>
              </w:rPr>
              <w:t>&lt;Unchanged parts omitted&gt;</w:t>
            </w:r>
          </w:p>
          <w:p w14:paraId="3EB417B0" w14:textId="77777777" w:rsidR="00DD1E19" w:rsidRDefault="00DD1E19" w:rsidP="00262E76">
            <w:pPr>
              <w:spacing w:after="180"/>
              <w:rPr>
                <w:rFonts w:ascii="Times New Roman" w:eastAsia="SimSun" w:hAnsi="Times New Roman"/>
                <w:szCs w:val="20"/>
              </w:rPr>
            </w:pPr>
            <w:r>
              <w:rPr>
                <w:rFonts w:ascii="Times New Roman" w:eastAsia="Malgun Gothic" w:hAnsi="Times New Roman"/>
                <w:szCs w:val="20"/>
                <w:lang w:eastAsia="ko-KR"/>
              </w:rPr>
              <w:t xml:space="preserve">When a UE is provided </w:t>
            </w:r>
            <w:proofErr w:type="spellStart"/>
            <w:r>
              <w:rPr>
                <w:rFonts w:ascii="Times New Roman" w:eastAsia="Malgun Gothic" w:hAnsi="Times New Roman"/>
                <w:i/>
                <w:iCs/>
                <w:szCs w:val="20"/>
                <w:lang w:eastAsia="ko-KR"/>
              </w:rPr>
              <w:t>lpwus</w:t>
            </w:r>
            <w:proofErr w:type="spellEnd"/>
            <w:r>
              <w:rPr>
                <w:rFonts w:ascii="Times New Roman" w:eastAsia="Malgun Gothic" w:hAnsi="Times New Roman"/>
                <w:i/>
                <w:iCs/>
                <w:szCs w:val="20"/>
                <w:lang w:eastAsia="ko-KR"/>
              </w:rPr>
              <w:t>-PDCCH-</w:t>
            </w:r>
            <w:proofErr w:type="spellStart"/>
            <w:r>
              <w:rPr>
                <w:rFonts w:ascii="Times New Roman" w:eastAsia="Malgun Gothic" w:hAnsi="Times New Roman"/>
                <w:i/>
                <w:iCs/>
                <w:szCs w:val="20"/>
                <w:lang w:eastAsia="ko-KR"/>
              </w:rPr>
              <w:t>MonitoringTimer</w:t>
            </w:r>
            <w:proofErr w:type="spellEnd"/>
            <w:r>
              <w:rPr>
                <w:rFonts w:ascii="Times New Roman" w:eastAsia="Malgun Gothic" w:hAnsi="Times New Roman"/>
                <w:szCs w:val="20"/>
                <w:lang w:eastAsia="ko-KR"/>
              </w:rPr>
              <w:t xml:space="preserve">, </w:t>
            </w:r>
            <w:r>
              <w:rPr>
                <w:rFonts w:ascii="Times New Roman" w:eastAsia="SimSun" w:hAnsi="Times New Roman"/>
                <w:szCs w:val="20"/>
              </w:rPr>
              <w:t xml:space="preserve">the UE can be provided by </w:t>
            </w:r>
            <w:r>
              <w:rPr>
                <w:rFonts w:ascii="Times New Roman" w:eastAsia="Malgun Gothic" w:hAnsi="Times New Roman"/>
                <w:i/>
                <w:szCs w:val="20"/>
                <w:lang w:eastAsia="ko-KR"/>
              </w:rPr>
              <w:t>lpwus-MO-1-2</w:t>
            </w:r>
            <w:r>
              <w:rPr>
                <w:rFonts w:ascii="Times New Roman" w:eastAsia="SimSun" w:hAnsi="Times New Roman"/>
                <w:szCs w:val="20"/>
              </w:rPr>
              <w:t xml:space="preserve"> a periodicity and a time offset relative to the start of a system frame with SFN 0, for the UE to determine the first WUS monitoring occasions from a number of WUS monitoring occasions per periodicity, provided by </w:t>
            </w:r>
            <w:r>
              <w:rPr>
                <w:rFonts w:ascii="Times New Roman" w:eastAsia="Malgun Gothic" w:hAnsi="Times New Roman"/>
                <w:i/>
                <w:szCs w:val="20"/>
                <w:lang w:eastAsia="ko-KR"/>
              </w:rPr>
              <w:t>lpwus-NumOfMO-1-2</w:t>
            </w:r>
            <w:r>
              <w:rPr>
                <w:rFonts w:ascii="Times New Roman" w:eastAsia="SimSun" w:hAnsi="Times New Roman"/>
                <w:szCs w:val="20"/>
              </w:rPr>
              <w:t xml:space="preserve">. </w:t>
            </w:r>
            <w:r>
              <w:rPr>
                <w:rFonts w:ascii="Times New Roman" w:eastAsia="DengXian" w:hAnsi="Times New Roman"/>
                <w:szCs w:val="20"/>
                <w:lang w:eastAsia="zh-CN"/>
              </w:rPr>
              <w:t xml:space="preserve">The UE assumes WUS monitoring occasions per periodicity are consecutive in time. </w:t>
            </w:r>
            <w:r>
              <w:rPr>
                <w:rFonts w:ascii="Times New Roman" w:eastAsia="SimSun" w:hAnsi="Times New Roman"/>
                <w:szCs w:val="20"/>
              </w:rPr>
              <w:t xml:space="preserve">The UE reports a number of milliseconds [18, TS 38.306] and expects that a time gap, from a last WUS monitoring occasion from the number of WUS monitoring occasions per periodicity to the slot where the </w:t>
            </w:r>
            <w:proofErr w:type="spellStart"/>
            <w:ins w:id="135" w:author="NEC-Wei" w:date="2026-08-13T14:11:00Z">
              <w:r>
                <w:rPr>
                  <w:rFonts w:ascii="Times New Roman" w:eastAsia="Malgun Gothic" w:hAnsi="Times New Roman"/>
                  <w:i/>
                  <w:iCs/>
                  <w:szCs w:val="20"/>
                  <w:lang w:eastAsia="ko-KR"/>
                </w:rPr>
                <w:t>lpwus</w:t>
              </w:r>
              <w:proofErr w:type="spellEnd"/>
              <w:r>
                <w:rPr>
                  <w:rFonts w:ascii="Times New Roman" w:eastAsia="Malgun Gothic" w:hAnsi="Times New Roman"/>
                  <w:i/>
                  <w:iCs/>
                  <w:szCs w:val="20"/>
                  <w:lang w:eastAsia="ko-KR"/>
                </w:rPr>
                <w:t>-PDCCH-</w:t>
              </w:r>
              <w:proofErr w:type="spellStart"/>
              <w:r>
                <w:rPr>
                  <w:rFonts w:ascii="Times New Roman" w:eastAsia="Malgun Gothic" w:hAnsi="Times New Roman"/>
                  <w:i/>
                  <w:iCs/>
                  <w:szCs w:val="20"/>
                  <w:lang w:eastAsia="ko-KR"/>
                </w:rPr>
                <w:t>MonitoringTimer</w:t>
              </w:r>
            </w:ins>
            <w:proofErr w:type="spellEnd"/>
            <w:del w:id="136" w:author="NEC-Wei" w:date="2026-08-13T14:11:00Z">
              <w:r>
                <w:rPr>
                  <w:rFonts w:ascii="Times New Roman" w:eastAsia="SimSun" w:hAnsi="Times New Roman"/>
                  <w:i/>
                  <w:iCs/>
                  <w:szCs w:val="20"/>
                </w:rPr>
                <w:delText>lp</w:delText>
              </w:r>
              <w:r>
                <w:rPr>
                  <w:rFonts w:ascii="Times New Roman" w:eastAsia="SimSun" w:hAnsi="Times New Roman"/>
                  <w:i/>
                  <w:szCs w:val="20"/>
                </w:rPr>
                <w:delText>wus-PDCCHMonitoringTimer</w:delText>
              </w:r>
            </w:del>
            <w:r>
              <w:rPr>
                <w:rFonts w:ascii="Times New Roman" w:eastAsia="SimSun" w:hAnsi="Times New Roman"/>
                <w:i/>
                <w:szCs w:val="20"/>
              </w:rPr>
              <w:t xml:space="preserve"> </w:t>
            </w:r>
            <w:r>
              <w:rPr>
                <w:rFonts w:ascii="Times New Roman" w:eastAsia="SimSun" w:hAnsi="Times New Roman"/>
                <w:szCs w:val="20"/>
              </w:rPr>
              <w:t>would start, is no smaller than the reported number of milliseconds</w:t>
            </w:r>
            <w:ins w:id="137" w:author="NEC-Wei" w:date="2026-08-13T14:11:00Z">
              <w:r>
                <w:rPr>
                  <w:rFonts w:ascii="Times New Roman" w:eastAsia="SimSun" w:hAnsi="Times New Roman"/>
                  <w:szCs w:val="20"/>
                  <w:lang w:eastAsia="zh-CN"/>
                </w:rPr>
                <w:t>.</w:t>
              </w:r>
            </w:ins>
            <w:r>
              <w:rPr>
                <w:rFonts w:ascii="Times New Roman" w:eastAsia="SimSun" w:hAnsi="Times New Roman"/>
                <w:szCs w:val="20"/>
              </w:rPr>
              <w:t xml:space="preserve"> If the UE determines to monitor PDCCH based on a detected WUS, the UE starts </w:t>
            </w:r>
            <w:proofErr w:type="spellStart"/>
            <w:ins w:id="138" w:author="NEC-Wei" w:date="2026-08-13T14:11:00Z">
              <w:r>
                <w:rPr>
                  <w:rFonts w:ascii="Times New Roman" w:eastAsia="Malgun Gothic" w:hAnsi="Times New Roman"/>
                  <w:i/>
                  <w:iCs/>
                  <w:szCs w:val="20"/>
                  <w:lang w:eastAsia="ko-KR"/>
                </w:rPr>
                <w:t>lpwus</w:t>
              </w:r>
              <w:proofErr w:type="spellEnd"/>
              <w:r>
                <w:rPr>
                  <w:rFonts w:ascii="Times New Roman" w:eastAsia="Malgun Gothic" w:hAnsi="Times New Roman"/>
                  <w:i/>
                  <w:iCs/>
                  <w:szCs w:val="20"/>
                  <w:lang w:eastAsia="ko-KR"/>
                </w:rPr>
                <w:t>-PDCCH-</w:t>
              </w:r>
              <w:proofErr w:type="spellStart"/>
              <w:r>
                <w:rPr>
                  <w:rFonts w:ascii="Times New Roman" w:eastAsia="Malgun Gothic" w:hAnsi="Times New Roman"/>
                  <w:i/>
                  <w:iCs/>
                  <w:szCs w:val="20"/>
                  <w:lang w:eastAsia="ko-KR"/>
                </w:rPr>
                <w:t>MonitoringTimer</w:t>
              </w:r>
            </w:ins>
            <w:proofErr w:type="spellEnd"/>
            <w:del w:id="139" w:author="NEC-Wei" w:date="2026-08-13T14:11:00Z">
              <w:r>
                <w:rPr>
                  <w:rFonts w:ascii="Times New Roman" w:eastAsia="SimSun" w:hAnsi="Times New Roman"/>
                  <w:i/>
                  <w:iCs/>
                  <w:szCs w:val="20"/>
                </w:rPr>
                <w:delText>lp</w:delText>
              </w:r>
              <w:r>
                <w:rPr>
                  <w:rFonts w:ascii="Times New Roman" w:eastAsia="SimSun" w:hAnsi="Times New Roman"/>
                  <w:i/>
                  <w:szCs w:val="20"/>
                </w:rPr>
                <w:delText>wus-PDCCHMonitoringTimer</w:delText>
              </w:r>
            </w:del>
            <w:r>
              <w:rPr>
                <w:rFonts w:ascii="Times New Roman" w:eastAsia="SimSun" w:hAnsi="Times New Roman"/>
                <w:szCs w:val="20"/>
              </w:rPr>
              <w:t xml:space="preserve"> [11, TS 38.321] after a time, provided by </w:t>
            </w:r>
            <w:r>
              <w:rPr>
                <w:rFonts w:ascii="Times New Roman" w:eastAsia="Malgun Gothic" w:hAnsi="Times New Roman"/>
                <w:i/>
                <w:szCs w:val="20"/>
                <w:lang w:eastAsia="ko-KR"/>
              </w:rPr>
              <w:t>lpwus-TimeOffset1-2</w:t>
            </w:r>
            <w:r>
              <w:rPr>
                <w:rFonts w:ascii="Times New Roman" w:eastAsia="SimSun" w:hAnsi="Times New Roman"/>
                <w:szCs w:val="20"/>
              </w:rPr>
              <w:t xml:space="preserve">, with respect to the start of the first WUS monitoring occasion from the number of WUS monitoring occasions per periodicity. </w:t>
            </w:r>
          </w:p>
          <w:p w14:paraId="1DFDA33D" w14:textId="77777777" w:rsidR="00DD1E19" w:rsidRDefault="00DD1E19" w:rsidP="00262E76">
            <w:pPr>
              <w:spacing w:after="180"/>
              <w:jc w:val="center"/>
              <w:rPr>
                <w:rFonts w:ascii="Times New Roman" w:eastAsia="SimSun" w:hAnsi="Times New Roman"/>
                <w:szCs w:val="20"/>
              </w:rPr>
            </w:pPr>
            <w:r>
              <w:rPr>
                <w:rFonts w:ascii="Times New Roman" w:eastAsia="DengXian" w:hAnsi="Times New Roman"/>
                <w:color w:val="FF0000"/>
                <w:sz w:val="22"/>
                <w:szCs w:val="20"/>
              </w:rPr>
              <w:t>&lt;Unchanged parts omitted&gt;</w:t>
            </w:r>
          </w:p>
        </w:tc>
      </w:tr>
    </w:tbl>
    <w:p w14:paraId="1F541D05" w14:textId="77777777" w:rsidR="00DD1E19" w:rsidRPr="00D86987" w:rsidRDefault="00DD1E19" w:rsidP="00DD1E19">
      <w:pPr>
        <w:rPr>
          <w:rFonts w:eastAsia="MS Mincho"/>
          <w:lang w:eastAsia="ja-JP"/>
        </w:rPr>
      </w:pPr>
    </w:p>
    <w:p w14:paraId="78EA129E" w14:textId="77777777" w:rsidR="00DD1E19" w:rsidRPr="005B6B29" w:rsidRDefault="00DD1E19" w:rsidP="00DD1E19">
      <w:pPr>
        <w:rPr>
          <w:rFonts w:eastAsiaTheme="minorEastAsia"/>
          <w:lang w:eastAsia="zh-CN"/>
        </w:rPr>
      </w:pPr>
      <w:r w:rsidRPr="005B6B29">
        <w:rPr>
          <w:rFonts w:eastAsiaTheme="minorEastAsia"/>
          <w:lang w:eastAsia="zh-CN"/>
        </w:rPr>
        <w:t>Conclusion:</w:t>
      </w:r>
    </w:p>
    <w:p w14:paraId="46D93461" w14:textId="77777777" w:rsidR="00DD1E19" w:rsidRDefault="00DD1E19" w:rsidP="00DD1E19">
      <w:pPr>
        <w:rPr>
          <w:rFonts w:eastAsiaTheme="minorEastAsia"/>
          <w:lang w:eastAsia="zh-CN"/>
        </w:rPr>
      </w:pPr>
      <w:r>
        <w:rPr>
          <w:rFonts w:eastAsiaTheme="minorEastAsia" w:hint="eastAsia"/>
          <w:lang w:eastAsia="zh-CN"/>
        </w:rPr>
        <w:t>T</w:t>
      </w:r>
      <w:r>
        <w:rPr>
          <w:rFonts w:eastAsiaTheme="minorEastAsia"/>
          <w:lang w:eastAsia="zh-CN"/>
        </w:rPr>
        <w:t xml:space="preserve">he following issues are not pursed </w:t>
      </w:r>
      <w:r>
        <w:t xml:space="preserve">for Rel-19 </w:t>
      </w:r>
      <w:r>
        <w:rPr>
          <w:rFonts w:eastAsia="MS Mincho" w:hint="eastAsia"/>
          <w:lang w:eastAsia="ja-JP"/>
        </w:rPr>
        <w:t>LP-WUS</w:t>
      </w:r>
      <w:r>
        <w:t xml:space="preserve"> maintenance.</w:t>
      </w:r>
    </w:p>
    <w:tbl>
      <w:tblPr>
        <w:tblStyle w:val="TableGrid"/>
        <w:tblW w:w="8460" w:type="dxa"/>
        <w:jc w:val="center"/>
        <w:tblLook w:val="04A0" w:firstRow="1" w:lastRow="0" w:firstColumn="1" w:lastColumn="0" w:noHBand="0" w:noVBand="1"/>
      </w:tblPr>
      <w:tblGrid>
        <w:gridCol w:w="2820"/>
        <w:gridCol w:w="5640"/>
      </w:tblGrid>
      <w:tr w:rsidR="00DD1E19" w:rsidRPr="00CF1F5F" w14:paraId="69F828E3" w14:textId="77777777" w:rsidTr="00262E76">
        <w:trPr>
          <w:trHeight w:val="15"/>
          <w:jc w:val="center"/>
        </w:trPr>
        <w:tc>
          <w:tcPr>
            <w:tcW w:w="0" w:type="auto"/>
            <w:shd w:val="clear" w:color="auto" w:fill="D9EAF7"/>
          </w:tcPr>
          <w:p w14:paraId="15BB462E" w14:textId="77777777" w:rsidR="00DD1E19" w:rsidRPr="0006221C" w:rsidRDefault="00DD1E19" w:rsidP="00262E76">
            <w:pPr>
              <w:jc w:val="center"/>
              <w:rPr>
                <w:rFonts w:eastAsiaTheme="minorEastAsia"/>
                <w:lang w:eastAsia="zh-CN"/>
              </w:rPr>
            </w:pPr>
            <w:r w:rsidRPr="0006221C">
              <w:rPr>
                <w:rFonts w:eastAsiaTheme="minorEastAsia" w:hint="eastAsia"/>
                <w:lang w:eastAsia="zh-CN"/>
              </w:rPr>
              <w:t>R</w:t>
            </w:r>
            <w:r w:rsidRPr="0006221C">
              <w:rPr>
                <w:rFonts w:eastAsiaTheme="minorEastAsia"/>
                <w:lang w:eastAsia="zh-CN"/>
              </w:rPr>
              <w:t xml:space="preserve">AN1#126 </w:t>
            </w:r>
            <w:proofErr w:type="spellStart"/>
            <w:r w:rsidRPr="0006221C">
              <w:rPr>
                <w:rFonts w:eastAsiaTheme="minorEastAsia"/>
                <w:lang w:eastAsia="zh-CN"/>
              </w:rPr>
              <w:t>Tdoc</w:t>
            </w:r>
            <w:proofErr w:type="spellEnd"/>
            <w:r w:rsidRPr="0006221C">
              <w:rPr>
                <w:rFonts w:eastAsiaTheme="minorEastAsia"/>
                <w:lang w:eastAsia="zh-CN"/>
              </w:rPr>
              <w:t xml:space="preserve"> number</w:t>
            </w:r>
          </w:p>
        </w:tc>
        <w:tc>
          <w:tcPr>
            <w:tcW w:w="0" w:type="auto"/>
            <w:shd w:val="clear" w:color="auto" w:fill="D9EAF7"/>
          </w:tcPr>
          <w:p w14:paraId="4C801D7D" w14:textId="77777777" w:rsidR="00DD1E19" w:rsidRPr="0006221C" w:rsidRDefault="00DD1E19" w:rsidP="00262E76">
            <w:pPr>
              <w:jc w:val="center"/>
            </w:pPr>
            <w:r w:rsidRPr="0006221C">
              <w:t>Issue</w:t>
            </w:r>
          </w:p>
        </w:tc>
      </w:tr>
      <w:tr w:rsidR="00DD1E19" w:rsidRPr="00CF1F5F" w14:paraId="02BC4FB9" w14:textId="77777777" w:rsidTr="00262E76">
        <w:trPr>
          <w:trHeight w:val="15"/>
          <w:jc w:val="center"/>
        </w:trPr>
        <w:tc>
          <w:tcPr>
            <w:tcW w:w="0" w:type="auto"/>
            <w:vAlign w:val="center"/>
          </w:tcPr>
          <w:p w14:paraId="70457C8E" w14:textId="57D4DDBE" w:rsidR="00DD1E19" w:rsidRPr="00D870DC" w:rsidRDefault="00C62C50" w:rsidP="00262E76">
            <w:pPr>
              <w:jc w:val="center"/>
              <w:rPr>
                <w:rFonts w:eastAsiaTheme="minorEastAsia"/>
                <w:highlight w:val="red"/>
                <w:lang w:eastAsia="zh-CN"/>
              </w:rPr>
            </w:pPr>
            <w:hyperlink r:id="rId254" w:history="1">
              <w:r w:rsidRPr="00D870DC">
                <w:rPr>
                  <w:rStyle w:val="Hyperlink"/>
                  <w:rFonts w:ascii="Times New Roman" w:hAnsi="Times New Roman"/>
                  <w:szCs w:val="20"/>
                  <w:highlight w:val="red"/>
                </w:rPr>
                <w:t>R1-2606714</w:t>
              </w:r>
            </w:hyperlink>
          </w:p>
        </w:tc>
        <w:tc>
          <w:tcPr>
            <w:tcW w:w="0" w:type="auto"/>
          </w:tcPr>
          <w:p w14:paraId="34C84999" w14:textId="77777777" w:rsidR="00DD1E19" w:rsidRPr="00CF1F5F" w:rsidRDefault="00DD1E19" w:rsidP="00262E76">
            <w:pPr>
              <w:rPr>
                <w:rFonts w:eastAsiaTheme="minorEastAsia"/>
                <w:lang w:eastAsia="zh-CN"/>
              </w:rPr>
            </w:pPr>
            <w:r w:rsidRPr="00D86987">
              <w:rPr>
                <w:rFonts w:eastAsiaTheme="minorEastAsia"/>
                <w:lang w:eastAsia="zh-CN"/>
              </w:rPr>
              <w:t>Case where MR/LP-WUR cannot work simultaneously</w:t>
            </w:r>
          </w:p>
        </w:tc>
      </w:tr>
      <w:tr w:rsidR="00DD1E19" w14:paraId="1DB0F9A1" w14:textId="77777777" w:rsidTr="00262E76">
        <w:trPr>
          <w:trHeight w:val="170"/>
          <w:jc w:val="center"/>
        </w:trPr>
        <w:tc>
          <w:tcPr>
            <w:tcW w:w="0" w:type="auto"/>
            <w:vAlign w:val="center"/>
          </w:tcPr>
          <w:p w14:paraId="0D4B1738" w14:textId="4D1A8F2A" w:rsidR="00DD1E19" w:rsidRPr="00D870DC" w:rsidRDefault="00C62C50" w:rsidP="00262E76">
            <w:pPr>
              <w:jc w:val="center"/>
              <w:rPr>
                <w:rFonts w:eastAsia="MS Mincho"/>
                <w:highlight w:val="red"/>
                <w:lang w:eastAsia="ja-JP"/>
              </w:rPr>
            </w:pPr>
            <w:hyperlink r:id="rId255" w:history="1">
              <w:r w:rsidRPr="00D870DC">
                <w:rPr>
                  <w:rStyle w:val="Hyperlink"/>
                  <w:rFonts w:ascii="Times New Roman" w:hAnsi="Times New Roman"/>
                  <w:szCs w:val="20"/>
                  <w:highlight w:val="red"/>
                </w:rPr>
                <w:t>R1-2605779</w:t>
              </w:r>
            </w:hyperlink>
            <w:r w:rsidR="00DD1E19" w:rsidRPr="00D870DC">
              <w:rPr>
                <w:rFonts w:ascii="Times New Roman" w:eastAsia="MS Mincho" w:hAnsi="Times New Roman" w:hint="eastAsia"/>
                <w:szCs w:val="20"/>
                <w:highlight w:val="red"/>
                <w:lang w:eastAsia="ja-JP"/>
              </w:rPr>
              <w:t xml:space="preserve">, </w:t>
            </w:r>
            <w:hyperlink r:id="rId256" w:history="1">
              <w:r w:rsidRPr="00D870DC">
                <w:rPr>
                  <w:rStyle w:val="Hyperlink"/>
                  <w:rFonts w:ascii="Times New Roman" w:hAnsi="Times New Roman"/>
                  <w:szCs w:val="20"/>
                  <w:highlight w:val="red"/>
                </w:rPr>
                <w:t>R1-2606714</w:t>
              </w:r>
            </w:hyperlink>
          </w:p>
        </w:tc>
        <w:tc>
          <w:tcPr>
            <w:tcW w:w="0" w:type="auto"/>
          </w:tcPr>
          <w:p w14:paraId="14C67CDD" w14:textId="77777777" w:rsidR="00DD1E19" w:rsidRPr="00266F2D" w:rsidRDefault="00DD1E19" w:rsidP="00262E76">
            <w:pPr>
              <w:rPr>
                <w:rFonts w:eastAsiaTheme="minorEastAsia"/>
                <w:highlight w:val="yellow"/>
                <w:lang w:eastAsia="zh-CN"/>
              </w:rPr>
            </w:pPr>
            <w:r w:rsidRPr="00D86987">
              <w:rPr>
                <w:rFonts w:eastAsiaTheme="minorEastAsia"/>
                <w:lang w:eastAsia="zh-CN"/>
              </w:rPr>
              <w:t>Determination of unavailable symbols for WUS MO</w:t>
            </w:r>
          </w:p>
        </w:tc>
      </w:tr>
    </w:tbl>
    <w:p w14:paraId="2965476E" w14:textId="77777777" w:rsidR="00DD1E19" w:rsidRPr="00D86987" w:rsidRDefault="00DD1E19" w:rsidP="00DD1E19">
      <w:pPr>
        <w:rPr>
          <w:rFonts w:eastAsia="MS Mincho"/>
          <w:lang w:eastAsia="ja-JP"/>
        </w:rPr>
      </w:pPr>
    </w:p>
    <w:p w14:paraId="3B4A6CCF" w14:textId="77777777" w:rsidR="00015071" w:rsidRPr="006E18D8" w:rsidRDefault="00015071" w:rsidP="00015071">
      <w:pPr>
        <w:rPr>
          <w:rFonts w:ascii="Times New Roman" w:eastAsiaTheme="minorEastAsia" w:hAnsi="Times New Roman"/>
          <w:b/>
          <w:bCs/>
          <w:u w:val="single"/>
          <w:lang w:eastAsia="zh-CN"/>
        </w:rPr>
      </w:pPr>
      <w:r w:rsidRPr="006E18D8">
        <w:rPr>
          <w:rFonts w:ascii="Times New Roman" w:eastAsiaTheme="minorEastAsia" w:hAnsi="Times New Roman" w:hint="eastAsia"/>
          <w:b/>
          <w:bCs/>
          <w:u w:val="single"/>
          <w:lang w:eastAsia="zh-CN"/>
        </w:rPr>
        <w:t>LTM</w:t>
      </w:r>
    </w:p>
    <w:p w14:paraId="313D1BF0" w14:textId="701F4A3D" w:rsidR="00015071" w:rsidRDefault="00C62C50" w:rsidP="00015071">
      <w:pPr>
        <w:rPr>
          <w:rFonts w:ascii="Times New Roman" w:eastAsiaTheme="minorEastAsia" w:hAnsi="Times New Roman"/>
          <w:lang w:eastAsia="zh-CN"/>
        </w:rPr>
      </w:pPr>
      <w:hyperlink r:id="rId257" w:history="1">
        <w:r>
          <w:rPr>
            <w:rStyle w:val="Hyperlink"/>
            <w:rFonts w:ascii="Times New Roman" w:eastAsia="Times New Roman" w:hAnsi="Times New Roman"/>
          </w:rPr>
          <w:t>R1-2605446</w:t>
        </w:r>
      </w:hyperlink>
      <w:r w:rsidR="00015071">
        <w:rPr>
          <w:rFonts w:ascii="Times New Roman" w:eastAsia="Times New Roman" w:hAnsi="Times New Roman"/>
        </w:rPr>
        <w:tab/>
        <w:t xml:space="preserve">Correction on TCI activation </w:t>
      </w:r>
      <w:proofErr w:type="spellStart"/>
      <w:r w:rsidR="00015071">
        <w:rPr>
          <w:rFonts w:ascii="Times New Roman" w:eastAsia="Times New Roman" w:hAnsi="Times New Roman"/>
        </w:rPr>
        <w:t>behavior</w:t>
      </w:r>
      <w:proofErr w:type="spellEnd"/>
      <w:r w:rsidR="00015071">
        <w:rPr>
          <w:rFonts w:ascii="Times New Roman" w:eastAsia="Times New Roman" w:hAnsi="Times New Roman"/>
        </w:rPr>
        <w:t xml:space="preserve"> for RACH-less CLTM</w:t>
      </w:r>
      <w:r w:rsidR="00015071">
        <w:rPr>
          <w:rFonts w:ascii="Times New Roman" w:eastAsia="MS Mincho" w:hAnsi="Times New Roman" w:hint="eastAsia"/>
          <w:lang w:eastAsia="ja-JP"/>
        </w:rPr>
        <w:t xml:space="preserve"> </w:t>
      </w:r>
      <w:r w:rsidR="00015071">
        <w:rPr>
          <w:rFonts w:ascii="Times New Roman" w:eastAsia="Times New Roman" w:hAnsi="Times New Roman"/>
        </w:rPr>
        <w:t xml:space="preserve">on TCI activation </w:t>
      </w:r>
      <w:proofErr w:type="spellStart"/>
      <w:r w:rsidR="00015071">
        <w:rPr>
          <w:rFonts w:ascii="Times New Roman" w:eastAsia="Times New Roman" w:hAnsi="Times New Roman"/>
        </w:rPr>
        <w:t>behavior</w:t>
      </w:r>
      <w:proofErr w:type="spellEnd"/>
      <w:r w:rsidR="00015071">
        <w:rPr>
          <w:rFonts w:ascii="Times New Roman" w:eastAsia="Times New Roman" w:hAnsi="Times New Roman"/>
        </w:rPr>
        <w:t xml:space="preserve"> for RACH-l</w:t>
      </w:r>
      <w:r w:rsidR="00015071">
        <w:rPr>
          <w:rFonts w:ascii="Times New Roman" w:eastAsiaTheme="minorEastAsia" w:hAnsi="Times New Roman"/>
          <w:lang w:eastAsia="zh-CN"/>
        </w:rPr>
        <w:tab/>
      </w:r>
      <w:r w:rsidR="00015071">
        <w:rPr>
          <w:rFonts w:ascii="Times New Roman" w:eastAsiaTheme="minorEastAsia" w:hAnsi="Times New Roman"/>
          <w:lang w:eastAsia="zh-CN"/>
        </w:rPr>
        <w:tab/>
      </w:r>
      <w:r w:rsidR="00015071">
        <w:rPr>
          <w:rFonts w:ascii="Times New Roman" w:eastAsia="Times New Roman" w:hAnsi="Times New Roman"/>
        </w:rPr>
        <w:t>ess CLTM</w:t>
      </w:r>
      <w:r w:rsidR="00015071">
        <w:rPr>
          <w:rFonts w:ascii="Times New Roman" w:eastAsia="Times New Roman" w:hAnsi="Times New Roman"/>
        </w:rPr>
        <w:tab/>
        <w:t>vivo, NTT DOCOMO</w:t>
      </w:r>
    </w:p>
    <w:p w14:paraId="10659EC2" w14:textId="6F221AC8" w:rsidR="00015071" w:rsidRDefault="00C62C50" w:rsidP="00015071">
      <w:hyperlink r:id="rId258" w:history="1">
        <w:r>
          <w:rPr>
            <w:rStyle w:val="Hyperlink"/>
            <w:rFonts w:ascii="Times New Roman" w:eastAsia="Times New Roman" w:hAnsi="Times New Roman"/>
          </w:rPr>
          <w:t>R1-2606339</w:t>
        </w:r>
      </w:hyperlink>
      <w:r w:rsidR="00015071">
        <w:rPr>
          <w:rFonts w:ascii="Times New Roman" w:eastAsia="Times New Roman" w:hAnsi="Times New Roman"/>
        </w:rPr>
        <w:tab/>
        <w:t>Maintenance on mobility enhancement phase 4</w:t>
      </w:r>
      <w:r w:rsidR="00015071">
        <w:rPr>
          <w:rFonts w:ascii="Times New Roman" w:eastAsia="Times New Roman" w:hAnsi="Times New Roman"/>
        </w:rPr>
        <w:tab/>
      </w:r>
      <w:proofErr w:type="spellStart"/>
      <w:r w:rsidR="00015071">
        <w:rPr>
          <w:rFonts w:ascii="Times New Roman" w:eastAsia="Times New Roman" w:hAnsi="Times New Roman"/>
        </w:rPr>
        <w:t>Ofinno</w:t>
      </w:r>
      <w:proofErr w:type="spellEnd"/>
    </w:p>
    <w:p w14:paraId="2588206A" w14:textId="77777777" w:rsidR="00015071" w:rsidRDefault="00015071" w:rsidP="00015071">
      <w:pPr>
        <w:rPr>
          <w:rFonts w:ascii="Times New Roman" w:eastAsia="MS Mincho" w:hAnsi="Times New Roman"/>
          <w:lang w:eastAsia="ja-JP"/>
        </w:rPr>
      </w:pPr>
    </w:p>
    <w:p w14:paraId="7250553A" w14:textId="0AC42A89" w:rsidR="00015071" w:rsidRPr="00D870DC" w:rsidRDefault="00C62C50" w:rsidP="00015071">
      <w:pPr>
        <w:rPr>
          <w:rFonts w:ascii="Times New Roman" w:eastAsia="MS Mincho" w:hAnsi="Times New Roman"/>
          <w:b/>
          <w:bCs/>
          <w:lang w:eastAsia="ja-JP"/>
        </w:rPr>
      </w:pPr>
      <w:hyperlink r:id="rId259" w:history="1">
        <w:r w:rsidRPr="00D870DC">
          <w:rPr>
            <w:rStyle w:val="Hyperlink"/>
            <w:rFonts w:ascii="Times New Roman" w:eastAsia="MS Mincho" w:hAnsi="Times New Roman"/>
            <w:b/>
            <w:bCs/>
            <w:lang w:eastAsia="ja-JP"/>
          </w:rPr>
          <w:t>R1-2606748</w:t>
        </w:r>
      </w:hyperlink>
      <w:r w:rsidR="00015071" w:rsidRPr="00D870DC">
        <w:rPr>
          <w:rFonts w:ascii="Times New Roman" w:eastAsia="MS Mincho" w:hAnsi="Times New Roman"/>
          <w:b/>
          <w:bCs/>
          <w:lang w:eastAsia="ja-JP"/>
        </w:rPr>
        <w:tab/>
        <w:t>FL Summary #1 of NR Mobility enhancement Phase 4</w:t>
      </w:r>
      <w:r w:rsidR="00015071" w:rsidRPr="00D870DC">
        <w:rPr>
          <w:rFonts w:ascii="Times New Roman" w:eastAsia="MS Mincho" w:hAnsi="Times New Roman"/>
          <w:b/>
          <w:bCs/>
          <w:lang w:eastAsia="ja-JP"/>
        </w:rPr>
        <w:tab/>
        <w:t>Moderator (Apple)</w:t>
      </w:r>
    </w:p>
    <w:p w14:paraId="0EE2804B" w14:textId="77777777" w:rsidR="00015071" w:rsidRDefault="00015071" w:rsidP="00015071">
      <w:pPr>
        <w:rPr>
          <w:rFonts w:eastAsia="MS Mincho"/>
          <w:lang w:eastAsia="ja-JP"/>
        </w:rPr>
      </w:pPr>
    </w:p>
    <w:p w14:paraId="22607837" w14:textId="77777777" w:rsidR="00015071" w:rsidRPr="00720043" w:rsidRDefault="00015071" w:rsidP="00015071">
      <w:pPr>
        <w:rPr>
          <w:rFonts w:eastAsia="MS Mincho"/>
          <w:lang w:eastAsia="ja-JP"/>
        </w:rPr>
      </w:pPr>
      <w:r w:rsidRPr="00631030">
        <w:rPr>
          <w:rFonts w:eastAsia="MS Mincho" w:hint="eastAsia"/>
          <w:highlight w:val="green"/>
          <w:lang w:eastAsia="ja-JP"/>
        </w:rPr>
        <w:t>Agreement:</w:t>
      </w:r>
    </w:p>
    <w:p w14:paraId="69F0ADF2" w14:textId="77777777" w:rsidR="00015071" w:rsidRPr="00D86987" w:rsidRDefault="00015071" w:rsidP="00015071">
      <w:pPr>
        <w:snapToGrid w:val="0"/>
        <w:spacing w:after="120"/>
        <w:contextualSpacing/>
        <w:rPr>
          <w:rFonts w:eastAsia="MS Mincho"/>
          <w:szCs w:val="20"/>
          <w:lang w:eastAsia="ja-JP"/>
        </w:rPr>
      </w:pPr>
      <w:r w:rsidRPr="00647FF1">
        <w:rPr>
          <w:rFonts w:eastAsia="MS Mincho" w:hint="eastAsia"/>
          <w:szCs w:val="20"/>
          <w:lang w:eastAsia="ja-JP"/>
        </w:rPr>
        <w:t xml:space="preserve">Adopt </w:t>
      </w:r>
      <w:r w:rsidRPr="00647FF1">
        <w:rPr>
          <w:rFonts w:eastAsia="MS Mincho"/>
          <w:szCs w:val="20"/>
          <w:lang w:eastAsia="ja-JP"/>
        </w:rPr>
        <w:t xml:space="preserve">the following TP to TS38.214 Section </w:t>
      </w:r>
      <w:r w:rsidRPr="00847799">
        <w:rPr>
          <w:rFonts w:eastAsia="MS Mincho"/>
          <w:szCs w:val="20"/>
          <w:lang w:eastAsia="ja-JP"/>
        </w:rPr>
        <w:t>5.2.1.2</w:t>
      </w:r>
      <w:r>
        <w:rPr>
          <w:rFonts w:eastAsia="MS Mincho"/>
          <w:szCs w:val="20"/>
          <w:lang w:eastAsia="ja-JP"/>
        </w:rPr>
        <w:t xml:space="preserve"> and</w:t>
      </w:r>
      <w:r w:rsidRPr="00847799">
        <w:rPr>
          <w:rFonts w:eastAsia="MS Mincho"/>
          <w:szCs w:val="20"/>
          <w:lang w:eastAsia="ja-JP"/>
        </w:rPr>
        <w:t xml:space="preserve"> 5.2.1.4.2</w:t>
      </w:r>
      <w:r>
        <w:rPr>
          <w:rFonts w:eastAsia="MS Mincho" w:hint="eastAsia"/>
          <w:szCs w:val="20"/>
          <w:lang w:eastAsia="ja-JP"/>
        </w:rPr>
        <w:t xml:space="preserve"> </w:t>
      </w:r>
      <w:r w:rsidRPr="00D870DC">
        <w:rPr>
          <w:rFonts w:eastAsia="MS Mincho" w:hint="eastAsia"/>
          <w:b/>
          <w:bCs/>
          <w:color w:val="FF0000"/>
          <w:szCs w:val="20"/>
          <w:lang w:eastAsia="ja-JP"/>
        </w:rPr>
        <w:t xml:space="preserve">as </w:t>
      </w:r>
      <w:r w:rsidRPr="00D870DC">
        <w:rPr>
          <w:rFonts w:eastAsia="MS Mincho"/>
          <w:b/>
          <w:bCs/>
          <w:color w:val="FF0000"/>
          <w:szCs w:val="20"/>
          <w:lang w:eastAsia="ja-JP"/>
        </w:rPr>
        <w:t>alignment</w:t>
      </w:r>
      <w:r w:rsidRPr="00D870DC">
        <w:rPr>
          <w:rFonts w:eastAsia="MS Mincho" w:hint="eastAsia"/>
          <w:b/>
          <w:bCs/>
          <w:color w:val="FF0000"/>
          <w:szCs w:val="20"/>
          <w:lang w:eastAsia="ja-JP"/>
        </w:rPr>
        <w:t xml:space="preserve"> CR</w:t>
      </w:r>
    </w:p>
    <w:tbl>
      <w:tblPr>
        <w:tblW w:w="9645" w:type="dxa"/>
        <w:tblInd w:w="42" w:type="dxa"/>
        <w:tblLayout w:type="fixed"/>
        <w:tblCellMar>
          <w:left w:w="42" w:type="dxa"/>
          <w:right w:w="42" w:type="dxa"/>
        </w:tblCellMar>
        <w:tblLook w:val="04A0" w:firstRow="1" w:lastRow="0" w:firstColumn="1" w:lastColumn="0" w:noHBand="0" w:noVBand="1"/>
      </w:tblPr>
      <w:tblGrid>
        <w:gridCol w:w="2695"/>
        <w:gridCol w:w="284"/>
        <w:gridCol w:w="284"/>
        <w:gridCol w:w="2979"/>
        <w:gridCol w:w="3403"/>
      </w:tblGrid>
      <w:tr w:rsidR="00015071" w14:paraId="60DEE5A2" w14:textId="77777777" w:rsidTr="00262E76">
        <w:tc>
          <w:tcPr>
            <w:tcW w:w="2694" w:type="dxa"/>
            <w:tcBorders>
              <w:top w:val="single" w:sz="4" w:space="0" w:color="auto"/>
              <w:left w:val="single" w:sz="4" w:space="0" w:color="auto"/>
            </w:tcBorders>
          </w:tcPr>
          <w:p w14:paraId="514E0031" w14:textId="77777777" w:rsidR="00015071" w:rsidRDefault="00015071" w:rsidP="00262E76">
            <w:pPr>
              <w:tabs>
                <w:tab w:val="right" w:pos="2184"/>
              </w:tabs>
              <w:rPr>
                <w:rFonts w:ascii="Arial" w:eastAsia="Malgun Gothic" w:hAnsi="Arial"/>
                <w:b/>
                <w:i/>
              </w:rPr>
            </w:pPr>
            <w:r>
              <w:rPr>
                <w:rFonts w:ascii="Arial" w:eastAsia="Malgun Gothic" w:hAnsi="Arial"/>
                <w:b/>
                <w:i/>
              </w:rPr>
              <w:t>Reason for change:</w:t>
            </w:r>
          </w:p>
        </w:tc>
        <w:tc>
          <w:tcPr>
            <w:tcW w:w="6946" w:type="dxa"/>
            <w:gridSpan w:val="4"/>
            <w:tcBorders>
              <w:top w:val="single" w:sz="4" w:space="0" w:color="auto"/>
              <w:right w:val="single" w:sz="4" w:space="0" w:color="auto"/>
            </w:tcBorders>
            <w:shd w:val="pct30" w:color="FFFF00" w:fill="auto"/>
          </w:tcPr>
          <w:p w14:paraId="386A4B7E" w14:textId="77777777" w:rsidR="00015071" w:rsidRDefault="00015071" w:rsidP="00262E76">
            <w:pPr>
              <w:ind w:left="100"/>
              <w:rPr>
                <w:rFonts w:ascii="Arial" w:eastAsia="Malgun Gothic" w:hAnsi="Arial"/>
              </w:rPr>
            </w:pPr>
            <w:r>
              <w:rPr>
                <w:rFonts w:ascii="Arial" w:eastAsia="Malgun Gothic" w:hAnsi="Arial"/>
              </w:rPr>
              <w:t xml:space="preserve">The higher layer parameter carrying the list of SS/PBCH block indices in an LTM CSI resource setting was renamed by RAN2 in Rel-19. In TS 38.331 Rel-19 the parameter is </w:t>
            </w:r>
            <w:r>
              <w:rPr>
                <w:rFonts w:ascii="Arial" w:eastAsia="Malgun Gothic" w:hAnsi="Arial"/>
                <w:i/>
                <w:iCs/>
              </w:rPr>
              <w:t>ltm-SSB-ResourceList-r18</w:t>
            </w:r>
            <w:r>
              <w:rPr>
                <w:rFonts w:ascii="Arial" w:eastAsia="Malgun Gothic" w:hAnsi="Arial"/>
              </w:rPr>
              <w:t xml:space="preserve"> within </w:t>
            </w:r>
            <w:r>
              <w:rPr>
                <w:rFonts w:ascii="Arial" w:eastAsia="Malgun Gothic" w:hAnsi="Arial"/>
                <w:i/>
                <w:iCs/>
              </w:rPr>
              <w:t>LTM-SSB-ResourceSet-r18</w:t>
            </w:r>
            <w:r>
              <w:rPr>
                <w:rFonts w:ascii="Arial" w:eastAsia="Malgun Gothic" w:hAnsi="Arial"/>
              </w:rPr>
              <w:t xml:space="preserve">, whereas TS 38.214 still refers to it as </w:t>
            </w:r>
            <w:proofErr w:type="spellStart"/>
            <w:r>
              <w:rPr>
                <w:rFonts w:ascii="Arial" w:eastAsia="Malgun Gothic" w:hAnsi="Arial"/>
                <w:i/>
                <w:iCs/>
              </w:rPr>
              <w:t>ltm</w:t>
            </w:r>
            <w:proofErr w:type="spellEnd"/>
            <w:r>
              <w:rPr>
                <w:rFonts w:ascii="Arial" w:eastAsia="Malgun Gothic" w:hAnsi="Arial"/>
                <w:i/>
                <w:iCs/>
              </w:rPr>
              <w:t>-CSI-SSB-</w:t>
            </w:r>
            <w:proofErr w:type="spellStart"/>
            <w:r>
              <w:rPr>
                <w:rFonts w:ascii="Arial" w:eastAsia="Malgun Gothic" w:hAnsi="Arial"/>
                <w:i/>
                <w:iCs/>
              </w:rPr>
              <w:t>ResourceList</w:t>
            </w:r>
            <w:proofErr w:type="spellEnd"/>
            <w:r>
              <w:rPr>
                <w:rFonts w:ascii="Arial" w:eastAsia="Malgun Gothic" w:hAnsi="Arial"/>
              </w:rPr>
              <w:t>. The corresponding resource set parameter was already aligned in TS 38.214 v19.4.0, but the resource list parameter was not, so a misalignment between the RAN1 and RAN2 specifications remains. The Rel-18 versions of TS 38.214 and TS 38.331 are mutually consistent and are not affected.</w:t>
            </w:r>
          </w:p>
        </w:tc>
      </w:tr>
      <w:tr w:rsidR="00015071" w14:paraId="3E420FE4" w14:textId="77777777" w:rsidTr="00262E76">
        <w:tc>
          <w:tcPr>
            <w:tcW w:w="2694" w:type="dxa"/>
            <w:tcBorders>
              <w:left w:val="single" w:sz="4" w:space="0" w:color="auto"/>
            </w:tcBorders>
          </w:tcPr>
          <w:p w14:paraId="621C4EEB" w14:textId="77777777" w:rsidR="00015071" w:rsidRDefault="00015071" w:rsidP="00262E76">
            <w:pPr>
              <w:rPr>
                <w:rFonts w:ascii="Arial" w:eastAsia="Malgun Gothic" w:hAnsi="Arial"/>
                <w:b/>
                <w:i/>
                <w:sz w:val="8"/>
                <w:szCs w:val="8"/>
              </w:rPr>
            </w:pPr>
          </w:p>
        </w:tc>
        <w:tc>
          <w:tcPr>
            <w:tcW w:w="6946" w:type="dxa"/>
            <w:gridSpan w:val="4"/>
            <w:tcBorders>
              <w:right w:val="single" w:sz="4" w:space="0" w:color="auto"/>
            </w:tcBorders>
          </w:tcPr>
          <w:p w14:paraId="730C69C1" w14:textId="77777777" w:rsidR="00015071" w:rsidRDefault="00015071" w:rsidP="00262E76">
            <w:pPr>
              <w:rPr>
                <w:rFonts w:ascii="Arial" w:eastAsia="Malgun Gothic" w:hAnsi="Arial"/>
                <w:sz w:val="8"/>
                <w:szCs w:val="8"/>
              </w:rPr>
            </w:pPr>
          </w:p>
        </w:tc>
      </w:tr>
      <w:tr w:rsidR="00015071" w14:paraId="7E17E653" w14:textId="77777777" w:rsidTr="00262E76">
        <w:tc>
          <w:tcPr>
            <w:tcW w:w="2694" w:type="dxa"/>
            <w:tcBorders>
              <w:left w:val="single" w:sz="4" w:space="0" w:color="auto"/>
            </w:tcBorders>
          </w:tcPr>
          <w:p w14:paraId="0768848F" w14:textId="77777777" w:rsidR="00015071" w:rsidRDefault="00015071" w:rsidP="00262E76">
            <w:pPr>
              <w:tabs>
                <w:tab w:val="right" w:pos="2184"/>
              </w:tabs>
              <w:rPr>
                <w:rFonts w:ascii="Arial" w:eastAsia="Malgun Gothic" w:hAnsi="Arial"/>
                <w:b/>
                <w:i/>
              </w:rPr>
            </w:pPr>
            <w:r>
              <w:rPr>
                <w:rFonts w:ascii="Arial" w:eastAsia="Malgun Gothic" w:hAnsi="Arial"/>
                <w:b/>
                <w:i/>
              </w:rPr>
              <w:t>Summary of change:</w:t>
            </w:r>
          </w:p>
        </w:tc>
        <w:tc>
          <w:tcPr>
            <w:tcW w:w="6946" w:type="dxa"/>
            <w:gridSpan w:val="4"/>
            <w:tcBorders>
              <w:right w:val="single" w:sz="4" w:space="0" w:color="auto"/>
            </w:tcBorders>
            <w:shd w:val="pct30" w:color="FFFF00" w:fill="auto"/>
          </w:tcPr>
          <w:p w14:paraId="4FB2168C" w14:textId="77777777" w:rsidR="00015071" w:rsidRDefault="00015071" w:rsidP="00262E76">
            <w:pPr>
              <w:ind w:left="100"/>
              <w:rPr>
                <w:rFonts w:ascii="Arial" w:eastAsia="Malgun Gothic" w:hAnsi="Arial"/>
              </w:rPr>
            </w:pPr>
            <w:r>
              <w:rPr>
                <w:rFonts w:ascii="Arial" w:eastAsia="Malgun Gothic" w:hAnsi="Arial"/>
              </w:rPr>
              <w:t xml:space="preserve">In clauses 5.2.1.2 and 5.2.1.4.2, the higher layer parameter name </w:t>
            </w:r>
            <w:proofErr w:type="spellStart"/>
            <w:r>
              <w:rPr>
                <w:rFonts w:ascii="Arial" w:eastAsia="Malgun Gothic" w:hAnsi="Arial"/>
                <w:i/>
                <w:iCs/>
              </w:rPr>
              <w:t>ltm</w:t>
            </w:r>
            <w:proofErr w:type="spellEnd"/>
            <w:r>
              <w:rPr>
                <w:rFonts w:ascii="Arial" w:eastAsia="Malgun Gothic" w:hAnsi="Arial"/>
                <w:i/>
                <w:iCs/>
              </w:rPr>
              <w:t>-CSI-SSB-</w:t>
            </w:r>
            <w:proofErr w:type="spellStart"/>
            <w:r>
              <w:rPr>
                <w:rFonts w:ascii="Arial" w:eastAsia="Malgun Gothic" w:hAnsi="Arial"/>
                <w:i/>
                <w:iCs/>
              </w:rPr>
              <w:t>ResourceList</w:t>
            </w:r>
            <w:proofErr w:type="spellEnd"/>
            <w:r>
              <w:rPr>
                <w:rFonts w:ascii="Arial" w:eastAsia="Malgun Gothic" w:hAnsi="Arial"/>
              </w:rPr>
              <w:t xml:space="preserve"> is changed to </w:t>
            </w:r>
            <w:proofErr w:type="spellStart"/>
            <w:r>
              <w:rPr>
                <w:rFonts w:ascii="Arial" w:eastAsia="Malgun Gothic" w:hAnsi="Arial"/>
                <w:i/>
                <w:iCs/>
              </w:rPr>
              <w:t>ltm</w:t>
            </w:r>
            <w:proofErr w:type="spellEnd"/>
            <w:r>
              <w:rPr>
                <w:rFonts w:ascii="Arial" w:eastAsia="Malgun Gothic" w:hAnsi="Arial"/>
                <w:i/>
                <w:iCs/>
              </w:rPr>
              <w:t>-SSB-</w:t>
            </w:r>
            <w:proofErr w:type="spellStart"/>
            <w:r>
              <w:rPr>
                <w:rFonts w:ascii="Arial" w:eastAsia="Malgun Gothic" w:hAnsi="Arial"/>
                <w:i/>
                <w:iCs/>
              </w:rPr>
              <w:t>ResourceList</w:t>
            </w:r>
            <w:proofErr w:type="spellEnd"/>
            <w:r>
              <w:rPr>
                <w:rFonts w:ascii="Arial" w:eastAsia="Malgun Gothic" w:hAnsi="Arial"/>
              </w:rPr>
              <w:t>, aligning TS 38.214 with the parameter name defined in TS 38.331.</w:t>
            </w:r>
          </w:p>
        </w:tc>
      </w:tr>
      <w:tr w:rsidR="00015071" w14:paraId="56E3464B" w14:textId="77777777" w:rsidTr="00262E76">
        <w:tc>
          <w:tcPr>
            <w:tcW w:w="2694" w:type="dxa"/>
            <w:tcBorders>
              <w:left w:val="single" w:sz="4" w:space="0" w:color="auto"/>
            </w:tcBorders>
          </w:tcPr>
          <w:p w14:paraId="75EC0CD0" w14:textId="77777777" w:rsidR="00015071" w:rsidRDefault="00015071" w:rsidP="00262E76">
            <w:pPr>
              <w:rPr>
                <w:rFonts w:ascii="Arial" w:eastAsia="Malgun Gothic" w:hAnsi="Arial"/>
                <w:b/>
                <w:i/>
                <w:sz w:val="8"/>
                <w:szCs w:val="8"/>
              </w:rPr>
            </w:pPr>
          </w:p>
        </w:tc>
        <w:tc>
          <w:tcPr>
            <w:tcW w:w="6946" w:type="dxa"/>
            <w:gridSpan w:val="4"/>
            <w:tcBorders>
              <w:right w:val="single" w:sz="4" w:space="0" w:color="auto"/>
            </w:tcBorders>
          </w:tcPr>
          <w:p w14:paraId="7BB481C4" w14:textId="77777777" w:rsidR="00015071" w:rsidRDefault="00015071" w:rsidP="00262E76">
            <w:pPr>
              <w:rPr>
                <w:rFonts w:ascii="Arial" w:eastAsia="Malgun Gothic" w:hAnsi="Arial"/>
                <w:sz w:val="8"/>
                <w:szCs w:val="8"/>
              </w:rPr>
            </w:pPr>
          </w:p>
        </w:tc>
      </w:tr>
      <w:tr w:rsidR="00015071" w14:paraId="5B266E49" w14:textId="77777777" w:rsidTr="00262E76">
        <w:tc>
          <w:tcPr>
            <w:tcW w:w="2694" w:type="dxa"/>
            <w:tcBorders>
              <w:left w:val="single" w:sz="4" w:space="0" w:color="auto"/>
              <w:bottom w:val="single" w:sz="4" w:space="0" w:color="auto"/>
            </w:tcBorders>
          </w:tcPr>
          <w:p w14:paraId="680CA274" w14:textId="77777777" w:rsidR="00015071" w:rsidRDefault="00015071" w:rsidP="00262E76">
            <w:pPr>
              <w:tabs>
                <w:tab w:val="right" w:pos="2184"/>
              </w:tabs>
              <w:rPr>
                <w:rFonts w:ascii="Arial" w:eastAsia="Malgun Gothic" w:hAnsi="Arial"/>
                <w:b/>
                <w:i/>
              </w:rPr>
            </w:pPr>
            <w:r>
              <w:rPr>
                <w:rFonts w:ascii="Arial" w:eastAsia="Malgun Gothic" w:hAnsi="Arial"/>
                <w:b/>
                <w:i/>
              </w:rPr>
              <w:t>Consequences if not approved:</w:t>
            </w:r>
          </w:p>
        </w:tc>
        <w:tc>
          <w:tcPr>
            <w:tcW w:w="6946" w:type="dxa"/>
            <w:gridSpan w:val="4"/>
            <w:tcBorders>
              <w:bottom w:val="single" w:sz="4" w:space="0" w:color="auto"/>
              <w:right w:val="single" w:sz="4" w:space="0" w:color="auto"/>
            </w:tcBorders>
            <w:shd w:val="pct30" w:color="FFFF00" w:fill="auto"/>
          </w:tcPr>
          <w:p w14:paraId="47C13BF8" w14:textId="77777777" w:rsidR="00015071" w:rsidRDefault="00015071" w:rsidP="00262E76">
            <w:pPr>
              <w:ind w:left="100"/>
              <w:rPr>
                <w:rFonts w:ascii="Arial" w:eastAsia="Malgun Gothic" w:hAnsi="Arial"/>
              </w:rPr>
            </w:pPr>
            <w:r>
              <w:rPr>
                <w:rFonts w:ascii="Arial" w:eastAsia="Malgun Gothic" w:hAnsi="Arial"/>
              </w:rPr>
              <w:t>A misalignment remains between TS 38.214 and TS 38.331, since TS 38.214 refers to a higher layer parameter name that does not exist in the Rel-19 version of TS 38.331. This may lead to ambiguous or incorrect implementation of LTM L1 measurement and reporting.</w:t>
            </w:r>
          </w:p>
        </w:tc>
      </w:tr>
      <w:tr w:rsidR="00015071" w14:paraId="4A39C5C5" w14:textId="77777777" w:rsidTr="00262E76">
        <w:tc>
          <w:tcPr>
            <w:tcW w:w="2694" w:type="dxa"/>
          </w:tcPr>
          <w:p w14:paraId="6C61D483" w14:textId="77777777" w:rsidR="00015071" w:rsidRDefault="00015071" w:rsidP="00262E76">
            <w:pPr>
              <w:rPr>
                <w:rFonts w:ascii="Arial" w:eastAsia="Malgun Gothic" w:hAnsi="Arial"/>
                <w:b/>
                <w:i/>
                <w:sz w:val="8"/>
                <w:szCs w:val="8"/>
              </w:rPr>
            </w:pPr>
          </w:p>
        </w:tc>
        <w:tc>
          <w:tcPr>
            <w:tcW w:w="6946" w:type="dxa"/>
            <w:gridSpan w:val="4"/>
          </w:tcPr>
          <w:p w14:paraId="0022984F" w14:textId="77777777" w:rsidR="00015071" w:rsidRDefault="00015071" w:rsidP="00262E76">
            <w:pPr>
              <w:rPr>
                <w:rFonts w:ascii="Arial" w:eastAsia="Malgun Gothic" w:hAnsi="Arial"/>
                <w:sz w:val="8"/>
                <w:szCs w:val="8"/>
              </w:rPr>
            </w:pPr>
          </w:p>
        </w:tc>
      </w:tr>
      <w:tr w:rsidR="00015071" w14:paraId="308F1F62" w14:textId="77777777" w:rsidTr="00262E76">
        <w:tc>
          <w:tcPr>
            <w:tcW w:w="2694" w:type="dxa"/>
            <w:tcBorders>
              <w:top w:val="single" w:sz="4" w:space="0" w:color="auto"/>
              <w:left w:val="single" w:sz="4" w:space="0" w:color="auto"/>
            </w:tcBorders>
          </w:tcPr>
          <w:p w14:paraId="256503D1" w14:textId="77777777" w:rsidR="00015071" w:rsidRDefault="00015071" w:rsidP="00262E76">
            <w:pPr>
              <w:tabs>
                <w:tab w:val="right" w:pos="2184"/>
              </w:tabs>
              <w:rPr>
                <w:rFonts w:ascii="Arial" w:eastAsia="Malgun Gothic" w:hAnsi="Arial"/>
                <w:b/>
                <w:i/>
              </w:rPr>
            </w:pPr>
            <w:r>
              <w:rPr>
                <w:rFonts w:ascii="Arial" w:eastAsia="Malgun Gothic" w:hAnsi="Arial"/>
                <w:b/>
                <w:i/>
              </w:rPr>
              <w:t>Clauses affected:</w:t>
            </w:r>
          </w:p>
        </w:tc>
        <w:tc>
          <w:tcPr>
            <w:tcW w:w="6946" w:type="dxa"/>
            <w:gridSpan w:val="4"/>
            <w:tcBorders>
              <w:top w:val="single" w:sz="4" w:space="0" w:color="auto"/>
              <w:right w:val="single" w:sz="4" w:space="0" w:color="auto"/>
            </w:tcBorders>
            <w:shd w:val="pct30" w:color="FFFF00" w:fill="auto"/>
          </w:tcPr>
          <w:p w14:paraId="2F502458" w14:textId="77777777" w:rsidR="00015071" w:rsidRDefault="00015071" w:rsidP="00262E76">
            <w:pPr>
              <w:ind w:left="100"/>
              <w:rPr>
                <w:rFonts w:ascii="Arial" w:eastAsia="Malgun Gothic" w:hAnsi="Arial"/>
              </w:rPr>
            </w:pPr>
            <w:r>
              <w:rPr>
                <w:rFonts w:ascii="Arial" w:eastAsia="Malgun Gothic" w:hAnsi="Arial"/>
              </w:rPr>
              <w:t>5.2.1.2, 5.2.1.4.2</w:t>
            </w:r>
          </w:p>
        </w:tc>
      </w:tr>
      <w:tr w:rsidR="00015071" w14:paraId="23221D0E" w14:textId="77777777" w:rsidTr="00262E76">
        <w:tc>
          <w:tcPr>
            <w:tcW w:w="2694" w:type="dxa"/>
            <w:tcBorders>
              <w:left w:val="single" w:sz="4" w:space="0" w:color="auto"/>
            </w:tcBorders>
          </w:tcPr>
          <w:p w14:paraId="7DB3BD27" w14:textId="77777777" w:rsidR="00015071" w:rsidRDefault="00015071" w:rsidP="00262E76">
            <w:pPr>
              <w:rPr>
                <w:rFonts w:ascii="Arial" w:eastAsia="Malgun Gothic" w:hAnsi="Arial"/>
                <w:b/>
                <w:i/>
                <w:sz w:val="8"/>
                <w:szCs w:val="8"/>
              </w:rPr>
            </w:pPr>
          </w:p>
        </w:tc>
        <w:tc>
          <w:tcPr>
            <w:tcW w:w="6946" w:type="dxa"/>
            <w:gridSpan w:val="4"/>
            <w:tcBorders>
              <w:right w:val="single" w:sz="4" w:space="0" w:color="auto"/>
            </w:tcBorders>
          </w:tcPr>
          <w:p w14:paraId="736C771A" w14:textId="77777777" w:rsidR="00015071" w:rsidRDefault="00015071" w:rsidP="00262E76">
            <w:pPr>
              <w:rPr>
                <w:rFonts w:ascii="Arial" w:eastAsia="Malgun Gothic" w:hAnsi="Arial"/>
                <w:sz w:val="8"/>
                <w:szCs w:val="8"/>
              </w:rPr>
            </w:pPr>
          </w:p>
        </w:tc>
      </w:tr>
      <w:tr w:rsidR="00015071" w14:paraId="4E07F45B" w14:textId="77777777" w:rsidTr="00262E76">
        <w:tc>
          <w:tcPr>
            <w:tcW w:w="2694" w:type="dxa"/>
            <w:tcBorders>
              <w:left w:val="single" w:sz="4" w:space="0" w:color="auto"/>
            </w:tcBorders>
          </w:tcPr>
          <w:p w14:paraId="6EC15842" w14:textId="77777777" w:rsidR="00015071" w:rsidRDefault="00015071" w:rsidP="00262E76">
            <w:pPr>
              <w:tabs>
                <w:tab w:val="right" w:pos="2184"/>
              </w:tabs>
              <w:rPr>
                <w:rFonts w:ascii="Arial" w:eastAsia="Malgun Gothic" w:hAnsi="Arial"/>
                <w:b/>
                <w:i/>
              </w:rPr>
            </w:pPr>
          </w:p>
        </w:tc>
        <w:tc>
          <w:tcPr>
            <w:tcW w:w="284" w:type="dxa"/>
            <w:tcBorders>
              <w:top w:val="single" w:sz="4" w:space="0" w:color="auto"/>
              <w:left w:val="single" w:sz="4" w:space="0" w:color="auto"/>
              <w:bottom w:val="single" w:sz="4" w:space="0" w:color="auto"/>
            </w:tcBorders>
          </w:tcPr>
          <w:p w14:paraId="0A63C255" w14:textId="77777777" w:rsidR="00015071" w:rsidRDefault="00015071" w:rsidP="00262E76">
            <w:pPr>
              <w:jc w:val="center"/>
              <w:rPr>
                <w:rFonts w:ascii="Arial" w:eastAsia="Malgun Gothic" w:hAnsi="Arial"/>
                <w:b/>
                <w:caps/>
              </w:rPr>
            </w:pPr>
            <w:r>
              <w:rPr>
                <w:rFonts w:ascii="Arial" w:eastAsia="Malgun Gothic" w:hAnsi="Arial"/>
                <w:b/>
                <w:caps/>
              </w:rPr>
              <w:t>Y</w:t>
            </w:r>
          </w:p>
        </w:tc>
        <w:tc>
          <w:tcPr>
            <w:tcW w:w="284" w:type="dxa"/>
            <w:tcBorders>
              <w:top w:val="single" w:sz="4" w:space="0" w:color="auto"/>
              <w:left w:val="single" w:sz="4" w:space="0" w:color="auto"/>
              <w:bottom w:val="single" w:sz="4" w:space="0" w:color="auto"/>
              <w:right w:val="single" w:sz="4" w:space="0" w:color="auto"/>
            </w:tcBorders>
            <w:shd w:val="clear" w:color="FFFF00" w:fill="auto"/>
          </w:tcPr>
          <w:p w14:paraId="3022EF27" w14:textId="77777777" w:rsidR="00015071" w:rsidRDefault="00015071" w:rsidP="00262E76">
            <w:pPr>
              <w:jc w:val="center"/>
              <w:rPr>
                <w:rFonts w:ascii="Arial" w:eastAsia="Malgun Gothic" w:hAnsi="Arial"/>
                <w:b/>
                <w:caps/>
              </w:rPr>
            </w:pPr>
            <w:r>
              <w:rPr>
                <w:rFonts w:ascii="Arial" w:eastAsia="Malgun Gothic" w:hAnsi="Arial"/>
                <w:b/>
                <w:caps/>
              </w:rPr>
              <w:t>N</w:t>
            </w:r>
          </w:p>
        </w:tc>
        <w:tc>
          <w:tcPr>
            <w:tcW w:w="2977" w:type="dxa"/>
          </w:tcPr>
          <w:p w14:paraId="473D6E74" w14:textId="77777777" w:rsidR="00015071" w:rsidRDefault="00015071" w:rsidP="00262E76">
            <w:pPr>
              <w:tabs>
                <w:tab w:val="right" w:pos="2893"/>
              </w:tabs>
              <w:rPr>
                <w:rFonts w:ascii="Arial" w:eastAsia="Malgun Gothic" w:hAnsi="Arial"/>
              </w:rPr>
            </w:pPr>
          </w:p>
        </w:tc>
        <w:tc>
          <w:tcPr>
            <w:tcW w:w="3401" w:type="dxa"/>
            <w:tcBorders>
              <w:right w:val="single" w:sz="4" w:space="0" w:color="auto"/>
            </w:tcBorders>
            <w:shd w:val="clear" w:color="FFFF00" w:fill="auto"/>
          </w:tcPr>
          <w:p w14:paraId="1AC33654" w14:textId="77777777" w:rsidR="00015071" w:rsidRDefault="00015071" w:rsidP="00262E76">
            <w:pPr>
              <w:ind w:left="99"/>
              <w:rPr>
                <w:rFonts w:ascii="Arial" w:eastAsia="Malgun Gothic" w:hAnsi="Arial"/>
              </w:rPr>
            </w:pPr>
          </w:p>
        </w:tc>
      </w:tr>
      <w:tr w:rsidR="00015071" w14:paraId="7A6CE988" w14:textId="77777777" w:rsidTr="00262E76">
        <w:tc>
          <w:tcPr>
            <w:tcW w:w="2694" w:type="dxa"/>
            <w:tcBorders>
              <w:left w:val="single" w:sz="4" w:space="0" w:color="auto"/>
            </w:tcBorders>
          </w:tcPr>
          <w:p w14:paraId="2236179C" w14:textId="77777777" w:rsidR="00015071" w:rsidRDefault="00015071" w:rsidP="00262E76">
            <w:pPr>
              <w:tabs>
                <w:tab w:val="right" w:pos="2184"/>
              </w:tabs>
              <w:rPr>
                <w:rFonts w:ascii="Arial" w:eastAsia="Malgun Gothic" w:hAnsi="Arial"/>
                <w:b/>
                <w:i/>
              </w:rPr>
            </w:pPr>
            <w:r>
              <w:rPr>
                <w:rFonts w:ascii="Arial" w:eastAsia="Malgun Gothic" w:hAnsi="Arial"/>
                <w:b/>
                <w:i/>
              </w:rPr>
              <w:t>Other specs</w:t>
            </w:r>
          </w:p>
        </w:tc>
        <w:tc>
          <w:tcPr>
            <w:tcW w:w="284" w:type="dxa"/>
            <w:tcBorders>
              <w:top w:val="single" w:sz="4" w:space="0" w:color="auto"/>
              <w:left w:val="single" w:sz="4" w:space="0" w:color="auto"/>
              <w:bottom w:val="single" w:sz="4" w:space="0" w:color="auto"/>
            </w:tcBorders>
            <w:shd w:val="pct25" w:color="FFFF00" w:fill="auto"/>
          </w:tcPr>
          <w:p w14:paraId="10347944" w14:textId="77777777" w:rsidR="00015071" w:rsidRDefault="00015071" w:rsidP="00262E76">
            <w:pPr>
              <w:jc w:val="center"/>
              <w:rPr>
                <w:rFonts w:ascii="Arial" w:eastAsia="Malgun Gothic" w:hAnsi="Arial"/>
                <w:b/>
                <w:caps/>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481CE504" w14:textId="77777777" w:rsidR="00015071" w:rsidRDefault="00015071" w:rsidP="00262E76">
            <w:pPr>
              <w:jc w:val="center"/>
              <w:rPr>
                <w:rFonts w:ascii="Arial" w:eastAsia="Malgun Gothic" w:hAnsi="Arial"/>
                <w:b/>
                <w:caps/>
              </w:rPr>
            </w:pPr>
            <w:r>
              <w:rPr>
                <w:rFonts w:ascii="Arial" w:eastAsia="Malgun Gothic" w:hAnsi="Arial"/>
              </w:rPr>
              <w:t>x</w:t>
            </w:r>
          </w:p>
        </w:tc>
        <w:tc>
          <w:tcPr>
            <w:tcW w:w="2977" w:type="dxa"/>
          </w:tcPr>
          <w:p w14:paraId="178AB6F4" w14:textId="77777777" w:rsidR="00015071" w:rsidRDefault="00015071" w:rsidP="00262E76">
            <w:pPr>
              <w:tabs>
                <w:tab w:val="right" w:pos="2893"/>
              </w:tabs>
              <w:rPr>
                <w:rFonts w:ascii="Arial" w:eastAsia="Malgun Gothic" w:hAnsi="Arial"/>
              </w:rPr>
            </w:pPr>
            <w:r>
              <w:rPr>
                <w:rFonts w:ascii="Arial" w:eastAsia="Malgun Gothic" w:hAnsi="Arial"/>
              </w:rPr>
              <w:t xml:space="preserve"> Other core specifications</w:t>
            </w:r>
            <w:r>
              <w:rPr>
                <w:rFonts w:ascii="Arial" w:eastAsia="Malgun Gothic" w:hAnsi="Arial"/>
              </w:rPr>
              <w:tab/>
            </w:r>
          </w:p>
        </w:tc>
        <w:tc>
          <w:tcPr>
            <w:tcW w:w="3401" w:type="dxa"/>
            <w:tcBorders>
              <w:right w:val="single" w:sz="4" w:space="0" w:color="auto"/>
            </w:tcBorders>
            <w:shd w:val="pct30" w:color="FFFF00" w:fill="auto"/>
          </w:tcPr>
          <w:p w14:paraId="3F9962B7" w14:textId="77777777" w:rsidR="00015071" w:rsidRDefault="00015071" w:rsidP="00262E76">
            <w:pPr>
              <w:ind w:left="99"/>
              <w:rPr>
                <w:rFonts w:ascii="Arial" w:eastAsia="Malgun Gothic" w:hAnsi="Arial"/>
              </w:rPr>
            </w:pPr>
            <w:r>
              <w:rPr>
                <w:rFonts w:ascii="Arial" w:eastAsia="Malgun Gothic" w:hAnsi="Arial"/>
              </w:rPr>
              <w:t xml:space="preserve">TS/TR ... CR ... </w:t>
            </w:r>
          </w:p>
        </w:tc>
      </w:tr>
      <w:tr w:rsidR="00015071" w14:paraId="22EABA9F" w14:textId="77777777" w:rsidTr="00262E76">
        <w:tc>
          <w:tcPr>
            <w:tcW w:w="2694" w:type="dxa"/>
            <w:tcBorders>
              <w:left w:val="single" w:sz="4" w:space="0" w:color="auto"/>
            </w:tcBorders>
          </w:tcPr>
          <w:p w14:paraId="3F480B8E" w14:textId="77777777" w:rsidR="00015071" w:rsidRDefault="00015071" w:rsidP="00262E76">
            <w:pPr>
              <w:rPr>
                <w:rFonts w:ascii="Arial" w:eastAsia="Malgun Gothic" w:hAnsi="Arial"/>
                <w:b/>
                <w:i/>
              </w:rPr>
            </w:pPr>
            <w:r>
              <w:rPr>
                <w:rFonts w:ascii="Arial" w:eastAsia="Malgun Gothic" w:hAnsi="Arial"/>
                <w:b/>
                <w:i/>
              </w:rPr>
              <w:t>affected:</w:t>
            </w:r>
          </w:p>
        </w:tc>
        <w:tc>
          <w:tcPr>
            <w:tcW w:w="284" w:type="dxa"/>
            <w:tcBorders>
              <w:top w:val="single" w:sz="4" w:space="0" w:color="auto"/>
              <w:left w:val="single" w:sz="4" w:space="0" w:color="auto"/>
              <w:bottom w:val="single" w:sz="4" w:space="0" w:color="auto"/>
            </w:tcBorders>
            <w:shd w:val="pct25" w:color="FFFF00" w:fill="auto"/>
          </w:tcPr>
          <w:p w14:paraId="49F017E2" w14:textId="77777777" w:rsidR="00015071" w:rsidRDefault="00015071" w:rsidP="00262E76">
            <w:pPr>
              <w:jc w:val="center"/>
              <w:rPr>
                <w:rFonts w:ascii="Arial" w:eastAsia="Malgun Gothic" w:hAnsi="Arial"/>
                <w:b/>
                <w:caps/>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1AD11604" w14:textId="77777777" w:rsidR="00015071" w:rsidRDefault="00015071" w:rsidP="00262E76">
            <w:pPr>
              <w:jc w:val="center"/>
              <w:rPr>
                <w:rFonts w:ascii="Arial" w:eastAsia="Malgun Gothic" w:hAnsi="Arial"/>
                <w:b/>
                <w:caps/>
              </w:rPr>
            </w:pPr>
            <w:r>
              <w:rPr>
                <w:rFonts w:ascii="Arial" w:eastAsia="Malgun Gothic" w:hAnsi="Arial"/>
              </w:rPr>
              <w:t>x</w:t>
            </w:r>
          </w:p>
        </w:tc>
        <w:tc>
          <w:tcPr>
            <w:tcW w:w="2977" w:type="dxa"/>
          </w:tcPr>
          <w:p w14:paraId="624653EB" w14:textId="77777777" w:rsidR="00015071" w:rsidRDefault="00015071" w:rsidP="00262E76">
            <w:pPr>
              <w:rPr>
                <w:rFonts w:ascii="Arial" w:eastAsia="Malgun Gothic" w:hAnsi="Arial"/>
              </w:rPr>
            </w:pPr>
            <w:r>
              <w:rPr>
                <w:rFonts w:ascii="Arial" w:eastAsia="Malgun Gothic" w:hAnsi="Arial"/>
              </w:rPr>
              <w:t xml:space="preserve"> Test specifications</w:t>
            </w:r>
          </w:p>
        </w:tc>
        <w:tc>
          <w:tcPr>
            <w:tcW w:w="3401" w:type="dxa"/>
            <w:tcBorders>
              <w:right w:val="single" w:sz="4" w:space="0" w:color="auto"/>
            </w:tcBorders>
            <w:shd w:val="pct30" w:color="FFFF00" w:fill="auto"/>
          </w:tcPr>
          <w:p w14:paraId="3F0E4E9D" w14:textId="77777777" w:rsidR="00015071" w:rsidRDefault="00015071" w:rsidP="00262E76">
            <w:pPr>
              <w:ind w:left="99"/>
              <w:rPr>
                <w:rFonts w:ascii="Arial" w:eastAsia="Malgun Gothic" w:hAnsi="Arial"/>
              </w:rPr>
            </w:pPr>
            <w:r>
              <w:rPr>
                <w:rFonts w:ascii="Arial" w:eastAsia="Malgun Gothic" w:hAnsi="Arial"/>
              </w:rPr>
              <w:t xml:space="preserve">TS/TR ... CR ... </w:t>
            </w:r>
          </w:p>
        </w:tc>
      </w:tr>
      <w:tr w:rsidR="00015071" w14:paraId="55C26BD8" w14:textId="77777777" w:rsidTr="00262E76">
        <w:tc>
          <w:tcPr>
            <w:tcW w:w="2694" w:type="dxa"/>
            <w:tcBorders>
              <w:left w:val="single" w:sz="4" w:space="0" w:color="auto"/>
            </w:tcBorders>
          </w:tcPr>
          <w:p w14:paraId="22063A95" w14:textId="77777777" w:rsidR="00015071" w:rsidRDefault="00015071" w:rsidP="00262E76">
            <w:pPr>
              <w:rPr>
                <w:rFonts w:ascii="Arial" w:eastAsia="Malgun Gothic" w:hAnsi="Arial"/>
                <w:b/>
                <w:i/>
              </w:rPr>
            </w:pPr>
            <w:r>
              <w:rPr>
                <w:rFonts w:ascii="Arial" w:eastAsia="Malgun Gothic" w:hAnsi="Arial"/>
                <w:b/>
                <w:i/>
              </w:rPr>
              <w:t>(show related CRs)</w:t>
            </w:r>
          </w:p>
        </w:tc>
        <w:tc>
          <w:tcPr>
            <w:tcW w:w="284" w:type="dxa"/>
            <w:tcBorders>
              <w:top w:val="single" w:sz="4" w:space="0" w:color="auto"/>
              <w:left w:val="single" w:sz="4" w:space="0" w:color="auto"/>
              <w:bottom w:val="single" w:sz="4" w:space="0" w:color="auto"/>
            </w:tcBorders>
            <w:shd w:val="pct25" w:color="FFFF00" w:fill="auto"/>
          </w:tcPr>
          <w:p w14:paraId="64023148" w14:textId="77777777" w:rsidR="00015071" w:rsidRDefault="00015071" w:rsidP="00262E76">
            <w:pPr>
              <w:jc w:val="center"/>
              <w:rPr>
                <w:rFonts w:ascii="Arial" w:eastAsia="Malgun Gothic" w:hAnsi="Arial"/>
                <w:b/>
                <w:caps/>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4329781D" w14:textId="77777777" w:rsidR="00015071" w:rsidRDefault="00015071" w:rsidP="00262E76">
            <w:pPr>
              <w:jc w:val="center"/>
              <w:rPr>
                <w:rFonts w:ascii="Arial" w:eastAsia="Malgun Gothic" w:hAnsi="Arial"/>
                <w:b/>
                <w:caps/>
              </w:rPr>
            </w:pPr>
            <w:r>
              <w:rPr>
                <w:rFonts w:ascii="Arial" w:eastAsia="Malgun Gothic" w:hAnsi="Arial"/>
              </w:rPr>
              <w:t>x</w:t>
            </w:r>
          </w:p>
        </w:tc>
        <w:tc>
          <w:tcPr>
            <w:tcW w:w="2977" w:type="dxa"/>
          </w:tcPr>
          <w:p w14:paraId="28F1CC06" w14:textId="77777777" w:rsidR="00015071" w:rsidRDefault="00015071" w:rsidP="00262E76">
            <w:pPr>
              <w:rPr>
                <w:rFonts w:ascii="Arial" w:eastAsia="Malgun Gothic" w:hAnsi="Arial"/>
              </w:rPr>
            </w:pPr>
            <w:r>
              <w:rPr>
                <w:rFonts w:ascii="Arial" w:eastAsia="Malgun Gothic" w:hAnsi="Arial"/>
              </w:rPr>
              <w:t xml:space="preserve"> O&amp;M Specifications</w:t>
            </w:r>
          </w:p>
        </w:tc>
        <w:tc>
          <w:tcPr>
            <w:tcW w:w="3401" w:type="dxa"/>
            <w:tcBorders>
              <w:right w:val="single" w:sz="4" w:space="0" w:color="auto"/>
            </w:tcBorders>
            <w:shd w:val="pct30" w:color="FFFF00" w:fill="auto"/>
          </w:tcPr>
          <w:p w14:paraId="5F2CD3B3" w14:textId="77777777" w:rsidR="00015071" w:rsidRDefault="00015071" w:rsidP="00262E76">
            <w:pPr>
              <w:ind w:left="99"/>
              <w:rPr>
                <w:rFonts w:ascii="Arial" w:eastAsia="Malgun Gothic" w:hAnsi="Arial"/>
              </w:rPr>
            </w:pPr>
            <w:r>
              <w:rPr>
                <w:rFonts w:ascii="Arial" w:eastAsia="Malgun Gothic" w:hAnsi="Arial"/>
              </w:rPr>
              <w:t xml:space="preserve">TS/TR ... CR ... </w:t>
            </w:r>
          </w:p>
        </w:tc>
      </w:tr>
      <w:tr w:rsidR="00015071" w14:paraId="7BDC8FD1" w14:textId="77777777" w:rsidTr="00262E76">
        <w:tc>
          <w:tcPr>
            <w:tcW w:w="2694" w:type="dxa"/>
            <w:tcBorders>
              <w:left w:val="single" w:sz="4" w:space="0" w:color="auto"/>
            </w:tcBorders>
          </w:tcPr>
          <w:p w14:paraId="1EB013F0" w14:textId="77777777" w:rsidR="00015071" w:rsidRDefault="00015071" w:rsidP="00262E76">
            <w:pPr>
              <w:rPr>
                <w:rFonts w:ascii="Arial" w:eastAsia="Malgun Gothic" w:hAnsi="Arial"/>
                <w:b/>
                <w:i/>
              </w:rPr>
            </w:pPr>
          </w:p>
        </w:tc>
        <w:tc>
          <w:tcPr>
            <w:tcW w:w="6946" w:type="dxa"/>
            <w:gridSpan w:val="4"/>
            <w:tcBorders>
              <w:right w:val="single" w:sz="4" w:space="0" w:color="auto"/>
            </w:tcBorders>
          </w:tcPr>
          <w:p w14:paraId="63F9A930" w14:textId="77777777" w:rsidR="00015071" w:rsidRDefault="00015071" w:rsidP="00262E76">
            <w:pPr>
              <w:rPr>
                <w:rFonts w:ascii="Arial" w:eastAsia="Malgun Gothic" w:hAnsi="Arial"/>
              </w:rPr>
            </w:pPr>
          </w:p>
        </w:tc>
      </w:tr>
      <w:tr w:rsidR="00015071" w14:paraId="443AAA39" w14:textId="77777777" w:rsidTr="00262E76">
        <w:tc>
          <w:tcPr>
            <w:tcW w:w="2694" w:type="dxa"/>
            <w:tcBorders>
              <w:left w:val="single" w:sz="4" w:space="0" w:color="auto"/>
            </w:tcBorders>
          </w:tcPr>
          <w:p w14:paraId="57864F04" w14:textId="77777777" w:rsidR="00015071" w:rsidRDefault="00015071" w:rsidP="00262E76">
            <w:pPr>
              <w:tabs>
                <w:tab w:val="right" w:pos="2184"/>
              </w:tabs>
              <w:rPr>
                <w:rFonts w:ascii="Arial" w:eastAsia="Malgun Gothic" w:hAnsi="Arial"/>
                <w:b/>
                <w:i/>
              </w:rPr>
            </w:pPr>
            <w:r>
              <w:rPr>
                <w:rFonts w:ascii="Arial" w:eastAsia="Malgun Gothic" w:hAnsi="Arial"/>
                <w:b/>
                <w:i/>
              </w:rPr>
              <w:t>Other comments:</w:t>
            </w:r>
          </w:p>
        </w:tc>
        <w:tc>
          <w:tcPr>
            <w:tcW w:w="6946" w:type="dxa"/>
            <w:gridSpan w:val="4"/>
            <w:tcBorders>
              <w:right w:val="single" w:sz="4" w:space="0" w:color="auto"/>
            </w:tcBorders>
            <w:shd w:val="pct30" w:color="FFFF00" w:fill="auto"/>
          </w:tcPr>
          <w:p w14:paraId="569243AA" w14:textId="77777777" w:rsidR="00015071" w:rsidRDefault="00015071" w:rsidP="00262E76">
            <w:pPr>
              <w:ind w:left="100"/>
              <w:rPr>
                <w:rFonts w:ascii="Arial" w:eastAsia="Malgun Gothic" w:hAnsi="Arial"/>
              </w:rPr>
            </w:pPr>
          </w:p>
        </w:tc>
      </w:tr>
      <w:tr w:rsidR="00015071" w14:paraId="38378793" w14:textId="77777777" w:rsidTr="00262E76">
        <w:trPr>
          <w:trHeight w:hRule="exact" w:val="62"/>
        </w:trPr>
        <w:tc>
          <w:tcPr>
            <w:tcW w:w="2694" w:type="dxa"/>
            <w:tcBorders>
              <w:left w:val="single" w:sz="4" w:space="0" w:color="auto"/>
            </w:tcBorders>
          </w:tcPr>
          <w:p w14:paraId="19A121E7" w14:textId="77777777" w:rsidR="00015071" w:rsidRDefault="00015071" w:rsidP="00262E76">
            <w:pPr>
              <w:rPr>
                <w:rFonts w:ascii="Arial" w:eastAsia="Malgun Gothic" w:hAnsi="Arial"/>
                <w:b/>
                <w:i/>
              </w:rPr>
            </w:pPr>
          </w:p>
        </w:tc>
        <w:tc>
          <w:tcPr>
            <w:tcW w:w="6946" w:type="dxa"/>
            <w:gridSpan w:val="4"/>
            <w:tcBorders>
              <w:right w:val="single" w:sz="4" w:space="0" w:color="auto"/>
            </w:tcBorders>
          </w:tcPr>
          <w:p w14:paraId="559E628C" w14:textId="77777777" w:rsidR="00015071" w:rsidRDefault="00015071" w:rsidP="00262E76">
            <w:pPr>
              <w:rPr>
                <w:rFonts w:ascii="Arial" w:eastAsia="Malgun Gothic" w:hAnsi="Arial"/>
              </w:rPr>
            </w:pPr>
          </w:p>
        </w:tc>
      </w:tr>
      <w:tr w:rsidR="00015071" w14:paraId="263F406B" w14:textId="77777777" w:rsidTr="00262E76">
        <w:tc>
          <w:tcPr>
            <w:tcW w:w="2694" w:type="dxa"/>
            <w:tcBorders>
              <w:left w:val="single" w:sz="4" w:space="0" w:color="auto"/>
              <w:bottom w:val="single" w:sz="4" w:space="0" w:color="auto"/>
            </w:tcBorders>
          </w:tcPr>
          <w:p w14:paraId="4558EFC3" w14:textId="77777777" w:rsidR="00015071" w:rsidRDefault="00015071" w:rsidP="00262E76">
            <w:pPr>
              <w:tabs>
                <w:tab w:val="right" w:pos="2184"/>
              </w:tabs>
              <w:rPr>
                <w:rFonts w:ascii="Arial" w:eastAsia="Malgun Gothic" w:hAnsi="Arial"/>
                <w:b/>
                <w:i/>
              </w:rPr>
            </w:pPr>
            <w:r>
              <w:rPr>
                <w:rFonts w:ascii="Arial" w:eastAsia="Malgun Gothic" w:hAnsi="Arial"/>
                <w:b/>
                <w:i/>
              </w:rPr>
              <w:t>Forge related attachments:</w:t>
            </w:r>
          </w:p>
        </w:tc>
        <w:tc>
          <w:tcPr>
            <w:tcW w:w="6946" w:type="dxa"/>
            <w:gridSpan w:val="4"/>
            <w:tcBorders>
              <w:bottom w:val="single" w:sz="4" w:space="0" w:color="auto"/>
              <w:right w:val="single" w:sz="4" w:space="0" w:color="auto"/>
            </w:tcBorders>
            <w:shd w:val="pct30" w:color="FFFF00" w:fill="auto"/>
          </w:tcPr>
          <w:p w14:paraId="7FF2F21D" w14:textId="77777777" w:rsidR="00015071" w:rsidRDefault="00015071" w:rsidP="00262E76">
            <w:pPr>
              <w:ind w:left="100"/>
              <w:rPr>
                <w:rFonts w:ascii="Arial" w:eastAsia="Malgun Gothic" w:hAnsi="Arial"/>
              </w:rPr>
            </w:pPr>
          </w:p>
        </w:tc>
      </w:tr>
      <w:tr w:rsidR="00015071" w14:paraId="79167B01" w14:textId="77777777" w:rsidTr="00262E76">
        <w:tc>
          <w:tcPr>
            <w:tcW w:w="2694" w:type="dxa"/>
            <w:tcBorders>
              <w:top w:val="single" w:sz="4" w:space="0" w:color="auto"/>
              <w:bottom w:val="single" w:sz="4" w:space="0" w:color="auto"/>
            </w:tcBorders>
          </w:tcPr>
          <w:p w14:paraId="63970257" w14:textId="77777777" w:rsidR="00015071" w:rsidRDefault="00015071" w:rsidP="00262E76">
            <w:pPr>
              <w:tabs>
                <w:tab w:val="right" w:pos="2184"/>
              </w:tabs>
              <w:rPr>
                <w:rFonts w:ascii="Arial" w:eastAsia="Malgun Gothic" w:hAnsi="Arial"/>
                <w:b/>
                <w:i/>
                <w:sz w:val="8"/>
                <w:szCs w:val="8"/>
              </w:rPr>
            </w:pPr>
          </w:p>
        </w:tc>
        <w:tc>
          <w:tcPr>
            <w:tcW w:w="6946" w:type="dxa"/>
            <w:gridSpan w:val="4"/>
            <w:tcBorders>
              <w:top w:val="single" w:sz="4" w:space="0" w:color="auto"/>
              <w:bottom w:val="single" w:sz="4" w:space="0" w:color="auto"/>
            </w:tcBorders>
            <w:shd w:val="solid" w:color="FFFFFF" w:fill="auto"/>
          </w:tcPr>
          <w:p w14:paraId="3341A9A9" w14:textId="77777777" w:rsidR="00015071" w:rsidRDefault="00015071" w:rsidP="00262E76">
            <w:pPr>
              <w:ind w:left="100"/>
              <w:rPr>
                <w:rFonts w:ascii="Arial" w:eastAsia="Malgun Gothic" w:hAnsi="Arial"/>
                <w:sz w:val="8"/>
                <w:szCs w:val="8"/>
              </w:rPr>
            </w:pPr>
          </w:p>
        </w:tc>
      </w:tr>
      <w:tr w:rsidR="00015071" w14:paraId="2EE7D7FE" w14:textId="77777777" w:rsidTr="00262E76">
        <w:tc>
          <w:tcPr>
            <w:tcW w:w="2694" w:type="dxa"/>
            <w:tcBorders>
              <w:top w:val="single" w:sz="4" w:space="0" w:color="auto"/>
              <w:left w:val="single" w:sz="4" w:space="0" w:color="auto"/>
              <w:bottom w:val="single" w:sz="4" w:space="0" w:color="auto"/>
            </w:tcBorders>
          </w:tcPr>
          <w:p w14:paraId="6E79C18F" w14:textId="77777777" w:rsidR="00015071" w:rsidRDefault="00015071" w:rsidP="00262E76">
            <w:pPr>
              <w:tabs>
                <w:tab w:val="right" w:pos="2184"/>
              </w:tabs>
              <w:rPr>
                <w:rFonts w:ascii="Arial" w:eastAsia="Malgun Gothic" w:hAnsi="Arial"/>
                <w:b/>
                <w:i/>
              </w:rPr>
            </w:pPr>
            <w:r>
              <w:rPr>
                <w:rFonts w:ascii="Arial" w:eastAsia="Malgun Gothic" w:hAnsi="Arial"/>
                <w:b/>
                <w:i/>
              </w:rPr>
              <w:t>This CR's revision history:</w:t>
            </w:r>
          </w:p>
        </w:tc>
        <w:tc>
          <w:tcPr>
            <w:tcW w:w="6946" w:type="dxa"/>
            <w:gridSpan w:val="4"/>
            <w:tcBorders>
              <w:top w:val="single" w:sz="4" w:space="0" w:color="auto"/>
              <w:bottom w:val="single" w:sz="4" w:space="0" w:color="auto"/>
              <w:right w:val="single" w:sz="4" w:space="0" w:color="auto"/>
            </w:tcBorders>
            <w:shd w:val="pct30" w:color="FFFF00" w:fill="auto"/>
          </w:tcPr>
          <w:p w14:paraId="50036FE1" w14:textId="77777777" w:rsidR="00015071" w:rsidRDefault="00015071" w:rsidP="00262E76">
            <w:pPr>
              <w:ind w:left="100"/>
              <w:rPr>
                <w:rFonts w:ascii="Arial" w:eastAsia="Malgun Gothic" w:hAnsi="Arial"/>
              </w:rPr>
            </w:pPr>
          </w:p>
        </w:tc>
      </w:tr>
    </w:tbl>
    <w:p w14:paraId="0F55E92B" w14:textId="77777777" w:rsidR="00015071" w:rsidRDefault="00015071" w:rsidP="00015071">
      <w:pPr>
        <w:rPr>
          <w:rFonts w:ascii="Arial" w:eastAsia="Malgun Gothic" w:hAnsi="Arial"/>
          <w:sz w:val="8"/>
          <w:szCs w:val="8"/>
        </w:rPr>
      </w:pPr>
    </w:p>
    <w:tbl>
      <w:tblPr>
        <w:tblStyle w:val="TableGrid"/>
        <w:tblW w:w="0" w:type="auto"/>
        <w:tblLook w:val="04A0" w:firstRow="1" w:lastRow="0" w:firstColumn="1" w:lastColumn="0" w:noHBand="0" w:noVBand="1"/>
      </w:tblPr>
      <w:tblGrid>
        <w:gridCol w:w="9631"/>
      </w:tblGrid>
      <w:tr w:rsidR="00015071" w14:paraId="063B2C62" w14:textId="77777777" w:rsidTr="00262E76">
        <w:tc>
          <w:tcPr>
            <w:tcW w:w="9631" w:type="dxa"/>
          </w:tcPr>
          <w:p w14:paraId="6DDECB71" w14:textId="77777777" w:rsidR="00015071" w:rsidRDefault="00015071" w:rsidP="00262E76">
            <w:pPr>
              <w:jc w:val="center"/>
              <w:rPr>
                <w:rFonts w:eastAsiaTheme="minorEastAsia"/>
                <w:color w:val="EE0000"/>
              </w:rPr>
            </w:pPr>
            <w:r>
              <w:rPr>
                <w:rFonts w:eastAsiaTheme="minorEastAsia"/>
                <w:color w:val="EE0000"/>
              </w:rPr>
              <w:t>**unchanged omitted**</w:t>
            </w:r>
          </w:p>
          <w:p w14:paraId="172FB06E" w14:textId="77777777" w:rsidR="00015071" w:rsidRPr="00FB1ABA" w:rsidRDefault="00015071" w:rsidP="00262E76">
            <w:pPr>
              <w:rPr>
                <w:rFonts w:ascii="Arial" w:eastAsia="SimSun" w:hAnsi="Arial"/>
                <w:color w:val="000000"/>
                <w:lang w:val="en-US"/>
              </w:rPr>
            </w:pPr>
            <w:r w:rsidRPr="00FB1ABA">
              <w:rPr>
                <w:rFonts w:ascii="Arial" w:eastAsia="SimSun" w:hAnsi="Arial"/>
                <w:color w:val="000000"/>
                <w:lang w:val="en-US"/>
              </w:rPr>
              <w:t>5.2.1.2</w:t>
            </w:r>
            <w:r w:rsidRPr="00FB1ABA">
              <w:rPr>
                <w:rFonts w:ascii="Arial" w:eastAsia="SimSun" w:hAnsi="Arial"/>
                <w:color w:val="000000"/>
                <w:lang w:val="en-US"/>
              </w:rPr>
              <w:tab/>
              <w:t>Resource settings</w:t>
            </w:r>
          </w:p>
          <w:p w14:paraId="1B90218A" w14:textId="77777777" w:rsidR="00015071" w:rsidRDefault="00015071" w:rsidP="00262E76">
            <w:pPr>
              <w:jc w:val="center"/>
              <w:rPr>
                <w:rFonts w:eastAsiaTheme="minorEastAsia"/>
                <w:color w:val="EE0000"/>
              </w:rPr>
            </w:pPr>
            <w:r>
              <w:rPr>
                <w:rFonts w:eastAsiaTheme="minorEastAsia"/>
                <w:color w:val="EE0000"/>
              </w:rPr>
              <w:t>**unchanged omitted**</w:t>
            </w:r>
          </w:p>
          <w:p w14:paraId="036359BE" w14:textId="77777777" w:rsidR="00015071" w:rsidRDefault="00015071" w:rsidP="00262E76">
            <w:pPr>
              <w:rPr>
                <w:rFonts w:eastAsia="SimSun"/>
              </w:rPr>
            </w:pPr>
            <w:r>
              <w:rPr>
                <w:rFonts w:eastAsia="SimSun"/>
              </w:rPr>
              <w:t>Each LTM CSI Resource Setting</w:t>
            </w:r>
            <w:r>
              <w:rPr>
                <w:rFonts w:eastAsia="SimSun"/>
                <w:i/>
                <w:iCs/>
              </w:rPr>
              <w:t xml:space="preserve"> LTM-CSI-</w:t>
            </w:r>
            <w:proofErr w:type="spellStart"/>
            <w:r>
              <w:rPr>
                <w:rFonts w:eastAsia="SimSun"/>
                <w:i/>
                <w:iCs/>
              </w:rPr>
              <w:t>ResourceConfig</w:t>
            </w:r>
            <w:proofErr w:type="spellEnd"/>
            <w:r>
              <w:rPr>
                <w:rFonts w:eastAsia="SimSun"/>
              </w:rPr>
              <w:t xml:space="preserve"> contains either configuration of a </w:t>
            </w:r>
            <w:proofErr w:type="spellStart"/>
            <w:r>
              <w:rPr>
                <w:rFonts w:eastAsia="SimSun"/>
                <w:i/>
                <w:iCs/>
              </w:rPr>
              <w:t>ltm</w:t>
            </w:r>
            <w:proofErr w:type="spellEnd"/>
            <w:r>
              <w:rPr>
                <w:rFonts w:eastAsia="SimSun"/>
                <w:i/>
                <w:iCs/>
              </w:rPr>
              <w:t>-SSB-</w:t>
            </w:r>
            <w:proofErr w:type="spellStart"/>
            <w:r>
              <w:rPr>
                <w:rFonts w:eastAsia="SimSun"/>
                <w:i/>
                <w:iCs/>
              </w:rPr>
              <w:t>ResourceSet</w:t>
            </w:r>
            <w:proofErr w:type="spellEnd"/>
            <w:r>
              <w:rPr>
                <w:rFonts w:eastAsia="SimSun"/>
              </w:rPr>
              <w:t xml:space="preserve"> or a </w:t>
            </w:r>
            <w:r>
              <w:rPr>
                <w:rFonts w:eastAsia="SimSun"/>
                <w:i/>
                <w:iCs/>
              </w:rPr>
              <w:t>LTM-NZP-CSI-RS-</w:t>
            </w:r>
            <w:proofErr w:type="spellStart"/>
            <w:r>
              <w:rPr>
                <w:rFonts w:eastAsia="SimSun"/>
                <w:i/>
                <w:iCs/>
              </w:rPr>
              <w:t>ResourceSet</w:t>
            </w:r>
            <w:proofErr w:type="spellEnd"/>
            <w:r>
              <w:rPr>
                <w:rFonts w:eastAsia="SimSun"/>
              </w:rPr>
              <w:t xml:space="preserve">. </w:t>
            </w:r>
          </w:p>
          <w:p w14:paraId="157680C1" w14:textId="77777777" w:rsidR="00015071" w:rsidRPr="005C012A" w:rsidRDefault="00015071" w:rsidP="00262E76">
            <w:pPr>
              <w:ind w:left="568" w:hanging="284"/>
              <w:rPr>
                <w:rFonts w:eastAsia="SimSun"/>
              </w:rPr>
            </w:pPr>
            <w:r w:rsidRPr="005C012A">
              <w:rPr>
                <w:rFonts w:eastAsia="SimSun"/>
              </w:rPr>
              <w:t>-</w:t>
            </w:r>
            <w:r w:rsidRPr="005C012A">
              <w:rPr>
                <w:rFonts w:eastAsia="SimSun"/>
              </w:rPr>
              <w:tab/>
              <w:t xml:space="preserve">A </w:t>
            </w:r>
            <w:proofErr w:type="spellStart"/>
            <w:r>
              <w:rPr>
                <w:rFonts w:eastAsia="SimSun"/>
                <w:i/>
                <w:iCs/>
              </w:rPr>
              <w:t>ltm</w:t>
            </w:r>
            <w:proofErr w:type="spellEnd"/>
            <w:r>
              <w:rPr>
                <w:rFonts w:eastAsia="SimSun"/>
                <w:i/>
                <w:iCs/>
              </w:rPr>
              <w:t>-SSB-</w:t>
            </w:r>
            <w:proofErr w:type="spellStart"/>
            <w:r>
              <w:rPr>
                <w:rFonts w:eastAsia="SimSun"/>
                <w:i/>
                <w:iCs/>
              </w:rPr>
              <w:t>ResourceSet</w:t>
            </w:r>
            <w:proofErr w:type="spellEnd"/>
            <w:r w:rsidRPr="005C012A">
              <w:rPr>
                <w:rFonts w:eastAsia="SimSun"/>
              </w:rPr>
              <w:t xml:space="preserve"> comprises of a list of Z </w:t>
            </w:r>
            <w:r w:rsidRPr="005C012A">
              <w:rPr>
                <w:rFonts w:eastAsia="SimSun"/>
                <w:color w:val="000000"/>
              </w:rPr>
              <w:t xml:space="preserve">≥ 1 SS/PBCH blocks indices (given by </w:t>
            </w:r>
            <w:proofErr w:type="spellStart"/>
            <w:r w:rsidRPr="005C012A">
              <w:rPr>
                <w:rFonts w:eastAsia="SimSun"/>
                <w:i/>
                <w:iCs/>
              </w:rPr>
              <w:t>ltm</w:t>
            </w:r>
            <w:proofErr w:type="spellEnd"/>
            <w:r w:rsidRPr="005C012A">
              <w:rPr>
                <w:rFonts w:eastAsia="SimSun"/>
                <w:i/>
                <w:iCs/>
              </w:rPr>
              <w:t>-</w:t>
            </w:r>
            <w:del w:id="140" w:author="Jae-Nam Shim" w:date="2026-08-12T17:26:00Z">
              <w:r w:rsidRPr="005C012A">
                <w:rPr>
                  <w:rFonts w:eastAsia="SimSun"/>
                  <w:i/>
                  <w:iCs/>
                  <w:strike/>
                  <w:color w:val="EE0000"/>
                </w:rPr>
                <w:delText>CSI-</w:delText>
              </w:r>
            </w:del>
            <w:r w:rsidRPr="005C012A">
              <w:rPr>
                <w:rFonts w:eastAsia="SimSun"/>
                <w:i/>
                <w:iCs/>
              </w:rPr>
              <w:t>SSB-</w:t>
            </w:r>
            <w:proofErr w:type="spellStart"/>
            <w:r w:rsidRPr="005C012A">
              <w:rPr>
                <w:rFonts w:eastAsia="SimSun"/>
                <w:i/>
                <w:iCs/>
              </w:rPr>
              <w:t>ResourceList</w:t>
            </w:r>
            <w:proofErr w:type="spellEnd"/>
            <w:r w:rsidRPr="005C012A">
              <w:rPr>
                <w:rFonts w:eastAsia="SimSun"/>
              </w:rPr>
              <w:t xml:space="preserve">) and a list of Z </w:t>
            </w:r>
            <w:r w:rsidRPr="005C012A">
              <w:rPr>
                <w:rFonts w:eastAsia="SimSun"/>
                <w:i/>
                <w:iCs/>
              </w:rPr>
              <w:t>LTM-</w:t>
            </w:r>
            <w:proofErr w:type="spellStart"/>
            <w:r w:rsidRPr="005C012A">
              <w:rPr>
                <w:rFonts w:eastAsia="SimSun"/>
                <w:i/>
                <w:iCs/>
              </w:rPr>
              <w:t>CandidateIds</w:t>
            </w:r>
            <w:proofErr w:type="spellEnd"/>
            <w:r w:rsidRPr="005C012A">
              <w:rPr>
                <w:rFonts w:eastAsia="SimSun"/>
              </w:rPr>
              <w:t xml:space="preserve"> (given by </w:t>
            </w:r>
            <w:proofErr w:type="spellStart"/>
            <w:r w:rsidRPr="005C012A">
              <w:rPr>
                <w:rFonts w:eastAsia="SimSun"/>
                <w:i/>
                <w:iCs/>
              </w:rPr>
              <w:t>ltm-CandidateIdList</w:t>
            </w:r>
            <w:proofErr w:type="spellEnd"/>
            <w:r w:rsidRPr="005C012A">
              <w:rPr>
                <w:rFonts w:eastAsia="SimSun"/>
              </w:rPr>
              <w:t>) referring to candidate cells associated with the SS/PBCH block indices</w:t>
            </w:r>
            <w:r w:rsidRPr="005C012A">
              <w:rPr>
                <w:rFonts w:eastAsia="SimSun"/>
                <w:color w:val="000000"/>
              </w:rPr>
              <w:t xml:space="preserve">. For each candidate cell, </w:t>
            </w:r>
            <w:r w:rsidRPr="005C012A">
              <w:rPr>
                <w:rFonts w:eastAsia="SimSun"/>
              </w:rPr>
              <w:t xml:space="preserve">the UE determines the </w:t>
            </w:r>
            <w:r w:rsidRPr="005C012A">
              <w:rPr>
                <w:rFonts w:eastAsia="SimSun"/>
                <w:color w:val="000000"/>
              </w:rPr>
              <w:t xml:space="preserve">time domain </w:t>
            </w:r>
            <w:proofErr w:type="spellStart"/>
            <w:r w:rsidRPr="005C012A">
              <w:rPr>
                <w:rFonts w:eastAsia="SimSun"/>
                <w:color w:val="000000"/>
              </w:rPr>
              <w:t>behavior</w:t>
            </w:r>
            <w:proofErr w:type="spellEnd"/>
            <w:r w:rsidRPr="005C012A">
              <w:rPr>
                <w:rFonts w:eastAsia="SimSun"/>
                <w:color w:val="000000"/>
              </w:rPr>
              <w:t xml:space="preserve"> of a SS/PBCH block from </w:t>
            </w:r>
            <w:proofErr w:type="spellStart"/>
            <w:r w:rsidRPr="005C012A">
              <w:rPr>
                <w:rFonts w:eastAsia="SimSun"/>
                <w:i/>
                <w:iCs/>
                <w:color w:val="000000"/>
              </w:rPr>
              <w:t>ssb</w:t>
            </w:r>
            <w:proofErr w:type="spellEnd"/>
            <w:r w:rsidRPr="005C012A">
              <w:rPr>
                <w:rFonts w:eastAsia="SimSun"/>
                <w:i/>
                <w:iCs/>
                <w:color w:val="000000"/>
              </w:rPr>
              <w:t>-Periodicity</w:t>
            </w:r>
            <w:r w:rsidRPr="005C012A">
              <w:rPr>
                <w:rFonts w:eastAsia="SimSun"/>
                <w:color w:val="000000"/>
              </w:rPr>
              <w:t xml:space="preserve"> and </w:t>
            </w:r>
            <w:proofErr w:type="spellStart"/>
            <w:r w:rsidRPr="005C012A">
              <w:rPr>
                <w:rFonts w:eastAsia="SimSun"/>
                <w:i/>
                <w:iCs/>
              </w:rPr>
              <w:t>ssb-PositionsInBurst</w:t>
            </w:r>
            <w:proofErr w:type="spellEnd"/>
            <w:r w:rsidRPr="005C012A">
              <w:rPr>
                <w:rFonts w:eastAsia="SimSun"/>
              </w:rPr>
              <w:t xml:space="preserve"> and the frequency domain </w:t>
            </w:r>
            <w:proofErr w:type="spellStart"/>
            <w:r w:rsidRPr="005C012A">
              <w:rPr>
                <w:rFonts w:eastAsia="SimSun"/>
                <w:color w:val="000000"/>
              </w:rPr>
              <w:t>behavior</w:t>
            </w:r>
            <w:proofErr w:type="spellEnd"/>
            <w:r w:rsidRPr="005C012A">
              <w:rPr>
                <w:rFonts w:eastAsia="SimSun"/>
              </w:rPr>
              <w:t xml:space="preserve"> of a SS/PBCH block is determined by the higher layer parameters </w:t>
            </w:r>
            <w:proofErr w:type="spellStart"/>
            <w:r w:rsidRPr="005C012A">
              <w:rPr>
                <w:rFonts w:eastAsia="SimSun"/>
                <w:i/>
                <w:iCs/>
              </w:rPr>
              <w:t>subcarrierSpacing</w:t>
            </w:r>
            <w:proofErr w:type="spellEnd"/>
            <w:r w:rsidRPr="005C012A">
              <w:rPr>
                <w:rFonts w:eastAsia="SimSun"/>
              </w:rPr>
              <w:t xml:space="preserve">, </w:t>
            </w:r>
            <w:proofErr w:type="spellStart"/>
            <w:r w:rsidRPr="005C012A">
              <w:rPr>
                <w:rFonts w:eastAsia="SimSun"/>
                <w:i/>
                <w:iCs/>
              </w:rPr>
              <w:t>ssb</w:t>
            </w:r>
            <w:proofErr w:type="spellEnd"/>
            <w:r w:rsidRPr="005C012A">
              <w:rPr>
                <w:rFonts w:eastAsia="SimSun"/>
                <w:i/>
                <w:iCs/>
              </w:rPr>
              <w:t>-Frequency</w:t>
            </w:r>
            <w:r w:rsidRPr="005C012A">
              <w:rPr>
                <w:rFonts w:eastAsia="SimSun"/>
              </w:rPr>
              <w:t>.</w:t>
            </w:r>
          </w:p>
          <w:p w14:paraId="7E361E76" w14:textId="77777777" w:rsidR="00015071" w:rsidRPr="005C012A" w:rsidRDefault="00015071" w:rsidP="00262E76">
            <w:pPr>
              <w:ind w:left="567" w:hanging="283"/>
              <w:rPr>
                <w:rFonts w:eastAsiaTheme="minorEastAsia"/>
              </w:rPr>
            </w:pPr>
            <w:r w:rsidRPr="005C012A">
              <w:rPr>
                <w:rFonts w:eastAsia="SimSun"/>
              </w:rPr>
              <w:t>-</w:t>
            </w:r>
            <w:r w:rsidRPr="005C012A">
              <w:rPr>
                <w:rFonts w:eastAsia="SimSun"/>
              </w:rPr>
              <w:tab/>
            </w:r>
            <w:r>
              <w:rPr>
                <w:rFonts w:eastAsia="SimSun"/>
              </w:rPr>
              <w:t xml:space="preserve">A </w:t>
            </w:r>
            <w:r>
              <w:rPr>
                <w:rFonts w:eastAsia="SimSun"/>
                <w:i/>
                <w:iCs/>
              </w:rPr>
              <w:t>LTM-NZP-CSI-RS-</w:t>
            </w:r>
            <w:proofErr w:type="spellStart"/>
            <w:r>
              <w:rPr>
                <w:rFonts w:eastAsia="SimSun"/>
                <w:i/>
                <w:iCs/>
              </w:rPr>
              <w:t>ResourceSet</w:t>
            </w:r>
            <w:proofErr w:type="spellEnd"/>
            <w:r>
              <w:rPr>
                <w:rFonts w:eastAsia="SimSun"/>
                <w:i/>
                <w:iCs/>
              </w:rPr>
              <w:t xml:space="preserve"> </w:t>
            </w:r>
            <w:r>
              <w:rPr>
                <w:rFonts w:eastAsia="SimSun"/>
              </w:rPr>
              <w:t xml:space="preserve">comprises of a list of Z </w:t>
            </w:r>
            <w:r>
              <w:rPr>
                <w:rFonts w:eastAsia="SimSun"/>
                <w:color w:val="000000"/>
              </w:rPr>
              <w:t>≥ 1 NZP CSI-RS resource</w:t>
            </w:r>
            <w:r w:rsidRPr="005C012A">
              <w:rPr>
                <w:rFonts w:eastAsia="SimSun"/>
                <w:color w:val="000000"/>
              </w:rPr>
              <w:t xml:space="preserve"> </w:t>
            </w:r>
            <w:r>
              <w:rPr>
                <w:rFonts w:eastAsia="SimSun"/>
                <w:color w:val="000000"/>
              </w:rPr>
              <w:t xml:space="preserve">indices (given by </w:t>
            </w:r>
            <w:proofErr w:type="spellStart"/>
            <w:r w:rsidRPr="005C012A">
              <w:rPr>
                <w:rFonts w:eastAsia="SimSun"/>
                <w:i/>
                <w:iCs/>
              </w:rPr>
              <w:t>ltm</w:t>
            </w:r>
            <w:proofErr w:type="spellEnd"/>
            <w:r>
              <w:rPr>
                <w:rFonts w:eastAsia="SimSun"/>
                <w:i/>
                <w:iCs/>
              </w:rPr>
              <w:t>-CSI-RS-</w:t>
            </w:r>
            <w:proofErr w:type="spellStart"/>
            <w:r>
              <w:rPr>
                <w:rFonts w:eastAsia="SimSun"/>
                <w:i/>
                <w:iCs/>
              </w:rPr>
              <w:t>ResourceList</w:t>
            </w:r>
            <w:proofErr w:type="spellEnd"/>
            <w:r>
              <w:rPr>
                <w:rFonts w:eastAsia="SimSun"/>
              </w:rPr>
              <w:t xml:space="preserve">) and a list of Z </w:t>
            </w:r>
            <w:r w:rsidRPr="005C012A">
              <w:rPr>
                <w:rFonts w:eastAsia="SimSun"/>
                <w:i/>
                <w:iCs/>
              </w:rPr>
              <w:t>LTM-</w:t>
            </w:r>
            <w:proofErr w:type="spellStart"/>
            <w:r w:rsidRPr="005C012A">
              <w:rPr>
                <w:rFonts w:eastAsia="SimSun"/>
                <w:i/>
                <w:iCs/>
              </w:rPr>
              <w:t>CandidateIds</w:t>
            </w:r>
            <w:proofErr w:type="spellEnd"/>
            <w:r>
              <w:rPr>
                <w:rFonts w:eastAsia="SimSun"/>
              </w:rPr>
              <w:t xml:space="preserve"> (given by </w:t>
            </w:r>
            <w:proofErr w:type="spellStart"/>
            <w:r w:rsidRPr="005C012A">
              <w:rPr>
                <w:rFonts w:eastAsia="SimSun"/>
                <w:i/>
                <w:iCs/>
              </w:rPr>
              <w:t>ltm-CandidateIdList</w:t>
            </w:r>
            <w:proofErr w:type="spellEnd"/>
            <w:r>
              <w:rPr>
                <w:rFonts w:eastAsia="SimSun"/>
              </w:rPr>
              <w:t xml:space="preserve">) referring to </w:t>
            </w:r>
            <w:r w:rsidRPr="005C012A">
              <w:rPr>
                <w:rFonts w:eastAsia="SimSun"/>
              </w:rPr>
              <w:t xml:space="preserve">candidate </w:t>
            </w:r>
            <w:r>
              <w:rPr>
                <w:rFonts w:eastAsia="SimSun"/>
              </w:rPr>
              <w:t xml:space="preserve">cells associated with the </w:t>
            </w:r>
            <w:r>
              <w:rPr>
                <w:rFonts w:eastAsia="SimSun"/>
                <w:color w:val="000000"/>
              </w:rPr>
              <w:t>NZP CSI-RS resource</w:t>
            </w:r>
            <w:r w:rsidRPr="005C012A">
              <w:rPr>
                <w:rFonts w:eastAsia="SimSun"/>
                <w:color w:val="000000"/>
              </w:rPr>
              <w:t xml:space="preserve"> </w:t>
            </w:r>
            <w:r>
              <w:rPr>
                <w:rFonts w:eastAsia="SimSun"/>
              </w:rPr>
              <w:t>indices</w:t>
            </w:r>
            <w:r>
              <w:rPr>
                <w:rFonts w:eastAsia="SimSun"/>
                <w:color w:val="000000"/>
              </w:rPr>
              <w:t xml:space="preserve">. </w:t>
            </w:r>
            <w:r w:rsidRPr="005C012A">
              <w:rPr>
                <w:rFonts w:eastAsia="SimSun"/>
              </w:rPr>
              <w:t xml:space="preserve">The UE shall expect that </w:t>
            </w:r>
            <w:r>
              <w:rPr>
                <w:rFonts w:eastAsia="SimSun"/>
                <w:i/>
                <w:iCs/>
              </w:rPr>
              <w:t>LTM-NZP-CSI-RS-</w:t>
            </w:r>
            <w:proofErr w:type="spellStart"/>
            <w:r>
              <w:rPr>
                <w:rFonts w:eastAsia="SimSun"/>
                <w:i/>
                <w:iCs/>
              </w:rPr>
              <w:t>ResourceSet</w:t>
            </w:r>
            <w:proofErr w:type="spellEnd"/>
            <w:r>
              <w:rPr>
                <w:rFonts w:eastAsia="SimSun"/>
                <w:i/>
                <w:iCs/>
              </w:rPr>
              <w:t xml:space="preserve"> </w:t>
            </w:r>
            <w:r w:rsidRPr="005C012A">
              <w:rPr>
                <w:rFonts w:eastAsia="SimSun"/>
              </w:rPr>
              <w:t xml:space="preserve">are configured with the higher layer parameter </w:t>
            </w:r>
            <w:r w:rsidRPr="005C012A">
              <w:rPr>
                <w:rFonts w:eastAsia="SimSun"/>
                <w:i/>
              </w:rPr>
              <w:t xml:space="preserve">repetition </w:t>
            </w:r>
            <w:r w:rsidRPr="005C012A">
              <w:rPr>
                <w:rFonts w:eastAsia="SimSun"/>
                <w:iCs/>
              </w:rPr>
              <w:t>set to</w:t>
            </w:r>
            <w:r w:rsidRPr="005C012A">
              <w:rPr>
                <w:rFonts w:eastAsia="SimSun"/>
                <w:i/>
              </w:rPr>
              <w:t xml:space="preserve"> ‘</w:t>
            </w:r>
            <w:r w:rsidRPr="005C012A">
              <w:rPr>
                <w:rFonts w:eastAsia="SimSun"/>
                <w:iCs/>
              </w:rPr>
              <w:t>off</w:t>
            </w:r>
            <w:r w:rsidRPr="005C012A">
              <w:rPr>
                <w:rFonts w:eastAsia="SimSun"/>
                <w:i/>
              </w:rPr>
              <w:t xml:space="preserve">’ </w:t>
            </w:r>
            <w:r>
              <w:rPr>
                <w:rFonts w:eastAsia="SimSun"/>
                <w:color w:val="000000"/>
              </w:rPr>
              <w:t>when</w:t>
            </w:r>
            <w:r>
              <w:rPr>
                <w:rFonts w:eastAsia="SimSun"/>
                <w:i/>
                <w:color w:val="000000"/>
              </w:rPr>
              <w:t xml:space="preserve"> LTM-</w:t>
            </w:r>
            <w:proofErr w:type="spellStart"/>
            <w:r>
              <w:rPr>
                <w:rFonts w:eastAsia="SimSun"/>
                <w:i/>
                <w:color w:val="000000"/>
              </w:rPr>
              <w:t>ReportContent</w:t>
            </w:r>
            <w:proofErr w:type="spellEnd"/>
            <w:r>
              <w:rPr>
                <w:rFonts w:eastAsia="SimSun"/>
                <w:color w:val="000000"/>
              </w:rPr>
              <w:t xml:space="preserve"> configured within the </w:t>
            </w:r>
            <w:r>
              <w:rPr>
                <w:rFonts w:eastAsia="SimSun"/>
                <w:i/>
                <w:color w:val="000000"/>
              </w:rPr>
              <w:t>LTM-CSI-</w:t>
            </w:r>
            <w:proofErr w:type="spellStart"/>
            <w:r>
              <w:rPr>
                <w:rFonts w:eastAsia="SimSun"/>
                <w:i/>
                <w:color w:val="000000"/>
              </w:rPr>
              <w:t>ReportConfig</w:t>
            </w:r>
            <w:proofErr w:type="spellEnd"/>
            <w:r>
              <w:rPr>
                <w:rFonts w:eastAsia="SimSun"/>
                <w:i/>
                <w:color w:val="000000"/>
              </w:rPr>
              <w:t xml:space="preserve"> </w:t>
            </w:r>
            <w:r>
              <w:rPr>
                <w:rFonts w:eastAsia="SimSun"/>
                <w:color w:val="000000"/>
              </w:rPr>
              <w:t>associated with the LTM CSI Resource Setting is set to ‘</w:t>
            </w:r>
            <w:r>
              <w:rPr>
                <w:rFonts w:eastAsia="SimSun"/>
                <w:i/>
                <w:color w:val="000000"/>
              </w:rPr>
              <w:t>cri-RSRP</w:t>
            </w:r>
            <w:r>
              <w:rPr>
                <w:rFonts w:eastAsia="SimSun"/>
                <w:color w:val="000000"/>
              </w:rPr>
              <w:t>’</w:t>
            </w:r>
            <w:r w:rsidRPr="005C012A">
              <w:rPr>
                <w:rFonts w:eastAsia="SimSun"/>
              </w:rPr>
              <w:t>.</w:t>
            </w:r>
          </w:p>
          <w:p w14:paraId="7D3B9777" w14:textId="77777777" w:rsidR="00015071" w:rsidRDefault="00015071" w:rsidP="00262E76">
            <w:pPr>
              <w:jc w:val="center"/>
              <w:rPr>
                <w:rFonts w:eastAsiaTheme="minorEastAsia"/>
                <w:color w:val="EE0000"/>
              </w:rPr>
            </w:pPr>
            <w:r>
              <w:rPr>
                <w:rFonts w:eastAsiaTheme="minorEastAsia"/>
                <w:color w:val="EE0000"/>
              </w:rPr>
              <w:t>**unchanged omitted**</w:t>
            </w:r>
          </w:p>
          <w:p w14:paraId="722EA125" w14:textId="77777777" w:rsidR="00015071" w:rsidRPr="005C012A" w:rsidRDefault="00015071" w:rsidP="00262E76">
            <w:pPr>
              <w:rPr>
                <w:rFonts w:ascii="Arial" w:eastAsia="SimSun" w:hAnsi="Arial"/>
                <w:color w:val="000000"/>
              </w:rPr>
            </w:pPr>
            <w:r w:rsidRPr="005C012A">
              <w:rPr>
                <w:rFonts w:ascii="Arial" w:eastAsia="SimSun" w:hAnsi="Arial"/>
                <w:color w:val="000000"/>
              </w:rPr>
              <w:t>5.2.1.4.2</w:t>
            </w:r>
            <w:r w:rsidRPr="005C012A">
              <w:rPr>
                <w:rFonts w:ascii="Arial" w:eastAsia="SimSun" w:hAnsi="Arial"/>
                <w:color w:val="000000"/>
              </w:rPr>
              <w:tab/>
              <w:t>Report quantity configurations</w:t>
            </w:r>
          </w:p>
          <w:p w14:paraId="01E8FE75" w14:textId="77777777" w:rsidR="00015071" w:rsidRDefault="00015071" w:rsidP="00262E76">
            <w:pPr>
              <w:jc w:val="center"/>
              <w:rPr>
                <w:rFonts w:eastAsiaTheme="minorEastAsia"/>
                <w:color w:val="EE0000"/>
              </w:rPr>
            </w:pPr>
            <w:r>
              <w:rPr>
                <w:rFonts w:eastAsiaTheme="minorEastAsia"/>
                <w:color w:val="EE0000"/>
              </w:rPr>
              <w:t>**unchanged omitted**</w:t>
            </w:r>
          </w:p>
          <w:p w14:paraId="62768546" w14:textId="77777777" w:rsidR="00015071" w:rsidRDefault="00015071" w:rsidP="00262E76">
            <w:pPr>
              <w:rPr>
                <w:rFonts w:eastAsia="MS Mincho"/>
                <w:color w:val="000000"/>
              </w:rPr>
            </w:pPr>
            <w:r>
              <w:rPr>
                <w:rFonts w:eastAsia="SimSun"/>
                <w:color w:val="000000"/>
              </w:rPr>
              <w:t xml:space="preserve">If a UE is configured with a </w:t>
            </w:r>
            <w:proofErr w:type="spellStart"/>
            <w:r>
              <w:rPr>
                <w:rFonts w:eastAsia="SimSun"/>
                <w:i/>
                <w:iCs/>
                <w:color w:val="000000"/>
              </w:rPr>
              <w:t>ltm</w:t>
            </w:r>
            <w:proofErr w:type="spellEnd"/>
            <w:r>
              <w:rPr>
                <w:rFonts w:eastAsia="SimSun"/>
                <w:i/>
                <w:iCs/>
                <w:color w:val="000000"/>
              </w:rPr>
              <w:t>-CSI-</w:t>
            </w:r>
            <w:proofErr w:type="spellStart"/>
            <w:r>
              <w:rPr>
                <w:rFonts w:eastAsia="SimSun"/>
                <w:i/>
                <w:iCs/>
                <w:color w:val="000000"/>
              </w:rPr>
              <w:t>ReportConfig</w:t>
            </w:r>
            <w:proofErr w:type="spellEnd"/>
            <w:r>
              <w:rPr>
                <w:rFonts w:eastAsia="SimSun"/>
                <w:color w:val="000000"/>
              </w:rPr>
              <w:t xml:space="preserve"> with </w:t>
            </w:r>
            <w:proofErr w:type="spellStart"/>
            <w:r>
              <w:rPr>
                <w:rFonts w:eastAsia="SimSun"/>
                <w:i/>
                <w:iCs/>
                <w:color w:val="000000"/>
              </w:rPr>
              <w:t>ltm-ReportConfigType</w:t>
            </w:r>
            <w:proofErr w:type="spellEnd"/>
            <w:r>
              <w:rPr>
                <w:rFonts w:eastAsia="SimSun"/>
                <w:color w:val="000000"/>
              </w:rPr>
              <w:t xml:space="preserve"> which is set to ‘periodic’ or ‘</w:t>
            </w:r>
            <w:proofErr w:type="spellStart"/>
            <w:r>
              <w:rPr>
                <w:rFonts w:eastAsia="SimSun"/>
                <w:color w:val="000000"/>
              </w:rPr>
              <w:t>semiPersistentOnPUCCH</w:t>
            </w:r>
            <w:proofErr w:type="spellEnd"/>
            <w:r>
              <w:rPr>
                <w:rFonts w:eastAsia="SimSun"/>
                <w:color w:val="000000"/>
              </w:rPr>
              <w:t>’ or ‘</w:t>
            </w:r>
            <w:proofErr w:type="spellStart"/>
            <w:r>
              <w:rPr>
                <w:rFonts w:eastAsia="SimSun"/>
                <w:color w:val="000000"/>
              </w:rPr>
              <w:t>semiPersistentOnPUSCH</w:t>
            </w:r>
            <w:proofErr w:type="spellEnd"/>
            <w:r>
              <w:rPr>
                <w:rFonts w:eastAsia="SimSun"/>
                <w:color w:val="000000"/>
              </w:rPr>
              <w:t>’ or ‘aperiodic’</w:t>
            </w:r>
            <w:r>
              <w:rPr>
                <w:rFonts w:eastAsia="MS Mincho"/>
                <w:color w:val="000000"/>
              </w:rPr>
              <w:t>,</w:t>
            </w:r>
          </w:p>
          <w:p w14:paraId="77E3C62A" w14:textId="77777777" w:rsidR="00015071" w:rsidRPr="005C012A" w:rsidRDefault="00015071" w:rsidP="00262E76">
            <w:pPr>
              <w:ind w:left="568" w:hanging="284"/>
              <w:rPr>
                <w:rFonts w:eastAsia="SimSun"/>
              </w:rPr>
            </w:pPr>
            <w:r w:rsidRPr="005C012A">
              <w:rPr>
                <w:rFonts w:eastAsia="SimSun"/>
              </w:rPr>
              <w:t>-</w:t>
            </w:r>
            <w:r w:rsidRPr="005C012A">
              <w:rPr>
                <w:rFonts w:eastAsia="SimSun"/>
              </w:rPr>
              <w:tab/>
              <w:t xml:space="preserve">if the UE is configured with </w:t>
            </w:r>
            <w:proofErr w:type="spellStart"/>
            <w:r w:rsidRPr="005C012A">
              <w:rPr>
                <w:rFonts w:eastAsia="SimSun"/>
                <w:i/>
                <w:iCs/>
              </w:rPr>
              <w:t>spCellInclusion</w:t>
            </w:r>
            <w:proofErr w:type="spellEnd"/>
            <w:r w:rsidRPr="005C012A">
              <w:rPr>
                <w:rFonts w:eastAsia="SimSun"/>
                <w:i/>
                <w:iCs/>
              </w:rPr>
              <w:t xml:space="preserve"> </w:t>
            </w:r>
            <w:r w:rsidRPr="005C012A">
              <w:rPr>
                <w:rFonts w:eastAsia="SimSun"/>
              </w:rPr>
              <w:t xml:space="preserve">with </w:t>
            </w:r>
            <w:proofErr w:type="spellStart"/>
            <w:r w:rsidRPr="005C012A">
              <w:rPr>
                <w:rFonts w:eastAsia="SimSun"/>
                <w:i/>
                <w:iCs/>
              </w:rPr>
              <w:t>reportQuantity</w:t>
            </w:r>
            <w:proofErr w:type="spellEnd"/>
            <w:r w:rsidRPr="005C012A">
              <w:rPr>
                <w:rFonts w:eastAsia="SimSun"/>
              </w:rPr>
              <w:t xml:space="preserve"> set to '</w:t>
            </w:r>
            <w:proofErr w:type="spellStart"/>
            <w:r w:rsidRPr="005C012A">
              <w:rPr>
                <w:rFonts w:eastAsia="SimSun"/>
              </w:rPr>
              <w:t>ssb</w:t>
            </w:r>
            <w:proofErr w:type="spellEnd"/>
            <w:r w:rsidRPr="005C012A">
              <w:rPr>
                <w:rFonts w:eastAsia="SimSun"/>
              </w:rPr>
              <w:t xml:space="preserve">-Index-RSRP', the UE shall report in a single reporting instance </w:t>
            </w:r>
            <w:proofErr w:type="spellStart"/>
            <w:r>
              <w:rPr>
                <w:rFonts w:eastAsia="SimSun"/>
                <w:i/>
              </w:rPr>
              <w:t>nr</w:t>
            </w:r>
            <w:r w:rsidRPr="005C012A">
              <w:rPr>
                <w:rFonts w:eastAsia="SimSun"/>
                <w:i/>
              </w:rPr>
              <w:t>O</w:t>
            </w:r>
            <w:r>
              <w:rPr>
                <w:rFonts w:eastAsia="SimSun"/>
                <w:i/>
              </w:rPr>
              <w:t>fReportedRS</w:t>
            </w:r>
            <w:r w:rsidRPr="005C012A">
              <w:rPr>
                <w:rFonts w:eastAsia="SimSun"/>
                <w:i/>
              </w:rPr>
              <w:t>-PerCell</w:t>
            </w:r>
            <w:proofErr w:type="spellEnd"/>
            <w:r>
              <w:rPr>
                <w:rFonts w:eastAsia="SimSun"/>
                <w:i/>
              </w:rPr>
              <w:t xml:space="preserve"> </w:t>
            </w:r>
            <w:r>
              <w:rPr>
                <w:rFonts w:eastAsia="SimSun"/>
                <w:iCs/>
              </w:rPr>
              <w:t>different SSBRI</w:t>
            </w:r>
            <w:r>
              <w:rPr>
                <w:rFonts w:eastAsia="SimSun"/>
                <w:i/>
              </w:rPr>
              <w:t xml:space="preserve"> </w:t>
            </w:r>
            <w:r>
              <w:rPr>
                <w:rFonts w:eastAsia="SimSun"/>
                <w:iCs/>
              </w:rPr>
              <w:t xml:space="preserve">for the current </w:t>
            </w:r>
            <w:proofErr w:type="spellStart"/>
            <w:r>
              <w:rPr>
                <w:rFonts w:eastAsia="SimSun"/>
                <w:iCs/>
              </w:rPr>
              <w:t>SpCell</w:t>
            </w:r>
            <w:proofErr w:type="spellEnd"/>
            <w:r>
              <w:rPr>
                <w:rFonts w:eastAsia="SimSun"/>
                <w:iCs/>
              </w:rPr>
              <w:t xml:space="preserve"> and each of the </w:t>
            </w:r>
            <w:proofErr w:type="spellStart"/>
            <w:r w:rsidRPr="005C012A">
              <w:rPr>
                <w:rFonts w:eastAsia="SimSun"/>
                <w:i/>
              </w:rPr>
              <w:t>nrO</w:t>
            </w:r>
            <w:r>
              <w:rPr>
                <w:rFonts w:eastAsia="SimSun"/>
                <w:i/>
              </w:rPr>
              <w:t>fReportedCells</w:t>
            </w:r>
            <w:proofErr w:type="spellEnd"/>
            <w:r>
              <w:rPr>
                <w:rFonts w:eastAsia="SimSun"/>
                <w:i/>
              </w:rPr>
              <w:t xml:space="preserve"> -1</w:t>
            </w:r>
            <w:r>
              <w:rPr>
                <w:rFonts w:eastAsia="SimSun"/>
                <w:iCs/>
              </w:rPr>
              <w:t xml:space="preserve"> </w:t>
            </w:r>
            <w:r w:rsidRPr="005C012A">
              <w:rPr>
                <w:rFonts w:eastAsia="SimSun"/>
                <w:iCs/>
              </w:rPr>
              <w:t xml:space="preserve">candidate </w:t>
            </w:r>
            <w:r>
              <w:rPr>
                <w:rFonts w:eastAsia="SimSun"/>
                <w:iCs/>
              </w:rPr>
              <w:t>cells.</w:t>
            </w:r>
            <w:r>
              <w:rPr>
                <w:rFonts w:eastAsia="SimSun"/>
                <w:i/>
              </w:rPr>
              <w:t xml:space="preserve"> </w:t>
            </w:r>
            <w:r w:rsidRPr="005C012A">
              <w:rPr>
                <w:rFonts w:eastAsia="SimSun"/>
                <w:iCs/>
              </w:rPr>
              <w:t xml:space="preserve">Otherwise, the UE shall report in a single reporting instance </w:t>
            </w:r>
            <w:proofErr w:type="spellStart"/>
            <w:r>
              <w:rPr>
                <w:rFonts w:eastAsia="SimSun"/>
                <w:i/>
              </w:rPr>
              <w:t>nr</w:t>
            </w:r>
            <w:r w:rsidRPr="005C012A">
              <w:rPr>
                <w:rFonts w:eastAsia="SimSun"/>
                <w:i/>
              </w:rPr>
              <w:t>O</w:t>
            </w:r>
            <w:r>
              <w:rPr>
                <w:rFonts w:eastAsia="SimSun"/>
                <w:i/>
              </w:rPr>
              <w:t>fReportedRS</w:t>
            </w:r>
            <w:r w:rsidRPr="005C012A">
              <w:rPr>
                <w:rFonts w:eastAsia="SimSun"/>
                <w:i/>
              </w:rPr>
              <w:t>-PerCell</w:t>
            </w:r>
            <w:proofErr w:type="spellEnd"/>
            <w:r w:rsidRPr="005C012A">
              <w:rPr>
                <w:rFonts w:eastAsia="SimSun"/>
                <w:iCs/>
              </w:rPr>
              <w:t xml:space="preserve"> different SSBRI for each of the </w:t>
            </w:r>
            <w:proofErr w:type="spellStart"/>
            <w:r>
              <w:rPr>
                <w:rFonts w:eastAsia="SimSun"/>
                <w:i/>
              </w:rPr>
              <w:t>nr</w:t>
            </w:r>
            <w:r w:rsidRPr="005C012A">
              <w:rPr>
                <w:rFonts w:eastAsia="SimSun"/>
                <w:i/>
              </w:rPr>
              <w:t>O</w:t>
            </w:r>
            <w:r>
              <w:rPr>
                <w:rFonts w:eastAsia="SimSun"/>
                <w:i/>
              </w:rPr>
              <w:t>fReported</w:t>
            </w:r>
            <w:r w:rsidRPr="005C012A">
              <w:rPr>
                <w:rFonts w:eastAsia="SimSun"/>
                <w:i/>
              </w:rPr>
              <w:t>Cells</w:t>
            </w:r>
            <w:proofErr w:type="spellEnd"/>
            <w:r w:rsidRPr="005C012A">
              <w:rPr>
                <w:rFonts w:eastAsia="SimSun"/>
                <w:iCs/>
              </w:rPr>
              <w:t xml:space="preserve"> candidate cells,</w:t>
            </w:r>
            <w:r w:rsidRPr="005C012A">
              <w:rPr>
                <w:rFonts w:eastAsia="SimSun"/>
              </w:rPr>
              <w:t xml:space="preserve"> </w:t>
            </w:r>
          </w:p>
          <w:p w14:paraId="78363423" w14:textId="77777777" w:rsidR="00015071" w:rsidRPr="005C012A" w:rsidRDefault="00015071" w:rsidP="00262E76">
            <w:pPr>
              <w:ind w:left="851" w:hanging="284"/>
              <w:rPr>
                <w:rFonts w:eastAsia="SimSun"/>
                <w:i/>
              </w:rPr>
            </w:pPr>
            <w:r w:rsidRPr="005C012A">
              <w:rPr>
                <w:rFonts w:eastAsia="SimSun"/>
              </w:rPr>
              <w:lastRenderedPageBreak/>
              <w:t>-</w:t>
            </w:r>
            <w:r w:rsidRPr="005C012A">
              <w:rPr>
                <w:rFonts w:eastAsia="SimSun"/>
              </w:rPr>
              <w:tab/>
              <w:t xml:space="preserve">where SSBRI </w:t>
            </w:r>
            <w:r w:rsidRPr="005C012A">
              <w:rPr>
                <w:rFonts w:eastAsia="SimSun"/>
                <w:i/>
              </w:rPr>
              <w:t xml:space="preserve">k </w:t>
            </w:r>
            <w:r w:rsidRPr="005C012A">
              <w:rPr>
                <w:rFonts w:eastAsia="SimSun"/>
              </w:rPr>
              <w:t>(</w:t>
            </w:r>
            <w:r w:rsidRPr="005C012A">
              <w:rPr>
                <w:rFonts w:eastAsia="SimSun"/>
                <w:i/>
              </w:rPr>
              <w:t>k</w:t>
            </w:r>
            <w:r w:rsidRPr="005C012A">
              <w:rPr>
                <w:rFonts w:eastAsia="SimSun"/>
              </w:rPr>
              <w:t xml:space="preserve"> ≥ 0) corresponds to the configured (</w:t>
            </w:r>
            <w:r w:rsidRPr="005C012A">
              <w:rPr>
                <w:rFonts w:eastAsia="SimSun"/>
                <w:i/>
              </w:rPr>
              <w:t>k</w:t>
            </w:r>
            <w:r w:rsidRPr="005C012A">
              <w:rPr>
                <w:rFonts w:eastAsia="SimSun"/>
              </w:rPr>
              <w:t>+1)-</w:t>
            </w:r>
            <w:proofErr w:type="spellStart"/>
            <w:r w:rsidRPr="005C012A">
              <w:rPr>
                <w:rFonts w:eastAsia="SimSun"/>
              </w:rPr>
              <w:t>th</w:t>
            </w:r>
            <w:proofErr w:type="spellEnd"/>
            <w:r w:rsidRPr="005C012A">
              <w:rPr>
                <w:rFonts w:eastAsia="SimSun"/>
              </w:rPr>
              <w:t xml:space="preserve"> entry of the associated </w:t>
            </w:r>
            <w:proofErr w:type="spellStart"/>
            <w:r w:rsidRPr="005C012A">
              <w:rPr>
                <w:rFonts w:eastAsia="SimSun"/>
                <w:i/>
                <w:iCs/>
              </w:rPr>
              <w:t>ltm</w:t>
            </w:r>
            <w:proofErr w:type="spellEnd"/>
            <w:ins w:id="141" w:author="Jae-Nam Shim [2]" w:date="2026-08-13T16:25:00Z">
              <w:r w:rsidRPr="005C012A">
                <w:rPr>
                  <w:rFonts w:eastAsia="SimSun"/>
                  <w:i/>
                  <w:iCs/>
                  <w:strike/>
                  <w:color w:val="EE0000"/>
                </w:rPr>
                <w:t xml:space="preserve"> </w:t>
              </w:r>
            </w:ins>
            <w:del w:id="142" w:author="Jae-Nam Shim [2]" w:date="2026-08-13T16:25:00Z">
              <w:r w:rsidRPr="005C012A">
                <w:rPr>
                  <w:rFonts w:eastAsia="SimSun"/>
                  <w:i/>
                  <w:iCs/>
                  <w:strike/>
                  <w:color w:val="EE0000"/>
                </w:rPr>
                <w:delText>-CSI</w:delText>
              </w:r>
            </w:del>
            <w:r>
              <w:rPr>
                <w:rFonts w:eastAsia="SimSun"/>
                <w:i/>
                <w:iCs/>
              </w:rPr>
              <w:t>-SSB-</w:t>
            </w:r>
            <w:proofErr w:type="spellStart"/>
            <w:r>
              <w:rPr>
                <w:rFonts w:eastAsia="SimSun"/>
                <w:i/>
                <w:iCs/>
              </w:rPr>
              <w:t>ResourceList</w:t>
            </w:r>
            <w:proofErr w:type="spellEnd"/>
            <w:r w:rsidRPr="005C012A">
              <w:rPr>
                <w:rFonts w:eastAsia="SimSun"/>
              </w:rPr>
              <w:t xml:space="preserve"> in the corresponding</w:t>
            </w:r>
            <w:r w:rsidRPr="005C012A">
              <w:rPr>
                <w:rFonts w:eastAsia="SimSun"/>
                <w:i/>
              </w:rPr>
              <w:t xml:space="preserve"> </w:t>
            </w:r>
            <w:proofErr w:type="spellStart"/>
            <w:r>
              <w:rPr>
                <w:rFonts w:eastAsia="SimSun"/>
                <w:i/>
                <w:iCs/>
              </w:rPr>
              <w:t>ltm</w:t>
            </w:r>
            <w:proofErr w:type="spellEnd"/>
            <w:r>
              <w:rPr>
                <w:rFonts w:eastAsia="SimSun"/>
                <w:i/>
                <w:iCs/>
              </w:rPr>
              <w:t>-SSB-</w:t>
            </w:r>
            <w:proofErr w:type="spellStart"/>
            <w:r>
              <w:rPr>
                <w:rFonts w:eastAsia="SimSun"/>
                <w:i/>
                <w:iCs/>
              </w:rPr>
              <w:t>ResourceSet</w:t>
            </w:r>
            <w:proofErr w:type="spellEnd"/>
            <w:r w:rsidRPr="005C012A">
              <w:rPr>
                <w:rFonts w:eastAsia="SimSun"/>
                <w:iCs/>
              </w:rPr>
              <w:t>,</w:t>
            </w:r>
          </w:p>
          <w:p w14:paraId="527B1EB8" w14:textId="77777777" w:rsidR="00015071" w:rsidRPr="005C012A" w:rsidRDefault="00015071" w:rsidP="00262E76">
            <w:pPr>
              <w:ind w:left="1135" w:hanging="284"/>
              <w:rPr>
                <w:rFonts w:eastAsia="MS Mincho"/>
                <w:color w:val="000000"/>
              </w:rPr>
            </w:pPr>
            <w:r w:rsidRPr="005C012A">
              <w:rPr>
                <w:rFonts w:eastAsia="MS Mincho"/>
                <w:color w:val="000000"/>
              </w:rPr>
              <w:t>-</w:t>
            </w:r>
            <w:r w:rsidRPr="005C012A">
              <w:rPr>
                <w:rFonts w:eastAsia="MS Mincho"/>
                <w:color w:val="000000"/>
              </w:rPr>
              <w:tab/>
              <w:t xml:space="preserve">if </w:t>
            </w:r>
            <w:proofErr w:type="spellStart"/>
            <w:r w:rsidRPr="005C012A">
              <w:rPr>
                <w:rFonts w:eastAsia="MS Mincho"/>
                <w:i/>
                <w:iCs/>
                <w:color w:val="000000"/>
              </w:rPr>
              <w:t>spCellInclusion</w:t>
            </w:r>
            <w:proofErr w:type="spellEnd"/>
            <w:r w:rsidRPr="005C012A">
              <w:rPr>
                <w:rFonts w:eastAsia="MS Mincho"/>
                <w:color w:val="000000"/>
              </w:rPr>
              <w:t xml:space="preserve"> is configured, SSB resources in </w:t>
            </w:r>
            <w:proofErr w:type="spellStart"/>
            <w:r w:rsidRPr="005C012A">
              <w:rPr>
                <w:rFonts w:eastAsia="SimSun"/>
                <w:i/>
                <w:iCs/>
              </w:rPr>
              <w:t>ltm</w:t>
            </w:r>
            <w:proofErr w:type="spellEnd"/>
            <w:ins w:id="143" w:author="Jae-Nam Shim [2]" w:date="2026-08-13T16:25:00Z">
              <w:r w:rsidRPr="005C012A">
                <w:rPr>
                  <w:rFonts w:eastAsia="SimSun"/>
                  <w:i/>
                  <w:iCs/>
                  <w:strike/>
                  <w:color w:val="EE0000"/>
                </w:rPr>
                <w:t xml:space="preserve"> </w:t>
              </w:r>
            </w:ins>
            <w:del w:id="144" w:author="Jae-Nam Shim [2]" w:date="2026-08-13T16:25:00Z">
              <w:r w:rsidRPr="005C012A">
                <w:rPr>
                  <w:rFonts w:eastAsia="SimSun"/>
                  <w:i/>
                  <w:iCs/>
                  <w:strike/>
                  <w:color w:val="EE0000"/>
                </w:rPr>
                <w:delText>-CSI</w:delText>
              </w:r>
            </w:del>
            <w:r w:rsidRPr="005C012A">
              <w:rPr>
                <w:rFonts w:eastAsia="SimSun"/>
                <w:i/>
                <w:iCs/>
              </w:rPr>
              <w:t>-SSB-</w:t>
            </w:r>
            <w:proofErr w:type="spellStart"/>
            <w:r w:rsidRPr="005C012A">
              <w:rPr>
                <w:rFonts w:eastAsia="SimSun"/>
                <w:i/>
                <w:iCs/>
              </w:rPr>
              <w:t>ResourceList</w:t>
            </w:r>
            <w:proofErr w:type="spellEnd"/>
            <w:r w:rsidRPr="005C012A">
              <w:rPr>
                <w:rFonts w:eastAsia="SimSun"/>
              </w:rPr>
              <w:t xml:space="preserve"> associated with the current </w:t>
            </w:r>
            <w:proofErr w:type="spellStart"/>
            <w:r w:rsidRPr="005C012A">
              <w:rPr>
                <w:rFonts w:eastAsia="SimSun"/>
              </w:rPr>
              <w:t>SpCell</w:t>
            </w:r>
            <w:proofErr w:type="spellEnd"/>
            <w:r w:rsidRPr="005C012A">
              <w:rPr>
                <w:rFonts w:eastAsia="SimSun"/>
              </w:rPr>
              <w:t xml:space="preserve"> are the entries where PCI (given by </w:t>
            </w:r>
            <w:proofErr w:type="spellStart"/>
            <w:r w:rsidRPr="005C012A">
              <w:rPr>
                <w:rFonts w:eastAsia="SimSun"/>
                <w:i/>
                <w:iCs/>
              </w:rPr>
              <w:t>ltm-CandidatePCI</w:t>
            </w:r>
            <w:proofErr w:type="spellEnd"/>
            <w:r w:rsidRPr="005C012A">
              <w:rPr>
                <w:rFonts w:eastAsia="SimSun"/>
              </w:rPr>
              <w:t xml:space="preserve">) and frequency information (given by </w:t>
            </w:r>
            <w:proofErr w:type="spellStart"/>
            <w:r w:rsidRPr="005C012A">
              <w:rPr>
                <w:rFonts w:eastAsia="SimSun"/>
                <w:i/>
                <w:iCs/>
              </w:rPr>
              <w:t>ssb</w:t>
            </w:r>
            <w:proofErr w:type="spellEnd"/>
            <w:r w:rsidRPr="005C012A">
              <w:rPr>
                <w:rFonts w:eastAsia="SimSun"/>
                <w:i/>
                <w:iCs/>
              </w:rPr>
              <w:t>-Frequency</w:t>
            </w:r>
            <w:r w:rsidRPr="005C012A">
              <w:rPr>
                <w:rFonts w:eastAsia="SimSun"/>
              </w:rPr>
              <w:t xml:space="preserve">) of the candidate cell associated with the </w:t>
            </w:r>
            <w:r w:rsidRPr="005C012A">
              <w:rPr>
                <w:rFonts w:eastAsia="SimSun"/>
                <w:i/>
              </w:rPr>
              <w:t>LTM-</w:t>
            </w:r>
            <w:proofErr w:type="spellStart"/>
            <w:r w:rsidRPr="005C012A">
              <w:rPr>
                <w:rFonts w:eastAsia="SimSun"/>
                <w:i/>
              </w:rPr>
              <w:t>CandidateId</w:t>
            </w:r>
            <w:proofErr w:type="spellEnd"/>
            <w:r w:rsidRPr="005C012A">
              <w:rPr>
                <w:rFonts w:eastAsia="SimSun"/>
              </w:rPr>
              <w:t xml:space="preserve"> (given by the corresponding entry in </w:t>
            </w:r>
            <w:proofErr w:type="spellStart"/>
            <w:r w:rsidRPr="005C012A">
              <w:rPr>
                <w:rFonts w:eastAsia="SimSun"/>
                <w:i/>
                <w:iCs/>
              </w:rPr>
              <w:t>ltm-CandidateIdList</w:t>
            </w:r>
            <w:proofErr w:type="spellEnd"/>
            <w:r w:rsidRPr="005C012A">
              <w:rPr>
                <w:rFonts w:eastAsia="SimSun"/>
              </w:rPr>
              <w:t xml:space="preserve">) is equal to the PCI and </w:t>
            </w:r>
            <w:proofErr w:type="spellStart"/>
            <w:r w:rsidRPr="005C012A">
              <w:rPr>
                <w:rFonts w:eastAsia="SimSun"/>
              </w:rPr>
              <w:t>center</w:t>
            </w:r>
            <w:proofErr w:type="spellEnd"/>
            <w:r w:rsidRPr="005C012A">
              <w:rPr>
                <w:rFonts w:eastAsia="SimSun"/>
              </w:rPr>
              <w:t xml:space="preserve"> frequency of cell-defining SSB of the current </w:t>
            </w:r>
            <w:proofErr w:type="spellStart"/>
            <w:r w:rsidRPr="005C012A">
              <w:rPr>
                <w:rFonts w:eastAsia="SimSun"/>
              </w:rPr>
              <w:t>SpCell</w:t>
            </w:r>
            <w:proofErr w:type="spellEnd"/>
            <w:r w:rsidRPr="005C012A">
              <w:rPr>
                <w:rFonts w:eastAsia="SimSun"/>
              </w:rPr>
              <w:t>.</w:t>
            </w:r>
          </w:p>
          <w:p w14:paraId="58566A5C" w14:textId="77777777" w:rsidR="00015071" w:rsidRPr="00D86987" w:rsidRDefault="00015071" w:rsidP="00262E76">
            <w:pPr>
              <w:jc w:val="center"/>
              <w:rPr>
                <w:rFonts w:eastAsia="MS Mincho"/>
                <w:lang w:val="fi-FI" w:eastAsia="ja-JP"/>
              </w:rPr>
            </w:pPr>
            <w:r>
              <w:rPr>
                <w:rFonts w:eastAsiaTheme="minorEastAsia"/>
                <w:color w:val="EE0000"/>
              </w:rPr>
              <w:t>**unchanged omitted**</w:t>
            </w:r>
          </w:p>
        </w:tc>
      </w:tr>
    </w:tbl>
    <w:p w14:paraId="272260BA" w14:textId="77777777" w:rsidR="00015071" w:rsidRPr="000F0CF6" w:rsidRDefault="00015071" w:rsidP="00015071">
      <w:pPr>
        <w:rPr>
          <w:rFonts w:eastAsia="MS Mincho"/>
          <w:lang w:eastAsia="ja-JP"/>
        </w:rPr>
      </w:pPr>
    </w:p>
    <w:p w14:paraId="7C497C45" w14:textId="77777777" w:rsidR="008648DB" w:rsidRDefault="008648DB" w:rsidP="008648DB"/>
    <w:p w14:paraId="293F091F" w14:textId="77777777" w:rsidR="00EA74C1" w:rsidRPr="008648DB" w:rsidRDefault="00EA74C1" w:rsidP="008648DB"/>
    <w:p w14:paraId="29A53AE2" w14:textId="46EAEF65" w:rsidR="00015071" w:rsidRDefault="00015071" w:rsidP="00015071">
      <w:pPr>
        <w:pStyle w:val="Heading2"/>
      </w:pPr>
      <w:bookmarkStart w:id="145" w:name="_Toc239313219"/>
      <w:r>
        <w:t>Maintenance on UE features</w:t>
      </w:r>
      <w:bookmarkEnd w:id="145"/>
    </w:p>
    <w:p w14:paraId="092CFA8F" w14:textId="77777777" w:rsidR="00015071" w:rsidRDefault="00015071" w:rsidP="00015071">
      <w:pPr>
        <w:rPr>
          <w:rFonts w:eastAsia="DengXian"/>
          <w:i/>
          <w:iCs/>
          <w:lang w:val="en-US" w:eastAsia="zh-CN"/>
        </w:rPr>
      </w:pPr>
      <w:r w:rsidRPr="00FD0278">
        <w:rPr>
          <w:rFonts w:eastAsia="DengXian"/>
          <w:i/>
          <w:iCs/>
          <w:lang w:val="en-US" w:eastAsia="zh-CN"/>
        </w:rPr>
        <w:t>Note</w:t>
      </w:r>
      <w:r w:rsidRPr="00FD0278">
        <w:rPr>
          <w:rFonts w:eastAsia="DengXian" w:hint="eastAsia"/>
          <w:i/>
          <w:iCs/>
          <w:lang w:val="en-US" w:eastAsia="zh-CN"/>
        </w:rPr>
        <w:t>:</w:t>
      </w:r>
      <w:r w:rsidRPr="00FD0278">
        <w:rPr>
          <w:rFonts w:eastAsia="DengXian"/>
          <w:i/>
          <w:iCs/>
          <w:lang w:val="en-US" w:eastAsia="zh-CN"/>
        </w:rPr>
        <w:t xml:space="preserve"> </w:t>
      </w:r>
      <w:r>
        <w:rPr>
          <w:rFonts w:eastAsiaTheme="minorEastAsia" w:hint="eastAsia"/>
          <w:i/>
          <w:iCs/>
          <w:lang w:eastAsia="zh-CN"/>
        </w:rPr>
        <w:t>I</w:t>
      </w:r>
      <w:r w:rsidRPr="00FD0278">
        <w:rPr>
          <w:rFonts w:hint="eastAsia"/>
          <w:bCs/>
          <w:i/>
          <w:iCs/>
        </w:rPr>
        <w:t>ncluding</w:t>
      </w:r>
      <w:r w:rsidRPr="00FD0278">
        <w:rPr>
          <w:rFonts w:eastAsia="DengXian"/>
          <w:i/>
          <w:iCs/>
          <w:lang w:val="en-US" w:eastAsia="zh-CN"/>
        </w:rPr>
        <w:t xml:space="preserve"> </w:t>
      </w:r>
      <w:r w:rsidRPr="00FD0278">
        <w:rPr>
          <w:rFonts w:eastAsia="DengXian" w:hint="eastAsia"/>
          <w:i/>
          <w:iCs/>
          <w:lang w:val="en-US" w:eastAsia="zh-CN"/>
        </w:rPr>
        <w:t>UE Features of Batch A/B/C of RAN1#123.</w:t>
      </w:r>
    </w:p>
    <w:p w14:paraId="1D94FD78" w14:textId="77777777" w:rsidR="00015071" w:rsidRPr="008C490B" w:rsidRDefault="00015071" w:rsidP="00015071">
      <w:pPr>
        <w:pStyle w:val="ListParagraph"/>
        <w:numPr>
          <w:ilvl w:val="0"/>
          <w:numId w:val="95"/>
        </w:numPr>
        <w:overflowPunct/>
        <w:autoSpaceDE/>
        <w:autoSpaceDN/>
        <w:adjustRightInd/>
        <w:spacing w:after="0"/>
        <w:contextualSpacing w:val="0"/>
        <w:textAlignment w:val="auto"/>
        <w:rPr>
          <w:rFonts w:eastAsia="DengXian"/>
          <w:b/>
          <w:i/>
          <w:iCs/>
          <w:color w:val="FF0000"/>
          <w:lang w:eastAsia="zh-CN"/>
        </w:rPr>
      </w:pPr>
      <w:r w:rsidRPr="008C490B">
        <w:rPr>
          <w:rFonts w:eastAsia="DengXian" w:hint="eastAsia"/>
          <w:b/>
          <w:i/>
          <w:iCs/>
          <w:color w:val="FF0000"/>
          <w:lang w:eastAsia="zh-CN"/>
        </w:rPr>
        <w:t xml:space="preserve">Note: </w:t>
      </w:r>
      <w:r w:rsidRPr="008C490B">
        <w:rPr>
          <w:rFonts w:eastAsia="DengXian"/>
          <w:b/>
          <w:i/>
          <w:iCs/>
          <w:color w:val="FF0000"/>
          <w:lang w:eastAsia="zh-CN"/>
        </w:rPr>
        <w:t>For efficient review, please use the following sections in your contribution corresponding to the maintenance issue</w:t>
      </w:r>
      <w:r w:rsidRPr="008C490B">
        <w:rPr>
          <w:rFonts w:eastAsia="DengXian" w:hint="eastAsia"/>
          <w:b/>
          <w:i/>
          <w:iCs/>
          <w:color w:val="FF0000"/>
          <w:lang w:eastAsia="zh-CN"/>
        </w:rPr>
        <w:t>s for Batch A, Batch B and Batch C,</w:t>
      </w:r>
      <w:r w:rsidRPr="008C490B">
        <w:rPr>
          <w:rFonts w:eastAsia="DengXian"/>
          <w:b/>
          <w:i/>
          <w:iCs/>
          <w:color w:val="FF0000"/>
          <w:lang w:eastAsia="zh-CN"/>
        </w:rPr>
        <w:t xml:space="preserve"> if any</w:t>
      </w:r>
      <w:r w:rsidRPr="008C490B">
        <w:rPr>
          <w:rFonts w:eastAsia="DengXian" w:hint="eastAsia"/>
          <w:b/>
          <w:i/>
          <w:iCs/>
          <w:color w:val="FF0000"/>
          <w:lang w:eastAsia="zh-CN"/>
        </w:rPr>
        <w:t xml:space="preserve">. </w:t>
      </w:r>
      <w:r w:rsidRPr="008C490B">
        <w:rPr>
          <w:rFonts w:eastAsia="DengXian"/>
          <w:b/>
          <w:i/>
          <w:iCs/>
          <w:color w:val="FF0000"/>
          <w:lang w:eastAsia="zh-CN"/>
        </w:rPr>
        <w:t xml:space="preserve">Maximum one contribution per </w:t>
      </w:r>
      <w:r w:rsidRPr="008C490B">
        <w:rPr>
          <w:rFonts w:eastAsia="DengXian" w:hint="eastAsia"/>
          <w:b/>
          <w:i/>
          <w:iCs/>
          <w:color w:val="FF0000"/>
          <w:lang w:eastAsia="zh-CN"/>
        </w:rPr>
        <w:t>Batch per</w:t>
      </w:r>
      <w:r w:rsidRPr="008C490B">
        <w:rPr>
          <w:rFonts w:eastAsia="DengXian"/>
          <w:b/>
          <w:i/>
          <w:iCs/>
          <w:color w:val="FF0000"/>
          <w:lang w:eastAsia="zh-CN"/>
        </w:rPr>
        <w:t xml:space="preserve"> company/organization/university</w:t>
      </w:r>
      <w:r w:rsidRPr="008C490B">
        <w:rPr>
          <w:rFonts w:eastAsia="DengXian" w:hint="eastAsia"/>
          <w:b/>
          <w:i/>
          <w:iCs/>
          <w:color w:val="FF0000"/>
          <w:lang w:eastAsia="zh-CN"/>
        </w:rPr>
        <w:t>.</w:t>
      </w:r>
    </w:p>
    <w:p w14:paraId="77CC9CF0" w14:textId="77777777" w:rsidR="00015071" w:rsidRPr="00FD0278" w:rsidRDefault="00015071" w:rsidP="00015071">
      <w:pPr>
        <w:numPr>
          <w:ilvl w:val="0"/>
          <w:numId w:val="101"/>
        </w:numPr>
        <w:rPr>
          <w:rFonts w:eastAsia="DengXian"/>
          <w:i/>
          <w:iCs/>
          <w:lang w:val="en-US" w:eastAsia="zh-CN"/>
        </w:rPr>
      </w:pPr>
      <w:r w:rsidRPr="00FD0278">
        <w:rPr>
          <w:rFonts w:eastAsia="DengXian" w:hint="eastAsia"/>
          <w:i/>
          <w:iCs/>
          <w:lang w:val="en-US" w:eastAsia="zh-CN"/>
        </w:rPr>
        <w:t xml:space="preserve">UE </w:t>
      </w:r>
      <w:r w:rsidRPr="00FD0278">
        <w:rPr>
          <w:rFonts w:eastAsia="DengXian"/>
          <w:i/>
          <w:iCs/>
          <w:lang w:val="en-US" w:eastAsia="zh-CN"/>
        </w:rPr>
        <w:t>features</w:t>
      </w:r>
      <w:r w:rsidRPr="00FD0278">
        <w:rPr>
          <w:rFonts w:eastAsia="DengXian" w:hint="eastAsia"/>
          <w:i/>
          <w:iCs/>
          <w:lang w:val="en-US" w:eastAsia="zh-CN"/>
        </w:rPr>
        <w:t xml:space="preserve"> Batch A</w:t>
      </w:r>
      <w:r w:rsidRPr="00FD0278">
        <w:rPr>
          <w:rFonts w:eastAsia="DengXian"/>
          <w:i/>
          <w:iCs/>
          <w:lang w:val="en-US" w:eastAsia="zh-CN"/>
        </w:rPr>
        <w:t xml:space="preserve"> </w:t>
      </w:r>
      <w:r w:rsidRPr="00FD0278">
        <w:rPr>
          <w:rFonts w:eastAsia="DengXian" w:hint="eastAsia"/>
          <w:i/>
          <w:iCs/>
          <w:lang w:val="en-US" w:eastAsia="zh-CN"/>
        </w:rPr>
        <w:t xml:space="preserve">- </w:t>
      </w:r>
      <w:r w:rsidRPr="00FD0278">
        <w:rPr>
          <w:rFonts w:eastAsia="DengXian"/>
          <w:i/>
          <w:iCs/>
          <w:lang w:val="en-US" w:eastAsia="zh-CN"/>
        </w:rPr>
        <w:t>NTN_Ph3</w:t>
      </w:r>
    </w:p>
    <w:p w14:paraId="7FAD93CD" w14:textId="77777777" w:rsidR="00015071" w:rsidRPr="00FD0278" w:rsidRDefault="00015071" w:rsidP="00015071">
      <w:pPr>
        <w:numPr>
          <w:ilvl w:val="0"/>
          <w:numId w:val="101"/>
        </w:numPr>
        <w:rPr>
          <w:rFonts w:eastAsia="DengXian"/>
          <w:i/>
          <w:iCs/>
          <w:lang w:val="en-US" w:eastAsia="zh-CN"/>
        </w:rPr>
      </w:pPr>
      <w:r w:rsidRPr="00FD0278">
        <w:rPr>
          <w:rFonts w:eastAsia="DengXian" w:hint="eastAsia"/>
          <w:i/>
          <w:iCs/>
          <w:lang w:val="en-US" w:eastAsia="zh-CN"/>
        </w:rPr>
        <w:t xml:space="preserve">UE </w:t>
      </w:r>
      <w:r w:rsidRPr="00FD0278">
        <w:rPr>
          <w:rFonts w:eastAsia="DengXian"/>
          <w:i/>
          <w:iCs/>
          <w:lang w:val="en-US" w:eastAsia="zh-CN"/>
        </w:rPr>
        <w:t>features</w:t>
      </w:r>
      <w:r w:rsidRPr="00FD0278">
        <w:rPr>
          <w:rFonts w:eastAsia="DengXian" w:hint="eastAsia"/>
          <w:i/>
          <w:iCs/>
          <w:lang w:val="en-US" w:eastAsia="zh-CN"/>
        </w:rPr>
        <w:t xml:space="preserve"> Batch A</w:t>
      </w:r>
      <w:r w:rsidRPr="00FD0278">
        <w:rPr>
          <w:rFonts w:eastAsia="DengXian"/>
          <w:i/>
          <w:iCs/>
          <w:lang w:val="en-US" w:eastAsia="zh-CN"/>
        </w:rPr>
        <w:t xml:space="preserve"> </w:t>
      </w:r>
      <w:r w:rsidRPr="00FD0278">
        <w:rPr>
          <w:rFonts w:eastAsia="DengXian" w:hint="eastAsia"/>
          <w:i/>
          <w:iCs/>
          <w:lang w:val="en-US" w:eastAsia="zh-CN"/>
        </w:rPr>
        <w:t xml:space="preserve">- </w:t>
      </w:r>
      <w:r w:rsidRPr="00FD0278">
        <w:rPr>
          <w:rFonts w:eastAsia="DengXian"/>
          <w:i/>
          <w:iCs/>
          <w:lang w:val="en-US" w:eastAsia="zh-CN"/>
        </w:rPr>
        <w:t>IoT_NTN_Ph3</w:t>
      </w:r>
    </w:p>
    <w:p w14:paraId="410C1FFA" w14:textId="77777777" w:rsidR="00015071" w:rsidRPr="00FD0278" w:rsidRDefault="00015071" w:rsidP="00015071">
      <w:pPr>
        <w:numPr>
          <w:ilvl w:val="0"/>
          <w:numId w:val="101"/>
        </w:numPr>
        <w:rPr>
          <w:rFonts w:eastAsia="DengXian"/>
          <w:i/>
          <w:iCs/>
          <w:lang w:val="en-US" w:eastAsia="zh-CN"/>
        </w:rPr>
      </w:pPr>
      <w:r w:rsidRPr="00FD0278">
        <w:rPr>
          <w:rFonts w:eastAsia="DengXian" w:hint="eastAsia"/>
          <w:i/>
          <w:iCs/>
          <w:lang w:val="en-US" w:eastAsia="zh-CN"/>
        </w:rPr>
        <w:t xml:space="preserve">UE </w:t>
      </w:r>
      <w:r w:rsidRPr="00FD0278">
        <w:rPr>
          <w:rFonts w:eastAsia="DengXian"/>
          <w:i/>
          <w:iCs/>
          <w:lang w:val="en-US" w:eastAsia="zh-CN"/>
        </w:rPr>
        <w:t>features</w:t>
      </w:r>
      <w:r w:rsidRPr="00FD0278">
        <w:rPr>
          <w:rFonts w:eastAsia="DengXian" w:hint="eastAsia"/>
          <w:i/>
          <w:iCs/>
          <w:lang w:val="en-US" w:eastAsia="zh-CN"/>
        </w:rPr>
        <w:t xml:space="preserve"> Batch A</w:t>
      </w:r>
      <w:r w:rsidRPr="00FD0278">
        <w:rPr>
          <w:rFonts w:eastAsia="DengXian"/>
          <w:i/>
          <w:iCs/>
          <w:lang w:val="en-US" w:eastAsia="zh-CN"/>
        </w:rPr>
        <w:t xml:space="preserve"> </w:t>
      </w:r>
      <w:r w:rsidRPr="00FD0278">
        <w:rPr>
          <w:rFonts w:eastAsia="DengXian" w:hint="eastAsia"/>
          <w:i/>
          <w:iCs/>
          <w:lang w:val="en-US" w:eastAsia="zh-CN"/>
        </w:rPr>
        <w:t xml:space="preserve">- </w:t>
      </w:r>
      <w:proofErr w:type="spellStart"/>
      <w:r w:rsidRPr="00FD0278">
        <w:rPr>
          <w:rFonts w:eastAsia="DengXian"/>
          <w:i/>
          <w:iCs/>
          <w:lang w:val="en-US" w:eastAsia="zh-CN"/>
        </w:rPr>
        <w:t>IoT_NTN_TDD</w:t>
      </w:r>
      <w:proofErr w:type="spellEnd"/>
    </w:p>
    <w:p w14:paraId="09338115" w14:textId="77777777" w:rsidR="00015071" w:rsidRPr="00FD0278" w:rsidRDefault="00015071" w:rsidP="00015071">
      <w:pPr>
        <w:numPr>
          <w:ilvl w:val="0"/>
          <w:numId w:val="101"/>
        </w:numPr>
        <w:rPr>
          <w:rFonts w:eastAsia="DengXian"/>
          <w:i/>
          <w:iCs/>
          <w:lang w:val="en-US" w:eastAsia="zh-CN"/>
        </w:rPr>
      </w:pPr>
      <w:r w:rsidRPr="00FD0278">
        <w:rPr>
          <w:rFonts w:eastAsia="DengXian" w:hint="eastAsia"/>
          <w:i/>
          <w:iCs/>
          <w:lang w:val="en-US" w:eastAsia="zh-CN"/>
        </w:rPr>
        <w:t xml:space="preserve">UE </w:t>
      </w:r>
      <w:r w:rsidRPr="00FD0278">
        <w:rPr>
          <w:rFonts w:eastAsia="DengXian"/>
          <w:i/>
          <w:iCs/>
          <w:lang w:val="en-US" w:eastAsia="zh-CN"/>
        </w:rPr>
        <w:t>features</w:t>
      </w:r>
      <w:r w:rsidRPr="00FD0278">
        <w:rPr>
          <w:rFonts w:eastAsia="DengXian" w:hint="eastAsia"/>
          <w:i/>
          <w:iCs/>
          <w:lang w:val="en-US" w:eastAsia="zh-CN"/>
        </w:rPr>
        <w:t xml:space="preserve"> Batch A</w:t>
      </w:r>
      <w:r w:rsidRPr="00FD0278">
        <w:rPr>
          <w:rFonts w:eastAsia="DengXian"/>
          <w:i/>
          <w:iCs/>
          <w:lang w:val="en-US" w:eastAsia="zh-CN"/>
        </w:rPr>
        <w:t xml:space="preserve"> </w:t>
      </w:r>
      <w:r w:rsidRPr="00FD0278">
        <w:rPr>
          <w:rFonts w:eastAsia="DengXian" w:hint="eastAsia"/>
          <w:i/>
          <w:iCs/>
          <w:lang w:val="en-US" w:eastAsia="zh-CN"/>
        </w:rPr>
        <w:t xml:space="preserve">- </w:t>
      </w:r>
      <w:r w:rsidRPr="00FD0278">
        <w:rPr>
          <w:rFonts w:eastAsia="DengXian"/>
          <w:i/>
          <w:iCs/>
          <w:lang w:val="en-US" w:eastAsia="zh-CN"/>
        </w:rPr>
        <w:t>TEI19 with [</w:t>
      </w:r>
      <w:proofErr w:type="spellStart"/>
      <w:r w:rsidRPr="00FD0278">
        <w:rPr>
          <w:rFonts w:eastAsia="DengXian"/>
          <w:i/>
          <w:iCs/>
          <w:lang w:val="en-US" w:eastAsia="zh-CN"/>
        </w:rPr>
        <w:t>Common_PDCCH_rep_TN</w:t>
      </w:r>
      <w:proofErr w:type="spellEnd"/>
      <w:r w:rsidRPr="00FD0278">
        <w:rPr>
          <w:rFonts w:eastAsia="DengXian"/>
          <w:i/>
          <w:iCs/>
          <w:lang w:val="en-US" w:eastAsia="zh-CN"/>
        </w:rPr>
        <w:t>]</w:t>
      </w:r>
      <w:r w:rsidRPr="00FD0278">
        <w:rPr>
          <w:rFonts w:eastAsia="DengXian" w:hint="eastAsia"/>
          <w:i/>
          <w:iCs/>
          <w:lang w:val="en-US" w:eastAsia="zh-CN"/>
        </w:rPr>
        <w:t>)</w:t>
      </w:r>
    </w:p>
    <w:p w14:paraId="17EBAC24" w14:textId="77777777" w:rsidR="00015071" w:rsidRPr="00FD0278" w:rsidRDefault="00015071" w:rsidP="00015071">
      <w:pPr>
        <w:ind w:left="720"/>
        <w:rPr>
          <w:rFonts w:eastAsia="DengXian"/>
          <w:i/>
          <w:iCs/>
          <w:lang w:val="en-US" w:eastAsia="zh-CN"/>
        </w:rPr>
      </w:pPr>
    </w:p>
    <w:p w14:paraId="4737ACAE"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B - </w:t>
      </w:r>
      <w:r w:rsidRPr="00FD0278">
        <w:rPr>
          <w:rFonts w:eastAsia="DengXian"/>
          <w:i/>
          <w:iCs/>
          <w:lang w:val="en-US" w:eastAsia="zh-CN"/>
        </w:rPr>
        <w:t xml:space="preserve">UE </w:t>
      </w:r>
      <w:proofErr w:type="spellStart"/>
      <w:r w:rsidRPr="00FD0278">
        <w:rPr>
          <w:rFonts w:eastAsia="DengXian"/>
          <w:i/>
          <w:iCs/>
          <w:lang w:val="en-US" w:eastAsia="zh-CN"/>
        </w:rPr>
        <w:t>NR_duplex_evo</w:t>
      </w:r>
      <w:proofErr w:type="spellEnd"/>
    </w:p>
    <w:p w14:paraId="3DE8739E"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B - </w:t>
      </w:r>
      <w:r w:rsidRPr="00FD0278">
        <w:rPr>
          <w:rFonts w:eastAsia="DengXian"/>
          <w:i/>
          <w:iCs/>
          <w:lang w:val="en-US" w:eastAsia="zh-CN"/>
        </w:rPr>
        <w:t>NR_LPWUS</w:t>
      </w:r>
    </w:p>
    <w:p w14:paraId="19A8372A"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B - XR phase 3 </w:t>
      </w:r>
    </w:p>
    <w:p w14:paraId="6558F3AA"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B - </w:t>
      </w:r>
      <w:r w:rsidRPr="00FD0278">
        <w:rPr>
          <w:rFonts w:eastAsia="DengXian"/>
          <w:i/>
          <w:iCs/>
          <w:lang w:val="en-US" w:eastAsia="zh-CN"/>
        </w:rPr>
        <w:t xml:space="preserve">NR_MC_enh2 </w:t>
      </w:r>
    </w:p>
    <w:p w14:paraId="20889D72"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B - </w:t>
      </w:r>
      <w:r w:rsidRPr="00FD0278">
        <w:rPr>
          <w:rFonts w:eastAsia="DengXian"/>
          <w:i/>
          <w:iCs/>
          <w:lang w:val="en-US" w:eastAsia="zh-CN"/>
        </w:rPr>
        <w:t>NR_LBCA</w:t>
      </w:r>
    </w:p>
    <w:p w14:paraId="340CEC57" w14:textId="77777777" w:rsidR="00015071" w:rsidRPr="00FD0278" w:rsidRDefault="00015071" w:rsidP="00015071">
      <w:pPr>
        <w:ind w:left="720"/>
        <w:rPr>
          <w:rFonts w:eastAsia="DengXian"/>
          <w:i/>
          <w:iCs/>
          <w:lang w:val="en-US" w:eastAsia="zh-CN"/>
        </w:rPr>
      </w:pPr>
    </w:p>
    <w:p w14:paraId="6ED39BD8"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C -</w:t>
      </w:r>
      <w:r w:rsidRPr="00FD0278">
        <w:rPr>
          <w:rFonts w:eastAsia="DengXian"/>
          <w:i/>
          <w:iCs/>
          <w:lang w:val="en-US" w:eastAsia="zh-CN"/>
        </w:rPr>
        <w:t xml:space="preserve"> </w:t>
      </w:r>
      <w:proofErr w:type="spellStart"/>
      <w:r w:rsidRPr="00FD0278">
        <w:rPr>
          <w:rFonts w:eastAsia="DengXian"/>
          <w:i/>
          <w:iCs/>
          <w:lang w:val="en-US" w:eastAsia="zh-CN"/>
        </w:rPr>
        <w:t>NR_AIML_air</w:t>
      </w:r>
      <w:proofErr w:type="spellEnd"/>
    </w:p>
    <w:p w14:paraId="470EB04B"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C -</w:t>
      </w:r>
      <w:r w:rsidRPr="00FD0278">
        <w:rPr>
          <w:rFonts w:eastAsia="DengXian"/>
          <w:i/>
          <w:iCs/>
          <w:lang w:val="en-US" w:eastAsia="zh-CN"/>
        </w:rPr>
        <w:t xml:space="preserve"> NR_MIMO_Ph5</w:t>
      </w:r>
    </w:p>
    <w:p w14:paraId="198E0CC8"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C - </w:t>
      </w:r>
      <w:proofErr w:type="spellStart"/>
      <w:r w:rsidRPr="00FD0278">
        <w:rPr>
          <w:rFonts w:eastAsia="DengXian"/>
          <w:i/>
          <w:iCs/>
          <w:lang w:val="en-US" w:eastAsia="zh-CN"/>
        </w:rPr>
        <w:t>Netw_Energy_NR_enh</w:t>
      </w:r>
      <w:proofErr w:type="spellEnd"/>
    </w:p>
    <w:p w14:paraId="798D1ED5"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C - </w:t>
      </w:r>
      <w:r w:rsidRPr="00FD0278">
        <w:rPr>
          <w:rFonts w:eastAsia="DengXian"/>
          <w:i/>
          <w:iCs/>
          <w:lang w:val="en-US" w:eastAsia="zh-CN"/>
        </w:rPr>
        <w:t>NR_Mob_Ph4</w:t>
      </w:r>
    </w:p>
    <w:p w14:paraId="35E4CAD7"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C - </w:t>
      </w:r>
      <w:r w:rsidRPr="00FD0278">
        <w:rPr>
          <w:rFonts w:eastAsia="DengXian"/>
          <w:i/>
          <w:iCs/>
          <w:lang w:val="en-US" w:eastAsia="zh-CN"/>
        </w:rPr>
        <w:t>LTE_terr_bcast_Ph2</w:t>
      </w:r>
    </w:p>
    <w:p w14:paraId="25465E84" w14:textId="77777777" w:rsidR="00015071" w:rsidRPr="00FD0278" w:rsidRDefault="00015071" w:rsidP="00015071">
      <w:pPr>
        <w:numPr>
          <w:ilvl w:val="0"/>
          <w:numId w:val="101"/>
        </w:numPr>
        <w:rPr>
          <w:rFonts w:eastAsia="DengXian"/>
          <w:i/>
          <w:iCs/>
          <w:lang w:val="en-US" w:eastAsia="zh-CN"/>
        </w:rPr>
      </w:pPr>
      <w:r w:rsidRPr="00FD0278">
        <w:rPr>
          <w:rFonts w:eastAsia="DengXian"/>
          <w:i/>
          <w:iCs/>
          <w:lang w:val="en-US" w:eastAsia="zh-CN"/>
        </w:rPr>
        <w:t xml:space="preserve">UE features </w:t>
      </w:r>
      <w:r w:rsidRPr="00FD0278">
        <w:rPr>
          <w:rFonts w:eastAsia="DengXian" w:hint="eastAsia"/>
          <w:i/>
          <w:iCs/>
          <w:lang w:val="en-US" w:eastAsia="zh-CN"/>
        </w:rPr>
        <w:t>Batch</w:t>
      </w:r>
      <w:r w:rsidRPr="00FD0278">
        <w:rPr>
          <w:rFonts w:eastAsia="DengXian"/>
          <w:i/>
          <w:iCs/>
          <w:lang w:val="en-US" w:eastAsia="zh-CN"/>
        </w:rPr>
        <w:t xml:space="preserve"> </w:t>
      </w:r>
      <w:r w:rsidRPr="00FD0278">
        <w:rPr>
          <w:rFonts w:eastAsia="DengXian" w:hint="eastAsia"/>
          <w:i/>
          <w:iCs/>
          <w:lang w:val="en-US" w:eastAsia="zh-CN"/>
        </w:rPr>
        <w:t xml:space="preserve">C - </w:t>
      </w:r>
      <w:r w:rsidRPr="00FD0278">
        <w:rPr>
          <w:rFonts w:eastAsia="DengXian"/>
          <w:i/>
          <w:iCs/>
          <w:lang w:val="en-US" w:eastAsia="zh-CN"/>
        </w:rPr>
        <w:t>TEI19 with other than [</w:t>
      </w:r>
      <w:proofErr w:type="spellStart"/>
      <w:r w:rsidRPr="00FD0278">
        <w:rPr>
          <w:rFonts w:eastAsia="DengXian"/>
          <w:i/>
          <w:iCs/>
          <w:lang w:val="en-US" w:eastAsia="zh-CN"/>
        </w:rPr>
        <w:t>Common_PDCCH_rep_TN</w:t>
      </w:r>
      <w:proofErr w:type="spellEnd"/>
      <w:r w:rsidRPr="00FD0278">
        <w:rPr>
          <w:rFonts w:eastAsia="DengXian"/>
          <w:i/>
          <w:iCs/>
          <w:lang w:val="en-US" w:eastAsia="zh-CN"/>
        </w:rPr>
        <w:t>]</w:t>
      </w:r>
    </w:p>
    <w:p w14:paraId="17A4C193" w14:textId="77777777" w:rsidR="00015071" w:rsidRDefault="00015071" w:rsidP="00015071">
      <w:pPr>
        <w:rPr>
          <w:rFonts w:eastAsia="DengXian"/>
          <w:b/>
          <w:i/>
          <w:iCs/>
          <w:color w:val="FF0000"/>
          <w:lang w:val="en-US" w:eastAsia="zh-CN"/>
        </w:rPr>
      </w:pPr>
    </w:p>
    <w:p w14:paraId="26A2F327" w14:textId="0692E896" w:rsidR="00015071" w:rsidRPr="00015071" w:rsidRDefault="00015071" w:rsidP="00015071">
      <w:pPr>
        <w:rPr>
          <w:rFonts w:eastAsiaTheme="minorEastAsia"/>
          <w:bCs/>
          <w:lang w:eastAsia="zh-CN"/>
        </w:rPr>
      </w:pPr>
      <w:r w:rsidRPr="00015071">
        <w:rPr>
          <w:rFonts w:eastAsiaTheme="minorEastAsia"/>
          <w:bCs/>
          <w:lang w:eastAsia="zh-CN"/>
        </w:rPr>
        <w:t>No</w:t>
      </w:r>
      <w:r>
        <w:rPr>
          <w:rFonts w:eastAsiaTheme="minorEastAsia"/>
          <w:bCs/>
          <w:lang w:eastAsia="zh-CN"/>
        </w:rPr>
        <w:t xml:space="preserve"> contribution were submitted to this agenda item.</w:t>
      </w:r>
    </w:p>
    <w:p w14:paraId="0C43759A" w14:textId="77777777" w:rsidR="00015071" w:rsidRPr="00015071" w:rsidRDefault="00015071" w:rsidP="00015071"/>
    <w:p w14:paraId="500A08B8" w14:textId="0D82EDD7" w:rsidR="0013532B" w:rsidRDefault="0013532B" w:rsidP="00015071">
      <w:pPr>
        <w:pStyle w:val="Heading1"/>
      </w:pPr>
      <w:bookmarkStart w:id="146" w:name="_Toc239313220"/>
      <w:r>
        <w:t>Release 20 NR</w:t>
      </w:r>
      <w:bookmarkEnd w:id="146"/>
    </w:p>
    <w:p w14:paraId="3CBCBE12" w14:textId="02BDAC64" w:rsidR="0013532B" w:rsidRPr="0013532B" w:rsidRDefault="0013532B" w:rsidP="0013532B">
      <w:pPr>
        <w:rPr>
          <w:rFonts w:eastAsia="DengXian"/>
          <w:lang w:eastAsia="zh-CN"/>
        </w:rPr>
      </w:pPr>
      <w:r w:rsidRPr="00FD0278">
        <w:rPr>
          <w:b/>
          <w:i/>
          <w:iCs/>
          <w:color w:val="FF0000"/>
        </w:rPr>
        <w:t>The maximum number of contributions per company/organization/university is limited to 1 per agenda item unless stated otherwise.</w:t>
      </w:r>
    </w:p>
    <w:p w14:paraId="743E77AE" w14:textId="5C09A219" w:rsidR="0013532B" w:rsidRDefault="0013532B" w:rsidP="0013532B">
      <w:pPr>
        <w:pStyle w:val="Heading2"/>
        <w:rPr>
          <w:rFonts w:eastAsia="DengXian"/>
          <w:color w:val="000000"/>
          <w:lang w:val="en-US" w:eastAsia="zh-CN"/>
        </w:rPr>
      </w:pPr>
      <w:bookmarkStart w:id="147" w:name="_Toc239313221"/>
      <w:r w:rsidRPr="00FD0278">
        <w:rPr>
          <w:rFonts w:eastAsia="DengXian"/>
          <w:color w:val="000000"/>
          <w:lang w:val="en-US" w:eastAsia="zh-CN"/>
        </w:rPr>
        <w:t>Artificial Intelligence (AI)/Machine</w:t>
      </w:r>
      <w:r>
        <w:rPr>
          <w:rFonts w:eastAsia="DengXian"/>
          <w:color w:val="000000"/>
          <w:lang w:val="en-US" w:eastAsia="zh-CN"/>
        </w:rPr>
        <w:t xml:space="preserve"> </w:t>
      </w:r>
      <w:r w:rsidRPr="00FD0278">
        <w:rPr>
          <w:rFonts w:eastAsia="DengXian"/>
          <w:color w:val="000000"/>
          <w:lang w:val="en-US" w:eastAsia="zh-CN"/>
        </w:rPr>
        <w:t>Learning (ML) for NR air interface enhancements</w:t>
      </w:r>
      <w:bookmarkEnd w:id="147"/>
    </w:p>
    <w:p w14:paraId="3B8215DA" w14:textId="77777777" w:rsidR="0013532B" w:rsidRPr="00FD0278" w:rsidRDefault="0013532B" w:rsidP="0013532B">
      <w:pPr>
        <w:rPr>
          <w:rFonts w:eastAsiaTheme="minorEastAsia"/>
          <w:i/>
          <w:iCs/>
          <w:lang w:eastAsia="zh-CN"/>
        </w:rPr>
      </w:pPr>
      <w:r w:rsidRPr="00FD0278">
        <w:rPr>
          <w:i/>
          <w:iCs/>
        </w:rPr>
        <w:t>Please refer to RP-2</w:t>
      </w:r>
      <w:r w:rsidRPr="00FD0278">
        <w:rPr>
          <w:rFonts w:eastAsia="DengXian" w:hint="eastAsia"/>
          <w:i/>
          <w:iCs/>
          <w:lang w:eastAsia="zh-CN"/>
        </w:rPr>
        <w:t>60511</w:t>
      </w:r>
      <w:r w:rsidRPr="00FD0278">
        <w:rPr>
          <w:i/>
          <w:iCs/>
        </w:rPr>
        <w:t xml:space="preserve"> for detailed scope of the WI. </w:t>
      </w:r>
    </w:p>
    <w:p w14:paraId="088D25D0" w14:textId="77777777" w:rsidR="0013532B" w:rsidRDefault="0013532B" w:rsidP="0013532B">
      <w:pPr>
        <w:rPr>
          <w:rFonts w:eastAsiaTheme="minorEastAsia"/>
          <w:i/>
          <w:iCs/>
          <w:lang w:eastAsia="zh-CN"/>
        </w:rPr>
      </w:pPr>
    </w:p>
    <w:p w14:paraId="29F05955" w14:textId="77777777" w:rsidR="0013532B" w:rsidRDefault="0013532B" w:rsidP="0013532B">
      <w:pPr>
        <w:rPr>
          <w:rFonts w:eastAsiaTheme="minorEastAsia"/>
          <w:i/>
          <w:iCs/>
          <w:lang w:val="en-US" w:eastAsia="zh-CN"/>
        </w:rPr>
      </w:pPr>
    </w:p>
    <w:p w14:paraId="39E1FE9F" w14:textId="0EE1F9B6" w:rsidR="0013532B" w:rsidRPr="006C13FC" w:rsidRDefault="00C62C50" w:rsidP="0013532B">
      <w:pPr>
        <w:rPr>
          <w:rFonts w:eastAsia="DengXian"/>
          <w:b/>
          <w:bCs/>
          <w:lang w:eastAsia="zh-CN"/>
        </w:rPr>
      </w:pPr>
      <w:hyperlink r:id="rId260" w:history="1">
        <w:r w:rsidRPr="006C13FC">
          <w:rPr>
            <w:rStyle w:val="Hyperlink"/>
            <w:rFonts w:eastAsia="DengXian"/>
            <w:b/>
            <w:bCs/>
            <w:lang w:eastAsia="zh-CN"/>
          </w:rPr>
          <w:t>R1-2606756</w:t>
        </w:r>
      </w:hyperlink>
      <w:r w:rsidR="0013532B" w:rsidRPr="006C13FC">
        <w:rPr>
          <w:rFonts w:eastAsia="DengXian"/>
          <w:b/>
          <w:bCs/>
          <w:lang w:eastAsia="zh-CN"/>
        </w:rPr>
        <w:tab/>
        <w:t>Session Notes of AI 9.</w:t>
      </w:r>
      <w:r w:rsidR="0013532B" w:rsidRPr="006C13FC">
        <w:rPr>
          <w:rFonts w:eastAsia="DengXian" w:hint="eastAsia"/>
          <w:b/>
          <w:bCs/>
          <w:lang w:eastAsia="zh-CN"/>
        </w:rPr>
        <w:t>1</w:t>
      </w:r>
      <w:r w:rsidR="0013532B" w:rsidRPr="006C13FC">
        <w:rPr>
          <w:rFonts w:eastAsia="DengXian"/>
          <w:b/>
          <w:bCs/>
          <w:lang w:eastAsia="zh-CN"/>
        </w:rPr>
        <w:tab/>
        <w:t>Ad-Hoc Chair (Ericsson)</w:t>
      </w:r>
    </w:p>
    <w:p w14:paraId="2DF1E5AA" w14:textId="6965F590" w:rsidR="0013532B" w:rsidRPr="006C13FC" w:rsidRDefault="006C13FC" w:rsidP="0013532B">
      <w:pPr>
        <w:rPr>
          <w:rFonts w:eastAsiaTheme="minorEastAsia"/>
          <w:lang w:eastAsia="zh-CN"/>
        </w:rPr>
      </w:pPr>
      <w:r w:rsidRPr="006C13FC">
        <w:rPr>
          <w:rFonts w:eastAsiaTheme="minorEastAsia"/>
          <w:b/>
          <w:bCs/>
          <w:lang w:eastAsia="zh-CN"/>
        </w:rPr>
        <w:t>Friday decision:</w:t>
      </w:r>
      <w:r w:rsidRPr="006C13FC">
        <w:rPr>
          <w:rFonts w:eastAsiaTheme="minorEastAsia"/>
          <w:lang w:eastAsia="zh-CN"/>
        </w:rPr>
        <w:t xml:space="preserve"> The session notes are endorsed and contents reflected below</w:t>
      </w:r>
    </w:p>
    <w:p w14:paraId="2C629320" w14:textId="022494B7" w:rsidR="0013532B" w:rsidRPr="0013532B" w:rsidRDefault="0013532B" w:rsidP="0013532B">
      <w:pPr>
        <w:ind w:left="1440" w:hanging="1440"/>
        <w:rPr>
          <w:rFonts w:ascii="Times New Roman" w:eastAsiaTheme="minorEastAsia" w:hAnsi="Times New Roman"/>
          <w:lang w:eastAsia="zh-CN"/>
        </w:rPr>
      </w:pPr>
    </w:p>
    <w:p w14:paraId="050E6622" w14:textId="77777777" w:rsidR="006C13FC" w:rsidRPr="006C13FC" w:rsidRDefault="006C13FC" w:rsidP="006C13FC">
      <w:pPr>
        <w:rPr>
          <w:rFonts w:eastAsiaTheme="minorEastAsia"/>
          <w:lang w:val="fr-FR" w:eastAsia="zh-CN"/>
        </w:rPr>
      </w:pPr>
      <w:r w:rsidRPr="006C13FC">
        <w:rPr>
          <w:rFonts w:eastAsiaTheme="minorEastAsia"/>
          <w:lang w:val="fr-FR" w:eastAsia="zh-CN"/>
        </w:rPr>
        <w:t>[12</w:t>
      </w:r>
      <w:r w:rsidRPr="006C13FC">
        <w:rPr>
          <w:rFonts w:eastAsiaTheme="minorEastAsia" w:hint="eastAsia"/>
          <w:lang w:val="fr-FR" w:eastAsia="zh-CN"/>
        </w:rPr>
        <w:t>6</w:t>
      </w:r>
      <w:r w:rsidRPr="006C13FC">
        <w:rPr>
          <w:rFonts w:eastAsiaTheme="minorEastAsia"/>
          <w:lang w:val="fr-FR" w:eastAsia="zh-CN"/>
        </w:rPr>
        <w:t xml:space="preserve">-R20-AI/ML] </w:t>
      </w:r>
      <w:proofErr w:type="spellStart"/>
      <w:r w:rsidRPr="006C13FC">
        <w:rPr>
          <w:rFonts w:eastAsiaTheme="minorEastAsia"/>
          <w:lang w:val="fr-FR" w:eastAsia="zh-CN"/>
        </w:rPr>
        <w:t>Ema</w:t>
      </w:r>
      <w:r w:rsidRPr="006C13FC">
        <w:rPr>
          <w:rFonts w:eastAsiaTheme="minorEastAsia" w:hint="eastAsia"/>
          <w:lang w:val="fr-FR" w:eastAsia="zh-CN"/>
        </w:rPr>
        <w:t>-</w:t>
      </w:r>
      <w:r w:rsidRPr="006C13FC">
        <w:rPr>
          <w:rFonts w:eastAsiaTheme="minorEastAsia"/>
          <w:lang w:val="fr-FR" w:eastAsia="zh-CN"/>
        </w:rPr>
        <w:t>il</w:t>
      </w:r>
      <w:proofErr w:type="spellEnd"/>
      <w:r w:rsidRPr="006C13FC">
        <w:rPr>
          <w:rFonts w:eastAsiaTheme="minorEastAsia"/>
          <w:lang w:val="fr-FR" w:eastAsia="zh-CN"/>
        </w:rPr>
        <w:t xml:space="preserve"> discussion on Rel-20 AI/ML – Chenxi (Qualcomm)</w:t>
      </w:r>
    </w:p>
    <w:p w14:paraId="1470E36C" w14:textId="77777777" w:rsidR="006C13FC" w:rsidRPr="006C13FC" w:rsidRDefault="006C13FC">
      <w:pPr>
        <w:pStyle w:val="ListParagraph"/>
        <w:numPr>
          <w:ilvl w:val="0"/>
          <w:numId w:val="281"/>
        </w:numPr>
        <w:rPr>
          <w:rFonts w:eastAsiaTheme="minorEastAsia"/>
          <w:lang w:val="en-US" w:eastAsia="zh-CN"/>
        </w:rPr>
      </w:pPr>
      <w:r w:rsidRPr="006C13FC">
        <w:rPr>
          <w:rFonts w:eastAsiaTheme="minorEastAsia"/>
          <w:lang w:eastAsia="zh-CN"/>
        </w:rPr>
        <w:t xml:space="preserve">To be used for sharing updates on online/offline schedule, details on what is to be discussed in online/offline sessions, </w:t>
      </w:r>
      <w:proofErr w:type="spellStart"/>
      <w:r w:rsidRPr="006C13FC">
        <w:rPr>
          <w:rFonts w:eastAsiaTheme="minorEastAsia"/>
          <w:lang w:eastAsia="zh-CN"/>
        </w:rPr>
        <w:t>tdoc</w:t>
      </w:r>
      <w:proofErr w:type="spellEnd"/>
      <w:r w:rsidRPr="006C13FC">
        <w:rPr>
          <w:rFonts w:eastAsiaTheme="minorEastAsia"/>
          <w:lang w:eastAsia="zh-CN"/>
        </w:rPr>
        <w:t xml:space="preserve"> number of the moderator summary for online session, etc</w:t>
      </w:r>
    </w:p>
    <w:p w14:paraId="0C01C8D4" w14:textId="77777777" w:rsidR="0013532B" w:rsidRPr="0013532B" w:rsidRDefault="0013532B" w:rsidP="0013532B">
      <w:pPr>
        <w:rPr>
          <w:lang w:val="en-US" w:eastAsia="zh-CN"/>
        </w:rPr>
      </w:pPr>
    </w:p>
    <w:p w14:paraId="122DBB28" w14:textId="117D30FA" w:rsidR="0013532B" w:rsidRDefault="0013532B" w:rsidP="0013532B">
      <w:pPr>
        <w:pStyle w:val="Heading3"/>
        <w:rPr>
          <w:lang w:val="en-US"/>
        </w:rPr>
      </w:pPr>
      <w:bookmarkStart w:id="148" w:name="_Toc239313222"/>
      <w:r>
        <w:t>CSI</w:t>
      </w:r>
      <w:r w:rsidRPr="0013532B">
        <w:rPr>
          <w:lang w:val="en-US"/>
        </w:rPr>
        <w:t xml:space="preserve"> </w:t>
      </w:r>
      <w:r w:rsidRPr="00FD0278">
        <w:rPr>
          <w:lang w:val="en-US"/>
        </w:rPr>
        <w:t>spatial/frequency compression without temporal aspects (“Case 0”)</w:t>
      </w:r>
      <w:bookmarkEnd w:id="148"/>
    </w:p>
    <w:p w14:paraId="112F4F69" w14:textId="77777777" w:rsidR="0013532B" w:rsidRPr="00FD0278" w:rsidRDefault="0013532B" w:rsidP="0013532B">
      <w:pPr>
        <w:rPr>
          <w:rFonts w:eastAsia="DengXian"/>
          <w:i/>
          <w:iCs/>
          <w:lang w:eastAsia="zh-CN"/>
        </w:rPr>
      </w:pPr>
      <w:r w:rsidRPr="00FD0278">
        <w:rPr>
          <w:rFonts w:hint="eastAsia"/>
          <w:i/>
          <w:iCs/>
        </w:rPr>
        <w:t xml:space="preserve">Including </w:t>
      </w:r>
      <w:r w:rsidRPr="00FD0278">
        <w:rPr>
          <w:i/>
          <w:iCs/>
        </w:rPr>
        <w:t>target CSI type, measurement and report configuration, CQI RI determination, payload determination, quantization configuration codebook</w:t>
      </w:r>
      <w:r w:rsidRPr="00FD0278">
        <w:rPr>
          <w:rFonts w:eastAsia="DengXian" w:hint="eastAsia"/>
          <w:i/>
          <w:iCs/>
          <w:lang w:eastAsia="zh-CN"/>
        </w:rPr>
        <w:t xml:space="preserve">, </w:t>
      </w:r>
      <w:r w:rsidRPr="00FD0278">
        <w:rPr>
          <w:i/>
          <w:iCs/>
        </w:rPr>
        <w:t>UCI mapping, CSI processing criteria and timeline, priority rules for CSI reports</w:t>
      </w:r>
      <w:r w:rsidRPr="00FD0278">
        <w:rPr>
          <w:rFonts w:eastAsia="DengXian" w:hint="eastAsia"/>
          <w:i/>
          <w:iCs/>
          <w:lang w:eastAsia="zh-CN"/>
        </w:rPr>
        <w:t xml:space="preserve">, as well as NW </w:t>
      </w:r>
      <w:r w:rsidRPr="00FD0278">
        <w:rPr>
          <w:rFonts w:hint="eastAsia"/>
          <w:i/>
          <w:iCs/>
        </w:rPr>
        <w:t xml:space="preserve">data </w:t>
      </w:r>
      <w:r w:rsidRPr="00FD0278">
        <w:rPr>
          <w:i/>
          <w:iCs/>
        </w:rPr>
        <w:t>collection</w:t>
      </w:r>
      <w:r w:rsidRPr="00FD0278">
        <w:rPr>
          <w:rFonts w:hint="eastAsia"/>
          <w:i/>
          <w:iCs/>
        </w:rPr>
        <w:t xml:space="preserve"> for training, and performance monitoring.</w:t>
      </w:r>
    </w:p>
    <w:p w14:paraId="5F063833" w14:textId="77777777" w:rsidR="0013532B" w:rsidRPr="00FD0278" w:rsidRDefault="0013532B" w:rsidP="0013532B">
      <w:pPr>
        <w:rPr>
          <w:rFonts w:ascii="Times New Roman" w:eastAsia="DengXian" w:hAnsi="Times New Roman"/>
          <w:lang w:eastAsia="zh-CN"/>
        </w:rPr>
      </w:pPr>
    </w:p>
    <w:p w14:paraId="0CA6DA31" w14:textId="492ADADB" w:rsidR="0013532B" w:rsidRDefault="00C62C50" w:rsidP="0013532B">
      <w:hyperlink r:id="rId261" w:history="1">
        <w:r>
          <w:rPr>
            <w:rStyle w:val="Hyperlink"/>
            <w:rFonts w:ascii="Times New Roman" w:eastAsia="Times New Roman" w:hAnsi="Times New Roman"/>
          </w:rPr>
          <w:t>R1-2605209</w:t>
        </w:r>
      </w:hyperlink>
      <w:r w:rsidR="0013532B">
        <w:rPr>
          <w:rFonts w:ascii="Times New Roman" w:eastAsia="Times New Roman" w:hAnsi="Times New Roman"/>
        </w:rPr>
        <w:tab/>
        <w:t>Discussion on CSI spatial/frequency compression without temporal aspects (“Case 0”)</w:t>
      </w:r>
      <w:r w:rsidR="0013532B">
        <w:rPr>
          <w:rFonts w:ascii="Times New Roman" w:eastAsiaTheme="minorEastAsia" w:hAnsi="Times New Roman"/>
          <w:lang w:eastAsia="zh-CN"/>
        </w:rPr>
        <w:tab/>
      </w:r>
      <w:r w:rsidR="0013532B">
        <w:rPr>
          <w:rFonts w:ascii="Times New Roman" w:eastAsiaTheme="minorEastAsia" w:hAnsi="Times New Roman"/>
          <w:lang w:eastAsia="zh-CN"/>
        </w:rPr>
        <w:tab/>
      </w:r>
      <w:r w:rsidR="0013532B">
        <w:rPr>
          <w:rFonts w:ascii="Times New Roman" w:eastAsiaTheme="minorEastAsia" w:hAnsi="Times New Roman"/>
          <w:lang w:eastAsia="zh-CN"/>
        </w:rPr>
        <w:tab/>
      </w:r>
      <w:r w:rsidR="0013532B">
        <w:rPr>
          <w:rFonts w:ascii="Times New Roman" w:eastAsia="Times New Roman" w:hAnsi="Times New Roman"/>
        </w:rPr>
        <w:tab/>
        <w:t>FUTUREWEI</w:t>
      </w:r>
    </w:p>
    <w:p w14:paraId="780D3F39" w14:textId="3B8FDE4C" w:rsidR="0013532B" w:rsidRDefault="00C62C50" w:rsidP="0013532B">
      <w:hyperlink r:id="rId262" w:history="1">
        <w:r>
          <w:rPr>
            <w:rStyle w:val="Hyperlink"/>
            <w:rFonts w:ascii="Times New Roman" w:eastAsia="Times New Roman" w:hAnsi="Times New Roman"/>
          </w:rPr>
          <w:t>R1-2605243</w:t>
        </w:r>
      </w:hyperlink>
      <w:r w:rsidR="0013532B">
        <w:rPr>
          <w:rFonts w:ascii="Times New Roman" w:eastAsia="Times New Roman" w:hAnsi="Times New Roman"/>
        </w:rPr>
        <w:tab/>
        <w:t>Discussion on AIML for CSI  compression</w:t>
      </w:r>
      <w:r w:rsidR="0013532B">
        <w:rPr>
          <w:rFonts w:ascii="Times New Roman" w:eastAsia="Times New Roman" w:hAnsi="Times New Roman"/>
        </w:rPr>
        <w:tab/>
      </w:r>
      <w:proofErr w:type="spellStart"/>
      <w:r w:rsidR="0013532B">
        <w:rPr>
          <w:rFonts w:ascii="Times New Roman" w:eastAsia="Times New Roman" w:hAnsi="Times New Roman"/>
        </w:rPr>
        <w:t>Spreadtrum</w:t>
      </w:r>
      <w:proofErr w:type="spellEnd"/>
      <w:r w:rsidR="0013532B">
        <w:rPr>
          <w:rFonts w:ascii="Times New Roman" w:eastAsia="Times New Roman" w:hAnsi="Times New Roman"/>
        </w:rPr>
        <w:t>, UNISOC</w:t>
      </w:r>
    </w:p>
    <w:p w14:paraId="2F3F5B1B" w14:textId="450EDFC3" w:rsidR="0013532B" w:rsidRDefault="00C62C50" w:rsidP="0013532B">
      <w:hyperlink r:id="rId263" w:history="1">
        <w:r>
          <w:rPr>
            <w:rStyle w:val="Hyperlink"/>
            <w:rFonts w:ascii="Times New Roman" w:eastAsia="Times New Roman" w:hAnsi="Times New Roman"/>
          </w:rPr>
          <w:t>R1-2605284</w:t>
        </w:r>
      </w:hyperlink>
      <w:r w:rsidR="0013532B">
        <w:rPr>
          <w:rFonts w:ascii="Times New Roman" w:eastAsia="Times New Roman" w:hAnsi="Times New Roman"/>
        </w:rPr>
        <w:tab/>
        <w:t>Discussion on Inference related aspects for CSI compression</w:t>
      </w:r>
      <w:r w:rsidR="0013532B">
        <w:rPr>
          <w:rFonts w:ascii="Times New Roman" w:eastAsia="Times New Roman" w:hAnsi="Times New Roman"/>
        </w:rPr>
        <w:tab/>
        <w:t xml:space="preserve">Huawei, </w:t>
      </w:r>
      <w:proofErr w:type="spellStart"/>
      <w:r w:rsidR="0013532B">
        <w:rPr>
          <w:rFonts w:ascii="Times New Roman" w:eastAsia="Times New Roman" w:hAnsi="Times New Roman"/>
        </w:rPr>
        <w:t>HiSilicon</w:t>
      </w:r>
      <w:proofErr w:type="spellEnd"/>
    </w:p>
    <w:p w14:paraId="2C96D5C7" w14:textId="4911FD72" w:rsidR="0013532B" w:rsidRDefault="00C62C50" w:rsidP="0013532B">
      <w:hyperlink r:id="rId264" w:history="1">
        <w:r>
          <w:rPr>
            <w:rStyle w:val="Hyperlink"/>
            <w:rFonts w:ascii="Times New Roman" w:eastAsia="Times New Roman" w:hAnsi="Times New Roman"/>
          </w:rPr>
          <w:t>R1-2605324</w:t>
        </w:r>
      </w:hyperlink>
      <w:r w:rsidR="0013532B">
        <w:rPr>
          <w:rFonts w:ascii="Times New Roman" w:eastAsia="Times New Roman" w:hAnsi="Times New Roman"/>
        </w:rPr>
        <w:tab/>
        <w:t>CSI spatial/frequency compression without temporal aspects (“Case 0”)</w:t>
      </w:r>
      <w:r w:rsidR="0013532B">
        <w:rPr>
          <w:rFonts w:ascii="Times New Roman" w:eastAsia="Times New Roman" w:hAnsi="Times New Roman"/>
        </w:rPr>
        <w:tab/>
        <w:t>MediaTek Inc.</w:t>
      </w:r>
    </w:p>
    <w:p w14:paraId="31940B43" w14:textId="791F06A9" w:rsidR="0013532B" w:rsidRDefault="00C62C50" w:rsidP="0013532B">
      <w:pPr>
        <w:ind w:left="1440" w:hanging="1440"/>
      </w:pPr>
      <w:hyperlink r:id="rId265" w:history="1">
        <w:r>
          <w:rPr>
            <w:rStyle w:val="Hyperlink"/>
            <w:rFonts w:ascii="Times New Roman" w:eastAsia="Times New Roman" w:hAnsi="Times New Roman"/>
          </w:rPr>
          <w:t>R1-2605410</w:t>
        </w:r>
      </w:hyperlink>
      <w:r w:rsidR="0013532B">
        <w:rPr>
          <w:rFonts w:ascii="Times New Roman" w:eastAsia="Times New Roman" w:hAnsi="Times New Roman"/>
        </w:rPr>
        <w:tab/>
        <w:t>Discussion on inference, data collection, and monitoring related aspects for CSI compression</w:t>
      </w:r>
      <w:r w:rsidR="0013532B">
        <w:rPr>
          <w:rFonts w:ascii="Times New Roman" w:eastAsia="Times New Roman" w:hAnsi="Times New Roman"/>
        </w:rPr>
        <w:tab/>
        <w:t>KT Corp.</w:t>
      </w:r>
    </w:p>
    <w:p w14:paraId="1780C642" w14:textId="2418DCBB" w:rsidR="0013532B" w:rsidRDefault="00C62C50" w:rsidP="0013532B">
      <w:pPr>
        <w:ind w:left="1440" w:hanging="1440"/>
      </w:pPr>
      <w:hyperlink r:id="rId266" w:history="1">
        <w:r>
          <w:rPr>
            <w:rStyle w:val="Hyperlink"/>
            <w:rFonts w:ascii="Times New Roman" w:eastAsia="Times New Roman" w:hAnsi="Times New Roman"/>
          </w:rPr>
          <w:t>R1-2605416</w:t>
        </w:r>
      </w:hyperlink>
      <w:r w:rsidR="0013532B">
        <w:rPr>
          <w:rFonts w:ascii="Times New Roman" w:eastAsia="Times New Roman" w:hAnsi="Times New Roman"/>
        </w:rPr>
        <w:tab/>
        <w:t>Discussion on CSI spatial/frequency compression without temporal aspects</w:t>
      </w:r>
      <w:r w:rsidR="0013532B">
        <w:rPr>
          <w:rFonts w:ascii="Times New Roman" w:eastAsia="Times New Roman" w:hAnsi="Times New Roman"/>
        </w:rPr>
        <w:tab/>
        <w:t xml:space="preserve">ZTE Corporation, </w:t>
      </w:r>
      <w:proofErr w:type="spellStart"/>
      <w:r w:rsidR="0013532B">
        <w:rPr>
          <w:rFonts w:ascii="Times New Roman" w:eastAsia="Times New Roman" w:hAnsi="Times New Roman"/>
        </w:rPr>
        <w:t>Sanechips</w:t>
      </w:r>
      <w:proofErr w:type="spellEnd"/>
    </w:p>
    <w:p w14:paraId="42429F4E" w14:textId="599AB2F3" w:rsidR="0013532B" w:rsidRDefault="00C62C50" w:rsidP="0013532B">
      <w:hyperlink r:id="rId267" w:history="1">
        <w:r>
          <w:rPr>
            <w:rStyle w:val="Hyperlink"/>
            <w:rFonts w:ascii="Times New Roman" w:eastAsia="Times New Roman" w:hAnsi="Times New Roman"/>
          </w:rPr>
          <w:t>R1-2605447</w:t>
        </w:r>
      </w:hyperlink>
      <w:r w:rsidR="0013532B">
        <w:rPr>
          <w:rFonts w:ascii="Times New Roman" w:eastAsia="Times New Roman" w:hAnsi="Times New Roman"/>
        </w:rPr>
        <w:tab/>
        <w:t>Discussion on AI/ML CSI compression</w:t>
      </w:r>
      <w:r w:rsidR="0013532B">
        <w:rPr>
          <w:rFonts w:ascii="Times New Roman" w:eastAsia="Times New Roman" w:hAnsi="Times New Roman"/>
        </w:rPr>
        <w:tab/>
        <w:t>vivo</w:t>
      </w:r>
    </w:p>
    <w:p w14:paraId="10E63833" w14:textId="645B4ECB" w:rsidR="0013532B" w:rsidRDefault="00C62C50" w:rsidP="0013532B">
      <w:hyperlink r:id="rId268" w:history="1">
        <w:r>
          <w:rPr>
            <w:rStyle w:val="Hyperlink"/>
            <w:rFonts w:ascii="Times New Roman" w:eastAsia="Times New Roman" w:hAnsi="Times New Roman"/>
          </w:rPr>
          <w:t>R1-2605524</w:t>
        </w:r>
      </w:hyperlink>
      <w:r w:rsidR="0013532B">
        <w:rPr>
          <w:rFonts w:ascii="Times New Roman" w:eastAsia="Times New Roman" w:hAnsi="Times New Roman"/>
        </w:rPr>
        <w:tab/>
        <w:t>Discussion on CSI spatial/frequency compression without temporal aspects</w:t>
      </w:r>
      <w:r w:rsidR="0013532B">
        <w:rPr>
          <w:rFonts w:ascii="Times New Roman" w:eastAsia="Times New Roman" w:hAnsi="Times New Roman"/>
        </w:rPr>
        <w:tab/>
        <w:t>TCL</w:t>
      </w:r>
    </w:p>
    <w:p w14:paraId="6B06AD3A" w14:textId="749E62EB" w:rsidR="0013532B" w:rsidRDefault="00C62C50" w:rsidP="0013532B">
      <w:hyperlink r:id="rId269" w:history="1">
        <w:r>
          <w:rPr>
            <w:rStyle w:val="Hyperlink"/>
            <w:rFonts w:ascii="Times New Roman" w:eastAsia="Times New Roman" w:hAnsi="Times New Roman"/>
          </w:rPr>
          <w:t>R1-2605552</w:t>
        </w:r>
      </w:hyperlink>
      <w:r w:rsidR="0013532B">
        <w:rPr>
          <w:rFonts w:ascii="Times New Roman" w:eastAsia="Times New Roman" w:hAnsi="Times New Roman"/>
        </w:rPr>
        <w:tab/>
        <w:t>Discussion on two-sided model based CSI feedback</w:t>
      </w:r>
      <w:r w:rsidR="0013532B">
        <w:rPr>
          <w:rFonts w:ascii="Times New Roman" w:eastAsia="Times New Roman" w:hAnsi="Times New Roman"/>
        </w:rPr>
        <w:tab/>
        <w:t>Xiaomi</w:t>
      </w:r>
    </w:p>
    <w:p w14:paraId="7A308CD1" w14:textId="59AA0371" w:rsidR="0013532B" w:rsidRDefault="00C62C50" w:rsidP="0013532B">
      <w:hyperlink r:id="rId270" w:history="1">
        <w:r>
          <w:rPr>
            <w:rStyle w:val="Hyperlink"/>
            <w:rFonts w:ascii="Times New Roman" w:eastAsia="Times New Roman" w:hAnsi="Times New Roman"/>
          </w:rPr>
          <w:t>R1-2605598</w:t>
        </w:r>
      </w:hyperlink>
      <w:r w:rsidR="0013532B">
        <w:rPr>
          <w:rFonts w:ascii="Times New Roman" w:eastAsia="Times New Roman" w:hAnsi="Times New Roman"/>
        </w:rPr>
        <w:tab/>
        <w:t>CSI spatial/frequency compression without temporal aspects (“Case 0”)</w:t>
      </w:r>
      <w:r w:rsidR="0013532B">
        <w:rPr>
          <w:rFonts w:ascii="Times New Roman" w:eastAsia="Times New Roman" w:hAnsi="Times New Roman"/>
        </w:rPr>
        <w:tab/>
        <w:t>Tejas Network Limited</w:t>
      </w:r>
    </w:p>
    <w:p w14:paraId="33972CC8" w14:textId="126170C6" w:rsidR="0013532B" w:rsidRDefault="00C62C50" w:rsidP="0013532B">
      <w:hyperlink r:id="rId271" w:history="1">
        <w:r>
          <w:rPr>
            <w:rStyle w:val="Hyperlink"/>
            <w:rFonts w:ascii="Times New Roman" w:eastAsia="Times New Roman" w:hAnsi="Times New Roman"/>
          </w:rPr>
          <w:t>R1-2605621</w:t>
        </w:r>
      </w:hyperlink>
      <w:r w:rsidR="0013532B">
        <w:rPr>
          <w:rFonts w:ascii="Times New Roman" w:eastAsia="Times New Roman" w:hAnsi="Times New Roman"/>
        </w:rPr>
        <w:tab/>
        <w:t>Discussion on CSI spatial/frequency compression without temporal aspects</w:t>
      </w:r>
      <w:r w:rsidR="0013532B">
        <w:rPr>
          <w:rFonts w:ascii="Times New Roman" w:eastAsia="Times New Roman" w:hAnsi="Times New Roman"/>
        </w:rPr>
        <w:tab/>
        <w:t>CMCC</w:t>
      </w:r>
    </w:p>
    <w:p w14:paraId="499DBC10" w14:textId="5BAB3FEA" w:rsidR="0013532B" w:rsidRDefault="00C62C50" w:rsidP="0013532B">
      <w:hyperlink r:id="rId272" w:history="1">
        <w:r>
          <w:rPr>
            <w:rStyle w:val="Hyperlink"/>
            <w:rFonts w:ascii="Times New Roman" w:eastAsia="Times New Roman" w:hAnsi="Times New Roman"/>
          </w:rPr>
          <w:t>R1-2605749</w:t>
        </w:r>
      </w:hyperlink>
      <w:r w:rsidR="0013532B">
        <w:rPr>
          <w:rFonts w:ascii="Times New Roman" w:eastAsia="Times New Roman" w:hAnsi="Times New Roman"/>
        </w:rPr>
        <w:tab/>
        <w:t>Discussion on AI/ML-based CSI compression</w:t>
      </w:r>
      <w:r w:rsidR="0013532B">
        <w:rPr>
          <w:rFonts w:ascii="Times New Roman" w:eastAsia="Times New Roman" w:hAnsi="Times New Roman"/>
        </w:rPr>
        <w:tab/>
        <w:t>CATT</w:t>
      </w:r>
    </w:p>
    <w:p w14:paraId="43448F9F" w14:textId="5FFDB7AA" w:rsidR="0013532B" w:rsidRDefault="00C62C50" w:rsidP="0013532B">
      <w:hyperlink r:id="rId273" w:history="1">
        <w:r>
          <w:rPr>
            <w:rStyle w:val="Hyperlink"/>
            <w:rFonts w:ascii="Times New Roman" w:eastAsia="Times New Roman" w:hAnsi="Times New Roman"/>
          </w:rPr>
          <w:t>R1-2605757</w:t>
        </w:r>
      </w:hyperlink>
      <w:r w:rsidR="0013532B">
        <w:rPr>
          <w:rFonts w:ascii="Times New Roman" w:eastAsia="Times New Roman" w:hAnsi="Times New Roman"/>
        </w:rPr>
        <w:tab/>
        <w:t>Views on AI/ML-based CSI spatial/frequency compression without temporal aspects</w:t>
      </w:r>
      <w:r w:rsidR="0013532B">
        <w:rPr>
          <w:rFonts w:ascii="Times New Roman" w:eastAsia="Times New Roman" w:hAnsi="Times New Roman"/>
        </w:rPr>
        <w:tab/>
        <w:t>Lenovo</w:t>
      </w:r>
    </w:p>
    <w:p w14:paraId="3846B07D" w14:textId="30B29832" w:rsidR="0013532B" w:rsidRDefault="00C62C50" w:rsidP="0013532B">
      <w:hyperlink r:id="rId274" w:history="1">
        <w:r>
          <w:rPr>
            <w:rStyle w:val="Hyperlink"/>
            <w:rFonts w:ascii="Times New Roman" w:eastAsia="Times New Roman" w:hAnsi="Times New Roman"/>
          </w:rPr>
          <w:t>R1-2605807</w:t>
        </w:r>
      </w:hyperlink>
      <w:r w:rsidR="0013532B">
        <w:rPr>
          <w:rFonts w:ascii="Times New Roman" w:eastAsia="Times New Roman" w:hAnsi="Times New Roman"/>
        </w:rPr>
        <w:tab/>
        <w:t>Views on two-sided model based CSI compression</w:t>
      </w:r>
      <w:r w:rsidR="0013532B">
        <w:rPr>
          <w:rFonts w:ascii="Times New Roman" w:eastAsia="Times New Roman" w:hAnsi="Times New Roman"/>
        </w:rPr>
        <w:tab/>
        <w:t>Samsung</w:t>
      </w:r>
    </w:p>
    <w:p w14:paraId="0AED6A34" w14:textId="56F2F3D9" w:rsidR="0013532B" w:rsidRDefault="00C62C50" w:rsidP="0013532B">
      <w:hyperlink r:id="rId275" w:history="1">
        <w:r>
          <w:rPr>
            <w:rStyle w:val="Hyperlink"/>
            <w:rFonts w:ascii="Times New Roman" w:eastAsia="Times New Roman" w:hAnsi="Times New Roman"/>
          </w:rPr>
          <w:t>R1-2605864</w:t>
        </w:r>
      </w:hyperlink>
      <w:r w:rsidR="0013532B">
        <w:rPr>
          <w:rFonts w:ascii="Times New Roman" w:eastAsia="Times New Roman" w:hAnsi="Times New Roman"/>
        </w:rPr>
        <w:tab/>
        <w:t>Discussion on CSI compression without temporal aspects</w:t>
      </w:r>
      <w:r w:rsidR="0013532B">
        <w:rPr>
          <w:rFonts w:ascii="Times New Roman" w:eastAsia="Times New Roman" w:hAnsi="Times New Roman"/>
        </w:rPr>
        <w:tab/>
        <w:t>NEC</w:t>
      </w:r>
    </w:p>
    <w:p w14:paraId="5110089C" w14:textId="72ECBFE7" w:rsidR="0013532B" w:rsidRDefault="00C62C50" w:rsidP="0013532B">
      <w:hyperlink r:id="rId276" w:history="1">
        <w:r>
          <w:rPr>
            <w:rStyle w:val="Hyperlink"/>
            <w:rFonts w:ascii="Times New Roman" w:eastAsia="Times New Roman" w:hAnsi="Times New Roman"/>
          </w:rPr>
          <w:t>R1-2605898</w:t>
        </w:r>
      </w:hyperlink>
      <w:r w:rsidR="0013532B">
        <w:rPr>
          <w:rFonts w:ascii="Times New Roman" w:eastAsia="Times New Roman" w:hAnsi="Times New Roman"/>
        </w:rPr>
        <w:tab/>
        <w:t>Inference related aspects of AI/ML-based CSI compression</w:t>
      </w:r>
      <w:r w:rsidR="0013532B">
        <w:rPr>
          <w:rFonts w:ascii="Times New Roman" w:eastAsia="Times New Roman" w:hAnsi="Times New Roman"/>
        </w:rPr>
        <w:tab/>
      </w:r>
      <w:proofErr w:type="spellStart"/>
      <w:r w:rsidR="0013532B">
        <w:rPr>
          <w:rFonts w:ascii="Times New Roman" w:eastAsia="Times New Roman" w:hAnsi="Times New Roman"/>
        </w:rPr>
        <w:t>Pengcheng</w:t>
      </w:r>
      <w:proofErr w:type="spellEnd"/>
      <w:r w:rsidR="0013532B">
        <w:rPr>
          <w:rFonts w:ascii="Times New Roman" w:eastAsia="Times New Roman" w:hAnsi="Times New Roman"/>
        </w:rPr>
        <w:t xml:space="preserve"> Laboratory, BUPT, X-NET</w:t>
      </w:r>
    </w:p>
    <w:p w14:paraId="6F271998" w14:textId="48106A48" w:rsidR="0013532B" w:rsidRDefault="00C62C50" w:rsidP="0013532B">
      <w:hyperlink r:id="rId277" w:history="1">
        <w:r>
          <w:rPr>
            <w:rStyle w:val="Hyperlink"/>
            <w:rFonts w:ascii="Times New Roman" w:eastAsia="Times New Roman" w:hAnsi="Times New Roman"/>
          </w:rPr>
          <w:t>R1-2605900</w:t>
        </w:r>
      </w:hyperlink>
      <w:r w:rsidR="0013532B">
        <w:rPr>
          <w:rFonts w:ascii="Times New Roman" w:eastAsia="Times New Roman" w:hAnsi="Times New Roman"/>
        </w:rPr>
        <w:tab/>
        <w:t>Discussion on CSI spatial/frequency compression without temporal aspects</w:t>
      </w:r>
      <w:r w:rsidR="0013532B">
        <w:rPr>
          <w:rFonts w:ascii="Times New Roman" w:eastAsia="Times New Roman" w:hAnsi="Times New Roman"/>
        </w:rPr>
        <w:tab/>
        <w:t>OPPO</w:t>
      </w:r>
    </w:p>
    <w:p w14:paraId="4A0DBCA7" w14:textId="471F1ED3" w:rsidR="0013532B" w:rsidRDefault="00C62C50" w:rsidP="0013532B">
      <w:hyperlink r:id="rId278" w:history="1">
        <w:r>
          <w:rPr>
            <w:rStyle w:val="Hyperlink"/>
            <w:rFonts w:ascii="Times New Roman" w:eastAsia="Times New Roman" w:hAnsi="Times New Roman"/>
          </w:rPr>
          <w:t>R1-2605993</w:t>
        </w:r>
      </w:hyperlink>
      <w:r w:rsidR="0013532B">
        <w:rPr>
          <w:rFonts w:ascii="Times New Roman" w:eastAsia="Times New Roman" w:hAnsi="Times New Roman"/>
        </w:rPr>
        <w:tab/>
        <w:t>Discussion on Inference related aspects for AI CSI compression</w:t>
      </w:r>
      <w:r w:rsidR="0013532B">
        <w:rPr>
          <w:rFonts w:ascii="Times New Roman" w:eastAsia="Times New Roman" w:hAnsi="Times New Roman"/>
        </w:rPr>
        <w:tab/>
      </w:r>
      <w:proofErr w:type="spellStart"/>
      <w:r w:rsidR="0013532B">
        <w:rPr>
          <w:rFonts w:ascii="Times New Roman" w:eastAsia="Times New Roman" w:hAnsi="Times New Roman"/>
        </w:rPr>
        <w:t>Ofinno</w:t>
      </w:r>
      <w:proofErr w:type="spellEnd"/>
    </w:p>
    <w:p w14:paraId="0C0B23D2" w14:textId="01F4E4AA" w:rsidR="0013532B" w:rsidRDefault="00C62C50" w:rsidP="0013532B">
      <w:hyperlink r:id="rId279" w:history="1">
        <w:r>
          <w:rPr>
            <w:rStyle w:val="Hyperlink"/>
            <w:rFonts w:ascii="Times New Roman" w:eastAsia="Times New Roman" w:hAnsi="Times New Roman"/>
          </w:rPr>
          <w:t>R1-2606009</w:t>
        </w:r>
      </w:hyperlink>
      <w:r w:rsidR="0013532B">
        <w:rPr>
          <w:rFonts w:ascii="Times New Roman" w:eastAsia="Times New Roman" w:hAnsi="Times New Roman"/>
        </w:rPr>
        <w:tab/>
        <w:t>On remaining details of AI based spatial/frequency domain CSI compression</w:t>
      </w:r>
      <w:r w:rsidR="0013532B">
        <w:rPr>
          <w:rFonts w:ascii="Times New Roman" w:eastAsia="Times New Roman" w:hAnsi="Times New Roman"/>
        </w:rPr>
        <w:tab/>
        <w:t>Apple</w:t>
      </w:r>
    </w:p>
    <w:p w14:paraId="2269D7E7" w14:textId="4FAC9F6D" w:rsidR="0013532B" w:rsidRDefault="00C62C50" w:rsidP="0013532B">
      <w:hyperlink r:id="rId280" w:history="1">
        <w:r>
          <w:rPr>
            <w:rStyle w:val="Hyperlink"/>
            <w:rFonts w:ascii="Times New Roman" w:eastAsia="Times New Roman" w:hAnsi="Times New Roman"/>
          </w:rPr>
          <w:t>R1-2606066</w:t>
        </w:r>
      </w:hyperlink>
      <w:r w:rsidR="0013532B">
        <w:rPr>
          <w:rFonts w:ascii="Times New Roman" w:eastAsia="Times New Roman" w:hAnsi="Times New Roman"/>
        </w:rPr>
        <w:tab/>
        <w:t>Discussion on inference and other aspects for AI/ML-based CSI compression</w:t>
      </w:r>
      <w:r w:rsidR="0013532B">
        <w:rPr>
          <w:rFonts w:ascii="Times New Roman" w:eastAsia="Times New Roman" w:hAnsi="Times New Roman"/>
        </w:rPr>
        <w:tab/>
        <w:t>Panasonic</w:t>
      </w:r>
    </w:p>
    <w:p w14:paraId="518C7DA0" w14:textId="06818099" w:rsidR="0013532B" w:rsidRDefault="00C62C50" w:rsidP="0013532B">
      <w:hyperlink r:id="rId281" w:history="1">
        <w:r>
          <w:rPr>
            <w:rStyle w:val="Hyperlink"/>
            <w:rFonts w:ascii="Times New Roman" w:eastAsia="Times New Roman" w:hAnsi="Times New Roman"/>
          </w:rPr>
          <w:t>R1-2606074</w:t>
        </w:r>
      </w:hyperlink>
      <w:r w:rsidR="0013532B">
        <w:rPr>
          <w:rFonts w:ascii="Times New Roman" w:eastAsia="Times New Roman" w:hAnsi="Times New Roman"/>
        </w:rPr>
        <w:tab/>
        <w:t>Discussion on CSI spatial/frequency compression</w:t>
      </w:r>
      <w:r w:rsidR="0013532B">
        <w:rPr>
          <w:rFonts w:ascii="Times New Roman" w:eastAsia="Times New Roman" w:hAnsi="Times New Roman"/>
        </w:rPr>
        <w:tab/>
        <w:t>China Telecom</w:t>
      </w:r>
    </w:p>
    <w:p w14:paraId="15BC529F" w14:textId="30AEF24E" w:rsidR="0013532B" w:rsidRDefault="00C62C50" w:rsidP="0013532B">
      <w:hyperlink r:id="rId282" w:history="1">
        <w:r>
          <w:rPr>
            <w:rStyle w:val="Hyperlink"/>
            <w:rFonts w:ascii="Times New Roman" w:eastAsia="Times New Roman" w:hAnsi="Times New Roman"/>
          </w:rPr>
          <w:t>R1-2606095</w:t>
        </w:r>
      </w:hyperlink>
      <w:r w:rsidR="0013532B">
        <w:rPr>
          <w:rFonts w:ascii="Times New Roman" w:eastAsia="Times New Roman" w:hAnsi="Times New Roman"/>
        </w:rPr>
        <w:tab/>
        <w:t>Discussion on CSI spatial/frequency compression with AI/ML</w:t>
      </w:r>
      <w:r w:rsidR="0013532B">
        <w:rPr>
          <w:rFonts w:ascii="Times New Roman" w:eastAsia="Times New Roman" w:hAnsi="Times New Roman"/>
        </w:rPr>
        <w:tab/>
        <w:t>1Finity</w:t>
      </w:r>
    </w:p>
    <w:p w14:paraId="74BA5C06" w14:textId="69DF5F79" w:rsidR="0013532B" w:rsidRDefault="00C62C50" w:rsidP="0013532B">
      <w:hyperlink r:id="rId283" w:history="1">
        <w:r>
          <w:rPr>
            <w:rStyle w:val="Hyperlink"/>
            <w:rFonts w:ascii="Times New Roman" w:eastAsia="Times New Roman" w:hAnsi="Times New Roman"/>
          </w:rPr>
          <w:t>R1-2606114</w:t>
        </w:r>
      </w:hyperlink>
      <w:r w:rsidR="0013532B">
        <w:rPr>
          <w:rFonts w:ascii="Times New Roman" w:eastAsia="Times New Roman" w:hAnsi="Times New Roman"/>
        </w:rPr>
        <w:tab/>
        <w:t>Discussion on CSI spatial/frequency compression without temporal aspects</w:t>
      </w:r>
      <w:r w:rsidR="0013532B">
        <w:rPr>
          <w:rFonts w:ascii="Times New Roman" w:eastAsia="Times New Roman" w:hAnsi="Times New Roman"/>
        </w:rPr>
        <w:tab/>
        <w:t>LG Electronics</w:t>
      </w:r>
    </w:p>
    <w:p w14:paraId="2C695036" w14:textId="28C981DA" w:rsidR="0013532B" w:rsidRDefault="00C62C50" w:rsidP="0013532B">
      <w:hyperlink r:id="rId284" w:history="1">
        <w:r>
          <w:rPr>
            <w:rStyle w:val="Hyperlink"/>
            <w:rFonts w:ascii="Times New Roman" w:eastAsia="Times New Roman" w:hAnsi="Times New Roman"/>
          </w:rPr>
          <w:t>R1-2606122</w:t>
        </w:r>
      </w:hyperlink>
      <w:r w:rsidR="0013532B">
        <w:rPr>
          <w:rFonts w:ascii="Times New Roman" w:eastAsia="Times New Roman" w:hAnsi="Times New Roman"/>
        </w:rPr>
        <w:tab/>
        <w:t>AI/ML based CSI Compression</w:t>
      </w:r>
      <w:r w:rsidR="0013532B">
        <w:rPr>
          <w:rFonts w:ascii="Times New Roman" w:eastAsia="Times New Roman" w:hAnsi="Times New Roman"/>
        </w:rPr>
        <w:tab/>
        <w:t>Google</w:t>
      </w:r>
    </w:p>
    <w:p w14:paraId="5F36EF2C" w14:textId="3DA70F24" w:rsidR="0013532B" w:rsidRDefault="00C62C50" w:rsidP="0013532B">
      <w:hyperlink r:id="rId285" w:history="1">
        <w:r>
          <w:rPr>
            <w:rStyle w:val="Hyperlink"/>
            <w:rFonts w:ascii="Times New Roman" w:eastAsia="Times New Roman" w:hAnsi="Times New Roman"/>
          </w:rPr>
          <w:t>R1-2606183</w:t>
        </w:r>
      </w:hyperlink>
      <w:r w:rsidR="0013532B">
        <w:rPr>
          <w:rFonts w:ascii="Times New Roman" w:eastAsia="Times New Roman" w:hAnsi="Times New Roman"/>
        </w:rPr>
        <w:tab/>
        <w:t>Discussion on CSI spatial/frequency compression without temporal aspects (“Case 0”)</w:t>
      </w:r>
      <w:r w:rsidR="0013532B">
        <w:rPr>
          <w:rFonts w:ascii="Times New Roman" w:eastAsia="Times New Roman" w:hAnsi="Times New Roman"/>
        </w:rPr>
        <w:tab/>
        <w:t>HONOR</w:t>
      </w:r>
    </w:p>
    <w:p w14:paraId="598256BB" w14:textId="396AC210" w:rsidR="0013532B" w:rsidRDefault="00C62C50" w:rsidP="0013532B">
      <w:hyperlink r:id="rId286" w:history="1">
        <w:r>
          <w:rPr>
            <w:rStyle w:val="Hyperlink"/>
            <w:rFonts w:ascii="Times New Roman" w:eastAsia="Times New Roman" w:hAnsi="Times New Roman"/>
          </w:rPr>
          <w:t>R1-2606221</w:t>
        </w:r>
      </w:hyperlink>
      <w:r w:rsidR="0013532B">
        <w:rPr>
          <w:rFonts w:ascii="Times New Roman" w:eastAsia="Times New Roman" w:hAnsi="Times New Roman"/>
        </w:rPr>
        <w:tab/>
        <w:t>Discussion on AI/ML-based CSI Compression</w:t>
      </w:r>
      <w:r w:rsidR="0013532B">
        <w:rPr>
          <w:rFonts w:ascii="Times New Roman" w:eastAsia="Times New Roman" w:hAnsi="Times New Roman"/>
        </w:rPr>
        <w:tab/>
        <w:t>Southeast University</w:t>
      </w:r>
    </w:p>
    <w:p w14:paraId="7846256A" w14:textId="5EABBC2F" w:rsidR="0013532B" w:rsidRDefault="00C62C50" w:rsidP="0013532B">
      <w:hyperlink r:id="rId287" w:history="1">
        <w:r>
          <w:rPr>
            <w:rStyle w:val="Hyperlink"/>
            <w:rFonts w:ascii="Times New Roman" w:eastAsia="Times New Roman" w:hAnsi="Times New Roman"/>
          </w:rPr>
          <w:t>R1-2606261</w:t>
        </w:r>
      </w:hyperlink>
      <w:r w:rsidR="0013532B">
        <w:rPr>
          <w:rFonts w:ascii="Times New Roman" w:eastAsia="Times New Roman" w:hAnsi="Times New Roman"/>
        </w:rPr>
        <w:tab/>
        <w:t>AI/ML for CSI compression</w:t>
      </w:r>
      <w:r w:rsidR="0013532B">
        <w:rPr>
          <w:rFonts w:ascii="Times New Roman" w:eastAsia="Times New Roman" w:hAnsi="Times New Roman"/>
        </w:rPr>
        <w:tab/>
        <w:t>Ericsson</w:t>
      </w:r>
    </w:p>
    <w:p w14:paraId="36163969" w14:textId="2DD79911" w:rsidR="0013532B" w:rsidRDefault="00C62C50" w:rsidP="0013532B">
      <w:hyperlink r:id="rId288" w:history="1">
        <w:r>
          <w:rPr>
            <w:rStyle w:val="Hyperlink"/>
            <w:rFonts w:ascii="Times New Roman" w:eastAsia="Times New Roman" w:hAnsi="Times New Roman"/>
          </w:rPr>
          <w:t>R1-2606302</w:t>
        </w:r>
      </w:hyperlink>
      <w:r w:rsidR="0013532B">
        <w:rPr>
          <w:rFonts w:ascii="Times New Roman" w:eastAsia="Times New Roman" w:hAnsi="Times New Roman"/>
        </w:rPr>
        <w:tab/>
        <w:t>CSI spatial/frequency compression without temporal aspects</w:t>
      </w:r>
      <w:r w:rsidR="0013532B">
        <w:rPr>
          <w:rFonts w:ascii="Times New Roman" w:eastAsia="Times New Roman" w:hAnsi="Times New Roman"/>
        </w:rPr>
        <w:tab/>
        <w:t>Nokia</w:t>
      </w:r>
    </w:p>
    <w:p w14:paraId="0DA54C30" w14:textId="72CD0E6A" w:rsidR="0013532B" w:rsidRDefault="00C62C50" w:rsidP="0013532B">
      <w:hyperlink r:id="rId289" w:history="1">
        <w:r>
          <w:rPr>
            <w:rStyle w:val="Hyperlink"/>
            <w:rFonts w:ascii="Times New Roman" w:eastAsia="Times New Roman" w:hAnsi="Times New Roman"/>
          </w:rPr>
          <w:t>R1-2606358</w:t>
        </w:r>
      </w:hyperlink>
      <w:r w:rsidR="0013532B">
        <w:rPr>
          <w:rFonts w:ascii="Times New Roman" w:eastAsia="Times New Roman" w:hAnsi="Times New Roman"/>
        </w:rPr>
        <w:tab/>
        <w:t>CSI spatial-frequency compression via two-sided model</w:t>
      </w:r>
      <w:r w:rsidR="0013532B">
        <w:rPr>
          <w:rFonts w:ascii="Times New Roman" w:eastAsia="Times New Roman" w:hAnsi="Times New Roman"/>
        </w:rPr>
        <w:tab/>
        <w:t>Qualcomm Incorporated</w:t>
      </w:r>
    </w:p>
    <w:p w14:paraId="19687527" w14:textId="1AEFC719" w:rsidR="0013532B" w:rsidRDefault="00C62C50" w:rsidP="0013532B">
      <w:hyperlink r:id="rId290" w:history="1">
        <w:r>
          <w:rPr>
            <w:rStyle w:val="Hyperlink"/>
            <w:rFonts w:ascii="Times New Roman" w:eastAsia="Times New Roman" w:hAnsi="Times New Roman"/>
          </w:rPr>
          <w:t>R1-2606359</w:t>
        </w:r>
      </w:hyperlink>
      <w:r w:rsidR="0013532B">
        <w:rPr>
          <w:rFonts w:ascii="Times New Roman" w:eastAsia="Times New Roman" w:hAnsi="Times New Roman"/>
        </w:rPr>
        <w:tab/>
        <w:t>Summary of proposals for 9.1.1 CSI compression via two-sided model</w:t>
      </w:r>
      <w:r w:rsidR="0013532B">
        <w:rPr>
          <w:rFonts w:ascii="Times New Roman" w:eastAsia="Times New Roman" w:hAnsi="Times New Roman"/>
        </w:rPr>
        <w:tab/>
        <w:t>Qualcomm Incorporated</w:t>
      </w:r>
    </w:p>
    <w:p w14:paraId="576316FC" w14:textId="71EAB1D9" w:rsidR="0013532B" w:rsidRDefault="00C62C50" w:rsidP="0013532B">
      <w:hyperlink r:id="rId291" w:history="1">
        <w:r>
          <w:rPr>
            <w:rStyle w:val="Hyperlink"/>
            <w:rFonts w:ascii="Times New Roman" w:eastAsia="Times New Roman" w:hAnsi="Times New Roman"/>
          </w:rPr>
          <w:t>R1-2606360</w:t>
        </w:r>
      </w:hyperlink>
      <w:r w:rsidR="0013532B">
        <w:rPr>
          <w:rFonts w:ascii="Times New Roman" w:eastAsia="Times New Roman" w:hAnsi="Times New Roman"/>
        </w:rPr>
        <w:tab/>
        <w:t>FL summary 1 on 9.1.1 for CSI compression via two-sided model</w:t>
      </w:r>
      <w:r w:rsidR="0013532B">
        <w:rPr>
          <w:rFonts w:ascii="Times New Roman" w:eastAsia="Times New Roman" w:hAnsi="Times New Roman"/>
        </w:rPr>
        <w:tab/>
        <w:t>Qualcomm Incorporated</w:t>
      </w:r>
    </w:p>
    <w:p w14:paraId="0F7595C5" w14:textId="3963B085" w:rsidR="0013532B" w:rsidRDefault="00C62C50" w:rsidP="0013532B">
      <w:hyperlink r:id="rId292" w:history="1">
        <w:r>
          <w:rPr>
            <w:rStyle w:val="Hyperlink"/>
            <w:rFonts w:ascii="Times New Roman" w:eastAsia="Times New Roman" w:hAnsi="Times New Roman"/>
          </w:rPr>
          <w:t>R1-2606361</w:t>
        </w:r>
      </w:hyperlink>
      <w:r w:rsidR="0013532B">
        <w:rPr>
          <w:rFonts w:ascii="Times New Roman" w:eastAsia="Times New Roman" w:hAnsi="Times New Roman"/>
        </w:rPr>
        <w:tab/>
        <w:t>FL summary 2 on 9.1.1 for CSI compression via two-sided model</w:t>
      </w:r>
      <w:r w:rsidR="0013532B">
        <w:rPr>
          <w:rFonts w:ascii="Times New Roman" w:eastAsia="Times New Roman" w:hAnsi="Times New Roman"/>
        </w:rPr>
        <w:tab/>
        <w:t>Qualcomm Incorporated</w:t>
      </w:r>
    </w:p>
    <w:p w14:paraId="2CFF6056" w14:textId="623D91EA" w:rsidR="0013532B" w:rsidRDefault="00C62C50" w:rsidP="0013532B">
      <w:hyperlink r:id="rId293" w:history="1">
        <w:r>
          <w:rPr>
            <w:rStyle w:val="Hyperlink"/>
            <w:rFonts w:ascii="Times New Roman" w:eastAsia="Times New Roman" w:hAnsi="Times New Roman"/>
          </w:rPr>
          <w:t>R1-2606362</w:t>
        </w:r>
      </w:hyperlink>
      <w:r w:rsidR="0013532B">
        <w:rPr>
          <w:rFonts w:ascii="Times New Roman" w:eastAsia="Times New Roman" w:hAnsi="Times New Roman"/>
        </w:rPr>
        <w:tab/>
        <w:t>FL summary 3 on 9.1.1 for CSI compression via two-sided model</w:t>
      </w:r>
      <w:r w:rsidR="0013532B">
        <w:rPr>
          <w:rFonts w:ascii="Times New Roman" w:eastAsia="Times New Roman" w:hAnsi="Times New Roman"/>
        </w:rPr>
        <w:tab/>
        <w:t>Qualcomm Incorporated</w:t>
      </w:r>
    </w:p>
    <w:p w14:paraId="5C1F9ECE" w14:textId="54D13726" w:rsidR="0013532B" w:rsidRDefault="00C62C50" w:rsidP="0013532B">
      <w:hyperlink r:id="rId294" w:history="1">
        <w:r>
          <w:rPr>
            <w:rStyle w:val="Hyperlink"/>
            <w:rFonts w:ascii="Times New Roman" w:eastAsia="Times New Roman" w:hAnsi="Times New Roman"/>
          </w:rPr>
          <w:t>R1-2606363</w:t>
        </w:r>
      </w:hyperlink>
      <w:r w:rsidR="0013532B">
        <w:rPr>
          <w:rFonts w:ascii="Times New Roman" w:eastAsia="Times New Roman" w:hAnsi="Times New Roman"/>
        </w:rPr>
        <w:tab/>
        <w:t>FL summary 4 on 9.1.1 for CSI compression via two-sided model</w:t>
      </w:r>
      <w:r w:rsidR="0013532B">
        <w:rPr>
          <w:rFonts w:ascii="Times New Roman" w:eastAsia="Times New Roman" w:hAnsi="Times New Roman"/>
        </w:rPr>
        <w:tab/>
        <w:t>Qualcomm Incorporated</w:t>
      </w:r>
    </w:p>
    <w:p w14:paraId="441C1D54" w14:textId="6D9EA014" w:rsidR="0013532B" w:rsidRDefault="00C62C50" w:rsidP="0013532B">
      <w:hyperlink r:id="rId295" w:history="1">
        <w:r>
          <w:rPr>
            <w:rStyle w:val="Hyperlink"/>
            <w:rFonts w:ascii="Times New Roman" w:eastAsia="Times New Roman" w:hAnsi="Times New Roman"/>
          </w:rPr>
          <w:t>R1-2606413</w:t>
        </w:r>
      </w:hyperlink>
      <w:r w:rsidR="0013532B">
        <w:rPr>
          <w:rFonts w:ascii="Times New Roman" w:eastAsia="Times New Roman" w:hAnsi="Times New Roman"/>
        </w:rPr>
        <w:tab/>
        <w:t>AI/ML CSI spatial/frequency compression without temporal aspects</w:t>
      </w:r>
      <w:r w:rsidR="0013532B">
        <w:rPr>
          <w:rFonts w:ascii="Times New Roman" w:eastAsia="Times New Roman" w:hAnsi="Times New Roman"/>
        </w:rPr>
        <w:tab/>
      </w:r>
      <w:proofErr w:type="spellStart"/>
      <w:r w:rsidR="0013532B">
        <w:rPr>
          <w:rFonts w:ascii="Times New Roman" w:eastAsia="Times New Roman" w:hAnsi="Times New Roman"/>
        </w:rPr>
        <w:t>InterDigital</w:t>
      </w:r>
      <w:proofErr w:type="spellEnd"/>
      <w:r w:rsidR="0013532B">
        <w:rPr>
          <w:rFonts w:ascii="Times New Roman" w:eastAsia="Times New Roman" w:hAnsi="Times New Roman"/>
        </w:rPr>
        <w:t>, Inc.</w:t>
      </w:r>
    </w:p>
    <w:p w14:paraId="059DE6DA" w14:textId="79E5C739" w:rsidR="0013532B" w:rsidRDefault="00C62C50" w:rsidP="0013532B">
      <w:hyperlink r:id="rId296" w:history="1">
        <w:r>
          <w:rPr>
            <w:rStyle w:val="Hyperlink"/>
            <w:rFonts w:ascii="Times New Roman" w:eastAsia="Times New Roman" w:hAnsi="Times New Roman"/>
          </w:rPr>
          <w:t>R1-2606423</w:t>
        </w:r>
      </w:hyperlink>
      <w:r w:rsidR="0013532B">
        <w:rPr>
          <w:rFonts w:ascii="Times New Roman" w:eastAsia="Times New Roman" w:hAnsi="Times New Roman"/>
        </w:rPr>
        <w:tab/>
        <w:t>Views on performance monitoring for AI/ML-based CSI Compression</w:t>
      </w:r>
      <w:r w:rsidR="0013532B">
        <w:rPr>
          <w:rFonts w:ascii="Times New Roman" w:eastAsia="Times New Roman" w:hAnsi="Times New Roman"/>
        </w:rPr>
        <w:tab/>
        <w:t>AT&amp;T</w:t>
      </w:r>
    </w:p>
    <w:p w14:paraId="15ADE9AD" w14:textId="035EEEDE" w:rsidR="0013532B" w:rsidRDefault="00C62C50" w:rsidP="0013532B">
      <w:hyperlink r:id="rId297" w:history="1">
        <w:r>
          <w:rPr>
            <w:rStyle w:val="Hyperlink"/>
            <w:rFonts w:ascii="Times New Roman" w:eastAsia="Times New Roman" w:hAnsi="Times New Roman"/>
          </w:rPr>
          <w:t>R1-2606460</w:t>
        </w:r>
      </w:hyperlink>
      <w:r w:rsidR="0013532B">
        <w:rPr>
          <w:rFonts w:ascii="Times New Roman" w:eastAsia="Times New Roman" w:hAnsi="Times New Roman"/>
        </w:rPr>
        <w:tab/>
        <w:t>Discussions on CSI spatial/frequency compression without temporal aspects</w:t>
      </w:r>
      <w:r w:rsidR="0013532B">
        <w:rPr>
          <w:rFonts w:ascii="Times New Roman" w:eastAsia="Times New Roman" w:hAnsi="Times New Roman"/>
        </w:rPr>
        <w:tab/>
        <w:t>Sharp</w:t>
      </w:r>
    </w:p>
    <w:p w14:paraId="4BEA5954" w14:textId="0ACBC5FC" w:rsidR="0013532B" w:rsidRDefault="00C62C50" w:rsidP="0013532B">
      <w:pPr>
        <w:ind w:left="1440" w:hanging="1440"/>
      </w:pPr>
      <w:hyperlink r:id="rId298" w:history="1">
        <w:r>
          <w:rPr>
            <w:rStyle w:val="Hyperlink"/>
            <w:rFonts w:ascii="Times New Roman" w:eastAsia="Times New Roman" w:hAnsi="Times New Roman"/>
          </w:rPr>
          <w:t>R1-2606483</w:t>
        </w:r>
      </w:hyperlink>
      <w:r w:rsidR="0013532B">
        <w:rPr>
          <w:rFonts w:ascii="Times New Roman" w:eastAsia="Times New Roman" w:hAnsi="Times New Roman"/>
        </w:rPr>
        <w:tab/>
        <w:t>Discussion on CSI spatial/frequency compression without temporal aspects (“Case 0”)</w:t>
      </w:r>
      <w:r w:rsidR="0013532B">
        <w:rPr>
          <w:rFonts w:ascii="Times New Roman" w:eastAsia="Times New Roman" w:hAnsi="Times New Roman"/>
        </w:rPr>
        <w:tab/>
        <w:t>NTT DOCOMO, INC.</w:t>
      </w:r>
    </w:p>
    <w:p w14:paraId="7871D04B" w14:textId="207C1BD6" w:rsidR="0013532B" w:rsidRDefault="00C62C50" w:rsidP="0013532B">
      <w:pPr>
        <w:rPr>
          <w:rFonts w:ascii="Times New Roman" w:eastAsia="Times New Roman" w:hAnsi="Times New Roman"/>
        </w:rPr>
      </w:pPr>
      <w:hyperlink r:id="rId299" w:history="1">
        <w:r>
          <w:rPr>
            <w:rStyle w:val="Hyperlink"/>
            <w:rFonts w:ascii="Times New Roman" w:eastAsia="Times New Roman" w:hAnsi="Times New Roman"/>
          </w:rPr>
          <w:t>R1-2606541</w:t>
        </w:r>
      </w:hyperlink>
      <w:r w:rsidR="0013532B">
        <w:rPr>
          <w:rFonts w:ascii="Times New Roman" w:eastAsia="Times New Roman" w:hAnsi="Times New Roman"/>
        </w:rPr>
        <w:tab/>
        <w:t xml:space="preserve">Discussion on inference related aspects in AIML based CSI compression </w:t>
      </w:r>
      <w:r w:rsidR="0013532B">
        <w:rPr>
          <w:rFonts w:ascii="Times New Roman" w:eastAsia="Times New Roman" w:hAnsi="Times New Roman"/>
        </w:rPr>
        <w:tab/>
      </w:r>
      <w:proofErr w:type="spellStart"/>
      <w:r w:rsidR="0013532B">
        <w:rPr>
          <w:rFonts w:ascii="Times New Roman" w:eastAsia="Times New Roman" w:hAnsi="Times New Roman"/>
        </w:rPr>
        <w:t>Quectel</w:t>
      </w:r>
      <w:proofErr w:type="spellEnd"/>
    </w:p>
    <w:p w14:paraId="17976469" w14:textId="77777777" w:rsidR="006C13FC" w:rsidRDefault="006C13FC" w:rsidP="0013532B"/>
    <w:p w14:paraId="4150B2D9" w14:textId="4B2BCA5B" w:rsidR="0013532B" w:rsidRPr="006C13FC" w:rsidRDefault="00C62C50" w:rsidP="0013532B">
      <w:pPr>
        <w:rPr>
          <w:b/>
          <w:bCs/>
        </w:rPr>
      </w:pPr>
      <w:hyperlink r:id="rId300" w:history="1">
        <w:r w:rsidRPr="006C13FC">
          <w:rPr>
            <w:rStyle w:val="Hyperlink"/>
            <w:rFonts w:ascii="Times New Roman" w:eastAsia="Times New Roman" w:hAnsi="Times New Roman"/>
            <w:b/>
            <w:bCs/>
          </w:rPr>
          <w:t>R1-2606360</w:t>
        </w:r>
      </w:hyperlink>
      <w:r w:rsidR="0013532B" w:rsidRPr="006C13FC">
        <w:rPr>
          <w:rFonts w:ascii="Times New Roman" w:eastAsia="Times New Roman" w:hAnsi="Times New Roman"/>
          <w:b/>
          <w:bCs/>
        </w:rPr>
        <w:tab/>
        <w:t>FL summary 1 on 9.1.1 for CSI compression via two-sided model</w:t>
      </w:r>
      <w:r w:rsidR="0013532B" w:rsidRPr="006C13FC">
        <w:rPr>
          <w:rFonts w:ascii="Times New Roman" w:eastAsia="Times New Roman" w:hAnsi="Times New Roman"/>
          <w:b/>
          <w:bCs/>
        </w:rPr>
        <w:tab/>
        <w:t>Qualcomm Incorporated</w:t>
      </w:r>
    </w:p>
    <w:p w14:paraId="1D65D4AF" w14:textId="6884F83D" w:rsidR="0013532B" w:rsidRPr="006C13FC" w:rsidRDefault="00C62C50" w:rsidP="0013532B">
      <w:pPr>
        <w:rPr>
          <w:rFonts w:ascii="Times New Roman" w:eastAsia="Times New Roman" w:hAnsi="Times New Roman"/>
          <w:b/>
          <w:bCs/>
        </w:rPr>
      </w:pPr>
      <w:hyperlink r:id="rId301" w:history="1">
        <w:r w:rsidRPr="006C13FC">
          <w:rPr>
            <w:rStyle w:val="Hyperlink"/>
            <w:rFonts w:ascii="Times New Roman" w:eastAsia="Times New Roman" w:hAnsi="Times New Roman"/>
            <w:b/>
            <w:bCs/>
          </w:rPr>
          <w:t>R1-2606361</w:t>
        </w:r>
      </w:hyperlink>
      <w:r w:rsidR="0013532B" w:rsidRPr="006C13FC">
        <w:rPr>
          <w:rFonts w:ascii="Times New Roman" w:eastAsia="Times New Roman" w:hAnsi="Times New Roman"/>
          <w:b/>
          <w:bCs/>
        </w:rPr>
        <w:tab/>
        <w:t xml:space="preserve">FL summary </w:t>
      </w:r>
      <w:r w:rsidR="00BD63E0" w:rsidRPr="006C13FC">
        <w:rPr>
          <w:rFonts w:ascii="Times New Roman" w:eastAsia="Times New Roman" w:hAnsi="Times New Roman"/>
          <w:b/>
          <w:bCs/>
        </w:rPr>
        <w:t>#</w:t>
      </w:r>
      <w:r w:rsidR="0013532B" w:rsidRPr="006C13FC">
        <w:rPr>
          <w:rFonts w:ascii="Times New Roman" w:eastAsia="Times New Roman" w:hAnsi="Times New Roman"/>
          <w:b/>
          <w:bCs/>
        </w:rPr>
        <w:t>2 on 9.1.1 for CSI compression via two-sided model</w:t>
      </w:r>
      <w:r w:rsidR="0013532B" w:rsidRPr="006C13FC">
        <w:rPr>
          <w:rFonts w:ascii="Times New Roman" w:eastAsia="Times New Roman" w:hAnsi="Times New Roman"/>
          <w:b/>
          <w:bCs/>
        </w:rPr>
        <w:tab/>
        <w:t>Qualcomm Incorporated</w:t>
      </w:r>
    </w:p>
    <w:p w14:paraId="669D11B7" w14:textId="77777777" w:rsidR="0013532B" w:rsidRDefault="0013532B" w:rsidP="0013532B">
      <w:pPr>
        <w:rPr>
          <w:rFonts w:ascii="Times New Roman" w:eastAsia="Times New Roman" w:hAnsi="Times New Roman"/>
        </w:rPr>
      </w:pPr>
    </w:p>
    <w:p w14:paraId="32BD9902" w14:textId="77777777" w:rsidR="0013532B" w:rsidRDefault="0013532B" w:rsidP="0013532B">
      <w:pPr>
        <w:rPr>
          <w:b/>
          <w:bCs/>
          <w:u w:val="single"/>
        </w:rPr>
      </w:pPr>
      <w:r w:rsidRPr="006979FD">
        <w:rPr>
          <w:b/>
          <w:bCs/>
          <w:highlight w:val="green"/>
          <w:u w:val="single"/>
        </w:rPr>
        <w:t>Agreement:</w:t>
      </w:r>
    </w:p>
    <w:p w14:paraId="2EA3C169" w14:textId="77777777" w:rsidR="0013532B" w:rsidRPr="006C13FC" w:rsidRDefault="0013532B" w:rsidP="0013532B">
      <w:r w:rsidRPr="006C13FC">
        <w:t xml:space="preserve">Send LS to RAN2 to study, and if deemed feasible, specify L3 </w:t>
      </w:r>
      <w:proofErr w:type="spellStart"/>
      <w:r w:rsidRPr="006C13FC">
        <w:t>signaling</w:t>
      </w:r>
      <w:proofErr w:type="spellEnd"/>
      <w:r w:rsidRPr="006C13FC">
        <w:t xml:space="preserve"> for</w:t>
      </w:r>
      <w:r w:rsidRPr="006C13FC">
        <w:rPr>
          <w:color w:val="FF0000"/>
        </w:rPr>
        <w:t xml:space="preserve"> </w:t>
      </w:r>
      <w:r w:rsidRPr="006C13FC">
        <w:t>performance monitoring, including the following aspects</w:t>
      </w:r>
    </w:p>
    <w:p w14:paraId="5B3FB142" w14:textId="77777777" w:rsidR="0013532B" w:rsidRPr="006C13FC" w:rsidRDefault="0013532B" w:rsidP="0013532B">
      <w:pPr>
        <w:pStyle w:val="ListParagraph"/>
        <w:numPr>
          <w:ilvl w:val="0"/>
          <w:numId w:val="103"/>
        </w:numPr>
        <w:suppressAutoHyphens/>
        <w:overflowPunct/>
        <w:autoSpaceDE/>
        <w:autoSpaceDN/>
        <w:adjustRightInd/>
        <w:ind w:left="402" w:hanging="402"/>
        <w:jc w:val="both"/>
        <w:textAlignment w:val="auto"/>
      </w:pPr>
      <w:r w:rsidRPr="006C13FC">
        <w:rPr>
          <w:rFonts w:hint="eastAsia"/>
          <w:u w:val="single"/>
          <w:lang w:eastAsia="ko-KR"/>
        </w:rPr>
        <w:t>R</w:t>
      </w:r>
      <w:r w:rsidRPr="006C13FC">
        <w:rPr>
          <w:u w:val="single"/>
        </w:rPr>
        <w:t>eporting</w:t>
      </w:r>
      <w:r w:rsidRPr="006C13FC">
        <w:rPr>
          <w:rFonts w:hint="eastAsia"/>
          <w:u w:val="single"/>
          <w:lang w:eastAsia="ko-KR"/>
        </w:rPr>
        <w:t xml:space="preserve"> of</w:t>
      </w:r>
      <w:r w:rsidRPr="006C13FC">
        <w:rPr>
          <w:u w:val="single"/>
        </w:rPr>
        <w:t xml:space="preserve"> </w:t>
      </w:r>
      <w:r w:rsidRPr="006C13FC">
        <w:rPr>
          <w:rFonts w:hint="eastAsia"/>
          <w:u w:val="single"/>
          <w:lang w:eastAsia="ko-KR"/>
        </w:rPr>
        <w:t>p</w:t>
      </w:r>
      <w:r w:rsidRPr="006C13FC">
        <w:rPr>
          <w:u w:val="single"/>
        </w:rPr>
        <w:t xml:space="preserve">air-wise </w:t>
      </w:r>
      <w:r w:rsidRPr="006C13FC">
        <w:t>of target CSI sample and the corresponding CSI feedback sample</w:t>
      </w:r>
      <w:r w:rsidRPr="006C13FC">
        <w:rPr>
          <w:rFonts w:hint="eastAsia"/>
          <w:lang w:eastAsia="ko-KR"/>
        </w:rPr>
        <w:t xml:space="preserve"> of the corresponding inference report</w:t>
      </w:r>
    </w:p>
    <w:p w14:paraId="35802232" w14:textId="77777777" w:rsidR="0013532B" w:rsidRPr="006C13FC" w:rsidRDefault="0013532B" w:rsidP="0013532B">
      <w:pPr>
        <w:pStyle w:val="ListParagraph"/>
        <w:numPr>
          <w:ilvl w:val="0"/>
          <w:numId w:val="103"/>
        </w:numPr>
        <w:suppressAutoHyphens/>
        <w:overflowPunct/>
        <w:autoSpaceDE/>
        <w:autoSpaceDN/>
        <w:adjustRightInd/>
        <w:jc w:val="both"/>
        <w:textAlignment w:val="auto"/>
      </w:pPr>
      <w:r w:rsidRPr="006C13FC">
        <w:rPr>
          <w:lang w:eastAsia="ko-KR"/>
        </w:rPr>
        <w:t>F</w:t>
      </w:r>
      <w:r w:rsidRPr="006C13FC">
        <w:rPr>
          <w:rFonts w:hint="eastAsia"/>
          <w:lang w:eastAsia="ko-KR"/>
        </w:rPr>
        <w:t xml:space="preserve">ull and partial target CSI reporting is allowed, where partial target CSI = subset of </w:t>
      </w:r>
      <w:proofErr w:type="spellStart"/>
      <w:r w:rsidRPr="006C13FC">
        <w:rPr>
          <w:rFonts w:hint="eastAsia"/>
          <w:lang w:eastAsia="ko-KR"/>
        </w:rPr>
        <w:t>subbands</w:t>
      </w:r>
      <w:proofErr w:type="spellEnd"/>
      <w:r w:rsidRPr="006C13FC">
        <w:rPr>
          <w:rFonts w:hint="eastAsia"/>
          <w:lang w:eastAsia="ko-KR"/>
        </w:rPr>
        <w:t xml:space="preserve"> / layers of the</w:t>
      </w:r>
      <w:r w:rsidRPr="006C13FC">
        <w:rPr>
          <w:lang w:eastAsia="ko-KR"/>
        </w:rPr>
        <w:t xml:space="preserve"> CSI feedback of the</w:t>
      </w:r>
      <w:r w:rsidRPr="006C13FC">
        <w:rPr>
          <w:rFonts w:hint="eastAsia"/>
          <w:lang w:eastAsia="ko-KR"/>
        </w:rPr>
        <w:t xml:space="preserve"> inference</w:t>
      </w:r>
      <w:r w:rsidRPr="006C13FC">
        <w:rPr>
          <w:lang w:eastAsia="ko-KR"/>
        </w:rPr>
        <w:t xml:space="preserve"> report</w:t>
      </w:r>
      <w:r w:rsidRPr="006C13FC">
        <w:rPr>
          <w:rFonts w:hint="eastAsia"/>
          <w:lang w:eastAsia="ko-KR"/>
        </w:rPr>
        <w:t>)</w:t>
      </w:r>
    </w:p>
    <w:p w14:paraId="0FAC9D40" w14:textId="77777777" w:rsidR="0013532B" w:rsidRPr="006C13FC" w:rsidRDefault="0013532B" w:rsidP="0013532B">
      <w:pPr>
        <w:pStyle w:val="ListParagraph"/>
        <w:numPr>
          <w:ilvl w:val="0"/>
          <w:numId w:val="103"/>
        </w:numPr>
        <w:suppressAutoHyphens/>
        <w:overflowPunct/>
        <w:autoSpaceDE/>
        <w:autoSpaceDN/>
        <w:adjustRightInd/>
        <w:jc w:val="both"/>
        <w:textAlignment w:val="auto"/>
      </w:pPr>
      <w:r w:rsidRPr="006C13FC">
        <w:rPr>
          <w:lang w:eastAsia="ko-KR"/>
        </w:rPr>
        <w:t>Same set of layers are considered for target CSI sample and CSI feedback sample.</w:t>
      </w:r>
    </w:p>
    <w:p w14:paraId="6C1965DB" w14:textId="77777777" w:rsidR="0013532B" w:rsidRPr="006C13FC" w:rsidRDefault="0013532B" w:rsidP="0013532B">
      <w:pPr>
        <w:pStyle w:val="ListParagraph"/>
        <w:numPr>
          <w:ilvl w:val="0"/>
          <w:numId w:val="103"/>
        </w:numPr>
        <w:suppressAutoHyphens/>
        <w:overflowPunct/>
        <w:autoSpaceDE/>
        <w:autoSpaceDN/>
        <w:adjustRightInd/>
        <w:ind w:left="402" w:hanging="402"/>
        <w:jc w:val="both"/>
        <w:textAlignment w:val="auto"/>
      </w:pPr>
      <w:r w:rsidRPr="006C13FC">
        <w:rPr>
          <w:rFonts w:hint="eastAsia"/>
          <w:lang w:eastAsia="ko-KR"/>
        </w:rPr>
        <w:t>M</w:t>
      </w:r>
      <w:r w:rsidRPr="006C13FC">
        <w:t xml:space="preserve">echanism to </w:t>
      </w:r>
      <w:r w:rsidRPr="006C13FC">
        <w:rPr>
          <w:u w:val="single"/>
        </w:rPr>
        <w:t>collect multiple samples</w:t>
      </w:r>
      <w:r w:rsidRPr="006C13FC">
        <w:rPr>
          <w:rFonts w:hint="eastAsia"/>
          <w:u w:val="single"/>
          <w:lang w:eastAsia="ko-KR"/>
        </w:rPr>
        <w:t xml:space="preserve"> </w:t>
      </w:r>
    </w:p>
    <w:p w14:paraId="256578F2" w14:textId="77777777" w:rsidR="0013532B" w:rsidRPr="006C13FC" w:rsidRDefault="0013532B" w:rsidP="0013532B">
      <w:pPr>
        <w:pStyle w:val="ListParagraph"/>
        <w:numPr>
          <w:ilvl w:val="0"/>
          <w:numId w:val="103"/>
        </w:numPr>
        <w:suppressAutoHyphens/>
        <w:overflowPunct/>
        <w:autoSpaceDE/>
        <w:autoSpaceDN/>
        <w:adjustRightInd/>
        <w:jc w:val="both"/>
        <w:textAlignment w:val="auto"/>
      </w:pPr>
      <w:r w:rsidRPr="006C13FC">
        <w:rPr>
          <w:lang w:eastAsia="ko-KR"/>
        </w:rPr>
        <w:t>S</w:t>
      </w:r>
      <w:r w:rsidRPr="006C13FC">
        <w:rPr>
          <w:rFonts w:hint="eastAsia"/>
          <w:lang w:eastAsia="ko-KR"/>
        </w:rPr>
        <w:t xml:space="preserve">ample is a pair </w:t>
      </w:r>
      <w:r w:rsidRPr="006C13FC">
        <w:rPr>
          <w:lang w:eastAsia="ko-KR"/>
        </w:rPr>
        <w:t>of</w:t>
      </w:r>
      <w:r w:rsidRPr="006C13FC">
        <w:rPr>
          <w:rFonts w:hint="eastAsia"/>
          <w:lang w:eastAsia="ko-KR"/>
        </w:rPr>
        <w:t xml:space="preserve"> target CSI and</w:t>
      </w:r>
      <w:r w:rsidRPr="006C13FC">
        <w:rPr>
          <w:rFonts w:hint="eastAsia"/>
          <w:color w:val="FF0000"/>
          <w:lang w:eastAsia="ko-KR"/>
        </w:rPr>
        <w:t xml:space="preserve"> </w:t>
      </w:r>
      <w:r w:rsidRPr="006C13FC">
        <w:rPr>
          <w:rFonts w:hint="eastAsia"/>
          <w:lang w:eastAsia="ko-KR"/>
        </w:rPr>
        <w:t>CSI feedback sample</w:t>
      </w:r>
    </w:p>
    <w:p w14:paraId="40DDB574" w14:textId="77777777" w:rsidR="0013532B" w:rsidRPr="006C13FC" w:rsidRDefault="0013532B" w:rsidP="0013532B">
      <w:pPr>
        <w:pStyle w:val="ListParagraph"/>
        <w:numPr>
          <w:ilvl w:val="0"/>
          <w:numId w:val="103"/>
        </w:numPr>
        <w:suppressAutoHyphens/>
        <w:overflowPunct/>
        <w:autoSpaceDE/>
        <w:autoSpaceDN/>
        <w:adjustRightInd/>
        <w:ind w:left="402" w:hanging="402"/>
        <w:jc w:val="both"/>
        <w:textAlignment w:val="auto"/>
      </w:pPr>
      <w:r w:rsidRPr="006C13FC">
        <w:rPr>
          <w:u w:val="single"/>
          <w:lang w:eastAsia="ko-KR"/>
        </w:rPr>
        <w:t>L</w:t>
      </w:r>
      <w:r w:rsidRPr="006C13FC">
        <w:rPr>
          <w:rFonts w:hint="eastAsia"/>
          <w:u w:val="single"/>
          <w:lang w:eastAsia="ko-KR"/>
        </w:rPr>
        <w:t>inking to corresponding inference</w:t>
      </w:r>
      <w:r w:rsidRPr="006C13FC">
        <w:rPr>
          <w:u w:val="single"/>
          <w:lang w:eastAsia="ko-KR"/>
        </w:rPr>
        <w:t xml:space="preserve"> </w:t>
      </w:r>
      <w:r w:rsidRPr="006C13FC">
        <w:rPr>
          <w:rFonts w:hint="eastAsia"/>
          <w:u w:val="single"/>
          <w:lang w:eastAsia="ko-KR"/>
        </w:rPr>
        <w:t xml:space="preserve">configuration (detailed solution </w:t>
      </w:r>
      <w:proofErr w:type="spellStart"/>
      <w:r w:rsidRPr="006C13FC">
        <w:rPr>
          <w:rFonts w:hint="eastAsia"/>
          <w:u w:val="single"/>
          <w:lang w:eastAsia="ko-KR"/>
        </w:rPr>
        <w:t>upto</w:t>
      </w:r>
      <w:proofErr w:type="spellEnd"/>
      <w:r w:rsidRPr="006C13FC">
        <w:rPr>
          <w:rFonts w:hint="eastAsia"/>
          <w:u w:val="single"/>
          <w:lang w:eastAsia="ko-KR"/>
        </w:rPr>
        <w:t xml:space="preserve"> RAN2)</w:t>
      </w:r>
    </w:p>
    <w:p w14:paraId="1486FF4E" w14:textId="77777777" w:rsidR="0013532B" w:rsidRDefault="0013532B" w:rsidP="0013532B">
      <w:pPr>
        <w:suppressAutoHyphens/>
        <w:spacing w:after="180"/>
        <w:contextualSpacing/>
        <w:jc w:val="both"/>
      </w:pPr>
    </w:p>
    <w:p w14:paraId="19FD16D9" w14:textId="77777777" w:rsidR="0013532B" w:rsidRPr="000A7A18" w:rsidRDefault="0013532B" w:rsidP="0013532B">
      <w:pPr>
        <w:suppressAutoHyphens/>
        <w:spacing w:after="180"/>
        <w:contextualSpacing/>
        <w:jc w:val="both"/>
        <w:rPr>
          <w:b/>
          <w:bCs/>
          <w:u w:val="single"/>
        </w:rPr>
      </w:pPr>
      <w:r w:rsidRPr="006979FD">
        <w:rPr>
          <w:b/>
          <w:bCs/>
          <w:highlight w:val="green"/>
          <w:u w:val="single"/>
        </w:rPr>
        <w:t>Agreement:</w:t>
      </w:r>
    </w:p>
    <w:p w14:paraId="1D624F90" w14:textId="77777777" w:rsidR="0013532B" w:rsidRPr="006C13FC" w:rsidRDefault="0013532B" w:rsidP="0013532B">
      <w:pPr>
        <w:rPr>
          <w:rFonts w:ascii="Times New Roman" w:hAnsi="Times New Roman"/>
        </w:rPr>
      </w:pPr>
      <w:r w:rsidRPr="006C13FC">
        <w:rPr>
          <w:rFonts w:ascii="Times New Roman" w:hAnsi="Times New Roman"/>
        </w:rPr>
        <w:t xml:space="preserve">Support L1 </w:t>
      </w:r>
      <w:proofErr w:type="spellStart"/>
      <w:r w:rsidRPr="006C13FC">
        <w:rPr>
          <w:rFonts w:ascii="Times New Roman" w:hAnsi="Times New Roman"/>
        </w:rPr>
        <w:t>signaling</w:t>
      </w:r>
      <w:proofErr w:type="spellEnd"/>
      <w:r w:rsidRPr="006C13FC">
        <w:rPr>
          <w:rFonts w:ascii="Times New Roman" w:hAnsi="Times New Roman"/>
        </w:rPr>
        <w:t xml:space="preserve"> for</w:t>
      </w:r>
      <w:r w:rsidRPr="006C13FC">
        <w:rPr>
          <w:rFonts w:ascii="Times New Roman" w:hAnsi="Times New Roman"/>
          <w:color w:val="FF0000"/>
        </w:rPr>
        <w:t xml:space="preserve"> </w:t>
      </w:r>
      <w:r w:rsidRPr="006C13FC">
        <w:rPr>
          <w:rFonts w:ascii="Times New Roman" w:hAnsi="Times New Roman"/>
        </w:rPr>
        <w:t>performance monitoring, down-selection from the following alternatives:</w:t>
      </w:r>
    </w:p>
    <w:p w14:paraId="5F92FAC9" w14:textId="77777777" w:rsidR="0013532B" w:rsidRPr="006C13FC" w:rsidRDefault="0013532B" w:rsidP="0013532B">
      <w:pPr>
        <w:pStyle w:val="ListParagraph"/>
        <w:numPr>
          <w:ilvl w:val="0"/>
          <w:numId w:val="102"/>
        </w:numPr>
        <w:suppressAutoHyphens/>
        <w:overflowPunct/>
        <w:autoSpaceDE/>
        <w:autoSpaceDN/>
        <w:adjustRightInd/>
        <w:ind w:left="402" w:hanging="402"/>
        <w:jc w:val="both"/>
        <w:textAlignment w:val="auto"/>
        <w:rPr>
          <w:lang w:val="en-US"/>
        </w:rPr>
      </w:pPr>
      <w:r w:rsidRPr="006C13FC">
        <w:rPr>
          <w:lang w:val="en-US"/>
        </w:rPr>
        <w:t xml:space="preserve">Alt1: NW side monitoring via legacy </w:t>
      </w:r>
      <w:proofErr w:type="spellStart"/>
      <w:r w:rsidRPr="006C13FC">
        <w:rPr>
          <w:lang w:val="en-US"/>
        </w:rPr>
        <w:t>eType</w:t>
      </w:r>
      <w:proofErr w:type="spellEnd"/>
      <w:r w:rsidRPr="006C13FC">
        <w:rPr>
          <w:lang w:val="en-US"/>
        </w:rPr>
        <w:t xml:space="preserve"> II format with potential spec impact</w:t>
      </w:r>
    </w:p>
    <w:p w14:paraId="24ABE90F" w14:textId="77777777" w:rsidR="0013532B" w:rsidRPr="006C13FC" w:rsidRDefault="0013532B" w:rsidP="0013532B">
      <w:pPr>
        <w:pStyle w:val="ListParagraph"/>
        <w:numPr>
          <w:ilvl w:val="0"/>
          <w:numId w:val="102"/>
        </w:numPr>
        <w:suppressAutoHyphens/>
        <w:overflowPunct/>
        <w:autoSpaceDE/>
        <w:autoSpaceDN/>
        <w:adjustRightInd/>
        <w:ind w:left="402" w:hanging="402"/>
        <w:jc w:val="both"/>
        <w:textAlignment w:val="auto"/>
      </w:pPr>
      <w:r w:rsidRPr="006C13FC">
        <w:t>Alt2: NW side monitoring via partial</w:t>
      </w:r>
      <w:r w:rsidRPr="006C13FC">
        <w:rPr>
          <w:lang w:eastAsia="ko-KR"/>
        </w:rPr>
        <w:t xml:space="preserve"> / full</w:t>
      </w:r>
      <w:r w:rsidRPr="006C13FC">
        <w:t xml:space="preserve"> target CSI reporting via same format as NW data collection</w:t>
      </w:r>
    </w:p>
    <w:p w14:paraId="72189779" w14:textId="77777777" w:rsidR="0013532B" w:rsidRPr="006C13FC" w:rsidRDefault="0013532B" w:rsidP="0013532B">
      <w:pPr>
        <w:pStyle w:val="ListParagraph"/>
        <w:numPr>
          <w:ilvl w:val="0"/>
          <w:numId w:val="102"/>
        </w:numPr>
        <w:suppressAutoHyphens/>
        <w:overflowPunct/>
        <w:autoSpaceDE/>
        <w:autoSpaceDN/>
        <w:adjustRightInd/>
        <w:ind w:left="402" w:hanging="402"/>
        <w:jc w:val="both"/>
        <w:textAlignment w:val="auto"/>
        <w:rPr>
          <w:lang w:val="sv-SE"/>
        </w:rPr>
      </w:pPr>
      <w:r w:rsidRPr="006C13FC">
        <w:rPr>
          <w:lang w:val="sv-SE"/>
        </w:rPr>
        <w:t xml:space="preserve">Alt3: UE assisted monitoring via SGCS </w:t>
      </w:r>
      <w:r w:rsidRPr="006C13FC">
        <w:rPr>
          <w:lang w:val="sv-SE" w:eastAsia="ko-KR"/>
        </w:rPr>
        <w:t xml:space="preserve">/ monitoring output </w:t>
      </w:r>
      <w:r w:rsidRPr="006C13FC">
        <w:rPr>
          <w:lang w:val="sv-SE"/>
        </w:rPr>
        <w:t xml:space="preserve">reporting </w:t>
      </w:r>
    </w:p>
    <w:p w14:paraId="3477F18C" w14:textId="77777777" w:rsidR="0013532B" w:rsidRPr="006C13FC" w:rsidRDefault="0013532B" w:rsidP="0013532B">
      <w:pPr>
        <w:pStyle w:val="ListParagraph"/>
        <w:numPr>
          <w:ilvl w:val="0"/>
          <w:numId w:val="102"/>
        </w:numPr>
        <w:suppressAutoHyphens/>
        <w:overflowPunct/>
        <w:autoSpaceDE/>
        <w:autoSpaceDN/>
        <w:adjustRightInd/>
        <w:ind w:left="402" w:hanging="402"/>
        <w:jc w:val="both"/>
        <w:textAlignment w:val="auto"/>
        <w:rPr>
          <w:lang w:val="en-US"/>
        </w:rPr>
      </w:pPr>
      <w:r w:rsidRPr="006C13FC">
        <w:rPr>
          <w:lang w:val="en-US"/>
        </w:rPr>
        <w:t>Alt 4</w:t>
      </w:r>
      <w:r w:rsidRPr="006C13FC">
        <w:t xml:space="preserve">: NW side monitoring via legacy </w:t>
      </w:r>
      <w:proofErr w:type="spellStart"/>
      <w:r w:rsidRPr="006C13FC">
        <w:t>eType</w:t>
      </w:r>
      <w:proofErr w:type="spellEnd"/>
      <w:r w:rsidRPr="006C13FC">
        <w:t xml:space="preserve"> II without spec impact </w:t>
      </w:r>
    </w:p>
    <w:p w14:paraId="787A539C" w14:textId="77777777" w:rsidR="0013532B" w:rsidRPr="006C13FC" w:rsidRDefault="0013532B" w:rsidP="0013532B">
      <w:pPr>
        <w:pStyle w:val="ListParagraph"/>
        <w:numPr>
          <w:ilvl w:val="0"/>
          <w:numId w:val="102"/>
        </w:numPr>
        <w:suppressAutoHyphens/>
        <w:overflowPunct/>
        <w:autoSpaceDE/>
        <w:autoSpaceDN/>
        <w:adjustRightInd/>
        <w:ind w:left="402" w:hanging="402"/>
        <w:jc w:val="both"/>
        <w:textAlignment w:val="auto"/>
        <w:rPr>
          <w:lang w:val="en-US"/>
        </w:rPr>
      </w:pPr>
      <w:r w:rsidRPr="006C13FC">
        <w:t xml:space="preserve">Note: From RAN1 point of view, monitoring based on L3 signalling and L1 signalling are independently considered. </w:t>
      </w:r>
    </w:p>
    <w:p w14:paraId="07E67A04" w14:textId="77777777" w:rsidR="0013532B" w:rsidRPr="00A15F80" w:rsidRDefault="0013532B" w:rsidP="0013532B"/>
    <w:p w14:paraId="2FE3A620" w14:textId="77777777" w:rsidR="0013532B" w:rsidRDefault="0013532B" w:rsidP="0013532B">
      <w:pPr>
        <w:rPr>
          <w:rFonts w:eastAsiaTheme="minorEastAsia"/>
          <w:lang w:eastAsia="zh-CN"/>
        </w:rPr>
      </w:pPr>
    </w:p>
    <w:p w14:paraId="4B68D5B8" w14:textId="4A5955E0" w:rsidR="0013532B" w:rsidRPr="006C13FC" w:rsidRDefault="00C62C50" w:rsidP="0013532B">
      <w:pPr>
        <w:rPr>
          <w:rFonts w:eastAsiaTheme="minorEastAsia"/>
          <w:b/>
          <w:bCs/>
          <w:lang w:eastAsia="zh-CN"/>
        </w:rPr>
      </w:pPr>
      <w:hyperlink r:id="rId302" w:history="1">
        <w:r w:rsidRPr="006C13FC">
          <w:rPr>
            <w:rStyle w:val="Hyperlink"/>
            <w:rFonts w:ascii="Times New Roman" w:eastAsia="Times New Roman" w:hAnsi="Times New Roman"/>
            <w:b/>
            <w:bCs/>
          </w:rPr>
          <w:t>R1-2606362</w:t>
        </w:r>
      </w:hyperlink>
      <w:r w:rsidR="0013532B" w:rsidRPr="006C13FC">
        <w:rPr>
          <w:rFonts w:ascii="Times New Roman" w:eastAsia="Times New Roman" w:hAnsi="Times New Roman"/>
          <w:b/>
          <w:bCs/>
        </w:rPr>
        <w:tab/>
        <w:t xml:space="preserve">FL summary </w:t>
      </w:r>
      <w:r w:rsidR="00BD63E0" w:rsidRPr="006C13FC">
        <w:rPr>
          <w:rFonts w:ascii="Times New Roman" w:eastAsia="Times New Roman" w:hAnsi="Times New Roman"/>
          <w:b/>
          <w:bCs/>
        </w:rPr>
        <w:t>#</w:t>
      </w:r>
      <w:r w:rsidR="0013532B" w:rsidRPr="006C13FC">
        <w:rPr>
          <w:rFonts w:ascii="Times New Roman" w:eastAsia="Times New Roman" w:hAnsi="Times New Roman"/>
          <w:b/>
          <w:bCs/>
        </w:rPr>
        <w:t>3 on 9.1.1 for CSI compression via two-sided model</w:t>
      </w:r>
      <w:r w:rsidR="0013532B" w:rsidRPr="006C13FC">
        <w:rPr>
          <w:rFonts w:ascii="Times New Roman" w:eastAsia="Times New Roman" w:hAnsi="Times New Roman"/>
          <w:b/>
          <w:bCs/>
        </w:rPr>
        <w:tab/>
        <w:t>Qualcomm Incorporated</w:t>
      </w:r>
    </w:p>
    <w:p w14:paraId="0FDBC13F" w14:textId="77777777" w:rsidR="0013532B" w:rsidRDefault="0013532B" w:rsidP="0013532B">
      <w:pPr>
        <w:rPr>
          <w:rFonts w:eastAsiaTheme="minorEastAsia"/>
          <w:lang w:eastAsia="zh-CN"/>
        </w:rPr>
      </w:pPr>
    </w:p>
    <w:p w14:paraId="7C9159B6" w14:textId="77777777" w:rsidR="0013532B" w:rsidRPr="00DF37E8" w:rsidRDefault="0013532B" w:rsidP="0013532B">
      <w:pPr>
        <w:rPr>
          <w:b/>
          <w:bCs/>
        </w:rPr>
      </w:pPr>
      <w:r w:rsidRPr="00DF37E8">
        <w:rPr>
          <w:b/>
          <w:bCs/>
          <w:highlight w:val="green"/>
        </w:rPr>
        <w:t>Agreement:</w:t>
      </w:r>
    </w:p>
    <w:p w14:paraId="6F2B946C" w14:textId="6D8463D6" w:rsidR="0013532B" w:rsidRPr="00DF37E8" w:rsidRDefault="0013532B" w:rsidP="0013532B">
      <w:pPr>
        <w:pStyle w:val="3GPPNormalText"/>
        <w:rPr>
          <w:sz w:val="20"/>
          <w:szCs w:val="22"/>
        </w:rPr>
      </w:pPr>
      <w:r w:rsidRPr="00DF37E8">
        <w:rPr>
          <w:sz w:val="20"/>
          <w:szCs w:val="22"/>
        </w:rPr>
        <w:lastRenderedPageBreak/>
        <w:t xml:space="preserve">The following text for Draft LS in </w:t>
      </w:r>
      <w:hyperlink r:id="rId303" w:history="1">
        <w:r w:rsidR="00C62C50">
          <w:rPr>
            <w:rStyle w:val="Hyperlink"/>
            <w:sz w:val="20"/>
            <w:szCs w:val="22"/>
          </w:rPr>
          <w:t>R1-2606881</w:t>
        </w:r>
      </w:hyperlink>
      <w:r w:rsidRPr="00DF37E8">
        <w:rPr>
          <w:sz w:val="20"/>
          <w:szCs w:val="22"/>
        </w:rPr>
        <w:t xml:space="preserve"> is </w:t>
      </w:r>
      <w:r w:rsidRPr="00DF37E8">
        <w:rPr>
          <w:sz w:val="20"/>
          <w:szCs w:val="22"/>
          <w:highlight w:val="green"/>
        </w:rPr>
        <w:t>endorsed.</w:t>
      </w:r>
    </w:p>
    <w:p w14:paraId="75E9F66E" w14:textId="77777777" w:rsidR="0013532B" w:rsidRPr="00DF37E8" w:rsidRDefault="0013532B" w:rsidP="0013532B">
      <w:pPr>
        <w:rPr>
          <w:rFonts w:ascii="Times New Roman" w:hAnsi="Times New Roman"/>
          <w:bCs/>
        </w:rPr>
      </w:pPr>
      <w:bookmarkStart w:id="149" w:name="_Hlk221728980"/>
      <w:r w:rsidRPr="00DF37E8">
        <w:rPr>
          <w:rFonts w:ascii="Times New Roman" w:hAnsi="Times New Roman"/>
          <w:bCs/>
        </w:rPr>
        <w:t xml:space="preserve">Regarding performance monitoring, RAN1 has the following agreement on using L3 </w:t>
      </w:r>
      <w:proofErr w:type="spellStart"/>
      <w:r w:rsidRPr="00DF37E8">
        <w:rPr>
          <w:rFonts w:ascii="Times New Roman" w:hAnsi="Times New Roman"/>
          <w:bCs/>
        </w:rPr>
        <w:t>signaling</w:t>
      </w:r>
      <w:proofErr w:type="spellEnd"/>
      <w:r w:rsidRPr="00DF37E8">
        <w:rPr>
          <w:rFonts w:ascii="Times New Roman" w:hAnsi="Times New Roman"/>
          <w:bCs/>
        </w:rPr>
        <w:t xml:space="preserve"> to collect pair-wise of target CSI sample and CSI feedback sample.</w:t>
      </w:r>
    </w:p>
    <w:tbl>
      <w:tblPr>
        <w:tblStyle w:val="TableGrid"/>
        <w:tblW w:w="0" w:type="auto"/>
        <w:tblLook w:val="04A0" w:firstRow="1" w:lastRow="0" w:firstColumn="1" w:lastColumn="0" w:noHBand="0" w:noVBand="1"/>
      </w:tblPr>
      <w:tblGrid>
        <w:gridCol w:w="9835"/>
      </w:tblGrid>
      <w:tr w:rsidR="0013532B" w14:paraId="426A0E4B" w14:textId="77777777" w:rsidTr="00262E76">
        <w:tc>
          <w:tcPr>
            <w:tcW w:w="9835" w:type="dxa"/>
          </w:tcPr>
          <w:p w14:paraId="2B9FDC43" w14:textId="77777777" w:rsidR="0013532B" w:rsidRDefault="0013532B" w:rsidP="00262E76">
            <w:pPr>
              <w:rPr>
                <w:b/>
                <w:bCs/>
                <w:u w:val="single"/>
              </w:rPr>
            </w:pPr>
            <w:r w:rsidRPr="006979FD">
              <w:rPr>
                <w:b/>
                <w:bCs/>
                <w:highlight w:val="green"/>
                <w:u w:val="single"/>
              </w:rPr>
              <w:t>Agreement:</w:t>
            </w:r>
          </w:p>
          <w:p w14:paraId="2ED1CB63" w14:textId="77777777" w:rsidR="0013532B" w:rsidRPr="00B057A2" w:rsidRDefault="0013532B" w:rsidP="00262E76">
            <w:pPr>
              <w:rPr>
                <w:b/>
                <w:bCs/>
                <w:i/>
                <w:iCs/>
              </w:rPr>
            </w:pPr>
            <w:r w:rsidRPr="00B057A2">
              <w:rPr>
                <w:b/>
                <w:bCs/>
                <w:i/>
                <w:iCs/>
              </w:rPr>
              <w:t xml:space="preserve">Send LS to RAN2 to study, and if deemed feasible, specify L3 </w:t>
            </w:r>
            <w:proofErr w:type="spellStart"/>
            <w:r w:rsidRPr="00B057A2">
              <w:rPr>
                <w:b/>
                <w:bCs/>
                <w:i/>
                <w:iCs/>
              </w:rPr>
              <w:t>signaling</w:t>
            </w:r>
            <w:proofErr w:type="spellEnd"/>
            <w:r w:rsidRPr="00B057A2">
              <w:rPr>
                <w:b/>
                <w:bCs/>
                <w:i/>
                <w:iCs/>
              </w:rPr>
              <w:t xml:space="preserve"> for</w:t>
            </w:r>
            <w:r w:rsidRPr="00B057A2">
              <w:rPr>
                <w:b/>
                <w:bCs/>
                <w:i/>
                <w:iCs/>
                <w:color w:val="FF0000"/>
              </w:rPr>
              <w:t xml:space="preserve"> </w:t>
            </w:r>
            <w:r w:rsidRPr="00B057A2">
              <w:rPr>
                <w:b/>
                <w:bCs/>
                <w:i/>
                <w:iCs/>
              </w:rPr>
              <w:t>performance monitoring, including the following aspects</w:t>
            </w:r>
          </w:p>
          <w:p w14:paraId="41744EA9" w14:textId="77777777" w:rsidR="0013532B" w:rsidRPr="00B057A2" w:rsidRDefault="0013532B" w:rsidP="0013532B">
            <w:pPr>
              <w:pStyle w:val="ListParagraph"/>
              <w:numPr>
                <w:ilvl w:val="0"/>
                <w:numId w:val="103"/>
              </w:numPr>
              <w:suppressAutoHyphens/>
              <w:overflowPunct/>
              <w:autoSpaceDE/>
              <w:autoSpaceDN/>
              <w:adjustRightInd/>
              <w:ind w:left="402" w:hanging="402"/>
              <w:jc w:val="both"/>
              <w:textAlignment w:val="auto"/>
              <w:rPr>
                <w:b/>
                <w:bCs/>
                <w:i/>
                <w:iCs/>
              </w:rPr>
            </w:pPr>
            <w:r w:rsidRPr="00B057A2">
              <w:rPr>
                <w:rFonts w:hint="eastAsia"/>
                <w:b/>
                <w:bCs/>
                <w:i/>
                <w:iCs/>
                <w:u w:val="single"/>
                <w:lang w:eastAsia="ko-KR"/>
              </w:rPr>
              <w:t>R</w:t>
            </w:r>
            <w:r w:rsidRPr="00B057A2">
              <w:rPr>
                <w:b/>
                <w:bCs/>
                <w:i/>
                <w:iCs/>
                <w:u w:val="single"/>
              </w:rPr>
              <w:t>eporting</w:t>
            </w:r>
            <w:r w:rsidRPr="00B057A2">
              <w:rPr>
                <w:rFonts w:hint="eastAsia"/>
                <w:b/>
                <w:bCs/>
                <w:i/>
                <w:iCs/>
                <w:u w:val="single"/>
                <w:lang w:eastAsia="ko-KR"/>
              </w:rPr>
              <w:t xml:space="preserve"> of</w:t>
            </w:r>
            <w:r w:rsidRPr="00B057A2">
              <w:rPr>
                <w:b/>
                <w:bCs/>
                <w:i/>
                <w:iCs/>
                <w:u w:val="single"/>
              </w:rPr>
              <w:t xml:space="preserve"> </w:t>
            </w:r>
            <w:r w:rsidRPr="00B057A2">
              <w:rPr>
                <w:rFonts w:hint="eastAsia"/>
                <w:b/>
                <w:bCs/>
                <w:i/>
                <w:iCs/>
                <w:u w:val="single"/>
                <w:lang w:eastAsia="ko-KR"/>
              </w:rPr>
              <w:t>p</w:t>
            </w:r>
            <w:r w:rsidRPr="00B057A2">
              <w:rPr>
                <w:b/>
                <w:bCs/>
                <w:i/>
                <w:iCs/>
                <w:u w:val="single"/>
              </w:rPr>
              <w:t xml:space="preserve">air-wise </w:t>
            </w:r>
            <w:r w:rsidRPr="00B057A2">
              <w:rPr>
                <w:b/>
                <w:bCs/>
                <w:i/>
                <w:iCs/>
              </w:rPr>
              <w:t>of target CSI sample and the corresponding CSI feedback sample</w:t>
            </w:r>
            <w:r w:rsidRPr="00B057A2">
              <w:rPr>
                <w:rFonts w:hint="eastAsia"/>
                <w:b/>
                <w:bCs/>
                <w:i/>
                <w:iCs/>
                <w:lang w:eastAsia="ko-KR"/>
              </w:rPr>
              <w:t xml:space="preserve"> of the corresponding inference report</w:t>
            </w:r>
          </w:p>
          <w:p w14:paraId="25FA7DFE" w14:textId="77777777" w:rsidR="0013532B" w:rsidRPr="00B057A2" w:rsidRDefault="0013532B" w:rsidP="0013532B">
            <w:pPr>
              <w:pStyle w:val="ListParagraph"/>
              <w:numPr>
                <w:ilvl w:val="0"/>
                <w:numId w:val="103"/>
              </w:numPr>
              <w:suppressAutoHyphens/>
              <w:overflowPunct/>
              <w:autoSpaceDE/>
              <w:autoSpaceDN/>
              <w:adjustRightInd/>
              <w:jc w:val="both"/>
              <w:textAlignment w:val="auto"/>
              <w:rPr>
                <w:b/>
                <w:bCs/>
                <w:i/>
                <w:iCs/>
              </w:rPr>
            </w:pPr>
            <w:r w:rsidRPr="00B057A2">
              <w:rPr>
                <w:b/>
                <w:bCs/>
                <w:i/>
                <w:iCs/>
                <w:lang w:eastAsia="ko-KR"/>
              </w:rPr>
              <w:t>F</w:t>
            </w:r>
            <w:r w:rsidRPr="00B057A2">
              <w:rPr>
                <w:rFonts w:hint="eastAsia"/>
                <w:b/>
                <w:bCs/>
                <w:i/>
                <w:iCs/>
                <w:lang w:eastAsia="ko-KR"/>
              </w:rPr>
              <w:t xml:space="preserve">ull and partial target CSI reporting is allowed, where partial target CSI = subset of </w:t>
            </w:r>
            <w:proofErr w:type="spellStart"/>
            <w:r w:rsidRPr="00B057A2">
              <w:rPr>
                <w:rFonts w:hint="eastAsia"/>
                <w:b/>
                <w:bCs/>
                <w:i/>
                <w:iCs/>
                <w:lang w:eastAsia="ko-KR"/>
              </w:rPr>
              <w:t>subbands</w:t>
            </w:r>
            <w:proofErr w:type="spellEnd"/>
            <w:r w:rsidRPr="00B057A2">
              <w:rPr>
                <w:rFonts w:hint="eastAsia"/>
                <w:b/>
                <w:bCs/>
                <w:i/>
                <w:iCs/>
                <w:lang w:eastAsia="ko-KR"/>
              </w:rPr>
              <w:t xml:space="preserve"> / layers of the</w:t>
            </w:r>
            <w:r w:rsidRPr="00B057A2">
              <w:rPr>
                <w:b/>
                <w:bCs/>
                <w:i/>
                <w:iCs/>
                <w:lang w:eastAsia="ko-KR"/>
              </w:rPr>
              <w:t xml:space="preserve"> CSI feedback of the</w:t>
            </w:r>
            <w:r w:rsidRPr="00B057A2">
              <w:rPr>
                <w:rFonts w:hint="eastAsia"/>
                <w:b/>
                <w:bCs/>
                <w:i/>
                <w:iCs/>
                <w:lang w:eastAsia="ko-KR"/>
              </w:rPr>
              <w:t xml:space="preserve"> inference</w:t>
            </w:r>
            <w:r w:rsidRPr="00B057A2">
              <w:rPr>
                <w:b/>
                <w:bCs/>
                <w:i/>
                <w:iCs/>
                <w:lang w:eastAsia="ko-KR"/>
              </w:rPr>
              <w:t xml:space="preserve"> report</w:t>
            </w:r>
            <w:r w:rsidRPr="00B057A2">
              <w:rPr>
                <w:rFonts w:hint="eastAsia"/>
                <w:b/>
                <w:bCs/>
                <w:i/>
                <w:iCs/>
                <w:lang w:eastAsia="ko-KR"/>
              </w:rPr>
              <w:t>)</w:t>
            </w:r>
          </w:p>
          <w:p w14:paraId="15C02F86" w14:textId="77777777" w:rsidR="0013532B" w:rsidRPr="00B057A2" w:rsidRDefault="0013532B" w:rsidP="0013532B">
            <w:pPr>
              <w:pStyle w:val="ListParagraph"/>
              <w:numPr>
                <w:ilvl w:val="0"/>
                <w:numId w:val="103"/>
              </w:numPr>
              <w:suppressAutoHyphens/>
              <w:overflowPunct/>
              <w:autoSpaceDE/>
              <w:autoSpaceDN/>
              <w:adjustRightInd/>
              <w:jc w:val="both"/>
              <w:textAlignment w:val="auto"/>
              <w:rPr>
                <w:b/>
                <w:bCs/>
                <w:i/>
                <w:iCs/>
              </w:rPr>
            </w:pPr>
            <w:r w:rsidRPr="00B057A2">
              <w:rPr>
                <w:b/>
                <w:bCs/>
                <w:i/>
                <w:iCs/>
                <w:lang w:eastAsia="ko-KR"/>
              </w:rPr>
              <w:t>Same set of layers are considered for target CSI sample and CSI feedback sample.</w:t>
            </w:r>
          </w:p>
          <w:p w14:paraId="08EBEEA4" w14:textId="77777777" w:rsidR="0013532B" w:rsidRPr="00B057A2" w:rsidRDefault="0013532B" w:rsidP="0013532B">
            <w:pPr>
              <w:pStyle w:val="ListParagraph"/>
              <w:numPr>
                <w:ilvl w:val="0"/>
                <w:numId w:val="103"/>
              </w:numPr>
              <w:suppressAutoHyphens/>
              <w:overflowPunct/>
              <w:autoSpaceDE/>
              <w:autoSpaceDN/>
              <w:adjustRightInd/>
              <w:ind w:left="402" w:hanging="402"/>
              <w:jc w:val="both"/>
              <w:textAlignment w:val="auto"/>
              <w:rPr>
                <w:b/>
                <w:bCs/>
                <w:i/>
                <w:iCs/>
              </w:rPr>
            </w:pPr>
            <w:r w:rsidRPr="00B057A2">
              <w:rPr>
                <w:rFonts w:hint="eastAsia"/>
                <w:b/>
                <w:bCs/>
                <w:i/>
                <w:iCs/>
                <w:lang w:eastAsia="ko-KR"/>
              </w:rPr>
              <w:t>M</w:t>
            </w:r>
            <w:r w:rsidRPr="00B057A2">
              <w:rPr>
                <w:b/>
                <w:bCs/>
                <w:i/>
                <w:iCs/>
              </w:rPr>
              <w:t xml:space="preserve">echanism to </w:t>
            </w:r>
            <w:r w:rsidRPr="00B057A2">
              <w:rPr>
                <w:b/>
                <w:bCs/>
                <w:i/>
                <w:iCs/>
                <w:u w:val="single"/>
              </w:rPr>
              <w:t>collect multiple samples</w:t>
            </w:r>
            <w:r w:rsidRPr="00B057A2">
              <w:rPr>
                <w:rFonts w:hint="eastAsia"/>
                <w:b/>
                <w:bCs/>
                <w:i/>
                <w:iCs/>
                <w:u w:val="single"/>
                <w:lang w:eastAsia="ko-KR"/>
              </w:rPr>
              <w:t xml:space="preserve"> </w:t>
            </w:r>
          </w:p>
          <w:p w14:paraId="5E2EBD94" w14:textId="77777777" w:rsidR="0013532B" w:rsidRPr="00B057A2" w:rsidRDefault="0013532B" w:rsidP="0013532B">
            <w:pPr>
              <w:pStyle w:val="ListParagraph"/>
              <w:numPr>
                <w:ilvl w:val="0"/>
                <w:numId w:val="103"/>
              </w:numPr>
              <w:suppressAutoHyphens/>
              <w:overflowPunct/>
              <w:autoSpaceDE/>
              <w:autoSpaceDN/>
              <w:adjustRightInd/>
              <w:jc w:val="both"/>
              <w:textAlignment w:val="auto"/>
              <w:rPr>
                <w:b/>
                <w:bCs/>
                <w:i/>
                <w:iCs/>
              </w:rPr>
            </w:pPr>
            <w:r w:rsidRPr="00B057A2">
              <w:rPr>
                <w:b/>
                <w:bCs/>
                <w:i/>
                <w:iCs/>
                <w:lang w:eastAsia="ko-KR"/>
              </w:rPr>
              <w:t>S</w:t>
            </w:r>
            <w:r w:rsidRPr="00B057A2">
              <w:rPr>
                <w:rFonts w:hint="eastAsia"/>
                <w:b/>
                <w:bCs/>
                <w:i/>
                <w:iCs/>
                <w:lang w:eastAsia="ko-KR"/>
              </w:rPr>
              <w:t xml:space="preserve">ample is a pair </w:t>
            </w:r>
            <w:r w:rsidRPr="00B057A2">
              <w:rPr>
                <w:b/>
                <w:bCs/>
                <w:i/>
                <w:iCs/>
                <w:lang w:eastAsia="ko-KR"/>
              </w:rPr>
              <w:t>of</w:t>
            </w:r>
            <w:r w:rsidRPr="00B057A2">
              <w:rPr>
                <w:rFonts w:hint="eastAsia"/>
                <w:b/>
                <w:bCs/>
                <w:i/>
                <w:iCs/>
                <w:lang w:eastAsia="ko-KR"/>
              </w:rPr>
              <w:t xml:space="preserve"> target CSI and</w:t>
            </w:r>
            <w:r w:rsidRPr="00B057A2">
              <w:rPr>
                <w:rFonts w:hint="eastAsia"/>
                <w:b/>
                <w:bCs/>
                <w:i/>
                <w:iCs/>
                <w:color w:val="FF0000"/>
                <w:lang w:eastAsia="ko-KR"/>
              </w:rPr>
              <w:t xml:space="preserve"> </w:t>
            </w:r>
            <w:r w:rsidRPr="00B057A2">
              <w:rPr>
                <w:rFonts w:hint="eastAsia"/>
                <w:b/>
                <w:bCs/>
                <w:i/>
                <w:iCs/>
                <w:lang w:eastAsia="ko-KR"/>
              </w:rPr>
              <w:t>CSI feedback sample</w:t>
            </w:r>
          </w:p>
          <w:p w14:paraId="422BB2DA" w14:textId="77777777" w:rsidR="0013532B" w:rsidRPr="00364B8E" w:rsidRDefault="0013532B" w:rsidP="0013532B">
            <w:pPr>
              <w:pStyle w:val="ListParagraph"/>
              <w:numPr>
                <w:ilvl w:val="0"/>
                <w:numId w:val="103"/>
              </w:numPr>
              <w:suppressAutoHyphens/>
              <w:overflowPunct/>
              <w:autoSpaceDE/>
              <w:autoSpaceDN/>
              <w:adjustRightInd/>
              <w:ind w:left="402" w:hanging="402"/>
              <w:jc w:val="both"/>
              <w:textAlignment w:val="auto"/>
            </w:pPr>
            <w:r w:rsidRPr="00B057A2">
              <w:rPr>
                <w:b/>
                <w:bCs/>
                <w:i/>
                <w:iCs/>
                <w:u w:val="single"/>
                <w:lang w:eastAsia="ko-KR"/>
              </w:rPr>
              <w:t>L</w:t>
            </w:r>
            <w:r w:rsidRPr="00B057A2">
              <w:rPr>
                <w:rFonts w:hint="eastAsia"/>
                <w:b/>
                <w:bCs/>
                <w:i/>
                <w:iCs/>
                <w:u w:val="single"/>
                <w:lang w:eastAsia="ko-KR"/>
              </w:rPr>
              <w:t>inking to corresponding inference</w:t>
            </w:r>
            <w:r w:rsidRPr="00B057A2">
              <w:rPr>
                <w:b/>
                <w:bCs/>
                <w:i/>
                <w:iCs/>
                <w:u w:val="single"/>
                <w:lang w:eastAsia="ko-KR"/>
              </w:rPr>
              <w:t xml:space="preserve"> </w:t>
            </w:r>
            <w:r w:rsidRPr="00B057A2">
              <w:rPr>
                <w:rFonts w:hint="eastAsia"/>
                <w:b/>
                <w:bCs/>
                <w:i/>
                <w:iCs/>
                <w:u w:val="single"/>
                <w:lang w:eastAsia="ko-KR"/>
              </w:rPr>
              <w:t xml:space="preserve">configuration (detailed solution </w:t>
            </w:r>
            <w:proofErr w:type="spellStart"/>
            <w:r w:rsidRPr="00B057A2">
              <w:rPr>
                <w:rFonts w:hint="eastAsia"/>
                <w:b/>
                <w:bCs/>
                <w:i/>
                <w:iCs/>
                <w:u w:val="single"/>
                <w:lang w:eastAsia="ko-KR"/>
              </w:rPr>
              <w:t>upto</w:t>
            </w:r>
            <w:proofErr w:type="spellEnd"/>
            <w:r w:rsidRPr="00B057A2">
              <w:rPr>
                <w:rFonts w:hint="eastAsia"/>
                <w:b/>
                <w:bCs/>
                <w:i/>
                <w:iCs/>
                <w:u w:val="single"/>
                <w:lang w:eastAsia="ko-KR"/>
              </w:rPr>
              <w:t xml:space="preserve"> RAN2)</w:t>
            </w:r>
          </w:p>
          <w:p w14:paraId="2179381A" w14:textId="77777777" w:rsidR="0013532B" w:rsidRDefault="0013532B" w:rsidP="00262E76">
            <w:pPr>
              <w:pStyle w:val="3GPPText"/>
              <w:rPr>
                <w:strike/>
              </w:rPr>
            </w:pPr>
          </w:p>
        </w:tc>
      </w:tr>
    </w:tbl>
    <w:bookmarkEnd w:id="149"/>
    <w:p w14:paraId="79B32CB5" w14:textId="77777777" w:rsidR="0013532B" w:rsidRPr="005D5F7C" w:rsidRDefault="0013532B" w:rsidP="0013532B">
      <w:pPr>
        <w:rPr>
          <w:rFonts w:ascii="Times New Roman" w:eastAsiaTheme="minorEastAsia" w:hAnsi="Times New Roman"/>
          <w:szCs w:val="20"/>
          <w:lang w:eastAsia="zh-CN"/>
        </w:rPr>
      </w:pPr>
      <w:r w:rsidRPr="005D5F7C">
        <w:rPr>
          <w:rFonts w:ascii="Times New Roman" w:eastAsiaTheme="minorEastAsia" w:hAnsi="Times New Roman"/>
          <w:szCs w:val="20"/>
          <w:lang w:eastAsia="zh-CN"/>
        </w:rPr>
        <w:t>RAN1 asks RAN2 if they would be so kind as to consider the agreement above in their future work.</w:t>
      </w:r>
    </w:p>
    <w:p w14:paraId="69C7174F" w14:textId="77777777" w:rsidR="0013532B" w:rsidRPr="005D5F7C" w:rsidRDefault="0013532B" w:rsidP="0013532B">
      <w:pPr>
        <w:rPr>
          <w:rFonts w:ascii="Times New Roman" w:eastAsiaTheme="minorEastAsia" w:hAnsi="Times New Roman"/>
          <w:szCs w:val="20"/>
          <w:lang w:eastAsia="zh-CN"/>
        </w:rPr>
      </w:pPr>
    </w:p>
    <w:p w14:paraId="15D61FC6" w14:textId="77777777" w:rsidR="0013532B" w:rsidRPr="005D5F7C" w:rsidRDefault="0013532B" w:rsidP="0013532B">
      <w:pPr>
        <w:rPr>
          <w:rFonts w:ascii="Times New Roman" w:eastAsiaTheme="minorEastAsia" w:hAnsi="Times New Roman"/>
          <w:szCs w:val="20"/>
          <w:lang w:eastAsia="zh-CN"/>
        </w:rPr>
      </w:pPr>
    </w:p>
    <w:p w14:paraId="528D9BE3" w14:textId="4C05AEB8" w:rsidR="0013532B" w:rsidRPr="005D5F7C" w:rsidRDefault="0013532B" w:rsidP="0013532B">
      <w:pPr>
        <w:rPr>
          <w:rFonts w:ascii="Times New Roman" w:eastAsiaTheme="minorEastAsia" w:hAnsi="Times New Roman"/>
          <w:szCs w:val="20"/>
          <w:lang w:eastAsia="zh-CN"/>
        </w:rPr>
      </w:pPr>
      <w:r w:rsidRPr="005D5F7C">
        <w:rPr>
          <w:rFonts w:ascii="Times New Roman" w:eastAsiaTheme="minorEastAsia" w:hAnsi="Times New Roman"/>
          <w:szCs w:val="20"/>
          <w:lang w:eastAsia="zh-CN"/>
        </w:rPr>
        <w:t xml:space="preserve">The corresponding final LS in </w:t>
      </w:r>
      <w:hyperlink r:id="rId304" w:history="1">
        <w:r w:rsidR="00C62C50" w:rsidRPr="005D5F7C">
          <w:rPr>
            <w:rStyle w:val="Hyperlink"/>
            <w:rFonts w:ascii="Times New Roman" w:eastAsiaTheme="minorEastAsia" w:hAnsi="Times New Roman"/>
            <w:szCs w:val="20"/>
            <w:highlight w:val="green"/>
            <w:lang w:eastAsia="zh-CN"/>
          </w:rPr>
          <w:t>R1-2606893</w:t>
        </w:r>
      </w:hyperlink>
      <w:r w:rsidRPr="005D5F7C">
        <w:rPr>
          <w:rFonts w:ascii="Times New Roman" w:eastAsiaTheme="minorEastAsia" w:hAnsi="Times New Roman"/>
          <w:szCs w:val="20"/>
          <w:lang w:eastAsia="zh-CN"/>
        </w:rPr>
        <w:t xml:space="preserve"> is endorsed.</w:t>
      </w:r>
    </w:p>
    <w:p w14:paraId="4427E77F" w14:textId="56E1A587" w:rsidR="00AE1B22" w:rsidRPr="005D5F7C" w:rsidRDefault="00AE1B22" w:rsidP="0013532B">
      <w:pPr>
        <w:rPr>
          <w:rFonts w:ascii="Times New Roman" w:eastAsiaTheme="minorEastAsia" w:hAnsi="Times New Roman"/>
          <w:szCs w:val="20"/>
          <w:lang w:eastAsia="zh-CN"/>
        </w:rPr>
      </w:pPr>
      <w:r w:rsidRPr="005D5F7C">
        <w:rPr>
          <w:rFonts w:ascii="Times New Roman" w:eastAsiaTheme="minorEastAsia" w:hAnsi="Times New Roman"/>
          <w:szCs w:val="20"/>
          <w:lang w:eastAsia="zh-CN"/>
        </w:rPr>
        <w:t xml:space="preserve">Revised in </w:t>
      </w:r>
      <w:hyperlink r:id="rId305" w:history="1">
        <w:r w:rsidR="00C62C50" w:rsidRPr="005D5F7C">
          <w:rPr>
            <w:rStyle w:val="Hyperlink"/>
            <w:rFonts w:ascii="Times New Roman" w:eastAsiaTheme="minorEastAsia" w:hAnsi="Times New Roman"/>
            <w:szCs w:val="20"/>
            <w:highlight w:val="green"/>
            <w:lang w:eastAsia="zh-CN"/>
          </w:rPr>
          <w:t>R1-2606930</w:t>
        </w:r>
      </w:hyperlink>
      <w:r w:rsidRPr="005D5F7C">
        <w:rPr>
          <w:rFonts w:ascii="Times New Roman" w:eastAsiaTheme="minorEastAsia" w:hAnsi="Times New Roman"/>
          <w:szCs w:val="20"/>
          <w:lang w:eastAsia="zh-CN"/>
        </w:rPr>
        <w:t xml:space="preserve"> to correct the source to RAN WG1.</w:t>
      </w:r>
    </w:p>
    <w:p w14:paraId="1DA22CB5" w14:textId="77777777" w:rsidR="0013532B" w:rsidRPr="005D5F7C" w:rsidRDefault="0013532B" w:rsidP="0013532B">
      <w:pPr>
        <w:rPr>
          <w:rFonts w:ascii="Times New Roman" w:eastAsiaTheme="minorEastAsia" w:hAnsi="Times New Roman"/>
          <w:szCs w:val="20"/>
          <w:lang w:eastAsia="zh-CN"/>
        </w:rPr>
      </w:pPr>
    </w:p>
    <w:p w14:paraId="7199DC0A" w14:textId="77777777" w:rsidR="0013532B" w:rsidRPr="005D5F7C" w:rsidRDefault="0013532B" w:rsidP="0013532B">
      <w:pPr>
        <w:rPr>
          <w:rFonts w:ascii="Times New Roman" w:eastAsiaTheme="minorEastAsia" w:hAnsi="Times New Roman"/>
          <w:b/>
          <w:bCs/>
          <w:szCs w:val="20"/>
          <w:lang w:eastAsia="zh-CN"/>
        </w:rPr>
      </w:pPr>
      <w:r w:rsidRPr="005D5F7C">
        <w:rPr>
          <w:rFonts w:ascii="Times New Roman" w:eastAsiaTheme="minorEastAsia" w:hAnsi="Times New Roman"/>
          <w:b/>
          <w:bCs/>
          <w:szCs w:val="20"/>
          <w:highlight w:val="green"/>
          <w:lang w:eastAsia="zh-CN"/>
        </w:rPr>
        <w:t>Agreement:</w:t>
      </w:r>
    </w:p>
    <w:p w14:paraId="369B65FE" w14:textId="77777777" w:rsidR="0013532B" w:rsidRPr="005D5F7C" w:rsidRDefault="0013532B" w:rsidP="0013532B">
      <w:pPr>
        <w:rPr>
          <w:rFonts w:ascii="Times New Roman" w:hAnsi="Times New Roman"/>
          <w:szCs w:val="20"/>
        </w:rPr>
      </w:pPr>
      <w:r w:rsidRPr="005D5F7C">
        <w:rPr>
          <w:rFonts w:ascii="Times New Roman" w:hAnsi="Times New Roman"/>
          <w:szCs w:val="20"/>
        </w:rPr>
        <w:t>Support following configuration for inference configuration</w:t>
      </w:r>
    </w:p>
    <w:p w14:paraId="02A48C95" w14:textId="77777777" w:rsidR="0013532B" w:rsidRPr="005D5F7C" w:rsidRDefault="0013532B" w:rsidP="0013532B">
      <w:pPr>
        <w:pStyle w:val="ListParagraph"/>
        <w:numPr>
          <w:ilvl w:val="0"/>
          <w:numId w:val="104"/>
        </w:numPr>
        <w:suppressAutoHyphens/>
        <w:overflowPunct/>
        <w:autoSpaceDE/>
        <w:autoSpaceDN/>
        <w:adjustRightInd/>
        <w:ind w:left="402" w:hanging="402"/>
        <w:jc w:val="both"/>
        <w:textAlignment w:val="auto"/>
      </w:pPr>
      <w:r w:rsidRPr="005D5F7C">
        <w:t>Pairing ID</w:t>
      </w:r>
    </w:p>
    <w:p w14:paraId="7DB1D24B" w14:textId="77777777" w:rsidR="0013532B" w:rsidRPr="005D5F7C" w:rsidRDefault="0013532B" w:rsidP="0013532B">
      <w:pPr>
        <w:pStyle w:val="ListParagraph"/>
        <w:numPr>
          <w:ilvl w:val="0"/>
          <w:numId w:val="104"/>
        </w:numPr>
        <w:suppressAutoHyphens/>
        <w:overflowPunct/>
        <w:autoSpaceDE/>
        <w:autoSpaceDN/>
        <w:adjustRightInd/>
        <w:ind w:left="402" w:hanging="402"/>
        <w:jc w:val="both"/>
        <w:textAlignment w:val="auto"/>
      </w:pPr>
      <w:proofErr w:type="spellStart"/>
      <w:r w:rsidRPr="005D5F7C">
        <w:t>Subband</w:t>
      </w:r>
      <w:proofErr w:type="spellEnd"/>
      <w:r w:rsidRPr="005D5F7C">
        <w:t xml:space="preserve"> configuration (reuse </w:t>
      </w:r>
      <w:proofErr w:type="spellStart"/>
      <w:r w:rsidRPr="005D5F7C">
        <w:t>csi-ReportingBand</w:t>
      </w:r>
      <w:proofErr w:type="spellEnd"/>
      <w:r w:rsidRPr="005D5F7C">
        <w:t>)</w:t>
      </w:r>
    </w:p>
    <w:p w14:paraId="29DD80DC" w14:textId="77777777" w:rsidR="0013532B" w:rsidRPr="005D5F7C" w:rsidRDefault="0013532B" w:rsidP="0013532B">
      <w:pPr>
        <w:pStyle w:val="ListParagraph"/>
        <w:numPr>
          <w:ilvl w:val="0"/>
          <w:numId w:val="104"/>
        </w:numPr>
        <w:suppressAutoHyphens/>
        <w:overflowPunct/>
        <w:autoSpaceDE/>
        <w:autoSpaceDN/>
        <w:adjustRightInd/>
        <w:ind w:left="402" w:hanging="402"/>
        <w:jc w:val="both"/>
        <w:textAlignment w:val="auto"/>
      </w:pPr>
      <w:r w:rsidRPr="005D5F7C">
        <w:t>Resources for channel and interference measurement (reuse legacy configuration)</w:t>
      </w:r>
    </w:p>
    <w:p w14:paraId="31A53AD6" w14:textId="77777777" w:rsidR="0013532B" w:rsidRPr="005D5F7C" w:rsidRDefault="0013532B" w:rsidP="0013532B">
      <w:pPr>
        <w:pStyle w:val="ListParagraph"/>
        <w:numPr>
          <w:ilvl w:val="0"/>
          <w:numId w:val="104"/>
        </w:numPr>
        <w:suppressAutoHyphens/>
        <w:overflowPunct/>
        <w:autoSpaceDE/>
        <w:autoSpaceDN/>
        <w:adjustRightInd/>
        <w:ind w:left="402" w:hanging="402"/>
        <w:jc w:val="both"/>
        <w:textAlignment w:val="auto"/>
      </w:pPr>
      <w:proofErr w:type="spellStart"/>
      <w:r w:rsidRPr="005D5F7C">
        <w:t>portMappingMethod</w:t>
      </w:r>
      <w:proofErr w:type="spellEnd"/>
      <w:r w:rsidRPr="005D5F7C">
        <w:t xml:space="preserve"> (reuse legacy </w:t>
      </w:r>
      <w:proofErr w:type="spellStart"/>
      <w:r w:rsidRPr="005D5F7C">
        <w:t>configuraiton</w:t>
      </w:r>
      <w:proofErr w:type="spellEnd"/>
      <w:r w:rsidRPr="005D5F7C">
        <w:t>)</w:t>
      </w:r>
    </w:p>
    <w:p w14:paraId="2ACEDF16" w14:textId="77777777" w:rsidR="0013532B" w:rsidRPr="005D5F7C" w:rsidRDefault="0013532B" w:rsidP="0013532B">
      <w:pPr>
        <w:pStyle w:val="ListParagraph"/>
        <w:numPr>
          <w:ilvl w:val="0"/>
          <w:numId w:val="104"/>
        </w:numPr>
        <w:suppressAutoHyphens/>
        <w:overflowPunct/>
        <w:autoSpaceDE/>
        <w:autoSpaceDN/>
        <w:adjustRightInd/>
        <w:ind w:left="402" w:hanging="402"/>
        <w:jc w:val="both"/>
        <w:textAlignment w:val="auto"/>
        <w:rPr>
          <w:lang w:val="pt-BR"/>
        </w:rPr>
      </w:pPr>
      <w:r w:rsidRPr="005D5F7C">
        <w:rPr>
          <w:lang w:val="pt-BR"/>
        </w:rPr>
        <w:t>codebookConfig-r20</w:t>
      </w:r>
    </w:p>
    <w:p w14:paraId="5D51236F" w14:textId="77777777" w:rsidR="0013532B" w:rsidRPr="005D5F7C" w:rsidRDefault="0013532B" w:rsidP="0013532B">
      <w:pPr>
        <w:pStyle w:val="ListParagraph"/>
        <w:numPr>
          <w:ilvl w:val="0"/>
          <w:numId w:val="104"/>
        </w:numPr>
        <w:suppressAutoHyphens/>
        <w:overflowPunct/>
        <w:autoSpaceDE/>
        <w:autoSpaceDN/>
        <w:adjustRightInd/>
        <w:jc w:val="both"/>
        <w:textAlignment w:val="auto"/>
      </w:pPr>
      <w:r w:rsidRPr="005D5F7C">
        <w:t>Payload parameter combination configuration</w:t>
      </w:r>
    </w:p>
    <w:p w14:paraId="0CC94E5E" w14:textId="77777777" w:rsidR="0013532B" w:rsidRPr="005D5F7C" w:rsidRDefault="0013532B" w:rsidP="0013532B">
      <w:pPr>
        <w:pStyle w:val="ListParagraph"/>
        <w:numPr>
          <w:ilvl w:val="0"/>
          <w:numId w:val="104"/>
        </w:numPr>
        <w:suppressAutoHyphens/>
        <w:overflowPunct/>
        <w:autoSpaceDE/>
        <w:autoSpaceDN/>
        <w:adjustRightInd/>
        <w:jc w:val="both"/>
        <w:textAlignment w:val="auto"/>
        <w:rPr>
          <w:lang w:val="fr-FR"/>
        </w:rPr>
      </w:pPr>
      <w:r w:rsidRPr="005D5F7C">
        <w:rPr>
          <w:lang w:val="fr-FR"/>
        </w:rPr>
        <w:t>N1, N2 configuration</w:t>
      </w:r>
    </w:p>
    <w:p w14:paraId="21D014FD" w14:textId="77777777" w:rsidR="0013532B" w:rsidRPr="005D5F7C" w:rsidRDefault="0013532B" w:rsidP="0013532B">
      <w:pPr>
        <w:pStyle w:val="ListParagraph"/>
        <w:numPr>
          <w:ilvl w:val="0"/>
          <w:numId w:val="104"/>
        </w:numPr>
        <w:suppressAutoHyphens/>
        <w:overflowPunct/>
        <w:autoSpaceDE/>
        <w:autoSpaceDN/>
        <w:adjustRightInd/>
        <w:jc w:val="both"/>
        <w:textAlignment w:val="auto"/>
      </w:pPr>
      <w:r w:rsidRPr="005D5F7C">
        <w:t>Rank restriction (reuse legacy)</w:t>
      </w:r>
    </w:p>
    <w:p w14:paraId="46C1E129" w14:textId="77777777" w:rsidR="0013532B" w:rsidRPr="005D5F7C" w:rsidRDefault="0013532B" w:rsidP="0013532B">
      <w:pPr>
        <w:pStyle w:val="ListParagraph"/>
        <w:numPr>
          <w:ilvl w:val="0"/>
          <w:numId w:val="104"/>
        </w:numPr>
        <w:suppressAutoHyphens/>
        <w:overflowPunct/>
        <w:autoSpaceDE/>
        <w:autoSpaceDN/>
        <w:adjustRightInd/>
        <w:ind w:left="402" w:hanging="402"/>
        <w:jc w:val="both"/>
        <w:textAlignment w:val="auto"/>
      </w:pPr>
      <w:r w:rsidRPr="005D5F7C">
        <w:t xml:space="preserve">FFS: </w:t>
      </w:r>
      <w:proofErr w:type="spellStart"/>
      <w:r w:rsidRPr="005D5F7C">
        <w:t>reportQuantity</w:t>
      </w:r>
      <w:proofErr w:type="spellEnd"/>
    </w:p>
    <w:p w14:paraId="16E7C507" w14:textId="78DE434D" w:rsidR="0013532B" w:rsidRPr="006C13FC" w:rsidRDefault="00C62C50" w:rsidP="0013532B">
      <w:pPr>
        <w:rPr>
          <w:rFonts w:eastAsiaTheme="minorEastAsia"/>
          <w:b/>
          <w:bCs/>
          <w:lang w:eastAsia="zh-CN"/>
        </w:rPr>
      </w:pPr>
      <w:hyperlink r:id="rId306" w:history="1">
        <w:r w:rsidRPr="006C13FC">
          <w:rPr>
            <w:rStyle w:val="Hyperlink"/>
            <w:rFonts w:ascii="Times New Roman" w:eastAsia="Times New Roman" w:hAnsi="Times New Roman"/>
            <w:b/>
            <w:bCs/>
          </w:rPr>
          <w:t>R1-2606363</w:t>
        </w:r>
      </w:hyperlink>
      <w:r w:rsidR="0013532B" w:rsidRPr="006C13FC">
        <w:rPr>
          <w:rFonts w:ascii="Times New Roman" w:eastAsia="Times New Roman" w:hAnsi="Times New Roman"/>
          <w:b/>
          <w:bCs/>
        </w:rPr>
        <w:tab/>
        <w:t xml:space="preserve">FL summary </w:t>
      </w:r>
      <w:r w:rsidR="00BD63E0" w:rsidRPr="006C13FC">
        <w:rPr>
          <w:rFonts w:ascii="Times New Roman" w:eastAsia="Times New Roman" w:hAnsi="Times New Roman"/>
          <w:b/>
          <w:bCs/>
        </w:rPr>
        <w:t>#</w:t>
      </w:r>
      <w:r w:rsidR="0013532B" w:rsidRPr="006C13FC">
        <w:rPr>
          <w:rFonts w:ascii="Times New Roman" w:eastAsia="Times New Roman" w:hAnsi="Times New Roman"/>
          <w:b/>
          <w:bCs/>
        </w:rPr>
        <w:t>4 on 9.1.1 for CSI compression via two-sided model</w:t>
      </w:r>
      <w:r w:rsidR="0013532B" w:rsidRPr="006C13FC">
        <w:rPr>
          <w:rFonts w:ascii="Times New Roman" w:eastAsia="Times New Roman" w:hAnsi="Times New Roman"/>
          <w:b/>
          <w:bCs/>
        </w:rPr>
        <w:tab/>
        <w:t>Qualcomm Incorporated</w:t>
      </w:r>
    </w:p>
    <w:p w14:paraId="547E5CEE" w14:textId="77777777" w:rsidR="0013532B" w:rsidRPr="006B47F2" w:rsidRDefault="0013532B" w:rsidP="0013532B">
      <w:pPr>
        <w:rPr>
          <w:rFonts w:eastAsiaTheme="minorEastAsia"/>
          <w:i/>
          <w:iCs/>
          <w:lang w:eastAsia="zh-CN"/>
        </w:rPr>
      </w:pPr>
    </w:p>
    <w:p w14:paraId="64D557F6" w14:textId="77777777" w:rsidR="0013532B" w:rsidRPr="0013532B" w:rsidRDefault="0013532B" w:rsidP="0013532B">
      <w:pPr>
        <w:rPr>
          <w:lang w:val="en-US"/>
        </w:rPr>
      </w:pPr>
    </w:p>
    <w:p w14:paraId="4825F9C6" w14:textId="46234329" w:rsidR="0013532B" w:rsidRDefault="00187F61" w:rsidP="0013532B">
      <w:pPr>
        <w:pStyle w:val="Heading3"/>
        <w:rPr>
          <w:lang w:val="en-US"/>
        </w:rPr>
      </w:pPr>
      <w:bookmarkStart w:id="150" w:name="_Toc239313223"/>
      <w:r w:rsidRPr="00FD0278">
        <w:rPr>
          <w:lang w:val="en-US"/>
        </w:rPr>
        <w:t>Inter-vendor training collaboration for two-sided AI/ML models</w:t>
      </w:r>
      <w:bookmarkEnd w:id="150"/>
    </w:p>
    <w:p w14:paraId="0205A123" w14:textId="77777777" w:rsidR="005748D0" w:rsidRPr="00FD0278" w:rsidRDefault="005748D0" w:rsidP="005748D0">
      <w:pPr>
        <w:rPr>
          <w:rFonts w:eastAsia="DengXian"/>
          <w:i/>
          <w:iCs/>
          <w:lang w:eastAsia="zh-CN"/>
        </w:rPr>
      </w:pPr>
      <w:r w:rsidRPr="00FD0278">
        <w:rPr>
          <w:rFonts w:hint="eastAsia"/>
          <w:i/>
          <w:iCs/>
        </w:rPr>
        <w:t>Including s</w:t>
      </w:r>
      <w:r w:rsidRPr="00FD0278">
        <w:rPr>
          <w:i/>
          <w:iCs/>
        </w:rPr>
        <w:t>pecification of standardized dataset format/content plus dataset exchange</w:t>
      </w:r>
      <w:r w:rsidRPr="00FD0278">
        <w:rPr>
          <w:rFonts w:eastAsia="DengXian" w:hint="eastAsia"/>
          <w:i/>
          <w:iCs/>
          <w:lang w:eastAsia="zh-CN"/>
        </w:rPr>
        <w:t>, as well as pairing and RAN4 related</w:t>
      </w:r>
      <w:r w:rsidRPr="00FD0278">
        <w:rPr>
          <w:i/>
          <w:iCs/>
        </w:rPr>
        <w:t xml:space="preserve"> issue</w:t>
      </w:r>
      <w:r w:rsidRPr="00FD0278">
        <w:rPr>
          <w:rFonts w:eastAsia="DengXian" w:hint="eastAsia"/>
          <w:i/>
          <w:iCs/>
          <w:lang w:eastAsia="zh-CN"/>
        </w:rPr>
        <w:t>s.</w:t>
      </w:r>
    </w:p>
    <w:p w14:paraId="2D035F15" w14:textId="77777777" w:rsidR="005748D0" w:rsidRPr="00FD0278" w:rsidRDefault="005748D0" w:rsidP="005748D0">
      <w:pPr>
        <w:rPr>
          <w:rFonts w:eastAsia="DengXian"/>
          <w:i/>
          <w:iCs/>
          <w:lang w:eastAsia="zh-CN"/>
        </w:rPr>
      </w:pPr>
    </w:p>
    <w:p w14:paraId="75637847" w14:textId="1C43B187" w:rsidR="005748D0" w:rsidRDefault="00C62C50" w:rsidP="005748D0">
      <w:hyperlink r:id="rId307" w:history="1">
        <w:r>
          <w:rPr>
            <w:rStyle w:val="Hyperlink"/>
            <w:rFonts w:ascii="Times New Roman" w:eastAsia="Times New Roman" w:hAnsi="Times New Roman"/>
          </w:rPr>
          <w:t>R1-2605210</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FUTUREWEI</w:t>
      </w:r>
    </w:p>
    <w:p w14:paraId="040A2FDC" w14:textId="069C0578" w:rsidR="005748D0" w:rsidRDefault="00C62C50" w:rsidP="005748D0">
      <w:hyperlink r:id="rId308" w:history="1">
        <w:r>
          <w:rPr>
            <w:rStyle w:val="Hyperlink"/>
            <w:rFonts w:ascii="Times New Roman" w:eastAsia="Times New Roman" w:hAnsi="Times New Roman"/>
          </w:rPr>
          <w:t>R1-2605231</w:t>
        </w:r>
      </w:hyperlink>
      <w:r w:rsidR="005748D0">
        <w:rPr>
          <w:rFonts w:ascii="Times New Roman" w:eastAsia="Times New Roman" w:hAnsi="Times New Roman"/>
        </w:rPr>
        <w:tab/>
        <w:t xml:space="preserve">Discussion on Single-Station </w:t>
      </w:r>
      <w:proofErr w:type="spellStart"/>
      <w:r w:rsidR="005748D0">
        <w:rPr>
          <w:rFonts w:ascii="Times New Roman" w:eastAsia="Times New Roman" w:hAnsi="Times New Roman"/>
        </w:rPr>
        <w:t>NLoS</w:t>
      </w:r>
      <w:proofErr w:type="spellEnd"/>
      <w:r w:rsidR="005748D0">
        <w:rPr>
          <w:rFonts w:ascii="Times New Roman" w:eastAsia="Times New Roman" w:hAnsi="Times New Roman"/>
        </w:rPr>
        <w:t xml:space="preserve"> Positioning With AI-Based Path Matching</w:t>
      </w:r>
      <w:r w:rsidR="005748D0">
        <w:rPr>
          <w:rFonts w:ascii="Times New Roman" w:eastAsia="Times New Roman" w:hAnsi="Times New Roman"/>
        </w:rPr>
        <w:tab/>
        <w:t>Southeast University</w:t>
      </w:r>
    </w:p>
    <w:p w14:paraId="15DACC56" w14:textId="63407581" w:rsidR="005748D0" w:rsidRDefault="00C62C50" w:rsidP="005748D0">
      <w:hyperlink r:id="rId309" w:history="1">
        <w:r>
          <w:rPr>
            <w:rStyle w:val="Hyperlink"/>
            <w:rFonts w:ascii="Times New Roman" w:eastAsia="Times New Roman" w:hAnsi="Times New Roman"/>
          </w:rPr>
          <w:t>R1-2605232</w:t>
        </w:r>
      </w:hyperlink>
      <w:r w:rsidR="005748D0">
        <w:rPr>
          <w:rFonts w:ascii="Times New Roman" w:eastAsia="Times New Roman" w:hAnsi="Times New Roman"/>
        </w:rPr>
        <w:tab/>
        <w:t>Discussion on AI-Assisted Indoor Positioning With MIMO-OFDM Systems</w:t>
      </w:r>
      <w:r w:rsidR="005748D0">
        <w:rPr>
          <w:rFonts w:ascii="Times New Roman" w:eastAsia="Times New Roman" w:hAnsi="Times New Roman"/>
        </w:rPr>
        <w:tab/>
        <w:t>Southeast University</w:t>
      </w:r>
    </w:p>
    <w:p w14:paraId="05DDC8AD" w14:textId="1B6911F2" w:rsidR="005748D0" w:rsidRDefault="00C62C50" w:rsidP="005748D0">
      <w:hyperlink r:id="rId310" w:history="1">
        <w:r>
          <w:rPr>
            <w:rStyle w:val="Hyperlink"/>
            <w:rFonts w:ascii="Times New Roman" w:eastAsia="Times New Roman" w:hAnsi="Times New Roman"/>
          </w:rPr>
          <w:t>R1-2605233</w:t>
        </w:r>
      </w:hyperlink>
      <w:r w:rsidR="005748D0">
        <w:rPr>
          <w:rFonts w:ascii="Times New Roman" w:eastAsia="Times New Roman" w:hAnsi="Times New Roman"/>
        </w:rPr>
        <w:tab/>
        <w:t>Discussion on AI-Assisted UAV Localization With Channel Maps</w:t>
      </w:r>
      <w:r w:rsidR="005748D0">
        <w:rPr>
          <w:rFonts w:ascii="Times New Roman" w:eastAsia="Times New Roman" w:hAnsi="Times New Roman"/>
        </w:rPr>
        <w:tab/>
        <w:t>Southeast University</w:t>
      </w:r>
    </w:p>
    <w:p w14:paraId="286848A0" w14:textId="404A96D8" w:rsidR="005748D0" w:rsidRDefault="00C62C50" w:rsidP="005748D0">
      <w:hyperlink r:id="rId311" w:history="1">
        <w:r>
          <w:rPr>
            <w:rStyle w:val="Hyperlink"/>
            <w:rFonts w:ascii="Times New Roman" w:eastAsia="Times New Roman" w:hAnsi="Times New Roman"/>
          </w:rPr>
          <w:t>R1-2605238</w:t>
        </w:r>
      </w:hyperlink>
      <w:r w:rsidR="005748D0">
        <w:rPr>
          <w:rFonts w:ascii="Times New Roman" w:eastAsia="Times New Roman" w:hAnsi="Times New Roman"/>
        </w:rPr>
        <w:tab/>
        <w:t>Discussion on Al-Assisted Indoor Positioning With MIMO-OFDM Systems</w:t>
      </w:r>
      <w:r w:rsidR="005748D0">
        <w:rPr>
          <w:rFonts w:ascii="Times New Roman" w:eastAsia="Times New Roman" w:hAnsi="Times New Roman"/>
        </w:rPr>
        <w:tab/>
        <w:t>SEU</w:t>
      </w:r>
    </w:p>
    <w:p w14:paraId="43B6E94F" w14:textId="50AB2381" w:rsidR="005748D0" w:rsidRDefault="00C62C50" w:rsidP="005748D0">
      <w:hyperlink r:id="rId312" w:history="1">
        <w:r>
          <w:rPr>
            <w:rStyle w:val="Hyperlink"/>
            <w:rFonts w:ascii="Times New Roman" w:eastAsia="Times New Roman" w:hAnsi="Times New Roman"/>
          </w:rPr>
          <w:t>R1-2605239</w:t>
        </w:r>
      </w:hyperlink>
      <w:r w:rsidR="005748D0">
        <w:rPr>
          <w:rFonts w:ascii="Times New Roman" w:eastAsia="Times New Roman" w:hAnsi="Times New Roman"/>
        </w:rPr>
        <w:tab/>
        <w:t xml:space="preserve">Discussion on Single-Station </w:t>
      </w:r>
      <w:proofErr w:type="spellStart"/>
      <w:r w:rsidR="005748D0">
        <w:rPr>
          <w:rFonts w:ascii="Times New Roman" w:eastAsia="Times New Roman" w:hAnsi="Times New Roman"/>
        </w:rPr>
        <w:t>NLoS</w:t>
      </w:r>
      <w:proofErr w:type="spellEnd"/>
      <w:r w:rsidR="005748D0">
        <w:rPr>
          <w:rFonts w:ascii="Times New Roman" w:eastAsia="Times New Roman" w:hAnsi="Times New Roman"/>
        </w:rPr>
        <w:t xml:space="preserve"> Positioning With AI-Based Path Matching</w:t>
      </w:r>
      <w:r w:rsidR="005748D0">
        <w:rPr>
          <w:rFonts w:ascii="Times New Roman" w:eastAsia="Times New Roman" w:hAnsi="Times New Roman"/>
        </w:rPr>
        <w:tab/>
        <w:t>SEU</w:t>
      </w:r>
    </w:p>
    <w:p w14:paraId="5B21449A" w14:textId="3A03490A" w:rsidR="005748D0" w:rsidRDefault="00C62C50" w:rsidP="005748D0">
      <w:hyperlink r:id="rId313" w:history="1">
        <w:r>
          <w:rPr>
            <w:rStyle w:val="Hyperlink"/>
            <w:rFonts w:ascii="Times New Roman" w:eastAsia="Times New Roman" w:hAnsi="Times New Roman"/>
          </w:rPr>
          <w:t>R1-2605240</w:t>
        </w:r>
      </w:hyperlink>
      <w:r w:rsidR="005748D0">
        <w:rPr>
          <w:rFonts w:ascii="Times New Roman" w:eastAsia="Times New Roman" w:hAnsi="Times New Roman"/>
        </w:rPr>
        <w:tab/>
        <w:t>Discussion on Al-Assisted Indoor Positioning With MIMO-OFDM Systems</w:t>
      </w:r>
      <w:r w:rsidR="005748D0">
        <w:rPr>
          <w:rFonts w:ascii="Times New Roman" w:eastAsia="Times New Roman" w:hAnsi="Times New Roman"/>
        </w:rPr>
        <w:tab/>
        <w:t>SEU</w:t>
      </w:r>
    </w:p>
    <w:p w14:paraId="2651BE09" w14:textId="7FDD0233" w:rsidR="005748D0" w:rsidRDefault="00C62C50" w:rsidP="005748D0">
      <w:pPr>
        <w:ind w:left="1440" w:hanging="1440"/>
      </w:pPr>
      <w:hyperlink r:id="rId314" w:history="1">
        <w:r>
          <w:rPr>
            <w:rStyle w:val="Hyperlink"/>
            <w:rFonts w:ascii="Times New Roman" w:eastAsia="Times New Roman" w:hAnsi="Times New Roman"/>
          </w:rPr>
          <w:t>R1-2605244</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r>
      <w:proofErr w:type="spellStart"/>
      <w:r w:rsidR="005748D0">
        <w:rPr>
          <w:rFonts w:ascii="Times New Roman" w:eastAsia="Times New Roman" w:hAnsi="Times New Roman"/>
        </w:rPr>
        <w:t>Spreadtrum</w:t>
      </w:r>
      <w:proofErr w:type="spellEnd"/>
      <w:r w:rsidR="005748D0">
        <w:rPr>
          <w:rFonts w:ascii="Times New Roman" w:eastAsia="Times New Roman" w:hAnsi="Times New Roman"/>
        </w:rPr>
        <w:t>, UNISOC</w:t>
      </w:r>
    </w:p>
    <w:p w14:paraId="28F41CF0" w14:textId="281D7435" w:rsidR="005748D0" w:rsidRDefault="00C62C50" w:rsidP="005748D0">
      <w:hyperlink r:id="rId315" w:history="1">
        <w:r>
          <w:rPr>
            <w:rStyle w:val="Hyperlink"/>
            <w:rFonts w:ascii="Times New Roman" w:eastAsia="Times New Roman" w:hAnsi="Times New Roman"/>
          </w:rPr>
          <w:t>R1-2605285</w:t>
        </w:r>
      </w:hyperlink>
      <w:r w:rsidR="005748D0">
        <w:rPr>
          <w:rFonts w:ascii="Times New Roman" w:eastAsia="Times New Roman" w:hAnsi="Times New Roman"/>
        </w:rPr>
        <w:tab/>
        <w:t>Discussion on Inter-vendor training collaboration and pairing for two-sided AI/ML models</w:t>
      </w:r>
      <w:r w:rsidR="005748D0">
        <w:rPr>
          <w:rFonts w:ascii="Times New Roman" w:eastAsiaTheme="minorEastAsia" w:hAnsi="Times New Roman"/>
          <w:lang w:eastAsia="zh-CN"/>
        </w:rPr>
        <w:tab/>
      </w:r>
      <w:r w:rsidR="005748D0">
        <w:rPr>
          <w:rFonts w:ascii="Times New Roman" w:eastAsiaTheme="minorEastAsia" w:hAnsi="Times New Roman"/>
          <w:lang w:eastAsia="zh-CN"/>
        </w:rPr>
        <w:tab/>
      </w:r>
      <w:r w:rsidR="005748D0">
        <w:rPr>
          <w:rFonts w:ascii="Times New Roman" w:eastAsia="Times New Roman" w:hAnsi="Times New Roman"/>
        </w:rPr>
        <w:tab/>
        <w:t xml:space="preserve">Huawei, </w:t>
      </w:r>
      <w:proofErr w:type="spellStart"/>
      <w:r w:rsidR="005748D0">
        <w:rPr>
          <w:rFonts w:ascii="Times New Roman" w:eastAsia="Times New Roman" w:hAnsi="Times New Roman"/>
        </w:rPr>
        <w:t>HiSilicon</w:t>
      </w:r>
      <w:proofErr w:type="spellEnd"/>
    </w:p>
    <w:p w14:paraId="3806E979" w14:textId="541F2436" w:rsidR="005748D0" w:rsidRDefault="00C62C50" w:rsidP="005748D0">
      <w:hyperlink r:id="rId316" w:history="1">
        <w:r>
          <w:rPr>
            <w:rStyle w:val="Hyperlink"/>
            <w:rFonts w:ascii="Times New Roman" w:eastAsia="Times New Roman" w:hAnsi="Times New Roman"/>
          </w:rPr>
          <w:t>R1-2605325</w:t>
        </w:r>
      </w:hyperlink>
      <w:r w:rsidR="005748D0">
        <w:rPr>
          <w:rFonts w:ascii="Times New Roman" w:eastAsia="Times New Roman" w:hAnsi="Times New Roman"/>
        </w:rPr>
        <w:tab/>
        <w:t>Inter-vendor training collaboration for two-sided AI/ML models</w:t>
      </w:r>
      <w:r w:rsidR="005748D0">
        <w:rPr>
          <w:rFonts w:ascii="Times New Roman" w:eastAsia="Times New Roman" w:hAnsi="Times New Roman"/>
        </w:rPr>
        <w:tab/>
        <w:t>MediaTek Inc.</w:t>
      </w:r>
    </w:p>
    <w:p w14:paraId="7C3788F7" w14:textId="2C7149C5" w:rsidR="005748D0" w:rsidRDefault="00C62C50" w:rsidP="005748D0">
      <w:pPr>
        <w:ind w:left="1440" w:hanging="1440"/>
      </w:pPr>
      <w:hyperlink r:id="rId317" w:history="1">
        <w:r>
          <w:rPr>
            <w:rStyle w:val="Hyperlink"/>
            <w:rFonts w:ascii="Times New Roman" w:eastAsia="Times New Roman" w:hAnsi="Times New Roman"/>
          </w:rPr>
          <w:t>R1-2605417</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 xml:space="preserve">ZTE Corporation, </w:t>
      </w:r>
      <w:proofErr w:type="spellStart"/>
      <w:r w:rsidR="005748D0">
        <w:rPr>
          <w:rFonts w:ascii="Times New Roman" w:eastAsia="Times New Roman" w:hAnsi="Times New Roman"/>
        </w:rPr>
        <w:t>Sanechips</w:t>
      </w:r>
      <w:proofErr w:type="spellEnd"/>
    </w:p>
    <w:p w14:paraId="798E6CE7" w14:textId="7831661A" w:rsidR="005748D0" w:rsidRDefault="00C62C50" w:rsidP="005748D0">
      <w:hyperlink r:id="rId318" w:history="1">
        <w:r>
          <w:rPr>
            <w:rStyle w:val="Hyperlink"/>
            <w:rFonts w:ascii="Times New Roman" w:eastAsia="Times New Roman" w:hAnsi="Times New Roman"/>
          </w:rPr>
          <w:t>R1-2605448</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vivo</w:t>
      </w:r>
    </w:p>
    <w:p w14:paraId="67F4DFD0" w14:textId="1FF1C326" w:rsidR="005748D0" w:rsidRDefault="00C62C50" w:rsidP="005748D0">
      <w:hyperlink r:id="rId319" w:history="1">
        <w:r>
          <w:rPr>
            <w:rStyle w:val="Hyperlink"/>
            <w:rFonts w:ascii="Times New Roman" w:eastAsia="Times New Roman" w:hAnsi="Times New Roman"/>
          </w:rPr>
          <w:t>R1-2605553</w:t>
        </w:r>
      </w:hyperlink>
      <w:r w:rsidR="005748D0">
        <w:rPr>
          <w:rFonts w:ascii="Times New Roman" w:eastAsia="Times New Roman" w:hAnsi="Times New Roman"/>
        </w:rPr>
        <w:tab/>
        <w:t>Discussion on inter-vendor training collaboration for two-sided models</w:t>
      </w:r>
      <w:r w:rsidR="005748D0">
        <w:rPr>
          <w:rFonts w:ascii="Times New Roman" w:eastAsia="Times New Roman" w:hAnsi="Times New Roman"/>
        </w:rPr>
        <w:tab/>
        <w:t>Xiaomi</w:t>
      </w:r>
    </w:p>
    <w:p w14:paraId="383B1F2E" w14:textId="032D2EB3" w:rsidR="005748D0" w:rsidRDefault="00C62C50" w:rsidP="005748D0">
      <w:hyperlink r:id="rId320" w:history="1">
        <w:r>
          <w:rPr>
            <w:rStyle w:val="Hyperlink"/>
            <w:rFonts w:ascii="Times New Roman" w:eastAsia="Times New Roman" w:hAnsi="Times New Roman"/>
          </w:rPr>
          <w:t>R1-2605599</w:t>
        </w:r>
      </w:hyperlink>
      <w:r w:rsidR="005748D0">
        <w:rPr>
          <w:rFonts w:ascii="Times New Roman" w:eastAsia="Times New Roman" w:hAnsi="Times New Roman"/>
        </w:rPr>
        <w:tab/>
        <w:t>Inter-vendor training collaboration for two-sided AI/ML models</w:t>
      </w:r>
      <w:r w:rsidR="005748D0">
        <w:rPr>
          <w:rFonts w:ascii="Times New Roman" w:eastAsia="Times New Roman" w:hAnsi="Times New Roman"/>
        </w:rPr>
        <w:tab/>
        <w:t>Tejas Network Limited</w:t>
      </w:r>
    </w:p>
    <w:p w14:paraId="4F2801C6" w14:textId="7533354A" w:rsidR="005748D0" w:rsidRDefault="00C62C50" w:rsidP="005748D0">
      <w:hyperlink r:id="rId321" w:history="1">
        <w:r>
          <w:rPr>
            <w:rStyle w:val="Hyperlink"/>
            <w:rFonts w:ascii="Times New Roman" w:eastAsia="Times New Roman" w:hAnsi="Times New Roman"/>
          </w:rPr>
          <w:t>R1-2605622</w:t>
        </w:r>
      </w:hyperlink>
      <w:r w:rsidR="005748D0">
        <w:rPr>
          <w:rFonts w:ascii="Times New Roman" w:eastAsia="Times New Roman" w:hAnsi="Times New Roman"/>
        </w:rPr>
        <w:tab/>
        <w:t>Discussion on inter-vendor training collaboration for CSI compression</w:t>
      </w:r>
      <w:r w:rsidR="005748D0">
        <w:rPr>
          <w:rFonts w:ascii="Times New Roman" w:eastAsia="Times New Roman" w:hAnsi="Times New Roman"/>
        </w:rPr>
        <w:tab/>
        <w:t>CMCC</w:t>
      </w:r>
    </w:p>
    <w:p w14:paraId="4CD8EF82" w14:textId="06DBB35E" w:rsidR="005748D0" w:rsidRDefault="00C62C50" w:rsidP="005748D0">
      <w:hyperlink r:id="rId322" w:history="1">
        <w:r>
          <w:rPr>
            <w:rStyle w:val="Hyperlink"/>
            <w:rFonts w:ascii="Times New Roman" w:eastAsia="Times New Roman" w:hAnsi="Times New Roman"/>
          </w:rPr>
          <w:t>R1-2605663</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NEC</w:t>
      </w:r>
    </w:p>
    <w:p w14:paraId="39691B41" w14:textId="6B26863A" w:rsidR="005748D0" w:rsidRDefault="00C62C50" w:rsidP="005748D0">
      <w:hyperlink r:id="rId323" w:history="1">
        <w:r>
          <w:rPr>
            <w:rStyle w:val="Hyperlink"/>
            <w:rFonts w:ascii="Times New Roman" w:eastAsia="Times New Roman" w:hAnsi="Times New Roman"/>
          </w:rPr>
          <w:t>R1-2605750</w:t>
        </w:r>
      </w:hyperlink>
      <w:r w:rsidR="005748D0">
        <w:rPr>
          <w:rFonts w:ascii="Times New Roman" w:eastAsia="Times New Roman" w:hAnsi="Times New Roman"/>
        </w:rPr>
        <w:tab/>
        <w:t>Inter-vendor training collaboration for CSI compression</w:t>
      </w:r>
      <w:r w:rsidR="005748D0">
        <w:rPr>
          <w:rFonts w:ascii="Times New Roman" w:eastAsia="Times New Roman" w:hAnsi="Times New Roman"/>
        </w:rPr>
        <w:tab/>
        <w:t>CATT</w:t>
      </w:r>
    </w:p>
    <w:p w14:paraId="10475BF7" w14:textId="287F44EF" w:rsidR="005748D0" w:rsidRDefault="00C62C50" w:rsidP="005748D0">
      <w:hyperlink r:id="rId324" w:history="1">
        <w:r>
          <w:rPr>
            <w:rStyle w:val="Hyperlink"/>
            <w:rFonts w:ascii="Times New Roman" w:eastAsia="Times New Roman" w:hAnsi="Times New Roman"/>
          </w:rPr>
          <w:t>R1-2605758</w:t>
        </w:r>
      </w:hyperlink>
      <w:r w:rsidR="005748D0">
        <w:rPr>
          <w:rFonts w:ascii="Times New Roman" w:eastAsia="Times New Roman" w:hAnsi="Times New Roman"/>
        </w:rPr>
        <w:tab/>
        <w:t>Inter-vendor training collaboration for two-sided AI/ML models</w:t>
      </w:r>
      <w:r w:rsidR="005748D0">
        <w:rPr>
          <w:rFonts w:ascii="Times New Roman" w:eastAsia="Times New Roman" w:hAnsi="Times New Roman"/>
        </w:rPr>
        <w:tab/>
        <w:t>Lenovo</w:t>
      </w:r>
    </w:p>
    <w:p w14:paraId="1C9FD3EC" w14:textId="21048765" w:rsidR="005748D0" w:rsidRDefault="00C62C50" w:rsidP="005748D0">
      <w:hyperlink r:id="rId325" w:history="1">
        <w:r>
          <w:rPr>
            <w:rStyle w:val="Hyperlink"/>
            <w:rFonts w:ascii="Times New Roman" w:eastAsia="Times New Roman" w:hAnsi="Times New Roman"/>
          </w:rPr>
          <w:t>R1-2605767</w:t>
        </w:r>
      </w:hyperlink>
      <w:r w:rsidR="005748D0">
        <w:rPr>
          <w:rFonts w:ascii="Times New Roman" w:eastAsia="Times New Roman" w:hAnsi="Times New Roman"/>
        </w:rPr>
        <w:tab/>
        <w:t>Discussion on inter-vendor collaboration for CSI compression</w:t>
      </w:r>
      <w:r w:rsidR="005748D0">
        <w:rPr>
          <w:rFonts w:ascii="Times New Roman" w:eastAsia="Times New Roman" w:hAnsi="Times New Roman"/>
        </w:rPr>
        <w:tab/>
        <w:t>TCL</w:t>
      </w:r>
    </w:p>
    <w:p w14:paraId="3A91B943" w14:textId="4FDA1A51" w:rsidR="005748D0" w:rsidRDefault="00C62C50" w:rsidP="005748D0">
      <w:hyperlink r:id="rId326" w:history="1">
        <w:r>
          <w:rPr>
            <w:rStyle w:val="Hyperlink"/>
            <w:rFonts w:ascii="Times New Roman" w:eastAsia="Times New Roman" w:hAnsi="Times New Roman"/>
          </w:rPr>
          <w:t>R1-2605808</w:t>
        </w:r>
      </w:hyperlink>
      <w:r w:rsidR="005748D0">
        <w:rPr>
          <w:rFonts w:ascii="Times New Roman" w:eastAsia="Times New Roman" w:hAnsi="Times New Roman"/>
        </w:rPr>
        <w:tab/>
        <w:t>Views on Inter-vendor training collaboration for two-sided AI/ML models</w:t>
      </w:r>
      <w:r w:rsidR="005748D0">
        <w:rPr>
          <w:rFonts w:ascii="Times New Roman" w:eastAsia="Times New Roman" w:hAnsi="Times New Roman"/>
        </w:rPr>
        <w:tab/>
        <w:t>Samsung</w:t>
      </w:r>
    </w:p>
    <w:p w14:paraId="037CFF7C" w14:textId="0E237270" w:rsidR="005748D0" w:rsidRDefault="00C62C50" w:rsidP="005748D0">
      <w:hyperlink r:id="rId327" w:history="1">
        <w:r>
          <w:rPr>
            <w:rStyle w:val="Hyperlink"/>
            <w:rFonts w:ascii="Times New Roman" w:eastAsia="Times New Roman" w:hAnsi="Times New Roman"/>
          </w:rPr>
          <w:t>R1-2605901</w:t>
        </w:r>
      </w:hyperlink>
      <w:r w:rsidR="005748D0">
        <w:rPr>
          <w:rFonts w:ascii="Times New Roman" w:eastAsia="Times New Roman" w:hAnsi="Times New Roman"/>
        </w:rPr>
        <w:tab/>
        <w:t>Inter-vendor training collaboration for AI/ML CSI compression</w:t>
      </w:r>
      <w:r w:rsidR="005748D0">
        <w:rPr>
          <w:rFonts w:ascii="Times New Roman" w:eastAsia="Times New Roman" w:hAnsi="Times New Roman"/>
        </w:rPr>
        <w:tab/>
        <w:t>OPPO</w:t>
      </w:r>
    </w:p>
    <w:p w14:paraId="6D61D7BD" w14:textId="5D244A86" w:rsidR="005748D0" w:rsidRDefault="00C62C50" w:rsidP="005748D0">
      <w:pPr>
        <w:ind w:left="1440" w:hanging="1440"/>
      </w:pPr>
      <w:hyperlink r:id="rId328" w:history="1">
        <w:r>
          <w:rPr>
            <w:rStyle w:val="Hyperlink"/>
            <w:rFonts w:ascii="Times New Roman" w:eastAsia="Times New Roman" w:hAnsi="Times New Roman"/>
          </w:rPr>
          <w:t>R1-2605937</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r>
      <w:proofErr w:type="spellStart"/>
      <w:r w:rsidR="005748D0">
        <w:rPr>
          <w:rFonts w:ascii="Times New Roman" w:eastAsia="Times New Roman" w:hAnsi="Times New Roman"/>
        </w:rPr>
        <w:t>Pengcheng</w:t>
      </w:r>
      <w:proofErr w:type="spellEnd"/>
      <w:r w:rsidR="005748D0">
        <w:rPr>
          <w:rFonts w:ascii="Times New Roman" w:eastAsia="Times New Roman" w:hAnsi="Times New Roman"/>
        </w:rPr>
        <w:t xml:space="preserve"> Laboratory, BUPT, X-NET</w:t>
      </w:r>
    </w:p>
    <w:p w14:paraId="5D9E677E" w14:textId="30D5AC86" w:rsidR="005748D0" w:rsidRDefault="00C62C50" w:rsidP="005748D0">
      <w:hyperlink r:id="rId329" w:history="1">
        <w:r>
          <w:rPr>
            <w:rStyle w:val="Hyperlink"/>
            <w:rFonts w:ascii="Times New Roman" w:eastAsia="Times New Roman" w:hAnsi="Times New Roman"/>
          </w:rPr>
          <w:t>R1-2605966</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Sony</w:t>
      </w:r>
    </w:p>
    <w:p w14:paraId="20F5341A" w14:textId="35ACE5EC" w:rsidR="005748D0" w:rsidRDefault="00C62C50" w:rsidP="005748D0">
      <w:hyperlink r:id="rId330" w:history="1">
        <w:r>
          <w:rPr>
            <w:rStyle w:val="Hyperlink"/>
            <w:rFonts w:ascii="Times New Roman" w:eastAsia="Times New Roman" w:hAnsi="Times New Roman"/>
          </w:rPr>
          <w:t>R1-2605994</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r>
      <w:proofErr w:type="spellStart"/>
      <w:r w:rsidR="005748D0">
        <w:rPr>
          <w:rFonts w:ascii="Times New Roman" w:eastAsia="Times New Roman" w:hAnsi="Times New Roman"/>
        </w:rPr>
        <w:t>Ofinno</w:t>
      </w:r>
      <w:proofErr w:type="spellEnd"/>
    </w:p>
    <w:p w14:paraId="79DC8F6D" w14:textId="720C004E" w:rsidR="005748D0" w:rsidRDefault="00C62C50" w:rsidP="005748D0">
      <w:hyperlink r:id="rId331" w:history="1">
        <w:r>
          <w:rPr>
            <w:rStyle w:val="Hyperlink"/>
            <w:rFonts w:ascii="Times New Roman" w:eastAsia="Times New Roman" w:hAnsi="Times New Roman"/>
          </w:rPr>
          <w:t>R1-2606010</w:t>
        </w:r>
      </w:hyperlink>
      <w:r w:rsidR="005748D0">
        <w:rPr>
          <w:rFonts w:ascii="Times New Roman" w:eastAsia="Times New Roman" w:hAnsi="Times New Roman"/>
        </w:rPr>
        <w:tab/>
        <w:t>On remaining details for inter-vendor training collaboration for two-sided AI/ML models</w:t>
      </w:r>
      <w:r w:rsidR="005748D0">
        <w:rPr>
          <w:rFonts w:ascii="Times New Roman" w:eastAsia="Times New Roman" w:hAnsi="Times New Roman"/>
        </w:rPr>
        <w:tab/>
        <w:t>Apple</w:t>
      </w:r>
    </w:p>
    <w:p w14:paraId="1D773B77" w14:textId="522192B9" w:rsidR="005748D0" w:rsidRDefault="00C62C50" w:rsidP="005748D0">
      <w:hyperlink r:id="rId332" w:history="1">
        <w:r>
          <w:rPr>
            <w:rStyle w:val="Hyperlink"/>
            <w:rFonts w:ascii="Times New Roman" w:eastAsia="Times New Roman" w:hAnsi="Times New Roman"/>
          </w:rPr>
          <w:t>R1-2606011</w:t>
        </w:r>
      </w:hyperlink>
      <w:r w:rsidR="005748D0">
        <w:rPr>
          <w:rFonts w:ascii="Times New Roman" w:eastAsia="Times New Roman" w:hAnsi="Times New Roman"/>
        </w:rPr>
        <w:tab/>
        <w:t>FL summary # 1 for inter-vendor training collaboration</w:t>
      </w:r>
      <w:r w:rsidR="005748D0">
        <w:rPr>
          <w:rFonts w:ascii="Times New Roman" w:eastAsia="Times New Roman" w:hAnsi="Times New Roman"/>
        </w:rPr>
        <w:tab/>
        <w:t>Apple</w:t>
      </w:r>
    </w:p>
    <w:p w14:paraId="0231093E" w14:textId="33F9AD10" w:rsidR="005748D0" w:rsidRDefault="00C62C50" w:rsidP="005748D0">
      <w:hyperlink r:id="rId333" w:history="1">
        <w:r>
          <w:rPr>
            <w:rStyle w:val="Hyperlink"/>
            <w:rFonts w:ascii="Times New Roman" w:eastAsia="Times New Roman" w:hAnsi="Times New Roman"/>
          </w:rPr>
          <w:t>R1-2606012</w:t>
        </w:r>
      </w:hyperlink>
      <w:r w:rsidR="005748D0">
        <w:rPr>
          <w:rFonts w:ascii="Times New Roman" w:eastAsia="Times New Roman" w:hAnsi="Times New Roman"/>
        </w:rPr>
        <w:tab/>
        <w:t>FL summary # 2 for inter-vendor training collaboration</w:t>
      </w:r>
      <w:r w:rsidR="005748D0">
        <w:rPr>
          <w:rFonts w:ascii="Times New Roman" w:eastAsia="Times New Roman" w:hAnsi="Times New Roman"/>
        </w:rPr>
        <w:tab/>
        <w:t>Apple</w:t>
      </w:r>
    </w:p>
    <w:p w14:paraId="2E3C4E2A" w14:textId="7935B4C2" w:rsidR="005748D0" w:rsidRDefault="00C62C50" w:rsidP="005748D0">
      <w:hyperlink r:id="rId334" w:history="1">
        <w:r>
          <w:rPr>
            <w:rStyle w:val="Hyperlink"/>
            <w:rFonts w:ascii="Times New Roman" w:eastAsia="Times New Roman" w:hAnsi="Times New Roman"/>
          </w:rPr>
          <w:t>R1-2606013</w:t>
        </w:r>
      </w:hyperlink>
      <w:r w:rsidR="005748D0">
        <w:rPr>
          <w:rFonts w:ascii="Times New Roman" w:eastAsia="Times New Roman" w:hAnsi="Times New Roman"/>
        </w:rPr>
        <w:tab/>
        <w:t>FL summary # 3 for inter-vendor training collaboration</w:t>
      </w:r>
      <w:r w:rsidR="005748D0">
        <w:rPr>
          <w:rFonts w:ascii="Times New Roman" w:eastAsia="Times New Roman" w:hAnsi="Times New Roman"/>
        </w:rPr>
        <w:tab/>
        <w:t>Apple</w:t>
      </w:r>
    </w:p>
    <w:p w14:paraId="5A8F7567" w14:textId="31F7A3AF" w:rsidR="005748D0" w:rsidRDefault="00C62C50" w:rsidP="005748D0">
      <w:hyperlink r:id="rId335" w:history="1">
        <w:r>
          <w:rPr>
            <w:rStyle w:val="Hyperlink"/>
            <w:rFonts w:ascii="Times New Roman" w:eastAsia="Times New Roman" w:hAnsi="Times New Roman"/>
          </w:rPr>
          <w:t>R1-2606067</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Panasonic</w:t>
      </w:r>
    </w:p>
    <w:p w14:paraId="4C97E096" w14:textId="1DAE9260" w:rsidR="005748D0" w:rsidRDefault="00C62C50" w:rsidP="005748D0">
      <w:hyperlink r:id="rId336" w:history="1">
        <w:r>
          <w:rPr>
            <w:rStyle w:val="Hyperlink"/>
            <w:rFonts w:ascii="Times New Roman" w:eastAsia="Times New Roman" w:hAnsi="Times New Roman"/>
          </w:rPr>
          <w:t>R1-2606075</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China Telecom</w:t>
      </w:r>
    </w:p>
    <w:p w14:paraId="798FB11B" w14:textId="67E7C7EC" w:rsidR="005748D0" w:rsidRDefault="00C62C50" w:rsidP="005748D0">
      <w:hyperlink r:id="rId337" w:history="1">
        <w:r>
          <w:rPr>
            <w:rStyle w:val="Hyperlink"/>
            <w:rFonts w:ascii="Times New Roman" w:eastAsia="Times New Roman" w:hAnsi="Times New Roman"/>
          </w:rPr>
          <w:t>R1-2606096</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1Finity</w:t>
      </w:r>
    </w:p>
    <w:p w14:paraId="188A581D" w14:textId="6DD6D3CE" w:rsidR="005748D0" w:rsidRDefault="00C62C50" w:rsidP="005748D0">
      <w:hyperlink r:id="rId338" w:history="1">
        <w:r>
          <w:rPr>
            <w:rStyle w:val="Hyperlink"/>
            <w:rFonts w:ascii="Times New Roman" w:eastAsia="Times New Roman" w:hAnsi="Times New Roman"/>
          </w:rPr>
          <w:t>R1-2606115</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LG Electronics</w:t>
      </w:r>
    </w:p>
    <w:p w14:paraId="0E631B64" w14:textId="17F053D8" w:rsidR="005748D0" w:rsidRDefault="00C62C50" w:rsidP="005748D0">
      <w:hyperlink r:id="rId339" w:history="1">
        <w:r>
          <w:rPr>
            <w:rStyle w:val="Hyperlink"/>
            <w:rFonts w:ascii="Times New Roman" w:eastAsia="Times New Roman" w:hAnsi="Times New Roman"/>
          </w:rPr>
          <w:t>R1-2606262</w:t>
        </w:r>
      </w:hyperlink>
      <w:r w:rsidR="005748D0">
        <w:rPr>
          <w:rFonts w:ascii="Times New Roman" w:eastAsia="Times New Roman" w:hAnsi="Times New Roman"/>
        </w:rPr>
        <w:tab/>
        <w:t>Inter-vendor training collaboration for two-sided AI/ML models</w:t>
      </w:r>
      <w:r w:rsidR="005748D0">
        <w:rPr>
          <w:rFonts w:ascii="Times New Roman" w:eastAsia="Times New Roman" w:hAnsi="Times New Roman"/>
        </w:rPr>
        <w:tab/>
        <w:t>Ericsson</w:t>
      </w:r>
    </w:p>
    <w:p w14:paraId="0B1E906A" w14:textId="7941498B" w:rsidR="005748D0" w:rsidRDefault="00C62C50" w:rsidP="005748D0">
      <w:hyperlink r:id="rId340" w:history="1">
        <w:r>
          <w:rPr>
            <w:rStyle w:val="Hyperlink"/>
            <w:rFonts w:ascii="Times New Roman" w:eastAsia="Times New Roman" w:hAnsi="Times New Roman"/>
          </w:rPr>
          <w:t>R1-2606303</w:t>
        </w:r>
      </w:hyperlink>
      <w:r w:rsidR="005748D0">
        <w:rPr>
          <w:rFonts w:ascii="Times New Roman" w:eastAsia="Times New Roman" w:hAnsi="Times New Roman"/>
        </w:rPr>
        <w:tab/>
        <w:t>Inter-vendor training collaboration for two-sided AI/ML models</w:t>
      </w:r>
      <w:r w:rsidR="005748D0">
        <w:rPr>
          <w:rFonts w:ascii="Times New Roman" w:eastAsia="Times New Roman" w:hAnsi="Times New Roman"/>
        </w:rPr>
        <w:tab/>
        <w:t>Nokia</w:t>
      </w:r>
    </w:p>
    <w:p w14:paraId="2E96F81E" w14:textId="1512EDC8" w:rsidR="005748D0" w:rsidRDefault="00C62C50" w:rsidP="005748D0">
      <w:pPr>
        <w:ind w:left="1440" w:hanging="1440"/>
      </w:pPr>
      <w:hyperlink r:id="rId341" w:history="1">
        <w:r>
          <w:rPr>
            <w:rStyle w:val="Hyperlink"/>
            <w:rFonts w:ascii="Times New Roman" w:eastAsia="Times New Roman" w:hAnsi="Times New Roman"/>
          </w:rPr>
          <w:t>R1-2606364</w:t>
        </w:r>
      </w:hyperlink>
      <w:r w:rsidR="005748D0">
        <w:rPr>
          <w:rFonts w:ascii="Times New Roman" w:eastAsia="Times New Roman" w:hAnsi="Times New Roman"/>
        </w:rPr>
        <w:tab/>
        <w:t>Inter-vendor training collaboration for two-sided CSI compression use case</w:t>
      </w:r>
      <w:r w:rsidR="005748D0">
        <w:rPr>
          <w:rFonts w:ascii="Times New Roman" w:eastAsia="Times New Roman" w:hAnsi="Times New Roman"/>
        </w:rPr>
        <w:tab/>
        <w:t>Qualcomm Incorporated</w:t>
      </w:r>
    </w:p>
    <w:p w14:paraId="70B966EB" w14:textId="7F2A3DF8" w:rsidR="005748D0" w:rsidRDefault="00C62C50" w:rsidP="005748D0">
      <w:hyperlink r:id="rId342" w:history="1">
        <w:r>
          <w:rPr>
            <w:rStyle w:val="Hyperlink"/>
            <w:rFonts w:ascii="Times New Roman" w:eastAsia="Times New Roman" w:hAnsi="Times New Roman"/>
          </w:rPr>
          <w:t>R1-2606415</w:t>
        </w:r>
      </w:hyperlink>
      <w:r w:rsidR="005748D0">
        <w:rPr>
          <w:rFonts w:ascii="Times New Roman" w:eastAsia="Times New Roman" w:hAnsi="Times New Roman"/>
        </w:rPr>
        <w:tab/>
        <w:t>Inter-vendor training collaboration for two-sided AI/ML models</w:t>
      </w:r>
      <w:r w:rsidR="005748D0">
        <w:rPr>
          <w:rFonts w:ascii="Times New Roman" w:eastAsia="Times New Roman" w:hAnsi="Times New Roman"/>
        </w:rPr>
        <w:tab/>
      </w:r>
      <w:proofErr w:type="spellStart"/>
      <w:r w:rsidR="005748D0">
        <w:rPr>
          <w:rFonts w:ascii="Times New Roman" w:eastAsia="Times New Roman" w:hAnsi="Times New Roman"/>
        </w:rPr>
        <w:t>InterDigital</w:t>
      </w:r>
      <w:proofErr w:type="spellEnd"/>
      <w:r w:rsidR="005748D0">
        <w:rPr>
          <w:rFonts w:ascii="Times New Roman" w:eastAsia="Times New Roman" w:hAnsi="Times New Roman"/>
        </w:rPr>
        <w:t>, Inc.</w:t>
      </w:r>
    </w:p>
    <w:p w14:paraId="13AE4547" w14:textId="77CB666F" w:rsidR="005748D0" w:rsidRDefault="00C62C50" w:rsidP="005748D0">
      <w:pPr>
        <w:ind w:left="1440" w:hanging="1440"/>
      </w:pPr>
      <w:hyperlink r:id="rId343" w:history="1">
        <w:r>
          <w:rPr>
            <w:rStyle w:val="Hyperlink"/>
            <w:rFonts w:ascii="Times New Roman" w:eastAsia="Times New Roman" w:hAnsi="Times New Roman"/>
          </w:rPr>
          <w:t>R1-2606484</w:t>
        </w:r>
      </w:hyperlink>
      <w:r w:rsidR="005748D0">
        <w:rPr>
          <w:rFonts w:ascii="Times New Roman" w:eastAsia="Times New Roman" w:hAnsi="Times New Roman"/>
        </w:rPr>
        <w:tab/>
        <w:t>Discussion on Inter-vendor training collaboration for two-sided AI/ML models</w:t>
      </w:r>
      <w:r w:rsidR="005748D0">
        <w:rPr>
          <w:rFonts w:ascii="Times New Roman" w:eastAsia="Times New Roman" w:hAnsi="Times New Roman"/>
        </w:rPr>
        <w:tab/>
        <w:t>NTT DOCOMO, INC.</w:t>
      </w:r>
    </w:p>
    <w:p w14:paraId="1FA46AAB" w14:textId="66D20EB6" w:rsidR="005748D0" w:rsidRDefault="00C62C50" w:rsidP="005748D0">
      <w:pPr>
        <w:rPr>
          <w:rFonts w:ascii="Times New Roman" w:eastAsia="Times New Roman" w:hAnsi="Times New Roman"/>
        </w:rPr>
      </w:pPr>
      <w:hyperlink r:id="rId344" w:history="1">
        <w:r>
          <w:rPr>
            <w:rStyle w:val="Hyperlink"/>
            <w:rFonts w:ascii="Times New Roman" w:eastAsia="Times New Roman" w:hAnsi="Times New Roman"/>
          </w:rPr>
          <w:t>R1-2606542</w:t>
        </w:r>
      </w:hyperlink>
      <w:r w:rsidR="005748D0">
        <w:rPr>
          <w:rFonts w:ascii="Times New Roman" w:eastAsia="Times New Roman" w:hAnsi="Times New Roman"/>
        </w:rPr>
        <w:tab/>
        <w:t>Discussion on inter-vendor training collaboration for two-sided models</w:t>
      </w:r>
      <w:r w:rsidR="005748D0">
        <w:rPr>
          <w:rFonts w:ascii="Times New Roman" w:eastAsia="Times New Roman" w:hAnsi="Times New Roman"/>
        </w:rPr>
        <w:tab/>
      </w:r>
      <w:proofErr w:type="spellStart"/>
      <w:r w:rsidR="005748D0">
        <w:rPr>
          <w:rFonts w:ascii="Times New Roman" w:eastAsia="Times New Roman" w:hAnsi="Times New Roman"/>
        </w:rPr>
        <w:t>Quectel</w:t>
      </w:r>
      <w:proofErr w:type="spellEnd"/>
    </w:p>
    <w:p w14:paraId="706D1E08" w14:textId="77777777" w:rsidR="00FE6CD1" w:rsidRDefault="00FE6CD1" w:rsidP="005748D0">
      <w:pPr>
        <w:rPr>
          <w:rFonts w:ascii="Times New Roman" w:eastAsia="Times New Roman" w:hAnsi="Times New Roman"/>
        </w:rPr>
      </w:pPr>
    </w:p>
    <w:p w14:paraId="3CF80E76" w14:textId="77777777" w:rsidR="00FE6CD1" w:rsidRDefault="00FE6CD1" w:rsidP="005748D0"/>
    <w:p w14:paraId="019CEC9B" w14:textId="6F082C26" w:rsidR="005748D0" w:rsidRPr="006C13FC" w:rsidRDefault="00C62C50" w:rsidP="005748D0">
      <w:pPr>
        <w:rPr>
          <w:rFonts w:eastAsia="DengXian"/>
          <w:b/>
          <w:bCs/>
          <w:lang w:eastAsia="zh-CN"/>
        </w:rPr>
      </w:pPr>
      <w:hyperlink r:id="rId345" w:history="1">
        <w:r w:rsidRPr="006C13FC">
          <w:rPr>
            <w:rStyle w:val="Hyperlink"/>
            <w:rFonts w:eastAsia="DengXian"/>
            <w:b/>
            <w:bCs/>
            <w:lang w:eastAsia="zh-CN"/>
          </w:rPr>
          <w:t>R1-2606012</w:t>
        </w:r>
      </w:hyperlink>
      <w:r w:rsidR="005748D0" w:rsidRPr="006C13FC">
        <w:rPr>
          <w:rFonts w:eastAsia="DengXian"/>
          <w:b/>
          <w:bCs/>
          <w:lang w:eastAsia="zh-CN"/>
        </w:rPr>
        <w:tab/>
        <w:t>FL summary # 2 for inter-vendor training collaboration</w:t>
      </w:r>
      <w:r w:rsidR="005748D0" w:rsidRPr="006C13FC">
        <w:rPr>
          <w:rFonts w:eastAsia="DengXian"/>
          <w:b/>
          <w:bCs/>
          <w:lang w:eastAsia="zh-CN"/>
        </w:rPr>
        <w:tab/>
        <w:t>Apple</w:t>
      </w:r>
    </w:p>
    <w:p w14:paraId="7C2D988C" w14:textId="77777777" w:rsidR="005748D0" w:rsidRDefault="005748D0" w:rsidP="005748D0">
      <w:pPr>
        <w:rPr>
          <w:rFonts w:eastAsia="DengXian"/>
          <w:bCs/>
          <w:lang w:eastAsia="zh-CN"/>
        </w:rPr>
      </w:pPr>
    </w:p>
    <w:p w14:paraId="7C42336F" w14:textId="77777777" w:rsidR="005748D0" w:rsidRDefault="005748D0" w:rsidP="005748D0">
      <w:pPr>
        <w:rPr>
          <w:rFonts w:eastAsia="DengXian"/>
          <w:bCs/>
          <w:lang w:eastAsia="zh-CN"/>
        </w:rPr>
      </w:pPr>
    </w:p>
    <w:p w14:paraId="12BC2961" w14:textId="77777777" w:rsidR="005748D0" w:rsidRPr="005D5F7C" w:rsidRDefault="005748D0" w:rsidP="005748D0">
      <w:pPr>
        <w:pStyle w:val="3GPPNormalText"/>
        <w:rPr>
          <w:b/>
          <w:bCs/>
          <w:sz w:val="20"/>
          <w:szCs w:val="20"/>
        </w:rPr>
      </w:pPr>
      <w:r w:rsidRPr="005D5F7C">
        <w:rPr>
          <w:b/>
          <w:bCs/>
          <w:sz w:val="20"/>
          <w:szCs w:val="20"/>
          <w:highlight w:val="green"/>
        </w:rPr>
        <w:t>Agreement:</w:t>
      </w:r>
      <w:r w:rsidRPr="005D5F7C">
        <w:rPr>
          <w:b/>
          <w:bCs/>
          <w:sz w:val="20"/>
          <w:szCs w:val="20"/>
        </w:rPr>
        <w:t xml:space="preserve"> </w:t>
      </w:r>
    </w:p>
    <w:p w14:paraId="3868DEF6" w14:textId="03012A80" w:rsidR="005748D0" w:rsidRPr="005D5F7C" w:rsidRDefault="005748D0" w:rsidP="006C13FC">
      <w:pPr>
        <w:rPr>
          <w:rFonts w:ascii="Times New Roman" w:hAnsi="Times New Roman"/>
          <w:szCs w:val="20"/>
        </w:rPr>
      </w:pPr>
      <w:r w:rsidRPr="005D5F7C">
        <w:rPr>
          <w:rFonts w:ascii="Times New Roman" w:hAnsi="Times New Roman"/>
          <w:szCs w:val="20"/>
        </w:rPr>
        <w:t xml:space="preserve">For the association between Target CSI and CSI feedback in Option 4-1, support CSI feedback rank as part of each CSI feedback set metadata. </w:t>
      </w:r>
    </w:p>
    <w:p w14:paraId="3D08174A" w14:textId="77777777" w:rsidR="006C13FC" w:rsidRPr="005D5F7C" w:rsidRDefault="006C13FC" w:rsidP="006C13FC">
      <w:pPr>
        <w:rPr>
          <w:rFonts w:ascii="Times New Roman" w:hAnsi="Times New Roman"/>
          <w:szCs w:val="20"/>
        </w:rPr>
      </w:pPr>
    </w:p>
    <w:p w14:paraId="2A3E4CB9" w14:textId="77777777" w:rsidR="005748D0" w:rsidRPr="005D5F7C" w:rsidRDefault="005748D0" w:rsidP="005748D0">
      <w:pPr>
        <w:pStyle w:val="3GPPNormalText"/>
        <w:rPr>
          <w:b/>
          <w:bCs/>
          <w:sz w:val="20"/>
          <w:szCs w:val="20"/>
        </w:rPr>
      </w:pPr>
      <w:r w:rsidRPr="005D5F7C">
        <w:rPr>
          <w:b/>
          <w:bCs/>
          <w:sz w:val="20"/>
          <w:szCs w:val="20"/>
          <w:highlight w:val="green"/>
        </w:rPr>
        <w:t>Agreement:</w:t>
      </w:r>
      <w:r w:rsidRPr="005D5F7C">
        <w:rPr>
          <w:b/>
          <w:bCs/>
          <w:sz w:val="20"/>
          <w:szCs w:val="20"/>
        </w:rPr>
        <w:t xml:space="preserve"> </w:t>
      </w:r>
    </w:p>
    <w:p w14:paraId="33122861" w14:textId="1449CC10" w:rsidR="005748D0" w:rsidRPr="005D5F7C" w:rsidRDefault="005748D0" w:rsidP="005748D0">
      <w:pPr>
        <w:pStyle w:val="3GPPText"/>
        <w:tabs>
          <w:tab w:val="left" w:pos="436"/>
        </w:tabs>
        <w:rPr>
          <w:bCs/>
          <w:iCs/>
          <w:sz w:val="20"/>
        </w:rPr>
      </w:pPr>
      <w:r w:rsidRPr="005D5F7C">
        <w:rPr>
          <w:bCs/>
          <w:iCs/>
          <w:sz w:val="20"/>
        </w:rPr>
        <w:t xml:space="preserve">For Option 4-1, for a CSI feedback set associated with the </w:t>
      </w:r>
      <m:oMath>
        <m:r>
          <m:rPr>
            <m:sty m:val="p"/>
          </m:rPr>
          <w:rPr>
            <w:rFonts w:ascii="Cambria Math" w:hAnsi="Cambria Math"/>
            <w:sz w:val="20"/>
          </w:rPr>
          <m:t>k</m:t>
        </m:r>
      </m:oMath>
      <w:r w:rsidRPr="005D5F7C">
        <w:rPr>
          <w:bCs/>
          <w:iCs/>
          <w:sz w:val="20"/>
        </w:rPr>
        <w:t>-th Target CSI set and</w:t>
      </w:r>
      <m:oMath>
        <m:r>
          <m:rPr>
            <m:sty m:val="p"/>
          </m:rPr>
          <w:rPr>
            <w:rFonts w:ascii="Cambria Math" w:hAnsi="Cambria Math"/>
            <w:sz w:val="20"/>
          </w:rPr>
          <m:t xml:space="preserve"> </m:t>
        </m:r>
      </m:oMath>
      <w:r w:rsidRPr="005D5F7C">
        <w:rPr>
          <w:bCs/>
          <w:iCs/>
          <w:sz w:val="20"/>
        </w:rPr>
        <w:t>the m-th</w:t>
      </w:r>
      <w:r w:rsidRPr="005D5F7C">
        <w:rPr>
          <w:bCs/>
          <w:iCs/>
          <w:sz w:val="20"/>
          <w:vertAlign w:val="superscript"/>
        </w:rPr>
        <w:t xml:space="preserve"> </w:t>
      </w:r>
      <w:r w:rsidRPr="005D5F7C">
        <w:rPr>
          <w:bCs/>
          <w:iCs/>
          <w:sz w:val="20"/>
        </w:rPr>
        <w:t xml:space="preserve">payload size configuration, </w:t>
      </w:r>
    </w:p>
    <w:p w14:paraId="5AA3DC8A" w14:textId="77777777" w:rsidR="005748D0" w:rsidRPr="005D5F7C" w:rsidRDefault="005748D0" w:rsidP="005748D0">
      <w:pPr>
        <w:numPr>
          <w:ilvl w:val="0"/>
          <w:numId w:val="105"/>
        </w:numPr>
        <w:rPr>
          <w:rFonts w:ascii="Times New Roman" w:hAnsi="Times New Roman"/>
          <w:bCs/>
          <w:iCs/>
          <w:szCs w:val="20"/>
        </w:rPr>
      </w:pPr>
      <w:r w:rsidRPr="005D5F7C">
        <w:rPr>
          <w:rFonts w:ascii="Times New Roman" w:hAnsi="Times New Roman"/>
          <w:bCs/>
          <w:iCs/>
          <w:szCs w:val="20"/>
        </w:rPr>
        <w:t xml:space="preserve">the NMSE value </w:t>
      </w:r>
      <w:r w:rsidRPr="005D5F7C">
        <w:rPr>
          <w:rFonts w:ascii="Times New Roman" w:eastAsia="SimSun" w:hAnsi="Times New Roman"/>
          <w:bCs/>
          <w:iCs/>
          <w:szCs w:val="20"/>
        </w:rPr>
        <w:t>associated with the l-</w:t>
      </w:r>
      <w:proofErr w:type="spellStart"/>
      <w:r w:rsidRPr="005D5F7C">
        <w:rPr>
          <w:rFonts w:ascii="Times New Roman" w:eastAsia="SimSun" w:hAnsi="Times New Roman"/>
          <w:bCs/>
          <w:iCs/>
          <w:szCs w:val="20"/>
        </w:rPr>
        <w:t>th</w:t>
      </w:r>
      <w:proofErr w:type="spellEnd"/>
      <w:r w:rsidRPr="005D5F7C">
        <w:rPr>
          <w:rFonts w:ascii="Times New Roman" w:eastAsia="SimSun" w:hAnsi="Times New Roman"/>
          <w:bCs/>
          <w:iCs/>
          <w:szCs w:val="20"/>
        </w:rPr>
        <w:t xml:space="preserve"> layer of the s-</w:t>
      </w:r>
      <w:proofErr w:type="spellStart"/>
      <w:r w:rsidRPr="005D5F7C">
        <w:rPr>
          <w:rFonts w:ascii="Times New Roman" w:eastAsia="SimSun" w:hAnsi="Times New Roman"/>
          <w:bCs/>
          <w:iCs/>
          <w:szCs w:val="20"/>
        </w:rPr>
        <w:t>th</w:t>
      </w:r>
      <w:proofErr w:type="spellEnd"/>
      <w:r w:rsidRPr="005D5F7C">
        <w:rPr>
          <w:rFonts w:ascii="Times New Roman" w:eastAsia="SimSun" w:hAnsi="Times New Roman"/>
          <w:bCs/>
          <w:iCs/>
          <w:szCs w:val="20"/>
        </w:rPr>
        <w:t xml:space="preserve"> CSI feedback sample is defined by</w:t>
      </w:r>
      <w:r w:rsidRPr="005D5F7C">
        <w:rPr>
          <w:rFonts w:ascii="Times New Roman" w:hAnsi="Times New Roman"/>
          <w:bCs/>
          <w:iCs/>
          <w:szCs w:val="20"/>
        </w:rPr>
        <w:t xml:space="preserve"> </w:t>
      </w:r>
    </w:p>
    <w:p w14:paraId="5B508906" w14:textId="676A6F45" w:rsidR="005748D0" w:rsidRPr="005D5F7C" w:rsidRDefault="00000000" w:rsidP="005748D0">
      <w:pPr>
        <w:rPr>
          <w:rFonts w:ascii="Times New Roman" w:hAnsi="Times New Roman"/>
          <w:bCs/>
          <w:iCs/>
          <w:szCs w:val="20"/>
        </w:rPr>
      </w:pPr>
      <m:oMathPara>
        <m:oMath>
          <m:sSubSup>
            <m:sSubSupPr>
              <m:ctrlPr>
                <w:rPr>
                  <w:rFonts w:ascii="Cambria Math" w:hAnsi="Cambria Math"/>
                  <w:bCs/>
                  <w:iCs/>
                  <w:szCs w:val="20"/>
                </w:rPr>
              </m:ctrlPr>
            </m:sSubSupPr>
            <m:e>
              <m:r>
                <m:rPr>
                  <m:sty m:val="p"/>
                </m:rPr>
                <w:rPr>
                  <w:rFonts w:ascii="Cambria Math" w:hAnsi="Cambria Math"/>
                  <w:szCs w:val="20"/>
                </w:rPr>
                <m:t>NMSE</m:t>
              </m:r>
            </m:e>
            <m:sub>
              <m:r>
                <m:rPr>
                  <m:sty m:val="p"/>
                </m:rPr>
                <w:rPr>
                  <w:rFonts w:ascii="Cambria Math" w:hAnsi="Cambria Math"/>
                  <w:szCs w:val="20"/>
                </w:rPr>
                <m:t>s,m,k</m:t>
              </m:r>
            </m:sub>
            <m:sup>
              <m:r>
                <m:rPr>
                  <m:sty m:val="p"/>
                </m:rPr>
                <w:rPr>
                  <w:rFonts w:ascii="Cambria Math" w:hAnsi="Cambria Math"/>
                  <w:szCs w:val="20"/>
                </w:rPr>
                <m:t xml:space="preserve"> l</m:t>
              </m:r>
            </m:sup>
          </m:sSubSup>
          <m:r>
            <m:rPr>
              <m:sty m:val="p"/>
            </m:rPr>
            <w:rPr>
              <w:rFonts w:ascii="Cambria Math" w:hAnsi="Cambria Math"/>
              <w:szCs w:val="20"/>
            </w:rPr>
            <m:t>=</m:t>
          </m:r>
          <m:f>
            <m:fPr>
              <m:ctrlPr>
                <w:rPr>
                  <w:rFonts w:ascii="Cambria Math" w:hAnsi="Cambria Math"/>
                  <w:bCs/>
                  <w:iCs/>
                  <w:szCs w:val="20"/>
                </w:rPr>
              </m:ctrlPr>
            </m:fPr>
            <m:num>
              <m:sSup>
                <m:sSupPr>
                  <m:ctrlPr>
                    <w:rPr>
                      <w:rFonts w:ascii="Cambria Math" w:hAnsi="Cambria Math"/>
                      <w:bCs/>
                      <w:iCs/>
                      <w:szCs w:val="20"/>
                    </w:rPr>
                  </m:ctrlPr>
                </m:sSupPr>
                <m:e>
                  <m:d>
                    <m:dPr>
                      <m:begChr m:val="‖"/>
                      <m:endChr m:val="‖"/>
                      <m:ctrlPr>
                        <w:rPr>
                          <w:rFonts w:ascii="Cambria Math" w:hAnsi="Cambria Math"/>
                          <w:bCs/>
                          <w:iCs/>
                          <w:szCs w:val="20"/>
                        </w:rPr>
                      </m:ctrlPr>
                    </m:dPr>
                    <m:e>
                      <m:sSubSup>
                        <m:sSubSupPr>
                          <m:ctrlPr>
                            <w:rPr>
                              <w:rFonts w:ascii="Cambria Math" w:hAnsi="Cambria Math"/>
                              <w:bCs/>
                              <w:iCs/>
                              <w:szCs w:val="20"/>
                            </w:rPr>
                          </m:ctrlPr>
                        </m:sSubSupPr>
                        <m:e>
                          <m:acc>
                            <m:accPr>
                              <m:chr m:val="̃"/>
                              <m:ctrlPr>
                                <w:rPr>
                                  <w:rFonts w:ascii="Cambria Math" w:hAnsi="Cambria Math"/>
                                  <w:bCs/>
                                  <w:iCs/>
                                  <w:szCs w:val="20"/>
                                </w:rPr>
                              </m:ctrlPr>
                            </m:accPr>
                            <m:e>
                              <m:r>
                                <m:rPr>
                                  <m:sty m:val="p"/>
                                </m:rPr>
                                <w:rPr>
                                  <w:rFonts w:ascii="Cambria Math" w:hAnsi="Cambria Math"/>
                                  <w:szCs w:val="20"/>
                                </w:rPr>
                                <m:t>z</m:t>
                              </m:r>
                            </m:e>
                          </m:acc>
                        </m:e>
                        <m:sub>
                          <m:r>
                            <m:rPr>
                              <m:sty m:val="p"/>
                            </m:rPr>
                            <w:rPr>
                              <w:rFonts w:ascii="Cambria Math" w:hAnsi="Cambria Math"/>
                              <w:szCs w:val="20"/>
                            </w:rPr>
                            <m:t>s, m,k</m:t>
                          </m:r>
                        </m:sub>
                        <m:sup>
                          <m:r>
                            <m:rPr>
                              <m:sty m:val="p"/>
                            </m:rPr>
                            <w:rPr>
                              <w:rFonts w:ascii="Cambria Math" w:hAnsi="Cambria Math"/>
                              <w:szCs w:val="20"/>
                            </w:rPr>
                            <m:t>l</m:t>
                          </m:r>
                        </m:sup>
                      </m:sSubSup>
                      <m:r>
                        <m:rPr>
                          <m:sty m:val="p"/>
                        </m:rPr>
                        <w:rPr>
                          <w:rFonts w:ascii="Cambria Math" w:hAnsi="Cambria Math"/>
                          <w:szCs w:val="20"/>
                        </w:rPr>
                        <m:t>-</m:t>
                      </m:r>
                      <m:sSubSup>
                        <m:sSubSupPr>
                          <m:ctrlPr>
                            <w:rPr>
                              <w:rFonts w:ascii="Cambria Math" w:hAnsi="Cambria Math"/>
                              <w:bCs/>
                              <w:iCs/>
                              <w:szCs w:val="20"/>
                            </w:rPr>
                          </m:ctrlPr>
                        </m:sSubSupPr>
                        <m:e>
                          <m:r>
                            <m:rPr>
                              <m:sty m:val="p"/>
                            </m:rPr>
                            <w:rPr>
                              <w:rFonts w:ascii="Cambria Math" w:hAnsi="Cambria Math"/>
                              <w:szCs w:val="20"/>
                            </w:rPr>
                            <m:t>z</m:t>
                          </m:r>
                        </m:e>
                        <m:sub>
                          <m:r>
                            <m:rPr>
                              <m:sty m:val="p"/>
                            </m:rPr>
                            <w:rPr>
                              <w:rFonts w:ascii="Cambria Math" w:hAnsi="Cambria Math"/>
                              <w:szCs w:val="20"/>
                            </w:rPr>
                            <m:t>s, m,k</m:t>
                          </m:r>
                        </m:sub>
                        <m:sup>
                          <m:r>
                            <m:rPr>
                              <m:sty m:val="p"/>
                            </m:rPr>
                            <w:rPr>
                              <w:rFonts w:ascii="Cambria Math" w:hAnsi="Cambria Math"/>
                              <w:szCs w:val="20"/>
                            </w:rPr>
                            <m:t>l</m:t>
                          </m:r>
                        </m:sup>
                      </m:sSubSup>
                    </m:e>
                  </m:d>
                </m:e>
                <m:sup>
                  <m:r>
                    <m:rPr>
                      <m:sty m:val="p"/>
                    </m:rPr>
                    <w:rPr>
                      <w:rFonts w:ascii="Cambria Math" w:hAnsi="Cambria Math"/>
                      <w:szCs w:val="20"/>
                    </w:rPr>
                    <m:t>2</m:t>
                  </m:r>
                </m:sup>
              </m:sSup>
            </m:num>
            <m:den>
              <m:sSup>
                <m:sSupPr>
                  <m:ctrlPr>
                    <w:rPr>
                      <w:rFonts w:ascii="Cambria Math" w:hAnsi="Cambria Math"/>
                      <w:bCs/>
                      <w:iCs/>
                      <w:szCs w:val="20"/>
                    </w:rPr>
                  </m:ctrlPr>
                </m:sSupPr>
                <m:e>
                  <m:d>
                    <m:dPr>
                      <m:begChr m:val="‖"/>
                      <m:endChr m:val="‖"/>
                      <m:ctrlPr>
                        <w:rPr>
                          <w:rFonts w:ascii="Cambria Math" w:hAnsi="Cambria Math"/>
                          <w:bCs/>
                          <w:iCs/>
                          <w:szCs w:val="20"/>
                        </w:rPr>
                      </m:ctrlPr>
                    </m:dPr>
                    <m:e>
                      <m:sSubSup>
                        <m:sSubSupPr>
                          <m:ctrlPr>
                            <w:rPr>
                              <w:rFonts w:ascii="Cambria Math" w:hAnsi="Cambria Math"/>
                              <w:bCs/>
                              <w:iCs/>
                              <w:szCs w:val="20"/>
                            </w:rPr>
                          </m:ctrlPr>
                        </m:sSubSupPr>
                        <m:e>
                          <m:r>
                            <m:rPr>
                              <m:sty m:val="p"/>
                            </m:rPr>
                            <w:rPr>
                              <w:rFonts w:ascii="Cambria Math" w:hAnsi="Cambria Math"/>
                              <w:szCs w:val="20"/>
                            </w:rPr>
                            <m:t>z</m:t>
                          </m:r>
                        </m:e>
                        <m:sub>
                          <m:r>
                            <m:rPr>
                              <m:sty m:val="p"/>
                            </m:rPr>
                            <w:rPr>
                              <w:rFonts w:ascii="Cambria Math" w:hAnsi="Cambria Math"/>
                              <w:szCs w:val="20"/>
                            </w:rPr>
                            <m:t>s, m,k</m:t>
                          </m:r>
                        </m:sub>
                        <m:sup>
                          <m:r>
                            <m:rPr>
                              <m:sty m:val="p"/>
                            </m:rPr>
                            <w:rPr>
                              <w:rFonts w:ascii="Cambria Math" w:hAnsi="Cambria Math"/>
                              <w:szCs w:val="20"/>
                            </w:rPr>
                            <m:t>l</m:t>
                          </m:r>
                        </m:sup>
                      </m:sSubSup>
                    </m:e>
                  </m:d>
                </m:e>
                <m:sup>
                  <m:r>
                    <m:rPr>
                      <m:sty m:val="p"/>
                    </m:rPr>
                    <w:rPr>
                      <w:rFonts w:ascii="Cambria Math" w:hAnsi="Cambria Math"/>
                      <w:szCs w:val="20"/>
                    </w:rPr>
                    <m:t>2</m:t>
                  </m:r>
                </m:sup>
              </m:sSup>
            </m:den>
          </m:f>
        </m:oMath>
      </m:oMathPara>
    </w:p>
    <w:p w14:paraId="3BA5A4CA" w14:textId="6C1BB860" w:rsidR="005748D0" w:rsidRPr="005D5F7C" w:rsidRDefault="005748D0" w:rsidP="005748D0">
      <w:pPr>
        <w:rPr>
          <w:rFonts w:ascii="Times New Roman" w:hAnsi="Times New Roman"/>
          <w:bCs/>
          <w:iCs/>
          <w:szCs w:val="20"/>
        </w:rPr>
      </w:pPr>
      <w:r w:rsidRPr="005D5F7C">
        <w:rPr>
          <w:rFonts w:ascii="Times New Roman" w:hAnsi="Times New Roman"/>
          <w:bCs/>
          <w:iCs/>
          <w:szCs w:val="20"/>
        </w:rPr>
        <w:t xml:space="preserve">where </w:t>
      </w:r>
      <m:oMath>
        <m:sSubSup>
          <m:sSubSupPr>
            <m:ctrlPr>
              <w:rPr>
                <w:rFonts w:ascii="Cambria Math" w:hAnsi="Cambria Math"/>
                <w:bCs/>
                <w:iCs/>
                <w:szCs w:val="20"/>
              </w:rPr>
            </m:ctrlPr>
          </m:sSubSupPr>
          <m:e>
            <m:acc>
              <m:accPr>
                <m:chr m:val="̃"/>
                <m:ctrlPr>
                  <w:rPr>
                    <w:rFonts w:ascii="Cambria Math" w:hAnsi="Cambria Math"/>
                    <w:bCs/>
                    <w:iCs/>
                    <w:szCs w:val="20"/>
                  </w:rPr>
                </m:ctrlPr>
              </m:accPr>
              <m:e>
                <m:r>
                  <m:rPr>
                    <m:sty m:val="p"/>
                  </m:rPr>
                  <w:rPr>
                    <w:rFonts w:ascii="Cambria Math" w:hAnsi="Cambria Math"/>
                    <w:szCs w:val="20"/>
                  </w:rPr>
                  <m:t>z</m:t>
                </m:r>
              </m:e>
            </m:acc>
          </m:e>
          <m:sub>
            <m:r>
              <m:rPr>
                <m:sty m:val="p"/>
              </m:rPr>
              <w:rPr>
                <w:rFonts w:ascii="Cambria Math" w:hAnsi="Cambria Math"/>
                <w:szCs w:val="20"/>
              </w:rPr>
              <m:t>s, m,k</m:t>
            </m:r>
          </m:sub>
          <m:sup>
            <m:r>
              <m:rPr>
                <m:sty m:val="p"/>
              </m:rPr>
              <w:rPr>
                <w:rFonts w:ascii="Cambria Math" w:hAnsi="Cambria Math"/>
                <w:szCs w:val="20"/>
              </w:rPr>
              <m:t>l</m:t>
            </m:r>
          </m:sup>
        </m:sSubSup>
      </m:oMath>
      <w:r w:rsidRPr="005D5F7C">
        <w:rPr>
          <w:rFonts w:ascii="Times New Roman" w:hAnsi="Times New Roman"/>
          <w:bCs/>
          <w:iCs/>
          <w:szCs w:val="20"/>
        </w:rPr>
        <w:t xml:space="preserve"> </w:t>
      </w:r>
      <w:r w:rsidRPr="005D5F7C">
        <w:rPr>
          <w:rFonts w:ascii="Times New Roman" w:eastAsia="SimSun" w:hAnsi="Times New Roman"/>
          <w:bCs/>
          <w:iCs/>
          <w:szCs w:val="20"/>
        </w:rPr>
        <w:t>is the generated CSI feedback vector for the l-</w:t>
      </w:r>
      <w:proofErr w:type="spellStart"/>
      <w:r w:rsidRPr="005D5F7C">
        <w:rPr>
          <w:rFonts w:ascii="Times New Roman" w:eastAsia="SimSun" w:hAnsi="Times New Roman"/>
          <w:bCs/>
          <w:iCs/>
          <w:szCs w:val="20"/>
        </w:rPr>
        <w:t>th</w:t>
      </w:r>
      <w:proofErr w:type="spellEnd"/>
      <w:r w:rsidRPr="005D5F7C">
        <w:rPr>
          <w:rFonts w:ascii="Times New Roman" w:eastAsia="SimSun" w:hAnsi="Times New Roman"/>
          <w:bCs/>
          <w:iCs/>
          <w:szCs w:val="20"/>
        </w:rPr>
        <w:t xml:space="preserve"> layer, the m-</w:t>
      </w:r>
      <w:proofErr w:type="spellStart"/>
      <w:r w:rsidRPr="005D5F7C">
        <w:rPr>
          <w:rFonts w:ascii="Times New Roman" w:eastAsia="SimSun" w:hAnsi="Times New Roman"/>
          <w:bCs/>
          <w:iCs/>
          <w:szCs w:val="20"/>
        </w:rPr>
        <w:t>th</w:t>
      </w:r>
      <w:proofErr w:type="spellEnd"/>
      <w:r w:rsidRPr="005D5F7C">
        <w:rPr>
          <w:rFonts w:ascii="Times New Roman" w:eastAsia="SimSun" w:hAnsi="Times New Roman"/>
          <w:bCs/>
          <w:iCs/>
          <w:szCs w:val="20"/>
        </w:rPr>
        <w:t xml:space="preserve"> payload size configuration, and </w:t>
      </w:r>
      <w:r w:rsidRPr="005D5F7C">
        <w:rPr>
          <w:rFonts w:ascii="Times New Roman" w:hAnsi="Times New Roman"/>
          <w:bCs/>
          <w:iCs/>
          <w:szCs w:val="20"/>
        </w:rPr>
        <w:t xml:space="preserve">the </w:t>
      </w:r>
      <m:oMath>
        <m:r>
          <m:rPr>
            <m:sty m:val="p"/>
          </m:rPr>
          <w:rPr>
            <w:rFonts w:ascii="Cambria Math" w:hAnsi="Cambria Math"/>
            <w:szCs w:val="20"/>
          </w:rPr>
          <m:t>k</m:t>
        </m:r>
      </m:oMath>
      <w:r w:rsidRPr="005D5F7C">
        <w:rPr>
          <w:rFonts w:ascii="Times New Roman" w:hAnsi="Times New Roman"/>
          <w:bCs/>
          <w:iCs/>
          <w:szCs w:val="20"/>
        </w:rPr>
        <w:t xml:space="preserve">-th Target CSI set </w:t>
      </w:r>
      <w:r w:rsidRPr="005D5F7C">
        <w:rPr>
          <w:rFonts w:ascii="Times New Roman" w:eastAsia="SimSun" w:hAnsi="Times New Roman"/>
          <w:bCs/>
          <w:iCs/>
          <w:szCs w:val="20"/>
        </w:rPr>
        <w:t xml:space="preserve">corresponding to </w:t>
      </w:r>
      <m:oMath>
        <m:sSubSup>
          <m:sSubSupPr>
            <m:ctrlPr>
              <w:rPr>
                <w:rFonts w:ascii="Cambria Math" w:hAnsi="Cambria Math"/>
                <w:bCs/>
                <w:iCs/>
                <w:szCs w:val="20"/>
              </w:rPr>
            </m:ctrlPr>
          </m:sSubSupPr>
          <m:e>
            <m:r>
              <m:rPr>
                <m:sty m:val="p"/>
              </m:rPr>
              <w:rPr>
                <w:rFonts w:ascii="Cambria Math" w:hAnsi="Cambria Math"/>
                <w:szCs w:val="20"/>
              </w:rPr>
              <m:t>z</m:t>
            </m:r>
          </m:e>
          <m:sub>
            <m:r>
              <m:rPr>
                <m:sty m:val="p"/>
              </m:rPr>
              <w:rPr>
                <w:rFonts w:ascii="Cambria Math" w:hAnsi="Cambria Math"/>
                <w:szCs w:val="20"/>
              </w:rPr>
              <m:t>s, m,k</m:t>
            </m:r>
          </m:sub>
          <m:sup>
            <m:r>
              <m:rPr>
                <m:sty m:val="p"/>
              </m:rPr>
              <w:rPr>
                <w:rFonts w:ascii="Cambria Math" w:hAnsi="Cambria Math"/>
                <w:szCs w:val="20"/>
              </w:rPr>
              <m:t>l</m:t>
            </m:r>
          </m:sup>
        </m:sSubSup>
      </m:oMath>
      <w:r w:rsidRPr="005D5F7C">
        <w:rPr>
          <w:rFonts w:ascii="Times New Roman" w:eastAsia="SimSun" w:hAnsi="Times New Roman"/>
          <w:bCs/>
          <w:iCs/>
          <w:szCs w:val="20"/>
        </w:rPr>
        <w:t xml:space="preserve">. </w:t>
      </w:r>
      <m:oMath>
        <m:sSubSup>
          <m:sSubSupPr>
            <m:ctrlPr>
              <w:rPr>
                <w:rFonts w:ascii="Cambria Math" w:hAnsi="Cambria Math"/>
                <w:bCs/>
                <w:iCs/>
                <w:szCs w:val="20"/>
              </w:rPr>
            </m:ctrlPr>
          </m:sSubSupPr>
          <m:e>
            <m:r>
              <m:rPr>
                <m:sty m:val="p"/>
              </m:rPr>
              <w:rPr>
                <w:rFonts w:ascii="Cambria Math" w:hAnsi="Cambria Math"/>
                <w:szCs w:val="20"/>
              </w:rPr>
              <m:t>z</m:t>
            </m:r>
          </m:e>
          <m:sub>
            <m:r>
              <m:rPr>
                <m:sty m:val="p"/>
              </m:rPr>
              <w:rPr>
                <w:rFonts w:ascii="Cambria Math" w:hAnsi="Cambria Math"/>
                <w:szCs w:val="20"/>
              </w:rPr>
              <m:t>s, m,k</m:t>
            </m:r>
          </m:sub>
          <m:sup>
            <m:r>
              <m:rPr>
                <m:sty m:val="p"/>
              </m:rPr>
              <w:rPr>
                <w:rFonts w:ascii="Cambria Math" w:hAnsi="Cambria Math"/>
                <w:szCs w:val="20"/>
              </w:rPr>
              <m:t>l</m:t>
            </m:r>
          </m:sup>
        </m:sSubSup>
      </m:oMath>
      <w:r w:rsidRPr="005D5F7C">
        <w:rPr>
          <w:rFonts w:ascii="Times New Roman" w:eastAsia="SimSun" w:hAnsi="Times New Roman"/>
          <w:bCs/>
          <w:iCs/>
          <w:szCs w:val="20"/>
        </w:rPr>
        <w:t xml:space="preserve"> is the </w:t>
      </w:r>
      <w:r w:rsidRPr="005D5F7C">
        <w:rPr>
          <w:rFonts w:ascii="Times New Roman" w:hAnsi="Times New Roman"/>
          <w:bCs/>
          <w:iCs/>
          <w:szCs w:val="20"/>
        </w:rPr>
        <w:t xml:space="preserve">floating-point CSI feedback vector for the same </w:t>
      </w:r>
      <w:r w:rsidRPr="005D5F7C">
        <w:rPr>
          <w:rFonts w:ascii="Times New Roman" w:eastAsia="SimSun" w:hAnsi="Times New Roman"/>
          <w:bCs/>
          <w:iCs/>
          <w:szCs w:val="20"/>
        </w:rPr>
        <w:t>l-</w:t>
      </w:r>
      <w:proofErr w:type="spellStart"/>
      <w:r w:rsidRPr="005D5F7C">
        <w:rPr>
          <w:rFonts w:ascii="Times New Roman" w:eastAsia="SimSun" w:hAnsi="Times New Roman"/>
          <w:bCs/>
          <w:iCs/>
          <w:szCs w:val="20"/>
        </w:rPr>
        <w:t>th</w:t>
      </w:r>
      <w:proofErr w:type="spellEnd"/>
      <w:r w:rsidRPr="005D5F7C">
        <w:rPr>
          <w:rFonts w:ascii="Times New Roman" w:eastAsia="SimSun" w:hAnsi="Times New Roman"/>
          <w:bCs/>
          <w:iCs/>
          <w:szCs w:val="20"/>
        </w:rPr>
        <w:t xml:space="preserve"> layer, the same m-</w:t>
      </w:r>
      <w:proofErr w:type="spellStart"/>
      <w:r w:rsidRPr="005D5F7C">
        <w:rPr>
          <w:rFonts w:ascii="Times New Roman" w:eastAsia="SimSun" w:hAnsi="Times New Roman"/>
          <w:bCs/>
          <w:iCs/>
          <w:szCs w:val="20"/>
        </w:rPr>
        <w:t>th</w:t>
      </w:r>
      <w:proofErr w:type="spellEnd"/>
      <w:r w:rsidRPr="005D5F7C">
        <w:rPr>
          <w:rFonts w:ascii="Times New Roman" w:eastAsia="SimSun" w:hAnsi="Times New Roman"/>
          <w:bCs/>
          <w:iCs/>
          <w:szCs w:val="20"/>
        </w:rPr>
        <w:t xml:space="preserve"> payload size configuration, and </w:t>
      </w:r>
      <w:r w:rsidRPr="005D5F7C">
        <w:rPr>
          <w:rFonts w:ascii="Times New Roman" w:hAnsi="Times New Roman"/>
          <w:bCs/>
          <w:iCs/>
          <w:szCs w:val="20"/>
        </w:rPr>
        <w:t xml:space="preserve">the same </w:t>
      </w:r>
      <m:oMath>
        <m:r>
          <m:rPr>
            <m:sty m:val="p"/>
          </m:rPr>
          <w:rPr>
            <w:rFonts w:ascii="Cambria Math" w:hAnsi="Cambria Math"/>
            <w:szCs w:val="20"/>
          </w:rPr>
          <m:t>k</m:t>
        </m:r>
      </m:oMath>
      <w:r w:rsidRPr="005D5F7C">
        <w:rPr>
          <w:rFonts w:ascii="Times New Roman" w:hAnsi="Times New Roman"/>
          <w:bCs/>
          <w:iCs/>
          <w:szCs w:val="20"/>
        </w:rPr>
        <w:t xml:space="preserve">-th Target CSI set provided in the exchanged dataset. </w:t>
      </w:r>
    </w:p>
    <w:p w14:paraId="5CAFABA7" w14:textId="77777777" w:rsidR="005748D0" w:rsidRPr="005D5F7C" w:rsidRDefault="005748D0" w:rsidP="005748D0">
      <w:pPr>
        <w:rPr>
          <w:rFonts w:ascii="Times New Roman" w:hAnsi="Times New Roman"/>
          <w:bCs/>
          <w:iCs/>
          <w:szCs w:val="20"/>
        </w:rPr>
      </w:pPr>
    </w:p>
    <w:p w14:paraId="5A591071" w14:textId="2B65D610" w:rsidR="005748D0" w:rsidRPr="005D5F7C" w:rsidRDefault="005748D0" w:rsidP="005748D0">
      <w:pPr>
        <w:pStyle w:val="3GPPText"/>
        <w:tabs>
          <w:tab w:val="left" w:pos="436"/>
        </w:tabs>
        <w:rPr>
          <w:bCs/>
          <w:iCs/>
          <w:sz w:val="20"/>
        </w:rPr>
      </w:pPr>
      <w:r w:rsidRPr="005D5F7C">
        <w:rPr>
          <w:bCs/>
          <w:iCs/>
          <w:sz w:val="20"/>
        </w:rPr>
        <w:t xml:space="preserve">The average NMSE and X-percentile of NMSE are derived based on the </w:t>
      </w:r>
      <m:oMath>
        <m:sSubSup>
          <m:sSubSupPr>
            <m:ctrlPr>
              <w:rPr>
                <w:rFonts w:ascii="Cambria Math" w:hAnsi="Cambria Math"/>
                <w:bCs/>
                <w:iCs/>
                <w:sz w:val="20"/>
              </w:rPr>
            </m:ctrlPr>
          </m:sSubSupPr>
          <m:e>
            <m:r>
              <m:rPr>
                <m:sty m:val="p"/>
              </m:rPr>
              <w:rPr>
                <w:rFonts w:ascii="Cambria Math" w:hAnsi="Cambria Math"/>
                <w:sz w:val="20"/>
              </w:rPr>
              <m:t>NMSE</m:t>
            </m:r>
          </m:e>
          <m:sub>
            <m:r>
              <m:rPr>
                <m:sty m:val="p"/>
              </m:rPr>
              <w:rPr>
                <w:rFonts w:ascii="Cambria Math" w:hAnsi="Cambria Math"/>
                <w:sz w:val="20"/>
              </w:rPr>
              <m:t>s,m,k</m:t>
            </m:r>
          </m:sub>
          <m:sup>
            <m:r>
              <m:rPr>
                <m:sty m:val="p"/>
              </m:rPr>
              <w:rPr>
                <w:rFonts w:ascii="Cambria Math" w:hAnsi="Cambria Math"/>
                <w:sz w:val="20"/>
              </w:rPr>
              <m:t xml:space="preserve"> l</m:t>
            </m:r>
          </m:sup>
        </m:sSubSup>
      </m:oMath>
      <w:r w:rsidRPr="005D5F7C">
        <w:rPr>
          <w:bCs/>
          <w:iCs/>
          <w:sz w:val="20"/>
        </w:rPr>
        <w:t xml:space="preserve"> . </w:t>
      </w:r>
    </w:p>
    <w:p w14:paraId="25D892AC" w14:textId="77777777" w:rsidR="005748D0" w:rsidRPr="005D5F7C" w:rsidRDefault="005748D0" w:rsidP="005748D0">
      <w:pPr>
        <w:rPr>
          <w:rFonts w:ascii="Times New Roman" w:hAnsi="Times New Roman"/>
          <w:bCs/>
          <w:iCs/>
          <w:szCs w:val="20"/>
        </w:rPr>
      </w:pPr>
    </w:p>
    <w:p w14:paraId="007F9F3D" w14:textId="77777777" w:rsidR="005748D0" w:rsidRPr="005D5F7C" w:rsidRDefault="005748D0" w:rsidP="005748D0">
      <w:pPr>
        <w:pStyle w:val="3GPPText"/>
        <w:rPr>
          <w:b/>
          <w:bCs/>
          <w:i/>
          <w:iCs/>
          <w:sz w:val="20"/>
        </w:rPr>
      </w:pPr>
    </w:p>
    <w:p w14:paraId="3B0C96F7" w14:textId="77777777" w:rsidR="005748D0" w:rsidRPr="005D5F7C" w:rsidRDefault="005748D0" w:rsidP="005748D0">
      <w:pPr>
        <w:pStyle w:val="3GPPNormalText"/>
        <w:rPr>
          <w:b/>
          <w:bCs/>
          <w:sz w:val="20"/>
          <w:szCs w:val="20"/>
        </w:rPr>
      </w:pPr>
      <w:r w:rsidRPr="005D5F7C">
        <w:rPr>
          <w:b/>
          <w:bCs/>
          <w:sz w:val="20"/>
          <w:szCs w:val="20"/>
          <w:highlight w:val="green"/>
        </w:rPr>
        <w:t>Agreement:</w:t>
      </w:r>
      <w:r w:rsidRPr="005D5F7C">
        <w:rPr>
          <w:b/>
          <w:bCs/>
          <w:sz w:val="20"/>
          <w:szCs w:val="20"/>
        </w:rPr>
        <w:t xml:space="preserve"> </w:t>
      </w:r>
    </w:p>
    <w:p w14:paraId="6D085739" w14:textId="77777777" w:rsidR="005748D0" w:rsidRPr="005D5F7C" w:rsidRDefault="005748D0" w:rsidP="005748D0">
      <w:pPr>
        <w:rPr>
          <w:rFonts w:ascii="Times New Roman" w:hAnsi="Times New Roman"/>
          <w:szCs w:val="20"/>
        </w:rPr>
      </w:pPr>
      <w:r w:rsidRPr="005D5F7C">
        <w:rPr>
          <w:rFonts w:ascii="Times New Roman" w:hAnsi="Times New Roman"/>
          <w:szCs w:val="20"/>
        </w:rPr>
        <w:t>For Option 4-1 under Direction A in AI/ML based CSI compression, for the format of the NMSE and SGCS performance target, use the 32-bit floating point representation.</w:t>
      </w:r>
    </w:p>
    <w:p w14:paraId="740714AC" w14:textId="77777777" w:rsidR="005748D0" w:rsidRPr="005D5F7C" w:rsidRDefault="005748D0" w:rsidP="005748D0">
      <w:pPr>
        <w:pStyle w:val="3GPPText"/>
        <w:rPr>
          <w:sz w:val="20"/>
        </w:rPr>
      </w:pPr>
    </w:p>
    <w:p w14:paraId="4EB10B23" w14:textId="77777777" w:rsidR="005748D0" w:rsidRPr="005D5F7C" w:rsidRDefault="005748D0" w:rsidP="005748D0">
      <w:pPr>
        <w:pStyle w:val="3GPPText"/>
        <w:rPr>
          <w:b/>
          <w:bCs/>
          <w:sz w:val="20"/>
        </w:rPr>
      </w:pPr>
      <w:r w:rsidRPr="005D5F7C">
        <w:rPr>
          <w:b/>
          <w:bCs/>
          <w:sz w:val="20"/>
          <w:highlight w:val="green"/>
        </w:rPr>
        <w:t>Agreement:</w:t>
      </w:r>
    </w:p>
    <w:p w14:paraId="790512E8" w14:textId="77777777" w:rsidR="005748D0" w:rsidRPr="005D5F7C" w:rsidRDefault="005748D0" w:rsidP="005748D0">
      <w:pPr>
        <w:suppressAutoHyphens/>
        <w:spacing w:after="180"/>
        <w:contextualSpacing/>
        <w:rPr>
          <w:rFonts w:ascii="Times New Roman" w:eastAsia="Malgun Gothic" w:hAnsi="Times New Roman"/>
          <w:bCs/>
          <w:szCs w:val="20"/>
        </w:rPr>
      </w:pPr>
      <w:r w:rsidRPr="005D5F7C">
        <w:rPr>
          <w:rFonts w:ascii="Times New Roman" w:eastAsia="Malgun Gothic" w:hAnsi="Times New Roman"/>
          <w:bCs/>
          <w:szCs w:val="20"/>
        </w:rPr>
        <w:t>For Direction A, Option 3a-1, combination(s) of the configuration parameters</w:t>
      </w:r>
      <w:r w:rsidRPr="005D5F7C">
        <w:rPr>
          <w:rFonts w:ascii="Times New Roman" w:eastAsia="Malgun Gothic" w:hAnsi="Times New Roman"/>
          <w:bCs/>
          <w:color w:val="FF0000"/>
          <w:szCs w:val="20"/>
        </w:rPr>
        <w:t xml:space="preserve"> </w:t>
      </w:r>
      <w:r w:rsidRPr="005D5F7C">
        <w:rPr>
          <w:rFonts w:ascii="Times New Roman" w:eastAsia="Malgun Gothic" w:hAnsi="Times New Roman"/>
          <w:bCs/>
          <w:szCs w:val="20"/>
        </w:rPr>
        <w:t>to which the exchanged model parameters apply are provided along with the model parameters. These configuration parameters include:</w:t>
      </w:r>
    </w:p>
    <w:p w14:paraId="52B33C46" w14:textId="77777777" w:rsidR="005748D0" w:rsidRPr="005D5F7C" w:rsidRDefault="005748D0" w:rsidP="005748D0">
      <w:pPr>
        <w:numPr>
          <w:ilvl w:val="0"/>
          <w:numId w:val="106"/>
        </w:numPr>
        <w:rPr>
          <w:rFonts w:ascii="Times New Roman" w:hAnsi="Times New Roman"/>
          <w:bCs/>
          <w:szCs w:val="20"/>
        </w:rPr>
      </w:pPr>
      <w:r w:rsidRPr="005D5F7C">
        <w:rPr>
          <w:rFonts w:ascii="Times New Roman" w:hAnsi="Times New Roman"/>
          <w:bCs/>
          <w:szCs w:val="20"/>
        </w:rPr>
        <w:t xml:space="preserve">The port number configuration of N1 and N2, </w:t>
      </w:r>
      <w:proofErr w:type="spellStart"/>
      <w:r w:rsidRPr="005D5F7C">
        <w:rPr>
          <w:rFonts w:ascii="Times New Roman" w:hAnsi="Times New Roman"/>
          <w:bCs/>
          <w:szCs w:val="20"/>
        </w:rPr>
        <w:t>subband</w:t>
      </w:r>
      <w:proofErr w:type="spellEnd"/>
      <w:r w:rsidRPr="005D5F7C">
        <w:rPr>
          <w:rFonts w:ascii="Times New Roman" w:hAnsi="Times New Roman"/>
          <w:bCs/>
          <w:szCs w:val="20"/>
        </w:rPr>
        <w:t xml:space="preserve"> size and BWP info (NR ARFCN of the lowest PRB of the BWP and BWP size and the SCS), </w:t>
      </w:r>
    </w:p>
    <w:p w14:paraId="411C3C25" w14:textId="77777777" w:rsidR="005748D0" w:rsidRPr="005D5F7C" w:rsidRDefault="005748D0" w:rsidP="005748D0">
      <w:pPr>
        <w:pStyle w:val="ListParagraph"/>
        <w:numPr>
          <w:ilvl w:val="0"/>
          <w:numId w:val="106"/>
        </w:numPr>
        <w:tabs>
          <w:tab w:val="left" w:pos="432"/>
        </w:tabs>
        <w:overflowPunct/>
        <w:autoSpaceDE/>
        <w:autoSpaceDN/>
        <w:adjustRightInd/>
        <w:spacing w:after="0"/>
        <w:contextualSpacing w:val="0"/>
        <w:textAlignment w:val="auto"/>
        <w:rPr>
          <w:bCs/>
        </w:rPr>
      </w:pPr>
      <w:r w:rsidRPr="005D5F7C">
        <w:rPr>
          <w:bCs/>
        </w:rPr>
        <w:t xml:space="preserve">CSI payload size configuration per layer  </w:t>
      </w:r>
    </w:p>
    <w:p w14:paraId="733C34CD" w14:textId="77777777" w:rsidR="005748D0" w:rsidRPr="005D5F7C" w:rsidRDefault="005748D0" w:rsidP="005748D0">
      <w:pPr>
        <w:pStyle w:val="ListParagraph"/>
        <w:numPr>
          <w:ilvl w:val="0"/>
          <w:numId w:val="106"/>
        </w:numPr>
        <w:tabs>
          <w:tab w:val="left" w:pos="432"/>
        </w:tabs>
        <w:overflowPunct/>
        <w:autoSpaceDE/>
        <w:autoSpaceDN/>
        <w:adjustRightInd/>
        <w:spacing w:after="0"/>
        <w:contextualSpacing w:val="0"/>
        <w:textAlignment w:val="auto"/>
        <w:rPr>
          <w:bCs/>
        </w:rPr>
      </w:pPr>
      <w:proofErr w:type="spellStart"/>
      <w:r w:rsidRPr="005D5F7C">
        <w:rPr>
          <w:bCs/>
        </w:rPr>
        <w:t>Subband</w:t>
      </w:r>
      <w:proofErr w:type="spellEnd"/>
      <w:r w:rsidRPr="005D5F7C">
        <w:rPr>
          <w:bCs/>
        </w:rPr>
        <w:t xml:space="preserve"> configuration </w:t>
      </w:r>
    </w:p>
    <w:p w14:paraId="67C282BF" w14:textId="77777777" w:rsidR="005748D0" w:rsidRPr="005D5F7C" w:rsidRDefault="005748D0" w:rsidP="005748D0">
      <w:pPr>
        <w:pStyle w:val="ListParagraph"/>
        <w:numPr>
          <w:ilvl w:val="0"/>
          <w:numId w:val="106"/>
        </w:numPr>
        <w:tabs>
          <w:tab w:val="left" w:pos="432"/>
        </w:tabs>
        <w:overflowPunct/>
        <w:autoSpaceDE/>
        <w:autoSpaceDN/>
        <w:adjustRightInd/>
        <w:spacing w:after="0"/>
        <w:contextualSpacing w:val="0"/>
        <w:textAlignment w:val="auto"/>
        <w:rPr>
          <w:bCs/>
        </w:rPr>
      </w:pPr>
      <w:r w:rsidRPr="005D5F7C">
        <w:rPr>
          <w:bCs/>
        </w:rPr>
        <w:t>Rank</w:t>
      </w:r>
    </w:p>
    <w:p w14:paraId="2C1ED758" w14:textId="77777777" w:rsidR="005748D0" w:rsidRPr="005D5F7C" w:rsidRDefault="005748D0" w:rsidP="005748D0">
      <w:pPr>
        <w:jc w:val="both"/>
        <w:rPr>
          <w:rFonts w:ascii="Times New Roman" w:eastAsia="Malgun Gothic" w:hAnsi="Times New Roman"/>
          <w:bCs/>
          <w:szCs w:val="20"/>
        </w:rPr>
      </w:pPr>
    </w:p>
    <w:p w14:paraId="36380B68" w14:textId="77777777" w:rsidR="005748D0" w:rsidRPr="005D5F7C" w:rsidRDefault="005748D0" w:rsidP="005748D0">
      <w:pPr>
        <w:jc w:val="both"/>
        <w:rPr>
          <w:rFonts w:ascii="Times New Roman" w:eastAsia="Malgun Gothic" w:hAnsi="Times New Roman"/>
          <w:bCs/>
          <w:szCs w:val="20"/>
        </w:rPr>
      </w:pPr>
      <w:r w:rsidRPr="005D5F7C">
        <w:rPr>
          <w:rFonts w:ascii="Times New Roman" w:eastAsia="Malgun Gothic" w:hAnsi="Times New Roman"/>
          <w:bCs/>
          <w:szCs w:val="20"/>
        </w:rPr>
        <w:t>Note: The port mapping method is separately discussed for both Option 3a-1 and Option 4-1 whether to be applied to either or both or none of them.</w:t>
      </w:r>
    </w:p>
    <w:p w14:paraId="1F1A76B7" w14:textId="77777777" w:rsidR="005748D0" w:rsidRPr="006C13FC" w:rsidRDefault="005748D0" w:rsidP="005748D0">
      <w:pPr>
        <w:jc w:val="both"/>
        <w:rPr>
          <w:rFonts w:ascii="Times New Roman" w:eastAsia="Malgun Gothic" w:hAnsi="Times New Roman"/>
          <w:bCs/>
          <w:szCs w:val="20"/>
        </w:rPr>
      </w:pPr>
    </w:p>
    <w:p w14:paraId="55490D77" w14:textId="77777777" w:rsidR="005748D0" w:rsidRPr="000D56A5" w:rsidRDefault="005748D0" w:rsidP="005748D0">
      <w:pPr>
        <w:rPr>
          <w:rFonts w:eastAsia="Malgun Gothic"/>
          <w:bCs/>
          <w:color w:val="FF0000"/>
          <w:szCs w:val="20"/>
          <w:u w:val="single"/>
        </w:rPr>
      </w:pPr>
    </w:p>
    <w:p w14:paraId="6E9676E7" w14:textId="787E5D11" w:rsidR="005748D0" w:rsidRPr="006C13FC" w:rsidRDefault="00C62C50" w:rsidP="005748D0">
      <w:pPr>
        <w:rPr>
          <w:rFonts w:eastAsia="DengXian"/>
          <w:b/>
          <w:bCs/>
          <w:lang w:eastAsia="zh-CN"/>
        </w:rPr>
      </w:pPr>
      <w:hyperlink r:id="rId346" w:history="1">
        <w:r w:rsidRPr="006C13FC">
          <w:rPr>
            <w:rStyle w:val="Hyperlink"/>
            <w:rFonts w:eastAsia="DengXian"/>
            <w:b/>
            <w:bCs/>
            <w:lang w:eastAsia="zh-CN"/>
          </w:rPr>
          <w:t>R1-2606013</w:t>
        </w:r>
      </w:hyperlink>
      <w:r w:rsidR="005748D0" w:rsidRPr="006C13FC">
        <w:rPr>
          <w:rFonts w:eastAsia="DengXian"/>
          <w:b/>
          <w:bCs/>
          <w:lang w:eastAsia="zh-CN"/>
        </w:rPr>
        <w:tab/>
        <w:t>FL summary # 3 for inter-vendor training collaboration</w:t>
      </w:r>
      <w:r w:rsidR="005748D0" w:rsidRPr="006C13FC">
        <w:rPr>
          <w:rFonts w:eastAsia="DengXian"/>
          <w:b/>
          <w:bCs/>
          <w:lang w:eastAsia="zh-CN"/>
        </w:rPr>
        <w:tab/>
        <w:t>Apple</w:t>
      </w:r>
    </w:p>
    <w:p w14:paraId="1D5C729B" w14:textId="3500B182" w:rsidR="005748D0" w:rsidRPr="003114D3" w:rsidRDefault="0024467B" w:rsidP="005748D0">
      <w:pPr>
        <w:rPr>
          <w:rFonts w:ascii="Times New Roman" w:eastAsiaTheme="minorEastAsia" w:hAnsi="Times New Roman"/>
          <w:lang w:eastAsia="zh-CN"/>
        </w:rPr>
      </w:pPr>
      <w:r>
        <w:rPr>
          <w:rFonts w:ascii="Times New Roman" w:eastAsiaTheme="minorEastAsia" w:hAnsi="Times New Roman"/>
          <w:lang w:eastAsia="zh-CN"/>
        </w:rPr>
        <w:t>Final post-meeting summary for this agenda item.</w:t>
      </w:r>
    </w:p>
    <w:p w14:paraId="5BCB5958" w14:textId="77777777" w:rsidR="00187F61" w:rsidRPr="00187F61" w:rsidRDefault="00187F61" w:rsidP="00187F61">
      <w:pPr>
        <w:rPr>
          <w:lang w:val="en-US"/>
        </w:rPr>
      </w:pPr>
    </w:p>
    <w:p w14:paraId="662F51BA" w14:textId="1C80258C" w:rsidR="00F32149" w:rsidRDefault="00F32149" w:rsidP="00F32149">
      <w:pPr>
        <w:pStyle w:val="Heading2"/>
      </w:pPr>
      <w:bookmarkStart w:id="151" w:name="_Toc239313224"/>
      <w:r>
        <w:t>NR MIMO Phase 6</w:t>
      </w:r>
      <w:bookmarkEnd w:id="151"/>
    </w:p>
    <w:p w14:paraId="3123FAF8" w14:textId="77777777" w:rsidR="00F32149" w:rsidRPr="00FD0278" w:rsidRDefault="00F32149" w:rsidP="00F32149">
      <w:pPr>
        <w:rPr>
          <w:rFonts w:eastAsiaTheme="minorEastAsia"/>
          <w:i/>
          <w:iCs/>
          <w:lang w:eastAsia="zh-CN"/>
        </w:rPr>
      </w:pPr>
      <w:r w:rsidRPr="00FD0278">
        <w:rPr>
          <w:i/>
          <w:iCs/>
        </w:rPr>
        <w:t xml:space="preserve">Please refer to </w:t>
      </w:r>
      <w:r w:rsidRPr="00FD0278">
        <w:rPr>
          <w:rFonts w:eastAsia="DengXian" w:hint="eastAsia"/>
          <w:i/>
          <w:iCs/>
          <w:lang w:eastAsia="zh-CN"/>
        </w:rPr>
        <w:t>RP-252936</w:t>
      </w:r>
      <w:r w:rsidRPr="00FD0278">
        <w:rPr>
          <w:i/>
          <w:iCs/>
        </w:rPr>
        <w:t xml:space="preserve"> for detailed scope of the WI. </w:t>
      </w:r>
    </w:p>
    <w:p w14:paraId="4C5FD662" w14:textId="77777777" w:rsidR="00F32149" w:rsidRPr="00FD0278" w:rsidRDefault="00F32149" w:rsidP="00F32149">
      <w:pPr>
        <w:rPr>
          <w:rFonts w:eastAsiaTheme="minorEastAsia"/>
          <w:i/>
          <w:iCs/>
          <w:lang w:val="en-US" w:eastAsia="zh-CN"/>
        </w:rPr>
      </w:pPr>
      <w:r w:rsidRPr="00FD0278">
        <w:rPr>
          <w:rFonts w:eastAsiaTheme="minorEastAsia"/>
          <w:i/>
          <w:iCs/>
          <w:lang w:val="en-US" w:eastAsia="zh-CN"/>
        </w:rPr>
        <w:t>Note: For efficient review, please use the following sections in your contribution corresponding to issues, if any:</w:t>
      </w:r>
    </w:p>
    <w:p w14:paraId="13B042B9" w14:textId="77777777" w:rsidR="00F32149" w:rsidRPr="00FD0278" w:rsidRDefault="00F32149" w:rsidP="00F32149">
      <w:pPr>
        <w:numPr>
          <w:ilvl w:val="0"/>
          <w:numId w:val="101"/>
        </w:numPr>
        <w:rPr>
          <w:rFonts w:eastAsia="DengXian"/>
          <w:i/>
          <w:iCs/>
          <w:lang w:val="en-US" w:eastAsia="zh-CN"/>
        </w:rPr>
      </w:pPr>
      <w:r w:rsidRPr="00FD0278">
        <w:rPr>
          <w:rFonts w:eastAsia="DengXian"/>
          <w:i/>
          <w:iCs/>
          <w:lang w:val="en-US" w:eastAsia="zh-CN"/>
        </w:rPr>
        <w:t>Early SRS/CSI/CSI-RS triggering</w:t>
      </w:r>
    </w:p>
    <w:p w14:paraId="6BFC73DE" w14:textId="77777777" w:rsidR="00F32149" w:rsidRPr="00FD0278" w:rsidRDefault="00F32149" w:rsidP="00F32149">
      <w:pPr>
        <w:numPr>
          <w:ilvl w:val="0"/>
          <w:numId w:val="101"/>
        </w:numPr>
        <w:rPr>
          <w:rFonts w:eastAsia="DengXian"/>
          <w:i/>
          <w:iCs/>
          <w:lang w:val="en-US" w:eastAsia="zh-CN"/>
        </w:rPr>
      </w:pPr>
      <w:r w:rsidRPr="00FD0278">
        <w:rPr>
          <w:rFonts w:eastAsia="DengXian"/>
          <w:i/>
          <w:iCs/>
          <w:lang w:val="en-US" w:eastAsia="zh-CN"/>
        </w:rPr>
        <w:t>CSI-RS density reduction</w:t>
      </w:r>
    </w:p>
    <w:p w14:paraId="4EF6027C" w14:textId="77777777" w:rsidR="00F32149" w:rsidRDefault="00F32149" w:rsidP="00F32149">
      <w:pPr>
        <w:numPr>
          <w:ilvl w:val="0"/>
          <w:numId w:val="101"/>
        </w:numPr>
        <w:rPr>
          <w:rFonts w:eastAsia="DengXian"/>
          <w:i/>
          <w:iCs/>
          <w:lang w:val="en-US" w:eastAsia="zh-CN"/>
        </w:rPr>
      </w:pPr>
      <w:r w:rsidRPr="00FD0278">
        <w:rPr>
          <w:rFonts w:eastAsia="DengXian"/>
          <w:i/>
          <w:iCs/>
          <w:lang w:val="en-US" w:eastAsia="zh-CN"/>
        </w:rPr>
        <w:t>Improvement of SRS capacity and coverage</w:t>
      </w:r>
    </w:p>
    <w:p w14:paraId="4ECA2C2F" w14:textId="77777777" w:rsidR="00F32149" w:rsidRDefault="00F32149" w:rsidP="00F32149">
      <w:pPr>
        <w:rPr>
          <w:rFonts w:eastAsia="DengXian"/>
          <w:i/>
          <w:iCs/>
          <w:lang w:val="en-US" w:eastAsia="zh-CN"/>
        </w:rPr>
      </w:pPr>
    </w:p>
    <w:p w14:paraId="3D0DD872" w14:textId="77777777" w:rsidR="00F32149" w:rsidRDefault="00F32149" w:rsidP="00F32149">
      <w:pPr>
        <w:rPr>
          <w:rFonts w:eastAsia="DengXian"/>
          <w:i/>
          <w:iCs/>
          <w:lang w:val="en-US" w:eastAsia="zh-CN"/>
        </w:rPr>
      </w:pPr>
    </w:p>
    <w:bookmarkStart w:id="152" w:name="OLE_LINK59"/>
    <w:p w14:paraId="2368030B" w14:textId="5CEE3335" w:rsidR="00F32149" w:rsidRPr="006C13FC" w:rsidRDefault="00C62C50" w:rsidP="00F32149">
      <w:pPr>
        <w:rPr>
          <w:rFonts w:eastAsia="DengXian"/>
          <w:b/>
          <w:lang w:eastAsia="zh-CN"/>
        </w:rPr>
      </w:pPr>
      <w:r w:rsidRPr="006C13FC">
        <w:rPr>
          <w:rFonts w:eastAsia="DengXian"/>
          <w:b/>
          <w:lang w:eastAsia="zh-CN"/>
        </w:rPr>
        <w:fldChar w:fldCharType="begin"/>
      </w:r>
      <w:r w:rsidRPr="006C13FC">
        <w:rPr>
          <w:rFonts w:eastAsia="DengXian"/>
          <w:b/>
          <w:lang w:eastAsia="zh-CN"/>
        </w:rPr>
        <w:instrText>HYPERLINK "C:\\MyMeetings\\TSGR1_126-Maastricht\\Docs/R1-2606757.zip"</w:instrText>
      </w:r>
      <w:r w:rsidRPr="006C13FC">
        <w:rPr>
          <w:rFonts w:eastAsia="DengXian"/>
          <w:b/>
          <w:lang w:eastAsia="zh-CN"/>
        </w:rPr>
      </w:r>
      <w:r w:rsidRPr="006C13FC">
        <w:rPr>
          <w:rFonts w:eastAsia="DengXian"/>
          <w:b/>
          <w:lang w:eastAsia="zh-CN"/>
        </w:rPr>
        <w:fldChar w:fldCharType="separate"/>
      </w:r>
      <w:r w:rsidRPr="006C13FC">
        <w:rPr>
          <w:rStyle w:val="Hyperlink"/>
          <w:rFonts w:eastAsia="DengXian"/>
          <w:b/>
          <w:lang w:eastAsia="zh-CN"/>
        </w:rPr>
        <w:t>R1-2606757</w:t>
      </w:r>
      <w:r w:rsidRPr="006C13FC">
        <w:rPr>
          <w:rFonts w:eastAsia="DengXian"/>
          <w:b/>
          <w:lang w:eastAsia="zh-CN"/>
        </w:rPr>
        <w:fldChar w:fldCharType="end"/>
      </w:r>
      <w:r w:rsidR="00F32149" w:rsidRPr="006C13FC">
        <w:rPr>
          <w:rFonts w:eastAsia="DengXian"/>
          <w:b/>
          <w:lang w:eastAsia="zh-CN"/>
        </w:rPr>
        <w:tab/>
        <w:t>Session Notes of AI 9.2</w:t>
      </w:r>
      <w:r w:rsidR="00F32149" w:rsidRPr="006C13FC">
        <w:rPr>
          <w:rFonts w:eastAsia="DengXian"/>
          <w:b/>
          <w:lang w:eastAsia="zh-CN"/>
        </w:rPr>
        <w:tab/>
        <w:t>Ad-Hoc Chair (Ericsson)</w:t>
      </w:r>
    </w:p>
    <w:bookmarkEnd w:id="152"/>
    <w:p w14:paraId="417A044A" w14:textId="77777777" w:rsidR="006C13FC" w:rsidRPr="005D5F7C" w:rsidRDefault="006C13FC" w:rsidP="006C13FC">
      <w:pPr>
        <w:rPr>
          <w:rFonts w:ascii="Times New Roman" w:eastAsia="DengXian" w:hAnsi="Times New Roman"/>
          <w:lang w:eastAsia="zh-CN"/>
        </w:rPr>
      </w:pPr>
      <w:r w:rsidRPr="005D5F7C">
        <w:rPr>
          <w:rFonts w:ascii="Times New Roman" w:eastAsia="DengXian" w:hAnsi="Times New Roman"/>
          <w:b/>
          <w:bCs/>
          <w:lang w:eastAsia="zh-CN"/>
        </w:rPr>
        <w:t>Friday decision:</w:t>
      </w:r>
      <w:r w:rsidRPr="005D5F7C">
        <w:rPr>
          <w:rFonts w:ascii="Times New Roman" w:eastAsia="DengXian" w:hAnsi="Times New Roman"/>
          <w:lang w:eastAsia="zh-CN"/>
        </w:rPr>
        <w:t xml:space="preserve"> The session notes are </w:t>
      </w:r>
      <w:r w:rsidRPr="005D5F7C">
        <w:rPr>
          <w:rFonts w:ascii="Times New Roman" w:eastAsia="DengXian" w:hAnsi="Times New Roman"/>
          <w:highlight w:val="green"/>
          <w:lang w:eastAsia="zh-CN"/>
        </w:rPr>
        <w:t>endorsed</w:t>
      </w:r>
      <w:r w:rsidRPr="005D5F7C">
        <w:rPr>
          <w:rFonts w:ascii="Times New Roman" w:eastAsia="DengXian" w:hAnsi="Times New Roman"/>
          <w:lang w:eastAsia="zh-CN"/>
        </w:rPr>
        <w:t xml:space="preserve"> and contents reflected below.</w:t>
      </w:r>
    </w:p>
    <w:p w14:paraId="68497D35" w14:textId="77777777" w:rsidR="00F32149" w:rsidRPr="006C13FC" w:rsidRDefault="00F32149" w:rsidP="00F32149">
      <w:pPr>
        <w:rPr>
          <w:rFonts w:eastAsia="DengXian"/>
          <w:i/>
          <w:iCs/>
          <w:lang w:eastAsia="zh-CN"/>
        </w:rPr>
      </w:pPr>
    </w:p>
    <w:p w14:paraId="65EB7272" w14:textId="77777777" w:rsidR="006C13FC" w:rsidRPr="006C13FC" w:rsidRDefault="006C13FC" w:rsidP="006C13FC">
      <w:pPr>
        <w:rPr>
          <w:rFonts w:eastAsia="DengXian"/>
          <w:lang w:val="en-US" w:eastAsia="zh-CN"/>
        </w:rPr>
      </w:pPr>
      <w:r w:rsidRPr="006C13FC">
        <w:rPr>
          <w:rFonts w:eastAsia="DengXian"/>
          <w:lang w:val="en-US" w:eastAsia="zh-CN"/>
        </w:rPr>
        <w:t>[12</w:t>
      </w:r>
      <w:r w:rsidRPr="006C13FC">
        <w:rPr>
          <w:rFonts w:eastAsia="DengXian" w:hint="eastAsia"/>
          <w:lang w:val="en-US" w:eastAsia="zh-CN"/>
        </w:rPr>
        <w:t>6</w:t>
      </w:r>
      <w:r w:rsidRPr="006C13FC">
        <w:rPr>
          <w:rFonts w:eastAsia="DengXian"/>
          <w:lang w:val="en-US" w:eastAsia="zh-CN"/>
        </w:rPr>
        <w:t>-R20-MIMO] Email discussion on Rel-20 MIMO – Darcy (MTK)</w:t>
      </w:r>
    </w:p>
    <w:p w14:paraId="14925BA7" w14:textId="77777777" w:rsidR="006C13FC" w:rsidRPr="006C13FC" w:rsidRDefault="006C13FC">
      <w:pPr>
        <w:pStyle w:val="ListParagraph"/>
        <w:numPr>
          <w:ilvl w:val="0"/>
          <w:numId w:val="281"/>
        </w:numPr>
        <w:rPr>
          <w:rFonts w:eastAsia="DengXian"/>
          <w:lang w:val="en-US" w:eastAsia="zh-CN"/>
        </w:rPr>
      </w:pPr>
      <w:r w:rsidRPr="006C13FC">
        <w:rPr>
          <w:rFonts w:eastAsia="DengXian"/>
          <w:lang w:eastAsia="zh-CN"/>
        </w:rPr>
        <w:t xml:space="preserve">To be used for sharing updates on online/offline schedule, details on what is to be discussed in online/offline sessions, </w:t>
      </w:r>
      <w:proofErr w:type="spellStart"/>
      <w:r w:rsidRPr="006C13FC">
        <w:rPr>
          <w:rFonts w:eastAsia="DengXian"/>
          <w:lang w:eastAsia="zh-CN"/>
        </w:rPr>
        <w:t>tdoc</w:t>
      </w:r>
      <w:proofErr w:type="spellEnd"/>
      <w:r w:rsidRPr="006C13FC">
        <w:rPr>
          <w:rFonts w:eastAsia="DengXian"/>
          <w:lang w:eastAsia="zh-CN"/>
        </w:rPr>
        <w:t xml:space="preserve"> number of the moderator summary for online session, etc</w:t>
      </w:r>
    </w:p>
    <w:p w14:paraId="7190824A" w14:textId="77777777" w:rsidR="00F32149" w:rsidRPr="0028697E" w:rsidRDefault="00F32149" w:rsidP="00F32149">
      <w:pPr>
        <w:rPr>
          <w:rFonts w:eastAsia="DengXian"/>
          <w:i/>
          <w:iCs/>
          <w:lang w:eastAsia="zh-CN"/>
        </w:rPr>
      </w:pPr>
    </w:p>
    <w:p w14:paraId="4FE3386F" w14:textId="256040C9" w:rsidR="00F32149" w:rsidRDefault="00C62C50" w:rsidP="00F32149">
      <w:hyperlink r:id="rId347" w:history="1">
        <w:r>
          <w:rPr>
            <w:rStyle w:val="Hyperlink"/>
            <w:rFonts w:ascii="Times New Roman" w:eastAsia="Times New Roman" w:hAnsi="Times New Roman"/>
          </w:rPr>
          <w:t>R1-2605225</w:t>
        </w:r>
      </w:hyperlink>
      <w:r w:rsidR="00F32149">
        <w:rPr>
          <w:rFonts w:ascii="Times New Roman" w:eastAsia="Times New Roman" w:hAnsi="Times New Roman"/>
        </w:rPr>
        <w:tab/>
        <w:t>NR MIMO Phase 6: DL CSI and SRS Enhancements</w:t>
      </w:r>
      <w:r w:rsidR="00F32149">
        <w:rPr>
          <w:rFonts w:ascii="Times New Roman" w:eastAsia="Times New Roman" w:hAnsi="Times New Roman"/>
        </w:rPr>
        <w:tab/>
      </w:r>
      <w:proofErr w:type="spellStart"/>
      <w:r w:rsidR="00F32149">
        <w:rPr>
          <w:rFonts w:ascii="Times New Roman" w:eastAsia="Times New Roman" w:hAnsi="Times New Roman"/>
        </w:rPr>
        <w:t>InterDigital</w:t>
      </w:r>
      <w:proofErr w:type="spellEnd"/>
      <w:r w:rsidR="00F32149">
        <w:rPr>
          <w:rFonts w:ascii="Times New Roman" w:eastAsia="Times New Roman" w:hAnsi="Times New Roman"/>
        </w:rPr>
        <w:t>, Inc.</w:t>
      </w:r>
    </w:p>
    <w:p w14:paraId="5AF8D55C" w14:textId="631A62C2" w:rsidR="00F32149" w:rsidRDefault="00C62C50" w:rsidP="00F32149">
      <w:hyperlink r:id="rId348" w:history="1">
        <w:r>
          <w:rPr>
            <w:rStyle w:val="Hyperlink"/>
            <w:rFonts w:ascii="Times New Roman" w:eastAsia="Times New Roman" w:hAnsi="Times New Roman"/>
          </w:rPr>
          <w:t>R1-2605245</w:t>
        </w:r>
      </w:hyperlink>
      <w:r w:rsidR="00F32149">
        <w:rPr>
          <w:rFonts w:ascii="Times New Roman" w:eastAsia="Times New Roman" w:hAnsi="Times New Roman"/>
        </w:rPr>
        <w:tab/>
        <w:t>Discussion on NR MIMO Phase 6</w:t>
      </w:r>
      <w:r w:rsidR="00F32149">
        <w:rPr>
          <w:rFonts w:ascii="Times New Roman" w:eastAsia="Times New Roman" w:hAnsi="Times New Roman"/>
        </w:rPr>
        <w:tab/>
      </w:r>
      <w:proofErr w:type="spellStart"/>
      <w:r w:rsidR="00F32149">
        <w:rPr>
          <w:rFonts w:ascii="Times New Roman" w:eastAsia="Times New Roman" w:hAnsi="Times New Roman"/>
        </w:rPr>
        <w:t>Spreadtrum</w:t>
      </w:r>
      <w:proofErr w:type="spellEnd"/>
      <w:r w:rsidR="00F32149">
        <w:rPr>
          <w:rFonts w:ascii="Times New Roman" w:eastAsia="Times New Roman" w:hAnsi="Times New Roman"/>
        </w:rPr>
        <w:t>, UNISOC</w:t>
      </w:r>
    </w:p>
    <w:p w14:paraId="171E1EDD" w14:textId="4398ACE7" w:rsidR="00F32149" w:rsidRDefault="00C62C50" w:rsidP="00F32149">
      <w:hyperlink r:id="rId349" w:history="1">
        <w:r>
          <w:rPr>
            <w:rStyle w:val="Hyperlink"/>
            <w:rFonts w:ascii="Times New Roman" w:eastAsia="Times New Roman" w:hAnsi="Times New Roman"/>
          </w:rPr>
          <w:t>R1-2605280</w:t>
        </w:r>
      </w:hyperlink>
      <w:r w:rsidR="00F32149">
        <w:rPr>
          <w:rFonts w:ascii="Times New Roman" w:eastAsia="Times New Roman" w:hAnsi="Times New Roman"/>
        </w:rPr>
        <w:tab/>
        <w:t>Enhancements on SRS and DL CSI acquisition</w:t>
      </w:r>
      <w:r w:rsidR="00F32149">
        <w:rPr>
          <w:rFonts w:ascii="Times New Roman" w:eastAsia="Times New Roman" w:hAnsi="Times New Roman"/>
        </w:rPr>
        <w:tab/>
        <w:t xml:space="preserve">Huawei, </w:t>
      </w:r>
      <w:proofErr w:type="spellStart"/>
      <w:r w:rsidR="00F32149">
        <w:rPr>
          <w:rFonts w:ascii="Times New Roman" w:eastAsia="Times New Roman" w:hAnsi="Times New Roman"/>
        </w:rPr>
        <w:t>HiSilicon</w:t>
      </w:r>
      <w:proofErr w:type="spellEnd"/>
    </w:p>
    <w:p w14:paraId="7992C219" w14:textId="2BD99119" w:rsidR="00F32149" w:rsidRDefault="00C62C50" w:rsidP="00F32149">
      <w:hyperlink r:id="rId350" w:history="1">
        <w:r>
          <w:rPr>
            <w:rStyle w:val="Hyperlink"/>
            <w:rFonts w:ascii="Times New Roman" w:eastAsia="Times New Roman" w:hAnsi="Times New Roman"/>
          </w:rPr>
          <w:t>R1-2605326</w:t>
        </w:r>
      </w:hyperlink>
      <w:r w:rsidR="00F32149">
        <w:rPr>
          <w:rFonts w:ascii="Times New Roman" w:eastAsia="Times New Roman" w:hAnsi="Times New Roman"/>
        </w:rPr>
        <w:tab/>
        <w:t>NR MIMO Phase 6</w:t>
      </w:r>
      <w:r w:rsidR="00F32149">
        <w:rPr>
          <w:rFonts w:ascii="Times New Roman" w:eastAsia="Times New Roman" w:hAnsi="Times New Roman"/>
        </w:rPr>
        <w:tab/>
        <w:t>MediaTek Inc.</w:t>
      </w:r>
    </w:p>
    <w:p w14:paraId="0E2D33AB" w14:textId="73DADA8C" w:rsidR="00F32149" w:rsidRDefault="00C62C50" w:rsidP="00F32149">
      <w:hyperlink r:id="rId351" w:history="1">
        <w:r>
          <w:rPr>
            <w:rStyle w:val="Hyperlink"/>
            <w:rFonts w:ascii="Times New Roman" w:eastAsia="Times New Roman" w:hAnsi="Times New Roman"/>
          </w:rPr>
          <w:t>R1-2605327</w:t>
        </w:r>
      </w:hyperlink>
      <w:r w:rsidR="00F32149">
        <w:rPr>
          <w:rFonts w:ascii="Times New Roman" w:eastAsia="Times New Roman" w:hAnsi="Times New Roman"/>
        </w:rPr>
        <w:tab/>
        <w:t>Draft RRC List for Rel-20 MIMO Ph6</w:t>
      </w:r>
      <w:r w:rsidR="00F32149">
        <w:rPr>
          <w:rFonts w:ascii="Times New Roman" w:eastAsia="Times New Roman" w:hAnsi="Times New Roman"/>
        </w:rPr>
        <w:tab/>
        <w:t>Rapporteur (MediaTek Inc.)</w:t>
      </w:r>
    </w:p>
    <w:p w14:paraId="7723E0E3" w14:textId="04F5211A" w:rsidR="00F32149" w:rsidRDefault="00C62C50" w:rsidP="00F32149">
      <w:hyperlink r:id="rId352" w:history="1">
        <w:r>
          <w:rPr>
            <w:rStyle w:val="Hyperlink"/>
            <w:rFonts w:ascii="Times New Roman" w:eastAsia="Times New Roman" w:hAnsi="Times New Roman"/>
          </w:rPr>
          <w:t>R1-2605368</w:t>
        </w:r>
      </w:hyperlink>
      <w:r w:rsidR="00F32149">
        <w:rPr>
          <w:rFonts w:ascii="Times New Roman" w:eastAsia="Times New Roman" w:hAnsi="Times New Roman"/>
        </w:rPr>
        <w:tab/>
        <w:t>Discussion on NR MIMO Phase 6</w:t>
      </w:r>
      <w:r w:rsidR="00F32149">
        <w:rPr>
          <w:rFonts w:ascii="Times New Roman" w:eastAsia="Times New Roman" w:hAnsi="Times New Roman"/>
        </w:rPr>
        <w:tab/>
        <w:t xml:space="preserve">ZTE Corporation, </w:t>
      </w:r>
      <w:proofErr w:type="spellStart"/>
      <w:r w:rsidR="00F32149">
        <w:rPr>
          <w:rFonts w:ascii="Times New Roman" w:eastAsia="Times New Roman" w:hAnsi="Times New Roman"/>
        </w:rPr>
        <w:t>Sanechips</w:t>
      </w:r>
      <w:proofErr w:type="spellEnd"/>
    </w:p>
    <w:p w14:paraId="36776664" w14:textId="1941AA7B" w:rsidR="00F32149" w:rsidRDefault="00C62C50" w:rsidP="00F32149">
      <w:hyperlink r:id="rId353" w:history="1">
        <w:r>
          <w:rPr>
            <w:rStyle w:val="Hyperlink"/>
            <w:rFonts w:ascii="Times New Roman" w:eastAsia="Times New Roman" w:hAnsi="Times New Roman"/>
          </w:rPr>
          <w:t>R1-2605449</w:t>
        </w:r>
      </w:hyperlink>
      <w:r w:rsidR="00F32149">
        <w:rPr>
          <w:rFonts w:ascii="Times New Roman" w:eastAsia="Times New Roman" w:hAnsi="Times New Roman"/>
        </w:rPr>
        <w:tab/>
        <w:t>Discussion on issues in NR MIMO Phase 6</w:t>
      </w:r>
      <w:r w:rsidR="00F32149">
        <w:rPr>
          <w:rFonts w:ascii="Times New Roman" w:eastAsia="Times New Roman" w:hAnsi="Times New Roman"/>
        </w:rPr>
        <w:tab/>
        <w:t>vivo</w:t>
      </w:r>
    </w:p>
    <w:p w14:paraId="1D9FE2F9" w14:textId="44D71D01" w:rsidR="00F32149" w:rsidRDefault="00C62C50" w:rsidP="00F32149">
      <w:hyperlink r:id="rId354" w:history="1">
        <w:r>
          <w:rPr>
            <w:rStyle w:val="Hyperlink"/>
            <w:rFonts w:ascii="Times New Roman" w:eastAsia="Times New Roman" w:hAnsi="Times New Roman"/>
          </w:rPr>
          <w:t>R1-2605519</w:t>
        </w:r>
      </w:hyperlink>
      <w:r w:rsidR="00F32149">
        <w:rPr>
          <w:rFonts w:ascii="Times New Roman" w:eastAsia="Times New Roman" w:hAnsi="Times New Roman"/>
        </w:rPr>
        <w:tab/>
        <w:t>On NR MIMO Phase 6 Enhancements</w:t>
      </w:r>
      <w:r w:rsidR="00F32149">
        <w:rPr>
          <w:rFonts w:ascii="Times New Roman" w:eastAsia="Times New Roman" w:hAnsi="Times New Roman"/>
        </w:rPr>
        <w:tab/>
        <w:t>Nokia</w:t>
      </w:r>
    </w:p>
    <w:p w14:paraId="19D3195D" w14:textId="6B672C18" w:rsidR="00F32149" w:rsidRDefault="00C62C50" w:rsidP="00F32149">
      <w:hyperlink r:id="rId355" w:history="1">
        <w:r>
          <w:rPr>
            <w:rStyle w:val="Hyperlink"/>
            <w:rFonts w:ascii="Times New Roman" w:eastAsia="Times New Roman" w:hAnsi="Times New Roman"/>
          </w:rPr>
          <w:t>R1-2605554</w:t>
        </w:r>
      </w:hyperlink>
      <w:r w:rsidR="00F32149">
        <w:rPr>
          <w:rFonts w:ascii="Times New Roman" w:eastAsia="Times New Roman" w:hAnsi="Times New Roman"/>
        </w:rPr>
        <w:tab/>
        <w:t>Discussion on enhancing DL CSI acquisition and SRS</w:t>
      </w:r>
      <w:r w:rsidR="00F32149">
        <w:rPr>
          <w:rFonts w:ascii="Times New Roman" w:eastAsia="Times New Roman" w:hAnsi="Times New Roman"/>
        </w:rPr>
        <w:tab/>
        <w:t>Xiaomi</w:t>
      </w:r>
    </w:p>
    <w:p w14:paraId="5280D362" w14:textId="2E1F1183" w:rsidR="00F32149" w:rsidRDefault="00C62C50" w:rsidP="00F32149">
      <w:hyperlink r:id="rId356" w:history="1">
        <w:r>
          <w:rPr>
            <w:rStyle w:val="Hyperlink"/>
            <w:rFonts w:ascii="Times New Roman" w:eastAsia="Times New Roman" w:hAnsi="Times New Roman"/>
          </w:rPr>
          <w:t>R1-2605595</w:t>
        </w:r>
      </w:hyperlink>
      <w:r w:rsidR="00F32149">
        <w:rPr>
          <w:rFonts w:ascii="Times New Roman" w:eastAsia="Times New Roman" w:hAnsi="Times New Roman"/>
        </w:rPr>
        <w:tab/>
        <w:t>On NR MIMO Phase 6 Enhancements</w:t>
      </w:r>
      <w:r w:rsidR="00F32149">
        <w:rPr>
          <w:rFonts w:ascii="Times New Roman" w:eastAsia="Times New Roman" w:hAnsi="Times New Roman"/>
        </w:rPr>
        <w:tab/>
        <w:t>TCL</w:t>
      </w:r>
    </w:p>
    <w:p w14:paraId="333A4532" w14:textId="0E05C2E5" w:rsidR="00F32149" w:rsidRDefault="00C62C50" w:rsidP="00F32149">
      <w:hyperlink r:id="rId357" w:history="1">
        <w:r>
          <w:rPr>
            <w:rStyle w:val="Hyperlink"/>
            <w:rFonts w:ascii="Times New Roman" w:eastAsia="Times New Roman" w:hAnsi="Times New Roman"/>
          </w:rPr>
          <w:t>R1-2605672</w:t>
        </w:r>
      </w:hyperlink>
      <w:r w:rsidR="00F32149">
        <w:rPr>
          <w:rFonts w:ascii="Times New Roman" w:eastAsia="Times New Roman" w:hAnsi="Times New Roman"/>
        </w:rPr>
        <w:tab/>
        <w:t>Discussion on enhancing DL CSI acquisition</w:t>
      </w:r>
      <w:r w:rsidR="00F32149">
        <w:rPr>
          <w:rFonts w:ascii="Times New Roman" w:eastAsia="Times New Roman" w:hAnsi="Times New Roman"/>
        </w:rPr>
        <w:tab/>
      </w:r>
      <w:proofErr w:type="spellStart"/>
      <w:r w:rsidR="00F32149">
        <w:rPr>
          <w:rFonts w:ascii="Times New Roman" w:eastAsia="Times New Roman" w:hAnsi="Times New Roman"/>
        </w:rPr>
        <w:t>Ofinno</w:t>
      </w:r>
      <w:proofErr w:type="spellEnd"/>
    </w:p>
    <w:p w14:paraId="5D7D6CE6" w14:textId="5AE54B56" w:rsidR="00F32149" w:rsidRDefault="00C62C50" w:rsidP="00F32149">
      <w:hyperlink r:id="rId358" w:history="1">
        <w:r>
          <w:rPr>
            <w:rStyle w:val="Hyperlink"/>
            <w:rFonts w:ascii="Times New Roman" w:eastAsia="Times New Roman" w:hAnsi="Times New Roman"/>
          </w:rPr>
          <w:t>R1-2605710</w:t>
        </w:r>
      </w:hyperlink>
      <w:r w:rsidR="00F32149">
        <w:rPr>
          <w:rFonts w:ascii="Times New Roman" w:eastAsia="Times New Roman" w:hAnsi="Times New Roman"/>
        </w:rPr>
        <w:tab/>
        <w:t>Views on NR MIMO Phase 6</w:t>
      </w:r>
      <w:r w:rsidR="00F32149">
        <w:rPr>
          <w:rFonts w:ascii="Times New Roman" w:eastAsia="Times New Roman" w:hAnsi="Times New Roman"/>
        </w:rPr>
        <w:tab/>
        <w:t>CATT</w:t>
      </w:r>
    </w:p>
    <w:p w14:paraId="2FC79650" w14:textId="1AFD06F3" w:rsidR="00F32149" w:rsidRDefault="00C62C50" w:rsidP="00F32149">
      <w:hyperlink r:id="rId359" w:history="1">
        <w:r>
          <w:rPr>
            <w:rStyle w:val="Hyperlink"/>
            <w:rFonts w:ascii="Times New Roman" w:eastAsia="Times New Roman" w:hAnsi="Times New Roman"/>
          </w:rPr>
          <w:t>R1-2605711</w:t>
        </w:r>
      </w:hyperlink>
      <w:r w:rsidR="00F32149">
        <w:rPr>
          <w:rFonts w:ascii="Times New Roman" w:eastAsia="Times New Roman" w:hAnsi="Times New Roman"/>
        </w:rPr>
        <w:tab/>
        <w:t>Moderator summary on improvement of SRS capacity and coverage: Round1</w:t>
      </w:r>
      <w:r w:rsidR="00F32149">
        <w:rPr>
          <w:rFonts w:ascii="Times New Roman" w:eastAsia="Times New Roman" w:hAnsi="Times New Roman"/>
        </w:rPr>
        <w:tab/>
        <w:t>Moderator (CATT)</w:t>
      </w:r>
    </w:p>
    <w:p w14:paraId="16DE3DFA" w14:textId="48794AA1" w:rsidR="00F32149" w:rsidRDefault="00C62C50" w:rsidP="00F32149">
      <w:hyperlink r:id="rId360" w:history="1">
        <w:r>
          <w:rPr>
            <w:rStyle w:val="Hyperlink"/>
            <w:rFonts w:ascii="Times New Roman" w:eastAsia="Times New Roman" w:hAnsi="Times New Roman"/>
          </w:rPr>
          <w:t>R1-2605712</w:t>
        </w:r>
      </w:hyperlink>
      <w:r w:rsidR="00F32149">
        <w:rPr>
          <w:rFonts w:ascii="Times New Roman" w:eastAsia="Times New Roman" w:hAnsi="Times New Roman"/>
        </w:rPr>
        <w:tab/>
        <w:t>Moderator summary on improvement of SRS capacity and coverage: Round2</w:t>
      </w:r>
      <w:r w:rsidR="00F32149">
        <w:rPr>
          <w:rFonts w:ascii="Times New Roman" w:eastAsia="Times New Roman" w:hAnsi="Times New Roman"/>
        </w:rPr>
        <w:tab/>
        <w:t>Moderator (CATT)</w:t>
      </w:r>
    </w:p>
    <w:p w14:paraId="66FC5B29" w14:textId="368C889A" w:rsidR="00F32149" w:rsidRDefault="00C62C50" w:rsidP="00F32149">
      <w:hyperlink r:id="rId361" w:history="1">
        <w:r>
          <w:rPr>
            <w:rStyle w:val="Hyperlink"/>
            <w:rFonts w:ascii="Times New Roman" w:eastAsia="Times New Roman" w:hAnsi="Times New Roman"/>
          </w:rPr>
          <w:t>R1-2605809</w:t>
        </w:r>
      </w:hyperlink>
      <w:r w:rsidR="00F32149">
        <w:rPr>
          <w:rFonts w:ascii="Times New Roman" w:eastAsia="Times New Roman" w:hAnsi="Times New Roman"/>
        </w:rPr>
        <w:tab/>
        <w:t>Views on NR MIMO Phase 6</w:t>
      </w:r>
      <w:r w:rsidR="00F32149">
        <w:rPr>
          <w:rFonts w:ascii="Times New Roman" w:eastAsia="Times New Roman" w:hAnsi="Times New Roman"/>
        </w:rPr>
        <w:tab/>
        <w:t>Samsung</w:t>
      </w:r>
    </w:p>
    <w:p w14:paraId="7A422EB3" w14:textId="1E6EF551" w:rsidR="00F32149" w:rsidRDefault="00C62C50" w:rsidP="00F32149">
      <w:hyperlink r:id="rId362" w:history="1">
        <w:r>
          <w:rPr>
            <w:rStyle w:val="Hyperlink"/>
            <w:rFonts w:ascii="Times New Roman" w:eastAsia="Times New Roman" w:hAnsi="Times New Roman"/>
          </w:rPr>
          <w:t>R1-2605877</w:t>
        </w:r>
      </w:hyperlink>
      <w:r w:rsidR="00F32149">
        <w:rPr>
          <w:rFonts w:ascii="Times New Roman" w:eastAsia="Times New Roman" w:hAnsi="Times New Roman"/>
        </w:rPr>
        <w:tab/>
        <w:t>Discussion on NR MIMO Phase 6</w:t>
      </w:r>
      <w:r w:rsidR="00F32149">
        <w:rPr>
          <w:rFonts w:ascii="Times New Roman" w:eastAsia="Times New Roman" w:hAnsi="Times New Roman"/>
        </w:rPr>
        <w:tab/>
        <w:t>NEC</w:t>
      </w:r>
    </w:p>
    <w:p w14:paraId="58067E10" w14:textId="289A3D99" w:rsidR="00F32149" w:rsidRDefault="00C62C50" w:rsidP="00F32149">
      <w:hyperlink r:id="rId363" w:history="1">
        <w:r>
          <w:rPr>
            <w:rStyle w:val="Hyperlink"/>
            <w:rFonts w:ascii="Times New Roman" w:eastAsia="Times New Roman" w:hAnsi="Times New Roman"/>
          </w:rPr>
          <w:t>R1-2605902</w:t>
        </w:r>
      </w:hyperlink>
      <w:r w:rsidR="00F32149">
        <w:rPr>
          <w:rFonts w:ascii="Times New Roman" w:eastAsia="Times New Roman" w:hAnsi="Times New Roman"/>
        </w:rPr>
        <w:tab/>
        <w:t>Enhancements for NR MIMO Phase 6</w:t>
      </w:r>
      <w:r w:rsidR="00F32149">
        <w:rPr>
          <w:rFonts w:ascii="Times New Roman" w:eastAsia="Times New Roman" w:hAnsi="Times New Roman"/>
        </w:rPr>
        <w:tab/>
        <w:t>OPPO</w:t>
      </w:r>
    </w:p>
    <w:p w14:paraId="0C1F2187" w14:textId="78932906" w:rsidR="00F32149" w:rsidRDefault="00C62C50" w:rsidP="00F32149">
      <w:hyperlink r:id="rId364" w:history="1">
        <w:r>
          <w:rPr>
            <w:rStyle w:val="Hyperlink"/>
            <w:rFonts w:ascii="Times New Roman" w:eastAsia="Times New Roman" w:hAnsi="Times New Roman"/>
          </w:rPr>
          <w:t>R1-2606097</w:t>
        </w:r>
      </w:hyperlink>
      <w:r w:rsidR="00F32149">
        <w:rPr>
          <w:rFonts w:ascii="Times New Roman" w:eastAsia="Times New Roman" w:hAnsi="Times New Roman"/>
        </w:rPr>
        <w:tab/>
        <w:t>Discussion on NR MIMO Phase 6</w:t>
      </w:r>
      <w:r w:rsidR="00F32149">
        <w:rPr>
          <w:rFonts w:ascii="Times New Roman" w:eastAsia="Times New Roman" w:hAnsi="Times New Roman"/>
        </w:rPr>
        <w:tab/>
        <w:t>1Finity</w:t>
      </w:r>
    </w:p>
    <w:p w14:paraId="2155F93C" w14:textId="0D7F6BD4" w:rsidR="00F32149" w:rsidRDefault="00C62C50" w:rsidP="00F32149">
      <w:hyperlink r:id="rId365" w:history="1">
        <w:r>
          <w:rPr>
            <w:rStyle w:val="Hyperlink"/>
            <w:rFonts w:ascii="Times New Roman" w:eastAsia="Times New Roman" w:hAnsi="Times New Roman"/>
          </w:rPr>
          <w:t>R1-2606116</w:t>
        </w:r>
      </w:hyperlink>
      <w:r w:rsidR="00F32149">
        <w:rPr>
          <w:rFonts w:ascii="Times New Roman" w:eastAsia="Times New Roman" w:hAnsi="Times New Roman"/>
        </w:rPr>
        <w:tab/>
        <w:t>Discussion on Enhancing DL CSI acquisition</w:t>
      </w:r>
      <w:r w:rsidR="00F32149">
        <w:rPr>
          <w:rFonts w:ascii="Times New Roman" w:eastAsia="Times New Roman" w:hAnsi="Times New Roman"/>
        </w:rPr>
        <w:tab/>
        <w:t>LG Electronics</w:t>
      </w:r>
    </w:p>
    <w:p w14:paraId="7A472752" w14:textId="0D60E2B9" w:rsidR="00F32149" w:rsidRDefault="00C62C50" w:rsidP="00F32149">
      <w:hyperlink r:id="rId366" w:history="1">
        <w:r>
          <w:rPr>
            <w:rStyle w:val="Hyperlink"/>
            <w:rFonts w:ascii="Times New Roman" w:eastAsia="Times New Roman" w:hAnsi="Times New Roman"/>
          </w:rPr>
          <w:t>R1-2606277</w:t>
        </w:r>
      </w:hyperlink>
      <w:r w:rsidR="00F32149">
        <w:rPr>
          <w:rFonts w:ascii="Times New Roman" w:eastAsia="Times New Roman" w:hAnsi="Times New Roman"/>
        </w:rPr>
        <w:tab/>
        <w:t>Discussion on NR MIMO Phase 6</w:t>
      </w:r>
      <w:r w:rsidR="00F32149">
        <w:rPr>
          <w:rFonts w:ascii="Times New Roman" w:eastAsia="Times New Roman" w:hAnsi="Times New Roman"/>
        </w:rPr>
        <w:tab/>
        <w:t>ETRI</w:t>
      </w:r>
    </w:p>
    <w:p w14:paraId="16BC5B4B" w14:textId="7AD97F5E" w:rsidR="00F32149" w:rsidRDefault="00C62C50" w:rsidP="00F32149">
      <w:hyperlink r:id="rId367" w:history="1">
        <w:r>
          <w:rPr>
            <w:rStyle w:val="Hyperlink"/>
            <w:rFonts w:ascii="Times New Roman" w:eastAsia="Times New Roman" w:hAnsi="Times New Roman"/>
          </w:rPr>
          <w:t>R1-2606365</w:t>
        </w:r>
      </w:hyperlink>
      <w:r w:rsidR="00F32149">
        <w:rPr>
          <w:rFonts w:ascii="Times New Roman" w:eastAsia="Times New Roman" w:hAnsi="Times New Roman"/>
        </w:rPr>
        <w:tab/>
        <w:t>Remaining issues in 5G MIMO Phase 6</w:t>
      </w:r>
      <w:r w:rsidR="00F32149">
        <w:rPr>
          <w:rFonts w:ascii="Times New Roman" w:eastAsia="Times New Roman" w:hAnsi="Times New Roman"/>
        </w:rPr>
        <w:tab/>
        <w:t>Qualcomm Incorporated</w:t>
      </w:r>
    </w:p>
    <w:p w14:paraId="5307124E" w14:textId="000F18B8" w:rsidR="00F32149" w:rsidRDefault="00C62C50" w:rsidP="00F32149">
      <w:hyperlink r:id="rId368" w:history="1">
        <w:r>
          <w:rPr>
            <w:rStyle w:val="Hyperlink"/>
            <w:rFonts w:ascii="Times New Roman" w:eastAsia="Times New Roman" w:hAnsi="Times New Roman"/>
          </w:rPr>
          <w:t>R1-2606398</w:t>
        </w:r>
      </w:hyperlink>
      <w:r w:rsidR="00F32149">
        <w:rPr>
          <w:rFonts w:ascii="Times New Roman" w:eastAsia="Times New Roman" w:hAnsi="Times New Roman"/>
        </w:rPr>
        <w:tab/>
        <w:t>Discussion on NR MIMO Phase 6</w:t>
      </w:r>
      <w:r w:rsidR="00F32149">
        <w:rPr>
          <w:rFonts w:ascii="Times New Roman" w:eastAsia="Times New Roman" w:hAnsi="Times New Roman"/>
        </w:rPr>
        <w:tab/>
        <w:t>Google</w:t>
      </w:r>
    </w:p>
    <w:p w14:paraId="51560DCE" w14:textId="67340B31" w:rsidR="00F32149" w:rsidRDefault="00C62C50" w:rsidP="00F32149">
      <w:hyperlink r:id="rId369" w:history="1">
        <w:r>
          <w:rPr>
            <w:rStyle w:val="Hyperlink"/>
            <w:rFonts w:ascii="Times New Roman" w:eastAsia="Times New Roman" w:hAnsi="Times New Roman"/>
          </w:rPr>
          <w:t>R1-2606447</w:t>
        </w:r>
      </w:hyperlink>
      <w:r w:rsidR="00F32149">
        <w:rPr>
          <w:rFonts w:ascii="Times New Roman" w:eastAsia="Times New Roman" w:hAnsi="Times New Roman"/>
        </w:rPr>
        <w:tab/>
        <w:t>Discussion on MIMO Phase 6</w:t>
      </w:r>
      <w:r w:rsidR="00F32149">
        <w:rPr>
          <w:rFonts w:ascii="Times New Roman" w:eastAsia="Times New Roman" w:hAnsi="Times New Roman"/>
        </w:rPr>
        <w:tab/>
        <w:t>Sharp</w:t>
      </w:r>
    </w:p>
    <w:p w14:paraId="6D5C7F02" w14:textId="30D3682D" w:rsidR="00F32149" w:rsidRDefault="00C62C50" w:rsidP="00F32149">
      <w:hyperlink r:id="rId370" w:history="1">
        <w:r>
          <w:rPr>
            <w:rStyle w:val="Hyperlink"/>
            <w:rFonts w:ascii="Times New Roman" w:eastAsia="Times New Roman" w:hAnsi="Times New Roman"/>
          </w:rPr>
          <w:t>R1-2606464</w:t>
        </w:r>
      </w:hyperlink>
      <w:r w:rsidR="00F32149">
        <w:rPr>
          <w:rFonts w:ascii="Times New Roman" w:eastAsia="Times New Roman" w:hAnsi="Times New Roman"/>
        </w:rPr>
        <w:tab/>
        <w:t>Moderator summary on enhancing DL CSI acquisition (Round 0)</w:t>
      </w:r>
      <w:r w:rsidR="00F32149">
        <w:rPr>
          <w:rFonts w:ascii="Times New Roman" w:eastAsia="Times New Roman" w:hAnsi="Times New Roman"/>
        </w:rPr>
        <w:tab/>
        <w:t>Moderator (MediaTek Inc.)</w:t>
      </w:r>
    </w:p>
    <w:p w14:paraId="10817481" w14:textId="421C6D08" w:rsidR="00F32149" w:rsidRDefault="00C62C50" w:rsidP="00F32149">
      <w:hyperlink r:id="rId371" w:history="1">
        <w:r>
          <w:rPr>
            <w:rStyle w:val="Hyperlink"/>
            <w:rFonts w:ascii="Times New Roman" w:eastAsia="Times New Roman" w:hAnsi="Times New Roman"/>
          </w:rPr>
          <w:t>R1-2606465</w:t>
        </w:r>
      </w:hyperlink>
      <w:r w:rsidR="00F32149">
        <w:rPr>
          <w:rFonts w:ascii="Times New Roman" w:eastAsia="Times New Roman" w:hAnsi="Times New Roman"/>
        </w:rPr>
        <w:tab/>
        <w:t>Moderator summary on enhancing DL CSI acquisition (Round 1)</w:t>
      </w:r>
      <w:r w:rsidR="00F32149">
        <w:rPr>
          <w:rFonts w:ascii="Times New Roman" w:eastAsia="Times New Roman" w:hAnsi="Times New Roman"/>
        </w:rPr>
        <w:tab/>
        <w:t>Moderator (MediaTek Inc.)</w:t>
      </w:r>
    </w:p>
    <w:p w14:paraId="515F273E" w14:textId="7F9D81C4" w:rsidR="00F32149" w:rsidRDefault="00C62C50" w:rsidP="00F32149">
      <w:hyperlink r:id="rId372" w:history="1">
        <w:r>
          <w:rPr>
            <w:rStyle w:val="Hyperlink"/>
            <w:rFonts w:ascii="Times New Roman" w:eastAsia="Times New Roman" w:hAnsi="Times New Roman"/>
          </w:rPr>
          <w:t>R1-2606466</w:t>
        </w:r>
      </w:hyperlink>
      <w:r w:rsidR="00F32149">
        <w:rPr>
          <w:rFonts w:ascii="Times New Roman" w:eastAsia="Times New Roman" w:hAnsi="Times New Roman"/>
        </w:rPr>
        <w:tab/>
        <w:t>Moderator summary on enhancing DL CSI acquisition (Round 2)</w:t>
      </w:r>
      <w:r w:rsidR="00F32149">
        <w:rPr>
          <w:rFonts w:ascii="Times New Roman" w:eastAsia="Times New Roman" w:hAnsi="Times New Roman"/>
        </w:rPr>
        <w:tab/>
        <w:t>Moderator (MediaTek Inc.)</w:t>
      </w:r>
    </w:p>
    <w:p w14:paraId="4A716012" w14:textId="31F7D73A" w:rsidR="00F32149" w:rsidRDefault="00C62C50" w:rsidP="00F32149">
      <w:hyperlink r:id="rId373" w:history="1">
        <w:r>
          <w:rPr>
            <w:rStyle w:val="Hyperlink"/>
            <w:rFonts w:ascii="Times New Roman" w:eastAsia="Times New Roman" w:hAnsi="Times New Roman"/>
          </w:rPr>
          <w:t>R1-2606467</w:t>
        </w:r>
      </w:hyperlink>
      <w:r w:rsidR="00F32149">
        <w:rPr>
          <w:rFonts w:ascii="Times New Roman" w:eastAsia="Times New Roman" w:hAnsi="Times New Roman"/>
        </w:rPr>
        <w:tab/>
        <w:t>Moderator summary on enhancing DL CSI acquisition (Round 3)</w:t>
      </w:r>
      <w:r w:rsidR="00F32149">
        <w:rPr>
          <w:rFonts w:ascii="Times New Roman" w:eastAsia="Times New Roman" w:hAnsi="Times New Roman"/>
        </w:rPr>
        <w:tab/>
        <w:t>Moderator (MediaTek Inc.)</w:t>
      </w:r>
    </w:p>
    <w:p w14:paraId="7A7F779D" w14:textId="630F4EAB" w:rsidR="00F32149" w:rsidRDefault="00C62C50" w:rsidP="00F32149">
      <w:hyperlink r:id="rId374" w:history="1">
        <w:r>
          <w:rPr>
            <w:rStyle w:val="Hyperlink"/>
            <w:rFonts w:ascii="Times New Roman" w:eastAsia="Times New Roman" w:hAnsi="Times New Roman"/>
          </w:rPr>
          <w:t>R1-2606485</w:t>
        </w:r>
      </w:hyperlink>
      <w:r w:rsidR="00F32149">
        <w:rPr>
          <w:rFonts w:ascii="Times New Roman" w:eastAsia="Times New Roman" w:hAnsi="Times New Roman"/>
        </w:rPr>
        <w:tab/>
        <w:t>Discussion on NR MIMO Phase 6</w:t>
      </w:r>
      <w:r w:rsidR="00F32149">
        <w:rPr>
          <w:rFonts w:ascii="Times New Roman" w:eastAsia="Times New Roman" w:hAnsi="Times New Roman"/>
        </w:rPr>
        <w:tab/>
        <w:t>NTT DOCOMO, INC.</w:t>
      </w:r>
    </w:p>
    <w:p w14:paraId="071CC384" w14:textId="602E9FCA" w:rsidR="00F32149" w:rsidRDefault="00C62C50" w:rsidP="00F32149">
      <w:hyperlink r:id="rId375" w:history="1">
        <w:r>
          <w:rPr>
            <w:rStyle w:val="Hyperlink"/>
            <w:rFonts w:ascii="Times New Roman" w:eastAsia="Times New Roman" w:hAnsi="Times New Roman"/>
          </w:rPr>
          <w:t>R1-2606534</w:t>
        </w:r>
      </w:hyperlink>
      <w:r w:rsidR="00F32149">
        <w:rPr>
          <w:rFonts w:ascii="Times New Roman" w:eastAsia="Times New Roman" w:hAnsi="Times New Roman"/>
        </w:rPr>
        <w:tab/>
        <w:t>Enhanced DL CSI acquisition for MIMO Phase 6</w:t>
      </w:r>
      <w:r w:rsidR="00F32149">
        <w:rPr>
          <w:rFonts w:ascii="Times New Roman" w:eastAsia="Times New Roman" w:hAnsi="Times New Roman"/>
        </w:rPr>
        <w:tab/>
        <w:t>Ericsson</w:t>
      </w:r>
    </w:p>
    <w:p w14:paraId="75854DA1" w14:textId="4C5AC92F" w:rsidR="00F32149" w:rsidRDefault="00C62C50" w:rsidP="00F32149">
      <w:hyperlink r:id="rId376" w:history="1">
        <w:r>
          <w:rPr>
            <w:rStyle w:val="Hyperlink"/>
            <w:rFonts w:ascii="Times New Roman" w:eastAsia="Times New Roman" w:hAnsi="Times New Roman"/>
          </w:rPr>
          <w:t>R1-2606535</w:t>
        </w:r>
      </w:hyperlink>
      <w:r w:rsidR="00F32149">
        <w:rPr>
          <w:rFonts w:ascii="Times New Roman" w:eastAsia="Times New Roman" w:hAnsi="Times New Roman"/>
        </w:rPr>
        <w:tab/>
        <w:t>Discussion on DL CSI acquisition</w:t>
      </w:r>
      <w:r w:rsidR="00F32149">
        <w:rPr>
          <w:rFonts w:ascii="Times New Roman" w:eastAsia="Times New Roman" w:hAnsi="Times New Roman"/>
        </w:rPr>
        <w:tab/>
        <w:t>ITRI, Acer Incorporated</w:t>
      </w:r>
    </w:p>
    <w:p w14:paraId="16001FEA" w14:textId="42F0F610" w:rsidR="00F32149" w:rsidRDefault="00C62C50" w:rsidP="00F32149">
      <w:hyperlink r:id="rId377" w:history="1">
        <w:r>
          <w:rPr>
            <w:rStyle w:val="Hyperlink"/>
            <w:rFonts w:ascii="Times New Roman" w:eastAsia="Times New Roman" w:hAnsi="Times New Roman"/>
          </w:rPr>
          <w:t>R1-2606568</w:t>
        </w:r>
      </w:hyperlink>
      <w:r w:rsidR="00F32149">
        <w:rPr>
          <w:rFonts w:ascii="Times New Roman" w:eastAsia="Times New Roman" w:hAnsi="Times New Roman"/>
        </w:rPr>
        <w:tab/>
        <w:t>Discussion on Early DL CSI Acquisition Enhancements</w:t>
      </w:r>
      <w:r w:rsidR="00F32149">
        <w:rPr>
          <w:rFonts w:ascii="Times New Roman" w:eastAsia="Times New Roman" w:hAnsi="Times New Roman"/>
        </w:rPr>
        <w:tab/>
        <w:t>Panasonic</w:t>
      </w:r>
    </w:p>
    <w:p w14:paraId="1DD50264" w14:textId="611B7BF9" w:rsidR="00F32149" w:rsidRDefault="00C62C50" w:rsidP="00F32149">
      <w:hyperlink r:id="rId378" w:history="1">
        <w:r>
          <w:rPr>
            <w:rStyle w:val="Hyperlink"/>
            <w:rFonts w:ascii="Times New Roman" w:eastAsia="Times New Roman" w:hAnsi="Times New Roman"/>
          </w:rPr>
          <w:t>R1-2606586</w:t>
        </w:r>
      </w:hyperlink>
      <w:r w:rsidR="00F32149">
        <w:rPr>
          <w:rFonts w:ascii="Times New Roman" w:eastAsia="Times New Roman" w:hAnsi="Times New Roman"/>
        </w:rPr>
        <w:tab/>
        <w:t>Enhanced DL CSI acquisition for MIMO Phase 6</w:t>
      </w:r>
      <w:r w:rsidR="00F32149">
        <w:rPr>
          <w:rFonts w:ascii="Times New Roman" w:eastAsia="Times New Roman" w:hAnsi="Times New Roman"/>
        </w:rPr>
        <w:tab/>
        <w:t>NICT</w:t>
      </w:r>
    </w:p>
    <w:p w14:paraId="0FC97A84" w14:textId="77777777" w:rsidR="00F32149" w:rsidRDefault="00F32149" w:rsidP="00F32149">
      <w:pPr>
        <w:rPr>
          <w:rFonts w:eastAsia="DengXian"/>
          <w:i/>
          <w:iCs/>
          <w:lang w:eastAsia="zh-CN"/>
        </w:rPr>
      </w:pPr>
    </w:p>
    <w:p w14:paraId="3F6DD8AB" w14:textId="77777777" w:rsidR="00F32149" w:rsidRDefault="00F32149" w:rsidP="00F32149">
      <w:pPr>
        <w:rPr>
          <w:rFonts w:eastAsia="DengXian"/>
          <w:i/>
          <w:iCs/>
          <w:lang w:eastAsia="zh-CN"/>
        </w:rPr>
      </w:pPr>
    </w:p>
    <w:p w14:paraId="741DF33B" w14:textId="77777777" w:rsidR="00F32149" w:rsidRPr="002F38B1" w:rsidRDefault="00F32149" w:rsidP="00F32149">
      <w:pPr>
        <w:rPr>
          <w:rFonts w:eastAsia="DengXian"/>
          <w:b/>
          <w:bCs/>
          <w:i/>
          <w:iCs/>
          <w:u w:val="single"/>
          <w:lang w:eastAsia="zh-CN"/>
        </w:rPr>
      </w:pPr>
      <w:r w:rsidRPr="002F38B1">
        <w:rPr>
          <w:rFonts w:eastAsia="DengXian"/>
          <w:b/>
          <w:i/>
          <w:iCs/>
          <w:u w:val="single"/>
          <w:lang w:val="en-US" w:eastAsia="zh-CN"/>
        </w:rPr>
        <w:t>Early SRS/CSI/CSI-RS triggering and CSI-RS density reduction</w:t>
      </w:r>
    </w:p>
    <w:p w14:paraId="3C0919D7" w14:textId="77777777" w:rsidR="00F32149" w:rsidRPr="002F38B1" w:rsidRDefault="00F32149" w:rsidP="00F32149">
      <w:pPr>
        <w:rPr>
          <w:rFonts w:eastAsia="DengXian"/>
          <w:i/>
          <w:iCs/>
          <w:lang w:eastAsia="zh-CN"/>
        </w:rPr>
      </w:pPr>
    </w:p>
    <w:p w14:paraId="44312D3D" w14:textId="510C1ACB" w:rsidR="00F32149" w:rsidRPr="00E34E53" w:rsidRDefault="00C62C50" w:rsidP="00F32149">
      <w:pPr>
        <w:rPr>
          <w:rFonts w:ascii="Times New Roman" w:eastAsia="Times New Roman" w:hAnsi="Times New Roman"/>
          <w:b/>
          <w:bCs/>
        </w:rPr>
      </w:pPr>
      <w:hyperlink r:id="rId379" w:history="1">
        <w:r w:rsidRPr="00E34E53">
          <w:rPr>
            <w:rStyle w:val="Hyperlink"/>
            <w:rFonts w:ascii="Times New Roman" w:eastAsia="Times New Roman" w:hAnsi="Times New Roman"/>
            <w:b/>
            <w:bCs/>
          </w:rPr>
          <w:t>R1-2606464</w:t>
        </w:r>
      </w:hyperlink>
      <w:r w:rsidR="00F32149" w:rsidRPr="00E34E53">
        <w:rPr>
          <w:rFonts w:ascii="Times New Roman" w:eastAsia="Times New Roman" w:hAnsi="Times New Roman"/>
          <w:b/>
          <w:bCs/>
        </w:rPr>
        <w:tab/>
        <w:t>Moderator summary on enhancing DL CSI acquisition (Round 0)</w:t>
      </w:r>
      <w:r w:rsidR="00F32149" w:rsidRPr="00E34E53">
        <w:rPr>
          <w:rFonts w:ascii="Times New Roman" w:eastAsia="Times New Roman" w:hAnsi="Times New Roman"/>
          <w:b/>
          <w:bCs/>
        </w:rPr>
        <w:tab/>
        <w:t>Moderator (MediaTek Inc.)</w:t>
      </w:r>
    </w:p>
    <w:p w14:paraId="2DA158B9" w14:textId="77777777" w:rsidR="00F32149" w:rsidRDefault="00F32149" w:rsidP="00F32149">
      <w:pPr>
        <w:rPr>
          <w:rFonts w:ascii="Times New Roman" w:eastAsia="Times New Roman" w:hAnsi="Times New Roman"/>
        </w:rPr>
      </w:pPr>
    </w:p>
    <w:p w14:paraId="21D589B3" w14:textId="77777777" w:rsidR="00F32149" w:rsidRDefault="00F32149" w:rsidP="00F32149">
      <w:pPr>
        <w:rPr>
          <w:rFonts w:ascii="Times New Roman" w:eastAsia="Times New Roman" w:hAnsi="Times New Roman"/>
        </w:rPr>
      </w:pPr>
    </w:p>
    <w:p w14:paraId="18105F5D" w14:textId="77777777" w:rsidR="00F32149" w:rsidRPr="00E34E53" w:rsidRDefault="00F32149" w:rsidP="00F32149">
      <w:pPr>
        <w:tabs>
          <w:tab w:val="left" w:pos="1286"/>
        </w:tabs>
        <w:spacing w:line="276" w:lineRule="auto"/>
        <w:jc w:val="both"/>
        <w:rPr>
          <w:rFonts w:ascii="Times New Roman" w:hAnsi="Times New Roman"/>
          <w:b/>
          <w:bCs/>
          <w:szCs w:val="20"/>
        </w:rPr>
      </w:pPr>
      <w:r w:rsidRPr="00E34E53">
        <w:rPr>
          <w:rFonts w:ascii="Times New Roman" w:hAnsi="Times New Roman"/>
          <w:b/>
          <w:bCs/>
          <w:szCs w:val="20"/>
          <w:highlight w:val="green"/>
        </w:rPr>
        <w:t>Agreement:</w:t>
      </w:r>
    </w:p>
    <w:p w14:paraId="47272343" w14:textId="77777777" w:rsidR="00F32149" w:rsidRPr="00E34E53" w:rsidRDefault="00F32149" w:rsidP="00F32149">
      <w:pPr>
        <w:snapToGrid w:val="0"/>
        <w:spacing w:line="276" w:lineRule="auto"/>
        <w:jc w:val="both"/>
        <w:rPr>
          <w:rFonts w:ascii="Times New Roman" w:hAnsi="Times New Roman"/>
          <w:bCs/>
          <w:color w:val="000000"/>
          <w:szCs w:val="20"/>
        </w:rPr>
      </w:pPr>
      <w:r w:rsidRPr="00E34E53">
        <w:rPr>
          <w:rFonts w:ascii="Times New Roman" w:hAnsi="Times New Roman"/>
          <w:bCs/>
          <w:color w:val="000000"/>
          <w:szCs w:val="20"/>
        </w:rPr>
        <w:t xml:space="preserve">In </w:t>
      </w:r>
      <w:proofErr w:type="spellStart"/>
      <w:r w:rsidRPr="00E34E53">
        <w:rPr>
          <w:rFonts w:ascii="Times New Roman" w:hAnsi="Times New Roman"/>
          <w:bCs/>
          <w:color w:val="000000"/>
          <w:szCs w:val="20"/>
        </w:rPr>
        <w:t>SIBx</w:t>
      </w:r>
      <w:proofErr w:type="spellEnd"/>
      <w:r w:rsidRPr="00E34E53">
        <w:rPr>
          <w:rFonts w:ascii="Times New Roman" w:hAnsi="Times New Roman"/>
          <w:bCs/>
          <w:color w:val="000000"/>
          <w:szCs w:val="20"/>
        </w:rPr>
        <w:t xml:space="preserve"> configuration for early aperiodic CSI reporting and associated CSI-RS, when UE transition from IDLE/INACTIVE to CONNECTED mode:</w:t>
      </w:r>
    </w:p>
    <w:p w14:paraId="4380AF2F"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bCs/>
          <w:color w:val="000000" w:themeColor="text1"/>
          <w:szCs w:val="20"/>
        </w:rPr>
      </w:pPr>
      <w:r w:rsidRPr="00E34E53">
        <w:rPr>
          <w:rFonts w:ascii="Times New Roman" w:hAnsi="Times New Roman"/>
          <w:bCs/>
          <w:color w:val="000000" w:themeColor="text1"/>
          <w:szCs w:val="20"/>
        </w:rPr>
        <w:t>Only one CSI-RS resource set is provided in a CSI resource configuration for channel measurement; and</w:t>
      </w:r>
    </w:p>
    <w:p w14:paraId="3ACD82DA"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bCs/>
          <w:color w:val="000000" w:themeColor="text1"/>
          <w:szCs w:val="20"/>
        </w:rPr>
      </w:pPr>
      <w:r w:rsidRPr="00E34E53">
        <w:rPr>
          <w:rFonts w:ascii="Times New Roman" w:hAnsi="Times New Roman"/>
          <w:bCs/>
          <w:color w:val="000000" w:themeColor="text1"/>
          <w:szCs w:val="20"/>
        </w:rPr>
        <w:t>Only one</w:t>
      </w:r>
      <w:r w:rsidRPr="00E34E53">
        <w:rPr>
          <w:rFonts w:ascii="Times New Roman" w:hAnsi="Times New Roman"/>
          <w:bCs/>
          <w:szCs w:val="20"/>
        </w:rPr>
        <w:t xml:space="preserve"> CSI-IM resource set is provided in a CSI resource configuration for CSI-IM based inte</w:t>
      </w:r>
      <w:r w:rsidRPr="00E34E53">
        <w:rPr>
          <w:rFonts w:ascii="Times New Roman" w:hAnsi="Times New Roman"/>
          <w:bCs/>
          <w:color w:val="000000" w:themeColor="text1"/>
          <w:szCs w:val="20"/>
        </w:rPr>
        <w:t>rference measurement</w:t>
      </w:r>
    </w:p>
    <w:p w14:paraId="7921CACB" w14:textId="77777777" w:rsidR="00F32149" w:rsidRDefault="00F32149" w:rsidP="00F32149">
      <w:pPr>
        <w:spacing w:line="276" w:lineRule="auto"/>
        <w:contextualSpacing/>
        <w:jc w:val="both"/>
        <w:rPr>
          <w:rFonts w:ascii="Times New Roman" w:hAnsi="Times New Roman"/>
          <w:bCs/>
          <w:color w:val="000000" w:themeColor="text1"/>
          <w:sz w:val="18"/>
          <w:szCs w:val="18"/>
        </w:rPr>
      </w:pPr>
    </w:p>
    <w:p w14:paraId="206DD9A4" w14:textId="77777777" w:rsidR="00F32149" w:rsidRPr="00D12532" w:rsidRDefault="00F32149" w:rsidP="00F32149">
      <w:pPr>
        <w:spacing w:line="276" w:lineRule="auto"/>
        <w:jc w:val="both"/>
        <w:rPr>
          <w:rFonts w:ascii="Times New Roman" w:hAnsi="Times New Roman"/>
          <w:sz w:val="18"/>
          <w:szCs w:val="18"/>
        </w:rPr>
      </w:pPr>
    </w:p>
    <w:p w14:paraId="314320DA" w14:textId="77777777" w:rsidR="00F32149" w:rsidRPr="00E34E53" w:rsidRDefault="00F32149" w:rsidP="00F32149">
      <w:pPr>
        <w:tabs>
          <w:tab w:val="left" w:pos="1286"/>
        </w:tabs>
        <w:spacing w:line="276" w:lineRule="auto"/>
        <w:jc w:val="both"/>
        <w:rPr>
          <w:rFonts w:ascii="Times New Roman" w:hAnsi="Times New Roman"/>
          <w:b/>
          <w:bCs/>
          <w:szCs w:val="20"/>
        </w:rPr>
      </w:pPr>
      <w:r w:rsidRPr="00E34E53">
        <w:rPr>
          <w:rFonts w:ascii="Times New Roman" w:hAnsi="Times New Roman"/>
          <w:b/>
          <w:bCs/>
          <w:szCs w:val="20"/>
          <w:highlight w:val="green"/>
        </w:rPr>
        <w:t>Agreement:</w:t>
      </w:r>
    </w:p>
    <w:p w14:paraId="77500E7A" w14:textId="77777777" w:rsidR="00F32149" w:rsidRPr="00E34E53" w:rsidRDefault="00F32149" w:rsidP="00F32149">
      <w:pPr>
        <w:snapToGrid w:val="0"/>
        <w:spacing w:line="276" w:lineRule="auto"/>
        <w:jc w:val="both"/>
        <w:rPr>
          <w:rFonts w:ascii="Times New Roman" w:hAnsi="Times New Roman"/>
          <w:szCs w:val="20"/>
        </w:rPr>
      </w:pPr>
      <w:r w:rsidRPr="00E34E53">
        <w:rPr>
          <w:rFonts w:ascii="Times New Roman" w:hAnsi="Times New Roman"/>
          <w:bCs/>
          <w:color w:val="000000"/>
          <w:szCs w:val="20"/>
        </w:rPr>
        <w:lastRenderedPageBreak/>
        <w:t xml:space="preserve">In </w:t>
      </w:r>
      <w:proofErr w:type="spellStart"/>
      <w:r w:rsidRPr="00E34E53">
        <w:rPr>
          <w:rFonts w:ascii="Times New Roman" w:hAnsi="Times New Roman"/>
          <w:bCs/>
          <w:color w:val="000000"/>
          <w:szCs w:val="20"/>
        </w:rPr>
        <w:t>SIBx</w:t>
      </w:r>
      <w:proofErr w:type="spellEnd"/>
      <w:r w:rsidRPr="00E34E53">
        <w:rPr>
          <w:rFonts w:ascii="Times New Roman" w:hAnsi="Times New Roman"/>
          <w:bCs/>
          <w:color w:val="000000"/>
          <w:szCs w:val="20"/>
        </w:rPr>
        <w:t xml:space="preserve"> configuration for early SRS when UE transition from IDLE/INACTIVE to CONNECTED mode, </w:t>
      </w:r>
      <w:r w:rsidRPr="00E34E53">
        <w:rPr>
          <w:rFonts w:ascii="Times New Roman" w:hAnsi="Times New Roman"/>
          <w:bCs/>
          <w:szCs w:val="20"/>
        </w:rPr>
        <w:t>up to two</w:t>
      </w:r>
      <w:r w:rsidRPr="00E34E53">
        <w:rPr>
          <w:rFonts w:ascii="Times New Roman" w:hAnsi="Times New Roman"/>
          <w:szCs w:val="20"/>
        </w:rPr>
        <w:t xml:space="preserve"> SRS resource sets can be provided in an SRS configuration</w:t>
      </w:r>
      <w:r w:rsidRPr="00E34E53">
        <w:rPr>
          <w:rFonts w:ascii="Times New Roman" w:hAnsi="Times New Roman" w:hint="eastAsia"/>
          <w:szCs w:val="20"/>
        </w:rPr>
        <w:t xml:space="preserve">, </w:t>
      </w:r>
      <w:r w:rsidRPr="00E34E53">
        <w:rPr>
          <w:rFonts w:ascii="Times New Roman" w:hAnsi="Times New Roman"/>
          <w:szCs w:val="20"/>
        </w:rPr>
        <w:t xml:space="preserve">configured in </w:t>
      </w:r>
      <w:proofErr w:type="spellStart"/>
      <w:r w:rsidRPr="00E34E53">
        <w:rPr>
          <w:rFonts w:ascii="Times New Roman" w:hAnsi="Times New Roman"/>
          <w:szCs w:val="20"/>
        </w:rPr>
        <w:t>SIBx</w:t>
      </w:r>
      <w:proofErr w:type="spellEnd"/>
      <w:r w:rsidRPr="00E34E53">
        <w:rPr>
          <w:rFonts w:ascii="Times New Roman" w:hAnsi="Times New Roman"/>
          <w:szCs w:val="20"/>
        </w:rPr>
        <w:t xml:space="preserve">. </w:t>
      </w:r>
    </w:p>
    <w:p w14:paraId="554862DE"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bCs/>
          <w:szCs w:val="20"/>
        </w:rPr>
      </w:pPr>
      <w:r w:rsidRPr="00E34E53">
        <w:rPr>
          <w:rFonts w:ascii="Times New Roman" w:hAnsi="Times New Roman" w:hint="eastAsia"/>
          <w:bCs/>
          <w:szCs w:val="20"/>
        </w:rPr>
        <w:t xml:space="preserve">Configuration of one or two SRS resource set(s) is the same as SRS antenna switching configuration rule supported in Rel-15. </w:t>
      </w:r>
    </w:p>
    <w:p w14:paraId="5505C4ED"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bCs/>
          <w:szCs w:val="20"/>
        </w:rPr>
      </w:pPr>
      <w:r w:rsidRPr="00E34E53">
        <w:rPr>
          <w:rFonts w:ascii="Times New Roman" w:hAnsi="Times New Roman" w:hint="eastAsia"/>
          <w:bCs/>
          <w:szCs w:val="20"/>
        </w:rPr>
        <w:t xml:space="preserve">Note: Each </w:t>
      </w:r>
      <w:r w:rsidRPr="00E34E53">
        <w:rPr>
          <w:rFonts w:ascii="Times New Roman" w:hAnsi="Times New Roman"/>
          <w:szCs w:val="20"/>
        </w:rPr>
        <w:t>SRS configuration</w:t>
      </w:r>
      <w:r w:rsidRPr="00E34E53">
        <w:rPr>
          <w:rFonts w:ascii="Times New Roman" w:hAnsi="Times New Roman" w:hint="eastAsia"/>
          <w:szCs w:val="20"/>
        </w:rPr>
        <w:t xml:space="preserve"> </w:t>
      </w:r>
      <w:r w:rsidRPr="00E34E53">
        <w:rPr>
          <w:rFonts w:ascii="Times New Roman" w:hAnsi="Times New Roman"/>
          <w:szCs w:val="20"/>
        </w:rPr>
        <w:t>corresponds</w:t>
      </w:r>
      <w:r w:rsidRPr="00E34E53">
        <w:rPr>
          <w:rFonts w:ascii="Times New Roman" w:hAnsi="Times New Roman" w:hint="eastAsia"/>
          <w:szCs w:val="20"/>
        </w:rPr>
        <w:t xml:space="preserve"> to one </w:t>
      </w:r>
      <w:proofErr w:type="spellStart"/>
      <w:r w:rsidRPr="00E34E53">
        <w:rPr>
          <w:rFonts w:ascii="Times New Roman" w:hAnsi="Times New Roman"/>
          <w:szCs w:val="20"/>
        </w:rPr>
        <w:t>xTyR</w:t>
      </w:r>
      <w:proofErr w:type="spellEnd"/>
      <w:r w:rsidRPr="00E34E53">
        <w:rPr>
          <w:rFonts w:ascii="Times New Roman" w:hAnsi="Times New Roman"/>
          <w:szCs w:val="20"/>
        </w:rPr>
        <w:t xml:space="preserve"> assumption</w:t>
      </w:r>
      <w:r w:rsidRPr="00E34E53">
        <w:rPr>
          <w:rFonts w:ascii="Times New Roman" w:hAnsi="Times New Roman" w:hint="eastAsia"/>
          <w:szCs w:val="20"/>
        </w:rPr>
        <w:t>.</w:t>
      </w:r>
    </w:p>
    <w:p w14:paraId="59608F9D" w14:textId="77777777" w:rsidR="00F32149" w:rsidRPr="00E34E53" w:rsidRDefault="00F32149" w:rsidP="00F32149">
      <w:pPr>
        <w:rPr>
          <w:szCs w:val="20"/>
          <w:lang w:eastAsia="x-none"/>
        </w:rPr>
      </w:pPr>
    </w:p>
    <w:p w14:paraId="687259DE" w14:textId="77777777" w:rsidR="00F32149" w:rsidRDefault="00F32149" w:rsidP="00F32149">
      <w:pPr>
        <w:rPr>
          <w:lang w:eastAsia="x-none"/>
        </w:rPr>
      </w:pPr>
    </w:p>
    <w:p w14:paraId="05EE7FB4" w14:textId="77777777" w:rsidR="00F32149" w:rsidRPr="00D12532" w:rsidRDefault="00F32149" w:rsidP="00F32149">
      <w:pPr>
        <w:spacing w:line="276" w:lineRule="auto"/>
        <w:rPr>
          <w:rFonts w:ascii="Times New Roman" w:hAnsi="Times New Roman"/>
          <w:sz w:val="18"/>
          <w:szCs w:val="18"/>
        </w:rPr>
      </w:pPr>
    </w:p>
    <w:p w14:paraId="29A5DF01" w14:textId="77777777" w:rsidR="00F32149" w:rsidRPr="00E34E53" w:rsidRDefault="00F32149" w:rsidP="00F32149">
      <w:pPr>
        <w:tabs>
          <w:tab w:val="left" w:pos="1286"/>
        </w:tabs>
        <w:spacing w:beforeLines="50" w:before="120" w:line="276" w:lineRule="auto"/>
        <w:contextualSpacing/>
        <w:jc w:val="both"/>
        <w:rPr>
          <w:rFonts w:ascii="Times New Roman" w:hAnsi="Times New Roman"/>
          <w:b/>
          <w:bCs/>
          <w:szCs w:val="20"/>
          <w:highlight w:val="green"/>
        </w:rPr>
      </w:pPr>
      <w:r w:rsidRPr="00E34E53">
        <w:rPr>
          <w:rFonts w:ascii="Times New Roman" w:hAnsi="Times New Roman"/>
          <w:b/>
          <w:bCs/>
          <w:szCs w:val="20"/>
          <w:highlight w:val="green"/>
        </w:rPr>
        <w:t>Agreement:</w:t>
      </w:r>
    </w:p>
    <w:p w14:paraId="5B68EF32" w14:textId="77777777" w:rsidR="00F32149" w:rsidRPr="00E34E53" w:rsidRDefault="00F32149" w:rsidP="00F32149">
      <w:pPr>
        <w:spacing w:line="276" w:lineRule="auto"/>
        <w:contextualSpacing/>
        <w:rPr>
          <w:rFonts w:ascii="Times New Roman" w:hAnsi="Times New Roman"/>
          <w:szCs w:val="20"/>
        </w:rPr>
      </w:pPr>
      <w:r w:rsidRPr="00E34E53">
        <w:rPr>
          <w:rFonts w:ascii="Times New Roman" w:hAnsi="Times New Roman"/>
          <w:color w:val="000000" w:themeColor="text1"/>
          <w:szCs w:val="20"/>
        </w:rPr>
        <w:t>On MAC-CE triggering indication in MSG4 for early SRS/CSI/CSI-RS when UE transition from IDLE/INACTIVE to CO</w:t>
      </w:r>
      <w:r w:rsidRPr="00E34E53">
        <w:rPr>
          <w:rFonts w:ascii="Times New Roman" w:hAnsi="Times New Roman"/>
          <w:szCs w:val="20"/>
        </w:rPr>
        <w:t>NNECTED mode,</w:t>
      </w:r>
    </w:p>
    <w:p w14:paraId="63AD3617"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szCs w:val="20"/>
          <w:lang w:eastAsia="ko-KR"/>
        </w:rPr>
      </w:pPr>
      <w:r w:rsidRPr="00E34E53">
        <w:rPr>
          <w:rFonts w:ascii="Times New Roman" w:hAnsi="Times New Roman"/>
          <w:szCs w:val="20"/>
        </w:rPr>
        <w:t xml:space="preserve">For SRS-AS triggering, a MAC-CE in MSG4 includes an SRS configuration ID of an SRS configuration provided in </w:t>
      </w:r>
      <w:proofErr w:type="spellStart"/>
      <w:r w:rsidRPr="00E34E53">
        <w:rPr>
          <w:rFonts w:ascii="Times New Roman" w:hAnsi="Times New Roman"/>
          <w:szCs w:val="20"/>
        </w:rPr>
        <w:t>SIBx</w:t>
      </w:r>
      <w:proofErr w:type="spellEnd"/>
      <w:r w:rsidRPr="00E34E53">
        <w:rPr>
          <w:rFonts w:ascii="Times New Roman" w:hAnsi="Times New Roman"/>
          <w:szCs w:val="20"/>
        </w:rPr>
        <w:t xml:space="preserve"> and supported by the UE.</w:t>
      </w:r>
    </w:p>
    <w:p w14:paraId="070103E6" w14:textId="77777777" w:rsidR="00F32149" w:rsidRPr="00E34E53" w:rsidRDefault="00F32149" w:rsidP="00F32149">
      <w:pPr>
        <w:numPr>
          <w:ilvl w:val="1"/>
          <w:numId w:val="108"/>
        </w:numPr>
        <w:tabs>
          <w:tab w:val="clear" w:pos="0"/>
          <w:tab w:val="left" w:pos="1286"/>
        </w:tabs>
        <w:spacing w:line="276" w:lineRule="auto"/>
        <w:ind w:left="794" w:hanging="170"/>
        <w:contextualSpacing/>
        <w:jc w:val="both"/>
        <w:rPr>
          <w:rFonts w:ascii="Times New Roman" w:hAnsi="Times New Roman"/>
          <w:szCs w:val="20"/>
        </w:rPr>
      </w:pPr>
      <w:r w:rsidRPr="00E34E53">
        <w:rPr>
          <w:rFonts w:ascii="Times New Roman" w:hAnsi="Times New Roman"/>
          <w:szCs w:val="20"/>
        </w:rPr>
        <w:t xml:space="preserve">All the SRS resource set(s) configured in the SRS configuration indicated by the  SRS configuration ID will be triggered. </w:t>
      </w:r>
    </w:p>
    <w:p w14:paraId="4CFF457A"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szCs w:val="20"/>
          <w:lang w:eastAsia="ko-KR"/>
        </w:rPr>
      </w:pPr>
      <w:r w:rsidRPr="00E34E53">
        <w:rPr>
          <w:rFonts w:ascii="Times New Roman" w:hAnsi="Times New Roman"/>
          <w:szCs w:val="20"/>
        </w:rPr>
        <w:t xml:space="preserve">For CSI and CSI-RS triggering, a MAC-CE in MSG4 includes an CSI report configuration ID of a CSI report configuration provided in </w:t>
      </w:r>
      <w:proofErr w:type="spellStart"/>
      <w:r w:rsidRPr="00E34E53">
        <w:rPr>
          <w:rFonts w:ascii="Times New Roman" w:hAnsi="Times New Roman"/>
          <w:szCs w:val="20"/>
        </w:rPr>
        <w:t>SIBx</w:t>
      </w:r>
      <w:proofErr w:type="spellEnd"/>
      <w:r w:rsidRPr="00E34E53">
        <w:rPr>
          <w:rFonts w:ascii="Times New Roman" w:hAnsi="Times New Roman"/>
          <w:szCs w:val="20"/>
        </w:rPr>
        <w:t xml:space="preserve"> and supported by the UE.</w:t>
      </w:r>
    </w:p>
    <w:p w14:paraId="781938A0" w14:textId="77777777" w:rsidR="00F32149" w:rsidRDefault="00F32149" w:rsidP="00F32149">
      <w:pPr>
        <w:spacing w:line="276" w:lineRule="auto"/>
        <w:contextualSpacing/>
        <w:jc w:val="both"/>
        <w:rPr>
          <w:rFonts w:ascii="Times New Roman" w:hAnsi="Times New Roman"/>
          <w:sz w:val="18"/>
          <w:szCs w:val="18"/>
        </w:rPr>
      </w:pPr>
    </w:p>
    <w:p w14:paraId="7A9E541F" w14:textId="77777777" w:rsidR="00F32149" w:rsidRDefault="00F32149" w:rsidP="00F32149">
      <w:pPr>
        <w:spacing w:line="276" w:lineRule="auto"/>
        <w:contextualSpacing/>
        <w:jc w:val="both"/>
        <w:rPr>
          <w:rFonts w:ascii="Times New Roman" w:hAnsi="Times New Roman"/>
          <w:sz w:val="18"/>
          <w:szCs w:val="18"/>
        </w:rPr>
      </w:pPr>
    </w:p>
    <w:p w14:paraId="270E2F29" w14:textId="42B70A68" w:rsidR="00F32149" w:rsidRPr="00E34E53" w:rsidRDefault="00C62C50" w:rsidP="00F32149">
      <w:pPr>
        <w:spacing w:line="276" w:lineRule="auto"/>
        <w:contextualSpacing/>
        <w:jc w:val="both"/>
        <w:rPr>
          <w:rFonts w:ascii="Times New Roman" w:hAnsi="Times New Roman"/>
          <w:b/>
          <w:bCs/>
          <w:sz w:val="18"/>
          <w:szCs w:val="18"/>
          <w:lang w:eastAsia="ko-KR"/>
        </w:rPr>
      </w:pPr>
      <w:hyperlink r:id="rId380" w:history="1">
        <w:r w:rsidRPr="00E34E53">
          <w:rPr>
            <w:rStyle w:val="Hyperlink"/>
            <w:rFonts w:ascii="Times New Roman" w:eastAsia="Times New Roman" w:hAnsi="Times New Roman"/>
            <w:b/>
            <w:bCs/>
          </w:rPr>
          <w:t>R1-2606465</w:t>
        </w:r>
      </w:hyperlink>
      <w:r w:rsidR="00F32149" w:rsidRPr="00E34E53">
        <w:rPr>
          <w:rFonts w:ascii="Times New Roman" w:eastAsia="Times New Roman" w:hAnsi="Times New Roman"/>
          <w:b/>
          <w:bCs/>
        </w:rPr>
        <w:tab/>
        <w:t>Moderator summary on enhancing DL CSI acquisition (Round 1)</w:t>
      </w:r>
      <w:r w:rsidR="00F32149" w:rsidRPr="00E34E53">
        <w:rPr>
          <w:rFonts w:ascii="Times New Roman" w:eastAsia="Times New Roman" w:hAnsi="Times New Roman"/>
          <w:b/>
          <w:bCs/>
        </w:rPr>
        <w:tab/>
        <w:t>Moderator (MediaTek Inc.)</w:t>
      </w:r>
    </w:p>
    <w:p w14:paraId="66340225" w14:textId="77777777" w:rsidR="00F32149" w:rsidRDefault="00F32149" w:rsidP="00F32149">
      <w:pPr>
        <w:spacing w:line="276" w:lineRule="auto"/>
        <w:contextualSpacing/>
        <w:jc w:val="both"/>
        <w:rPr>
          <w:rFonts w:ascii="Times New Roman" w:hAnsi="Times New Roman"/>
          <w:sz w:val="18"/>
          <w:szCs w:val="18"/>
          <w:lang w:eastAsia="ko-KR"/>
        </w:rPr>
      </w:pPr>
    </w:p>
    <w:p w14:paraId="744345DE" w14:textId="77777777" w:rsidR="00F32149" w:rsidRPr="00E34E53" w:rsidRDefault="00F32149" w:rsidP="00F32149">
      <w:pPr>
        <w:tabs>
          <w:tab w:val="left" w:pos="1286"/>
        </w:tabs>
        <w:spacing w:beforeLines="50" w:before="120" w:line="276" w:lineRule="auto"/>
        <w:contextualSpacing/>
        <w:jc w:val="both"/>
        <w:rPr>
          <w:rFonts w:ascii="Times New Roman" w:hAnsi="Times New Roman"/>
          <w:b/>
          <w:bCs/>
          <w:szCs w:val="20"/>
          <w:highlight w:val="green"/>
        </w:rPr>
      </w:pPr>
      <w:r w:rsidRPr="00E34E53">
        <w:rPr>
          <w:rFonts w:ascii="Times New Roman" w:hAnsi="Times New Roman"/>
          <w:b/>
          <w:bCs/>
          <w:szCs w:val="20"/>
          <w:highlight w:val="green"/>
        </w:rPr>
        <w:t>Agreement:</w:t>
      </w:r>
    </w:p>
    <w:p w14:paraId="53DC3C39" w14:textId="77777777" w:rsidR="00F32149" w:rsidRPr="00E34E53" w:rsidRDefault="00F32149" w:rsidP="00F32149">
      <w:pPr>
        <w:spacing w:line="276" w:lineRule="auto"/>
        <w:contextualSpacing/>
        <w:rPr>
          <w:rFonts w:ascii="Times New Roman" w:hAnsi="Times New Roman"/>
          <w:szCs w:val="20"/>
        </w:rPr>
      </w:pPr>
      <w:r w:rsidRPr="00E34E53">
        <w:rPr>
          <w:rFonts w:ascii="Times New Roman" w:hAnsi="Times New Roman"/>
          <w:szCs w:val="20"/>
        </w:rPr>
        <w:t xml:space="preserve">The MAC-CE in MSG4, when UE transition from IDLE/INACTIVE to CONNECTED mode, indicates whether aperiodic TRS is triggered or not.  </w:t>
      </w:r>
    </w:p>
    <w:p w14:paraId="42FF4A2C" w14:textId="77777777" w:rsidR="00F32149" w:rsidRPr="00E34E53" w:rsidRDefault="00F32149" w:rsidP="00F32149">
      <w:pPr>
        <w:numPr>
          <w:ilvl w:val="0"/>
          <w:numId w:val="107"/>
        </w:numPr>
        <w:suppressAutoHyphens/>
        <w:spacing w:line="276" w:lineRule="auto"/>
        <w:ind w:left="482" w:hanging="159"/>
        <w:contextualSpacing/>
        <w:rPr>
          <w:rFonts w:ascii="Times New Roman" w:hAnsi="Times New Roman"/>
          <w:szCs w:val="20"/>
        </w:rPr>
      </w:pPr>
      <w:r w:rsidRPr="00E34E53">
        <w:rPr>
          <w:rFonts w:ascii="Times New Roman" w:hAnsi="Times New Roman"/>
          <w:szCs w:val="20"/>
        </w:rPr>
        <w:t xml:space="preserve">Note: The corresponding MAC-CE indication design is up to RAN2.  </w:t>
      </w:r>
    </w:p>
    <w:p w14:paraId="56CD504D" w14:textId="77777777" w:rsidR="00F32149" w:rsidRPr="00E34E53" w:rsidRDefault="00F32149" w:rsidP="00F32149">
      <w:pPr>
        <w:spacing w:line="276" w:lineRule="auto"/>
        <w:contextualSpacing/>
        <w:jc w:val="both"/>
        <w:rPr>
          <w:rFonts w:ascii="Times New Roman" w:hAnsi="Times New Roman"/>
          <w:szCs w:val="20"/>
          <w:lang w:eastAsia="ko-KR"/>
        </w:rPr>
      </w:pPr>
    </w:p>
    <w:p w14:paraId="1D8E7D68" w14:textId="77777777" w:rsidR="00F32149" w:rsidRPr="00E34E53" w:rsidRDefault="00F32149" w:rsidP="00F32149">
      <w:pPr>
        <w:spacing w:line="276" w:lineRule="auto"/>
        <w:rPr>
          <w:rFonts w:ascii="Times New Roman" w:hAnsi="Times New Roman"/>
          <w:b/>
          <w:bCs/>
          <w:color w:val="000000" w:themeColor="text1"/>
          <w:szCs w:val="20"/>
        </w:rPr>
      </w:pPr>
      <w:r w:rsidRPr="00E34E53">
        <w:rPr>
          <w:rFonts w:ascii="Times New Roman" w:hAnsi="Times New Roman"/>
          <w:b/>
          <w:bCs/>
          <w:color w:val="000000" w:themeColor="text1"/>
          <w:szCs w:val="20"/>
          <w:highlight w:val="green"/>
        </w:rPr>
        <w:t>Agreement:</w:t>
      </w:r>
    </w:p>
    <w:p w14:paraId="7E6DB3AD" w14:textId="77777777" w:rsidR="00F32149" w:rsidRPr="00E34E53" w:rsidRDefault="00F32149" w:rsidP="00F32149">
      <w:pPr>
        <w:spacing w:line="276" w:lineRule="auto"/>
        <w:rPr>
          <w:rFonts w:ascii="Times New Roman" w:hAnsi="Times New Roman"/>
          <w:szCs w:val="20"/>
        </w:rPr>
      </w:pPr>
      <w:r w:rsidRPr="00E34E53">
        <w:rPr>
          <w:rFonts w:ascii="Times New Roman" w:hAnsi="Times New Roman"/>
          <w:color w:val="000000" w:themeColor="text1"/>
          <w:szCs w:val="20"/>
        </w:rPr>
        <w:t xml:space="preserve">For aperiodic CSI reporting triggered based on a </w:t>
      </w:r>
      <w:proofErr w:type="spellStart"/>
      <w:r w:rsidRPr="00E34E53">
        <w:rPr>
          <w:rFonts w:ascii="Times New Roman" w:hAnsi="Times New Roman"/>
          <w:color w:val="000000" w:themeColor="text1"/>
          <w:szCs w:val="20"/>
        </w:rPr>
        <w:t>SCell</w:t>
      </w:r>
      <w:proofErr w:type="spellEnd"/>
      <w:r w:rsidRPr="00E34E53">
        <w:rPr>
          <w:rFonts w:ascii="Times New Roman" w:hAnsi="Times New Roman"/>
          <w:color w:val="000000" w:themeColor="text1"/>
          <w:szCs w:val="20"/>
        </w:rPr>
        <w:t xml:space="preserve"> activation command, on how to determine the serving cell where the PUSCH for the aperiodic CSI reporting is transmitted in, support Alt-1, i.e., PUSCH must be scheduled for transmission in </w:t>
      </w:r>
      <w:r w:rsidRPr="00E34E53">
        <w:rPr>
          <w:rFonts w:ascii="Times New Roman" w:hAnsi="Times New Roman"/>
          <w:szCs w:val="20"/>
        </w:rPr>
        <w:t xml:space="preserve">the serving cell from which the </w:t>
      </w:r>
      <w:proofErr w:type="spellStart"/>
      <w:r w:rsidRPr="00E34E53">
        <w:rPr>
          <w:rFonts w:ascii="Times New Roman" w:hAnsi="Times New Roman"/>
          <w:szCs w:val="20"/>
        </w:rPr>
        <w:t>SCell</w:t>
      </w:r>
      <w:proofErr w:type="spellEnd"/>
      <w:r w:rsidRPr="00E34E53">
        <w:rPr>
          <w:rFonts w:ascii="Times New Roman" w:hAnsi="Times New Roman"/>
          <w:szCs w:val="20"/>
        </w:rPr>
        <w:t xml:space="preserve"> activation command is received. </w:t>
      </w:r>
    </w:p>
    <w:p w14:paraId="5192FD31" w14:textId="77777777" w:rsidR="00F32149" w:rsidRPr="00E34E53" w:rsidRDefault="00F32149" w:rsidP="00F32149">
      <w:pPr>
        <w:spacing w:line="276" w:lineRule="auto"/>
        <w:contextualSpacing/>
        <w:jc w:val="both"/>
        <w:rPr>
          <w:rFonts w:ascii="Times New Roman" w:hAnsi="Times New Roman"/>
          <w:szCs w:val="20"/>
          <w:lang w:eastAsia="ko-KR"/>
        </w:rPr>
      </w:pPr>
    </w:p>
    <w:p w14:paraId="0F0818B2" w14:textId="26EE15B4" w:rsidR="00F32149" w:rsidRPr="00FB6BE2" w:rsidRDefault="00C62C50" w:rsidP="00F32149">
      <w:pPr>
        <w:rPr>
          <w:rFonts w:ascii="Times New Roman" w:hAnsi="Times New Roman"/>
          <w:b/>
          <w:bCs/>
          <w:szCs w:val="20"/>
        </w:rPr>
      </w:pPr>
      <w:hyperlink r:id="rId381" w:history="1">
        <w:r w:rsidRPr="00FB6BE2">
          <w:rPr>
            <w:rStyle w:val="Hyperlink"/>
            <w:rFonts w:ascii="Times New Roman" w:eastAsia="Times New Roman" w:hAnsi="Times New Roman"/>
            <w:b/>
            <w:bCs/>
            <w:szCs w:val="20"/>
          </w:rPr>
          <w:t>R1-2606466</w:t>
        </w:r>
      </w:hyperlink>
      <w:r w:rsidR="00F32149" w:rsidRPr="00FB6BE2">
        <w:rPr>
          <w:rFonts w:ascii="Times New Roman" w:eastAsia="Times New Roman" w:hAnsi="Times New Roman"/>
          <w:b/>
          <w:bCs/>
          <w:szCs w:val="20"/>
        </w:rPr>
        <w:tab/>
        <w:t>Moderator summary on enhancing DL CSI acquisition (Round 2)</w:t>
      </w:r>
      <w:r w:rsidR="00F32149" w:rsidRPr="00FB6BE2">
        <w:rPr>
          <w:rFonts w:ascii="Times New Roman" w:eastAsia="Times New Roman" w:hAnsi="Times New Roman"/>
          <w:b/>
          <w:bCs/>
          <w:szCs w:val="20"/>
        </w:rPr>
        <w:tab/>
        <w:t>Moderator (MediaTek Inc.)</w:t>
      </w:r>
    </w:p>
    <w:p w14:paraId="44A81A9D" w14:textId="77777777" w:rsidR="00F32149" w:rsidRPr="00E34E53" w:rsidRDefault="00F32149" w:rsidP="00F32149">
      <w:pPr>
        <w:spacing w:line="276" w:lineRule="auto"/>
        <w:contextualSpacing/>
        <w:jc w:val="both"/>
        <w:rPr>
          <w:rFonts w:ascii="Times New Roman" w:hAnsi="Times New Roman"/>
          <w:szCs w:val="20"/>
          <w:lang w:eastAsia="ko-KR"/>
        </w:rPr>
      </w:pPr>
    </w:p>
    <w:p w14:paraId="0011CA7D" w14:textId="77777777" w:rsidR="00F32149" w:rsidRPr="00E34E53" w:rsidRDefault="00F32149" w:rsidP="00F32149">
      <w:pPr>
        <w:spacing w:line="276" w:lineRule="auto"/>
        <w:contextualSpacing/>
        <w:jc w:val="both"/>
        <w:rPr>
          <w:rFonts w:ascii="Times New Roman" w:hAnsi="Times New Roman"/>
          <w:szCs w:val="20"/>
          <w:lang w:eastAsia="ko-KR"/>
        </w:rPr>
      </w:pPr>
    </w:p>
    <w:p w14:paraId="4591BB88" w14:textId="77777777" w:rsidR="00F32149" w:rsidRPr="00E34E53" w:rsidRDefault="00F32149" w:rsidP="00F32149">
      <w:pPr>
        <w:tabs>
          <w:tab w:val="left" w:pos="0"/>
          <w:tab w:val="left" w:pos="1286"/>
        </w:tabs>
        <w:spacing w:line="276" w:lineRule="auto"/>
        <w:contextualSpacing/>
        <w:jc w:val="both"/>
        <w:rPr>
          <w:rFonts w:ascii="Times New Roman" w:hAnsi="Times New Roman"/>
          <w:b/>
          <w:bCs/>
          <w:szCs w:val="20"/>
        </w:rPr>
      </w:pPr>
      <w:r w:rsidRPr="00E34E53">
        <w:rPr>
          <w:rFonts w:ascii="Times New Roman" w:hAnsi="Times New Roman"/>
          <w:b/>
          <w:bCs/>
          <w:szCs w:val="20"/>
          <w:highlight w:val="green"/>
        </w:rPr>
        <w:t>Agreement:</w:t>
      </w:r>
    </w:p>
    <w:p w14:paraId="02D42B00" w14:textId="77777777" w:rsidR="00F32149" w:rsidRPr="00E34E53" w:rsidRDefault="00F32149" w:rsidP="00F32149">
      <w:pPr>
        <w:tabs>
          <w:tab w:val="left" w:pos="0"/>
          <w:tab w:val="left" w:pos="1286"/>
        </w:tabs>
        <w:spacing w:line="276" w:lineRule="auto"/>
        <w:contextualSpacing/>
        <w:jc w:val="both"/>
        <w:rPr>
          <w:rFonts w:ascii="Times New Roman" w:hAnsi="Times New Roman"/>
          <w:bCs/>
          <w:szCs w:val="20"/>
        </w:rPr>
      </w:pPr>
      <w:r w:rsidRPr="00E34E53">
        <w:rPr>
          <w:rFonts w:ascii="Times New Roman" w:hAnsi="Times New Roman"/>
          <w:szCs w:val="20"/>
        </w:rPr>
        <w:t xml:space="preserve">RAN1 conclude that which SIB is used to carry the resource/reporting configuration(s) for early SRS-AS/CSI/CSI-RS triggering </w:t>
      </w:r>
      <w:r w:rsidRPr="00E34E53">
        <w:rPr>
          <w:rFonts w:ascii="Times New Roman" w:hAnsi="Times New Roman"/>
          <w:bCs/>
          <w:szCs w:val="20"/>
        </w:rPr>
        <w:t>when UE transition from IDLE/INACTIVE to CONNECTED mode is up to RAN2 decision, where RAN2 considers that RAN1 has agreed that UE receives the SIB containing</w:t>
      </w:r>
      <w:r w:rsidRPr="00E34E53">
        <w:rPr>
          <w:rFonts w:ascii="Times New Roman" w:hAnsi="Times New Roman"/>
          <w:szCs w:val="20"/>
          <w:lang w:eastAsia="ko-KR"/>
        </w:rPr>
        <w:t xml:space="preserve"> configuration(s) for early SRS-AS/CSI-RS/CSI triggering</w:t>
      </w:r>
      <w:r w:rsidRPr="00E34E53">
        <w:rPr>
          <w:rFonts w:ascii="Times New Roman" w:hAnsi="Times New Roman"/>
          <w:bCs/>
          <w:szCs w:val="20"/>
        </w:rPr>
        <w:t xml:space="preserve"> before MSG3 as follows:</w:t>
      </w:r>
    </w:p>
    <w:tbl>
      <w:tblPr>
        <w:tblStyle w:val="48"/>
        <w:tblW w:w="0" w:type="auto"/>
        <w:tblInd w:w="0" w:type="dxa"/>
        <w:tblLook w:val="04A0" w:firstRow="1" w:lastRow="0" w:firstColumn="1" w:lastColumn="0" w:noHBand="0" w:noVBand="1"/>
      </w:tblPr>
      <w:tblGrid>
        <w:gridCol w:w="9918"/>
      </w:tblGrid>
      <w:tr w:rsidR="00F32149" w:rsidRPr="00FB6BE2" w14:paraId="26AA90DC" w14:textId="77777777" w:rsidTr="00262E76">
        <w:tc>
          <w:tcPr>
            <w:tcW w:w="9918" w:type="dxa"/>
            <w:tcBorders>
              <w:top w:val="single" w:sz="4" w:space="0" w:color="auto"/>
              <w:left w:val="single" w:sz="4" w:space="0" w:color="auto"/>
              <w:bottom w:val="single" w:sz="4" w:space="0" w:color="auto"/>
              <w:right w:val="single" w:sz="4" w:space="0" w:color="auto"/>
            </w:tcBorders>
          </w:tcPr>
          <w:p w14:paraId="208250E8" w14:textId="77777777" w:rsidR="00F32149" w:rsidRPr="00FB6BE2" w:rsidRDefault="00F32149" w:rsidP="00262E76">
            <w:pPr>
              <w:snapToGrid w:val="0"/>
              <w:spacing w:beforeLines="50" w:before="120" w:line="276" w:lineRule="auto"/>
              <w:rPr>
                <w:rFonts w:ascii="Times New Roman" w:hAnsi="Times New Roman" w:cs="Times New Roman"/>
                <w:sz w:val="18"/>
                <w:szCs w:val="18"/>
                <w:lang w:eastAsia="zh-CN"/>
              </w:rPr>
            </w:pPr>
            <w:r w:rsidRPr="00FB6BE2">
              <w:rPr>
                <w:rFonts w:ascii="Times New Roman" w:hAnsi="Times New Roman" w:cs="Times New Roman"/>
                <w:sz w:val="18"/>
                <w:szCs w:val="18"/>
                <w:highlight w:val="green"/>
                <w:lang w:eastAsia="zh-CN"/>
              </w:rPr>
              <w:t>Agreement:</w:t>
            </w:r>
            <w:r w:rsidRPr="00FB6BE2">
              <w:rPr>
                <w:rFonts w:ascii="Times New Roman" w:hAnsi="Times New Roman" w:cs="Times New Roman"/>
                <w:sz w:val="18"/>
                <w:szCs w:val="18"/>
                <w:lang w:eastAsia="zh-CN"/>
              </w:rPr>
              <w:t xml:space="preserve"> </w:t>
            </w:r>
          </w:p>
          <w:p w14:paraId="426686B6" w14:textId="77777777" w:rsidR="00F32149" w:rsidRPr="00FB6BE2" w:rsidRDefault="00F32149" w:rsidP="00262E76">
            <w:pPr>
              <w:snapToGrid w:val="0"/>
              <w:spacing w:line="276" w:lineRule="auto"/>
              <w:rPr>
                <w:rFonts w:ascii="Times New Roman" w:eastAsia="Batang" w:hAnsi="Times New Roman" w:cs="Times New Roman"/>
                <w:sz w:val="18"/>
                <w:szCs w:val="18"/>
                <w:lang w:eastAsia="zh-CN"/>
              </w:rPr>
            </w:pPr>
            <w:r w:rsidRPr="00FB6BE2">
              <w:rPr>
                <w:rFonts w:ascii="Times New Roman" w:hAnsi="Times New Roman" w:cs="Times New Roman"/>
                <w:sz w:val="18"/>
                <w:szCs w:val="18"/>
                <w:lang w:eastAsia="zh-CN"/>
              </w:rPr>
              <w:t>For a UE transition from IDLE to CONNECTED mode, support the following procedure at least for early aperiodic SRS-AS/CSI-RS/CSI triggering (i.e., early triggering of aperiodic SRS-AS transmission, aperiodic CSI-RS reception, aperiodic CSI reporting):</w:t>
            </w:r>
          </w:p>
          <w:p w14:paraId="724AC7F6" w14:textId="77777777" w:rsidR="00F32149" w:rsidRPr="00FB6BE2" w:rsidRDefault="00F32149" w:rsidP="00F32149">
            <w:pPr>
              <w:numPr>
                <w:ilvl w:val="0"/>
                <w:numId w:val="109"/>
              </w:numPr>
              <w:spacing w:line="276" w:lineRule="auto"/>
              <w:ind w:hanging="158"/>
              <w:contextualSpacing/>
              <w:rPr>
                <w:rFonts w:ascii="Times New Roman" w:eastAsia="Batang" w:hAnsi="Times New Roman" w:cs="Times New Roman"/>
                <w:sz w:val="18"/>
                <w:szCs w:val="18"/>
                <w:lang w:eastAsia="ko-KR"/>
              </w:rPr>
            </w:pPr>
            <w:r w:rsidRPr="00FB6BE2">
              <w:rPr>
                <w:rFonts w:ascii="Times New Roman" w:eastAsia="Batang" w:hAnsi="Times New Roman" w:cs="Times New Roman"/>
                <w:sz w:val="18"/>
                <w:szCs w:val="18"/>
                <w:lang w:eastAsia="ko-KR"/>
              </w:rPr>
              <w:t>Step-1: The UE receives the resource/reporting configuration(s) for early SRS-AS/CSI-RS/CSI triggering provided in the system i</w:t>
            </w:r>
            <w:r w:rsidRPr="00FB6BE2">
              <w:rPr>
                <w:rFonts w:ascii="Times New Roman" w:hAnsi="Times New Roman" w:cs="Times New Roman"/>
                <w:sz w:val="18"/>
                <w:szCs w:val="18"/>
                <w:lang w:eastAsia="zh-CN"/>
              </w:rPr>
              <w:t xml:space="preserve">nformation </w:t>
            </w:r>
            <w:r w:rsidRPr="00FB6BE2">
              <w:rPr>
                <w:rFonts w:ascii="Times New Roman" w:eastAsia="Batang" w:hAnsi="Times New Roman" w:cs="Times New Roman"/>
                <w:sz w:val="18"/>
                <w:szCs w:val="18"/>
                <w:lang w:eastAsia="ko-KR"/>
              </w:rPr>
              <w:t>before MSG3.</w:t>
            </w:r>
          </w:p>
          <w:p w14:paraId="39E60C06" w14:textId="77777777" w:rsidR="00F32149" w:rsidRPr="00FB6BE2" w:rsidRDefault="00F32149" w:rsidP="00F32149">
            <w:pPr>
              <w:numPr>
                <w:ilvl w:val="1"/>
                <w:numId w:val="108"/>
              </w:numPr>
              <w:tabs>
                <w:tab w:val="left" w:pos="-415"/>
              </w:tabs>
              <w:spacing w:line="276" w:lineRule="auto"/>
              <w:ind w:left="1030" w:hanging="141"/>
              <w:contextualSpacing/>
              <w:rPr>
                <w:rFonts w:ascii="Times New Roman" w:hAnsi="Times New Roman" w:cs="Times New Roman"/>
                <w:sz w:val="18"/>
                <w:szCs w:val="18"/>
                <w:lang w:eastAsia="zh-CN"/>
              </w:rPr>
            </w:pPr>
            <w:r w:rsidRPr="00FB6BE2">
              <w:rPr>
                <w:rFonts w:ascii="Times New Roman" w:hAnsi="Times New Roman" w:cs="Times New Roman"/>
                <w:sz w:val="18"/>
                <w:szCs w:val="18"/>
                <w:lang w:eastAsia="zh-CN"/>
              </w:rPr>
              <w:t>FFS: Which SIB is used to carry the resource/reporting configuration(s) for early SRS-AS/CSI/CSI-RS triggering</w:t>
            </w:r>
          </w:p>
          <w:p w14:paraId="49680C22" w14:textId="77777777" w:rsidR="00F32149" w:rsidRPr="00FB6BE2" w:rsidRDefault="00F32149" w:rsidP="00F32149">
            <w:pPr>
              <w:numPr>
                <w:ilvl w:val="0"/>
                <w:numId w:val="109"/>
              </w:numPr>
              <w:spacing w:line="276" w:lineRule="auto"/>
              <w:ind w:hanging="158"/>
              <w:contextualSpacing/>
              <w:rPr>
                <w:rFonts w:ascii="Times New Roman" w:eastAsia="Batang" w:hAnsi="Times New Roman" w:cs="Times New Roman"/>
                <w:sz w:val="18"/>
                <w:szCs w:val="18"/>
                <w:lang w:eastAsia="ko-KR"/>
              </w:rPr>
            </w:pPr>
            <w:r w:rsidRPr="00FB6BE2">
              <w:rPr>
                <w:rFonts w:ascii="Times New Roman" w:eastAsia="Batang" w:hAnsi="Times New Roman" w:cs="Times New Roman"/>
                <w:sz w:val="18"/>
                <w:szCs w:val="18"/>
                <w:lang w:eastAsia="ko-KR"/>
              </w:rPr>
              <w:t>Step-2: The UE reports</w:t>
            </w:r>
            <w:r w:rsidRPr="00FB6BE2">
              <w:rPr>
                <w:rFonts w:ascii="Times New Roman" w:hAnsi="Times New Roman" w:cs="Times New Roman"/>
                <w:sz w:val="18"/>
                <w:szCs w:val="18"/>
                <w:lang w:eastAsia="zh-CN"/>
              </w:rPr>
              <w:t xml:space="preserve"> its capability on early SRS/CSI-RS/CSI triggering</w:t>
            </w:r>
            <w:r w:rsidRPr="00FB6BE2">
              <w:rPr>
                <w:rFonts w:ascii="Times New Roman" w:eastAsia="Batang" w:hAnsi="Times New Roman" w:cs="Times New Roman"/>
                <w:sz w:val="18"/>
                <w:szCs w:val="18"/>
                <w:lang w:eastAsia="ko-KR"/>
              </w:rPr>
              <w:t xml:space="preserve"> through MSG3 </w:t>
            </w:r>
          </w:p>
          <w:p w14:paraId="37A658E8" w14:textId="77777777" w:rsidR="00F32149" w:rsidRPr="00FB6BE2" w:rsidRDefault="00F32149" w:rsidP="00F32149">
            <w:pPr>
              <w:numPr>
                <w:ilvl w:val="0"/>
                <w:numId w:val="109"/>
              </w:numPr>
              <w:spacing w:line="276" w:lineRule="auto"/>
              <w:ind w:hanging="158"/>
              <w:contextualSpacing/>
              <w:rPr>
                <w:rFonts w:ascii="Times New Roman" w:eastAsia="Batang" w:hAnsi="Times New Roman" w:cs="Times New Roman"/>
                <w:sz w:val="18"/>
                <w:szCs w:val="18"/>
                <w:lang w:eastAsia="ko-KR"/>
              </w:rPr>
            </w:pPr>
            <w:r w:rsidRPr="00FB6BE2">
              <w:rPr>
                <w:rFonts w:ascii="Times New Roman" w:eastAsia="Batang" w:hAnsi="Times New Roman" w:cs="Times New Roman"/>
                <w:sz w:val="18"/>
                <w:szCs w:val="18"/>
                <w:lang w:eastAsia="ko-KR"/>
              </w:rPr>
              <w:t>Step-3: The UE receives MSG4 that triggers early SRS-AS/CSI-RS/CSI based on  the capability reported by the UE.</w:t>
            </w:r>
          </w:p>
          <w:p w14:paraId="03AD8CFC" w14:textId="77777777" w:rsidR="00F32149" w:rsidRPr="00FB6BE2" w:rsidRDefault="00F32149" w:rsidP="00F32149">
            <w:pPr>
              <w:numPr>
                <w:ilvl w:val="0"/>
                <w:numId w:val="109"/>
              </w:numPr>
              <w:spacing w:line="276" w:lineRule="auto"/>
              <w:ind w:hanging="158"/>
              <w:contextualSpacing/>
              <w:rPr>
                <w:rFonts w:ascii="Times New Roman" w:eastAsia="Batang" w:hAnsi="Times New Roman" w:cs="Times New Roman"/>
                <w:sz w:val="18"/>
                <w:szCs w:val="18"/>
                <w:lang w:eastAsia="ko-KR"/>
              </w:rPr>
            </w:pPr>
            <w:r w:rsidRPr="00FB6BE2">
              <w:rPr>
                <w:rFonts w:ascii="Times New Roman" w:eastAsia="Batang" w:hAnsi="Times New Roman" w:cs="Times New Roman"/>
                <w:sz w:val="18"/>
                <w:szCs w:val="18"/>
                <w:lang w:eastAsia="ko-KR"/>
              </w:rPr>
              <w:t>Step-4: The UE performs aperiodic SRS-AS transmission, aperiodic CSI-RS reception, and/or aperiodic CSI reporting.</w:t>
            </w:r>
          </w:p>
          <w:p w14:paraId="340644B6" w14:textId="77777777" w:rsidR="00F32149" w:rsidRPr="00FB6BE2" w:rsidRDefault="00F32149" w:rsidP="00F32149">
            <w:pPr>
              <w:numPr>
                <w:ilvl w:val="1"/>
                <w:numId w:val="108"/>
              </w:numPr>
              <w:tabs>
                <w:tab w:val="left" w:pos="-415"/>
              </w:tabs>
              <w:spacing w:line="276" w:lineRule="auto"/>
              <w:ind w:left="1030" w:hanging="141"/>
              <w:contextualSpacing/>
              <w:rPr>
                <w:rFonts w:ascii="Times New Roman" w:hAnsi="Times New Roman" w:cs="Times New Roman"/>
                <w:sz w:val="18"/>
                <w:szCs w:val="18"/>
                <w:lang w:eastAsia="zh-CN"/>
              </w:rPr>
            </w:pPr>
            <w:r w:rsidRPr="00FB6BE2">
              <w:rPr>
                <w:rFonts w:ascii="Times New Roman" w:hAnsi="Times New Roman" w:cs="Times New Roman"/>
                <w:sz w:val="18"/>
                <w:szCs w:val="18"/>
                <w:lang w:eastAsia="zh-CN"/>
              </w:rPr>
              <w:t>FFS: Timeline of the aperiodic SRS-AS transmission, aperiodic CSI-RS reception, aperiodic CSI reporting</w:t>
            </w:r>
          </w:p>
          <w:p w14:paraId="6F86D78D" w14:textId="77777777" w:rsidR="00F32149" w:rsidRPr="00FB6BE2" w:rsidRDefault="00F32149" w:rsidP="00262E76">
            <w:pPr>
              <w:spacing w:line="276" w:lineRule="auto"/>
              <w:contextualSpacing/>
              <w:rPr>
                <w:rFonts w:ascii="Times New Roman" w:eastAsia="Batang" w:hAnsi="Times New Roman" w:cs="Times New Roman"/>
                <w:sz w:val="18"/>
                <w:szCs w:val="18"/>
                <w:lang w:eastAsia="ko-KR"/>
              </w:rPr>
            </w:pPr>
            <w:r w:rsidRPr="00FB6BE2">
              <w:rPr>
                <w:rFonts w:ascii="Times New Roman" w:eastAsia="Batang" w:hAnsi="Times New Roman" w:cs="Times New Roman"/>
                <w:sz w:val="18"/>
                <w:szCs w:val="18"/>
                <w:lang w:eastAsia="ko-KR"/>
              </w:rPr>
              <w:t>Note: The term “capability” above does not mean legacy RRC based UE capability.</w:t>
            </w:r>
          </w:p>
          <w:p w14:paraId="23082978" w14:textId="77777777" w:rsidR="00F32149" w:rsidRPr="00FB6BE2" w:rsidRDefault="00F32149" w:rsidP="00262E76">
            <w:pPr>
              <w:tabs>
                <w:tab w:val="left" w:pos="0"/>
              </w:tabs>
              <w:spacing w:line="276" w:lineRule="auto"/>
              <w:rPr>
                <w:rFonts w:ascii="Times New Roman" w:hAnsi="Times New Roman" w:cs="Times New Roman"/>
                <w:sz w:val="18"/>
                <w:szCs w:val="18"/>
                <w:lang w:eastAsia="zh-CN"/>
              </w:rPr>
            </w:pPr>
            <w:r w:rsidRPr="00FB6BE2">
              <w:rPr>
                <w:rFonts w:ascii="Times New Roman" w:hAnsi="Times New Roman" w:cs="Times New Roman"/>
                <w:sz w:val="18"/>
                <w:szCs w:val="18"/>
                <w:lang w:eastAsia="zh-CN"/>
              </w:rPr>
              <w:t>FFS: For a UE transition from INACTIVE to CONNECTED mode, whether above procedure can be reused at least for early aperiodic SRS-AS/CSI-RS/CSI triggering</w:t>
            </w:r>
          </w:p>
          <w:p w14:paraId="0B2BB424" w14:textId="77777777" w:rsidR="00F32149" w:rsidRPr="00FB6BE2" w:rsidRDefault="00F32149" w:rsidP="00262E76">
            <w:pPr>
              <w:tabs>
                <w:tab w:val="left" w:pos="0"/>
              </w:tabs>
              <w:spacing w:line="276" w:lineRule="auto"/>
              <w:rPr>
                <w:rFonts w:ascii="Times New Roman" w:hAnsi="Times New Roman" w:cs="Times New Roman"/>
                <w:sz w:val="18"/>
                <w:szCs w:val="18"/>
              </w:rPr>
            </w:pPr>
            <w:r w:rsidRPr="00FB6BE2">
              <w:rPr>
                <w:rFonts w:ascii="Times New Roman" w:hAnsi="Times New Roman" w:cs="Times New Roman"/>
                <w:sz w:val="18"/>
                <w:szCs w:val="18"/>
                <w:lang w:eastAsia="zh-CN"/>
              </w:rPr>
              <w:t>Note: Whether the aperiodic SRS-AS transmission, aperiodic CSI-RS reception, and/or aperiodic CSI reporting can be configured/triggered simultaneously will be discussed separately</w:t>
            </w:r>
          </w:p>
        </w:tc>
      </w:tr>
    </w:tbl>
    <w:p w14:paraId="7DCCC32B" w14:textId="77777777" w:rsidR="00FB6BE2" w:rsidRDefault="00FB6BE2" w:rsidP="00FB6BE2">
      <w:pPr>
        <w:spacing w:line="276" w:lineRule="auto"/>
        <w:contextualSpacing/>
        <w:jc w:val="both"/>
        <w:rPr>
          <w:rFonts w:ascii="Times New Roman" w:hAnsi="Times New Roman"/>
          <w:bCs/>
          <w:szCs w:val="20"/>
        </w:rPr>
      </w:pPr>
    </w:p>
    <w:p w14:paraId="361C4A64" w14:textId="08965C30" w:rsidR="00FB6BE2" w:rsidRPr="00FB6BE2" w:rsidRDefault="00FB6BE2" w:rsidP="00FB6BE2">
      <w:pPr>
        <w:spacing w:line="276" w:lineRule="auto"/>
        <w:contextualSpacing/>
        <w:jc w:val="both"/>
        <w:rPr>
          <w:rFonts w:ascii="Times New Roman" w:hAnsi="Times New Roman"/>
          <w:b/>
          <w:szCs w:val="20"/>
        </w:rPr>
      </w:pPr>
      <w:r w:rsidRPr="00FB6BE2">
        <w:rPr>
          <w:rFonts w:ascii="Times New Roman" w:hAnsi="Times New Roman"/>
          <w:b/>
          <w:szCs w:val="20"/>
        </w:rPr>
        <w:t>Conclusion:</w:t>
      </w:r>
    </w:p>
    <w:p w14:paraId="78842235" w14:textId="0B5B5AF6" w:rsidR="00F32149" w:rsidRPr="00FB6BE2" w:rsidRDefault="00FB6BE2" w:rsidP="00FB6BE2">
      <w:pPr>
        <w:spacing w:line="276" w:lineRule="auto"/>
        <w:contextualSpacing/>
        <w:jc w:val="both"/>
        <w:rPr>
          <w:rFonts w:ascii="Times New Roman" w:hAnsi="Times New Roman"/>
          <w:bCs/>
          <w:szCs w:val="20"/>
        </w:rPr>
      </w:pPr>
      <w:r w:rsidRPr="00FB6BE2">
        <w:rPr>
          <w:rFonts w:ascii="Times New Roman" w:hAnsi="Times New Roman"/>
          <w:bCs/>
          <w:szCs w:val="20"/>
        </w:rPr>
        <w:t xml:space="preserve">It was </w:t>
      </w:r>
      <w:r>
        <w:rPr>
          <w:rFonts w:ascii="Times New Roman" w:hAnsi="Times New Roman"/>
          <w:bCs/>
          <w:szCs w:val="20"/>
        </w:rPr>
        <w:t>intended</w:t>
      </w:r>
      <w:r w:rsidRPr="00FB6BE2">
        <w:rPr>
          <w:rFonts w:ascii="Times New Roman" w:hAnsi="Times New Roman"/>
          <w:bCs/>
          <w:szCs w:val="20"/>
        </w:rPr>
        <w:t xml:space="preserve"> to inform RAN2 about the above agreement, but there was no time to review the </w:t>
      </w:r>
      <w:r>
        <w:rPr>
          <w:rFonts w:ascii="Times New Roman" w:hAnsi="Times New Roman"/>
          <w:bCs/>
          <w:szCs w:val="20"/>
        </w:rPr>
        <w:t xml:space="preserve">LS </w:t>
      </w:r>
      <w:r w:rsidRPr="00FB6BE2">
        <w:rPr>
          <w:rFonts w:ascii="Times New Roman" w:hAnsi="Times New Roman"/>
          <w:bCs/>
          <w:szCs w:val="20"/>
        </w:rPr>
        <w:t>draft on Friday. This LS will be addressed at RAN1#126bis meeting.</w:t>
      </w:r>
    </w:p>
    <w:p w14:paraId="002146BD" w14:textId="77777777" w:rsidR="00F32149" w:rsidRPr="00E34E53" w:rsidRDefault="00F32149" w:rsidP="00F32149">
      <w:pPr>
        <w:spacing w:line="276" w:lineRule="auto"/>
        <w:rPr>
          <w:rFonts w:ascii="Times New Roman" w:hAnsi="Times New Roman"/>
          <w:b/>
          <w:bCs/>
          <w:szCs w:val="20"/>
          <w:highlight w:val="yellow"/>
        </w:rPr>
      </w:pPr>
    </w:p>
    <w:p w14:paraId="17A38153" w14:textId="77777777" w:rsidR="00F32149" w:rsidRPr="00E34E53" w:rsidRDefault="00F32149" w:rsidP="00F32149">
      <w:pPr>
        <w:spacing w:line="276" w:lineRule="auto"/>
        <w:rPr>
          <w:rFonts w:ascii="Times New Roman" w:hAnsi="Times New Roman"/>
          <w:b/>
          <w:bCs/>
          <w:szCs w:val="20"/>
        </w:rPr>
      </w:pPr>
      <w:r w:rsidRPr="00E34E53">
        <w:rPr>
          <w:rFonts w:ascii="Times New Roman" w:hAnsi="Times New Roman"/>
          <w:b/>
          <w:bCs/>
          <w:szCs w:val="20"/>
          <w:highlight w:val="green"/>
        </w:rPr>
        <w:t>Agreement:</w:t>
      </w:r>
    </w:p>
    <w:p w14:paraId="76A51DA0" w14:textId="77777777" w:rsidR="00F32149" w:rsidRPr="00E34E53" w:rsidRDefault="00F32149" w:rsidP="00F32149">
      <w:pPr>
        <w:spacing w:line="276" w:lineRule="auto"/>
        <w:rPr>
          <w:rFonts w:ascii="Times New Roman" w:hAnsi="Times New Roman"/>
          <w:szCs w:val="20"/>
        </w:rPr>
      </w:pPr>
      <w:r w:rsidRPr="00E34E53">
        <w:rPr>
          <w:rFonts w:ascii="Times New Roman" w:hAnsi="Times New Roman"/>
          <w:szCs w:val="20"/>
        </w:rPr>
        <w:t xml:space="preserve">RAN1 conclude that </w:t>
      </w:r>
      <w:r w:rsidRPr="00E34E53">
        <w:rPr>
          <w:rFonts w:ascii="Times New Roman" w:hAnsi="Times New Roman" w:hint="eastAsia"/>
          <w:szCs w:val="20"/>
        </w:rPr>
        <w:t xml:space="preserve">how UE </w:t>
      </w:r>
      <w:r w:rsidRPr="00E34E53">
        <w:rPr>
          <w:rFonts w:ascii="Times New Roman" w:hAnsi="Times New Roman"/>
          <w:szCs w:val="20"/>
        </w:rPr>
        <w:t>report</w:t>
      </w:r>
      <w:r w:rsidRPr="00E34E53">
        <w:rPr>
          <w:rFonts w:ascii="Times New Roman" w:hAnsi="Times New Roman" w:hint="eastAsia"/>
          <w:szCs w:val="20"/>
        </w:rPr>
        <w:t xml:space="preserve"> </w:t>
      </w:r>
      <w:r w:rsidRPr="00E34E53">
        <w:rPr>
          <w:rFonts w:ascii="Times New Roman" w:hAnsi="Times New Roman"/>
          <w:szCs w:val="20"/>
        </w:rPr>
        <w:t>through MSG3 which/whether the configuration(s)</w:t>
      </w:r>
      <w:r w:rsidRPr="00E34E53">
        <w:rPr>
          <w:rFonts w:ascii="Times New Roman" w:hAnsi="Times New Roman" w:hint="eastAsia"/>
          <w:szCs w:val="20"/>
        </w:rPr>
        <w:t>,</w:t>
      </w:r>
      <w:r w:rsidRPr="00E34E53">
        <w:rPr>
          <w:rFonts w:ascii="Times New Roman" w:hAnsi="Times New Roman"/>
          <w:szCs w:val="20"/>
        </w:rPr>
        <w:t xml:space="preserve"> provided in SIB, </w:t>
      </w:r>
      <w:r w:rsidRPr="00E34E53">
        <w:rPr>
          <w:rFonts w:ascii="Times New Roman" w:hAnsi="Times New Roman" w:hint="eastAsia"/>
          <w:szCs w:val="20"/>
        </w:rPr>
        <w:t>for early CSI/CSI-RS/SRS</w:t>
      </w:r>
      <w:r w:rsidRPr="00E34E53">
        <w:rPr>
          <w:rFonts w:ascii="Times New Roman" w:hAnsi="Times New Roman"/>
          <w:szCs w:val="20"/>
        </w:rPr>
        <w:t xml:space="preserve"> is/are supporte</w:t>
      </w:r>
      <w:r w:rsidRPr="00E34E53">
        <w:rPr>
          <w:rFonts w:ascii="Times New Roman" w:hAnsi="Times New Roman" w:hint="eastAsia"/>
          <w:szCs w:val="20"/>
        </w:rPr>
        <w:t xml:space="preserve">d by UE is up to RAN2 decision, </w:t>
      </w:r>
      <w:r w:rsidRPr="00E34E53">
        <w:rPr>
          <w:rFonts w:ascii="Times New Roman" w:hAnsi="Times New Roman"/>
          <w:szCs w:val="20"/>
        </w:rPr>
        <w:t xml:space="preserve">where RAN2 considers </w:t>
      </w:r>
      <w:r w:rsidRPr="00E34E53">
        <w:rPr>
          <w:rFonts w:ascii="Times New Roman" w:hAnsi="Times New Roman" w:hint="eastAsia"/>
          <w:szCs w:val="20"/>
        </w:rPr>
        <w:t>the following</w:t>
      </w:r>
      <w:r w:rsidRPr="00E34E53">
        <w:rPr>
          <w:rFonts w:ascii="Times New Roman" w:hAnsi="Times New Roman"/>
          <w:szCs w:val="20"/>
        </w:rPr>
        <w:t xml:space="preserve"> RAN1 </w:t>
      </w:r>
      <w:r w:rsidRPr="00E34E53">
        <w:rPr>
          <w:rFonts w:ascii="Times New Roman" w:hAnsi="Times New Roman" w:hint="eastAsia"/>
          <w:szCs w:val="20"/>
        </w:rPr>
        <w:t>agreements:</w:t>
      </w:r>
    </w:p>
    <w:tbl>
      <w:tblPr>
        <w:tblStyle w:val="TableGrid"/>
        <w:tblW w:w="0" w:type="auto"/>
        <w:tblLook w:val="04A0" w:firstRow="1" w:lastRow="0" w:firstColumn="1" w:lastColumn="0" w:noHBand="0" w:noVBand="1"/>
      </w:tblPr>
      <w:tblGrid>
        <w:gridCol w:w="9926"/>
      </w:tblGrid>
      <w:tr w:rsidR="00F32149" w:rsidRPr="00507B4F" w14:paraId="4256A4C0" w14:textId="77777777" w:rsidTr="00262E76">
        <w:tc>
          <w:tcPr>
            <w:tcW w:w="9926" w:type="dxa"/>
          </w:tcPr>
          <w:p w14:paraId="376E6E7B" w14:textId="77777777" w:rsidR="00F32149" w:rsidRPr="00507B4F" w:rsidRDefault="00F32149" w:rsidP="00262E76">
            <w:pPr>
              <w:snapToGrid w:val="0"/>
              <w:spacing w:beforeLines="50" w:before="120" w:line="276" w:lineRule="auto"/>
              <w:rPr>
                <w:rFonts w:ascii="Times New Roman" w:hAnsi="Times New Roman"/>
                <w:b/>
                <w:bCs/>
                <w:sz w:val="18"/>
                <w:szCs w:val="18"/>
                <w:highlight w:val="green"/>
              </w:rPr>
            </w:pPr>
            <w:r w:rsidRPr="00507B4F">
              <w:rPr>
                <w:rFonts w:ascii="Times New Roman" w:hAnsi="Times New Roman"/>
                <w:b/>
                <w:bCs/>
                <w:sz w:val="18"/>
                <w:szCs w:val="18"/>
                <w:highlight w:val="green"/>
              </w:rPr>
              <w:lastRenderedPageBreak/>
              <w:t>Agreement</w:t>
            </w:r>
          </w:p>
          <w:p w14:paraId="22912B31" w14:textId="77777777" w:rsidR="00F32149" w:rsidRPr="00507B4F" w:rsidRDefault="00F32149" w:rsidP="00262E76">
            <w:pPr>
              <w:spacing w:line="276" w:lineRule="auto"/>
              <w:rPr>
                <w:rFonts w:ascii="Times New Roman" w:hAnsi="Times New Roman"/>
                <w:sz w:val="18"/>
                <w:szCs w:val="18"/>
              </w:rPr>
            </w:pPr>
            <w:r w:rsidRPr="00507B4F">
              <w:rPr>
                <w:rFonts w:ascii="Times New Roman" w:hAnsi="Times New Roman"/>
                <w:sz w:val="18"/>
                <w:szCs w:val="18"/>
              </w:rPr>
              <w:t>For early triggering of SRS-AS when UE transition from IDLE/INACTIVE to CONNECTED mode, support Option-2 as follows:</w:t>
            </w:r>
          </w:p>
          <w:p w14:paraId="3632CDB8" w14:textId="77777777" w:rsidR="00F32149" w:rsidRPr="00507B4F" w:rsidRDefault="00F32149" w:rsidP="00F32149">
            <w:pPr>
              <w:numPr>
                <w:ilvl w:val="0"/>
                <w:numId w:val="107"/>
              </w:numPr>
              <w:spacing w:line="276" w:lineRule="auto"/>
              <w:ind w:left="480" w:hanging="158"/>
              <w:contextualSpacing/>
              <w:rPr>
                <w:rFonts w:ascii="Times New Roman" w:hAnsi="Times New Roman"/>
                <w:sz w:val="18"/>
                <w:szCs w:val="18"/>
                <w:lang w:eastAsia="zh-CN"/>
              </w:rPr>
            </w:pPr>
            <w:r w:rsidRPr="00507B4F">
              <w:rPr>
                <w:rFonts w:ascii="Times New Roman" w:hAnsi="Times New Roman"/>
                <w:sz w:val="18"/>
                <w:szCs w:val="18"/>
                <w:lang w:eastAsia="zh-CN"/>
              </w:rPr>
              <w:t xml:space="preserve">In Step-1, </w:t>
            </w:r>
            <w:proofErr w:type="spellStart"/>
            <w:r w:rsidRPr="00507B4F">
              <w:rPr>
                <w:rFonts w:ascii="Times New Roman" w:hAnsi="Times New Roman"/>
                <w:sz w:val="18"/>
                <w:szCs w:val="18"/>
                <w:lang w:eastAsia="zh-CN"/>
              </w:rPr>
              <w:t>SIBx</w:t>
            </w:r>
            <w:proofErr w:type="spellEnd"/>
            <w:r w:rsidRPr="00507B4F">
              <w:rPr>
                <w:rFonts w:ascii="Times New Roman" w:hAnsi="Times New Roman"/>
                <w:sz w:val="18"/>
                <w:szCs w:val="18"/>
                <w:lang w:eastAsia="zh-CN"/>
              </w:rPr>
              <w:t xml:space="preserve"> provides one or multiple SRS configurations based on one or multiple ‘</w:t>
            </w:r>
            <w:proofErr w:type="spellStart"/>
            <w:r w:rsidRPr="00507B4F">
              <w:rPr>
                <w:rFonts w:ascii="Times New Roman" w:hAnsi="Times New Roman"/>
                <w:sz w:val="18"/>
                <w:szCs w:val="18"/>
                <w:lang w:eastAsia="zh-CN"/>
              </w:rPr>
              <w:t>xTyR</w:t>
            </w:r>
            <w:proofErr w:type="spellEnd"/>
            <w:r w:rsidRPr="00507B4F">
              <w:rPr>
                <w:rFonts w:ascii="Times New Roman" w:hAnsi="Times New Roman"/>
                <w:sz w:val="18"/>
                <w:szCs w:val="18"/>
                <w:lang w:eastAsia="zh-CN"/>
              </w:rPr>
              <w:t>’ UE capability assumptions.</w:t>
            </w:r>
          </w:p>
          <w:p w14:paraId="560ADA4B"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trike/>
                <w:sz w:val="18"/>
                <w:szCs w:val="18"/>
              </w:rPr>
            </w:pPr>
            <w:r w:rsidRPr="00507B4F">
              <w:rPr>
                <w:rFonts w:ascii="Times New Roman" w:hAnsi="Times New Roman"/>
                <w:sz w:val="18"/>
                <w:szCs w:val="18"/>
              </w:rPr>
              <w:t xml:space="preserve">At least one SRS configuration(s) </w:t>
            </w:r>
            <w:r w:rsidRPr="00507B4F">
              <w:rPr>
                <w:rFonts w:ascii="Times New Roman" w:hAnsi="Times New Roman"/>
                <w:strike/>
                <w:sz w:val="18"/>
                <w:szCs w:val="18"/>
              </w:rPr>
              <w:t>resource sets</w:t>
            </w:r>
            <w:r w:rsidRPr="00507B4F">
              <w:rPr>
                <w:rFonts w:ascii="Times New Roman" w:hAnsi="Times New Roman"/>
                <w:sz w:val="18"/>
                <w:szCs w:val="18"/>
              </w:rPr>
              <w:t xml:space="preserve"> for SRS-AS </w:t>
            </w:r>
            <w:r w:rsidRPr="00507B4F">
              <w:rPr>
                <w:rFonts w:ascii="Times New Roman" w:hAnsi="Times New Roman"/>
                <w:strike/>
                <w:sz w:val="18"/>
                <w:szCs w:val="18"/>
              </w:rPr>
              <w:t>in an SRS configuration</w:t>
            </w:r>
            <w:r w:rsidRPr="00507B4F">
              <w:rPr>
                <w:rFonts w:ascii="Times New Roman" w:hAnsi="Times New Roman"/>
                <w:sz w:val="18"/>
                <w:szCs w:val="18"/>
              </w:rPr>
              <w:t xml:space="preserve"> is provided for a same ‘</w:t>
            </w:r>
            <w:proofErr w:type="spellStart"/>
            <w:r w:rsidRPr="00507B4F">
              <w:rPr>
                <w:rFonts w:ascii="Times New Roman" w:hAnsi="Times New Roman"/>
                <w:sz w:val="18"/>
                <w:szCs w:val="18"/>
              </w:rPr>
              <w:t>xTyR</w:t>
            </w:r>
            <w:proofErr w:type="spellEnd"/>
            <w:r w:rsidRPr="00507B4F">
              <w:rPr>
                <w:rFonts w:ascii="Times New Roman" w:hAnsi="Times New Roman"/>
                <w:sz w:val="18"/>
                <w:szCs w:val="18"/>
              </w:rPr>
              <w:t>’</w:t>
            </w:r>
            <w:r w:rsidRPr="00507B4F">
              <w:rPr>
                <w:rFonts w:ascii="Times New Roman" w:hAnsi="Times New Roman"/>
                <w:strike/>
                <w:sz w:val="18"/>
                <w:szCs w:val="18"/>
              </w:rPr>
              <w:t xml:space="preserve">  </w:t>
            </w:r>
          </w:p>
          <w:p w14:paraId="79654FE7"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rPr>
            </w:pPr>
            <w:r w:rsidRPr="00507B4F">
              <w:rPr>
                <w:rFonts w:ascii="Times New Roman" w:hAnsi="Times New Roman"/>
                <w:sz w:val="18"/>
                <w:szCs w:val="18"/>
              </w:rPr>
              <w:t>FFS: Information to be provided in SRS configuration(s)</w:t>
            </w:r>
          </w:p>
          <w:p w14:paraId="3EB736E5"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rPr>
            </w:pPr>
            <w:r w:rsidRPr="00507B4F">
              <w:rPr>
                <w:rFonts w:ascii="Times New Roman" w:hAnsi="Times New Roman"/>
                <w:sz w:val="18"/>
                <w:szCs w:val="18"/>
              </w:rPr>
              <w:t>FFS: Whether Configuration information could be SRS configuration or the CSI report configuration for PMI-free report.</w:t>
            </w:r>
          </w:p>
          <w:p w14:paraId="15C1D147"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rPr>
            </w:pPr>
            <w:r w:rsidRPr="00507B4F">
              <w:rPr>
                <w:rFonts w:ascii="Times New Roman" w:hAnsi="Times New Roman"/>
                <w:sz w:val="18"/>
                <w:szCs w:val="18"/>
              </w:rPr>
              <w:t>FFS: Whether SRS configuration can be associated with CSI report configuration for PMI-free report.</w:t>
            </w:r>
          </w:p>
          <w:p w14:paraId="47863B5A" w14:textId="77777777" w:rsidR="00F32149" w:rsidRPr="00507B4F" w:rsidRDefault="00F32149" w:rsidP="00F32149">
            <w:pPr>
              <w:numPr>
                <w:ilvl w:val="0"/>
                <w:numId w:val="107"/>
              </w:numPr>
              <w:spacing w:line="276" w:lineRule="auto"/>
              <w:ind w:left="480" w:hanging="158"/>
              <w:contextualSpacing/>
              <w:rPr>
                <w:rFonts w:ascii="Times New Roman" w:hAnsi="Times New Roman"/>
                <w:sz w:val="18"/>
                <w:szCs w:val="18"/>
                <w:lang w:eastAsia="zh-CN"/>
              </w:rPr>
            </w:pPr>
            <w:r w:rsidRPr="00507B4F">
              <w:rPr>
                <w:rFonts w:ascii="Times New Roman" w:hAnsi="Times New Roman"/>
                <w:sz w:val="18"/>
                <w:szCs w:val="18"/>
                <w:lang w:eastAsia="zh-CN"/>
              </w:rPr>
              <w:t xml:space="preserve">In Step-2, UE reports through MSG3 which/whether the SRS configuration(s) provided in </w:t>
            </w:r>
            <w:proofErr w:type="spellStart"/>
            <w:r w:rsidRPr="00507B4F">
              <w:rPr>
                <w:rFonts w:ascii="Times New Roman" w:hAnsi="Times New Roman"/>
                <w:sz w:val="18"/>
                <w:szCs w:val="18"/>
                <w:lang w:eastAsia="zh-CN"/>
              </w:rPr>
              <w:t>SIBx</w:t>
            </w:r>
            <w:proofErr w:type="spellEnd"/>
            <w:r w:rsidRPr="00507B4F">
              <w:rPr>
                <w:rFonts w:ascii="Times New Roman" w:hAnsi="Times New Roman"/>
                <w:sz w:val="18"/>
                <w:szCs w:val="18"/>
                <w:lang w:eastAsia="zh-CN"/>
              </w:rPr>
              <w:t xml:space="preserve"> is/are supported.</w:t>
            </w:r>
          </w:p>
          <w:p w14:paraId="039FCC22"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rPr>
            </w:pPr>
            <w:r w:rsidRPr="00507B4F">
              <w:rPr>
                <w:rFonts w:ascii="Times New Roman" w:hAnsi="Times New Roman"/>
                <w:sz w:val="18"/>
                <w:szCs w:val="18"/>
              </w:rPr>
              <w:t xml:space="preserve">FFS: How to report which/whether the SRS configuration(s) provided in </w:t>
            </w:r>
            <w:proofErr w:type="spellStart"/>
            <w:r w:rsidRPr="00507B4F">
              <w:rPr>
                <w:rFonts w:ascii="Times New Roman" w:hAnsi="Times New Roman"/>
                <w:sz w:val="18"/>
                <w:szCs w:val="18"/>
              </w:rPr>
              <w:t>SIBx</w:t>
            </w:r>
            <w:proofErr w:type="spellEnd"/>
            <w:r w:rsidRPr="00507B4F">
              <w:rPr>
                <w:rFonts w:ascii="Times New Roman" w:hAnsi="Times New Roman"/>
                <w:sz w:val="18"/>
                <w:szCs w:val="18"/>
              </w:rPr>
              <w:t xml:space="preserve"> is/are supported.</w:t>
            </w:r>
          </w:p>
          <w:p w14:paraId="2466DF10" w14:textId="77777777" w:rsidR="00F32149" w:rsidRPr="00507B4F" w:rsidRDefault="00F32149" w:rsidP="00262E76">
            <w:pPr>
              <w:tabs>
                <w:tab w:val="left" w:pos="0"/>
                <w:tab w:val="left" w:pos="153"/>
                <w:tab w:val="left" w:pos="1286"/>
              </w:tabs>
              <w:spacing w:line="276" w:lineRule="auto"/>
              <w:ind w:left="680"/>
              <w:contextualSpacing/>
              <w:rPr>
                <w:rFonts w:ascii="Times New Roman" w:hAnsi="Times New Roman"/>
                <w:sz w:val="18"/>
                <w:szCs w:val="18"/>
              </w:rPr>
            </w:pPr>
          </w:p>
          <w:p w14:paraId="198830D2" w14:textId="77777777" w:rsidR="00F32149" w:rsidRPr="00507B4F" w:rsidRDefault="00F32149" w:rsidP="00262E76">
            <w:pPr>
              <w:snapToGrid w:val="0"/>
              <w:spacing w:beforeLines="50" w:before="120" w:line="276" w:lineRule="auto"/>
              <w:rPr>
                <w:rFonts w:ascii="Times New Roman" w:hAnsi="Times New Roman"/>
                <w:sz w:val="18"/>
                <w:szCs w:val="18"/>
                <w:highlight w:val="green"/>
              </w:rPr>
            </w:pPr>
            <w:r w:rsidRPr="00507B4F">
              <w:rPr>
                <w:rFonts w:ascii="Times New Roman" w:hAnsi="Times New Roman"/>
                <w:b/>
                <w:bCs/>
                <w:sz w:val="18"/>
                <w:szCs w:val="18"/>
                <w:highlight w:val="green"/>
              </w:rPr>
              <w:t>Agreement</w:t>
            </w:r>
            <w:r w:rsidRPr="00507B4F">
              <w:rPr>
                <w:rFonts w:ascii="Times New Roman" w:hAnsi="Times New Roman"/>
                <w:sz w:val="18"/>
                <w:szCs w:val="18"/>
                <w:highlight w:val="green"/>
              </w:rPr>
              <w:t>:</w:t>
            </w:r>
          </w:p>
          <w:p w14:paraId="18C5B11F" w14:textId="77777777" w:rsidR="00F32149" w:rsidRPr="00507B4F" w:rsidRDefault="00F32149" w:rsidP="00262E76">
            <w:pPr>
              <w:spacing w:line="276" w:lineRule="auto"/>
              <w:rPr>
                <w:rFonts w:ascii="Times New Roman" w:hAnsi="Times New Roman"/>
                <w:sz w:val="18"/>
                <w:szCs w:val="18"/>
                <w:lang w:eastAsia="zh-CN"/>
              </w:rPr>
            </w:pPr>
            <w:r w:rsidRPr="00507B4F">
              <w:rPr>
                <w:rFonts w:ascii="Times New Roman" w:hAnsi="Times New Roman"/>
                <w:sz w:val="18"/>
                <w:szCs w:val="18"/>
                <w:lang w:eastAsia="zh-CN"/>
              </w:rPr>
              <w:t>For early triggering of aperiodic CSI reporting and the associated CSI-RS for CSI when UE transition from IDLE/INACTIVE to CONNECTED mode, support Option-2 as follows:</w:t>
            </w:r>
          </w:p>
          <w:p w14:paraId="7328BB04" w14:textId="77777777" w:rsidR="00F32149" w:rsidRPr="00507B4F" w:rsidRDefault="00F32149" w:rsidP="00F32149">
            <w:pPr>
              <w:numPr>
                <w:ilvl w:val="0"/>
                <w:numId w:val="107"/>
              </w:numPr>
              <w:spacing w:line="276" w:lineRule="auto"/>
              <w:ind w:left="480" w:hanging="158"/>
              <w:contextualSpacing/>
              <w:rPr>
                <w:rFonts w:ascii="Times New Roman" w:hAnsi="Times New Roman"/>
                <w:sz w:val="18"/>
                <w:szCs w:val="18"/>
                <w:lang w:eastAsia="ko-KR"/>
              </w:rPr>
            </w:pPr>
            <w:r w:rsidRPr="00507B4F">
              <w:rPr>
                <w:rFonts w:ascii="Times New Roman" w:hAnsi="Times New Roman"/>
                <w:sz w:val="18"/>
                <w:szCs w:val="18"/>
                <w:lang w:eastAsia="ko-KR"/>
              </w:rPr>
              <w:t xml:space="preserve">In Step-1, </w:t>
            </w:r>
            <w:proofErr w:type="spellStart"/>
            <w:r w:rsidRPr="00507B4F">
              <w:rPr>
                <w:rFonts w:ascii="Times New Roman" w:hAnsi="Times New Roman"/>
                <w:sz w:val="18"/>
                <w:szCs w:val="18"/>
                <w:lang w:eastAsia="ko-KR"/>
              </w:rPr>
              <w:t>SIBx</w:t>
            </w:r>
            <w:proofErr w:type="spellEnd"/>
            <w:r w:rsidRPr="00507B4F">
              <w:rPr>
                <w:rFonts w:ascii="Times New Roman" w:hAnsi="Times New Roman"/>
                <w:sz w:val="18"/>
                <w:szCs w:val="18"/>
                <w:lang w:eastAsia="ko-KR"/>
              </w:rPr>
              <w:t xml:space="preserve"> provides one or multiple CSI report configurations based on one or multiple UE capability assumptions </w:t>
            </w:r>
          </w:p>
          <w:p w14:paraId="7C9B709A"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lang w:eastAsia="zh-CN"/>
              </w:rPr>
            </w:pPr>
            <w:r w:rsidRPr="00507B4F">
              <w:rPr>
                <w:rFonts w:ascii="Times New Roman" w:hAnsi="Times New Roman"/>
                <w:sz w:val="18"/>
                <w:szCs w:val="18"/>
                <w:lang w:eastAsia="zh-CN"/>
              </w:rPr>
              <w:t>Each CSI reporting configuration is associated with a CSI resource configuration for channel measurement.</w:t>
            </w:r>
          </w:p>
          <w:p w14:paraId="723BB05D" w14:textId="77777777" w:rsidR="00F32149" w:rsidRPr="00507B4F" w:rsidRDefault="00F32149" w:rsidP="00F32149">
            <w:pPr>
              <w:numPr>
                <w:ilvl w:val="2"/>
                <w:numId w:val="108"/>
              </w:numPr>
              <w:tabs>
                <w:tab w:val="left" w:pos="295"/>
              </w:tabs>
              <w:spacing w:line="276" w:lineRule="auto"/>
              <w:ind w:left="1531" w:hanging="340"/>
              <w:contextualSpacing/>
              <w:rPr>
                <w:rFonts w:ascii="Times New Roman" w:hAnsi="Times New Roman"/>
                <w:sz w:val="18"/>
                <w:szCs w:val="18"/>
                <w:lang w:eastAsia="zh-CN"/>
              </w:rPr>
            </w:pPr>
            <w:r w:rsidRPr="00507B4F">
              <w:rPr>
                <w:rFonts w:ascii="Times New Roman" w:hAnsi="Times New Roman"/>
                <w:sz w:val="18"/>
                <w:szCs w:val="18"/>
                <w:lang w:eastAsia="zh-CN"/>
              </w:rPr>
              <w:t>The CSI-RS resource set(s) in the CSI resource configuration for channel measurement is provided with a same number of CSI-RS ports</w:t>
            </w:r>
            <w:r w:rsidRPr="00507B4F">
              <w:rPr>
                <w:rFonts w:ascii="Times New Roman" w:hAnsi="Times New Roman"/>
                <w:strike/>
                <w:sz w:val="18"/>
                <w:szCs w:val="18"/>
                <w:lang w:eastAsia="zh-CN"/>
              </w:rPr>
              <w:t xml:space="preserve"> </w:t>
            </w:r>
          </w:p>
          <w:p w14:paraId="76E9D9B1"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lang w:eastAsia="zh-CN"/>
              </w:rPr>
            </w:pPr>
            <w:r w:rsidRPr="00507B4F">
              <w:rPr>
                <w:rFonts w:ascii="Times New Roman" w:hAnsi="Times New Roman"/>
                <w:sz w:val="18"/>
                <w:szCs w:val="18"/>
                <w:lang w:eastAsia="zh-CN"/>
              </w:rPr>
              <w:t>Each CSI reporting configuration is associated with a CSI resource configuration for CSI-IM based interference measurement.</w:t>
            </w:r>
          </w:p>
          <w:p w14:paraId="04514986"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lang w:eastAsia="zh-CN"/>
              </w:rPr>
            </w:pPr>
            <w:r w:rsidRPr="00507B4F">
              <w:rPr>
                <w:rFonts w:ascii="Times New Roman" w:hAnsi="Times New Roman"/>
                <w:sz w:val="18"/>
                <w:szCs w:val="18"/>
                <w:lang w:eastAsia="zh-CN"/>
              </w:rPr>
              <w:t xml:space="preserve">FFS: Support of NZP CSI-RS based interference measurement </w:t>
            </w:r>
          </w:p>
          <w:p w14:paraId="3D7E54A6"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lang w:eastAsia="zh-CN"/>
              </w:rPr>
            </w:pPr>
            <w:r w:rsidRPr="00507B4F">
              <w:rPr>
                <w:rFonts w:ascii="Times New Roman" w:hAnsi="Times New Roman"/>
                <w:sz w:val="18"/>
                <w:szCs w:val="18"/>
                <w:lang w:eastAsia="zh-CN"/>
              </w:rPr>
              <w:t>FFS: Information to be provided in a CSI report/resource configuration</w:t>
            </w:r>
          </w:p>
          <w:p w14:paraId="32823C46" w14:textId="77777777" w:rsidR="00F32149" w:rsidRPr="00507B4F" w:rsidRDefault="00F32149" w:rsidP="00F32149">
            <w:pPr>
              <w:numPr>
                <w:ilvl w:val="0"/>
                <w:numId w:val="107"/>
              </w:numPr>
              <w:spacing w:line="276" w:lineRule="auto"/>
              <w:ind w:left="480" w:hanging="158"/>
              <w:contextualSpacing/>
              <w:rPr>
                <w:rFonts w:ascii="Times New Roman" w:hAnsi="Times New Roman"/>
                <w:sz w:val="18"/>
                <w:szCs w:val="18"/>
                <w:lang w:eastAsia="ko-KR"/>
              </w:rPr>
            </w:pPr>
            <w:r w:rsidRPr="00507B4F">
              <w:rPr>
                <w:rFonts w:ascii="Times New Roman" w:hAnsi="Times New Roman"/>
                <w:sz w:val="18"/>
                <w:szCs w:val="18"/>
                <w:lang w:eastAsia="zh-CN"/>
              </w:rPr>
              <w:t xml:space="preserve">In Step-2, </w:t>
            </w:r>
            <w:r w:rsidRPr="00507B4F">
              <w:rPr>
                <w:rFonts w:ascii="Times New Roman" w:hAnsi="Times New Roman"/>
                <w:sz w:val="18"/>
                <w:szCs w:val="18"/>
                <w:lang w:eastAsia="ko-KR"/>
              </w:rPr>
              <w:t xml:space="preserve">UE reports through MSG3 which/whether the CSI report configuration(s) provided in </w:t>
            </w:r>
            <w:proofErr w:type="spellStart"/>
            <w:r w:rsidRPr="00507B4F">
              <w:rPr>
                <w:rFonts w:ascii="Times New Roman" w:hAnsi="Times New Roman"/>
                <w:sz w:val="18"/>
                <w:szCs w:val="18"/>
                <w:lang w:eastAsia="ko-KR"/>
              </w:rPr>
              <w:t>SIBx</w:t>
            </w:r>
            <w:proofErr w:type="spellEnd"/>
            <w:r w:rsidRPr="00507B4F">
              <w:rPr>
                <w:rFonts w:ascii="Times New Roman" w:hAnsi="Times New Roman"/>
                <w:sz w:val="18"/>
                <w:szCs w:val="18"/>
                <w:lang w:eastAsia="ko-KR"/>
              </w:rPr>
              <w:t xml:space="preserve"> is/are supported.</w:t>
            </w:r>
          </w:p>
          <w:p w14:paraId="494F0659" w14:textId="77777777" w:rsidR="00F32149" w:rsidRPr="00507B4F" w:rsidRDefault="00F32149" w:rsidP="00F32149">
            <w:pPr>
              <w:numPr>
                <w:ilvl w:val="1"/>
                <w:numId w:val="108"/>
              </w:numPr>
              <w:tabs>
                <w:tab w:val="left" w:pos="-415"/>
                <w:tab w:val="left" w:pos="153"/>
                <w:tab w:val="left" w:pos="1286"/>
              </w:tabs>
              <w:spacing w:line="276" w:lineRule="auto"/>
              <w:ind w:left="822" w:hanging="142"/>
              <w:contextualSpacing/>
              <w:rPr>
                <w:rFonts w:ascii="Times New Roman" w:hAnsi="Times New Roman"/>
                <w:sz w:val="18"/>
                <w:szCs w:val="18"/>
                <w:lang w:eastAsia="zh-CN"/>
              </w:rPr>
            </w:pPr>
            <w:r w:rsidRPr="00507B4F">
              <w:rPr>
                <w:rFonts w:ascii="Times New Roman" w:hAnsi="Times New Roman"/>
                <w:sz w:val="18"/>
                <w:szCs w:val="18"/>
                <w:lang w:eastAsia="zh-CN"/>
              </w:rPr>
              <w:t xml:space="preserve">FFS: How to report which/whether the CSI report configuration(s) provided in </w:t>
            </w:r>
            <w:proofErr w:type="spellStart"/>
            <w:r w:rsidRPr="00507B4F">
              <w:rPr>
                <w:rFonts w:ascii="Times New Roman" w:hAnsi="Times New Roman"/>
                <w:sz w:val="18"/>
                <w:szCs w:val="18"/>
                <w:lang w:eastAsia="zh-CN"/>
              </w:rPr>
              <w:t>SIBx</w:t>
            </w:r>
            <w:proofErr w:type="spellEnd"/>
            <w:r w:rsidRPr="00507B4F">
              <w:rPr>
                <w:rFonts w:ascii="Times New Roman" w:hAnsi="Times New Roman"/>
                <w:sz w:val="18"/>
                <w:szCs w:val="18"/>
                <w:lang w:eastAsia="zh-CN"/>
              </w:rPr>
              <w:t xml:space="preserve"> is/are supported.</w:t>
            </w:r>
          </w:p>
          <w:p w14:paraId="77B351A8" w14:textId="77777777" w:rsidR="00F32149" w:rsidRPr="00507B4F" w:rsidRDefault="00F32149" w:rsidP="00262E76">
            <w:pPr>
              <w:spacing w:line="276" w:lineRule="auto"/>
              <w:rPr>
                <w:rFonts w:ascii="Times New Roman" w:hAnsi="Times New Roman"/>
                <w:sz w:val="18"/>
                <w:szCs w:val="18"/>
              </w:rPr>
            </w:pPr>
          </w:p>
          <w:p w14:paraId="35508541" w14:textId="77777777" w:rsidR="00F32149" w:rsidRPr="00507B4F" w:rsidRDefault="00F32149" w:rsidP="00262E76">
            <w:pPr>
              <w:snapToGrid w:val="0"/>
              <w:spacing w:beforeLines="50" w:before="120" w:line="276" w:lineRule="auto"/>
              <w:rPr>
                <w:rFonts w:ascii="Times New Roman" w:hAnsi="Times New Roman"/>
                <w:sz w:val="18"/>
                <w:szCs w:val="18"/>
              </w:rPr>
            </w:pPr>
            <w:r w:rsidRPr="00507B4F">
              <w:rPr>
                <w:rFonts w:ascii="Times New Roman" w:hAnsi="Times New Roman"/>
                <w:b/>
                <w:bCs/>
                <w:sz w:val="18"/>
                <w:szCs w:val="18"/>
                <w:highlight w:val="green"/>
              </w:rPr>
              <w:t>Agreement</w:t>
            </w:r>
            <w:r w:rsidRPr="00507B4F">
              <w:rPr>
                <w:rFonts w:ascii="Times New Roman" w:hAnsi="Times New Roman"/>
                <w:sz w:val="18"/>
                <w:szCs w:val="18"/>
              </w:rPr>
              <w:t>:</w:t>
            </w:r>
          </w:p>
          <w:p w14:paraId="6D14E5C1" w14:textId="77777777" w:rsidR="00F32149" w:rsidRPr="00507B4F" w:rsidRDefault="00F32149" w:rsidP="00262E76">
            <w:pPr>
              <w:spacing w:line="276" w:lineRule="auto"/>
              <w:rPr>
                <w:rFonts w:ascii="Times New Roman" w:hAnsi="Times New Roman"/>
                <w:sz w:val="18"/>
                <w:szCs w:val="18"/>
              </w:rPr>
            </w:pPr>
            <w:r w:rsidRPr="00507B4F">
              <w:rPr>
                <w:rFonts w:ascii="Times New Roman" w:hAnsi="Times New Roman"/>
                <w:sz w:val="18"/>
                <w:szCs w:val="18"/>
              </w:rPr>
              <w:t>For early triggering of aperiodic TRS when UE transition from IDLE/INACTIVE to CONNECTED mode, support Option-1, i.e.,</w:t>
            </w:r>
          </w:p>
          <w:p w14:paraId="55BF0078" w14:textId="77777777" w:rsidR="00F32149" w:rsidRPr="00507B4F" w:rsidRDefault="00F32149" w:rsidP="00F32149">
            <w:pPr>
              <w:numPr>
                <w:ilvl w:val="0"/>
                <w:numId w:val="107"/>
              </w:numPr>
              <w:spacing w:line="276" w:lineRule="auto"/>
              <w:rPr>
                <w:rFonts w:ascii="Times New Roman" w:hAnsi="Times New Roman"/>
                <w:sz w:val="18"/>
                <w:szCs w:val="18"/>
              </w:rPr>
            </w:pPr>
            <w:r w:rsidRPr="00507B4F">
              <w:rPr>
                <w:rFonts w:ascii="Times New Roman" w:hAnsi="Times New Roman"/>
                <w:sz w:val="18"/>
                <w:szCs w:val="18"/>
              </w:rPr>
              <w:t xml:space="preserve">In Step-1, </w:t>
            </w:r>
            <w:proofErr w:type="spellStart"/>
            <w:r w:rsidRPr="00507B4F">
              <w:rPr>
                <w:rFonts w:ascii="Times New Roman" w:hAnsi="Times New Roman"/>
                <w:sz w:val="18"/>
                <w:szCs w:val="18"/>
              </w:rPr>
              <w:t>SIBx</w:t>
            </w:r>
            <w:proofErr w:type="spellEnd"/>
            <w:r w:rsidRPr="00507B4F">
              <w:rPr>
                <w:rFonts w:ascii="Times New Roman" w:hAnsi="Times New Roman"/>
                <w:sz w:val="18"/>
                <w:szCs w:val="18"/>
              </w:rPr>
              <w:t xml:space="preserve"> provides one CSI resource configuration for aperiodic TRS</w:t>
            </w:r>
          </w:p>
          <w:p w14:paraId="1B81D00A" w14:textId="77777777" w:rsidR="00F32149" w:rsidRPr="00507B4F" w:rsidRDefault="00F32149" w:rsidP="00F32149">
            <w:pPr>
              <w:numPr>
                <w:ilvl w:val="1"/>
                <w:numId w:val="108"/>
              </w:numPr>
              <w:tabs>
                <w:tab w:val="clear" w:pos="0"/>
              </w:tabs>
              <w:spacing w:line="276" w:lineRule="auto"/>
              <w:rPr>
                <w:rFonts w:ascii="Times New Roman" w:hAnsi="Times New Roman"/>
                <w:sz w:val="18"/>
                <w:szCs w:val="18"/>
              </w:rPr>
            </w:pPr>
            <w:r w:rsidRPr="00507B4F">
              <w:rPr>
                <w:rFonts w:ascii="Times New Roman" w:hAnsi="Times New Roman"/>
                <w:sz w:val="18"/>
                <w:szCs w:val="18"/>
              </w:rPr>
              <w:t>FFS: Whether to support more than one TRS resource sets provided in one CSI resource configuration (e.g., TRS resource sets can be provided with different triggering offsets, numbers of TRS bursts and/or gap between TRS bursts, etc)</w:t>
            </w:r>
          </w:p>
          <w:p w14:paraId="5E16DE4E" w14:textId="77777777" w:rsidR="00F32149" w:rsidRPr="00507B4F" w:rsidRDefault="00F32149" w:rsidP="00F32149">
            <w:pPr>
              <w:numPr>
                <w:ilvl w:val="0"/>
                <w:numId w:val="107"/>
              </w:numPr>
              <w:spacing w:line="276" w:lineRule="auto"/>
              <w:rPr>
                <w:rFonts w:ascii="Times New Roman" w:hAnsi="Times New Roman"/>
                <w:sz w:val="18"/>
                <w:szCs w:val="18"/>
              </w:rPr>
            </w:pPr>
            <w:r w:rsidRPr="00507B4F">
              <w:rPr>
                <w:rFonts w:ascii="Times New Roman" w:hAnsi="Times New Roman"/>
                <w:sz w:val="18"/>
                <w:szCs w:val="18"/>
              </w:rPr>
              <w:t xml:space="preserve">In Step-2, UE reports through MSG3 whether the CSI resource configuration for aperiodic TRS provided in </w:t>
            </w:r>
            <w:proofErr w:type="spellStart"/>
            <w:r w:rsidRPr="00507B4F">
              <w:rPr>
                <w:rFonts w:ascii="Times New Roman" w:hAnsi="Times New Roman"/>
                <w:sz w:val="18"/>
                <w:szCs w:val="18"/>
              </w:rPr>
              <w:t>SIBx</w:t>
            </w:r>
            <w:proofErr w:type="spellEnd"/>
            <w:r w:rsidRPr="00507B4F">
              <w:rPr>
                <w:rFonts w:ascii="Times New Roman" w:hAnsi="Times New Roman"/>
                <w:sz w:val="18"/>
                <w:szCs w:val="18"/>
              </w:rPr>
              <w:t xml:space="preserve"> is supported.</w:t>
            </w:r>
          </w:p>
          <w:p w14:paraId="2E5B4BE6" w14:textId="77777777" w:rsidR="00F32149" w:rsidRPr="00507B4F" w:rsidRDefault="00F32149" w:rsidP="00F32149">
            <w:pPr>
              <w:numPr>
                <w:ilvl w:val="1"/>
                <w:numId w:val="107"/>
              </w:numPr>
              <w:spacing w:line="276" w:lineRule="auto"/>
              <w:rPr>
                <w:rFonts w:ascii="Times New Roman" w:hAnsi="Times New Roman"/>
                <w:sz w:val="18"/>
                <w:szCs w:val="18"/>
              </w:rPr>
            </w:pPr>
            <w:r w:rsidRPr="00507B4F">
              <w:rPr>
                <w:rFonts w:ascii="Times New Roman" w:hAnsi="Times New Roman"/>
                <w:sz w:val="18"/>
                <w:szCs w:val="18"/>
              </w:rPr>
              <w:t xml:space="preserve">FFS: Whether/How UE additionally reports via MSG3 the number of TRS bursts that the UE needs </w:t>
            </w:r>
          </w:p>
          <w:p w14:paraId="7F7B902A" w14:textId="77777777" w:rsidR="00F32149" w:rsidRPr="00507B4F" w:rsidRDefault="00F32149" w:rsidP="00262E76">
            <w:pPr>
              <w:spacing w:line="276" w:lineRule="auto"/>
              <w:rPr>
                <w:rFonts w:ascii="Times New Roman" w:hAnsi="Times New Roman"/>
                <w:sz w:val="18"/>
                <w:szCs w:val="18"/>
              </w:rPr>
            </w:pPr>
          </w:p>
        </w:tc>
      </w:tr>
    </w:tbl>
    <w:p w14:paraId="10FB3F95" w14:textId="77777777" w:rsidR="00F32149" w:rsidRPr="00507B4F" w:rsidRDefault="00F32149" w:rsidP="00F32149">
      <w:pPr>
        <w:numPr>
          <w:ilvl w:val="0"/>
          <w:numId w:val="107"/>
        </w:numPr>
        <w:spacing w:line="276" w:lineRule="auto"/>
        <w:ind w:left="480" w:hanging="158"/>
        <w:contextualSpacing/>
        <w:jc w:val="both"/>
        <w:rPr>
          <w:rFonts w:ascii="Times New Roman" w:hAnsi="Times New Roman"/>
          <w:bCs/>
          <w:sz w:val="18"/>
          <w:szCs w:val="18"/>
        </w:rPr>
      </w:pPr>
      <w:r w:rsidRPr="00E34E53">
        <w:rPr>
          <w:rFonts w:ascii="Times New Roman" w:hAnsi="Times New Roman"/>
          <w:bCs/>
          <w:sz w:val="18"/>
          <w:szCs w:val="18"/>
          <w:highlight w:val="yellow"/>
        </w:rPr>
        <w:t>Send a LS to RAN2 to inform the above</w:t>
      </w:r>
    </w:p>
    <w:p w14:paraId="11C2E4D7" w14:textId="77777777" w:rsidR="00F32149" w:rsidRDefault="00F32149" w:rsidP="00F32149">
      <w:pPr>
        <w:spacing w:line="276" w:lineRule="auto"/>
        <w:jc w:val="both"/>
        <w:rPr>
          <w:rFonts w:ascii="Times New Roman" w:hAnsi="Times New Roman"/>
          <w:b/>
          <w:bCs/>
          <w:sz w:val="18"/>
          <w:szCs w:val="18"/>
          <w:highlight w:val="yellow"/>
        </w:rPr>
      </w:pPr>
    </w:p>
    <w:p w14:paraId="7CD1B7EF" w14:textId="77777777" w:rsidR="00F32149" w:rsidRDefault="00F32149" w:rsidP="00F32149">
      <w:pPr>
        <w:spacing w:line="276" w:lineRule="auto"/>
        <w:jc w:val="both"/>
        <w:rPr>
          <w:rFonts w:ascii="Times New Roman" w:hAnsi="Times New Roman"/>
          <w:b/>
          <w:bCs/>
          <w:sz w:val="18"/>
          <w:szCs w:val="18"/>
          <w:highlight w:val="yellow"/>
        </w:rPr>
      </w:pPr>
    </w:p>
    <w:p w14:paraId="148A55FF" w14:textId="77777777" w:rsidR="00F32149" w:rsidRPr="00E34E53" w:rsidRDefault="00F32149" w:rsidP="00F32149">
      <w:pPr>
        <w:spacing w:line="276" w:lineRule="auto"/>
        <w:jc w:val="both"/>
        <w:rPr>
          <w:rFonts w:ascii="Times New Roman" w:hAnsi="Times New Roman"/>
          <w:b/>
          <w:bCs/>
          <w:szCs w:val="20"/>
          <w:highlight w:val="green"/>
        </w:rPr>
      </w:pPr>
      <w:r w:rsidRPr="00E34E53">
        <w:rPr>
          <w:rFonts w:ascii="Times New Roman" w:hAnsi="Times New Roman"/>
          <w:b/>
          <w:bCs/>
          <w:szCs w:val="20"/>
          <w:highlight w:val="green"/>
        </w:rPr>
        <w:t>Agreement:</w:t>
      </w:r>
    </w:p>
    <w:p w14:paraId="1A11C904" w14:textId="77777777" w:rsidR="00F32149" w:rsidRPr="00E34E53" w:rsidRDefault="00F32149" w:rsidP="00F32149">
      <w:pPr>
        <w:spacing w:line="276" w:lineRule="auto"/>
        <w:contextualSpacing/>
        <w:jc w:val="both"/>
        <w:rPr>
          <w:rFonts w:ascii="Times New Roman" w:hAnsi="Times New Roman"/>
          <w:szCs w:val="20"/>
        </w:rPr>
      </w:pPr>
      <w:r w:rsidRPr="00E34E53">
        <w:rPr>
          <w:rFonts w:ascii="Times New Roman" w:hAnsi="Times New Roman"/>
          <w:szCs w:val="20"/>
        </w:rPr>
        <w:t xml:space="preserve">For CSI-RS frequency-domain density = 1/8, confirm the following working assumption made in RAN1#123: </w:t>
      </w:r>
    </w:p>
    <w:p w14:paraId="37596CD4" w14:textId="77777777" w:rsidR="00F32149" w:rsidRPr="00E34E53" w:rsidRDefault="00F32149" w:rsidP="00F32149">
      <w:pPr>
        <w:numPr>
          <w:ilvl w:val="0"/>
          <w:numId w:val="107"/>
        </w:numPr>
        <w:spacing w:line="276" w:lineRule="auto"/>
        <w:ind w:hanging="168"/>
        <w:contextualSpacing/>
        <w:rPr>
          <w:rFonts w:ascii="Times New Roman" w:hAnsi="Times New Roman"/>
          <w:bCs/>
          <w:szCs w:val="20"/>
          <w:lang w:eastAsia="zh-CN"/>
        </w:rPr>
      </w:pPr>
      <w:r w:rsidRPr="00E34E53">
        <w:rPr>
          <w:rFonts w:ascii="Times New Roman" w:hAnsi="Times New Roman"/>
          <w:bCs/>
          <w:szCs w:val="20"/>
          <w:highlight w:val="darkYellow"/>
          <w:lang w:eastAsia="zh-CN"/>
        </w:rPr>
        <w:t>Working assumption</w:t>
      </w:r>
      <w:r w:rsidRPr="00E34E53">
        <w:rPr>
          <w:rFonts w:ascii="Times New Roman" w:hAnsi="Times New Roman"/>
          <w:bCs/>
          <w:szCs w:val="20"/>
          <w:lang w:eastAsia="zh-CN"/>
        </w:rPr>
        <w:t xml:space="preserve">: </w:t>
      </w:r>
    </w:p>
    <w:p w14:paraId="7CB0DAB4" w14:textId="77777777" w:rsidR="00F32149" w:rsidRPr="00E34E53" w:rsidRDefault="00F32149" w:rsidP="00F32149">
      <w:pPr>
        <w:numPr>
          <w:ilvl w:val="1"/>
          <w:numId w:val="107"/>
        </w:numPr>
        <w:spacing w:line="276" w:lineRule="auto"/>
        <w:contextualSpacing/>
        <w:rPr>
          <w:rFonts w:ascii="Times New Roman" w:hAnsi="Times New Roman"/>
          <w:bCs/>
          <w:szCs w:val="20"/>
          <w:lang w:eastAsia="zh-CN"/>
        </w:rPr>
      </w:pPr>
      <w:r w:rsidRPr="00E34E53">
        <w:rPr>
          <w:rFonts w:ascii="Times New Roman" w:hAnsi="Times New Roman"/>
          <w:bCs/>
          <w:szCs w:val="20"/>
          <w:lang w:eastAsia="zh-CN"/>
        </w:rPr>
        <w:t>K=2 24-port NZP CSI-RS resources in a resource set aggregating 48 CSI-RS ports</w:t>
      </w:r>
    </w:p>
    <w:p w14:paraId="27C3157E" w14:textId="77777777" w:rsidR="00F32149" w:rsidRPr="00E34E53" w:rsidRDefault="00F32149" w:rsidP="00F32149">
      <w:pPr>
        <w:tabs>
          <w:tab w:val="left" w:pos="1286"/>
        </w:tabs>
        <w:spacing w:beforeLines="50" w:before="120" w:line="276" w:lineRule="auto"/>
        <w:contextualSpacing/>
        <w:jc w:val="both"/>
        <w:rPr>
          <w:rFonts w:ascii="Times New Roman" w:hAnsi="Times New Roman"/>
          <w:b/>
          <w:bCs/>
          <w:szCs w:val="20"/>
          <w:highlight w:val="yellow"/>
        </w:rPr>
      </w:pPr>
    </w:p>
    <w:p w14:paraId="021C3E0C" w14:textId="77777777" w:rsidR="00F32149" w:rsidRPr="00E34E53" w:rsidRDefault="00F32149" w:rsidP="00F32149">
      <w:pPr>
        <w:spacing w:beforeLines="50" w:before="120" w:afterLines="50" w:after="120" w:line="276" w:lineRule="auto"/>
        <w:contextualSpacing/>
        <w:rPr>
          <w:rFonts w:ascii="Times New Roman" w:hAnsi="Times New Roman"/>
          <w:bCs/>
          <w:i/>
          <w:iCs/>
          <w:color w:val="0000FF"/>
          <w:szCs w:val="20"/>
        </w:rPr>
      </w:pPr>
      <w:r w:rsidRPr="00E34E53">
        <w:rPr>
          <w:rFonts w:ascii="Times New Roman" w:hAnsi="Times New Roman"/>
          <w:b/>
          <w:bCs/>
          <w:color w:val="000000" w:themeColor="text1"/>
          <w:szCs w:val="20"/>
          <w:highlight w:val="green"/>
        </w:rPr>
        <w:t>Agreement:</w:t>
      </w:r>
    </w:p>
    <w:p w14:paraId="1084F97A" w14:textId="77777777" w:rsidR="00F32149" w:rsidRPr="00E34E53" w:rsidRDefault="00F32149" w:rsidP="00F32149">
      <w:pPr>
        <w:spacing w:beforeLines="50" w:before="120" w:afterLines="50" w:after="120" w:line="276" w:lineRule="auto"/>
        <w:contextualSpacing/>
        <w:rPr>
          <w:rFonts w:ascii="Times New Roman" w:hAnsi="Times New Roman"/>
          <w:color w:val="000000" w:themeColor="text1"/>
          <w:szCs w:val="20"/>
        </w:rPr>
      </w:pPr>
      <w:r w:rsidRPr="00E34E53">
        <w:rPr>
          <w:rFonts w:ascii="Times New Roman" w:hAnsi="Times New Roman"/>
          <w:color w:val="000000" w:themeColor="text1"/>
          <w:szCs w:val="20"/>
        </w:rPr>
        <w:t>For aperiodic CSI reporting associated with aperiodic CSI-RS triggered by MAC-CE in MSG4 when UE transition from IDLE/INACTIVE to CONNECTED mode, support the followings to define the corresponding timeline for UE CSI computation:</w:t>
      </w:r>
    </w:p>
    <w:p w14:paraId="586369C1"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szCs w:val="20"/>
          <w:lang w:eastAsia="ko-KR"/>
        </w:rPr>
      </w:pPr>
      <w:r w:rsidRPr="00E34E53">
        <w:rPr>
          <w:rFonts w:ascii="Times New Roman" w:hAnsi="Times New Roman"/>
          <w:szCs w:val="20"/>
          <w:lang w:eastAsia="ko-KR"/>
        </w:rPr>
        <w:t xml:space="preserve">The duration between </w:t>
      </w:r>
      <w:r w:rsidRPr="00E34E53">
        <w:rPr>
          <w:rFonts w:ascii="Times New Roman" w:hAnsi="Times New Roman"/>
          <w:szCs w:val="20"/>
        </w:rPr>
        <w:t>the starting symbol</w:t>
      </w:r>
      <w:r w:rsidRPr="00E34E53">
        <w:rPr>
          <w:rFonts w:ascii="Times New Roman" w:hAnsi="Times New Roman"/>
          <w:szCs w:val="20"/>
          <w:lang w:eastAsia="ko-KR"/>
        </w:rPr>
        <w:t xml:space="preserve"> and the first symbol of PUSCH carrying the aperiodic CSI report should satisfy the legacy CSI computation </w:t>
      </w:r>
      <m:oMath>
        <m:sSub>
          <m:sSubPr>
            <m:ctrlPr>
              <w:rPr>
                <w:rFonts w:ascii="Cambria Math" w:hAnsi="Cambria Math"/>
                <w:i/>
                <w:szCs w:val="20"/>
                <w:lang w:eastAsia="ko-KR"/>
              </w:rPr>
            </m:ctrlPr>
          </m:sSubPr>
          <m:e>
            <m:r>
              <w:rPr>
                <w:rFonts w:ascii="Cambria Math" w:hAnsi="Cambria Math"/>
                <w:szCs w:val="20"/>
                <w:lang w:eastAsia="ko-KR"/>
              </w:rPr>
              <m:t>Z</m:t>
            </m:r>
          </m:e>
          <m:sub>
            <m:r>
              <w:rPr>
                <w:rFonts w:ascii="Cambria Math" w:hAnsi="Cambria Math"/>
                <w:szCs w:val="20"/>
                <w:lang w:eastAsia="ko-KR"/>
              </w:rPr>
              <m:t>2</m:t>
            </m:r>
          </m:sub>
        </m:sSub>
      </m:oMath>
      <w:r w:rsidRPr="00E34E53">
        <w:rPr>
          <w:rFonts w:ascii="Times New Roman" w:hAnsi="Times New Roman"/>
          <w:szCs w:val="20"/>
          <w:lang w:eastAsia="ko-KR"/>
        </w:rPr>
        <w:t xml:space="preserve"> delay requirement. </w:t>
      </w:r>
    </w:p>
    <w:p w14:paraId="78DCF6F0" w14:textId="77777777" w:rsidR="00F32149" w:rsidRPr="00E34E53" w:rsidRDefault="00F32149" w:rsidP="00F32149">
      <w:pPr>
        <w:numPr>
          <w:ilvl w:val="1"/>
          <w:numId w:val="108"/>
        </w:numPr>
        <w:tabs>
          <w:tab w:val="clear" w:pos="0"/>
          <w:tab w:val="left" w:pos="1286"/>
        </w:tabs>
        <w:spacing w:line="276" w:lineRule="auto"/>
        <w:ind w:left="794" w:hanging="170"/>
        <w:contextualSpacing/>
        <w:jc w:val="both"/>
        <w:rPr>
          <w:rFonts w:ascii="Times New Roman" w:hAnsi="Times New Roman"/>
          <w:szCs w:val="20"/>
        </w:rPr>
      </w:pPr>
      <w:r w:rsidRPr="00E34E53">
        <w:rPr>
          <w:rFonts w:ascii="Times New Roman" w:hAnsi="Times New Roman"/>
          <w:szCs w:val="20"/>
        </w:rPr>
        <w:t>The starting symbol is the first symbol of the first slot that is 3ms after UE transmits HARQ-ACK for the MSG4 PDSCH carrying the MAC-CE.</w:t>
      </w:r>
    </w:p>
    <w:p w14:paraId="70E0528C" w14:textId="492BABC9" w:rsidR="00F32149" w:rsidRPr="005D5F7C" w:rsidRDefault="00F32149" w:rsidP="00F32149">
      <w:pPr>
        <w:numPr>
          <w:ilvl w:val="0"/>
          <w:numId w:val="107"/>
        </w:numPr>
        <w:spacing w:line="276" w:lineRule="auto"/>
        <w:ind w:left="480" w:hanging="158"/>
        <w:contextualSpacing/>
        <w:jc w:val="both"/>
        <w:rPr>
          <w:rFonts w:ascii="Times New Roman" w:hAnsi="Times New Roman"/>
          <w:color w:val="000000" w:themeColor="text1"/>
          <w:szCs w:val="20"/>
          <w:lang w:eastAsia="ko-KR"/>
        </w:rPr>
      </w:pPr>
      <w:r w:rsidRPr="00E34E53">
        <w:rPr>
          <w:rFonts w:ascii="Times New Roman" w:hAnsi="Times New Roman"/>
          <w:szCs w:val="20"/>
          <w:lang w:eastAsia="ko-KR"/>
        </w:rPr>
        <w:t xml:space="preserve">The duration between the last symbol among the associated CSI-RS resource(s) for channel and associated CSI-IM resource for interference measurement and the first symbol of PUSCH carrying the aperiodic CSI report should satisfy the legacy CSI computation </w:t>
      </w:r>
      <m:oMath>
        <m:sSubSup>
          <m:sSubSupPr>
            <m:ctrlPr>
              <w:rPr>
                <w:rFonts w:ascii="Cambria Math" w:hAnsi="Cambria Math"/>
                <w:i/>
                <w:szCs w:val="20"/>
                <w:lang w:eastAsia="ko-KR"/>
              </w:rPr>
            </m:ctrlPr>
          </m:sSubSupPr>
          <m:e>
            <m:r>
              <w:rPr>
                <w:rFonts w:ascii="Cambria Math" w:hAnsi="Cambria Math"/>
                <w:szCs w:val="20"/>
                <w:lang w:eastAsia="ko-KR"/>
              </w:rPr>
              <m:t>Z</m:t>
            </m:r>
          </m:e>
          <m:sub>
            <m:r>
              <w:rPr>
                <w:rFonts w:ascii="Cambria Math" w:hAnsi="Cambria Math"/>
                <w:szCs w:val="20"/>
                <w:lang w:eastAsia="ko-KR"/>
              </w:rPr>
              <m:t>2</m:t>
            </m:r>
          </m:sub>
          <m:sup>
            <m:r>
              <w:rPr>
                <w:rFonts w:ascii="Cambria Math" w:hAnsi="Cambria Math"/>
                <w:szCs w:val="20"/>
                <w:lang w:eastAsia="ko-KR"/>
              </w:rPr>
              <m:t>'</m:t>
            </m:r>
          </m:sup>
        </m:sSubSup>
      </m:oMath>
      <w:r w:rsidRPr="00E34E53">
        <w:rPr>
          <w:rFonts w:ascii="Times New Roman" w:hAnsi="Times New Roman"/>
          <w:szCs w:val="20"/>
          <w:lang w:eastAsia="ko-KR"/>
        </w:rPr>
        <w:t xml:space="preserve"> delay requirement</w:t>
      </w:r>
      <w:r w:rsidRPr="00E34E53">
        <w:rPr>
          <w:rFonts w:ascii="Times New Roman" w:hAnsi="Times New Roman"/>
          <w:color w:val="000000" w:themeColor="text1"/>
          <w:szCs w:val="20"/>
          <w:lang w:eastAsia="ko-KR"/>
        </w:rPr>
        <w:t>.</w:t>
      </w:r>
    </w:p>
    <w:p w14:paraId="68CBBAB8" w14:textId="77777777" w:rsidR="00F32149" w:rsidRDefault="00F32149" w:rsidP="00F32149">
      <w:pPr>
        <w:spacing w:line="276" w:lineRule="auto"/>
        <w:contextualSpacing/>
        <w:jc w:val="both"/>
        <w:rPr>
          <w:rFonts w:ascii="Times New Roman" w:hAnsi="Times New Roman"/>
          <w:sz w:val="18"/>
          <w:szCs w:val="18"/>
          <w:lang w:eastAsia="ko-KR"/>
        </w:rPr>
      </w:pPr>
    </w:p>
    <w:p w14:paraId="6AC71A67" w14:textId="37614DB5" w:rsidR="00F32149" w:rsidRPr="00E34E53" w:rsidRDefault="00C62C50" w:rsidP="00F32149">
      <w:pPr>
        <w:rPr>
          <w:rFonts w:ascii="Times New Roman" w:hAnsi="Times New Roman"/>
          <w:b/>
          <w:bCs/>
        </w:rPr>
      </w:pPr>
      <w:hyperlink r:id="rId382" w:history="1">
        <w:r w:rsidRPr="00E34E53">
          <w:rPr>
            <w:rStyle w:val="Hyperlink"/>
            <w:rFonts w:ascii="Times New Roman" w:eastAsia="Times New Roman" w:hAnsi="Times New Roman"/>
            <w:b/>
            <w:bCs/>
          </w:rPr>
          <w:t>R1-2606467</w:t>
        </w:r>
      </w:hyperlink>
      <w:r w:rsidR="00F32149" w:rsidRPr="00E34E53">
        <w:rPr>
          <w:rFonts w:ascii="Times New Roman" w:eastAsia="Times New Roman" w:hAnsi="Times New Roman"/>
          <w:b/>
          <w:bCs/>
        </w:rPr>
        <w:tab/>
        <w:t>Moderator summary on enhancing DL CSI acquisition (Round 3)</w:t>
      </w:r>
      <w:r w:rsidR="00F32149" w:rsidRPr="00E34E53">
        <w:rPr>
          <w:rFonts w:ascii="Times New Roman" w:eastAsia="Times New Roman" w:hAnsi="Times New Roman"/>
          <w:b/>
          <w:bCs/>
        </w:rPr>
        <w:tab/>
        <w:t>Moderator (MediaTek Inc.)</w:t>
      </w:r>
    </w:p>
    <w:p w14:paraId="734CE165" w14:textId="77777777" w:rsidR="00F32149" w:rsidRDefault="00F32149" w:rsidP="00F32149">
      <w:pPr>
        <w:spacing w:line="276" w:lineRule="auto"/>
        <w:contextualSpacing/>
        <w:jc w:val="both"/>
        <w:rPr>
          <w:rFonts w:ascii="Times New Roman" w:hAnsi="Times New Roman"/>
          <w:sz w:val="18"/>
          <w:szCs w:val="18"/>
          <w:lang w:eastAsia="ko-KR"/>
        </w:rPr>
      </w:pPr>
    </w:p>
    <w:p w14:paraId="676FC2D2" w14:textId="77777777" w:rsidR="00F32149" w:rsidRDefault="00F32149" w:rsidP="00F32149">
      <w:pPr>
        <w:spacing w:line="276" w:lineRule="auto"/>
        <w:contextualSpacing/>
        <w:jc w:val="both"/>
        <w:rPr>
          <w:rFonts w:ascii="Times New Roman" w:hAnsi="Times New Roman"/>
          <w:sz w:val="18"/>
          <w:szCs w:val="18"/>
          <w:lang w:eastAsia="ko-KR"/>
        </w:rPr>
      </w:pPr>
    </w:p>
    <w:p w14:paraId="4591D81E" w14:textId="77777777" w:rsidR="00F32149" w:rsidRPr="00E34E53" w:rsidRDefault="00F32149" w:rsidP="00F32149">
      <w:pPr>
        <w:tabs>
          <w:tab w:val="left" w:pos="1286"/>
        </w:tabs>
        <w:spacing w:beforeLines="50" w:before="120" w:line="276" w:lineRule="auto"/>
        <w:contextualSpacing/>
        <w:jc w:val="both"/>
        <w:rPr>
          <w:rFonts w:ascii="Times New Roman" w:hAnsi="Times New Roman"/>
          <w:b/>
          <w:bCs/>
          <w:szCs w:val="20"/>
          <w:highlight w:val="green"/>
        </w:rPr>
      </w:pPr>
      <w:r w:rsidRPr="00E34E53">
        <w:rPr>
          <w:rFonts w:ascii="Times New Roman" w:hAnsi="Times New Roman"/>
          <w:b/>
          <w:bCs/>
          <w:szCs w:val="20"/>
          <w:highlight w:val="green"/>
        </w:rPr>
        <w:t>Agreement:</w:t>
      </w:r>
    </w:p>
    <w:p w14:paraId="071CCAF9" w14:textId="77777777" w:rsidR="00F32149" w:rsidRPr="00E34E53" w:rsidRDefault="00F32149" w:rsidP="00F32149">
      <w:pPr>
        <w:spacing w:line="276" w:lineRule="auto"/>
        <w:contextualSpacing/>
        <w:jc w:val="both"/>
        <w:rPr>
          <w:rFonts w:ascii="Times New Roman" w:hAnsi="Times New Roman"/>
          <w:szCs w:val="20"/>
        </w:rPr>
      </w:pPr>
      <w:r w:rsidRPr="00E34E53">
        <w:rPr>
          <w:rFonts w:ascii="Times New Roman" w:eastAsia="SimSun" w:hAnsi="Times New Roman"/>
          <w:szCs w:val="20"/>
          <w:lang w:eastAsia="zh-CN"/>
        </w:rPr>
        <w:t xml:space="preserve">On how to indicate the slot offset of MSG4-scheduled PUSCH for aperiodic CSI reporting when UE transition from IDLE/INACTIVE to CONNECTED mode, </w:t>
      </w:r>
      <w:r w:rsidRPr="00E34E53">
        <w:rPr>
          <w:rFonts w:ascii="Times New Roman" w:hAnsi="Times New Roman"/>
          <w:szCs w:val="20"/>
        </w:rPr>
        <w:t>support Alt-1, i.e.,</w:t>
      </w:r>
    </w:p>
    <w:p w14:paraId="76A35E49"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szCs w:val="20"/>
          <w:lang w:eastAsia="ko-KR"/>
        </w:rPr>
      </w:pPr>
      <w:r w:rsidRPr="00E34E53">
        <w:rPr>
          <w:rFonts w:ascii="Times New Roman" w:hAnsi="Times New Roman"/>
          <w:szCs w:val="20"/>
          <w:lang w:eastAsia="ko-KR"/>
        </w:rPr>
        <w:t>Alt</w:t>
      </w:r>
      <w:r w:rsidRPr="00E34E53">
        <w:rPr>
          <w:rFonts w:ascii="Times New Roman" w:hAnsi="Times New Roman"/>
          <w:szCs w:val="20"/>
        </w:rPr>
        <w:t>-</w:t>
      </w:r>
      <w:r w:rsidRPr="00E34E53">
        <w:rPr>
          <w:rFonts w:ascii="Times New Roman" w:hAnsi="Times New Roman"/>
          <w:szCs w:val="20"/>
          <w:lang w:eastAsia="ko-KR"/>
        </w:rPr>
        <w:t xml:space="preserve">1: A separate field </w:t>
      </w:r>
      <w:r w:rsidRPr="00E34E53">
        <w:rPr>
          <w:rFonts w:ascii="Times New Roman" w:hAnsi="Times New Roman"/>
          <w:szCs w:val="20"/>
        </w:rPr>
        <w:t>in</w:t>
      </w:r>
      <w:r w:rsidRPr="00E34E53">
        <w:rPr>
          <w:rFonts w:ascii="Times New Roman" w:hAnsi="Times New Roman"/>
          <w:szCs w:val="20"/>
          <w:lang w:eastAsia="ko-KR"/>
        </w:rPr>
        <w:t xml:space="preserve"> the MAC-CE indicate</w:t>
      </w:r>
      <w:r w:rsidRPr="00E34E53">
        <w:rPr>
          <w:rFonts w:ascii="Times New Roman" w:hAnsi="Times New Roman"/>
          <w:szCs w:val="20"/>
        </w:rPr>
        <w:t>s</w:t>
      </w:r>
      <w:r w:rsidRPr="00E34E53">
        <w:rPr>
          <w:rFonts w:ascii="Times New Roman" w:hAnsi="Times New Roman"/>
          <w:szCs w:val="20"/>
          <w:lang w:eastAsia="ko-KR"/>
        </w:rPr>
        <w:t xml:space="preserve"> the slot offset for MSG4-scheduled PUSCH, and UE ignores the K2 indicated by PUSCH TDRA field in UL grant content. </w:t>
      </w:r>
    </w:p>
    <w:p w14:paraId="746520AF" w14:textId="77777777" w:rsidR="00F32149" w:rsidRPr="00E34E53" w:rsidRDefault="00F32149" w:rsidP="00F32149">
      <w:pPr>
        <w:numPr>
          <w:ilvl w:val="0"/>
          <w:numId w:val="107"/>
        </w:numPr>
        <w:spacing w:line="276" w:lineRule="auto"/>
        <w:ind w:left="480" w:hanging="158"/>
        <w:contextualSpacing/>
        <w:jc w:val="both"/>
        <w:rPr>
          <w:rFonts w:ascii="Times New Roman" w:hAnsi="Times New Roman"/>
          <w:szCs w:val="20"/>
          <w:lang w:eastAsia="ko-KR"/>
        </w:rPr>
      </w:pPr>
      <w:r w:rsidRPr="00E34E53">
        <w:rPr>
          <w:rFonts w:ascii="Times New Roman" w:hAnsi="Times New Roman"/>
          <w:szCs w:val="20"/>
          <w:lang w:eastAsia="ko-KR"/>
        </w:rPr>
        <w:lastRenderedPageBreak/>
        <w:t>Note: The new field has the same functionality as K2 obtained from TDRA field.</w:t>
      </w:r>
    </w:p>
    <w:p w14:paraId="66A3D7AD" w14:textId="77777777" w:rsidR="00F32149" w:rsidRDefault="00F32149" w:rsidP="00F32149">
      <w:pPr>
        <w:rPr>
          <w:rFonts w:eastAsia="DengXian"/>
          <w:i/>
          <w:iCs/>
          <w:lang w:eastAsia="zh-CN"/>
        </w:rPr>
      </w:pPr>
    </w:p>
    <w:p w14:paraId="3695FCA9" w14:textId="77777777" w:rsidR="00F32149" w:rsidRPr="002F38B1" w:rsidRDefault="00F32149" w:rsidP="00F32149">
      <w:pPr>
        <w:rPr>
          <w:rFonts w:eastAsia="DengXian"/>
          <w:b/>
          <w:i/>
          <w:iCs/>
          <w:u w:val="single"/>
          <w:lang w:val="en-US" w:eastAsia="zh-CN"/>
        </w:rPr>
      </w:pPr>
      <w:r w:rsidRPr="002F38B1">
        <w:rPr>
          <w:rFonts w:eastAsia="DengXian"/>
          <w:b/>
          <w:i/>
          <w:iCs/>
          <w:u w:val="single"/>
          <w:lang w:val="en-US" w:eastAsia="zh-CN"/>
        </w:rPr>
        <w:t>Improvement of SRS capacity and coverage</w:t>
      </w:r>
    </w:p>
    <w:p w14:paraId="330AC00E" w14:textId="77777777" w:rsidR="00F32149" w:rsidRDefault="00F32149" w:rsidP="00F32149">
      <w:pPr>
        <w:rPr>
          <w:rFonts w:eastAsia="DengXian"/>
          <w:i/>
          <w:iCs/>
          <w:lang w:val="en-US" w:eastAsia="zh-CN"/>
        </w:rPr>
      </w:pPr>
    </w:p>
    <w:p w14:paraId="3E7698B3" w14:textId="73038AA4" w:rsidR="00F32149" w:rsidRPr="00E34E53" w:rsidRDefault="00C62C50" w:rsidP="00F32149">
      <w:pPr>
        <w:rPr>
          <w:rFonts w:ascii="Times New Roman" w:hAnsi="Times New Roman"/>
          <w:b/>
          <w:bCs/>
        </w:rPr>
      </w:pPr>
      <w:hyperlink r:id="rId383" w:history="1">
        <w:r w:rsidRPr="00E34E53">
          <w:rPr>
            <w:rStyle w:val="Hyperlink"/>
            <w:rFonts w:ascii="Times New Roman" w:eastAsia="Times New Roman" w:hAnsi="Times New Roman"/>
            <w:b/>
            <w:bCs/>
          </w:rPr>
          <w:t>R1-2605711</w:t>
        </w:r>
      </w:hyperlink>
      <w:r w:rsidR="00F32149" w:rsidRPr="00E34E53">
        <w:rPr>
          <w:rFonts w:ascii="Times New Roman" w:eastAsia="Times New Roman" w:hAnsi="Times New Roman"/>
          <w:b/>
          <w:bCs/>
        </w:rPr>
        <w:tab/>
        <w:t>Moderator summary on improvement of SRS capacity and coverage: Round1</w:t>
      </w:r>
      <w:r w:rsidR="00F32149" w:rsidRPr="00E34E53">
        <w:rPr>
          <w:rFonts w:ascii="Times New Roman" w:eastAsia="Times New Roman" w:hAnsi="Times New Roman"/>
          <w:b/>
          <w:bCs/>
        </w:rPr>
        <w:tab/>
        <w:t>Moderator (CATT)</w:t>
      </w:r>
    </w:p>
    <w:p w14:paraId="66CCED08" w14:textId="77777777" w:rsidR="00F32149" w:rsidRDefault="00F32149" w:rsidP="00F32149">
      <w:pPr>
        <w:rPr>
          <w:rFonts w:eastAsia="DengXian"/>
          <w:bCs/>
          <w:lang w:eastAsia="zh-CN"/>
        </w:rPr>
      </w:pPr>
    </w:p>
    <w:p w14:paraId="5EAE3C39" w14:textId="77777777" w:rsidR="00F32149" w:rsidRPr="00AF48ED" w:rsidRDefault="00F32149" w:rsidP="00F32149">
      <w:pPr>
        <w:rPr>
          <w:rFonts w:eastAsia="DengXian"/>
          <w:bCs/>
          <w:lang w:val="en-US" w:eastAsia="zh-CN"/>
        </w:rPr>
      </w:pPr>
    </w:p>
    <w:p w14:paraId="5D493B42" w14:textId="77777777" w:rsidR="00F32149" w:rsidRPr="00E34E53" w:rsidRDefault="00F32149" w:rsidP="00F32149">
      <w:pPr>
        <w:widowControl w:val="0"/>
        <w:wordWrap w:val="0"/>
        <w:autoSpaceDE w:val="0"/>
        <w:autoSpaceDN w:val="0"/>
        <w:spacing w:after="120" w:line="259" w:lineRule="auto"/>
        <w:ind w:left="400" w:hanging="400"/>
        <w:jc w:val="both"/>
        <w:rPr>
          <w:rFonts w:ascii="Times New Roman" w:eastAsia="DengXian" w:hAnsi="Times New Roman"/>
          <w:b/>
          <w:kern w:val="2"/>
          <w:szCs w:val="20"/>
          <w:lang w:eastAsia="zh-CN"/>
        </w:rPr>
      </w:pPr>
      <w:r w:rsidRPr="00E34E53">
        <w:rPr>
          <w:rFonts w:ascii="Times New Roman" w:hAnsi="Times New Roman"/>
          <w:b/>
          <w:kern w:val="2"/>
          <w:szCs w:val="20"/>
        </w:rPr>
        <w:t>Conclusion</w:t>
      </w:r>
      <w:r w:rsidRPr="00E34E53">
        <w:rPr>
          <w:rFonts w:ascii="Times New Roman" w:eastAsia="DengXian" w:hAnsi="Times New Roman"/>
          <w:b/>
          <w:kern w:val="2"/>
          <w:szCs w:val="20"/>
          <w:lang w:eastAsia="zh-CN"/>
        </w:rPr>
        <w:t xml:space="preserve">: </w:t>
      </w:r>
    </w:p>
    <w:p w14:paraId="5D734A09" w14:textId="77777777" w:rsidR="00F32149" w:rsidRPr="00E34E53" w:rsidRDefault="00F32149" w:rsidP="00F32149">
      <w:pPr>
        <w:widowControl w:val="0"/>
        <w:wordWrap w:val="0"/>
        <w:autoSpaceDE w:val="0"/>
        <w:autoSpaceDN w:val="0"/>
        <w:spacing w:after="120" w:line="259" w:lineRule="auto"/>
        <w:ind w:left="400" w:hanging="400"/>
        <w:jc w:val="both"/>
        <w:rPr>
          <w:rFonts w:ascii="Times New Roman" w:eastAsia="DengXian" w:hAnsi="Times New Roman"/>
          <w:kern w:val="2"/>
          <w:szCs w:val="20"/>
          <w:lang w:eastAsia="zh-CN"/>
        </w:rPr>
      </w:pPr>
      <w:r w:rsidRPr="00E34E53">
        <w:rPr>
          <w:rFonts w:ascii="Times New Roman" w:eastAsia="DengXian" w:hAnsi="Times New Roman"/>
          <w:bCs/>
          <w:kern w:val="2"/>
          <w:szCs w:val="20"/>
          <w:lang w:eastAsia="zh-CN"/>
        </w:rPr>
        <w:t>Regarding whether an SRS resource set spans two slots or is confined within one slot,</w:t>
      </w:r>
    </w:p>
    <w:p w14:paraId="2AEC2D2A" w14:textId="77777777" w:rsidR="00F32149" w:rsidRPr="00E34E53" w:rsidRDefault="00F32149" w:rsidP="00F32149">
      <w:pPr>
        <w:numPr>
          <w:ilvl w:val="0"/>
          <w:numId w:val="112"/>
        </w:numPr>
        <w:spacing w:after="120"/>
        <w:jc w:val="both"/>
        <w:rPr>
          <w:rFonts w:ascii="Times New Roman" w:eastAsia="DengXian" w:hAnsi="Times New Roman"/>
          <w:bCs/>
          <w:szCs w:val="20"/>
          <w:lang w:eastAsia="zh-CN"/>
        </w:rPr>
      </w:pPr>
      <w:r w:rsidRPr="00E34E53">
        <w:rPr>
          <w:rFonts w:ascii="Times New Roman" w:eastAsia="DengXian" w:hAnsi="Times New Roman"/>
          <w:bCs/>
          <w:szCs w:val="20"/>
          <w:lang w:eastAsia="zh-CN"/>
        </w:rPr>
        <w:t xml:space="preserve">If the offset values of all the SRS resources within the SRS resource set are k' = 0, </w:t>
      </w:r>
    </w:p>
    <w:p w14:paraId="418D5B55" w14:textId="77777777" w:rsidR="00F32149" w:rsidRPr="00E34E53" w:rsidRDefault="00F32149" w:rsidP="00F32149">
      <w:pPr>
        <w:numPr>
          <w:ilvl w:val="1"/>
          <w:numId w:val="112"/>
        </w:numPr>
        <w:tabs>
          <w:tab w:val="left" w:pos="181"/>
        </w:tabs>
        <w:spacing w:after="120"/>
        <w:jc w:val="both"/>
        <w:rPr>
          <w:rFonts w:ascii="Times New Roman" w:eastAsia="DengXian" w:hAnsi="Times New Roman"/>
          <w:bCs/>
          <w:szCs w:val="20"/>
          <w:lang w:eastAsia="zh-CN"/>
        </w:rPr>
      </w:pPr>
      <w:r w:rsidRPr="00E34E53">
        <w:rPr>
          <w:rFonts w:ascii="Times New Roman" w:eastAsia="DengXian" w:hAnsi="Times New Roman"/>
          <w:bCs/>
          <w:szCs w:val="20"/>
          <w:lang w:eastAsia="zh-CN"/>
        </w:rPr>
        <w:t>when all the SRS resources are entirely contained within the S slot, the SRS resource set is confined within one slot</w:t>
      </w:r>
    </w:p>
    <w:p w14:paraId="66F592C2" w14:textId="77777777" w:rsidR="00F32149" w:rsidRPr="00E34E53" w:rsidRDefault="00F32149" w:rsidP="00F32149">
      <w:pPr>
        <w:numPr>
          <w:ilvl w:val="1"/>
          <w:numId w:val="112"/>
        </w:numPr>
        <w:tabs>
          <w:tab w:val="left" w:pos="181"/>
        </w:tabs>
        <w:spacing w:after="120"/>
        <w:jc w:val="both"/>
        <w:rPr>
          <w:rFonts w:ascii="Times New Roman" w:eastAsia="DengXian" w:hAnsi="Times New Roman"/>
          <w:bCs/>
          <w:szCs w:val="20"/>
          <w:lang w:eastAsia="zh-CN"/>
        </w:rPr>
      </w:pPr>
      <w:r w:rsidRPr="00E34E53">
        <w:rPr>
          <w:rFonts w:ascii="Times New Roman" w:eastAsia="DengXian" w:hAnsi="Times New Roman"/>
          <w:bCs/>
          <w:szCs w:val="20"/>
          <w:lang w:eastAsia="zh-CN"/>
        </w:rPr>
        <w:t>when at least one SRS resource crosses a slot boundary, the SRS resource set spans two slots.</w:t>
      </w:r>
    </w:p>
    <w:p w14:paraId="760C163B" w14:textId="77777777" w:rsidR="00F32149" w:rsidRPr="00E34E53" w:rsidRDefault="00F32149" w:rsidP="00F32149">
      <w:pPr>
        <w:numPr>
          <w:ilvl w:val="0"/>
          <w:numId w:val="112"/>
        </w:numPr>
        <w:spacing w:after="120"/>
        <w:jc w:val="both"/>
        <w:rPr>
          <w:rFonts w:ascii="Times New Roman" w:eastAsia="DengXian" w:hAnsi="Times New Roman"/>
          <w:bCs/>
          <w:szCs w:val="20"/>
          <w:lang w:eastAsia="zh-CN"/>
        </w:rPr>
      </w:pPr>
      <w:r w:rsidRPr="00E34E53">
        <w:rPr>
          <w:rFonts w:ascii="Times New Roman" w:eastAsia="DengXian" w:hAnsi="Times New Roman"/>
          <w:bCs/>
          <w:szCs w:val="20"/>
          <w:lang w:eastAsia="zh-CN"/>
        </w:rPr>
        <w:t>If the SRS resources within the SRS resource set have different k' values (both 0 and 1), the SRS resource set spans two slots.</w:t>
      </w:r>
    </w:p>
    <w:p w14:paraId="48BDDC01" w14:textId="77777777" w:rsidR="00F32149" w:rsidRPr="00E34E53" w:rsidRDefault="00F32149" w:rsidP="00F32149">
      <w:pPr>
        <w:numPr>
          <w:ilvl w:val="0"/>
          <w:numId w:val="112"/>
        </w:numPr>
        <w:spacing w:after="120"/>
        <w:jc w:val="both"/>
        <w:rPr>
          <w:rFonts w:ascii="Times New Roman" w:eastAsia="DengXian" w:hAnsi="Times New Roman"/>
          <w:szCs w:val="20"/>
          <w:lang w:eastAsia="zh-CN"/>
        </w:rPr>
      </w:pPr>
      <w:r w:rsidRPr="00E34E53">
        <w:rPr>
          <w:rFonts w:ascii="Times New Roman" w:eastAsia="DengXian" w:hAnsi="Times New Roman"/>
          <w:bCs/>
          <w:szCs w:val="20"/>
          <w:lang w:eastAsia="zh-CN"/>
        </w:rPr>
        <w:t>If the offset values of all the SRS resources within the SRS resource set are k' = 1, the SRS resource set is confined within one slot.</w:t>
      </w:r>
    </w:p>
    <w:p w14:paraId="36ADF4E5" w14:textId="77777777" w:rsidR="00F32149" w:rsidRPr="00E34E53" w:rsidRDefault="00F32149" w:rsidP="00F32149">
      <w:pPr>
        <w:rPr>
          <w:rFonts w:ascii="Times New Roman" w:eastAsiaTheme="minorEastAsia" w:hAnsi="Times New Roman"/>
          <w:szCs w:val="20"/>
          <w:lang w:eastAsia="zh-CN"/>
        </w:rPr>
      </w:pPr>
    </w:p>
    <w:p w14:paraId="4A98C98F" w14:textId="77777777" w:rsidR="00F32149" w:rsidRPr="00E34E53" w:rsidRDefault="00F32149" w:rsidP="00F32149">
      <w:pPr>
        <w:rPr>
          <w:rFonts w:ascii="Times New Roman" w:eastAsia="DengXian" w:hAnsi="Times New Roman"/>
          <w:bCs/>
          <w:szCs w:val="20"/>
          <w:lang w:eastAsia="zh-CN"/>
        </w:rPr>
      </w:pPr>
      <w:r w:rsidRPr="00E34E53">
        <w:rPr>
          <w:rFonts w:ascii="Times New Roman" w:hAnsi="Times New Roman"/>
          <w:b/>
          <w:bCs/>
          <w:szCs w:val="20"/>
          <w:highlight w:val="green"/>
        </w:rPr>
        <w:t>Agreement:</w:t>
      </w:r>
      <w:r w:rsidRPr="00E34E53">
        <w:rPr>
          <w:rFonts w:ascii="Times New Roman" w:eastAsia="DengXian" w:hAnsi="Times New Roman"/>
          <w:bCs/>
          <w:szCs w:val="20"/>
          <w:lang w:eastAsia="zh-CN"/>
        </w:rPr>
        <w:t xml:space="preserve"> </w:t>
      </w:r>
    </w:p>
    <w:p w14:paraId="62796104" w14:textId="77777777" w:rsidR="00F32149" w:rsidRPr="00E34E53" w:rsidRDefault="00F32149" w:rsidP="00F32149">
      <w:pPr>
        <w:rPr>
          <w:rFonts w:ascii="Times New Roman" w:eastAsiaTheme="minorEastAsia" w:hAnsi="Times New Roman"/>
          <w:szCs w:val="20"/>
          <w:lang w:eastAsia="zh-CN"/>
        </w:rPr>
      </w:pPr>
      <w:r w:rsidRPr="00E34E53">
        <w:rPr>
          <w:rFonts w:ascii="Times New Roman" w:hAnsi="Times New Roman"/>
          <w:szCs w:val="20"/>
        </w:rPr>
        <w:t xml:space="preserve">The pseudo-random sequence </w:t>
      </w:r>
      <m:oMath>
        <m:r>
          <w:rPr>
            <w:rFonts w:ascii="Cambria Math" w:hAnsi="Cambria Math"/>
            <w:szCs w:val="20"/>
          </w:rPr>
          <m:t>c</m:t>
        </m:r>
        <m:d>
          <m:dPr>
            <m:ctrlPr>
              <w:rPr>
                <w:rFonts w:ascii="Cambria Math" w:hAnsi="Cambria Math"/>
                <w:b/>
                <w:i/>
                <w:szCs w:val="20"/>
              </w:rPr>
            </m:ctrlPr>
          </m:dPr>
          <m:e>
            <m:r>
              <m:rPr>
                <m:sty m:val="bi"/>
              </m:rPr>
              <w:rPr>
                <w:rFonts w:ascii="Cambria Math" w:hAnsi="Cambria Math"/>
                <w:szCs w:val="20"/>
              </w:rPr>
              <m:t>∙</m:t>
            </m:r>
          </m:e>
        </m:d>
      </m:oMath>
      <w:r w:rsidRPr="00E34E53">
        <w:rPr>
          <w:rFonts w:ascii="Times New Roman" w:hAnsi="Times New Roman"/>
          <w:b/>
          <w:szCs w:val="20"/>
        </w:rPr>
        <w:t xml:space="preserve"> </w:t>
      </w:r>
      <w:r w:rsidRPr="00E34E53">
        <w:rPr>
          <w:rFonts w:ascii="Times New Roman" w:hAnsi="Times New Roman"/>
          <w:szCs w:val="20"/>
        </w:rPr>
        <w:t xml:space="preserve">for start RB hopping across different SRS FH period groups is generated using the Gold sequence adopted in NR. </w:t>
      </w:r>
    </w:p>
    <w:p w14:paraId="658BD022" w14:textId="77777777" w:rsidR="00F32149" w:rsidRPr="00E34E53" w:rsidRDefault="00F32149" w:rsidP="00F32149">
      <w:pPr>
        <w:widowControl w:val="0"/>
        <w:numPr>
          <w:ilvl w:val="0"/>
          <w:numId w:val="110"/>
        </w:numPr>
        <w:jc w:val="both"/>
        <w:rPr>
          <w:rFonts w:ascii="Times New Roman" w:eastAsia="SimSun" w:hAnsi="Times New Roman"/>
          <w:szCs w:val="20"/>
        </w:rPr>
      </w:pPr>
      <w:r w:rsidRPr="00E34E53">
        <w:rPr>
          <w:rFonts w:ascii="Times New Roman" w:eastAsia="SimSun" w:hAnsi="Times New Roman"/>
          <w:szCs w:val="20"/>
          <w:lang w:eastAsia="zh-CN"/>
        </w:rPr>
        <w:t>F</w:t>
      </w:r>
      <w:r w:rsidRPr="00E34E53">
        <w:rPr>
          <w:rFonts w:ascii="Times New Roman" w:eastAsia="SimSun" w:hAnsi="Times New Roman"/>
          <w:szCs w:val="20"/>
        </w:rPr>
        <w:t xml:space="preserve">or SRS FH period group </w:t>
      </w:r>
      <m:oMath>
        <m:d>
          <m:dPr>
            <m:begChr m:val="⌊"/>
            <m:endChr m:val="⌋"/>
            <m:ctrlPr>
              <w:rPr>
                <w:rFonts w:ascii="Cambria Math" w:eastAsia="SimSun" w:hAnsi="Cambria Math"/>
                <w:szCs w:val="20"/>
              </w:rPr>
            </m:ctrlPr>
          </m:dPr>
          <m:e>
            <m:f>
              <m:fPr>
                <m:type m:val="lin"/>
                <m:ctrlPr>
                  <w:rPr>
                    <w:rFonts w:ascii="Cambria Math" w:eastAsia="SimSun" w:hAnsi="Cambria Math"/>
                    <w:szCs w:val="20"/>
                  </w:rPr>
                </m:ctrlPr>
              </m:fPr>
              <m:num>
                <m:sSub>
                  <m:sSubPr>
                    <m:ctrlPr>
                      <w:rPr>
                        <w:rFonts w:ascii="Cambria Math" w:eastAsia="SimSun" w:hAnsi="Cambria Math"/>
                        <w:szCs w:val="20"/>
                      </w:rPr>
                    </m:ctrlPr>
                  </m:sSubPr>
                  <m:e>
                    <m:r>
                      <m:rPr>
                        <m:sty m:val="p"/>
                      </m:rPr>
                      <w:rPr>
                        <w:rFonts w:ascii="Cambria Math" w:eastAsia="SimSun" w:hAnsi="Cambria Math"/>
                        <w:szCs w:val="20"/>
                      </w:rPr>
                      <m:t>n</m:t>
                    </m:r>
                  </m:e>
                  <m:sub>
                    <m:r>
                      <m:rPr>
                        <m:sty m:val="p"/>
                      </m:rPr>
                      <w:rPr>
                        <w:rFonts w:ascii="Cambria Math" w:eastAsia="SimSun" w:hAnsi="Cambria Math"/>
                        <w:szCs w:val="20"/>
                      </w:rPr>
                      <m:t>SRS</m:t>
                    </m:r>
                  </m:sub>
                </m:sSub>
              </m:num>
              <m:den>
                <m:d>
                  <m:dPr>
                    <m:ctrlPr>
                      <w:rPr>
                        <w:rFonts w:ascii="Cambria Math" w:eastAsia="SimSun" w:hAnsi="Cambria Math"/>
                        <w:szCs w:val="20"/>
                      </w:rPr>
                    </m:ctrlPr>
                  </m:dPr>
                  <m:e>
                    <m:sSub>
                      <m:sSubPr>
                        <m:ctrlPr>
                          <w:rPr>
                            <w:rFonts w:ascii="Cambria Math" w:eastAsia="SimSun" w:hAnsi="Cambria Math"/>
                            <w:szCs w:val="20"/>
                          </w:rPr>
                        </m:ctrlPr>
                      </m:sSubPr>
                      <m:e>
                        <m:r>
                          <m:rPr>
                            <m:sty m:val="p"/>
                          </m:rPr>
                          <w:rPr>
                            <w:rFonts w:ascii="Cambria Math" w:eastAsia="SimSun" w:hAnsi="Cambria Math"/>
                            <w:szCs w:val="20"/>
                          </w:rPr>
                          <m:t>N</m:t>
                        </m:r>
                      </m:e>
                      <m:sub>
                        <m:r>
                          <m:rPr>
                            <m:sty m:val="p"/>
                          </m:rPr>
                          <w:rPr>
                            <w:rFonts w:ascii="Cambria Math" w:eastAsia="SimSun" w:hAnsi="Cambria Math"/>
                            <w:szCs w:val="20"/>
                          </w:rPr>
                          <m:t>FHgroup</m:t>
                        </m:r>
                      </m:sub>
                    </m:sSub>
                    <m:nary>
                      <m:naryPr>
                        <m:chr m:val="∏"/>
                        <m:limLoc m:val="subSup"/>
                        <m:ctrlPr>
                          <w:rPr>
                            <w:rFonts w:ascii="Cambria Math" w:eastAsia="SimSun" w:hAnsi="Cambria Math"/>
                            <w:szCs w:val="20"/>
                          </w:rPr>
                        </m:ctrlPr>
                      </m:naryPr>
                      <m:sub>
                        <m:sSup>
                          <m:sSupPr>
                            <m:ctrlPr>
                              <w:rPr>
                                <w:rFonts w:ascii="Cambria Math" w:eastAsia="SimSun" w:hAnsi="Cambria Math"/>
                                <w:szCs w:val="20"/>
                              </w:rPr>
                            </m:ctrlPr>
                          </m:sSupPr>
                          <m:e>
                            <m:r>
                              <m:rPr>
                                <m:sty m:val="p"/>
                              </m:rPr>
                              <w:rPr>
                                <w:rFonts w:ascii="Cambria Math" w:eastAsia="SimSun" w:hAnsi="Cambria Math"/>
                                <w:szCs w:val="20"/>
                              </w:rPr>
                              <m:t>b</m:t>
                            </m:r>
                          </m:e>
                          <m:sup>
                            <m:r>
                              <m:rPr>
                                <m:sty m:val="p"/>
                              </m:rPr>
                              <w:rPr>
                                <w:rFonts w:ascii="Cambria Math" w:eastAsia="SimSun" w:hAnsi="Cambria Math"/>
                                <w:szCs w:val="20"/>
                              </w:rPr>
                              <m:t>'</m:t>
                            </m:r>
                          </m:sup>
                        </m:sSup>
                        <m:r>
                          <m:rPr>
                            <m:sty m:val="p"/>
                          </m:rPr>
                          <w:rPr>
                            <w:rFonts w:ascii="Cambria Math" w:eastAsia="SimSun" w:hAnsi="Cambria Math"/>
                            <w:szCs w:val="20"/>
                          </w:rPr>
                          <m:t>=</m:t>
                        </m:r>
                        <m:sSub>
                          <m:sSubPr>
                            <m:ctrlPr>
                              <w:rPr>
                                <w:rFonts w:ascii="Cambria Math" w:eastAsia="SimSun" w:hAnsi="Cambria Math"/>
                                <w:szCs w:val="20"/>
                              </w:rPr>
                            </m:ctrlPr>
                          </m:sSubPr>
                          <m:e>
                            <m:r>
                              <m:rPr>
                                <m:sty m:val="p"/>
                              </m:rPr>
                              <w:rPr>
                                <w:rFonts w:ascii="Cambria Math" w:eastAsia="SimSun" w:hAnsi="Cambria Math"/>
                                <w:szCs w:val="20"/>
                              </w:rPr>
                              <m:t>b</m:t>
                            </m:r>
                          </m:e>
                          <m:sub>
                            <m:r>
                              <m:rPr>
                                <m:sty m:val="p"/>
                              </m:rPr>
                              <w:rPr>
                                <w:rFonts w:ascii="Cambria Math" w:eastAsia="SimSun" w:hAnsi="Cambria Math"/>
                                <w:szCs w:val="20"/>
                              </w:rPr>
                              <m:t>hop</m:t>
                            </m:r>
                          </m:sub>
                        </m:sSub>
                      </m:sub>
                      <m:sup>
                        <m:sSub>
                          <m:sSubPr>
                            <m:ctrlPr>
                              <w:rPr>
                                <w:rFonts w:ascii="Cambria Math" w:eastAsia="SimSun" w:hAnsi="Cambria Math"/>
                                <w:szCs w:val="20"/>
                              </w:rPr>
                            </m:ctrlPr>
                          </m:sSubPr>
                          <m:e>
                            <m:r>
                              <m:rPr>
                                <m:sty m:val="p"/>
                              </m:rPr>
                              <w:rPr>
                                <w:rFonts w:ascii="Cambria Math" w:eastAsia="SimSun" w:hAnsi="Cambria Math"/>
                                <w:szCs w:val="20"/>
                              </w:rPr>
                              <m:t>B</m:t>
                            </m:r>
                          </m:e>
                          <m:sub>
                            <m:r>
                              <m:rPr>
                                <m:sty m:val="p"/>
                              </m:rPr>
                              <w:rPr>
                                <w:rFonts w:ascii="Cambria Math" w:eastAsia="SimSun" w:hAnsi="Cambria Math"/>
                                <w:szCs w:val="20"/>
                              </w:rPr>
                              <m:t>SRS</m:t>
                            </m:r>
                          </m:sub>
                        </m:sSub>
                      </m:sup>
                      <m:e>
                        <m:sSub>
                          <m:sSubPr>
                            <m:ctrlPr>
                              <w:rPr>
                                <w:rFonts w:ascii="Cambria Math" w:eastAsia="SimSun" w:hAnsi="Cambria Math"/>
                                <w:szCs w:val="20"/>
                              </w:rPr>
                            </m:ctrlPr>
                          </m:sSubPr>
                          <m:e>
                            <m:r>
                              <m:rPr>
                                <m:sty m:val="p"/>
                              </m:rPr>
                              <w:rPr>
                                <w:rFonts w:ascii="Cambria Math" w:eastAsia="SimSun" w:hAnsi="Cambria Math"/>
                                <w:szCs w:val="20"/>
                              </w:rPr>
                              <m:t>N</m:t>
                            </m:r>
                          </m:e>
                          <m:sub>
                            <m:r>
                              <m:rPr>
                                <m:sty m:val="p"/>
                              </m:rPr>
                              <w:rPr>
                                <w:rFonts w:ascii="Cambria Math" w:eastAsia="SimSun" w:hAnsi="Cambria Math"/>
                                <w:szCs w:val="20"/>
                              </w:rPr>
                              <m:t>b'</m:t>
                            </m:r>
                          </m:sub>
                        </m:sSub>
                      </m:e>
                    </m:nary>
                  </m:e>
                </m:d>
              </m:den>
            </m:f>
          </m:e>
        </m:d>
      </m:oMath>
      <w:r w:rsidRPr="00E34E53">
        <w:rPr>
          <w:rFonts w:ascii="Times New Roman" w:eastAsia="SimSun" w:hAnsi="Times New Roman"/>
          <w:szCs w:val="20"/>
          <w:lang w:eastAsia="zh-CN"/>
        </w:rPr>
        <w:t>, t</w:t>
      </w:r>
      <w:r w:rsidRPr="00E34E53">
        <w:rPr>
          <w:rFonts w:ascii="Times New Roman" w:eastAsia="SimSun" w:hAnsi="Times New Roman"/>
          <w:szCs w:val="20"/>
        </w:rPr>
        <w:t>he pseudo-random sequence</w:t>
      </w:r>
      <w:r w:rsidRPr="00E34E53">
        <w:rPr>
          <w:rFonts w:ascii="Times New Roman" w:eastAsia="SimSun" w:hAnsi="Times New Roman"/>
          <w:szCs w:val="20"/>
          <w:lang w:eastAsia="zh-CN"/>
        </w:rPr>
        <w:t xml:space="preserve"> is given by</w:t>
      </w:r>
    </w:p>
    <w:p w14:paraId="3FBCA7F4" w14:textId="77777777" w:rsidR="00F32149" w:rsidRPr="00E34E53" w:rsidRDefault="00F32149" w:rsidP="00F32149">
      <w:pPr>
        <w:widowControl w:val="0"/>
        <w:numPr>
          <w:ilvl w:val="1"/>
          <w:numId w:val="110"/>
        </w:numPr>
        <w:jc w:val="both"/>
        <w:rPr>
          <w:rFonts w:ascii="Times New Roman" w:eastAsia="SimSun" w:hAnsi="Times New Roman"/>
          <w:szCs w:val="20"/>
          <w:lang w:val="sv-SE"/>
        </w:rPr>
      </w:pPr>
      <w:r w:rsidRPr="00E34E53">
        <w:rPr>
          <w:rFonts w:ascii="Times New Roman" w:eastAsia="SimSun" w:hAnsi="Times New Roman"/>
          <w:szCs w:val="20"/>
          <w:lang w:val="en-US"/>
        </w:rPr>
        <w:t xml:space="preserve"> </w:t>
      </w:r>
      <m:oMath>
        <m:sSub>
          <m:sSubPr>
            <m:ctrlPr>
              <w:rPr>
                <w:rFonts w:ascii="Cambria Math" w:eastAsia="KaiTi" w:hAnsi="Cambria Math"/>
                <w:iCs/>
                <w:szCs w:val="20"/>
              </w:rPr>
            </m:ctrlPr>
          </m:sSubPr>
          <m:e>
            <m:r>
              <m:rPr>
                <m:sty m:val="p"/>
              </m:rPr>
              <w:rPr>
                <w:rFonts w:ascii="Cambria Math" w:eastAsia="KaiTi" w:hAnsi="Cambria Math"/>
                <w:szCs w:val="20"/>
                <w:lang w:val="sv-SE"/>
              </w:rPr>
              <m:t>k</m:t>
            </m:r>
          </m:e>
          <m:sub>
            <m:r>
              <m:rPr>
                <m:nor/>
              </m:rPr>
              <w:rPr>
                <w:rFonts w:ascii="Times New Roman" w:eastAsia="KaiTi" w:hAnsi="Times New Roman"/>
                <w:iCs/>
                <w:szCs w:val="20"/>
                <w:lang w:val="sv-SE"/>
              </w:rPr>
              <m:t>hop,3</m:t>
            </m:r>
          </m:sub>
        </m:sSub>
        <m:r>
          <w:rPr>
            <w:rFonts w:ascii="Cambria Math" w:eastAsia="SimSun" w:hAnsi="Cambria Math"/>
            <w:szCs w:val="20"/>
            <w:lang w:val="sv-SE"/>
          </w:rPr>
          <m:t>=</m:t>
        </m:r>
        <m:sSubSup>
          <m:sSubSupPr>
            <m:ctrlPr>
              <w:rPr>
                <w:rFonts w:ascii="Cambria Math" w:eastAsia="SimSun" w:hAnsi="Cambria Math"/>
                <w:i/>
                <w:szCs w:val="20"/>
              </w:rPr>
            </m:ctrlPr>
          </m:sSubSupPr>
          <m:e>
            <m:r>
              <w:rPr>
                <w:rFonts w:ascii="Cambria Math" w:eastAsia="SimSun" w:hAnsi="Cambria Math"/>
                <w:szCs w:val="20"/>
              </w:rPr>
              <m:t>s</m:t>
            </m:r>
          </m:e>
          <m:sub>
            <m:r>
              <m:rPr>
                <m:sty m:val="p"/>
              </m:rPr>
              <w:rPr>
                <w:rFonts w:ascii="Cambria Math" w:eastAsia="SimSun" w:hAnsi="Cambria Math"/>
                <w:szCs w:val="20"/>
                <w:lang w:val="sv-SE"/>
              </w:rPr>
              <m:t>startRBid</m:t>
            </m:r>
            <m:ctrlPr>
              <w:rPr>
                <w:rFonts w:ascii="Cambria Math" w:eastAsia="SimSun" w:hAnsi="Cambria Math"/>
                <w:iCs/>
                <w:szCs w:val="20"/>
              </w:rPr>
            </m:ctrlPr>
          </m:sub>
          <m:sup>
            <m:r>
              <m:rPr>
                <m:sty m:val="p"/>
              </m:rPr>
              <w:rPr>
                <w:rFonts w:ascii="Cambria Math" w:eastAsia="SimSun" w:hAnsi="Cambria Math"/>
                <w:szCs w:val="20"/>
                <w:lang w:val="sv-SE"/>
              </w:rPr>
              <m:t>SRS</m:t>
            </m:r>
          </m:sup>
        </m:sSubSup>
        <m:d>
          <m:dPr>
            <m:ctrlPr>
              <w:rPr>
                <w:rFonts w:ascii="Cambria Math" w:eastAsia="SimSun" w:hAnsi="Cambria Math"/>
                <w:i/>
                <w:szCs w:val="20"/>
              </w:rPr>
            </m:ctrlPr>
          </m:dPr>
          <m:e>
            <m:d>
              <m:dPr>
                <m:ctrlPr>
                  <w:rPr>
                    <w:rFonts w:ascii="Cambria Math" w:eastAsia="SimSun" w:hAnsi="Cambria Math"/>
                    <w:i/>
                    <w:szCs w:val="20"/>
                  </w:rPr>
                </m:ctrlPr>
              </m:dPr>
              <m:e>
                <m:nary>
                  <m:naryPr>
                    <m:chr m:val="∑"/>
                    <m:ctrlPr>
                      <w:rPr>
                        <w:rFonts w:ascii="Cambria Math" w:eastAsia="SimSun" w:hAnsi="Cambria Math"/>
                        <w:i/>
                        <w:szCs w:val="20"/>
                      </w:rPr>
                    </m:ctrlPr>
                  </m:naryPr>
                  <m:sub>
                    <m:r>
                      <w:rPr>
                        <w:rFonts w:ascii="Cambria Math" w:eastAsia="SimSun" w:hAnsi="Cambria Math"/>
                        <w:szCs w:val="20"/>
                      </w:rPr>
                      <m:t>m</m:t>
                    </m:r>
                    <m:r>
                      <w:rPr>
                        <w:rFonts w:ascii="Cambria Math" w:eastAsia="SimSun" w:hAnsi="Cambria Math"/>
                        <w:szCs w:val="20"/>
                        <w:lang w:val="sv-SE"/>
                      </w:rPr>
                      <m:t>=0</m:t>
                    </m:r>
                  </m:sub>
                  <m:sup>
                    <m:r>
                      <w:rPr>
                        <w:rFonts w:ascii="Cambria Math" w:eastAsia="SimSun" w:hAnsi="Cambria Math"/>
                        <w:szCs w:val="20"/>
                      </w:rPr>
                      <m:t>X</m:t>
                    </m:r>
                    <m:r>
                      <w:rPr>
                        <w:rFonts w:ascii="Cambria Math" w:eastAsia="SimSun" w:hAnsi="Cambria Math"/>
                        <w:szCs w:val="20"/>
                        <w:lang w:val="sv-SE"/>
                      </w:rPr>
                      <m:t>-1</m:t>
                    </m:r>
                  </m:sup>
                  <m:e>
                    <m:r>
                      <w:rPr>
                        <w:rFonts w:ascii="Cambria Math" w:eastAsia="SimSun" w:hAnsi="Cambria Math"/>
                        <w:szCs w:val="20"/>
                      </w:rPr>
                      <m:t>c</m:t>
                    </m:r>
                    <m:d>
                      <m:dPr>
                        <m:ctrlPr>
                          <w:rPr>
                            <w:rFonts w:ascii="Cambria Math" w:eastAsia="SimSun" w:hAnsi="Cambria Math"/>
                            <w:i/>
                            <w:szCs w:val="20"/>
                          </w:rPr>
                        </m:ctrlPr>
                      </m:dPr>
                      <m:e>
                        <m:r>
                          <w:rPr>
                            <w:rFonts w:ascii="Cambria Math" w:eastAsia="SimSun" w:hAnsi="Cambria Math"/>
                            <w:szCs w:val="20"/>
                          </w:rPr>
                          <m:t>X</m:t>
                        </m:r>
                        <m:d>
                          <m:dPr>
                            <m:begChr m:val="⌊"/>
                            <m:endChr m:val="⌋"/>
                            <m:ctrlPr>
                              <w:rPr>
                                <w:rFonts w:ascii="Cambria Math" w:eastAsia="SimSun" w:hAnsi="Cambria Math"/>
                                <w:i/>
                                <w:szCs w:val="20"/>
                              </w:rPr>
                            </m:ctrlPr>
                          </m:dPr>
                          <m:e>
                            <m:f>
                              <m:fPr>
                                <m:ctrlPr>
                                  <w:rPr>
                                    <w:rFonts w:ascii="Cambria Math" w:eastAsia="SimSun" w:hAnsi="Cambria Math"/>
                                    <w:i/>
                                    <w:szCs w:val="20"/>
                                  </w:rPr>
                                </m:ctrlPr>
                              </m:fPr>
                              <m:num>
                                <m:sSub>
                                  <m:sSubPr>
                                    <m:ctrlPr>
                                      <w:rPr>
                                        <w:rFonts w:ascii="Cambria Math" w:eastAsia="SimSun" w:hAnsi="Cambria Math"/>
                                        <w:i/>
                                        <w:szCs w:val="20"/>
                                      </w:rPr>
                                    </m:ctrlPr>
                                  </m:sSubPr>
                                  <m:e>
                                    <m:r>
                                      <w:rPr>
                                        <w:rFonts w:ascii="Cambria Math" w:eastAsia="SimSun" w:hAnsi="Cambria Math"/>
                                        <w:szCs w:val="20"/>
                                      </w:rPr>
                                      <m:t>n</m:t>
                                    </m:r>
                                  </m:e>
                                  <m:sub>
                                    <m:r>
                                      <m:rPr>
                                        <m:sty m:val="p"/>
                                      </m:rPr>
                                      <w:rPr>
                                        <w:rFonts w:ascii="Cambria Math" w:eastAsia="SimSun" w:hAnsi="Cambria Math"/>
                                        <w:szCs w:val="20"/>
                                        <w:lang w:val="sv-SE"/>
                                      </w:rPr>
                                      <m:t>SRS</m:t>
                                    </m:r>
                                  </m:sub>
                                </m:sSub>
                              </m:num>
                              <m:den>
                                <m:sSub>
                                  <m:sSubPr>
                                    <m:ctrlPr>
                                      <w:rPr>
                                        <w:rFonts w:ascii="Cambria Math" w:eastAsia="SimSun" w:hAnsi="Cambria Math"/>
                                        <w:i/>
                                        <w:szCs w:val="20"/>
                                      </w:rPr>
                                    </m:ctrlPr>
                                  </m:sSubPr>
                                  <m:e>
                                    <m:r>
                                      <w:rPr>
                                        <w:rFonts w:ascii="Cambria Math" w:eastAsia="SimSun" w:hAnsi="Cambria Math"/>
                                        <w:szCs w:val="20"/>
                                      </w:rPr>
                                      <m:t>N</m:t>
                                    </m:r>
                                  </m:e>
                                  <m:sub>
                                    <m:r>
                                      <m:rPr>
                                        <m:sty m:val="p"/>
                                      </m:rPr>
                                      <w:rPr>
                                        <w:rFonts w:ascii="Cambria Math" w:eastAsia="SimSun" w:hAnsi="Cambria Math"/>
                                        <w:szCs w:val="20"/>
                                        <w:lang w:val="sv-SE"/>
                                      </w:rPr>
                                      <m:t>FHgroup</m:t>
                                    </m:r>
                                  </m:sub>
                                </m:sSub>
                                <m:nary>
                                  <m:naryPr>
                                    <m:chr m:val="∏"/>
                                    <m:limLoc m:val="subSup"/>
                                    <m:ctrlPr>
                                      <w:rPr>
                                        <w:rFonts w:ascii="Cambria Math" w:eastAsia="SimSun" w:hAnsi="Cambria Math"/>
                                        <w:i/>
                                        <w:szCs w:val="20"/>
                                      </w:rPr>
                                    </m:ctrlPr>
                                  </m:naryPr>
                                  <m:sub>
                                    <m:sSup>
                                      <m:sSupPr>
                                        <m:ctrlPr>
                                          <w:rPr>
                                            <w:rFonts w:ascii="Cambria Math" w:eastAsia="SimSun" w:hAnsi="Cambria Math"/>
                                            <w:i/>
                                            <w:szCs w:val="20"/>
                                          </w:rPr>
                                        </m:ctrlPr>
                                      </m:sSupPr>
                                      <m:e>
                                        <m:r>
                                          <w:rPr>
                                            <w:rFonts w:ascii="Cambria Math" w:eastAsia="SimSun" w:hAnsi="Cambria Math"/>
                                            <w:szCs w:val="20"/>
                                          </w:rPr>
                                          <m:t>b</m:t>
                                        </m:r>
                                      </m:e>
                                      <m:sup>
                                        <m:r>
                                          <w:rPr>
                                            <w:rFonts w:ascii="Cambria Math" w:eastAsia="SimSun" w:hAnsi="Cambria Math"/>
                                            <w:szCs w:val="20"/>
                                            <w:lang w:val="sv-SE"/>
                                          </w:rPr>
                                          <m:t>'</m:t>
                                        </m:r>
                                      </m:sup>
                                    </m:sSup>
                                    <m:r>
                                      <w:rPr>
                                        <w:rFonts w:ascii="Cambria Math" w:eastAsia="SimSun" w:hAnsi="Cambria Math"/>
                                        <w:szCs w:val="20"/>
                                        <w:lang w:val="sv-SE"/>
                                      </w:rPr>
                                      <m:t>=</m:t>
                                    </m:r>
                                    <m:sSub>
                                      <m:sSubPr>
                                        <m:ctrlPr>
                                          <w:rPr>
                                            <w:rFonts w:ascii="Cambria Math" w:eastAsia="SimSun" w:hAnsi="Cambria Math"/>
                                            <w:i/>
                                            <w:szCs w:val="20"/>
                                          </w:rPr>
                                        </m:ctrlPr>
                                      </m:sSubPr>
                                      <m:e>
                                        <m:r>
                                          <w:rPr>
                                            <w:rFonts w:ascii="Cambria Math" w:eastAsia="SimSun" w:hAnsi="Cambria Math"/>
                                            <w:szCs w:val="20"/>
                                          </w:rPr>
                                          <m:t>b</m:t>
                                        </m:r>
                                      </m:e>
                                      <m:sub>
                                        <m:r>
                                          <m:rPr>
                                            <m:sty m:val="p"/>
                                          </m:rPr>
                                          <w:rPr>
                                            <w:rFonts w:ascii="Cambria Math" w:eastAsia="SimSun" w:hAnsi="Cambria Math"/>
                                            <w:szCs w:val="20"/>
                                            <w:lang w:val="sv-SE"/>
                                          </w:rPr>
                                          <m:t>hop</m:t>
                                        </m:r>
                                      </m:sub>
                                    </m:sSub>
                                  </m:sub>
                                  <m:sup>
                                    <m:sSub>
                                      <m:sSubPr>
                                        <m:ctrlPr>
                                          <w:rPr>
                                            <w:rFonts w:ascii="Cambria Math" w:eastAsia="SimSun" w:hAnsi="Cambria Math"/>
                                            <w:i/>
                                            <w:szCs w:val="20"/>
                                          </w:rPr>
                                        </m:ctrlPr>
                                      </m:sSubPr>
                                      <m:e>
                                        <m:r>
                                          <w:rPr>
                                            <w:rFonts w:ascii="Cambria Math" w:eastAsia="SimSun" w:hAnsi="Cambria Math"/>
                                            <w:szCs w:val="20"/>
                                          </w:rPr>
                                          <m:t>B</m:t>
                                        </m:r>
                                      </m:e>
                                      <m:sub>
                                        <m:r>
                                          <m:rPr>
                                            <m:sty m:val="p"/>
                                          </m:rPr>
                                          <w:rPr>
                                            <w:rFonts w:ascii="Cambria Math" w:eastAsia="SimSun" w:hAnsi="Cambria Math"/>
                                            <w:szCs w:val="20"/>
                                            <w:lang w:val="sv-SE"/>
                                          </w:rPr>
                                          <m:t>SRS</m:t>
                                        </m:r>
                                      </m:sub>
                                    </m:sSub>
                                  </m:sup>
                                  <m:e>
                                    <m:sSub>
                                      <m:sSubPr>
                                        <m:ctrlPr>
                                          <w:rPr>
                                            <w:rFonts w:ascii="Cambria Math" w:eastAsia="SimSun" w:hAnsi="Cambria Math"/>
                                            <w:i/>
                                            <w:szCs w:val="20"/>
                                          </w:rPr>
                                        </m:ctrlPr>
                                      </m:sSubPr>
                                      <m:e>
                                        <m:r>
                                          <w:rPr>
                                            <w:rFonts w:ascii="Cambria Math" w:eastAsia="SimSun" w:hAnsi="Cambria Math"/>
                                            <w:szCs w:val="20"/>
                                          </w:rPr>
                                          <m:t>N</m:t>
                                        </m:r>
                                      </m:e>
                                      <m:sub>
                                        <m:r>
                                          <w:rPr>
                                            <w:rFonts w:ascii="Cambria Math" w:eastAsia="SimSun" w:hAnsi="Cambria Math"/>
                                            <w:szCs w:val="20"/>
                                          </w:rPr>
                                          <m:t>b</m:t>
                                        </m:r>
                                        <m:r>
                                          <w:rPr>
                                            <w:rFonts w:ascii="Cambria Math" w:eastAsia="SimSun" w:hAnsi="Cambria Math"/>
                                            <w:szCs w:val="20"/>
                                            <w:lang w:val="sv-SE"/>
                                          </w:rPr>
                                          <m:t>'</m:t>
                                        </m:r>
                                      </m:sub>
                                    </m:sSub>
                                  </m:e>
                                </m:nary>
                              </m:den>
                            </m:f>
                          </m:e>
                        </m:d>
                        <m:r>
                          <w:rPr>
                            <w:rFonts w:ascii="Cambria Math" w:eastAsia="SimSun" w:hAnsi="Cambria Math"/>
                            <w:szCs w:val="20"/>
                            <w:lang w:val="sv-SE"/>
                          </w:rPr>
                          <m:t>+</m:t>
                        </m:r>
                        <m:r>
                          <w:rPr>
                            <w:rFonts w:ascii="Cambria Math" w:eastAsia="SimSun" w:hAnsi="Cambria Math"/>
                            <w:szCs w:val="20"/>
                          </w:rPr>
                          <m:t>m</m:t>
                        </m:r>
                      </m:e>
                    </m:d>
                    <m:sSup>
                      <m:sSupPr>
                        <m:ctrlPr>
                          <w:rPr>
                            <w:rFonts w:ascii="Cambria Math" w:eastAsia="SimSun" w:hAnsi="Cambria Math"/>
                            <w:i/>
                            <w:szCs w:val="20"/>
                          </w:rPr>
                        </m:ctrlPr>
                      </m:sSupPr>
                      <m:e>
                        <m:r>
                          <w:rPr>
                            <w:rFonts w:ascii="Cambria Math" w:eastAsia="SimSun" w:hAnsi="Cambria Math"/>
                            <w:szCs w:val="20"/>
                            <w:lang w:val="sv-SE"/>
                          </w:rPr>
                          <m:t>2</m:t>
                        </m:r>
                      </m:e>
                      <m:sup>
                        <m:r>
                          <w:rPr>
                            <w:rFonts w:ascii="Cambria Math" w:eastAsia="SimSun" w:hAnsi="Cambria Math"/>
                            <w:szCs w:val="20"/>
                          </w:rPr>
                          <m:t>m</m:t>
                        </m:r>
                      </m:sup>
                    </m:sSup>
                  </m:e>
                </m:nary>
              </m:e>
            </m:d>
            <m:r>
              <w:rPr>
                <w:rFonts w:ascii="Cambria Math" w:eastAsia="SimSun" w:hAnsi="Cambria Math"/>
                <w:szCs w:val="20"/>
                <w:lang w:val="sv-SE"/>
              </w:rPr>
              <m:t xml:space="preserve"> </m:t>
            </m:r>
            <m:r>
              <m:rPr>
                <m:sty m:val="p"/>
              </m:rPr>
              <w:rPr>
                <w:rFonts w:ascii="Cambria Math" w:eastAsia="SimSun" w:hAnsi="Cambria Math"/>
                <w:szCs w:val="20"/>
                <w:lang w:val="sv-SE"/>
              </w:rPr>
              <m:t xml:space="preserve">mod </m:t>
            </m:r>
            <m:sSubSup>
              <m:sSubSupPr>
                <m:ctrlPr>
                  <w:rPr>
                    <w:rFonts w:ascii="Cambria Math" w:eastAsia="SimSun" w:hAnsi="Cambria Math"/>
                    <w:i/>
                    <w:szCs w:val="20"/>
                  </w:rPr>
                </m:ctrlPr>
              </m:sSubSupPr>
              <m:e>
                <m:r>
                  <w:rPr>
                    <w:rFonts w:ascii="Cambria Math" w:eastAsia="SimSun" w:hAnsi="Cambria Math"/>
                    <w:szCs w:val="20"/>
                  </w:rPr>
                  <m:t>n</m:t>
                </m:r>
                <m:ctrlPr>
                  <w:rPr>
                    <w:rFonts w:ascii="Cambria Math" w:eastAsia="SimSun" w:hAnsi="Cambria Math"/>
                    <w:szCs w:val="20"/>
                  </w:rPr>
                </m:ctrlPr>
              </m:e>
              <m:sub>
                <m:r>
                  <m:rPr>
                    <m:sty m:val="p"/>
                  </m:rPr>
                  <w:rPr>
                    <w:rFonts w:ascii="Cambria Math" w:eastAsia="SimSun" w:hAnsi="Cambria Math"/>
                    <w:szCs w:val="20"/>
                    <w:lang w:val="sv-SE"/>
                  </w:rPr>
                  <m:t>startRBid</m:t>
                </m:r>
                <m:ctrlPr>
                  <w:rPr>
                    <w:rFonts w:ascii="Cambria Math" w:eastAsia="SimSun" w:hAnsi="Cambria Math"/>
                    <w:iCs/>
                    <w:szCs w:val="20"/>
                  </w:rPr>
                </m:ctrlPr>
              </m:sub>
              <m:sup>
                <m:r>
                  <m:rPr>
                    <m:sty m:val="p"/>
                  </m:rPr>
                  <w:rPr>
                    <w:rFonts w:ascii="Cambria Math" w:eastAsia="SimSun" w:hAnsi="Cambria Math"/>
                    <w:szCs w:val="20"/>
                    <w:lang w:val="sv-SE"/>
                  </w:rPr>
                  <m:t>SRS</m:t>
                </m:r>
              </m:sup>
            </m:sSubSup>
          </m:e>
        </m:d>
      </m:oMath>
    </w:p>
    <w:p w14:paraId="4384224B" w14:textId="77777777" w:rsidR="00F32149" w:rsidRPr="00E34E53" w:rsidRDefault="00F32149" w:rsidP="00F32149">
      <w:pPr>
        <w:numPr>
          <w:ilvl w:val="2"/>
          <w:numId w:val="110"/>
        </w:numPr>
        <w:spacing w:beforeLines="50" w:before="120" w:afterLines="50" w:after="120"/>
        <w:jc w:val="both"/>
        <w:rPr>
          <w:rFonts w:ascii="Times New Roman" w:eastAsiaTheme="minorEastAsia" w:hAnsi="Times New Roman"/>
          <w:szCs w:val="20"/>
          <w:lang w:eastAsia="zh-CN"/>
        </w:rPr>
      </w:pPr>
      <w:r w:rsidRPr="00E34E53">
        <w:rPr>
          <w:rFonts w:ascii="Times New Roman" w:hAnsi="Times New Roman"/>
          <w:szCs w:val="20"/>
        </w:rPr>
        <w:t xml:space="preserve">Where </w:t>
      </w:r>
      <m:oMath>
        <m:sSub>
          <m:sSubPr>
            <m:ctrlPr>
              <w:rPr>
                <w:rFonts w:ascii="Cambria Math" w:hAnsi="Cambria Math"/>
                <w:i/>
                <w:szCs w:val="20"/>
              </w:rPr>
            </m:ctrlPr>
          </m:sSubPr>
          <m:e>
            <m:r>
              <w:rPr>
                <w:rFonts w:ascii="Cambria Math" w:hAnsi="Cambria Math"/>
                <w:szCs w:val="20"/>
              </w:rPr>
              <m:t>n</m:t>
            </m:r>
          </m:e>
          <m:sub>
            <m:r>
              <m:rPr>
                <m:sty m:val="p"/>
              </m:rPr>
              <w:rPr>
                <w:rFonts w:ascii="Cambria Math" w:hAnsi="Cambria Math"/>
                <w:szCs w:val="20"/>
              </w:rPr>
              <m:t>SRS</m:t>
            </m:r>
          </m:sub>
        </m:sSub>
      </m:oMath>
      <w:r w:rsidRPr="00E34E53">
        <w:rPr>
          <w:rFonts w:ascii="Times New Roman" w:hAnsi="Times New Roman"/>
          <w:szCs w:val="20"/>
        </w:rPr>
        <w:t xml:space="preserve"> is the SRS counter, </w:t>
      </w:r>
      <m:oMath>
        <m:sSubSup>
          <m:sSubSupPr>
            <m:ctrlPr>
              <w:rPr>
                <w:rFonts w:ascii="Cambria Math" w:hAnsi="Cambria Math"/>
                <w:i/>
                <w:szCs w:val="20"/>
              </w:rPr>
            </m:ctrlPr>
          </m:sSubSupPr>
          <m:e>
            <m:r>
              <w:rPr>
                <w:rFonts w:ascii="Cambria Math" w:hAnsi="Cambria Math"/>
                <w:szCs w:val="20"/>
              </w:rPr>
              <m:t>s</m:t>
            </m:r>
          </m:e>
          <m:sub>
            <m:r>
              <m:rPr>
                <m:sty m:val="p"/>
              </m:rPr>
              <w:rPr>
                <w:rFonts w:ascii="Cambria Math" w:hAnsi="Cambria Math"/>
                <w:szCs w:val="20"/>
              </w:rPr>
              <m:t>startRBid</m:t>
            </m:r>
            <m:ctrlPr>
              <w:rPr>
                <w:rFonts w:ascii="Cambria Math" w:hAnsi="Cambria Math"/>
                <w:iCs/>
                <w:szCs w:val="20"/>
              </w:rPr>
            </m:ctrlPr>
          </m:sub>
          <m:sup>
            <m:r>
              <m:rPr>
                <m:sty m:val="p"/>
              </m:rPr>
              <w:rPr>
                <w:rFonts w:ascii="Cambria Math" w:hAnsi="Cambria Math"/>
                <w:szCs w:val="20"/>
              </w:rPr>
              <m:t>SRS</m:t>
            </m:r>
          </m:sup>
        </m:sSubSup>
        <m:d>
          <m:dPr>
            <m:ctrlPr>
              <w:rPr>
                <w:rFonts w:ascii="Cambria Math" w:hAnsi="Cambria Math"/>
                <w:i/>
                <w:szCs w:val="20"/>
              </w:rPr>
            </m:ctrlPr>
          </m:dPr>
          <m:e>
            <m:r>
              <w:rPr>
                <w:rFonts w:ascii="Cambria Math" w:hAnsi="Cambria Math"/>
                <w:szCs w:val="20"/>
              </w:rPr>
              <m:t>n</m:t>
            </m:r>
          </m:e>
        </m:d>
      </m:oMath>
      <w:r w:rsidRPr="00E34E53">
        <w:rPr>
          <w:rFonts w:ascii="Times New Roman" w:hAnsi="Times New Roman"/>
          <w:szCs w:val="20"/>
        </w:rPr>
        <w:t xml:space="preserve"> is the </w:t>
      </w:r>
      <m:oMath>
        <m:r>
          <w:rPr>
            <w:rFonts w:ascii="Cambria Math" w:hAnsi="Cambria Math"/>
            <w:szCs w:val="20"/>
          </w:rPr>
          <m:t>(n+1)</m:t>
        </m:r>
        <m:r>
          <m:rPr>
            <m:sty m:val="p"/>
          </m:rPr>
          <w:rPr>
            <w:rFonts w:ascii="Cambria Math" w:hAnsi="Cambria Math"/>
            <w:szCs w:val="20"/>
          </w:rPr>
          <m:t>th</m:t>
        </m:r>
      </m:oMath>
      <w:r w:rsidRPr="00E34E53">
        <w:rPr>
          <w:rFonts w:ascii="Times New Roman" w:hAnsi="Times New Roman"/>
          <w:szCs w:val="20"/>
        </w:rPr>
        <w:t xml:space="preserve"> entry of the set </w:t>
      </w:r>
      <m:oMath>
        <m:sSub>
          <m:sSubPr>
            <m:ctrlPr>
              <w:rPr>
                <w:rFonts w:ascii="Cambria Math" w:hAnsi="Cambria Math"/>
                <w:i/>
                <w:szCs w:val="20"/>
              </w:rPr>
            </m:ctrlPr>
          </m:sSubPr>
          <m:e>
            <m:r>
              <m:rPr>
                <m:scr m:val="script"/>
              </m:rPr>
              <w:rPr>
                <w:rFonts w:ascii="Cambria Math" w:hAnsi="Cambria Math"/>
                <w:szCs w:val="20"/>
              </w:rPr>
              <m:t>S</m:t>
            </m:r>
          </m:e>
          <m:sub>
            <m:r>
              <m:rPr>
                <m:sty m:val="p"/>
              </m:rPr>
              <w:rPr>
                <w:rFonts w:ascii="Cambria Math" w:hAnsi="Cambria Math"/>
                <w:szCs w:val="20"/>
              </w:rPr>
              <m:t>startRBid</m:t>
            </m:r>
          </m:sub>
        </m:sSub>
        <m:r>
          <w:rPr>
            <w:rFonts w:ascii="Cambria Math" w:hAnsi="Cambria Math"/>
            <w:szCs w:val="20"/>
          </w:rPr>
          <m:t>={</m:t>
        </m:r>
        <m:sSubSup>
          <m:sSubSupPr>
            <m:ctrlPr>
              <w:rPr>
                <w:rFonts w:ascii="Cambria Math" w:hAnsi="Cambria Math"/>
                <w:i/>
                <w:szCs w:val="20"/>
              </w:rPr>
            </m:ctrlPr>
          </m:sSubSupPr>
          <m:e>
            <m:r>
              <w:rPr>
                <w:rFonts w:ascii="Cambria Math" w:hAnsi="Cambria Math"/>
                <w:szCs w:val="20"/>
              </w:rPr>
              <m:t>s</m:t>
            </m:r>
          </m:e>
          <m:sub>
            <m:r>
              <m:rPr>
                <m:sty m:val="p"/>
              </m:rPr>
              <w:rPr>
                <w:rFonts w:ascii="Cambria Math" w:hAnsi="Cambria Math"/>
                <w:szCs w:val="20"/>
              </w:rPr>
              <m:t>startRBid</m:t>
            </m:r>
            <m:ctrlPr>
              <w:rPr>
                <w:rFonts w:ascii="Cambria Math" w:hAnsi="Cambria Math"/>
                <w:iCs/>
                <w:szCs w:val="20"/>
              </w:rPr>
            </m:ctrlPr>
          </m:sub>
          <m:sup>
            <m:r>
              <m:rPr>
                <m:sty m:val="p"/>
              </m:rPr>
              <w:rPr>
                <w:rFonts w:ascii="Cambria Math" w:hAnsi="Cambria Math"/>
                <w:szCs w:val="20"/>
              </w:rPr>
              <m:t>SRS</m:t>
            </m:r>
          </m:sup>
        </m:sSubSup>
        <m:d>
          <m:dPr>
            <m:ctrlPr>
              <w:rPr>
                <w:rFonts w:ascii="Cambria Math" w:hAnsi="Cambria Math"/>
                <w:i/>
                <w:szCs w:val="20"/>
              </w:rPr>
            </m:ctrlPr>
          </m:dPr>
          <m:e>
            <m:r>
              <w:rPr>
                <w:rFonts w:ascii="Cambria Math" w:hAnsi="Cambria Math"/>
                <w:szCs w:val="20"/>
              </w:rPr>
              <m:t>0</m:t>
            </m:r>
          </m:e>
        </m:d>
        <m:r>
          <w:rPr>
            <w:rFonts w:ascii="Cambria Math" w:hAnsi="Cambria Math"/>
            <w:szCs w:val="20"/>
          </w:rPr>
          <m:t xml:space="preserve">, </m:t>
        </m:r>
        <m:sSubSup>
          <m:sSubSupPr>
            <m:ctrlPr>
              <w:rPr>
                <w:rFonts w:ascii="Cambria Math" w:hAnsi="Cambria Math"/>
                <w:i/>
                <w:szCs w:val="20"/>
              </w:rPr>
            </m:ctrlPr>
          </m:sSubSupPr>
          <m:e>
            <m:r>
              <w:rPr>
                <w:rFonts w:ascii="Cambria Math" w:hAnsi="Cambria Math"/>
                <w:szCs w:val="20"/>
              </w:rPr>
              <m:t>s</m:t>
            </m:r>
          </m:e>
          <m:sub>
            <m:r>
              <m:rPr>
                <m:sty m:val="p"/>
              </m:rPr>
              <w:rPr>
                <w:rFonts w:ascii="Cambria Math" w:hAnsi="Cambria Math"/>
                <w:szCs w:val="20"/>
              </w:rPr>
              <m:t>startRBid</m:t>
            </m:r>
            <m:ctrlPr>
              <w:rPr>
                <w:rFonts w:ascii="Cambria Math" w:hAnsi="Cambria Math"/>
                <w:iCs/>
                <w:szCs w:val="20"/>
              </w:rPr>
            </m:ctrlPr>
          </m:sub>
          <m:sup>
            <m:r>
              <m:rPr>
                <m:sty m:val="p"/>
              </m:rPr>
              <w:rPr>
                <w:rFonts w:ascii="Cambria Math" w:hAnsi="Cambria Math"/>
                <w:szCs w:val="20"/>
              </w:rPr>
              <m:t>SRS</m:t>
            </m:r>
          </m:sup>
        </m:sSubSup>
        <m:d>
          <m:dPr>
            <m:ctrlPr>
              <w:rPr>
                <w:rFonts w:ascii="Cambria Math" w:hAnsi="Cambria Math"/>
                <w:i/>
                <w:szCs w:val="20"/>
              </w:rPr>
            </m:ctrlPr>
          </m:dPr>
          <m:e>
            <m:r>
              <w:rPr>
                <w:rFonts w:ascii="Cambria Math" w:hAnsi="Cambria Math"/>
                <w:szCs w:val="20"/>
              </w:rPr>
              <m:t>1</m:t>
            </m:r>
          </m:e>
        </m:d>
        <m:r>
          <w:rPr>
            <w:rFonts w:ascii="Cambria Math" w:hAnsi="Cambria Math"/>
            <w:szCs w:val="20"/>
          </w:rPr>
          <m:t>, …,</m:t>
        </m:r>
        <m:sSubSup>
          <m:sSubSupPr>
            <m:ctrlPr>
              <w:rPr>
                <w:rFonts w:ascii="Cambria Math" w:hAnsi="Cambria Math"/>
                <w:i/>
                <w:szCs w:val="20"/>
              </w:rPr>
            </m:ctrlPr>
          </m:sSubSupPr>
          <m:e>
            <m:r>
              <w:rPr>
                <w:rFonts w:ascii="Cambria Math" w:hAnsi="Cambria Math"/>
                <w:szCs w:val="20"/>
              </w:rPr>
              <m:t>s</m:t>
            </m:r>
          </m:e>
          <m:sub>
            <m:r>
              <m:rPr>
                <m:sty m:val="p"/>
              </m:rPr>
              <w:rPr>
                <w:rFonts w:ascii="Cambria Math" w:hAnsi="Cambria Math"/>
                <w:szCs w:val="20"/>
              </w:rPr>
              <m:t>startRBid</m:t>
            </m:r>
            <m:ctrlPr>
              <w:rPr>
                <w:rFonts w:ascii="Cambria Math" w:hAnsi="Cambria Math"/>
                <w:iCs/>
                <w:szCs w:val="20"/>
              </w:rPr>
            </m:ctrlPr>
          </m:sub>
          <m:sup>
            <m:r>
              <m:rPr>
                <m:sty m:val="p"/>
              </m:rPr>
              <w:rPr>
                <w:rFonts w:ascii="Cambria Math" w:hAnsi="Cambria Math"/>
                <w:szCs w:val="20"/>
              </w:rPr>
              <m:t>SRS</m:t>
            </m:r>
          </m:sup>
        </m:sSubSup>
        <m:d>
          <m:dPr>
            <m:ctrlPr>
              <w:rPr>
                <w:rFonts w:ascii="Cambria Math" w:hAnsi="Cambria Math"/>
                <w:i/>
                <w:szCs w:val="20"/>
              </w:rPr>
            </m:ctrlPr>
          </m:dPr>
          <m:e>
            <m:r>
              <m:rPr>
                <m:sty m:val="p"/>
              </m:rPr>
              <w:rPr>
                <w:rFonts w:ascii="Cambria Math" w:hAnsi="Cambria Math"/>
                <w:szCs w:val="20"/>
              </w:rPr>
              <m:t xml:space="preserve"> </m:t>
            </m:r>
            <m:sSubSup>
              <m:sSubSupPr>
                <m:ctrlPr>
                  <w:rPr>
                    <w:rFonts w:ascii="Cambria Math" w:hAnsi="Cambria Math"/>
                    <w:i/>
                    <w:szCs w:val="20"/>
                  </w:rPr>
                </m:ctrlPr>
              </m:sSubSupPr>
              <m:e>
                <m:r>
                  <w:rPr>
                    <w:rFonts w:ascii="Cambria Math" w:hAnsi="Cambria Math"/>
                    <w:szCs w:val="20"/>
                  </w:rPr>
                  <m:t>n</m:t>
                </m:r>
                <m:ctrlPr>
                  <w:rPr>
                    <w:rFonts w:ascii="Cambria Math" w:hAnsi="Cambria Math"/>
                    <w:szCs w:val="20"/>
                  </w:rPr>
                </m:ctrlPr>
              </m:e>
              <m:sub>
                <m:r>
                  <m:rPr>
                    <m:sty m:val="p"/>
                  </m:rPr>
                  <w:rPr>
                    <w:rFonts w:ascii="Cambria Math" w:hAnsi="Cambria Math"/>
                    <w:szCs w:val="20"/>
                  </w:rPr>
                  <m:t>startRBid</m:t>
                </m:r>
                <m:ctrlPr>
                  <w:rPr>
                    <w:rFonts w:ascii="Cambria Math" w:hAnsi="Cambria Math"/>
                    <w:iCs/>
                    <w:szCs w:val="20"/>
                  </w:rPr>
                </m:ctrlPr>
              </m:sub>
              <m:sup>
                <m:r>
                  <m:rPr>
                    <m:sty m:val="p"/>
                  </m:rPr>
                  <w:rPr>
                    <w:rFonts w:ascii="Cambria Math" w:hAnsi="Cambria Math"/>
                    <w:szCs w:val="20"/>
                  </w:rPr>
                  <m:t>SRS</m:t>
                </m:r>
              </m:sup>
            </m:sSubSup>
            <m:r>
              <w:rPr>
                <w:rFonts w:ascii="Cambria Math" w:hAnsi="Cambria Math"/>
                <w:szCs w:val="20"/>
              </w:rPr>
              <m:t>-1</m:t>
            </m:r>
          </m:e>
        </m:d>
        <m:r>
          <w:rPr>
            <w:rFonts w:ascii="Cambria Math" w:hAnsi="Cambria Math"/>
            <w:szCs w:val="20"/>
          </w:rPr>
          <m:t>}</m:t>
        </m:r>
      </m:oMath>
      <w:r w:rsidRPr="00E34E53">
        <w:rPr>
          <w:rFonts w:ascii="Times New Roman" w:hAnsi="Times New Roman"/>
          <w:szCs w:val="20"/>
        </w:rPr>
        <w:t xml:space="preserve"> and </w:t>
      </w:r>
      <m:oMath>
        <m:sSubSup>
          <m:sSubSupPr>
            <m:ctrlPr>
              <w:rPr>
                <w:rFonts w:ascii="Cambria Math" w:hAnsi="Cambria Math"/>
                <w:i/>
                <w:szCs w:val="20"/>
              </w:rPr>
            </m:ctrlPr>
          </m:sSubSupPr>
          <m:e>
            <m:r>
              <w:rPr>
                <w:rFonts w:ascii="Cambria Math" w:hAnsi="Cambria Math"/>
                <w:szCs w:val="20"/>
              </w:rPr>
              <m:t>n</m:t>
            </m:r>
            <m:ctrlPr>
              <w:rPr>
                <w:rFonts w:ascii="Cambria Math" w:hAnsi="Cambria Math"/>
                <w:szCs w:val="20"/>
              </w:rPr>
            </m:ctrlPr>
          </m:e>
          <m:sub>
            <m:r>
              <m:rPr>
                <m:sty m:val="p"/>
              </m:rPr>
              <w:rPr>
                <w:rFonts w:ascii="Cambria Math" w:hAnsi="Cambria Math"/>
                <w:szCs w:val="20"/>
              </w:rPr>
              <m:t>startRBid</m:t>
            </m:r>
            <m:ctrlPr>
              <w:rPr>
                <w:rFonts w:ascii="Cambria Math" w:hAnsi="Cambria Math"/>
                <w:iCs/>
                <w:szCs w:val="20"/>
              </w:rPr>
            </m:ctrlPr>
          </m:sub>
          <m:sup>
            <m:r>
              <m:rPr>
                <m:sty m:val="p"/>
              </m:rPr>
              <w:rPr>
                <w:rFonts w:ascii="Cambria Math" w:hAnsi="Cambria Math"/>
                <w:szCs w:val="20"/>
              </w:rPr>
              <m:t>SRS</m:t>
            </m:r>
          </m:sup>
        </m:sSubSup>
      </m:oMath>
      <w:r w:rsidRPr="00E34E53">
        <w:rPr>
          <w:rFonts w:ascii="Times New Roman" w:hAnsi="Times New Roman"/>
          <w:szCs w:val="20"/>
        </w:rPr>
        <w:t xml:space="preserve"> is the cardinality of the set </w:t>
      </w:r>
      <m:oMath>
        <m:sSub>
          <m:sSubPr>
            <m:ctrlPr>
              <w:rPr>
                <w:rFonts w:ascii="Cambria Math" w:hAnsi="Cambria Math"/>
                <w:i/>
                <w:szCs w:val="20"/>
              </w:rPr>
            </m:ctrlPr>
          </m:sSubPr>
          <m:e>
            <m:r>
              <m:rPr>
                <m:scr m:val="script"/>
              </m:rPr>
              <w:rPr>
                <w:rFonts w:ascii="Cambria Math" w:hAnsi="Cambria Math"/>
                <w:szCs w:val="20"/>
              </w:rPr>
              <m:t>S</m:t>
            </m:r>
          </m:e>
          <m:sub>
            <m:r>
              <m:rPr>
                <m:sty m:val="p"/>
              </m:rPr>
              <w:rPr>
                <w:rFonts w:ascii="Cambria Math" w:hAnsi="Cambria Math"/>
                <w:szCs w:val="20"/>
              </w:rPr>
              <m:t>startRBid</m:t>
            </m:r>
          </m:sub>
        </m:sSub>
      </m:oMath>
      <w:r w:rsidRPr="00E34E53">
        <w:rPr>
          <w:rFonts w:ascii="Times New Roman" w:hAnsi="Times New Roman"/>
          <w:szCs w:val="20"/>
        </w:rPr>
        <w:t xml:space="preserve">. The hopping granularity is </w:t>
      </w:r>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FHgroup</m:t>
            </m:r>
          </m:sub>
        </m:sSub>
      </m:oMath>
      <w:r w:rsidRPr="00E34E53">
        <w:rPr>
          <w:rFonts w:ascii="Times New Roman" w:hAnsi="Times New Roman"/>
          <w:szCs w:val="20"/>
        </w:rPr>
        <w:t xml:space="preserve"> adjacent frequency hopping period(s)</w:t>
      </w:r>
    </w:p>
    <w:p w14:paraId="3F246B3E" w14:textId="77777777" w:rsidR="00F32149" w:rsidRPr="00E34E53" w:rsidRDefault="00F32149" w:rsidP="00F32149">
      <w:pPr>
        <w:numPr>
          <w:ilvl w:val="2"/>
          <w:numId w:val="110"/>
        </w:numPr>
        <w:spacing w:beforeLines="50" w:before="120" w:afterLines="50" w:after="120"/>
        <w:jc w:val="both"/>
        <w:rPr>
          <w:rFonts w:ascii="Times New Roman" w:hAnsi="Times New Roman"/>
          <w:szCs w:val="20"/>
        </w:rPr>
      </w:pPr>
      <w:r w:rsidRPr="00E34E53">
        <w:rPr>
          <w:rFonts w:ascii="Times New Roman" w:hAnsi="Times New Roman"/>
          <w:szCs w:val="20"/>
        </w:rPr>
        <w:t xml:space="preserve">Note: </w:t>
      </w:r>
      <w:r w:rsidRPr="00E34E53">
        <w:rPr>
          <w:rFonts w:ascii="Times New Roman" w:eastAsiaTheme="minorEastAsia" w:hAnsi="Times New Roman"/>
          <w:szCs w:val="20"/>
          <w:lang w:eastAsia="zh-CN"/>
        </w:rPr>
        <w:t>t</w:t>
      </w:r>
      <w:r w:rsidRPr="00E34E53">
        <w:rPr>
          <w:rFonts w:ascii="Times New Roman" w:hAnsi="Times New Roman"/>
          <w:szCs w:val="20"/>
        </w:rPr>
        <w:t xml:space="preserve">he set </w:t>
      </w:r>
      <m:oMath>
        <m:sSub>
          <m:sSubPr>
            <m:ctrlPr>
              <w:rPr>
                <w:rFonts w:ascii="Cambria Math" w:hAnsi="Cambria Math"/>
                <w:i/>
                <w:szCs w:val="20"/>
              </w:rPr>
            </m:ctrlPr>
          </m:sSubPr>
          <m:e>
            <m:r>
              <m:rPr>
                <m:scr m:val="script"/>
              </m:rPr>
              <w:rPr>
                <w:rFonts w:ascii="Cambria Math" w:hAnsi="Cambria Math"/>
                <w:szCs w:val="20"/>
              </w:rPr>
              <m:t>S</m:t>
            </m:r>
          </m:e>
          <m:sub>
            <m:r>
              <m:rPr>
                <m:sty m:val="p"/>
              </m:rPr>
              <w:rPr>
                <w:rFonts w:ascii="Cambria Math" w:hAnsi="Cambria Math"/>
                <w:szCs w:val="20"/>
              </w:rPr>
              <m:t>startRBid</m:t>
            </m:r>
          </m:sub>
        </m:sSub>
      </m:oMath>
      <w:r w:rsidRPr="00E34E53">
        <w:rPr>
          <w:rFonts w:ascii="Times New Roman" w:hAnsi="Times New Roman"/>
          <w:szCs w:val="20"/>
        </w:rPr>
        <w:t xml:space="preserve"> and the hopping granularity </w:t>
      </w:r>
      <m:oMath>
        <m:sSub>
          <m:sSubPr>
            <m:ctrlPr>
              <w:rPr>
                <w:rFonts w:ascii="Cambria Math" w:hAnsi="Cambria Math"/>
                <w:i/>
                <w:szCs w:val="20"/>
              </w:rPr>
            </m:ctrlPr>
          </m:sSubPr>
          <m:e>
            <m:r>
              <w:rPr>
                <w:rFonts w:ascii="Cambria Math" w:hAnsi="Cambria Math"/>
                <w:szCs w:val="20"/>
              </w:rPr>
              <m:t>N</m:t>
            </m:r>
          </m:e>
          <m:sub>
            <m:r>
              <w:rPr>
                <w:rFonts w:ascii="Cambria Math" w:hAnsi="Cambria Math"/>
                <w:szCs w:val="20"/>
              </w:rPr>
              <m:t>FHgroup</m:t>
            </m:r>
          </m:sub>
        </m:sSub>
      </m:oMath>
      <w:r w:rsidRPr="00E34E53">
        <w:rPr>
          <w:rFonts w:ascii="Times New Roman" w:eastAsiaTheme="minorEastAsia" w:hAnsi="Times New Roman"/>
          <w:szCs w:val="20"/>
          <w:lang w:eastAsia="zh-CN"/>
        </w:rPr>
        <w:t xml:space="preserve"> can be discussed separately. I</w:t>
      </w:r>
      <w:r w:rsidRPr="00E34E53">
        <w:rPr>
          <w:rFonts w:ascii="Times New Roman" w:hAnsi="Times New Roman"/>
          <w:szCs w:val="20"/>
        </w:rPr>
        <w:t>f there is no further agreement</w:t>
      </w:r>
      <w:r w:rsidRPr="00E34E53">
        <w:rPr>
          <w:rFonts w:ascii="Times New Roman" w:eastAsiaTheme="minorEastAsia" w:hAnsi="Times New Roman"/>
          <w:szCs w:val="20"/>
          <w:lang w:eastAsia="zh-CN"/>
        </w:rPr>
        <w:t xml:space="preserve">, </w:t>
      </w:r>
    </w:p>
    <w:p w14:paraId="7332F4C0" w14:textId="77777777" w:rsidR="00F32149" w:rsidRPr="00E34E53" w:rsidRDefault="00000000" w:rsidP="00F32149">
      <w:pPr>
        <w:widowControl w:val="0"/>
        <w:numPr>
          <w:ilvl w:val="3"/>
          <w:numId w:val="111"/>
        </w:numPr>
        <w:jc w:val="both"/>
        <w:rPr>
          <w:rFonts w:ascii="Times New Roman" w:eastAsia="SimSun" w:hAnsi="Times New Roman"/>
          <w:szCs w:val="20"/>
        </w:rPr>
      </w:pPr>
      <m:oMath>
        <m:sSub>
          <m:sSubPr>
            <m:ctrlPr>
              <w:rPr>
                <w:rFonts w:ascii="Cambria Math" w:eastAsia="SimSun" w:hAnsi="Cambria Math"/>
                <w:i/>
                <w:szCs w:val="20"/>
              </w:rPr>
            </m:ctrlPr>
          </m:sSubPr>
          <m:e>
            <m:r>
              <m:rPr>
                <m:scr m:val="script"/>
              </m:rPr>
              <w:rPr>
                <w:rFonts w:ascii="Cambria Math" w:eastAsia="SimSun" w:hAnsi="Cambria Math"/>
                <w:szCs w:val="20"/>
              </w:rPr>
              <m:t>S</m:t>
            </m:r>
          </m:e>
          <m:sub>
            <m:r>
              <m:rPr>
                <m:sty m:val="p"/>
              </m:rPr>
              <w:rPr>
                <w:rFonts w:ascii="Cambria Math" w:eastAsia="SimSun" w:hAnsi="Cambria Math"/>
                <w:szCs w:val="20"/>
              </w:rPr>
              <m:t>startRBid</m:t>
            </m:r>
          </m:sub>
        </m:sSub>
        <m:r>
          <w:rPr>
            <w:rFonts w:ascii="Cambria Math" w:eastAsia="SimSun" w:hAnsi="Cambria Math"/>
            <w:szCs w:val="20"/>
          </w:rPr>
          <m:t>=</m:t>
        </m:r>
        <m:d>
          <m:dPr>
            <m:begChr m:val="{"/>
            <m:endChr m:val="}"/>
            <m:ctrlPr>
              <w:rPr>
                <w:rFonts w:ascii="Cambria Math" w:eastAsia="SimSun" w:hAnsi="Cambria Math"/>
                <w:i/>
                <w:szCs w:val="20"/>
              </w:rPr>
            </m:ctrlPr>
          </m:dPr>
          <m:e>
            <m:r>
              <w:rPr>
                <w:rFonts w:ascii="Cambria Math" w:eastAsia="SimSun" w:hAnsi="Cambria Math"/>
                <w:szCs w:val="20"/>
              </w:rPr>
              <m:t>0,1,2,3</m:t>
            </m:r>
          </m:e>
        </m:d>
      </m:oMath>
    </w:p>
    <w:p w14:paraId="04E451AE" w14:textId="77777777" w:rsidR="00F32149" w:rsidRPr="00E34E53" w:rsidRDefault="00F32149" w:rsidP="00F32149">
      <w:pPr>
        <w:widowControl w:val="0"/>
        <w:numPr>
          <w:ilvl w:val="3"/>
          <w:numId w:val="111"/>
        </w:numPr>
        <w:jc w:val="both"/>
        <w:rPr>
          <w:rFonts w:ascii="Times New Roman" w:eastAsia="SimSun" w:hAnsi="Times New Roman"/>
          <w:szCs w:val="20"/>
        </w:rPr>
      </w:pPr>
      <w:r w:rsidRPr="00E34E53">
        <w:rPr>
          <w:rFonts w:ascii="Times New Roman" w:eastAsia="SimSun" w:hAnsi="Times New Roman"/>
          <w:szCs w:val="20"/>
        </w:rPr>
        <w:t>F</w:t>
      </w:r>
      <w:r w:rsidRPr="00E34E53">
        <w:rPr>
          <w:rFonts w:ascii="Times New Roman" w:hAnsi="Times New Roman"/>
          <w:szCs w:val="20"/>
        </w:rPr>
        <w:t xml:space="preserve">or </w:t>
      </w:r>
      <m:oMath>
        <m:sSub>
          <m:sSubPr>
            <m:ctrlPr>
              <w:rPr>
                <w:rFonts w:ascii="Cambria Math" w:eastAsia="DengXian" w:hAnsi="Cambria Math"/>
                <w:i/>
                <w:szCs w:val="20"/>
              </w:rPr>
            </m:ctrlPr>
          </m:sSubPr>
          <m:e>
            <m:r>
              <w:rPr>
                <w:rFonts w:ascii="Cambria Math" w:eastAsia="DengXian" w:hAnsi="Cambria Math"/>
                <w:szCs w:val="20"/>
              </w:rPr>
              <m:t>P</m:t>
            </m:r>
          </m:e>
          <m:sub>
            <m:r>
              <w:rPr>
                <w:rFonts w:ascii="Cambria Math" w:eastAsia="DengXian" w:hAnsi="Cambria Math"/>
                <w:szCs w:val="20"/>
              </w:rPr>
              <m:t>F</m:t>
            </m:r>
          </m:sub>
        </m:sSub>
        <m:r>
          <w:rPr>
            <w:rFonts w:ascii="Cambria Math" w:eastAsia="DengXian" w:hAnsi="Cambria Math"/>
            <w:szCs w:val="20"/>
          </w:rPr>
          <m:t>=K =2</m:t>
        </m:r>
      </m:oMath>
      <w:r w:rsidRPr="00E34E53">
        <w:rPr>
          <w:rFonts w:ascii="Times New Roman" w:eastAsia="SimSun" w:hAnsi="Times New Roman"/>
          <w:szCs w:val="20"/>
        </w:rPr>
        <w:t xml:space="preserve"> and </w:t>
      </w:r>
      <m:oMath>
        <m:sSub>
          <m:sSubPr>
            <m:ctrlPr>
              <w:rPr>
                <w:rFonts w:ascii="Cambria Math" w:eastAsia="DengXian" w:hAnsi="Cambria Math"/>
                <w:i/>
                <w:szCs w:val="20"/>
              </w:rPr>
            </m:ctrlPr>
          </m:sSubPr>
          <m:e>
            <m:r>
              <w:rPr>
                <w:rFonts w:ascii="Cambria Math" w:eastAsia="DengXian" w:hAnsi="Cambria Math"/>
                <w:szCs w:val="20"/>
              </w:rPr>
              <m:t>P</m:t>
            </m:r>
          </m:e>
          <m:sub>
            <m:r>
              <w:rPr>
                <w:rFonts w:ascii="Cambria Math" w:eastAsia="DengXian" w:hAnsi="Cambria Math"/>
                <w:szCs w:val="20"/>
              </w:rPr>
              <m:t>F</m:t>
            </m:r>
          </m:sub>
        </m:sSub>
        <m:r>
          <w:rPr>
            <w:rFonts w:ascii="Cambria Math" w:eastAsia="DengXian" w:hAnsi="Cambria Math"/>
            <w:szCs w:val="20"/>
          </w:rPr>
          <m:t>=K =4</m:t>
        </m:r>
      </m:oMath>
      <w:r w:rsidRPr="00E34E53">
        <w:rPr>
          <w:rFonts w:ascii="Times New Roman" w:eastAsia="SimSun" w:hAnsi="Times New Roman"/>
          <w:szCs w:val="20"/>
        </w:rPr>
        <w:t xml:space="preserve">, </w:t>
      </w:r>
      <m:oMath>
        <m:sSub>
          <m:sSubPr>
            <m:ctrlPr>
              <w:rPr>
                <w:rFonts w:ascii="Cambria Math" w:eastAsia="SimSun" w:hAnsi="Cambria Math"/>
                <w:i/>
                <w:szCs w:val="20"/>
              </w:rPr>
            </m:ctrlPr>
          </m:sSubPr>
          <m:e>
            <m:r>
              <w:rPr>
                <w:rFonts w:ascii="Cambria Math" w:eastAsia="SimSun" w:hAnsi="Cambria Math"/>
                <w:szCs w:val="20"/>
              </w:rPr>
              <m:t>N</m:t>
            </m:r>
          </m:e>
          <m:sub>
            <m:r>
              <w:rPr>
                <w:rFonts w:ascii="Cambria Math" w:eastAsia="SimSun" w:hAnsi="Cambria Math"/>
                <w:szCs w:val="20"/>
              </w:rPr>
              <m:t>FHgroup</m:t>
            </m:r>
          </m:sub>
        </m:sSub>
        <m:r>
          <w:rPr>
            <w:rFonts w:ascii="Cambria Math" w:eastAsia="SimSun" w:hAnsi="Cambria Math"/>
            <w:szCs w:val="20"/>
          </w:rPr>
          <m:t>=1</m:t>
        </m:r>
      </m:oMath>
    </w:p>
    <w:p w14:paraId="461E314A" w14:textId="77777777" w:rsidR="00F32149" w:rsidRPr="00E34E53" w:rsidRDefault="00F32149" w:rsidP="00F32149">
      <w:pPr>
        <w:widowControl w:val="0"/>
        <w:numPr>
          <w:ilvl w:val="3"/>
          <w:numId w:val="111"/>
        </w:numPr>
        <w:jc w:val="both"/>
        <w:rPr>
          <w:rFonts w:ascii="Times New Roman" w:eastAsia="SimSun" w:hAnsi="Times New Roman"/>
          <w:szCs w:val="20"/>
        </w:rPr>
      </w:pPr>
      <w:r w:rsidRPr="00E34E53">
        <w:rPr>
          <w:rFonts w:ascii="Times New Roman" w:eastAsia="SimSun" w:hAnsi="Times New Roman"/>
          <w:szCs w:val="20"/>
        </w:rPr>
        <w:t>F</w:t>
      </w:r>
      <w:r w:rsidRPr="00E34E53">
        <w:rPr>
          <w:rFonts w:ascii="Times New Roman" w:hAnsi="Times New Roman"/>
          <w:szCs w:val="20"/>
        </w:rPr>
        <w:t xml:space="preserve">or </w:t>
      </w:r>
      <m:oMath>
        <m:sSub>
          <m:sSubPr>
            <m:ctrlPr>
              <w:rPr>
                <w:rFonts w:ascii="Cambria Math" w:eastAsia="DengXian" w:hAnsi="Cambria Math"/>
                <w:i/>
                <w:szCs w:val="20"/>
              </w:rPr>
            </m:ctrlPr>
          </m:sSubPr>
          <m:e>
            <m:r>
              <w:rPr>
                <w:rFonts w:ascii="Cambria Math" w:eastAsia="DengXian" w:hAnsi="Cambria Math"/>
                <w:szCs w:val="20"/>
              </w:rPr>
              <m:t>P</m:t>
            </m:r>
          </m:e>
          <m:sub>
            <m:r>
              <w:rPr>
                <w:rFonts w:ascii="Cambria Math" w:eastAsia="DengXian" w:hAnsi="Cambria Math"/>
                <w:szCs w:val="20"/>
              </w:rPr>
              <m:t>F</m:t>
            </m:r>
          </m:sub>
        </m:sSub>
        <m:r>
          <w:rPr>
            <w:rFonts w:ascii="Cambria Math" w:eastAsia="DengXian" w:hAnsi="Cambria Math"/>
            <w:szCs w:val="20"/>
          </w:rPr>
          <m:t>=4, K =2</m:t>
        </m:r>
      </m:oMath>
      <w:r w:rsidRPr="00E34E53">
        <w:rPr>
          <w:rFonts w:ascii="Times New Roman" w:eastAsiaTheme="minorEastAsia" w:hAnsi="Times New Roman"/>
          <w:szCs w:val="20"/>
          <w:lang w:eastAsia="zh-CN"/>
        </w:rPr>
        <w:t>,</w:t>
      </w:r>
      <w:r w:rsidRPr="00E34E53">
        <w:rPr>
          <w:rFonts w:ascii="Times New Roman" w:eastAsia="SimSun" w:hAnsi="Times New Roman"/>
          <w:szCs w:val="20"/>
        </w:rPr>
        <w:t xml:space="preserve"> </w:t>
      </w:r>
      <m:oMath>
        <m:sSub>
          <m:sSubPr>
            <m:ctrlPr>
              <w:rPr>
                <w:rFonts w:ascii="Cambria Math" w:eastAsia="SimSun" w:hAnsi="Cambria Math"/>
                <w:i/>
                <w:szCs w:val="20"/>
              </w:rPr>
            </m:ctrlPr>
          </m:sSubPr>
          <m:e>
            <m:r>
              <w:rPr>
                <w:rFonts w:ascii="Cambria Math" w:eastAsia="SimSun" w:hAnsi="Cambria Math"/>
                <w:szCs w:val="20"/>
              </w:rPr>
              <m:t>N</m:t>
            </m:r>
          </m:e>
          <m:sub>
            <m:r>
              <w:rPr>
                <w:rFonts w:ascii="Cambria Math" w:eastAsia="SimSun" w:hAnsi="Cambria Math"/>
                <w:szCs w:val="20"/>
              </w:rPr>
              <m:t>FHgroup</m:t>
            </m:r>
          </m:sub>
        </m:sSub>
        <m:r>
          <w:rPr>
            <w:rFonts w:ascii="Cambria Math" w:eastAsia="SimSun" w:hAnsi="Cambria Math"/>
            <w:szCs w:val="20"/>
          </w:rPr>
          <m:t>=2</m:t>
        </m:r>
      </m:oMath>
    </w:p>
    <w:p w14:paraId="0F55BCC0" w14:textId="77777777" w:rsidR="00F32149" w:rsidRPr="00E34E53" w:rsidRDefault="00F32149" w:rsidP="00F32149">
      <w:pPr>
        <w:widowControl w:val="0"/>
        <w:numPr>
          <w:ilvl w:val="1"/>
          <w:numId w:val="110"/>
        </w:numPr>
        <w:jc w:val="both"/>
        <w:rPr>
          <w:rFonts w:ascii="Times New Roman" w:eastAsiaTheme="minorEastAsia" w:hAnsi="Times New Roman"/>
          <w:szCs w:val="20"/>
          <w:lang w:eastAsia="zh-CN"/>
        </w:rPr>
      </w:pPr>
      <w:r w:rsidRPr="00E34E53">
        <w:rPr>
          <w:rFonts w:ascii="Times New Roman" w:eastAsia="SimSun" w:hAnsi="Times New Roman"/>
          <w:szCs w:val="20"/>
        </w:rPr>
        <w:t>FFS: X=2 or 8</w:t>
      </w:r>
    </w:p>
    <w:p w14:paraId="6736D58F" w14:textId="77777777" w:rsidR="00F32149" w:rsidRPr="00E34E53" w:rsidRDefault="00F32149" w:rsidP="00F32149">
      <w:pPr>
        <w:widowControl w:val="0"/>
        <w:numPr>
          <w:ilvl w:val="0"/>
          <w:numId w:val="110"/>
        </w:numPr>
        <w:ind w:left="400"/>
        <w:jc w:val="both"/>
        <w:rPr>
          <w:rFonts w:ascii="Times New Roman" w:eastAsia="SimSun" w:hAnsi="Times New Roman"/>
          <w:szCs w:val="20"/>
        </w:rPr>
      </w:pPr>
      <w:r w:rsidRPr="00E34E53">
        <w:rPr>
          <w:rFonts w:ascii="Times New Roman" w:eastAsia="SimSun" w:hAnsi="Times New Roman"/>
          <w:szCs w:val="20"/>
          <w:lang w:eastAsia="zh-CN"/>
        </w:rPr>
        <w:t>The i</w:t>
      </w:r>
      <w:r w:rsidRPr="00E34E53">
        <w:rPr>
          <w:rFonts w:ascii="Times New Roman" w:eastAsia="SimSun" w:hAnsi="Times New Roman"/>
          <w:szCs w:val="20"/>
        </w:rPr>
        <w:t>nitialization ID</w:t>
      </w:r>
      <w:r w:rsidRPr="00E34E53">
        <w:rPr>
          <w:rFonts w:ascii="Times New Roman" w:eastAsia="SimSun" w:hAnsi="Times New Roman"/>
          <w:szCs w:val="20"/>
          <w:lang w:eastAsia="zh-CN"/>
        </w:rPr>
        <w:t xml:space="preserve"> is determined by</w:t>
      </w:r>
    </w:p>
    <w:p w14:paraId="3DABB78D" w14:textId="77777777" w:rsidR="00F32149" w:rsidRPr="00E34E53" w:rsidRDefault="00F32149" w:rsidP="00F32149">
      <w:pPr>
        <w:widowControl w:val="0"/>
        <w:numPr>
          <w:ilvl w:val="1"/>
          <w:numId w:val="110"/>
        </w:numPr>
        <w:jc w:val="both"/>
        <w:rPr>
          <w:rFonts w:ascii="Times New Roman" w:eastAsia="SimSun" w:hAnsi="Times New Roman"/>
          <w:szCs w:val="20"/>
        </w:rPr>
      </w:pPr>
      <w:r w:rsidRPr="00E34E53">
        <w:rPr>
          <w:rFonts w:ascii="Times New Roman" w:eastAsia="SimSun" w:hAnsi="Times New Roman"/>
          <w:szCs w:val="20"/>
        </w:rPr>
        <w:t xml:space="preserve">A newly introduced RRC configured ID with value range [0,1023] </w:t>
      </w:r>
    </w:p>
    <w:p w14:paraId="7FAD6593" w14:textId="77777777" w:rsidR="00F32149" w:rsidRPr="00E34E53" w:rsidRDefault="00F32149" w:rsidP="00F32149">
      <w:pPr>
        <w:widowControl w:val="0"/>
        <w:numPr>
          <w:ilvl w:val="0"/>
          <w:numId w:val="110"/>
        </w:numPr>
        <w:ind w:left="400"/>
        <w:jc w:val="both"/>
        <w:rPr>
          <w:rFonts w:ascii="Times New Roman" w:eastAsia="SimSun" w:hAnsi="Times New Roman"/>
          <w:szCs w:val="20"/>
        </w:rPr>
      </w:pPr>
      <w:r w:rsidRPr="00E34E53">
        <w:rPr>
          <w:rFonts w:ascii="Times New Roman" w:eastAsia="SimSun" w:hAnsi="Times New Roman"/>
          <w:szCs w:val="20"/>
        </w:rPr>
        <w:t>The sequence is initialized</w:t>
      </w:r>
    </w:p>
    <w:p w14:paraId="3A1EB1F0" w14:textId="77777777" w:rsidR="00F32149" w:rsidRPr="00E34E53" w:rsidRDefault="00F32149" w:rsidP="00F32149">
      <w:pPr>
        <w:widowControl w:val="0"/>
        <w:numPr>
          <w:ilvl w:val="1"/>
          <w:numId w:val="110"/>
        </w:numPr>
        <w:jc w:val="both"/>
        <w:rPr>
          <w:rFonts w:ascii="Times New Roman" w:eastAsia="SimSun" w:hAnsi="Times New Roman"/>
          <w:szCs w:val="20"/>
        </w:rPr>
      </w:pPr>
      <w:r w:rsidRPr="00E34E53">
        <w:rPr>
          <w:rFonts w:ascii="Times New Roman" w:eastAsia="SimSun" w:hAnsi="Times New Roman"/>
          <w:szCs w:val="20"/>
        </w:rPr>
        <w:t xml:space="preserve">At the beginning of radio frame </w:t>
      </w:r>
      <m:oMath>
        <m:sSub>
          <m:sSubPr>
            <m:ctrlPr>
              <w:rPr>
                <w:rFonts w:ascii="Cambria Math" w:eastAsia="SimSun" w:hAnsi="Cambria Math"/>
                <w:szCs w:val="20"/>
              </w:rPr>
            </m:ctrlPr>
          </m:sSubPr>
          <m:e>
            <m:r>
              <m:rPr>
                <m:sty m:val="p"/>
              </m:rPr>
              <w:rPr>
                <w:rFonts w:ascii="Cambria Math" w:eastAsia="SimSun" w:hAnsi="Cambria Math"/>
                <w:szCs w:val="20"/>
              </w:rPr>
              <m:t>n</m:t>
            </m:r>
          </m:e>
          <m:sub>
            <m:r>
              <m:rPr>
                <m:sty m:val="p"/>
              </m:rPr>
              <w:rPr>
                <w:rFonts w:ascii="Cambria Math" w:eastAsia="SimSun" w:hAnsi="Cambria Math"/>
                <w:szCs w:val="20"/>
              </w:rPr>
              <m:t>f</m:t>
            </m:r>
          </m:sub>
        </m:sSub>
        <m:r>
          <m:rPr>
            <m:sty m:val="p"/>
          </m:rPr>
          <w:rPr>
            <w:rFonts w:ascii="Cambria Math" w:eastAsia="SimSun" w:hAnsi="Cambria Math"/>
            <w:szCs w:val="20"/>
          </w:rPr>
          <m:t>=0</m:t>
        </m:r>
      </m:oMath>
      <w:r w:rsidRPr="00E34E53">
        <w:rPr>
          <w:rFonts w:ascii="Times New Roman" w:eastAsia="SimSun" w:hAnsi="Times New Roman"/>
          <w:szCs w:val="20"/>
        </w:rPr>
        <w:t xml:space="preserve"> </w:t>
      </w:r>
    </w:p>
    <w:p w14:paraId="469D0FA4" w14:textId="77777777" w:rsidR="00F32149" w:rsidRPr="00E34E53" w:rsidRDefault="00F32149" w:rsidP="00F32149">
      <w:pPr>
        <w:rPr>
          <w:rFonts w:ascii="Times New Roman" w:eastAsiaTheme="minorEastAsia" w:hAnsi="Times New Roman"/>
          <w:szCs w:val="20"/>
          <w:lang w:eastAsia="zh-CN"/>
        </w:rPr>
      </w:pPr>
    </w:p>
    <w:p w14:paraId="126DDD0C" w14:textId="77777777" w:rsidR="00F32149" w:rsidRPr="00E34E53" w:rsidRDefault="00F32149" w:rsidP="00F32149">
      <w:pPr>
        <w:jc w:val="both"/>
        <w:rPr>
          <w:rFonts w:ascii="Times New Roman" w:eastAsia="DengXian" w:hAnsi="Times New Roman"/>
          <w:b/>
          <w:bCs/>
          <w:szCs w:val="20"/>
          <w:lang w:eastAsia="zh-CN"/>
        </w:rPr>
      </w:pPr>
      <w:r w:rsidRPr="00E34E53">
        <w:rPr>
          <w:rFonts w:ascii="Times New Roman" w:hAnsi="Times New Roman"/>
          <w:b/>
          <w:bCs/>
          <w:szCs w:val="20"/>
          <w:highlight w:val="green"/>
        </w:rPr>
        <w:t>Agreement</w:t>
      </w:r>
      <w:r w:rsidRPr="00E34E53">
        <w:rPr>
          <w:rFonts w:ascii="Times New Roman" w:eastAsia="DengXian" w:hAnsi="Times New Roman"/>
          <w:b/>
          <w:bCs/>
          <w:szCs w:val="20"/>
          <w:highlight w:val="green"/>
          <w:lang w:eastAsia="zh-CN"/>
        </w:rPr>
        <w:t>:</w:t>
      </w:r>
      <w:r w:rsidRPr="00E34E53">
        <w:rPr>
          <w:rFonts w:ascii="Times New Roman" w:eastAsia="DengXian" w:hAnsi="Times New Roman"/>
          <w:b/>
          <w:bCs/>
          <w:szCs w:val="20"/>
          <w:lang w:eastAsia="zh-CN"/>
        </w:rPr>
        <w:t xml:space="preserve"> </w:t>
      </w:r>
    </w:p>
    <w:p w14:paraId="1BC5E05D" w14:textId="77777777" w:rsidR="00F32149" w:rsidRPr="00E34E53" w:rsidRDefault="00F32149" w:rsidP="00F32149">
      <w:pPr>
        <w:jc w:val="both"/>
        <w:rPr>
          <w:rFonts w:ascii="Times New Roman" w:eastAsia="DengXian" w:hAnsi="Times New Roman"/>
          <w:bCs/>
          <w:szCs w:val="20"/>
          <w:lang w:eastAsia="zh-CN"/>
        </w:rPr>
      </w:pPr>
      <w:r w:rsidRPr="00E34E53">
        <w:rPr>
          <w:rFonts w:ascii="Times New Roman" w:eastAsia="DengXian" w:hAnsi="Times New Roman"/>
          <w:bCs/>
          <w:szCs w:val="20"/>
          <w:lang w:eastAsia="zh-CN"/>
        </w:rPr>
        <w:t>The definition of SRS transmission occasion for cross-slot SRS resource is as the following:</w:t>
      </w:r>
    </w:p>
    <w:p w14:paraId="113D22CF" w14:textId="77777777" w:rsidR="00F32149" w:rsidRPr="00E34E53" w:rsidRDefault="00F32149" w:rsidP="00F32149">
      <w:pPr>
        <w:jc w:val="both"/>
        <w:rPr>
          <w:rFonts w:ascii="Times New Roman" w:eastAsia="DengXian" w:hAnsi="Times New Roman"/>
          <w:b/>
          <w:bCs/>
          <w:szCs w:val="20"/>
          <w:lang w:eastAsia="zh-CN"/>
        </w:rPr>
      </w:pPr>
      <w:r w:rsidRPr="00E34E53">
        <w:rPr>
          <w:rFonts w:ascii="Times New Roman" w:eastAsia="DengXian" w:hAnsi="Times New Roman"/>
          <w:bCs/>
          <w:szCs w:val="20"/>
          <w:lang w:eastAsia="zh-CN"/>
        </w:rPr>
        <w:t xml:space="preserve"> a SRS transmission occasion is defined by two consecutive S and U slots, a first symbol s within S slot and a number of consecutive symbols L where the last symbol is within U slot.</w:t>
      </w:r>
    </w:p>
    <w:p w14:paraId="716D1C90" w14:textId="77777777" w:rsidR="00F32149" w:rsidRPr="00E34E53" w:rsidRDefault="00F32149" w:rsidP="00F32149">
      <w:pPr>
        <w:rPr>
          <w:rFonts w:ascii="Times New Roman" w:eastAsiaTheme="minorEastAsia" w:hAnsi="Times New Roman"/>
          <w:szCs w:val="20"/>
          <w:lang w:eastAsia="zh-CN"/>
        </w:rPr>
      </w:pPr>
    </w:p>
    <w:p w14:paraId="01EDB774" w14:textId="77777777" w:rsidR="00F32149" w:rsidRPr="00E34E53" w:rsidRDefault="00F32149" w:rsidP="00F32149">
      <w:pPr>
        <w:rPr>
          <w:rFonts w:ascii="Times New Roman" w:eastAsiaTheme="minorEastAsia" w:hAnsi="Times New Roman"/>
          <w:szCs w:val="20"/>
          <w:lang w:eastAsia="zh-CN"/>
        </w:rPr>
      </w:pPr>
      <w:r w:rsidRPr="00E34E53">
        <w:rPr>
          <w:rFonts w:ascii="Times New Roman" w:hAnsi="Times New Roman"/>
          <w:b/>
          <w:bCs/>
          <w:szCs w:val="20"/>
          <w:highlight w:val="green"/>
        </w:rPr>
        <w:t>Agreement:</w:t>
      </w:r>
      <w:r w:rsidRPr="00E34E53">
        <w:rPr>
          <w:rFonts w:ascii="Times New Roman" w:eastAsiaTheme="minorEastAsia" w:hAnsi="Times New Roman"/>
          <w:szCs w:val="20"/>
          <w:lang w:eastAsia="zh-CN"/>
        </w:rPr>
        <w:t xml:space="preserve"> </w:t>
      </w:r>
    </w:p>
    <w:p w14:paraId="17A3896D" w14:textId="77777777" w:rsidR="00F32149" w:rsidRPr="00E34E53" w:rsidRDefault="00F32149" w:rsidP="00F32149">
      <w:pPr>
        <w:rPr>
          <w:rFonts w:ascii="Times New Roman" w:eastAsiaTheme="minorEastAsia" w:hAnsi="Times New Roman"/>
          <w:szCs w:val="20"/>
          <w:lang w:eastAsia="ko-KR"/>
        </w:rPr>
      </w:pPr>
      <w:r w:rsidRPr="00E34E53">
        <w:rPr>
          <w:rFonts w:ascii="Times New Roman" w:eastAsiaTheme="minorEastAsia" w:hAnsi="Times New Roman"/>
          <w:szCs w:val="20"/>
          <w:lang w:eastAsia="ko-KR"/>
        </w:rPr>
        <w:t>Support adding a single aperiodic SRS resource set configuration for 1T8R via cross-slot, where eight SRS resources are transmitted in different symbols of two consecutive S and U slots, each mapped to a different UE antenna port.</w:t>
      </w:r>
    </w:p>
    <w:p w14:paraId="77DBDB7C" w14:textId="77777777" w:rsidR="00F32149" w:rsidRPr="00E34E53" w:rsidRDefault="00F32149" w:rsidP="00F32149">
      <w:pPr>
        <w:rPr>
          <w:rFonts w:ascii="Times New Roman" w:eastAsiaTheme="minorEastAsia" w:hAnsi="Times New Roman"/>
          <w:szCs w:val="20"/>
          <w:lang w:eastAsia="zh-CN"/>
        </w:rPr>
      </w:pPr>
    </w:p>
    <w:p w14:paraId="4880206D" w14:textId="77777777" w:rsidR="00F32149" w:rsidRPr="00E34E53" w:rsidRDefault="00F32149" w:rsidP="00F32149">
      <w:pPr>
        <w:rPr>
          <w:rFonts w:ascii="Times New Roman" w:eastAsia="DengXian" w:hAnsi="Times New Roman"/>
          <w:bCs/>
          <w:szCs w:val="20"/>
          <w:lang w:eastAsia="zh-CN"/>
        </w:rPr>
      </w:pPr>
    </w:p>
    <w:p w14:paraId="7668E384" w14:textId="7EF5A6FE" w:rsidR="00F32149" w:rsidRPr="005D5F7C" w:rsidRDefault="00C62C50" w:rsidP="00F32149">
      <w:pPr>
        <w:rPr>
          <w:rFonts w:ascii="Times New Roman" w:eastAsia="Times New Roman" w:hAnsi="Times New Roman"/>
          <w:b/>
          <w:bCs/>
          <w:szCs w:val="20"/>
        </w:rPr>
      </w:pPr>
      <w:hyperlink r:id="rId384" w:history="1">
        <w:r w:rsidRPr="005D5F7C">
          <w:rPr>
            <w:rStyle w:val="Hyperlink"/>
            <w:rFonts w:ascii="Times New Roman" w:eastAsia="Times New Roman" w:hAnsi="Times New Roman"/>
            <w:b/>
            <w:bCs/>
            <w:szCs w:val="20"/>
          </w:rPr>
          <w:t>R1-2605712</w:t>
        </w:r>
      </w:hyperlink>
      <w:r w:rsidR="00F32149" w:rsidRPr="005D5F7C">
        <w:rPr>
          <w:rFonts w:ascii="Times New Roman" w:eastAsia="Times New Roman" w:hAnsi="Times New Roman"/>
          <w:b/>
          <w:bCs/>
          <w:szCs w:val="20"/>
        </w:rPr>
        <w:tab/>
        <w:t>Moderator summary on improvement of SRS capacity and coverage: Round2</w:t>
      </w:r>
      <w:r w:rsidR="00F32149" w:rsidRPr="005D5F7C">
        <w:rPr>
          <w:rFonts w:ascii="Times New Roman" w:eastAsia="Times New Roman" w:hAnsi="Times New Roman"/>
          <w:b/>
          <w:bCs/>
          <w:szCs w:val="20"/>
        </w:rPr>
        <w:tab/>
        <w:t>Moderator (CATT)</w:t>
      </w:r>
    </w:p>
    <w:p w14:paraId="30ED2AB4" w14:textId="77777777" w:rsidR="00F32149" w:rsidRPr="00E34E53" w:rsidRDefault="00F32149" w:rsidP="00F32149">
      <w:pPr>
        <w:rPr>
          <w:rFonts w:ascii="Times New Roman" w:eastAsia="DengXian" w:hAnsi="Times New Roman"/>
          <w:bCs/>
          <w:szCs w:val="20"/>
          <w:lang w:eastAsia="zh-CN"/>
        </w:rPr>
      </w:pPr>
    </w:p>
    <w:p w14:paraId="158BF6A9" w14:textId="77777777" w:rsidR="00F32149" w:rsidRPr="00E34E53" w:rsidRDefault="00F32149" w:rsidP="00F32149">
      <w:pPr>
        <w:rPr>
          <w:rFonts w:ascii="Times New Roman" w:eastAsia="DengXian" w:hAnsi="Times New Roman"/>
          <w:b/>
          <w:szCs w:val="20"/>
          <w:lang w:eastAsia="zh-CN"/>
        </w:rPr>
      </w:pPr>
      <w:r w:rsidRPr="00E34E53">
        <w:rPr>
          <w:rFonts w:ascii="Times New Roman" w:eastAsia="DengXian" w:hAnsi="Times New Roman"/>
          <w:b/>
          <w:szCs w:val="20"/>
          <w:highlight w:val="green"/>
          <w:lang w:eastAsia="zh-CN"/>
        </w:rPr>
        <w:t>Agreement:</w:t>
      </w:r>
    </w:p>
    <w:p w14:paraId="35827EDF" w14:textId="77777777" w:rsidR="00F32149" w:rsidRPr="00E34E53" w:rsidRDefault="00F32149" w:rsidP="00F32149">
      <w:pPr>
        <w:rPr>
          <w:rFonts w:ascii="Times New Roman" w:eastAsiaTheme="minorEastAsia" w:hAnsi="Times New Roman"/>
          <w:szCs w:val="20"/>
          <w:lang w:eastAsia="zh-CN"/>
        </w:rPr>
      </w:pPr>
      <w:r w:rsidRPr="00E34E53">
        <w:rPr>
          <w:rFonts w:ascii="Times New Roman" w:hAnsi="Times New Roman"/>
          <w:szCs w:val="20"/>
        </w:rPr>
        <w:t xml:space="preserve">Regarding the value of X in the pseudo-random sequence </w:t>
      </w:r>
      <m:oMath>
        <m:r>
          <w:rPr>
            <w:rFonts w:ascii="Cambria Math" w:hAnsi="Cambria Math"/>
            <w:szCs w:val="20"/>
          </w:rPr>
          <m:t>c</m:t>
        </m:r>
        <m:d>
          <m:dPr>
            <m:ctrlPr>
              <w:rPr>
                <w:rFonts w:ascii="Cambria Math" w:hAnsi="Cambria Math"/>
                <w:b/>
                <w:i/>
                <w:szCs w:val="20"/>
              </w:rPr>
            </m:ctrlPr>
          </m:dPr>
          <m:e>
            <m:r>
              <m:rPr>
                <m:sty m:val="bi"/>
              </m:rPr>
              <w:rPr>
                <w:rFonts w:ascii="Cambria Math" w:hAnsi="Cambria Math"/>
                <w:szCs w:val="20"/>
              </w:rPr>
              <m:t>∙</m:t>
            </m:r>
          </m:e>
        </m:d>
      </m:oMath>
      <w:r w:rsidRPr="00E34E53">
        <w:rPr>
          <w:rFonts w:ascii="Times New Roman" w:hAnsi="Times New Roman"/>
          <w:b/>
          <w:szCs w:val="20"/>
        </w:rPr>
        <w:t xml:space="preserve"> </w:t>
      </w:r>
      <w:r w:rsidRPr="00E34E53">
        <w:rPr>
          <w:rFonts w:ascii="Times New Roman" w:hAnsi="Times New Roman"/>
          <w:szCs w:val="20"/>
        </w:rPr>
        <w:t>for start RB hopping across different SRS FH period groups</w:t>
      </w:r>
      <w:r w:rsidRPr="00E34E53">
        <w:rPr>
          <w:rFonts w:ascii="Times New Roman" w:eastAsiaTheme="minorEastAsia" w:hAnsi="Times New Roman"/>
          <w:szCs w:val="20"/>
          <w:lang w:eastAsia="zh-CN"/>
        </w:rPr>
        <w:t>, X=8 is supported.</w:t>
      </w:r>
    </w:p>
    <w:p w14:paraId="6A4A03CE" w14:textId="77777777" w:rsidR="00F32149" w:rsidRPr="00E34E53" w:rsidRDefault="00F32149" w:rsidP="00F32149">
      <w:pPr>
        <w:rPr>
          <w:rFonts w:ascii="Times New Roman" w:eastAsiaTheme="minorEastAsia" w:hAnsi="Times New Roman"/>
          <w:szCs w:val="20"/>
          <w:lang w:eastAsia="zh-CN"/>
        </w:rPr>
      </w:pPr>
    </w:p>
    <w:p w14:paraId="3480EB06" w14:textId="77777777" w:rsidR="00F32149" w:rsidRPr="00E34E53" w:rsidRDefault="00F32149" w:rsidP="00F32149">
      <w:pPr>
        <w:rPr>
          <w:rFonts w:ascii="Times New Roman" w:eastAsia="Times New Roman" w:hAnsi="Times New Roman"/>
          <w:b/>
          <w:bCs/>
          <w:szCs w:val="20"/>
        </w:rPr>
      </w:pPr>
    </w:p>
    <w:p w14:paraId="50C52251" w14:textId="26FC81AA" w:rsidR="00F32149" w:rsidRPr="005D5F7C" w:rsidRDefault="00C62C50" w:rsidP="00F32149">
      <w:pPr>
        <w:rPr>
          <w:rFonts w:ascii="Times New Roman" w:eastAsia="Times New Roman" w:hAnsi="Times New Roman"/>
          <w:b/>
          <w:bCs/>
          <w:szCs w:val="20"/>
        </w:rPr>
      </w:pPr>
      <w:hyperlink r:id="rId385" w:history="1">
        <w:r w:rsidRPr="005D5F7C">
          <w:rPr>
            <w:rStyle w:val="Hyperlink"/>
            <w:rFonts w:ascii="Times New Roman" w:eastAsia="Times New Roman" w:hAnsi="Times New Roman"/>
            <w:b/>
            <w:bCs/>
            <w:szCs w:val="20"/>
          </w:rPr>
          <w:t>R1-2606880</w:t>
        </w:r>
      </w:hyperlink>
      <w:r w:rsidR="00F32149" w:rsidRPr="005D5F7C">
        <w:rPr>
          <w:rFonts w:ascii="Times New Roman" w:eastAsia="Times New Roman" w:hAnsi="Times New Roman"/>
          <w:b/>
          <w:bCs/>
          <w:szCs w:val="20"/>
        </w:rPr>
        <w:tab/>
        <w:t>Moderator summary on improvement of SRS capacity and coverage: Round3</w:t>
      </w:r>
      <w:r w:rsidR="00F32149" w:rsidRPr="005D5F7C">
        <w:rPr>
          <w:rFonts w:ascii="Times New Roman" w:eastAsia="Times New Roman" w:hAnsi="Times New Roman"/>
          <w:b/>
          <w:bCs/>
          <w:szCs w:val="20"/>
        </w:rPr>
        <w:tab/>
        <w:t>Moderator (CATT)</w:t>
      </w:r>
    </w:p>
    <w:p w14:paraId="35C24ECD" w14:textId="77777777" w:rsidR="00F32149" w:rsidRPr="005D5F7C" w:rsidRDefault="00F32149" w:rsidP="00F32149">
      <w:pPr>
        <w:rPr>
          <w:rFonts w:ascii="Times New Roman" w:eastAsia="DengXian" w:hAnsi="Times New Roman"/>
          <w:b/>
          <w:bCs/>
          <w:szCs w:val="20"/>
          <w:lang w:eastAsia="zh-CN"/>
        </w:rPr>
      </w:pPr>
    </w:p>
    <w:p w14:paraId="7A55CBFC" w14:textId="77777777" w:rsidR="00F32149" w:rsidRPr="00E34E53" w:rsidRDefault="00F32149" w:rsidP="00F32149">
      <w:pPr>
        <w:rPr>
          <w:rFonts w:ascii="Times New Roman" w:eastAsiaTheme="minorEastAsia" w:hAnsi="Times New Roman"/>
          <w:szCs w:val="20"/>
          <w:lang w:eastAsia="zh-CN"/>
        </w:rPr>
      </w:pPr>
    </w:p>
    <w:p w14:paraId="487F879F" w14:textId="77777777" w:rsidR="00F32149" w:rsidRPr="00E34E53" w:rsidRDefault="00F32149" w:rsidP="00F32149">
      <w:pPr>
        <w:adjustRightInd w:val="0"/>
        <w:rPr>
          <w:rFonts w:ascii="Times New Roman" w:eastAsiaTheme="minorEastAsia" w:hAnsi="Times New Roman"/>
          <w:b/>
          <w:bCs/>
          <w:szCs w:val="20"/>
          <w:lang w:eastAsia="zh-CN"/>
        </w:rPr>
      </w:pPr>
      <w:r w:rsidRPr="00E34E53">
        <w:rPr>
          <w:rFonts w:ascii="Times New Roman" w:hAnsi="Times New Roman"/>
          <w:b/>
          <w:bCs/>
          <w:szCs w:val="20"/>
          <w:highlight w:val="green"/>
        </w:rPr>
        <w:t>Agreement</w:t>
      </w:r>
      <w:r w:rsidRPr="00E34E53">
        <w:rPr>
          <w:rFonts w:ascii="Times New Roman" w:eastAsiaTheme="minorEastAsia" w:hAnsi="Times New Roman"/>
          <w:b/>
          <w:bCs/>
          <w:szCs w:val="20"/>
          <w:highlight w:val="green"/>
          <w:lang w:eastAsia="zh-CN"/>
        </w:rPr>
        <w:t>:</w:t>
      </w:r>
      <w:r w:rsidRPr="00E34E53">
        <w:rPr>
          <w:rFonts w:ascii="Times New Roman" w:eastAsiaTheme="minorEastAsia" w:hAnsi="Times New Roman"/>
          <w:b/>
          <w:bCs/>
          <w:szCs w:val="20"/>
          <w:lang w:eastAsia="zh-CN"/>
        </w:rPr>
        <w:t xml:space="preserve"> </w:t>
      </w:r>
    </w:p>
    <w:p w14:paraId="5F82A904" w14:textId="77777777" w:rsidR="00F32149" w:rsidRPr="00E34E53" w:rsidRDefault="00F32149" w:rsidP="00F32149">
      <w:pPr>
        <w:adjustRightInd w:val="0"/>
        <w:rPr>
          <w:rFonts w:ascii="Times New Roman" w:eastAsia="DengXian" w:hAnsi="Times New Roman"/>
          <w:iCs/>
          <w:szCs w:val="20"/>
          <w:lang w:eastAsia="zh-CN"/>
        </w:rPr>
      </w:pPr>
      <w:r w:rsidRPr="00E34E53">
        <w:rPr>
          <w:rFonts w:ascii="Times New Roman" w:eastAsia="DengXian" w:hAnsi="Times New Roman"/>
          <w:iCs/>
          <w:szCs w:val="20"/>
          <w:lang w:eastAsia="zh-CN"/>
        </w:rPr>
        <w:lastRenderedPageBreak/>
        <w:t>W</w:t>
      </w:r>
      <w:r w:rsidRPr="00E34E53">
        <w:rPr>
          <w:rFonts w:ascii="Times New Roman" w:eastAsia="DengXian" w:hAnsi="Times New Roman"/>
          <w:iCs/>
          <w:szCs w:val="20"/>
        </w:rPr>
        <w:t xml:space="preserve">hen </w:t>
      </w:r>
      <w:r w:rsidRPr="00E34E53">
        <w:rPr>
          <w:rFonts w:ascii="Times New Roman" w:eastAsia="DengXian" w:hAnsi="Times New Roman"/>
          <w:szCs w:val="20"/>
        </w:rPr>
        <w:t>intra-repetition hopping for SRS repetition symbols within each SRS frequency hop</w:t>
      </w:r>
      <w:r w:rsidRPr="00E34E53">
        <w:rPr>
          <w:rFonts w:ascii="Times New Roman" w:eastAsia="DengXian" w:hAnsi="Times New Roman"/>
          <w:iCs/>
          <w:szCs w:val="20"/>
        </w:rPr>
        <w:t xml:space="preserve"> is enabled,</w:t>
      </w:r>
      <w:r w:rsidRPr="00E34E53">
        <w:rPr>
          <w:rFonts w:ascii="Times New Roman" w:eastAsia="SimSun" w:hAnsi="Times New Roman"/>
          <w:iCs/>
          <w:szCs w:val="20"/>
          <w:lang w:eastAsia="zh-CN"/>
        </w:rPr>
        <w:t xml:space="preserve"> s</w:t>
      </w:r>
      <w:r w:rsidRPr="00E34E53">
        <w:rPr>
          <w:rFonts w:ascii="Times New Roman" w:eastAsia="SimSun" w:hAnsi="Times New Roman"/>
          <w:iCs/>
          <w:szCs w:val="20"/>
        </w:rPr>
        <w:t xml:space="preserve">upport </w:t>
      </w:r>
      <w:r w:rsidRPr="00E34E53">
        <w:rPr>
          <w:rFonts w:ascii="Times New Roman" w:eastAsia="SimSun" w:hAnsi="Times New Roman"/>
          <w:iCs/>
          <w:szCs w:val="20"/>
          <w:lang w:eastAsia="zh-CN"/>
        </w:rPr>
        <w:t xml:space="preserve">the </w:t>
      </w:r>
      <w:r w:rsidRPr="00E34E53">
        <w:rPr>
          <w:rFonts w:ascii="Times New Roman" w:eastAsia="SimSun" w:hAnsi="Times New Roman"/>
          <w:iCs/>
          <w:szCs w:val="20"/>
        </w:rPr>
        <w:t>following formula to determine the s</w:t>
      </w:r>
      <w:r w:rsidRPr="00E34E53">
        <w:rPr>
          <w:rFonts w:ascii="Times New Roman" w:eastAsia="DengXian" w:hAnsi="Times New Roman"/>
          <w:iCs/>
          <w:szCs w:val="20"/>
        </w:rPr>
        <w:t xml:space="preserve">tart RB hopping pattern: </w:t>
      </w:r>
    </w:p>
    <w:p w14:paraId="329AD885" w14:textId="77777777" w:rsidR="00F32149" w:rsidRPr="00E34E53" w:rsidRDefault="00000000" w:rsidP="00F32149">
      <w:pPr>
        <w:adjustRightInd w:val="0"/>
        <w:rPr>
          <w:rFonts w:ascii="Times New Roman" w:eastAsia="SimSun" w:hAnsi="Times New Roman"/>
          <w:iCs/>
          <w:szCs w:val="20"/>
          <w:lang w:eastAsia="zh-CN"/>
        </w:rPr>
      </w:pPr>
      <m:oMathPara>
        <m:oMath>
          <m:sSubSup>
            <m:sSubSupPr>
              <m:ctrlPr>
                <w:rPr>
                  <w:rFonts w:ascii="Cambria Math" w:eastAsia="MS Mincho" w:hAnsi="Cambria Math"/>
                  <w:iCs/>
                  <w:szCs w:val="20"/>
                </w:rPr>
              </m:ctrlPr>
            </m:sSubSupPr>
            <m:e>
              <m:r>
                <m:rPr>
                  <m:sty m:val="p"/>
                </m:rPr>
                <w:rPr>
                  <w:rFonts w:ascii="Cambria Math" w:eastAsia="MS Mincho" w:hAnsi="Cambria Math"/>
                  <w:szCs w:val="20"/>
                </w:rPr>
                <m:t>n</m:t>
              </m:r>
            </m:e>
            <m:sub>
              <m:r>
                <m:rPr>
                  <m:nor/>
                </m:rPr>
                <w:rPr>
                  <w:rFonts w:ascii="Times New Roman" w:eastAsia="MS Mincho" w:hAnsi="Times New Roman"/>
                  <w:iCs/>
                  <w:szCs w:val="20"/>
                </w:rPr>
                <m:t>offset</m:t>
              </m:r>
            </m:sub>
            <m:sup>
              <m:r>
                <m:rPr>
                  <m:nor/>
                </m:rPr>
                <w:rPr>
                  <w:rFonts w:ascii="Times New Roman" w:eastAsia="MS Mincho" w:hAnsi="Times New Roman"/>
                  <w:iCs/>
                  <w:szCs w:val="20"/>
                </w:rPr>
                <m:t>RPFS</m:t>
              </m:r>
            </m:sup>
          </m:sSubSup>
          <m:r>
            <m:rPr>
              <m:sty m:val="p"/>
            </m:rPr>
            <w:rPr>
              <w:rFonts w:ascii="Cambria Math" w:eastAsia="MS Mincho" w:hAnsi="Cambria Math"/>
              <w:szCs w:val="20"/>
            </w:rPr>
            <m:t>=</m:t>
          </m:r>
          <m:sSubSup>
            <m:sSubSupPr>
              <m:ctrlPr>
                <w:rPr>
                  <w:rFonts w:ascii="Cambria Math" w:hAnsi="Cambria Math"/>
                  <w:iCs/>
                  <w:szCs w:val="20"/>
                </w:rPr>
              </m:ctrlPr>
            </m:sSubSupPr>
            <m:e>
              <m:r>
                <m:rPr>
                  <m:sty m:val="p"/>
                </m:rPr>
                <w:rPr>
                  <w:rFonts w:ascii="Cambria Math" w:hAnsi="Cambria Math"/>
                  <w:szCs w:val="20"/>
                </w:rPr>
                <m:t>N</m:t>
              </m:r>
            </m:e>
            <m:sub>
              <m:r>
                <m:rPr>
                  <m:nor/>
                </m:rPr>
                <w:rPr>
                  <w:rFonts w:ascii="Times New Roman" w:hAnsi="Times New Roman"/>
                  <w:iCs/>
                  <w:szCs w:val="20"/>
                </w:rPr>
                <m:t>sc</m:t>
              </m:r>
            </m:sub>
            <m:sup>
              <m:r>
                <m:rPr>
                  <m:nor/>
                </m:rPr>
                <w:rPr>
                  <w:rFonts w:ascii="Times New Roman" w:hAnsi="Times New Roman"/>
                  <w:iCs/>
                  <w:szCs w:val="20"/>
                </w:rPr>
                <m:t>RB</m:t>
              </m:r>
            </m:sup>
          </m:sSubSup>
          <m:f>
            <m:fPr>
              <m:type m:val="lin"/>
              <m:ctrlPr>
                <w:rPr>
                  <w:rFonts w:ascii="Cambria Math" w:hAnsi="Cambria Math"/>
                  <w:iCs/>
                  <w:szCs w:val="20"/>
                  <w:lang w:val="sv-SE"/>
                </w:rPr>
              </m:ctrlPr>
            </m:fPr>
            <m:num>
              <m:sSub>
                <m:sSubPr>
                  <m:ctrlPr>
                    <w:rPr>
                      <w:rFonts w:ascii="Cambria Math" w:hAnsi="Cambria Math"/>
                      <w:iCs/>
                      <w:szCs w:val="20"/>
                      <w:lang w:val="sv-SE"/>
                    </w:rPr>
                  </m:ctrlPr>
                </m:sSubPr>
                <m:e>
                  <m:r>
                    <m:rPr>
                      <m:sty m:val="p"/>
                    </m:rPr>
                    <w:rPr>
                      <w:rFonts w:ascii="Cambria Math" w:hAnsi="Cambria Math"/>
                      <w:szCs w:val="20"/>
                    </w:rPr>
                    <m:t>m</m:t>
                  </m:r>
                </m:e>
                <m:sub>
                  <m:r>
                    <m:rPr>
                      <m:nor/>
                    </m:rPr>
                    <w:rPr>
                      <w:rFonts w:ascii="Times New Roman" w:hAnsi="Times New Roman"/>
                      <w:iCs/>
                      <w:szCs w:val="20"/>
                    </w:rPr>
                    <m:t>SRS</m:t>
                  </m:r>
                  <m:r>
                    <m:rPr>
                      <m:sty m:val="p"/>
                    </m:rPr>
                    <w:rPr>
                      <w:rFonts w:ascii="Cambria Math" w:hAnsi="Cambria Math"/>
                      <w:szCs w:val="20"/>
                    </w:rPr>
                    <m:t>,</m:t>
                  </m:r>
                  <m:sSub>
                    <m:sSubPr>
                      <m:ctrlPr>
                        <w:rPr>
                          <w:rFonts w:ascii="Cambria Math" w:hAnsi="Cambria Math"/>
                          <w:iCs/>
                          <w:szCs w:val="20"/>
                          <w:lang w:val="sv-SE"/>
                        </w:rPr>
                      </m:ctrlPr>
                    </m:sSubPr>
                    <m:e>
                      <m:r>
                        <m:rPr>
                          <m:sty m:val="p"/>
                        </m:rPr>
                        <w:rPr>
                          <w:rFonts w:ascii="Cambria Math" w:hAnsi="Cambria Math"/>
                          <w:szCs w:val="20"/>
                        </w:rPr>
                        <m:t>B</m:t>
                      </m:r>
                    </m:e>
                    <m:sub>
                      <m:r>
                        <m:rPr>
                          <m:nor/>
                        </m:rPr>
                        <w:rPr>
                          <w:rFonts w:ascii="Times New Roman" w:hAnsi="Times New Roman"/>
                          <w:iCs/>
                          <w:szCs w:val="20"/>
                        </w:rPr>
                        <m:t>SRS</m:t>
                      </m:r>
                    </m:sub>
                  </m:sSub>
                </m:sub>
              </m:sSub>
              <m:d>
                <m:dPr>
                  <m:ctrlPr>
                    <w:rPr>
                      <w:rFonts w:ascii="Cambria Math" w:hAnsi="Cambria Math"/>
                      <w:iCs/>
                      <w:szCs w:val="20"/>
                      <w:lang w:val="sv-SE"/>
                    </w:rPr>
                  </m:ctrlPr>
                </m:dPr>
                <m:e>
                  <m:d>
                    <m:dPr>
                      <m:ctrlPr>
                        <w:rPr>
                          <w:rFonts w:ascii="Cambria Math" w:hAnsi="Cambria Math"/>
                          <w:iCs/>
                          <w:szCs w:val="20"/>
                          <w:lang w:val="sv-SE"/>
                        </w:rPr>
                      </m:ctrlPr>
                    </m:dPr>
                    <m:e>
                      <m:sSub>
                        <m:sSubPr>
                          <m:ctrlPr>
                            <w:rPr>
                              <w:rFonts w:ascii="Cambria Math" w:hAnsi="Cambria Math"/>
                              <w:iCs/>
                              <w:szCs w:val="20"/>
                              <w:lang w:val="sv-SE"/>
                            </w:rPr>
                          </m:ctrlPr>
                        </m:sSubPr>
                        <m:e>
                          <m:r>
                            <m:rPr>
                              <m:sty m:val="p"/>
                            </m:rPr>
                            <w:rPr>
                              <w:rFonts w:ascii="Cambria Math" w:hAnsi="Cambria Math"/>
                              <w:szCs w:val="20"/>
                            </w:rPr>
                            <m:t>k</m:t>
                          </m:r>
                        </m:e>
                        <m:sub>
                          <m:r>
                            <m:rPr>
                              <m:nor/>
                            </m:rPr>
                            <w:rPr>
                              <w:rFonts w:ascii="Times New Roman" w:hAnsi="Times New Roman"/>
                              <w:iCs/>
                              <w:szCs w:val="20"/>
                            </w:rPr>
                            <m:t>F</m:t>
                          </m:r>
                        </m:sub>
                      </m:sSub>
                      <m:r>
                        <m:rPr>
                          <m:sty m:val="p"/>
                        </m:rPr>
                        <w:rPr>
                          <w:rFonts w:ascii="Cambria Math" w:eastAsia="KaiTi" w:hAnsi="Cambria Math"/>
                          <w:szCs w:val="20"/>
                        </w:rPr>
                        <m:t>+</m:t>
                      </m:r>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hop,1</m:t>
                          </m:r>
                        </m:sub>
                      </m:sSub>
                      <m:r>
                        <m:rPr>
                          <m:sty m:val="p"/>
                        </m:rPr>
                        <w:rPr>
                          <w:rFonts w:ascii="Cambria Math" w:eastAsia="KaiTi" w:hAnsi="Cambria Math"/>
                          <w:szCs w:val="20"/>
                        </w:rPr>
                        <m:t>+</m:t>
                      </m:r>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hop,2</m:t>
                          </m:r>
                        </m:sub>
                      </m:sSub>
                      <m:r>
                        <m:rPr>
                          <m:sty m:val="p"/>
                        </m:rPr>
                        <w:rPr>
                          <w:rFonts w:ascii="Cambria Math" w:eastAsia="KaiTi" w:hAnsi="Cambria Math"/>
                          <w:szCs w:val="20"/>
                        </w:rPr>
                        <m:t>+</m:t>
                      </m:r>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hop,3</m:t>
                          </m:r>
                        </m:sub>
                      </m:sSub>
                    </m:e>
                  </m:d>
                  <m:r>
                    <m:rPr>
                      <m:nor/>
                    </m:rPr>
                    <w:rPr>
                      <w:rFonts w:ascii="Times New Roman" w:hAnsi="Times New Roman"/>
                      <w:iCs/>
                      <w:szCs w:val="20"/>
                    </w:rPr>
                    <m:t>mod</m:t>
                  </m:r>
                  <m:r>
                    <m:rPr>
                      <m:sty m:val="p"/>
                    </m:rPr>
                    <w:rPr>
                      <w:rFonts w:ascii="Cambria Math" w:hAnsi="Cambria Math"/>
                      <w:szCs w:val="20"/>
                    </w:rPr>
                    <m:t xml:space="preserve"> </m:t>
                  </m:r>
                  <m:sSub>
                    <m:sSubPr>
                      <m:ctrlPr>
                        <w:rPr>
                          <w:rFonts w:ascii="Cambria Math" w:hAnsi="Cambria Math"/>
                          <w:iCs/>
                          <w:szCs w:val="20"/>
                          <w:lang w:val="sv-SE"/>
                        </w:rPr>
                      </m:ctrlPr>
                    </m:sSubPr>
                    <m:e>
                      <m:r>
                        <m:rPr>
                          <m:sty m:val="p"/>
                        </m:rPr>
                        <w:rPr>
                          <w:rFonts w:ascii="Cambria Math" w:hAnsi="Cambria Math"/>
                          <w:szCs w:val="20"/>
                        </w:rPr>
                        <m:t>P</m:t>
                      </m:r>
                    </m:e>
                    <m:sub>
                      <m:r>
                        <m:rPr>
                          <m:nor/>
                        </m:rPr>
                        <w:rPr>
                          <w:rFonts w:ascii="Times New Roman" w:hAnsi="Times New Roman"/>
                          <w:iCs/>
                          <w:szCs w:val="20"/>
                        </w:rPr>
                        <m:t>F</m:t>
                      </m:r>
                    </m:sub>
                  </m:sSub>
                </m:e>
              </m:d>
            </m:num>
            <m:den>
              <m:sSub>
                <m:sSubPr>
                  <m:ctrlPr>
                    <w:rPr>
                      <w:rFonts w:ascii="Cambria Math" w:eastAsia="Calibri" w:hAnsi="Cambria Math"/>
                      <w:iCs/>
                      <w:szCs w:val="20"/>
                      <w:lang w:val="sv-SE"/>
                    </w:rPr>
                  </m:ctrlPr>
                </m:sSubPr>
                <m:e>
                  <m:r>
                    <m:rPr>
                      <m:sty m:val="p"/>
                    </m:rPr>
                    <w:rPr>
                      <w:rFonts w:ascii="Cambria Math" w:eastAsia="Calibri" w:hAnsi="Cambria Math"/>
                      <w:szCs w:val="20"/>
                    </w:rPr>
                    <m:t>P</m:t>
                  </m:r>
                </m:e>
                <m:sub>
                  <m:r>
                    <m:rPr>
                      <m:nor/>
                    </m:rPr>
                    <w:rPr>
                      <w:rFonts w:ascii="Times New Roman" w:eastAsia="Calibri" w:hAnsi="Times New Roman"/>
                      <w:iCs/>
                      <w:szCs w:val="20"/>
                    </w:rPr>
                    <m:t>F</m:t>
                  </m:r>
                </m:sub>
              </m:sSub>
            </m:den>
          </m:f>
        </m:oMath>
      </m:oMathPara>
    </w:p>
    <w:p w14:paraId="79712687" w14:textId="77777777" w:rsidR="00F32149" w:rsidRPr="00E34E53" w:rsidRDefault="00F32149" w:rsidP="00F32149">
      <w:pPr>
        <w:adjustRightInd w:val="0"/>
        <w:rPr>
          <w:rFonts w:ascii="Times New Roman" w:eastAsia="DengXian" w:hAnsi="Times New Roman"/>
          <w:iCs/>
          <w:szCs w:val="20"/>
          <w:lang w:val="sv-SE" w:eastAsia="zh-CN"/>
        </w:rPr>
      </w:pPr>
      <w:r w:rsidRPr="00E34E53">
        <w:rPr>
          <w:rFonts w:ascii="Times New Roman" w:eastAsia="SimSun" w:hAnsi="Times New Roman"/>
          <w:iCs/>
          <w:szCs w:val="20"/>
          <w:lang w:val="sv-SE"/>
        </w:rPr>
        <w:t>where</w:t>
      </w:r>
    </w:p>
    <w:p w14:paraId="04DFFC70" w14:textId="77777777" w:rsidR="00F32149" w:rsidRPr="00E34E53" w:rsidRDefault="00000000" w:rsidP="00F32149">
      <w:pPr>
        <w:widowControl w:val="0"/>
        <w:numPr>
          <w:ilvl w:val="0"/>
          <w:numId w:val="113"/>
        </w:numPr>
        <w:jc w:val="both"/>
        <w:rPr>
          <w:rFonts w:ascii="Times New Roman" w:hAnsi="Times New Roman"/>
          <w:iCs/>
          <w:szCs w:val="20"/>
        </w:rPr>
      </w:pPr>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hop,1</m:t>
            </m:r>
          </m:sub>
        </m:sSub>
      </m:oMath>
      <w:r w:rsidR="00F32149" w:rsidRPr="00E34E53">
        <w:rPr>
          <w:rFonts w:ascii="Times New Roman" w:eastAsia="KaiTi" w:hAnsi="Times New Roman"/>
          <w:iCs/>
          <w:szCs w:val="20"/>
        </w:rPr>
        <w:t xml:space="preserve"> determines the exact </w:t>
      </w:r>
      <w:r w:rsidR="00F32149" w:rsidRPr="00E34E53">
        <w:rPr>
          <w:rFonts w:ascii="Times New Roman" w:eastAsia="DengXian" w:hAnsi="Times New Roman"/>
          <w:iCs/>
          <w:szCs w:val="20"/>
        </w:rPr>
        <w:t>patterns for starting position hopping within a hop across repetition symbols, and</w:t>
      </w:r>
    </w:p>
    <w:p w14:paraId="1FE3FDAD" w14:textId="77777777" w:rsidR="00F32149" w:rsidRPr="00E34E53" w:rsidRDefault="00000000" w:rsidP="00F32149">
      <w:pPr>
        <w:widowControl w:val="0"/>
        <w:numPr>
          <w:ilvl w:val="0"/>
          <w:numId w:val="114"/>
        </w:numPr>
        <w:tabs>
          <w:tab w:val="clear" w:pos="420"/>
        </w:tabs>
        <w:jc w:val="both"/>
        <w:rPr>
          <w:rFonts w:ascii="Times New Roman" w:hAnsi="Times New Roman"/>
          <w:iCs/>
          <w:szCs w:val="20"/>
        </w:rPr>
      </w:pPr>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hop,1</m:t>
            </m:r>
          </m:sub>
        </m:sSub>
        <m:r>
          <m:rPr>
            <m:sty m:val="p"/>
          </m:rPr>
          <w:rPr>
            <w:rFonts w:ascii="Cambria Math" w:eastAsia="KaiTi" w:hAnsi="Cambria Math"/>
            <w:szCs w:val="20"/>
          </w:rPr>
          <m:t xml:space="preserve"> </m:t>
        </m:r>
      </m:oMath>
      <w:r w:rsidR="00F32149" w:rsidRPr="00E34E53">
        <w:rPr>
          <w:rFonts w:ascii="Times New Roman" w:eastAsia="KaiTi" w:hAnsi="Times New Roman"/>
          <w:iCs/>
          <w:szCs w:val="20"/>
        </w:rPr>
        <w:t xml:space="preserve">is </w:t>
      </w:r>
      <w:r w:rsidR="00F32149" w:rsidRPr="00E34E53">
        <w:rPr>
          <w:rFonts w:ascii="Times New Roman" w:eastAsia="KaiTi" w:hAnsi="Times New Roman"/>
          <w:iCs/>
          <w:szCs w:val="20"/>
          <w:lang w:eastAsia="zh-CN"/>
        </w:rPr>
        <w:t>given</w:t>
      </w:r>
      <w:r w:rsidR="00F32149" w:rsidRPr="00E34E53">
        <w:rPr>
          <w:rFonts w:ascii="Times New Roman" w:eastAsia="KaiTi" w:hAnsi="Times New Roman"/>
          <w:iCs/>
          <w:szCs w:val="20"/>
        </w:rPr>
        <w:t xml:space="preserve"> by the following table, wherein </w:t>
      </w:r>
      <m:oMath>
        <m:sSub>
          <m:sSubPr>
            <m:ctrlPr>
              <w:rPr>
                <w:rFonts w:ascii="Cambria Math" w:eastAsia="KaiTi" w:hAnsi="Cambria Math"/>
                <w:iCs/>
                <w:szCs w:val="20"/>
              </w:rPr>
            </m:ctrlPr>
          </m:sSubPr>
          <m:e>
            <m:acc>
              <m:accPr>
                <m:chr m:val="̅"/>
                <m:ctrlPr>
                  <w:rPr>
                    <w:rFonts w:ascii="Cambria Math" w:eastAsia="KaiTi" w:hAnsi="Cambria Math"/>
                    <w:iCs/>
                    <w:szCs w:val="20"/>
                  </w:rPr>
                </m:ctrlPr>
              </m:accPr>
              <m:e>
                <m:r>
                  <m:rPr>
                    <m:sty m:val="p"/>
                  </m:rPr>
                  <w:rPr>
                    <w:rFonts w:ascii="Cambria Math" w:eastAsia="KaiTi" w:hAnsi="Cambria Math"/>
                    <w:szCs w:val="20"/>
                  </w:rPr>
                  <m:t>k</m:t>
                </m:r>
              </m:e>
            </m:acc>
          </m:e>
          <m:sub>
            <m:r>
              <m:rPr>
                <m:nor/>
              </m:rPr>
              <w:rPr>
                <w:rFonts w:ascii="Times New Roman" w:eastAsia="KaiTi" w:hAnsi="Times New Roman"/>
                <w:iCs/>
                <w:szCs w:val="20"/>
              </w:rPr>
              <m:t>hop,1</m:t>
            </m:r>
          </m:sub>
        </m:sSub>
        <m:r>
          <m:rPr>
            <m:sty m:val="p"/>
          </m:rPr>
          <w:rPr>
            <w:rFonts w:ascii="Cambria Math" w:eastAsia="KaiTi" w:hAnsi="Cambria Math"/>
            <w:szCs w:val="20"/>
          </w:rPr>
          <m:t>=</m:t>
        </m:r>
        <m:d>
          <m:dPr>
            <m:begChr m:val="⌊"/>
            <m:endChr m:val="⌋"/>
            <m:ctrlPr>
              <w:rPr>
                <w:rFonts w:ascii="Cambria Math" w:eastAsia="KaiTi" w:hAnsi="Cambria Math"/>
                <w:iCs/>
                <w:szCs w:val="20"/>
              </w:rPr>
            </m:ctrlPr>
          </m:dPr>
          <m:e>
            <m:sSup>
              <m:sSupPr>
                <m:ctrlPr>
                  <w:rPr>
                    <w:rFonts w:ascii="Cambria Math" w:eastAsia="KaiTi" w:hAnsi="Cambria Math"/>
                    <w:iCs/>
                    <w:szCs w:val="20"/>
                  </w:rPr>
                </m:ctrlPr>
              </m:sSupPr>
              <m:e>
                <m:r>
                  <m:rPr>
                    <m:sty m:val="p"/>
                  </m:rPr>
                  <w:rPr>
                    <w:rFonts w:ascii="Cambria Math" w:eastAsia="KaiTi" w:hAnsi="Cambria Math"/>
                    <w:szCs w:val="20"/>
                  </w:rPr>
                  <m:t>l</m:t>
                </m:r>
              </m:e>
              <m:sup>
                <m:r>
                  <m:rPr>
                    <m:sty m:val="p"/>
                  </m:rPr>
                  <w:rPr>
                    <w:rFonts w:ascii="Cambria Math" w:eastAsia="KaiTi" w:hAnsi="Cambria Math"/>
                    <w:szCs w:val="20"/>
                  </w:rPr>
                  <m:t>’</m:t>
                </m:r>
              </m:sup>
            </m:sSup>
            <m:r>
              <m:rPr>
                <m:sty m:val="p"/>
              </m:rPr>
              <w:rPr>
                <w:rFonts w:ascii="Cambria Math" w:eastAsia="KaiTi" w:hAnsi="Cambria Math"/>
                <w:szCs w:val="20"/>
              </w:rPr>
              <m:t>*K/sR</m:t>
            </m:r>
          </m:e>
        </m:d>
        <m:r>
          <m:rPr>
            <m:sty m:val="p"/>
          </m:rPr>
          <w:rPr>
            <w:rFonts w:ascii="Cambria Math" w:eastAsia="KaiTi" w:hAnsi="Cambria Math"/>
            <w:szCs w:val="20"/>
          </w:rPr>
          <m:t xml:space="preserve">mod </m:t>
        </m:r>
      </m:oMath>
      <w:r w:rsidR="00F32149" w:rsidRPr="00E34E53">
        <w:rPr>
          <w:rFonts w:ascii="Times New Roman" w:eastAsia="KaiTi" w:hAnsi="Times New Roman"/>
          <w:szCs w:val="20"/>
        </w:rPr>
        <w:t>K</w:t>
      </w:r>
    </w:p>
    <w:p w14:paraId="0887970A" w14:textId="77777777" w:rsidR="00F32149" w:rsidRPr="00E34E53" w:rsidRDefault="00F32149" w:rsidP="00F32149">
      <w:pPr>
        <w:jc w:val="center"/>
        <w:rPr>
          <w:rFonts w:ascii="Times New Roman" w:eastAsia="KaiTi" w:hAnsi="Times New Roman"/>
          <w:b/>
          <w:bCs/>
          <w:iCs/>
          <w:szCs w:val="20"/>
        </w:rPr>
      </w:pPr>
      <w:r w:rsidRPr="00E34E53">
        <w:rPr>
          <w:rFonts w:ascii="Times New Roman" w:eastAsia="KaiTi" w:hAnsi="Times New Roman"/>
          <w:b/>
          <w:bCs/>
          <w:iCs/>
          <w:szCs w:val="20"/>
        </w:rPr>
        <w:t xml:space="preserve">The quantity </w:t>
      </w:r>
      <m:oMath>
        <m:sSub>
          <m:sSubPr>
            <m:ctrlPr>
              <w:rPr>
                <w:rFonts w:ascii="Cambria Math" w:eastAsia="KaiTi" w:hAnsi="Cambria Math"/>
                <w:b/>
                <w:bCs/>
                <w:iCs/>
                <w:szCs w:val="20"/>
              </w:rPr>
            </m:ctrlPr>
          </m:sSubPr>
          <m:e>
            <m:r>
              <m:rPr>
                <m:sty m:val="b"/>
              </m:rPr>
              <w:rPr>
                <w:rFonts w:ascii="Cambria Math" w:eastAsia="KaiTi" w:hAnsi="Cambria Math"/>
                <w:szCs w:val="20"/>
              </w:rPr>
              <m:t>k</m:t>
            </m:r>
          </m:e>
          <m:sub>
            <m:r>
              <m:rPr>
                <m:nor/>
              </m:rPr>
              <w:rPr>
                <w:rFonts w:ascii="Times New Roman" w:eastAsia="KaiTi" w:hAnsi="Times New Roman"/>
                <w:b/>
                <w:bCs/>
                <w:iCs/>
                <w:szCs w:val="20"/>
              </w:rPr>
              <m:t>hop,1</m:t>
            </m:r>
          </m:sub>
        </m:sSub>
      </m:oMath>
      <w:r w:rsidRPr="00E34E53">
        <w:rPr>
          <w:rFonts w:ascii="Times New Roman" w:eastAsia="KaiTi" w:hAnsi="Times New Roman"/>
          <w:b/>
          <w:bCs/>
          <w:iCs/>
          <w:szCs w:val="20"/>
        </w:rPr>
        <w:t xml:space="preserve"> as a function of </w:t>
      </w:r>
      <m:oMath>
        <m:sSub>
          <m:sSubPr>
            <m:ctrlPr>
              <w:rPr>
                <w:rFonts w:ascii="Cambria Math" w:eastAsia="KaiTi" w:hAnsi="Cambria Math"/>
                <w:b/>
                <w:bCs/>
                <w:iCs/>
                <w:szCs w:val="20"/>
              </w:rPr>
            </m:ctrlPr>
          </m:sSubPr>
          <m:e>
            <m:acc>
              <m:accPr>
                <m:chr m:val="̅"/>
                <m:ctrlPr>
                  <w:rPr>
                    <w:rFonts w:ascii="Cambria Math" w:eastAsia="KaiTi" w:hAnsi="Cambria Math"/>
                    <w:b/>
                    <w:bCs/>
                    <w:iCs/>
                    <w:szCs w:val="20"/>
                  </w:rPr>
                </m:ctrlPr>
              </m:accPr>
              <m:e>
                <m:r>
                  <m:rPr>
                    <m:sty m:val="b"/>
                  </m:rPr>
                  <w:rPr>
                    <w:rFonts w:ascii="Cambria Math" w:eastAsia="KaiTi" w:hAnsi="Cambria Math"/>
                    <w:szCs w:val="20"/>
                  </w:rPr>
                  <m:t>k</m:t>
                </m:r>
              </m:e>
            </m:acc>
          </m:e>
          <m:sub>
            <m:r>
              <m:rPr>
                <m:nor/>
              </m:rPr>
              <w:rPr>
                <w:rFonts w:ascii="Times New Roman" w:eastAsia="KaiTi" w:hAnsi="Times New Roman"/>
                <w:b/>
                <w:bCs/>
                <w:iCs/>
                <w:szCs w:val="20"/>
              </w:rPr>
              <m:t>hop,1</m:t>
            </m:r>
          </m:sub>
        </m:sSub>
      </m:oMath>
    </w:p>
    <w:tbl>
      <w:tblPr>
        <w:tblStyle w:val="TableGrid"/>
        <w:tblW w:w="0" w:type="auto"/>
        <w:tblInd w:w="915" w:type="dxa"/>
        <w:tblLook w:val="04A0" w:firstRow="1" w:lastRow="0" w:firstColumn="1" w:lastColumn="0" w:noHBand="0" w:noVBand="1"/>
      </w:tblPr>
      <w:tblGrid>
        <w:gridCol w:w="2059"/>
        <w:gridCol w:w="1814"/>
        <w:gridCol w:w="1882"/>
        <w:gridCol w:w="1852"/>
      </w:tblGrid>
      <w:tr w:rsidR="00F32149" w:rsidRPr="00E34E53" w14:paraId="53121754" w14:textId="77777777" w:rsidTr="00262E76">
        <w:tc>
          <w:tcPr>
            <w:tcW w:w="2059" w:type="dxa"/>
            <w:vMerge w:val="restart"/>
          </w:tcPr>
          <w:p w14:paraId="54BA0F28" w14:textId="77777777" w:rsidR="00F32149" w:rsidRPr="00E34E53" w:rsidRDefault="00000000" w:rsidP="00262E76">
            <w:pPr>
              <w:ind w:left="360" w:hanging="360"/>
              <w:rPr>
                <w:rFonts w:ascii="Times New Roman" w:hAnsi="Times New Roman"/>
                <w:iCs/>
                <w:szCs w:val="20"/>
              </w:rPr>
            </w:pPr>
            <m:oMathPara>
              <m:oMath>
                <m:sSub>
                  <m:sSubPr>
                    <m:ctrlPr>
                      <w:rPr>
                        <w:rFonts w:ascii="Cambria Math" w:eastAsia="KaiTi" w:hAnsi="Cambria Math"/>
                        <w:iCs/>
                        <w:szCs w:val="20"/>
                      </w:rPr>
                    </m:ctrlPr>
                  </m:sSubPr>
                  <m:e>
                    <m:acc>
                      <m:accPr>
                        <m:chr m:val="̅"/>
                        <m:ctrlPr>
                          <w:rPr>
                            <w:rFonts w:ascii="Cambria Math" w:eastAsia="KaiTi" w:hAnsi="Cambria Math"/>
                            <w:iCs/>
                            <w:szCs w:val="20"/>
                          </w:rPr>
                        </m:ctrlPr>
                      </m:accPr>
                      <m:e>
                        <m:r>
                          <m:rPr>
                            <m:sty m:val="p"/>
                          </m:rPr>
                          <w:rPr>
                            <w:rFonts w:ascii="Cambria Math" w:eastAsia="KaiTi" w:hAnsi="Cambria Math"/>
                            <w:szCs w:val="20"/>
                          </w:rPr>
                          <m:t>k</m:t>
                        </m:r>
                      </m:e>
                    </m:acc>
                  </m:e>
                  <m:sub>
                    <m:r>
                      <m:rPr>
                        <m:nor/>
                      </m:rPr>
                      <w:rPr>
                        <w:rFonts w:ascii="Times New Roman" w:eastAsia="KaiTi" w:hAnsi="Times New Roman"/>
                        <w:iCs/>
                        <w:szCs w:val="20"/>
                      </w:rPr>
                      <m:t>hop,1</m:t>
                    </m:r>
                  </m:sub>
                </m:sSub>
              </m:oMath>
            </m:oMathPara>
          </w:p>
        </w:tc>
        <w:tc>
          <w:tcPr>
            <w:tcW w:w="5548" w:type="dxa"/>
            <w:gridSpan w:val="3"/>
            <w:tcBorders>
              <w:bottom w:val="nil"/>
            </w:tcBorders>
          </w:tcPr>
          <w:p w14:paraId="00E4580A" w14:textId="77777777" w:rsidR="00F32149" w:rsidRPr="00E34E53" w:rsidRDefault="00000000" w:rsidP="00262E76">
            <w:pPr>
              <w:ind w:left="360" w:hanging="360"/>
              <w:jc w:val="center"/>
              <w:rPr>
                <w:rFonts w:ascii="Times New Roman" w:hAnsi="Times New Roman"/>
                <w:iCs/>
                <w:szCs w:val="20"/>
              </w:rPr>
            </w:pPr>
            <m:oMathPara>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hop,1</m:t>
                    </m:r>
                  </m:sub>
                </m:sSub>
              </m:oMath>
            </m:oMathPara>
          </w:p>
        </w:tc>
      </w:tr>
      <w:tr w:rsidR="00F32149" w:rsidRPr="00E34E53" w14:paraId="3195114D" w14:textId="77777777" w:rsidTr="00262E76">
        <w:tc>
          <w:tcPr>
            <w:tcW w:w="2059" w:type="dxa"/>
            <w:vMerge/>
          </w:tcPr>
          <w:p w14:paraId="7815C4FC" w14:textId="77777777" w:rsidR="00F32149" w:rsidRPr="00E34E53" w:rsidRDefault="00F32149" w:rsidP="00262E76">
            <w:pPr>
              <w:ind w:left="360" w:hanging="360"/>
              <w:rPr>
                <w:rFonts w:ascii="Times New Roman" w:hAnsi="Times New Roman"/>
                <w:iCs/>
                <w:szCs w:val="20"/>
              </w:rPr>
            </w:pPr>
          </w:p>
        </w:tc>
        <w:tc>
          <w:tcPr>
            <w:tcW w:w="1814" w:type="dxa"/>
            <w:tcBorders>
              <w:top w:val="nil"/>
            </w:tcBorders>
          </w:tcPr>
          <w:p w14:paraId="7632EA2F" w14:textId="77777777" w:rsidR="00F32149" w:rsidRPr="00E34E53" w:rsidRDefault="00000000" w:rsidP="00262E76">
            <w:pPr>
              <w:ind w:left="360" w:hanging="360"/>
              <w:jc w:val="center"/>
              <w:rPr>
                <w:rFonts w:ascii="Times New Roman" w:hAnsi="Times New Roman"/>
                <w:iCs/>
                <w:szCs w:val="20"/>
              </w:rPr>
            </w:pP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K = 2</w:t>
            </w:r>
          </w:p>
        </w:tc>
        <w:tc>
          <w:tcPr>
            <w:tcW w:w="1882" w:type="dxa"/>
            <w:tcBorders>
              <w:top w:val="nil"/>
            </w:tcBorders>
          </w:tcPr>
          <w:p w14:paraId="1A4F09FB" w14:textId="77777777" w:rsidR="00F32149" w:rsidRPr="00E34E53" w:rsidRDefault="00000000" w:rsidP="00262E76">
            <w:pPr>
              <w:ind w:left="360" w:hanging="360"/>
              <w:jc w:val="center"/>
              <w:rPr>
                <w:rFonts w:ascii="Times New Roman" w:hAnsi="Times New Roman"/>
                <w:iCs/>
                <w:szCs w:val="20"/>
              </w:rPr>
            </w:pP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4 and K =2</w:t>
            </w:r>
          </w:p>
        </w:tc>
        <w:tc>
          <w:tcPr>
            <w:tcW w:w="1852" w:type="dxa"/>
            <w:tcBorders>
              <w:top w:val="nil"/>
            </w:tcBorders>
          </w:tcPr>
          <w:p w14:paraId="653EB43A" w14:textId="77777777" w:rsidR="00F32149" w:rsidRPr="00E34E53" w:rsidRDefault="00000000" w:rsidP="00262E76">
            <w:pPr>
              <w:ind w:left="360" w:hanging="360"/>
              <w:jc w:val="center"/>
              <w:rPr>
                <w:rFonts w:ascii="Times New Roman" w:hAnsi="Times New Roman"/>
                <w:iCs/>
                <w:szCs w:val="20"/>
              </w:rPr>
            </w:pP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K = 4</w:t>
            </w:r>
          </w:p>
        </w:tc>
      </w:tr>
      <w:tr w:rsidR="00F32149" w:rsidRPr="00E34E53" w14:paraId="7E6834C4" w14:textId="77777777" w:rsidTr="00262E76">
        <w:tc>
          <w:tcPr>
            <w:tcW w:w="2059" w:type="dxa"/>
          </w:tcPr>
          <w:p w14:paraId="3EC596F5"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c>
          <w:tcPr>
            <w:tcW w:w="1814" w:type="dxa"/>
          </w:tcPr>
          <w:p w14:paraId="3D3D02A1"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c>
          <w:tcPr>
            <w:tcW w:w="1882" w:type="dxa"/>
          </w:tcPr>
          <w:p w14:paraId="689ABB38"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c>
          <w:tcPr>
            <w:tcW w:w="1852" w:type="dxa"/>
          </w:tcPr>
          <w:p w14:paraId="130D404B"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r>
      <w:tr w:rsidR="00F32149" w:rsidRPr="00E34E53" w14:paraId="322F731D" w14:textId="77777777" w:rsidTr="00262E76">
        <w:tc>
          <w:tcPr>
            <w:tcW w:w="2059" w:type="dxa"/>
          </w:tcPr>
          <w:p w14:paraId="7EBD33E4"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1</w:t>
            </w:r>
          </w:p>
        </w:tc>
        <w:tc>
          <w:tcPr>
            <w:tcW w:w="1814" w:type="dxa"/>
          </w:tcPr>
          <w:p w14:paraId="3B7CB939"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1</w:t>
            </w:r>
          </w:p>
        </w:tc>
        <w:tc>
          <w:tcPr>
            <w:tcW w:w="1882" w:type="dxa"/>
          </w:tcPr>
          <w:p w14:paraId="3ADAA23D"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2</w:t>
            </w:r>
          </w:p>
        </w:tc>
        <w:tc>
          <w:tcPr>
            <w:tcW w:w="1852" w:type="dxa"/>
          </w:tcPr>
          <w:p w14:paraId="708ED287"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2</w:t>
            </w:r>
          </w:p>
        </w:tc>
      </w:tr>
      <w:tr w:rsidR="00F32149" w:rsidRPr="00E34E53" w14:paraId="5EFC2C56" w14:textId="77777777" w:rsidTr="00262E76">
        <w:tc>
          <w:tcPr>
            <w:tcW w:w="2059" w:type="dxa"/>
          </w:tcPr>
          <w:p w14:paraId="615FF2EE"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2</w:t>
            </w:r>
          </w:p>
        </w:tc>
        <w:tc>
          <w:tcPr>
            <w:tcW w:w="1814" w:type="dxa"/>
          </w:tcPr>
          <w:p w14:paraId="38F774AB"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82" w:type="dxa"/>
          </w:tcPr>
          <w:p w14:paraId="0843A6A8"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52" w:type="dxa"/>
          </w:tcPr>
          <w:p w14:paraId="265D290A"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1</w:t>
            </w:r>
          </w:p>
        </w:tc>
      </w:tr>
      <w:tr w:rsidR="00F32149" w:rsidRPr="00E34E53" w14:paraId="495567AA" w14:textId="77777777" w:rsidTr="00262E76">
        <w:tc>
          <w:tcPr>
            <w:tcW w:w="2059" w:type="dxa"/>
          </w:tcPr>
          <w:p w14:paraId="0B3DD8EE"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3</w:t>
            </w:r>
          </w:p>
        </w:tc>
        <w:tc>
          <w:tcPr>
            <w:tcW w:w="1814" w:type="dxa"/>
          </w:tcPr>
          <w:p w14:paraId="5EB7D556"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82" w:type="dxa"/>
          </w:tcPr>
          <w:p w14:paraId="4D802AE5"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52" w:type="dxa"/>
          </w:tcPr>
          <w:p w14:paraId="48FA6730"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3</w:t>
            </w:r>
          </w:p>
        </w:tc>
      </w:tr>
    </w:tbl>
    <w:p w14:paraId="6C76CCAE" w14:textId="77777777" w:rsidR="00F32149" w:rsidRPr="00E34E53" w:rsidRDefault="00000000" w:rsidP="00F32149">
      <w:pPr>
        <w:widowControl w:val="0"/>
        <w:numPr>
          <w:ilvl w:val="0"/>
          <w:numId w:val="113"/>
        </w:numPr>
        <w:jc w:val="both"/>
        <w:rPr>
          <w:rFonts w:ascii="Times New Roman" w:hAnsi="Times New Roman"/>
          <w:iCs/>
          <w:szCs w:val="20"/>
        </w:rPr>
      </w:pPr>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hop,2</m:t>
            </m:r>
          </m:sub>
        </m:sSub>
      </m:oMath>
      <w:r w:rsidR="00F32149" w:rsidRPr="00E34E53">
        <w:rPr>
          <w:rFonts w:ascii="Times New Roman" w:eastAsia="KaiTi" w:hAnsi="Times New Roman"/>
          <w:iCs/>
          <w:szCs w:val="20"/>
        </w:rPr>
        <w:t xml:space="preserve"> determines the new </w:t>
      </w:r>
      <w:r w:rsidR="00F32149" w:rsidRPr="00E34E53">
        <w:rPr>
          <w:rFonts w:ascii="Times New Roman" w:hAnsi="Times New Roman"/>
          <w:iCs/>
          <w:szCs w:val="20"/>
        </w:rPr>
        <w:t xml:space="preserve">starting RB </w:t>
      </w:r>
      <w:r w:rsidR="00F32149" w:rsidRPr="00E34E53">
        <w:rPr>
          <w:rFonts w:ascii="Times New Roman" w:eastAsiaTheme="minorEastAsia" w:hAnsi="Times New Roman"/>
          <w:iCs/>
          <w:szCs w:val="20"/>
          <w:lang w:eastAsia="zh-CN"/>
        </w:rPr>
        <w:t xml:space="preserve">index </w:t>
      </w:r>
      <w:r w:rsidR="00F32149" w:rsidRPr="00E34E53">
        <w:rPr>
          <w:rFonts w:ascii="Times New Roman" w:hAnsi="Times New Roman"/>
          <w:iCs/>
          <w:szCs w:val="20"/>
        </w:rPr>
        <w:t>hopping</w:t>
      </w:r>
      <w:r w:rsidR="00F32149" w:rsidRPr="00E34E53">
        <w:rPr>
          <w:rFonts w:ascii="Times New Roman" w:hAnsi="Times New Roman"/>
          <w:iCs/>
          <w:szCs w:val="20"/>
          <w:lang w:eastAsia="ko-KR"/>
        </w:rPr>
        <w:t xml:space="preserve"> pattern </w:t>
      </w:r>
      <w:r w:rsidR="00F32149" w:rsidRPr="00E34E53">
        <w:rPr>
          <w:rFonts w:ascii="Times New Roman" w:eastAsiaTheme="minorEastAsia" w:hAnsi="Times New Roman"/>
          <w:iCs/>
          <w:szCs w:val="20"/>
          <w:lang w:eastAsia="zh-CN"/>
        </w:rPr>
        <w:t xml:space="preserve">{0,1} within each SRS FH period group for </w:t>
      </w:r>
      <w:r w:rsidR="00F32149" w:rsidRPr="00E34E53">
        <w:rPr>
          <w:rFonts w:ascii="Times New Roman" w:hAnsi="Times New Roman"/>
          <w:iCs/>
          <w:szCs w:val="20"/>
        </w:rPr>
        <w:t>P</w:t>
      </w:r>
      <w:r w:rsidR="00F32149" w:rsidRPr="00E34E53">
        <w:rPr>
          <w:rFonts w:ascii="Times New Roman" w:hAnsi="Times New Roman"/>
          <w:iCs/>
          <w:szCs w:val="20"/>
          <w:vertAlign w:val="subscript"/>
        </w:rPr>
        <w:t>F</w:t>
      </w:r>
      <w:r w:rsidR="00F32149" w:rsidRPr="00E34E53">
        <w:rPr>
          <w:rFonts w:ascii="Times New Roman" w:hAnsi="Times New Roman"/>
          <w:iCs/>
          <w:szCs w:val="20"/>
        </w:rPr>
        <w:t>=4 and K=2</w:t>
      </w:r>
      <w:r w:rsidR="00F32149" w:rsidRPr="00E34E53">
        <w:rPr>
          <w:rFonts w:ascii="Times New Roman" w:eastAsiaTheme="minorEastAsia" w:hAnsi="Times New Roman"/>
          <w:iCs/>
          <w:szCs w:val="20"/>
          <w:lang w:eastAsia="zh-CN"/>
        </w:rPr>
        <w:t xml:space="preserve">, and </w:t>
      </w:r>
      <w:r w:rsidR="00F32149" w:rsidRPr="00E34E53">
        <w:rPr>
          <w:rFonts w:ascii="Times New Roman" w:hAnsi="Times New Roman"/>
          <w:iCs/>
          <w:szCs w:val="20"/>
        </w:rPr>
        <w:t xml:space="preserve">R17 RPFS </w:t>
      </w:r>
      <w:r w:rsidR="00F32149" w:rsidRPr="00E34E53">
        <w:rPr>
          <w:rFonts w:ascii="Times New Roman" w:hAnsi="Times New Roman"/>
          <w:iCs/>
          <w:szCs w:val="20"/>
          <w:lang w:eastAsia="ko-KR"/>
        </w:rPr>
        <w:t>start RB index hopping</w:t>
      </w:r>
      <w:r w:rsidR="00F32149" w:rsidRPr="00E34E53">
        <w:rPr>
          <w:rFonts w:ascii="Times New Roman" w:hAnsi="Times New Roman"/>
          <w:iCs/>
          <w:szCs w:val="20"/>
        </w:rPr>
        <w:t xml:space="preserve"> pattern</w:t>
      </w:r>
      <w:r w:rsidR="00F32149" w:rsidRPr="00E34E53">
        <w:rPr>
          <w:rFonts w:ascii="Times New Roman" w:eastAsiaTheme="minorEastAsia" w:hAnsi="Times New Roman"/>
          <w:iCs/>
          <w:szCs w:val="20"/>
          <w:lang w:eastAsia="zh-CN"/>
        </w:rPr>
        <w:t xml:space="preserve"> across SRS FH periods for </w:t>
      </w: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K = 2</w:t>
      </w:r>
      <w:r w:rsidR="00F32149" w:rsidRPr="00E34E53">
        <w:rPr>
          <w:rFonts w:ascii="Times New Roman" w:eastAsiaTheme="minorEastAsia" w:hAnsi="Times New Roman"/>
          <w:iCs/>
          <w:kern w:val="2"/>
          <w:szCs w:val="20"/>
          <w:lang w:eastAsia="zh-CN"/>
        </w:rPr>
        <w:t xml:space="preserve"> and </w:t>
      </w: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K = 4</w:t>
      </w:r>
    </w:p>
    <w:p w14:paraId="24972CF1" w14:textId="77777777" w:rsidR="00F32149" w:rsidRPr="00E34E53" w:rsidRDefault="00000000" w:rsidP="00F32149">
      <w:pPr>
        <w:widowControl w:val="0"/>
        <w:numPr>
          <w:ilvl w:val="0"/>
          <w:numId w:val="114"/>
        </w:numPr>
        <w:tabs>
          <w:tab w:val="clear" w:pos="420"/>
        </w:tabs>
        <w:jc w:val="both"/>
        <w:rPr>
          <w:rFonts w:ascii="Times New Roman" w:hAnsi="Times New Roman"/>
          <w:szCs w:val="20"/>
          <w:lang w:val="en-US" w:eastAsia="ko-KR"/>
        </w:rPr>
      </w:pPr>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hop,2</m:t>
            </m:r>
          </m:sub>
        </m:sSub>
      </m:oMath>
      <w:r w:rsidR="00F32149" w:rsidRPr="00E34E53">
        <w:rPr>
          <w:rFonts w:ascii="Times New Roman" w:eastAsia="KaiTi" w:hAnsi="Times New Roman"/>
          <w:iCs/>
          <w:szCs w:val="20"/>
        </w:rPr>
        <w:t xml:space="preserve"> </w:t>
      </w:r>
      <w:r w:rsidR="00F32149" w:rsidRPr="00E34E53">
        <w:rPr>
          <w:rFonts w:ascii="Times New Roman" w:eastAsia="KaiTi" w:hAnsi="Times New Roman"/>
          <w:iCs/>
          <w:szCs w:val="20"/>
          <w:lang w:eastAsia="zh-CN"/>
        </w:rPr>
        <w:t xml:space="preserve">is given </w:t>
      </w:r>
      <w:r w:rsidR="00F32149" w:rsidRPr="00E34E53">
        <w:rPr>
          <w:rFonts w:ascii="Times New Roman" w:eastAsia="SimSun" w:hAnsi="Times New Roman"/>
          <w:iCs/>
          <w:szCs w:val="20"/>
          <w:lang w:eastAsia="zh-CN"/>
        </w:rPr>
        <w:t>by the following table, wherein</w:t>
      </w:r>
      <w:r w:rsidR="00F32149" w:rsidRPr="00E34E53">
        <w:rPr>
          <w:rFonts w:ascii="Times New Roman" w:hAnsi="Times New Roman"/>
          <w:iCs/>
          <w:szCs w:val="20"/>
          <w:lang w:val="en-US" w:eastAsia="ko-KR"/>
        </w:rPr>
        <w:t xml:space="preserve"> </w:t>
      </w:r>
      <m:oMath>
        <m:sSub>
          <m:sSubPr>
            <m:ctrlPr>
              <w:rPr>
                <w:rFonts w:ascii="Cambria Math" w:eastAsia="KaiTi" w:hAnsi="Cambria Math"/>
                <w:iCs/>
                <w:szCs w:val="20"/>
                <w:lang w:val="sv-SE"/>
              </w:rPr>
            </m:ctrlPr>
          </m:sSubPr>
          <m:e>
            <m:acc>
              <m:accPr>
                <m:chr m:val="̅"/>
                <m:ctrlPr>
                  <w:rPr>
                    <w:rFonts w:ascii="Cambria Math" w:eastAsia="KaiTi" w:hAnsi="Cambria Math"/>
                    <w:szCs w:val="20"/>
                    <w:lang w:val="sv-SE"/>
                  </w:rPr>
                </m:ctrlPr>
              </m:accPr>
              <m:e>
                <m:r>
                  <m:rPr>
                    <m:sty m:val="p"/>
                  </m:rPr>
                  <w:rPr>
                    <w:rFonts w:ascii="Cambria Math" w:eastAsia="KaiTi" w:hAnsi="Cambria Math"/>
                    <w:szCs w:val="20"/>
                    <w:lang w:val="en-US"/>
                  </w:rPr>
                  <m:t>k</m:t>
                </m:r>
              </m:e>
            </m:acc>
          </m:e>
          <m:sub>
            <m:r>
              <m:rPr>
                <m:nor/>
              </m:rPr>
              <w:rPr>
                <w:rFonts w:ascii="Times New Roman" w:eastAsia="KaiTi" w:hAnsi="Times New Roman"/>
                <w:iCs/>
                <w:szCs w:val="20"/>
                <w:lang w:val="en-US"/>
              </w:rPr>
              <m:t>hop,2</m:t>
            </m:r>
          </m:sub>
        </m:sSub>
        <m:r>
          <w:rPr>
            <w:rFonts w:ascii="Cambria Math" w:eastAsia="KaiTi" w:hAnsi="Cambria Math"/>
            <w:szCs w:val="20"/>
            <w:lang w:val="en-US"/>
          </w:rPr>
          <m:t>=</m:t>
        </m:r>
        <m:d>
          <m:dPr>
            <m:begChr m:val="⌊"/>
            <m:endChr m:val="⌋"/>
            <m:ctrlPr>
              <w:rPr>
                <w:rFonts w:ascii="Cambria Math" w:eastAsia="KaiTi" w:hAnsi="Cambria Math"/>
                <w:iCs/>
                <w:szCs w:val="20"/>
              </w:rPr>
            </m:ctrlPr>
          </m:dPr>
          <m:e>
            <m:f>
              <m:fPr>
                <m:ctrlPr>
                  <w:rPr>
                    <w:rFonts w:ascii="Cambria Math" w:eastAsia="KaiTi" w:hAnsi="Cambria Math"/>
                    <w:iCs/>
                    <w:szCs w:val="20"/>
                  </w:rPr>
                </m:ctrlPr>
              </m:fPr>
              <m:num>
                <m:sSub>
                  <m:sSubPr>
                    <m:ctrlPr>
                      <w:rPr>
                        <w:rFonts w:ascii="Cambria Math" w:eastAsia="KaiTi" w:hAnsi="Cambria Math"/>
                        <w:iCs/>
                        <w:szCs w:val="20"/>
                      </w:rPr>
                    </m:ctrlPr>
                  </m:sSubPr>
                  <m:e>
                    <m:r>
                      <m:rPr>
                        <m:sty m:val="p"/>
                      </m:rPr>
                      <w:rPr>
                        <w:rFonts w:ascii="Cambria Math" w:eastAsia="KaiTi" w:hAnsi="Cambria Math"/>
                        <w:szCs w:val="20"/>
                        <w:lang w:val="en-US"/>
                      </w:rPr>
                      <m:t>n</m:t>
                    </m:r>
                  </m:e>
                  <m:sub>
                    <m:r>
                      <m:rPr>
                        <m:sty m:val="p"/>
                      </m:rPr>
                      <w:rPr>
                        <w:rFonts w:ascii="Cambria Math" w:eastAsia="KaiTi" w:hAnsi="Cambria Math"/>
                        <w:szCs w:val="20"/>
                        <w:lang w:val="en-US"/>
                      </w:rPr>
                      <m:t>SRS</m:t>
                    </m:r>
                  </m:sub>
                </m:sSub>
              </m:num>
              <m:den>
                <m:nary>
                  <m:naryPr>
                    <m:chr m:val="∏"/>
                    <m:limLoc m:val="undOvr"/>
                    <m:ctrlPr>
                      <w:rPr>
                        <w:rFonts w:ascii="Cambria Math" w:eastAsia="KaiTi" w:hAnsi="Cambria Math"/>
                        <w:iCs/>
                        <w:szCs w:val="20"/>
                      </w:rPr>
                    </m:ctrlPr>
                  </m:naryPr>
                  <m:sub>
                    <m:r>
                      <m:rPr>
                        <m:sty m:val="p"/>
                      </m:rPr>
                      <w:rPr>
                        <w:rFonts w:ascii="Cambria Math" w:eastAsia="KaiTi" w:hAnsi="Cambria Math"/>
                        <w:szCs w:val="20"/>
                        <w:lang w:val="en-US"/>
                      </w:rPr>
                      <m:t>b'=</m:t>
                    </m:r>
                    <m:sSub>
                      <m:sSubPr>
                        <m:ctrlPr>
                          <w:rPr>
                            <w:rFonts w:ascii="Cambria Math" w:eastAsia="KaiTi" w:hAnsi="Cambria Math"/>
                            <w:iCs/>
                            <w:szCs w:val="20"/>
                          </w:rPr>
                        </m:ctrlPr>
                      </m:sSubPr>
                      <m:e>
                        <m:r>
                          <m:rPr>
                            <m:sty m:val="p"/>
                          </m:rPr>
                          <w:rPr>
                            <w:rFonts w:ascii="Cambria Math" w:eastAsia="KaiTi" w:hAnsi="Cambria Math"/>
                            <w:szCs w:val="20"/>
                            <w:lang w:val="en-US"/>
                          </w:rPr>
                          <m:t>b</m:t>
                        </m:r>
                      </m:e>
                      <m:sub>
                        <m:r>
                          <m:rPr>
                            <m:sty m:val="p"/>
                          </m:rPr>
                          <w:rPr>
                            <w:rFonts w:ascii="Cambria Math" w:eastAsia="KaiTi" w:hAnsi="Cambria Math"/>
                            <w:szCs w:val="20"/>
                            <w:lang w:val="en-US"/>
                          </w:rPr>
                          <m:t>hop</m:t>
                        </m:r>
                      </m:sub>
                    </m:sSub>
                  </m:sub>
                  <m:sup>
                    <m:sSub>
                      <m:sSubPr>
                        <m:ctrlPr>
                          <w:rPr>
                            <w:rFonts w:ascii="Cambria Math" w:eastAsia="KaiTi" w:hAnsi="Cambria Math"/>
                            <w:iCs/>
                            <w:szCs w:val="20"/>
                          </w:rPr>
                        </m:ctrlPr>
                      </m:sSubPr>
                      <m:e>
                        <m:r>
                          <m:rPr>
                            <m:sty m:val="p"/>
                          </m:rPr>
                          <w:rPr>
                            <w:rFonts w:ascii="Cambria Math" w:eastAsia="KaiTi" w:hAnsi="Cambria Math"/>
                            <w:szCs w:val="20"/>
                            <w:lang w:val="en-US"/>
                          </w:rPr>
                          <m:t>B</m:t>
                        </m:r>
                      </m:e>
                      <m:sub>
                        <m:r>
                          <m:rPr>
                            <m:sty m:val="p"/>
                          </m:rPr>
                          <w:rPr>
                            <w:rFonts w:ascii="Cambria Math" w:eastAsia="KaiTi" w:hAnsi="Cambria Math"/>
                            <w:szCs w:val="20"/>
                            <w:lang w:val="en-US"/>
                          </w:rPr>
                          <m:t>SRS</m:t>
                        </m:r>
                      </m:sub>
                    </m:sSub>
                  </m:sup>
                  <m:e>
                    <m:sSub>
                      <m:sSubPr>
                        <m:ctrlPr>
                          <w:rPr>
                            <w:rFonts w:ascii="Cambria Math" w:eastAsia="KaiTi" w:hAnsi="Cambria Math"/>
                            <w:iCs/>
                            <w:szCs w:val="20"/>
                          </w:rPr>
                        </m:ctrlPr>
                      </m:sSubPr>
                      <m:e>
                        <m:r>
                          <m:rPr>
                            <m:sty m:val="p"/>
                          </m:rPr>
                          <w:rPr>
                            <w:rFonts w:ascii="Cambria Math" w:eastAsia="KaiTi" w:hAnsi="Cambria Math"/>
                            <w:szCs w:val="20"/>
                            <w:lang w:val="en-US"/>
                          </w:rPr>
                          <m:t>N</m:t>
                        </m:r>
                      </m:e>
                      <m:sub>
                        <m:r>
                          <m:rPr>
                            <m:sty m:val="p"/>
                          </m:rPr>
                          <w:rPr>
                            <w:rFonts w:ascii="Cambria Math" w:eastAsia="KaiTi" w:hAnsi="Cambria Math"/>
                            <w:szCs w:val="20"/>
                            <w:lang w:val="en-US"/>
                          </w:rPr>
                          <m:t>b'</m:t>
                        </m:r>
                      </m:sub>
                    </m:sSub>
                  </m:e>
                </m:nary>
              </m:den>
            </m:f>
          </m:e>
        </m:d>
        <m:r>
          <m:rPr>
            <m:sty m:val="p"/>
          </m:rPr>
          <w:rPr>
            <w:rFonts w:ascii="Cambria Math" w:eastAsia="KaiTi" w:hAnsi="Cambria Math"/>
            <w:szCs w:val="20"/>
            <w:lang w:val="en-US"/>
          </w:rPr>
          <m:t>mod K</m:t>
        </m:r>
      </m:oMath>
    </w:p>
    <w:p w14:paraId="56A3EB99" w14:textId="77777777" w:rsidR="00F32149" w:rsidRPr="00E34E53" w:rsidRDefault="00F32149" w:rsidP="00F32149">
      <w:pPr>
        <w:jc w:val="center"/>
        <w:rPr>
          <w:rFonts w:ascii="Times New Roman" w:eastAsia="KaiTi" w:hAnsi="Times New Roman"/>
          <w:b/>
          <w:bCs/>
          <w:iCs/>
          <w:szCs w:val="20"/>
        </w:rPr>
      </w:pPr>
      <w:r w:rsidRPr="00E34E53">
        <w:rPr>
          <w:rFonts w:ascii="Times New Roman" w:eastAsia="KaiTi" w:hAnsi="Times New Roman"/>
          <w:b/>
          <w:bCs/>
          <w:iCs/>
          <w:szCs w:val="20"/>
        </w:rPr>
        <w:t xml:space="preserve">The quantity </w:t>
      </w:r>
      <m:oMath>
        <m:sSub>
          <m:sSubPr>
            <m:ctrlPr>
              <w:rPr>
                <w:rFonts w:ascii="Cambria Math" w:eastAsia="KaiTi" w:hAnsi="Cambria Math"/>
                <w:b/>
                <w:bCs/>
                <w:iCs/>
                <w:szCs w:val="20"/>
              </w:rPr>
            </m:ctrlPr>
          </m:sSubPr>
          <m:e>
            <m:r>
              <m:rPr>
                <m:sty m:val="b"/>
              </m:rPr>
              <w:rPr>
                <w:rFonts w:ascii="Cambria Math" w:eastAsia="KaiTi" w:hAnsi="Cambria Math"/>
                <w:szCs w:val="20"/>
              </w:rPr>
              <m:t>k</m:t>
            </m:r>
          </m:e>
          <m:sub>
            <m:r>
              <m:rPr>
                <m:nor/>
              </m:rPr>
              <w:rPr>
                <w:rFonts w:ascii="Times New Roman" w:eastAsia="KaiTi" w:hAnsi="Times New Roman"/>
                <w:b/>
                <w:bCs/>
                <w:iCs/>
                <w:szCs w:val="20"/>
              </w:rPr>
              <m:t>hop,</m:t>
            </m:r>
            <m:r>
              <m:rPr>
                <m:nor/>
              </m:rPr>
              <w:rPr>
                <w:rFonts w:ascii="Times New Roman" w:eastAsia="Malgun Gothic" w:hAnsi="Times New Roman"/>
                <w:b/>
                <w:bCs/>
                <w:iCs/>
                <w:szCs w:val="20"/>
                <w:lang w:eastAsia="ko-KR"/>
              </w:rPr>
              <m:t>2</m:t>
            </m:r>
          </m:sub>
        </m:sSub>
      </m:oMath>
      <w:r w:rsidRPr="00E34E53">
        <w:rPr>
          <w:rFonts w:ascii="Times New Roman" w:eastAsia="KaiTi" w:hAnsi="Times New Roman"/>
          <w:b/>
          <w:bCs/>
          <w:iCs/>
          <w:szCs w:val="20"/>
        </w:rPr>
        <w:t xml:space="preserve"> as a function of </w:t>
      </w:r>
      <m:oMath>
        <m:sSub>
          <m:sSubPr>
            <m:ctrlPr>
              <w:rPr>
                <w:rFonts w:ascii="Cambria Math" w:eastAsia="KaiTi" w:hAnsi="Cambria Math"/>
                <w:b/>
                <w:bCs/>
                <w:iCs/>
                <w:szCs w:val="20"/>
              </w:rPr>
            </m:ctrlPr>
          </m:sSubPr>
          <m:e>
            <m:acc>
              <m:accPr>
                <m:chr m:val="̅"/>
                <m:ctrlPr>
                  <w:rPr>
                    <w:rFonts w:ascii="Cambria Math" w:eastAsia="KaiTi" w:hAnsi="Cambria Math"/>
                    <w:b/>
                    <w:bCs/>
                    <w:iCs/>
                    <w:szCs w:val="20"/>
                  </w:rPr>
                </m:ctrlPr>
              </m:accPr>
              <m:e>
                <m:r>
                  <m:rPr>
                    <m:sty m:val="b"/>
                  </m:rPr>
                  <w:rPr>
                    <w:rFonts w:ascii="Cambria Math" w:eastAsia="KaiTi" w:hAnsi="Cambria Math"/>
                    <w:szCs w:val="20"/>
                  </w:rPr>
                  <m:t>k</m:t>
                </m:r>
              </m:e>
            </m:acc>
          </m:e>
          <m:sub>
            <m:r>
              <m:rPr>
                <m:nor/>
              </m:rPr>
              <w:rPr>
                <w:rFonts w:ascii="Times New Roman" w:eastAsia="KaiTi" w:hAnsi="Times New Roman"/>
                <w:b/>
                <w:bCs/>
                <w:iCs/>
                <w:szCs w:val="20"/>
              </w:rPr>
              <m:t>hop,</m:t>
            </m:r>
            <m:r>
              <m:rPr>
                <m:nor/>
              </m:rPr>
              <w:rPr>
                <w:rFonts w:ascii="Times New Roman" w:eastAsia="Malgun Gothic" w:hAnsi="Times New Roman"/>
                <w:b/>
                <w:bCs/>
                <w:iCs/>
                <w:szCs w:val="20"/>
                <w:lang w:eastAsia="ko-KR"/>
              </w:rPr>
              <m:t>2</m:t>
            </m:r>
          </m:sub>
        </m:sSub>
      </m:oMath>
    </w:p>
    <w:tbl>
      <w:tblPr>
        <w:tblStyle w:val="TableGrid"/>
        <w:tblW w:w="0" w:type="auto"/>
        <w:tblInd w:w="915" w:type="dxa"/>
        <w:tblLook w:val="04A0" w:firstRow="1" w:lastRow="0" w:firstColumn="1" w:lastColumn="0" w:noHBand="0" w:noVBand="1"/>
      </w:tblPr>
      <w:tblGrid>
        <w:gridCol w:w="2059"/>
        <w:gridCol w:w="1814"/>
        <w:gridCol w:w="1882"/>
        <w:gridCol w:w="1852"/>
      </w:tblGrid>
      <w:tr w:rsidR="00F32149" w:rsidRPr="00E34E53" w14:paraId="11F28778" w14:textId="77777777" w:rsidTr="00262E76">
        <w:tc>
          <w:tcPr>
            <w:tcW w:w="2059" w:type="dxa"/>
            <w:vMerge w:val="restart"/>
          </w:tcPr>
          <w:p w14:paraId="69922273" w14:textId="77777777" w:rsidR="00F32149" w:rsidRPr="00E34E53" w:rsidRDefault="00000000" w:rsidP="00262E76">
            <w:pPr>
              <w:ind w:left="360" w:hanging="360"/>
              <w:rPr>
                <w:rFonts w:ascii="Times New Roman" w:hAnsi="Times New Roman"/>
                <w:iCs/>
                <w:szCs w:val="20"/>
              </w:rPr>
            </w:pPr>
            <m:oMathPara>
              <m:oMath>
                <m:sSub>
                  <m:sSubPr>
                    <m:ctrlPr>
                      <w:rPr>
                        <w:rFonts w:ascii="Cambria Math" w:eastAsia="KaiTi" w:hAnsi="Cambria Math"/>
                        <w:iCs/>
                        <w:szCs w:val="20"/>
                      </w:rPr>
                    </m:ctrlPr>
                  </m:sSubPr>
                  <m:e>
                    <m:acc>
                      <m:accPr>
                        <m:chr m:val="̅"/>
                        <m:ctrlPr>
                          <w:rPr>
                            <w:rFonts w:ascii="Cambria Math" w:eastAsia="KaiTi" w:hAnsi="Cambria Math"/>
                            <w:iCs/>
                            <w:szCs w:val="20"/>
                          </w:rPr>
                        </m:ctrlPr>
                      </m:accPr>
                      <m:e>
                        <m:r>
                          <m:rPr>
                            <m:sty m:val="p"/>
                          </m:rPr>
                          <w:rPr>
                            <w:rFonts w:ascii="Cambria Math" w:eastAsia="KaiTi" w:hAnsi="Cambria Math"/>
                            <w:szCs w:val="20"/>
                          </w:rPr>
                          <m:t>k</m:t>
                        </m:r>
                      </m:e>
                    </m:acc>
                  </m:e>
                  <m:sub>
                    <m:r>
                      <m:rPr>
                        <m:nor/>
                      </m:rPr>
                      <w:rPr>
                        <w:rFonts w:ascii="Times New Roman" w:eastAsia="KaiTi" w:hAnsi="Times New Roman"/>
                        <w:iCs/>
                        <w:szCs w:val="20"/>
                      </w:rPr>
                      <m:t>hop,</m:t>
                    </m:r>
                    <m:r>
                      <m:rPr>
                        <m:nor/>
                      </m:rPr>
                      <w:rPr>
                        <w:rFonts w:ascii="Times New Roman" w:eastAsia="Malgun Gothic" w:hAnsi="Times New Roman"/>
                        <w:iCs/>
                        <w:szCs w:val="20"/>
                        <w:lang w:eastAsia="ko-KR"/>
                      </w:rPr>
                      <m:t>2</m:t>
                    </m:r>
                  </m:sub>
                </m:sSub>
              </m:oMath>
            </m:oMathPara>
          </w:p>
        </w:tc>
        <w:tc>
          <w:tcPr>
            <w:tcW w:w="5548" w:type="dxa"/>
            <w:gridSpan w:val="3"/>
            <w:tcBorders>
              <w:bottom w:val="nil"/>
            </w:tcBorders>
          </w:tcPr>
          <w:p w14:paraId="264075C3" w14:textId="77777777" w:rsidR="00F32149" w:rsidRPr="00E34E53" w:rsidRDefault="00000000" w:rsidP="00262E76">
            <w:pPr>
              <w:ind w:left="360" w:hanging="360"/>
              <w:jc w:val="center"/>
              <w:rPr>
                <w:rFonts w:ascii="Times New Roman" w:hAnsi="Times New Roman"/>
                <w:iCs/>
                <w:szCs w:val="20"/>
              </w:rPr>
            </w:pPr>
            <m:oMathPara>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m:t>
                    </m:r>
                    <m:r>
                      <m:rPr>
                        <m:nor/>
                      </m:rPr>
                      <w:rPr>
                        <w:rFonts w:ascii="Times New Roman" w:eastAsia="Malgun Gothic" w:hAnsi="Times New Roman"/>
                        <w:iCs/>
                        <w:szCs w:val="20"/>
                        <w:lang w:eastAsia="ko-KR"/>
                      </w:rPr>
                      <m:t>2</m:t>
                    </m:r>
                  </m:sub>
                </m:sSub>
              </m:oMath>
            </m:oMathPara>
          </w:p>
        </w:tc>
      </w:tr>
      <w:tr w:rsidR="00F32149" w:rsidRPr="00E34E53" w14:paraId="1489DB58" w14:textId="77777777" w:rsidTr="00262E76">
        <w:tc>
          <w:tcPr>
            <w:tcW w:w="2059" w:type="dxa"/>
            <w:vMerge/>
          </w:tcPr>
          <w:p w14:paraId="2043C0F7" w14:textId="77777777" w:rsidR="00F32149" w:rsidRPr="00E34E53" w:rsidRDefault="00F32149" w:rsidP="00262E76">
            <w:pPr>
              <w:ind w:left="360" w:hanging="360"/>
              <w:rPr>
                <w:rFonts w:ascii="Times New Roman" w:hAnsi="Times New Roman"/>
                <w:iCs/>
                <w:szCs w:val="20"/>
              </w:rPr>
            </w:pPr>
          </w:p>
        </w:tc>
        <w:tc>
          <w:tcPr>
            <w:tcW w:w="1814" w:type="dxa"/>
            <w:tcBorders>
              <w:top w:val="nil"/>
            </w:tcBorders>
          </w:tcPr>
          <w:p w14:paraId="624E8A50" w14:textId="77777777" w:rsidR="00F32149" w:rsidRPr="00E34E53" w:rsidRDefault="00000000" w:rsidP="00262E76">
            <w:pPr>
              <w:tabs>
                <w:tab w:val="center" w:pos="799"/>
              </w:tabs>
              <w:ind w:left="360" w:hanging="360"/>
              <w:rPr>
                <w:rFonts w:ascii="Times New Roman" w:hAnsi="Times New Roman"/>
                <w:iCs/>
                <w:szCs w:val="20"/>
              </w:rPr>
            </w:pP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K = 2</w:t>
            </w:r>
          </w:p>
        </w:tc>
        <w:tc>
          <w:tcPr>
            <w:tcW w:w="1882" w:type="dxa"/>
            <w:tcBorders>
              <w:top w:val="nil"/>
            </w:tcBorders>
          </w:tcPr>
          <w:p w14:paraId="7A1CFCF2" w14:textId="77777777" w:rsidR="00F32149" w:rsidRPr="00E34E53" w:rsidRDefault="00000000" w:rsidP="00262E76">
            <w:pPr>
              <w:ind w:left="360" w:hanging="360"/>
              <w:jc w:val="center"/>
              <w:rPr>
                <w:rFonts w:ascii="Times New Roman" w:hAnsi="Times New Roman"/>
                <w:iCs/>
                <w:szCs w:val="20"/>
              </w:rPr>
            </w:pP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4 and K =2</w:t>
            </w:r>
          </w:p>
        </w:tc>
        <w:tc>
          <w:tcPr>
            <w:tcW w:w="1852" w:type="dxa"/>
            <w:tcBorders>
              <w:top w:val="nil"/>
            </w:tcBorders>
          </w:tcPr>
          <w:p w14:paraId="4520C09B" w14:textId="77777777" w:rsidR="00F32149" w:rsidRPr="00E34E53" w:rsidRDefault="00000000" w:rsidP="00262E76">
            <w:pPr>
              <w:ind w:left="360" w:hanging="360"/>
              <w:jc w:val="center"/>
              <w:rPr>
                <w:rFonts w:ascii="Times New Roman" w:hAnsi="Times New Roman"/>
                <w:iCs/>
                <w:szCs w:val="20"/>
              </w:rPr>
            </w:pPr>
            <m:oMath>
              <m:sSub>
                <m:sSubPr>
                  <m:ctrlPr>
                    <w:rPr>
                      <w:rFonts w:ascii="Cambria Math" w:hAnsi="Cambria Math"/>
                      <w:iCs/>
                      <w:szCs w:val="20"/>
                    </w:rPr>
                  </m:ctrlPr>
                </m:sSubPr>
                <m:e>
                  <m:r>
                    <m:rPr>
                      <m:sty m:val="p"/>
                    </m:rPr>
                    <w:rPr>
                      <w:rFonts w:ascii="Cambria Math" w:hAnsi="Cambria Math"/>
                      <w:szCs w:val="20"/>
                    </w:rPr>
                    <m:t>P</m:t>
                  </m:r>
                </m:e>
                <m:sub>
                  <m:r>
                    <m:rPr>
                      <m:sty m:val="p"/>
                    </m:rPr>
                    <w:rPr>
                      <w:rFonts w:ascii="Cambria Math" w:hAnsi="Cambria Math"/>
                      <w:szCs w:val="20"/>
                    </w:rPr>
                    <m:t>F</m:t>
                  </m:r>
                </m:sub>
              </m:sSub>
            </m:oMath>
            <w:r w:rsidR="00F32149" w:rsidRPr="00E34E53">
              <w:rPr>
                <w:rFonts w:ascii="Times New Roman" w:hAnsi="Times New Roman"/>
                <w:iCs/>
                <w:kern w:val="2"/>
                <w:szCs w:val="20"/>
              </w:rPr>
              <w:t>= K = 4</w:t>
            </w:r>
          </w:p>
        </w:tc>
      </w:tr>
      <w:tr w:rsidR="00F32149" w:rsidRPr="00E34E53" w14:paraId="16EE5B35" w14:textId="77777777" w:rsidTr="00262E76">
        <w:tc>
          <w:tcPr>
            <w:tcW w:w="2059" w:type="dxa"/>
          </w:tcPr>
          <w:p w14:paraId="07B07B11"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c>
          <w:tcPr>
            <w:tcW w:w="1814" w:type="dxa"/>
          </w:tcPr>
          <w:p w14:paraId="186DE237"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c>
          <w:tcPr>
            <w:tcW w:w="1882" w:type="dxa"/>
          </w:tcPr>
          <w:p w14:paraId="4A8C23CF"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c>
          <w:tcPr>
            <w:tcW w:w="1852" w:type="dxa"/>
          </w:tcPr>
          <w:p w14:paraId="7D468F24"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0</w:t>
            </w:r>
          </w:p>
        </w:tc>
      </w:tr>
      <w:tr w:rsidR="00F32149" w:rsidRPr="00E34E53" w14:paraId="7E9E6FBF" w14:textId="77777777" w:rsidTr="00262E76">
        <w:tc>
          <w:tcPr>
            <w:tcW w:w="2059" w:type="dxa"/>
          </w:tcPr>
          <w:p w14:paraId="512DAEEF"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1</w:t>
            </w:r>
          </w:p>
        </w:tc>
        <w:tc>
          <w:tcPr>
            <w:tcW w:w="1814" w:type="dxa"/>
          </w:tcPr>
          <w:p w14:paraId="609CE6E1"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1</w:t>
            </w:r>
          </w:p>
        </w:tc>
        <w:tc>
          <w:tcPr>
            <w:tcW w:w="1882" w:type="dxa"/>
          </w:tcPr>
          <w:p w14:paraId="7E5240B1" w14:textId="77777777" w:rsidR="00F32149" w:rsidRPr="00E34E53" w:rsidRDefault="00F32149" w:rsidP="00262E76">
            <w:pPr>
              <w:ind w:left="360" w:hanging="360"/>
              <w:jc w:val="center"/>
              <w:rPr>
                <w:rFonts w:ascii="Times New Roman" w:hAnsi="Times New Roman"/>
                <w:iCs/>
                <w:szCs w:val="20"/>
                <w:lang w:eastAsia="ko-KR"/>
              </w:rPr>
            </w:pPr>
            <w:r w:rsidRPr="00E34E53">
              <w:rPr>
                <w:rFonts w:ascii="Times New Roman" w:hAnsi="Times New Roman"/>
                <w:iCs/>
                <w:szCs w:val="20"/>
                <w:lang w:eastAsia="ko-KR"/>
              </w:rPr>
              <w:t>1</w:t>
            </w:r>
          </w:p>
        </w:tc>
        <w:tc>
          <w:tcPr>
            <w:tcW w:w="1852" w:type="dxa"/>
          </w:tcPr>
          <w:p w14:paraId="3488C947"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2</w:t>
            </w:r>
          </w:p>
        </w:tc>
      </w:tr>
      <w:tr w:rsidR="00F32149" w:rsidRPr="00E34E53" w14:paraId="2C14A0F7" w14:textId="77777777" w:rsidTr="00262E76">
        <w:tc>
          <w:tcPr>
            <w:tcW w:w="2059" w:type="dxa"/>
          </w:tcPr>
          <w:p w14:paraId="1F31F31E"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2</w:t>
            </w:r>
          </w:p>
        </w:tc>
        <w:tc>
          <w:tcPr>
            <w:tcW w:w="1814" w:type="dxa"/>
          </w:tcPr>
          <w:p w14:paraId="5A487BC5"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82" w:type="dxa"/>
          </w:tcPr>
          <w:p w14:paraId="29C12569"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52" w:type="dxa"/>
          </w:tcPr>
          <w:p w14:paraId="71C4F5BF"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1</w:t>
            </w:r>
          </w:p>
        </w:tc>
      </w:tr>
      <w:tr w:rsidR="00F32149" w:rsidRPr="00E34E53" w14:paraId="3A04D355" w14:textId="77777777" w:rsidTr="00262E76">
        <w:tc>
          <w:tcPr>
            <w:tcW w:w="2059" w:type="dxa"/>
          </w:tcPr>
          <w:p w14:paraId="2E6FF1E2"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3</w:t>
            </w:r>
          </w:p>
        </w:tc>
        <w:tc>
          <w:tcPr>
            <w:tcW w:w="1814" w:type="dxa"/>
          </w:tcPr>
          <w:p w14:paraId="179F2FE3"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82" w:type="dxa"/>
          </w:tcPr>
          <w:p w14:paraId="50FCE790"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w:t>
            </w:r>
          </w:p>
        </w:tc>
        <w:tc>
          <w:tcPr>
            <w:tcW w:w="1852" w:type="dxa"/>
          </w:tcPr>
          <w:p w14:paraId="114C5FD3" w14:textId="77777777" w:rsidR="00F32149" w:rsidRPr="00E34E53" w:rsidRDefault="00F32149" w:rsidP="00262E76">
            <w:pPr>
              <w:ind w:left="360" w:hanging="360"/>
              <w:jc w:val="center"/>
              <w:rPr>
                <w:rFonts w:ascii="Times New Roman" w:hAnsi="Times New Roman"/>
                <w:iCs/>
                <w:szCs w:val="20"/>
              </w:rPr>
            </w:pPr>
            <w:r w:rsidRPr="00E34E53">
              <w:rPr>
                <w:rFonts w:ascii="Times New Roman" w:hAnsi="Times New Roman"/>
                <w:iCs/>
                <w:szCs w:val="20"/>
              </w:rPr>
              <w:t>3</w:t>
            </w:r>
          </w:p>
        </w:tc>
      </w:tr>
    </w:tbl>
    <w:p w14:paraId="662C27C3" w14:textId="77777777" w:rsidR="00F32149" w:rsidRPr="00E34E53" w:rsidRDefault="00000000" w:rsidP="00F32149">
      <w:pPr>
        <w:widowControl w:val="0"/>
        <w:numPr>
          <w:ilvl w:val="0"/>
          <w:numId w:val="113"/>
        </w:numPr>
        <w:jc w:val="both"/>
        <w:rPr>
          <w:rFonts w:ascii="Times New Roman" w:eastAsiaTheme="minorEastAsia" w:hAnsi="Times New Roman"/>
          <w:szCs w:val="20"/>
          <w:lang w:eastAsia="zh-CN"/>
        </w:rPr>
      </w:pPr>
      <m:oMath>
        <m:sSub>
          <m:sSubPr>
            <m:ctrlPr>
              <w:rPr>
                <w:rFonts w:ascii="Cambria Math" w:eastAsia="KaiTi" w:hAnsi="Cambria Math"/>
                <w:iCs/>
                <w:szCs w:val="20"/>
              </w:rPr>
            </m:ctrlPr>
          </m:sSubPr>
          <m:e>
            <m:r>
              <m:rPr>
                <m:sty m:val="p"/>
              </m:rPr>
              <w:rPr>
                <w:rFonts w:ascii="Cambria Math" w:eastAsia="KaiTi" w:hAnsi="Cambria Math"/>
                <w:szCs w:val="20"/>
              </w:rPr>
              <m:t>k</m:t>
            </m:r>
          </m:e>
          <m:sub>
            <m:r>
              <m:rPr>
                <m:nor/>
              </m:rPr>
              <w:rPr>
                <w:rFonts w:ascii="Times New Roman" w:eastAsia="KaiTi" w:hAnsi="Times New Roman"/>
                <w:iCs/>
                <w:szCs w:val="20"/>
              </w:rPr>
              <m:t>hop,3</m:t>
            </m:r>
          </m:sub>
        </m:sSub>
      </m:oMath>
      <w:r w:rsidR="00F32149" w:rsidRPr="00E34E53">
        <w:rPr>
          <w:rFonts w:ascii="Times New Roman" w:eastAsia="KaiTi" w:hAnsi="Times New Roman"/>
          <w:iCs/>
          <w:szCs w:val="20"/>
        </w:rPr>
        <w:t xml:space="preserve"> determines the pattern generated by pseudo-random sequence and is discussed separately</w:t>
      </w:r>
    </w:p>
    <w:p w14:paraId="0E73C845" w14:textId="77777777" w:rsidR="00F32149" w:rsidRPr="00E34E53" w:rsidRDefault="00F32149" w:rsidP="00F32149">
      <w:pPr>
        <w:rPr>
          <w:rFonts w:ascii="Times New Roman" w:hAnsi="Times New Roman"/>
          <w:szCs w:val="20"/>
        </w:rPr>
      </w:pPr>
    </w:p>
    <w:p w14:paraId="1D9658B7" w14:textId="23D9C777" w:rsidR="00F32149" w:rsidRDefault="00F3608A" w:rsidP="00F3608A">
      <w:pPr>
        <w:pStyle w:val="Heading2"/>
        <w:rPr>
          <w:szCs w:val="24"/>
          <w:lang w:eastAsia="zh-CN"/>
        </w:rPr>
      </w:pPr>
      <w:bookmarkStart w:id="153" w:name="_Toc239313225"/>
      <w:r>
        <w:t xml:space="preserve">Solutions for </w:t>
      </w:r>
      <w:r w:rsidRPr="00FD0278">
        <w:rPr>
          <w:szCs w:val="24"/>
          <w:lang w:eastAsia="zh-CN"/>
        </w:rPr>
        <w:t>Ambient IoT (Internet of Things) in NR Phase 2</w:t>
      </w:r>
      <w:bookmarkEnd w:id="153"/>
    </w:p>
    <w:p w14:paraId="3819DE62" w14:textId="77777777" w:rsidR="00760502" w:rsidRPr="00FD0278" w:rsidRDefault="00760502" w:rsidP="00760502">
      <w:pPr>
        <w:rPr>
          <w:rFonts w:eastAsiaTheme="minorEastAsia"/>
          <w:i/>
          <w:iCs/>
          <w:lang w:eastAsia="zh-CN"/>
        </w:rPr>
      </w:pPr>
      <w:r w:rsidRPr="00FD0278">
        <w:rPr>
          <w:i/>
          <w:iCs/>
        </w:rPr>
        <w:t xml:space="preserve">Please refer to </w:t>
      </w:r>
      <w:hyperlink r:id="rId386" w:history="1">
        <w:r w:rsidRPr="00FD0278">
          <w:rPr>
            <w:i/>
            <w:iCs/>
          </w:rPr>
          <w:t>RP-2</w:t>
        </w:r>
        <w:r w:rsidRPr="00FD0278">
          <w:rPr>
            <w:rFonts w:eastAsiaTheme="minorEastAsia" w:hint="eastAsia"/>
            <w:i/>
            <w:iCs/>
            <w:lang w:eastAsia="zh-CN"/>
          </w:rPr>
          <w:t>60826</w:t>
        </w:r>
      </w:hyperlink>
      <w:r w:rsidRPr="00FD0278">
        <w:rPr>
          <w:rFonts w:hint="eastAsia"/>
          <w:i/>
          <w:iCs/>
        </w:rPr>
        <w:t xml:space="preserve"> </w:t>
      </w:r>
      <w:r w:rsidRPr="00FD0278">
        <w:rPr>
          <w:i/>
          <w:iCs/>
        </w:rPr>
        <w:t>for detailed scope of the</w:t>
      </w:r>
      <w:r w:rsidRPr="00FD0278">
        <w:rPr>
          <w:rFonts w:hint="eastAsia"/>
          <w:i/>
          <w:iCs/>
        </w:rPr>
        <w:t xml:space="preserve"> </w:t>
      </w:r>
      <w:r w:rsidRPr="00FD0278">
        <w:rPr>
          <w:rFonts w:eastAsiaTheme="minorEastAsia" w:hint="eastAsia"/>
          <w:i/>
          <w:iCs/>
          <w:lang w:eastAsia="zh-CN"/>
        </w:rPr>
        <w:t>WI</w:t>
      </w:r>
      <w:r w:rsidRPr="00FD0278">
        <w:rPr>
          <w:i/>
          <w:iCs/>
        </w:rPr>
        <w:t>.</w:t>
      </w:r>
    </w:p>
    <w:p w14:paraId="5375222D" w14:textId="77777777" w:rsidR="00760502" w:rsidRDefault="00760502" w:rsidP="00760502">
      <w:pPr>
        <w:rPr>
          <w:rFonts w:eastAsiaTheme="minorEastAsia"/>
          <w:i/>
          <w:iCs/>
          <w:lang w:eastAsia="zh-CN"/>
        </w:rPr>
      </w:pPr>
      <w:r w:rsidRPr="00FD0278">
        <w:rPr>
          <w:rFonts w:hint="eastAsia"/>
          <w:i/>
          <w:iCs/>
        </w:rPr>
        <w:t>Support for air interface for Device C and Device 2b</w:t>
      </w:r>
      <w:r w:rsidRPr="00FD0278">
        <w:rPr>
          <w:rFonts w:eastAsiaTheme="minorEastAsia" w:hint="eastAsia"/>
          <w:i/>
          <w:iCs/>
          <w:lang w:eastAsia="zh-CN"/>
        </w:rPr>
        <w:t xml:space="preserve">. </w:t>
      </w:r>
      <w:r w:rsidRPr="00FD0278">
        <w:rPr>
          <w:rFonts w:hint="eastAsia"/>
          <w:i/>
          <w:iCs/>
        </w:rPr>
        <w:t xml:space="preserve">Please refer to the first paragraph of objective 1 </w:t>
      </w:r>
      <w:r w:rsidRPr="00FD0278">
        <w:rPr>
          <w:rFonts w:eastAsiaTheme="minorEastAsia" w:hint="eastAsia"/>
          <w:i/>
          <w:iCs/>
          <w:lang w:eastAsia="zh-CN"/>
        </w:rPr>
        <w:t xml:space="preserve">and 2 </w:t>
      </w:r>
      <w:r w:rsidRPr="00FD0278">
        <w:rPr>
          <w:rFonts w:hint="eastAsia"/>
          <w:i/>
          <w:iCs/>
        </w:rPr>
        <w:t xml:space="preserve">for the given conditions. </w:t>
      </w:r>
      <w:r w:rsidRPr="00FD0278">
        <w:rPr>
          <w:i/>
          <w:iCs/>
        </w:rPr>
        <w:t>I</w:t>
      </w:r>
      <w:r w:rsidRPr="00FD0278">
        <w:rPr>
          <w:rFonts w:hint="eastAsia"/>
          <w:i/>
          <w:iCs/>
        </w:rPr>
        <w:t>ncluding</w:t>
      </w:r>
      <w:r w:rsidRPr="00FD0278">
        <w:rPr>
          <w:rFonts w:eastAsiaTheme="minorEastAsia" w:hint="eastAsia"/>
          <w:i/>
          <w:iCs/>
          <w:lang w:eastAsia="zh-CN"/>
        </w:rPr>
        <w:t xml:space="preserve"> necessary specification</w:t>
      </w:r>
      <w:r w:rsidRPr="00FD0278">
        <w:rPr>
          <w:i/>
          <w:iCs/>
        </w:rPr>
        <w:t xml:space="preserve"> changes</w:t>
      </w:r>
      <w:r w:rsidRPr="00FD0278">
        <w:rPr>
          <w:rFonts w:eastAsiaTheme="minorEastAsia" w:hint="eastAsia"/>
          <w:i/>
          <w:iCs/>
          <w:lang w:eastAsia="zh-CN"/>
        </w:rPr>
        <w:t xml:space="preserve"> </w:t>
      </w:r>
      <w:r w:rsidRPr="00FD0278">
        <w:rPr>
          <w:i/>
          <w:iCs/>
        </w:rPr>
        <w:t>to the Rel-19 air interface</w:t>
      </w:r>
      <w:r w:rsidRPr="00FD0278">
        <w:rPr>
          <w:rFonts w:hint="eastAsia"/>
          <w:i/>
          <w:iCs/>
        </w:rPr>
        <w:t xml:space="preserve"> for Device </w:t>
      </w:r>
      <w:r w:rsidRPr="00FD0278">
        <w:rPr>
          <w:rFonts w:eastAsiaTheme="minorEastAsia" w:hint="eastAsia"/>
          <w:i/>
          <w:iCs/>
          <w:lang w:eastAsia="zh-CN"/>
        </w:rPr>
        <w:t>C and Device 2b</w:t>
      </w:r>
      <w:r w:rsidRPr="00FD0278">
        <w:rPr>
          <w:rFonts w:hint="eastAsia"/>
          <w:i/>
          <w:iCs/>
        </w:rPr>
        <w:t>.</w:t>
      </w:r>
    </w:p>
    <w:p w14:paraId="4FAD0A9D" w14:textId="77777777" w:rsidR="00760502" w:rsidRPr="0019134F" w:rsidRDefault="00760502" w:rsidP="00760502">
      <w:pPr>
        <w:rPr>
          <w:rFonts w:eastAsiaTheme="minorEastAsia"/>
          <w:i/>
          <w:iCs/>
          <w:lang w:eastAsia="zh-CN"/>
        </w:rPr>
      </w:pPr>
    </w:p>
    <w:p w14:paraId="10C99A2E" w14:textId="1DDBC190" w:rsidR="00760502" w:rsidRDefault="00C62C50" w:rsidP="00760502">
      <w:pPr>
        <w:rPr>
          <w:rFonts w:eastAsiaTheme="minorEastAsia"/>
          <w:b/>
          <w:bCs/>
          <w:lang w:eastAsia="zh-CN"/>
        </w:rPr>
      </w:pPr>
      <w:hyperlink r:id="rId387" w:history="1">
        <w:r w:rsidRPr="00E34E53">
          <w:rPr>
            <w:rStyle w:val="Hyperlink"/>
            <w:rFonts w:eastAsiaTheme="minorEastAsia"/>
            <w:b/>
            <w:bCs/>
            <w:lang w:eastAsia="zh-CN"/>
          </w:rPr>
          <w:t>R1-2606758</w:t>
        </w:r>
      </w:hyperlink>
      <w:r w:rsidR="00760502" w:rsidRPr="00E34E53">
        <w:rPr>
          <w:rFonts w:eastAsiaTheme="minorEastAsia"/>
          <w:b/>
          <w:bCs/>
          <w:lang w:eastAsia="zh-CN"/>
        </w:rPr>
        <w:tab/>
        <w:t>Session Notes of AI 9.3</w:t>
      </w:r>
      <w:r w:rsidR="00760502" w:rsidRPr="00E34E53">
        <w:rPr>
          <w:rFonts w:eastAsiaTheme="minorEastAsia"/>
          <w:b/>
          <w:bCs/>
          <w:lang w:eastAsia="zh-CN"/>
        </w:rPr>
        <w:tab/>
        <w:t>Ad-Hoc Chair (</w:t>
      </w:r>
      <w:bookmarkStart w:id="154" w:name="OLE_LINK60"/>
      <w:r w:rsidR="00760502" w:rsidRPr="00E34E53">
        <w:rPr>
          <w:rFonts w:eastAsiaTheme="minorEastAsia"/>
          <w:b/>
          <w:bCs/>
          <w:lang w:eastAsia="zh-CN"/>
        </w:rPr>
        <w:t>NTT DOCOMO, INC.</w:t>
      </w:r>
      <w:bookmarkEnd w:id="154"/>
      <w:r w:rsidR="00760502" w:rsidRPr="00E34E53">
        <w:rPr>
          <w:rFonts w:eastAsiaTheme="minorEastAsia"/>
          <w:b/>
          <w:bCs/>
          <w:lang w:eastAsia="zh-CN"/>
        </w:rPr>
        <w:t>)</w:t>
      </w:r>
    </w:p>
    <w:p w14:paraId="6DEFECAB" w14:textId="77777777" w:rsidR="00E34E53" w:rsidRPr="005D5F7C" w:rsidRDefault="00E34E53" w:rsidP="00E34E53">
      <w:pPr>
        <w:rPr>
          <w:rFonts w:ascii="Times New Roman" w:eastAsiaTheme="minorEastAsia" w:hAnsi="Times New Roman"/>
          <w:lang w:eastAsia="zh-CN"/>
        </w:rPr>
      </w:pPr>
      <w:r w:rsidRPr="005D5F7C">
        <w:rPr>
          <w:rFonts w:ascii="Times New Roman" w:eastAsiaTheme="minorEastAsia" w:hAnsi="Times New Roman"/>
          <w:b/>
          <w:bCs/>
          <w:lang w:eastAsia="zh-CN"/>
        </w:rPr>
        <w:t xml:space="preserve">Friday decision: </w:t>
      </w:r>
      <w:r w:rsidRPr="005D5F7C">
        <w:rPr>
          <w:rFonts w:ascii="Times New Roman" w:eastAsiaTheme="minorEastAsia" w:hAnsi="Times New Roman"/>
          <w:lang w:eastAsia="zh-CN"/>
        </w:rPr>
        <w:t xml:space="preserve">The session notes are </w:t>
      </w:r>
      <w:r w:rsidRPr="005D5F7C">
        <w:rPr>
          <w:rFonts w:ascii="Times New Roman" w:eastAsiaTheme="minorEastAsia" w:hAnsi="Times New Roman"/>
          <w:highlight w:val="green"/>
          <w:lang w:eastAsia="zh-CN"/>
        </w:rPr>
        <w:t>endorsed</w:t>
      </w:r>
      <w:r w:rsidRPr="005D5F7C">
        <w:rPr>
          <w:rFonts w:ascii="Times New Roman" w:eastAsiaTheme="minorEastAsia" w:hAnsi="Times New Roman"/>
          <w:lang w:eastAsia="zh-CN"/>
        </w:rPr>
        <w:t xml:space="preserve"> and contents reflected below.</w:t>
      </w:r>
    </w:p>
    <w:p w14:paraId="333FBDCC" w14:textId="77777777" w:rsidR="00E34E53" w:rsidRPr="00E34E53" w:rsidRDefault="00E34E53" w:rsidP="00760502">
      <w:pPr>
        <w:rPr>
          <w:rFonts w:eastAsiaTheme="minorEastAsia"/>
          <w:b/>
          <w:bCs/>
          <w:lang w:eastAsia="zh-CN"/>
        </w:rPr>
      </w:pPr>
    </w:p>
    <w:p w14:paraId="212C9EF2" w14:textId="77777777" w:rsidR="00760502" w:rsidRPr="00E34E53" w:rsidRDefault="00760502" w:rsidP="00760502">
      <w:pPr>
        <w:rPr>
          <w:rFonts w:eastAsiaTheme="minorEastAsia"/>
          <w:i/>
          <w:iCs/>
          <w:lang w:eastAsia="zh-CN"/>
        </w:rPr>
      </w:pPr>
    </w:p>
    <w:p w14:paraId="5C4A69E4" w14:textId="77777777" w:rsidR="00E34E53" w:rsidRPr="00E34E53" w:rsidRDefault="00E34E53" w:rsidP="00E34E53">
      <w:pPr>
        <w:rPr>
          <w:rFonts w:eastAsiaTheme="minorEastAsia"/>
          <w:lang w:val="en-US" w:eastAsia="zh-CN"/>
        </w:rPr>
      </w:pPr>
      <w:r w:rsidRPr="00E34E53">
        <w:rPr>
          <w:rFonts w:eastAsiaTheme="minorEastAsia"/>
          <w:lang w:val="en-US" w:eastAsia="zh-CN"/>
        </w:rPr>
        <w:t>[12</w:t>
      </w:r>
      <w:r w:rsidRPr="00E34E53">
        <w:rPr>
          <w:rFonts w:eastAsiaTheme="minorEastAsia" w:hint="eastAsia"/>
          <w:lang w:val="en-US" w:eastAsia="zh-CN"/>
        </w:rPr>
        <w:t>6</w:t>
      </w:r>
      <w:r w:rsidRPr="00E34E53">
        <w:rPr>
          <w:rFonts w:eastAsiaTheme="minorEastAsia"/>
          <w:lang w:val="en-US" w:eastAsia="zh-CN"/>
        </w:rPr>
        <w:t>-R20-A-IoT Phase 2] Email discussion on Rel-20 A-IoT Phase 2 – Zhe (Huawei)</w:t>
      </w:r>
    </w:p>
    <w:p w14:paraId="2DCD3ECC" w14:textId="77777777" w:rsidR="00E34E53" w:rsidRPr="00E34E53" w:rsidRDefault="00E34E53">
      <w:pPr>
        <w:pStyle w:val="ListParagraph"/>
        <w:numPr>
          <w:ilvl w:val="0"/>
          <w:numId w:val="281"/>
        </w:numPr>
        <w:rPr>
          <w:rFonts w:eastAsiaTheme="minorEastAsia"/>
          <w:lang w:val="en-US" w:eastAsia="zh-CN"/>
        </w:rPr>
      </w:pPr>
      <w:r w:rsidRPr="00E34E53">
        <w:rPr>
          <w:rFonts w:eastAsiaTheme="minorEastAsia"/>
          <w:lang w:eastAsia="zh-CN"/>
        </w:rPr>
        <w:t xml:space="preserve">To be used for sharing updates on online/offline schedule, details on what is to be discussed in online/offline sessions, </w:t>
      </w:r>
      <w:proofErr w:type="spellStart"/>
      <w:r w:rsidRPr="00E34E53">
        <w:rPr>
          <w:rFonts w:eastAsiaTheme="minorEastAsia"/>
          <w:lang w:eastAsia="zh-CN"/>
        </w:rPr>
        <w:t>tdoc</w:t>
      </w:r>
      <w:proofErr w:type="spellEnd"/>
      <w:r w:rsidRPr="00E34E53">
        <w:rPr>
          <w:rFonts w:eastAsiaTheme="minorEastAsia"/>
          <w:lang w:eastAsia="zh-CN"/>
        </w:rPr>
        <w:t xml:space="preserve"> number of the moderator summary for online session, etc</w:t>
      </w:r>
    </w:p>
    <w:p w14:paraId="35EEF253" w14:textId="77777777" w:rsidR="00E34E53" w:rsidRPr="00E34E53" w:rsidRDefault="00E34E53" w:rsidP="00E34E53">
      <w:pPr>
        <w:rPr>
          <w:rFonts w:eastAsiaTheme="minorEastAsia"/>
          <w:lang w:val="en-US" w:eastAsia="zh-CN"/>
        </w:rPr>
      </w:pPr>
    </w:p>
    <w:p w14:paraId="61750CA1" w14:textId="77777777" w:rsidR="00760502" w:rsidRPr="00760502" w:rsidRDefault="00760502" w:rsidP="00760502">
      <w:pPr>
        <w:rPr>
          <w:lang w:eastAsia="zh-CN"/>
        </w:rPr>
      </w:pPr>
    </w:p>
    <w:p w14:paraId="51BD8884" w14:textId="75760258" w:rsidR="00F32149" w:rsidRDefault="00760502" w:rsidP="0013532B">
      <w:pPr>
        <w:pStyle w:val="Heading3"/>
      </w:pPr>
      <w:bookmarkStart w:id="155" w:name="_Toc239313226"/>
      <w:r>
        <w:t xml:space="preserve">R2D </w:t>
      </w:r>
      <w:r w:rsidRPr="00FD0278">
        <w:rPr>
          <w:rFonts w:hint="eastAsia"/>
        </w:rPr>
        <w:t>signals, channels, waveform and procedures</w:t>
      </w:r>
      <w:bookmarkEnd w:id="155"/>
    </w:p>
    <w:p w14:paraId="3712E825" w14:textId="77777777" w:rsidR="00760502" w:rsidRPr="00FD0278" w:rsidRDefault="00760502" w:rsidP="00760502">
      <w:pPr>
        <w:rPr>
          <w:rFonts w:eastAsia="DengXian"/>
          <w:i/>
          <w:iCs/>
          <w:lang w:eastAsia="zh-CN"/>
        </w:rPr>
      </w:pPr>
      <w:r w:rsidRPr="00FD0278">
        <w:rPr>
          <w:rFonts w:eastAsia="DengXian" w:hint="eastAsia"/>
          <w:i/>
          <w:iCs/>
          <w:lang w:eastAsia="zh-CN"/>
        </w:rPr>
        <w:t xml:space="preserve">Including common design for Device C and Device 2b of </w:t>
      </w:r>
      <w:r w:rsidRPr="00FD0278">
        <w:rPr>
          <w:rFonts w:eastAsia="DengXian"/>
          <w:i/>
          <w:iCs/>
          <w:lang w:eastAsia="zh-CN"/>
        </w:rPr>
        <w:t>Periodic R2D sync signal</w:t>
      </w:r>
      <w:r w:rsidRPr="00FD0278">
        <w:rPr>
          <w:rFonts w:hint="eastAsia"/>
          <w:i/>
          <w:iCs/>
        </w:rPr>
        <w:t xml:space="preserve">, </w:t>
      </w:r>
      <w:r w:rsidRPr="00FD0278">
        <w:rPr>
          <w:rFonts w:eastAsia="DengXian"/>
          <w:i/>
          <w:iCs/>
          <w:lang w:eastAsia="zh-CN"/>
        </w:rPr>
        <w:t>Periodic transmission of broadcast information</w:t>
      </w:r>
      <w:r w:rsidRPr="00FD0278">
        <w:rPr>
          <w:rFonts w:hint="eastAsia"/>
          <w:i/>
          <w:iCs/>
        </w:rPr>
        <w:t xml:space="preserve">, </w:t>
      </w:r>
      <w:r w:rsidRPr="00FD0278">
        <w:rPr>
          <w:rFonts w:eastAsia="DengXian"/>
          <w:i/>
          <w:iCs/>
          <w:lang w:eastAsia="zh-CN"/>
        </w:rPr>
        <w:t>CFO calibration signal</w:t>
      </w:r>
      <w:r w:rsidRPr="00FD0278">
        <w:rPr>
          <w:rFonts w:hint="eastAsia"/>
          <w:i/>
          <w:iCs/>
        </w:rPr>
        <w:t xml:space="preserve">, </w:t>
      </w:r>
      <w:r w:rsidRPr="00FD0278">
        <w:rPr>
          <w:rFonts w:eastAsia="DengXian"/>
          <w:i/>
          <w:iCs/>
          <w:lang w:eastAsia="zh-CN"/>
        </w:rPr>
        <w:t>L1 R2D control information with a separate CRC from data</w:t>
      </w:r>
      <w:r w:rsidRPr="00FD0278">
        <w:rPr>
          <w:rFonts w:hint="eastAsia"/>
          <w:i/>
          <w:iCs/>
        </w:rPr>
        <w:t xml:space="preserve">, </w:t>
      </w:r>
      <w:r w:rsidRPr="00FD0278">
        <w:rPr>
          <w:rFonts w:eastAsia="DengXian"/>
          <w:i/>
          <w:iCs/>
          <w:lang w:eastAsia="zh-CN"/>
        </w:rPr>
        <w:t>Chip duration determination for L1 R2D control information</w:t>
      </w:r>
      <w:r w:rsidRPr="00FD0278">
        <w:rPr>
          <w:rFonts w:hint="eastAsia"/>
          <w:i/>
          <w:iCs/>
        </w:rPr>
        <w:t xml:space="preserve">, </w:t>
      </w:r>
      <w:r w:rsidRPr="00FD0278">
        <w:rPr>
          <w:rFonts w:eastAsia="DengXian"/>
          <w:i/>
          <w:iCs/>
          <w:lang w:eastAsia="zh-CN"/>
        </w:rPr>
        <w:t>Chip duration determination for R2D data payload</w:t>
      </w:r>
      <w:r w:rsidRPr="00FD0278">
        <w:rPr>
          <w:rFonts w:hint="eastAsia"/>
          <w:i/>
          <w:iCs/>
        </w:rPr>
        <w:t xml:space="preserve">, </w:t>
      </w:r>
      <w:r w:rsidRPr="00FD0278">
        <w:rPr>
          <w:rFonts w:eastAsia="DengXian"/>
          <w:i/>
          <w:iCs/>
          <w:lang w:eastAsia="zh-CN"/>
        </w:rPr>
        <w:t>Binary sequence-based SIP</w:t>
      </w:r>
      <w:r w:rsidRPr="00FD0278">
        <w:rPr>
          <w:rFonts w:hint="eastAsia"/>
          <w:i/>
          <w:iCs/>
        </w:rPr>
        <w:t xml:space="preserve">, </w:t>
      </w:r>
      <w:r w:rsidRPr="00FD0278">
        <w:rPr>
          <w:rFonts w:eastAsia="DengXian"/>
          <w:i/>
          <w:iCs/>
          <w:lang w:eastAsia="zh-CN"/>
        </w:rPr>
        <w:t>R2D FEC</w:t>
      </w:r>
      <w:r w:rsidRPr="00FD0278">
        <w:rPr>
          <w:rFonts w:eastAsia="DengXian" w:hint="eastAsia"/>
          <w:i/>
          <w:iCs/>
          <w:lang w:eastAsia="zh-CN"/>
        </w:rPr>
        <w:t xml:space="preserve"> </w:t>
      </w:r>
      <w:r w:rsidRPr="00FD0278">
        <w:rPr>
          <w:i/>
          <w:iCs/>
        </w:rPr>
        <w:t>and</w:t>
      </w:r>
      <w:r w:rsidRPr="00FD0278">
        <w:rPr>
          <w:rFonts w:hint="eastAsia"/>
          <w:i/>
          <w:iCs/>
        </w:rPr>
        <w:t>/or</w:t>
      </w:r>
      <w:r w:rsidRPr="00FD0278">
        <w:rPr>
          <w:i/>
          <w:iCs/>
        </w:rPr>
        <w:t xml:space="preserve"> block level repetition</w:t>
      </w:r>
      <w:r w:rsidRPr="00FD0278">
        <w:rPr>
          <w:rFonts w:eastAsia="DengXian" w:hint="eastAsia"/>
          <w:i/>
          <w:iCs/>
          <w:lang w:eastAsia="zh-CN"/>
        </w:rPr>
        <w:t>.</w:t>
      </w:r>
    </w:p>
    <w:p w14:paraId="6B60B6B8" w14:textId="77777777" w:rsidR="00760502" w:rsidRDefault="00760502" w:rsidP="00760502">
      <w:pPr>
        <w:rPr>
          <w:rFonts w:eastAsiaTheme="minorEastAsia"/>
          <w:i/>
          <w:iCs/>
          <w:lang w:eastAsia="zh-CN"/>
        </w:rPr>
      </w:pPr>
    </w:p>
    <w:p w14:paraId="784EA488" w14:textId="5557B75E" w:rsidR="00760502" w:rsidRDefault="00C62C50" w:rsidP="00760502">
      <w:hyperlink r:id="rId388" w:history="1">
        <w:r>
          <w:rPr>
            <w:rStyle w:val="Hyperlink"/>
            <w:rFonts w:ascii="Times New Roman" w:eastAsia="Times New Roman" w:hAnsi="Times New Roman"/>
          </w:rPr>
          <w:t>R1-2605206</w:t>
        </w:r>
      </w:hyperlink>
      <w:r w:rsidR="00760502">
        <w:rPr>
          <w:rFonts w:ascii="Times New Roman" w:eastAsia="Times New Roman" w:hAnsi="Times New Roman"/>
        </w:rPr>
        <w:tab/>
        <w:t>R2D signals, channels, waveform and procedures for active devices</w:t>
      </w:r>
      <w:r w:rsidR="00760502">
        <w:rPr>
          <w:rFonts w:ascii="Times New Roman" w:eastAsia="Times New Roman" w:hAnsi="Times New Roman"/>
        </w:rPr>
        <w:tab/>
        <w:t>FUTUREWEI</w:t>
      </w:r>
    </w:p>
    <w:p w14:paraId="7C0AE0A0" w14:textId="4E32C066" w:rsidR="00760502" w:rsidRDefault="00C62C50" w:rsidP="00760502">
      <w:pPr>
        <w:ind w:left="1440" w:hanging="1440"/>
      </w:pPr>
      <w:hyperlink r:id="rId389" w:history="1">
        <w:r>
          <w:rPr>
            <w:rStyle w:val="Hyperlink"/>
            <w:rFonts w:ascii="Times New Roman" w:eastAsia="Times New Roman" w:hAnsi="Times New Roman"/>
          </w:rPr>
          <w:t>R1-2605246</w:t>
        </w:r>
      </w:hyperlink>
      <w:r w:rsidR="00760502">
        <w:rPr>
          <w:rFonts w:ascii="Times New Roman" w:eastAsia="Times New Roman" w:hAnsi="Times New Roman"/>
        </w:rPr>
        <w:tab/>
        <w:t>Discussion on R2D signals, channels, waveform and procedures for Ambient IoT</w:t>
      </w:r>
      <w:r w:rsidR="00760502">
        <w:rPr>
          <w:rFonts w:ascii="Times New Roman" w:eastAsia="Times New Roman" w:hAnsi="Times New Roman"/>
        </w:rPr>
        <w:tab/>
      </w:r>
      <w:proofErr w:type="spellStart"/>
      <w:r w:rsidR="00760502">
        <w:rPr>
          <w:rFonts w:ascii="Times New Roman" w:eastAsia="Times New Roman" w:hAnsi="Times New Roman"/>
        </w:rPr>
        <w:t>Spreadtrum</w:t>
      </w:r>
      <w:proofErr w:type="spellEnd"/>
      <w:r w:rsidR="00760502">
        <w:rPr>
          <w:rFonts w:ascii="Times New Roman" w:eastAsia="Times New Roman" w:hAnsi="Times New Roman"/>
        </w:rPr>
        <w:t>, UNISOC</w:t>
      </w:r>
    </w:p>
    <w:p w14:paraId="485857A1" w14:textId="22350BF7" w:rsidR="00760502" w:rsidRDefault="00C62C50" w:rsidP="00760502">
      <w:hyperlink r:id="rId390" w:history="1">
        <w:r>
          <w:rPr>
            <w:rStyle w:val="Hyperlink"/>
            <w:rFonts w:ascii="Times New Roman" w:eastAsia="Times New Roman" w:hAnsi="Times New Roman"/>
          </w:rPr>
          <w:t>R1-2605281</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t xml:space="preserve">Huawei, </w:t>
      </w:r>
      <w:proofErr w:type="spellStart"/>
      <w:r w:rsidR="00760502">
        <w:rPr>
          <w:rFonts w:ascii="Times New Roman" w:eastAsia="Times New Roman" w:hAnsi="Times New Roman"/>
        </w:rPr>
        <w:t>HiSilicon</w:t>
      </w:r>
      <w:proofErr w:type="spellEnd"/>
    </w:p>
    <w:p w14:paraId="00269EEC" w14:textId="164C2B93" w:rsidR="00760502" w:rsidRDefault="00C62C50" w:rsidP="00760502">
      <w:hyperlink r:id="rId391" w:history="1">
        <w:r>
          <w:rPr>
            <w:rStyle w:val="Hyperlink"/>
            <w:rFonts w:ascii="Times New Roman" w:eastAsia="Times New Roman" w:hAnsi="Times New Roman"/>
          </w:rPr>
          <w:t>R1-2605344</w:t>
        </w:r>
      </w:hyperlink>
      <w:r w:rsidR="00760502">
        <w:rPr>
          <w:rFonts w:ascii="Times New Roman" w:eastAsia="Times New Roman" w:hAnsi="Times New Roman"/>
        </w:rPr>
        <w:tab/>
        <w:t>R2D signals, channels, waveform, and procedures</w:t>
      </w:r>
      <w:r w:rsidR="00760502">
        <w:rPr>
          <w:rFonts w:ascii="Times New Roman" w:eastAsia="Times New Roman" w:hAnsi="Times New Roman"/>
        </w:rPr>
        <w:tab/>
        <w:t>Ericsson</w:t>
      </w:r>
    </w:p>
    <w:p w14:paraId="64AB78A2" w14:textId="2AA89989" w:rsidR="00760502" w:rsidRDefault="00C62C50" w:rsidP="00760502">
      <w:hyperlink r:id="rId392" w:history="1">
        <w:r>
          <w:rPr>
            <w:rStyle w:val="Hyperlink"/>
            <w:rFonts w:ascii="Times New Roman" w:eastAsia="Times New Roman" w:hAnsi="Times New Roman"/>
          </w:rPr>
          <w:t>R1-2605361</w:t>
        </w:r>
      </w:hyperlink>
      <w:r w:rsidR="00760502">
        <w:rPr>
          <w:rFonts w:ascii="Times New Roman" w:eastAsia="Times New Roman" w:hAnsi="Times New Roman"/>
        </w:rPr>
        <w:tab/>
        <w:t>FL summary #1 for 9.3.1 Ambient IoT R2D design aspects in Rel-20</w:t>
      </w:r>
      <w:r w:rsidR="00760502">
        <w:rPr>
          <w:rFonts w:ascii="Times New Roman" w:eastAsia="Times New Roman" w:hAnsi="Times New Roman"/>
        </w:rPr>
        <w:tab/>
        <w:t>Moderator (Huawei)</w:t>
      </w:r>
    </w:p>
    <w:p w14:paraId="213FC1D6" w14:textId="07E70F48" w:rsidR="00760502" w:rsidRDefault="00C62C50" w:rsidP="00760502">
      <w:hyperlink r:id="rId393" w:history="1">
        <w:r>
          <w:rPr>
            <w:rStyle w:val="Hyperlink"/>
            <w:rFonts w:ascii="Times New Roman" w:eastAsia="Times New Roman" w:hAnsi="Times New Roman"/>
          </w:rPr>
          <w:t>R1-2605362</w:t>
        </w:r>
      </w:hyperlink>
      <w:r w:rsidR="00760502">
        <w:rPr>
          <w:rFonts w:ascii="Times New Roman" w:eastAsia="Times New Roman" w:hAnsi="Times New Roman"/>
        </w:rPr>
        <w:tab/>
        <w:t>FL summary #2 for 9.3.1 Ambient IoT R2D design aspects in Rel-20</w:t>
      </w:r>
      <w:r w:rsidR="00760502">
        <w:rPr>
          <w:rFonts w:ascii="Times New Roman" w:eastAsia="Times New Roman" w:hAnsi="Times New Roman"/>
        </w:rPr>
        <w:tab/>
        <w:t>Moderator (Huawei)</w:t>
      </w:r>
    </w:p>
    <w:p w14:paraId="25FBEE95" w14:textId="1676B3ED" w:rsidR="00760502" w:rsidRDefault="00C62C50" w:rsidP="00760502">
      <w:hyperlink r:id="rId394" w:history="1">
        <w:r>
          <w:rPr>
            <w:rStyle w:val="Hyperlink"/>
            <w:rFonts w:ascii="Times New Roman" w:eastAsia="Times New Roman" w:hAnsi="Times New Roman"/>
          </w:rPr>
          <w:t>R1-2605363</w:t>
        </w:r>
      </w:hyperlink>
      <w:r w:rsidR="00760502">
        <w:rPr>
          <w:rFonts w:ascii="Times New Roman" w:eastAsia="Times New Roman" w:hAnsi="Times New Roman"/>
        </w:rPr>
        <w:tab/>
        <w:t>FL summary #3 for 9.3.1 Ambient IoT R2D design aspects in Rel-20</w:t>
      </w:r>
      <w:r w:rsidR="00760502">
        <w:rPr>
          <w:rFonts w:ascii="Times New Roman" w:eastAsia="Times New Roman" w:hAnsi="Times New Roman"/>
        </w:rPr>
        <w:tab/>
        <w:t>Moderator (Huawei)</w:t>
      </w:r>
    </w:p>
    <w:p w14:paraId="4CFC9AAD" w14:textId="0CABC8C4" w:rsidR="00760502" w:rsidRDefault="00C62C50" w:rsidP="00760502">
      <w:hyperlink r:id="rId395" w:history="1">
        <w:r>
          <w:rPr>
            <w:rStyle w:val="Hyperlink"/>
            <w:rFonts w:ascii="Times New Roman" w:eastAsia="Times New Roman" w:hAnsi="Times New Roman"/>
          </w:rPr>
          <w:t>R1-2605364</w:t>
        </w:r>
      </w:hyperlink>
      <w:r w:rsidR="00760502">
        <w:rPr>
          <w:rFonts w:ascii="Times New Roman" w:eastAsia="Times New Roman" w:hAnsi="Times New Roman"/>
        </w:rPr>
        <w:tab/>
        <w:t>FL summary #4 for 9.3.1 Ambient IoT R2D design aspects in Rel-20</w:t>
      </w:r>
      <w:r w:rsidR="00760502">
        <w:rPr>
          <w:rFonts w:ascii="Times New Roman" w:eastAsia="Times New Roman" w:hAnsi="Times New Roman"/>
        </w:rPr>
        <w:tab/>
        <w:t>Moderator (Huawei)</w:t>
      </w:r>
    </w:p>
    <w:p w14:paraId="11C6C2CE" w14:textId="617CDF0F" w:rsidR="00760502" w:rsidRDefault="00C62C50" w:rsidP="00760502">
      <w:hyperlink r:id="rId396" w:history="1">
        <w:r>
          <w:rPr>
            <w:rStyle w:val="Hyperlink"/>
            <w:rFonts w:ascii="Times New Roman" w:eastAsia="Times New Roman" w:hAnsi="Times New Roman"/>
          </w:rPr>
          <w:t>R1-2605365</w:t>
        </w:r>
      </w:hyperlink>
      <w:r w:rsidR="00760502">
        <w:rPr>
          <w:rFonts w:ascii="Times New Roman" w:eastAsia="Times New Roman" w:hAnsi="Times New Roman"/>
        </w:rPr>
        <w:tab/>
        <w:t>FL summary #5 for 9.3.1 Ambient IoT R2D design aspects in Rel-20</w:t>
      </w:r>
      <w:r w:rsidR="00760502">
        <w:rPr>
          <w:rFonts w:ascii="Times New Roman" w:eastAsia="Times New Roman" w:hAnsi="Times New Roman"/>
        </w:rPr>
        <w:tab/>
        <w:t>Moderator (Huawei)</w:t>
      </w:r>
    </w:p>
    <w:p w14:paraId="112C1827" w14:textId="3A0866B2" w:rsidR="00760502" w:rsidRDefault="00C62C50" w:rsidP="00760502">
      <w:hyperlink r:id="rId397" w:history="1">
        <w:r>
          <w:rPr>
            <w:rStyle w:val="Hyperlink"/>
            <w:rFonts w:ascii="Times New Roman" w:eastAsia="Times New Roman" w:hAnsi="Times New Roman"/>
          </w:rPr>
          <w:t>R1-2605366</w:t>
        </w:r>
      </w:hyperlink>
      <w:r w:rsidR="00760502">
        <w:rPr>
          <w:rFonts w:ascii="Times New Roman" w:eastAsia="Times New Roman" w:hAnsi="Times New Roman"/>
        </w:rPr>
        <w:tab/>
        <w:t>FL summary #6 for 9.3.1 Ambient IoT R2D design aspects in Rel-20</w:t>
      </w:r>
      <w:r w:rsidR="00760502">
        <w:rPr>
          <w:rFonts w:ascii="Times New Roman" w:eastAsia="Times New Roman" w:hAnsi="Times New Roman"/>
        </w:rPr>
        <w:tab/>
        <w:t>Moderator (Huawei)</w:t>
      </w:r>
    </w:p>
    <w:p w14:paraId="63A7564D" w14:textId="6EE5029B" w:rsidR="00760502" w:rsidRDefault="00C62C50" w:rsidP="00760502">
      <w:hyperlink r:id="rId398" w:history="1">
        <w:r>
          <w:rPr>
            <w:rStyle w:val="Hyperlink"/>
            <w:rFonts w:ascii="Times New Roman" w:eastAsia="Times New Roman" w:hAnsi="Times New Roman"/>
          </w:rPr>
          <w:t>R1-2605450</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t>vivo</w:t>
      </w:r>
    </w:p>
    <w:p w14:paraId="25A6A26A" w14:textId="43CF9E64" w:rsidR="00760502" w:rsidRDefault="00C62C50" w:rsidP="00760502">
      <w:hyperlink r:id="rId399" w:history="1">
        <w:r>
          <w:rPr>
            <w:rStyle w:val="Hyperlink"/>
            <w:rFonts w:ascii="Times New Roman" w:eastAsia="Times New Roman" w:hAnsi="Times New Roman"/>
          </w:rPr>
          <w:t>R1-2605555</w:t>
        </w:r>
      </w:hyperlink>
      <w:r w:rsidR="00760502">
        <w:rPr>
          <w:rFonts w:ascii="Times New Roman" w:eastAsia="Times New Roman" w:hAnsi="Times New Roman"/>
        </w:rPr>
        <w:tab/>
        <w:t>Discussion on R2D designs for Device 2b/C</w:t>
      </w:r>
      <w:r w:rsidR="00760502">
        <w:rPr>
          <w:rFonts w:ascii="Times New Roman" w:eastAsia="Times New Roman" w:hAnsi="Times New Roman"/>
        </w:rPr>
        <w:tab/>
        <w:t>Xiaomi</w:t>
      </w:r>
    </w:p>
    <w:p w14:paraId="04B17934" w14:textId="6A56192C" w:rsidR="00760502" w:rsidRDefault="00C62C50" w:rsidP="00760502">
      <w:hyperlink r:id="rId400" w:history="1">
        <w:r>
          <w:rPr>
            <w:rStyle w:val="Hyperlink"/>
            <w:rFonts w:ascii="Times New Roman" w:eastAsia="Times New Roman" w:hAnsi="Times New Roman"/>
          </w:rPr>
          <w:t>R1-2605623</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t>CMCC</w:t>
      </w:r>
    </w:p>
    <w:p w14:paraId="27837850" w14:textId="5D63DFEA" w:rsidR="00760502" w:rsidRDefault="00C62C50" w:rsidP="00760502">
      <w:hyperlink r:id="rId401" w:history="1">
        <w:r>
          <w:rPr>
            <w:rStyle w:val="Hyperlink"/>
            <w:rFonts w:ascii="Times New Roman" w:eastAsia="Times New Roman" w:hAnsi="Times New Roman"/>
          </w:rPr>
          <w:t>R1-2605751</w:t>
        </w:r>
      </w:hyperlink>
      <w:r w:rsidR="00760502">
        <w:rPr>
          <w:rFonts w:ascii="Times New Roman" w:eastAsia="Times New Roman" w:hAnsi="Times New Roman"/>
        </w:rPr>
        <w:tab/>
        <w:t>Design of R2D signals, channels, and waveform and procedure</w:t>
      </w:r>
      <w:r w:rsidR="00760502">
        <w:rPr>
          <w:rFonts w:ascii="Times New Roman" w:eastAsia="Times New Roman" w:hAnsi="Times New Roman"/>
        </w:rPr>
        <w:tab/>
        <w:t>CATT</w:t>
      </w:r>
    </w:p>
    <w:p w14:paraId="79AB6648" w14:textId="5C2818AD" w:rsidR="00760502" w:rsidRDefault="00C62C50" w:rsidP="00760502">
      <w:hyperlink r:id="rId402" w:history="1">
        <w:r>
          <w:rPr>
            <w:rStyle w:val="Hyperlink"/>
            <w:rFonts w:ascii="Times New Roman" w:eastAsia="Times New Roman" w:hAnsi="Times New Roman"/>
          </w:rPr>
          <w:t>R1-2605780</w:t>
        </w:r>
      </w:hyperlink>
      <w:r w:rsidR="00760502">
        <w:rPr>
          <w:rFonts w:ascii="Times New Roman" w:eastAsia="Times New Roman" w:hAnsi="Times New Roman"/>
        </w:rPr>
        <w:tab/>
        <w:t>Discussion on R2D design for active Ambient IoT device</w:t>
      </w:r>
      <w:r w:rsidR="00760502">
        <w:rPr>
          <w:rFonts w:ascii="Times New Roman" w:eastAsia="Times New Roman" w:hAnsi="Times New Roman"/>
        </w:rPr>
        <w:tab/>
        <w:t xml:space="preserve">ZTE Corporation, </w:t>
      </w:r>
      <w:proofErr w:type="spellStart"/>
      <w:r w:rsidR="00760502">
        <w:rPr>
          <w:rFonts w:ascii="Times New Roman" w:eastAsia="Times New Roman" w:hAnsi="Times New Roman"/>
        </w:rPr>
        <w:t>Sanechips</w:t>
      </w:r>
      <w:proofErr w:type="spellEnd"/>
    </w:p>
    <w:p w14:paraId="3F7FD476" w14:textId="461FFBB3" w:rsidR="00760502" w:rsidRDefault="00C62C50" w:rsidP="00760502">
      <w:hyperlink r:id="rId403" w:history="1">
        <w:r>
          <w:rPr>
            <w:rStyle w:val="Hyperlink"/>
            <w:rFonts w:ascii="Times New Roman" w:eastAsia="Times New Roman" w:hAnsi="Times New Roman"/>
          </w:rPr>
          <w:t>R1-2605810</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t>Samsung</w:t>
      </w:r>
    </w:p>
    <w:p w14:paraId="260699E5" w14:textId="72CC613A" w:rsidR="00760502" w:rsidRDefault="00C62C50" w:rsidP="00760502">
      <w:hyperlink r:id="rId404" w:history="1">
        <w:r>
          <w:rPr>
            <w:rStyle w:val="Hyperlink"/>
            <w:rFonts w:ascii="Times New Roman" w:eastAsia="Times New Roman" w:hAnsi="Times New Roman"/>
          </w:rPr>
          <w:t>R1-2605861</w:t>
        </w:r>
      </w:hyperlink>
      <w:r w:rsidR="00760502">
        <w:rPr>
          <w:rFonts w:ascii="Times New Roman" w:eastAsia="Times New Roman" w:hAnsi="Times New Roman"/>
        </w:rPr>
        <w:tab/>
        <w:t>R2D signals, channels, waveform and procedures</w:t>
      </w:r>
      <w:r w:rsidR="00760502">
        <w:rPr>
          <w:rFonts w:ascii="Times New Roman" w:eastAsia="Times New Roman" w:hAnsi="Times New Roman"/>
        </w:rPr>
        <w:tab/>
        <w:t>NEC</w:t>
      </w:r>
    </w:p>
    <w:p w14:paraId="664AB6AA" w14:textId="0880C6C3" w:rsidR="00760502" w:rsidRDefault="00C62C50" w:rsidP="00760502">
      <w:hyperlink r:id="rId405" w:history="1">
        <w:r>
          <w:rPr>
            <w:rStyle w:val="Hyperlink"/>
            <w:rFonts w:ascii="Times New Roman" w:eastAsia="Times New Roman" w:hAnsi="Times New Roman"/>
          </w:rPr>
          <w:t>R1-2605903</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t>OPPO</w:t>
      </w:r>
    </w:p>
    <w:p w14:paraId="5B4E74BE" w14:textId="360B553E" w:rsidR="00760502" w:rsidRDefault="00C62C50" w:rsidP="00760502">
      <w:hyperlink r:id="rId406" w:history="1">
        <w:r>
          <w:rPr>
            <w:rStyle w:val="Hyperlink"/>
            <w:rFonts w:ascii="Times New Roman" w:eastAsia="Times New Roman" w:hAnsi="Times New Roman"/>
          </w:rPr>
          <w:t>R1-2606014</w:t>
        </w:r>
      </w:hyperlink>
      <w:r w:rsidR="00760502">
        <w:rPr>
          <w:rFonts w:ascii="Times New Roman" w:eastAsia="Times New Roman" w:hAnsi="Times New Roman"/>
        </w:rPr>
        <w:tab/>
        <w:t>On R2D design aspects for Rel-20 Ambient IoT</w:t>
      </w:r>
      <w:r w:rsidR="00760502">
        <w:rPr>
          <w:rFonts w:ascii="Times New Roman" w:eastAsia="Times New Roman" w:hAnsi="Times New Roman"/>
        </w:rPr>
        <w:tab/>
        <w:t>Apple</w:t>
      </w:r>
    </w:p>
    <w:p w14:paraId="6BE186D2" w14:textId="3DB4DBCB" w:rsidR="00760502" w:rsidRDefault="00C62C50" w:rsidP="00760502">
      <w:hyperlink r:id="rId407" w:history="1">
        <w:r>
          <w:rPr>
            <w:rStyle w:val="Hyperlink"/>
            <w:rFonts w:ascii="Times New Roman" w:eastAsia="Times New Roman" w:hAnsi="Times New Roman"/>
          </w:rPr>
          <w:t>R1-2606156</w:t>
        </w:r>
      </w:hyperlink>
      <w:r w:rsidR="00760502">
        <w:rPr>
          <w:rFonts w:ascii="Times New Roman" w:eastAsia="Times New Roman" w:hAnsi="Times New Roman"/>
        </w:rPr>
        <w:tab/>
        <w:t>Discussion on A-IoT R2D Signals and Procedures</w:t>
      </w:r>
      <w:r w:rsidR="00760502">
        <w:rPr>
          <w:rFonts w:ascii="Times New Roman" w:eastAsia="Times New Roman" w:hAnsi="Times New Roman"/>
        </w:rPr>
        <w:tab/>
        <w:t>Panasonic</w:t>
      </w:r>
    </w:p>
    <w:p w14:paraId="45FE1269" w14:textId="7664440F" w:rsidR="00760502" w:rsidRDefault="00C62C50" w:rsidP="00760502">
      <w:hyperlink r:id="rId408" w:history="1">
        <w:r>
          <w:rPr>
            <w:rStyle w:val="Hyperlink"/>
            <w:rFonts w:ascii="Times New Roman" w:eastAsia="Times New Roman" w:hAnsi="Times New Roman"/>
          </w:rPr>
          <w:t>R1-2606180</w:t>
        </w:r>
      </w:hyperlink>
      <w:r w:rsidR="00760502">
        <w:rPr>
          <w:rFonts w:ascii="Times New Roman" w:eastAsia="Times New Roman" w:hAnsi="Times New Roman"/>
        </w:rPr>
        <w:tab/>
        <w:t>Discussion on R2D for R20 Ambient IoT</w:t>
      </w:r>
      <w:r w:rsidR="00760502">
        <w:rPr>
          <w:rFonts w:ascii="Times New Roman" w:eastAsia="Times New Roman" w:hAnsi="Times New Roman"/>
        </w:rPr>
        <w:tab/>
        <w:t>Lenovo</w:t>
      </w:r>
    </w:p>
    <w:p w14:paraId="3F15242E" w14:textId="57C130C8" w:rsidR="00760502" w:rsidRDefault="00C62C50" w:rsidP="00760502">
      <w:hyperlink r:id="rId409" w:history="1">
        <w:r>
          <w:rPr>
            <w:rStyle w:val="Hyperlink"/>
            <w:rFonts w:ascii="Times New Roman" w:eastAsia="Times New Roman" w:hAnsi="Times New Roman"/>
          </w:rPr>
          <w:t>R1-2606195</w:t>
        </w:r>
      </w:hyperlink>
      <w:r w:rsidR="00760502">
        <w:rPr>
          <w:rFonts w:ascii="Times New Roman" w:eastAsia="Times New Roman" w:hAnsi="Times New Roman"/>
        </w:rPr>
        <w:tab/>
        <w:t>R2D signals, channels, waveform and procedures for R20 A-IoT</w:t>
      </w:r>
      <w:r w:rsidR="00760502">
        <w:rPr>
          <w:rFonts w:ascii="Times New Roman" w:eastAsia="Times New Roman" w:hAnsi="Times New Roman"/>
        </w:rPr>
        <w:tab/>
        <w:t>LG Electronics</w:t>
      </w:r>
    </w:p>
    <w:p w14:paraId="2919D0FA" w14:textId="46022DE7" w:rsidR="00760502" w:rsidRDefault="00C62C50" w:rsidP="00760502">
      <w:hyperlink r:id="rId410" w:history="1">
        <w:r>
          <w:rPr>
            <w:rStyle w:val="Hyperlink"/>
            <w:rFonts w:ascii="Times New Roman" w:eastAsia="Times New Roman" w:hAnsi="Times New Roman"/>
          </w:rPr>
          <w:t>R1-2606225</w:t>
        </w:r>
      </w:hyperlink>
      <w:r w:rsidR="00760502">
        <w:rPr>
          <w:rFonts w:ascii="Times New Roman" w:eastAsia="Times New Roman" w:hAnsi="Times New Roman"/>
        </w:rPr>
        <w:tab/>
        <w:t xml:space="preserve">Discussion on aspects of Rel.20 </w:t>
      </w:r>
      <w:proofErr w:type="spellStart"/>
      <w:r w:rsidR="00760502">
        <w:rPr>
          <w:rFonts w:ascii="Times New Roman" w:eastAsia="Times New Roman" w:hAnsi="Times New Roman"/>
        </w:rPr>
        <w:t>AIoT</w:t>
      </w:r>
      <w:proofErr w:type="spellEnd"/>
      <w:r w:rsidR="00760502">
        <w:rPr>
          <w:rFonts w:ascii="Times New Roman" w:eastAsia="Times New Roman" w:hAnsi="Times New Roman"/>
        </w:rPr>
        <w:t xml:space="preserve"> R2D design</w:t>
      </w:r>
      <w:r w:rsidR="00760502">
        <w:rPr>
          <w:rFonts w:ascii="Times New Roman" w:eastAsia="Times New Roman" w:hAnsi="Times New Roman"/>
        </w:rPr>
        <w:tab/>
        <w:t>Sequans Communications</w:t>
      </w:r>
    </w:p>
    <w:p w14:paraId="5E72DF9C" w14:textId="37B87223" w:rsidR="00760502" w:rsidRDefault="00C62C50" w:rsidP="00760502">
      <w:hyperlink r:id="rId411" w:history="1">
        <w:r>
          <w:rPr>
            <w:rStyle w:val="Hyperlink"/>
            <w:rFonts w:ascii="Times New Roman" w:eastAsia="Times New Roman" w:hAnsi="Times New Roman"/>
          </w:rPr>
          <w:t>R1-2606231</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t>ETRI</w:t>
      </w:r>
    </w:p>
    <w:p w14:paraId="77F946E0" w14:textId="359275AA" w:rsidR="00760502" w:rsidRDefault="00C62C50" w:rsidP="00760502">
      <w:hyperlink r:id="rId412" w:history="1">
        <w:r>
          <w:rPr>
            <w:rStyle w:val="Hyperlink"/>
            <w:rFonts w:ascii="Times New Roman" w:eastAsia="Times New Roman" w:hAnsi="Times New Roman"/>
          </w:rPr>
          <w:t>R1-2606331</w:t>
        </w:r>
      </w:hyperlink>
      <w:r w:rsidR="00760502">
        <w:rPr>
          <w:rFonts w:ascii="Times New Roman" w:eastAsia="Times New Roman" w:hAnsi="Times New Roman"/>
        </w:rPr>
        <w:tab/>
        <w:t>Ambient IoT R2D Design</w:t>
      </w:r>
      <w:r w:rsidR="00760502">
        <w:rPr>
          <w:rFonts w:ascii="Times New Roman" w:eastAsia="Times New Roman" w:hAnsi="Times New Roman"/>
        </w:rPr>
        <w:tab/>
      </w:r>
      <w:proofErr w:type="spellStart"/>
      <w:r w:rsidR="00760502">
        <w:rPr>
          <w:rFonts w:ascii="Times New Roman" w:eastAsia="Times New Roman" w:hAnsi="Times New Roman"/>
        </w:rPr>
        <w:t>InterDigital</w:t>
      </w:r>
      <w:proofErr w:type="spellEnd"/>
      <w:r w:rsidR="00760502">
        <w:rPr>
          <w:rFonts w:ascii="Times New Roman" w:eastAsia="Times New Roman" w:hAnsi="Times New Roman"/>
        </w:rPr>
        <w:t>, Inc.</w:t>
      </w:r>
    </w:p>
    <w:p w14:paraId="3120EC19" w14:textId="5FF5D591" w:rsidR="00760502" w:rsidRDefault="00C62C50" w:rsidP="00760502">
      <w:hyperlink r:id="rId413" w:history="1">
        <w:r>
          <w:rPr>
            <w:rStyle w:val="Hyperlink"/>
            <w:rFonts w:ascii="Times New Roman" w:eastAsia="Times New Roman" w:hAnsi="Times New Roman"/>
          </w:rPr>
          <w:t>R1-2606366</w:t>
        </w:r>
      </w:hyperlink>
      <w:r w:rsidR="00760502">
        <w:rPr>
          <w:rFonts w:ascii="Times New Roman" w:eastAsia="Times New Roman" w:hAnsi="Times New Roman"/>
        </w:rPr>
        <w:tab/>
        <w:t>R2D designs for Device 2b/C</w:t>
      </w:r>
      <w:r w:rsidR="00760502">
        <w:rPr>
          <w:rFonts w:ascii="Times New Roman" w:eastAsia="Times New Roman" w:hAnsi="Times New Roman"/>
        </w:rPr>
        <w:tab/>
        <w:t>Qualcomm Incorporated</w:t>
      </w:r>
    </w:p>
    <w:p w14:paraId="570E4423" w14:textId="08207D13" w:rsidR="00760502" w:rsidRDefault="00C62C50" w:rsidP="00760502">
      <w:hyperlink r:id="rId414" w:history="1">
        <w:r>
          <w:rPr>
            <w:rStyle w:val="Hyperlink"/>
            <w:rFonts w:ascii="Times New Roman" w:eastAsia="Times New Roman" w:hAnsi="Times New Roman"/>
          </w:rPr>
          <w:t>R1-2606486</w:t>
        </w:r>
      </w:hyperlink>
      <w:r w:rsidR="00760502">
        <w:rPr>
          <w:rFonts w:ascii="Times New Roman" w:eastAsia="Times New Roman" w:hAnsi="Times New Roman"/>
        </w:rPr>
        <w:tab/>
        <w:t>R2D design and procedures for Ambient IoT outdoor for active device</w:t>
      </w:r>
      <w:r w:rsidR="00760502">
        <w:rPr>
          <w:rFonts w:ascii="Times New Roman" w:eastAsia="Times New Roman" w:hAnsi="Times New Roman"/>
        </w:rPr>
        <w:tab/>
        <w:t>NTT DOCOMO, INC.</w:t>
      </w:r>
    </w:p>
    <w:p w14:paraId="5958D060" w14:textId="5DA13333" w:rsidR="00760502" w:rsidRDefault="00C62C50" w:rsidP="00760502">
      <w:hyperlink r:id="rId415" w:history="1">
        <w:r>
          <w:rPr>
            <w:rStyle w:val="Hyperlink"/>
            <w:rFonts w:ascii="Times New Roman" w:eastAsia="Times New Roman" w:hAnsi="Times New Roman"/>
          </w:rPr>
          <w:t>R1-2606543</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r>
      <w:proofErr w:type="spellStart"/>
      <w:r w:rsidR="00760502">
        <w:rPr>
          <w:rFonts w:ascii="Times New Roman" w:eastAsia="Times New Roman" w:hAnsi="Times New Roman"/>
        </w:rPr>
        <w:t>Quectel</w:t>
      </w:r>
      <w:proofErr w:type="spellEnd"/>
    </w:p>
    <w:p w14:paraId="3F3ECEAA" w14:textId="550750BE" w:rsidR="00760502" w:rsidRDefault="00C62C50" w:rsidP="00760502">
      <w:hyperlink r:id="rId416" w:history="1">
        <w:r>
          <w:rPr>
            <w:rStyle w:val="Hyperlink"/>
            <w:rFonts w:ascii="Times New Roman" w:eastAsia="Times New Roman" w:hAnsi="Times New Roman"/>
          </w:rPr>
          <w:t>R1-2606607</w:t>
        </w:r>
      </w:hyperlink>
      <w:r w:rsidR="00760502">
        <w:rPr>
          <w:rFonts w:ascii="Times New Roman" w:eastAsia="Times New Roman" w:hAnsi="Times New Roman"/>
        </w:rPr>
        <w:tab/>
        <w:t>Discussion on R2D broadcast information and L1 control information</w:t>
      </w:r>
      <w:r w:rsidR="00760502">
        <w:rPr>
          <w:rFonts w:ascii="Times New Roman" w:eastAsia="Times New Roman" w:hAnsi="Times New Roman"/>
        </w:rPr>
        <w:tab/>
      </w:r>
      <w:proofErr w:type="spellStart"/>
      <w:r w:rsidR="00760502">
        <w:rPr>
          <w:rFonts w:ascii="Times New Roman" w:eastAsia="Times New Roman" w:hAnsi="Times New Roman"/>
        </w:rPr>
        <w:t>ASUSTeK</w:t>
      </w:r>
      <w:proofErr w:type="spellEnd"/>
    </w:p>
    <w:p w14:paraId="678B16CA" w14:textId="4C52959A" w:rsidR="00760502" w:rsidRDefault="00C62C50" w:rsidP="00760502">
      <w:hyperlink r:id="rId417" w:history="1">
        <w:r>
          <w:rPr>
            <w:rStyle w:val="Hyperlink"/>
            <w:rFonts w:ascii="Times New Roman" w:eastAsia="Times New Roman" w:hAnsi="Times New Roman"/>
          </w:rPr>
          <w:t>R1-2606644</w:t>
        </w:r>
      </w:hyperlink>
      <w:r w:rsidR="00760502">
        <w:rPr>
          <w:rFonts w:ascii="Times New Roman" w:eastAsia="Times New Roman" w:hAnsi="Times New Roman"/>
        </w:rPr>
        <w:tab/>
        <w:t>Discussion on R2D signals, channels, waveform and procedures</w:t>
      </w:r>
      <w:r w:rsidR="00760502">
        <w:rPr>
          <w:rFonts w:ascii="Times New Roman" w:eastAsia="Times New Roman" w:hAnsi="Times New Roman"/>
        </w:rPr>
        <w:tab/>
      </w:r>
      <w:proofErr w:type="spellStart"/>
      <w:r w:rsidR="00760502">
        <w:rPr>
          <w:rFonts w:ascii="Times New Roman" w:eastAsia="Times New Roman" w:hAnsi="Times New Roman"/>
        </w:rPr>
        <w:t>CEWiT</w:t>
      </w:r>
      <w:proofErr w:type="spellEnd"/>
    </w:p>
    <w:p w14:paraId="5DF624B7" w14:textId="740346BD" w:rsidR="00760502" w:rsidRDefault="00C62C50" w:rsidP="00760502">
      <w:hyperlink r:id="rId418" w:history="1">
        <w:r>
          <w:rPr>
            <w:rStyle w:val="Hyperlink"/>
            <w:rFonts w:ascii="Times New Roman" w:eastAsia="Times New Roman" w:hAnsi="Times New Roman"/>
          </w:rPr>
          <w:t>R1-2606692</w:t>
        </w:r>
      </w:hyperlink>
      <w:r w:rsidR="00760502">
        <w:rPr>
          <w:rFonts w:ascii="Times New Roman" w:eastAsia="Times New Roman" w:hAnsi="Times New Roman"/>
        </w:rPr>
        <w:tab/>
        <w:t>R2D for outdoor Ambient IoT</w:t>
      </w:r>
      <w:r w:rsidR="00760502">
        <w:rPr>
          <w:rFonts w:ascii="Times New Roman" w:eastAsia="Times New Roman" w:hAnsi="Times New Roman"/>
        </w:rPr>
        <w:tab/>
        <w:t>Sony</w:t>
      </w:r>
    </w:p>
    <w:p w14:paraId="46EB5872" w14:textId="77777777" w:rsidR="00760502" w:rsidRPr="00E34E53" w:rsidRDefault="00760502" w:rsidP="00760502">
      <w:pPr>
        <w:rPr>
          <w:rFonts w:eastAsiaTheme="minorEastAsia"/>
          <w:b/>
          <w:bCs/>
          <w:i/>
          <w:iCs/>
          <w:lang w:eastAsia="zh-CN"/>
        </w:rPr>
      </w:pPr>
    </w:p>
    <w:p w14:paraId="4DACF0B2" w14:textId="47D82374" w:rsidR="00760502" w:rsidRPr="00E34E53" w:rsidRDefault="00C62C50" w:rsidP="00760502">
      <w:pPr>
        <w:rPr>
          <w:rFonts w:ascii="Times New Roman" w:eastAsia="MS Mincho" w:hAnsi="Times New Roman"/>
          <w:b/>
          <w:bCs/>
          <w:lang w:eastAsia="ja-JP"/>
        </w:rPr>
      </w:pPr>
      <w:hyperlink r:id="rId419" w:history="1">
        <w:r w:rsidRPr="00E34E53">
          <w:rPr>
            <w:rStyle w:val="Hyperlink"/>
            <w:rFonts w:ascii="Times New Roman" w:eastAsia="Times New Roman" w:hAnsi="Times New Roman"/>
            <w:b/>
            <w:bCs/>
          </w:rPr>
          <w:t>R1-2605361</w:t>
        </w:r>
      </w:hyperlink>
      <w:r w:rsidR="00760502" w:rsidRPr="00E34E53">
        <w:rPr>
          <w:rFonts w:ascii="Times New Roman" w:eastAsia="Times New Roman" w:hAnsi="Times New Roman"/>
          <w:b/>
          <w:bCs/>
        </w:rPr>
        <w:tab/>
        <w:t>FL summary #1 for 9.3.1 Ambient IoT R2D design aspects in Rel-20</w:t>
      </w:r>
      <w:r w:rsidR="00760502" w:rsidRPr="00E34E53">
        <w:rPr>
          <w:rFonts w:ascii="Times New Roman" w:eastAsia="Times New Roman" w:hAnsi="Times New Roman"/>
          <w:b/>
          <w:bCs/>
        </w:rPr>
        <w:tab/>
        <w:t>Moderator (Huawei)</w:t>
      </w:r>
    </w:p>
    <w:p w14:paraId="7E9AA9FD" w14:textId="77777777" w:rsidR="00760502" w:rsidRPr="00E34E53" w:rsidRDefault="00760502" w:rsidP="00760502">
      <w:pPr>
        <w:rPr>
          <w:rFonts w:eastAsia="MS Mincho"/>
          <w:b/>
          <w:bCs/>
          <w:lang w:eastAsia="ja-JP"/>
        </w:rPr>
      </w:pPr>
    </w:p>
    <w:p w14:paraId="0E783A23" w14:textId="04BF519F" w:rsidR="00760502" w:rsidRPr="00E34E53" w:rsidRDefault="00C62C50" w:rsidP="00760502">
      <w:pPr>
        <w:rPr>
          <w:rFonts w:ascii="Times New Roman" w:eastAsia="MS Mincho" w:hAnsi="Times New Roman"/>
          <w:b/>
          <w:bCs/>
          <w:lang w:eastAsia="ja-JP"/>
        </w:rPr>
      </w:pPr>
      <w:hyperlink r:id="rId420" w:history="1">
        <w:r w:rsidRPr="00E34E53">
          <w:rPr>
            <w:rStyle w:val="Hyperlink"/>
            <w:rFonts w:ascii="Times New Roman" w:eastAsia="Times New Roman" w:hAnsi="Times New Roman"/>
            <w:b/>
            <w:bCs/>
          </w:rPr>
          <w:t>R1-2605362</w:t>
        </w:r>
      </w:hyperlink>
      <w:r w:rsidR="00760502" w:rsidRPr="00E34E53">
        <w:rPr>
          <w:rFonts w:ascii="Times New Roman" w:eastAsia="Times New Roman" w:hAnsi="Times New Roman"/>
          <w:b/>
          <w:bCs/>
        </w:rPr>
        <w:tab/>
        <w:t>FL summary #2 for 9.3.1 Ambient IoT R2D design aspects in Rel-20</w:t>
      </w:r>
      <w:r w:rsidR="00760502" w:rsidRPr="00E34E53">
        <w:rPr>
          <w:rFonts w:ascii="Times New Roman" w:eastAsia="Times New Roman" w:hAnsi="Times New Roman"/>
          <w:b/>
          <w:bCs/>
        </w:rPr>
        <w:tab/>
        <w:t>Moderator (Huawei)</w:t>
      </w:r>
    </w:p>
    <w:p w14:paraId="355B017F" w14:textId="77777777" w:rsidR="00760502" w:rsidRDefault="00760502" w:rsidP="00760502">
      <w:pPr>
        <w:rPr>
          <w:rFonts w:ascii="Times New Roman" w:eastAsia="MS Mincho" w:hAnsi="Times New Roman"/>
          <w:lang w:eastAsia="ja-JP"/>
        </w:rPr>
      </w:pPr>
    </w:p>
    <w:p w14:paraId="7F552220" w14:textId="77777777" w:rsidR="00760502" w:rsidRPr="005D5F7C" w:rsidRDefault="00760502" w:rsidP="00760502">
      <w:pPr>
        <w:rPr>
          <w:rFonts w:ascii="Times New Roman" w:eastAsia="MS Mincho" w:hAnsi="Times New Roman"/>
          <w:b/>
          <w:iCs/>
          <w:lang w:val="en-US" w:eastAsia="ja-JP"/>
        </w:rPr>
      </w:pPr>
      <w:r w:rsidRPr="005D5F7C">
        <w:rPr>
          <w:rFonts w:ascii="Times New Roman" w:eastAsia="MS Mincho" w:hAnsi="Times New Roman" w:hint="eastAsia"/>
          <w:b/>
          <w:iCs/>
          <w:highlight w:val="green"/>
          <w:lang w:val="en-US" w:eastAsia="ja-JP"/>
        </w:rPr>
        <w:t>Agreement:</w:t>
      </w:r>
    </w:p>
    <w:p w14:paraId="000B2049" w14:textId="77777777" w:rsidR="00760502" w:rsidRPr="00091F64" w:rsidRDefault="00760502" w:rsidP="00760502">
      <w:pPr>
        <w:rPr>
          <w:rFonts w:ascii="Times New Roman" w:eastAsia="MS Mincho" w:hAnsi="Times New Roman"/>
          <w:bCs/>
          <w:iCs/>
          <w:lang w:val="en-US" w:eastAsia="ja-JP"/>
        </w:rPr>
      </w:pPr>
      <w:r w:rsidRPr="00091F64">
        <w:rPr>
          <w:rFonts w:ascii="Times New Roman" w:eastAsia="MS Mincho" w:hAnsi="Times New Roman"/>
          <w:bCs/>
          <w:iCs/>
          <w:lang w:val="en-US" w:eastAsia="ja-JP"/>
        </w:rPr>
        <w:t>The chip duration determination of data payload is</w:t>
      </w:r>
    </w:p>
    <w:p w14:paraId="45E25155" w14:textId="77777777" w:rsidR="00760502" w:rsidRPr="00091F64" w:rsidRDefault="00760502" w:rsidP="00760502">
      <w:pPr>
        <w:numPr>
          <w:ilvl w:val="0"/>
          <w:numId w:val="115"/>
        </w:numPr>
        <w:rPr>
          <w:rFonts w:ascii="Times New Roman" w:eastAsia="MS Mincho" w:hAnsi="Times New Roman"/>
          <w:bCs/>
          <w:iCs/>
          <w:lang w:val="en-US" w:eastAsia="ja-JP"/>
        </w:rPr>
      </w:pPr>
      <w:r w:rsidRPr="00091F64">
        <w:rPr>
          <w:rFonts w:ascii="Times New Roman" w:eastAsia="MS Mincho" w:hAnsi="Times New Roman"/>
          <w:bCs/>
          <w:iCs/>
          <w:lang w:val="en-US" w:eastAsia="ja-JP"/>
        </w:rPr>
        <w:t>Option 2: indicated by the corresponding L1 R2D control information</w:t>
      </w:r>
    </w:p>
    <w:p w14:paraId="1657084B" w14:textId="77777777" w:rsidR="00760502" w:rsidRPr="00091F64" w:rsidRDefault="00760502" w:rsidP="00760502">
      <w:pPr>
        <w:rPr>
          <w:rFonts w:ascii="Times New Roman" w:eastAsia="MS Mincho" w:hAnsi="Times New Roman"/>
          <w:lang w:val="en-US" w:eastAsia="ja-JP"/>
        </w:rPr>
      </w:pPr>
    </w:p>
    <w:p w14:paraId="23E5E144" w14:textId="77777777" w:rsidR="00760502" w:rsidRPr="005D5F7C" w:rsidRDefault="00760502" w:rsidP="00760502">
      <w:pPr>
        <w:rPr>
          <w:rFonts w:ascii="Times New Roman" w:eastAsia="MS Mincho" w:hAnsi="Times New Roman"/>
          <w:b/>
          <w:iCs/>
          <w:lang w:val="en-US" w:eastAsia="ja-JP"/>
        </w:rPr>
      </w:pPr>
      <w:r w:rsidRPr="005D5F7C">
        <w:rPr>
          <w:rFonts w:ascii="Times New Roman" w:eastAsia="MS Mincho" w:hAnsi="Times New Roman" w:hint="eastAsia"/>
          <w:b/>
          <w:iCs/>
          <w:highlight w:val="green"/>
          <w:lang w:val="en-US" w:eastAsia="ja-JP"/>
        </w:rPr>
        <w:t>Agreement:</w:t>
      </w:r>
    </w:p>
    <w:p w14:paraId="44FFB423" w14:textId="77777777" w:rsidR="00760502" w:rsidRPr="00234E89" w:rsidRDefault="00760502" w:rsidP="00760502">
      <w:pPr>
        <w:rPr>
          <w:rFonts w:ascii="Times New Roman" w:eastAsia="MS Mincho" w:hAnsi="Times New Roman"/>
          <w:bCs/>
          <w:iCs/>
          <w:lang w:val="en-US" w:eastAsia="ja-JP"/>
        </w:rPr>
      </w:pPr>
      <w:r w:rsidRPr="00234E89">
        <w:rPr>
          <w:rFonts w:ascii="Times New Roman" w:eastAsia="MS Mincho" w:hAnsi="Times New Roman"/>
          <w:bCs/>
          <w:iCs/>
          <w:lang w:val="en-US" w:eastAsia="ja-JP"/>
        </w:rPr>
        <w:t>For L1 R2D control information preceding scheduled data payload, the chip duration determination of L1 R2D control information is</w:t>
      </w:r>
    </w:p>
    <w:p w14:paraId="20AE72AA" w14:textId="77777777" w:rsidR="00760502" w:rsidRPr="00234E89" w:rsidRDefault="00760502" w:rsidP="00760502">
      <w:pPr>
        <w:numPr>
          <w:ilvl w:val="0"/>
          <w:numId w:val="115"/>
        </w:numPr>
        <w:rPr>
          <w:rFonts w:ascii="Times New Roman" w:eastAsia="MS Mincho" w:hAnsi="Times New Roman"/>
          <w:bCs/>
          <w:iCs/>
          <w:lang w:val="en-US" w:eastAsia="ja-JP"/>
        </w:rPr>
      </w:pPr>
      <w:r w:rsidRPr="00234E89">
        <w:rPr>
          <w:rFonts w:ascii="Times New Roman" w:eastAsia="MS Mincho" w:hAnsi="Times New Roman"/>
          <w:bCs/>
          <w:iCs/>
          <w:lang w:val="en-US" w:eastAsia="ja-JP"/>
        </w:rPr>
        <w:t>Option 5: Use periodic broadcast information</w:t>
      </w:r>
      <w:r>
        <w:rPr>
          <w:rFonts w:ascii="Times New Roman" w:eastAsia="MS Mincho" w:hAnsi="Times New Roman" w:hint="eastAsia"/>
          <w:bCs/>
          <w:iCs/>
          <w:lang w:val="en-US" w:eastAsia="ja-JP"/>
        </w:rPr>
        <w:t xml:space="preserve"> carried in data payload</w:t>
      </w:r>
      <w:r w:rsidRPr="00234E89">
        <w:rPr>
          <w:rFonts w:ascii="Times New Roman" w:eastAsia="MS Mincho" w:hAnsi="Times New Roman"/>
          <w:bCs/>
          <w:iCs/>
          <w:lang w:val="en-US" w:eastAsia="ja-JP"/>
        </w:rPr>
        <w:t xml:space="preserve"> to indicate the chip duration</w:t>
      </w:r>
    </w:p>
    <w:p w14:paraId="5F71B654" w14:textId="77777777" w:rsidR="00760502" w:rsidRPr="00234E89" w:rsidRDefault="00760502" w:rsidP="00760502">
      <w:pPr>
        <w:numPr>
          <w:ilvl w:val="1"/>
          <w:numId w:val="115"/>
        </w:numPr>
        <w:rPr>
          <w:rFonts w:ascii="Times New Roman" w:eastAsia="MS Mincho" w:hAnsi="Times New Roman"/>
          <w:bCs/>
          <w:iCs/>
          <w:lang w:val="en-US" w:eastAsia="ja-JP"/>
        </w:rPr>
      </w:pPr>
      <w:r w:rsidRPr="00234E89">
        <w:rPr>
          <w:rFonts w:ascii="Times New Roman" w:eastAsia="MS Mincho" w:hAnsi="Times New Roman"/>
          <w:bCs/>
          <w:iCs/>
          <w:lang w:val="en-US" w:eastAsia="ja-JP"/>
        </w:rPr>
        <w:t>FFS: detail of indication</w:t>
      </w:r>
    </w:p>
    <w:p w14:paraId="286C94CD" w14:textId="77777777" w:rsidR="00760502" w:rsidRDefault="00760502" w:rsidP="00760502">
      <w:pPr>
        <w:numPr>
          <w:ilvl w:val="0"/>
          <w:numId w:val="115"/>
        </w:numPr>
        <w:rPr>
          <w:rFonts w:ascii="Times New Roman" w:eastAsia="MS Mincho" w:hAnsi="Times New Roman"/>
          <w:bCs/>
          <w:iCs/>
          <w:lang w:val="en-US" w:eastAsia="ja-JP"/>
        </w:rPr>
      </w:pPr>
      <w:r w:rsidRPr="00234E89">
        <w:rPr>
          <w:rFonts w:ascii="Times New Roman" w:eastAsia="MS Mincho" w:hAnsi="Times New Roman"/>
          <w:bCs/>
          <w:iCs/>
          <w:lang w:val="en-US" w:eastAsia="ja-JP"/>
        </w:rPr>
        <w:t>No use of CAP for chip duration determination of PRDCH</w:t>
      </w:r>
    </w:p>
    <w:p w14:paraId="68953F9B" w14:textId="77777777" w:rsidR="00760502" w:rsidRPr="00234E89" w:rsidRDefault="00760502" w:rsidP="00760502">
      <w:pPr>
        <w:numPr>
          <w:ilvl w:val="0"/>
          <w:numId w:val="115"/>
        </w:numPr>
        <w:rPr>
          <w:rFonts w:ascii="Times New Roman" w:eastAsia="MS Mincho" w:hAnsi="Times New Roman"/>
          <w:bCs/>
          <w:iCs/>
          <w:lang w:val="en-US" w:eastAsia="ja-JP"/>
        </w:rPr>
      </w:pPr>
      <w:r>
        <w:rPr>
          <w:rFonts w:ascii="Times New Roman" w:eastAsia="MS Mincho" w:hAnsi="Times New Roman" w:hint="eastAsia"/>
          <w:bCs/>
          <w:iCs/>
          <w:lang w:val="en-US" w:eastAsia="ja-JP"/>
        </w:rPr>
        <w:t xml:space="preserve">Note: </w:t>
      </w:r>
      <w:r>
        <w:rPr>
          <w:rFonts w:ascii="Times New Roman" w:eastAsia="MS Mincho" w:hAnsi="Times New Roman"/>
          <w:bCs/>
          <w:iCs/>
          <w:lang w:val="en-US" w:eastAsia="ja-JP"/>
        </w:rPr>
        <w:t>“</w:t>
      </w:r>
      <w:r w:rsidRPr="00234E89">
        <w:rPr>
          <w:rFonts w:ascii="Times New Roman" w:eastAsia="MS Mincho" w:hAnsi="Times New Roman"/>
          <w:bCs/>
          <w:iCs/>
          <w:lang w:val="en-US" w:eastAsia="ja-JP"/>
        </w:rPr>
        <w:t>scheduled data payload</w:t>
      </w:r>
      <w:r>
        <w:rPr>
          <w:rFonts w:ascii="Times New Roman" w:eastAsia="MS Mincho" w:hAnsi="Times New Roman"/>
          <w:bCs/>
          <w:iCs/>
          <w:lang w:val="en-US" w:eastAsia="ja-JP"/>
        </w:rPr>
        <w:t>”</w:t>
      </w:r>
      <w:r>
        <w:rPr>
          <w:rFonts w:ascii="Times New Roman" w:eastAsia="MS Mincho" w:hAnsi="Times New Roman" w:hint="eastAsia"/>
          <w:bCs/>
          <w:iCs/>
          <w:lang w:val="en-US" w:eastAsia="ja-JP"/>
        </w:rPr>
        <w:t xml:space="preserve"> includes all cases other than periodic broadcast information </w:t>
      </w:r>
    </w:p>
    <w:p w14:paraId="40B613EC" w14:textId="77777777" w:rsidR="00760502" w:rsidRDefault="00760502" w:rsidP="00760502">
      <w:pPr>
        <w:rPr>
          <w:rFonts w:ascii="Times New Roman" w:eastAsia="MS Mincho" w:hAnsi="Times New Roman"/>
          <w:lang w:val="en-US" w:eastAsia="ja-JP"/>
        </w:rPr>
      </w:pPr>
    </w:p>
    <w:p w14:paraId="24270CD1" w14:textId="77777777" w:rsidR="00760502" w:rsidRPr="005D5F7C" w:rsidRDefault="00760502" w:rsidP="00760502">
      <w:pPr>
        <w:rPr>
          <w:rFonts w:ascii="Times New Roman" w:eastAsia="MS Mincho" w:hAnsi="Times New Roman"/>
          <w:b/>
          <w:iCs/>
          <w:lang w:val="en-US" w:eastAsia="ja-JP"/>
        </w:rPr>
      </w:pPr>
      <w:r w:rsidRPr="005D5F7C">
        <w:rPr>
          <w:rFonts w:ascii="Times New Roman" w:eastAsia="MS Mincho" w:hAnsi="Times New Roman" w:hint="eastAsia"/>
          <w:b/>
          <w:iCs/>
          <w:highlight w:val="green"/>
          <w:lang w:val="en-US" w:eastAsia="ja-JP"/>
        </w:rPr>
        <w:t>Agreement:</w:t>
      </w:r>
    </w:p>
    <w:p w14:paraId="09237DBA" w14:textId="77777777" w:rsidR="00760502" w:rsidRPr="001C32BE" w:rsidRDefault="00760502" w:rsidP="00760502">
      <w:pPr>
        <w:rPr>
          <w:rFonts w:ascii="Times New Roman" w:eastAsia="MS Mincho" w:hAnsi="Times New Roman"/>
          <w:bCs/>
          <w:iCs/>
          <w:lang w:val="en-US" w:eastAsia="ja-JP"/>
        </w:rPr>
      </w:pPr>
      <w:r w:rsidRPr="001C32BE">
        <w:rPr>
          <w:rFonts w:ascii="Times New Roman" w:eastAsia="MS Mincho" w:hAnsi="Times New Roman"/>
          <w:bCs/>
          <w:iCs/>
          <w:lang w:val="en-US" w:eastAsia="ja-JP"/>
        </w:rPr>
        <w:t>For L1 R2D control information</w:t>
      </w:r>
      <w:r>
        <w:rPr>
          <w:rFonts w:ascii="Times New Roman" w:eastAsia="MS Mincho" w:hAnsi="Times New Roman" w:hint="eastAsia"/>
          <w:bCs/>
          <w:iCs/>
          <w:lang w:val="en-US" w:eastAsia="ja-JP"/>
        </w:rPr>
        <w:t xml:space="preserve"> preceding periodic broadcast information (if supported)</w:t>
      </w:r>
      <w:r w:rsidRPr="001C32BE">
        <w:rPr>
          <w:rFonts w:ascii="Times New Roman" w:eastAsia="MS Mincho" w:hAnsi="Times New Roman"/>
          <w:bCs/>
          <w:iCs/>
          <w:lang w:val="en-US" w:eastAsia="ja-JP"/>
        </w:rPr>
        <w:t>, at least the following contents are included</w:t>
      </w:r>
      <w:r>
        <w:rPr>
          <w:rFonts w:ascii="Times New Roman" w:eastAsia="MS Mincho" w:hAnsi="Times New Roman" w:hint="eastAsia"/>
          <w:bCs/>
          <w:iCs/>
          <w:lang w:val="en-US" w:eastAsia="ja-JP"/>
        </w:rPr>
        <w:t xml:space="preserve"> </w:t>
      </w:r>
    </w:p>
    <w:p w14:paraId="319B0D35" w14:textId="77777777" w:rsidR="00760502" w:rsidRPr="001C32BE" w:rsidRDefault="00760502" w:rsidP="00760502">
      <w:pPr>
        <w:numPr>
          <w:ilvl w:val="0"/>
          <w:numId w:val="115"/>
        </w:numPr>
        <w:rPr>
          <w:rFonts w:ascii="Times New Roman" w:eastAsia="MS Mincho" w:hAnsi="Times New Roman"/>
          <w:bCs/>
          <w:iCs/>
          <w:lang w:val="en-US" w:eastAsia="ja-JP"/>
        </w:rPr>
      </w:pPr>
      <w:r w:rsidRPr="001C32BE">
        <w:rPr>
          <w:rFonts w:ascii="Times New Roman" w:eastAsia="MS Mincho" w:hAnsi="Times New Roman"/>
          <w:bCs/>
          <w:iCs/>
          <w:lang w:val="en-US" w:eastAsia="ja-JP"/>
        </w:rPr>
        <w:t>TBS</w:t>
      </w:r>
      <w:r>
        <w:rPr>
          <w:rFonts w:ascii="Times New Roman" w:eastAsia="MS Mincho" w:hAnsi="Times New Roman" w:hint="eastAsia"/>
          <w:bCs/>
          <w:iCs/>
          <w:lang w:val="en-US" w:eastAsia="ja-JP"/>
        </w:rPr>
        <w:t xml:space="preserve"> of subsequent periodic broadcast information payload</w:t>
      </w:r>
    </w:p>
    <w:p w14:paraId="24566C6B" w14:textId="77777777" w:rsidR="00760502" w:rsidRPr="001C32BE" w:rsidRDefault="00760502" w:rsidP="00760502">
      <w:pPr>
        <w:numPr>
          <w:ilvl w:val="0"/>
          <w:numId w:val="115"/>
        </w:numPr>
        <w:rPr>
          <w:rFonts w:ascii="Times New Roman" w:eastAsia="MS Mincho" w:hAnsi="Times New Roman"/>
          <w:bCs/>
          <w:iCs/>
          <w:lang w:val="en-US" w:eastAsia="ja-JP"/>
        </w:rPr>
      </w:pPr>
      <w:r w:rsidRPr="001C32BE">
        <w:rPr>
          <w:rFonts w:ascii="Times New Roman" w:eastAsia="MS Mincho" w:hAnsi="Times New Roman"/>
          <w:bCs/>
          <w:iCs/>
          <w:lang w:val="en-US" w:eastAsia="ja-JP"/>
        </w:rPr>
        <w:t xml:space="preserve">Transmission parameters for subsequent </w:t>
      </w:r>
      <w:r>
        <w:rPr>
          <w:rFonts w:ascii="Times New Roman" w:eastAsia="MS Mincho" w:hAnsi="Times New Roman" w:hint="eastAsia"/>
          <w:bCs/>
          <w:iCs/>
          <w:lang w:val="en-US" w:eastAsia="ja-JP"/>
        </w:rPr>
        <w:t>periodic broadcast information</w:t>
      </w:r>
    </w:p>
    <w:p w14:paraId="228A0742" w14:textId="77777777" w:rsidR="00760502" w:rsidRPr="001C32BE" w:rsidRDefault="00760502" w:rsidP="00760502">
      <w:pPr>
        <w:numPr>
          <w:ilvl w:val="1"/>
          <w:numId w:val="115"/>
        </w:numPr>
        <w:rPr>
          <w:rFonts w:ascii="Times New Roman" w:eastAsia="MS Mincho" w:hAnsi="Times New Roman"/>
          <w:bCs/>
          <w:iCs/>
          <w:lang w:val="en-US" w:eastAsia="ja-JP"/>
        </w:rPr>
      </w:pPr>
      <w:r w:rsidRPr="001C32BE">
        <w:rPr>
          <w:rFonts w:ascii="Times New Roman" w:eastAsia="MS Mincho" w:hAnsi="Times New Roman"/>
          <w:bCs/>
          <w:iCs/>
          <w:lang w:val="en-US" w:eastAsia="ja-JP"/>
        </w:rPr>
        <w:t>FEC, repetition and chip duration (M value)</w:t>
      </w:r>
    </w:p>
    <w:p w14:paraId="24454645" w14:textId="77777777" w:rsidR="00760502" w:rsidRPr="001C32BE" w:rsidRDefault="00760502" w:rsidP="00760502">
      <w:pPr>
        <w:numPr>
          <w:ilvl w:val="2"/>
          <w:numId w:val="115"/>
        </w:numPr>
        <w:rPr>
          <w:rFonts w:ascii="Times New Roman" w:eastAsia="MS Mincho" w:hAnsi="Times New Roman"/>
          <w:bCs/>
          <w:iCs/>
          <w:lang w:val="en-US" w:eastAsia="ja-JP"/>
        </w:rPr>
      </w:pPr>
      <w:r w:rsidRPr="001C32BE">
        <w:rPr>
          <w:rFonts w:ascii="Times New Roman" w:eastAsia="MS Mincho" w:hAnsi="Times New Roman"/>
          <w:bCs/>
          <w:iCs/>
          <w:lang w:val="en-US" w:eastAsia="ja-JP"/>
        </w:rPr>
        <w:t>FFS: Whether separate or joint indication is needed</w:t>
      </w:r>
    </w:p>
    <w:p w14:paraId="10A58FFF" w14:textId="77777777" w:rsidR="00760502" w:rsidRDefault="00760502" w:rsidP="00760502">
      <w:pPr>
        <w:numPr>
          <w:ilvl w:val="0"/>
          <w:numId w:val="115"/>
        </w:numPr>
        <w:rPr>
          <w:rFonts w:ascii="Times New Roman" w:eastAsia="MS Mincho" w:hAnsi="Times New Roman"/>
          <w:bCs/>
          <w:iCs/>
          <w:lang w:val="en-US" w:eastAsia="ja-JP"/>
        </w:rPr>
      </w:pPr>
      <w:r>
        <w:rPr>
          <w:rFonts w:ascii="Times New Roman" w:eastAsia="MS Mincho" w:hAnsi="Times New Roman" w:hint="eastAsia"/>
          <w:bCs/>
          <w:iCs/>
          <w:lang w:val="en-US" w:eastAsia="ja-JP"/>
        </w:rPr>
        <w:t>FFS: other contents, e.g.,</w:t>
      </w:r>
    </w:p>
    <w:p w14:paraId="3A91F5B1" w14:textId="77777777" w:rsidR="00760502" w:rsidRPr="001C32BE" w:rsidRDefault="00760502" w:rsidP="00760502">
      <w:pPr>
        <w:numPr>
          <w:ilvl w:val="1"/>
          <w:numId w:val="115"/>
        </w:numPr>
        <w:rPr>
          <w:rFonts w:ascii="Times New Roman" w:eastAsia="MS Mincho" w:hAnsi="Times New Roman"/>
          <w:bCs/>
          <w:iCs/>
          <w:lang w:val="en-US" w:eastAsia="ja-JP"/>
        </w:rPr>
      </w:pPr>
      <w:r>
        <w:rPr>
          <w:rFonts w:ascii="Times New Roman" w:eastAsia="MS Mincho" w:hAnsi="Times New Roman" w:hint="eastAsia"/>
          <w:bCs/>
          <w:iCs/>
          <w:lang w:val="en-US" w:eastAsia="ja-JP"/>
        </w:rPr>
        <w:t>[</w:t>
      </w:r>
      <w:r w:rsidRPr="001C32BE">
        <w:rPr>
          <w:rFonts w:ascii="Times New Roman" w:eastAsia="MS Mincho" w:hAnsi="Times New Roman"/>
          <w:bCs/>
          <w:iCs/>
          <w:lang w:val="en-US" w:eastAsia="ja-JP"/>
        </w:rPr>
        <w:t>Presence of aperiodic CFO calibration signal</w:t>
      </w:r>
      <w:r>
        <w:rPr>
          <w:rFonts w:ascii="Times New Roman" w:eastAsia="MS Mincho" w:hAnsi="Times New Roman" w:hint="eastAsia"/>
          <w:bCs/>
          <w:iCs/>
          <w:lang w:val="en-US" w:eastAsia="ja-JP"/>
        </w:rPr>
        <w:t xml:space="preserve"> after the data payload]</w:t>
      </w:r>
    </w:p>
    <w:p w14:paraId="0C8B48CB" w14:textId="77777777" w:rsidR="00760502" w:rsidRPr="00CA7B16" w:rsidRDefault="00760502" w:rsidP="00760502">
      <w:pPr>
        <w:numPr>
          <w:ilvl w:val="1"/>
          <w:numId w:val="115"/>
        </w:numPr>
        <w:rPr>
          <w:rFonts w:ascii="Times New Roman" w:eastAsia="MS Mincho" w:hAnsi="Times New Roman"/>
          <w:bCs/>
          <w:iCs/>
          <w:lang w:val="en-US" w:eastAsia="ja-JP"/>
        </w:rPr>
      </w:pPr>
      <w:r w:rsidRPr="00CA7B16">
        <w:rPr>
          <w:rFonts w:ascii="Times New Roman" w:eastAsia="MS Mincho" w:hAnsi="Times New Roman" w:hint="eastAsia"/>
          <w:bCs/>
          <w:iCs/>
          <w:lang w:val="en-US" w:eastAsia="ja-JP"/>
        </w:rPr>
        <w:t xml:space="preserve">[(part of) </w:t>
      </w:r>
      <w:r w:rsidRPr="00CA7B16">
        <w:rPr>
          <w:rFonts w:ascii="Times New Roman" w:eastAsia="MS Mincho" w:hAnsi="Times New Roman"/>
          <w:bCs/>
          <w:iCs/>
          <w:lang w:val="en-US" w:eastAsia="ja-JP"/>
        </w:rPr>
        <w:t>Physical layer Reader ID</w:t>
      </w:r>
      <w:r w:rsidRPr="00CA7B16">
        <w:rPr>
          <w:rFonts w:ascii="Times New Roman" w:eastAsia="MS Mincho" w:hAnsi="Times New Roman" w:hint="eastAsia"/>
          <w:bCs/>
          <w:iCs/>
          <w:lang w:val="en-US" w:eastAsia="ja-JP"/>
        </w:rPr>
        <w:t>]</w:t>
      </w:r>
    </w:p>
    <w:p w14:paraId="56743DC8" w14:textId="77777777" w:rsidR="00760502" w:rsidRDefault="00760502" w:rsidP="00760502">
      <w:pPr>
        <w:numPr>
          <w:ilvl w:val="1"/>
          <w:numId w:val="115"/>
        </w:numPr>
        <w:rPr>
          <w:rFonts w:ascii="Times New Roman" w:eastAsia="MS Mincho" w:hAnsi="Times New Roman"/>
          <w:bCs/>
          <w:iCs/>
          <w:lang w:val="en-US" w:eastAsia="ja-JP"/>
        </w:rPr>
      </w:pPr>
      <w:r w:rsidRPr="00CA7B16">
        <w:rPr>
          <w:rFonts w:ascii="Times New Roman" w:eastAsia="MS Mincho" w:hAnsi="Times New Roman"/>
          <w:bCs/>
          <w:iCs/>
          <w:lang w:val="en-US" w:eastAsia="ja-JP"/>
        </w:rPr>
        <w:t>[Message type]</w:t>
      </w:r>
    </w:p>
    <w:p w14:paraId="4472F7AD" w14:textId="77777777" w:rsidR="00760502" w:rsidRPr="006E4077" w:rsidRDefault="00760502" w:rsidP="00760502">
      <w:pPr>
        <w:numPr>
          <w:ilvl w:val="1"/>
          <w:numId w:val="115"/>
        </w:numPr>
        <w:rPr>
          <w:rFonts w:ascii="Times New Roman" w:eastAsia="MS Mincho" w:hAnsi="Times New Roman"/>
          <w:bCs/>
          <w:iCs/>
          <w:lang w:val="en-US" w:eastAsia="ja-JP"/>
        </w:rPr>
      </w:pPr>
      <w:r>
        <w:rPr>
          <w:rFonts w:ascii="Times New Roman" w:eastAsia="MS Mincho" w:hAnsi="Times New Roman" w:hint="eastAsia"/>
          <w:bCs/>
          <w:iCs/>
          <w:lang w:val="en-US" w:eastAsia="ja-JP"/>
        </w:rPr>
        <w:t>[Time duration of CFO calibration signal]</w:t>
      </w:r>
    </w:p>
    <w:p w14:paraId="09946F68" w14:textId="77777777" w:rsidR="00760502" w:rsidRPr="001C32BE" w:rsidRDefault="00760502" w:rsidP="00760502">
      <w:pPr>
        <w:numPr>
          <w:ilvl w:val="0"/>
          <w:numId w:val="115"/>
        </w:numPr>
        <w:rPr>
          <w:rFonts w:ascii="Times New Roman" w:eastAsia="MS Mincho" w:hAnsi="Times New Roman"/>
          <w:bCs/>
          <w:iCs/>
          <w:lang w:val="en-US" w:eastAsia="ja-JP"/>
        </w:rPr>
      </w:pPr>
      <w:r w:rsidRPr="001C32BE">
        <w:rPr>
          <w:rFonts w:ascii="Times New Roman" w:eastAsia="MS Mincho" w:hAnsi="Times New Roman"/>
          <w:bCs/>
          <w:iCs/>
          <w:lang w:val="en-US" w:eastAsia="ja-JP"/>
        </w:rPr>
        <w:t>FFS: Content structure and payload size</w:t>
      </w:r>
    </w:p>
    <w:p w14:paraId="1E82AE2B" w14:textId="77777777" w:rsidR="00760502" w:rsidRPr="001C32BE" w:rsidRDefault="00760502" w:rsidP="00760502">
      <w:pPr>
        <w:rPr>
          <w:rFonts w:ascii="Times New Roman" w:eastAsia="MS Mincho" w:hAnsi="Times New Roman"/>
          <w:lang w:val="en-US" w:eastAsia="ja-JP"/>
        </w:rPr>
      </w:pPr>
    </w:p>
    <w:p w14:paraId="166062BE" w14:textId="77777777" w:rsidR="00760502" w:rsidRPr="00091F64" w:rsidRDefault="00760502" w:rsidP="00760502">
      <w:pPr>
        <w:rPr>
          <w:rFonts w:eastAsia="MS Mincho"/>
          <w:lang w:eastAsia="ja-JP"/>
        </w:rPr>
      </w:pPr>
    </w:p>
    <w:p w14:paraId="0AB8D291" w14:textId="62B53167" w:rsidR="00760502" w:rsidRPr="00E34E53" w:rsidRDefault="00C62C50" w:rsidP="00760502">
      <w:pPr>
        <w:rPr>
          <w:rFonts w:ascii="Times New Roman" w:eastAsia="MS Mincho" w:hAnsi="Times New Roman"/>
          <w:b/>
          <w:bCs/>
          <w:lang w:eastAsia="ja-JP"/>
        </w:rPr>
      </w:pPr>
      <w:hyperlink r:id="rId421" w:history="1">
        <w:r w:rsidRPr="00E34E53">
          <w:rPr>
            <w:rStyle w:val="Hyperlink"/>
            <w:rFonts w:ascii="Times New Roman" w:eastAsia="Times New Roman" w:hAnsi="Times New Roman"/>
            <w:b/>
            <w:bCs/>
          </w:rPr>
          <w:t>R1-2605363</w:t>
        </w:r>
      </w:hyperlink>
      <w:r w:rsidR="00760502" w:rsidRPr="00E34E53">
        <w:rPr>
          <w:rFonts w:ascii="Times New Roman" w:eastAsia="Times New Roman" w:hAnsi="Times New Roman"/>
          <w:b/>
          <w:bCs/>
        </w:rPr>
        <w:tab/>
        <w:t>FL summary #3 for 9.3.1 Ambient IoT R2D design aspects in Rel-20</w:t>
      </w:r>
      <w:r w:rsidR="00760502" w:rsidRPr="00E34E53">
        <w:rPr>
          <w:rFonts w:ascii="Times New Roman" w:eastAsia="Times New Roman" w:hAnsi="Times New Roman"/>
          <w:b/>
          <w:bCs/>
        </w:rPr>
        <w:tab/>
        <w:t>Moderator (Huawei)</w:t>
      </w:r>
    </w:p>
    <w:p w14:paraId="6F72B959" w14:textId="77777777" w:rsidR="00760502" w:rsidRDefault="00760502" w:rsidP="00760502">
      <w:pPr>
        <w:rPr>
          <w:rFonts w:ascii="Times New Roman" w:eastAsia="MS Mincho" w:hAnsi="Times New Roman"/>
          <w:lang w:eastAsia="ja-JP"/>
        </w:rPr>
      </w:pPr>
    </w:p>
    <w:p w14:paraId="1F3D7FC6" w14:textId="77777777" w:rsidR="00760502" w:rsidRPr="005D5F7C" w:rsidRDefault="00760502" w:rsidP="00760502">
      <w:pPr>
        <w:rPr>
          <w:rFonts w:eastAsia="MS Mincho"/>
          <w:b/>
          <w:iCs/>
          <w:lang w:val="en-US" w:eastAsia="ja-JP"/>
        </w:rPr>
      </w:pPr>
      <w:r w:rsidRPr="005D5F7C">
        <w:rPr>
          <w:rFonts w:eastAsia="MS Mincho" w:hint="eastAsia"/>
          <w:b/>
          <w:iCs/>
          <w:highlight w:val="green"/>
          <w:lang w:val="en-US" w:eastAsia="ja-JP"/>
        </w:rPr>
        <w:t>Agreement:</w:t>
      </w:r>
    </w:p>
    <w:p w14:paraId="155B8CE6" w14:textId="77777777" w:rsidR="00760502" w:rsidRPr="00807082" w:rsidRDefault="00760502" w:rsidP="00760502">
      <w:pPr>
        <w:rPr>
          <w:rFonts w:eastAsia="MS Mincho"/>
          <w:bCs/>
          <w:iCs/>
          <w:lang w:val="en-US" w:eastAsia="ja-JP"/>
        </w:rPr>
      </w:pPr>
      <w:r w:rsidRPr="00807082">
        <w:rPr>
          <w:rFonts w:eastAsia="MS Mincho"/>
          <w:bCs/>
          <w:iCs/>
          <w:lang w:val="en-US" w:eastAsia="ja-JP"/>
        </w:rPr>
        <w:t>For R2D periodic transmission of broadcast information, for single-step acquisition (if supported), deprioritize the following</w:t>
      </w:r>
    </w:p>
    <w:p w14:paraId="74390F58" w14:textId="77777777" w:rsidR="00760502" w:rsidRPr="00807082" w:rsidRDefault="00760502" w:rsidP="00760502">
      <w:pPr>
        <w:numPr>
          <w:ilvl w:val="0"/>
          <w:numId w:val="115"/>
        </w:numPr>
        <w:rPr>
          <w:rFonts w:eastAsia="MS Mincho"/>
          <w:bCs/>
          <w:iCs/>
          <w:lang w:val="en-US" w:eastAsia="ja-JP"/>
        </w:rPr>
      </w:pPr>
      <w:r w:rsidRPr="00807082">
        <w:rPr>
          <w:rFonts w:eastAsia="MS Mincho"/>
          <w:bCs/>
          <w:iCs/>
          <w:lang w:val="en-US" w:eastAsia="ja-JP"/>
        </w:rPr>
        <w:t>Alt1: there is no L1 R2D control information preceding the transmission of broadcast information (if supported)</w:t>
      </w:r>
    </w:p>
    <w:p w14:paraId="4C0EA139" w14:textId="77777777" w:rsidR="00760502" w:rsidRDefault="00760502" w:rsidP="00760502">
      <w:pPr>
        <w:rPr>
          <w:rFonts w:eastAsia="MS Mincho"/>
          <w:lang w:val="en-US" w:eastAsia="ja-JP"/>
        </w:rPr>
      </w:pPr>
    </w:p>
    <w:p w14:paraId="684BE417" w14:textId="77777777" w:rsidR="00760502" w:rsidRPr="005D5F7C" w:rsidRDefault="00760502" w:rsidP="00760502">
      <w:pPr>
        <w:rPr>
          <w:rFonts w:eastAsia="MS Mincho"/>
          <w:b/>
          <w:iCs/>
          <w:lang w:val="en-US" w:eastAsia="ja-JP"/>
        </w:rPr>
      </w:pPr>
      <w:r w:rsidRPr="005D5F7C">
        <w:rPr>
          <w:rFonts w:eastAsia="MS Mincho" w:hint="eastAsia"/>
          <w:b/>
          <w:iCs/>
          <w:highlight w:val="green"/>
          <w:lang w:val="en-US" w:eastAsia="ja-JP"/>
        </w:rPr>
        <w:t>Agreement:</w:t>
      </w:r>
    </w:p>
    <w:p w14:paraId="427A4522" w14:textId="77777777" w:rsidR="00760502" w:rsidRPr="00807082" w:rsidRDefault="00760502" w:rsidP="00760502">
      <w:pPr>
        <w:rPr>
          <w:rFonts w:eastAsia="MS Mincho"/>
          <w:bCs/>
          <w:iCs/>
          <w:lang w:val="en-US" w:eastAsia="ja-JP"/>
        </w:rPr>
      </w:pPr>
      <w:r w:rsidRPr="00807082">
        <w:rPr>
          <w:rFonts w:eastAsia="MS Mincho"/>
          <w:bCs/>
          <w:iCs/>
          <w:lang w:val="en-US" w:eastAsia="ja-JP"/>
        </w:rPr>
        <w:t>For R2D periodic transmission of broadcast information, RAN1 select</w:t>
      </w:r>
      <w:r>
        <w:rPr>
          <w:rFonts w:eastAsia="MS Mincho" w:hint="eastAsia"/>
          <w:bCs/>
          <w:iCs/>
          <w:lang w:val="en-US" w:eastAsia="ja-JP"/>
        </w:rPr>
        <w:t xml:space="preserve"> following design</w:t>
      </w:r>
    </w:p>
    <w:p w14:paraId="67BB1013" w14:textId="77777777" w:rsidR="00760502" w:rsidRPr="00807082" w:rsidRDefault="00760502" w:rsidP="00760502">
      <w:pPr>
        <w:numPr>
          <w:ilvl w:val="1"/>
          <w:numId w:val="115"/>
        </w:numPr>
        <w:rPr>
          <w:rFonts w:eastAsia="MS Mincho"/>
          <w:bCs/>
          <w:iCs/>
          <w:lang w:val="en-US" w:eastAsia="ja-JP"/>
        </w:rPr>
      </w:pPr>
      <w:r w:rsidRPr="00807082">
        <w:rPr>
          <w:rFonts w:eastAsia="MS Mincho"/>
          <w:bCs/>
          <w:iCs/>
          <w:lang w:val="en-US" w:eastAsia="ja-JP"/>
        </w:rPr>
        <w:t>The periodic broadcast information is transmitted in two parts</w:t>
      </w:r>
    </w:p>
    <w:p w14:paraId="0E64AA3B" w14:textId="77777777" w:rsidR="00760502" w:rsidRPr="00807082" w:rsidRDefault="00760502" w:rsidP="00760502">
      <w:pPr>
        <w:numPr>
          <w:ilvl w:val="1"/>
          <w:numId w:val="115"/>
        </w:numPr>
        <w:rPr>
          <w:rFonts w:eastAsia="MS Mincho"/>
          <w:bCs/>
          <w:iCs/>
          <w:lang w:val="en-US" w:eastAsia="ja-JP"/>
        </w:rPr>
      </w:pPr>
      <w:r w:rsidRPr="00807082">
        <w:rPr>
          <w:rFonts w:eastAsia="MS Mincho"/>
          <w:bCs/>
          <w:iCs/>
          <w:lang w:val="en-US" w:eastAsia="ja-JP"/>
        </w:rPr>
        <w:t>The first part of broadcast information is transmitted with</w:t>
      </w:r>
    </w:p>
    <w:p w14:paraId="46E3608A" w14:textId="77777777" w:rsidR="00760502" w:rsidRPr="00807082" w:rsidRDefault="00760502" w:rsidP="00760502">
      <w:pPr>
        <w:numPr>
          <w:ilvl w:val="2"/>
          <w:numId w:val="115"/>
        </w:numPr>
        <w:rPr>
          <w:rFonts w:eastAsia="MS Mincho"/>
          <w:bCs/>
          <w:iCs/>
          <w:lang w:val="en-US" w:eastAsia="ja-JP"/>
        </w:rPr>
      </w:pPr>
      <w:r w:rsidRPr="00807082">
        <w:rPr>
          <w:rFonts w:eastAsia="MS Mincho"/>
          <w:bCs/>
          <w:iCs/>
          <w:lang w:val="en-US" w:eastAsia="ja-JP"/>
        </w:rPr>
        <w:t xml:space="preserve">Transmission periodicity: same as </w:t>
      </w:r>
      <w:proofErr w:type="spellStart"/>
      <w:r w:rsidRPr="00807082">
        <w:rPr>
          <w:rFonts w:eastAsia="MS Mincho"/>
          <w:bCs/>
          <w:iCs/>
          <w:lang w:val="en-US" w:eastAsia="ja-JP"/>
        </w:rPr>
        <w:t>P</w:t>
      </w:r>
      <w:r w:rsidRPr="00807082">
        <w:rPr>
          <w:rFonts w:eastAsia="MS Mincho"/>
          <w:bCs/>
          <w:iCs/>
          <w:vertAlign w:val="subscript"/>
          <w:lang w:val="en-US" w:eastAsia="ja-JP"/>
        </w:rPr>
        <w:t>sync</w:t>
      </w:r>
      <w:proofErr w:type="spellEnd"/>
    </w:p>
    <w:p w14:paraId="1BFB766F" w14:textId="77777777" w:rsidR="00760502" w:rsidRPr="00807082" w:rsidRDefault="00760502" w:rsidP="00760502">
      <w:pPr>
        <w:numPr>
          <w:ilvl w:val="2"/>
          <w:numId w:val="115"/>
        </w:numPr>
        <w:rPr>
          <w:rFonts w:eastAsia="MS Mincho"/>
          <w:bCs/>
          <w:iCs/>
          <w:lang w:val="en-US" w:eastAsia="ja-JP"/>
        </w:rPr>
      </w:pPr>
      <w:r w:rsidRPr="00807082">
        <w:rPr>
          <w:rFonts w:eastAsia="MS Mincho"/>
          <w:bCs/>
          <w:iCs/>
          <w:lang w:val="en-US" w:eastAsia="ja-JP"/>
        </w:rPr>
        <w:t>Time resource: immediately after a R2D periodic sync signal transmission</w:t>
      </w:r>
      <w:r>
        <w:rPr>
          <w:rFonts w:eastAsia="MS Mincho" w:hint="eastAsia"/>
          <w:bCs/>
          <w:iCs/>
          <w:lang w:val="en-US" w:eastAsia="ja-JP"/>
        </w:rPr>
        <w:t xml:space="preserve"> including padding if any</w:t>
      </w:r>
      <w:r w:rsidRPr="00807082">
        <w:rPr>
          <w:rFonts w:eastAsia="MS Mincho"/>
          <w:bCs/>
          <w:iCs/>
          <w:lang w:val="en-US" w:eastAsia="ja-JP"/>
        </w:rPr>
        <w:t xml:space="preserve"> </w:t>
      </w:r>
    </w:p>
    <w:p w14:paraId="18FB542C" w14:textId="77777777" w:rsidR="00760502" w:rsidRPr="00807082" w:rsidRDefault="00760502" w:rsidP="00760502">
      <w:pPr>
        <w:numPr>
          <w:ilvl w:val="2"/>
          <w:numId w:val="115"/>
        </w:numPr>
        <w:rPr>
          <w:rFonts w:eastAsia="MS Mincho"/>
          <w:bCs/>
          <w:iCs/>
          <w:lang w:val="en-US" w:eastAsia="ja-JP"/>
        </w:rPr>
      </w:pPr>
      <w:r w:rsidRPr="00807082">
        <w:rPr>
          <w:rFonts w:eastAsia="MS Mincho"/>
          <w:bCs/>
          <w:iCs/>
          <w:lang w:val="en-US" w:eastAsia="ja-JP"/>
        </w:rPr>
        <w:t>Transmission parameters: pre-defined</w:t>
      </w:r>
    </w:p>
    <w:p w14:paraId="7CD8D946" w14:textId="77777777" w:rsidR="00760502" w:rsidRPr="00807082" w:rsidRDefault="00760502" w:rsidP="00760502">
      <w:pPr>
        <w:numPr>
          <w:ilvl w:val="2"/>
          <w:numId w:val="115"/>
        </w:numPr>
        <w:rPr>
          <w:rFonts w:eastAsia="MS Mincho"/>
          <w:bCs/>
          <w:iCs/>
          <w:lang w:val="en-US" w:eastAsia="ja-JP"/>
        </w:rPr>
      </w:pPr>
      <w:r w:rsidRPr="00807082">
        <w:rPr>
          <w:rFonts w:eastAsia="MS Mincho"/>
          <w:bCs/>
          <w:iCs/>
          <w:lang w:val="en-US" w:eastAsia="ja-JP"/>
        </w:rPr>
        <w:t>The content of the first part at least includes</w:t>
      </w:r>
    </w:p>
    <w:p w14:paraId="26144299" w14:textId="77777777" w:rsidR="00760502" w:rsidRDefault="00760502" w:rsidP="00760502">
      <w:pPr>
        <w:numPr>
          <w:ilvl w:val="3"/>
          <w:numId w:val="115"/>
        </w:numPr>
        <w:rPr>
          <w:rFonts w:eastAsia="MS Mincho"/>
          <w:bCs/>
          <w:iCs/>
          <w:lang w:val="en-US" w:eastAsia="ja-JP"/>
        </w:rPr>
      </w:pPr>
      <w:r w:rsidRPr="00807082">
        <w:rPr>
          <w:rFonts w:eastAsia="MS Mincho"/>
          <w:bCs/>
          <w:iCs/>
          <w:lang w:val="en-US" w:eastAsia="ja-JP"/>
        </w:rPr>
        <w:t>(part of) physical layer Reader ID</w:t>
      </w:r>
    </w:p>
    <w:p w14:paraId="724BBE45" w14:textId="77777777" w:rsidR="00760502" w:rsidRPr="00807082" w:rsidRDefault="00760502" w:rsidP="00760502">
      <w:pPr>
        <w:pStyle w:val="ListParagraph"/>
        <w:numPr>
          <w:ilvl w:val="3"/>
          <w:numId w:val="115"/>
        </w:numPr>
        <w:overflowPunct/>
        <w:autoSpaceDE/>
        <w:autoSpaceDN/>
        <w:adjustRightInd/>
        <w:spacing w:after="0"/>
        <w:contextualSpacing w:val="0"/>
        <w:textAlignment w:val="auto"/>
        <w:rPr>
          <w:rFonts w:eastAsia="MS Mincho"/>
          <w:bCs/>
          <w:iCs/>
          <w:lang w:val="en-US"/>
        </w:rPr>
      </w:pPr>
      <w:r w:rsidRPr="00807082">
        <w:rPr>
          <w:rFonts w:eastAsia="MS Mincho"/>
          <w:bCs/>
          <w:iCs/>
          <w:lang w:val="en-US"/>
        </w:rPr>
        <w:t>Transmission parameters</w:t>
      </w:r>
      <w:r>
        <w:rPr>
          <w:rFonts w:eastAsia="MS Mincho" w:hint="eastAsia"/>
          <w:bCs/>
          <w:iCs/>
          <w:lang w:val="en-US"/>
        </w:rPr>
        <w:t xml:space="preserve"> of the remaining</w:t>
      </w:r>
      <w:r w:rsidRPr="00807082">
        <w:rPr>
          <w:rFonts w:eastAsia="MS Mincho"/>
          <w:bCs/>
          <w:iCs/>
          <w:lang w:val="en-US"/>
        </w:rPr>
        <w:t xml:space="preserve"> part</w:t>
      </w:r>
    </w:p>
    <w:p w14:paraId="5ECF6356" w14:textId="77777777" w:rsidR="00760502" w:rsidRDefault="00760502" w:rsidP="00760502">
      <w:pPr>
        <w:numPr>
          <w:ilvl w:val="3"/>
          <w:numId w:val="115"/>
        </w:numPr>
        <w:rPr>
          <w:rFonts w:eastAsia="MS Mincho"/>
          <w:bCs/>
          <w:iCs/>
          <w:lang w:val="en-US" w:eastAsia="ja-JP"/>
        </w:rPr>
      </w:pPr>
      <w:r w:rsidRPr="00807082">
        <w:rPr>
          <w:rFonts w:eastAsia="MS Mincho"/>
          <w:bCs/>
          <w:iCs/>
          <w:lang w:val="en-US" w:eastAsia="ja-JP"/>
        </w:rPr>
        <w:t>FFS: other content of the first part</w:t>
      </w:r>
    </w:p>
    <w:p w14:paraId="5522C743" w14:textId="77777777" w:rsidR="00760502" w:rsidRDefault="00760502" w:rsidP="00760502">
      <w:pPr>
        <w:numPr>
          <w:ilvl w:val="3"/>
          <w:numId w:val="115"/>
        </w:numPr>
        <w:rPr>
          <w:rFonts w:eastAsia="MS Mincho"/>
          <w:bCs/>
          <w:iCs/>
          <w:lang w:val="en-US" w:eastAsia="ja-JP"/>
        </w:rPr>
      </w:pPr>
      <w:r>
        <w:rPr>
          <w:rFonts w:eastAsia="MS Mincho" w:hint="eastAsia"/>
          <w:bCs/>
          <w:iCs/>
          <w:lang w:val="en-US" w:eastAsia="ja-JP"/>
        </w:rPr>
        <w:lastRenderedPageBreak/>
        <w:t xml:space="preserve">Note: the content structure of the first part is same between the following cases </w:t>
      </w:r>
    </w:p>
    <w:p w14:paraId="32433A32" w14:textId="77777777" w:rsidR="00760502" w:rsidRDefault="00760502" w:rsidP="00760502">
      <w:pPr>
        <w:numPr>
          <w:ilvl w:val="4"/>
          <w:numId w:val="115"/>
        </w:numPr>
        <w:rPr>
          <w:rFonts w:eastAsia="MS Mincho"/>
          <w:bCs/>
          <w:iCs/>
          <w:lang w:val="en-US" w:eastAsia="ja-JP"/>
        </w:rPr>
      </w:pPr>
      <w:r>
        <w:rPr>
          <w:rFonts w:eastAsia="MS Mincho"/>
          <w:bCs/>
          <w:iCs/>
          <w:lang w:val="en-US" w:eastAsia="ja-JP"/>
        </w:rPr>
        <w:t>T</w:t>
      </w:r>
      <w:r>
        <w:rPr>
          <w:rFonts w:eastAsia="MS Mincho" w:hint="eastAsia"/>
          <w:bCs/>
          <w:iCs/>
          <w:lang w:val="en-US" w:eastAsia="ja-JP"/>
        </w:rPr>
        <w:t>he first part is preceding the remaining part of broadcast information</w:t>
      </w:r>
    </w:p>
    <w:p w14:paraId="581C565F" w14:textId="77777777" w:rsidR="00760502" w:rsidRDefault="00760502" w:rsidP="00760502">
      <w:pPr>
        <w:numPr>
          <w:ilvl w:val="4"/>
          <w:numId w:val="115"/>
        </w:numPr>
        <w:rPr>
          <w:rFonts w:eastAsia="MS Mincho"/>
          <w:bCs/>
          <w:iCs/>
          <w:lang w:val="en-US" w:eastAsia="ja-JP"/>
        </w:rPr>
      </w:pPr>
      <w:r>
        <w:rPr>
          <w:rFonts w:eastAsia="MS Mincho" w:hint="eastAsia"/>
          <w:bCs/>
          <w:iCs/>
          <w:lang w:val="en-US" w:eastAsia="ja-JP"/>
        </w:rPr>
        <w:t>The first part is not preceding the remaining part of broadcast information</w:t>
      </w:r>
    </w:p>
    <w:p w14:paraId="522A5BEB" w14:textId="77777777" w:rsidR="00760502" w:rsidRPr="00807082" w:rsidRDefault="00760502" w:rsidP="00760502">
      <w:pPr>
        <w:numPr>
          <w:ilvl w:val="1"/>
          <w:numId w:val="115"/>
        </w:numPr>
        <w:rPr>
          <w:rFonts w:eastAsia="MS Mincho"/>
          <w:bCs/>
          <w:iCs/>
          <w:lang w:val="en-US" w:eastAsia="ja-JP"/>
        </w:rPr>
      </w:pPr>
      <w:r w:rsidRPr="00807082">
        <w:rPr>
          <w:rFonts w:eastAsia="MS Mincho"/>
          <w:bCs/>
          <w:iCs/>
          <w:lang w:val="en-US" w:eastAsia="ja-JP"/>
        </w:rPr>
        <w:t>The remaining part of broadcast information is transmitted with</w:t>
      </w:r>
    </w:p>
    <w:p w14:paraId="3E15254E" w14:textId="77777777" w:rsidR="00760502" w:rsidRPr="00807082" w:rsidRDefault="00760502" w:rsidP="00760502">
      <w:pPr>
        <w:numPr>
          <w:ilvl w:val="2"/>
          <w:numId w:val="115"/>
        </w:numPr>
        <w:rPr>
          <w:rFonts w:eastAsia="MS Mincho"/>
          <w:bCs/>
          <w:iCs/>
          <w:lang w:val="en-US" w:eastAsia="ja-JP"/>
        </w:rPr>
      </w:pPr>
      <w:r w:rsidRPr="00807082">
        <w:rPr>
          <w:rFonts w:eastAsia="MS Mincho"/>
          <w:bCs/>
          <w:iCs/>
          <w:lang w:val="en-US" w:eastAsia="ja-JP"/>
        </w:rPr>
        <w:t xml:space="preserve">Transmission periodicity: integer multiple (&gt;1) of </w:t>
      </w:r>
      <w:proofErr w:type="spellStart"/>
      <w:r w:rsidRPr="00807082">
        <w:rPr>
          <w:rFonts w:eastAsia="MS Mincho"/>
          <w:bCs/>
          <w:iCs/>
          <w:lang w:val="en-US" w:eastAsia="ja-JP"/>
        </w:rPr>
        <w:t>P</w:t>
      </w:r>
      <w:r w:rsidRPr="00807082">
        <w:rPr>
          <w:rFonts w:eastAsia="MS Mincho"/>
          <w:bCs/>
          <w:iCs/>
          <w:vertAlign w:val="subscript"/>
          <w:lang w:val="en-US" w:eastAsia="ja-JP"/>
        </w:rPr>
        <w:t>sync</w:t>
      </w:r>
      <w:proofErr w:type="spellEnd"/>
    </w:p>
    <w:p w14:paraId="4C45007F" w14:textId="77777777" w:rsidR="00760502" w:rsidRDefault="00760502" w:rsidP="00760502">
      <w:pPr>
        <w:numPr>
          <w:ilvl w:val="2"/>
          <w:numId w:val="115"/>
        </w:numPr>
        <w:rPr>
          <w:rFonts w:eastAsia="MS Mincho"/>
          <w:bCs/>
          <w:iCs/>
          <w:lang w:val="en-US" w:eastAsia="ja-JP"/>
        </w:rPr>
      </w:pPr>
      <w:r w:rsidRPr="00807082">
        <w:rPr>
          <w:rFonts w:eastAsia="MS Mincho"/>
          <w:bCs/>
          <w:iCs/>
          <w:lang w:val="en-US" w:eastAsia="ja-JP"/>
        </w:rPr>
        <w:t>Time resource: immediately after a first part transmission</w:t>
      </w:r>
      <w:r>
        <w:rPr>
          <w:rFonts w:eastAsia="MS Mincho" w:hint="eastAsia"/>
          <w:bCs/>
          <w:iCs/>
          <w:lang w:val="en-US" w:eastAsia="ja-JP"/>
        </w:rPr>
        <w:t xml:space="preserve"> including padding if any</w:t>
      </w:r>
    </w:p>
    <w:p w14:paraId="0E30D5D7" w14:textId="77777777" w:rsidR="00760502" w:rsidRPr="00807082" w:rsidRDefault="00760502" w:rsidP="00760502">
      <w:pPr>
        <w:pStyle w:val="ListParagraph"/>
        <w:numPr>
          <w:ilvl w:val="2"/>
          <w:numId w:val="115"/>
        </w:numPr>
        <w:overflowPunct/>
        <w:autoSpaceDE/>
        <w:autoSpaceDN/>
        <w:adjustRightInd/>
        <w:spacing w:after="0"/>
        <w:contextualSpacing w:val="0"/>
        <w:textAlignment w:val="auto"/>
        <w:rPr>
          <w:rFonts w:eastAsia="MS Mincho"/>
          <w:bCs/>
          <w:iCs/>
          <w:lang w:val="en-US"/>
        </w:rPr>
      </w:pPr>
      <w:r w:rsidRPr="00807082">
        <w:rPr>
          <w:rFonts w:eastAsia="MS Mincho"/>
          <w:bCs/>
          <w:iCs/>
          <w:lang w:val="en-US"/>
        </w:rPr>
        <w:t>Transmission parameters: indicated by the first part</w:t>
      </w:r>
    </w:p>
    <w:p w14:paraId="02885A72" w14:textId="77777777" w:rsidR="00760502" w:rsidRPr="00807082" w:rsidRDefault="00760502" w:rsidP="00760502">
      <w:pPr>
        <w:numPr>
          <w:ilvl w:val="1"/>
          <w:numId w:val="115"/>
        </w:numPr>
        <w:rPr>
          <w:rFonts w:eastAsia="MS Mincho"/>
          <w:bCs/>
          <w:iCs/>
          <w:lang w:val="en-US" w:eastAsia="ja-JP"/>
        </w:rPr>
      </w:pPr>
      <w:r w:rsidRPr="00807082">
        <w:rPr>
          <w:rFonts w:eastAsia="MS Mincho"/>
          <w:bCs/>
          <w:iCs/>
          <w:lang w:val="en-US" w:eastAsia="ja-JP"/>
        </w:rPr>
        <w:t xml:space="preserve">Note: the time location where periodic sinusoid single-tone CFO calibration signal is transmitted </w:t>
      </w:r>
      <w:r>
        <w:rPr>
          <w:rFonts w:eastAsia="MS Mincho" w:hint="eastAsia"/>
          <w:bCs/>
          <w:iCs/>
          <w:lang w:val="en-US" w:eastAsia="ja-JP"/>
        </w:rPr>
        <w:t>can be further discussed</w:t>
      </w:r>
    </w:p>
    <w:p w14:paraId="440289E0" w14:textId="77777777" w:rsidR="00760502" w:rsidRDefault="00760502" w:rsidP="00760502">
      <w:pPr>
        <w:rPr>
          <w:rFonts w:eastAsia="MS Mincho"/>
          <w:lang w:val="en-US" w:eastAsia="ja-JP"/>
        </w:rPr>
      </w:pPr>
    </w:p>
    <w:p w14:paraId="307034A3" w14:textId="77777777" w:rsidR="00760502" w:rsidRPr="005D5F7C" w:rsidRDefault="00760502" w:rsidP="00760502">
      <w:pPr>
        <w:rPr>
          <w:rFonts w:eastAsia="MS Mincho"/>
          <w:b/>
          <w:iCs/>
          <w:lang w:val="en-US" w:eastAsia="ja-JP"/>
        </w:rPr>
      </w:pPr>
      <w:r w:rsidRPr="005D5F7C">
        <w:rPr>
          <w:rFonts w:eastAsia="MS Mincho" w:hint="eastAsia"/>
          <w:b/>
          <w:iCs/>
          <w:highlight w:val="green"/>
          <w:lang w:val="en-US" w:eastAsia="ja-JP"/>
        </w:rPr>
        <w:t>Agreement:</w:t>
      </w:r>
    </w:p>
    <w:p w14:paraId="5BA02F06" w14:textId="77777777" w:rsidR="00760502" w:rsidRPr="00637EA5" w:rsidRDefault="00760502" w:rsidP="00760502">
      <w:pPr>
        <w:rPr>
          <w:rFonts w:eastAsia="MS Mincho"/>
          <w:bCs/>
          <w:iCs/>
          <w:lang w:val="en-US" w:eastAsia="ja-JP"/>
        </w:rPr>
      </w:pPr>
      <w:r w:rsidRPr="00637EA5">
        <w:rPr>
          <w:rFonts w:eastAsia="MS Mincho"/>
          <w:bCs/>
          <w:iCs/>
          <w:lang w:val="en-US" w:eastAsia="ja-JP"/>
        </w:rPr>
        <w:t xml:space="preserve">For L1 R2D control information preceding scheduled data payload, at least the following contents are </w:t>
      </w:r>
      <w:r>
        <w:rPr>
          <w:rFonts w:eastAsia="MS Mincho" w:hint="eastAsia"/>
          <w:bCs/>
          <w:iCs/>
          <w:lang w:val="en-US" w:eastAsia="ja-JP"/>
        </w:rPr>
        <w:t>carried</w:t>
      </w:r>
      <w:r w:rsidRPr="00637EA5">
        <w:rPr>
          <w:rFonts w:eastAsia="MS Mincho"/>
          <w:bCs/>
          <w:iCs/>
          <w:lang w:val="en-US" w:eastAsia="ja-JP"/>
        </w:rPr>
        <w:t xml:space="preserve"> </w:t>
      </w:r>
    </w:p>
    <w:p w14:paraId="2B38E2E8"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TBS (same as Rel-19)</w:t>
      </w:r>
    </w:p>
    <w:p w14:paraId="40659D12"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Transmission parameters for subsequent data payload</w:t>
      </w:r>
    </w:p>
    <w:p w14:paraId="15479DA0" w14:textId="77777777" w:rsidR="00760502" w:rsidRPr="00637EA5" w:rsidRDefault="00760502" w:rsidP="00760502">
      <w:pPr>
        <w:numPr>
          <w:ilvl w:val="1"/>
          <w:numId w:val="115"/>
        </w:numPr>
        <w:rPr>
          <w:rFonts w:eastAsia="MS Mincho"/>
          <w:bCs/>
          <w:iCs/>
          <w:lang w:val="en-US" w:eastAsia="ja-JP"/>
        </w:rPr>
      </w:pPr>
      <w:r w:rsidRPr="00637EA5">
        <w:rPr>
          <w:rFonts w:eastAsia="MS Mincho"/>
          <w:bCs/>
          <w:iCs/>
          <w:lang w:val="en-US" w:eastAsia="ja-JP"/>
        </w:rPr>
        <w:t>FEC, repetition and chip duration (M value)</w:t>
      </w:r>
    </w:p>
    <w:p w14:paraId="7776ADAE" w14:textId="77777777" w:rsidR="00760502" w:rsidRPr="00637EA5" w:rsidRDefault="00760502" w:rsidP="00760502">
      <w:pPr>
        <w:numPr>
          <w:ilvl w:val="2"/>
          <w:numId w:val="115"/>
        </w:numPr>
        <w:rPr>
          <w:rFonts w:eastAsia="MS Mincho"/>
          <w:bCs/>
          <w:iCs/>
          <w:lang w:val="en-US" w:eastAsia="ja-JP"/>
        </w:rPr>
      </w:pPr>
      <w:r w:rsidRPr="00637EA5">
        <w:rPr>
          <w:rFonts w:eastAsia="MS Mincho"/>
          <w:bCs/>
          <w:iCs/>
          <w:lang w:val="en-US" w:eastAsia="ja-JP"/>
        </w:rPr>
        <w:t>FFS: Whether separate or joint indication is needed</w:t>
      </w:r>
    </w:p>
    <w:p w14:paraId="1EF1F302"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Presence of aperiodic CFO calibration signal after the data payload</w:t>
      </w:r>
    </w:p>
    <w:p w14:paraId="430464E0"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(part of) Physical layer Reader ID</w:t>
      </w:r>
    </w:p>
    <w:p w14:paraId="1A9EB45A"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Device ID</w:t>
      </w:r>
      <w:r>
        <w:rPr>
          <w:rFonts w:eastAsia="MS Mincho" w:hint="eastAsia"/>
          <w:bCs/>
          <w:iCs/>
          <w:lang w:val="en-US" w:eastAsia="ja-JP"/>
        </w:rPr>
        <w:t xml:space="preserve"> </w:t>
      </w:r>
      <w:r w:rsidRPr="00637EA5">
        <w:rPr>
          <w:rFonts w:eastAsia="MS Mincho"/>
          <w:bCs/>
          <w:iCs/>
          <w:lang w:val="en-US" w:eastAsia="ja-JP"/>
        </w:rPr>
        <w:t xml:space="preserve">for device monitoring unicast </w:t>
      </w:r>
      <w:r>
        <w:rPr>
          <w:rFonts w:eastAsia="MS Mincho" w:hint="eastAsia"/>
          <w:bCs/>
          <w:iCs/>
          <w:lang w:val="en-US" w:eastAsia="ja-JP"/>
        </w:rPr>
        <w:t>transmission</w:t>
      </w:r>
      <w:r w:rsidRPr="00637EA5">
        <w:rPr>
          <w:rFonts w:eastAsia="MS Mincho"/>
          <w:bCs/>
          <w:iCs/>
          <w:lang w:val="en-US" w:eastAsia="ja-JP"/>
        </w:rPr>
        <w:t xml:space="preserve">, or </w:t>
      </w:r>
      <w:r>
        <w:rPr>
          <w:rFonts w:eastAsia="MS Mincho" w:hint="eastAsia"/>
          <w:bCs/>
          <w:iCs/>
          <w:lang w:val="en-US" w:eastAsia="ja-JP"/>
        </w:rPr>
        <w:t xml:space="preserve">pre-defined </w:t>
      </w:r>
      <w:r w:rsidRPr="00637EA5">
        <w:rPr>
          <w:rFonts w:eastAsia="MS Mincho"/>
          <w:bCs/>
          <w:iCs/>
          <w:lang w:val="en-US" w:eastAsia="ja-JP"/>
        </w:rPr>
        <w:t xml:space="preserve">ID for device monitoring non-unicast </w:t>
      </w:r>
      <w:r>
        <w:rPr>
          <w:rFonts w:eastAsia="MS Mincho" w:hint="eastAsia"/>
          <w:bCs/>
          <w:iCs/>
          <w:lang w:val="en-US" w:eastAsia="ja-JP"/>
        </w:rPr>
        <w:t>transmission</w:t>
      </w:r>
      <w:r w:rsidRPr="00637EA5">
        <w:rPr>
          <w:rFonts w:eastAsia="MS Mincho"/>
          <w:bCs/>
          <w:iCs/>
          <w:lang w:val="en-US" w:eastAsia="ja-JP"/>
        </w:rPr>
        <w:t xml:space="preserve"> e.g. paging</w:t>
      </w:r>
    </w:p>
    <w:p w14:paraId="5579A567"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FFS: other contents, e.g.,</w:t>
      </w:r>
    </w:p>
    <w:p w14:paraId="36CB4FEA" w14:textId="77777777" w:rsidR="00760502" w:rsidRPr="00637EA5" w:rsidRDefault="00760502" w:rsidP="00760502">
      <w:pPr>
        <w:numPr>
          <w:ilvl w:val="1"/>
          <w:numId w:val="115"/>
        </w:numPr>
        <w:rPr>
          <w:rFonts w:eastAsia="MS Mincho"/>
          <w:bCs/>
          <w:iCs/>
          <w:lang w:val="en-US" w:eastAsia="ja-JP"/>
        </w:rPr>
      </w:pPr>
      <w:r w:rsidRPr="00637EA5">
        <w:rPr>
          <w:rFonts w:eastAsia="MS Mincho"/>
          <w:bCs/>
          <w:iCs/>
          <w:lang w:val="en-US" w:eastAsia="ja-JP"/>
        </w:rPr>
        <w:t>[Message type]</w:t>
      </w:r>
    </w:p>
    <w:p w14:paraId="30C58246" w14:textId="77777777" w:rsidR="00760502" w:rsidRPr="00637EA5" w:rsidRDefault="00760502" w:rsidP="00760502">
      <w:pPr>
        <w:numPr>
          <w:ilvl w:val="1"/>
          <w:numId w:val="115"/>
        </w:numPr>
        <w:rPr>
          <w:rFonts w:eastAsia="MS Mincho"/>
          <w:bCs/>
          <w:iCs/>
          <w:lang w:val="en-US" w:eastAsia="ja-JP"/>
        </w:rPr>
      </w:pPr>
      <w:r w:rsidRPr="00637EA5">
        <w:rPr>
          <w:rFonts w:eastAsia="MS Mincho"/>
          <w:bCs/>
          <w:iCs/>
          <w:lang w:val="en-US" w:eastAsia="ja-JP"/>
        </w:rPr>
        <w:t>[Time duration of CFO calibration signal]</w:t>
      </w:r>
    </w:p>
    <w:p w14:paraId="24238F19" w14:textId="77777777" w:rsidR="00760502" w:rsidRPr="00637EA5" w:rsidRDefault="00760502" w:rsidP="00760502">
      <w:pPr>
        <w:numPr>
          <w:ilvl w:val="0"/>
          <w:numId w:val="115"/>
        </w:numPr>
        <w:rPr>
          <w:rFonts w:eastAsia="MS Mincho"/>
          <w:bCs/>
          <w:iCs/>
          <w:lang w:val="en-US" w:eastAsia="ja-JP"/>
        </w:rPr>
      </w:pPr>
      <w:r w:rsidRPr="00637EA5">
        <w:rPr>
          <w:rFonts w:eastAsia="MS Mincho"/>
          <w:bCs/>
          <w:iCs/>
          <w:lang w:val="en-US" w:eastAsia="ja-JP"/>
        </w:rPr>
        <w:t>FFS: Content structure and payload size</w:t>
      </w:r>
    </w:p>
    <w:p w14:paraId="0335797E" w14:textId="77777777" w:rsidR="00760502" w:rsidRPr="00637EA5" w:rsidRDefault="00760502" w:rsidP="00760502">
      <w:pPr>
        <w:numPr>
          <w:ilvl w:val="1"/>
          <w:numId w:val="115"/>
        </w:numPr>
        <w:rPr>
          <w:rFonts w:eastAsia="MS Mincho"/>
          <w:bCs/>
          <w:iCs/>
          <w:lang w:val="en-US" w:eastAsia="ja-JP"/>
        </w:rPr>
      </w:pPr>
      <w:r w:rsidRPr="00637EA5">
        <w:rPr>
          <w:rFonts w:eastAsia="MS Mincho"/>
          <w:bCs/>
          <w:iCs/>
          <w:lang w:val="en-US" w:eastAsia="ja-JP"/>
        </w:rPr>
        <w:t>Whether some content needs to be carried in CRC mask</w:t>
      </w:r>
    </w:p>
    <w:p w14:paraId="35828E39" w14:textId="77777777" w:rsidR="00760502" w:rsidRDefault="00760502" w:rsidP="00760502">
      <w:pPr>
        <w:rPr>
          <w:rFonts w:eastAsia="MS Mincho"/>
          <w:lang w:val="en-US" w:eastAsia="ja-JP"/>
        </w:rPr>
      </w:pPr>
    </w:p>
    <w:p w14:paraId="6C96E411" w14:textId="77777777" w:rsidR="00760502" w:rsidRPr="00637EA5" w:rsidRDefault="00760502" w:rsidP="00760502">
      <w:pPr>
        <w:rPr>
          <w:rFonts w:eastAsia="MS Mincho"/>
          <w:lang w:val="en-US" w:eastAsia="ja-JP"/>
        </w:rPr>
      </w:pPr>
    </w:p>
    <w:p w14:paraId="73B85C54" w14:textId="35152A5F" w:rsidR="00760502" w:rsidRPr="00E34E53" w:rsidRDefault="00C62C50" w:rsidP="00760502">
      <w:pPr>
        <w:rPr>
          <w:b/>
          <w:bCs/>
        </w:rPr>
      </w:pPr>
      <w:hyperlink r:id="rId422" w:history="1">
        <w:r w:rsidRPr="00E34E53">
          <w:rPr>
            <w:rStyle w:val="Hyperlink"/>
            <w:rFonts w:ascii="Times New Roman" w:eastAsia="Times New Roman" w:hAnsi="Times New Roman"/>
            <w:b/>
            <w:bCs/>
          </w:rPr>
          <w:t>R1-2605364</w:t>
        </w:r>
      </w:hyperlink>
      <w:r w:rsidR="00760502" w:rsidRPr="00E34E53">
        <w:rPr>
          <w:rFonts w:ascii="Times New Roman" w:eastAsia="Times New Roman" w:hAnsi="Times New Roman"/>
          <w:b/>
          <w:bCs/>
        </w:rPr>
        <w:tab/>
        <w:t>FL summary #4 for 9.3.1 Ambient IoT R2D design aspects in Rel-20</w:t>
      </w:r>
      <w:r w:rsidR="00760502" w:rsidRPr="00E34E53">
        <w:rPr>
          <w:rFonts w:ascii="Times New Roman" w:eastAsia="Times New Roman" w:hAnsi="Times New Roman"/>
          <w:b/>
          <w:bCs/>
        </w:rPr>
        <w:tab/>
        <w:t>Moderator (Huawei)</w:t>
      </w:r>
    </w:p>
    <w:p w14:paraId="02BB01F9" w14:textId="77777777" w:rsidR="00760502" w:rsidRDefault="00760502" w:rsidP="00760502">
      <w:pPr>
        <w:rPr>
          <w:rFonts w:ascii="Times New Roman" w:eastAsia="MS Mincho" w:hAnsi="Times New Roman"/>
          <w:lang w:eastAsia="ja-JP"/>
        </w:rPr>
      </w:pPr>
    </w:p>
    <w:p w14:paraId="5B475FE2" w14:textId="77777777" w:rsidR="00760502" w:rsidRPr="005D5F7C" w:rsidRDefault="00760502" w:rsidP="00760502">
      <w:pPr>
        <w:rPr>
          <w:rFonts w:ascii="Times New Roman" w:eastAsia="MS Mincho" w:hAnsi="Times New Roman"/>
          <w:b/>
          <w:iCs/>
          <w:szCs w:val="20"/>
          <w:lang w:val="en-US" w:eastAsia="ja-JP"/>
        </w:rPr>
      </w:pPr>
      <w:r w:rsidRPr="005D5F7C">
        <w:rPr>
          <w:rFonts w:ascii="Times New Roman" w:eastAsia="MS Mincho" w:hAnsi="Times New Roman" w:hint="eastAsia"/>
          <w:b/>
          <w:iCs/>
          <w:szCs w:val="20"/>
          <w:highlight w:val="green"/>
          <w:lang w:val="en-US" w:eastAsia="ja-JP"/>
        </w:rPr>
        <w:t>Agreement:</w:t>
      </w:r>
    </w:p>
    <w:p w14:paraId="5C36444F" w14:textId="77777777" w:rsidR="00760502" w:rsidRPr="006F4051" w:rsidRDefault="00760502" w:rsidP="00760502">
      <w:pPr>
        <w:rPr>
          <w:rFonts w:ascii="Times New Roman" w:eastAsia="MS Mincho" w:hAnsi="Times New Roman"/>
          <w:bCs/>
          <w:iCs/>
          <w:szCs w:val="20"/>
          <w:lang w:val="en-US" w:eastAsia="ja-JP"/>
        </w:rPr>
      </w:pPr>
      <w:r w:rsidRPr="006F4051">
        <w:rPr>
          <w:rFonts w:ascii="Times New Roman" w:eastAsia="MS Mincho" w:hAnsi="Times New Roman"/>
          <w:bCs/>
          <w:iCs/>
          <w:szCs w:val="20"/>
          <w:lang w:val="en-US" w:eastAsia="ja-JP"/>
        </w:rPr>
        <w:t xml:space="preserve">For R2D periodic sync signal and sequence-based SIP, </w:t>
      </w:r>
    </w:p>
    <w:p w14:paraId="28E76810" w14:textId="77777777" w:rsidR="00760502" w:rsidRPr="006F4051" w:rsidRDefault="00760502" w:rsidP="00760502">
      <w:pPr>
        <w:numPr>
          <w:ilvl w:val="1"/>
          <w:numId w:val="115"/>
        </w:numPr>
        <w:rPr>
          <w:rFonts w:ascii="Times New Roman" w:eastAsia="MS Mincho" w:hAnsi="Times New Roman"/>
          <w:bCs/>
          <w:iCs/>
          <w:szCs w:val="20"/>
          <w:lang w:val="en-US" w:eastAsia="ja-JP"/>
        </w:rPr>
      </w:pPr>
      <w:r w:rsidRPr="006F4051">
        <w:rPr>
          <w:rFonts w:ascii="Times New Roman" w:eastAsia="MS Mincho" w:hAnsi="Times New Roman"/>
          <w:bCs/>
          <w:iCs/>
          <w:szCs w:val="20"/>
          <w:lang w:val="en-US" w:eastAsia="ja-JP"/>
        </w:rPr>
        <w:t>For R2D periodic sync signal</w:t>
      </w:r>
    </w:p>
    <w:p w14:paraId="508FEDBA" w14:textId="77777777" w:rsidR="00760502" w:rsidRPr="006F4051" w:rsidRDefault="00760502" w:rsidP="00760502">
      <w:pPr>
        <w:numPr>
          <w:ilvl w:val="2"/>
          <w:numId w:val="115"/>
        </w:numPr>
        <w:rPr>
          <w:rFonts w:ascii="Times New Roman" w:eastAsia="MS Mincho" w:hAnsi="Times New Roman"/>
          <w:bCs/>
          <w:iCs/>
          <w:szCs w:val="20"/>
          <w:lang w:val="en-US" w:eastAsia="ja-JP"/>
        </w:rPr>
      </w:pPr>
      <w:r w:rsidRPr="006F4051">
        <w:rPr>
          <w:rFonts w:ascii="Times New Roman" w:eastAsia="MS Mincho" w:hAnsi="Times New Roman"/>
          <w:bCs/>
          <w:iCs/>
          <w:szCs w:val="20"/>
          <w:lang w:val="en-US" w:eastAsia="ja-JP"/>
        </w:rPr>
        <w:t>The number of binary sequence(s) is 3</w:t>
      </w:r>
    </w:p>
    <w:p w14:paraId="3C9FD016" w14:textId="77777777" w:rsidR="00760502" w:rsidRPr="006F4051" w:rsidRDefault="00760502" w:rsidP="00760502">
      <w:pPr>
        <w:numPr>
          <w:ilvl w:val="2"/>
          <w:numId w:val="115"/>
        </w:numPr>
        <w:rPr>
          <w:rFonts w:ascii="Times New Roman" w:eastAsia="MS Mincho" w:hAnsi="Times New Roman"/>
          <w:bCs/>
          <w:iCs/>
          <w:szCs w:val="20"/>
          <w:lang w:val="en-US" w:eastAsia="ja-JP"/>
        </w:rPr>
      </w:pPr>
      <w:r w:rsidRPr="006F4051">
        <w:rPr>
          <w:rFonts w:ascii="Times New Roman" w:eastAsia="MS Mincho" w:hAnsi="Times New Roman"/>
          <w:bCs/>
          <w:iCs/>
          <w:szCs w:val="20"/>
          <w:lang w:val="en-US" w:eastAsia="ja-JP"/>
        </w:rPr>
        <w:t>Manchester coding is applied to binary sequence</w:t>
      </w:r>
    </w:p>
    <w:p w14:paraId="59FEBBD3" w14:textId="77777777" w:rsidR="00760502" w:rsidRPr="006F4051" w:rsidRDefault="00760502" w:rsidP="00760502">
      <w:pPr>
        <w:numPr>
          <w:ilvl w:val="1"/>
          <w:numId w:val="115"/>
        </w:numPr>
        <w:rPr>
          <w:rFonts w:ascii="Times New Roman" w:eastAsia="MS Mincho" w:hAnsi="Times New Roman"/>
          <w:bCs/>
          <w:iCs/>
          <w:szCs w:val="20"/>
          <w:lang w:val="en-US" w:eastAsia="ja-JP"/>
        </w:rPr>
      </w:pPr>
      <w:r w:rsidRPr="006F4051">
        <w:rPr>
          <w:rFonts w:ascii="Times New Roman" w:eastAsia="MS Mincho" w:hAnsi="Times New Roman"/>
          <w:bCs/>
          <w:iCs/>
          <w:szCs w:val="20"/>
          <w:lang w:val="en-US" w:eastAsia="ja-JP"/>
        </w:rPr>
        <w:t>For sequence-based SIP</w:t>
      </w:r>
    </w:p>
    <w:p w14:paraId="1C7873B5" w14:textId="77777777" w:rsidR="00760502" w:rsidRPr="006F4051" w:rsidRDefault="00760502" w:rsidP="00760502">
      <w:pPr>
        <w:numPr>
          <w:ilvl w:val="2"/>
          <w:numId w:val="115"/>
        </w:numPr>
        <w:rPr>
          <w:rFonts w:ascii="Times New Roman" w:eastAsia="MS Mincho" w:hAnsi="Times New Roman"/>
          <w:bCs/>
          <w:iCs/>
          <w:szCs w:val="20"/>
          <w:lang w:val="en-US" w:eastAsia="ja-JP"/>
        </w:rPr>
      </w:pPr>
      <w:r w:rsidRPr="006F4051">
        <w:rPr>
          <w:rFonts w:ascii="Times New Roman" w:eastAsia="MS Mincho" w:hAnsi="Times New Roman"/>
          <w:bCs/>
          <w:iCs/>
          <w:szCs w:val="20"/>
          <w:lang w:val="en-US" w:eastAsia="ja-JP"/>
        </w:rPr>
        <w:t>The number of binary sequence(s) is 3 for a give length</w:t>
      </w:r>
    </w:p>
    <w:p w14:paraId="53FBA95D" w14:textId="77777777" w:rsidR="00760502" w:rsidRPr="006F4051" w:rsidRDefault="00760502" w:rsidP="00760502">
      <w:pPr>
        <w:numPr>
          <w:ilvl w:val="2"/>
          <w:numId w:val="115"/>
        </w:numPr>
        <w:rPr>
          <w:rFonts w:ascii="Times New Roman" w:eastAsia="MS Mincho" w:hAnsi="Times New Roman"/>
          <w:bCs/>
          <w:iCs/>
          <w:szCs w:val="20"/>
          <w:lang w:val="en-US" w:eastAsia="ja-JP"/>
        </w:rPr>
      </w:pPr>
      <w:r>
        <w:rPr>
          <w:rFonts w:ascii="Times New Roman" w:eastAsia="MS Mincho" w:hAnsi="Times New Roman" w:hint="eastAsia"/>
          <w:bCs/>
          <w:iCs/>
          <w:szCs w:val="20"/>
          <w:lang w:val="en-US" w:eastAsia="ja-JP"/>
        </w:rPr>
        <w:t xml:space="preserve">(Working assumption) </w:t>
      </w:r>
      <w:r w:rsidRPr="006F4051">
        <w:rPr>
          <w:rFonts w:ascii="Times New Roman" w:eastAsia="MS Mincho" w:hAnsi="Times New Roman"/>
          <w:bCs/>
          <w:iCs/>
          <w:szCs w:val="20"/>
          <w:lang w:val="en-US" w:eastAsia="ja-JP"/>
        </w:rPr>
        <w:t>Manchester coding is not applied to binary sequence</w:t>
      </w:r>
    </w:p>
    <w:p w14:paraId="789D40FA" w14:textId="77777777" w:rsidR="00760502" w:rsidRDefault="00760502" w:rsidP="00760502">
      <w:pPr>
        <w:rPr>
          <w:rFonts w:ascii="Times New Roman" w:eastAsia="MS Mincho" w:hAnsi="Times New Roman"/>
          <w:lang w:val="en-US" w:eastAsia="ja-JP"/>
        </w:rPr>
      </w:pPr>
    </w:p>
    <w:p w14:paraId="43D2C21D" w14:textId="77777777" w:rsidR="00760502" w:rsidRPr="005D5F7C" w:rsidRDefault="00760502" w:rsidP="00760502">
      <w:pPr>
        <w:rPr>
          <w:rFonts w:ascii="Times New Roman" w:eastAsia="MS Mincho" w:hAnsi="Times New Roman"/>
          <w:b/>
          <w:iCs/>
          <w:szCs w:val="20"/>
          <w:lang w:val="en-US" w:eastAsia="ja-JP"/>
        </w:rPr>
      </w:pPr>
      <w:r w:rsidRPr="005D5F7C">
        <w:rPr>
          <w:rFonts w:ascii="Times New Roman" w:eastAsia="MS Mincho" w:hAnsi="Times New Roman" w:hint="eastAsia"/>
          <w:b/>
          <w:iCs/>
          <w:szCs w:val="20"/>
          <w:highlight w:val="green"/>
          <w:lang w:val="en-US" w:eastAsia="ja-JP"/>
        </w:rPr>
        <w:t>Agreement:</w:t>
      </w:r>
    </w:p>
    <w:p w14:paraId="076D9FCA" w14:textId="77777777" w:rsidR="00760502" w:rsidRPr="00814FD4" w:rsidRDefault="00760502" w:rsidP="00760502">
      <w:pPr>
        <w:rPr>
          <w:rFonts w:ascii="Times New Roman" w:eastAsia="MS Mincho" w:hAnsi="Times New Roman"/>
          <w:szCs w:val="20"/>
          <w:lang w:eastAsia="ja-JP"/>
        </w:rPr>
      </w:pPr>
      <w:r w:rsidRPr="00814FD4">
        <w:rPr>
          <w:rFonts w:ascii="Times New Roman" w:eastAsia="MS Mincho" w:hAnsi="Times New Roman"/>
          <w:szCs w:val="20"/>
          <w:lang w:eastAsia="ja-JP"/>
        </w:rPr>
        <w:t>For R2D periodic sync signal, a pre-defined sequence length is 255</w:t>
      </w:r>
    </w:p>
    <w:p w14:paraId="1397C647" w14:textId="77777777" w:rsidR="00760502" w:rsidRDefault="00760502" w:rsidP="00760502">
      <w:pPr>
        <w:rPr>
          <w:rFonts w:ascii="Times New Roman" w:eastAsia="MS Mincho" w:hAnsi="Times New Roman"/>
          <w:lang w:eastAsia="ja-JP"/>
        </w:rPr>
      </w:pPr>
    </w:p>
    <w:p w14:paraId="409E469E" w14:textId="77777777" w:rsidR="00760502" w:rsidRPr="005D5F7C" w:rsidRDefault="00760502" w:rsidP="00760502">
      <w:pPr>
        <w:rPr>
          <w:rFonts w:ascii="Times New Roman" w:eastAsia="MS Mincho" w:hAnsi="Times New Roman"/>
          <w:b/>
          <w:iCs/>
          <w:szCs w:val="20"/>
          <w:lang w:val="en-US" w:eastAsia="ja-JP"/>
        </w:rPr>
      </w:pPr>
      <w:r w:rsidRPr="005D5F7C">
        <w:rPr>
          <w:rFonts w:ascii="Times New Roman" w:eastAsia="MS Mincho" w:hAnsi="Times New Roman" w:hint="eastAsia"/>
          <w:b/>
          <w:iCs/>
          <w:szCs w:val="20"/>
          <w:highlight w:val="green"/>
          <w:lang w:val="en-US" w:eastAsia="ja-JP"/>
        </w:rPr>
        <w:t>Agreement:</w:t>
      </w:r>
    </w:p>
    <w:p w14:paraId="1307F76A" w14:textId="77777777" w:rsidR="00760502" w:rsidRPr="00814FD4" w:rsidRDefault="00760502" w:rsidP="00760502">
      <w:pPr>
        <w:rPr>
          <w:rFonts w:ascii="Times New Roman" w:eastAsia="MS Mincho" w:hAnsi="Times New Roman"/>
          <w:bCs/>
          <w:iCs/>
          <w:lang w:val="en-US" w:eastAsia="ja-JP"/>
        </w:rPr>
      </w:pPr>
      <w:r w:rsidRPr="00814FD4">
        <w:rPr>
          <w:rFonts w:ascii="Times New Roman" w:eastAsia="MS Mincho" w:hAnsi="Times New Roman"/>
          <w:bCs/>
          <w:iCs/>
          <w:lang w:val="en-US" w:eastAsia="ja-JP"/>
        </w:rPr>
        <w:t xml:space="preserve">For R2D sequence-based SIP, the maximum sequence length is </w:t>
      </w:r>
      <w:r>
        <w:rPr>
          <w:rFonts w:ascii="Times New Roman" w:eastAsia="MS Mincho" w:hAnsi="Times New Roman" w:hint="eastAsia"/>
          <w:bCs/>
          <w:iCs/>
          <w:lang w:val="en-US" w:eastAsia="ja-JP"/>
        </w:rPr>
        <w:t>511 (based on working assumption)</w:t>
      </w:r>
    </w:p>
    <w:p w14:paraId="33AB5315" w14:textId="77777777" w:rsidR="00760502" w:rsidRDefault="00760502" w:rsidP="00760502">
      <w:pPr>
        <w:rPr>
          <w:rFonts w:ascii="Times New Roman" w:eastAsia="MS Mincho" w:hAnsi="Times New Roman"/>
          <w:lang w:val="en-US" w:eastAsia="ja-JP"/>
        </w:rPr>
      </w:pPr>
    </w:p>
    <w:p w14:paraId="4E9F2199" w14:textId="77777777" w:rsidR="00760502" w:rsidRPr="005D5F7C" w:rsidRDefault="00760502" w:rsidP="00760502">
      <w:pPr>
        <w:rPr>
          <w:rFonts w:ascii="Times New Roman" w:eastAsia="MS Mincho" w:hAnsi="Times New Roman"/>
          <w:b/>
          <w:szCs w:val="20"/>
          <w:lang w:val="en-US" w:eastAsia="ja-JP"/>
        </w:rPr>
      </w:pPr>
      <w:r w:rsidRPr="005D5F7C">
        <w:rPr>
          <w:rFonts w:ascii="Times New Roman" w:eastAsia="MS Mincho" w:hAnsi="Times New Roman" w:hint="eastAsia"/>
          <w:b/>
          <w:iCs/>
          <w:szCs w:val="20"/>
          <w:highlight w:val="green"/>
          <w:lang w:val="en-US" w:eastAsia="ja-JP"/>
        </w:rPr>
        <w:t>Agreement</w:t>
      </w:r>
      <w:r w:rsidRPr="005D5F7C">
        <w:rPr>
          <w:rFonts w:ascii="Times New Roman" w:eastAsia="MS Mincho" w:hAnsi="Times New Roman" w:hint="eastAsia"/>
          <w:b/>
          <w:iCs/>
          <w:szCs w:val="20"/>
          <w:lang w:val="en-US" w:eastAsia="ja-JP"/>
        </w:rPr>
        <w:t>:</w:t>
      </w:r>
      <w:r w:rsidRPr="005D5F7C">
        <w:rPr>
          <w:rFonts w:ascii="Times New Roman" w:eastAsia="MS Mincho" w:hAnsi="Times New Roman"/>
          <w:b/>
          <w:szCs w:val="20"/>
          <w:lang w:val="en-US" w:eastAsia="ja-JP"/>
        </w:rPr>
        <w:t xml:space="preserve"> </w:t>
      </w:r>
    </w:p>
    <w:p w14:paraId="49D8C3AC" w14:textId="77777777" w:rsidR="00760502" w:rsidRPr="00814FD4" w:rsidRDefault="00760502" w:rsidP="00760502">
      <w:pPr>
        <w:rPr>
          <w:rFonts w:ascii="Times New Roman" w:eastAsia="MS Mincho" w:hAnsi="Times New Roman"/>
          <w:szCs w:val="20"/>
          <w:lang w:val="en-US" w:eastAsia="ja-JP"/>
        </w:rPr>
      </w:pPr>
      <w:r w:rsidRPr="00814FD4">
        <w:rPr>
          <w:rFonts w:ascii="Times New Roman" w:eastAsia="MS Mincho" w:hAnsi="Times New Roman"/>
          <w:szCs w:val="20"/>
          <w:lang w:val="en-US" w:eastAsia="ja-JP"/>
        </w:rPr>
        <w:t xml:space="preserve">For R2D periodic transmission of broadcast information, </w:t>
      </w:r>
    </w:p>
    <w:p w14:paraId="1BD77634" w14:textId="77777777" w:rsidR="00760502" w:rsidRPr="00814FD4" w:rsidRDefault="00760502" w:rsidP="00760502">
      <w:pPr>
        <w:numPr>
          <w:ilvl w:val="0"/>
          <w:numId w:val="115"/>
        </w:numPr>
        <w:rPr>
          <w:rFonts w:ascii="Times New Roman" w:eastAsia="MS Mincho" w:hAnsi="Times New Roman"/>
          <w:szCs w:val="20"/>
          <w:lang w:val="en-US" w:eastAsia="ja-JP"/>
        </w:rPr>
      </w:pPr>
      <w:r w:rsidRPr="00814FD4">
        <w:rPr>
          <w:rFonts w:ascii="Times New Roman" w:eastAsia="MS Mincho" w:hAnsi="Times New Roman"/>
          <w:szCs w:val="20"/>
          <w:lang w:val="en-US" w:eastAsia="ja-JP"/>
        </w:rPr>
        <w:t>The transmission periodicity of the remaining part of broadcast information is indicated by the first part of broadcast information</w:t>
      </w:r>
    </w:p>
    <w:p w14:paraId="33DE5EC4" w14:textId="77777777" w:rsidR="00760502" w:rsidRPr="00814FD4" w:rsidRDefault="00760502" w:rsidP="00760502">
      <w:pPr>
        <w:numPr>
          <w:ilvl w:val="1"/>
          <w:numId w:val="115"/>
        </w:numPr>
        <w:rPr>
          <w:rFonts w:ascii="Times New Roman" w:eastAsia="MS Mincho" w:hAnsi="Times New Roman"/>
          <w:szCs w:val="20"/>
          <w:lang w:val="en-US" w:eastAsia="ja-JP"/>
        </w:rPr>
      </w:pPr>
      <w:r w:rsidRPr="00814FD4">
        <w:rPr>
          <w:rFonts w:ascii="Times New Roman" w:eastAsia="MS Mincho" w:hAnsi="Times New Roman"/>
          <w:szCs w:val="20"/>
          <w:lang w:val="en-US" w:eastAsia="ja-JP"/>
        </w:rPr>
        <w:t xml:space="preserve">Multiple integer values are supported, with a maximum value of 16 </w:t>
      </w:r>
    </w:p>
    <w:p w14:paraId="74E64FAE" w14:textId="77777777" w:rsidR="00760502" w:rsidRPr="00814FD4" w:rsidRDefault="00760502" w:rsidP="00760502">
      <w:pPr>
        <w:numPr>
          <w:ilvl w:val="2"/>
          <w:numId w:val="115"/>
        </w:numPr>
        <w:rPr>
          <w:rFonts w:ascii="Times New Roman" w:eastAsia="MS Mincho" w:hAnsi="Times New Roman"/>
          <w:szCs w:val="20"/>
          <w:lang w:val="en-US" w:eastAsia="ja-JP"/>
        </w:rPr>
      </w:pPr>
      <w:r w:rsidRPr="00814FD4">
        <w:rPr>
          <w:rFonts w:ascii="Times New Roman" w:eastAsia="MS Mincho" w:hAnsi="Times New Roman"/>
          <w:szCs w:val="20"/>
          <w:lang w:val="en-US" w:eastAsia="ja-JP"/>
        </w:rPr>
        <w:t>FFS: detail values</w:t>
      </w:r>
    </w:p>
    <w:p w14:paraId="428BB52E" w14:textId="77777777" w:rsidR="00760502" w:rsidRDefault="00760502" w:rsidP="00760502">
      <w:pPr>
        <w:rPr>
          <w:rFonts w:ascii="Times New Roman" w:eastAsia="MS Mincho" w:hAnsi="Times New Roman"/>
          <w:lang w:val="en-US" w:eastAsia="ja-JP"/>
        </w:rPr>
      </w:pPr>
    </w:p>
    <w:p w14:paraId="04B28001" w14:textId="77777777" w:rsidR="00760502" w:rsidRPr="005D5F7C" w:rsidRDefault="00760502" w:rsidP="00760502">
      <w:pPr>
        <w:rPr>
          <w:rFonts w:ascii="Times New Roman" w:eastAsia="MS Mincho" w:hAnsi="Times New Roman"/>
          <w:b/>
          <w:szCs w:val="20"/>
          <w:lang w:val="en-US" w:eastAsia="ja-JP"/>
        </w:rPr>
      </w:pPr>
      <w:r w:rsidRPr="005D5F7C">
        <w:rPr>
          <w:rFonts w:ascii="Times New Roman" w:eastAsia="MS Mincho" w:hAnsi="Times New Roman" w:hint="eastAsia"/>
          <w:b/>
          <w:iCs/>
          <w:szCs w:val="20"/>
          <w:highlight w:val="green"/>
          <w:lang w:val="en-US" w:eastAsia="ja-JP"/>
        </w:rPr>
        <w:t>Agreement</w:t>
      </w:r>
      <w:r w:rsidRPr="005D5F7C">
        <w:rPr>
          <w:rFonts w:ascii="Times New Roman" w:eastAsia="MS Mincho" w:hAnsi="Times New Roman" w:hint="eastAsia"/>
          <w:b/>
          <w:iCs/>
          <w:szCs w:val="20"/>
          <w:lang w:val="en-US" w:eastAsia="ja-JP"/>
        </w:rPr>
        <w:t>:</w:t>
      </w:r>
      <w:r w:rsidRPr="005D5F7C">
        <w:rPr>
          <w:rFonts w:ascii="Times New Roman" w:eastAsia="MS Mincho" w:hAnsi="Times New Roman"/>
          <w:b/>
          <w:szCs w:val="20"/>
          <w:lang w:val="en-US" w:eastAsia="ja-JP"/>
        </w:rPr>
        <w:t xml:space="preserve"> </w:t>
      </w:r>
    </w:p>
    <w:p w14:paraId="4EE5551E" w14:textId="77777777" w:rsidR="00760502" w:rsidRPr="00814FD4" w:rsidRDefault="00760502" w:rsidP="00760502">
      <w:p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For R2D, for the transmission of periodic unmodulated sinusoid single tone CFO calibration signal</w:t>
      </w:r>
    </w:p>
    <w:p w14:paraId="4EFF46ED" w14:textId="77777777" w:rsidR="00760502" w:rsidRPr="00814FD4" w:rsidRDefault="00760502" w:rsidP="00760502">
      <w:pPr>
        <w:numPr>
          <w:ilvl w:val="0"/>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The periodicity is to be selected from the followings</w:t>
      </w:r>
    </w:p>
    <w:p w14:paraId="3250C292" w14:textId="77777777" w:rsidR="00760502" w:rsidRPr="00814FD4" w:rsidRDefault="00760502" w:rsidP="00760502">
      <w:pPr>
        <w:numPr>
          <w:ilvl w:val="1"/>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Option P1: same as the pre-defined transmission periodicity (</w:t>
      </w:r>
      <w:proofErr w:type="spellStart"/>
      <w:r w:rsidRPr="00814FD4">
        <w:rPr>
          <w:rFonts w:ascii="Times New Roman" w:eastAsia="MS Mincho" w:hAnsi="Times New Roman"/>
          <w:bCs/>
          <w:iCs/>
          <w:szCs w:val="20"/>
          <w:lang w:val="en-US" w:eastAsia="ja-JP"/>
        </w:rPr>
        <w:t>P</w:t>
      </w:r>
      <w:r w:rsidRPr="00814FD4">
        <w:rPr>
          <w:rFonts w:ascii="Times New Roman" w:eastAsia="MS Mincho" w:hAnsi="Times New Roman"/>
          <w:bCs/>
          <w:iCs/>
          <w:szCs w:val="20"/>
          <w:vertAlign w:val="subscript"/>
          <w:lang w:val="en-US" w:eastAsia="ja-JP"/>
        </w:rPr>
        <w:t>sync</w:t>
      </w:r>
      <w:proofErr w:type="spellEnd"/>
      <w:r w:rsidRPr="00814FD4">
        <w:rPr>
          <w:rFonts w:ascii="Times New Roman" w:eastAsia="MS Mincho" w:hAnsi="Times New Roman"/>
          <w:bCs/>
          <w:iCs/>
          <w:szCs w:val="20"/>
          <w:lang w:val="en-US" w:eastAsia="ja-JP"/>
        </w:rPr>
        <w:t>) of R2D periodic sync signal</w:t>
      </w:r>
    </w:p>
    <w:p w14:paraId="5F453806" w14:textId="77777777" w:rsidR="00760502" w:rsidRPr="00814FD4" w:rsidRDefault="00760502" w:rsidP="00760502">
      <w:pPr>
        <w:numPr>
          <w:ilvl w:val="1"/>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 xml:space="preserve">Option P2: integer multiple (&gt;1) of </w:t>
      </w:r>
      <w:proofErr w:type="spellStart"/>
      <w:r w:rsidRPr="00814FD4">
        <w:rPr>
          <w:rFonts w:ascii="Times New Roman" w:eastAsia="MS Mincho" w:hAnsi="Times New Roman"/>
          <w:bCs/>
          <w:iCs/>
          <w:szCs w:val="20"/>
          <w:lang w:val="en-US" w:eastAsia="ja-JP"/>
        </w:rPr>
        <w:t>P</w:t>
      </w:r>
      <w:r w:rsidRPr="00814FD4">
        <w:rPr>
          <w:rFonts w:ascii="Times New Roman" w:eastAsia="MS Mincho" w:hAnsi="Times New Roman"/>
          <w:bCs/>
          <w:iCs/>
          <w:szCs w:val="20"/>
          <w:vertAlign w:val="subscript"/>
          <w:lang w:val="en-US" w:eastAsia="ja-JP"/>
        </w:rPr>
        <w:t>sync</w:t>
      </w:r>
      <w:proofErr w:type="spellEnd"/>
      <w:r w:rsidRPr="00814FD4">
        <w:rPr>
          <w:rFonts w:ascii="Times New Roman" w:eastAsia="MS Mincho" w:hAnsi="Times New Roman"/>
          <w:bCs/>
          <w:iCs/>
          <w:szCs w:val="20"/>
          <w:vertAlign w:val="subscript"/>
          <w:lang w:val="en-US" w:eastAsia="ja-JP"/>
        </w:rPr>
        <w:t xml:space="preserve"> </w:t>
      </w:r>
      <w:r w:rsidRPr="00814FD4">
        <w:rPr>
          <w:rFonts w:ascii="Times New Roman" w:eastAsia="MS Mincho" w:hAnsi="Times New Roman"/>
          <w:bCs/>
          <w:iCs/>
          <w:szCs w:val="20"/>
          <w:lang w:val="en-US" w:eastAsia="ja-JP"/>
        </w:rPr>
        <w:t>and same as transmission periodicity of the remaining part of broadcast information</w:t>
      </w:r>
    </w:p>
    <w:p w14:paraId="7D8327FA" w14:textId="77777777" w:rsidR="00760502" w:rsidRPr="00814FD4" w:rsidRDefault="00760502" w:rsidP="00760502">
      <w:pPr>
        <w:numPr>
          <w:ilvl w:val="0"/>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The time location(s) is to be selected from the followings</w:t>
      </w:r>
    </w:p>
    <w:p w14:paraId="2BA18DF2" w14:textId="77777777" w:rsidR="00760502" w:rsidRPr="00814FD4" w:rsidRDefault="00760502" w:rsidP="00760502">
      <w:pPr>
        <w:numPr>
          <w:ilvl w:val="1"/>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Option T1: immediately after a periodic R2D sync signal transmission including padding if any</w:t>
      </w:r>
    </w:p>
    <w:p w14:paraId="6FCF3495" w14:textId="77777777" w:rsidR="00760502" w:rsidRPr="00814FD4" w:rsidRDefault="00760502" w:rsidP="00760502">
      <w:pPr>
        <w:numPr>
          <w:ilvl w:val="1"/>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Option T2: immediately after a first part of periodic broadcast information transmission including padding if any</w:t>
      </w:r>
    </w:p>
    <w:p w14:paraId="7B2136C1" w14:textId="77777777" w:rsidR="00760502" w:rsidRPr="00814FD4" w:rsidRDefault="00760502" w:rsidP="00760502">
      <w:pPr>
        <w:numPr>
          <w:ilvl w:val="1"/>
          <w:numId w:val="115"/>
        </w:numPr>
        <w:rPr>
          <w:rFonts w:ascii="Times New Roman" w:eastAsia="MS Mincho" w:hAnsi="Times New Roman"/>
          <w:bCs/>
          <w:iCs/>
          <w:szCs w:val="20"/>
          <w:lang w:val="en-US" w:eastAsia="ja-JP"/>
        </w:rPr>
      </w:pPr>
      <w:r w:rsidRPr="00814FD4">
        <w:rPr>
          <w:rFonts w:ascii="Times New Roman" w:eastAsia="MS Mincho" w:hAnsi="Times New Roman"/>
          <w:bCs/>
          <w:iCs/>
          <w:szCs w:val="20"/>
          <w:lang w:val="en-US" w:eastAsia="ja-JP"/>
        </w:rPr>
        <w:t>Option T3: immediately after a remaining part of periodic broadcast information transmission including padding if any</w:t>
      </w:r>
    </w:p>
    <w:p w14:paraId="443E896B" w14:textId="77777777" w:rsidR="00760502" w:rsidRPr="00814FD4" w:rsidRDefault="00760502" w:rsidP="00760502">
      <w:pPr>
        <w:rPr>
          <w:rFonts w:ascii="Times New Roman" w:eastAsia="MS Mincho" w:hAnsi="Times New Roman"/>
          <w:lang w:val="en-US" w:eastAsia="ja-JP"/>
        </w:rPr>
      </w:pPr>
    </w:p>
    <w:p w14:paraId="2E2A98BA" w14:textId="77777777" w:rsidR="00760502" w:rsidRPr="005D5F7C" w:rsidRDefault="00760502" w:rsidP="00760502">
      <w:pPr>
        <w:rPr>
          <w:rFonts w:ascii="Times New Roman" w:eastAsia="MS Mincho" w:hAnsi="Times New Roman"/>
          <w:b/>
          <w:szCs w:val="20"/>
          <w:lang w:val="en-US" w:eastAsia="ja-JP"/>
        </w:rPr>
      </w:pPr>
      <w:r w:rsidRPr="005D5F7C">
        <w:rPr>
          <w:rFonts w:ascii="Times New Roman" w:eastAsia="MS Mincho" w:hAnsi="Times New Roman" w:hint="eastAsia"/>
          <w:b/>
          <w:iCs/>
          <w:szCs w:val="20"/>
          <w:highlight w:val="green"/>
          <w:lang w:val="en-US" w:eastAsia="ja-JP"/>
        </w:rPr>
        <w:t>Agreement</w:t>
      </w:r>
      <w:r w:rsidRPr="005D5F7C">
        <w:rPr>
          <w:rFonts w:ascii="Times New Roman" w:eastAsia="MS Mincho" w:hAnsi="Times New Roman" w:hint="eastAsia"/>
          <w:b/>
          <w:iCs/>
          <w:szCs w:val="20"/>
          <w:lang w:val="en-US" w:eastAsia="ja-JP"/>
        </w:rPr>
        <w:t>:</w:t>
      </w:r>
      <w:r w:rsidRPr="005D5F7C">
        <w:rPr>
          <w:rFonts w:ascii="Times New Roman" w:eastAsia="MS Mincho" w:hAnsi="Times New Roman"/>
          <w:b/>
          <w:szCs w:val="20"/>
          <w:lang w:val="en-US" w:eastAsia="ja-JP"/>
        </w:rPr>
        <w:t xml:space="preserve"> </w:t>
      </w:r>
    </w:p>
    <w:p w14:paraId="3331DCA8" w14:textId="77777777" w:rsidR="00760502" w:rsidRPr="00B751C1" w:rsidRDefault="00760502" w:rsidP="00760502">
      <w:pPr>
        <w:rPr>
          <w:rFonts w:ascii="Times New Roman" w:eastAsia="MS Mincho" w:hAnsi="Times New Roman"/>
          <w:szCs w:val="20"/>
          <w:lang w:val="en-US" w:eastAsia="ja-JP"/>
        </w:rPr>
      </w:pPr>
      <w:r w:rsidRPr="00B751C1">
        <w:rPr>
          <w:rFonts w:ascii="Times New Roman" w:eastAsia="MS Mincho" w:hAnsi="Times New Roman"/>
          <w:szCs w:val="20"/>
          <w:lang w:val="en-US" w:eastAsia="ja-JP"/>
        </w:rPr>
        <w:t xml:space="preserve">For the time duration of unmodulated sinusoid single tone CFO calibration signal transmission, </w:t>
      </w:r>
      <w:r w:rsidRPr="00B751C1">
        <w:rPr>
          <w:rFonts w:ascii="Times New Roman" w:eastAsia="MS Mincho" w:hAnsi="Times New Roman" w:hint="eastAsia"/>
          <w:szCs w:val="20"/>
          <w:lang w:val="en-US" w:eastAsia="ja-JP"/>
        </w:rPr>
        <w:t xml:space="preserve">at least </w:t>
      </w:r>
      <w:r w:rsidRPr="00B751C1">
        <w:rPr>
          <w:rFonts w:ascii="Times New Roman" w:eastAsia="MS Mincho" w:hAnsi="Times New Roman"/>
          <w:szCs w:val="20"/>
          <w:lang w:val="en-US" w:eastAsia="ja-JP"/>
        </w:rPr>
        <w:t>14 OFDM symbols</w:t>
      </w:r>
      <w:r w:rsidRPr="00B751C1">
        <w:rPr>
          <w:rFonts w:ascii="Times New Roman" w:eastAsia="MS Mincho" w:hAnsi="Times New Roman" w:hint="eastAsia"/>
          <w:szCs w:val="20"/>
          <w:lang w:val="en-US" w:eastAsia="ja-JP"/>
        </w:rPr>
        <w:t xml:space="preserve"> duration including CP is selected</w:t>
      </w:r>
    </w:p>
    <w:p w14:paraId="1AEADEA4" w14:textId="77777777" w:rsidR="00760502" w:rsidRPr="00B751C1" w:rsidRDefault="00760502" w:rsidP="00760502">
      <w:pPr>
        <w:numPr>
          <w:ilvl w:val="0"/>
          <w:numId w:val="115"/>
        </w:numPr>
        <w:rPr>
          <w:rFonts w:ascii="Times New Roman" w:eastAsia="MS Mincho" w:hAnsi="Times New Roman"/>
          <w:szCs w:val="20"/>
          <w:lang w:val="en-US" w:eastAsia="ja-JP"/>
        </w:rPr>
      </w:pPr>
      <w:r w:rsidRPr="00B751C1">
        <w:rPr>
          <w:rFonts w:ascii="Times New Roman" w:eastAsia="MS Mincho" w:hAnsi="Times New Roman" w:hint="eastAsia"/>
          <w:szCs w:val="20"/>
          <w:lang w:val="en-US" w:eastAsia="ja-JP"/>
        </w:rPr>
        <w:lastRenderedPageBreak/>
        <w:t>FFS other duration if necessary</w:t>
      </w:r>
    </w:p>
    <w:p w14:paraId="3F6C099A" w14:textId="77777777" w:rsidR="00760502" w:rsidRPr="00B751C1" w:rsidRDefault="00760502" w:rsidP="00760502">
      <w:pPr>
        <w:numPr>
          <w:ilvl w:val="0"/>
          <w:numId w:val="115"/>
        </w:numPr>
        <w:rPr>
          <w:rFonts w:ascii="Times New Roman" w:eastAsia="MS Mincho" w:hAnsi="Times New Roman"/>
          <w:szCs w:val="20"/>
          <w:lang w:val="en-US" w:eastAsia="ja-JP"/>
        </w:rPr>
      </w:pPr>
      <w:r w:rsidRPr="00B751C1">
        <w:rPr>
          <w:rFonts w:ascii="Times New Roman" w:eastAsia="MS Mincho" w:hAnsi="Times New Roman"/>
          <w:szCs w:val="20"/>
          <w:lang w:val="en-US" w:eastAsia="ja-JP"/>
        </w:rPr>
        <w:t>Note: the time duration does not include time gap placed at the start and at the end</w:t>
      </w:r>
      <w:r w:rsidRPr="00B751C1">
        <w:rPr>
          <w:rFonts w:ascii="Times New Roman" w:eastAsia="MS Mincho" w:hAnsi="Times New Roman" w:hint="eastAsia"/>
          <w:szCs w:val="20"/>
          <w:lang w:val="en-US" w:eastAsia="ja-JP"/>
        </w:rPr>
        <w:t xml:space="preserve"> if any</w:t>
      </w:r>
    </w:p>
    <w:p w14:paraId="2EB9327C" w14:textId="77777777" w:rsidR="00760502" w:rsidRDefault="00760502" w:rsidP="00760502">
      <w:pPr>
        <w:rPr>
          <w:rFonts w:ascii="Times New Roman" w:eastAsia="MS Mincho" w:hAnsi="Times New Roman"/>
          <w:lang w:val="en-US" w:eastAsia="ja-JP"/>
        </w:rPr>
      </w:pPr>
    </w:p>
    <w:p w14:paraId="11D29B36" w14:textId="77777777" w:rsidR="00760502" w:rsidRPr="00814FD4" w:rsidRDefault="00760502" w:rsidP="00760502">
      <w:pPr>
        <w:rPr>
          <w:rFonts w:ascii="Times New Roman" w:eastAsia="MS Mincho" w:hAnsi="Times New Roman"/>
          <w:lang w:val="en-US" w:eastAsia="ja-JP"/>
        </w:rPr>
      </w:pPr>
    </w:p>
    <w:p w14:paraId="57992A20" w14:textId="2C35F22A" w:rsidR="00760502" w:rsidRPr="00E34E53" w:rsidRDefault="00C62C50" w:rsidP="00760502">
      <w:pPr>
        <w:rPr>
          <w:rFonts w:ascii="Times New Roman" w:eastAsia="MS Mincho" w:hAnsi="Times New Roman"/>
          <w:b/>
          <w:bCs/>
          <w:lang w:eastAsia="ja-JP"/>
        </w:rPr>
      </w:pPr>
      <w:hyperlink r:id="rId423" w:history="1">
        <w:r w:rsidRPr="00E34E53">
          <w:rPr>
            <w:rStyle w:val="Hyperlink"/>
            <w:rFonts w:ascii="Times New Roman" w:eastAsia="Times New Roman" w:hAnsi="Times New Roman"/>
            <w:b/>
            <w:bCs/>
          </w:rPr>
          <w:t>R1-2605365</w:t>
        </w:r>
      </w:hyperlink>
      <w:r w:rsidR="00760502" w:rsidRPr="00E34E53">
        <w:rPr>
          <w:rFonts w:ascii="Times New Roman" w:eastAsia="Times New Roman" w:hAnsi="Times New Roman"/>
          <w:b/>
          <w:bCs/>
        </w:rPr>
        <w:tab/>
        <w:t>FL summary #5 for 9.3.1 Ambient IoT R2D design aspects in Rel-20</w:t>
      </w:r>
      <w:r w:rsidR="00760502" w:rsidRPr="00E34E53">
        <w:rPr>
          <w:rFonts w:ascii="Times New Roman" w:eastAsia="Times New Roman" w:hAnsi="Times New Roman"/>
          <w:b/>
          <w:bCs/>
        </w:rPr>
        <w:tab/>
        <w:t>Moderator (Huawei)</w:t>
      </w:r>
    </w:p>
    <w:p w14:paraId="29F200B7" w14:textId="77777777" w:rsidR="00760502" w:rsidRDefault="00760502" w:rsidP="00760502">
      <w:pPr>
        <w:rPr>
          <w:rFonts w:ascii="Times New Roman" w:eastAsia="MS Mincho" w:hAnsi="Times New Roman"/>
          <w:lang w:eastAsia="ja-JP"/>
        </w:rPr>
      </w:pPr>
    </w:p>
    <w:p w14:paraId="44124652" w14:textId="77777777" w:rsidR="00760502" w:rsidRPr="005D5F7C" w:rsidRDefault="00760502" w:rsidP="00760502">
      <w:pPr>
        <w:rPr>
          <w:rFonts w:eastAsia="MS Mincho"/>
          <w:b/>
          <w:iCs/>
          <w:lang w:eastAsia="ja-JP"/>
        </w:rPr>
      </w:pPr>
      <w:r w:rsidRPr="005D5F7C">
        <w:rPr>
          <w:rFonts w:eastAsia="MS Mincho" w:hint="eastAsia"/>
          <w:b/>
          <w:iCs/>
          <w:highlight w:val="green"/>
          <w:lang w:eastAsia="ja-JP"/>
        </w:rPr>
        <w:t>Agreement:</w:t>
      </w:r>
    </w:p>
    <w:p w14:paraId="0C208977" w14:textId="77777777" w:rsidR="00760502" w:rsidRPr="00521007" w:rsidRDefault="00760502" w:rsidP="00760502">
      <w:pPr>
        <w:rPr>
          <w:rFonts w:eastAsia="MS Mincho"/>
          <w:bCs/>
          <w:iCs/>
          <w:lang w:eastAsia="ja-JP"/>
        </w:rPr>
      </w:pPr>
      <w:r w:rsidRPr="00521007">
        <w:rPr>
          <w:rFonts w:eastAsia="MS Mincho"/>
          <w:bCs/>
          <w:iCs/>
          <w:lang w:eastAsia="ja-JP"/>
        </w:rPr>
        <w:t>For R2D, the repetition number(s) are {1</w:t>
      </w:r>
      <w:r w:rsidRPr="00521007">
        <w:rPr>
          <w:rFonts w:eastAsia="MS Mincho" w:hint="eastAsia"/>
          <w:bCs/>
          <w:iCs/>
          <w:lang w:eastAsia="ja-JP"/>
        </w:rPr>
        <w:t>,</w:t>
      </w:r>
      <w:r>
        <w:rPr>
          <w:rFonts w:eastAsia="MS Mincho" w:hint="eastAsia"/>
          <w:bCs/>
          <w:iCs/>
          <w:lang w:eastAsia="ja-JP"/>
        </w:rPr>
        <w:t xml:space="preserve"> </w:t>
      </w:r>
      <w:r w:rsidRPr="00521007">
        <w:rPr>
          <w:rFonts w:eastAsia="MS Mincho"/>
          <w:bCs/>
          <w:iCs/>
          <w:lang w:eastAsia="ja-JP"/>
        </w:rPr>
        <w:t>2</w:t>
      </w:r>
      <w:r w:rsidRPr="00521007">
        <w:rPr>
          <w:rFonts w:eastAsia="MS Mincho" w:hint="eastAsia"/>
          <w:bCs/>
          <w:iCs/>
          <w:lang w:eastAsia="ja-JP"/>
        </w:rPr>
        <w:t>,</w:t>
      </w:r>
      <w:r>
        <w:rPr>
          <w:rFonts w:eastAsia="MS Mincho" w:hint="eastAsia"/>
          <w:bCs/>
          <w:iCs/>
          <w:lang w:eastAsia="ja-JP"/>
        </w:rPr>
        <w:t xml:space="preserve"> </w:t>
      </w:r>
      <w:r w:rsidRPr="00521007">
        <w:rPr>
          <w:rFonts w:eastAsia="MS Mincho"/>
          <w:bCs/>
          <w:iCs/>
          <w:lang w:eastAsia="ja-JP"/>
        </w:rPr>
        <w:t>4</w:t>
      </w:r>
      <w:r>
        <w:rPr>
          <w:rFonts w:eastAsia="MS Mincho" w:hint="eastAsia"/>
          <w:bCs/>
          <w:iCs/>
          <w:lang w:eastAsia="ja-JP"/>
        </w:rPr>
        <w:t>}</w:t>
      </w:r>
    </w:p>
    <w:p w14:paraId="57464D41" w14:textId="77777777" w:rsidR="00760502" w:rsidRDefault="00760502" w:rsidP="00760502">
      <w:pPr>
        <w:rPr>
          <w:rFonts w:eastAsia="MS Mincho"/>
          <w:lang w:eastAsia="ja-JP"/>
        </w:rPr>
      </w:pPr>
    </w:p>
    <w:p w14:paraId="3F0EAB34" w14:textId="77777777" w:rsidR="00760502" w:rsidRPr="005D5F7C" w:rsidRDefault="00760502" w:rsidP="00760502">
      <w:pPr>
        <w:rPr>
          <w:rFonts w:eastAsia="MS Mincho"/>
          <w:b/>
          <w:iCs/>
          <w:lang w:eastAsia="ja-JP"/>
        </w:rPr>
      </w:pPr>
      <w:r w:rsidRPr="005D5F7C">
        <w:rPr>
          <w:rFonts w:eastAsia="MS Mincho" w:hint="eastAsia"/>
          <w:b/>
          <w:iCs/>
          <w:highlight w:val="green"/>
          <w:lang w:eastAsia="ja-JP"/>
        </w:rPr>
        <w:t>Agreement:</w:t>
      </w:r>
    </w:p>
    <w:p w14:paraId="30CAB5A5" w14:textId="77777777" w:rsidR="00760502" w:rsidRPr="00395691" w:rsidRDefault="00760502" w:rsidP="00760502">
      <w:pPr>
        <w:rPr>
          <w:rFonts w:eastAsiaTheme="minorEastAsia"/>
          <w:iCs/>
          <w:szCs w:val="20"/>
          <w:lang w:eastAsia="zh-CN"/>
        </w:rPr>
      </w:pPr>
      <w:r w:rsidRPr="00395691">
        <w:rPr>
          <w:rFonts w:eastAsiaTheme="minorEastAsia"/>
          <w:iCs/>
          <w:szCs w:val="20"/>
          <w:lang w:eastAsia="zh-CN"/>
        </w:rPr>
        <w:t xml:space="preserve">For R2D sequence-based SIP, </w:t>
      </w:r>
    </w:p>
    <w:p w14:paraId="6BA746EB" w14:textId="77777777" w:rsidR="00760502" w:rsidRPr="00395691" w:rsidRDefault="00760502" w:rsidP="00760502">
      <w:pPr>
        <w:numPr>
          <w:ilvl w:val="0"/>
          <w:numId w:val="115"/>
        </w:numPr>
        <w:rPr>
          <w:rFonts w:eastAsiaTheme="minorEastAsia"/>
          <w:iCs/>
          <w:szCs w:val="20"/>
          <w:lang w:eastAsia="zh-CN"/>
        </w:rPr>
      </w:pPr>
      <w:r w:rsidRPr="00395691">
        <w:rPr>
          <w:rFonts w:eastAsiaTheme="minorEastAsia"/>
          <w:iCs/>
          <w:szCs w:val="20"/>
          <w:lang w:eastAsia="zh-CN"/>
        </w:rPr>
        <w:t>The sequence length</w:t>
      </w:r>
      <w:r w:rsidRPr="00395691">
        <w:rPr>
          <w:rFonts w:eastAsia="MS Mincho" w:hint="eastAsia"/>
          <w:iCs/>
          <w:szCs w:val="20"/>
          <w:lang w:eastAsia="ja-JP"/>
        </w:rPr>
        <w:t xml:space="preserve"> </w:t>
      </w:r>
      <w:r w:rsidRPr="00395691">
        <w:rPr>
          <w:rFonts w:eastAsiaTheme="minorEastAsia"/>
          <w:iCs/>
          <w:szCs w:val="20"/>
          <w:lang w:eastAsia="zh-CN"/>
        </w:rPr>
        <w:t>is determined from {511, 255, 127, 63, 31}</w:t>
      </w:r>
    </w:p>
    <w:p w14:paraId="0B588642" w14:textId="77777777" w:rsidR="00760502" w:rsidRPr="00395691" w:rsidRDefault="00760502" w:rsidP="00760502">
      <w:pPr>
        <w:numPr>
          <w:ilvl w:val="0"/>
          <w:numId w:val="115"/>
        </w:numPr>
        <w:rPr>
          <w:rFonts w:eastAsiaTheme="minorEastAsia"/>
          <w:iCs/>
          <w:szCs w:val="20"/>
          <w:lang w:eastAsia="zh-CN"/>
        </w:rPr>
      </w:pPr>
      <w:r w:rsidRPr="00395691">
        <w:rPr>
          <w:rFonts w:eastAsiaTheme="minorEastAsia"/>
          <w:iCs/>
          <w:szCs w:val="20"/>
          <w:lang w:eastAsia="zh-CN"/>
        </w:rPr>
        <w:t xml:space="preserve">The chip length is determined from </w:t>
      </w:r>
      <w:r w:rsidRPr="00395691">
        <w:rPr>
          <w:rFonts w:eastAsia="MS Mincho" w:hint="eastAsia"/>
          <w:iCs/>
          <w:szCs w:val="20"/>
          <w:lang w:eastAsia="ja-JP"/>
        </w:rPr>
        <w:t xml:space="preserve">two or </w:t>
      </w:r>
      <w:r w:rsidRPr="00395691">
        <w:rPr>
          <w:rFonts w:eastAsiaTheme="minorEastAsia"/>
          <w:iCs/>
          <w:szCs w:val="20"/>
          <w:lang w:eastAsia="zh-CN"/>
        </w:rPr>
        <w:t>t</w:t>
      </w:r>
      <w:r w:rsidRPr="00395691">
        <w:rPr>
          <w:rFonts w:eastAsia="MS Mincho" w:hint="eastAsia"/>
          <w:iCs/>
          <w:szCs w:val="20"/>
          <w:lang w:eastAsia="ja-JP"/>
        </w:rPr>
        <w:t>hree</w:t>
      </w:r>
      <w:r w:rsidRPr="00395691">
        <w:rPr>
          <w:rFonts w:eastAsiaTheme="minorEastAsia"/>
          <w:iCs/>
          <w:szCs w:val="20"/>
          <w:lang w:eastAsia="zh-CN"/>
        </w:rPr>
        <w:t xml:space="preserve"> M values of {2, </w:t>
      </w:r>
      <w:r w:rsidRPr="00395691">
        <w:rPr>
          <w:rFonts w:eastAsia="MS Mincho" w:hint="eastAsia"/>
          <w:iCs/>
          <w:szCs w:val="20"/>
          <w:lang w:eastAsia="ja-JP"/>
        </w:rPr>
        <w:t>[</w:t>
      </w:r>
      <w:r w:rsidRPr="00395691">
        <w:rPr>
          <w:rFonts w:eastAsiaTheme="minorEastAsia"/>
          <w:iCs/>
          <w:szCs w:val="20"/>
          <w:lang w:eastAsia="zh-CN"/>
        </w:rPr>
        <w:t>6, 12</w:t>
      </w:r>
      <w:r w:rsidRPr="00395691">
        <w:rPr>
          <w:rFonts w:eastAsia="MS Mincho" w:hint="eastAsia"/>
          <w:iCs/>
          <w:szCs w:val="20"/>
          <w:lang w:eastAsia="ja-JP"/>
        </w:rPr>
        <w:t>]</w:t>
      </w:r>
      <w:r w:rsidRPr="00395691">
        <w:rPr>
          <w:rFonts w:eastAsiaTheme="minorEastAsia"/>
          <w:iCs/>
          <w:szCs w:val="20"/>
          <w:lang w:eastAsia="zh-CN"/>
        </w:rPr>
        <w:t>}</w:t>
      </w:r>
    </w:p>
    <w:p w14:paraId="5E234035" w14:textId="77777777" w:rsidR="00760502" w:rsidRPr="00395691" w:rsidRDefault="00760502" w:rsidP="00760502">
      <w:pPr>
        <w:numPr>
          <w:ilvl w:val="1"/>
          <w:numId w:val="115"/>
        </w:numPr>
        <w:rPr>
          <w:rFonts w:eastAsiaTheme="minorEastAsia"/>
          <w:iCs/>
          <w:szCs w:val="20"/>
          <w:lang w:eastAsia="zh-CN"/>
        </w:rPr>
      </w:pPr>
      <w:r w:rsidRPr="00395691">
        <w:rPr>
          <w:rFonts w:eastAsiaTheme="minorEastAsia" w:hint="eastAsia"/>
          <w:iCs/>
          <w:szCs w:val="20"/>
          <w:lang w:eastAsia="zh-CN"/>
        </w:rPr>
        <w:t>D</w:t>
      </w:r>
      <w:r w:rsidRPr="00395691">
        <w:rPr>
          <w:rFonts w:eastAsiaTheme="minorEastAsia"/>
          <w:iCs/>
          <w:szCs w:val="20"/>
          <w:lang w:eastAsia="zh-CN"/>
        </w:rPr>
        <w:t>evice obtains sequence length and M value from periodic broadcast information, the followings are to be further selected</w:t>
      </w:r>
    </w:p>
    <w:p w14:paraId="09630DDE" w14:textId="77777777" w:rsidR="00760502" w:rsidRPr="00395691" w:rsidRDefault="00760502" w:rsidP="00760502">
      <w:pPr>
        <w:numPr>
          <w:ilvl w:val="2"/>
          <w:numId w:val="115"/>
        </w:numPr>
        <w:rPr>
          <w:rFonts w:eastAsiaTheme="minorEastAsia"/>
          <w:iCs/>
          <w:szCs w:val="20"/>
          <w:lang w:eastAsia="zh-CN"/>
        </w:rPr>
      </w:pPr>
      <w:r w:rsidRPr="00395691">
        <w:rPr>
          <w:rFonts w:eastAsiaTheme="minorEastAsia"/>
          <w:iCs/>
          <w:szCs w:val="20"/>
          <w:lang w:eastAsia="zh-CN"/>
        </w:rPr>
        <w:t>Option 1: Periodic broadcast information indicates one</w:t>
      </w:r>
      <w:r w:rsidRPr="00395691">
        <w:rPr>
          <w:rFonts w:eastAsiaTheme="minorEastAsia" w:hint="eastAsia"/>
          <w:iCs/>
          <w:szCs w:val="20"/>
          <w:lang w:eastAsia="zh-CN"/>
        </w:rPr>
        <w:t xml:space="preserve"> </w:t>
      </w:r>
      <w:r w:rsidRPr="00395691">
        <w:rPr>
          <w:rFonts w:eastAsiaTheme="minorEastAsia"/>
          <w:iCs/>
          <w:szCs w:val="20"/>
          <w:lang w:eastAsia="zh-CN"/>
        </w:rPr>
        <w:t>sequence length and one M value per RSRP range</w:t>
      </w:r>
    </w:p>
    <w:p w14:paraId="3817C49B" w14:textId="77777777" w:rsidR="00760502" w:rsidRPr="00395691" w:rsidRDefault="00760502" w:rsidP="00760502">
      <w:pPr>
        <w:numPr>
          <w:ilvl w:val="2"/>
          <w:numId w:val="115"/>
        </w:numPr>
        <w:rPr>
          <w:rFonts w:eastAsiaTheme="minorEastAsia"/>
          <w:iCs/>
          <w:szCs w:val="20"/>
          <w:lang w:eastAsia="zh-CN"/>
        </w:rPr>
      </w:pPr>
      <w:r w:rsidRPr="00395691">
        <w:rPr>
          <w:rFonts w:eastAsiaTheme="minorEastAsia" w:hint="eastAsia"/>
          <w:iCs/>
          <w:szCs w:val="20"/>
          <w:lang w:eastAsia="zh-CN"/>
        </w:rPr>
        <w:t>Option</w:t>
      </w:r>
      <w:r w:rsidRPr="00395691">
        <w:rPr>
          <w:rFonts w:eastAsiaTheme="minorEastAsia"/>
          <w:iCs/>
          <w:szCs w:val="20"/>
          <w:lang w:eastAsia="zh-CN"/>
        </w:rPr>
        <w:t xml:space="preserve"> 2: Periodic broadcast information indicates one sequence length and one M value</w:t>
      </w:r>
    </w:p>
    <w:p w14:paraId="02DE48AD" w14:textId="77777777" w:rsidR="00760502" w:rsidRPr="00395691" w:rsidRDefault="00760502" w:rsidP="00760502">
      <w:pPr>
        <w:numPr>
          <w:ilvl w:val="0"/>
          <w:numId w:val="115"/>
        </w:numPr>
        <w:rPr>
          <w:rFonts w:eastAsiaTheme="minorEastAsia"/>
          <w:iCs/>
          <w:szCs w:val="20"/>
          <w:lang w:eastAsia="zh-CN"/>
        </w:rPr>
      </w:pPr>
      <w:r w:rsidRPr="00395691">
        <w:rPr>
          <w:rFonts w:eastAsia="MS Mincho" w:hint="eastAsia"/>
          <w:iCs/>
          <w:szCs w:val="20"/>
          <w:lang w:eastAsia="ja-JP"/>
        </w:rPr>
        <w:t>FFS: supported combination between sequence length and chip length</w:t>
      </w:r>
    </w:p>
    <w:p w14:paraId="2496CA93" w14:textId="77777777" w:rsidR="00760502" w:rsidRPr="000921BA" w:rsidRDefault="00760502" w:rsidP="00760502">
      <w:pPr>
        <w:rPr>
          <w:rFonts w:eastAsia="MS Mincho"/>
          <w:lang w:eastAsia="ja-JP"/>
        </w:rPr>
      </w:pPr>
    </w:p>
    <w:p w14:paraId="47E625F2" w14:textId="77777777" w:rsidR="00760502" w:rsidRPr="005D5F7C" w:rsidRDefault="00760502" w:rsidP="00760502">
      <w:pPr>
        <w:rPr>
          <w:rFonts w:eastAsia="MS Mincho"/>
          <w:b/>
          <w:iCs/>
          <w:lang w:eastAsia="ja-JP"/>
        </w:rPr>
      </w:pPr>
      <w:r w:rsidRPr="005D5F7C">
        <w:rPr>
          <w:rFonts w:eastAsia="MS Mincho" w:hint="eastAsia"/>
          <w:b/>
          <w:iCs/>
          <w:highlight w:val="green"/>
          <w:lang w:eastAsia="ja-JP"/>
        </w:rPr>
        <w:t>Agreement:</w:t>
      </w:r>
    </w:p>
    <w:p w14:paraId="634A9CC3" w14:textId="77777777" w:rsidR="00760502" w:rsidRPr="00BA01AC" w:rsidRDefault="00760502" w:rsidP="00760502">
      <w:pPr>
        <w:rPr>
          <w:rFonts w:eastAsia="MS Mincho"/>
          <w:bCs/>
          <w:iCs/>
          <w:szCs w:val="20"/>
          <w:lang w:eastAsia="ja-JP"/>
        </w:rPr>
      </w:pPr>
      <w:r w:rsidRPr="00BA01AC">
        <w:rPr>
          <w:rFonts w:eastAsia="MS Mincho"/>
          <w:bCs/>
          <w:iCs/>
          <w:szCs w:val="20"/>
          <w:lang w:eastAsia="ja-JP"/>
        </w:rPr>
        <w:t xml:space="preserve">From device perspective, RAN1 to further investigate the potential collision handling if any </w:t>
      </w:r>
      <w:r w:rsidRPr="00BA01AC">
        <w:rPr>
          <w:rFonts w:eastAsia="MS Mincho" w:hint="eastAsia"/>
          <w:bCs/>
          <w:iCs/>
          <w:szCs w:val="20"/>
          <w:lang w:eastAsia="ja-JP"/>
        </w:rPr>
        <w:t xml:space="preserve">is </w:t>
      </w:r>
      <w:r w:rsidRPr="00BA01AC">
        <w:rPr>
          <w:rFonts w:eastAsia="MS Mincho"/>
          <w:bCs/>
          <w:iCs/>
          <w:szCs w:val="20"/>
          <w:lang w:eastAsia="ja-JP"/>
        </w:rPr>
        <w:t xml:space="preserve">needed at least for the following cases, and identify potential solutions if any </w:t>
      </w:r>
      <w:r w:rsidRPr="00BA01AC">
        <w:rPr>
          <w:rFonts w:eastAsia="MS Mincho" w:hint="eastAsia"/>
          <w:bCs/>
          <w:iCs/>
          <w:szCs w:val="20"/>
          <w:lang w:eastAsia="ja-JP"/>
        </w:rPr>
        <w:t>is n</w:t>
      </w:r>
      <w:r w:rsidRPr="00BA01AC">
        <w:rPr>
          <w:rFonts w:eastAsia="MS Mincho"/>
          <w:bCs/>
          <w:iCs/>
          <w:szCs w:val="20"/>
          <w:lang w:eastAsia="ja-JP"/>
        </w:rPr>
        <w:t>eeded</w:t>
      </w:r>
    </w:p>
    <w:p w14:paraId="406CDB9A" w14:textId="77777777" w:rsidR="00760502" w:rsidRPr="00BA01AC" w:rsidRDefault="00760502" w:rsidP="00760502">
      <w:pPr>
        <w:numPr>
          <w:ilvl w:val="0"/>
          <w:numId w:val="115"/>
        </w:numPr>
        <w:rPr>
          <w:rFonts w:eastAsia="MS Mincho"/>
          <w:bCs/>
          <w:iCs/>
          <w:szCs w:val="20"/>
          <w:lang w:eastAsia="ja-JP"/>
        </w:rPr>
      </w:pPr>
      <w:r w:rsidRPr="00BA01AC">
        <w:rPr>
          <w:rFonts w:eastAsia="MS Mincho"/>
          <w:bCs/>
          <w:iCs/>
          <w:szCs w:val="20"/>
          <w:lang w:eastAsia="ja-JP"/>
        </w:rPr>
        <w:t>Between periodic R2D reception and non-periodic D2R transmission</w:t>
      </w:r>
    </w:p>
    <w:p w14:paraId="2B3178F7" w14:textId="77777777" w:rsidR="00760502" w:rsidRPr="00BA01AC" w:rsidRDefault="00760502" w:rsidP="00760502">
      <w:pPr>
        <w:numPr>
          <w:ilvl w:val="0"/>
          <w:numId w:val="115"/>
        </w:numPr>
        <w:rPr>
          <w:rFonts w:eastAsia="MS Mincho"/>
          <w:bCs/>
          <w:iCs/>
          <w:szCs w:val="20"/>
          <w:lang w:eastAsia="ja-JP"/>
        </w:rPr>
      </w:pPr>
      <w:r w:rsidRPr="00BA01AC">
        <w:rPr>
          <w:rFonts w:eastAsia="MS Mincho"/>
          <w:bCs/>
          <w:iCs/>
          <w:szCs w:val="20"/>
          <w:lang w:eastAsia="ja-JP"/>
        </w:rPr>
        <w:t xml:space="preserve">Between non-periodic R2D reception and periodic D2R transmission </w:t>
      </w:r>
      <w:r w:rsidRPr="00BA01AC">
        <w:rPr>
          <w:rFonts w:eastAsia="MS Mincho" w:hint="eastAsia"/>
          <w:bCs/>
          <w:iCs/>
          <w:szCs w:val="20"/>
          <w:lang w:eastAsia="ja-JP"/>
        </w:rPr>
        <w:t xml:space="preserve">resource/occasion </w:t>
      </w:r>
      <w:r w:rsidRPr="00BA01AC">
        <w:rPr>
          <w:rFonts w:eastAsia="MS Mincho"/>
          <w:bCs/>
          <w:iCs/>
          <w:szCs w:val="20"/>
          <w:lang w:eastAsia="ja-JP"/>
        </w:rPr>
        <w:t>(</w:t>
      </w:r>
      <w:r w:rsidRPr="00BA01AC">
        <w:rPr>
          <w:rFonts w:eastAsia="MS Mincho" w:hint="eastAsia"/>
          <w:bCs/>
          <w:iCs/>
          <w:szCs w:val="20"/>
          <w:lang w:eastAsia="ja-JP"/>
        </w:rPr>
        <w:t xml:space="preserve">e.g., for </w:t>
      </w:r>
      <w:r w:rsidRPr="00BA01AC">
        <w:rPr>
          <w:rFonts w:eastAsia="MS Mincho"/>
          <w:bCs/>
          <w:iCs/>
          <w:szCs w:val="20"/>
          <w:lang w:eastAsia="ja-JP"/>
        </w:rPr>
        <w:t>the first D2R transmission for DO</w:t>
      </w:r>
      <w:r w:rsidRPr="00BA01AC">
        <w:rPr>
          <w:rFonts w:eastAsia="MS Mincho" w:hint="eastAsia"/>
          <w:bCs/>
          <w:iCs/>
          <w:szCs w:val="20"/>
          <w:lang w:eastAsia="ja-JP"/>
        </w:rPr>
        <w:t>-</w:t>
      </w:r>
      <w:r w:rsidRPr="00BA01AC">
        <w:rPr>
          <w:rFonts w:eastAsia="MS Mincho"/>
          <w:bCs/>
          <w:iCs/>
          <w:szCs w:val="20"/>
          <w:lang w:eastAsia="ja-JP"/>
        </w:rPr>
        <w:t>A)</w:t>
      </w:r>
    </w:p>
    <w:p w14:paraId="23FA634A" w14:textId="77777777" w:rsidR="00760502" w:rsidRPr="00BA01AC" w:rsidRDefault="00760502" w:rsidP="00760502">
      <w:pPr>
        <w:numPr>
          <w:ilvl w:val="0"/>
          <w:numId w:val="115"/>
        </w:numPr>
        <w:rPr>
          <w:rFonts w:eastAsia="MS Mincho"/>
          <w:bCs/>
          <w:iCs/>
          <w:szCs w:val="20"/>
          <w:lang w:eastAsia="ja-JP"/>
        </w:rPr>
      </w:pPr>
      <w:r w:rsidRPr="00BA01AC">
        <w:rPr>
          <w:rFonts w:eastAsia="MS Mincho"/>
          <w:bCs/>
          <w:iCs/>
          <w:szCs w:val="20"/>
          <w:lang w:eastAsia="ja-JP"/>
        </w:rPr>
        <w:t>Between periodic D2R transmission</w:t>
      </w:r>
      <w:r w:rsidRPr="00BA01AC">
        <w:rPr>
          <w:rFonts w:eastAsia="MS Mincho" w:hint="eastAsia"/>
          <w:bCs/>
          <w:iCs/>
          <w:szCs w:val="20"/>
          <w:lang w:eastAsia="ja-JP"/>
        </w:rPr>
        <w:t xml:space="preserve"> resource/occasion</w:t>
      </w:r>
      <w:r w:rsidRPr="00BA01AC">
        <w:rPr>
          <w:rFonts w:eastAsia="MS Mincho"/>
          <w:bCs/>
          <w:iCs/>
          <w:szCs w:val="20"/>
          <w:lang w:eastAsia="ja-JP"/>
        </w:rPr>
        <w:t xml:space="preserve"> (</w:t>
      </w:r>
      <w:r w:rsidRPr="00BA01AC">
        <w:rPr>
          <w:rFonts w:eastAsia="MS Mincho" w:hint="eastAsia"/>
          <w:bCs/>
          <w:iCs/>
          <w:szCs w:val="20"/>
          <w:lang w:eastAsia="ja-JP"/>
        </w:rPr>
        <w:t xml:space="preserve">e.g., for </w:t>
      </w:r>
      <w:r w:rsidRPr="00BA01AC">
        <w:rPr>
          <w:rFonts w:eastAsia="MS Mincho"/>
          <w:bCs/>
          <w:iCs/>
          <w:szCs w:val="20"/>
          <w:lang w:eastAsia="ja-JP"/>
        </w:rPr>
        <w:t>the first D2R transmission for DO</w:t>
      </w:r>
      <w:r w:rsidRPr="00BA01AC">
        <w:rPr>
          <w:rFonts w:eastAsia="MS Mincho" w:hint="eastAsia"/>
          <w:bCs/>
          <w:iCs/>
          <w:szCs w:val="20"/>
          <w:lang w:eastAsia="ja-JP"/>
        </w:rPr>
        <w:t>-</w:t>
      </w:r>
      <w:r w:rsidRPr="00BA01AC">
        <w:rPr>
          <w:rFonts w:eastAsia="MS Mincho"/>
          <w:bCs/>
          <w:iCs/>
          <w:szCs w:val="20"/>
          <w:lang w:eastAsia="ja-JP"/>
        </w:rPr>
        <w:t>A) and non-periodic D2R transmission</w:t>
      </w:r>
    </w:p>
    <w:p w14:paraId="57BFD344" w14:textId="77777777" w:rsidR="00760502" w:rsidRPr="00BA01AC" w:rsidRDefault="00760502" w:rsidP="00760502">
      <w:pPr>
        <w:rPr>
          <w:rFonts w:eastAsia="MS Mincho"/>
          <w:lang w:eastAsia="ja-JP"/>
        </w:rPr>
      </w:pPr>
    </w:p>
    <w:p w14:paraId="7518B92F" w14:textId="77777777" w:rsidR="00760502" w:rsidRPr="00521007" w:rsidRDefault="00760502" w:rsidP="00760502">
      <w:pPr>
        <w:rPr>
          <w:rFonts w:eastAsia="MS Mincho"/>
          <w:lang w:eastAsia="ja-JP"/>
        </w:rPr>
      </w:pPr>
    </w:p>
    <w:p w14:paraId="508525FA" w14:textId="18662247" w:rsidR="00760502" w:rsidRDefault="00C62C50" w:rsidP="00760502">
      <w:pPr>
        <w:rPr>
          <w:rFonts w:ascii="Times New Roman" w:eastAsia="Times New Roman" w:hAnsi="Times New Roman"/>
          <w:b/>
          <w:bCs/>
        </w:rPr>
      </w:pPr>
      <w:hyperlink r:id="rId424" w:history="1">
        <w:r w:rsidRPr="00E34E53">
          <w:rPr>
            <w:rStyle w:val="Hyperlink"/>
            <w:rFonts w:ascii="Times New Roman" w:eastAsia="Times New Roman" w:hAnsi="Times New Roman"/>
            <w:b/>
            <w:bCs/>
          </w:rPr>
          <w:t>R1-2605366</w:t>
        </w:r>
      </w:hyperlink>
      <w:r w:rsidR="00760502" w:rsidRPr="00E34E53">
        <w:rPr>
          <w:rFonts w:ascii="Times New Roman" w:eastAsia="Times New Roman" w:hAnsi="Times New Roman"/>
          <w:b/>
          <w:bCs/>
        </w:rPr>
        <w:tab/>
        <w:t>FL summary #6 for 9.3.1 Ambient IoT R2D design aspects in Rel-20</w:t>
      </w:r>
      <w:r w:rsidR="00760502" w:rsidRPr="00E34E53">
        <w:rPr>
          <w:rFonts w:ascii="Times New Roman" w:eastAsia="Times New Roman" w:hAnsi="Times New Roman"/>
          <w:b/>
          <w:bCs/>
        </w:rPr>
        <w:tab/>
        <w:t>Moderator (Huawei)</w:t>
      </w:r>
    </w:p>
    <w:p w14:paraId="04672D38" w14:textId="37B1D62D" w:rsidR="0024467B" w:rsidRPr="0024467B" w:rsidRDefault="0024467B" w:rsidP="00760502">
      <w:r w:rsidRPr="0024467B">
        <w:rPr>
          <w:rFonts w:ascii="Times New Roman" w:eastAsia="Times New Roman" w:hAnsi="Times New Roman"/>
        </w:rPr>
        <w:t>Final post-meeting summary for this agenda item.</w:t>
      </w:r>
    </w:p>
    <w:p w14:paraId="1F0EC2DC" w14:textId="77777777" w:rsidR="00760502" w:rsidRDefault="00760502" w:rsidP="00760502">
      <w:pPr>
        <w:rPr>
          <w:rFonts w:eastAsia="MS Mincho"/>
          <w:i/>
          <w:iCs/>
          <w:lang w:eastAsia="ja-JP"/>
        </w:rPr>
      </w:pPr>
    </w:p>
    <w:p w14:paraId="14564000" w14:textId="77777777" w:rsidR="00760502" w:rsidRPr="000A3776" w:rsidRDefault="00760502" w:rsidP="00760502">
      <w:pPr>
        <w:rPr>
          <w:rFonts w:eastAsia="MS Mincho"/>
          <w:highlight w:val="cyan"/>
          <w:lang w:eastAsia="ja-JP"/>
        </w:rPr>
      </w:pPr>
      <w:r w:rsidRPr="000A3776">
        <w:rPr>
          <w:rFonts w:eastAsia="MS Mincho" w:hint="eastAsia"/>
          <w:highlight w:val="cyan"/>
          <w:lang w:eastAsia="ja-JP"/>
        </w:rPr>
        <w:t>[Post-</w:t>
      </w:r>
      <w:r>
        <w:rPr>
          <w:rFonts w:eastAsiaTheme="minorEastAsia" w:hint="eastAsia"/>
          <w:highlight w:val="cyan"/>
          <w:lang w:eastAsia="zh-CN"/>
        </w:rPr>
        <w:t>RAN1#</w:t>
      </w:r>
      <w:r w:rsidRPr="000A3776">
        <w:rPr>
          <w:rFonts w:eastAsia="MS Mincho" w:hint="eastAsia"/>
          <w:highlight w:val="cyan"/>
          <w:lang w:eastAsia="ja-JP"/>
        </w:rPr>
        <w:t>126-R20-AIoT</w:t>
      </w:r>
      <w:r>
        <w:rPr>
          <w:rFonts w:eastAsia="MS Mincho" w:hint="eastAsia"/>
          <w:highlight w:val="cyan"/>
          <w:lang w:eastAsia="ja-JP"/>
        </w:rPr>
        <w:t>-R2D</w:t>
      </w:r>
      <w:r w:rsidRPr="000A3776">
        <w:rPr>
          <w:rFonts w:eastAsia="MS Mincho" w:hint="eastAsia"/>
          <w:highlight w:val="cyan"/>
          <w:lang w:eastAsia="ja-JP"/>
        </w:rPr>
        <w:t>]</w:t>
      </w:r>
    </w:p>
    <w:p w14:paraId="4BE1FDD1" w14:textId="77777777" w:rsidR="00760502" w:rsidRPr="000A3776" w:rsidRDefault="00760502" w:rsidP="00760502">
      <w:pPr>
        <w:rPr>
          <w:rFonts w:eastAsia="MS Mincho"/>
          <w:bCs/>
          <w:highlight w:val="cyan"/>
          <w:lang w:eastAsia="ja-JP"/>
        </w:rPr>
      </w:pPr>
      <w:r w:rsidRPr="000A3776">
        <w:rPr>
          <w:rFonts w:eastAsia="MS Mincho" w:hint="eastAsia"/>
          <w:highlight w:val="cyan"/>
          <w:lang w:eastAsia="ja-JP"/>
        </w:rPr>
        <w:t xml:space="preserve">Email discussion to collect </w:t>
      </w:r>
      <w:r w:rsidRPr="000A3776">
        <w:rPr>
          <w:rFonts w:eastAsia="MS Mincho" w:hint="eastAsia"/>
          <w:bCs/>
          <w:highlight w:val="cyan"/>
          <w:lang w:eastAsia="ja-JP"/>
        </w:rPr>
        <w:t xml:space="preserve">polynomials and initial states </w:t>
      </w:r>
      <w:r>
        <w:rPr>
          <w:rFonts w:eastAsia="MS Mincho"/>
          <w:bCs/>
          <w:highlight w:val="cyan"/>
          <w:lang w:eastAsia="ja-JP"/>
        </w:rPr>
        <w:t xml:space="preserve">to be evaluated </w:t>
      </w:r>
      <w:r w:rsidRPr="000A3776">
        <w:rPr>
          <w:rFonts w:eastAsia="MS Mincho" w:hint="eastAsia"/>
          <w:bCs/>
          <w:highlight w:val="cyan"/>
          <w:lang w:eastAsia="ja-JP"/>
        </w:rPr>
        <w:t xml:space="preserve">for </w:t>
      </w:r>
      <w:r>
        <w:rPr>
          <w:rFonts w:eastAsia="MS Mincho"/>
          <w:bCs/>
          <w:highlight w:val="cyan"/>
          <w:lang w:eastAsia="ja-JP"/>
        </w:rPr>
        <w:t>periodic R2D sync signal and sequence-based SIP</w:t>
      </w:r>
      <w:r w:rsidRPr="000A3776">
        <w:rPr>
          <w:rFonts w:eastAsia="MS Mincho" w:hint="eastAsia"/>
          <w:bCs/>
          <w:highlight w:val="cyan"/>
          <w:lang w:eastAsia="ja-JP"/>
        </w:rPr>
        <w:t xml:space="preserve"> from</w:t>
      </w:r>
      <w:r w:rsidRPr="00BA01AC">
        <w:rPr>
          <w:rFonts w:eastAsia="MS Mincho" w:hint="eastAsia"/>
          <w:bCs/>
          <w:highlight w:val="cyan"/>
          <w:lang w:eastAsia="ja-JP"/>
        </w:rPr>
        <w:t xml:space="preserve"> 7</w:t>
      </w:r>
      <w:r w:rsidRPr="00BA01AC">
        <w:rPr>
          <w:rFonts w:eastAsia="MS Mincho" w:hint="eastAsia"/>
          <w:bCs/>
          <w:highlight w:val="cyan"/>
          <w:vertAlign w:val="superscript"/>
          <w:lang w:eastAsia="ja-JP"/>
        </w:rPr>
        <w:t>th</w:t>
      </w:r>
      <w:r w:rsidRPr="00BA01AC">
        <w:rPr>
          <w:rFonts w:eastAsia="MS Mincho" w:hint="eastAsia"/>
          <w:bCs/>
          <w:highlight w:val="cyan"/>
          <w:lang w:eastAsia="ja-JP"/>
        </w:rPr>
        <w:t xml:space="preserve"> Sept to 9</w:t>
      </w:r>
      <w:r w:rsidRPr="00BA01AC">
        <w:rPr>
          <w:rFonts w:eastAsia="MS Mincho" w:hint="eastAsia"/>
          <w:bCs/>
          <w:highlight w:val="cyan"/>
          <w:vertAlign w:val="superscript"/>
          <w:lang w:eastAsia="ja-JP"/>
        </w:rPr>
        <w:t>th</w:t>
      </w:r>
      <w:r w:rsidRPr="00BA01AC">
        <w:rPr>
          <w:rFonts w:eastAsia="MS Mincho" w:hint="eastAsia"/>
          <w:bCs/>
          <w:highlight w:val="cyan"/>
          <w:lang w:eastAsia="ja-JP"/>
        </w:rPr>
        <w:t xml:space="preserve"> Sept.</w:t>
      </w:r>
    </w:p>
    <w:p w14:paraId="37D30F25" w14:textId="77777777" w:rsidR="00760502" w:rsidRDefault="00760502" w:rsidP="00760502">
      <w:pPr>
        <w:rPr>
          <w:rFonts w:eastAsia="MS Mincho"/>
          <w:bCs/>
          <w:highlight w:val="cyan"/>
          <w:lang w:eastAsia="ja-JP"/>
        </w:rPr>
      </w:pPr>
      <w:r w:rsidRPr="000A3776">
        <w:rPr>
          <w:rFonts w:eastAsia="MS Mincho"/>
          <w:bCs/>
          <w:highlight w:val="cyan"/>
          <w:lang w:eastAsia="ja-JP"/>
        </w:rPr>
        <w:t xml:space="preserve">Note: Companies provide three </w:t>
      </w:r>
      <w:r>
        <w:rPr>
          <w:rFonts w:eastAsia="MS Mincho"/>
          <w:bCs/>
          <w:highlight w:val="cyan"/>
          <w:lang w:eastAsia="ja-JP"/>
        </w:rPr>
        <w:t xml:space="preserve">distinct </w:t>
      </w:r>
      <w:r w:rsidRPr="000A3776">
        <w:rPr>
          <w:rFonts w:eastAsia="MS Mincho"/>
          <w:bCs/>
          <w:highlight w:val="cyan"/>
          <w:lang w:eastAsia="ja-JP"/>
        </w:rPr>
        <w:t>polynomial</w:t>
      </w:r>
      <w:r>
        <w:rPr>
          <w:rFonts w:eastAsia="MS Mincho"/>
          <w:bCs/>
          <w:highlight w:val="cyan"/>
          <w:lang w:eastAsia="ja-JP"/>
        </w:rPr>
        <w:t xml:space="preserve">s and each with one </w:t>
      </w:r>
      <w:r w:rsidRPr="000A3776">
        <w:rPr>
          <w:rFonts w:eastAsia="MS Mincho"/>
          <w:bCs/>
          <w:highlight w:val="cyan"/>
          <w:lang w:eastAsia="ja-JP"/>
        </w:rPr>
        <w:t xml:space="preserve">initial-state for </w:t>
      </w:r>
      <w:r>
        <w:rPr>
          <w:rFonts w:eastAsia="MS Mincho"/>
          <w:bCs/>
          <w:highlight w:val="cyan"/>
          <w:lang w:eastAsia="ja-JP"/>
        </w:rPr>
        <w:t>periodic R2D sync signal</w:t>
      </w:r>
    </w:p>
    <w:p w14:paraId="36F8DE93" w14:textId="77777777" w:rsidR="00760502" w:rsidRDefault="00760502" w:rsidP="00760502">
      <w:pPr>
        <w:rPr>
          <w:rFonts w:eastAsia="MS Mincho"/>
          <w:bCs/>
          <w:highlight w:val="cyan"/>
          <w:lang w:eastAsia="ja-JP"/>
        </w:rPr>
      </w:pPr>
      <w:r w:rsidRPr="000A3776">
        <w:rPr>
          <w:rFonts w:eastAsia="MS Mincho"/>
          <w:bCs/>
          <w:highlight w:val="cyan"/>
          <w:lang w:eastAsia="ja-JP"/>
        </w:rPr>
        <w:t xml:space="preserve">Note: Companies provide three </w:t>
      </w:r>
      <w:r>
        <w:rPr>
          <w:rFonts w:eastAsia="MS Mincho"/>
          <w:bCs/>
          <w:highlight w:val="cyan"/>
          <w:lang w:eastAsia="ja-JP"/>
        </w:rPr>
        <w:t xml:space="preserve">distinct </w:t>
      </w:r>
      <w:r w:rsidRPr="000A3776">
        <w:rPr>
          <w:rFonts w:eastAsia="MS Mincho"/>
          <w:bCs/>
          <w:highlight w:val="cyan"/>
          <w:lang w:eastAsia="ja-JP"/>
        </w:rPr>
        <w:t>polynomial</w:t>
      </w:r>
      <w:r>
        <w:rPr>
          <w:rFonts w:eastAsia="MS Mincho"/>
          <w:bCs/>
          <w:highlight w:val="cyan"/>
          <w:lang w:eastAsia="ja-JP"/>
        </w:rPr>
        <w:t xml:space="preserve">s and each with one </w:t>
      </w:r>
      <w:r w:rsidRPr="000A3776">
        <w:rPr>
          <w:rFonts w:eastAsia="MS Mincho"/>
          <w:bCs/>
          <w:highlight w:val="cyan"/>
          <w:lang w:eastAsia="ja-JP"/>
        </w:rPr>
        <w:t xml:space="preserve">initial-state for </w:t>
      </w:r>
      <w:r>
        <w:rPr>
          <w:rFonts w:eastAsia="MS Mincho"/>
          <w:bCs/>
          <w:highlight w:val="cyan"/>
          <w:lang w:eastAsia="ja-JP"/>
        </w:rPr>
        <w:t>each length of the sequence-based SIP</w:t>
      </w:r>
    </w:p>
    <w:p w14:paraId="047F88F8" w14:textId="77777777" w:rsidR="00760502" w:rsidRPr="00B97573" w:rsidRDefault="00760502" w:rsidP="00760502">
      <w:pPr>
        <w:rPr>
          <w:rFonts w:eastAsia="MS Mincho"/>
          <w:i/>
          <w:iCs/>
          <w:lang w:eastAsia="ja-JP"/>
        </w:rPr>
      </w:pPr>
    </w:p>
    <w:p w14:paraId="655023A3" w14:textId="77777777" w:rsidR="00760502" w:rsidRPr="00760502" w:rsidRDefault="00760502" w:rsidP="00760502"/>
    <w:p w14:paraId="639BE5F7" w14:textId="393EF2BD" w:rsidR="00F32149" w:rsidRDefault="00AE28D2" w:rsidP="0013532B">
      <w:pPr>
        <w:pStyle w:val="Heading3"/>
      </w:pPr>
      <w:bookmarkStart w:id="156" w:name="_Toc239313227"/>
      <w:r>
        <w:t xml:space="preserve">D2R </w:t>
      </w:r>
      <w:r w:rsidRPr="00FD0278">
        <w:rPr>
          <w:rFonts w:hint="eastAsia"/>
        </w:rPr>
        <w:t>signals, channels, waveform and procedures</w:t>
      </w:r>
      <w:bookmarkEnd w:id="156"/>
    </w:p>
    <w:p w14:paraId="74976666" w14:textId="77777777" w:rsidR="001B0DC5" w:rsidRPr="00FD0278" w:rsidRDefault="001B0DC5" w:rsidP="001B0DC5">
      <w:pPr>
        <w:rPr>
          <w:rFonts w:eastAsia="DengXian"/>
          <w:i/>
          <w:iCs/>
          <w:lang w:eastAsia="zh-CN"/>
        </w:rPr>
      </w:pPr>
      <w:r w:rsidRPr="00FD0278">
        <w:rPr>
          <w:rFonts w:eastAsia="DengXian" w:hint="eastAsia"/>
          <w:i/>
          <w:iCs/>
          <w:lang w:eastAsia="zh-CN"/>
        </w:rPr>
        <w:t>Including</w:t>
      </w:r>
      <w:r w:rsidRPr="00FD0278">
        <w:rPr>
          <w:i/>
          <w:iCs/>
        </w:rPr>
        <w:t xml:space="preserve"> </w:t>
      </w:r>
      <w:r w:rsidRPr="00FD0278">
        <w:rPr>
          <w:rFonts w:eastAsia="DengXian" w:hint="eastAsia"/>
          <w:i/>
          <w:iCs/>
          <w:lang w:eastAsia="zh-CN"/>
        </w:rPr>
        <w:t xml:space="preserve">common design for Device C and Device 2b of </w:t>
      </w:r>
      <w:r w:rsidRPr="00FD0278">
        <w:rPr>
          <w:i/>
          <w:iCs/>
        </w:rPr>
        <w:t>FDMA without Rel-19 SFS</w:t>
      </w:r>
      <w:r w:rsidRPr="00FD0278">
        <w:rPr>
          <w:rFonts w:hint="eastAsia"/>
          <w:i/>
          <w:iCs/>
        </w:rPr>
        <w:t xml:space="preserve">, </w:t>
      </w:r>
      <w:r w:rsidRPr="00FD0278">
        <w:rPr>
          <w:i/>
          <w:iCs/>
        </w:rPr>
        <w:t>Block-level repetitions for D2R for repetition numbers larger than 2</w:t>
      </w:r>
      <w:r w:rsidRPr="00FD0278">
        <w:rPr>
          <w:rFonts w:hint="eastAsia"/>
          <w:i/>
          <w:iCs/>
        </w:rPr>
        <w:t xml:space="preserve">, </w:t>
      </w:r>
      <w:r w:rsidRPr="00FD0278">
        <w:rPr>
          <w:i/>
          <w:iCs/>
        </w:rPr>
        <w:t>PDRCH scrambling</w:t>
      </w:r>
      <w:r w:rsidRPr="00FD0278">
        <w:rPr>
          <w:rFonts w:hint="eastAsia"/>
          <w:i/>
          <w:iCs/>
        </w:rPr>
        <w:t xml:space="preserve">, </w:t>
      </w:r>
      <w:r w:rsidRPr="00FD0278">
        <w:rPr>
          <w:i/>
          <w:iCs/>
        </w:rPr>
        <w:t>D2R preamble</w:t>
      </w:r>
      <w:r w:rsidRPr="00FD0278">
        <w:rPr>
          <w:rFonts w:hint="eastAsia"/>
          <w:i/>
          <w:iCs/>
        </w:rPr>
        <w:t>/</w:t>
      </w:r>
      <w:proofErr w:type="spellStart"/>
      <w:r w:rsidRPr="00FD0278">
        <w:rPr>
          <w:rFonts w:hint="eastAsia"/>
          <w:i/>
          <w:iCs/>
        </w:rPr>
        <w:t>midamble</w:t>
      </w:r>
      <w:proofErr w:type="spellEnd"/>
      <w:r w:rsidRPr="00FD0278">
        <w:rPr>
          <w:rFonts w:hint="eastAsia"/>
          <w:i/>
          <w:iCs/>
        </w:rPr>
        <w:t>(s)</w:t>
      </w:r>
      <w:r w:rsidRPr="00FD0278">
        <w:rPr>
          <w:i/>
          <w:iCs/>
        </w:rPr>
        <w:t xml:space="preserve"> in terms of at least one of sequence length/number/type, etc.</w:t>
      </w:r>
      <w:r w:rsidRPr="00FD0278">
        <w:rPr>
          <w:rFonts w:hint="eastAsia"/>
          <w:i/>
          <w:iCs/>
        </w:rPr>
        <w:t xml:space="preserve">, </w:t>
      </w:r>
      <w:r w:rsidRPr="00FD0278">
        <w:rPr>
          <w:i/>
          <w:iCs/>
        </w:rPr>
        <w:t>D2R interleaving, and order of FEC and block level repetition</w:t>
      </w:r>
      <w:r w:rsidRPr="00FD0278">
        <w:rPr>
          <w:rFonts w:eastAsia="DengXian" w:hint="eastAsia"/>
          <w:i/>
          <w:iCs/>
          <w:lang w:eastAsia="zh-CN"/>
        </w:rPr>
        <w:t>.</w:t>
      </w:r>
    </w:p>
    <w:p w14:paraId="6F405083" w14:textId="77777777" w:rsidR="001B0DC5" w:rsidRDefault="001B0DC5" w:rsidP="001B0DC5">
      <w:pPr>
        <w:rPr>
          <w:rFonts w:eastAsia="DengXian"/>
          <w:i/>
          <w:iCs/>
          <w:lang w:eastAsia="zh-CN"/>
        </w:rPr>
      </w:pPr>
    </w:p>
    <w:p w14:paraId="115D9C5E" w14:textId="4694631C" w:rsidR="001B0DC5" w:rsidRDefault="00C62C50" w:rsidP="001B0DC5">
      <w:hyperlink r:id="rId425" w:history="1">
        <w:r>
          <w:rPr>
            <w:rStyle w:val="Hyperlink"/>
            <w:rFonts w:ascii="Times New Roman" w:eastAsia="Times New Roman" w:hAnsi="Times New Roman"/>
          </w:rPr>
          <w:t>R1-2605207</w:t>
        </w:r>
      </w:hyperlink>
      <w:r w:rsidR="001B0DC5">
        <w:rPr>
          <w:rFonts w:ascii="Times New Roman" w:eastAsia="Times New Roman" w:hAnsi="Times New Roman"/>
        </w:rPr>
        <w:tab/>
        <w:t>D2R signals, channels, waveform and procedures for active devices</w:t>
      </w:r>
      <w:r w:rsidR="001B0DC5">
        <w:rPr>
          <w:rFonts w:ascii="Times New Roman" w:eastAsia="Times New Roman" w:hAnsi="Times New Roman"/>
        </w:rPr>
        <w:tab/>
        <w:t>FUTUREWEI</w:t>
      </w:r>
    </w:p>
    <w:p w14:paraId="4F446F7B" w14:textId="6A5FDCB9" w:rsidR="001B0DC5" w:rsidRDefault="00C62C50" w:rsidP="001B0DC5">
      <w:pPr>
        <w:ind w:left="1440" w:hanging="1440"/>
      </w:pPr>
      <w:hyperlink r:id="rId426" w:history="1">
        <w:r>
          <w:rPr>
            <w:rStyle w:val="Hyperlink"/>
            <w:rFonts w:ascii="Times New Roman" w:eastAsia="Times New Roman" w:hAnsi="Times New Roman"/>
          </w:rPr>
          <w:t>R1-2605247</w:t>
        </w:r>
      </w:hyperlink>
      <w:r w:rsidR="001B0DC5">
        <w:rPr>
          <w:rFonts w:ascii="Times New Roman" w:eastAsia="Times New Roman" w:hAnsi="Times New Roman"/>
        </w:rPr>
        <w:tab/>
        <w:t>Discussion on D2R signals, channels, waveform and procedures for Ambient IoT</w:t>
      </w:r>
      <w:r w:rsidR="001B0DC5">
        <w:rPr>
          <w:rFonts w:ascii="Times New Roman" w:eastAsia="Times New Roman" w:hAnsi="Times New Roman"/>
        </w:rPr>
        <w:tab/>
      </w:r>
      <w:proofErr w:type="spellStart"/>
      <w:r w:rsidR="001B0DC5">
        <w:rPr>
          <w:rFonts w:ascii="Times New Roman" w:eastAsia="Times New Roman" w:hAnsi="Times New Roman"/>
        </w:rPr>
        <w:t>Spreadtrum</w:t>
      </w:r>
      <w:proofErr w:type="spellEnd"/>
      <w:r w:rsidR="001B0DC5">
        <w:rPr>
          <w:rFonts w:ascii="Times New Roman" w:eastAsia="Times New Roman" w:hAnsi="Times New Roman"/>
        </w:rPr>
        <w:t>, UNISOC</w:t>
      </w:r>
    </w:p>
    <w:p w14:paraId="0F759768" w14:textId="4B718D37" w:rsidR="001B0DC5" w:rsidRDefault="00C62C50" w:rsidP="001B0DC5">
      <w:hyperlink r:id="rId427" w:history="1">
        <w:r>
          <w:rPr>
            <w:rStyle w:val="Hyperlink"/>
            <w:rFonts w:ascii="Times New Roman" w:eastAsia="Times New Roman" w:hAnsi="Times New Roman"/>
          </w:rPr>
          <w:t>R1-2605282</w:t>
        </w:r>
      </w:hyperlink>
      <w:r w:rsidR="001B0DC5">
        <w:rPr>
          <w:rFonts w:ascii="Times New Roman" w:eastAsia="Times New Roman" w:hAnsi="Times New Roman"/>
        </w:rPr>
        <w:tab/>
        <w:t>Discussion on D2R signals, channels, waveform and procedures</w:t>
      </w:r>
      <w:r w:rsidR="001B0DC5">
        <w:rPr>
          <w:rFonts w:ascii="Times New Roman" w:eastAsia="Times New Roman" w:hAnsi="Times New Roman"/>
        </w:rPr>
        <w:tab/>
        <w:t xml:space="preserve">Huawei, </w:t>
      </w:r>
      <w:proofErr w:type="spellStart"/>
      <w:r w:rsidR="001B0DC5">
        <w:rPr>
          <w:rFonts w:ascii="Times New Roman" w:eastAsia="Times New Roman" w:hAnsi="Times New Roman"/>
        </w:rPr>
        <w:t>HiSilicon</w:t>
      </w:r>
      <w:proofErr w:type="spellEnd"/>
    </w:p>
    <w:p w14:paraId="2D3E1C77" w14:textId="1E617B08" w:rsidR="001B0DC5" w:rsidRDefault="00C62C50" w:rsidP="001B0DC5">
      <w:hyperlink r:id="rId428" w:history="1">
        <w:r>
          <w:rPr>
            <w:rStyle w:val="Hyperlink"/>
            <w:rFonts w:ascii="Times New Roman" w:eastAsia="Times New Roman" w:hAnsi="Times New Roman"/>
          </w:rPr>
          <w:t>R1-2605345</w:t>
        </w:r>
      </w:hyperlink>
      <w:r w:rsidR="001B0DC5">
        <w:rPr>
          <w:rFonts w:ascii="Times New Roman" w:eastAsia="Times New Roman" w:hAnsi="Times New Roman"/>
        </w:rPr>
        <w:tab/>
        <w:t>D2R signals, channels, waveform, and procedures</w:t>
      </w:r>
      <w:r w:rsidR="001B0DC5">
        <w:rPr>
          <w:rFonts w:ascii="Times New Roman" w:eastAsia="Times New Roman" w:hAnsi="Times New Roman"/>
        </w:rPr>
        <w:tab/>
        <w:t>Ericsson</w:t>
      </w:r>
    </w:p>
    <w:p w14:paraId="42D6D719" w14:textId="250ED960" w:rsidR="001B0DC5" w:rsidRDefault="00C62C50" w:rsidP="001B0DC5">
      <w:hyperlink r:id="rId429" w:history="1">
        <w:r>
          <w:rPr>
            <w:rStyle w:val="Hyperlink"/>
            <w:rFonts w:ascii="Times New Roman" w:eastAsia="Times New Roman" w:hAnsi="Times New Roman"/>
          </w:rPr>
          <w:t>R1-2605451</w:t>
        </w:r>
      </w:hyperlink>
      <w:r w:rsidR="001B0DC5">
        <w:rPr>
          <w:rFonts w:ascii="Times New Roman" w:eastAsia="Times New Roman" w:hAnsi="Times New Roman"/>
        </w:rPr>
        <w:tab/>
        <w:t>Discussion on D2R signals, channels, waveform and procedures</w:t>
      </w:r>
      <w:r w:rsidR="001B0DC5">
        <w:rPr>
          <w:rFonts w:ascii="Times New Roman" w:eastAsia="Times New Roman" w:hAnsi="Times New Roman"/>
        </w:rPr>
        <w:tab/>
        <w:t>vivo</w:t>
      </w:r>
    </w:p>
    <w:p w14:paraId="4706BA11" w14:textId="67A48336" w:rsidR="001B0DC5" w:rsidRDefault="00C62C50" w:rsidP="001B0DC5">
      <w:hyperlink r:id="rId430" w:history="1">
        <w:r>
          <w:rPr>
            <w:rStyle w:val="Hyperlink"/>
            <w:rFonts w:ascii="Times New Roman" w:eastAsia="Times New Roman" w:hAnsi="Times New Roman"/>
          </w:rPr>
          <w:t>R1-2605556</w:t>
        </w:r>
      </w:hyperlink>
      <w:r w:rsidR="001B0DC5">
        <w:rPr>
          <w:rFonts w:ascii="Times New Roman" w:eastAsia="Times New Roman" w:hAnsi="Times New Roman"/>
        </w:rPr>
        <w:tab/>
        <w:t>Discussion on D2R designs for Device 2b/C</w:t>
      </w:r>
      <w:r w:rsidR="001B0DC5">
        <w:rPr>
          <w:rFonts w:ascii="Times New Roman" w:eastAsia="Times New Roman" w:hAnsi="Times New Roman"/>
        </w:rPr>
        <w:tab/>
        <w:t>Xiaomi</w:t>
      </w:r>
    </w:p>
    <w:p w14:paraId="681CEBCD" w14:textId="2A2A81DB" w:rsidR="001B0DC5" w:rsidRDefault="00C62C50" w:rsidP="001B0DC5">
      <w:hyperlink r:id="rId431" w:history="1">
        <w:r>
          <w:rPr>
            <w:rStyle w:val="Hyperlink"/>
            <w:rFonts w:ascii="Times New Roman" w:eastAsia="Times New Roman" w:hAnsi="Times New Roman"/>
          </w:rPr>
          <w:t>R1-2605624</w:t>
        </w:r>
      </w:hyperlink>
      <w:r w:rsidR="001B0DC5">
        <w:rPr>
          <w:rFonts w:ascii="Times New Roman" w:eastAsia="Times New Roman" w:hAnsi="Times New Roman"/>
        </w:rPr>
        <w:tab/>
        <w:t>Discussion on D2R signals, channels, waveform and procedures</w:t>
      </w:r>
      <w:r w:rsidR="001B0DC5">
        <w:rPr>
          <w:rFonts w:ascii="Times New Roman" w:eastAsia="Times New Roman" w:hAnsi="Times New Roman"/>
        </w:rPr>
        <w:tab/>
        <w:t>CMCC</w:t>
      </w:r>
    </w:p>
    <w:p w14:paraId="388EF835" w14:textId="5C155F22" w:rsidR="001B0DC5" w:rsidRDefault="00C62C50" w:rsidP="001B0DC5">
      <w:hyperlink r:id="rId432" w:history="1">
        <w:r>
          <w:rPr>
            <w:rStyle w:val="Hyperlink"/>
            <w:rFonts w:ascii="Times New Roman" w:eastAsia="Times New Roman" w:hAnsi="Times New Roman"/>
          </w:rPr>
          <w:t>R1-2605752</w:t>
        </w:r>
      </w:hyperlink>
      <w:r w:rsidR="001B0DC5">
        <w:rPr>
          <w:rFonts w:ascii="Times New Roman" w:eastAsia="Times New Roman" w:hAnsi="Times New Roman"/>
        </w:rPr>
        <w:tab/>
        <w:t>Design of D2R signals, channels, and waveform and procedure</w:t>
      </w:r>
      <w:r w:rsidR="001B0DC5">
        <w:rPr>
          <w:rFonts w:ascii="Times New Roman" w:eastAsia="Times New Roman" w:hAnsi="Times New Roman"/>
        </w:rPr>
        <w:tab/>
        <w:t>CATT</w:t>
      </w:r>
    </w:p>
    <w:p w14:paraId="5FD4CFD6" w14:textId="49638DBC" w:rsidR="001B0DC5" w:rsidRDefault="00C62C50" w:rsidP="001B0DC5">
      <w:hyperlink r:id="rId433" w:history="1">
        <w:r>
          <w:rPr>
            <w:rStyle w:val="Hyperlink"/>
            <w:rFonts w:ascii="Times New Roman" w:eastAsia="Times New Roman" w:hAnsi="Times New Roman"/>
          </w:rPr>
          <w:t>R1-2605770</w:t>
        </w:r>
      </w:hyperlink>
      <w:r w:rsidR="001B0DC5">
        <w:rPr>
          <w:rFonts w:ascii="Times New Roman" w:eastAsia="Times New Roman" w:hAnsi="Times New Roman"/>
        </w:rPr>
        <w:tab/>
        <w:t>Discussion on D2R signals, channels, waveform and procedures</w:t>
      </w:r>
      <w:r w:rsidR="001B0DC5">
        <w:rPr>
          <w:rFonts w:ascii="Times New Roman" w:eastAsia="Times New Roman" w:hAnsi="Times New Roman"/>
        </w:rPr>
        <w:tab/>
        <w:t>Sharp</w:t>
      </w:r>
    </w:p>
    <w:p w14:paraId="023622A2" w14:textId="0B0A3B3B" w:rsidR="001B0DC5" w:rsidRDefault="00C62C50" w:rsidP="001B0DC5">
      <w:hyperlink r:id="rId434" w:history="1">
        <w:r>
          <w:rPr>
            <w:rStyle w:val="Hyperlink"/>
            <w:rFonts w:ascii="Times New Roman" w:eastAsia="Times New Roman" w:hAnsi="Times New Roman"/>
          </w:rPr>
          <w:t>R1-2605781</w:t>
        </w:r>
      </w:hyperlink>
      <w:r w:rsidR="001B0DC5">
        <w:rPr>
          <w:rFonts w:ascii="Times New Roman" w:eastAsia="Times New Roman" w:hAnsi="Times New Roman"/>
        </w:rPr>
        <w:tab/>
        <w:t>Discussion on D2R design for active Ambient IoT device</w:t>
      </w:r>
      <w:r w:rsidR="001B0DC5">
        <w:rPr>
          <w:rFonts w:ascii="Times New Roman" w:eastAsia="Times New Roman" w:hAnsi="Times New Roman"/>
        </w:rPr>
        <w:tab/>
        <w:t xml:space="preserve">ZTE Corporation, </w:t>
      </w:r>
      <w:proofErr w:type="spellStart"/>
      <w:r w:rsidR="001B0DC5">
        <w:rPr>
          <w:rFonts w:ascii="Times New Roman" w:eastAsia="Times New Roman" w:hAnsi="Times New Roman"/>
        </w:rPr>
        <w:t>Sanechips</w:t>
      </w:r>
      <w:proofErr w:type="spellEnd"/>
    </w:p>
    <w:p w14:paraId="71DB44D0" w14:textId="438D98DD" w:rsidR="001B0DC5" w:rsidRDefault="00C62C50" w:rsidP="001B0DC5">
      <w:hyperlink r:id="rId435" w:history="1">
        <w:r>
          <w:rPr>
            <w:rStyle w:val="Hyperlink"/>
            <w:rFonts w:ascii="Times New Roman" w:eastAsia="Times New Roman" w:hAnsi="Times New Roman"/>
          </w:rPr>
          <w:t>R1-2605811</w:t>
        </w:r>
      </w:hyperlink>
      <w:r w:rsidR="001B0DC5">
        <w:rPr>
          <w:rFonts w:ascii="Times New Roman" w:eastAsia="Times New Roman" w:hAnsi="Times New Roman"/>
        </w:rPr>
        <w:tab/>
        <w:t>Discussion on D2R signals, channels, waveform and procedures</w:t>
      </w:r>
      <w:r w:rsidR="001B0DC5">
        <w:rPr>
          <w:rFonts w:ascii="Times New Roman" w:eastAsia="Times New Roman" w:hAnsi="Times New Roman"/>
        </w:rPr>
        <w:tab/>
        <w:t>Samsung</w:t>
      </w:r>
    </w:p>
    <w:p w14:paraId="03EBE6F7" w14:textId="15E279F5" w:rsidR="001B0DC5" w:rsidRDefault="00C62C50" w:rsidP="001B0DC5">
      <w:hyperlink r:id="rId436" w:history="1">
        <w:r>
          <w:rPr>
            <w:rStyle w:val="Hyperlink"/>
            <w:rFonts w:ascii="Times New Roman" w:eastAsia="Times New Roman" w:hAnsi="Times New Roman"/>
          </w:rPr>
          <w:t>R1-2605812</w:t>
        </w:r>
      </w:hyperlink>
      <w:r w:rsidR="001B0DC5">
        <w:rPr>
          <w:rFonts w:ascii="Times New Roman" w:eastAsia="Times New Roman" w:hAnsi="Times New Roman"/>
        </w:rPr>
        <w:tab/>
        <w:t xml:space="preserve">FL summary #1 on D2R Aspects for R20 </w:t>
      </w:r>
      <w:proofErr w:type="spellStart"/>
      <w:r w:rsidR="001B0DC5">
        <w:rPr>
          <w:rFonts w:ascii="Times New Roman" w:eastAsia="Times New Roman" w:hAnsi="Times New Roman"/>
        </w:rPr>
        <w:t>AIoT</w:t>
      </w:r>
      <w:proofErr w:type="spellEnd"/>
      <w:r w:rsidR="001B0DC5">
        <w:rPr>
          <w:rFonts w:ascii="Times New Roman" w:eastAsia="Times New Roman" w:hAnsi="Times New Roman"/>
        </w:rPr>
        <w:tab/>
        <w:t>Moderator (Samsung)</w:t>
      </w:r>
    </w:p>
    <w:p w14:paraId="0C083E77" w14:textId="77140833" w:rsidR="001B0DC5" w:rsidRDefault="00C62C50" w:rsidP="001B0DC5">
      <w:hyperlink r:id="rId437" w:history="1">
        <w:r>
          <w:rPr>
            <w:rStyle w:val="Hyperlink"/>
            <w:rFonts w:ascii="Times New Roman" w:eastAsia="Times New Roman" w:hAnsi="Times New Roman"/>
          </w:rPr>
          <w:t>R1-2605813</w:t>
        </w:r>
      </w:hyperlink>
      <w:r w:rsidR="001B0DC5">
        <w:rPr>
          <w:rFonts w:ascii="Times New Roman" w:eastAsia="Times New Roman" w:hAnsi="Times New Roman"/>
        </w:rPr>
        <w:tab/>
        <w:t xml:space="preserve">FL summary #2 on D2R Aspects for R20 </w:t>
      </w:r>
      <w:proofErr w:type="spellStart"/>
      <w:r w:rsidR="001B0DC5">
        <w:rPr>
          <w:rFonts w:ascii="Times New Roman" w:eastAsia="Times New Roman" w:hAnsi="Times New Roman"/>
        </w:rPr>
        <w:t>AIoT</w:t>
      </w:r>
      <w:proofErr w:type="spellEnd"/>
      <w:r w:rsidR="001B0DC5">
        <w:rPr>
          <w:rFonts w:ascii="Times New Roman" w:eastAsia="Times New Roman" w:hAnsi="Times New Roman"/>
        </w:rPr>
        <w:tab/>
        <w:t>Moderator (Samsung)</w:t>
      </w:r>
    </w:p>
    <w:p w14:paraId="33511F91" w14:textId="16A89270" w:rsidR="001B0DC5" w:rsidRDefault="00C62C50" w:rsidP="001B0DC5">
      <w:hyperlink r:id="rId438" w:history="1">
        <w:r>
          <w:rPr>
            <w:rStyle w:val="Hyperlink"/>
            <w:rFonts w:ascii="Times New Roman" w:eastAsia="Times New Roman" w:hAnsi="Times New Roman"/>
          </w:rPr>
          <w:t>R1-2605814</w:t>
        </w:r>
      </w:hyperlink>
      <w:r w:rsidR="001B0DC5">
        <w:rPr>
          <w:rFonts w:ascii="Times New Roman" w:eastAsia="Times New Roman" w:hAnsi="Times New Roman"/>
        </w:rPr>
        <w:tab/>
        <w:t xml:space="preserve">FL summary #3 on D2R Aspects for R20 </w:t>
      </w:r>
      <w:proofErr w:type="spellStart"/>
      <w:r w:rsidR="001B0DC5">
        <w:rPr>
          <w:rFonts w:ascii="Times New Roman" w:eastAsia="Times New Roman" w:hAnsi="Times New Roman"/>
        </w:rPr>
        <w:t>AIoT</w:t>
      </w:r>
      <w:proofErr w:type="spellEnd"/>
      <w:r w:rsidR="001B0DC5">
        <w:rPr>
          <w:rFonts w:ascii="Times New Roman" w:eastAsia="Times New Roman" w:hAnsi="Times New Roman"/>
        </w:rPr>
        <w:tab/>
        <w:t>Moderator (Samsung)</w:t>
      </w:r>
    </w:p>
    <w:p w14:paraId="4A34CA54" w14:textId="16A09EF4" w:rsidR="001B0DC5" w:rsidRDefault="00C62C50" w:rsidP="001B0DC5">
      <w:hyperlink r:id="rId439" w:history="1">
        <w:r>
          <w:rPr>
            <w:rStyle w:val="Hyperlink"/>
            <w:rFonts w:ascii="Times New Roman" w:eastAsia="Times New Roman" w:hAnsi="Times New Roman"/>
          </w:rPr>
          <w:t>R1-2605815</w:t>
        </w:r>
      </w:hyperlink>
      <w:r w:rsidR="001B0DC5">
        <w:rPr>
          <w:rFonts w:ascii="Times New Roman" w:eastAsia="Times New Roman" w:hAnsi="Times New Roman"/>
        </w:rPr>
        <w:tab/>
        <w:t xml:space="preserve">FL summary #4 on D2R Aspects for R20 </w:t>
      </w:r>
      <w:proofErr w:type="spellStart"/>
      <w:r w:rsidR="001B0DC5">
        <w:rPr>
          <w:rFonts w:ascii="Times New Roman" w:eastAsia="Times New Roman" w:hAnsi="Times New Roman"/>
        </w:rPr>
        <w:t>AIoT</w:t>
      </w:r>
      <w:proofErr w:type="spellEnd"/>
      <w:r w:rsidR="001B0DC5">
        <w:rPr>
          <w:rFonts w:ascii="Times New Roman" w:eastAsia="Times New Roman" w:hAnsi="Times New Roman"/>
        </w:rPr>
        <w:tab/>
        <w:t>Moderator (Samsung)</w:t>
      </w:r>
    </w:p>
    <w:p w14:paraId="6642CB62" w14:textId="6339B969" w:rsidR="001B0DC5" w:rsidRDefault="00C62C50" w:rsidP="001B0DC5">
      <w:hyperlink r:id="rId440" w:history="1">
        <w:r>
          <w:rPr>
            <w:rStyle w:val="Hyperlink"/>
            <w:rFonts w:ascii="Times New Roman" w:eastAsia="Times New Roman" w:hAnsi="Times New Roman"/>
          </w:rPr>
          <w:t>R1-2605816</w:t>
        </w:r>
      </w:hyperlink>
      <w:r w:rsidR="001B0DC5">
        <w:rPr>
          <w:rFonts w:ascii="Times New Roman" w:eastAsia="Times New Roman" w:hAnsi="Times New Roman"/>
        </w:rPr>
        <w:tab/>
        <w:t xml:space="preserve">FL summary #5 on D2R Aspects for R20 </w:t>
      </w:r>
      <w:proofErr w:type="spellStart"/>
      <w:r w:rsidR="001B0DC5">
        <w:rPr>
          <w:rFonts w:ascii="Times New Roman" w:eastAsia="Times New Roman" w:hAnsi="Times New Roman"/>
        </w:rPr>
        <w:t>AIoT</w:t>
      </w:r>
      <w:proofErr w:type="spellEnd"/>
      <w:r w:rsidR="001B0DC5">
        <w:rPr>
          <w:rFonts w:ascii="Times New Roman" w:eastAsia="Times New Roman" w:hAnsi="Times New Roman"/>
        </w:rPr>
        <w:tab/>
        <w:t>Moderator (Samsung)</w:t>
      </w:r>
    </w:p>
    <w:p w14:paraId="2B816AC2" w14:textId="70C5CC97" w:rsidR="001B0DC5" w:rsidRDefault="00C62C50" w:rsidP="001B0DC5">
      <w:hyperlink r:id="rId441" w:history="1">
        <w:r>
          <w:rPr>
            <w:rStyle w:val="Hyperlink"/>
            <w:rFonts w:ascii="Times New Roman" w:eastAsia="Times New Roman" w:hAnsi="Times New Roman"/>
          </w:rPr>
          <w:t>R1-2605817</w:t>
        </w:r>
      </w:hyperlink>
      <w:r w:rsidR="001B0DC5">
        <w:rPr>
          <w:rFonts w:ascii="Times New Roman" w:eastAsia="Times New Roman" w:hAnsi="Times New Roman"/>
        </w:rPr>
        <w:tab/>
        <w:t xml:space="preserve">Final FL summary on D2R Aspects for R20 </w:t>
      </w:r>
      <w:proofErr w:type="spellStart"/>
      <w:r w:rsidR="001B0DC5">
        <w:rPr>
          <w:rFonts w:ascii="Times New Roman" w:eastAsia="Times New Roman" w:hAnsi="Times New Roman"/>
        </w:rPr>
        <w:t>AIoT</w:t>
      </w:r>
      <w:proofErr w:type="spellEnd"/>
      <w:r w:rsidR="001B0DC5">
        <w:rPr>
          <w:rFonts w:ascii="Times New Roman" w:eastAsia="Times New Roman" w:hAnsi="Times New Roman"/>
        </w:rPr>
        <w:tab/>
        <w:t>Moderator (Samsung)</w:t>
      </w:r>
    </w:p>
    <w:p w14:paraId="1EE96D7E" w14:textId="0BEB64D7" w:rsidR="001B0DC5" w:rsidRDefault="00C62C50" w:rsidP="001B0DC5">
      <w:hyperlink r:id="rId442" w:history="1">
        <w:r>
          <w:rPr>
            <w:rStyle w:val="Hyperlink"/>
            <w:rFonts w:ascii="Times New Roman" w:eastAsia="Times New Roman" w:hAnsi="Times New Roman"/>
          </w:rPr>
          <w:t>R1-2605862</w:t>
        </w:r>
      </w:hyperlink>
      <w:r w:rsidR="001B0DC5">
        <w:rPr>
          <w:rFonts w:ascii="Times New Roman" w:eastAsia="Times New Roman" w:hAnsi="Times New Roman"/>
        </w:rPr>
        <w:tab/>
        <w:t>D2R signals, channels, waveform and procedures</w:t>
      </w:r>
      <w:r w:rsidR="001B0DC5">
        <w:rPr>
          <w:rFonts w:ascii="Times New Roman" w:eastAsia="Times New Roman" w:hAnsi="Times New Roman"/>
        </w:rPr>
        <w:tab/>
        <w:t>NEC</w:t>
      </w:r>
    </w:p>
    <w:p w14:paraId="7C1A4C84" w14:textId="02EB6BFD" w:rsidR="001B0DC5" w:rsidRDefault="00C62C50" w:rsidP="001B0DC5">
      <w:hyperlink r:id="rId443" w:history="1">
        <w:r>
          <w:rPr>
            <w:rStyle w:val="Hyperlink"/>
            <w:rFonts w:ascii="Times New Roman" w:eastAsia="Times New Roman" w:hAnsi="Times New Roman"/>
          </w:rPr>
          <w:t>R1-2605904</w:t>
        </w:r>
      </w:hyperlink>
      <w:r w:rsidR="001B0DC5">
        <w:rPr>
          <w:rFonts w:ascii="Times New Roman" w:eastAsia="Times New Roman" w:hAnsi="Times New Roman"/>
        </w:rPr>
        <w:tab/>
        <w:t>Discussion on D2R signals, channels, waveform and procedures</w:t>
      </w:r>
      <w:r w:rsidR="001B0DC5">
        <w:rPr>
          <w:rFonts w:ascii="Times New Roman" w:eastAsia="Times New Roman" w:hAnsi="Times New Roman"/>
        </w:rPr>
        <w:tab/>
        <w:t>OPPO</w:t>
      </w:r>
    </w:p>
    <w:p w14:paraId="17F66AAD" w14:textId="5D5E453E" w:rsidR="001B0DC5" w:rsidRDefault="00C62C50" w:rsidP="001B0DC5">
      <w:hyperlink r:id="rId444" w:history="1">
        <w:r>
          <w:rPr>
            <w:rStyle w:val="Hyperlink"/>
            <w:rFonts w:ascii="Times New Roman" w:eastAsia="Times New Roman" w:hAnsi="Times New Roman"/>
          </w:rPr>
          <w:t>R1-2606015</w:t>
        </w:r>
      </w:hyperlink>
      <w:r w:rsidR="001B0DC5">
        <w:rPr>
          <w:rFonts w:ascii="Times New Roman" w:eastAsia="Times New Roman" w:hAnsi="Times New Roman"/>
        </w:rPr>
        <w:tab/>
        <w:t>On D2R design aspects for Rel-20 Ambient IoT</w:t>
      </w:r>
      <w:r w:rsidR="001B0DC5">
        <w:rPr>
          <w:rFonts w:ascii="Times New Roman" w:eastAsia="Times New Roman" w:hAnsi="Times New Roman"/>
        </w:rPr>
        <w:tab/>
        <w:t>Apple</w:t>
      </w:r>
    </w:p>
    <w:p w14:paraId="6367391A" w14:textId="2B109D5A" w:rsidR="001B0DC5" w:rsidRDefault="00C62C50" w:rsidP="001B0DC5">
      <w:hyperlink r:id="rId445" w:history="1">
        <w:r>
          <w:rPr>
            <w:rStyle w:val="Hyperlink"/>
            <w:rFonts w:ascii="Times New Roman" w:eastAsia="Times New Roman" w:hAnsi="Times New Roman"/>
          </w:rPr>
          <w:t>R1-2606157</w:t>
        </w:r>
      </w:hyperlink>
      <w:r w:rsidR="001B0DC5">
        <w:rPr>
          <w:rFonts w:ascii="Times New Roman" w:eastAsia="Times New Roman" w:hAnsi="Times New Roman"/>
        </w:rPr>
        <w:tab/>
        <w:t>Discussion on A-IoT D2R Signals and Procedures</w:t>
      </w:r>
      <w:r w:rsidR="001B0DC5">
        <w:rPr>
          <w:rFonts w:ascii="Times New Roman" w:eastAsia="Times New Roman" w:hAnsi="Times New Roman"/>
        </w:rPr>
        <w:tab/>
        <w:t>Panasonic</w:t>
      </w:r>
    </w:p>
    <w:p w14:paraId="0A067483" w14:textId="27E12973" w:rsidR="001B0DC5" w:rsidRDefault="00C62C50" w:rsidP="001B0DC5">
      <w:hyperlink r:id="rId446" w:history="1">
        <w:r>
          <w:rPr>
            <w:rStyle w:val="Hyperlink"/>
            <w:rFonts w:ascii="Times New Roman" w:eastAsia="Times New Roman" w:hAnsi="Times New Roman"/>
          </w:rPr>
          <w:t>R1-2606181</w:t>
        </w:r>
      </w:hyperlink>
      <w:r w:rsidR="001B0DC5">
        <w:rPr>
          <w:rFonts w:ascii="Times New Roman" w:eastAsia="Times New Roman" w:hAnsi="Times New Roman"/>
        </w:rPr>
        <w:tab/>
        <w:t>Discussion on D2R for R20 Ambient IoT</w:t>
      </w:r>
      <w:r w:rsidR="001B0DC5">
        <w:rPr>
          <w:rFonts w:ascii="Times New Roman" w:eastAsia="Times New Roman" w:hAnsi="Times New Roman"/>
        </w:rPr>
        <w:tab/>
        <w:t>Lenovo</w:t>
      </w:r>
    </w:p>
    <w:p w14:paraId="34B085CE" w14:textId="44046D96" w:rsidR="001B0DC5" w:rsidRDefault="00C62C50" w:rsidP="001B0DC5">
      <w:hyperlink r:id="rId447" w:history="1">
        <w:r>
          <w:rPr>
            <w:rStyle w:val="Hyperlink"/>
            <w:rFonts w:ascii="Times New Roman" w:eastAsia="Times New Roman" w:hAnsi="Times New Roman"/>
          </w:rPr>
          <w:t>R1-2606196</w:t>
        </w:r>
      </w:hyperlink>
      <w:r w:rsidR="001B0DC5">
        <w:rPr>
          <w:rFonts w:ascii="Times New Roman" w:eastAsia="Times New Roman" w:hAnsi="Times New Roman"/>
        </w:rPr>
        <w:tab/>
        <w:t>D2R signals, channels, waveform and procedures for R20 A-IoT</w:t>
      </w:r>
      <w:r w:rsidR="001B0DC5">
        <w:rPr>
          <w:rFonts w:ascii="Times New Roman" w:eastAsia="Times New Roman" w:hAnsi="Times New Roman"/>
        </w:rPr>
        <w:tab/>
        <w:t>LG Electronics</w:t>
      </w:r>
    </w:p>
    <w:p w14:paraId="7309FCDC" w14:textId="04B6E59C" w:rsidR="001B0DC5" w:rsidRDefault="00C62C50" w:rsidP="001B0DC5">
      <w:hyperlink r:id="rId448" w:history="1">
        <w:r>
          <w:rPr>
            <w:rStyle w:val="Hyperlink"/>
            <w:rFonts w:ascii="Times New Roman" w:eastAsia="Times New Roman" w:hAnsi="Times New Roman"/>
          </w:rPr>
          <w:t>R1-2606332</w:t>
        </w:r>
      </w:hyperlink>
      <w:r w:rsidR="001B0DC5">
        <w:rPr>
          <w:rFonts w:ascii="Times New Roman" w:eastAsia="Times New Roman" w:hAnsi="Times New Roman"/>
        </w:rPr>
        <w:tab/>
        <w:t>Ambient IoT D2R Design</w:t>
      </w:r>
      <w:r w:rsidR="001B0DC5">
        <w:rPr>
          <w:rFonts w:ascii="Times New Roman" w:eastAsia="Times New Roman" w:hAnsi="Times New Roman"/>
        </w:rPr>
        <w:tab/>
      </w:r>
      <w:proofErr w:type="spellStart"/>
      <w:r w:rsidR="001B0DC5">
        <w:rPr>
          <w:rFonts w:ascii="Times New Roman" w:eastAsia="Times New Roman" w:hAnsi="Times New Roman"/>
        </w:rPr>
        <w:t>InterDigital</w:t>
      </w:r>
      <w:proofErr w:type="spellEnd"/>
      <w:r w:rsidR="001B0DC5">
        <w:rPr>
          <w:rFonts w:ascii="Times New Roman" w:eastAsia="Times New Roman" w:hAnsi="Times New Roman"/>
        </w:rPr>
        <w:t>, Inc.</w:t>
      </w:r>
    </w:p>
    <w:p w14:paraId="613679A2" w14:textId="171535D0" w:rsidR="001B0DC5" w:rsidRDefault="00C62C50" w:rsidP="001B0DC5">
      <w:hyperlink r:id="rId449" w:history="1">
        <w:r>
          <w:rPr>
            <w:rStyle w:val="Hyperlink"/>
            <w:rFonts w:ascii="Times New Roman" w:eastAsia="Times New Roman" w:hAnsi="Times New Roman"/>
          </w:rPr>
          <w:t>R1-2606367</w:t>
        </w:r>
      </w:hyperlink>
      <w:r w:rsidR="001B0DC5">
        <w:rPr>
          <w:rFonts w:ascii="Times New Roman" w:eastAsia="Times New Roman" w:hAnsi="Times New Roman"/>
        </w:rPr>
        <w:tab/>
        <w:t>D2R designs for Device 2b/C</w:t>
      </w:r>
      <w:r w:rsidR="001B0DC5">
        <w:rPr>
          <w:rFonts w:ascii="Times New Roman" w:eastAsia="Times New Roman" w:hAnsi="Times New Roman"/>
        </w:rPr>
        <w:tab/>
        <w:t>Qualcomm Incorporated</w:t>
      </w:r>
    </w:p>
    <w:p w14:paraId="01E5237B" w14:textId="443D8E15" w:rsidR="001B0DC5" w:rsidRDefault="00C62C50" w:rsidP="001B0DC5">
      <w:hyperlink r:id="rId450" w:history="1">
        <w:r>
          <w:rPr>
            <w:rStyle w:val="Hyperlink"/>
            <w:rFonts w:ascii="Times New Roman" w:eastAsia="Times New Roman" w:hAnsi="Times New Roman"/>
          </w:rPr>
          <w:t>R1-2606487</w:t>
        </w:r>
      </w:hyperlink>
      <w:r w:rsidR="001B0DC5">
        <w:rPr>
          <w:rFonts w:ascii="Times New Roman" w:eastAsia="Times New Roman" w:hAnsi="Times New Roman"/>
        </w:rPr>
        <w:tab/>
        <w:t>D2R design and procedures for Ambient IoT outdoor for active device</w:t>
      </w:r>
      <w:r w:rsidR="001B0DC5">
        <w:rPr>
          <w:rFonts w:ascii="Times New Roman" w:eastAsia="Times New Roman" w:hAnsi="Times New Roman"/>
        </w:rPr>
        <w:tab/>
        <w:t>NTT DOCOMO, INC.</w:t>
      </w:r>
    </w:p>
    <w:p w14:paraId="4E8EE12D" w14:textId="4AC355FB" w:rsidR="001B0DC5" w:rsidRDefault="00C62C50" w:rsidP="001B0DC5">
      <w:hyperlink r:id="rId451" w:history="1">
        <w:r>
          <w:rPr>
            <w:rStyle w:val="Hyperlink"/>
            <w:rFonts w:ascii="Times New Roman" w:eastAsia="Times New Roman" w:hAnsi="Times New Roman"/>
          </w:rPr>
          <w:t>R1-2606608</w:t>
        </w:r>
      </w:hyperlink>
      <w:r w:rsidR="001B0DC5">
        <w:rPr>
          <w:rFonts w:ascii="Times New Roman" w:eastAsia="Times New Roman" w:hAnsi="Times New Roman"/>
        </w:rPr>
        <w:tab/>
        <w:t>Discussion on D2R multiplexing/multiple access for A-IoT active device</w:t>
      </w:r>
      <w:r w:rsidR="001B0DC5">
        <w:rPr>
          <w:rFonts w:ascii="Times New Roman" w:eastAsia="Times New Roman" w:hAnsi="Times New Roman"/>
        </w:rPr>
        <w:tab/>
      </w:r>
      <w:proofErr w:type="spellStart"/>
      <w:r w:rsidR="001B0DC5">
        <w:rPr>
          <w:rFonts w:ascii="Times New Roman" w:eastAsia="Times New Roman" w:hAnsi="Times New Roman"/>
        </w:rPr>
        <w:t>ASUSTeK</w:t>
      </w:r>
      <w:proofErr w:type="spellEnd"/>
    </w:p>
    <w:p w14:paraId="5A615DBB" w14:textId="40F9BE41" w:rsidR="001B0DC5" w:rsidRDefault="00C62C50" w:rsidP="001B0DC5">
      <w:pPr>
        <w:ind w:left="1440" w:hanging="1440"/>
        <w:rPr>
          <w:rFonts w:ascii="Times New Roman" w:eastAsia="Times New Roman" w:hAnsi="Times New Roman"/>
        </w:rPr>
      </w:pPr>
      <w:hyperlink r:id="rId452" w:history="1">
        <w:r>
          <w:rPr>
            <w:rStyle w:val="Hyperlink"/>
            <w:rFonts w:ascii="Times New Roman" w:eastAsia="Times New Roman" w:hAnsi="Times New Roman"/>
          </w:rPr>
          <w:t>R1-2606720</w:t>
        </w:r>
      </w:hyperlink>
      <w:r w:rsidR="001B0DC5">
        <w:rPr>
          <w:rFonts w:ascii="Times New Roman" w:eastAsia="Times New Roman" w:hAnsi="Times New Roman"/>
        </w:rPr>
        <w:tab/>
        <w:t>D2R signals, channels, waveform and procedures</w:t>
      </w:r>
      <w:r w:rsidR="001B0DC5">
        <w:rPr>
          <w:rFonts w:ascii="Times New Roman" w:eastAsia="Times New Roman" w:hAnsi="Times New Roman"/>
        </w:rPr>
        <w:tab/>
        <w:t>IIT Kharagpur, IIT Madras, Tejas Network Limited</w:t>
      </w:r>
    </w:p>
    <w:p w14:paraId="23744C8A" w14:textId="77777777" w:rsidR="00521859" w:rsidRDefault="00521859" w:rsidP="001B0DC5">
      <w:pPr>
        <w:ind w:left="1440" w:hanging="1440"/>
      </w:pPr>
    </w:p>
    <w:p w14:paraId="6455AC5E" w14:textId="2992B8D3" w:rsidR="001B0DC5" w:rsidRPr="00E34E53" w:rsidRDefault="00C62C50" w:rsidP="001B0DC5">
      <w:pPr>
        <w:rPr>
          <w:rFonts w:ascii="Times New Roman" w:eastAsia="MS Mincho" w:hAnsi="Times New Roman"/>
          <w:b/>
          <w:bCs/>
          <w:lang w:eastAsia="ja-JP"/>
        </w:rPr>
      </w:pPr>
      <w:hyperlink r:id="rId453" w:history="1">
        <w:r w:rsidRPr="00E34E53">
          <w:rPr>
            <w:rStyle w:val="Hyperlink"/>
            <w:rFonts w:ascii="Times New Roman" w:eastAsia="Times New Roman" w:hAnsi="Times New Roman"/>
            <w:b/>
            <w:bCs/>
          </w:rPr>
          <w:t>R1-2605812</w:t>
        </w:r>
      </w:hyperlink>
      <w:r w:rsidR="001B0DC5" w:rsidRPr="00E34E53">
        <w:rPr>
          <w:rFonts w:ascii="Times New Roman" w:eastAsia="Times New Roman" w:hAnsi="Times New Roman"/>
          <w:b/>
          <w:bCs/>
        </w:rPr>
        <w:tab/>
        <w:t xml:space="preserve">FL summary #1 on D2R Aspects for R20 </w:t>
      </w:r>
      <w:proofErr w:type="spellStart"/>
      <w:r w:rsidR="001B0DC5" w:rsidRPr="00E34E53">
        <w:rPr>
          <w:rFonts w:ascii="Times New Roman" w:eastAsia="Times New Roman" w:hAnsi="Times New Roman"/>
          <w:b/>
          <w:bCs/>
        </w:rPr>
        <w:t>AIoT</w:t>
      </w:r>
      <w:proofErr w:type="spellEnd"/>
      <w:r w:rsidR="001B0DC5" w:rsidRPr="00E34E53">
        <w:rPr>
          <w:rFonts w:ascii="Times New Roman" w:eastAsia="Times New Roman" w:hAnsi="Times New Roman"/>
          <w:b/>
          <w:bCs/>
        </w:rPr>
        <w:tab/>
        <w:t>Moderator (Samsung)</w:t>
      </w:r>
    </w:p>
    <w:p w14:paraId="45C27F65" w14:textId="77777777" w:rsidR="001B0DC5" w:rsidRPr="00BE11F0" w:rsidRDefault="001B0DC5" w:rsidP="001B0DC5">
      <w:pPr>
        <w:rPr>
          <w:rFonts w:ascii="Times New Roman" w:eastAsia="MS Mincho" w:hAnsi="Times New Roman"/>
          <w:lang w:eastAsia="ja-JP"/>
        </w:rPr>
      </w:pPr>
    </w:p>
    <w:p w14:paraId="519E1916"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39354133" w14:textId="77777777" w:rsidR="001B0DC5" w:rsidRPr="00E34E53" w:rsidRDefault="001B0DC5" w:rsidP="001B0DC5">
      <w:pPr>
        <w:rPr>
          <w:rFonts w:ascii="Times New Roman" w:eastAsia="MS Mincho" w:hAnsi="Times New Roman"/>
          <w:szCs w:val="20"/>
          <w:lang w:eastAsia="ja-JP"/>
        </w:rPr>
      </w:pPr>
      <w:r w:rsidRPr="00E34E53">
        <w:rPr>
          <w:rFonts w:ascii="Times New Roman" w:eastAsia="MS Mincho" w:hAnsi="Times New Roman"/>
          <w:szCs w:val="20"/>
          <w:lang w:eastAsia="ja-JP"/>
        </w:rPr>
        <w:t xml:space="preserve">For PDRCH scrambling sequence initialization, Device ID-related information is used for </w:t>
      </w:r>
      <w:proofErr w:type="spellStart"/>
      <w:r w:rsidRPr="00E34E53">
        <w:rPr>
          <w:rFonts w:ascii="Times New Roman" w:eastAsia="MS Mincho" w:hAnsi="Times New Roman"/>
          <w:i/>
          <w:iCs/>
          <w:szCs w:val="20"/>
          <w:lang w:eastAsia="ja-JP"/>
        </w:rPr>
        <w:t>c</w:t>
      </w:r>
      <w:r w:rsidRPr="00E34E53">
        <w:rPr>
          <w:rFonts w:ascii="Times New Roman" w:eastAsia="MS Mincho" w:hAnsi="Times New Roman"/>
          <w:szCs w:val="20"/>
          <w:vertAlign w:val="subscript"/>
          <w:lang w:eastAsia="ja-JP"/>
        </w:rPr>
        <w:t>init</w:t>
      </w:r>
      <w:proofErr w:type="spellEnd"/>
      <w:r w:rsidRPr="00E34E53">
        <w:rPr>
          <w:rFonts w:ascii="Times New Roman" w:eastAsia="MS Mincho" w:hAnsi="Times New Roman"/>
          <w:szCs w:val="20"/>
          <w:lang w:eastAsia="ja-JP"/>
        </w:rPr>
        <w:t xml:space="preserve"> calculation except for Msg1 in CBRA and first D2R transmission for DO-A. </w:t>
      </w:r>
    </w:p>
    <w:p w14:paraId="4B13240F" w14:textId="77777777" w:rsidR="001B0DC5" w:rsidRPr="00E34E53" w:rsidRDefault="001B0DC5" w:rsidP="001B0DC5">
      <w:pPr>
        <w:numPr>
          <w:ilvl w:val="0"/>
          <w:numId w:val="116"/>
        </w:numPr>
        <w:rPr>
          <w:rFonts w:ascii="Times New Roman" w:eastAsia="MS Mincho" w:hAnsi="Times New Roman"/>
          <w:szCs w:val="20"/>
          <w:lang w:eastAsia="ja-JP"/>
        </w:rPr>
      </w:pPr>
      <w:r w:rsidRPr="00E34E53">
        <w:rPr>
          <w:rFonts w:ascii="Times New Roman" w:eastAsia="MS Mincho" w:hAnsi="Times New Roman"/>
          <w:szCs w:val="20"/>
          <w:lang w:eastAsia="ja-JP"/>
        </w:rPr>
        <w:t>For Msg1 in CBRA and first D2R transmission for DO-A, the device uses 0 as the device ID-related information input.</w:t>
      </w:r>
    </w:p>
    <w:p w14:paraId="385B27D2" w14:textId="77777777" w:rsidR="001B0DC5" w:rsidRPr="00E34E53" w:rsidRDefault="001B0DC5" w:rsidP="001B0DC5">
      <w:pPr>
        <w:rPr>
          <w:rFonts w:ascii="Times New Roman" w:eastAsia="MS Mincho" w:hAnsi="Times New Roman"/>
          <w:szCs w:val="20"/>
          <w:lang w:eastAsia="ja-JP"/>
        </w:rPr>
      </w:pPr>
    </w:p>
    <w:p w14:paraId="1C136AFF"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2FFC8BF5" w14:textId="77777777" w:rsidR="001B0DC5" w:rsidRPr="00E34E53" w:rsidRDefault="001B0DC5" w:rsidP="001B0DC5">
      <w:pPr>
        <w:rPr>
          <w:rFonts w:ascii="Times New Roman" w:eastAsia="MS Mincho" w:hAnsi="Times New Roman"/>
          <w:szCs w:val="20"/>
          <w:lang w:eastAsia="ja-JP"/>
        </w:rPr>
      </w:pPr>
      <w:r w:rsidRPr="00E34E53">
        <w:rPr>
          <w:rFonts w:ascii="Times New Roman" w:eastAsia="MS Mincho" w:hAnsi="Times New Roman"/>
          <w:szCs w:val="20"/>
          <w:lang w:eastAsia="ja-JP"/>
        </w:rPr>
        <w:t>For PDRCH scrambling sequence initialization, Device ID-related information refers to the AS ID defined in TS 3</w:t>
      </w:r>
      <w:r w:rsidRPr="00E34E53">
        <w:rPr>
          <w:rFonts w:ascii="Times New Roman" w:eastAsiaTheme="minorEastAsia" w:hAnsi="Times New Roman"/>
          <w:szCs w:val="20"/>
          <w:lang w:eastAsia="zh-CN"/>
        </w:rPr>
        <w:t>8</w:t>
      </w:r>
      <w:r w:rsidRPr="00E34E53">
        <w:rPr>
          <w:rFonts w:ascii="Times New Roman" w:eastAsia="MS Mincho" w:hAnsi="Times New Roman"/>
          <w:szCs w:val="20"/>
          <w:lang w:eastAsia="ja-JP"/>
        </w:rPr>
        <w:t>.391, i.e., the AS ID used to address a specific device for R2D reception and D2R scheduling.</w:t>
      </w:r>
    </w:p>
    <w:p w14:paraId="06920F3F" w14:textId="77777777" w:rsidR="001B0DC5" w:rsidRPr="00E34E53" w:rsidRDefault="001B0DC5" w:rsidP="001B0DC5">
      <w:pPr>
        <w:rPr>
          <w:rFonts w:ascii="Times New Roman" w:eastAsia="MS Mincho" w:hAnsi="Times New Roman"/>
          <w:szCs w:val="20"/>
          <w:lang w:eastAsia="ja-JP"/>
        </w:rPr>
      </w:pPr>
    </w:p>
    <w:p w14:paraId="2C5FA42D"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6C2A2657" w14:textId="77777777" w:rsidR="001B0DC5" w:rsidRPr="00E34E53" w:rsidRDefault="001B0DC5" w:rsidP="001B0DC5">
      <w:pPr>
        <w:rPr>
          <w:rFonts w:ascii="Times New Roman" w:eastAsia="MS Mincho" w:hAnsi="Times New Roman"/>
          <w:szCs w:val="20"/>
          <w:lang w:val="en-US" w:eastAsia="ja-JP"/>
        </w:rPr>
      </w:pPr>
      <w:r w:rsidRPr="00E34E53">
        <w:rPr>
          <w:rFonts w:ascii="Times New Roman" w:eastAsia="MS Mincho" w:hAnsi="Times New Roman"/>
          <w:szCs w:val="20"/>
          <w:lang w:eastAsia="ja-JP"/>
        </w:rPr>
        <w:t xml:space="preserve">Regarding when to (re)initialize the scrambling sequence generator for PDRCH, </w:t>
      </w:r>
      <w:r w:rsidRPr="00E34E53">
        <w:rPr>
          <w:rFonts w:ascii="Times New Roman" w:eastAsia="MS Mincho" w:hAnsi="Times New Roman"/>
          <w:szCs w:val="20"/>
          <w:lang w:val="en-US" w:eastAsia="ja-JP"/>
        </w:rPr>
        <w:t>the scrambling sequence generator is initialized at the beginning of the PDRCH, and a scrambling sequence is generated over the entire PDRCH transmission.</w:t>
      </w:r>
    </w:p>
    <w:p w14:paraId="280DC933" w14:textId="77777777" w:rsidR="001B0DC5" w:rsidRPr="00E34E53" w:rsidRDefault="001B0DC5" w:rsidP="001B0DC5">
      <w:pPr>
        <w:rPr>
          <w:rFonts w:ascii="Times New Roman" w:eastAsia="MS Mincho" w:hAnsi="Times New Roman"/>
          <w:szCs w:val="20"/>
          <w:lang w:val="en-US" w:eastAsia="ja-JP"/>
        </w:rPr>
      </w:pPr>
    </w:p>
    <w:p w14:paraId="33EC6B17"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0FD528BA" w14:textId="77777777" w:rsidR="001B0DC5" w:rsidRPr="00E34E53" w:rsidRDefault="001B0DC5" w:rsidP="001B0DC5">
      <w:p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For Rel-20 D2R preamble, determine the supported sequence lengths from {7, 31, 63, 127, 255} based on the following alternatives:</w:t>
      </w:r>
    </w:p>
    <w:p w14:paraId="7F88131A" w14:textId="77777777" w:rsidR="001B0DC5" w:rsidRPr="00E34E53" w:rsidRDefault="001B0DC5">
      <w:pPr>
        <w:numPr>
          <w:ilvl w:val="0"/>
          <w:numId w:val="292"/>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Alt 1: All 5 sequence lengths are supported.</w:t>
      </w:r>
    </w:p>
    <w:p w14:paraId="2251BABE" w14:textId="77777777" w:rsidR="001B0DC5" w:rsidRPr="00E34E53" w:rsidRDefault="001B0DC5">
      <w:pPr>
        <w:numPr>
          <w:ilvl w:val="0"/>
          <w:numId w:val="292"/>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Alt 2: 4 sequence lengths are supported.</w:t>
      </w:r>
    </w:p>
    <w:p w14:paraId="3475CCE3" w14:textId="77777777" w:rsidR="001B0DC5" w:rsidRPr="00E34E53" w:rsidRDefault="001B0DC5">
      <w:pPr>
        <w:numPr>
          <w:ilvl w:val="1"/>
          <w:numId w:val="292"/>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Alt 2-1: Removal of 7</w:t>
      </w:r>
    </w:p>
    <w:p w14:paraId="2641ED58" w14:textId="77777777" w:rsidR="001B0DC5" w:rsidRPr="00E34E53" w:rsidRDefault="001B0DC5">
      <w:pPr>
        <w:numPr>
          <w:ilvl w:val="1"/>
          <w:numId w:val="292"/>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Alt 2-2: Removal of 127</w:t>
      </w:r>
    </w:p>
    <w:p w14:paraId="4A3B0A61" w14:textId="77777777" w:rsidR="001B0DC5" w:rsidRPr="00E34E53" w:rsidRDefault="001B0DC5">
      <w:pPr>
        <w:numPr>
          <w:ilvl w:val="1"/>
          <w:numId w:val="292"/>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Alt 2-3: Modulation-dependent removal of one sequence length, if applicable.</w:t>
      </w:r>
    </w:p>
    <w:p w14:paraId="560A1B08" w14:textId="77777777" w:rsidR="001B0DC5" w:rsidRPr="00E34E53" w:rsidRDefault="001B0DC5" w:rsidP="001B0DC5">
      <w:pPr>
        <w:rPr>
          <w:rFonts w:ascii="Times New Roman" w:eastAsia="MS Mincho" w:hAnsi="Times New Roman"/>
          <w:szCs w:val="20"/>
          <w:lang w:val="en-US" w:eastAsia="ja-JP"/>
        </w:rPr>
      </w:pPr>
    </w:p>
    <w:p w14:paraId="5CBBDC0B"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2DF57F8B" w14:textId="77777777" w:rsidR="001B0DC5" w:rsidRPr="00E34E53" w:rsidRDefault="001B0DC5" w:rsidP="001B0DC5">
      <w:p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 xml:space="preserve">For Rel-20 D2R </w:t>
      </w:r>
      <w:proofErr w:type="spellStart"/>
      <w:r w:rsidRPr="00E34E53">
        <w:rPr>
          <w:rFonts w:ascii="Times New Roman" w:eastAsia="MS Mincho" w:hAnsi="Times New Roman"/>
          <w:bCs/>
          <w:szCs w:val="20"/>
          <w:lang w:val="en-US" w:eastAsia="ja-JP"/>
        </w:rPr>
        <w:t>midamble</w:t>
      </w:r>
      <w:proofErr w:type="spellEnd"/>
      <w:r w:rsidRPr="00E34E53">
        <w:rPr>
          <w:rFonts w:ascii="Times New Roman" w:eastAsia="MS Mincho" w:hAnsi="Times New Roman"/>
          <w:bCs/>
          <w:szCs w:val="20"/>
          <w:lang w:val="en-US" w:eastAsia="ja-JP"/>
        </w:rPr>
        <w:t xml:space="preserve"> structure for BPSK, Option 2 structure is used as baseline, while Option 1 structure can be additionally enabled or disabled by the reader via D2R scheduling information.</w:t>
      </w:r>
    </w:p>
    <w:p w14:paraId="3E2AC067" w14:textId="77777777" w:rsidR="001B0DC5" w:rsidRPr="00E34E53" w:rsidRDefault="001B0DC5" w:rsidP="001B0DC5">
      <w:pPr>
        <w:numPr>
          <w:ilvl w:val="0"/>
          <w:numId w:val="117"/>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 xml:space="preserve">Option 1: The entire generated </w:t>
      </w:r>
      <w:proofErr w:type="spellStart"/>
      <w:r w:rsidRPr="00E34E53">
        <w:rPr>
          <w:rFonts w:ascii="Times New Roman" w:eastAsia="MS Mincho" w:hAnsi="Times New Roman"/>
          <w:bCs/>
          <w:szCs w:val="20"/>
          <w:lang w:val="en-US" w:eastAsia="ja-JP"/>
        </w:rPr>
        <w:t>midamble</w:t>
      </w:r>
      <w:proofErr w:type="spellEnd"/>
      <w:r w:rsidRPr="00E34E53">
        <w:rPr>
          <w:rFonts w:ascii="Times New Roman" w:eastAsia="MS Mincho" w:hAnsi="Times New Roman"/>
          <w:bCs/>
          <w:szCs w:val="20"/>
          <w:lang w:val="en-US" w:eastAsia="ja-JP"/>
        </w:rPr>
        <w:t xml:space="preserve"> sequence is inserted at each </w:t>
      </w:r>
      <w:proofErr w:type="spellStart"/>
      <w:r w:rsidRPr="00E34E53">
        <w:rPr>
          <w:rFonts w:ascii="Times New Roman" w:eastAsia="MS Mincho" w:hAnsi="Times New Roman"/>
          <w:bCs/>
          <w:szCs w:val="20"/>
          <w:lang w:val="en-US" w:eastAsia="ja-JP"/>
        </w:rPr>
        <w:t>midamble</w:t>
      </w:r>
      <w:proofErr w:type="spellEnd"/>
      <w:r w:rsidRPr="00E34E53">
        <w:rPr>
          <w:rFonts w:ascii="Times New Roman" w:eastAsia="MS Mincho" w:hAnsi="Times New Roman"/>
          <w:bCs/>
          <w:szCs w:val="20"/>
          <w:lang w:val="en-US" w:eastAsia="ja-JP"/>
        </w:rPr>
        <w:t xml:space="preserve"> position.</w:t>
      </w:r>
    </w:p>
    <w:p w14:paraId="0923FF25" w14:textId="77777777" w:rsidR="001B0DC5" w:rsidRPr="00E34E53" w:rsidRDefault="001B0DC5" w:rsidP="001B0DC5">
      <w:pPr>
        <w:numPr>
          <w:ilvl w:val="0"/>
          <w:numId w:val="117"/>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 xml:space="preserve">Option 2: The generated </w:t>
      </w:r>
      <w:proofErr w:type="spellStart"/>
      <w:r w:rsidRPr="00E34E53">
        <w:rPr>
          <w:rFonts w:ascii="Times New Roman" w:eastAsia="MS Mincho" w:hAnsi="Times New Roman"/>
          <w:bCs/>
          <w:szCs w:val="20"/>
          <w:lang w:val="en-US" w:eastAsia="ja-JP"/>
        </w:rPr>
        <w:t>midamble</w:t>
      </w:r>
      <w:proofErr w:type="spellEnd"/>
      <w:r w:rsidRPr="00E34E53">
        <w:rPr>
          <w:rFonts w:ascii="Times New Roman" w:eastAsia="MS Mincho" w:hAnsi="Times New Roman"/>
          <w:bCs/>
          <w:szCs w:val="20"/>
          <w:lang w:val="en-US" w:eastAsia="ja-JP"/>
        </w:rPr>
        <w:t xml:space="preserve"> sequence is divided, and one bit of the sequence is inserted at each </w:t>
      </w:r>
      <w:proofErr w:type="spellStart"/>
      <w:r w:rsidRPr="00E34E53">
        <w:rPr>
          <w:rFonts w:ascii="Times New Roman" w:eastAsia="MS Mincho" w:hAnsi="Times New Roman"/>
          <w:bCs/>
          <w:szCs w:val="20"/>
          <w:lang w:val="en-US" w:eastAsia="ja-JP"/>
        </w:rPr>
        <w:t>midamble</w:t>
      </w:r>
      <w:proofErr w:type="spellEnd"/>
      <w:r w:rsidRPr="00E34E53">
        <w:rPr>
          <w:rFonts w:ascii="Times New Roman" w:eastAsia="MS Mincho" w:hAnsi="Times New Roman"/>
          <w:bCs/>
          <w:szCs w:val="20"/>
          <w:lang w:val="en-US" w:eastAsia="ja-JP"/>
        </w:rPr>
        <w:t xml:space="preserve"> position.</w:t>
      </w:r>
    </w:p>
    <w:p w14:paraId="44FFEC1B" w14:textId="77777777" w:rsidR="001B0DC5" w:rsidRPr="00E34E53" w:rsidRDefault="001B0DC5" w:rsidP="001B0DC5">
      <w:pPr>
        <w:numPr>
          <w:ilvl w:val="0"/>
          <w:numId w:val="117"/>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 xml:space="preserve">FFS: </w:t>
      </w:r>
      <w:proofErr w:type="spellStart"/>
      <w:r w:rsidRPr="00E34E53">
        <w:rPr>
          <w:rFonts w:ascii="Times New Roman" w:eastAsia="MS Mincho" w:hAnsi="Times New Roman"/>
          <w:bCs/>
          <w:szCs w:val="20"/>
          <w:lang w:val="en-US" w:eastAsia="ja-JP"/>
        </w:rPr>
        <w:t>midamble</w:t>
      </w:r>
      <w:proofErr w:type="spellEnd"/>
      <w:r w:rsidRPr="00E34E53">
        <w:rPr>
          <w:rFonts w:ascii="Times New Roman" w:eastAsia="MS Mincho" w:hAnsi="Times New Roman"/>
          <w:bCs/>
          <w:szCs w:val="20"/>
          <w:lang w:val="en-US" w:eastAsia="ja-JP"/>
        </w:rPr>
        <w:t xml:space="preserve"> at the end of the PDRCH</w:t>
      </w:r>
    </w:p>
    <w:p w14:paraId="2911B475" w14:textId="77777777" w:rsidR="001B0DC5" w:rsidRPr="00E34E53" w:rsidRDefault="001B0DC5" w:rsidP="001B0DC5">
      <w:pPr>
        <w:rPr>
          <w:rFonts w:ascii="Times New Roman" w:eastAsia="MS Mincho" w:hAnsi="Times New Roman"/>
          <w:szCs w:val="20"/>
          <w:lang w:val="en-US" w:eastAsia="ja-JP"/>
        </w:rPr>
      </w:pPr>
    </w:p>
    <w:p w14:paraId="2744AE84" w14:textId="77777777" w:rsidR="001B0DC5" w:rsidRPr="00E34E53" w:rsidRDefault="001B0DC5" w:rsidP="001B0DC5">
      <w:pPr>
        <w:rPr>
          <w:rFonts w:ascii="Times New Roman" w:eastAsia="MS Mincho" w:hAnsi="Times New Roman"/>
          <w:szCs w:val="20"/>
          <w:lang w:val="en-US" w:eastAsia="ja-JP"/>
        </w:rPr>
      </w:pPr>
      <w:r w:rsidRPr="005D5F7C">
        <w:rPr>
          <w:rFonts w:ascii="Times New Roman" w:eastAsia="MS Mincho" w:hAnsi="Times New Roman"/>
          <w:b/>
          <w:bCs/>
          <w:szCs w:val="20"/>
          <w:highlight w:val="green"/>
          <w:lang w:val="en-US" w:eastAsia="ja-JP"/>
        </w:rPr>
        <w:t>Agreement</w:t>
      </w:r>
      <w:r w:rsidRPr="00E34E53">
        <w:rPr>
          <w:rFonts w:ascii="Times New Roman" w:eastAsia="MS Mincho" w:hAnsi="Times New Roman"/>
          <w:szCs w:val="20"/>
          <w:highlight w:val="green"/>
          <w:lang w:val="en-US" w:eastAsia="ja-JP"/>
        </w:rPr>
        <w:t>:</w:t>
      </w:r>
    </w:p>
    <w:p w14:paraId="10E7D8C5" w14:textId="77777777" w:rsidR="001B0DC5" w:rsidRPr="00E34E53" w:rsidRDefault="001B0DC5" w:rsidP="001B0DC5">
      <w:p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For D2R FDM(A), Option 1, where the D2R frequency resource is determined based on a reference frequency (</w:t>
      </w:r>
      <w:proofErr w:type="spellStart"/>
      <w:r w:rsidRPr="00E34E53">
        <w:rPr>
          <w:rFonts w:ascii="Times New Roman" w:eastAsia="MS Mincho" w:hAnsi="Times New Roman"/>
          <w:bCs/>
          <w:szCs w:val="20"/>
          <w:lang w:val="en-US" w:eastAsia="ja-JP"/>
        </w:rPr>
        <w:t>f</w:t>
      </w:r>
      <w:r w:rsidRPr="00E34E53">
        <w:rPr>
          <w:rFonts w:ascii="Times New Roman" w:eastAsia="MS Mincho" w:hAnsi="Times New Roman"/>
          <w:bCs/>
          <w:szCs w:val="20"/>
          <w:vertAlign w:val="subscript"/>
          <w:lang w:val="en-US" w:eastAsia="ja-JP"/>
        </w:rPr>
        <w:t>ref</w:t>
      </w:r>
      <w:proofErr w:type="spellEnd"/>
      <w:r w:rsidRPr="00E34E53">
        <w:rPr>
          <w:rFonts w:ascii="Times New Roman" w:eastAsia="MS Mincho" w:hAnsi="Times New Roman"/>
          <w:bCs/>
          <w:szCs w:val="20"/>
          <w:lang w:val="en-US" w:eastAsia="ja-JP"/>
        </w:rPr>
        <w:t>), an offset (</w:t>
      </w:r>
      <w:proofErr w:type="spellStart"/>
      <w:r w:rsidRPr="00E34E53">
        <w:rPr>
          <w:rFonts w:ascii="Times New Roman" w:eastAsia="MS Mincho" w:hAnsi="Times New Roman"/>
          <w:bCs/>
          <w:szCs w:val="20"/>
          <w:lang w:val="en-US" w:eastAsia="ja-JP"/>
        </w:rPr>
        <w:t>f</w:t>
      </w:r>
      <w:r w:rsidRPr="00E34E53">
        <w:rPr>
          <w:rFonts w:ascii="Times New Roman" w:eastAsia="MS Mincho" w:hAnsi="Times New Roman"/>
          <w:bCs/>
          <w:szCs w:val="20"/>
          <w:vertAlign w:val="subscript"/>
          <w:lang w:val="en-US" w:eastAsia="ja-JP"/>
        </w:rPr>
        <w:t>offset</w:t>
      </w:r>
      <w:proofErr w:type="spellEnd"/>
      <w:r w:rsidRPr="00E34E53">
        <w:rPr>
          <w:rFonts w:ascii="Times New Roman" w:eastAsia="MS Mincho" w:hAnsi="Times New Roman"/>
          <w:bCs/>
          <w:szCs w:val="20"/>
          <w:lang w:val="en-US" w:eastAsia="ja-JP"/>
        </w:rPr>
        <w:t xml:space="preserve">) and </w:t>
      </w:r>
      <w:r w:rsidRPr="00E34E53">
        <w:rPr>
          <w:rFonts w:ascii="Times New Roman" w:eastAsia="MS Mincho" w:hAnsi="Times New Roman"/>
          <w:bCs/>
          <w:i/>
          <w:iCs/>
          <w:szCs w:val="20"/>
          <w:lang w:val="en-US" w:eastAsia="ja-JP"/>
        </w:rPr>
        <w:t>T</w:t>
      </w:r>
      <w:r w:rsidRPr="00E34E53">
        <w:rPr>
          <w:rFonts w:ascii="Times New Roman" w:eastAsia="MS Mincho" w:hAnsi="Times New Roman"/>
          <w:bCs/>
          <w:szCs w:val="20"/>
          <w:vertAlign w:val="subscript"/>
          <w:lang w:val="en-US" w:eastAsia="ja-JP"/>
        </w:rPr>
        <w:t>b</w:t>
      </w:r>
      <w:r w:rsidRPr="00E34E53">
        <w:rPr>
          <w:rFonts w:ascii="Times New Roman" w:eastAsia="MS Mincho" w:hAnsi="Times New Roman"/>
          <w:bCs/>
          <w:szCs w:val="20"/>
          <w:lang w:val="en-US" w:eastAsia="ja-JP"/>
        </w:rPr>
        <w:t>, is supported.</w:t>
      </w:r>
    </w:p>
    <w:p w14:paraId="2973B6BD" w14:textId="77777777" w:rsidR="001B0DC5" w:rsidRPr="00E34E53" w:rsidRDefault="001B0DC5" w:rsidP="001B0DC5">
      <w:pPr>
        <w:rPr>
          <w:rFonts w:ascii="Times New Roman" w:eastAsia="MS Mincho" w:hAnsi="Times New Roman"/>
          <w:szCs w:val="20"/>
          <w:lang w:val="en-US" w:eastAsia="ja-JP"/>
        </w:rPr>
      </w:pPr>
    </w:p>
    <w:p w14:paraId="57363AD7"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567C1D33" w14:textId="77777777" w:rsidR="001B0DC5" w:rsidRPr="00E34E53" w:rsidRDefault="001B0DC5" w:rsidP="001B0DC5">
      <w:pPr>
        <w:rPr>
          <w:rFonts w:ascii="Times New Roman" w:eastAsia="MS Mincho" w:hAnsi="Times New Roman"/>
          <w:szCs w:val="20"/>
          <w:lang w:val="en-US" w:eastAsia="ja-JP"/>
        </w:rPr>
      </w:pPr>
      <w:r w:rsidRPr="00E34E53">
        <w:rPr>
          <w:rFonts w:ascii="Times New Roman" w:eastAsia="MS Mincho" w:hAnsi="Times New Roman"/>
          <w:szCs w:val="20"/>
          <w:lang w:eastAsia="ja-JP"/>
        </w:rPr>
        <w:t>For determination of the reference frequency (</w:t>
      </w:r>
      <w:proofErr w:type="spellStart"/>
      <w:r w:rsidRPr="00E34E53">
        <w:rPr>
          <w:rFonts w:ascii="Times New Roman" w:eastAsia="MS Mincho" w:hAnsi="Times New Roman"/>
          <w:szCs w:val="20"/>
          <w:lang w:eastAsia="ja-JP"/>
        </w:rPr>
        <w:t>f</w:t>
      </w:r>
      <w:r w:rsidRPr="00E34E53">
        <w:rPr>
          <w:rFonts w:ascii="Times New Roman" w:eastAsia="MS Mincho" w:hAnsi="Times New Roman"/>
          <w:szCs w:val="20"/>
          <w:vertAlign w:val="subscript"/>
          <w:lang w:eastAsia="ja-JP"/>
        </w:rPr>
        <w:t>ref</w:t>
      </w:r>
      <w:proofErr w:type="spellEnd"/>
      <w:r w:rsidRPr="00E34E53">
        <w:rPr>
          <w:rFonts w:ascii="Times New Roman" w:eastAsia="MS Mincho" w:hAnsi="Times New Roman"/>
          <w:szCs w:val="20"/>
          <w:vertAlign w:val="subscript"/>
          <w:lang w:eastAsia="ja-JP"/>
        </w:rPr>
        <w:softHyphen/>
      </w:r>
      <w:r w:rsidRPr="00E34E53">
        <w:rPr>
          <w:rFonts w:ascii="Times New Roman" w:eastAsia="MS Mincho" w:hAnsi="Times New Roman"/>
          <w:szCs w:val="20"/>
          <w:lang w:eastAsia="ja-JP"/>
        </w:rPr>
        <w:t>)</w:t>
      </w:r>
      <w:r w:rsidRPr="00E34E53">
        <w:rPr>
          <w:rFonts w:ascii="Times New Roman" w:eastAsia="MS Mincho" w:hAnsi="Times New Roman"/>
          <w:szCs w:val="20"/>
          <w:lang w:val="en-US" w:eastAsia="ja-JP"/>
        </w:rPr>
        <w:t>, companies are encouraged to provide a comparison between Alt 1 and Alt 2 considering the following aspects:</w:t>
      </w:r>
    </w:p>
    <w:p w14:paraId="72791839" w14:textId="77777777" w:rsidR="001B0DC5" w:rsidRPr="00E34E53" w:rsidRDefault="001B0DC5">
      <w:pPr>
        <w:numPr>
          <w:ilvl w:val="0"/>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 xml:space="preserve">For Alt 1, </w:t>
      </w:r>
    </w:p>
    <w:p w14:paraId="2AA335B9" w14:textId="77777777" w:rsidR="001B0DC5" w:rsidRPr="00E34E53" w:rsidRDefault="001B0DC5">
      <w:pPr>
        <w:numPr>
          <w:ilvl w:val="1"/>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Alt 1-1: the reference frequency indicated by the reader is based on N</w:t>
      </w:r>
      <w:r w:rsidRPr="00E34E53">
        <w:rPr>
          <w:rFonts w:ascii="Times New Roman" w:eastAsia="MS Mincho" w:hAnsi="Times New Roman"/>
          <w:szCs w:val="20"/>
          <w:vertAlign w:val="subscript"/>
          <w:lang w:val="en-US" w:eastAsia="ja-JP"/>
        </w:rPr>
        <w:t>REF</w:t>
      </w:r>
      <w:r w:rsidRPr="00E34E53">
        <w:rPr>
          <w:rFonts w:ascii="Times New Roman" w:eastAsia="MS Mincho" w:hAnsi="Times New Roman"/>
          <w:szCs w:val="20"/>
          <w:lang w:val="en-US" w:eastAsia="ja-JP"/>
        </w:rPr>
        <w:t xml:space="preserve"> (i.e., </w:t>
      </w:r>
      <w:proofErr w:type="spellStart"/>
      <w:r w:rsidRPr="00E34E53">
        <w:rPr>
          <w:rFonts w:ascii="Times New Roman" w:eastAsia="MS Mincho" w:hAnsi="Times New Roman"/>
          <w:szCs w:val="20"/>
          <w:lang w:val="en-US" w:eastAsia="ja-JP"/>
        </w:rPr>
        <w:t>AIoT</w:t>
      </w:r>
      <w:proofErr w:type="spellEnd"/>
      <w:r w:rsidRPr="00E34E53">
        <w:rPr>
          <w:rFonts w:ascii="Times New Roman" w:eastAsia="MS Mincho" w:hAnsi="Times New Roman"/>
          <w:szCs w:val="20"/>
          <w:lang w:val="en-US" w:eastAsia="ja-JP"/>
        </w:rPr>
        <w:t>-ARFCN) defined in TS 38.191 Clause 5.4.1.1, requiring X bits for indication.</w:t>
      </w:r>
    </w:p>
    <w:p w14:paraId="5250CD27" w14:textId="77777777" w:rsidR="001B0DC5" w:rsidRPr="00E34E53" w:rsidRDefault="001B0DC5">
      <w:pPr>
        <w:numPr>
          <w:ilvl w:val="1"/>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Alt 1-2: the reference frequency indicated by the reader is based on D2R channel raster according to RAN4 discussion, requiring Y bits for indication.</w:t>
      </w:r>
    </w:p>
    <w:p w14:paraId="00DB2DEF" w14:textId="77777777" w:rsidR="001B0DC5" w:rsidRPr="00E34E53" w:rsidRDefault="001B0DC5">
      <w:pPr>
        <w:numPr>
          <w:ilvl w:val="0"/>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 xml:space="preserve">For Alt 2, </w:t>
      </w:r>
    </w:p>
    <w:p w14:paraId="737DD85A" w14:textId="77777777" w:rsidR="001B0DC5" w:rsidRPr="00E34E53" w:rsidRDefault="001B0DC5">
      <w:pPr>
        <w:numPr>
          <w:ilvl w:val="1"/>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f</w:t>
      </w:r>
      <w:r w:rsidRPr="00E34E53">
        <w:rPr>
          <w:rFonts w:ascii="Times New Roman" w:eastAsia="MS Mincho" w:hAnsi="Times New Roman"/>
          <w:szCs w:val="20"/>
          <w:vertAlign w:val="subscript"/>
          <w:lang w:val="en-US" w:eastAsia="ja-JP"/>
        </w:rPr>
        <w:t>R2D_sync_raster</w:t>
      </w:r>
      <w:r w:rsidRPr="00E34E53">
        <w:rPr>
          <w:rFonts w:ascii="Times New Roman" w:eastAsia="MS Mincho" w:hAnsi="Times New Roman"/>
          <w:szCs w:val="20"/>
          <w:lang w:val="en-US" w:eastAsia="ja-JP"/>
        </w:rPr>
        <w:t xml:space="preserve"> ​is determined by the device from the received R2D synchronization signal.</w:t>
      </w:r>
    </w:p>
    <w:p w14:paraId="3DE1ED2E" w14:textId="77777777" w:rsidR="001B0DC5" w:rsidRPr="00E34E53" w:rsidRDefault="001B0DC5">
      <w:pPr>
        <w:numPr>
          <w:ilvl w:val="1"/>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f</w:t>
      </w:r>
      <w:r w:rsidRPr="00E34E53">
        <w:rPr>
          <w:rFonts w:ascii="Times New Roman" w:eastAsia="MS Mincho" w:hAnsi="Times New Roman"/>
          <w:szCs w:val="20"/>
          <w:vertAlign w:val="subscript"/>
          <w:lang w:val="en-US" w:eastAsia="ja-JP"/>
        </w:rPr>
        <w:t>offset,2</w:t>
      </w:r>
      <w:r w:rsidRPr="00E34E53">
        <w:rPr>
          <w:rFonts w:ascii="Times New Roman" w:eastAsia="MS Mincho" w:hAnsi="Times New Roman"/>
          <w:szCs w:val="20"/>
          <w:lang w:val="en-US" w:eastAsia="ja-JP"/>
        </w:rPr>
        <w:t xml:space="preserve"> ​has a range of [A, B] MHz and requires C bits for indication to the device. </w:t>
      </w:r>
    </w:p>
    <w:p w14:paraId="1F54E617" w14:textId="77777777" w:rsidR="001B0DC5" w:rsidRPr="00E34E53" w:rsidRDefault="001B0DC5">
      <w:pPr>
        <w:numPr>
          <w:ilvl w:val="2"/>
          <w:numId w:val="291"/>
        </w:numPr>
        <w:rPr>
          <w:rFonts w:ascii="Times New Roman" w:eastAsia="MS Mincho" w:hAnsi="Times New Roman"/>
          <w:szCs w:val="20"/>
          <w:lang w:val="en-US" w:eastAsia="ja-JP"/>
        </w:rPr>
      </w:pPr>
      <w:r w:rsidRPr="00E34E53">
        <w:rPr>
          <w:rFonts w:ascii="Times New Roman" w:eastAsia="MS Mincho" w:hAnsi="Times New Roman"/>
          <w:szCs w:val="20"/>
          <w:lang w:val="en-US" w:eastAsia="ja-JP"/>
        </w:rPr>
        <w:t>FFS: A, B, C, including whether A, B are band-dependent.</w:t>
      </w:r>
    </w:p>
    <w:p w14:paraId="170BB4CF" w14:textId="77777777" w:rsidR="001B0DC5" w:rsidRPr="00E34E53" w:rsidRDefault="001B0DC5" w:rsidP="001B0DC5">
      <w:pPr>
        <w:rPr>
          <w:rFonts w:ascii="Times New Roman" w:eastAsia="MS Mincho" w:hAnsi="Times New Roman"/>
          <w:szCs w:val="20"/>
          <w:lang w:val="en-US" w:eastAsia="ja-JP"/>
        </w:rPr>
      </w:pPr>
    </w:p>
    <w:p w14:paraId="3724225F"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004760B2" w14:textId="77777777" w:rsidR="001B0DC5" w:rsidRPr="00E34E53" w:rsidRDefault="001B0DC5" w:rsidP="001B0DC5">
      <w:p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The maximum number of D2R block-level repetitions is 16.</w:t>
      </w:r>
    </w:p>
    <w:p w14:paraId="4D553965" w14:textId="77777777" w:rsidR="001B0DC5" w:rsidRPr="00E34E53" w:rsidRDefault="001B0DC5" w:rsidP="001B0DC5">
      <w:pPr>
        <w:rPr>
          <w:rFonts w:ascii="Times New Roman" w:eastAsia="MS Mincho" w:hAnsi="Times New Roman"/>
          <w:szCs w:val="20"/>
          <w:lang w:val="en-US" w:eastAsia="ja-JP"/>
        </w:rPr>
      </w:pPr>
    </w:p>
    <w:p w14:paraId="5987C264"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4839515E" w14:textId="77777777" w:rsidR="001B0DC5" w:rsidRPr="00E34E53" w:rsidRDefault="001B0DC5" w:rsidP="001B0DC5">
      <w:p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For Rel-20 D2R preamble, three sequences are supported for each preamble length.</w:t>
      </w:r>
    </w:p>
    <w:p w14:paraId="59F35139" w14:textId="77777777" w:rsidR="001B0DC5" w:rsidRPr="00E34E53" w:rsidRDefault="001B0DC5" w:rsidP="001B0DC5">
      <w:pPr>
        <w:rPr>
          <w:rFonts w:ascii="Times New Roman" w:eastAsia="MS Mincho" w:hAnsi="Times New Roman"/>
          <w:szCs w:val="20"/>
          <w:lang w:val="en-US" w:eastAsia="ja-JP"/>
        </w:rPr>
      </w:pPr>
    </w:p>
    <w:p w14:paraId="667FDBE2" w14:textId="77777777" w:rsidR="001B0DC5" w:rsidRPr="00E34E53" w:rsidRDefault="001B0DC5" w:rsidP="001B0DC5">
      <w:pPr>
        <w:rPr>
          <w:rFonts w:ascii="Times New Roman" w:eastAsia="MS Mincho" w:hAnsi="Times New Roman"/>
          <w:szCs w:val="20"/>
          <w:lang w:val="en-US" w:eastAsia="ja-JP"/>
        </w:rPr>
      </w:pPr>
    </w:p>
    <w:p w14:paraId="522367AF" w14:textId="1BF9B72F" w:rsidR="001B0DC5" w:rsidRPr="005D5F7C" w:rsidRDefault="00C62C50" w:rsidP="001B0DC5">
      <w:pPr>
        <w:rPr>
          <w:rFonts w:ascii="Times New Roman" w:eastAsia="MS Mincho" w:hAnsi="Times New Roman"/>
          <w:b/>
          <w:bCs/>
          <w:szCs w:val="20"/>
          <w:lang w:eastAsia="ja-JP"/>
        </w:rPr>
      </w:pPr>
      <w:hyperlink r:id="rId454" w:history="1">
        <w:r w:rsidRPr="005D5F7C">
          <w:rPr>
            <w:rStyle w:val="Hyperlink"/>
            <w:rFonts w:ascii="Times New Roman" w:eastAsia="Times New Roman" w:hAnsi="Times New Roman"/>
            <w:b/>
            <w:bCs/>
            <w:szCs w:val="20"/>
          </w:rPr>
          <w:t>R1-2605813</w:t>
        </w:r>
      </w:hyperlink>
      <w:r w:rsidR="001B0DC5" w:rsidRPr="005D5F7C">
        <w:rPr>
          <w:rFonts w:ascii="Times New Roman" w:eastAsia="Times New Roman" w:hAnsi="Times New Roman"/>
          <w:b/>
          <w:bCs/>
          <w:szCs w:val="20"/>
        </w:rPr>
        <w:tab/>
        <w:t xml:space="preserve">FL summary #2 on D2R Aspects for R20 </w:t>
      </w:r>
      <w:proofErr w:type="spellStart"/>
      <w:r w:rsidR="001B0DC5" w:rsidRPr="005D5F7C">
        <w:rPr>
          <w:rFonts w:ascii="Times New Roman" w:eastAsia="Times New Roman" w:hAnsi="Times New Roman"/>
          <w:b/>
          <w:bCs/>
          <w:szCs w:val="20"/>
        </w:rPr>
        <w:t>AIoT</w:t>
      </w:r>
      <w:proofErr w:type="spellEnd"/>
      <w:r w:rsidR="001B0DC5" w:rsidRPr="005D5F7C">
        <w:rPr>
          <w:rFonts w:ascii="Times New Roman" w:eastAsia="Times New Roman" w:hAnsi="Times New Roman"/>
          <w:b/>
          <w:bCs/>
          <w:szCs w:val="20"/>
        </w:rPr>
        <w:tab/>
        <w:t>Moderator (Samsung)</w:t>
      </w:r>
    </w:p>
    <w:p w14:paraId="334D84B5" w14:textId="77777777" w:rsidR="001B0DC5" w:rsidRPr="00E34E53" w:rsidRDefault="001B0DC5" w:rsidP="001B0DC5">
      <w:pPr>
        <w:rPr>
          <w:rFonts w:ascii="Times New Roman" w:eastAsia="MS Mincho" w:hAnsi="Times New Roman"/>
          <w:szCs w:val="20"/>
          <w:lang w:eastAsia="ja-JP"/>
        </w:rPr>
      </w:pPr>
    </w:p>
    <w:p w14:paraId="3FE8EF51"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6631CEEA" w14:textId="77777777" w:rsidR="001B0DC5" w:rsidRPr="00E34E53" w:rsidRDefault="001B0DC5" w:rsidP="001B0DC5">
      <w:pPr>
        <w:rPr>
          <w:rFonts w:ascii="Times New Roman" w:eastAsia="MS Mincho" w:hAnsi="Times New Roman"/>
          <w:szCs w:val="20"/>
          <w:lang w:eastAsia="ja-JP"/>
        </w:rPr>
      </w:pPr>
      <w:r w:rsidRPr="00E34E53">
        <w:rPr>
          <w:rFonts w:ascii="Times New Roman" w:eastAsia="MS Mincho" w:hAnsi="Times New Roman"/>
          <w:szCs w:val="20"/>
          <w:lang w:eastAsia="ja-JP"/>
        </w:rPr>
        <w:t>The modulation scheme is determined based on device type.</w:t>
      </w:r>
    </w:p>
    <w:p w14:paraId="1FDBD4B5" w14:textId="77777777" w:rsidR="001B0DC5" w:rsidRPr="00E34E53" w:rsidRDefault="001B0DC5">
      <w:pPr>
        <w:numPr>
          <w:ilvl w:val="0"/>
          <w:numId w:val="118"/>
        </w:numPr>
        <w:rPr>
          <w:rFonts w:ascii="Times New Roman" w:eastAsia="MS Mincho" w:hAnsi="Times New Roman"/>
          <w:szCs w:val="20"/>
          <w:lang w:eastAsia="ja-JP"/>
        </w:rPr>
      </w:pPr>
      <w:r w:rsidRPr="00E34E53">
        <w:rPr>
          <w:rFonts w:ascii="Times New Roman" w:eastAsia="MS Mincho" w:hAnsi="Times New Roman"/>
          <w:szCs w:val="20"/>
          <w:lang w:eastAsia="ja-JP"/>
        </w:rPr>
        <w:t>Device 2b uses OOK modulation for D2R transmission.</w:t>
      </w:r>
    </w:p>
    <w:p w14:paraId="4F7BD43B" w14:textId="77777777" w:rsidR="001B0DC5" w:rsidRPr="00E34E53" w:rsidRDefault="001B0DC5">
      <w:pPr>
        <w:numPr>
          <w:ilvl w:val="0"/>
          <w:numId w:val="118"/>
        </w:numPr>
        <w:rPr>
          <w:rFonts w:ascii="Times New Roman" w:eastAsia="MS Mincho" w:hAnsi="Times New Roman"/>
          <w:szCs w:val="20"/>
          <w:lang w:val="en-US" w:eastAsia="ja-JP"/>
        </w:rPr>
      </w:pPr>
      <w:r w:rsidRPr="00E34E53">
        <w:rPr>
          <w:rFonts w:ascii="Times New Roman" w:eastAsia="MS Mincho" w:hAnsi="Times New Roman"/>
          <w:szCs w:val="20"/>
          <w:lang w:eastAsia="ja-JP"/>
        </w:rPr>
        <w:t>Device C uses BPSK modulation for D2R transmission.</w:t>
      </w:r>
    </w:p>
    <w:p w14:paraId="5C89C947" w14:textId="77777777" w:rsidR="001B0DC5" w:rsidRPr="00E34E53" w:rsidRDefault="001B0DC5">
      <w:pPr>
        <w:numPr>
          <w:ilvl w:val="0"/>
          <w:numId w:val="118"/>
        </w:numPr>
        <w:rPr>
          <w:rFonts w:ascii="Times New Roman" w:eastAsia="MS Mincho" w:hAnsi="Times New Roman"/>
          <w:szCs w:val="20"/>
          <w:lang w:val="en-US" w:eastAsia="ja-JP"/>
        </w:rPr>
      </w:pPr>
      <w:r w:rsidRPr="00E34E53">
        <w:rPr>
          <w:rFonts w:ascii="Times New Roman" w:eastAsia="MS Mincho" w:hAnsi="Times New Roman"/>
          <w:szCs w:val="20"/>
          <w:lang w:eastAsia="ja-JP"/>
        </w:rPr>
        <w:t>Note: RAN1 strives to minimize the design differences due to OOK and BPSK for D2R.</w:t>
      </w:r>
    </w:p>
    <w:p w14:paraId="2CFB8D93" w14:textId="77777777" w:rsidR="001B0DC5" w:rsidRPr="00E34E53" w:rsidRDefault="001B0DC5" w:rsidP="001B0DC5">
      <w:pPr>
        <w:rPr>
          <w:rFonts w:ascii="Times New Roman" w:eastAsia="MS Mincho" w:hAnsi="Times New Roman"/>
          <w:szCs w:val="20"/>
          <w:lang w:val="en-US" w:eastAsia="ja-JP"/>
        </w:rPr>
      </w:pPr>
    </w:p>
    <w:p w14:paraId="4972FFA4" w14:textId="77777777" w:rsidR="001B0DC5" w:rsidRPr="00E34E53" w:rsidRDefault="001B0DC5" w:rsidP="001B0DC5">
      <w:pPr>
        <w:rPr>
          <w:rFonts w:ascii="Times New Roman" w:eastAsia="MS Mincho" w:hAnsi="Times New Roman"/>
          <w:szCs w:val="20"/>
          <w:lang w:val="en-US" w:eastAsia="ja-JP"/>
        </w:rPr>
      </w:pPr>
      <w:r w:rsidRPr="00E34E53">
        <w:rPr>
          <w:rFonts w:ascii="Times New Roman" w:eastAsia="MS Mincho" w:hAnsi="Times New Roman"/>
          <w:szCs w:val="20"/>
          <w:lang w:val="en-US" w:eastAsia="ja-JP"/>
        </w:rPr>
        <w:t>Conclusion:</w:t>
      </w:r>
    </w:p>
    <w:p w14:paraId="5BC61C1B" w14:textId="77777777" w:rsidR="001B0DC5" w:rsidRPr="00E34E53" w:rsidRDefault="001B0DC5" w:rsidP="001B0DC5">
      <w:pPr>
        <w:rPr>
          <w:rFonts w:ascii="Times New Roman" w:eastAsia="MS Mincho" w:hAnsi="Times New Roman"/>
          <w:szCs w:val="20"/>
          <w:lang w:eastAsia="ja-JP"/>
        </w:rPr>
      </w:pPr>
      <w:r w:rsidRPr="00E34E53">
        <w:rPr>
          <w:rFonts w:ascii="Times New Roman" w:eastAsia="MS Mincho" w:hAnsi="Times New Roman"/>
          <w:szCs w:val="20"/>
          <w:lang w:eastAsia="ja-JP"/>
        </w:rPr>
        <w:t xml:space="preserve">For PDRCH scrambling sequence initialization, time-varying information is not included in </w:t>
      </w:r>
      <w:proofErr w:type="spellStart"/>
      <w:r w:rsidRPr="00E34E53">
        <w:rPr>
          <w:rFonts w:ascii="Times New Roman" w:eastAsia="MS Mincho" w:hAnsi="Times New Roman"/>
          <w:i/>
          <w:iCs/>
          <w:szCs w:val="20"/>
          <w:lang w:eastAsia="ja-JP"/>
        </w:rPr>
        <w:t>c</w:t>
      </w:r>
      <w:r w:rsidRPr="00E34E53">
        <w:rPr>
          <w:rFonts w:ascii="Times New Roman" w:eastAsia="MS Mincho" w:hAnsi="Times New Roman"/>
          <w:szCs w:val="20"/>
          <w:vertAlign w:val="subscript"/>
          <w:lang w:eastAsia="ja-JP"/>
        </w:rPr>
        <w:t>init</w:t>
      </w:r>
      <w:proofErr w:type="spellEnd"/>
      <w:r w:rsidRPr="00E34E53">
        <w:rPr>
          <w:rFonts w:ascii="Times New Roman" w:eastAsia="MS Mincho" w:hAnsi="Times New Roman"/>
          <w:szCs w:val="20"/>
          <w:lang w:eastAsia="ja-JP"/>
        </w:rPr>
        <w:t>.</w:t>
      </w:r>
    </w:p>
    <w:p w14:paraId="5A31165E" w14:textId="77777777" w:rsidR="001B0DC5" w:rsidRPr="00E34E53" w:rsidRDefault="001B0DC5" w:rsidP="001B0DC5">
      <w:pPr>
        <w:rPr>
          <w:rFonts w:ascii="Times New Roman" w:eastAsia="MS Mincho" w:hAnsi="Times New Roman"/>
          <w:szCs w:val="20"/>
          <w:lang w:eastAsia="ja-JP"/>
        </w:rPr>
      </w:pPr>
    </w:p>
    <w:p w14:paraId="2833F6D5" w14:textId="77777777" w:rsidR="001B0DC5" w:rsidRPr="005D5F7C" w:rsidRDefault="001B0DC5" w:rsidP="001B0DC5">
      <w:pPr>
        <w:rPr>
          <w:rFonts w:ascii="Times New Roman" w:eastAsia="MS Mincho" w:hAnsi="Times New Roman"/>
          <w:b/>
          <w:bCs/>
          <w:szCs w:val="20"/>
          <w:lang w:eastAsia="ja-JP"/>
        </w:rPr>
      </w:pPr>
      <w:r w:rsidRPr="005D5F7C">
        <w:rPr>
          <w:rFonts w:ascii="Times New Roman" w:eastAsia="MS Mincho" w:hAnsi="Times New Roman"/>
          <w:b/>
          <w:bCs/>
          <w:szCs w:val="20"/>
          <w:highlight w:val="green"/>
          <w:lang w:eastAsia="ja-JP"/>
        </w:rPr>
        <w:t>Agreement:</w:t>
      </w:r>
    </w:p>
    <w:p w14:paraId="6C910552" w14:textId="77777777" w:rsidR="001B0DC5" w:rsidRPr="00E34E53" w:rsidRDefault="001B0DC5" w:rsidP="001B0DC5">
      <w:pPr>
        <w:rPr>
          <w:rFonts w:ascii="Times New Roman" w:eastAsia="MS Mincho" w:hAnsi="Times New Roman"/>
          <w:szCs w:val="20"/>
          <w:lang w:eastAsia="ja-JP"/>
        </w:rPr>
      </w:pPr>
      <w:r w:rsidRPr="00E34E53">
        <w:rPr>
          <w:rFonts w:ascii="Times New Roman" w:eastAsia="MS Mincho" w:hAnsi="Times New Roman"/>
          <w:szCs w:val="20"/>
          <w:lang w:eastAsia="ja-JP"/>
        </w:rPr>
        <w:t>For the initial offset Nc of the scrambling sequence generator, update the agreement as follows.</w:t>
      </w:r>
    </w:p>
    <w:tbl>
      <w:tblPr>
        <w:tblStyle w:val="TableGrid"/>
        <w:tblW w:w="0" w:type="auto"/>
        <w:tblLook w:val="04A0" w:firstRow="1" w:lastRow="0" w:firstColumn="1" w:lastColumn="0" w:noHBand="0" w:noVBand="1"/>
      </w:tblPr>
      <w:tblGrid>
        <w:gridCol w:w="9628"/>
      </w:tblGrid>
      <w:tr w:rsidR="001B0DC5" w:rsidRPr="00E34E53" w14:paraId="04945515" w14:textId="77777777" w:rsidTr="00262E76">
        <w:tc>
          <w:tcPr>
            <w:tcW w:w="9628" w:type="dxa"/>
            <w:tcBorders>
              <w:top w:val="single" w:sz="4" w:space="0" w:color="auto"/>
              <w:left w:val="single" w:sz="4" w:space="0" w:color="auto"/>
              <w:bottom w:val="single" w:sz="4" w:space="0" w:color="auto"/>
              <w:right w:val="single" w:sz="4" w:space="0" w:color="auto"/>
            </w:tcBorders>
            <w:hideMark/>
          </w:tcPr>
          <w:p w14:paraId="1286009F" w14:textId="77777777" w:rsidR="001B0DC5" w:rsidRPr="00E34E53" w:rsidRDefault="001B0DC5" w:rsidP="00262E76">
            <w:pPr>
              <w:rPr>
                <w:rFonts w:ascii="Times New Roman" w:eastAsia="MS Mincho" w:hAnsi="Times New Roman"/>
                <w:szCs w:val="20"/>
                <w:lang w:eastAsia="ja-JP"/>
              </w:rPr>
            </w:pPr>
            <w:r w:rsidRPr="005D5F7C">
              <w:rPr>
                <w:rFonts w:ascii="Times New Roman" w:eastAsia="MS Mincho" w:hAnsi="Times New Roman"/>
                <w:b/>
                <w:bCs/>
                <w:szCs w:val="20"/>
                <w:highlight w:val="green"/>
                <w:lang w:eastAsia="ja-JP"/>
              </w:rPr>
              <w:t>Agreement</w:t>
            </w:r>
            <w:r w:rsidRPr="005D5F7C">
              <w:rPr>
                <w:rFonts w:ascii="Times New Roman" w:eastAsia="MS Mincho" w:hAnsi="Times New Roman"/>
                <w:b/>
                <w:bCs/>
                <w:szCs w:val="20"/>
                <w:lang w:eastAsia="ja-JP"/>
              </w:rPr>
              <w:t>:</w:t>
            </w:r>
            <w:r w:rsidRPr="00E34E53">
              <w:rPr>
                <w:rFonts w:ascii="Times New Roman" w:eastAsia="MS Mincho" w:hAnsi="Times New Roman"/>
                <w:szCs w:val="20"/>
                <w:lang w:eastAsia="ja-JP"/>
              </w:rPr>
              <w:t xml:space="preserve"> (RAN1#125)</w:t>
            </w:r>
          </w:p>
          <w:p w14:paraId="39D2818B" w14:textId="77777777" w:rsidR="001B0DC5" w:rsidRPr="00E34E53" w:rsidRDefault="001B0DC5" w:rsidP="00262E76">
            <w:pPr>
              <w:rPr>
                <w:rFonts w:ascii="Times New Roman" w:eastAsia="MS Mincho" w:hAnsi="Times New Roman"/>
                <w:szCs w:val="20"/>
                <w:lang w:eastAsia="ja-JP"/>
              </w:rPr>
            </w:pPr>
            <w:r w:rsidRPr="00E34E53">
              <w:rPr>
                <w:rFonts w:ascii="Times New Roman" w:eastAsia="MS Mincho" w:hAnsi="Times New Roman"/>
                <w:szCs w:val="20"/>
                <w:lang w:eastAsia="ja-JP"/>
              </w:rPr>
              <w:t xml:space="preserve">For the initial offset </w:t>
            </w:r>
            <w:r w:rsidRPr="00E34E53">
              <w:rPr>
                <w:rFonts w:ascii="Times New Roman" w:eastAsia="MS Mincho" w:hAnsi="Times New Roman"/>
                <w:i/>
                <w:iCs/>
                <w:szCs w:val="20"/>
                <w:lang w:eastAsia="ja-JP"/>
              </w:rPr>
              <w:t>N</w:t>
            </w:r>
            <w:r w:rsidRPr="00E34E53">
              <w:rPr>
                <w:rFonts w:ascii="Times New Roman" w:eastAsia="MS Mincho" w:hAnsi="Times New Roman"/>
                <w:szCs w:val="20"/>
                <w:vertAlign w:val="subscript"/>
                <w:lang w:eastAsia="ja-JP"/>
              </w:rPr>
              <w:t>c</w:t>
            </w:r>
            <w:r w:rsidRPr="00E34E53">
              <w:rPr>
                <w:rFonts w:ascii="Times New Roman" w:eastAsia="MS Mincho" w:hAnsi="Times New Roman"/>
                <w:szCs w:val="20"/>
                <w:lang w:eastAsia="ja-JP"/>
              </w:rPr>
              <w:t xml:space="preserve"> of the scrambling sequence generator, </w:t>
            </w:r>
            <w:r w:rsidRPr="00E34E53">
              <w:rPr>
                <w:rFonts w:ascii="Times New Roman" w:eastAsia="MS Mincho" w:hAnsi="Times New Roman"/>
                <w:i/>
                <w:iCs/>
                <w:szCs w:val="20"/>
                <w:lang w:eastAsia="ja-JP"/>
              </w:rPr>
              <w:t>N</w:t>
            </w:r>
            <w:r w:rsidRPr="00E34E53">
              <w:rPr>
                <w:rFonts w:ascii="Times New Roman" w:eastAsia="MS Mincho" w:hAnsi="Times New Roman"/>
                <w:szCs w:val="20"/>
                <w:vertAlign w:val="subscript"/>
                <w:lang w:eastAsia="ja-JP"/>
              </w:rPr>
              <w:t>c</w:t>
            </w:r>
            <w:r w:rsidRPr="00E34E53">
              <w:rPr>
                <w:rFonts w:ascii="Times New Roman" w:eastAsia="MS Mincho" w:hAnsi="Times New Roman"/>
                <w:szCs w:val="20"/>
                <w:lang w:eastAsia="ja-JP"/>
              </w:rPr>
              <w:t xml:space="preserve"> = 1600 as in NR</w:t>
            </w:r>
          </w:p>
          <w:p w14:paraId="5BC08AA9" w14:textId="77777777" w:rsidR="001B0DC5" w:rsidRPr="00E34E53" w:rsidRDefault="001B0DC5">
            <w:pPr>
              <w:numPr>
                <w:ilvl w:val="1"/>
                <w:numId w:val="119"/>
              </w:numPr>
              <w:autoSpaceDN w:val="0"/>
              <w:jc w:val="both"/>
              <w:rPr>
                <w:rFonts w:ascii="Times New Roman" w:eastAsia="MS Mincho" w:hAnsi="Times New Roman"/>
                <w:strike/>
                <w:color w:val="FF0000"/>
                <w:szCs w:val="20"/>
                <w:lang w:eastAsia="ja-JP"/>
              </w:rPr>
            </w:pPr>
            <w:r w:rsidRPr="00E34E53">
              <w:rPr>
                <w:rFonts w:ascii="Times New Roman" w:eastAsia="MS Mincho" w:hAnsi="Times New Roman"/>
                <w:strike/>
                <w:color w:val="FF0000"/>
                <w:szCs w:val="20"/>
                <w:lang w:eastAsia="ja-JP"/>
              </w:rPr>
              <w:t>FFS: whether additional specification support (e.g., with limiting number of sequences) is needed to reduce the device complexity</w:t>
            </w:r>
          </w:p>
        </w:tc>
      </w:tr>
    </w:tbl>
    <w:p w14:paraId="4990B862" w14:textId="77777777" w:rsidR="001B0DC5" w:rsidRPr="00E34E53" w:rsidRDefault="001B0DC5" w:rsidP="001B0DC5">
      <w:pPr>
        <w:rPr>
          <w:rFonts w:ascii="Times New Roman" w:eastAsia="MS Mincho" w:hAnsi="Times New Roman"/>
          <w:szCs w:val="20"/>
          <w:lang w:eastAsia="ja-JP"/>
        </w:rPr>
      </w:pPr>
    </w:p>
    <w:p w14:paraId="4FFE5274" w14:textId="77777777" w:rsidR="001B0DC5" w:rsidRPr="005D5F7C" w:rsidRDefault="001B0DC5" w:rsidP="001B0DC5">
      <w:pPr>
        <w:rPr>
          <w:rFonts w:ascii="Times New Roman" w:eastAsia="MS Mincho" w:hAnsi="Times New Roman"/>
          <w:b/>
          <w:bCs/>
          <w:szCs w:val="20"/>
          <w:lang w:eastAsia="ja-JP"/>
        </w:rPr>
      </w:pPr>
      <w:r w:rsidRPr="005D5F7C">
        <w:rPr>
          <w:rFonts w:ascii="Times New Roman" w:eastAsia="MS Mincho" w:hAnsi="Times New Roman"/>
          <w:b/>
          <w:bCs/>
          <w:szCs w:val="20"/>
          <w:highlight w:val="green"/>
          <w:lang w:eastAsia="ja-JP"/>
        </w:rPr>
        <w:t>Agreement:</w:t>
      </w:r>
    </w:p>
    <w:p w14:paraId="6AAE1796" w14:textId="77777777" w:rsidR="001B0DC5" w:rsidRPr="00E34E53" w:rsidRDefault="001B0DC5" w:rsidP="001B0DC5">
      <w:pPr>
        <w:rPr>
          <w:rFonts w:ascii="Times New Roman" w:eastAsia="MS Mincho" w:hAnsi="Times New Roman"/>
          <w:szCs w:val="20"/>
          <w:lang w:eastAsia="ja-JP"/>
        </w:rPr>
      </w:pPr>
      <w:r w:rsidRPr="00E34E53">
        <w:rPr>
          <w:rFonts w:ascii="Times New Roman" w:eastAsia="MS Mincho" w:hAnsi="Times New Roman"/>
          <w:szCs w:val="20"/>
          <w:lang w:eastAsia="ja-JP"/>
        </w:rPr>
        <w:t>Regarding the applicability of PDRCH scrambling, the agreement is updated as follows:</w:t>
      </w:r>
    </w:p>
    <w:tbl>
      <w:tblPr>
        <w:tblStyle w:val="TableGrid"/>
        <w:tblW w:w="9639" w:type="dxa"/>
        <w:tblInd w:w="-5" w:type="dxa"/>
        <w:tblLook w:val="04A0" w:firstRow="1" w:lastRow="0" w:firstColumn="1" w:lastColumn="0" w:noHBand="0" w:noVBand="1"/>
      </w:tblPr>
      <w:tblGrid>
        <w:gridCol w:w="9639"/>
      </w:tblGrid>
      <w:tr w:rsidR="001B0DC5" w:rsidRPr="00E34E53" w14:paraId="1754E155" w14:textId="77777777" w:rsidTr="00262E76">
        <w:tc>
          <w:tcPr>
            <w:tcW w:w="9639" w:type="dxa"/>
            <w:tcBorders>
              <w:top w:val="single" w:sz="4" w:space="0" w:color="auto"/>
              <w:left w:val="single" w:sz="4" w:space="0" w:color="auto"/>
              <w:bottom w:val="single" w:sz="4" w:space="0" w:color="auto"/>
              <w:right w:val="single" w:sz="4" w:space="0" w:color="auto"/>
            </w:tcBorders>
            <w:hideMark/>
          </w:tcPr>
          <w:p w14:paraId="33CBC177" w14:textId="77777777" w:rsidR="001B0DC5" w:rsidRPr="005D5F7C" w:rsidRDefault="001B0DC5" w:rsidP="00262E76">
            <w:pPr>
              <w:rPr>
                <w:rFonts w:ascii="Times New Roman" w:hAnsi="Times New Roman"/>
                <w:b/>
                <w:bCs/>
                <w:szCs w:val="20"/>
                <w:lang w:eastAsia="zh-CN"/>
              </w:rPr>
            </w:pPr>
            <w:r w:rsidRPr="005D5F7C">
              <w:rPr>
                <w:rFonts w:ascii="Times New Roman" w:eastAsia="MS Mincho" w:hAnsi="Times New Roman"/>
                <w:b/>
                <w:bCs/>
                <w:szCs w:val="20"/>
                <w:highlight w:val="green"/>
                <w:lang w:eastAsia="ja-JP"/>
              </w:rPr>
              <w:t>Agreement</w:t>
            </w:r>
            <w:r w:rsidRPr="005D5F7C">
              <w:rPr>
                <w:rFonts w:ascii="Times New Roman" w:hAnsi="Times New Roman"/>
                <w:b/>
                <w:bCs/>
                <w:szCs w:val="20"/>
                <w:lang w:eastAsia="zh-CN"/>
              </w:rPr>
              <w:t>:</w:t>
            </w:r>
          </w:p>
          <w:p w14:paraId="2AC9C241" w14:textId="77777777" w:rsidR="001B0DC5" w:rsidRPr="00E34E53" w:rsidRDefault="001B0DC5" w:rsidP="00262E76">
            <w:pPr>
              <w:rPr>
                <w:rFonts w:ascii="Times New Roman" w:hAnsi="Times New Roman"/>
                <w:szCs w:val="20"/>
                <w:lang w:eastAsia="zh-CN"/>
              </w:rPr>
            </w:pPr>
            <w:r w:rsidRPr="00E34E53">
              <w:rPr>
                <w:rFonts w:ascii="Times New Roman" w:hAnsi="Times New Roman"/>
                <w:szCs w:val="20"/>
                <w:lang w:eastAsia="zh-CN"/>
              </w:rPr>
              <w:t>PDRCH scrambling is applied to all PDRCH transmissions</w:t>
            </w:r>
          </w:p>
          <w:p w14:paraId="192E1128" w14:textId="77777777" w:rsidR="001B0DC5" w:rsidRPr="00E34E53" w:rsidRDefault="001B0DC5" w:rsidP="00262E76">
            <w:pPr>
              <w:rPr>
                <w:rFonts w:ascii="Times New Roman" w:hAnsi="Times New Roman"/>
                <w:strike/>
                <w:szCs w:val="20"/>
                <w:lang w:eastAsia="zh-CN"/>
              </w:rPr>
            </w:pPr>
            <w:r w:rsidRPr="00E34E53">
              <w:rPr>
                <w:rFonts w:ascii="Times New Roman" w:hAnsi="Times New Roman"/>
                <w:strike/>
                <w:color w:val="FF0000"/>
                <w:szCs w:val="20"/>
                <w:lang w:eastAsia="zh-CN"/>
              </w:rPr>
              <w:t>FFS: DO-A scheduling request</w:t>
            </w:r>
          </w:p>
        </w:tc>
      </w:tr>
    </w:tbl>
    <w:p w14:paraId="2E553D64" w14:textId="77777777" w:rsidR="001B0DC5" w:rsidRPr="00E34E53" w:rsidRDefault="001B0DC5" w:rsidP="001B0DC5">
      <w:pPr>
        <w:rPr>
          <w:rFonts w:ascii="Times New Roman" w:eastAsia="MS Mincho" w:hAnsi="Times New Roman"/>
          <w:szCs w:val="20"/>
          <w:lang w:eastAsia="ja-JP"/>
        </w:rPr>
      </w:pPr>
    </w:p>
    <w:p w14:paraId="1720F20F" w14:textId="77777777" w:rsidR="001B0DC5" w:rsidRPr="005D5F7C" w:rsidRDefault="001B0DC5" w:rsidP="001B0DC5">
      <w:pPr>
        <w:rPr>
          <w:rFonts w:ascii="Times New Roman" w:eastAsia="MS Mincho" w:hAnsi="Times New Roman"/>
          <w:b/>
          <w:bCs/>
          <w:szCs w:val="20"/>
          <w:lang w:eastAsia="ja-JP"/>
        </w:rPr>
      </w:pPr>
      <w:r w:rsidRPr="005D5F7C">
        <w:rPr>
          <w:rFonts w:ascii="Times New Roman" w:eastAsia="MS Mincho" w:hAnsi="Times New Roman"/>
          <w:b/>
          <w:bCs/>
          <w:szCs w:val="20"/>
          <w:highlight w:val="green"/>
          <w:lang w:eastAsia="ja-JP"/>
        </w:rPr>
        <w:t>Agreement:</w:t>
      </w:r>
    </w:p>
    <w:p w14:paraId="65F2DCEC" w14:textId="77777777" w:rsidR="001B0DC5" w:rsidRPr="00E34E53" w:rsidRDefault="001B0DC5" w:rsidP="001B0DC5">
      <w:pPr>
        <w:rPr>
          <w:rFonts w:ascii="Times New Roman" w:eastAsia="MS Mincho" w:hAnsi="Times New Roman"/>
          <w:szCs w:val="20"/>
          <w:lang w:val="en-US" w:eastAsia="ja-JP"/>
        </w:rPr>
      </w:pPr>
      <w:r w:rsidRPr="00E34E53">
        <w:rPr>
          <w:rFonts w:ascii="Times New Roman" w:eastAsia="MS Mincho" w:hAnsi="Times New Roman"/>
          <w:szCs w:val="20"/>
          <w:lang w:val="en-US" w:eastAsia="ja-JP"/>
        </w:rPr>
        <w:t>For D2R block-level repetition, support one of the following:</w:t>
      </w:r>
    </w:p>
    <w:p w14:paraId="311241C5" w14:textId="77777777" w:rsidR="001B0DC5" w:rsidRPr="00E34E53" w:rsidRDefault="001B0DC5">
      <w:pPr>
        <w:pStyle w:val="ListParagraph"/>
        <w:numPr>
          <w:ilvl w:val="0"/>
          <w:numId w:val="120"/>
        </w:numPr>
        <w:overflowPunct/>
        <w:autoSpaceDE/>
        <w:autoSpaceDN/>
        <w:adjustRightInd/>
        <w:spacing w:after="0"/>
        <w:contextualSpacing w:val="0"/>
        <w:textAlignment w:val="auto"/>
        <w:rPr>
          <w:rFonts w:eastAsia="MS Mincho"/>
          <w:lang w:val="en-US"/>
        </w:rPr>
      </w:pPr>
      <w:r w:rsidRPr="00E34E53">
        <w:rPr>
          <w:rFonts w:eastAsia="MS Mincho"/>
          <w:lang w:val="en-US"/>
        </w:rPr>
        <w:t xml:space="preserve">Alt 1: {1, 2, 4, 16} </w:t>
      </w:r>
    </w:p>
    <w:p w14:paraId="2471FBF5" w14:textId="77777777" w:rsidR="001B0DC5" w:rsidRPr="00E34E53" w:rsidRDefault="001B0DC5">
      <w:pPr>
        <w:pStyle w:val="ListParagraph"/>
        <w:numPr>
          <w:ilvl w:val="0"/>
          <w:numId w:val="120"/>
        </w:numPr>
        <w:overflowPunct/>
        <w:autoSpaceDE/>
        <w:autoSpaceDN/>
        <w:adjustRightInd/>
        <w:spacing w:after="0"/>
        <w:contextualSpacing w:val="0"/>
        <w:textAlignment w:val="auto"/>
        <w:rPr>
          <w:rFonts w:eastAsia="MS Mincho"/>
          <w:lang w:val="en-US"/>
        </w:rPr>
      </w:pPr>
      <w:r w:rsidRPr="00E34E53">
        <w:rPr>
          <w:rFonts w:eastAsia="MS Mincho"/>
          <w:lang w:val="en-US"/>
        </w:rPr>
        <w:t>Alt 2: {1, 2, 4, 8, 16}</w:t>
      </w:r>
    </w:p>
    <w:p w14:paraId="43DBB43B" w14:textId="77777777" w:rsidR="001B0DC5" w:rsidRPr="00E34E53" w:rsidRDefault="001B0DC5">
      <w:pPr>
        <w:pStyle w:val="ListParagraph"/>
        <w:numPr>
          <w:ilvl w:val="0"/>
          <w:numId w:val="120"/>
        </w:numPr>
        <w:overflowPunct/>
        <w:autoSpaceDE/>
        <w:autoSpaceDN/>
        <w:adjustRightInd/>
        <w:spacing w:after="0"/>
        <w:contextualSpacing w:val="0"/>
        <w:textAlignment w:val="auto"/>
        <w:rPr>
          <w:rFonts w:eastAsia="MS Mincho"/>
          <w:lang w:val="en-US"/>
        </w:rPr>
      </w:pPr>
      <w:r w:rsidRPr="00E34E53">
        <w:rPr>
          <w:rFonts w:eastAsia="MS Mincho"/>
          <w:lang w:val="en-US"/>
        </w:rPr>
        <w:t>Alt 3: {1, 2, 8, 16}</w:t>
      </w:r>
    </w:p>
    <w:p w14:paraId="5E9E072F" w14:textId="77777777" w:rsidR="001B0DC5" w:rsidRPr="00E34E53" w:rsidRDefault="001B0DC5">
      <w:pPr>
        <w:pStyle w:val="ListParagraph"/>
        <w:numPr>
          <w:ilvl w:val="0"/>
          <w:numId w:val="120"/>
        </w:numPr>
        <w:overflowPunct/>
        <w:autoSpaceDE/>
        <w:autoSpaceDN/>
        <w:adjustRightInd/>
        <w:spacing w:after="0"/>
        <w:contextualSpacing w:val="0"/>
        <w:textAlignment w:val="auto"/>
        <w:rPr>
          <w:rFonts w:eastAsia="MS Mincho"/>
          <w:lang w:val="en-US"/>
        </w:rPr>
      </w:pPr>
      <w:r w:rsidRPr="00E34E53">
        <w:rPr>
          <w:rFonts w:eastAsia="MS Mincho"/>
          <w:lang w:val="en-US"/>
        </w:rPr>
        <w:t>Alt 4: {1, 2, 4, 6, 8, 10, 12, 16}</w:t>
      </w:r>
    </w:p>
    <w:p w14:paraId="6F86886A" w14:textId="77777777" w:rsidR="001B0DC5" w:rsidRPr="00E34E53" w:rsidRDefault="001B0DC5" w:rsidP="001B0DC5">
      <w:pPr>
        <w:rPr>
          <w:rFonts w:ascii="Times New Roman" w:eastAsia="MS Mincho" w:hAnsi="Times New Roman"/>
          <w:szCs w:val="20"/>
          <w:lang w:eastAsia="ja-JP"/>
        </w:rPr>
      </w:pPr>
    </w:p>
    <w:p w14:paraId="172C2B65" w14:textId="77777777" w:rsidR="001B0DC5" w:rsidRPr="005D5F7C" w:rsidRDefault="001B0DC5" w:rsidP="001B0DC5">
      <w:pPr>
        <w:rPr>
          <w:rFonts w:ascii="Times New Roman" w:eastAsia="MS Mincho" w:hAnsi="Times New Roman"/>
          <w:b/>
          <w:szCs w:val="20"/>
          <w:lang w:val="en-US" w:eastAsia="ja-JP"/>
        </w:rPr>
      </w:pPr>
      <w:r w:rsidRPr="005D5F7C">
        <w:rPr>
          <w:rFonts w:ascii="Times New Roman" w:eastAsia="MS Mincho" w:hAnsi="Times New Roman"/>
          <w:b/>
          <w:szCs w:val="20"/>
          <w:highlight w:val="green"/>
          <w:lang w:val="en-US" w:eastAsia="ja-JP"/>
        </w:rPr>
        <w:t>Agreement:</w:t>
      </w:r>
    </w:p>
    <w:p w14:paraId="14896FED" w14:textId="77777777" w:rsidR="001B0DC5" w:rsidRPr="00E34E53" w:rsidRDefault="001B0DC5" w:rsidP="001B0DC5">
      <w:p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For D2R preamble sequence generation, companies are encouraged to evaluate different polynomials and initial states for a given preamble sequence length, and RAN1 should strive to down-select at RAN1#126bis:</w:t>
      </w:r>
    </w:p>
    <w:p w14:paraId="77978D58" w14:textId="77777777" w:rsidR="001B0DC5" w:rsidRPr="00E34E53" w:rsidRDefault="001B0DC5" w:rsidP="001B0DC5">
      <w:pPr>
        <w:numPr>
          <w:ilvl w:val="0"/>
          <w:numId w:val="117"/>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 xml:space="preserve">The preamble sequence is based on an m-sequence. </w:t>
      </w:r>
    </w:p>
    <w:p w14:paraId="0C16564B" w14:textId="77777777" w:rsidR="001B0DC5" w:rsidRPr="00E34E53" w:rsidRDefault="001B0DC5" w:rsidP="001B0DC5">
      <w:pPr>
        <w:numPr>
          <w:ilvl w:val="0"/>
          <w:numId w:val="117"/>
        </w:numPr>
        <w:rPr>
          <w:rFonts w:ascii="Times New Roman" w:eastAsia="MS Mincho" w:hAnsi="Times New Roman"/>
          <w:bCs/>
          <w:szCs w:val="20"/>
          <w:lang w:val="en-US" w:eastAsia="ja-JP"/>
        </w:rPr>
      </w:pPr>
      <w:r w:rsidRPr="00E34E53">
        <w:rPr>
          <w:rFonts w:ascii="Times New Roman" w:eastAsia="MS Mincho" w:hAnsi="Times New Roman"/>
          <w:bCs/>
          <w:szCs w:val="20"/>
          <w:lang w:val="en-US" w:eastAsia="ja-JP"/>
        </w:rPr>
        <w:t>The companies can refer the following email discussion collecting polynomials and initial states.</w:t>
      </w:r>
    </w:p>
    <w:p w14:paraId="4FF92F52" w14:textId="77777777" w:rsidR="001B0DC5" w:rsidRPr="00E34E53" w:rsidRDefault="001B0DC5" w:rsidP="001B0DC5">
      <w:pPr>
        <w:rPr>
          <w:rFonts w:ascii="Times New Roman" w:eastAsia="MS Mincho" w:hAnsi="Times New Roman"/>
          <w:szCs w:val="20"/>
          <w:lang w:eastAsia="ja-JP"/>
        </w:rPr>
      </w:pPr>
    </w:p>
    <w:p w14:paraId="25993FD9"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03332042" w14:textId="77777777" w:rsidR="001B0DC5" w:rsidRPr="00E34E53" w:rsidRDefault="001B0DC5" w:rsidP="001B0DC5">
      <w:pPr>
        <w:rPr>
          <w:rFonts w:ascii="Times New Roman" w:eastAsia="MS Mincho" w:hAnsi="Times New Roman"/>
          <w:szCs w:val="20"/>
          <w:lang w:val="en-US" w:eastAsia="ja-JP"/>
        </w:rPr>
      </w:pPr>
      <w:r w:rsidRPr="00E34E53">
        <w:rPr>
          <w:rFonts w:ascii="Times New Roman" w:eastAsia="MS Mincho" w:hAnsi="Times New Roman"/>
          <w:szCs w:val="20"/>
          <w:lang w:val="en-US" w:eastAsia="ja-JP"/>
        </w:rPr>
        <w:t xml:space="preserve">For Rel-20 D2R </w:t>
      </w:r>
      <w:proofErr w:type="spellStart"/>
      <w:r w:rsidRPr="00E34E53">
        <w:rPr>
          <w:rFonts w:ascii="Times New Roman" w:eastAsia="MS Mincho" w:hAnsi="Times New Roman"/>
          <w:szCs w:val="20"/>
          <w:lang w:val="en-US" w:eastAsia="ja-JP"/>
        </w:rPr>
        <w:t>midamble</w:t>
      </w:r>
      <w:proofErr w:type="spellEnd"/>
      <w:r w:rsidRPr="00E34E53">
        <w:rPr>
          <w:rFonts w:ascii="Times New Roman" w:eastAsia="MS Mincho" w:hAnsi="Times New Roman"/>
          <w:szCs w:val="20"/>
          <w:lang w:val="en-US" w:eastAsia="ja-JP"/>
        </w:rPr>
        <w:t xml:space="preserve"> structure, the following alternative is selected for OOK</w:t>
      </w:r>
      <w:r w:rsidRPr="00E34E53">
        <w:rPr>
          <w:rFonts w:ascii="Times New Roman" w:eastAsia="MS Mincho" w:hAnsi="Times New Roman"/>
          <w:szCs w:val="20"/>
          <w:lang w:eastAsia="ja-JP"/>
        </w:rPr>
        <w:t>:</w:t>
      </w:r>
    </w:p>
    <w:p w14:paraId="5B692ED6" w14:textId="77777777" w:rsidR="001B0DC5" w:rsidRPr="00E34E53" w:rsidRDefault="001B0DC5">
      <w:pPr>
        <w:numPr>
          <w:ilvl w:val="0"/>
          <w:numId w:val="119"/>
        </w:numPr>
        <w:rPr>
          <w:rFonts w:ascii="Times New Roman" w:eastAsia="MS Mincho" w:hAnsi="Times New Roman"/>
          <w:szCs w:val="20"/>
          <w:lang w:eastAsia="ja-JP"/>
        </w:rPr>
      </w:pPr>
      <w:r w:rsidRPr="00E34E53">
        <w:rPr>
          <w:rFonts w:ascii="Times New Roman" w:eastAsia="MS Mincho" w:hAnsi="Times New Roman"/>
          <w:szCs w:val="20"/>
          <w:lang w:eastAsia="ja-JP"/>
        </w:rPr>
        <w:t>Alt 1: Option 1 structure only</w:t>
      </w:r>
    </w:p>
    <w:p w14:paraId="6D369DAF" w14:textId="77777777" w:rsidR="001B0DC5" w:rsidRPr="00E34E53" w:rsidRDefault="001B0DC5" w:rsidP="001B0DC5">
      <w:pPr>
        <w:rPr>
          <w:rFonts w:ascii="Times New Roman" w:eastAsia="MS Mincho" w:hAnsi="Times New Roman"/>
          <w:szCs w:val="20"/>
          <w:lang w:eastAsia="ja-JP"/>
        </w:rPr>
      </w:pPr>
    </w:p>
    <w:p w14:paraId="634C4087"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b/>
          <w:bCs/>
          <w:szCs w:val="20"/>
          <w:highlight w:val="green"/>
          <w:lang w:val="en-US" w:eastAsia="ja-JP"/>
        </w:rPr>
        <w:t>Agreement:</w:t>
      </w:r>
    </w:p>
    <w:p w14:paraId="7F5461EA" w14:textId="77777777" w:rsidR="001B0DC5" w:rsidRPr="00E34E53" w:rsidRDefault="001B0DC5" w:rsidP="001B0DC5">
      <w:pPr>
        <w:rPr>
          <w:rFonts w:ascii="Times New Roman" w:eastAsia="MS Mincho" w:hAnsi="Times New Roman"/>
          <w:szCs w:val="20"/>
          <w:lang w:val="en-US" w:eastAsia="ja-JP"/>
        </w:rPr>
      </w:pPr>
      <w:r w:rsidRPr="00E34E53">
        <w:rPr>
          <w:rFonts w:ascii="Times New Roman" w:eastAsia="MS Mincho" w:hAnsi="Times New Roman"/>
          <w:szCs w:val="20"/>
          <w:lang w:val="en-US" w:eastAsia="ja-JP"/>
        </w:rPr>
        <w:t xml:space="preserve">For D2R FDM(A) Option 1, </w:t>
      </w:r>
      <w:proofErr w:type="spellStart"/>
      <w:r w:rsidRPr="00E34E53">
        <w:rPr>
          <w:rFonts w:ascii="Times New Roman" w:eastAsia="MS Mincho" w:hAnsi="Times New Roman"/>
          <w:i/>
          <w:iCs/>
          <w:szCs w:val="20"/>
          <w:lang w:val="en-US" w:eastAsia="ja-JP"/>
        </w:rPr>
        <w:t>f</w:t>
      </w:r>
      <w:r w:rsidRPr="00E34E53">
        <w:rPr>
          <w:rFonts w:ascii="Times New Roman" w:eastAsia="MS Mincho" w:hAnsi="Times New Roman"/>
          <w:szCs w:val="20"/>
          <w:vertAlign w:val="subscript"/>
          <w:lang w:val="en-US" w:eastAsia="ja-JP"/>
        </w:rPr>
        <w:t>unit</w:t>
      </w:r>
      <w:proofErr w:type="spellEnd"/>
      <w:r w:rsidRPr="00E34E53">
        <w:rPr>
          <w:rFonts w:ascii="Times New Roman" w:eastAsia="MS Mincho" w:hAnsi="Times New Roman"/>
          <w:szCs w:val="20"/>
          <w:lang w:val="en-US" w:eastAsia="ja-JP"/>
        </w:rPr>
        <w:t xml:space="preserve"> is based on the occupied bandwidth. </w:t>
      </w:r>
    </w:p>
    <w:p w14:paraId="633D5D45" w14:textId="77777777" w:rsidR="001B0DC5" w:rsidRPr="00E34E53" w:rsidRDefault="001B0DC5" w:rsidP="001B0DC5">
      <w:pPr>
        <w:rPr>
          <w:rFonts w:ascii="Times New Roman" w:eastAsia="MS Mincho" w:hAnsi="Times New Roman"/>
          <w:szCs w:val="20"/>
          <w:lang w:val="en-US" w:eastAsia="ja-JP"/>
        </w:rPr>
      </w:pPr>
    </w:p>
    <w:p w14:paraId="4430054B" w14:textId="77777777" w:rsidR="001B0DC5" w:rsidRPr="00820374" w:rsidRDefault="001B0DC5" w:rsidP="001B0DC5">
      <w:pPr>
        <w:rPr>
          <w:rFonts w:eastAsia="MS Mincho"/>
          <w:lang w:eastAsia="ja-JP"/>
        </w:rPr>
      </w:pPr>
    </w:p>
    <w:p w14:paraId="0147F74D" w14:textId="3731285C" w:rsidR="001B0DC5" w:rsidRPr="00E34E53" w:rsidRDefault="00C62C50" w:rsidP="001B0DC5">
      <w:pPr>
        <w:rPr>
          <w:b/>
          <w:bCs/>
        </w:rPr>
      </w:pPr>
      <w:hyperlink r:id="rId455" w:history="1">
        <w:r w:rsidRPr="00E34E53">
          <w:rPr>
            <w:rStyle w:val="Hyperlink"/>
            <w:rFonts w:ascii="Times New Roman" w:eastAsia="Times New Roman" w:hAnsi="Times New Roman"/>
            <w:b/>
            <w:bCs/>
          </w:rPr>
          <w:t>R1-2605814</w:t>
        </w:r>
      </w:hyperlink>
      <w:r w:rsidR="001B0DC5" w:rsidRPr="00E34E53">
        <w:rPr>
          <w:rFonts w:ascii="Times New Roman" w:eastAsia="Times New Roman" w:hAnsi="Times New Roman"/>
          <w:b/>
          <w:bCs/>
        </w:rPr>
        <w:tab/>
        <w:t xml:space="preserve">FL summary #3 on D2R Aspects for R20 </w:t>
      </w:r>
      <w:proofErr w:type="spellStart"/>
      <w:r w:rsidR="001B0DC5" w:rsidRPr="00E34E53">
        <w:rPr>
          <w:rFonts w:ascii="Times New Roman" w:eastAsia="Times New Roman" w:hAnsi="Times New Roman"/>
          <w:b/>
          <w:bCs/>
        </w:rPr>
        <w:t>AIoT</w:t>
      </w:r>
      <w:proofErr w:type="spellEnd"/>
      <w:r w:rsidR="001B0DC5" w:rsidRPr="00E34E53">
        <w:rPr>
          <w:rFonts w:ascii="Times New Roman" w:eastAsia="Times New Roman" w:hAnsi="Times New Roman"/>
          <w:b/>
          <w:bCs/>
        </w:rPr>
        <w:tab/>
        <w:t>Moderator (Samsung)</w:t>
      </w:r>
    </w:p>
    <w:p w14:paraId="40E6EB69" w14:textId="77777777" w:rsidR="001B0DC5" w:rsidRDefault="001B0DC5" w:rsidP="001B0DC5">
      <w:pPr>
        <w:rPr>
          <w:rFonts w:ascii="Times New Roman" w:eastAsia="MS Mincho" w:hAnsi="Times New Roman"/>
          <w:lang w:eastAsia="ja-JP"/>
        </w:rPr>
      </w:pPr>
    </w:p>
    <w:p w14:paraId="75E1FBF3" w14:textId="77777777" w:rsidR="001B0DC5" w:rsidRPr="005D5F7C" w:rsidRDefault="001B0DC5" w:rsidP="001B0DC5">
      <w:pPr>
        <w:rPr>
          <w:rFonts w:ascii="Times New Roman" w:eastAsia="MS Mincho" w:hAnsi="Times New Roman"/>
          <w:b/>
          <w:bCs/>
          <w:szCs w:val="20"/>
          <w:lang w:val="en-US" w:eastAsia="ja-JP"/>
        </w:rPr>
      </w:pPr>
      <w:r w:rsidRPr="005D5F7C">
        <w:rPr>
          <w:rFonts w:ascii="Times New Roman" w:eastAsia="MS Mincho" w:hAnsi="Times New Roman" w:hint="eastAsia"/>
          <w:b/>
          <w:bCs/>
          <w:szCs w:val="20"/>
          <w:highlight w:val="green"/>
          <w:lang w:val="en-US" w:eastAsia="ja-JP"/>
        </w:rPr>
        <w:t>Agreement:</w:t>
      </w:r>
    </w:p>
    <w:p w14:paraId="798B98A7" w14:textId="77777777" w:rsidR="001B0DC5" w:rsidRDefault="001B0DC5" w:rsidP="001B0DC5">
      <w:pPr>
        <w:rPr>
          <w:rFonts w:ascii="Times New Roman" w:eastAsia="MS Mincho" w:hAnsi="Times New Roman"/>
          <w:szCs w:val="20"/>
          <w:lang w:val="en-US" w:eastAsia="ja-JP"/>
        </w:rPr>
      </w:pPr>
      <w:r w:rsidRPr="001A2E3E">
        <w:rPr>
          <w:rFonts w:ascii="Times New Roman" w:eastAsia="MS Mincho" w:hAnsi="Times New Roman"/>
          <w:szCs w:val="20"/>
          <w:lang w:val="en-US" w:eastAsia="ja-JP"/>
        </w:rPr>
        <w:t xml:space="preserve">For D2R bit duration, </w:t>
      </w:r>
      <w:r>
        <w:rPr>
          <w:rFonts w:ascii="Times New Roman" w:eastAsia="MS Mincho" w:hAnsi="Times New Roman" w:hint="eastAsia"/>
          <w:szCs w:val="20"/>
          <w:lang w:val="en-US" w:eastAsia="ja-JP"/>
        </w:rPr>
        <w:t>consider following options.</w:t>
      </w:r>
    </w:p>
    <w:p w14:paraId="7B6C36C6" w14:textId="77777777" w:rsidR="001B0DC5" w:rsidRPr="001A2E3E" w:rsidRDefault="001B0DC5">
      <w:pPr>
        <w:pStyle w:val="ListParagraph"/>
        <w:numPr>
          <w:ilvl w:val="0"/>
          <w:numId w:val="119"/>
        </w:numPr>
        <w:overflowPunct/>
        <w:autoSpaceDE/>
        <w:autoSpaceDN/>
        <w:adjustRightInd/>
        <w:spacing w:after="0"/>
        <w:contextualSpacing w:val="0"/>
        <w:textAlignment w:val="auto"/>
        <w:rPr>
          <w:rFonts w:eastAsia="MS Mincho"/>
          <w:lang w:val="en-US"/>
        </w:rPr>
      </w:pPr>
      <w:r>
        <w:rPr>
          <w:rFonts w:eastAsia="MS Mincho" w:hint="eastAsia"/>
          <w:lang w:val="en-US"/>
        </w:rPr>
        <w:t xml:space="preserve">Option 1: </w:t>
      </w:r>
      <w:r w:rsidRPr="001A2E3E">
        <w:rPr>
          <w:rFonts w:eastAsia="MS Mincho"/>
          <w:lang w:val="en-US"/>
        </w:rPr>
        <w:t xml:space="preserve">the </w:t>
      </w:r>
      <w:r>
        <w:rPr>
          <w:rFonts w:eastAsia="MS Mincho" w:hint="eastAsia"/>
          <w:lang w:val="en-US"/>
        </w:rPr>
        <w:t xml:space="preserve">bit </w:t>
      </w:r>
      <w:r w:rsidRPr="001A2E3E">
        <w:rPr>
          <w:rFonts w:eastAsia="MS Mincho"/>
          <w:lang w:val="en-US"/>
        </w:rPr>
        <w:t>duration set {266.67, 133.33, 66.67, 33.33, 16.67, 8.33, 4.17, 1.39} us is used.</w:t>
      </w:r>
    </w:p>
    <w:p w14:paraId="017E50BB" w14:textId="77777777" w:rsidR="001B0DC5" w:rsidRPr="001A2E3E" w:rsidRDefault="001B0DC5">
      <w:pPr>
        <w:pStyle w:val="ListParagraph"/>
        <w:numPr>
          <w:ilvl w:val="0"/>
          <w:numId w:val="119"/>
        </w:numPr>
        <w:overflowPunct/>
        <w:autoSpaceDE/>
        <w:autoSpaceDN/>
        <w:adjustRightInd/>
        <w:spacing w:after="0"/>
        <w:contextualSpacing w:val="0"/>
        <w:textAlignment w:val="auto"/>
        <w:rPr>
          <w:rFonts w:eastAsia="MS Mincho"/>
          <w:lang w:val="en-US"/>
        </w:rPr>
      </w:pPr>
      <w:r>
        <w:rPr>
          <w:rFonts w:eastAsia="MS Mincho" w:hint="eastAsia"/>
          <w:lang w:val="en-US"/>
        </w:rPr>
        <w:t xml:space="preserve">Option 2: </w:t>
      </w:r>
      <w:r w:rsidRPr="001A2E3E">
        <w:rPr>
          <w:rFonts w:eastAsia="MS Mincho"/>
          <w:lang w:val="en-US"/>
        </w:rPr>
        <w:t xml:space="preserve">the </w:t>
      </w:r>
      <w:r>
        <w:rPr>
          <w:rFonts w:eastAsia="MS Mincho" w:hint="eastAsia"/>
          <w:lang w:val="en-US"/>
        </w:rPr>
        <w:t xml:space="preserve">bit </w:t>
      </w:r>
      <w:r w:rsidRPr="001A2E3E">
        <w:rPr>
          <w:rFonts w:eastAsia="MS Mincho"/>
          <w:lang w:val="en-US"/>
        </w:rPr>
        <w:t xml:space="preserve">duration set {266.67, 133.33, 66.67, 33.33, 16.67, 8.33, 4.17, </w:t>
      </w:r>
      <w:r w:rsidRPr="001A2E3E">
        <w:rPr>
          <w:rFonts w:eastAsia="MS Mincho" w:hint="eastAsia"/>
          <w:color w:val="EE0000"/>
          <w:lang w:val="en-US"/>
        </w:rPr>
        <w:t>2.78</w:t>
      </w:r>
      <w:r w:rsidRPr="001A2E3E">
        <w:rPr>
          <w:rFonts w:eastAsia="MS Mincho" w:hint="eastAsia"/>
          <w:lang w:val="en-US"/>
        </w:rPr>
        <w:t xml:space="preserve">, </w:t>
      </w:r>
      <w:r w:rsidRPr="001A2E3E">
        <w:rPr>
          <w:rFonts w:eastAsia="MS Mincho"/>
          <w:lang w:val="en-US"/>
        </w:rPr>
        <w:t>1.39} us is used.</w:t>
      </w:r>
    </w:p>
    <w:p w14:paraId="65EBC0B7" w14:textId="77777777" w:rsidR="001B0DC5" w:rsidRPr="001A2E3E" w:rsidRDefault="001B0DC5">
      <w:pPr>
        <w:pStyle w:val="ListParagraph"/>
        <w:numPr>
          <w:ilvl w:val="0"/>
          <w:numId w:val="119"/>
        </w:numPr>
        <w:overflowPunct/>
        <w:autoSpaceDE/>
        <w:autoSpaceDN/>
        <w:adjustRightInd/>
        <w:spacing w:after="0"/>
        <w:contextualSpacing w:val="0"/>
        <w:textAlignment w:val="auto"/>
        <w:rPr>
          <w:rFonts w:eastAsia="MS Mincho"/>
          <w:lang w:val="en-US"/>
        </w:rPr>
      </w:pPr>
      <w:r>
        <w:rPr>
          <w:rFonts w:eastAsia="MS Mincho" w:hint="eastAsia"/>
          <w:lang w:val="en-US"/>
        </w:rPr>
        <w:t xml:space="preserve">Option 3: </w:t>
      </w:r>
      <w:r w:rsidRPr="001A2E3E">
        <w:rPr>
          <w:rFonts w:eastAsia="MS Mincho"/>
          <w:lang w:val="en-US"/>
        </w:rPr>
        <w:t xml:space="preserve">the bit duration set {266.67, 133.33, 66.67, 33.33, 16.67, 8.33, 4.17, </w:t>
      </w:r>
      <w:r w:rsidRPr="001A2E3E">
        <w:rPr>
          <w:rFonts w:eastAsia="MS Mincho" w:hint="eastAsia"/>
          <w:color w:val="EE0000"/>
          <w:lang w:val="en-US"/>
        </w:rPr>
        <w:t>2.78</w:t>
      </w:r>
      <w:r w:rsidRPr="001A2E3E">
        <w:rPr>
          <w:rFonts w:eastAsia="MS Mincho" w:hint="eastAsia"/>
          <w:strike/>
          <w:color w:val="EE0000"/>
          <w:lang w:val="en-US"/>
        </w:rPr>
        <w:t xml:space="preserve">, </w:t>
      </w:r>
      <w:r w:rsidRPr="001A2E3E">
        <w:rPr>
          <w:rFonts w:eastAsia="MS Mincho"/>
          <w:strike/>
          <w:color w:val="EE0000"/>
          <w:lang w:val="en-US"/>
        </w:rPr>
        <w:t>1.39</w:t>
      </w:r>
      <w:r w:rsidRPr="001A2E3E">
        <w:rPr>
          <w:rFonts w:eastAsia="MS Mincho"/>
          <w:lang w:val="en-US"/>
        </w:rPr>
        <w:t>} us is used.</w:t>
      </w:r>
    </w:p>
    <w:p w14:paraId="204D21D2" w14:textId="77777777" w:rsidR="001B0DC5" w:rsidRPr="001A2E3E" w:rsidRDefault="001B0DC5">
      <w:pPr>
        <w:pStyle w:val="ListParagraph"/>
        <w:numPr>
          <w:ilvl w:val="0"/>
          <w:numId w:val="119"/>
        </w:numPr>
        <w:overflowPunct/>
        <w:autoSpaceDE/>
        <w:autoSpaceDN/>
        <w:adjustRightInd/>
        <w:spacing w:after="0"/>
        <w:contextualSpacing w:val="0"/>
        <w:textAlignment w:val="auto"/>
        <w:rPr>
          <w:rFonts w:eastAsia="MS Mincho"/>
          <w:lang w:val="en-US"/>
        </w:rPr>
      </w:pPr>
      <w:r>
        <w:rPr>
          <w:rFonts w:eastAsia="MS Mincho" w:hint="eastAsia"/>
          <w:lang w:val="en-US"/>
        </w:rPr>
        <w:t>Option 4: Option 1 for device 2b and Option 3 for device C</w:t>
      </w:r>
      <w:r w:rsidRPr="001A2E3E">
        <w:rPr>
          <w:rFonts w:eastAsia="MS Mincho"/>
          <w:lang w:val="en-US"/>
        </w:rPr>
        <w:t>.</w:t>
      </w:r>
    </w:p>
    <w:p w14:paraId="4A174576" w14:textId="77777777" w:rsidR="001B0DC5" w:rsidRPr="001A2E3E" w:rsidRDefault="001B0DC5" w:rsidP="001B0DC5">
      <w:pPr>
        <w:rPr>
          <w:rFonts w:ascii="Times New Roman" w:eastAsia="MS Mincho" w:hAnsi="Times New Roman"/>
          <w:lang w:val="en-US" w:eastAsia="ja-JP"/>
        </w:rPr>
      </w:pPr>
    </w:p>
    <w:p w14:paraId="79D0A757" w14:textId="77777777" w:rsidR="001B0DC5" w:rsidRPr="001A2E3E" w:rsidRDefault="001B0DC5" w:rsidP="001B0DC5">
      <w:pPr>
        <w:rPr>
          <w:rFonts w:ascii="Times New Roman" w:eastAsia="MS Mincho" w:hAnsi="Times New Roman"/>
          <w:lang w:val="en-US" w:eastAsia="ja-JP"/>
        </w:rPr>
      </w:pPr>
    </w:p>
    <w:p w14:paraId="54B0AEE3" w14:textId="7AB881CD" w:rsidR="001B0DC5" w:rsidRPr="00E34E53" w:rsidRDefault="00C62C50" w:rsidP="001B0DC5">
      <w:pPr>
        <w:rPr>
          <w:rFonts w:ascii="Times New Roman" w:eastAsia="MS Mincho" w:hAnsi="Times New Roman"/>
          <w:b/>
          <w:bCs/>
          <w:lang w:eastAsia="ja-JP"/>
        </w:rPr>
      </w:pPr>
      <w:hyperlink r:id="rId456" w:history="1">
        <w:r w:rsidRPr="00E34E53">
          <w:rPr>
            <w:rStyle w:val="Hyperlink"/>
            <w:rFonts w:ascii="Times New Roman" w:eastAsia="Times New Roman" w:hAnsi="Times New Roman"/>
            <w:b/>
            <w:bCs/>
          </w:rPr>
          <w:t>R1-2605815</w:t>
        </w:r>
      </w:hyperlink>
      <w:r w:rsidR="001B0DC5" w:rsidRPr="00E34E53">
        <w:rPr>
          <w:rFonts w:ascii="Times New Roman" w:eastAsia="Times New Roman" w:hAnsi="Times New Roman"/>
          <w:b/>
          <w:bCs/>
        </w:rPr>
        <w:tab/>
        <w:t xml:space="preserve">FL summary #4 on D2R Aspects for R20 </w:t>
      </w:r>
      <w:proofErr w:type="spellStart"/>
      <w:r w:rsidR="001B0DC5" w:rsidRPr="00E34E53">
        <w:rPr>
          <w:rFonts w:ascii="Times New Roman" w:eastAsia="Times New Roman" w:hAnsi="Times New Roman"/>
          <w:b/>
          <w:bCs/>
        </w:rPr>
        <w:t>AIoT</w:t>
      </w:r>
      <w:proofErr w:type="spellEnd"/>
      <w:r w:rsidR="001B0DC5" w:rsidRPr="00E34E53">
        <w:rPr>
          <w:rFonts w:ascii="Times New Roman" w:eastAsia="Times New Roman" w:hAnsi="Times New Roman"/>
          <w:b/>
          <w:bCs/>
        </w:rPr>
        <w:tab/>
        <w:t>Moderator (Samsung)</w:t>
      </w:r>
    </w:p>
    <w:p w14:paraId="19322517" w14:textId="77777777" w:rsidR="001B0DC5" w:rsidRDefault="001B0DC5" w:rsidP="001B0DC5">
      <w:pPr>
        <w:rPr>
          <w:rFonts w:ascii="Times New Roman" w:eastAsia="MS Mincho" w:hAnsi="Times New Roman"/>
          <w:lang w:eastAsia="ja-JP"/>
        </w:rPr>
      </w:pPr>
    </w:p>
    <w:p w14:paraId="33C5A90A" w14:textId="77777777" w:rsidR="001B0DC5" w:rsidRPr="005D5F7C" w:rsidRDefault="001B0DC5" w:rsidP="001B0DC5">
      <w:pPr>
        <w:rPr>
          <w:rFonts w:eastAsia="MS Mincho"/>
          <w:b/>
          <w:bCs/>
          <w:szCs w:val="20"/>
          <w:lang w:val="en-US" w:eastAsia="ja-JP"/>
        </w:rPr>
      </w:pPr>
      <w:r w:rsidRPr="005D5F7C">
        <w:rPr>
          <w:rFonts w:eastAsia="MS Mincho" w:hint="eastAsia"/>
          <w:b/>
          <w:bCs/>
          <w:szCs w:val="20"/>
          <w:highlight w:val="green"/>
          <w:lang w:val="en-US" w:eastAsia="ja-JP"/>
        </w:rPr>
        <w:t>Agreement:</w:t>
      </w:r>
    </w:p>
    <w:p w14:paraId="40F2BBA0" w14:textId="77777777" w:rsidR="001B0DC5" w:rsidRPr="00262354" w:rsidRDefault="001B0DC5" w:rsidP="001B0DC5">
      <w:pPr>
        <w:rPr>
          <w:rFonts w:eastAsia="MS Mincho"/>
          <w:szCs w:val="20"/>
          <w:lang w:val="en-US" w:eastAsia="ja-JP"/>
        </w:rPr>
      </w:pPr>
      <w:r w:rsidRPr="00262354">
        <w:rPr>
          <w:rFonts w:eastAsia="MS Mincho"/>
          <w:szCs w:val="20"/>
          <w:lang w:val="en-US" w:eastAsia="ja-JP"/>
        </w:rPr>
        <w:t>For D2R FDM(A) Option 1, down-select one of the following:</w:t>
      </w:r>
    </w:p>
    <w:p w14:paraId="3B14BE8B" w14:textId="77777777" w:rsidR="001B0DC5" w:rsidRPr="00262354" w:rsidRDefault="001B0DC5">
      <w:pPr>
        <w:numPr>
          <w:ilvl w:val="0"/>
          <w:numId w:val="122"/>
        </w:numPr>
        <w:ind w:leftChars="300" w:left="1000"/>
        <w:rPr>
          <w:rFonts w:eastAsia="MS Mincho"/>
          <w:szCs w:val="20"/>
          <w:lang w:val="en-US" w:eastAsia="ja-JP"/>
        </w:rPr>
      </w:pPr>
      <w:r w:rsidRPr="00262354">
        <w:rPr>
          <w:rFonts w:eastAsia="MS Mincho"/>
          <w:szCs w:val="20"/>
          <w:lang w:val="en-US" w:eastAsia="ja-JP"/>
        </w:rPr>
        <w:t xml:space="preserve">Alt 1. The offset index </w:t>
      </w:r>
      <w:r w:rsidRPr="00262354">
        <w:rPr>
          <w:rFonts w:eastAsia="MS Mincho"/>
          <w:i/>
          <w:iCs/>
          <w:szCs w:val="20"/>
          <w:lang w:val="en-US" w:eastAsia="ja-JP"/>
        </w:rPr>
        <w:t>k</w:t>
      </w:r>
      <w:r w:rsidRPr="00262354">
        <w:rPr>
          <w:rFonts w:eastAsia="MS Mincho"/>
          <w:szCs w:val="20"/>
          <w:lang w:val="en-US" w:eastAsia="ja-JP"/>
        </w:rPr>
        <w:t xml:space="preserve"> is positive and odd (i.e., k = 1, 3, 5, 7, ...) and </w:t>
      </w:r>
      <w:proofErr w:type="spellStart"/>
      <w:r w:rsidRPr="00262354">
        <w:rPr>
          <w:rFonts w:eastAsia="MS Mincho"/>
          <w:i/>
          <w:iCs/>
          <w:szCs w:val="20"/>
          <w:lang w:val="en-US" w:eastAsia="ja-JP"/>
        </w:rPr>
        <w:t>f</w:t>
      </w:r>
      <w:r w:rsidRPr="00262354">
        <w:rPr>
          <w:rFonts w:eastAsia="MS Mincho"/>
          <w:szCs w:val="20"/>
          <w:vertAlign w:val="subscript"/>
          <w:lang w:val="en-US" w:eastAsia="ja-JP"/>
        </w:rPr>
        <w:t>unit</w:t>
      </w:r>
      <w:proofErr w:type="spellEnd"/>
      <w:r w:rsidRPr="00262354">
        <w:rPr>
          <w:rFonts w:eastAsia="MS Mincho"/>
          <w:szCs w:val="20"/>
          <w:lang w:val="en-US" w:eastAsia="ja-JP"/>
        </w:rPr>
        <w:t xml:space="preserve"> is half of the occupied bandwidth.</w:t>
      </w:r>
    </w:p>
    <w:p w14:paraId="25DEB709" w14:textId="77777777" w:rsidR="001B0DC5" w:rsidRPr="00262354" w:rsidRDefault="001B0DC5">
      <w:pPr>
        <w:numPr>
          <w:ilvl w:val="1"/>
          <w:numId w:val="122"/>
        </w:numPr>
        <w:rPr>
          <w:rFonts w:eastAsia="MS Mincho"/>
          <w:szCs w:val="20"/>
          <w:lang w:val="en-US" w:eastAsia="ja-JP"/>
        </w:rPr>
      </w:pPr>
      <w:r w:rsidRPr="00262354">
        <w:rPr>
          <w:rFonts w:eastAsia="MS Mincho" w:hint="eastAsia"/>
          <w:szCs w:val="20"/>
          <w:lang w:val="en-US" w:eastAsia="ja-JP"/>
        </w:rPr>
        <w:t>FFS: k can be even number</w:t>
      </w:r>
    </w:p>
    <w:p w14:paraId="6C209442" w14:textId="77777777" w:rsidR="001B0DC5" w:rsidRPr="00262354" w:rsidRDefault="001B0DC5">
      <w:pPr>
        <w:numPr>
          <w:ilvl w:val="0"/>
          <w:numId w:val="122"/>
        </w:numPr>
        <w:ind w:leftChars="300" w:left="1000"/>
        <w:rPr>
          <w:rFonts w:eastAsia="MS Mincho"/>
          <w:szCs w:val="20"/>
          <w:lang w:val="en-US" w:eastAsia="ja-JP"/>
        </w:rPr>
      </w:pPr>
      <w:r w:rsidRPr="00262354">
        <w:rPr>
          <w:rFonts w:eastAsia="MS Mincho"/>
          <w:szCs w:val="20"/>
          <w:lang w:val="en-US" w:eastAsia="ja-JP"/>
        </w:rPr>
        <w:t xml:space="preserve">Alt 2. The offset index k can be </w:t>
      </w:r>
      <w:r w:rsidRPr="00262354">
        <w:rPr>
          <w:rFonts w:eastAsia="MS Mincho" w:hint="eastAsia"/>
          <w:szCs w:val="20"/>
          <w:lang w:val="en-US" w:eastAsia="ja-JP"/>
        </w:rPr>
        <w:t xml:space="preserve">zero, positive and </w:t>
      </w:r>
      <w:r w:rsidRPr="00262354">
        <w:rPr>
          <w:rFonts w:eastAsia="MS Mincho"/>
          <w:szCs w:val="20"/>
          <w:lang w:val="en-US" w:eastAsia="ja-JP"/>
        </w:rPr>
        <w:t xml:space="preserve">negative and </w:t>
      </w:r>
      <w:proofErr w:type="spellStart"/>
      <w:r w:rsidRPr="00262354">
        <w:rPr>
          <w:rFonts w:eastAsia="MS Mincho"/>
          <w:i/>
          <w:iCs/>
          <w:szCs w:val="20"/>
          <w:lang w:val="en-US" w:eastAsia="ja-JP"/>
        </w:rPr>
        <w:t>f</w:t>
      </w:r>
      <w:r w:rsidRPr="00262354">
        <w:rPr>
          <w:rFonts w:eastAsia="MS Mincho"/>
          <w:szCs w:val="20"/>
          <w:vertAlign w:val="subscript"/>
          <w:lang w:val="en-US" w:eastAsia="ja-JP"/>
        </w:rPr>
        <w:t>unit</w:t>
      </w:r>
      <w:proofErr w:type="spellEnd"/>
      <w:r w:rsidRPr="00262354">
        <w:rPr>
          <w:rFonts w:eastAsia="MS Mincho"/>
          <w:szCs w:val="20"/>
          <w:lang w:val="en-US" w:eastAsia="ja-JP"/>
        </w:rPr>
        <w:t xml:space="preserve"> is half of the occupied bandwidth.</w:t>
      </w:r>
    </w:p>
    <w:p w14:paraId="38E48676" w14:textId="77777777" w:rsidR="001B0DC5" w:rsidRPr="00262354" w:rsidRDefault="001B0DC5">
      <w:pPr>
        <w:numPr>
          <w:ilvl w:val="1"/>
          <w:numId w:val="122"/>
        </w:numPr>
        <w:ind w:leftChars="500" w:left="1400"/>
        <w:rPr>
          <w:rFonts w:eastAsia="MS Mincho"/>
          <w:szCs w:val="20"/>
          <w:lang w:val="en-US" w:eastAsia="ja-JP"/>
        </w:rPr>
      </w:pPr>
      <w:r w:rsidRPr="00262354">
        <w:rPr>
          <w:rFonts w:eastAsia="MS Mincho"/>
          <w:szCs w:val="20"/>
          <w:lang w:val="en-US" w:eastAsia="ja-JP"/>
        </w:rPr>
        <w:t>k is odd (i.e., k = ..., -5, -3, -1, 1, 3, 5, ...) when the number of FDM(A) resources is even.</w:t>
      </w:r>
    </w:p>
    <w:p w14:paraId="320738A8" w14:textId="77777777" w:rsidR="001B0DC5" w:rsidRPr="00262354" w:rsidRDefault="001B0DC5">
      <w:pPr>
        <w:numPr>
          <w:ilvl w:val="1"/>
          <w:numId w:val="122"/>
        </w:numPr>
        <w:ind w:leftChars="500" w:left="1400"/>
        <w:rPr>
          <w:rFonts w:eastAsia="MS Mincho"/>
          <w:szCs w:val="20"/>
          <w:lang w:val="en-US" w:eastAsia="ja-JP"/>
        </w:rPr>
      </w:pPr>
      <w:r w:rsidRPr="00262354">
        <w:rPr>
          <w:rFonts w:eastAsia="MS Mincho"/>
          <w:szCs w:val="20"/>
          <w:lang w:val="en-US" w:eastAsia="ja-JP"/>
        </w:rPr>
        <w:t>k is even (i.e., k = ..., -4, -2, 0, 2, 4, ...) when the number of FDM(A) resources is odd.</w:t>
      </w:r>
    </w:p>
    <w:p w14:paraId="5A154C10" w14:textId="77777777" w:rsidR="001B0DC5" w:rsidRDefault="001B0DC5" w:rsidP="001B0DC5">
      <w:pPr>
        <w:rPr>
          <w:rFonts w:eastAsia="MS Mincho"/>
          <w:lang w:val="en-US" w:eastAsia="ja-JP"/>
        </w:rPr>
      </w:pPr>
    </w:p>
    <w:p w14:paraId="7E13E324" w14:textId="77777777" w:rsidR="001B0DC5" w:rsidRPr="005D5F7C" w:rsidRDefault="001B0DC5" w:rsidP="001B0DC5">
      <w:pPr>
        <w:rPr>
          <w:rFonts w:eastAsia="MS Mincho"/>
          <w:b/>
          <w:bCs/>
          <w:szCs w:val="20"/>
          <w:lang w:val="en-US" w:eastAsia="ja-JP"/>
        </w:rPr>
      </w:pPr>
      <w:r w:rsidRPr="005D5F7C">
        <w:rPr>
          <w:rFonts w:eastAsia="MS Mincho" w:hint="eastAsia"/>
          <w:b/>
          <w:bCs/>
          <w:szCs w:val="20"/>
          <w:highlight w:val="green"/>
          <w:lang w:val="en-US" w:eastAsia="ja-JP"/>
        </w:rPr>
        <w:t>Agreement:</w:t>
      </w:r>
    </w:p>
    <w:p w14:paraId="5BFDDA68" w14:textId="77777777" w:rsidR="001B0DC5" w:rsidRPr="00262354" w:rsidRDefault="001B0DC5" w:rsidP="001B0DC5">
      <w:pPr>
        <w:rPr>
          <w:rFonts w:eastAsia="MS Mincho"/>
          <w:szCs w:val="20"/>
          <w:lang w:val="en-US" w:eastAsia="ja-JP"/>
        </w:rPr>
      </w:pPr>
      <w:r w:rsidRPr="00262354">
        <w:rPr>
          <w:rFonts w:eastAsia="MS Mincho"/>
          <w:szCs w:val="20"/>
          <w:lang w:val="en-US" w:eastAsia="ja-JP"/>
        </w:rPr>
        <w:t xml:space="preserve">For the D2R </w:t>
      </w:r>
      <w:proofErr w:type="spellStart"/>
      <w:r w:rsidRPr="00262354">
        <w:rPr>
          <w:rFonts w:eastAsia="MS Mincho"/>
          <w:szCs w:val="20"/>
          <w:lang w:val="en-US" w:eastAsia="ja-JP"/>
        </w:rPr>
        <w:t>midamble</w:t>
      </w:r>
      <w:proofErr w:type="spellEnd"/>
      <w:r w:rsidRPr="00262354">
        <w:rPr>
          <w:rFonts w:eastAsia="MS Mincho"/>
          <w:szCs w:val="20"/>
          <w:lang w:val="en-US" w:eastAsia="ja-JP"/>
        </w:rPr>
        <w:t xml:space="preserve"> insertion structure Option 2, update the agreement below as follows:</w:t>
      </w:r>
    </w:p>
    <w:tbl>
      <w:tblPr>
        <w:tblStyle w:val="TableGrid"/>
        <w:tblW w:w="0" w:type="auto"/>
        <w:tblLook w:val="04A0" w:firstRow="1" w:lastRow="0" w:firstColumn="1" w:lastColumn="0" w:noHBand="0" w:noVBand="1"/>
      </w:tblPr>
      <w:tblGrid>
        <w:gridCol w:w="9628"/>
      </w:tblGrid>
      <w:tr w:rsidR="001B0DC5" w14:paraId="4F40AB0B" w14:textId="77777777" w:rsidTr="00262E76">
        <w:tc>
          <w:tcPr>
            <w:tcW w:w="9628" w:type="dxa"/>
          </w:tcPr>
          <w:p w14:paraId="34B0AB36" w14:textId="77777777" w:rsidR="001B0DC5" w:rsidRPr="005D5F7C" w:rsidRDefault="001B0DC5" w:rsidP="00262E76">
            <w:pPr>
              <w:rPr>
                <w:rFonts w:ascii="Times New Roman" w:eastAsia="MS Mincho" w:hAnsi="Times New Roman"/>
                <w:b/>
                <w:bCs/>
                <w:highlight w:val="green"/>
                <w:lang w:eastAsia="ja-JP"/>
              </w:rPr>
            </w:pPr>
            <w:r w:rsidRPr="005D5F7C">
              <w:rPr>
                <w:rFonts w:ascii="Times New Roman" w:eastAsia="MS Mincho" w:hAnsi="Times New Roman" w:hint="eastAsia"/>
                <w:b/>
                <w:bCs/>
                <w:highlight w:val="green"/>
                <w:lang w:eastAsia="ja-JP"/>
              </w:rPr>
              <w:lastRenderedPageBreak/>
              <w:t>Agreement:</w:t>
            </w:r>
            <w:r w:rsidRPr="005D5F7C">
              <w:rPr>
                <w:rFonts w:ascii="Times New Roman" w:eastAsia="MS Mincho" w:hAnsi="Times New Roman"/>
                <w:b/>
                <w:bCs/>
                <w:highlight w:val="green"/>
                <w:lang w:eastAsia="ja-JP"/>
              </w:rPr>
              <w:t xml:space="preserve"> </w:t>
            </w:r>
            <w:r w:rsidRPr="005D5F7C">
              <w:rPr>
                <w:rFonts w:ascii="Times New Roman" w:eastAsia="MS Mincho" w:hAnsi="Times New Roman"/>
                <w:b/>
                <w:bCs/>
                <w:lang w:eastAsia="ja-JP"/>
              </w:rPr>
              <w:t xml:space="preserve"> </w:t>
            </w:r>
          </w:p>
          <w:p w14:paraId="78A511E0" w14:textId="77777777" w:rsidR="001B0DC5" w:rsidRPr="00430FAA" w:rsidRDefault="001B0DC5" w:rsidP="00262E76">
            <w:pPr>
              <w:rPr>
                <w:rFonts w:ascii="Times New Roman" w:hAnsi="Times New Roman"/>
              </w:rPr>
            </w:pPr>
            <w:r>
              <w:rPr>
                <w:rFonts w:ascii="Times New Roman" w:hAnsi="Times New Roman" w:hint="eastAsia"/>
              </w:rPr>
              <w:t>(</w:t>
            </w:r>
            <w:r>
              <w:rPr>
                <w:rFonts w:ascii="Times New Roman" w:hAnsi="Times New Roman"/>
              </w:rPr>
              <w:t>…)</w:t>
            </w:r>
          </w:p>
          <w:p w14:paraId="6FABC7B7" w14:textId="77777777" w:rsidR="001B0DC5" w:rsidRDefault="001B0DC5" w:rsidP="00262E76">
            <w:pPr>
              <w:rPr>
                <w:rFonts w:ascii="Times New Roman" w:eastAsia="MS Mincho" w:hAnsi="Times New Roman"/>
                <w:lang w:eastAsia="ja-JP"/>
              </w:rPr>
            </w:pPr>
            <w:r>
              <w:rPr>
                <w:rFonts w:ascii="Times New Roman" w:eastAsia="MS Mincho" w:hAnsi="Times New Roman"/>
                <w:lang w:eastAsia="ja-JP"/>
              </w:rPr>
              <w:t xml:space="preserve">For Rel-20 D2R </w:t>
            </w:r>
            <w:proofErr w:type="spellStart"/>
            <w:r>
              <w:rPr>
                <w:rFonts w:ascii="Times New Roman" w:eastAsia="MS Mincho" w:hAnsi="Times New Roman"/>
                <w:lang w:eastAsia="ja-JP"/>
              </w:rPr>
              <w:t>midamble</w:t>
            </w:r>
            <w:proofErr w:type="spellEnd"/>
            <w:r>
              <w:rPr>
                <w:rFonts w:ascii="Times New Roman" w:eastAsia="MS Mincho" w:hAnsi="Times New Roman"/>
                <w:lang w:eastAsia="ja-JP"/>
              </w:rPr>
              <w:t>, the following details are assumed under the insertion structure Option 2:</w:t>
            </w:r>
          </w:p>
          <w:p w14:paraId="2C19B5BC" w14:textId="77777777" w:rsidR="001B0DC5" w:rsidRDefault="001B0DC5">
            <w:pPr>
              <w:numPr>
                <w:ilvl w:val="0"/>
                <w:numId w:val="119"/>
              </w:numPr>
              <w:rPr>
                <w:rFonts w:ascii="Times New Roman" w:eastAsia="MS Mincho" w:hAnsi="Times New Roman"/>
                <w:lang w:eastAsia="ja-JP"/>
              </w:rPr>
            </w:pPr>
            <w:r>
              <w:rPr>
                <w:rFonts w:ascii="Times New Roman" w:eastAsia="MS Mincho" w:hAnsi="Times New Roman"/>
                <w:lang w:eastAsia="ja-JP"/>
              </w:rPr>
              <w:t xml:space="preserve">Inserted length per </w:t>
            </w:r>
            <w:proofErr w:type="spellStart"/>
            <w:r>
              <w:rPr>
                <w:rFonts w:ascii="Times New Roman" w:eastAsia="MS Mincho" w:hAnsi="Times New Roman"/>
                <w:lang w:eastAsia="ja-JP"/>
              </w:rPr>
              <w:t>midamble</w:t>
            </w:r>
            <w:proofErr w:type="spellEnd"/>
            <w:r>
              <w:rPr>
                <w:rFonts w:ascii="Times New Roman" w:eastAsia="MS Mincho" w:hAnsi="Times New Roman"/>
                <w:lang w:eastAsia="ja-JP"/>
              </w:rPr>
              <w:t xml:space="preserve"> occasion: </w:t>
            </w:r>
          </w:p>
          <w:p w14:paraId="715DC9AE" w14:textId="77777777" w:rsidR="001B0DC5" w:rsidRDefault="001B0DC5">
            <w:pPr>
              <w:numPr>
                <w:ilvl w:val="1"/>
                <w:numId w:val="119"/>
              </w:numPr>
              <w:rPr>
                <w:rFonts w:ascii="Times New Roman" w:eastAsia="MS Mincho" w:hAnsi="Times New Roman"/>
                <w:lang w:eastAsia="ja-JP"/>
              </w:rPr>
            </w:pPr>
            <w:r>
              <w:rPr>
                <w:rFonts w:ascii="Times New Roman" w:eastAsia="MS Mincho" w:hAnsi="Times New Roman"/>
                <w:lang w:eastAsia="ja-JP"/>
              </w:rPr>
              <w:t>Alt 1. 1 bit</w:t>
            </w:r>
          </w:p>
          <w:p w14:paraId="360F16FE" w14:textId="77777777" w:rsidR="001B0DC5" w:rsidRPr="00CD767F" w:rsidRDefault="001B0DC5">
            <w:pPr>
              <w:numPr>
                <w:ilvl w:val="1"/>
                <w:numId w:val="119"/>
              </w:numPr>
              <w:rPr>
                <w:rFonts w:ascii="Times New Roman" w:eastAsia="MS Mincho" w:hAnsi="Times New Roman"/>
                <w:strike/>
                <w:color w:val="FF0000"/>
                <w:lang w:eastAsia="ja-JP"/>
              </w:rPr>
            </w:pPr>
            <w:r w:rsidRPr="00CD767F">
              <w:rPr>
                <w:rFonts w:ascii="Times New Roman" w:eastAsia="MS Mincho" w:hAnsi="Times New Roman" w:hint="eastAsia"/>
                <w:strike/>
                <w:color w:val="FF0000"/>
                <w:lang w:eastAsia="ja-JP"/>
              </w:rPr>
              <w:t>A</w:t>
            </w:r>
            <w:r w:rsidRPr="00CD767F">
              <w:rPr>
                <w:rFonts w:ascii="Times New Roman" w:eastAsia="MS Mincho" w:hAnsi="Times New Roman"/>
                <w:strike/>
                <w:color w:val="FF0000"/>
                <w:lang w:eastAsia="ja-JP"/>
              </w:rPr>
              <w:t>lt 2. 2 bits</w:t>
            </w:r>
          </w:p>
          <w:p w14:paraId="7BF1CEA2" w14:textId="77777777" w:rsidR="001B0DC5" w:rsidRDefault="001B0DC5">
            <w:pPr>
              <w:numPr>
                <w:ilvl w:val="0"/>
                <w:numId w:val="119"/>
              </w:numPr>
              <w:rPr>
                <w:rFonts w:ascii="Times New Roman" w:eastAsia="MS Mincho" w:hAnsi="Times New Roman"/>
                <w:lang w:eastAsia="ja-JP"/>
              </w:rPr>
            </w:pPr>
            <w:r>
              <w:rPr>
                <w:rFonts w:ascii="Times New Roman" w:eastAsia="MS Mincho" w:hAnsi="Times New Roman"/>
                <w:lang w:eastAsia="ja-JP"/>
              </w:rPr>
              <w:t>Base sequence type and length</w:t>
            </w:r>
          </w:p>
          <w:p w14:paraId="06911E2E" w14:textId="77777777" w:rsidR="001B0DC5" w:rsidRDefault="001B0DC5">
            <w:pPr>
              <w:numPr>
                <w:ilvl w:val="1"/>
                <w:numId w:val="119"/>
              </w:numPr>
              <w:rPr>
                <w:rFonts w:ascii="Times New Roman" w:eastAsia="MS Mincho" w:hAnsi="Times New Roman"/>
                <w:lang w:eastAsia="ja-JP"/>
              </w:rPr>
            </w:pPr>
            <w:r>
              <w:rPr>
                <w:rFonts w:ascii="Times New Roman" w:eastAsia="MS Mincho" w:hAnsi="Times New Roman"/>
                <w:lang w:eastAsia="ja-JP"/>
              </w:rPr>
              <w:t>Alt. 1: Same as the preamble (i.e., m-sequence)</w:t>
            </w:r>
          </w:p>
          <w:p w14:paraId="083F91F9" w14:textId="77777777" w:rsidR="001B0DC5" w:rsidRPr="00CD767F" w:rsidRDefault="001B0DC5">
            <w:pPr>
              <w:numPr>
                <w:ilvl w:val="2"/>
                <w:numId w:val="119"/>
              </w:numPr>
              <w:rPr>
                <w:rFonts w:ascii="Times New Roman" w:eastAsia="MS Mincho" w:hAnsi="Times New Roman"/>
                <w:strike/>
                <w:color w:val="FF0000"/>
                <w:lang w:eastAsia="ja-JP"/>
              </w:rPr>
            </w:pPr>
            <w:r w:rsidRPr="00CD767F">
              <w:rPr>
                <w:rFonts w:ascii="Times New Roman" w:eastAsia="MS Mincho" w:hAnsi="Times New Roman" w:hint="eastAsia"/>
                <w:strike/>
                <w:color w:val="FF0000"/>
                <w:lang w:eastAsia="ja-JP"/>
              </w:rPr>
              <w:t xml:space="preserve">FFS: </w:t>
            </w:r>
            <w:r w:rsidRPr="00CD767F">
              <w:rPr>
                <w:rFonts w:ascii="Times New Roman" w:eastAsia="MS Mincho" w:hAnsi="Times New Roman"/>
                <w:strike/>
                <w:color w:val="FF0000"/>
                <w:lang w:eastAsia="ja-JP"/>
              </w:rPr>
              <w:t xml:space="preserve">If the total number of required </w:t>
            </w:r>
            <w:proofErr w:type="spellStart"/>
            <w:r w:rsidRPr="00CD767F">
              <w:rPr>
                <w:rFonts w:ascii="Times New Roman" w:eastAsia="MS Mincho" w:hAnsi="Times New Roman"/>
                <w:strike/>
                <w:color w:val="FF0000"/>
                <w:lang w:eastAsia="ja-JP"/>
              </w:rPr>
              <w:t>midamble</w:t>
            </w:r>
            <w:proofErr w:type="spellEnd"/>
            <w:r w:rsidRPr="00CD767F">
              <w:rPr>
                <w:rFonts w:ascii="Times New Roman" w:eastAsia="MS Mincho" w:hAnsi="Times New Roman"/>
                <w:strike/>
                <w:color w:val="FF0000"/>
                <w:lang w:eastAsia="ja-JP"/>
              </w:rPr>
              <w:t xml:space="preserve"> bits across the PDRCH exceeds the sequence length, the sequence is repeatedly mapped.    </w:t>
            </w:r>
          </w:p>
          <w:p w14:paraId="09CFA6F9" w14:textId="77777777" w:rsidR="001B0DC5" w:rsidRDefault="001B0DC5">
            <w:pPr>
              <w:numPr>
                <w:ilvl w:val="1"/>
                <w:numId w:val="119"/>
              </w:numPr>
              <w:rPr>
                <w:rFonts w:ascii="Times New Roman" w:eastAsia="MS Mincho" w:hAnsi="Times New Roman"/>
                <w:lang w:eastAsia="ja-JP"/>
              </w:rPr>
            </w:pPr>
            <w:r>
              <w:rPr>
                <w:rFonts w:ascii="Times New Roman" w:eastAsia="MS Mincho" w:hAnsi="Times New Roman"/>
                <w:lang w:eastAsia="ja-JP"/>
              </w:rPr>
              <w:t>Alt. 2: Hadamard sequence</w:t>
            </w:r>
          </w:p>
          <w:p w14:paraId="7E4543B1" w14:textId="77777777" w:rsidR="001B0DC5" w:rsidRDefault="001B0DC5">
            <w:pPr>
              <w:numPr>
                <w:ilvl w:val="2"/>
                <w:numId w:val="119"/>
              </w:numPr>
              <w:rPr>
                <w:rFonts w:ascii="Times New Roman" w:eastAsia="MS Mincho" w:hAnsi="Times New Roman"/>
                <w:lang w:eastAsia="ja-JP"/>
              </w:rPr>
            </w:pPr>
            <w:r w:rsidRPr="00CD767F">
              <w:rPr>
                <w:rFonts w:ascii="Times New Roman" w:eastAsia="MS Mincho" w:hAnsi="Times New Roman"/>
                <w:strike/>
                <w:color w:val="FF0000"/>
                <w:lang w:eastAsia="ja-JP"/>
              </w:rPr>
              <w:t xml:space="preserve">FFS: </w:t>
            </w:r>
            <w:r>
              <w:rPr>
                <w:rFonts w:ascii="Times New Roman" w:eastAsia="MS Mincho" w:hAnsi="Times New Roman"/>
                <w:lang w:eastAsia="ja-JP"/>
              </w:rPr>
              <w:t>sequence length</w:t>
            </w:r>
            <w:r w:rsidRPr="00CD767F">
              <w:rPr>
                <w:rFonts w:ascii="Times New Roman" w:eastAsia="MS Mincho" w:hAnsi="Times New Roman"/>
                <w:color w:val="FF0000"/>
                <w:lang w:eastAsia="ja-JP"/>
              </w:rPr>
              <w:t>: {4, 8, 16}</w:t>
            </w:r>
            <w:r>
              <w:rPr>
                <w:rFonts w:ascii="Times New Roman" w:eastAsia="MS Mincho" w:hAnsi="Times New Roman"/>
                <w:lang w:eastAsia="ja-JP"/>
              </w:rPr>
              <w:t xml:space="preserve"> </w:t>
            </w:r>
          </w:p>
          <w:p w14:paraId="4242E811" w14:textId="77777777" w:rsidR="001B0DC5" w:rsidRPr="00CD767F" w:rsidRDefault="001B0DC5">
            <w:pPr>
              <w:numPr>
                <w:ilvl w:val="2"/>
                <w:numId w:val="119"/>
              </w:numPr>
              <w:rPr>
                <w:rFonts w:ascii="Times New Roman" w:eastAsia="MS Mincho" w:hAnsi="Times New Roman"/>
                <w:strike/>
                <w:color w:val="FF0000"/>
                <w:lang w:eastAsia="ja-JP"/>
              </w:rPr>
            </w:pPr>
            <w:r w:rsidRPr="00CD767F">
              <w:rPr>
                <w:rFonts w:ascii="Times New Roman" w:eastAsia="MS Mincho" w:hAnsi="Times New Roman" w:hint="eastAsia"/>
                <w:strike/>
                <w:color w:val="FF0000"/>
                <w:lang w:eastAsia="ja-JP"/>
              </w:rPr>
              <w:t xml:space="preserve">FFS: </w:t>
            </w:r>
            <w:r w:rsidRPr="00CD767F">
              <w:rPr>
                <w:rFonts w:ascii="Times New Roman" w:eastAsia="MS Mincho" w:hAnsi="Times New Roman"/>
                <w:strike/>
                <w:color w:val="FF0000"/>
                <w:lang w:eastAsia="ja-JP"/>
              </w:rPr>
              <w:t xml:space="preserve">If the total number of required </w:t>
            </w:r>
            <w:proofErr w:type="spellStart"/>
            <w:r w:rsidRPr="00CD767F">
              <w:rPr>
                <w:rFonts w:ascii="Times New Roman" w:eastAsia="MS Mincho" w:hAnsi="Times New Roman"/>
                <w:strike/>
                <w:color w:val="FF0000"/>
                <w:lang w:eastAsia="ja-JP"/>
              </w:rPr>
              <w:t>midamble</w:t>
            </w:r>
            <w:proofErr w:type="spellEnd"/>
            <w:r w:rsidRPr="00CD767F">
              <w:rPr>
                <w:rFonts w:ascii="Times New Roman" w:eastAsia="MS Mincho" w:hAnsi="Times New Roman"/>
                <w:strike/>
                <w:color w:val="FF0000"/>
                <w:lang w:eastAsia="ja-JP"/>
              </w:rPr>
              <w:t xml:space="preserve"> bits across the PDRCH exceeds the sequence length, the sequence is repeatedly mapped.    </w:t>
            </w:r>
          </w:p>
          <w:p w14:paraId="1BCDBD4D" w14:textId="77777777" w:rsidR="001B0DC5" w:rsidRDefault="001B0DC5">
            <w:pPr>
              <w:numPr>
                <w:ilvl w:val="1"/>
                <w:numId w:val="119"/>
              </w:numPr>
              <w:rPr>
                <w:rFonts w:ascii="Times New Roman" w:eastAsia="MS Mincho" w:hAnsi="Times New Roman"/>
                <w:lang w:eastAsia="ja-JP"/>
              </w:rPr>
            </w:pPr>
            <w:r>
              <w:rPr>
                <w:rFonts w:ascii="Times New Roman" w:eastAsia="MS Mincho" w:hAnsi="Times New Roman" w:hint="eastAsia"/>
                <w:lang w:eastAsia="ja-JP"/>
              </w:rPr>
              <w:t>A</w:t>
            </w:r>
            <w:r>
              <w:rPr>
                <w:rFonts w:ascii="Times New Roman" w:eastAsia="MS Mincho" w:hAnsi="Times New Roman"/>
                <w:lang w:eastAsia="ja-JP"/>
              </w:rPr>
              <w:t xml:space="preserve">lt. 3: All 1 sequence </w:t>
            </w:r>
          </w:p>
          <w:p w14:paraId="3EE406BE" w14:textId="77777777" w:rsidR="001B0DC5" w:rsidRDefault="001B0DC5">
            <w:pPr>
              <w:numPr>
                <w:ilvl w:val="2"/>
                <w:numId w:val="119"/>
              </w:numPr>
              <w:rPr>
                <w:rFonts w:ascii="Times New Roman" w:eastAsia="MS Mincho" w:hAnsi="Times New Roman"/>
                <w:lang w:eastAsia="ja-JP"/>
              </w:rPr>
            </w:pPr>
            <w:r>
              <w:rPr>
                <w:rFonts w:ascii="Times New Roman" w:eastAsia="MS Mincho" w:hAnsi="Times New Roman"/>
                <w:lang w:eastAsia="ja-JP"/>
              </w:rPr>
              <w:t xml:space="preserve">A sequence consisting entirely of '1's mapped to all required </w:t>
            </w:r>
            <w:proofErr w:type="spellStart"/>
            <w:r>
              <w:rPr>
                <w:rFonts w:ascii="Times New Roman" w:eastAsia="MS Mincho" w:hAnsi="Times New Roman"/>
                <w:lang w:eastAsia="ja-JP"/>
              </w:rPr>
              <w:t>midamble</w:t>
            </w:r>
            <w:proofErr w:type="spellEnd"/>
            <w:r>
              <w:rPr>
                <w:rFonts w:ascii="Times New Roman" w:eastAsia="MS Mincho" w:hAnsi="Times New Roman"/>
                <w:lang w:eastAsia="ja-JP"/>
              </w:rPr>
              <w:t xml:space="preserve"> occasions</w:t>
            </w:r>
          </w:p>
          <w:p w14:paraId="4CE383B6" w14:textId="77777777" w:rsidR="001B0DC5" w:rsidRPr="00CD767F" w:rsidRDefault="001B0DC5">
            <w:pPr>
              <w:pStyle w:val="ListParagraph"/>
              <w:widowControl w:val="0"/>
              <w:numPr>
                <w:ilvl w:val="1"/>
                <w:numId w:val="119"/>
              </w:numPr>
              <w:overflowPunct/>
              <w:adjustRightInd/>
              <w:spacing w:after="160" w:line="288" w:lineRule="auto"/>
              <w:contextualSpacing w:val="0"/>
              <w:jc w:val="both"/>
              <w:textAlignment w:val="auto"/>
              <w:rPr>
                <w:b/>
              </w:rPr>
            </w:pPr>
            <w:r w:rsidRPr="00F63AC9">
              <w:rPr>
                <w:rFonts w:eastAsia="MS Mincho"/>
                <w:color w:val="FF0000"/>
              </w:rPr>
              <w:t xml:space="preserve">Note: Companies are encouraged to discuss whether inter-reader </w:t>
            </w:r>
            <w:proofErr w:type="spellStart"/>
            <w:r w:rsidRPr="00F63AC9">
              <w:rPr>
                <w:rFonts w:eastAsia="MS Mincho"/>
                <w:color w:val="FF0000"/>
              </w:rPr>
              <w:t>midamble</w:t>
            </w:r>
            <w:proofErr w:type="spellEnd"/>
            <w:r w:rsidRPr="00F63AC9">
              <w:rPr>
                <w:rFonts w:eastAsia="MS Mincho"/>
                <w:color w:val="FF0000"/>
              </w:rPr>
              <w:t xml:space="preserve"> interference needs to be considered and whether it can be mitigated by the choice of base sequence type.</w:t>
            </w:r>
          </w:p>
        </w:tc>
      </w:tr>
    </w:tbl>
    <w:p w14:paraId="7EEE9B3C" w14:textId="77777777" w:rsidR="001B0DC5" w:rsidRDefault="001B0DC5" w:rsidP="001B0DC5">
      <w:pPr>
        <w:rPr>
          <w:rFonts w:eastAsia="MS Mincho"/>
          <w:lang w:eastAsia="ja-JP"/>
        </w:rPr>
      </w:pPr>
    </w:p>
    <w:p w14:paraId="22C64FA0" w14:textId="77777777" w:rsidR="001B0DC5" w:rsidRPr="005D5F7C" w:rsidRDefault="001B0DC5" w:rsidP="001B0DC5">
      <w:pPr>
        <w:rPr>
          <w:rFonts w:eastAsia="MS Mincho"/>
          <w:b/>
          <w:bCs/>
          <w:szCs w:val="20"/>
          <w:lang w:val="en-US" w:eastAsia="ja-JP"/>
        </w:rPr>
      </w:pPr>
      <w:r w:rsidRPr="005D5F7C">
        <w:rPr>
          <w:rFonts w:eastAsia="MS Mincho" w:hint="eastAsia"/>
          <w:b/>
          <w:bCs/>
          <w:szCs w:val="20"/>
          <w:highlight w:val="green"/>
          <w:lang w:val="en-US" w:eastAsia="ja-JP"/>
        </w:rPr>
        <w:t>Agreement:</w:t>
      </w:r>
    </w:p>
    <w:p w14:paraId="2CE9664C" w14:textId="77777777" w:rsidR="001B0DC5" w:rsidRPr="000E1092" w:rsidRDefault="001B0DC5" w:rsidP="001B0DC5">
      <w:pPr>
        <w:rPr>
          <w:rFonts w:eastAsia="MS Mincho"/>
          <w:color w:val="000000" w:themeColor="text1"/>
          <w:szCs w:val="20"/>
          <w:lang w:val="en-US" w:eastAsia="ja-JP"/>
        </w:rPr>
      </w:pPr>
      <w:r w:rsidRPr="000E1092">
        <w:rPr>
          <w:rFonts w:eastAsia="MS Mincho"/>
          <w:szCs w:val="20"/>
          <w:lang w:val="en-US" w:eastAsia="ja-JP"/>
        </w:rPr>
        <w:t xml:space="preserve">For the D2R </w:t>
      </w:r>
      <w:proofErr w:type="spellStart"/>
      <w:r w:rsidRPr="000E1092">
        <w:rPr>
          <w:rFonts w:eastAsia="MS Mincho"/>
          <w:szCs w:val="20"/>
          <w:lang w:val="en-US" w:eastAsia="ja-JP"/>
        </w:rPr>
        <w:t>midamble</w:t>
      </w:r>
      <w:proofErr w:type="spellEnd"/>
      <w:r w:rsidRPr="000E1092">
        <w:rPr>
          <w:rFonts w:eastAsia="MS Mincho"/>
          <w:szCs w:val="20"/>
          <w:lang w:val="en-US" w:eastAsia="ja-JP"/>
        </w:rPr>
        <w:t xml:space="preserve"> for BPSK, the candidate insertion intervals for the Option 2 structure</w:t>
      </w:r>
      <w:r w:rsidRPr="000E1092">
        <w:rPr>
          <w:rFonts w:eastAsia="MS Mincho"/>
          <w:color w:val="000000" w:themeColor="text1"/>
          <w:szCs w:val="20"/>
          <w:lang w:val="en-US" w:eastAsia="ja-JP"/>
        </w:rPr>
        <w:t xml:space="preserve"> are {S</w:t>
      </w:r>
      <w:r w:rsidRPr="000E1092">
        <w:rPr>
          <w:rFonts w:eastAsia="MS Mincho" w:hint="eastAsia"/>
          <w:color w:val="000000" w:themeColor="text1"/>
          <w:szCs w:val="20"/>
          <w:lang w:val="en-US" w:eastAsia="ja-JP"/>
        </w:rPr>
        <w:t>/4</w:t>
      </w:r>
      <w:r w:rsidRPr="000E1092">
        <w:rPr>
          <w:rFonts w:eastAsia="MS Mincho"/>
          <w:color w:val="000000" w:themeColor="text1"/>
          <w:szCs w:val="20"/>
          <w:lang w:val="en-US" w:eastAsia="ja-JP"/>
        </w:rPr>
        <w:t>, S</w:t>
      </w:r>
      <w:r w:rsidRPr="000E1092">
        <w:rPr>
          <w:rFonts w:eastAsia="MS Mincho" w:hint="eastAsia"/>
          <w:color w:val="000000" w:themeColor="text1"/>
          <w:szCs w:val="20"/>
          <w:lang w:val="en-US" w:eastAsia="ja-JP"/>
        </w:rPr>
        <w:t>/2</w:t>
      </w:r>
      <w:r w:rsidRPr="000E1092">
        <w:rPr>
          <w:rFonts w:eastAsia="MS Mincho"/>
          <w:color w:val="000000" w:themeColor="text1"/>
          <w:szCs w:val="20"/>
          <w:lang w:val="en-US" w:eastAsia="ja-JP"/>
        </w:rPr>
        <w:t>, S, S×2, S×4, S×6, S×8} bits, where S is a scaling factor depending on the bit duration (i.e., S = 266.67/Tb).</w:t>
      </w:r>
    </w:p>
    <w:p w14:paraId="11063BCB" w14:textId="77777777" w:rsidR="001B0DC5" w:rsidRPr="000E1092" w:rsidRDefault="001B0DC5">
      <w:pPr>
        <w:numPr>
          <w:ilvl w:val="0"/>
          <w:numId w:val="123"/>
        </w:numPr>
        <w:rPr>
          <w:rFonts w:eastAsia="MS Mincho"/>
          <w:color w:val="000000" w:themeColor="text1"/>
          <w:szCs w:val="20"/>
          <w:lang w:val="en-US" w:eastAsia="ja-JP"/>
        </w:rPr>
      </w:pPr>
      <w:r w:rsidRPr="000E1092">
        <w:rPr>
          <w:rFonts w:eastAsia="MS Mincho"/>
          <w:color w:val="000000" w:themeColor="text1"/>
          <w:szCs w:val="20"/>
          <w:lang w:val="en-US" w:eastAsia="ja-JP"/>
        </w:rPr>
        <w:t xml:space="preserve">FFS: Whether further down-selection among the </w:t>
      </w:r>
      <w:r w:rsidRPr="000E1092">
        <w:rPr>
          <w:rFonts w:eastAsia="MS Mincho" w:hint="eastAsia"/>
          <w:color w:val="000000" w:themeColor="text1"/>
          <w:szCs w:val="20"/>
          <w:lang w:val="en-US" w:eastAsia="ja-JP"/>
        </w:rPr>
        <w:t xml:space="preserve">above </w:t>
      </w:r>
      <w:r w:rsidRPr="000E1092">
        <w:rPr>
          <w:rFonts w:eastAsia="MS Mincho"/>
          <w:color w:val="000000" w:themeColor="text1"/>
          <w:szCs w:val="20"/>
          <w:lang w:val="en-US" w:eastAsia="ja-JP"/>
        </w:rPr>
        <w:t xml:space="preserve">values </w:t>
      </w:r>
      <w:r w:rsidRPr="000E1092">
        <w:rPr>
          <w:rFonts w:eastAsia="MS Mincho" w:hint="eastAsia"/>
          <w:color w:val="000000" w:themeColor="text1"/>
          <w:szCs w:val="20"/>
          <w:lang w:val="en-US" w:eastAsia="ja-JP"/>
        </w:rPr>
        <w:t xml:space="preserve">and/or additional value(s) </w:t>
      </w:r>
      <w:r w:rsidRPr="000E1092">
        <w:rPr>
          <w:rFonts w:eastAsia="MS Mincho"/>
          <w:color w:val="000000" w:themeColor="text1"/>
          <w:szCs w:val="20"/>
          <w:lang w:val="en-US" w:eastAsia="ja-JP"/>
        </w:rPr>
        <w:t>is needed.</w:t>
      </w:r>
    </w:p>
    <w:p w14:paraId="3730877B" w14:textId="77777777" w:rsidR="001B0DC5" w:rsidRDefault="001B0DC5" w:rsidP="001B0DC5">
      <w:pPr>
        <w:rPr>
          <w:rFonts w:eastAsia="MS Mincho"/>
          <w:lang w:val="en-US" w:eastAsia="ja-JP"/>
        </w:rPr>
      </w:pPr>
    </w:p>
    <w:p w14:paraId="5BCA3E04" w14:textId="77777777" w:rsidR="001B0DC5" w:rsidRPr="005D5F7C" w:rsidRDefault="001B0DC5" w:rsidP="001B0DC5">
      <w:pPr>
        <w:rPr>
          <w:rFonts w:eastAsia="MS Mincho"/>
          <w:b/>
          <w:bCs/>
          <w:szCs w:val="20"/>
          <w:lang w:val="en-US" w:eastAsia="ja-JP"/>
        </w:rPr>
      </w:pPr>
      <w:r w:rsidRPr="005D5F7C">
        <w:rPr>
          <w:rFonts w:eastAsia="MS Mincho" w:hint="eastAsia"/>
          <w:b/>
          <w:bCs/>
          <w:szCs w:val="20"/>
          <w:highlight w:val="green"/>
          <w:lang w:val="en-US" w:eastAsia="ja-JP"/>
        </w:rPr>
        <w:t>Agreement:</w:t>
      </w:r>
    </w:p>
    <w:p w14:paraId="78BA1277" w14:textId="77777777" w:rsidR="001B0DC5" w:rsidRPr="002220E2" w:rsidRDefault="001B0DC5" w:rsidP="001B0DC5">
      <w:pPr>
        <w:rPr>
          <w:rFonts w:eastAsia="MS Mincho"/>
          <w:szCs w:val="20"/>
          <w:lang w:val="en-US" w:eastAsia="ja-JP"/>
        </w:rPr>
      </w:pPr>
      <w:r w:rsidRPr="002220E2">
        <w:rPr>
          <w:rFonts w:eastAsia="MS Mincho"/>
          <w:szCs w:val="20"/>
          <w:lang w:val="en-US" w:eastAsia="ja-JP"/>
        </w:rPr>
        <w:t xml:space="preserve">For the D2R </w:t>
      </w:r>
      <w:proofErr w:type="spellStart"/>
      <w:r w:rsidRPr="002220E2">
        <w:rPr>
          <w:rFonts w:eastAsia="MS Mincho"/>
          <w:szCs w:val="20"/>
          <w:lang w:val="en-US" w:eastAsia="ja-JP"/>
        </w:rPr>
        <w:t>midamble</w:t>
      </w:r>
      <w:proofErr w:type="spellEnd"/>
      <w:r w:rsidRPr="002220E2">
        <w:rPr>
          <w:rFonts w:eastAsia="MS Mincho"/>
          <w:szCs w:val="20"/>
          <w:lang w:val="en-US" w:eastAsia="ja-JP"/>
        </w:rPr>
        <w:t xml:space="preserve"> for BPSK, the insertion interval of the Option 1 structure is defined as N times the insertion interval of the Option 2 structure.</w:t>
      </w:r>
    </w:p>
    <w:p w14:paraId="15635878" w14:textId="77777777" w:rsidR="001B0DC5" w:rsidRPr="002220E2" w:rsidRDefault="001B0DC5">
      <w:pPr>
        <w:numPr>
          <w:ilvl w:val="0"/>
          <w:numId w:val="123"/>
        </w:numPr>
        <w:rPr>
          <w:rFonts w:eastAsia="MS Mincho"/>
          <w:color w:val="000000" w:themeColor="text1"/>
          <w:szCs w:val="20"/>
          <w:lang w:val="en-US" w:eastAsia="ja-JP"/>
        </w:rPr>
      </w:pPr>
      <w:r w:rsidRPr="002220E2">
        <w:rPr>
          <w:rFonts w:eastAsia="MS Mincho"/>
          <w:color w:val="000000" w:themeColor="text1"/>
          <w:szCs w:val="20"/>
          <w:lang w:val="en-US" w:eastAsia="ja-JP"/>
        </w:rPr>
        <w:t>FFS: Value(s) of N.</w:t>
      </w:r>
    </w:p>
    <w:p w14:paraId="1F45A32D" w14:textId="77777777" w:rsidR="001B0DC5" w:rsidRPr="002220E2" w:rsidRDefault="001B0DC5">
      <w:pPr>
        <w:numPr>
          <w:ilvl w:val="0"/>
          <w:numId w:val="123"/>
        </w:numPr>
        <w:rPr>
          <w:rFonts w:eastAsia="MS Mincho"/>
          <w:color w:val="000000" w:themeColor="text1"/>
          <w:szCs w:val="20"/>
          <w:lang w:val="en-US" w:eastAsia="ja-JP"/>
        </w:rPr>
      </w:pPr>
      <w:r w:rsidRPr="002220E2">
        <w:rPr>
          <w:rFonts w:eastAsia="MS Mincho"/>
          <w:color w:val="000000" w:themeColor="text1"/>
          <w:szCs w:val="20"/>
          <w:lang w:val="en-US" w:eastAsia="ja-JP"/>
        </w:rPr>
        <w:t>FFS: Handling of the Option 1 and Option 2 structures when their insertion positions coincide.</w:t>
      </w:r>
    </w:p>
    <w:p w14:paraId="4D91B5EF" w14:textId="77777777" w:rsidR="001B0DC5" w:rsidRPr="002220E2" w:rsidRDefault="001B0DC5">
      <w:pPr>
        <w:numPr>
          <w:ilvl w:val="0"/>
          <w:numId w:val="123"/>
        </w:numPr>
        <w:rPr>
          <w:rFonts w:eastAsia="MS Mincho"/>
          <w:color w:val="000000" w:themeColor="text1"/>
          <w:szCs w:val="20"/>
          <w:lang w:val="en-US" w:eastAsia="ja-JP"/>
        </w:rPr>
      </w:pPr>
      <w:r w:rsidRPr="002220E2">
        <w:rPr>
          <w:rFonts w:eastAsia="MS Mincho" w:hint="eastAsia"/>
          <w:color w:val="000000" w:themeColor="text1"/>
          <w:szCs w:val="20"/>
          <w:lang w:val="en-US" w:eastAsia="ja-JP"/>
        </w:rPr>
        <w:t>Note: Option 2 structure is inserted first, and then Option 1 structure is inserted if applicable</w:t>
      </w:r>
    </w:p>
    <w:p w14:paraId="69FD81B1" w14:textId="77777777" w:rsidR="001B0DC5" w:rsidRDefault="001B0DC5" w:rsidP="001B0DC5">
      <w:pPr>
        <w:rPr>
          <w:rFonts w:eastAsia="MS Mincho"/>
          <w:lang w:eastAsia="ja-JP"/>
        </w:rPr>
      </w:pPr>
    </w:p>
    <w:p w14:paraId="3D654469" w14:textId="77777777" w:rsidR="001B0DC5" w:rsidRPr="000E1092" w:rsidRDefault="001B0DC5" w:rsidP="001B0DC5">
      <w:pPr>
        <w:rPr>
          <w:rFonts w:eastAsia="MS Mincho"/>
          <w:szCs w:val="20"/>
          <w:lang w:val="en-US" w:eastAsia="ja-JP"/>
        </w:rPr>
      </w:pPr>
      <w:r w:rsidRPr="000E1092">
        <w:rPr>
          <w:rFonts w:eastAsia="MS Mincho" w:hint="eastAsia"/>
          <w:szCs w:val="20"/>
          <w:highlight w:val="green"/>
          <w:lang w:val="en-US" w:eastAsia="ja-JP"/>
        </w:rPr>
        <w:t>Agreement:</w:t>
      </w:r>
    </w:p>
    <w:p w14:paraId="70FE3334" w14:textId="77777777" w:rsidR="001B0DC5" w:rsidRPr="00CF01BD" w:rsidRDefault="001B0DC5" w:rsidP="001B0DC5">
      <w:pPr>
        <w:rPr>
          <w:rFonts w:eastAsia="MS Mincho"/>
          <w:szCs w:val="20"/>
          <w:lang w:val="en-US" w:eastAsia="ja-JP"/>
        </w:rPr>
      </w:pPr>
      <w:r w:rsidRPr="00CF01BD">
        <w:rPr>
          <w:rFonts w:eastAsia="MS Mincho"/>
          <w:szCs w:val="20"/>
          <w:lang w:eastAsia="ja-JP"/>
        </w:rPr>
        <w:t xml:space="preserve">If Alt 1 is supported, for all DO-A, DT, and DO-DTT traffic, </w:t>
      </w:r>
      <w:proofErr w:type="spellStart"/>
      <w:r w:rsidRPr="00CF01BD">
        <w:rPr>
          <w:rFonts w:eastAsia="MS Mincho"/>
          <w:szCs w:val="20"/>
          <w:lang w:eastAsia="ja-JP"/>
        </w:rPr>
        <w:t>f</w:t>
      </w:r>
      <w:r w:rsidRPr="00CF01BD">
        <w:rPr>
          <w:rFonts w:eastAsia="MS Mincho"/>
          <w:szCs w:val="20"/>
          <w:vertAlign w:val="subscript"/>
          <w:lang w:eastAsia="ja-JP"/>
        </w:rPr>
        <w:t>ref</w:t>
      </w:r>
      <w:proofErr w:type="spellEnd"/>
      <w:r w:rsidRPr="00CF01BD">
        <w:rPr>
          <w:rFonts w:eastAsia="MS Mincho"/>
          <w:szCs w:val="20"/>
          <w:lang w:eastAsia="ja-JP"/>
        </w:rPr>
        <w:t>​ for D2R transmission is indicated via periodic broadcast information (i.e., Alt 1-1).</w:t>
      </w:r>
    </w:p>
    <w:p w14:paraId="62FF4188" w14:textId="77777777" w:rsidR="001B0DC5" w:rsidRPr="002220E2" w:rsidRDefault="001B0DC5" w:rsidP="001B0DC5">
      <w:pPr>
        <w:rPr>
          <w:rFonts w:eastAsia="MS Mincho"/>
          <w:lang w:val="en-US" w:eastAsia="ja-JP"/>
        </w:rPr>
      </w:pPr>
    </w:p>
    <w:p w14:paraId="7581F11E" w14:textId="77777777" w:rsidR="001B0DC5" w:rsidRPr="00BA01AC" w:rsidRDefault="001B0DC5" w:rsidP="001B0DC5">
      <w:pPr>
        <w:rPr>
          <w:rFonts w:eastAsia="MS Mincho"/>
          <w:lang w:eastAsia="ja-JP"/>
        </w:rPr>
      </w:pPr>
    </w:p>
    <w:p w14:paraId="150C0FA0" w14:textId="4E9B57C0" w:rsidR="001B0DC5" w:rsidRPr="00E34E53" w:rsidRDefault="00C62C50" w:rsidP="001B0DC5">
      <w:pPr>
        <w:rPr>
          <w:b/>
          <w:bCs/>
        </w:rPr>
      </w:pPr>
      <w:hyperlink r:id="rId457" w:history="1">
        <w:r w:rsidRPr="00E34E53">
          <w:rPr>
            <w:rStyle w:val="Hyperlink"/>
            <w:rFonts w:ascii="Times New Roman" w:eastAsia="Times New Roman" w:hAnsi="Times New Roman"/>
            <w:b/>
            <w:bCs/>
          </w:rPr>
          <w:t>R1-2605816</w:t>
        </w:r>
      </w:hyperlink>
      <w:r w:rsidR="001B0DC5" w:rsidRPr="00E34E53">
        <w:rPr>
          <w:rFonts w:ascii="Times New Roman" w:eastAsia="Times New Roman" w:hAnsi="Times New Roman"/>
          <w:b/>
          <w:bCs/>
        </w:rPr>
        <w:tab/>
        <w:t xml:space="preserve">FL summary #5 on D2R Aspects for R20 </w:t>
      </w:r>
      <w:proofErr w:type="spellStart"/>
      <w:r w:rsidR="001B0DC5" w:rsidRPr="00E34E53">
        <w:rPr>
          <w:rFonts w:ascii="Times New Roman" w:eastAsia="Times New Roman" w:hAnsi="Times New Roman"/>
          <w:b/>
          <w:bCs/>
        </w:rPr>
        <w:t>AIoT</w:t>
      </w:r>
      <w:proofErr w:type="spellEnd"/>
      <w:r w:rsidR="001B0DC5" w:rsidRPr="00E34E53">
        <w:rPr>
          <w:rFonts w:ascii="Times New Roman" w:eastAsia="Times New Roman" w:hAnsi="Times New Roman"/>
          <w:b/>
          <w:bCs/>
        </w:rPr>
        <w:tab/>
        <w:t>Moderator (Samsung)</w:t>
      </w:r>
    </w:p>
    <w:p w14:paraId="0AC02D31" w14:textId="376134C6" w:rsidR="001B0DC5" w:rsidRDefault="00C62C50" w:rsidP="001B0DC5">
      <w:pPr>
        <w:rPr>
          <w:rFonts w:ascii="Times New Roman" w:eastAsia="Times New Roman" w:hAnsi="Times New Roman"/>
          <w:b/>
          <w:bCs/>
        </w:rPr>
      </w:pPr>
      <w:hyperlink r:id="rId458" w:history="1">
        <w:r w:rsidRPr="00E34E53">
          <w:rPr>
            <w:rStyle w:val="Hyperlink"/>
            <w:rFonts w:ascii="Times New Roman" w:eastAsia="Times New Roman" w:hAnsi="Times New Roman"/>
            <w:b/>
            <w:bCs/>
          </w:rPr>
          <w:t>R1-2605817</w:t>
        </w:r>
      </w:hyperlink>
      <w:r w:rsidR="001B0DC5" w:rsidRPr="00E34E53">
        <w:rPr>
          <w:rFonts w:ascii="Times New Roman" w:eastAsia="Times New Roman" w:hAnsi="Times New Roman"/>
          <w:b/>
          <w:bCs/>
        </w:rPr>
        <w:tab/>
        <w:t xml:space="preserve">Final FL summary on D2R Aspects for R20 </w:t>
      </w:r>
      <w:proofErr w:type="spellStart"/>
      <w:r w:rsidR="001B0DC5" w:rsidRPr="00E34E53">
        <w:rPr>
          <w:rFonts w:ascii="Times New Roman" w:eastAsia="Times New Roman" w:hAnsi="Times New Roman"/>
          <w:b/>
          <w:bCs/>
        </w:rPr>
        <w:t>AIoT</w:t>
      </w:r>
      <w:proofErr w:type="spellEnd"/>
      <w:r w:rsidR="001B0DC5" w:rsidRPr="00E34E53">
        <w:rPr>
          <w:rFonts w:ascii="Times New Roman" w:eastAsia="Times New Roman" w:hAnsi="Times New Roman"/>
          <w:b/>
          <w:bCs/>
        </w:rPr>
        <w:tab/>
        <w:t>Moderator (Samsung)</w:t>
      </w:r>
    </w:p>
    <w:p w14:paraId="34A948FB" w14:textId="145CE555" w:rsidR="00CB2A00" w:rsidRPr="00CB2A00" w:rsidRDefault="00CB2A00" w:rsidP="001B0DC5">
      <w:r>
        <w:rPr>
          <w:rFonts w:ascii="Times New Roman" w:eastAsia="Times New Roman" w:hAnsi="Times New Roman"/>
        </w:rPr>
        <w:t>Final post-meeting summary for this agenda item.</w:t>
      </w:r>
    </w:p>
    <w:p w14:paraId="09926FE5" w14:textId="77777777" w:rsidR="001B0DC5" w:rsidRDefault="001B0DC5" w:rsidP="001B0DC5">
      <w:pPr>
        <w:rPr>
          <w:rFonts w:eastAsia="MS Mincho"/>
          <w:i/>
          <w:iCs/>
          <w:lang w:eastAsia="ja-JP"/>
        </w:rPr>
      </w:pPr>
    </w:p>
    <w:p w14:paraId="51DB556B" w14:textId="77777777" w:rsidR="001B0DC5" w:rsidRPr="000A3776" w:rsidRDefault="001B0DC5" w:rsidP="001B0DC5">
      <w:pPr>
        <w:rPr>
          <w:rFonts w:eastAsia="MS Mincho"/>
          <w:highlight w:val="cyan"/>
          <w:lang w:val="en-US" w:eastAsia="ja-JP"/>
        </w:rPr>
      </w:pPr>
      <w:r w:rsidRPr="000A3776">
        <w:rPr>
          <w:rFonts w:eastAsia="MS Mincho" w:hint="eastAsia"/>
          <w:highlight w:val="cyan"/>
          <w:lang w:val="en-US" w:eastAsia="ja-JP"/>
        </w:rPr>
        <w:t>[Post-126-R20-AIoT</w:t>
      </w:r>
      <w:r>
        <w:rPr>
          <w:rFonts w:eastAsia="MS Mincho" w:hint="eastAsia"/>
          <w:highlight w:val="cyan"/>
          <w:lang w:val="en-US" w:eastAsia="ja-JP"/>
        </w:rPr>
        <w:t>-D2R</w:t>
      </w:r>
      <w:r w:rsidRPr="000A3776">
        <w:rPr>
          <w:rFonts w:eastAsia="MS Mincho" w:hint="eastAsia"/>
          <w:highlight w:val="cyan"/>
          <w:lang w:val="en-US" w:eastAsia="ja-JP"/>
        </w:rPr>
        <w:t>]</w:t>
      </w:r>
    </w:p>
    <w:p w14:paraId="6668D0AC" w14:textId="77777777" w:rsidR="001B0DC5" w:rsidRPr="000A3776" w:rsidRDefault="001B0DC5" w:rsidP="001B0DC5">
      <w:pPr>
        <w:rPr>
          <w:rFonts w:eastAsia="MS Mincho"/>
          <w:bCs/>
          <w:highlight w:val="cyan"/>
          <w:lang w:val="en-US" w:eastAsia="ja-JP"/>
        </w:rPr>
      </w:pPr>
      <w:r w:rsidRPr="000A3776">
        <w:rPr>
          <w:rFonts w:eastAsia="MS Mincho" w:hint="eastAsia"/>
          <w:highlight w:val="cyan"/>
          <w:lang w:val="en-US" w:eastAsia="ja-JP"/>
        </w:rPr>
        <w:t xml:space="preserve">Email discussion to collect </w:t>
      </w:r>
      <w:r w:rsidRPr="000A3776">
        <w:rPr>
          <w:rFonts w:eastAsia="MS Mincho" w:hint="eastAsia"/>
          <w:bCs/>
          <w:highlight w:val="cyan"/>
          <w:lang w:val="en-US" w:eastAsia="ja-JP"/>
        </w:rPr>
        <w:t>polynomials and initial states to be evaluated for D2R preamble sequence from 7</w:t>
      </w:r>
      <w:r w:rsidRPr="000A3776">
        <w:rPr>
          <w:rFonts w:eastAsia="MS Mincho" w:hint="eastAsia"/>
          <w:bCs/>
          <w:highlight w:val="cyan"/>
          <w:vertAlign w:val="superscript"/>
          <w:lang w:val="en-US" w:eastAsia="ja-JP"/>
        </w:rPr>
        <w:t>th</w:t>
      </w:r>
      <w:r w:rsidRPr="000A3776">
        <w:rPr>
          <w:rFonts w:eastAsia="MS Mincho" w:hint="eastAsia"/>
          <w:bCs/>
          <w:highlight w:val="cyan"/>
          <w:lang w:val="en-US" w:eastAsia="ja-JP"/>
        </w:rPr>
        <w:t xml:space="preserve"> Sept to 9</w:t>
      </w:r>
      <w:r w:rsidRPr="000A3776">
        <w:rPr>
          <w:rFonts w:eastAsia="MS Mincho" w:hint="eastAsia"/>
          <w:bCs/>
          <w:highlight w:val="cyan"/>
          <w:vertAlign w:val="superscript"/>
          <w:lang w:val="en-US" w:eastAsia="ja-JP"/>
        </w:rPr>
        <w:t>th</w:t>
      </w:r>
      <w:r w:rsidRPr="000A3776">
        <w:rPr>
          <w:rFonts w:eastAsia="MS Mincho" w:hint="eastAsia"/>
          <w:bCs/>
          <w:highlight w:val="cyan"/>
          <w:lang w:val="en-US" w:eastAsia="ja-JP"/>
        </w:rPr>
        <w:t xml:space="preserve"> Sept.</w:t>
      </w:r>
    </w:p>
    <w:p w14:paraId="5E1A386A" w14:textId="77777777" w:rsidR="001B0DC5" w:rsidRPr="000A3776" w:rsidRDefault="001B0DC5" w:rsidP="001B0DC5">
      <w:pPr>
        <w:rPr>
          <w:rFonts w:eastAsia="MS Mincho"/>
          <w:bCs/>
          <w:highlight w:val="cyan"/>
          <w:lang w:val="en-US" w:eastAsia="ja-JP"/>
        </w:rPr>
      </w:pPr>
      <w:r w:rsidRPr="000A3776">
        <w:rPr>
          <w:rFonts w:eastAsia="MS Mincho"/>
          <w:bCs/>
          <w:highlight w:val="cyan"/>
          <w:lang w:val="en-US" w:eastAsia="ja-JP"/>
        </w:rPr>
        <w:t xml:space="preserve">Note: Companies provide three polynomial/initial-state combinations for each D2R preamble sequence length:  </w:t>
      </w:r>
    </w:p>
    <w:p w14:paraId="2EF323DC" w14:textId="77777777" w:rsidR="001B0DC5" w:rsidRPr="000A3776" w:rsidRDefault="001B0DC5">
      <w:pPr>
        <w:numPr>
          <w:ilvl w:val="0"/>
          <w:numId w:val="121"/>
        </w:numPr>
        <w:rPr>
          <w:rFonts w:eastAsia="MS Mincho"/>
          <w:bCs/>
          <w:highlight w:val="cyan"/>
          <w:lang w:val="en-US" w:eastAsia="ja-JP"/>
        </w:rPr>
      </w:pPr>
      <w:r w:rsidRPr="000A3776">
        <w:rPr>
          <w:rFonts w:eastAsia="MS Mincho"/>
          <w:bCs/>
          <w:highlight w:val="cyan"/>
          <w:lang w:val="en-US" w:eastAsia="ja-JP"/>
        </w:rPr>
        <w:t>For length 7: two distinct polynomials, with one initial state for one polynomial and two initial states for the other.</w:t>
      </w:r>
    </w:p>
    <w:p w14:paraId="40B3713C" w14:textId="77777777" w:rsidR="001B0DC5" w:rsidRPr="000A3776" w:rsidRDefault="001B0DC5">
      <w:pPr>
        <w:numPr>
          <w:ilvl w:val="0"/>
          <w:numId w:val="121"/>
        </w:numPr>
        <w:rPr>
          <w:rFonts w:eastAsia="MS Mincho"/>
          <w:bCs/>
          <w:highlight w:val="cyan"/>
          <w:lang w:val="en-US" w:eastAsia="ja-JP"/>
        </w:rPr>
      </w:pPr>
      <w:r w:rsidRPr="000A3776">
        <w:rPr>
          <w:rFonts w:eastAsia="MS Mincho"/>
          <w:bCs/>
          <w:highlight w:val="cyan"/>
          <w:lang w:val="en-US" w:eastAsia="ja-JP"/>
        </w:rPr>
        <w:t>For lengths greater than 7: three distinct polynomials, each with one initial state.</w:t>
      </w:r>
    </w:p>
    <w:p w14:paraId="3F0BDB1F" w14:textId="77777777" w:rsidR="001B0DC5" w:rsidRPr="00B97573" w:rsidRDefault="001B0DC5" w:rsidP="001B0DC5">
      <w:pPr>
        <w:rPr>
          <w:rFonts w:eastAsia="MS Mincho"/>
          <w:i/>
          <w:iCs/>
          <w:lang w:val="en-US" w:eastAsia="ja-JP"/>
        </w:rPr>
      </w:pPr>
    </w:p>
    <w:p w14:paraId="178284BC" w14:textId="77777777" w:rsidR="00AE28D2" w:rsidRPr="00AE28D2" w:rsidRDefault="00AE28D2" w:rsidP="00AE28D2"/>
    <w:p w14:paraId="59C5F871" w14:textId="39770468" w:rsidR="001B0DC5" w:rsidRDefault="001B0DC5" w:rsidP="0013532B">
      <w:pPr>
        <w:pStyle w:val="Heading3"/>
      </w:pPr>
      <w:bookmarkStart w:id="157" w:name="_Toc239313228"/>
      <w:r>
        <w:t>Other procedures</w:t>
      </w:r>
      <w:bookmarkEnd w:id="157"/>
    </w:p>
    <w:p w14:paraId="27D6E3F3" w14:textId="77777777" w:rsidR="00441699" w:rsidRPr="00FD0278" w:rsidRDefault="00441699" w:rsidP="00441699">
      <w:pPr>
        <w:rPr>
          <w:rFonts w:eastAsiaTheme="minorEastAsia"/>
          <w:i/>
          <w:iCs/>
          <w:lang w:eastAsia="zh-CN"/>
        </w:rPr>
      </w:pPr>
      <w:r w:rsidRPr="00FD0278">
        <w:rPr>
          <w:rFonts w:eastAsia="DengXian" w:hint="eastAsia"/>
          <w:i/>
          <w:iCs/>
          <w:lang w:eastAsia="zh-CN"/>
        </w:rPr>
        <w:t>Including</w:t>
      </w:r>
      <w:r w:rsidRPr="00FD0278">
        <w:rPr>
          <w:rFonts w:eastAsia="Yu Mincho" w:hint="eastAsia"/>
          <w:i/>
          <w:iCs/>
        </w:rPr>
        <w:t xml:space="preserve"> </w:t>
      </w:r>
      <w:r w:rsidRPr="00FD0278">
        <w:rPr>
          <w:rFonts w:eastAsia="Yu Mincho"/>
          <w:i/>
          <w:iCs/>
        </w:rPr>
        <w:t>Initial timing and frequency acquisition</w:t>
      </w:r>
      <w:r w:rsidRPr="00FD0278">
        <w:rPr>
          <w:rFonts w:eastAsia="Yu Mincho" w:hint="eastAsia"/>
          <w:i/>
          <w:iCs/>
        </w:rPr>
        <w:t xml:space="preserve">, </w:t>
      </w:r>
      <w:r w:rsidRPr="00FD0278">
        <w:rPr>
          <w:rFonts w:eastAsia="Yu Mincho"/>
          <w:i/>
          <w:iCs/>
        </w:rPr>
        <w:t>Reader identification/differentiation</w:t>
      </w:r>
      <w:r w:rsidRPr="00FD0278">
        <w:rPr>
          <w:rFonts w:eastAsia="Yu Mincho" w:hint="eastAsia"/>
          <w:i/>
          <w:iCs/>
        </w:rPr>
        <w:t xml:space="preserve">, </w:t>
      </w:r>
      <w:r w:rsidRPr="00FD0278">
        <w:rPr>
          <w:rFonts w:eastAsia="Yu Mincho"/>
          <w:i/>
          <w:iCs/>
        </w:rPr>
        <w:t>Support of DO-A</w:t>
      </w:r>
      <w:r w:rsidRPr="00FD0278">
        <w:rPr>
          <w:rFonts w:eastAsia="Yu Mincho" w:hint="eastAsia"/>
          <w:i/>
          <w:iCs/>
        </w:rPr>
        <w:t xml:space="preserve"> </w:t>
      </w:r>
      <w:r w:rsidRPr="00FD0278">
        <w:rPr>
          <w:rFonts w:eastAsia="Yu Mincho"/>
          <w:i/>
          <w:iCs/>
        </w:rPr>
        <w:t>at least including</w:t>
      </w:r>
      <w:r w:rsidRPr="00FD0278">
        <w:rPr>
          <w:rFonts w:eastAsia="Yu Mincho" w:hint="eastAsia"/>
          <w:i/>
          <w:iCs/>
        </w:rPr>
        <w:t xml:space="preserve"> c</w:t>
      </w:r>
      <w:r w:rsidRPr="00FD0278">
        <w:rPr>
          <w:rFonts w:eastAsia="Yu Mincho"/>
          <w:i/>
          <w:iCs/>
        </w:rPr>
        <w:t>onfiguration/</w:t>
      </w:r>
      <w:proofErr w:type="spellStart"/>
      <w:r w:rsidRPr="00FD0278">
        <w:rPr>
          <w:rFonts w:eastAsia="Yu Mincho"/>
          <w:i/>
          <w:iCs/>
        </w:rPr>
        <w:t>signaling</w:t>
      </w:r>
      <w:proofErr w:type="spellEnd"/>
      <w:r w:rsidRPr="00FD0278">
        <w:rPr>
          <w:rFonts w:eastAsia="Yu Mincho"/>
          <w:i/>
          <w:iCs/>
        </w:rPr>
        <w:t xml:space="preserve"> of necessary information and resource allocation/determination</w:t>
      </w:r>
      <w:r w:rsidRPr="00FD0278">
        <w:rPr>
          <w:rFonts w:eastAsia="Yu Mincho" w:hint="eastAsia"/>
          <w:i/>
          <w:iCs/>
        </w:rPr>
        <w:t xml:space="preserve">, </w:t>
      </w:r>
      <w:r w:rsidRPr="00FD0278">
        <w:rPr>
          <w:rFonts w:eastAsia="Yu Mincho"/>
          <w:i/>
          <w:iCs/>
        </w:rPr>
        <w:t>Timing relationships</w:t>
      </w:r>
      <w:r w:rsidRPr="00FD0278">
        <w:rPr>
          <w:rFonts w:eastAsia="Yu Mincho" w:hint="eastAsia"/>
          <w:i/>
          <w:iCs/>
        </w:rPr>
        <w:t xml:space="preserve">, </w:t>
      </w:r>
      <w:r w:rsidRPr="00FD0278">
        <w:rPr>
          <w:rFonts w:eastAsia="Yu Mincho"/>
          <w:i/>
          <w:iCs/>
        </w:rPr>
        <w:t>D2R Tx power control, necessary power control and collision handling procedures between intermediate UE and BS, and device (un)availability via Direction 2</w:t>
      </w:r>
    </w:p>
    <w:p w14:paraId="79F3B3D8" w14:textId="77777777" w:rsidR="00441699" w:rsidRPr="00FD0278" w:rsidRDefault="00441699" w:rsidP="00441699">
      <w:pPr>
        <w:rPr>
          <w:rFonts w:eastAsia="Yu Mincho"/>
          <w:i/>
          <w:iCs/>
        </w:rPr>
      </w:pPr>
      <w:r w:rsidRPr="00FD0278">
        <w:rPr>
          <w:rFonts w:eastAsia="Yu Mincho" w:hint="eastAsia"/>
          <w:i/>
          <w:iCs/>
        </w:rPr>
        <w:t xml:space="preserve">Note 1: </w:t>
      </w:r>
      <w:r w:rsidRPr="00FD0278">
        <w:rPr>
          <w:rFonts w:eastAsia="Yu Mincho"/>
          <w:i/>
          <w:iCs/>
        </w:rPr>
        <w:t>minimized differences</w:t>
      </w:r>
      <w:r w:rsidRPr="00FD0278">
        <w:rPr>
          <w:rFonts w:eastAsia="Yu Mincho" w:hint="eastAsia"/>
          <w:i/>
          <w:iCs/>
        </w:rPr>
        <w:t xml:space="preserve"> for device 2b from device C, </w:t>
      </w:r>
      <w:r w:rsidRPr="00FD0278">
        <w:rPr>
          <w:rFonts w:eastAsia="Yu Mincho"/>
          <w:i/>
          <w:iCs/>
        </w:rPr>
        <w:t>and D2R RSRP-like measurement based on one or more of Rel-20 D2R preamble/</w:t>
      </w:r>
      <w:proofErr w:type="spellStart"/>
      <w:r w:rsidRPr="00FD0278">
        <w:rPr>
          <w:rFonts w:eastAsia="Yu Mincho"/>
          <w:i/>
          <w:iCs/>
        </w:rPr>
        <w:t>midamble</w:t>
      </w:r>
      <w:proofErr w:type="spellEnd"/>
      <w:r w:rsidRPr="00FD0278">
        <w:rPr>
          <w:rFonts w:eastAsia="Yu Mincho"/>
          <w:i/>
          <w:iCs/>
        </w:rPr>
        <w:t>/PDRCH</w:t>
      </w:r>
      <w:r w:rsidRPr="00FD0278">
        <w:rPr>
          <w:rFonts w:eastAsia="Yu Mincho" w:hint="eastAsia"/>
          <w:i/>
          <w:iCs/>
        </w:rPr>
        <w:t xml:space="preserve"> are to be discussed in this sub-agenda after progressing device C air interface design.</w:t>
      </w:r>
    </w:p>
    <w:p w14:paraId="15476C1E" w14:textId="77777777" w:rsidR="00441699" w:rsidRPr="008A7AFD" w:rsidRDefault="00441699" w:rsidP="00441699">
      <w:pPr>
        <w:rPr>
          <w:rFonts w:eastAsiaTheme="minorEastAsia"/>
          <w:lang w:eastAsia="zh-CN"/>
        </w:rPr>
      </w:pPr>
    </w:p>
    <w:p w14:paraId="700B7E1B" w14:textId="3202E2EC" w:rsidR="00441699" w:rsidRDefault="00C62C50" w:rsidP="00441699">
      <w:hyperlink r:id="rId459" w:history="1">
        <w:r>
          <w:rPr>
            <w:rStyle w:val="Hyperlink"/>
            <w:rFonts w:ascii="Times New Roman" w:eastAsia="Times New Roman" w:hAnsi="Times New Roman"/>
          </w:rPr>
          <w:t>R1-2605208</w:t>
        </w:r>
      </w:hyperlink>
      <w:r w:rsidR="00441699">
        <w:rPr>
          <w:rFonts w:ascii="Times New Roman" w:eastAsia="Times New Roman" w:hAnsi="Times New Roman"/>
        </w:rPr>
        <w:tab/>
        <w:t>Other procedures for active devices</w:t>
      </w:r>
      <w:r w:rsidR="00441699">
        <w:rPr>
          <w:rFonts w:ascii="Times New Roman" w:eastAsia="Times New Roman" w:hAnsi="Times New Roman"/>
        </w:rPr>
        <w:tab/>
        <w:t>FUTUREWEI</w:t>
      </w:r>
    </w:p>
    <w:p w14:paraId="03F1CF64" w14:textId="75CF43A9" w:rsidR="00441699" w:rsidRDefault="00C62C50" w:rsidP="00441699">
      <w:hyperlink r:id="rId460" w:history="1">
        <w:r>
          <w:rPr>
            <w:rStyle w:val="Hyperlink"/>
            <w:rFonts w:ascii="Times New Roman" w:eastAsia="Times New Roman" w:hAnsi="Times New Roman"/>
          </w:rPr>
          <w:t>R1-2605248</w:t>
        </w:r>
      </w:hyperlink>
      <w:r w:rsidR="00441699">
        <w:rPr>
          <w:rFonts w:ascii="Times New Roman" w:eastAsia="Times New Roman" w:hAnsi="Times New Roman"/>
        </w:rPr>
        <w:tab/>
        <w:t>Discussion on other procedure for Ambient IoT</w:t>
      </w:r>
      <w:r w:rsidR="00441699">
        <w:rPr>
          <w:rFonts w:ascii="Times New Roman" w:eastAsia="Times New Roman" w:hAnsi="Times New Roman"/>
        </w:rPr>
        <w:tab/>
      </w:r>
      <w:proofErr w:type="spellStart"/>
      <w:r w:rsidR="00441699">
        <w:rPr>
          <w:rFonts w:ascii="Times New Roman" w:eastAsia="Times New Roman" w:hAnsi="Times New Roman"/>
        </w:rPr>
        <w:t>Spreadtrum</w:t>
      </w:r>
      <w:proofErr w:type="spellEnd"/>
      <w:r w:rsidR="00441699">
        <w:rPr>
          <w:rFonts w:ascii="Times New Roman" w:eastAsia="Times New Roman" w:hAnsi="Times New Roman"/>
        </w:rPr>
        <w:t>, UNISOC</w:t>
      </w:r>
    </w:p>
    <w:p w14:paraId="6EADF349" w14:textId="118AAA7D" w:rsidR="00441699" w:rsidRDefault="00C62C50" w:rsidP="00441699">
      <w:hyperlink r:id="rId461" w:history="1">
        <w:r>
          <w:rPr>
            <w:rStyle w:val="Hyperlink"/>
            <w:rFonts w:ascii="Times New Roman" w:eastAsia="Times New Roman" w:hAnsi="Times New Roman"/>
          </w:rPr>
          <w:t>R1-2605283</w:t>
        </w:r>
      </w:hyperlink>
      <w:r w:rsidR="00441699">
        <w:rPr>
          <w:rFonts w:ascii="Times New Roman" w:eastAsia="Times New Roman" w:hAnsi="Times New Roman"/>
        </w:rPr>
        <w:tab/>
        <w:t>Discussion on other procedures</w:t>
      </w:r>
      <w:r w:rsidR="00441699">
        <w:rPr>
          <w:rFonts w:ascii="Times New Roman" w:eastAsia="Times New Roman" w:hAnsi="Times New Roman"/>
        </w:rPr>
        <w:tab/>
        <w:t xml:space="preserve">Huawei, </w:t>
      </w:r>
      <w:proofErr w:type="spellStart"/>
      <w:r w:rsidR="00441699">
        <w:rPr>
          <w:rFonts w:ascii="Times New Roman" w:eastAsia="Times New Roman" w:hAnsi="Times New Roman"/>
        </w:rPr>
        <w:t>HiSilicon</w:t>
      </w:r>
      <w:proofErr w:type="spellEnd"/>
    </w:p>
    <w:p w14:paraId="225B2E0F" w14:textId="37206EE1" w:rsidR="00441699" w:rsidRDefault="00C62C50" w:rsidP="00441699">
      <w:hyperlink r:id="rId462" w:history="1">
        <w:r>
          <w:rPr>
            <w:rStyle w:val="Hyperlink"/>
            <w:rFonts w:ascii="Times New Roman" w:eastAsia="Times New Roman" w:hAnsi="Times New Roman"/>
          </w:rPr>
          <w:t>R1-2605346</w:t>
        </w:r>
      </w:hyperlink>
      <w:r w:rsidR="00441699">
        <w:rPr>
          <w:rFonts w:ascii="Times New Roman" w:eastAsia="Times New Roman" w:hAnsi="Times New Roman"/>
        </w:rPr>
        <w:tab/>
        <w:t>Other procedures of A-IoT</w:t>
      </w:r>
      <w:r w:rsidR="00441699">
        <w:rPr>
          <w:rFonts w:ascii="Times New Roman" w:eastAsia="Times New Roman" w:hAnsi="Times New Roman"/>
        </w:rPr>
        <w:tab/>
        <w:t>Ericsson</w:t>
      </w:r>
    </w:p>
    <w:p w14:paraId="1F02B6B7" w14:textId="77D92123" w:rsidR="00441699" w:rsidRDefault="00C62C50" w:rsidP="00441699">
      <w:hyperlink r:id="rId463" w:history="1">
        <w:r>
          <w:rPr>
            <w:rStyle w:val="Hyperlink"/>
            <w:rFonts w:ascii="Times New Roman" w:eastAsia="Times New Roman" w:hAnsi="Times New Roman"/>
          </w:rPr>
          <w:t>R1-2605452</w:t>
        </w:r>
      </w:hyperlink>
      <w:r w:rsidR="00441699">
        <w:rPr>
          <w:rFonts w:ascii="Times New Roman" w:eastAsia="Times New Roman" w:hAnsi="Times New Roman"/>
        </w:rPr>
        <w:tab/>
        <w:t xml:space="preserve">Discussion on other procedures for R20 </w:t>
      </w:r>
      <w:proofErr w:type="spellStart"/>
      <w:r w:rsidR="00441699">
        <w:rPr>
          <w:rFonts w:ascii="Times New Roman" w:eastAsia="Times New Roman" w:hAnsi="Times New Roman"/>
        </w:rPr>
        <w:t>AIoT</w:t>
      </w:r>
      <w:proofErr w:type="spellEnd"/>
      <w:r w:rsidR="00441699">
        <w:rPr>
          <w:rFonts w:ascii="Times New Roman" w:eastAsia="Times New Roman" w:hAnsi="Times New Roman"/>
        </w:rPr>
        <w:tab/>
        <w:t>vivo</w:t>
      </w:r>
    </w:p>
    <w:p w14:paraId="462845F9" w14:textId="472D3925" w:rsidR="00441699" w:rsidRDefault="00C62C50" w:rsidP="00441699">
      <w:hyperlink r:id="rId464" w:history="1">
        <w:r>
          <w:rPr>
            <w:rStyle w:val="Hyperlink"/>
            <w:rFonts w:ascii="Times New Roman" w:eastAsia="Times New Roman" w:hAnsi="Times New Roman"/>
          </w:rPr>
          <w:t>R1-2605557</w:t>
        </w:r>
      </w:hyperlink>
      <w:r w:rsidR="00441699">
        <w:rPr>
          <w:rFonts w:ascii="Times New Roman" w:eastAsia="Times New Roman" w:hAnsi="Times New Roman"/>
        </w:rPr>
        <w:tab/>
        <w:t>Discussion on other procedures for Device 2b/C</w:t>
      </w:r>
      <w:r w:rsidR="00441699">
        <w:rPr>
          <w:rFonts w:ascii="Times New Roman" w:eastAsia="Times New Roman" w:hAnsi="Times New Roman"/>
        </w:rPr>
        <w:tab/>
        <w:t>Xiaomi</w:t>
      </w:r>
    </w:p>
    <w:p w14:paraId="121143D7" w14:textId="277EC6D4" w:rsidR="00441699" w:rsidRDefault="00C62C50" w:rsidP="00441699">
      <w:hyperlink r:id="rId465" w:history="1">
        <w:r>
          <w:rPr>
            <w:rStyle w:val="Hyperlink"/>
            <w:rFonts w:ascii="Times New Roman" w:eastAsia="Times New Roman" w:hAnsi="Times New Roman"/>
          </w:rPr>
          <w:t>R1-2605601</w:t>
        </w:r>
      </w:hyperlink>
      <w:r w:rsidR="00441699">
        <w:rPr>
          <w:rFonts w:ascii="Times New Roman" w:eastAsia="Times New Roman" w:hAnsi="Times New Roman"/>
        </w:rPr>
        <w:tab/>
        <w:t xml:space="preserve">Discussion on other procedures of </w:t>
      </w:r>
      <w:proofErr w:type="spellStart"/>
      <w:r w:rsidR="00441699">
        <w:rPr>
          <w:rFonts w:ascii="Times New Roman" w:eastAsia="Times New Roman" w:hAnsi="Times New Roman"/>
        </w:rPr>
        <w:t>AIoT</w:t>
      </w:r>
      <w:proofErr w:type="spellEnd"/>
      <w:r w:rsidR="00441699">
        <w:rPr>
          <w:rFonts w:ascii="Times New Roman" w:eastAsia="Times New Roman" w:hAnsi="Times New Roman"/>
        </w:rPr>
        <w:tab/>
        <w:t>Tejas Network Limited</w:t>
      </w:r>
    </w:p>
    <w:p w14:paraId="3B64558A" w14:textId="09F30236" w:rsidR="00441699" w:rsidRDefault="00C62C50" w:rsidP="00441699">
      <w:hyperlink r:id="rId466" w:history="1">
        <w:r>
          <w:rPr>
            <w:rStyle w:val="Hyperlink"/>
            <w:rFonts w:ascii="Times New Roman" w:eastAsia="Times New Roman" w:hAnsi="Times New Roman"/>
          </w:rPr>
          <w:t>R1-2605625</w:t>
        </w:r>
      </w:hyperlink>
      <w:r w:rsidR="00441699">
        <w:rPr>
          <w:rFonts w:ascii="Times New Roman" w:eastAsia="Times New Roman" w:hAnsi="Times New Roman"/>
        </w:rPr>
        <w:tab/>
        <w:t>Discussion on other procedures for R20 A-IoT</w:t>
      </w:r>
      <w:r w:rsidR="00441699">
        <w:rPr>
          <w:rFonts w:ascii="Times New Roman" w:eastAsia="Times New Roman" w:hAnsi="Times New Roman"/>
        </w:rPr>
        <w:tab/>
        <w:t>CMCC</w:t>
      </w:r>
    </w:p>
    <w:p w14:paraId="13325F16" w14:textId="78ED3E65" w:rsidR="00441699" w:rsidRDefault="00C62C50" w:rsidP="00441699">
      <w:hyperlink r:id="rId467" w:history="1">
        <w:r>
          <w:rPr>
            <w:rStyle w:val="Hyperlink"/>
            <w:rFonts w:ascii="Times New Roman" w:eastAsia="Times New Roman" w:hAnsi="Times New Roman"/>
          </w:rPr>
          <w:t>R1-2605687</w:t>
        </w:r>
      </w:hyperlink>
      <w:r w:rsidR="00441699">
        <w:rPr>
          <w:rFonts w:ascii="Times New Roman" w:eastAsia="Times New Roman" w:hAnsi="Times New Roman"/>
        </w:rPr>
        <w:tab/>
        <w:t>Discussion on A-IoT other procedures</w:t>
      </w:r>
      <w:r w:rsidR="00441699">
        <w:rPr>
          <w:rFonts w:ascii="Times New Roman" w:eastAsia="Times New Roman" w:hAnsi="Times New Roman"/>
        </w:rPr>
        <w:tab/>
        <w:t>Panasonic</w:t>
      </w:r>
    </w:p>
    <w:p w14:paraId="0E767B34" w14:textId="3F927351" w:rsidR="00441699" w:rsidRDefault="00C62C50" w:rsidP="00441699">
      <w:hyperlink r:id="rId468" w:history="1">
        <w:r>
          <w:rPr>
            <w:rStyle w:val="Hyperlink"/>
            <w:rFonts w:ascii="Times New Roman" w:eastAsia="Times New Roman" w:hAnsi="Times New Roman"/>
          </w:rPr>
          <w:t>R1-2605753</w:t>
        </w:r>
      </w:hyperlink>
      <w:r w:rsidR="00441699">
        <w:rPr>
          <w:rFonts w:ascii="Times New Roman" w:eastAsia="Times New Roman" w:hAnsi="Times New Roman"/>
        </w:rPr>
        <w:tab/>
        <w:t>General procedures of A-IoT enhancement for device 2b/C</w:t>
      </w:r>
      <w:r w:rsidR="00441699">
        <w:rPr>
          <w:rFonts w:ascii="Times New Roman" w:eastAsia="Times New Roman" w:hAnsi="Times New Roman"/>
        </w:rPr>
        <w:tab/>
        <w:t>CATT</w:t>
      </w:r>
    </w:p>
    <w:p w14:paraId="726133CF" w14:textId="4433E919" w:rsidR="00441699" w:rsidRDefault="00C62C50" w:rsidP="00441699">
      <w:hyperlink r:id="rId469" w:history="1">
        <w:r>
          <w:rPr>
            <w:rStyle w:val="Hyperlink"/>
            <w:rFonts w:ascii="Times New Roman" w:eastAsia="Times New Roman" w:hAnsi="Times New Roman"/>
          </w:rPr>
          <w:t>R1-2605782</w:t>
        </w:r>
      </w:hyperlink>
      <w:r w:rsidR="00441699">
        <w:rPr>
          <w:rFonts w:ascii="Times New Roman" w:eastAsia="Times New Roman" w:hAnsi="Times New Roman"/>
        </w:rPr>
        <w:tab/>
        <w:t>Discussion on other procedures for active Ambient IoT device</w:t>
      </w:r>
      <w:r w:rsidR="00441699">
        <w:rPr>
          <w:rFonts w:ascii="Times New Roman" w:eastAsia="Times New Roman" w:hAnsi="Times New Roman"/>
        </w:rPr>
        <w:tab/>
        <w:t xml:space="preserve">ZTE Corporation, </w:t>
      </w:r>
      <w:proofErr w:type="spellStart"/>
      <w:r w:rsidR="00441699">
        <w:rPr>
          <w:rFonts w:ascii="Times New Roman" w:eastAsia="Times New Roman" w:hAnsi="Times New Roman"/>
        </w:rPr>
        <w:t>Sanechips</w:t>
      </w:r>
      <w:proofErr w:type="spellEnd"/>
    </w:p>
    <w:p w14:paraId="160D75B3" w14:textId="5265B916" w:rsidR="00441699" w:rsidRDefault="00C62C50" w:rsidP="00441699">
      <w:hyperlink r:id="rId470" w:history="1">
        <w:r>
          <w:rPr>
            <w:rStyle w:val="Hyperlink"/>
            <w:rFonts w:ascii="Times New Roman" w:eastAsia="Times New Roman" w:hAnsi="Times New Roman"/>
          </w:rPr>
          <w:t>R1-2605818</w:t>
        </w:r>
      </w:hyperlink>
      <w:r w:rsidR="00441699">
        <w:rPr>
          <w:rFonts w:ascii="Times New Roman" w:eastAsia="Times New Roman" w:hAnsi="Times New Roman"/>
        </w:rPr>
        <w:tab/>
        <w:t>Discussion on other procedures</w:t>
      </w:r>
      <w:r w:rsidR="00441699">
        <w:rPr>
          <w:rFonts w:ascii="Times New Roman" w:eastAsia="Times New Roman" w:hAnsi="Times New Roman"/>
        </w:rPr>
        <w:tab/>
        <w:t>Samsung</w:t>
      </w:r>
    </w:p>
    <w:p w14:paraId="1D692447" w14:textId="43B6A08D" w:rsidR="00441699" w:rsidRDefault="00C62C50" w:rsidP="00441699">
      <w:hyperlink r:id="rId471" w:history="1">
        <w:r>
          <w:rPr>
            <w:rStyle w:val="Hyperlink"/>
            <w:rFonts w:ascii="Times New Roman" w:eastAsia="Times New Roman" w:hAnsi="Times New Roman"/>
          </w:rPr>
          <w:t>R1-2605863</w:t>
        </w:r>
      </w:hyperlink>
      <w:r w:rsidR="00441699">
        <w:rPr>
          <w:rFonts w:ascii="Times New Roman" w:eastAsia="Times New Roman" w:hAnsi="Times New Roman"/>
        </w:rPr>
        <w:tab/>
        <w:t>Discussion on other procedures</w:t>
      </w:r>
      <w:r w:rsidR="00441699">
        <w:rPr>
          <w:rFonts w:ascii="Times New Roman" w:eastAsia="Times New Roman" w:hAnsi="Times New Roman"/>
        </w:rPr>
        <w:tab/>
        <w:t>NEC</w:t>
      </w:r>
    </w:p>
    <w:p w14:paraId="65A17FDF" w14:textId="7066CD19" w:rsidR="00441699" w:rsidRDefault="00C62C50" w:rsidP="00441699">
      <w:hyperlink r:id="rId472" w:history="1">
        <w:r>
          <w:rPr>
            <w:rStyle w:val="Hyperlink"/>
            <w:rFonts w:ascii="Times New Roman" w:eastAsia="Times New Roman" w:hAnsi="Times New Roman"/>
          </w:rPr>
          <w:t>R1-2605905</w:t>
        </w:r>
      </w:hyperlink>
      <w:r w:rsidR="00441699">
        <w:rPr>
          <w:rFonts w:ascii="Times New Roman" w:eastAsia="Times New Roman" w:hAnsi="Times New Roman"/>
        </w:rPr>
        <w:tab/>
        <w:t>Discussion on other procedures for Rel-20 A-IoT</w:t>
      </w:r>
      <w:r w:rsidR="00441699">
        <w:rPr>
          <w:rFonts w:ascii="Times New Roman" w:eastAsia="Times New Roman" w:hAnsi="Times New Roman"/>
        </w:rPr>
        <w:tab/>
        <w:t>OPPO</w:t>
      </w:r>
    </w:p>
    <w:p w14:paraId="7FB3842C" w14:textId="7D4FF418" w:rsidR="00441699" w:rsidRDefault="00C62C50" w:rsidP="00441699">
      <w:hyperlink r:id="rId473" w:history="1">
        <w:r>
          <w:rPr>
            <w:rStyle w:val="Hyperlink"/>
            <w:rFonts w:ascii="Times New Roman" w:eastAsia="Times New Roman" w:hAnsi="Times New Roman"/>
          </w:rPr>
          <w:t>R1-2605967</w:t>
        </w:r>
      </w:hyperlink>
      <w:r w:rsidR="00441699">
        <w:rPr>
          <w:rFonts w:ascii="Times New Roman" w:eastAsia="Times New Roman" w:hAnsi="Times New Roman"/>
        </w:rPr>
        <w:tab/>
        <w:t>Ambient IoT procedures</w:t>
      </w:r>
      <w:r w:rsidR="00441699">
        <w:rPr>
          <w:rFonts w:ascii="Times New Roman" w:eastAsia="Times New Roman" w:hAnsi="Times New Roman"/>
        </w:rPr>
        <w:tab/>
        <w:t>Sony</w:t>
      </w:r>
    </w:p>
    <w:p w14:paraId="24E276FC" w14:textId="2FF201D4" w:rsidR="00441699" w:rsidRDefault="00C62C50" w:rsidP="00441699">
      <w:hyperlink r:id="rId474" w:history="1">
        <w:r>
          <w:rPr>
            <w:rStyle w:val="Hyperlink"/>
            <w:rFonts w:ascii="Times New Roman" w:eastAsia="Times New Roman" w:hAnsi="Times New Roman"/>
          </w:rPr>
          <w:t>R1-2606016</w:t>
        </w:r>
      </w:hyperlink>
      <w:r w:rsidR="00441699">
        <w:rPr>
          <w:rFonts w:ascii="Times New Roman" w:eastAsia="Times New Roman" w:hAnsi="Times New Roman"/>
        </w:rPr>
        <w:tab/>
        <w:t>On other design aspects for Rel-20 Ambient IoT</w:t>
      </w:r>
      <w:r w:rsidR="00441699">
        <w:rPr>
          <w:rFonts w:ascii="Times New Roman" w:eastAsia="Times New Roman" w:hAnsi="Times New Roman"/>
        </w:rPr>
        <w:tab/>
        <w:t>Apple</w:t>
      </w:r>
    </w:p>
    <w:p w14:paraId="1EFB63B6" w14:textId="799555CF" w:rsidR="00441699" w:rsidRDefault="00C62C50" w:rsidP="00441699">
      <w:hyperlink r:id="rId475" w:history="1">
        <w:r>
          <w:rPr>
            <w:rStyle w:val="Hyperlink"/>
            <w:rFonts w:ascii="Times New Roman" w:eastAsia="Times New Roman" w:hAnsi="Times New Roman"/>
          </w:rPr>
          <w:t>R1-2606076</w:t>
        </w:r>
      </w:hyperlink>
      <w:r w:rsidR="00441699">
        <w:rPr>
          <w:rFonts w:ascii="Times New Roman" w:eastAsia="Times New Roman" w:hAnsi="Times New Roman"/>
        </w:rPr>
        <w:tab/>
        <w:t>Discussion on other procedures for Ambient IoT</w:t>
      </w:r>
      <w:r w:rsidR="00441699">
        <w:rPr>
          <w:rFonts w:ascii="Times New Roman" w:eastAsia="Times New Roman" w:hAnsi="Times New Roman"/>
        </w:rPr>
        <w:tab/>
        <w:t>China Telecom</w:t>
      </w:r>
    </w:p>
    <w:p w14:paraId="2D2CFF81" w14:textId="6A18B184" w:rsidR="00441699" w:rsidRDefault="00C62C50" w:rsidP="00441699">
      <w:hyperlink r:id="rId476" w:history="1">
        <w:r>
          <w:rPr>
            <w:rStyle w:val="Hyperlink"/>
            <w:rFonts w:ascii="Times New Roman" w:eastAsia="Times New Roman" w:hAnsi="Times New Roman"/>
          </w:rPr>
          <w:t>R1-2606182</w:t>
        </w:r>
      </w:hyperlink>
      <w:r w:rsidR="00441699">
        <w:rPr>
          <w:rFonts w:ascii="Times New Roman" w:eastAsia="Times New Roman" w:hAnsi="Times New Roman"/>
        </w:rPr>
        <w:tab/>
        <w:t>Discussion on other procedures for R20 Ambient IoT</w:t>
      </w:r>
      <w:r w:rsidR="00441699">
        <w:rPr>
          <w:rFonts w:ascii="Times New Roman" w:eastAsia="Times New Roman" w:hAnsi="Times New Roman"/>
        </w:rPr>
        <w:tab/>
        <w:t>Lenovo</w:t>
      </w:r>
    </w:p>
    <w:p w14:paraId="3252CF28" w14:textId="3A537073" w:rsidR="00441699" w:rsidRDefault="00C62C50" w:rsidP="00441699">
      <w:hyperlink r:id="rId477" w:history="1">
        <w:r>
          <w:rPr>
            <w:rStyle w:val="Hyperlink"/>
            <w:rFonts w:ascii="Times New Roman" w:eastAsia="Times New Roman" w:hAnsi="Times New Roman"/>
          </w:rPr>
          <w:t>R1-2606184</w:t>
        </w:r>
      </w:hyperlink>
      <w:r w:rsidR="00441699">
        <w:rPr>
          <w:rFonts w:ascii="Times New Roman" w:eastAsia="Times New Roman" w:hAnsi="Times New Roman"/>
        </w:rPr>
        <w:tab/>
        <w:t>Discussion on other procedures</w:t>
      </w:r>
      <w:r w:rsidR="00441699">
        <w:rPr>
          <w:rFonts w:ascii="Times New Roman" w:eastAsia="Times New Roman" w:hAnsi="Times New Roman"/>
        </w:rPr>
        <w:tab/>
        <w:t>HONOR</w:t>
      </w:r>
    </w:p>
    <w:p w14:paraId="2DE1FC76" w14:textId="1F31E2E9" w:rsidR="00441699" w:rsidRDefault="00C62C50" w:rsidP="00441699">
      <w:hyperlink r:id="rId478" w:history="1">
        <w:r>
          <w:rPr>
            <w:rStyle w:val="Hyperlink"/>
            <w:rFonts w:ascii="Times New Roman" w:eastAsia="Times New Roman" w:hAnsi="Times New Roman"/>
          </w:rPr>
          <w:t>R1-2606197</w:t>
        </w:r>
      </w:hyperlink>
      <w:r w:rsidR="00441699">
        <w:rPr>
          <w:rFonts w:ascii="Times New Roman" w:eastAsia="Times New Roman" w:hAnsi="Times New Roman"/>
        </w:rPr>
        <w:tab/>
        <w:t>Other procedures for R20 A-IoT</w:t>
      </w:r>
      <w:r w:rsidR="00441699">
        <w:rPr>
          <w:rFonts w:ascii="Times New Roman" w:eastAsia="Times New Roman" w:hAnsi="Times New Roman"/>
        </w:rPr>
        <w:tab/>
        <w:t>LG Electronics</w:t>
      </w:r>
    </w:p>
    <w:p w14:paraId="519F06EB" w14:textId="5BAD6086" w:rsidR="00441699" w:rsidRDefault="00C62C50" w:rsidP="00441699">
      <w:hyperlink r:id="rId479" w:history="1">
        <w:r>
          <w:rPr>
            <w:rStyle w:val="Hyperlink"/>
            <w:rFonts w:ascii="Times New Roman" w:eastAsia="Times New Roman" w:hAnsi="Times New Roman"/>
          </w:rPr>
          <w:t>R1-2606198</w:t>
        </w:r>
      </w:hyperlink>
      <w:r w:rsidR="00441699">
        <w:rPr>
          <w:rFonts w:ascii="Times New Roman" w:eastAsia="Times New Roman" w:hAnsi="Times New Roman"/>
        </w:rPr>
        <w:tab/>
        <w:t>FL summary #1 for 9.3.3 Other procedures for R20 A-IoT</w:t>
      </w:r>
      <w:r w:rsidR="00441699">
        <w:rPr>
          <w:rFonts w:ascii="Times New Roman" w:eastAsia="Times New Roman" w:hAnsi="Times New Roman"/>
        </w:rPr>
        <w:tab/>
        <w:t>Moderator (LG Electronics)</w:t>
      </w:r>
    </w:p>
    <w:p w14:paraId="5CD94D38" w14:textId="24546E3B" w:rsidR="00441699" w:rsidRDefault="00C62C50" w:rsidP="00441699">
      <w:hyperlink r:id="rId480" w:history="1">
        <w:r>
          <w:rPr>
            <w:rStyle w:val="Hyperlink"/>
            <w:rFonts w:ascii="Times New Roman" w:eastAsia="Times New Roman" w:hAnsi="Times New Roman"/>
          </w:rPr>
          <w:t>R1-2606199</w:t>
        </w:r>
      </w:hyperlink>
      <w:r w:rsidR="00441699">
        <w:rPr>
          <w:rFonts w:ascii="Times New Roman" w:eastAsia="Times New Roman" w:hAnsi="Times New Roman"/>
        </w:rPr>
        <w:tab/>
        <w:t>FL summary #2 for 9.3.3 Other procedures for R20 A-IoT</w:t>
      </w:r>
      <w:r w:rsidR="00441699">
        <w:rPr>
          <w:rFonts w:ascii="Times New Roman" w:eastAsia="Times New Roman" w:hAnsi="Times New Roman"/>
        </w:rPr>
        <w:tab/>
        <w:t>Moderator (LG Electronics)</w:t>
      </w:r>
    </w:p>
    <w:p w14:paraId="1774541C" w14:textId="74C77AB0" w:rsidR="00441699" w:rsidRDefault="00C62C50" w:rsidP="00441699">
      <w:hyperlink r:id="rId481" w:history="1">
        <w:r>
          <w:rPr>
            <w:rStyle w:val="Hyperlink"/>
            <w:rFonts w:ascii="Times New Roman" w:eastAsia="Times New Roman" w:hAnsi="Times New Roman"/>
          </w:rPr>
          <w:t>R1-2606200</w:t>
        </w:r>
      </w:hyperlink>
      <w:r w:rsidR="00441699">
        <w:rPr>
          <w:rFonts w:ascii="Times New Roman" w:eastAsia="Times New Roman" w:hAnsi="Times New Roman"/>
        </w:rPr>
        <w:tab/>
        <w:t>FL summary #3 for 9.3.3 Other procedures for R20 A-IoT</w:t>
      </w:r>
      <w:r w:rsidR="00441699">
        <w:rPr>
          <w:rFonts w:ascii="Times New Roman" w:eastAsia="Times New Roman" w:hAnsi="Times New Roman"/>
        </w:rPr>
        <w:tab/>
        <w:t>Moderator (LG Electronics)</w:t>
      </w:r>
    </w:p>
    <w:p w14:paraId="64CB65D3" w14:textId="0B2ED347" w:rsidR="00441699" w:rsidRDefault="00C62C50" w:rsidP="00441699">
      <w:hyperlink r:id="rId482" w:history="1">
        <w:r>
          <w:rPr>
            <w:rStyle w:val="Hyperlink"/>
            <w:rFonts w:ascii="Times New Roman" w:eastAsia="Times New Roman" w:hAnsi="Times New Roman"/>
          </w:rPr>
          <w:t>R1-2606201</w:t>
        </w:r>
      </w:hyperlink>
      <w:r w:rsidR="00441699">
        <w:rPr>
          <w:rFonts w:ascii="Times New Roman" w:eastAsia="Times New Roman" w:hAnsi="Times New Roman"/>
        </w:rPr>
        <w:tab/>
        <w:t>FL summary #4 for 9.3.3 Other procedures for R20 A-IoT</w:t>
      </w:r>
      <w:r w:rsidR="00441699">
        <w:rPr>
          <w:rFonts w:ascii="Times New Roman" w:eastAsia="Times New Roman" w:hAnsi="Times New Roman"/>
        </w:rPr>
        <w:tab/>
        <w:t>Moderator (LG Electronics)</w:t>
      </w:r>
    </w:p>
    <w:p w14:paraId="6A0E3D92" w14:textId="39C36D4C" w:rsidR="00441699" w:rsidRDefault="00C62C50" w:rsidP="00441699">
      <w:hyperlink r:id="rId483" w:history="1">
        <w:r>
          <w:rPr>
            <w:rStyle w:val="Hyperlink"/>
            <w:rFonts w:ascii="Times New Roman" w:eastAsia="Times New Roman" w:hAnsi="Times New Roman"/>
          </w:rPr>
          <w:t>R1-2606202</w:t>
        </w:r>
      </w:hyperlink>
      <w:r w:rsidR="00441699">
        <w:rPr>
          <w:rFonts w:ascii="Times New Roman" w:eastAsia="Times New Roman" w:hAnsi="Times New Roman"/>
        </w:rPr>
        <w:tab/>
        <w:t>FL summary #5 for 9.3.3 Other procedures for R20 A-IoT</w:t>
      </w:r>
      <w:r w:rsidR="00441699">
        <w:rPr>
          <w:rFonts w:ascii="Times New Roman" w:eastAsia="Times New Roman" w:hAnsi="Times New Roman"/>
        </w:rPr>
        <w:tab/>
        <w:t>Moderator (LG Electronics)</w:t>
      </w:r>
    </w:p>
    <w:p w14:paraId="3F5CF5C9" w14:textId="2025C953" w:rsidR="00441699" w:rsidRDefault="00C62C50" w:rsidP="00441699">
      <w:hyperlink r:id="rId484" w:history="1">
        <w:r>
          <w:rPr>
            <w:rStyle w:val="Hyperlink"/>
            <w:rFonts w:ascii="Times New Roman" w:eastAsia="Times New Roman" w:hAnsi="Times New Roman"/>
          </w:rPr>
          <w:t>R1-2606232</w:t>
        </w:r>
      </w:hyperlink>
      <w:r w:rsidR="00441699">
        <w:rPr>
          <w:rFonts w:ascii="Times New Roman" w:eastAsia="Times New Roman" w:hAnsi="Times New Roman"/>
        </w:rPr>
        <w:tab/>
        <w:t>Discussion on other procedures for A-IoT</w:t>
      </w:r>
      <w:r w:rsidR="00441699">
        <w:rPr>
          <w:rFonts w:ascii="Times New Roman" w:eastAsia="Times New Roman" w:hAnsi="Times New Roman"/>
        </w:rPr>
        <w:tab/>
        <w:t>ETRI</w:t>
      </w:r>
    </w:p>
    <w:p w14:paraId="6C4E0180" w14:textId="0E91E552" w:rsidR="00441699" w:rsidRDefault="00C62C50" w:rsidP="00441699">
      <w:hyperlink r:id="rId485" w:history="1">
        <w:r>
          <w:rPr>
            <w:rStyle w:val="Hyperlink"/>
            <w:rFonts w:ascii="Times New Roman" w:eastAsia="Times New Roman" w:hAnsi="Times New Roman"/>
          </w:rPr>
          <w:t>R1-2606306</w:t>
        </w:r>
      </w:hyperlink>
      <w:r w:rsidR="00441699">
        <w:rPr>
          <w:rFonts w:ascii="Times New Roman" w:eastAsia="Times New Roman" w:hAnsi="Times New Roman"/>
        </w:rPr>
        <w:tab/>
        <w:t>Discussion on other procedures for R20 A-IoT</w:t>
      </w:r>
      <w:r w:rsidR="00441699">
        <w:rPr>
          <w:rFonts w:ascii="Times New Roman" w:eastAsia="Times New Roman" w:hAnsi="Times New Roman"/>
        </w:rPr>
        <w:tab/>
        <w:t>Fraunhofer HHI, Fraunhofer IIS</w:t>
      </w:r>
    </w:p>
    <w:p w14:paraId="079C7168" w14:textId="51E47299" w:rsidR="00441699" w:rsidRDefault="00C62C50" w:rsidP="00441699">
      <w:hyperlink r:id="rId486" w:history="1">
        <w:r>
          <w:rPr>
            <w:rStyle w:val="Hyperlink"/>
            <w:rFonts w:ascii="Times New Roman" w:eastAsia="Times New Roman" w:hAnsi="Times New Roman"/>
          </w:rPr>
          <w:t>R1-2606333</w:t>
        </w:r>
      </w:hyperlink>
      <w:r w:rsidR="00441699">
        <w:rPr>
          <w:rFonts w:ascii="Times New Roman" w:eastAsia="Times New Roman" w:hAnsi="Times New Roman"/>
        </w:rPr>
        <w:tab/>
        <w:t>Procedures for Ambient IoT</w:t>
      </w:r>
      <w:r w:rsidR="00441699">
        <w:rPr>
          <w:rFonts w:ascii="Times New Roman" w:eastAsia="Times New Roman" w:hAnsi="Times New Roman"/>
        </w:rPr>
        <w:tab/>
      </w:r>
      <w:proofErr w:type="spellStart"/>
      <w:r w:rsidR="00441699">
        <w:rPr>
          <w:rFonts w:ascii="Times New Roman" w:eastAsia="Times New Roman" w:hAnsi="Times New Roman"/>
        </w:rPr>
        <w:t>InterDigital</w:t>
      </w:r>
      <w:proofErr w:type="spellEnd"/>
      <w:r w:rsidR="00441699">
        <w:rPr>
          <w:rFonts w:ascii="Times New Roman" w:eastAsia="Times New Roman" w:hAnsi="Times New Roman"/>
        </w:rPr>
        <w:t>, Inc.</w:t>
      </w:r>
    </w:p>
    <w:p w14:paraId="17B75775" w14:textId="428941CD" w:rsidR="00441699" w:rsidRDefault="00C62C50" w:rsidP="00441699">
      <w:hyperlink r:id="rId487" w:history="1">
        <w:r>
          <w:rPr>
            <w:rStyle w:val="Hyperlink"/>
            <w:rFonts w:ascii="Times New Roman" w:eastAsia="Times New Roman" w:hAnsi="Times New Roman"/>
          </w:rPr>
          <w:t>R1-2606368</w:t>
        </w:r>
      </w:hyperlink>
      <w:r w:rsidR="00441699">
        <w:rPr>
          <w:rFonts w:ascii="Times New Roman" w:eastAsia="Times New Roman" w:hAnsi="Times New Roman"/>
        </w:rPr>
        <w:tab/>
        <w:t>Other procedures</w:t>
      </w:r>
      <w:r w:rsidR="00441699">
        <w:rPr>
          <w:rFonts w:ascii="Times New Roman" w:eastAsia="Times New Roman" w:hAnsi="Times New Roman"/>
        </w:rPr>
        <w:tab/>
        <w:t>Qualcomm Incorporated</w:t>
      </w:r>
    </w:p>
    <w:p w14:paraId="6FA2F194" w14:textId="020DCFC8" w:rsidR="00441699" w:rsidRDefault="00C62C50" w:rsidP="00441699">
      <w:hyperlink r:id="rId488" w:history="1">
        <w:r>
          <w:rPr>
            <w:rStyle w:val="Hyperlink"/>
            <w:rFonts w:ascii="Times New Roman" w:eastAsia="Times New Roman" w:hAnsi="Times New Roman"/>
          </w:rPr>
          <w:t>R1-2606417</w:t>
        </w:r>
      </w:hyperlink>
      <w:r w:rsidR="00441699">
        <w:rPr>
          <w:rFonts w:ascii="Times New Roman" w:eastAsia="Times New Roman" w:hAnsi="Times New Roman"/>
        </w:rPr>
        <w:tab/>
        <w:t>Considerations for A-IoT Device (Un)availability via Direction 2</w:t>
      </w:r>
      <w:r w:rsidR="00441699">
        <w:rPr>
          <w:rFonts w:ascii="Times New Roman" w:eastAsia="Times New Roman" w:hAnsi="Times New Roman"/>
        </w:rPr>
        <w:tab/>
        <w:t>Semtech Neuchatel SA</w:t>
      </w:r>
    </w:p>
    <w:p w14:paraId="591A9EF2" w14:textId="4646FDF5" w:rsidR="00441699" w:rsidRDefault="00C62C50" w:rsidP="00441699">
      <w:hyperlink r:id="rId489" w:history="1">
        <w:r>
          <w:rPr>
            <w:rStyle w:val="Hyperlink"/>
            <w:rFonts w:ascii="Times New Roman" w:eastAsia="Times New Roman" w:hAnsi="Times New Roman"/>
          </w:rPr>
          <w:t>R1-2606488</w:t>
        </w:r>
      </w:hyperlink>
      <w:r w:rsidR="00441699">
        <w:rPr>
          <w:rFonts w:ascii="Times New Roman" w:eastAsia="Times New Roman" w:hAnsi="Times New Roman"/>
        </w:rPr>
        <w:tab/>
        <w:t>Other procedures for Ambient IoT outdoor for active device</w:t>
      </w:r>
      <w:r w:rsidR="00441699">
        <w:rPr>
          <w:rFonts w:ascii="Times New Roman" w:eastAsia="Times New Roman" w:hAnsi="Times New Roman"/>
        </w:rPr>
        <w:tab/>
        <w:t>NTT DOCOMO, INC.</w:t>
      </w:r>
    </w:p>
    <w:p w14:paraId="6D507E35" w14:textId="01F63D25" w:rsidR="00441699" w:rsidRDefault="00C62C50" w:rsidP="00441699">
      <w:hyperlink r:id="rId490" w:history="1">
        <w:r>
          <w:rPr>
            <w:rStyle w:val="Hyperlink"/>
            <w:rFonts w:ascii="Times New Roman" w:eastAsia="Times New Roman" w:hAnsi="Times New Roman"/>
          </w:rPr>
          <w:t>R1-2606544</w:t>
        </w:r>
      </w:hyperlink>
      <w:r w:rsidR="00441699">
        <w:rPr>
          <w:rFonts w:ascii="Times New Roman" w:eastAsia="Times New Roman" w:hAnsi="Times New Roman"/>
        </w:rPr>
        <w:tab/>
        <w:t>Discussion on other procedures for Device 2b/C</w:t>
      </w:r>
      <w:r w:rsidR="00441699">
        <w:rPr>
          <w:rFonts w:ascii="Times New Roman" w:eastAsia="Times New Roman" w:hAnsi="Times New Roman"/>
        </w:rPr>
        <w:tab/>
      </w:r>
      <w:proofErr w:type="spellStart"/>
      <w:r w:rsidR="00441699">
        <w:rPr>
          <w:rFonts w:ascii="Times New Roman" w:eastAsia="Times New Roman" w:hAnsi="Times New Roman"/>
        </w:rPr>
        <w:t>Quectel</w:t>
      </w:r>
      <w:proofErr w:type="spellEnd"/>
    </w:p>
    <w:p w14:paraId="44069E5B" w14:textId="365B8F89" w:rsidR="00441699" w:rsidRDefault="00C62C50" w:rsidP="00441699">
      <w:hyperlink r:id="rId491" w:history="1">
        <w:r>
          <w:rPr>
            <w:rStyle w:val="Hyperlink"/>
            <w:rFonts w:ascii="Times New Roman" w:eastAsia="Times New Roman" w:hAnsi="Times New Roman"/>
          </w:rPr>
          <w:t>R1-2606609</w:t>
        </w:r>
      </w:hyperlink>
      <w:r w:rsidR="00441699">
        <w:rPr>
          <w:rFonts w:ascii="Times New Roman" w:eastAsia="Times New Roman" w:hAnsi="Times New Roman"/>
        </w:rPr>
        <w:tab/>
        <w:t>Discussion on procedures for A-IoT active device</w:t>
      </w:r>
      <w:r w:rsidR="00441699">
        <w:rPr>
          <w:rFonts w:ascii="Times New Roman" w:eastAsia="Times New Roman" w:hAnsi="Times New Roman"/>
        </w:rPr>
        <w:tab/>
      </w:r>
      <w:proofErr w:type="spellStart"/>
      <w:r w:rsidR="00441699">
        <w:rPr>
          <w:rFonts w:ascii="Times New Roman" w:eastAsia="Times New Roman" w:hAnsi="Times New Roman"/>
        </w:rPr>
        <w:t>ASUSTeK</w:t>
      </w:r>
      <w:proofErr w:type="spellEnd"/>
    </w:p>
    <w:p w14:paraId="4CF5E080" w14:textId="60815212" w:rsidR="00441699" w:rsidRDefault="00C62C50" w:rsidP="00441699">
      <w:hyperlink r:id="rId492" w:history="1">
        <w:r>
          <w:rPr>
            <w:rStyle w:val="Hyperlink"/>
            <w:rFonts w:ascii="Times New Roman" w:eastAsia="Times New Roman" w:hAnsi="Times New Roman"/>
          </w:rPr>
          <w:t>R1-2606631</w:t>
        </w:r>
      </w:hyperlink>
      <w:r w:rsidR="00441699">
        <w:rPr>
          <w:rFonts w:ascii="Times New Roman" w:eastAsia="Times New Roman" w:hAnsi="Times New Roman"/>
        </w:rPr>
        <w:tab/>
        <w:t>Discussion on other procedures for Device 2b/C</w:t>
      </w:r>
      <w:r w:rsidR="00441699">
        <w:rPr>
          <w:rFonts w:ascii="Times New Roman" w:eastAsia="Times New Roman" w:hAnsi="Times New Roman"/>
        </w:rPr>
        <w:tab/>
        <w:t>KT Corp.</w:t>
      </w:r>
    </w:p>
    <w:p w14:paraId="0FB2675E" w14:textId="76C6D939" w:rsidR="00441699" w:rsidRDefault="00C62C50" w:rsidP="00441699">
      <w:pPr>
        <w:rPr>
          <w:rFonts w:ascii="Times New Roman" w:eastAsia="Times New Roman" w:hAnsi="Times New Roman"/>
        </w:rPr>
      </w:pPr>
      <w:hyperlink r:id="rId493" w:history="1">
        <w:r>
          <w:rPr>
            <w:rStyle w:val="Hyperlink"/>
            <w:rFonts w:ascii="Times New Roman" w:eastAsia="Times New Roman" w:hAnsi="Times New Roman"/>
          </w:rPr>
          <w:t>R1-2606645</w:t>
        </w:r>
      </w:hyperlink>
      <w:r w:rsidR="00441699">
        <w:rPr>
          <w:rFonts w:ascii="Times New Roman" w:eastAsia="Times New Roman" w:hAnsi="Times New Roman"/>
        </w:rPr>
        <w:tab/>
        <w:t>Discussion on other procedures of A-IoT</w:t>
      </w:r>
      <w:r w:rsidR="00441699">
        <w:rPr>
          <w:rFonts w:ascii="Times New Roman" w:eastAsia="Times New Roman" w:hAnsi="Times New Roman"/>
        </w:rPr>
        <w:tab/>
      </w:r>
      <w:proofErr w:type="spellStart"/>
      <w:r w:rsidR="00441699">
        <w:rPr>
          <w:rFonts w:ascii="Times New Roman" w:eastAsia="Times New Roman" w:hAnsi="Times New Roman"/>
        </w:rPr>
        <w:t>CEWiT</w:t>
      </w:r>
      <w:proofErr w:type="spellEnd"/>
    </w:p>
    <w:p w14:paraId="2BF7C3DE" w14:textId="77777777" w:rsidR="00E26030" w:rsidRDefault="00E26030" w:rsidP="00441699"/>
    <w:p w14:paraId="4A3444F5" w14:textId="34489F71" w:rsidR="00441699" w:rsidRPr="00E34E53" w:rsidRDefault="00C62C50" w:rsidP="00441699">
      <w:pPr>
        <w:rPr>
          <w:rFonts w:ascii="Times New Roman" w:eastAsia="MS Mincho" w:hAnsi="Times New Roman"/>
          <w:b/>
          <w:bCs/>
          <w:lang w:eastAsia="ja-JP"/>
        </w:rPr>
      </w:pPr>
      <w:hyperlink r:id="rId494" w:history="1">
        <w:r w:rsidRPr="00E34E53">
          <w:rPr>
            <w:rStyle w:val="Hyperlink"/>
            <w:rFonts w:ascii="Times New Roman" w:eastAsia="Times New Roman" w:hAnsi="Times New Roman"/>
            <w:b/>
            <w:bCs/>
          </w:rPr>
          <w:t>R1-2606198</w:t>
        </w:r>
      </w:hyperlink>
      <w:r w:rsidR="00441699" w:rsidRPr="00E34E53">
        <w:rPr>
          <w:rFonts w:ascii="Times New Roman" w:eastAsia="Times New Roman" w:hAnsi="Times New Roman"/>
          <w:b/>
          <w:bCs/>
        </w:rPr>
        <w:tab/>
        <w:t>FL summary #1 for 9.3.3 Other procedures for R20 A-IoT</w:t>
      </w:r>
      <w:r w:rsidR="00441699" w:rsidRPr="00E34E53">
        <w:rPr>
          <w:rFonts w:ascii="Times New Roman" w:eastAsia="Times New Roman" w:hAnsi="Times New Roman"/>
          <w:b/>
          <w:bCs/>
        </w:rPr>
        <w:tab/>
        <w:t>Moderator (LG Electronics)</w:t>
      </w:r>
    </w:p>
    <w:p w14:paraId="5246539A" w14:textId="77777777" w:rsidR="00441699" w:rsidRDefault="00441699" w:rsidP="00441699">
      <w:pPr>
        <w:rPr>
          <w:rFonts w:ascii="Times New Roman" w:eastAsia="MS Mincho" w:hAnsi="Times New Roman"/>
          <w:lang w:eastAsia="ja-JP"/>
        </w:rPr>
      </w:pPr>
    </w:p>
    <w:p w14:paraId="6F022AA9" w14:textId="77777777" w:rsidR="00441699" w:rsidRPr="0084017E" w:rsidRDefault="00441699" w:rsidP="00441699">
      <w:pPr>
        <w:rPr>
          <w:rFonts w:ascii="Times New Roman" w:eastAsia="MS Mincho" w:hAnsi="Times New Roman"/>
          <w:lang w:eastAsia="ja-JP"/>
        </w:rPr>
      </w:pPr>
      <w:r w:rsidRPr="0084017E">
        <w:rPr>
          <w:rFonts w:ascii="Times New Roman" w:eastAsia="MS Mincho" w:hAnsi="Times New Roman" w:hint="eastAsia"/>
          <w:highlight w:val="green"/>
          <w:lang w:eastAsia="ja-JP"/>
        </w:rPr>
        <w:t>Agreement:</w:t>
      </w:r>
    </w:p>
    <w:p w14:paraId="412B8EEE" w14:textId="77777777" w:rsidR="00441699" w:rsidRPr="003F2E37" w:rsidRDefault="00441699" w:rsidP="00441699">
      <w:pPr>
        <w:rPr>
          <w:rFonts w:ascii="Times New Roman" w:eastAsia="MS Mincho" w:hAnsi="Times New Roman"/>
          <w:lang w:eastAsia="ja-JP"/>
        </w:rPr>
      </w:pPr>
      <w:r w:rsidRPr="003F2E37">
        <w:rPr>
          <w:rFonts w:ascii="Times New Roman" w:eastAsia="MS Mincho" w:hAnsi="Times New Roman"/>
          <w:lang w:eastAsia="ja-JP"/>
        </w:rPr>
        <w:t>Regarding timing related information to be included in periodic broadcast information, support introducing broadcast information index.</w:t>
      </w:r>
    </w:p>
    <w:p w14:paraId="3F170BEA" w14:textId="77777777" w:rsidR="00441699" w:rsidRPr="003F2E37" w:rsidRDefault="00441699">
      <w:pPr>
        <w:numPr>
          <w:ilvl w:val="0"/>
          <w:numId w:val="124"/>
        </w:numPr>
        <w:rPr>
          <w:rFonts w:ascii="Times New Roman" w:eastAsia="MS Mincho" w:hAnsi="Times New Roman"/>
          <w:lang w:eastAsia="ja-JP"/>
        </w:rPr>
      </w:pPr>
      <w:r w:rsidRPr="003F2E37">
        <w:rPr>
          <w:rFonts w:ascii="Times New Roman" w:eastAsia="MS Mincho" w:hAnsi="Times New Roman"/>
          <w:lang w:eastAsia="ja-JP"/>
        </w:rPr>
        <w:t>For single-step broadcast information acquisition (if supported),</w:t>
      </w:r>
    </w:p>
    <w:p w14:paraId="7230E679" w14:textId="77777777" w:rsidR="00441699" w:rsidRPr="003F2E37" w:rsidRDefault="00441699">
      <w:pPr>
        <w:numPr>
          <w:ilvl w:val="1"/>
          <w:numId w:val="124"/>
        </w:numPr>
        <w:rPr>
          <w:rFonts w:ascii="Times New Roman" w:eastAsia="MS Mincho" w:hAnsi="Times New Roman"/>
          <w:lang w:eastAsia="ja-JP"/>
        </w:rPr>
      </w:pPr>
      <w:r w:rsidRPr="003F2E37">
        <w:rPr>
          <w:rFonts w:ascii="Times New Roman" w:eastAsia="MS Mincho" w:hAnsi="Times New Roman"/>
          <w:lang w:eastAsia="ja-JP"/>
        </w:rPr>
        <w:t>Alt.1) the broadcast information index is included in L1 control of the broadcast information (if supported)</w:t>
      </w:r>
    </w:p>
    <w:p w14:paraId="5906A153" w14:textId="77777777" w:rsidR="00441699" w:rsidRPr="003F2E37" w:rsidRDefault="00441699">
      <w:pPr>
        <w:numPr>
          <w:ilvl w:val="1"/>
          <w:numId w:val="124"/>
        </w:numPr>
        <w:rPr>
          <w:rFonts w:ascii="Times New Roman" w:eastAsia="MS Mincho" w:hAnsi="Times New Roman"/>
          <w:lang w:eastAsia="ja-JP"/>
        </w:rPr>
      </w:pPr>
      <w:r w:rsidRPr="003F2E37">
        <w:rPr>
          <w:rFonts w:ascii="Times New Roman" w:eastAsia="MS Mincho" w:hAnsi="Times New Roman"/>
          <w:lang w:eastAsia="ja-JP"/>
        </w:rPr>
        <w:t>Alt.2) the broadcast information index is included in data payload of the broadcast information.</w:t>
      </w:r>
    </w:p>
    <w:p w14:paraId="6E67C03F" w14:textId="77777777" w:rsidR="00441699" w:rsidRPr="003F2E37" w:rsidRDefault="00441699">
      <w:pPr>
        <w:numPr>
          <w:ilvl w:val="1"/>
          <w:numId w:val="124"/>
        </w:numPr>
        <w:rPr>
          <w:rFonts w:ascii="Times New Roman" w:eastAsia="MS Mincho" w:hAnsi="Times New Roman"/>
          <w:lang w:eastAsia="ja-JP"/>
        </w:rPr>
      </w:pPr>
      <w:r w:rsidRPr="003F2E37">
        <w:rPr>
          <w:rFonts w:ascii="Times New Roman" w:eastAsia="MS Mincho" w:hAnsi="Times New Roman"/>
          <w:lang w:eastAsia="ja-JP"/>
        </w:rPr>
        <w:t>Alt.3) part of the broadcast information index is included in the L1 control of the broadcast information (if supported) and the remaining part in the data payload of the broadcast information</w:t>
      </w:r>
    </w:p>
    <w:p w14:paraId="1D471B96" w14:textId="77777777" w:rsidR="00441699" w:rsidRPr="003F2E37" w:rsidRDefault="00441699">
      <w:pPr>
        <w:numPr>
          <w:ilvl w:val="0"/>
          <w:numId w:val="124"/>
        </w:numPr>
        <w:rPr>
          <w:rFonts w:ascii="Times New Roman" w:eastAsia="MS Mincho" w:hAnsi="Times New Roman"/>
          <w:lang w:eastAsia="ja-JP"/>
        </w:rPr>
      </w:pPr>
      <w:r w:rsidRPr="003F2E37">
        <w:rPr>
          <w:rFonts w:ascii="Times New Roman" w:eastAsia="MS Mincho" w:hAnsi="Times New Roman"/>
          <w:lang w:eastAsia="ja-JP"/>
        </w:rPr>
        <w:t>For two-step broadcast information acquisition (if supported),</w:t>
      </w:r>
    </w:p>
    <w:p w14:paraId="4BFA1625" w14:textId="77777777" w:rsidR="00441699" w:rsidRPr="003F2E37" w:rsidRDefault="00441699">
      <w:pPr>
        <w:numPr>
          <w:ilvl w:val="1"/>
          <w:numId w:val="124"/>
        </w:numPr>
        <w:rPr>
          <w:rFonts w:ascii="Times New Roman" w:eastAsia="MS Mincho" w:hAnsi="Times New Roman"/>
          <w:lang w:eastAsia="ja-JP"/>
        </w:rPr>
      </w:pPr>
      <w:r w:rsidRPr="003F2E37">
        <w:rPr>
          <w:rFonts w:ascii="Times New Roman" w:eastAsia="MS Mincho" w:hAnsi="Times New Roman"/>
          <w:lang w:eastAsia="ja-JP"/>
        </w:rPr>
        <w:t>Alt.1) the broadcast information index is included in the MIB-like broadcast information</w:t>
      </w:r>
    </w:p>
    <w:p w14:paraId="54305C50" w14:textId="77777777" w:rsidR="00441699" w:rsidRPr="003F2E37" w:rsidRDefault="00441699">
      <w:pPr>
        <w:numPr>
          <w:ilvl w:val="1"/>
          <w:numId w:val="124"/>
        </w:numPr>
        <w:rPr>
          <w:rFonts w:ascii="Times New Roman" w:eastAsia="MS Mincho" w:hAnsi="Times New Roman"/>
          <w:lang w:eastAsia="ja-JP"/>
        </w:rPr>
      </w:pPr>
      <w:r w:rsidRPr="003F2E37">
        <w:rPr>
          <w:rFonts w:ascii="Times New Roman" w:eastAsia="MS Mincho" w:hAnsi="Times New Roman"/>
          <w:lang w:eastAsia="ja-JP"/>
        </w:rPr>
        <w:t>Alt.2) the broadcast information index is included in the SIB1-like broadcast information</w:t>
      </w:r>
    </w:p>
    <w:p w14:paraId="5E523EDB" w14:textId="77777777" w:rsidR="00441699" w:rsidRPr="003F2E37" w:rsidRDefault="00441699">
      <w:pPr>
        <w:numPr>
          <w:ilvl w:val="1"/>
          <w:numId w:val="124"/>
        </w:numPr>
        <w:rPr>
          <w:rFonts w:ascii="Times New Roman" w:eastAsia="MS Mincho" w:hAnsi="Times New Roman"/>
          <w:lang w:eastAsia="ja-JP"/>
        </w:rPr>
      </w:pPr>
      <w:r w:rsidRPr="003F2E37">
        <w:rPr>
          <w:rFonts w:ascii="Times New Roman" w:eastAsia="MS Mincho" w:hAnsi="Times New Roman"/>
          <w:lang w:eastAsia="ja-JP"/>
        </w:rPr>
        <w:t>Alt.3) part of the broadcast information index is included in the MIB-like broadcast information and the remaining part in the SIB1-like broadcast information</w:t>
      </w:r>
    </w:p>
    <w:p w14:paraId="14423094" w14:textId="77777777" w:rsidR="00441699" w:rsidRPr="0084017E" w:rsidRDefault="00441699">
      <w:pPr>
        <w:numPr>
          <w:ilvl w:val="0"/>
          <w:numId w:val="124"/>
        </w:numPr>
        <w:rPr>
          <w:rFonts w:ascii="Times New Roman" w:eastAsia="MS Mincho" w:hAnsi="Times New Roman"/>
          <w:color w:val="000000" w:themeColor="text1"/>
          <w:lang w:eastAsia="ja-JP"/>
        </w:rPr>
      </w:pPr>
      <w:r w:rsidRPr="003F2E37">
        <w:rPr>
          <w:rFonts w:ascii="Times New Roman" w:eastAsia="MS Mincho" w:hAnsi="Times New Roman"/>
          <w:lang w:eastAsia="ja-JP"/>
        </w:rPr>
        <w:t>F</w:t>
      </w:r>
      <w:r w:rsidRPr="0084017E">
        <w:rPr>
          <w:rFonts w:ascii="Times New Roman" w:eastAsia="MS Mincho" w:hAnsi="Times New Roman"/>
          <w:color w:val="000000" w:themeColor="text1"/>
          <w:lang w:eastAsia="ja-JP"/>
        </w:rPr>
        <w:t>FS: value range of the index</w:t>
      </w:r>
    </w:p>
    <w:p w14:paraId="4A4E4926" w14:textId="77777777" w:rsidR="00441699" w:rsidRPr="0084017E" w:rsidRDefault="00441699">
      <w:pPr>
        <w:numPr>
          <w:ilvl w:val="0"/>
          <w:numId w:val="124"/>
        </w:numPr>
        <w:rPr>
          <w:rFonts w:ascii="Times New Roman" w:eastAsia="MS Mincho" w:hAnsi="Times New Roman"/>
          <w:color w:val="000000" w:themeColor="text1"/>
          <w:lang w:eastAsia="ja-JP"/>
        </w:rPr>
      </w:pPr>
      <w:r w:rsidRPr="0084017E">
        <w:rPr>
          <w:rFonts w:ascii="Times New Roman" w:eastAsia="MS Mincho" w:hAnsi="Times New Roman" w:hint="eastAsia"/>
          <w:color w:val="000000" w:themeColor="text1"/>
          <w:lang w:eastAsia="ja-JP"/>
        </w:rPr>
        <w:t>FFS: when/how to use the timing related information as timing reference for subsequent R2D/D2R transmissions</w:t>
      </w:r>
    </w:p>
    <w:p w14:paraId="3859172A" w14:textId="77777777" w:rsidR="00441699" w:rsidRDefault="00441699" w:rsidP="00441699">
      <w:pPr>
        <w:rPr>
          <w:rFonts w:ascii="Times New Roman" w:eastAsia="MS Mincho" w:hAnsi="Times New Roman"/>
          <w:lang w:eastAsia="ja-JP"/>
        </w:rPr>
      </w:pPr>
    </w:p>
    <w:p w14:paraId="4CDA705D" w14:textId="77777777" w:rsidR="00441699" w:rsidRPr="0084017E" w:rsidRDefault="00441699" w:rsidP="00441699">
      <w:pPr>
        <w:rPr>
          <w:rFonts w:ascii="Times New Roman" w:eastAsia="MS Mincho" w:hAnsi="Times New Roman"/>
          <w:lang w:eastAsia="ja-JP"/>
        </w:rPr>
      </w:pPr>
      <w:r w:rsidRPr="0084017E">
        <w:rPr>
          <w:rFonts w:ascii="Times New Roman" w:eastAsia="MS Mincho" w:hAnsi="Times New Roman" w:hint="eastAsia"/>
          <w:highlight w:val="green"/>
          <w:lang w:eastAsia="ja-JP"/>
        </w:rPr>
        <w:t>Agreement:</w:t>
      </w:r>
    </w:p>
    <w:p w14:paraId="73156BE9" w14:textId="77777777" w:rsidR="00441699" w:rsidRPr="00CE46DC" w:rsidRDefault="00441699" w:rsidP="00441699">
      <w:pPr>
        <w:rPr>
          <w:rFonts w:ascii="Times New Roman" w:eastAsia="MS Mincho" w:hAnsi="Times New Roman"/>
          <w:lang w:eastAsia="ja-JP"/>
        </w:rPr>
      </w:pPr>
      <w:r w:rsidRPr="00CE46DC">
        <w:rPr>
          <w:rFonts w:ascii="Times New Roman" w:eastAsia="MS Mincho" w:hAnsi="Times New Roman"/>
          <w:lang w:eastAsia="ja-JP"/>
        </w:rPr>
        <w:t xml:space="preserve">For the broadcast information index to be included in periodic broadcast information, </w:t>
      </w:r>
      <w:r>
        <w:rPr>
          <w:rFonts w:ascii="Times New Roman" w:eastAsia="MS Mincho" w:hAnsi="Times New Roman" w:hint="eastAsia"/>
          <w:lang w:eastAsia="ja-JP"/>
        </w:rPr>
        <w:t xml:space="preserve">consider following factors for the determination of </w:t>
      </w:r>
      <w:r w:rsidRPr="00CE46DC">
        <w:rPr>
          <w:rFonts w:ascii="Times New Roman" w:eastAsia="MS Mincho" w:hAnsi="Times New Roman"/>
          <w:lang w:eastAsia="ja-JP"/>
        </w:rPr>
        <w:t>value range of the broadcast information index:</w:t>
      </w:r>
    </w:p>
    <w:p w14:paraId="17D9B877" w14:textId="77777777" w:rsidR="00441699" w:rsidRPr="00CE46DC" w:rsidRDefault="00441699">
      <w:pPr>
        <w:numPr>
          <w:ilvl w:val="0"/>
          <w:numId w:val="125"/>
        </w:numPr>
        <w:rPr>
          <w:rFonts w:ascii="Times New Roman" w:eastAsia="MS Mincho" w:hAnsi="Times New Roman"/>
          <w:lang w:eastAsia="ja-JP"/>
        </w:rPr>
      </w:pPr>
      <w:r w:rsidRPr="00CE46DC">
        <w:rPr>
          <w:rFonts w:ascii="Times New Roman" w:eastAsia="MS Mincho" w:hAnsi="Times New Roman"/>
          <w:lang w:eastAsia="ja-JP"/>
        </w:rPr>
        <w:t>1) Modification period (if supported)</w:t>
      </w:r>
    </w:p>
    <w:p w14:paraId="16867996" w14:textId="77777777" w:rsidR="00441699" w:rsidRPr="00CE46DC" w:rsidRDefault="00441699">
      <w:pPr>
        <w:numPr>
          <w:ilvl w:val="0"/>
          <w:numId w:val="125"/>
        </w:numPr>
        <w:rPr>
          <w:rFonts w:ascii="Times New Roman" w:eastAsia="MS Mincho" w:hAnsi="Times New Roman"/>
          <w:lang w:eastAsia="ja-JP"/>
        </w:rPr>
      </w:pPr>
      <w:r w:rsidRPr="00CE46DC">
        <w:rPr>
          <w:rFonts w:ascii="Times New Roman" w:eastAsia="MS Mincho" w:hAnsi="Times New Roman"/>
          <w:lang w:eastAsia="ja-JP"/>
        </w:rPr>
        <w:t xml:space="preserve">2) </w:t>
      </w:r>
      <w:r w:rsidRPr="00CE46DC">
        <w:rPr>
          <w:rFonts w:ascii="Times New Roman" w:eastAsia="MS Mincho" w:hAnsi="Times New Roman" w:hint="eastAsia"/>
          <w:lang w:eastAsia="ja-JP"/>
        </w:rPr>
        <w:t>P</w:t>
      </w:r>
      <w:r w:rsidRPr="00CE46DC">
        <w:rPr>
          <w:rFonts w:ascii="Times New Roman" w:eastAsia="MS Mincho" w:hAnsi="Times New Roman"/>
          <w:lang w:eastAsia="ja-JP"/>
        </w:rPr>
        <w:t xml:space="preserve">aging </w:t>
      </w:r>
      <w:r w:rsidRPr="00CE46DC">
        <w:rPr>
          <w:rFonts w:ascii="Times New Roman" w:eastAsia="MS Mincho" w:hAnsi="Times New Roman" w:hint="eastAsia"/>
          <w:lang w:eastAsia="ja-JP"/>
        </w:rPr>
        <w:t xml:space="preserve">monitoring </w:t>
      </w:r>
      <w:r w:rsidRPr="00CE46DC">
        <w:rPr>
          <w:rFonts w:ascii="Times New Roman" w:eastAsia="MS Mincho" w:hAnsi="Times New Roman"/>
          <w:lang w:eastAsia="ja-JP"/>
        </w:rPr>
        <w:t>cycle</w:t>
      </w:r>
    </w:p>
    <w:p w14:paraId="3FF3267D" w14:textId="77777777" w:rsidR="00441699" w:rsidRPr="00CE46DC" w:rsidRDefault="00441699">
      <w:pPr>
        <w:numPr>
          <w:ilvl w:val="0"/>
          <w:numId w:val="125"/>
        </w:numPr>
        <w:rPr>
          <w:rFonts w:ascii="Times New Roman" w:eastAsia="MS Mincho" w:hAnsi="Times New Roman"/>
          <w:lang w:eastAsia="ja-JP"/>
        </w:rPr>
      </w:pPr>
      <w:r w:rsidRPr="00CE46DC">
        <w:rPr>
          <w:rFonts w:ascii="Times New Roman" w:eastAsia="MS Mincho" w:hAnsi="Times New Roman"/>
          <w:lang w:eastAsia="ja-JP"/>
        </w:rPr>
        <w:t xml:space="preserve">3) </w:t>
      </w:r>
      <w:r>
        <w:rPr>
          <w:rFonts w:ascii="Times New Roman" w:eastAsia="MS Mincho" w:hAnsi="Times New Roman" w:hint="eastAsia"/>
          <w:lang w:eastAsia="ja-JP"/>
        </w:rPr>
        <w:t>P</w:t>
      </w:r>
      <w:r w:rsidRPr="00CE46DC">
        <w:rPr>
          <w:rFonts w:ascii="Times New Roman" w:eastAsia="MS Mincho" w:hAnsi="Times New Roman"/>
          <w:lang w:eastAsia="ja-JP"/>
        </w:rPr>
        <w:t>eriodicity for periodic DO-A data transfer (based on TR 22.840)</w:t>
      </w:r>
    </w:p>
    <w:p w14:paraId="6E186FAF" w14:textId="77777777" w:rsidR="00441699" w:rsidRDefault="00441699">
      <w:pPr>
        <w:numPr>
          <w:ilvl w:val="0"/>
          <w:numId w:val="125"/>
        </w:numPr>
        <w:rPr>
          <w:rFonts w:ascii="Times New Roman" w:eastAsia="MS Mincho" w:hAnsi="Times New Roman"/>
          <w:lang w:eastAsia="ja-JP"/>
        </w:rPr>
      </w:pPr>
      <w:r>
        <w:rPr>
          <w:rFonts w:ascii="Times New Roman" w:eastAsia="MS Mincho" w:hAnsi="Times New Roman" w:hint="eastAsia"/>
          <w:lang w:eastAsia="ja-JP"/>
        </w:rPr>
        <w:t>Other factors are not precluded.</w:t>
      </w:r>
    </w:p>
    <w:p w14:paraId="3A818A74" w14:textId="77777777" w:rsidR="00441699" w:rsidRDefault="00441699" w:rsidP="00441699">
      <w:pPr>
        <w:rPr>
          <w:rFonts w:ascii="Times New Roman" w:eastAsia="MS Mincho" w:hAnsi="Times New Roman"/>
          <w:lang w:eastAsia="ja-JP"/>
        </w:rPr>
      </w:pPr>
    </w:p>
    <w:p w14:paraId="16A963FA" w14:textId="77777777" w:rsidR="00441699" w:rsidRPr="0084017E" w:rsidRDefault="00441699" w:rsidP="00441699">
      <w:pPr>
        <w:rPr>
          <w:rFonts w:ascii="Times New Roman" w:eastAsia="MS Mincho" w:hAnsi="Times New Roman"/>
          <w:lang w:eastAsia="ja-JP"/>
        </w:rPr>
      </w:pPr>
      <w:r w:rsidRPr="0084017E">
        <w:rPr>
          <w:rFonts w:ascii="Times New Roman" w:eastAsia="MS Mincho" w:hAnsi="Times New Roman" w:hint="eastAsia"/>
          <w:highlight w:val="green"/>
          <w:lang w:eastAsia="ja-JP"/>
        </w:rPr>
        <w:t>Agreement:</w:t>
      </w:r>
    </w:p>
    <w:p w14:paraId="7B6D2D82" w14:textId="77777777" w:rsidR="00441699" w:rsidRPr="00974092" w:rsidRDefault="00441699" w:rsidP="00441699">
      <w:pPr>
        <w:rPr>
          <w:rFonts w:ascii="Times New Roman" w:eastAsia="MS Mincho" w:hAnsi="Times New Roman"/>
          <w:lang w:eastAsia="ja-JP"/>
        </w:rPr>
      </w:pPr>
      <w:r w:rsidRPr="00974092">
        <w:rPr>
          <w:rFonts w:ascii="Times New Roman" w:eastAsia="MS Mincho" w:hAnsi="Times New Roman"/>
          <w:lang w:eastAsia="ja-JP"/>
        </w:rPr>
        <w:t>Regarding the physical layer ID as the reader ID-related information for reader identification/differentiation, the value range of the physical layer reader ID is 0~1007 (Option 3).</w:t>
      </w:r>
    </w:p>
    <w:p w14:paraId="2677BD34" w14:textId="77777777" w:rsidR="00441699" w:rsidRPr="00974092" w:rsidRDefault="00441699" w:rsidP="00441699">
      <w:pPr>
        <w:rPr>
          <w:rFonts w:ascii="Times New Roman" w:eastAsia="MS Mincho" w:hAnsi="Times New Roman"/>
          <w:lang w:eastAsia="ja-JP"/>
        </w:rPr>
      </w:pPr>
    </w:p>
    <w:p w14:paraId="5AA239CC" w14:textId="77777777" w:rsidR="00441699" w:rsidRPr="0084017E" w:rsidRDefault="00441699" w:rsidP="00441699">
      <w:pPr>
        <w:rPr>
          <w:rFonts w:ascii="Times New Roman" w:eastAsia="MS Mincho" w:hAnsi="Times New Roman"/>
          <w:lang w:eastAsia="ja-JP"/>
        </w:rPr>
      </w:pPr>
      <w:r w:rsidRPr="0084017E">
        <w:rPr>
          <w:rFonts w:ascii="Times New Roman" w:eastAsia="MS Mincho" w:hAnsi="Times New Roman" w:hint="eastAsia"/>
          <w:highlight w:val="green"/>
          <w:lang w:eastAsia="ja-JP"/>
        </w:rPr>
        <w:t>Agreement:</w:t>
      </w:r>
    </w:p>
    <w:p w14:paraId="1C903302" w14:textId="77777777" w:rsidR="00441699" w:rsidRPr="005C0F90" w:rsidRDefault="00441699" w:rsidP="00441699">
      <w:pPr>
        <w:rPr>
          <w:rFonts w:ascii="Times New Roman" w:eastAsia="MS Mincho" w:hAnsi="Times New Roman"/>
          <w:lang w:eastAsia="ja-JP"/>
        </w:rPr>
      </w:pPr>
      <w:r w:rsidRPr="005C0F90">
        <w:rPr>
          <w:rFonts w:ascii="Times New Roman" w:eastAsia="MS Mincho" w:hAnsi="Times New Roman"/>
          <w:lang w:eastAsia="ja-JP"/>
        </w:rPr>
        <w:t>For Option 3: The first D2R transmission for DO-A is DO-A scheduling request (if supported), D2R preamble only is used for the scheduling request</w:t>
      </w:r>
      <w:r>
        <w:rPr>
          <w:rFonts w:ascii="Times New Roman" w:eastAsia="MS Mincho" w:hAnsi="Times New Roman" w:hint="eastAsia"/>
          <w:lang w:eastAsia="ja-JP"/>
        </w:rPr>
        <w:t xml:space="preserve"> transmission</w:t>
      </w:r>
      <w:r w:rsidRPr="005C0F90">
        <w:rPr>
          <w:rFonts w:ascii="Times New Roman" w:eastAsia="MS Mincho" w:hAnsi="Times New Roman"/>
          <w:lang w:eastAsia="ja-JP"/>
        </w:rPr>
        <w:t>, and the necessary information is provided by periodic broadcast information.</w:t>
      </w:r>
    </w:p>
    <w:p w14:paraId="63019CC8" w14:textId="77777777" w:rsidR="00441699" w:rsidRPr="005C0F90" w:rsidRDefault="00441699" w:rsidP="00441699">
      <w:pPr>
        <w:rPr>
          <w:rFonts w:ascii="Times New Roman" w:eastAsia="MS Mincho" w:hAnsi="Times New Roman"/>
          <w:lang w:eastAsia="ja-JP"/>
        </w:rPr>
      </w:pPr>
      <w:r>
        <w:rPr>
          <w:rFonts w:ascii="Times New Roman" w:eastAsia="MS Mincho" w:hAnsi="Times New Roman" w:hint="eastAsia"/>
          <w:lang w:eastAsia="ja-JP"/>
        </w:rPr>
        <w:t>The</w:t>
      </w:r>
      <w:r w:rsidRPr="005C0F90">
        <w:rPr>
          <w:rFonts w:ascii="Times New Roman" w:eastAsia="MS Mincho" w:hAnsi="Times New Roman"/>
          <w:lang w:eastAsia="ja-JP"/>
        </w:rPr>
        <w:t xml:space="preserve"> resource </w:t>
      </w:r>
      <w:r>
        <w:rPr>
          <w:rFonts w:ascii="Times New Roman" w:eastAsia="MS Mincho" w:hAnsi="Times New Roman" w:hint="eastAsia"/>
          <w:lang w:eastAsia="ja-JP"/>
        </w:rPr>
        <w:t xml:space="preserve">and preamble sequence </w:t>
      </w:r>
      <w:r w:rsidRPr="005C0F90">
        <w:rPr>
          <w:rFonts w:ascii="Times New Roman" w:eastAsia="MS Mincho" w:hAnsi="Times New Roman"/>
          <w:lang w:eastAsia="ja-JP"/>
        </w:rPr>
        <w:t xml:space="preserve">for the DO-A scheduling request for Option 3 </w:t>
      </w:r>
      <w:r>
        <w:rPr>
          <w:rFonts w:ascii="Times New Roman" w:eastAsia="MS Mincho" w:hAnsi="Times New Roman" w:hint="eastAsia"/>
          <w:lang w:eastAsia="ja-JP"/>
        </w:rPr>
        <w:t>can be</w:t>
      </w:r>
      <w:r w:rsidRPr="005C0F90">
        <w:rPr>
          <w:rFonts w:ascii="Times New Roman" w:eastAsia="MS Mincho" w:hAnsi="Times New Roman"/>
          <w:lang w:eastAsia="ja-JP"/>
        </w:rPr>
        <w:t xml:space="preserve"> </w:t>
      </w:r>
      <w:r>
        <w:rPr>
          <w:rFonts w:ascii="Times New Roman" w:eastAsia="MS Mincho" w:hAnsi="Times New Roman" w:hint="eastAsia"/>
          <w:lang w:eastAsia="ja-JP"/>
        </w:rPr>
        <w:t>used/</w:t>
      </w:r>
      <w:r w:rsidRPr="005C0F90">
        <w:rPr>
          <w:rFonts w:ascii="Times New Roman" w:eastAsia="MS Mincho" w:hAnsi="Times New Roman"/>
          <w:lang w:eastAsia="ja-JP"/>
        </w:rPr>
        <w:t>shared by multiple devices.</w:t>
      </w:r>
    </w:p>
    <w:p w14:paraId="4FE88251" w14:textId="77777777" w:rsidR="00441699" w:rsidRPr="005C0F90" w:rsidRDefault="00441699">
      <w:pPr>
        <w:numPr>
          <w:ilvl w:val="0"/>
          <w:numId w:val="126"/>
        </w:numPr>
        <w:rPr>
          <w:rFonts w:ascii="Times New Roman" w:eastAsia="MS Mincho" w:hAnsi="Times New Roman"/>
          <w:lang w:eastAsia="ja-JP"/>
        </w:rPr>
      </w:pPr>
      <w:r w:rsidRPr="005C0F90">
        <w:rPr>
          <w:rFonts w:ascii="Times New Roman" w:eastAsia="MS Mincho" w:hAnsi="Times New Roman"/>
          <w:lang w:eastAsia="ja-JP"/>
        </w:rPr>
        <w:t xml:space="preserve">FFS </w:t>
      </w:r>
      <w:r>
        <w:rPr>
          <w:rFonts w:ascii="Times New Roman" w:eastAsia="MS Mincho" w:hAnsi="Times New Roman" w:hint="eastAsia"/>
          <w:lang w:eastAsia="ja-JP"/>
        </w:rPr>
        <w:t xml:space="preserve">details on </w:t>
      </w:r>
      <w:r w:rsidRPr="005C0F90">
        <w:rPr>
          <w:rFonts w:ascii="Times New Roman" w:eastAsia="MS Mincho" w:hAnsi="Times New Roman"/>
          <w:lang w:eastAsia="ja-JP"/>
        </w:rPr>
        <w:t xml:space="preserve">the necessary information provided by periodic broadcast information </w:t>
      </w:r>
    </w:p>
    <w:p w14:paraId="25DC3937" w14:textId="77777777" w:rsidR="00441699" w:rsidRDefault="00441699" w:rsidP="00441699">
      <w:pPr>
        <w:rPr>
          <w:rFonts w:ascii="Times New Roman" w:eastAsia="MS Mincho" w:hAnsi="Times New Roman"/>
          <w:lang w:eastAsia="ja-JP"/>
        </w:rPr>
      </w:pPr>
    </w:p>
    <w:p w14:paraId="0C8BBA04" w14:textId="77777777" w:rsidR="00441699" w:rsidRPr="003F2E37" w:rsidRDefault="00441699" w:rsidP="00441699">
      <w:pPr>
        <w:rPr>
          <w:rFonts w:eastAsia="MS Mincho"/>
          <w:lang w:eastAsia="ja-JP"/>
        </w:rPr>
      </w:pPr>
    </w:p>
    <w:p w14:paraId="676BE66B" w14:textId="75EE403C" w:rsidR="00441699" w:rsidRPr="00E34E53" w:rsidRDefault="00C62C50" w:rsidP="00441699">
      <w:pPr>
        <w:rPr>
          <w:rFonts w:ascii="Times New Roman" w:eastAsia="MS Mincho" w:hAnsi="Times New Roman"/>
          <w:b/>
          <w:bCs/>
          <w:lang w:eastAsia="ja-JP"/>
        </w:rPr>
      </w:pPr>
      <w:hyperlink r:id="rId495" w:history="1">
        <w:r w:rsidRPr="00E34E53">
          <w:rPr>
            <w:rStyle w:val="Hyperlink"/>
            <w:rFonts w:ascii="Times New Roman" w:eastAsia="Times New Roman" w:hAnsi="Times New Roman"/>
            <w:b/>
            <w:bCs/>
          </w:rPr>
          <w:t>R1-2606199</w:t>
        </w:r>
      </w:hyperlink>
      <w:r w:rsidR="00441699" w:rsidRPr="00E34E53">
        <w:rPr>
          <w:rFonts w:ascii="Times New Roman" w:eastAsia="Times New Roman" w:hAnsi="Times New Roman"/>
          <w:b/>
          <w:bCs/>
        </w:rPr>
        <w:tab/>
        <w:t>FL summary #2 for 9.3.3 Other procedures for R20 A-IoT</w:t>
      </w:r>
      <w:r w:rsidR="00441699" w:rsidRPr="00E34E53">
        <w:rPr>
          <w:rFonts w:ascii="Times New Roman" w:eastAsia="Times New Roman" w:hAnsi="Times New Roman"/>
          <w:b/>
          <w:bCs/>
        </w:rPr>
        <w:tab/>
        <w:t>Moderator (LG Electronics)</w:t>
      </w:r>
    </w:p>
    <w:p w14:paraId="31739534" w14:textId="77777777" w:rsidR="00441699" w:rsidRDefault="00441699" w:rsidP="00441699">
      <w:pPr>
        <w:rPr>
          <w:rFonts w:ascii="Times New Roman" w:eastAsia="MS Mincho" w:hAnsi="Times New Roman"/>
          <w:lang w:eastAsia="ja-JP"/>
        </w:rPr>
      </w:pPr>
    </w:p>
    <w:p w14:paraId="3A2FA8CF" w14:textId="77777777" w:rsidR="00441699" w:rsidRPr="0084017E" w:rsidRDefault="00441699" w:rsidP="00441699">
      <w:pPr>
        <w:rPr>
          <w:rFonts w:ascii="Times New Roman" w:eastAsia="MS Mincho" w:hAnsi="Times New Roman"/>
          <w:lang w:eastAsia="ja-JP"/>
        </w:rPr>
      </w:pPr>
      <w:r w:rsidRPr="0084017E">
        <w:rPr>
          <w:rFonts w:ascii="Times New Roman" w:eastAsia="MS Mincho" w:hAnsi="Times New Roman" w:hint="eastAsia"/>
          <w:highlight w:val="green"/>
          <w:lang w:eastAsia="ja-JP"/>
        </w:rPr>
        <w:lastRenderedPageBreak/>
        <w:t>Agreement:</w:t>
      </w:r>
    </w:p>
    <w:p w14:paraId="516BDA86" w14:textId="77777777" w:rsidR="00441699" w:rsidRDefault="00441699" w:rsidP="00441699">
      <w:pPr>
        <w:rPr>
          <w:rFonts w:eastAsia="MS Mincho"/>
          <w:lang w:eastAsia="ja-JP"/>
        </w:rPr>
      </w:pPr>
      <w:r w:rsidRPr="009A5D01">
        <w:rPr>
          <w:rFonts w:eastAsia="MS Mincho"/>
          <w:lang w:eastAsia="ja-JP"/>
        </w:rPr>
        <w:t xml:space="preserve">To provide the necessary information (i.e., resource allocation related information) for the first D2R transmission for DO-A to start DO-A traffic transmission, down-select </w:t>
      </w:r>
      <w:r>
        <w:rPr>
          <w:rFonts w:eastAsia="MS Mincho" w:hint="eastAsia"/>
          <w:lang w:eastAsia="ja-JP"/>
        </w:rPr>
        <w:t>following alternative</w:t>
      </w:r>
    </w:p>
    <w:p w14:paraId="31AB31E7" w14:textId="77777777" w:rsidR="00441699" w:rsidRPr="009A5D01" w:rsidRDefault="00441699">
      <w:pPr>
        <w:pStyle w:val="ListParagraph"/>
        <w:numPr>
          <w:ilvl w:val="0"/>
          <w:numId w:val="127"/>
        </w:numPr>
        <w:overflowPunct/>
        <w:autoSpaceDE/>
        <w:autoSpaceDN/>
        <w:adjustRightInd/>
        <w:spacing w:after="0"/>
        <w:contextualSpacing w:val="0"/>
        <w:textAlignment w:val="auto"/>
        <w:rPr>
          <w:rFonts w:eastAsia="MS Mincho"/>
        </w:rPr>
      </w:pPr>
      <w:r w:rsidRPr="009A5D01">
        <w:rPr>
          <w:rFonts w:eastAsia="MS Mincho"/>
        </w:rPr>
        <w:t xml:space="preserve">Alt.2) Support both Option 1 </w:t>
      </w:r>
      <w:r>
        <w:rPr>
          <w:rFonts w:eastAsia="MS Mincho" w:hint="eastAsia"/>
        </w:rPr>
        <w:t>(</w:t>
      </w:r>
      <w:r w:rsidRPr="009A5D01">
        <w:rPr>
          <w:rFonts w:eastAsia="MS Mincho"/>
        </w:rPr>
        <w:t>Msg1-like content</w:t>
      </w:r>
      <w:r>
        <w:rPr>
          <w:rFonts w:eastAsia="MS Mincho" w:hint="eastAsia"/>
        </w:rPr>
        <w:t xml:space="preserve">) </w:t>
      </w:r>
      <w:r w:rsidRPr="009A5D01">
        <w:rPr>
          <w:rFonts w:eastAsia="MS Mincho"/>
        </w:rPr>
        <w:t>and Option 3</w:t>
      </w:r>
      <w:r>
        <w:rPr>
          <w:rFonts w:eastAsia="MS Mincho" w:hint="eastAsia"/>
        </w:rPr>
        <w:t xml:space="preserve"> (</w:t>
      </w:r>
      <w:r w:rsidRPr="009A5D01">
        <w:rPr>
          <w:rFonts w:eastAsia="MS Mincho"/>
        </w:rPr>
        <w:t>DO-A scheduling request</w:t>
      </w:r>
      <w:r>
        <w:rPr>
          <w:rFonts w:eastAsia="MS Mincho" w:hint="eastAsia"/>
        </w:rPr>
        <w:t>)</w:t>
      </w:r>
    </w:p>
    <w:p w14:paraId="0FA641FD" w14:textId="77777777" w:rsidR="00441699" w:rsidRDefault="00441699" w:rsidP="00441699">
      <w:pPr>
        <w:rPr>
          <w:rFonts w:eastAsia="MS Mincho"/>
          <w:lang w:eastAsia="ja-JP"/>
        </w:rPr>
      </w:pPr>
    </w:p>
    <w:p w14:paraId="783E3CEE" w14:textId="77777777" w:rsidR="00441699" w:rsidRPr="0084017E" w:rsidRDefault="00441699" w:rsidP="00441699">
      <w:pPr>
        <w:rPr>
          <w:rFonts w:ascii="Times New Roman" w:eastAsia="MS Mincho" w:hAnsi="Times New Roman"/>
          <w:lang w:eastAsia="ja-JP"/>
        </w:rPr>
      </w:pPr>
      <w:r w:rsidRPr="0084017E">
        <w:rPr>
          <w:rFonts w:ascii="Times New Roman" w:eastAsia="MS Mincho" w:hAnsi="Times New Roman" w:hint="eastAsia"/>
          <w:highlight w:val="green"/>
          <w:lang w:eastAsia="ja-JP"/>
        </w:rPr>
        <w:t>Agreement:</w:t>
      </w:r>
    </w:p>
    <w:p w14:paraId="06B4753E" w14:textId="77777777" w:rsidR="00441699" w:rsidRPr="00BB1730" w:rsidRDefault="00441699" w:rsidP="00441699">
      <w:pPr>
        <w:rPr>
          <w:rFonts w:eastAsia="MS Mincho"/>
          <w:lang w:eastAsia="ja-JP"/>
        </w:rPr>
      </w:pPr>
      <w:r w:rsidRPr="00BB1730">
        <w:rPr>
          <w:rFonts w:eastAsia="MS Mincho"/>
          <w:lang w:eastAsia="ja-JP"/>
        </w:rPr>
        <w:t>Confirm the following working assumption</w:t>
      </w:r>
      <w:r>
        <w:rPr>
          <w:rFonts w:eastAsia="MS Mincho" w:hint="eastAsia"/>
          <w:lang w:eastAsia="ja-JP"/>
        </w:rPr>
        <w:t xml:space="preserve"> with following update</w:t>
      </w:r>
      <w:r w:rsidRPr="00BB1730">
        <w:rPr>
          <w:rFonts w:eastAsia="MS Mincho"/>
          <w:lang w:eastAsia="ja-JP"/>
        </w:rPr>
        <w:t>.</w:t>
      </w:r>
    </w:p>
    <w:tbl>
      <w:tblPr>
        <w:tblStyle w:val="TableGrid"/>
        <w:tblW w:w="0" w:type="auto"/>
        <w:tblLook w:val="04A0" w:firstRow="1" w:lastRow="0" w:firstColumn="1" w:lastColumn="0" w:noHBand="0" w:noVBand="1"/>
      </w:tblPr>
      <w:tblGrid>
        <w:gridCol w:w="9631"/>
      </w:tblGrid>
      <w:tr w:rsidR="00441699" w14:paraId="60F37758" w14:textId="77777777" w:rsidTr="00262E76">
        <w:tc>
          <w:tcPr>
            <w:tcW w:w="9631" w:type="dxa"/>
          </w:tcPr>
          <w:p w14:paraId="54028BE3" w14:textId="77777777" w:rsidR="00441699" w:rsidRPr="00BB1730" w:rsidRDefault="00441699" w:rsidP="00262E76">
            <w:pPr>
              <w:rPr>
                <w:rFonts w:eastAsia="MS Mincho"/>
                <w:lang w:eastAsia="ja-JP"/>
              </w:rPr>
            </w:pPr>
            <w:r w:rsidRPr="00BB1730">
              <w:rPr>
                <w:rFonts w:eastAsia="MS Mincho"/>
                <w:highlight w:val="darkYellow"/>
                <w:lang w:eastAsia="ja-JP"/>
              </w:rPr>
              <w:t>Working assumption</w:t>
            </w:r>
            <w:r w:rsidRPr="00BB1730">
              <w:rPr>
                <w:rFonts w:eastAsia="MS Mincho"/>
                <w:lang w:eastAsia="ja-JP"/>
              </w:rPr>
              <w:t>:</w:t>
            </w:r>
            <w:r w:rsidRPr="00BB1730">
              <w:rPr>
                <w:rFonts w:eastAsia="MS Mincho"/>
                <w:b/>
                <w:bCs/>
                <w:lang w:eastAsia="ja-JP"/>
              </w:rPr>
              <w:t xml:space="preserve"> RAN1#125</w:t>
            </w:r>
          </w:p>
          <w:p w14:paraId="00BD5E6F" w14:textId="77777777" w:rsidR="00441699" w:rsidRPr="00BB1730" w:rsidRDefault="00441699" w:rsidP="00262E76">
            <w:pPr>
              <w:rPr>
                <w:rFonts w:eastAsia="MS Mincho"/>
                <w:lang w:eastAsia="ja-JP"/>
              </w:rPr>
            </w:pPr>
            <w:r w:rsidRPr="00BB1730">
              <w:rPr>
                <w:rFonts w:eastAsia="MS Mincho"/>
                <w:lang w:eastAsia="ja-JP"/>
              </w:rPr>
              <w:t>For one or multiple D2R resource set(s) provided by a periodic broadcast information</w:t>
            </w:r>
          </w:p>
          <w:p w14:paraId="7BDC6911" w14:textId="77777777" w:rsidR="00441699" w:rsidRPr="00BB1730" w:rsidRDefault="00441699">
            <w:pPr>
              <w:numPr>
                <w:ilvl w:val="0"/>
                <w:numId w:val="128"/>
              </w:numPr>
              <w:rPr>
                <w:rFonts w:eastAsia="MS Mincho"/>
                <w:lang w:eastAsia="ja-JP"/>
              </w:rPr>
            </w:pPr>
            <w:r w:rsidRPr="00BB1730">
              <w:rPr>
                <w:rFonts w:eastAsia="MS Mincho"/>
                <w:lang w:eastAsia="ja-JP"/>
              </w:rPr>
              <w:t>A periodic broadcast information provides one or multiple “resource set configuration(s)”</w:t>
            </w:r>
          </w:p>
          <w:p w14:paraId="51B7997A" w14:textId="77777777" w:rsidR="00441699" w:rsidRPr="00BB1730" w:rsidRDefault="00441699">
            <w:pPr>
              <w:numPr>
                <w:ilvl w:val="0"/>
                <w:numId w:val="128"/>
              </w:numPr>
              <w:rPr>
                <w:rFonts w:eastAsia="MS Mincho"/>
                <w:lang w:eastAsia="ja-JP"/>
              </w:rPr>
            </w:pPr>
            <w:r w:rsidRPr="00BB1730">
              <w:rPr>
                <w:rFonts w:eastAsia="MS Mincho"/>
                <w:lang w:eastAsia="ja-JP"/>
              </w:rPr>
              <w:t>Each “resource set configuration” configures multiple resource sets that are periodic</w:t>
            </w:r>
            <w:r w:rsidRPr="00BB1730">
              <w:rPr>
                <w:rFonts w:eastAsia="MS Mincho"/>
                <w:color w:val="000000" w:themeColor="text1"/>
                <w:lang w:eastAsia="ja-JP"/>
              </w:rPr>
              <w:t xml:space="preserve"> or a single resource set</w:t>
            </w:r>
            <w:r w:rsidRPr="00BB1730">
              <w:rPr>
                <w:rFonts w:eastAsia="MS Mincho"/>
                <w:lang w:eastAsia="ja-JP"/>
              </w:rPr>
              <w:t>.</w:t>
            </w:r>
          </w:p>
          <w:p w14:paraId="0B87BCB5" w14:textId="77777777" w:rsidR="00441699" w:rsidRPr="00BB1730" w:rsidRDefault="00441699">
            <w:pPr>
              <w:numPr>
                <w:ilvl w:val="0"/>
                <w:numId w:val="128"/>
              </w:numPr>
              <w:rPr>
                <w:rFonts w:eastAsia="MS Mincho"/>
                <w:lang w:eastAsia="ja-JP"/>
              </w:rPr>
            </w:pPr>
            <w:r w:rsidRPr="00BB1730">
              <w:rPr>
                <w:rFonts w:eastAsia="MS Mincho"/>
                <w:lang w:eastAsia="ja-JP"/>
              </w:rPr>
              <w:t>At least the following configuration parameter can be different among the multiple “resource set configurations”</w:t>
            </w:r>
          </w:p>
          <w:p w14:paraId="715F27FE" w14:textId="77777777" w:rsidR="00441699" w:rsidRPr="00BB1730" w:rsidRDefault="00441699">
            <w:pPr>
              <w:numPr>
                <w:ilvl w:val="1"/>
                <w:numId w:val="128"/>
              </w:numPr>
              <w:rPr>
                <w:rFonts w:eastAsia="MS Mincho"/>
                <w:lang w:eastAsia="ja-JP"/>
              </w:rPr>
            </w:pPr>
            <w:r w:rsidRPr="00BB1730">
              <w:rPr>
                <w:rFonts w:eastAsia="MS Mincho"/>
                <w:lang w:eastAsia="ja-JP"/>
              </w:rPr>
              <w:t>Periodicity of resource set</w:t>
            </w:r>
          </w:p>
          <w:p w14:paraId="6A8E3CF9" w14:textId="77777777" w:rsidR="00441699" w:rsidRPr="00BB1730" w:rsidRDefault="00441699">
            <w:pPr>
              <w:numPr>
                <w:ilvl w:val="1"/>
                <w:numId w:val="128"/>
              </w:numPr>
              <w:rPr>
                <w:rFonts w:eastAsia="MS Mincho"/>
                <w:b/>
                <w:bCs/>
                <w:lang w:eastAsia="ja-JP"/>
              </w:rPr>
            </w:pPr>
            <w:r w:rsidRPr="00BB1730">
              <w:rPr>
                <w:rFonts w:eastAsia="MS Mincho"/>
                <w:lang w:eastAsia="ja-JP"/>
              </w:rPr>
              <w:t>Time location of resource set</w:t>
            </w:r>
          </w:p>
          <w:p w14:paraId="6DC6067A" w14:textId="77777777" w:rsidR="00441699" w:rsidRPr="00BB1730" w:rsidRDefault="00441699">
            <w:pPr>
              <w:numPr>
                <w:ilvl w:val="0"/>
                <w:numId w:val="128"/>
              </w:numPr>
              <w:rPr>
                <w:rFonts w:eastAsia="MS Mincho"/>
                <w:b/>
                <w:bCs/>
                <w:lang w:eastAsia="ja-JP"/>
              </w:rPr>
            </w:pPr>
            <w:r w:rsidRPr="00BB1730">
              <w:rPr>
                <w:rFonts w:eastAsia="MS Mincho" w:hint="eastAsia"/>
                <w:color w:val="EE0000"/>
                <w:lang w:eastAsia="ja-JP"/>
              </w:rPr>
              <w:t>Note</w:t>
            </w:r>
            <w:r w:rsidRPr="00615169">
              <w:rPr>
                <w:rFonts w:eastAsia="MS Mincho" w:hint="eastAsia"/>
                <w:color w:val="EE0000"/>
                <w:lang w:eastAsia="ja-JP"/>
              </w:rPr>
              <w:t xml:space="preserve">: </w:t>
            </w:r>
            <w:r w:rsidRPr="00615169">
              <w:rPr>
                <w:rFonts w:eastAsia="MS Mincho" w:hint="eastAsia"/>
                <w:bCs/>
                <w:iCs/>
                <w:color w:val="EE0000"/>
                <w:lang w:val="en-US" w:eastAsia="ja-JP"/>
              </w:rPr>
              <w:t>the content structure of the resource set configuration is same between the case of a single resource set and the case of multiple resource sets</w:t>
            </w:r>
          </w:p>
        </w:tc>
      </w:tr>
    </w:tbl>
    <w:p w14:paraId="77366313" w14:textId="77777777" w:rsidR="00441699" w:rsidRDefault="00441699" w:rsidP="00441699">
      <w:pPr>
        <w:rPr>
          <w:rFonts w:eastAsia="MS Mincho"/>
          <w:lang w:eastAsia="ja-JP"/>
        </w:rPr>
      </w:pPr>
    </w:p>
    <w:p w14:paraId="7C83D69F" w14:textId="77777777" w:rsidR="00441699" w:rsidRPr="00615169" w:rsidRDefault="00441699" w:rsidP="00441699">
      <w:pPr>
        <w:rPr>
          <w:rFonts w:eastAsia="MS Mincho"/>
          <w:lang w:eastAsia="ja-JP"/>
        </w:rPr>
      </w:pPr>
      <w:r w:rsidRPr="00631498">
        <w:rPr>
          <w:rFonts w:eastAsia="MS Mincho" w:hint="eastAsia"/>
          <w:highlight w:val="green"/>
          <w:lang w:eastAsia="ja-JP"/>
        </w:rPr>
        <w:t>Agreement:</w:t>
      </w:r>
    </w:p>
    <w:p w14:paraId="68CD8260" w14:textId="77777777" w:rsidR="00441699" w:rsidRPr="00615169" w:rsidRDefault="00441699" w:rsidP="00441699">
      <w:pPr>
        <w:rPr>
          <w:rFonts w:eastAsia="MS Mincho"/>
          <w:lang w:eastAsia="ja-JP"/>
        </w:rPr>
      </w:pPr>
      <w:r w:rsidRPr="00615169">
        <w:rPr>
          <w:rFonts w:eastAsia="MS Mincho"/>
          <w:lang w:eastAsia="ja-JP"/>
        </w:rPr>
        <w:t xml:space="preserve">From RAN1 perspective, support to introduce the modification periodicity of </w:t>
      </w:r>
      <w:r>
        <w:rPr>
          <w:rFonts w:eastAsia="MS Mincho" w:hint="eastAsia"/>
          <w:lang w:eastAsia="ja-JP"/>
        </w:rPr>
        <w:t xml:space="preserve">the remaining part of </w:t>
      </w:r>
      <w:r w:rsidRPr="00615169">
        <w:rPr>
          <w:rFonts w:eastAsia="MS Mincho"/>
          <w:lang w:eastAsia="ja-JP"/>
        </w:rPr>
        <w:t>periodic broadcast information.</w:t>
      </w:r>
    </w:p>
    <w:p w14:paraId="2F0F9D61" w14:textId="77777777" w:rsidR="00441699" w:rsidRPr="00615169" w:rsidRDefault="00441699">
      <w:pPr>
        <w:numPr>
          <w:ilvl w:val="0"/>
          <w:numId w:val="129"/>
        </w:numPr>
        <w:rPr>
          <w:rFonts w:eastAsia="MS Mincho"/>
          <w:lang w:eastAsia="ja-JP"/>
        </w:rPr>
      </w:pPr>
      <w:r w:rsidRPr="00615169">
        <w:rPr>
          <w:rFonts w:eastAsia="MS Mincho"/>
          <w:lang w:eastAsia="ja-JP"/>
        </w:rPr>
        <w:t xml:space="preserve">The modification periodicity is configured by periodic broadcast information and can be </w:t>
      </w:r>
      <w:r>
        <w:rPr>
          <w:rFonts w:eastAsia="MS Mincho" w:hint="eastAsia"/>
          <w:lang w:eastAsia="ja-JP"/>
        </w:rPr>
        <w:t>[</w:t>
      </w:r>
      <w:r w:rsidRPr="00615169">
        <w:rPr>
          <w:rFonts w:eastAsia="MS Mincho"/>
          <w:lang w:eastAsia="ja-JP"/>
        </w:rPr>
        <w:t>same as or</w:t>
      </w:r>
      <w:r>
        <w:rPr>
          <w:rFonts w:eastAsia="MS Mincho" w:hint="eastAsia"/>
          <w:lang w:eastAsia="ja-JP"/>
        </w:rPr>
        <w:t>]</w:t>
      </w:r>
      <w:r w:rsidRPr="00615169">
        <w:rPr>
          <w:rFonts w:eastAsia="MS Mincho"/>
          <w:lang w:eastAsia="ja-JP"/>
        </w:rPr>
        <w:t xml:space="preserve"> an integer multiple (&gt;1) of periodicity</w:t>
      </w:r>
      <w:r>
        <w:rPr>
          <w:rFonts w:eastAsia="MS Mincho" w:hint="eastAsia"/>
          <w:lang w:eastAsia="ja-JP"/>
        </w:rPr>
        <w:t xml:space="preserve"> of the remaining part of periodic broadcast information</w:t>
      </w:r>
      <w:r w:rsidRPr="00615169">
        <w:rPr>
          <w:rFonts w:eastAsia="MS Mincho"/>
          <w:lang w:eastAsia="ja-JP"/>
        </w:rPr>
        <w:t>.</w:t>
      </w:r>
    </w:p>
    <w:p w14:paraId="0515596D" w14:textId="77777777" w:rsidR="00441699" w:rsidRDefault="00441699">
      <w:pPr>
        <w:numPr>
          <w:ilvl w:val="0"/>
          <w:numId w:val="129"/>
        </w:numPr>
        <w:rPr>
          <w:rFonts w:eastAsia="MS Mincho"/>
          <w:lang w:eastAsia="ja-JP"/>
        </w:rPr>
      </w:pPr>
      <w:r w:rsidRPr="00615169">
        <w:rPr>
          <w:rFonts w:eastAsia="MS Mincho"/>
          <w:lang w:eastAsia="ja-JP"/>
        </w:rPr>
        <w:t>FFS values of the modification periodicity</w:t>
      </w:r>
      <w:r>
        <w:rPr>
          <w:rFonts w:eastAsia="MS Mincho" w:hint="eastAsia"/>
          <w:lang w:eastAsia="ja-JP"/>
        </w:rPr>
        <w:t xml:space="preserve"> from RAN1 perspective</w:t>
      </w:r>
    </w:p>
    <w:p w14:paraId="1F144D24" w14:textId="77777777" w:rsidR="00441699" w:rsidRPr="00615169" w:rsidRDefault="00441699">
      <w:pPr>
        <w:numPr>
          <w:ilvl w:val="0"/>
          <w:numId w:val="129"/>
        </w:numPr>
        <w:rPr>
          <w:rFonts w:eastAsia="MS Mincho"/>
          <w:lang w:eastAsia="ja-JP"/>
        </w:rPr>
      </w:pPr>
      <w:r>
        <w:rPr>
          <w:rFonts w:eastAsia="MS Mincho" w:hint="eastAsia"/>
          <w:lang w:eastAsia="ja-JP"/>
        </w:rPr>
        <w:t>Note: RAN2 can decide value range and exact values taking RAN1 agreements into account</w:t>
      </w:r>
    </w:p>
    <w:p w14:paraId="68E02DCD" w14:textId="77777777" w:rsidR="00441699" w:rsidRDefault="00441699" w:rsidP="00441699">
      <w:pPr>
        <w:rPr>
          <w:rFonts w:eastAsia="MS Mincho"/>
          <w:lang w:eastAsia="ja-JP"/>
        </w:rPr>
      </w:pPr>
    </w:p>
    <w:p w14:paraId="7B49F580" w14:textId="77777777" w:rsidR="00441699" w:rsidRPr="00615169" w:rsidRDefault="00441699" w:rsidP="00441699">
      <w:pPr>
        <w:rPr>
          <w:rFonts w:eastAsia="MS Mincho"/>
          <w:lang w:eastAsia="ja-JP"/>
        </w:rPr>
      </w:pPr>
      <w:r w:rsidRPr="00631498">
        <w:rPr>
          <w:rFonts w:eastAsia="MS Mincho" w:hint="eastAsia"/>
          <w:highlight w:val="green"/>
          <w:lang w:eastAsia="ja-JP"/>
        </w:rPr>
        <w:t>Agreement:</w:t>
      </w:r>
    </w:p>
    <w:p w14:paraId="5F5C1C25" w14:textId="77777777" w:rsidR="00441699" w:rsidRPr="00631498" w:rsidRDefault="00441699" w:rsidP="00441699">
      <w:pPr>
        <w:rPr>
          <w:rFonts w:eastAsia="MS Mincho"/>
          <w:lang w:eastAsia="ja-JP"/>
        </w:rPr>
      </w:pPr>
      <w:r w:rsidRPr="006B43F3">
        <w:rPr>
          <w:rFonts w:eastAsia="MS Mincho"/>
          <w:lang w:eastAsia="ja-JP"/>
        </w:rPr>
        <w:t>RSRP threshold(s)</w:t>
      </w:r>
      <w:r w:rsidRPr="00631498">
        <w:rPr>
          <w:rFonts w:eastAsia="MS Mincho" w:hint="eastAsia"/>
          <w:lang w:eastAsia="ja-JP"/>
        </w:rPr>
        <w:t xml:space="preserve"> to determine</w:t>
      </w:r>
      <w:r w:rsidRPr="006B43F3">
        <w:rPr>
          <w:rFonts w:eastAsia="MS Mincho"/>
          <w:lang w:eastAsia="ja-JP"/>
        </w:rPr>
        <w:t xml:space="preserve"> </w:t>
      </w:r>
      <w:r w:rsidRPr="00631498">
        <w:rPr>
          <w:rFonts w:eastAsia="MS Mincho" w:hint="eastAsia"/>
          <w:lang w:eastAsia="ja-JP"/>
        </w:rPr>
        <w:t xml:space="preserve">RSRP range(s) to be used by device </w:t>
      </w:r>
      <w:r w:rsidRPr="00631498">
        <w:rPr>
          <w:rFonts w:eastAsia="MS Mincho"/>
          <w:lang w:eastAsia="ja-JP"/>
        </w:rPr>
        <w:t>at least</w:t>
      </w:r>
      <w:r w:rsidRPr="00631498">
        <w:rPr>
          <w:rFonts w:eastAsia="MS Mincho" w:hint="eastAsia"/>
          <w:lang w:eastAsia="ja-JP"/>
        </w:rPr>
        <w:t xml:space="preserve"> </w:t>
      </w:r>
      <w:r w:rsidRPr="006B43F3">
        <w:rPr>
          <w:rFonts w:eastAsia="MS Mincho"/>
          <w:lang w:eastAsia="ja-JP"/>
        </w:rPr>
        <w:t>for the first D2R transmission for DO-A</w:t>
      </w:r>
      <w:r w:rsidRPr="00631498">
        <w:rPr>
          <w:rFonts w:eastAsia="MS Mincho" w:hint="eastAsia"/>
          <w:lang w:eastAsia="ja-JP"/>
        </w:rPr>
        <w:t xml:space="preserve"> is/are provided by </w:t>
      </w:r>
      <w:r>
        <w:rPr>
          <w:rFonts w:eastAsia="MS Mincho" w:hint="eastAsia"/>
          <w:lang w:eastAsia="ja-JP"/>
        </w:rPr>
        <w:t xml:space="preserve">the remaining part of the periodic </w:t>
      </w:r>
      <w:r w:rsidRPr="00631498">
        <w:rPr>
          <w:rFonts w:eastAsia="MS Mincho" w:hint="eastAsia"/>
          <w:lang w:eastAsia="ja-JP"/>
        </w:rPr>
        <w:t>broadcast information</w:t>
      </w:r>
    </w:p>
    <w:p w14:paraId="6BB09FF7" w14:textId="77777777" w:rsidR="00441699" w:rsidRPr="00631498" w:rsidRDefault="00441699">
      <w:pPr>
        <w:numPr>
          <w:ilvl w:val="0"/>
          <w:numId w:val="129"/>
        </w:numPr>
        <w:rPr>
          <w:rFonts w:eastAsia="MS Mincho"/>
          <w:lang w:eastAsia="ja-JP"/>
        </w:rPr>
      </w:pPr>
      <w:r>
        <w:rPr>
          <w:rFonts w:eastAsia="MS Mincho" w:hint="eastAsia"/>
          <w:lang w:eastAsia="ja-JP"/>
        </w:rPr>
        <w:t>Up to</w:t>
      </w:r>
      <w:r w:rsidRPr="00631498">
        <w:rPr>
          <w:rFonts w:eastAsia="MS Mincho" w:hint="eastAsia"/>
          <w:lang w:eastAsia="ja-JP"/>
        </w:rPr>
        <w:t xml:space="preserve"> 2 RSRP thresholds (corresponding to </w:t>
      </w:r>
      <w:r>
        <w:rPr>
          <w:rFonts w:eastAsia="MS Mincho" w:hint="eastAsia"/>
          <w:lang w:eastAsia="ja-JP"/>
        </w:rPr>
        <w:t xml:space="preserve">up to </w:t>
      </w:r>
      <w:r w:rsidRPr="00631498">
        <w:rPr>
          <w:rFonts w:eastAsia="MS Mincho" w:hint="eastAsia"/>
          <w:lang w:eastAsia="ja-JP"/>
        </w:rPr>
        <w:t xml:space="preserve">3 RSRP ranges) can be configured. </w:t>
      </w:r>
    </w:p>
    <w:p w14:paraId="71F5AF7A" w14:textId="77777777" w:rsidR="00441699" w:rsidRPr="00631498" w:rsidRDefault="00441699">
      <w:pPr>
        <w:numPr>
          <w:ilvl w:val="0"/>
          <w:numId w:val="129"/>
        </w:numPr>
        <w:rPr>
          <w:rFonts w:eastAsia="MS Mincho"/>
          <w:lang w:eastAsia="ja-JP"/>
        </w:rPr>
      </w:pPr>
      <w:r w:rsidRPr="00631498">
        <w:rPr>
          <w:rFonts w:eastAsia="MS Mincho" w:hint="eastAsia"/>
          <w:lang w:eastAsia="ja-JP"/>
        </w:rPr>
        <w:t>FFS configuration details</w:t>
      </w:r>
    </w:p>
    <w:p w14:paraId="7959D91F" w14:textId="77777777" w:rsidR="00441699" w:rsidRPr="00C04AB4" w:rsidRDefault="00441699" w:rsidP="00441699">
      <w:pPr>
        <w:rPr>
          <w:rFonts w:eastAsia="MS Mincho"/>
          <w:lang w:eastAsia="ja-JP"/>
        </w:rPr>
      </w:pPr>
    </w:p>
    <w:p w14:paraId="06EB7992" w14:textId="77777777" w:rsidR="00441699" w:rsidRPr="00C9582B" w:rsidRDefault="00441699" w:rsidP="00441699">
      <w:pPr>
        <w:rPr>
          <w:rFonts w:eastAsia="MS Mincho"/>
          <w:lang w:eastAsia="ja-JP"/>
        </w:rPr>
      </w:pPr>
    </w:p>
    <w:p w14:paraId="12A37A88" w14:textId="384984CA" w:rsidR="00441699" w:rsidRPr="00E34E53" w:rsidRDefault="00C62C50" w:rsidP="00441699">
      <w:pPr>
        <w:rPr>
          <w:b/>
          <w:bCs/>
        </w:rPr>
      </w:pPr>
      <w:hyperlink r:id="rId496" w:history="1">
        <w:r w:rsidRPr="00E34E53">
          <w:rPr>
            <w:rStyle w:val="Hyperlink"/>
            <w:rFonts w:ascii="Times New Roman" w:eastAsia="Times New Roman" w:hAnsi="Times New Roman"/>
            <w:b/>
            <w:bCs/>
          </w:rPr>
          <w:t>R1-2606200</w:t>
        </w:r>
      </w:hyperlink>
      <w:r w:rsidR="00441699" w:rsidRPr="00E34E53">
        <w:rPr>
          <w:rFonts w:ascii="Times New Roman" w:eastAsia="Times New Roman" w:hAnsi="Times New Roman"/>
          <w:b/>
          <w:bCs/>
        </w:rPr>
        <w:tab/>
        <w:t>FL summary #3 for 9.3.3 Other procedures for R20 A-IoT</w:t>
      </w:r>
      <w:r w:rsidR="00441699" w:rsidRPr="00E34E53">
        <w:rPr>
          <w:rFonts w:ascii="Times New Roman" w:eastAsia="Times New Roman" w:hAnsi="Times New Roman"/>
          <w:b/>
          <w:bCs/>
        </w:rPr>
        <w:tab/>
        <w:t>Moderator (LG Electronics)</w:t>
      </w:r>
    </w:p>
    <w:p w14:paraId="24A0787E" w14:textId="77777777" w:rsidR="00441699" w:rsidRPr="009552C5" w:rsidRDefault="00441699" w:rsidP="00441699">
      <w:pPr>
        <w:rPr>
          <w:rFonts w:ascii="Times New Roman" w:eastAsia="MS Mincho" w:hAnsi="Times New Roman"/>
          <w:szCs w:val="20"/>
          <w:lang w:eastAsia="ja-JP"/>
        </w:rPr>
      </w:pPr>
    </w:p>
    <w:p w14:paraId="3B3B3F62" w14:textId="77777777" w:rsidR="00441699" w:rsidRPr="009552C5" w:rsidRDefault="00441699" w:rsidP="00441699">
      <w:pPr>
        <w:rPr>
          <w:rFonts w:ascii="Times New Roman" w:eastAsia="MS Mincho" w:hAnsi="Times New Roman"/>
          <w:szCs w:val="20"/>
          <w:lang w:eastAsia="ja-JP"/>
        </w:rPr>
      </w:pPr>
      <w:r w:rsidRPr="009552C5">
        <w:rPr>
          <w:rFonts w:ascii="Times New Roman" w:eastAsia="MS Mincho" w:hAnsi="Times New Roman" w:hint="eastAsia"/>
          <w:szCs w:val="20"/>
          <w:highlight w:val="green"/>
          <w:lang w:eastAsia="ja-JP"/>
        </w:rPr>
        <w:t>Agreement:</w:t>
      </w:r>
      <w:r w:rsidRPr="009552C5">
        <w:rPr>
          <w:rFonts w:ascii="Times New Roman" w:eastAsia="MS Mincho" w:hAnsi="Times New Roman" w:hint="eastAsia"/>
          <w:szCs w:val="20"/>
          <w:lang w:eastAsia="ja-JP"/>
        </w:rPr>
        <w:t xml:space="preserve"> </w:t>
      </w:r>
    </w:p>
    <w:p w14:paraId="6AFB629F" w14:textId="77777777" w:rsidR="00441699" w:rsidRPr="009552C5" w:rsidRDefault="00441699" w:rsidP="00441699">
      <w:pPr>
        <w:rPr>
          <w:rFonts w:ascii="Times New Roman" w:eastAsia="MS Mincho" w:hAnsi="Times New Roman"/>
          <w:szCs w:val="20"/>
          <w:lang w:eastAsia="ja-JP"/>
        </w:rPr>
      </w:pPr>
      <w:r w:rsidRPr="009552C5">
        <w:rPr>
          <w:rFonts w:ascii="Times New Roman" w:eastAsia="MS Mincho" w:hAnsi="Times New Roman"/>
          <w:szCs w:val="20"/>
          <w:lang w:eastAsia="ja-JP"/>
        </w:rPr>
        <w:t xml:space="preserve">Regarding Option 1 for D2R open-loop power control, fractional path-loss compensation parameter α is fixed to 1 </w:t>
      </w:r>
      <w:r w:rsidRPr="009552C5">
        <w:rPr>
          <w:rFonts w:ascii="Times New Roman" w:eastAsia="MS Mincho" w:hAnsi="Times New Roman" w:hint="eastAsia"/>
          <w:szCs w:val="20"/>
          <w:lang w:eastAsia="ja-JP"/>
        </w:rPr>
        <w:t xml:space="preserve">at least </w:t>
      </w:r>
      <w:r w:rsidRPr="009552C5">
        <w:rPr>
          <w:rFonts w:ascii="Times New Roman" w:eastAsia="MS Mincho" w:hAnsi="Times New Roman"/>
          <w:szCs w:val="20"/>
          <w:lang w:eastAsia="ja-JP"/>
        </w:rPr>
        <w:t>for the first D2R transmission for DO-A.</w:t>
      </w:r>
    </w:p>
    <w:p w14:paraId="49036DAA" w14:textId="77777777" w:rsidR="00441699" w:rsidRPr="009552C5" w:rsidRDefault="00441699">
      <w:pPr>
        <w:numPr>
          <w:ilvl w:val="0"/>
          <w:numId w:val="130"/>
        </w:numPr>
        <w:rPr>
          <w:rFonts w:ascii="Times New Roman" w:eastAsia="MS Mincho" w:hAnsi="Times New Roman"/>
          <w:szCs w:val="20"/>
          <w:lang w:eastAsia="ja-JP"/>
        </w:rPr>
      </w:pPr>
      <w:r w:rsidRPr="009552C5">
        <w:rPr>
          <w:rFonts w:ascii="Times New Roman" w:eastAsia="MS Mincho" w:hAnsi="Times New Roman"/>
          <w:szCs w:val="20"/>
          <w:lang w:eastAsia="ja-JP"/>
        </w:rPr>
        <w:t>FFS for the Msg1 transmission</w:t>
      </w:r>
      <w:r w:rsidRPr="009552C5">
        <w:rPr>
          <w:rFonts w:ascii="Times New Roman" w:eastAsia="MS Mincho" w:hAnsi="Times New Roman" w:hint="eastAsia"/>
          <w:szCs w:val="20"/>
          <w:lang w:eastAsia="ja-JP"/>
        </w:rPr>
        <w:t xml:space="preserve"> not for </w:t>
      </w:r>
      <w:r w:rsidRPr="009552C5">
        <w:rPr>
          <w:rFonts w:ascii="Times New Roman" w:eastAsia="MS Mincho" w:hAnsi="Times New Roman"/>
          <w:szCs w:val="20"/>
          <w:lang w:eastAsia="ja-JP"/>
        </w:rPr>
        <w:t>the first D2R transmission for DO-A</w:t>
      </w:r>
    </w:p>
    <w:p w14:paraId="2392EEFF" w14:textId="77777777" w:rsidR="00441699" w:rsidRDefault="00441699" w:rsidP="00441699">
      <w:pPr>
        <w:rPr>
          <w:rFonts w:ascii="Times New Roman" w:eastAsia="MS Mincho" w:hAnsi="Times New Roman"/>
          <w:lang w:eastAsia="ja-JP"/>
        </w:rPr>
      </w:pPr>
    </w:p>
    <w:p w14:paraId="56E7771D" w14:textId="77777777" w:rsidR="00441699" w:rsidRPr="009552C5" w:rsidRDefault="00441699" w:rsidP="00441699">
      <w:pPr>
        <w:rPr>
          <w:rFonts w:ascii="Times New Roman" w:eastAsia="MS Mincho" w:hAnsi="Times New Roman"/>
          <w:szCs w:val="20"/>
          <w:lang w:eastAsia="ja-JP"/>
        </w:rPr>
      </w:pPr>
      <w:r w:rsidRPr="009552C5">
        <w:rPr>
          <w:rFonts w:ascii="Times New Roman" w:eastAsia="MS Mincho" w:hAnsi="Times New Roman" w:hint="eastAsia"/>
          <w:szCs w:val="20"/>
          <w:highlight w:val="green"/>
          <w:lang w:eastAsia="ja-JP"/>
        </w:rPr>
        <w:t>Agreement:</w:t>
      </w:r>
      <w:r w:rsidRPr="009552C5">
        <w:rPr>
          <w:rFonts w:ascii="Times New Roman" w:eastAsia="MS Mincho" w:hAnsi="Times New Roman" w:hint="eastAsia"/>
          <w:szCs w:val="20"/>
          <w:lang w:eastAsia="ja-JP"/>
        </w:rPr>
        <w:t xml:space="preserve"> </w:t>
      </w:r>
    </w:p>
    <w:p w14:paraId="08D18282" w14:textId="77777777" w:rsidR="00441699" w:rsidRPr="000C5FEC" w:rsidRDefault="00441699" w:rsidP="00441699">
      <w:pPr>
        <w:rPr>
          <w:rFonts w:ascii="Times New Roman" w:eastAsia="MS Mincho" w:hAnsi="Times New Roman"/>
          <w:szCs w:val="20"/>
          <w:lang w:eastAsia="ja-JP"/>
        </w:rPr>
      </w:pPr>
      <w:r w:rsidRPr="000C5FEC">
        <w:rPr>
          <w:rFonts w:ascii="Times New Roman" w:eastAsia="MS Mincho" w:hAnsi="Times New Roman"/>
          <w:szCs w:val="20"/>
          <w:lang w:eastAsia="ja-JP"/>
        </w:rPr>
        <w:t>For D2R open-loop power control, support Option 1</w:t>
      </w:r>
      <w:r w:rsidRPr="000C5FEC">
        <w:rPr>
          <w:rFonts w:ascii="Times New Roman" w:eastAsia="MS Mincho" w:hAnsi="Times New Roman" w:hint="eastAsia"/>
          <w:szCs w:val="20"/>
          <w:lang w:eastAsia="ja-JP"/>
        </w:rPr>
        <w:t xml:space="preserve"> </w:t>
      </w:r>
      <w:r w:rsidRPr="000C5FEC">
        <w:rPr>
          <w:rFonts w:ascii="Times New Roman" w:eastAsia="MS Mincho" w:hAnsi="Times New Roman"/>
          <w:szCs w:val="20"/>
          <w:lang w:eastAsia="ja-JP"/>
        </w:rPr>
        <w:t>for Device C</w:t>
      </w:r>
      <w:r w:rsidRPr="000C5FEC">
        <w:rPr>
          <w:rFonts w:ascii="Times New Roman" w:eastAsia="MS Mincho" w:hAnsi="Times New Roman" w:hint="eastAsia"/>
          <w:szCs w:val="20"/>
          <w:lang w:eastAsia="ja-JP"/>
        </w:rPr>
        <w:t xml:space="preserve"> and Option 2 for Device 2b</w:t>
      </w:r>
      <w:r w:rsidRPr="000C5FEC">
        <w:rPr>
          <w:rFonts w:ascii="Times New Roman" w:eastAsia="MS Mincho" w:hAnsi="Times New Roman"/>
          <w:szCs w:val="20"/>
          <w:lang w:eastAsia="ja-JP"/>
        </w:rPr>
        <w:t>.</w:t>
      </w:r>
    </w:p>
    <w:p w14:paraId="68886913" w14:textId="77777777" w:rsidR="00441699" w:rsidRDefault="00441699" w:rsidP="00441699">
      <w:pPr>
        <w:rPr>
          <w:rFonts w:ascii="Times New Roman" w:eastAsia="MS Mincho" w:hAnsi="Times New Roman"/>
          <w:lang w:eastAsia="ja-JP"/>
        </w:rPr>
      </w:pPr>
    </w:p>
    <w:p w14:paraId="5433F26A" w14:textId="77777777" w:rsidR="00441699" w:rsidRPr="009552C5" w:rsidRDefault="00441699" w:rsidP="00441699">
      <w:pPr>
        <w:rPr>
          <w:rFonts w:ascii="Times New Roman" w:eastAsia="MS Mincho" w:hAnsi="Times New Roman"/>
          <w:szCs w:val="20"/>
          <w:lang w:eastAsia="ja-JP"/>
        </w:rPr>
      </w:pPr>
      <w:r w:rsidRPr="009552C5">
        <w:rPr>
          <w:rFonts w:ascii="Times New Roman" w:eastAsia="MS Mincho" w:hAnsi="Times New Roman" w:hint="eastAsia"/>
          <w:szCs w:val="20"/>
          <w:highlight w:val="green"/>
          <w:lang w:eastAsia="ja-JP"/>
        </w:rPr>
        <w:t>Agreement:</w:t>
      </w:r>
      <w:r w:rsidRPr="009552C5">
        <w:rPr>
          <w:rFonts w:ascii="Times New Roman" w:eastAsia="MS Mincho" w:hAnsi="Times New Roman" w:hint="eastAsia"/>
          <w:szCs w:val="20"/>
          <w:lang w:eastAsia="ja-JP"/>
        </w:rPr>
        <w:t xml:space="preserve"> </w:t>
      </w:r>
    </w:p>
    <w:p w14:paraId="67E7B7A7" w14:textId="77777777" w:rsidR="00441699" w:rsidRPr="000C5FEC" w:rsidRDefault="00441699" w:rsidP="00441699">
      <w:pPr>
        <w:spacing w:beforeLines="50" w:before="120" w:after="120"/>
        <w:jc w:val="both"/>
        <w:rPr>
          <w:rFonts w:eastAsia="Malgun Gothic"/>
          <w:szCs w:val="20"/>
          <w:lang w:eastAsia="ko-KR"/>
        </w:rPr>
      </w:pPr>
      <w:r w:rsidRPr="000C5FEC">
        <w:rPr>
          <w:rFonts w:eastAsia="Malgun Gothic" w:hint="eastAsia"/>
          <w:szCs w:val="20"/>
          <w:lang w:eastAsia="ko-KR"/>
        </w:rPr>
        <w:t xml:space="preserve">Regarding </w:t>
      </w:r>
      <w:r w:rsidRPr="000C5FEC">
        <w:rPr>
          <w:rFonts w:eastAsia="Malgun Gothic"/>
          <w:szCs w:val="20"/>
          <w:lang w:eastAsia="ko-KR"/>
        </w:rPr>
        <w:t>timing offset value(s) between R2D and corresponding subsequent D2R</w:t>
      </w:r>
      <w:r w:rsidRPr="000C5FEC">
        <w:rPr>
          <w:rFonts w:eastAsia="Malgun Gothic" w:hint="eastAsia"/>
          <w:szCs w:val="20"/>
          <w:lang w:eastAsia="ko-KR"/>
        </w:rPr>
        <w:t xml:space="preserve"> (</w:t>
      </w:r>
      <w:proofErr w:type="spellStart"/>
      <w:r w:rsidRPr="000C5FEC">
        <w:rPr>
          <w:rFonts w:eastAsiaTheme="minorEastAsia" w:hint="eastAsia"/>
          <w:szCs w:val="20"/>
        </w:rPr>
        <w:t>T</w:t>
      </w:r>
      <w:r w:rsidRPr="000C5FEC">
        <w:rPr>
          <w:rFonts w:eastAsiaTheme="minorEastAsia"/>
          <w:szCs w:val="20"/>
          <w:vertAlign w:val="subscript"/>
        </w:rPr>
        <w:t>offset</w:t>
      </w:r>
      <w:proofErr w:type="spellEnd"/>
      <w:r w:rsidRPr="000C5FEC">
        <w:rPr>
          <w:rFonts w:eastAsiaTheme="minorEastAsia"/>
          <w:szCs w:val="20"/>
        </w:rPr>
        <w:t xml:space="preserve"> R2D</w:t>
      </w:r>
      <w:r w:rsidRPr="000C5FEC">
        <w:rPr>
          <w:rFonts w:eastAsiaTheme="minorEastAsia"/>
          <w:szCs w:val="20"/>
        </w:rPr>
        <w:sym w:font="Wingdings" w:char="F0E0"/>
      </w:r>
      <w:r w:rsidRPr="000C5FEC">
        <w:rPr>
          <w:rFonts w:eastAsia="Malgun Gothic" w:hint="eastAsia"/>
          <w:szCs w:val="20"/>
          <w:lang w:eastAsia="ko-KR"/>
        </w:rPr>
        <w:t xml:space="preserve">D2R), </w:t>
      </w:r>
      <w:r w:rsidRPr="000C5FEC">
        <w:rPr>
          <w:rFonts w:eastAsia="MS Mincho" w:hint="eastAsia"/>
          <w:szCs w:val="20"/>
          <w:lang w:eastAsia="ja-JP"/>
        </w:rPr>
        <w:t>study</w:t>
      </w:r>
      <w:r w:rsidRPr="000C5FEC">
        <w:rPr>
          <w:rFonts w:eastAsia="Malgun Gothic" w:hint="eastAsia"/>
          <w:szCs w:val="20"/>
          <w:lang w:eastAsia="ko-KR"/>
        </w:rPr>
        <w:t xml:space="preserve"> </w:t>
      </w:r>
      <w:r>
        <w:rPr>
          <w:rFonts w:eastAsia="MS Mincho" w:hint="eastAsia"/>
          <w:szCs w:val="20"/>
          <w:lang w:eastAsia="ja-JP"/>
        </w:rPr>
        <w:t>whether/</w:t>
      </w:r>
      <w:r w:rsidRPr="000C5FEC">
        <w:rPr>
          <w:rFonts w:eastAsia="Malgun Gothic" w:hint="eastAsia"/>
          <w:szCs w:val="20"/>
          <w:lang w:eastAsia="ko-KR"/>
        </w:rPr>
        <w:t xml:space="preserve">how to consider CFO calibration signal </w:t>
      </w:r>
      <w:r w:rsidRPr="000C5FEC">
        <w:rPr>
          <w:rFonts w:eastAsia="MS Mincho" w:hint="eastAsia"/>
          <w:szCs w:val="20"/>
          <w:lang w:eastAsia="ja-JP"/>
        </w:rPr>
        <w:t xml:space="preserve">for the case where CFO calibration signal is present between PRDCH and </w:t>
      </w:r>
      <w:r w:rsidRPr="000C5FEC">
        <w:rPr>
          <w:rFonts w:eastAsia="Malgun Gothic"/>
          <w:szCs w:val="20"/>
          <w:lang w:eastAsia="ko-KR"/>
        </w:rPr>
        <w:t>corresponding subsequent</w:t>
      </w:r>
      <w:r w:rsidRPr="000C5FEC">
        <w:rPr>
          <w:rFonts w:eastAsia="MS Mincho" w:hint="eastAsia"/>
          <w:szCs w:val="20"/>
          <w:lang w:eastAsia="ja-JP"/>
        </w:rPr>
        <w:t xml:space="preserve"> D2R</w:t>
      </w:r>
      <w:r w:rsidRPr="000C5FEC">
        <w:rPr>
          <w:rFonts w:eastAsia="Malgun Gothic" w:hint="eastAsia"/>
          <w:szCs w:val="20"/>
          <w:lang w:eastAsia="ko-KR"/>
        </w:rPr>
        <w:t>.</w:t>
      </w:r>
    </w:p>
    <w:p w14:paraId="3F7D7821" w14:textId="77777777" w:rsidR="00441699" w:rsidRPr="000C5FEC" w:rsidRDefault="00441699" w:rsidP="00441699">
      <w:pPr>
        <w:rPr>
          <w:rFonts w:ascii="Times New Roman" w:eastAsia="MS Mincho" w:hAnsi="Times New Roman"/>
          <w:lang w:eastAsia="ja-JP"/>
        </w:rPr>
      </w:pPr>
    </w:p>
    <w:p w14:paraId="4B766A7F" w14:textId="77777777" w:rsidR="00441699" w:rsidRPr="009552C5" w:rsidRDefault="00441699" w:rsidP="00441699">
      <w:pPr>
        <w:rPr>
          <w:rFonts w:ascii="Times New Roman" w:eastAsia="MS Mincho" w:hAnsi="Times New Roman"/>
          <w:szCs w:val="20"/>
          <w:lang w:eastAsia="ja-JP"/>
        </w:rPr>
      </w:pPr>
      <w:r w:rsidRPr="009552C5">
        <w:rPr>
          <w:rFonts w:ascii="Times New Roman" w:eastAsia="MS Mincho" w:hAnsi="Times New Roman" w:hint="eastAsia"/>
          <w:szCs w:val="20"/>
          <w:highlight w:val="green"/>
          <w:lang w:eastAsia="ja-JP"/>
        </w:rPr>
        <w:t>Agreement:</w:t>
      </w:r>
      <w:r w:rsidRPr="009552C5">
        <w:rPr>
          <w:rFonts w:ascii="Times New Roman" w:eastAsia="MS Mincho" w:hAnsi="Times New Roman" w:hint="eastAsia"/>
          <w:szCs w:val="20"/>
          <w:lang w:eastAsia="ja-JP"/>
        </w:rPr>
        <w:t xml:space="preserve"> </w:t>
      </w:r>
    </w:p>
    <w:p w14:paraId="18E0622E" w14:textId="77777777" w:rsidR="00441699" w:rsidRPr="00D566BF" w:rsidRDefault="00441699" w:rsidP="00441699">
      <w:pPr>
        <w:rPr>
          <w:rFonts w:ascii="Times New Roman" w:eastAsia="MS Mincho" w:hAnsi="Times New Roman"/>
          <w:szCs w:val="20"/>
          <w:lang w:eastAsia="ja-JP"/>
        </w:rPr>
      </w:pPr>
      <w:r w:rsidRPr="00D566BF">
        <w:rPr>
          <w:rFonts w:ascii="Times New Roman" w:eastAsia="MS Mincho" w:hAnsi="Times New Roman"/>
          <w:szCs w:val="20"/>
          <w:lang w:eastAsia="ja-JP"/>
        </w:rPr>
        <w:t>Regarding timing offset value(s) between R2D and corresponding subsequent D2R (</w:t>
      </w:r>
      <w:proofErr w:type="spellStart"/>
      <w:r w:rsidRPr="00D566BF">
        <w:rPr>
          <w:rFonts w:ascii="Times New Roman" w:eastAsia="MS Mincho" w:hAnsi="Times New Roman"/>
          <w:szCs w:val="20"/>
          <w:lang w:eastAsia="ja-JP"/>
        </w:rPr>
        <w:t>T</w:t>
      </w:r>
      <w:r w:rsidRPr="00D566BF">
        <w:rPr>
          <w:rFonts w:ascii="Times New Roman" w:eastAsia="MS Mincho" w:hAnsi="Times New Roman"/>
          <w:szCs w:val="20"/>
          <w:vertAlign w:val="subscript"/>
          <w:lang w:eastAsia="ja-JP"/>
        </w:rPr>
        <w:t>offset</w:t>
      </w:r>
      <w:proofErr w:type="spellEnd"/>
      <w:r w:rsidRPr="00D566BF">
        <w:rPr>
          <w:rFonts w:ascii="Times New Roman" w:eastAsia="MS Mincho" w:hAnsi="Times New Roman"/>
          <w:szCs w:val="20"/>
          <w:lang w:eastAsia="ja-JP"/>
        </w:rPr>
        <w:t xml:space="preserve"> R2D</w:t>
      </w:r>
      <w:r w:rsidRPr="00D566BF">
        <w:rPr>
          <w:rFonts w:ascii="Times New Roman" w:eastAsia="MS Mincho" w:hAnsi="Times New Roman"/>
          <w:szCs w:val="20"/>
          <w:lang w:eastAsia="ja-JP"/>
        </w:rPr>
        <w:sym w:font="Wingdings" w:char="F0E0"/>
      </w:r>
      <w:r w:rsidRPr="00D566BF">
        <w:rPr>
          <w:rFonts w:ascii="Times New Roman" w:eastAsia="MS Mincho" w:hAnsi="Times New Roman"/>
          <w:szCs w:val="20"/>
          <w:lang w:eastAsia="ja-JP"/>
        </w:rPr>
        <w:t>D2R), consider the following aspects.</w:t>
      </w:r>
    </w:p>
    <w:p w14:paraId="73234298" w14:textId="77777777" w:rsidR="00441699" w:rsidRPr="00D566BF" w:rsidRDefault="00441699">
      <w:pPr>
        <w:numPr>
          <w:ilvl w:val="0"/>
          <w:numId w:val="131"/>
        </w:numPr>
        <w:rPr>
          <w:rFonts w:ascii="Times New Roman" w:eastAsia="MS Mincho" w:hAnsi="Times New Roman"/>
          <w:szCs w:val="20"/>
          <w:lang w:eastAsia="ja-JP"/>
        </w:rPr>
      </w:pPr>
      <w:r w:rsidRPr="00D566BF">
        <w:rPr>
          <w:rFonts w:ascii="Times New Roman" w:eastAsia="MS Mincho" w:hAnsi="Times New Roman"/>
          <w:szCs w:val="20"/>
          <w:lang w:eastAsia="ja-JP"/>
        </w:rPr>
        <w:t>FFS Minimum value(s) considering R2D</w:t>
      </w:r>
      <w:r w:rsidRPr="00D566BF">
        <w:rPr>
          <w:rFonts w:ascii="Times New Roman" w:eastAsia="MS Mincho" w:hAnsi="Times New Roman" w:hint="eastAsia"/>
          <w:szCs w:val="20"/>
          <w:lang w:eastAsia="ja-JP"/>
        </w:rPr>
        <w:t>/D2R</w:t>
      </w:r>
      <w:r w:rsidRPr="00D566BF">
        <w:rPr>
          <w:rFonts w:ascii="Times New Roman" w:eastAsia="MS Mincho" w:hAnsi="Times New Roman"/>
          <w:szCs w:val="20"/>
          <w:lang w:eastAsia="ja-JP"/>
        </w:rPr>
        <w:t xml:space="preserve"> FEC &amp; interleaving, </w:t>
      </w:r>
      <w:r w:rsidRPr="00D566BF">
        <w:rPr>
          <w:rFonts w:ascii="Times New Roman" w:eastAsia="MS Mincho" w:hAnsi="Times New Roman" w:hint="eastAsia"/>
          <w:szCs w:val="20"/>
          <w:lang w:eastAsia="ja-JP"/>
        </w:rPr>
        <w:t xml:space="preserve">Rx/Tx switching delay, </w:t>
      </w:r>
      <w:r w:rsidRPr="00D566BF">
        <w:rPr>
          <w:rFonts w:ascii="Times New Roman" w:eastAsia="MS Mincho" w:hAnsi="Times New Roman"/>
          <w:szCs w:val="20"/>
          <w:lang w:eastAsia="ja-JP"/>
        </w:rPr>
        <w:t>etc.</w:t>
      </w:r>
    </w:p>
    <w:p w14:paraId="2ABEB0CA" w14:textId="77777777" w:rsidR="00441699" w:rsidRPr="00D566BF" w:rsidRDefault="00441699">
      <w:pPr>
        <w:numPr>
          <w:ilvl w:val="0"/>
          <w:numId w:val="131"/>
        </w:numPr>
        <w:rPr>
          <w:rFonts w:ascii="Times New Roman" w:eastAsia="MS Mincho" w:hAnsi="Times New Roman"/>
          <w:szCs w:val="20"/>
          <w:lang w:eastAsia="ja-JP"/>
        </w:rPr>
      </w:pPr>
      <w:r w:rsidRPr="00D566BF">
        <w:rPr>
          <w:rFonts w:ascii="Times New Roman" w:eastAsia="MS Mincho" w:hAnsi="Times New Roman"/>
          <w:szCs w:val="20"/>
          <w:lang w:eastAsia="ja-JP"/>
        </w:rPr>
        <w:t xml:space="preserve">FFS Maximum value(s) and the number of bits to indicate the timing offset value(s), considering scheduling flexibility, etc. </w:t>
      </w:r>
    </w:p>
    <w:p w14:paraId="7090FAB0" w14:textId="77777777" w:rsidR="00441699" w:rsidRDefault="00441699" w:rsidP="00441699">
      <w:pPr>
        <w:rPr>
          <w:rFonts w:ascii="Times New Roman" w:eastAsia="MS Mincho" w:hAnsi="Times New Roman"/>
          <w:lang w:eastAsia="ja-JP"/>
        </w:rPr>
      </w:pPr>
    </w:p>
    <w:p w14:paraId="04EE32D1" w14:textId="77777777" w:rsidR="00441699" w:rsidRDefault="00441699" w:rsidP="00441699">
      <w:pPr>
        <w:rPr>
          <w:rFonts w:ascii="Times New Roman" w:eastAsia="MS Mincho" w:hAnsi="Times New Roman"/>
          <w:lang w:eastAsia="ja-JP"/>
        </w:rPr>
      </w:pPr>
    </w:p>
    <w:p w14:paraId="41203F96" w14:textId="3F19A2D1" w:rsidR="00441699" w:rsidRPr="00E34E53" w:rsidRDefault="00C62C50" w:rsidP="00441699">
      <w:pPr>
        <w:rPr>
          <w:rFonts w:ascii="Times New Roman" w:eastAsia="MS Mincho" w:hAnsi="Times New Roman"/>
          <w:b/>
          <w:bCs/>
          <w:lang w:eastAsia="ja-JP"/>
        </w:rPr>
      </w:pPr>
      <w:hyperlink r:id="rId497" w:history="1">
        <w:r w:rsidRPr="00E34E53">
          <w:rPr>
            <w:rStyle w:val="Hyperlink"/>
            <w:rFonts w:ascii="Times New Roman" w:eastAsia="Times New Roman" w:hAnsi="Times New Roman"/>
            <w:b/>
            <w:bCs/>
          </w:rPr>
          <w:t>R1-2606201</w:t>
        </w:r>
      </w:hyperlink>
      <w:r w:rsidR="00441699" w:rsidRPr="00E34E53">
        <w:rPr>
          <w:rFonts w:ascii="Times New Roman" w:eastAsia="Times New Roman" w:hAnsi="Times New Roman"/>
          <w:b/>
          <w:bCs/>
        </w:rPr>
        <w:tab/>
        <w:t>FL summary #4 for 9.3.3 Other procedures for R20 A-IoT</w:t>
      </w:r>
      <w:r w:rsidR="00441699" w:rsidRPr="00E34E53">
        <w:rPr>
          <w:rFonts w:ascii="Times New Roman" w:eastAsia="Times New Roman" w:hAnsi="Times New Roman"/>
          <w:b/>
          <w:bCs/>
        </w:rPr>
        <w:tab/>
        <w:t>Moderator (LG Electronics)</w:t>
      </w:r>
    </w:p>
    <w:p w14:paraId="0D343829" w14:textId="77777777" w:rsidR="00441699" w:rsidRDefault="00441699" w:rsidP="00441699">
      <w:pPr>
        <w:rPr>
          <w:rFonts w:ascii="Times New Roman" w:eastAsia="MS Mincho" w:hAnsi="Times New Roman"/>
          <w:lang w:eastAsia="ja-JP"/>
        </w:rPr>
      </w:pPr>
    </w:p>
    <w:p w14:paraId="275B2821" w14:textId="77777777" w:rsidR="00441699" w:rsidRPr="0084017E" w:rsidRDefault="00441699" w:rsidP="00441699">
      <w:pPr>
        <w:rPr>
          <w:rFonts w:eastAsia="MS Mincho"/>
          <w:lang w:eastAsia="ja-JP"/>
        </w:rPr>
      </w:pPr>
      <w:r w:rsidRPr="0084017E">
        <w:rPr>
          <w:rFonts w:eastAsia="MS Mincho" w:hint="eastAsia"/>
          <w:highlight w:val="green"/>
          <w:lang w:eastAsia="ja-JP"/>
        </w:rPr>
        <w:t>Agreement:</w:t>
      </w:r>
    </w:p>
    <w:p w14:paraId="6F1F4C68" w14:textId="236BEE6E" w:rsidR="00441699" w:rsidRPr="00CB0385" w:rsidRDefault="00441699" w:rsidP="00441699">
      <w:pPr>
        <w:rPr>
          <w:rFonts w:ascii="Times New Roman" w:eastAsia="MS Mincho" w:hAnsi="Times New Roman"/>
          <w:lang w:eastAsia="ja-JP"/>
        </w:rPr>
      </w:pPr>
      <w:r w:rsidRPr="00CB0385">
        <w:rPr>
          <w:rFonts w:ascii="Times New Roman" w:eastAsia="MS Mincho" w:hAnsi="Times New Roman" w:hint="eastAsia"/>
          <w:lang w:eastAsia="ja-JP"/>
        </w:rPr>
        <w:t>Update the previous agreement made in 9.3.</w:t>
      </w:r>
      <w:r w:rsidR="00576802">
        <w:rPr>
          <w:rFonts w:ascii="Times New Roman" w:eastAsia="MS Mincho" w:hAnsi="Times New Roman"/>
          <w:lang w:eastAsia="ja-JP"/>
        </w:rPr>
        <w:t>3</w:t>
      </w:r>
      <w:r w:rsidRPr="00CB0385">
        <w:rPr>
          <w:rFonts w:ascii="Times New Roman" w:eastAsia="MS Mincho" w:hAnsi="Times New Roman" w:hint="eastAsia"/>
          <w:lang w:eastAsia="ja-JP"/>
        </w:rPr>
        <w:t xml:space="preserve"> on the timing related information to be included in periodic broadcast information as follows: </w:t>
      </w:r>
    </w:p>
    <w:p w14:paraId="1EC32A7E" w14:textId="77777777" w:rsidR="00441699" w:rsidRPr="00CB0385" w:rsidRDefault="00441699" w:rsidP="00441699">
      <w:pPr>
        <w:rPr>
          <w:rFonts w:ascii="Times New Roman" w:eastAsia="MS Mincho" w:hAnsi="Times New Roman"/>
          <w:lang w:eastAsia="ja-JP"/>
        </w:rPr>
      </w:pPr>
      <w:r w:rsidRPr="00CB0385">
        <w:rPr>
          <w:rFonts w:ascii="Times New Roman" w:eastAsia="MS Mincho" w:hAnsi="Times New Roman" w:hint="eastAsia"/>
          <w:lang w:eastAsia="ja-JP"/>
        </w:rPr>
        <w:t>---</w:t>
      </w:r>
    </w:p>
    <w:p w14:paraId="4041EF3A" w14:textId="77777777" w:rsidR="00441699" w:rsidRPr="0084017E" w:rsidRDefault="00441699" w:rsidP="00441699">
      <w:pPr>
        <w:rPr>
          <w:rFonts w:eastAsia="MS Mincho"/>
          <w:lang w:eastAsia="ja-JP"/>
        </w:rPr>
      </w:pPr>
      <w:r w:rsidRPr="0084017E">
        <w:rPr>
          <w:rFonts w:eastAsia="MS Mincho" w:hint="eastAsia"/>
          <w:highlight w:val="green"/>
          <w:lang w:eastAsia="ja-JP"/>
        </w:rPr>
        <w:t>Agreement:</w:t>
      </w:r>
    </w:p>
    <w:p w14:paraId="3C835A8A" w14:textId="77777777" w:rsidR="00441699" w:rsidRPr="005D5F7C" w:rsidRDefault="00441699" w:rsidP="00441699">
      <w:pPr>
        <w:rPr>
          <w:rFonts w:eastAsia="MS Mincho"/>
          <w:lang w:eastAsia="ja-JP"/>
        </w:rPr>
      </w:pPr>
      <w:r w:rsidRPr="005D5F7C">
        <w:rPr>
          <w:rFonts w:eastAsia="MS Mincho"/>
          <w:lang w:eastAsia="ja-JP"/>
        </w:rPr>
        <w:t>Regarding timing related information to be included in periodic broadcast information, support introducing broadcast information index.</w:t>
      </w:r>
    </w:p>
    <w:p w14:paraId="16352B24" w14:textId="77777777" w:rsidR="00441699" w:rsidRPr="005D5F7C" w:rsidRDefault="00441699">
      <w:pPr>
        <w:numPr>
          <w:ilvl w:val="0"/>
          <w:numId w:val="124"/>
        </w:numPr>
        <w:rPr>
          <w:rFonts w:eastAsia="MS Mincho"/>
          <w:strike/>
          <w:lang w:eastAsia="ja-JP"/>
        </w:rPr>
      </w:pPr>
      <w:r w:rsidRPr="005D5F7C">
        <w:rPr>
          <w:rFonts w:eastAsia="MS Mincho"/>
          <w:strike/>
          <w:lang w:eastAsia="ja-JP"/>
        </w:rPr>
        <w:t>For single-step broadcast information acquisition (if supported),</w:t>
      </w:r>
    </w:p>
    <w:p w14:paraId="10C4B0BD" w14:textId="77777777" w:rsidR="00441699" w:rsidRPr="005D5F7C" w:rsidRDefault="00441699">
      <w:pPr>
        <w:numPr>
          <w:ilvl w:val="1"/>
          <w:numId w:val="124"/>
        </w:numPr>
        <w:rPr>
          <w:rFonts w:eastAsia="MS Mincho"/>
          <w:strike/>
          <w:lang w:eastAsia="ja-JP"/>
        </w:rPr>
      </w:pPr>
      <w:r w:rsidRPr="005D5F7C">
        <w:rPr>
          <w:rFonts w:eastAsia="MS Mincho"/>
          <w:strike/>
          <w:lang w:eastAsia="ja-JP"/>
        </w:rPr>
        <w:lastRenderedPageBreak/>
        <w:t>Alt.1) the broadcast information index is included in L1 control of the broadcast information (if supported)</w:t>
      </w:r>
    </w:p>
    <w:p w14:paraId="64BD0006" w14:textId="77777777" w:rsidR="00441699" w:rsidRPr="005D5F7C" w:rsidRDefault="00441699">
      <w:pPr>
        <w:numPr>
          <w:ilvl w:val="1"/>
          <w:numId w:val="124"/>
        </w:numPr>
        <w:rPr>
          <w:rFonts w:eastAsia="MS Mincho"/>
          <w:strike/>
          <w:lang w:eastAsia="ja-JP"/>
        </w:rPr>
      </w:pPr>
      <w:r w:rsidRPr="005D5F7C">
        <w:rPr>
          <w:rFonts w:eastAsia="MS Mincho"/>
          <w:strike/>
          <w:lang w:eastAsia="ja-JP"/>
        </w:rPr>
        <w:t>Alt.2) the broadcast information index is included in data payload of the broadcast information.</w:t>
      </w:r>
    </w:p>
    <w:p w14:paraId="41B6DD51" w14:textId="77777777" w:rsidR="00441699" w:rsidRPr="005D5F7C" w:rsidRDefault="00441699">
      <w:pPr>
        <w:numPr>
          <w:ilvl w:val="1"/>
          <w:numId w:val="124"/>
        </w:numPr>
        <w:rPr>
          <w:rFonts w:eastAsia="MS Mincho"/>
          <w:strike/>
          <w:lang w:eastAsia="ja-JP"/>
        </w:rPr>
      </w:pPr>
      <w:r w:rsidRPr="005D5F7C">
        <w:rPr>
          <w:rFonts w:eastAsia="MS Mincho"/>
          <w:strike/>
          <w:lang w:eastAsia="ja-JP"/>
        </w:rPr>
        <w:t>Alt.3) part of the broadcast information index is included in the L1 control of the broadcast information (if supported) and the remaining part in the data payload of the broadcast information</w:t>
      </w:r>
    </w:p>
    <w:p w14:paraId="1F553EED" w14:textId="77777777" w:rsidR="00441699" w:rsidRPr="005D5F7C" w:rsidRDefault="00441699">
      <w:pPr>
        <w:numPr>
          <w:ilvl w:val="0"/>
          <w:numId w:val="124"/>
        </w:numPr>
        <w:rPr>
          <w:rFonts w:eastAsia="Malgun Gothic"/>
          <w:strike/>
          <w:lang w:eastAsia="ko-KR"/>
        </w:rPr>
      </w:pPr>
      <w:r w:rsidRPr="005D5F7C">
        <w:rPr>
          <w:rFonts w:eastAsia="MS Mincho"/>
          <w:strike/>
          <w:lang w:eastAsia="ja-JP"/>
        </w:rPr>
        <w:t>For two-step broadcast information acquisition (if supported),</w:t>
      </w:r>
    </w:p>
    <w:p w14:paraId="245BBD0D" w14:textId="77777777" w:rsidR="00441699" w:rsidRPr="005D5F7C" w:rsidRDefault="00441699">
      <w:pPr>
        <w:numPr>
          <w:ilvl w:val="0"/>
          <w:numId w:val="124"/>
        </w:numPr>
        <w:rPr>
          <w:rFonts w:eastAsia="Malgun Gothic"/>
          <w:lang w:eastAsia="ko-KR"/>
        </w:rPr>
      </w:pPr>
      <w:r w:rsidRPr="005D5F7C">
        <w:rPr>
          <w:rFonts w:eastAsia="Malgun Gothic" w:hint="eastAsia"/>
          <w:lang w:eastAsia="ko-KR"/>
        </w:rPr>
        <w:t xml:space="preserve">On where the </w:t>
      </w:r>
      <w:r w:rsidRPr="005D5F7C">
        <w:rPr>
          <w:rFonts w:eastAsia="Malgun Gothic"/>
          <w:lang w:eastAsia="ko-KR"/>
        </w:rPr>
        <w:t>broadcast</w:t>
      </w:r>
      <w:r w:rsidRPr="005D5F7C">
        <w:rPr>
          <w:rFonts w:eastAsia="Malgun Gothic" w:hint="eastAsia"/>
          <w:lang w:eastAsia="ko-KR"/>
        </w:rPr>
        <w:t xml:space="preserve"> information index is included, </w:t>
      </w:r>
    </w:p>
    <w:p w14:paraId="6E7062FA" w14:textId="77777777" w:rsidR="00441699" w:rsidRPr="005D5F7C" w:rsidRDefault="00441699">
      <w:pPr>
        <w:numPr>
          <w:ilvl w:val="1"/>
          <w:numId w:val="124"/>
        </w:numPr>
        <w:rPr>
          <w:rFonts w:eastAsia="MS Mincho"/>
          <w:lang w:eastAsia="ja-JP"/>
        </w:rPr>
      </w:pPr>
      <w:r w:rsidRPr="005D5F7C">
        <w:rPr>
          <w:rFonts w:eastAsia="MS Mincho"/>
          <w:lang w:eastAsia="ja-JP"/>
        </w:rPr>
        <w:t xml:space="preserve">Alt.1) the broadcast information index is included in the </w:t>
      </w:r>
      <w:r w:rsidRPr="005D5F7C">
        <w:rPr>
          <w:rFonts w:eastAsia="MS Mincho"/>
          <w:strike/>
          <w:lang w:eastAsia="ja-JP"/>
        </w:rPr>
        <w:t>MIB-like</w:t>
      </w:r>
      <w:r w:rsidRPr="005D5F7C">
        <w:rPr>
          <w:rFonts w:eastAsia="Malgun Gothic" w:hint="eastAsia"/>
          <w:lang w:eastAsia="ko-KR"/>
        </w:rPr>
        <w:t xml:space="preserve"> first part of</w:t>
      </w:r>
      <w:r w:rsidRPr="005D5F7C">
        <w:rPr>
          <w:rFonts w:eastAsia="MS Mincho"/>
          <w:lang w:eastAsia="ja-JP"/>
        </w:rPr>
        <w:t xml:space="preserve"> broadcast information</w:t>
      </w:r>
    </w:p>
    <w:p w14:paraId="6892070E" w14:textId="77777777" w:rsidR="00441699" w:rsidRPr="005D5F7C" w:rsidRDefault="00441699">
      <w:pPr>
        <w:numPr>
          <w:ilvl w:val="1"/>
          <w:numId w:val="124"/>
        </w:numPr>
        <w:rPr>
          <w:rFonts w:eastAsia="MS Mincho"/>
          <w:lang w:eastAsia="ja-JP"/>
        </w:rPr>
      </w:pPr>
      <w:r w:rsidRPr="005D5F7C">
        <w:rPr>
          <w:rFonts w:eastAsia="MS Mincho"/>
          <w:lang w:eastAsia="ja-JP"/>
        </w:rPr>
        <w:t xml:space="preserve">Alt.2) the broadcast information index is included in the </w:t>
      </w:r>
      <w:r w:rsidRPr="005D5F7C">
        <w:rPr>
          <w:rFonts w:eastAsia="MS Mincho"/>
          <w:strike/>
          <w:lang w:eastAsia="ja-JP"/>
        </w:rPr>
        <w:t>SIB1-like</w:t>
      </w:r>
      <w:r w:rsidRPr="005D5F7C">
        <w:rPr>
          <w:rFonts w:eastAsia="MS Mincho"/>
          <w:lang w:eastAsia="ja-JP"/>
        </w:rPr>
        <w:t xml:space="preserve"> </w:t>
      </w:r>
      <w:r w:rsidRPr="005D5F7C">
        <w:rPr>
          <w:rFonts w:eastAsia="Malgun Gothic" w:hint="eastAsia"/>
          <w:lang w:eastAsia="ko-KR"/>
        </w:rPr>
        <w:t xml:space="preserve">remaining part of </w:t>
      </w:r>
      <w:r w:rsidRPr="005D5F7C">
        <w:rPr>
          <w:rFonts w:eastAsia="MS Mincho"/>
          <w:lang w:eastAsia="ja-JP"/>
        </w:rPr>
        <w:t>broadcast information</w:t>
      </w:r>
    </w:p>
    <w:p w14:paraId="45259634" w14:textId="77777777" w:rsidR="00441699" w:rsidRPr="005D5F7C" w:rsidRDefault="00441699">
      <w:pPr>
        <w:numPr>
          <w:ilvl w:val="1"/>
          <w:numId w:val="124"/>
        </w:numPr>
        <w:rPr>
          <w:rFonts w:eastAsia="MS Mincho"/>
          <w:lang w:eastAsia="ja-JP"/>
        </w:rPr>
      </w:pPr>
      <w:r w:rsidRPr="005D5F7C">
        <w:rPr>
          <w:rFonts w:eastAsia="MS Mincho"/>
          <w:lang w:eastAsia="ja-JP"/>
        </w:rPr>
        <w:t xml:space="preserve">Alt.3) part of the broadcast information index is included in the </w:t>
      </w:r>
      <w:r w:rsidRPr="005D5F7C">
        <w:rPr>
          <w:rFonts w:eastAsia="MS Mincho"/>
          <w:strike/>
          <w:lang w:eastAsia="ja-JP"/>
        </w:rPr>
        <w:t>MIB-like</w:t>
      </w:r>
      <w:r w:rsidRPr="005D5F7C">
        <w:rPr>
          <w:rFonts w:eastAsia="Malgun Gothic" w:hint="eastAsia"/>
          <w:lang w:eastAsia="ko-KR"/>
        </w:rPr>
        <w:t xml:space="preserve"> first part of</w:t>
      </w:r>
      <w:r w:rsidRPr="005D5F7C">
        <w:rPr>
          <w:rFonts w:eastAsia="MS Mincho"/>
          <w:lang w:eastAsia="ja-JP"/>
        </w:rPr>
        <w:t xml:space="preserve"> broadcast information and the remaining part of the broadcast information index </w:t>
      </w:r>
      <w:r w:rsidRPr="005D5F7C">
        <w:rPr>
          <w:rFonts w:eastAsia="MS Mincho" w:hint="eastAsia"/>
          <w:lang w:eastAsia="ja-JP"/>
        </w:rPr>
        <w:t xml:space="preserve">is </w:t>
      </w:r>
      <w:r w:rsidRPr="005D5F7C">
        <w:rPr>
          <w:rFonts w:eastAsia="MS Mincho"/>
          <w:lang w:eastAsia="ja-JP"/>
        </w:rPr>
        <w:t xml:space="preserve">in the </w:t>
      </w:r>
      <w:r w:rsidRPr="005D5F7C">
        <w:rPr>
          <w:rFonts w:eastAsia="MS Mincho"/>
          <w:strike/>
          <w:lang w:eastAsia="ja-JP"/>
        </w:rPr>
        <w:t>SIB1-like</w:t>
      </w:r>
      <w:r w:rsidRPr="005D5F7C">
        <w:rPr>
          <w:rFonts w:eastAsia="MS Mincho"/>
          <w:lang w:eastAsia="ja-JP"/>
        </w:rPr>
        <w:t xml:space="preserve"> </w:t>
      </w:r>
      <w:r w:rsidRPr="005D5F7C">
        <w:rPr>
          <w:rFonts w:eastAsia="Malgun Gothic" w:hint="eastAsia"/>
          <w:lang w:eastAsia="ko-KR"/>
        </w:rPr>
        <w:t>remaining part</w:t>
      </w:r>
      <w:r w:rsidRPr="005D5F7C">
        <w:rPr>
          <w:rFonts w:eastAsia="MS Mincho" w:hint="eastAsia"/>
          <w:lang w:eastAsia="ja-JP"/>
        </w:rPr>
        <w:t xml:space="preserve"> of</w:t>
      </w:r>
      <w:r w:rsidRPr="005D5F7C">
        <w:rPr>
          <w:rFonts w:eastAsia="Malgun Gothic" w:hint="eastAsia"/>
          <w:lang w:eastAsia="ko-KR"/>
        </w:rPr>
        <w:t xml:space="preserve"> </w:t>
      </w:r>
      <w:r w:rsidRPr="005D5F7C">
        <w:rPr>
          <w:rFonts w:eastAsia="MS Mincho"/>
          <w:lang w:eastAsia="ja-JP"/>
        </w:rPr>
        <w:t>broadcast information</w:t>
      </w:r>
    </w:p>
    <w:p w14:paraId="4E0014DE" w14:textId="77777777" w:rsidR="00441699" w:rsidRPr="005D5F7C" w:rsidRDefault="00441699">
      <w:pPr>
        <w:numPr>
          <w:ilvl w:val="0"/>
          <w:numId w:val="124"/>
        </w:numPr>
        <w:rPr>
          <w:rFonts w:eastAsia="MS Mincho"/>
          <w:lang w:eastAsia="ja-JP"/>
        </w:rPr>
      </w:pPr>
      <w:r w:rsidRPr="005D5F7C">
        <w:rPr>
          <w:rFonts w:eastAsia="MS Mincho"/>
          <w:lang w:eastAsia="ja-JP"/>
        </w:rPr>
        <w:t xml:space="preserve">FFS: </w:t>
      </w:r>
      <w:r w:rsidRPr="005D5F7C">
        <w:rPr>
          <w:rFonts w:eastAsia="MS Mincho" w:hint="eastAsia"/>
          <w:lang w:eastAsia="ja-JP"/>
        </w:rPr>
        <w:t xml:space="preserve">whether index corresponds to the first part or the remaining part, and </w:t>
      </w:r>
      <w:r w:rsidRPr="005D5F7C">
        <w:rPr>
          <w:rFonts w:eastAsia="MS Mincho"/>
          <w:lang w:eastAsia="ja-JP"/>
        </w:rPr>
        <w:t>value range of the broadcast information index</w:t>
      </w:r>
      <w:r w:rsidRPr="005D5F7C">
        <w:rPr>
          <w:rFonts w:eastAsia="MS Mincho" w:hint="eastAsia"/>
          <w:lang w:eastAsia="ja-JP"/>
        </w:rPr>
        <w:t xml:space="preserve"> according to the selected alternative</w:t>
      </w:r>
    </w:p>
    <w:p w14:paraId="742D6987" w14:textId="77777777" w:rsidR="00441699" w:rsidRPr="005D5F7C" w:rsidRDefault="00441699">
      <w:pPr>
        <w:numPr>
          <w:ilvl w:val="0"/>
          <w:numId w:val="124"/>
        </w:numPr>
        <w:rPr>
          <w:rFonts w:eastAsia="MS Mincho"/>
          <w:lang w:eastAsia="ja-JP"/>
        </w:rPr>
      </w:pPr>
      <w:r w:rsidRPr="005D5F7C">
        <w:rPr>
          <w:rFonts w:eastAsia="MS Mincho" w:hint="eastAsia"/>
          <w:lang w:eastAsia="ja-JP"/>
        </w:rPr>
        <w:t>FFS: when/how to use the timing related information as timing reference for subsequent R2D/D2R transmissions</w:t>
      </w:r>
    </w:p>
    <w:p w14:paraId="0D365AEE" w14:textId="77777777" w:rsidR="00441699" w:rsidRPr="00DE51B2" w:rsidRDefault="00441699" w:rsidP="00441699">
      <w:pPr>
        <w:rPr>
          <w:rFonts w:ascii="Times New Roman" w:eastAsia="MS Mincho" w:hAnsi="Times New Roman"/>
          <w:lang w:eastAsia="ja-JP"/>
        </w:rPr>
      </w:pPr>
      <w:r>
        <w:rPr>
          <w:rFonts w:ascii="Times New Roman" w:eastAsia="MS Mincho" w:hAnsi="Times New Roman" w:hint="eastAsia"/>
          <w:lang w:eastAsia="ja-JP"/>
        </w:rPr>
        <w:t>---</w:t>
      </w:r>
    </w:p>
    <w:p w14:paraId="794B0BBD" w14:textId="77777777" w:rsidR="00441699" w:rsidRDefault="00441699" w:rsidP="00441699">
      <w:pPr>
        <w:rPr>
          <w:rFonts w:eastAsia="MS Mincho"/>
          <w:lang w:eastAsia="ja-JP"/>
        </w:rPr>
      </w:pPr>
    </w:p>
    <w:p w14:paraId="4F0E431A" w14:textId="77777777" w:rsidR="00441699" w:rsidRPr="0084017E" w:rsidRDefault="00441699" w:rsidP="00441699">
      <w:pPr>
        <w:rPr>
          <w:rFonts w:eastAsia="MS Mincho"/>
          <w:lang w:eastAsia="ja-JP"/>
        </w:rPr>
      </w:pPr>
      <w:r w:rsidRPr="0084017E">
        <w:rPr>
          <w:rFonts w:eastAsia="MS Mincho" w:hint="eastAsia"/>
          <w:highlight w:val="green"/>
          <w:lang w:eastAsia="ja-JP"/>
        </w:rPr>
        <w:t>Agreement:</w:t>
      </w:r>
    </w:p>
    <w:p w14:paraId="71311695" w14:textId="77777777" w:rsidR="00441699" w:rsidRPr="003A35A5" w:rsidRDefault="00441699" w:rsidP="00441699">
      <w:pPr>
        <w:rPr>
          <w:rFonts w:eastAsia="MS Mincho"/>
          <w:lang w:eastAsia="ja-JP"/>
        </w:rPr>
      </w:pPr>
      <w:r w:rsidRPr="003A35A5">
        <w:rPr>
          <w:rFonts w:eastAsia="MS Mincho"/>
          <w:lang w:eastAsia="ja-JP"/>
        </w:rPr>
        <w:t xml:space="preserve">For initial </w:t>
      </w:r>
      <w:r>
        <w:rPr>
          <w:rFonts w:eastAsia="MS Mincho" w:hint="eastAsia"/>
          <w:lang w:eastAsia="ja-JP"/>
        </w:rPr>
        <w:t xml:space="preserve">physical layer </w:t>
      </w:r>
      <w:r w:rsidRPr="003A35A5">
        <w:rPr>
          <w:rFonts w:eastAsia="MS Mincho"/>
          <w:lang w:eastAsia="ja-JP"/>
        </w:rPr>
        <w:t xml:space="preserve">Reader ID-related information acquisition, </w:t>
      </w:r>
      <w:r w:rsidRPr="003A35A5">
        <w:rPr>
          <w:rFonts w:eastAsia="Malgun Gothic" w:hint="eastAsia"/>
          <w:lang w:eastAsia="ko-KR"/>
        </w:rPr>
        <w:t xml:space="preserve">part of the </w:t>
      </w:r>
      <w:r>
        <w:rPr>
          <w:rFonts w:eastAsia="MS Mincho" w:hint="eastAsia"/>
          <w:lang w:eastAsia="ja-JP"/>
        </w:rPr>
        <w:t>physical layer</w:t>
      </w:r>
      <w:r w:rsidRPr="003A35A5">
        <w:rPr>
          <w:rFonts w:eastAsia="MS Mincho"/>
          <w:lang w:eastAsia="ja-JP"/>
        </w:rPr>
        <w:t xml:space="preserve"> Reader ID-related information</w:t>
      </w:r>
      <w:r w:rsidRPr="003A35A5">
        <w:rPr>
          <w:rFonts w:eastAsia="Malgun Gothic" w:hint="eastAsia"/>
          <w:lang w:eastAsia="ko-KR"/>
        </w:rPr>
        <w:t xml:space="preserve"> </w:t>
      </w:r>
      <w:r w:rsidRPr="003A35A5">
        <w:rPr>
          <w:rFonts w:eastAsia="MS Mincho"/>
          <w:lang w:eastAsia="ja-JP"/>
        </w:rPr>
        <w:t xml:space="preserve">is </w:t>
      </w:r>
      <w:r>
        <w:rPr>
          <w:rFonts w:eastAsia="MS Mincho" w:hint="eastAsia"/>
          <w:lang w:eastAsia="ja-JP"/>
        </w:rPr>
        <w:t>indicated by</w:t>
      </w:r>
      <w:r w:rsidRPr="003A35A5">
        <w:rPr>
          <w:rFonts w:eastAsia="Malgun Gothic" w:hint="eastAsia"/>
          <w:lang w:eastAsia="ko-KR"/>
        </w:rPr>
        <w:t xml:space="preserve"> p</w:t>
      </w:r>
      <w:r w:rsidRPr="003A35A5">
        <w:rPr>
          <w:rFonts w:eastAsia="MS Mincho"/>
          <w:lang w:eastAsia="ja-JP"/>
        </w:rPr>
        <w:t xml:space="preserve">eriodic sync signal sequences </w:t>
      </w:r>
      <w:r w:rsidRPr="003A35A5">
        <w:rPr>
          <w:rFonts w:eastAsia="Malgun Gothic" w:hint="eastAsia"/>
          <w:lang w:eastAsia="ko-KR"/>
        </w:rPr>
        <w:t xml:space="preserve">using 3 sequences </w:t>
      </w:r>
      <w:r w:rsidRPr="003A35A5">
        <w:rPr>
          <w:rFonts w:eastAsia="MS Mincho"/>
          <w:lang w:eastAsia="ja-JP"/>
        </w:rPr>
        <w:t>and</w:t>
      </w:r>
      <w:r w:rsidRPr="003A35A5">
        <w:rPr>
          <w:rFonts w:eastAsia="Malgun Gothic" w:hint="eastAsia"/>
          <w:lang w:eastAsia="ko-KR"/>
        </w:rPr>
        <w:t xml:space="preserve"> the remaining part</w:t>
      </w:r>
      <w:r>
        <w:rPr>
          <w:rFonts w:eastAsia="MS Mincho" w:hint="eastAsia"/>
          <w:lang w:eastAsia="ja-JP"/>
        </w:rPr>
        <w:t xml:space="preserve"> of </w:t>
      </w:r>
      <w:r w:rsidRPr="003A35A5">
        <w:rPr>
          <w:rFonts w:eastAsia="Malgun Gothic" w:hint="eastAsia"/>
          <w:lang w:eastAsia="ko-KR"/>
        </w:rPr>
        <w:t xml:space="preserve">the </w:t>
      </w:r>
      <w:r>
        <w:rPr>
          <w:rFonts w:eastAsia="MS Mincho" w:hint="eastAsia"/>
          <w:lang w:eastAsia="ja-JP"/>
        </w:rPr>
        <w:t>physical layer</w:t>
      </w:r>
      <w:r w:rsidRPr="003A35A5">
        <w:rPr>
          <w:rFonts w:eastAsia="MS Mincho"/>
          <w:lang w:eastAsia="ja-JP"/>
        </w:rPr>
        <w:t xml:space="preserve"> Reader ID-related information</w:t>
      </w:r>
      <w:r w:rsidRPr="003A35A5">
        <w:rPr>
          <w:rFonts w:eastAsia="Malgun Gothic" w:hint="eastAsia"/>
          <w:lang w:eastAsia="ko-KR"/>
        </w:rPr>
        <w:t xml:space="preserve"> </w:t>
      </w:r>
      <w:r w:rsidRPr="003A35A5">
        <w:rPr>
          <w:rFonts w:eastAsia="MS Mincho"/>
          <w:lang w:eastAsia="ja-JP"/>
        </w:rPr>
        <w:t xml:space="preserve">is </w:t>
      </w:r>
      <w:r>
        <w:rPr>
          <w:rFonts w:eastAsia="MS Mincho" w:hint="eastAsia"/>
          <w:lang w:eastAsia="ja-JP"/>
        </w:rPr>
        <w:t xml:space="preserve">indicated by </w:t>
      </w:r>
      <w:r w:rsidRPr="003A35A5">
        <w:rPr>
          <w:rFonts w:eastAsia="Malgun Gothic" w:hint="eastAsia"/>
          <w:lang w:eastAsia="ko-KR"/>
        </w:rPr>
        <w:t>the first part of</w:t>
      </w:r>
      <w:r w:rsidRPr="003A35A5">
        <w:rPr>
          <w:rFonts w:eastAsia="MS Mincho"/>
          <w:lang w:eastAsia="ja-JP"/>
        </w:rPr>
        <w:t xml:space="preserve"> periodic broadcast information</w:t>
      </w:r>
      <w:r w:rsidRPr="003A35A5">
        <w:rPr>
          <w:rFonts w:eastAsia="Malgun Gothic" w:hint="eastAsia"/>
          <w:lang w:eastAsia="ko-KR"/>
        </w:rPr>
        <w:t>.</w:t>
      </w:r>
    </w:p>
    <w:p w14:paraId="033C3FAE" w14:textId="77777777" w:rsidR="00441699" w:rsidRDefault="00441699" w:rsidP="00441699">
      <w:pPr>
        <w:rPr>
          <w:rFonts w:eastAsia="MS Mincho"/>
          <w:lang w:eastAsia="ja-JP"/>
        </w:rPr>
      </w:pPr>
    </w:p>
    <w:p w14:paraId="396398E7" w14:textId="77777777" w:rsidR="00441699" w:rsidRPr="0084017E" w:rsidRDefault="00441699" w:rsidP="00441699">
      <w:pPr>
        <w:rPr>
          <w:rFonts w:eastAsia="MS Mincho"/>
          <w:lang w:eastAsia="ja-JP"/>
        </w:rPr>
      </w:pPr>
      <w:r w:rsidRPr="0084017E">
        <w:rPr>
          <w:rFonts w:eastAsia="MS Mincho" w:hint="eastAsia"/>
          <w:highlight w:val="green"/>
          <w:lang w:eastAsia="ja-JP"/>
        </w:rPr>
        <w:t>Agreement:</w:t>
      </w:r>
    </w:p>
    <w:p w14:paraId="3CEDB395" w14:textId="77777777" w:rsidR="00441699" w:rsidRPr="00521007" w:rsidRDefault="00441699" w:rsidP="00441699">
      <w:pPr>
        <w:rPr>
          <w:rFonts w:eastAsia="MS Mincho"/>
          <w:lang w:eastAsia="ja-JP"/>
        </w:rPr>
      </w:pPr>
      <w:r w:rsidRPr="00521007">
        <w:rPr>
          <w:rFonts w:eastAsia="MS Mincho"/>
          <w:lang w:eastAsia="ja-JP"/>
        </w:rPr>
        <w:t xml:space="preserve">For collision handling between </w:t>
      </w:r>
      <w:proofErr w:type="spellStart"/>
      <w:r w:rsidRPr="00521007">
        <w:rPr>
          <w:rFonts w:eastAsia="MS Mincho"/>
          <w:lang w:eastAsia="ja-JP"/>
        </w:rPr>
        <w:t>Uu</w:t>
      </w:r>
      <w:proofErr w:type="spellEnd"/>
      <w:r w:rsidRPr="00521007">
        <w:rPr>
          <w:rFonts w:eastAsia="MS Mincho"/>
          <w:lang w:eastAsia="ja-JP"/>
        </w:rPr>
        <w:t xml:space="preserve"> and A-IoT at an intermediate UE in D2T2, RAN1 to consider at least following options as a general principle for collision handling b/w </w:t>
      </w:r>
      <w:proofErr w:type="spellStart"/>
      <w:r w:rsidRPr="00521007">
        <w:rPr>
          <w:rFonts w:eastAsia="MS Mincho"/>
          <w:lang w:eastAsia="ja-JP"/>
        </w:rPr>
        <w:t>Uu</w:t>
      </w:r>
      <w:proofErr w:type="spellEnd"/>
      <w:r w:rsidRPr="00521007">
        <w:rPr>
          <w:rFonts w:eastAsia="MS Mincho"/>
          <w:lang w:eastAsia="ja-JP"/>
        </w:rPr>
        <w:t xml:space="preserve"> and A-IoT if needed:</w:t>
      </w:r>
    </w:p>
    <w:p w14:paraId="060F278F" w14:textId="77777777" w:rsidR="00441699" w:rsidRPr="00521007" w:rsidRDefault="00441699">
      <w:pPr>
        <w:numPr>
          <w:ilvl w:val="0"/>
          <w:numId w:val="132"/>
        </w:numPr>
        <w:rPr>
          <w:rFonts w:eastAsia="MS Mincho"/>
          <w:lang w:eastAsia="ja-JP"/>
        </w:rPr>
      </w:pPr>
      <w:r w:rsidRPr="00521007">
        <w:rPr>
          <w:rFonts w:eastAsia="MS Mincho"/>
          <w:lang w:eastAsia="ja-JP"/>
        </w:rPr>
        <w:t xml:space="preserve">Opt.1) Intermediate UE prioritizes </w:t>
      </w:r>
      <w:proofErr w:type="spellStart"/>
      <w:r w:rsidRPr="00521007">
        <w:rPr>
          <w:rFonts w:eastAsia="MS Mincho"/>
          <w:lang w:eastAsia="ja-JP"/>
        </w:rPr>
        <w:t>Uu</w:t>
      </w:r>
      <w:proofErr w:type="spellEnd"/>
      <w:r w:rsidRPr="00521007">
        <w:rPr>
          <w:rFonts w:eastAsia="MS Mincho"/>
          <w:lang w:eastAsia="ja-JP"/>
        </w:rPr>
        <w:t xml:space="preserve"> over A-IoT.</w:t>
      </w:r>
    </w:p>
    <w:p w14:paraId="0E6D56EB" w14:textId="77777777" w:rsidR="00441699" w:rsidRPr="00521007" w:rsidRDefault="00441699">
      <w:pPr>
        <w:numPr>
          <w:ilvl w:val="0"/>
          <w:numId w:val="132"/>
        </w:numPr>
        <w:rPr>
          <w:rFonts w:eastAsia="MS Mincho"/>
          <w:lang w:eastAsia="ja-JP"/>
        </w:rPr>
      </w:pPr>
      <w:r w:rsidRPr="00521007">
        <w:rPr>
          <w:rFonts w:eastAsia="MS Mincho"/>
          <w:lang w:eastAsia="ja-JP"/>
        </w:rPr>
        <w:t xml:space="preserve">Opt.2) Intermediate UE prioritizes A-IoT over </w:t>
      </w:r>
      <w:proofErr w:type="spellStart"/>
      <w:r w:rsidRPr="00521007">
        <w:rPr>
          <w:rFonts w:eastAsia="MS Mincho"/>
          <w:lang w:eastAsia="ja-JP"/>
        </w:rPr>
        <w:t>Uu</w:t>
      </w:r>
      <w:proofErr w:type="spellEnd"/>
      <w:r w:rsidRPr="00521007">
        <w:rPr>
          <w:rFonts w:eastAsia="MS Mincho"/>
          <w:lang w:eastAsia="ja-JP"/>
        </w:rPr>
        <w:t>.</w:t>
      </w:r>
    </w:p>
    <w:p w14:paraId="13AC312B" w14:textId="77777777" w:rsidR="00441699" w:rsidRPr="00521007" w:rsidRDefault="00441699">
      <w:pPr>
        <w:numPr>
          <w:ilvl w:val="0"/>
          <w:numId w:val="132"/>
        </w:numPr>
        <w:rPr>
          <w:rFonts w:eastAsia="MS Mincho"/>
          <w:lang w:eastAsia="ja-JP"/>
        </w:rPr>
      </w:pPr>
      <w:r w:rsidRPr="00521007">
        <w:rPr>
          <w:rFonts w:eastAsia="MS Mincho"/>
          <w:lang w:eastAsia="ja-JP"/>
        </w:rPr>
        <w:t xml:space="preserve">Opt.3) </w:t>
      </w:r>
      <w:proofErr w:type="spellStart"/>
      <w:r w:rsidRPr="00521007">
        <w:rPr>
          <w:rFonts w:eastAsia="MS Mincho"/>
          <w:lang w:eastAsia="ja-JP"/>
        </w:rPr>
        <w:t>gNB</w:t>
      </w:r>
      <w:proofErr w:type="spellEnd"/>
      <w:r w:rsidRPr="00521007">
        <w:rPr>
          <w:rFonts w:eastAsia="MS Mincho"/>
          <w:lang w:eastAsia="ja-JP"/>
        </w:rPr>
        <w:t xml:space="preserve"> avoids collision b/w </w:t>
      </w:r>
      <w:proofErr w:type="spellStart"/>
      <w:r w:rsidRPr="00521007">
        <w:rPr>
          <w:rFonts w:eastAsia="MS Mincho"/>
          <w:lang w:eastAsia="ja-JP"/>
        </w:rPr>
        <w:t>Uu</w:t>
      </w:r>
      <w:proofErr w:type="spellEnd"/>
      <w:r w:rsidRPr="00521007">
        <w:rPr>
          <w:rFonts w:eastAsia="MS Mincho"/>
          <w:lang w:eastAsia="ja-JP"/>
        </w:rPr>
        <w:t xml:space="preserve"> and A-IoT.</w:t>
      </w:r>
    </w:p>
    <w:p w14:paraId="4FE6F026" w14:textId="77777777" w:rsidR="00441699" w:rsidRPr="00521007" w:rsidRDefault="00441699">
      <w:pPr>
        <w:numPr>
          <w:ilvl w:val="0"/>
          <w:numId w:val="132"/>
        </w:numPr>
        <w:rPr>
          <w:rFonts w:eastAsia="MS Mincho"/>
          <w:lang w:eastAsia="ja-JP"/>
        </w:rPr>
      </w:pPr>
      <w:r w:rsidRPr="00521007">
        <w:rPr>
          <w:rFonts w:eastAsia="MS Mincho"/>
          <w:lang w:eastAsia="ja-JP"/>
        </w:rPr>
        <w:t>Opt.4) Up to UE to implementation.</w:t>
      </w:r>
    </w:p>
    <w:p w14:paraId="6997BE1D" w14:textId="77777777" w:rsidR="00441699" w:rsidRPr="00521007" w:rsidRDefault="00441699">
      <w:pPr>
        <w:numPr>
          <w:ilvl w:val="0"/>
          <w:numId w:val="132"/>
        </w:numPr>
        <w:rPr>
          <w:rFonts w:eastAsia="MS Mincho"/>
          <w:lang w:eastAsia="ja-JP"/>
        </w:rPr>
      </w:pPr>
      <w:r w:rsidRPr="00521007">
        <w:rPr>
          <w:rFonts w:eastAsia="MS Mincho"/>
          <w:lang w:eastAsia="ja-JP"/>
        </w:rPr>
        <w:t>Note: Different options for different cases are not precluded.</w:t>
      </w:r>
    </w:p>
    <w:p w14:paraId="7D655658" w14:textId="77777777" w:rsidR="00441699" w:rsidRDefault="00441699" w:rsidP="00441699">
      <w:pPr>
        <w:rPr>
          <w:rFonts w:eastAsia="MS Mincho"/>
          <w:lang w:eastAsia="ja-JP"/>
        </w:rPr>
      </w:pPr>
    </w:p>
    <w:p w14:paraId="33AE58D1" w14:textId="77777777" w:rsidR="00441699" w:rsidRPr="00521007" w:rsidRDefault="00441699" w:rsidP="00441699">
      <w:pPr>
        <w:rPr>
          <w:rFonts w:eastAsia="MS Mincho"/>
          <w:lang w:eastAsia="ja-JP"/>
        </w:rPr>
      </w:pPr>
      <w:r w:rsidRPr="00521007">
        <w:rPr>
          <w:rFonts w:eastAsia="MS Mincho" w:hint="eastAsia"/>
          <w:lang w:eastAsia="ja-JP"/>
        </w:rPr>
        <w:t>Conclusion:</w:t>
      </w:r>
    </w:p>
    <w:p w14:paraId="429224AA" w14:textId="77777777" w:rsidR="00441699" w:rsidRPr="00521007" w:rsidRDefault="00441699" w:rsidP="00441699">
      <w:pPr>
        <w:rPr>
          <w:rFonts w:eastAsia="MS Mincho"/>
          <w:i/>
          <w:iCs/>
          <w:lang w:eastAsia="ja-JP"/>
        </w:rPr>
      </w:pPr>
      <w:r w:rsidRPr="00521007">
        <w:rPr>
          <w:rFonts w:eastAsia="MS Mincho"/>
          <w:lang w:eastAsia="ja-JP"/>
        </w:rPr>
        <w:t xml:space="preserve">It is up to reader implementation to additionally use D2R </w:t>
      </w:r>
      <w:proofErr w:type="spellStart"/>
      <w:r w:rsidRPr="00521007">
        <w:rPr>
          <w:rFonts w:eastAsia="MS Mincho"/>
          <w:lang w:eastAsia="ja-JP"/>
        </w:rPr>
        <w:t>midamble</w:t>
      </w:r>
      <w:proofErr w:type="spellEnd"/>
      <w:r w:rsidRPr="00521007">
        <w:rPr>
          <w:rFonts w:eastAsia="MS Mincho"/>
          <w:lang w:eastAsia="ja-JP"/>
        </w:rPr>
        <w:t xml:space="preserve"> and/or PDRCH for D2R RSRP-like measurement for device localization.</w:t>
      </w:r>
      <w:r w:rsidRPr="00521007">
        <w:rPr>
          <w:rFonts w:eastAsia="MS Mincho"/>
          <w:i/>
          <w:iCs/>
          <w:lang w:eastAsia="ja-JP"/>
        </w:rPr>
        <w:t xml:space="preserve"> </w:t>
      </w:r>
    </w:p>
    <w:p w14:paraId="7B956652" w14:textId="77777777" w:rsidR="00441699" w:rsidRDefault="00441699" w:rsidP="00441699">
      <w:pPr>
        <w:rPr>
          <w:rFonts w:eastAsia="MS Mincho"/>
          <w:lang w:eastAsia="ja-JP"/>
        </w:rPr>
      </w:pPr>
    </w:p>
    <w:p w14:paraId="2D834C74" w14:textId="77777777" w:rsidR="00441699" w:rsidRPr="0084017E" w:rsidRDefault="00441699" w:rsidP="00441699">
      <w:pPr>
        <w:rPr>
          <w:rFonts w:eastAsia="MS Mincho"/>
          <w:lang w:eastAsia="ja-JP"/>
        </w:rPr>
      </w:pPr>
      <w:r w:rsidRPr="0084017E">
        <w:rPr>
          <w:rFonts w:eastAsia="MS Mincho" w:hint="eastAsia"/>
          <w:highlight w:val="green"/>
          <w:lang w:eastAsia="ja-JP"/>
        </w:rPr>
        <w:t>Agreement:</w:t>
      </w:r>
    </w:p>
    <w:p w14:paraId="2118D0F0" w14:textId="77777777" w:rsidR="00441699" w:rsidRPr="00CF01BD" w:rsidRDefault="00441699" w:rsidP="00441699">
      <w:pPr>
        <w:rPr>
          <w:rFonts w:eastAsia="MS Mincho"/>
          <w:szCs w:val="20"/>
          <w:lang w:eastAsia="ja-JP"/>
        </w:rPr>
      </w:pPr>
      <w:r w:rsidRPr="00CF01BD">
        <w:rPr>
          <w:rFonts w:eastAsia="MS Mincho"/>
          <w:szCs w:val="20"/>
          <w:lang w:eastAsia="ja-JP"/>
        </w:rPr>
        <w:t>For R2D RSRP measurements at the device</w:t>
      </w:r>
      <w:r w:rsidRPr="00CF01BD">
        <w:rPr>
          <w:rFonts w:eastAsia="MS Mincho" w:hint="eastAsia"/>
          <w:szCs w:val="20"/>
          <w:lang w:eastAsia="ja-JP"/>
        </w:rPr>
        <w:t>, down select from following alternatives</w:t>
      </w:r>
    </w:p>
    <w:p w14:paraId="50145603" w14:textId="77777777" w:rsidR="00441699" w:rsidRPr="00CF01BD" w:rsidRDefault="00441699">
      <w:pPr>
        <w:pStyle w:val="ListParagraph"/>
        <w:numPr>
          <w:ilvl w:val="0"/>
          <w:numId w:val="127"/>
        </w:numPr>
        <w:overflowPunct/>
        <w:autoSpaceDE/>
        <w:autoSpaceDN/>
        <w:adjustRightInd/>
        <w:spacing w:after="0"/>
        <w:contextualSpacing w:val="0"/>
        <w:textAlignment w:val="auto"/>
        <w:rPr>
          <w:rFonts w:eastAsia="MS Mincho"/>
        </w:rPr>
      </w:pPr>
      <w:r w:rsidRPr="00CF01BD">
        <w:rPr>
          <w:rFonts w:eastAsia="MS Mincho" w:hint="eastAsia"/>
        </w:rPr>
        <w:t xml:space="preserve">Alt.1: </w:t>
      </w:r>
      <w:r w:rsidRPr="00CF01BD">
        <w:rPr>
          <w:rFonts w:eastAsia="MS Mincho"/>
        </w:rPr>
        <w:t>at least periodic R2D sync signal is used.</w:t>
      </w:r>
    </w:p>
    <w:p w14:paraId="37348E3A" w14:textId="77777777" w:rsidR="00441699" w:rsidRPr="00CF01BD" w:rsidRDefault="00441699">
      <w:pPr>
        <w:pStyle w:val="ListParagraph"/>
        <w:numPr>
          <w:ilvl w:val="1"/>
          <w:numId w:val="127"/>
        </w:numPr>
        <w:overflowPunct/>
        <w:autoSpaceDE/>
        <w:autoSpaceDN/>
        <w:adjustRightInd/>
        <w:spacing w:after="0"/>
        <w:contextualSpacing w:val="0"/>
        <w:textAlignment w:val="auto"/>
        <w:rPr>
          <w:rFonts w:eastAsia="MS Mincho"/>
        </w:rPr>
      </w:pPr>
      <w:r w:rsidRPr="00CF01BD">
        <w:rPr>
          <w:rFonts w:eastAsia="MS Mincho"/>
        </w:rPr>
        <w:t>I</w:t>
      </w:r>
      <w:r w:rsidRPr="00CF01BD">
        <w:rPr>
          <w:rFonts w:eastAsia="MS Mincho" w:hint="eastAsia"/>
        </w:rPr>
        <w:t>t is up to device implementation to use other signal/channel e.g., the first part of the periodic R2D broadcast information</w:t>
      </w:r>
    </w:p>
    <w:p w14:paraId="76411870" w14:textId="77777777" w:rsidR="00441699" w:rsidRPr="00CF01BD" w:rsidRDefault="00441699">
      <w:pPr>
        <w:pStyle w:val="ListParagraph"/>
        <w:numPr>
          <w:ilvl w:val="0"/>
          <w:numId w:val="127"/>
        </w:numPr>
        <w:overflowPunct/>
        <w:autoSpaceDE/>
        <w:autoSpaceDN/>
        <w:adjustRightInd/>
        <w:spacing w:after="0"/>
        <w:contextualSpacing w:val="0"/>
        <w:textAlignment w:val="auto"/>
        <w:rPr>
          <w:rFonts w:eastAsia="MS Mincho"/>
        </w:rPr>
      </w:pPr>
      <w:r w:rsidRPr="00CF01BD">
        <w:rPr>
          <w:rFonts w:eastAsia="MS Mincho" w:hint="eastAsia"/>
        </w:rPr>
        <w:t>Alt.2: periodic R2D sync signal and the first part of the periodic R2D broadcast information are used.</w:t>
      </w:r>
    </w:p>
    <w:p w14:paraId="3A538AEE" w14:textId="77777777" w:rsidR="00441699" w:rsidRPr="00CF01BD" w:rsidRDefault="00441699" w:rsidP="00441699">
      <w:pPr>
        <w:rPr>
          <w:rFonts w:eastAsia="MS Mincho"/>
          <w:lang w:eastAsia="ja-JP"/>
        </w:rPr>
      </w:pPr>
    </w:p>
    <w:p w14:paraId="3205AB3F" w14:textId="77777777" w:rsidR="00441699" w:rsidRPr="004740D6" w:rsidRDefault="00441699" w:rsidP="00441699">
      <w:pPr>
        <w:rPr>
          <w:rFonts w:eastAsia="MS Mincho"/>
          <w:lang w:eastAsia="ja-JP"/>
        </w:rPr>
      </w:pPr>
    </w:p>
    <w:p w14:paraId="1E87611D" w14:textId="1796D9DF" w:rsidR="00441699" w:rsidRPr="00E34E53" w:rsidRDefault="00C62C50" w:rsidP="00441699">
      <w:pPr>
        <w:rPr>
          <w:b/>
          <w:bCs/>
        </w:rPr>
      </w:pPr>
      <w:hyperlink r:id="rId498" w:history="1">
        <w:r w:rsidRPr="00E34E53">
          <w:rPr>
            <w:rStyle w:val="Hyperlink"/>
            <w:rFonts w:ascii="Times New Roman" w:eastAsia="Times New Roman" w:hAnsi="Times New Roman"/>
            <w:b/>
            <w:bCs/>
          </w:rPr>
          <w:t>R1-2606202</w:t>
        </w:r>
      </w:hyperlink>
      <w:r w:rsidR="00441699" w:rsidRPr="00E34E53">
        <w:rPr>
          <w:rFonts w:ascii="Times New Roman" w:eastAsia="Times New Roman" w:hAnsi="Times New Roman"/>
          <w:b/>
          <w:bCs/>
        </w:rPr>
        <w:tab/>
        <w:t>FL summary #5 for 9.3.3 Other procedures for R20 A-IoT</w:t>
      </w:r>
      <w:r w:rsidR="00441699" w:rsidRPr="00E34E53">
        <w:rPr>
          <w:rFonts w:ascii="Times New Roman" w:eastAsia="Times New Roman" w:hAnsi="Times New Roman"/>
          <w:b/>
          <w:bCs/>
        </w:rPr>
        <w:tab/>
        <w:t>Moderator (LG Electronics)</w:t>
      </w:r>
    </w:p>
    <w:p w14:paraId="4AA5451D" w14:textId="163FABEB" w:rsidR="00441699" w:rsidRPr="007405DC" w:rsidRDefault="0024467B" w:rsidP="00441699">
      <w:pPr>
        <w:rPr>
          <w:rFonts w:ascii="Times New Roman" w:eastAsia="MS Mincho" w:hAnsi="Times New Roman"/>
          <w:lang w:eastAsia="ja-JP"/>
        </w:rPr>
      </w:pPr>
      <w:r>
        <w:rPr>
          <w:rFonts w:ascii="Times New Roman" w:eastAsia="MS Mincho" w:hAnsi="Times New Roman"/>
          <w:lang w:eastAsia="ja-JP"/>
        </w:rPr>
        <w:t>Final post-meeting summary for this agenda item,</w:t>
      </w:r>
    </w:p>
    <w:p w14:paraId="2170C971" w14:textId="77777777" w:rsidR="001B0DC5" w:rsidRPr="001B0DC5" w:rsidRDefault="001B0DC5" w:rsidP="001B0DC5"/>
    <w:p w14:paraId="4510E2CB" w14:textId="0338BADC" w:rsidR="008F4658" w:rsidRDefault="008F4658" w:rsidP="008F4658">
      <w:pPr>
        <w:pStyle w:val="Heading2"/>
        <w:rPr>
          <w:rFonts w:eastAsia="DengXian"/>
          <w:color w:val="000000"/>
          <w:lang w:val="en-US" w:eastAsia="zh-CN"/>
        </w:rPr>
      </w:pPr>
      <w:bookmarkStart w:id="158" w:name="_Toc239313229"/>
      <w:r>
        <w:rPr>
          <w:rFonts w:eastAsia="DengXian"/>
          <w:color w:val="000000"/>
          <w:lang w:val="en-US" w:eastAsia="zh-CN"/>
        </w:rPr>
        <w:t>GNSS resilient NR-NTN operation</w:t>
      </w:r>
      <w:bookmarkEnd w:id="158"/>
    </w:p>
    <w:p w14:paraId="79B25550" w14:textId="77777777" w:rsidR="008F4658" w:rsidRPr="00FD0278" w:rsidRDefault="008F4658" w:rsidP="008F4658">
      <w:pPr>
        <w:rPr>
          <w:rFonts w:eastAsiaTheme="minorEastAsia"/>
          <w:i/>
          <w:iCs/>
          <w:lang w:eastAsia="zh-CN"/>
        </w:rPr>
      </w:pPr>
      <w:r w:rsidRPr="00FD0278">
        <w:rPr>
          <w:i/>
          <w:iCs/>
        </w:rPr>
        <w:t xml:space="preserve">Please refer to </w:t>
      </w:r>
      <w:hyperlink r:id="rId499" w:history="1">
        <w:r w:rsidRPr="00FD0278">
          <w:rPr>
            <w:i/>
            <w:iCs/>
          </w:rPr>
          <w:t>RP-</w:t>
        </w:r>
        <w:r w:rsidRPr="00FD0278">
          <w:rPr>
            <w:rFonts w:hint="eastAsia"/>
            <w:i/>
            <w:iCs/>
          </w:rPr>
          <w:t>2</w:t>
        </w:r>
        <w:r>
          <w:rPr>
            <w:rFonts w:eastAsiaTheme="minorEastAsia" w:hint="eastAsia"/>
            <w:i/>
            <w:iCs/>
            <w:lang w:eastAsia="zh-CN"/>
          </w:rPr>
          <w:t>61568</w:t>
        </w:r>
      </w:hyperlink>
      <w:r w:rsidRPr="00FD0278">
        <w:rPr>
          <w:i/>
          <w:iCs/>
        </w:rPr>
        <w:t xml:space="preserve"> for detailed scope of the </w:t>
      </w:r>
      <w:r>
        <w:rPr>
          <w:rFonts w:eastAsiaTheme="minorEastAsia" w:hint="eastAsia"/>
          <w:i/>
          <w:iCs/>
          <w:lang w:eastAsia="zh-CN"/>
        </w:rPr>
        <w:t>W</w:t>
      </w:r>
      <w:r w:rsidRPr="00FD0278">
        <w:rPr>
          <w:i/>
          <w:iCs/>
        </w:rPr>
        <w:t>I for</w:t>
      </w:r>
      <w:r w:rsidRPr="002A0D38">
        <w:rPr>
          <w:i/>
          <w:iCs/>
        </w:rPr>
        <w:t xml:space="preserve"> GNSS (Global Navigation Satellite System) resilient NR-NTN (Non-Terrestrial Networks) operation</w:t>
      </w:r>
    </w:p>
    <w:p w14:paraId="497FCE4E" w14:textId="77777777" w:rsidR="008F4658" w:rsidRDefault="008F4658" w:rsidP="008F4658">
      <w:pPr>
        <w:rPr>
          <w:rFonts w:eastAsiaTheme="minorEastAsia"/>
          <w:i/>
          <w:iCs/>
          <w:lang w:eastAsia="zh-CN"/>
        </w:rPr>
      </w:pPr>
    </w:p>
    <w:bookmarkStart w:id="159" w:name="OLE_LINK12"/>
    <w:p w14:paraId="616B8F05" w14:textId="07B181D9" w:rsidR="008F4658" w:rsidRPr="00E34E53" w:rsidRDefault="00C62C50" w:rsidP="008F4658">
      <w:pPr>
        <w:rPr>
          <w:rFonts w:eastAsiaTheme="minorEastAsia"/>
          <w:b/>
          <w:bCs/>
          <w:lang w:eastAsia="zh-CN"/>
        </w:rPr>
      </w:pPr>
      <w:r w:rsidRPr="00E34E53">
        <w:rPr>
          <w:rFonts w:eastAsiaTheme="minorEastAsia"/>
          <w:b/>
          <w:bCs/>
          <w:lang w:eastAsia="zh-CN"/>
        </w:rPr>
        <w:fldChar w:fldCharType="begin"/>
      </w:r>
      <w:r w:rsidRPr="00E34E53">
        <w:rPr>
          <w:rFonts w:eastAsiaTheme="minorEastAsia"/>
          <w:b/>
          <w:bCs/>
          <w:lang w:eastAsia="zh-CN"/>
        </w:rPr>
        <w:instrText>HYPERLINK "C:\\MyMeetings\\TSGR1_126-Maastricht\\Docs/R1-2606759.zip"</w:instrText>
      </w:r>
      <w:r w:rsidRPr="00E34E53">
        <w:rPr>
          <w:rFonts w:eastAsiaTheme="minorEastAsia"/>
          <w:b/>
          <w:bCs/>
          <w:lang w:eastAsia="zh-CN"/>
        </w:rPr>
      </w:r>
      <w:r w:rsidRPr="00E34E53">
        <w:rPr>
          <w:rFonts w:eastAsiaTheme="minorEastAsia"/>
          <w:b/>
          <w:bCs/>
          <w:lang w:eastAsia="zh-CN"/>
        </w:rPr>
        <w:fldChar w:fldCharType="separate"/>
      </w:r>
      <w:bookmarkEnd w:id="159"/>
      <w:r w:rsidRPr="00E34E53">
        <w:rPr>
          <w:rStyle w:val="Hyperlink"/>
          <w:rFonts w:eastAsiaTheme="minorEastAsia"/>
          <w:b/>
          <w:bCs/>
          <w:lang w:eastAsia="zh-CN"/>
        </w:rPr>
        <w:t>R1-2606759</w:t>
      </w:r>
      <w:r w:rsidRPr="00E34E53">
        <w:rPr>
          <w:rFonts w:eastAsiaTheme="minorEastAsia"/>
          <w:b/>
          <w:bCs/>
          <w:lang w:eastAsia="zh-CN"/>
        </w:rPr>
        <w:fldChar w:fldCharType="end"/>
      </w:r>
      <w:r w:rsidR="008F4658" w:rsidRPr="00E34E53">
        <w:rPr>
          <w:rFonts w:eastAsiaTheme="minorEastAsia"/>
          <w:b/>
          <w:bCs/>
          <w:lang w:eastAsia="zh-CN"/>
        </w:rPr>
        <w:tab/>
        <w:t>Session Notes of AI 9.</w:t>
      </w:r>
      <w:r w:rsidR="008F4658" w:rsidRPr="00E34E53">
        <w:rPr>
          <w:rFonts w:eastAsiaTheme="minorEastAsia" w:hint="eastAsia"/>
          <w:b/>
          <w:bCs/>
          <w:lang w:eastAsia="zh-CN"/>
        </w:rPr>
        <w:t>4</w:t>
      </w:r>
      <w:r w:rsidR="008F4658" w:rsidRPr="00E34E53">
        <w:rPr>
          <w:rFonts w:eastAsiaTheme="minorEastAsia"/>
          <w:b/>
          <w:bCs/>
          <w:lang w:eastAsia="zh-CN"/>
        </w:rPr>
        <w:tab/>
        <w:t>Ad-Hoc Chair (Ericsson)</w:t>
      </w:r>
    </w:p>
    <w:p w14:paraId="11ECEEE5" w14:textId="77777777" w:rsidR="00E34E53" w:rsidRPr="00E34E53" w:rsidRDefault="00E34E53" w:rsidP="00E34E53">
      <w:pPr>
        <w:rPr>
          <w:rFonts w:eastAsiaTheme="minorEastAsia"/>
          <w:lang w:eastAsia="zh-CN"/>
        </w:rPr>
      </w:pPr>
      <w:r w:rsidRPr="00E34E53">
        <w:rPr>
          <w:rFonts w:eastAsiaTheme="minorEastAsia"/>
          <w:b/>
          <w:bCs/>
          <w:lang w:eastAsia="zh-CN"/>
        </w:rPr>
        <w:t>Friday decision:</w:t>
      </w:r>
      <w:r w:rsidRPr="00E34E53">
        <w:rPr>
          <w:rFonts w:eastAsiaTheme="minorEastAsia"/>
          <w:lang w:eastAsia="zh-CN"/>
        </w:rPr>
        <w:t xml:space="preserve"> The session notes are endorsed and contents reflected below.</w:t>
      </w:r>
    </w:p>
    <w:p w14:paraId="765AAD9F" w14:textId="77777777" w:rsidR="008F4658" w:rsidRPr="00E34E53" w:rsidRDefault="008F4658" w:rsidP="008F4658">
      <w:pPr>
        <w:rPr>
          <w:rFonts w:eastAsiaTheme="minorEastAsia"/>
          <w:i/>
          <w:iCs/>
          <w:lang w:eastAsia="zh-CN"/>
        </w:rPr>
      </w:pPr>
    </w:p>
    <w:p w14:paraId="77C8287E" w14:textId="77777777" w:rsidR="00E34E53" w:rsidRPr="00E34E53" w:rsidRDefault="00E34E53" w:rsidP="00E34E53">
      <w:pPr>
        <w:rPr>
          <w:rFonts w:eastAsiaTheme="minorEastAsia"/>
          <w:lang w:val="en-US" w:eastAsia="zh-CN"/>
        </w:rPr>
      </w:pPr>
      <w:r w:rsidRPr="00E34E53">
        <w:rPr>
          <w:rFonts w:eastAsiaTheme="minorEastAsia"/>
          <w:lang w:val="en-US" w:eastAsia="zh-CN"/>
        </w:rPr>
        <w:t>[12</w:t>
      </w:r>
      <w:r w:rsidRPr="00E34E53">
        <w:rPr>
          <w:rFonts w:eastAsiaTheme="minorEastAsia" w:hint="eastAsia"/>
          <w:lang w:val="en-US" w:eastAsia="zh-CN"/>
        </w:rPr>
        <w:t>6</w:t>
      </w:r>
      <w:r w:rsidRPr="00E34E53">
        <w:rPr>
          <w:rFonts w:eastAsiaTheme="minorEastAsia"/>
          <w:lang w:val="en-US" w:eastAsia="zh-CN"/>
        </w:rPr>
        <w:t>-R20-NR-NTN] Email discussion o</w:t>
      </w:r>
      <w:r w:rsidRPr="00E34E53">
        <w:rPr>
          <w:rFonts w:eastAsiaTheme="minorEastAsia"/>
          <w:lang w:eastAsia="zh-CN"/>
        </w:rPr>
        <w:t>n Rel-20 NR-NTN – Mohamed (Thales)</w:t>
      </w:r>
    </w:p>
    <w:p w14:paraId="54C66BC6" w14:textId="77777777" w:rsidR="00E34E53" w:rsidRPr="00E34E53" w:rsidRDefault="00E34E53">
      <w:pPr>
        <w:pStyle w:val="ListParagraph"/>
        <w:numPr>
          <w:ilvl w:val="0"/>
          <w:numId w:val="281"/>
        </w:numPr>
        <w:rPr>
          <w:rFonts w:eastAsiaTheme="minorEastAsia"/>
          <w:lang w:val="en-US" w:eastAsia="zh-CN"/>
        </w:rPr>
      </w:pPr>
      <w:r w:rsidRPr="00E34E53">
        <w:rPr>
          <w:rFonts w:eastAsiaTheme="minorEastAsia"/>
          <w:lang w:eastAsia="zh-CN"/>
        </w:rPr>
        <w:t xml:space="preserve">To be used for sharing updates on online/offline schedule, details on what is to be discussed in online/offline sessions, </w:t>
      </w:r>
      <w:proofErr w:type="spellStart"/>
      <w:r w:rsidRPr="00E34E53">
        <w:rPr>
          <w:rFonts w:eastAsiaTheme="minorEastAsia"/>
          <w:lang w:eastAsia="zh-CN"/>
        </w:rPr>
        <w:t>tdoc</w:t>
      </w:r>
      <w:proofErr w:type="spellEnd"/>
      <w:r w:rsidRPr="00E34E53">
        <w:rPr>
          <w:rFonts w:eastAsiaTheme="minorEastAsia"/>
          <w:lang w:eastAsia="zh-CN"/>
        </w:rPr>
        <w:t xml:space="preserve"> number of the moderator summary for online session, etc</w:t>
      </w:r>
    </w:p>
    <w:p w14:paraId="509B7AF0" w14:textId="77777777" w:rsidR="00E34E53" w:rsidRPr="00F64A15" w:rsidRDefault="00E34E53" w:rsidP="00E34E53">
      <w:pPr>
        <w:rPr>
          <w:rFonts w:ascii="Times New Roman" w:eastAsiaTheme="minorEastAsia" w:hAnsi="Times New Roman"/>
          <w:lang w:eastAsia="zh-CN"/>
        </w:rPr>
      </w:pPr>
    </w:p>
    <w:p w14:paraId="5F2304D2" w14:textId="77777777" w:rsidR="008F4658" w:rsidRPr="0028697E" w:rsidRDefault="008F4658" w:rsidP="008F4658">
      <w:pPr>
        <w:rPr>
          <w:rFonts w:eastAsiaTheme="minorEastAsia"/>
          <w:i/>
          <w:iCs/>
          <w:lang w:eastAsia="zh-CN"/>
        </w:rPr>
      </w:pPr>
    </w:p>
    <w:p w14:paraId="5D7CD3D7" w14:textId="0829A545" w:rsidR="008F4658" w:rsidRPr="008F4658" w:rsidRDefault="00C62C50" w:rsidP="008F4658">
      <w:hyperlink r:id="rId500" w:history="1">
        <w:r>
          <w:rPr>
            <w:rStyle w:val="Hyperlink"/>
            <w:rFonts w:ascii="Times New Roman" w:eastAsia="Times New Roman" w:hAnsi="Times New Roman"/>
          </w:rPr>
          <w:t>R1-2605612</w:t>
        </w:r>
      </w:hyperlink>
      <w:r w:rsidR="008F4658">
        <w:rPr>
          <w:rFonts w:ascii="Times New Roman" w:eastAsia="Times New Roman" w:hAnsi="Times New Roman"/>
        </w:rPr>
        <w:tab/>
        <w:t>Work plan for GNSS resilient NR-NTN operation</w:t>
      </w:r>
      <w:r w:rsidR="008F4658">
        <w:rPr>
          <w:rFonts w:ascii="Times New Roman" w:eastAsia="Times New Roman" w:hAnsi="Times New Roman"/>
        </w:rPr>
        <w:tab/>
        <w:t>Rapporteur (Thales)</w:t>
      </w:r>
    </w:p>
    <w:p w14:paraId="3B279CAC" w14:textId="77777777" w:rsidR="008F4658" w:rsidRPr="008F4658" w:rsidRDefault="008F4658" w:rsidP="008F4658">
      <w:pPr>
        <w:rPr>
          <w:lang w:val="en-US" w:eastAsia="zh-CN"/>
        </w:rPr>
      </w:pPr>
    </w:p>
    <w:p w14:paraId="10F59170" w14:textId="7EEF8010" w:rsidR="001B0DC5" w:rsidRDefault="008F4658" w:rsidP="008F4658">
      <w:pPr>
        <w:pStyle w:val="Heading3"/>
        <w:rPr>
          <w:lang w:val="en-US" w:eastAsia="zh-CN"/>
        </w:rPr>
      </w:pPr>
      <w:bookmarkStart w:id="160" w:name="_Toc239313230"/>
      <w:r>
        <w:t xml:space="preserve">GNSS </w:t>
      </w:r>
      <w:r>
        <w:rPr>
          <w:rFonts w:hint="eastAsia"/>
          <w:lang w:val="en-US" w:eastAsia="zh-CN"/>
        </w:rPr>
        <w:t>resilient NR-NTN operation</w:t>
      </w:r>
      <w:bookmarkEnd w:id="160"/>
    </w:p>
    <w:p w14:paraId="029D9107" w14:textId="64C1539E" w:rsidR="008F4658" w:rsidRDefault="00C62C50" w:rsidP="008F4658">
      <w:hyperlink r:id="rId501" w:history="1">
        <w:r>
          <w:rPr>
            <w:rStyle w:val="Hyperlink"/>
            <w:rFonts w:ascii="Times New Roman" w:eastAsia="Times New Roman" w:hAnsi="Times New Roman"/>
          </w:rPr>
          <w:t>R1-2605605</w:t>
        </w:r>
      </w:hyperlink>
      <w:r w:rsidR="008F4658">
        <w:rPr>
          <w:rFonts w:ascii="Times New Roman" w:eastAsia="Times New Roman" w:hAnsi="Times New Roman"/>
        </w:rPr>
        <w:tab/>
        <w:t>FL Summary #1: GNSS resilient NR-NTN operation</w:t>
      </w:r>
      <w:r w:rsidR="008F4658">
        <w:rPr>
          <w:rFonts w:ascii="Times New Roman" w:eastAsia="Times New Roman" w:hAnsi="Times New Roman"/>
        </w:rPr>
        <w:tab/>
        <w:t>Moderator (Thales)</w:t>
      </w:r>
    </w:p>
    <w:p w14:paraId="71D16D2A" w14:textId="1794AACE" w:rsidR="008F4658" w:rsidRDefault="00C62C50" w:rsidP="008F4658">
      <w:hyperlink r:id="rId502" w:history="1">
        <w:r>
          <w:rPr>
            <w:rStyle w:val="Hyperlink"/>
            <w:rFonts w:ascii="Times New Roman" w:eastAsia="Times New Roman" w:hAnsi="Times New Roman"/>
          </w:rPr>
          <w:t>R1-2605606</w:t>
        </w:r>
      </w:hyperlink>
      <w:r w:rsidR="008F4658">
        <w:rPr>
          <w:rFonts w:ascii="Times New Roman" w:eastAsia="Times New Roman" w:hAnsi="Times New Roman"/>
        </w:rPr>
        <w:tab/>
        <w:t>FL Summary #2: GNSS resilient NR-NTN operation</w:t>
      </w:r>
      <w:r w:rsidR="008F4658">
        <w:rPr>
          <w:rFonts w:ascii="Times New Roman" w:eastAsia="Times New Roman" w:hAnsi="Times New Roman"/>
        </w:rPr>
        <w:tab/>
        <w:t>Moderator (Thales)</w:t>
      </w:r>
    </w:p>
    <w:p w14:paraId="0A55EA3C" w14:textId="1301CD22" w:rsidR="008F4658" w:rsidRDefault="00C62C50" w:rsidP="008F4658">
      <w:hyperlink r:id="rId503" w:history="1">
        <w:r>
          <w:rPr>
            <w:rStyle w:val="Hyperlink"/>
            <w:rFonts w:ascii="Times New Roman" w:eastAsia="Times New Roman" w:hAnsi="Times New Roman"/>
          </w:rPr>
          <w:t>R1-2605607</w:t>
        </w:r>
      </w:hyperlink>
      <w:r w:rsidR="008F4658">
        <w:rPr>
          <w:rFonts w:ascii="Times New Roman" w:eastAsia="Times New Roman" w:hAnsi="Times New Roman"/>
        </w:rPr>
        <w:tab/>
        <w:t>FL Summary #3: GNSS resilient NR-NTN operation</w:t>
      </w:r>
      <w:r w:rsidR="008F4658">
        <w:rPr>
          <w:rFonts w:ascii="Times New Roman" w:eastAsia="Times New Roman" w:hAnsi="Times New Roman"/>
        </w:rPr>
        <w:tab/>
        <w:t>Moderator (Thales)</w:t>
      </w:r>
    </w:p>
    <w:p w14:paraId="1D07C1A9" w14:textId="18F6563C" w:rsidR="008F4658" w:rsidRDefault="00C62C50" w:rsidP="008F4658">
      <w:hyperlink r:id="rId504" w:history="1">
        <w:r>
          <w:rPr>
            <w:rStyle w:val="Hyperlink"/>
            <w:rFonts w:ascii="Times New Roman" w:eastAsia="Times New Roman" w:hAnsi="Times New Roman"/>
          </w:rPr>
          <w:t>R1-2605608</w:t>
        </w:r>
      </w:hyperlink>
      <w:r w:rsidR="008F4658">
        <w:rPr>
          <w:rFonts w:ascii="Times New Roman" w:eastAsia="Times New Roman" w:hAnsi="Times New Roman"/>
        </w:rPr>
        <w:tab/>
        <w:t>FL Summary #4: GNSS resilient NR-NTN operation</w:t>
      </w:r>
      <w:r w:rsidR="008F4658">
        <w:rPr>
          <w:rFonts w:ascii="Times New Roman" w:eastAsia="Times New Roman" w:hAnsi="Times New Roman"/>
        </w:rPr>
        <w:tab/>
        <w:t>Moderator (Thales)</w:t>
      </w:r>
    </w:p>
    <w:p w14:paraId="4D9D3D45" w14:textId="5CFDDDB1" w:rsidR="008F4658" w:rsidRDefault="00C62C50" w:rsidP="008F4658">
      <w:hyperlink r:id="rId505" w:history="1">
        <w:r>
          <w:rPr>
            <w:rStyle w:val="Hyperlink"/>
            <w:rFonts w:ascii="Times New Roman" w:eastAsia="Times New Roman" w:hAnsi="Times New Roman"/>
          </w:rPr>
          <w:t>R1-2605609</w:t>
        </w:r>
      </w:hyperlink>
      <w:r w:rsidR="008F4658">
        <w:rPr>
          <w:rFonts w:ascii="Times New Roman" w:eastAsia="Times New Roman" w:hAnsi="Times New Roman"/>
        </w:rPr>
        <w:tab/>
        <w:t>FL Summary #5: GNSS resilient NR-NTN operation</w:t>
      </w:r>
      <w:r w:rsidR="008F4658">
        <w:rPr>
          <w:rFonts w:ascii="Times New Roman" w:eastAsia="Times New Roman" w:hAnsi="Times New Roman"/>
        </w:rPr>
        <w:tab/>
        <w:t>Moderator (Thales)</w:t>
      </w:r>
    </w:p>
    <w:p w14:paraId="244467D8" w14:textId="1C7EA3D5" w:rsidR="008F4658" w:rsidRDefault="00C62C50" w:rsidP="008F4658">
      <w:hyperlink r:id="rId506" w:history="1">
        <w:r>
          <w:rPr>
            <w:rStyle w:val="Hyperlink"/>
            <w:rFonts w:ascii="Times New Roman" w:eastAsia="Times New Roman" w:hAnsi="Times New Roman"/>
          </w:rPr>
          <w:t>R1-2605211</w:t>
        </w:r>
      </w:hyperlink>
      <w:r w:rsidR="008F4658">
        <w:rPr>
          <w:rFonts w:ascii="Times New Roman" w:eastAsia="Times New Roman" w:hAnsi="Times New Roman"/>
        </w:rPr>
        <w:tab/>
        <w:t>Discussion on Rel-20 GNSS resilient NR NTN operation</w:t>
      </w:r>
      <w:r w:rsidR="008F4658">
        <w:rPr>
          <w:rFonts w:ascii="Times New Roman" w:eastAsia="Times New Roman" w:hAnsi="Times New Roman"/>
        </w:rPr>
        <w:tab/>
        <w:t>FUTUREWEI</w:t>
      </w:r>
    </w:p>
    <w:p w14:paraId="6F5092E5" w14:textId="7D99E072" w:rsidR="008F4658" w:rsidRDefault="00C62C50" w:rsidP="008F4658">
      <w:hyperlink r:id="rId507" w:history="1">
        <w:r>
          <w:rPr>
            <w:rStyle w:val="Hyperlink"/>
            <w:rFonts w:ascii="Times New Roman" w:eastAsia="Times New Roman" w:hAnsi="Times New Roman"/>
          </w:rPr>
          <w:t>R1-2605229</w:t>
        </w:r>
      </w:hyperlink>
      <w:r w:rsidR="008F4658">
        <w:rPr>
          <w:rFonts w:ascii="Times New Roman" w:eastAsia="Times New Roman" w:hAnsi="Times New Roman"/>
        </w:rPr>
        <w:tab/>
        <w:t>On GNSS resilient NR-NTN operation</w:t>
      </w:r>
      <w:r w:rsidR="008F4658">
        <w:rPr>
          <w:rFonts w:ascii="Times New Roman" w:eastAsia="Times New Roman" w:hAnsi="Times New Roman"/>
        </w:rPr>
        <w:tab/>
        <w:t>Ericsson</w:t>
      </w:r>
    </w:p>
    <w:p w14:paraId="01205BB3" w14:textId="1310FDE3" w:rsidR="008F4658" w:rsidRDefault="00C62C50" w:rsidP="008F4658">
      <w:hyperlink r:id="rId508" w:history="1">
        <w:r>
          <w:rPr>
            <w:rStyle w:val="Hyperlink"/>
            <w:rFonts w:ascii="Times New Roman" w:eastAsia="Times New Roman" w:hAnsi="Times New Roman"/>
          </w:rPr>
          <w:t>R1-2605249</w:t>
        </w:r>
      </w:hyperlink>
      <w:r w:rsidR="008F4658">
        <w:rPr>
          <w:rFonts w:ascii="Times New Roman" w:eastAsia="Times New Roman" w:hAnsi="Times New Roman"/>
        </w:rPr>
        <w:tab/>
        <w:t>Discussion on NR NTN GNSS resilience</w:t>
      </w:r>
      <w:r w:rsidR="008F4658">
        <w:rPr>
          <w:rFonts w:ascii="Times New Roman" w:eastAsia="Times New Roman" w:hAnsi="Times New Roman"/>
        </w:rPr>
        <w:tab/>
      </w:r>
      <w:proofErr w:type="spellStart"/>
      <w:r w:rsidR="008F4658">
        <w:rPr>
          <w:rFonts w:ascii="Times New Roman" w:eastAsia="Times New Roman" w:hAnsi="Times New Roman"/>
        </w:rPr>
        <w:t>Spreadtrum</w:t>
      </w:r>
      <w:proofErr w:type="spellEnd"/>
      <w:r w:rsidR="008F4658">
        <w:rPr>
          <w:rFonts w:ascii="Times New Roman" w:eastAsia="Times New Roman" w:hAnsi="Times New Roman"/>
        </w:rPr>
        <w:t>, UNISOC</w:t>
      </w:r>
    </w:p>
    <w:p w14:paraId="516A82EC" w14:textId="10886A06" w:rsidR="008F4658" w:rsidRDefault="00C62C50" w:rsidP="008F4658">
      <w:hyperlink r:id="rId509" w:history="1">
        <w:r>
          <w:rPr>
            <w:rStyle w:val="Hyperlink"/>
            <w:rFonts w:ascii="Times New Roman" w:eastAsia="Times New Roman" w:hAnsi="Times New Roman"/>
          </w:rPr>
          <w:t>R1-2605278</w:t>
        </w:r>
      </w:hyperlink>
      <w:r w:rsidR="008F4658">
        <w:rPr>
          <w:rFonts w:ascii="Times New Roman" w:eastAsia="Times New Roman" w:hAnsi="Times New Roman"/>
        </w:rPr>
        <w:tab/>
        <w:t xml:space="preserve">GNSS-resilient NR-NTN operation </w:t>
      </w:r>
      <w:r w:rsidR="008F4658">
        <w:rPr>
          <w:rFonts w:ascii="Times New Roman" w:eastAsia="Times New Roman" w:hAnsi="Times New Roman"/>
        </w:rPr>
        <w:tab/>
        <w:t xml:space="preserve">ST Engineering </w:t>
      </w:r>
      <w:proofErr w:type="spellStart"/>
      <w:r w:rsidR="008F4658">
        <w:rPr>
          <w:rFonts w:ascii="Times New Roman" w:eastAsia="Times New Roman" w:hAnsi="Times New Roman"/>
        </w:rPr>
        <w:t>iDirect</w:t>
      </w:r>
      <w:proofErr w:type="spellEnd"/>
    </w:p>
    <w:p w14:paraId="7E2D679B" w14:textId="2D74967F" w:rsidR="008F4658" w:rsidRDefault="00C62C50" w:rsidP="008F4658">
      <w:hyperlink r:id="rId510" w:history="1">
        <w:r>
          <w:rPr>
            <w:rStyle w:val="Hyperlink"/>
            <w:rFonts w:ascii="Times New Roman" w:eastAsia="Times New Roman" w:hAnsi="Times New Roman"/>
          </w:rPr>
          <w:t>R1-2605286</w:t>
        </w:r>
      </w:hyperlink>
      <w:r w:rsidR="008F4658">
        <w:rPr>
          <w:rFonts w:ascii="Times New Roman" w:eastAsia="Times New Roman" w:hAnsi="Times New Roman"/>
        </w:rPr>
        <w:tab/>
        <w:t>GNSS resilience for NR-NTN</w:t>
      </w:r>
      <w:r w:rsidR="008F4658">
        <w:rPr>
          <w:rFonts w:ascii="Times New Roman" w:eastAsia="Times New Roman" w:hAnsi="Times New Roman"/>
        </w:rPr>
        <w:tab/>
        <w:t xml:space="preserve">Huawei, </w:t>
      </w:r>
      <w:proofErr w:type="spellStart"/>
      <w:r w:rsidR="008F4658">
        <w:rPr>
          <w:rFonts w:ascii="Times New Roman" w:eastAsia="Times New Roman" w:hAnsi="Times New Roman"/>
        </w:rPr>
        <w:t>HiSilicon</w:t>
      </w:r>
      <w:proofErr w:type="spellEnd"/>
    </w:p>
    <w:p w14:paraId="2EECA2BD" w14:textId="7D75BB2E" w:rsidR="008F4658" w:rsidRDefault="00C62C50" w:rsidP="008F4658">
      <w:hyperlink r:id="rId511" w:history="1">
        <w:r>
          <w:rPr>
            <w:rStyle w:val="Hyperlink"/>
            <w:rFonts w:ascii="Times New Roman" w:eastAsia="Times New Roman" w:hAnsi="Times New Roman"/>
          </w:rPr>
          <w:t>R1-2605347</w:t>
        </w:r>
      </w:hyperlink>
      <w:r w:rsidR="008F4658">
        <w:rPr>
          <w:rFonts w:ascii="Times New Roman" w:eastAsia="Times New Roman" w:hAnsi="Times New Roman"/>
        </w:rPr>
        <w:tab/>
        <w:t>Discussion on NR-NTN GNSS resilient</w:t>
      </w:r>
      <w:r w:rsidR="008F4658">
        <w:rPr>
          <w:rFonts w:ascii="Times New Roman" w:eastAsia="Times New Roman" w:hAnsi="Times New Roman"/>
        </w:rPr>
        <w:tab/>
        <w:t>NEC</w:t>
      </w:r>
    </w:p>
    <w:p w14:paraId="472C0932" w14:textId="0612F0D6" w:rsidR="008F4658" w:rsidRDefault="00C62C50" w:rsidP="008F4658">
      <w:hyperlink r:id="rId512" w:history="1">
        <w:r>
          <w:rPr>
            <w:rStyle w:val="Hyperlink"/>
            <w:rFonts w:ascii="Times New Roman" w:eastAsia="Times New Roman" w:hAnsi="Times New Roman"/>
          </w:rPr>
          <w:t>R1-2605360</w:t>
        </w:r>
      </w:hyperlink>
      <w:r w:rsidR="008F4658">
        <w:rPr>
          <w:rFonts w:ascii="Times New Roman" w:eastAsia="Times New Roman" w:hAnsi="Times New Roman"/>
        </w:rPr>
        <w:tab/>
        <w:t xml:space="preserve">On NR NTN GNSS resilience </w:t>
      </w:r>
      <w:r w:rsidR="008F4658">
        <w:rPr>
          <w:rFonts w:ascii="Times New Roman" w:eastAsia="Times New Roman" w:hAnsi="Times New Roman"/>
        </w:rPr>
        <w:tab/>
        <w:t>Eutelsat</w:t>
      </w:r>
    </w:p>
    <w:p w14:paraId="7F69A983" w14:textId="3153F278" w:rsidR="008F4658" w:rsidRDefault="00C62C50" w:rsidP="008F4658">
      <w:hyperlink r:id="rId513" w:history="1">
        <w:r>
          <w:rPr>
            <w:rStyle w:val="Hyperlink"/>
            <w:rFonts w:ascii="Times New Roman" w:eastAsia="Times New Roman" w:hAnsi="Times New Roman"/>
          </w:rPr>
          <w:t>R1-2605429</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 xml:space="preserve">ZTE Corporation, </w:t>
      </w:r>
      <w:proofErr w:type="spellStart"/>
      <w:r w:rsidR="008F4658">
        <w:rPr>
          <w:rFonts w:ascii="Times New Roman" w:eastAsia="Times New Roman" w:hAnsi="Times New Roman"/>
        </w:rPr>
        <w:t>Sanechips</w:t>
      </w:r>
      <w:proofErr w:type="spellEnd"/>
    </w:p>
    <w:p w14:paraId="13990B71" w14:textId="2A022D6B" w:rsidR="008F4658" w:rsidRDefault="00C62C50" w:rsidP="008F4658">
      <w:hyperlink r:id="rId514" w:history="1">
        <w:r>
          <w:rPr>
            <w:rStyle w:val="Hyperlink"/>
            <w:rFonts w:ascii="Times New Roman" w:eastAsia="Times New Roman" w:hAnsi="Times New Roman"/>
          </w:rPr>
          <w:t>R1-2605453</w:t>
        </w:r>
      </w:hyperlink>
      <w:r w:rsidR="008F4658">
        <w:rPr>
          <w:rFonts w:ascii="Times New Roman" w:eastAsia="Times New Roman" w:hAnsi="Times New Roman"/>
        </w:rPr>
        <w:tab/>
        <w:t>Discussion on GNSS resilient NR-NTN operation</w:t>
      </w:r>
      <w:r w:rsidR="008F4658">
        <w:rPr>
          <w:rFonts w:ascii="Times New Roman" w:eastAsia="Times New Roman" w:hAnsi="Times New Roman"/>
        </w:rPr>
        <w:tab/>
        <w:t>vivo</w:t>
      </w:r>
    </w:p>
    <w:p w14:paraId="7158A379" w14:textId="15960C1C" w:rsidR="008F4658" w:rsidRDefault="00C62C50" w:rsidP="008F4658">
      <w:hyperlink r:id="rId515" w:history="1">
        <w:r>
          <w:rPr>
            <w:rStyle w:val="Hyperlink"/>
            <w:rFonts w:ascii="Times New Roman" w:eastAsia="Times New Roman" w:hAnsi="Times New Roman"/>
          </w:rPr>
          <w:t>R1-2605558</w:t>
        </w:r>
      </w:hyperlink>
      <w:r w:rsidR="008F4658">
        <w:rPr>
          <w:rFonts w:ascii="Times New Roman" w:eastAsia="Times New Roman" w:hAnsi="Times New Roman"/>
        </w:rPr>
        <w:tab/>
        <w:t>Consideration on NR-NTN GNSS Resilient Operation</w:t>
      </w:r>
      <w:r w:rsidR="008F4658">
        <w:rPr>
          <w:rFonts w:ascii="Times New Roman" w:eastAsia="Times New Roman" w:hAnsi="Times New Roman"/>
        </w:rPr>
        <w:tab/>
        <w:t>Xiaomi</w:t>
      </w:r>
    </w:p>
    <w:p w14:paraId="7084465A" w14:textId="513BC51A" w:rsidR="008F4658" w:rsidRDefault="00C62C50" w:rsidP="008F4658">
      <w:hyperlink r:id="rId516" w:history="1">
        <w:r>
          <w:rPr>
            <w:rStyle w:val="Hyperlink"/>
            <w:rFonts w:ascii="Times New Roman" w:eastAsia="Times New Roman" w:hAnsi="Times New Roman"/>
          </w:rPr>
          <w:t>R1-2605604</w:t>
        </w:r>
      </w:hyperlink>
      <w:r w:rsidR="008F4658">
        <w:rPr>
          <w:rFonts w:ascii="Times New Roman" w:eastAsia="Times New Roman" w:hAnsi="Times New Roman"/>
        </w:rPr>
        <w:tab/>
        <w:t>Technical considerations for GNSS-resilient operation in NR-NTN</w:t>
      </w:r>
      <w:r w:rsidR="008F4658">
        <w:rPr>
          <w:rFonts w:ascii="Times New Roman" w:eastAsia="Times New Roman" w:hAnsi="Times New Roman"/>
        </w:rPr>
        <w:tab/>
        <w:t>Thales</w:t>
      </w:r>
    </w:p>
    <w:p w14:paraId="1D8BCC08" w14:textId="2D07817C" w:rsidR="008F4658" w:rsidRDefault="00C62C50" w:rsidP="008F4658">
      <w:hyperlink r:id="rId517" w:history="1">
        <w:r>
          <w:rPr>
            <w:rStyle w:val="Hyperlink"/>
            <w:rFonts w:ascii="Times New Roman" w:eastAsia="Times New Roman" w:hAnsi="Times New Roman"/>
          </w:rPr>
          <w:t>R1-2605611</w:t>
        </w:r>
      </w:hyperlink>
      <w:r w:rsidR="008F4658">
        <w:rPr>
          <w:rFonts w:ascii="Times New Roman" w:eastAsia="Times New Roman" w:hAnsi="Times New Roman"/>
        </w:rPr>
        <w:tab/>
        <w:t>Compilation of company proposals on NR-NTN GNSS Resilience</w:t>
      </w:r>
      <w:r w:rsidR="008F4658">
        <w:rPr>
          <w:rFonts w:ascii="Times New Roman" w:eastAsia="Times New Roman" w:hAnsi="Times New Roman"/>
        </w:rPr>
        <w:tab/>
        <w:t>Moderator (Thales)</w:t>
      </w:r>
    </w:p>
    <w:p w14:paraId="171F0096" w14:textId="149758F1" w:rsidR="008F4658" w:rsidRDefault="00C62C50" w:rsidP="008F4658">
      <w:hyperlink r:id="rId518" w:history="1">
        <w:r>
          <w:rPr>
            <w:rStyle w:val="Hyperlink"/>
            <w:rFonts w:ascii="Times New Roman" w:eastAsia="Times New Roman" w:hAnsi="Times New Roman"/>
          </w:rPr>
          <w:t>R1-2605626</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CMCC</w:t>
      </w:r>
    </w:p>
    <w:p w14:paraId="1B663E61" w14:textId="42EE33FC" w:rsidR="008F4658" w:rsidRDefault="00C62C50" w:rsidP="008F4658">
      <w:hyperlink r:id="rId519" w:history="1">
        <w:r>
          <w:rPr>
            <w:rStyle w:val="Hyperlink"/>
            <w:rFonts w:ascii="Times New Roman" w:eastAsia="Times New Roman" w:hAnsi="Times New Roman"/>
          </w:rPr>
          <w:t>R1-2605693</w:t>
        </w:r>
      </w:hyperlink>
      <w:r w:rsidR="008F4658">
        <w:rPr>
          <w:rFonts w:ascii="Times New Roman" w:eastAsia="Times New Roman" w:hAnsi="Times New Roman"/>
        </w:rPr>
        <w:tab/>
        <w:t>Discussion on GNSS resilient NR-NTN operation</w:t>
      </w:r>
      <w:r w:rsidR="008F4658">
        <w:rPr>
          <w:rFonts w:ascii="Times New Roman" w:eastAsia="Times New Roman" w:hAnsi="Times New Roman"/>
        </w:rPr>
        <w:tab/>
        <w:t xml:space="preserve">TOYOTA Info Technology </w:t>
      </w:r>
      <w:proofErr w:type="spellStart"/>
      <w:r w:rsidR="008F4658">
        <w:rPr>
          <w:rFonts w:ascii="Times New Roman" w:eastAsia="Times New Roman" w:hAnsi="Times New Roman"/>
        </w:rPr>
        <w:t>Center</w:t>
      </w:r>
      <w:proofErr w:type="spellEnd"/>
    </w:p>
    <w:p w14:paraId="3C73D872" w14:textId="5EE8A40C" w:rsidR="008F4658" w:rsidRDefault="00C62C50" w:rsidP="008F4658">
      <w:hyperlink r:id="rId520" w:history="1">
        <w:r>
          <w:rPr>
            <w:rStyle w:val="Hyperlink"/>
            <w:rFonts w:ascii="Times New Roman" w:eastAsia="Times New Roman" w:hAnsi="Times New Roman"/>
          </w:rPr>
          <w:t>R1-2605754</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CATT</w:t>
      </w:r>
    </w:p>
    <w:p w14:paraId="434352A6" w14:textId="3ED17FFB" w:rsidR="008F4658" w:rsidRDefault="00C62C50" w:rsidP="008F4658">
      <w:hyperlink r:id="rId521" w:history="1">
        <w:r>
          <w:rPr>
            <w:rStyle w:val="Hyperlink"/>
            <w:rFonts w:ascii="Times New Roman" w:eastAsia="Times New Roman" w:hAnsi="Times New Roman"/>
          </w:rPr>
          <w:t>R1-2605819</w:t>
        </w:r>
      </w:hyperlink>
      <w:r w:rsidR="008F4658">
        <w:rPr>
          <w:rFonts w:ascii="Times New Roman" w:eastAsia="Times New Roman" w:hAnsi="Times New Roman"/>
        </w:rPr>
        <w:tab/>
        <w:t>Discussion on GNSS resilient NR-NTN operation</w:t>
      </w:r>
      <w:r w:rsidR="008F4658">
        <w:rPr>
          <w:rFonts w:ascii="Times New Roman" w:eastAsia="Times New Roman" w:hAnsi="Times New Roman"/>
        </w:rPr>
        <w:tab/>
        <w:t>Samsung</w:t>
      </w:r>
    </w:p>
    <w:p w14:paraId="08C67DDA" w14:textId="47B31640" w:rsidR="008F4658" w:rsidRDefault="00C62C50" w:rsidP="008F4658">
      <w:hyperlink r:id="rId522" w:history="1">
        <w:r>
          <w:rPr>
            <w:rStyle w:val="Hyperlink"/>
            <w:rFonts w:ascii="Times New Roman" w:eastAsia="Times New Roman" w:hAnsi="Times New Roman"/>
          </w:rPr>
          <w:t>R1-2605906</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OPPO</w:t>
      </w:r>
    </w:p>
    <w:p w14:paraId="41D6DBFA" w14:textId="72C6D34A" w:rsidR="008F4658" w:rsidRDefault="00C62C50" w:rsidP="008F4658">
      <w:hyperlink r:id="rId523" w:history="1">
        <w:r>
          <w:rPr>
            <w:rStyle w:val="Hyperlink"/>
            <w:rFonts w:ascii="Times New Roman" w:eastAsia="Times New Roman" w:hAnsi="Times New Roman"/>
          </w:rPr>
          <w:t>R1-2605954</w:t>
        </w:r>
      </w:hyperlink>
      <w:r w:rsidR="008F4658">
        <w:rPr>
          <w:rFonts w:ascii="Times New Roman" w:eastAsia="Times New Roman" w:hAnsi="Times New Roman"/>
        </w:rPr>
        <w:tab/>
        <w:t>Discussion on GNSS resilient NR-NTN</w:t>
      </w:r>
      <w:r w:rsidR="008F4658">
        <w:rPr>
          <w:rFonts w:ascii="Times New Roman" w:eastAsia="Times New Roman" w:hAnsi="Times New Roman"/>
        </w:rPr>
        <w:tab/>
        <w:t>Panasonic</w:t>
      </w:r>
    </w:p>
    <w:p w14:paraId="6AC1E01B" w14:textId="0B40B098" w:rsidR="008F4658" w:rsidRDefault="00C62C50" w:rsidP="008F4658">
      <w:hyperlink r:id="rId524" w:history="1">
        <w:r>
          <w:rPr>
            <w:rStyle w:val="Hyperlink"/>
            <w:rFonts w:ascii="Times New Roman" w:eastAsia="Times New Roman" w:hAnsi="Times New Roman"/>
          </w:rPr>
          <w:t>R1-2605968</w:t>
        </w:r>
      </w:hyperlink>
      <w:r w:rsidR="008F4658">
        <w:rPr>
          <w:rFonts w:ascii="Times New Roman" w:eastAsia="Times New Roman" w:hAnsi="Times New Roman"/>
        </w:rPr>
        <w:tab/>
        <w:t>On GNSS Resilient NR-NTN Operation</w:t>
      </w:r>
      <w:r w:rsidR="008F4658">
        <w:rPr>
          <w:rFonts w:ascii="Times New Roman" w:eastAsia="Times New Roman" w:hAnsi="Times New Roman"/>
        </w:rPr>
        <w:tab/>
        <w:t>Sony</w:t>
      </w:r>
    </w:p>
    <w:p w14:paraId="2ABF674B" w14:textId="033E367B" w:rsidR="008F4658" w:rsidRDefault="00C62C50" w:rsidP="008F4658">
      <w:hyperlink r:id="rId525" w:history="1">
        <w:r>
          <w:rPr>
            <w:rStyle w:val="Hyperlink"/>
            <w:rFonts w:ascii="Times New Roman" w:eastAsia="Times New Roman" w:hAnsi="Times New Roman"/>
          </w:rPr>
          <w:t>R1-2605998</w:t>
        </w:r>
      </w:hyperlink>
      <w:r w:rsidR="008F4658">
        <w:rPr>
          <w:rFonts w:ascii="Times New Roman" w:eastAsia="Times New Roman" w:hAnsi="Times New Roman"/>
        </w:rPr>
        <w:tab/>
        <w:t>GNSS resilience</w:t>
      </w:r>
      <w:r w:rsidR="008F4658">
        <w:rPr>
          <w:rFonts w:ascii="Times New Roman" w:eastAsia="Times New Roman" w:hAnsi="Times New Roman"/>
        </w:rPr>
        <w:tab/>
        <w:t>Nordic Semiconductor ASA</w:t>
      </w:r>
    </w:p>
    <w:p w14:paraId="0BEA68EA" w14:textId="60AA64C3" w:rsidR="008F4658" w:rsidRDefault="00C62C50" w:rsidP="008F4658">
      <w:hyperlink r:id="rId526" w:history="1">
        <w:r>
          <w:rPr>
            <w:rStyle w:val="Hyperlink"/>
            <w:rFonts w:ascii="Times New Roman" w:eastAsia="Times New Roman" w:hAnsi="Times New Roman"/>
          </w:rPr>
          <w:t>R1-2606017</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Apple</w:t>
      </w:r>
    </w:p>
    <w:p w14:paraId="3AC7831E" w14:textId="130474EC" w:rsidR="008F4658" w:rsidRDefault="00C62C50" w:rsidP="008F4658">
      <w:hyperlink r:id="rId527" w:history="1">
        <w:r>
          <w:rPr>
            <w:rStyle w:val="Hyperlink"/>
            <w:rFonts w:ascii="Times New Roman" w:eastAsia="Times New Roman" w:hAnsi="Times New Roman"/>
          </w:rPr>
          <w:t>R1-2606058</w:t>
        </w:r>
      </w:hyperlink>
      <w:r w:rsidR="008F4658">
        <w:rPr>
          <w:rFonts w:ascii="Times New Roman" w:eastAsia="Times New Roman" w:hAnsi="Times New Roman"/>
        </w:rPr>
        <w:tab/>
        <w:t>Enhancements for GNSS resilient NTN operation</w:t>
      </w:r>
      <w:r w:rsidR="008F4658">
        <w:rPr>
          <w:rFonts w:ascii="Times New Roman" w:eastAsia="Times New Roman" w:hAnsi="Times New Roman"/>
        </w:rPr>
        <w:tab/>
        <w:t>Sharp</w:t>
      </w:r>
    </w:p>
    <w:p w14:paraId="12FDF2E3" w14:textId="1F31AD74" w:rsidR="008F4658" w:rsidRDefault="00C62C50" w:rsidP="008F4658">
      <w:hyperlink r:id="rId528" w:history="1">
        <w:r>
          <w:rPr>
            <w:rStyle w:val="Hyperlink"/>
            <w:rFonts w:ascii="Times New Roman" w:eastAsia="Times New Roman" w:hAnsi="Times New Roman"/>
          </w:rPr>
          <w:t>R1-2606077</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China Telecom, CENC</w:t>
      </w:r>
    </w:p>
    <w:p w14:paraId="335BB1E7" w14:textId="2B0B5D30" w:rsidR="008F4658" w:rsidRDefault="00C62C50" w:rsidP="008F4658">
      <w:hyperlink r:id="rId529" w:history="1">
        <w:r>
          <w:rPr>
            <w:rStyle w:val="Hyperlink"/>
            <w:rFonts w:ascii="Times New Roman" w:eastAsia="Times New Roman" w:hAnsi="Times New Roman"/>
          </w:rPr>
          <w:t>R1-2606136</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MediaTek Inc.</w:t>
      </w:r>
    </w:p>
    <w:p w14:paraId="5FC4B0AD" w14:textId="1989DB49" w:rsidR="008F4658" w:rsidRDefault="00C62C50" w:rsidP="008F4658">
      <w:hyperlink r:id="rId530" w:history="1">
        <w:r>
          <w:rPr>
            <w:rStyle w:val="Hyperlink"/>
            <w:rFonts w:ascii="Times New Roman" w:eastAsia="Times New Roman" w:hAnsi="Times New Roman"/>
          </w:rPr>
          <w:t>R1-2606175</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Fraunhofer IIS, Fraunhofer HHI</w:t>
      </w:r>
    </w:p>
    <w:p w14:paraId="17BABACF" w14:textId="1098E110" w:rsidR="008F4658" w:rsidRDefault="00C62C50" w:rsidP="008F4658">
      <w:hyperlink r:id="rId531" w:history="1">
        <w:r>
          <w:rPr>
            <w:rStyle w:val="Hyperlink"/>
            <w:rFonts w:ascii="Times New Roman" w:eastAsia="Times New Roman" w:hAnsi="Times New Roman"/>
          </w:rPr>
          <w:t>R1-2606185</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HONOR</w:t>
      </w:r>
    </w:p>
    <w:p w14:paraId="719D687E" w14:textId="10A93501" w:rsidR="008F4658" w:rsidRDefault="00C62C50" w:rsidP="008F4658">
      <w:hyperlink r:id="rId532" w:history="1">
        <w:r>
          <w:rPr>
            <w:rStyle w:val="Hyperlink"/>
            <w:rFonts w:ascii="Times New Roman" w:eastAsia="Times New Roman" w:hAnsi="Times New Roman"/>
          </w:rPr>
          <w:t>R1-2606227</w:t>
        </w:r>
      </w:hyperlink>
      <w:r w:rsidR="008F4658">
        <w:rPr>
          <w:rFonts w:ascii="Times New Roman" w:eastAsia="Times New Roman" w:hAnsi="Times New Roman"/>
        </w:rPr>
        <w:tab/>
        <w:t>Discussion on the NR-NTN GNSS resilience</w:t>
      </w:r>
      <w:r w:rsidR="008F4658">
        <w:rPr>
          <w:rFonts w:ascii="Times New Roman" w:eastAsia="Times New Roman" w:hAnsi="Times New Roman"/>
        </w:rPr>
        <w:tab/>
        <w:t>TCL</w:t>
      </w:r>
    </w:p>
    <w:p w14:paraId="3EBEAD0C" w14:textId="7F3D120A" w:rsidR="008F4658" w:rsidRDefault="00C62C50" w:rsidP="008F4658">
      <w:hyperlink r:id="rId533" w:history="1">
        <w:r>
          <w:rPr>
            <w:rStyle w:val="Hyperlink"/>
            <w:rFonts w:ascii="Times New Roman" w:eastAsia="Times New Roman" w:hAnsi="Times New Roman"/>
          </w:rPr>
          <w:t>R1-2606229</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Lenovo</w:t>
      </w:r>
    </w:p>
    <w:p w14:paraId="34018831" w14:textId="1FB5D130" w:rsidR="008F4658" w:rsidRDefault="00C62C50" w:rsidP="008F4658">
      <w:hyperlink r:id="rId534" w:history="1">
        <w:r>
          <w:rPr>
            <w:rStyle w:val="Hyperlink"/>
            <w:rFonts w:ascii="Times New Roman" w:eastAsia="Times New Roman" w:hAnsi="Times New Roman"/>
          </w:rPr>
          <w:t>R1-2606233</w:t>
        </w:r>
      </w:hyperlink>
      <w:r w:rsidR="008F4658">
        <w:rPr>
          <w:rFonts w:ascii="Times New Roman" w:eastAsia="Times New Roman" w:hAnsi="Times New Roman"/>
        </w:rPr>
        <w:tab/>
        <w:t>Discussion on NR-NTN GNSS resilient operations</w:t>
      </w:r>
      <w:r w:rsidR="008F4658">
        <w:rPr>
          <w:rFonts w:ascii="Times New Roman" w:eastAsia="Times New Roman" w:hAnsi="Times New Roman"/>
        </w:rPr>
        <w:tab/>
        <w:t>ETRI</w:t>
      </w:r>
    </w:p>
    <w:p w14:paraId="39D289AE" w14:textId="4A2ED44C" w:rsidR="008F4658" w:rsidRDefault="00C62C50" w:rsidP="008F4658">
      <w:hyperlink r:id="rId535" w:history="1">
        <w:r>
          <w:rPr>
            <w:rStyle w:val="Hyperlink"/>
            <w:rFonts w:ascii="Times New Roman" w:eastAsia="Times New Roman" w:hAnsi="Times New Roman"/>
          </w:rPr>
          <w:t>R1-2606273</w:t>
        </w:r>
      </w:hyperlink>
      <w:r w:rsidR="008F4658">
        <w:rPr>
          <w:rFonts w:ascii="Times New Roman" w:eastAsia="Times New Roman" w:hAnsi="Times New Roman"/>
        </w:rPr>
        <w:tab/>
        <w:t>NR-NTN GNSS resilience</w:t>
      </w:r>
      <w:r w:rsidR="008F4658">
        <w:rPr>
          <w:rFonts w:ascii="Times New Roman" w:eastAsia="Times New Roman" w:hAnsi="Times New Roman"/>
        </w:rPr>
        <w:tab/>
      </w:r>
      <w:proofErr w:type="spellStart"/>
      <w:r w:rsidR="008F4658">
        <w:rPr>
          <w:rFonts w:ascii="Times New Roman" w:eastAsia="Times New Roman" w:hAnsi="Times New Roman"/>
        </w:rPr>
        <w:t>InterDigital</w:t>
      </w:r>
      <w:proofErr w:type="spellEnd"/>
      <w:r w:rsidR="008F4658">
        <w:rPr>
          <w:rFonts w:ascii="Times New Roman" w:eastAsia="Times New Roman" w:hAnsi="Times New Roman"/>
        </w:rPr>
        <w:t>, Inc.</w:t>
      </w:r>
    </w:p>
    <w:p w14:paraId="5CF8B5CC" w14:textId="31C0C6FD" w:rsidR="008F4658" w:rsidRDefault="00C62C50" w:rsidP="008F4658">
      <w:hyperlink r:id="rId536" w:history="1">
        <w:r>
          <w:rPr>
            <w:rStyle w:val="Hyperlink"/>
            <w:rFonts w:ascii="Times New Roman" w:eastAsia="Times New Roman" w:hAnsi="Times New Roman"/>
          </w:rPr>
          <w:t>R1-2606310</w:t>
        </w:r>
      </w:hyperlink>
      <w:r w:rsidR="008F4658">
        <w:rPr>
          <w:rFonts w:ascii="Times New Roman" w:eastAsia="Times New Roman" w:hAnsi="Times New Roman"/>
        </w:rPr>
        <w:tab/>
        <w:t>Discussion on a single-satellite multi-epoch for GNSS-resilient NTN</w:t>
      </w:r>
      <w:r w:rsidR="008F4658">
        <w:rPr>
          <w:rFonts w:ascii="Times New Roman" w:eastAsia="Times New Roman" w:hAnsi="Times New Roman"/>
        </w:rPr>
        <w:tab/>
      </w:r>
      <w:proofErr w:type="spellStart"/>
      <w:r w:rsidR="008F4658">
        <w:rPr>
          <w:rFonts w:ascii="Times New Roman" w:eastAsia="Times New Roman" w:hAnsi="Times New Roman"/>
        </w:rPr>
        <w:t>Sateliot</w:t>
      </w:r>
      <w:proofErr w:type="spellEnd"/>
    </w:p>
    <w:p w14:paraId="4C6327EE" w14:textId="2EBA0AC6" w:rsidR="008F4658" w:rsidRDefault="00C62C50" w:rsidP="008F4658">
      <w:hyperlink r:id="rId537" w:history="1">
        <w:r>
          <w:rPr>
            <w:rStyle w:val="Hyperlink"/>
            <w:rFonts w:ascii="Times New Roman" w:eastAsia="Times New Roman" w:hAnsi="Times New Roman"/>
          </w:rPr>
          <w:t>R1-2606347</w:t>
        </w:r>
      </w:hyperlink>
      <w:r w:rsidR="008F4658">
        <w:rPr>
          <w:rFonts w:ascii="Times New Roman" w:eastAsia="Times New Roman" w:hAnsi="Times New Roman"/>
        </w:rPr>
        <w:tab/>
        <w:t>NR NTN GNSS resilience</w:t>
      </w:r>
      <w:r w:rsidR="008F4658">
        <w:rPr>
          <w:rFonts w:ascii="Times New Roman" w:eastAsia="Times New Roman" w:hAnsi="Times New Roman"/>
        </w:rPr>
        <w:tab/>
        <w:t>Amazon Web Services</w:t>
      </w:r>
    </w:p>
    <w:p w14:paraId="12FFA09E" w14:textId="57A9A2F0" w:rsidR="008F4658" w:rsidRDefault="00C62C50" w:rsidP="008F4658">
      <w:hyperlink r:id="rId538" w:history="1">
        <w:r>
          <w:rPr>
            <w:rStyle w:val="Hyperlink"/>
            <w:rFonts w:ascii="Times New Roman" w:eastAsia="Times New Roman" w:hAnsi="Times New Roman"/>
          </w:rPr>
          <w:t>R1-2606351</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r>
      <w:proofErr w:type="spellStart"/>
      <w:r w:rsidR="008F4658">
        <w:rPr>
          <w:rFonts w:ascii="Times New Roman" w:eastAsia="Times New Roman" w:hAnsi="Times New Roman"/>
        </w:rPr>
        <w:t>Ofinno</w:t>
      </w:r>
      <w:proofErr w:type="spellEnd"/>
    </w:p>
    <w:p w14:paraId="73C187FD" w14:textId="7EF47657" w:rsidR="008F4658" w:rsidRDefault="00C62C50" w:rsidP="008F4658">
      <w:hyperlink r:id="rId539" w:history="1">
        <w:r>
          <w:rPr>
            <w:rStyle w:val="Hyperlink"/>
            <w:rFonts w:ascii="Times New Roman" w:eastAsia="Times New Roman" w:hAnsi="Times New Roman"/>
          </w:rPr>
          <w:t>R1-2606369</w:t>
        </w:r>
      </w:hyperlink>
      <w:r w:rsidR="008F4658">
        <w:rPr>
          <w:rFonts w:ascii="Times New Roman" w:eastAsia="Times New Roman" w:hAnsi="Times New Roman"/>
        </w:rPr>
        <w:tab/>
        <w:t>NR-NTN GNSS resilience</w:t>
      </w:r>
      <w:r w:rsidR="008F4658">
        <w:rPr>
          <w:rFonts w:ascii="Times New Roman" w:eastAsia="Times New Roman" w:hAnsi="Times New Roman"/>
        </w:rPr>
        <w:tab/>
        <w:t>Qualcomm Incorporated</w:t>
      </w:r>
    </w:p>
    <w:p w14:paraId="628AF6C2" w14:textId="19FCDDB7" w:rsidR="008F4658" w:rsidRDefault="00C62C50" w:rsidP="008F4658">
      <w:hyperlink r:id="rId540" w:history="1">
        <w:r>
          <w:rPr>
            <w:rStyle w:val="Hyperlink"/>
            <w:rFonts w:ascii="Times New Roman" w:eastAsia="Times New Roman" w:hAnsi="Times New Roman"/>
          </w:rPr>
          <w:t>R1-2606478</w:t>
        </w:r>
      </w:hyperlink>
      <w:r w:rsidR="008F4658">
        <w:rPr>
          <w:rFonts w:ascii="Times New Roman" w:eastAsia="Times New Roman" w:hAnsi="Times New Roman"/>
        </w:rPr>
        <w:tab/>
        <w:t>Discussion on GNSS resilience for NR-NTN</w:t>
      </w:r>
      <w:r w:rsidR="008F4658">
        <w:rPr>
          <w:rFonts w:ascii="Times New Roman" w:eastAsia="Times New Roman" w:hAnsi="Times New Roman"/>
        </w:rPr>
        <w:tab/>
        <w:t>CSCN</w:t>
      </w:r>
    </w:p>
    <w:p w14:paraId="08296871" w14:textId="25227700" w:rsidR="008F4658" w:rsidRDefault="00C62C50" w:rsidP="008F4658">
      <w:hyperlink r:id="rId541" w:history="1">
        <w:r>
          <w:rPr>
            <w:rStyle w:val="Hyperlink"/>
            <w:rFonts w:ascii="Times New Roman" w:eastAsia="Times New Roman" w:hAnsi="Times New Roman"/>
          </w:rPr>
          <w:t>R1-2606489</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NTT DOCOMO, INC.</w:t>
      </w:r>
    </w:p>
    <w:p w14:paraId="3798631C" w14:textId="1D216FC5" w:rsidR="008F4658" w:rsidRDefault="00C62C50" w:rsidP="008F4658">
      <w:hyperlink r:id="rId542" w:history="1">
        <w:r>
          <w:rPr>
            <w:rStyle w:val="Hyperlink"/>
            <w:rFonts w:ascii="Times New Roman" w:eastAsia="Times New Roman" w:hAnsi="Times New Roman"/>
          </w:rPr>
          <w:t>R1-2606545</w:t>
        </w:r>
      </w:hyperlink>
      <w:r w:rsidR="008F4658">
        <w:rPr>
          <w:rFonts w:ascii="Times New Roman" w:eastAsia="Times New Roman" w:hAnsi="Times New Roman"/>
        </w:rPr>
        <w:tab/>
        <w:t>Discussion on GNSS resilience operation</w:t>
      </w:r>
      <w:r w:rsidR="008F4658">
        <w:rPr>
          <w:rFonts w:ascii="Times New Roman" w:eastAsia="Times New Roman" w:hAnsi="Times New Roman"/>
        </w:rPr>
        <w:tab/>
      </w:r>
      <w:proofErr w:type="spellStart"/>
      <w:r w:rsidR="008F4658">
        <w:rPr>
          <w:rFonts w:ascii="Times New Roman" w:eastAsia="Times New Roman" w:hAnsi="Times New Roman"/>
        </w:rPr>
        <w:t>Quectel</w:t>
      </w:r>
      <w:proofErr w:type="spellEnd"/>
    </w:p>
    <w:p w14:paraId="6C1EFB84" w14:textId="3B262B02" w:rsidR="008F4658" w:rsidRDefault="00C62C50" w:rsidP="008F4658">
      <w:hyperlink r:id="rId543" w:history="1">
        <w:r>
          <w:rPr>
            <w:rStyle w:val="Hyperlink"/>
            <w:rFonts w:ascii="Times New Roman" w:eastAsia="Times New Roman" w:hAnsi="Times New Roman"/>
          </w:rPr>
          <w:t>R1-2606590</w:t>
        </w:r>
      </w:hyperlink>
      <w:r w:rsidR="008F4658">
        <w:rPr>
          <w:rFonts w:ascii="Times New Roman" w:eastAsia="Times New Roman" w:hAnsi="Times New Roman"/>
        </w:rPr>
        <w:tab/>
        <w:t>Discussion on GNSS resilient NR-NTN operation</w:t>
      </w:r>
      <w:r w:rsidR="008F4658">
        <w:rPr>
          <w:rFonts w:ascii="Times New Roman" w:eastAsia="Times New Roman" w:hAnsi="Times New Roman"/>
        </w:rPr>
        <w:tab/>
        <w:t>LG Electronics</w:t>
      </w:r>
    </w:p>
    <w:p w14:paraId="7BA3E8B1" w14:textId="59F616F7" w:rsidR="008F4658" w:rsidRDefault="00C62C50" w:rsidP="008F4658">
      <w:hyperlink r:id="rId544" w:history="1">
        <w:r>
          <w:rPr>
            <w:rStyle w:val="Hyperlink"/>
            <w:rFonts w:ascii="Times New Roman" w:eastAsia="Times New Roman" w:hAnsi="Times New Roman"/>
          </w:rPr>
          <w:t>R1-2606605</w:t>
        </w:r>
      </w:hyperlink>
      <w:r w:rsidR="008F4658">
        <w:rPr>
          <w:rFonts w:ascii="Times New Roman" w:eastAsia="Times New Roman" w:hAnsi="Times New Roman"/>
        </w:rPr>
        <w:tab/>
        <w:t>Discussion on GNSS resilient operation for NR over NTN</w:t>
      </w:r>
      <w:r w:rsidR="008F4658">
        <w:rPr>
          <w:rFonts w:ascii="Times New Roman" w:eastAsia="Times New Roman" w:hAnsi="Times New Roman"/>
        </w:rPr>
        <w:tab/>
        <w:t>Nokia</w:t>
      </w:r>
    </w:p>
    <w:p w14:paraId="5A22C450" w14:textId="4A045489" w:rsidR="008F4658" w:rsidRDefault="00C62C50" w:rsidP="008F4658">
      <w:hyperlink r:id="rId545" w:history="1">
        <w:r>
          <w:rPr>
            <w:rStyle w:val="Hyperlink"/>
            <w:rFonts w:ascii="Times New Roman" w:eastAsia="Times New Roman" w:hAnsi="Times New Roman"/>
          </w:rPr>
          <w:t>R1-2606624</w:t>
        </w:r>
      </w:hyperlink>
      <w:r w:rsidR="008F4658">
        <w:rPr>
          <w:rFonts w:ascii="Times New Roman" w:eastAsia="Times New Roman" w:hAnsi="Times New Roman"/>
        </w:rPr>
        <w:tab/>
        <w:t>Discussion on NR NTN GNSS resilience</w:t>
      </w:r>
      <w:r w:rsidR="008F4658">
        <w:rPr>
          <w:rFonts w:ascii="Times New Roman" w:eastAsia="Times New Roman" w:hAnsi="Times New Roman"/>
        </w:rPr>
        <w:tab/>
      </w:r>
      <w:proofErr w:type="spellStart"/>
      <w:r w:rsidR="008F4658">
        <w:rPr>
          <w:rFonts w:ascii="Times New Roman" w:eastAsia="Times New Roman" w:hAnsi="Times New Roman"/>
        </w:rPr>
        <w:t>ASUSTeK</w:t>
      </w:r>
      <w:proofErr w:type="spellEnd"/>
    </w:p>
    <w:p w14:paraId="02D20E34" w14:textId="675D49B5" w:rsidR="008F4658" w:rsidRPr="00C637F6" w:rsidRDefault="00C62C50" w:rsidP="008F4658">
      <w:pPr>
        <w:rPr>
          <w:rFonts w:eastAsiaTheme="minorEastAsia"/>
          <w:lang w:eastAsia="zh-CN"/>
        </w:rPr>
      </w:pPr>
      <w:hyperlink r:id="rId546" w:history="1">
        <w:r>
          <w:rPr>
            <w:rStyle w:val="Hyperlink"/>
            <w:rFonts w:ascii="Times New Roman" w:eastAsia="Times New Roman" w:hAnsi="Times New Roman"/>
          </w:rPr>
          <w:t>R1-2606636</w:t>
        </w:r>
      </w:hyperlink>
      <w:r w:rsidR="008F4658">
        <w:rPr>
          <w:rFonts w:ascii="Times New Roman" w:eastAsia="Times New Roman" w:hAnsi="Times New Roman"/>
        </w:rPr>
        <w:tab/>
        <w:t>Discussion on NR-NTN GNSS resilience</w:t>
      </w:r>
      <w:r w:rsidR="008F4658">
        <w:rPr>
          <w:rFonts w:ascii="Times New Roman" w:eastAsia="Times New Roman" w:hAnsi="Times New Roman"/>
        </w:rPr>
        <w:tab/>
        <w:t>Google</w:t>
      </w:r>
    </w:p>
    <w:p w14:paraId="4F778BE6" w14:textId="77777777" w:rsidR="008F4658" w:rsidRDefault="008F4658" w:rsidP="008F4658">
      <w:pPr>
        <w:rPr>
          <w:rFonts w:eastAsiaTheme="minorEastAsia"/>
          <w:lang w:eastAsia="zh-CN"/>
        </w:rPr>
      </w:pPr>
    </w:p>
    <w:p w14:paraId="79D82D2D" w14:textId="59B34783" w:rsidR="008F4658" w:rsidRPr="00E34E53" w:rsidRDefault="00C62C50" w:rsidP="008F4658">
      <w:pPr>
        <w:rPr>
          <w:b/>
          <w:bCs/>
        </w:rPr>
      </w:pPr>
      <w:hyperlink r:id="rId547" w:history="1">
        <w:r w:rsidRPr="00E34E53">
          <w:rPr>
            <w:rStyle w:val="Hyperlink"/>
            <w:rFonts w:ascii="Times New Roman" w:eastAsia="Times New Roman" w:hAnsi="Times New Roman"/>
            <w:b/>
            <w:bCs/>
          </w:rPr>
          <w:t>R1-2605605</w:t>
        </w:r>
      </w:hyperlink>
      <w:r w:rsidR="008F4658" w:rsidRPr="00E34E53">
        <w:rPr>
          <w:rFonts w:ascii="Times New Roman" w:eastAsia="Times New Roman" w:hAnsi="Times New Roman"/>
          <w:b/>
          <w:bCs/>
        </w:rPr>
        <w:tab/>
        <w:t>FL Summary #1: GNSS resilient NR-NTN operation</w:t>
      </w:r>
      <w:r w:rsidR="008F4658" w:rsidRPr="00E34E53">
        <w:rPr>
          <w:rFonts w:ascii="Times New Roman" w:eastAsia="Times New Roman" w:hAnsi="Times New Roman"/>
          <w:b/>
          <w:bCs/>
        </w:rPr>
        <w:tab/>
        <w:t>Moderator (Thales)</w:t>
      </w:r>
    </w:p>
    <w:p w14:paraId="7549FDD9" w14:textId="77777777" w:rsidR="008F4658" w:rsidRPr="00E34E53" w:rsidRDefault="008F4658" w:rsidP="008F4658">
      <w:pPr>
        <w:rPr>
          <w:rFonts w:eastAsiaTheme="minorEastAsia"/>
          <w:b/>
          <w:bCs/>
          <w:lang w:eastAsia="zh-CN"/>
        </w:rPr>
      </w:pPr>
    </w:p>
    <w:p w14:paraId="329C5A41" w14:textId="4B36BB54" w:rsidR="008F4658" w:rsidRPr="00E34E53" w:rsidRDefault="00C62C50" w:rsidP="008F4658">
      <w:pPr>
        <w:rPr>
          <w:b/>
          <w:bCs/>
        </w:rPr>
      </w:pPr>
      <w:hyperlink r:id="rId548" w:history="1">
        <w:r w:rsidRPr="00E34E53">
          <w:rPr>
            <w:rStyle w:val="Hyperlink"/>
            <w:rFonts w:ascii="Times New Roman" w:eastAsia="Times New Roman" w:hAnsi="Times New Roman"/>
            <w:b/>
            <w:bCs/>
          </w:rPr>
          <w:t>R1-2605606</w:t>
        </w:r>
      </w:hyperlink>
      <w:r w:rsidR="008F4658" w:rsidRPr="00E34E53">
        <w:rPr>
          <w:rFonts w:ascii="Times New Roman" w:eastAsia="Times New Roman" w:hAnsi="Times New Roman"/>
          <w:b/>
          <w:bCs/>
        </w:rPr>
        <w:tab/>
        <w:t>FL Summary #2: GNSS resilient NR-NTN operation</w:t>
      </w:r>
      <w:r w:rsidR="008F4658" w:rsidRPr="00E34E53">
        <w:rPr>
          <w:rFonts w:ascii="Times New Roman" w:eastAsia="Times New Roman" w:hAnsi="Times New Roman"/>
          <w:b/>
          <w:bCs/>
        </w:rPr>
        <w:tab/>
        <w:t>Moderator (Thales)</w:t>
      </w:r>
    </w:p>
    <w:p w14:paraId="333F4329" w14:textId="77777777" w:rsidR="008F4658" w:rsidRDefault="008F4658" w:rsidP="008F4658">
      <w:pPr>
        <w:rPr>
          <w:rFonts w:eastAsiaTheme="minorEastAsia"/>
          <w:lang w:eastAsia="zh-CN"/>
        </w:rPr>
      </w:pPr>
    </w:p>
    <w:p w14:paraId="1D0043AE" w14:textId="77777777" w:rsidR="008F4658" w:rsidRPr="00E34E53" w:rsidRDefault="008F4658" w:rsidP="008F4658">
      <w:pPr>
        <w:pStyle w:val="Doc-text2"/>
        <w:ind w:left="0" w:firstLine="0"/>
        <w:rPr>
          <w:rFonts w:ascii="Times New Roman" w:hAnsi="Times New Roman"/>
          <w:bCs/>
          <w:lang w:val="en-US"/>
        </w:rPr>
      </w:pPr>
      <w:r w:rsidRPr="00E34E53">
        <w:rPr>
          <w:rFonts w:ascii="Times New Roman" w:hAnsi="Times New Roman"/>
          <w:bCs/>
          <w:highlight w:val="green"/>
          <w:lang w:val="en-US"/>
        </w:rPr>
        <w:t>Agreement:</w:t>
      </w:r>
    </w:p>
    <w:p w14:paraId="2E311E23" w14:textId="77777777" w:rsidR="008F4658" w:rsidRPr="00E34E53" w:rsidRDefault="008F4658" w:rsidP="008F4658">
      <w:pPr>
        <w:rPr>
          <w:rFonts w:ascii="Times New Roman" w:hAnsi="Times New Roman"/>
          <w:bCs/>
        </w:rPr>
      </w:pPr>
      <w:r w:rsidRPr="00E34E53">
        <w:rPr>
          <w:rFonts w:ascii="Times New Roman" w:hAnsi="Times New Roman"/>
          <w:bCs/>
        </w:rPr>
        <w:t>For open-loop UL time/frequency pre-compensation on the service link in (quasi) Earth-fixed cells, for initial access support a reference-location-based approach together with satellite ephemeris where;</w:t>
      </w:r>
    </w:p>
    <w:p w14:paraId="2D5DF9D6" w14:textId="77777777" w:rsidR="008F4658" w:rsidRPr="00E34E53" w:rsidRDefault="008F4658">
      <w:pPr>
        <w:pStyle w:val="ListParagraph"/>
        <w:numPr>
          <w:ilvl w:val="0"/>
          <w:numId w:val="133"/>
        </w:numPr>
        <w:suppressAutoHyphens/>
        <w:overflowPunct/>
        <w:autoSpaceDE/>
        <w:autoSpaceDN/>
        <w:adjustRightInd/>
        <w:spacing w:before="120" w:after="120"/>
        <w:contextualSpacing w:val="0"/>
        <w:jc w:val="both"/>
        <w:textAlignment w:val="auto"/>
        <w:rPr>
          <w:bCs/>
        </w:rPr>
      </w:pPr>
      <w:r w:rsidRPr="00E34E53">
        <w:rPr>
          <w:bCs/>
        </w:rPr>
        <w:t xml:space="preserve">For one SSB beam per cell, cell specific reference location is supported. </w:t>
      </w:r>
    </w:p>
    <w:p w14:paraId="09464769" w14:textId="77777777" w:rsidR="008F4658" w:rsidRPr="00E34E53" w:rsidRDefault="008F4658">
      <w:pPr>
        <w:pStyle w:val="ListParagraph"/>
        <w:numPr>
          <w:ilvl w:val="0"/>
          <w:numId w:val="133"/>
        </w:numPr>
        <w:suppressAutoHyphens/>
        <w:overflowPunct/>
        <w:autoSpaceDE/>
        <w:autoSpaceDN/>
        <w:adjustRightInd/>
        <w:spacing w:before="120" w:after="120"/>
        <w:contextualSpacing w:val="0"/>
        <w:jc w:val="both"/>
        <w:textAlignment w:val="auto"/>
        <w:rPr>
          <w:bCs/>
        </w:rPr>
      </w:pPr>
      <w:r w:rsidRPr="00E34E53">
        <w:rPr>
          <w:bCs/>
        </w:rPr>
        <w:t>For multiple SSB beams per cell, SSB beam specific reference location is supported.</w:t>
      </w:r>
    </w:p>
    <w:p w14:paraId="682E3141" w14:textId="77777777" w:rsidR="008F4658" w:rsidRPr="00E34E53" w:rsidRDefault="008F4658">
      <w:pPr>
        <w:pStyle w:val="ListParagraph"/>
        <w:numPr>
          <w:ilvl w:val="1"/>
          <w:numId w:val="133"/>
        </w:numPr>
        <w:suppressAutoHyphens/>
        <w:overflowPunct/>
        <w:autoSpaceDE/>
        <w:autoSpaceDN/>
        <w:adjustRightInd/>
        <w:spacing w:before="120" w:after="120"/>
        <w:contextualSpacing w:val="0"/>
        <w:jc w:val="both"/>
        <w:textAlignment w:val="auto"/>
        <w:rPr>
          <w:bCs/>
        </w:rPr>
      </w:pPr>
      <w:r w:rsidRPr="00E34E53">
        <w:rPr>
          <w:bCs/>
        </w:rPr>
        <w:t>The association between reference location and the applicable SSB beam should be defined</w:t>
      </w:r>
    </w:p>
    <w:p w14:paraId="4F246799" w14:textId="77777777" w:rsidR="008F4658" w:rsidRPr="00E34E53" w:rsidRDefault="008F4658">
      <w:pPr>
        <w:pStyle w:val="ListParagraph"/>
        <w:numPr>
          <w:ilvl w:val="1"/>
          <w:numId w:val="133"/>
        </w:numPr>
        <w:suppressAutoHyphens/>
        <w:overflowPunct/>
        <w:autoSpaceDE/>
        <w:autoSpaceDN/>
        <w:adjustRightInd/>
        <w:spacing w:before="120" w:after="120"/>
        <w:contextualSpacing w:val="0"/>
        <w:jc w:val="both"/>
        <w:textAlignment w:val="auto"/>
        <w:rPr>
          <w:bCs/>
        </w:rPr>
      </w:pPr>
      <w:r w:rsidRPr="00E34E53">
        <w:rPr>
          <w:bCs/>
        </w:rPr>
        <w:t>FFS: Whether cell specific reference location could be configured in this case</w:t>
      </w:r>
    </w:p>
    <w:p w14:paraId="42A74262" w14:textId="77777777" w:rsidR="008F4658" w:rsidRPr="00E34E53" w:rsidRDefault="008F4658">
      <w:pPr>
        <w:pStyle w:val="ListParagraph"/>
        <w:numPr>
          <w:ilvl w:val="0"/>
          <w:numId w:val="133"/>
        </w:numPr>
        <w:suppressAutoHyphens/>
        <w:overflowPunct/>
        <w:autoSpaceDE/>
        <w:autoSpaceDN/>
        <w:adjustRightInd/>
        <w:spacing w:before="120" w:after="120"/>
        <w:contextualSpacing w:val="0"/>
        <w:jc w:val="both"/>
        <w:textAlignment w:val="auto"/>
        <w:rPr>
          <w:bCs/>
        </w:rPr>
      </w:pPr>
      <w:r w:rsidRPr="00E34E53">
        <w:rPr>
          <w:bCs/>
        </w:rPr>
        <w:t xml:space="preserve">FFS: Whether/how to support multiple reference locations for each SSB beam </w:t>
      </w:r>
    </w:p>
    <w:p w14:paraId="25AA6F5D" w14:textId="77777777" w:rsidR="008F4658" w:rsidRPr="00E34E53" w:rsidRDefault="008F4658" w:rsidP="008F4658">
      <w:pPr>
        <w:pStyle w:val="ListParagraph"/>
        <w:ind w:left="800"/>
        <w:rPr>
          <w:bCs/>
        </w:rPr>
      </w:pPr>
      <w:r w:rsidRPr="00E34E53">
        <w:rPr>
          <w:bCs/>
        </w:rPr>
        <w:t>Note: Signalling details will be discussed in a separate proposal</w:t>
      </w:r>
    </w:p>
    <w:p w14:paraId="167EFA63" w14:textId="77777777" w:rsidR="008F4658" w:rsidRPr="00E34E53" w:rsidRDefault="008F4658" w:rsidP="008F4658">
      <w:pPr>
        <w:pStyle w:val="Doc-text2"/>
        <w:ind w:left="0" w:firstLine="0"/>
        <w:rPr>
          <w:rFonts w:ascii="Times New Roman" w:hAnsi="Times New Roman"/>
          <w:bCs/>
          <w:highlight w:val="yellow"/>
        </w:rPr>
      </w:pPr>
    </w:p>
    <w:p w14:paraId="205852E7" w14:textId="77777777" w:rsidR="008F4658" w:rsidRPr="00E34E53" w:rsidRDefault="008F4658" w:rsidP="008F4658">
      <w:pPr>
        <w:pStyle w:val="Doc-text2"/>
        <w:ind w:left="0" w:firstLine="0"/>
        <w:rPr>
          <w:rFonts w:ascii="Times New Roman" w:hAnsi="Times New Roman"/>
          <w:bCs/>
          <w:lang w:val="en-US"/>
        </w:rPr>
      </w:pPr>
      <w:r w:rsidRPr="00E34E53">
        <w:rPr>
          <w:rFonts w:ascii="Times New Roman" w:hAnsi="Times New Roman"/>
          <w:bCs/>
          <w:highlight w:val="green"/>
          <w:lang w:val="en-US"/>
        </w:rPr>
        <w:t>Agreement:</w:t>
      </w:r>
    </w:p>
    <w:p w14:paraId="77711E76" w14:textId="77777777" w:rsidR="008F4658" w:rsidRPr="00E34E53" w:rsidRDefault="008F4658" w:rsidP="008F4658">
      <w:pPr>
        <w:rPr>
          <w:rFonts w:ascii="Times New Roman" w:hAnsi="Times New Roman"/>
          <w:bCs/>
        </w:rPr>
      </w:pPr>
      <w:r w:rsidRPr="00E34E53">
        <w:rPr>
          <w:rFonts w:ascii="Times New Roman" w:hAnsi="Times New Roman"/>
          <w:bCs/>
        </w:rPr>
        <w:t>For open-loop UL time/frequency pre-compensation on the service link in Earth-moving cells, for initial access support a common TA/Doppler-information-based approach where;</w:t>
      </w:r>
    </w:p>
    <w:p w14:paraId="49AA9E10" w14:textId="77777777" w:rsidR="008F4658" w:rsidRPr="00E34E53" w:rsidRDefault="008F4658">
      <w:pPr>
        <w:pStyle w:val="ListParagraph"/>
        <w:numPr>
          <w:ilvl w:val="0"/>
          <w:numId w:val="134"/>
        </w:numPr>
        <w:suppressAutoHyphens/>
        <w:overflowPunct/>
        <w:autoSpaceDE/>
        <w:autoSpaceDN/>
        <w:adjustRightInd/>
        <w:spacing w:before="120" w:after="120"/>
        <w:contextualSpacing w:val="0"/>
        <w:jc w:val="both"/>
        <w:textAlignment w:val="auto"/>
        <w:rPr>
          <w:bCs/>
        </w:rPr>
      </w:pPr>
      <w:r w:rsidRPr="00E34E53">
        <w:rPr>
          <w:bCs/>
        </w:rPr>
        <w:t xml:space="preserve">For one SSB beam per cell, cell specific common TA/Doppler on the service link is supported. </w:t>
      </w:r>
    </w:p>
    <w:p w14:paraId="317E95C5" w14:textId="77777777" w:rsidR="008F4658" w:rsidRPr="00E34E53" w:rsidRDefault="008F4658">
      <w:pPr>
        <w:pStyle w:val="ListParagraph"/>
        <w:numPr>
          <w:ilvl w:val="0"/>
          <w:numId w:val="134"/>
        </w:numPr>
        <w:suppressAutoHyphens/>
        <w:overflowPunct/>
        <w:autoSpaceDE/>
        <w:autoSpaceDN/>
        <w:adjustRightInd/>
        <w:spacing w:before="120" w:after="120"/>
        <w:contextualSpacing w:val="0"/>
        <w:textAlignment w:val="auto"/>
        <w:rPr>
          <w:bCs/>
        </w:rPr>
      </w:pPr>
      <w:r w:rsidRPr="00E34E53">
        <w:rPr>
          <w:bCs/>
        </w:rPr>
        <w:lastRenderedPageBreak/>
        <w:t>For multiple SSB beams per cell, SSB beam specific common TA/Doppler on the service link is supported.</w:t>
      </w:r>
    </w:p>
    <w:p w14:paraId="604464C1" w14:textId="77777777" w:rsidR="008F4658" w:rsidRPr="00E34E53" w:rsidRDefault="008F4658">
      <w:pPr>
        <w:pStyle w:val="ListParagraph"/>
        <w:numPr>
          <w:ilvl w:val="1"/>
          <w:numId w:val="134"/>
        </w:numPr>
        <w:suppressAutoHyphens/>
        <w:overflowPunct/>
        <w:autoSpaceDE/>
        <w:autoSpaceDN/>
        <w:adjustRightInd/>
        <w:spacing w:before="120" w:after="120"/>
        <w:contextualSpacing w:val="0"/>
        <w:textAlignment w:val="auto"/>
        <w:rPr>
          <w:bCs/>
        </w:rPr>
      </w:pPr>
      <w:r w:rsidRPr="00E34E53">
        <w:rPr>
          <w:bCs/>
        </w:rPr>
        <w:t>The association between common TA/Doppler-information and the applicable SSB beam should be defined.</w:t>
      </w:r>
    </w:p>
    <w:p w14:paraId="3ADA372D" w14:textId="77777777" w:rsidR="008F4658" w:rsidRPr="00E34E53" w:rsidRDefault="008F4658">
      <w:pPr>
        <w:pStyle w:val="ListParagraph"/>
        <w:numPr>
          <w:ilvl w:val="1"/>
          <w:numId w:val="134"/>
        </w:numPr>
        <w:suppressAutoHyphens/>
        <w:overflowPunct/>
        <w:autoSpaceDE/>
        <w:autoSpaceDN/>
        <w:adjustRightInd/>
        <w:spacing w:before="120" w:after="120"/>
        <w:contextualSpacing w:val="0"/>
        <w:jc w:val="both"/>
        <w:textAlignment w:val="auto"/>
        <w:rPr>
          <w:bCs/>
        </w:rPr>
      </w:pPr>
      <w:r w:rsidRPr="00E34E53">
        <w:rPr>
          <w:bCs/>
        </w:rPr>
        <w:t>FFS: Whether cell specific service link common TA/Doppler could be configured in this case</w:t>
      </w:r>
    </w:p>
    <w:p w14:paraId="608384E0" w14:textId="77777777" w:rsidR="008F4658" w:rsidRPr="00E34E53" w:rsidRDefault="008F4658">
      <w:pPr>
        <w:pStyle w:val="ListParagraph"/>
        <w:numPr>
          <w:ilvl w:val="0"/>
          <w:numId w:val="134"/>
        </w:numPr>
        <w:suppressAutoHyphens/>
        <w:overflowPunct/>
        <w:autoSpaceDE/>
        <w:autoSpaceDN/>
        <w:adjustRightInd/>
        <w:spacing w:before="120" w:after="120"/>
        <w:contextualSpacing w:val="0"/>
        <w:textAlignment w:val="auto"/>
        <w:rPr>
          <w:bCs/>
        </w:rPr>
      </w:pPr>
      <w:r w:rsidRPr="00E34E53">
        <w:rPr>
          <w:bCs/>
        </w:rPr>
        <w:t>FFS: Whether/how to support multiple common TA/Doppler on the service link for each SSB beam</w:t>
      </w:r>
    </w:p>
    <w:p w14:paraId="308D62D0" w14:textId="77777777" w:rsidR="008F4658" w:rsidRPr="00E34E53" w:rsidRDefault="008F4658">
      <w:pPr>
        <w:pStyle w:val="ListParagraph"/>
        <w:numPr>
          <w:ilvl w:val="0"/>
          <w:numId w:val="134"/>
        </w:numPr>
        <w:suppressAutoHyphens/>
        <w:overflowPunct/>
        <w:autoSpaceDE/>
        <w:autoSpaceDN/>
        <w:adjustRightInd/>
        <w:spacing w:before="120" w:after="120"/>
        <w:contextualSpacing w:val="0"/>
        <w:jc w:val="both"/>
        <w:textAlignment w:val="auto"/>
        <w:rPr>
          <w:bCs/>
        </w:rPr>
      </w:pPr>
      <w:r w:rsidRPr="00E34E53">
        <w:rPr>
          <w:bCs/>
        </w:rPr>
        <w:t>Note: Signalling details will be discusses in a separate proposal</w:t>
      </w:r>
    </w:p>
    <w:p w14:paraId="3B148C72" w14:textId="77777777" w:rsidR="008F4658" w:rsidRPr="00E34E53" w:rsidRDefault="008F4658" w:rsidP="008F4658">
      <w:pPr>
        <w:tabs>
          <w:tab w:val="left" w:pos="1622"/>
        </w:tabs>
        <w:rPr>
          <w:rFonts w:ascii="Times New Roman" w:eastAsia="MS Mincho" w:hAnsi="Times New Roman"/>
          <w:bCs/>
          <w:lang w:val="en-US" w:eastAsia="en-GB"/>
        </w:rPr>
      </w:pPr>
      <w:r w:rsidRPr="00E34E53">
        <w:rPr>
          <w:rFonts w:ascii="Times New Roman" w:eastAsia="MS Mincho" w:hAnsi="Times New Roman"/>
          <w:bCs/>
          <w:highlight w:val="green"/>
          <w:lang w:val="en-US" w:eastAsia="en-GB"/>
        </w:rPr>
        <w:t>Agreement:</w:t>
      </w:r>
    </w:p>
    <w:p w14:paraId="1E5CC4D0" w14:textId="77777777" w:rsidR="008F4658" w:rsidRPr="00E34E53" w:rsidRDefault="008F4658" w:rsidP="008F4658">
      <w:pPr>
        <w:rPr>
          <w:rFonts w:ascii="Times New Roman" w:hAnsi="Times New Roman"/>
          <w:bCs/>
          <w:szCs w:val="20"/>
          <w:lang w:val="en-US"/>
        </w:rPr>
      </w:pPr>
      <w:r w:rsidRPr="00E34E53">
        <w:rPr>
          <w:rFonts w:ascii="Times New Roman" w:hAnsi="Times New Roman"/>
          <w:bCs/>
          <w:szCs w:val="20"/>
          <w:lang w:val="en-US"/>
        </w:rPr>
        <w:t>For frequency adjustment command (FAC) support in Msg2/RAR, RAN1 is to consider the following aspects:</w:t>
      </w:r>
    </w:p>
    <w:p w14:paraId="67F71968" w14:textId="77777777" w:rsidR="008F4658" w:rsidRPr="00E34E53" w:rsidRDefault="008F4658">
      <w:pPr>
        <w:numPr>
          <w:ilvl w:val="0"/>
          <w:numId w:val="135"/>
        </w:numPr>
        <w:suppressAutoHyphens/>
        <w:spacing w:before="120" w:after="120"/>
        <w:jc w:val="both"/>
        <w:rPr>
          <w:rFonts w:ascii="Times New Roman" w:hAnsi="Times New Roman"/>
          <w:bCs/>
          <w:szCs w:val="20"/>
          <w:lang w:val="en-US"/>
        </w:rPr>
      </w:pPr>
      <w:r w:rsidRPr="00E34E53">
        <w:rPr>
          <w:rFonts w:ascii="Times New Roman" w:hAnsi="Times New Roman"/>
          <w:bCs/>
          <w:szCs w:val="20"/>
          <w:lang w:val="en-US"/>
        </w:rPr>
        <w:t>defining the FAC range to address at least the largest residual frequency errors reported in TR 38.742;</w:t>
      </w:r>
    </w:p>
    <w:p w14:paraId="0D968D51" w14:textId="77777777" w:rsidR="008F4658" w:rsidRPr="00E34E53" w:rsidRDefault="008F4658">
      <w:pPr>
        <w:numPr>
          <w:ilvl w:val="0"/>
          <w:numId w:val="135"/>
        </w:numPr>
        <w:suppressAutoHyphens/>
        <w:spacing w:before="120" w:after="120"/>
        <w:jc w:val="both"/>
        <w:rPr>
          <w:rFonts w:ascii="Times New Roman" w:hAnsi="Times New Roman"/>
          <w:bCs/>
          <w:szCs w:val="20"/>
          <w:lang w:val="en-US"/>
        </w:rPr>
      </w:pPr>
      <w:r w:rsidRPr="00E34E53">
        <w:rPr>
          <w:rFonts w:ascii="Times New Roman" w:hAnsi="Times New Roman"/>
          <w:bCs/>
          <w:szCs w:val="20"/>
          <w:lang w:val="en-US"/>
        </w:rPr>
        <w:t>defining the FAC granularity;</w:t>
      </w:r>
    </w:p>
    <w:p w14:paraId="63B80A6E" w14:textId="77777777" w:rsidR="008F4658" w:rsidRPr="00E34E53" w:rsidRDefault="008F4658">
      <w:pPr>
        <w:numPr>
          <w:ilvl w:val="0"/>
          <w:numId w:val="135"/>
        </w:numPr>
        <w:suppressAutoHyphens/>
        <w:spacing w:before="120" w:after="120"/>
        <w:jc w:val="both"/>
        <w:rPr>
          <w:rFonts w:ascii="Times New Roman" w:hAnsi="Times New Roman"/>
          <w:bCs/>
          <w:szCs w:val="20"/>
          <w:lang w:val="fr-FR"/>
        </w:rPr>
      </w:pPr>
      <w:proofErr w:type="spellStart"/>
      <w:r w:rsidRPr="00E34E53">
        <w:rPr>
          <w:rFonts w:ascii="Times New Roman" w:hAnsi="Times New Roman"/>
          <w:bCs/>
          <w:szCs w:val="20"/>
          <w:lang w:val="fr-FR"/>
        </w:rPr>
        <w:t>supporting</w:t>
      </w:r>
      <w:proofErr w:type="spellEnd"/>
      <w:r w:rsidRPr="00E34E53">
        <w:rPr>
          <w:rFonts w:ascii="Times New Roman" w:hAnsi="Times New Roman"/>
          <w:bCs/>
          <w:szCs w:val="20"/>
          <w:lang w:val="fr-FR"/>
        </w:rPr>
        <w:t xml:space="preserve"> </w:t>
      </w:r>
      <w:proofErr w:type="spellStart"/>
      <w:r w:rsidRPr="00E34E53">
        <w:rPr>
          <w:rFonts w:ascii="Times New Roman" w:hAnsi="Times New Roman"/>
          <w:bCs/>
          <w:szCs w:val="20"/>
          <w:lang w:val="fr-FR"/>
        </w:rPr>
        <w:t>negative</w:t>
      </w:r>
      <w:proofErr w:type="spellEnd"/>
      <w:r w:rsidRPr="00E34E53">
        <w:rPr>
          <w:rFonts w:ascii="Times New Roman" w:hAnsi="Times New Roman"/>
          <w:bCs/>
          <w:szCs w:val="20"/>
          <w:lang w:val="fr-FR"/>
        </w:rPr>
        <w:t>/positive FAC.</w:t>
      </w:r>
    </w:p>
    <w:p w14:paraId="26750C08" w14:textId="77777777" w:rsidR="008F4658" w:rsidRPr="00E34E53" w:rsidRDefault="008F4658" w:rsidP="008F4658">
      <w:pPr>
        <w:tabs>
          <w:tab w:val="left" w:pos="1622"/>
        </w:tabs>
        <w:rPr>
          <w:rFonts w:ascii="Times New Roman" w:hAnsi="Times New Roman"/>
          <w:bCs/>
          <w:szCs w:val="20"/>
          <w:lang w:val="en-US"/>
        </w:rPr>
      </w:pPr>
      <w:r w:rsidRPr="00E34E53">
        <w:rPr>
          <w:rFonts w:ascii="Times New Roman" w:hAnsi="Times New Roman"/>
          <w:bCs/>
          <w:szCs w:val="20"/>
          <w:lang w:val="en-US"/>
        </w:rPr>
        <w:t>It is up to RAN2 to decide whether a new MAC RAR is needed to carry the FAC, or whether the current RAR structure can be reused with extensions.</w:t>
      </w:r>
    </w:p>
    <w:p w14:paraId="735B6239" w14:textId="77777777" w:rsidR="008F4658" w:rsidRPr="00E34E53" w:rsidRDefault="008F4658" w:rsidP="008F4658">
      <w:pPr>
        <w:tabs>
          <w:tab w:val="left" w:pos="1622"/>
        </w:tabs>
        <w:rPr>
          <w:rFonts w:ascii="Times New Roman" w:hAnsi="Times New Roman"/>
          <w:bCs/>
          <w:szCs w:val="20"/>
          <w:lang w:val="en-US"/>
        </w:rPr>
      </w:pPr>
      <w:r w:rsidRPr="00E34E53">
        <w:rPr>
          <w:rFonts w:ascii="Times New Roman" w:hAnsi="Times New Roman"/>
          <w:bCs/>
          <w:szCs w:val="20"/>
          <w:lang w:val="en-US"/>
        </w:rPr>
        <w:t>The range/granularity values and the unit are discussed separately.</w:t>
      </w:r>
    </w:p>
    <w:p w14:paraId="13D42450" w14:textId="77777777" w:rsidR="008F4658" w:rsidRPr="00E34E53" w:rsidRDefault="008F4658" w:rsidP="008F4658">
      <w:pPr>
        <w:tabs>
          <w:tab w:val="left" w:pos="1622"/>
        </w:tabs>
        <w:rPr>
          <w:rFonts w:ascii="Times New Roman" w:hAnsi="Times New Roman"/>
          <w:bCs/>
          <w:szCs w:val="20"/>
          <w:lang w:val="en-US"/>
        </w:rPr>
      </w:pPr>
      <w:r w:rsidRPr="00E34E53">
        <w:rPr>
          <w:rFonts w:ascii="Times New Roman" w:hAnsi="Times New Roman"/>
          <w:bCs/>
          <w:szCs w:val="20"/>
          <w:lang w:val="en-US"/>
        </w:rPr>
        <w:t>The indication of TAC and FAC (whether jointly or not) is discussed separately.</w:t>
      </w:r>
    </w:p>
    <w:p w14:paraId="4C81D16D" w14:textId="77777777" w:rsidR="008F4658" w:rsidRPr="00E34E53" w:rsidRDefault="008F4658" w:rsidP="008F4658">
      <w:pPr>
        <w:tabs>
          <w:tab w:val="left" w:pos="1622"/>
        </w:tabs>
        <w:rPr>
          <w:rFonts w:ascii="Times New Roman" w:hAnsi="Times New Roman"/>
          <w:bCs/>
          <w:szCs w:val="20"/>
          <w:lang w:val="en-US"/>
        </w:rPr>
      </w:pPr>
    </w:p>
    <w:p w14:paraId="2B4C1D90" w14:textId="37320F56" w:rsidR="008F4658" w:rsidRPr="00E34E53" w:rsidRDefault="00C62C50" w:rsidP="008F4658">
      <w:pPr>
        <w:rPr>
          <w:b/>
          <w:bCs/>
        </w:rPr>
      </w:pPr>
      <w:hyperlink r:id="rId549" w:history="1">
        <w:r w:rsidRPr="00E34E53">
          <w:rPr>
            <w:rStyle w:val="Hyperlink"/>
            <w:rFonts w:ascii="Times New Roman" w:eastAsia="Times New Roman" w:hAnsi="Times New Roman"/>
            <w:b/>
            <w:bCs/>
          </w:rPr>
          <w:t>R1-2605607</w:t>
        </w:r>
      </w:hyperlink>
      <w:r w:rsidR="008F4658" w:rsidRPr="00E34E53">
        <w:rPr>
          <w:rFonts w:ascii="Times New Roman" w:eastAsia="Times New Roman" w:hAnsi="Times New Roman"/>
          <w:b/>
          <w:bCs/>
        </w:rPr>
        <w:tab/>
        <w:t>FL Summary #3: GNSS resilient NR-NTN operation</w:t>
      </w:r>
      <w:r w:rsidR="008F4658" w:rsidRPr="00E34E53">
        <w:rPr>
          <w:rFonts w:ascii="Times New Roman" w:eastAsia="Times New Roman" w:hAnsi="Times New Roman"/>
          <w:b/>
          <w:bCs/>
        </w:rPr>
        <w:tab/>
        <w:t>Moderator (Thales)</w:t>
      </w:r>
    </w:p>
    <w:p w14:paraId="2216E46C" w14:textId="77777777" w:rsidR="008F4658" w:rsidRPr="00892BCC" w:rsidRDefault="008F4658" w:rsidP="008F4658">
      <w:pPr>
        <w:tabs>
          <w:tab w:val="left" w:pos="1622"/>
        </w:tabs>
        <w:rPr>
          <w:b/>
          <w:szCs w:val="20"/>
          <w:lang w:val="en-US"/>
        </w:rPr>
      </w:pPr>
    </w:p>
    <w:p w14:paraId="6345C52B" w14:textId="77777777" w:rsidR="008F4658" w:rsidRDefault="008F4658" w:rsidP="008F4658">
      <w:pPr>
        <w:rPr>
          <w:rFonts w:eastAsia="SimSun"/>
          <w:b/>
          <w:bCs/>
          <w:szCs w:val="20"/>
          <w:lang w:val="en-US"/>
        </w:rPr>
      </w:pPr>
      <w:r w:rsidRPr="009330AA">
        <w:rPr>
          <w:rFonts w:eastAsia="SimSun"/>
          <w:b/>
          <w:bCs/>
          <w:szCs w:val="20"/>
          <w:highlight w:val="green"/>
          <w:lang w:val="en-US"/>
        </w:rPr>
        <w:t>Agreement:</w:t>
      </w:r>
    </w:p>
    <w:p w14:paraId="06A9FCD5" w14:textId="77777777" w:rsidR="008F4658" w:rsidRPr="00E34E53" w:rsidRDefault="008F4658" w:rsidP="008F4658">
      <w:pPr>
        <w:rPr>
          <w:rFonts w:ascii="Times New Roman" w:eastAsia="SimSun" w:hAnsi="Times New Roman"/>
          <w:color w:val="000000" w:themeColor="text1"/>
          <w:szCs w:val="20"/>
          <w:lang w:val="en-US"/>
        </w:rPr>
      </w:pPr>
      <w:r w:rsidRPr="00E34E53">
        <w:rPr>
          <w:rFonts w:ascii="Times New Roman" w:eastAsia="SimSun" w:hAnsi="Times New Roman"/>
          <w:color w:val="000000" w:themeColor="text1"/>
          <w:szCs w:val="20"/>
          <w:lang w:val="en-US"/>
        </w:rPr>
        <w:t xml:space="preserve">For TA command in Msg2/RAR, RAN1 to consider the following enhancements: </w:t>
      </w:r>
    </w:p>
    <w:p w14:paraId="425534AC" w14:textId="77777777" w:rsidR="008F4658" w:rsidRPr="00E34E53" w:rsidRDefault="008F4658">
      <w:pPr>
        <w:pStyle w:val="ListParagraph"/>
        <w:numPr>
          <w:ilvl w:val="0"/>
          <w:numId w:val="136"/>
        </w:numPr>
        <w:overflowPunct/>
        <w:autoSpaceDE/>
        <w:autoSpaceDN/>
        <w:adjustRightInd/>
        <w:spacing w:before="120" w:after="120"/>
        <w:contextualSpacing w:val="0"/>
        <w:textAlignment w:val="auto"/>
        <w:rPr>
          <w:color w:val="000000" w:themeColor="text1"/>
          <w:lang w:val="en-US"/>
        </w:rPr>
      </w:pPr>
      <w:r w:rsidRPr="00E34E53">
        <w:rPr>
          <w:color w:val="000000" w:themeColor="text1"/>
          <w:lang w:val="en-US"/>
        </w:rPr>
        <w:t>Extending TAC range, in order to address at least largest residual timing errors reported in TR 38.742.</w:t>
      </w:r>
    </w:p>
    <w:p w14:paraId="59D2744A" w14:textId="77777777" w:rsidR="008F4658" w:rsidRPr="00E34E53" w:rsidRDefault="008F4658">
      <w:pPr>
        <w:pStyle w:val="ListParagraph"/>
        <w:numPr>
          <w:ilvl w:val="0"/>
          <w:numId w:val="136"/>
        </w:numPr>
        <w:overflowPunct/>
        <w:autoSpaceDE/>
        <w:autoSpaceDN/>
        <w:adjustRightInd/>
        <w:spacing w:before="120" w:after="120"/>
        <w:contextualSpacing w:val="0"/>
        <w:textAlignment w:val="auto"/>
        <w:rPr>
          <w:color w:val="000000" w:themeColor="text1"/>
          <w:lang w:val="en-US"/>
        </w:rPr>
      </w:pPr>
      <w:r w:rsidRPr="00E34E53">
        <w:rPr>
          <w:color w:val="000000" w:themeColor="text1"/>
          <w:lang w:val="en-US"/>
        </w:rPr>
        <w:t>Keep the current TA granularity as the baseline assumption</w:t>
      </w:r>
    </w:p>
    <w:p w14:paraId="79C4117F" w14:textId="77777777" w:rsidR="008F4658" w:rsidRPr="00E34E53" w:rsidRDefault="008F4658">
      <w:pPr>
        <w:pStyle w:val="ListParagraph"/>
        <w:numPr>
          <w:ilvl w:val="0"/>
          <w:numId w:val="136"/>
        </w:numPr>
        <w:overflowPunct/>
        <w:autoSpaceDE/>
        <w:autoSpaceDN/>
        <w:adjustRightInd/>
        <w:spacing w:before="120" w:after="120"/>
        <w:contextualSpacing w:val="0"/>
        <w:textAlignment w:val="auto"/>
        <w:rPr>
          <w:color w:val="000000" w:themeColor="text1"/>
          <w:lang w:val="en-US"/>
        </w:rPr>
      </w:pPr>
      <w:r w:rsidRPr="00E34E53">
        <w:rPr>
          <w:color w:val="000000" w:themeColor="text1"/>
          <w:lang w:val="en-US"/>
        </w:rPr>
        <w:t>Either negative/positive TAC or mitigated via higher layer configured/predefined TA offset that UE applies for all transmissions</w:t>
      </w:r>
    </w:p>
    <w:p w14:paraId="71E03470" w14:textId="77777777" w:rsidR="008F4658" w:rsidRPr="00E34E53" w:rsidRDefault="008F4658" w:rsidP="008F4658">
      <w:pPr>
        <w:tabs>
          <w:tab w:val="left" w:pos="1622"/>
        </w:tabs>
        <w:rPr>
          <w:rFonts w:ascii="Times New Roman" w:hAnsi="Times New Roman"/>
          <w:color w:val="000000" w:themeColor="text1"/>
          <w:szCs w:val="20"/>
          <w:lang w:val="en-US"/>
        </w:rPr>
      </w:pPr>
      <w:r w:rsidRPr="00E34E53">
        <w:rPr>
          <w:rFonts w:ascii="Times New Roman" w:hAnsi="Times New Roman"/>
          <w:color w:val="000000" w:themeColor="text1"/>
          <w:szCs w:val="20"/>
          <w:lang w:val="en-US"/>
        </w:rPr>
        <w:t>It is up to RAN2 to decide whether a new MAC RAR is needed to carry the TAC, or whether the current RAR structure can be reused with extensions.</w:t>
      </w:r>
    </w:p>
    <w:p w14:paraId="41489DE8" w14:textId="77777777" w:rsidR="008F4658" w:rsidRPr="00E34E53" w:rsidRDefault="008F4658" w:rsidP="008F4658">
      <w:pPr>
        <w:tabs>
          <w:tab w:val="left" w:pos="1622"/>
        </w:tabs>
        <w:rPr>
          <w:rFonts w:ascii="Times New Roman" w:hAnsi="Times New Roman"/>
          <w:color w:val="000000" w:themeColor="text1"/>
          <w:szCs w:val="20"/>
          <w:lang w:val="en-US"/>
        </w:rPr>
      </w:pPr>
      <w:r w:rsidRPr="00E34E53">
        <w:rPr>
          <w:rFonts w:ascii="Times New Roman" w:hAnsi="Times New Roman"/>
          <w:color w:val="000000" w:themeColor="text1"/>
          <w:szCs w:val="20"/>
          <w:lang w:val="en-US"/>
        </w:rPr>
        <w:t>The range/granularity values are discussed separately.</w:t>
      </w:r>
    </w:p>
    <w:p w14:paraId="19DE9271" w14:textId="77777777" w:rsidR="008F4658" w:rsidRPr="00E34E53" w:rsidRDefault="008F4658" w:rsidP="008F4658">
      <w:pPr>
        <w:tabs>
          <w:tab w:val="left" w:pos="1622"/>
        </w:tabs>
        <w:rPr>
          <w:rFonts w:ascii="Times New Roman" w:hAnsi="Times New Roman"/>
          <w:color w:val="000000" w:themeColor="text1"/>
          <w:szCs w:val="20"/>
          <w:lang w:val="en-US"/>
        </w:rPr>
      </w:pPr>
      <w:r w:rsidRPr="00E34E53">
        <w:rPr>
          <w:rFonts w:ascii="Times New Roman" w:hAnsi="Times New Roman"/>
          <w:color w:val="000000" w:themeColor="text1"/>
          <w:szCs w:val="20"/>
          <w:lang w:val="en-US"/>
        </w:rPr>
        <w:t>Note: The indication of TAC and FAC (whether jointly or not) is discussed separately.</w:t>
      </w:r>
    </w:p>
    <w:p w14:paraId="0AA4C5A2" w14:textId="77777777" w:rsidR="008F4658" w:rsidRPr="00E34E53" w:rsidRDefault="008F4658" w:rsidP="008F4658">
      <w:pPr>
        <w:tabs>
          <w:tab w:val="left" w:pos="1622"/>
        </w:tabs>
        <w:rPr>
          <w:rFonts w:ascii="Times New Roman" w:hAnsi="Times New Roman"/>
          <w:color w:val="EE0000"/>
          <w:szCs w:val="20"/>
          <w:lang w:val="en-US"/>
        </w:rPr>
      </w:pPr>
    </w:p>
    <w:p w14:paraId="6E3E7D63" w14:textId="4FE7FD68" w:rsidR="008F4658" w:rsidRPr="00E34E53" w:rsidRDefault="00C62C50" w:rsidP="008F4658">
      <w:pPr>
        <w:rPr>
          <w:b/>
          <w:bCs/>
        </w:rPr>
      </w:pPr>
      <w:hyperlink r:id="rId550" w:history="1">
        <w:r w:rsidRPr="00E34E53">
          <w:rPr>
            <w:rStyle w:val="Hyperlink"/>
            <w:rFonts w:ascii="Times New Roman" w:eastAsia="Times New Roman" w:hAnsi="Times New Roman"/>
            <w:b/>
            <w:bCs/>
          </w:rPr>
          <w:t>R1-2605609</w:t>
        </w:r>
      </w:hyperlink>
      <w:r w:rsidR="008F4658" w:rsidRPr="00E34E53">
        <w:rPr>
          <w:rFonts w:ascii="Times New Roman" w:eastAsia="Times New Roman" w:hAnsi="Times New Roman"/>
          <w:b/>
          <w:bCs/>
        </w:rPr>
        <w:tab/>
        <w:t>FL Summary #5: GNSS resilient NR-NTN operation</w:t>
      </w:r>
      <w:r w:rsidR="008F4658" w:rsidRPr="00E34E53">
        <w:rPr>
          <w:rFonts w:ascii="Times New Roman" w:eastAsia="Times New Roman" w:hAnsi="Times New Roman"/>
          <w:b/>
          <w:bCs/>
        </w:rPr>
        <w:tab/>
        <w:t>Moderator (Thales)</w:t>
      </w:r>
    </w:p>
    <w:p w14:paraId="6E5D3F3D" w14:textId="77777777" w:rsidR="008F4658" w:rsidRDefault="008F4658" w:rsidP="008F4658">
      <w:pPr>
        <w:tabs>
          <w:tab w:val="left" w:pos="1622"/>
        </w:tabs>
        <w:rPr>
          <w:b/>
          <w:szCs w:val="20"/>
        </w:rPr>
      </w:pPr>
    </w:p>
    <w:p w14:paraId="0A50062B" w14:textId="77777777" w:rsidR="008F4658" w:rsidRDefault="008F4658" w:rsidP="008F4658">
      <w:pPr>
        <w:tabs>
          <w:tab w:val="left" w:pos="1622"/>
        </w:tabs>
        <w:rPr>
          <w:b/>
          <w:szCs w:val="20"/>
        </w:rPr>
      </w:pPr>
      <w:r w:rsidRPr="00F540BF">
        <w:rPr>
          <w:b/>
          <w:szCs w:val="20"/>
          <w:highlight w:val="green"/>
        </w:rPr>
        <w:t>Agreement:</w:t>
      </w:r>
    </w:p>
    <w:p w14:paraId="3B094E9A" w14:textId="77777777" w:rsidR="008F4658" w:rsidRPr="00E34E53" w:rsidRDefault="008F4658" w:rsidP="008F4658">
      <w:pPr>
        <w:pStyle w:val="DraftProposal"/>
        <w:rPr>
          <w:rFonts w:ascii="Times New Roman" w:hAnsi="Times New Roman" w:cs="Times New Roman"/>
          <w:b w:val="0"/>
          <w:color w:val="000000" w:themeColor="text1"/>
          <w:sz w:val="20"/>
          <w:szCs w:val="20"/>
        </w:rPr>
      </w:pPr>
      <w:r w:rsidRPr="00E34E53">
        <w:rPr>
          <w:rFonts w:ascii="Times New Roman" w:hAnsi="Times New Roman" w:cs="Times New Roman"/>
          <w:b w:val="0"/>
          <w:sz w:val="20"/>
          <w:szCs w:val="20"/>
        </w:rPr>
        <w:t xml:space="preserve">For the solution involving transmission of two PRACH sequences with the same existing PRACH format and different roots, Alt 1-4 in agreement below is adopted </w:t>
      </w:r>
      <w:r w:rsidRPr="00E34E53">
        <w:rPr>
          <w:rFonts w:ascii="Times New Roman" w:hAnsi="Times New Roman" w:cs="Times New Roman"/>
          <w:b w:val="0"/>
          <w:color w:val="000000" w:themeColor="text1"/>
          <w:sz w:val="20"/>
          <w:szCs w:val="20"/>
        </w:rPr>
        <w:t>as baseline.</w:t>
      </w:r>
    </w:p>
    <w:p w14:paraId="6F193F83" w14:textId="77777777" w:rsidR="008F4658" w:rsidRPr="00E34E53" w:rsidRDefault="008F4658" w:rsidP="008F4658">
      <w:pPr>
        <w:rPr>
          <w:rFonts w:ascii="Times New Roman" w:hAnsi="Times New Roman"/>
          <w:bCs/>
          <w:szCs w:val="20"/>
        </w:rPr>
      </w:pPr>
      <w:r w:rsidRPr="00E34E53">
        <w:rPr>
          <w:rFonts w:ascii="Times New Roman" w:hAnsi="Times New Roman"/>
          <w:bCs/>
          <w:szCs w:val="20"/>
        </w:rPr>
        <w:t xml:space="preserve">FFS: Whether same RO and/or separate ROs in time domain can be used to transmit the two PRACH sequences. </w:t>
      </w:r>
    </w:p>
    <w:p w14:paraId="36A66F10" w14:textId="77777777" w:rsidR="008F4658" w:rsidRPr="00E34E53" w:rsidRDefault="008F4658">
      <w:pPr>
        <w:pStyle w:val="ListParagraph"/>
        <w:numPr>
          <w:ilvl w:val="0"/>
          <w:numId w:val="138"/>
        </w:numPr>
        <w:overflowPunct/>
        <w:autoSpaceDE/>
        <w:autoSpaceDN/>
        <w:adjustRightInd/>
        <w:spacing w:after="0"/>
        <w:contextualSpacing w:val="0"/>
        <w:textAlignment w:val="auto"/>
        <w:rPr>
          <w:bCs/>
        </w:rPr>
      </w:pPr>
      <w:r w:rsidRPr="00E34E53">
        <w:rPr>
          <w:bCs/>
        </w:rPr>
        <w:t xml:space="preserve">Note: The decision will be made next meeting. </w:t>
      </w:r>
    </w:p>
    <w:p w14:paraId="29FF9700" w14:textId="77777777" w:rsidR="008F4658" w:rsidRDefault="008F4658" w:rsidP="008F4658">
      <w:pPr>
        <w:pStyle w:val="ListParagraph"/>
        <w:rPr>
          <w:b/>
        </w:rPr>
      </w:pPr>
    </w:p>
    <w:tbl>
      <w:tblPr>
        <w:tblStyle w:val="TableGrid"/>
        <w:tblW w:w="0" w:type="auto"/>
        <w:tblInd w:w="720" w:type="dxa"/>
        <w:tblLook w:val="04A0" w:firstRow="1" w:lastRow="0" w:firstColumn="1" w:lastColumn="0" w:noHBand="0" w:noVBand="1"/>
      </w:tblPr>
      <w:tblGrid>
        <w:gridCol w:w="9631"/>
      </w:tblGrid>
      <w:tr w:rsidR="008F4658" w14:paraId="1C73E6E4" w14:textId="77777777" w:rsidTr="00262E76">
        <w:tc>
          <w:tcPr>
            <w:tcW w:w="9631" w:type="dxa"/>
          </w:tcPr>
          <w:p w14:paraId="4D509AD7" w14:textId="77777777" w:rsidR="008F4658" w:rsidRPr="00037298" w:rsidRDefault="008F4658" w:rsidP="00262E76">
            <w:pPr>
              <w:rPr>
                <w:rFonts w:ascii="Times New Roman" w:hAnsi="Times New Roman"/>
                <w:b/>
                <w:bCs/>
                <w:szCs w:val="20"/>
                <w:lang w:eastAsia="ja-JP"/>
              </w:rPr>
            </w:pPr>
            <w:r w:rsidRPr="00C83D5A">
              <w:rPr>
                <w:rFonts w:ascii="Times New Roman" w:hAnsi="Times New Roman"/>
                <w:b/>
                <w:bCs/>
                <w:szCs w:val="20"/>
                <w:highlight w:val="green"/>
                <w:lang w:eastAsia="ja-JP"/>
              </w:rPr>
              <w:t>Agreement:</w:t>
            </w:r>
          </w:p>
          <w:p w14:paraId="2850FAA8" w14:textId="77777777" w:rsidR="008F4658" w:rsidRPr="00C83D5A" w:rsidRDefault="008F4658" w:rsidP="00262E76">
            <w:pPr>
              <w:rPr>
                <w:rFonts w:ascii="Times New Roman" w:hAnsi="Times New Roman"/>
                <w:bCs/>
                <w:szCs w:val="20"/>
                <w:lang w:val="en-US"/>
              </w:rPr>
            </w:pPr>
            <w:r w:rsidRPr="00C83D5A">
              <w:rPr>
                <w:rFonts w:ascii="Times New Roman" w:hAnsi="Times New Roman"/>
                <w:bCs/>
                <w:szCs w:val="20"/>
                <w:lang w:val="en-US"/>
              </w:rPr>
              <w:t>Further study the following Solution 1A variants:</w:t>
            </w:r>
          </w:p>
          <w:p w14:paraId="45ACBC9F" w14:textId="77777777" w:rsidR="008F4658" w:rsidRPr="00C83D5A" w:rsidRDefault="008F4658">
            <w:pPr>
              <w:numPr>
                <w:ilvl w:val="0"/>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Variant 1A-1:</w:t>
            </w:r>
            <w:r w:rsidRPr="00C83D5A">
              <w:rPr>
                <w:rFonts w:ascii="Times New Roman" w:hAnsi="Times New Roman"/>
                <w:szCs w:val="20"/>
                <w:lang w:val="en-US"/>
              </w:rPr>
              <w:t> two PRACH sequences with the same existing PRACH format and different roots, including:</w:t>
            </w:r>
          </w:p>
          <w:p w14:paraId="0ECD0571" w14:textId="77777777" w:rsidR="008F4658" w:rsidRPr="00C83D5A" w:rsidRDefault="008F4658">
            <w:pPr>
              <w:numPr>
                <w:ilvl w:val="1"/>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Alt 1-1:</w:t>
            </w:r>
            <w:r w:rsidRPr="00C83D5A">
              <w:rPr>
                <w:rFonts w:ascii="Times New Roman" w:hAnsi="Times New Roman"/>
                <w:szCs w:val="20"/>
                <w:lang w:val="en-US"/>
              </w:rPr>
              <w:t> conjugate-root sequences transmitted in </w:t>
            </w:r>
            <w:r w:rsidRPr="00C83D5A">
              <w:rPr>
                <w:rFonts w:ascii="Times New Roman" w:hAnsi="Times New Roman"/>
                <w:b/>
                <w:bCs/>
                <w:szCs w:val="20"/>
                <w:lang w:val="en-US"/>
              </w:rPr>
              <w:t>different RACH occasions / consecutive ROs</w:t>
            </w:r>
            <w:r w:rsidRPr="00C83D5A">
              <w:rPr>
                <w:rFonts w:ascii="Times New Roman" w:hAnsi="Times New Roman"/>
                <w:szCs w:val="20"/>
                <w:lang w:val="en-US"/>
              </w:rPr>
              <w:t>,</w:t>
            </w:r>
          </w:p>
          <w:p w14:paraId="6A56862E" w14:textId="77777777" w:rsidR="008F4658" w:rsidRPr="00C83D5A" w:rsidRDefault="008F4658">
            <w:pPr>
              <w:numPr>
                <w:ilvl w:val="1"/>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Alt 1-2:</w:t>
            </w:r>
            <w:r w:rsidRPr="00C83D5A">
              <w:rPr>
                <w:rFonts w:ascii="Times New Roman" w:hAnsi="Times New Roman"/>
                <w:szCs w:val="20"/>
                <w:lang w:val="en-US"/>
              </w:rPr>
              <w:t xml:space="preserve"> conjugate-root sequences transmitted </w:t>
            </w:r>
            <w:r w:rsidRPr="00766310">
              <w:rPr>
                <w:rFonts w:ascii="Times New Roman" w:hAnsi="Times New Roman"/>
                <w:b/>
                <w:bCs/>
                <w:szCs w:val="20"/>
                <w:highlight w:val="cyan"/>
                <w:lang w:val="en-US"/>
              </w:rPr>
              <w:t>at the same time within one RO</w:t>
            </w:r>
            <w:r w:rsidRPr="00766310">
              <w:rPr>
                <w:rFonts w:ascii="Times New Roman" w:hAnsi="Times New Roman"/>
                <w:szCs w:val="20"/>
                <w:highlight w:val="cyan"/>
                <w:lang w:val="en-US"/>
              </w:rPr>
              <w:t>, overlapping in time and frequency,</w:t>
            </w:r>
            <w:r w:rsidRPr="00C83D5A">
              <w:rPr>
                <w:rFonts w:ascii="Times New Roman" w:hAnsi="Times New Roman"/>
                <w:szCs w:val="20"/>
                <w:lang w:val="en-US"/>
              </w:rPr>
              <w:t xml:space="preserve"> </w:t>
            </w:r>
          </w:p>
          <w:p w14:paraId="14669384" w14:textId="77777777" w:rsidR="008F4658" w:rsidRPr="00C83D5A" w:rsidRDefault="008F4658">
            <w:pPr>
              <w:numPr>
                <w:ilvl w:val="1"/>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Alt 1-3:</w:t>
            </w:r>
            <w:r w:rsidRPr="00C83D5A">
              <w:rPr>
                <w:rFonts w:ascii="Times New Roman" w:hAnsi="Times New Roman"/>
                <w:szCs w:val="20"/>
                <w:lang w:val="en-US"/>
              </w:rPr>
              <w:t> two-root transmission with </w:t>
            </w:r>
            <w:r w:rsidRPr="00C83D5A">
              <w:rPr>
                <w:rFonts w:ascii="Times New Roman" w:hAnsi="Times New Roman"/>
                <w:b/>
                <w:bCs/>
                <w:szCs w:val="20"/>
                <w:lang w:val="en-US"/>
              </w:rPr>
              <w:t>phase shift / PSK-based differentiation</w:t>
            </w:r>
            <w:r w:rsidRPr="00C83D5A">
              <w:rPr>
                <w:rFonts w:ascii="Times New Roman" w:hAnsi="Times New Roman"/>
                <w:szCs w:val="20"/>
                <w:lang w:val="en-US"/>
              </w:rPr>
              <w:t> by pre-compensation applied to the second sequence,</w:t>
            </w:r>
          </w:p>
          <w:p w14:paraId="3E35EBA5" w14:textId="77777777" w:rsidR="008F4658" w:rsidRPr="00C83D5A" w:rsidRDefault="008F4658">
            <w:pPr>
              <w:numPr>
                <w:ilvl w:val="1"/>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Alt 1-4:</w:t>
            </w:r>
            <w:r w:rsidRPr="00C83D5A">
              <w:rPr>
                <w:rFonts w:ascii="Times New Roman" w:hAnsi="Times New Roman"/>
                <w:szCs w:val="20"/>
                <w:lang w:val="en-US"/>
              </w:rPr>
              <w:t> two-root transmission where the two roots are </w:t>
            </w:r>
            <w:r w:rsidRPr="00C83D5A">
              <w:rPr>
                <w:rFonts w:ascii="Times New Roman" w:hAnsi="Times New Roman"/>
                <w:b/>
                <w:bCs/>
                <w:szCs w:val="20"/>
                <w:lang w:val="en-US"/>
              </w:rPr>
              <w:t>not necessarily conjugate</w:t>
            </w:r>
            <w:r w:rsidRPr="00C83D5A">
              <w:rPr>
                <w:rFonts w:ascii="Times New Roman" w:hAnsi="Times New Roman"/>
                <w:szCs w:val="20"/>
                <w:lang w:val="en-US"/>
              </w:rPr>
              <w:t>;</w:t>
            </w:r>
          </w:p>
          <w:p w14:paraId="359DF7BA" w14:textId="77777777" w:rsidR="008F4658" w:rsidRPr="00C83D5A" w:rsidRDefault="008F4658">
            <w:pPr>
              <w:numPr>
                <w:ilvl w:val="0"/>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Variant 1A-2:</w:t>
            </w:r>
            <w:r w:rsidRPr="00C83D5A">
              <w:rPr>
                <w:rFonts w:ascii="Times New Roman" w:hAnsi="Times New Roman"/>
                <w:szCs w:val="20"/>
                <w:lang w:val="en-US"/>
              </w:rPr>
              <w:t> two PRACH sequences using </w:t>
            </w:r>
            <w:r w:rsidRPr="00C83D5A">
              <w:rPr>
                <w:rFonts w:ascii="Times New Roman" w:hAnsi="Times New Roman"/>
                <w:b/>
                <w:bCs/>
                <w:szCs w:val="20"/>
                <w:lang w:val="en-US"/>
              </w:rPr>
              <w:t>different PRACH formats</w:t>
            </w:r>
            <w:r w:rsidRPr="00C83D5A">
              <w:rPr>
                <w:rFonts w:ascii="Times New Roman" w:hAnsi="Times New Roman"/>
                <w:szCs w:val="20"/>
                <w:lang w:val="en-US"/>
              </w:rPr>
              <w:t> (e.g. long PRACH followed by short PRACH).</w:t>
            </w:r>
          </w:p>
          <w:p w14:paraId="08356BCC" w14:textId="77777777" w:rsidR="008F4658" w:rsidRPr="00C83D5A" w:rsidRDefault="008F4658">
            <w:pPr>
              <w:numPr>
                <w:ilvl w:val="0"/>
                <w:numId w:val="137"/>
              </w:numPr>
              <w:suppressAutoHyphens/>
              <w:spacing w:before="120" w:after="120"/>
              <w:jc w:val="both"/>
              <w:rPr>
                <w:rFonts w:ascii="Times New Roman" w:hAnsi="Times New Roman"/>
                <w:szCs w:val="20"/>
                <w:lang w:val="en-US"/>
              </w:rPr>
            </w:pPr>
            <w:r w:rsidRPr="00C83D5A">
              <w:rPr>
                <w:rFonts w:ascii="Times New Roman" w:hAnsi="Times New Roman"/>
                <w:b/>
                <w:bCs/>
                <w:szCs w:val="20"/>
                <w:lang w:val="en-US"/>
              </w:rPr>
              <w:t>Variant 1A-</w:t>
            </w:r>
            <w:r w:rsidRPr="00C83D5A">
              <w:rPr>
                <w:rFonts w:ascii="Times New Roman" w:hAnsi="Times New Roman"/>
                <w:b/>
                <w:bCs/>
                <w:szCs w:val="20"/>
                <w:lang w:val="en-US" w:eastAsia="ko-KR"/>
              </w:rPr>
              <w:t>3</w:t>
            </w:r>
            <w:r w:rsidRPr="00C83D5A">
              <w:rPr>
                <w:rFonts w:ascii="Times New Roman" w:hAnsi="Times New Roman"/>
                <w:b/>
                <w:bCs/>
                <w:szCs w:val="20"/>
                <w:lang w:val="en-US"/>
              </w:rPr>
              <w:t>:</w:t>
            </w:r>
            <w:r w:rsidRPr="00C83D5A">
              <w:rPr>
                <w:rFonts w:ascii="Times New Roman" w:hAnsi="Times New Roman"/>
                <w:szCs w:val="20"/>
                <w:lang w:val="en-US"/>
              </w:rPr>
              <w:t> </w:t>
            </w:r>
            <w:r w:rsidRPr="00C83D5A">
              <w:rPr>
                <w:rFonts w:ascii="Times New Roman" w:hAnsi="Times New Roman"/>
                <w:szCs w:val="20"/>
                <w:lang w:val="en-US" w:eastAsia="ko-KR"/>
              </w:rPr>
              <w:t xml:space="preserve">multiple </w:t>
            </w:r>
            <w:r w:rsidRPr="00C83D5A">
              <w:rPr>
                <w:rFonts w:ascii="Times New Roman" w:hAnsi="Times New Roman"/>
                <w:szCs w:val="20"/>
                <w:lang w:val="en-US"/>
              </w:rPr>
              <w:t>PRACH sequences using </w:t>
            </w:r>
            <w:r w:rsidRPr="00C83D5A">
              <w:rPr>
                <w:rFonts w:ascii="Times New Roman" w:hAnsi="Times New Roman"/>
                <w:b/>
                <w:bCs/>
                <w:szCs w:val="20"/>
                <w:lang w:val="en-US" w:eastAsia="ko-KR"/>
              </w:rPr>
              <w:t>multiple</w:t>
            </w:r>
            <w:r w:rsidRPr="00C83D5A">
              <w:rPr>
                <w:rFonts w:ascii="Times New Roman" w:hAnsi="Times New Roman"/>
                <w:b/>
                <w:bCs/>
                <w:szCs w:val="20"/>
                <w:lang w:val="en-US"/>
              </w:rPr>
              <w:t xml:space="preserve"> </w:t>
            </w:r>
            <w:r w:rsidRPr="00C83D5A">
              <w:rPr>
                <w:rFonts w:ascii="Times New Roman" w:hAnsi="Times New Roman"/>
                <w:b/>
                <w:bCs/>
                <w:szCs w:val="20"/>
                <w:lang w:val="en-US" w:eastAsia="ko-KR"/>
              </w:rPr>
              <w:t>reference locations or common TAs/Dopplers on service link</w:t>
            </w:r>
          </w:p>
          <w:p w14:paraId="047520B1" w14:textId="77777777" w:rsidR="008F4658" w:rsidRPr="008946C5" w:rsidRDefault="008F4658" w:rsidP="00262E76">
            <w:pPr>
              <w:pStyle w:val="ListParagraph"/>
              <w:ind w:left="0"/>
              <w:rPr>
                <w:b/>
                <w:lang w:val="en-US"/>
              </w:rPr>
            </w:pPr>
          </w:p>
        </w:tc>
      </w:tr>
    </w:tbl>
    <w:p w14:paraId="256D8256" w14:textId="77777777" w:rsidR="008F4658" w:rsidRPr="008946C5" w:rsidRDefault="008F4658" w:rsidP="008F4658">
      <w:pPr>
        <w:pStyle w:val="ListParagraph"/>
        <w:rPr>
          <w:b/>
        </w:rPr>
      </w:pPr>
    </w:p>
    <w:p w14:paraId="752DD7FC" w14:textId="77777777" w:rsidR="008F4658" w:rsidRDefault="008F4658" w:rsidP="008F4658">
      <w:pPr>
        <w:tabs>
          <w:tab w:val="left" w:pos="1622"/>
        </w:tabs>
        <w:rPr>
          <w:rFonts w:ascii="Times New Roman" w:eastAsia="MS Mincho" w:hAnsi="Times New Roman"/>
          <w:b/>
          <w:lang w:val="en-US" w:eastAsia="en-GB"/>
        </w:rPr>
      </w:pPr>
      <w:r w:rsidRPr="003F2415">
        <w:rPr>
          <w:rFonts w:ascii="Times New Roman" w:eastAsia="MS Mincho" w:hAnsi="Times New Roman"/>
          <w:b/>
          <w:highlight w:val="darkYellow"/>
          <w:lang w:val="en-US" w:eastAsia="en-GB"/>
        </w:rPr>
        <w:t>Working assumption:</w:t>
      </w:r>
    </w:p>
    <w:p w14:paraId="7AC3C7F8" w14:textId="77777777" w:rsidR="008F4658" w:rsidRPr="00E34E53" w:rsidRDefault="008F4658" w:rsidP="008F4658">
      <w:pPr>
        <w:tabs>
          <w:tab w:val="left" w:pos="1622"/>
        </w:tabs>
        <w:rPr>
          <w:rFonts w:ascii="Times New Roman" w:eastAsia="MS Mincho" w:hAnsi="Times New Roman"/>
          <w:bCs/>
          <w:lang w:val="en-US" w:eastAsia="en-GB"/>
        </w:rPr>
      </w:pPr>
      <w:r w:rsidRPr="00E34E53">
        <w:rPr>
          <w:rFonts w:ascii="Times New Roman" w:eastAsia="MS Mincho" w:hAnsi="Times New Roman"/>
          <w:bCs/>
          <w:lang w:val="en-US" w:eastAsia="en-GB"/>
        </w:rPr>
        <w:lastRenderedPageBreak/>
        <w:t>RAN1 to consider the following WFs for down selection at next meeting:</w:t>
      </w:r>
    </w:p>
    <w:p w14:paraId="43DB64D0" w14:textId="5154E51C" w:rsidR="008F4658" w:rsidRPr="00E34E53" w:rsidRDefault="008F4658" w:rsidP="008F4658">
      <w:pPr>
        <w:rPr>
          <w:rFonts w:ascii="Times New Roman" w:hAnsi="Times New Roman"/>
          <w:bCs/>
          <w:szCs w:val="20"/>
          <w:lang w:val="en-US"/>
        </w:rPr>
      </w:pPr>
      <w:r w:rsidRPr="00E34E53">
        <w:rPr>
          <w:rFonts w:ascii="Times New Roman" w:hAnsi="Times New Roman"/>
          <w:bCs/>
          <w:szCs w:val="20"/>
          <w:lang w:val="en-US"/>
        </w:rPr>
        <w:t xml:space="preserve">WF1: The granularity for frequency adjustment command is defined according to: </w:t>
      </w:r>
      <m:oMath>
        <m:f>
          <m:fPr>
            <m:ctrlPr>
              <w:rPr>
                <w:rFonts w:ascii="Cambria Math" w:hAnsi="Cambria Math"/>
                <w:bCs/>
                <w:i/>
                <w:szCs w:val="20"/>
                <w:lang w:val="en-US"/>
              </w:rPr>
            </m:ctrlPr>
          </m:fPr>
          <m:num>
            <m:r>
              <w:rPr>
                <w:rFonts w:ascii="Cambria Math" w:hAnsi="Cambria Math"/>
                <w:szCs w:val="20"/>
                <w:lang w:val="en-US"/>
              </w:rPr>
              <m:t>SCS</m:t>
            </m:r>
          </m:num>
          <m:den>
            <m:sSup>
              <m:sSupPr>
                <m:ctrlPr>
                  <w:rPr>
                    <w:rFonts w:ascii="Cambria Math" w:hAnsi="Cambria Math"/>
                    <w:bCs/>
                    <w:i/>
                    <w:szCs w:val="20"/>
                    <w:lang w:val="en-US"/>
                  </w:rPr>
                </m:ctrlPr>
              </m:sSupPr>
              <m:e>
                <m:r>
                  <w:rPr>
                    <w:rFonts w:ascii="Cambria Math" w:hAnsi="Cambria Math"/>
                    <w:szCs w:val="20"/>
                    <w:lang w:val="en-US"/>
                  </w:rPr>
                  <m:t>2</m:t>
                </m:r>
              </m:e>
              <m:sup>
                <m:r>
                  <w:rPr>
                    <w:rFonts w:ascii="Cambria Math" w:hAnsi="Cambria Math"/>
                    <w:szCs w:val="20"/>
                    <w:lang w:val="en-US"/>
                  </w:rPr>
                  <m:t>k</m:t>
                </m:r>
              </m:sup>
            </m:sSup>
          </m:den>
        </m:f>
      </m:oMath>
      <w:r w:rsidRPr="00E34E53">
        <w:rPr>
          <w:rFonts w:ascii="Times New Roman" w:hAnsi="Times New Roman"/>
          <w:bCs/>
          <w:szCs w:val="20"/>
          <w:lang w:val="en-US"/>
        </w:rPr>
        <w:t>. The value of k is to be defined. As a starting point for evaluation, k is set to be equal to:</w:t>
      </w:r>
    </w:p>
    <w:p w14:paraId="52B752CF"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Alt 1: k =10</w:t>
      </w:r>
    </w:p>
    <w:p w14:paraId="5DF0A178"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 xml:space="preserve">Alt 2: k= 8 </w:t>
      </w:r>
    </w:p>
    <w:p w14:paraId="736F635D"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Alt 3: k= 6</w:t>
      </w:r>
    </w:p>
    <w:p w14:paraId="1343E0C5"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Other value may be considered</w:t>
      </w:r>
    </w:p>
    <w:p w14:paraId="2E12B451" w14:textId="77777777" w:rsidR="008F4658" w:rsidRPr="00E34E53" w:rsidRDefault="008F4658" w:rsidP="008F4658">
      <w:pPr>
        <w:tabs>
          <w:tab w:val="left" w:pos="1622"/>
        </w:tabs>
        <w:rPr>
          <w:rFonts w:ascii="Times New Roman" w:eastAsia="MS Mincho" w:hAnsi="Times New Roman"/>
          <w:bCs/>
          <w:lang w:val="en-US" w:eastAsia="en-GB"/>
        </w:rPr>
      </w:pPr>
      <w:r w:rsidRPr="00E34E53">
        <w:rPr>
          <w:rFonts w:ascii="Times New Roman" w:hAnsi="Times New Roman"/>
          <w:bCs/>
          <w:szCs w:val="20"/>
          <w:lang w:val="en-US"/>
        </w:rPr>
        <w:t>WF2: The granularity for frequency adjustment command is defined according to:</w:t>
      </w:r>
    </w:p>
    <w:p w14:paraId="1E9C5D98"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 xml:space="preserve">Alt 1: 0.01 ppm </w:t>
      </w:r>
    </w:p>
    <w:p w14:paraId="6FBF65B6"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strike/>
          <w:color w:val="EE0000"/>
          <w:lang w:val="en-US"/>
        </w:rPr>
      </w:pPr>
      <w:r w:rsidRPr="00E34E53">
        <w:rPr>
          <w:bCs/>
          <w:lang w:val="en-US"/>
        </w:rPr>
        <w:t xml:space="preserve">Alt 2: 0.1 ppm </w:t>
      </w:r>
    </w:p>
    <w:p w14:paraId="1CADDAA0"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 xml:space="preserve">Alt 3: 0.05 ppm </w:t>
      </w:r>
    </w:p>
    <w:p w14:paraId="54A8E7FE" w14:textId="77777777" w:rsidR="008F4658" w:rsidRPr="00E34E53" w:rsidRDefault="008F4658">
      <w:pPr>
        <w:pStyle w:val="ListParagraph"/>
        <w:numPr>
          <w:ilvl w:val="0"/>
          <w:numId w:val="135"/>
        </w:numPr>
        <w:suppressAutoHyphens/>
        <w:overflowPunct/>
        <w:autoSpaceDE/>
        <w:autoSpaceDN/>
        <w:adjustRightInd/>
        <w:spacing w:before="120" w:after="120"/>
        <w:contextualSpacing w:val="0"/>
        <w:jc w:val="both"/>
        <w:textAlignment w:val="auto"/>
        <w:rPr>
          <w:bCs/>
          <w:lang w:val="en-US"/>
        </w:rPr>
      </w:pPr>
      <w:r w:rsidRPr="00E34E53">
        <w:rPr>
          <w:bCs/>
          <w:lang w:val="en-US"/>
        </w:rPr>
        <w:t>Other value may be considered</w:t>
      </w:r>
    </w:p>
    <w:p w14:paraId="6ED8DA21" w14:textId="77777777" w:rsidR="008F4658" w:rsidRPr="00E34E53" w:rsidRDefault="008F4658" w:rsidP="008F4658">
      <w:pPr>
        <w:rPr>
          <w:rFonts w:ascii="Times New Roman" w:hAnsi="Times New Roman"/>
          <w:bCs/>
          <w:szCs w:val="20"/>
          <w:lang w:val="en-US"/>
        </w:rPr>
      </w:pPr>
    </w:p>
    <w:p w14:paraId="1035228C" w14:textId="77777777" w:rsidR="008F4658" w:rsidRPr="00E34E53" w:rsidRDefault="008F4658" w:rsidP="008F4658">
      <w:pPr>
        <w:rPr>
          <w:rFonts w:ascii="Times New Roman" w:hAnsi="Times New Roman"/>
          <w:bCs/>
          <w:szCs w:val="20"/>
          <w:lang w:val="en-US"/>
        </w:rPr>
      </w:pPr>
      <w:r w:rsidRPr="00E34E53">
        <w:rPr>
          <w:rFonts w:ascii="Times New Roman" w:hAnsi="Times New Roman"/>
          <w:bCs/>
          <w:szCs w:val="20"/>
          <w:lang w:val="en-US"/>
        </w:rPr>
        <w:t>FFS: Whether one or multiple granularities will be defined</w:t>
      </w:r>
    </w:p>
    <w:p w14:paraId="617B0064" w14:textId="77777777" w:rsidR="008F4658" w:rsidRPr="00E34E53" w:rsidRDefault="008F4658" w:rsidP="008F4658">
      <w:pPr>
        <w:rPr>
          <w:rFonts w:ascii="Times New Roman" w:hAnsi="Times New Roman"/>
          <w:bCs/>
          <w:szCs w:val="20"/>
          <w:lang w:val="en-US"/>
        </w:rPr>
      </w:pPr>
      <w:r w:rsidRPr="00E34E53">
        <w:rPr>
          <w:rFonts w:ascii="Times New Roman" w:hAnsi="Times New Roman"/>
          <w:bCs/>
          <w:szCs w:val="20"/>
          <w:lang w:val="en-US"/>
        </w:rPr>
        <w:t>Note: the above applies to both initial access and connected mode</w:t>
      </w:r>
    </w:p>
    <w:p w14:paraId="46CAEA9F" w14:textId="77777777" w:rsidR="008F4658" w:rsidRPr="00E34E53" w:rsidRDefault="008F4658" w:rsidP="008F4658">
      <w:pPr>
        <w:rPr>
          <w:rFonts w:ascii="Times New Roman" w:hAnsi="Times New Roman"/>
          <w:bCs/>
          <w:szCs w:val="20"/>
          <w:lang w:val="en-US"/>
        </w:rPr>
      </w:pPr>
      <w:r w:rsidRPr="00E34E53">
        <w:rPr>
          <w:rFonts w:ascii="Times New Roman" w:hAnsi="Times New Roman"/>
          <w:bCs/>
          <w:szCs w:val="20"/>
          <w:lang w:val="en-US"/>
        </w:rPr>
        <w:t>Note: the SCS in WF1 is the SCS provided in the uplink BWP config</w:t>
      </w:r>
    </w:p>
    <w:p w14:paraId="7197BDFC" w14:textId="77777777" w:rsidR="008F4658" w:rsidRDefault="008F4658" w:rsidP="008F4658">
      <w:pPr>
        <w:rPr>
          <w:rFonts w:ascii="Times New Roman" w:hAnsi="Times New Roman"/>
          <w:bCs/>
          <w:szCs w:val="20"/>
          <w:lang w:val="en-US"/>
        </w:rPr>
      </w:pPr>
      <w:r w:rsidRPr="00E34E53">
        <w:rPr>
          <w:rFonts w:ascii="Times New Roman" w:hAnsi="Times New Roman"/>
          <w:bCs/>
          <w:szCs w:val="20"/>
          <w:lang w:val="en-US"/>
        </w:rPr>
        <w:t>Note: The combination of above WFs is not precluded.</w:t>
      </w:r>
    </w:p>
    <w:p w14:paraId="4209E3AB" w14:textId="77777777" w:rsidR="005D5F7C" w:rsidRDefault="005D5F7C" w:rsidP="008F4658">
      <w:pPr>
        <w:rPr>
          <w:rFonts w:ascii="Times New Roman" w:hAnsi="Times New Roman"/>
          <w:bCs/>
          <w:szCs w:val="20"/>
          <w:lang w:val="en-US"/>
        </w:rPr>
      </w:pPr>
    </w:p>
    <w:p w14:paraId="4B1C06D3" w14:textId="0E0318C6" w:rsidR="005D5F7C" w:rsidRPr="005D5F7C" w:rsidRDefault="005D5F7C" w:rsidP="008F4658">
      <w:pPr>
        <w:rPr>
          <w:rFonts w:ascii="Times New Roman" w:hAnsi="Times New Roman"/>
          <w:b/>
          <w:szCs w:val="20"/>
          <w:lang w:val="en-US"/>
        </w:rPr>
      </w:pPr>
      <w:r w:rsidRPr="005D5F7C">
        <w:rPr>
          <w:rFonts w:ascii="Times New Roman" w:hAnsi="Times New Roman"/>
          <w:b/>
          <w:szCs w:val="20"/>
          <w:lang w:val="en-US"/>
        </w:rPr>
        <w:t>R1-2606912</w:t>
      </w:r>
      <w:r w:rsidRPr="005D5F7C">
        <w:rPr>
          <w:rFonts w:ascii="Times New Roman" w:hAnsi="Times New Roman"/>
          <w:b/>
          <w:szCs w:val="20"/>
          <w:lang w:val="en-US"/>
        </w:rPr>
        <w:tab/>
        <w:t xml:space="preserve">FL Summary #6: NR-NTN GNSS resilience </w:t>
      </w:r>
      <w:r w:rsidRPr="005D5F7C">
        <w:rPr>
          <w:rFonts w:ascii="Times New Roman" w:hAnsi="Times New Roman"/>
          <w:b/>
          <w:szCs w:val="20"/>
          <w:lang w:val="en-US"/>
        </w:rPr>
        <w:tab/>
      </w:r>
      <w:r w:rsidRPr="005D5F7C">
        <w:rPr>
          <w:rFonts w:ascii="Times New Roman" w:hAnsi="Times New Roman"/>
          <w:b/>
          <w:szCs w:val="20"/>
          <w:lang w:val="en-US"/>
        </w:rPr>
        <w:tab/>
        <w:t>Moderator (Thales)</w:t>
      </w:r>
    </w:p>
    <w:p w14:paraId="33254BE6" w14:textId="49749F5A" w:rsidR="005D5F7C" w:rsidRPr="00E34E53" w:rsidRDefault="005D5F7C" w:rsidP="008F4658">
      <w:pPr>
        <w:rPr>
          <w:rFonts w:ascii="Times New Roman" w:hAnsi="Times New Roman"/>
          <w:bCs/>
          <w:szCs w:val="20"/>
          <w:lang w:val="en-US"/>
        </w:rPr>
      </w:pPr>
      <w:r>
        <w:rPr>
          <w:rFonts w:ascii="Times New Roman" w:hAnsi="Times New Roman"/>
          <w:bCs/>
          <w:szCs w:val="20"/>
          <w:lang w:val="en-US"/>
        </w:rPr>
        <w:t>Final post-meeting summary for this agenda item.</w:t>
      </w:r>
    </w:p>
    <w:p w14:paraId="65605FC9" w14:textId="77777777" w:rsidR="008F4658" w:rsidRPr="00E34E53" w:rsidRDefault="008F4658" w:rsidP="008F4658">
      <w:pPr>
        <w:rPr>
          <w:rFonts w:ascii="Times New Roman" w:eastAsiaTheme="minorEastAsia" w:hAnsi="Times New Roman"/>
          <w:bCs/>
          <w:lang w:val="en-US" w:eastAsia="zh-CN"/>
        </w:rPr>
      </w:pPr>
    </w:p>
    <w:p w14:paraId="5086533B" w14:textId="77777777" w:rsidR="008F4658" w:rsidRPr="008F4658" w:rsidRDefault="008F4658" w:rsidP="008F4658">
      <w:pPr>
        <w:rPr>
          <w:lang w:val="en-US" w:eastAsia="zh-CN"/>
        </w:rPr>
      </w:pPr>
    </w:p>
    <w:p w14:paraId="224C1394" w14:textId="5FE0C964" w:rsidR="001B0DC5" w:rsidRDefault="008F4658" w:rsidP="008F4658">
      <w:pPr>
        <w:pStyle w:val="Heading1"/>
      </w:pPr>
      <w:bookmarkStart w:id="161" w:name="_Toc239313231"/>
      <w:r>
        <w:t xml:space="preserve">Rel-20 </w:t>
      </w:r>
      <w:r w:rsidRPr="00FD0278">
        <w:rPr>
          <w:rFonts w:hint="eastAsia"/>
        </w:rPr>
        <w:t>Study of 6GR</w:t>
      </w:r>
      <w:bookmarkEnd w:id="161"/>
    </w:p>
    <w:p w14:paraId="10A9D2A1" w14:textId="77777777" w:rsidR="006C0D75" w:rsidRPr="00FD0278" w:rsidRDefault="006C0D75" w:rsidP="006C0D75">
      <w:pPr>
        <w:rPr>
          <w:rFonts w:eastAsia="DengXian"/>
          <w:b/>
          <w:i/>
          <w:iCs/>
          <w:color w:val="FF0000"/>
          <w:lang w:eastAsia="zh-CN"/>
        </w:rPr>
      </w:pPr>
      <w:r w:rsidRPr="00FD0278">
        <w:rPr>
          <w:b/>
          <w:i/>
          <w:iCs/>
          <w:color w:val="FF0000"/>
        </w:rPr>
        <w:t>P</w:t>
      </w:r>
      <w:r w:rsidRPr="00FD0278">
        <w:rPr>
          <w:rFonts w:hint="eastAsia"/>
          <w:b/>
          <w:i/>
          <w:iCs/>
          <w:color w:val="FF0000"/>
        </w:rPr>
        <w:t>lease refer to RP-2</w:t>
      </w:r>
      <w:r>
        <w:rPr>
          <w:rFonts w:eastAsiaTheme="minorEastAsia" w:hint="eastAsia"/>
          <w:b/>
          <w:i/>
          <w:iCs/>
          <w:color w:val="FF0000"/>
          <w:lang w:eastAsia="zh-CN"/>
        </w:rPr>
        <w:t>61559</w:t>
      </w:r>
      <w:r w:rsidRPr="00FD0278">
        <w:rPr>
          <w:rFonts w:hint="eastAsia"/>
          <w:b/>
          <w:i/>
          <w:iCs/>
          <w:color w:val="FF0000"/>
        </w:rPr>
        <w:t xml:space="preserve"> for the scope of the SI.</w:t>
      </w:r>
      <w:r w:rsidRPr="00FD0278">
        <w:rPr>
          <w:b/>
          <w:i/>
          <w:iCs/>
          <w:color w:val="FF0000"/>
        </w:rPr>
        <w:t xml:space="preserve"> The maximum number of contributions per company/organization/university is limited to 1 per agenda item unless stated otherwise.</w:t>
      </w:r>
    </w:p>
    <w:p w14:paraId="5E021F89" w14:textId="435AB36E" w:rsidR="006C0D75" w:rsidRPr="00FD0278" w:rsidRDefault="006C0D75" w:rsidP="006C0D75">
      <w:pPr>
        <w:rPr>
          <w:rFonts w:eastAsia="DengXian"/>
          <w:b/>
          <w:i/>
          <w:iCs/>
          <w:color w:val="FF0000"/>
          <w:lang w:eastAsia="zh-CN"/>
        </w:rPr>
      </w:pPr>
      <w:r w:rsidRPr="00FD0278">
        <w:rPr>
          <w:rFonts w:eastAsia="DengXian" w:hint="eastAsia"/>
          <w:b/>
          <w:i/>
          <w:iCs/>
          <w:color w:val="FF0000"/>
          <w:lang w:eastAsia="zh-CN"/>
        </w:rPr>
        <w:t xml:space="preserve">Note 1: Additional more guidance/information, please refer to </w:t>
      </w:r>
      <w:hyperlink r:id="rId551" w:history="1">
        <w:r w:rsidR="00C62C50">
          <w:rPr>
            <w:rStyle w:val="Hyperlink"/>
            <w:rFonts w:eastAsia="DengXian"/>
            <w:b/>
            <w:i/>
            <w:iCs/>
            <w:lang w:eastAsia="zh-CN"/>
          </w:rPr>
          <w:t>R1-2600002</w:t>
        </w:r>
      </w:hyperlink>
      <w:r w:rsidRPr="00FD0278">
        <w:rPr>
          <w:rFonts w:eastAsia="DengXian" w:hint="eastAsia"/>
          <w:b/>
          <w:i/>
          <w:iCs/>
          <w:color w:val="FF0000"/>
          <w:lang w:eastAsia="zh-CN"/>
        </w:rPr>
        <w:t xml:space="preserve"> (Highlights from RAN#110)</w:t>
      </w:r>
    </w:p>
    <w:p w14:paraId="1280BBB1" w14:textId="77777777" w:rsidR="006C0D75" w:rsidRPr="00FD0278" w:rsidRDefault="006C0D75" w:rsidP="006C0D75">
      <w:pPr>
        <w:rPr>
          <w:rFonts w:eastAsia="DengXian"/>
          <w:b/>
          <w:i/>
          <w:iCs/>
          <w:color w:val="FF0000"/>
          <w:lang w:eastAsia="zh-CN"/>
        </w:rPr>
      </w:pPr>
      <w:r w:rsidRPr="00FD0278">
        <w:rPr>
          <w:rFonts w:eastAsia="DengXian" w:hint="eastAsia"/>
          <w:b/>
          <w:i/>
          <w:iCs/>
          <w:color w:val="FF0000"/>
          <w:lang w:eastAsia="zh-CN"/>
        </w:rPr>
        <w:t xml:space="preserve">Note 2: All AI/ML labelled proposals need to be discussed together with relevant non-AI/ML labelled mechanisms under individual agenda, respectively, for justifying/verifying respective performance and gain, so AI/ML labelled proposals will be treated when relevant non-AI/ML labelled proposals are discussed under individual agenda, unless stated otherwise. </w:t>
      </w:r>
    </w:p>
    <w:p w14:paraId="6FAD1E82" w14:textId="77777777" w:rsidR="006C0D75" w:rsidRPr="00FD0278" w:rsidRDefault="006C0D75" w:rsidP="006C0D75">
      <w:pPr>
        <w:rPr>
          <w:rFonts w:eastAsia="DengXian"/>
          <w:b/>
          <w:i/>
          <w:iCs/>
          <w:color w:val="FF0000"/>
          <w:lang w:eastAsia="zh-CN"/>
        </w:rPr>
      </w:pPr>
      <w:r w:rsidRPr="00FD0278">
        <w:rPr>
          <w:rFonts w:eastAsia="DengXian" w:hint="eastAsia"/>
          <w:b/>
          <w:i/>
          <w:iCs/>
          <w:color w:val="FF0000"/>
          <w:lang w:eastAsia="zh-CN"/>
        </w:rPr>
        <w:t>Note 3</w:t>
      </w:r>
      <w:r w:rsidRPr="00FD0278">
        <w:rPr>
          <w:rFonts w:eastAsia="DengXian" w:hint="eastAsia"/>
          <w:b/>
          <w:i/>
          <w:iCs/>
          <w:color w:val="FF0000"/>
          <w:lang w:eastAsia="zh-CN"/>
        </w:rPr>
        <w:t>：</w:t>
      </w:r>
      <w:r w:rsidRPr="00FD0278">
        <w:rPr>
          <w:rFonts w:eastAsia="DengXian" w:hint="eastAsia"/>
          <w:b/>
          <w:i/>
          <w:iCs/>
          <w:color w:val="FF0000"/>
          <w:lang w:eastAsia="zh-CN"/>
        </w:rPr>
        <w:t xml:space="preserve"> EE labelled proposals</w:t>
      </w:r>
      <w:r w:rsidRPr="00FD0278">
        <w:rPr>
          <w:rFonts w:eastAsia="DengXian"/>
          <w:b/>
          <w:i/>
          <w:iCs/>
          <w:color w:val="FF0000"/>
          <w:lang w:eastAsia="zh-CN"/>
        </w:rPr>
        <w:t xml:space="preserve"> </w:t>
      </w:r>
      <w:r w:rsidRPr="00FD0278">
        <w:rPr>
          <w:rFonts w:eastAsia="DengXian" w:hint="eastAsia"/>
          <w:b/>
          <w:i/>
          <w:iCs/>
          <w:color w:val="FF0000"/>
          <w:lang w:eastAsia="zh-CN"/>
        </w:rPr>
        <w:t>are discussed under individual agenda, unless stated otherwise.</w:t>
      </w:r>
    </w:p>
    <w:p w14:paraId="5F785DAE" w14:textId="77777777" w:rsidR="006C0D75" w:rsidRPr="00FD0278" w:rsidRDefault="006C0D75" w:rsidP="006C0D75">
      <w:pPr>
        <w:rPr>
          <w:rFonts w:eastAsia="DengXian"/>
          <w:b/>
          <w:i/>
          <w:iCs/>
          <w:color w:val="FF0000"/>
          <w:lang w:eastAsia="zh-CN"/>
        </w:rPr>
      </w:pPr>
      <w:r w:rsidRPr="00FD0278">
        <w:rPr>
          <w:rFonts w:eastAsia="DengXian" w:hint="eastAsia"/>
          <w:b/>
          <w:i/>
          <w:iCs/>
          <w:color w:val="FF0000"/>
          <w:lang w:eastAsia="zh-CN"/>
        </w:rPr>
        <w:t>Note 4:  All contributions should only be input into an agenda without any sub</w:t>
      </w:r>
      <w:r w:rsidRPr="00FD0278">
        <w:rPr>
          <w:rFonts w:eastAsia="DengXian"/>
          <w:b/>
          <w:i/>
          <w:iCs/>
          <w:color w:val="FF0000"/>
          <w:lang w:eastAsia="zh-CN"/>
        </w:rPr>
        <w:t>-</w:t>
      </w:r>
      <w:r w:rsidRPr="00FD0278">
        <w:rPr>
          <w:rFonts w:eastAsia="DengXian" w:hint="eastAsia"/>
          <w:b/>
          <w:i/>
          <w:iCs/>
          <w:color w:val="FF0000"/>
          <w:lang w:eastAsia="zh-CN"/>
        </w:rPr>
        <w:t>agenda, i.e., we can't input contribution under AI 10.5.x if it has sub</w:t>
      </w:r>
      <w:r w:rsidRPr="00FD0278">
        <w:rPr>
          <w:rFonts w:eastAsia="DengXian"/>
          <w:b/>
          <w:i/>
          <w:iCs/>
          <w:color w:val="FF0000"/>
          <w:lang w:eastAsia="zh-CN"/>
        </w:rPr>
        <w:t>-</w:t>
      </w:r>
      <w:r w:rsidRPr="00FD0278">
        <w:rPr>
          <w:rFonts w:eastAsia="DengXian" w:hint="eastAsia"/>
          <w:b/>
          <w:i/>
          <w:iCs/>
          <w:color w:val="FF0000"/>
          <w:lang w:eastAsia="zh-CN"/>
        </w:rPr>
        <w:t>agenda AI 10.5.x.1/2/3, while we can input contributions under AI 10.5.x if AI 10.5.x is the lowest level of agenda.</w:t>
      </w:r>
    </w:p>
    <w:p w14:paraId="27AED12D" w14:textId="77777777" w:rsidR="006C0D75" w:rsidRDefault="006C0D75" w:rsidP="006C0D75">
      <w:pPr>
        <w:rPr>
          <w:rFonts w:eastAsia="DengXian"/>
          <w:b/>
          <w:i/>
          <w:iCs/>
          <w:color w:val="FF0000"/>
          <w:lang w:eastAsia="zh-CN"/>
        </w:rPr>
      </w:pPr>
    </w:p>
    <w:p w14:paraId="789B7393" w14:textId="00AE55EB" w:rsidR="006C0D75" w:rsidRDefault="00C62C50" w:rsidP="006C0D75">
      <w:hyperlink r:id="rId552" w:history="1">
        <w:r>
          <w:rPr>
            <w:rStyle w:val="Hyperlink"/>
            <w:rFonts w:ascii="Times New Roman" w:eastAsia="Times New Roman" w:hAnsi="Times New Roman"/>
          </w:rPr>
          <w:t>R1-2606490</w:t>
        </w:r>
      </w:hyperlink>
      <w:r w:rsidR="006C0D75">
        <w:rPr>
          <w:rFonts w:ascii="Times New Roman" w:eastAsia="Times New Roman" w:hAnsi="Times New Roman"/>
        </w:rPr>
        <w:tab/>
        <w:t>Workplan for Rel-20 Study of 6GR</w:t>
      </w:r>
      <w:r w:rsidR="006C0D75">
        <w:rPr>
          <w:rFonts w:ascii="Times New Roman" w:eastAsia="Times New Roman" w:hAnsi="Times New Roman"/>
        </w:rPr>
        <w:tab/>
        <w:t>NTT DOCOMO, China Mobile, AT&amp;T, Vodafone</w:t>
      </w:r>
    </w:p>
    <w:p w14:paraId="7EADD27F" w14:textId="6D394FA0" w:rsidR="006C0D75" w:rsidRDefault="00C62C50" w:rsidP="006C0D75">
      <w:hyperlink r:id="rId553" w:history="1">
        <w:r>
          <w:rPr>
            <w:rStyle w:val="Hyperlink"/>
            <w:rFonts w:ascii="Times New Roman" w:eastAsia="Times New Roman" w:hAnsi="Times New Roman"/>
          </w:rPr>
          <w:t>R1-2606491</w:t>
        </w:r>
      </w:hyperlink>
      <w:r w:rsidR="006C0D75">
        <w:rPr>
          <w:rFonts w:ascii="Times New Roman" w:eastAsia="Times New Roman" w:hAnsi="Times New Roman"/>
        </w:rPr>
        <w:tab/>
        <w:t>TR 38.760-1 “Study on 6G Radio RAN1 aspects” v0.4.0</w:t>
      </w:r>
      <w:r w:rsidR="006C0D75">
        <w:rPr>
          <w:rFonts w:ascii="Times New Roman" w:eastAsia="Times New Roman" w:hAnsi="Times New Roman"/>
        </w:rPr>
        <w:tab/>
        <w:t>NTT DOCOMO, INC. (TR ed</w:t>
      </w:r>
      <w:r w:rsidR="006C0D75">
        <w:rPr>
          <w:rFonts w:ascii="Times New Roman" w:eastAsiaTheme="minorEastAsia" w:hAnsi="Times New Roman" w:hint="eastAsia"/>
          <w:lang w:eastAsia="zh-CN"/>
        </w:rPr>
        <w:t>i</w:t>
      </w:r>
      <w:r w:rsidR="006C0D75">
        <w:rPr>
          <w:rFonts w:ascii="Times New Roman" w:eastAsia="Times New Roman" w:hAnsi="Times New Roman"/>
        </w:rPr>
        <w:t>tor)</w:t>
      </w:r>
    </w:p>
    <w:p w14:paraId="6D715B54" w14:textId="77777777" w:rsidR="006C0D75" w:rsidRDefault="006C0D75" w:rsidP="006C0D75">
      <w:pPr>
        <w:rPr>
          <w:rFonts w:eastAsia="DengXian"/>
          <w:b/>
          <w:i/>
          <w:iCs/>
          <w:color w:val="FF0000"/>
          <w:lang w:eastAsia="zh-CN"/>
        </w:rPr>
      </w:pPr>
    </w:p>
    <w:p w14:paraId="40F4F6B8" w14:textId="77777777" w:rsidR="006C0D75" w:rsidRPr="006C0D75" w:rsidRDefault="006C0D75" w:rsidP="006C0D75"/>
    <w:p w14:paraId="437F01C2" w14:textId="7C10429E" w:rsidR="006C0D75" w:rsidRDefault="006C0D75" w:rsidP="006C0D75">
      <w:pPr>
        <w:pStyle w:val="Heading2"/>
      </w:pPr>
      <w:bookmarkStart w:id="162" w:name="_Toc239313232"/>
      <w:r>
        <w:t>Tasks from RP#111</w:t>
      </w:r>
      <w:bookmarkEnd w:id="162"/>
    </w:p>
    <w:tbl>
      <w:tblPr>
        <w:tblStyle w:val="TableGrid"/>
        <w:tblW w:w="0" w:type="auto"/>
        <w:tblLook w:val="04A0" w:firstRow="1" w:lastRow="0" w:firstColumn="1" w:lastColumn="0" w:noHBand="0" w:noVBand="1"/>
      </w:tblPr>
      <w:tblGrid>
        <w:gridCol w:w="9631"/>
      </w:tblGrid>
      <w:tr w:rsidR="006C0D75" w:rsidRPr="00FD0278" w14:paraId="1EAA2C21" w14:textId="77777777" w:rsidTr="00262E76">
        <w:tc>
          <w:tcPr>
            <w:tcW w:w="9631" w:type="dxa"/>
          </w:tcPr>
          <w:p w14:paraId="56449AC7" w14:textId="77777777" w:rsidR="006C0D75" w:rsidRPr="00D42F09" w:rsidRDefault="006C0D75">
            <w:pPr>
              <w:numPr>
                <w:ilvl w:val="1"/>
                <w:numId w:val="139"/>
              </w:numPr>
              <w:ind w:leftChars="-153" w:left="54"/>
              <w:rPr>
                <w:rFonts w:eastAsia="DengXian"/>
                <w:i/>
                <w:iCs/>
                <w:lang w:val="en-US" w:eastAsia="zh-CN"/>
              </w:rPr>
            </w:pPr>
            <w:r w:rsidRPr="00D42F09">
              <w:rPr>
                <w:rFonts w:eastAsia="DengXian" w:hint="eastAsia"/>
                <w:b/>
                <w:bCs/>
                <w:i/>
                <w:iCs/>
                <w:lang w:eastAsia="zh-CN"/>
              </w:rPr>
              <w:t>Task 1:</w:t>
            </w:r>
            <w:r w:rsidRPr="00D42F09">
              <w:rPr>
                <w:rFonts w:ascii="Arial" w:eastAsia="Microsoft YaHei" w:hAnsi="Arial" w:cs="Arial"/>
                <w:b/>
                <w:bCs/>
                <w:color w:val="000000" w:themeColor="text1"/>
                <w:sz w:val="32"/>
                <w:szCs w:val="32"/>
                <w:lang w:val="en-US" w:eastAsia="zh-CN"/>
              </w:rPr>
              <w:t xml:space="preserve"> </w:t>
            </w:r>
          </w:p>
          <w:p w14:paraId="20F2B80F" w14:textId="77777777" w:rsidR="006C0D75" w:rsidRPr="00D42F09" w:rsidRDefault="006C0D75">
            <w:pPr>
              <w:numPr>
                <w:ilvl w:val="1"/>
                <w:numId w:val="139"/>
              </w:numPr>
              <w:ind w:leftChars="-153" w:left="54"/>
              <w:rPr>
                <w:rFonts w:eastAsia="DengXian"/>
                <w:i/>
                <w:iCs/>
                <w:lang w:val="en-US" w:eastAsia="zh-CN"/>
              </w:rPr>
            </w:pPr>
            <w:r w:rsidRPr="00D42F09">
              <w:rPr>
                <w:rFonts w:eastAsia="DengXian"/>
                <w:i/>
                <w:iCs/>
                <w:lang w:val="en-US" w:eastAsia="zh-CN"/>
              </w:rPr>
              <w:t>RAN plenary to task RAN WGs to study 6G-6G spectrum aggregation for non-collocated deployment scenarios for FR1-FR2 combination, assuming backhaul latency up to 10ms, considering feasibility, performance and deployment flexibility by September (RAN#113) 2026.</w:t>
            </w:r>
          </w:p>
          <w:p w14:paraId="1A8BE347" w14:textId="77777777" w:rsidR="006C0D75" w:rsidRPr="00D42F09" w:rsidRDefault="006C0D75">
            <w:pPr>
              <w:numPr>
                <w:ilvl w:val="2"/>
                <w:numId w:val="139"/>
              </w:numPr>
              <w:ind w:leftChars="206" w:left="772"/>
              <w:rPr>
                <w:rFonts w:eastAsia="DengXian"/>
                <w:i/>
                <w:iCs/>
                <w:lang w:val="en-US" w:eastAsia="zh-CN"/>
              </w:rPr>
            </w:pPr>
            <w:r w:rsidRPr="00D42F09">
              <w:rPr>
                <w:rFonts w:eastAsia="DengXian"/>
                <w:i/>
                <w:iCs/>
                <w:lang w:val="en-US" w:eastAsia="zh-CN"/>
              </w:rPr>
              <w:t>RAN1 to study the impacts and design requirements for this scenario</w:t>
            </w:r>
          </w:p>
          <w:p w14:paraId="039AEDBE" w14:textId="77777777" w:rsidR="006C0D75" w:rsidRPr="00D42F09" w:rsidRDefault="006C0D75">
            <w:pPr>
              <w:numPr>
                <w:ilvl w:val="2"/>
                <w:numId w:val="139"/>
              </w:numPr>
              <w:ind w:leftChars="206" w:left="772"/>
              <w:rPr>
                <w:rFonts w:eastAsia="DengXian"/>
                <w:i/>
                <w:iCs/>
                <w:lang w:val="en-US" w:eastAsia="zh-CN"/>
              </w:rPr>
            </w:pPr>
            <w:r w:rsidRPr="00D42F09">
              <w:rPr>
                <w:rFonts w:eastAsia="DengXian"/>
                <w:i/>
                <w:iCs/>
                <w:lang w:val="en-US" w:eastAsia="zh-CN"/>
              </w:rPr>
              <w:t>RAN2 to study the impacts of non-collocated scenarios </w:t>
            </w:r>
          </w:p>
          <w:p w14:paraId="699F486B" w14:textId="77777777" w:rsidR="006C0D75" w:rsidRPr="00FD0278" w:rsidRDefault="006C0D75" w:rsidP="00262E76">
            <w:pPr>
              <w:ind w:leftChars="-188" w:left="-376"/>
              <w:rPr>
                <w:rFonts w:eastAsia="DengXian"/>
                <w:i/>
                <w:iCs/>
                <w:lang w:val="en-US" w:eastAsia="zh-CN"/>
              </w:rPr>
            </w:pPr>
            <w:r w:rsidRPr="00D42F09">
              <w:rPr>
                <w:rFonts w:eastAsia="DengXian"/>
                <w:i/>
                <w:iCs/>
                <w:lang w:val="en-US" w:eastAsia="zh-CN"/>
              </w:rPr>
              <w:tab/>
              <w:t>NOTE: The solution for FR1-FR2 would be applicable for FR1-FR1</w:t>
            </w:r>
          </w:p>
        </w:tc>
      </w:tr>
      <w:tr w:rsidR="006C0D75" w:rsidRPr="00FD0278" w14:paraId="62D35B97" w14:textId="77777777" w:rsidTr="00262E76">
        <w:tc>
          <w:tcPr>
            <w:tcW w:w="9631" w:type="dxa"/>
          </w:tcPr>
          <w:p w14:paraId="016BC01D" w14:textId="77777777" w:rsidR="006C0D75" w:rsidRPr="00FD0278" w:rsidRDefault="006C0D75" w:rsidP="00262E76">
            <w:pPr>
              <w:rPr>
                <w:rFonts w:eastAsia="DengXian"/>
                <w:b/>
                <w:bCs/>
                <w:i/>
                <w:iCs/>
                <w:lang w:eastAsia="zh-CN"/>
              </w:rPr>
            </w:pPr>
            <w:r w:rsidRPr="00FD0278">
              <w:rPr>
                <w:rFonts w:eastAsia="DengXian" w:hint="eastAsia"/>
                <w:b/>
                <w:bCs/>
                <w:i/>
                <w:iCs/>
                <w:lang w:eastAsia="zh-CN"/>
              </w:rPr>
              <w:t xml:space="preserve">Task 2: </w:t>
            </w:r>
          </w:p>
          <w:p w14:paraId="1DB5CF03" w14:textId="77777777" w:rsidR="006C0D75" w:rsidRPr="00FD0278" w:rsidRDefault="006C0D75" w:rsidP="00262E76">
            <w:pPr>
              <w:rPr>
                <w:rFonts w:eastAsia="DengXian"/>
                <w:i/>
                <w:iCs/>
                <w:lang w:val="en-US" w:eastAsia="zh-CN"/>
              </w:rPr>
            </w:pPr>
            <w:r w:rsidRPr="00FD0278">
              <w:rPr>
                <w:rFonts w:eastAsia="DengXian"/>
                <w:i/>
                <w:iCs/>
                <w:lang w:val="en-US" w:eastAsia="zh-CN"/>
              </w:rPr>
              <w:t>The preliminary assessment of MRSS performance based on different overhead assumptions for TDD, as well as FDD, should be performed by RAN1, and the preliminary results should be available by September (RAN#113) 2026.</w:t>
            </w:r>
          </w:p>
        </w:tc>
      </w:tr>
    </w:tbl>
    <w:p w14:paraId="398587D6" w14:textId="77777777" w:rsidR="006C0D75" w:rsidRDefault="006C0D75" w:rsidP="006C0D75"/>
    <w:p w14:paraId="595570BF" w14:textId="77777777" w:rsidR="006C0D75" w:rsidRPr="009032EE" w:rsidRDefault="006C0D75" w:rsidP="006C0D75">
      <w:pPr>
        <w:rPr>
          <w:rFonts w:eastAsia="DengXian"/>
          <w:i/>
          <w:iCs/>
          <w:lang w:eastAsia="zh-CN"/>
        </w:rPr>
      </w:pPr>
      <w:r w:rsidRPr="009032EE">
        <w:rPr>
          <w:rFonts w:eastAsia="DengXian" w:hint="eastAsia"/>
          <w:i/>
          <w:iCs/>
          <w:lang w:eastAsia="zh-CN"/>
        </w:rPr>
        <w:t xml:space="preserve">Note 1: For Task 1, RAN1 has no </w:t>
      </w:r>
      <w:r w:rsidRPr="009032EE">
        <w:rPr>
          <w:rFonts w:eastAsia="DengXian"/>
          <w:i/>
          <w:iCs/>
          <w:lang w:eastAsia="zh-CN"/>
        </w:rPr>
        <w:t>intention</w:t>
      </w:r>
      <w:r w:rsidRPr="009032EE">
        <w:rPr>
          <w:rFonts w:eastAsia="DengXian" w:hint="eastAsia"/>
          <w:i/>
          <w:iCs/>
          <w:lang w:eastAsia="zh-CN"/>
        </w:rPr>
        <w:t xml:space="preserve"> to have any discussion in RAN1#126 according to the status checked in RAN#112.</w:t>
      </w:r>
    </w:p>
    <w:p w14:paraId="3DD34327" w14:textId="77777777" w:rsidR="006C0D75" w:rsidRPr="009032EE" w:rsidRDefault="006C0D75" w:rsidP="006C0D75">
      <w:pPr>
        <w:rPr>
          <w:rFonts w:eastAsia="DengXian"/>
          <w:i/>
          <w:iCs/>
          <w:lang w:eastAsia="zh-CN"/>
        </w:rPr>
      </w:pPr>
      <w:r w:rsidRPr="009032EE">
        <w:rPr>
          <w:rFonts w:eastAsia="DengXian" w:hint="eastAsia"/>
          <w:i/>
          <w:iCs/>
          <w:lang w:eastAsia="zh-CN"/>
        </w:rPr>
        <w:t>Note 2: For Task 2, it is planned to collect companies</w:t>
      </w:r>
      <w:r w:rsidRPr="009032EE">
        <w:rPr>
          <w:rFonts w:eastAsia="DengXian"/>
          <w:i/>
          <w:iCs/>
          <w:lang w:eastAsia="zh-CN"/>
        </w:rPr>
        <w:t>’</w:t>
      </w:r>
      <w:r w:rsidRPr="009032EE">
        <w:rPr>
          <w:rFonts w:eastAsia="DengXian" w:hint="eastAsia"/>
          <w:i/>
          <w:iCs/>
          <w:lang w:eastAsia="zh-CN"/>
        </w:rPr>
        <w:t xml:space="preserve"> input to a template adopted in RAN1#125 by post-meeting RAN1#126 email discussion. </w:t>
      </w:r>
    </w:p>
    <w:p w14:paraId="6CC3FAFE" w14:textId="77777777" w:rsidR="006C0D75" w:rsidRPr="004C5ABB" w:rsidRDefault="006C0D75" w:rsidP="006C0D75">
      <w:pPr>
        <w:rPr>
          <w:rFonts w:eastAsia="DengXian"/>
          <w:i/>
          <w:iCs/>
          <w:lang w:eastAsia="zh-CN"/>
        </w:rPr>
      </w:pPr>
    </w:p>
    <w:p w14:paraId="3580DB95" w14:textId="6B0224A4" w:rsidR="006C0D75" w:rsidRDefault="00C62C50" w:rsidP="006C0D75">
      <w:hyperlink r:id="rId554" w:history="1">
        <w:r>
          <w:rPr>
            <w:rStyle w:val="Hyperlink"/>
            <w:rFonts w:ascii="Times New Roman" w:eastAsia="Times New Roman" w:hAnsi="Times New Roman"/>
          </w:rPr>
          <w:t>R1-2605377</w:t>
        </w:r>
      </w:hyperlink>
      <w:r w:rsidR="006C0D75">
        <w:rPr>
          <w:rFonts w:ascii="Times New Roman" w:eastAsia="Times New Roman" w:hAnsi="Times New Roman"/>
        </w:rPr>
        <w:tab/>
        <w:t>MRSS performance and overhead</w:t>
      </w:r>
      <w:r w:rsidR="006C0D75">
        <w:rPr>
          <w:rFonts w:ascii="Times New Roman" w:eastAsia="Times New Roman" w:hAnsi="Times New Roman"/>
        </w:rPr>
        <w:tab/>
        <w:t>Nokia</w:t>
      </w:r>
    </w:p>
    <w:p w14:paraId="2B74BFF7" w14:textId="3FD79266" w:rsidR="006C0D75" w:rsidRDefault="00C62C50" w:rsidP="006C0D75">
      <w:hyperlink r:id="rId555" w:history="1">
        <w:r>
          <w:rPr>
            <w:rStyle w:val="Hyperlink"/>
            <w:rFonts w:ascii="Times New Roman" w:eastAsia="Times New Roman" w:hAnsi="Times New Roman"/>
          </w:rPr>
          <w:t>R1-2605526</w:t>
        </w:r>
      </w:hyperlink>
      <w:r w:rsidR="006C0D75">
        <w:rPr>
          <w:rFonts w:ascii="Times New Roman" w:eastAsia="Times New Roman" w:hAnsi="Times New Roman"/>
        </w:rPr>
        <w:tab/>
        <w:t>Preliminary performance assessment of MRSS</w:t>
      </w:r>
      <w:r w:rsidR="006C0D75">
        <w:rPr>
          <w:rFonts w:ascii="Times New Roman" w:eastAsia="Times New Roman" w:hAnsi="Times New Roman"/>
        </w:rPr>
        <w:tab/>
        <w:t>vivo</w:t>
      </w:r>
    </w:p>
    <w:p w14:paraId="38F54298" w14:textId="741EEAEC" w:rsidR="006C0D75" w:rsidRDefault="00C62C50" w:rsidP="006C0D75">
      <w:hyperlink r:id="rId556" w:history="1">
        <w:r>
          <w:rPr>
            <w:rStyle w:val="Hyperlink"/>
            <w:rFonts w:ascii="Times New Roman" w:eastAsia="Times New Roman" w:hAnsi="Times New Roman"/>
          </w:rPr>
          <w:t>R1-2605907</w:t>
        </w:r>
      </w:hyperlink>
      <w:r w:rsidR="006C0D75">
        <w:rPr>
          <w:rFonts w:ascii="Times New Roman" w:eastAsia="Times New Roman" w:hAnsi="Times New Roman"/>
        </w:rPr>
        <w:tab/>
        <w:t>Discussion and inputs to Task 2 on MRSS overhead assessment</w:t>
      </w:r>
      <w:r w:rsidR="006C0D75">
        <w:rPr>
          <w:rFonts w:ascii="Times New Roman" w:eastAsia="Times New Roman" w:hAnsi="Times New Roman"/>
        </w:rPr>
        <w:tab/>
        <w:t>OPPO</w:t>
      </w:r>
    </w:p>
    <w:p w14:paraId="34088F38" w14:textId="1644975B" w:rsidR="006C0D75" w:rsidRDefault="00C62C50" w:rsidP="006C0D75">
      <w:hyperlink r:id="rId557" w:history="1">
        <w:r>
          <w:rPr>
            <w:rStyle w:val="Hyperlink"/>
            <w:rFonts w:ascii="Times New Roman" w:eastAsia="Times New Roman" w:hAnsi="Times New Roman"/>
          </w:rPr>
          <w:t>R1-2606141</w:t>
        </w:r>
      </w:hyperlink>
      <w:r w:rsidR="006C0D75">
        <w:rPr>
          <w:rFonts w:ascii="Times New Roman" w:eastAsia="Times New Roman" w:hAnsi="Times New Roman"/>
        </w:rPr>
        <w:tab/>
        <w:t>Assessment of MRSS performance</w:t>
      </w:r>
      <w:r w:rsidR="006C0D75">
        <w:rPr>
          <w:rFonts w:ascii="Times New Roman" w:eastAsia="Times New Roman" w:hAnsi="Times New Roman"/>
        </w:rPr>
        <w:tab/>
        <w:t>MediaTek Inc.</w:t>
      </w:r>
    </w:p>
    <w:p w14:paraId="476B348E" w14:textId="1BD33A2F" w:rsidR="006C0D75" w:rsidRDefault="00C62C50" w:rsidP="006C0D75">
      <w:pPr>
        <w:ind w:left="1440" w:hanging="1440"/>
      </w:pPr>
      <w:hyperlink r:id="rId558" w:history="1">
        <w:r>
          <w:rPr>
            <w:rStyle w:val="Hyperlink"/>
            <w:rFonts w:ascii="Times New Roman" w:eastAsia="Times New Roman" w:hAnsi="Times New Roman"/>
          </w:rPr>
          <w:t>R1-2606292</w:t>
        </w:r>
      </w:hyperlink>
      <w:r w:rsidR="006C0D75">
        <w:rPr>
          <w:rFonts w:ascii="Times New Roman" w:eastAsia="Times New Roman" w:hAnsi="Times New Roman"/>
        </w:rPr>
        <w:tab/>
        <w:t>MRSS overhead operator considerations</w:t>
      </w:r>
      <w:r w:rsidR="006C0D75">
        <w:rPr>
          <w:rFonts w:ascii="Times New Roman" w:eastAsia="Times New Roman" w:hAnsi="Times New Roman"/>
        </w:rPr>
        <w:tab/>
        <w:t xml:space="preserve">BOUYGUES Telecom, Vodafone, Orange, Telecom Italia, Deutsche Telekom, British Telecom, AT&amp;T </w:t>
      </w:r>
    </w:p>
    <w:p w14:paraId="76CC03EC" w14:textId="576EF70A" w:rsidR="006C0D75" w:rsidRDefault="00C62C50" w:rsidP="006C0D75">
      <w:hyperlink r:id="rId559" w:history="1">
        <w:r>
          <w:rPr>
            <w:rStyle w:val="Hyperlink"/>
            <w:rFonts w:ascii="Times New Roman" w:eastAsia="Times New Roman" w:hAnsi="Times New Roman"/>
          </w:rPr>
          <w:t>R1-2606410</w:t>
        </w:r>
      </w:hyperlink>
      <w:r w:rsidR="006C0D75">
        <w:rPr>
          <w:rFonts w:ascii="Times New Roman" w:eastAsia="Times New Roman" w:hAnsi="Times New Roman"/>
        </w:rPr>
        <w:tab/>
        <w:t>MRSS with independent NR and 6GR configurations</w:t>
      </w:r>
      <w:r w:rsidR="006C0D75">
        <w:rPr>
          <w:rFonts w:ascii="Times New Roman" w:eastAsia="Times New Roman" w:hAnsi="Times New Roman"/>
        </w:rPr>
        <w:tab/>
        <w:t>T-Mobile USA</w:t>
      </w:r>
    </w:p>
    <w:p w14:paraId="0BBF7ADC" w14:textId="11426B69" w:rsidR="006C0D75" w:rsidRDefault="00C62C50" w:rsidP="006C0D75">
      <w:hyperlink r:id="rId560" w:history="1">
        <w:r>
          <w:rPr>
            <w:rStyle w:val="Hyperlink"/>
            <w:rFonts w:ascii="Times New Roman" w:eastAsia="Times New Roman" w:hAnsi="Times New Roman"/>
          </w:rPr>
          <w:t>R1-2606492</w:t>
        </w:r>
      </w:hyperlink>
      <w:r w:rsidR="006C0D75">
        <w:rPr>
          <w:rFonts w:ascii="Times New Roman" w:eastAsia="Times New Roman" w:hAnsi="Times New Roman"/>
        </w:rPr>
        <w:tab/>
        <w:t>Discussion on overhead assumptions for MRSS</w:t>
      </w:r>
      <w:r w:rsidR="006C0D75">
        <w:rPr>
          <w:rFonts w:ascii="Times New Roman" w:eastAsia="Times New Roman" w:hAnsi="Times New Roman"/>
        </w:rPr>
        <w:tab/>
        <w:t>NTT DOCOMO, INC.</w:t>
      </w:r>
    </w:p>
    <w:p w14:paraId="4BD902CB" w14:textId="54AD53E9" w:rsidR="006C0D75" w:rsidRDefault="00C62C50" w:rsidP="006C0D75">
      <w:hyperlink r:id="rId561" w:history="1">
        <w:r>
          <w:rPr>
            <w:rStyle w:val="Hyperlink"/>
            <w:rFonts w:ascii="Times New Roman" w:eastAsia="Times New Roman" w:hAnsi="Times New Roman"/>
          </w:rPr>
          <w:t>R1-2606610</w:t>
        </w:r>
      </w:hyperlink>
      <w:r w:rsidR="006C0D75">
        <w:rPr>
          <w:rFonts w:ascii="Times New Roman" w:eastAsia="Times New Roman" w:hAnsi="Times New Roman"/>
        </w:rPr>
        <w:tab/>
        <w:t>MRSS overhead Evaluation</w:t>
      </w:r>
      <w:r w:rsidR="006C0D75">
        <w:rPr>
          <w:rFonts w:ascii="Times New Roman" w:eastAsia="Times New Roman" w:hAnsi="Times New Roman"/>
        </w:rPr>
        <w:tab/>
        <w:t xml:space="preserve">ZTE Corporation, </w:t>
      </w:r>
      <w:proofErr w:type="spellStart"/>
      <w:r w:rsidR="006C0D75">
        <w:rPr>
          <w:rFonts w:ascii="Times New Roman" w:eastAsia="Times New Roman" w:hAnsi="Times New Roman"/>
        </w:rPr>
        <w:t>Sanechips</w:t>
      </w:r>
      <w:proofErr w:type="spellEnd"/>
    </w:p>
    <w:p w14:paraId="5F4CFA6A" w14:textId="0DCF5509" w:rsidR="006C0D75" w:rsidRDefault="00C62C50" w:rsidP="006C0D75">
      <w:hyperlink r:id="rId562" w:history="1">
        <w:r>
          <w:rPr>
            <w:rStyle w:val="Hyperlink"/>
            <w:rFonts w:ascii="Times New Roman" w:eastAsia="Times New Roman" w:hAnsi="Times New Roman"/>
          </w:rPr>
          <w:t>R1-2606710</w:t>
        </w:r>
      </w:hyperlink>
      <w:r w:rsidR="006C0D75">
        <w:rPr>
          <w:rFonts w:ascii="Times New Roman" w:eastAsia="Times New Roman" w:hAnsi="Times New Roman"/>
        </w:rPr>
        <w:tab/>
        <w:t>Overhead assessment on typical MRSS deployment scenarios</w:t>
      </w:r>
      <w:r w:rsidR="006C0D75">
        <w:rPr>
          <w:rFonts w:ascii="Times New Roman" w:eastAsia="Times New Roman" w:hAnsi="Times New Roman"/>
        </w:rPr>
        <w:tab/>
        <w:t xml:space="preserve">Huawei, </w:t>
      </w:r>
      <w:proofErr w:type="spellStart"/>
      <w:r w:rsidR="006C0D75">
        <w:rPr>
          <w:rFonts w:ascii="Times New Roman" w:eastAsia="Times New Roman" w:hAnsi="Times New Roman"/>
        </w:rPr>
        <w:t>HiSilicon</w:t>
      </w:r>
      <w:proofErr w:type="spellEnd"/>
    </w:p>
    <w:p w14:paraId="4E631374" w14:textId="77777777" w:rsidR="006C0D75" w:rsidRPr="006C0D75" w:rsidRDefault="006C0D75" w:rsidP="006C0D75"/>
    <w:p w14:paraId="364BCA67" w14:textId="77777777" w:rsidR="006C0D75" w:rsidRPr="006C0D75" w:rsidRDefault="006C0D75" w:rsidP="006C0D75"/>
    <w:p w14:paraId="3606C09F" w14:textId="6CD12C2B" w:rsidR="006C0D75" w:rsidRDefault="006C0D75" w:rsidP="006C0D75">
      <w:pPr>
        <w:pStyle w:val="Heading2"/>
        <w:rPr>
          <w:rFonts w:eastAsia="DengXian"/>
          <w:color w:val="000000"/>
          <w:lang w:val="en-US" w:eastAsia="zh-CN"/>
        </w:rPr>
      </w:pPr>
      <w:bookmarkStart w:id="163" w:name="_Toc239313233"/>
      <w:r>
        <w:t xml:space="preserve">Waveform </w:t>
      </w:r>
      <w:r w:rsidRPr="00FD0278">
        <w:rPr>
          <w:rFonts w:eastAsia="DengXian" w:hint="eastAsia"/>
          <w:color w:val="000000"/>
          <w:lang w:val="en-US" w:eastAsia="zh-CN"/>
        </w:rPr>
        <w:t>for</w:t>
      </w:r>
      <w:r w:rsidRPr="00FD0278">
        <w:rPr>
          <w:rFonts w:eastAsia="DengXian"/>
          <w:color w:val="000000"/>
          <w:lang w:val="en-US" w:eastAsia="zh-CN"/>
        </w:rPr>
        <w:t xml:space="preserve"> </w:t>
      </w:r>
      <w:r w:rsidRPr="00FD0278">
        <w:rPr>
          <w:rFonts w:eastAsia="DengXian" w:hint="eastAsia"/>
          <w:color w:val="000000"/>
          <w:lang w:val="en-US" w:eastAsia="zh-CN"/>
        </w:rPr>
        <w:t>6GR</w:t>
      </w:r>
      <w:r w:rsidRPr="00FD0278">
        <w:rPr>
          <w:rFonts w:eastAsia="DengXian"/>
          <w:color w:val="000000"/>
          <w:lang w:val="en-US" w:eastAsia="zh-CN"/>
        </w:rPr>
        <w:t xml:space="preserve"> air</w:t>
      </w:r>
      <w:r w:rsidRPr="00FD0278">
        <w:rPr>
          <w:rFonts w:eastAsia="DengXian" w:hint="eastAsia"/>
          <w:color w:val="000000"/>
          <w:lang w:val="en-US" w:eastAsia="zh-CN"/>
        </w:rPr>
        <w:t xml:space="preserve"> </w:t>
      </w:r>
      <w:r w:rsidRPr="00FD0278">
        <w:rPr>
          <w:rFonts w:eastAsia="DengXian"/>
          <w:color w:val="000000"/>
          <w:lang w:val="en-US" w:eastAsia="zh-CN"/>
        </w:rPr>
        <w:t>interface</w:t>
      </w:r>
      <w:bookmarkEnd w:id="163"/>
    </w:p>
    <w:p w14:paraId="72E8A40E" w14:textId="3E05C49C" w:rsidR="006C0D75" w:rsidRPr="003F20E6" w:rsidRDefault="00C62C50" w:rsidP="006C0D75">
      <w:pPr>
        <w:rPr>
          <w:rFonts w:eastAsiaTheme="minorEastAsia"/>
          <w:lang w:eastAsia="zh-CN"/>
        </w:rPr>
      </w:pPr>
      <w:hyperlink r:id="rId563" w:history="1">
        <w:r w:rsidRPr="003F20E6">
          <w:rPr>
            <w:rStyle w:val="Hyperlink"/>
            <w:rFonts w:eastAsiaTheme="minorEastAsia"/>
            <w:b/>
            <w:bCs/>
            <w:lang w:eastAsia="zh-CN"/>
          </w:rPr>
          <w:t>R1-2606760</w:t>
        </w:r>
      </w:hyperlink>
      <w:r w:rsidR="006C0D75" w:rsidRPr="003F20E6">
        <w:rPr>
          <w:rFonts w:eastAsiaTheme="minorEastAsia"/>
          <w:b/>
          <w:bCs/>
          <w:lang w:eastAsia="zh-CN"/>
        </w:rPr>
        <w:tab/>
        <w:t>Session Notes of AI 10.2.1</w:t>
      </w:r>
      <w:r w:rsidR="006C0D75" w:rsidRPr="003F20E6">
        <w:rPr>
          <w:rFonts w:eastAsiaTheme="minorEastAsia"/>
          <w:b/>
          <w:bCs/>
          <w:lang w:eastAsia="zh-CN"/>
        </w:rPr>
        <w:tab/>
      </w:r>
      <w:r w:rsidR="006C0D75" w:rsidRPr="003F20E6">
        <w:rPr>
          <w:rFonts w:eastAsiaTheme="minorEastAsia"/>
          <w:b/>
          <w:bCs/>
          <w:lang w:eastAsia="zh-CN"/>
        </w:rPr>
        <w:tab/>
        <w:t>Ad-Hoc Chair (NTT DOCOMO, INC.)</w:t>
      </w:r>
    </w:p>
    <w:p w14:paraId="61EAA651" w14:textId="30BCC0BA" w:rsidR="006C0D75" w:rsidRPr="003F20E6" w:rsidRDefault="003F20E6" w:rsidP="006C0D75">
      <w:pPr>
        <w:rPr>
          <w:rFonts w:eastAsiaTheme="minorEastAsia"/>
          <w:lang w:eastAsia="zh-CN"/>
        </w:rPr>
      </w:pPr>
      <w:r w:rsidRPr="003F20E6">
        <w:rPr>
          <w:rFonts w:eastAsiaTheme="minorEastAsia"/>
          <w:b/>
          <w:bCs/>
          <w:lang w:eastAsia="zh-CN"/>
        </w:rPr>
        <w:t>Friday decision:</w:t>
      </w:r>
      <w:r w:rsidRPr="003F20E6">
        <w:rPr>
          <w:rFonts w:eastAsiaTheme="minorEastAsia"/>
          <w:lang w:eastAsia="zh-CN"/>
        </w:rPr>
        <w:t xml:space="preserve"> The session notes are </w:t>
      </w:r>
      <w:r w:rsidRPr="003F20E6">
        <w:rPr>
          <w:rFonts w:eastAsiaTheme="minorEastAsia"/>
          <w:highlight w:val="green"/>
          <w:lang w:eastAsia="zh-CN"/>
        </w:rPr>
        <w:t>endorsed</w:t>
      </w:r>
      <w:r w:rsidRPr="003F20E6">
        <w:rPr>
          <w:rFonts w:eastAsiaTheme="minorEastAsia"/>
          <w:lang w:eastAsia="zh-CN"/>
        </w:rPr>
        <w:t xml:space="preserve"> and contents reflected below.</w:t>
      </w:r>
    </w:p>
    <w:p w14:paraId="01FB6DBC" w14:textId="20DA1355" w:rsidR="006C0D75" w:rsidRPr="003F20E6" w:rsidRDefault="006C0D75" w:rsidP="006C0D75">
      <w:pPr>
        <w:ind w:left="1440" w:hanging="1440"/>
        <w:rPr>
          <w:rFonts w:ascii="Times New Roman" w:eastAsiaTheme="minorEastAsia" w:hAnsi="Times New Roman"/>
          <w:lang w:eastAsia="zh-CN"/>
        </w:rPr>
      </w:pPr>
    </w:p>
    <w:p w14:paraId="49D126DF" w14:textId="77777777" w:rsidR="003F20E6" w:rsidRPr="003F20E6" w:rsidRDefault="003F20E6" w:rsidP="003F20E6">
      <w:pPr>
        <w:rPr>
          <w:rFonts w:eastAsiaTheme="minorEastAsia"/>
          <w:lang w:val="en-US" w:eastAsia="zh-CN"/>
        </w:rPr>
      </w:pPr>
      <w:r w:rsidRPr="003F20E6">
        <w:rPr>
          <w:rFonts w:eastAsiaTheme="minorEastAsia"/>
          <w:lang w:val="en-US" w:eastAsia="zh-CN"/>
        </w:rPr>
        <w:t>[12</w:t>
      </w:r>
      <w:r w:rsidRPr="003F20E6">
        <w:rPr>
          <w:rFonts w:eastAsiaTheme="minorEastAsia" w:hint="eastAsia"/>
          <w:lang w:val="en-US" w:eastAsia="zh-CN"/>
        </w:rPr>
        <w:t>6</w:t>
      </w:r>
      <w:r w:rsidRPr="003F20E6">
        <w:rPr>
          <w:rFonts w:eastAsiaTheme="minorEastAsia"/>
          <w:lang w:val="en-US" w:eastAsia="zh-CN"/>
        </w:rPr>
        <w:t xml:space="preserve">-R20-6GR-Waveform] Email discussion on Rel-20 6GR-Waveform – </w:t>
      </w:r>
      <w:r w:rsidRPr="003F20E6">
        <w:rPr>
          <w:rFonts w:eastAsiaTheme="minorEastAsia" w:hint="eastAsia"/>
          <w:lang w:val="en-US" w:eastAsia="zh-CN"/>
        </w:rPr>
        <w:t>Karri</w:t>
      </w:r>
      <w:r w:rsidRPr="003F20E6">
        <w:rPr>
          <w:rFonts w:eastAsiaTheme="minorEastAsia"/>
          <w:lang w:val="en-US" w:eastAsia="zh-CN"/>
        </w:rPr>
        <w:t xml:space="preserve"> (Nokia)</w:t>
      </w:r>
    </w:p>
    <w:p w14:paraId="77CD073C" w14:textId="77777777" w:rsidR="003F20E6" w:rsidRPr="003F20E6" w:rsidRDefault="003F20E6" w:rsidP="003F20E6">
      <w:pPr>
        <w:numPr>
          <w:ilvl w:val="0"/>
          <w:numId w:val="68"/>
        </w:numPr>
        <w:rPr>
          <w:rFonts w:eastAsiaTheme="minorEastAsia"/>
          <w:lang w:val="en-US" w:eastAsia="zh-CN"/>
        </w:rPr>
      </w:pPr>
      <w:r w:rsidRPr="003F20E6">
        <w:rPr>
          <w:rFonts w:eastAsiaTheme="minorEastAsia"/>
          <w:lang w:eastAsia="zh-CN"/>
        </w:rPr>
        <w:t xml:space="preserve">To be used for sharing updates on online/offline schedule, details on what is to be discussed in online/offline sessions, </w:t>
      </w:r>
      <w:proofErr w:type="spellStart"/>
      <w:r w:rsidRPr="003F20E6">
        <w:rPr>
          <w:rFonts w:eastAsiaTheme="minorEastAsia"/>
          <w:lang w:eastAsia="zh-CN"/>
        </w:rPr>
        <w:t>tdoc</w:t>
      </w:r>
      <w:proofErr w:type="spellEnd"/>
      <w:r w:rsidRPr="003F20E6">
        <w:rPr>
          <w:rFonts w:eastAsiaTheme="minorEastAsia"/>
          <w:lang w:eastAsia="zh-CN"/>
        </w:rPr>
        <w:t xml:space="preserve"> number of the moderator summary for online session, etc</w:t>
      </w:r>
    </w:p>
    <w:p w14:paraId="0F9B7AEA" w14:textId="77777777" w:rsidR="003F20E6" w:rsidRPr="003F20E6" w:rsidRDefault="003F20E6" w:rsidP="003F20E6">
      <w:pPr>
        <w:rPr>
          <w:rFonts w:eastAsiaTheme="minorEastAsia"/>
          <w:b/>
          <w:bCs/>
          <w:i/>
          <w:iCs/>
          <w:lang w:val="en-US" w:eastAsia="zh-CN"/>
        </w:rPr>
      </w:pPr>
    </w:p>
    <w:p w14:paraId="25AD85E3" w14:textId="77777777" w:rsidR="006C0D75" w:rsidRPr="003F20E6" w:rsidRDefault="006C0D75" w:rsidP="006C0D75">
      <w:pPr>
        <w:rPr>
          <w:rFonts w:eastAsiaTheme="minorEastAsia"/>
          <w:lang w:eastAsia="zh-CN"/>
        </w:rPr>
      </w:pPr>
    </w:p>
    <w:p w14:paraId="0F348A00" w14:textId="1D0A9ACC" w:rsidR="006C0D75" w:rsidRDefault="006C0D75" w:rsidP="0013532B">
      <w:pPr>
        <w:pStyle w:val="Heading3"/>
      </w:pPr>
      <w:bookmarkStart w:id="164" w:name="_Toc239313234"/>
      <w:r>
        <w:t>Waveform</w:t>
      </w:r>
      <w:bookmarkEnd w:id="164"/>
    </w:p>
    <w:p w14:paraId="31FCA2C9" w14:textId="77777777" w:rsidR="006C0D75" w:rsidRDefault="006C0D75" w:rsidP="006C0D75">
      <w:pPr>
        <w:rPr>
          <w:rFonts w:eastAsia="DengXian"/>
          <w:i/>
          <w:iCs/>
          <w:lang w:eastAsia="zh-CN"/>
        </w:rPr>
      </w:pPr>
      <w:r>
        <w:rPr>
          <w:rFonts w:eastAsia="DengXian" w:hint="eastAsia"/>
          <w:i/>
          <w:iCs/>
          <w:lang w:eastAsia="zh-CN"/>
        </w:rPr>
        <w:t>Note 1: T</w:t>
      </w:r>
      <w:r w:rsidRPr="006A5979">
        <w:rPr>
          <w:rFonts w:eastAsia="DengXian"/>
          <w:i/>
          <w:iCs/>
          <w:lang w:eastAsia="zh-CN"/>
        </w:rPr>
        <w:t>o draw definite conclusions on the benefits and potential RAN1 spec impacts of spectral extension/truncation techniques with transparent/non-transparent filtering, the benefits and potential RAN1 spec impacts of non-transparent filtering with no spectral extension/truncation techniques</w:t>
      </w:r>
    </w:p>
    <w:p w14:paraId="43FDCBF7" w14:textId="77777777" w:rsidR="006C0D75" w:rsidRPr="00116DA9" w:rsidRDefault="006C0D75" w:rsidP="006C0D75">
      <w:pPr>
        <w:rPr>
          <w:rFonts w:eastAsia="DengXian"/>
          <w:i/>
          <w:iCs/>
          <w:lang w:eastAsia="zh-CN"/>
        </w:rPr>
      </w:pPr>
    </w:p>
    <w:p w14:paraId="7A869F7D" w14:textId="0375C9C2" w:rsidR="006C0D75" w:rsidRDefault="00C62C50" w:rsidP="006C0D75">
      <w:hyperlink r:id="rId564" w:history="1">
        <w:r>
          <w:rPr>
            <w:rStyle w:val="Hyperlink"/>
            <w:rFonts w:ascii="Times New Roman" w:eastAsia="Times New Roman" w:hAnsi="Times New Roman"/>
          </w:rPr>
          <w:t>R1-2605250</w:t>
        </w:r>
      </w:hyperlink>
      <w:r w:rsidR="006C0D75">
        <w:rPr>
          <w:rFonts w:ascii="Times New Roman" w:eastAsia="Times New Roman" w:hAnsi="Times New Roman"/>
        </w:rPr>
        <w:tab/>
        <w:t>Discussion on waveform for 6GR</w:t>
      </w:r>
      <w:r w:rsidR="006C0D75">
        <w:rPr>
          <w:rFonts w:ascii="Times New Roman" w:eastAsia="Times New Roman" w:hAnsi="Times New Roman"/>
        </w:rPr>
        <w:tab/>
      </w:r>
      <w:proofErr w:type="spellStart"/>
      <w:r w:rsidR="006C0D75">
        <w:rPr>
          <w:rFonts w:ascii="Times New Roman" w:eastAsia="Times New Roman" w:hAnsi="Times New Roman"/>
        </w:rPr>
        <w:t>Spreadtrum</w:t>
      </w:r>
      <w:proofErr w:type="spellEnd"/>
      <w:r w:rsidR="006C0D75">
        <w:rPr>
          <w:rFonts w:ascii="Times New Roman" w:eastAsia="Times New Roman" w:hAnsi="Times New Roman"/>
        </w:rPr>
        <w:t>, UNISOC</w:t>
      </w:r>
    </w:p>
    <w:p w14:paraId="19A179AB" w14:textId="7AC6A80A" w:rsidR="006C0D75" w:rsidRDefault="00C62C50" w:rsidP="006C0D75">
      <w:hyperlink r:id="rId565" w:history="1">
        <w:r>
          <w:rPr>
            <w:rStyle w:val="Hyperlink"/>
            <w:rFonts w:ascii="Times New Roman" w:eastAsia="Times New Roman" w:hAnsi="Times New Roman"/>
          </w:rPr>
          <w:t>R1-2605287</w:t>
        </w:r>
      </w:hyperlink>
      <w:r w:rsidR="006C0D75">
        <w:rPr>
          <w:rFonts w:ascii="Times New Roman" w:eastAsia="Times New Roman" w:hAnsi="Times New Roman"/>
        </w:rPr>
        <w:tab/>
        <w:t>Waveform for 6GR air interface</w:t>
      </w:r>
      <w:r w:rsidR="006C0D75">
        <w:rPr>
          <w:rFonts w:ascii="Times New Roman" w:eastAsia="Times New Roman" w:hAnsi="Times New Roman"/>
        </w:rPr>
        <w:tab/>
        <w:t xml:space="preserve">Huawei, </w:t>
      </w:r>
      <w:proofErr w:type="spellStart"/>
      <w:r w:rsidR="006C0D75">
        <w:rPr>
          <w:rFonts w:ascii="Times New Roman" w:eastAsia="Times New Roman" w:hAnsi="Times New Roman"/>
        </w:rPr>
        <w:t>HiSilicon</w:t>
      </w:r>
      <w:proofErr w:type="spellEnd"/>
    </w:p>
    <w:p w14:paraId="62C56751" w14:textId="39F9A9A6" w:rsidR="006C0D75" w:rsidRDefault="00C62C50" w:rsidP="006C0D75">
      <w:hyperlink r:id="rId566" w:history="1">
        <w:r>
          <w:rPr>
            <w:rStyle w:val="Hyperlink"/>
            <w:rFonts w:ascii="Times New Roman" w:eastAsia="Times New Roman" w:hAnsi="Times New Roman"/>
          </w:rPr>
          <w:t>R1-2605350</w:t>
        </w:r>
      </w:hyperlink>
      <w:r w:rsidR="006C0D75">
        <w:rPr>
          <w:rFonts w:ascii="Times New Roman" w:eastAsia="Times New Roman" w:hAnsi="Times New Roman"/>
        </w:rPr>
        <w:tab/>
        <w:t>Discussions on 6G Waveforms</w:t>
      </w:r>
      <w:r w:rsidR="006C0D75">
        <w:rPr>
          <w:rFonts w:ascii="Times New Roman" w:eastAsia="Times New Roman" w:hAnsi="Times New Roman"/>
        </w:rPr>
        <w:tab/>
        <w:t>Lekha Wireless Solutions</w:t>
      </w:r>
    </w:p>
    <w:p w14:paraId="4A19723B" w14:textId="63D6A0C5" w:rsidR="006C0D75" w:rsidRDefault="00C62C50" w:rsidP="006C0D75">
      <w:hyperlink r:id="rId567" w:history="1">
        <w:r>
          <w:rPr>
            <w:rStyle w:val="Hyperlink"/>
            <w:rFonts w:ascii="Times New Roman" w:eastAsia="Times New Roman" w:hAnsi="Times New Roman"/>
          </w:rPr>
          <w:t>R1-2605378</w:t>
        </w:r>
      </w:hyperlink>
      <w:r w:rsidR="006C0D75">
        <w:rPr>
          <w:rFonts w:ascii="Times New Roman" w:eastAsia="Times New Roman" w:hAnsi="Times New Roman"/>
        </w:rPr>
        <w:tab/>
        <w:t>On remaining aspects of waveform for 6GR</w:t>
      </w:r>
      <w:r w:rsidR="006C0D75">
        <w:rPr>
          <w:rFonts w:ascii="Times New Roman" w:eastAsia="Times New Roman" w:hAnsi="Times New Roman"/>
        </w:rPr>
        <w:tab/>
        <w:t>Nokia</w:t>
      </w:r>
    </w:p>
    <w:p w14:paraId="4D40192D" w14:textId="0B4D6B65" w:rsidR="006C0D75" w:rsidRDefault="00C62C50" w:rsidP="006C0D75">
      <w:hyperlink r:id="rId568" w:history="1">
        <w:r>
          <w:rPr>
            <w:rStyle w:val="Hyperlink"/>
            <w:rFonts w:ascii="Times New Roman" w:eastAsia="Times New Roman" w:hAnsi="Times New Roman"/>
          </w:rPr>
          <w:t>R1-2605430</w:t>
        </w:r>
      </w:hyperlink>
      <w:r w:rsidR="006C0D75">
        <w:rPr>
          <w:rFonts w:ascii="Times New Roman" w:eastAsia="Times New Roman" w:hAnsi="Times New Roman"/>
        </w:rPr>
        <w:tab/>
        <w:t>Views on the waveform for 6G</w:t>
      </w:r>
      <w:r w:rsidR="006C0D75">
        <w:rPr>
          <w:rFonts w:ascii="Times New Roman" w:eastAsia="Times New Roman" w:hAnsi="Times New Roman"/>
        </w:rPr>
        <w:tab/>
        <w:t xml:space="preserve">ZTE Corporation, </w:t>
      </w:r>
      <w:proofErr w:type="spellStart"/>
      <w:r w:rsidR="006C0D75">
        <w:rPr>
          <w:rFonts w:ascii="Times New Roman" w:eastAsia="Times New Roman" w:hAnsi="Times New Roman"/>
        </w:rPr>
        <w:t>Sanechips</w:t>
      </w:r>
      <w:proofErr w:type="spellEnd"/>
    </w:p>
    <w:p w14:paraId="2F12A1B9" w14:textId="27FF8D26" w:rsidR="006C0D75" w:rsidRDefault="00C62C50" w:rsidP="006C0D75">
      <w:hyperlink r:id="rId569" w:history="1">
        <w:r>
          <w:rPr>
            <w:rStyle w:val="Hyperlink"/>
            <w:rFonts w:ascii="Times New Roman" w:eastAsia="Times New Roman" w:hAnsi="Times New Roman"/>
          </w:rPr>
          <w:t>R1-2605454</w:t>
        </w:r>
      </w:hyperlink>
      <w:r w:rsidR="006C0D75">
        <w:rPr>
          <w:rFonts w:ascii="Times New Roman" w:eastAsia="Times New Roman" w:hAnsi="Times New Roman"/>
        </w:rPr>
        <w:tab/>
        <w:t>Discussion on Waveform for 6GR air interface</w:t>
      </w:r>
      <w:r w:rsidR="006C0D75">
        <w:rPr>
          <w:rFonts w:ascii="Times New Roman" w:eastAsia="Times New Roman" w:hAnsi="Times New Roman"/>
        </w:rPr>
        <w:tab/>
        <w:t>vivo</w:t>
      </w:r>
    </w:p>
    <w:p w14:paraId="78D30FE5" w14:textId="5BD3C3A4" w:rsidR="006C0D75" w:rsidRDefault="00C62C50" w:rsidP="006C0D75">
      <w:hyperlink r:id="rId570" w:history="1">
        <w:r>
          <w:rPr>
            <w:rStyle w:val="Hyperlink"/>
            <w:rFonts w:ascii="Times New Roman" w:eastAsia="Times New Roman" w:hAnsi="Times New Roman"/>
          </w:rPr>
          <w:t>R1-2605502</w:t>
        </w:r>
      </w:hyperlink>
      <w:r w:rsidR="006C0D75">
        <w:rPr>
          <w:rFonts w:ascii="Times New Roman" w:eastAsia="Times New Roman" w:hAnsi="Times New Roman"/>
        </w:rPr>
        <w:tab/>
        <w:t>Discussion on Waveform for 6GR air interface</w:t>
      </w:r>
      <w:r w:rsidR="006C0D75">
        <w:rPr>
          <w:rFonts w:ascii="Times New Roman" w:eastAsia="Times New Roman" w:hAnsi="Times New Roman"/>
        </w:rPr>
        <w:tab/>
        <w:t>Tejas Networks Limited</w:t>
      </w:r>
    </w:p>
    <w:p w14:paraId="5415AE4A" w14:textId="63DE3A1D" w:rsidR="006C0D75" w:rsidRDefault="00C62C50" w:rsidP="006C0D75">
      <w:hyperlink r:id="rId571" w:history="1">
        <w:r>
          <w:rPr>
            <w:rStyle w:val="Hyperlink"/>
            <w:rFonts w:ascii="Times New Roman" w:eastAsia="Times New Roman" w:hAnsi="Times New Roman"/>
          </w:rPr>
          <w:t>R1-2605504</w:t>
        </w:r>
      </w:hyperlink>
      <w:r w:rsidR="006C0D75">
        <w:rPr>
          <w:rFonts w:ascii="Times New Roman" w:eastAsia="Times New Roman" w:hAnsi="Times New Roman"/>
        </w:rPr>
        <w:tab/>
        <w:t>Discussion on waveform for 6GR</w:t>
      </w:r>
      <w:r w:rsidR="006C0D75">
        <w:rPr>
          <w:rFonts w:ascii="Times New Roman" w:eastAsia="Times New Roman" w:hAnsi="Times New Roman"/>
        </w:rPr>
        <w:tab/>
        <w:t>LG Electronics</w:t>
      </w:r>
    </w:p>
    <w:p w14:paraId="5ECC2E83" w14:textId="1063AF72" w:rsidR="006C0D75" w:rsidRDefault="00C62C50" w:rsidP="006C0D75">
      <w:hyperlink r:id="rId572" w:history="1">
        <w:r>
          <w:rPr>
            <w:rStyle w:val="Hyperlink"/>
            <w:rFonts w:ascii="Times New Roman" w:eastAsia="Times New Roman" w:hAnsi="Times New Roman"/>
          </w:rPr>
          <w:t>R1-2605510</w:t>
        </w:r>
      </w:hyperlink>
      <w:r w:rsidR="006C0D75">
        <w:rPr>
          <w:rFonts w:ascii="Times New Roman" w:eastAsia="Times New Roman" w:hAnsi="Times New Roman"/>
        </w:rPr>
        <w:tab/>
        <w:t>IMU Views on 6GR Waveform Design and PAPR Reduction</w:t>
      </w:r>
      <w:r w:rsidR="006C0D75">
        <w:rPr>
          <w:rFonts w:ascii="Times New Roman" w:eastAsia="Times New Roman" w:hAnsi="Times New Roman"/>
        </w:rPr>
        <w:tab/>
        <w:t>IMU</w:t>
      </w:r>
    </w:p>
    <w:p w14:paraId="5A214B6D" w14:textId="6A55D456" w:rsidR="006C0D75" w:rsidRDefault="00C62C50" w:rsidP="006C0D75">
      <w:hyperlink r:id="rId573" w:history="1">
        <w:r>
          <w:rPr>
            <w:rStyle w:val="Hyperlink"/>
            <w:rFonts w:ascii="Times New Roman" w:eastAsia="Times New Roman" w:hAnsi="Times New Roman"/>
          </w:rPr>
          <w:t>R1-2605559</w:t>
        </w:r>
      </w:hyperlink>
      <w:r w:rsidR="006C0D75">
        <w:rPr>
          <w:rFonts w:ascii="Times New Roman" w:eastAsia="Times New Roman" w:hAnsi="Times New Roman"/>
        </w:rPr>
        <w:tab/>
        <w:t>Further discussion on 6GR Waveform</w:t>
      </w:r>
      <w:r w:rsidR="006C0D75">
        <w:rPr>
          <w:rFonts w:ascii="Times New Roman" w:eastAsia="Times New Roman" w:hAnsi="Times New Roman"/>
        </w:rPr>
        <w:tab/>
        <w:t>Xiaomi</w:t>
      </w:r>
    </w:p>
    <w:p w14:paraId="4A578DC2" w14:textId="79DB0C30" w:rsidR="006C0D75" w:rsidRDefault="00C62C50" w:rsidP="006C0D75">
      <w:hyperlink r:id="rId574" w:history="1">
        <w:r>
          <w:rPr>
            <w:rStyle w:val="Hyperlink"/>
            <w:rFonts w:ascii="Times New Roman" w:eastAsia="Times New Roman" w:hAnsi="Times New Roman"/>
          </w:rPr>
          <w:t>R1-2605627</w:t>
        </w:r>
      </w:hyperlink>
      <w:r w:rsidR="006C0D75">
        <w:rPr>
          <w:rFonts w:ascii="Times New Roman" w:eastAsia="Times New Roman" w:hAnsi="Times New Roman"/>
        </w:rPr>
        <w:tab/>
        <w:t>Discussion on the waveform design for 6G radio</w:t>
      </w:r>
      <w:r w:rsidR="006C0D75">
        <w:rPr>
          <w:rFonts w:ascii="Times New Roman" w:eastAsia="Times New Roman" w:hAnsi="Times New Roman"/>
        </w:rPr>
        <w:tab/>
        <w:t>CMCC</w:t>
      </w:r>
    </w:p>
    <w:p w14:paraId="1BE61A4E" w14:textId="692D3C09" w:rsidR="006C0D75" w:rsidRDefault="00C62C50" w:rsidP="006C0D75">
      <w:hyperlink r:id="rId575" w:history="1">
        <w:r>
          <w:rPr>
            <w:rStyle w:val="Hyperlink"/>
            <w:rFonts w:ascii="Times New Roman" w:eastAsia="Times New Roman" w:hAnsi="Times New Roman"/>
          </w:rPr>
          <w:t>R1-2605658</w:t>
        </w:r>
      </w:hyperlink>
      <w:r w:rsidR="006C0D75">
        <w:rPr>
          <w:rFonts w:ascii="Times New Roman" w:eastAsia="Times New Roman" w:hAnsi="Times New Roman"/>
        </w:rPr>
        <w:tab/>
        <w:t>On waveform for 6GR</w:t>
      </w:r>
      <w:r w:rsidR="006C0D75">
        <w:rPr>
          <w:rFonts w:ascii="Times New Roman" w:eastAsia="Times New Roman" w:hAnsi="Times New Roman"/>
        </w:rPr>
        <w:tab/>
        <w:t>Ericsson</w:t>
      </w:r>
    </w:p>
    <w:p w14:paraId="658BD91B" w14:textId="74274265" w:rsidR="006C0D75" w:rsidRDefault="00C62C50" w:rsidP="006C0D75">
      <w:hyperlink r:id="rId576" w:history="1">
        <w:r>
          <w:rPr>
            <w:rStyle w:val="Hyperlink"/>
            <w:rFonts w:ascii="Times New Roman" w:eastAsia="Times New Roman" w:hAnsi="Times New Roman"/>
          </w:rPr>
          <w:t>R1-2605660</w:t>
        </w:r>
      </w:hyperlink>
      <w:r w:rsidR="006C0D75">
        <w:rPr>
          <w:rFonts w:ascii="Times New Roman" w:eastAsia="Times New Roman" w:hAnsi="Times New Roman"/>
        </w:rPr>
        <w:tab/>
        <w:t>Discussion on 6G Waveform</w:t>
      </w:r>
      <w:r w:rsidR="006C0D75">
        <w:rPr>
          <w:rFonts w:ascii="Times New Roman" w:eastAsia="Times New Roman" w:hAnsi="Times New Roman"/>
        </w:rPr>
        <w:tab/>
        <w:t>NEC</w:t>
      </w:r>
    </w:p>
    <w:p w14:paraId="4114D88B" w14:textId="15D74C25" w:rsidR="006C0D75" w:rsidRDefault="00C62C50" w:rsidP="006C0D75">
      <w:hyperlink r:id="rId577" w:history="1">
        <w:r>
          <w:rPr>
            <w:rStyle w:val="Hyperlink"/>
            <w:rFonts w:ascii="Times New Roman" w:eastAsia="Times New Roman" w:hAnsi="Times New Roman"/>
          </w:rPr>
          <w:t>R1-2605713</w:t>
        </w:r>
      </w:hyperlink>
      <w:r w:rsidR="006C0D75">
        <w:rPr>
          <w:rFonts w:ascii="Times New Roman" w:eastAsia="Times New Roman" w:hAnsi="Times New Roman"/>
        </w:rPr>
        <w:tab/>
        <w:t>Discussion on waveform for 6GR</w:t>
      </w:r>
      <w:r w:rsidR="006C0D75">
        <w:rPr>
          <w:rFonts w:ascii="Times New Roman" w:eastAsia="Times New Roman" w:hAnsi="Times New Roman"/>
        </w:rPr>
        <w:tab/>
        <w:t>CATT</w:t>
      </w:r>
    </w:p>
    <w:p w14:paraId="57C43060" w14:textId="737D24DD" w:rsidR="006C0D75" w:rsidRDefault="00C62C50" w:rsidP="006C0D75">
      <w:hyperlink r:id="rId578" w:history="1">
        <w:r>
          <w:rPr>
            <w:rStyle w:val="Hyperlink"/>
            <w:rFonts w:ascii="Times New Roman" w:eastAsia="Times New Roman" w:hAnsi="Times New Roman"/>
          </w:rPr>
          <w:t>R1-2605820</w:t>
        </w:r>
      </w:hyperlink>
      <w:r w:rsidR="006C0D75">
        <w:rPr>
          <w:rFonts w:ascii="Times New Roman" w:eastAsia="Times New Roman" w:hAnsi="Times New Roman"/>
        </w:rPr>
        <w:tab/>
        <w:t>Discussion on waveform for 6GR</w:t>
      </w:r>
      <w:r w:rsidR="006C0D75">
        <w:rPr>
          <w:rFonts w:ascii="Times New Roman" w:eastAsia="Times New Roman" w:hAnsi="Times New Roman"/>
        </w:rPr>
        <w:tab/>
        <w:t>Samsung</w:t>
      </w:r>
    </w:p>
    <w:p w14:paraId="1C80B196" w14:textId="28AF2BBD" w:rsidR="006C0D75" w:rsidRDefault="00C62C50" w:rsidP="006C0D75">
      <w:hyperlink r:id="rId579" w:history="1">
        <w:r>
          <w:rPr>
            <w:rStyle w:val="Hyperlink"/>
            <w:rFonts w:ascii="Times New Roman" w:eastAsia="Times New Roman" w:hAnsi="Times New Roman"/>
          </w:rPr>
          <w:t>R1-2605908</w:t>
        </w:r>
      </w:hyperlink>
      <w:r w:rsidR="006C0D75">
        <w:rPr>
          <w:rFonts w:ascii="Times New Roman" w:eastAsia="Times New Roman" w:hAnsi="Times New Roman"/>
        </w:rPr>
        <w:tab/>
        <w:t>On waveform enhancements/additions for 6G Radio</w:t>
      </w:r>
      <w:r w:rsidR="006C0D75">
        <w:rPr>
          <w:rFonts w:ascii="Times New Roman" w:eastAsia="Times New Roman" w:hAnsi="Times New Roman"/>
        </w:rPr>
        <w:tab/>
        <w:t>OPPO</w:t>
      </w:r>
    </w:p>
    <w:p w14:paraId="102991C0" w14:textId="17D05780" w:rsidR="006C0D75" w:rsidRDefault="00C62C50" w:rsidP="006C0D75">
      <w:hyperlink r:id="rId580" w:history="1">
        <w:r>
          <w:rPr>
            <w:rStyle w:val="Hyperlink"/>
            <w:rFonts w:ascii="Times New Roman" w:eastAsia="Times New Roman" w:hAnsi="Times New Roman"/>
          </w:rPr>
          <w:t>R1-2606001</w:t>
        </w:r>
      </w:hyperlink>
      <w:r w:rsidR="006C0D75">
        <w:rPr>
          <w:rFonts w:ascii="Times New Roman" w:eastAsia="Times New Roman" w:hAnsi="Times New Roman"/>
        </w:rPr>
        <w:tab/>
        <w:t>Waveform for 6GR air interface</w:t>
      </w:r>
      <w:r w:rsidR="006C0D75">
        <w:rPr>
          <w:rFonts w:ascii="Times New Roman" w:eastAsia="Times New Roman" w:hAnsi="Times New Roman"/>
        </w:rPr>
        <w:tab/>
      </w:r>
      <w:proofErr w:type="spellStart"/>
      <w:r w:rsidR="006C0D75">
        <w:rPr>
          <w:rFonts w:ascii="Times New Roman" w:eastAsia="Times New Roman" w:hAnsi="Times New Roman"/>
        </w:rPr>
        <w:t>InterDigital</w:t>
      </w:r>
      <w:proofErr w:type="spellEnd"/>
      <w:r w:rsidR="006C0D75">
        <w:rPr>
          <w:rFonts w:ascii="Times New Roman" w:eastAsia="Times New Roman" w:hAnsi="Times New Roman"/>
        </w:rPr>
        <w:t>, Inc.</w:t>
      </w:r>
    </w:p>
    <w:p w14:paraId="25C92674" w14:textId="13ED95C6" w:rsidR="006C0D75" w:rsidRDefault="00C62C50" w:rsidP="006C0D75">
      <w:hyperlink r:id="rId581" w:history="1">
        <w:r>
          <w:rPr>
            <w:rStyle w:val="Hyperlink"/>
            <w:rFonts w:ascii="Times New Roman" w:eastAsia="Times New Roman" w:hAnsi="Times New Roman"/>
          </w:rPr>
          <w:t>R1-2606018</w:t>
        </w:r>
      </w:hyperlink>
      <w:r w:rsidR="006C0D75">
        <w:rPr>
          <w:rFonts w:ascii="Times New Roman" w:eastAsia="Times New Roman" w:hAnsi="Times New Roman"/>
        </w:rPr>
        <w:tab/>
        <w:t>On Waveforms for 6GR air interface</w:t>
      </w:r>
      <w:r w:rsidR="006C0D75">
        <w:rPr>
          <w:rFonts w:ascii="Times New Roman" w:eastAsia="Times New Roman" w:hAnsi="Times New Roman"/>
        </w:rPr>
        <w:tab/>
        <w:t>Apple</w:t>
      </w:r>
    </w:p>
    <w:p w14:paraId="30D4F05B" w14:textId="12227240" w:rsidR="006C0D75" w:rsidRDefault="00C62C50" w:rsidP="006C0D75">
      <w:hyperlink r:id="rId582" w:history="1">
        <w:r>
          <w:rPr>
            <w:rStyle w:val="Hyperlink"/>
            <w:rFonts w:ascii="Times New Roman" w:eastAsia="Times New Roman" w:hAnsi="Times New Roman"/>
          </w:rPr>
          <w:t>R1-2606068</w:t>
        </w:r>
      </w:hyperlink>
      <w:r w:rsidR="006C0D75">
        <w:rPr>
          <w:rFonts w:ascii="Times New Roman" w:eastAsia="Times New Roman" w:hAnsi="Times New Roman"/>
        </w:rPr>
        <w:tab/>
        <w:t>Discussion on waveform for 6GR air interface</w:t>
      </w:r>
      <w:r w:rsidR="006C0D75">
        <w:rPr>
          <w:rFonts w:ascii="Times New Roman" w:eastAsia="Times New Roman" w:hAnsi="Times New Roman"/>
        </w:rPr>
        <w:tab/>
        <w:t>Panasonic</w:t>
      </w:r>
    </w:p>
    <w:p w14:paraId="7415A015" w14:textId="7C1F1E07" w:rsidR="006C0D75" w:rsidRDefault="00C62C50" w:rsidP="006C0D75">
      <w:hyperlink r:id="rId583" w:history="1">
        <w:r>
          <w:rPr>
            <w:rStyle w:val="Hyperlink"/>
            <w:rFonts w:ascii="Times New Roman" w:eastAsia="Times New Roman" w:hAnsi="Times New Roman"/>
          </w:rPr>
          <w:t>R1-2606123</w:t>
        </w:r>
      </w:hyperlink>
      <w:r w:rsidR="006C0D75">
        <w:rPr>
          <w:rFonts w:ascii="Times New Roman" w:eastAsia="Times New Roman" w:hAnsi="Times New Roman"/>
        </w:rPr>
        <w:tab/>
        <w:t>Waveform for 6GR Air Interface</w:t>
      </w:r>
      <w:r w:rsidR="006C0D75">
        <w:rPr>
          <w:rFonts w:ascii="Times New Roman" w:eastAsia="Times New Roman" w:hAnsi="Times New Roman"/>
        </w:rPr>
        <w:tab/>
        <w:t>Google</w:t>
      </w:r>
    </w:p>
    <w:p w14:paraId="7CAB3B56" w14:textId="687A94DE" w:rsidR="006C0D75" w:rsidRDefault="00C62C50" w:rsidP="006C0D75">
      <w:hyperlink r:id="rId584" w:history="1">
        <w:r>
          <w:rPr>
            <w:rStyle w:val="Hyperlink"/>
            <w:rFonts w:ascii="Times New Roman" w:eastAsia="Times New Roman" w:hAnsi="Times New Roman"/>
          </w:rPr>
          <w:t>R1-2606138</w:t>
        </w:r>
      </w:hyperlink>
      <w:r w:rsidR="006C0D75">
        <w:rPr>
          <w:rFonts w:ascii="Times New Roman" w:eastAsia="Times New Roman" w:hAnsi="Times New Roman"/>
        </w:rPr>
        <w:tab/>
        <w:t>Waveform for 6GR air interface</w:t>
      </w:r>
      <w:r w:rsidR="006C0D75">
        <w:rPr>
          <w:rFonts w:ascii="Times New Roman" w:eastAsia="Times New Roman" w:hAnsi="Times New Roman"/>
        </w:rPr>
        <w:tab/>
        <w:t>MediaTek Inc.</w:t>
      </w:r>
    </w:p>
    <w:p w14:paraId="5010603B" w14:textId="52A81AD0" w:rsidR="006C0D75" w:rsidRDefault="00C62C50" w:rsidP="006C0D75">
      <w:hyperlink r:id="rId585" w:history="1">
        <w:r>
          <w:rPr>
            <w:rStyle w:val="Hyperlink"/>
            <w:rFonts w:ascii="Times New Roman" w:eastAsia="Times New Roman" w:hAnsi="Times New Roman"/>
          </w:rPr>
          <w:t>R1-2606234</w:t>
        </w:r>
      </w:hyperlink>
      <w:r w:rsidR="006C0D75">
        <w:rPr>
          <w:rFonts w:ascii="Times New Roman" w:eastAsia="Times New Roman" w:hAnsi="Times New Roman"/>
        </w:rPr>
        <w:tab/>
        <w:t>Discussion on 6GR waveform</w:t>
      </w:r>
      <w:r w:rsidR="006C0D75">
        <w:rPr>
          <w:rFonts w:ascii="Times New Roman" w:eastAsia="Times New Roman" w:hAnsi="Times New Roman"/>
        </w:rPr>
        <w:tab/>
        <w:t>ETRI, University of Surrey</w:t>
      </w:r>
    </w:p>
    <w:p w14:paraId="1F48995E" w14:textId="2CC786DC" w:rsidR="006C0D75" w:rsidRDefault="00C62C50" w:rsidP="006C0D75">
      <w:hyperlink r:id="rId586" w:history="1">
        <w:r>
          <w:rPr>
            <w:rStyle w:val="Hyperlink"/>
            <w:rFonts w:ascii="Times New Roman" w:eastAsia="Times New Roman" w:hAnsi="Times New Roman"/>
          </w:rPr>
          <w:t>R1-2606264</w:t>
        </w:r>
      </w:hyperlink>
      <w:r w:rsidR="006C0D75">
        <w:rPr>
          <w:rFonts w:ascii="Times New Roman" w:eastAsia="Times New Roman" w:hAnsi="Times New Roman"/>
        </w:rPr>
        <w:tab/>
        <w:t>Discussion on waveform for 6GR air interface</w:t>
      </w:r>
      <w:r w:rsidR="006C0D75">
        <w:rPr>
          <w:rFonts w:ascii="Times New Roman" w:eastAsia="Times New Roman" w:hAnsi="Times New Roman"/>
        </w:rPr>
        <w:tab/>
      </w:r>
      <w:proofErr w:type="spellStart"/>
      <w:r w:rsidR="006C0D75">
        <w:rPr>
          <w:rFonts w:ascii="Times New Roman" w:eastAsia="Times New Roman" w:hAnsi="Times New Roman"/>
        </w:rPr>
        <w:t>Pengcheng</w:t>
      </w:r>
      <w:proofErr w:type="spellEnd"/>
      <w:r w:rsidR="006C0D75">
        <w:rPr>
          <w:rFonts w:ascii="Times New Roman" w:eastAsia="Times New Roman" w:hAnsi="Times New Roman"/>
        </w:rPr>
        <w:t xml:space="preserve"> Laboratory, BUPT</w:t>
      </w:r>
    </w:p>
    <w:p w14:paraId="3F306E22" w14:textId="6C5C98FF" w:rsidR="006C0D75" w:rsidRDefault="00C62C50" w:rsidP="006C0D75">
      <w:hyperlink r:id="rId587" w:history="1">
        <w:r>
          <w:rPr>
            <w:rStyle w:val="Hyperlink"/>
            <w:rFonts w:ascii="Times New Roman" w:eastAsia="Times New Roman" w:hAnsi="Times New Roman"/>
          </w:rPr>
          <w:t>R1-2606352</w:t>
        </w:r>
      </w:hyperlink>
      <w:r w:rsidR="006C0D75">
        <w:rPr>
          <w:rFonts w:ascii="Times New Roman" w:eastAsia="Times New Roman" w:hAnsi="Times New Roman"/>
        </w:rPr>
        <w:tab/>
        <w:t>Discussion on waveform for 6GR air interface</w:t>
      </w:r>
      <w:r w:rsidR="006C0D75">
        <w:rPr>
          <w:rFonts w:ascii="Times New Roman" w:eastAsia="Times New Roman" w:hAnsi="Times New Roman"/>
        </w:rPr>
        <w:tab/>
      </w:r>
      <w:proofErr w:type="spellStart"/>
      <w:r w:rsidR="006C0D75">
        <w:rPr>
          <w:rFonts w:ascii="Times New Roman" w:eastAsia="Times New Roman" w:hAnsi="Times New Roman"/>
        </w:rPr>
        <w:t>Ofinno</w:t>
      </w:r>
      <w:proofErr w:type="spellEnd"/>
    </w:p>
    <w:p w14:paraId="3FFDF707" w14:textId="1DDF5653" w:rsidR="006C0D75" w:rsidRDefault="00C62C50" w:rsidP="006C0D75">
      <w:hyperlink r:id="rId588" w:history="1">
        <w:r>
          <w:rPr>
            <w:rStyle w:val="Hyperlink"/>
            <w:rFonts w:ascii="Times New Roman" w:eastAsia="Times New Roman" w:hAnsi="Times New Roman"/>
          </w:rPr>
          <w:t>R1-2606370</w:t>
        </w:r>
      </w:hyperlink>
      <w:r w:rsidR="006C0D75">
        <w:rPr>
          <w:rFonts w:ascii="Times New Roman" w:eastAsia="Times New Roman" w:hAnsi="Times New Roman"/>
        </w:rPr>
        <w:tab/>
        <w:t>Waveforms for 6GR</w:t>
      </w:r>
      <w:r w:rsidR="006C0D75">
        <w:rPr>
          <w:rFonts w:ascii="Times New Roman" w:eastAsia="Times New Roman" w:hAnsi="Times New Roman"/>
        </w:rPr>
        <w:tab/>
        <w:t>Qualcomm Incorporated</w:t>
      </w:r>
    </w:p>
    <w:p w14:paraId="0CFA97DF" w14:textId="339E2076" w:rsidR="006C0D75" w:rsidRDefault="00C62C50" w:rsidP="006C0D75">
      <w:hyperlink r:id="rId589" w:history="1">
        <w:r>
          <w:rPr>
            <w:rStyle w:val="Hyperlink"/>
            <w:rFonts w:ascii="Times New Roman" w:eastAsia="Times New Roman" w:hAnsi="Times New Roman"/>
          </w:rPr>
          <w:t>R1-2606443</w:t>
        </w:r>
      </w:hyperlink>
      <w:r w:rsidR="006C0D75">
        <w:rPr>
          <w:rFonts w:ascii="Times New Roman" w:eastAsia="Times New Roman" w:hAnsi="Times New Roman"/>
        </w:rPr>
        <w:tab/>
        <w:t>Waveform for 6GR</w:t>
      </w:r>
      <w:r w:rsidR="006C0D75">
        <w:rPr>
          <w:rFonts w:ascii="Times New Roman" w:eastAsia="Times New Roman" w:hAnsi="Times New Roman"/>
        </w:rPr>
        <w:tab/>
        <w:t>Sharp</w:t>
      </w:r>
    </w:p>
    <w:p w14:paraId="04A0EEB4" w14:textId="304A2FDF" w:rsidR="006C0D75" w:rsidRDefault="00C62C50" w:rsidP="006C0D75">
      <w:hyperlink r:id="rId590" w:history="1">
        <w:r>
          <w:rPr>
            <w:rStyle w:val="Hyperlink"/>
            <w:rFonts w:ascii="Times New Roman" w:eastAsia="Times New Roman" w:hAnsi="Times New Roman"/>
          </w:rPr>
          <w:t>R1-2606493</w:t>
        </w:r>
      </w:hyperlink>
      <w:r w:rsidR="006C0D75">
        <w:rPr>
          <w:rFonts w:ascii="Times New Roman" w:eastAsia="Times New Roman" w:hAnsi="Times New Roman"/>
        </w:rPr>
        <w:tab/>
        <w:t>Discussion on Waveform</w:t>
      </w:r>
      <w:r w:rsidR="006C0D75">
        <w:rPr>
          <w:rFonts w:ascii="Times New Roman" w:eastAsia="Times New Roman" w:hAnsi="Times New Roman"/>
        </w:rPr>
        <w:tab/>
        <w:t>NTT DOCOMO, INC.</w:t>
      </w:r>
    </w:p>
    <w:p w14:paraId="2CF214B5" w14:textId="577DEF23" w:rsidR="006C0D75" w:rsidRDefault="00C62C50" w:rsidP="006C0D75">
      <w:hyperlink r:id="rId591" w:history="1">
        <w:r>
          <w:rPr>
            <w:rStyle w:val="Hyperlink"/>
            <w:rFonts w:ascii="Times New Roman" w:eastAsia="Times New Roman" w:hAnsi="Times New Roman"/>
          </w:rPr>
          <w:t>R1-2606546</w:t>
        </w:r>
      </w:hyperlink>
      <w:r w:rsidR="006C0D75">
        <w:rPr>
          <w:rFonts w:ascii="Times New Roman" w:eastAsia="Times New Roman" w:hAnsi="Times New Roman"/>
        </w:rPr>
        <w:tab/>
        <w:t>Discussion on waveform for 6G communication system</w:t>
      </w:r>
      <w:r w:rsidR="006C0D75">
        <w:rPr>
          <w:rFonts w:ascii="Times New Roman" w:eastAsia="Times New Roman" w:hAnsi="Times New Roman"/>
        </w:rPr>
        <w:tab/>
      </w:r>
      <w:proofErr w:type="spellStart"/>
      <w:r w:rsidR="006C0D75">
        <w:rPr>
          <w:rFonts w:ascii="Times New Roman" w:eastAsia="Times New Roman" w:hAnsi="Times New Roman"/>
        </w:rPr>
        <w:t>Quectel</w:t>
      </w:r>
      <w:proofErr w:type="spellEnd"/>
    </w:p>
    <w:p w14:paraId="5E1128C3" w14:textId="4714EDC0" w:rsidR="006C0D75" w:rsidRDefault="00C62C50" w:rsidP="006C0D75">
      <w:hyperlink r:id="rId592" w:history="1">
        <w:r>
          <w:rPr>
            <w:rStyle w:val="Hyperlink"/>
            <w:rFonts w:ascii="Times New Roman" w:eastAsia="Times New Roman" w:hAnsi="Times New Roman"/>
          </w:rPr>
          <w:t>R1-2606670</w:t>
        </w:r>
      </w:hyperlink>
      <w:r w:rsidR="006C0D75">
        <w:rPr>
          <w:rFonts w:ascii="Times New Roman" w:eastAsia="Times New Roman" w:hAnsi="Times New Roman"/>
        </w:rPr>
        <w:tab/>
        <w:t>On 6G Uplink Waveform</w:t>
      </w:r>
      <w:r w:rsidR="006C0D75">
        <w:rPr>
          <w:rFonts w:ascii="Times New Roman" w:eastAsia="Times New Roman" w:hAnsi="Times New Roman"/>
        </w:rPr>
        <w:tab/>
      </w:r>
      <w:proofErr w:type="spellStart"/>
      <w:r w:rsidR="006C0D75">
        <w:rPr>
          <w:rFonts w:ascii="Times New Roman" w:eastAsia="Times New Roman" w:hAnsi="Times New Roman"/>
        </w:rPr>
        <w:t>WiSig</w:t>
      </w:r>
      <w:proofErr w:type="spellEnd"/>
      <w:r w:rsidR="006C0D75">
        <w:rPr>
          <w:rFonts w:ascii="Times New Roman" w:eastAsia="Times New Roman" w:hAnsi="Times New Roman"/>
        </w:rPr>
        <w:t xml:space="preserve"> Networks, IITH</w:t>
      </w:r>
    </w:p>
    <w:p w14:paraId="5355A5D8" w14:textId="4E1BC369" w:rsidR="006C0D75" w:rsidRDefault="00C62C50" w:rsidP="006C0D75">
      <w:hyperlink r:id="rId593" w:history="1">
        <w:r>
          <w:rPr>
            <w:rStyle w:val="Hyperlink"/>
            <w:rFonts w:ascii="Times New Roman" w:eastAsia="Times New Roman" w:hAnsi="Times New Roman"/>
          </w:rPr>
          <w:t>R1-2606693</w:t>
        </w:r>
      </w:hyperlink>
      <w:r w:rsidR="006C0D75">
        <w:rPr>
          <w:rFonts w:ascii="Times New Roman" w:eastAsia="Times New Roman" w:hAnsi="Times New Roman"/>
        </w:rPr>
        <w:tab/>
        <w:t>On PAPR reduction for DFT-s-OFDM</w:t>
      </w:r>
      <w:r w:rsidR="006C0D75">
        <w:rPr>
          <w:rFonts w:ascii="Times New Roman" w:eastAsia="Times New Roman" w:hAnsi="Times New Roman"/>
        </w:rPr>
        <w:tab/>
        <w:t>Sony</w:t>
      </w:r>
    </w:p>
    <w:p w14:paraId="17C8239E" w14:textId="77777777" w:rsidR="006C0D75" w:rsidRDefault="006C0D75" w:rsidP="006C0D75">
      <w:pPr>
        <w:rPr>
          <w:rFonts w:eastAsiaTheme="minorEastAsia"/>
          <w:i/>
          <w:iCs/>
          <w:lang w:eastAsia="zh-CN"/>
        </w:rPr>
      </w:pPr>
    </w:p>
    <w:p w14:paraId="740B1732" w14:textId="2212E909" w:rsidR="006C0D75" w:rsidRPr="003F20E6" w:rsidRDefault="00C62C50" w:rsidP="006C0D75">
      <w:pPr>
        <w:rPr>
          <w:rFonts w:ascii="Times New Roman" w:eastAsia="MS Mincho" w:hAnsi="Times New Roman"/>
          <w:b/>
          <w:bCs/>
          <w:lang w:eastAsia="ja-JP"/>
        </w:rPr>
      </w:pPr>
      <w:hyperlink r:id="rId594" w:history="1">
        <w:r w:rsidRPr="003F20E6">
          <w:rPr>
            <w:rStyle w:val="Hyperlink"/>
            <w:rFonts w:ascii="Times New Roman" w:eastAsia="MS Mincho" w:hAnsi="Times New Roman"/>
            <w:b/>
            <w:bCs/>
            <w:lang w:eastAsia="ja-JP"/>
          </w:rPr>
          <w:t>R1-2606802</w:t>
        </w:r>
      </w:hyperlink>
      <w:r w:rsidR="006C0D75" w:rsidRPr="003F20E6">
        <w:rPr>
          <w:rFonts w:ascii="Times New Roman" w:eastAsia="MS Mincho" w:hAnsi="Times New Roman"/>
          <w:b/>
          <w:bCs/>
          <w:lang w:eastAsia="ja-JP"/>
        </w:rPr>
        <w:tab/>
        <w:t>Feature Lead summary #1 on 6G waveform</w:t>
      </w:r>
      <w:r w:rsidR="006C0D75" w:rsidRPr="003F20E6">
        <w:rPr>
          <w:rFonts w:ascii="Times New Roman" w:eastAsia="MS Mincho" w:hAnsi="Times New Roman"/>
          <w:b/>
          <w:bCs/>
          <w:lang w:eastAsia="ja-JP"/>
        </w:rPr>
        <w:tab/>
        <w:t>Moderator (Nokia)</w:t>
      </w:r>
    </w:p>
    <w:p w14:paraId="6885DF35" w14:textId="77777777" w:rsidR="006C0D75" w:rsidRPr="003F20E6" w:rsidRDefault="006C0D75" w:rsidP="006C0D75">
      <w:pPr>
        <w:rPr>
          <w:rFonts w:ascii="Times New Roman" w:eastAsia="MS Mincho" w:hAnsi="Times New Roman"/>
          <w:b/>
          <w:bCs/>
          <w:lang w:eastAsia="ja-JP"/>
        </w:rPr>
      </w:pPr>
    </w:p>
    <w:p w14:paraId="72D0F2CE" w14:textId="4A9FC000" w:rsidR="006C0D75" w:rsidRPr="003F20E6" w:rsidRDefault="00C62C50" w:rsidP="006C0D75">
      <w:pPr>
        <w:rPr>
          <w:rFonts w:ascii="Times New Roman" w:eastAsia="MS Mincho" w:hAnsi="Times New Roman"/>
          <w:b/>
          <w:bCs/>
          <w:lang w:eastAsia="ja-JP"/>
        </w:rPr>
      </w:pPr>
      <w:hyperlink r:id="rId595" w:history="1">
        <w:r w:rsidRPr="003F20E6">
          <w:rPr>
            <w:rStyle w:val="Hyperlink"/>
            <w:rFonts w:ascii="Times New Roman" w:eastAsia="MS Mincho" w:hAnsi="Times New Roman"/>
            <w:b/>
            <w:bCs/>
            <w:lang w:eastAsia="ja-JP"/>
          </w:rPr>
          <w:t>R1-2606803</w:t>
        </w:r>
      </w:hyperlink>
      <w:r w:rsidR="006C0D75" w:rsidRPr="003F20E6">
        <w:rPr>
          <w:rFonts w:ascii="Times New Roman" w:eastAsia="MS Mincho" w:hAnsi="Times New Roman"/>
          <w:b/>
          <w:bCs/>
          <w:lang w:eastAsia="ja-JP"/>
        </w:rPr>
        <w:tab/>
        <w:t>Feature Lead summary #2 on 6G waveform</w:t>
      </w:r>
      <w:r w:rsidR="006C0D75" w:rsidRPr="003F20E6">
        <w:rPr>
          <w:rFonts w:ascii="Times New Roman" w:eastAsia="MS Mincho" w:hAnsi="Times New Roman"/>
          <w:b/>
          <w:bCs/>
          <w:lang w:eastAsia="ja-JP"/>
        </w:rPr>
        <w:tab/>
        <w:t>Moderator (Nokia)</w:t>
      </w:r>
    </w:p>
    <w:p w14:paraId="54FFC105" w14:textId="77777777" w:rsidR="006C0D75" w:rsidRDefault="006C0D75" w:rsidP="006C0D75">
      <w:pPr>
        <w:rPr>
          <w:rFonts w:ascii="Times New Roman" w:eastAsia="MS Mincho" w:hAnsi="Times New Roman"/>
          <w:lang w:eastAsia="ja-JP"/>
        </w:rPr>
      </w:pPr>
    </w:p>
    <w:p w14:paraId="729CC424" w14:textId="77777777" w:rsidR="006C0D75" w:rsidRPr="00173103" w:rsidRDefault="006C0D75" w:rsidP="006C0D75">
      <w:pPr>
        <w:rPr>
          <w:rFonts w:eastAsia="MS Mincho"/>
          <w:lang w:eastAsia="ja-JP"/>
        </w:rPr>
      </w:pPr>
      <w:r w:rsidRPr="00173103">
        <w:rPr>
          <w:rFonts w:eastAsia="MS Mincho" w:hint="eastAsia"/>
          <w:highlight w:val="green"/>
          <w:lang w:eastAsia="ja-JP"/>
        </w:rPr>
        <w:t>Agreement:</w:t>
      </w:r>
    </w:p>
    <w:p w14:paraId="031D856E" w14:textId="12038890" w:rsidR="006C0D75" w:rsidRDefault="006C0D75" w:rsidP="006C0D75">
      <w:pPr>
        <w:rPr>
          <w:rFonts w:eastAsia="MS Mincho"/>
          <w:lang w:eastAsia="ja-JP"/>
        </w:rPr>
      </w:pPr>
      <w:r>
        <w:t>Agree on the embedded template for UL PAPR reduction scheme results collecti</w:t>
      </w:r>
      <w:r>
        <w:rPr>
          <w:rFonts w:eastAsia="MS Mincho" w:hint="eastAsia"/>
          <w:lang w:eastAsia="ja-JP"/>
        </w:rPr>
        <w:t>o</w:t>
      </w:r>
      <w:r>
        <w:t>n</w:t>
      </w:r>
      <w:r>
        <w:rPr>
          <w:rFonts w:eastAsia="MS Mincho" w:hint="eastAsia"/>
          <w:lang w:eastAsia="ja-JP"/>
        </w:rPr>
        <w:t xml:space="preserve"> in section 4.5 of </w:t>
      </w:r>
      <w:hyperlink r:id="rId596" w:history="1">
        <w:r w:rsidR="00C62C50">
          <w:rPr>
            <w:rStyle w:val="Hyperlink"/>
            <w:rFonts w:eastAsia="MS Mincho"/>
            <w:lang w:eastAsia="ja-JP"/>
          </w:rPr>
          <w:t>R1-2606804</w:t>
        </w:r>
      </w:hyperlink>
      <w:r>
        <w:rPr>
          <w:rFonts w:eastAsia="MS Mincho" w:hint="eastAsia"/>
          <w:lang w:eastAsia="ja-JP"/>
        </w:rPr>
        <w:t>.</w:t>
      </w:r>
    </w:p>
    <w:p w14:paraId="1E947340" w14:textId="77777777" w:rsidR="006C0D75" w:rsidRPr="004B5031" w:rsidRDefault="006C0D75" w:rsidP="006C0D75">
      <w:pPr>
        <w:rPr>
          <w:rFonts w:eastAsia="MS Mincho"/>
          <w:lang w:eastAsia="ja-JP"/>
        </w:rPr>
      </w:pPr>
      <w:r>
        <w:rPr>
          <w:rFonts w:eastAsia="MS Mincho" w:hint="eastAsia"/>
          <w:lang w:eastAsia="ja-JP"/>
        </w:rPr>
        <w:t xml:space="preserve">Companies having </w:t>
      </w:r>
      <w:r>
        <w:rPr>
          <w:rFonts w:eastAsia="MS Mincho"/>
          <w:lang w:eastAsia="ja-JP"/>
        </w:rPr>
        <w:t>evaluation</w:t>
      </w:r>
      <w:r>
        <w:rPr>
          <w:rFonts w:eastAsia="MS Mincho" w:hint="eastAsia"/>
          <w:lang w:eastAsia="ja-JP"/>
        </w:rPr>
        <w:t xml:space="preserve"> results are encouraged to fill the template and upload it into the draft folder indicated by FL by 27</w:t>
      </w:r>
      <w:r w:rsidRPr="004B5031">
        <w:rPr>
          <w:rFonts w:eastAsia="MS Mincho" w:hint="eastAsia"/>
          <w:vertAlign w:val="superscript"/>
          <w:lang w:eastAsia="ja-JP"/>
        </w:rPr>
        <w:t>th</w:t>
      </w:r>
      <w:r>
        <w:rPr>
          <w:rFonts w:eastAsia="MS Mincho" w:hint="eastAsia"/>
          <w:lang w:eastAsia="ja-JP"/>
        </w:rPr>
        <w:t xml:space="preserve"> August EOD.</w:t>
      </w:r>
    </w:p>
    <w:p w14:paraId="40163120" w14:textId="77777777" w:rsidR="006C0D75" w:rsidRPr="007E3085" w:rsidRDefault="006C0D75" w:rsidP="006C0D75">
      <w:pPr>
        <w:rPr>
          <w:rFonts w:eastAsia="MS Mincho"/>
          <w:lang w:eastAsia="ja-JP"/>
        </w:rPr>
      </w:pPr>
    </w:p>
    <w:p w14:paraId="2E675F0F" w14:textId="77777777" w:rsidR="006C0D75" w:rsidRPr="00EF6A53" w:rsidRDefault="006C0D75" w:rsidP="006C0D75">
      <w:pPr>
        <w:rPr>
          <w:rFonts w:ascii="Times New Roman" w:eastAsia="MS Mincho" w:hAnsi="Times New Roman"/>
          <w:lang w:eastAsia="ja-JP"/>
        </w:rPr>
      </w:pPr>
    </w:p>
    <w:p w14:paraId="4EB69266" w14:textId="5409920D" w:rsidR="006C0D75" w:rsidRDefault="00C62C50" w:rsidP="006C0D75">
      <w:pPr>
        <w:rPr>
          <w:rFonts w:ascii="Times New Roman" w:eastAsia="MS Mincho" w:hAnsi="Times New Roman"/>
          <w:lang w:eastAsia="ja-JP"/>
        </w:rPr>
      </w:pPr>
      <w:hyperlink r:id="rId597" w:history="1">
        <w:r>
          <w:rPr>
            <w:rStyle w:val="Hyperlink"/>
            <w:rFonts w:ascii="Times New Roman" w:eastAsia="MS Mincho" w:hAnsi="Times New Roman"/>
            <w:b/>
            <w:bCs/>
            <w:lang w:eastAsia="ja-JP"/>
          </w:rPr>
          <w:t>R1-2606804</w:t>
        </w:r>
      </w:hyperlink>
      <w:r w:rsidR="006C0D75" w:rsidRPr="00EF6A53">
        <w:rPr>
          <w:rFonts w:ascii="Times New Roman" w:eastAsia="MS Mincho" w:hAnsi="Times New Roman"/>
          <w:lang w:eastAsia="ja-JP"/>
        </w:rPr>
        <w:tab/>
        <w:t>Feature Lead summary #3 on 6G waveform</w:t>
      </w:r>
      <w:r w:rsidR="006C0D75" w:rsidRPr="00EF6A53">
        <w:rPr>
          <w:rFonts w:ascii="Times New Roman" w:eastAsia="MS Mincho" w:hAnsi="Times New Roman"/>
          <w:lang w:eastAsia="ja-JP"/>
        </w:rPr>
        <w:tab/>
        <w:t>Moderator (Nokia)</w:t>
      </w:r>
    </w:p>
    <w:p w14:paraId="4D1B25A0" w14:textId="77777777" w:rsidR="006C0D75" w:rsidRDefault="006C0D75" w:rsidP="006C0D75">
      <w:pPr>
        <w:rPr>
          <w:rFonts w:ascii="Times New Roman" w:eastAsia="MS Mincho" w:hAnsi="Times New Roman"/>
          <w:lang w:eastAsia="ja-JP"/>
        </w:rPr>
      </w:pPr>
    </w:p>
    <w:p w14:paraId="257F4B69" w14:textId="77777777" w:rsidR="006C0D75" w:rsidRPr="00173103" w:rsidRDefault="006C0D75" w:rsidP="006C0D75">
      <w:pPr>
        <w:rPr>
          <w:rFonts w:eastAsia="MS Mincho"/>
          <w:lang w:eastAsia="ja-JP"/>
        </w:rPr>
      </w:pPr>
      <w:r w:rsidRPr="00173103">
        <w:rPr>
          <w:rFonts w:eastAsia="MS Mincho" w:hint="eastAsia"/>
          <w:highlight w:val="green"/>
          <w:lang w:eastAsia="ja-JP"/>
        </w:rPr>
        <w:t>Agreement:</w:t>
      </w:r>
    </w:p>
    <w:p w14:paraId="1F7CBE48" w14:textId="7F041A4B" w:rsidR="006C0D75" w:rsidRDefault="006C0D75" w:rsidP="006C0D75">
      <w:pPr>
        <w:rPr>
          <w:rFonts w:ascii="Times New Roman" w:eastAsia="MS Mincho" w:hAnsi="Times New Roman"/>
          <w:lang w:eastAsia="ja-JP"/>
        </w:rPr>
      </w:pPr>
      <w:r w:rsidRPr="00896D98">
        <w:rPr>
          <w:rFonts w:ascii="Times New Roman" w:eastAsia="MS Mincho" w:hAnsi="Times New Roman"/>
          <w:lang w:eastAsia="ja-JP"/>
        </w:rPr>
        <w:t>Endorse the updated observations in section 3.5</w:t>
      </w:r>
      <w:r>
        <w:rPr>
          <w:rFonts w:ascii="Times New Roman" w:eastAsia="MS Mincho" w:hAnsi="Times New Roman" w:hint="eastAsia"/>
          <w:lang w:eastAsia="ja-JP"/>
        </w:rPr>
        <w:t xml:space="preserve"> in </w:t>
      </w:r>
      <w:hyperlink r:id="rId598" w:history="1">
        <w:r w:rsidR="00C62C50">
          <w:rPr>
            <w:rStyle w:val="Hyperlink"/>
            <w:rFonts w:ascii="Times New Roman" w:eastAsia="MS Mincho" w:hAnsi="Times New Roman"/>
            <w:lang w:eastAsia="ja-JP"/>
          </w:rPr>
          <w:t>R1-2606804</w:t>
        </w:r>
      </w:hyperlink>
    </w:p>
    <w:p w14:paraId="0F9CA068" w14:textId="77777777" w:rsidR="006C0D75" w:rsidRDefault="006C0D75" w:rsidP="006C0D75">
      <w:pPr>
        <w:rPr>
          <w:rFonts w:ascii="Times New Roman" w:eastAsia="MS Mincho" w:hAnsi="Times New Roman"/>
          <w:lang w:eastAsia="ja-JP"/>
        </w:rPr>
      </w:pPr>
    </w:p>
    <w:p w14:paraId="06C27DDE" w14:textId="77777777" w:rsidR="006C0D75" w:rsidRPr="00173103" w:rsidRDefault="006C0D75" w:rsidP="006C0D75">
      <w:pPr>
        <w:rPr>
          <w:rFonts w:eastAsia="MS Mincho"/>
          <w:lang w:eastAsia="ja-JP"/>
        </w:rPr>
      </w:pPr>
      <w:r w:rsidRPr="00173103">
        <w:rPr>
          <w:rFonts w:eastAsia="MS Mincho" w:hint="eastAsia"/>
          <w:highlight w:val="green"/>
          <w:lang w:eastAsia="ja-JP"/>
        </w:rPr>
        <w:t>Agreement:</w:t>
      </w:r>
    </w:p>
    <w:p w14:paraId="6E635715" w14:textId="77777777" w:rsidR="006C0D75" w:rsidRPr="00896D98" w:rsidRDefault="006C0D75" w:rsidP="006C0D75">
      <w:pPr>
        <w:rPr>
          <w:rFonts w:ascii="Times New Roman" w:eastAsia="MS Mincho" w:hAnsi="Times New Roman"/>
          <w:lang w:eastAsia="ja-JP"/>
        </w:rPr>
      </w:pPr>
      <w:r w:rsidRPr="00896D98">
        <w:rPr>
          <w:rFonts w:ascii="Times New Roman" w:eastAsia="MS Mincho" w:hAnsi="Times New Roman"/>
          <w:lang w:eastAsia="ja-JP"/>
        </w:rPr>
        <w:t>Complete the following list of UL PAPR reduction techniques for further down-selection</w:t>
      </w:r>
    </w:p>
    <w:p w14:paraId="7410ABA0" w14:textId="77777777" w:rsidR="006C0D75" w:rsidRPr="00896D98" w:rsidRDefault="006C0D75">
      <w:pPr>
        <w:numPr>
          <w:ilvl w:val="0"/>
          <w:numId w:val="140"/>
        </w:numPr>
        <w:rPr>
          <w:rFonts w:ascii="Times New Roman" w:eastAsia="MS Mincho" w:hAnsi="Times New Roman"/>
          <w:lang w:val="en-US" w:eastAsia="ja-JP"/>
        </w:rPr>
      </w:pPr>
      <w:r w:rsidRPr="00896D98">
        <w:rPr>
          <w:rFonts w:ascii="Times New Roman" w:eastAsia="MS Mincho" w:hAnsi="Times New Roman"/>
          <w:lang w:val="en-US" w:eastAsia="ja-JP"/>
        </w:rPr>
        <w:t>Option 1: FDSS with no spectrum extension or truncation</w:t>
      </w:r>
    </w:p>
    <w:p w14:paraId="3E9501A6"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Transparent / non-transparent</w:t>
      </w:r>
    </w:p>
    <w:p w14:paraId="756D2620"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Modulation: Pi/2 BPSK / QPSK</w:t>
      </w:r>
    </w:p>
    <w:p w14:paraId="775C9E3F"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Applicable SE range: FFS</w:t>
      </w:r>
    </w:p>
    <w:p w14:paraId="372FC435" w14:textId="77777777" w:rsidR="006C0D75" w:rsidRPr="00896D98" w:rsidRDefault="006C0D75">
      <w:pPr>
        <w:numPr>
          <w:ilvl w:val="0"/>
          <w:numId w:val="140"/>
        </w:numPr>
        <w:rPr>
          <w:rFonts w:ascii="Times New Roman" w:eastAsia="MS Mincho" w:hAnsi="Times New Roman"/>
          <w:lang w:val="en-US" w:eastAsia="ja-JP"/>
        </w:rPr>
      </w:pPr>
      <w:r w:rsidRPr="00896D98">
        <w:rPr>
          <w:rFonts w:ascii="Times New Roman" w:eastAsia="MS Mincho" w:hAnsi="Times New Roman"/>
          <w:lang w:val="en-US" w:eastAsia="ja-JP"/>
        </w:rPr>
        <w:t>Option 2: FDSS with spectrum extension</w:t>
      </w:r>
    </w:p>
    <w:p w14:paraId="3E86FFB1"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Transparent / non-transparent</w:t>
      </w:r>
    </w:p>
    <w:p w14:paraId="5C0C0C5B"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Modulation: Pi/2 BPSK / QPSK / 16QAM</w:t>
      </w:r>
    </w:p>
    <w:p w14:paraId="5542DDD8"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Applicable SE range: FFS</w:t>
      </w:r>
    </w:p>
    <w:p w14:paraId="014578B2" w14:textId="77777777" w:rsidR="006C0D75" w:rsidRPr="00896D98" w:rsidRDefault="006C0D75">
      <w:pPr>
        <w:numPr>
          <w:ilvl w:val="0"/>
          <w:numId w:val="140"/>
        </w:numPr>
        <w:rPr>
          <w:rFonts w:ascii="Times New Roman" w:eastAsia="MS Mincho" w:hAnsi="Times New Roman"/>
          <w:lang w:val="en-US" w:eastAsia="ja-JP"/>
        </w:rPr>
      </w:pPr>
      <w:r w:rsidRPr="00896D98">
        <w:rPr>
          <w:rFonts w:ascii="Times New Roman" w:eastAsia="MS Mincho" w:hAnsi="Times New Roman"/>
          <w:lang w:val="en-US" w:eastAsia="ja-JP"/>
        </w:rPr>
        <w:t>Option 3: FDSS with spectrum truncation</w:t>
      </w:r>
    </w:p>
    <w:p w14:paraId="6133F43E"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Transparent / non-transparent</w:t>
      </w:r>
    </w:p>
    <w:p w14:paraId="212DD57A"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Modulation: Pi/2 BPSK</w:t>
      </w:r>
    </w:p>
    <w:p w14:paraId="76637E49" w14:textId="77777777" w:rsidR="006C0D75" w:rsidRPr="00896D98" w:rsidRDefault="006C0D75">
      <w:pPr>
        <w:numPr>
          <w:ilvl w:val="1"/>
          <w:numId w:val="140"/>
        </w:numPr>
        <w:rPr>
          <w:rFonts w:ascii="Times New Roman" w:eastAsia="MS Mincho" w:hAnsi="Times New Roman"/>
          <w:lang w:val="en-US" w:eastAsia="ja-JP"/>
        </w:rPr>
      </w:pPr>
      <w:r w:rsidRPr="00896D98">
        <w:rPr>
          <w:rFonts w:ascii="Times New Roman" w:eastAsia="MS Mincho" w:hAnsi="Times New Roman"/>
          <w:lang w:val="en-US" w:eastAsia="ja-JP"/>
        </w:rPr>
        <w:t>Applicable SE range: FFS</w:t>
      </w:r>
    </w:p>
    <w:p w14:paraId="61F0B5F9" w14:textId="77777777" w:rsidR="006C0D75" w:rsidRDefault="006C0D75">
      <w:pPr>
        <w:numPr>
          <w:ilvl w:val="0"/>
          <w:numId w:val="140"/>
        </w:numPr>
        <w:rPr>
          <w:rFonts w:ascii="Times New Roman" w:eastAsia="MS Mincho" w:hAnsi="Times New Roman"/>
          <w:lang w:val="en-US" w:eastAsia="ja-JP"/>
        </w:rPr>
      </w:pPr>
      <w:r w:rsidRPr="00896D98">
        <w:rPr>
          <w:rFonts w:ascii="Times New Roman" w:eastAsia="MS Mincho" w:hAnsi="Times New Roman"/>
          <w:lang w:val="en-US" w:eastAsia="ja-JP"/>
        </w:rPr>
        <w:t>FFS: condition on when to apply finally selected option/scheme</w:t>
      </w:r>
    </w:p>
    <w:p w14:paraId="6A81EA3F" w14:textId="77777777" w:rsidR="006C0D75" w:rsidRPr="00896D98" w:rsidRDefault="006C0D75">
      <w:pPr>
        <w:numPr>
          <w:ilvl w:val="0"/>
          <w:numId w:val="140"/>
        </w:numPr>
        <w:rPr>
          <w:rFonts w:ascii="Times New Roman" w:eastAsia="MS Mincho" w:hAnsi="Times New Roman"/>
          <w:lang w:val="en-US" w:eastAsia="ja-JP"/>
        </w:rPr>
      </w:pPr>
      <w:r>
        <w:rPr>
          <w:rFonts w:ascii="Times New Roman" w:eastAsia="MS Mincho" w:hAnsi="Times New Roman" w:hint="eastAsia"/>
          <w:lang w:val="en-US" w:eastAsia="ja-JP"/>
        </w:rPr>
        <w:t>Note: target to down select transparent / non-transparent and modulation (at least on 16QAM) for above options at RAN1#126bis</w:t>
      </w:r>
    </w:p>
    <w:p w14:paraId="15045618" w14:textId="77777777" w:rsidR="006C0D75" w:rsidRDefault="006C0D75" w:rsidP="006C0D75">
      <w:pPr>
        <w:rPr>
          <w:rFonts w:ascii="Times New Roman" w:eastAsia="MS Mincho" w:hAnsi="Times New Roman"/>
          <w:lang w:val="en-US" w:eastAsia="ja-JP"/>
        </w:rPr>
      </w:pPr>
    </w:p>
    <w:p w14:paraId="62679D13" w14:textId="77777777" w:rsidR="006C0D75" w:rsidRDefault="006C0D75" w:rsidP="006C0D75">
      <w:pPr>
        <w:rPr>
          <w:rFonts w:ascii="Times New Roman" w:eastAsia="MS Mincho" w:hAnsi="Times New Roman"/>
          <w:lang w:val="en-US" w:eastAsia="ja-JP"/>
        </w:rPr>
      </w:pPr>
      <w:r w:rsidRPr="00DE0BD2">
        <w:rPr>
          <w:rFonts w:ascii="Times New Roman" w:eastAsia="MS Mincho" w:hAnsi="Times New Roman" w:hint="eastAsia"/>
          <w:highlight w:val="green"/>
          <w:lang w:val="en-US" w:eastAsia="ja-JP"/>
        </w:rPr>
        <w:t>Agreement:</w:t>
      </w:r>
    </w:p>
    <w:p w14:paraId="3C01D13F" w14:textId="77777777" w:rsidR="006C0D75" w:rsidRDefault="006C0D75" w:rsidP="006C0D75">
      <w:pPr>
        <w:rPr>
          <w:rFonts w:ascii="Times New Roman" w:eastAsia="MS Mincho" w:hAnsi="Times New Roman"/>
          <w:lang w:val="en-US" w:eastAsia="ja-JP"/>
        </w:rPr>
      </w:pPr>
      <w:r>
        <w:rPr>
          <w:rFonts w:ascii="Times New Roman" w:eastAsia="MS Mincho" w:hAnsi="Times New Roman" w:hint="eastAsia"/>
          <w:lang w:val="en-US" w:eastAsia="ja-JP"/>
        </w:rPr>
        <w:t>For DFT size before SE/ST is applied, at least option 1 is supported, and whether option 2 is supported or not is further discussed and to be decided by RAN1#127</w:t>
      </w:r>
    </w:p>
    <w:p w14:paraId="2CC53495" w14:textId="77777777" w:rsidR="006C0D75" w:rsidRPr="00DE0BD2" w:rsidRDefault="006C0D75">
      <w:pPr>
        <w:pStyle w:val="ListParagraph"/>
        <w:numPr>
          <w:ilvl w:val="0"/>
          <w:numId w:val="141"/>
        </w:numPr>
        <w:overflowPunct/>
        <w:autoSpaceDE/>
        <w:autoSpaceDN/>
        <w:adjustRightInd/>
        <w:spacing w:after="0"/>
        <w:contextualSpacing w:val="0"/>
        <w:textAlignment w:val="auto"/>
        <w:rPr>
          <w:rFonts w:eastAsia="MS Mincho"/>
          <w:lang w:val="en-US"/>
        </w:rPr>
      </w:pPr>
      <w:r w:rsidRPr="00DE0BD2">
        <w:rPr>
          <w:rFonts w:eastAsia="MS Mincho"/>
          <w:lang w:val="en-US"/>
        </w:rPr>
        <w:t>Option 1: 12 * 2</w:t>
      </w:r>
      <w:r w:rsidRPr="00DE0BD2">
        <w:rPr>
          <w:rFonts w:eastAsia="MS Mincho"/>
          <w:vertAlign w:val="superscript"/>
          <w:lang w:val="en-US"/>
        </w:rPr>
        <w:t>x</w:t>
      </w:r>
      <w:r w:rsidRPr="00DE0BD2">
        <w:rPr>
          <w:rFonts w:eastAsia="MS Mincho"/>
          <w:lang w:val="en-US"/>
        </w:rPr>
        <w:t>3</w:t>
      </w:r>
      <w:r w:rsidRPr="00DE0BD2">
        <w:rPr>
          <w:rFonts w:eastAsia="MS Mincho"/>
          <w:vertAlign w:val="superscript"/>
          <w:lang w:val="en-US"/>
        </w:rPr>
        <w:t>y</w:t>
      </w:r>
      <w:r w:rsidRPr="00DE0BD2">
        <w:rPr>
          <w:rFonts w:eastAsia="MS Mincho"/>
          <w:lang w:val="en-US"/>
        </w:rPr>
        <w:t>5</w:t>
      </w:r>
      <w:r w:rsidRPr="00DE0BD2">
        <w:rPr>
          <w:rFonts w:eastAsia="MS Mincho"/>
          <w:vertAlign w:val="superscript"/>
          <w:lang w:val="en-US"/>
        </w:rPr>
        <w:t>z</w:t>
      </w:r>
      <w:r w:rsidRPr="00DE0BD2">
        <w:rPr>
          <w:rFonts w:eastAsia="MS Mincho"/>
          <w:lang w:val="en-US"/>
        </w:rPr>
        <w:t xml:space="preserve"> subcarriers.</w:t>
      </w:r>
    </w:p>
    <w:p w14:paraId="247EF1AD" w14:textId="77777777" w:rsidR="006C0D75" w:rsidRDefault="006C0D75">
      <w:pPr>
        <w:pStyle w:val="ListParagraph"/>
        <w:numPr>
          <w:ilvl w:val="0"/>
          <w:numId w:val="141"/>
        </w:numPr>
        <w:overflowPunct/>
        <w:autoSpaceDE/>
        <w:autoSpaceDN/>
        <w:adjustRightInd/>
        <w:spacing w:after="0"/>
        <w:contextualSpacing w:val="0"/>
        <w:textAlignment w:val="auto"/>
        <w:rPr>
          <w:rFonts w:eastAsia="MS Mincho"/>
          <w:lang w:val="en-US"/>
        </w:rPr>
      </w:pPr>
      <w:r w:rsidRPr="00DE0BD2">
        <w:rPr>
          <w:rFonts w:eastAsia="MS Mincho" w:hint="eastAsia"/>
          <w:lang w:val="en-US"/>
        </w:rPr>
        <w:t>Option 2: X * 2</w:t>
      </w:r>
      <w:r w:rsidRPr="00DE0BD2">
        <w:rPr>
          <w:rFonts w:eastAsia="MS Mincho" w:hint="eastAsia"/>
          <w:vertAlign w:val="superscript"/>
          <w:lang w:val="en-US"/>
        </w:rPr>
        <w:t>x</w:t>
      </w:r>
      <w:r w:rsidRPr="00DE0BD2">
        <w:rPr>
          <w:rFonts w:eastAsia="MS Mincho" w:hint="eastAsia"/>
          <w:lang w:val="en-US"/>
        </w:rPr>
        <w:t>3</w:t>
      </w:r>
      <w:r w:rsidRPr="00DE0BD2">
        <w:rPr>
          <w:rFonts w:eastAsia="MS Mincho" w:hint="eastAsia"/>
          <w:vertAlign w:val="superscript"/>
          <w:lang w:val="en-US"/>
        </w:rPr>
        <w:t>y</w:t>
      </w:r>
      <w:r w:rsidRPr="00DE0BD2">
        <w:rPr>
          <w:rFonts w:eastAsia="MS Mincho" w:hint="eastAsia"/>
          <w:lang w:val="en-US"/>
        </w:rPr>
        <w:t>5</w:t>
      </w:r>
      <w:r w:rsidRPr="00DE0BD2">
        <w:rPr>
          <w:rFonts w:eastAsia="MS Mincho" w:hint="eastAsia"/>
          <w:vertAlign w:val="superscript"/>
          <w:lang w:val="en-US"/>
        </w:rPr>
        <w:t>z</w:t>
      </w:r>
      <w:r w:rsidRPr="00DE0BD2">
        <w:rPr>
          <w:rFonts w:eastAsia="MS Mincho" w:hint="eastAsia"/>
          <w:lang w:val="en-US"/>
        </w:rPr>
        <w:t xml:space="preserve"> subcarriers, where X = 4.</w:t>
      </w:r>
    </w:p>
    <w:p w14:paraId="350A4082" w14:textId="77777777" w:rsidR="006C0D75" w:rsidRPr="00DE0BD2" w:rsidRDefault="006C0D75">
      <w:pPr>
        <w:pStyle w:val="ListParagraph"/>
        <w:numPr>
          <w:ilvl w:val="1"/>
          <w:numId w:val="141"/>
        </w:numPr>
        <w:overflowPunct/>
        <w:autoSpaceDE/>
        <w:autoSpaceDN/>
        <w:adjustRightInd/>
        <w:spacing w:after="0"/>
        <w:contextualSpacing w:val="0"/>
        <w:textAlignment w:val="auto"/>
        <w:rPr>
          <w:rFonts w:eastAsia="MS Mincho"/>
          <w:lang w:val="en-US"/>
        </w:rPr>
      </w:pPr>
      <w:r>
        <w:rPr>
          <w:rFonts w:eastAsia="MS Mincho" w:hint="eastAsia"/>
          <w:lang w:val="en-US"/>
        </w:rPr>
        <w:t>FFS: upper bound on applicable number of RBs for option 2</w:t>
      </w:r>
    </w:p>
    <w:p w14:paraId="655979B7" w14:textId="77777777" w:rsidR="006C0D75" w:rsidRDefault="006C0D75" w:rsidP="006C0D75">
      <w:pPr>
        <w:rPr>
          <w:rFonts w:ascii="Times New Roman" w:eastAsia="MS Mincho" w:hAnsi="Times New Roman"/>
          <w:lang w:eastAsia="ja-JP"/>
        </w:rPr>
      </w:pPr>
    </w:p>
    <w:p w14:paraId="349F4E0D" w14:textId="77777777" w:rsidR="006C0D75" w:rsidRPr="00896D98" w:rsidRDefault="006C0D75" w:rsidP="006C0D75">
      <w:pPr>
        <w:rPr>
          <w:rFonts w:ascii="Times New Roman" w:eastAsia="MS Mincho" w:hAnsi="Times New Roman"/>
          <w:lang w:eastAsia="ja-JP"/>
        </w:rPr>
      </w:pPr>
    </w:p>
    <w:p w14:paraId="5E822A21" w14:textId="3F368EE1" w:rsidR="006C0D75" w:rsidRPr="003F20E6" w:rsidRDefault="00C62C50" w:rsidP="006C0D75">
      <w:pPr>
        <w:rPr>
          <w:rFonts w:ascii="Times New Roman" w:eastAsia="MS Mincho" w:hAnsi="Times New Roman"/>
          <w:b/>
          <w:bCs/>
          <w:lang w:eastAsia="ja-JP"/>
        </w:rPr>
      </w:pPr>
      <w:hyperlink r:id="rId599" w:history="1">
        <w:r w:rsidRPr="003F20E6">
          <w:rPr>
            <w:rStyle w:val="Hyperlink"/>
            <w:rFonts w:ascii="Times New Roman" w:eastAsia="MS Mincho" w:hAnsi="Times New Roman"/>
            <w:b/>
            <w:bCs/>
            <w:lang w:eastAsia="ja-JP"/>
          </w:rPr>
          <w:t>R1-2606805</w:t>
        </w:r>
      </w:hyperlink>
      <w:r w:rsidR="006C0D75" w:rsidRPr="003F20E6">
        <w:rPr>
          <w:rFonts w:ascii="Times New Roman" w:eastAsia="MS Mincho" w:hAnsi="Times New Roman"/>
          <w:b/>
          <w:bCs/>
          <w:lang w:eastAsia="ja-JP"/>
        </w:rPr>
        <w:tab/>
        <w:t>Feature Lead summary #4 on 6G waveform</w:t>
      </w:r>
      <w:r w:rsidR="006C0D75" w:rsidRPr="003F20E6">
        <w:rPr>
          <w:rFonts w:ascii="Times New Roman" w:eastAsia="MS Mincho" w:hAnsi="Times New Roman"/>
          <w:b/>
          <w:bCs/>
          <w:lang w:eastAsia="ja-JP"/>
        </w:rPr>
        <w:tab/>
        <w:t>Moderator (Nokia)</w:t>
      </w:r>
    </w:p>
    <w:p w14:paraId="429712EC" w14:textId="70223CA2" w:rsidR="006C0D75" w:rsidRPr="003F20E6" w:rsidRDefault="00C62C50" w:rsidP="006C0D75">
      <w:pPr>
        <w:rPr>
          <w:rFonts w:ascii="Times New Roman" w:eastAsia="MS Mincho" w:hAnsi="Times New Roman"/>
          <w:b/>
          <w:bCs/>
          <w:lang w:eastAsia="ja-JP"/>
        </w:rPr>
      </w:pPr>
      <w:hyperlink r:id="rId600" w:history="1">
        <w:r w:rsidRPr="003F20E6">
          <w:rPr>
            <w:rStyle w:val="Hyperlink"/>
            <w:rFonts w:ascii="Times New Roman" w:eastAsia="MS Mincho" w:hAnsi="Times New Roman"/>
            <w:b/>
            <w:bCs/>
            <w:lang w:eastAsia="ja-JP"/>
          </w:rPr>
          <w:t>R1-2606806</w:t>
        </w:r>
      </w:hyperlink>
      <w:r w:rsidR="006C0D75" w:rsidRPr="003F20E6">
        <w:rPr>
          <w:rFonts w:ascii="Times New Roman" w:eastAsia="MS Mincho" w:hAnsi="Times New Roman"/>
          <w:b/>
          <w:bCs/>
          <w:lang w:eastAsia="ja-JP"/>
        </w:rPr>
        <w:tab/>
        <w:t>Feature Lead summary #5 on 6G waveform</w:t>
      </w:r>
      <w:r w:rsidR="006C0D75" w:rsidRPr="003F20E6">
        <w:rPr>
          <w:rFonts w:ascii="Times New Roman" w:eastAsia="MS Mincho" w:hAnsi="Times New Roman"/>
          <w:b/>
          <w:bCs/>
          <w:lang w:eastAsia="ja-JP"/>
        </w:rPr>
        <w:tab/>
        <w:t>Moderator (Nokia)</w:t>
      </w:r>
    </w:p>
    <w:p w14:paraId="3D9BC969" w14:textId="77777777" w:rsidR="003F20E6" w:rsidRDefault="003F20E6" w:rsidP="006C0D75">
      <w:pPr>
        <w:rPr>
          <w:rFonts w:ascii="Times New Roman" w:eastAsia="MS Mincho" w:hAnsi="Times New Roman"/>
          <w:lang w:eastAsia="ja-JP"/>
        </w:rPr>
      </w:pPr>
    </w:p>
    <w:p w14:paraId="0B5FF639" w14:textId="77777777" w:rsidR="003F20E6" w:rsidRPr="003F20E6" w:rsidRDefault="003F20E6" w:rsidP="003F20E6">
      <w:pPr>
        <w:rPr>
          <w:rFonts w:eastAsia="MS Mincho"/>
          <w:highlight w:val="cyan"/>
          <w:lang w:val="de-DE" w:eastAsia="ja-JP"/>
        </w:rPr>
      </w:pPr>
      <w:r w:rsidRPr="003F20E6">
        <w:rPr>
          <w:rFonts w:eastAsia="MS Mincho" w:hint="eastAsia"/>
          <w:highlight w:val="cyan"/>
          <w:lang w:val="de-DE" w:eastAsia="ja-JP"/>
        </w:rPr>
        <w:t xml:space="preserve">[Post-126-6GR-waveform] </w:t>
      </w:r>
      <w:r w:rsidRPr="003F20E6">
        <w:rPr>
          <w:rFonts w:eastAsia="MS Mincho"/>
          <w:highlight w:val="cyan"/>
          <w:lang w:val="de-DE" w:eastAsia="ja-JP"/>
        </w:rPr>
        <w:t>–</w:t>
      </w:r>
      <w:r w:rsidRPr="003F20E6">
        <w:rPr>
          <w:rFonts w:eastAsia="MS Mincho" w:hint="eastAsia"/>
          <w:highlight w:val="cyan"/>
          <w:lang w:val="de-DE" w:eastAsia="ja-JP"/>
        </w:rPr>
        <w:t xml:space="preserve"> Karri (Nokia)</w:t>
      </w:r>
    </w:p>
    <w:p w14:paraId="7B75A77E" w14:textId="77777777" w:rsidR="003F20E6" w:rsidRPr="003F20E6" w:rsidRDefault="003F20E6" w:rsidP="003F20E6">
      <w:pPr>
        <w:rPr>
          <w:rFonts w:eastAsia="MS Mincho"/>
          <w:highlight w:val="cyan"/>
          <w:lang w:eastAsia="ja-JP"/>
        </w:rPr>
      </w:pPr>
      <w:r w:rsidRPr="003F20E6">
        <w:rPr>
          <w:rFonts w:eastAsia="MS Mincho" w:hint="eastAsia"/>
          <w:highlight w:val="cyan"/>
          <w:lang w:eastAsia="ja-JP"/>
        </w:rPr>
        <w:t>Email discussion to collect additional evaluation results from 28</w:t>
      </w:r>
      <w:r w:rsidRPr="003F20E6">
        <w:rPr>
          <w:rFonts w:eastAsia="MS Mincho" w:hint="eastAsia"/>
          <w:highlight w:val="cyan"/>
          <w:vertAlign w:val="superscript"/>
          <w:lang w:eastAsia="ja-JP"/>
        </w:rPr>
        <w:t>th</w:t>
      </w:r>
      <w:r w:rsidRPr="003F20E6">
        <w:rPr>
          <w:rFonts w:eastAsia="MS Mincho" w:hint="eastAsia"/>
          <w:highlight w:val="cyan"/>
          <w:lang w:eastAsia="ja-JP"/>
        </w:rPr>
        <w:t xml:space="preserve"> to 30</w:t>
      </w:r>
      <w:r w:rsidRPr="003F20E6">
        <w:rPr>
          <w:rFonts w:eastAsia="MS Mincho" w:hint="eastAsia"/>
          <w:highlight w:val="cyan"/>
          <w:vertAlign w:val="superscript"/>
          <w:lang w:eastAsia="ja-JP"/>
        </w:rPr>
        <w:t>th</w:t>
      </w:r>
      <w:r w:rsidRPr="003F20E6">
        <w:rPr>
          <w:rFonts w:eastAsia="MS Mincho" w:hint="eastAsia"/>
          <w:highlight w:val="cyan"/>
          <w:lang w:eastAsia="ja-JP"/>
        </w:rPr>
        <w:t xml:space="preserve"> Sept.</w:t>
      </w:r>
    </w:p>
    <w:p w14:paraId="6BA79537" w14:textId="77777777" w:rsidR="003F20E6" w:rsidRPr="004B5031" w:rsidRDefault="003F20E6" w:rsidP="003F20E6">
      <w:pPr>
        <w:rPr>
          <w:rFonts w:eastAsia="MS Mincho"/>
          <w:lang w:eastAsia="ja-JP"/>
        </w:rPr>
      </w:pPr>
      <w:r w:rsidRPr="003F20E6">
        <w:rPr>
          <w:rFonts w:eastAsia="MS Mincho" w:hint="eastAsia"/>
          <w:highlight w:val="cyan"/>
          <w:lang w:eastAsia="ja-JP"/>
        </w:rPr>
        <w:t>Note: additional evaluation results captured into the template should also be submitted in contribution for Oct. meeting.</w:t>
      </w:r>
    </w:p>
    <w:p w14:paraId="17145658" w14:textId="77777777" w:rsidR="003F20E6" w:rsidRPr="006C0D75" w:rsidRDefault="003F20E6" w:rsidP="003F20E6">
      <w:pPr>
        <w:rPr>
          <w:lang w:val="en-US" w:eastAsia="zh-CN"/>
        </w:rPr>
      </w:pPr>
    </w:p>
    <w:p w14:paraId="59E3988B" w14:textId="77777777" w:rsidR="003F20E6" w:rsidRDefault="003F20E6" w:rsidP="006C0D75">
      <w:pPr>
        <w:rPr>
          <w:rFonts w:ascii="Times New Roman" w:eastAsia="MS Mincho" w:hAnsi="Times New Roman"/>
          <w:lang w:eastAsia="ja-JP"/>
        </w:rPr>
      </w:pPr>
    </w:p>
    <w:p w14:paraId="38BDC6E5" w14:textId="77777777" w:rsidR="006C0D75" w:rsidRPr="00EF6A53" w:rsidRDefault="006C0D75" w:rsidP="006C0D75">
      <w:pPr>
        <w:rPr>
          <w:rFonts w:eastAsia="MS Mincho"/>
          <w:lang w:eastAsia="ja-JP"/>
        </w:rPr>
      </w:pPr>
    </w:p>
    <w:p w14:paraId="6DB6A04F" w14:textId="77777777" w:rsidR="006C0D75" w:rsidRPr="006C0D75" w:rsidRDefault="006C0D75" w:rsidP="006C0D75"/>
    <w:p w14:paraId="03FA1DC5" w14:textId="654F90B1" w:rsidR="006C0D75" w:rsidRDefault="00FB5AEF" w:rsidP="00FB5AEF">
      <w:pPr>
        <w:pStyle w:val="Heading2"/>
      </w:pPr>
      <w:bookmarkStart w:id="165" w:name="_Toc239313235"/>
      <w:r>
        <w:t xml:space="preserve">Channel </w:t>
      </w:r>
      <w:r w:rsidRPr="00FB5AEF">
        <w:t>coding and modulation for 6GR interface</w:t>
      </w:r>
      <w:bookmarkEnd w:id="165"/>
    </w:p>
    <w:p w14:paraId="0D89F729" w14:textId="3568D625" w:rsidR="00FB5AEF" w:rsidRPr="00FB5AEF" w:rsidRDefault="00FB5AEF" w:rsidP="00FB5AEF">
      <w:pPr>
        <w:rPr>
          <w:rFonts w:eastAsiaTheme="minorEastAsia"/>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ncluding metrics/criteria</w:t>
      </w:r>
      <w:r w:rsidRPr="00FD0278">
        <w:rPr>
          <w:i/>
          <w:iCs/>
        </w:rPr>
        <w:t xml:space="preserve"> that can be used for evaluating technology proposals</w:t>
      </w:r>
      <w:r w:rsidRPr="00FD0278">
        <w:rPr>
          <w:rFonts w:eastAsia="DengXian" w:hint="eastAsia"/>
          <w:i/>
          <w:iCs/>
          <w:lang w:eastAsia="zh-CN"/>
        </w:rPr>
        <w:t xml:space="preserve"> and for down selecting proposals</w:t>
      </w:r>
      <w:r w:rsidRPr="00FD0278">
        <w:rPr>
          <w:i/>
          <w:iCs/>
        </w:rPr>
        <w:t xml:space="preserve"> </w:t>
      </w:r>
    </w:p>
    <w:p w14:paraId="25FB84CF" w14:textId="07560F4A" w:rsidR="006C0D75" w:rsidRDefault="00FB5AEF" w:rsidP="0013532B">
      <w:pPr>
        <w:pStyle w:val="Heading3"/>
      </w:pPr>
      <w:bookmarkStart w:id="166" w:name="_Toc239313236"/>
      <w:r>
        <w:t>Channel coding</w:t>
      </w:r>
      <w:bookmarkEnd w:id="166"/>
    </w:p>
    <w:bookmarkStart w:id="167" w:name="OLE_LINK20"/>
    <w:bookmarkStart w:id="168" w:name="OLE_LINK65"/>
    <w:p w14:paraId="55A07C7A" w14:textId="1289E163" w:rsidR="00FB5AEF" w:rsidRDefault="00C62C50" w:rsidP="00FB5AEF">
      <w:pPr>
        <w:ind w:left="1440" w:hanging="1440"/>
        <w:rPr>
          <w:rFonts w:eastAsiaTheme="minorEastAsia"/>
          <w:b/>
          <w:lang w:eastAsia="zh-CN"/>
        </w:rPr>
      </w:pPr>
      <w:r w:rsidRPr="003F20E6">
        <w:rPr>
          <w:rFonts w:eastAsiaTheme="minorEastAsia"/>
          <w:b/>
          <w:lang w:eastAsia="zh-CN"/>
        </w:rPr>
        <w:fldChar w:fldCharType="begin"/>
      </w:r>
      <w:r w:rsidRPr="003F20E6">
        <w:rPr>
          <w:rFonts w:eastAsiaTheme="minorEastAsia"/>
          <w:b/>
          <w:lang w:eastAsia="zh-CN"/>
        </w:rPr>
        <w:instrText>HYPERLINK "C:\\MyMeetings\\TSGR1_126-Maastricht\\Docs/R1-2606761.zip"</w:instrText>
      </w:r>
      <w:r w:rsidRPr="003F20E6">
        <w:rPr>
          <w:rFonts w:eastAsiaTheme="minorEastAsia"/>
          <w:b/>
          <w:lang w:eastAsia="zh-CN"/>
        </w:rPr>
      </w:r>
      <w:r w:rsidRPr="003F20E6">
        <w:rPr>
          <w:rFonts w:eastAsiaTheme="minorEastAsia"/>
          <w:b/>
          <w:lang w:eastAsia="zh-CN"/>
        </w:rPr>
        <w:fldChar w:fldCharType="separate"/>
      </w:r>
      <w:bookmarkEnd w:id="167"/>
      <w:r w:rsidRPr="003F20E6">
        <w:rPr>
          <w:rStyle w:val="Hyperlink"/>
          <w:rFonts w:eastAsiaTheme="minorEastAsia"/>
          <w:b/>
          <w:lang w:eastAsia="zh-CN"/>
        </w:rPr>
        <w:t>R1-2606761</w:t>
      </w:r>
      <w:r w:rsidRPr="003F20E6">
        <w:rPr>
          <w:rFonts w:eastAsiaTheme="minorEastAsia"/>
          <w:b/>
          <w:lang w:eastAsia="zh-CN"/>
        </w:rPr>
        <w:fldChar w:fldCharType="end"/>
      </w:r>
      <w:r w:rsidR="00FB5AEF" w:rsidRPr="003F20E6">
        <w:rPr>
          <w:rFonts w:eastAsiaTheme="minorEastAsia"/>
          <w:b/>
          <w:lang w:eastAsia="zh-CN"/>
        </w:rPr>
        <w:tab/>
        <w:t>Session Notes of AI 10.3.1</w:t>
      </w:r>
      <w:r w:rsidR="00FB5AEF" w:rsidRPr="003F20E6">
        <w:rPr>
          <w:rFonts w:eastAsiaTheme="minorEastAsia"/>
          <w:b/>
          <w:lang w:eastAsia="zh-CN"/>
        </w:rPr>
        <w:tab/>
        <w:t xml:space="preserve"> (Channel coding)</w:t>
      </w:r>
      <w:r w:rsidR="00FB5AEF" w:rsidRPr="003F20E6">
        <w:rPr>
          <w:rFonts w:eastAsiaTheme="minorEastAsia"/>
          <w:b/>
          <w:lang w:eastAsia="zh-CN"/>
        </w:rPr>
        <w:tab/>
        <w:t>Ad-Hoc Chair (Ericsson)</w:t>
      </w:r>
    </w:p>
    <w:p w14:paraId="3E4B06CC" w14:textId="77777777" w:rsidR="003F20E6" w:rsidRPr="003F20E6" w:rsidRDefault="003F20E6" w:rsidP="003F20E6">
      <w:pPr>
        <w:ind w:left="1440" w:hanging="1440"/>
        <w:rPr>
          <w:rFonts w:eastAsiaTheme="minorEastAsia"/>
          <w:b/>
          <w:lang w:eastAsia="zh-CN"/>
        </w:rPr>
      </w:pPr>
      <w:r w:rsidRPr="003F20E6">
        <w:rPr>
          <w:rFonts w:eastAsiaTheme="minorEastAsia"/>
          <w:b/>
          <w:bCs/>
          <w:lang w:eastAsia="zh-CN"/>
        </w:rPr>
        <w:t>Friday decision:</w:t>
      </w:r>
      <w:r w:rsidRPr="003F20E6">
        <w:rPr>
          <w:rFonts w:eastAsiaTheme="minorEastAsia"/>
          <w:b/>
          <w:lang w:eastAsia="zh-CN"/>
        </w:rPr>
        <w:t xml:space="preserve"> </w:t>
      </w:r>
      <w:r w:rsidRPr="003F20E6">
        <w:rPr>
          <w:rFonts w:eastAsiaTheme="minorEastAsia"/>
          <w:bCs/>
          <w:lang w:eastAsia="zh-CN"/>
        </w:rPr>
        <w:t xml:space="preserve">The session notes are </w:t>
      </w:r>
      <w:r w:rsidRPr="003F20E6">
        <w:rPr>
          <w:rFonts w:eastAsiaTheme="minorEastAsia"/>
          <w:bCs/>
          <w:highlight w:val="green"/>
          <w:lang w:eastAsia="zh-CN"/>
        </w:rPr>
        <w:t>endorsed</w:t>
      </w:r>
      <w:r w:rsidRPr="003F20E6">
        <w:rPr>
          <w:rFonts w:eastAsiaTheme="minorEastAsia"/>
          <w:bCs/>
          <w:lang w:eastAsia="zh-CN"/>
        </w:rPr>
        <w:t xml:space="preserve"> and contents reflected below.</w:t>
      </w:r>
    </w:p>
    <w:p w14:paraId="5F509E98" w14:textId="77777777" w:rsidR="003F20E6" w:rsidRPr="003F20E6" w:rsidRDefault="003F20E6" w:rsidP="003F20E6">
      <w:pPr>
        <w:ind w:left="1440" w:hanging="1440"/>
        <w:rPr>
          <w:rFonts w:eastAsiaTheme="minorEastAsia"/>
          <w:b/>
          <w:lang w:eastAsia="zh-CN"/>
        </w:rPr>
      </w:pPr>
    </w:p>
    <w:bookmarkEnd w:id="168"/>
    <w:p w14:paraId="08D44671" w14:textId="77777777" w:rsidR="00FB5AEF" w:rsidRPr="003F20E6" w:rsidRDefault="00FB5AEF" w:rsidP="003F20E6">
      <w:pPr>
        <w:rPr>
          <w:rFonts w:eastAsiaTheme="minorEastAsia"/>
          <w:lang w:eastAsia="zh-CN"/>
        </w:rPr>
      </w:pPr>
    </w:p>
    <w:p w14:paraId="02D755C8" w14:textId="77777777" w:rsidR="003F20E6" w:rsidRPr="003F20E6" w:rsidRDefault="003F20E6" w:rsidP="003F20E6">
      <w:pPr>
        <w:ind w:left="1440" w:hanging="1440"/>
        <w:rPr>
          <w:rFonts w:eastAsiaTheme="minorEastAsia"/>
          <w:lang w:val="en-US" w:eastAsia="zh-CN"/>
        </w:rPr>
      </w:pPr>
      <w:r w:rsidRPr="003F20E6">
        <w:rPr>
          <w:rFonts w:eastAsiaTheme="minorEastAsia"/>
          <w:lang w:val="en-US" w:eastAsia="zh-CN"/>
        </w:rPr>
        <w:t>[12</w:t>
      </w:r>
      <w:r w:rsidRPr="003F20E6">
        <w:rPr>
          <w:rFonts w:eastAsiaTheme="minorEastAsia" w:hint="eastAsia"/>
          <w:lang w:val="en-US" w:eastAsia="zh-CN"/>
        </w:rPr>
        <w:t>6</w:t>
      </w:r>
      <w:r w:rsidRPr="003F20E6">
        <w:rPr>
          <w:rFonts w:eastAsiaTheme="minorEastAsia"/>
          <w:lang w:val="en-US" w:eastAsia="zh-CN"/>
        </w:rPr>
        <w:t xml:space="preserve">-R20-6GR-Channel coding] Email discussion on Rel-20 6GR- Channel coding and Modulation – </w:t>
      </w:r>
      <w:proofErr w:type="spellStart"/>
      <w:r w:rsidRPr="003F20E6">
        <w:rPr>
          <w:rFonts w:eastAsiaTheme="minorEastAsia"/>
          <w:lang w:val="en-US" w:eastAsia="zh-CN"/>
        </w:rPr>
        <w:t>Mengzhu</w:t>
      </w:r>
      <w:proofErr w:type="spellEnd"/>
      <w:r w:rsidRPr="003F20E6">
        <w:rPr>
          <w:rFonts w:eastAsiaTheme="minorEastAsia"/>
          <w:lang w:val="en-US" w:eastAsia="zh-CN"/>
        </w:rPr>
        <w:t xml:space="preserve"> (ZTE)</w:t>
      </w:r>
    </w:p>
    <w:p w14:paraId="529F02AA" w14:textId="52D25D8A" w:rsidR="00FB5AEF" w:rsidRPr="003F20E6" w:rsidRDefault="003F20E6">
      <w:pPr>
        <w:pStyle w:val="ListParagraph"/>
        <w:numPr>
          <w:ilvl w:val="0"/>
          <w:numId w:val="281"/>
        </w:numPr>
        <w:rPr>
          <w:rFonts w:eastAsiaTheme="minorEastAsia"/>
          <w:lang w:val="en-US" w:eastAsia="zh-CN"/>
        </w:rPr>
      </w:pPr>
      <w:r w:rsidRPr="003F20E6">
        <w:rPr>
          <w:rFonts w:eastAsiaTheme="minorEastAsia"/>
          <w:lang w:eastAsia="zh-CN"/>
        </w:rPr>
        <w:t xml:space="preserve">To be used for sharing updates on online/offline schedule, details on what is to be discussed in online/offline sessions, </w:t>
      </w:r>
      <w:proofErr w:type="spellStart"/>
      <w:r w:rsidRPr="003F20E6">
        <w:rPr>
          <w:rFonts w:eastAsiaTheme="minorEastAsia"/>
          <w:lang w:eastAsia="zh-CN"/>
        </w:rPr>
        <w:t>tdoc</w:t>
      </w:r>
      <w:proofErr w:type="spellEnd"/>
      <w:r w:rsidRPr="003F20E6">
        <w:rPr>
          <w:rFonts w:eastAsiaTheme="minorEastAsia"/>
          <w:lang w:eastAsia="zh-CN"/>
        </w:rPr>
        <w:t xml:space="preserve"> number of the moderator summary for online session, etc</w:t>
      </w:r>
    </w:p>
    <w:p w14:paraId="393614A4" w14:textId="77777777" w:rsidR="00FB5AEF" w:rsidRPr="0028697E" w:rsidRDefault="00FB5AEF" w:rsidP="00FB5AEF">
      <w:pPr>
        <w:ind w:left="1440" w:hanging="1440"/>
        <w:rPr>
          <w:rFonts w:eastAsiaTheme="minorEastAsia"/>
          <w:lang w:eastAsia="zh-CN"/>
        </w:rPr>
      </w:pPr>
    </w:p>
    <w:p w14:paraId="6AC2AC18" w14:textId="6A0E937A" w:rsidR="00FB5AEF" w:rsidRDefault="00C62C50" w:rsidP="00FB5AEF">
      <w:hyperlink r:id="rId601" w:history="1">
        <w:r>
          <w:rPr>
            <w:rStyle w:val="Hyperlink"/>
            <w:rFonts w:ascii="Times New Roman" w:eastAsia="Times New Roman" w:hAnsi="Times New Roman"/>
          </w:rPr>
          <w:t>R1-2605251</w:t>
        </w:r>
      </w:hyperlink>
      <w:r w:rsidR="00FB5AEF">
        <w:rPr>
          <w:rFonts w:ascii="Times New Roman" w:eastAsia="Times New Roman" w:hAnsi="Times New Roman"/>
        </w:rPr>
        <w:tab/>
        <w:t>Discussion on channel coding for 6GR</w:t>
      </w:r>
      <w:r w:rsidR="00FB5AEF">
        <w:rPr>
          <w:rFonts w:ascii="Times New Roman" w:eastAsia="Times New Roman" w:hAnsi="Times New Roman"/>
        </w:rPr>
        <w:tab/>
      </w:r>
      <w:proofErr w:type="spellStart"/>
      <w:r w:rsidR="00FB5AEF">
        <w:rPr>
          <w:rFonts w:ascii="Times New Roman" w:eastAsia="Times New Roman" w:hAnsi="Times New Roman"/>
        </w:rPr>
        <w:t>Spreadtrum</w:t>
      </w:r>
      <w:proofErr w:type="spellEnd"/>
      <w:r w:rsidR="00FB5AEF">
        <w:rPr>
          <w:rFonts w:ascii="Times New Roman" w:eastAsia="Times New Roman" w:hAnsi="Times New Roman"/>
        </w:rPr>
        <w:t>, UNISOC</w:t>
      </w:r>
    </w:p>
    <w:p w14:paraId="495110BA" w14:textId="6DDFEB8A" w:rsidR="00FB5AEF" w:rsidRDefault="00C62C50" w:rsidP="00FB5AEF">
      <w:hyperlink r:id="rId602" w:history="1">
        <w:r>
          <w:rPr>
            <w:rStyle w:val="Hyperlink"/>
            <w:rFonts w:ascii="Times New Roman" w:eastAsia="Times New Roman" w:hAnsi="Times New Roman"/>
          </w:rPr>
          <w:t>R1-2605288</w:t>
        </w:r>
      </w:hyperlink>
      <w:r w:rsidR="00FB5AEF">
        <w:rPr>
          <w:rFonts w:ascii="Times New Roman" w:eastAsia="Times New Roman" w:hAnsi="Times New Roman"/>
        </w:rPr>
        <w:tab/>
        <w:t>Channel coding for 6GR air interface</w:t>
      </w:r>
      <w:r w:rsidR="00FB5AEF">
        <w:rPr>
          <w:rFonts w:ascii="Times New Roman" w:eastAsia="Times New Roman" w:hAnsi="Times New Roman"/>
        </w:rPr>
        <w:tab/>
        <w:t xml:space="preserve">Huawei, </w:t>
      </w:r>
      <w:proofErr w:type="spellStart"/>
      <w:r w:rsidR="00FB5AEF">
        <w:rPr>
          <w:rFonts w:ascii="Times New Roman" w:eastAsia="Times New Roman" w:hAnsi="Times New Roman"/>
        </w:rPr>
        <w:t>HiSilicon</w:t>
      </w:r>
      <w:proofErr w:type="spellEnd"/>
    </w:p>
    <w:p w14:paraId="45FB7AA6" w14:textId="0A9D63A3" w:rsidR="00FB5AEF" w:rsidRDefault="00C62C50" w:rsidP="00FB5AEF">
      <w:hyperlink r:id="rId603" w:history="1">
        <w:r>
          <w:rPr>
            <w:rStyle w:val="Hyperlink"/>
            <w:rFonts w:ascii="Times New Roman" w:eastAsia="Times New Roman" w:hAnsi="Times New Roman"/>
          </w:rPr>
          <w:t>R1-2605379</w:t>
        </w:r>
      </w:hyperlink>
      <w:r w:rsidR="00FB5AEF">
        <w:rPr>
          <w:rFonts w:ascii="Times New Roman" w:eastAsia="Times New Roman" w:hAnsi="Times New Roman"/>
        </w:rPr>
        <w:tab/>
        <w:t>On remaining aspects of channel coding in 6GR</w:t>
      </w:r>
      <w:r w:rsidR="00FB5AEF">
        <w:rPr>
          <w:rFonts w:ascii="Times New Roman" w:eastAsia="Times New Roman" w:hAnsi="Times New Roman"/>
        </w:rPr>
        <w:tab/>
        <w:t>Nokia</w:t>
      </w:r>
    </w:p>
    <w:p w14:paraId="5B9D0C4B" w14:textId="7998EDEE" w:rsidR="00FB5AEF" w:rsidRDefault="00C62C50" w:rsidP="00FB5AEF">
      <w:hyperlink r:id="rId604" w:history="1">
        <w:r>
          <w:rPr>
            <w:rStyle w:val="Hyperlink"/>
            <w:rFonts w:ascii="Times New Roman" w:eastAsia="Times New Roman" w:hAnsi="Times New Roman"/>
          </w:rPr>
          <w:t>R1-2605455</w:t>
        </w:r>
      </w:hyperlink>
      <w:r w:rsidR="00FB5AEF">
        <w:rPr>
          <w:rFonts w:ascii="Times New Roman" w:eastAsia="Times New Roman" w:hAnsi="Times New Roman"/>
        </w:rPr>
        <w:tab/>
        <w:t>Discussion on Channel Coding for 6GR air interface</w:t>
      </w:r>
      <w:r w:rsidR="00FB5AEF">
        <w:rPr>
          <w:rFonts w:ascii="Times New Roman" w:eastAsia="Times New Roman" w:hAnsi="Times New Roman"/>
        </w:rPr>
        <w:tab/>
        <w:t>vivo</w:t>
      </w:r>
    </w:p>
    <w:p w14:paraId="32ED78DB" w14:textId="04D5422F" w:rsidR="00FB5AEF" w:rsidRDefault="00C62C50" w:rsidP="00FB5AEF">
      <w:hyperlink r:id="rId605" w:history="1">
        <w:r>
          <w:rPr>
            <w:rStyle w:val="Hyperlink"/>
            <w:rFonts w:ascii="Times New Roman" w:eastAsia="Times New Roman" w:hAnsi="Times New Roman"/>
          </w:rPr>
          <w:t>R1-2605560</w:t>
        </w:r>
      </w:hyperlink>
      <w:r w:rsidR="00FB5AEF">
        <w:rPr>
          <w:rFonts w:ascii="Times New Roman" w:eastAsia="Times New Roman" w:hAnsi="Times New Roman"/>
        </w:rPr>
        <w:tab/>
        <w:t>Further discussion on 6GR Channel Coding</w:t>
      </w:r>
      <w:r w:rsidR="00FB5AEF">
        <w:rPr>
          <w:rFonts w:ascii="Times New Roman" w:eastAsia="Times New Roman" w:hAnsi="Times New Roman"/>
        </w:rPr>
        <w:tab/>
        <w:t>Xiaomi</w:t>
      </w:r>
    </w:p>
    <w:p w14:paraId="5B423AB4" w14:textId="3C4341EA" w:rsidR="00FB5AEF" w:rsidRDefault="00C62C50" w:rsidP="00FB5AEF">
      <w:hyperlink r:id="rId606" w:history="1">
        <w:r>
          <w:rPr>
            <w:rStyle w:val="Hyperlink"/>
            <w:rFonts w:ascii="Times New Roman" w:eastAsia="Times New Roman" w:hAnsi="Times New Roman"/>
          </w:rPr>
          <w:t>R1-2605610</w:t>
        </w:r>
      </w:hyperlink>
      <w:r w:rsidR="00FB5AEF">
        <w:rPr>
          <w:rFonts w:ascii="Times New Roman" w:eastAsia="Times New Roman" w:hAnsi="Times New Roman"/>
        </w:rPr>
        <w:tab/>
        <w:t>Considerations on 6GR Channel Coding</w:t>
      </w:r>
      <w:r w:rsidR="00FB5AEF">
        <w:rPr>
          <w:rFonts w:ascii="Times New Roman" w:eastAsia="Times New Roman" w:hAnsi="Times New Roman"/>
        </w:rPr>
        <w:tab/>
        <w:t>Thales</w:t>
      </w:r>
    </w:p>
    <w:p w14:paraId="16D300BB" w14:textId="6F59FB66" w:rsidR="00FB5AEF" w:rsidRDefault="00C62C50" w:rsidP="00FB5AEF">
      <w:hyperlink r:id="rId607" w:history="1">
        <w:r>
          <w:rPr>
            <w:rStyle w:val="Hyperlink"/>
            <w:rFonts w:ascii="Times New Roman" w:eastAsia="Times New Roman" w:hAnsi="Times New Roman"/>
          </w:rPr>
          <w:t>R1-2605628</w:t>
        </w:r>
      </w:hyperlink>
      <w:r w:rsidR="00FB5AEF">
        <w:rPr>
          <w:rFonts w:ascii="Times New Roman" w:eastAsia="Times New Roman" w:hAnsi="Times New Roman"/>
        </w:rPr>
        <w:tab/>
        <w:t>Discussion on channel coding for 6GR interface</w:t>
      </w:r>
      <w:r w:rsidR="00FB5AEF">
        <w:rPr>
          <w:rFonts w:ascii="Times New Roman" w:eastAsia="Times New Roman" w:hAnsi="Times New Roman"/>
        </w:rPr>
        <w:tab/>
        <w:t>CMCC</w:t>
      </w:r>
    </w:p>
    <w:p w14:paraId="37CFCAA5" w14:textId="349EED6E" w:rsidR="00FB5AEF" w:rsidRDefault="00C62C50" w:rsidP="00FB5AEF">
      <w:hyperlink r:id="rId608" w:history="1">
        <w:r>
          <w:rPr>
            <w:rStyle w:val="Hyperlink"/>
            <w:rFonts w:ascii="Times New Roman" w:eastAsia="Times New Roman" w:hAnsi="Times New Roman"/>
          </w:rPr>
          <w:t>R1-2605655</w:t>
        </w:r>
      </w:hyperlink>
      <w:r w:rsidR="00FB5AEF">
        <w:rPr>
          <w:rFonts w:ascii="Times New Roman" w:eastAsia="Times New Roman" w:hAnsi="Times New Roman"/>
        </w:rPr>
        <w:tab/>
        <w:t>Discussion on Channel Coding for 6GR air interface</w:t>
      </w:r>
      <w:r w:rsidR="00FB5AEF">
        <w:rPr>
          <w:rFonts w:ascii="Times New Roman" w:eastAsia="Times New Roman" w:hAnsi="Times New Roman"/>
        </w:rPr>
        <w:tab/>
        <w:t>Tejas Network Limited</w:t>
      </w:r>
    </w:p>
    <w:p w14:paraId="399DE512" w14:textId="3262C9B0" w:rsidR="00FB5AEF" w:rsidRDefault="00C62C50" w:rsidP="00FB5AEF">
      <w:hyperlink r:id="rId609" w:history="1">
        <w:r>
          <w:rPr>
            <w:rStyle w:val="Hyperlink"/>
            <w:rFonts w:ascii="Times New Roman" w:eastAsia="Times New Roman" w:hAnsi="Times New Roman"/>
          </w:rPr>
          <w:t>R1-2605659</w:t>
        </w:r>
      </w:hyperlink>
      <w:r w:rsidR="00FB5AEF">
        <w:rPr>
          <w:rFonts w:ascii="Times New Roman" w:eastAsia="Times New Roman" w:hAnsi="Times New Roman"/>
        </w:rPr>
        <w:tab/>
        <w:t>Discussion on Channel Coding Aspects for 6G</w:t>
      </w:r>
      <w:r w:rsidR="00FB5AEF">
        <w:rPr>
          <w:rFonts w:ascii="Times New Roman" w:eastAsia="Times New Roman" w:hAnsi="Times New Roman"/>
        </w:rPr>
        <w:tab/>
        <w:t>NEC</w:t>
      </w:r>
    </w:p>
    <w:p w14:paraId="7969C82A" w14:textId="276D8E92" w:rsidR="00FB5AEF" w:rsidRDefault="00C62C50" w:rsidP="00FB5AEF">
      <w:hyperlink r:id="rId610" w:history="1">
        <w:r>
          <w:rPr>
            <w:rStyle w:val="Hyperlink"/>
            <w:rFonts w:ascii="Times New Roman" w:eastAsia="Times New Roman" w:hAnsi="Times New Roman"/>
          </w:rPr>
          <w:t>R1-2605714</w:t>
        </w:r>
      </w:hyperlink>
      <w:r w:rsidR="00FB5AEF">
        <w:rPr>
          <w:rFonts w:ascii="Times New Roman" w:eastAsia="Times New Roman" w:hAnsi="Times New Roman"/>
        </w:rPr>
        <w:tab/>
        <w:t>Channel coding for 6G network</w:t>
      </w:r>
      <w:r w:rsidR="00FB5AEF">
        <w:rPr>
          <w:rFonts w:ascii="Times New Roman" w:eastAsia="Times New Roman" w:hAnsi="Times New Roman"/>
        </w:rPr>
        <w:tab/>
        <w:t>CATT</w:t>
      </w:r>
    </w:p>
    <w:p w14:paraId="6A30F149" w14:textId="206BDA8C" w:rsidR="00FB5AEF" w:rsidRDefault="00C62C50" w:rsidP="00FB5AEF">
      <w:hyperlink r:id="rId611" w:history="1">
        <w:r>
          <w:rPr>
            <w:rStyle w:val="Hyperlink"/>
            <w:rFonts w:ascii="Times New Roman" w:eastAsia="Times New Roman" w:hAnsi="Times New Roman"/>
          </w:rPr>
          <w:t>R1-2605783</w:t>
        </w:r>
      </w:hyperlink>
      <w:r w:rsidR="00FB5AEF">
        <w:rPr>
          <w:rFonts w:ascii="Times New Roman" w:eastAsia="Times New Roman" w:hAnsi="Times New Roman"/>
        </w:rPr>
        <w:tab/>
        <w:t>Discussion on channel coding for 6GR</w:t>
      </w:r>
      <w:r w:rsidR="00FB5AEF">
        <w:rPr>
          <w:rFonts w:ascii="Times New Roman" w:eastAsia="Times New Roman" w:hAnsi="Times New Roman"/>
        </w:rPr>
        <w:tab/>
        <w:t xml:space="preserve">ZTE Corporation, </w:t>
      </w:r>
      <w:proofErr w:type="spellStart"/>
      <w:r w:rsidR="00FB5AEF">
        <w:rPr>
          <w:rFonts w:ascii="Times New Roman" w:eastAsia="Times New Roman" w:hAnsi="Times New Roman"/>
        </w:rPr>
        <w:t>Sanechips</w:t>
      </w:r>
      <w:proofErr w:type="spellEnd"/>
    </w:p>
    <w:p w14:paraId="72A56B70" w14:textId="7E9348EE" w:rsidR="00FB5AEF" w:rsidRDefault="00C62C50" w:rsidP="00FB5AEF">
      <w:hyperlink r:id="rId612" w:history="1">
        <w:r>
          <w:rPr>
            <w:rStyle w:val="Hyperlink"/>
            <w:rFonts w:ascii="Times New Roman" w:eastAsia="Times New Roman" w:hAnsi="Times New Roman"/>
          </w:rPr>
          <w:t>R1-2605821</w:t>
        </w:r>
      </w:hyperlink>
      <w:r w:rsidR="00FB5AEF">
        <w:rPr>
          <w:rFonts w:ascii="Times New Roman" w:eastAsia="Times New Roman" w:hAnsi="Times New Roman"/>
        </w:rPr>
        <w:tab/>
        <w:t>Discussion on channel coding for 6GR</w:t>
      </w:r>
      <w:r w:rsidR="00FB5AEF">
        <w:rPr>
          <w:rFonts w:ascii="Times New Roman" w:eastAsia="Times New Roman" w:hAnsi="Times New Roman"/>
        </w:rPr>
        <w:tab/>
        <w:t>Samsung</w:t>
      </w:r>
    </w:p>
    <w:p w14:paraId="4F17936F" w14:textId="16DC49F3" w:rsidR="00FB5AEF" w:rsidRDefault="00C62C50" w:rsidP="00FB5AEF">
      <w:hyperlink r:id="rId613" w:history="1">
        <w:r>
          <w:rPr>
            <w:rStyle w:val="Hyperlink"/>
            <w:rFonts w:ascii="Times New Roman" w:eastAsia="Times New Roman" w:hAnsi="Times New Roman"/>
          </w:rPr>
          <w:t>R1-2605857</w:t>
        </w:r>
      </w:hyperlink>
      <w:r w:rsidR="00FB5AEF">
        <w:rPr>
          <w:rFonts w:ascii="Times New Roman" w:eastAsia="Times New Roman" w:hAnsi="Times New Roman"/>
        </w:rPr>
        <w:tab/>
        <w:t>On 6GR channel coding</w:t>
      </w:r>
      <w:r w:rsidR="00FB5AEF">
        <w:rPr>
          <w:rFonts w:ascii="Times New Roman" w:eastAsia="Times New Roman" w:hAnsi="Times New Roman"/>
        </w:rPr>
        <w:tab/>
        <w:t>KT Corp.</w:t>
      </w:r>
    </w:p>
    <w:p w14:paraId="567FEAF4" w14:textId="459A6B92" w:rsidR="00FB5AEF" w:rsidRDefault="00C62C50" w:rsidP="00FB5AEF">
      <w:hyperlink r:id="rId614" w:history="1">
        <w:r>
          <w:rPr>
            <w:rStyle w:val="Hyperlink"/>
            <w:rFonts w:ascii="Times New Roman" w:eastAsia="Times New Roman" w:hAnsi="Times New Roman"/>
          </w:rPr>
          <w:t>R1-2605909</w:t>
        </w:r>
      </w:hyperlink>
      <w:r w:rsidR="00FB5AEF">
        <w:rPr>
          <w:rFonts w:ascii="Times New Roman" w:eastAsia="Times New Roman" w:hAnsi="Times New Roman"/>
        </w:rPr>
        <w:tab/>
        <w:t>Discussion on 6G channel coding</w:t>
      </w:r>
      <w:r w:rsidR="00FB5AEF">
        <w:rPr>
          <w:rFonts w:ascii="Times New Roman" w:eastAsia="Times New Roman" w:hAnsi="Times New Roman"/>
        </w:rPr>
        <w:tab/>
        <w:t>OPPO</w:t>
      </w:r>
    </w:p>
    <w:p w14:paraId="0465867C" w14:textId="6279633E" w:rsidR="00FB5AEF" w:rsidRDefault="00C62C50" w:rsidP="00FB5AEF">
      <w:pPr>
        <w:rPr>
          <w:rFonts w:ascii="Times New Roman" w:eastAsiaTheme="minorEastAsia" w:hAnsi="Times New Roman"/>
          <w:lang w:eastAsia="zh-CN"/>
        </w:rPr>
      </w:pPr>
      <w:hyperlink r:id="rId615" w:history="1">
        <w:r>
          <w:rPr>
            <w:rStyle w:val="Hyperlink"/>
            <w:rFonts w:ascii="Times New Roman" w:eastAsia="Times New Roman" w:hAnsi="Times New Roman"/>
          </w:rPr>
          <w:t>R1-2605947</w:t>
        </w:r>
      </w:hyperlink>
      <w:r w:rsidR="00FB5AEF">
        <w:rPr>
          <w:rFonts w:ascii="Times New Roman" w:eastAsia="Times New Roman" w:hAnsi="Times New Roman"/>
        </w:rPr>
        <w:tab/>
        <w:t>6G channel coding study</w:t>
      </w:r>
      <w:r w:rsidR="00FB5AEF">
        <w:rPr>
          <w:rFonts w:ascii="Times New Roman" w:eastAsia="Times New Roman" w:hAnsi="Times New Roman"/>
        </w:rPr>
        <w:tab/>
        <w:t>LG Electronics</w:t>
      </w:r>
    </w:p>
    <w:p w14:paraId="45E4EF7B" w14:textId="4E644B5A" w:rsidR="00FB5AEF" w:rsidRDefault="00C62C50" w:rsidP="00FB5AEF">
      <w:hyperlink r:id="rId616" w:history="1">
        <w:r>
          <w:rPr>
            <w:rStyle w:val="Hyperlink"/>
            <w:rFonts w:ascii="Times New Roman" w:eastAsiaTheme="minorEastAsia" w:hAnsi="Times New Roman"/>
            <w:lang w:eastAsia="zh-CN"/>
          </w:rPr>
          <w:t>R1-2606750</w:t>
        </w:r>
      </w:hyperlink>
      <w:r w:rsidR="00FB5AEF">
        <w:rPr>
          <w:rFonts w:ascii="Times New Roman" w:eastAsia="Times New Roman" w:hAnsi="Times New Roman"/>
        </w:rPr>
        <w:tab/>
        <w:t>6G channel coding study</w:t>
      </w:r>
      <w:r w:rsidR="00FB5AEF">
        <w:rPr>
          <w:rFonts w:ascii="Times New Roman" w:eastAsia="Times New Roman" w:hAnsi="Times New Roman"/>
        </w:rPr>
        <w:tab/>
        <w:t>LG Electronics</w:t>
      </w:r>
    </w:p>
    <w:p w14:paraId="7AC41081" w14:textId="0C65AAC5" w:rsidR="00FB5AEF" w:rsidRPr="009870CE" w:rsidRDefault="00FB5AEF" w:rsidP="00FB5AEF">
      <w:pPr>
        <w:rPr>
          <w:rFonts w:eastAsiaTheme="minorEastAsia"/>
          <w:lang w:eastAsia="zh-CN"/>
        </w:rPr>
      </w:pPr>
      <w:r>
        <w:rPr>
          <w:rFonts w:eastAsiaTheme="minorEastAsia"/>
          <w:lang w:eastAsia="zh-CN"/>
        </w:rPr>
        <w:tab/>
      </w:r>
      <w:r>
        <w:rPr>
          <w:rFonts w:eastAsiaTheme="minorEastAsia"/>
          <w:lang w:eastAsia="zh-CN"/>
        </w:rPr>
        <w:tab/>
      </w:r>
      <w:r>
        <w:rPr>
          <w:rFonts w:eastAsiaTheme="minorEastAsia" w:hint="eastAsia"/>
          <w:lang w:eastAsia="zh-CN"/>
        </w:rPr>
        <w:t xml:space="preserve">(Revision of </w:t>
      </w:r>
      <w:hyperlink r:id="rId617" w:history="1">
        <w:r w:rsidR="00C62C50">
          <w:rPr>
            <w:rStyle w:val="Hyperlink"/>
            <w:rFonts w:eastAsiaTheme="minorEastAsia"/>
            <w:lang w:eastAsia="zh-CN"/>
          </w:rPr>
          <w:t>R1-2605947</w:t>
        </w:r>
      </w:hyperlink>
      <w:r>
        <w:rPr>
          <w:rFonts w:eastAsiaTheme="minorEastAsia" w:hint="eastAsia"/>
          <w:lang w:eastAsia="zh-CN"/>
        </w:rPr>
        <w:t>)</w:t>
      </w:r>
    </w:p>
    <w:p w14:paraId="4EBA285D" w14:textId="690C297B" w:rsidR="00FB5AEF" w:rsidRDefault="00C62C50" w:rsidP="00FB5AEF">
      <w:hyperlink r:id="rId618" w:history="1">
        <w:r>
          <w:rPr>
            <w:rStyle w:val="Hyperlink"/>
            <w:rFonts w:ascii="Times New Roman" w:eastAsia="Times New Roman" w:hAnsi="Times New Roman"/>
          </w:rPr>
          <w:t>R1-2605956</w:t>
        </w:r>
      </w:hyperlink>
      <w:r w:rsidR="00FB5AEF">
        <w:rPr>
          <w:rFonts w:ascii="Times New Roman" w:eastAsia="Times New Roman" w:hAnsi="Times New Roman"/>
        </w:rPr>
        <w:tab/>
        <w:t>Channel Coding for 6G Interface</w:t>
      </w:r>
      <w:r w:rsidR="00FB5AEF">
        <w:rPr>
          <w:rFonts w:ascii="Times New Roman" w:eastAsia="Times New Roman" w:hAnsi="Times New Roman"/>
        </w:rPr>
        <w:tab/>
        <w:t>Lekha Wireless Solutions</w:t>
      </w:r>
    </w:p>
    <w:p w14:paraId="56AB493B" w14:textId="40C86369" w:rsidR="00FB5AEF" w:rsidRDefault="00C62C50" w:rsidP="00FB5AEF">
      <w:pPr>
        <w:rPr>
          <w:rFonts w:ascii="Times New Roman" w:eastAsia="Times New Roman" w:hAnsi="Times New Roman"/>
        </w:rPr>
      </w:pPr>
      <w:hyperlink r:id="rId619" w:history="1">
        <w:r>
          <w:rPr>
            <w:rStyle w:val="Hyperlink"/>
            <w:rFonts w:ascii="Times New Roman" w:eastAsia="Times New Roman" w:hAnsi="Times New Roman"/>
          </w:rPr>
          <w:t>R1-2606007</w:t>
        </w:r>
      </w:hyperlink>
      <w:r w:rsidR="00FB5AEF">
        <w:rPr>
          <w:rFonts w:ascii="Times New Roman" w:eastAsia="Times New Roman" w:hAnsi="Times New Roman"/>
        </w:rPr>
        <w:tab/>
        <w:t>Channel coding for 6GR</w:t>
      </w:r>
      <w:r w:rsidR="00FB5AEF">
        <w:rPr>
          <w:rFonts w:ascii="Times New Roman" w:eastAsia="Times New Roman" w:hAnsi="Times New Roman"/>
        </w:rPr>
        <w:tab/>
        <w:t>Ericsson</w:t>
      </w:r>
    </w:p>
    <w:p w14:paraId="6CCC5E5C" w14:textId="31D66BED" w:rsidR="00DE623D" w:rsidRDefault="00C62C50" w:rsidP="00FB5AEF">
      <w:pPr>
        <w:rPr>
          <w:rFonts w:ascii="Times New Roman" w:eastAsia="Times New Roman" w:hAnsi="Times New Roman"/>
        </w:rPr>
      </w:pPr>
      <w:hyperlink r:id="rId620" w:history="1">
        <w:r>
          <w:rPr>
            <w:rStyle w:val="Hyperlink"/>
            <w:rFonts w:ascii="Times New Roman" w:eastAsia="Times New Roman" w:hAnsi="Times New Roman"/>
          </w:rPr>
          <w:t>R1-2606793</w:t>
        </w:r>
      </w:hyperlink>
      <w:r w:rsidR="00DE623D">
        <w:rPr>
          <w:rFonts w:ascii="Times New Roman" w:eastAsia="Times New Roman" w:hAnsi="Times New Roman"/>
        </w:rPr>
        <w:tab/>
        <w:t>Channel coding for 6GR</w:t>
      </w:r>
      <w:r w:rsidR="00DE623D">
        <w:rPr>
          <w:rFonts w:ascii="Times New Roman" w:eastAsia="Times New Roman" w:hAnsi="Times New Roman"/>
        </w:rPr>
        <w:tab/>
        <w:t>Ericsson</w:t>
      </w:r>
    </w:p>
    <w:p w14:paraId="37826562" w14:textId="2819B476" w:rsidR="00DE623D" w:rsidRDefault="00DE623D" w:rsidP="00FB5AEF">
      <w:r>
        <w:rPr>
          <w:rFonts w:ascii="Times New Roman" w:eastAsia="Times New Roman" w:hAnsi="Times New Roman"/>
        </w:rPr>
        <w:tab/>
      </w:r>
      <w:r>
        <w:rPr>
          <w:rFonts w:ascii="Times New Roman" w:eastAsia="Times New Roman" w:hAnsi="Times New Roman"/>
        </w:rPr>
        <w:tab/>
        <w:t xml:space="preserve">Revision of </w:t>
      </w:r>
      <w:hyperlink r:id="rId621" w:history="1">
        <w:r w:rsidR="00C62C50">
          <w:rPr>
            <w:rStyle w:val="Hyperlink"/>
            <w:rFonts w:ascii="Times New Roman" w:eastAsia="Times New Roman" w:hAnsi="Times New Roman"/>
          </w:rPr>
          <w:t>R1-2606007</w:t>
        </w:r>
      </w:hyperlink>
      <w:r>
        <w:rPr>
          <w:rFonts w:ascii="Times New Roman" w:eastAsia="Times New Roman" w:hAnsi="Times New Roman"/>
        </w:rPr>
        <w:t>)</w:t>
      </w:r>
    </w:p>
    <w:p w14:paraId="04254749" w14:textId="5B3FA0C8" w:rsidR="00FB5AEF" w:rsidRDefault="00C62C50" w:rsidP="00FB5AEF">
      <w:hyperlink r:id="rId622" w:history="1">
        <w:r>
          <w:rPr>
            <w:rStyle w:val="Hyperlink"/>
            <w:rFonts w:ascii="Times New Roman" w:eastAsia="Times New Roman" w:hAnsi="Times New Roman"/>
          </w:rPr>
          <w:t>R1-2606019</w:t>
        </w:r>
      </w:hyperlink>
      <w:r w:rsidR="00FB5AEF">
        <w:rPr>
          <w:rFonts w:ascii="Times New Roman" w:eastAsia="Times New Roman" w:hAnsi="Times New Roman"/>
        </w:rPr>
        <w:tab/>
        <w:t>Consideration of 6GR channel coding</w:t>
      </w:r>
      <w:r w:rsidR="00FB5AEF">
        <w:rPr>
          <w:rFonts w:ascii="Times New Roman" w:eastAsia="Times New Roman" w:hAnsi="Times New Roman"/>
        </w:rPr>
        <w:tab/>
        <w:t>Apple</w:t>
      </w:r>
    </w:p>
    <w:p w14:paraId="252C6FBF" w14:textId="183D741B" w:rsidR="00FB5AEF" w:rsidRDefault="00C62C50" w:rsidP="00FB5AEF">
      <w:hyperlink r:id="rId623" w:history="1">
        <w:r>
          <w:rPr>
            <w:rStyle w:val="Hyperlink"/>
            <w:rFonts w:ascii="Times New Roman" w:eastAsia="Times New Roman" w:hAnsi="Times New Roman"/>
          </w:rPr>
          <w:t>R1-2606056</w:t>
        </w:r>
      </w:hyperlink>
      <w:r w:rsidR="00FB5AEF">
        <w:rPr>
          <w:rFonts w:ascii="Times New Roman" w:eastAsia="Times New Roman" w:hAnsi="Times New Roman"/>
        </w:rPr>
        <w:tab/>
        <w:t xml:space="preserve">LDPC extension for 6G data channel coding </w:t>
      </w:r>
      <w:r w:rsidR="00FB5AEF">
        <w:rPr>
          <w:rFonts w:ascii="Times New Roman" w:eastAsia="Times New Roman" w:hAnsi="Times New Roman"/>
        </w:rPr>
        <w:tab/>
        <w:t>Intel</w:t>
      </w:r>
    </w:p>
    <w:p w14:paraId="34C7BD04" w14:textId="2C6B8B12" w:rsidR="00FB5AEF" w:rsidRDefault="00C62C50" w:rsidP="00FB5AEF">
      <w:pPr>
        <w:rPr>
          <w:rFonts w:ascii="Times New Roman" w:eastAsia="Times New Roman" w:hAnsi="Times New Roman"/>
        </w:rPr>
      </w:pPr>
      <w:hyperlink r:id="rId624" w:history="1">
        <w:r>
          <w:rPr>
            <w:rStyle w:val="Hyperlink"/>
            <w:rFonts w:ascii="Times New Roman" w:eastAsia="Times New Roman" w:hAnsi="Times New Roman"/>
          </w:rPr>
          <w:t>R1-2606098</w:t>
        </w:r>
      </w:hyperlink>
      <w:r w:rsidR="00FB5AEF">
        <w:rPr>
          <w:rFonts w:ascii="Times New Roman" w:eastAsia="Times New Roman" w:hAnsi="Times New Roman"/>
        </w:rPr>
        <w:tab/>
        <w:t>Discussion on channel coding for 6GR</w:t>
      </w:r>
      <w:r w:rsidR="00FB5AEF">
        <w:rPr>
          <w:rFonts w:ascii="Times New Roman" w:eastAsia="Times New Roman" w:hAnsi="Times New Roman"/>
        </w:rPr>
        <w:tab/>
        <w:t>1Finity</w:t>
      </w:r>
    </w:p>
    <w:p w14:paraId="4B4A0C35" w14:textId="5E6FC21F" w:rsidR="004C51C8" w:rsidRDefault="00C62C50" w:rsidP="004C51C8">
      <w:hyperlink r:id="rId625" w:history="1">
        <w:r>
          <w:rPr>
            <w:rStyle w:val="Hyperlink"/>
            <w:rFonts w:ascii="Times New Roman" w:eastAsia="Times New Roman" w:hAnsi="Times New Roman"/>
          </w:rPr>
          <w:t>R1-2606769</w:t>
        </w:r>
      </w:hyperlink>
      <w:r w:rsidR="004C51C8">
        <w:rPr>
          <w:rFonts w:ascii="Times New Roman" w:eastAsia="Times New Roman" w:hAnsi="Times New Roman"/>
        </w:rPr>
        <w:tab/>
        <w:t>Discussion on channel coding for 6GR</w:t>
      </w:r>
      <w:r w:rsidR="004C51C8">
        <w:rPr>
          <w:rFonts w:ascii="Times New Roman" w:eastAsia="Times New Roman" w:hAnsi="Times New Roman"/>
        </w:rPr>
        <w:tab/>
        <w:t>1Finity</w:t>
      </w:r>
    </w:p>
    <w:p w14:paraId="4E91D29F" w14:textId="0438850D" w:rsidR="004C51C8" w:rsidRDefault="004C51C8" w:rsidP="00FB5AEF">
      <w:r>
        <w:tab/>
      </w:r>
      <w:r>
        <w:tab/>
        <w:t xml:space="preserve">(Revision of </w:t>
      </w:r>
      <w:hyperlink r:id="rId626" w:history="1">
        <w:r w:rsidR="00C62C50">
          <w:rPr>
            <w:rStyle w:val="Hyperlink"/>
          </w:rPr>
          <w:t>R1-2606098</w:t>
        </w:r>
      </w:hyperlink>
      <w:r>
        <w:t>)</w:t>
      </w:r>
    </w:p>
    <w:p w14:paraId="6DAB18FE" w14:textId="258CF236" w:rsidR="00FB5AEF" w:rsidRDefault="00C62C50" w:rsidP="00FB5AEF">
      <w:hyperlink r:id="rId627" w:history="1">
        <w:r>
          <w:rPr>
            <w:rStyle w:val="Hyperlink"/>
            <w:rFonts w:ascii="Times New Roman" w:eastAsia="Times New Roman" w:hAnsi="Times New Roman"/>
          </w:rPr>
          <w:t>R1-2606139</w:t>
        </w:r>
      </w:hyperlink>
      <w:r w:rsidR="00FB5AEF">
        <w:rPr>
          <w:rFonts w:ascii="Times New Roman" w:eastAsia="Times New Roman" w:hAnsi="Times New Roman"/>
        </w:rPr>
        <w:tab/>
        <w:t>Channel coding for 6GR air interface</w:t>
      </w:r>
      <w:r w:rsidR="00FB5AEF">
        <w:rPr>
          <w:rFonts w:ascii="Times New Roman" w:eastAsia="Times New Roman" w:hAnsi="Times New Roman"/>
        </w:rPr>
        <w:tab/>
        <w:t>MediaTek Inc.</w:t>
      </w:r>
    </w:p>
    <w:p w14:paraId="57EAC09B" w14:textId="405F70FF" w:rsidR="00FB5AEF" w:rsidRDefault="00C62C50" w:rsidP="00FB5AEF">
      <w:hyperlink r:id="rId628" w:history="1">
        <w:r>
          <w:rPr>
            <w:rStyle w:val="Hyperlink"/>
            <w:rFonts w:ascii="Times New Roman" w:eastAsia="Times New Roman" w:hAnsi="Times New Roman"/>
          </w:rPr>
          <w:t>R1-2606178</w:t>
        </w:r>
      </w:hyperlink>
      <w:r w:rsidR="00FB5AEF">
        <w:rPr>
          <w:rFonts w:ascii="Times New Roman" w:eastAsia="Times New Roman" w:hAnsi="Times New Roman"/>
        </w:rPr>
        <w:tab/>
        <w:t>Channel Coding for 6GR air interface</w:t>
      </w:r>
      <w:r w:rsidR="00FB5AEF">
        <w:rPr>
          <w:rFonts w:ascii="Times New Roman" w:eastAsia="Times New Roman" w:hAnsi="Times New Roman"/>
        </w:rPr>
        <w:tab/>
        <w:t>Shanghai Jiao Tong University</w:t>
      </w:r>
    </w:p>
    <w:p w14:paraId="63EBEFB8" w14:textId="32A6F1BA" w:rsidR="00FB5AEF" w:rsidRDefault="00C62C50" w:rsidP="00FB5AEF">
      <w:hyperlink r:id="rId629" w:history="1">
        <w:r>
          <w:rPr>
            <w:rStyle w:val="Hyperlink"/>
            <w:rFonts w:ascii="Times New Roman" w:eastAsia="Times New Roman" w:hAnsi="Times New Roman"/>
          </w:rPr>
          <w:t>R1-2606235</w:t>
        </w:r>
      </w:hyperlink>
      <w:r w:rsidR="00FB5AEF">
        <w:rPr>
          <w:rFonts w:ascii="Times New Roman" w:eastAsia="Times New Roman" w:hAnsi="Times New Roman"/>
        </w:rPr>
        <w:tab/>
        <w:t>Discussion on 6GR channel coding</w:t>
      </w:r>
      <w:r w:rsidR="00FB5AEF">
        <w:rPr>
          <w:rFonts w:ascii="Times New Roman" w:eastAsia="Times New Roman" w:hAnsi="Times New Roman"/>
        </w:rPr>
        <w:tab/>
        <w:t>ETRI</w:t>
      </w:r>
    </w:p>
    <w:p w14:paraId="6D5857E2" w14:textId="2B4416DB" w:rsidR="00FB5AEF" w:rsidRDefault="00C62C50" w:rsidP="00FB5AEF">
      <w:hyperlink r:id="rId630" w:history="1">
        <w:r>
          <w:rPr>
            <w:rStyle w:val="Hyperlink"/>
            <w:rFonts w:ascii="Times New Roman" w:eastAsia="Times New Roman" w:hAnsi="Times New Roman"/>
          </w:rPr>
          <w:t>R1-2606280</w:t>
        </w:r>
      </w:hyperlink>
      <w:r w:rsidR="00FB5AEF">
        <w:rPr>
          <w:rFonts w:ascii="Times New Roman" w:eastAsia="Times New Roman" w:hAnsi="Times New Roman"/>
        </w:rPr>
        <w:tab/>
        <w:t>Data Channel coding for 6GR air interface</w:t>
      </w:r>
      <w:r w:rsidR="00FB5AEF">
        <w:rPr>
          <w:rFonts w:ascii="Times New Roman" w:eastAsia="Times New Roman" w:hAnsi="Times New Roman"/>
        </w:rPr>
        <w:tab/>
        <w:t>HFCL and IIT Delhi</w:t>
      </w:r>
    </w:p>
    <w:p w14:paraId="71306479" w14:textId="649900F7" w:rsidR="00FB5AEF" w:rsidRDefault="00C62C50" w:rsidP="00FB5AEF">
      <w:hyperlink r:id="rId631" w:history="1">
        <w:r>
          <w:rPr>
            <w:rStyle w:val="Hyperlink"/>
            <w:rFonts w:ascii="Times New Roman" w:eastAsia="Times New Roman" w:hAnsi="Times New Roman"/>
          </w:rPr>
          <w:t>R1-2606283</w:t>
        </w:r>
      </w:hyperlink>
      <w:r w:rsidR="00FB5AEF">
        <w:rPr>
          <w:rFonts w:ascii="Times New Roman" w:eastAsia="Times New Roman" w:hAnsi="Times New Roman"/>
        </w:rPr>
        <w:tab/>
        <w:t>Channel coding for 6GR</w:t>
      </w:r>
      <w:r w:rsidR="00FB5AEF">
        <w:rPr>
          <w:rFonts w:ascii="Times New Roman" w:eastAsia="Times New Roman" w:hAnsi="Times New Roman"/>
        </w:rPr>
        <w:tab/>
        <w:t>C-DOT</w:t>
      </w:r>
    </w:p>
    <w:p w14:paraId="688B5B08" w14:textId="5413B900" w:rsidR="00FB5AEF" w:rsidRDefault="00C62C50" w:rsidP="00FB5AEF">
      <w:hyperlink r:id="rId632" w:history="1">
        <w:r>
          <w:rPr>
            <w:rStyle w:val="Hyperlink"/>
            <w:rFonts w:ascii="Times New Roman" w:eastAsia="Times New Roman" w:hAnsi="Times New Roman"/>
          </w:rPr>
          <w:t>R1-2606307</w:t>
        </w:r>
      </w:hyperlink>
      <w:r w:rsidR="00FB5AEF">
        <w:rPr>
          <w:rFonts w:ascii="Times New Roman" w:eastAsia="Times New Roman" w:hAnsi="Times New Roman"/>
        </w:rPr>
        <w:tab/>
        <w:t xml:space="preserve">Discussion on 6G Channel Coding </w:t>
      </w:r>
      <w:r w:rsidR="00FB5AEF">
        <w:rPr>
          <w:rFonts w:ascii="Times New Roman" w:eastAsia="Times New Roman" w:hAnsi="Times New Roman"/>
        </w:rPr>
        <w:tab/>
        <w:t>Lenovo</w:t>
      </w:r>
    </w:p>
    <w:p w14:paraId="45304375" w14:textId="4FF6699D" w:rsidR="00FB5AEF" w:rsidRDefault="00C62C50" w:rsidP="00FB5AEF">
      <w:hyperlink r:id="rId633" w:history="1">
        <w:r>
          <w:rPr>
            <w:rStyle w:val="Hyperlink"/>
            <w:rFonts w:ascii="Times New Roman" w:eastAsia="Times New Roman" w:hAnsi="Times New Roman"/>
          </w:rPr>
          <w:t>R1-2606308</w:t>
        </w:r>
      </w:hyperlink>
      <w:r w:rsidR="00FB5AEF">
        <w:rPr>
          <w:rFonts w:ascii="Times New Roman" w:eastAsia="Times New Roman" w:hAnsi="Times New Roman"/>
        </w:rPr>
        <w:tab/>
        <w:t>Discussion on Channel Coding for Small Block Lengths</w:t>
      </w:r>
      <w:r w:rsidR="00FB5AEF">
        <w:rPr>
          <w:rFonts w:ascii="Times New Roman" w:eastAsia="Times New Roman" w:hAnsi="Times New Roman"/>
        </w:rPr>
        <w:tab/>
        <w:t>EURECOM</w:t>
      </w:r>
    </w:p>
    <w:p w14:paraId="6798BB84" w14:textId="00FD53DA" w:rsidR="00FB5AEF" w:rsidRDefault="00C62C50" w:rsidP="00FB5AEF">
      <w:hyperlink r:id="rId634" w:history="1">
        <w:r>
          <w:rPr>
            <w:rStyle w:val="Hyperlink"/>
            <w:rFonts w:ascii="Times New Roman" w:eastAsia="Times New Roman" w:hAnsi="Times New Roman"/>
          </w:rPr>
          <w:t>R1-2606320</w:t>
        </w:r>
      </w:hyperlink>
      <w:r w:rsidR="00FB5AEF">
        <w:rPr>
          <w:rFonts w:ascii="Times New Roman" w:eastAsia="Times New Roman" w:hAnsi="Times New Roman"/>
        </w:rPr>
        <w:tab/>
        <w:t>On channel coding aspects</w:t>
      </w:r>
      <w:r w:rsidR="00FB5AEF">
        <w:rPr>
          <w:rFonts w:ascii="Times New Roman" w:eastAsia="Times New Roman" w:hAnsi="Times New Roman"/>
        </w:rPr>
        <w:tab/>
        <w:t>Vodafone, Orange, Telecom Italia, Deutsche Telekom, British Telecom</w:t>
      </w:r>
    </w:p>
    <w:p w14:paraId="695E92E3" w14:textId="3F67D6A6" w:rsidR="00FB5AEF" w:rsidRDefault="00C62C50" w:rsidP="00FB5AEF">
      <w:hyperlink r:id="rId635" w:history="1">
        <w:r>
          <w:rPr>
            <w:rStyle w:val="Hyperlink"/>
            <w:rFonts w:ascii="Times New Roman" w:eastAsia="Times New Roman" w:hAnsi="Times New Roman"/>
          </w:rPr>
          <w:t>R1-2606322</w:t>
        </w:r>
      </w:hyperlink>
      <w:r w:rsidR="00FB5AEF">
        <w:rPr>
          <w:rFonts w:ascii="Times New Roman" w:eastAsia="Times New Roman" w:hAnsi="Times New Roman"/>
        </w:rPr>
        <w:tab/>
        <w:t>Channel coding for 6GR air interface</w:t>
      </w:r>
      <w:r w:rsidR="00FB5AEF">
        <w:rPr>
          <w:rFonts w:ascii="Times New Roman" w:eastAsia="Times New Roman" w:hAnsi="Times New Roman"/>
        </w:rPr>
        <w:tab/>
        <w:t>NVIDIA</w:t>
      </w:r>
    </w:p>
    <w:p w14:paraId="6C3609CB" w14:textId="23CF9A68" w:rsidR="00FB5AEF" w:rsidRDefault="00C62C50" w:rsidP="00FB5AEF">
      <w:hyperlink r:id="rId636" w:history="1">
        <w:r>
          <w:rPr>
            <w:rStyle w:val="Hyperlink"/>
            <w:rFonts w:ascii="Times New Roman" w:eastAsia="Times New Roman" w:hAnsi="Times New Roman"/>
          </w:rPr>
          <w:t>R1-2606371</w:t>
        </w:r>
      </w:hyperlink>
      <w:r w:rsidR="00FB5AEF">
        <w:rPr>
          <w:rFonts w:ascii="Times New Roman" w:eastAsia="Times New Roman" w:hAnsi="Times New Roman"/>
        </w:rPr>
        <w:tab/>
        <w:t>Channel coding for 6GR</w:t>
      </w:r>
      <w:r w:rsidR="00FB5AEF">
        <w:rPr>
          <w:rFonts w:ascii="Times New Roman" w:eastAsia="Times New Roman" w:hAnsi="Times New Roman"/>
        </w:rPr>
        <w:tab/>
        <w:t>Qualcomm Incorporated</w:t>
      </w:r>
    </w:p>
    <w:p w14:paraId="7022B032" w14:textId="2457E55B" w:rsidR="00FB5AEF" w:rsidRDefault="00C62C50" w:rsidP="00FB5AEF">
      <w:hyperlink r:id="rId637" w:history="1">
        <w:r>
          <w:rPr>
            <w:rStyle w:val="Hyperlink"/>
            <w:rFonts w:ascii="Times New Roman" w:eastAsia="Times New Roman" w:hAnsi="Times New Roman"/>
          </w:rPr>
          <w:t>R1-2606424</w:t>
        </w:r>
      </w:hyperlink>
      <w:r w:rsidR="00FB5AEF">
        <w:rPr>
          <w:rFonts w:ascii="Times New Roman" w:eastAsia="Times New Roman" w:hAnsi="Times New Roman"/>
        </w:rPr>
        <w:tab/>
        <w:t>Views on Channel Coding for 6GR</w:t>
      </w:r>
      <w:r w:rsidR="00FB5AEF">
        <w:rPr>
          <w:rFonts w:ascii="Times New Roman" w:eastAsia="Times New Roman" w:hAnsi="Times New Roman"/>
        </w:rPr>
        <w:tab/>
        <w:t>AT&amp;T, FirstNet</w:t>
      </w:r>
    </w:p>
    <w:p w14:paraId="7DCE6D50" w14:textId="2CA35480" w:rsidR="00FB5AEF" w:rsidRDefault="00C62C50" w:rsidP="00FB5AEF">
      <w:pPr>
        <w:ind w:left="1440" w:hanging="1440"/>
      </w:pPr>
      <w:hyperlink r:id="rId638" w:history="1">
        <w:r>
          <w:rPr>
            <w:rStyle w:val="Hyperlink"/>
            <w:rFonts w:ascii="Times New Roman" w:eastAsia="Times New Roman" w:hAnsi="Times New Roman"/>
          </w:rPr>
          <w:t>R1-2606477</w:t>
        </w:r>
      </w:hyperlink>
      <w:r w:rsidR="00FB5AEF">
        <w:rPr>
          <w:rFonts w:ascii="Times New Roman" w:eastAsia="Times New Roman" w:hAnsi="Times New Roman"/>
        </w:rPr>
        <w:tab/>
        <w:t>Views on BG2 enhancement for 6GR</w:t>
      </w:r>
      <w:r w:rsidR="00FB5AEF">
        <w:rPr>
          <w:rFonts w:ascii="Times New Roman" w:eastAsia="Times New Roman" w:hAnsi="Times New Roman"/>
        </w:rPr>
        <w:tab/>
        <w:t>NERCDTV, Shanghai Jiao Tong University, CSCN, Southeast University</w:t>
      </w:r>
    </w:p>
    <w:p w14:paraId="73449FB4" w14:textId="53F6B04C" w:rsidR="00FB5AEF" w:rsidRDefault="00C62C50" w:rsidP="00FB5AEF">
      <w:hyperlink r:id="rId639" w:history="1">
        <w:r>
          <w:rPr>
            <w:rStyle w:val="Hyperlink"/>
            <w:rFonts w:ascii="Times New Roman" w:eastAsia="Times New Roman" w:hAnsi="Times New Roman"/>
          </w:rPr>
          <w:t>R1-2606494</w:t>
        </w:r>
      </w:hyperlink>
      <w:r w:rsidR="00FB5AEF">
        <w:rPr>
          <w:rFonts w:ascii="Times New Roman" w:eastAsia="Times New Roman" w:hAnsi="Times New Roman"/>
        </w:rPr>
        <w:tab/>
        <w:t>Discussion on 6GR channel coding</w:t>
      </w:r>
      <w:r w:rsidR="00FB5AEF">
        <w:rPr>
          <w:rFonts w:ascii="Times New Roman" w:eastAsia="Times New Roman" w:hAnsi="Times New Roman"/>
        </w:rPr>
        <w:tab/>
        <w:t>NTT DOCOMO, INC.</w:t>
      </w:r>
    </w:p>
    <w:p w14:paraId="2AAFB028" w14:textId="74FEBD17" w:rsidR="00FB5AEF" w:rsidRDefault="00C62C50" w:rsidP="00FB5AEF">
      <w:hyperlink r:id="rId640" w:history="1">
        <w:r>
          <w:rPr>
            <w:rStyle w:val="Hyperlink"/>
            <w:rFonts w:ascii="Times New Roman" w:eastAsia="Times New Roman" w:hAnsi="Times New Roman"/>
          </w:rPr>
          <w:t>R1-2606594</w:t>
        </w:r>
      </w:hyperlink>
      <w:r w:rsidR="00FB5AEF">
        <w:rPr>
          <w:rFonts w:ascii="Times New Roman" w:eastAsia="Times New Roman" w:hAnsi="Times New Roman"/>
        </w:rPr>
        <w:tab/>
        <w:t>Discussion on channel coding for 6GR air interface</w:t>
      </w:r>
      <w:r w:rsidR="00FB5AEF">
        <w:rPr>
          <w:rFonts w:ascii="Times New Roman" w:eastAsia="Times New Roman" w:hAnsi="Times New Roman"/>
        </w:rPr>
        <w:tab/>
        <w:t>CSCN</w:t>
      </w:r>
    </w:p>
    <w:p w14:paraId="3105BA6F" w14:textId="4EBE66A8" w:rsidR="00FB5AEF" w:rsidRDefault="00C62C50" w:rsidP="00FB5AEF">
      <w:hyperlink r:id="rId641" w:history="1">
        <w:r>
          <w:rPr>
            <w:rStyle w:val="Hyperlink"/>
            <w:rFonts w:ascii="Times New Roman" w:eastAsia="Times New Roman" w:hAnsi="Times New Roman"/>
          </w:rPr>
          <w:t>R1-2606638</w:t>
        </w:r>
      </w:hyperlink>
      <w:r w:rsidR="00FB5AEF">
        <w:rPr>
          <w:rFonts w:ascii="Times New Roman" w:eastAsia="Times New Roman" w:hAnsi="Times New Roman"/>
        </w:rPr>
        <w:tab/>
        <w:t>Discussion on channel coding for 6GR air interface</w:t>
      </w:r>
      <w:r w:rsidR="00FB5AEF">
        <w:rPr>
          <w:rFonts w:ascii="Times New Roman" w:eastAsia="Times New Roman" w:hAnsi="Times New Roman"/>
        </w:rPr>
        <w:tab/>
        <w:t>Google</w:t>
      </w:r>
    </w:p>
    <w:p w14:paraId="43CE0E3D" w14:textId="79BF0745" w:rsidR="00FB5AEF" w:rsidRDefault="00C62C50" w:rsidP="00FB5AEF">
      <w:hyperlink r:id="rId642" w:history="1">
        <w:r>
          <w:rPr>
            <w:rStyle w:val="Hyperlink"/>
            <w:rFonts w:ascii="Times New Roman" w:eastAsia="Times New Roman" w:hAnsi="Times New Roman"/>
          </w:rPr>
          <w:t>R1-2606694</w:t>
        </w:r>
      </w:hyperlink>
      <w:r w:rsidR="00FB5AEF">
        <w:rPr>
          <w:rFonts w:ascii="Times New Roman" w:eastAsia="Times New Roman" w:hAnsi="Times New Roman"/>
        </w:rPr>
        <w:tab/>
        <w:t>6GR channel coding for data</w:t>
      </w:r>
      <w:r w:rsidR="00FB5AEF">
        <w:rPr>
          <w:rFonts w:ascii="Times New Roman" w:eastAsia="Times New Roman" w:hAnsi="Times New Roman"/>
        </w:rPr>
        <w:tab/>
        <w:t>Sony</w:t>
      </w:r>
    </w:p>
    <w:p w14:paraId="530512CD" w14:textId="77777777" w:rsidR="00FB5AEF" w:rsidRDefault="00FB5AEF" w:rsidP="00FB5AEF">
      <w:pPr>
        <w:ind w:left="1440" w:hanging="1440"/>
        <w:rPr>
          <w:rFonts w:eastAsiaTheme="minorEastAsia"/>
          <w:lang w:eastAsia="zh-CN"/>
        </w:rPr>
      </w:pPr>
    </w:p>
    <w:p w14:paraId="04AF17BF" w14:textId="1D4428AE" w:rsidR="00FB5AEF" w:rsidRPr="003F20E6" w:rsidRDefault="00C62C50" w:rsidP="00FB5AEF">
      <w:pPr>
        <w:rPr>
          <w:rFonts w:ascii="Times New Roman" w:eastAsia="Times New Roman" w:hAnsi="Times New Roman"/>
          <w:b/>
          <w:bCs/>
        </w:rPr>
      </w:pPr>
      <w:hyperlink r:id="rId643" w:history="1">
        <w:r w:rsidRPr="003F20E6">
          <w:rPr>
            <w:rStyle w:val="Hyperlink"/>
            <w:rFonts w:ascii="Times New Roman" w:eastAsia="Times New Roman" w:hAnsi="Times New Roman"/>
            <w:b/>
            <w:bCs/>
          </w:rPr>
          <w:t>R1-2606771</w:t>
        </w:r>
      </w:hyperlink>
      <w:r w:rsidR="00FB5AEF" w:rsidRPr="003F20E6">
        <w:rPr>
          <w:rFonts w:ascii="Times New Roman" w:eastAsia="Times New Roman" w:hAnsi="Times New Roman"/>
          <w:b/>
          <w:bCs/>
        </w:rPr>
        <w:tab/>
        <w:t>FL summary#1 for 6G channel coding</w:t>
      </w:r>
      <w:r w:rsidR="00FB5AEF" w:rsidRPr="003F20E6">
        <w:rPr>
          <w:rFonts w:ascii="Times New Roman" w:eastAsia="Times New Roman" w:hAnsi="Times New Roman"/>
          <w:b/>
          <w:bCs/>
        </w:rPr>
        <w:tab/>
        <w:t>Moderator (ZTE)</w:t>
      </w:r>
    </w:p>
    <w:p w14:paraId="4C2EA29F" w14:textId="77777777" w:rsidR="00FB5AEF" w:rsidRPr="003F20E6" w:rsidRDefault="00FB5AEF" w:rsidP="00FB5AEF">
      <w:pPr>
        <w:rPr>
          <w:rFonts w:ascii="Times New Roman" w:eastAsia="Times New Roman" w:hAnsi="Times New Roman"/>
          <w:b/>
          <w:bCs/>
        </w:rPr>
      </w:pPr>
    </w:p>
    <w:p w14:paraId="34219C5B" w14:textId="77777777" w:rsidR="00FB5AEF" w:rsidRPr="003F20E6" w:rsidRDefault="00FB5AEF" w:rsidP="00FB5AEF">
      <w:pPr>
        <w:jc w:val="both"/>
        <w:rPr>
          <w:rFonts w:eastAsiaTheme="minorEastAsia"/>
          <w:b/>
          <w:bCs/>
          <w:szCs w:val="20"/>
          <w:lang w:eastAsia="zh-CN"/>
        </w:rPr>
      </w:pPr>
    </w:p>
    <w:p w14:paraId="08782CCC" w14:textId="425FA0A9" w:rsidR="00FB5AEF" w:rsidRPr="003F20E6" w:rsidRDefault="00C62C50" w:rsidP="00FB5AEF">
      <w:pPr>
        <w:rPr>
          <w:rFonts w:ascii="Times New Roman" w:eastAsia="Times New Roman" w:hAnsi="Times New Roman"/>
          <w:b/>
          <w:bCs/>
        </w:rPr>
      </w:pPr>
      <w:hyperlink r:id="rId644" w:history="1">
        <w:r w:rsidRPr="003F20E6">
          <w:rPr>
            <w:rStyle w:val="Hyperlink"/>
            <w:rFonts w:ascii="Times New Roman" w:eastAsia="Times New Roman" w:hAnsi="Times New Roman"/>
            <w:b/>
            <w:bCs/>
          </w:rPr>
          <w:t>R1-2606772</w:t>
        </w:r>
      </w:hyperlink>
      <w:r w:rsidR="00FB5AEF" w:rsidRPr="003F20E6">
        <w:rPr>
          <w:rFonts w:ascii="Times New Roman" w:eastAsia="Times New Roman" w:hAnsi="Times New Roman"/>
          <w:b/>
          <w:bCs/>
        </w:rPr>
        <w:tab/>
        <w:t>FL summary#2 for 6G channel coding</w:t>
      </w:r>
      <w:r w:rsidR="00FB5AEF" w:rsidRPr="003F20E6">
        <w:rPr>
          <w:rFonts w:ascii="Times New Roman" w:eastAsia="Times New Roman" w:hAnsi="Times New Roman"/>
          <w:b/>
          <w:bCs/>
        </w:rPr>
        <w:tab/>
        <w:t>Moderator (ZTE)</w:t>
      </w:r>
    </w:p>
    <w:p w14:paraId="055B4A81" w14:textId="77777777" w:rsidR="00FB5AEF" w:rsidRDefault="00FB5AEF" w:rsidP="00FB5AEF">
      <w:pPr>
        <w:rPr>
          <w:rFonts w:ascii="Times New Roman" w:eastAsia="Times New Roman" w:hAnsi="Times New Roman"/>
        </w:rPr>
      </w:pPr>
    </w:p>
    <w:p w14:paraId="1A45F9C7" w14:textId="77777777" w:rsidR="00FB5AEF" w:rsidRPr="00BC2372" w:rsidRDefault="00FB5AEF" w:rsidP="00FB5AEF">
      <w:pPr>
        <w:rPr>
          <w:rFonts w:ascii="Times New Roman" w:eastAsia="Times New Roman" w:hAnsi="Times New Roman"/>
          <w:u w:val="single"/>
        </w:rPr>
      </w:pPr>
    </w:p>
    <w:p w14:paraId="098C02A4" w14:textId="77777777" w:rsidR="00FB5AEF" w:rsidRPr="00BC2372" w:rsidRDefault="00FB5AEF" w:rsidP="00FB5AEF">
      <w:pPr>
        <w:jc w:val="both"/>
        <w:rPr>
          <w:rFonts w:eastAsiaTheme="minorEastAsia"/>
          <w:b/>
          <w:bCs/>
          <w:szCs w:val="20"/>
          <w:u w:val="single"/>
          <w:lang w:eastAsia="zh-CN"/>
        </w:rPr>
      </w:pPr>
      <w:r w:rsidRPr="00BC2372">
        <w:rPr>
          <w:rFonts w:eastAsiaTheme="minorEastAsia" w:hint="eastAsia"/>
          <w:b/>
          <w:bCs/>
          <w:szCs w:val="20"/>
          <w:u w:val="single"/>
          <w:lang w:eastAsia="zh-CN"/>
        </w:rPr>
        <w:t>Observation:</w:t>
      </w:r>
    </w:p>
    <w:p w14:paraId="5B4DFBA8" w14:textId="77777777" w:rsidR="00FB5AEF" w:rsidRPr="003F20E6" w:rsidRDefault="00FB5AEF" w:rsidP="00FB5AEF">
      <w:pPr>
        <w:jc w:val="both"/>
        <w:rPr>
          <w:rFonts w:ascii="Times New Roman" w:hAnsi="Times New Roman"/>
          <w:szCs w:val="20"/>
        </w:rPr>
      </w:pPr>
      <w:r w:rsidRPr="003F20E6">
        <w:rPr>
          <w:rFonts w:ascii="Times New Roman" w:hAnsi="Times New Roman"/>
          <w:szCs w:val="20"/>
        </w:rPr>
        <w:t xml:space="preserve">For the study of 5G RM code for small </w:t>
      </w:r>
      <w:r w:rsidRPr="003F20E6">
        <w:rPr>
          <w:rFonts w:ascii="Times New Roman" w:eastAsiaTheme="minorEastAsia" w:hAnsi="Times New Roman"/>
          <w:szCs w:val="20"/>
          <w:lang w:eastAsia="zh-CN"/>
        </w:rPr>
        <w:t>UCI</w:t>
      </w:r>
      <w:r w:rsidRPr="003F20E6">
        <w:rPr>
          <w:rFonts w:ascii="Times New Roman" w:hAnsi="Times New Roman"/>
          <w:szCs w:val="20"/>
        </w:rPr>
        <w:t xml:space="preserve"> with 3~11 bits, the following are observed based on companies</w:t>
      </w:r>
      <w:r w:rsidRPr="003F20E6">
        <w:rPr>
          <w:rFonts w:ascii="Times New Roman" w:eastAsiaTheme="minorEastAsia" w:hAnsi="Times New Roman"/>
          <w:szCs w:val="20"/>
          <w:lang w:eastAsia="zh-CN"/>
        </w:rPr>
        <w:t>’</w:t>
      </w:r>
      <w:r w:rsidRPr="003F20E6">
        <w:rPr>
          <w:rFonts w:ascii="Times New Roman" w:hAnsi="Times New Roman"/>
          <w:szCs w:val="20"/>
        </w:rPr>
        <w:t xml:space="preserve"> contributions:</w:t>
      </w:r>
    </w:p>
    <w:p w14:paraId="59BC5111" w14:textId="211C445D"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iCs/>
          <w:lang w:val="en-US" w:eastAsia="zh-CN"/>
        </w:rPr>
        <w:t>11 sources (</w:t>
      </w:r>
      <w:hyperlink r:id="rId645" w:history="1">
        <w:r w:rsidR="00C62C50" w:rsidRPr="003F20E6">
          <w:rPr>
            <w:rStyle w:val="Hyperlink"/>
            <w:rFonts w:eastAsiaTheme="minorEastAsia"/>
            <w:lang w:eastAsia="zh-CN"/>
          </w:rPr>
          <w:t>R1-2605455</w:t>
        </w:r>
      </w:hyperlink>
      <w:r w:rsidRPr="003F20E6">
        <w:rPr>
          <w:rFonts w:eastAsiaTheme="minorEastAsia"/>
          <w:lang w:val="en-US" w:eastAsia="zh-CN"/>
        </w:rPr>
        <w:t xml:space="preserve">, </w:t>
      </w:r>
      <w:hyperlink r:id="rId646" w:history="1">
        <w:r w:rsidR="00C62C50" w:rsidRPr="003F20E6">
          <w:rPr>
            <w:rStyle w:val="Hyperlink"/>
            <w:rFonts w:eastAsiaTheme="minorEastAsia"/>
            <w:lang w:eastAsia="zh-CN"/>
          </w:rPr>
          <w:t>R1-2605560</w:t>
        </w:r>
      </w:hyperlink>
      <w:r w:rsidRPr="003F20E6">
        <w:rPr>
          <w:rFonts w:eastAsiaTheme="minorEastAsia"/>
          <w:lang w:val="en-US" w:eastAsia="zh-CN"/>
        </w:rPr>
        <w:t xml:space="preserve">, </w:t>
      </w:r>
      <w:hyperlink r:id="rId647" w:history="1">
        <w:r w:rsidR="00C62C50" w:rsidRPr="003F20E6">
          <w:rPr>
            <w:rStyle w:val="Hyperlink"/>
            <w:rFonts w:eastAsiaTheme="minorEastAsia"/>
            <w:lang w:eastAsia="zh-CN"/>
          </w:rPr>
          <w:t>R1-2605655</w:t>
        </w:r>
      </w:hyperlink>
      <w:r w:rsidRPr="003F20E6">
        <w:rPr>
          <w:rFonts w:eastAsiaTheme="minorEastAsia"/>
          <w:lang w:val="en-US" w:eastAsia="zh-CN"/>
        </w:rPr>
        <w:t xml:space="preserve">, </w:t>
      </w:r>
      <w:hyperlink r:id="rId648" w:history="1">
        <w:r w:rsidR="00C62C50" w:rsidRPr="003F20E6">
          <w:rPr>
            <w:rStyle w:val="Hyperlink"/>
            <w:rFonts w:eastAsiaTheme="minorEastAsia"/>
            <w:lang w:eastAsia="zh-CN"/>
          </w:rPr>
          <w:t>R1-2605714</w:t>
        </w:r>
      </w:hyperlink>
      <w:r w:rsidRPr="003F20E6">
        <w:rPr>
          <w:rFonts w:eastAsiaTheme="minorEastAsia"/>
          <w:lang w:val="en-US" w:eastAsia="zh-CN"/>
        </w:rPr>
        <w:t xml:space="preserve">, </w:t>
      </w:r>
      <w:hyperlink r:id="rId649" w:history="1">
        <w:r w:rsidR="00C62C50" w:rsidRPr="003F20E6">
          <w:rPr>
            <w:rStyle w:val="Hyperlink"/>
            <w:rFonts w:eastAsiaTheme="minorEastAsia"/>
            <w:lang w:eastAsia="zh-CN"/>
          </w:rPr>
          <w:t>R1-2605783</w:t>
        </w:r>
      </w:hyperlink>
      <w:r w:rsidRPr="003F20E6">
        <w:rPr>
          <w:rFonts w:eastAsiaTheme="minorEastAsia"/>
          <w:lang w:val="en-US" w:eastAsia="zh-CN"/>
        </w:rPr>
        <w:t xml:space="preserve">, </w:t>
      </w:r>
      <w:hyperlink r:id="rId650" w:history="1">
        <w:r w:rsidR="00C62C50" w:rsidRPr="003F20E6">
          <w:rPr>
            <w:rStyle w:val="Hyperlink"/>
            <w:rFonts w:eastAsiaTheme="minorEastAsia"/>
            <w:lang w:eastAsia="zh-CN"/>
          </w:rPr>
          <w:t>R1-2606019</w:t>
        </w:r>
      </w:hyperlink>
      <w:r w:rsidRPr="003F20E6">
        <w:rPr>
          <w:rFonts w:eastAsiaTheme="minorEastAsia"/>
          <w:lang w:val="en-US" w:eastAsia="zh-CN"/>
        </w:rPr>
        <w:t xml:space="preserve">, </w:t>
      </w:r>
      <w:hyperlink r:id="rId651" w:history="1">
        <w:r w:rsidR="00C62C50" w:rsidRPr="003F20E6">
          <w:rPr>
            <w:rStyle w:val="Hyperlink"/>
            <w:rFonts w:eastAsiaTheme="minorEastAsia"/>
            <w:lang w:eastAsia="zh-CN"/>
          </w:rPr>
          <w:t>R1-2606283</w:t>
        </w:r>
      </w:hyperlink>
      <w:r w:rsidRPr="003F20E6">
        <w:rPr>
          <w:rFonts w:eastAsiaTheme="minorEastAsia"/>
          <w:lang w:val="en-US" w:eastAsia="zh-CN"/>
        </w:rPr>
        <w:t xml:space="preserve">, </w:t>
      </w:r>
      <w:hyperlink r:id="rId652" w:history="1">
        <w:r w:rsidR="00C62C50" w:rsidRPr="003F20E6">
          <w:rPr>
            <w:rStyle w:val="Hyperlink"/>
            <w:rFonts w:eastAsiaTheme="minorEastAsia"/>
            <w:lang w:eastAsia="zh-CN"/>
          </w:rPr>
          <w:t>R1-2606307</w:t>
        </w:r>
      </w:hyperlink>
      <w:r w:rsidRPr="003F20E6">
        <w:rPr>
          <w:rFonts w:eastAsiaTheme="minorEastAsia"/>
          <w:lang w:val="en-US" w:eastAsia="zh-CN"/>
        </w:rPr>
        <w:t xml:space="preserve">, </w:t>
      </w:r>
      <w:hyperlink r:id="rId653" w:history="1">
        <w:r w:rsidR="00C62C50" w:rsidRPr="003F20E6">
          <w:rPr>
            <w:rStyle w:val="Hyperlink"/>
            <w:rFonts w:eastAsiaTheme="minorEastAsia"/>
            <w:lang w:eastAsia="zh-CN"/>
          </w:rPr>
          <w:t>R1-2606308</w:t>
        </w:r>
      </w:hyperlink>
      <w:r w:rsidRPr="003F20E6">
        <w:rPr>
          <w:rFonts w:eastAsiaTheme="minorEastAsia"/>
          <w:lang w:val="en-US" w:eastAsia="zh-CN"/>
        </w:rPr>
        <w:t xml:space="preserve">, </w:t>
      </w:r>
      <w:hyperlink r:id="rId654" w:history="1">
        <w:r w:rsidR="00C62C50" w:rsidRPr="003F20E6">
          <w:rPr>
            <w:rStyle w:val="Hyperlink"/>
            <w:rFonts w:eastAsiaTheme="minorEastAsia"/>
            <w:lang w:eastAsia="zh-CN"/>
          </w:rPr>
          <w:t>R1-2606371</w:t>
        </w:r>
      </w:hyperlink>
      <w:r w:rsidRPr="003F20E6">
        <w:rPr>
          <w:rFonts w:eastAsiaTheme="minorEastAsia"/>
          <w:lang w:val="en-US" w:eastAsia="zh-CN"/>
        </w:rPr>
        <w:t xml:space="preserve">, </w:t>
      </w:r>
      <w:hyperlink r:id="rId655" w:history="1">
        <w:r w:rsidR="00C62C50" w:rsidRPr="003F20E6">
          <w:rPr>
            <w:rStyle w:val="Hyperlink"/>
            <w:rFonts w:eastAsiaTheme="minorEastAsia"/>
            <w:lang w:eastAsia="zh-CN"/>
          </w:rPr>
          <w:t>R1-2606638</w:t>
        </w:r>
      </w:hyperlink>
      <w:r w:rsidRPr="003F20E6">
        <w:rPr>
          <w:iCs/>
          <w:lang w:val="en-US" w:eastAsia="zh-CN"/>
        </w:rPr>
        <w:t xml:space="preserve">) </w:t>
      </w:r>
      <w:r w:rsidRPr="003F20E6">
        <w:rPr>
          <w:rFonts w:eastAsiaTheme="minorEastAsia"/>
          <w:lang w:val="en-US" w:eastAsia="zh-CN"/>
        </w:rPr>
        <w:t xml:space="preserve">observed </w:t>
      </w:r>
      <w:r w:rsidRPr="003F20E6">
        <w:rPr>
          <w:iCs/>
          <w:lang w:val="en-US" w:eastAsia="zh-CN"/>
        </w:rPr>
        <w:t>that 5G RM code suffers from error floor</w:t>
      </w:r>
      <w:r w:rsidRPr="003F20E6">
        <w:rPr>
          <w:iCs/>
          <w:lang w:eastAsia="zh-CN"/>
        </w:rPr>
        <w:t xml:space="preserve"> and performance degradation</w:t>
      </w:r>
      <w:r w:rsidRPr="003F20E6">
        <w:rPr>
          <w:iCs/>
          <w:lang w:val="en-US" w:eastAsia="zh-CN"/>
        </w:rPr>
        <w:t xml:space="preserve"> </w:t>
      </w:r>
      <w:r w:rsidRPr="003F20E6">
        <w:rPr>
          <w:iCs/>
          <w:lang w:eastAsia="zh-CN"/>
        </w:rPr>
        <w:t xml:space="preserve">at high code rates </w:t>
      </w:r>
      <w:r w:rsidRPr="003F20E6">
        <w:rPr>
          <w:iCs/>
          <w:lang w:val="en-US" w:eastAsia="zh-CN"/>
        </w:rPr>
        <w:t>(e.g., R&gt;=1/2) due to</w:t>
      </w:r>
      <w:r w:rsidRPr="003F20E6">
        <w:rPr>
          <w:lang w:val="en-US" w:eastAsia="zh-CN"/>
        </w:rPr>
        <w:t xml:space="preserve"> </w:t>
      </w:r>
      <w:r w:rsidRPr="003F20E6">
        <w:rPr>
          <w:iCs/>
          <w:lang w:val="en-US" w:eastAsia="zh-CN"/>
        </w:rPr>
        <w:t>rank deficiency or limited minimum Hamming distance</w:t>
      </w:r>
    </w:p>
    <w:p w14:paraId="287EEEBD" w14:textId="77777777" w:rsidR="00FB5AEF" w:rsidRPr="003F20E6" w:rsidRDefault="00FB5AEF">
      <w:pPr>
        <w:pStyle w:val="ListParagraph"/>
        <w:numPr>
          <w:ilvl w:val="0"/>
          <w:numId w:val="145"/>
        </w:numPr>
        <w:suppressAutoHyphens/>
        <w:overflowPunct/>
        <w:autoSpaceDE/>
        <w:autoSpaceDN/>
        <w:adjustRightInd/>
        <w:snapToGrid w:val="0"/>
        <w:spacing w:after="120" w:line="259" w:lineRule="auto"/>
        <w:contextualSpacing w:val="0"/>
        <w:jc w:val="both"/>
        <w:textAlignment w:val="auto"/>
        <w:rPr>
          <w:rFonts w:eastAsiaTheme="minorEastAsia"/>
          <w:lang w:eastAsia="zh-CN"/>
        </w:rPr>
      </w:pPr>
      <w:r w:rsidRPr="003F20E6">
        <w:rPr>
          <w:rFonts w:eastAsiaTheme="minorEastAsia"/>
          <w:lang w:eastAsia="zh-CN"/>
        </w:rPr>
        <w:t xml:space="preserve">On the other hand, </w:t>
      </w:r>
      <w:r w:rsidRPr="003F20E6">
        <w:t xml:space="preserve">the following </w:t>
      </w:r>
      <w:r w:rsidRPr="003F20E6">
        <w:rPr>
          <w:rFonts w:eastAsiaTheme="minorEastAsia"/>
          <w:lang w:eastAsia="zh-CN"/>
        </w:rPr>
        <w:t>are</w:t>
      </w:r>
      <w:r w:rsidRPr="003F20E6">
        <w:t xml:space="preserve"> </w:t>
      </w:r>
      <w:r w:rsidRPr="003F20E6">
        <w:rPr>
          <w:rFonts w:eastAsiaTheme="minorEastAsia"/>
          <w:lang w:eastAsia="zh-CN"/>
        </w:rPr>
        <w:t xml:space="preserve">also </w:t>
      </w:r>
      <w:r w:rsidRPr="003F20E6">
        <w:t>observed:</w:t>
      </w:r>
    </w:p>
    <w:p w14:paraId="2899A247" w14:textId="6040E50C" w:rsidR="00FB5AEF" w:rsidRPr="003F20E6" w:rsidRDefault="00FB5AEF">
      <w:pPr>
        <w:pStyle w:val="ListParagraph"/>
        <w:numPr>
          <w:ilvl w:val="0"/>
          <w:numId w:val="146"/>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rFonts w:eastAsiaTheme="minorEastAsia"/>
          <w:lang w:val="en-US" w:eastAsia="zh-CN"/>
        </w:rPr>
        <w:t>2 sources (</w:t>
      </w:r>
      <w:hyperlink r:id="rId656" w:history="1">
        <w:r w:rsidR="00C62C50" w:rsidRPr="003F20E6">
          <w:rPr>
            <w:rStyle w:val="Hyperlink"/>
            <w:rFonts w:eastAsiaTheme="minorEastAsia"/>
            <w:lang w:eastAsia="zh-CN"/>
          </w:rPr>
          <w:t>R1-2605288</w:t>
        </w:r>
      </w:hyperlink>
      <w:r w:rsidRPr="003F20E6">
        <w:rPr>
          <w:rFonts w:eastAsiaTheme="minorEastAsia"/>
          <w:lang w:val="en-US" w:eastAsia="zh-CN"/>
        </w:rPr>
        <w:t xml:space="preserve">, </w:t>
      </w:r>
      <w:hyperlink r:id="rId657" w:history="1">
        <w:r w:rsidR="00C62C50" w:rsidRPr="003F20E6">
          <w:rPr>
            <w:rStyle w:val="Hyperlink"/>
            <w:rFonts w:eastAsiaTheme="minorEastAsia"/>
            <w:lang w:eastAsia="zh-CN"/>
          </w:rPr>
          <w:t>R1-2606793</w:t>
        </w:r>
      </w:hyperlink>
      <w:r w:rsidRPr="003F20E6">
        <w:rPr>
          <w:rFonts w:eastAsiaTheme="minorEastAsia"/>
          <w:lang w:val="en-US" w:eastAsia="zh-CN"/>
        </w:rPr>
        <w:t>) observed small UCI with 3~11 bits is generally scheduled with low code rates.</w:t>
      </w:r>
    </w:p>
    <w:p w14:paraId="28F33A90" w14:textId="7C09D2CF" w:rsidR="00FB5AEF" w:rsidRPr="003F20E6" w:rsidRDefault="00FB5AEF">
      <w:pPr>
        <w:pStyle w:val="ListParagraph"/>
        <w:numPr>
          <w:ilvl w:val="0"/>
          <w:numId w:val="146"/>
        </w:numPr>
        <w:suppressAutoHyphens/>
        <w:overflowPunct/>
        <w:autoSpaceDE/>
        <w:autoSpaceDN/>
        <w:adjustRightInd/>
        <w:snapToGrid w:val="0"/>
        <w:spacing w:after="120" w:line="259" w:lineRule="auto"/>
        <w:contextualSpacing w:val="0"/>
        <w:jc w:val="both"/>
        <w:textAlignment w:val="auto"/>
        <w:rPr>
          <w:rFonts w:eastAsiaTheme="minorEastAsia"/>
          <w:lang w:eastAsia="zh-CN"/>
        </w:rPr>
      </w:pPr>
      <w:r w:rsidRPr="003F20E6">
        <w:rPr>
          <w:rFonts w:eastAsiaTheme="minorEastAsia"/>
          <w:lang w:eastAsia="zh-CN"/>
        </w:rPr>
        <w:t>1 source (</w:t>
      </w:r>
      <w:hyperlink r:id="rId658" w:history="1">
        <w:r w:rsidR="00C62C50" w:rsidRPr="003F20E6">
          <w:rPr>
            <w:rStyle w:val="Hyperlink"/>
            <w:rFonts w:eastAsiaTheme="minorEastAsia"/>
            <w:lang w:eastAsia="zh-CN"/>
          </w:rPr>
          <w:t>R1-2605821</w:t>
        </w:r>
      </w:hyperlink>
      <w:r w:rsidRPr="003F20E6">
        <w:rPr>
          <w:rFonts w:eastAsiaTheme="minorEastAsia"/>
          <w:lang w:eastAsia="zh-CN"/>
        </w:rPr>
        <w:t xml:space="preserve">) observed that the rank-deficiency cases occur in </w:t>
      </w:r>
      <w:r w:rsidRPr="003F20E6">
        <w:rPr>
          <w:lang w:eastAsia="ko-KR"/>
        </w:rPr>
        <w:t>approximately 6.7% of</w:t>
      </w:r>
      <w:r w:rsidRPr="003F20E6">
        <w:rPr>
          <w:rFonts w:eastAsiaTheme="minorEastAsia"/>
          <w:lang w:eastAsia="zh-CN"/>
        </w:rPr>
        <w:t xml:space="preserve"> all the valid (E, K) configurations and have negligible impact on system performance. </w:t>
      </w:r>
    </w:p>
    <w:p w14:paraId="161A65B4" w14:textId="59FB7625"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rFonts w:eastAsiaTheme="minorEastAsia"/>
          <w:lang w:eastAsia="zh-CN"/>
        </w:rPr>
        <w:t>5 sources (</w:t>
      </w:r>
      <w:hyperlink r:id="rId659" w:history="1">
        <w:r w:rsidR="00C62C50" w:rsidRPr="003F20E6">
          <w:rPr>
            <w:rStyle w:val="Hyperlink"/>
            <w:rFonts w:eastAsiaTheme="minorEastAsia"/>
            <w:lang w:eastAsia="zh-CN"/>
          </w:rPr>
          <w:t>R1-2605288</w:t>
        </w:r>
      </w:hyperlink>
      <w:r w:rsidRPr="003F20E6">
        <w:rPr>
          <w:rFonts w:eastAsiaTheme="minorEastAsia"/>
          <w:lang w:eastAsia="zh-CN"/>
        </w:rPr>
        <w:t xml:space="preserve">, </w:t>
      </w:r>
      <w:hyperlink r:id="rId660" w:history="1">
        <w:r w:rsidR="00C62C50" w:rsidRPr="003F20E6">
          <w:rPr>
            <w:rStyle w:val="Hyperlink"/>
            <w:rFonts w:eastAsiaTheme="minorEastAsia"/>
            <w:lang w:eastAsia="zh-CN"/>
          </w:rPr>
          <w:t>R1-2605455</w:t>
        </w:r>
      </w:hyperlink>
      <w:r w:rsidRPr="003F20E6">
        <w:rPr>
          <w:rFonts w:eastAsiaTheme="minorEastAsia"/>
          <w:lang w:eastAsia="zh-CN"/>
        </w:rPr>
        <w:t xml:space="preserve">, </w:t>
      </w:r>
      <w:hyperlink r:id="rId661" w:history="1">
        <w:r w:rsidR="00C62C50" w:rsidRPr="003F20E6">
          <w:rPr>
            <w:rStyle w:val="Hyperlink"/>
            <w:rFonts w:eastAsiaTheme="minorEastAsia"/>
            <w:lang w:eastAsia="zh-CN"/>
          </w:rPr>
          <w:t>R1-2605560</w:t>
        </w:r>
      </w:hyperlink>
      <w:r w:rsidRPr="003F20E6">
        <w:rPr>
          <w:rFonts w:eastAsiaTheme="minorEastAsia"/>
          <w:lang w:eastAsia="zh-CN"/>
        </w:rPr>
        <w:t xml:space="preserve">, </w:t>
      </w:r>
      <w:hyperlink r:id="rId662" w:history="1">
        <w:r w:rsidR="00C62C50" w:rsidRPr="003F20E6">
          <w:rPr>
            <w:rStyle w:val="Hyperlink"/>
            <w:rFonts w:eastAsiaTheme="minorEastAsia"/>
            <w:lang w:eastAsia="zh-CN"/>
          </w:rPr>
          <w:t>R1-2605714</w:t>
        </w:r>
      </w:hyperlink>
      <w:r w:rsidRPr="003F20E6">
        <w:rPr>
          <w:rFonts w:eastAsiaTheme="minorEastAsia"/>
          <w:lang w:eastAsia="zh-CN"/>
        </w:rPr>
        <w:t xml:space="preserve">, </w:t>
      </w:r>
      <w:hyperlink r:id="rId663" w:history="1">
        <w:r w:rsidR="00C62C50" w:rsidRPr="003F20E6">
          <w:rPr>
            <w:rStyle w:val="Hyperlink"/>
            <w:rFonts w:eastAsiaTheme="minorEastAsia"/>
            <w:lang w:eastAsia="zh-CN"/>
          </w:rPr>
          <w:t>R1-2605783</w:t>
        </w:r>
      </w:hyperlink>
      <w:r w:rsidRPr="003F20E6">
        <w:rPr>
          <w:rFonts w:eastAsiaTheme="minorEastAsia"/>
          <w:lang w:eastAsia="zh-CN"/>
        </w:rPr>
        <w:t>)</w:t>
      </w:r>
      <w:r w:rsidRPr="003F20E6">
        <w:rPr>
          <w:rFonts w:eastAsiaTheme="minorEastAsia"/>
          <w:lang w:val="en-US" w:eastAsia="zh-CN"/>
        </w:rPr>
        <w:t xml:space="preserve"> observed that the mother code length of 5G RM code is limited to 32. Furthermore, 4</w:t>
      </w:r>
      <w:r w:rsidRPr="003F20E6">
        <w:rPr>
          <w:rFonts w:eastAsiaTheme="minorEastAsia"/>
          <w:lang w:eastAsia="zh-CN"/>
        </w:rPr>
        <w:t xml:space="preserve"> sources (</w:t>
      </w:r>
      <w:hyperlink r:id="rId664" w:history="1">
        <w:r w:rsidR="00C62C50" w:rsidRPr="003F20E6">
          <w:rPr>
            <w:rStyle w:val="Hyperlink"/>
            <w:rFonts w:eastAsiaTheme="minorEastAsia"/>
            <w:lang w:eastAsia="zh-CN"/>
          </w:rPr>
          <w:t>R1-2605288</w:t>
        </w:r>
      </w:hyperlink>
      <w:r w:rsidRPr="003F20E6">
        <w:rPr>
          <w:rFonts w:eastAsiaTheme="minorEastAsia"/>
          <w:lang w:eastAsia="zh-CN"/>
        </w:rPr>
        <w:t xml:space="preserve">, </w:t>
      </w:r>
      <w:hyperlink r:id="rId665" w:history="1">
        <w:r w:rsidR="00C62C50" w:rsidRPr="003F20E6">
          <w:rPr>
            <w:rStyle w:val="Hyperlink"/>
            <w:rFonts w:eastAsiaTheme="minorEastAsia"/>
            <w:lang w:eastAsia="zh-CN"/>
          </w:rPr>
          <w:t>R1-2605455</w:t>
        </w:r>
      </w:hyperlink>
      <w:r w:rsidRPr="003F20E6">
        <w:rPr>
          <w:rFonts w:eastAsiaTheme="minorEastAsia"/>
          <w:lang w:eastAsia="zh-CN"/>
        </w:rPr>
        <w:t xml:space="preserve">, </w:t>
      </w:r>
      <w:hyperlink r:id="rId666" w:history="1">
        <w:r w:rsidR="00C62C50" w:rsidRPr="003F20E6">
          <w:rPr>
            <w:rStyle w:val="Hyperlink"/>
            <w:rFonts w:eastAsiaTheme="minorEastAsia"/>
            <w:lang w:eastAsia="zh-CN"/>
          </w:rPr>
          <w:t>R1-2605560</w:t>
        </w:r>
      </w:hyperlink>
      <w:r w:rsidRPr="003F20E6">
        <w:rPr>
          <w:rFonts w:eastAsiaTheme="minorEastAsia"/>
          <w:lang w:eastAsia="zh-CN"/>
        </w:rPr>
        <w:t xml:space="preserve">, </w:t>
      </w:r>
      <w:hyperlink r:id="rId667" w:history="1">
        <w:r w:rsidR="00C62C50" w:rsidRPr="003F20E6">
          <w:rPr>
            <w:rStyle w:val="Hyperlink"/>
            <w:rFonts w:eastAsiaTheme="minorEastAsia"/>
            <w:lang w:eastAsia="zh-CN"/>
          </w:rPr>
          <w:t>R1-2605783</w:t>
        </w:r>
      </w:hyperlink>
      <w:r w:rsidRPr="003F20E6">
        <w:rPr>
          <w:rFonts w:eastAsiaTheme="minorEastAsia"/>
          <w:lang w:eastAsia="zh-CN"/>
        </w:rPr>
        <w:t>)</w:t>
      </w:r>
      <w:r w:rsidRPr="003F20E6">
        <w:rPr>
          <w:rFonts w:eastAsiaTheme="minorEastAsia"/>
          <w:lang w:val="en-US" w:eastAsia="zh-CN"/>
        </w:rPr>
        <w:t xml:space="preserve"> observed repetition is needed at low code rates, thus the performance and coverage is degraded.  1 source (</w:t>
      </w:r>
      <w:hyperlink r:id="rId668" w:history="1">
        <w:r w:rsidR="00C62C50" w:rsidRPr="003F20E6">
          <w:rPr>
            <w:rStyle w:val="Hyperlink"/>
            <w:rFonts w:eastAsiaTheme="minorEastAsia"/>
            <w:lang w:eastAsia="zh-CN"/>
          </w:rPr>
          <w:t>R1-2605288</w:t>
        </w:r>
      </w:hyperlink>
      <w:r w:rsidRPr="003F20E6">
        <w:rPr>
          <w:rFonts w:eastAsiaTheme="minorEastAsia"/>
          <w:lang w:val="en-US" w:eastAsia="zh-CN"/>
        </w:rPr>
        <w:t>) observed small UCI with 3~11 bits is generally scheduled with low code rates.</w:t>
      </w:r>
    </w:p>
    <w:p w14:paraId="0DBC777F" w14:textId="6B850A94"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rFonts w:eastAsiaTheme="minorEastAsia"/>
          <w:lang w:val="en-US" w:eastAsia="zh-CN"/>
        </w:rPr>
        <w:t>4 sources (</w:t>
      </w:r>
      <w:hyperlink r:id="rId669" w:history="1">
        <w:r w:rsidR="00C62C50" w:rsidRPr="003F20E6">
          <w:rPr>
            <w:rStyle w:val="Hyperlink"/>
            <w:rFonts w:eastAsiaTheme="minorEastAsia"/>
            <w:lang w:eastAsia="zh-CN"/>
          </w:rPr>
          <w:t>R1-2605455</w:t>
        </w:r>
      </w:hyperlink>
      <w:r w:rsidRPr="003F20E6">
        <w:rPr>
          <w:rFonts w:eastAsiaTheme="minorEastAsia"/>
          <w:lang w:val="en-US" w:eastAsia="zh-CN"/>
        </w:rPr>
        <w:t xml:space="preserve">, </w:t>
      </w:r>
      <w:hyperlink r:id="rId670" w:history="1">
        <w:r w:rsidR="00C62C50" w:rsidRPr="003F20E6">
          <w:rPr>
            <w:rStyle w:val="Hyperlink"/>
            <w:rFonts w:eastAsiaTheme="minorEastAsia"/>
            <w:lang w:eastAsia="zh-CN"/>
          </w:rPr>
          <w:t>R1-2605560</w:t>
        </w:r>
      </w:hyperlink>
      <w:r w:rsidRPr="003F20E6">
        <w:rPr>
          <w:rFonts w:eastAsiaTheme="minorEastAsia"/>
          <w:lang w:val="en-US" w:eastAsia="zh-CN"/>
        </w:rPr>
        <w:t xml:space="preserve">, </w:t>
      </w:r>
      <w:hyperlink r:id="rId671" w:history="1">
        <w:r w:rsidR="00C62C50" w:rsidRPr="003F20E6">
          <w:rPr>
            <w:rStyle w:val="Hyperlink"/>
            <w:rFonts w:eastAsiaTheme="minorEastAsia"/>
            <w:lang w:eastAsia="zh-CN"/>
          </w:rPr>
          <w:t>R1-2606308</w:t>
        </w:r>
      </w:hyperlink>
      <w:r w:rsidRPr="003F20E6">
        <w:rPr>
          <w:rFonts w:eastAsiaTheme="minorEastAsia"/>
          <w:lang w:val="en-US" w:eastAsia="zh-CN"/>
        </w:rPr>
        <w:t xml:space="preserve">, </w:t>
      </w:r>
      <w:hyperlink r:id="rId672" w:history="1">
        <w:r w:rsidR="00C62C50" w:rsidRPr="003F20E6">
          <w:rPr>
            <w:rStyle w:val="Hyperlink"/>
            <w:rFonts w:eastAsiaTheme="minorEastAsia"/>
            <w:lang w:eastAsia="zh-CN"/>
          </w:rPr>
          <w:t>R1-2606371</w:t>
        </w:r>
      </w:hyperlink>
      <w:r w:rsidRPr="003F20E6">
        <w:rPr>
          <w:rFonts w:eastAsiaTheme="minorEastAsia"/>
          <w:lang w:val="en-US" w:eastAsia="zh-CN"/>
        </w:rPr>
        <w:t>) observed the BLER performance loss of 5G RM code due to DMRS overhead at least for PUCCH.</w:t>
      </w:r>
    </w:p>
    <w:p w14:paraId="1240F318" w14:textId="34425763"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rFonts w:eastAsiaTheme="minorEastAsia"/>
          <w:lang w:val="en-US" w:eastAsia="zh-CN"/>
        </w:rPr>
        <w:t>2 sources (</w:t>
      </w:r>
      <w:hyperlink r:id="rId673" w:history="1">
        <w:r w:rsidR="00C62C50" w:rsidRPr="003F20E6">
          <w:rPr>
            <w:rStyle w:val="Hyperlink"/>
            <w:rFonts w:eastAsiaTheme="minorEastAsia"/>
            <w:lang w:eastAsia="zh-CN"/>
          </w:rPr>
          <w:t>R1-2605455</w:t>
        </w:r>
      </w:hyperlink>
      <w:r w:rsidRPr="003F20E6">
        <w:rPr>
          <w:rFonts w:eastAsiaTheme="minorEastAsia"/>
          <w:lang w:val="en-US" w:eastAsia="zh-CN"/>
        </w:rPr>
        <w:t xml:space="preserve">, </w:t>
      </w:r>
      <w:hyperlink r:id="rId674" w:history="1">
        <w:r w:rsidR="00C62C50" w:rsidRPr="003F20E6">
          <w:rPr>
            <w:rStyle w:val="Hyperlink"/>
            <w:rFonts w:eastAsiaTheme="minorEastAsia"/>
            <w:lang w:eastAsia="zh-CN"/>
          </w:rPr>
          <w:t>R1-2605560</w:t>
        </w:r>
      </w:hyperlink>
      <w:r w:rsidRPr="003F20E6">
        <w:rPr>
          <w:rFonts w:eastAsiaTheme="minorEastAsia"/>
          <w:lang w:val="en-US" w:eastAsia="zh-CN"/>
        </w:rPr>
        <w:t>) observed the performance loss of 5G RM code due to high PAPR at least for PUCCH.</w:t>
      </w:r>
    </w:p>
    <w:p w14:paraId="60BA9CC9" w14:textId="6CB9A6EC"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rFonts w:eastAsiaTheme="minorEastAsia"/>
          <w:lang w:val="en-US" w:eastAsia="zh-CN"/>
        </w:rPr>
        <w:t>3 sources (</w:t>
      </w:r>
      <w:hyperlink r:id="rId675" w:history="1">
        <w:r w:rsidR="00C62C50" w:rsidRPr="003F20E6">
          <w:rPr>
            <w:rStyle w:val="Hyperlink"/>
            <w:rFonts w:eastAsiaTheme="minorEastAsia"/>
            <w:lang w:eastAsia="zh-CN"/>
          </w:rPr>
          <w:t>R1-2605455</w:t>
        </w:r>
      </w:hyperlink>
      <w:r w:rsidRPr="003F20E6">
        <w:rPr>
          <w:rFonts w:eastAsiaTheme="minorEastAsia"/>
          <w:lang w:val="en-US" w:eastAsia="zh-CN"/>
        </w:rPr>
        <w:t xml:space="preserve">, </w:t>
      </w:r>
      <w:hyperlink r:id="rId676" w:history="1">
        <w:r w:rsidR="00C62C50" w:rsidRPr="003F20E6">
          <w:rPr>
            <w:rStyle w:val="Hyperlink"/>
            <w:rFonts w:eastAsiaTheme="minorEastAsia"/>
            <w:lang w:eastAsia="zh-CN"/>
          </w:rPr>
          <w:t>R1-2605560</w:t>
        </w:r>
      </w:hyperlink>
      <w:r w:rsidRPr="003F20E6">
        <w:rPr>
          <w:rFonts w:eastAsiaTheme="minorEastAsia"/>
          <w:lang w:val="en-US" w:eastAsia="zh-CN"/>
        </w:rPr>
        <w:t xml:space="preserve">, </w:t>
      </w:r>
      <w:hyperlink r:id="rId677" w:history="1">
        <w:r w:rsidR="00C62C50" w:rsidRPr="003F20E6">
          <w:rPr>
            <w:rStyle w:val="Hyperlink"/>
            <w:rFonts w:eastAsiaTheme="minorEastAsia"/>
            <w:lang w:eastAsia="zh-CN"/>
          </w:rPr>
          <w:t>R1-2605909</w:t>
        </w:r>
      </w:hyperlink>
      <w:r w:rsidRPr="003F20E6">
        <w:rPr>
          <w:rFonts w:eastAsiaTheme="minorEastAsia"/>
          <w:lang w:val="en-US" w:eastAsia="zh-CN"/>
        </w:rPr>
        <w:t>) observed 5G RM code cannot support DMRS-less transmission at least for PUCCH due to the all-one vector in the first column.</w:t>
      </w:r>
    </w:p>
    <w:p w14:paraId="721DA648" w14:textId="77777777"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eastAsia="zh-CN"/>
        </w:rPr>
      </w:pPr>
      <w:r w:rsidRPr="003F20E6">
        <w:rPr>
          <w:rFonts w:eastAsiaTheme="minorEastAsia"/>
          <w:lang w:eastAsia="zh-CN"/>
        </w:rPr>
        <w:t xml:space="preserve">In addition, </w:t>
      </w:r>
      <w:r w:rsidRPr="003F20E6">
        <w:t xml:space="preserve">the following </w:t>
      </w:r>
      <w:r w:rsidRPr="003F20E6">
        <w:rPr>
          <w:rFonts w:eastAsiaTheme="minorEastAsia"/>
          <w:lang w:eastAsia="zh-CN"/>
        </w:rPr>
        <w:t>are</w:t>
      </w:r>
      <w:r w:rsidRPr="003F20E6">
        <w:t xml:space="preserve"> </w:t>
      </w:r>
      <w:r w:rsidRPr="003F20E6">
        <w:rPr>
          <w:rFonts w:eastAsiaTheme="minorEastAsia"/>
          <w:lang w:eastAsia="zh-CN"/>
        </w:rPr>
        <w:t xml:space="preserve">also </w:t>
      </w:r>
      <w:r w:rsidRPr="003F20E6">
        <w:t>observed:</w:t>
      </w:r>
    </w:p>
    <w:p w14:paraId="7680FB22" w14:textId="5E103D54" w:rsidR="00FB5AEF" w:rsidRPr="003F20E6" w:rsidRDefault="00FB5AEF">
      <w:pPr>
        <w:pStyle w:val="ListParagraph"/>
        <w:numPr>
          <w:ilvl w:val="0"/>
          <w:numId w:val="145"/>
        </w:numPr>
        <w:suppressAutoHyphens/>
        <w:overflowPunct/>
        <w:autoSpaceDE/>
        <w:autoSpaceDN/>
        <w:adjustRightInd/>
        <w:snapToGrid w:val="0"/>
        <w:spacing w:after="120" w:line="259" w:lineRule="auto"/>
        <w:contextualSpacing w:val="0"/>
        <w:jc w:val="both"/>
        <w:textAlignment w:val="auto"/>
        <w:rPr>
          <w:rFonts w:eastAsiaTheme="minorEastAsia"/>
          <w:lang w:eastAsia="zh-CN"/>
        </w:rPr>
      </w:pPr>
      <w:r w:rsidRPr="003F20E6">
        <w:rPr>
          <w:rFonts w:eastAsiaTheme="minorEastAsia"/>
          <w:lang w:eastAsia="zh-CN"/>
        </w:rPr>
        <w:lastRenderedPageBreak/>
        <w:t>4 sources (</w:t>
      </w:r>
      <w:hyperlink r:id="rId678" w:history="1">
        <w:r w:rsidR="00C62C50" w:rsidRPr="003F20E6">
          <w:rPr>
            <w:rStyle w:val="Hyperlink"/>
            <w:rFonts w:eastAsiaTheme="minorEastAsia"/>
            <w:lang w:eastAsia="zh-CN"/>
          </w:rPr>
          <w:t>R1-2605821</w:t>
        </w:r>
      </w:hyperlink>
      <w:r w:rsidRPr="003F20E6">
        <w:rPr>
          <w:rFonts w:eastAsiaTheme="minorEastAsia"/>
          <w:lang w:eastAsia="zh-CN"/>
        </w:rPr>
        <w:t xml:space="preserve">, </w:t>
      </w:r>
      <w:hyperlink r:id="rId679" w:history="1">
        <w:r w:rsidR="00C62C50" w:rsidRPr="003F20E6">
          <w:rPr>
            <w:rStyle w:val="Hyperlink"/>
            <w:rFonts w:eastAsiaTheme="minorEastAsia"/>
            <w:lang w:eastAsia="zh-CN"/>
          </w:rPr>
          <w:t>R1-2606793</w:t>
        </w:r>
      </w:hyperlink>
      <w:r w:rsidRPr="003F20E6">
        <w:rPr>
          <w:rFonts w:eastAsiaTheme="minorEastAsia"/>
          <w:lang w:eastAsia="zh-CN"/>
        </w:rPr>
        <w:t xml:space="preserve">, </w:t>
      </w:r>
      <w:hyperlink r:id="rId680" w:history="1">
        <w:r w:rsidR="00C62C50" w:rsidRPr="003F20E6">
          <w:rPr>
            <w:rStyle w:val="Hyperlink"/>
            <w:rFonts w:eastAsiaTheme="minorEastAsia"/>
            <w:lang w:eastAsia="zh-CN"/>
          </w:rPr>
          <w:t>R1-2606769</w:t>
        </w:r>
      </w:hyperlink>
      <w:r w:rsidRPr="003F20E6">
        <w:rPr>
          <w:rFonts w:eastAsiaTheme="minorEastAsia"/>
          <w:lang w:eastAsia="zh-CN"/>
        </w:rPr>
        <w:t xml:space="preserve">, </w:t>
      </w:r>
      <w:hyperlink r:id="rId681" w:history="1">
        <w:r w:rsidR="00C62C50" w:rsidRPr="003F20E6">
          <w:rPr>
            <w:rStyle w:val="Hyperlink"/>
            <w:rFonts w:eastAsiaTheme="minorEastAsia"/>
            <w:lang w:eastAsia="zh-CN"/>
          </w:rPr>
          <w:t>R1-2605379</w:t>
        </w:r>
      </w:hyperlink>
      <w:r w:rsidRPr="003F20E6">
        <w:rPr>
          <w:rFonts w:eastAsiaTheme="minorEastAsia"/>
          <w:lang w:eastAsia="zh-CN"/>
        </w:rPr>
        <w:t>) observed that RM code was used in 5G NR, and 6G does not have new requirements for this region to justify re-design.</w:t>
      </w:r>
    </w:p>
    <w:p w14:paraId="4D2F459B" w14:textId="0A7DB156" w:rsidR="00FB5AEF" w:rsidRPr="003F20E6" w:rsidRDefault="00FB5AEF">
      <w:pPr>
        <w:pStyle w:val="ListParagraph"/>
        <w:numPr>
          <w:ilvl w:val="0"/>
          <w:numId w:val="145"/>
        </w:numPr>
        <w:suppressAutoHyphens/>
        <w:overflowPunct/>
        <w:autoSpaceDE/>
        <w:autoSpaceDN/>
        <w:adjustRightInd/>
        <w:snapToGrid w:val="0"/>
        <w:spacing w:after="120" w:line="259" w:lineRule="auto"/>
        <w:contextualSpacing w:val="0"/>
        <w:jc w:val="both"/>
        <w:textAlignment w:val="auto"/>
        <w:rPr>
          <w:rFonts w:eastAsiaTheme="minorEastAsia"/>
          <w:lang w:eastAsia="zh-CN"/>
        </w:rPr>
      </w:pPr>
      <w:r w:rsidRPr="003F20E6">
        <w:rPr>
          <w:rFonts w:eastAsiaTheme="minorEastAsia"/>
          <w:lang w:eastAsia="zh-CN"/>
        </w:rPr>
        <w:t>1 source (</w:t>
      </w:r>
      <w:hyperlink r:id="rId682" w:history="1">
        <w:r w:rsidR="00C62C50" w:rsidRPr="003F20E6">
          <w:rPr>
            <w:rStyle w:val="Hyperlink"/>
            <w:rFonts w:eastAsiaTheme="minorEastAsia"/>
            <w:lang w:eastAsia="zh-CN"/>
          </w:rPr>
          <w:t>R1-2605379</w:t>
        </w:r>
      </w:hyperlink>
      <w:r w:rsidRPr="003F20E6">
        <w:rPr>
          <w:rFonts w:eastAsiaTheme="minorEastAsia"/>
          <w:lang w:eastAsia="zh-CN"/>
        </w:rPr>
        <w:t>) observed that 5G RM code is optimized for good minimum distance and can be decoded via FHT-based ML decoding with low complexity.</w:t>
      </w:r>
    </w:p>
    <w:p w14:paraId="298E27B2" w14:textId="77777777" w:rsidR="00FB5AEF" w:rsidRPr="003F20E6" w:rsidRDefault="00FB5AEF" w:rsidP="00FB5AEF">
      <w:pPr>
        <w:rPr>
          <w:rFonts w:ascii="Times New Roman" w:eastAsia="SimSun" w:hAnsi="Times New Roman"/>
          <w:szCs w:val="20"/>
          <w:lang w:eastAsia="zh-CN"/>
        </w:rPr>
      </w:pPr>
      <w:r w:rsidRPr="003F20E6">
        <w:rPr>
          <w:rFonts w:ascii="Times New Roman" w:eastAsiaTheme="minorEastAsia" w:hAnsi="Times New Roman"/>
          <w:szCs w:val="20"/>
          <w:lang w:eastAsia="zh-CN"/>
        </w:rPr>
        <w:t>The potential solutions (coding based only) to enhance performance for small UCI with 3~11 bits are summarized as below</w:t>
      </w:r>
    </w:p>
    <w:p w14:paraId="4D95B014" w14:textId="7462DBB2" w:rsidR="00FB5AEF" w:rsidRPr="003F20E6" w:rsidRDefault="00FB5AEF">
      <w:pPr>
        <w:pStyle w:val="ListParagraph"/>
        <w:numPr>
          <w:ilvl w:val="0"/>
          <w:numId w:val="142"/>
        </w:numPr>
        <w:suppressAutoHyphens/>
        <w:overflowPunct/>
        <w:autoSpaceDE/>
        <w:autoSpaceDN/>
        <w:adjustRightInd/>
        <w:snapToGrid w:val="0"/>
        <w:spacing w:after="120" w:line="259" w:lineRule="auto"/>
        <w:contextualSpacing w:val="0"/>
        <w:jc w:val="both"/>
        <w:textAlignment w:val="auto"/>
        <w:rPr>
          <w:rFonts w:eastAsiaTheme="minorEastAsia"/>
          <w:lang w:val="en-US" w:eastAsia="zh-CN"/>
        </w:rPr>
      </w:pPr>
      <w:r w:rsidRPr="003F20E6">
        <w:rPr>
          <w:rFonts w:eastAsiaTheme="minorEastAsia"/>
          <w:lang w:val="en-US" w:eastAsia="zh-CN"/>
        </w:rPr>
        <w:t>12 sources (</w:t>
      </w:r>
      <w:hyperlink r:id="rId683" w:history="1">
        <w:r w:rsidR="00C62C50" w:rsidRPr="003F20E6">
          <w:rPr>
            <w:rStyle w:val="Hyperlink"/>
            <w:rFonts w:eastAsiaTheme="minorEastAsia"/>
            <w:lang w:eastAsia="zh-CN"/>
          </w:rPr>
          <w:t>R1-2605560</w:t>
        </w:r>
      </w:hyperlink>
      <w:r w:rsidRPr="003F20E6">
        <w:rPr>
          <w:rFonts w:eastAsiaTheme="minorEastAsia"/>
          <w:lang w:val="en-US" w:eastAsia="zh-CN"/>
        </w:rPr>
        <w:t xml:space="preserve">, </w:t>
      </w:r>
      <w:hyperlink r:id="rId684" w:history="1">
        <w:r w:rsidR="00C62C50" w:rsidRPr="003F20E6">
          <w:rPr>
            <w:rStyle w:val="Hyperlink"/>
            <w:rFonts w:eastAsiaTheme="minorEastAsia"/>
            <w:lang w:eastAsia="zh-CN"/>
          </w:rPr>
          <w:t>R1-2605655</w:t>
        </w:r>
      </w:hyperlink>
      <w:r w:rsidRPr="003F20E6">
        <w:rPr>
          <w:rFonts w:eastAsiaTheme="minorEastAsia"/>
          <w:lang w:val="en-US" w:eastAsia="zh-CN"/>
        </w:rPr>
        <w:t xml:space="preserve">, </w:t>
      </w:r>
      <w:hyperlink r:id="rId685" w:history="1">
        <w:r w:rsidR="00C62C50" w:rsidRPr="003F20E6">
          <w:rPr>
            <w:rStyle w:val="Hyperlink"/>
            <w:rFonts w:eastAsiaTheme="minorEastAsia"/>
            <w:lang w:eastAsia="zh-CN"/>
          </w:rPr>
          <w:t>R1-2605714</w:t>
        </w:r>
      </w:hyperlink>
      <w:r w:rsidRPr="003F20E6">
        <w:rPr>
          <w:rFonts w:eastAsiaTheme="minorEastAsia"/>
          <w:lang w:val="en-US" w:eastAsia="zh-CN"/>
        </w:rPr>
        <w:t xml:space="preserve">, </w:t>
      </w:r>
      <w:hyperlink r:id="rId686" w:history="1">
        <w:r w:rsidR="00C62C50" w:rsidRPr="003F20E6">
          <w:rPr>
            <w:rStyle w:val="Hyperlink"/>
            <w:rFonts w:eastAsiaTheme="minorEastAsia"/>
            <w:lang w:eastAsia="zh-CN"/>
          </w:rPr>
          <w:t>R1-2605783</w:t>
        </w:r>
      </w:hyperlink>
      <w:r w:rsidRPr="003F20E6">
        <w:rPr>
          <w:rFonts w:eastAsiaTheme="minorEastAsia"/>
          <w:lang w:val="en-US" w:eastAsia="zh-CN"/>
        </w:rPr>
        <w:t xml:space="preserve">, </w:t>
      </w:r>
      <w:hyperlink r:id="rId687" w:history="1">
        <w:r w:rsidR="00C62C50" w:rsidRPr="003F20E6">
          <w:rPr>
            <w:rStyle w:val="Hyperlink"/>
            <w:rFonts w:eastAsiaTheme="minorEastAsia"/>
            <w:lang w:eastAsia="zh-CN"/>
          </w:rPr>
          <w:t>R1-2605909</w:t>
        </w:r>
      </w:hyperlink>
      <w:r w:rsidRPr="003F20E6">
        <w:rPr>
          <w:rFonts w:eastAsiaTheme="minorEastAsia"/>
          <w:lang w:val="en-US" w:eastAsia="zh-CN"/>
        </w:rPr>
        <w:t xml:space="preserve">, </w:t>
      </w:r>
      <w:hyperlink r:id="rId688" w:history="1">
        <w:r w:rsidR="00C62C50" w:rsidRPr="003F20E6">
          <w:rPr>
            <w:rStyle w:val="Hyperlink"/>
            <w:rFonts w:eastAsiaTheme="minorEastAsia"/>
            <w:lang w:eastAsia="zh-CN"/>
          </w:rPr>
          <w:t>R1-2606793</w:t>
        </w:r>
      </w:hyperlink>
      <w:r w:rsidRPr="003F20E6">
        <w:rPr>
          <w:rFonts w:eastAsiaTheme="minorEastAsia"/>
          <w:lang w:val="en-US" w:eastAsia="zh-CN"/>
        </w:rPr>
        <w:t xml:space="preserve">, </w:t>
      </w:r>
      <w:hyperlink r:id="rId689" w:history="1">
        <w:r w:rsidR="00C62C50" w:rsidRPr="003F20E6">
          <w:rPr>
            <w:rStyle w:val="Hyperlink"/>
            <w:rFonts w:eastAsiaTheme="minorEastAsia"/>
            <w:lang w:eastAsia="zh-CN"/>
          </w:rPr>
          <w:t>R1-2606283</w:t>
        </w:r>
      </w:hyperlink>
      <w:r w:rsidRPr="003F20E6">
        <w:rPr>
          <w:rFonts w:eastAsiaTheme="minorEastAsia"/>
          <w:lang w:val="en-US" w:eastAsia="zh-CN"/>
        </w:rPr>
        <w:t xml:space="preserve">, </w:t>
      </w:r>
      <w:hyperlink r:id="rId690" w:history="1">
        <w:r w:rsidR="00C62C50" w:rsidRPr="003F20E6">
          <w:rPr>
            <w:rStyle w:val="Hyperlink"/>
            <w:rFonts w:eastAsiaTheme="minorEastAsia"/>
            <w:lang w:eastAsia="zh-CN"/>
          </w:rPr>
          <w:t>R1-2606307</w:t>
        </w:r>
      </w:hyperlink>
      <w:r w:rsidRPr="003F20E6">
        <w:rPr>
          <w:rFonts w:eastAsiaTheme="minorEastAsia"/>
          <w:lang w:val="en-US" w:eastAsia="zh-CN"/>
        </w:rPr>
        <w:t xml:space="preserve">, </w:t>
      </w:r>
      <w:hyperlink r:id="rId691" w:history="1">
        <w:r w:rsidR="00C62C50" w:rsidRPr="003F20E6">
          <w:rPr>
            <w:rStyle w:val="Hyperlink"/>
            <w:rFonts w:eastAsiaTheme="minorEastAsia"/>
            <w:lang w:eastAsia="zh-CN"/>
          </w:rPr>
          <w:t>R1-2606308</w:t>
        </w:r>
      </w:hyperlink>
      <w:r w:rsidRPr="003F20E6">
        <w:rPr>
          <w:rFonts w:eastAsiaTheme="minorEastAsia"/>
          <w:lang w:val="en-US" w:eastAsia="zh-CN"/>
        </w:rPr>
        <w:t xml:space="preserve">, </w:t>
      </w:r>
      <w:hyperlink r:id="rId692" w:history="1">
        <w:r w:rsidR="00C62C50" w:rsidRPr="003F20E6">
          <w:rPr>
            <w:rStyle w:val="Hyperlink"/>
            <w:rFonts w:eastAsiaTheme="minorEastAsia"/>
            <w:lang w:eastAsia="zh-CN"/>
          </w:rPr>
          <w:t>R1-2606371</w:t>
        </w:r>
      </w:hyperlink>
      <w:r w:rsidRPr="003F20E6">
        <w:rPr>
          <w:rFonts w:eastAsiaTheme="minorEastAsia"/>
          <w:lang w:val="en-US" w:eastAsia="zh-CN"/>
        </w:rPr>
        <w:t xml:space="preserve">, </w:t>
      </w:r>
      <w:hyperlink r:id="rId693" w:history="1">
        <w:r w:rsidR="00C62C50" w:rsidRPr="003F20E6">
          <w:rPr>
            <w:rStyle w:val="Hyperlink"/>
            <w:rFonts w:eastAsiaTheme="minorEastAsia"/>
            <w:lang w:eastAsia="zh-CN"/>
          </w:rPr>
          <w:t>R1-2606638</w:t>
        </w:r>
      </w:hyperlink>
      <w:r w:rsidRPr="003F20E6">
        <w:rPr>
          <w:rFonts w:eastAsiaTheme="minorEastAsia"/>
          <w:lang w:val="en-US" w:eastAsia="zh-CN"/>
        </w:rPr>
        <w:t xml:space="preserve">, </w:t>
      </w:r>
      <w:hyperlink r:id="rId694" w:history="1">
        <w:r w:rsidR="00C62C50" w:rsidRPr="003F20E6">
          <w:rPr>
            <w:rStyle w:val="Hyperlink"/>
            <w:rFonts w:eastAsiaTheme="minorEastAsia"/>
            <w:lang w:eastAsia="zh-CN"/>
          </w:rPr>
          <w:t>R1-2606019</w:t>
        </w:r>
      </w:hyperlink>
      <w:r w:rsidRPr="003F20E6">
        <w:rPr>
          <w:rFonts w:eastAsiaTheme="minorEastAsia"/>
          <w:lang w:val="en-US" w:eastAsia="zh-CN"/>
        </w:rPr>
        <w:t>)</w:t>
      </w:r>
      <w:r w:rsidRPr="003F20E6">
        <w:rPr>
          <w:rFonts w:eastAsiaTheme="minorEastAsia"/>
          <w:lang w:eastAsia="zh-CN"/>
        </w:rPr>
        <w:t xml:space="preserve"> discussed the potential solutions to improve the performance for short block code.</w:t>
      </w:r>
    </w:p>
    <w:p w14:paraId="0290D5FF" w14:textId="77777777" w:rsidR="00FB5AEF" w:rsidRPr="003F20E6" w:rsidRDefault="00FB5AEF">
      <w:pPr>
        <w:pStyle w:val="ListParagraph"/>
        <w:numPr>
          <w:ilvl w:val="2"/>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Enhanced RM</w:t>
      </w:r>
      <w:r w:rsidRPr="003F20E6">
        <w:rPr>
          <w:rFonts w:eastAsiaTheme="minorEastAsia"/>
          <w:lang w:val="en-US" w:eastAsia="zh-CN"/>
        </w:rPr>
        <w:t xml:space="preserve"> code</w:t>
      </w:r>
    </w:p>
    <w:p w14:paraId="096E4C3D" w14:textId="248A1C6C"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val="en-US" w:eastAsia="zh-CN"/>
        </w:rPr>
      </w:pPr>
      <w:r w:rsidRPr="003F20E6">
        <w:rPr>
          <w:rFonts w:eastAsiaTheme="minorEastAsia"/>
          <w:lang w:eastAsia="zh-CN"/>
        </w:rPr>
        <w:t>8 sources (</w:t>
      </w:r>
      <w:hyperlink r:id="rId695" w:history="1">
        <w:r w:rsidR="00C62C50" w:rsidRPr="003F20E6">
          <w:rPr>
            <w:rStyle w:val="Hyperlink"/>
            <w:rFonts w:eastAsiaTheme="minorEastAsia"/>
            <w:lang w:eastAsia="zh-CN"/>
          </w:rPr>
          <w:t>R1-2605560</w:t>
        </w:r>
      </w:hyperlink>
      <w:r w:rsidRPr="003F20E6">
        <w:rPr>
          <w:rFonts w:eastAsiaTheme="minorEastAsia"/>
          <w:lang w:eastAsia="zh-CN"/>
        </w:rPr>
        <w:t xml:space="preserve">, </w:t>
      </w:r>
      <w:hyperlink r:id="rId696" w:history="1">
        <w:r w:rsidR="00C62C50" w:rsidRPr="003F20E6">
          <w:rPr>
            <w:rStyle w:val="Hyperlink"/>
            <w:rFonts w:eastAsiaTheme="minorEastAsia"/>
            <w:lang w:eastAsia="zh-CN"/>
          </w:rPr>
          <w:t>R1-2605655</w:t>
        </w:r>
      </w:hyperlink>
      <w:r w:rsidRPr="003F20E6">
        <w:rPr>
          <w:rFonts w:eastAsiaTheme="minorEastAsia"/>
          <w:lang w:eastAsia="zh-CN"/>
        </w:rPr>
        <w:t xml:space="preserve">, </w:t>
      </w:r>
      <w:hyperlink r:id="rId697" w:history="1">
        <w:r w:rsidR="00C62C50" w:rsidRPr="003F20E6">
          <w:rPr>
            <w:rStyle w:val="Hyperlink"/>
            <w:rFonts w:eastAsiaTheme="minorEastAsia"/>
            <w:lang w:eastAsia="zh-CN"/>
          </w:rPr>
          <w:t>R1-2605714</w:t>
        </w:r>
      </w:hyperlink>
      <w:r w:rsidRPr="003F20E6">
        <w:rPr>
          <w:rFonts w:eastAsiaTheme="minorEastAsia"/>
          <w:lang w:eastAsia="zh-CN"/>
        </w:rPr>
        <w:t xml:space="preserve">, </w:t>
      </w:r>
      <w:hyperlink r:id="rId698" w:history="1">
        <w:r w:rsidR="00C62C50" w:rsidRPr="003F20E6">
          <w:rPr>
            <w:rStyle w:val="Hyperlink"/>
            <w:rFonts w:eastAsiaTheme="minorEastAsia"/>
            <w:lang w:eastAsia="zh-CN"/>
          </w:rPr>
          <w:t>R1-2605783</w:t>
        </w:r>
      </w:hyperlink>
      <w:r w:rsidRPr="003F20E6">
        <w:rPr>
          <w:rFonts w:eastAsiaTheme="minorEastAsia"/>
          <w:lang w:eastAsia="zh-CN"/>
        </w:rPr>
        <w:t xml:space="preserve">, </w:t>
      </w:r>
      <w:hyperlink r:id="rId699" w:history="1">
        <w:r w:rsidR="00C62C50" w:rsidRPr="003F20E6">
          <w:rPr>
            <w:rStyle w:val="Hyperlink"/>
            <w:rFonts w:eastAsiaTheme="minorEastAsia"/>
            <w:lang w:eastAsia="zh-CN"/>
          </w:rPr>
          <w:t>R1-2606793</w:t>
        </w:r>
      </w:hyperlink>
      <w:r w:rsidRPr="003F20E6">
        <w:rPr>
          <w:rFonts w:eastAsiaTheme="minorEastAsia"/>
          <w:lang w:eastAsia="zh-CN"/>
        </w:rPr>
        <w:t xml:space="preserve">, </w:t>
      </w:r>
      <w:hyperlink r:id="rId700" w:history="1">
        <w:r w:rsidR="00C62C50" w:rsidRPr="003F20E6">
          <w:rPr>
            <w:rStyle w:val="Hyperlink"/>
            <w:rFonts w:eastAsiaTheme="minorEastAsia"/>
            <w:lang w:eastAsia="zh-CN"/>
          </w:rPr>
          <w:t>R1-2606371</w:t>
        </w:r>
      </w:hyperlink>
      <w:r w:rsidRPr="003F20E6">
        <w:rPr>
          <w:rFonts w:eastAsiaTheme="minorEastAsia"/>
          <w:lang w:eastAsia="zh-CN"/>
        </w:rPr>
        <w:t xml:space="preserve">, </w:t>
      </w:r>
      <w:hyperlink r:id="rId701" w:history="1">
        <w:r w:rsidR="00C62C50" w:rsidRPr="003F20E6">
          <w:rPr>
            <w:rStyle w:val="Hyperlink"/>
            <w:rFonts w:eastAsiaTheme="minorEastAsia"/>
            <w:lang w:eastAsia="zh-CN"/>
          </w:rPr>
          <w:t>R1-2606638</w:t>
        </w:r>
      </w:hyperlink>
      <w:r w:rsidRPr="003F20E6">
        <w:rPr>
          <w:rFonts w:eastAsiaTheme="minorEastAsia"/>
          <w:lang w:eastAsia="zh-CN"/>
        </w:rPr>
        <w:t xml:space="preserve">, </w:t>
      </w:r>
      <w:hyperlink r:id="rId702" w:history="1">
        <w:r w:rsidR="00C62C50" w:rsidRPr="003F20E6">
          <w:rPr>
            <w:rStyle w:val="Hyperlink"/>
            <w:lang w:eastAsia="zh-CN"/>
          </w:rPr>
          <w:t>R1-2606019</w:t>
        </w:r>
      </w:hyperlink>
      <w:r w:rsidRPr="003F20E6">
        <w:rPr>
          <w:rFonts w:eastAsiaTheme="minorEastAsia"/>
          <w:lang w:eastAsia="zh-CN"/>
        </w:rPr>
        <w:t>) observed</w:t>
      </w:r>
      <w:r w:rsidRPr="003F20E6">
        <w:rPr>
          <w:lang w:val="en-US" w:eastAsia="zh-CN"/>
        </w:rPr>
        <w:t xml:space="preserve"> enhanced RM code with optimized basis sequence selection and/or rate matching </w:t>
      </w:r>
      <w:r w:rsidRPr="003F20E6">
        <w:rPr>
          <w:rFonts w:eastAsiaTheme="minorEastAsia"/>
          <w:lang w:val="en-US" w:eastAsia="zh-CN"/>
        </w:rPr>
        <w:t xml:space="preserve">can </w:t>
      </w:r>
      <w:r w:rsidRPr="003F20E6">
        <w:rPr>
          <w:rFonts w:eastAsiaTheme="minorEastAsia"/>
          <w:lang w:eastAsia="zh-CN"/>
        </w:rPr>
        <w:t xml:space="preserve">resolve the </w:t>
      </w:r>
      <w:r w:rsidRPr="003F20E6">
        <w:rPr>
          <w:lang w:val="en-US" w:eastAsia="zh-CN"/>
        </w:rPr>
        <w:t xml:space="preserve">rank deficiency and </w:t>
      </w:r>
      <w:r w:rsidRPr="003F20E6">
        <w:rPr>
          <w:rFonts w:eastAsiaTheme="minorEastAsia"/>
          <w:lang w:eastAsia="zh-CN"/>
        </w:rPr>
        <w:t xml:space="preserve">error floor issue of RM code at high code rates. </w:t>
      </w:r>
      <w:r w:rsidRPr="003F20E6">
        <w:rPr>
          <w:lang w:val="en-US" w:eastAsia="zh-CN"/>
        </w:rPr>
        <w:t xml:space="preserve"> </w:t>
      </w:r>
    </w:p>
    <w:p w14:paraId="676F8744" w14:textId="0619E6CF" w:rsidR="00FB5AEF" w:rsidRPr="003F20E6" w:rsidRDefault="00FB5AEF">
      <w:pPr>
        <w:pStyle w:val="ListParagraph"/>
        <w:numPr>
          <w:ilvl w:val="4"/>
          <w:numId w:val="144"/>
        </w:numPr>
        <w:suppressAutoHyphens/>
        <w:overflowPunct/>
        <w:autoSpaceDE/>
        <w:autoSpaceDN/>
        <w:adjustRightInd/>
        <w:snapToGrid w:val="0"/>
        <w:spacing w:after="120" w:line="259" w:lineRule="auto"/>
        <w:contextualSpacing w:val="0"/>
        <w:jc w:val="both"/>
        <w:textAlignment w:val="auto"/>
        <w:rPr>
          <w:lang w:val="en-US" w:eastAsia="zh-CN"/>
        </w:rPr>
      </w:pPr>
      <w:r w:rsidRPr="003F20E6">
        <w:rPr>
          <w:lang w:val="en-US" w:eastAsia="zh-CN"/>
        </w:rPr>
        <w:t>1 source (</w:t>
      </w:r>
      <w:hyperlink r:id="rId703" w:history="1">
        <w:r w:rsidR="00C62C50" w:rsidRPr="003F20E6">
          <w:rPr>
            <w:rStyle w:val="Hyperlink"/>
            <w:lang w:eastAsia="zh-CN"/>
          </w:rPr>
          <w:t>R1-2605783</w:t>
        </w:r>
      </w:hyperlink>
      <w:r w:rsidRPr="003F20E6">
        <w:rPr>
          <w:lang w:val="en-US" w:eastAsia="zh-CN"/>
        </w:rPr>
        <w:t xml:space="preserve">) </w:t>
      </w:r>
      <w:r w:rsidRPr="003F20E6">
        <w:rPr>
          <w:rFonts w:eastAsiaTheme="minorEastAsia"/>
          <w:lang w:val="en-US" w:eastAsia="zh-CN"/>
        </w:rPr>
        <w:t>o</w:t>
      </w:r>
      <w:r w:rsidRPr="003F20E6">
        <w:rPr>
          <w:lang w:val="en-US" w:eastAsia="zh-CN"/>
        </w:rPr>
        <w:t>bserved enhanced RM</w:t>
      </w:r>
      <w:r w:rsidRPr="003F20E6">
        <w:rPr>
          <w:rFonts w:eastAsiaTheme="minorEastAsia"/>
          <w:lang w:val="en-US" w:eastAsia="zh-CN"/>
        </w:rPr>
        <w:t xml:space="preserve"> code</w:t>
      </w:r>
      <w:r w:rsidRPr="003F20E6">
        <w:rPr>
          <w:lang w:val="en-US" w:eastAsia="zh-CN"/>
        </w:rPr>
        <w:t xml:space="preserve"> can provide 0.7dB and 1.4dB performance gain under the case of K=3 and 4 at medium code rate respectively</w:t>
      </w:r>
      <w:r w:rsidRPr="003F20E6">
        <w:rPr>
          <w:rFonts w:eastAsiaTheme="minorEastAsia"/>
          <w:lang w:val="en-US" w:eastAsia="zh-CN"/>
        </w:rPr>
        <w:t>, resolve</w:t>
      </w:r>
      <w:r w:rsidRPr="003F20E6">
        <w:rPr>
          <w:lang w:val="en-US" w:eastAsia="zh-CN"/>
        </w:rPr>
        <w:t xml:space="preserve"> error floor or </w:t>
      </w:r>
      <w:r w:rsidRPr="003F20E6">
        <w:rPr>
          <w:rFonts w:eastAsiaTheme="minorEastAsia"/>
          <w:lang w:val="en-US" w:eastAsia="zh-CN"/>
        </w:rPr>
        <w:t xml:space="preserve">provide </w:t>
      </w:r>
      <w:r w:rsidRPr="003F20E6">
        <w:rPr>
          <w:lang w:val="en-US" w:eastAsia="zh-CN"/>
        </w:rPr>
        <w:t>0.7~1.2dB performance gain under the case of K=6~8 and 11 at higher code rate</w:t>
      </w:r>
      <w:r w:rsidRPr="003F20E6">
        <w:rPr>
          <w:rFonts w:eastAsia="Malgun Gothic"/>
          <w:lang w:val="en-US" w:eastAsia="zh-CN"/>
        </w:rPr>
        <w:t>.</w:t>
      </w:r>
    </w:p>
    <w:p w14:paraId="3CA53AFF" w14:textId="325F95B5" w:rsidR="00FB5AEF" w:rsidRPr="003F20E6" w:rsidRDefault="00FB5AEF">
      <w:pPr>
        <w:pStyle w:val="ListParagraph"/>
        <w:numPr>
          <w:ilvl w:val="4"/>
          <w:numId w:val="144"/>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1 source (</w:t>
      </w:r>
      <w:hyperlink r:id="rId704" w:history="1">
        <w:r w:rsidR="00C62C50" w:rsidRPr="003F20E6">
          <w:rPr>
            <w:rStyle w:val="Hyperlink"/>
            <w:rFonts w:eastAsiaTheme="minorEastAsia"/>
            <w:lang w:eastAsia="zh-CN"/>
          </w:rPr>
          <w:t>R1-2605714</w:t>
        </w:r>
      </w:hyperlink>
      <w:r w:rsidRPr="003F20E6">
        <w:rPr>
          <w:rFonts w:eastAsiaTheme="minorEastAsia"/>
          <w:lang w:eastAsia="zh-CN"/>
        </w:rPr>
        <w:t xml:space="preserve">) observed that </w:t>
      </w:r>
      <w:r w:rsidRPr="003F20E6">
        <w:rPr>
          <w:lang w:val="en-US" w:eastAsia="zh-CN"/>
        </w:rPr>
        <w:t xml:space="preserve">enhanced </w:t>
      </w:r>
      <w:r w:rsidRPr="003F20E6">
        <w:rPr>
          <w:rFonts w:eastAsiaTheme="minorEastAsia"/>
          <w:lang w:eastAsia="zh-CN"/>
        </w:rPr>
        <w:t xml:space="preserve">RM code by introducing row permutation in the </w:t>
      </w:r>
      <w:proofErr w:type="spellStart"/>
      <w:r w:rsidRPr="003F20E6">
        <w:rPr>
          <w:rFonts w:eastAsiaTheme="minorEastAsia"/>
          <w:lang w:eastAsia="zh-CN"/>
        </w:rPr>
        <w:t>basis</w:t>
      </w:r>
      <w:proofErr w:type="spellEnd"/>
      <w:r w:rsidRPr="003F20E6">
        <w:rPr>
          <w:rFonts w:eastAsiaTheme="minorEastAsia"/>
          <w:lang w:eastAsia="zh-CN"/>
        </w:rPr>
        <w:t xml:space="preserve"> RM sequence selection can resolve error floor under the cases of K=6~9 and 11 at higher code rate, and provide 0.52~0.57 dB </w:t>
      </w:r>
      <w:r w:rsidRPr="003F20E6">
        <w:rPr>
          <w:lang w:val="en-US" w:eastAsia="zh-CN"/>
        </w:rPr>
        <w:t xml:space="preserve">performance </w:t>
      </w:r>
      <w:r w:rsidRPr="003F20E6">
        <w:rPr>
          <w:rFonts w:eastAsiaTheme="minorEastAsia"/>
          <w:lang w:eastAsia="zh-CN"/>
        </w:rPr>
        <w:t>gain under the cases of {E=12, K=6, 7} and {E=14, K=7}.</w:t>
      </w:r>
    </w:p>
    <w:p w14:paraId="29D52A7F" w14:textId="7D7A033F" w:rsidR="00FB5AEF" w:rsidRPr="003F20E6" w:rsidRDefault="00FB5AEF">
      <w:pPr>
        <w:pStyle w:val="ListParagraph"/>
        <w:numPr>
          <w:ilvl w:val="4"/>
          <w:numId w:val="144"/>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1 source (</w:t>
      </w:r>
      <w:hyperlink r:id="rId705" w:history="1">
        <w:r w:rsidR="00C62C50" w:rsidRPr="003F20E6">
          <w:rPr>
            <w:rStyle w:val="Hyperlink"/>
            <w:lang w:eastAsia="zh-CN"/>
          </w:rPr>
          <w:t>R1-2606371</w:t>
        </w:r>
      </w:hyperlink>
      <w:r w:rsidRPr="003F20E6">
        <w:rPr>
          <w:rFonts w:eastAsiaTheme="minorEastAsia"/>
          <w:lang w:val="en-US" w:eastAsia="zh-CN"/>
        </w:rPr>
        <w:t>)</w:t>
      </w:r>
      <w:r w:rsidRPr="003F20E6">
        <w:rPr>
          <w:lang w:val="en-US" w:eastAsia="zh-CN"/>
        </w:rPr>
        <w:t xml:space="preserve"> </w:t>
      </w:r>
      <w:r w:rsidRPr="003F20E6">
        <w:rPr>
          <w:rFonts w:eastAsiaTheme="minorEastAsia"/>
          <w:lang w:eastAsia="zh-CN"/>
        </w:rPr>
        <w:t xml:space="preserve">observed </w:t>
      </w:r>
      <w:r w:rsidRPr="003F20E6">
        <w:rPr>
          <w:lang w:val="en-US" w:eastAsia="zh-CN"/>
        </w:rPr>
        <w:t>apply</w:t>
      </w:r>
      <w:r w:rsidRPr="003F20E6">
        <w:rPr>
          <w:rFonts w:eastAsiaTheme="minorEastAsia"/>
          <w:lang w:val="en-US" w:eastAsia="zh-CN"/>
        </w:rPr>
        <w:t>ing</w:t>
      </w:r>
      <w:r w:rsidRPr="003F20E6">
        <w:rPr>
          <w:lang w:val="en-US" w:eastAsia="zh-CN"/>
        </w:rPr>
        <w:t xml:space="preserve"> an </w:t>
      </w:r>
      <w:proofErr w:type="spellStart"/>
      <w:r w:rsidRPr="003F20E6">
        <w:rPr>
          <w:lang w:val="en-US" w:eastAsia="zh-CN"/>
        </w:rPr>
        <w:t>interleaver</w:t>
      </w:r>
      <w:proofErr w:type="spellEnd"/>
      <w:r w:rsidRPr="003F20E6">
        <w:rPr>
          <w:lang w:val="en-US" w:eastAsia="zh-CN"/>
        </w:rPr>
        <w:t xml:space="preserve"> before rate matching for 5G RM code </w:t>
      </w:r>
      <w:r w:rsidRPr="003F20E6">
        <w:rPr>
          <w:rFonts w:eastAsiaTheme="minorEastAsia"/>
          <w:lang w:val="en-US" w:eastAsia="zh-CN"/>
        </w:rPr>
        <w:t>can</w:t>
      </w:r>
      <w:r w:rsidRPr="003F20E6">
        <w:rPr>
          <w:lang w:val="en-US" w:eastAsia="zh-CN"/>
        </w:rPr>
        <w:t xml:space="preserve"> fix the rank deficiency problem, and provide 0.1~0.9dB, 0.1~0.4dB and 0.1~0.2dB performance gain for </w:t>
      </w:r>
      <w:r w:rsidRPr="003F20E6">
        <w:t>K = 3~11, E = 12, 16 and 24, respectively.</w:t>
      </w:r>
    </w:p>
    <w:p w14:paraId="71CC0627" w14:textId="3022A15E" w:rsidR="00FB5AEF" w:rsidRPr="003F20E6" w:rsidRDefault="00FB5AEF">
      <w:pPr>
        <w:pStyle w:val="ListParagraph"/>
        <w:numPr>
          <w:ilvl w:val="4"/>
          <w:numId w:val="144"/>
        </w:numPr>
        <w:suppressAutoHyphens/>
        <w:overflowPunct/>
        <w:autoSpaceDE/>
        <w:autoSpaceDN/>
        <w:adjustRightInd/>
        <w:snapToGrid w:val="0"/>
        <w:spacing w:after="120" w:line="259" w:lineRule="auto"/>
        <w:contextualSpacing w:val="0"/>
        <w:jc w:val="both"/>
        <w:textAlignment w:val="auto"/>
        <w:rPr>
          <w:lang w:eastAsia="zh-CN"/>
        </w:rPr>
      </w:pPr>
      <w:r w:rsidRPr="003F20E6">
        <w:rPr>
          <w:lang w:eastAsia="zh-CN"/>
        </w:rPr>
        <w:t>1 source (</w:t>
      </w:r>
      <w:hyperlink r:id="rId706" w:history="1">
        <w:r w:rsidR="00C62C50" w:rsidRPr="003F20E6">
          <w:rPr>
            <w:rStyle w:val="Hyperlink"/>
            <w:lang w:eastAsia="zh-CN"/>
          </w:rPr>
          <w:t>R1-2606019</w:t>
        </w:r>
      </w:hyperlink>
      <w:r w:rsidRPr="003F20E6">
        <w:rPr>
          <w:lang w:eastAsia="zh-CN"/>
        </w:rPr>
        <w:t xml:space="preserve">) observed </w:t>
      </w:r>
      <w:proofErr w:type="spellStart"/>
      <w:r w:rsidRPr="003F20E6">
        <w:rPr>
          <w:lang w:eastAsia="zh-CN"/>
        </w:rPr>
        <w:t>K</w:t>
      </w:r>
      <w:r w:rsidRPr="003F20E6">
        <w:rPr>
          <w:rFonts w:eastAsiaTheme="minorEastAsia"/>
          <w:lang w:eastAsia="zh-CN"/>
        </w:rPr>
        <w:t>erdock</w:t>
      </w:r>
      <w:proofErr w:type="spellEnd"/>
      <w:r w:rsidRPr="003F20E6">
        <w:rPr>
          <w:rFonts w:eastAsiaTheme="minorEastAsia"/>
          <w:lang w:eastAsia="zh-CN"/>
        </w:rPr>
        <w:t xml:space="preserve"> code, which contains the first-order RM code, can provide 0.11dB mean performance gain, 2.62dB maximum performance gain across all combinations of (K, E).</w:t>
      </w:r>
    </w:p>
    <w:p w14:paraId="3B14F2F7" w14:textId="6AEB1089"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val="en-US" w:eastAsia="zh-CN"/>
        </w:rPr>
      </w:pPr>
      <w:r w:rsidRPr="003F20E6">
        <w:rPr>
          <w:rFonts w:eastAsiaTheme="minorEastAsia"/>
          <w:lang w:val="en-US" w:eastAsia="zh-CN"/>
        </w:rPr>
        <w:t>1 source (</w:t>
      </w:r>
      <w:hyperlink r:id="rId707" w:history="1">
        <w:r w:rsidR="00C62C50" w:rsidRPr="003F20E6">
          <w:rPr>
            <w:rStyle w:val="Hyperlink"/>
            <w:rFonts w:eastAsiaTheme="minorEastAsia"/>
            <w:lang w:eastAsia="zh-CN"/>
          </w:rPr>
          <w:t>R1-2606793</w:t>
        </w:r>
      </w:hyperlink>
      <w:r w:rsidRPr="003F20E6">
        <w:rPr>
          <w:rFonts w:eastAsiaTheme="minorEastAsia"/>
          <w:lang w:val="en-US" w:eastAsia="zh-CN"/>
        </w:rPr>
        <w:t xml:space="preserve">) observed </w:t>
      </w:r>
      <w:r w:rsidRPr="003F20E6">
        <w:t xml:space="preserve">extension </w:t>
      </w:r>
      <w:r w:rsidRPr="003F20E6">
        <w:rPr>
          <w:rFonts w:eastAsiaTheme="minorEastAsia"/>
          <w:lang w:eastAsia="zh-CN"/>
        </w:rPr>
        <w:t>of</w:t>
      </w:r>
      <w:r w:rsidRPr="003F20E6">
        <w:t xml:space="preserve"> RM code (n*32, K), n=2 or 4 can provide up to 0.6 dB </w:t>
      </w:r>
      <w:r w:rsidRPr="003F20E6">
        <w:rPr>
          <w:lang w:val="en-US" w:eastAsia="zh-CN"/>
        </w:rPr>
        <w:t xml:space="preserve">performance </w:t>
      </w:r>
      <w:r w:rsidRPr="003F20E6">
        <w:rPr>
          <w:rFonts w:eastAsiaTheme="minorEastAsia"/>
          <w:lang w:val="en-US" w:eastAsia="zh-CN"/>
        </w:rPr>
        <w:t xml:space="preserve">gain </w:t>
      </w:r>
      <w:r w:rsidRPr="003F20E6">
        <w:t xml:space="preserve">in AWGN for n=4 over </w:t>
      </w:r>
      <w:r w:rsidRPr="003F20E6">
        <w:rPr>
          <w:rFonts w:eastAsiaTheme="minorEastAsia"/>
          <w:lang w:eastAsia="zh-CN"/>
        </w:rPr>
        <w:t xml:space="preserve">5G </w:t>
      </w:r>
      <w:r w:rsidRPr="003F20E6">
        <w:t>RM code (32, K) with repetition.</w:t>
      </w:r>
    </w:p>
    <w:p w14:paraId="2DB9BDAE" w14:textId="23D82A49"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val="en-US" w:eastAsia="zh-CN"/>
        </w:rPr>
      </w:pPr>
      <w:r w:rsidRPr="003F20E6">
        <w:rPr>
          <w:rFonts w:eastAsiaTheme="minorEastAsia"/>
          <w:lang w:val="en-US" w:eastAsia="zh-CN"/>
        </w:rPr>
        <w:t>1 source (</w:t>
      </w:r>
      <w:hyperlink r:id="rId708" w:history="1">
        <w:r w:rsidR="00C62C50" w:rsidRPr="003F20E6">
          <w:rPr>
            <w:rStyle w:val="Hyperlink"/>
            <w:rFonts w:eastAsiaTheme="minorEastAsia"/>
            <w:lang w:eastAsia="zh-CN"/>
          </w:rPr>
          <w:t>R1-2605909</w:t>
        </w:r>
      </w:hyperlink>
      <w:r w:rsidRPr="003F20E6">
        <w:rPr>
          <w:rFonts w:eastAsiaTheme="minorEastAsia"/>
          <w:lang w:val="en-US" w:eastAsia="zh-CN"/>
        </w:rPr>
        <w:t>) observed that RM (32,13) code agreed in RAN1 #52bis can provide 11 base sequences, excluding the base sequence of all-1’s.</w:t>
      </w:r>
    </w:p>
    <w:p w14:paraId="49AE8EC8" w14:textId="77777777" w:rsidR="00FB5AEF" w:rsidRPr="003F20E6" w:rsidRDefault="00FB5AEF">
      <w:pPr>
        <w:pStyle w:val="ListParagraph"/>
        <w:numPr>
          <w:ilvl w:val="2"/>
          <w:numId w:val="143"/>
        </w:numPr>
        <w:suppressAutoHyphens/>
        <w:overflowPunct/>
        <w:autoSpaceDE/>
        <w:autoSpaceDN/>
        <w:adjustRightInd/>
        <w:snapToGrid w:val="0"/>
        <w:spacing w:after="120" w:line="259" w:lineRule="auto"/>
        <w:contextualSpacing w:val="0"/>
        <w:jc w:val="both"/>
        <w:textAlignment w:val="auto"/>
        <w:rPr>
          <w:lang w:val="fr-FR" w:eastAsia="zh-CN"/>
        </w:rPr>
      </w:pPr>
      <w:proofErr w:type="spellStart"/>
      <w:r w:rsidRPr="003F20E6">
        <w:rPr>
          <w:rFonts w:eastAsiaTheme="minorEastAsia"/>
          <w:lang w:val="fr-FR" w:eastAsia="zh-CN"/>
        </w:rPr>
        <w:t>Enhanced</w:t>
      </w:r>
      <w:proofErr w:type="spellEnd"/>
      <w:r w:rsidRPr="003F20E6">
        <w:rPr>
          <w:rFonts w:eastAsiaTheme="minorEastAsia"/>
          <w:lang w:val="fr-FR" w:eastAsia="zh-CN"/>
        </w:rPr>
        <w:t xml:space="preserve"> </w:t>
      </w:r>
      <w:r w:rsidRPr="003F20E6">
        <w:rPr>
          <w:lang w:val="fr-FR" w:eastAsia="zh-CN"/>
        </w:rPr>
        <w:t>PC-Polar code</w:t>
      </w:r>
    </w:p>
    <w:p w14:paraId="48A86EF0" w14:textId="53469104"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rFonts w:eastAsiaTheme="minorEastAsia"/>
          <w:lang w:eastAsia="zh-CN"/>
        </w:rPr>
        <w:t>5 sources (</w:t>
      </w:r>
      <w:hyperlink r:id="rId709" w:history="1">
        <w:r w:rsidR="00C62C50" w:rsidRPr="003F20E6">
          <w:rPr>
            <w:rStyle w:val="Hyperlink"/>
            <w:rFonts w:eastAsiaTheme="minorEastAsia"/>
            <w:lang w:eastAsia="zh-CN"/>
          </w:rPr>
          <w:t>R1-2605288</w:t>
        </w:r>
      </w:hyperlink>
      <w:r w:rsidRPr="003F20E6">
        <w:rPr>
          <w:rFonts w:eastAsiaTheme="minorEastAsia"/>
          <w:lang w:eastAsia="zh-CN"/>
        </w:rPr>
        <w:t xml:space="preserve">, </w:t>
      </w:r>
      <w:hyperlink r:id="rId710" w:history="1">
        <w:r w:rsidR="00C62C50" w:rsidRPr="003F20E6">
          <w:rPr>
            <w:rStyle w:val="Hyperlink"/>
            <w:rFonts w:eastAsiaTheme="minorEastAsia"/>
            <w:lang w:eastAsia="zh-CN"/>
          </w:rPr>
          <w:t>R1-2605560</w:t>
        </w:r>
      </w:hyperlink>
      <w:r w:rsidRPr="003F20E6">
        <w:rPr>
          <w:rFonts w:eastAsiaTheme="minorEastAsia"/>
          <w:lang w:eastAsia="zh-CN"/>
        </w:rPr>
        <w:t xml:space="preserve">, </w:t>
      </w:r>
      <w:hyperlink r:id="rId711" w:history="1">
        <w:r w:rsidR="00C62C50" w:rsidRPr="003F20E6">
          <w:rPr>
            <w:rStyle w:val="Hyperlink"/>
            <w:rFonts w:eastAsiaTheme="minorEastAsia"/>
            <w:lang w:eastAsia="zh-CN"/>
          </w:rPr>
          <w:t>R1-2605714</w:t>
        </w:r>
      </w:hyperlink>
      <w:r w:rsidRPr="003F20E6">
        <w:rPr>
          <w:rFonts w:eastAsiaTheme="minorEastAsia"/>
          <w:lang w:eastAsia="zh-CN"/>
        </w:rPr>
        <w:t xml:space="preserve">, </w:t>
      </w:r>
      <w:hyperlink r:id="rId712" w:history="1">
        <w:r w:rsidR="00C62C50" w:rsidRPr="003F20E6">
          <w:rPr>
            <w:rStyle w:val="Hyperlink"/>
            <w:rFonts w:eastAsiaTheme="minorEastAsia"/>
            <w:lang w:eastAsia="zh-CN"/>
          </w:rPr>
          <w:t>R1-2605783</w:t>
        </w:r>
      </w:hyperlink>
      <w:r w:rsidRPr="003F20E6">
        <w:rPr>
          <w:rFonts w:eastAsiaTheme="minorEastAsia"/>
          <w:lang w:eastAsia="zh-CN"/>
        </w:rPr>
        <w:t xml:space="preserve">, </w:t>
      </w:r>
      <w:hyperlink r:id="rId713" w:history="1">
        <w:r w:rsidR="00C62C50" w:rsidRPr="003F20E6">
          <w:rPr>
            <w:rStyle w:val="Hyperlink"/>
            <w:rFonts w:eastAsiaTheme="minorEastAsia"/>
            <w:lang w:eastAsia="zh-CN"/>
          </w:rPr>
          <w:t>R1-2605909</w:t>
        </w:r>
      </w:hyperlink>
      <w:r w:rsidRPr="003F20E6">
        <w:rPr>
          <w:rFonts w:eastAsiaTheme="minorEastAsia"/>
          <w:lang w:eastAsia="zh-CN"/>
        </w:rPr>
        <w:t xml:space="preserve">) observed that enhanced PC-Polar code can resolve the </w:t>
      </w:r>
      <w:r w:rsidRPr="003F20E6">
        <w:rPr>
          <w:lang w:val="en-US" w:eastAsia="zh-CN"/>
        </w:rPr>
        <w:t xml:space="preserve">rank deficiency and </w:t>
      </w:r>
      <w:r w:rsidRPr="003F20E6">
        <w:rPr>
          <w:rFonts w:eastAsiaTheme="minorEastAsia"/>
          <w:lang w:eastAsia="zh-CN"/>
        </w:rPr>
        <w:t>error floor issue of 5G RM code at high code rates, and improve the performance at low code rates</w:t>
      </w:r>
    </w:p>
    <w:p w14:paraId="00B4D6B1" w14:textId="4E8A4891" w:rsidR="00FB5AEF" w:rsidRPr="003F20E6" w:rsidRDefault="00FB5AEF">
      <w:pPr>
        <w:pStyle w:val="ListParagraph"/>
        <w:numPr>
          <w:ilvl w:val="4"/>
          <w:numId w:val="144"/>
        </w:numPr>
        <w:suppressAutoHyphens/>
        <w:overflowPunct/>
        <w:autoSpaceDE/>
        <w:autoSpaceDN/>
        <w:adjustRightInd/>
        <w:snapToGrid w:val="0"/>
        <w:spacing w:after="120" w:line="259" w:lineRule="auto"/>
        <w:contextualSpacing w:val="0"/>
        <w:jc w:val="both"/>
        <w:textAlignment w:val="auto"/>
        <w:rPr>
          <w:lang w:val="en-US" w:eastAsia="zh-CN"/>
        </w:rPr>
      </w:pPr>
      <w:r w:rsidRPr="003F20E6">
        <w:rPr>
          <w:rFonts w:eastAsiaTheme="minorEastAsia"/>
          <w:lang w:val="en-US" w:eastAsia="zh-CN"/>
        </w:rPr>
        <w:t>1 source (</w:t>
      </w:r>
      <w:hyperlink r:id="rId714" w:history="1">
        <w:r w:rsidR="00C62C50" w:rsidRPr="003F20E6">
          <w:rPr>
            <w:rStyle w:val="Hyperlink"/>
            <w:rFonts w:eastAsiaTheme="minorEastAsia"/>
            <w:lang w:eastAsia="zh-CN"/>
          </w:rPr>
          <w:t>R1-2605909</w:t>
        </w:r>
      </w:hyperlink>
      <w:r w:rsidRPr="003F20E6">
        <w:rPr>
          <w:rFonts w:eastAsiaTheme="minorEastAsia"/>
          <w:lang w:val="en-US" w:eastAsia="zh-CN"/>
        </w:rPr>
        <w:t xml:space="preserve">) observed </w:t>
      </w:r>
      <w:r w:rsidRPr="003F20E6">
        <w:t xml:space="preserve">about 0.7dB gain </w:t>
      </w:r>
      <w:r w:rsidRPr="003F20E6">
        <w:rPr>
          <w:rFonts w:eastAsiaTheme="minorEastAsia"/>
          <w:lang w:eastAsia="zh-CN"/>
        </w:rPr>
        <w:t>from enhanced PC-</w:t>
      </w:r>
      <w:r w:rsidRPr="003F20E6">
        <w:t>Polar cod</w:t>
      </w:r>
      <w:r w:rsidRPr="003F20E6">
        <w:rPr>
          <w:rFonts w:eastAsiaTheme="minorEastAsia"/>
          <w:lang w:eastAsia="zh-CN"/>
        </w:rPr>
        <w:t>e for</w:t>
      </w:r>
      <w:r w:rsidRPr="003F20E6">
        <w:t xml:space="preserve"> </w:t>
      </w:r>
      <w:r w:rsidRPr="003F20E6">
        <w:rPr>
          <w:rFonts w:eastAsiaTheme="minorEastAsia"/>
          <w:lang w:eastAsia="zh-CN"/>
        </w:rPr>
        <w:t>K</w:t>
      </w:r>
      <w:r w:rsidRPr="003F20E6">
        <w:t>=8 bits and E=256 bits.</w:t>
      </w:r>
    </w:p>
    <w:p w14:paraId="349CEE30" w14:textId="22D52B51" w:rsidR="00FB5AEF" w:rsidRPr="003F20E6" w:rsidRDefault="00FB5AEF">
      <w:pPr>
        <w:pStyle w:val="ListParagraph"/>
        <w:numPr>
          <w:ilvl w:val="4"/>
          <w:numId w:val="144"/>
        </w:numPr>
        <w:suppressAutoHyphens/>
        <w:overflowPunct/>
        <w:autoSpaceDE/>
        <w:autoSpaceDN/>
        <w:adjustRightInd/>
        <w:snapToGrid w:val="0"/>
        <w:spacing w:after="120" w:line="259" w:lineRule="auto"/>
        <w:contextualSpacing w:val="0"/>
        <w:jc w:val="both"/>
        <w:textAlignment w:val="auto"/>
        <w:rPr>
          <w:lang w:val="en-US" w:eastAsia="zh-CN"/>
        </w:rPr>
      </w:pPr>
      <w:r w:rsidRPr="003F20E6">
        <w:rPr>
          <w:lang w:val="en-US" w:eastAsia="zh-CN"/>
        </w:rPr>
        <w:t>1 source (</w:t>
      </w:r>
      <w:hyperlink r:id="rId715" w:history="1">
        <w:r w:rsidR="00C62C50" w:rsidRPr="003F20E6">
          <w:rPr>
            <w:rStyle w:val="Hyperlink"/>
            <w:lang w:eastAsia="zh-CN"/>
          </w:rPr>
          <w:t>R1-2605288</w:t>
        </w:r>
      </w:hyperlink>
      <w:r w:rsidRPr="003F20E6">
        <w:rPr>
          <w:lang w:val="en-US" w:eastAsia="zh-CN"/>
        </w:rPr>
        <w:t>) observed enhanced PC</w:t>
      </w:r>
      <w:r w:rsidRPr="003F20E6">
        <w:rPr>
          <w:rFonts w:eastAsiaTheme="minorEastAsia"/>
          <w:lang w:val="en-US" w:eastAsia="zh-CN"/>
        </w:rPr>
        <w:t>-</w:t>
      </w:r>
      <w:r w:rsidRPr="003F20E6">
        <w:rPr>
          <w:lang w:val="en-US" w:eastAsia="zh-CN"/>
        </w:rPr>
        <w:t xml:space="preserve">Polar code can improve the BLER performance by [0.6~0.9] dB </w:t>
      </w:r>
      <w:r w:rsidRPr="003F20E6">
        <w:rPr>
          <w:rFonts w:eastAsiaTheme="minorEastAsia"/>
          <w:lang w:val="en-US" w:eastAsia="zh-CN"/>
        </w:rPr>
        <w:t xml:space="preserve">and increase coverage by &gt;10% </w:t>
      </w:r>
      <w:r w:rsidRPr="003F20E6">
        <w:rPr>
          <w:lang w:val="en-US" w:eastAsia="zh-CN"/>
        </w:rPr>
        <w:t>over</w:t>
      </w:r>
      <w:r w:rsidRPr="003F20E6">
        <w:rPr>
          <w:rFonts w:eastAsiaTheme="minorEastAsia"/>
          <w:lang w:val="en-US" w:eastAsia="zh-CN"/>
        </w:rPr>
        <w:t xml:space="preserve"> 5G</w:t>
      </w:r>
      <w:r w:rsidRPr="003F20E6">
        <w:rPr>
          <w:lang w:val="en-US" w:eastAsia="zh-CN"/>
        </w:rPr>
        <w:t xml:space="preserve"> RM code at low code rates</w:t>
      </w:r>
      <w:r w:rsidRPr="003F20E6">
        <w:rPr>
          <w:rFonts w:eastAsiaTheme="minorEastAsia"/>
          <w:lang w:val="en-US" w:eastAsia="zh-CN"/>
        </w:rPr>
        <w:t>, and also</w:t>
      </w:r>
      <w:r w:rsidRPr="003F20E6">
        <w:rPr>
          <w:iCs/>
          <w:lang w:eastAsia="zh-CN"/>
        </w:rPr>
        <w:t xml:space="preserve"> </w:t>
      </w:r>
      <w:r w:rsidRPr="003F20E6">
        <w:rPr>
          <w:lang w:val="en-US" w:eastAsia="zh-CN"/>
        </w:rPr>
        <w:t xml:space="preserve">observed enhanced PC-Polar code can provide the benefits of error detection via parity check bits and </w:t>
      </w:r>
      <w:r w:rsidRPr="003F20E6">
        <w:rPr>
          <w:iCs/>
          <w:lang w:eastAsia="zh-CN"/>
        </w:rPr>
        <w:t>unequal error protection for important bits.</w:t>
      </w:r>
    </w:p>
    <w:p w14:paraId="036A6F86" w14:textId="77777777" w:rsidR="00FB5AEF" w:rsidRPr="003F20E6" w:rsidRDefault="00FB5AEF">
      <w:pPr>
        <w:pStyle w:val="ListParagraph"/>
        <w:numPr>
          <w:ilvl w:val="2"/>
          <w:numId w:val="143"/>
        </w:numPr>
        <w:suppressAutoHyphens/>
        <w:overflowPunct/>
        <w:autoSpaceDE/>
        <w:autoSpaceDN/>
        <w:adjustRightInd/>
        <w:snapToGrid w:val="0"/>
        <w:spacing w:after="120" w:line="259" w:lineRule="auto"/>
        <w:contextualSpacing w:val="0"/>
        <w:jc w:val="both"/>
        <w:textAlignment w:val="auto"/>
        <w:rPr>
          <w:lang w:val="en-US" w:eastAsia="zh-CN"/>
        </w:rPr>
      </w:pPr>
      <w:r w:rsidRPr="003F20E6">
        <w:rPr>
          <w:lang w:val="en-US" w:eastAsia="zh-CN"/>
        </w:rPr>
        <w:t>vertical and horizontal code</w:t>
      </w:r>
    </w:p>
    <w:p w14:paraId="25451C9E" w14:textId="29C42C31"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1 source (</w:t>
      </w:r>
      <w:hyperlink r:id="rId716" w:history="1">
        <w:r w:rsidR="00C62C50" w:rsidRPr="003F20E6">
          <w:rPr>
            <w:rStyle w:val="Hyperlink"/>
            <w:lang w:eastAsia="zh-CN"/>
          </w:rPr>
          <w:t>R1-2606308</w:t>
        </w:r>
      </w:hyperlink>
      <w:r w:rsidRPr="003F20E6">
        <w:rPr>
          <w:lang w:val="en-US" w:eastAsia="zh-CN"/>
        </w:rPr>
        <w:t xml:space="preserve">) observed vertical and horizontal code can provide </w:t>
      </w:r>
      <w:r w:rsidRPr="003F20E6">
        <w:t xml:space="preserve">about 0.4 dB </w:t>
      </w:r>
      <w:r w:rsidRPr="003F20E6">
        <w:rPr>
          <w:lang w:val="en-US" w:eastAsia="zh-CN"/>
        </w:rPr>
        <w:t xml:space="preserve">performance </w:t>
      </w:r>
      <w:r w:rsidRPr="003F20E6">
        <w:t xml:space="preserve">gain for </w:t>
      </w:r>
      <w:r w:rsidRPr="003F20E6">
        <w:rPr>
          <w:lang w:val="en-US" w:eastAsia="zh-CN"/>
        </w:rPr>
        <w:t xml:space="preserve">K=8, E=12, and </w:t>
      </w:r>
      <w:r w:rsidRPr="003F20E6">
        <w:t xml:space="preserve">about 2 dB </w:t>
      </w:r>
      <w:r w:rsidRPr="003F20E6">
        <w:rPr>
          <w:lang w:val="en-US" w:eastAsia="zh-CN"/>
        </w:rPr>
        <w:t xml:space="preserve">performance </w:t>
      </w:r>
      <w:r w:rsidRPr="003F20E6">
        <w:t xml:space="preserve">gain </w:t>
      </w:r>
      <w:r w:rsidRPr="003F20E6">
        <w:rPr>
          <w:lang w:val="en-US" w:eastAsia="zh-CN"/>
        </w:rPr>
        <w:t>for K=8, E=26.</w:t>
      </w:r>
    </w:p>
    <w:p w14:paraId="6767ACAE" w14:textId="77777777" w:rsidR="00FB5AEF" w:rsidRPr="003F20E6" w:rsidRDefault="00FB5AEF">
      <w:pPr>
        <w:pStyle w:val="ListParagraph"/>
        <w:numPr>
          <w:ilvl w:val="2"/>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New code</w:t>
      </w:r>
      <w:r w:rsidRPr="003F20E6">
        <w:rPr>
          <w:lang w:eastAsia="zh-CN"/>
        </w:rPr>
        <w:t xml:space="preserve"> derived from linear block codes or orthogonal subspaces</w:t>
      </w:r>
    </w:p>
    <w:p w14:paraId="0F587827" w14:textId="2778E035"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val="en-US" w:eastAsia="zh-CN"/>
        </w:rPr>
      </w:pPr>
      <w:r w:rsidRPr="003F20E6">
        <w:rPr>
          <w:lang w:val="en-US" w:eastAsia="zh-CN"/>
        </w:rPr>
        <w:t>1 source (</w:t>
      </w:r>
      <w:hyperlink r:id="rId717" w:history="1">
        <w:r w:rsidR="00C62C50" w:rsidRPr="003F20E6">
          <w:rPr>
            <w:rStyle w:val="Hyperlink"/>
            <w:lang w:eastAsia="zh-CN"/>
          </w:rPr>
          <w:t>R1-2606283</w:t>
        </w:r>
      </w:hyperlink>
      <w:r w:rsidRPr="003F20E6">
        <w:rPr>
          <w:lang w:val="en-US" w:eastAsia="zh-CN"/>
        </w:rPr>
        <w:t>) observed by constructing the short block length codes using sequences or using generator polynomial, the minimum hamming distance can be increased.</w:t>
      </w:r>
    </w:p>
    <w:p w14:paraId="50061F5F" w14:textId="77777777" w:rsidR="00FB5AEF" w:rsidRPr="003F20E6" w:rsidRDefault="00FB5AEF">
      <w:pPr>
        <w:pStyle w:val="ListParagraph"/>
        <w:numPr>
          <w:ilvl w:val="2"/>
          <w:numId w:val="143"/>
        </w:numPr>
        <w:suppressAutoHyphens/>
        <w:overflowPunct/>
        <w:autoSpaceDE/>
        <w:autoSpaceDN/>
        <w:adjustRightInd/>
        <w:snapToGrid w:val="0"/>
        <w:spacing w:after="120" w:line="259" w:lineRule="auto"/>
        <w:contextualSpacing w:val="0"/>
        <w:jc w:val="both"/>
        <w:textAlignment w:val="auto"/>
        <w:rPr>
          <w:lang w:val="en-US" w:eastAsia="zh-CN"/>
        </w:rPr>
      </w:pPr>
      <w:r w:rsidRPr="003F20E6">
        <w:rPr>
          <w:lang w:val="en-US" w:eastAsia="zh-CN"/>
        </w:rPr>
        <w:t>CRC polynomial code</w:t>
      </w:r>
    </w:p>
    <w:p w14:paraId="15EE69FD" w14:textId="22E2820F"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1 source (</w:t>
      </w:r>
      <w:hyperlink r:id="rId718" w:history="1">
        <w:r w:rsidR="00C62C50" w:rsidRPr="003F20E6">
          <w:rPr>
            <w:rStyle w:val="Hyperlink"/>
            <w:lang w:eastAsia="zh-CN"/>
          </w:rPr>
          <w:t>R1-2606307</w:t>
        </w:r>
      </w:hyperlink>
      <w:r w:rsidRPr="003F20E6">
        <w:rPr>
          <w:lang w:val="en-US" w:eastAsia="zh-CN"/>
        </w:rPr>
        <w:t xml:space="preserve">) observed </w:t>
      </w:r>
      <w:r w:rsidRPr="003F20E6">
        <w:rPr>
          <w:lang w:eastAsia="zh-CN"/>
        </w:rPr>
        <w:t>CRC polynomial code</w:t>
      </w:r>
      <w:r w:rsidRPr="003F20E6">
        <w:rPr>
          <w:lang w:val="en-US" w:eastAsia="zh-CN"/>
        </w:rPr>
        <w:t xml:space="preserve"> can provide better BLER performance than 5G RM code for K=6, E=8, and K=7, E=10.</w:t>
      </w:r>
    </w:p>
    <w:p w14:paraId="7664C6A7" w14:textId="77777777" w:rsidR="00FB5AEF" w:rsidRPr="003F20E6" w:rsidRDefault="00FB5AEF">
      <w:pPr>
        <w:pStyle w:val="ListParagraph"/>
        <w:numPr>
          <w:ilvl w:val="2"/>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lang w:eastAsia="zh-CN"/>
        </w:rPr>
        <w:t>Golay-based code</w:t>
      </w:r>
    </w:p>
    <w:p w14:paraId="1325FA45" w14:textId="621BF9BF" w:rsidR="00FB5AEF" w:rsidRPr="003F20E6" w:rsidRDefault="00FB5AEF">
      <w:pPr>
        <w:pStyle w:val="ListParagraph"/>
        <w:numPr>
          <w:ilvl w:val="3"/>
          <w:numId w:val="143"/>
        </w:numPr>
        <w:suppressAutoHyphens/>
        <w:overflowPunct/>
        <w:autoSpaceDE/>
        <w:autoSpaceDN/>
        <w:adjustRightInd/>
        <w:snapToGrid w:val="0"/>
        <w:spacing w:after="120" w:line="259" w:lineRule="auto"/>
        <w:contextualSpacing w:val="0"/>
        <w:jc w:val="both"/>
        <w:textAlignment w:val="auto"/>
        <w:rPr>
          <w:lang w:eastAsia="zh-CN"/>
        </w:rPr>
      </w:pPr>
      <w:r w:rsidRPr="003F20E6">
        <w:rPr>
          <w:lang w:val="en-US" w:eastAsia="zh-CN"/>
        </w:rPr>
        <w:t>1 source (</w:t>
      </w:r>
      <w:hyperlink r:id="rId719" w:history="1">
        <w:r w:rsidR="00C62C50" w:rsidRPr="003F20E6">
          <w:rPr>
            <w:rStyle w:val="Hyperlink"/>
            <w:rFonts w:eastAsiaTheme="minorEastAsia"/>
            <w:lang w:eastAsia="zh-CN"/>
          </w:rPr>
          <w:t>R1-2606371</w:t>
        </w:r>
      </w:hyperlink>
      <w:r w:rsidRPr="003F20E6">
        <w:rPr>
          <w:lang w:val="en-US" w:eastAsia="zh-CN"/>
        </w:rPr>
        <w:t xml:space="preserve">) observed </w:t>
      </w:r>
      <w:r w:rsidRPr="003F20E6">
        <w:rPr>
          <w:lang w:eastAsia="zh-CN"/>
        </w:rPr>
        <w:t>Golay-based code</w:t>
      </w:r>
      <w:r w:rsidRPr="003F20E6">
        <w:rPr>
          <w:lang w:val="en-US" w:eastAsia="zh-CN"/>
        </w:rPr>
        <w:t xml:space="preserve"> can provide 0.1~1.0dB, 0.2~0.6dB, 0.1~0.4dB, 0.1~0.4dB and 0.2~0.3dB performance gain for </w:t>
      </w:r>
      <w:r w:rsidRPr="003F20E6">
        <w:t>K = 3~11, E= 12, 16, 20, 24 and 32, respectively</w:t>
      </w:r>
      <w:r w:rsidRPr="003F20E6">
        <w:rPr>
          <w:lang w:val="en-US" w:eastAsia="zh-CN"/>
        </w:rPr>
        <w:t>.</w:t>
      </w:r>
    </w:p>
    <w:p w14:paraId="32FED773" w14:textId="60ACB2A0" w:rsidR="00FB5AEF" w:rsidRPr="003F20E6" w:rsidRDefault="00FB5AEF" w:rsidP="00FB5AEF">
      <w:pPr>
        <w:jc w:val="both"/>
        <w:rPr>
          <w:rFonts w:ascii="Times New Roman" w:eastAsiaTheme="minorEastAsia" w:hAnsi="Times New Roman"/>
          <w:szCs w:val="20"/>
          <w:lang w:eastAsia="zh-CN"/>
        </w:rPr>
      </w:pPr>
      <w:r w:rsidRPr="003F20E6">
        <w:rPr>
          <w:rFonts w:ascii="Times New Roman" w:eastAsiaTheme="minorEastAsia" w:hAnsi="Times New Roman"/>
          <w:szCs w:val="20"/>
          <w:lang w:eastAsia="zh-CN"/>
        </w:rPr>
        <w:lastRenderedPageBreak/>
        <w:t>On the other hand, 5 sources (</w:t>
      </w:r>
      <w:hyperlink r:id="rId720" w:history="1">
        <w:r w:rsidR="00C62C50" w:rsidRPr="003F20E6">
          <w:rPr>
            <w:rStyle w:val="Hyperlink"/>
            <w:rFonts w:ascii="Times New Roman" w:eastAsiaTheme="minorEastAsia" w:hAnsi="Times New Roman"/>
            <w:szCs w:val="20"/>
            <w:lang w:eastAsia="zh-CN"/>
          </w:rPr>
          <w:t>R1-2605379</w:t>
        </w:r>
      </w:hyperlink>
      <w:r w:rsidRPr="003F20E6">
        <w:rPr>
          <w:rFonts w:ascii="Times New Roman" w:eastAsiaTheme="minorEastAsia" w:hAnsi="Times New Roman"/>
          <w:szCs w:val="20"/>
          <w:lang w:eastAsia="zh-CN"/>
        </w:rPr>
        <w:t xml:space="preserve">, </w:t>
      </w:r>
      <w:hyperlink r:id="rId721" w:history="1">
        <w:r w:rsidR="00C62C50" w:rsidRPr="003F20E6">
          <w:rPr>
            <w:rStyle w:val="Hyperlink"/>
            <w:rFonts w:ascii="Times New Roman" w:eastAsiaTheme="minorEastAsia" w:hAnsi="Times New Roman"/>
            <w:szCs w:val="20"/>
            <w:lang w:eastAsia="zh-CN"/>
          </w:rPr>
          <w:t>R1-2605821</w:t>
        </w:r>
      </w:hyperlink>
      <w:r w:rsidRPr="003F20E6">
        <w:rPr>
          <w:rFonts w:ascii="Times New Roman" w:eastAsiaTheme="minorEastAsia" w:hAnsi="Times New Roman"/>
          <w:szCs w:val="20"/>
          <w:lang w:eastAsia="zh-CN"/>
        </w:rPr>
        <w:t xml:space="preserve">, </w:t>
      </w:r>
      <w:hyperlink r:id="rId722" w:history="1">
        <w:r w:rsidR="00C62C50" w:rsidRPr="003F20E6">
          <w:rPr>
            <w:rStyle w:val="Hyperlink"/>
            <w:rFonts w:ascii="Times New Roman" w:eastAsiaTheme="minorEastAsia" w:hAnsi="Times New Roman"/>
            <w:szCs w:val="20"/>
            <w:lang w:eastAsia="zh-CN"/>
          </w:rPr>
          <w:t>R1-2606793</w:t>
        </w:r>
      </w:hyperlink>
      <w:r w:rsidRPr="003F20E6">
        <w:rPr>
          <w:rFonts w:ascii="Times New Roman" w:eastAsiaTheme="minorEastAsia" w:hAnsi="Times New Roman"/>
          <w:szCs w:val="20"/>
          <w:lang w:eastAsia="zh-CN"/>
        </w:rPr>
        <w:t xml:space="preserve">, </w:t>
      </w:r>
      <w:hyperlink r:id="rId723" w:history="1">
        <w:r w:rsidR="00C62C50" w:rsidRPr="003F20E6">
          <w:rPr>
            <w:rStyle w:val="Hyperlink"/>
            <w:rFonts w:ascii="Times New Roman" w:eastAsiaTheme="minorEastAsia" w:hAnsi="Times New Roman"/>
            <w:szCs w:val="20"/>
            <w:lang w:eastAsia="zh-CN"/>
          </w:rPr>
          <w:t>R1-2606769</w:t>
        </w:r>
      </w:hyperlink>
      <w:r w:rsidRPr="003F20E6">
        <w:rPr>
          <w:rFonts w:ascii="Times New Roman" w:eastAsiaTheme="minorEastAsia" w:hAnsi="Times New Roman"/>
          <w:szCs w:val="20"/>
          <w:lang w:eastAsia="zh-CN"/>
        </w:rPr>
        <w:t xml:space="preserve">, </w:t>
      </w:r>
      <w:hyperlink r:id="rId724" w:history="1">
        <w:r w:rsidR="00C62C50" w:rsidRPr="003F20E6">
          <w:rPr>
            <w:rStyle w:val="Hyperlink"/>
            <w:rFonts w:ascii="Times New Roman" w:eastAsiaTheme="minorEastAsia" w:hAnsi="Times New Roman"/>
            <w:szCs w:val="20"/>
            <w:lang w:eastAsia="zh-CN"/>
          </w:rPr>
          <w:t>R1-2606494</w:t>
        </w:r>
      </w:hyperlink>
      <w:r w:rsidRPr="003F20E6">
        <w:rPr>
          <w:rFonts w:ascii="Times New Roman" w:eastAsiaTheme="minorEastAsia" w:hAnsi="Times New Roman"/>
          <w:szCs w:val="20"/>
          <w:lang w:eastAsia="zh-CN"/>
        </w:rPr>
        <w:t>) suggested reusing 5G RM code for small UCI with 3~11 bits, e.g., to avoid optimization for high coding rates that are atypical for normal usage.</w:t>
      </w:r>
    </w:p>
    <w:p w14:paraId="759C1AF6" w14:textId="1FB50433" w:rsidR="00FB5AEF" w:rsidRPr="003F20E6" w:rsidRDefault="00FB5AEF">
      <w:pPr>
        <w:pStyle w:val="ListParagraph"/>
        <w:numPr>
          <w:ilvl w:val="0"/>
          <w:numId w:val="143"/>
        </w:numPr>
        <w:suppressAutoHyphens/>
        <w:overflowPunct/>
        <w:autoSpaceDE/>
        <w:autoSpaceDN/>
        <w:adjustRightInd/>
        <w:snapToGrid w:val="0"/>
        <w:spacing w:after="120" w:line="259" w:lineRule="auto"/>
        <w:contextualSpacing w:val="0"/>
        <w:jc w:val="both"/>
        <w:textAlignment w:val="auto"/>
        <w:rPr>
          <w:rFonts w:eastAsiaTheme="minorEastAsia"/>
          <w:lang w:eastAsia="zh-CN"/>
        </w:rPr>
      </w:pPr>
      <w:r w:rsidRPr="003F20E6">
        <w:rPr>
          <w:iCs/>
          <w:lang w:eastAsia="zh-CN"/>
        </w:rPr>
        <w:t>2 sources (</w:t>
      </w:r>
      <w:hyperlink r:id="rId725" w:history="1">
        <w:r w:rsidR="00C62C50" w:rsidRPr="003F20E6">
          <w:rPr>
            <w:rStyle w:val="Hyperlink"/>
            <w:iCs/>
            <w:lang w:eastAsia="zh-CN"/>
          </w:rPr>
          <w:t>R1-2605821</w:t>
        </w:r>
      </w:hyperlink>
      <w:r w:rsidRPr="003F20E6">
        <w:rPr>
          <w:iCs/>
          <w:lang w:eastAsia="zh-CN"/>
        </w:rPr>
        <w:t xml:space="preserve">, </w:t>
      </w:r>
      <w:hyperlink r:id="rId726" w:history="1">
        <w:r w:rsidR="00C62C50" w:rsidRPr="003F20E6">
          <w:rPr>
            <w:rStyle w:val="Hyperlink"/>
            <w:iCs/>
            <w:lang w:eastAsia="zh-CN"/>
          </w:rPr>
          <w:t>R1-2605379</w:t>
        </w:r>
      </w:hyperlink>
      <w:r w:rsidRPr="003F20E6">
        <w:rPr>
          <w:iCs/>
          <w:lang w:eastAsia="zh-CN"/>
        </w:rPr>
        <w:t>) observed that the rank-deficiency (E, K) issue can be resolved by the scheduler through allocating a marginally larger number of coded bits without specification change.</w:t>
      </w:r>
    </w:p>
    <w:p w14:paraId="00C33473" w14:textId="77777777" w:rsidR="00FB5AEF" w:rsidRPr="003F20E6" w:rsidRDefault="00FB5AEF" w:rsidP="00FB5AEF">
      <w:pPr>
        <w:pStyle w:val="ListParagraph"/>
        <w:suppressAutoHyphens/>
        <w:snapToGrid w:val="0"/>
        <w:spacing w:after="120" w:line="259" w:lineRule="auto"/>
        <w:ind w:left="880"/>
        <w:jc w:val="both"/>
        <w:rPr>
          <w:rFonts w:eastAsiaTheme="minorEastAsia"/>
          <w:kern w:val="2"/>
          <w:lang w:eastAsia="zh-CN"/>
        </w:rPr>
      </w:pPr>
    </w:p>
    <w:p w14:paraId="5BBFD49A" w14:textId="77777777" w:rsidR="00FB5AEF" w:rsidRPr="006A6D84" w:rsidRDefault="00FB5AEF" w:rsidP="00FB5AEF">
      <w:pPr>
        <w:rPr>
          <w:rFonts w:ascii="Times New Roman" w:eastAsia="Times New Roman" w:hAnsi="Times New Roman"/>
          <w:highlight w:val="yellow"/>
        </w:rPr>
      </w:pPr>
    </w:p>
    <w:p w14:paraId="694BF3F5" w14:textId="3387B9E8" w:rsidR="00FB5AEF" w:rsidRPr="003F20E6" w:rsidRDefault="00C62C50" w:rsidP="00FB5AEF">
      <w:pPr>
        <w:rPr>
          <w:rFonts w:ascii="Times New Roman" w:eastAsia="Times New Roman" w:hAnsi="Times New Roman"/>
          <w:b/>
          <w:bCs/>
          <w:highlight w:val="yellow"/>
        </w:rPr>
      </w:pPr>
      <w:hyperlink r:id="rId727" w:history="1">
        <w:r w:rsidRPr="003F20E6">
          <w:rPr>
            <w:rStyle w:val="Hyperlink"/>
            <w:rFonts w:ascii="Times New Roman" w:eastAsia="Times New Roman" w:hAnsi="Times New Roman"/>
            <w:b/>
            <w:bCs/>
          </w:rPr>
          <w:t>R1-2606773</w:t>
        </w:r>
      </w:hyperlink>
      <w:r w:rsidR="00FB5AEF" w:rsidRPr="003F20E6">
        <w:rPr>
          <w:rFonts w:ascii="Times New Roman" w:eastAsia="Times New Roman" w:hAnsi="Times New Roman"/>
          <w:b/>
          <w:bCs/>
        </w:rPr>
        <w:tab/>
        <w:t>FL summary#3 for 6G channel coding</w:t>
      </w:r>
      <w:r w:rsidR="00FB5AEF" w:rsidRPr="003F20E6">
        <w:rPr>
          <w:rFonts w:ascii="Times New Roman" w:eastAsia="Times New Roman" w:hAnsi="Times New Roman"/>
          <w:b/>
          <w:bCs/>
        </w:rPr>
        <w:tab/>
        <w:t>Moderator (ZTE)</w:t>
      </w:r>
    </w:p>
    <w:p w14:paraId="21DAE568" w14:textId="77777777" w:rsidR="00FB5AEF" w:rsidRDefault="00FB5AEF" w:rsidP="00FB5AEF">
      <w:pPr>
        <w:pStyle w:val="3GPPNormalText"/>
        <w:rPr>
          <w:lang w:val="en-GB"/>
        </w:rPr>
      </w:pPr>
    </w:p>
    <w:p w14:paraId="659F93BB" w14:textId="77777777" w:rsidR="00FB5AEF" w:rsidRDefault="00FB5AEF" w:rsidP="00FB5AEF">
      <w:pPr>
        <w:tabs>
          <w:tab w:val="left" w:pos="840"/>
        </w:tabs>
        <w:rPr>
          <w:rFonts w:eastAsia="SimSun"/>
          <w:b/>
          <w:bCs/>
          <w:szCs w:val="20"/>
          <w:lang w:eastAsia="zh-CN"/>
        </w:rPr>
      </w:pPr>
      <w:r w:rsidRPr="0037443E">
        <w:rPr>
          <w:rFonts w:eastAsia="SimSun"/>
          <w:b/>
          <w:bCs/>
          <w:szCs w:val="20"/>
          <w:highlight w:val="green"/>
          <w:lang w:eastAsia="zh-CN"/>
        </w:rPr>
        <w:t>Agreement:</w:t>
      </w:r>
      <w:r w:rsidRPr="0034781F">
        <w:rPr>
          <w:rFonts w:eastAsia="SimSun"/>
          <w:b/>
          <w:bCs/>
          <w:szCs w:val="20"/>
          <w:lang w:eastAsia="zh-CN"/>
        </w:rPr>
        <w:t xml:space="preserve"> </w:t>
      </w:r>
      <w:r>
        <w:rPr>
          <w:rFonts w:eastAsia="SimSun" w:hint="eastAsia"/>
          <w:b/>
          <w:bCs/>
          <w:szCs w:val="20"/>
          <w:lang w:eastAsia="zh-CN"/>
        </w:rPr>
        <w:t xml:space="preserve"> </w:t>
      </w:r>
    </w:p>
    <w:p w14:paraId="35F35BAE" w14:textId="77777777" w:rsidR="00FB5AEF" w:rsidRPr="003F20E6" w:rsidRDefault="00FB5AEF" w:rsidP="00FB5AEF">
      <w:pPr>
        <w:tabs>
          <w:tab w:val="left" w:pos="840"/>
        </w:tabs>
        <w:rPr>
          <w:rFonts w:ascii="Times New Roman" w:eastAsia="SimSun" w:hAnsi="Times New Roman"/>
          <w:szCs w:val="20"/>
          <w:lang w:eastAsia="zh-CN"/>
        </w:rPr>
      </w:pPr>
      <w:r w:rsidRPr="003F20E6">
        <w:rPr>
          <w:rFonts w:ascii="Times New Roman" w:eastAsia="SimSun" w:hAnsi="Times New Roman"/>
          <w:szCs w:val="20"/>
          <w:lang w:eastAsia="zh-CN"/>
        </w:rPr>
        <w:t>For the sub-matrix E of BG3, support the following option</w:t>
      </w:r>
    </w:p>
    <w:p w14:paraId="5410E785" w14:textId="77777777" w:rsidR="00FB5AEF" w:rsidRPr="003F20E6" w:rsidRDefault="00FB5AEF">
      <w:pPr>
        <w:pStyle w:val="ListParagraph"/>
        <w:numPr>
          <w:ilvl w:val="0"/>
          <w:numId w:val="147"/>
        </w:numPr>
        <w:suppressAutoHyphens/>
        <w:overflowPunct/>
        <w:autoSpaceDE/>
        <w:autoSpaceDN/>
        <w:adjustRightInd/>
        <w:snapToGrid w:val="0"/>
        <w:spacing w:after="120" w:line="259" w:lineRule="auto"/>
        <w:contextualSpacing w:val="0"/>
        <w:jc w:val="both"/>
        <w:textAlignment w:val="auto"/>
        <w:rPr>
          <w:rFonts w:eastAsiaTheme="minorEastAsia"/>
          <w:kern w:val="2"/>
          <w:lang w:eastAsia="zh-CN"/>
        </w:rPr>
      </w:pPr>
      <w:r w:rsidRPr="003F20E6">
        <w:rPr>
          <w:rFonts w:eastAsiaTheme="minorEastAsia"/>
          <w:kern w:val="2"/>
          <w:lang w:eastAsia="zh-CN"/>
        </w:rPr>
        <w:t xml:space="preserve">Option E2 (from agreement in RAN1#124bis): A lower triangular matrix, wherein the number of columns with degree larger than 1 is less than </w:t>
      </w:r>
      <w:r w:rsidRPr="003F20E6">
        <w:rPr>
          <w:rFonts w:eastAsiaTheme="minorEastAsia"/>
          <w:i/>
          <w:iCs/>
          <w:kern w:val="2"/>
          <w:lang w:eastAsia="zh-CN"/>
        </w:rPr>
        <w:t>I</w:t>
      </w:r>
      <w:r w:rsidRPr="003F20E6">
        <w:rPr>
          <w:rFonts w:eastAsiaTheme="minorEastAsia"/>
          <w:kern w:val="2"/>
          <w:lang w:eastAsia="zh-CN"/>
        </w:rPr>
        <w:t xml:space="preserve">.  </w:t>
      </w:r>
    </w:p>
    <w:p w14:paraId="278EB3D5" w14:textId="77777777" w:rsidR="00FB5AEF" w:rsidRPr="003F20E6" w:rsidRDefault="00FB5AEF">
      <w:pPr>
        <w:pStyle w:val="ListParagraph"/>
        <w:numPr>
          <w:ilvl w:val="0"/>
          <w:numId w:val="147"/>
        </w:numPr>
        <w:suppressAutoHyphens/>
        <w:overflowPunct/>
        <w:autoSpaceDE/>
        <w:autoSpaceDN/>
        <w:adjustRightInd/>
        <w:snapToGrid w:val="0"/>
        <w:spacing w:after="120" w:line="259" w:lineRule="auto"/>
        <w:contextualSpacing w:val="0"/>
        <w:jc w:val="both"/>
        <w:textAlignment w:val="auto"/>
        <w:rPr>
          <w:rFonts w:eastAsiaTheme="minorEastAsia"/>
          <w:kern w:val="2"/>
          <w:lang w:eastAsia="zh-CN"/>
        </w:rPr>
      </w:pPr>
      <w:r w:rsidRPr="003F20E6">
        <w:rPr>
          <w:rFonts w:eastAsiaTheme="minorEastAsia"/>
          <w:kern w:val="2"/>
          <w:lang w:eastAsia="zh-CN"/>
        </w:rPr>
        <w:t>FFS: the value of</w:t>
      </w:r>
      <w:r w:rsidRPr="003F20E6">
        <w:rPr>
          <w:rFonts w:eastAsiaTheme="minorEastAsia"/>
          <w:i/>
          <w:iCs/>
          <w:kern w:val="2"/>
          <w:lang w:eastAsia="zh-CN"/>
        </w:rPr>
        <w:t xml:space="preserve"> I.</w:t>
      </w:r>
    </w:p>
    <w:p w14:paraId="2895B60A" w14:textId="77777777" w:rsidR="00FB5AEF" w:rsidRPr="003F20E6" w:rsidRDefault="00FB5AEF">
      <w:pPr>
        <w:pStyle w:val="ListParagraph"/>
        <w:numPr>
          <w:ilvl w:val="0"/>
          <w:numId w:val="147"/>
        </w:numPr>
        <w:suppressAutoHyphens/>
        <w:overflowPunct/>
        <w:autoSpaceDE/>
        <w:autoSpaceDN/>
        <w:adjustRightInd/>
        <w:snapToGrid w:val="0"/>
        <w:spacing w:after="120" w:line="259" w:lineRule="auto"/>
        <w:contextualSpacing w:val="0"/>
        <w:jc w:val="both"/>
        <w:textAlignment w:val="auto"/>
        <w:rPr>
          <w:rFonts w:eastAsiaTheme="minorEastAsia"/>
          <w:kern w:val="2"/>
          <w:lang w:eastAsia="zh-CN"/>
        </w:rPr>
      </w:pPr>
      <w:proofErr w:type="spellStart"/>
      <w:r w:rsidRPr="003F20E6">
        <w:rPr>
          <w:rFonts w:eastAsiaTheme="minorEastAsia"/>
          <w:kern w:val="2"/>
          <w:lang w:eastAsia="zh-CN"/>
        </w:rPr>
        <w:t>E</w:t>
      </w:r>
      <w:proofErr w:type="spellEnd"/>
      <w:r w:rsidRPr="003F20E6">
        <w:rPr>
          <w:rFonts w:eastAsiaTheme="minorEastAsia"/>
          <w:kern w:val="2"/>
          <w:lang w:eastAsia="zh-CN"/>
        </w:rPr>
        <w:t xml:space="preserve"> </w:t>
      </w:r>
      <w:proofErr w:type="spellStart"/>
      <w:r w:rsidRPr="003F20E6">
        <w:rPr>
          <w:rFonts w:eastAsiaTheme="minorEastAsia"/>
          <w:kern w:val="2"/>
          <w:lang w:eastAsia="zh-CN"/>
        </w:rPr>
        <w:t>can not</w:t>
      </w:r>
      <w:proofErr w:type="spellEnd"/>
      <w:r w:rsidRPr="003F20E6">
        <w:rPr>
          <w:rFonts w:eastAsiaTheme="minorEastAsia"/>
          <w:kern w:val="2"/>
          <w:lang w:eastAsia="zh-CN"/>
        </w:rPr>
        <w:t xml:space="preserve"> be the identity matrix (i.e. Option E1).</w:t>
      </w:r>
    </w:p>
    <w:p w14:paraId="1275784D" w14:textId="77777777" w:rsidR="00FB5AEF" w:rsidRPr="00AA5E1B" w:rsidRDefault="00FB5AEF" w:rsidP="00FB5AEF">
      <w:pPr>
        <w:rPr>
          <w:rFonts w:eastAsiaTheme="minorEastAsia"/>
          <w:lang w:eastAsia="zh-CN"/>
        </w:rPr>
      </w:pPr>
    </w:p>
    <w:p w14:paraId="3F94CD35" w14:textId="77777777" w:rsidR="00FB5AEF" w:rsidRDefault="00FB5AEF" w:rsidP="00FB5AEF">
      <w:pPr>
        <w:rPr>
          <w:rFonts w:ascii="Times New Roman" w:eastAsia="Times New Roman" w:hAnsi="Times New Roman"/>
          <w:highlight w:val="yellow"/>
        </w:rPr>
      </w:pPr>
    </w:p>
    <w:p w14:paraId="4A913CAD" w14:textId="77777777" w:rsidR="00FB5AEF" w:rsidRPr="00BE29B6" w:rsidRDefault="00FB5AEF" w:rsidP="00FB5AEF">
      <w:pPr>
        <w:rPr>
          <w:rFonts w:ascii="Times New Roman" w:eastAsia="Times New Roman" w:hAnsi="Times New Roman"/>
        </w:rPr>
      </w:pPr>
    </w:p>
    <w:p w14:paraId="40D18B32" w14:textId="1E3C2BF6" w:rsidR="00FB5AEF" w:rsidRPr="003F20E6" w:rsidRDefault="00C62C50" w:rsidP="00FB5AEF">
      <w:pPr>
        <w:rPr>
          <w:rFonts w:ascii="Times New Roman" w:eastAsia="Times New Roman" w:hAnsi="Times New Roman"/>
          <w:b/>
          <w:bCs/>
        </w:rPr>
      </w:pPr>
      <w:hyperlink r:id="rId728" w:history="1">
        <w:r w:rsidRPr="003F20E6">
          <w:rPr>
            <w:rStyle w:val="Hyperlink"/>
            <w:rFonts w:ascii="Times New Roman" w:eastAsia="Times New Roman" w:hAnsi="Times New Roman"/>
            <w:b/>
            <w:bCs/>
          </w:rPr>
          <w:t>R1-2606774</w:t>
        </w:r>
      </w:hyperlink>
      <w:r w:rsidR="00FB5AEF" w:rsidRPr="003F20E6">
        <w:rPr>
          <w:rFonts w:ascii="Times New Roman" w:eastAsia="Times New Roman" w:hAnsi="Times New Roman"/>
          <w:b/>
          <w:bCs/>
        </w:rPr>
        <w:tab/>
        <w:t>FL summary#4 for 6G channel coding</w:t>
      </w:r>
      <w:r w:rsidR="00FB5AEF" w:rsidRPr="003F20E6">
        <w:rPr>
          <w:rFonts w:ascii="Times New Roman" w:eastAsia="Times New Roman" w:hAnsi="Times New Roman"/>
          <w:b/>
          <w:bCs/>
        </w:rPr>
        <w:tab/>
        <w:t>Moderator (ZTE)</w:t>
      </w:r>
    </w:p>
    <w:p w14:paraId="41D5C88B" w14:textId="77777777" w:rsidR="00FB5AEF" w:rsidRDefault="00FB5AEF" w:rsidP="00FB5AEF">
      <w:pPr>
        <w:tabs>
          <w:tab w:val="left" w:pos="840"/>
        </w:tabs>
        <w:jc w:val="both"/>
        <w:rPr>
          <w:rFonts w:eastAsia="SimSun"/>
          <w:b/>
          <w:bCs/>
          <w:szCs w:val="20"/>
          <w:lang w:eastAsia="zh-CN"/>
        </w:rPr>
      </w:pPr>
    </w:p>
    <w:p w14:paraId="417B4BFF" w14:textId="77777777" w:rsidR="00FB5AEF" w:rsidRDefault="00FB5AEF" w:rsidP="00FB5AEF">
      <w:pPr>
        <w:tabs>
          <w:tab w:val="left" w:pos="840"/>
        </w:tabs>
        <w:jc w:val="both"/>
        <w:rPr>
          <w:rFonts w:eastAsia="SimSun"/>
          <w:b/>
          <w:bCs/>
          <w:szCs w:val="20"/>
          <w:lang w:eastAsia="zh-CN"/>
        </w:rPr>
      </w:pPr>
    </w:p>
    <w:p w14:paraId="321F44C3" w14:textId="77777777" w:rsidR="00FB5AEF" w:rsidRDefault="00FB5AEF" w:rsidP="00FB5AEF">
      <w:pPr>
        <w:tabs>
          <w:tab w:val="left" w:pos="840"/>
        </w:tabs>
        <w:jc w:val="both"/>
        <w:rPr>
          <w:rFonts w:eastAsia="SimSun"/>
          <w:b/>
          <w:bCs/>
          <w:szCs w:val="20"/>
          <w:lang w:eastAsia="zh-CN"/>
        </w:rPr>
      </w:pPr>
      <w:r w:rsidRPr="00E308C3">
        <w:rPr>
          <w:rFonts w:eastAsia="SimSun"/>
          <w:b/>
          <w:bCs/>
          <w:szCs w:val="20"/>
          <w:highlight w:val="green"/>
          <w:lang w:eastAsia="zh-CN"/>
        </w:rPr>
        <w:t>Agreement:</w:t>
      </w:r>
    </w:p>
    <w:p w14:paraId="749DBF7C" w14:textId="77777777" w:rsidR="00FB5AEF" w:rsidRPr="003F20E6" w:rsidRDefault="00FB5AEF" w:rsidP="00FB5AEF">
      <w:pPr>
        <w:tabs>
          <w:tab w:val="left" w:pos="840"/>
        </w:tabs>
        <w:jc w:val="both"/>
        <w:rPr>
          <w:rFonts w:ascii="Times New Roman" w:eastAsia="SimSun" w:hAnsi="Times New Roman"/>
          <w:szCs w:val="20"/>
          <w:lang w:eastAsia="zh-CN"/>
        </w:rPr>
      </w:pPr>
      <w:r w:rsidRPr="003F20E6">
        <w:rPr>
          <w:rFonts w:ascii="Times New Roman" w:eastAsia="SimSun" w:hAnsi="Times New Roman"/>
          <w:szCs w:val="20"/>
          <w:lang w:eastAsia="zh-CN"/>
        </w:rPr>
        <w:t>With respect to the decision for capability of BG3 in UL tasked by RANP, the following is supported:</w:t>
      </w:r>
    </w:p>
    <w:p w14:paraId="62C7DF4C" w14:textId="77777777" w:rsidR="00FB5AEF" w:rsidRPr="003F20E6" w:rsidRDefault="00FB5AEF" w:rsidP="00FB5AEF">
      <w:pPr>
        <w:tabs>
          <w:tab w:val="left" w:pos="840"/>
        </w:tabs>
        <w:jc w:val="both"/>
        <w:rPr>
          <w:rFonts w:ascii="Times New Roman" w:eastAsia="SimSun" w:hAnsi="Times New Roman"/>
          <w:szCs w:val="20"/>
          <w:lang w:eastAsia="zh-CN"/>
        </w:rPr>
      </w:pPr>
      <w:r w:rsidRPr="003F20E6">
        <w:rPr>
          <w:rFonts w:ascii="Times New Roman" w:eastAsia="SimSun" w:hAnsi="Times New Roman"/>
          <w:szCs w:val="20"/>
          <w:lang w:eastAsia="zh-CN"/>
        </w:rPr>
        <w:t xml:space="preserve">supporting BG3 in UL is mandatory with capability </w:t>
      </w:r>
      <w:proofErr w:type="spellStart"/>
      <w:r w:rsidRPr="003F20E6">
        <w:rPr>
          <w:rFonts w:ascii="Times New Roman" w:eastAsia="SimSun" w:hAnsi="Times New Roman"/>
          <w:szCs w:val="20"/>
          <w:lang w:eastAsia="zh-CN"/>
        </w:rPr>
        <w:t>signaling</w:t>
      </w:r>
      <w:proofErr w:type="spellEnd"/>
      <w:r w:rsidRPr="003F20E6">
        <w:rPr>
          <w:rFonts w:ascii="Times New Roman" w:eastAsia="SimSun" w:hAnsi="Times New Roman"/>
          <w:szCs w:val="20"/>
          <w:lang w:eastAsia="zh-CN"/>
        </w:rPr>
        <w:t xml:space="preserve"> for UEs except for UEs with up to 20MHz maximum UL channel bandwidth in any band supported by UE, i.e., BG3 in UL is optional for UEs with up to 20MHz maximum UL channel bandwidth in any band supported by UE.</w:t>
      </w:r>
    </w:p>
    <w:p w14:paraId="28CE4C24" w14:textId="77777777" w:rsidR="00FB5AEF" w:rsidRPr="003F20E6" w:rsidRDefault="00FB5AEF" w:rsidP="00FB5AEF">
      <w:pPr>
        <w:tabs>
          <w:tab w:val="left" w:pos="840"/>
        </w:tabs>
        <w:jc w:val="both"/>
        <w:rPr>
          <w:rFonts w:ascii="Times New Roman" w:eastAsia="SimSun" w:hAnsi="Times New Roman"/>
          <w:szCs w:val="20"/>
          <w:lang w:eastAsia="zh-CN"/>
        </w:rPr>
      </w:pPr>
      <w:r w:rsidRPr="003F20E6">
        <w:rPr>
          <w:rFonts w:ascii="Times New Roman" w:eastAsia="SimSun" w:hAnsi="Times New Roman"/>
          <w:szCs w:val="20"/>
          <w:lang w:eastAsia="zh-CN"/>
        </w:rPr>
        <w:t>Note: Whether any additional exception to the above is needed is up to RAN plenary decision.</w:t>
      </w:r>
    </w:p>
    <w:p w14:paraId="0D4BB947" w14:textId="77777777" w:rsidR="00FB5AEF" w:rsidRDefault="00FB5AEF" w:rsidP="00FB5AEF">
      <w:pPr>
        <w:tabs>
          <w:tab w:val="left" w:pos="840"/>
        </w:tabs>
        <w:jc w:val="both"/>
        <w:rPr>
          <w:rFonts w:eastAsia="SimSun"/>
          <w:b/>
          <w:bCs/>
          <w:szCs w:val="20"/>
          <w:lang w:eastAsia="zh-CN"/>
        </w:rPr>
      </w:pPr>
    </w:p>
    <w:p w14:paraId="2D0F951D" w14:textId="77777777" w:rsidR="00FB5AEF" w:rsidRDefault="00FB5AEF" w:rsidP="00FB5AEF">
      <w:pPr>
        <w:tabs>
          <w:tab w:val="left" w:pos="840"/>
        </w:tabs>
        <w:jc w:val="both"/>
        <w:rPr>
          <w:rFonts w:eastAsia="SimSun"/>
          <w:b/>
          <w:bCs/>
          <w:szCs w:val="20"/>
          <w:lang w:eastAsia="zh-CN"/>
        </w:rPr>
      </w:pPr>
    </w:p>
    <w:p w14:paraId="49D8357A" w14:textId="558F019A" w:rsidR="00FB5AEF" w:rsidRPr="003F20E6" w:rsidRDefault="00C62C50" w:rsidP="00FB5AEF">
      <w:pPr>
        <w:rPr>
          <w:rFonts w:ascii="Times New Roman" w:eastAsia="Times New Roman" w:hAnsi="Times New Roman"/>
          <w:b/>
          <w:bCs/>
        </w:rPr>
      </w:pPr>
      <w:hyperlink r:id="rId729" w:history="1">
        <w:r w:rsidRPr="003F20E6">
          <w:rPr>
            <w:rStyle w:val="Hyperlink"/>
            <w:rFonts w:ascii="Times New Roman" w:eastAsia="Times New Roman" w:hAnsi="Times New Roman"/>
            <w:b/>
            <w:bCs/>
          </w:rPr>
          <w:t>R1-2606775</w:t>
        </w:r>
      </w:hyperlink>
      <w:r w:rsidR="00FB5AEF" w:rsidRPr="003F20E6">
        <w:rPr>
          <w:rFonts w:ascii="Times New Roman" w:eastAsia="Times New Roman" w:hAnsi="Times New Roman"/>
          <w:b/>
          <w:bCs/>
        </w:rPr>
        <w:tab/>
        <w:t>FL summary#5 for 6G channel coding</w:t>
      </w:r>
      <w:r w:rsidR="00FB5AEF" w:rsidRPr="003F20E6">
        <w:rPr>
          <w:rFonts w:ascii="Times New Roman" w:eastAsia="Times New Roman" w:hAnsi="Times New Roman"/>
          <w:b/>
          <w:bCs/>
        </w:rPr>
        <w:tab/>
        <w:t>Moderator (ZTE)</w:t>
      </w:r>
    </w:p>
    <w:p w14:paraId="06886F27" w14:textId="77777777" w:rsidR="00FB5AEF" w:rsidRDefault="00FB5AEF" w:rsidP="00FB5AEF">
      <w:pPr>
        <w:rPr>
          <w:rFonts w:ascii="Times New Roman" w:eastAsia="Times New Roman" w:hAnsi="Times New Roman"/>
        </w:rPr>
      </w:pPr>
    </w:p>
    <w:p w14:paraId="3B1CD8E0" w14:textId="77777777" w:rsidR="00FB5AEF" w:rsidRDefault="00FB5AEF" w:rsidP="00FB5AEF">
      <w:pPr>
        <w:rPr>
          <w:rFonts w:eastAsiaTheme="minorEastAsia"/>
          <w:b/>
          <w:szCs w:val="20"/>
          <w:lang w:eastAsia="zh-CN"/>
        </w:rPr>
      </w:pPr>
      <w:r w:rsidRPr="008B0541">
        <w:rPr>
          <w:rFonts w:eastAsiaTheme="minorEastAsia"/>
          <w:b/>
          <w:szCs w:val="20"/>
          <w:highlight w:val="green"/>
          <w:lang w:eastAsia="zh-CN"/>
        </w:rPr>
        <w:t>Agreement:</w:t>
      </w:r>
      <w:r>
        <w:rPr>
          <w:rFonts w:eastAsiaTheme="minorEastAsia"/>
          <w:b/>
          <w:szCs w:val="20"/>
          <w:lang w:eastAsia="zh-CN"/>
        </w:rPr>
        <w:t xml:space="preserve"> </w:t>
      </w:r>
    </w:p>
    <w:p w14:paraId="5CB8DB92" w14:textId="77777777" w:rsidR="00FB5AEF" w:rsidRPr="003F20E6" w:rsidRDefault="00FB5AEF" w:rsidP="00FB5AEF">
      <w:pPr>
        <w:rPr>
          <w:rFonts w:ascii="Times New Roman" w:eastAsiaTheme="minorEastAsia" w:hAnsi="Times New Roman"/>
          <w:bCs/>
          <w:szCs w:val="20"/>
          <w:lang w:eastAsia="zh-CN"/>
        </w:rPr>
      </w:pPr>
      <w:r w:rsidRPr="003F20E6">
        <w:rPr>
          <w:rFonts w:ascii="Times New Roman" w:eastAsiaTheme="minorEastAsia" w:hAnsi="Times New Roman"/>
          <w:bCs/>
          <w:szCs w:val="20"/>
          <w:lang w:eastAsia="zh-CN"/>
        </w:rPr>
        <w:t>For the evaluation of coding based candidates for small UCI with payload size of 3~11 bits, refer to the evaluation assumptions in PUCCH/PUSCH, with the following update</w:t>
      </w:r>
    </w:p>
    <w:p w14:paraId="3ACC53D8" w14:textId="77777777" w:rsidR="00FB5AEF" w:rsidRPr="003F20E6" w:rsidRDefault="00FB5AEF">
      <w:pPr>
        <w:numPr>
          <w:ilvl w:val="0"/>
          <w:numId w:val="149"/>
        </w:numPr>
        <w:tabs>
          <w:tab w:val="num" w:pos="0"/>
        </w:tabs>
        <w:suppressAutoHyphens/>
        <w:snapToGrid w:val="0"/>
        <w:spacing w:after="120" w:line="259" w:lineRule="auto"/>
        <w:jc w:val="both"/>
        <w:rPr>
          <w:rFonts w:ascii="Times New Roman" w:hAnsi="Times New Roman"/>
          <w:bCs/>
          <w:szCs w:val="20"/>
        </w:rPr>
      </w:pPr>
      <w:r w:rsidRPr="003F20E6">
        <w:rPr>
          <w:rFonts w:ascii="Times New Roman" w:eastAsiaTheme="minorEastAsia" w:hAnsi="Times New Roman"/>
          <w:bCs/>
          <w:szCs w:val="20"/>
          <w:lang w:eastAsia="zh-CN"/>
        </w:rPr>
        <w:t>Use AWGN channel</w:t>
      </w:r>
    </w:p>
    <w:p w14:paraId="4BB95D36" w14:textId="77777777" w:rsidR="00FB5AEF" w:rsidRPr="003F20E6" w:rsidRDefault="00FB5AEF">
      <w:pPr>
        <w:numPr>
          <w:ilvl w:val="1"/>
          <w:numId w:val="149"/>
        </w:numPr>
        <w:tabs>
          <w:tab w:val="num" w:pos="0"/>
        </w:tabs>
        <w:suppressAutoHyphens/>
        <w:snapToGrid w:val="0"/>
        <w:spacing w:after="120" w:line="259" w:lineRule="auto"/>
        <w:jc w:val="both"/>
        <w:rPr>
          <w:rFonts w:ascii="Times New Roman" w:hAnsi="Times New Roman"/>
          <w:bCs/>
          <w:szCs w:val="20"/>
        </w:rPr>
      </w:pPr>
      <w:r w:rsidRPr="003F20E6">
        <w:rPr>
          <w:rFonts w:ascii="Times New Roman" w:eastAsiaTheme="minorEastAsia" w:hAnsi="Times New Roman"/>
          <w:bCs/>
          <w:szCs w:val="20"/>
          <w:lang w:eastAsia="zh-CN"/>
        </w:rPr>
        <w:t>Note: Companies can provide results for other channels</w:t>
      </w:r>
    </w:p>
    <w:p w14:paraId="2139AEFF" w14:textId="77777777" w:rsidR="00FB5AEF" w:rsidRPr="003F20E6" w:rsidRDefault="00FB5AEF">
      <w:pPr>
        <w:numPr>
          <w:ilvl w:val="0"/>
          <w:numId w:val="149"/>
        </w:numPr>
        <w:tabs>
          <w:tab w:val="num" w:pos="0"/>
        </w:tabs>
        <w:suppressAutoHyphens/>
        <w:snapToGrid w:val="0"/>
        <w:spacing w:after="120" w:line="259" w:lineRule="auto"/>
        <w:jc w:val="both"/>
        <w:rPr>
          <w:rFonts w:ascii="Times New Roman" w:hAnsi="Times New Roman"/>
          <w:bCs/>
          <w:szCs w:val="20"/>
        </w:rPr>
      </w:pPr>
      <w:r w:rsidRPr="003F20E6">
        <w:rPr>
          <w:rFonts w:ascii="Times New Roman" w:hAnsi="Times New Roman"/>
          <w:bCs/>
          <w:szCs w:val="20"/>
        </w:rPr>
        <w:t>Info. block length (bits w/o CRC)</w:t>
      </w:r>
      <w:r w:rsidRPr="003F20E6">
        <w:rPr>
          <w:rFonts w:ascii="Times New Roman" w:eastAsiaTheme="minorEastAsia" w:hAnsi="Times New Roman"/>
          <w:bCs/>
          <w:szCs w:val="20"/>
          <w:lang w:eastAsia="zh-CN"/>
        </w:rPr>
        <w:t>: 3:1:11</w:t>
      </w:r>
    </w:p>
    <w:p w14:paraId="3CFB1FF7" w14:textId="77777777" w:rsidR="00FB5AEF" w:rsidRPr="003F20E6" w:rsidRDefault="00FB5AEF">
      <w:pPr>
        <w:numPr>
          <w:ilvl w:val="0"/>
          <w:numId w:val="149"/>
        </w:numPr>
        <w:tabs>
          <w:tab w:val="num" w:pos="0"/>
        </w:tabs>
        <w:suppressAutoHyphens/>
        <w:snapToGrid w:val="0"/>
        <w:spacing w:after="120" w:line="259" w:lineRule="auto"/>
        <w:jc w:val="both"/>
        <w:rPr>
          <w:rFonts w:ascii="Times New Roman" w:hAnsi="Times New Roman"/>
          <w:bCs/>
          <w:szCs w:val="20"/>
        </w:rPr>
      </w:pPr>
      <w:r w:rsidRPr="003F20E6">
        <w:rPr>
          <w:rFonts w:ascii="Times New Roman" w:eastAsiaTheme="minorEastAsia" w:hAnsi="Times New Roman"/>
          <w:bCs/>
          <w:szCs w:val="20"/>
          <w:lang w:eastAsia="zh-CN"/>
        </w:rPr>
        <w:t>Metrics: SNR at target BLER, BER</w:t>
      </w:r>
    </w:p>
    <w:p w14:paraId="09060A78" w14:textId="77777777" w:rsidR="00FB5AEF" w:rsidRPr="003F20E6" w:rsidRDefault="00FB5AEF">
      <w:pPr>
        <w:numPr>
          <w:ilvl w:val="1"/>
          <w:numId w:val="149"/>
        </w:numPr>
        <w:tabs>
          <w:tab w:val="num" w:pos="0"/>
        </w:tabs>
        <w:suppressAutoHyphens/>
        <w:snapToGrid w:val="0"/>
        <w:spacing w:after="120" w:line="259" w:lineRule="auto"/>
        <w:jc w:val="both"/>
        <w:rPr>
          <w:rFonts w:ascii="Times New Roman" w:hAnsi="Times New Roman"/>
          <w:bCs/>
          <w:szCs w:val="20"/>
        </w:rPr>
      </w:pPr>
      <w:r w:rsidRPr="003F20E6">
        <w:rPr>
          <w:rFonts w:ascii="Times New Roman" w:eastAsiaTheme="minorEastAsia" w:hAnsi="Times New Roman"/>
          <w:bCs/>
          <w:szCs w:val="20"/>
          <w:lang w:eastAsia="zh-CN"/>
        </w:rPr>
        <w:t>Other metrics agreed in PUCCH agenda can be also reported by companies</w:t>
      </w:r>
    </w:p>
    <w:p w14:paraId="47CC58DD" w14:textId="77777777" w:rsidR="00FB5AEF" w:rsidRPr="003F20E6" w:rsidRDefault="00FB5AEF">
      <w:pPr>
        <w:numPr>
          <w:ilvl w:val="0"/>
          <w:numId w:val="149"/>
        </w:numPr>
        <w:tabs>
          <w:tab w:val="num" w:pos="0"/>
        </w:tabs>
        <w:suppressAutoHyphens/>
        <w:snapToGrid w:val="0"/>
        <w:spacing w:after="120" w:line="259" w:lineRule="auto"/>
        <w:jc w:val="both"/>
        <w:rPr>
          <w:rFonts w:ascii="Times New Roman" w:hAnsi="Times New Roman"/>
          <w:bCs/>
          <w:kern w:val="2"/>
          <w:szCs w:val="20"/>
          <w:lang w:eastAsia="zh-CN"/>
        </w:rPr>
      </w:pPr>
      <w:r w:rsidRPr="003F20E6">
        <w:rPr>
          <w:rFonts w:ascii="Times New Roman" w:hAnsi="Times New Roman"/>
          <w:bCs/>
          <w:szCs w:val="20"/>
          <w:lang w:eastAsia="zh-CN"/>
        </w:rPr>
        <w:t xml:space="preserve">Companies to report the details of PUSCH/PUCCH including DM-RS configuration, </w:t>
      </w:r>
      <w:r w:rsidRPr="003F20E6">
        <w:rPr>
          <w:rFonts w:ascii="Times New Roman" w:eastAsiaTheme="minorEastAsia" w:hAnsi="Times New Roman"/>
          <w:bCs/>
          <w:szCs w:val="20"/>
          <w:lang w:eastAsia="zh-CN"/>
        </w:rPr>
        <w:t xml:space="preserve">PUCCH format, </w:t>
      </w:r>
      <w:r w:rsidRPr="003F20E6">
        <w:rPr>
          <w:rFonts w:ascii="Times New Roman" w:hAnsi="Times New Roman"/>
          <w:bCs/>
          <w:szCs w:val="20"/>
          <w:lang w:eastAsia="zh-CN"/>
        </w:rPr>
        <w:t>if any</w:t>
      </w:r>
    </w:p>
    <w:p w14:paraId="0579E3C4" w14:textId="77777777" w:rsidR="00FB5AEF" w:rsidRPr="003F20E6" w:rsidRDefault="00FB5AEF">
      <w:pPr>
        <w:numPr>
          <w:ilvl w:val="0"/>
          <w:numId w:val="149"/>
        </w:numPr>
        <w:tabs>
          <w:tab w:val="num" w:pos="0"/>
        </w:tabs>
        <w:suppressAutoHyphens/>
        <w:snapToGrid w:val="0"/>
        <w:spacing w:after="120" w:line="259" w:lineRule="auto"/>
        <w:jc w:val="both"/>
        <w:rPr>
          <w:rFonts w:ascii="Times New Roman" w:hAnsi="Times New Roman"/>
          <w:bCs/>
          <w:kern w:val="2"/>
          <w:szCs w:val="20"/>
          <w:lang w:eastAsia="zh-CN"/>
        </w:rPr>
      </w:pPr>
      <w:r w:rsidRPr="003F20E6">
        <w:rPr>
          <w:rFonts w:ascii="Times New Roman" w:hAnsi="Times New Roman"/>
          <w:bCs/>
          <w:kern w:val="2"/>
          <w:szCs w:val="20"/>
          <w:lang w:eastAsia="zh-CN"/>
        </w:rPr>
        <w:t>Companies to report impact on receiver complexity/latency and transmitter complexity/latency, if any.</w:t>
      </w:r>
    </w:p>
    <w:tbl>
      <w:tblPr>
        <w:tblW w:w="9638" w:type="dxa"/>
        <w:tblLayout w:type="fixed"/>
        <w:tblCellMar>
          <w:top w:w="15" w:type="dxa"/>
          <w:left w:w="15" w:type="dxa"/>
          <w:bottom w:w="15" w:type="dxa"/>
          <w:right w:w="15" w:type="dxa"/>
        </w:tblCellMar>
        <w:tblLook w:val="04A0" w:firstRow="1" w:lastRow="0" w:firstColumn="1" w:lastColumn="0" w:noHBand="0" w:noVBand="1"/>
      </w:tblPr>
      <w:tblGrid>
        <w:gridCol w:w="9638"/>
      </w:tblGrid>
      <w:tr w:rsidR="00FB5AEF" w:rsidRPr="003F20E6" w14:paraId="5D57760A" w14:textId="77777777" w:rsidTr="00A4208C">
        <w:trPr>
          <w:trHeight w:val="73"/>
        </w:trPr>
        <w:tc>
          <w:tcPr>
            <w:tcW w:w="9638" w:type="dxa"/>
            <w:vAlign w:val="center"/>
          </w:tcPr>
          <w:p w14:paraId="302382A3" w14:textId="77777777" w:rsidR="00FB5AEF" w:rsidRPr="003F20E6" w:rsidRDefault="00FB5AEF" w:rsidP="00A4208C">
            <w:pPr>
              <w:jc w:val="both"/>
              <w:rPr>
                <w:rFonts w:ascii="Times New Roman" w:eastAsiaTheme="minorEastAsia" w:hAnsi="Times New Roman"/>
                <w:bCs/>
                <w:szCs w:val="20"/>
                <w:lang w:eastAsia="zh-CN"/>
              </w:rPr>
            </w:pPr>
            <w:r w:rsidRPr="003F20E6">
              <w:rPr>
                <w:rFonts w:ascii="Times New Roman" w:eastAsiaTheme="minorEastAsia" w:hAnsi="Times New Roman"/>
                <w:bCs/>
                <w:szCs w:val="20"/>
                <w:lang w:eastAsia="zh-CN"/>
              </w:rPr>
              <w:t>The channel coding based candidates for evaluation are as below</w:t>
            </w:r>
          </w:p>
        </w:tc>
      </w:tr>
    </w:tbl>
    <w:p w14:paraId="7F583AC4"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5G RM code (baseline)</w:t>
      </w:r>
    </w:p>
    <w:p w14:paraId="76D368EF"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Enhanced RM code</w:t>
      </w:r>
    </w:p>
    <w:p w14:paraId="276DA338"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Enhanced PC-Polar code</w:t>
      </w:r>
    </w:p>
    <w:p w14:paraId="341B61B4"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bCs/>
          <w:lang w:eastAsia="zh-CN"/>
        </w:rPr>
        <w:t>Golay-based code</w:t>
      </w:r>
    </w:p>
    <w:p w14:paraId="197FFF60"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V</w:t>
      </w:r>
      <w:r w:rsidRPr="003F20E6">
        <w:rPr>
          <w:bCs/>
          <w:lang w:eastAsia="zh-CN"/>
        </w:rPr>
        <w:t>ertical and horizontal code</w:t>
      </w:r>
    </w:p>
    <w:p w14:paraId="5E74B634"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bCs/>
          <w:lang w:eastAsia="zh-CN"/>
        </w:rPr>
        <w:t>CRC polynomial code</w:t>
      </w:r>
    </w:p>
    <w:p w14:paraId="3E7EC8CD"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 xml:space="preserve">Note: Companies to report the </w:t>
      </w:r>
      <w:r w:rsidRPr="003F20E6">
        <w:rPr>
          <w:bCs/>
          <w:lang w:eastAsia="zh-CN"/>
        </w:rPr>
        <w:t xml:space="preserve">details </w:t>
      </w:r>
      <w:r w:rsidRPr="003F20E6">
        <w:rPr>
          <w:rFonts w:eastAsiaTheme="minorEastAsia"/>
          <w:bCs/>
          <w:lang w:eastAsia="zh-CN"/>
        </w:rPr>
        <w:t>of coding based candidates</w:t>
      </w:r>
    </w:p>
    <w:p w14:paraId="20EA2722"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Note: Companies to provide comparison with 5G RM code.</w:t>
      </w:r>
    </w:p>
    <w:p w14:paraId="51EC01D7" w14:textId="77777777" w:rsidR="00FB5AEF" w:rsidRPr="003F20E6" w:rsidRDefault="00FB5AEF">
      <w:pPr>
        <w:pStyle w:val="ListParagraph"/>
        <w:numPr>
          <w:ilvl w:val="0"/>
          <w:numId w:val="148"/>
        </w:numPr>
        <w:suppressAutoHyphens/>
        <w:overflowPunct/>
        <w:autoSpaceDE/>
        <w:autoSpaceDN/>
        <w:adjustRightInd/>
        <w:snapToGrid w:val="0"/>
        <w:spacing w:after="120" w:line="259" w:lineRule="auto"/>
        <w:contextualSpacing w:val="0"/>
        <w:jc w:val="both"/>
        <w:textAlignment w:val="auto"/>
        <w:rPr>
          <w:rFonts w:eastAsiaTheme="minorEastAsia"/>
          <w:bCs/>
          <w:lang w:eastAsia="zh-CN"/>
        </w:rPr>
      </w:pPr>
      <w:r w:rsidRPr="003F20E6">
        <w:rPr>
          <w:rFonts w:eastAsiaTheme="minorEastAsia"/>
          <w:bCs/>
          <w:lang w:eastAsia="zh-CN"/>
        </w:rPr>
        <w:t xml:space="preserve">Note: Companies can choose one or more candidates above for evaluation </w:t>
      </w:r>
    </w:p>
    <w:p w14:paraId="66CC5012" w14:textId="10672C1A" w:rsidR="0067160E" w:rsidRPr="003F20E6" w:rsidRDefault="0067160E" w:rsidP="0067160E">
      <w:pPr>
        <w:rPr>
          <w:rFonts w:ascii="Times New Roman" w:eastAsia="Times New Roman" w:hAnsi="Times New Roman"/>
          <w:b/>
          <w:bCs/>
        </w:rPr>
      </w:pPr>
      <w:r w:rsidRPr="0067160E">
        <w:rPr>
          <w:rFonts w:ascii="Times New Roman" w:eastAsiaTheme="minorEastAsia" w:hAnsi="Times New Roman"/>
          <w:b/>
          <w:kern w:val="2"/>
          <w:szCs w:val="20"/>
          <w:lang w:eastAsia="zh-CN"/>
        </w:rPr>
        <w:t xml:space="preserve">R1-2606915 </w:t>
      </w:r>
      <w:r w:rsidRPr="0067160E">
        <w:rPr>
          <w:rFonts w:ascii="Times New Roman" w:eastAsiaTheme="minorEastAsia" w:hAnsi="Times New Roman"/>
          <w:b/>
          <w:kern w:val="2"/>
          <w:szCs w:val="20"/>
          <w:lang w:eastAsia="zh-CN"/>
        </w:rPr>
        <w:tab/>
      </w:r>
      <w:r w:rsidRPr="003F20E6">
        <w:rPr>
          <w:rFonts w:ascii="Times New Roman" w:eastAsia="Times New Roman" w:hAnsi="Times New Roman"/>
          <w:b/>
          <w:bCs/>
        </w:rPr>
        <w:t>FL summary#</w:t>
      </w:r>
      <w:r>
        <w:rPr>
          <w:rFonts w:ascii="Times New Roman" w:eastAsia="Times New Roman" w:hAnsi="Times New Roman"/>
          <w:b/>
          <w:bCs/>
        </w:rPr>
        <w:t>6</w:t>
      </w:r>
      <w:r w:rsidRPr="003F20E6">
        <w:rPr>
          <w:rFonts w:ascii="Times New Roman" w:eastAsia="Times New Roman" w:hAnsi="Times New Roman"/>
          <w:b/>
          <w:bCs/>
        </w:rPr>
        <w:t xml:space="preserve"> for 6G channel coding</w:t>
      </w:r>
      <w:r w:rsidRPr="003F20E6">
        <w:rPr>
          <w:rFonts w:ascii="Times New Roman" w:eastAsia="Times New Roman" w:hAnsi="Times New Roman"/>
          <w:b/>
          <w:bCs/>
        </w:rPr>
        <w:tab/>
        <w:t>Moderator (ZTE)</w:t>
      </w:r>
    </w:p>
    <w:p w14:paraId="660F81AD" w14:textId="1C2348C9" w:rsidR="00FB5AEF" w:rsidRPr="0067160E" w:rsidRDefault="0067160E" w:rsidP="0067160E">
      <w:pPr>
        <w:rPr>
          <w:rFonts w:ascii="Times New Roman" w:eastAsia="Times New Roman" w:hAnsi="Times New Roman"/>
        </w:rPr>
      </w:pPr>
      <w:r>
        <w:rPr>
          <w:rFonts w:ascii="Times New Roman" w:eastAsia="Times New Roman" w:hAnsi="Times New Roman"/>
        </w:rPr>
        <w:t>Final post-meeting summary for this agenda item.</w:t>
      </w:r>
    </w:p>
    <w:p w14:paraId="76826E0C" w14:textId="77777777" w:rsidR="00FB5AEF" w:rsidRPr="00FB5AEF" w:rsidRDefault="00FB5AEF" w:rsidP="00FB5AEF"/>
    <w:p w14:paraId="5AB6974E" w14:textId="54742983" w:rsidR="00FB5AEF" w:rsidRDefault="00FB5AEF" w:rsidP="0013532B">
      <w:pPr>
        <w:pStyle w:val="Heading3"/>
        <w:rPr>
          <w:lang w:val="en-US"/>
        </w:rPr>
      </w:pPr>
      <w:bookmarkStart w:id="169" w:name="_Toc239313237"/>
      <w:r>
        <w:lastRenderedPageBreak/>
        <w:t xml:space="preserve">Modulation, </w:t>
      </w:r>
      <w:r w:rsidRPr="00FD0278">
        <w:rPr>
          <w:rFonts w:hint="eastAsia"/>
          <w:lang w:val="en-US"/>
        </w:rPr>
        <w:t>Joint channel coding and modulation</w:t>
      </w:r>
      <w:bookmarkEnd w:id="169"/>
    </w:p>
    <w:p w14:paraId="3AFC9B6A" w14:textId="77777777" w:rsidR="00FB5AEF" w:rsidRPr="00FD0278" w:rsidRDefault="00FB5AEF" w:rsidP="00FB5AEF">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ncluding different designs of constellation, and mechanisms for MCS indication, where modulation mechanisms may assume different evaluation assumptions.</w:t>
      </w:r>
    </w:p>
    <w:p w14:paraId="07E30056" w14:textId="77777777" w:rsidR="00FB5AEF" w:rsidRDefault="00FB5AEF" w:rsidP="00FB5AEF">
      <w:pPr>
        <w:rPr>
          <w:rFonts w:eastAsia="DengXian"/>
          <w:i/>
          <w:iCs/>
          <w:lang w:eastAsia="zh-CN"/>
        </w:rPr>
      </w:pPr>
    </w:p>
    <w:p w14:paraId="0B85B61E" w14:textId="1616D8F4" w:rsidR="00FB5AEF" w:rsidRPr="003F20E6" w:rsidRDefault="00C62C50" w:rsidP="00FB5AEF">
      <w:pPr>
        <w:ind w:left="1440" w:hanging="1440"/>
        <w:rPr>
          <w:rFonts w:eastAsia="DengXian"/>
          <w:b/>
          <w:bCs/>
          <w:lang w:eastAsia="zh-CN"/>
        </w:rPr>
      </w:pPr>
      <w:hyperlink r:id="rId730" w:history="1">
        <w:r w:rsidRPr="003F20E6">
          <w:rPr>
            <w:rStyle w:val="Hyperlink"/>
            <w:rFonts w:eastAsia="DengXian"/>
            <w:b/>
            <w:bCs/>
            <w:lang w:eastAsia="zh-CN"/>
          </w:rPr>
          <w:t>R1-2606762</w:t>
        </w:r>
      </w:hyperlink>
      <w:r w:rsidR="00FB5AEF" w:rsidRPr="003F20E6">
        <w:rPr>
          <w:rFonts w:eastAsia="DengXian"/>
          <w:b/>
          <w:bCs/>
          <w:lang w:eastAsia="zh-CN"/>
        </w:rPr>
        <w:tab/>
        <w:t>Session Notes of AI 10.3.2 (Modulation, Joint channel coding and modulation)</w:t>
      </w:r>
      <w:r w:rsidR="00FB5AEF" w:rsidRPr="003F20E6">
        <w:rPr>
          <w:rFonts w:eastAsia="DengXian"/>
          <w:b/>
          <w:bCs/>
          <w:lang w:eastAsia="zh-CN"/>
        </w:rPr>
        <w:tab/>
      </w:r>
      <w:r w:rsidR="00FB5AEF" w:rsidRPr="003F20E6">
        <w:rPr>
          <w:rFonts w:eastAsia="DengXian"/>
          <w:b/>
          <w:bCs/>
          <w:lang w:eastAsia="zh-CN"/>
        </w:rPr>
        <w:tab/>
        <w:t>Ad-Hoc Chair (Ericsson)</w:t>
      </w:r>
    </w:p>
    <w:p w14:paraId="11DD6DE6" w14:textId="77777777" w:rsidR="003F20E6" w:rsidRPr="003F20E6" w:rsidRDefault="003F20E6" w:rsidP="003F20E6">
      <w:pPr>
        <w:rPr>
          <w:rFonts w:eastAsia="DengXian"/>
          <w:lang w:eastAsia="zh-CN"/>
        </w:rPr>
      </w:pPr>
      <w:r w:rsidRPr="003F20E6">
        <w:rPr>
          <w:rFonts w:eastAsia="DengXian"/>
          <w:b/>
          <w:bCs/>
          <w:lang w:eastAsia="zh-CN"/>
        </w:rPr>
        <w:t>Friday decision:</w:t>
      </w:r>
      <w:r w:rsidRPr="003F20E6">
        <w:rPr>
          <w:rFonts w:eastAsia="DengXian"/>
          <w:lang w:eastAsia="zh-CN"/>
        </w:rPr>
        <w:t xml:space="preserve"> The session notes are </w:t>
      </w:r>
      <w:r w:rsidRPr="003F20E6">
        <w:rPr>
          <w:rFonts w:eastAsia="DengXian"/>
          <w:highlight w:val="green"/>
          <w:lang w:eastAsia="zh-CN"/>
        </w:rPr>
        <w:t>endorsed</w:t>
      </w:r>
      <w:r w:rsidRPr="003F20E6">
        <w:rPr>
          <w:rFonts w:eastAsia="DengXian"/>
          <w:lang w:eastAsia="zh-CN"/>
        </w:rPr>
        <w:t xml:space="preserve"> and contents reflected below.</w:t>
      </w:r>
    </w:p>
    <w:p w14:paraId="76CDC9A6" w14:textId="77777777" w:rsidR="003F20E6" w:rsidRPr="003F20E6" w:rsidRDefault="003F20E6" w:rsidP="003F20E6">
      <w:pPr>
        <w:rPr>
          <w:rFonts w:eastAsia="DengXian"/>
          <w:lang w:eastAsia="zh-CN"/>
        </w:rPr>
      </w:pPr>
    </w:p>
    <w:p w14:paraId="7114068B" w14:textId="77777777" w:rsidR="003F20E6" w:rsidRPr="003F20E6" w:rsidRDefault="003F20E6" w:rsidP="003F20E6">
      <w:pPr>
        <w:rPr>
          <w:rFonts w:eastAsia="DengXian"/>
          <w:lang w:val="en-US" w:eastAsia="zh-CN"/>
        </w:rPr>
      </w:pPr>
      <w:bookmarkStart w:id="170" w:name="OLE_LINK66"/>
      <w:r w:rsidRPr="003F20E6">
        <w:rPr>
          <w:rFonts w:eastAsia="DengXian"/>
          <w:lang w:val="en-US" w:eastAsia="zh-CN"/>
        </w:rPr>
        <w:t>[12</w:t>
      </w:r>
      <w:r w:rsidRPr="003F20E6">
        <w:rPr>
          <w:rFonts w:eastAsia="DengXian" w:hint="eastAsia"/>
          <w:lang w:val="en-US" w:eastAsia="zh-CN"/>
        </w:rPr>
        <w:t>6</w:t>
      </w:r>
      <w:r w:rsidRPr="003F20E6">
        <w:rPr>
          <w:rFonts w:eastAsia="DengXian"/>
          <w:lang w:val="en-US" w:eastAsia="zh-CN"/>
        </w:rPr>
        <w:t>-R20-6GR-Modulation, joint channel coding and modulation] Email discussion on Rel-20 6GR-Modulation,joint channel coding and modulation –Jing (Qualcomm)</w:t>
      </w:r>
    </w:p>
    <w:p w14:paraId="284BF61D" w14:textId="77777777" w:rsidR="003F20E6" w:rsidRPr="003F20E6" w:rsidRDefault="003F20E6">
      <w:pPr>
        <w:pStyle w:val="ListParagraph"/>
        <w:numPr>
          <w:ilvl w:val="0"/>
          <w:numId w:val="281"/>
        </w:numPr>
        <w:rPr>
          <w:rFonts w:eastAsia="DengXian"/>
          <w:lang w:val="en-US" w:eastAsia="zh-CN"/>
        </w:rPr>
      </w:pPr>
      <w:r w:rsidRPr="003F20E6">
        <w:rPr>
          <w:rFonts w:eastAsia="DengXian"/>
          <w:lang w:eastAsia="zh-CN"/>
        </w:rPr>
        <w:t xml:space="preserve">To be used for sharing updates on online/offline schedule, details on what is to be discussed in online/offline sessions, </w:t>
      </w:r>
      <w:proofErr w:type="spellStart"/>
      <w:r w:rsidRPr="003F20E6">
        <w:rPr>
          <w:rFonts w:eastAsia="DengXian"/>
          <w:lang w:eastAsia="zh-CN"/>
        </w:rPr>
        <w:t>tdoc</w:t>
      </w:r>
      <w:proofErr w:type="spellEnd"/>
      <w:r w:rsidRPr="003F20E6">
        <w:rPr>
          <w:rFonts w:eastAsia="DengXian"/>
          <w:lang w:eastAsia="zh-CN"/>
        </w:rPr>
        <w:t xml:space="preserve"> number of the moderator summary for online session, etc</w:t>
      </w:r>
    </w:p>
    <w:bookmarkEnd w:id="170"/>
    <w:p w14:paraId="052D7481" w14:textId="77777777" w:rsidR="003F20E6" w:rsidRPr="003F20E6" w:rsidRDefault="003F20E6" w:rsidP="003F20E6">
      <w:pPr>
        <w:rPr>
          <w:rFonts w:eastAsia="DengXian"/>
          <w:lang w:eastAsia="zh-CN"/>
        </w:rPr>
      </w:pPr>
    </w:p>
    <w:p w14:paraId="3888CD32" w14:textId="11ADA406" w:rsidR="00FB5AEF" w:rsidRDefault="00C62C50" w:rsidP="00FB5AEF">
      <w:hyperlink r:id="rId731" w:history="1">
        <w:r>
          <w:rPr>
            <w:rStyle w:val="Hyperlink"/>
            <w:rFonts w:ascii="Times New Roman" w:eastAsia="Times New Roman" w:hAnsi="Times New Roman"/>
          </w:rPr>
          <w:t>R1-2605203</w:t>
        </w:r>
      </w:hyperlink>
      <w:r w:rsidR="00FB5AEF">
        <w:rPr>
          <w:rFonts w:ascii="Times New Roman" w:eastAsia="Times New Roman" w:hAnsi="Times New Roman"/>
        </w:rPr>
        <w:tab/>
        <w:t>Modulation for 6GR air interface</w:t>
      </w:r>
      <w:r w:rsidR="00FB5AEF">
        <w:rPr>
          <w:rFonts w:ascii="Times New Roman" w:eastAsia="Times New Roman" w:hAnsi="Times New Roman"/>
        </w:rPr>
        <w:tab/>
        <w:t>Ericsson Telecom S.A. de C.V.</w:t>
      </w:r>
    </w:p>
    <w:p w14:paraId="002F048F" w14:textId="3CE53E30" w:rsidR="004E44D2" w:rsidRDefault="00C62C50" w:rsidP="004E44D2">
      <w:hyperlink r:id="rId732" w:history="1">
        <w:r>
          <w:rPr>
            <w:rStyle w:val="Hyperlink"/>
            <w:rFonts w:ascii="Times New Roman" w:eastAsia="Times New Roman" w:hAnsi="Times New Roman"/>
          </w:rPr>
          <w:t>R1-2606808</w:t>
        </w:r>
      </w:hyperlink>
      <w:r w:rsidR="004E44D2">
        <w:rPr>
          <w:rFonts w:ascii="Times New Roman" w:eastAsia="Times New Roman" w:hAnsi="Times New Roman"/>
        </w:rPr>
        <w:tab/>
        <w:t>Modulation for 6GR air interface</w:t>
      </w:r>
      <w:r w:rsidR="004E44D2">
        <w:rPr>
          <w:rFonts w:ascii="Times New Roman" w:eastAsia="Times New Roman" w:hAnsi="Times New Roman"/>
        </w:rPr>
        <w:tab/>
        <w:t>Ericsson Telecom S.A. de C.V.</w:t>
      </w:r>
    </w:p>
    <w:p w14:paraId="2E1BEBBA" w14:textId="3A6ACFBF" w:rsidR="004E44D2" w:rsidRDefault="004E44D2" w:rsidP="00FB5AEF">
      <w:pPr>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t xml:space="preserve">(Revision of </w:t>
      </w:r>
      <w:hyperlink r:id="rId733" w:history="1">
        <w:r w:rsidR="00C62C50">
          <w:rPr>
            <w:rStyle w:val="Hyperlink"/>
            <w:rFonts w:ascii="Times New Roman" w:eastAsia="Times New Roman" w:hAnsi="Times New Roman"/>
          </w:rPr>
          <w:t>R1-2605203</w:t>
        </w:r>
      </w:hyperlink>
      <w:r>
        <w:rPr>
          <w:rFonts w:ascii="Times New Roman" w:eastAsia="Times New Roman" w:hAnsi="Times New Roman"/>
        </w:rPr>
        <w:t>)</w:t>
      </w:r>
    </w:p>
    <w:p w14:paraId="7334D772" w14:textId="24358F3C" w:rsidR="00FB5AEF" w:rsidRDefault="00C62C50" w:rsidP="00FB5AEF">
      <w:hyperlink r:id="rId734" w:history="1">
        <w:r>
          <w:rPr>
            <w:rStyle w:val="Hyperlink"/>
            <w:rFonts w:ascii="Times New Roman" w:eastAsia="Times New Roman" w:hAnsi="Times New Roman"/>
          </w:rPr>
          <w:t>R1-2605252</w:t>
        </w:r>
      </w:hyperlink>
      <w:r w:rsidR="00FB5AEF">
        <w:rPr>
          <w:rFonts w:ascii="Times New Roman" w:eastAsia="Times New Roman" w:hAnsi="Times New Roman"/>
        </w:rPr>
        <w:tab/>
        <w:t>Discussion on modulation for 6GR</w:t>
      </w:r>
      <w:r w:rsidR="00FB5AEF">
        <w:rPr>
          <w:rFonts w:ascii="Times New Roman" w:eastAsia="Times New Roman" w:hAnsi="Times New Roman"/>
        </w:rPr>
        <w:tab/>
      </w:r>
      <w:proofErr w:type="spellStart"/>
      <w:r w:rsidR="00FB5AEF">
        <w:rPr>
          <w:rFonts w:ascii="Times New Roman" w:eastAsia="Times New Roman" w:hAnsi="Times New Roman"/>
        </w:rPr>
        <w:t>Spreadtrum</w:t>
      </w:r>
      <w:proofErr w:type="spellEnd"/>
      <w:r w:rsidR="00FB5AEF">
        <w:rPr>
          <w:rFonts w:ascii="Times New Roman" w:eastAsia="Times New Roman" w:hAnsi="Times New Roman"/>
        </w:rPr>
        <w:t>, UNISOC</w:t>
      </w:r>
    </w:p>
    <w:p w14:paraId="4D3A19EA" w14:textId="10271750" w:rsidR="00FB5AEF" w:rsidRDefault="00C62C50" w:rsidP="00FB5AEF">
      <w:pPr>
        <w:rPr>
          <w:rFonts w:ascii="Times New Roman" w:eastAsia="Times New Roman" w:hAnsi="Times New Roman"/>
        </w:rPr>
      </w:pPr>
      <w:hyperlink r:id="rId735" w:history="1">
        <w:r>
          <w:rPr>
            <w:rStyle w:val="Hyperlink"/>
            <w:rFonts w:ascii="Times New Roman" w:eastAsia="Times New Roman" w:hAnsi="Times New Roman"/>
          </w:rPr>
          <w:t>R1-2605289</w:t>
        </w:r>
      </w:hyperlink>
      <w:r w:rsidR="00FB5AEF">
        <w:rPr>
          <w:rFonts w:ascii="Times New Roman" w:eastAsia="Times New Roman" w:hAnsi="Times New Roman"/>
        </w:rPr>
        <w:tab/>
        <w:t>Modulation for 6GR air interface</w:t>
      </w:r>
      <w:r w:rsidR="00FB5AEF">
        <w:rPr>
          <w:rFonts w:ascii="Times New Roman" w:eastAsia="Times New Roman" w:hAnsi="Times New Roman"/>
        </w:rPr>
        <w:tab/>
        <w:t xml:space="preserve">Huawei, </w:t>
      </w:r>
      <w:proofErr w:type="spellStart"/>
      <w:r w:rsidR="00FB5AEF">
        <w:rPr>
          <w:rFonts w:ascii="Times New Roman" w:eastAsia="Times New Roman" w:hAnsi="Times New Roman"/>
        </w:rPr>
        <w:t>HiSilicon</w:t>
      </w:r>
      <w:proofErr w:type="spellEnd"/>
    </w:p>
    <w:p w14:paraId="511E0F9D" w14:textId="058E420A" w:rsidR="00C9003C" w:rsidRDefault="00C62C50" w:rsidP="00C9003C">
      <w:hyperlink r:id="rId736" w:history="1">
        <w:r>
          <w:rPr>
            <w:rStyle w:val="Hyperlink"/>
            <w:rFonts w:ascii="Times New Roman" w:eastAsia="Times New Roman" w:hAnsi="Times New Roman"/>
          </w:rPr>
          <w:t>R1-2606861</w:t>
        </w:r>
      </w:hyperlink>
      <w:r w:rsidR="00C9003C">
        <w:rPr>
          <w:rFonts w:ascii="Times New Roman" w:eastAsia="Times New Roman" w:hAnsi="Times New Roman"/>
        </w:rPr>
        <w:tab/>
        <w:t>Modulation for 6GR air interface</w:t>
      </w:r>
      <w:r w:rsidR="00C9003C">
        <w:rPr>
          <w:rFonts w:ascii="Times New Roman" w:eastAsia="Times New Roman" w:hAnsi="Times New Roman"/>
        </w:rPr>
        <w:tab/>
        <w:t xml:space="preserve">Huawei, </w:t>
      </w:r>
      <w:proofErr w:type="spellStart"/>
      <w:r w:rsidR="00C9003C">
        <w:rPr>
          <w:rFonts w:ascii="Times New Roman" w:eastAsia="Times New Roman" w:hAnsi="Times New Roman"/>
        </w:rPr>
        <w:t>HiSilicon</w:t>
      </w:r>
      <w:proofErr w:type="spellEnd"/>
    </w:p>
    <w:p w14:paraId="3182772A" w14:textId="64957337" w:rsidR="00C9003C" w:rsidRDefault="00C9003C" w:rsidP="00FB5AEF">
      <w:r>
        <w:tab/>
      </w:r>
      <w:r>
        <w:tab/>
        <w:t xml:space="preserve">(Revision of </w:t>
      </w:r>
      <w:hyperlink r:id="rId737" w:history="1">
        <w:r w:rsidR="00C62C50">
          <w:rPr>
            <w:rStyle w:val="Hyperlink"/>
          </w:rPr>
          <w:t>R1-2605289</w:t>
        </w:r>
      </w:hyperlink>
      <w:r>
        <w:t>)</w:t>
      </w:r>
    </w:p>
    <w:p w14:paraId="4900F641" w14:textId="3E34FC68" w:rsidR="00FB5AEF" w:rsidRDefault="00C62C50" w:rsidP="00FB5AEF">
      <w:hyperlink r:id="rId738" w:history="1">
        <w:r>
          <w:rPr>
            <w:rStyle w:val="Hyperlink"/>
            <w:rFonts w:ascii="Times New Roman" w:eastAsia="Times New Roman" w:hAnsi="Times New Roman"/>
          </w:rPr>
          <w:t>R1-2605380</w:t>
        </w:r>
      </w:hyperlink>
      <w:r w:rsidR="00FB5AEF">
        <w:rPr>
          <w:rFonts w:ascii="Times New Roman" w:eastAsia="Times New Roman" w:hAnsi="Times New Roman"/>
        </w:rPr>
        <w:tab/>
        <w:t>On remaining aspects of modulation in 6GR</w:t>
      </w:r>
      <w:r w:rsidR="00FB5AEF">
        <w:rPr>
          <w:rFonts w:ascii="Times New Roman" w:eastAsia="Times New Roman" w:hAnsi="Times New Roman"/>
        </w:rPr>
        <w:tab/>
        <w:t>Nokia</w:t>
      </w:r>
    </w:p>
    <w:p w14:paraId="44F40A0F" w14:textId="7248A4E6" w:rsidR="00FB5AEF" w:rsidRDefault="00C62C50" w:rsidP="00FB5AEF">
      <w:hyperlink r:id="rId739" w:history="1">
        <w:r>
          <w:rPr>
            <w:rStyle w:val="Hyperlink"/>
            <w:rFonts w:ascii="Times New Roman" w:eastAsia="Times New Roman" w:hAnsi="Times New Roman"/>
          </w:rPr>
          <w:t>R1-2605456</w:t>
        </w:r>
      </w:hyperlink>
      <w:r w:rsidR="00FB5AEF">
        <w:rPr>
          <w:rFonts w:ascii="Times New Roman" w:eastAsia="Times New Roman" w:hAnsi="Times New Roman"/>
        </w:rPr>
        <w:tab/>
        <w:t>Discussion on Modulation for 6GR air interface</w:t>
      </w:r>
      <w:r w:rsidR="00FB5AEF">
        <w:rPr>
          <w:rFonts w:ascii="Times New Roman" w:eastAsia="Times New Roman" w:hAnsi="Times New Roman"/>
        </w:rPr>
        <w:tab/>
        <w:t>vivo</w:t>
      </w:r>
    </w:p>
    <w:p w14:paraId="6132B13F" w14:textId="652213B4" w:rsidR="00FB5AEF" w:rsidRDefault="00C62C50" w:rsidP="00FB5AEF">
      <w:hyperlink r:id="rId740" w:history="1">
        <w:r>
          <w:rPr>
            <w:rStyle w:val="Hyperlink"/>
            <w:rFonts w:ascii="Times New Roman" w:eastAsia="Times New Roman" w:hAnsi="Times New Roman"/>
          </w:rPr>
          <w:t>R1-2605505</w:t>
        </w:r>
      </w:hyperlink>
      <w:r w:rsidR="00FB5AEF">
        <w:rPr>
          <w:rFonts w:ascii="Times New Roman" w:eastAsia="Times New Roman" w:hAnsi="Times New Roman"/>
        </w:rPr>
        <w:tab/>
        <w:t>Discussion on modulation for 6GR</w:t>
      </w:r>
      <w:r w:rsidR="00FB5AEF">
        <w:rPr>
          <w:rFonts w:ascii="Times New Roman" w:eastAsia="Times New Roman" w:hAnsi="Times New Roman"/>
        </w:rPr>
        <w:tab/>
        <w:t>LG Electronics</w:t>
      </w:r>
    </w:p>
    <w:p w14:paraId="70C6A8E2" w14:textId="46ECB8A4" w:rsidR="00FB5AEF" w:rsidRDefault="00C62C50" w:rsidP="00FB5AEF">
      <w:hyperlink r:id="rId741" w:history="1">
        <w:r>
          <w:rPr>
            <w:rStyle w:val="Hyperlink"/>
            <w:rFonts w:ascii="Times New Roman" w:eastAsia="Times New Roman" w:hAnsi="Times New Roman"/>
          </w:rPr>
          <w:t>R1-2605520</w:t>
        </w:r>
      </w:hyperlink>
      <w:r w:rsidR="00FB5AEF">
        <w:rPr>
          <w:rFonts w:ascii="Times New Roman" w:eastAsia="Times New Roman" w:hAnsi="Times New Roman"/>
        </w:rPr>
        <w:tab/>
        <w:t>Discussion on 6GR modulation</w:t>
      </w:r>
      <w:r w:rsidR="00FB5AEF">
        <w:rPr>
          <w:rFonts w:ascii="Times New Roman" w:eastAsia="Times New Roman" w:hAnsi="Times New Roman"/>
        </w:rPr>
        <w:tab/>
        <w:t>Lenovo</w:t>
      </w:r>
    </w:p>
    <w:p w14:paraId="1049CEA1" w14:textId="7BDFA13B" w:rsidR="00FB5AEF" w:rsidRDefault="00C62C50" w:rsidP="00FB5AEF">
      <w:hyperlink r:id="rId742" w:history="1">
        <w:r>
          <w:rPr>
            <w:rStyle w:val="Hyperlink"/>
            <w:rFonts w:ascii="Times New Roman" w:eastAsia="Times New Roman" w:hAnsi="Times New Roman"/>
          </w:rPr>
          <w:t>R1-2605561</w:t>
        </w:r>
      </w:hyperlink>
      <w:r w:rsidR="00FB5AEF">
        <w:rPr>
          <w:rFonts w:ascii="Times New Roman" w:eastAsia="Times New Roman" w:hAnsi="Times New Roman"/>
        </w:rPr>
        <w:tab/>
        <w:t>Discussion on modulation for 6GR air interface</w:t>
      </w:r>
      <w:r w:rsidR="00FB5AEF">
        <w:rPr>
          <w:rFonts w:ascii="Times New Roman" w:eastAsia="Times New Roman" w:hAnsi="Times New Roman"/>
        </w:rPr>
        <w:tab/>
        <w:t>Xiaomi</w:t>
      </w:r>
    </w:p>
    <w:p w14:paraId="7A88B8F2" w14:textId="0A90D742" w:rsidR="00FB5AEF" w:rsidRDefault="00C62C50" w:rsidP="00FB5AEF">
      <w:hyperlink r:id="rId743" w:history="1">
        <w:r>
          <w:rPr>
            <w:rStyle w:val="Hyperlink"/>
            <w:rFonts w:ascii="Times New Roman" w:eastAsia="Times New Roman" w:hAnsi="Times New Roman"/>
          </w:rPr>
          <w:t>R1-2605617</w:t>
        </w:r>
      </w:hyperlink>
      <w:r w:rsidR="00FB5AEF">
        <w:rPr>
          <w:rFonts w:ascii="Times New Roman" w:eastAsia="Times New Roman" w:hAnsi="Times New Roman"/>
        </w:rPr>
        <w:tab/>
        <w:t>Discussion on Modulation for 6GR</w:t>
      </w:r>
      <w:r w:rsidR="00FB5AEF">
        <w:rPr>
          <w:rFonts w:ascii="Times New Roman" w:eastAsia="Times New Roman" w:hAnsi="Times New Roman"/>
        </w:rPr>
        <w:tab/>
        <w:t>Tejas Network Limited</w:t>
      </w:r>
    </w:p>
    <w:p w14:paraId="0B6F51AE" w14:textId="7F008536" w:rsidR="00385B7D" w:rsidRDefault="00C62C50" w:rsidP="00385B7D">
      <w:hyperlink r:id="rId744" w:history="1">
        <w:r>
          <w:rPr>
            <w:rStyle w:val="Hyperlink"/>
            <w:rFonts w:ascii="Times New Roman" w:eastAsia="Times New Roman" w:hAnsi="Times New Roman"/>
          </w:rPr>
          <w:t>R1-2606777</w:t>
        </w:r>
      </w:hyperlink>
      <w:r w:rsidR="00385B7D">
        <w:rPr>
          <w:rFonts w:ascii="Times New Roman" w:eastAsia="Times New Roman" w:hAnsi="Times New Roman"/>
        </w:rPr>
        <w:tab/>
        <w:t>Discussion on Modulation for 6GR</w:t>
      </w:r>
      <w:r w:rsidR="00385B7D">
        <w:rPr>
          <w:rFonts w:ascii="Times New Roman" w:eastAsia="Times New Roman" w:hAnsi="Times New Roman"/>
        </w:rPr>
        <w:tab/>
        <w:t>Tejas Network Limited</w:t>
      </w:r>
    </w:p>
    <w:p w14:paraId="4E436B11" w14:textId="588B9119" w:rsidR="00385B7D" w:rsidRDefault="00385B7D" w:rsidP="00FB5AEF">
      <w:pPr>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t xml:space="preserve">(Revision of </w:t>
      </w:r>
      <w:hyperlink r:id="rId745" w:history="1">
        <w:r w:rsidR="00C62C50">
          <w:rPr>
            <w:rStyle w:val="Hyperlink"/>
            <w:rFonts w:ascii="Times New Roman" w:eastAsia="Times New Roman" w:hAnsi="Times New Roman"/>
          </w:rPr>
          <w:t>R1-2605617</w:t>
        </w:r>
      </w:hyperlink>
      <w:r>
        <w:rPr>
          <w:rFonts w:ascii="Times New Roman" w:eastAsia="Times New Roman" w:hAnsi="Times New Roman"/>
        </w:rPr>
        <w:t>)</w:t>
      </w:r>
    </w:p>
    <w:p w14:paraId="6A2C2089" w14:textId="48AED3C1" w:rsidR="00FB5AEF" w:rsidRDefault="00C62C50" w:rsidP="00FB5AEF">
      <w:hyperlink r:id="rId746" w:history="1">
        <w:r>
          <w:rPr>
            <w:rStyle w:val="Hyperlink"/>
            <w:rFonts w:ascii="Times New Roman" w:eastAsia="Times New Roman" w:hAnsi="Times New Roman"/>
          </w:rPr>
          <w:t>R1-2605629</w:t>
        </w:r>
      </w:hyperlink>
      <w:r w:rsidR="00FB5AEF">
        <w:rPr>
          <w:rFonts w:ascii="Times New Roman" w:eastAsia="Times New Roman" w:hAnsi="Times New Roman"/>
        </w:rPr>
        <w:tab/>
        <w:t>Discussion on modulation schemes for 6GR interface</w:t>
      </w:r>
      <w:r w:rsidR="00FB5AEF">
        <w:rPr>
          <w:rFonts w:ascii="Times New Roman" w:eastAsia="Times New Roman" w:hAnsi="Times New Roman"/>
        </w:rPr>
        <w:tab/>
        <w:t>CMCC</w:t>
      </w:r>
    </w:p>
    <w:p w14:paraId="39E91517" w14:textId="5B35BE01" w:rsidR="00FB5AEF" w:rsidRDefault="00C62C50" w:rsidP="00FB5AEF">
      <w:hyperlink r:id="rId747" w:history="1">
        <w:r>
          <w:rPr>
            <w:rStyle w:val="Hyperlink"/>
            <w:rFonts w:ascii="Times New Roman" w:eastAsia="Times New Roman" w:hAnsi="Times New Roman"/>
          </w:rPr>
          <w:t>R1-2605661</w:t>
        </w:r>
      </w:hyperlink>
      <w:r w:rsidR="00FB5AEF">
        <w:rPr>
          <w:rFonts w:ascii="Times New Roman" w:eastAsia="Times New Roman" w:hAnsi="Times New Roman"/>
        </w:rPr>
        <w:tab/>
        <w:t>Discussion on Modulation Aspects for 6G</w:t>
      </w:r>
      <w:r w:rsidR="00FB5AEF">
        <w:rPr>
          <w:rFonts w:ascii="Times New Roman" w:eastAsia="Times New Roman" w:hAnsi="Times New Roman"/>
        </w:rPr>
        <w:tab/>
        <w:t>NEC</w:t>
      </w:r>
    </w:p>
    <w:p w14:paraId="3DDAEDB8" w14:textId="3ADEC3EB" w:rsidR="00FB5AEF" w:rsidRDefault="00C62C50" w:rsidP="00FB5AEF">
      <w:hyperlink r:id="rId748" w:history="1">
        <w:r>
          <w:rPr>
            <w:rStyle w:val="Hyperlink"/>
            <w:rFonts w:ascii="Times New Roman" w:eastAsia="Times New Roman" w:hAnsi="Times New Roman"/>
          </w:rPr>
          <w:t>R1-2605715</w:t>
        </w:r>
      </w:hyperlink>
      <w:r w:rsidR="00FB5AEF">
        <w:rPr>
          <w:rFonts w:ascii="Times New Roman" w:eastAsia="Times New Roman" w:hAnsi="Times New Roman"/>
        </w:rPr>
        <w:tab/>
        <w:t>Modulation, Joint channel coding and modulation for 6G network</w:t>
      </w:r>
      <w:r w:rsidR="00FB5AEF">
        <w:rPr>
          <w:rFonts w:ascii="Times New Roman" w:eastAsia="Times New Roman" w:hAnsi="Times New Roman"/>
        </w:rPr>
        <w:tab/>
        <w:t>CATT</w:t>
      </w:r>
    </w:p>
    <w:p w14:paraId="12DE87EF" w14:textId="4137102E" w:rsidR="00FB5AEF" w:rsidRDefault="00C62C50" w:rsidP="00FB5AEF">
      <w:hyperlink r:id="rId749" w:history="1">
        <w:r>
          <w:rPr>
            <w:rStyle w:val="Hyperlink"/>
            <w:rFonts w:ascii="Times New Roman" w:eastAsia="Times New Roman" w:hAnsi="Times New Roman"/>
          </w:rPr>
          <w:t>R1-2605756</w:t>
        </w:r>
      </w:hyperlink>
      <w:r w:rsidR="00FB5AEF">
        <w:rPr>
          <w:rFonts w:ascii="Times New Roman" w:eastAsia="Times New Roman" w:hAnsi="Times New Roman"/>
        </w:rPr>
        <w:tab/>
        <w:t>Considerations on forward-compatible MCS table design for 6GR</w:t>
      </w:r>
      <w:r w:rsidR="00FB5AEF">
        <w:rPr>
          <w:rFonts w:ascii="Times New Roman" w:eastAsia="Times New Roman" w:hAnsi="Times New Roman"/>
        </w:rPr>
        <w:tab/>
        <w:t>NICT</w:t>
      </w:r>
    </w:p>
    <w:p w14:paraId="7E11985D" w14:textId="5CE656B9" w:rsidR="00FB5AEF" w:rsidRDefault="00C62C50" w:rsidP="00FB5AEF">
      <w:pPr>
        <w:rPr>
          <w:rFonts w:ascii="Times New Roman" w:eastAsia="Times New Roman" w:hAnsi="Times New Roman"/>
        </w:rPr>
      </w:pPr>
      <w:hyperlink r:id="rId750" w:history="1">
        <w:r>
          <w:rPr>
            <w:rStyle w:val="Hyperlink"/>
            <w:rFonts w:ascii="Times New Roman" w:eastAsia="Times New Roman" w:hAnsi="Times New Roman"/>
          </w:rPr>
          <w:t>R1-2605784</w:t>
        </w:r>
      </w:hyperlink>
      <w:r w:rsidR="00FB5AEF">
        <w:rPr>
          <w:rFonts w:ascii="Times New Roman" w:eastAsia="Times New Roman" w:hAnsi="Times New Roman"/>
        </w:rPr>
        <w:tab/>
        <w:t>Discussion on modulation for 6GR</w:t>
      </w:r>
      <w:r w:rsidR="00FB5AEF">
        <w:rPr>
          <w:rFonts w:ascii="Times New Roman" w:eastAsia="Times New Roman" w:hAnsi="Times New Roman"/>
        </w:rPr>
        <w:tab/>
        <w:t xml:space="preserve">ZTE Corporation, </w:t>
      </w:r>
      <w:proofErr w:type="spellStart"/>
      <w:r w:rsidR="00FB5AEF">
        <w:rPr>
          <w:rFonts w:ascii="Times New Roman" w:eastAsia="Times New Roman" w:hAnsi="Times New Roman"/>
        </w:rPr>
        <w:t>Sanechips</w:t>
      </w:r>
      <w:proofErr w:type="spellEnd"/>
    </w:p>
    <w:p w14:paraId="47380916" w14:textId="1F26C8A2" w:rsidR="00385B7D" w:rsidRDefault="00C62C50" w:rsidP="00385B7D">
      <w:pPr>
        <w:rPr>
          <w:rFonts w:ascii="Times New Roman" w:eastAsia="Times New Roman" w:hAnsi="Times New Roman"/>
        </w:rPr>
      </w:pPr>
      <w:hyperlink r:id="rId751" w:history="1">
        <w:r>
          <w:rPr>
            <w:rStyle w:val="Hyperlink"/>
            <w:rFonts w:ascii="Times New Roman" w:eastAsia="Times New Roman" w:hAnsi="Times New Roman"/>
          </w:rPr>
          <w:t>R1-2606856</w:t>
        </w:r>
      </w:hyperlink>
      <w:r w:rsidR="00385B7D">
        <w:rPr>
          <w:rFonts w:ascii="Times New Roman" w:eastAsia="Times New Roman" w:hAnsi="Times New Roman"/>
        </w:rPr>
        <w:tab/>
        <w:t>Discussion on modulation for 6GR</w:t>
      </w:r>
      <w:r w:rsidR="00385B7D">
        <w:rPr>
          <w:rFonts w:ascii="Times New Roman" w:eastAsia="Times New Roman" w:hAnsi="Times New Roman"/>
        </w:rPr>
        <w:tab/>
        <w:t xml:space="preserve">ZTE Corporation, </w:t>
      </w:r>
      <w:proofErr w:type="spellStart"/>
      <w:r w:rsidR="00385B7D">
        <w:rPr>
          <w:rFonts w:ascii="Times New Roman" w:eastAsia="Times New Roman" w:hAnsi="Times New Roman"/>
        </w:rPr>
        <w:t>Sanechips</w:t>
      </w:r>
      <w:proofErr w:type="spellEnd"/>
    </w:p>
    <w:p w14:paraId="3C3F72C2" w14:textId="33EF92ED" w:rsidR="00385B7D" w:rsidRDefault="00385B7D" w:rsidP="00FB5AEF">
      <w:r>
        <w:tab/>
      </w:r>
      <w:r>
        <w:tab/>
        <w:t xml:space="preserve">(Revision of </w:t>
      </w:r>
      <w:hyperlink r:id="rId752" w:history="1">
        <w:r w:rsidR="00C62C50">
          <w:rPr>
            <w:rStyle w:val="Hyperlink"/>
          </w:rPr>
          <w:t>R1-2605784</w:t>
        </w:r>
      </w:hyperlink>
      <w:r>
        <w:t>)</w:t>
      </w:r>
    </w:p>
    <w:p w14:paraId="040F1F00" w14:textId="62C98F29" w:rsidR="00FB5AEF" w:rsidRDefault="00C62C50" w:rsidP="00FB5AEF">
      <w:hyperlink r:id="rId753" w:history="1">
        <w:r>
          <w:rPr>
            <w:rStyle w:val="Hyperlink"/>
            <w:rFonts w:ascii="Times New Roman" w:eastAsia="Times New Roman" w:hAnsi="Times New Roman"/>
          </w:rPr>
          <w:t>R1-2605822</w:t>
        </w:r>
      </w:hyperlink>
      <w:r w:rsidR="00FB5AEF">
        <w:rPr>
          <w:rFonts w:ascii="Times New Roman" w:eastAsia="Times New Roman" w:hAnsi="Times New Roman"/>
        </w:rPr>
        <w:tab/>
        <w:t>Discussion on Modulation for 6GR</w:t>
      </w:r>
      <w:r w:rsidR="00FB5AEF">
        <w:rPr>
          <w:rFonts w:ascii="Times New Roman" w:eastAsia="Times New Roman" w:hAnsi="Times New Roman"/>
        </w:rPr>
        <w:tab/>
        <w:t>Samsung</w:t>
      </w:r>
    </w:p>
    <w:p w14:paraId="4263C938" w14:textId="336710E9" w:rsidR="00385B7D" w:rsidRDefault="00C62C50" w:rsidP="00385B7D">
      <w:hyperlink r:id="rId754" w:history="1">
        <w:r>
          <w:rPr>
            <w:rStyle w:val="Hyperlink"/>
            <w:rFonts w:ascii="Times New Roman" w:eastAsia="Times New Roman" w:hAnsi="Times New Roman"/>
          </w:rPr>
          <w:t>R1-2606785</w:t>
        </w:r>
      </w:hyperlink>
      <w:r w:rsidR="00385B7D">
        <w:rPr>
          <w:rFonts w:ascii="Times New Roman" w:eastAsia="Times New Roman" w:hAnsi="Times New Roman"/>
        </w:rPr>
        <w:tab/>
        <w:t>Discussion on Modulation for 6GR</w:t>
      </w:r>
      <w:r w:rsidR="00385B7D">
        <w:rPr>
          <w:rFonts w:ascii="Times New Roman" w:eastAsia="Times New Roman" w:hAnsi="Times New Roman"/>
        </w:rPr>
        <w:tab/>
        <w:t>Samsung</w:t>
      </w:r>
    </w:p>
    <w:p w14:paraId="2E9FC560" w14:textId="0D405719" w:rsidR="00385B7D" w:rsidRDefault="00385B7D" w:rsidP="00FB5AEF">
      <w:pPr>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t xml:space="preserve">(Revision of </w:t>
      </w:r>
      <w:hyperlink r:id="rId755" w:history="1">
        <w:r w:rsidR="00C62C50">
          <w:rPr>
            <w:rStyle w:val="Hyperlink"/>
            <w:rFonts w:ascii="Times New Roman" w:eastAsia="Times New Roman" w:hAnsi="Times New Roman"/>
          </w:rPr>
          <w:t>R1-2605822</w:t>
        </w:r>
      </w:hyperlink>
      <w:r>
        <w:rPr>
          <w:rFonts w:ascii="Times New Roman" w:eastAsia="Times New Roman" w:hAnsi="Times New Roman"/>
        </w:rPr>
        <w:t>)</w:t>
      </w:r>
    </w:p>
    <w:p w14:paraId="5324F62D" w14:textId="4EDBFEAA" w:rsidR="00FB5AEF" w:rsidRDefault="00C62C50" w:rsidP="00FB5AEF">
      <w:hyperlink r:id="rId756" w:history="1">
        <w:r>
          <w:rPr>
            <w:rStyle w:val="Hyperlink"/>
            <w:rFonts w:ascii="Times New Roman" w:eastAsia="Times New Roman" w:hAnsi="Times New Roman"/>
          </w:rPr>
          <w:t>R1-2605910</w:t>
        </w:r>
      </w:hyperlink>
      <w:r w:rsidR="00FB5AEF">
        <w:rPr>
          <w:rFonts w:ascii="Times New Roman" w:eastAsia="Times New Roman" w:hAnsi="Times New Roman"/>
        </w:rPr>
        <w:tab/>
        <w:t>Discussion on modulation for 6GR air interface</w:t>
      </w:r>
      <w:r w:rsidR="00FB5AEF">
        <w:rPr>
          <w:rFonts w:ascii="Times New Roman" w:eastAsia="Times New Roman" w:hAnsi="Times New Roman"/>
        </w:rPr>
        <w:tab/>
        <w:t>OPPO</w:t>
      </w:r>
    </w:p>
    <w:p w14:paraId="4C04F882" w14:textId="0C97AB7B" w:rsidR="00FB5AEF" w:rsidRDefault="00C62C50" w:rsidP="00FB5AEF">
      <w:hyperlink r:id="rId757" w:history="1">
        <w:r>
          <w:rPr>
            <w:rStyle w:val="Hyperlink"/>
            <w:rFonts w:ascii="Times New Roman" w:eastAsia="Times New Roman" w:hAnsi="Times New Roman"/>
          </w:rPr>
          <w:t>R1-2605953</w:t>
        </w:r>
      </w:hyperlink>
      <w:r w:rsidR="00FB5AEF">
        <w:rPr>
          <w:rFonts w:ascii="Times New Roman" w:eastAsia="Times New Roman" w:hAnsi="Times New Roman"/>
        </w:rPr>
        <w:tab/>
        <w:t>Modulation, joint channel coding and modulation for 6GR air interface</w:t>
      </w:r>
      <w:r w:rsidR="00FB5AEF">
        <w:rPr>
          <w:rFonts w:ascii="Times New Roman" w:eastAsia="Times New Roman" w:hAnsi="Times New Roman"/>
        </w:rPr>
        <w:tab/>
      </w:r>
      <w:proofErr w:type="spellStart"/>
      <w:r w:rsidR="00FB5AEF">
        <w:rPr>
          <w:rFonts w:ascii="Times New Roman" w:eastAsia="Times New Roman" w:hAnsi="Times New Roman"/>
        </w:rPr>
        <w:t>InterDigital</w:t>
      </w:r>
      <w:proofErr w:type="spellEnd"/>
      <w:r w:rsidR="00FB5AEF">
        <w:rPr>
          <w:rFonts w:ascii="Times New Roman" w:eastAsia="Times New Roman" w:hAnsi="Times New Roman"/>
        </w:rPr>
        <w:t>, Inc.</w:t>
      </w:r>
    </w:p>
    <w:p w14:paraId="75BE7D19" w14:textId="015CCFFF" w:rsidR="00FB5AEF" w:rsidRDefault="00C62C50" w:rsidP="00FB5AEF">
      <w:hyperlink r:id="rId758" w:history="1">
        <w:r>
          <w:rPr>
            <w:rStyle w:val="Hyperlink"/>
            <w:rFonts w:ascii="Times New Roman" w:eastAsia="Times New Roman" w:hAnsi="Times New Roman"/>
          </w:rPr>
          <w:t>R1-2605957</w:t>
        </w:r>
      </w:hyperlink>
      <w:r w:rsidR="00FB5AEF">
        <w:rPr>
          <w:rFonts w:ascii="Times New Roman" w:eastAsia="Times New Roman" w:hAnsi="Times New Roman"/>
        </w:rPr>
        <w:tab/>
        <w:t>Modulation, joint channel coding and modulation for 6GR Interface</w:t>
      </w:r>
      <w:r w:rsidR="00FB5AEF">
        <w:rPr>
          <w:rFonts w:ascii="Times New Roman" w:eastAsia="Times New Roman" w:hAnsi="Times New Roman"/>
        </w:rPr>
        <w:tab/>
        <w:t>Lekha Wireless Solutions</w:t>
      </w:r>
    </w:p>
    <w:p w14:paraId="27D21B2C" w14:textId="42EC073F" w:rsidR="00FB5AEF" w:rsidRDefault="00C62C50" w:rsidP="00FB5AEF">
      <w:pPr>
        <w:rPr>
          <w:rFonts w:ascii="Times New Roman" w:eastAsia="Times New Roman" w:hAnsi="Times New Roman"/>
        </w:rPr>
      </w:pPr>
      <w:hyperlink r:id="rId759" w:history="1">
        <w:r>
          <w:rPr>
            <w:rStyle w:val="Hyperlink"/>
            <w:rFonts w:ascii="Times New Roman" w:eastAsia="Times New Roman" w:hAnsi="Times New Roman"/>
          </w:rPr>
          <w:t>R1-2606020</w:t>
        </w:r>
      </w:hyperlink>
      <w:r w:rsidR="00FB5AEF">
        <w:rPr>
          <w:rFonts w:ascii="Times New Roman" w:eastAsia="Times New Roman" w:hAnsi="Times New Roman"/>
        </w:rPr>
        <w:tab/>
        <w:t>On modulation for 6G air interface</w:t>
      </w:r>
      <w:r w:rsidR="00FB5AEF">
        <w:rPr>
          <w:rFonts w:ascii="Times New Roman" w:eastAsia="Times New Roman" w:hAnsi="Times New Roman"/>
        </w:rPr>
        <w:tab/>
        <w:t>Apple</w:t>
      </w:r>
    </w:p>
    <w:p w14:paraId="4B51AE27" w14:textId="71E8A8EE" w:rsidR="00385B7D" w:rsidRDefault="00C62C50" w:rsidP="00FB5AEF">
      <w:pPr>
        <w:rPr>
          <w:rFonts w:ascii="Times New Roman" w:eastAsia="Times New Roman" w:hAnsi="Times New Roman"/>
        </w:rPr>
      </w:pPr>
      <w:hyperlink r:id="rId760" w:history="1">
        <w:r>
          <w:rPr>
            <w:rStyle w:val="Hyperlink"/>
            <w:rFonts w:ascii="Times New Roman" w:eastAsia="Times New Roman" w:hAnsi="Times New Roman"/>
          </w:rPr>
          <w:t>R1-2606833</w:t>
        </w:r>
      </w:hyperlink>
      <w:r w:rsidR="00385B7D">
        <w:rPr>
          <w:rFonts w:ascii="Times New Roman" w:eastAsia="Times New Roman" w:hAnsi="Times New Roman"/>
        </w:rPr>
        <w:tab/>
        <w:t>On modulation for 6G air interface</w:t>
      </w:r>
      <w:r w:rsidR="00385B7D">
        <w:rPr>
          <w:rFonts w:ascii="Times New Roman" w:eastAsia="Times New Roman" w:hAnsi="Times New Roman"/>
        </w:rPr>
        <w:tab/>
        <w:t>Apple</w:t>
      </w:r>
    </w:p>
    <w:p w14:paraId="3331F86C" w14:textId="0D412159" w:rsidR="00385B7D" w:rsidRDefault="00385B7D" w:rsidP="00FB5AEF">
      <w:r>
        <w:rPr>
          <w:rFonts w:ascii="Times New Roman" w:eastAsia="Times New Roman" w:hAnsi="Times New Roman"/>
        </w:rPr>
        <w:tab/>
      </w:r>
      <w:r>
        <w:rPr>
          <w:rFonts w:ascii="Times New Roman" w:eastAsia="Times New Roman" w:hAnsi="Times New Roman"/>
        </w:rPr>
        <w:tab/>
        <w:t xml:space="preserve">(Revision of </w:t>
      </w:r>
      <w:hyperlink r:id="rId761" w:history="1">
        <w:r w:rsidR="00C62C50">
          <w:rPr>
            <w:rStyle w:val="Hyperlink"/>
            <w:rFonts w:ascii="Times New Roman" w:eastAsia="Times New Roman" w:hAnsi="Times New Roman"/>
          </w:rPr>
          <w:t>R1-2606020</w:t>
        </w:r>
      </w:hyperlink>
      <w:r>
        <w:rPr>
          <w:rFonts w:ascii="Times New Roman" w:eastAsia="Times New Roman" w:hAnsi="Times New Roman"/>
        </w:rPr>
        <w:t>)</w:t>
      </w:r>
    </w:p>
    <w:p w14:paraId="426940D3" w14:textId="12B3D45C" w:rsidR="00FB5AEF" w:rsidRDefault="00C62C50" w:rsidP="00FB5AEF">
      <w:hyperlink r:id="rId762" w:history="1">
        <w:r>
          <w:rPr>
            <w:rStyle w:val="Hyperlink"/>
            <w:rFonts w:ascii="Times New Roman" w:eastAsia="Times New Roman" w:hAnsi="Times New Roman"/>
          </w:rPr>
          <w:t>R1-2606055</w:t>
        </w:r>
      </w:hyperlink>
      <w:r w:rsidR="00FB5AEF">
        <w:rPr>
          <w:rFonts w:ascii="Times New Roman" w:eastAsia="Times New Roman" w:hAnsi="Times New Roman"/>
        </w:rPr>
        <w:tab/>
        <w:t xml:space="preserve">Views on constellation shaping for 6G modulation </w:t>
      </w:r>
      <w:r w:rsidR="00FB5AEF">
        <w:rPr>
          <w:rFonts w:ascii="Times New Roman" w:eastAsia="Times New Roman" w:hAnsi="Times New Roman"/>
        </w:rPr>
        <w:tab/>
        <w:t>Intel</w:t>
      </w:r>
    </w:p>
    <w:p w14:paraId="5AE8B053" w14:textId="2FEFD4ED" w:rsidR="00FB5AEF" w:rsidRDefault="00C62C50" w:rsidP="00FB5AEF">
      <w:hyperlink r:id="rId763" w:history="1">
        <w:r>
          <w:rPr>
            <w:rStyle w:val="Hyperlink"/>
            <w:rFonts w:ascii="Times New Roman" w:eastAsia="Times New Roman" w:hAnsi="Times New Roman"/>
          </w:rPr>
          <w:t>R1-2606069</w:t>
        </w:r>
      </w:hyperlink>
      <w:r w:rsidR="00FB5AEF">
        <w:rPr>
          <w:rFonts w:ascii="Times New Roman" w:eastAsia="Times New Roman" w:hAnsi="Times New Roman"/>
        </w:rPr>
        <w:tab/>
        <w:t>Discussion on modulation for 6GR air interface</w:t>
      </w:r>
      <w:r w:rsidR="00FB5AEF">
        <w:rPr>
          <w:rFonts w:ascii="Times New Roman" w:eastAsia="Times New Roman" w:hAnsi="Times New Roman"/>
        </w:rPr>
        <w:tab/>
        <w:t>Panasonic</w:t>
      </w:r>
    </w:p>
    <w:p w14:paraId="2BC1398B" w14:textId="2AFEA4E7" w:rsidR="00FB5AEF" w:rsidRDefault="00C62C50" w:rsidP="00FB5AEF">
      <w:hyperlink r:id="rId764" w:history="1">
        <w:r>
          <w:rPr>
            <w:rStyle w:val="Hyperlink"/>
            <w:rFonts w:ascii="Times New Roman" w:eastAsia="Times New Roman" w:hAnsi="Times New Roman"/>
          </w:rPr>
          <w:t>R1-2606099</w:t>
        </w:r>
      </w:hyperlink>
      <w:r w:rsidR="00FB5AEF">
        <w:rPr>
          <w:rFonts w:ascii="Times New Roman" w:eastAsia="Times New Roman" w:hAnsi="Times New Roman"/>
        </w:rPr>
        <w:tab/>
        <w:t>Discussion on modulation for 6GR</w:t>
      </w:r>
      <w:r w:rsidR="00FB5AEF">
        <w:rPr>
          <w:rFonts w:ascii="Times New Roman" w:eastAsia="Times New Roman" w:hAnsi="Times New Roman"/>
        </w:rPr>
        <w:tab/>
        <w:t>1Finity</w:t>
      </w:r>
    </w:p>
    <w:p w14:paraId="2EC957B9" w14:textId="0F5C859A" w:rsidR="00FB5AEF" w:rsidRDefault="00C62C50" w:rsidP="00FB5AEF">
      <w:pPr>
        <w:ind w:left="1440" w:hanging="1440"/>
        <w:rPr>
          <w:rFonts w:ascii="Times New Roman" w:eastAsia="Times New Roman" w:hAnsi="Times New Roman"/>
        </w:rPr>
      </w:pPr>
      <w:hyperlink r:id="rId765" w:history="1">
        <w:r>
          <w:rPr>
            <w:rStyle w:val="Hyperlink"/>
            <w:rFonts w:ascii="Times New Roman" w:eastAsia="Times New Roman" w:hAnsi="Times New Roman"/>
          </w:rPr>
          <w:t>R1-2606132</w:t>
        </w:r>
      </w:hyperlink>
      <w:r w:rsidR="00FB5AEF">
        <w:rPr>
          <w:rFonts w:ascii="Times New Roman" w:eastAsia="Times New Roman" w:hAnsi="Times New Roman"/>
        </w:rPr>
        <w:tab/>
        <w:t>On constellation shaping aspects for joint channel coding and modulation in 6GR</w:t>
      </w:r>
      <w:r w:rsidR="00FB5AEF">
        <w:rPr>
          <w:rFonts w:ascii="Times New Roman" w:eastAsia="Times New Roman" w:hAnsi="Times New Roman"/>
        </w:rPr>
        <w:tab/>
        <w:t>Charter Communications, Inc</w:t>
      </w:r>
    </w:p>
    <w:p w14:paraId="7B0319FB" w14:textId="1E609742" w:rsidR="00385B7D" w:rsidRDefault="00C62C50" w:rsidP="00385B7D">
      <w:pPr>
        <w:ind w:left="1440" w:hanging="1440"/>
        <w:rPr>
          <w:rFonts w:ascii="Times New Roman" w:eastAsia="Times New Roman" w:hAnsi="Times New Roman"/>
        </w:rPr>
      </w:pPr>
      <w:hyperlink r:id="rId766" w:history="1">
        <w:r>
          <w:rPr>
            <w:rStyle w:val="Hyperlink"/>
            <w:rFonts w:ascii="Times New Roman" w:eastAsia="Times New Roman" w:hAnsi="Times New Roman"/>
          </w:rPr>
          <w:t>R1-2606741</w:t>
        </w:r>
      </w:hyperlink>
      <w:r w:rsidR="00385B7D">
        <w:rPr>
          <w:rFonts w:ascii="Times New Roman" w:eastAsia="Times New Roman" w:hAnsi="Times New Roman"/>
        </w:rPr>
        <w:tab/>
        <w:t>On constellation shaping aspects for joint channel coding and modulation in 6GR</w:t>
      </w:r>
      <w:r w:rsidR="00385B7D">
        <w:rPr>
          <w:rFonts w:ascii="Times New Roman" w:eastAsia="Times New Roman" w:hAnsi="Times New Roman"/>
        </w:rPr>
        <w:tab/>
        <w:t>Charter Communications, Inc</w:t>
      </w:r>
    </w:p>
    <w:p w14:paraId="323DAF56" w14:textId="295BBB6E" w:rsidR="00385B7D" w:rsidRDefault="00385B7D" w:rsidP="00FB5AEF">
      <w:pPr>
        <w:ind w:left="1440" w:hanging="1440"/>
      </w:pPr>
      <w:r>
        <w:tab/>
        <w:t xml:space="preserve">(Revision of </w:t>
      </w:r>
      <w:hyperlink r:id="rId767" w:history="1">
        <w:r w:rsidR="00C62C50">
          <w:rPr>
            <w:rStyle w:val="Hyperlink"/>
          </w:rPr>
          <w:t>R1-2606132</w:t>
        </w:r>
      </w:hyperlink>
      <w:r>
        <w:t>)</w:t>
      </w:r>
      <w:r>
        <w:tab/>
      </w:r>
    </w:p>
    <w:p w14:paraId="7D371FF5" w14:textId="337071AA" w:rsidR="00FB5AEF" w:rsidRDefault="00C62C50" w:rsidP="00FB5AEF">
      <w:hyperlink r:id="rId768" w:history="1">
        <w:r>
          <w:rPr>
            <w:rStyle w:val="Hyperlink"/>
            <w:rFonts w:ascii="Times New Roman" w:eastAsia="Times New Roman" w:hAnsi="Times New Roman"/>
          </w:rPr>
          <w:t>R1-2606140</w:t>
        </w:r>
      </w:hyperlink>
      <w:r w:rsidR="00FB5AEF">
        <w:rPr>
          <w:rFonts w:ascii="Times New Roman" w:eastAsia="Times New Roman" w:hAnsi="Times New Roman"/>
        </w:rPr>
        <w:tab/>
        <w:t>Modulation for 6GR air interface</w:t>
      </w:r>
      <w:r w:rsidR="00FB5AEF">
        <w:rPr>
          <w:rFonts w:ascii="Times New Roman" w:eastAsia="Times New Roman" w:hAnsi="Times New Roman"/>
        </w:rPr>
        <w:tab/>
        <w:t>MediaTek Inc.</w:t>
      </w:r>
    </w:p>
    <w:p w14:paraId="33F8EE22" w14:textId="75C6AB97" w:rsidR="004E44D2" w:rsidRDefault="00C62C50" w:rsidP="004E44D2">
      <w:hyperlink r:id="rId769" w:history="1">
        <w:r>
          <w:rPr>
            <w:rStyle w:val="Hyperlink"/>
            <w:rFonts w:ascii="Times New Roman" w:eastAsia="Times New Roman" w:hAnsi="Times New Roman"/>
          </w:rPr>
          <w:t>R1-2606857</w:t>
        </w:r>
      </w:hyperlink>
      <w:r w:rsidR="004E44D2">
        <w:rPr>
          <w:rFonts w:ascii="Times New Roman" w:eastAsia="Times New Roman" w:hAnsi="Times New Roman"/>
        </w:rPr>
        <w:tab/>
        <w:t>Modulation for 6GR air interface</w:t>
      </w:r>
      <w:r w:rsidR="004E44D2">
        <w:rPr>
          <w:rFonts w:ascii="Times New Roman" w:eastAsia="Times New Roman" w:hAnsi="Times New Roman"/>
        </w:rPr>
        <w:tab/>
        <w:t>MediaTek Inc.</w:t>
      </w:r>
    </w:p>
    <w:p w14:paraId="26F584EB" w14:textId="1C9E6166" w:rsidR="004E44D2" w:rsidRDefault="004E44D2" w:rsidP="00FB5AEF">
      <w:pPr>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t xml:space="preserve">(Revision of </w:t>
      </w:r>
      <w:hyperlink r:id="rId770" w:history="1">
        <w:r w:rsidR="00C62C50">
          <w:rPr>
            <w:rStyle w:val="Hyperlink"/>
            <w:rFonts w:ascii="Times New Roman" w:eastAsia="Times New Roman" w:hAnsi="Times New Roman"/>
          </w:rPr>
          <w:t>R1-2606140</w:t>
        </w:r>
      </w:hyperlink>
      <w:r>
        <w:rPr>
          <w:rFonts w:ascii="Times New Roman" w:eastAsia="Times New Roman" w:hAnsi="Times New Roman"/>
        </w:rPr>
        <w:t>)</w:t>
      </w:r>
    </w:p>
    <w:p w14:paraId="46D1EC58" w14:textId="0E0F58F9" w:rsidR="00FB5AEF" w:rsidRDefault="00C62C50" w:rsidP="004E44D2">
      <w:hyperlink r:id="rId771" w:history="1">
        <w:r>
          <w:rPr>
            <w:rStyle w:val="Hyperlink"/>
            <w:rFonts w:ascii="Times New Roman" w:eastAsia="Times New Roman" w:hAnsi="Times New Roman"/>
          </w:rPr>
          <w:t>R1-2606236</w:t>
        </w:r>
      </w:hyperlink>
      <w:r w:rsidR="00FB5AEF">
        <w:rPr>
          <w:rFonts w:ascii="Times New Roman" w:eastAsia="Times New Roman" w:hAnsi="Times New Roman"/>
        </w:rPr>
        <w:tab/>
        <w:t>Discussion on 6GR modulation</w:t>
      </w:r>
      <w:r w:rsidR="00FB5AEF">
        <w:rPr>
          <w:rFonts w:ascii="Times New Roman" w:eastAsia="Times New Roman" w:hAnsi="Times New Roman"/>
        </w:rPr>
        <w:tab/>
        <w:t>ETRI, Shanghai Jiao Tong University</w:t>
      </w:r>
    </w:p>
    <w:p w14:paraId="7E64CCFF" w14:textId="2C3EE4F7" w:rsidR="00FB5AEF" w:rsidRDefault="00C62C50" w:rsidP="00FB5AEF">
      <w:hyperlink r:id="rId772" w:history="1">
        <w:r>
          <w:rPr>
            <w:rStyle w:val="Hyperlink"/>
            <w:rFonts w:ascii="Times New Roman" w:eastAsia="Times New Roman" w:hAnsi="Times New Roman"/>
          </w:rPr>
          <w:t>R1-2606286</w:t>
        </w:r>
      </w:hyperlink>
      <w:r w:rsidR="00FB5AEF">
        <w:rPr>
          <w:rFonts w:ascii="Times New Roman" w:eastAsia="Times New Roman" w:hAnsi="Times New Roman"/>
        </w:rPr>
        <w:tab/>
        <w:t>Discussion on Modulation for 6GR</w:t>
      </w:r>
      <w:r w:rsidR="00FB5AEF">
        <w:rPr>
          <w:rFonts w:ascii="Times New Roman" w:eastAsia="Times New Roman" w:hAnsi="Times New Roman"/>
        </w:rPr>
        <w:tab/>
        <w:t>C-DOT</w:t>
      </w:r>
    </w:p>
    <w:p w14:paraId="7C195B74" w14:textId="627271DC" w:rsidR="00FB5AEF" w:rsidRDefault="00C62C50" w:rsidP="00FB5AEF">
      <w:pPr>
        <w:ind w:left="1440" w:hanging="1440"/>
      </w:pPr>
      <w:hyperlink r:id="rId773" w:history="1">
        <w:r>
          <w:rPr>
            <w:rStyle w:val="Hyperlink"/>
            <w:rFonts w:ascii="Times New Roman" w:eastAsia="Times New Roman" w:hAnsi="Times New Roman"/>
          </w:rPr>
          <w:t>R1-2606321</w:t>
        </w:r>
      </w:hyperlink>
      <w:r w:rsidR="00FB5AEF">
        <w:rPr>
          <w:rFonts w:ascii="Times New Roman" w:eastAsia="Times New Roman" w:hAnsi="Times New Roman"/>
        </w:rPr>
        <w:tab/>
        <w:t>On constellation shaping aspects</w:t>
      </w:r>
      <w:r w:rsidR="00FB5AEF">
        <w:rPr>
          <w:rFonts w:ascii="Times New Roman" w:eastAsia="Times New Roman" w:hAnsi="Times New Roman"/>
        </w:rPr>
        <w:tab/>
        <w:t>Vodafone, Orange, Deutsche Telekom, British Telecom, Bouygues Telecom</w:t>
      </w:r>
    </w:p>
    <w:p w14:paraId="73D6650D" w14:textId="0AAEDCF2" w:rsidR="00FB5AEF" w:rsidRDefault="00C62C50" w:rsidP="00FB5AEF">
      <w:pPr>
        <w:rPr>
          <w:rFonts w:ascii="Times New Roman" w:eastAsia="Times New Roman" w:hAnsi="Times New Roman"/>
        </w:rPr>
      </w:pPr>
      <w:hyperlink r:id="rId774" w:history="1">
        <w:r>
          <w:rPr>
            <w:rStyle w:val="Hyperlink"/>
            <w:rFonts w:ascii="Times New Roman" w:eastAsia="Times New Roman" w:hAnsi="Times New Roman"/>
          </w:rPr>
          <w:t>R1-2606372</w:t>
        </w:r>
      </w:hyperlink>
      <w:r w:rsidR="00FB5AEF">
        <w:rPr>
          <w:rFonts w:ascii="Times New Roman" w:eastAsia="Times New Roman" w:hAnsi="Times New Roman"/>
        </w:rPr>
        <w:tab/>
        <w:t>Modulation, joint channel coding and modulation</w:t>
      </w:r>
      <w:r w:rsidR="00FB5AEF">
        <w:rPr>
          <w:rFonts w:ascii="Times New Roman" w:eastAsia="Times New Roman" w:hAnsi="Times New Roman"/>
        </w:rPr>
        <w:tab/>
        <w:t>Qualcomm Incorporated</w:t>
      </w:r>
    </w:p>
    <w:p w14:paraId="0090F6DE" w14:textId="0D3E307E" w:rsidR="00DE6DED" w:rsidRDefault="00C62C50" w:rsidP="00DE6DED">
      <w:hyperlink r:id="rId775" w:history="1">
        <w:r>
          <w:rPr>
            <w:rStyle w:val="Hyperlink"/>
            <w:rFonts w:ascii="Times New Roman" w:eastAsia="Times New Roman" w:hAnsi="Times New Roman"/>
          </w:rPr>
          <w:t>R1-2606911</w:t>
        </w:r>
      </w:hyperlink>
      <w:r w:rsidR="00DE6DED">
        <w:rPr>
          <w:rFonts w:ascii="Times New Roman" w:eastAsia="Times New Roman" w:hAnsi="Times New Roman"/>
        </w:rPr>
        <w:tab/>
        <w:t>Modulation, joint channel coding and modulation</w:t>
      </w:r>
      <w:r w:rsidR="00DE6DED">
        <w:rPr>
          <w:rFonts w:ascii="Times New Roman" w:eastAsia="Times New Roman" w:hAnsi="Times New Roman"/>
        </w:rPr>
        <w:tab/>
        <w:t>Qualcomm Incorporated</w:t>
      </w:r>
    </w:p>
    <w:p w14:paraId="2A5D5C35" w14:textId="33D9E447" w:rsidR="00DE6DED" w:rsidRDefault="00DE6DED" w:rsidP="00FB5AEF">
      <w:r>
        <w:tab/>
      </w:r>
      <w:r>
        <w:tab/>
        <w:t xml:space="preserve">(Revision of </w:t>
      </w:r>
      <w:hyperlink r:id="rId776" w:history="1">
        <w:r w:rsidR="00C62C50">
          <w:rPr>
            <w:rStyle w:val="Hyperlink"/>
          </w:rPr>
          <w:t>R1-2606372</w:t>
        </w:r>
      </w:hyperlink>
      <w:r>
        <w:t>)</w:t>
      </w:r>
    </w:p>
    <w:p w14:paraId="02EFA3EE" w14:textId="29CBC513" w:rsidR="00FB5AEF" w:rsidRDefault="00C62C50" w:rsidP="00FB5AEF">
      <w:pPr>
        <w:ind w:left="1440" w:hanging="1440"/>
      </w:pPr>
      <w:hyperlink r:id="rId777" w:history="1">
        <w:r>
          <w:rPr>
            <w:rStyle w:val="Hyperlink"/>
            <w:rFonts w:ascii="Times New Roman" w:eastAsia="Times New Roman" w:hAnsi="Times New Roman"/>
          </w:rPr>
          <w:t>R1-2606409</w:t>
        </w:r>
      </w:hyperlink>
      <w:r w:rsidR="00FB5AEF">
        <w:rPr>
          <w:rFonts w:ascii="Times New Roman" w:eastAsia="Times New Roman" w:hAnsi="Times New Roman"/>
        </w:rPr>
        <w:tab/>
        <w:t>Way-forward on Constellation Shaping for 6GR Modulation</w:t>
      </w:r>
      <w:r w:rsidR="00FB5AEF">
        <w:rPr>
          <w:rFonts w:ascii="Times New Roman" w:eastAsia="Times New Roman" w:hAnsi="Times New Roman"/>
        </w:rPr>
        <w:tab/>
        <w:t xml:space="preserve">T-Mobile USA, Charter Communications, CableLabs, Rogers, Reliance Jio, Far EasTone Telecommunication, Tejas Networks, Qualcomm, MediaTek, Lenovo, </w:t>
      </w:r>
      <w:proofErr w:type="spellStart"/>
      <w:r w:rsidR="00FB5AEF">
        <w:rPr>
          <w:rFonts w:ascii="Times New Roman" w:eastAsia="Times New Roman" w:hAnsi="Times New Roman"/>
        </w:rPr>
        <w:t>DeepSig</w:t>
      </w:r>
      <w:proofErr w:type="spellEnd"/>
      <w:r w:rsidR="00FB5AEF">
        <w:rPr>
          <w:rFonts w:ascii="Times New Roman" w:eastAsia="Times New Roman" w:hAnsi="Times New Roman"/>
        </w:rPr>
        <w:t>, IIT-Madras, IIT- Kanpur, IIT-Kharagpur</w:t>
      </w:r>
    </w:p>
    <w:p w14:paraId="3E708CD8" w14:textId="2602052F" w:rsidR="00FB5AEF" w:rsidRDefault="00C62C50" w:rsidP="00FB5AEF">
      <w:hyperlink r:id="rId778" w:history="1">
        <w:r>
          <w:rPr>
            <w:rStyle w:val="Hyperlink"/>
            <w:rFonts w:ascii="Times New Roman" w:eastAsia="Times New Roman" w:hAnsi="Times New Roman"/>
          </w:rPr>
          <w:t>R1-2606495</w:t>
        </w:r>
      </w:hyperlink>
      <w:r w:rsidR="00FB5AEF">
        <w:rPr>
          <w:rFonts w:ascii="Times New Roman" w:eastAsia="Times New Roman" w:hAnsi="Times New Roman"/>
        </w:rPr>
        <w:tab/>
        <w:t>Discussion on Modulation</w:t>
      </w:r>
      <w:r w:rsidR="00FB5AEF">
        <w:rPr>
          <w:rFonts w:ascii="Times New Roman" w:eastAsia="Times New Roman" w:hAnsi="Times New Roman"/>
        </w:rPr>
        <w:tab/>
        <w:t>NTT DOCOMO, INC.</w:t>
      </w:r>
    </w:p>
    <w:p w14:paraId="7ED81AD3" w14:textId="65C5B210" w:rsidR="00FB5AEF" w:rsidRDefault="00C62C50" w:rsidP="00FB5AEF">
      <w:hyperlink r:id="rId779" w:history="1">
        <w:r>
          <w:rPr>
            <w:rStyle w:val="Hyperlink"/>
            <w:rFonts w:ascii="Times New Roman" w:eastAsia="Times New Roman" w:hAnsi="Times New Roman"/>
          </w:rPr>
          <w:t>R1-2606690</w:t>
        </w:r>
      </w:hyperlink>
      <w:r w:rsidR="00FB5AEF">
        <w:rPr>
          <w:rFonts w:ascii="Times New Roman" w:eastAsia="Times New Roman" w:hAnsi="Times New Roman"/>
        </w:rPr>
        <w:tab/>
        <w:t>Discussion on modulation for 6GR</w:t>
      </w:r>
      <w:r w:rsidR="00FB5AEF">
        <w:rPr>
          <w:rFonts w:ascii="Times New Roman" w:eastAsia="Times New Roman" w:hAnsi="Times New Roman"/>
        </w:rPr>
        <w:tab/>
      </w:r>
      <w:proofErr w:type="spellStart"/>
      <w:r w:rsidR="00FB5AEF">
        <w:rPr>
          <w:rFonts w:ascii="Times New Roman" w:eastAsia="Times New Roman" w:hAnsi="Times New Roman"/>
        </w:rPr>
        <w:t>DeepSig</w:t>
      </w:r>
      <w:proofErr w:type="spellEnd"/>
      <w:r w:rsidR="00FB5AEF">
        <w:rPr>
          <w:rFonts w:ascii="Times New Roman" w:eastAsia="Times New Roman" w:hAnsi="Times New Roman"/>
        </w:rPr>
        <w:t xml:space="preserve"> Inc</w:t>
      </w:r>
    </w:p>
    <w:p w14:paraId="438A181F" w14:textId="77777777" w:rsidR="00FB5AEF" w:rsidRDefault="00FB5AEF" w:rsidP="00FB5AEF">
      <w:pPr>
        <w:rPr>
          <w:rFonts w:eastAsia="DengXian"/>
          <w:i/>
          <w:iCs/>
          <w:lang w:eastAsia="zh-CN"/>
        </w:rPr>
      </w:pPr>
    </w:p>
    <w:p w14:paraId="23CC46B0" w14:textId="77777777" w:rsidR="00FB5AEF" w:rsidRDefault="00FB5AEF" w:rsidP="00FB5AEF">
      <w:pPr>
        <w:rPr>
          <w:rFonts w:eastAsia="DengXian"/>
          <w:i/>
          <w:iCs/>
          <w:lang w:eastAsia="zh-CN"/>
        </w:rPr>
      </w:pPr>
    </w:p>
    <w:p w14:paraId="6EC09737" w14:textId="703CEE82" w:rsidR="00FB5AEF" w:rsidRPr="008F2A8A" w:rsidRDefault="00C62C50" w:rsidP="00FB5AEF">
      <w:pPr>
        <w:ind w:left="1440" w:hanging="1440"/>
        <w:rPr>
          <w:rFonts w:eastAsiaTheme="minorEastAsia"/>
          <w:b/>
          <w:bCs/>
          <w:lang w:eastAsia="zh-CN"/>
        </w:rPr>
      </w:pPr>
      <w:hyperlink r:id="rId780" w:history="1">
        <w:r w:rsidRPr="008F2A8A">
          <w:rPr>
            <w:rStyle w:val="Hyperlink"/>
            <w:rFonts w:eastAsiaTheme="minorEastAsia"/>
            <w:b/>
            <w:bCs/>
            <w:lang w:eastAsia="zh-CN"/>
          </w:rPr>
          <w:t>R1-2606729</w:t>
        </w:r>
      </w:hyperlink>
      <w:r w:rsidR="00FB5AEF" w:rsidRPr="008F2A8A">
        <w:rPr>
          <w:rFonts w:eastAsiaTheme="minorEastAsia"/>
          <w:b/>
          <w:bCs/>
          <w:lang w:eastAsia="zh-CN"/>
        </w:rPr>
        <w:tab/>
        <w:t>FL summary #1 on AI 10.3.2 modulation, joint channel coding and modulation, Moderator (Qualcomm)</w:t>
      </w:r>
      <w:r w:rsidR="00FB5AEF" w:rsidRPr="008F2A8A">
        <w:rPr>
          <w:rFonts w:eastAsiaTheme="minorEastAsia"/>
          <w:b/>
          <w:bCs/>
          <w:lang w:eastAsia="zh-CN"/>
        </w:rPr>
        <w:tab/>
        <w:t>Qualcomm Incorporated</w:t>
      </w:r>
    </w:p>
    <w:p w14:paraId="64A5C95B" w14:textId="77777777" w:rsidR="00FB5AEF" w:rsidRPr="008F2A8A" w:rsidRDefault="00FB5AEF" w:rsidP="00FB5AEF">
      <w:pPr>
        <w:ind w:left="1440" w:hanging="1440"/>
        <w:rPr>
          <w:rFonts w:eastAsiaTheme="minorEastAsia"/>
          <w:b/>
          <w:bCs/>
          <w:lang w:eastAsia="zh-CN"/>
        </w:rPr>
      </w:pPr>
    </w:p>
    <w:p w14:paraId="472A9D9F" w14:textId="12808F3D" w:rsidR="00FB5AEF" w:rsidRPr="008F2A8A" w:rsidRDefault="00C62C50" w:rsidP="00FB5AEF">
      <w:pPr>
        <w:ind w:left="1440" w:hanging="1440"/>
        <w:rPr>
          <w:rFonts w:eastAsiaTheme="minorEastAsia"/>
          <w:b/>
          <w:bCs/>
          <w:lang w:eastAsia="zh-CN"/>
        </w:rPr>
      </w:pPr>
      <w:hyperlink r:id="rId781" w:history="1">
        <w:r w:rsidRPr="008F2A8A">
          <w:rPr>
            <w:rStyle w:val="Hyperlink"/>
            <w:rFonts w:eastAsiaTheme="minorEastAsia"/>
            <w:b/>
            <w:bCs/>
            <w:lang w:eastAsia="zh-CN"/>
          </w:rPr>
          <w:t>R1-2606730</w:t>
        </w:r>
      </w:hyperlink>
      <w:r w:rsidR="00FB5AEF" w:rsidRPr="008F2A8A">
        <w:rPr>
          <w:rFonts w:eastAsiaTheme="minorEastAsia"/>
          <w:b/>
          <w:bCs/>
          <w:lang w:eastAsia="zh-CN"/>
        </w:rPr>
        <w:tab/>
        <w:t>FL summary #2 on AI 10.3.2 modulation, joint channel coding and modulation, Moderator (Qualcomm)</w:t>
      </w:r>
      <w:r w:rsidR="00FB5AEF" w:rsidRPr="008F2A8A">
        <w:rPr>
          <w:rFonts w:eastAsiaTheme="minorEastAsia"/>
          <w:b/>
          <w:bCs/>
          <w:lang w:eastAsia="zh-CN"/>
        </w:rPr>
        <w:tab/>
        <w:t>Qualcomm Incorporated</w:t>
      </w:r>
    </w:p>
    <w:p w14:paraId="48EDB660" w14:textId="77777777" w:rsidR="00FB5AEF" w:rsidRPr="008F2A8A" w:rsidRDefault="00FB5AEF" w:rsidP="00FB5AEF">
      <w:pPr>
        <w:ind w:left="1440" w:hanging="1440"/>
        <w:rPr>
          <w:rFonts w:eastAsiaTheme="minorEastAsia"/>
          <w:b/>
          <w:bCs/>
          <w:lang w:eastAsia="zh-CN"/>
        </w:rPr>
      </w:pPr>
    </w:p>
    <w:p w14:paraId="627A6401" w14:textId="5243992C" w:rsidR="00FB5AEF" w:rsidRPr="008F2A8A" w:rsidRDefault="00C62C50" w:rsidP="00FB5AEF">
      <w:pPr>
        <w:ind w:left="1440" w:hanging="1440"/>
        <w:rPr>
          <w:rFonts w:eastAsiaTheme="minorEastAsia"/>
          <w:b/>
          <w:bCs/>
          <w:lang w:eastAsia="zh-CN"/>
        </w:rPr>
      </w:pPr>
      <w:hyperlink r:id="rId782" w:history="1">
        <w:r w:rsidRPr="008F2A8A">
          <w:rPr>
            <w:rStyle w:val="Hyperlink"/>
            <w:rFonts w:eastAsiaTheme="minorEastAsia"/>
            <w:b/>
            <w:bCs/>
            <w:lang w:eastAsia="zh-CN"/>
          </w:rPr>
          <w:t>R1-2606731</w:t>
        </w:r>
      </w:hyperlink>
      <w:r w:rsidR="00FB5AEF" w:rsidRPr="008F2A8A">
        <w:rPr>
          <w:rFonts w:eastAsiaTheme="minorEastAsia"/>
          <w:b/>
          <w:bCs/>
          <w:lang w:eastAsia="zh-CN"/>
        </w:rPr>
        <w:tab/>
        <w:t>FL summary #3 on AI 10.3.2 modulation, joint channel coding and modulation, Moderator (Qualcomm)</w:t>
      </w:r>
      <w:r w:rsidR="00FB5AEF" w:rsidRPr="008F2A8A">
        <w:rPr>
          <w:rFonts w:eastAsiaTheme="minorEastAsia"/>
          <w:b/>
          <w:bCs/>
          <w:lang w:eastAsia="zh-CN"/>
        </w:rPr>
        <w:tab/>
        <w:t>Qualcomm Incorporated</w:t>
      </w:r>
    </w:p>
    <w:p w14:paraId="0C5B601F" w14:textId="77777777" w:rsidR="00FB5AEF" w:rsidRPr="006A0E42" w:rsidRDefault="00FB5AEF" w:rsidP="00FB5AEF">
      <w:pPr>
        <w:rPr>
          <w:rFonts w:eastAsiaTheme="minorEastAsia"/>
          <w:lang w:eastAsia="zh-CN"/>
        </w:rPr>
      </w:pPr>
    </w:p>
    <w:p w14:paraId="28832C00" w14:textId="77777777" w:rsidR="00FB5AEF" w:rsidRDefault="00FB5AEF" w:rsidP="00FB5AEF">
      <w:pPr>
        <w:pStyle w:val="3GPPNormalText"/>
      </w:pPr>
    </w:p>
    <w:p w14:paraId="4B3BD251" w14:textId="77777777" w:rsidR="00FB5AEF" w:rsidRPr="000C3200" w:rsidRDefault="00FB5AEF" w:rsidP="00FB5AEF">
      <w:pPr>
        <w:pStyle w:val="BodyText"/>
        <w:rPr>
          <w:b/>
          <w:bCs/>
        </w:rPr>
      </w:pPr>
      <w:r w:rsidRPr="00760C81">
        <w:rPr>
          <w:b/>
          <w:bCs/>
        </w:rPr>
        <w:t>Observation:</w:t>
      </w:r>
    </w:p>
    <w:p w14:paraId="510050DB" w14:textId="77777777" w:rsidR="00FB5AEF" w:rsidRDefault="00FB5AEF" w:rsidP="00FB5AEF">
      <w:pPr>
        <w:pStyle w:val="BodyText"/>
      </w:pPr>
      <w:r>
        <w:t>With respect to the conclusion from RAN#112 (copied below), the following observations are made:</w:t>
      </w:r>
    </w:p>
    <w:tbl>
      <w:tblPr>
        <w:tblStyle w:val="TableGrid"/>
        <w:tblW w:w="0" w:type="auto"/>
        <w:tblLook w:val="04A0" w:firstRow="1" w:lastRow="0" w:firstColumn="1" w:lastColumn="0" w:noHBand="0" w:noVBand="1"/>
      </w:tblPr>
      <w:tblGrid>
        <w:gridCol w:w="9852"/>
      </w:tblGrid>
      <w:tr w:rsidR="00FB5AEF" w14:paraId="22CA7838" w14:textId="77777777" w:rsidTr="00A4208C">
        <w:tc>
          <w:tcPr>
            <w:tcW w:w="9852" w:type="dxa"/>
          </w:tcPr>
          <w:p w14:paraId="142ABCD3" w14:textId="77777777" w:rsidR="00FB5AEF" w:rsidRPr="008603C3" w:rsidRDefault="00FB5AEF" w:rsidP="00A4208C">
            <w:pPr>
              <w:pStyle w:val="BodyText"/>
              <w:rPr>
                <w:b/>
                <w:bCs/>
              </w:rPr>
            </w:pPr>
            <w:r w:rsidRPr="008603C3">
              <w:rPr>
                <w:b/>
                <w:bCs/>
              </w:rPr>
              <w:t>Conclusion (RAN#112)</w:t>
            </w:r>
          </w:p>
          <w:p w14:paraId="469AA745" w14:textId="77777777" w:rsidR="00FB5AEF" w:rsidRPr="009F0DB5" w:rsidRDefault="00FB5AEF" w:rsidP="00A4208C">
            <w:pPr>
              <w:pStyle w:val="BodyText"/>
            </w:pPr>
            <w:r w:rsidRPr="009F0DB5">
              <w:t>RAN1 to continue the study on GS (i.e. 1D-NUC) and PS (ESS based PS and ECC based PS in Q3/26</w:t>
            </w:r>
          </w:p>
          <w:p w14:paraId="360FD9E2" w14:textId="77777777" w:rsidR="00FB5AEF" w:rsidRDefault="00FB5AEF">
            <w:pPr>
              <w:pStyle w:val="BodyText"/>
              <w:numPr>
                <w:ilvl w:val="0"/>
                <w:numId w:val="150"/>
              </w:numPr>
              <w:overflowPunct w:val="0"/>
              <w:autoSpaceDE w:val="0"/>
              <w:autoSpaceDN w:val="0"/>
              <w:adjustRightInd w:val="0"/>
              <w:spacing w:after="0"/>
              <w:jc w:val="left"/>
              <w:textAlignment w:val="baseline"/>
            </w:pPr>
            <w:r w:rsidRPr="009F0DB5">
              <w:t>decide by Q3 whether or not to support constellation shaping and if supported, between PS (including whether it is 1-bit or 2-bits PS scheme) and GS</w:t>
            </w:r>
          </w:p>
          <w:p w14:paraId="19268873" w14:textId="77777777" w:rsidR="00FB5AEF" w:rsidRDefault="00FB5AEF">
            <w:pPr>
              <w:pStyle w:val="BodyText"/>
              <w:numPr>
                <w:ilvl w:val="0"/>
                <w:numId w:val="150"/>
              </w:numPr>
              <w:overflowPunct w:val="0"/>
              <w:autoSpaceDE w:val="0"/>
              <w:autoSpaceDN w:val="0"/>
              <w:adjustRightInd w:val="0"/>
              <w:spacing w:after="0"/>
              <w:jc w:val="left"/>
              <w:textAlignment w:val="baseline"/>
            </w:pPr>
            <w:r w:rsidRPr="009F0DB5">
              <w:t>support of different constellation shaping schemes for DL and UL is precluded (e.g. PS for DL, GS for UL)</w:t>
            </w:r>
          </w:p>
          <w:p w14:paraId="764D52FB" w14:textId="77777777" w:rsidR="00FB5AEF" w:rsidRPr="009F0DB5" w:rsidRDefault="00FB5AEF">
            <w:pPr>
              <w:pStyle w:val="BodyText"/>
              <w:numPr>
                <w:ilvl w:val="0"/>
                <w:numId w:val="150"/>
              </w:numPr>
              <w:overflowPunct w:val="0"/>
              <w:autoSpaceDE w:val="0"/>
              <w:autoSpaceDN w:val="0"/>
              <w:adjustRightInd w:val="0"/>
              <w:spacing w:after="0"/>
              <w:jc w:val="left"/>
              <w:textAlignment w:val="baseline"/>
            </w:pPr>
            <w:r w:rsidRPr="009F0DB5">
              <w:t>If there is no consensus on the support of constellation shaping in Q3/26 the study on constellation shaping will be stopped</w:t>
            </w:r>
          </w:p>
          <w:p w14:paraId="0F7551A9" w14:textId="77777777" w:rsidR="00FB5AEF" w:rsidRDefault="00FB5AEF" w:rsidP="00A4208C">
            <w:pPr>
              <w:pStyle w:val="BodyText"/>
            </w:pPr>
          </w:p>
        </w:tc>
      </w:tr>
    </w:tbl>
    <w:p w14:paraId="4C72BC2F" w14:textId="77777777" w:rsidR="00FB5AEF" w:rsidRDefault="00FB5AEF" w:rsidP="00FB5AEF">
      <w:pPr>
        <w:pStyle w:val="BodyText"/>
      </w:pPr>
    </w:p>
    <w:p w14:paraId="68AA279F" w14:textId="77777777" w:rsidR="00FB5AEF" w:rsidRPr="008603C3" w:rsidRDefault="00FB5AEF" w:rsidP="00FB5AEF">
      <w:pPr>
        <w:pStyle w:val="BodyText"/>
        <w:rPr>
          <w:b/>
          <w:bCs/>
        </w:rPr>
      </w:pPr>
      <w:r w:rsidRPr="008603C3">
        <w:rPr>
          <w:b/>
          <w:bCs/>
        </w:rPr>
        <w:t xml:space="preserve">Summary of </w:t>
      </w:r>
      <w:r>
        <w:rPr>
          <w:b/>
          <w:bCs/>
        </w:rPr>
        <w:t>companies’ preferences</w:t>
      </w:r>
      <w:r w:rsidRPr="008603C3">
        <w:rPr>
          <w:b/>
          <w:bCs/>
        </w:rPr>
        <w:t>:</w:t>
      </w:r>
    </w:p>
    <w:p w14:paraId="62BEE2B7" w14:textId="77777777" w:rsidR="00FB5AEF" w:rsidRPr="009A2197" w:rsidRDefault="00FB5AEF">
      <w:pPr>
        <w:pStyle w:val="Compact"/>
        <w:numPr>
          <w:ilvl w:val="0"/>
          <w:numId w:val="151"/>
        </w:numPr>
        <w:rPr>
          <w:rFonts w:ascii="Times New Roman" w:hAnsi="Times New Roman" w:cs="Times New Roman"/>
          <w:sz w:val="20"/>
          <w:szCs w:val="20"/>
        </w:rPr>
      </w:pPr>
      <w:r w:rsidRPr="009A2197">
        <w:rPr>
          <w:rFonts w:ascii="Times New Roman" w:hAnsi="Times New Roman" w:cs="Times New Roman"/>
          <w:sz w:val="20"/>
          <w:szCs w:val="20"/>
        </w:rPr>
        <w:t>GS (1D-NUC with equal probability and Gray mapping) — support for both DL and UL</w:t>
      </w:r>
    </w:p>
    <w:p w14:paraId="500C6C28" w14:textId="77777777" w:rsidR="00FB5AEF" w:rsidRPr="009A2197" w:rsidRDefault="00FB5AEF">
      <w:pPr>
        <w:pStyle w:val="Compact"/>
        <w:numPr>
          <w:ilvl w:val="1"/>
          <w:numId w:val="151"/>
        </w:numPr>
        <w:rPr>
          <w:rFonts w:ascii="Times New Roman" w:hAnsi="Times New Roman" w:cs="Times New Roman"/>
          <w:sz w:val="20"/>
          <w:szCs w:val="20"/>
        </w:rPr>
      </w:pPr>
      <w:r w:rsidRPr="009A2197">
        <w:rPr>
          <w:rFonts w:ascii="Times New Roman" w:hAnsi="Times New Roman" w:cs="Times New Roman"/>
          <w:sz w:val="20"/>
          <w:szCs w:val="20"/>
        </w:rPr>
        <w:t>Support shaping AND support this scheme (11): Ericsson, NTT DOCOMO, LG Electronics, SJTU, ETRI, ZTE, Vivo, CATT, OPPO, Verizon, Lenovo</w:t>
      </w:r>
    </w:p>
    <w:p w14:paraId="079E2708" w14:textId="77777777" w:rsidR="00FB5AEF" w:rsidRPr="009A2197" w:rsidRDefault="00FB5AEF">
      <w:pPr>
        <w:pStyle w:val="Compact"/>
        <w:numPr>
          <w:ilvl w:val="1"/>
          <w:numId w:val="151"/>
        </w:numPr>
        <w:rPr>
          <w:rFonts w:ascii="Times New Roman" w:hAnsi="Times New Roman" w:cs="Times New Roman"/>
          <w:sz w:val="20"/>
          <w:szCs w:val="20"/>
        </w:rPr>
      </w:pPr>
      <w:r w:rsidRPr="009A2197">
        <w:rPr>
          <w:rFonts w:ascii="Times New Roman" w:hAnsi="Times New Roman" w:cs="Times New Roman"/>
          <w:sz w:val="20"/>
          <w:szCs w:val="20"/>
        </w:rPr>
        <w:t>Do NOT support shaping but support this scheme (0): none</w:t>
      </w:r>
    </w:p>
    <w:p w14:paraId="594C11FB" w14:textId="77777777" w:rsidR="00FB5AEF" w:rsidRPr="009A2197" w:rsidRDefault="00FB5AEF">
      <w:pPr>
        <w:pStyle w:val="Compact"/>
        <w:numPr>
          <w:ilvl w:val="1"/>
          <w:numId w:val="151"/>
        </w:numPr>
        <w:rPr>
          <w:rFonts w:ascii="Times New Roman" w:hAnsi="Times New Roman" w:cs="Times New Roman"/>
          <w:sz w:val="20"/>
          <w:szCs w:val="20"/>
        </w:rPr>
      </w:pPr>
      <w:r w:rsidRPr="009A2197">
        <w:rPr>
          <w:rFonts w:ascii="Times New Roman" w:hAnsi="Times New Roman" w:cs="Times New Roman"/>
          <w:sz w:val="20"/>
          <w:szCs w:val="20"/>
        </w:rPr>
        <w:t xml:space="preserve">Support shaping but do NOT support this scheme (13): IDC, MTK, Intel, Samsung, Qualcomm, HFCL, Jio Platforms, IIT Kanpur, IIT Madras, </w:t>
      </w:r>
      <w:proofErr w:type="spellStart"/>
      <w:r w:rsidRPr="009A2197">
        <w:rPr>
          <w:rFonts w:ascii="Times New Roman" w:hAnsi="Times New Roman" w:cs="Times New Roman"/>
          <w:sz w:val="20"/>
          <w:szCs w:val="20"/>
        </w:rPr>
        <w:t>CEWiT</w:t>
      </w:r>
      <w:proofErr w:type="spellEnd"/>
      <w:r w:rsidRPr="009A2197">
        <w:rPr>
          <w:rFonts w:ascii="Times New Roman" w:hAnsi="Times New Roman" w:cs="Times New Roman"/>
          <w:sz w:val="20"/>
          <w:szCs w:val="20"/>
        </w:rPr>
        <w:t>, Lekha Wireless, Charter, CableLabs</w:t>
      </w:r>
    </w:p>
    <w:p w14:paraId="565AAD3D" w14:textId="77777777" w:rsidR="00FB5AEF" w:rsidRPr="009A2197" w:rsidRDefault="00FB5AEF">
      <w:pPr>
        <w:pStyle w:val="Compact"/>
        <w:numPr>
          <w:ilvl w:val="0"/>
          <w:numId w:val="151"/>
        </w:numPr>
        <w:rPr>
          <w:rFonts w:ascii="Times New Roman" w:hAnsi="Times New Roman" w:cs="Times New Roman"/>
          <w:sz w:val="20"/>
          <w:szCs w:val="20"/>
        </w:rPr>
      </w:pPr>
      <w:r w:rsidRPr="009A2197">
        <w:rPr>
          <w:rFonts w:ascii="Times New Roman" w:hAnsi="Times New Roman" w:cs="Times New Roman"/>
          <w:sz w:val="20"/>
          <w:szCs w:val="20"/>
        </w:rPr>
        <w:t>PS (ESS based PS) – 1 bit — support for both DL and UL</w:t>
      </w:r>
    </w:p>
    <w:p w14:paraId="6FB4DBF1" w14:textId="77777777" w:rsidR="00FB5AEF" w:rsidRPr="00BF5D94" w:rsidRDefault="00FB5AEF">
      <w:pPr>
        <w:pStyle w:val="Compact"/>
        <w:numPr>
          <w:ilvl w:val="1"/>
          <w:numId w:val="151"/>
        </w:numPr>
        <w:rPr>
          <w:rFonts w:ascii="Times New Roman" w:hAnsi="Times New Roman" w:cs="Times New Roman"/>
          <w:sz w:val="20"/>
          <w:szCs w:val="20"/>
        </w:rPr>
      </w:pPr>
      <w:r w:rsidRPr="009A2197">
        <w:rPr>
          <w:rFonts w:ascii="Times New Roman" w:hAnsi="Times New Roman" w:cs="Times New Roman"/>
          <w:sz w:val="20"/>
          <w:szCs w:val="20"/>
        </w:rPr>
        <w:t>Support shaping AND support this scheme (1</w:t>
      </w:r>
      <w:r>
        <w:rPr>
          <w:rFonts w:ascii="Times New Roman" w:hAnsi="Times New Roman" w:cs="Times New Roman"/>
          <w:sz w:val="20"/>
          <w:szCs w:val="20"/>
        </w:rPr>
        <w:t>8</w:t>
      </w:r>
      <w:r w:rsidRPr="009A2197">
        <w:rPr>
          <w:rFonts w:ascii="Times New Roman" w:hAnsi="Times New Roman" w:cs="Times New Roman"/>
          <w:sz w:val="20"/>
          <w:szCs w:val="20"/>
        </w:rPr>
        <w:t xml:space="preserve">): Tejas, IDC, MTK, Intel, Samsung, OPPO, Verizon, Qualcomm, HFCL, Jio Platforms, IIT Kanpur, IIT Madras, </w:t>
      </w:r>
      <w:proofErr w:type="spellStart"/>
      <w:r w:rsidRPr="009A2197">
        <w:rPr>
          <w:rFonts w:ascii="Times New Roman" w:hAnsi="Times New Roman" w:cs="Times New Roman"/>
          <w:sz w:val="20"/>
          <w:szCs w:val="20"/>
        </w:rPr>
        <w:t>CEWiT</w:t>
      </w:r>
      <w:proofErr w:type="spellEnd"/>
      <w:r w:rsidRPr="009A2197">
        <w:rPr>
          <w:rFonts w:ascii="Times New Roman" w:hAnsi="Times New Roman" w:cs="Times New Roman"/>
          <w:sz w:val="20"/>
          <w:szCs w:val="20"/>
        </w:rPr>
        <w:t xml:space="preserve">, Lekha Wireless, Charter, </w:t>
      </w:r>
      <w:r w:rsidRPr="00BF5D94">
        <w:rPr>
          <w:rFonts w:ascii="Times New Roman" w:hAnsi="Times New Roman" w:cs="Times New Roman"/>
          <w:sz w:val="20"/>
          <w:szCs w:val="20"/>
        </w:rPr>
        <w:t xml:space="preserve">CableLabs, T-Mob USA, </w:t>
      </w:r>
      <w:proofErr w:type="spellStart"/>
      <w:r w:rsidRPr="00BF5D94">
        <w:rPr>
          <w:rFonts w:ascii="Times New Roman" w:hAnsi="Times New Roman" w:cs="Times New Roman"/>
          <w:sz w:val="20"/>
          <w:szCs w:val="20"/>
        </w:rPr>
        <w:t>DeepSig</w:t>
      </w:r>
      <w:proofErr w:type="spellEnd"/>
    </w:p>
    <w:p w14:paraId="0866A424"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64B3A8A8"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but do NOT support this scheme (7): Ericsson, NTT DOCOMO, LG Electronics, SJTU, ETRI, ZTE, CATT</w:t>
      </w:r>
    </w:p>
    <w:p w14:paraId="5B5A1BFB"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(ECC based PS) – 1 bit — support for both DL and UL</w:t>
      </w:r>
    </w:p>
    <w:p w14:paraId="2AF05C0E"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(11): IDC, MTK, Samsung, Verizon, Qualcomm, HFCL, Jio Platforms, Charter, CableLabs, T-Mob USA, </w:t>
      </w:r>
      <w:proofErr w:type="spellStart"/>
      <w:r w:rsidRPr="00BF5D94">
        <w:rPr>
          <w:rFonts w:ascii="Times New Roman" w:hAnsi="Times New Roman" w:cs="Times New Roman"/>
          <w:sz w:val="20"/>
          <w:szCs w:val="20"/>
        </w:rPr>
        <w:t>DeepSig</w:t>
      </w:r>
      <w:proofErr w:type="spellEnd"/>
    </w:p>
    <w:p w14:paraId="62083FD4"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71859170"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(13): Ericsson, NTT DOCOMO, LG Electronics, SJTU, Intel, ETRI, ZTE, CATT, OPPO,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2C296555"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(ESS based PS) – 2 bits — support for both DL and UL</w:t>
      </w:r>
    </w:p>
    <w:p w14:paraId="4B213A3B"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(15): Tejas, IDC, MTK, OPPO, Qualcomm,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xml:space="preserve">, Lekha Wireless, Charter, CableLabs, T-Mob USA, </w:t>
      </w:r>
      <w:proofErr w:type="spellStart"/>
      <w:r w:rsidRPr="00BF5D94">
        <w:rPr>
          <w:rFonts w:ascii="Times New Roman" w:hAnsi="Times New Roman" w:cs="Times New Roman"/>
          <w:sz w:val="20"/>
          <w:szCs w:val="20"/>
        </w:rPr>
        <w:t>DeepSig</w:t>
      </w:r>
      <w:proofErr w:type="spellEnd"/>
    </w:p>
    <w:p w14:paraId="54C3C6CB"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75AE4005"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but do NOT support this scheme (10): Ericsson, NTT DOCOMO, LG Electronics, SJTU, Intel, ETRI, ZTE, Samsung, CATT, Verizon</w:t>
      </w:r>
    </w:p>
    <w:p w14:paraId="38DAFDB2"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(ECC based PS) – 2 bits — support for both DL and UL</w:t>
      </w:r>
    </w:p>
    <w:p w14:paraId="4443757F"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(9): IDC, MTK, Qualcomm, HFCL, Jio Platforms, Charter, CableLabs, T-Mob USA, </w:t>
      </w:r>
      <w:proofErr w:type="spellStart"/>
      <w:r w:rsidRPr="00BF5D94">
        <w:rPr>
          <w:rFonts w:ascii="Times New Roman" w:hAnsi="Times New Roman" w:cs="Times New Roman"/>
          <w:sz w:val="20"/>
          <w:szCs w:val="20"/>
        </w:rPr>
        <w:t>DeepSig</w:t>
      </w:r>
      <w:proofErr w:type="spellEnd"/>
    </w:p>
    <w:p w14:paraId="6AFF6F30"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64596D69"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(15): Ericsson, NTT DOCOMO, LG Electronics, SJTU, Intel, ETRI, ZTE, Samsung, CATT, OPPO, Verizon,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55C7416A"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GS (1D-NUC with equal probability and Gray mapping) — support for only for UL</w:t>
      </w:r>
    </w:p>
    <w:p w14:paraId="58256B67"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lastRenderedPageBreak/>
        <w:t>Support shaping AND support this scheme (12): Ericsson, NTT DOCOMO, LG Electronics, SJTU, Intel, ETRI, ZTE, Vivo, CATT, OPPO, Verizon, Lenovo</w:t>
      </w:r>
    </w:p>
    <w:p w14:paraId="2E963DD6"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54CF1867"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(9): IDC, MTK, Samsung,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27E80335"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(ESS based PS) – 1 bit — support for only for UL</w:t>
      </w:r>
    </w:p>
    <w:p w14:paraId="0ACFCF4A"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(17): Tejas, IDC, MTK, Intel, OPPO, Verizon, Qualcomm,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xml:space="preserve">, Lekha Wireless, Charter, CableLabs, T-Mob USA, </w:t>
      </w:r>
      <w:proofErr w:type="spellStart"/>
      <w:r w:rsidRPr="00BF5D94">
        <w:rPr>
          <w:rFonts w:ascii="Times New Roman" w:hAnsi="Times New Roman" w:cs="Times New Roman"/>
          <w:sz w:val="20"/>
          <w:szCs w:val="20"/>
        </w:rPr>
        <w:t>DeepSig</w:t>
      </w:r>
      <w:proofErr w:type="spellEnd"/>
    </w:p>
    <w:p w14:paraId="615004DA"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55D6F729"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but do NOT support this scheme (8): Ericsson, NTT DOCOMO, LG Electronics, SJTU, ETRI, ZTE, Samsung, CATT</w:t>
      </w:r>
    </w:p>
    <w:p w14:paraId="32D4C32D"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(ECC based PS) – 1 bit — support for only for UL</w:t>
      </w:r>
    </w:p>
    <w:p w14:paraId="275062AD"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(9): IDC, MTK, Qualcomm, HFCL, Jio Platforms, Charter, CableLabs, T-Mob USA, </w:t>
      </w:r>
      <w:proofErr w:type="spellStart"/>
      <w:r w:rsidRPr="00BF5D94">
        <w:rPr>
          <w:rFonts w:ascii="Times New Roman" w:hAnsi="Times New Roman" w:cs="Times New Roman"/>
          <w:sz w:val="20"/>
          <w:szCs w:val="20"/>
        </w:rPr>
        <w:t>DeepSig</w:t>
      </w:r>
      <w:proofErr w:type="spellEnd"/>
    </w:p>
    <w:p w14:paraId="51E64BB5"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0AF335D3"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(15): Ericsson, NTT DOCOMO, LG Electronics, SJTU, Intel, ETRI, ZTE, Samsung, CATT, OPPO, Verizon,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2F6495AD"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(ESS based PS) – 2 bits — support for only for UL</w:t>
      </w:r>
    </w:p>
    <w:p w14:paraId="40CEE643"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(15): Tejas, IDC, MTK, OPPO, Qualcomm,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xml:space="preserve">, Lekha Wireless, Charter, CableLabs, T-Mob USA, </w:t>
      </w:r>
      <w:proofErr w:type="spellStart"/>
      <w:r w:rsidRPr="00BF5D94">
        <w:rPr>
          <w:rFonts w:ascii="Times New Roman" w:hAnsi="Times New Roman" w:cs="Times New Roman"/>
          <w:sz w:val="20"/>
          <w:szCs w:val="20"/>
        </w:rPr>
        <w:t>DeepSig</w:t>
      </w:r>
      <w:proofErr w:type="spellEnd"/>
    </w:p>
    <w:p w14:paraId="5C647F11"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166B8A24"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but do NOT support this scheme (10): Ericsson, NTT DOCOMO, LG Electronics, SJTU, Intel, ETRI, ZTE, Samsung, CATT, Verizon</w:t>
      </w:r>
    </w:p>
    <w:p w14:paraId="369F4E30"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(ECC based PS) – 2 bits — support for only for UL</w:t>
      </w:r>
    </w:p>
    <w:p w14:paraId="18874961"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(9): IDC, MTK, Qualcomm, HFCL, Jio Platforms, Charter, CableLabs, T-Mob USA, </w:t>
      </w:r>
      <w:proofErr w:type="spellStart"/>
      <w:r w:rsidRPr="00BF5D94">
        <w:rPr>
          <w:rFonts w:ascii="Times New Roman" w:hAnsi="Times New Roman" w:cs="Times New Roman"/>
          <w:sz w:val="20"/>
          <w:szCs w:val="20"/>
        </w:rPr>
        <w:t>DeepSig</w:t>
      </w:r>
      <w:proofErr w:type="spellEnd"/>
    </w:p>
    <w:p w14:paraId="1916BBB9"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182C6580"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(15): Ericsson, NTT DOCOMO, LG Electronics, SJTU, Intel, ETRI, ZTE, Samsung, CATT, OPPO, Verizon,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7A3EA94D"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GS (1D-NUC with equal probability and Gray mapping) — support for only for DL</w:t>
      </w:r>
    </w:p>
    <w:p w14:paraId="50F1EBF4"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AND support this scheme (6): NTT DOCOMO, LG Electronics, ETRI, ZTE, CATT, Lenovo</w:t>
      </w:r>
    </w:p>
    <w:p w14:paraId="6BF5C894"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(1): Nokia</w:t>
      </w:r>
    </w:p>
    <w:p w14:paraId="4F1CC6E8"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(15): IDC, Ericsson, MTK, SJTU, Intel, Samsung, OPPO, Verizon, Qualcomm,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1E0796EA"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(ESS based PS) – 1 bit — support for only for DL</w:t>
      </w:r>
    </w:p>
    <w:p w14:paraId="24354050"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(18): Tejas, IDC, MTK, Intel, Samsung, OPPO, Verizon, Qualcomm,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xml:space="preserve">, Lekha Wireless, Charter, CableLabs, T-Mob USA, </w:t>
      </w:r>
      <w:proofErr w:type="spellStart"/>
      <w:r w:rsidRPr="00BF5D94">
        <w:rPr>
          <w:rFonts w:ascii="Times New Roman" w:hAnsi="Times New Roman" w:cs="Times New Roman"/>
          <w:sz w:val="20"/>
          <w:szCs w:val="20"/>
        </w:rPr>
        <w:t>DeepSig</w:t>
      </w:r>
      <w:proofErr w:type="spellEnd"/>
    </w:p>
    <w:p w14:paraId="29F10479"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1E454D68"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but do NOT support this scheme (7): Ericsson, NTT DOCOMO, LG Electronics, SJTU, ETRI, ZTE, CATT</w:t>
      </w:r>
    </w:p>
    <w:p w14:paraId="63B75224"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(ECC based PS) – 1 bit — support for only for DL</w:t>
      </w:r>
    </w:p>
    <w:p w14:paraId="0AD7143C"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(10): IDC, MTK, Samsung, Qualcomm, HFCL, Jio Platforms, Charter, CableLabs, T-Mob USA, </w:t>
      </w:r>
      <w:proofErr w:type="spellStart"/>
      <w:r w:rsidRPr="00BF5D94">
        <w:rPr>
          <w:rFonts w:ascii="Times New Roman" w:hAnsi="Times New Roman" w:cs="Times New Roman"/>
          <w:sz w:val="20"/>
          <w:szCs w:val="20"/>
        </w:rPr>
        <w:t>DeepSig</w:t>
      </w:r>
      <w:proofErr w:type="spellEnd"/>
    </w:p>
    <w:p w14:paraId="782FFD83"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641D81E0"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(14): Ericsson, NTT DOCOMO, LG Electronics, SJTU, Intel, ETRI, ZTE, CATT, OPPO, Verizon,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5B0C4ECE"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(ESS based PS) – 2 bits — support for only for DL</w:t>
      </w:r>
    </w:p>
    <w:p w14:paraId="02382C47"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(15): Tejas, IDC, MTK, OPPO, Qualcomm, HFCL, Jio Platforms,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xml:space="preserve">, Lekha Wireless, Charter, CableLabs, T-Mob USA, </w:t>
      </w:r>
      <w:proofErr w:type="spellStart"/>
      <w:r w:rsidRPr="00BF5D94">
        <w:rPr>
          <w:rFonts w:ascii="Times New Roman" w:hAnsi="Times New Roman" w:cs="Times New Roman"/>
          <w:sz w:val="20"/>
          <w:szCs w:val="20"/>
        </w:rPr>
        <w:t>DeepSig</w:t>
      </w:r>
      <w:proofErr w:type="spellEnd"/>
    </w:p>
    <w:p w14:paraId="40074170"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71662E84"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Support shaping but do NOT support this scheme (10): Ericsson, NTT DOCOMO, LG Electronics, SJTU, Intel, ETRI, ZTE, Samsung, CATT, Verizon</w:t>
      </w:r>
    </w:p>
    <w:p w14:paraId="78138412" w14:textId="77777777" w:rsidR="00FB5AEF" w:rsidRPr="00BF5D94"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t>PS (ECC based PS) – 2 bits — support for only for DL</w:t>
      </w:r>
    </w:p>
    <w:p w14:paraId="1FBEAC23"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AND support this scheme (9): IDC, MTK, Qualcomm, HFCL, Jio Platforms, Charter, CableLabs, T-Mob USA, </w:t>
      </w:r>
      <w:proofErr w:type="spellStart"/>
      <w:r w:rsidRPr="00BF5D94">
        <w:rPr>
          <w:rFonts w:ascii="Times New Roman" w:hAnsi="Times New Roman" w:cs="Times New Roman"/>
          <w:sz w:val="20"/>
          <w:szCs w:val="20"/>
        </w:rPr>
        <w:t>DeepSig</w:t>
      </w:r>
      <w:proofErr w:type="spellEnd"/>
    </w:p>
    <w:p w14:paraId="70DE8F75"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Do NOT support shaping but support this scheme (0): none</w:t>
      </w:r>
    </w:p>
    <w:p w14:paraId="2532660E" w14:textId="77777777" w:rsidR="00FB5AEF" w:rsidRPr="00BF5D94" w:rsidRDefault="00FB5AEF">
      <w:pPr>
        <w:pStyle w:val="Compact"/>
        <w:numPr>
          <w:ilvl w:val="1"/>
          <w:numId w:val="151"/>
        </w:numPr>
        <w:rPr>
          <w:rFonts w:ascii="Times New Roman" w:hAnsi="Times New Roman" w:cs="Times New Roman"/>
          <w:sz w:val="20"/>
          <w:szCs w:val="20"/>
        </w:rPr>
      </w:pPr>
      <w:r w:rsidRPr="00BF5D94">
        <w:rPr>
          <w:rFonts w:ascii="Times New Roman" w:hAnsi="Times New Roman" w:cs="Times New Roman"/>
          <w:sz w:val="20"/>
          <w:szCs w:val="20"/>
        </w:rPr>
        <w:t xml:space="preserve">Support shaping but do NOT support this scheme (15): Ericsson, NTT DOCOMO, LG Electronics, SJTU, Intel, ETRI, ZTE, Samsung, CATT, OPPO, Verizon, IIT Kanpur, IIT Madras, </w:t>
      </w:r>
      <w:proofErr w:type="spellStart"/>
      <w:r w:rsidRPr="00BF5D94">
        <w:rPr>
          <w:rFonts w:ascii="Times New Roman" w:hAnsi="Times New Roman" w:cs="Times New Roman"/>
          <w:sz w:val="20"/>
          <w:szCs w:val="20"/>
        </w:rPr>
        <w:t>CEWiT</w:t>
      </w:r>
      <w:proofErr w:type="spellEnd"/>
      <w:r w:rsidRPr="00BF5D94">
        <w:rPr>
          <w:rFonts w:ascii="Times New Roman" w:hAnsi="Times New Roman" w:cs="Times New Roman"/>
          <w:sz w:val="20"/>
          <w:szCs w:val="20"/>
        </w:rPr>
        <w:t>, Lekha Wireless</w:t>
      </w:r>
    </w:p>
    <w:p w14:paraId="1981E5F4" w14:textId="77777777" w:rsidR="00FB5AEF" w:rsidRPr="00760C81" w:rsidRDefault="00FB5AEF">
      <w:pPr>
        <w:pStyle w:val="Compact"/>
        <w:numPr>
          <w:ilvl w:val="0"/>
          <w:numId w:val="151"/>
        </w:numPr>
        <w:rPr>
          <w:rFonts w:ascii="Times New Roman" w:hAnsi="Times New Roman" w:cs="Times New Roman"/>
          <w:sz w:val="20"/>
          <w:szCs w:val="20"/>
        </w:rPr>
      </w:pPr>
      <w:r w:rsidRPr="00BF5D94">
        <w:rPr>
          <w:rFonts w:ascii="Times New Roman" w:hAnsi="Times New Roman" w:cs="Times New Roman"/>
          <w:sz w:val="20"/>
          <w:szCs w:val="20"/>
        </w:rPr>
        <w:lastRenderedPageBreak/>
        <w:t xml:space="preserve">Do not support constellation shaping (23): Nokia, Apple, China Telecom, Xiaomi, Panasonic, Vodafone, Deutsche Telekom, Orange, Telecom Italia, Bouygues Telecom, </w:t>
      </w:r>
      <w:proofErr w:type="spellStart"/>
      <w:r w:rsidRPr="00BF5D94">
        <w:rPr>
          <w:rFonts w:ascii="Times New Roman" w:hAnsi="Times New Roman" w:cs="Times New Roman"/>
          <w:sz w:val="20"/>
          <w:szCs w:val="20"/>
        </w:rPr>
        <w:t>Spreadtrum</w:t>
      </w:r>
      <w:proofErr w:type="spellEnd"/>
      <w:r w:rsidRPr="00BF5D94">
        <w:rPr>
          <w:rFonts w:ascii="Times New Roman" w:hAnsi="Times New Roman" w:cs="Times New Roman"/>
          <w:sz w:val="20"/>
          <w:szCs w:val="20"/>
        </w:rPr>
        <w:t xml:space="preserve">, HONOR, Huawei, </w:t>
      </w:r>
      <w:proofErr w:type="spellStart"/>
      <w:r w:rsidRPr="00BF5D94">
        <w:rPr>
          <w:rFonts w:ascii="Times New Roman" w:hAnsi="Times New Roman" w:cs="Times New Roman"/>
          <w:sz w:val="20"/>
          <w:szCs w:val="20"/>
        </w:rPr>
        <w:t>HiSilicon</w:t>
      </w:r>
      <w:proofErr w:type="spellEnd"/>
      <w:r w:rsidRPr="00BF5D94">
        <w:rPr>
          <w:rFonts w:ascii="Times New Roman" w:hAnsi="Times New Roman" w:cs="Times New Roman"/>
          <w:sz w:val="20"/>
          <w:szCs w:val="20"/>
        </w:rPr>
        <w:t>, Ericsson, B</w:t>
      </w:r>
      <w:r w:rsidRPr="00760C81">
        <w:rPr>
          <w:rFonts w:ascii="Times New Roman" w:hAnsi="Times New Roman" w:cs="Times New Roman"/>
          <w:sz w:val="20"/>
          <w:szCs w:val="20"/>
        </w:rPr>
        <w:t xml:space="preserve">T, CU, </w:t>
      </w:r>
      <w:proofErr w:type="spellStart"/>
      <w:r w:rsidRPr="00760C81">
        <w:rPr>
          <w:rFonts w:ascii="Times New Roman" w:hAnsi="Times New Roman" w:cs="Times New Roman"/>
          <w:sz w:val="20"/>
          <w:szCs w:val="20"/>
        </w:rPr>
        <w:t>Futurewei</w:t>
      </w:r>
      <w:proofErr w:type="spellEnd"/>
      <w:r w:rsidRPr="00760C81">
        <w:rPr>
          <w:rFonts w:ascii="Times New Roman" w:hAnsi="Times New Roman" w:cs="Times New Roman"/>
          <w:sz w:val="20"/>
          <w:szCs w:val="20"/>
        </w:rPr>
        <w:t>, PCL, NTT DOCOMO, ZTE, 1Finity, NERCDTV</w:t>
      </w:r>
    </w:p>
    <w:p w14:paraId="275F8454" w14:textId="77777777" w:rsidR="00FB5AEF" w:rsidRPr="00760C81" w:rsidRDefault="00FB5AEF" w:rsidP="00FB5AEF">
      <w:pPr>
        <w:pStyle w:val="BodyText"/>
      </w:pPr>
    </w:p>
    <w:p w14:paraId="0C3877CA" w14:textId="77777777" w:rsidR="00FB5AEF" w:rsidRDefault="00FB5AEF" w:rsidP="00FB5AEF">
      <w:pPr>
        <w:pStyle w:val="3GPPNormalText"/>
        <w:rPr>
          <w:b/>
          <w:bCs/>
          <w:sz w:val="20"/>
          <w:szCs w:val="22"/>
          <w:lang w:val="en-GB"/>
        </w:rPr>
      </w:pPr>
    </w:p>
    <w:p w14:paraId="6D58379A" w14:textId="1BD88568" w:rsidR="00FB5AEF" w:rsidRPr="008F2A8A" w:rsidRDefault="00C62C50" w:rsidP="00FB5AEF">
      <w:pPr>
        <w:ind w:left="1440" w:hanging="1440"/>
        <w:rPr>
          <w:rFonts w:eastAsiaTheme="minorEastAsia"/>
          <w:b/>
          <w:bCs/>
          <w:lang w:eastAsia="zh-CN"/>
        </w:rPr>
      </w:pPr>
      <w:hyperlink r:id="rId783" w:history="1">
        <w:r w:rsidRPr="008F2A8A">
          <w:rPr>
            <w:rStyle w:val="Hyperlink"/>
            <w:rFonts w:eastAsiaTheme="minorEastAsia"/>
            <w:b/>
            <w:bCs/>
            <w:lang w:eastAsia="zh-CN"/>
          </w:rPr>
          <w:t>R1-2606732</w:t>
        </w:r>
      </w:hyperlink>
      <w:r w:rsidR="00FB5AEF" w:rsidRPr="008F2A8A">
        <w:rPr>
          <w:rFonts w:eastAsiaTheme="minorEastAsia"/>
          <w:b/>
          <w:bCs/>
          <w:lang w:eastAsia="zh-CN"/>
        </w:rPr>
        <w:tab/>
        <w:t>FL summary #4 on AI 10.3.2 modulation, joint channel coding and modulation, Moderator (Qualcomm)</w:t>
      </w:r>
      <w:r w:rsidR="00FB5AEF" w:rsidRPr="008F2A8A">
        <w:rPr>
          <w:rFonts w:eastAsiaTheme="minorEastAsia"/>
          <w:b/>
          <w:bCs/>
          <w:lang w:eastAsia="zh-CN"/>
        </w:rPr>
        <w:tab/>
        <w:t>Qualcomm Incorporated</w:t>
      </w:r>
    </w:p>
    <w:p w14:paraId="6C5A0A20" w14:textId="77777777" w:rsidR="00FB5AEF" w:rsidRDefault="00FB5AEF" w:rsidP="00FB5AEF">
      <w:pPr>
        <w:pStyle w:val="3GPPNormalText"/>
      </w:pPr>
    </w:p>
    <w:p w14:paraId="55435F24" w14:textId="77777777" w:rsidR="00FB5AEF" w:rsidRPr="00A021C4" w:rsidRDefault="00FB5AEF" w:rsidP="00FB5AEF">
      <w:pPr>
        <w:pStyle w:val="3GPPNormalText"/>
        <w:rPr>
          <w:b/>
          <w:bCs/>
        </w:rPr>
      </w:pPr>
      <w:r w:rsidRPr="00124073">
        <w:rPr>
          <w:b/>
          <w:bCs/>
        </w:rPr>
        <w:t>Observation:</w:t>
      </w:r>
    </w:p>
    <w:p w14:paraId="14A5C91D" w14:textId="77777777" w:rsidR="00FB5AEF" w:rsidRPr="00A021C4" w:rsidRDefault="00FB5AEF" w:rsidP="00FB5AEF">
      <w:pPr>
        <w:pStyle w:val="3GPPNormalText"/>
        <w:rPr>
          <w:sz w:val="20"/>
          <w:szCs w:val="22"/>
        </w:rPr>
      </w:pPr>
      <w:r w:rsidRPr="00A021C4">
        <w:rPr>
          <w:sz w:val="20"/>
          <w:szCs w:val="22"/>
        </w:rPr>
        <w:t>For UL 1K QAM SLS performance summary, the following evaluation results are provided:</w:t>
      </w:r>
    </w:p>
    <w:p w14:paraId="372119A1" w14:textId="77777777" w:rsidR="00FB5AEF" w:rsidRPr="005366DC" w:rsidRDefault="00FB5AEF" w:rsidP="00FB5AEF">
      <w:pPr>
        <w:pStyle w:val="3GPPNormalText"/>
        <w:rPr>
          <w:b/>
          <w:bCs/>
          <w:sz w:val="18"/>
          <w:szCs w:val="20"/>
          <w:lang w:val="en-GB"/>
        </w:rPr>
      </w:pPr>
      <w:r w:rsidRPr="00A021C4">
        <w:rPr>
          <w:b/>
          <w:bCs/>
          <w:sz w:val="20"/>
          <w:szCs w:val="22"/>
        </w:rPr>
        <w:t>Evaluations comply with RAN4 recommended EVM/MPR</w:t>
      </w:r>
    </w:p>
    <w:tbl>
      <w:tblPr>
        <w:tblStyle w:val="TableGrid20"/>
        <w:tblW w:w="0" w:type="auto"/>
        <w:tblCellMar>
          <w:top w:w="28" w:type="dxa"/>
          <w:left w:w="28" w:type="dxa"/>
          <w:bottom w:w="28" w:type="dxa"/>
          <w:right w:w="28" w:type="dxa"/>
        </w:tblCellMar>
        <w:tblLook w:val="04A0" w:firstRow="1" w:lastRow="0" w:firstColumn="1" w:lastColumn="0" w:noHBand="0" w:noVBand="1"/>
      </w:tblPr>
      <w:tblGrid>
        <w:gridCol w:w="1055"/>
        <w:gridCol w:w="771"/>
        <w:gridCol w:w="856"/>
        <w:gridCol w:w="657"/>
        <w:gridCol w:w="707"/>
        <w:gridCol w:w="682"/>
        <w:gridCol w:w="1783"/>
        <w:gridCol w:w="700"/>
        <w:gridCol w:w="1027"/>
        <w:gridCol w:w="784"/>
        <w:gridCol w:w="643"/>
        <w:gridCol w:w="777"/>
        <w:gridCol w:w="14"/>
      </w:tblGrid>
      <w:tr w:rsidR="00FB5AEF" w14:paraId="21A3E989" w14:textId="77777777" w:rsidTr="00A4208C">
        <w:trPr>
          <w:gridAfter w:val="1"/>
          <w:wAfter w:w="1002" w:type="dxa"/>
          <w:tblHeader/>
        </w:trPr>
        <w:tc>
          <w:tcPr>
            <w:tcW w:w="0" w:type="auto"/>
          </w:tcPr>
          <w:p w14:paraId="0BE102E5" w14:textId="77777777" w:rsidR="00FB5AEF" w:rsidRDefault="00FB5AEF" w:rsidP="00A4208C">
            <w:pPr>
              <w:spacing w:after="0"/>
              <w:jc w:val="center"/>
              <w:rPr>
                <w:b/>
                <w:bCs/>
                <w:sz w:val="16"/>
                <w:szCs w:val="16"/>
              </w:rPr>
            </w:pPr>
            <w:r>
              <w:rPr>
                <w:b/>
                <w:bCs/>
                <w:sz w:val="16"/>
                <w:szCs w:val="16"/>
              </w:rPr>
              <w:t>Company</w:t>
            </w:r>
          </w:p>
        </w:tc>
        <w:tc>
          <w:tcPr>
            <w:tcW w:w="0" w:type="auto"/>
          </w:tcPr>
          <w:p w14:paraId="5238B0A8" w14:textId="77777777" w:rsidR="00FB5AEF" w:rsidRDefault="00FB5AEF" w:rsidP="00A4208C">
            <w:pPr>
              <w:spacing w:after="0"/>
              <w:jc w:val="center"/>
              <w:rPr>
                <w:b/>
                <w:bCs/>
                <w:sz w:val="16"/>
                <w:szCs w:val="16"/>
              </w:rPr>
            </w:pPr>
            <w:r>
              <w:rPr>
                <w:b/>
                <w:bCs/>
                <w:sz w:val="16"/>
                <w:szCs w:val="16"/>
              </w:rPr>
              <w:t>Config / Scheme</w:t>
            </w:r>
          </w:p>
        </w:tc>
        <w:tc>
          <w:tcPr>
            <w:tcW w:w="0" w:type="auto"/>
          </w:tcPr>
          <w:p w14:paraId="63DDEFFA" w14:textId="77777777" w:rsidR="00FB5AEF" w:rsidRDefault="00FB5AEF" w:rsidP="00A4208C">
            <w:pPr>
              <w:spacing w:after="0"/>
              <w:jc w:val="center"/>
              <w:rPr>
                <w:b/>
                <w:bCs/>
                <w:sz w:val="16"/>
                <w:szCs w:val="16"/>
              </w:rPr>
            </w:pPr>
            <w:r>
              <w:rPr>
                <w:b/>
                <w:bCs/>
                <w:sz w:val="16"/>
                <w:szCs w:val="16"/>
              </w:rPr>
              <w:t>UE Profile</w:t>
            </w:r>
          </w:p>
        </w:tc>
        <w:tc>
          <w:tcPr>
            <w:tcW w:w="0" w:type="auto"/>
          </w:tcPr>
          <w:p w14:paraId="544C2695" w14:textId="77777777" w:rsidR="00FB5AEF" w:rsidRDefault="00FB5AEF" w:rsidP="00A4208C">
            <w:pPr>
              <w:spacing w:after="0"/>
              <w:jc w:val="center"/>
              <w:rPr>
                <w:b/>
                <w:bCs/>
                <w:sz w:val="16"/>
                <w:szCs w:val="16"/>
              </w:rPr>
            </w:pPr>
            <w:r>
              <w:rPr>
                <w:b/>
                <w:bCs/>
                <w:sz w:val="16"/>
                <w:szCs w:val="16"/>
              </w:rPr>
              <w:t>Carrier / BW / SCS</w:t>
            </w:r>
          </w:p>
        </w:tc>
        <w:tc>
          <w:tcPr>
            <w:tcW w:w="0" w:type="auto"/>
          </w:tcPr>
          <w:p w14:paraId="0870F707" w14:textId="77777777" w:rsidR="00FB5AEF" w:rsidRDefault="00FB5AEF" w:rsidP="00A4208C">
            <w:pPr>
              <w:spacing w:after="0"/>
              <w:jc w:val="center"/>
              <w:rPr>
                <w:b/>
                <w:bCs/>
                <w:sz w:val="16"/>
                <w:szCs w:val="16"/>
              </w:rPr>
            </w:pPr>
            <w:r>
              <w:rPr>
                <w:b/>
                <w:bCs/>
                <w:sz w:val="16"/>
                <w:szCs w:val="16"/>
              </w:rPr>
              <w:t>Antenna config (BS / UE), UE Tx power &amp; max rank</w:t>
            </w:r>
          </w:p>
        </w:tc>
        <w:tc>
          <w:tcPr>
            <w:tcW w:w="0" w:type="auto"/>
          </w:tcPr>
          <w:p w14:paraId="70C1734C" w14:textId="77777777" w:rsidR="00FB5AEF" w:rsidRDefault="00FB5AEF" w:rsidP="00A4208C">
            <w:pPr>
              <w:spacing w:after="0"/>
              <w:jc w:val="center"/>
              <w:rPr>
                <w:b/>
                <w:bCs/>
                <w:sz w:val="16"/>
                <w:szCs w:val="16"/>
              </w:rPr>
            </w:pPr>
            <w:r>
              <w:rPr>
                <w:b/>
                <w:bCs/>
                <w:sz w:val="16"/>
                <w:szCs w:val="16"/>
              </w:rPr>
              <w:t>Traffic model / load (RU)</w:t>
            </w:r>
          </w:p>
        </w:tc>
        <w:tc>
          <w:tcPr>
            <w:tcW w:w="0" w:type="auto"/>
          </w:tcPr>
          <w:p w14:paraId="48712DCF" w14:textId="77777777" w:rsidR="00FB5AEF" w:rsidRDefault="00FB5AEF" w:rsidP="00A4208C">
            <w:pPr>
              <w:spacing w:after="0"/>
              <w:jc w:val="center"/>
              <w:rPr>
                <w:b/>
                <w:bCs/>
                <w:sz w:val="16"/>
                <w:szCs w:val="16"/>
              </w:rPr>
            </w:pPr>
            <w:r>
              <w:rPr>
                <w:b/>
                <w:bCs/>
                <w:sz w:val="16"/>
                <w:szCs w:val="16"/>
              </w:rPr>
              <w:t>EVM (</w:t>
            </w:r>
            <w:proofErr w:type="spellStart"/>
            <w:r>
              <w:rPr>
                <w:b/>
                <w:bCs/>
                <w:sz w:val="16"/>
                <w:szCs w:val="16"/>
              </w:rPr>
              <w:t>Tx+Rx</w:t>
            </w:r>
            <w:proofErr w:type="spellEnd"/>
            <w:r>
              <w:rPr>
                <w:b/>
                <w:bCs/>
                <w:sz w:val="16"/>
                <w:szCs w:val="16"/>
              </w:rPr>
              <w:t>)</w:t>
            </w:r>
          </w:p>
        </w:tc>
        <w:tc>
          <w:tcPr>
            <w:tcW w:w="0" w:type="auto"/>
          </w:tcPr>
          <w:p w14:paraId="38F73A23" w14:textId="77777777" w:rsidR="00FB5AEF" w:rsidRDefault="00FB5AEF" w:rsidP="00A4208C">
            <w:pPr>
              <w:spacing w:after="0"/>
              <w:jc w:val="center"/>
              <w:rPr>
                <w:b/>
                <w:bCs/>
                <w:sz w:val="16"/>
                <w:szCs w:val="16"/>
              </w:rPr>
            </w:pPr>
            <w:r>
              <w:rPr>
                <w:b/>
                <w:bCs/>
                <w:sz w:val="16"/>
                <w:szCs w:val="16"/>
              </w:rPr>
              <w:t>MPR assumed (1024QAM / 256QAM baseline)</w:t>
            </w:r>
          </w:p>
        </w:tc>
        <w:tc>
          <w:tcPr>
            <w:tcW w:w="0" w:type="auto"/>
          </w:tcPr>
          <w:p w14:paraId="7F7E25AE" w14:textId="77777777" w:rsidR="00FB5AEF" w:rsidRDefault="00FB5AEF" w:rsidP="00A4208C">
            <w:pPr>
              <w:spacing w:after="0"/>
              <w:jc w:val="center"/>
              <w:rPr>
                <w:b/>
                <w:bCs/>
                <w:sz w:val="16"/>
                <w:szCs w:val="16"/>
              </w:rPr>
            </w:pPr>
            <w:r>
              <w:rPr>
                <w:b/>
                <w:bCs/>
                <w:sz w:val="16"/>
                <w:szCs w:val="16"/>
              </w:rPr>
              <w:t>Mean / Avg. UPT Gain</w:t>
            </w:r>
          </w:p>
        </w:tc>
        <w:tc>
          <w:tcPr>
            <w:tcW w:w="0" w:type="auto"/>
          </w:tcPr>
          <w:p w14:paraId="257883AA" w14:textId="77777777" w:rsidR="00FB5AEF" w:rsidRDefault="00FB5AEF" w:rsidP="00A4208C">
            <w:pPr>
              <w:spacing w:after="0"/>
              <w:jc w:val="center"/>
              <w:rPr>
                <w:b/>
                <w:bCs/>
                <w:sz w:val="16"/>
                <w:szCs w:val="16"/>
              </w:rPr>
            </w:pPr>
            <w:r>
              <w:rPr>
                <w:b/>
                <w:bCs/>
                <w:sz w:val="16"/>
                <w:szCs w:val="16"/>
              </w:rPr>
              <w:t>Other reported gain metrics</w:t>
            </w:r>
          </w:p>
        </w:tc>
        <w:tc>
          <w:tcPr>
            <w:tcW w:w="0" w:type="auto"/>
          </w:tcPr>
          <w:p w14:paraId="1B5FE98D" w14:textId="77777777" w:rsidR="00FB5AEF" w:rsidRDefault="00FB5AEF" w:rsidP="00A4208C">
            <w:pPr>
              <w:spacing w:after="0"/>
              <w:jc w:val="center"/>
              <w:rPr>
                <w:b/>
                <w:bCs/>
                <w:sz w:val="16"/>
                <w:szCs w:val="16"/>
              </w:rPr>
            </w:pPr>
            <w:r>
              <w:rPr>
                <w:b/>
                <w:bCs/>
                <w:sz w:val="16"/>
                <w:szCs w:val="16"/>
              </w:rPr>
              <w:t>Beneficial UE Ratio</w:t>
            </w:r>
          </w:p>
        </w:tc>
        <w:tc>
          <w:tcPr>
            <w:tcW w:w="76" w:type="dxa"/>
          </w:tcPr>
          <w:p w14:paraId="498F8310" w14:textId="77777777" w:rsidR="00FB5AEF" w:rsidRDefault="00FB5AEF" w:rsidP="00A4208C">
            <w:pPr>
              <w:spacing w:after="0"/>
              <w:jc w:val="center"/>
              <w:rPr>
                <w:b/>
                <w:bCs/>
                <w:sz w:val="16"/>
                <w:szCs w:val="16"/>
              </w:rPr>
            </w:pPr>
            <w:r>
              <w:rPr>
                <w:b/>
                <w:bCs/>
                <w:sz w:val="16"/>
                <w:szCs w:val="16"/>
              </w:rPr>
              <w:t>Key Observation</w:t>
            </w:r>
          </w:p>
        </w:tc>
      </w:tr>
      <w:tr w:rsidR="00FB5AEF" w14:paraId="14F6DCA7" w14:textId="77777777" w:rsidTr="00A4208C">
        <w:trPr>
          <w:gridAfter w:val="1"/>
          <w:wAfter w:w="1002" w:type="dxa"/>
        </w:trPr>
        <w:tc>
          <w:tcPr>
            <w:tcW w:w="0" w:type="auto"/>
          </w:tcPr>
          <w:p w14:paraId="2842F5C0" w14:textId="77777777" w:rsidR="00FB5AEF" w:rsidRDefault="00FB5AEF" w:rsidP="00A4208C">
            <w:pPr>
              <w:spacing w:after="0"/>
              <w:rPr>
                <w:sz w:val="16"/>
                <w:szCs w:val="16"/>
              </w:rPr>
            </w:pPr>
            <w:r>
              <w:rPr>
                <w:b/>
                <w:bCs/>
                <w:sz w:val="16"/>
                <w:szCs w:val="16"/>
              </w:rPr>
              <w:t>Qualcomm</w:t>
            </w:r>
          </w:p>
        </w:tc>
        <w:tc>
          <w:tcPr>
            <w:tcW w:w="0" w:type="auto"/>
          </w:tcPr>
          <w:p w14:paraId="2BDA9D72" w14:textId="77777777" w:rsidR="00FB5AEF" w:rsidRDefault="00FB5AEF" w:rsidP="00A4208C">
            <w:pPr>
              <w:spacing w:after="0"/>
              <w:rPr>
                <w:sz w:val="16"/>
                <w:szCs w:val="16"/>
              </w:rPr>
            </w:pPr>
            <w:proofErr w:type="spellStart"/>
            <w:r>
              <w:rPr>
                <w:sz w:val="16"/>
                <w:szCs w:val="16"/>
              </w:rPr>
              <w:t>UMa</w:t>
            </w:r>
            <w:proofErr w:type="spellEnd"/>
            <w:r>
              <w:rPr>
                <w:sz w:val="16"/>
                <w:szCs w:val="16"/>
              </w:rPr>
              <w:t>, FWA outdoor, max rank-2, 3.5 GHz, CP-OFDM</w:t>
            </w:r>
          </w:p>
        </w:tc>
        <w:tc>
          <w:tcPr>
            <w:tcW w:w="0" w:type="auto"/>
          </w:tcPr>
          <w:p w14:paraId="7CD6D7F5" w14:textId="77777777" w:rsidR="00FB5AEF" w:rsidRDefault="00FB5AEF" w:rsidP="00A4208C">
            <w:pPr>
              <w:spacing w:after="0"/>
              <w:rPr>
                <w:sz w:val="16"/>
                <w:szCs w:val="16"/>
              </w:rPr>
            </w:pPr>
            <w:r>
              <w:rPr>
                <w:sz w:val="16"/>
                <w:szCs w:val="16"/>
              </w:rPr>
              <w:t>100% outdoor CPE</w:t>
            </w:r>
          </w:p>
        </w:tc>
        <w:tc>
          <w:tcPr>
            <w:tcW w:w="0" w:type="auto"/>
          </w:tcPr>
          <w:p w14:paraId="5927BF06" w14:textId="77777777" w:rsidR="00FB5AEF" w:rsidRDefault="00FB5AEF" w:rsidP="00A4208C">
            <w:pPr>
              <w:spacing w:after="0"/>
              <w:rPr>
                <w:sz w:val="16"/>
                <w:szCs w:val="16"/>
              </w:rPr>
            </w:pPr>
            <w:r>
              <w:rPr>
                <w:sz w:val="16"/>
                <w:szCs w:val="16"/>
              </w:rPr>
              <w:t>3.5 GHz / 20 MHz / 30 kHz</w:t>
            </w:r>
          </w:p>
        </w:tc>
        <w:tc>
          <w:tcPr>
            <w:tcW w:w="0" w:type="auto"/>
          </w:tcPr>
          <w:p w14:paraId="64D82E1B" w14:textId="77777777" w:rsidR="00FB5AEF" w:rsidRDefault="00FB5AEF" w:rsidP="00A4208C">
            <w:pPr>
              <w:spacing w:after="0"/>
              <w:rPr>
                <w:sz w:val="16"/>
                <w:szCs w:val="16"/>
              </w:rPr>
            </w:pPr>
            <w:r>
              <w:rPr>
                <w:sz w:val="16"/>
                <w:szCs w:val="16"/>
              </w:rPr>
              <w:t xml:space="preserve">BS 32 </w:t>
            </w:r>
            <w:proofErr w:type="spellStart"/>
            <w:r>
              <w:rPr>
                <w:sz w:val="16"/>
                <w:szCs w:val="16"/>
              </w:rPr>
              <w:t>TxRU</w:t>
            </w:r>
            <w:proofErr w:type="spellEnd"/>
            <w:r>
              <w:rPr>
                <w:sz w:val="16"/>
                <w:szCs w:val="16"/>
              </w:rPr>
              <w:t>; UE 4 ports, 28 dBm (alpha = 0.9); max rank 2</w:t>
            </w:r>
          </w:p>
        </w:tc>
        <w:tc>
          <w:tcPr>
            <w:tcW w:w="0" w:type="auto"/>
          </w:tcPr>
          <w:p w14:paraId="546DB559" w14:textId="77777777" w:rsidR="00FB5AEF" w:rsidRDefault="00FB5AEF" w:rsidP="00A4208C">
            <w:pPr>
              <w:spacing w:after="0"/>
              <w:rPr>
                <w:sz w:val="16"/>
                <w:szCs w:val="16"/>
              </w:rPr>
            </w:pPr>
            <w:r>
              <w:rPr>
                <w:sz w:val="16"/>
                <w:szCs w:val="16"/>
              </w:rPr>
              <w:t>FTP3, target ~20% RU</w:t>
            </w:r>
          </w:p>
        </w:tc>
        <w:tc>
          <w:tcPr>
            <w:tcW w:w="0" w:type="auto"/>
          </w:tcPr>
          <w:p w14:paraId="0FD2F49F" w14:textId="77777777" w:rsidR="00FB5AEF" w:rsidRDefault="00FB5AEF" w:rsidP="00A4208C">
            <w:pPr>
              <w:spacing w:after="0"/>
              <w:rPr>
                <w:sz w:val="16"/>
                <w:szCs w:val="16"/>
              </w:rPr>
            </w:pPr>
            <w:r>
              <w:rPr>
                <w:sz w:val="16"/>
                <w:szCs w:val="16"/>
              </w:rPr>
              <w:t>2.5%+2.5%</w:t>
            </w:r>
          </w:p>
        </w:tc>
        <w:tc>
          <w:tcPr>
            <w:tcW w:w="0" w:type="auto"/>
          </w:tcPr>
          <w:p w14:paraId="2AFF30B5" w14:textId="77777777" w:rsidR="00FB5AEF" w:rsidRDefault="00FB5AEF" w:rsidP="00A4208C">
            <w:pPr>
              <w:spacing w:after="0"/>
              <w:rPr>
                <w:sz w:val="16"/>
                <w:szCs w:val="16"/>
                <w:lang w:val="de-DE"/>
              </w:rPr>
            </w:pPr>
            <w:r>
              <w:rPr>
                <w:sz w:val="16"/>
                <w:szCs w:val="16"/>
                <w:lang w:val="de-DE"/>
              </w:rPr>
              <w:t>7.5 / 6.5 dB (CP-OFDM); delta 1.0 dB</w:t>
            </w:r>
          </w:p>
        </w:tc>
        <w:tc>
          <w:tcPr>
            <w:tcW w:w="0" w:type="auto"/>
          </w:tcPr>
          <w:p w14:paraId="1AFC6B65" w14:textId="77777777" w:rsidR="00FB5AEF" w:rsidRDefault="00FB5AEF" w:rsidP="00A4208C">
            <w:pPr>
              <w:spacing w:after="0"/>
              <w:rPr>
                <w:sz w:val="16"/>
                <w:szCs w:val="16"/>
              </w:rPr>
            </w:pPr>
            <w:r>
              <w:rPr>
                <w:sz w:val="16"/>
                <w:szCs w:val="16"/>
              </w:rPr>
              <w:t xml:space="preserve">Mean UPT: </w:t>
            </w:r>
            <w:r>
              <w:rPr>
                <w:b/>
                <w:bCs/>
                <w:sz w:val="16"/>
                <w:szCs w:val="16"/>
              </w:rPr>
              <w:t>+17%</w:t>
            </w:r>
          </w:p>
        </w:tc>
        <w:tc>
          <w:tcPr>
            <w:tcW w:w="0" w:type="auto"/>
          </w:tcPr>
          <w:p w14:paraId="60B0BAC9" w14:textId="77777777" w:rsidR="00FB5AEF" w:rsidRDefault="00FB5AEF" w:rsidP="00A4208C">
            <w:pPr>
              <w:spacing w:after="0"/>
              <w:rPr>
                <w:sz w:val="16"/>
                <w:szCs w:val="16"/>
              </w:rPr>
            </w:pPr>
            <w:r>
              <w:rPr>
                <w:sz w:val="16"/>
                <w:szCs w:val="16"/>
              </w:rPr>
              <w:t>95%-tile +25.4%; mean 133.60 -&gt; 156.30 Mbps, 95%-tile 181.78 -&gt; 228.06 Mbps</w:t>
            </w:r>
          </w:p>
        </w:tc>
        <w:tc>
          <w:tcPr>
            <w:tcW w:w="0" w:type="auto"/>
          </w:tcPr>
          <w:p w14:paraId="76FA9A97" w14:textId="77777777" w:rsidR="00FB5AEF" w:rsidRDefault="00FB5AEF" w:rsidP="00A4208C">
            <w:pPr>
              <w:spacing w:after="0"/>
              <w:rPr>
                <w:sz w:val="16"/>
                <w:szCs w:val="16"/>
              </w:rPr>
            </w:pPr>
            <w:r>
              <w:rPr>
                <w:sz w:val="16"/>
                <w:szCs w:val="16"/>
              </w:rPr>
              <w:t>High (outdoor CPEs)</w:t>
            </w:r>
          </w:p>
        </w:tc>
        <w:tc>
          <w:tcPr>
            <w:tcW w:w="76" w:type="dxa"/>
          </w:tcPr>
          <w:p w14:paraId="07099070" w14:textId="77777777" w:rsidR="00FB5AEF" w:rsidRDefault="00FB5AEF" w:rsidP="00A4208C">
            <w:pPr>
              <w:spacing w:after="0"/>
              <w:rPr>
                <w:sz w:val="16"/>
                <w:szCs w:val="16"/>
              </w:rPr>
            </w:pPr>
            <w:r>
              <w:rPr>
                <w:sz w:val="16"/>
                <w:szCs w:val="16"/>
              </w:rPr>
              <w:t xml:space="preserve">Gains driven by outdoor CPEs with </w:t>
            </w:r>
            <w:proofErr w:type="spellStart"/>
            <w:r>
              <w:rPr>
                <w:sz w:val="16"/>
                <w:szCs w:val="16"/>
              </w:rPr>
              <w:t>LoS</w:t>
            </w:r>
            <w:proofErr w:type="spellEnd"/>
          </w:p>
        </w:tc>
      </w:tr>
      <w:tr w:rsidR="00FB5AEF" w14:paraId="18B06A19" w14:textId="77777777" w:rsidTr="00A4208C">
        <w:trPr>
          <w:gridAfter w:val="1"/>
          <w:wAfter w:w="1002" w:type="dxa"/>
        </w:trPr>
        <w:tc>
          <w:tcPr>
            <w:tcW w:w="0" w:type="auto"/>
          </w:tcPr>
          <w:p w14:paraId="5D7B9C7A" w14:textId="77777777" w:rsidR="00FB5AEF" w:rsidRDefault="00FB5AEF" w:rsidP="00A4208C">
            <w:pPr>
              <w:spacing w:after="0"/>
              <w:rPr>
                <w:sz w:val="16"/>
                <w:szCs w:val="16"/>
              </w:rPr>
            </w:pPr>
            <w:r>
              <w:rPr>
                <w:b/>
                <w:bCs/>
                <w:sz w:val="16"/>
                <w:szCs w:val="16"/>
              </w:rPr>
              <w:t>Qualcomm</w:t>
            </w:r>
          </w:p>
        </w:tc>
        <w:tc>
          <w:tcPr>
            <w:tcW w:w="0" w:type="auto"/>
          </w:tcPr>
          <w:p w14:paraId="6A2EDBCB" w14:textId="77777777" w:rsidR="00FB5AEF" w:rsidRDefault="00FB5AEF" w:rsidP="00A4208C">
            <w:pPr>
              <w:spacing w:after="0"/>
              <w:rPr>
                <w:sz w:val="16"/>
                <w:szCs w:val="16"/>
              </w:rPr>
            </w:pPr>
            <w:proofErr w:type="spellStart"/>
            <w:r>
              <w:rPr>
                <w:sz w:val="16"/>
                <w:szCs w:val="16"/>
              </w:rPr>
              <w:t>UMa</w:t>
            </w:r>
            <w:proofErr w:type="spellEnd"/>
            <w:r>
              <w:rPr>
                <w:sz w:val="16"/>
                <w:szCs w:val="16"/>
              </w:rPr>
              <w:t>, FWA outdoor, max rank-4, 3.5 GHz, CP-OFDM</w:t>
            </w:r>
          </w:p>
        </w:tc>
        <w:tc>
          <w:tcPr>
            <w:tcW w:w="0" w:type="auto"/>
          </w:tcPr>
          <w:p w14:paraId="22B2F508" w14:textId="77777777" w:rsidR="00FB5AEF" w:rsidRDefault="00FB5AEF" w:rsidP="00A4208C">
            <w:pPr>
              <w:spacing w:after="0"/>
              <w:rPr>
                <w:sz w:val="16"/>
                <w:szCs w:val="16"/>
              </w:rPr>
            </w:pPr>
            <w:r>
              <w:rPr>
                <w:sz w:val="16"/>
                <w:szCs w:val="16"/>
              </w:rPr>
              <w:t>100% outdoor CPE</w:t>
            </w:r>
          </w:p>
        </w:tc>
        <w:tc>
          <w:tcPr>
            <w:tcW w:w="0" w:type="auto"/>
          </w:tcPr>
          <w:p w14:paraId="466EF82A" w14:textId="77777777" w:rsidR="00FB5AEF" w:rsidRDefault="00FB5AEF" w:rsidP="00A4208C">
            <w:pPr>
              <w:spacing w:after="0"/>
              <w:rPr>
                <w:sz w:val="16"/>
                <w:szCs w:val="16"/>
              </w:rPr>
            </w:pPr>
            <w:r>
              <w:rPr>
                <w:sz w:val="16"/>
                <w:szCs w:val="16"/>
              </w:rPr>
              <w:t>3.5 GHz / 20 MHz / 30 kHz</w:t>
            </w:r>
          </w:p>
        </w:tc>
        <w:tc>
          <w:tcPr>
            <w:tcW w:w="0" w:type="auto"/>
          </w:tcPr>
          <w:p w14:paraId="2A334F4E" w14:textId="77777777" w:rsidR="00FB5AEF" w:rsidRDefault="00FB5AEF" w:rsidP="00A4208C">
            <w:pPr>
              <w:spacing w:after="0"/>
              <w:rPr>
                <w:sz w:val="16"/>
                <w:szCs w:val="16"/>
              </w:rPr>
            </w:pPr>
            <w:r>
              <w:rPr>
                <w:sz w:val="16"/>
                <w:szCs w:val="16"/>
              </w:rPr>
              <w:t xml:space="preserve">BS 32 </w:t>
            </w:r>
            <w:proofErr w:type="spellStart"/>
            <w:r>
              <w:rPr>
                <w:sz w:val="16"/>
                <w:szCs w:val="16"/>
              </w:rPr>
              <w:t>TxRU</w:t>
            </w:r>
            <w:proofErr w:type="spellEnd"/>
            <w:r>
              <w:rPr>
                <w:sz w:val="16"/>
                <w:szCs w:val="16"/>
              </w:rPr>
              <w:t>; UE 4 ports, 28 dBm (alpha = 0.9); max rank 4</w:t>
            </w:r>
          </w:p>
        </w:tc>
        <w:tc>
          <w:tcPr>
            <w:tcW w:w="0" w:type="auto"/>
          </w:tcPr>
          <w:p w14:paraId="0D763A55" w14:textId="77777777" w:rsidR="00FB5AEF" w:rsidRDefault="00FB5AEF" w:rsidP="00A4208C">
            <w:pPr>
              <w:spacing w:after="0"/>
              <w:rPr>
                <w:sz w:val="16"/>
                <w:szCs w:val="16"/>
              </w:rPr>
            </w:pPr>
            <w:r>
              <w:rPr>
                <w:sz w:val="16"/>
                <w:szCs w:val="16"/>
              </w:rPr>
              <w:t>FTP3, target ~20% RU</w:t>
            </w:r>
          </w:p>
        </w:tc>
        <w:tc>
          <w:tcPr>
            <w:tcW w:w="0" w:type="auto"/>
          </w:tcPr>
          <w:p w14:paraId="0BA87DF0" w14:textId="77777777" w:rsidR="00FB5AEF" w:rsidRDefault="00FB5AEF" w:rsidP="00A4208C">
            <w:pPr>
              <w:spacing w:after="0"/>
              <w:rPr>
                <w:sz w:val="16"/>
                <w:szCs w:val="16"/>
              </w:rPr>
            </w:pPr>
            <w:r>
              <w:rPr>
                <w:sz w:val="16"/>
                <w:szCs w:val="16"/>
              </w:rPr>
              <w:t>2.5%+2.5%</w:t>
            </w:r>
          </w:p>
        </w:tc>
        <w:tc>
          <w:tcPr>
            <w:tcW w:w="0" w:type="auto"/>
          </w:tcPr>
          <w:p w14:paraId="59F4165C" w14:textId="77777777" w:rsidR="00FB5AEF" w:rsidRDefault="00FB5AEF" w:rsidP="00A4208C">
            <w:pPr>
              <w:spacing w:after="0"/>
              <w:rPr>
                <w:sz w:val="16"/>
                <w:szCs w:val="16"/>
                <w:lang w:val="de-DE"/>
              </w:rPr>
            </w:pPr>
            <w:r>
              <w:rPr>
                <w:sz w:val="16"/>
                <w:szCs w:val="16"/>
                <w:lang w:val="de-DE"/>
              </w:rPr>
              <w:t>7.5 / 6.5 dB (CP-OFDM); delta 1.0 dB</w:t>
            </w:r>
          </w:p>
        </w:tc>
        <w:tc>
          <w:tcPr>
            <w:tcW w:w="0" w:type="auto"/>
          </w:tcPr>
          <w:p w14:paraId="040AADC7" w14:textId="77777777" w:rsidR="00FB5AEF" w:rsidRDefault="00FB5AEF" w:rsidP="00A4208C">
            <w:pPr>
              <w:spacing w:after="0"/>
              <w:rPr>
                <w:sz w:val="16"/>
                <w:szCs w:val="16"/>
              </w:rPr>
            </w:pPr>
            <w:r>
              <w:rPr>
                <w:sz w:val="16"/>
                <w:szCs w:val="16"/>
              </w:rPr>
              <w:t xml:space="preserve">Mean UPT: </w:t>
            </w:r>
            <w:r>
              <w:rPr>
                <w:b/>
                <w:bCs/>
                <w:sz w:val="16"/>
                <w:szCs w:val="16"/>
              </w:rPr>
              <w:t>+5%</w:t>
            </w:r>
          </w:p>
        </w:tc>
        <w:tc>
          <w:tcPr>
            <w:tcW w:w="0" w:type="auto"/>
          </w:tcPr>
          <w:p w14:paraId="28B9636A" w14:textId="77777777" w:rsidR="00FB5AEF" w:rsidRDefault="00FB5AEF" w:rsidP="00A4208C">
            <w:pPr>
              <w:spacing w:after="0"/>
              <w:rPr>
                <w:sz w:val="16"/>
                <w:szCs w:val="16"/>
              </w:rPr>
            </w:pPr>
            <w:r>
              <w:rPr>
                <w:sz w:val="16"/>
                <w:szCs w:val="16"/>
              </w:rPr>
              <w:t>95%-tile +6.5%; mean 169.78 -&gt; 178.31 Mbps, 95%-tile 260.17 -&gt; 277.13 Mbps</w:t>
            </w:r>
          </w:p>
        </w:tc>
        <w:tc>
          <w:tcPr>
            <w:tcW w:w="0" w:type="auto"/>
          </w:tcPr>
          <w:p w14:paraId="6B27B538" w14:textId="77777777" w:rsidR="00FB5AEF" w:rsidRDefault="00FB5AEF" w:rsidP="00A4208C">
            <w:pPr>
              <w:spacing w:after="0"/>
              <w:rPr>
                <w:sz w:val="16"/>
                <w:szCs w:val="16"/>
              </w:rPr>
            </w:pPr>
            <w:r>
              <w:rPr>
                <w:sz w:val="16"/>
                <w:szCs w:val="16"/>
              </w:rPr>
              <w:t>Moderate</w:t>
            </w:r>
          </w:p>
        </w:tc>
        <w:tc>
          <w:tcPr>
            <w:tcW w:w="76" w:type="dxa"/>
          </w:tcPr>
          <w:p w14:paraId="6D600BC5" w14:textId="77777777" w:rsidR="00FB5AEF" w:rsidRDefault="00FB5AEF" w:rsidP="00A4208C">
            <w:pPr>
              <w:spacing w:after="0"/>
              <w:rPr>
                <w:sz w:val="16"/>
                <w:szCs w:val="16"/>
              </w:rPr>
            </w:pPr>
            <w:r>
              <w:rPr>
                <w:sz w:val="16"/>
                <w:szCs w:val="16"/>
              </w:rPr>
              <w:t>Rank-4 reduces per-stream SNR</w:t>
            </w:r>
          </w:p>
        </w:tc>
      </w:tr>
      <w:tr w:rsidR="00FB5AEF" w14:paraId="35191F68" w14:textId="77777777" w:rsidTr="00A4208C">
        <w:trPr>
          <w:gridAfter w:val="1"/>
          <w:wAfter w:w="1002" w:type="dxa"/>
        </w:trPr>
        <w:tc>
          <w:tcPr>
            <w:tcW w:w="0" w:type="auto"/>
          </w:tcPr>
          <w:p w14:paraId="42E2F95A" w14:textId="77777777" w:rsidR="00FB5AEF" w:rsidRDefault="00FB5AEF" w:rsidP="00A4208C">
            <w:pPr>
              <w:spacing w:after="0"/>
              <w:rPr>
                <w:sz w:val="16"/>
                <w:szCs w:val="16"/>
              </w:rPr>
            </w:pPr>
            <w:r>
              <w:rPr>
                <w:b/>
                <w:bCs/>
                <w:sz w:val="16"/>
                <w:szCs w:val="16"/>
              </w:rPr>
              <w:t>Qualcomm</w:t>
            </w:r>
          </w:p>
        </w:tc>
        <w:tc>
          <w:tcPr>
            <w:tcW w:w="0" w:type="auto"/>
          </w:tcPr>
          <w:p w14:paraId="1884DB59" w14:textId="77777777" w:rsidR="00FB5AEF" w:rsidRDefault="00FB5AEF" w:rsidP="00A4208C">
            <w:pPr>
              <w:spacing w:after="0"/>
              <w:rPr>
                <w:sz w:val="16"/>
                <w:szCs w:val="16"/>
              </w:rPr>
            </w:pPr>
            <w:proofErr w:type="spellStart"/>
            <w:r>
              <w:rPr>
                <w:sz w:val="16"/>
                <w:szCs w:val="16"/>
              </w:rPr>
              <w:t>UMa</w:t>
            </w:r>
            <w:proofErr w:type="spellEnd"/>
            <w:r>
              <w:rPr>
                <w:sz w:val="16"/>
                <w:szCs w:val="16"/>
              </w:rPr>
              <w:t>, FWA outdoor, max rank-2, 3.5 GHz, CP-OFDM; UE 2Tx, UE Tx power sweep</w:t>
            </w:r>
          </w:p>
        </w:tc>
        <w:tc>
          <w:tcPr>
            <w:tcW w:w="0" w:type="auto"/>
          </w:tcPr>
          <w:p w14:paraId="3BDF9D27" w14:textId="77777777" w:rsidR="00FB5AEF" w:rsidRDefault="00FB5AEF" w:rsidP="00A4208C">
            <w:pPr>
              <w:spacing w:after="0"/>
              <w:rPr>
                <w:sz w:val="16"/>
                <w:szCs w:val="16"/>
              </w:rPr>
            </w:pPr>
            <w:r>
              <w:rPr>
                <w:sz w:val="16"/>
                <w:szCs w:val="16"/>
              </w:rPr>
              <w:t>100% outdoor CPE</w:t>
            </w:r>
          </w:p>
        </w:tc>
        <w:tc>
          <w:tcPr>
            <w:tcW w:w="0" w:type="auto"/>
          </w:tcPr>
          <w:p w14:paraId="0C9CC760" w14:textId="77777777" w:rsidR="00FB5AEF" w:rsidRDefault="00FB5AEF" w:rsidP="00A4208C">
            <w:pPr>
              <w:spacing w:after="0"/>
              <w:rPr>
                <w:sz w:val="16"/>
                <w:szCs w:val="16"/>
              </w:rPr>
            </w:pPr>
            <w:r>
              <w:rPr>
                <w:sz w:val="16"/>
                <w:szCs w:val="16"/>
              </w:rPr>
              <w:t>3.5 GHz / 20 MHz / 30 kHz</w:t>
            </w:r>
          </w:p>
        </w:tc>
        <w:tc>
          <w:tcPr>
            <w:tcW w:w="0" w:type="auto"/>
          </w:tcPr>
          <w:p w14:paraId="7599580F" w14:textId="77777777" w:rsidR="00FB5AEF" w:rsidRDefault="00FB5AEF" w:rsidP="00A4208C">
            <w:pPr>
              <w:spacing w:after="0"/>
              <w:rPr>
                <w:sz w:val="16"/>
                <w:szCs w:val="16"/>
              </w:rPr>
            </w:pPr>
            <w:r>
              <w:rPr>
                <w:sz w:val="16"/>
                <w:szCs w:val="16"/>
              </w:rPr>
              <w:t xml:space="preserve">BS 32 </w:t>
            </w:r>
            <w:proofErr w:type="spellStart"/>
            <w:r>
              <w:rPr>
                <w:sz w:val="16"/>
                <w:szCs w:val="16"/>
              </w:rPr>
              <w:t>TxRU</w:t>
            </w:r>
            <w:proofErr w:type="spellEnd"/>
            <w:r>
              <w:rPr>
                <w:sz w:val="16"/>
                <w:szCs w:val="16"/>
              </w:rPr>
              <w:t>; UE 2 ports, 28 / 26 / 24 / 22 dBm (alpha = 0.9); max rank 2; SVD precoding, SU-MIMO / PF</w:t>
            </w:r>
          </w:p>
        </w:tc>
        <w:tc>
          <w:tcPr>
            <w:tcW w:w="0" w:type="auto"/>
          </w:tcPr>
          <w:p w14:paraId="16D41B68" w14:textId="77777777" w:rsidR="00FB5AEF" w:rsidRDefault="00FB5AEF" w:rsidP="00A4208C">
            <w:pPr>
              <w:spacing w:after="0"/>
              <w:rPr>
                <w:sz w:val="16"/>
                <w:szCs w:val="16"/>
              </w:rPr>
            </w:pPr>
            <w:r>
              <w:rPr>
                <w:sz w:val="16"/>
                <w:szCs w:val="16"/>
              </w:rPr>
              <w:t>FTP3, target ~20% RU</w:t>
            </w:r>
          </w:p>
        </w:tc>
        <w:tc>
          <w:tcPr>
            <w:tcW w:w="0" w:type="auto"/>
          </w:tcPr>
          <w:p w14:paraId="622C243E" w14:textId="77777777" w:rsidR="00FB5AEF" w:rsidRDefault="00FB5AEF" w:rsidP="00A4208C">
            <w:pPr>
              <w:spacing w:after="0"/>
              <w:rPr>
                <w:sz w:val="16"/>
                <w:szCs w:val="16"/>
              </w:rPr>
            </w:pPr>
            <w:r>
              <w:rPr>
                <w:sz w:val="16"/>
                <w:szCs w:val="16"/>
              </w:rPr>
              <w:t>2.5%+2.5% (1024QAM); 3.5%+2.5% (256QAM baseline)</w:t>
            </w:r>
          </w:p>
        </w:tc>
        <w:tc>
          <w:tcPr>
            <w:tcW w:w="0" w:type="auto"/>
          </w:tcPr>
          <w:p w14:paraId="527758F5" w14:textId="77777777" w:rsidR="00FB5AEF" w:rsidRDefault="00FB5AEF" w:rsidP="00A4208C">
            <w:pPr>
              <w:spacing w:after="0"/>
              <w:rPr>
                <w:sz w:val="16"/>
                <w:szCs w:val="16"/>
                <w:lang w:val="de-DE"/>
              </w:rPr>
            </w:pPr>
            <w:r>
              <w:rPr>
                <w:sz w:val="16"/>
                <w:szCs w:val="16"/>
                <w:lang w:val="de-DE"/>
              </w:rPr>
              <w:t>7.5 / 6.5 dB (CP-OFDM); delta 1.0 dB</w:t>
            </w:r>
          </w:p>
        </w:tc>
        <w:tc>
          <w:tcPr>
            <w:tcW w:w="0" w:type="auto"/>
          </w:tcPr>
          <w:p w14:paraId="479C8133" w14:textId="77777777" w:rsidR="00FB5AEF" w:rsidRDefault="00FB5AEF" w:rsidP="00A4208C">
            <w:pPr>
              <w:spacing w:after="0"/>
              <w:rPr>
                <w:sz w:val="16"/>
                <w:szCs w:val="16"/>
              </w:rPr>
            </w:pPr>
            <w:r>
              <w:rPr>
                <w:sz w:val="16"/>
                <w:szCs w:val="16"/>
              </w:rPr>
              <w:t>Mean UPT: +9.8 / +9.2 / +8.4 / +7.6% at 28 / 26 / 24 / 22 dBm</w:t>
            </w:r>
          </w:p>
        </w:tc>
        <w:tc>
          <w:tcPr>
            <w:tcW w:w="0" w:type="auto"/>
          </w:tcPr>
          <w:p w14:paraId="5A156555" w14:textId="77777777" w:rsidR="00FB5AEF" w:rsidRDefault="00FB5AEF" w:rsidP="00A4208C">
            <w:pPr>
              <w:spacing w:after="0"/>
              <w:rPr>
                <w:sz w:val="16"/>
                <w:szCs w:val="16"/>
              </w:rPr>
            </w:pPr>
            <w:r>
              <w:rPr>
                <w:sz w:val="16"/>
                <w:szCs w:val="16"/>
              </w:rPr>
              <w:t>95%-tile +17.9 / +17.3 / +16.6 / +15.7% at 28 / 26 / 24 / 22 dBm; at 28 dBm mean 131.59 -&gt; 144.54 Mbps, 95%-tile 180.98 -&gt; 213.52 Mbps [note 6]</w:t>
            </w:r>
          </w:p>
        </w:tc>
        <w:tc>
          <w:tcPr>
            <w:tcW w:w="0" w:type="auto"/>
          </w:tcPr>
          <w:p w14:paraId="01DD45A0" w14:textId="77777777" w:rsidR="00FB5AEF" w:rsidRDefault="00FB5AEF" w:rsidP="00A4208C">
            <w:pPr>
              <w:spacing w:after="0"/>
              <w:rPr>
                <w:sz w:val="16"/>
                <w:szCs w:val="16"/>
              </w:rPr>
            </w:pPr>
            <w:r>
              <w:rPr>
                <w:sz w:val="16"/>
                <w:szCs w:val="16"/>
              </w:rPr>
              <w:t>High (outdoor CPEs)</w:t>
            </w:r>
          </w:p>
        </w:tc>
        <w:tc>
          <w:tcPr>
            <w:tcW w:w="76" w:type="dxa"/>
          </w:tcPr>
          <w:p w14:paraId="20C4B324" w14:textId="77777777" w:rsidR="00FB5AEF" w:rsidRDefault="00FB5AEF" w:rsidP="00A4208C">
            <w:pPr>
              <w:spacing w:after="0"/>
              <w:rPr>
                <w:sz w:val="16"/>
                <w:szCs w:val="16"/>
              </w:rPr>
            </w:pPr>
            <w:r>
              <w:rPr>
                <w:sz w:val="16"/>
                <w:szCs w:val="16"/>
              </w:rPr>
              <w:t>Gain is retained down to 22 dBm UE Tx power; 2Tx gain is smaller than 4Tx because of the reduced beamforming gain</w:t>
            </w:r>
          </w:p>
        </w:tc>
      </w:tr>
      <w:tr w:rsidR="00FB5AEF" w14:paraId="2E25922C" w14:textId="77777777" w:rsidTr="00A4208C">
        <w:trPr>
          <w:gridAfter w:val="1"/>
          <w:wAfter w:w="1002" w:type="dxa"/>
        </w:trPr>
        <w:tc>
          <w:tcPr>
            <w:tcW w:w="0" w:type="auto"/>
          </w:tcPr>
          <w:p w14:paraId="1FD6B386" w14:textId="77777777" w:rsidR="00FB5AEF" w:rsidRDefault="00FB5AEF" w:rsidP="00A4208C">
            <w:pPr>
              <w:spacing w:after="0"/>
              <w:rPr>
                <w:sz w:val="16"/>
                <w:szCs w:val="16"/>
              </w:rPr>
            </w:pPr>
          </w:p>
        </w:tc>
        <w:tc>
          <w:tcPr>
            <w:tcW w:w="0" w:type="auto"/>
          </w:tcPr>
          <w:p w14:paraId="0AB1CDE3" w14:textId="77777777" w:rsidR="00FB5AEF" w:rsidRDefault="00FB5AEF" w:rsidP="00A4208C">
            <w:pPr>
              <w:spacing w:after="0"/>
              <w:rPr>
                <w:sz w:val="16"/>
                <w:szCs w:val="16"/>
              </w:rPr>
            </w:pPr>
          </w:p>
        </w:tc>
        <w:tc>
          <w:tcPr>
            <w:tcW w:w="0" w:type="auto"/>
          </w:tcPr>
          <w:p w14:paraId="62342566" w14:textId="77777777" w:rsidR="00FB5AEF" w:rsidRDefault="00FB5AEF" w:rsidP="00A4208C">
            <w:pPr>
              <w:spacing w:after="0"/>
              <w:rPr>
                <w:sz w:val="16"/>
                <w:szCs w:val="16"/>
              </w:rPr>
            </w:pPr>
          </w:p>
        </w:tc>
        <w:tc>
          <w:tcPr>
            <w:tcW w:w="0" w:type="auto"/>
          </w:tcPr>
          <w:p w14:paraId="058BB325" w14:textId="77777777" w:rsidR="00FB5AEF" w:rsidRDefault="00FB5AEF" w:rsidP="00A4208C">
            <w:pPr>
              <w:spacing w:after="0"/>
              <w:rPr>
                <w:sz w:val="16"/>
                <w:szCs w:val="16"/>
              </w:rPr>
            </w:pPr>
          </w:p>
        </w:tc>
        <w:tc>
          <w:tcPr>
            <w:tcW w:w="0" w:type="auto"/>
          </w:tcPr>
          <w:p w14:paraId="5B6433EF" w14:textId="77777777" w:rsidR="00FB5AEF" w:rsidRDefault="00FB5AEF" w:rsidP="00A4208C">
            <w:pPr>
              <w:spacing w:after="0"/>
              <w:rPr>
                <w:sz w:val="16"/>
                <w:szCs w:val="16"/>
              </w:rPr>
            </w:pPr>
          </w:p>
        </w:tc>
        <w:tc>
          <w:tcPr>
            <w:tcW w:w="0" w:type="auto"/>
          </w:tcPr>
          <w:p w14:paraId="2E293915" w14:textId="77777777" w:rsidR="00FB5AEF" w:rsidRDefault="00FB5AEF" w:rsidP="00A4208C">
            <w:pPr>
              <w:spacing w:after="0"/>
              <w:rPr>
                <w:sz w:val="16"/>
                <w:szCs w:val="16"/>
              </w:rPr>
            </w:pPr>
          </w:p>
        </w:tc>
        <w:tc>
          <w:tcPr>
            <w:tcW w:w="0" w:type="auto"/>
          </w:tcPr>
          <w:p w14:paraId="7E7FAB9F" w14:textId="77777777" w:rsidR="00FB5AEF" w:rsidRDefault="00FB5AEF" w:rsidP="00A4208C">
            <w:pPr>
              <w:spacing w:after="0"/>
              <w:rPr>
                <w:sz w:val="16"/>
                <w:szCs w:val="16"/>
              </w:rPr>
            </w:pPr>
          </w:p>
        </w:tc>
        <w:tc>
          <w:tcPr>
            <w:tcW w:w="0" w:type="auto"/>
          </w:tcPr>
          <w:p w14:paraId="02E80088" w14:textId="77777777" w:rsidR="00FB5AEF" w:rsidRDefault="00FB5AEF" w:rsidP="00A4208C">
            <w:pPr>
              <w:spacing w:after="0"/>
              <w:rPr>
                <w:sz w:val="16"/>
                <w:szCs w:val="16"/>
              </w:rPr>
            </w:pPr>
          </w:p>
        </w:tc>
        <w:tc>
          <w:tcPr>
            <w:tcW w:w="0" w:type="auto"/>
          </w:tcPr>
          <w:p w14:paraId="196907FF" w14:textId="77777777" w:rsidR="00FB5AEF" w:rsidRDefault="00FB5AEF" w:rsidP="00A4208C">
            <w:pPr>
              <w:spacing w:after="0"/>
              <w:rPr>
                <w:sz w:val="16"/>
                <w:szCs w:val="16"/>
              </w:rPr>
            </w:pPr>
          </w:p>
        </w:tc>
        <w:tc>
          <w:tcPr>
            <w:tcW w:w="0" w:type="auto"/>
          </w:tcPr>
          <w:p w14:paraId="6D648A04" w14:textId="77777777" w:rsidR="00FB5AEF" w:rsidRDefault="00FB5AEF" w:rsidP="00A4208C">
            <w:pPr>
              <w:spacing w:after="0"/>
              <w:rPr>
                <w:sz w:val="16"/>
                <w:szCs w:val="16"/>
              </w:rPr>
            </w:pPr>
          </w:p>
        </w:tc>
        <w:tc>
          <w:tcPr>
            <w:tcW w:w="0" w:type="auto"/>
          </w:tcPr>
          <w:p w14:paraId="450FBE21" w14:textId="77777777" w:rsidR="00FB5AEF" w:rsidRDefault="00FB5AEF" w:rsidP="00A4208C">
            <w:pPr>
              <w:spacing w:after="0"/>
              <w:rPr>
                <w:sz w:val="16"/>
                <w:szCs w:val="16"/>
              </w:rPr>
            </w:pPr>
          </w:p>
        </w:tc>
        <w:tc>
          <w:tcPr>
            <w:tcW w:w="76" w:type="dxa"/>
          </w:tcPr>
          <w:p w14:paraId="07FDC970" w14:textId="77777777" w:rsidR="00FB5AEF" w:rsidRDefault="00FB5AEF" w:rsidP="00A4208C">
            <w:pPr>
              <w:spacing w:after="0"/>
              <w:rPr>
                <w:sz w:val="16"/>
                <w:szCs w:val="16"/>
              </w:rPr>
            </w:pPr>
          </w:p>
        </w:tc>
      </w:tr>
      <w:tr w:rsidR="00FB5AEF" w14:paraId="1105FDC8" w14:textId="77777777" w:rsidTr="00A4208C">
        <w:trPr>
          <w:gridAfter w:val="1"/>
          <w:wAfter w:w="1002" w:type="dxa"/>
        </w:trPr>
        <w:tc>
          <w:tcPr>
            <w:tcW w:w="0" w:type="auto"/>
          </w:tcPr>
          <w:p w14:paraId="72657C92" w14:textId="77777777" w:rsidR="00FB5AEF" w:rsidRDefault="00FB5AEF" w:rsidP="00A4208C">
            <w:pPr>
              <w:spacing w:after="0"/>
              <w:rPr>
                <w:sz w:val="16"/>
                <w:szCs w:val="16"/>
              </w:rPr>
            </w:pPr>
            <w:r>
              <w:rPr>
                <w:b/>
                <w:bCs/>
                <w:sz w:val="16"/>
                <w:szCs w:val="16"/>
              </w:rPr>
              <w:t>Ericsson</w:t>
            </w:r>
          </w:p>
        </w:tc>
        <w:tc>
          <w:tcPr>
            <w:tcW w:w="0" w:type="auto"/>
          </w:tcPr>
          <w:p w14:paraId="3A68DE08" w14:textId="77777777" w:rsidR="00FB5AEF" w:rsidRDefault="00FB5AEF" w:rsidP="00A4208C">
            <w:pPr>
              <w:spacing w:after="0"/>
              <w:rPr>
                <w:sz w:val="16"/>
                <w:szCs w:val="16"/>
              </w:rPr>
            </w:pPr>
            <w:r>
              <w:rPr>
                <w:sz w:val="16"/>
                <w:szCs w:val="16"/>
              </w:rPr>
              <w:t>Dense Urban (</w:t>
            </w:r>
            <w:proofErr w:type="spellStart"/>
            <w:r>
              <w:rPr>
                <w:sz w:val="16"/>
                <w:szCs w:val="16"/>
              </w:rPr>
              <w:t>UMi</w:t>
            </w:r>
            <w:proofErr w:type="spellEnd"/>
            <w:r>
              <w:rPr>
                <w:sz w:val="16"/>
                <w:szCs w:val="16"/>
              </w:rPr>
              <w:t xml:space="preserve">), 8T UE, </w:t>
            </w:r>
            <w:proofErr w:type="spellStart"/>
            <w:r>
              <w:rPr>
                <w:sz w:val="16"/>
                <w:szCs w:val="16"/>
              </w:rPr>
              <w:t>maxRank</w:t>
            </w:r>
            <w:proofErr w:type="spellEnd"/>
            <w:r>
              <w:rPr>
                <w:sz w:val="16"/>
                <w:szCs w:val="16"/>
              </w:rPr>
              <w:t xml:space="preserve"> 2 SU-MIMO; 1024QAM vs. 256QAM MCS table</w:t>
            </w:r>
          </w:p>
        </w:tc>
        <w:tc>
          <w:tcPr>
            <w:tcW w:w="0" w:type="auto"/>
          </w:tcPr>
          <w:p w14:paraId="641AAF72" w14:textId="77777777" w:rsidR="00FB5AEF" w:rsidRDefault="00FB5AEF" w:rsidP="00A4208C">
            <w:pPr>
              <w:spacing w:after="0"/>
              <w:rPr>
                <w:sz w:val="16"/>
                <w:szCs w:val="16"/>
              </w:rPr>
            </w:pPr>
            <w:r>
              <w:rPr>
                <w:sz w:val="16"/>
                <w:szCs w:val="16"/>
              </w:rPr>
              <w:t>100% outdoor UEs</w:t>
            </w:r>
          </w:p>
        </w:tc>
        <w:tc>
          <w:tcPr>
            <w:tcW w:w="0" w:type="auto"/>
          </w:tcPr>
          <w:p w14:paraId="6EC9A0BF" w14:textId="77777777" w:rsidR="00FB5AEF" w:rsidRDefault="00FB5AEF" w:rsidP="00A4208C">
            <w:pPr>
              <w:spacing w:after="0"/>
              <w:rPr>
                <w:sz w:val="16"/>
                <w:szCs w:val="16"/>
              </w:rPr>
            </w:pPr>
            <w:r>
              <w:rPr>
                <w:sz w:val="16"/>
                <w:szCs w:val="16"/>
              </w:rPr>
              <w:t>4 GHz / 20 MHz (51 RB) / 30 kHz</w:t>
            </w:r>
          </w:p>
        </w:tc>
        <w:tc>
          <w:tcPr>
            <w:tcW w:w="0" w:type="auto"/>
          </w:tcPr>
          <w:p w14:paraId="4828B4A6" w14:textId="77777777" w:rsidR="00FB5AEF" w:rsidRDefault="00FB5AEF" w:rsidP="00A4208C">
            <w:pPr>
              <w:spacing w:after="0"/>
              <w:rPr>
                <w:sz w:val="16"/>
                <w:szCs w:val="16"/>
              </w:rPr>
            </w:pPr>
            <w:r>
              <w:rPr>
                <w:sz w:val="16"/>
                <w:szCs w:val="16"/>
              </w:rPr>
              <w:t xml:space="preserve">BS 64 ports, 44 dBm/20 MHz; UE 8 ports, 31 dBm; </w:t>
            </w:r>
            <w:proofErr w:type="spellStart"/>
            <w:r>
              <w:rPr>
                <w:sz w:val="16"/>
                <w:szCs w:val="16"/>
              </w:rPr>
              <w:t>maxRank</w:t>
            </w:r>
            <w:proofErr w:type="spellEnd"/>
            <w:r>
              <w:rPr>
                <w:sz w:val="16"/>
                <w:szCs w:val="16"/>
              </w:rPr>
              <w:t xml:space="preserve"> 2 SU-MIMO</w:t>
            </w:r>
          </w:p>
        </w:tc>
        <w:tc>
          <w:tcPr>
            <w:tcW w:w="0" w:type="auto"/>
          </w:tcPr>
          <w:p w14:paraId="5CA7287B" w14:textId="77777777" w:rsidR="00FB5AEF" w:rsidRDefault="00FB5AEF" w:rsidP="00A4208C">
            <w:pPr>
              <w:spacing w:after="0"/>
              <w:rPr>
                <w:sz w:val="16"/>
                <w:szCs w:val="16"/>
              </w:rPr>
            </w:pPr>
            <w:r>
              <w:rPr>
                <w:sz w:val="16"/>
                <w:szCs w:val="16"/>
              </w:rPr>
              <w:t>FTP model 1; Dense Urban, 21 cells, 200 UEs, ISD 200 m</w:t>
            </w:r>
          </w:p>
        </w:tc>
        <w:tc>
          <w:tcPr>
            <w:tcW w:w="0" w:type="auto"/>
          </w:tcPr>
          <w:p w14:paraId="13C8F145" w14:textId="77777777" w:rsidR="00FB5AEF" w:rsidRDefault="00FB5AEF" w:rsidP="00A4208C">
            <w:pPr>
              <w:spacing w:after="0"/>
              <w:rPr>
                <w:sz w:val="16"/>
                <w:szCs w:val="16"/>
              </w:rPr>
            </w:pPr>
            <w:r>
              <w:rPr>
                <w:sz w:val="16"/>
                <w:szCs w:val="16"/>
              </w:rPr>
              <w:t>2.5%+2.5%</w:t>
            </w:r>
          </w:p>
        </w:tc>
        <w:tc>
          <w:tcPr>
            <w:tcW w:w="0" w:type="auto"/>
          </w:tcPr>
          <w:p w14:paraId="1EDC9DD7" w14:textId="77777777" w:rsidR="00FB5AEF" w:rsidRDefault="00FB5AEF" w:rsidP="00A4208C">
            <w:pPr>
              <w:spacing w:after="0"/>
              <w:rPr>
                <w:sz w:val="16"/>
                <w:szCs w:val="16"/>
              </w:rPr>
            </w:pPr>
            <w:r>
              <w:rPr>
                <w:sz w:val="16"/>
                <w:szCs w:val="16"/>
              </w:rPr>
              <w:t>Yes, value n/s [note 1]</w:t>
            </w:r>
          </w:p>
          <w:p w14:paraId="109FF64F" w14:textId="77777777" w:rsidR="00FB5AEF" w:rsidRDefault="00FB5AEF" w:rsidP="00A4208C">
            <w:pPr>
              <w:spacing w:after="0"/>
              <w:rPr>
                <w:sz w:val="16"/>
                <w:szCs w:val="16"/>
              </w:rPr>
            </w:pPr>
          </w:p>
        </w:tc>
        <w:tc>
          <w:tcPr>
            <w:tcW w:w="0" w:type="auto"/>
          </w:tcPr>
          <w:p w14:paraId="63B8E6D3" w14:textId="77777777" w:rsidR="00FB5AEF" w:rsidRDefault="00FB5AEF" w:rsidP="00A4208C">
            <w:pPr>
              <w:spacing w:after="0"/>
              <w:rPr>
                <w:sz w:val="16"/>
                <w:szCs w:val="16"/>
              </w:rPr>
            </w:pPr>
            <w:r>
              <w:rPr>
                <w:sz w:val="16"/>
                <w:szCs w:val="16"/>
              </w:rPr>
              <w:t>Mean UPT: +11.5% / +5.82% / −6.77% at RU = 20 / 50 / 70% (Dense Urban)</w:t>
            </w:r>
          </w:p>
          <w:p w14:paraId="477C1A59" w14:textId="77777777" w:rsidR="00FB5AEF" w:rsidRDefault="00FB5AEF" w:rsidP="00A4208C">
            <w:pPr>
              <w:spacing w:after="0"/>
              <w:rPr>
                <w:sz w:val="16"/>
                <w:szCs w:val="16"/>
              </w:rPr>
            </w:pPr>
          </w:p>
          <w:p w14:paraId="7F0B9F2C" w14:textId="77777777" w:rsidR="00FB5AEF" w:rsidRDefault="00FB5AEF" w:rsidP="00A4208C">
            <w:pPr>
              <w:spacing w:after="0"/>
              <w:jc w:val="center"/>
              <w:rPr>
                <w:sz w:val="16"/>
                <w:szCs w:val="16"/>
              </w:rPr>
            </w:pPr>
          </w:p>
          <w:p w14:paraId="7BE648D3" w14:textId="77777777" w:rsidR="00FB5AEF" w:rsidRDefault="00FB5AEF" w:rsidP="00A4208C">
            <w:pPr>
              <w:spacing w:after="0"/>
              <w:rPr>
                <w:sz w:val="16"/>
                <w:szCs w:val="16"/>
              </w:rPr>
            </w:pPr>
          </w:p>
        </w:tc>
        <w:tc>
          <w:tcPr>
            <w:tcW w:w="0" w:type="auto"/>
          </w:tcPr>
          <w:p w14:paraId="4C84D1F2" w14:textId="77777777" w:rsidR="00FB5AEF" w:rsidRDefault="00FB5AEF" w:rsidP="00A4208C">
            <w:pPr>
              <w:spacing w:after="0"/>
              <w:rPr>
                <w:sz w:val="16"/>
                <w:szCs w:val="16"/>
              </w:rPr>
            </w:pPr>
            <w:r>
              <w:rPr>
                <w:sz w:val="16"/>
                <w:szCs w:val="16"/>
              </w:rPr>
              <w:t xml:space="preserve">RU 20/50/70%: 5%-tile +6.14 / -3.77 / -17.5%; 50%-tile +6.4 / +7.63 / -11.39%; 95%-tile +18.6 / +12.8 / +4.41% (peak gain retained at all loads). </w:t>
            </w:r>
            <w:r>
              <w:rPr>
                <w:sz w:val="16"/>
                <w:szCs w:val="16"/>
              </w:rPr>
              <w:lastRenderedPageBreak/>
              <w:t>Same config w/o EVM: mean +27.7 / +34.0 / +44.9%</w:t>
            </w:r>
          </w:p>
        </w:tc>
        <w:tc>
          <w:tcPr>
            <w:tcW w:w="0" w:type="auto"/>
          </w:tcPr>
          <w:p w14:paraId="1E76FE2B" w14:textId="77777777" w:rsidR="00FB5AEF" w:rsidRDefault="00FB5AEF" w:rsidP="00A4208C">
            <w:pPr>
              <w:spacing w:after="0"/>
              <w:rPr>
                <w:sz w:val="16"/>
                <w:szCs w:val="16"/>
              </w:rPr>
            </w:pPr>
            <w:r>
              <w:rPr>
                <w:sz w:val="16"/>
                <w:szCs w:val="16"/>
              </w:rPr>
              <w:lastRenderedPageBreak/>
              <w:t>~10–30% outdoor UEs</w:t>
            </w:r>
          </w:p>
        </w:tc>
        <w:tc>
          <w:tcPr>
            <w:tcW w:w="76" w:type="dxa"/>
          </w:tcPr>
          <w:p w14:paraId="56017583" w14:textId="77777777" w:rsidR="00FB5AEF" w:rsidRDefault="00FB5AEF" w:rsidP="00A4208C">
            <w:pPr>
              <w:spacing w:after="0"/>
              <w:rPr>
                <w:sz w:val="16"/>
                <w:szCs w:val="16"/>
              </w:rPr>
            </w:pPr>
            <w:r>
              <w:rPr>
                <w:sz w:val="16"/>
                <w:szCs w:val="16"/>
              </w:rPr>
              <w:t>Higher EVM can degrade at high load</w:t>
            </w:r>
          </w:p>
        </w:tc>
      </w:tr>
      <w:tr w:rsidR="00FB5AEF" w14:paraId="7710DEBC" w14:textId="77777777" w:rsidTr="00A4208C">
        <w:trPr>
          <w:gridAfter w:val="1"/>
          <w:wAfter w:w="1002" w:type="dxa"/>
        </w:trPr>
        <w:tc>
          <w:tcPr>
            <w:tcW w:w="0" w:type="auto"/>
          </w:tcPr>
          <w:p w14:paraId="2DE5974E" w14:textId="77777777" w:rsidR="00FB5AEF" w:rsidRDefault="00FB5AEF" w:rsidP="00A4208C">
            <w:pPr>
              <w:spacing w:after="0"/>
              <w:rPr>
                <w:sz w:val="16"/>
                <w:szCs w:val="16"/>
              </w:rPr>
            </w:pPr>
            <w:r>
              <w:rPr>
                <w:b/>
                <w:bCs/>
                <w:sz w:val="16"/>
                <w:szCs w:val="16"/>
              </w:rPr>
              <w:t>MediaTek</w:t>
            </w:r>
          </w:p>
        </w:tc>
        <w:tc>
          <w:tcPr>
            <w:tcW w:w="0" w:type="auto"/>
          </w:tcPr>
          <w:p w14:paraId="5BEA6746" w14:textId="77777777" w:rsidR="00FB5AEF" w:rsidRDefault="00FB5AEF" w:rsidP="00A4208C">
            <w:pPr>
              <w:spacing w:after="0"/>
              <w:rPr>
                <w:sz w:val="16"/>
                <w:szCs w:val="16"/>
              </w:rPr>
            </w:pPr>
            <w:proofErr w:type="spellStart"/>
            <w:r>
              <w:rPr>
                <w:sz w:val="16"/>
                <w:szCs w:val="16"/>
              </w:rPr>
              <w:t>UMa</w:t>
            </w:r>
            <w:proofErr w:type="spellEnd"/>
            <w:r>
              <w:rPr>
                <w:sz w:val="16"/>
                <w:szCs w:val="16"/>
              </w:rPr>
              <w:t>, FR1 (4 GHz) / FR3 (7 GHz), SU-MIMO up to rank 4</w:t>
            </w:r>
          </w:p>
        </w:tc>
        <w:tc>
          <w:tcPr>
            <w:tcW w:w="0" w:type="auto"/>
          </w:tcPr>
          <w:p w14:paraId="4A88BD66" w14:textId="77777777" w:rsidR="00FB5AEF" w:rsidRDefault="00FB5AEF" w:rsidP="00A4208C">
            <w:pPr>
              <w:spacing w:after="0"/>
              <w:rPr>
                <w:sz w:val="16"/>
                <w:szCs w:val="16"/>
              </w:rPr>
            </w:pPr>
            <w:r>
              <w:rPr>
                <w:sz w:val="16"/>
                <w:szCs w:val="16"/>
              </w:rPr>
              <w:t>Mixed indoor/outdoor and 100% outdoor CPE</w:t>
            </w:r>
          </w:p>
        </w:tc>
        <w:tc>
          <w:tcPr>
            <w:tcW w:w="0" w:type="auto"/>
          </w:tcPr>
          <w:p w14:paraId="7AD6CB24" w14:textId="77777777" w:rsidR="00FB5AEF" w:rsidRDefault="00FB5AEF" w:rsidP="00A4208C">
            <w:pPr>
              <w:spacing w:after="0"/>
              <w:rPr>
                <w:sz w:val="16"/>
                <w:szCs w:val="16"/>
              </w:rPr>
            </w:pPr>
            <w:r>
              <w:rPr>
                <w:sz w:val="16"/>
                <w:szCs w:val="16"/>
              </w:rPr>
              <w:t>4 GHz and 7 GHz / 100 MHz / 30 kHz</w:t>
            </w:r>
          </w:p>
        </w:tc>
        <w:tc>
          <w:tcPr>
            <w:tcW w:w="0" w:type="auto"/>
          </w:tcPr>
          <w:p w14:paraId="1D3C2329" w14:textId="77777777" w:rsidR="00FB5AEF" w:rsidRDefault="00FB5AEF" w:rsidP="00A4208C">
            <w:pPr>
              <w:spacing w:after="0"/>
              <w:rPr>
                <w:sz w:val="16"/>
                <w:szCs w:val="16"/>
              </w:rPr>
            </w:pPr>
            <w:r>
              <w:rPr>
                <w:sz w:val="16"/>
                <w:szCs w:val="16"/>
              </w:rPr>
              <w:t>BS 64 TXRU @4 GHz / 256 TXRU @7 GHz, 51 dBm/100 MHz; UE 4Tx/8Rx, 31 dBm (mixed) / 31 or 35 dBm (100% OD); SU-MIMO up to 4 layers</w:t>
            </w:r>
          </w:p>
        </w:tc>
        <w:tc>
          <w:tcPr>
            <w:tcW w:w="0" w:type="auto"/>
          </w:tcPr>
          <w:p w14:paraId="271D91C5" w14:textId="77777777" w:rsidR="00FB5AEF" w:rsidRDefault="00FB5AEF" w:rsidP="00A4208C">
            <w:pPr>
              <w:spacing w:after="0"/>
              <w:rPr>
                <w:sz w:val="16"/>
                <w:szCs w:val="16"/>
              </w:rPr>
            </w:pPr>
            <w:r>
              <w:rPr>
                <w:sz w:val="16"/>
                <w:szCs w:val="16"/>
              </w:rPr>
              <w:t>FTP3 with RU = 30%; 10 UEs/sector, ISD 500 m</w:t>
            </w:r>
          </w:p>
        </w:tc>
        <w:tc>
          <w:tcPr>
            <w:tcW w:w="0" w:type="auto"/>
          </w:tcPr>
          <w:p w14:paraId="346DFD0C" w14:textId="77777777" w:rsidR="00FB5AEF" w:rsidRDefault="00FB5AEF" w:rsidP="00A4208C">
            <w:pPr>
              <w:spacing w:after="0"/>
              <w:rPr>
                <w:sz w:val="16"/>
                <w:szCs w:val="16"/>
              </w:rPr>
            </w:pPr>
            <w:r>
              <w:rPr>
                <w:sz w:val="16"/>
                <w:szCs w:val="16"/>
              </w:rPr>
              <w:t>2.5%+2.5%</w:t>
            </w:r>
          </w:p>
        </w:tc>
        <w:tc>
          <w:tcPr>
            <w:tcW w:w="0" w:type="auto"/>
          </w:tcPr>
          <w:p w14:paraId="7A917DF6" w14:textId="77777777" w:rsidR="00FB5AEF" w:rsidRDefault="00FB5AEF" w:rsidP="00A4208C">
            <w:pPr>
              <w:spacing w:after="0"/>
              <w:rPr>
                <w:sz w:val="16"/>
                <w:szCs w:val="16"/>
                <w:lang w:val="pt-BR"/>
              </w:rPr>
            </w:pPr>
            <w:r>
              <w:rPr>
                <w:sz w:val="16"/>
                <w:szCs w:val="16"/>
                <w:lang w:val="pt-BR"/>
              </w:rPr>
              <w:t>9 dB @31 dBm / 10 dB @35 dBm (CP-OFDM); 256QAM n/s [note 3]</w:t>
            </w:r>
          </w:p>
        </w:tc>
        <w:tc>
          <w:tcPr>
            <w:tcW w:w="0" w:type="auto"/>
          </w:tcPr>
          <w:p w14:paraId="3A9A46F2" w14:textId="77777777" w:rsidR="00FB5AEF" w:rsidRDefault="00FB5AEF" w:rsidP="00A4208C">
            <w:pPr>
              <w:spacing w:after="0"/>
              <w:rPr>
                <w:sz w:val="16"/>
                <w:szCs w:val="16"/>
              </w:rPr>
            </w:pPr>
            <w:r>
              <w:rPr>
                <w:sz w:val="16"/>
                <w:szCs w:val="16"/>
              </w:rPr>
              <w:t>−0.47% to −2.21% (negative avg. gain)</w:t>
            </w:r>
          </w:p>
        </w:tc>
        <w:tc>
          <w:tcPr>
            <w:tcW w:w="0" w:type="auto"/>
          </w:tcPr>
          <w:p w14:paraId="4BA08010" w14:textId="77777777" w:rsidR="00FB5AEF" w:rsidRDefault="00FB5AEF" w:rsidP="00A4208C">
            <w:pPr>
              <w:spacing w:after="0"/>
              <w:rPr>
                <w:sz w:val="16"/>
                <w:szCs w:val="16"/>
              </w:rPr>
            </w:pPr>
            <w:r>
              <w:rPr>
                <w:sz w:val="16"/>
                <w:szCs w:val="16"/>
              </w:rPr>
              <w:t>Beneficial UE only: up to +4% (vs. system average -0.47 to -1.16%); beneficial UE ratio up to 5%; 31 -&gt; 35 dBm gives negligible improvement (interference-limited); rank-4 &gt;75% of scheduling</w:t>
            </w:r>
          </w:p>
        </w:tc>
        <w:tc>
          <w:tcPr>
            <w:tcW w:w="0" w:type="auto"/>
          </w:tcPr>
          <w:p w14:paraId="675DD0F5" w14:textId="77777777" w:rsidR="00FB5AEF" w:rsidRDefault="00FB5AEF" w:rsidP="00A4208C">
            <w:pPr>
              <w:spacing w:after="0"/>
              <w:rPr>
                <w:sz w:val="16"/>
                <w:szCs w:val="16"/>
              </w:rPr>
            </w:pPr>
            <w:r>
              <w:rPr>
                <w:sz w:val="16"/>
                <w:szCs w:val="16"/>
              </w:rPr>
              <w:t xml:space="preserve">Up to </w:t>
            </w:r>
            <w:r>
              <w:rPr>
                <w:b/>
                <w:bCs/>
                <w:sz w:val="16"/>
                <w:szCs w:val="16"/>
              </w:rPr>
              <w:t>5%</w:t>
            </w:r>
          </w:p>
        </w:tc>
        <w:tc>
          <w:tcPr>
            <w:tcW w:w="76" w:type="dxa"/>
          </w:tcPr>
          <w:p w14:paraId="15263D78" w14:textId="77777777" w:rsidR="00FB5AEF" w:rsidRDefault="00FB5AEF" w:rsidP="00A4208C">
            <w:pPr>
              <w:spacing w:after="0"/>
              <w:rPr>
                <w:sz w:val="16"/>
                <w:szCs w:val="16"/>
              </w:rPr>
            </w:pPr>
            <w:r>
              <w:rPr>
                <w:sz w:val="16"/>
                <w:szCs w:val="16"/>
              </w:rPr>
              <w:t>MPR severely limits gain; avg. system gain negative</w:t>
            </w:r>
          </w:p>
        </w:tc>
      </w:tr>
      <w:tr w:rsidR="00FB5AEF" w14:paraId="2C318521" w14:textId="77777777" w:rsidTr="00A4208C">
        <w:trPr>
          <w:gridAfter w:val="1"/>
          <w:wAfter w:w="1002" w:type="dxa"/>
        </w:trPr>
        <w:tc>
          <w:tcPr>
            <w:tcW w:w="0" w:type="auto"/>
          </w:tcPr>
          <w:p w14:paraId="5D3DD0B3" w14:textId="77777777" w:rsidR="00FB5AEF" w:rsidRDefault="00FB5AEF" w:rsidP="00A4208C">
            <w:pPr>
              <w:spacing w:after="0"/>
              <w:rPr>
                <w:sz w:val="16"/>
                <w:szCs w:val="16"/>
              </w:rPr>
            </w:pPr>
            <w:r>
              <w:rPr>
                <w:b/>
                <w:bCs/>
                <w:sz w:val="16"/>
                <w:szCs w:val="16"/>
              </w:rPr>
              <w:t>MediaTek</w:t>
            </w:r>
          </w:p>
        </w:tc>
        <w:tc>
          <w:tcPr>
            <w:tcW w:w="0" w:type="auto"/>
          </w:tcPr>
          <w:p w14:paraId="277C4D5A" w14:textId="77777777" w:rsidR="00FB5AEF" w:rsidRDefault="00FB5AEF" w:rsidP="00A4208C">
            <w:pPr>
              <w:spacing w:after="0"/>
              <w:rPr>
                <w:sz w:val="16"/>
                <w:szCs w:val="16"/>
              </w:rPr>
            </w:pPr>
            <w:proofErr w:type="spellStart"/>
            <w:r>
              <w:rPr>
                <w:sz w:val="16"/>
                <w:szCs w:val="16"/>
              </w:rPr>
              <w:t>UMi</w:t>
            </w:r>
            <w:proofErr w:type="spellEnd"/>
            <w:r>
              <w:rPr>
                <w:sz w:val="16"/>
                <w:szCs w:val="16"/>
              </w:rPr>
              <w:t>, FR1 (4 GHz) / FR3 (7 GHz), SU-MIMO up to rank 4</w:t>
            </w:r>
          </w:p>
        </w:tc>
        <w:tc>
          <w:tcPr>
            <w:tcW w:w="0" w:type="auto"/>
          </w:tcPr>
          <w:p w14:paraId="66B045DE" w14:textId="77777777" w:rsidR="00FB5AEF" w:rsidRDefault="00FB5AEF" w:rsidP="00A4208C">
            <w:pPr>
              <w:spacing w:after="0"/>
              <w:rPr>
                <w:sz w:val="16"/>
                <w:szCs w:val="16"/>
              </w:rPr>
            </w:pPr>
            <w:r>
              <w:rPr>
                <w:sz w:val="16"/>
                <w:szCs w:val="16"/>
              </w:rPr>
              <w:t>Mixed indoor/outdoor and 100% outdoor CPE</w:t>
            </w:r>
          </w:p>
        </w:tc>
        <w:tc>
          <w:tcPr>
            <w:tcW w:w="0" w:type="auto"/>
          </w:tcPr>
          <w:p w14:paraId="13753D21" w14:textId="77777777" w:rsidR="00FB5AEF" w:rsidRDefault="00FB5AEF" w:rsidP="00A4208C">
            <w:pPr>
              <w:spacing w:after="0"/>
              <w:rPr>
                <w:sz w:val="16"/>
                <w:szCs w:val="16"/>
              </w:rPr>
            </w:pPr>
            <w:r>
              <w:rPr>
                <w:sz w:val="16"/>
                <w:szCs w:val="16"/>
              </w:rPr>
              <w:t>4 GHz and 7 GHz / 100 MHz / 30 kHz</w:t>
            </w:r>
          </w:p>
        </w:tc>
        <w:tc>
          <w:tcPr>
            <w:tcW w:w="0" w:type="auto"/>
          </w:tcPr>
          <w:p w14:paraId="13B6C88C" w14:textId="77777777" w:rsidR="00FB5AEF" w:rsidRDefault="00FB5AEF" w:rsidP="00A4208C">
            <w:pPr>
              <w:spacing w:after="0"/>
              <w:rPr>
                <w:sz w:val="16"/>
                <w:szCs w:val="16"/>
              </w:rPr>
            </w:pPr>
            <w:r>
              <w:rPr>
                <w:sz w:val="16"/>
                <w:szCs w:val="16"/>
              </w:rPr>
              <w:t>BS 64 TXRU @4 GHz / 256 TXRU @7 GHz, 51 dBm/100 MHz; UE 4Tx/8Rx, 31 dBm (mixed) / 31 or 35 dBm (100% OD); SU-MIMO up to 4 layers</w:t>
            </w:r>
          </w:p>
        </w:tc>
        <w:tc>
          <w:tcPr>
            <w:tcW w:w="0" w:type="auto"/>
          </w:tcPr>
          <w:p w14:paraId="6638671E" w14:textId="77777777" w:rsidR="00FB5AEF" w:rsidRDefault="00FB5AEF" w:rsidP="00A4208C">
            <w:pPr>
              <w:spacing w:after="0"/>
              <w:rPr>
                <w:sz w:val="16"/>
                <w:szCs w:val="16"/>
              </w:rPr>
            </w:pPr>
            <w:r>
              <w:rPr>
                <w:sz w:val="16"/>
                <w:szCs w:val="16"/>
              </w:rPr>
              <w:t>FTP3 with RU = 30%; 10 UEs/sector, ISD 200 m</w:t>
            </w:r>
          </w:p>
        </w:tc>
        <w:tc>
          <w:tcPr>
            <w:tcW w:w="0" w:type="auto"/>
          </w:tcPr>
          <w:p w14:paraId="1CD8D5F3" w14:textId="77777777" w:rsidR="00FB5AEF" w:rsidRDefault="00FB5AEF" w:rsidP="00A4208C">
            <w:pPr>
              <w:spacing w:after="0"/>
              <w:rPr>
                <w:sz w:val="16"/>
                <w:szCs w:val="16"/>
              </w:rPr>
            </w:pPr>
            <w:r>
              <w:rPr>
                <w:sz w:val="16"/>
                <w:szCs w:val="16"/>
              </w:rPr>
              <w:t>2.5%+2.5%</w:t>
            </w:r>
          </w:p>
        </w:tc>
        <w:tc>
          <w:tcPr>
            <w:tcW w:w="0" w:type="auto"/>
          </w:tcPr>
          <w:p w14:paraId="45947BE8" w14:textId="77777777" w:rsidR="00FB5AEF" w:rsidRDefault="00FB5AEF" w:rsidP="00A4208C">
            <w:pPr>
              <w:spacing w:after="0"/>
              <w:rPr>
                <w:sz w:val="16"/>
                <w:szCs w:val="16"/>
                <w:lang w:val="pt-BR"/>
              </w:rPr>
            </w:pPr>
            <w:r>
              <w:rPr>
                <w:sz w:val="16"/>
                <w:szCs w:val="16"/>
                <w:lang w:val="pt-BR"/>
              </w:rPr>
              <w:t>9 dB @31 dBm / 10 dB @35 dBm (CP-OFDM); 256QAM n/s [note 3]</w:t>
            </w:r>
          </w:p>
        </w:tc>
        <w:tc>
          <w:tcPr>
            <w:tcW w:w="0" w:type="auto"/>
          </w:tcPr>
          <w:p w14:paraId="6C6248B2" w14:textId="77777777" w:rsidR="00FB5AEF" w:rsidRDefault="00FB5AEF" w:rsidP="00A4208C">
            <w:pPr>
              <w:spacing w:after="0"/>
              <w:rPr>
                <w:sz w:val="16"/>
                <w:szCs w:val="16"/>
              </w:rPr>
            </w:pPr>
            <w:r>
              <w:rPr>
                <w:sz w:val="16"/>
                <w:szCs w:val="16"/>
              </w:rPr>
              <w:t>−2.21% (negative avg. gain)</w:t>
            </w:r>
          </w:p>
        </w:tc>
        <w:tc>
          <w:tcPr>
            <w:tcW w:w="0" w:type="auto"/>
          </w:tcPr>
          <w:p w14:paraId="118BD791" w14:textId="77777777" w:rsidR="00FB5AEF" w:rsidRDefault="00FB5AEF" w:rsidP="00A4208C">
            <w:pPr>
              <w:spacing w:after="0"/>
              <w:rPr>
                <w:sz w:val="16"/>
                <w:szCs w:val="16"/>
              </w:rPr>
            </w:pPr>
            <w:r>
              <w:rPr>
                <w:sz w:val="16"/>
                <w:szCs w:val="16"/>
              </w:rPr>
              <w:t>Beneficial UE only: up to +3% @4 GHz, +4.3% @7 GHz (vs. system average -0.36 to -2.21%); beneficial UE ratio up to 2.4% @4 GHz / 14.3% @7 GHz; 31 -&gt; 35 dBm raises ratio only 11% -&gt; 12%</w:t>
            </w:r>
          </w:p>
        </w:tc>
        <w:tc>
          <w:tcPr>
            <w:tcW w:w="0" w:type="auto"/>
          </w:tcPr>
          <w:p w14:paraId="3CD995BD" w14:textId="77777777" w:rsidR="00FB5AEF" w:rsidRDefault="00FB5AEF" w:rsidP="00A4208C">
            <w:pPr>
              <w:spacing w:after="0"/>
              <w:rPr>
                <w:sz w:val="16"/>
                <w:szCs w:val="16"/>
              </w:rPr>
            </w:pPr>
            <w:r>
              <w:rPr>
                <w:sz w:val="16"/>
                <w:szCs w:val="16"/>
              </w:rPr>
              <w:t xml:space="preserve">Up to </w:t>
            </w:r>
            <w:r>
              <w:rPr>
                <w:b/>
                <w:bCs/>
                <w:sz w:val="16"/>
                <w:szCs w:val="16"/>
              </w:rPr>
              <w:t>2.4%</w:t>
            </w:r>
            <w:r>
              <w:rPr>
                <w:sz w:val="16"/>
                <w:szCs w:val="16"/>
              </w:rPr>
              <w:t xml:space="preserve"> (4GHz), </w:t>
            </w:r>
            <w:r>
              <w:rPr>
                <w:b/>
                <w:bCs/>
                <w:sz w:val="16"/>
                <w:szCs w:val="16"/>
              </w:rPr>
              <w:t>14%</w:t>
            </w:r>
            <w:r>
              <w:rPr>
                <w:sz w:val="16"/>
                <w:szCs w:val="16"/>
              </w:rPr>
              <w:t xml:space="preserve"> (7GHz </w:t>
            </w:r>
            <w:proofErr w:type="spellStart"/>
            <w:r>
              <w:rPr>
                <w:sz w:val="16"/>
                <w:szCs w:val="16"/>
              </w:rPr>
              <w:t>UMi</w:t>
            </w:r>
            <w:proofErr w:type="spellEnd"/>
            <w:r>
              <w:rPr>
                <w:sz w:val="16"/>
                <w:szCs w:val="16"/>
              </w:rPr>
              <w:t>)</w:t>
            </w:r>
          </w:p>
        </w:tc>
        <w:tc>
          <w:tcPr>
            <w:tcW w:w="76" w:type="dxa"/>
          </w:tcPr>
          <w:p w14:paraId="0252591E" w14:textId="77777777" w:rsidR="00FB5AEF" w:rsidRDefault="00FB5AEF" w:rsidP="00A4208C">
            <w:pPr>
              <w:spacing w:after="0"/>
              <w:rPr>
                <w:sz w:val="16"/>
                <w:szCs w:val="16"/>
              </w:rPr>
            </w:pPr>
            <w:r>
              <w:rPr>
                <w:sz w:val="16"/>
                <w:szCs w:val="16"/>
              </w:rPr>
              <w:t xml:space="preserve">7GHz </w:t>
            </w:r>
            <w:proofErr w:type="spellStart"/>
            <w:r>
              <w:rPr>
                <w:sz w:val="16"/>
                <w:szCs w:val="16"/>
              </w:rPr>
              <w:t>UMi</w:t>
            </w:r>
            <w:proofErr w:type="spellEnd"/>
            <w:r>
              <w:rPr>
                <w:sz w:val="16"/>
                <w:szCs w:val="16"/>
              </w:rPr>
              <w:t xml:space="preserve"> shows higher beneficial UE ratio but still negative avg.</w:t>
            </w:r>
          </w:p>
        </w:tc>
      </w:tr>
      <w:tr w:rsidR="00FB5AEF" w14:paraId="484A1A3B" w14:textId="77777777" w:rsidTr="00A4208C">
        <w:trPr>
          <w:gridAfter w:val="1"/>
          <w:wAfter w:w="1002" w:type="dxa"/>
        </w:trPr>
        <w:tc>
          <w:tcPr>
            <w:tcW w:w="0" w:type="auto"/>
          </w:tcPr>
          <w:p w14:paraId="02CD036F" w14:textId="77777777" w:rsidR="00FB5AEF" w:rsidRDefault="00FB5AEF" w:rsidP="00A4208C">
            <w:pPr>
              <w:spacing w:after="0"/>
              <w:rPr>
                <w:sz w:val="16"/>
                <w:szCs w:val="16"/>
              </w:rPr>
            </w:pPr>
            <w:r>
              <w:rPr>
                <w:b/>
                <w:bCs/>
                <w:sz w:val="16"/>
                <w:szCs w:val="16"/>
              </w:rPr>
              <w:t>Apple</w:t>
            </w:r>
          </w:p>
        </w:tc>
        <w:tc>
          <w:tcPr>
            <w:tcW w:w="0" w:type="auto"/>
          </w:tcPr>
          <w:p w14:paraId="0E096589" w14:textId="77777777" w:rsidR="00FB5AEF" w:rsidRDefault="00FB5AEF" w:rsidP="00A4208C">
            <w:pPr>
              <w:spacing w:after="0"/>
              <w:rPr>
                <w:sz w:val="16"/>
                <w:szCs w:val="16"/>
              </w:rPr>
            </w:pPr>
            <w:proofErr w:type="spellStart"/>
            <w:r>
              <w:rPr>
                <w:sz w:val="16"/>
                <w:szCs w:val="16"/>
              </w:rPr>
              <w:t>UMa</w:t>
            </w:r>
            <w:proofErr w:type="spellEnd"/>
            <w:r>
              <w:rPr>
                <w:sz w:val="16"/>
                <w:szCs w:val="16"/>
              </w:rPr>
              <w:t>, FWA (UL config not provided) [note 5]</w:t>
            </w:r>
          </w:p>
        </w:tc>
        <w:tc>
          <w:tcPr>
            <w:tcW w:w="0" w:type="auto"/>
          </w:tcPr>
          <w:p w14:paraId="1988F2B2" w14:textId="77777777" w:rsidR="00FB5AEF" w:rsidRDefault="00FB5AEF" w:rsidP="00A4208C">
            <w:pPr>
              <w:spacing w:after="0"/>
              <w:rPr>
                <w:sz w:val="16"/>
                <w:szCs w:val="16"/>
              </w:rPr>
            </w:pPr>
            <w:r>
              <w:rPr>
                <w:sz w:val="16"/>
                <w:szCs w:val="16"/>
              </w:rPr>
              <w:t>Mixed indoor / outdoor CPE</w:t>
            </w:r>
          </w:p>
        </w:tc>
        <w:tc>
          <w:tcPr>
            <w:tcW w:w="0" w:type="auto"/>
          </w:tcPr>
          <w:p w14:paraId="35D34A71" w14:textId="77777777" w:rsidR="00FB5AEF" w:rsidRDefault="00FB5AEF" w:rsidP="00A4208C">
            <w:pPr>
              <w:spacing w:after="0"/>
              <w:rPr>
                <w:sz w:val="16"/>
                <w:szCs w:val="16"/>
              </w:rPr>
            </w:pPr>
            <w:r>
              <w:rPr>
                <w:sz w:val="16"/>
                <w:szCs w:val="16"/>
              </w:rPr>
              <w:t>Not provided for UL [note 5]</w:t>
            </w:r>
          </w:p>
        </w:tc>
        <w:tc>
          <w:tcPr>
            <w:tcW w:w="0" w:type="auto"/>
          </w:tcPr>
          <w:p w14:paraId="05DB983D" w14:textId="77777777" w:rsidR="00FB5AEF" w:rsidRDefault="00FB5AEF" w:rsidP="00A4208C">
            <w:pPr>
              <w:spacing w:after="0"/>
              <w:rPr>
                <w:sz w:val="16"/>
                <w:szCs w:val="16"/>
              </w:rPr>
            </w:pPr>
            <w:r>
              <w:rPr>
                <w:sz w:val="16"/>
                <w:szCs w:val="16"/>
              </w:rPr>
              <w:t>Not provided for UL [note 5]</w:t>
            </w:r>
          </w:p>
        </w:tc>
        <w:tc>
          <w:tcPr>
            <w:tcW w:w="0" w:type="auto"/>
          </w:tcPr>
          <w:p w14:paraId="546BFEB4" w14:textId="77777777" w:rsidR="00FB5AEF" w:rsidRDefault="00FB5AEF" w:rsidP="00A4208C">
            <w:pPr>
              <w:spacing w:after="0"/>
              <w:rPr>
                <w:sz w:val="16"/>
                <w:szCs w:val="16"/>
              </w:rPr>
            </w:pPr>
            <w:r>
              <w:rPr>
                <w:sz w:val="16"/>
                <w:szCs w:val="16"/>
              </w:rPr>
              <w:t>Not provided for UL [note 5]</w:t>
            </w:r>
          </w:p>
        </w:tc>
        <w:tc>
          <w:tcPr>
            <w:tcW w:w="0" w:type="auto"/>
          </w:tcPr>
          <w:p w14:paraId="4E170F1D" w14:textId="77777777" w:rsidR="00FB5AEF" w:rsidRDefault="00FB5AEF" w:rsidP="00A4208C">
            <w:pPr>
              <w:spacing w:after="0"/>
              <w:rPr>
                <w:sz w:val="16"/>
                <w:szCs w:val="16"/>
              </w:rPr>
            </w:pPr>
            <w:r>
              <w:rPr>
                <w:sz w:val="16"/>
                <w:szCs w:val="16"/>
              </w:rPr>
              <w:t>2.5%+2.5%</w:t>
            </w:r>
          </w:p>
        </w:tc>
        <w:tc>
          <w:tcPr>
            <w:tcW w:w="0" w:type="auto"/>
          </w:tcPr>
          <w:p w14:paraId="65ABAF90" w14:textId="77777777" w:rsidR="00FB5AEF" w:rsidRDefault="00FB5AEF" w:rsidP="00A4208C">
            <w:pPr>
              <w:spacing w:after="0"/>
              <w:rPr>
                <w:sz w:val="16"/>
                <w:szCs w:val="16"/>
              </w:rPr>
            </w:pPr>
            <w:r>
              <w:rPr>
                <w:sz w:val="16"/>
                <w:szCs w:val="16"/>
              </w:rPr>
              <w:t>None (no UL SLS) [note 5]</w:t>
            </w:r>
          </w:p>
        </w:tc>
        <w:tc>
          <w:tcPr>
            <w:tcW w:w="0" w:type="auto"/>
          </w:tcPr>
          <w:p w14:paraId="067B13F6" w14:textId="77777777" w:rsidR="00FB5AEF" w:rsidRDefault="00FB5AEF" w:rsidP="00A4208C">
            <w:pPr>
              <w:spacing w:after="0"/>
              <w:rPr>
                <w:sz w:val="16"/>
                <w:szCs w:val="16"/>
              </w:rPr>
            </w:pPr>
            <w:r>
              <w:rPr>
                <w:sz w:val="16"/>
                <w:szCs w:val="16"/>
              </w:rPr>
              <w:t>Positive for outdoor CPE; 1024QAM rarely used by indoor UE [note 5]</w:t>
            </w:r>
          </w:p>
        </w:tc>
        <w:tc>
          <w:tcPr>
            <w:tcW w:w="0" w:type="auto"/>
          </w:tcPr>
          <w:p w14:paraId="3AB98661" w14:textId="77777777" w:rsidR="00FB5AEF" w:rsidRDefault="00FB5AEF" w:rsidP="00A4208C">
            <w:pPr>
              <w:spacing w:after="0"/>
              <w:rPr>
                <w:sz w:val="16"/>
                <w:szCs w:val="16"/>
              </w:rPr>
            </w:pPr>
            <w:r>
              <w:rPr>
                <w:sz w:val="16"/>
                <w:szCs w:val="16"/>
              </w:rPr>
              <w:t>Not reported for UL [note 5]</w:t>
            </w:r>
          </w:p>
        </w:tc>
        <w:tc>
          <w:tcPr>
            <w:tcW w:w="0" w:type="auto"/>
          </w:tcPr>
          <w:p w14:paraId="7A65120C" w14:textId="77777777" w:rsidR="00FB5AEF" w:rsidRDefault="00FB5AEF" w:rsidP="00A4208C">
            <w:pPr>
              <w:spacing w:after="0"/>
              <w:rPr>
                <w:sz w:val="16"/>
                <w:szCs w:val="16"/>
              </w:rPr>
            </w:pPr>
            <w:r>
              <w:rPr>
                <w:sz w:val="16"/>
                <w:szCs w:val="16"/>
              </w:rPr>
              <w:t>Low (indoor), moderate (outdoor)</w:t>
            </w:r>
          </w:p>
        </w:tc>
        <w:tc>
          <w:tcPr>
            <w:tcW w:w="76" w:type="dxa"/>
          </w:tcPr>
          <w:p w14:paraId="12725C42" w14:textId="77777777" w:rsidR="00FB5AEF" w:rsidRDefault="00FB5AEF" w:rsidP="00A4208C">
            <w:pPr>
              <w:spacing w:after="0"/>
              <w:rPr>
                <w:sz w:val="16"/>
                <w:szCs w:val="16"/>
              </w:rPr>
            </w:pPr>
            <w:r>
              <w:rPr>
                <w:sz w:val="16"/>
                <w:szCs w:val="16"/>
              </w:rPr>
              <w:t>Rank-2 preferred over rank-4 for 1024QAM</w:t>
            </w:r>
          </w:p>
        </w:tc>
      </w:tr>
      <w:tr w:rsidR="00FB5AEF" w14:paraId="36755D6C" w14:textId="77777777" w:rsidTr="00A4208C">
        <w:trPr>
          <w:gridAfter w:val="1"/>
          <w:wAfter w:w="1002" w:type="dxa"/>
        </w:trPr>
        <w:tc>
          <w:tcPr>
            <w:tcW w:w="0" w:type="auto"/>
          </w:tcPr>
          <w:p w14:paraId="5DDD237F" w14:textId="77777777" w:rsidR="00FB5AEF" w:rsidRDefault="00FB5AEF" w:rsidP="00A4208C">
            <w:pPr>
              <w:spacing w:after="0"/>
              <w:rPr>
                <w:sz w:val="16"/>
                <w:szCs w:val="16"/>
              </w:rPr>
            </w:pPr>
            <w:r>
              <w:rPr>
                <w:b/>
                <w:bCs/>
                <w:sz w:val="16"/>
                <w:szCs w:val="16"/>
              </w:rPr>
              <w:t>vivo</w:t>
            </w:r>
          </w:p>
        </w:tc>
        <w:tc>
          <w:tcPr>
            <w:tcW w:w="0" w:type="auto"/>
          </w:tcPr>
          <w:p w14:paraId="07A7A5B8"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and Dense Urban, FWA, max rank-2, 4 GHz, CP-OFDM and DFT-s-OFDM, MU-MIMO</w:t>
            </w:r>
          </w:p>
        </w:tc>
        <w:tc>
          <w:tcPr>
            <w:tcW w:w="0" w:type="auto"/>
          </w:tcPr>
          <w:p w14:paraId="458D2A82" w14:textId="77777777" w:rsidR="00FB5AEF" w:rsidRDefault="00FB5AEF" w:rsidP="00A4208C">
            <w:pPr>
              <w:spacing w:after="0"/>
              <w:rPr>
                <w:sz w:val="16"/>
                <w:szCs w:val="16"/>
              </w:rPr>
            </w:pPr>
            <w:r>
              <w:rPr>
                <w:sz w:val="16"/>
                <w:szCs w:val="16"/>
              </w:rPr>
              <w:t>Mixed indoor / outdoor CPE</w:t>
            </w:r>
          </w:p>
        </w:tc>
        <w:tc>
          <w:tcPr>
            <w:tcW w:w="0" w:type="auto"/>
          </w:tcPr>
          <w:p w14:paraId="53A48C93" w14:textId="77777777" w:rsidR="00FB5AEF" w:rsidRDefault="00FB5AEF" w:rsidP="00A4208C">
            <w:pPr>
              <w:spacing w:after="0"/>
              <w:rPr>
                <w:sz w:val="16"/>
                <w:szCs w:val="16"/>
              </w:rPr>
            </w:pPr>
            <w:r>
              <w:rPr>
                <w:sz w:val="16"/>
                <w:szCs w:val="16"/>
              </w:rPr>
              <w:t>4 GHz / 20 MHz / 30 kHz</w:t>
            </w:r>
          </w:p>
        </w:tc>
        <w:tc>
          <w:tcPr>
            <w:tcW w:w="0" w:type="auto"/>
          </w:tcPr>
          <w:p w14:paraId="6AB1CAF3" w14:textId="77777777" w:rsidR="00FB5AEF" w:rsidRDefault="00FB5AEF" w:rsidP="00A4208C">
            <w:pPr>
              <w:spacing w:after="0"/>
              <w:rPr>
                <w:sz w:val="16"/>
                <w:szCs w:val="16"/>
                <w:lang w:val="de-DE"/>
              </w:rPr>
            </w:pPr>
            <w:r>
              <w:rPr>
                <w:sz w:val="16"/>
                <w:szCs w:val="16"/>
                <w:lang w:val="de-DE"/>
              </w:rPr>
              <w:t>BS 64 TxRU; UE 2T, 31 dBm; max rank 2; MU-MIMO</w:t>
            </w:r>
          </w:p>
        </w:tc>
        <w:tc>
          <w:tcPr>
            <w:tcW w:w="0" w:type="auto"/>
          </w:tcPr>
          <w:p w14:paraId="41C3CD87" w14:textId="77777777" w:rsidR="00FB5AEF" w:rsidRDefault="00FB5AEF" w:rsidP="00A4208C">
            <w:pPr>
              <w:spacing w:after="0"/>
              <w:rPr>
                <w:sz w:val="16"/>
                <w:szCs w:val="16"/>
              </w:rPr>
            </w:pPr>
            <w:r>
              <w:rPr>
                <w:sz w:val="16"/>
                <w:szCs w:val="16"/>
              </w:rPr>
              <w:t>FTP3, low / medium / high load</w:t>
            </w:r>
          </w:p>
        </w:tc>
        <w:tc>
          <w:tcPr>
            <w:tcW w:w="0" w:type="auto"/>
          </w:tcPr>
          <w:p w14:paraId="0FB09A8C" w14:textId="77777777" w:rsidR="00FB5AEF" w:rsidRDefault="00FB5AEF" w:rsidP="00A4208C">
            <w:pPr>
              <w:spacing w:after="0"/>
              <w:rPr>
                <w:sz w:val="16"/>
                <w:szCs w:val="16"/>
              </w:rPr>
            </w:pPr>
            <w:r>
              <w:rPr>
                <w:sz w:val="16"/>
                <w:szCs w:val="16"/>
              </w:rPr>
              <w:t>2.5%+2%;2.5%+2.5%;3%+2.3%</w:t>
            </w:r>
          </w:p>
        </w:tc>
        <w:tc>
          <w:tcPr>
            <w:tcW w:w="0" w:type="auto"/>
          </w:tcPr>
          <w:p w14:paraId="0525B2EC" w14:textId="77777777" w:rsidR="00FB5AEF" w:rsidRDefault="00FB5AEF" w:rsidP="00A4208C">
            <w:pPr>
              <w:spacing w:after="0"/>
              <w:rPr>
                <w:sz w:val="16"/>
                <w:szCs w:val="16"/>
              </w:rPr>
            </w:pPr>
            <w:r>
              <w:rPr>
                <w:sz w:val="16"/>
                <w:szCs w:val="16"/>
              </w:rPr>
              <w:t>5 dB DFT-s / 8 dB CP-OFDM; 256QAM 4.5 / 6.5 dB; delta 0.5 / 1.5 dB [note 4]</w:t>
            </w:r>
          </w:p>
        </w:tc>
        <w:tc>
          <w:tcPr>
            <w:tcW w:w="0" w:type="auto"/>
          </w:tcPr>
          <w:p w14:paraId="124DB4D8" w14:textId="77777777" w:rsidR="00FB5AEF" w:rsidRDefault="00FB5AEF" w:rsidP="00A4208C">
            <w:pPr>
              <w:spacing w:after="0"/>
              <w:rPr>
                <w:sz w:val="16"/>
                <w:szCs w:val="16"/>
              </w:rPr>
            </w:pPr>
            <w:r>
              <w:rPr>
                <w:sz w:val="16"/>
                <w:szCs w:val="16"/>
              </w:rPr>
              <w:t>Positive: +5.38%~+11.92% for DFT-s-OFDM, +3.48%~+11.49% for CP-OFDM</w:t>
            </w:r>
          </w:p>
        </w:tc>
        <w:tc>
          <w:tcPr>
            <w:tcW w:w="0" w:type="auto"/>
          </w:tcPr>
          <w:p w14:paraId="4A1F8348" w14:textId="77777777" w:rsidR="00FB5AEF" w:rsidRDefault="00FB5AEF" w:rsidP="00A4208C">
            <w:pPr>
              <w:spacing w:after="0"/>
              <w:rPr>
                <w:sz w:val="16"/>
                <w:szCs w:val="16"/>
              </w:rPr>
            </w:pPr>
            <w:r>
              <w:rPr>
                <w:sz w:val="16"/>
                <w:szCs w:val="16"/>
              </w:rPr>
              <w:t xml:space="preserve">Annex (RAN1#125-endorsed, with EVM without MPR): </w:t>
            </w:r>
            <w:proofErr w:type="spellStart"/>
            <w:r>
              <w:rPr>
                <w:sz w:val="16"/>
                <w:szCs w:val="16"/>
              </w:rPr>
              <w:t>UMa</w:t>
            </w:r>
            <w:proofErr w:type="spellEnd"/>
            <w:r>
              <w:rPr>
                <w:sz w:val="16"/>
                <w:szCs w:val="16"/>
              </w:rPr>
              <w:t xml:space="preserve"> 4 GHz rank-2 +19.89 / +14.12 / +12.66% (low / med / high load); Dense Urban +20.33 / </w:t>
            </w:r>
            <w:r>
              <w:rPr>
                <w:sz w:val="16"/>
                <w:szCs w:val="16"/>
              </w:rPr>
              <w:lastRenderedPageBreak/>
              <w:t>+18.87 / +14.32%</w:t>
            </w:r>
          </w:p>
        </w:tc>
        <w:tc>
          <w:tcPr>
            <w:tcW w:w="0" w:type="auto"/>
          </w:tcPr>
          <w:p w14:paraId="35FC3F91" w14:textId="77777777" w:rsidR="00FB5AEF" w:rsidRDefault="00FB5AEF" w:rsidP="00A4208C">
            <w:pPr>
              <w:spacing w:after="0"/>
              <w:rPr>
                <w:sz w:val="16"/>
                <w:szCs w:val="16"/>
              </w:rPr>
            </w:pPr>
            <w:r>
              <w:rPr>
                <w:sz w:val="16"/>
                <w:szCs w:val="16"/>
              </w:rPr>
              <w:lastRenderedPageBreak/>
              <w:t>Moderate</w:t>
            </w:r>
          </w:p>
        </w:tc>
        <w:tc>
          <w:tcPr>
            <w:tcW w:w="76" w:type="dxa"/>
          </w:tcPr>
          <w:p w14:paraId="291F726C" w14:textId="77777777" w:rsidR="00FB5AEF" w:rsidRDefault="00FB5AEF" w:rsidP="00A4208C">
            <w:pPr>
              <w:spacing w:after="0"/>
              <w:rPr>
                <w:sz w:val="16"/>
                <w:szCs w:val="16"/>
              </w:rPr>
            </w:pPr>
            <w:r>
              <w:rPr>
                <w:sz w:val="16"/>
                <w:szCs w:val="16"/>
              </w:rPr>
              <w:t>DFT-s-OFDM gains higher than CP-OFDM due to lower MPR</w:t>
            </w:r>
          </w:p>
        </w:tc>
      </w:tr>
      <w:tr w:rsidR="00FB5AEF" w14:paraId="77247A73" w14:textId="77777777" w:rsidTr="00A4208C">
        <w:trPr>
          <w:gridAfter w:val="1"/>
          <w:wAfter w:w="1002" w:type="dxa"/>
        </w:trPr>
        <w:tc>
          <w:tcPr>
            <w:tcW w:w="0" w:type="auto"/>
          </w:tcPr>
          <w:p w14:paraId="4F8DB6F3" w14:textId="77777777" w:rsidR="00FB5AEF" w:rsidRDefault="00FB5AEF" w:rsidP="00A4208C">
            <w:pPr>
              <w:spacing w:after="0"/>
              <w:rPr>
                <w:sz w:val="16"/>
                <w:szCs w:val="16"/>
              </w:rPr>
            </w:pPr>
            <w:r>
              <w:rPr>
                <w:b/>
                <w:bCs/>
                <w:sz w:val="16"/>
                <w:szCs w:val="16"/>
              </w:rPr>
              <w:t>vivo</w:t>
            </w:r>
          </w:p>
        </w:tc>
        <w:tc>
          <w:tcPr>
            <w:tcW w:w="0" w:type="auto"/>
          </w:tcPr>
          <w:p w14:paraId="0AB06365" w14:textId="77777777" w:rsidR="00FB5AEF" w:rsidRDefault="00FB5AEF" w:rsidP="00A4208C">
            <w:pPr>
              <w:spacing w:after="0"/>
              <w:rPr>
                <w:sz w:val="16"/>
                <w:szCs w:val="16"/>
                <w:lang w:val="de-DE"/>
              </w:rPr>
            </w:pPr>
            <w:r>
              <w:rPr>
                <w:sz w:val="16"/>
                <w:szCs w:val="16"/>
                <w:lang w:val="de-DE"/>
              </w:rPr>
              <w:t xml:space="preserve">UMa and Dense Urban, FWA, max rank-2, 7 GHz, </w:t>
            </w:r>
            <w:r>
              <w:rPr>
                <w:sz w:val="16"/>
                <w:szCs w:val="16"/>
              </w:rPr>
              <w:t>CP-OFDM and DFT-s-OFDM,</w:t>
            </w:r>
            <w:r>
              <w:rPr>
                <w:sz w:val="16"/>
                <w:szCs w:val="16"/>
                <w:lang w:val="de-DE"/>
              </w:rPr>
              <w:t xml:space="preserve"> MU-MIMO</w:t>
            </w:r>
          </w:p>
        </w:tc>
        <w:tc>
          <w:tcPr>
            <w:tcW w:w="0" w:type="auto"/>
          </w:tcPr>
          <w:p w14:paraId="2BE1C860" w14:textId="77777777" w:rsidR="00FB5AEF" w:rsidRDefault="00FB5AEF" w:rsidP="00A4208C">
            <w:pPr>
              <w:spacing w:after="0"/>
              <w:rPr>
                <w:sz w:val="16"/>
                <w:szCs w:val="16"/>
              </w:rPr>
            </w:pPr>
            <w:r>
              <w:rPr>
                <w:sz w:val="16"/>
                <w:szCs w:val="16"/>
              </w:rPr>
              <w:t>Mixed indoor / outdoor CPE</w:t>
            </w:r>
          </w:p>
        </w:tc>
        <w:tc>
          <w:tcPr>
            <w:tcW w:w="0" w:type="auto"/>
          </w:tcPr>
          <w:p w14:paraId="0FD0C493" w14:textId="77777777" w:rsidR="00FB5AEF" w:rsidRDefault="00FB5AEF" w:rsidP="00A4208C">
            <w:pPr>
              <w:spacing w:after="0"/>
              <w:rPr>
                <w:sz w:val="16"/>
                <w:szCs w:val="16"/>
              </w:rPr>
            </w:pPr>
            <w:r>
              <w:rPr>
                <w:sz w:val="16"/>
                <w:szCs w:val="16"/>
              </w:rPr>
              <w:t>7 GHz / 100 MHz / 30 kHz</w:t>
            </w:r>
          </w:p>
        </w:tc>
        <w:tc>
          <w:tcPr>
            <w:tcW w:w="0" w:type="auto"/>
          </w:tcPr>
          <w:p w14:paraId="5711E9A2" w14:textId="77777777" w:rsidR="00FB5AEF" w:rsidRDefault="00FB5AEF" w:rsidP="00A4208C">
            <w:pPr>
              <w:spacing w:after="0"/>
              <w:rPr>
                <w:sz w:val="16"/>
                <w:szCs w:val="16"/>
                <w:lang w:val="de-DE"/>
              </w:rPr>
            </w:pPr>
            <w:r>
              <w:rPr>
                <w:sz w:val="16"/>
                <w:szCs w:val="16"/>
                <w:lang w:val="de-DE"/>
              </w:rPr>
              <w:t>BS 256 TxRU; UE 2T, 31 dBm; max rank 2; MU-MIMO</w:t>
            </w:r>
          </w:p>
        </w:tc>
        <w:tc>
          <w:tcPr>
            <w:tcW w:w="0" w:type="auto"/>
          </w:tcPr>
          <w:p w14:paraId="653CC876" w14:textId="77777777" w:rsidR="00FB5AEF" w:rsidRDefault="00FB5AEF" w:rsidP="00A4208C">
            <w:pPr>
              <w:spacing w:after="0"/>
              <w:rPr>
                <w:sz w:val="16"/>
                <w:szCs w:val="16"/>
              </w:rPr>
            </w:pPr>
            <w:r>
              <w:rPr>
                <w:sz w:val="16"/>
                <w:szCs w:val="16"/>
              </w:rPr>
              <w:t>FTP3, low / medium / high load</w:t>
            </w:r>
          </w:p>
        </w:tc>
        <w:tc>
          <w:tcPr>
            <w:tcW w:w="0" w:type="auto"/>
          </w:tcPr>
          <w:p w14:paraId="67E3442F" w14:textId="77777777" w:rsidR="00FB5AEF" w:rsidRDefault="00FB5AEF" w:rsidP="00A4208C">
            <w:pPr>
              <w:spacing w:after="0"/>
              <w:rPr>
                <w:sz w:val="16"/>
                <w:szCs w:val="16"/>
              </w:rPr>
            </w:pPr>
            <w:r>
              <w:rPr>
                <w:sz w:val="16"/>
                <w:szCs w:val="16"/>
              </w:rPr>
              <w:t>2.8% + 2.3; 2.8%+2.8%; 3% + 2.5%</w:t>
            </w:r>
          </w:p>
        </w:tc>
        <w:tc>
          <w:tcPr>
            <w:tcW w:w="0" w:type="auto"/>
          </w:tcPr>
          <w:p w14:paraId="14BBBFCE" w14:textId="77777777" w:rsidR="00FB5AEF" w:rsidRDefault="00FB5AEF" w:rsidP="00A4208C">
            <w:pPr>
              <w:spacing w:after="0"/>
              <w:rPr>
                <w:sz w:val="16"/>
                <w:szCs w:val="16"/>
              </w:rPr>
            </w:pPr>
            <w:r>
              <w:rPr>
                <w:sz w:val="16"/>
                <w:szCs w:val="16"/>
              </w:rPr>
              <w:t>5 dB DFT-s / 8 dB CP-OFDM; 256QAM 4.5 / 6.5 dB; delta 0.5 / 1.5 dB [note 4]</w:t>
            </w:r>
          </w:p>
        </w:tc>
        <w:tc>
          <w:tcPr>
            <w:tcW w:w="0" w:type="auto"/>
          </w:tcPr>
          <w:p w14:paraId="01B9F790" w14:textId="77777777" w:rsidR="00FB5AEF" w:rsidRDefault="00FB5AEF" w:rsidP="00A4208C">
            <w:pPr>
              <w:spacing w:after="0"/>
              <w:rPr>
                <w:sz w:val="16"/>
                <w:szCs w:val="16"/>
              </w:rPr>
            </w:pPr>
            <w:r>
              <w:rPr>
                <w:sz w:val="16"/>
                <w:szCs w:val="16"/>
              </w:rPr>
              <w:t xml:space="preserve">Negative or near-zero: </w:t>
            </w:r>
            <w:r>
              <w:rPr>
                <w:rFonts w:hint="eastAsia"/>
                <w:sz w:val="16"/>
                <w:szCs w:val="16"/>
              </w:rPr>
              <w:t>-</w:t>
            </w:r>
            <w:r>
              <w:rPr>
                <w:sz w:val="16"/>
                <w:szCs w:val="16"/>
              </w:rPr>
              <w:t>3.1%~+1.75% for DFT-s-OFDM, -5.08%~-1.14% for CP-OFDM</w:t>
            </w:r>
          </w:p>
        </w:tc>
        <w:tc>
          <w:tcPr>
            <w:tcW w:w="0" w:type="auto"/>
          </w:tcPr>
          <w:p w14:paraId="565B0BDB" w14:textId="77777777" w:rsidR="00FB5AEF" w:rsidRDefault="00FB5AEF" w:rsidP="00A4208C">
            <w:pPr>
              <w:spacing w:after="0"/>
              <w:rPr>
                <w:sz w:val="16"/>
                <w:szCs w:val="16"/>
              </w:rPr>
            </w:pPr>
            <w:r>
              <w:rPr>
                <w:sz w:val="16"/>
                <w:szCs w:val="16"/>
              </w:rPr>
              <w:t xml:space="preserve">Annex (RAN1#125-endorsed, with EVM without MPR): </w:t>
            </w:r>
            <w:proofErr w:type="spellStart"/>
            <w:r>
              <w:rPr>
                <w:sz w:val="16"/>
                <w:szCs w:val="16"/>
              </w:rPr>
              <w:t>UMa</w:t>
            </w:r>
            <w:proofErr w:type="spellEnd"/>
            <w:r>
              <w:rPr>
                <w:sz w:val="16"/>
                <w:szCs w:val="16"/>
              </w:rPr>
              <w:t xml:space="preserve"> 7 GHz rank-2 +4.31 / +7.65 / +1.43% (low / med / high load); Dense Urban +3.75 / +1.00 / +2.10%</w:t>
            </w:r>
          </w:p>
        </w:tc>
        <w:tc>
          <w:tcPr>
            <w:tcW w:w="0" w:type="auto"/>
          </w:tcPr>
          <w:p w14:paraId="7DE2A168" w14:textId="77777777" w:rsidR="00FB5AEF" w:rsidRDefault="00FB5AEF" w:rsidP="00A4208C">
            <w:pPr>
              <w:spacing w:after="0"/>
              <w:rPr>
                <w:sz w:val="16"/>
                <w:szCs w:val="16"/>
              </w:rPr>
            </w:pPr>
            <w:r>
              <w:rPr>
                <w:sz w:val="16"/>
                <w:szCs w:val="16"/>
              </w:rPr>
              <w:t>Low</w:t>
            </w:r>
          </w:p>
        </w:tc>
        <w:tc>
          <w:tcPr>
            <w:tcW w:w="76" w:type="dxa"/>
          </w:tcPr>
          <w:p w14:paraId="7A57033F" w14:textId="77777777" w:rsidR="00FB5AEF" w:rsidRDefault="00FB5AEF" w:rsidP="00A4208C">
            <w:pPr>
              <w:spacing w:after="0"/>
              <w:rPr>
                <w:sz w:val="16"/>
                <w:szCs w:val="16"/>
              </w:rPr>
            </w:pPr>
            <w:r>
              <w:rPr>
                <w:sz w:val="16"/>
                <w:szCs w:val="16"/>
              </w:rPr>
              <w:t>4GHz gains larger than 7GHz due to same UL power with different bandwidth</w:t>
            </w:r>
          </w:p>
        </w:tc>
      </w:tr>
      <w:tr w:rsidR="00FB5AEF" w14:paraId="1DEB86A8" w14:textId="77777777" w:rsidTr="00A4208C">
        <w:trPr>
          <w:gridAfter w:val="1"/>
          <w:wAfter w:w="1002" w:type="dxa"/>
        </w:trPr>
        <w:tc>
          <w:tcPr>
            <w:tcW w:w="0" w:type="auto"/>
          </w:tcPr>
          <w:p w14:paraId="4D7A83A4" w14:textId="77777777" w:rsidR="00FB5AEF" w:rsidRDefault="00FB5AEF" w:rsidP="00A4208C">
            <w:pPr>
              <w:spacing w:after="0"/>
              <w:rPr>
                <w:sz w:val="16"/>
                <w:szCs w:val="16"/>
              </w:rPr>
            </w:pPr>
            <w:r>
              <w:rPr>
                <w:b/>
                <w:bCs/>
                <w:sz w:val="16"/>
                <w:szCs w:val="16"/>
              </w:rPr>
              <w:t>vivo</w:t>
            </w:r>
          </w:p>
        </w:tc>
        <w:tc>
          <w:tcPr>
            <w:tcW w:w="0" w:type="auto"/>
          </w:tcPr>
          <w:p w14:paraId="7018F9C6"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and Dense Urban, FWA, max rank-4, CP-OFDM, 4 GHz and 7 GHz, MU-MIMO</w:t>
            </w:r>
          </w:p>
        </w:tc>
        <w:tc>
          <w:tcPr>
            <w:tcW w:w="0" w:type="auto"/>
          </w:tcPr>
          <w:p w14:paraId="093320E9" w14:textId="77777777" w:rsidR="00FB5AEF" w:rsidRDefault="00FB5AEF" w:rsidP="00A4208C">
            <w:pPr>
              <w:spacing w:after="0"/>
              <w:rPr>
                <w:sz w:val="16"/>
                <w:szCs w:val="16"/>
              </w:rPr>
            </w:pPr>
            <w:r>
              <w:rPr>
                <w:sz w:val="16"/>
                <w:szCs w:val="16"/>
              </w:rPr>
              <w:t>Mixed indoor / outdoor CPE</w:t>
            </w:r>
          </w:p>
        </w:tc>
        <w:tc>
          <w:tcPr>
            <w:tcW w:w="0" w:type="auto"/>
          </w:tcPr>
          <w:p w14:paraId="0982476A" w14:textId="77777777" w:rsidR="00FB5AEF" w:rsidRDefault="00FB5AEF" w:rsidP="00A4208C">
            <w:pPr>
              <w:spacing w:after="0"/>
              <w:rPr>
                <w:sz w:val="16"/>
                <w:szCs w:val="16"/>
              </w:rPr>
            </w:pPr>
            <w:r>
              <w:rPr>
                <w:sz w:val="16"/>
                <w:szCs w:val="16"/>
              </w:rPr>
              <w:t>4 GHz / 20 MHz and 7 GHz / 100 MHz / 30 kHz</w:t>
            </w:r>
          </w:p>
        </w:tc>
        <w:tc>
          <w:tcPr>
            <w:tcW w:w="0" w:type="auto"/>
          </w:tcPr>
          <w:p w14:paraId="65FA6CE5" w14:textId="77777777" w:rsidR="00FB5AEF" w:rsidRDefault="00FB5AEF" w:rsidP="00A4208C">
            <w:pPr>
              <w:spacing w:after="0"/>
              <w:rPr>
                <w:sz w:val="16"/>
                <w:szCs w:val="16"/>
              </w:rPr>
            </w:pPr>
            <w:r>
              <w:rPr>
                <w:sz w:val="16"/>
                <w:szCs w:val="16"/>
              </w:rPr>
              <w:t xml:space="preserve">BS 64 </w:t>
            </w:r>
            <w:proofErr w:type="spellStart"/>
            <w:r>
              <w:rPr>
                <w:sz w:val="16"/>
                <w:szCs w:val="16"/>
              </w:rPr>
              <w:t>TxRU</w:t>
            </w:r>
            <w:proofErr w:type="spellEnd"/>
            <w:r>
              <w:rPr>
                <w:sz w:val="16"/>
                <w:szCs w:val="16"/>
              </w:rPr>
              <w:t xml:space="preserve"> @4 GHz / 256 </w:t>
            </w:r>
            <w:proofErr w:type="spellStart"/>
            <w:r>
              <w:rPr>
                <w:sz w:val="16"/>
                <w:szCs w:val="16"/>
              </w:rPr>
              <w:t>TxRU</w:t>
            </w:r>
            <w:proofErr w:type="spellEnd"/>
            <w:r>
              <w:rPr>
                <w:sz w:val="16"/>
                <w:szCs w:val="16"/>
              </w:rPr>
              <w:t xml:space="preserve"> @7 GHz; UE 4T, 31 dBm; max rank 4</w:t>
            </w:r>
          </w:p>
        </w:tc>
        <w:tc>
          <w:tcPr>
            <w:tcW w:w="0" w:type="auto"/>
          </w:tcPr>
          <w:p w14:paraId="533080A8" w14:textId="77777777" w:rsidR="00FB5AEF" w:rsidRDefault="00FB5AEF" w:rsidP="00A4208C">
            <w:pPr>
              <w:spacing w:after="0"/>
              <w:rPr>
                <w:sz w:val="16"/>
                <w:szCs w:val="16"/>
              </w:rPr>
            </w:pPr>
            <w:r>
              <w:rPr>
                <w:sz w:val="16"/>
                <w:szCs w:val="16"/>
              </w:rPr>
              <w:t>FTP3, low / medium / high load</w:t>
            </w:r>
          </w:p>
        </w:tc>
        <w:tc>
          <w:tcPr>
            <w:tcW w:w="0" w:type="auto"/>
          </w:tcPr>
          <w:p w14:paraId="06C4835A" w14:textId="77777777" w:rsidR="00FB5AEF" w:rsidRDefault="00FB5AEF" w:rsidP="00A4208C">
            <w:pPr>
              <w:spacing w:after="0"/>
              <w:rPr>
                <w:sz w:val="16"/>
                <w:szCs w:val="16"/>
              </w:rPr>
            </w:pPr>
            <w:r>
              <w:rPr>
                <w:sz w:val="16"/>
                <w:szCs w:val="16"/>
              </w:rPr>
              <w:t>2.8% + 2.3; 2.8%+2.8%; 3% + 2.5% for 7GHz, 2.5%+2%;2.5%+2.5%;3%+2.3% for 4GHz</w:t>
            </w:r>
          </w:p>
        </w:tc>
        <w:tc>
          <w:tcPr>
            <w:tcW w:w="0" w:type="auto"/>
          </w:tcPr>
          <w:p w14:paraId="3BEFD0C3" w14:textId="77777777" w:rsidR="00FB5AEF" w:rsidRDefault="00FB5AEF" w:rsidP="00A4208C">
            <w:pPr>
              <w:spacing w:after="0"/>
              <w:rPr>
                <w:sz w:val="16"/>
                <w:szCs w:val="16"/>
              </w:rPr>
            </w:pPr>
            <w:r>
              <w:rPr>
                <w:sz w:val="16"/>
                <w:szCs w:val="16"/>
              </w:rPr>
              <w:t>8 dB CP-OFDM; 256QAM 6.5 dB; delta 1.5 dB [note 4]</w:t>
            </w:r>
          </w:p>
        </w:tc>
        <w:tc>
          <w:tcPr>
            <w:tcW w:w="0" w:type="auto"/>
          </w:tcPr>
          <w:p w14:paraId="7A28A419" w14:textId="77777777" w:rsidR="00FB5AEF" w:rsidRDefault="00FB5AEF" w:rsidP="00A4208C">
            <w:pPr>
              <w:spacing w:after="0"/>
              <w:rPr>
                <w:sz w:val="16"/>
                <w:szCs w:val="16"/>
              </w:rPr>
            </w:pPr>
            <w:r>
              <w:rPr>
                <w:sz w:val="16"/>
                <w:szCs w:val="16"/>
              </w:rPr>
              <w:t>Negative or near-zero: -2.32~+1.53% for 4GHz; -3.49%~+0.27% for 7GHz</w:t>
            </w:r>
          </w:p>
        </w:tc>
        <w:tc>
          <w:tcPr>
            <w:tcW w:w="0" w:type="auto"/>
          </w:tcPr>
          <w:p w14:paraId="042C5C6E" w14:textId="77777777" w:rsidR="00FB5AEF" w:rsidRDefault="00FB5AEF" w:rsidP="00A4208C">
            <w:pPr>
              <w:spacing w:after="0"/>
              <w:rPr>
                <w:sz w:val="16"/>
                <w:szCs w:val="16"/>
              </w:rPr>
            </w:pPr>
            <w:r>
              <w:rPr>
                <w:sz w:val="16"/>
                <w:szCs w:val="16"/>
              </w:rPr>
              <w:t xml:space="preserve">Annex (RAN1#125-endorsed, with EVM without MPR): </w:t>
            </w:r>
            <w:proofErr w:type="spellStart"/>
            <w:r>
              <w:rPr>
                <w:sz w:val="16"/>
                <w:szCs w:val="16"/>
              </w:rPr>
              <w:t>UMa</w:t>
            </w:r>
            <w:proofErr w:type="spellEnd"/>
            <w:r>
              <w:rPr>
                <w:sz w:val="16"/>
                <w:szCs w:val="16"/>
              </w:rPr>
              <w:t xml:space="preserve"> 4 GHz rank-4 -5.22 / -8.09 / -1.32% (low / med / high load); Dense Urban -1.88 / -1.93 / -1.62%; </w:t>
            </w:r>
            <w:proofErr w:type="spellStart"/>
            <w:r>
              <w:rPr>
                <w:sz w:val="16"/>
                <w:szCs w:val="16"/>
              </w:rPr>
              <w:t>UMa</w:t>
            </w:r>
            <w:proofErr w:type="spellEnd"/>
            <w:r>
              <w:rPr>
                <w:sz w:val="16"/>
                <w:szCs w:val="16"/>
              </w:rPr>
              <w:t xml:space="preserve"> 7 GHz rank-4 +2.99 / -2.36 / +3.91% (low / med / high load); Dense Urban +3.50 / -2.86 / -4.94%</w:t>
            </w:r>
          </w:p>
        </w:tc>
        <w:tc>
          <w:tcPr>
            <w:tcW w:w="0" w:type="auto"/>
          </w:tcPr>
          <w:p w14:paraId="34E2997D" w14:textId="77777777" w:rsidR="00FB5AEF" w:rsidRDefault="00FB5AEF" w:rsidP="00A4208C">
            <w:pPr>
              <w:spacing w:after="0"/>
              <w:rPr>
                <w:sz w:val="16"/>
                <w:szCs w:val="16"/>
              </w:rPr>
            </w:pPr>
            <w:r>
              <w:rPr>
                <w:sz w:val="16"/>
                <w:szCs w:val="16"/>
              </w:rPr>
              <w:t>Very low</w:t>
            </w:r>
          </w:p>
        </w:tc>
        <w:tc>
          <w:tcPr>
            <w:tcW w:w="76" w:type="dxa"/>
          </w:tcPr>
          <w:p w14:paraId="74272CB8" w14:textId="77777777" w:rsidR="00FB5AEF" w:rsidRDefault="00FB5AEF" w:rsidP="00A4208C">
            <w:pPr>
              <w:spacing w:after="0"/>
              <w:rPr>
                <w:sz w:val="16"/>
                <w:szCs w:val="16"/>
              </w:rPr>
            </w:pPr>
            <w:r>
              <w:rPr>
                <w:sz w:val="16"/>
                <w:szCs w:val="16"/>
              </w:rPr>
              <w:t>CP-OFDM MPR (8 dB) eliminates most gain, max Rank4 shows less gain than max Rank2</w:t>
            </w:r>
          </w:p>
        </w:tc>
      </w:tr>
      <w:tr w:rsidR="00FB5AEF" w14:paraId="7D0A8DFA" w14:textId="77777777" w:rsidTr="00A4208C">
        <w:trPr>
          <w:gridAfter w:val="1"/>
          <w:wAfter w:w="1002" w:type="dxa"/>
        </w:trPr>
        <w:tc>
          <w:tcPr>
            <w:tcW w:w="0" w:type="auto"/>
          </w:tcPr>
          <w:p w14:paraId="6F999F97" w14:textId="77777777" w:rsidR="00FB5AEF" w:rsidRDefault="00FB5AEF" w:rsidP="00A4208C">
            <w:pPr>
              <w:rPr>
                <w:b/>
                <w:bCs/>
                <w:sz w:val="16"/>
                <w:szCs w:val="16"/>
              </w:rPr>
            </w:pPr>
            <w:r>
              <w:rPr>
                <w:b/>
                <w:bCs/>
                <w:sz w:val="16"/>
                <w:szCs w:val="16"/>
              </w:rPr>
              <w:t xml:space="preserve">Huawei, </w:t>
            </w:r>
            <w:proofErr w:type="spellStart"/>
            <w:r>
              <w:rPr>
                <w:b/>
                <w:bCs/>
                <w:sz w:val="16"/>
                <w:szCs w:val="16"/>
              </w:rPr>
              <w:t>HiSilicon</w:t>
            </w:r>
            <w:proofErr w:type="spellEnd"/>
          </w:p>
        </w:tc>
        <w:tc>
          <w:tcPr>
            <w:tcW w:w="0" w:type="auto"/>
          </w:tcPr>
          <w:p w14:paraId="738C4569" w14:textId="77777777" w:rsidR="00FB5AEF" w:rsidRDefault="00FB5AEF" w:rsidP="00A4208C">
            <w:pPr>
              <w:rPr>
                <w:sz w:val="16"/>
                <w:szCs w:val="16"/>
                <w:lang w:val="pt-BR"/>
              </w:rPr>
            </w:pPr>
            <w:r>
              <w:rPr>
                <w:sz w:val="16"/>
                <w:szCs w:val="16"/>
                <w:lang w:val="pt-BR"/>
              </w:rPr>
              <w:t>Dense Urban (3D-UMa), TDD, MU-MIMO; 1024QAM vs. 256QAM MCS table</w:t>
            </w:r>
          </w:p>
        </w:tc>
        <w:tc>
          <w:tcPr>
            <w:tcW w:w="0" w:type="auto"/>
          </w:tcPr>
          <w:p w14:paraId="674FBA2A" w14:textId="77777777" w:rsidR="00FB5AEF" w:rsidRDefault="00FB5AEF" w:rsidP="00A4208C">
            <w:pPr>
              <w:rPr>
                <w:sz w:val="16"/>
                <w:szCs w:val="16"/>
              </w:rPr>
            </w:pPr>
            <w:r>
              <w:rPr>
                <w:sz w:val="16"/>
                <w:szCs w:val="16"/>
              </w:rPr>
              <w:t>Profile 1: 80% indoor / 20% outdoor CPE</w:t>
            </w:r>
          </w:p>
        </w:tc>
        <w:tc>
          <w:tcPr>
            <w:tcW w:w="0" w:type="auto"/>
          </w:tcPr>
          <w:p w14:paraId="78A5C22F" w14:textId="77777777" w:rsidR="00FB5AEF" w:rsidRDefault="00FB5AEF" w:rsidP="00A4208C">
            <w:pPr>
              <w:rPr>
                <w:sz w:val="16"/>
                <w:szCs w:val="16"/>
              </w:rPr>
            </w:pPr>
            <w:r>
              <w:rPr>
                <w:sz w:val="16"/>
                <w:szCs w:val="16"/>
              </w:rPr>
              <w:t>4 GHz / 100 MHz / SCS30kHz</w:t>
            </w:r>
          </w:p>
        </w:tc>
        <w:tc>
          <w:tcPr>
            <w:tcW w:w="0" w:type="auto"/>
          </w:tcPr>
          <w:p w14:paraId="0A17789E" w14:textId="77777777" w:rsidR="00FB5AEF" w:rsidRPr="005D595C" w:rsidRDefault="00FB5AEF" w:rsidP="00A4208C">
            <w:pPr>
              <w:rPr>
                <w:sz w:val="16"/>
                <w:szCs w:val="16"/>
                <w:lang w:val="de-DE"/>
              </w:rPr>
            </w:pPr>
            <w:r w:rsidRPr="005D595C">
              <w:rPr>
                <w:sz w:val="16"/>
                <w:szCs w:val="16"/>
                <w:lang w:val="de-DE"/>
              </w:rPr>
              <w:t>BS 64 TxRU @25 m, MMSE-IRC; UE 2 ports, 31 dBm; MU-MIMO; max rank 4</w:t>
            </w:r>
          </w:p>
        </w:tc>
        <w:tc>
          <w:tcPr>
            <w:tcW w:w="0" w:type="auto"/>
          </w:tcPr>
          <w:p w14:paraId="417AFC79" w14:textId="77777777" w:rsidR="00FB5AEF" w:rsidRDefault="00FB5AEF" w:rsidP="00A4208C">
            <w:pPr>
              <w:rPr>
                <w:sz w:val="16"/>
                <w:szCs w:val="16"/>
              </w:rPr>
            </w:pPr>
            <w:r>
              <w:rPr>
                <w:sz w:val="16"/>
                <w:szCs w:val="16"/>
              </w:rPr>
              <w:t>Burst buffer, PF, 10 UE/sector; RU 30%</w:t>
            </w:r>
          </w:p>
        </w:tc>
        <w:tc>
          <w:tcPr>
            <w:tcW w:w="0" w:type="auto"/>
          </w:tcPr>
          <w:p w14:paraId="263474D7" w14:textId="77777777" w:rsidR="00FB5AEF" w:rsidRDefault="00FB5AEF" w:rsidP="00A4208C">
            <w:pPr>
              <w:rPr>
                <w:sz w:val="16"/>
                <w:szCs w:val="16"/>
              </w:rPr>
            </w:pPr>
            <w:r>
              <w:rPr>
                <w:sz w:val="16"/>
                <w:szCs w:val="16"/>
              </w:rPr>
              <w:t>2.5%+2.5% (1024QAM); 3.5%+2.5% (256QAM baseline)</w:t>
            </w:r>
          </w:p>
        </w:tc>
        <w:tc>
          <w:tcPr>
            <w:tcW w:w="0" w:type="auto"/>
          </w:tcPr>
          <w:p w14:paraId="45732F80" w14:textId="77777777" w:rsidR="00FB5AEF" w:rsidRDefault="00FB5AEF" w:rsidP="00A4208C">
            <w:pPr>
              <w:rPr>
                <w:sz w:val="16"/>
                <w:szCs w:val="16"/>
              </w:rPr>
            </w:pPr>
            <w:r>
              <w:rPr>
                <w:sz w:val="16"/>
                <w:szCs w:val="16"/>
              </w:rPr>
              <w:t>Yes, Align with RAN4 LS</w:t>
            </w:r>
          </w:p>
        </w:tc>
        <w:tc>
          <w:tcPr>
            <w:tcW w:w="0" w:type="auto"/>
          </w:tcPr>
          <w:p w14:paraId="6EF221B5" w14:textId="77777777" w:rsidR="00FB5AEF" w:rsidRDefault="00FB5AEF" w:rsidP="00A4208C">
            <w:pPr>
              <w:rPr>
                <w:sz w:val="16"/>
                <w:szCs w:val="16"/>
              </w:rPr>
            </w:pPr>
            <w:r>
              <w:rPr>
                <w:sz w:val="16"/>
                <w:szCs w:val="16"/>
              </w:rPr>
              <w:t>Mean UPT: -0.98%</w:t>
            </w:r>
          </w:p>
        </w:tc>
        <w:tc>
          <w:tcPr>
            <w:tcW w:w="0" w:type="auto"/>
          </w:tcPr>
          <w:p w14:paraId="5A03FF49" w14:textId="77777777" w:rsidR="00FB5AEF" w:rsidRDefault="00FB5AEF" w:rsidP="00A4208C">
            <w:pPr>
              <w:rPr>
                <w:sz w:val="16"/>
                <w:szCs w:val="16"/>
              </w:rPr>
            </w:pPr>
            <w:r>
              <w:rPr>
                <w:sz w:val="16"/>
                <w:szCs w:val="16"/>
              </w:rPr>
              <w:t xml:space="preserve">1024QAM scheduling prob. 0.17%; loss attributed to removal of low-SE MCS entries when the 1024QAM entries are added (coarser SE granularity at lower </w:t>
            </w:r>
            <w:r>
              <w:rPr>
                <w:sz w:val="16"/>
                <w:szCs w:val="16"/>
              </w:rPr>
              <w:lastRenderedPageBreak/>
              <w:t>modulation orders)</w:t>
            </w:r>
          </w:p>
        </w:tc>
        <w:tc>
          <w:tcPr>
            <w:tcW w:w="0" w:type="auto"/>
          </w:tcPr>
          <w:p w14:paraId="666567F6" w14:textId="77777777" w:rsidR="00FB5AEF" w:rsidRDefault="00FB5AEF" w:rsidP="00A4208C">
            <w:pPr>
              <w:rPr>
                <w:sz w:val="16"/>
                <w:szCs w:val="16"/>
              </w:rPr>
            </w:pPr>
            <w:r>
              <w:rPr>
                <w:sz w:val="16"/>
                <w:szCs w:val="16"/>
              </w:rPr>
              <w:lastRenderedPageBreak/>
              <w:t>scheduling prob. 0.17%</w:t>
            </w:r>
          </w:p>
        </w:tc>
        <w:tc>
          <w:tcPr>
            <w:tcW w:w="76" w:type="dxa"/>
          </w:tcPr>
          <w:p w14:paraId="5B523D67" w14:textId="0B26D605" w:rsidR="00FB5AEF" w:rsidRDefault="00FB5AEF" w:rsidP="00A4208C">
            <w:pPr>
              <w:rPr>
                <w:sz w:val="16"/>
                <w:szCs w:val="16"/>
              </w:rPr>
            </w:pPr>
            <w:proofErr w:type="spellStart"/>
            <w:r>
              <w:rPr>
                <w:sz w:val="16"/>
                <w:szCs w:val="16"/>
              </w:rPr>
              <w:t>Obs</w:t>
            </w:r>
            <w:proofErr w:type="spellEnd"/>
            <w:r>
              <w:rPr>
                <w:sz w:val="16"/>
                <w:szCs w:val="16"/>
              </w:rPr>
              <w:t xml:space="preserve"> 4: average UPT loss (0.98%) in Profile 1, scheduling prob. small. Prop 3: do not consider UL 1024QAM in 6GR (</w:t>
            </w:r>
            <w:hyperlink r:id="rId784" w:history="1">
              <w:r w:rsidR="00C62C50">
                <w:rPr>
                  <w:rStyle w:val="Hyperlink"/>
                  <w:sz w:val="16"/>
                  <w:szCs w:val="16"/>
                </w:rPr>
                <w:t>R1-2605289</w:t>
              </w:r>
            </w:hyperlink>
            <w:r>
              <w:rPr>
                <w:sz w:val="16"/>
                <w:szCs w:val="16"/>
              </w:rPr>
              <w:t xml:space="preserve"> / </w:t>
            </w:r>
            <w:hyperlink r:id="rId785" w:history="1">
              <w:r w:rsidR="00C62C50">
                <w:rPr>
                  <w:rStyle w:val="Hyperlink"/>
                  <w:sz w:val="16"/>
                  <w:szCs w:val="16"/>
                </w:rPr>
                <w:t>R1-2606786</w:t>
              </w:r>
            </w:hyperlink>
            <w:r>
              <w:rPr>
                <w:sz w:val="16"/>
                <w:szCs w:val="16"/>
              </w:rPr>
              <w:t>)</w:t>
            </w:r>
          </w:p>
        </w:tc>
      </w:tr>
      <w:tr w:rsidR="00FB5AEF" w14:paraId="2C1C7D5A" w14:textId="77777777" w:rsidTr="00A4208C">
        <w:trPr>
          <w:gridAfter w:val="1"/>
          <w:wAfter w:w="1002" w:type="dxa"/>
        </w:trPr>
        <w:tc>
          <w:tcPr>
            <w:tcW w:w="0" w:type="auto"/>
          </w:tcPr>
          <w:p w14:paraId="18F5AFCD" w14:textId="77777777" w:rsidR="00FB5AEF" w:rsidRDefault="00FB5AEF" w:rsidP="00A4208C">
            <w:pPr>
              <w:rPr>
                <w:b/>
                <w:bCs/>
                <w:sz w:val="16"/>
                <w:szCs w:val="16"/>
              </w:rPr>
            </w:pPr>
            <w:r>
              <w:rPr>
                <w:b/>
                <w:bCs/>
                <w:sz w:val="16"/>
                <w:szCs w:val="16"/>
              </w:rPr>
              <w:lastRenderedPageBreak/>
              <w:t xml:space="preserve">Huawei, </w:t>
            </w:r>
            <w:proofErr w:type="spellStart"/>
            <w:r>
              <w:rPr>
                <w:b/>
                <w:bCs/>
                <w:sz w:val="16"/>
                <w:szCs w:val="16"/>
              </w:rPr>
              <w:t>HiSilicon</w:t>
            </w:r>
            <w:proofErr w:type="spellEnd"/>
          </w:p>
        </w:tc>
        <w:tc>
          <w:tcPr>
            <w:tcW w:w="0" w:type="auto"/>
          </w:tcPr>
          <w:p w14:paraId="2466083E" w14:textId="77777777" w:rsidR="00FB5AEF" w:rsidRDefault="00FB5AEF" w:rsidP="00A4208C">
            <w:pPr>
              <w:rPr>
                <w:sz w:val="16"/>
                <w:szCs w:val="16"/>
                <w:lang w:val="pt-BR"/>
              </w:rPr>
            </w:pPr>
            <w:r>
              <w:rPr>
                <w:sz w:val="16"/>
                <w:szCs w:val="16"/>
                <w:lang w:val="pt-BR"/>
              </w:rPr>
              <w:t>Dense Urban (3D-UMa), TDD, MU-MIMO; 1024QAM vs. 256QAM MCS table</w:t>
            </w:r>
          </w:p>
        </w:tc>
        <w:tc>
          <w:tcPr>
            <w:tcW w:w="0" w:type="auto"/>
          </w:tcPr>
          <w:p w14:paraId="7956F1E9" w14:textId="77777777" w:rsidR="00FB5AEF" w:rsidRDefault="00FB5AEF" w:rsidP="00A4208C">
            <w:pPr>
              <w:rPr>
                <w:sz w:val="16"/>
                <w:szCs w:val="16"/>
              </w:rPr>
            </w:pPr>
            <w:r>
              <w:rPr>
                <w:sz w:val="16"/>
                <w:szCs w:val="16"/>
              </w:rPr>
              <w:t>Profile 3: 100% outdoor CPE</w:t>
            </w:r>
          </w:p>
        </w:tc>
        <w:tc>
          <w:tcPr>
            <w:tcW w:w="0" w:type="auto"/>
          </w:tcPr>
          <w:p w14:paraId="178B6B1D" w14:textId="77777777" w:rsidR="00FB5AEF" w:rsidRDefault="00FB5AEF" w:rsidP="00A4208C">
            <w:pPr>
              <w:rPr>
                <w:sz w:val="16"/>
                <w:szCs w:val="16"/>
              </w:rPr>
            </w:pPr>
            <w:r>
              <w:rPr>
                <w:sz w:val="16"/>
                <w:szCs w:val="16"/>
              </w:rPr>
              <w:t>4 GHz / 100 MHz / SCS30kHz</w:t>
            </w:r>
          </w:p>
        </w:tc>
        <w:tc>
          <w:tcPr>
            <w:tcW w:w="0" w:type="auto"/>
          </w:tcPr>
          <w:p w14:paraId="5A98E790" w14:textId="77777777" w:rsidR="00FB5AEF" w:rsidRPr="005D595C" w:rsidRDefault="00FB5AEF" w:rsidP="00A4208C">
            <w:pPr>
              <w:rPr>
                <w:sz w:val="16"/>
                <w:szCs w:val="16"/>
                <w:lang w:val="de-DE"/>
              </w:rPr>
            </w:pPr>
            <w:r w:rsidRPr="005D595C">
              <w:rPr>
                <w:sz w:val="16"/>
                <w:szCs w:val="16"/>
                <w:lang w:val="de-DE"/>
              </w:rPr>
              <w:t>BS 64 TxRU @25 m, MMSE-IRC; UE 2 ports, 31 dBm; MU-MIMO; max rank 4</w:t>
            </w:r>
          </w:p>
        </w:tc>
        <w:tc>
          <w:tcPr>
            <w:tcW w:w="0" w:type="auto"/>
          </w:tcPr>
          <w:p w14:paraId="36F869B6" w14:textId="77777777" w:rsidR="00FB5AEF" w:rsidRDefault="00FB5AEF" w:rsidP="00A4208C">
            <w:pPr>
              <w:rPr>
                <w:sz w:val="16"/>
                <w:szCs w:val="16"/>
              </w:rPr>
            </w:pPr>
            <w:r>
              <w:rPr>
                <w:sz w:val="16"/>
                <w:szCs w:val="16"/>
              </w:rPr>
              <w:t>Burst buffer, PF, 10 UE/sector; RU 30%</w:t>
            </w:r>
          </w:p>
        </w:tc>
        <w:tc>
          <w:tcPr>
            <w:tcW w:w="0" w:type="auto"/>
          </w:tcPr>
          <w:p w14:paraId="72FC4242" w14:textId="77777777" w:rsidR="00FB5AEF" w:rsidRDefault="00FB5AEF" w:rsidP="00A4208C">
            <w:pPr>
              <w:rPr>
                <w:sz w:val="16"/>
                <w:szCs w:val="16"/>
              </w:rPr>
            </w:pPr>
            <w:r>
              <w:rPr>
                <w:sz w:val="16"/>
                <w:szCs w:val="16"/>
              </w:rPr>
              <w:t>2.5%+2.5% (1024QAM); 3.5%+2.5% (256QAM baseline)</w:t>
            </w:r>
          </w:p>
        </w:tc>
        <w:tc>
          <w:tcPr>
            <w:tcW w:w="0" w:type="auto"/>
          </w:tcPr>
          <w:p w14:paraId="5286C155" w14:textId="77777777" w:rsidR="00FB5AEF" w:rsidRDefault="00FB5AEF" w:rsidP="00A4208C">
            <w:pPr>
              <w:rPr>
                <w:sz w:val="16"/>
                <w:szCs w:val="16"/>
              </w:rPr>
            </w:pPr>
            <w:r>
              <w:rPr>
                <w:sz w:val="16"/>
                <w:szCs w:val="16"/>
              </w:rPr>
              <w:t>Yes, Align with RAN4 LS</w:t>
            </w:r>
          </w:p>
        </w:tc>
        <w:tc>
          <w:tcPr>
            <w:tcW w:w="0" w:type="auto"/>
          </w:tcPr>
          <w:p w14:paraId="16B3AE53" w14:textId="77777777" w:rsidR="00FB5AEF" w:rsidRDefault="00FB5AEF" w:rsidP="00A4208C">
            <w:pPr>
              <w:rPr>
                <w:sz w:val="16"/>
                <w:szCs w:val="16"/>
              </w:rPr>
            </w:pPr>
            <w:r>
              <w:rPr>
                <w:sz w:val="16"/>
                <w:szCs w:val="16"/>
              </w:rPr>
              <w:t>Mean UPT: +2.56%</w:t>
            </w:r>
          </w:p>
        </w:tc>
        <w:tc>
          <w:tcPr>
            <w:tcW w:w="0" w:type="auto"/>
          </w:tcPr>
          <w:p w14:paraId="063374D5" w14:textId="77777777" w:rsidR="00FB5AEF" w:rsidRDefault="00FB5AEF" w:rsidP="00A4208C">
            <w:pPr>
              <w:rPr>
                <w:sz w:val="16"/>
                <w:szCs w:val="16"/>
              </w:rPr>
            </w:pPr>
            <w:r>
              <w:rPr>
                <w:sz w:val="16"/>
                <w:szCs w:val="16"/>
              </w:rPr>
              <w:t>1024QAM scheduling prob. only 6% even in the 100%-outdoor case</w:t>
            </w:r>
          </w:p>
        </w:tc>
        <w:tc>
          <w:tcPr>
            <w:tcW w:w="0" w:type="auto"/>
          </w:tcPr>
          <w:p w14:paraId="7F15B836" w14:textId="77777777" w:rsidR="00FB5AEF" w:rsidRDefault="00FB5AEF" w:rsidP="00A4208C">
            <w:pPr>
              <w:rPr>
                <w:sz w:val="16"/>
                <w:szCs w:val="16"/>
              </w:rPr>
            </w:pPr>
            <w:r>
              <w:rPr>
                <w:sz w:val="16"/>
                <w:szCs w:val="16"/>
              </w:rPr>
              <w:t>scheduling prob. only 6%</w:t>
            </w:r>
          </w:p>
        </w:tc>
        <w:tc>
          <w:tcPr>
            <w:tcW w:w="76" w:type="dxa"/>
          </w:tcPr>
          <w:p w14:paraId="7F48EF97" w14:textId="69CAA6B2" w:rsidR="00FB5AEF" w:rsidRDefault="00FB5AEF" w:rsidP="00A4208C">
            <w:pPr>
              <w:rPr>
                <w:sz w:val="16"/>
                <w:szCs w:val="16"/>
              </w:rPr>
            </w:pPr>
            <w:proofErr w:type="spellStart"/>
            <w:r>
              <w:rPr>
                <w:sz w:val="16"/>
                <w:szCs w:val="16"/>
              </w:rPr>
              <w:t>Obs</w:t>
            </w:r>
            <w:proofErr w:type="spellEnd"/>
            <w:r>
              <w:rPr>
                <w:sz w:val="16"/>
                <w:szCs w:val="16"/>
              </w:rPr>
              <w:t xml:space="preserve"> 5: only +2.56% in the 100%-outdoor case, which Huawei regards as an </w:t>
            </w:r>
            <w:proofErr w:type="spellStart"/>
            <w:r>
              <w:rPr>
                <w:sz w:val="16"/>
                <w:szCs w:val="16"/>
              </w:rPr>
              <w:t>idealised</w:t>
            </w:r>
            <w:proofErr w:type="spellEnd"/>
            <w:r>
              <w:rPr>
                <w:sz w:val="16"/>
                <w:szCs w:val="16"/>
              </w:rPr>
              <w:t xml:space="preserve"> assumption (</w:t>
            </w:r>
            <w:hyperlink r:id="rId786" w:history="1">
              <w:r w:rsidR="00C62C50">
                <w:rPr>
                  <w:rStyle w:val="Hyperlink"/>
                  <w:sz w:val="16"/>
                  <w:szCs w:val="16"/>
                </w:rPr>
                <w:t>R1-2605289</w:t>
              </w:r>
            </w:hyperlink>
            <w:r>
              <w:rPr>
                <w:sz w:val="16"/>
                <w:szCs w:val="16"/>
              </w:rPr>
              <w:t xml:space="preserve"> / </w:t>
            </w:r>
            <w:hyperlink r:id="rId787" w:history="1">
              <w:r w:rsidR="00C62C50">
                <w:rPr>
                  <w:rStyle w:val="Hyperlink"/>
                  <w:sz w:val="16"/>
                  <w:szCs w:val="16"/>
                </w:rPr>
                <w:t>R1-2606786</w:t>
              </w:r>
            </w:hyperlink>
            <w:r>
              <w:rPr>
                <w:sz w:val="16"/>
                <w:szCs w:val="16"/>
              </w:rPr>
              <w:t>)</w:t>
            </w:r>
          </w:p>
        </w:tc>
      </w:tr>
      <w:tr w:rsidR="00FB5AEF" w14:paraId="3CFFB230" w14:textId="77777777" w:rsidTr="00A4208C">
        <w:tblPrEx>
          <w:tblCellMar>
            <w:top w:w="0" w:type="dxa"/>
            <w:left w:w="108" w:type="dxa"/>
            <w:bottom w:w="0" w:type="dxa"/>
            <w:right w:w="108" w:type="dxa"/>
          </w:tblCellMar>
        </w:tblPrEx>
        <w:tc>
          <w:tcPr>
            <w:tcW w:w="0" w:type="auto"/>
          </w:tcPr>
          <w:p w14:paraId="5C01A528" w14:textId="77777777" w:rsidR="00FB5AEF" w:rsidRDefault="00FB5AEF" w:rsidP="00A4208C">
            <w:pPr>
              <w:spacing w:after="0"/>
              <w:rPr>
                <w:sz w:val="16"/>
                <w:szCs w:val="16"/>
              </w:rPr>
            </w:pPr>
            <w:r>
              <w:rPr>
                <w:b/>
                <w:bCs/>
                <w:sz w:val="16"/>
                <w:szCs w:val="16"/>
              </w:rPr>
              <w:t>ZTE/</w:t>
            </w:r>
            <w:proofErr w:type="spellStart"/>
            <w:r>
              <w:rPr>
                <w:b/>
                <w:bCs/>
                <w:sz w:val="16"/>
                <w:szCs w:val="16"/>
              </w:rPr>
              <w:t>Sanechips</w:t>
            </w:r>
            <w:proofErr w:type="spellEnd"/>
          </w:p>
        </w:tc>
        <w:tc>
          <w:tcPr>
            <w:tcW w:w="0" w:type="auto"/>
          </w:tcPr>
          <w:p w14:paraId="4629E9F7" w14:textId="77777777" w:rsidR="00FB5AEF" w:rsidRDefault="00FB5AEF" w:rsidP="00A4208C">
            <w:pPr>
              <w:spacing w:after="0"/>
              <w:rPr>
                <w:sz w:val="16"/>
                <w:szCs w:val="16"/>
                <w:lang w:val="pt-BR"/>
              </w:rPr>
            </w:pPr>
            <w:r>
              <w:rPr>
                <w:sz w:val="16"/>
                <w:szCs w:val="16"/>
                <w:lang w:val="pt-BR"/>
              </w:rPr>
              <w:t>UMa, maxRank 4 SU-MIMO; 1024QAM vs. 256QAM MCS table</w:t>
            </w:r>
          </w:p>
        </w:tc>
        <w:tc>
          <w:tcPr>
            <w:tcW w:w="0" w:type="auto"/>
          </w:tcPr>
          <w:p w14:paraId="51017AED" w14:textId="77777777" w:rsidR="00FB5AEF" w:rsidRDefault="00FB5AEF" w:rsidP="00A4208C">
            <w:pPr>
              <w:spacing w:after="0"/>
              <w:rPr>
                <w:sz w:val="16"/>
                <w:szCs w:val="16"/>
              </w:rPr>
            </w:pPr>
            <w:r>
              <w:rPr>
                <w:sz w:val="16"/>
                <w:szCs w:val="16"/>
              </w:rPr>
              <w:t>80% indoor / 20% outdoor</w:t>
            </w:r>
          </w:p>
        </w:tc>
        <w:tc>
          <w:tcPr>
            <w:tcW w:w="0" w:type="auto"/>
          </w:tcPr>
          <w:p w14:paraId="40D5B9E7" w14:textId="77777777" w:rsidR="00FB5AEF" w:rsidRDefault="00FB5AEF" w:rsidP="00A4208C">
            <w:pPr>
              <w:spacing w:after="0"/>
              <w:rPr>
                <w:sz w:val="16"/>
                <w:szCs w:val="16"/>
              </w:rPr>
            </w:pPr>
            <w:r>
              <w:rPr>
                <w:sz w:val="16"/>
                <w:szCs w:val="16"/>
              </w:rPr>
              <w:t>4 GHz / 100 MHz / 30 kHz</w:t>
            </w:r>
          </w:p>
        </w:tc>
        <w:tc>
          <w:tcPr>
            <w:tcW w:w="0" w:type="auto"/>
          </w:tcPr>
          <w:p w14:paraId="6249AAA8" w14:textId="77777777" w:rsidR="00FB5AEF" w:rsidRDefault="00FB5AEF" w:rsidP="00A4208C">
            <w:pPr>
              <w:spacing w:after="0"/>
              <w:rPr>
                <w:sz w:val="16"/>
                <w:szCs w:val="16"/>
              </w:rPr>
            </w:pPr>
            <w:r>
              <w:rPr>
                <w:sz w:val="16"/>
                <w:szCs w:val="16"/>
              </w:rPr>
              <w:t xml:space="preserve">BS 64 </w:t>
            </w:r>
            <w:proofErr w:type="spellStart"/>
            <w:r>
              <w:rPr>
                <w:sz w:val="16"/>
                <w:szCs w:val="16"/>
              </w:rPr>
              <w:t>TxRU</w:t>
            </w:r>
            <w:proofErr w:type="spellEnd"/>
            <w:r>
              <w:rPr>
                <w:sz w:val="16"/>
                <w:szCs w:val="16"/>
              </w:rPr>
              <w:t xml:space="preserve">, 49 dBm; UE 8 ports, 23 dBm; </w:t>
            </w:r>
            <w:proofErr w:type="spellStart"/>
            <w:r>
              <w:rPr>
                <w:sz w:val="16"/>
                <w:szCs w:val="16"/>
              </w:rPr>
              <w:t>maxRank</w:t>
            </w:r>
            <w:proofErr w:type="spellEnd"/>
            <w:r>
              <w:rPr>
                <w:sz w:val="16"/>
                <w:szCs w:val="16"/>
              </w:rPr>
              <w:t xml:space="preserve"> 4 SU-MIMO</w:t>
            </w:r>
          </w:p>
        </w:tc>
        <w:tc>
          <w:tcPr>
            <w:tcW w:w="0" w:type="auto"/>
          </w:tcPr>
          <w:p w14:paraId="3F24E3C5" w14:textId="77777777" w:rsidR="00FB5AEF" w:rsidRDefault="00FB5AEF" w:rsidP="00A4208C">
            <w:pPr>
              <w:spacing w:after="0"/>
              <w:rPr>
                <w:sz w:val="16"/>
                <w:szCs w:val="16"/>
              </w:rPr>
            </w:pPr>
            <w:r>
              <w:rPr>
                <w:sz w:val="16"/>
                <w:szCs w:val="16"/>
              </w:rPr>
              <w:t>FTP3, 0.5 MB; 21 cells, 5-20 UE/cell, ISD 500 m; RU n/s</w:t>
            </w:r>
          </w:p>
        </w:tc>
        <w:tc>
          <w:tcPr>
            <w:tcW w:w="0" w:type="auto"/>
          </w:tcPr>
          <w:p w14:paraId="0542D642" w14:textId="77777777" w:rsidR="00FB5AEF" w:rsidRDefault="00FB5AEF" w:rsidP="00A4208C">
            <w:pPr>
              <w:spacing w:after="0"/>
              <w:rPr>
                <w:color w:val="FF0000"/>
                <w:sz w:val="16"/>
                <w:szCs w:val="16"/>
              </w:rPr>
            </w:pPr>
            <w:r>
              <w:rPr>
                <w:color w:val="FF0000"/>
                <w:sz w:val="16"/>
                <w:szCs w:val="16"/>
              </w:rPr>
              <w:t>2.5% + 2.5%</w:t>
            </w:r>
          </w:p>
        </w:tc>
        <w:tc>
          <w:tcPr>
            <w:tcW w:w="0" w:type="auto"/>
          </w:tcPr>
          <w:p w14:paraId="702265B6" w14:textId="77777777" w:rsidR="00FB5AEF" w:rsidRDefault="00FB5AEF" w:rsidP="00A4208C">
            <w:pPr>
              <w:spacing w:after="0"/>
              <w:rPr>
                <w:color w:val="FF0000"/>
                <w:sz w:val="16"/>
                <w:szCs w:val="16"/>
              </w:rPr>
            </w:pPr>
            <w:r>
              <w:rPr>
                <w:color w:val="FF0000"/>
                <w:sz w:val="16"/>
                <w:szCs w:val="16"/>
              </w:rPr>
              <w:t>6.8 dB</w:t>
            </w:r>
          </w:p>
        </w:tc>
        <w:tc>
          <w:tcPr>
            <w:tcW w:w="0" w:type="auto"/>
          </w:tcPr>
          <w:p w14:paraId="72A4D8BF" w14:textId="77777777" w:rsidR="00FB5AEF" w:rsidRDefault="00FB5AEF" w:rsidP="00A4208C">
            <w:pPr>
              <w:spacing w:after="0"/>
              <w:rPr>
                <w:sz w:val="16"/>
                <w:szCs w:val="16"/>
              </w:rPr>
            </w:pPr>
            <w:r>
              <w:rPr>
                <w:sz w:val="16"/>
                <w:szCs w:val="16"/>
              </w:rPr>
              <w:t>+35 Mbps / +16% avg. gain (1024QAM MCS table vs. 256QAM MCS table)</w:t>
            </w:r>
          </w:p>
        </w:tc>
        <w:tc>
          <w:tcPr>
            <w:tcW w:w="0" w:type="auto"/>
          </w:tcPr>
          <w:p w14:paraId="391C0B4D" w14:textId="77777777" w:rsidR="00FB5AEF" w:rsidRDefault="00FB5AEF" w:rsidP="00A4208C">
            <w:pPr>
              <w:spacing w:after="0"/>
              <w:rPr>
                <w:sz w:val="16"/>
                <w:szCs w:val="16"/>
              </w:rPr>
            </w:pPr>
            <w:r>
              <w:rPr>
                <w:sz w:val="16"/>
                <w:szCs w:val="16"/>
              </w:rPr>
              <w:t>~+35 Mbps (~+16%); 1024QAM scheduling prob. ~20% for indoor UE; rank-4 scheduling reduced ~5% for indoor UE</w:t>
            </w:r>
          </w:p>
        </w:tc>
        <w:tc>
          <w:tcPr>
            <w:tcW w:w="0" w:type="auto"/>
          </w:tcPr>
          <w:p w14:paraId="03EA62D1" w14:textId="77777777" w:rsidR="00FB5AEF" w:rsidRDefault="00FB5AEF" w:rsidP="00A4208C">
            <w:pPr>
              <w:spacing w:after="0"/>
              <w:rPr>
                <w:sz w:val="16"/>
                <w:szCs w:val="16"/>
              </w:rPr>
            </w:pPr>
            <w:r>
              <w:rPr>
                <w:sz w:val="16"/>
                <w:szCs w:val="16"/>
              </w:rPr>
              <w:t>~20% (indoor UEs)</w:t>
            </w:r>
          </w:p>
        </w:tc>
        <w:tc>
          <w:tcPr>
            <w:tcW w:w="1078" w:type="dxa"/>
            <w:gridSpan w:val="2"/>
          </w:tcPr>
          <w:p w14:paraId="51DD973C" w14:textId="77777777" w:rsidR="00FB5AEF" w:rsidRDefault="00FB5AEF" w:rsidP="00A4208C">
            <w:pPr>
              <w:spacing w:after="0"/>
              <w:rPr>
                <w:sz w:val="16"/>
                <w:szCs w:val="16"/>
              </w:rPr>
            </w:pPr>
            <w:r>
              <w:rPr>
                <w:sz w:val="16"/>
                <w:szCs w:val="16"/>
              </w:rPr>
              <w:t>Scheduling probability of 1024QAM ~20% even for indoor UEs</w:t>
            </w:r>
          </w:p>
        </w:tc>
      </w:tr>
    </w:tbl>
    <w:p w14:paraId="3863A9AA" w14:textId="77777777" w:rsidR="00FB5AEF" w:rsidRDefault="00FB5AEF" w:rsidP="00FB5AEF">
      <w:pPr>
        <w:sectPr w:rsidR="00FB5AEF" w:rsidSect="007164A2">
          <w:pgSz w:w="11906" w:h="16838"/>
          <w:pgMar w:top="720" w:right="720" w:bottom="720" w:left="720" w:header="567" w:footer="567" w:gutter="0"/>
          <w:cols w:space="708"/>
          <w:docGrid w:linePitch="360"/>
        </w:sectPr>
      </w:pPr>
    </w:p>
    <w:p w14:paraId="6270AA82" w14:textId="77777777" w:rsidR="00FB5AEF" w:rsidRPr="00A021C4" w:rsidRDefault="00FB5AEF" w:rsidP="00FB5AEF">
      <w:pPr>
        <w:rPr>
          <w:b/>
          <w:bCs/>
        </w:rPr>
      </w:pPr>
      <w:r w:rsidRPr="00A021C4">
        <w:rPr>
          <w:b/>
          <w:bCs/>
        </w:rPr>
        <w:lastRenderedPageBreak/>
        <w:t>Evaluations not comply with RAN4 recommended EVM/MPR</w:t>
      </w:r>
    </w:p>
    <w:tbl>
      <w:tblPr>
        <w:tblStyle w:val="TableGrid20"/>
        <w:tblW w:w="0" w:type="auto"/>
        <w:tblInd w:w="-33" w:type="dxa"/>
        <w:tblCellMar>
          <w:top w:w="28" w:type="dxa"/>
          <w:left w:w="28" w:type="dxa"/>
          <w:bottom w:w="28" w:type="dxa"/>
          <w:right w:w="28" w:type="dxa"/>
        </w:tblCellMar>
        <w:tblLook w:val="04A0" w:firstRow="1" w:lastRow="0" w:firstColumn="1" w:lastColumn="0" w:noHBand="0" w:noVBand="1"/>
      </w:tblPr>
      <w:tblGrid>
        <w:gridCol w:w="812"/>
        <w:gridCol w:w="1037"/>
        <w:gridCol w:w="732"/>
        <w:gridCol w:w="593"/>
        <w:gridCol w:w="984"/>
        <w:gridCol w:w="739"/>
        <w:gridCol w:w="1000"/>
        <w:gridCol w:w="591"/>
        <w:gridCol w:w="832"/>
        <w:gridCol w:w="1376"/>
        <w:gridCol w:w="738"/>
        <w:gridCol w:w="1056"/>
      </w:tblGrid>
      <w:tr w:rsidR="00FB5AEF" w14:paraId="3AEF9147" w14:textId="77777777" w:rsidTr="00A4208C">
        <w:tc>
          <w:tcPr>
            <w:tcW w:w="0" w:type="auto"/>
          </w:tcPr>
          <w:p w14:paraId="174A2F92" w14:textId="77777777" w:rsidR="00FB5AEF" w:rsidRDefault="00FB5AEF" w:rsidP="00A4208C">
            <w:pPr>
              <w:spacing w:after="0"/>
              <w:rPr>
                <w:sz w:val="16"/>
                <w:szCs w:val="16"/>
              </w:rPr>
            </w:pPr>
            <w:r>
              <w:rPr>
                <w:b/>
                <w:bCs/>
                <w:sz w:val="16"/>
                <w:szCs w:val="16"/>
              </w:rPr>
              <w:t>Qualcomm</w:t>
            </w:r>
          </w:p>
        </w:tc>
        <w:tc>
          <w:tcPr>
            <w:tcW w:w="0" w:type="auto"/>
          </w:tcPr>
          <w:p w14:paraId="140FAE90" w14:textId="77777777" w:rsidR="00FB5AEF" w:rsidRDefault="00FB5AEF" w:rsidP="00A4208C">
            <w:pPr>
              <w:spacing w:after="0"/>
              <w:rPr>
                <w:sz w:val="16"/>
                <w:szCs w:val="16"/>
              </w:rPr>
            </w:pPr>
            <w:proofErr w:type="spellStart"/>
            <w:r>
              <w:rPr>
                <w:sz w:val="16"/>
                <w:szCs w:val="16"/>
              </w:rPr>
              <w:t>UMa</w:t>
            </w:r>
            <w:proofErr w:type="spellEnd"/>
            <w:r>
              <w:rPr>
                <w:sz w:val="16"/>
                <w:szCs w:val="16"/>
              </w:rPr>
              <w:t>, FWA outdoor, max rank-2, 3.5 GHz, CP-OFDM</w:t>
            </w:r>
          </w:p>
        </w:tc>
        <w:tc>
          <w:tcPr>
            <w:tcW w:w="0" w:type="auto"/>
          </w:tcPr>
          <w:p w14:paraId="38A87878" w14:textId="77777777" w:rsidR="00FB5AEF" w:rsidRDefault="00FB5AEF" w:rsidP="00A4208C">
            <w:pPr>
              <w:spacing w:after="0"/>
              <w:rPr>
                <w:sz w:val="16"/>
                <w:szCs w:val="16"/>
              </w:rPr>
            </w:pPr>
            <w:r>
              <w:rPr>
                <w:sz w:val="16"/>
                <w:szCs w:val="16"/>
              </w:rPr>
              <w:t>100% outdoor CPE</w:t>
            </w:r>
          </w:p>
        </w:tc>
        <w:tc>
          <w:tcPr>
            <w:tcW w:w="0" w:type="auto"/>
          </w:tcPr>
          <w:p w14:paraId="3222693D" w14:textId="77777777" w:rsidR="00FB5AEF" w:rsidRDefault="00FB5AEF" w:rsidP="00A4208C">
            <w:pPr>
              <w:spacing w:after="0"/>
              <w:rPr>
                <w:sz w:val="16"/>
                <w:szCs w:val="16"/>
              </w:rPr>
            </w:pPr>
            <w:r>
              <w:rPr>
                <w:sz w:val="16"/>
                <w:szCs w:val="16"/>
              </w:rPr>
              <w:t>3.5 GHz / 20 MHz / 30 kHz</w:t>
            </w:r>
          </w:p>
        </w:tc>
        <w:tc>
          <w:tcPr>
            <w:tcW w:w="0" w:type="auto"/>
          </w:tcPr>
          <w:p w14:paraId="6D2C143C" w14:textId="77777777" w:rsidR="00FB5AEF" w:rsidRDefault="00FB5AEF" w:rsidP="00A4208C">
            <w:pPr>
              <w:spacing w:after="0"/>
              <w:rPr>
                <w:sz w:val="16"/>
                <w:szCs w:val="16"/>
              </w:rPr>
            </w:pPr>
            <w:r>
              <w:rPr>
                <w:sz w:val="16"/>
                <w:szCs w:val="16"/>
              </w:rPr>
              <w:t xml:space="preserve">BS 32 </w:t>
            </w:r>
            <w:proofErr w:type="spellStart"/>
            <w:r>
              <w:rPr>
                <w:sz w:val="16"/>
                <w:szCs w:val="16"/>
              </w:rPr>
              <w:t>TxRU</w:t>
            </w:r>
            <w:proofErr w:type="spellEnd"/>
            <w:r>
              <w:rPr>
                <w:sz w:val="16"/>
                <w:szCs w:val="16"/>
              </w:rPr>
              <w:t>; UE 4 ports, 28 dBm (alpha = 0.9); max rank 2</w:t>
            </w:r>
          </w:p>
        </w:tc>
        <w:tc>
          <w:tcPr>
            <w:tcW w:w="0" w:type="auto"/>
          </w:tcPr>
          <w:p w14:paraId="4F114226" w14:textId="77777777" w:rsidR="00FB5AEF" w:rsidRDefault="00FB5AEF" w:rsidP="00A4208C">
            <w:pPr>
              <w:spacing w:after="0"/>
              <w:rPr>
                <w:sz w:val="16"/>
                <w:szCs w:val="16"/>
              </w:rPr>
            </w:pPr>
            <w:r>
              <w:rPr>
                <w:sz w:val="16"/>
                <w:szCs w:val="16"/>
              </w:rPr>
              <w:t>FTP3, target ~20% RU</w:t>
            </w:r>
          </w:p>
        </w:tc>
        <w:tc>
          <w:tcPr>
            <w:tcW w:w="0" w:type="auto"/>
          </w:tcPr>
          <w:p w14:paraId="64238B7C" w14:textId="77777777" w:rsidR="00FB5AEF" w:rsidRDefault="00FB5AEF" w:rsidP="00A4208C">
            <w:pPr>
              <w:spacing w:after="0"/>
              <w:rPr>
                <w:color w:val="FF0000"/>
                <w:sz w:val="16"/>
                <w:szCs w:val="16"/>
              </w:rPr>
            </w:pPr>
            <w:r>
              <w:rPr>
                <w:color w:val="FF0000"/>
                <w:sz w:val="16"/>
                <w:szCs w:val="16"/>
              </w:rPr>
              <w:t>0%+0% (Ideal: no EVM/MPR)</w:t>
            </w:r>
          </w:p>
        </w:tc>
        <w:tc>
          <w:tcPr>
            <w:tcW w:w="0" w:type="auto"/>
          </w:tcPr>
          <w:p w14:paraId="42AB1287" w14:textId="77777777" w:rsidR="00FB5AEF" w:rsidRDefault="00FB5AEF" w:rsidP="00A4208C">
            <w:pPr>
              <w:spacing w:after="0"/>
              <w:rPr>
                <w:color w:val="FF0000"/>
                <w:sz w:val="16"/>
                <w:szCs w:val="16"/>
                <w:lang w:val="pt-BR"/>
              </w:rPr>
            </w:pPr>
            <w:r>
              <w:rPr>
                <w:color w:val="FF0000"/>
                <w:sz w:val="16"/>
                <w:szCs w:val="16"/>
                <w:lang w:val="pt-BR"/>
              </w:rPr>
              <w:t>No (no MPR, no EVM)</w:t>
            </w:r>
          </w:p>
        </w:tc>
        <w:tc>
          <w:tcPr>
            <w:tcW w:w="0" w:type="auto"/>
          </w:tcPr>
          <w:p w14:paraId="37F28FE6" w14:textId="77777777" w:rsidR="00FB5AEF" w:rsidRDefault="00FB5AEF" w:rsidP="00A4208C">
            <w:pPr>
              <w:spacing w:after="0"/>
              <w:rPr>
                <w:sz w:val="16"/>
                <w:szCs w:val="16"/>
              </w:rPr>
            </w:pPr>
            <w:r>
              <w:rPr>
                <w:sz w:val="16"/>
                <w:szCs w:val="16"/>
              </w:rPr>
              <w:t xml:space="preserve">Mean UPT: </w:t>
            </w:r>
            <w:r>
              <w:rPr>
                <w:b/>
                <w:bCs/>
                <w:sz w:val="16"/>
                <w:szCs w:val="16"/>
              </w:rPr>
              <w:t>+28%</w:t>
            </w:r>
          </w:p>
        </w:tc>
        <w:tc>
          <w:tcPr>
            <w:tcW w:w="0" w:type="auto"/>
          </w:tcPr>
          <w:p w14:paraId="6F872FA3" w14:textId="77777777" w:rsidR="00FB5AEF" w:rsidRDefault="00FB5AEF" w:rsidP="00A4208C">
            <w:pPr>
              <w:spacing w:after="0"/>
              <w:rPr>
                <w:sz w:val="16"/>
                <w:szCs w:val="16"/>
              </w:rPr>
            </w:pPr>
            <w:r>
              <w:rPr>
                <w:sz w:val="16"/>
                <w:szCs w:val="16"/>
              </w:rPr>
              <w:t>95%-tile +30.5%; mean 136.07 -&gt; 174.50 Mbps, 95%-tile 182.51 -&gt; 238.22 Mbps</w:t>
            </w:r>
          </w:p>
        </w:tc>
        <w:tc>
          <w:tcPr>
            <w:tcW w:w="0" w:type="auto"/>
          </w:tcPr>
          <w:p w14:paraId="303B6C30" w14:textId="77777777" w:rsidR="00FB5AEF" w:rsidRDefault="00FB5AEF" w:rsidP="00A4208C">
            <w:pPr>
              <w:spacing w:after="0"/>
              <w:rPr>
                <w:sz w:val="16"/>
                <w:szCs w:val="16"/>
              </w:rPr>
            </w:pPr>
            <w:r>
              <w:rPr>
                <w:sz w:val="16"/>
                <w:szCs w:val="16"/>
              </w:rPr>
              <w:t>High</w:t>
            </w:r>
          </w:p>
        </w:tc>
        <w:tc>
          <w:tcPr>
            <w:tcW w:w="0" w:type="auto"/>
          </w:tcPr>
          <w:p w14:paraId="72B23D88" w14:textId="77777777" w:rsidR="00FB5AEF" w:rsidRDefault="00FB5AEF" w:rsidP="00A4208C">
            <w:pPr>
              <w:spacing w:after="0"/>
              <w:rPr>
                <w:sz w:val="16"/>
                <w:szCs w:val="16"/>
              </w:rPr>
            </w:pPr>
            <w:r>
              <w:rPr>
                <w:sz w:val="16"/>
                <w:szCs w:val="16"/>
              </w:rPr>
              <w:t>Upper bound without impairments</w:t>
            </w:r>
          </w:p>
        </w:tc>
      </w:tr>
      <w:tr w:rsidR="00FB5AEF" w14:paraId="54F4F4ED" w14:textId="77777777" w:rsidTr="00A4208C">
        <w:tc>
          <w:tcPr>
            <w:tcW w:w="0" w:type="auto"/>
          </w:tcPr>
          <w:p w14:paraId="13A528D6" w14:textId="77777777" w:rsidR="00FB5AEF" w:rsidRDefault="00FB5AEF" w:rsidP="00A4208C">
            <w:pPr>
              <w:spacing w:after="0"/>
              <w:rPr>
                <w:sz w:val="16"/>
                <w:szCs w:val="16"/>
              </w:rPr>
            </w:pPr>
            <w:r>
              <w:rPr>
                <w:b/>
                <w:bCs/>
                <w:sz w:val="16"/>
                <w:szCs w:val="16"/>
              </w:rPr>
              <w:t>Qualcomm</w:t>
            </w:r>
          </w:p>
        </w:tc>
        <w:tc>
          <w:tcPr>
            <w:tcW w:w="0" w:type="auto"/>
          </w:tcPr>
          <w:p w14:paraId="421C5DA1" w14:textId="77777777" w:rsidR="00FB5AEF" w:rsidRDefault="00FB5AEF" w:rsidP="00A4208C">
            <w:pPr>
              <w:spacing w:after="0"/>
              <w:rPr>
                <w:sz w:val="16"/>
                <w:szCs w:val="16"/>
              </w:rPr>
            </w:pPr>
            <w:proofErr w:type="spellStart"/>
            <w:r>
              <w:rPr>
                <w:sz w:val="16"/>
                <w:szCs w:val="16"/>
              </w:rPr>
              <w:t>UMa</w:t>
            </w:r>
            <w:proofErr w:type="spellEnd"/>
            <w:r>
              <w:rPr>
                <w:sz w:val="16"/>
                <w:szCs w:val="16"/>
              </w:rPr>
              <w:t>, FWA outdoor, max rank-4, 3.5 GHz, CP-OFDM</w:t>
            </w:r>
          </w:p>
        </w:tc>
        <w:tc>
          <w:tcPr>
            <w:tcW w:w="0" w:type="auto"/>
          </w:tcPr>
          <w:p w14:paraId="5540B2B1" w14:textId="77777777" w:rsidR="00FB5AEF" w:rsidRDefault="00FB5AEF" w:rsidP="00A4208C">
            <w:pPr>
              <w:spacing w:after="0"/>
              <w:rPr>
                <w:sz w:val="16"/>
                <w:szCs w:val="16"/>
              </w:rPr>
            </w:pPr>
            <w:r>
              <w:rPr>
                <w:sz w:val="16"/>
                <w:szCs w:val="16"/>
              </w:rPr>
              <w:t>100% outdoor CPE</w:t>
            </w:r>
          </w:p>
        </w:tc>
        <w:tc>
          <w:tcPr>
            <w:tcW w:w="0" w:type="auto"/>
          </w:tcPr>
          <w:p w14:paraId="2E141BE6" w14:textId="77777777" w:rsidR="00FB5AEF" w:rsidRDefault="00FB5AEF" w:rsidP="00A4208C">
            <w:pPr>
              <w:spacing w:after="0"/>
              <w:rPr>
                <w:sz w:val="16"/>
                <w:szCs w:val="16"/>
              </w:rPr>
            </w:pPr>
            <w:r>
              <w:rPr>
                <w:sz w:val="16"/>
                <w:szCs w:val="16"/>
              </w:rPr>
              <w:t>3.5 GHz / 20 MHz / 30 kHz</w:t>
            </w:r>
          </w:p>
        </w:tc>
        <w:tc>
          <w:tcPr>
            <w:tcW w:w="0" w:type="auto"/>
          </w:tcPr>
          <w:p w14:paraId="547F1A19" w14:textId="77777777" w:rsidR="00FB5AEF" w:rsidRDefault="00FB5AEF" w:rsidP="00A4208C">
            <w:pPr>
              <w:spacing w:after="0"/>
              <w:rPr>
                <w:sz w:val="16"/>
                <w:szCs w:val="16"/>
              </w:rPr>
            </w:pPr>
            <w:r>
              <w:rPr>
                <w:sz w:val="16"/>
                <w:szCs w:val="16"/>
              </w:rPr>
              <w:t xml:space="preserve">BS 32 </w:t>
            </w:r>
            <w:proofErr w:type="spellStart"/>
            <w:r>
              <w:rPr>
                <w:sz w:val="16"/>
                <w:szCs w:val="16"/>
              </w:rPr>
              <w:t>TxRU</w:t>
            </w:r>
            <w:proofErr w:type="spellEnd"/>
            <w:r>
              <w:rPr>
                <w:sz w:val="16"/>
                <w:szCs w:val="16"/>
              </w:rPr>
              <w:t>; UE 4 ports, 28 dBm (alpha = 0.9); max rank 4</w:t>
            </w:r>
          </w:p>
        </w:tc>
        <w:tc>
          <w:tcPr>
            <w:tcW w:w="0" w:type="auto"/>
          </w:tcPr>
          <w:p w14:paraId="2B191F3A" w14:textId="77777777" w:rsidR="00FB5AEF" w:rsidRDefault="00FB5AEF" w:rsidP="00A4208C">
            <w:pPr>
              <w:spacing w:after="0"/>
              <w:rPr>
                <w:sz w:val="16"/>
                <w:szCs w:val="16"/>
              </w:rPr>
            </w:pPr>
            <w:r>
              <w:rPr>
                <w:sz w:val="16"/>
                <w:szCs w:val="16"/>
              </w:rPr>
              <w:t>FTP3, target ~20% RU</w:t>
            </w:r>
          </w:p>
        </w:tc>
        <w:tc>
          <w:tcPr>
            <w:tcW w:w="0" w:type="auto"/>
          </w:tcPr>
          <w:p w14:paraId="7DCFCE5B" w14:textId="77777777" w:rsidR="00FB5AEF" w:rsidRDefault="00FB5AEF" w:rsidP="00A4208C">
            <w:pPr>
              <w:spacing w:after="0"/>
              <w:rPr>
                <w:color w:val="FF0000"/>
                <w:sz w:val="16"/>
                <w:szCs w:val="16"/>
              </w:rPr>
            </w:pPr>
            <w:r>
              <w:rPr>
                <w:color w:val="FF0000"/>
                <w:sz w:val="16"/>
                <w:szCs w:val="16"/>
              </w:rPr>
              <w:t>0%+0% (Ideal: no EVM/MPR)</w:t>
            </w:r>
          </w:p>
        </w:tc>
        <w:tc>
          <w:tcPr>
            <w:tcW w:w="0" w:type="auto"/>
          </w:tcPr>
          <w:p w14:paraId="282C748B" w14:textId="77777777" w:rsidR="00FB5AEF" w:rsidRDefault="00FB5AEF" w:rsidP="00A4208C">
            <w:pPr>
              <w:spacing w:after="0"/>
              <w:rPr>
                <w:color w:val="FF0000"/>
                <w:sz w:val="16"/>
                <w:szCs w:val="16"/>
                <w:lang w:val="pt-BR"/>
              </w:rPr>
            </w:pPr>
            <w:r>
              <w:rPr>
                <w:color w:val="FF0000"/>
                <w:sz w:val="16"/>
                <w:szCs w:val="16"/>
                <w:lang w:val="pt-BR"/>
              </w:rPr>
              <w:t>No (no MPR, no EVM)</w:t>
            </w:r>
          </w:p>
        </w:tc>
        <w:tc>
          <w:tcPr>
            <w:tcW w:w="0" w:type="auto"/>
          </w:tcPr>
          <w:p w14:paraId="4C7FB929" w14:textId="77777777" w:rsidR="00FB5AEF" w:rsidRDefault="00FB5AEF" w:rsidP="00A4208C">
            <w:pPr>
              <w:spacing w:after="0"/>
              <w:rPr>
                <w:sz w:val="16"/>
                <w:szCs w:val="16"/>
              </w:rPr>
            </w:pPr>
            <w:r>
              <w:rPr>
                <w:sz w:val="16"/>
                <w:szCs w:val="16"/>
              </w:rPr>
              <w:t xml:space="preserve">Mean UPT: </w:t>
            </w:r>
            <w:r>
              <w:rPr>
                <w:b/>
                <w:bCs/>
                <w:sz w:val="16"/>
                <w:szCs w:val="16"/>
              </w:rPr>
              <w:t>+8.5%</w:t>
            </w:r>
          </w:p>
        </w:tc>
        <w:tc>
          <w:tcPr>
            <w:tcW w:w="0" w:type="auto"/>
          </w:tcPr>
          <w:p w14:paraId="5AEF2A5E" w14:textId="77777777" w:rsidR="00FB5AEF" w:rsidRDefault="00FB5AEF" w:rsidP="00A4208C">
            <w:pPr>
              <w:spacing w:after="0"/>
              <w:rPr>
                <w:sz w:val="16"/>
                <w:szCs w:val="16"/>
              </w:rPr>
            </w:pPr>
            <w:r>
              <w:rPr>
                <w:sz w:val="16"/>
                <w:szCs w:val="16"/>
              </w:rPr>
              <w:t>95%-tile +12.7%; mean 180.00 -&gt; 195.42 Mbps, 95%-tile 270.19 -&gt; 304.58 Mbps</w:t>
            </w:r>
          </w:p>
        </w:tc>
        <w:tc>
          <w:tcPr>
            <w:tcW w:w="0" w:type="auto"/>
          </w:tcPr>
          <w:p w14:paraId="24393523" w14:textId="77777777" w:rsidR="00FB5AEF" w:rsidRDefault="00FB5AEF" w:rsidP="00A4208C">
            <w:pPr>
              <w:spacing w:after="0"/>
              <w:rPr>
                <w:sz w:val="16"/>
                <w:szCs w:val="16"/>
              </w:rPr>
            </w:pPr>
            <w:r>
              <w:rPr>
                <w:sz w:val="16"/>
                <w:szCs w:val="16"/>
              </w:rPr>
              <w:t>Moderate</w:t>
            </w:r>
          </w:p>
        </w:tc>
        <w:tc>
          <w:tcPr>
            <w:tcW w:w="0" w:type="auto"/>
          </w:tcPr>
          <w:p w14:paraId="41B84327" w14:textId="77777777" w:rsidR="00FB5AEF" w:rsidRDefault="00FB5AEF" w:rsidP="00A4208C">
            <w:pPr>
              <w:spacing w:after="0"/>
              <w:rPr>
                <w:sz w:val="16"/>
                <w:szCs w:val="16"/>
              </w:rPr>
            </w:pPr>
          </w:p>
        </w:tc>
      </w:tr>
      <w:tr w:rsidR="00FB5AEF" w14:paraId="41F401D1" w14:textId="77777777" w:rsidTr="00A4208C">
        <w:tc>
          <w:tcPr>
            <w:tcW w:w="0" w:type="auto"/>
          </w:tcPr>
          <w:p w14:paraId="5465060F" w14:textId="77777777" w:rsidR="00FB5AEF" w:rsidRDefault="00FB5AEF" w:rsidP="00A4208C">
            <w:pPr>
              <w:rPr>
                <w:b/>
                <w:bCs/>
                <w:sz w:val="16"/>
                <w:szCs w:val="16"/>
              </w:rPr>
            </w:pPr>
            <w:r>
              <w:rPr>
                <w:b/>
                <w:bCs/>
                <w:sz w:val="16"/>
                <w:szCs w:val="16"/>
              </w:rPr>
              <w:t>Qualcomm</w:t>
            </w:r>
          </w:p>
        </w:tc>
        <w:tc>
          <w:tcPr>
            <w:tcW w:w="0" w:type="auto"/>
          </w:tcPr>
          <w:p w14:paraId="42A63EBF" w14:textId="77777777" w:rsidR="00FB5AEF" w:rsidRDefault="00FB5AEF" w:rsidP="00A4208C">
            <w:pPr>
              <w:rPr>
                <w:sz w:val="16"/>
                <w:szCs w:val="16"/>
              </w:rPr>
            </w:pPr>
            <w:proofErr w:type="spellStart"/>
            <w:r>
              <w:rPr>
                <w:sz w:val="16"/>
                <w:szCs w:val="16"/>
              </w:rPr>
              <w:t>UMa</w:t>
            </w:r>
            <w:proofErr w:type="spellEnd"/>
            <w:r>
              <w:rPr>
                <w:sz w:val="16"/>
                <w:szCs w:val="16"/>
              </w:rPr>
              <w:t>, FWA outdoor, max rank-2, 3.5 GHz, CP-OFDM; UE 2Tx, UE Tx power sweep</w:t>
            </w:r>
          </w:p>
        </w:tc>
        <w:tc>
          <w:tcPr>
            <w:tcW w:w="0" w:type="auto"/>
          </w:tcPr>
          <w:p w14:paraId="7EC2024B" w14:textId="77777777" w:rsidR="00FB5AEF" w:rsidRDefault="00FB5AEF" w:rsidP="00A4208C">
            <w:pPr>
              <w:rPr>
                <w:sz w:val="16"/>
                <w:szCs w:val="16"/>
              </w:rPr>
            </w:pPr>
            <w:r>
              <w:rPr>
                <w:sz w:val="16"/>
                <w:szCs w:val="16"/>
              </w:rPr>
              <w:t>100% outdoor CPE</w:t>
            </w:r>
          </w:p>
        </w:tc>
        <w:tc>
          <w:tcPr>
            <w:tcW w:w="0" w:type="auto"/>
          </w:tcPr>
          <w:p w14:paraId="73DF0070" w14:textId="77777777" w:rsidR="00FB5AEF" w:rsidRDefault="00FB5AEF" w:rsidP="00A4208C">
            <w:pPr>
              <w:rPr>
                <w:sz w:val="16"/>
                <w:szCs w:val="16"/>
              </w:rPr>
            </w:pPr>
            <w:r>
              <w:rPr>
                <w:sz w:val="16"/>
                <w:szCs w:val="16"/>
              </w:rPr>
              <w:t>3.5 GHz / 20 MHz / 30 kHz</w:t>
            </w:r>
          </w:p>
        </w:tc>
        <w:tc>
          <w:tcPr>
            <w:tcW w:w="0" w:type="auto"/>
          </w:tcPr>
          <w:p w14:paraId="4D20B901" w14:textId="77777777" w:rsidR="00FB5AEF" w:rsidRDefault="00FB5AEF" w:rsidP="00A4208C">
            <w:pPr>
              <w:rPr>
                <w:sz w:val="16"/>
                <w:szCs w:val="16"/>
              </w:rPr>
            </w:pPr>
            <w:r>
              <w:rPr>
                <w:sz w:val="16"/>
                <w:szCs w:val="16"/>
              </w:rPr>
              <w:t xml:space="preserve">BS 32 </w:t>
            </w:r>
            <w:proofErr w:type="spellStart"/>
            <w:r>
              <w:rPr>
                <w:sz w:val="16"/>
                <w:szCs w:val="16"/>
              </w:rPr>
              <w:t>TxRU</w:t>
            </w:r>
            <w:proofErr w:type="spellEnd"/>
            <w:r>
              <w:rPr>
                <w:sz w:val="16"/>
                <w:szCs w:val="16"/>
              </w:rPr>
              <w:t>; UE 2 ports, 28 / 26 / 24 / 22 dBm (alpha = 0.9); max rank 2; SVD precoding, SU-MIMO / PF</w:t>
            </w:r>
          </w:p>
        </w:tc>
        <w:tc>
          <w:tcPr>
            <w:tcW w:w="0" w:type="auto"/>
          </w:tcPr>
          <w:p w14:paraId="7B663FFD" w14:textId="77777777" w:rsidR="00FB5AEF" w:rsidRDefault="00FB5AEF" w:rsidP="00A4208C">
            <w:pPr>
              <w:rPr>
                <w:sz w:val="16"/>
                <w:szCs w:val="16"/>
              </w:rPr>
            </w:pPr>
            <w:r>
              <w:rPr>
                <w:sz w:val="16"/>
                <w:szCs w:val="16"/>
              </w:rPr>
              <w:t>FTP3, target ~20% RU</w:t>
            </w:r>
          </w:p>
        </w:tc>
        <w:tc>
          <w:tcPr>
            <w:tcW w:w="0" w:type="auto"/>
          </w:tcPr>
          <w:p w14:paraId="1CB1CAF1" w14:textId="77777777" w:rsidR="00FB5AEF" w:rsidRDefault="00FB5AEF" w:rsidP="00A4208C">
            <w:pPr>
              <w:rPr>
                <w:color w:val="FF0000"/>
                <w:sz w:val="16"/>
                <w:szCs w:val="16"/>
              </w:rPr>
            </w:pPr>
            <w:r>
              <w:rPr>
                <w:color w:val="FF0000"/>
                <w:sz w:val="16"/>
                <w:szCs w:val="16"/>
              </w:rPr>
              <w:t>0%+0% (no EVM/MPR)</w:t>
            </w:r>
          </w:p>
        </w:tc>
        <w:tc>
          <w:tcPr>
            <w:tcW w:w="0" w:type="auto"/>
          </w:tcPr>
          <w:p w14:paraId="6BC3471B" w14:textId="77777777" w:rsidR="00FB5AEF" w:rsidRDefault="00FB5AEF" w:rsidP="00A4208C">
            <w:pPr>
              <w:rPr>
                <w:color w:val="FF0000"/>
                <w:sz w:val="16"/>
                <w:szCs w:val="16"/>
                <w:lang w:val="pt-BR"/>
              </w:rPr>
            </w:pPr>
            <w:r>
              <w:rPr>
                <w:color w:val="FF0000"/>
                <w:sz w:val="16"/>
                <w:szCs w:val="16"/>
                <w:lang w:val="pt-BR"/>
              </w:rPr>
              <w:t>No (no MPR, no EVM)</w:t>
            </w:r>
          </w:p>
        </w:tc>
        <w:tc>
          <w:tcPr>
            <w:tcW w:w="0" w:type="auto"/>
          </w:tcPr>
          <w:p w14:paraId="3D8BC28E" w14:textId="77777777" w:rsidR="00FB5AEF" w:rsidRDefault="00FB5AEF" w:rsidP="00A4208C">
            <w:pPr>
              <w:rPr>
                <w:sz w:val="16"/>
                <w:szCs w:val="16"/>
              </w:rPr>
            </w:pPr>
            <w:r>
              <w:rPr>
                <w:sz w:val="16"/>
                <w:szCs w:val="16"/>
              </w:rPr>
              <w:t>Mean UPT: +26.6 / +25.4 / +23.9 / +22.1% at 28 / 26 / 24 / 22 dBm</w:t>
            </w:r>
          </w:p>
        </w:tc>
        <w:tc>
          <w:tcPr>
            <w:tcW w:w="0" w:type="auto"/>
          </w:tcPr>
          <w:p w14:paraId="35B3A338" w14:textId="77777777" w:rsidR="00FB5AEF" w:rsidRDefault="00FB5AEF" w:rsidP="00A4208C">
            <w:pPr>
              <w:rPr>
                <w:sz w:val="16"/>
                <w:szCs w:val="16"/>
              </w:rPr>
            </w:pPr>
            <w:r>
              <w:rPr>
                <w:sz w:val="16"/>
                <w:szCs w:val="16"/>
              </w:rPr>
              <w:t>95%-tile +30.0 / +29.7 / +29.1 / +28.5% at 28 / 26 / 24 / 22 dBm; at 28 dBm mean 135.76 -&gt; 171.89 Mbps, 95%-tile 182.45 -&gt; 237.26 Mbps [note 6]</w:t>
            </w:r>
          </w:p>
        </w:tc>
        <w:tc>
          <w:tcPr>
            <w:tcW w:w="0" w:type="auto"/>
          </w:tcPr>
          <w:p w14:paraId="478968D2" w14:textId="77777777" w:rsidR="00FB5AEF" w:rsidRDefault="00FB5AEF" w:rsidP="00A4208C">
            <w:pPr>
              <w:rPr>
                <w:sz w:val="16"/>
                <w:szCs w:val="16"/>
              </w:rPr>
            </w:pPr>
            <w:r>
              <w:rPr>
                <w:sz w:val="16"/>
                <w:szCs w:val="16"/>
              </w:rPr>
              <w:t>High</w:t>
            </w:r>
          </w:p>
        </w:tc>
        <w:tc>
          <w:tcPr>
            <w:tcW w:w="0" w:type="auto"/>
          </w:tcPr>
          <w:p w14:paraId="7D871315" w14:textId="77777777" w:rsidR="00FB5AEF" w:rsidRDefault="00FB5AEF" w:rsidP="00A4208C">
            <w:pPr>
              <w:rPr>
                <w:sz w:val="16"/>
                <w:szCs w:val="16"/>
              </w:rPr>
            </w:pPr>
            <w:r>
              <w:rPr>
                <w:sz w:val="16"/>
                <w:szCs w:val="16"/>
              </w:rPr>
              <w:t>Upper bound without impairments; the 95%-tile gain stays ~28-30% across all four UE Tx power levels</w:t>
            </w:r>
          </w:p>
        </w:tc>
      </w:tr>
      <w:tr w:rsidR="00FB5AEF" w14:paraId="394984D1" w14:textId="77777777" w:rsidTr="00A4208C">
        <w:tblPrEx>
          <w:tblCellMar>
            <w:top w:w="0" w:type="dxa"/>
            <w:left w:w="108" w:type="dxa"/>
            <w:bottom w:w="0" w:type="dxa"/>
            <w:right w:w="108" w:type="dxa"/>
          </w:tblCellMar>
        </w:tblPrEx>
        <w:tc>
          <w:tcPr>
            <w:tcW w:w="0" w:type="auto"/>
          </w:tcPr>
          <w:p w14:paraId="48F68C10" w14:textId="77777777" w:rsidR="00FB5AEF" w:rsidRDefault="00FB5AEF" w:rsidP="00A4208C">
            <w:pPr>
              <w:spacing w:after="0"/>
              <w:rPr>
                <w:sz w:val="16"/>
                <w:szCs w:val="16"/>
              </w:rPr>
            </w:pPr>
            <w:r>
              <w:rPr>
                <w:b/>
                <w:bCs/>
                <w:sz w:val="16"/>
                <w:szCs w:val="16"/>
              </w:rPr>
              <w:t>Ericsson</w:t>
            </w:r>
          </w:p>
        </w:tc>
        <w:tc>
          <w:tcPr>
            <w:tcW w:w="0" w:type="auto"/>
          </w:tcPr>
          <w:p w14:paraId="35681330" w14:textId="77777777" w:rsidR="00FB5AEF" w:rsidRDefault="00FB5AEF" w:rsidP="00A4208C">
            <w:pPr>
              <w:spacing w:after="0"/>
              <w:rPr>
                <w:sz w:val="16"/>
                <w:szCs w:val="16"/>
              </w:rPr>
            </w:pPr>
            <w:r>
              <w:rPr>
                <w:sz w:val="16"/>
                <w:szCs w:val="16"/>
              </w:rPr>
              <w:t>Dense Urban (</w:t>
            </w:r>
            <w:proofErr w:type="spellStart"/>
            <w:r>
              <w:rPr>
                <w:sz w:val="16"/>
                <w:szCs w:val="16"/>
              </w:rPr>
              <w:t>UMi</w:t>
            </w:r>
            <w:proofErr w:type="spellEnd"/>
            <w:r>
              <w:rPr>
                <w:sz w:val="16"/>
                <w:szCs w:val="16"/>
              </w:rPr>
              <w:t xml:space="preserve">), 8T UE, </w:t>
            </w:r>
            <w:proofErr w:type="spellStart"/>
            <w:r>
              <w:rPr>
                <w:sz w:val="16"/>
                <w:szCs w:val="16"/>
              </w:rPr>
              <w:t>maxRank</w:t>
            </w:r>
            <w:proofErr w:type="spellEnd"/>
            <w:r>
              <w:rPr>
                <w:sz w:val="16"/>
                <w:szCs w:val="16"/>
              </w:rPr>
              <w:t xml:space="preserve"> 2 SU-MIMO; 1024QAM vs. 256QAM MCS table</w:t>
            </w:r>
          </w:p>
        </w:tc>
        <w:tc>
          <w:tcPr>
            <w:tcW w:w="0" w:type="auto"/>
          </w:tcPr>
          <w:p w14:paraId="74B4D5F3" w14:textId="77777777" w:rsidR="00FB5AEF" w:rsidRDefault="00FB5AEF" w:rsidP="00A4208C">
            <w:pPr>
              <w:spacing w:after="0"/>
              <w:rPr>
                <w:sz w:val="16"/>
                <w:szCs w:val="16"/>
              </w:rPr>
            </w:pPr>
            <w:r>
              <w:rPr>
                <w:sz w:val="16"/>
                <w:szCs w:val="16"/>
              </w:rPr>
              <w:t>100% outdoor UEs</w:t>
            </w:r>
          </w:p>
        </w:tc>
        <w:tc>
          <w:tcPr>
            <w:tcW w:w="0" w:type="auto"/>
          </w:tcPr>
          <w:p w14:paraId="5880D059" w14:textId="77777777" w:rsidR="00FB5AEF" w:rsidRDefault="00FB5AEF" w:rsidP="00A4208C">
            <w:pPr>
              <w:spacing w:after="0"/>
              <w:rPr>
                <w:sz w:val="16"/>
                <w:szCs w:val="16"/>
              </w:rPr>
            </w:pPr>
            <w:r>
              <w:rPr>
                <w:sz w:val="16"/>
                <w:szCs w:val="16"/>
              </w:rPr>
              <w:t>4 GHz / 20 MHz (51 RB) / 30 kHz</w:t>
            </w:r>
          </w:p>
        </w:tc>
        <w:tc>
          <w:tcPr>
            <w:tcW w:w="0" w:type="auto"/>
          </w:tcPr>
          <w:p w14:paraId="60C5D6F3" w14:textId="77777777" w:rsidR="00FB5AEF" w:rsidRDefault="00FB5AEF" w:rsidP="00A4208C">
            <w:pPr>
              <w:spacing w:after="0"/>
              <w:rPr>
                <w:sz w:val="16"/>
                <w:szCs w:val="16"/>
              </w:rPr>
            </w:pPr>
            <w:r>
              <w:rPr>
                <w:sz w:val="16"/>
                <w:szCs w:val="16"/>
              </w:rPr>
              <w:t xml:space="preserve">BS 64 ports, 44 dBm/20 MHz; UE 8 ports, 31 dBm; </w:t>
            </w:r>
            <w:proofErr w:type="spellStart"/>
            <w:r>
              <w:rPr>
                <w:sz w:val="16"/>
                <w:szCs w:val="16"/>
              </w:rPr>
              <w:t>maxRank</w:t>
            </w:r>
            <w:proofErr w:type="spellEnd"/>
            <w:r>
              <w:rPr>
                <w:sz w:val="16"/>
                <w:szCs w:val="16"/>
              </w:rPr>
              <w:t xml:space="preserve"> 2 SU-MIMO</w:t>
            </w:r>
          </w:p>
        </w:tc>
        <w:tc>
          <w:tcPr>
            <w:tcW w:w="0" w:type="auto"/>
          </w:tcPr>
          <w:p w14:paraId="20D40258" w14:textId="77777777" w:rsidR="00FB5AEF" w:rsidRDefault="00FB5AEF" w:rsidP="00A4208C">
            <w:pPr>
              <w:spacing w:after="0"/>
              <w:rPr>
                <w:sz w:val="16"/>
                <w:szCs w:val="16"/>
              </w:rPr>
            </w:pPr>
            <w:r>
              <w:rPr>
                <w:sz w:val="16"/>
                <w:szCs w:val="16"/>
              </w:rPr>
              <w:t>FTP model 1; Dense Urban, 21 cells, 200 UEs, ISD 200 m</w:t>
            </w:r>
          </w:p>
        </w:tc>
        <w:tc>
          <w:tcPr>
            <w:tcW w:w="0" w:type="auto"/>
          </w:tcPr>
          <w:p w14:paraId="006AAA30" w14:textId="77777777" w:rsidR="00FB5AEF" w:rsidRDefault="00FB5AEF" w:rsidP="00A4208C">
            <w:pPr>
              <w:spacing w:after="0"/>
              <w:rPr>
                <w:sz w:val="16"/>
                <w:szCs w:val="16"/>
              </w:rPr>
            </w:pPr>
            <w:r>
              <w:rPr>
                <w:sz w:val="16"/>
                <w:szCs w:val="16"/>
              </w:rPr>
              <w:t>2.5%+1.0%</w:t>
            </w:r>
          </w:p>
        </w:tc>
        <w:tc>
          <w:tcPr>
            <w:tcW w:w="0" w:type="auto"/>
          </w:tcPr>
          <w:p w14:paraId="170F9A1A" w14:textId="77777777" w:rsidR="00FB5AEF" w:rsidRDefault="00FB5AEF" w:rsidP="00A4208C">
            <w:pPr>
              <w:spacing w:after="0"/>
              <w:rPr>
                <w:sz w:val="16"/>
                <w:szCs w:val="16"/>
              </w:rPr>
            </w:pPr>
            <w:r>
              <w:rPr>
                <w:sz w:val="16"/>
                <w:szCs w:val="16"/>
              </w:rPr>
              <w:t>Yes, value n/s [note 1]</w:t>
            </w:r>
          </w:p>
        </w:tc>
        <w:tc>
          <w:tcPr>
            <w:tcW w:w="0" w:type="auto"/>
          </w:tcPr>
          <w:p w14:paraId="4C97A6CC" w14:textId="77777777" w:rsidR="00FB5AEF" w:rsidRDefault="00FB5AEF" w:rsidP="00A4208C">
            <w:pPr>
              <w:spacing w:after="0"/>
              <w:rPr>
                <w:sz w:val="16"/>
                <w:szCs w:val="16"/>
              </w:rPr>
            </w:pPr>
            <w:r>
              <w:rPr>
                <w:sz w:val="16"/>
                <w:szCs w:val="16"/>
              </w:rPr>
              <w:t>Mean UPT: +14.0% / +11.6% / +6.29% at RU = 20 / 50 / 70% (Dense Urban)</w:t>
            </w:r>
          </w:p>
        </w:tc>
        <w:tc>
          <w:tcPr>
            <w:tcW w:w="0" w:type="auto"/>
          </w:tcPr>
          <w:p w14:paraId="70E6ACCC" w14:textId="77777777" w:rsidR="00FB5AEF" w:rsidRDefault="00FB5AEF" w:rsidP="00A4208C">
            <w:pPr>
              <w:spacing w:after="0"/>
              <w:rPr>
                <w:sz w:val="16"/>
                <w:szCs w:val="16"/>
              </w:rPr>
            </w:pPr>
            <w:r>
              <w:rPr>
                <w:sz w:val="16"/>
                <w:szCs w:val="16"/>
              </w:rPr>
              <w:t xml:space="preserve">RU 20/50/70%: 5%-tile +11.0 / +6.19 / +5.51%; 50%-tile +11.6 / +12.4 / +4.97%; 95%-tile +18.62 / +15.54 / +10.6%. Same config w/o EVM: mean +27.7 / +34.0 / +44.9%. 1024QAM selected 10-30% of outdoor UE (~30% </w:t>
            </w:r>
            <w:proofErr w:type="spellStart"/>
            <w:r>
              <w:rPr>
                <w:sz w:val="16"/>
                <w:szCs w:val="16"/>
              </w:rPr>
              <w:t>UMi</w:t>
            </w:r>
            <w:proofErr w:type="spellEnd"/>
            <w:r>
              <w:rPr>
                <w:sz w:val="16"/>
                <w:szCs w:val="16"/>
              </w:rPr>
              <w:t xml:space="preserve">, ~10% </w:t>
            </w:r>
            <w:proofErr w:type="spellStart"/>
            <w:r>
              <w:rPr>
                <w:sz w:val="16"/>
                <w:szCs w:val="16"/>
              </w:rPr>
              <w:t>UMa</w:t>
            </w:r>
            <w:proofErr w:type="spellEnd"/>
            <w:r>
              <w:rPr>
                <w:sz w:val="16"/>
                <w:szCs w:val="16"/>
              </w:rPr>
              <w:t>), &gt;90% of those at rank 2</w:t>
            </w:r>
          </w:p>
        </w:tc>
        <w:tc>
          <w:tcPr>
            <w:tcW w:w="0" w:type="auto"/>
          </w:tcPr>
          <w:p w14:paraId="5C7FF79B" w14:textId="77777777" w:rsidR="00FB5AEF" w:rsidRDefault="00FB5AEF" w:rsidP="00A4208C">
            <w:pPr>
              <w:spacing w:after="0"/>
              <w:rPr>
                <w:sz w:val="16"/>
                <w:szCs w:val="16"/>
              </w:rPr>
            </w:pPr>
            <w:r>
              <w:rPr>
                <w:sz w:val="16"/>
                <w:szCs w:val="16"/>
              </w:rPr>
              <w:t>~10–30% outdoor UEs</w:t>
            </w:r>
          </w:p>
        </w:tc>
        <w:tc>
          <w:tcPr>
            <w:tcW w:w="0" w:type="auto"/>
          </w:tcPr>
          <w:p w14:paraId="344AEBEC" w14:textId="77777777" w:rsidR="00FB5AEF" w:rsidRDefault="00FB5AEF" w:rsidP="00A4208C">
            <w:pPr>
              <w:spacing w:after="0"/>
              <w:rPr>
                <w:sz w:val="16"/>
                <w:szCs w:val="16"/>
              </w:rPr>
            </w:pPr>
            <w:r>
              <w:rPr>
                <w:sz w:val="16"/>
                <w:szCs w:val="16"/>
              </w:rPr>
              <w:t>1024QAM rarely selected for indoor UEs</w:t>
            </w:r>
          </w:p>
        </w:tc>
      </w:tr>
    </w:tbl>
    <w:p w14:paraId="547915B9" w14:textId="77777777" w:rsidR="00FB5AEF" w:rsidRDefault="00FB5AEF" w:rsidP="00FB5AEF"/>
    <w:p w14:paraId="44434534" w14:textId="77777777" w:rsidR="00FB5AEF" w:rsidRDefault="00FB5AEF" w:rsidP="00FB5AEF"/>
    <w:p w14:paraId="63C2C46A" w14:textId="77777777" w:rsidR="00FB5AEF" w:rsidRDefault="00FB5AEF" w:rsidP="00FB5AEF">
      <w:pPr>
        <w:pStyle w:val="3GPPNormalText"/>
        <w:rPr>
          <w:b/>
          <w:bCs/>
          <w:sz w:val="20"/>
          <w:szCs w:val="22"/>
          <w:lang w:val="en-GB"/>
        </w:rPr>
      </w:pPr>
    </w:p>
    <w:p w14:paraId="41F5FF42" w14:textId="77777777" w:rsidR="00FB5AEF" w:rsidRDefault="00FB5AEF" w:rsidP="00FB5AEF">
      <w:pPr>
        <w:pStyle w:val="3GPPNormalText"/>
        <w:rPr>
          <w:b/>
          <w:bCs/>
          <w:sz w:val="20"/>
          <w:szCs w:val="22"/>
          <w:lang w:val="en-GB"/>
        </w:rPr>
      </w:pPr>
      <w:r w:rsidRPr="00EE3F9F">
        <w:rPr>
          <w:b/>
          <w:bCs/>
          <w:sz w:val="20"/>
          <w:szCs w:val="22"/>
          <w:lang w:val="en-GB"/>
        </w:rPr>
        <w:t>Observation:</w:t>
      </w:r>
    </w:p>
    <w:p w14:paraId="154E5E45" w14:textId="77777777" w:rsidR="00FB5AEF" w:rsidRPr="00A021C4" w:rsidRDefault="00FB5AEF" w:rsidP="00FB5AEF">
      <w:pPr>
        <w:pStyle w:val="3GPPNormalText"/>
        <w:rPr>
          <w:sz w:val="20"/>
          <w:szCs w:val="22"/>
        </w:rPr>
      </w:pPr>
      <w:r w:rsidRPr="00A021C4">
        <w:rPr>
          <w:sz w:val="20"/>
          <w:szCs w:val="22"/>
        </w:rPr>
        <w:t xml:space="preserve">For </w:t>
      </w:r>
      <w:r>
        <w:rPr>
          <w:sz w:val="20"/>
          <w:szCs w:val="22"/>
        </w:rPr>
        <w:t>D</w:t>
      </w:r>
      <w:r w:rsidRPr="00A021C4">
        <w:rPr>
          <w:sz w:val="20"/>
          <w:szCs w:val="22"/>
        </w:rPr>
        <w:t xml:space="preserve">L </w:t>
      </w:r>
      <w:r>
        <w:rPr>
          <w:sz w:val="20"/>
          <w:szCs w:val="22"/>
        </w:rPr>
        <w:t>4</w:t>
      </w:r>
      <w:r w:rsidRPr="00A021C4">
        <w:rPr>
          <w:sz w:val="20"/>
          <w:szCs w:val="22"/>
        </w:rPr>
        <w:t>K QAM SLS performance summary, the following evaluation results are provided:</w:t>
      </w:r>
    </w:p>
    <w:p w14:paraId="7A8347FE" w14:textId="77777777" w:rsidR="00FB5AEF" w:rsidRDefault="00FB5AEF" w:rsidP="00FB5AEF">
      <w:r>
        <w:t xml:space="preserve">Evaluations comply with RAN4 recommended EVM (R4-2607375: </w:t>
      </w:r>
      <w:proofErr w:type="spellStart"/>
      <w:r>
        <w:t>txEVM</w:t>
      </w:r>
      <w:proofErr w:type="spellEnd"/>
      <w:r>
        <w:t xml:space="preserve"> + </w:t>
      </w:r>
      <w:proofErr w:type="spellStart"/>
      <w:r>
        <w:t>rxEVM</w:t>
      </w:r>
      <w:proofErr w:type="spellEnd"/>
      <w:r>
        <w:t xml:space="preserve"> for DL 4096QAM = 1.5% + 1.5% or 1.8% + 1.8% for 4 GHz; 1.5% + 1.5%, 1.8% + 1.8% or 2% + 2% for 7 GHz)</w:t>
      </w:r>
    </w:p>
    <w:tbl>
      <w:tblPr>
        <w:tblStyle w:val="TableGrid20"/>
        <w:tblW w:w="0" w:type="auto"/>
        <w:tblCellMar>
          <w:top w:w="28" w:type="dxa"/>
          <w:left w:w="28" w:type="dxa"/>
          <w:bottom w:w="28" w:type="dxa"/>
          <w:right w:w="28" w:type="dxa"/>
        </w:tblCellMar>
        <w:tblLook w:val="04A0" w:firstRow="1" w:lastRow="0" w:firstColumn="1" w:lastColumn="0" w:noHBand="0" w:noVBand="1"/>
      </w:tblPr>
      <w:tblGrid>
        <w:gridCol w:w="732"/>
        <w:gridCol w:w="997"/>
        <w:gridCol w:w="825"/>
        <w:gridCol w:w="749"/>
        <w:gridCol w:w="1164"/>
        <w:gridCol w:w="775"/>
        <w:gridCol w:w="877"/>
        <w:gridCol w:w="851"/>
        <w:gridCol w:w="885"/>
        <w:gridCol w:w="869"/>
        <w:gridCol w:w="758"/>
        <w:gridCol w:w="975"/>
      </w:tblGrid>
      <w:tr w:rsidR="00FB5AEF" w14:paraId="027025A8" w14:textId="77777777" w:rsidTr="00A4208C">
        <w:trPr>
          <w:tblHeader/>
        </w:trPr>
        <w:tc>
          <w:tcPr>
            <w:tcW w:w="0" w:type="auto"/>
          </w:tcPr>
          <w:p w14:paraId="196DCDB1" w14:textId="77777777" w:rsidR="00FB5AEF" w:rsidRDefault="00FB5AEF" w:rsidP="00A4208C">
            <w:pPr>
              <w:spacing w:after="0"/>
              <w:jc w:val="center"/>
              <w:rPr>
                <w:b/>
                <w:bCs/>
                <w:sz w:val="16"/>
                <w:szCs w:val="16"/>
              </w:rPr>
            </w:pPr>
            <w:r>
              <w:rPr>
                <w:b/>
                <w:bCs/>
                <w:sz w:val="16"/>
                <w:szCs w:val="16"/>
              </w:rPr>
              <w:t>Company</w:t>
            </w:r>
          </w:p>
        </w:tc>
        <w:tc>
          <w:tcPr>
            <w:tcW w:w="0" w:type="auto"/>
          </w:tcPr>
          <w:p w14:paraId="2478C0DD" w14:textId="77777777" w:rsidR="00FB5AEF" w:rsidRDefault="00FB5AEF" w:rsidP="00A4208C">
            <w:pPr>
              <w:spacing w:after="0"/>
              <w:jc w:val="center"/>
              <w:rPr>
                <w:b/>
                <w:bCs/>
                <w:sz w:val="16"/>
                <w:szCs w:val="16"/>
              </w:rPr>
            </w:pPr>
            <w:r>
              <w:rPr>
                <w:b/>
                <w:bCs/>
                <w:sz w:val="16"/>
                <w:szCs w:val="16"/>
              </w:rPr>
              <w:t>Config / Scheme</w:t>
            </w:r>
          </w:p>
        </w:tc>
        <w:tc>
          <w:tcPr>
            <w:tcW w:w="0" w:type="auto"/>
          </w:tcPr>
          <w:p w14:paraId="478BB5A7" w14:textId="77777777" w:rsidR="00FB5AEF" w:rsidRDefault="00FB5AEF" w:rsidP="00A4208C">
            <w:pPr>
              <w:spacing w:after="0"/>
              <w:jc w:val="center"/>
              <w:rPr>
                <w:b/>
                <w:bCs/>
                <w:sz w:val="16"/>
                <w:szCs w:val="16"/>
              </w:rPr>
            </w:pPr>
            <w:r>
              <w:rPr>
                <w:b/>
                <w:bCs/>
                <w:sz w:val="16"/>
                <w:szCs w:val="16"/>
              </w:rPr>
              <w:t>UE Profile</w:t>
            </w:r>
          </w:p>
        </w:tc>
        <w:tc>
          <w:tcPr>
            <w:tcW w:w="0" w:type="auto"/>
          </w:tcPr>
          <w:p w14:paraId="55C49990" w14:textId="77777777" w:rsidR="00FB5AEF" w:rsidRDefault="00FB5AEF" w:rsidP="00A4208C">
            <w:pPr>
              <w:spacing w:after="0"/>
              <w:jc w:val="center"/>
              <w:rPr>
                <w:b/>
                <w:bCs/>
                <w:sz w:val="16"/>
                <w:szCs w:val="16"/>
              </w:rPr>
            </w:pPr>
            <w:r>
              <w:rPr>
                <w:b/>
                <w:bCs/>
                <w:sz w:val="16"/>
                <w:szCs w:val="16"/>
              </w:rPr>
              <w:t>Carrier / BW / SCS</w:t>
            </w:r>
          </w:p>
        </w:tc>
        <w:tc>
          <w:tcPr>
            <w:tcW w:w="0" w:type="auto"/>
          </w:tcPr>
          <w:p w14:paraId="7244179B" w14:textId="77777777" w:rsidR="00FB5AEF" w:rsidRDefault="00FB5AEF" w:rsidP="00A4208C">
            <w:pPr>
              <w:spacing w:after="0"/>
              <w:jc w:val="center"/>
              <w:rPr>
                <w:b/>
                <w:bCs/>
                <w:sz w:val="16"/>
                <w:szCs w:val="16"/>
              </w:rPr>
            </w:pPr>
            <w:r>
              <w:rPr>
                <w:b/>
                <w:bCs/>
                <w:sz w:val="16"/>
                <w:szCs w:val="16"/>
              </w:rPr>
              <w:t>Antenna config (BS / UE), BS Tx power &amp; max rank</w:t>
            </w:r>
          </w:p>
        </w:tc>
        <w:tc>
          <w:tcPr>
            <w:tcW w:w="0" w:type="auto"/>
          </w:tcPr>
          <w:p w14:paraId="394A7D89" w14:textId="77777777" w:rsidR="00FB5AEF" w:rsidRDefault="00FB5AEF" w:rsidP="00A4208C">
            <w:pPr>
              <w:spacing w:after="0"/>
              <w:jc w:val="center"/>
              <w:rPr>
                <w:b/>
                <w:bCs/>
                <w:sz w:val="16"/>
                <w:szCs w:val="16"/>
              </w:rPr>
            </w:pPr>
            <w:r>
              <w:rPr>
                <w:b/>
                <w:bCs/>
                <w:sz w:val="16"/>
                <w:szCs w:val="16"/>
              </w:rPr>
              <w:t>Traffic model / load (RU)</w:t>
            </w:r>
          </w:p>
        </w:tc>
        <w:tc>
          <w:tcPr>
            <w:tcW w:w="0" w:type="auto"/>
          </w:tcPr>
          <w:p w14:paraId="79BEBDB8" w14:textId="77777777" w:rsidR="00FB5AEF" w:rsidRDefault="00FB5AEF" w:rsidP="00A4208C">
            <w:pPr>
              <w:spacing w:after="0"/>
              <w:jc w:val="center"/>
              <w:rPr>
                <w:b/>
                <w:bCs/>
                <w:sz w:val="16"/>
                <w:szCs w:val="16"/>
              </w:rPr>
            </w:pPr>
            <w:r>
              <w:rPr>
                <w:b/>
                <w:bCs/>
                <w:sz w:val="16"/>
                <w:szCs w:val="16"/>
              </w:rPr>
              <w:t>EVM (</w:t>
            </w:r>
            <w:proofErr w:type="spellStart"/>
            <w:r>
              <w:rPr>
                <w:b/>
                <w:bCs/>
                <w:sz w:val="16"/>
                <w:szCs w:val="16"/>
              </w:rPr>
              <w:t>Tx+Rx</w:t>
            </w:r>
            <w:proofErr w:type="spellEnd"/>
            <w:r>
              <w:rPr>
                <w:b/>
                <w:bCs/>
                <w:sz w:val="16"/>
                <w:szCs w:val="16"/>
              </w:rPr>
              <w:t xml:space="preserve">) (4096QAM / 1024QAM baseline </w:t>
            </w:r>
            <w:r w:rsidRPr="00EE3F9F">
              <w:rPr>
                <w:b/>
                <w:bCs/>
                <w:color w:val="FF0000"/>
                <w:sz w:val="16"/>
                <w:szCs w:val="16"/>
              </w:rPr>
              <w:t>aligned with NR</w:t>
            </w:r>
            <w:r>
              <w:rPr>
                <w:b/>
                <w:bCs/>
                <w:color w:val="FF0000"/>
                <w:sz w:val="16"/>
                <w:szCs w:val="16"/>
              </w:rPr>
              <w:t xml:space="preserve"> minimum requirement</w:t>
            </w:r>
            <w:r w:rsidRPr="00EE3F9F">
              <w:rPr>
                <w:b/>
                <w:bCs/>
                <w:color w:val="FF0000"/>
                <w:sz w:val="16"/>
                <w:szCs w:val="16"/>
              </w:rPr>
              <w:t xml:space="preserve">  </w:t>
            </w:r>
            <w:r w:rsidRPr="00EF3937">
              <w:rPr>
                <w:b/>
                <w:bCs/>
                <w:color w:val="FF0000"/>
                <w:sz w:val="16"/>
                <w:szCs w:val="16"/>
              </w:rPr>
              <w:t>unless otherwise stated</w:t>
            </w:r>
            <w:r>
              <w:rPr>
                <w:b/>
                <w:bCs/>
                <w:sz w:val="16"/>
                <w:szCs w:val="16"/>
              </w:rPr>
              <w:t>)</w:t>
            </w:r>
          </w:p>
        </w:tc>
        <w:tc>
          <w:tcPr>
            <w:tcW w:w="0" w:type="auto"/>
          </w:tcPr>
          <w:p w14:paraId="25812A97" w14:textId="77777777" w:rsidR="00FB5AEF" w:rsidRDefault="00FB5AEF" w:rsidP="00A4208C">
            <w:pPr>
              <w:spacing w:after="0"/>
              <w:jc w:val="center"/>
              <w:rPr>
                <w:b/>
                <w:bCs/>
                <w:sz w:val="16"/>
                <w:szCs w:val="16"/>
              </w:rPr>
            </w:pPr>
            <w:r>
              <w:rPr>
                <w:b/>
                <w:bCs/>
                <w:sz w:val="16"/>
                <w:szCs w:val="16"/>
              </w:rPr>
              <w:t>Impairment / power back-off model</w:t>
            </w:r>
          </w:p>
        </w:tc>
        <w:tc>
          <w:tcPr>
            <w:tcW w:w="0" w:type="auto"/>
          </w:tcPr>
          <w:p w14:paraId="674BA850" w14:textId="77777777" w:rsidR="00FB5AEF" w:rsidRDefault="00FB5AEF" w:rsidP="00A4208C">
            <w:pPr>
              <w:spacing w:after="0"/>
              <w:jc w:val="center"/>
              <w:rPr>
                <w:b/>
                <w:bCs/>
                <w:sz w:val="16"/>
                <w:szCs w:val="16"/>
              </w:rPr>
            </w:pPr>
            <w:r>
              <w:rPr>
                <w:b/>
                <w:bCs/>
                <w:sz w:val="16"/>
                <w:szCs w:val="16"/>
              </w:rPr>
              <w:t>Mean / Avg. throughput (UPT) gain</w:t>
            </w:r>
          </w:p>
        </w:tc>
        <w:tc>
          <w:tcPr>
            <w:tcW w:w="0" w:type="auto"/>
          </w:tcPr>
          <w:p w14:paraId="5C84ED83" w14:textId="77777777" w:rsidR="00FB5AEF" w:rsidRDefault="00FB5AEF" w:rsidP="00A4208C">
            <w:pPr>
              <w:spacing w:after="0"/>
              <w:jc w:val="center"/>
              <w:rPr>
                <w:b/>
                <w:bCs/>
                <w:sz w:val="16"/>
                <w:szCs w:val="16"/>
              </w:rPr>
            </w:pPr>
            <w:r>
              <w:rPr>
                <w:b/>
                <w:bCs/>
                <w:sz w:val="16"/>
                <w:szCs w:val="16"/>
              </w:rPr>
              <w:t>Other reported gain metrics</w:t>
            </w:r>
          </w:p>
        </w:tc>
        <w:tc>
          <w:tcPr>
            <w:tcW w:w="0" w:type="auto"/>
          </w:tcPr>
          <w:p w14:paraId="72989C5E" w14:textId="77777777" w:rsidR="00FB5AEF" w:rsidRDefault="00FB5AEF" w:rsidP="00A4208C">
            <w:pPr>
              <w:spacing w:after="0"/>
              <w:jc w:val="center"/>
              <w:rPr>
                <w:b/>
                <w:bCs/>
                <w:sz w:val="16"/>
                <w:szCs w:val="16"/>
              </w:rPr>
            </w:pPr>
            <w:r>
              <w:rPr>
                <w:b/>
                <w:bCs/>
                <w:sz w:val="16"/>
                <w:szCs w:val="16"/>
              </w:rPr>
              <w:t>4096QAM scheduling prob. / beneficial UE ratio</w:t>
            </w:r>
          </w:p>
        </w:tc>
        <w:tc>
          <w:tcPr>
            <w:tcW w:w="0" w:type="auto"/>
          </w:tcPr>
          <w:p w14:paraId="63B3C3EC" w14:textId="77777777" w:rsidR="00FB5AEF" w:rsidRDefault="00FB5AEF" w:rsidP="00A4208C">
            <w:pPr>
              <w:spacing w:after="0"/>
              <w:jc w:val="center"/>
              <w:rPr>
                <w:b/>
                <w:bCs/>
                <w:sz w:val="16"/>
                <w:szCs w:val="16"/>
              </w:rPr>
            </w:pPr>
            <w:r>
              <w:rPr>
                <w:b/>
                <w:bCs/>
                <w:sz w:val="16"/>
                <w:szCs w:val="16"/>
              </w:rPr>
              <w:t>Key Observation</w:t>
            </w:r>
          </w:p>
        </w:tc>
      </w:tr>
      <w:tr w:rsidR="00FB5AEF" w14:paraId="29A84424" w14:textId="77777777" w:rsidTr="00A4208C">
        <w:tc>
          <w:tcPr>
            <w:tcW w:w="0" w:type="auto"/>
          </w:tcPr>
          <w:p w14:paraId="2361473E" w14:textId="77777777" w:rsidR="00FB5AEF" w:rsidRDefault="00FB5AEF" w:rsidP="00A4208C">
            <w:pPr>
              <w:spacing w:after="0"/>
              <w:rPr>
                <w:sz w:val="16"/>
                <w:szCs w:val="16"/>
              </w:rPr>
            </w:pPr>
            <w:r>
              <w:rPr>
                <w:b/>
                <w:bCs/>
                <w:sz w:val="16"/>
                <w:szCs w:val="16"/>
              </w:rPr>
              <w:t>Ericsson</w:t>
            </w:r>
          </w:p>
        </w:tc>
        <w:tc>
          <w:tcPr>
            <w:tcW w:w="0" w:type="auto"/>
          </w:tcPr>
          <w:p w14:paraId="65F6EB9E"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FWA, max rank 4, SU-MIMO; experimental 4096QAM MCS table vs. NR 1024QAM MCS table</w:t>
            </w:r>
          </w:p>
        </w:tc>
        <w:tc>
          <w:tcPr>
            <w:tcW w:w="0" w:type="auto"/>
          </w:tcPr>
          <w:p w14:paraId="4CB9F1ED" w14:textId="77777777" w:rsidR="00FB5AEF" w:rsidRDefault="00FB5AEF" w:rsidP="00A4208C">
            <w:pPr>
              <w:spacing w:after="0"/>
              <w:rPr>
                <w:sz w:val="16"/>
                <w:szCs w:val="16"/>
              </w:rPr>
            </w:pPr>
            <w:r>
              <w:rPr>
                <w:sz w:val="16"/>
                <w:szCs w:val="16"/>
              </w:rPr>
              <w:t>Indoor CPE and outdoor CPE (LOS / NLOS), reported separately and jointly</w:t>
            </w:r>
          </w:p>
        </w:tc>
        <w:tc>
          <w:tcPr>
            <w:tcW w:w="0" w:type="auto"/>
          </w:tcPr>
          <w:p w14:paraId="1482EFA9" w14:textId="77777777" w:rsidR="00FB5AEF" w:rsidRDefault="00FB5AEF" w:rsidP="00A4208C">
            <w:pPr>
              <w:spacing w:after="0"/>
              <w:rPr>
                <w:sz w:val="16"/>
                <w:szCs w:val="16"/>
              </w:rPr>
            </w:pPr>
            <w:r>
              <w:rPr>
                <w:sz w:val="16"/>
                <w:szCs w:val="16"/>
              </w:rPr>
              <w:t>4 GHz / BW not stated / 30 kHz</w:t>
            </w:r>
          </w:p>
        </w:tc>
        <w:tc>
          <w:tcPr>
            <w:tcW w:w="0" w:type="auto"/>
          </w:tcPr>
          <w:p w14:paraId="7E30E2B5" w14:textId="77777777" w:rsidR="00FB5AEF" w:rsidRDefault="00FB5AEF" w:rsidP="00A4208C">
            <w:pPr>
              <w:spacing w:after="0"/>
              <w:rPr>
                <w:sz w:val="16"/>
                <w:szCs w:val="16"/>
              </w:rPr>
            </w:pPr>
            <w:r>
              <w:rPr>
                <w:sz w:val="16"/>
                <w:szCs w:val="16"/>
              </w:rPr>
              <w:t>BS 64T (64T8R), MMSE-based channel estimation and practical sync; UE 8R; max rank 4</w:t>
            </w:r>
          </w:p>
        </w:tc>
        <w:tc>
          <w:tcPr>
            <w:tcW w:w="0" w:type="auto"/>
          </w:tcPr>
          <w:p w14:paraId="3476426D" w14:textId="77777777" w:rsidR="00FB5AEF" w:rsidRDefault="00FB5AEF" w:rsidP="00A4208C">
            <w:pPr>
              <w:spacing w:after="0"/>
              <w:rPr>
                <w:sz w:val="16"/>
                <w:szCs w:val="16"/>
              </w:rPr>
            </w:pPr>
            <w:r>
              <w:rPr>
                <w:sz w:val="16"/>
                <w:szCs w:val="16"/>
              </w:rPr>
              <w:t>Results reported vs. load; gains only visible at low load</w:t>
            </w:r>
          </w:p>
        </w:tc>
        <w:tc>
          <w:tcPr>
            <w:tcW w:w="0" w:type="auto"/>
          </w:tcPr>
          <w:p w14:paraId="37DF0F10" w14:textId="77777777" w:rsidR="00FB5AEF" w:rsidRDefault="00FB5AEF" w:rsidP="00A4208C">
            <w:pPr>
              <w:spacing w:after="0"/>
              <w:rPr>
                <w:sz w:val="16"/>
                <w:szCs w:val="16"/>
                <w:lang w:val="pt-BR"/>
              </w:rPr>
            </w:pPr>
            <w:r>
              <w:rPr>
                <w:sz w:val="16"/>
                <w:szCs w:val="16"/>
                <w:lang w:val="pt-BR"/>
              </w:rPr>
              <w:t>1.5% + 1.5% (4096QAM); 1024QAM baseline n/s</w:t>
            </w:r>
          </w:p>
        </w:tc>
        <w:tc>
          <w:tcPr>
            <w:tcW w:w="0" w:type="auto"/>
          </w:tcPr>
          <w:p w14:paraId="0351ACE3" w14:textId="77777777" w:rsidR="00FB5AEF" w:rsidRPr="005D595C" w:rsidRDefault="00FB5AEF" w:rsidP="00A4208C">
            <w:pPr>
              <w:spacing w:after="0"/>
              <w:rPr>
                <w:sz w:val="16"/>
                <w:szCs w:val="16"/>
              </w:rPr>
            </w:pPr>
            <w:r w:rsidRPr="005D595C">
              <w:rPr>
                <w:sz w:val="16"/>
                <w:szCs w:val="16"/>
              </w:rPr>
              <w:t>Flat additive EVM applied as independent AWGN per antenna element</w:t>
            </w:r>
          </w:p>
        </w:tc>
        <w:tc>
          <w:tcPr>
            <w:tcW w:w="0" w:type="auto"/>
          </w:tcPr>
          <w:p w14:paraId="6F622C4C" w14:textId="77777777" w:rsidR="00FB5AEF" w:rsidRDefault="00FB5AEF" w:rsidP="00A4208C">
            <w:pPr>
              <w:spacing w:after="0"/>
              <w:rPr>
                <w:sz w:val="16"/>
                <w:szCs w:val="16"/>
              </w:rPr>
            </w:pPr>
            <w:r>
              <w:rPr>
                <w:sz w:val="16"/>
                <w:szCs w:val="16"/>
              </w:rPr>
              <w:t>Almost no gain over NR 1024QAM for most CPEs; slight degradation of average throughput for some outdoor CPEs</w:t>
            </w:r>
          </w:p>
        </w:tc>
        <w:tc>
          <w:tcPr>
            <w:tcW w:w="0" w:type="auto"/>
          </w:tcPr>
          <w:p w14:paraId="244A436B" w14:textId="77777777" w:rsidR="00FB5AEF" w:rsidRDefault="00FB5AEF" w:rsidP="00A4208C">
            <w:pPr>
              <w:spacing w:after="0"/>
              <w:rPr>
                <w:sz w:val="16"/>
                <w:szCs w:val="16"/>
              </w:rPr>
            </w:pPr>
            <w:r>
              <w:rPr>
                <w:sz w:val="16"/>
                <w:szCs w:val="16"/>
              </w:rPr>
              <w:t xml:space="preserve">Figures only, no numeric values (Fig. 11-13): scheduler frequently selects higher rank; 4096QAM selected more often only for </w:t>
            </w:r>
            <w:r>
              <w:rPr>
                <w:sz w:val="16"/>
                <w:szCs w:val="16"/>
              </w:rPr>
              <w:lastRenderedPageBreak/>
              <w:t>LOS outdoor CPE</w:t>
            </w:r>
          </w:p>
        </w:tc>
        <w:tc>
          <w:tcPr>
            <w:tcW w:w="0" w:type="auto"/>
          </w:tcPr>
          <w:p w14:paraId="50092853" w14:textId="77777777" w:rsidR="00FB5AEF" w:rsidRDefault="00FB5AEF" w:rsidP="00A4208C">
            <w:pPr>
              <w:spacing w:after="0"/>
              <w:rPr>
                <w:sz w:val="16"/>
                <w:szCs w:val="16"/>
              </w:rPr>
            </w:pPr>
            <w:r>
              <w:rPr>
                <w:sz w:val="16"/>
                <w:szCs w:val="16"/>
              </w:rPr>
              <w:lastRenderedPageBreak/>
              <w:t>LOS outdoor CPEs only (no numeric ratio given)</w:t>
            </w:r>
          </w:p>
        </w:tc>
        <w:tc>
          <w:tcPr>
            <w:tcW w:w="0" w:type="auto"/>
          </w:tcPr>
          <w:p w14:paraId="0A5CEACC" w14:textId="560BAC39" w:rsidR="00FB5AEF" w:rsidRDefault="00FB5AEF" w:rsidP="00A4208C">
            <w:pPr>
              <w:spacing w:after="0"/>
              <w:rPr>
                <w:sz w:val="16"/>
                <w:szCs w:val="16"/>
              </w:rPr>
            </w:pPr>
            <w:proofErr w:type="spellStart"/>
            <w:r>
              <w:rPr>
                <w:sz w:val="16"/>
                <w:szCs w:val="16"/>
              </w:rPr>
              <w:t>Obs</w:t>
            </w:r>
            <w:proofErr w:type="spellEnd"/>
            <w:r>
              <w:rPr>
                <w:sz w:val="16"/>
                <w:szCs w:val="16"/>
              </w:rPr>
              <w:t xml:space="preserve"> 8: DL 4096-QAM offers system level gains primarily for LOS outdoor CPEs, not for macro deployments in general (</w:t>
            </w:r>
            <w:hyperlink r:id="rId788" w:history="1">
              <w:r w:rsidR="00C62C50">
                <w:rPr>
                  <w:rStyle w:val="Hyperlink"/>
                  <w:sz w:val="16"/>
                  <w:szCs w:val="16"/>
                </w:rPr>
                <w:t>R1-2606808</w:t>
              </w:r>
            </w:hyperlink>
            <w:r>
              <w:rPr>
                <w:sz w:val="16"/>
                <w:szCs w:val="16"/>
              </w:rPr>
              <w:t>)</w:t>
            </w:r>
          </w:p>
        </w:tc>
      </w:tr>
      <w:tr w:rsidR="00FB5AEF" w14:paraId="760B58CD" w14:textId="77777777" w:rsidTr="00A4208C">
        <w:tc>
          <w:tcPr>
            <w:tcW w:w="0" w:type="auto"/>
          </w:tcPr>
          <w:p w14:paraId="374ADD1D" w14:textId="77777777" w:rsidR="00FB5AEF" w:rsidRDefault="00FB5AEF" w:rsidP="00A4208C">
            <w:pPr>
              <w:spacing w:after="0"/>
              <w:rPr>
                <w:sz w:val="16"/>
                <w:szCs w:val="16"/>
              </w:rPr>
            </w:pPr>
            <w:r>
              <w:rPr>
                <w:b/>
                <w:bCs/>
                <w:sz w:val="16"/>
                <w:szCs w:val="16"/>
              </w:rPr>
              <w:t>Ericsson</w:t>
            </w:r>
          </w:p>
        </w:tc>
        <w:tc>
          <w:tcPr>
            <w:tcW w:w="0" w:type="auto"/>
          </w:tcPr>
          <w:p w14:paraId="4E1178AD"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FWA, max rank 2 (same setup, rank restricted); 4096QAM MCS table vs. NR 1024QAM MCS table</w:t>
            </w:r>
          </w:p>
        </w:tc>
        <w:tc>
          <w:tcPr>
            <w:tcW w:w="0" w:type="auto"/>
          </w:tcPr>
          <w:p w14:paraId="0F4F6835" w14:textId="77777777" w:rsidR="00FB5AEF" w:rsidRDefault="00FB5AEF" w:rsidP="00A4208C">
            <w:pPr>
              <w:spacing w:after="0"/>
              <w:rPr>
                <w:sz w:val="16"/>
                <w:szCs w:val="16"/>
              </w:rPr>
            </w:pPr>
            <w:r>
              <w:rPr>
                <w:sz w:val="16"/>
                <w:szCs w:val="16"/>
              </w:rPr>
              <w:t>Indoor CPE and outdoor CPE (LOS / NLOS)</w:t>
            </w:r>
          </w:p>
        </w:tc>
        <w:tc>
          <w:tcPr>
            <w:tcW w:w="0" w:type="auto"/>
          </w:tcPr>
          <w:p w14:paraId="745D672F" w14:textId="77777777" w:rsidR="00FB5AEF" w:rsidRDefault="00FB5AEF" w:rsidP="00A4208C">
            <w:pPr>
              <w:spacing w:after="0"/>
              <w:rPr>
                <w:sz w:val="16"/>
                <w:szCs w:val="16"/>
              </w:rPr>
            </w:pPr>
            <w:r>
              <w:rPr>
                <w:sz w:val="16"/>
                <w:szCs w:val="16"/>
              </w:rPr>
              <w:t>4 GHz / BW not stated / 30 kHz</w:t>
            </w:r>
          </w:p>
        </w:tc>
        <w:tc>
          <w:tcPr>
            <w:tcW w:w="0" w:type="auto"/>
          </w:tcPr>
          <w:p w14:paraId="3E4C5D2D" w14:textId="77777777" w:rsidR="00FB5AEF" w:rsidRDefault="00FB5AEF" w:rsidP="00A4208C">
            <w:pPr>
              <w:spacing w:after="0"/>
              <w:rPr>
                <w:sz w:val="16"/>
                <w:szCs w:val="16"/>
                <w:lang w:val="pt-BR"/>
              </w:rPr>
            </w:pPr>
            <w:r>
              <w:rPr>
                <w:sz w:val="16"/>
                <w:szCs w:val="16"/>
                <w:lang w:val="pt-BR"/>
              </w:rPr>
              <w:t>BS 64T (64T8R); UE 8R; max rank 2</w:t>
            </w:r>
          </w:p>
        </w:tc>
        <w:tc>
          <w:tcPr>
            <w:tcW w:w="0" w:type="auto"/>
          </w:tcPr>
          <w:p w14:paraId="129F5ECB" w14:textId="77777777" w:rsidR="00FB5AEF" w:rsidRDefault="00FB5AEF" w:rsidP="00A4208C">
            <w:pPr>
              <w:spacing w:after="0"/>
              <w:rPr>
                <w:sz w:val="16"/>
                <w:szCs w:val="16"/>
              </w:rPr>
            </w:pPr>
            <w:r>
              <w:rPr>
                <w:sz w:val="16"/>
                <w:szCs w:val="16"/>
              </w:rPr>
              <w:t xml:space="preserve">Low load </w:t>
            </w:r>
            <w:proofErr w:type="spellStart"/>
            <w:r>
              <w:rPr>
                <w:sz w:val="16"/>
                <w:szCs w:val="16"/>
              </w:rPr>
              <w:t>emphasised</w:t>
            </w:r>
            <w:proofErr w:type="spellEnd"/>
            <w:r>
              <w:rPr>
                <w:sz w:val="16"/>
                <w:szCs w:val="16"/>
              </w:rPr>
              <w:t xml:space="preserve"> (gain disappears at higher load)</w:t>
            </w:r>
          </w:p>
        </w:tc>
        <w:tc>
          <w:tcPr>
            <w:tcW w:w="0" w:type="auto"/>
          </w:tcPr>
          <w:p w14:paraId="07044440" w14:textId="77777777" w:rsidR="00FB5AEF" w:rsidRDefault="00FB5AEF" w:rsidP="00A4208C">
            <w:pPr>
              <w:spacing w:after="0"/>
              <w:rPr>
                <w:sz w:val="16"/>
                <w:szCs w:val="16"/>
                <w:lang w:val="pt-BR"/>
              </w:rPr>
            </w:pPr>
            <w:r>
              <w:rPr>
                <w:sz w:val="16"/>
                <w:szCs w:val="16"/>
                <w:lang w:val="pt-BR"/>
              </w:rPr>
              <w:t>1.5% + 1.5% (4096QAM); 1024QAM baseline n/s</w:t>
            </w:r>
          </w:p>
        </w:tc>
        <w:tc>
          <w:tcPr>
            <w:tcW w:w="0" w:type="auto"/>
          </w:tcPr>
          <w:p w14:paraId="49BB0F0F" w14:textId="77777777" w:rsidR="00FB5AEF" w:rsidRPr="005D595C" w:rsidRDefault="00FB5AEF" w:rsidP="00A4208C">
            <w:pPr>
              <w:spacing w:after="0"/>
              <w:rPr>
                <w:sz w:val="16"/>
                <w:szCs w:val="16"/>
              </w:rPr>
            </w:pPr>
            <w:r w:rsidRPr="005D595C">
              <w:rPr>
                <w:sz w:val="16"/>
                <w:szCs w:val="16"/>
              </w:rPr>
              <w:t>Flat additive EVM per antenna element</w:t>
            </w:r>
          </w:p>
        </w:tc>
        <w:tc>
          <w:tcPr>
            <w:tcW w:w="0" w:type="auto"/>
          </w:tcPr>
          <w:p w14:paraId="283D9B0D" w14:textId="77777777" w:rsidR="00FB5AEF" w:rsidRDefault="00FB5AEF" w:rsidP="00A4208C">
            <w:pPr>
              <w:spacing w:after="0"/>
              <w:rPr>
                <w:sz w:val="16"/>
                <w:szCs w:val="16"/>
              </w:rPr>
            </w:pPr>
            <w:r>
              <w:rPr>
                <w:sz w:val="16"/>
                <w:szCs w:val="16"/>
              </w:rPr>
              <w:t>Positive but limited gain, mainly at low load and for outdoor CPEs (Fig. 14; values not stated numerically)</w:t>
            </w:r>
          </w:p>
        </w:tc>
        <w:tc>
          <w:tcPr>
            <w:tcW w:w="0" w:type="auto"/>
          </w:tcPr>
          <w:p w14:paraId="5E720B13" w14:textId="77777777" w:rsidR="00FB5AEF" w:rsidRDefault="00FB5AEF" w:rsidP="00A4208C">
            <w:pPr>
              <w:spacing w:after="0"/>
              <w:rPr>
                <w:sz w:val="16"/>
                <w:szCs w:val="16"/>
              </w:rPr>
            </w:pPr>
            <w:r>
              <w:rPr>
                <w:sz w:val="16"/>
                <w:szCs w:val="16"/>
              </w:rPr>
              <w:t>Rank restriction to 2 increases 4096QAM opportunities vs. max rank 4 (less inter-layer interference)</w:t>
            </w:r>
          </w:p>
        </w:tc>
        <w:tc>
          <w:tcPr>
            <w:tcW w:w="0" w:type="auto"/>
          </w:tcPr>
          <w:p w14:paraId="581FD16F" w14:textId="77777777" w:rsidR="00FB5AEF" w:rsidRDefault="00FB5AEF" w:rsidP="00A4208C">
            <w:pPr>
              <w:spacing w:after="0"/>
              <w:rPr>
                <w:sz w:val="16"/>
                <w:szCs w:val="16"/>
              </w:rPr>
            </w:pPr>
            <w:r>
              <w:rPr>
                <w:sz w:val="16"/>
                <w:szCs w:val="16"/>
              </w:rPr>
              <w:t>LOS outdoor CPEs</w:t>
            </w:r>
          </w:p>
        </w:tc>
        <w:tc>
          <w:tcPr>
            <w:tcW w:w="0" w:type="auto"/>
          </w:tcPr>
          <w:p w14:paraId="57B280FD" w14:textId="77777777" w:rsidR="00FB5AEF" w:rsidRDefault="00FB5AEF" w:rsidP="00A4208C">
            <w:pPr>
              <w:spacing w:after="0"/>
              <w:rPr>
                <w:sz w:val="16"/>
                <w:szCs w:val="16"/>
              </w:rPr>
            </w:pPr>
            <w:r>
              <w:rPr>
                <w:sz w:val="16"/>
                <w:szCs w:val="16"/>
              </w:rPr>
              <w:t>Supports Proposal 3: support uniform 4096QAM in DL as optional feature for at least FWA</w:t>
            </w:r>
          </w:p>
        </w:tc>
      </w:tr>
      <w:tr w:rsidR="00FB5AEF" w14:paraId="4B456DF8" w14:textId="77777777" w:rsidTr="00A4208C">
        <w:tc>
          <w:tcPr>
            <w:tcW w:w="0" w:type="auto"/>
          </w:tcPr>
          <w:p w14:paraId="2C5AAA15" w14:textId="77777777" w:rsidR="00FB5AEF" w:rsidRDefault="00FB5AEF" w:rsidP="00A4208C">
            <w:pPr>
              <w:spacing w:after="0"/>
              <w:rPr>
                <w:sz w:val="16"/>
                <w:szCs w:val="16"/>
              </w:rPr>
            </w:pPr>
            <w:r>
              <w:rPr>
                <w:b/>
                <w:bCs/>
                <w:sz w:val="16"/>
                <w:szCs w:val="16"/>
              </w:rPr>
              <w:t>Ericsson</w:t>
            </w:r>
          </w:p>
        </w:tc>
        <w:tc>
          <w:tcPr>
            <w:tcW w:w="0" w:type="auto"/>
          </w:tcPr>
          <w:p w14:paraId="2D3BB9FA"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FWA, max rank 2, impairment-model comparison (4 configurations)</w:t>
            </w:r>
          </w:p>
        </w:tc>
        <w:tc>
          <w:tcPr>
            <w:tcW w:w="0" w:type="auto"/>
          </w:tcPr>
          <w:p w14:paraId="675A7732" w14:textId="77777777" w:rsidR="00FB5AEF" w:rsidRDefault="00FB5AEF" w:rsidP="00A4208C">
            <w:pPr>
              <w:spacing w:after="0"/>
              <w:rPr>
                <w:sz w:val="16"/>
                <w:szCs w:val="16"/>
              </w:rPr>
            </w:pPr>
            <w:r>
              <w:rPr>
                <w:sz w:val="16"/>
                <w:szCs w:val="16"/>
              </w:rPr>
              <w:t>Indoor CPE and outdoor CPE (LOS / NLOS)</w:t>
            </w:r>
          </w:p>
        </w:tc>
        <w:tc>
          <w:tcPr>
            <w:tcW w:w="0" w:type="auto"/>
          </w:tcPr>
          <w:p w14:paraId="149BAF07" w14:textId="77777777" w:rsidR="00FB5AEF" w:rsidRDefault="00FB5AEF" w:rsidP="00A4208C">
            <w:pPr>
              <w:spacing w:after="0"/>
              <w:rPr>
                <w:sz w:val="16"/>
                <w:szCs w:val="16"/>
              </w:rPr>
            </w:pPr>
            <w:r>
              <w:rPr>
                <w:sz w:val="16"/>
                <w:szCs w:val="16"/>
              </w:rPr>
              <w:t>4 GHz / BW not stated / 30 kHz</w:t>
            </w:r>
          </w:p>
        </w:tc>
        <w:tc>
          <w:tcPr>
            <w:tcW w:w="0" w:type="auto"/>
          </w:tcPr>
          <w:p w14:paraId="33966EAB" w14:textId="77777777" w:rsidR="00FB5AEF" w:rsidRDefault="00FB5AEF" w:rsidP="00A4208C">
            <w:pPr>
              <w:spacing w:after="0"/>
              <w:rPr>
                <w:sz w:val="16"/>
                <w:szCs w:val="16"/>
                <w:lang w:val="pt-BR"/>
              </w:rPr>
            </w:pPr>
            <w:r>
              <w:rPr>
                <w:sz w:val="16"/>
                <w:szCs w:val="16"/>
                <w:lang w:val="pt-BR"/>
              </w:rPr>
              <w:t>BS 64T (64T8R); UE 8R; max rank 2</w:t>
            </w:r>
          </w:p>
        </w:tc>
        <w:tc>
          <w:tcPr>
            <w:tcW w:w="0" w:type="auto"/>
          </w:tcPr>
          <w:p w14:paraId="2D2068C5" w14:textId="77777777" w:rsidR="00FB5AEF" w:rsidRDefault="00FB5AEF" w:rsidP="00A4208C">
            <w:pPr>
              <w:spacing w:after="0"/>
              <w:rPr>
                <w:sz w:val="16"/>
                <w:szCs w:val="16"/>
              </w:rPr>
            </w:pPr>
            <w:r>
              <w:rPr>
                <w:sz w:val="16"/>
                <w:szCs w:val="16"/>
              </w:rPr>
              <w:t>Same as above</w:t>
            </w:r>
          </w:p>
        </w:tc>
        <w:tc>
          <w:tcPr>
            <w:tcW w:w="0" w:type="auto"/>
          </w:tcPr>
          <w:p w14:paraId="4F600E74" w14:textId="77777777" w:rsidR="00FB5AEF" w:rsidRDefault="00FB5AEF" w:rsidP="00A4208C">
            <w:pPr>
              <w:spacing w:after="0"/>
              <w:rPr>
                <w:sz w:val="16"/>
                <w:szCs w:val="16"/>
              </w:rPr>
            </w:pPr>
            <w:r>
              <w:rPr>
                <w:sz w:val="16"/>
                <w:szCs w:val="16"/>
              </w:rPr>
              <w:t>(1) no impairment; (2) 1.5% + 1.5% additive; (3) phase noise with equivalent e2e EVM 1.57%; (4) PA non-linearity with 14.8 dB backoff (~1.5% Tx EVM) + 1.5% Rx EVM</w:t>
            </w:r>
          </w:p>
        </w:tc>
        <w:tc>
          <w:tcPr>
            <w:tcW w:w="0" w:type="auto"/>
          </w:tcPr>
          <w:p w14:paraId="33175D85" w14:textId="77777777" w:rsidR="00FB5AEF" w:rsidRPr="005D595C" w:rsidRDefault="00FB5AEF" w:rsidP="00A4208C">
            <w:pPr>
              <w:spacing w:after="0"/>
              <w:rPr>
                <w:sz w:val="16"/>
                <w:szCs w:val="16"/>
              </w:rPr>
            </w:pPr>
            <w:r w:rsidRPr="005D595C">
              <w:rPr>
                <w:sz w:val="16"/>
                <w:szCs w:val="16"/>
              </w:rPr>
              <w:t>Additive EVM / phase noise / PA non-linearity (signal-dependent)</w:t>
            </w:r>
          </w:p>
        </w:tc>
        <w:tc>
          <w:tcPr>
            <w:tcW w:w="0" w:type="auto"/>
          </w:tcPr>
          <w:p w14:paraId="226B87F1" w14:textId="77777777" w:rsidR="00FB5AEF" w:rsidRDefault="00FB5AEF" w:rsidP="00A4208C">
            <w:pPr>
              <w:spacing w:after="0"/>
              <w:rPr>
                <w:sz w:val="16"/>
                <w:szCs w:val="16"/>
              </w:rPr>
            </w:pPr>
            <w:r>
              <w:rPr>
                <w:sz w:val="16"/>
                <w:szCs w:val="16"/>
              </w:rPr>
              <w:t>Gain strongly reduced under PA non-linearity compared with additive EVM or phase-noise models (Fig. 15; values not stated numerically)</w:t>
            </w:r>
          </w:p>
        </w:tc>
        <w:tc>
          <w:tcPr>
            <w:tcW w:w="0" w:type="auto"/>
          </w:tcPr>
          <w:p w14:paraId="124AED1D" w14:textId="77777777" w:rsidR="00FB5AEF" w:rsidRDefault="00FB5AEF" w:rsidP="00A4208C">
            <w:pPr>
              <w:spacing w:after="0"/>
              <w:rPr>
                <w:sz w:val="16"/>
                <w:szCs w:val="16"/>
              </w:rPr>
            </w:pPr>
            <w:r>
              <w:rPr>
                <w:sz w:val="16"/>
                <w:szCs w:val="16"/>
              </w:rPr>
              <w:t>Spatial processing partly suppresses additive EVM and phase noise; signal-aligned PA distortion is not suppressed</w:t>
            </w:r>
          </w:p>
        </w:tc>
        <w:tc>
          <w:tcPr>
            <w:tcW w:w="0" w:type="auto"/>
          </w:tcPr>
          <w:p w14:paraId="5F772CBA" w14:textId="77777777" w:rsidR="00FB5AEF" w:rsidRDefault="00FB5AEF" w:rsidP="00A4208C">
            <w:pPr>
              <w:spacing w:after="0"/>
              <w:rPr>
                <w:sz w:val="16"/>
                <w:szCs w:val="16"/>
              </w:rPr>
            </w:pPr>
            <w:r>
              <w:rPr>
                <w:sz w:val="16"/>
                <w:szCs w:val="16"/>
              </w:rPr>
              <w:t>n/a</w:t>
            </w:r>
          </w:p>
        </w:tc>
        <w:tc>
          <w:tcPr>
            <w:tcW w:w="0" w:type="auto"/>
          </w:tcPr>
          <w:p w14:paraId="79FBC870" w14:textId="77777777" w:rsidR="00FB5AEF" w:rsidRDefault="00FB5AEF" w:rsidP="00A4208C">
            <w:pPr>
              <w:spacing w:after="0"/>
              <w:rPr>
                <w:sz w:val="16"/>
                <w:szCs w:val="16"/>
              </w:rPr>
            </w:pPr>
            <w:proofErr w:type="spellStart"/>
            <w:r>
              <w:rPr>
                <w:sz w:val="16"/>
                <w:szCs w:val="16"/>
              </w:rPr>
              <w:t>Obs</w:t>
            </w:r>
            <w:proofErr w:type="spellEnd"/>
            <w:r>
              <w:rPr>
                <w:sz w:val="16"/>
                <w:szCs w:val="16"/>
              </w:rPr>
              <w:t xml:space="preserve"> 9: impairment impact depends on spatial characteristics, not only on the EVM value</w:t>
            </w:r>
          </w:p>
        </w:tc>
      </w:tr>
      <w:tr w:rsidR="00FB5AEF" w14:paraId="544FEF09" w14:textId="77777777" w:rsidTr="00A4208C">
        <w:tc>
          <w:tcPr>
            <w:tcW w:w="0" w:type="auto"/>
          </w:tcPr>
          <w:p w14:paraId="4198918B" w14:textId="77777777" w:rsidR="00FB5AEF" w:rsidRDefault="00FB5AEF" w:rsidP="00A4208C">
            <w:pPr>
              <w:spacing w:after="0"/>
              <w:rPr>
                <w:sz w:val="16"/>
                <w:szCs w:val="16"/>
              </w:rPr>
            </w:pPr>
            <w:r>
              <w:rPr>
                <w:b/>
                <w:bCs/>
                <w:sz w:val="16"/>
                <w:szCs w:val="16"/>
              </w:rPr>
              <w:t xml:space="preserve">ZTE / </w:t>
            </w:r>
            <w:proofErr w:type="spellStart"/>
            <w:r>
              <w:rPr>
                <w:b/>
                <w:bCs/>
                <w:sz w:val="16"/>
                <w:szCs w:val="16"/>
              </w:rPr>
              <w:t>Sanechips</w:t>
            </w:r>
            <w:proofErr w:type="spellEnd"/>
          </w:p>
        </w:tc>
        <w:tc>
          <w:tcPr>
            <w:tcW w:w="0" w:type="auto"/>
          </w:tcPr>
          <w:p w14:paraId="15146228" w14:textId="77777777" w:rsidR="00FB5AEF" w:rsidRDefault="00FB5AEF" w:rsidP="00A4208C">
            <w:pPr>
              <w:spacing w:after="0"/>
              <w:rPr>
                <w:sz w:val="16"/>
                <w:szCs w:val="16"/>
              </w:rPr>
            </w:pPr>
            <w:r>
              <w:rPr>
                <w:sz w:val="16"/>
                <w:szCs w:val="16"/>
              </w:rPr>
              <w:t xml:space="preserve">Dense Urban and </w:t>
            </w:r>
            <w:proofErr w:type="spellStart"/>
            <w:r>
              <w:rPr>
                <w:sz w:val="16"/>
                <w:szCs w:val="16"/>
              </w:rPr>
              <w:t>UMa</w:t>
            </w:r>
            <w:proofErr w:type="spellEnd"/>
            <w:r>
              <w:rPr>
                <w:sz w:val="16"/>
                <w:szCs w:val="16"/>
              </w:rPr>
              <w:t xml:space="preserve">, adaptive rank up to </w:t>
            </w:r>
            <w:proofErr w:type="spellStart"/>
            <w:r>
              <w:rPr>
                <w:sz w:val="16"/>
                <w:szCs w:val="16"/>
              </w:rPr>
              <w:t>maxRank</w:t>
            </w:r>
            <w:proofErr w:type="spellEnd"/>
            <w:r>
              <w:rPr>
                <w:sz w:val="16"/>
                <w:szCs w:val="16"/>
              </w:rPr>
              <w:t xml:space="preserve"> 8 SU-MIMO (no MU-MIMO); candidate 4096QAM MCS table vs. NR 1024QAM MCS table</w:t>
            </w:r>
          </w:p>
        </w:tc>
        <w:tc>
          <w:tcPr>
            <w:tcW w:w="0" w:type="auto"/>
          </w:tcPr>
          <w:p w14:paraId="4A065825" w14:textId="77777777" w:rsidR="00FB5AEF" w:rsidRDefault="00FB5AEF" w:rsidP="00A4208C">
            <w:pPr>
              <w:spacing w:after="0"/>
              <w:rPr>
                <w:sz w:val="16"/>
                <w:szCs w:val="16"/>
              </w:rPr>
            </w:pPr>
            <w:r>
              <w:rPr>
                <w:sz w:val="16"/>
                <w:szCs w:val="16"/>
              </w:rPr>
              <w:t>Profile 1 (mixed): 80% indoor CPE / 20% outdoor rooftop CPE</w:t>
            </w:r>
          </w:p>
        </w:tc>
        <w:tc>
          <w:tcPr>
            <w:tcW w:w="0" w:type="auto"/>
          </w:tcPr>
          <w:p w14:paraId="70706572" w14:textId="77777777" w:rsidR="00FB5AEF" w:rsidRDefault="00FB5AEF" w:rsidP="00A4208C">
            <w:pPr>
              <w:spacing w:after="0"/>
              <w:rPr>
                <w:sz w:val="16"/>
                <w:szCs w:val="16"/>
                <w:lang w:val="nl-NL"/>
              </w:rPr>
            </w:pPr>
            <w:r>
              <w:rPr>
                <w:sz w:val="16"/>
                <w:szCs w:val="16"/>
                <w:lang w:val="nl-NL"/>
              </w:rPr>
              <w:t>4 GHz / 100 MHz system BW / 30 kHz</w:t>
            </w:r>
          </w:p>
        </w:tc>
        <w:tc>
          <w:tcPr>
            <w:tcW w:w="0" w:type="auto"/>
          </w:tcPr>
          <w:p w14:paraId="22F0B6BC" w14:textId="77777777" w:rsidR="00FB5AEF" w:rsidRDefault="00FB5AEF" w:rsidP="00A4208C">
            <w:pPr>
              <w:spacing w:after="0"/>
              <w:rPr>
                <w:sz w:val="16"/>
                <w:szCs w:val="16"/>
              </w:rPr>
            </w:pPr>
            <w:r>
              <w:rPr>
                <w:sz w:val="16"/>
                <w:szCs w:val="16"/>
              </w:rPr>
              <w:t xml:space="preserve">BS 64 </w:t>
            </w:r>
            <w:proofErr w:type="spellStart"/>
            <w:r>
              <w:rPr>
                <w:sz w:val="16"/>
                <w:szCs w:val="16"/>
              </w:rPr>
              <w:t>TxRU</w:t>
            </w:r>
            <w:proofErr w:type="spellEnd"/>
            <w:r>
              <w:rPr>
                <w:sz w:val="16"/>
                <w:szCs w:val="16"/>
              </w:rPr>
              <w:t xml:space="preserve"> [16,8,2,1,1;4,8], 49 dBm, 10 deg tilt; UE 8 ports [1,4,2,1,1;1,4]; NR Type I precoding; LMMSE; max rank 8 (adaptive)</w:t>
            </w:r>
          </w:p>
        </w:tc>
        <w:tc>
          <w:tcPr>
            <w:tcW w:w="0" w:type="auto"/>
          </w:tcPr>
          <w:p w14:paraId="079F0891" w14:textId="77777777" w:rsidR="00FB5AEF" w:rsidRDefault="00FB5AEF" w:rsidP="00A4208C">
            <w:pPr>
              <w:spacing w:after="0"/>
              <w:rPr>
                <w:sz w:val="16"/>
                <w:szCs w:val="16"/>
              </w:rPr>
            </w:pPr>
            <w:r>
              <w:rPr>
                <w:sz w:val="16"/>
                <w:szCs w:val="16"/>
              </w:rPr>
              <w:t>FTP3, packet size 0.5 MB; 21 cells, 500 m ISD, 5-20 UEs/cell; RU not stated</w:t>
            </w:r>
          </w:p>
        </w:tc>
        <w:tc>
          <w:tcPr>
            <w:tcW w:w="0" w:type="auto"/>
          </w:tcPr>
          <w:p w14:paraId="7B1853FA" w14:textId="77777777" w:rsidR="00FB5AEF" w:rsidRDefault="00FB5AEF" w:rsidP="00A4208C">
            <w:pPr>
              <w:spacing w:after="0"/>
              <w:rPr>
                <w:sz w:val="16"/>
                <w:szCs w:val="16"/>
              </w:rPr>
            </w:pPr>
            <w:r>
              <w:rPr>
                <w:sz w:val="16"/>
                <w:szCs w:val="16"/>
              </w:rPr>
              <w:t>4096QAM: 1.5% + 1.5%, 1.8% + 1.8%, 2% + 2%; 1024QAM baseline: 2.5% + 2.5% (4 GHz)</w:t>
            </w:r>
          </w:p>
        </w:tc>
        <w:tc>
          <w:tcPr>
            <w:tcW w:w="0" w:type="auto"/>
          </w:tcPr>
          <w:p w14:paraId="6F5A8B96" w14:textId="77777777" w:rsidR="00FB5AEF" w:rsidRPr="003B5C50" w:rsidRDefault="00FB5AEF" w:rsidP="00A4208C">
            <w:pPr>
              <w:spacing w:after="0"/>
              <w:rPr>
                <w:sz w:val="16"/>
                <w:szCs w:val="16"/>
              </w:rPr>
            </w:pPr>
            <w:r w:rsidRPr="003B5C50">
              <w:rPr>
                <w:sz w:val="16"/>
                <w:szCs w:val="16"/>
              </w:rPr>
              <w:t>EVM only (no power back-off modelled)</w:t>
            </w:r>
          </w:p>
        </w:tc>
        <w:tc>
          <w:tcPr>
            <w:tcW w:w="0" w:type="auto"/>
          </w:tcPr>
          <w:p w14:paraId="7FA9FDBD" w14:textId="77777777" w:rsidR="00FB5AEF" w:rsidRDefault="00FB5AEF" w:rsidP="00A4208C">
            <w:pPr>
              <w:spacing w:after="0"/>
              <w:rPr>
                <w:sz w:val="16"/>
                <w:szCs w:val="16"/>
              </w:rPr>
            </w:pPr>
            <w:r>
              <w:rPr>
                <w:sz w:val="16"/>
                <w:szCs w:val="16"/>
              </w:rPr>
              <w:t>+3.45% (+10 Mbps) average DL throughput of 4096QAM MCS table over 1024QAM MCS table</w:t>
            </w:r>
          </w:p>
        </w:tc>
        <w:tc>
          <w:tcPr>
            <w:tcW w:w="0" w:type="auto"/>
          </w:tcPr>
          <w:p w14:paraId="37782C6E" w14:textId="77777777" w:rsidR="00FB5AEF" w:rsidRDefault="00FB5AEF" w:rsidP="00A4208C">
            <w:pPr>
              <w:spacing w:after="0"/>
              <w:rPr>
                <w:sz w:val="16"/>
                <w:szCs w:val="16"/>
              </w:rPr>
            </w:pPr>
            <w:r>
              <w:rPr>
                <w:sz w:val="16"/>
                <w:szCs w:val="16"/>
              </w:rPr>
              <w:t>UPT with the 4096QAM MCS table is lower than with the 1024QAM MCS table over ~97% of the CDF range; rank-4 scheduling probability reduced by ~5% for indoor UEs; indoor UEs dominate DL throughput</w:t>
            </w:r>
          </w:p>
        </w:tc>
        <w:tc>
          <w:tcPr>
            <w:tcW w:w="0" w:type="auto"/>
          </w:tcPr>
          <w:p w14:paraId="184D39AD" w14:textId="77777777" w:rsidR="00FB5AEF" w:rsidRDefault="00FB5AEF" w:rsidP="00A4208C">
            <w:pPr>
              <w:spacing w:after="0"/>
              <w:rPr>
                <w:sz w:val="16"/>
                <w:szCs w:val="16"/>
              </w:rPr>
            </w:pPr>
            <w:r>
              <w:rPr>
                <w:sz w:val="16"/>
                <w:szCs w:val="16"/>
              </w:rPr>
              <w:t>4096QAM scheduling probability only 4% for indoor UEs</w:t>
            </w:r>
          </w:p>
        </w:tc>
        <w:tc>
          <w:tcPr>
            <w:tcW w:w="0" w:type="auto"/>
          </w:tcPr>
          <w:p w14:paraId="65AA60C9" w14:textId="65067582" w:rsidR="00FB5AEF" w:rsidRDefault="00FB5AEF" w:rsidP="00A4208C">
            <w:pPr>
              <w:spacing w:after="0"/>
              <w:rPr>
                <w:sz w:val="16"/>
                <w:szCs w:val="16"/>
              </w:rPr>
            </w:pPr>
            <w:proofErr w:type="spellStart"/>
            <w:r>
              <w:rPr>
                <w:sz w:val="16"/>
                <w:szCs w:val="16"/>
              </w:rPr>
              <w:t>Obs</w:t>
            </w:r>
            <w:proofErr w:type="spellEnd"/>
            <w:r>
              <w:rPr>
                <w:sz w:val="16"/>
                <w:szCs w:val="16"/>
              </w:rPr>
              <w:t xml:space="preserve"> 9/10 + Proposal 2: applicable scenarios limited (high SNR and stringent EVM); do not support DL 4096QAM (</w:t>
            </w:r>
            <w:hyperlink r:id="rId789" w:history="1">
              <w:r w:rsidR="00C62C50">
                <w:rPr>
                  <w:rStyle w:val="Hyperlink"/>
                  <w:sz w:val="16"/>
                  <w:szCs w:val="16"/>
                </w:rPr>
                <w:t>R1-2606856</w:t>
              </w:r>
            </w:hyperlink>
            <w:r>
              <w:rPr>
                <w:sz w:val="16"/>
                <w:szCs w:val="16"/>
              </w:rPr>
              <w:t>)</w:t>
            </w:r>
          </w:p>
        </w:tc>
      </w:tr>
      <w:tr w:rsidR="00FB5AEF" w14:paraId="0C9A23E8" w14:textId="77777777" w:rsidTr="00A4208C">
        <w:tc>
          <w:tcPr>
            <w:tcW w:w="0" w:type="auto"/>
          </w:tcPr>
          <w:p w14:paraId="19921B51" w14:textId="77777777" w:rsidR="00FB5AEF" w:rsidRDefault="00FB5AEF" w:rsidP="00A4208C">
            <w:pPr>
              <w:spacing w:after="0"/>
              <w:rPr>
                <w:sz w:val="16"/>
                <w:szCs w:val="16"/>
              </w:rPr>
            </w:pPr>
            <w:r>
              <w:rPr>
                <w:b/>
                <w:bCs/>
                <w:sz w:val="16"/>
                <w:szCs w:val="16"/>
              </w:rPr>
              <w:t>MediaTek</w:t>
            </w:r>
          </w:p>
        </w:tc>
        <w:tc>
          <w:tcPr>
            <w:tcW w:w="0" w:type="auto"/>
          </w:tcPr>
          <w:p w14:paraId="152EAD3F" w14:textId="77777777" w:rsidR="00FB5AEF" w:rsidRDefault="00FB5AEF" w:rsidP="00A4208C">
            <w:pPr>
              <w:spacing w:after="0"/>
              <w:rPr>
                <w:sz w:val="16"/>
                <w:szCs w:val="16"/>
              </w:rPr>
            </w:pPr>
            <w:r>
              <w:rPr>
                <w:sz w:val="16"/>
                <w:szCs w:val="16"/>
              </w:rPr>
              <w:t xml:space="preserve">R19 </w:t>
            </w:r>
            <w:proofErr w:type="spellStart"/>
            <w:r>
              <w:rPr>
                <w:sz w:val="16"/>
                <w:szCs w:val="16"/>
              </w:rPr>
              <w:t>UMa</w:t>
            </w:r>
            <w:proofErr w:type="spellEnd"/>
            <w:r>
              <w:rPr>
                <w:sz w:val="16"/>
                <w:szCs w:val="16"/>
              </w:rPr>
              <w:t>, SU-MIMO up to 4 layers, FR1 (4 GHz) and FR3 (7 GHz); up-to-4096QAM vs. up-to-1024QAM baseline</w:t>
            </w:r>
          </w:p>
        </w:tc>
        <w:tc>
          <w:tcPr>
            <w:tcW w:w="0" w:type="auto"/>
          </w:tcPr>
          <w:p w14:paraId="3AB913EB" w14:textId="77777777" w:rsidR="00FB5AEF" w:rsidRDefault="00FB5AEF" w:rsidP="00A4208C">
            <w:pPr>
              <w:spacing w:after="0"/>
              <w:rPr>
                <w:sz w:val="16"/>
                <w:szCs w:val="16"/>
              </w:rPr>
            </w:pPr>
            <w:r>
              <w:rPr>
                <w:sz w:val="16"/>
                <w:szCs w:val="16"/>
              </w:rPr>
              <w:t>Mixed CPE (80% indoor / 20% outdoor) and 100% outdoor CPE</w:t>
            </w:r>
          </w:p>
        </w:tc>
        <w:tc>
          <w:tcPr>
            <w:tcW w:w="0" w:type="auto"/>
          </w:tcPr>
          <w:p w14:paraId="693DE387" w14:textId="77777777" w:rsidR="00FB5AEF" w:rsidRDefault="00FB5AEF" w:rsidP="00A4208C">
            <w:pPr>
              <w:spacing w:after="0"/>
              <w:rPr>
                <w:sz w:val="16"/>
                <w:szCs w:val="16"/>
              </w:rPr>
            </w:pPr>
            <w:r>
              <w:rPr>
                <w:sz w:val="16"/>
                <w:szCs w:val="16"/>
              </w:rPr>
              <w:t>4 GHz and 7 GHz / 100 MHz / 30 kHz</w:t>
            </w:r>
          </w:p>
        </w:tc>
        <w:tc>
          <w:tcPr>
            <w:tcW w:w="0" w:type="auto"/>
          </w:tcPr>
          <w:p w14:paraId="064EA4FD" w14:textId="77777777" w:rsidR="00FB5AEF" w:rsidRDefault="00FB5AEF" w:rsidP="00A4208C">
            <w:pPr>
              <w:spacing w:after="0"/>
              <w:rPr>
                <w:sz w:val="16"/>
                <w:szCs w:val="16"/>
              </w:rPr>
            </w:pPr>
            <w:r>
              <w:rPr>
                <w:sz w:val="16"/>
                <w:szCs w:val="16"/>
              </w:rPr>
              <w:t xml:space="preserve">BS 64 TXRU @4 GHz (256 elements) / 256 TXRU @7 GHz (1024 elements), 51 dBm per 100 MHz; UE 4Tx / 8Rx; DL Type II precoder; MMSE-IRC; </w:t>
            </w:r>
            <w:r>
              <w:rPr>
                <w:sz w:val="16"/>
                <w:szCs w:val="16"/>
              </w:rPr>
              <w:lastRenderedPageBreak/>
              <w:t>SU-MIMO up to 4 layers</w:t>
            </w:r>
          </w:p>
        </w:tc>
        <w:tc>
          <w:tcPr>
            <w:tcW w:w="0" w:type="auto"/>
          </w:tcPr>
          <w:p w14:paraId="121C2374" w14:textId="77777777" w:rsidR="00FB5AEF" w:rsidRDefault="00FB5AEF" w:rsidP="00A4208C">
            <w:pPr>
              <w:spacing w:after="0"/>
              <w:rPr>
                <w:sz w:val="16"/>
                <w:szCs w:val="16"/>
              </w:rPr>
            </w:pPr>
            <w:r>
              <w:rPr>
                <w:sz w:val="16"/>
                <w:szCs w:val="16"/>
              </w:rPr>
              <w:lastRenderedPageBreak/>
              <w:t>FTP3 with RU = 30%; 10 UEs per sector; ISD 500 m; TDD DDDSU</w:t>
            </w:r>
          </w:p>
        </w:tc>
        <w:tc>
          <w:tcPr>
            <w:tcW w:w="0" w:type="auto"/>
          </w:tcPr>
          <w:p w14:paraId="5C88CCB1" w14:textId="77777777" w:rsidR="00FB5AEF" w:rsidRDefault="00FB5AEF" w:rsidP="00A4208C">
            <w:pPr>
              <w:spacing w:after="0"/>
              <w:rPr>
                <w:sz w:val="16"/>
                <w:szCs w:val="16"/>
              </w:rPr>
            </w:pPr>
            <w:r>
              <w:rPr>
                <w:sz w:val="16"/>
                <w:szCs w:val="16"/>
              </w:rPr>
              <w:t>1.8% + 1.8% (BS Tx / UE Rx) for DL 4K QAM</w:t>
            </w:r>
          </w:p>
        </w:tc>
        <w:tc>
          <w:tcPr>
            <w:tcW w:w="0" w:type="auto"/>
          </w:tcPr>
          <w:p w14:paraId="07217AF2" w14:textId="77777777" w:rsidR="00FB5AEF" w:rsidRPr="003B5C50" w:rsidRDefault="00FB5AEF" w:rsidP="00A4208C">
            <w:pPr>
              <w:spacing w:after="0"/>
              <w:rPr>
                <w:sz w:val="16"/>
                <w:szCs w:val="16"/>
              </w:rPr>
            </w:pPr>
            <w:r w:rsidRPr="003B5C50">
              <w:rPr>
                <w:sz w:val="16"/>
                <w:szCs w:val="16"/>
              </w:rPr>
              <w:t>EVM only for DL (MPR modelled for UL only)</w:t>
            </w:r>
          </w:p>
        </w:tc>
        <w:tc>
          <w:tcPr>
            <w:tcW w:w="0" w:type="auto"/>
          </w:tcPr>
          <w:p w14:paraId="2A7644D2" w14:textId="77777777" w:rsidR="00FB5AEF" w:rsidRDefault="00FB5AEF" w:rsidP="00A4208C">
            <w:pPr>
              <w:spacing w:after="0"/>
              <w:rPr>
                <w:sz w:val="16"/>
                <w:szCs w:val="16"/>
              </w:rPr>
            </w:pPr>
            <w:r>
              <w:rPr>
                <w:sz w:val="16"/>
                <w:szCs w:val="16"/>
              </w:rPr>
              <w:t>Negative: -0.53% to -1.02% across all evaluated cases (FR1/FR3, mixed / 100% OD CPE)</w:t>
            </w:r>
          </w:p>
        </w:tc>
        <w:tc>
          <w:tcPr>
            <w:tcW w:w="0" w:type="auto"/>
          </w:tcPr>
          <w:p w14:paraId="163AFAE4" w14:textId="77777777" w:rsidR="00FB5AEF" w:rsidRDefault="00FB5AEF" w:rsidP="00A4208C">
            <w:pPr>
              <w:spacing w:after="0"/>
              <w:rPr>
                <w:sz w:val="16"/>
                <w:szCs w:val="16"/>
              </w:rPr>
            </w:pPr>
            <w:r>
              <w:rPr>
                <w:sz w:val="16"/>
                <w:szCs w:val="16"/>
              </w:rPr>
              <w:t xml:space="preserve">Average gain of beneficial UEs only up to +0.6%; rank 4 dominates (95-100% of scheduling); </w:t>
            </w:r>
            <w:r>
              <w:rPr>
                <w:sz w:val="16"/>
                <w:szCs w:val="16"/>
              </w:rPr>
              <w:lastRenderedPageBreak/>
              <w:t>7 GHz gives higher beneficial UE ratio than 4 GHz due to larger antenna count</w:t>
            </w:r>
          </w:p>
        </w:tc>
        <w:tc>
          <w:tcPr>
            <w:tcW w:w="0" w:type="auto"/>
          </w:tcPr>
          <w:p w14:paraId="6FB7C50E" w14:textId="77777777" w:rsidR="00FB5AEF" w:rsidRDefault="00FB5AEF" w:rsidP="00A4208C">
            <w:pPr>
              <w:spacing w:after="0"/>
              <w:rPr>
                <w:sz w:val="16"/>
                <w:szCs w:val="16"/>
              </w:rPr>
            </w:pPr>
            <w:r>
              <w:rPr>
                <w:sz w:val="16"/>
                <w:szCs w:val="16"/>
              </w:rPr>
              <w:lastRenderedPageBreak/>
              <w:t>Beneficial UE ratio up to 6.8%</w:t>
            </w:r>
          </w:p>
        </w:tc>
        <w:tc>
          <w:tcPr>
            <w:tcW w:w="0" w:type="auto"/>
          </w:tcPr>
          <w:p w14:paraId="780FAE2E" w14:textId="241FF81F" w:rsidR="00FB5AEF" w:rsidRDefault="00FB5AEF" w:rsidP="00A4208C">
            <w:pPr>
              <w:spacing w:after="0"/>
              <w:rPr>
                <w:sz w:val="16"/>
                <w:szCs w:val="16"/>
              </w:rPr>
            </w:pPr>
            <w:proofErr w:type="spellStart"/>
            <w:r>
              <w:rPr>
                <w:sz w:val="16"/>
                <w:szCs w:val="16"/>
              </w:rPr>
              <w:t>Obs</w:t>
            </w:r>
            <w:proofErr w:type="spellEnd"/>
            <w:r>
              <w:rPr>
                <w:sz w:val="16"/>
                <w:szCs w:val="16"/>
              </w:rPr>
              <w:t xml:space="preserve"> 1-3 + Proposal 1: even with the tight 1.8% EVM budget the system gain is negative; required SNR &gt; 35 dB is the </w:t>
            </w:r>
            <w:r>
              <w:rPr>
                <w:sz w:val="16"/>
                <w:szCs w:val="16"/>
              </w:rPr>
              <w:lastRenderedPageBreak/>
              <w:t>fundamental limit (</w:t>
            </w:r>
            <w:hyperlink r:id="rId790" w:history="1">
              <w:r w:rsidR="00C62C50">
                <w:rPr>
                  <w:rStyle w:val="Hyperlink"/>
                  <w:sz w:val="16"/>
                  <w:szCs w:val="16"/>
                </w:rPr>
                <w:t>R1-2606857</w:t>
              </w:r>
            </w:hyperlink>
            <w:r>
              <w:rPr>
                <w:sz w:val="16"/>
                <w:szCs w:val="16"/>
              </w:rPr>
              <w:t>)</w:t>
            </w:r>
          </w:p>
        </w:tc>
      </w:tr>
      <w:tr w:rsidR="00FB5AEF" w14:paraId="3C6C8847" w14:textId="77777777" w:rsidTr="00A4208C">
        <w:tc>
          <w:tcPr>
            <w:tcW w:w="0" w:type="auto"/>
          </w:tcPr>
          <w:p w14:paraId="1060453D" w14:textId="77777777" w:rsidR="00FB5AEF" w:rsidRDefault="00FB5AEF" w:rsidP="00A4208C">
            <w:pPr>
              <w:spacing w:after="0"/>
              <w:rPr>
                <w:sz w:val="16"/>
                <w:szCs w:val="16"/>
              </w:rPr>
            </w:pPr>
            <w:r>
              <w:rPr>
                <w:b/>
                <w:bCs/>
                <w:sz w:val="16"/>
                <w:szCs w:val="16"/>
              </w:rPr>
              <w:t>MediaTek</w:t>
            </w:r>
          </w:p>
        </w:tc>
        <w:tc>
          <w:tcPr>
            <w:tcW w:w="0" w:type="auto"/>
          </w:tcPr>
          <w:p w14:paraId="584CF359" w14:textId="77777777" w:rsidR="00FB5AEF" w:rsidRDefault="00FB5AEF" w:rsidP="00A4208C">
            <w:pPr>
              <w:spacing w:after="0"/>
              <w:rPr>
                <w:sz w:val="16"/>
                <w:szCs w:val="16"/>
              </w:rPr>
            </w:pPr>
            <w:r>
              <w:rPr>
                <w:sz w:val="16"/>
                <w:szCs w:val="16"/>
              </w:rPr>
              <w:t xml:space="preserve">R19 </w:t>
            </w:r>
            <w:proofErr w:type="spellStart"/>
            <w:r>
              <w:rPr>
                <w:sz w:val="16"/>
                <w:szCs w:val="16"/>
              </w:rPr>
              <w:t>UMi</w:t>
            </w:r>
            <w:proofErr w:type="spellEnd"/>
            <w:r>
              <w:rPr>
                <w:sz w:val="16"/>
                <w:szCs w:val="16"/>
              </w:rPr>
              <w:t>, SU-MIMO up to 4 layers, FR1 (4 GHz) and FR3 (7 GHz); up-to-4096QAM vs. up-to-1024QAM baseline</w:t>
            </w:r>
          </w:p>
        </w:tc>
        <w:tc>
          <w:tcPr>
            <w:tcW w:w="0" w:type="auto"/>
          </w:tcPr>
          <w:p w14:paraId="1B209465" w14:textId="77777777" w:rsidR="00FB5AEF" w:rsidRDefault="00FB5AEF" w:rsidP="00A4208C">
            <w:pPr>
              <w:spacing w:after="0"/>
              <w:rPr>
                <w:sz w:val="16"/>
                <w:szCs w:val="16"/>
              </w:rPr>
            </w:pPr>
            <w:r>
              <w:rPr>
                <w:sz w:val="16"/>
                <w:szCs w:val="16"/>
              </w:rPr>
              <w:t>Mixed CPE (80% indoor / 20% outdoor) and 100% outdoor CPE</w:t>
            </w:r>
          </w:p>
        </w:tc>
        <w:tc>
          <w:tcPr>
            <w:tcW w:w="0" w:type="auto"/>
          </w:tcPr>
          <w:p w14:paraId="4BE9B238" w14:textId="77777777" w:rsidR="00FB5AEF" w:rsidRDefault="00FB5AEF" w:rsidP="00A4208C">
            <w:pPr>
              <w:spacing w:after="0"/>
              <w:rPr>
                <w:sz w:val="16"/>
                <w:szCs w:val="16"/>
              </w:rPr>
            </w:pPr>
            <w:r>
              <w:rPr>
                <w:sz w:val="16"/>
                <w:szCs w:val="16"/>
              </w:rPr>
              <w:t>4 GHz and 7 GHz / 100 MHz / 30 kHz</w:t>
            </w:r>
          </w:p>
        </w:tc>
        <w:tc>
          <w:tcPr>
            <w:tcW w:w="0" w:type="auto"/>
          </w:tcPr>
          <w:p w14:paraId="5F66EBC7" w14:textId="77777777" w:rsidR="00FB5AEF" w:rsidRDefault="00FB5AEF" w:rsidP="00A4208C">
            <w:pPr>
              <w:spacing w:after="0"/>
              <w:rPr>
                <w:sz w:val="16"/>
                <w:szCs w:val="16"/>
              </w:rPr>
            </w:pPr>
            <w:r>
              <w:rPr>
                <w:sz w:val="16"/>
                <w:szCs w:val="16"/>
              </w:rPr>
              <w:t>BS 64 TXRU @4 GHz / 256 TXRU @7 GHz, 51 dBm per 100 MHz; UE 4Tx / 8Rx; MMSE-IRC; SU-MIMO up to 4 layers</w:t>
            </w:r>
          </w:p>
        </w:tc>
        <w:tc>
          <w:tcPr>
            <w:tcW w:w="0" w:type="auto"/>
          </w:tcPr>
          <w:p w14:paraId="0A701E8B" w14:textId="77777777" w:rsidR="00FB5AEF" w:rsidRDefault="00FB5AEF" w:rsidP="00A4208C">
            <w:pPr>
              <w:spacing w:after="0"/>
              <w:rPr>
                <w:sz w:val="16"/>
                <w:szCs w:val="16"/>
              </w:rPr>
            </w:pPr>
            <w:r>
              <w:rPr>
                <w:sz w:val="16"/>
                <w:szCs w:val="16"/>
              </w:rPr>
              <w:t>FTP3 with RU = 30%; 10 UEs per sector; ISD 200 m; TDD DDDSU</w:t>
            </w:r>
          </w:p>
        </w:tc>
        <w:tc>
          <w:tcPr>
            <w:tcW w:w="0" w:type="auto"/>
          </w:tcPr>
          <w:p w14:paraId="0A506788" w14:textId="77777777" w:rsidR="00FB5AEF" w:rsidRDefault="00FB5AEF" w:rsidP="00A4208C">
            <w:pPr>
              <w:spacing w:after="0"/>
              <w:rPr>
                <w:sz w:val="16"/>
                <w:szCs w:val="16"/>
              </w:rPr>
            </w:pPr>
            <w:r>
              <w:rPr>
                <w:sz w:val="16"/>
                <w:szCs w:val="16"/>
              </w:rPr>
              <w:t>1.8% + 1.8%</w:t>
            </w:r>
          </w:p>
        </w:tc>
        <w:tc>
          <w:tcPr>
            <w:tcW w:w="0" w:type="auto"/>
          </w:tcPr>
          <w:p w14:paraId="49A08640" w14:textId="77777777" w:rsidR="00FB5AEF" w:rsidRDefault="00FB5AEF" w:rsidP="00A4208C">
            <w:pPr>
              <w:spacing w:after="0"/>
              <w:rPr>
                <w:sz w:val="16"/>
                <w:szCs w:val="16"/>
                <w:lang w:val="de-DE"/>
              </w:rPr>
            </w:pPr>
            <w:r>
              <w:rPr>
                <w:sz w:val="16"/>
                <w:szCs w:val="16"/>
                <w:lang w:val="de-DE"/>
              </w:rPr>
              <w:t>EVM only</w:t>
            </w:r>
          </w:p>
        </w:tc>
        <w:tc>
          <w:tcPr>
            <w:tcW w:w="0" w:type="auto"/>
          </w:tcPr>
          <w:p w14:paraId="2E4B27C8" w14:textId="77777777" w:rsidR="00FB5AEF" w:rsidRDefault="00FB5AEF" w:rsidP="00A4208C">
            <w:pPr>
              <w:spacing w:after="0"/>
              <w:rPr>
                <w:sz w:val="16"/>
                <w:szCs w:val="16"/>
              </w:rPr>
            </w:pPr>
            <w:r>
              <w:rPr>
                <w:sz w:val="16"/>
                <w:szCs w:val="16"/>
              </w:rPr>
              <w:t>Negative: -1.06%</w:t>
            </w:r>
          </w:p>
        </w:tc>
        <w:tc>
          <w:tcPr>
            <w:tcW w:w="0" w:type="auto"/>
          </w:tcPr>
          <w:p w14:paraId="1441F807" w14:textId="77777777" w:rsidR="00FB5AEF" w:rsidRDefault="00FB5AEF" w:rsidP="00A4208C">
            <w:pPr>
              <w:spacing w:after="0"/>
              <w:rPr>
                <w:sz w:val="16"/>
                <w:szCs w:val="16"/>
              </w:rPr>
            </w:pPr>
            <w:r>
              <w:rPr>
                <w:sz w:val="16"/>
                <w:szCs w:val="16"/>
              </w:rPr>
              <w:t>Average gain of beneficial UEs only up to +0.6%; rank 4 dominates (99-100%)</w:t>
            </w:r>
          </w:p>
        </w:tc>
        <w:tc>
          <w:tcPr>
            <w:tcW w:w="0" w:type="auto"/>
          </w:tcPr>
          <w:p w14:paraId="41D4EC40" w14:textId="77777777" w:rsidR="00FB5AEF" w:rsidRDefault="00FB5AEF" w:rsidP="00A4208C">
            <w:pPr>
              <w:spacing w:after="0"/>
              <w:rPr>
                <w:sz w:val="16"/>
                <w:szCs w:val="16"/>
              </w:rPr>
            </w:pPr>
            <w:r>
              <w:rPr>
                <w:sz w:val="16"/>
                <w:szCs w:val="16"/>
              </w:rPr>
              <w:t>Beneficial UE ratio up to 3.49%</w:t>
            </w:r>
          </w:p>
        </w:tc>
        <w:tc>
          <w:tcPr>
            <w:tcW w:w="0" w:type="auto"/>
          </w:tcPr>
          <w:p w14:paraId="20782693" w14:textId="77777777" w:rsidR="00FB5AEF" w:rsidRDefault="00FB5AEF" w:rsidP="00A4208C">
            <w:pPr>
              <w:spacing w:after="0"/>
              <w:rPr>
                <w:sz w:val="16"/>
                <w:szCs w:val="16"/>
              </w:rPr>
            </w:pPr>
            <w:proofErr w:type="spellStart"/>
            <w:r>
              <w:rPr>
                <w:sz w:val="16"/>
                <w:szCs w:val="16"/>
              </w:rPr>
              <w:t>Obs</w:t>
            </w:r>
            <w:proofErr w:type="spellEnd"/>
            <w:r>
              <w:rPr>
                <w:sz w:val="16"/>
                <w:szCs w:val="16"/>
              </w:rPr>
              <w:t xml:space="preserve"> 4: consistent with </w:t>
            </w:r>
            <w:proofErr w:type="spellStart"/>
            <w:r>
              <w:rPr>
                <w:sz w:val="16"/>
                <w:szCs w:val="16"/>
              </w:rPr>
              <w:t>UMa</w:t>
            </w:r>
            <w:proofErr w:type="spellEnd"/>
            <w:r>
              <w:rPr>
                <w:sz w:val="16"/>
                <w:szCs w:val="16"/>
              </w:rPr>
              <w:t xml:space="preserve"> - DL 4K QAM is not beneficial in either </w:t>
            </w:r>
            <w:proofErr w:type="spellStart"/>
            <w:r>
              <w:rPr>
                <w:sz w:val="16"/>
                <w:szCs w:val="16"/>
              </w:rPr>
              <w:t>UMa</w:t>
            </w:r>
            <w:proofErr w:type="spellEnd"/>
            <w:r>
              <w:rPr>
                <w:sz w:val="16"/>
                <w:szCs w:val="16"/>
              </w:rPr>
              <w:t xml:space="preserve"> or </w:t>
            </w:r>
            <w:proofErr w:type="spellStart"/>
            <w:r>
              <w:rPr>
                <w:sz w:val="16"/>
                <w:szCs w:val="16"/>
              </w:rPr>
              <w:t>UMi</w:t>
            </w:r>
            <w:proofErr w:type="spellEnd"/>
          </w:p>
        </w:tc>
      </w:tr>
      <w:tr w:rsidR="00FB5AEF" w14:paraId="3FEF8D5E" w14:textId="77777777" w:rsidTr="00A4208C">
        <w:tc>
          <w:tcPr>
            <w:tcW w:w="0" w:type="auto"/>
          </w:tcPr>
          <w:p w14:paraId="2AB4F272" w14:textId="77777777" w:rsidR="00FB5AEF" w:rsidRDefault="00FB5AEF" w:rsidP="00A4208C">
            <w:pPr>
              <w:spacing w:after="0"/>
              <w:rPr>
                <w:sz w:val="16"/>
                <w:szCs w:val="16"/>
              </w:rPr>
            </w:pPr>
            <w:r>
              <w:rPr>
                <w:b/>
                <w:bCs/>
                <w:sz w:val="16"/>
                <w:szCs w:val="16"/>
              </w:rPr>
              <w:t>Apple</w:t>
            </w:r>
          </w:p>
        </w:tc>
        <w:tc>
          <w:tcPr>
            <w:tcW w:w="0" w:type="auto"/>
          </w:tcPr>
          <w:p w14:paraId="7AC5D368" w14:textId="77777777" w:rsidR="00FB5AEF" w:rsidRDefault="00FB5AEF" w:rsidP="00A4208C">
            <w:pPr>
              <w:spacing w:after="0"/>
              <w:rPr>
                <w:sz w:val="16"/>
                <w:szCs w:val="16"/>
              </w:rPr>
            </w:pPr>
            <w:r>
              <w:rPr>
                <w:sz w:val="16"/>
                <w:szCs w:val="16"/>
              </w:rPr>
              <w:t>FWA per agreed SLS assumptions, max rank 4 per CPE UE; 4KQAM MCS table (MCS 27-30 are 4096QAM)</w:t>
            </w:r>
          </w:p>
        </w:tc>
        <w:tc>
          <w:tcPr>
            <w:tcW w:w="0" w:type="auto"/>
          </w:tcPr>
          <w:p w14:paraId="124C2E60" w14:textId="77777777" w:rsidR="00FB5AEF" w:rsidRDefault="00FB5AEF" w:rsidP="00A4208C">
            <w:pPr>
              <w:spacing w:after="0"/>
              <w:rPr>
                <w:sz w:val="16"/>
                <w:szCs w:val="16"/>
              </w:rPr>
            </w:pPr>
            <w:r>
              <w:rPr>
                <w:sz w:val="16"/>
                <w:szCs w:val="16"/>
              </w:rPr>
              <w:t>Profile 1 (mixed): 80% indoor CPE / 20% outdoor rooftop CPE</w:t>
            </w:r>
          </w:p>
        </w:tc>
        <w:tc>
          <w:tcPr>
            <w:tcW w:w="0" w:type="auto"/>
          </w:tcPr>
          <w:p w14:paraId="0F9BDA71" w14:textId="77777777" w:rsidR="00FB5AEF" w:rsidRDefault="00FB5AEF" w:rsidP="00A4208C">
            <w:pPr>
              <w:spacing w:after="0"/>
              <w:rPr>
                <w:sz w:val="16"/>
                <w:szCs w:val="16"/>
              </w:rPr>
            </w:pPr>
            <w:r>
              <w:rPr>
                <w:sz w:val="16"/>
                <w:szCs w:val="16"/>
              </w:rPr>
              <w:t>4 GHz / BW not restated in SLS text (100 MHz or 20 MHz per agreement) / 30 kHz</w:t>
            </w:r>
          </w:p>
        </w:tc>
        <w:tc>
          <w:tcPr>
            <w:tcW w:w="0" w:type="auto"/>
          </w:tcPr>
          <w:p w14:paraId="6917D20D" w14:textId="77777777" w:rsidR="00FB5AEF" w:rsidRDefault="00FB5AEF" w:rsidP="00A4208C">
            <w:pPr>
              <w:spacing w:after="0"/>
              <w:rPr>
                <w:sz w:val="16"/>
                <w:szCs w:val="16"/>
              </w:rPr>
            </w:pPr>
            <w:r>
              <w:rPr>
                <w:sz w:val="16"/>
                <w:szCs w:val="16"/>
              </w:rPr>
              <w:t>Per agreed assumptions (BS Outdoor Combination 2, 44 dBm/20 MHz; UE antenna Combination 3 Alt 1); realistic channel estimation; max rank 4</w:t>
            </w:r>
          </w:p>
        </w:tc>
        <w:tc>
          <w:tcPr>
            <w:tcW w:w="0" w:type="auto"/>
          </w:tcPr>
          <w:p w14:paraId="51E234FB" w14:textId="77777777" w:rsidR="00FB5AEF" w:rsidRDefault="00FB5AEF" w:rsidP="00A4208C">
            <w:pPr>
              <w:spacing w:after="0"/>
              <w:rPr>
                <w:sz w:val="16"/>
                <w:szCs w:val="16"/>
              </w:rPr>
            </w:pPr>
            <w:r>
              <w:rPr>
                <w:sz w:val="16"/>
                <w:szCs w:val="16"/>
              </w:rPr>
              <w:t>FTP3, target RU = 0.5 (~50%)</w:t>
            </w:r>
          </w:p>
        </w:tc>
        <w:tc>
          <w:tcPr>
            <w:tcW w:w="0" w:type="auto"/>
          </w:tcPr>
          <w:p w14:paraId="6E176F7A" w14:textId="77777777" w:rsidR="00FB5AEF" w:rsidRDefault="00FB5AEF" w:rsidP="00A4208C">
            <w:pPr>
              <w:spacing w:after="0"/>
              <w:rPr>
                <w:sz w:val="16"/>
                <w:szCs w:val="16"/>
              </w:rPr>
            </w:pPr>
            <w:r>
              <w:rPr>
                <w:sz w:val="16"/>
                <w:szCs w:val="16"/>
              </w:rPr>
              <w:t>Not restated in the SLS section (Table 2.2-2 of this FL summary captured 1.8% + 1.8%)</w:t>
            </w:r>
          </w:p>
        </w:tc>
        <w:tc>
          <w:tcPr>
            <w:tcW w:w="0" w:type="auto"/>
          </w:tcPr>
          <w:p w14:paraId="141C838C" w14:textId="77777777" w:rsidR="00FB5AEF" w:rsidRDefault="00FB5AEF" w:rsidP="00A4208C">
            <w:pPr>
              <w:spacing w:after="0"/>
              <w:rPr>
                <w:sz w:val="16"/>
                <w:szCs w:val="16"/>
                <w:lang w:val="de-DE"/>
              </w:rPr>
            </w:pPr>
            <w:r>
              <w:rPr>
                <w:sz w:val="16"/>
                <w:szCs w:val="16"/>
                <w:lang w:val="de-DE"/>
              </w:rPr>
              <w:t>EVM only</w:t>
            </w:r>
          </w:p>
        </w:tc>
        <w:tc>
          <w:tcPr>
            <w:tcW w:w="0" w:type="auto"/>
          </w:tcPr>
          <w:p w14:paraId="24EF5ED0" w14:textId="77777777" w:rsidR="00FB5AEF" w:rsidRDefault="00FB5AEF" w:rsidP="00A4208C">
            <w:pPr>
              <w:spacing w:after="0"/>
              <w:rPr>
                <w:sz w:val="16"/>
                <w:szCs w:val="16"/>
              </w:rPr>
            </w:pPr>
            <w:r>
              <w:rPr>
                <w:sz w:val="16"/>
                <w:szCs w:val="16"/>
              </w:rPr>
              <w:t>No gain vs. 1024QAM reported; absolute UPT reported instead: indoor mean/median 93.4/100.5 Mbps vs. outdoor 76.6/78.9 Mbps (all UEs 90.0/98.0 Mbps)</w:t>
            </w:r>
          </w:p>
        </w:tc>
        <w:tc>
          <w:tcPr>
            <w:tcW w:w="0" w:type="auto"/>
          </w:tcPr>
          <w:p w14:paraId="0E1519F2" w14:textId="77777777" w:rsidR="00FB5AEF" w:rsidRDefault="00FB5AEF" w:rsidP="00A4208C">
            <w:pPr>
              <w:spacing w:after="0"/>
              <w:rPr>
                <w:sz w:val="16"/>
                <w:szCs w:val="16"/>
              </w:rPr>
            </w:pPr>
            <w:r>
              <w:rPr>
                <w:sz w:val="16"/>
                <w:szCs w:val="16"/>
              </w:rPr>
              <w:t>Indoor UEs get higher throughput than outdoor UEs despite 4x less 4096QAM usage, because of higher mean rank (2.82 vs. 2.14); MCS distribution bimodal, 12.0% of outdoor UEs at MCS 0</w:t>
            </w:r>
          </w:p>
        </w:tc>
        <w:tc>
          <w:tcPr>
            <w:tcW w:w="0" w:type="auto"/>
          </w:tcPr>
          <w:p w14:paraId="5A911E39" w14:textId="77777777" w:rsidR="00FB5AEF" w:rsidRDefault="00FB5AEF" w:rsidP="00A4208C">
            <w:pPr>
              <w:spacing w:after="0"/>
              <w:rPr>
                <w:sz w:val="16"/>
                <w:szCs w:val="16"/>
              </w:rPr>
            </w:pPr>
            <w:r>
              <w:rPr>
                <w:sz w:val="16"/>
                <w:szCs w:val="16"/>
              </w:rPr>
              <w:t>4096QAM scheduled 1.8% of the time overall (indoor 1.12% / outdoor 4.08%)</w:t>
            </w:r>
          </w:p>
        </w:tc>
        <w:tc>
          <w:tcPr>
            <w:tcW w:w="0" w:type="auto"/>
          </w:tcPr>
          <w:p w14:paraId="0C414B39" w14:textId="7E18239D" w:rsidR="00FB5AEF" w:rsidRDefault="00FB5AEF" w:rsidP="00A4208C">
            <w:pPr>
              <w:spacing w:after="0"/>
              <w:rPr>
                <w:sz w:val="16"/>
                <w:szCs w:val="16"/>
              </w:rPr>
            </w:pPr>
            <w:proofErr w:type="spellStart"/>
            <w:r>
              <w:rPr>
                <w:sz w:val="16"/>
                <w:szCs w:val="16"/>
              </w:rPr>
              <w:t>Obs</w:t>
            </w:r>
            <w:proofErr w:type="spellEnd"/>
            <w:r>
              <w:rPr>
                <w:sz w:val="16"/>
                <w:szCs w:val="16"/>
              </w:rPr>
              <w:t xml:space="preserve"> 18/19: 4096QAM scheduled 1.8% of the time in Profile 1; when scheduled, 26.4% of cases are combined with rank 2 (</w:t>
            </w:r>
            <w:hyperlink r:id="rId791" w:history="1">
              <w:r w:rsidR="00C62C50">
                <w:rPr>
                  <w:rStyle w:val="Hyperlink"/>
                  <w:sz w:val="16"/>
                  <w:szCs w:val="16"/>
                </w:rPr>
                <w:t>R1-2606833</w:t>
              </w:r>
            </w:hyperlink>
            <w:r>
              <w:rPr>
                <w:sz w:val="16"/>
                <w:szCs w:val="16"/>
              </w:rPr>
              <w:t>)</w:t>
            </w:r>
          </w:p>
        </w:tc>
      </w:tr>
      <w:tr w:rsidR="00FB5AEF" w14:paraId="26B7896D" w14:textId="77777777" w:rsidTr="00A4208C">
        <w:tc>
          <w:tcPr>
            <w:tcW w:w="0" w:type="auto"/>
          </w:tcPr>
          <w:p w14:paraId="640F29CF" w14:textId="77777777" w:rsidR="00FB5AEF" w:rsidRDefault="00FB5AEF" w:rsidP="00A4208C">
            <w:pPr>
              <w:spacing w:after="0"/>
              <w:rPr>
                <w:sz w:val="16"/>
                <w:szCs w:val="16"/>
              </w:rPr>
            </w:pPr>
            <w:r>
              <w:rPr>
                <w:b/>
                <w:bCs/>
                <w:sz w:val="16"/>
                <w:szCs w:val="16"/>
              </w:rPr>
              <w:t>Apple</w:t>
            </w:r>
          </w:p>
        </w:tc>
        <w:tc>
          <w:tcPr>
            <w:tcW w:w="0" w:type="auto"/>
          </w:tcPr>
          <w:p w14:paraId="34C3E229" w14:textId="77777777" w:rsidR="00FB5AEF" w:rsidRDefault="00FB5AEF" w:rsidP="00A4208C">
            <w:pPr>
              <w:spacing w:after="0"/>
              <w:rPr>
                <w:sz w:val="16"/>
                <w:szCs w:val="16"/>
              </w:rPr>
            </w:pPr>
            <w:r>
              <w:rPr>
                <w:sz w:val="16"/>
                <w:szCs w:val="16"/>
              </w:rPr>
              <w:t>FWA per agreed SLS assumptions, max rank 4 per CPE UE; 4KQAM MCS table</w:t>
            </w:r>
          </w:p>
        </w:tc>
        <w:tc>
          <w:tcPr>
            <w:tcW w:w="0" w:type="auto"/>
          </w:tcPr>
          <w:p w14:paraId="59C81150" w14:textId="77777777" w:rsidR="00FB5AEF" w:rsidRDefault="00FB5AEF" w:rsidP="00A4208C">
            <w:pPr>
              <w:spacing w:after="0"/>
              <w:rPr>
                <w:sz w:val="16"/>
                <w:szCs w:val="16"/>
              </w:rPr>
            </w:pPr>
            <w:r>
              <w:rPr>
                <w:sz w:val="16"/>
                <w:szCs w:val="16"/>
              </w:rPr>
              <w:t>Profile 3: 100% outdoor rooftop-mounted CPE</w:t>
            </w:r>
          </w:p>
        </w:tc>
        <w:tc>
          <w:tcPr>
            <w:tcW w:w="0" w:type="auto"/>
          </w:tcPr>
          <w:p w14:paraId="6B4D22C5" w14:textId="77777777" w:rsidR="00FB5AEF" w:rsidRDefault="00FB5AEF" w:rsidP="00A4208C">
            <w:pPr>
              <w:spacing w:after="0"/>
              <w:rPr>
                <w:sz w:val="16"/>
                <w:szCs w:val="16"/>
              </w:rPr>
            </w:pPr>
            <w:r>
              <w:rPr>
                <w:sz w:val="16"/>
                <w:szCs w:val="16"/>
              </w:rPr>
              <w:t>4 GHz / as above / 30 kHz</w:t>
            </w:r>
          </w:p>
        </w:tc>
        <w:tc>
          <w:tcPr>
            <w:tcW w:w="0" w:type="auto"/>
          </w:tcPr>
          <w:p w14:paraId="093BD150" w14:textId="77777777" w:rsidR="00FB5AEF" w:rsidRDefault="00FB5AEF" w:rsidP="00A4208C">
            <w:pPr>
              <w:spacing w:after="0"/>
              <w:rPr>
                <w:sz w:val="16"/>
                <w:szCs w:val="16"/>
              </w:rPr>
            </w:pPr>
            <w:r>
              <w:rPr>
                <w:sz w:val="16"/>
                <w:szCs w:val="16"/>
              </w:rPr>
              <w:t>As above; max rank 4</w:t>
            </w:r>
          </w:p>
        </w:tc>
        <w:tc>
          <w:tcPr>
            <w:tcW w:w="0" w:type="auto"/>
          </w:tcPr>
          <w:p w14:paraId="56D99359" w14:textId="77777777" w:rsidR="00FB5AEF" w:rsidRDefault="00FB5AEF" w:rsidP="00A4208C">
            <w:pPr>
              <w:spacing w:after="0"/>
              <w:rPr>
                <w:sz w:val="16"/>
                <w:szCs w:val="16"/>
              </w:rPr>
            </w:pPr>
            <w:r>
              <w:rPr>
                <w:sz w:val="16"/>
                <w:szCs w:val="16"/>
              </w:rPr>
              <w:t>FTP3, target RU = 0.5</w:t>
            </w:r>
          </w:p>
        </w:tc>
        <w:tc>
          <w:tcPr>
            <w:tcW w:w="0" w:type="auto"/>
          </w:tcPr>
          <w:p w14:paraId="73F69A64" w14:textId="77777777" w:rsidR="00FB5AEF" w:rsidRDefault="00FB5AEF" w:rsidP="00A4208C">
            <w:pPr>
              <w:spacing w:after="0"/>
              <w:rPr>
                <w:sz w:val="16"/>
                <w:szCs w:val="16"/>
              </w:rPr>
            </w:pPr>
            <w:r>
              <w:rPr>
                <w:sz w:val="16"/>
                <w:szCs w:val="16"/>
              </w:rPr>
              <w:t>Not restated in the SLS section (1.8% + 1.8% per Table 2.2-2)</w:t>
            </w:r>
          </w:p>
        </w:tc>
        <w:tc>
          <w:tcPr>
            <w:tcW w:w="0" w:type="auto"/>
          </w:tcPr>
          <w:p w14:paraId="568DDF18" w14:textId="77777777" w:rsidR="00FB5AEF" w:rsidRDefault="00FB5AEF" w:rsidP="00A4208C">
            <w:pPr>
              <w:spacing w:after="0"/>
              <w:rPr>
                <w:sz w:val="16"/>
                <w:szCs w:val="16"/>
                <w:lang w:val="de-DE"/>
              </w:rPr>
            </w:pPr>
            <w:r>
              <w:rPr>
                <w:sz w:val="16"/>
                <w:szCs w:val="16"/>
                <w:lang w:val="de-DE"/>
              </w:rPr>
              <w:t>EVM only</w:t>
            </w:r>
          </w:p>
        </w:tc>
        <w:tc>
          <w:tcPr>
            <w:tcW w:w="0" w:type="auto"/>
          </w:tcPr>
          <w:p w14:paraId="1BB483CC" w14:textId="77777777" w:rsidR="00FB5AEF" w:rsidRDefault="00FB5AEF" w:rsidP="00A4208C">
            <w:pPr>
              <w:spacing w:after="0"/>
              <w:rPr>
                <w:sz w:val="16"/>
                <w:szCs w:val="16"/>
              </w:rPr>
            </w:pPr>
            <w:r>
              <w:rPr>
                <w:sz w:val="16"/>
                <w:szCs w:val="16"/>
              </w:rPr>
              <w:t>No gain vs. 1024QAM reported; absolute UPT: mean/median 77.7/82.8 Mbps (slightly above the outdoor split of Profile 1)</w:t>
            </w:r>
          </w:p>
        </w:tc>
        <w:tc>
          <w:tcPr>
            <w:tcW w:w="0" w:type="auto"/>
          </w:tcPr>
          <w:p w14:paraId="7730E80C" w14:textId="77777777" w:rsidR="00FB5AEF" w:rsidRDefault="00FB5AEF" w:rsidP="00A4208C">
            <w:pPr>
              <w:spacing w:after="0"/>
              <w:rPr>
                <w:sz w:val="16"/>
                <w:szCs w:val="16"/>
              </w:rPr>
            </w:pPr>
            <w:r>
              <w:rPr>
                <w:sz w:val="16"/>
                <w:szCs w:val="16"/>
              </w:rPr>
              <w:t>Mean rank only 1.89 (vs. 2.14 for the Profile 1 outdoor split) but higher mean MCS (12.31 vs. 11.01), i.e. higher modulation order compensates the lower rank</w:t>
            </w:r>
          </w:p>
        </w:tc>
        <w:tc>
          <w:tcPr>
            <w:tcW w:w="0" w:type="auto"/>
          </w:tcPr>
          <w:p w14:paraId="2A430461" w14:textId="77777777" w:rsidR="00FB5AEF" w:rsidRDefault="00FB5AEF" w:rsidP="00A4208C">
            <w:pPr>
              <w:spacing w:after="0"/>
              <w:rPr>
                <w:sz w:val="16"/>
                <w:szCs w:val="16"/>
              </w:rPr>
            </w:pPr>
            <w:r>
              <w:rPr>
                <w:sz w:val="16"/>
                <w:szCs w:val="16"/>
              </w:rPr>
              <w:t>4096QAM scheduled 6.5% of the time</w:t>
            </w:r>
          </w:p>
        </w:tc>
        <w:tc>
          <w:tcPr>
            <w:tcW w:w="0" w:type="auto"/>
          </w:tcPr>
          <w:p w14:paraId="680BC5FE" w14:textId="77777777" w:rsidR="00FB5AEF" w:rsidRDefault="00FB5AEF" w:rsidP="00A4208C">
            <w:pPr>
              <w:spacing w:after="0"/>
              <w:rPr>
                <w:sz w:val="16"/>
                <w:szCs w:val="16"/>
              </w:rPr>
            </w:pPr>
            <w:proofErr w:type="spellStart"/>
            <w:r>
              <w:rPr>
                <w:sz w:val="16"/>
                <w:szCs w:val="16"/>
              </w:rPr>
              <w:t>Obs</w:t>
            </w:r>
            <w:proofErr w:type="spellEnd"/>
            <w:r>
              <w:rPr>
                <w:sz w:val="16"/>
                <w:szCs w:val="16"/>
              </w:rPr>
              <w:t xml:space="preserve"> 18/19: 6.5% scheduling probability in Profile 3; 45.4% of the 4096QAM cases combined with rank 2</w:t>
            </w:r>
          </w:p>
        </w:tc>
      </w:tr>
      <w:tr w:rsidR="00FB5AEF" w14:paraId="7FDF991A" w14:textId="77777777" w:rsidTr="00A4208C">
        <w:tc>
          <w:tcPr>
            <w:tcW w:w="0" w:type="auto"/>
          </w:tcPr>
          <w:p w14:paraId="6A1FE081" w14:textId="77777777" w:rsidR="00FB5AEF" w:rsidRDefault="00FB5AEF" w:rsidP="00A4208C">
            <w:pPr>
              <w:spacing w:after="0"/>
              <w:rPr>
                <w:sz w:val="16"/>
                <w:szCs w:val="16"/>
              </w:rPr>
            </w:pPr>
            <w:r>
              <w:rPr>
                <w:b/>
                <w:bCs/>
                <w:sz w:val="16"/>
                <w:szCs w:val="16"/>
              </w:rPr>
              <w:t>vivo</w:t>
            </w:r>
          </w:p>
        </w:tc>
        <w:tc>
          <w:tcPr>
            <w:tcW w:w="0" w:type="auto"/>
          </w:tcPr>
          <w:p w14:paraId="63F4A0C2"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CP-OFDM DL, MU-MIMO, max rank 2 and 4; NR 1024QAM table + 4 additional 4096QAM entries (829.5, 869, 908.5, </w:t>
            </w:r>
            <w:r>
              <w:rPr>
                <w:sz w:val="16"/>
                <w:szCs w:val="16"/>
              </w:rPr>
              <w:lastRenderedPageBreak/>
              <w:t>948) vs. NR 1024QAM table</w:t>
            </w:r>
          </w:p>
        </w:tc>
        <w:tc>
          <w:tcPr>
            <w:tcW w:w="0" w:type="auto"/>
          </w:tcPr>
          <w:p w14:paraId="3AC821E5" w14:textId="77777777" w:rsidR="00FB5AEF" w:rsidRDefault="00FB5AEF" w:rsidP="00A4208C">
            <w:pPr>
              <w:spacing w:after="0"/>
              <w:rPr>
                <w:sz w:val="16"/>
                <w:szCs w:val="16"/>
              </w:rPr>
            </w:pPr>
            <w:r>
              <w:rPr>
                <w:sz w:val="16"/>
                <w:szCs w:val="16"/>
              </w:rPr>
              <w:lastRenderedPageBreak/>
              <w:t>Mixed deployment: 80% indoor CPE / 20% outdoor rooftop CPE</w:t>
            </w:r>
          </w:p>
        </w:tc>
        <w:tc>
          <w:tcPr>
            <w:tcW w:w="0" w:type="auto"/>
          </w:tcPr>
          <w:p w14:paraId="2AC92BDA" w14:textId="77777777" w:rsidR="00FB5AEF" w:rsidRPr="003B5C50" w:rsidRDefault="00FB5AEF" w:rsidP="00A4208C">
            <w:pPr>
              <w:spacing w:after="0"/>
              <w:rPr>
                <w:sz w:val="16"/>
                <w:szCs w:val="16"/>
                <w:lang w:val="de-DE"/>
              </w:rPr>
            </w:pPr>
            <w:r w:rsidRPr="003B5C50">
              <w:rPr>
                <w:sz w:val="16"/>
                <w:szCs w:val="16"/>
                <w:lang w:val="de-DE"/>
              </w:rPr>
              <w:t>4 GHz / 20 MHz and 7 GHz / 100 MHz</w:t>
            </w:r>
          </w:p>
        </w:tc>
        <w:tc>
          <w:tcPr>
            <w:tcW w:w="0" w:type="auto"/>
          </w:tcPr>
          <w:p w14:paraId="02A425FD" w14:textId="77777777" w:rsidR="00FB5AEF" w:rsidRDefault="00FB5AEF" w:rsidP="00A4208C">
            <w:pPr>
              <w:spacing w:after="0"/>
              <w:rPr>
                <w:sz w:val="16"/>
                <w:szCs w:val="16"/>
              </w:rPr>
            </w:pPr>
            <w:r>
              <w:rPr>
                <w:sz w:val="16"/>
                <w:szCs w:val="16"/>
              </w:rPr>
              <w:t xml:space="preserve">BS Outdoor Comb. 2: (16,8,2,1,1;4,8) @4 GHz, (32,16,2,1,1;8,16) @7 GHz, 44 dBm/20 MHz @4 GHz and 43 dBm/20 MHz @7 GHz; UE DL </w:t>
            </w:r>
            <w:r>
              <w:rPr>
                <w:sz w:val="16"/>
                <w:szCs w:val="16"/>
              </w:rPr>
              <w:lastRenderedPageBreak/>
              <w:t>(1,4,2,1,1;1,4) = 8 ports; MU-MIMO; max rank 2 and 4</w:t>
            </w:r>
          </w:p>
        </w:tc>
        <w:tc>
          <w:tcPr>
            <w:tcW w:w="0" w:type="auto"/>
          </w:tcPr>
          <w:p w14:paraId="6E51FB94" w14:textId="77777777" w:rsidR="00FB5AEF" w:rsidRDefault="00FB5AEF" w:rsidP="00A4208C">
            <w:pPr>
              <w:spacing w:after="0"/>
              <w:rPr>
                <w:sz w:val="16"/>
                <w:szCs w:val="16"/>
              </w:rPr>
            </w:pPr>
            <w:r>
              <w:rPr>
                <w:sz w:val="16"/>
                <w:szCs w:val="16"/>
              </w:rPr>
              <w:lastRenderedPageBreak/>
              <w:t>FTP3, low / medium / high load</w:t>
            </w:r>
          </w:p>
        </w:tc>
        <w:tc>
          <w:tcPr>
            <w:tcW w:w="0" w:type="auto"/>
          </w:tcPr>
          <w:p w14:paraId="5A2D3E19" w14:textId="77777777" w:rsidR="00FB5AEF" w:rsidRDefault="00FB5AEF" w:rsidP="00A4208C">
            <w:pPr>
              <w:spacing w:after="0"/>
              <w:rPr>
                <w:sz w:val="16"/>
                <w:szCs w:val="16"/>
              </w:rPr>
            </w:pPr>
            <w:r>
              <w:rPr>
                <w:sz w:val="16"/>
                <w:szCs w:val="16"/>
              </w:rPr>
              <w:t xml:space="preserve">4096QAM: 1.5% + 1.5% and 1.8% + 1.8%; 1024QAM baseline: 2.5% + 2.5% @4 GHz, 2.8% </w:t>
            </w:r>
            <w:r>
              <w:rPr>
                <w:sz w:val="16"/>
                <w:szCs w:val="16"/>
              </w:rPr>
              <w:lastRenderedPageBreak/>
              <w:t>+ 2.8% @7 GHz</w:t>
            </w:r>
          </w:p>
        </w:tc>
        <w:tc>
          <w:tcPr>
            <w:tcW w:w="0" w:type="auto"/>
          </w:tcPr>
          <w:p w14:paraId="14B4340E" w14:textId="77777777" w:rsidR="00FB5AEF" w:rsidRPr="003B5C50" w:rsidRDefault="00FB5AEF" w:rsidP="00A4208C">
            <w:pPr>
              <w:spacing w:after="0"/>
              <w:rPr>
                <w:sz w:val="16"/>
                <w:szCs w:val="16"/>
              </w:rPr>
            </w:pPr>
            <w:r w:rsidRPr="003B5C50">
              <w:rPr>
                <w:sz w:val="16"/>
                <w:szCs w:val="16"/>
              </w:rPr>
              <w:lastRenderedPageBreak/>
              <w:t>EVM only for DL (MPR modelled for UL only)</w:t>
            </w:r>
          </w:p>
        </w:tc>
        <w:tc>
          <w:tcPr>
            <w:tcW w:w="0" w:type="auto"/>
          </w:tcPr>
          <w:p w14:paraId="603DB0EF" w14:textId="77777777" w:rsidR="00FB5AEF" w:rsidRDefault="00FB5AEF" w:rsidP="00A4208C">
            <w:pPr>
              <w:spacing w:after="0"/>
              <w:rPr>
                <w:sz w:val="16"/>
                <w:szCs w:val="16"/>
              </w:rPr>
            </w:pPr>
            <w:r>
              <w:rPr>
                <w:sz w:val="16"/>
                <w:szCs w:val="16"/>
              </w:rPr>
              <w:t xml:space="preserve">Max rank 2: +0.51 / +0.34 / +0.40% @4 GHz and +3.55 / +2.93 / +1.29% @7 GHz (low / med / high load). Max </w:t>
            </w:r>
            <w:r>
              <w:rPr>
                <w:sz w:val="16"/>
                <w:szCs w:val="16"/>
              </w:rPr>
              <w:lastRenderedPageBreak/>
              <w:t>rank 4: +0.42 / -3.39 / +3.17% @4 GHz and +0.32 / -0.23 / +1.19% @7 GHz</w:t>
            </w:r>
          </w:p>
        </w:tc>
        <w:tc>
          <w:tcPr>
            <w:tcW w:w="0" w:type="auto"/>
          </w:tcPr>
          <w:p w14:paraId="39B9B557" w14:textId="77777777" w:rsidR="00FB5AEF" w:rsidRDefault="00FB5AEF" w:rsidP="00A4208C">
            <w:pPr>
              <w:spacing w:after="0"/>
              <w:rPr>
                <w:sz w:val="16"/>
                <w:szCs w:val="16"/>
              </w:rPr>
            </w:pPr>
            <w:r>
              <w:rPr>
                <w:sz w:val="16"/>
                <w:szCs w:val="16"/>
              </w:rPr>
              <w:lastRenderedPageBreak/>
              <w:t xml:space="preserve">Overall DL 4K QAM gain &lt; 4%, i.e. much smaller than their UL 1K QAM gain; 7 GHz &gt; 4 GHz because DL power </w:t>
            </w:r>
            <w:r>
              <w:rPr>
                <w:sz w:val="16"/>
                <w:szCs w:val="16"/>
              </w:rPr>
              <w:lastRenderedPageBreak/>
              <w:t>scales with bandwidth; max rank 2 &gt; max rank 4</w:t>
            </w:r>
          </w:p>
        </w:tc>
        <w:tc>
          <w:tcPr>
            <w:tcW w:w="0" w:type="auto"/>
          </w:tcPr>
          <w:p w14:paraId="246E8F64" w14:textId="77777777" w:rsidR="00FB5AEF" w:rsidRDefault="00FB5AEF" w:rsidP="00A4208C">
            <w:pPr>
              <w:spacing w:after="0"/>
              <w:rPr>
                <w:sz w:val="16"/>
                <w:szCs w:val="16"/>
              </w:rPr>
            </w:pPr>
            <w:r>
              <w:rPr>
                <w:sz w:val="16"/>
                <w:szCs w:val="16"/>
              </w:rPr>
              <w:lastRenderedPageBreak/>
              <w:t>Not reported</w:t>
            </w:r>
          </w:p>
        </w:tc>
        <w:tc>
          <w:tcPr>
            <w:tcW w:w="0" w:type="auto"/>
          </w:tcPr>
          <w:p w14:paraId="407FBF6D" w14:textId="0451249F" w:rsidR="00FB5AEF" w:rsidRDefault="00FB5AEF" w:rsidP="00A4208C">
            <w:pPr>
              <w:spacing w:after="0"/>
              <w:rPr>
                <w:sz w:val="16"/>
                <w:szCs w:val="16"/>
              </w:rPr>
            </w:pPr>
            <w:proofErr w:type="spellStart"/>
            <w:r>
              <w:rPr>
                <w:sz w:val="16"/>
                <w:szCs w:val="16"/>
              </w:rPr>
              <w:t>Obs</w:t>
            </w:r>
            <w:proofErr w:type="spellEnd"/>
            <w:r>
              <w:rPr>
                <w:sz w:val="16"/>
                <w:szCs w:val="16"/>
              </w:rPr>
              <w:t xml:space="preserve"> 37/39: gain for </w:t>
            </w:r>
            <w:proofErr w:type="spellStart"/>
            <w:r>
              <w:rPr>
                <w:sz w:val="16"/>
                <w:szCs w:val="16"/>
              </w:rPr>
              <w:t>UMa</w:t>
            </w:r>
            <w:proofErr w:type="spellEnd"/>
            <w:r>
              <w:rPr>
                <w:sz w:val="16"/>
                <w:szCs w:val="16"/>
              </w:rPr>
              <w:t xml:space="preserve"> is 0.34-0.51% @4 GHz max rank 2 and 1.29-3.55% @7 GHz max rank 2 (</w:t>
            </w:r>
            <w:hyperlink r:id="rId792" w:history="1">
              <w:r w:rsidR="00C62C50">
                <w:rPr>
                  <w:rStyle w:val="Hyperlink"/>
                  <w:sz w:val="16"/>
                  <w:szCs w:val="16"/>
                </w:rPr>
                <w:t>R1-2605456</w:t>
              </w:r>
            </w:hyperlink>
            <w:r>
              <w:rPr>
                <w:sz w:val="16"/>
                <w:szCs w:val="16"/>
              </w:rPr>
              <w:t>)</w:t>
            </w:r>
          </w:p>
        </w:tc>
      </w:tr>
      <w:tr w:rsidR="00FB5AEF" w14:paraId="4E88E5E5" w14:textId="77777777" w:rsidTr="00A4208C">
        <w:tc>
          <w:tcPr>
            <w:tcW w:w="0" w:type="auto"/>
          </w:tcPr>
          <w:p w14:paraId="400178DA" w14:textId="77777777" w:rsidR="00FB5AEF" w:rsidRDefault="00FB5AEF" w:rsidP="00A4208C">
            <w:pPr>
              <w:spacing w:after="0"/>
              <w:rPr>
                <w:sz w:val="16"/>
                <w:szCs w:val="16"/>
              </w:rPr>
            </w:pPr>
            <w:r>
              <w:rPr>
                <w:b/>
                <w:bCs/>
                <w:sz w:val="16"/>
                <w:szCs w:val="16"/>
              </w:rPr>
              <w:t>vivo</w:t>
            </w:r>
          </w:p>
        </w:tc>
        <w:tc>
          <w:tcPr>
            <w:tcW w:w="0" w:type="auto"/>
          </w:tcPr>
          <w:p w14:paraId="13860729" w14:textId="77777777" w:rsidR="00FB5AEF" w:rsidRDefault="00FB5AEF" w:rsidP="00A4208C">
            <w:pPr>
              <w:spacing w:after="0"/>
              <w:rPr>
                <w:sz w:val="16"/>
                <w:szCs w:val="16"/>
              </w:rPr>
            </w:pPr>
            <w:r>
              <w:rPr>
                <w:sz w:val="16"/>
                <w:szCs w:val="16"/>
              </w:rPr>
              <w:t>Dense Urban, CP-OFDM DL, MU-MIMO, max rank 2 and 4; same MCS tables as above</w:t>
            </w:r>
          </w:p>
        </w:tc>
        <w:tc>
          <w:tcPr>
            <w:tcW w:w="0" w:type="auto"/>
          </w:tcPr>
          <w:p w14:paraId="17CD59B5" w14:textId="77777777" w:rsidR="00FB5AEF" w:rsidRDefault="00FB5AEF" w:rsidP="00A4208C">
            <w:pPr>
              <w:spacing w:after="0"/>
              <w:rPr>
                <w:sz w:val="16"/>
                <w:szCs w:val="16"/>
              </w:rPr>
            </w:pPr>
            <w:r>
              <w:rPr>
                <w:sz w:val="16"/>
                <w:szCs w:val="16"/>
              </w:rPr>
              <w:t>Mixed deployment: 80% indoor CPE / 20% outdoor rooftop CPE</w:t>
            </w:r>
          </w:p>
        </w:tc>
        <w:tc>
          <w:tcPr>
            <w:tcW w:w="0" w:type="auto"/>
          </w:tcPr>
          <w:p w14:paraId="3BF735DE" w14:textId="77777777" w:rsidR="00FB5AEF" w:rsidRPr="003B5C50" w:rsidRDefault="00FB5AEF" w:rsidP="00A4208C">
            <w:pPr>
              <w:spacing w:after="0"/>
              <w:rPr>
                <w:sz w:val="16"/>
                <w:szCs w:val="16"/>
                <w:lang w:val="de-DE"/>
              </w:rPr>
            </w:pPr>
            <w:r w:rsidRPr="003B5C50">
              <w:rPr>
                <w:sz w:val="16"/>
                <w:szCs w:val="16"/>
                <w:lang w:val="de-DE"/>
              </w:rPr>
              <w:t>4 GHz / 20 MHz and 7 GHz / 100 MHz</w:t>
            </w:r>
          </w:p>
        </w:tc>
        <w:tc>
          <w:tcPr>
            <w:tcW w:w="0" w:type="auto"/>
          </w:tcPr>
          <w:p w14:paraId="15DA5992" w14:textId="77777777" w:rsidR="00FB5AEF" w:rsidRDefault="00FB5AEF" w:rsidP="00A4208C">
            <w:pPr>
              <w:spacing w:after="0"/>
              <w:rPr>
                <w:sz w:val="16"/>
                <w:szCs w:val="16"/>
              </w:rPr>
            </w:pPr>
            <w:r>
              <w:rPr>
                <w:sz w:val="16"/>
                <w:szCs w:val="16"/>
              </w:rPr>
              <w:t xml:space="preserve">Same as </w:t>
            </w:r>
            <w:proofErr w:type="spellStart"/>
            <w:r>
              <w:rPr>
                <w:sz w:val="16"/>
                <w:szCs w:val="16"/>
              </w:rPr>
              <w:t>UMa</w:t>
            </w:r>
            <w:proofErr w:type="spellEnd"/>
            <w:r>
              <w:rPr>
                <w:sz w:val="16"/>
                <w:szCs w:val="16"/>
              </w:rPr>
              <w:t xml:space="preserve"> row; MU-MIMO; max rank 2 and 4</w:t>
            </w:r>
          </w:p>
        </w:tc>
        <w:tc>
          <w:tcPr>
            <w:tcW w:w="0" w:type="auto"/>
          </w:tcPr>
          <w:p w14:paraId="74AAFA4C" w14:textId="77777777" w:rsidR="00FB5AEF" w:rsidRDefault="00FB5AEF" w:rsidP="00A4208C">
            <w:pPr>
              <w:spacing w:after="0"/>
              <w:rPr>
                <w:sz w:val="16"/>
                <w:szCs w:val="16"/>
              </w:rPr>
            </w:pPr>
            <w:r>
              <w:rPr>
                <w:sz w:val="16"/>
                <w:szCs w:val="16"/>
              </w:rPr>
              <w:t>FTP3, low / medium / high load</w:t>
            </w:r>
          </w:p>
        </w:tc>
        <w:tc>
          <w:tcPr>
            <w:tcW w:w="0" w:type="auto"/>
          </w:tcPr>
          <w:p w14:paraId="5E5121A8" w14:textId="77777777" w:rsidR="00FB5AEF" w:rsidRDefault="00FB5AEF" w:rsidP="00A4208C">
            <w:pPr>
              <w:spacing w:after="0"/>
              <w:rPr>
                <w:sz w:val="16"/>
                <w:szCs w:val="16"/>
              </w:rPr>
            </w:pPr>
            <w:r>
              <w:rPr>
                <w:sz w:val="16"/>
                <w:szCs w:val="16"/>
              </w:rPr>
              <w:t>4096QAM: 1.5% + 1.5% and 1.8% + 1.8%; 1024QAM baseline: 2.5% + 2.5% @4 GHz, 2.8% + 2.8% @7 GHz</w:t>
            </w:r>
          </w:p>
        </w:tc>
        <w:tc>
          <w:tcPr>
            <w:tcW w:w="0" w:type="auto"/>
          </w:tcPr>
          <w:p w14:paraId="6985012C" w14:textId="77777777" w:rsidR="00FB5AEF" w:rsidRDefault="00FB5AEF" w:rsidP="00A4208C">
            <w:pPr>
              <w:spacing w:after="0"/>
              <w:rPr>
                <w:sz w:val="16"/>
                <w:szCs w:val="16"/>
                <w:lang w:val="de-DE"/>
              </w:rPr>
            </w:pPr>
            <w:r>
              <w:rPr>
                <w:sz w:val="16"/>
                <w:szCs w:val="16"/>
                <w:lang w:val="de-DE"/>
              </w:rPr>
              <w:t>EVM only</w:t>
            </w:r>
          </w:p>
        </w:tc>
        <w:tc>
          <w:tcPr>
            <w:tcW w:w="0" w:type="auto"/>
          </w:tcPr>
          <w:p w14:paraId="2E8AD857" w14:textId="77777777" w:rsidR="00FB5AEF" w:rsidRDefault="00FB5AEF" w:rsidP="00A4208C">
            <w:pPr>
              <w:spacing w:after="0"/>
              <w:rPr>
                <w:sz w:val="16"/>
                <w:szCs w:val="16"/>
              </w:rPr>
            </w:pPr>
            <w:r>
              <w:rPr>
                <w:sz w:val="16"/>
                <w:szCs w:val="16"/>
              </w:rPr>
              <w:t>Max rank 2: +0.51 / +0.66 / -0.58% @4 GHz and +3.80 / +3.03 / +1.88% @7 GHz (low / med / high load). Max rank 4: +0.80 / +0.13 / +1.06% @4 GHz and +0.01 / -0.48 / -1.00% @7 GHz</w:t>
            </w:r>
          </w:p>
        </w:tc>
        <w:tc>
          <w:tcPr>
            <w:tcW w:w="0" w:type="auto"/>
          </w:tcPr>
          <w:p w14:paraId="1F9A55E7" w14:textId="77777777" w:rsidR="00FB5AEF" w:rsidRDefault="00FB5AEF" w:rsidP="00A4208C">
            <w:pPr>
              <w:spacing w:after="0"/>
              <w:rPr>
                <w:sz w:val="16"/>
                <w:szCs w:val="16"/>
              </w:rPr>
            </w:pPr>
            <w:r>
              <w:rPr>
                <w:sz w:val="16"/>
                <w:szCs w:val="16"/>
              </w:rPr>
              <w:t xml:space="preserve">Same trends as </w:t>
            </w:r>
            <w:proofErr w:type="spellStart"/>
            <w:r>
              <w:rPr>
                <w:sz w:val="16"/>
                <w:szCs w:val="16"/>
              </w:rPr>
              <w:t>UMa</w:t>
            </w:r>
            <w:proofErr w:type="spellEnd"/>
            <w:r>
              <w:rPr>
                <w:sz w:val="16"/>
                <w:szCs w:val="16"/>
              </w:rPr>
              <w:t xml:space="preserve"> (7 GHz &gt; 4 GHz, max rank 2 &gt; max rank 4)</w:t>
            </w:r>
          </w:p>
        </w:tc>
        <w:tc>
          <w:tcPr>
            <w:tcW w:w="0" w:type="auto"/>
          </w:tcPr>
          <w:p w14:paraId="7EDE3FA7" w14:textId="77777777" w:rsidR="00FB5AEF" w:rsidRDefault="00FB5AEF" w:rsidP="00A4208C">
            <w:pPr>
              <w:spacing w:after="0"/>
              <w:rPr>
                <w:sz w:val="16"/>
                <w:szCs w:val="16"/>
              </w:rPr>
            </w:pPr>
            <w:r>
              <w:rPr>
                <w:sz w:val="16"/>
                <w:szCs w:val="16"/>
              </w:rPr>
              <w:t>Not reported</w:t>
            </w:r>
          </w:p>
        </w:tc>
        <w:tc>
          <w:tcPr>
            <w:tcW w:w="0" w:type="auto"/>
          </w:tcPr>
          <w:p w14:paraId="2F3CE779" w14:textId="77777777" w:rsidR="00FB5AEF" w:rsidRDefault="00FB5AEF" w:rsidP="00A4208C">
            <w:pPr>
              <w:spacing w:after="0"/>
              <w:rPr>
                <w:sz w:val="16"/>
                <w:szCs w:val="16"/>
              </w:rPr>
            </w:pPr>
            <w:proofErr w:type="spellStart"/>
            <w:r>
              <w:rPr>
                <w:sz w:val="16"/>
                <w:szCs w:val="16"/>
              </w:rPr>
              <w:t>Obs</w:t>
            </w:r>
            <w:proofErr w:type="spellEnd"/>
            <w:r>
              <w:rPr>
                <w:sz w:val="16"/>
                <w:szCs w:val="16"/>
              </w:rPr>
              <w:t xml:space="preserve"> 38: gain is -0.58 to +0.66% @4 GHz max rank 2 and 1.88-3.8% @7 GHz max rank 2</w:t>
            </w:r>
          </w:p>
        </w:tc>
      </w:tr>
      <w:tr w:rsidR="00FB5AEF" w14:paraId="765C7B00" w14:textId="77777777" w:rsidTr="00A4208C">
        <w:tc>
          <w:tcPr>
            <w:tcW w:w="0" w:type="auto"/>
          </w:tcPr>
          <w:p w14:paraId="74E87355" w14:textId="77777777" w:rsidR="00FB5AEF" w:rsidRDefault="00FB5AEF" w:rsidP="00A4208C">
            <w:pPr>
              <w:spacing w:after="0"/>
              <w:rPr>
                <w:sz w:val="16"/>
                <w:szCs w:val="16"/>
              </w:rPr>
            </w:pPr>
            <w:r>
              <w:rPr>
                <w:b/>
                <w:bCs/>
                <w:sz w:val="16"/>
                <w:szCs w:val="16"/>
              </w:rPr>
              <w:t xml:space="preserve">Huawei, </w:t>
            </w:r>
            <w:proofErr w:type="spellStart"/>
            <w:r>
              <w:rPr>
                <w:b/>
                <w:bCs/>
                <w:sz w:val="16"/>
                <w:szCs w:val="16"/>
              </w:rPr>
              <w:t>HiSilicon</w:t>
            </w:r>
            <w:proofErr w:type="spellEnd"/>
          </w:p>
        </w:tc>
        <w:tc>
          <w:tcPr>
            <w:tcW w:w="0" w:type="auto"/>
          </w:tcPr>
          <w:p w14:paraId="149D685C" w14:textId="77777777" w:rsidR="00FB5AEF" w:rsidRDefault="00FB5AEF" w:rsidP="00A4208C">
            <w:pPr>
              <w:spacing w:after="0"/>
              <w:rPr>
                <w:sz w:val="16"/>
                <w:szCs w:val="16"/>
              </w:rPr>
            </w:pPr>
            <w:r>
              <w:rPr>
                <w:sz w:val="16"/>
                <w:szCs w:val="16"/>
              </w:rPr>
              <w:t>Dense Urban (3D-UMa), TDD, MU-MIMO; MCS table up to 4096QAM vs. up to 1024QAM</w:t>
            </w:r>
          </w:p>
        </w:tc>
        <w:tc>
          <w:tcPr>
            <w:tcW w:w="0" w:type="auto"/>
          </w:tcPr>
          <w:p w14:paraId="75B95B39" w14:textId="77777777" w:rsidR="00FB5AEF" w:rsidRDefault="00FB5AEF" w:rsidP="00A4208C">
            <w:pPr>
              <w:spacing w:after="0"/>
              <w:rPr>
                <w:sz w:val="16"/>
                <w:szCs w:val="16"/>
              </w:rPr>
            </w:pPr>
            <w:r>
              <w:rPr>
                <w:sz w:val="16"/>
                <w:szCs w:val="16"/>
              </w:rPr>
              <w:t>Profile 1: 80% indoor CPE / 20% outdoor CPE</w:t>
            </w:r>
          </w:p>
        </w:tc>
        <w:tc>
          <w:tcPr>
            <w:tcW w:w="0" w:type="auto"/>
          </w:tcPr>
          <w:p w14:paraId="62ED96B0" w14:textId="77777777" w:rsidR="00FB5AEF" w:rsidRDefault="00FB5AEF" w:rsidP="00A4208C">
            <w:pPr>
              <w:spacing w:after="0"/>
              <w:rPr>
                <w:sz w:val="16"/>
                <w:szCs w:val="16"/>
              </w:rPr>
            </w:pPr>
            <w:r>
              <w:rPr>
                <w:sz w:val="16"/>
                <w:szCs w:val="16"/>
              </w:rPr>
              <w:t>4 GHz / 20 MHz / 30 kHz</w:t>
            </w:r>
          </w:p>
        </w:tc>
        <w:tc>
          <w:tcPr>
            <w:tcW w:w="0" w:type="auto"/>
          </w:tcPr>
          <w:p w14:paraId="4FBAB6E0" w14:textId="77777777" w:rsidR="00FB5AEF" w:rsidRDefault="00FB5AEF" w:rsidP="00A4208C">
            <w:pPr>
              <w:spacing w:after="0"/>
              <w:rPr>
                <w:sz w:val="16"/>
                <w:szCs w:val="16"/>
              </w:rPr>
            </w:pPr>
            <w:r>
              <w:rPr>
                <w:sz w:val="16"/>
                <w:szCs w:val="16"/>
              </w:rPr>
              <w:t xml:space="preserve">BS 64 </w:t>
            </w:r>
            <w:proofErr w:type="spellStart"/>
            <w:r>
              <w:rPr>
                <w:sz w:val="16"/>
                <w:szCs w:val="16"/>
              </w:rPr>
              <w:t>TxRU</w:t>
            </w:r>
            <w:proofErr w:type="spellEnd"/>
            <w:r>
              <w:rPr>
                <w:sz w:val="16"/>
                <w:szCs w:val="16"/>
              </w:rPr>
              <w:t xml:space="preserve"> (16,8,2,1,1;4,8) @25 m, 44 dBm/20 MHz; UE 8 ports (1,4,2,1,1;1,4), MMSE, UE NF 7 dB; MU-MIMO, 10 UEs/sector, PF, IR-HARQ up to 3 </w:t>
            </w:r>
            <w:proofErr w:type="spellStart"/>
            <w:r>
              <w:rPr>
                <w:sz w:val="16"/>
                <w:szCs w:val="16"/>
              </w:rPr>
              <w:t>retx</w:t>
            </w:r>
            <w:proofErr w:type="spellEnd"/>
            <w:r>
              <w:rPr>
                <w:sz w:val="16"/>
                <w:szCs w:val="16"/>
              </w:rPr>
              <w:t>, realistic channel estimation</w:t>
            </w:r>
          </w:p>
        </w:tc>
        <w:tc>
          <w:tcPr>
            <w:tcW w:w="0" w:type="auto"/>
          </w:tcPr>
          <w:p w14:paraId="4906A084" w14:textId="77777777" w:rsidR="00FB5AEF" w:rsidRDefault="00FB5AEF" w:rsidP="00A4208C">
            <w:pPr>
              <w:spacing w:after="0"/>
              <w:rPr>
                <w:sz w:val="16"/>
                <w:szCs w:val="16"/>
              </w:rPr>
            </w:pPr>
            <w:r>
              <w:rPr>
                <w:sz w:val="16"/>
                <w:szCs w:val="16"/>
              </w:rPr>
              <w:t>Burst buffer traffic; 7 sites / 3 sectors, 500 m ISD</w:t>
            </w:r>
          </w:p>
        </w:tc>
        <w:tc>
          <w:tcPr>
            <w:tcW w:w="0" w:type="auto"/>
          </w:tcPr>
          <w:p w14:paraId="1E48CC6F" w14:textId="77777777" w:rsidR="00FB5AEF" w:rsidRDefault="00FB5AEF" w:rsidP="00A4208C">
            <w:pPr>
              <w:spacing w:after="0"/>
              <w:rPr>
                <w:sz w:val="16"/>
                <w:szCs w:val="16"/>
              </w:rPr>
            </w:pPr>
            <w:r>
              <w:rPr>
                <w:sz w:val="16"/>
                <w:szCs w:val="16"/>
              </w:rPr>
              <w:t>1.8% + 1.8% (RAN4 agreed value for 4 GHz)</w:t>
            </w:r>
          </w:p>
        </w:tc>
        <w:tc>
          <w:tcPr>
            <w:tcW w:w="0" w:type="auto"/>
          </w:tcPr>
          <w:p w14:paraId="69D7880D" w14:textId="77777777" w:rsidR="00FB5AEF" w:rsidRDefault="00FB5AEF" w:rsidP="00A4208C">
            <w:pPr>
              <w:spacing w:after="0"/>
              <w:rPr>
                <w:sz w:val="16"/>
                <w:szCs w:val="16"/>
                <w:lang w:val="de-DE"/>
              </w:rPr>
            </w:pPr>
            <w:r>
              <w:rPr>
                <w:sz w:val="16"/>
                <w:szCs w:val="16"/>
                <w:lang w:val="de-DE"/>
              </w:rPr>
              <w:t>EVM only</w:t>
            </w:r>
          </w:p>
        </w:tc>
        <w:tc>
          <w:tcPr>
            <w:tcW w:w="0" w:type="auto"/>
          </w:tcPr>
          <w:p w14:paraId="0C8B50BD" w14:textId="77777777" w:rsidR="00FB5AEF" w:rsidRDefault="00FB5AEF" w:rsidP="00A4208C">
            <w:pPr>
              <w:spacing w:after="0"/>
              <w:rPr>
                <w:sz w:val="16"/>
                <w:szCs w:val="16"/>
              </w:rPr>
            </w:pPr>
            <w:r>
              <w:rPr>
                <w:sz w:val="16"/>
                <w:szCs w:val="16"/>
              </w:rPr>
              <w:t>Not quantified (no average UPT gain reported for DL)</w:t>
            </w:r>
          </w:p>
        </w:tc>
        <w:tc>
          <w:tcPr>
            <w:tcW w:w="0" w:type="auto"/>
          </w:tcPr>
          <w:p w14:paraId="57A5195B" w14:textId="77777777" w:rsidR="00FB5AEF" w:rsidRDefault="00FB5AEF" w:rsidP="00A4208C">
            <w:pPr>
              <w:spacing w:after="0"/>
              <w:rPr>
                <w:sz w:val="16"/>
                <w:szCs w:val="16"/>
              </w:rPr>
            </w:pPr>
            <w:r>
              <w:rPr>
                <w:sz w:val="16"/>
                <w:szCs w:val="16"/>
              </w:rPr>
              <w:t>Rank and modulation-order distributions provided (Fig. 1); the EVM requirement restricts the achievable SINR in the system</w:t>
            </w:r>
          </w:p>
        </w:tc>
        <w:tc>
          <w:tcPr>
            <w:tcW w:w="0" w:type="auto"/>
          </w:tcPr>
          <w:p w14:paraId="73CAA8D3" w14:textId="77777777" w:rsidR="00FB5AEF" w:rsidRDefault="00FB5AEF" w:rsidP="00A4208C">
            <w:pPr>
              <w:spacing w:after="0"/>
              <w:rPr>
                <w:sz w:val="16"/>
                <w:szCs w:val="16"/>
              </w:rPr>
            </w:pPr>
            <w:r>
              <w:rPr>
                <w:sz w:val="16"/>
                <w:szCs w:val="16"/>
              </w:rPr>
              <w:t>4096QAM scheduling probability extremely small: 0.01%</w:t>
            </w:r>
          </w:p>
        </w:tc>
        <w:tc>
          <w:tcPr>
            <w:tcW w:w="0" w:type="auto"/>
          </w:tcPr>
          <w:p w14:paraId="40BB8EA7" w14:textId="4D630953" w:rsidR="00FB5AEF" w:rsidRDefault="00FB5AEF" w:rsidP="00A4208C">
            <w:pPr>
              <w:spacing w:after="0"/>
              <w:rPr>
                <w:sz w:val="16"/>
                <w:szCs w:val="16"/>
              </w:rPr>
            </w:pPr>
            <w:proofErr w:type="spellStart"/>
            <w:r>
              <w:rPr>
                <w:sz w:val="16"/>
                <w:szCs w:val="16"/>
              </w:rPr>
              <w:t>Obs</w:t>
            </w:r>
            <w:proofErr w:type="spellEnd"/>
            <w:r>
              <w:rPr>
                <w:sz w:val="16"/>
                <w:szCs w:val="16"/>
              </w:rPr>
              <w:t xml:space="preserve"> 1/3 + Proposal 2: 4096QAM cannot outperform lower-order MCSs at any SNR (companion RAN4 paper); do not study 4096QAM further in 6GR (</w:t>
            </w:r>
            <w:hyperlink r:id="rId793" w:history="1">
              <w:r w:rsidR="00C62C50">
                <w:rPr>
                  <w:rStyle w:val="Hyperlink"/>
                  <w:sz w:val="16"/>
                  <w:szCs w:val="16"/>
                </w:rPr>
                <w:t>R1-2606786</w:t>
              </w:r>
            </w:hyperlink>
            <w:r>
              <w:rPr>
                <w:sz w:val="16"/>
                <w:szCs w:val="16"/>
              </w:rPr>
              <w:t>)</w:t>
            </w:r>
          </w:p>
        </w:tc>
      </w:tr>
    </w:tbl>
    <w:p w14:paraId="54E7A323" w14:textId="77777777" w:rsidR="00FB5AEF" w:rsidRDefault="00FB5AEF" w:rsidP="00FB5AEF"/>
    <w:p w14:paraId="556A6488" w14:textId="77777777" w:rsidR="00FB5AEF" w:rsidRDefault="00FB5AEF" w:rsidP="00FB5AEF">
      <w:r>
        <w:t>Evaluations not comply with RAN4 recommended EVM</w:t>
      </w:r>
    </w:p>
    <w:tbl>
      <w:tblPr>
        <w:tblStyle w:val="TableGrid20"/>
        <w:tblW w:w="0" w:type="auto"/>
        <w:tblCellMar>
          <w:top w:w="28" w:type="dxa"/>
          <w:left w:w="28" w:type="dxa"/>
          <w:bottom w:w="28" w:type="dxa"/>
          <w:right w:w="28" w:type="dxa"/>
        </w:tblCellMar>
        <w:tblLook w:val="04A0" w:firstRow="1" w:lastRow="0" w:firstColumn="1" w:lastColumn="0" w:noHBand="0" w:noVBand="1"/>
      </w:tblPr>
      <w:tblGrid>
        <w:gridCol w:w="813"/>
        <w:gridCol w:w="844"/>
        <w:gridCol w:w="679"/>
        <w:gridCol w:w="663"/>
        <w:gridCol w:w="1116"/>
        <w:gridCol w:w="761"/>
        <w:gridCol w:w="1159"/>
        <w:gridCol w:w="906"/>
        <w:gridCol w:w="864"/>
        <w:gridCol w:w="910"/>
        <w:gridCol w:w="799"/>
        <w:gridCol w:w="943"/>
      </w:tblGrid>
      <w:tr w:rsidR="00FB5AEF" w14:paraId="43AC9D1F" w14:textId="77777777" w:rsidTr="00A4208C">
        <w:trPr>
          <w:tblHeader/>
        </w:trPr>
        <w:tc>
          <w:tcPr>
            <w:tcW w:w="0" w:type="auto"/>
          </w:tcPr>
          <w:p w14:paraId="6D9FA80B" w14:textId="77777777" w:rsidR="00FB5AEF" w:rsidRDefault="00FB5AEF" w:rsidP="00A4208C">
            <w:pPr>
              <w:spacing w:after="0"/>
              <w:jc w:val="center"/>
              <w:rPr>
                <w:b/>
                <w:bCs/>
                <w:sz w:val="16"/>
                <w:szCs w:val="16"/>
              </w:rPr>
            </w:pPr>
            <w:r>
              <w:rPr>
                <w:b/>
                <w:bCs/>
                <w:sz w:val="16"/>
                <w:szCs w:val="16"/>
              </w:rPr>
              <w:t>Company</w:t>
            </w:r>
          </w:p>
        </w:tc>
        <w:tc>
          <w:tcPr>
            <w:tcW w:w="0" w:type="auto"/>
          </w:tcPr>
          <w:p w14:paraId="20FEAAC1" w14:textId="77777777" w:rsidR="00FB5AEF" w:rsidRDefault="00FB5AEF" w:rsidP="00A4208C">
            <w:pPr>
              <w:spacing w:after="0"/>
              <w:jc w:val="center"/>
              <w:rPr>
                <w:b/>
                <w:bCs/>
                <w:sz w:val="16"/>
                <w:szCs w:val="16"/>
              </w:rPr>
            </w:pPr>
            <w:r>
              <w:rPr>
                <w:b/>
                <w:bCs/>
                <w:sz w:val="16"/>
                <w:szCs w:val="16"/>
              </w:rPr>
              <w:t>Config / Scheme</w:t>
            </w:r>
          </w:p>
        </w:tc>
        <w:tc>
          <w:tcPr>
            <w:tcW w:w="0" w:type="auto"/>
          </w:tcPr>
          <w:p w14:paraId="64E97239" w14:textId="77777777" w:rsidR="00FB5AEF" w:rsidRDefault="00FB5AEF" w:rsidP="00A4208C">
            <w:pPr>
              <w:spacing w:after="0"/>
              <w:jc w:val="center"/>
              <w:rPr>
                <w:b/>
                <w:bCs/>
                <w:sz w:val="16"/>
                <w:szCs w:val="16"/>
              </w:rPr>
            </w:pPr>
            <w:r>
              <w:rPr>
                <w:b/>
                <w:bCs/>
                <w:sz w:val="16"/>
                <w:szCs w:val="16"/>
              </w:rPr>
              <w:t>UE Profile</w:t>
            </w:r>
          </w:p>
        </w:tc>
        <w:tc>
          <w:tcPr>
            <w:tcW w:w="0" w:type="auto"/>
          </w:tcPr>
          <w:p w14:paraId="6ACFD2D1" w14:textId="77777777" w:rsidR="00FB5AEF" w:rsidRDefault="00FB5AEF" w:rsidP="00A4208C">
            <w:pPr>
              <w:spacing w:after="0"/>
              <w:jc w:val="center"/>
              <w:rPr>
                <w:b/>
                <w:bCs/>
                <w:sz w:val="16"/>
                <w:szCs w:val="16"/>
              </w:rPr>
            </w:pPr>
            <w:r>
              <w:rPr>
                <w:b/>
                <w:bCs/>
                <w:sz w:val="16"/>
                <w:szCs w:val="16"/>
              </w:rPr>
              <w:t>Carrier / BW / SCS</w:t>
            </w:r>
          </w:p>
        </w:tc>
        <w:tc>
          <w:tcPr>
            <w:tcW w:w="0" w:type="auto"/>
          </w:tcPr>
          <w:p w14:paraId="41D77B29" w14:textId="77777777" w:rsidR="00FB5AEF" w:rsidRDefault="00FB5AEF" w:rsidP="00A4208C">
            <w:pPr>
              <w:spacing w:after="0"/>
              <w:jc w:val="center"/>
              <w:rPr>
                <w:b/>
                <w:bCs/>
                <w:sz w:val="16"/>
                <w:szCs w:val="16"/>
              </w:rPr>
            </w:pPr>
            <w:r>
              <w:rPr>
                <w:b/>
                <w:bCs/>
                <w:sz w:val="16"/>
                <w:szCs w:val="16"/>
              </w:rPr>
              <w:t>Antenna config (BS / UE), BS Tx power &amp; max rank</w:t>
            </w:r>
          </w:p>
        </w:tc>
        <w:tc>
          <w:tcPr>
            <w:tcW w:w="0" w:type="auto"/>
          </w:tcPr>
          <w:p w14:paraId="029CA8A4" w14:textId="77777777" w:rsidR="00FB5AEF" w:rsidRDefault="00FB5AEF" w:rsidP="00A4208C">
            <w:pPr>
              <w:spacing w:after="0"/>
              <w:jc w:val="center"/>
              <w:rPr>
                <w:b/>
                <w:bCs/>
                <w:sz w:val="16"/>
                <w:szCs w:val="16"/>
              </w:rPr>
            </w:pPr>
            <w:r>
              <w:rPr>
                <w:b/>
                <w:bCs/>
                <w:sz w:val="16"/>
                <w:szCs w:val="16"/>
              </w:rPr>
              <w:t>Traffic model / load (RU)</w:t>
            </w:r>
          </w:p>
        </w:tc>
        <w:tc>
          <w:tcPr>
            <w:tcW w:w="0" w:type="auto"/>
          </w:tcPr>
          <w:p w14:paraId="4EFE5FC3" w14:textId="77777777" w:rsidR="00FB5AEF" w:rsidRDefault="00FB5AEF" w:rsidP="00A4208C">
            <w:pPr>
              <w:spacing w:after="0"/>
              <w:jc w:val="center"/>
              <w:rPr>
                <w:b/>
                <w:bCs/>
                <w:sz w:val="16"/>
                <w:szCs w:val="16"/>
              </w:rPr>
            </w:pPr>
            <w:r>
              <w:rPr>
                <w:b/>
                <w:bCs/>
                <w:sz w:val="16"/>
                <w:szCs w:val="16"/>
              </w:rPr>
              <w:t>EVM (</w:t>
            </w:r>
            <w:proofErr w:type="spellStart"/>
            <w:r>
              <w:rPr>
                <w:b/>
                <w:bCs/>
                <w:sz w:val="16"/>
                <w:szCs w:val="16"/>
              </w:rPr>
              <w:t>Tx+Rx</w:t>
            </w:r>
            <w:proofErr w:type="spellEnd"/>
            <w:r>
              <w:rPr>
                <w:b/>
                <w:bCs/>
                <w:sz w:val="16"/>
                <w:szCs w:val="16"/>
              </w:rPr>
              <w:t>) (4096QAM / 1024QAM baseline)</w:t>
            </w:r>
          </w:p>
        </w:tc>
        <w:tc>
          <w:tcPr>
            <w:tcW w:w="0" w:type="auto"/>
          </w:tcPr>
          <w:p w14:paraId="0FACA0EC" w14:textId="77777777" w:rsidR="00FB5AEF" w:rsidRDefault="00FB5AEF" w:rsidP="00A4208C">
            <w:pPr>
              <w:spacing w:after="0"/>
              <w:jc w:val="center"/>
              <w:rPr>
                <w:b/>
                <w:bCs/>
                <w:sz w:val="16"/>
                <w:szCs w:val="16"/>
              </w:rPr>
            </w:pPr>
            <w:r>
              <w:rPr>
                <w:b/>
                <w:bCs/>
                <w:sz w:val="16"/>
                <w:szCs w:val="16"/>
              </w:rPr>
              <w:t>Impairment / power back-off model</w:t>
            </w:r>
          </w:p>
        </w:tc>
        <w:tc>
          <w:tcPr>
            <w:tcW w:w="0" w:type="auto"/>
          </w:tcPr>
          <w:p w14:paraId="6CA6497C" w14:textId="77777777" w:rsidR="00FB5AEF" w:rsidRDefault="00FB5AEF" w:rsidP="00A4208C">
            <w:pPr>
              <w:spacing w:after="0"/>
              <w:jc w:val="center"/>
              <w:rPr>
                <w:b/>
                <w:bCs/>
                <w:sz w:val="16"/>
                <w:szCs w:val="16"/>
              </w:rPr>
            </w:pPr>
            <w:r>
              <w:rPr>
                <w:b/>
                <w:bCs/>
                <w:sz w:val="16"/>
                <w:szCs w:val="16"/>
              </w:rPr>
              <w:t>Mean / Avg. throughput (UPT) gain</w:t>
            </w:r>
          </w:p>
        </w:tc>
        <w:tc>
          <w:tcPr>
            <w:tcW w:w="0" w:type="auto"/>
          </w:tcPr>
          <w:p w14:paraId="425E0C63" w14:textId="77777777" w:rsidR="00FB5AEF" w:rsidRDefault="00FB5AEF" w:rsidP="00A4208C">
            <w:pPr>
              <w:spacing w:after="0"/>
              <w:jc w:val="center"/>
              <w:rPr>
                <w:b/>
                <w:bCs/>
                <w:sz w:val="16"/>
                <w:szCs w:val="16"/>
              </w:rPr>
            </w:pPr>
            <w:r>
              <w:rPr>
                <w:b/>
                <w:bCs/>
                <w:sz w:val="16"/>
                <w:szCs w:val="16"/>
              </w:rPr>
              <w:t>Other reported gain metrics</w:t>
            </w:r>
          </w:p>
        </w:tc>
        <w:tc>
          <w:tcPr>
            <w:tcW w:w="0" w:type="auto"/>
          </w:tcPr>
          <w:p w14:paraId="2D0E1300" w14:textId="77777777" w:rsidR="00FB5AEF" w:rsidRDefault="00FB5AEF" w:rsidP="00A4208C">
            <w:pPr>
              <w:spacing w:after="0"/>
              <w:jc w:val="center"/>
              <w:rPr>
                <w:b/>
                <w:bCs/>
                <w:sz w:val="16"/>
                <w:szCs w:val="16"/>
              </w:rPr>
            </w:pPr>
            <w:r>
              <w:rPr>
                <w:b/>
                <w:bCs/>
                <w:sz w:val="16"/>
                <w:szCs w:val="16"/>
              </w:rPr>
              <w:t>4096QAM scheduling prob. / beneficial UE ratio</w:t>
            </w:r>
          </w:p>
        </w:tc>
        <w:tc>
          <w:tcPr>
            <w:tcW w:w="0" w:type="auto"/>
          </w:tcPr>
          <w:p w14:paraId="0FFBA319" w14:textId="77777777" w:rsidR="00FB5AEF" w:rsidRDefault="00FB5AEF" w:rsidP="00A4208C">
            <w:pPr>
              <w:spacing w:after="0"/>
              <w:jc w:val="center"/>
              <w:rPr>
                <w:b/>
                <w:bCs/>
                <w:sz w:val="16"/>
                <w:szCs w:val="16"/>
              </w:rPr>
            </w:pPr>
            <w:r>
              <w:rPr>
                <w:b/>
                <w:bCs/>
                <w:sz w:val="16"/>
                <w:szCs w:val="16"/>
              </w:rPr>
              <w:t>Key Observation</w:t>
            </w:r>
          </w:p>
        </w:tc>
      </w:tr>
      <w:tr w:rsidR="00FB5AEF" w14:paraId="1E30D916" w14:textId="77777777" w:rsidTr="00A4208C">
        <w:tc>
          <w:tcPr>
            <w:tcW w:w="0" w:type="auto"/>
          </w:tcPr>
          <w:p w14:paraId="50147A17" w14:textId="77777777" w:rsidR="00FB5AEF" w:rsidRDefault="00FB5AEF" w:rsidP="00A4208C">
            <w:pPr>
              <w:spacing w:after="0"/>
              <w:rPr>
                <w:sz w:val="16"/>
                <w:szCs w:val="16"/>
              </w:rPr>
            </w:pPr>
            <w:r>
              <w:rPr>
                <w:b/>
                <w:bCs/>
                <w:sz w:val="16"/>
                <w:szCs w:val="16"/>
              </w:rPr>
              <w:t>Qualcomm</w:t>
            </w:r>
          </w:p>
        </w:tc>
        <w:tc>
          <w:tcPr>
            <w:tcW w:w="0" w:type="auto"/>
          </w:tcPr>
          <w:p w14:paraId="3C9C974D" w14:textId="77777777" w:rsidR="00FB5AEF" w:rsidRDefault="00FB5AEF" w:rsidP="00A4208C">
            <w:pPr>
              <w:spacing w:after="0"/>
              <w:rPr>
                <w:sz w:val="16"/>
                <w:szCs w:val="16"/>
              </w:rPr>
            </w:pPr>
            <w:proofErr w:type="spellStart"/>
            <w:r>
              <w:rPr>
                <w:sz w:val="16"/>
                <w:szCs w:val="16"/>
              </w:rPr>
              <w:t>UMa</w:t>
            </w:r>
            <w:proofErr w:type="spellEnd"/>
            <w:r>
              <w:rPr>
                <w:sz w:val="16"/>
                <w:szCs w:val="16"/>
              </w:rPr>
              <w:t>, outdoor FWA, max rank 2, CP-OFDM; 4KQAM-enabled vs. 1KQAM-only</w:t>
            </w:r>
          </w:p>
        </w:tc>
        <w:tc>
          <w:tcPr>
            <w:tcW w:w="0" w:type="auto"/>
          </w:tcPr>
          <w:p w14:paraId="5E6541BB" w14:textId="77777777" w:rsidR="00FB5AEF" w:rsidRDefault="00FB5AEF" w:rsidP="00A4208C">
            <w:pPr>
              <w:spacing w:after="0"/>
              <w:rPr>
                <w:sz w:val="16"/>
                <w:szCs w:val="16"/>
              </w:rPr>
            </w:pPr>
            <w:r>
              <w:rPr>
                <w:sz w:val="16"/>
                <w:szCs w:val="16"/>
              </w:rPr>
              <w:t>100% outdoor (rooftop-mounted) FWA CPE</w:t>
            </w:r>
          </w:p>
        </w:tc>
        <w:tc>
          <w:tcPr>
            <w:tcW w:w="0" w:type="auto"/>
          </w:tcPr>
          <w:p w14:paraId="6D979E30" w14:textId="77777777" w:rsidR="00FB5AEF" w:rsidRDefault="00FB5AEF" w:rsidP="00A4208C">
            <w:pPr>
              <w:spacing w:after="0"/>
              <w:rPr>
                <w:sz w:val="16"/>
                <w:szCs w:val="16"/>
              </w:rPr>
            </w:pPr>
            <w:r>
              <w:rPr>
                <w:sz w:val="16"/>
                <w:szCs w:val="16"/>
              </w:rPr>
              <w:t>4 GHz / 20 MHz / SCS not stated</w:t>
            </w:r>
          </w:p>
        </w:tc>
        <w:tc>
          <w:tcPr>
            <w:tcW w:w="0" w:type="auto"/>
          </w:tcPr>
          <w:p w14:paraId="6C9C8FEB" w14:textId="77777777" w:rsidR="00FB5AEF" w:rsidRDefault="00FB5AEF" w:rsidP="00A4208C">
            <w:pPr>
              <w:spacing w:after="0"/>
              <w:rPr>
                <w:sz w:val="16"/>
                <w:szCs w:val="16"/>
              </w:rPr>
            </w:pPr>
            <w:r>
              <w:rPr>
                <w:sz w:val="16"/>
                <w:szCs w:val="16"/>
              </w:rPr>
              <w:t xml:space="preserve">BS 64 </w:t>
            </w:r>
            <w:proofErr w:type="spellStart"/>
            <w:r>
              <w:rPr>
                <w:sz w:val="16"/>
                <w:szCs w:val="16"/>
              </w:rPr>
              <w:t>TxRU</w:t>
            </w:r>
            <w:proofErr w:type="spellEnd"/>
            <w:r>
              <w:rPr>
                <w:sz w:val="16"/>
                <w:szCs w:val="16"/>
              </w:rPr>
              <w:t xml:space="preserve"> (16,8,2,1,1;4,8), 44 dBm; UE 8 ports (1,4,2,1,1;1,4); LMMSE; realistic SRS (16 </w:t>
            </w:r>
            <w:proofErr w:type="spellStart"/>
            <w:r>
              <w:rPr>
                <w:sz w:val="16"/>
                <w:szCs w:val="16"/>
              </w:rPr>
              <w:t>ms</w:t>
            </w:r>
            <w:proofErr w:type="spellEnd"/>
            <w:r>
              <w:rPr>
                <w:sz w:val="16"/>
                <w:szCs w:val="16"/>
              </w:rPr>
              <w:t>); SVD precoding, PF SU-MIMO; max rank 2</w:t>
            </w:r>
          </w:p>
        </w:tc>
        <w:tc>
          <w:tcPr>
            <w:tcW w:w="0" w:type="auto"/>
          </w:tcPr>
          <w:p w14:paraId="4D4A2D92" w14:textId="77777777" w:rsidR="00FB5AEF" w:rsidRDefault="00FB5AEF" w:rsidP="00A4208C">
            <w:pPr>
              <w:spacing w:after="0"/>
              <w:rPr>
                <w:sz w:val="16"/>
                <w:szCs w:val="16"/>
              </w:rPr>
            </w:pPr>
            <w:r>
              <w:rPr>
                <w:sz w:val="16"/>
                <w:szCs w:val="16"/>
              </w:rPr>
              <w:t xml:space="preserve">FTP, packet size 4 Mb, mean inter-arrival 600 </w:t>
            </w:r>
            <w:proofErr w:type="spellStart"/>
            <w:r>
              <w:rPr>
                <w:sz w:val="16"/>
                <w:szCs w:val="16"/>
              </w:rPr>
              <w:t>ms</w:t>
            </w:r>
            <w:proofErr w:type="spellEnd"/>
            <w:r>
              <w:rPr>
                <w:sz w:val="16"/>
                <w:szCs w:val="16"/>
              </w:rPr>
              <w:t xml:space="preserve"> (target ~20% RU); 21 cells, 500 m ISD, 10 UE drops/cell; UE 3 </w:t>
            </w:r>
            <w:r>
              <w:rPr>
                <w:sz w:val="16"/>
                <w:szCs w:val="16"/>
              </w:rPr>
              <w:lastRenderedPageBreak/>
              <w:t>km/h, uniformly in floors 4-8</w:t>
            </w:r>
          </w:p>
        </w:tc>
        <w:tc>
          <w:tcPr>
            <w:tcW w:w="0" w:type="auto"/>
          </w:tcPr>
          <w:p w14:paraId="31C315FA" w14:textId="77777777" w:rsidR="00FB5AEF" w:rsidRDefault="00FB5AEF" w:rsidP="00A4208C">
            <w:pPr>
              <w:spacing w:after="0"/>
              <w:rPr>
                <w:sz w:val="16"/>
                <w:szCs w:val="16"/>
              </w:rPr>
            </w:pPr>
            <w:r>
              <w:rPr>
                <w:sz w:val="16"/>
                <w:szCs w:val="16"/>
              </w:rPr>
              <w:lastRenderedPageBreak/>
              <w:t>Tx EVM 1% (4096QAM) / 2.5% (1024QAM) - tighter than the RAN4 recommended 1.5% + 1.5%; Rx EVM not stated</w:t>
            </w:r>
          </w:p>
        </w:tc>
        <w:tc>
          <w:tcPr>
            <w:tcW w:w="0" w:type="auto"/>
          </w:tcPr>
          <w:p w14:paraId="242EECCB" w14:textId="77777777" w:rsidR="00FB5AEF" w:rsidRPr="003B5C50" w:rsidRDefault="00FB5AEF" w:rsidP="00A4208C">
            <w:pPr>
              <w:spacing w:after="0"/>
              <w:rPr>
                <w:sz w:val="16"/>
                <w:szCs w:val="16"/>
              </w:rPr>
            </w:pPr>
            <w:r w:rsidRPr="003B5C50">
              <w:rPr>
                <w:sz w:val="16"/>
                <w:szCs w:val="16"/>
              </w:rPr>
              <w:t>EVM only (no BS power back-off)</w:t>
            </w:r>
          </w:p>
        </w:tc>
        <w:tc>
          <w:tcPr>
            <w:tcW w:w="0" w:type="auto"/>
          </w:tcPr>
          <w:p w14:paraId="373EDA79" w14:textId="77777777" w:rsidR="00FB5AEF" w:rsidRDefault="00FB5AEF" w:rsidP="00A4208C">
            <w:pPr>
              <w:spacing w:after="0"/>
              <w:rPr>
                <w:sz w:val="16"/>
                <w:szCs w:val="16"/>
              </w:rPr>
            </w:pPr>
            <w:r>
              <w:rPr>
                <w:sz w:val="16"/>
                <w:szCs w:val="16"/>
              </w:rPr>
              <w:t>+21.2% (259.59 -&gt; 314.73 Mbps); the text calls this a median gain while Table 2 labels the metric as mean UPT</w:t>
            </w:r>
          </w:p>
        </w:tc>
        <w:tc>
          <w:tcPr>
            <w:tcW w:w="0" w:type="auto"/>
          </w:tcPr>
          <w:p w14:paraId="01502CAD" w14:textId="77777777" w:rsidR="00FB5AEF" w:rsidRDefault="00FB5AEF" w:rsidP="00A4208C">
            <w:pPr>
              <w:spacing w:after="0"/>
              <w:rPr>
                <w:sz w:val="16"/>
                <w:szCs w:val="16"/>
              </w:rPr>
            </w:pPr>
            <w:r>
              <w:rPr>
                <w:sz w:val="16"/>
                <w:szCs w:val="16"/>
              </w:rPr>
              <w:t>95%-tile UPT +18.9% (318.85 -&gt; 379.38 Mbps)</w:t>
            </w:r>
          </w:p>
        </w:tc>
        <w:tc>
          <w:tcPr>
            <w:tcW w:w="0" w:type="auto"/>
          </w:tcPr>
          <w:p w14:paraId="7BCE9EB8" w14:textId="77777777" w:rsidR="00FB5AEF" w:rsidRDefault="00FB5AEF" w:rsidP="00A4208C">
            <w:pPr>
              <w:spacing w:after="0"/>
              <w:rPr>
                <w:sz w:val="16"/>
                <w:szCs w:val="16"/>
              </w:rPr>
            </w:pPr>
            <w:r>
              <w:rPr>
                <w:sz w:val="16"/>
                <w:szCs w:val="16"/>
              </w:rPr>
              <w:t>High (cell-</w:t>
            </w:r>
            <w:proofErr w:type="spellStart"/>
            <w:r>
              <w:rPr>
                <w:sz w:val="16"/>
                <w:szCs w:val="16"/>
              </w:rPr>
              <w:t>centre</w:t>
            </w:r>
            <w:proofErr w:type="spellEnd"/>
            <w:r>
              <w:rPr>
                <w:sz w:val="16"/>
                <w:szCs w:val="16"/>
              </w:rPr>
              <w:t xml:space="preserve"> LOS outdoor CPEs); not quantified</w:t>
            </w:r>
          </w:p>
        </w:tc>
        <w:tc>
          <w:tcPr>
            <w:tcW w:w="0" w:type="auto"/>
          </w:tcPr>
          <w:p w14:paraId="40ABE9B0" w14:textId="0C004B87" w:rsidR="00FB5AEF" w:rsidRDefault="00FB5AEF" w:rsidP="00A4208C">
            <w:pPr>
              <w:spacing w:after="0"/>
              <w:rPr>
                <w:sz w:val="16"/>
                <w:szCs w:val="16"/>
              </w:rPr>
            </w:pPr>
            <w:proofErr w:type="spellStart"/>
            <w:r>
              <w:rPr>
                <w:sz w:val="16"/>
                <w:szCs w:val="16"/>
              </w:rPr>
              <w:t>Obs</w:t>
            </w:r>
            <w:proofErr w:type="spellEnd"/>
            <w:r>
              <w:rPr>
                <w:sz w:val="16"/>
                <w:szCs w:val="16"/>
              </w:rPr>
              <w:t xml:space="preserve"> 2: FWA could be one potential case for higher-order QAM extension; Proposal 1: support DL 4K-QAM (</w:t>
            </w:r>
            <w:hyperlink r:id="rId794" w:history="1">
              <w:r w:rsidR="00C62C50">
                <w:rPr>
                  <w:rStyle w:val="Hyperlink"/>
                  <w:sz w:val="16"/>
                  <w:szCs w:val="16"/>
                </w:rPr>
                <w:t>R1-2606862</w:t>
              </w:r>
            </w:hyperlink>
            <w:r>
              <w:rPr>
                <w:sz w:val="16"/>
                <w:szCs w:val="16"/>
              </w:rPr>
              <w:t>)</w:t>
            </w:r>
          </w:p>
        </w:tc>
      </w:tr>
      <w:tr w:rsidR="00FB5AEF" w14:paraId="1F9AAE2F" w14:textId="77777777" w:rsidTr="00A4208C">
        <w:tc>
          <w:tcPr>
            <w:tcW w:w="0" w:type="auto"/>
          </w:tcPr>
          <w:p w14:paraId="5304D3CB" w14:textId="77777777" w:rsidR="00FB5AEF" w:rsidRDefault="00FB5AEF" w:rsidP="00A4208C">
            <w:pPr>
              <w:spacing w:after="0"/>
              <w:rPr>
                <w:sz w:val="16"/>
                <w:szCs w:val="16"/>
              </w:rPr>
            </w:pPr>
            <w:r>
              <w:rPr>
                <w:b/>
                <w:bCs/>
                <w:sz w:val="16"/>
                <w:szCs w:val="16"/>
              </w:rPr>
              <w:t>Qualcomm</w:t>
            </w:r>
          </w:p>
        </w:tc>
        <w:tc>
          <w:tcPr>
            <w:tcW w:w="0" w:type="auto"/>
          </w:tcPr>
          <w:p w14:paraId="7B3DF26D" w14:textId="77777777" w:rsidR="00FB5AEF" w:rsidRDefault="00FB5AEF" w:rsidP="00A4208C">
            <w:pPr>
              <w:spacing w:after="0"/>
              <w:rPr>
                <w:sz w:val="16"/>
                <w:szCs w:val="16"/>
              </w:rPr>
            </w:pPr>
            <w:proofErr w:type="spellStart"/>
            <w:r>
              <w:rPr>
                <w:sz w:val="16"/>
                <w:szCs w:val="16"/>
              </w:rPr>
              <w:t>UMa</w:t>
            </w:r>
            <w:proofErr w:type="spellEnd"/>
            <w:r>
              <w:rPr>
                <w:sz w:val="16"/>
                <w:szCs w:val="16"/>
              </w:rPr>
              <w:t>, outdoor FWA, max rank 4, CP-OFDM; 4KQAM-enabled vs. 1KQAM-only</w:t>
            </w:r>
          </w:p>
        </w:tc>
        <w:tc>
          <w:tcPr>
            <w:tcW w:w="0" w:type="auto"/>
          </w:tcPr>
          <w:p w14:paraId="128A3E14" w14:textId="77777777" w:rsidR="00FB5AEF" w:rsidRDefault="00FB5AEF" w:rsidP="00A4208C">
            <w:pPr>
              <w:spacing w:after="0"/>
              <w:rPr>
                <w:sz w:val="16"/>
                <w:szCs w:val="16"/>
              </w:rPr>
            </w:pPr>
            <w:r>
              <w:rPr>
                <w:sz w:val="16"/>
                <w:szCs w:val="16"/>
              </w:rPr>
              <w:t>100% outdoor FWA CPE</w:t>
            </w:r>
          </w:p>
        </w:tc>
        <w:tc>
          <w:tcPr>
            <w:tcW w:w="0" w:type="auto"/>
          </w:tcPr>
          <w:p w14:paraId="5C7C501E" w14:textId="77777777" w:rsidR="00FB5AEF" w:rsidRDefault="00FB5AEF" w:rsidP="00A4208C">
            <w:pPr>
              <w:spacing w:after="0"/>
              <w:rPr>
                <w:sz w:val="16"/>
                <w:szCs w:val="16"/>
              </w:rPr>
            </w:pPr>
            <w:r>
              <w:rPr>
                <w:sz w:val="16"/>
                <w:szCs w:val="16"/>
              </w:rPr>
              <w:t>4 GHz / 20 MHz / SCS not stated</w:t>
            </w:r>
          </w:p>
        </w:tc>
        <w:tc>
          <w:tcPr>
            <w:tcW w:w="0" w:type="auto"/>
          </w:tcPr>
          <w:p w14:paraId="281A7A59" w14:textId="77777777" w:rsidR="00FB5AEF" w:rsidRDefault="00FB5AEF" w:rsidP="00A4208C">
            <w:pPr>
              <w:spacing w:after="0"/>
              <w:rPr>
                <w:sz w:val="16"/>
                <w:szCs w:val="16"/>
              </w:rPr>
            </w:pPr>
            <w:r>
              <w:rPr>
                <w:sz w:val="16"/>
                <w:szCs w:val="16"/>
              </w:rPr>
              <w:t>Same as above; max rank 4</w:t>
            </w:r>
          </w:p>
        </w:tc>
        <w:tc>
          <w:tcPr>
            <w:tcW w:w="0" w:type="auto"/>
          </w:tcPr>
          <w:p w14:paraId="1AD46DF1" w14:textId="77777777" w:rsidR="00FB5AEF" w:rsidRDefault="00FB5AEF" w:rsidP="00A4208C">
            <w:pPr>
              <w:spacing w:after="0"/>
              <w:rPr>
                <w:sz w:val="16"/>
                <w:szCs w:val="16"/>
              </w:rPr>
            </w:pPr>
            <w:r>
              <w:rPr>
                <w:sz w:val="16"/>
                <w:szCs w:val="16"/>
              </w:rPr>
              <w:t>FTP, ~20% RU target</w:t>
            </w:r>
          </w:p>
        </w:tc>
        <w:tc>
          <w:tcPr>
            <w:tcW w:w="0" w:type="auto"/>
          </w:tcPr>
          <w:p w14:paraId="628A8693" w14:textId="77777777" w:rsidR="00FB5AEF" w:rsidRDefault="00FB5AEF" w:rsidP="00A4208C">
            <w:pPr>
              <w:spacing w:after="0"/>
              <w:rPr>
                <w:sz w:val="16"/>
                <w:szCs w:val="16"/>
              </w:rPr>
            </w:pPr>
            <w:r>
              <w:rPr>
                <w:sz w:val="16"/>
                <w:szCs w:val="16"/>
              </w:rPr>
              <w:t>Tx EVM 1% (4096QAM) / 2.5% (1024QAM) - tighter than RAN4 recommendation</w:t>
            </w:r>
          </w:p>
        </w:tc>
        <w:tc>
          <w:tcPr>
            <w:tcW w:w="0" w:type="auto"/>
          </w:tcPr>
          <w:p w14:paraId="77598EF0" w14:textId="77777777" w:rsidR="00FB5AEF" w:rsidRDefault="00FB5AEF" w:rsidP="00A4208C">
            <w:pPr>
              <w:spacing w:after="0"/>
              <w:rPr>
                <w:sz w:val="16"/>
                <w:szCs w:val="16"/>
                <w:lang w:val="de-DE"/>
              </w:rPr>
            </w:pPr>
            <w:r>
              <w:rPr>
                <w:sz w:val="16"/>
                <w:szCs w:val="16"/>
                <w:lang w:val="de-DE"/>
              </w:rPr>
              <w:t>EVM only</w:t>
            </w:r>
          </w:p>
        </w:tc>
        <w:tc>
          <w:tcPr>
            <w:tcW w:w="0" w:type="auto"/>
          </w:tcPr>
          <w:p w14:paraId="41CD8FB6" w14:textId="77777777" w:rsidR="00FB5AEF" w:rsidRDefault="00FB5AEF" w:rsidP="00A4208C">
            <w:pPr>
              <w:spacing w:after="0"/>
              <w:rPr>
                <w:sz w:val="16"/>
                <w:szCs w:val="16"/>
              </w:rPr>
            </w:pPr>
            <w:r>
              <w:rPr>
                <w:sz w:val="16"/>
                <w:szCs w:val="16"/>
              </w:rPr>
              <w:t>+9.4% (394.87 -&gt; 432.29 Mbps)</w:t>
            </w:r>
          </w:p>
        </w:tc>
        <w:tc>
          <w:tcPr>
            <w:tcW w:w="0" w:type="auto"/>
          </w:tcPr>
          <w:p w14:paraId="060F2325" w14:textId="77777777" w:rsidR="00FB5AEF" w:rsidRDefault="00FB5AEF" w:rsidP="00A4208C">
            <w:pPr>
              <w:spacing w:after="0"/>
              <w:rPr>
                <w:sz w:val="16"/>
                <w:szCs w:val="16"/>
              </w:rPr>
            </w:pPr>
            <w:r>
              <w:rPr>
                <w:sz w:val="16"/>
                <w:szCs w:val="16"/>
              </w:rPr>
              <w:t>95%-tile UPT +17.1% (603.98 -&gt; 707.71 Mbps)</w:t>
            </w:r>
          </w:p>
        </w:tc>
        <w:tc>
          <w:tcPr>
            <w:tcW w:w="0" w:type="auto"/>
          </w:tcPr>
          <w:p w14:paraId="0DC3F6BF" w14:textId="77777777" w:rsidR="00FB5AEF" w:rsidRDefault="00FB5AEF" w:rsidP="00A4208C">
            <w:pPr>
              <w:spacing w:after="0"/>
              <w:rPr>
                <w:sz w:val="16"/>
                <w:szCs w:val="16"/>
              </w:rPr>
            </w:pPr>
            <w:r>
              <w:rPr>
                <w:sz w:val="16"/>
                <w:szCs w:val="16"/>
              </w:rPr>
              <w:t>Moderate; not quantified</w:t>
            </w:r>
          </w:p>
        </w:tc>
        <w:tc>
          <w:tcPr>
            <w:tcW w:w="0" w:type="auto"/>
          </w:tcPr>
          <w:p w14:paraId="31DDA89F" w14:textId="77777777" w:rsidR="00FB5AEF" w:rsidRDefault="00FB5AEF" w:rsidP="00A4208C">
            <w:pPr>
              <w:spacing w:after="0"/>
              <w:rPr>
                <w:sz w:val="16"/>
                <w:szCs w:val="16"/>
              </w:rPr>
            </w:pPr>
            <w:r>
              <w:rPr>
                <w:sz w:val="16"/>
                <w:szCs w:val="16"/>
              </w:rPr>
              <w:t>Rank-4 reduces per-stream SNR and therefore the 4096QAM benefit</w:t>
            </w:r>
          </w:p>
        </w:tc>
      </w:tr>
      <w:tr w:rsidR="00FB5AEF" w14:paraId="237173C6" w14:textId="77777777" w:rsidTr="00A4208C">
        <w:tc>
          <w:tcPr>
            <w:tcW w:w="0" w:type="auto"/>
          </w:tcPr>
          <w:p w14:paraId="0C19136D" w14:textId="77777777" w:rsidR="00FB5AEF" w:rsidRDefault="00FB5AEF" w:rsidP="00A4208C">
            <w:pPr>
              <w:spacing w:after="0"/>
              <w:rPr>
                <w:sz w:val="16"/>
                <w:szCs w:val="16"/>
              </w:rPr>
            </w:pPr>
            <w:r>
              <w:rPr>
                <w:b/>
                <w:bCs/>
                <w:sz w:val="16"/>
                <w:szCs w:val="16"/>
              </w:rPr>
              <w:t>Qualcomm</w:t>
            </w:r>
          </w:p>
        </w:tc>
        <w:tc>
          <w:tcPr>
            <w:tcW w:w="0" w:type="auto"/>
          </w:tcPr>
          <w:p w14:paraId="390AE19D" w14:textId="77777777" w:rsidR="00FB5AEF" w:rsidRDefault="00FB5AEF" w:rsidP="00A4208C">
            <w:pPr>
              <w:spacing w:after="0"/>
              <w:rPr>
                <w:sz w:val="16"/>
                <w:szCs w:val="16"/>
              </w:rPr>
            </w:pPr>
            <w:r>
              <w:rPr>
                <w:sz w:val="16"/>
                <w:szCs w:val="16"/>
              </w:rPr>
              <w:t>Appendix A: real-world-like network and UE drops, U6GHz band, several deployment scenarios</w:t>
            </w:r>
          </w:p>
        </w:tc>
        <w:tc>
          <w:tcPr>
            <w:tcW w:w="0" w:type="auto"/>
          </w:tcPr>
          <w:p w14:paraId="717E1388" w14:textId="77777777" w:rsidR="00FB5AEF" w:rsidRDefault="00FB5AEF" w:rsidP="00A4208C">
            <w:pPr>
              <w:spacing w:after="0"/>
              <w:rPr>
                <w:sz w:val="16"/>
                <w:szCs w:val="16"/>
              </w:rPr>
            </w:pPr>
            <w:r>
              <w:rPr>
                <w:sz w:val="16"/>
                <w:szCs w:val="16"/>
              </w:rPr>
              <w:t>FWA</w:t>
            </w:r>
          </w:p>
        </w:tc>
        <w:tc>
          <w:tcPr>
            <w:tcW w:w="0" w:type="auto"/>
          </w:tcPr>
          <w:p w14:paraId="0CC03DE6" w14:textId="77777777" w:rsidR="00FB5AEF" w:rsidRDefault="00FB5AEF" w:rsidP="00A4208C">
            <w:pPr>
              <w:spacing w:after="0"/>
              <w:rPr>
                <w:sz w:val="16"/>
                <w:szCs w:val="16"/>
              </w:rPr>
            </w:pPr>
            <w:r>
              <w:rPr>
                <w:sz w:val="16"/>
                <w:szCs w:val="16"/>
              </w:rPr>
              <w:t>U6GHz / n/s</w:t>
            </w:r>
          </w:p>
        </w:tc>
        <w:tc>
          <w:tcPr>
            <w:tcW w:w="0" w:type="auto"/>
          </w:tcPr>
          <w:p w14:paraId="46134CD6" w14:textId="77777777" w:rsidR="00FB5AEF" w:rsidRDefault="00FB5AEF" w:rsidP="00A4208C">
            <w:pPr>
              <w:spacing w:after="0"/>
              <w:rPr>
                <w:sz w:val="16"/>
                <w:szCs w:val="16"/>
              </w:rPr>
            </w:pPr>
            <w:r>
              <w:rPr>
                <w:sz w:val="16"/>
                <w:szCs w:val="16"/>
              </w:rPr>
              <w:t>Not stated in text (Fig. 58 gives the assumptions)</w:t>
            </w:r>
          </w:p>
        </w:tc>
        <w:tc>
          <w:tcPr>
            <w:tcW w:w="0" w:type="auto"/>
          </w:tcPr>
          <w:p w14:paraId="6D7794FE" w14:textId="77777777" w:rsidR="00FB5AEF" w:rsidRDefault="00FB5AEF" w:rsidP="00A4208C">
            <w:pPr>
              <w:spacing w:after="0"/>
              <w:rPr>
                <w:sz w:val="16"/>
                <w:szCs w:val="16"/>
              </w:rPr>
            </w:pPr>
            <w:r>
              <w:rPr>
                <w:sz w:val="16"/>
                <w:szCs w:val="16"/>
              </w:rPr>
              <w:t>Not stated in text</w:t>
            </w:r>
          </w:p>
        </w:tc>
        <w:tc>
          <w:tcPr>
            <w:tcW w:w="0" w:type="auto"/>
          </w:tcPr>
          <w:p w14:paraId="1F9BB9A7" w14:textId="77777777" w:rsidR="00FB5AEF" w:rsidRDefault="00FB5AEF" w:rsidP="00A4208C">
            <w:pPr>
              <w:spacing w:after="0"/>
              <w:rPr>
                <w:sz w:val="16"/>
                <w:szCs w:val="16"/>
              </w:rPr>
            </w:pPr>
            <w:r>
              <w:rPr>
                <w:sz w:val="16"/>
                <w:szCs w:val="16"/>
              </w:rPr>
              <w:t>Not stated</w:t>
            </w:r>
          </w:p>
        </w:tc>
        <w:tc>
          <w:tcPr>
            <w:tcW w:w="0" w:type="auto"/>
          </w:tcPr>
          <w:p w14:paraId="342E0C5E" w14:textId="77777777" w:rsidR="00FB5AEF" w:rsidRPr="003B5C50" w:rsidRDefault="00FB5AEF" w:rsidP="00A4208C">
            <w:pPr>
              <w:spacing w:after="0"/>
              <w:rPr>
                <w:sz w:val="16"/>
                <w:szCs w:val="16"/>
              </w:rPr>
            </w:pPr>
            <w:r w:rsidRPr="003B5C50">
              <w:rPr>
                <w:sz w:val="16"/>
                <w:szCs w:val="16"/>
              </w:rPr>
              <w:t>MPR back-off derived from Wi-Fi 7; Qualcomm notes this relative back-off is pessimistic for cellular</w:t>
            </w:r>
          </w:p>
        </w:tc>
        <w:tc>
          <w:tcPr>
            <w:tcW w:w="0" w:type="auto"/>
          </w:tcPr>
          <w:p w14:paraId="659D3DAD" w14:textId="77777777" w:rsidR="00FB5AEF" w:rsidRDefault="00FB5AEF" w:rsidP="00A4208C">
            <w:pPr>
              <w:spacing w:after="0"/>
              <w:rPr>
                <w:sz w:val="16"/>
                <w:szCs w:val="16"/>
              </w:rPr>
            </w:pPr>
            <w:r>
              <w:rPr>
                <w:sz w:val="16"/>
                <w:szCs w:val="16"/>
              </w:rPr>
              <w:t>Figures only (Fig. 57): 4K-QAM is still achieved a non-trivial fraction of the time, especially in near-cell conditions</w:t>
            </w:r>
          </w:p>
        </w:tc>
        <w:tc>
          <w:tcPr>
            <w:tcW w:w="0" w:type="auto"/>
          </w:tcPr>
          <w:p w14:paraId="5C53F348" w14:textId="77777777" w:rsidR="00FB5AEF" w:rsidRDefault="00FB5AEF" w:rsidP="00A4208C">
            <w:pPr>
              <w:spacing w:after="0"/>
              <w:rPr>
                <w:sz w:val="16"/>
                <w:szCs w:val="16"/>
              </w:rPr>
            </w:pPr>
            <w:r>
              <w:rPr>
                <w:sz w:val="16"/>
                <w:szCs w:val="16"/>
              </w:rPr>
              <w:t>Fig. 59 gives link performance and the Wi-Fi 7-based MPR back-off</w:t>
            </w:r>
          </w:p>
        </w:tc>
        <w:tc>
          <w:tcPr>
            <w:tcW w:w="0" w:type="auto"/>
          </w:tcPr>
          <w:p w14:paraId="1BA8FE67" w14:textId="77777777" w:rsidR="00FB5AEF" w:rsidRDefault="00FB5AEF" w:rsidP="00A4208C">
            <w:pPr>
              <w:spacing w:after="0"/>
              <w:rPr>
                <w:sz w:val="16"/>
                <w:szCs w:val="16"/>
              </w:rPr>
            </w:pPr>
            <w:r>
              <w:rPr>
                <w:sz w:val="16"/>
                <w:szCs w:val="16"/>
              </w:rPr>
              <w:t>Not quantified</w:t>
            </w:r>
          </w:p>
        </w:tc>
        <w:tc>
          <w:tcPr>
            <w:tcW w:w="0" w:type="auto"/>
          </w:tcPr>
          <w:p w14:paraId="3D3488D0" w14:textId="77777777" w:rsidR="00FB5AEF" w:rsidRDefault="00FB5AEF" w:rsidP="00A4208C">
            <w:pPr>
              <w:spacing w:after="0"/>
              <w:rPr>
                <w:sz w:val="16"/>
                <w:szCs w:val="16"/>
              </w:rPr>
            </w:pPr>
            <w:r>
              <w:rPr>
                <w:sz w:val="16"/>
                <w:szCs w:val="16"/>
              </w:rPr>
              <w:t>Presented as a conservative additional data point; closer-to-cellular back-off to be provided in a future meeting</w:t>
            </w:r>
          </w:p>
        </w:tc>
      </w:tr>
      <w:tr w:rsidR="00FB5AEF" w14:paraId="3B81171D" w14:textId="77777777" w:rsidTr="00A4208C">
        <w:tc>
          <w:tcPr>
            <w:tcW w:w="0" w:type="auto"/>
          </w:tcPr>
          <w:p w14:paraId="52732F19" w14:textId="77777777" w:rsidR="00FB5AEF" w:rsidRDefault="00FB5AEF" w:rsidP="00A4208C">
            <w:pPr>
              <w:spacing w:after="0"/>
              <w:rPr>
                <w:sz w:val="16"/>
                <w:szCs w:val="16"/>
              </w:rPr>
            </w:pPr>
            <w:r>
              <w:rPr>
                <w:b/>
                <w:bCs/>
                <w:sz w:val="16"/>
                <w:szCs w:val="16"/>
              </w:rPr>
              <w:t>Nokia</w:t>
            </w:r>
          </w:p>
        </w:tc>
        <w:tc>
          <w:tcPr>
            <w:tcW w:w="0" w:type="auto"/>
          </w:tcPr>
          <w:p w14:paraId="27E2A674" w14:textId="77777777" w:rsidR="00FB5AEF" w:rsidRDefault="00FB5AEF" w:rsidP="00A4208C">
            <w:pPr>
              <w:spacing w:after="0"/>
              <w:rPr>
                <w:sz w:val="16"/>
                <w:szCs w:val="16"/>
              </w:rPr>
            </w:pPr>
            <w:proofErr w:type="spellStart"/>
            <w:r>
              <w:rPr>
                <w:sz w:val="16"/>
                <w:szCs w:val="16"/>
              </w:rPr>
              <w:t>UMa</w:t>
            </w:r>
            <w:proofErr w:type="spellEnd"/>
            <w:r>
              <w:rPr>
                <w:sz w:val="16"/>
                <w:szCs w:val="16"/>
              </w:rPr>
              <w:t xml:space="preserve"> 500 m ISD and </w:t>
            </w:r>
            <w:proofErr w:type="spellStart"/>
            <w:r>
              <w:rPr>
                <w:sz w:val="16"/>
                <w:szCs w:val="16"/>
              </w:rPr>
              <w:t>UMi</w:t>
            </w:r>
            <w:proofErr w:type="spellEnd"/>
            <w:r>
              <w:rPr>
                <w:sz w:val="16"/>
                <w:szCs w:val="16"/>
              </w:rPr>
              <w:t xml:space="preserve"> 200 m ISD, SU-MIMO and MU-MIMO (MU = 2/4/8), max rank 1 / 2 / 4; HOM (1024QAM and 4096QAM) vs. 256QAM baseline</w:t>
            </w:r>
          </w:p>
        </w:tc>
        <w:tc>
          <w:tcPr>
            <w:tcW w:w="0" w:type="auto"/>
          </w:tcPr>
          <w:p w14:paraId="3D1877D9" w14:textId="77777777" w:rsidR="00FB5AEF" w:rsidRDefault="00FB5AEF" w:rsidP="00A4208C">
            <w:pPr>
              <w:spacing w:after="0"/>
              <w:rPr>
                <w:sz w:val="16"/>
                <w:szCs w:val="16"/>
                <w:lang w:val="pt-BR"/>
              </w:rPr>
            </w:pPr>
            <w:r>
              <w:rPr>
                <w:sz w:val="16"/>
                <w:szCs w:val="16"/>
                <w:lang w:val="pt-BR"/>
              </w:rPr>
              <w:t>UMa: 20% outdoor CPE; UMi: 100% outdoor CPE</w:t>
            </w:r>
          </w:p>
        </w:tc>
        <w:tc>
          <w:tcPr>
            <w:tcW w:w="0" w:type="auto"/>
          </w:tcPr>
          <w:p w14:paraId="6EBA9326" w14:textId="77777777" w:rsidR="00FB5AEF" w:rsidRDefault="00FB5AEF" w:rsidP="00A4208C">
            <w:pPr>
              <w:spacing w:after="0"/>
              <w:rPr>
                <w:sz w:val="16"/>
                <w:szCs w:val="16"/>
                <w:lang w:val="pt-BR"/>
              </w:rPr>
            </w:pPr>
            <w:r>
              <w:rPr>
                <w:sz w:val="16"/>
                <w:szCs w:val="16"/>
                <w:lang w:val="pt-BR"/>
              </w:rPr>
              <w:t>3.5 GHz / 20 MHz (44 dBm/20 MHz, i.e. 51 dBm/100 MHz)</w:t>
            </w:r>
          </w:p>
        </w:tc>
        <w:tc>
          <w:tcPr>
            <w:tcW w:w="0" w:type="auto"/>
          </w:tcPr>
          <w:p w14:paraId="06AC1869" w14:textId="77777777" w:rsidR="00FB5AEF" w:rsidRDefault="00FB5AEF" w:rsidP="00A4208C">
            <w:pPr>
              <w:spacing w:after="0"/>
              <w:rPr>
                <w:sz w:val="16"/>
                <w:szCs w:val="16"/>
              </w:rPr>
            </w:pPr>
            <w:r>
              <w:rPr>
                <w:sz w:val="16"/>
                <w:szCs w:val="16"/>
              </w:rPr>
              <w:t>Full digital BS array; 10 UEs/cell on average, 21-cell network; max rank 1, 2, 4</w:t>
            </w:r>
          </w:p>
        </w:tc>
        <w:tc>
          <w:tcPr>
            <w:tcW w:w="0" w:type="auto"/>
          </w:tcPr>
          <w:p w14:paraId="13313483" w14:textId="77777777" w:rsidR="00FB5AEF" w:rsidRDefault="00FB5AEF" w:rsidP="00A4208C">
            <w:pPr>
              <w:spacing w:after="0"/>
              <w:rPr>
                <w:sz w:val="16"/>
                <w:szCs w:val="16"/>
              </w:rPr>
            </w:pPr>
            <w:r>
              <w:rPr>
                <w:sz w:val="16"/>
                <w:szCs w:val="16"/>
              </w:rPr>
              <w:t>FTP and full buffer; RU sweep 16 / 37 / 78 / 100%</w:t>
            </w:r>
          </w:p>
        </w:tc>
        <w:tc>
          <w:tcPr>
            <w:tcW w:w="0" w:type="auto"/>
          </w:tcPr>
          <w:p w14:paraId="61B83A30" w14:textId="77777777" w:rsidR="00FB5AEF" w:rsidRDefault="00FB5AEF" w:rsidP="00A4208C">
            <w:pPr>
              <w:spacing w:after="0"/>
              <w:rPr>
                <w:sz w:val="16"/>
                <w:szCs w:val="16"/>
              </w:rPr>
            </w:pPr>
            <w:r>
              <w:rPr>
                <w:sz w:val="16"/>
                <w:szCs w:val="16"/>
              </w:rPr>
              <w:t>Modelled as limits rather than RAN4 EVM pairs: BS Tx max SNR 22 dB and UE max Rx SINR 28 dB; ideal (unlimited) EVM also evaluated</w:t>
            </w:r>
          </w:p>
        </w:tc>
        <w:tc>
          <w:tcPr>
            <w:tcW w:w="0" w:type="auto"/>
          </w:tcPr>
          <w:p w14:paraId="739D30E8" w14:textId="77777777" w:rsidR="00FB5AEF" w:rsidRPr="005D595C" w:rsidRDefault="00FB5AEF" w:rsidP="00A4208C">
            <w:pPr>
              <w:spacing w:after="0"/>
              <w:rPr>
                <w:sz w:val="16"/>
                <w:szCs w:val="16"/>
              </w:rPr>
            </w:pPr>
            <w:r w:rsidRPr="005D595C">
              <w:rPr>
                <w:sz w:val="16"/>
                <w:szCs w:val="16"/>
              </w:rPr>
              <w:t>EVM modelled as Tx SNR / Rx SINR ceilings for a full digital array (per-port noise does not scale with antenna count)</w:t>
            </w:r>
          </w:p>
        </w:tc>
        <w:tc>
          <w:tcPr>
            <w:tcW w:w="0" w:type="auto"/>
          </w:tcPr>
          <w:p w14:paraId="706A1C94" w14:textId="77777777" w:rsidR="00FB5AEF" w:rsidRDefault="00FB5AEF" w:rsidP="00A4208C">
            <w:pPr>
              <w:spacing w:after="0"/>
              <w:rPr>
                <w:sz w:val="16"/>
                <w:szCs w:val="16"/>
              </w:rPr>
            </w:pPr>
            <w:r>
              <w:rPr>
                <w:sz w:val="16"/>
                <w:szCs w:val="16"/>
              </w:rPr>
              <w:t xml:space="preserve">Max rank 4: no significant gain for </w:t>
            </w:r>
            <w:proofErr w:type="spellStart"/>
            <w:r>
              <w:rPr>
                <w:sz w:val="16"/>
                <w:szCs w:val="16"/>
              </w:rPr>
              <w:t>UMa</w:t>
            </w:r>
            <w:proofErr w:type="spellEnd"/>
            <w:r>
              <w:rPr>
                <w:sz w:val="16"/>
                <w:szCs w:val="16"/>
              </w:rPr>
              <w:t xml:space="preserve"> 20% OD; at most +5% for </w:t>
            </w:r>
            <w:proofErr w:type="spellStart"/>
            <w:r>
              <w:rPr>
                <w:sz w:val="16"/>
                <w:szCs w:val="16"/>
              </w:rPr>
              <w:t>UMi</w:t>
            </w:r>
            <w:proofErr w:type="spellEnd"/>
            <w:r>
              <w:rPr>
                <w:sz w:val="16"/>
                <w:szCs w:val="16"/>
              </w:rPr>
              <w:t xml:space="preserve"> 100% OD - both with realistic and with ideal EVM</w:t>
            </w:r>
          </w:p>
        </w:tc>
        <w:tc>
          <w:tcPr>
            <w:tcW w:w="0" w:type="auto"/>
          </w:tcPr>
          <w:p w14:paraId="31D753FA" w14:textId="77777777" w:rsidR="00FB5AEF" w:rsidRDefault="00FB5AEF" w:rsidP="00A4208C">
            <w:pPr>
              <w:spacing w:after="0"/>
              <w:rPr>
                <w:sz w:val="16"/>
                <w:szCs w:val="16"/>
              </w:rPr>
            </w:pPr>
            <w:r>
              <w:rPr>
                <w:sz w:val="16"/>
                <w:szCs w:val="16"/>
              </w:rPr>
              <w:t>Notable gains only for max rank 1, SU-MIMO and FTP with RU below ~40-50%; gains diminish rapidly with higher rank, higher RU, full buffer, and increasing MU-MIMO order (crosstalk limits SINR more than EVM)</w:t>
            </w:r>
          </w:p>
        </w:tc>
        <w:tc>
          <w:tcPr>
            <w:tcW w:w="0" w:type="auto"/>
          </w:tcPr>
          <w:p w14:paraId="2CBD5B30" w14:textId="77777777" w:rsidR="00FB5AEF" w:rsidRDefault="00FB5AEF" w:rsidP="00A4208C">
            <w:pPr>
              <w:spacing w:after="0"/>
              <w:rPr>
                <w:sz w:val="16"/>
                <w:szCs w:val="16"/>
              </w:rPr>
            </w:pPr>
            <w:r>
              <w:rPr>
                <w:sz w:val="16"/>
                <w:szCs w:val="16"/>
              </w:rPr>
              <w:t>4096QAM usage in the MCS PDF drops rapidly as RU increases (Fig. 2)</w:t>
            </w:r>
          </w:p>
        </w:tc>
        <w:tc>
          <w:tcPr>
            <w:tcW w:w="0" w:type="auto"/>
          </w:tcPr>
          <w:p w14:paraId="77601135" w14:textId="651DD0C1" w:rsidR="00FB5AEF" w:rsidRDefault="00FB5AEF" w:rsidP="00A4208C">
            <w:pPr>
              <w:spacing w:after="0"/>
              <w:rPr>
                <w:sz w:val="16"/>
                <w:szCs w:val="16"/>
              </w:rPr>
            </w:pPr>
            <w:proofErr w:type="spellStart"/>
            <w:r>
              <w:rPr>
                <w:sz w:val="16"/>
                <w:szCs w:val="16"/>
              </w:rPr>
              <w:t>Obs</w:t>
            </w:r>
            <w:proofErr w:type="spellEnd"/>
            <w:r>
              <w:rPr>
                <w:sz w:val="16"/>
                <w:szCs w:val="16"/>
              </w:rPr>
              <w:t xml:space="preserve"> 1: very low EVM, particularly at 7 GHz, is required for DL 4096QAM to be meaningful; questionable whether DL 4K-QAM would be scheduled often enough to be statistically relevant (</w:t>
            </w:r>
            <w:hyperlink r:id="rId795" w:history="1">
              <w:r w:rsidR="00C62C50">
                <w:rPr>
                  <w:rStyle w:val="Hyperlink"/>
                  <w:sz w:val="16"/>
                  <w:szCs w:val="16"/>
                </w:rPr>
                <w:t>R1-2605380</w:t>
              </w:r>
            </w:hyperlink>
            <w:r>
              <w:rPr>
                <w:sz w:val="16"/>
                <w:szCs w:val="16"/>
              </w:rPr>
              <w:t>)</w:t>
            </w:r>
          </w:p>
        </w:tc>
      </w:tr>
      <w:tr w:rsidR="00FB5AEF" w14:paraId="528106DD" w14:textId="77777777" w:rsidTr="00A4208C">
        <w:tc>
          <w:tcPr>
            <w:tcW w:w="0" w:type="auto"/>
          </w:tcPr>
          <w:p w14:paraId="62608CEC" w14:textId="77777777" w:rsidR="00FB5AEF" w:rsidRDefault="00FB5AEF" w:rsidP="00A4208C">
            <w:pPr>
              <w:spacing w:after="0"/>
              <w:rPr>
                <w:sz w:val="16"/>
                <w:szCs w:val="16"/>
              </w:rPr>
            </w:pPr>
            <w:r>
              <w:rPr>
                <w:b/>
                <w:bCs/>
                <w:sz w:val="16"/>
                <w:szCs w:val="16"/>
              </w:rPr>
              <w:t>OPPO</w:t>
            </w:r>
          </w:p>
        </w:tc>
        <w:tc>
          <w:tcPr>
            <w:tcW w:w="0" w:type="auto"/>
          </w:tcPr>
          <w:p w14:paraId="2D0B2E53" w14:textId="77777777" w:rsidR="00FB5AEF" w:rsidRDefault="00FB5AEF" w:rsidP="00A4208C">
            <w:pPr>
              <w:spacing w:after="0"/>
              <w:rPr>
                <w:sz w:val="16"/>
                <w:szCs w:val="16"/>
              </w:rPr>
            </w:pPr>
            <w:r>
              <w:rPr>
                <w:sz w:val="16"/>
                <w:szCs w:val="16"/>
              </w:rPr>
              <w:t>No UPT-based SLS: link-level evaluation (2T4R / 4T4R / 8T8R, 1/2/4 layers) plus a large-scale-fading system-level study (Table A-2)</w:t>
            </w:r>
          </w:p>
        </w:tc>
        <w:tc>
          <w:tcPr>
            <w:tcW w:w="0" w:type="auto"/>
          </w:tcPr>
          <w:p w14:paraId="20FCF1E8" w14:textId="77777777" w:rsidR="00FB5AEF" w:rsidRDefault="00FB5AEF" w:rsidP="00A4208C">
            <w:pPr>
              <w:spacing w:after="0"/>
              <w:rPr>
                <w:sz w:val="16"/>
                <w:szCs w:val="16"/>
              </w:rPr>
            </w:pPr>
            <w:r>
              <w:rPr>
                <w:sz w:val="16"/>
                <w:szCs w:val="16"/>
              </w:rPr>
              <w:t>n/a</w:t>
            </w:r>
          </w:p>
        </w:tc>
        <w:tc>
          <w:tcPr>
            <w:tcW w:w="0" w:type="auto"/>
          </w:tcPr>
          <w:p w14:paraId="22D91D43" w14:textId="77777777" w:rsidR="00FB5AEF" w:rsidRDefault="00FB5AEF" w:rsidP="00A4208C">
            <w:pPr>
              <w:spacing w:after="0"/>
              <w:rPr>
                <w:sz w:val="16"/>
                <w:szCs w:val="16"/>
              </w:rPr>
            </w:pPr>
            <w:r>
              <w:rPr>
                <w:sz w:val="16"/>
                <w:szCs w:val="16"/>
              </w:rPr>
              <w:t>4 GHz and 7 GHz</w:t>
            </w:r>
          </w:p>
        </w:tc>
        <w:tc>
          <w:tcPr>
            <w:tcW w:w="0" w:type="auto"/>
          </w:tcPr>
          <w:p w14:paraId="7E444DDB" w14:textId="77777777" w:rsidR="00FB5AEF" w:rsidRDefault="00FB5AEF" w:rsidP="00A4208C">
            <w:pPr>
              <w:spacing w:after="0"/>
              <w:rPr>
                <w:sz w:val="16"/>
                <w:szCs w:val="16"/>
              </w:rPr>
            </w:pPr>
            <w:r>
              <w:rPr>
                <w:sz w:val="16"/>
                <w:szCs w:val="16"/>
              </w:rPr>
              <w:t>2T4R, 4T4R, 8T8R; random Type-I codebook for BS precoding</w:t>
            </w:r>
          </w:p>
        </w:tc>
        <w:tc>
          <w:tcPr>
            <w:tcW w:w="0" w:type="auto"/>
          </w:tcPr>
          <w:p w14:paraId="1D6BC572" w14:textId="77777777" w:rsidR="00FB5AEF" w:rsidRDefault="00FB5AEF" w:rsidP="00A4208C">
            <w:pPr>
              <w:spacing w:after="0"/>
              <w:rPr>
                <w:sz w:val="16"/>
                <w:szCs w:val="16"/>
              </w:rPr>
            </w:pPr>
            <w:r>
              <w:rPr>
                <w:sz w:val="16"/>
                <w:szCs w:val="16"/>
              </w:rPr>
              <w:t>n/a</w:t>
            </w:r>
          </w:p>
        </w:tc>
        <w:tc>
          <w:tcPr>
            <w:tcW w:w="0" w:type="auto"/>
          </w:tcPr>
          <w:p w14:paraId="4A8255B2" w14:textId="77777777" w:rsidR="00FB5AEF" w:rsidRDefault="00FB5AEF" w:rsidP="00A4208C">
            <w:pPr>
              <w:spacing w:after="0"/>
              <w:rPr>
                <w:sz w:val="16"/>
                <w:szCs w:val="16"/>
              </w:rPr>
            </w:pPr>
            <w:r>
              <w:rPr>
                <w:sz w:val="16"/>
                <w:szCs w:val="16"/>
              </w:rPr>
              <w:t>1.5% + 1.5% and 1.8% + 1.8% for 4096QAM (LLS)</w:t>
            </w:r>
          </w:p>
        </w:tc>
        <w:tc>
          <w:tcPr>
            <w:tcW w:w="0" w:type="auto"/>
          </w:tcPr>
          <w:p w14:paraId="051E58BF" w14:textId="77777777" w:rsidR="00FB5AEF" w:rsidRDefault="00FB5AEF" w:rsidP="00A4208C">
            <w:pPr>
              <w:spacing w:after="0"/>
              <w:rPr>
                <w:sz w:val="16"/>
                <w:szCs w:val="16"/>
                <w:lang w:val="de-DE"/>
              </w:rPr>
            </w:pPr>
            <w:r>
              <w:rPr>
                <w:sz w:val="16"/>
                <w:szCs w:val="16"/>
                <w:lang w:val="de-DE"/>
              </w:rPr>
              <w:t>EVM only</w:t>
            </w:r>
          </w:p>
        </w:tc>
        <w:tc>
          <w:tcPr>
            <w:tcW w:w="0" w:type="auto"/>
          </w:tcPr>
          <w:p w14:paraId="783F4B02" w14:textId="77777777" w:rsidR="00FB5AEF" w:rsidRDefault="00FB5AEF" w:rsidP="00A4208C">
            <w:pPr>
              <w:spacing w:after="0"/>
              <w:rPr>
                <w:sz w:val="16"/>
                <w:szCs w:val="16"/>
              </w:rPr>
            </w:pPr>
            <w:r>
              <w:rPr>
                <w:sz w:val="16"/>
                <w:szCs w:val="16"/>
              </w:rPr>
              <w:t>Not reported (no UPT gain)</w:t>
            </w:r>
          </w:p>
        </w:tc>
        <w:tc>
          <w:tcPr>
            <w:tcW w:w="0" w:type="auto"/>
          </w:tcPr>
          <w:p w14:paraId="2F2D91B3" w14:textId="77777777" w:rsidR="00FB5AEF" w:rsidRDefault="00FB5AEF" w:rsidP="00A4208C">
            <w:pPr>
              <w:spacing w:after="0"/>
              <w:rPr>
                <w:sz w:val="16"/>
                <w:szCs w:val="16"/>
              </w:rPr>
            </w:pPr>
            <w:r>
              <w:rPr>
                <w:sz w:val="16"/>
                <w:szCs w:val="16"/>
              </w:rPr>
              <w:t>Multi-layer 4096QAM transmission essentially infeasible; 1-layer needs SNR ~32-42 dB</w:t>
            </w:r>
          </w:p>
        </w:tc>
        <w:tc>
          <w:tcPr>
            <w:tcW w:w="0" w:type="auto"/>
          </w:tcPr>
          <w:p w14:paraId="023B512E" w14:textId="77777777" w:rsidR="00FB5AEF" w:rsidRDefault="00FB5AEF" w:rsidP="00A4208C">
            <w:pPr>
              <w:spacing w:after="0"/>
              <w:rPr>
                <w:sz w:val="16"/>
                <w:szCs w:val="16"/>
              </w:rPr>
            </w:pPr>
            <w:r>
              <w:rPr>
                <w:sz w:val="16"/>
                <w:szCs w:val="16"/>
              </w:rPr>
              <w:t>Very limited fraction of UEs can support 4096QAM</w:t>
            </w:r>
          </w:p>
        </w:tc>
        <w:tc>
          <w:tcPr>
            <w:tcW w:w="0" w:type="auto"/>
          </w:tcPr>
          <w:p w14:paraId="38A5FA53" w14:textId="197FE5D1" w:rsidR="00FB5AEF" w:rsidRDefault="00FB5AEF" w:rsidP="00A4208C">
            <w:pPr>
              <w:spacing w:after="0"/>
              <w:rPr>
                <w:sz w:val="16"/>
                <w:szCs w:val="16"/>
              </w:rPr>
            </w:pPr>
            <w:r>
              <w:rPr>
                <w:sz w:val="16"/>
                <w:szCs w:val="16"/>
              </w:rPr>
              <w:t>Marginal system gains expected; OPPO does not support DL 4096QAM (</w:t>
            </w:r>
            <w:hyperlink r:id="rId796" w:history="1">
              <w:r w:rsidR="00C62C50">
                <w:rPr>
                  <w:rStyle w:val="Hyperlink"/>
                  <w:sz w:val="16"/>
                  <w:szCs w:val="16"/>
                </w:rPr>
                <w:t>R1-2605910</w:t>
              </w:r>
            </w:hyperlink>
            <w:r>
              <w:rPr>
                <w:sz w:val="16"/>
                <w:szCs w:val="16"/>
              </w:rPr>
              <w:t>)</w:t>
            </w:r>
          </w:p>
        </w:tc>
      </w:tr>
    </w:tbl>
    <w:p w14:paraId="3AF12C6B" w14:textId="77777777" w:rsidR="00FB5AEF" w:rsidRDefault="00FB5AEF" w:rsidP="00FB5AEF"/>
    <w:p w14:paraId="5141E06F" w14:textId="77777777" w:rsidR="00FB5AEF" w:rsidRDefault="00FB5AEF" w:rsidP="00FB5AEF"/>
    <w:p w14:paraId="674BDAD0" w14:textId="22C75B04" w:rsidR="00FB5AEF" w:rsidRPr="008F2A8A" w:rsidRDefault="00C62C50" w:rsidP="00FB5AEF">
      <w:pPr>
        <w:ind w:left="1440" w:hanging="1440"/>
        <w:rPr>
          <w:rFonts w:eastAsiaTheme="minorEastAsia"/>
          <w:b/>
          <w:bCs/>
          <w:lang w:eastAsia="zh-CN"/>
        </w:rPr>
      </w:pPr>
      <w:hyperlink r:id="rId797" w:history="1">
        <w:r w:rsidRPr="008F2A8A">
          <w:rPr>
            <w:rStyle w:val="Hyperlink"/>
            <w:rFonts w:eastAsiaTheme="minorEastAsia"/>
            <w:b/>
            <w:bCs/>
            <w:lang w:eastAsia="zh-CN"/>
          </w:rPr>
          <w:t>R1-2606883</w:t>
        </w:r>
      </w:hyperlink>
      <w:r w:rsidR="00FB5AEF" w:rsidRPr="008F2A8A">
        <w:rPr>
          <w:rFonts w:eastAsiaTheme="minorEastAsia"/>
          <w:b/>
          <w:bCs/>
          <w:lang w:eastAsia="zh-CN"/>
        </w:rPr>
        <w:tab/>
        <w:t>FL summary #5 on AI 10.3.2 modulation, joint channel coding and modulation, Moderator (Qualcomm)</w:t>
      </w:r>
      <w:r w:rsidR="00FB5AEF" w:rsidRPr="008F2A8A">
        <w:rPr>
          <w:rFonts w:eastAsiaTheme="minorEastAsia"/>
          <w:b/>
          <w:bCs/>
          <w:lang w:eastAsia="zh-CN"/>
        </w:rPr>
        <w:tab/>
        <w:t>Qualcomm Incorporated</w:t>
      </w:r>
    </w:p>
    <w:p w14:paraId="64164B41" w14:textId="77777777" w:rsidR="00FB5AEF" w:rsidRDefault="00FB5AEF" w:rsidP="00FB5AEF">
      <w:pPr>
        <w:pStyle w:val="3GPPNormalText"/>
        <w:rPr>
          <w:b/>
          <w:bCs/>
          <w:sz w:val="20"/>
          <w:szCs w:val="22"/>
          <w:lang w:val="en-GB"/>
        </w:rPr>
      </w:pPr>
    </w:p>
    <w:p w14:paraId="4651F9D2" w14:textId="77777777" w:rsidR="00FB5AEF" w:rsidRDefault="00FB5AEF" w:rsidP="00FB5AEF">
      <w:pPr>
        <w:pStyle w:val="3GPPNormalText"/>
        <w:rPr>
          <w:b/>
          <w:bCs/>
          <w:sz w:val="20"/>
          <w:szCs w:val="22"/>
          <w:lang w:val="en-GB"/>
        </w:rPr>
      </w:pPr>
    </w:p>
    <w:p w14:paraId="51E9B4C5" w14:textId="77777777" w:rsidR="00FB5AEF" w:rsidRDefault="00FB5AEF" w:rsidP="00FB5AEF">
      <w:pPr>
        <w:pStyle w:val="3GPPNormalText"/>
        <w:rPr>
          <w:b/>
          <w:bCs/>
          <w:sz w:val="20"/>
          <w:szCs w:val="22"/>
          <w:lang w:val="en-GB"/>
        </w:rPr>
      </w:pPr>
      <w:r w:rsidRPr="002F561E">
        <w:rPr>
          <w:b/>
          <w:bCs/>
          <w:sz w:val="20"/>
          <w:szCs w:val="22"/>
          <w:lang w:val="en-GB"/>
        </w:rPr>
        <w:t>Conclusion:</w:t>
      </w:r>
    </w:p>
    <w:p w14:paraId="0DC8CE59" w14:textId="77777777" w:rsidR="00FB5AEF" w:rsidRPr="008F2A8A" w:rsidRDefault="00FB5AEF" w:rsidP="00FB5AEF">
      <w:pPr>
        <w:pStyle w:val="3GPPNormalText"/>
        <w:rPr>
          <w:sz w:val="20"/>
          <w:szCs w:val="22"/>
          <w:lang w:val="en-GB"/>
        </w:rPr>
      </w:pPr>
      <w:r w:rsidRPr="008F2A8A">
        <w:rPr>
          <w:sz w:val="20"/>
          <w:szCs w:val="22"/>
          <w:lang w:val="en-GB"/>
        </w:rPr>
        <w:t>With respect to RANP task to RAN1 (copied below) to conclude the support for constellation shaping in RAN1:</w:t>
      </w:r>
    </w:p>
    <w:tbl>
      <w:tblPr>
        <w:tblStyle w:val="TableGrid"/>
        <w:tblW w:w="0" w:type="auto"/>
        <w:tblLook w:val="04A0" w:firstRow="1" w:lastRow="0" w:firstColumn="1" w:lastColumn="0" w:noHBand="0" w:noVBand="1"/>
      </w:tblPr>
      <w:tblGrid>
        <w:gridCol w:w="9631"/>
      </w:tblGrid>
      <w:tr w:rsidR="00FB5AEF" w14:paraId="2146C315" w14:textId="77777777" w:rsidTr="00A4208C">
        <w:tc>
          <w:tcPr>
            <w:tcW w:w="9631" w:type="dxa"/>
          </w:tcPr>
          <w:p w14:paraId="6BA0EB92" w14:textId="77777777" w:rsidR="00FB5AEF" w:rsidRPr="008603C3" w:rsidRDefault="00FB5AEF" w:rsidP="00A4208C">
            <w:pPr>
              <w:pStyle w:val="BodyText"/>
              <w:rPr>
                <w:b/>
                <w:bCs/>
              </w:rPr>
            </w:pPr>
            <w:r w:rsidRPr="008603C3">
              <w:rPr>
                <w:b/>
                <w:bCs/>
              </w:rPr>
              <w:lastRenderedPageBreak/>
              <w:t>Conclusion (RAN#112)</w:t>
            </w:r>
          </w:p>
          <w:p w14:paraId="177A2592" w14:textId="77777777" w:rsidR="00FB5AEF" w:rsidRPr="009F0DB5" w:rsidRDefault="00FB5AEF" w:rsidP="00A4208C">
            <w:pPr>
              <w:pStyle w:val="BodyText"/>
            </w:pPr>
            <w:r w:rsidRPr="009F0DB5">
              <w:t>RAN1 to continue the study on GS (i.e. 1D-NUC) and PS (ESS based PS and ECC based PS in Q3/26</w:t>
            </w:r>
          </w:p>
          <w:p w14:paraId="44000A4F" w14:textId="77777777" w:rsidR="00FB5AEF" w:rsidRDefault="00FB5AEF">
            <w:pPr>
              <w:pStyle w:val="BodyText"/>
              <w:numPr>
                <w:ilvl w:val="0"/>
                <w:numId w:val="150"/>
              </w:numPr>
              <w:overflowPunct w:val="0"/>
              <w:autoSpaceDE w:val="0"/>
              <w:autoSpaceDN w:val="0"/>
              <w:adjustRightInd w:val="0"/>
              <w:spacing w:after="0"/>
              <w:jc w:val="left"/>
              <w:textAlignment w:val="baseline"/>
            </w:pPr>
            <w:r w:rsidRPr="009F0DB5">
              <w:t>decide by Q3 whether or not to support constellation shaping and if supported, between PS (including whether it is 1-bit or 2-bits PS scheme) and GS</w:t>
            </w:r>
          </w:p>
          <w:p w14:paraId="50986259" w14:textId="77777777" w:rsidR="00FB5AEF" w:rsidRDefault="00FB5AEF">
            <w:pPr>
              <w:pStyle w:val="BodyText"/>
              <w:numPr>
                <w:ilvl w:val="0"/>
                <w:numId w:val="150"/>
              </w:numPr>
              <w:overflowPunct w:val="0"/>
              <w:autoSpaceDE w:val="0"/>
              <w:autoSpaceDN w:val="0"/>
              <w:adjustRightInd w:val="0"/>
              <w:spacing w:after="0"/>
              <w:jc w:val="left"/>
              <w:textAlignment w:val="baseline"/>
            </w:pPr>
            <w:r w:rsidRPr="009F0DB5">
              <w:t>support of different constellation shaping schemes for DL and UL is precluded (e.g. PS for DL, GS for UL)</w:t>
            </w:r>
          </w:p>
          <w:p w14:paraId="0101CE85" w14:textId="77777777" w:rsidR="00FB5AEF" w:rsidRPr="009F0DB5" w:rsidRDefault="00FB5AEF">
            <w:pPr>
              <w:pStyle w:val="BodyText"/>
              <w:numPr>
                <w:ilvl w:val="0"/>
                <w:numId w:val="150"/>
              </w:numPr>
              <w:overflowPunct w:val="0"/>
              <w:autoSpaceDE w:val="0"/>
              <w:autoSpaceDN w:val="0"/>
              <w:adjustRightInd w:val="0"/>
              <w:spacing w:after="0"/>
              <w:jc w:val="left"/>
              <w:textAlignment w:val="baseline"/>
            </w:pPr>
            <w:r w:rsidRPr="009F0DB5">
              <w:t>If there is no consensus on the support of constellation shaping in Q3/26 the study on constellation shaping will be stopped</w:t>
            </w:r>
          </w:p>
          <w:p w14:paraId="3D5C8428" w14:textId="77777777" w:rsidR="00FB5AEF" w:rsidRDefault="00FB5AEF" w:rsidP="00A4208C">
            <w:pPr>
              <w:pStyle w:val="BodyText"/>
            </w:pPr>
          </w:p>
        </w:tc>
      </w:tr>
    </w:tbl>
    <w:p w14:paraId="32B6C5AF" w14:textId="77777777" w:rsidR="00FB5AEF" w:rsidRPr="007A5DAA" w:rsidRDefault="00FB5AEF" w:rsidP="00FB5AEF">
      <w:pPr>
        <w:pStyle w:val="BodyText"/>
      </w:pPr>
      <w:r w:rsidRPr="007A5DAA">
        <w:t>RAN1 concludes the following:</w:t>
      </w:r>
    </w:p>
    <w:p w14:paraId="28CAA83C" w14:textId="77777777" w:rsidR="00FB5AEF" w:rsidRPr="007A5DAA" w:rsidRDefault="00FB5AEF">
      <w:pPr>
        <w:pStyle w:val="BodyText"/>
        <w:numPr>
          <w:ilvl w:val="0"/>
          <w:numId w:val="152"/>
        </w:numPr>
      </w:pPr>
      <w:r w:rsidRPr="007A5DAA">
        <w:t>There is no consensus in RAN1 to support any constellation shaping schemes for either DL or UL.</w:t>
      </w:r>
    </w:p>
    <w:p w14:paraId="01A4E197" w14:textId="71A2731D" w:rsidR="00FB5AEF" w:rsidRPr="007A5DAA" w:rsidRDefault="00FB5AEF">
      <w:pPr>
        <w:pStyle w:val="BodyText"/>
        <w:numPr>
          <w:ilvl w:val="0"/>
          <w:numId w:val="152"/>
        </w:numPr>
      </w:pPr>
      <w:r w:rsidRPr="007A5DAA">
        <w:t xml:space="preserve">Summary of companies’ preferences is in </w:t>
      </w:r>
      <w:hyperlink r:id="rId798" w:history="1">
        <w:r w:rsidR="00C62C50">
          <w:rPr>
            <w:rStyle w:val="Hyperlink"/>
          </w:rPr>
          <w:t>R1-2606762</w:t>
        </w:r>
      </w:hyperlink>
      <w:r w:rsidRPr="007A5DAA">
        <w:t>.</w:t>
      </w:r>
    </w:p>
    <w:p w14:paraId="2D6EFE87" w14:textId="77777777" w:rsidR="00FB5AEF" w:rsidRPr="007A5DAA" w:rsidRDefault="00FB5AEF">
      <w:pPr>
        <w:pStyle w:val="BodyText"/>
        <w:numPr>
          <w:ilvl w:val="1"/>
          <w:numId w:val="152"/>
        </w:numPr>
      </w:pPr>
      <w:r w:rsidRPr="007A5DAA">
        <w:t xml:space="preserve">Some proponents of some constellation shaping schemes stated that they would agree to withdraw that scheme. </w:t>
      </w:r>
    </w:p>
    <w:p w14:paraId="16273C04" w14:textId="77777777" w:rsidR="00FB5AEF" w:rsidRDefault="00FB5AEF" w:rsidP="00FB5AEF">
      <w:pPr>
        <w:pStyle w:val="3GPPNormalText"/>
        <w:rPr>
          <w:rFonts w:eastAsiaTheme="minorEastAsia"/>
          <w:b/>
          <w:bCs/>
          <w:sz w:val="20"/>
          <w:szCs w:val="22"/>
          <w:lang w:val="en-GB" w:eastAsia="zh-CN"/>
        </w:rPr>
      </w:pPr>
    </w:p>
    <w:p w14:paraId="7A36228E" w14:textId="77777777" w:rsidR="00FB5AEF" w:rsidRDefault="00FB5AEF" w:rsidP="00FB5AEF">
      <w:pPr>
        <w:pStyle w:val="3GPPNormalText"/>
        <w:rPr>
          <w:rFonts w:eastAsiaTheme="minorEastAsia"/>
          <w:b/>
          <w:bCs/>
          <w:sz w:val="20"/>
          <w:szCs w:val="22"/>
          <w:lang w:val="en-GB" w:eastAsia="zh-CN"/>
        </w:rPr>
      </w:pPr>
    </w:p>
    <w:p w14:paraId="09D89385" w14:textId="77777777" w:rsidR="00FB5AEF" w:rsidRDefault="00FB5AEF" w:rsidP="00FB5AEF">
      <w:pPr>
        <w:pStyle w:val="3GPPNormalText"/>
        <w:rPr>
          <w:rFonts w:eastAsiaTheme="minorEastAsia"/>
          <w:b/>
          <w:bCs/>
          <w:sz w:val="20"/>
          <w:szCs w:val="22"/>
          <w:lang w:val="en-GB" w:eastAsia="zh-CN"/>
        </w:rPr>
      </w:pPr>
    </w:p>
    <w:p w14:paraId="549FFCCD" w14:textId="77777777" w:rsidR="00FB5AEF" w:rsidRDefault="00FB5AEF" w:rsidP="00FB5AEF">
      <w:pPr>
        <w:pStyle w:val="3GPPNormalText"/>
        <w:rPr>
          <w:rFonts w:eastAsiaTheme="minorEastAsia"/>
          <w:b/>
          <w:bCs/>
          <w:sz w:val="20"/>
          <w:szCs w:val="22"/>
          <w:lang w:val="en-GB" w:eastAsia="zh-CN"/>
        </w:rPr>
      </w:pPr>
    </w:p>
    <w:p w14:paraId="18B23A1D" w14:textId="77777777" w:rsidR="00FB5AEF" w:rsidRDefault="00FB5AEF" w:rsidP="00FB5AEF">
      <w:pPr>
        <w:pStyle w:val="3GPPNormalText"/>
        <w:rPr>
          <w:b/>
          <w:bCs/>
          <w:sz w:val="20"/>
          <w:szCs w:val="22"/>
          <w:lang w:val="en-GB"/>
        </w:rPr>
      </w:pPr>
      <w:r w:rsidRPr="00115B83">
        <w:rPr>
          <w:b/>
          <w:bCs/>
          <w:sz w:val="20"/>
          <w:szCs w:val="22"/>
          <w:lang w:val="en-GB"/>
        </w:rPr>
        <w:t>Conclusion:</w:t>
      </w:r>
    </w:p>
    <w:p w14:paraId="086C24C2" w14:textId="77777777" w:rsidR="00FB5AEF" w:rsidRDefault="00FB5AEF" w:rsidP="00FB5AEF">
      <w:pPr>
        <w:pStyle w:val="3GPPNormalText"/>
        <w:rPr>
          <w:b/>
          <w:bCs/>
          <w:sz w:val="20"/>
          <w:szCs w:val="22"/>
          <w:lang w:val="en-GB"/>
        </w:rPr>
      </w:pPr>
      <w:r>
        <w:rPr>
          <w:b/>
          <w:bCs/>
          <w:sz w:val="20"/>
          <w:szCs w:val="22"/>
          <w:lang w:val="en-GB"/>
        </w:rPr>
        <w:t>With respect to RANP guidance to RAN1 (copied below) for support of higher order modulation:</w:t>
      </w:r>
    </w:p>
    <w:tbl>
      <w:tblPr>
        <w:tblStyle w:val="TableGrid"/>
        <w:tblW w:w="0" w:type="auto"/>
        <w:tblLook w:val="04A0" w:firstRow="1" w:lastRow="0" w:firstColumn="1" w:lastColumn="0" w:noHBand="0" w:noVBand="1"/>
      </w:tblPr>
      <w:tblGrid>
        <w:gridCol w:w="9631"/>
      </w:tblGrid>
      <w:tr w:rsidR="00FB5AEF" w:rsidRPr="00335509" w14:paraId="01095BE9" w14:textId="77777777" w:rsidTr="00A4208C">
        <w:tc>
          <w:tcPr>
            <w:tcW w:w="9631" w:type="dxa"/>
          </w:tcPr>
          <w:p w14:paraId="37CADF20" w14:textId="77777777" w:rsidR="00FB5AEF" w:rsidRPr="00335509" w:rsidRDefault="00FB5AEF" w:rsidP="00A4208C">
            <w:pPr>
              <w:pStyle w:val="3GPPNormalText"/>
              <w:rPr>
                <w:sz w:val="20"/>
                <w:szCs w:val="22"/>
                <w:lang w:val="en-GB"/>
              </w:rPr>
            </w:pPr>
            <w:r w:rsidRPr="00335509">
              <w:rPr>
                <w:sz w:val="20"/>
                <w:szCs w:val="22"/>
                <w:lang w:val="en-GB"/>
              </w:rPr>
              <w:t>RAN Chair guidance (RAN#112)</w:t>
            </w:r>
          </w:p>
          <w:p w14:paraId="7CDE8E63" w14:textId="77777777" w:rsidR="00FB5AEF" w:rsidRPr="00335509" w:rsidRDefault="00FB5AEF" w:rsidP="00A4208C">
            <w:pPr>
              <w:pStyle w:val="3GPPNormalText"/>
              <w:rPr>
                <w:sz w:val="20"/>
                <w:szCs w:val="22"/>
                <w:lang w:val="en-GB"/>
              </w:rPr>
            </w:pPr>
            <w:r w:rsidRPr="00335509">
              <w:rPr>
                <w:sz w:val="20"/>
                <w:szCs w:val="22"/>
                <w:lang w:val="en-GB"/>
              </w:rPr>
              <w:t>For 1K QAM on UL and 4K QAM on DL: RAN1/RAN4 to continue study and make decision in Q3/26.</w:t>
            </w:r>
          </w:p>
        </w:tc>
      </w:tr>
    </w:tbl>
    <w:p w14:paraId="5F17BB81" w14:textId="77777777" w:rsidR="00FB5AEF" w:rsidRDefault="00FB5AEF" w:rsidP="00FB5AEF">
      <w:r>
        <w:t xml:space="preserve">From RAN1 perspective, for DL 4K QAM, and UL 1K QAM in 6GR, if supported, is restricted to FWA use case only and not for </w:t>
      </w:r>
      <w:proofErr w:type="spellStart"/>
      <w:r>
        <w:t>eMBB</w:t>
      </w:r>
      <w:proofErr w:type="spellEnd"/>
      <w:r>
        <w:t xml:space="preserve"> use case</w:t>
      </w:r>
    </w:p>
    <w:p w14:paraId="2C81371B" w14:textId="77777777" w:rsidR="00FB5AEF" w:rsidRDefault="00FB5AEF">
      <w:pPr>
        <w:pStyle w:val="ListParagraph"/>
        <w:numPr>
          <w:ilvl w:val="0"/>
          <w:numId w:val="153"/>
        </w:numPr>
        <w:spacing w:after="0"/>
      </w:pPr>
      <w:r>
        <w:t>The restriction to FWA use case shall be enforced in the spec</w:t>
      </w:r>
    </w:p>
    <w:p w14:paraId="742BD3AF" w14:textId="77777777" w:rsidR="00FB5AEF" w:rsidRDefault="00FB5AEF">
      <w:pPr>
        <w:pStyle w:val="ListParagraph"/>
        <w:numPr>
          <w:ilvl w:val="1"/>
          <w:numId w:val="153"/>
        </w:numPr>
        <w:spacing w:after="0"/>
      </w:pPr>
      <w:r>
        <w:t>FFS: How to reflect this restriction in the spec</w:t>
      </w:r>
    </w:p>
    <w:p w14:paraId="5064C859" w14:textId="77777777" w:rsidR="00FB5AEF" w:rsidRDefault="00FB5AEF">
      <w:pPr>
        <w:pStyle w:val="ListParagraph"/>
        <w:numPr>
          <w:ilvl w:val="1"/>
          <w:numId w:val="153"/>
        </w:numPr>
        <w:spacing w:after="0"/>
      </w:pPr>
      <w:r>
        <w:t>Other restrictions on DL 4K QAM and UL 1K QAM can be identified</w:t>
      </w:r>
    </w:p>
    <w:p w14:paraId="4566EE33" w14:textId="3C5B6C37" w:rsidR="00FB5AEF" w:rsidRDefault="00FB5AEF" w:rsidP="00FB5AEF">
      <w:r>
        <w:t xml:space="preserve">Multiple sources performed SLS to evaluate DL 4K QAM and UL 1K QAM under agreed evaluation methodology for FWA use case. The detailed assumptions and results are captured in the tables provided in </w:t>
      </w:r>
      <w:hyperlink r:id="rId799" w:history="1">
        <w:r w:rsidR="00C62C50">
          <w:rPr>
            <w:rStyle w:val="Hyperlink"/>
          </w:rPr>
          <w:t>R1-2606762</w:t>
        </w:r>
      </w:hyperlink>
      <w:r>
        <w:t>.</w:t>
      </w:r>
    </w:p>
    <w:p w14:paraId="18CCFBA3" w14:textId="77777777" w:rsidR="00FB5AEF" w:rsidRPr="00387150" w:rsidRDefault="00FB5AEF" w:rsidP="00FB5AEF">
      <w:pPr>
        <w:rPr>
          <w:strike/>
          <w:color w:val="FF0000"/>
        </w:rPr>
      </w:pPr>
      <w:r>
        <w:t xml:space="preserve">From RAN1 perspective, </w:t>
      </w:r>
    </w:p>
    <w:p w14:paraId="0ADE5F47" w14:textId="77777777" w:rsidR="00FB5AEF" w:rsidRPr="00607360" w:rsidRDefault="00FB5AEF">
      <w:pPr>
        <w:pStyle w:val="ListParagraph"/>
        <w:numPr>
          <w:ilvl w:val="0"/>
          <w:numId w:val="154"/>
        </w:numPr>
        <w:spacing w:after="0"/>
        <w:rPr>
          <w:rFonts w:eastAsiaTheme="minorEastAsia"/>
          <w:lang w:val="en-US" w:eastAsia="zh-CN"/>
        </w:rPr>
      </w:pPr>
      <w:r w:rsidRPr="00607360">
        <w:rPr>
          <w:lang w:val="en-US"/>
        </w:rPr>
        <w:t xml:space="preserve">RAN1 recommends to adopt 1k QAM for UL. </w:t>
      </w:r>
    </w:p>
    <w:p w14:paraId="0FF9F013" w14:textId="77777777" w:rsidR="00FB5AEF" w:rsidRPr="00607360" w:rsidRDefault="00FB5AEF">
      <w:pPr>
        <w:pStyle w:val="ListParagraph"/>
        <w:numPr>
          <w:ilvl w:val="0"/>
          <w:numId w:val="154"/>
        </w:numPr>
        <w:spacing w:after="0"/>
        <w:rPr>
          <w:lang w:val="en-US"/>
        </w:rPr>
      </w:pPr>
      <w:r w:rsidRPr="00607360">
        <w:rPr>
          <w:lang w:val="en-US"/>
        </w:rPr>
        <w:t>No consensus in RAN1 to recommend adopting 4K QAM for DL</w:t>
      </w:r>
    </w:p>
    <w:p w14:paraId="027BD51C" w14:textId="77777777" w:rsidR="00FB5AEF" w:rsidRPr="00607360" w:rsidRDefault="00FB5AEF" w:rsidP="00FB5AEF">
      <w:pPr>
        <w:pStyle w:val="3GPPNormalText"/>
        <w:rPr>
          <w:rFonts w:eastAsiaTheme="minorEastAsia"/>
          <w:b/>
          <w:bCs/>
          <w:sz w:val="20"/>
          <w:szCs w:val="22"/>
          <w:lang w:val="en-GB" w:eastAsia="zh-CN"/>
        </w:rPr>
      </w:pPr>
    </w:p>
    <w:p w14:paraId="5A18A8A6" w14:textId="77777777" w:rsidR="00FB5AEF" w:rsidRPr="00FB5AEF" w:rsidRDefault="00FB5AEF" w:rsidP="00FB5AEF">
      <w:pPr>
        <w:rPr>
          <w:lang w:val="en-US"/>
        </w:rPr>
      </w:pPr>
    </w:p>
    <w:p w14:paraId="62533DB6" w14:textId="182AE20D" w:rsidR="00CC6C13" w:rsidRDefault="00CC6C13" w:rsidP="00CC6C13">
      <w:pPr>
        <w:pStyle w:val="Heading2"/>
      </w:pPr>
      <w:bookmarkStart w:id="171" w:name="_Toc239313238"/>
      <w:r>
        <w:t>Multiple carrier operation</w:t>
      </w:r>
      <w:bookmarkEnd w:id="171"/>
    </w:p>
    <w:p w14:paraId="5C903633" w14:textId="0FF1DB5E" w:rsidR="00CC6C13" w:rsidRPr="00CC6C13" w:rsidRDefault="00CC6C13" w:rsidP="00CC6C13">
      <w:r w:rsidRPr="00D65603">
        <w:rPr>
          <w:rFonts w:eastAsia="DengXian" w:hint="eastAsia"/>
          <w:i/>
          <w:iCs/>
          <w:lang w:eastAsia="zh-CN"/>
        </w:rPr>
        <w:t xml:space="preserve">Note 1:   Including proposals for spectrum utilization in idle mode and connected mode, Gothia cell/CA, as well as bandwidth </w:t>
      </w:r>
      <w:r w:rsidRPr="00D65603">
        <w:rPr>
          <w:rFonts w:eastAsia="DengXian"/>
          <w:i/>
          <w:iCs/>
          <w:lang w:eastAsia="zh-CN"/>
        </w:rPr>
        <w:t>operation</w:t>
      </w:r>
      <w:r w:rsidRPr="00D65603">
        <w:rPr>
          <w:rFonts w:eastAsia="DengXian" w:hint="eastAsia"/>
          <w:i/>
          <w:iCs/>
          <w:lang w:eastAsia="zh-CN"/>
        </w:rPr>
        <w:t xml:space="preserve"> in connected mode, etc</w:t>
      </w:r>
      <w:r>
        <w:rPr>
          <w:rFonts w:eastAsia="DengXian"/>
          <w:i/>
          <w:iCs/>
          <w:lang w:eastAsia="zh-CN"/>
        </w:rPr>
        <w:t>.</w:t>
      </w:r>
    </w:p>
    <w:p w14:paraId="189A46FB" w14:textId="77688738" w:rsidR="00CC6C13" w:rsidRDefault="00CC6C13" w:rsidP="0013532B">
      <w:pPr>
        <w:pStyle w:val="Heading3"/>
      </w:pPr>
      <w:bookmarkStart w:id="172" w:name="_Toc239313239"/>
      <w:r>
        <w:t>Operation in idle mode</w:t>
      </w:r>
      <w:bookmarkEnd w:id="172"/>
    </w:p>
    <w:p w14:paraId="47E50FC6" w14:textId="77777777" w:rsidR="00CC6C13" w:rsidRPr="008F2A8A" w:rsidRDefault="00CC6C13" w:rsidP="00CC6C13">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-R20-6GR-</w:t>
      </w:r>
      <w:r w:rsidRPr="008F2A8A">
        <w:rPr>
          <w:rFonts w:eastAsia="DengXian" w:hint="eastAsia"/>
          <w:lang w:val="en-US" w:eastAsia="zh-CN"/>
        </w:rPr>
        <w:t>MC-Operation in idle mode</w:t>
      </w:r>
      <w:r w:rsidRPr="008F2A8A">
        <w:rPr>
          <w:rFonts w:eastAsia="DengXian"/>
          <w:lang w:val="en-US" w:eastAsia="zh-CN"/>
        </w:rPr>
        <w:t>] Email discussion on Rel-20 6GR-</w:t>
      </w:r>
      <w:r w:rsidRPr="008F2A8A">
        <w:rPr>
          <w:rFonts w:eastAsia="DengXian" w:hint="eastAsia"/>
          <w:lang w:val="en-US" w:eastAsia="zh-CN"/>
        </w:rPr>
        <w:t>MC-Operation in idle mode</w:t>
      </w:r>
      <w:r w:rsidRPr="008F2A8A">
        <w:rPr>
          <w:rFonts w:eastAsia="DengXian"/>
          <w:lang w:val="en-US" w:eastAsia="zh-CN"/>
        </w:rPr>
        <w:t xml:space="preserve"> –</w:t>
      </w:r>
      <w:r w:rsidRPr="008F2A8A">
        <w:rPr>
          <w:rFonts w:eastAsia="DengXian" w:hint="eastAsia"/>
          <w:lang w:val="en-US" w:eastAsia="zh-CN"/>
        </w:rPr>
        <w:t>Yanping</w:t>
      </w:r>
      <w:r w:rsidRPr="008F2A8A">
        <w:rPr>
          <w:rFonts w:eastAsia="DengXian"/>
          <w:lang w:val="en-US" w:eastAsia="zh-CN"/>
        </w:rPr>
        <w:t xml:space="preserve"> (</w:t>
      </w:r>
      <w:r w:rsidRPr="008F2A8A">
        <w:rPr>
          <w:rFonts w:eastAsia="DengXian" w:hint="eastAsia"/>
          <w:lang w:val="en-US" w:eastAsia="zh-CN"/>
        </w:rPr>
        <w:t>Xiaomi</w:t>
      </w:r>
      <w:r w:rsidRPr="008F2A8A">
        <w:rPr>
          <w:rFonts w:eastAsia="DengXian"/>
          <w:lang w:val="en-US" w:eastAsia="zh-CN"/>
        </w:rPr>
        <w:t>)</w:t>
      </w:r>
    </w:p>
    <w:p w14:paraId="399AF1CD" w14:textId="77777777" w:rsidR="00CC6C13" w:rsidRPr="008F2A8A" w:rsidRDefault="00CC6C13">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083B1B45" w14:textId="77777777" w:rsidR="00CC6C13" w:rsidRDefault="00CC6C13" w:rsidP="00CC6C13">
      <w:pPr>
        <w:rPr>
          <w:rFonts w:eastAsiaTheme="minorEastAsia"/>
          <w:lang w:val="en-US" w:eastAsia="zh-CN"/>
        </w:rPr>
      </w:pPr>
    </w:p>
    <w:p w14:paraId="5E91D8B7" w14:textId="77777777" w:rsidR="00CC6C13" w:rsidRPr="008F23A4" w:rsidRDefault="00CC6C13" w:rsidP="00CC6C13">
      <w:pPr>
        <w:rPr>
          <w:rFonts w:eastAsiaTheme="minorEastAsia"/>
          <w:lang w:eastAsia="zh-CN"/>
        </w:rPr>
      </w:pPr>
    </w:p>
    <w:p w14:paraId="1C33DC98" w14:textId="77777777" w:rsidR="00CC6C13" w:rsidRPr="008F2A8A" w:rsidRDefault="00CC6C13" w:rsidP="00CC6C13">
      <w:pPr>
        <w:rPr>
          <w:rFonts w:ascii="Times New Roman" w:eastAsiaTheme="minorEastAsia" w:hAnsi="Times New Roman"/>
          <w:lang w:eastAsia="zh-CN"/>
        </w:rPr>
      </w:pPr>
    </w:p>
    <w:p w14:paraId="0CA26D37" w14:textId="77777777" w:rsidR="00CC6C13" w:rsidRPr="008F2A8A" w:rsidRDefault="00CC6C13" w:rsidP="00CC6C13">
      <w:pPr>
        <w:rPr>
          <w:rFonts w:ascii="Times New Roman" w:eastAsiaTheme="minorEastAsia" w:hAnsi="Times New Roman"/>
          <w:b/>
          <w:bCs/>
          <w:highlight w:val="green"/>
          <w:lang w:eastAsia="zh-CN"/>
        </w:rPr>
      </w:pPr>
      <w:r w:rsidRPr="008F2A8A">
        <w:rPr>
          <w:rFonts w:ascii="Times New Roman" w:eastAsiaTheme="minorEastAsia" w:hAnsi="Times New Roman"/>
          <w:b/>
          <w:bCs/>
          <w:highlight w:val="green"/>
          <w:lang w:eastAsia="zh-CN"/>
        </w:rPr>
        <w:t>Agreement</w:t>
      </w:r>
    </w:p>
    <w:p w14:paraId="4E44A116" w14:textId="77777777" w:rsidR="00CC6C13" w:rsidRPr="008F2A8A" w:rsidRDefault="00CC6C13" w:rsidP="00CC6C13">
      <w:pPr>
        <w:rPr>
          <w:rFonts w:ascii="Times New Roman" w:hAnsi="Times New Roman"/>
        </w:rPr>
      </w:pPr>
      <w:r w:rsidRPr="008F2A8A">
        <w:rPr>
          <w:rFonts w:ascii="Times New Roman" w:hAnsi="Times New Roman"/>
        </w:rPr>
        <w:t xml:space="preserve">For further study of </w:t>
      </w:r>
      <w:r w:rsidRPr="008F2A8A">
        <w:rPr>
          <w:rFonts w:ascii="Times New Roman" w:eastAsiaTheme="minorEastAsia" w:hAnsi="Times New Roman"/>
          <w:lang w:eastAsia="zh-CN"/>
        </w:rPr>
        <w:t xml:space="preserve">initial access for </w:t>
      </w:r>
      <w:r w:rsidRPr="008F2A8A">
        <w:rPr>
          <w:rFonts w:ascii="Times New Roman" w:hAnsi="Times New Roman"/>
        </w:rPr>
        <w:t>idle mode multi-carrier operation, consider at least the following potential use cases:</w:t>
      </w:r>
    </w:p>
    <w:p w14:paraId="39E4951F"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t>UC-1: UL coverage enhancement / DL-UL coverage imbalance</w:t>
      </w:r>
    </w:p>
    <w:p w14:paraId="11398EB8"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t>UC-2: RACH capacity / offloading / load balancing</w:t>
      </w:r>
    </w:p>
    <w:p w14:paraId="6824F51E"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t>UC-3: Network energy saving / common-</w:t>
      </w:r>
      <w:proofErr w:type="spellStart"/>
      <w:r w:rsidRPr="008F2A8A">
        <w:t>signaling</w:t>
      </w:r>
      <w:proofErr w:type="spellEnd"/>
      <w:r w:rsidRPr="008F2A8A">
        <w:t xml:space="preserve"> reduction</w:t>
      </w:r>
    </w:p>
    <w:p w14:paraId="6CDC7CA7"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t>Other use cases are not precluded.</w:t>
      </w:r>
    </w:p>
    <w:p w14:paraId="61A6FD10"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lastRenderedPageBreak/>
        <w:t>For each identified use case, study whether and under which conditions multiple-carrier operation in idle mode provides additional benefit over existing mechanisms.</w:t>
      </w:r>
    </w:p>
    <w:p w14:paraId="5E474C51" w14:textId="77777777" w:rsidR="00CC6C13" w:rsidRPr="008F2A8A" w:rsidRDefault="00CC6C13" w:rsidP="00CC6C13">
      <w:pPr>
        <w:spacing w:after="60"/>
        <w:jc w:val="both"/>
        <w:rPr>
          <w:rFonts w:ascii="Times New Roman" w:eastAsiaTheme="minorEastAsia" w:hAnsi="Times New Roman"/>
          <w:color w:val="000000"/>
          <w:lang w:eastAsia="zh-CN"/>
        </w:rPr>
      </w:pPr>
    </w:p>
    <w:p w14:paraId="7047A2C7" w14:textId="77777777" w:rsidR="00CC6C13" w:rsidRPr="008F2A8A" w:rsidRDefault="00CC6C13" w:rsidP="00CC6C13">
      <w:pPr>
        <w:spacing w:after="60"/>
        <w:jc w:val="both"/>
        <w:rPr>
          <w:rFonts w:ascii="Times New Roman" w:eastAsiaTheme="minorEastAsia" w:hAnsi="Times New Roman"/>
          <w:b/>
          <w:bCs/>
          <w:highlight w:val="green"/>
          <w:lang w:eastAsia="zh-CN"/>
        </w:rPr>
      </w:pPr>
      <w:r w:rsidRPr="008F2A8A">
        <w:rPr>
          <w:rFonts w:ascii="Times New Roman" w:eastAsiaTheme="minorEastAsia" w:hAnsi="Times New Roman"/>
          <w:b/>
          <w:bCs/>
          <w:highlight w:val="green"/>
          <w:lang w:eastAsia="zh-CN"/>
        </w:rPr>
        <w:t>Agreement</w:t>
      </w:r>
    </w:p>
    <w:p w14:paraId="073CA6F4" w14:textId="77777777" w:rsidR="00CC6C13" w:rsidRPr="008F2A8A" w:rsidRDefault="00CC6C13" w:rsidP="00CC6C13">
      <w:pPr>
        <w:rPr>
          <w:rFonts w:ascii="Times New Roman" w:hAnsi="Times New Roman"/>
        </w:rPr>
      </w:pPr>
      <w:r w:rsidRPr="008F2A8A">
        <w:rPr>
          <w:rFonts w:ascii="Times New Roman" w:hAnsi="Times New Roman"/>
        </w:rPr>
        <w:t xml:space="preserve">For study of </w:t>
      </w:r>
      <w:r w:rsidRPr="008F2A8A">
        <w:rPr>
          <w:rFonts w:ascii="Times New Roman" w:eastAsia="DengXian" w:hAnsi="Times New Roman"/>
          <w:lang w:eastAsia="zh-CN"/>
        </w:rPr>
        <w:t xml:space="preserve">multiple carriers </w:t>
      </w:r>
      <w:r w:rsidRPr="008F2A8A">
        <w:rPr>
          <w:rFonts w:ascii="Times New Roman" w:eastAsia="DengXian" w:hAnsi="Times New Roman"/>
        </w:rPr>
        <w:t xml:space="preserve">where for initial access a UE can utilize resources for UL (Msg1, etc) or for both UL (Msg1, etc.) and DL (Msg2, etc.) in one carrier other than the carrier where the UE </w:t>
      </w:r>
      <w:bookmarkStart w:id="173" w:name="OLE_LINK29"/>
      <w:r w:rsidRPr="008F2A8A">
        <w:rPr>
          <w:rFonts w:ascii="Times New Roman" w:eastAsia="DengXian" w:hAnsi="Times New Roman"/>
        </w:rPr>
        <w:t>obtains the system information providing configuration</w:t>
      </w:r>
      <w:bookmarkEnd w:id="173"/>
      <w:r w:rsidRPr="008F2A8A">
        <w:rPr>
          <w:rFonts w:ascii="Times New Roman" w:eastAsia="DengXian" w:hAnsi="Times New Roman"/>
        </w:rPr>
        <w:t xml:space="preserve"> for those resources</w:t>
      </w:r>
      <w:r w:rsidRPr="008F2A8A">
        <w:rPr>
          <w:rFonts w:ascii="Times New Roman" w:hAnsi="Times New Roman"/>
        </w:rPr>
        <w:t>, consider the following potential scenarios for the set of candidate physical carriers for which resources are provided for initial access:</w:t>
      </w:r>
    </w:p>
    <w:p w14:paraId="3CDD9F74"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rPr>
      </w:pPr>
      <w:r w:rsidRPr="008F2A8A">
        <w:t>S1: 1 DL physical carrier + N UL physical carriers, where N &gt; 1</w:t>
      </w:r>
    </w:p>
    <w:p w14:paraId="1D3B038D"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rPr>
      </w:pPr>
      <w:r w:rsidRPr="008F2A8A">
        <w:t xml:space="preserve">S2: M DL physical carriers + 1 UL physical carrier, where M &gt; 1 </w:t>
      </w:r>
    </w:p>
    <w:p w14:paraId="7C040CF7"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rPr>
      </w:pPr>
      <w:r w:rsidRPr="008F2A8A">
        <w:t>S3: M DL physical carriers + N UL physical carriers, where M &gt; 1 and N &gt; 1</w:t>
      </w:r>
    </w:p>
    <w:p w14:paraId="42724A47" w14:textId="77777777" w:rsidR="00CC6C13" w:rsidRPr="008F2A8A" w:rsidRDefault="00CC6C13" w:rsidP="00CC6C13">
      <w:pPr>
        <w:spacing w:after="60"/>
        <w:rPr>
          <w:rFonts w:ascii="Times New Roman" w:hAnsi="Times New Roman"/>
        </w:rPr>
      </w:pPr>
      <w:r w:rsidRPr="008F2A8A">
        <w:rPr>
          <w:rFonts w:ascii="Times New Roman" w:hAnsi="Times New Roman"/>
        </w:rPr>
        <w:t xml:space="preserve">Note 1: The carrier </w:t>
      </w:r>
      <w:r w:rsidRPr="008F2A8A">
        <w:rPr>
          <w:rFonts w:ascii="Times New Roman" w:eastAsia="DengXian" w:hAnsi="Times New Roman"/>
        </w:rPr>
        <w:t>where the UE obtains the system information and other candidate physical carrier(s) are counted above.</w:t>
      </w:r>
    </w:p>
    <w:p w14:paraId="35986B06" w14:textId="77777777" w:rsidR="00CC6C13" w:rsidRPr="008F2A8A" w:rsidRDefault="00CC6C13" w:rsidP="00CC6C13">
      <w:pPr>
        <w:spacing w:after="60"/>
        <w:rPr>
          <w:rFonts w:ascii="Times New Roman" w:hAnsi="Times New Roman"/>
          <w:i/>
          <w:iCs/>
        </w:rPr>
      </w:pPr>
      <w:r w:rsidRPr="008F2A8A">
        <w:rPr>
          <w:rFonts w:ascii="Times New Roman" w:hAnsi="Times New Roman"/>
        </w:rPr>
        <w:t>Note 2: For a given UE and a given initial access procedure, UE may use only a subset of the candidate physical carrier.</w:t>
      </w:r>
    </w:p>
    <w:p w14:paraId="334E87DE" w14:textId="77777777" w:rsidR="00CC6C13" w:rsidRPr="008F2A8A" w:rsidRDefault="00CC6C13" w:rsidP="00CC6C13">
      <w:pPr>
        <w:spacing w:after="60"/>
        <w:rPr>
          <w:rFonts w:ascii="Times New Roman" w:eastAsiaTheme="minorEastAsia" w:hAnsi="Times New Roman"/>
          <w:lang w:eastAsia="zh-CN"/>
        </w:rPr>
      </w:pPr>
      <w:r w:rsidRPr="008F2A8A">
        <w:rPr>
          <w:rFonts w:ascii="Times New Roman" w:eastAsiaTheme="minorEastAsia" w:hAnsi="Times New Roman"/>
          <w:lang w:eastAsia="zh-CN"/>
        </w:rPr>
        <w:t xml:space="preserve">Note 3: </w:t>
      </w:r>
      <w:r w:rsidRPr="008F2A8A">
        <w:rPr>
          <w:rFonts w:ascii="Times New Roman" w:hAnsi="Times New Roman"/>
        </w:rPr>
        <w:t>The inclusion of a scenario for study does not imply agreement to support it. The need and applicable use cases/deployment scenarios for each scenario are subject to further study.</w:t>
      </w:r>
    </w:p>
    <w:p w14:paraId="66BF1C73" w14:textId="77777777" w:rsidR="00CC6C13" w:rsidRPr="008F2A8A" w:rsidRDefault="00CC6C13" w:rsidP="00CC6C13">
      <w:pPr>
        <w:spacing w:after="60"/>
        <w:jc w:val="both"/>
        <w:rPr>
          <w:rFonts w:ascii="Times New Roman" w:hAnsi="Times New Roman"/>
          <w:i/>
          <w:iCs/>
          <w:color w:val="000000"/>
        </w:rPr>
      </w:pPr>
    </w:p>
    <w:p w14:paraId="4CB34896" w14:textId="77777777" w:rsidR="00CC6C13" w:rsidRPr="008F2A8A" w:rsidRDefault="00CC6C13" w:rsidP="00CC6C13">
      <w:pPr>
        <w:rPr>
          <w:rFonts w:ascii="Times New Roman" w:eastAsiaTheme="minorEastAsia" w:hAnsi="Times New Roman"/>
          <w:b/>
          <w:bCs/>
          <w:highlight w:val="green"/>
          <w:lang w:eastAsia="zh-CN"/>
        </w:rPr>
      </w:pPr>
      <w:r w:rsidRPr="008F2A8A">
        <w:rPr>
          <w:rFonts w:ascii="Times New Roman" w:eastAsiaTheme="minorEastAsia" w:hAnsi="Times New Roman"/>
          <w:b/>
          <w:bCs/>
          <w:highlight w:val="green"/>
          <w:lang w:eastAsia="zh-CN"/>
        </w:rPr>
        <w:t>Agreement</w:t>
      </w:r>
    </w:p>
    <w:p w14:paraId="14F4700C" w14:textId="77777777" w:rsidR="00CC6C13" w:rsidRPr="008F2A8A" w:rsidRDefault="00CC6C13" w:rsidP="00CC6C13">
      <w:pPr>
        <w:rPr>
          <w:rFonts w:ascii="Times New Roman" w:hAnsi="Times New Roman"/>
        </w:rPr>
      </w:pPr>
      <w:r w:rsidRPr="008F2A8A">
        <w:rPr>
          <w:rFonts w:ascii="Times New Roman" w:hAnsi="Times New Roman"/>
        </w:rPr>
        <w:t xml:space="preserve">For study of </w:t>
      </w:r>
      <w:r w:rsidRPr="008F2A8A">
        <w:rPr>
          <w:rFonts w:ascii="Times New Roman" w:eastAsia="DengXian" w:hAnsi="Times New Roman"/>
          <w:lang w:eastAsia="zh-CN"/>
        </w:rPr>
        <w:t xml:space="preserve">multiple carriers </w:t>
      </w:r>
      <w:r w:rsidRPr="008F2A8A">
        <w:rPr>
          <w:rFonts w:ascii="Times New Roman" w:eastAsia="DengXian" w:hAnsi="Times New Roman"/>
        </w:rPr>
        <w:t>where for initial access a UE can utilize resources for UL (Msg1, etc) or for both UL (Msg1, etc.) and DL (Msg2, etc.) in one carrier other than the carrier where the UE obtains the system information providing configuration for those resources</w:t>
      </w:r>
      <w:r w:rsidRPr="008F2A8A">
        <w:rPr>
          <w:rFonts w:ascii="Times New Roman" w:hAnsi="Times New Roman"/>
        </w:rPr>
        <w:t>,</w:t>
      </w:r>
    </w:p>
    <w:p w14:paraId="007B2FC4"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t>As a baseline, a single selected physical carrier is used per link direction throughout</w:t>
      </w:r>
      <w:r w:rsidRPr="008F2A8A">
        <w:rPr>
          <w:rFonts w:eastAsiaTheme="minorEastAsia"/>
          <w:lang w:eastAsia="zh-CN"/>
        </w:rPr>
        <w:t xml:space="preserve"> an attempt of </w:t>
      </w:r>
      <w:r w:rsidRPr="008F2A8A">
        <w:t xml:space="preserve">an </w:t>
      </w:r>
      <w:r w:rsidRPr="008F2A8A">
        <w:rPr>
          <w:rFonts w:eastAsiaTheme="minorEastAsia"/>
          <w:lang w:eastAsia="zh-CN"/>
        </w:rPr>
        <w:t>RACH</w:t>
      </w:r>
      <w:r w:rsidRPr="008F2A8A">
        <w:t xml:space="preserve"> procedure.</w:t>
      </w:r>
    </w:p>
    <w:p w14:paraId="10E4168C" w14:textId="77777777" w:rsidR="00CC6C13" w:rsidRPr="008F2A8A" w:rsidRDefault="00CC6C13" w:rsidP="00CC6C13">
      <w:pPr>
        <w:spacing w:after="60"/>
        <w:jc w:val="both"/>
        <w:rPr>
          <w:rFonts w:ascii="Times New Roman" w:eastAsiaTheme="minorEastAsia" w:hAnsi="Times New Roman"/>
          <w:b/>
          <w:bCs/>
          <w:color w:val="000000"/>
          <w:highlight w:val="green"/>
          <w:lang w:eastAsia="zh-CN"/>
        </w:rPr>
      </w:pPr>
      <w:r w:rsidRPr="008F2A8A">
        <w:rPr>
          <w:rFonts w:ascii="Times New Roman" w:eastAsiaTheme="minorEastAsia" w:hAnsi="Times New Roman"/>
          <w:b/>
          <w:bCs/>
          <w:color w:val="000000"/>
          <w:highlight w:val="green"/>
          <w:lang w:eastAsia="zh-CN"/>
        </w:rPr>
        <w:t>Agreement</w:t>
      </w:r>
    </w:p>
    <w:p w14:paraId="1941B003" w14:textId="77777777" w:rsidR="00CC6C13" w:rsidRPr="008F2A8A" w:rsidRDefault="00CC6C13" w:rsidP="00CC6C13">
      <w:pPr>
        <w:rPr>
          <w:rFonts w:ascii="Times New Roman" w:hAnsi="Times New Roman"/>
        </w:rPr>
      </w:pPr>
      <w:r w:rsidRPr="008F2A8A">
        <w:rPr>
          <w:rFonts w:ascii="Times New Roman" w:hAnsi="Times New Roman"/>
        </w:rPr>
        <w:t xml:space="preserve">For further study of </w:t>
      </w:r>
      <w:r w:rsidRPr="008F2A8A">
        <w:rPr>
          <w:rFonts w:ascii="Times New Roman" w:eastAsia="DengXian" w:hAnsi="Times New Roman"/>
          <w:lang w:eastAsia="zh-CN"/>
        </w:rPr>
        <w:t xml:space="preserve">multiple carriers </w:t>
      </w:r>
      <w:r w:rsidRPr="008F2A8A">
        <w:rPr>
          <w:rFonts w:ascii="Times New Roman" w:eastAsia="DengXian" w:hAnsi="Times New Roman"/>
        </w:rPr>
        <w:t>where for initial access a UE can utilize resources for UL (Msg1, etc) or for both UL (Msg1, etc.) and DL (Msg2, etc.) in one carrier other than the carrier where the UE obtains the system information providing configuration for those resources</w:t>
      </w:r>
      <w:r w:rsidRPr="008F2A8A">
        <w:rPr>
          <w:rFonts w:ascii="Times New Roman" w:hAnsi="Times New Roman"/>
        </w:rPr>
        <w:t>, consider at least the following deployment conditions:</w:t>
      </w:r>
    </w:p>
    <w:p w14:paraId="080A1615"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rPr>
      </w:pPr>
      <w:r w:rsidRPr="008F2A8A">
        <w:t>D1: co-located carriers for which a common timing/frequency synchronization relationship can be assumed</w:t>
      </w:r>
    </w:p>
    <w:p w14:paraId="05FDDB31"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rPr>
      </w:pPr>
      <w:r w:rsidRPr="008F2A8A">
        <w:t xml:space="preserve">D2: co-located carriers for which a common timing/frequency synchronization relationship cannot be assumed </w:t>
      </w:r>
    </w:p>
    <w:p w14:paraId="76CEA16E"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rPr>
      </w:pPr>
      <w:r w:rsidRPr="008F2A8A">
        <w:t>D3: non-collocated carriers for which a common timing/frequency synchronization relationship cannot be assumed</w:t>
      </w:r>
    </w:p>
    <w:p w14:paraId="7013EB1D" w14:textId="77777777" w:rsidR="00CC6C13" w:rsidRPr="008F2A8A" w:rsidRDefault="00CC6C13">
      <w:pPr>
        <w:pStyle w:val="ListParagraph"/>
        <w:numPr>
          <w:ilvl w:val="1"/>
          <w:numId w:val="155"/>
        </w:numPr>
        <w:overflowPunct/>
        <w:autoSpaceDE/>
        <w:autoSpaceDN/>
        <w:adjustRightInd/>
        <w:spacing w:after="60"/>
        <w:contextualSpacing w:val="0"/>
        <w:jc w:val="both"/>
        <w:textAlignment w:val="auto"/>
        <w:rPr>
          <w:i/>
          <w:iCs/>
          <w:color w:val="000000"/>
        </w:rPr>
      </w:pPr>
      <w:r w:rsidRPr="008F2A8A">
        <w:t>Other relevant deployment assumptions, including carrier frequency relationship / band separation, numerology / duplexing configuration and UE RF/baseband capability, are considered as applicable.</w:t>
      </w:r>
    </w:p>
    <w:p w14:paraId="472F9A37" w14:textId="77777777" w:rsidR="00CC6C13" w:rsidRPr="008F2A8A" w:rsidRDefault="00CC6C13" w:rsidP="00CC6C13">
      <w:pPr>
        <w:spacing w:after="60"/>
        <w:jc w:val="both"/>
        <w:rPr>
          <w:rFonts w:ascii="Times New Roman" w:eastAsiaTheme="minorEastAsia" w:hAnsi="Times New Roman"/>
          <w:color w:val="000000"/>
          <w:lang w:eastAsia="zh-CN"/>
        </w:rPr>
      </w:pPr>
      <w:r w:rsidRPr="008F2A8A">
        <w:rPr>
          <w:rFonts w:ascii="Times New Roman" w:eastAsiaTheme="minorEastAsia" w:hAnsi="Times New Roman"/>
          <w:color w:val="000000"/>
          <w:lang w:eastAsia="zh-CN"/>
        </w:rPr>
        <w:t xml:space="preserve">Note: whether a common </w:t>
      </w:r>
      <w:r w:rsidRPr="008F2A8A">
        <w:rPr>
          <w:rFonts w:ascii="Times New Roman" w:hAnsi="Times New Roman"/>
        </w:rPr>
        <w:t>timing/frequency synchronization</w:t>
      </w:r>
      <w:r w:rsidRPr="008F2A8A">
        <w:rPr>
          <w:rFonts w:ascii="Times New Roman" w:eastAsiaTheme="minorEastAsia" w:hAnsi="Times New Roman"/>
          <w:lang w:eastAsia="zh-CN"/>
        </w:rPr>
        <w:t xml:space="preserve"> relationship can be assumed is from UE perspective.</w:t>
      </w:r>
    </w:p>
    <w:p w14:paraId="083C125D" w14:textId="77777777" w:rsidR="00CC6C13" w:rsidRPr="008F2A8A" w:rsidRDefault="00CC6C13" w:rsidP="00CC6C13">
      <w:pPr>
        <w:rPr>
          <w:rFonts w:ascii="Times New Roman" w:eastAsiaTheme="minorEastAsia" w:hAnsi="Times New Roman"/>
          <w:b/>
          <w:bCs/>
          <w:lang w:eastAsia="zh-CN"/>
        </w:rPr>
      </w:pPr>
      <w:r w:rsidRPr="008F2A8A">
        <w:rPr>
          <w:rFonts w:ascii="Times New Roman" w:eastAsiaTheme="minorEastAsia" w:hAnsi="Times New Roman"/>
          <w:b/>
          <w:bCs/>
          <w:highlight w:val="green"/>
          <w:lang w:eastAsia="zh-CN"/>
        </w:rPr>
        <w:t>Agreement</w:t>
      </w:r>
    </w:p>
    <w:p w14:paraId="03994039" w14:textId="77777777" w:rsidR="00CC6C13" w:rsidRPr="008F2A8A" w:rsidRDefault="00CC6C13" w:rsidP="00CC6C13">
      <w:pPr>
        <w:rPr>
          <w:rFonts w:ascii="Times New Roman" w:eastAsia="DengXian" w:hAnsi="Times New Roman"/>
          <w:lang w:eastAsia="zh-CN"/>
        </w:rPr>
      </w:pPr>
      <w:r w:rsidRPr="008F2A8A">
        <w:rPr>
          <w:rFonts w:ascii="Times New Roman" w:hAnsi="Times New Roman"/>
        </w:rPr>
        <w:t>For further study of idle mode multi-carrier operation, consider</w:t>
      </w:r>
      <w:r w:rsidRPr="008F2A8A">
        <w:rPr>
          <w:rFonts w:ascii="Times New Roman" w:eastAsiaTheme="minorEastAsia" w:hAnsi="Times New Roman"/>
          <w:lang w:eastAsia="zh-CN"/>
        </w:rPr>
        <w:t xml:space="preserve"> use cases for fast access to larger bandwidth during“RRC connection setup”</w:t>
      </w:r>
    </w:p>
    <w:p w14:paraId="2941744B" w14:textId="77777777" w:rsidR="00CC6C13" w:rsidRPr="002001D1" w:rsidRDefault="00CC6C13" w:rsidP="00CC6C13">
      <w:pPr>
        <w:rPr>
          <w:rFonts w:ascii="Times New Roman" w:eastAsiaTheme="minorEastAsia" w:hAnsi="Times New Roman"/>
          <w:lang w:eastAsia="zh-CN"/>
        </w:rPr>
      </w:pPr>
    </w:p>
    <w:p w14:paraId="4F1733D1" w14:textId="332C0A68" w:rsidR="00CC6C13" w:rsidRDefault="00C62C50" w:rsidP="00CC6C13">
      <w:hyperlink r:id="rId800" w:history="1">
        <w:r>
          <w:rPr>
            <w:rStyle w:val="Hyperlink"/>
            <w:rFonts w:ascii="Times New Roman" w:eastAsia="Times New Roman" w:hAnsi="Times New Roman"/>
          </w:rPr>
          <w:t>R1-2605534</w:t>
        </w:r>
      </w:hyperlink>
      <w:r w:rsidR="00CC6C13">
        <w:rPr>
          <w:rFonts w:ascii="Times New Roman" w:eastAsia="Times New Roman" w:hAnsi="Times New Roman"/>
        </w:rPr>
        <w:tab/>
        <w:t>FL summary #1 of multiple carrier operation in idle mode</w:t>
      </w:r>
      <w:r w:rsidR="00CC6C13">
        <w:rPr>
          <w:rFonts w:ascii="Times New Roman" w:eastAsia="Times New Roman" w:hAnsi="Times New Roman"/>
        </w:rPr>
        <w:tab/>
        <w:t>Moderator (Xiaomi)</w:t>
      </w:r>
    </w:p>
    <w:p w14:paraId="482BB935" w14:textId="6C9D955F" w:rsidR="00CC6C13" w:rsidRDefault="00C62C50" w:rsidP="00CC6C13">
      <w:hyperlink r:id="rId801" w:history="1">
        <w:r>
          <w:rPr>
            <w:rStyle w:val="Hyperlink"/>
            <w:rFonts w:ascii="Times New Roman" w:eastAsia="Times New Roman" w:hAnsi="Times New Roman"/>
          </w:rPr>
          <w:t>R1-2605535</w:t>
        </w:r>
      </w:hyperlink>
      <w:r w:rsidR="00CC6C13">
        <w:rPr>
          <w:rFonts w:ascii="Times New Roman" w:eastAsia="Times New Roman" w:hAnsi="Times New Roman"/>
        </w:rPr>
        <w:tab/>
        <w:t>FL summary #2 of multiple carrier operation in idle mode</w:t>
      </w:r>
      <w:r w:rsidR="00CC6C13">
        <w:rPr>
          <w:rFonts w:ascii="Times New Roman" w:eastAsia="Times New Roman" w:hAnsi="Times New Roman"/>
        </w:rPr>
        <w:tab/>
        <w:t>Moderator (Xiaomi)</w:t>
      </w:r>
    </w:p>
    <w:p w14:paraId="506D0FC1" w14:textId="79A1A8B7" w:rsidR="00CC6C13" w:rsidRDefault="00C62C50" w:rsidP="00CC6C13">
      <w:hyperlink r:id="rId802" w:history="1">
        <w:r>
          <w:rPr>
            <w:rStyle w:val="Hyperlink"/>
            <w:rFonts w:ascii="Times New Roman" w:eastAsia="Times New Roman" w:hAnsi="Times New Roman"/>
          </w:rPr>
          <w:t>R1-2605536</w:t>
        </w:r>
      </w:hyperlink>
      <w:r w:rsidR="00CC6C13">
        <w:rPr>
          <w:rFonts w:ascii="Times New Roman" w:eastAsia="Times New Roman" w:hAnsi="Times New Roman"/>
        </w:rPr>
        <w:tab/>
        <w:t>FL summary #3 of multiple carrier operation in idle mode</w:t>
      </w:r>
      <w:r w:rsidR="00CC6C13">
        <w:rPr>
          <w:rFonts w:ascii="Times New Roman" w:eastAsia="Times New Roman" w:hAnsi="Times New Roman"/>
        </w:rPr>
        <w:tab/>
        <w:t>Moderator (Xiaomi)</w:t>
      </w:r>
    </w:p>
    <w:p w14:paraId="03022F5E" w14:textId="7F327785" w:rsidR="00CC6C13" w:rsidRDefault="00C62C50" w:rsidP="00CC6C13">
      <w:hyperlink r:id="rId803" w:history="1">
        <w:r>
          <w:rPr>
            <w:rStyle w:val="Hyperlink"/>
            <w:rFonts w:ascii="Times New Roman" w:eastAsia="Times New Roman" w:hAnsi="Times New Roman"/>
          </w:rPr>
          <w:t>R1-2605537</w:t>
        </w:r>
      </w:hyperlink>
      <w:r w:rsidR="00CC6C13">
        <w:rPr>
          <w:rFonts w:ascii="Times New Roman" w:eastAsia="Times New Roman" w:hAnsi="Times New Roman"/>
        </w:rPr>
        <w:tab/>
        <w:t>FL summary #4 of multiple carrier operation in idle mode</w:t>
      </w:r>
      <w:r w:rsidR="00CC6C13">
        <w:rPr>
          <w:rFonts w:ascii="Times New Roman" w:eastAsia="Times New Roman" w:hAnsi="Times New Roman"/>
        </w:rPr>
        <w:tab/>
        <w:t>Moderator (Xiaomi)</w:t>
      </w:r>
    </w:p>
    <w:p w14:paraId="05DFCADF" w14:textId="7551512B" w:rsidR="00CC6C13" w:rsidRDefault="00C62C50" w:rsidP="00CC6C13">
      <w:hyperlink r:id="rId804" w:history="1">
        <w:r>
          <w:rPr>
            <w:rStyle w:val="Hyperlink"/>
            <w:rFonts w:ascii="Times New Roman" w:eastAsia="Times New Roman" w:hAnsi="Times New Roman"/>
          </w:rPr>
          <w:t>R1-2605224</w:t>
        </w:r>
      </w:hyperlink>
      <w:r w:rsidR="00CC6C13">
        <w:rPr>
          <w:rFonts w:ascii="Times New Roman" w:eastAsia="Times New Roman" w:hAnsi="Times New Roman"/>
        </w:rPr>
        <w:tab/>
        <w:t>Multiple carrier operation in idle mode</w:t>
      </w:r>
      <w:r w:rsidR="00CC6C13">
        <w:rPr>
          <w:rFonts w:ascii="Times New Roman" w:eastAsia="Times New Roman" w:hAnsi="Times New Roman"/>
        </w:rPr>
        <w:tab/>
        <w:t>FUTUREWEI</w:t>
      </w:r>
    </w:p>
    <w:p w14:paraId="75767672" w14:textId="4D21D655" w:rsidR="00CC6C13" w:rsidRDefault="00C62C50" w:rsidP="00CC6C13">
      <w:hyperlink r:id="rId805" w:history="1">
        <w:r>
          <w:rPr>
            <w:rStyle w:val="Hyperlink"/>
            <w:rFonts w:ascii="Times New Roman" w:eastAsia="Times New Roman" w:hAnsi="Times New Roman"/>
          </w:rPr>
          <w:t>R1-2605290</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t xml:space="preserve">Huawei, </w:t>
      </w:r>
      <w:proofErr w:type="spellStart"/>
      <w:r w:rsidR="00CC6C13">
        <w:rPr>
          <w:rFonts w:ascii="Times New Roman" w:eastAsia="Times New Roman" w:hAnsi="Times New Roman"/>
        </w:rPr>
        <w:t>HiSilicon</w:t>
      </w:r>
      <w:proofErr w:type="spellEnd"/>
    </w:p>
    <w:p w14:paraId="5CAAF567" w14:textId="081BB0AF" w:rsidR="00CC6C13" w:rsidRDefault="00C62C50" w:rsidP="00CC6C13">
      <w:hyperlink r:id="rId806" w:history="1">
        <w:r>
          <w:rPr>
            <w:rStyle w:val="Hyperlink"/>
            <w:rFonts w:ascii="Times New Roman" w:eastAsia="Times New Roman" w:hAnsi="Times New Roman"/>
          </w:rPr>
          <w:t>R1-2605338</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r>
      <w:proofErr w:type="spellStart"/>
      <w:r w:rsidR="00CC6C13">
        <w:rPr>
          <w:rFonts w:ascii="Times New Roman" w:eastAsia="Times New Roman" w:hAnsi="Times New Roman"/>
        </w:rPr>
        <w:t>Spreadtrum</w:t>
      </w:r>
      <w:proofErr w:type="spellEnd"/>
      <w:r w:rsidR="00CC6C13">
        <w:rPr>
          <w:rFonts w:ascii="Times New Roman" w:eastAsia="Times New Roman" w:hAnsi="Times New Roman"/>
        </w:rPr>
        <w:t>, UNISOC</w:t>
      </w:r>
    </w:p>
    <w:p w14:paraId="25956708" w14:textId="5B1AA93D" w:rsidR="00CC6C13" w:rsidRDefault="00C62C50" w:rsidP="00CC6C13">
      <w:hyperlink r:id="rId807" w:history="1">
        <w:r>
          <w:rPr>
            <w:rStyle w:val="Hyperlink"/>
            <w:rFonts w:ascii="Times New Roman" w:eastAsia="Times New Roman" w:hAnsi="Times New Roman"/>
          </w:rPr>
          <w:t>R1-2605405</w:t>
        </w:r>
      </w:hyperlink>
      <w:r w:rsidR="00CC6C13">
        <w:rPr>
          <w:rFonts w:ascii="Times New Roman" w:eastAsia="Times New Roman" w:hAnsi="Times New Roman"/>
        </w:rPr>
        <w:tab/>
        <w:t>On multicarrier operation in idle mode</w:t>
      </w:r>
      <w:r w:rsidR="00CC6C13">
        <w:rPr>
          <w:rFonts w:ascii="Times New Roman" w:eastAsia="Times New Roman" w:hAnsi="Times New Roman"/>
        </w:rPr>
        <w:tab/>
        <w:t>Nokia</w:t>
      </w:r>
    </w:p>
    <w:p w14:paraId="6F9E65FC" w14:textId="7019597B" w:rsidR="00CC6C13" w:rsidRDefault="00C62C50" w:rsidP="00CC6C13">
      <w:hyperlink r:id="rId808" w:history="1">
        <w:r>
          <w:rPr>
            <w:rStyle w:val="Hyperlink"/>
            <w:rFonts w:ascii="Times New Roman" w:eastAsia="Times New Roman" w:hAnsi="Times New Roman"/>
          </w:rPr>
          <w:t>R1-2605435</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t xml:space="preserve">ZTE Corporation, </w:t>
      </w:r>
      <w:proofErr w:type="spellStart"/>
      <w:r w:rsidR="00CC6C13">
        <w:rPr>
          <w:rFonts w:ascii="Times New Roman" w:eastAsia="Times New Roman" w:hAnsi="Times New Roman"/>
        </w:rPr>
        <w:t>Sanechips</w:t>
      </w:r>
      <w:proofErr w:type="spellEnd"/>
    </w:p>
    <w:p w14:paraId="2ABB6AB6" w14:textId="469D6E2D" w:rsidR="00CC6C13" w:rsidRDefault="00C62C50" w:rsidP="00CC6C13">
      <w:hyperlink r:id="rId809" w:history="1">
        <w:r>
          <w:rPr>
            <w:rStyle w:val="Hyperlink"/>
            <w:rFonts w:ascii="Times New Roman" w:eastAsia="Times New Roman" w:hAnsi="Times New Roman"/>
          </w:rPr>
          <w:t>R1-2605440</w:t>
        </w:r>
      </w:hyperlink>
      <w:r w:rsidR="00CC6C13">
        <w:rPr>
          <w:rFonts w:ascii="Times New Roman" w:eastAsia="Times New Roman" w:hAnsi="Times New Roman"/>
        </w:rPr>
        <w:tab/>
        <w:t>6G multi-carrier operation in idle mode</w:t>
      </w:r>
      <w:r w:rsidR="00CC6C13">
        <w:rPr>
          <w:rFonts w:ascii="Times New Roman" w:eastAsia="Times New Roman" w:hAnsi="Times New Roman"/>
        </w:rPr>
        <w:tab/>
        <w:t>Ericsson</w:t>
      </w:r>
    </w:p>
    <w:p w14:paraId="72F98CD3" w14:textId="66359931" w:rsidR="00CC6C13" w:rsidRDefault="00C62C50" w:rsidP="00CC6C13">
      <w:hyperlink r:id="rId810" w:history="1">
        <w:r>
          <w:rPr>
            <w:rStyle w:val="Hyperlink"/>
            <w:rFonts w:ascii="Times New Roman" w:eastAsia="Times New Roman" w:hAnsi="Times New Roman"/>
          </w:rPr>
          <w:t>R1-2605457</w:t>
        </w:r>
      </w:hyperlink>
      <w:r w:rsidR="00CC6C13">
        <w:rPr>
          <w:rFonts w:ascii="Times New Roman" w:eastAsia="Times New Roman" w:hAnsi="Times New Roman"/>
        </w:rPr>
        <w:tab/>
        <w:t>Discussion on 6GR multi-carrier operation in idle mode</w:t>
      </w:r>
      <w:r w:rsidR="00CC6C13">
        <w:rPr>
          <w:rFonts w:ascii="Times New Roman" w:eastAsia="Times New Roman" w:hAnsi="Times New Roman"/>
        </w:rPr>
        <w:tab/>
        <w:t>vivo</w:t>
      </w:r>
    </w:p>
    <w:p w14:paraId="6A9C6A25" w14:textId="288445BB" w:rsidR="00CC6C13" w:rsidRDefault="00C62C50" w:rsidP="00CC6C13">
      <w:hyperlink r:id="rId811" w:history="1">
        <w:r>
          <w:rPr>
            <w:rStyle w:val="Hyperlink"/>
            <w:rFonts w:ascii="Times New Roman" w:eastAsia="Times New Roman" w:hAnsi="Times New Roman"/>
          </w:rPr>
          <w:t>R1-2605533</w:t>
        </w:r>
      </w:hyperlink>
      <w:r w:rsidR="00CC6C13">
        <w:rPr>
          <w:rFonts w:ascii="Times New Roman" w:eastAsia="Times New Roman" w:hAnsi="Times New Roman"/>
        </w:rPr>
        <w:tab/>
        <w:t>Discussion on 6GR spectrum utilization for idle mode</w:t>
      </w:r>
      <w:r w:rsidR="00CC6C13">
        <w:rPr>
          <w:rFonts w:ascii="Times New Roman" w:eastAsia="Times New Roman" w:hAnsi="Times New Roman"/>
        </w:rPr>
        <w:tab/>
        <w:t>China Mobile Com. Corporation</w:t>
      </w:r>
    </w:p>
    <w:p w14:paraId="0DA0F213" w14:textId="55DB3639" w:rsidR="00CC6C13" w:rsidRDefault="00C62C50" w:rsidP="00CC6C13">
      <w:hyperlink r:id="rId812" w:history="1">
        <w:r>
          <w:rPr>
            <w:rStyle w:val="Hyperlink"/>
            <w:rFonts w:ascii="Times New Roman" w:eastAsia="Times New Roman" w:hAnsi="Times New Roman"/>
          </w:rPr>
          <w:t>R1-2605544</w:t>
        </w:r>
      </w:hyperlink>
      <w:r w:rsidR="00CC6C13">
        <w:rPr>
          <w:rFonts w:ascii="Times New Roman" w:eastAsia="Times New Roman" w:hAnsi="Times New Roman"/>
        </w:rPr>
        <w:tab/>
        <w:t>Discussion on multi-carrier operation in idle mode</w:t>
      </w:r>
      <w:r w:rsidR="00CC6C13">
        <w:rPr>
          <w:rFonts w:ascii="Times New Roman" w:eastAsia="Times New Roman" w:hAnsi="Times New Roman"/>
        </w:rPr>
        <w:tab/>
        <w:t>Xiaomi</w:t>
      </w:r>
    </w:p>
    <w:p w14:paraId="72737434" w14:textId="07C25820" w:rsidR="00CC6C13" w:rsidRDefault="00C62C50" w:rsidP="00CC6C13">
      <w:hyperlink r:id="rId813" w:history="1">
        <w:r>
          <w:rPr>
            <w:rStyle w:val="Hyperlink"/>
            <w:rFonts w:ascii="Times New Roman" w:eastAsia="Times New Roman" w:hAnsi="Times New Roman"/>
          </w:rPr>
          <w:t>R1-2605654</w:t>
        </w:r>
      </w:hyperlink>
      <w:r w:rsidR="00CC6C13">
        <w:rPr>
          <w:rFonts w:ascii="Times New Roman" w:eastAsia="Times New Roman" w:hAnsi="Times New Roman"/>
        </w:rPr>
        <w:tab/>
        <w:t>Discussion on 6GR spectrum utilization for idle mode</w:t>
      </w:r>
      <w:r w:rsidR="00CC6C13">
        <w:rPr>
          <w:rFonts w:ascii="Times New Roman" w:eastAsia="Times New Roman" w:hAnsi="Times New Roman"/>
        </w:rPr>
        <w:tab/>
        <w:t>China Mobile Com. Corporation</w:t>
      </w:r>
    </w:p>
    <w:p w14:paraId="523DDCA9" w14:textId="004B7B01" w:rsidR="00CC6C13" w:rsidRDefault="00C62C50" w:rsidP="00CC6C13">
      <w:hyperlink r:id="rId814" w:history="1">
        <w:r>
          <w:rPr>
            <w:rStyle w:val="Hyperlink"/>
            <w:rFonts w:ascii="Times New Roman" w:eastAsia="Times New Roman" w:hAnsi="Times New Roman"/>
          </w:rPr>
          <w:t>R1-2605673</w:t>
        </w:r>
      </w:hyperlink>
      <w:r w:rsidR="00CC6C13">
        <w:rPr>
          <w:rFonts w:ascii="Times New Roman" w:eastAsia="Times New Roman" w:hAnsi="Times New Roman"/>
        </w:rPr>
        <w:tab/>
        <w:t>Views on Multiple carrier operation in Idle mode</w:t>
      </w:r>
      <w:r w:rsidR="00CC6C13">
        <w:rPr>
          <w:rFonts w:ascii="Times New Roman" w:eastAsia="Times New Roman" w:hAnsi="Times New Roman"/>
        </w:rPr>
        <w:tab/>
      </w:r>
      <w:proofErr w:type="spellStart"/>
      <w:r w:rsidR="00CC6C13">
        <w:rPr>
          <w:rFonts w:ascii="Times New Roman" w:eastAsia="Times New Roman" w:hAnsi="Times New Roman"/>
        </w:rPr>
        <w:t>Ofinno</w:t>
      </w:r>
      <w:proofErr w:type="spellEnd"/>
    </w:p>
    <w:p w14:paraId="2A471D48" w14:textId="6E47CD97" w:rsidR="00CC6C13" w:rsidRDefault="00C62C50" w:rsidP="00CC6C13">
      <w:hyperlink r:id="rId815" w:history="1">
        <w:r>
          <w:rPr>
            <w:rStyle w:val="Hyperlink"/>
            <w:rFonts w:ascii="Times New Roman" w:eastAsia="Times New Roman" w:hAnsi="Times New Roman"/>
          </w:rPr>
          <w:t>R1-2605755</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t>CATT</w:t>
      </w:r>
    </w:p>
    <w:p w14:paraId="053B1D7D" w14:textId="11D646B5" w:rsidR="00CC6C13" w:rsidRDefault="00C62C50" w:rsidP="00CC6C13">
      <w:hyperlink r:id="rId816" w:history="1">
        <w:r>
          <w:rPr>
            <w:rStyle w:val="Hyperlink"/>
            <w:rFonts w:ascii="Times New Roman" w:eastAsia="Times New Roman" w:hAnsi="Times New Roman"/>
          </w:rPr>
          <w:t>R1-2605759</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t>KT Corp.</w:t>
      </w:r>
    </w:p>
    <w:p w14:paraId="47E6FF14" w14:textId="4867C08F" w:rsidR="00CC6C13" w:rsidRDefault="00C62C50" w:rsidP="00CC6C13">
      <w:hyperlink r:id="rId817" w:history="1">
        <w:r>
          <w:rPr>
            <w:rStyle w:val="Hyperlink"/>
            <w:rFonts w:ascii="Times New Roman" w:eastAsia="Times New Roman" w:hAnsi="Times New Roman"/>
          </w:rPr>
          <w:t>R1-2605772</w:t>
        </w:r>
      </w:hyperlink>
      <w:r w:rsidR="00CC6C13">
        <w:rPr>
          <w:rFonts w:ascii="Times New Roman" w:eastAsia="Times New Roman" w:hAnsi="Times New Roman"/>
        </w:rPr>
        <w:tab/>
        <w:t>Multi-carrier operation in idle mode</w:t>
      </w:r>
      <w:r w:rsidR="00CC6C13">
        <w:rPr>
          <w:rFonts w:ascii="Times New Roman" w:eastAsia="Times New Roman" w:hAnsi="Times New Roman"/>
        </w:rPr>
        <w:tab/>
        <w:t>Sharp</w:t>
      </w:r>
    </w:p>
    <w:p w14:paraId="03D484BA" w14:textId="65A223C4" w:rsidR="00CC6C13" w:rsidRDefault="00C62C50" w:rsidP="00CC6C13">
      <w:hyperlink r:id="rId818" w:history="1">
        <w:r>
          <w:rPr>
            <w:rStyle w:val="Hyperlink"/>
            <w:rFonts w:ascii="Times New Roman" w:eastAsia="Times New Roman" w:hAnsi="Times New Roman"/>
          </w:rPr>
          <w:t>R1-2605854</w:t>
        </w:r>
      </w:hyperlink>
      <w:r w:rsidR="00CC6C13">
        <w:rPr>
          <w:rFonts w:ascii="Times New Roman" w:eastAsia="Times New Roman" w:hAnsi="Times New Roman"/>
        </w:rPr>
        <w:tab/>
        <w:t>Multi-carrier operation in IDLE mode</w:t>
      </w:r>
      <w:r w:rsidR="00CC6C13">
        <w:rPr>
          <w:rFonts w:ascii="Times New Roman" w:eastAsia="Times New Roman" w:hAnsi="Times New Roman"/>
        </w:rPr>
        <w:tab/>
        <w:t>Samsung</w:t>
      </w:r>
    </w:p>
    <w:p w14:paraId="0AF47A9D" w14:textId="2CE81704" w:rsidR="00CC6C13" w:rsidRDefault="00C62C50" w:rsidP="00CC6C13">
      <w:hyperlink r:id="rId819" w:history="1">
        <w:r>
          <w:rPr>
            <w:rStyle w:val="Hyperlink"/>
            <w:rFonts w:ascii="Times New Roman" w:eastAsia="Times New Roman" w:hAnsi="Times New Roman"/>
          </w:rPr>
          <w:t>R1-2605897</w:t>
        </w:r>
      </w:hyperlink>
      <w:r w:rsidR="00CC6C13">
        <w:rPr>
          <w:rFonts w:ascii="Times New Roman" w:eastAsia="Times New Roman" w:hAnsi="Times New Roman"/>
        </w:rPr>
        <w:tab/>
        <w:t>Discussion on multicarrier operations in idle mode</w:t>
      </w:r>
      <w:r w:rsidR="00CC6C13">
        <w:rPr>
          <w:rFonts w:ascii="Times New Roman" w:eastAsia="Times New Roman" w:hAnsi="Times New Roman"/>
        </w:rPr>
        <w:tab/>
        <w:t>NEC Corporation</w:t>
      </w:r>
    </w:p>
    <w:p w14:paraId="60107E7F" w14:textId="3BEF79A0" w:rsidR="00CC6C13" w:rsidRDefault="00C62C50" w:rsidP="00CC6C13">
      <w:hyperlink r:id="rId820" w:history="1">
        <w:r>
          <w:rPr>
            <w:rStyle w:val="Hyperlink"/>
            <w:rFonts w:ascii="Times New Roman" w:eastAsia="Times New Roman" w:hAnsi="Times New Roman"/>
          </w:rPr>
          <w:t>R1-2605940</w:t>
        </w:r>
      </w:hyperlink>
      <w:r w:rsidR="00CC6C13">
        <w:rPr>
          <w:rFonts w:ascii="Times New Roman" w:eastAsia="Times New Roman" w:hAnsi="Times New Roman"/>
        </w:rPr>
        <w:tab/>
        <w:t>Multiple carrier operation in idle mode</w:t>
      </w:r>
      <w:r w:rsidR="00CC6C13">
        <w:rPr>
          <w:rFonts w:ascii="Times New Roman" w:eastAsia="Times New Roman" w:hAnsi="Times New Roman"/>
        </w:rPr>
        <w:tab/>
        <w:t>OPPO</w:t>
      </w:r>
    </w:p>
    <w:p w14:paraId="73D1C771" w14:textId="5BBCA87B" w:rsidR="00CC6C13" w:rsidRDefault="00C62C50" w:rsidP="00CC6C13">
      <w:hyperlink r:id="rId821" w:history="1">
        <w:r>
          <w:rPr>
            <w:rStyle w:val="Hyperlink"/>
            <w:rFonts w:ascii="Times New Roman" w:eastAsia="Times New Roman" w:hAnsi="Times New Roman"/>
          </w:rPr>
          <w:t>R1-2605949</w:t>
        </w:r>
      </w:hyperlink>
      <w:r w:rsidR="00CC6C13">
        <w:rPr>
          <w:rFonts w:ascii="Times New Roman" w:eastAsia="Times New Roman" w:hAnsi="Times New Roman"/>
        </w:rPr>
        <w:tab/>
        <w:t xml:space="preserve">Discussion on Multi-carrier operation in Idle mode </w:t>
      </w:r>
      <w:r w:rsidR="00CC6C13">
        <w:rPr>
          <w:rFonts w:ascii="Times New Roman" w:eastAsia="Times New Roman" w:hAnsi="Times New Roman"/>
        </w:rPr>
        <w:tab/>
        <w:t>LG Electronics Inc.</w:t>
      </w:r>
    </w:p>
    <w:p w14:paraId="51DD3D2D" w14:textId="06F5412E" w:rsidR="00CC6C13" w:rsidRDefault="00C62C50" w:rsidP="00CC6C13">
      <w:hyperlink r:id="rId822" w:history="1">
        <w:r>
          <w:rPr>
            <w:rStyle w:val="Hyperlink"/>
            <w:rFonts w:ascii="Times New Roman" w:eastAsia="Times New Roman" w:hAnsi="Times New Roman"/>
          </w:rPr>
          <w:t>R1-2605992</w:t>
        </w:r>
      </w:hyperlink>
      <w:r w:rsidR="00CC6C13">
        <w:rPr>
          <w:rFonts w:ascii="Times New Roman" w:eastAsia="Times New Roman" w:hAnsi="Times New Roman"/>
        </w:rPr>
        <w:tab/>
        <w:t>Multi-carrier operation in Idle</w:t>
      </w:r>
      <w:r w:rsidR="00CC6C13">
        <w:rPr>
          <w:rFonts w:ascii="Times New Roman" w:eastAsia="Times New Roman" w:hAnsi="Times New Roman"/>
        </w:rPr>
        <w:tab/>
      </w:r>
      <w:proofErr w:type="spellStart"/>
      <w:r w:rsidR="00CC6C13">
        <w:rPr>
          <w:rFonts w:ascii="Times New Roman" w:eastAsia="Times New Roman" w:hAnsi="Times New Roman"/>
        </w:rPr>
        <w:t>InterDigital</w:t>
      </w:r>
      <w:proofErr w:type="spellEnd"/>
      <w:r w:rsidR="00CC6C13">
        <w:rPr>
          <w:rFonts w:ascii="Times New Roman" w:eastAsia="Times New Roman" w:hAnsi="Times New Roman"/>
        </w:rPr>
        <w:t>, Inc.</w:t>
      </w:r>
    </w:p>
    <w:p w14:paraId="2F80BC65" w14:textId="6315F431" w:rsidR="00CC6C13" w:rsidRDefault="00C62C50" w:rsidP="00CC6C13">
      <w:hyperlink r:id="rId823" w:history="1">
        <w:r>
          <w:rPr>
            <w:rStyle w:val="Hyperlink"/>
            <w:rFonts w:ascii="Times New Roman" w:eastAsia="Times New Roman" w:hAnsi="Times New Roman"/>
          </w:rPr>
          <w:t>R1-2606044</w:t>
        </w:r>
      </w:hyperlink>
      <w:r w:rsidR="00CC6C13">
        <w:rPr>
          <w:rFonts w:ascii="Times New Roman" w:eastAsia="Times New Roman" w:hAnsi="Times New Roman"/>
        </w:rPr>
        <w:tab/>
        <w:t xml:space="preserve">On 6GR multi-carrier operation in IDLE mode </w:t>
      </w:r>
      <w:r w:rsidR="00CC6C13">
        <w:rPr>
          <w:rFonts w:ascii="Times New Roman" w:eastAsia="Times New Roman" w:hAnsi="Times New Roman"/>
        </w:rPr>
        <w:tab/>
        <w:t>Apple (UK) Limited</w:t>
      </w:r>
    </w:p>
    <w:p w14:paraId="78C82862" w14:textId="5EC0FC3E" w:rsidR="00CC6C13" w:rsidRDefault="00C62C50" w:rsidP="00CC6C13">
      <w:hyperlink r:id="rId824" w:history="1">
        <w:r>
          <w:rPr>
            <w:rStyle w:val="Hyperlink"/>
            <w:rFonts w:ascii="Times New Roman" w:eastAsia="Times New Roman" w:hAnsi="Times New Roman"/>
          </w:rPr>
          <w:t>R1-2606111</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t>China Telecom</w:t>
      </w:r>
    </w:p>
    <w:p w14:paraId="31C2328F" w14:textId="5EB9C328" w:rsidR="00CC6C13" w:rsidRDefault="00C62C50" w:rsidP="00CC6C13">
      <w:hyperlink r:id="rId825" w:history="1">
        <w:r>
          <w:rPr>
            <w:rStyle w:val="Hyperlink"/>
            <w:rFonts w:ascii="Times New Roman" w:eastAsia="Times New Roman" w:hAnsi="Times New Roman"/>
          </w:rPr>
          <w:t>R1-2606134</w:t>
        </w:r>
      </w:hyperlink>
      <w:r w:rsidR="00CC6C13">
        <w:rPr>
          <w:rFonts w:ascii="Times New Roman" w:eastAsia="Times New Roman" w:hAnsi="Times New Roman"/>
        </w:rPr>
        <w:tab/>
        <w:t>Multiple carrier operation in idle mode</w:t>
      </w:r>
      <w:r w:rsidR="00CC6C13">
        <w:rPr>
          <w:rFonts w:ascii="Times New Roman" w:eastAsia="Times New Roman" w:hAnsi="Times New Roman"/>
        </w:rPr>
        <w:tab/>
        <w:t>MediaTek Inc.</w:t>
      </w:r>
    </w:p>
    <w:p w14:paraId="021A74A4" w14:textId="7BA043AB" w:rsidR="00CC6C13" w:rsidRDefault="00C62C50" w:rsidP="00CC6C13">
      <w:hyperlink r:id="rId826" w:history="1">
        <w:r>
          <w:rPr>
            <w:rStyle w:val="Hyperlink"/>
            <w:rFonts w:ascii="Times New Roman" w:eastAsia="Times New Roman" w:hAnsi="Times New Roman"/>
          </w:rPr>
          <w:t>R1-2606166</w:t>
        </w:r>
      </w:hyperlink>
      <w:r w:rsidR="00CC6C13">
        <w:rPr>
          <w:rFonts w:ascii="Times New Roman" w:eastAsia="Times New Roman" w:hAnsi="Times New Roman"/>
        </w:rPr>
        <w:tab/>
        <w:t xml:space="preserve">Multiple carrier idle mode operation of 6GR air interface </w:t>
      </w:r>
      <w:r w:rsidR="00CC6C13">
        <w:rPr>
          <w:rFonts w:ascii="Times New Roman" w:eastAsia="Times New Roman" w:hAnsi="Times New Roman"/>
        </w:rPr>
        <w:tab/>
        <w:t>Panasonic</w:t>
      </w:r>
    </w:p>
    <w:p w14:paraId="4BF95F24" w14:textId="30CA449D" w:rsidR="00CC6C13" w:rsidRDefault="00C62C50" w:rsidP="00CC6C13">
      <w:hyperlink r:id="rId827" w:history="1">
        <w:r>
          <w:rPr>
            <w:rStyle w:val="Hyperlink"/>
            <w:rFonts w:ascii="Times New Roman" w:eastAsia="Times New Roman" w:hAnsi="Times New Roman"/>
          </w:rPr>
          <w:t>R1-2606295</w:t>
        </w:r>
      </w:hyperlink>
      <w:r w:rsidR="00CC6C13">
        <w:rPr>
          <w:rFonts w:ascii="Times New Roman" w:eastAsia="Times New Roman" w:hAnsi="Times New Roman"/>
        </w:rPr>
        <w:tab/>
        <w:t>Discussion on multi-carrier operation in idle mode</w:t>
      </w:r>
      <w:r w:rsidR="00CC6C13">
        <w:rPr>
          <w:rFonts w:ascii="Times New Roman" w:eastAsia="Times New Roman" w:hAnsi="Times New Roman"/>
        </w:rPr>
        <w:tab/>
        <w:t>ETRI</w:t>
      </w:r>
    </w:p>
    <w:p w14:paraId="38C3BE53" w14:textId="4CC0CDAA" w:rsidR="00CC6C13" w:rsidRDefault="00C62C50" w:rsidP="00CC6C13">
      <w:hyperlink r:id="rId828" w:history="1">
        <w:r>
          <w:rPr>
            <w:rStyle w:val="Hyperlink"/>
            <w:rFonts w:ascii="Times New Roman" w:eastAsia="Times New Roman" w:hAnsi="Times New Roman"/>
          </w:rPr>
          <w:t>R1-2606337</w:t>
        </w:r>
      </w:hyperlink>
      <w:r w:rsidR="00CC6C13">
        <w:rPr>
          <w:rFonts w:ascii="Times New Roman" w:eastAsia="Times New Roman" w:hAnsi="Times New Roman"/>
        </w:rPr>
        <w:tab/>
        <w:t>Multiple carrier operation in idle mode</w:t>
      </w:r>
      <w:r w:rsidR="00CC6C13">
        <w:rPr>
          <w:rFonts w:ascii="Times New Roman" w:eastAsia="Times New Roman" w:hAnsi="Times New Roman"/>
        </w:rPr>
        <w:tab/>
        <w:t>Lenovo</w:t>
      </w:r>
    </w:p>
    <w:p w14:paraId="48694341" w14:textId="54127C58" w:rsidR="00CC6C13" w:rsidRDefault="00C62C50" w:rsidP="00CC6C13">
      <w:hyperlink r:id="rId829" w:history="1">
        <w:r>
          <w:rPr>
            <w:rStyle w:val="Hyperlink"/>
            <w:rFonts w:ascii="Times New Roman" w:eastAsia="Times New Roman" w:hAnsi="Times New Roman"/>
          </w:rPr>
          <w:t>R1-2606346</w:t>
        </w:r>
      </w:hyperlink>
      <w:r w:rsidR="00CC6C13">
        <w:rPr>
          <w:rFonts w:ascii="Times New Roman" w:eastAsia="Times New Roman" w:hAnsi="Times New Roman"/>
        </w:rPr>
        <w:tab/>
        <w:t>Discussion on 6GR Multi-Carrier Operation in IDLE mode</w:t>
      </w:r>
      <w:r w:rsidR="00CC6C13">
        <w:rPr>
          <w:rFonts w:ascii="Times New Roman" w:eastAsia="Times New Roman" w:hAnsi="Times New Roman"/>
        </w:rPr>
        <w:tab/>
        <w:t>Philips International B.V.</w:t>
      </w:r>
    </w:p>
    <w:p w14:paraId="0945EAEF" w14:textId="25917A7B" w:rsidR="00CC6C13" w:rsidRDefault="00C62C50" w:rsidP="00CC6C13">
      <w:hyperlink r:id="rId830" w:history="1">
        <w:r>
          <w:rPr>
            <w:rStyle w:val="Hyperlink"/>
            <w:rFonts w:ascii="Times New Roman" w:eastAsia="Times New Roman" w:hAnsi="Times New Roman"/>
          </w:rPr>
          <w:t>R1-2606373</w:t>
        </w:r>
      </w:hyperlink>
      <w:r w:rsidR="00CC6C13">
        <w:rPr>
          <w:rFonts w:ascii="Times New Roman" w:eastAsia="Times New Roman" w:hAnsi="Times New Roman"/>
        </w:rPr>
        <w:tab/>
        <w:t>Multi-carrier operation in idle mode</w:t>
      </w:r>
      <w:r w:rsidR="00CC6C13">
        <w:rPr>
          <w:rFonts w:ascii="Times New Roman" w:eastAsia="Times New Roman" w:hAnsi="Times New Roman"/>
        </w:rPr>
        <w:tab/>
        <w:t>Qualcomm Incorporated</w:t>
      </w:r>
    </w:p>
    <w:p w14:paraId="5A528FE4" w14:textId="053F2D4C" w:rsidR="00CC6C13" w:rsidRDefault="00C62C50" w:rsidP="00CC6C13">
      <w:hyperlink r:id="rId831" w:history="1">
        <w:r>
          <w:rPr>
            <w:rStyle w:val="Hyperlink"/>
            <w:rFonts w:ascii="Times New Roman" w:eastAsia="Times New Roman" w:hAnsi="Times New Roman"/>
          </w:rPr>
          <w:t>R1-2606406</w:t>
        </w:r>
      </w:hyperlink>
      <w:r w:rsidR="00CC6C13">
        <w:rPr>
          <w:rFonts w:ascii="Times New Roman" w:eastAsia="Times New Roman" w:hAnsi="Times New Roman"/>
        </w:rPr>
        <w:tab/>
        <w:t>Discussion on MC operation in idle mode</w:t>
      </w:r>
      <w:r w:rsidR="00CC6C13">
        <w:rPr>
          <w:rFonts w:ascii="Times New Roman" w:eastAsia="Times New Roman" w:hAnsi="Times New Roman"/>
        </w:rPr>
        <w:tab/>
        <w:t>Google</w:t>
      </w:r>
    </w:p>
    <w:p w14:paraId="2C66F918" w14:textId="06FB77FA" w:rsidR="00CC6C13" w:rsidRDefault="00C62C50" w:rsidP="00CC6C13">
      <w:hyperlink r:id="rId832" w:history="1">
        <w:r>
          <w:rPr>
            <w:rStyle w:val="Hyperlink"/>
            <w:rFonts w:ascii="Times New Roman" w:eastAsia="Times New Roman" w:hAnsi="Times New Roman"/>
          </w:rPr>
          <w:t>R1-2606425</w:t>
        </w:r>
      </w:hyperlink>
      <w:r w:rsidR="00CC6C13">
        <w:rPr>
          <w:rFonts w:ascii="Times New Roman" w:eastAsia="Times New Roman" w:hAnsi="Times New Roman"/>
        </w:rPr>
        <w:tab/>
        <w:t>Multiple carrier operation in idle mode</w:t>
      </w:r>
      <w:r w:rsidR="00CC6C13">
        <w:rPr>
          <w:rFonts w:ascii="Times New Roman" w:eastAsia="Times New Roman" w:hAnsi="Times New Roman"/>
        </w:rPr>
        <w:tab/>
        <w:t>AT&amp;T</w:t>
      </w:r>
    </w:p>
    <w:p w14:paraId="056ECA57" w14:textId="4A9FCA3A" w:rsidR="00CC6C13" w:rsidRDefault="00C62C50" w:rsidP="00CC6C13">
      <w:hyperlink r:id="rId833" w:history="1">
        <w:r>
          <w:rPr>
            <w:rStyle w:val="Hyperlink"/>
            <w:rFonts w:ascii="Times New Roman" w:eastAsia="Times New Roman" w:hAnsi="Times New Roman"/>
          </w:rPr>
          <w:t>R1-2606525</w:t>
        </w:r>
      </w:hyperlink>
      <w:r w:rsidR="00CC6C13">
        <w:rPr>
          <w:rFonts w:ascii="Times New Roman" w:eastAsia="Times New Roman" w:hAnsi="Times New Roman"/>
        </w:rPr>
        <w:tab/>
        <w:t>Discussion on operation in idle mode</w:t>
      </w:r>
      <w:r w:rsidR="00CC6C13">
        <w:rPr>
          <w:rFonts w:ascii="Times New Roman" w:eastAsia="Times New Roman" w:hAnsi="Times New Roman"/>
        </w:rPr>
        <w:tab/>
        <w:t>NTT DOCOMO, INC.</w:t>
      </w:r>
    </w:p>
    <w:p w14:paraId="06551D10" w14:textId="22D8C97E" w:rsidR="00CC6C13" w:rsidRDefault="00C62C50" w:rsidP="00CC6C13">
      <w:hyperlink r:id="rId834" w:history="1">
        <w:r>
          <w:rPr>
            <w:rStyle w:val="Hyperlink"/>
            <w:rFonts w:ascii="Times New Roman" w:eastAsia="Times New Roman" w:hAnsi="Times New Roman"/>
          </w:rPr>
          <w:t>R1-2606547</w:t>
        </w:r>
      </w:hyperlink>
      <w:r w:rsidR="00CC6C13">
        <w:rPr>
          <w:rFonts w:ascii="Times New Roman" w:eastAsia="Times New Roman" w:hAnsi="Times New Roman"/>
        </w:rPr>
        <w:tab/>
        <w:t>Discussion on multiple carrier operation in idle mode</w:t>
      </w:r>
      <w:r w:rsidR="00CC6C13">
        <w:rPr>
          <w:rFonts w:ascii="Times New Roman" w:eastAsia="Times New Roman" w:hAnsi="Times New Roman"/>
        </w:rPr>
        <w:tab/>
      </w:r>
      <w:proofErr w:type="spellStart"/>
      <w:r w:rsidR="00CC6C13">
        <w:rPr>
          <w:rFonts w:ascii="Times New Roman" w:eastAsia="Times New Roman" w:hAnsi="Times New Roman"/>
        </w:rPr>
        <w:t>Quectel</w:t>
      </w:r>
      <w:proofErr w:type="spellEnd"/>
    </w:p>
    <w:p w14:paraId="0A489DCC" w14:textId="26C703E0" w:rsidR="00CC6C13" w:rsidRDefault="00C62C50" w:rsidP="00CC6C13">
      <w:hyperlink r:id="rId835" w:history="1">
        <w:r>
          <w:rPr>
            <w:rStyle w:val="Hyperlink"/>
            <w:rFonts w:ascii="Times New Roman" w:eastAsia="Times New Roman" w:hAnsi="Times New Roman"/>
          </w:rPr>
          <w:t>R1-2606583</w:t>
        </w:r>
      </w:hyperlink>
      <w:r w:rsidR="00CC6C13">
        <w:rPr>
          <w:rFonts w:ascii="Times New Roman" w:eastAsia="Times New Roman" w:hAnsi="Times New Roman"/>
        </w:rPr>
        <w:tab/>
        <w:t xml:space="preserve">Discussion on multi-carrier operation in idle mode for 6GR </w:t>
      </w:r>
      <w:r w:rsidR="00CC6C13">
        <w:rPr>
          <w:rFonts w:ascii="Times New Roman" w:eastAsia="Times New Roman" w:hAnsi="Times New Roman"/>
        </w:rPr>
        <w:tab/>
        <w:t>WILUS Inc.</w:t>
      </w:r>
    </w:p>
    <w:p w14:paraId="1EDA4A51" w14:textId="7F4AB4C2" w:rsidR="00CC6C13" w:rsidRDefault="00C62C50" w:rsidP="00CC6C13">
      <w:hyperlink r:id="rId836" w:history="1">
        <w:r>
          <w:rPr>
            <w:rStyle w:val="Hyperlink"/>
            <w:rFonts w:ascii="Times New Roman" w:eastAsia="Times New Roman" w:hAnsi="Times New Roman"/>
          </w:rPr>
          <w:t>R1-2606588</w:t>
        </w:r>
      </w:hyperlink>
      <w:r w:rsidR="00CC6C13">
        <w:rPr>
          <w:rFonts w:ascii="Times New Roman" w:eastAsia="Times New Roman" w:hAnsi="Times New Roman"/>
        </w:rPr>
        <w:tab/>
        <w:t>Considerations on multi-carrier operation in idle mode</w:t>
      </w:r>
      <w:r w:rsidR="00CC6C13">
        <w:rPr>
          <w:rFonts w:ascii="Times New Roman" w:eastAsia="Times New Roman" w:hAnsi="Times New Roman"/>
        </w:rPr>
        <w:tab/>
        <w:t>TCL</w:t>
      </w:r>
    </w:p>
    <w:p w14:paraId="3761C989" w14:textId="4C0C6B32" w:rsidR="00CC6C13" w:rsidRDefault="00C62C50" w:rsidP="00CC6C13">
      <w:hyperlink r:id="rId837" w:history="1">
        <w:r>
          <w:rPr>
            <w:rStyle w:val="Hyperlink"/>
            <w:rFonts w:ascii="Times New Roman" w:eastAsia="Times New Roman" w:hAnsi="Times New Roman"/>
          </w:rPr>
          <w:t>R1-2606671</w:t>
        </w:r>
      </w:hyperlink>
      <w:r w:rsidR="00CC6C13">
        <w:rPr>
          <w:rFonts w:ascii="Times New Roman" w:eastAsia="Times New Roman" w:hAnsi="Times New Roman"/>
        </w:rPr>
        <w:tab/>
        <w:t>Discussion on operation in idle mode</w:t>
      </w:r>
      <w:r w:rsidR="00CC6C13">
        <w:rPr>
          <w:rFonts w:ascii="Times New Roman" w:eastAsia="Times New Roman" w:hAnsi="Times New Roman"/>
        </w:rPr>
        <w:tab/>
        <w:t>KDDI Corporation</w:t>
      </w:r>
    </w:p>
    <w:p w14:paraId="43820AC8" w14:textId="77777777" w:rsidR="00CC6C13" w:rsidRPr="00CC6C13" w:rsidRDefault="00CC6C13" w:rsidP="00CC6C13"/>
    <w:p w14:paraId="64B78F97" w14:textId="4BB4B251" w:rsidR="00CC6C13" w:rsidRDefault="00CC6C13" w:rsidP="0013532B">
      <w:pPr>
        <w:pStyle w:val="Heading3"/>
      </w:pPr>
      <w:bookmarkStart w:id="174" w:name="_Toc239313240"/>
      <w:r>
        <w:t>Operation in connected mode</w:t>
      </w:r>
      <w:bookmarkEnd w:id="174"/>
    </w:p>
    <w:p w14:paraId="5C5B3883" w14:textId="77777777" w:rsidR="00CC6C13" w:rsidRPr="008F2A8A" w:rsidRDefault="00CC6C13" w:rsidP="00CC6C13">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-R20-6GR-</w:t>
      </w:r>
      <w:r w:rsidRPr="008F2A8A">
        <w:rPr>
          <w:rFonts w:eastAsia="DengXian" w:hint="eastAsia"/>
          <w:lang w:val="en-US" w:eastAsia="zh-CN"/>
        </w:rPr>
        <w:t>MC-Operation in connected mode</w:t>
      </w:r>
      <w:r w:rsidRPr="008F2A8A">
        <w:rPr>
          <w:rFonts w:eastAsia="DengXian"/>
          <w:lang w:val="en-US" w:eastAsia="zh-CN"/>
        </w:rPr>
        <w:t>] Email discussion on Rel-20 6GR-</w:t>
      </w:r>
      <w:r w:rsidRPr="008F2A8A">
        <w:rPr>
          <w:rFonts w:eastAsia="DengXian" w:hint="eastAsia"/>
          <w:lang w:val="en-US" w:eastAsia="zh-CN"/>
        </w:rPr>
        <w:t>MC-Operation in connected mode</w:t>
      </w:r>
      <w:r w:rsidRPr="008F2A8A">
        <w:rPr>
          <w:rFonts w:eastAsia="DengXian"/>
          <w:lang w:val="en-US" w:eastAsia="zh-CN"/>
        </w:rPr>
        <w:t xml:space="preserve"> –</w:t>
      </w:r>
      <w:r w:rsidRPr="008F2A8A">
        <w:rPr>
          <w:rFonts w:eastAsia="DengXian" w:hint="eastAsia"/>
          <w:lang w:val="en-US" w:eastAsia="zh-CN"/>
        </w:rPr>
        <w:t xml:space="preserve">Naoya </w:t>
      </w:r>
      <w:r w:rsidRPr="008F2A8A">
        <w:rPr>
          <w:rFonts w:eastAsia="DengXian"/>
          <w:lang w:val="en-US" w:eastAsia="zh-CN"/>
        </w:rPr>
        <w:t>(</w:t>
      </w:r>
      <w:r w:rsidRPr="008F2A8A">
        <w:rPr>
          <w:rFonts w:eastAsia="DengXian" w:hint="eastAsia"/>
          <w:lang w:val="en-US" w:eastAsia="zh-CN"/>
        </w:rPr>
        <w:t>NTT DOCOMO, INC.</w:t>
      </w:r>
      <w:r w:rsidRPr="008F2A8A">
        <w:rPr>
          <w:rFonts w:eastAsia="DengXian"/>
          <w:lang w:val="en-US" w:eastAsia="zh-CN"/>
        </w:rPr>
        <w:t>)</w:t>
      </w:r>
    </w:p>
    <w:p w14:paraId="3293F359" w14:textId="77777777" w:rsidR="00CC6C13" w:rsidRPr="008F2A8A" w:rsidRDefault="00CC6C13">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79331D0E" w14:textId="77777777" w:rsidR="008F2A8A" w:rsidRDefault="008F2A8A" w:rsidP="00CC6C13">
      <w:pPr>
        <w:rPr>
          <w:rFonts w:ascii="Times New Roman" w:eastAsiaTheme="minorEastAsia" w:hAnsi="Times New Roman"/>
          <w:highlight w:val="green"/>
          <w:lang w:val="en-US" w:eastAsia="zh-CN"/>
        </w:rPr>
      </w:pPr>
    </w:p>
    <w:p w14:paraId="02BCAB38" w14:textId="77777777" w:rsidR="0008429E" w:rsidRPr="0008429E" w:rsidRDefault="0008429E" w:rsidP="0008429E">
      <w:pPr>
        <w:rPr>
          <w:b/>
          <w:bCs/>
        </w:rPr>
      </w:pPr>
      <w:hyperlink r:id="rId838" w:history="1">
        <w:r w:rsidRPr="0008429E">
          <w:rPr>
            <w:rStyle w:val="Hyperlink"/>
            <w:rFonts w:ascii="Times New Roman" w:eastAsia="Times New Roman" w:hAnsi="Times New Roman"/>
            <w:b/>
            <w:bCs/>
          </w:rPr>
          <w:t>R1-2606496</w:t>
        </w:r>
      </w:hyperlink>
      <w:r w:rsidRPr="0008429E">
        <w:rPr>
          <w:rFonts w:ascii="Times New Roman" w:eastAsia="Times New Roman" w:hAnsi="Times New Roman"/>
          <w:b/>
          <w:bCs/>
        </w:rPr>
        <w:tab/>
        <w:t>FL summary#1 on MC operation in connected mode</w:t>
      </w:r>
      <w:r w:rsidRPr="0008429E">
        <w:rPr>
          <w:rFonts w:ascii="Times New Roman" w:eastAsia="Times New Roman" w:hAnsi="Times New Roman"/>
          <w:b/>
          <w:bCs/>
        </w:rPr>
        <w:tab/>
        <w:t>Moderator (NTT DOCOMO)</w:t>
      </w:r>
    </w:p>
    <w:p w14:paraId="1B012D62" w14:textId="77777777" w:rsidR="0008429E" w:rsidRPr="0008429E" w:rsidRDefault="0008429E" w:rsidP="0008429E">
      <w:pPr>
        <w:rPr>
          <w:b/>
          <w:bCs/>
        </w:rPr>
      </w:pPr>
      <w:hyperlink r:id="rId839" w:history="1">
        <w:r w:rsidRPr="0008429E">
          <w:rPr>
            <w:rStyle w:val="Hyperlink"/>
            <w:rFonts w:ascii="Times New Roman" w:eastAsia="Times New Roman" w:hAnsi="Times New Roman"/>
            <w:b/>
            <w:bCs/>
          </w:rPr>
          <w:t>R1-2606497</w:t>
        </w:r>
      </w:hyperlink>
      <w:r w:rsidRPr="0008429E">
        <w:rPr>
          <w:rFonts w:ascii="Times New Roman" w:eastAsia="Times New Roman" w:hAnsi="Times New Roman"/>
          <w:b/>
          <w:bCs/>
        </w:rPr>
        <w:tab/>
        <w:t>FL summary#2 on MC operation in connected mode</w:t>
      </w:r>
      <w:r w:rsidRPr="0008429E">
        <w:rPr>
          <w:rFonts w:ascii="Times New Roman" w:eastAsia="Times New Roman" w:hAnsi="Times New Roman"/>
          <w:b/>
          <w:bCs/>
        </w:rPr>
        <w:tab/>
        <w:t>Moderator (NTT DOCOMO)</w:t>
      </w:r>
    </w:p>
    <w:p w14:paraId="1736B843" w14:textId="77777777" w:rsidR="0008429E" w:rsidRPr="0008429E" w:rsidRDefault="0008429E" w:rsidP="0008429E">
      <w:pPr>
        <w:rPr>
          <w:b/>
          <w:bCs/>
        </w:rPr>
      </w:pPr>
      <w:hyperlink r:id="rId840" w:history="1">
        <w:r w:rsidRPr="0008429E">
          <w:rPr>
            <w:rStyle w:val="Hyperlink"/>
            <w:rFonts w:ascii="Times New Roman" w:eastAsia="Times New Roman" w:hAnsi="Times New Roman"/>
            <w:b/>
            <w:bCs/>
          </w:rPr>
          <w:t>R1-2606498</w:t>
        </w:r>
      </w:hyperlink>
      <w:r w:rsidRPr="0008429E">
        <w:rPr>
          <w:rFonts w:ascii="Times New Roman" w:eastAsia="Times New Roman" w:hAnsi="Times New Roman"/>
          <w:b/>
          <w:bCs/>
        </w:rPr>
        <w:tab/>
        <w:t>FL summary#3 on MC operation in connected mode</w:t>
      </w:r>
      <w:r w:rsidRPr="0008429E">
        <w:rPr>
          <w:rFonts w:ascii="Times New Roman" w:eastAsia="Times New Roman" w:hAnsi="Times New Roman"/>
          <w:b/>
          <w:bCs/>
        </w:rPr>
        <w:tab/>
        <w:t>Moderator (NTT DOCOMO)</w:t>
      </w:r>
    </w:p>
    <w:p w14:paraId="29479A8A" w14:textId="77777777" w:rsidR="0008429E" w:rsidRDefault="0008429E" w:rsidP="0008429E">
      <w:pPr>
        <w:rPr>
          <w:rFonts w:ascii="Times New Roman" w:eastAsia="Times New Roman" w:hAnsi="Times New Roman"/>
        </w:rPr>
      </w:pPr>
      <w:hyperlink r:id="rId841" w:history="1">
        <w:r w:rsidRPr="0008429E">
          <w:rPr>
            <w:rStyle w:val="Hyperlink"/>
            <w:rFonts w:ascii="Times New Roman" w:eastAsia="Times New Roman" w:hAnsi="Times New Roman"/>
            <w:b/>
            <w:bCs/>
          </w:rPr>
          <w:t>R1-2606499</w:t>
        </w:r>
      </w:hyperlink>
      <w:r w:rsidRPr="0008429E">
        <w:rPr>
          <w:rFonts w:ascii="Times New Roman" w:eastAsia="Times New Roman" w:hAnsi="Times New Roman"/>
          <w:b/>
          <w:bCs/>
        </w:rPr>
        <w:tab/>
        <w:t>FL summary#4 on MC operation in connected mode</w:t>
      </w:r>
      <w:r w:rsidRPr="0008429E">
        <w:rPr>
          <w:rFonts w:ascii="Times New Roman" w:eastAsia="Times New Roman" w:hAnsi="Times New Roman"/>
          <w:b/>
          <w:bCs/>
        </w:rPr>
        <w:tab/>
        <w:t>Moderator (NTT DOCOMO</w:t>
      </w:r>
      <w:r>
        <w:rPr>
          <w:rFonts w:ascii="Times New Roman" w:eastAsia="Times New Roman" w:hAnsi="Times New Roman"/>
        </w:rPr>
        <w:t>)</w:t>
      </w:r>
    </w:p>
    <w:p w14:paraId="34DB4810" w14:textId="77777777" w:rsidR="0008429E" w:rsidRPr="0008429E" w:rsidRDefault="0008429E" w:rsidP="0008429E">
      <w:pPr>
        <w:rPr>
          <w:b/>
          <w:bCs/>
        </w:rPr>
      </w:pPr>
      <w:hyperlink r:id="rId842" w:history="1">
        <w:r w:rsidRPr="0008429E">
          <w:rPr>
            <w:rStyle w:val="Hyperlink"/>
            <w:rFonts w:ascii="Times New Roman" w:eastAsia="Times New Roman" w:hAnsi="Times New Roman"/>
            <w:b/>
            <w:bCs/>
          </w:rPr>
          <w:t>R1-2606886</w:t>
        </w:r>
      </w:hyperlink>
      <w:r w:rsidRPr="0008429E">
        <w:rPr>
          <w:rFonts w:ascii="Times New Roman" w:eastAsia="Times New Roman" w:hAnsi="Times New Roman"/>
          <w:b/>
          <w:bCs/>
        </w:rPr>
        <w:tab/>
        <w:t>FL summary#</w:t>
      </w:r>
      <w:r w:rsidRPr="0008429E">
        <w:rPr>
          <w:rFonts w:ascii="Times New Roman" w:eastAsiaTheme="minorEastAsia" w:hAnsi="Times New Roman" w:hint="eastAsia"/>
          <w:b/>
          <w:bCs/>
          <w:lang w:eastAsia="zh-CN"/>
        </w:rPr>
        <w:t>5</w:t>
      </w:r>
      <w:r w:rsidRPr="0008429E">
        <w:rPr>
          <w:rFonts w:ascii="Times New Roman" w:eastAsia="Times New Roman" w:hAnsi="Times New Roman"/>
          <w:b/>
          <w:bCs/>
        </w:rPr>
        <w:t xml:space="preserve"> on MC operation in connected mode</w:t>
      </w:r>
      <w:r w:rsidRPr="0008429E">
        <w:rPr>
          <w:rFonts w:ascii="Times New Roman" w:eastAsia="Times New Roman" w:hAnsi="Times New Roman"/>
          <w:b/>
          <w:bCs/>
        </w:rPr>
        <w:tab/>
        <w:t>Moderator (NTT DOCOMO)</w:t>
      </w:r>
    </w:p>
    <w:p w14:paraId="5ADB9476" w14:textId="77777777" w:rsidR="0008429E" w:rsidRDefault="0008429E" w:rsidP="0008429E">
      <w:pPr>
        <w:rPr>
          <w:rFonts w:ascii="Times New Roman" w:eastAsia="Times New Roman" w:hAnsi="Times New Roman"/>
        </w:rPr>
      </w:pPr>
    </w:p>
    <w:p w14:paraId="529A4101" w14:textId="77777777" w:rsidR="0008429E" w:rsidRDefault="0008429E" w:rsidP="00CC6C13">
      <w:pPr>
        <w:rPr>
          <w:rFonts w:ascii="Times New Roman" w:eastAsiaTheme="minorEastAsia" w:hAnsi="Times New Roman"/>
          <w:b/>
          <w:bCs/>
          <w:highlight w:val="green"/>
          <w:lang w:val="en-US" w:eastAsia="zh-CN"/>
        </w:rPr>
      </w:pPr>
    </w:p>
    <w:p w14:paraId="70EB7D8A" w14:textId="2ECB9184" w:rsidR="00CC6C13" w:rsidRPr="008F2A8A" w:rsidRDefault="00CC6C13" w:rsidP="00CC6C13">
      <w:pPr>
        <w:rPr>
          <w:rFonts w:ascii="Times New Roman" w:eastAsiaTheme="minorEastAsia" w:hAnsi="Times New Roman"/>
          <w:b/>
          <w:bCs/>
          <w:highlight w:val="green"/>
          <w:lang w:val="en-US" w:eastAsia="zh-CN"/>
        </w:rPr>
      </w:pPr>
      <w:r w:rsidRPr="008F2A8A">
        <w:rPr>
          <w:rFonts w:ascii="Times New Roman" w:eastAsiaTheme="minorEastAsia" w:hAnsi="Times New Roman"/>
          <w:b/>
          <w:bCs/>
          <w:highlight w:val="green"/>
          <w:lang w:val="en-US" w:eastAsia="zh-CN"/>
        </w:rPr>
        <w:t>Agreement</w:t>
      </w:r>
    </w:p>
    <w:p w14:paraId="153BF9AB" w14:textId="77777777" w:rsidR="00CC6C13" w:rsidRPr="008F2A8A" w:rsidRDefault="00CC6C13" w:rsidP="00CC6C13">
      <w:pPr>
        <w:rPr>
          <w:rFonts w:ascii="Times New Roman" w:hAnsi="Times New Roman"/>
        </w:rPr>
      </w:pPr>
      <w:r w:rsidRPr="008F2A8A">
        <w:rPr>
          <w:rFonts w:ascii="Times New Roman" w:eastAsia="Yu Mincho" w:hAnsi="Times New Roman"/>
          <w:lang w:eastAsia="ja-JP"/>
        </w:rPr>
        <w:t>Study UL transmission</w:t>
      </w:r>
      <w:r w:rsidRPr="008F2A8A">
        <w:rPr>
          <w:rFonts w:ascii="Times New Roman" w:eastAsiaTheme="minorEastAsia" w:hAnsi="Times New Roman"/>
          <w:lang w:eastAsia="zh-CN"/>
        </w:rPr>
        <w:t xml:space="preserve"> switching</w:t>
      </w:r>
      <w:r w:rsidRPr="008F2A8A">
        <w:rPr>
          <w:rFonts w:ascii="Times New Roman" w:eastAsia="Yu Mincho" w:hAnsi="Times New Roman"/>
          <w:lang w:eastAsia="ja-JP"/>
        </w:rPr>
        <w:t xml:space="preserve"> </w:t>
      </w:r>
      <w:r w:rsidRPr="008F2A8A">
        <w:rPr>
          <w:rFonts w:ascii="Times New Roman" w:eastAsiaTheme="minorEastAsia" w:hAnsi="Times New Roman"/>
          <w:lang w:eastAsia="zh-CN"/>
        </w:rPr>
        <w:t xml:space="preserve">across carriers </w:t>
      </w:r>
      <w:r w:rsidRPr="008F2A8A">
        <w:rPr>
          <w:rFonts w:ascii="Times New Roman" w:eastAsia="Yu Mincho" w:hAnsi="Times New Roman"/>
          <w:lang w:eastAsia="ja-JP"/>
        </w:rPr>
        <w:t>in 6G</w:t>
      </w:r>
      <w:r w:rsidRPr="008F2A8A">
        <w:rPr>
          <w:rFonts w:ascii="Times New Roman" w:eastAsiaTheme="minorEastAsia" w:hAnsi="Times New Roman"/>
          <w:lang w:eastAsia="zh-CN"/>
        </w:rPr>
        <w:t>R</w:t>
      </w:r>
      <w:r w:rsidRPr="008F2A8A">
        <w:rPr>
          <w:rFonts w:ascii="Times New Roman" w:eastAsia="Yu Mincho" w:hAnsi="Times New Roman"/>
          <w:lang w:eastAsia="ja-JP"/>
        </w:rPr>
        <w:t xml:space="preserve">, at least considering the following: </w:t>
      </w:r>
    </w:p>
    <w:p w14:paraId="38E5C334"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 xml:space="preserve">Whether/how to achieve unified design for all UL signals/channels </w:t>
      </w:r>
    </w:p>
    <w:p w14:paraId="617E7090"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Signaling for switching, e.g., dynamic and/or semi-static switching</w:t>
      </w:r>
    </w:p>
    <w:p w14:paraId="4AB139E0"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Number of Tx chains</w:t>
      </w:r>
    </w:p>
    <w:p w14:paraId="0C061FFE"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Number of carriers</w:t>
      </w:r>
    </w:p>
    <w:p w14:paraId="6206100A"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Switching gap</w:t>
      </w:r>
    </w:p>
    <w:p w14:paraId="1DA23563"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Interaction with carrier aggregation operation</w:t>
      </w:r>
    </w:p>
    <w:p w14:paraId="72E6E410"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Coordination with other WG(s), e.g., RAN4 (as needed)</w:t>
      </w:r>
    </w:p>
    <w:p w14:paraId="1EC8367F"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Note: SRS antenna switching is separately discussed under UL CSI agenda</w:t>
      </w:r>
    </w:p>
    <w:p w14:paraId="01DF6335" w14:textId="77777777" w:rsidR="00CC6C13" w:rsidRPr="008F2A8A" w:rsidRDefault="00CC6C13" w:rsidP="00CC6C13">
      <w:pPr>
        <w:rPr>
          <w:rFonts w:ascii="Times New Roman" w:eastAsiaTheme="minorEastAsia" w:hAnsi="Times New Roman"/>
          <w:lang w:val="en-US" w:eastAsia="zh-CN"/>
        </w:rPr>
      </w:pPr>
    </w:p>
    <w:p w14:paraId="71ED9D27" w14:textId="77777777" w:rsidR="00CC6C13" w:rsidRPr="008F2A8A" w:rsidRDefault="00CC6C13" w:rsidP="00CC6C13">
      <w:pPr>
        <w:rPr>
          <w:rFonts w:ascii="Times New Roman" w:eastAsiaTheme="minorEastAsia" w:hAnsi="Times New Roman"/>
          <w:b/>
          <w:bCs/>
          <w:highlight w:val="green"/>
          <w:lang w:val="en-US" w:eastAsia="zh-CN"/>
        </w:rPr>
      </w:pPr>
      <w:r w:rsidRPr="008F2A8A">
        <w:rPr>
          <w:rFonts w:ascii="Times New Roman" w:eastAsiaTheme="minorEastAsia" w:hAnsi="Times New Roman"/>
          <w:b/>
          <w:bCs/>
          <w:highlight w:val="green"/>
          <w:lang w:val="en-US" w:eastAsia="zh-CN"/>
        </w:rPr>
        <w:t>Agreement</w:t>
      </w:r>
    </w:p>
    <w:p w14:paraId="43B2C427" w14:textId="77777777" w:rsidR="00CC6C13" w:rsidRPr="008F2A8A" w:rsidRDefault="00CC6C13" w:rsidP="00CC6C13">
      <w:pPr>
        <w:rPr>
          <w:rFonts w:ascii="Times New Roman" w:hAnsi="Times New Roman"/>
        </w:rPr>
      </w:pPr>
      <w:r w:rsidRPr="008F2A8A">
        <w:rPr>
          <w:rFonts w:ascii="Times New Roman" w:eastAsia="Yu Mincho" w:hAnsi="Times New Roman"/>
          <w:lang w:eastAsia="ja-JP"/>
        </w:rPr>
        <w:t xml:space="preserve">Study DL reception switching across carriers in 6GR, at least considering the following: </w:t>
      </w:r>
    </w:p>
    <w:p w14:paraId="3C1BD4A0"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Applicable scenario(s) (e.g., the scenario(s) considered for NR LB-CA)</w:t>
      </w:r>
      <w:r w:rsidRPr="008F2A8A">
        <w:rPr>
          <w:rFonts w:ascii="Times New Roman" w:eastAsiaTheme="minorEastAsia" w:hAnsi="Times New Roman"/>
          <w:lang w:val="en-US" w:eastAsia="zh-CN"/>
        </w:rPr>
        <w:t>, including identify the scenario(s)</w:t>
      </w:r>
    </w:p>
    <w:p w14:paraId="12B8CA68"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Coordination with other WG(s), e.g., RAN4 (as needed)</w:t>
      </w:r>
    </w:p>
    <w:p w14:paraId="5639A7CF" w14:textId="77777777" w:rsidR="00CC6C13" w:rsidRPr="008F2A8A" w:rsidRDefault="00CC6C13" w:rsidP="00CC6C13">
      <w:pPr>
        <w:rPr>
          <w:rFonts w:ascii="Times New Roman" w:eastAsiaTheme="minorEastAsia" w:hAnsi="Times New Roman"/>
          <w:b/>
          <w:bCs/>
          <w:lang w:val="en-US" w:eastAsia="zh-CN"/>
        </w:rPr>
      </w:pPr>
    </w:p>
    <w:p w14:paraId="7CE79A98" w14:textId="77777777" w:rsidR="00CC6C13" w:rsidRPr="008F2A8A" w:rsidRDefault="00CC6C13" w:rsidP="00CC6C13">
      <w:pPr>
        <w:rPr>
          <w:rFonts w:ascii="Times New Roman" w:eastAsiaTheme="minorEastAsia" w:hAnsi="Times New Roman"/>
          <w:b/>
          <w:bCs/>
          <w:highlight w:val="green"/>
          <w:lang w:val="en-US" w:eastAsia="zh-CN"/>
        </w:rPr>
      </w:pPr>
      <w:r w:rsidRPr="008F2A8A">
        <w:rPr>
          <w:rFonts w:ascii="Times New Roman" w:eastAsiaTheme="minorEastAsia" w:hAnsi="Times New Roman"/>
          <w:b/>
          <w:bCs/>
          <w:highlight w:val="green"/>
          <w:lang w:val="en-US" w:eastAsia="zh-CN"/>
        </w:rPr>
        <w:t>Agreement</w:t>
      </w:r>
    </w:p>
    <w:p w14:paraId="5C22B6B9" w14:textId="77777777" w:rsidR="00CC6C13" w:rsidRPr="008F2A8A" w:rsidRDefault="00CC6C13" w:rsidP="00CC6C13">
      <w:pPr>
        <w:rPr>
          <w:rFonts w:ascii="Times New Roman" w:eastAsia="Yu Mincho" w:hAnsi="Times New Roman"/>
          <w:lang w:eastAsia="ja-JP"/>
        </w:rPr>
      </w:pPr>
      <w:r w:rsidRPr="008F2A8A">
        <w:rPr>
          <w:rFonts w:ascii="Times New Roman" w:eastAsiaTheme="minorEastAsia" w:hAnsi="Times New Roman"/>
          <w:lang w:eastAsia="zh-CN"/>
        </w:rPr>
        <w:t>F</w:t>
      </w:r>
      <w:r w:rsidRPr="008F2A8A">
        <w:rPr>
          <w:rFonts w:ascii="Times New Roman" w:eastAsia="Yu Mincho" w:hAnsi="Times New Roman"/>
          <w:lang w:eastAsia="ja-JP"/>
        </w:rPr>
        <w:t>or 6GR</w:t>
      </w:r>
      <w:r w:rsidRPr="008F2A8A">
        <w:rPr>
          <w:rFonts w:ascii="Times New Roman" w:eastAsiaTheme="minorEastAsia" w:hAnsi="Times New Roman"/>
          <w:lang w:eastAsia="zh-CN"/>
        </w:rPr>
        <w:t xml:space="preserve"> multiple carrier </w:t>
      </w:r>
      <w:r w:rsidRPr="008F2A8A">
        <w:rPr>
          <w:rFonts w:ascii="Times New Roman" w:eastAsia="Yu Mincho" w:hAnsi="Times New Roman"/>
          <w:lang w:eastAsia="ja-JP"/>
        </w:rPr>
        <w:t>operation</w:t>
      </w:r>
      <w:r w:rsidRPr="008F2A8A">
        <w:rPr>
          <w:rFonts w:ascii="Times New Roman" w:eastAsiaTheme="minorEastAsia" w:hAnsi="Times New Roman"/>
          <w:lang w:eastAsia="zh-CN"/>
        </w:rPr>
        <w:t xml:space="preserve"> in connected mode</w:t>
      </w:r>
      <w:r w:rsidRPr="008F2A8A">
        <w:rPr>
          <w:rFonts w:ascii="Times New Roman" w:eastAsia="Yu Mincho" w:hAnsi="Times New Roman"/>
          <w:lang w:eastAsia="ja-JP"/>
        </w:rPr>
        <w:t>, study mechanisms for fast enabling</w:t>
      </w:r>
      <w:r w:rsidRPr="008F2A8A">
        <w:rPr>
          <w:rFonts w:ascii="Times New Roman" w:eastAsiaTheme="minorEastAsia" w:hAnsi="Times New Roman"/>
          <w:lang w:eastAsia="zh-CN"/>
        </w:rPr>
        <w:t>/disabling</w:t>
      </w:r>
      <w:r w:rsidRPr="008F2A8A">
        <w:rPr>
          <w:rFonts w:ascii="Times New Roman" w:eastAsia="Yu Mincho" w:hAnsi="Times New Roman"/>
          <w:lang w:eastAsia="ja-JP"/>
        </w:rPr>
        <w:t xml:space="preserve"> </w:t>
      </w:r>
      <w:r w:rsidRPr="008F2A8A">
        <w:rPr>
          <w:rFonts w:ascii="Times New Roman" w:eastAsiaTheme="minorEastAsia" w:hAnsi="Times New Roman"/>
          <w:lang w:eastAsia="zh-CN"/>
        </w:rPr>
        <w:t>access</w:t>
      </w:r>
      <w:r w:rsidRPr="008F2A8A">
        <w:rPr>
          <w:rFonts w:ascii="Times New Roman" w:eastAsia="Yu Mincho" w:hAnsi="Times New Roman"/>
          <w:lang w:eastAsia="ja-JP"/>
        </w:rPr>
        <w:t xml:space="preserve"> </w:t>
      </w:r>
      <w:r w:rsidRPr="008F2A8A">
        <w:rPr>
          <w:rFonts w:ascii="Times New Roman" w:eastAsiaTheme="minorEastAsia" w:hAnsi="Times New Roman"/>
          <w:lang w:eastAsia="zh-CN"/>
        </w:rPr>
        <w:t xml:space="preserve">to </w:t>
      </w:r>
      <w:r w:rsidRPr="008F2A8A">
        <w:rPr>
          <w:rFonts w:ascii="Times New Roman" w:eastAsia="Yu Mincho" w:hAnsi="Times New Roman"/>
          <w:lang w:eastAsia="ja-JP"/>
        </w:rPr>
        <w:t xml:space="preserve">additional carriers, considering at least the following: </w:t>
      </w:r>
    </w:p>
    <w:p w14:paraId="3AC8BAA3"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UE power saving and/or NW energy saving</w:t>
      </w:r>
    </w:p>
    <w:p w14:paraId="41ACDA7A"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Theme="minorEastAsia" w:hAnsi="Times New Roman"/>
          <w:lang w:val="en-US" w:eastAsia="zh-CN"/>
        </w:rPr>
        <w:t>C</w:t>
      </w:r>
      <w:r w:rsidRPr="008F2A8A">
        <w:rPr>
          <w:rFonts w:ascii="Times New Roman" w:eastAsia="Yu Mincho" w:hAnsi="Times New Roman"/>
          <w:lang w:val="en-US" w:eastAsia="ja-JP"/>
        </w:rPr>
        <w:t>arrier state</w:t>
      </w:r>
      <w:r w:rsidRPr="008F2A8A">
        <w:rPr>
          <w:rFonts w:ascii="Times New Roman" w:eastAsiaTheme="minorEastAsia" w:hAnsi="Times New Roman"/>
          <w:lang w:val="en-US" w:eastAsia="zh-CN"/>
        </w:rPr>
        <w:t>s</w:t>
      </w:r>
    </w:p>
    <w:p w14:paraId="1F465D4E"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 xml:space="preserve">How to </w:t>
      </w:r>
      <w:r w:rsidRPr="008F2A8A">
        <w:rPr>
          <w:rFonts w:ascii="Times New Roman" w:eastAsia="Yu Mincho" w:hAnsi="Times New Roman"/>
          <w:lang w:eastAsia="ja-JP"/>
        </w:rPr>
        <w:t>enabl</w:t>
      </w:r>
      <w:r w:rsidRPr="008F2A8A">
        <w:rPr>
          <w:rFonts w:ascii="Times New Roman" w:eastAsiaTheme="minorEastAsia" w:hAnsi="Times New Roman"/>
          <w:lang w:eastAsia="zh-CN"/>
        </w:rPr>
        <w:t>e/disable</w:t>
      </w:r>
    </w:p>
    <w:p w14:paraId="69762AC9"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Assumed NW-side requirements/conditions</w:t>
      </w:r>
    </w:p>
    <w:p w14:paraId="75545CB9"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Assumed UE-side requirements</w:t>
      </w:r>
    </w:p>
    <w:p w14:paraId="40762124" w14:textId="77777777" w:rsidR="00CC6C13" w:rsidRPr="008F2A8A" w:rsidRDefault="00CC6C13" w:rsidP="00CC6C13">
      <w:pPr>
        <w:rPr>
          <w:rFonts w:ascii="Times New Roman" w:eastAsiaTheme="minorEastAsia" w:hAnsi="Times New Roman"/>
          <w:lang w:val="en-US" w:eastAsia="zh-CN"/>
        </w:rPr>
      </w:pPr>
    </w:p>
    <w:p w14:paraId="0EE22657" w14:textId="77777777" w:rsidR="00CC6C13" w:rsidRPr="008F2A8A" w:rsidRDefault="00CC6C13" w:rsidP="00CC6C13">
      <w:pPr>
        <w:rPr>
          <w:rFonts w:ascii="Times New Roman" w:eastAsiaTheme="minorEastAsia" w:hAnsi="Times New Roman"/>
          <w:b/>
          <w:bCs/>
          <w:highlight w:val="green"/>
          <w:lang w:val="en-US" w:eastAsia="zh-CN"/>
        </w:rPr>
      </w:pPr>
      <w:r w:rsidRPr="008F2A8A">
        <w:rPr>
          <w:rFonts w:ascii="Times New Roman" w:eastAsiaTheme="minorEastAsia" w:hAnsi="Times New Roman"/>
          <w:b/>
          <w:bCs/>
          <w:highlight w:val="green"/>
          <w:lang w:val="en-US" w:eastAsia="zh-CN"/>
        </w:rPr>
        <w:t>Agreement</w:t>
      </w:r>
    </w:p>
    <w:p w14:paraId="14E59D4B" w14:textId="77777777" w:rsidR="00CC6C13" w:rsidRPr="008F2A8A" w:rsidRDefault="00CC6C13" w:rsidP="00CC6C13">
      <w:pPr>
        <w:rPr>
          <w:rFonts w:ascii="Times New Roman" w:eastAsiaTheme="minorEastAsia" w:hAnsi="Times New Roman"/>
          <w:lang w:val="en-US" w:eastAsia="zh-CN"/>
        </w:rPr>
      </w:pPr>
      <w:r w:rsidRPr="008F2A8A">
        <w:rPr>
          <w:rFonts w:ascii="Times New Roman" w:eastAsiaTheme="minorEastAsia" w:hAnsi="Times New Roman"/>
          <w:lang w:eastAsia="zh-CN"/>
        </w:rPr>
        <w:t>F</w:t>
      </w:r>
      <w:r w:rsidRPr="008F2A8A">
        <w:rPr>
          <w:rFonts w:ascii="Times New Roman" w:eastAsia="Yu Mincho" w:hAnsi="Times New Roman"/>
          <w:lang w:eastAsia="ja-JP"/>
        </w:rPr>
        <w:t>or 6GR</w:t>
      </w:r>
      <w:r w:rsidRPr="008F2A8A">
        <w:rPr>
          <w:rFonts w:ascii="Times New Roman" w:eastAsiaTheme="minorEastAsia" w:hAnsi="Times New Roman"/>
          <w:lang w:eastAsia="zh-CN"/>
        </w:rPr>
        <w:t xml:space="preserve"> multiple carrier </w:t>
      </w:r>
      <w:r w:rsidRPr="008F2A8A">
        <w:rPr>
          <w:rFonts w:ascii="Times New Roman" w:eastAsia="Yu Mincho" w:hAnsi="Times New Roman"/>
          <w:lang w:eastAsia="ja-JP"/>
        </w:rPr>
        <w:t>operation</w:t>
      </w:r>
      <w:r w:rsidRPr="008F2A8A">
        <w:rPr>
          <w:rFonts w:ascii="Times New Roman" w:eastAsiaTheme="minorEastAsia" w:hAnsi="Times New Roman"/>
          <w:lang w:eastAsia="zh-CN"/>
        </w:rPr>
        <w:t xml:space="preserve"> in connected mode</w:t>
      </w:r>
      <w:r w:rsidRPr="008F2A8A">
        <w:rPr>
          <w:rFonts w:ascii="Times New Roman" w:eastAsiaTheme="minorEastAsia" w:hAnsi="Times New Roman"/>
          <w:lang w:val="en-US" w:eastAsia="zh-CN"/>
        </w:rPr>
        <w:t xml:space="preserve">, study mechanisms for PXSCH resource allocation, considering at least the following: </w:t>
      </w:r>
    </w:p>
    <w:p w14:paraId="47CFF6E0" w14:textId="77777777" w:rsidR="00CC6C13" w:rsidRPr="008F2A8A" w:rsidRDefault="00CC6C13">
      <w:pPr>
        <w:numPr>
          <w:ilvl w:val="0"/>
          <w:numId w:val="156"/>
        </w:numPr>
        <w:overflowPunct w:val="0"/>
        <w:autoSpaceDE w:val="0"/>
        <w:autoSpaceDN w:val="0"/>
        <w:adjustRightInd w:val="0"/>
        <w:contextualSpacing/>
        <w:rPr>
          <w:rFonts w:ascii="Times New Roman" w:eastAsiaTheme="minorEastAsia" w:hAnsi="Times New Roman"/>
          <w:lang w:val="en-US" w:eastAsia="zh-CN"/>
        </w:rPr>
      </w:pPr>
      <w:r w:rsidRPr="008F2A8A">
        <w:rPr>
          <w:rFonts w:ascii="Times New Roman" w:eastAsiaTheme="minorEastAsia" w:hAnsi="Times New Roman"/>
          <w:lang w:val="en-US" w:eastAsia="zh-CN"/>
        </w:rPr>
        <w:t>A PXSCH confined within a carrier</w:t>
      </w:r>
    </w:p>
    <w:p w14:paraId="103EC4CC" w14:textId="77777777" w:rsidR="00CC6C13" w:rsidRPr="008F2A8A" w:rsidRDefault="00CC6C13">
      <w:pPr>
        <w:numPr>
          <w:ilvl w:val="0"/>
          <w:numId w:val="156"/>
        </w:numPr>
        <w:overflowPunct w:val="0"/>
        <w:autoSpaceDE w:val="0"/>
        <w:autoSpaceDN w:val="0"/>
        <w:adjustRightInd w:val="0"/>
        <w:contextualSpacing/>
        <w:rPr>
          <w:rFonts w:ascii="Times New Roman" w:eastAsiaTheme="minorEastAsia" w:hAnsi="Times New Roman"/>
          <w:lang w:val="en-US" w:eastAsia="zh-CN"/>
        </w:rPr>
      </w:pPr>
      <w:r w:rsidRPr="008F2A8A">
        <w:rPr>
          <w:rFonts w:ascii="Times New Roman" w:eastAsiaTheme="minorEastAsia" w:hAnsi="Times New Roman"/>
          <w:lang w:val="en-US" w:eastAsia="zh-CN"/>
        </w:rPr>
        <w:t xml:space="preserve">A PXSCH over multiple carriers </w:t>
      </w:r>
    </w:p>
    <w:p w14:paraId="53107C48" w14:textId="77777777" w:rsidR="00CC6C13" w:rsidRPr="008F2A8A" w:rsidRDefault="00CC6C13">
      <w:pPr>
        <w:numPr>
          <w:ilvl w:val="1"/>
          <w:numId w:val="156"/>
        </w:numPr>
        <w:overflowPunct w:val="0"/>
        <w:autoSpaceDE w:val="0"/>
        <w:autoSpaceDN w:val="0"/>
        <w:adjustRightInd w:val="0"/>
        <w:contextualSpacing/>
        <w:rPr>
          <w:rFonts w:ascii="Times New Roman" w:eastAsiaTheme="minorEastAsia" w:hAnsi="Times New Roman"/>
          <w:lang w:val="en-US" w:eastAsia="zh-CN"/>
        </w:rPr>
      </w:pPr>
      <w:r w:rsidRPr="008F2A8A">
        <w:rPr>
          <w:rFonts w:ascii="Times New Roman" w:eastAsiaTheme="minorEastAsia" w:hAnsi="Times New Roman"/>
          <w:lang w:val="en-US" w:eastAsia="zh-CN"/>
        </w:rPr>
        <w:lastRenderedPageBreak/>
        <w:t>Applicable scenario and condition</w:t>
      </w:r>
    </w:p>
    <w:p w14:paraId="3A7CBC82" w14:textId="77777777" w:rsidR="00CC6C13" w:rsidRPr="008F2A8A" w:rsidRDefault="00CC6C13">
      <w:pPr>
        <w:numPr>
          <w:ilvl w:val="1"/>
          <w:numId w:val="156"/>
        </w:numPr>
        <w:overflowPunct w:val="0"/>
        <w:autoSpaceDE w:val="0"/>
        <w:autoSpaceDN w:val="0"/>
        <w:adjustRightInd w:val="0"/>
        <w:contextualSpacing/>
        <w:rPr>
          <w:rFonts w:ascii="Times New Roman" w:eastAsiaTheme="minorEastAsia" w:hAnsi="Times New Roman"/>
          <w:lang w:val="en-US" w:eastAsia="zh-CN"/>
        </w:rPr>
      </w:pPr>
      <w:r w:rsidRPr="008F2A8A">
        <w:rPr>
          <w:rFonts w:ascii="Times New Roman" w:eastAsiaTheme="minorEastAsia" w:hAnsi="Times New Roman"/>
          <w:lang w:val="en-US" w:eastAsia="zh-CN"/>
        </w:rPr>
        <w:t>Coordination with other WG(s), e.g., RAN4 (as needed)</w:t>
      </w:r>
    </w:p>
    <w:p w14:paraId="5E58A5B6" w14:textId="77777777" w:rsidR="00CC6C13" w:rsidRPr="008F2A8A" w:rsidRDefault="00CC6C13" w:rsidP="00CC6C13">
      <w:pPr>
        <w:rPr>
          <w:rFonts w:ascii="Times New Roman" w:eastAsiaTheme="minorEastAsia" w:hAnsi="Times New Roman"/>
          <w:b/>
          <w:bCs/>
          <w:highlight w:val="green"/>
          <w:lang w:val="en-US" w:eastAsia="zh-CN"/>
        </w:rPr>
      </w:pPr>
      <w:r w:rsidRPr="008F2A8A">
        <w:rPr>
          <w:rFonts w:ascii="Times New Roman" w:eastAsiaTheme="minorEastAsia" w:hAnsi="Times New Roman"/>
          <w:b/>
          <w:bCs/>
          <w:highlight w:val="green"/>
          <w:lang w:val="en-US" w:eastAsia="zh-CN"/>
        </w:rPr>
        <w:t>Agreement</w:t>
      </w:r>
    </w:p>
    <w:p w14:paraId="09DA12D5" w14:textId="77777777" w:rsidR="00CC6C13" w:rsidRPr="008F2A8A" w:rsidRDefault="00CC6C13" w:rsidP="00CC6C13">
      <w:pPr>
        <w:rPr>
          <w:rFonts w:ascii="Times New Roman" w:eastAsia="Yu Mincho" w:hAnsi="Times New Roman"/>
          <w:lang w:eastAsia="ja-JP"/>
        </w:rPr>
      </w:pPr>
      <w:r w:rsidRPr="008F2A8A">
        <w:rPr>
          <w:rFonts w:ascii="Times New Roman" w:eastAsiaTheme="minorEastAsia" w:hAnsi="Times New Roman"/>
          <w:lang w:eastAsia="zh-CN"/>
        </w:rPr>
        <w:t>F</w:t>
      </w:r>
      <w:r w:rsidRPr="008F2A8A">
        <w:rPr>
          <w:rFonts w:ascii="Times New Roman" w:eastAsia="Yu Mincho" w:hAnsi="Times New Roman"/>
          <w:lang w:eastAsia="ja-JP"/>
        </w:rPr>
        <w:t>or 6GR</w:t>
      </w:r>
      <w:r w:rsidRPr="008F2A8A">
        <w:rPr>
          <w:rFonts w:ascii="Times New Roman" w:eastAsiaTheme="minorEastAsia" w:hAnsi="Times New Roman"/>
          <w:lang w:eastAsia="zh-CN"/>
        </w:rPr>
        <w:t xml:space="preserve"> multiple carrier </w:t>
      </w:r>
      <w:r w:rsidRPr="008F2A8A">
        <w:rPr>
          <w:rFonts w:ascii="Times New Roman" w:eastAsia="Yu Mincho" w:hAnsi="Times New Roman"/>
          <w:lang w:eastAsia="ja-JP"/>
        </w:rPr>
        <w:t>operation</w:t>
      </w:r>
      <w:r w:rsidRPr="008F2A8A">
        <w:rPr>
          <w:rFonts w:ascii="Times New Roman" w:eastAsiaTheme="minorEastAsia" w:hAnsi="Times New Roman"/>
          <w:lang w:eastAsia="zh-CN"/>
        </w:rPr>
        <w:t xml:space="preserve"> in connected mode</w:t>
      </w:r>
      <w:r w:rsidRPr="008F2A8A">
        <w:rPr>
          <w:rFonts w:ascii="Times New Roman" w:eastAsiaTheme="minorEastAsia" w:hAnsi="Times New Roman"/>
          <w:lang w:val="en-US" w:eastAsia="zh-CN"/>
        </w:rPr>
        <w:t xml:space="preserve">, </w:t>
      </w:r>
      <w:r w:rsidRPr="008F2A8A">
        <w:rPr>
          <w:rFonts w:ascii="Times New Roman" w:eastAsia="Yu Mincho" w:hAnsi="Times New Roman"/>
          <w:lang w:eastAsia="ja-JP"/>
        </w:rPr>
        <w:t>study mechanisms for scheduling PXSC</w:t>
      </w:r>
      <w:r w:rsidRPr="008F2A8A">
        <w:rPr>
          <w:rFonts w:ascii="Times New Roman" w:eastAsiaTheme="minorEastAsia" w:hAnsi="Times New Roman"/>
          <w:lang w:eastAsia="zh-CN"/>
        </w:rPr>
        <w:t>H</w:t>
      </w:r>
      <w:r w:rsidRPr="008F2A8A">
        <w:rPr>
          <w:rFonts w:ascii="Times New Roman" w:eastAsia="Yu Mincho" w:hAnsi="Times New Roman"/>
          <w:lang w:eastAsia="ja-JP"/>
        </w:rPr>
        <w:t xml:space="preserve">, considering at least the following: </w:t>
      </w:r>
    </w:p>
    <w:p w14:paraId="0E113572"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Self-</w:t>
      </w:r>
      <w:r w:rsidRPr="008F2A8A">
        <w:rPr>
          <w:rFonts w:ascii="Times New Roman" w:eastAsiaTheme="minorEastAsia" w:hAnsi="Times New Roman"/>
          <w:lang w:val="en-US" w:eastAsia="zh-CN"/>
        </w:rPr>
        <w:t>carrier</w:t>
      </w:r>
      <w:r w:rsidRPr="008F2A8A">
        <w:rPr>
          <w:rFonts w:ascii="Times New Roman" w:eastAsia="Yu Mincho" w:hAnsi="Times New Roman"/>
          <w:lang w:val="en-US" w:eastAsia="ja-JP"/>
        </w:rPr>
        <w:t xml:space="preserve"> scheduling</w:t>
      </w:r>
    </w:p>
    <w:p w14:paraId="453C1581" w14:textId="77777777" w:rsidR="00CC6C13" w:rsidRPr="008F2A8A" w:rsidRDefault="00CC6C13">
      <w:pPr>
        <w:numPr>
          <w:ilvl w:val="1"/>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Note: self-</w:t>
      </w:r>
      <w:r w:rsidRPr="008F2A8A">
        <w:rPr>
          <w:rFonts w:ascii="Times New Roman" w:eastAsiaTheme="minorEastAsia" w:hAnsi="Times New Roman"/>
          <w:lang w:val="en-US" w:eastAsia="zh-CN"/>
        </w:rPr>
        <w:t>carrier</w:t>
      </w:r>
      <w:r w:rsidRPr="008F2A8A">
        <w:rPr>
          <w:rFonts w:ascii="Times New Roman" w:eastAsia="Yu Mincho" w:hAnsi="Times New Roman"/>
          <w:lang w:val="en-US" w:eastAsia="ja-JP"/>
        </w:rPr>
        <w:t xml:space="preserve"> scheduling is that a DCI </w:t>
      </w:r>
      <w:r w:rsidRPr="008F2A8A">
        <w:rPr>
          <w:rFonts w:ascii="Times New Roman" w:eastAsiaTheme="minorEastAsia" w:hAnsi="Times New Roman"/>
          <w:lang w:val="en-US" w:eastAsia="zh-CN"/>
        </w:rPr>
        <w:t xml:space="preserve">on a carrier </w:t>
      </w:r>
      <w:r w:rsidRPr="008F2A8A">
        <w:rPr>
          <w:rFonts w:ascii="Times New Roman" w:eastAsia="Yu Mincho" w:hAnsi="Times New Roman"/>
          <w:lang w:val="en-US" w:eastAsia="ja-JP"/>
        </w:rPr>
        <w:t>schedules a PXSCH on a same c</w:t>
      </w:r>
      <w:r w:rsidRPr="008F2A8A">
        <w:rPr>
          <w:rFonts w:ascii="Times New Roman" w:eastAsiaTheme="minorEastAsia" w:hAnsi="Times New Roman"/>
          <w:lang w:val="en-US" w:eastAsia="zh-CN"/>
        </w:rPr>
        <w:t>arrier</w:t>
      </w:r>
    </w:p>
    <w:p w14:paraId="2D11CD75"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Cross-</w:t>
      </w:r>
      <w:r w:rsidRPr="008F2A8A">
        <w:rPr>
          <w:rFonts w:ascii="Times New Roman" w:eastAsiaTheme="minorEastAsia" w:hAnsi="Times New Roman"/>
          <w:lang w:val="en-US" w:eastAsia="zh-CN"/>
        </w:rPr>
        <w:t>carrier</w:t>
      </w:r>
      <w:r w:rsidRPr="008F2A8A">
        <w:rPr>
          <w:rFonts w:ascii="Times New Roman" w:eastAsia="Yu Mincho" w:hAnsi="Times New Roman"/>
          <w:lang w:val="en-US" w:eastAsia="ja-JP"/>
        </w:rPr>
        <w:t xml:space="preserve"> scheduling </w:t>
      </w:r>
    </w:p>
    <w:p w14:paraId="1F03C1F2" w14:textId="77777777" w:rsidR="00CC6C13" w:rsidRPr="008F2A8A" w:rsidRDefault="00CC6C13">
      <w:pPr>
        <w:numPr>
          <w:ilvl w:val="1"/>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Note: cross-c</w:t>
      </w:r>
      <w:r w:rsidRPr="008F2A8A">
        <w:rPr>
          <w:rFonts w:ascii="Times New Roman" w:eastAsiaTheme="minorEastAsia" w:hAnsi="Times New Roman"/>
          <w:lang w:val="en-US" w:eastAsia="zh-CN"/>
        </w:rPr>
        <w:t>arrier</w:t>
      </w:r>
      <w:r w:rsidRPr="008F2A8A">
        <w:rPr>
          <w:rFonts w:ascii="Times New Roman" w:eastAsia="Yu Mincho" w:hAnsi="Times New Roman"/>
          <w:lang w:val="en-US" w:eastAsia="ja-JP"/>
        </w:rPr>
        <w:t xml:space="preserve"> scheduling is that a DCI</w:t>
      </w:r>
      <w:r w:rsidRPr="008F2A8A">
        <w:rPr>
          <w:rFonts w:ascii="Times New Roman" w:eastAsiaTheme="minorEastAsia" w:hAnsi="Times New Roman"/>
          <w:lang w:val="en-US" w:eastAsia="zh-CN"/>
        </w:rPr>
        <w:t xml:space="preserve"> on a carrier </w:t>
      </w:r>
      <w:r w:rsidRPr="008F2A8A">
        <w:rPr>
          <w:rFonts w:ascii="Times New Roman" w:eastAsia="Yu Mincho" w:hAnsi="Times New Roman"/>
          <w:lang w:val="en-US" w:eastAsia="ja-JP"/>
        </w:rPr>
        <w:t xml:space="preserve">schedules a PXSCH on another </w:t>
      </w:r>
      <w:r w:rsidRPr="008F2A8A">
        <w:rPr>
          <w:rFonts w:ascii="Times New Roman" w:eastAsiaTheme="minorEastAsia" w:hAnsi="Times New Roman"/>
          <w:lang w:val="en-US" w:eastAsia="zh-CN"/>
        </w:rPr>
        <w:t>carrier</w:t>
      </w:r>
    </w:p>
    <w:p w14:paraId="6E341C7B"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Multi-</w:t>
      </w:r>
      <w:r w:rsidRPr="008F2A8A">
        <w:rPr>
          <w:rFonts w:ascii="Times New Roman" w:eastAsiaTheme="minorEastAsia" w:hAnsi="Times New Roman"/>
          <w:lang w:val="en-US" w:eastAsia="zh-CN"/>
        </w:rPr>
        <w:t xml:space="preserve">carrier </w:t>
      </w:r>
      <w:r w:rsidRPr="008F2A8A">
        <w:rPr>
          <w:rFonts w:ascii="Times New Roman" w:eastAsia="Yu Mincho" w:hAnsi="Times New Roman"/>
          <w:lang w:val="en-US" w:eastAsia="ja-JP"/>
        </w:rPr>
        <w:t>scheduling</w:t>
      </w:r>
    </w:p>
    <w:p w14:paraId="60358408" w14:textId="77777777" w:rsidR="00CC6C13" w:rsidRPr="008F2A8A" w:rsidRDefault="00CC6C13">
      <w:pPr>
        <w:numPr>
          <w:ilvl w:val="1"/>
          <w:numId w:val="156"/>
        </w:numPr>
        <w:overflowPunct w:val="0"/>
        <w:autoSpaceDE w:val="0"/>
        <w:autoSpaceDN w:val="0"/>
        <w:adjustRightInd w:val="0"/>
        <w:contextualSpacing/>
        <w:rPr>
          <w:rFonts w:ascii="Times New Roman" w:eastAsia="Yu Mincho" w:hAnsi="Times New Roman"/>
          <w:lang w:val="en-US" w:eastAsia="ja-JP"/>
        </w:rPr>
      </w:pPr>
      <w:r w:rsidRPr="008F2A8A">
        <w:rPr>
          <w:rFonts w:ascii="Times New Roman" w:eastAsia="Yu Mincho" w:hAnsi="Times New Roman"/>
          <w:lang w:val="en-US" w:eastAsia="ja-JP"/>
        </w:rPr>
        <w:t>Note: multi-</w:t>
      </w:r>
      <w:bookmarkStart w:id="175" w:name="OLE_LINK31"/>
      <w:r w:rsidRPr="008F2A8A">
        <w:rPr>
          <w:rFonts w:ascii="Times New Roman" w:eastAsiaTheme="minorEastAsia" w:hAnsi="Times New Roman"/>
          <w:lang w:val="en-US" w:eastAsia="zh-CN"/>
        </w:rPr>
        <w:t>carrier</w:t>
      </w:r>
      <w:bookmarkEnd w:id="175"/>
      <w:r w:rsidRPr="008F2A8A">
        <w:rPr>
          <w:rFonts w:ascii="Times New Roman" w:eastAsia="Yu Mincho" w:hAnsi="Times New Roman"/>
          <w:lang w:val="en-US" w:eastAsia="ja-JP"/>
        </w:rPr>
        <w:t xml:space="preserve"> scheduling is that a DCI </w:t>
      </w:r>
      <w:r w:rsidRPr="008F2A8A">
        <w:rPr>
          <w:rFonts w:ascii="Times New Roman" w:eastAsiaTheme="minorEastAsia" w:hAnsi="Times New Roman"/>
          <w:lang w:val="en-US" w:eastAsia="zh-CN"/>
        </w:rPr>
        <w:t xml:space="preserve">on a carrier </w:t>
      </w:r>
      <w:r w:rsidRPr="008F2A8A">
        <w:rPr>
          <w:rFonts w:ascii="Times New Roman" w:eastAsia="Yu Mincho" w:hAnsi="Times New Roman"/>
          <w:lang w:val="en-US" w:eastAsia="ja-JP"/>
        </w:rPr>
        <w:t xml:space="preserve">schedules </w:t>
      </w:r>
      <w:r w:rsidRPr="008F2A8A">
        <w:rPr>
          <w:rFonts w:ascii="Times New Roman" w:eastAsiaTheme="minorEastAsia" w:hAnsi="Times New Roman"/>
          <w:lang w:val="en-US" w:eastAsia="zh-CN"/>
        </w:rPr>
        <w:t>a single PXSCH across multiple carriers, or individual</w:t>
      </w:r>
      <w:r w:rsidRPr="008F2A8A">
        <w:rPr>
          <w:rFonts w:ascii="Times New Roman" w:eastAsia="Yu Mincho" w:hAnsi="Times New Roman"/>
          <w:lang w:val="en-US" w:eastAsia="ja-JP"/>
        </w:rPr>
        <w:t xml:space="preserve"> PXSCH</w:t>
      </w:r>
      <w:r w:rsidRPr="008F2A8A">
        <w:rPr>
          <w:rFonts w:ascii="Times New Roman" w:eastAsiaTheme="minorEastAsia" w:hAnsi="Times New Roman"/>
          <w:lang w:val="en-US" w:eastAsia="zh-CN"/>
        </w:rPr>
        <w:t xml:space="preserve"> per carrier</w:t>
      </w:r>
    </w:p>
    <w:p w14:paraId="00170FBC"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Coordination with other WG(s), e.g., RAN4 (as needed)</w:t>
      </w:r>
    </w:p>
    <w:p w14:paraId="0FC35732"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Applicable scenario and condition for the above mechanism(s</w:t>
      </w:r>
      <w:r w:rsidRPr="008F2A8A">
        <w:rPr>
          <w:rFonts w:ascii="Times New Roman" w:eastAsiaTheme="minorEastAsia" w:hAnsi="Times New Roman"/>
          <w:lang w:val="en-US" w:eastAsia="zh-CN"/>
        </w:rPr>
        <w:t>)</w:t>
      </w:r>
    </w:p>
    <w:p w14:paraId="53F4DFF9"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Theme="minorEastAsia" w:hAnsi="Times New Roman"/>
          <w:lang w:val="en-US" w:eastAsia="zh-CN"/>
        </w:rPr>
        <w:t>Multiple slot scheduling will be discussed separately in other agenda.</w:t>
      </w:r>
    </w:p>
    <w:p w14:paraId="74412D89" w14:textId="77777777" w:rsidR="00CC6C13" w:rsidRPr="008F2A8A" w:rsidRDefault="00CC6C13" w:rsidP="00CC6C13">
      <w:pPr>
        <w:rPr>
          <w:rFonts w:ascii="Times New Roman" w:eastAsiaTheme="minorEastAsia" w:hAnsi="Times New Roman"/>
          <w:lang w:val="en-US" w:eastAsia="zh-CN"/>
        </w:rPr>
      </w:pPr>
    </w:p>
    <w:p w14:paraId="037CE5D9" w14:textId="77777777" w:rsidR="00CC6C13" w:rsidRPr="008F2A8A" w:rsidRDefault="00CC6C13" w:rsidP="00CC6C13">
      <w:pPr>
        <w:rPr>
          <w:rFonts w:ascii="Times New Roman" w:eastAsiaTheme="minorEastAsia" w:hAnsi="Times New Roman"/>
          <w:b/>
          <w:bCs/>
          <w:highlight w:val="green"/>
          <w:lang w:val="en-US" w:eastAsia="zh-CN"/>
        </w:rPr>
      </w:pPr>
      <w:r w:rsidRPr="008F2A8A">
        <w:rPr>
          <w:rFonts w:ascii="Times New Roman" w:eastAsiaTheme="minorEastAsia" w:hAnsi="Times New Roman"/>
          <w:b/>
          <w:bCs/>
          <w:highlight w:val="green"/>
          <w:lang w:val="en-US" w:eastAsia="zh-CN"/>
        </w:rPr>
        <w:t>Agreement</w:t>
      </w:r>
    </w:p>
    <w:p w14:paraId="698A59B8" w14:textId="77777777" w:rsidR="00CC6C13" w:rsidRPr="008F2A8A" w:rsidRDefault="00CC6C13" w:rsidP="00CC6C13">
      <w:pPr>
        <w:rPr>
          <w:rFonts w:ascii="Times New Roman" w:hAnsi="Times New Roman"/>
        </w:rPr>
      </w:pPr>
      <w:r w:rsidRPr="008F2A8A">
        <w:rPr>
          <w:rFonts w:ascii="Times New Roman" w:eastAsia="Yu Mincho" w:hAnsi="Times New Roman"/>
          <w:lang w:eastAsia="ja-JP"/>
        </w:rPr>
        <w:t>For the s</w:t>
      </w:r>
      <w:r w:rsidRPr="008F2A8A">
        <w:rPr>
          <w:rFonts w:ascii="Times New Roman" w:hAnsi="Times New Roman"/>
        </w:rPr>
        <w:t xml:space="preserve">tudy </w:t>
      </w:r>
      <w:r w:rsidRPr="008F2A8A">
        <w:rPr>
          <w:rFonts w:ascii="Times New Roman" w:eastAsia="Yu Mincho" w:hAnsi="Times New Roman"/>
          <w:lang w:eastAsia="ja-JP"/>
        </w:rPr>
        <w:t xml:space="preserve">of </w:t>
      </w:r>
      <w:r w:rsidRPr="008F2A8A">
        <w:rPr>
          <w:rFonts w:ascii="Times New Roman" w:hAnsi="Times New Roman"/>
        </w:rPr>
        <w:t xml:space="preserve">bandwidth </w:t>
      </w:r>
      <w:r w:rsidRPr="008F2A8A">
        <w:rPr>
          <w:rFonts w:ascii="Times New Roman" w:eastAsia="Yu Mincho" w:hAnsi="Times New Roman"/>
          <w:lang w:eastAsia="ja-JP"/>
        </w:rPr>
        <w:t>operation</w:t>
      </w:r>
      <w:r w:rsidRPr="008F2A8A">
        <w:rPr>
          <w:rFonts w:ascii="Times New Roman" w:hAnsi="Times New Roman"/>
        </w:rPr>
        <w:t xml:space="preserve"> </w:t>
      </w:r>
      <w:r w:rsidRPr="008F2A8A">
        <w:rPr>
          <w:rFonts w:ascii="Times New Roman" w:eastAsia="Yu Mincho" w:hAnsi="Times New Roman"/>
          <w:lang w:eastAsia="ja-JP"/>
        </w:rPr>
        <w:t>with s</w:t>
      </w:r>
      <w:r w:rsidRPr="008F2A8A">
        <w:rPr>
          <w:rFonts w:ascii="Times New Roman" w:eastAsia="Yu Mincho" w:hAnsi="Times New Roman"/>
          <w:lang w:val="en-US" w:eastAsia="ja-JP"/>
        </w:rPr>
        <w:t>ingle carrier operation</w:t>
      </w:r>
      <w:r w:rsidRPr="008F2A8A">
        <w:rPr>
          <w:rFonts w:ascii="Times New Roman" w:eastAsia="Yu Mincho" w:hAnsi="Times New Roman"/>
          <w:lang w:eastAsia="ja-JP"/>
        </w:rPr>
        <w:t xml:space="preserve"> in CONNECTED mode for a UE </w:t>
      </w:r>
      <w:r w:rsidRPr="008F2A8A">
        <w:rPr>
          <w:rFonts w:ascii="Times New Roman" w:hAnsi="Times New Roman"/>
        </w:rPr>
        <w:t xml:space="preserve">in 6G, at least consider the following: </w:t>
      </w:r>
    </w:p>
    <w:p w14:paraId="7BA0E844"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 xml:space="preserve">A </w:t>
      </w:r>
      <w:r w:rsidRPr="008F2A8A">
        <w:rPr>
          <w:rFonts w:ascii="Times New Roman" w:eastAsiaTheme="minorEastAsia" w:hAnsi="Times New Roman"/>
          <w:lang w:val="en-US" w:eastAsia="zh-CN"/>
        </w:rPr>
        <w:t>“</w:t>
      </w:r>
      <w:r w:rsidRPr="008F2A8A">
        <w:rPr>
          <w:rFonts w:ascii="Times New Roman" w:eastAsia="Yu Mincho" w:hAnsi="Times New Roman"/>
          <w:lang w:val="en-US" w:eastAsia="ja-JP"/>
        </w:rPr>
        <w:t>6GR-BW</w:t>
      </w:r>
      <w:r w:rsidRPr="008F2A8A">
        <w:rPr>
          <w:rFonts w:ascii="Times New Roman" w:eastAsiaTheme="minorEastAsia" w:hAnsi="Times New Roman"/>
          <w:lang w:val="en-US" w:eastAsia="zh-CN"/>
        </w:rPr>
        <w:t xml:space="preserve">” should </w:t>
      </w:r>
      <w:r w:rsidRPr="008F2A8A">
        <w:rPr>
          <w:rFonts w:ascii="Times New Roman" w:eastAsia="Yu Mincho" w:hAnsi="Times New Roman"/>
          <w:lang w:val="en-US" w:eastAsia="ja-JP"/>
        </w:rPr>
        <w:t xml:space="preserve">comprise at least a frequency location and the number of contiguous </w:t>
      </w:r>
      <w:r w:rsidRPr="008F2A8A">
        <w:rPr>
          <w:rFonts w:ascii="Times New Roman" w:eastAsiaTheme="minorEastAsia" w:hAnsi="Times New Roman"/>
          <w:lang w:val="en-US" w:eastAsia="zh-CN"/>
        </w:rPr>
        <w:t>P</w:t>
      </w:r>
      <w:r w:rsidRPr="008F2A8A">
        <w:rPr>
          <w:rFonts w:ascii="Times New Roman" w:eastAsia="Yu Mincho" w:hAnsi="Times New Roman"/>
          <w:lang w:val="en-US" w:eastAsia="ja-JP"/>
        </w:rPr>
        <w:t xml:space="preserve">RBs within a </w:t>
      </w:r>
      <w:r w:rsidRPr="008F2A8A">
        <w:rPr>
          <w:rFonts w:ascii="Times New Roman" w:eastAsiaTheme="minorEastAsia" w:hAnsi="Times New Roman"/>
          <w:lang w:val="en-US" w:eastAsia="zh-CN"/>
        </w:rPr>
        <w:t>carrier</w:t>
      </w:r>
      <w:r w:rsidRPr="008F2A8A">
        <w:rPr>
          <w:rFonts w:ascii="Times New Roman" w:eastAsia="Yu Mincho" w:hAnsi="Times New Roman"/>
          <w:lang w:val="en-US" w:eastAsia="ja-JP"/>
        </w:rPr>
        <w:t>.</w:t>
      </w:r>
    </w:p>
    <w:p w14:paraId="66FB85A4" w14:textId="77777777" w:rsidR="00CC6C13" w:rsidRPr="008F2A8A" w:rsidRDefault="00CC6C13">
      <w:pPr>
        <w:numPr>
          <w:ilvl w:val="1"/>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 xml:space="preserve">Study </w:t>
      </w:r>
      <w:r w:rsidRPr="008F2A8A">
        <w:rPr>
          <w:rFonts w:ascii="Times New Roman" w:eastAsiaTheme="minorEastAsia" w:hAnsi="Times New Roman"/>
          <w:lang w:val="en-US" w:eastAsia="zh-CN"/>
        </w:rPr>
        <w:t xml:space="preserve">the necessity that any </w:t>
      </w:r>
      <w:r w:rsidRPr="008F2A8A">
        <w:rPr>
          <w:rFonts w:ascii="Times New Roman" w:eastAsia="Yu Mincho" w:hAnsi="Times New Roman"/>
          <w:lang w:val="en-US" w:eastAsia="ja-JP"/>
        </w:rPr>
        <w:t xml:space="preserve">other </w:t>
      </w:r>
      <w:r w:rsidRPr="008F2A8A">
        <w:rPr>
          <w:rFonts w:ascii="Times New Roman" w:eastAsiaTheme="minorEastAsia" w:hAnsi="Times New Roman"/>
          <w:lang w:val="en-US" w:eastAsia="zh-CN"/>
        </w:rPr>
        <w:t>parameter</w:t>
      </w:r>
      <w:r w:rsidRPr="008F2A8A">
        <w:rPr>
          <w:rFonts w:ascii="Times New Roman" w:eastAsia="Yu Mincho" w:hAnsi="Times New Roman"/>
          <w:lang w:val="en-US" w:eastAsia="ja-JP"/>
        </w:rPr>
        <w:t xml:space="preserve"> (s) are</w:t>
      </w:r>
      <w:r w:rsidRPr="008F2A8A">
        <w:rPr>
          <w:rFonts w:ascii="Times New Roman" w:eastAsiaTheme="minorEastAsia" w:hAnsi="Times New Roman"/>
          <w:lang w:val="en-US" w:eastAsia="zh-CN"/>
        </w:rPr>
        <w:t xml:space="preserve"> associated to </w:t>
      </w:r>
      <w:r w:rsidRPr="008F2A8A">
        <w:rPr>
          <w:rFonts w:ascii="Times New Roman" w:eastAsia="Yu Mincho" w:hAnsi="Times New Roman"/>
          <w:lang w:val="en-US" w:eastAsia="ja-JP"/>
        </w:rPr>
        <w:t xml:space="preserve">a </w:t>
      </w:r>
      <w:r w:rsidRPr="008F2A8A">
        <w:rPr>
          <w:rFonts w:ascii="Times New Roman" w:eastAsiaTheme="minorEastAsia" w:hAnsi="Times New Roman"/>
          <w:lang w:val="en-US" w:eastAsia="zh-CN"/>
        </w:rPr>
        <w:t>“</w:t>
      </w:r>
      <w:r w:rsidRPr="008F2A8A">
        <w:rPr>
          <w:rFonts w:ascii="Times New Roman" w:eastAsia="Yu Mincho" w:hAnsi="Times New Roman"/>
          <w:lang w:val="en-US" w:eastAsia="ja-JP"/>
        </w:rPr>
        <w:t>6GR-BW</w:t>
      </w:r>
      <w:r w:rsidRPr="008F2A8A">
        <w:rPr>
          <w:rFonts w:ascii="Times New Roman" w:eastAsiaTheme="minorEastAsia" w:hAnsi="Times New Roman"/>
          <w:lang w:val="en-US" w:eastAsia="zh-CN"/>
        </w:rPr>
        <w:t>” operation</w:t>
      </w:r>
    </w:p>
    <w:p w14:paraId="5A42D80B" w14:textId="77777777" w:rsidR="00CC6C13" w:rsidRPr="008F2A8A" w:rsidRDefault="00CC6C13">
      <w:pPr>
        <w:numPr>
          <w:ilvl w:val="2"/>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Yu Mincho" w:hAnsi="Times New Roman"/>
          <w:lang w:val="en-US" w:eastAsia="ja-JP"/>
        </w:rPr>
        <w:t xml:space="preserve">Note: RAN1 strives to minimize the number of </w:t>
      </w:r>
      <w:r w:rsidRPr="008F2A8A">
        <w:rPr>
          <w:rFonts w:ascii="Times New Roman" w:eastAsiaTheme="minorEastAsia" w:hAnsi="Times New Roman"/>
          <w:lang w:val="en-US" w:eastAsia="zh-CN"/>
        </w:rPr>
        <w:t>parameter</w:t>
      </w:r>
      <w:r w:rsidRPr="008F2A8A">
        <w:rPr>
          <w:rFonts w:ascii="Times New Roman" w:eastAsia="Yu Mincho" w:hAnsi="Times New Roman"/>
          <w:lang w:val="en-US" w:eastAsia="ja-JP"/>
        </w:rPr>
        <w:t xml:space="preserve">(s) that is associated with a </w:t>
      </w:r>
      <w:r w:rsidRPr="008F2A8A">
        <w:rPr>
          <w:rFonts w:ascii="Times New Roman" w:eastAsiaTheme="minorEastAsia" w:hAnsi="Times New Roman"/>
          <w:lang w:val="en-US" w:eastAsia="zh-CN"/>
        </w:rPr>
        <w:t>“</w:t>
      </w:r>
      <w:r w:rsidRPr="008F2A8A">
        <w:rPr>
          <w:rFonts w:ascii="Times New Roman" w:eastAsia="Yu Mincho" w:hAnsi="Times New Roman"/>
          <w:lang w:val="en-US" w:eastAsia="ja-JP"/>
        </w:rPr>
        <w:t>6GR-BW</w:t>
      </w:r>
      <w:r w:rsidRPr="008F2A8A">
        <w:rPr>
          <w:rFonts w:ascii="Times New Roman" w:eastAsiaTheme="minorEastAsia" w:hAnsi="Times New Roman"/>
          <w:lang w:val="en-US" w:eastAsia="zh-CN"/>
        </w:rPr>
        <w:t>”</w:t>
      </w:r>
    </w:p>
    <w:p w14:paraId="5166F450"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Theme="minorEastAsia" w:hAnsi="Times New Roman"/>
          <w:lang w:val="en-US" w:eastAsia="zh-CN"/>
        </w:rPr>
        <w:t>S</w:t>
      </w:r>
      <w:r w:rsidRPr="008F2A8A">
        <w:rPr>
          <w:rFonts w:ascii="Times New Roman" w:eastAsia="Yu Mincho" w:hAnsi="Times New Roman"/>
          <w:lang w:val="en-US" w:eastAsia="ja-JP"/>
        </w:rPr>
        <w:t>ignal</w:t>
      </w:r>
      <w:r w:rsidRPr="008F2A8A">
        <w:rPr>
          <w:rFonts w:ascii="Times New Roman" w:eastAsiaTheme="minorEastAsia" w:hAnsi="Times New Roman"/>
          <w:lang w:val="en-US" w:eastAsia="zh-CN"/>
        </w:rPr>
        <w:t>(s)</w:t>
      </w:r>
      <w:r w:rsidRPr="008F2A8A">
        <w:rPr>
          <w:rFonts w:ascii="Times New Roman" w:eastAsia="Yu Mincho" w:hAnsi="Times New Roman"/>
          <w:lang w:val="en-US" w:eastAsia="ja-JP"/>
        </w:rPr>
        <w:t>/channel</w:t>
      </w:r>
      <w:r w:rsidRPr="008F2A8A">
        <w:rPr>
          <w:rFonts w:ascii="Times New Roman" w:eastAsiaTheme="minorEastAsia" w:hAnsi="Times New Roman"/>
          <w:lang w:val="en-US" w:eastAsia="zh-CN"/>
        </w:rPr>
        <w:t>(s)</w:t>
      </w:r>
      <w:r w:rsidRPr="008F2A8A">
        <w:rPr>
          <w:rFonts w:ascii="Times New Roman" w:eastAsia="Yu Mincho" w:hAnsi="Times New Roman"/>
          <w:lang w:val="en-US" w:eastAsia="ja-JP"/>
        </w:rPr>
        <w:t xml:space="preserve"> </w:t>
      </w:r>
      <w:r w:rsidRPr="008F2A8A">
        <w:rPr>
          <w:rFonts w:ascii="Times New Roman" w:eastAsiaTheme="minorEastAsia" w:hAnsi="Times New Roman"/>
          <w:lang w:val="en-US" w:eastAsia="zh-CN"/>
        </w:rPr>
        <w:t>transmission/receiving associated to</w:t>
      </w:r>
      <w:r w:rsidRPr="008F2A8A">
        <w:rPr>
          <w:rFonts w:ascii="Times New Roman" w:eastAsia="Yu Mincho" w:hAnsi="Times New Roman"/>
          <w:lang w:val="en-US" w:eastAsia="ja-JP"/>
        </w:rPr>
        <w:t xml:space="preserve"> a </w:t>
      </w:r>
      <w:r w:rsidRPr="008F2A8A">
        <w:rPr>
          <w:rFonts w:ascii="Times New Roman" w:eastAsiaTheme="minorEastAsia" w:hAnsi="Times New Roman"/>
          <w:lang w:val="en-US" w:eastAsia="zh-CN"/>
        </w:rPr>
        <w:t>“</w:t>
      </w:r>
      <w:r w:rsidRPr="008F2A8A">
        <w:rPr>
          <w:rFonts w:ascii="Times New Roman" w:eastAsia="Yu Mincho" w:hAnsi="Times New Roman"/>
          <w:lang w:val="en-US" w:eastAsia="ja-JP"/>
        </w:rPr>
        <w:t>6GR-BW</w:t>
      </w:r>
      <w:r w:rsidRPr="008F2A8A">
        <w:rPr>
          <w:rFonts w:ascii="Times New Roman" w:eastAsiaTheme="minorEastAsia" w:hAnsi="Times New Roman"/>
          <w:lang w:val="en-US" w:eastAsia="zh-CN"/>
        </w:rPr>
        <w:t xml:space="preserve">” </w:t>
      </w:r>
    </w:p>
    <w:p w14:paraId="75B7847D" w14:textId="77777777" w:rsidR="00CC6C13" w:rsidRPr="008F2A8A" w:rsidRDefault="00CC6C13">
      <w:pPr>
        <w:numPr>
          <w:ilvl w:val="0"/>
          <w:numId w:val="156"/>
        </w:numPr>
        <w:overflowPunct w:val="0"/>
        <w:autoSpaceDE w:val="0"/>
        <w:autoSpaceDN w:val="0"/>
        <w:adjustRightInd w:val="0"/>
        <w:contextualSpacing/>
        <w:rPr>
          <w:rFonts w:ascii="Times New Roman" w:eastAsia="SimSun" w:hAnsi="Times New Roman"/>
          <w:lang w:val="en-US" w:eastAsia="ja-JP"/>
        </w:rPr>
      </w:pPr>
      <w:r w:rsidRPr="008F2A8A">
        <w:rPr>
          <w:rFonts w:ascii="Times New Roman" w:eastAsiaTheme="minorEastAsia" w:hAnsi="Times New Roman"/>
          <w:lang w:val="en-US" w:eastAsia="zh-CN"/>
        </w:rPr>
        <w:t>B</w:t>
      </w:r>
      <w:r w:rsidRPr="008F2A8A">
        <w:rPr>
          <w:rFonts w:ascii="Times New Roman" w:eastAsia="Yu Mincho" w:hAnsi="Times New Roman"/>
          <w:lang w:val="en-US" w:eastAsia="ja-JP"/>
        </w:rPr>
        <w:t>enefit(s)</w:t>
      </w:r>
      <w:r w:rsidRPr="008F2A8A">
        <w:rPr>
          <w:rFonts w:ascii="Times New Roman" w:eastAsiaTheme="minorEastAsia" w:hAnsi="Times New Roman"/>
          <w:lang w:val="en-US" w:eastAsia="zh-CN"/>
        </w:rPr>
        <w:t xml:space="preserve"> and necessity</w:t>
      </w:r>
      <w:r w:rsidRPr="008F2A8A">
        <w:rPr>
          <w:rFonts w:ascii="Times New Roman" w:eastAsia="Yu Mincho" w:hAnsi="Times New Roman"/>
          <w:lang w:val="en-US" w:eastAsia="ja-JP"/>
        </w:rPr>
        <w:t xml:space="preserve"> of switching of </w:t>
      </w:r>
      <w:r w:rsidRPr="008F2A8A">
        <w:rPr>
          <w:rFonts w:ascii="Times New Roman" w:eastAsiaTheme="minorEastAsia" w:hAnsi="Times New Roman"/>
          <w:lang w:val="en-US" w:eastAsia="zh-CN"/>
        </w:rPr>
        <w:t>“</w:t>
      </w:r>
      <w:r w:rsidRPr="008F2A8A">
        <w:rPr>
          <w:rFonts w:ascii="Times New Roman" w:eastAsia="Yu Mincho" w:hAnsi="Times New Roman"/>
          <w:lang w:val="en-US" w:eastAsia="ja-JP"/>
        </w:rPr>
        <w:t>6GR-BW</w:t>
      </w:r>
      <w:r w:rsidRPr="008F2A8A">
        <w:rPr>
          <w:rFonts w:ascii="Times New Roman" w:eastAsiaTheme="minorEastAsia" w:hAnsi="Times New Roman"/>
          <w:lang w:val="en-US" w:eastAsia="zh-CN"/>
        </w:rPr>
        <w:t>”</w:t>
      </w:r>
      <w:r w:rsidRPr="008F2A8A">
        <w:rPr>
          <w:rFonts w:ascii="Times New Roman" w:eastAsia="Yu Mincho" w:hAnsi="Times New Roman"/>
          <w:lang w:val="en-US" w:eastAsia="ja-JP"/>
        </w:rPr>
        <w:t xml:space="preserve"> for DL and/or UL</w:t>
      </w:r>
      <w:r w:rsidRPr="008F2A8A">
        <w:rPr>
          <w:rFonts w:ascii="Times New Roman" w:eastAsiaTheme="minorEastAsia" w:hAnsi="Times New Roman"/>
          <w:lang w:val="en-US" w:eastAsia="zh-CN"/>
        </w:rPr>
        <w:t>, and potential mechanisms for switching</w:t>
      </w:r>
    </w:p>
    <w:p w14:paraId="1C62B10A" w14:textId="77777777" w:rsidR="00CC6C13" w:rsidRPr="003B5E08" w:rsidRDefault="00CC6C13" w:rsidP="00CC6C13">
      <w:pPr>
        <w:rPr>
          <w:rFonts w:eastAsiaTheme="minorEastAsia"/>
          <w:lang w:val="en-US" w:eastAsia="zh-CN"/>
        </w:rPr>
      </w:pPr>
    </w:p>
    <w:p w14:paraId="109309D9" w14:textId="0087A8CA" w:rsidR="0008429E" w:rsidRDefault="0008429E" w:rsidP="0008429E">
      <w:pPr>
        <w:rPr>
          <w:rFonts w:ascii="Times New Roman" w:eastAsia="Times New Roman" w:hAnsi="Times New Roman"/>
        </w:rPr>
      </w:pPr>
      <w:r w:rsidRPr="0008429E">
        <w:rPr>
          <w:rFonts w:ascii="Times New Roman" w:eastAsia="Times New Roman" w:hAnsi="Times New Roman"/>
          <w:b/>
          <w:bCs/>
        </w:rPr>
        <w:t>R1-2606907</w:t>
      </w:r>
      <w:r w:rsidRPr="0008429E">
        <w:rPr>
          <w:rFonts w:ascii="Times New Roman" w:eastAsia="Times New Roman" w:hAnsi="Times New Roman"/>
          <w:b/>
          <w:bCs/>
        </w:rPr>
        <w:tab/>
        <w:t>FL summary#</w:t>
      </w:r>
      <w:r>
        <w:rPr>
          <w:rFonts w:ascii="Times New Roman" w:eastAsia="Times New Roman" w:hAnsi="Times New Roman"/>
          <w:b/>
          <w:bCs/>
        </w:rPr>
        <w:t>6</w:t>
      </w:r>
      <w:r w:rsidRPr="0008429E">
        <w:rPr>
          <w:rFonts w:ascii="Times New Roman" w:eastAsia="Times New Roman" w:hAnsi="Times New Roman"/>
          <w:b/>
          <w:bCs/>
        </w:rPr>
        <w:t xml:space="preserve"> on MC operation in connected mode</w:t>
      </w:r>
      <w:r w:rsidRPr="0008429E">
        <w:rPr>
          <w:rFonts w:ascii="Times New Roman" w:eastAsia="Times New Roman" w:hAnsi="Times New Roman"/>
          <w:b/>
          <w:bCs/>
        </w:rPr>
        <w:tab/>
        <w:t>Moderator (NTT DOCOMO</w:t>
      </w:r>
      <w:r>
        <w:rPr>
          <w:rFonts w:ascii="Times New Roman" w:eastAsia="Times New Roman" w:hAnsi="Times New Roman"/>
        </w:rPr>
        <w:t>)</w:t>
      </w:r>
    </w:p>
    <w:p w14:paraId="577AA741" w14:textId="0465DECC" w:rsidR="0008429E" w:rsidRDefault="0008429E" w:rsidP="00CC6C13">
      <w:r>
        <w:t>Final post-meeting summary for this agenda item.</w:t>
      </w:r>
    </w:p>
    <w:p w14:paraId="318D4492" w14:textId="77777777" w:rsidR="0008429E" w:rsidRDefault="0008429E" w:rsidP="00CC6C13"/>
    <w:p w14:paraId="2C0D8754" w14:textId="67C4DDAC" w:rsidR="00CC6C13" w:rsidRDefault="00C62C50" w:rsidP="00CC6C13">
      <w:hyperlink r:id="rId843" w:history="1">
        <w:r>
          <w:rPr>
            <w:rStyle w:val="Hyperlink"/>
            <w:rFonts w:ascii="Times New Roman" w:eastAsia="Times New Roman" w:hAnsi="Times New Roman"/>
          </w:rPr>
          <w:t>R1-2605212</w:t>
        </w:r>
      </w:hyperlink>
      <w:r w:rsidR="00CC6C13">
        <w:rPr>
          <w:rFonts w:ascii="Times New Roman" w:eastAsia="Times New Roman" w:hAnsi="Times New Roman"/>
        </w:rPr>
        <w:tab/>
        <w:t>Multiple carrier operation in connected mode</w:t>
      </w:r>
      <w:r w:rsidR="00CC6C13">
        <w:rPr>
          <w:rFonts w:ascii="Times New Roman" w:eastAsia="Times New Roman" w:hAnsi="Times New Roman"/>
        </w:rPr>
        <w:tab/>
        <w:t>FUTUREWEI</w:t>
      </w:r>
    </w:p>
    <w:p w14:paraId="1E0D6C85" w14:textId="1BF3FC61" w:rsidR="00CC6C13" w:rsidRDefault="00C62C50" w:rsidP="00CC6C13">
      <w:hyperlink r:id="rId844" w:history="1">
        <w:r>
          <w:rPr>
            <w:rStyle w:val="Hyperlink"/>
            <w:rFonts w:ascii="Times New Roman" w:eastAsia="Times New Roman" w:hAnsi="Times New Roman"/>
          </w:rPr>
          <w:t>R1-2605253</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r>
      <w:proofErr w:type="spellStart"/>
      <w:r w:rsidR="00CC6C13">
        <w:rPr>
          <w:rFonts w:ascii="Times New Roman" w:eastAsia="Times New Roman" w:hAnsi="Times New Roman"/>
        </w:rPr>
        <w:t>Spreadtrum</w:t>
      </w:r>
      <w:proofErr w:type="spellEnd"/>
      <w:r w:rsidR="00CC6C13">
        <w:rPr>
          <w:rFonts w:ascii="Times New Roman" w:eastAsia="Times New Roman" w:hAnsi="Times New Roman"/>
        </w:rPr>
        <w:t>, UNISOC</w:t>
      </w:r>
    </w:p>
    <w:p w14:paraId="0408FD57" w14:textId="098507FE" w:rsidR="00CC6C13" w:rsidRDefault="00C62C50" w:rsidP="00CC6C13">
      <w:hyperlink r:id="rId845" w:history="1">
        <w:r>
          <w:rPr>
            <w:rStyle w:val="Hyperlink"/>
            <w:rFonts w:ascii="Times New Roman" w:eastAsia="Times New Roman" w:hAnsi="Times New Roman"/>
          </w:rPr>
          <w:t>R1-2605311</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t xml:space="preserve">Huawei, </w:t>
      </w:r>
      <w:proofErr w:type="spellStart"/>
      <w:r w:rsidR="00CC6C13">
        <w:rPr>
          <w:rFonts w:ascii="Times New Roman" w:eastAsia="Times New Roman" w:hAnsi="Times New Roman"/>
        </w:rPr>
        <w:t>HiSilicon</w:t>
      </w:r>
      <w:proofErr w:type="spellEnd"/>
    </w:p>
    <w:p w14:paraId="67EBAFF8" w14:textId="3BF64E17" w:rsidR="00CC6C13" w:rsidRDefault="00C62C50" w:rsidP="00CC6C13">
      <w:hyperlink r:id="rId846" w:history="1">
        <w:r>
          <w:rPr>
            <w:rStyle w:val="Hyperlink"/>
            <w:rFonts w:ascii="Times New Roman" w:eastAsia="Times New Roman" w:hAnsi="Times New Roman"/>
          </w:rPr>
          <w:t>R1-2605381</w:t>
        </w:r>
      </w:hyperlink>
      <w:r w:rsidR="00CC6C13">
        <w:rPr>
          <w:rFonts w:ascii="Times New Roman" w:eastAsia="Times New Roman" w:hAnsi="Times New Roman"/>
        </w:rPr>
        <w:tab/>
        <w:t>On multicarrier operation in connected mode</w:t>
      </w:r>
      <w:r w:rsidR="00CC6C13">
        <w:rPr>
          <w:rFonts w:ascii="Times New Roman" w:eastAsia="Times New Roman" w:hAnsi="Times New Roman"/>
        </w:rPr>
        <w:tab/>
        <w:t>Nokia</w:t>
      </w:r>
    </w:p>
    <w:p w14:paraId="57CAB43B" w14:textId="67970E5A" w:rsidR="00CC6C13" w:rsidRDefault="00C62C50" w:rsidP="00CC6C13">
      <w:hyperlink r:id="rId847" w:history="1">
        <w:r>
          <w:rPr>
            <w:rStyle w:val="Hyperlink"/>
            <w:rFonts w:ascii="Times New Roman" w:eastAsia="Times New Roman" w:hAnsi="Times New Roman"/>
          </w:rPr>
          <w:t>R1-2605441</w:t>
        </w:r>
      </w:hyperlink>
      <w:r w:rsidR="00CC6C13">
        <w:rPr>
          <w:rFonts w:ascii="Times New Roman" w:eastAsia="Times New Roman" w:hAnsi="Times New Roman"/>
        </w:rPr>
        <w:tab/>
        <w:t>6G multi-carrier operation in connected mode</w:t>
      </w:r>
      <w:r w:rsidR="00CC6C13">
        <w:rPr>
          <w:rFonts w:ascii="Times New Roman" w:eastAsia="Times New Roman" w:hAnsi="Times New Roman"/>
        </w:rPr>
        <w:tab/>
        <w:t>Ericsson</w:t>
      </w:r>
    </w:p>
    <w:p w14:paraId="16710DEF" w14:textId="7190EA3A" w:rsidR="00CC6C13" w:rsidRDefault="00C62C50" w:rsidP="00CC6C13">
      <w:hyperlink r:id="rId848" w:history="1">
        <w:r>
          <w:rPr>
            <w:rStyle w:val="Hyperlink"/>
            <w:rFonts w:ascii="Times New Roman" w:eastAsia="Times New Roman" w:hAnsi="Times New Roman"/>
          </w:rPr>
          <w:t>R1-2605458</w:t>
        </w:r>
      </w:hyperlink>
      <w:r w:rsidR="00CC6C13">
        <w:rPr>
          <w:rFonts w:ascii="Times New Roman" w:eastAsia="Times New Roman" w:hAnsi="Times New Roman"/>
        </w:rPr>
        <w:tab/>
        <w:t>Discussion on 6GR multi-carrier operation in connected mode</w:t>
      </w:r>
      <w:r w:rsidR="00CC6C13">
        <w:rPr>
          <w:rFonts w:ascii="Times New Roman" w:eastAsia="Times New Roman" w:hAnsi="Times New Roman"/>
        </w:rPr>
        <w:tab/>
        <w:t>vivo</w:t>
      </w:r>
    </w:p>
    <w:p w14:paraId="0A303CC7" w14:textId="4EC5C274" w:rsidR="00CC6C13" w:rsidRDefault="00C62C50" w:rsidP="00CC6C13">
      <w:hyperlink r:id="rId849" w:history="1">
        <w:r>
          <w:rPr>
            <w:rStyle w:val="Hyperlink"/>
            <w:rFonts w:ascii="Times New Roman" w:eastAsia="Times New Roman" w:hAnsi="Times New Roman"/>
          </w:rPr>
          <w:t>R1-2605562</w:t>
        </w:r>
      </w:hyperlink>
      <w:r w:rsidR="00CC6C13">
        <w:rPr>
          <w:rFonts w:ascii="Times New Roman" w:eastAsia="Times New Roman" w:hAnsi="Times New Roman"/>
        </w:rPr>
        <w:tab/>
        <w:t>Discussion on multi-carrier operation in connected mode</w:t>
      </w:r>
      <w:r w:rsidR="00CC6C13">
        <w:rPr>
          <w:rFonts w:ascii="Times New Roman" w:eastAsia="Times New Roman" w:hAnsi="Times New Roman"/>
        </w:rPr>
        <w:tab/>
        <w:t>Xiaomi</w:t>
      </w:r>
    </w:p>
    <w:p w14:paraId="7798658C" w14:textId="2BA4791B" w:rsidR="00CC6C13" w:rsidRDefault="00C62C50" w:rsidP="00CC6C13">
      <w:hyperlink r:id="rId850" w:history="1">
        <w:r>
          <w:rPr>
            <w:rStyle w:val="Hyperlink"/>
            <w:rFonts w:ascii="Times New Roman" w:eastAsia="Times New Roman" w:hAnsi="Times New Roman"/>
          </w:rPr>
          <w:t>R1-2605630</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t>CMCC</w:t>
      </w:r>
    </w:p>
    <w:p w14:paraId="2C7CA219" w14:textId="319965C9" w:rsidR="00CC6C13" w:rsidRDefault="00C62C50" w:rsidP="00CC6C13">
      <w:hyperlink r:id="rId851" w:history="1">
        <w:r>
          <w:rPr>
            <w:rStyle w:val="Hyperlink"/>
            <w:rFonts w:ascii="Times New Roman" w:eastAsia="Times New Roman" w:hAnsi="Times New Roman"/>
          </w:rPr>
          <w:t>R1-2605674</w:t>
        </w:r>
      </w:hyperlink>
      <w:r w:rsidR="00CC6C13">
        <w:rPr>
          <w:rFonts w:ascii="Times New Roman" w:eastAsia="Times New Roman" w:hAnsi="Times New Roman"/>
        </w:rPr>
        <w:tab/>
        <w:t>Views on multiple carrier operation in connected mode</w:t>
      </w:r>
      <w:r w:rsidR="00CC6C13">
        <w:rPr>
          <w:rFonts w:ascii="Times New Roman" w:eastAsia="Times New Roman" w:hAnsi="Times New Roman"/>
        </w:rPr>
        <w:tab/>
      </w:r>
      <w:proofErr w:type="spellStart"/>
      <w:r w:rsidR="00CC6C13">
        <w:rPr>
          <w:rFonts w:ascii="Times New Roman" w:eastAsia="Times New Roman" w:hAnsi="Times New Roman"/>
        </w:rPr>
        <w:t>Ofinno</w:t>
      </w:r>
      <w:proofErr w:type="spellEnd"/>
    </w:p>
    <w:p w14:paraId="446364D6" w14:textId="055B719A" w:rsidR="00CC6C13" w:rsidRDefault="00C62C50" w:rsidP="00CC6C13">
      <w:hyperlink r:id="rId852" w:history="1">
        <w:r>
          <w:rPr>
            <w:rStyle w:val="Hyperlink"/>
            <w:rFonts w:ascii="Times New Roman" w:eastAsia="Times New Roman" w:hAnsi="Times New Roman"/>
          </w:rPr>
          <w:t>R1-2605716</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t>CATT</w:t>
      </w:r>
    </w:p>
    <w:p w14:paraId="342031B8" w14:textId="232BE5B1" w:rsidR="00CC6C13" w:rsidRDefault="00C62C50" w:rsidP="00CC6C13">
      <w:hyperlink r:id="rId853" w:history="1">
        <w:r>
          <w:rPr>
            <w:rStyle w:val="Hyperlink"/>
            <w:rFonts w:ascii="Times New Roman" w:eastAsia="Times New Roman" w:hAnsi="Times New Roman"/>
          </w:rPr>
          <w:t>R1-2605760</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t>KT Corp.</w:t>
      </w:r>
    </w:p>
    <w:p w14:paraId="522040BA" w14:textId="3FCCE484" w:rsidR="00CC6C13" w:rsidRDefault="00C62C50" w:rsidP="00CC6C13">
      <w:hyperlink r:id="rId854" w:history="1">
        <w:r>
          <w:rPr>
            <w:rStyle w:val="Hyperlink"/>
            <w:rFonts w:ascii="Times New Roman" w:eastAsia="Times New Roman" w:hAnsi="Times New Roman"/>
          </w:rPr>
          <w:t>R1-2605777</w:t>
        </w:r>
      </w:hyperlink>
      <w:r w:rsidR="00CC6C13">
        <w:rPr>
          <w:rFonts w:ascii="Times New Roman" w:eastAsia="Times New Roman" w:hAnsi="Times New Roman"/>
        </w:rPr>
        <w:tab/>
        <w:t>Multi-carrier operation in connected mode</w:t>
      </w:r>
      <w:r w:rsidR="00CC6C13">
        <w:rPr>
          <w:rFonts w:ascii="Times New Roman" w:eastAsia="Times New Roman" w:hAnsi="Times New Roman"/>
        </w:rPr>
        <w:tab/>
        <w:t>Sharp</w:t>
      </w:r>
    </w:p>
    <w:p w14:paraId="3A5FF417" w14:textId="7218D176" w:rsidR="00CC6C13" w:rsidRDefault="00C62C50" w:rsidP="00CC6C13">
      <w:hyperlink r:id="rId855" w:history="1">
        <w:r>
          <w:rPr>
            <w:rStyle w:val="Hyperlink"/>
            <w:rFonts w:ascii="Times New Roman" w:eastAsia="Times New Roman" w:hAnsi="Times New Roman"/>
          </w:rPr>
          <w:t>R1-2605855</w:t>
        </w:r>
      </w:hyperlink>
      <w:r w:rsidR="00CC6C13">
        <w:rPr>
          <w:rFonts w:ascii="Times New Roman" w:eastAsia="Times New Roman" w:hAnsi="Times New Roman"/>
        </w:rPr>
        <w:tab/>
        <w:t>Multi-carrier operation in connected mode</w:t>
      </w:r>
      <w:r w:rsidR="00CC6C13">
        <w:rPr>
          <w:rFonts w:ascii="Times New Roman" w:eastAsia="Times New Roman" w:hAnsi="Times New Roman"/>
        </w:rPr>
        <w:tab/>
        <w:t>Samsung</w:t>
      </w:r>
    </w:p>
    <w:p w14:paraId="0E23EC00" w14:textId="703F821C" w:rsidR="00CC6C13" w:rsidRDefault="00C62C50" w:rsidP="00CC6C13">
      <w:hyperlink r:id="rId856" w:history="1">
        <w:r>
          <w:rPr>
            <w:rStyle w:val="Hyperlink"/>
            <w:rFonts w:ascii="Times New Roman" w:eastAsia="Times New Roman" w:hAnsi="Times New Roman"/>
          </w:rPr>
          <w:t>R1-2605885</w:t>
        </w:r>
      </w:hyperlink>
      <w:r w:rsidR="00CC6C13">
        <w:rPr>
          <w:rFonts w:ascii="Times New Roman" w:eastAsia="Times New Roman" w:hAnsi="Times New Roman"/>
        </w:rPr>
        <w:tab/>
        <w:t>Discussion on multicarrier operations in connected mode</w:t>
      </w:r>
      <w:r w:rsidR="00CC6C13">
        <w:rPr>
          <w:rFonts w:ascii="Times New Roman" w:eastAsia="Times New Roman" w:hAnsi="Times New Roman"/>
        </w:rPr>
        <w:tab/>
        <w:t>NEC</w:t>
      </w:r>
    </w:p>
    <w:p w14:paraId="13218715" w14:textId="59D921B5" w:rsidR="00CC6C13" w:rsidRDefault="00C62C50" w:rsidP="00CC6C13">
      <w:hyperlink r:id="rId857" w:history="1">
        <w:r>
          <w:rPr>
            <w:rStyle w:val="Hyperlink"/>
            <w:rFonts w:ascii="Times New Roman" w:eastAsia="Times New Roman" w:hAnsi="Times New Roman"/>
          </w:rPr>
          <w:t>R1-2605887</w:t>
        </w:r>
      </w:hyperlink>
      <w:r w:rsidR="00CC6C13">
        <w:rPr>
          <w:rFonts w:ascii="Times New Roman" w:eastAsia="Times New Roman" w:hAnsi="Times New Roman"/>
        </w:rPr>
        <w:tab/>
        <w:t>Views on 6GR multi-carrier operation in connected mode</w:t>
      </w:r>
      <w:r w:rsidR="00CC6C13">
        <w:rPr>
          <w:rFonts w:ascii="Times New Roman" w:eastAsia="Times New Roman" w:hAnsi="Times New Roman"/>
        </w:rPr>
        <w:tab/>
        <w:t xml:space="preserve">ZTE Corporation, </w:t>
      </w:r>
      <w:proofErr w:type="spellStart"/>
      <w:r w:rsidR="00CC6C13">
        <w:rPr>
          <w:rFonts w:ascii="Times New Roman" w:eastAsia="Times New Roman" w:hAnsi="Times New Roman"/>
        </w:rPr>
        <w:t>Sanechips</w:t>
      </w:r>
      <w:proofErr w:type="spellEnd"/>
    </w:p>
    <w:p w14:paraId="0847E442" w14:textId="73BE4258" w:rsidR="00CC6C13" w:rsidRDefault="00C62C50" w:rsidP="00CC6C13">
      <w:hyperlink r:id="rId858" w:history="1">
        <w:r>
          <w:rPr>
            <w:rStyle w:val="Hyperlink"/>
            <w:rFonts w:ascii="Times New Roman" w:eastAsia="Times New Roman" w:hAnsi="Times New Roman"/>
          </w:rPr>
          <w:t>R1-2605930</w:t>
        </w:r>
      </w:hyperlink>
      <w:r w:rsidR="00CC6C13">
        <w:rPr>
          <w:rFonts w:ascii="Times New Roman" w:eastAsia="Times New Roman" w:hAnsi="Times New Roman"/>
        </w:rPr>
        <w:tab/>
        <w:t>Multiple carrier operation in connected mode</w:t>
      </w:r>
      <w:r w:rsidR="00CC6C13">
        <w:rPr>
          <w:rFonts w:ascii="Times New Roman" w:eastAsia="Times New Roman" w:hAnsi="Times New Roman"/>
        </w:rPr>
        <w:tab/>
        <w:t>OPPO</w:t>
      </w:r>
    </w:p>
    <w:p w14:paraId="490C7139" w14:textId="799E7865" w:rsidR="00CC6C13" w:rsidRDefault="00C62C50" w:rsidP="00CC6C13">
      <w:hyperlink r:id="rId859" w:history="1">
        <w:r>
          <w:rPr>
            <w:rStyle w:val="Hyperlink"/>
            <w:rFonts w:ascii="Times New Roman" w:eastAsia="Times New Roman" w:hAnsi="Times New Roman"/>
          </w:rPr>
          <w:t>R1-2605948</w:t>
        </w:r>
      </w:hyperlink>
      <w:r w:rsidR="00CC6C13">
        <w:rPr>
          <w:rFonts w:ascii="Times New Roman" w:eastAsia="Times New Roman" w:hAnsi="Times New Roman"/>
        </w:rPr>
        <w:tab/>
        <w:t>Discussion on Multi-carrier operation in Connected mode</w:t>
      </w:r>
      <w:r w:rsidR="00CC6C13">
        <w:rPr>
          <w:rFonts w:ascii="Times New Roman" w:eastAsia="Times New Roman" w:hAnsi="Times New Roman"/>
        </w:rPr>
        <w:tab/>
        <w:t>LG Electronics</w:t>
      </w:r>
    </w:p>
    <w:p w14:paraId="7D6068DA" w14:textId="74296C5B" w:rsidR="00CC6C13" w:rsidRDefault="00C62C50" w:rsidP="00CC6C13">
      <w:hyperlink r:id="rId860" w:history="1">
        <w:r>
          <w:rPr>
            <w:rStyle w:val="Hyperlink"/>
            <w:rFonts w:ascii="Times New Roman" w:eastAsia="Times New Roman" w:hAnsi="Times New Roman"/>
          </w:rPr>
          <w:t>R1-2605969</w:t>
        </w:r>
      </w:hyperlink>
      <w:r w:rsidR="00CC6C13">
        <w:rPr>
          <w:rFonts w:ascii="Times New Roman" w:eastAsia="Times New Roman" w:hAnsi="Times New Roman"/>
        </w:rPr>
        <w:tab/>
        <w:t>Considerations on multi-carrier operation in connected mode</w:t>
      </w:r>
      <w:r w:rsidR="00CC6C13">
        <w:rPr>
          <w:rFonts w:ascii="Times New Roman" w:eastAsia="Times New Roman" w:hAnsi="Times New Roman"/>
        </w:rPr>
        <w:tab/>
        <w:t>Sony</w:t>
      </w:r>
    </w:p>
    <w:p w14:paraId="76A36888" w14:textId="2BC89C47" w:rsidR="00CC6C13" w:rsidRDefault="00C62C50" w:rsidP="00CC6C13">
      <w:hyperlink r:id="rId861" w:history="1">
        <w:r>
          <w:rPr>
            <w:rStyle w:val="Hyperlink"/>
            <w:rFonts w:ascii="Times New Roman" w:eastAsia="Times New Roman" w:hAnsi="Times New Roman"/>
          </w:rPr>
          <w:t>R1-2606021</w:t>
        </w:r>
      </w:hyperlink>
      <w:r w:rsidR="00CC6C13">
        <w:rPr>
          <w:rFonts w:ascii="Times New Roman" w:eastAsia="Times New Roman" w:hAnsi="Times New Roman"/>
        </w:rPr>
        <w:tab/>
        <w:t>On 6GR multi-carrier operation in connected mode</w:t>
      </w:r>
      <w:r w:rsidR="00CC6C13">
        <w:rPr>
          <w:rFonts w:ascii="Times New Roman" w:eastAsia="Times New Roman" w:hAnsi="Times New Roman"/>
        </w:rPr>
        <w:tab/>
        <w:t>Apple</w:t>
      </w:r>
    </w:p>
    <w:p w14:paraId="75EE14A0" w14:textId="03B62602" w:rsidR="00CC6C13" w:rsidRDefault="00C62C50" w:rsidP="00CC6C13">
      <w:hyperlink r:id="rId862" w:history="1">
        <w:r>
          <w:rPr>
            <w:rStyle w:val="Hyperlink"/>
            <w:rFonts w:ascii="Times New Roman" w:eastAsia="Times New Roman" w:hAnsi="Times New Roman"/>
          </w:rPr>
          <w:t>R1-2606065</w:t>
        </w:r>
      </w:hyperlink>
      <w:r w:rsidR="00CC6C13">
        <w:rPr>
          <w:rFonts w:ascii="Times New Roman" w:eastAsia="Times New Roman" w:hAnsi="Times New Roman"/>
        </w:rPr>
        <w:tab/>
        <w:t>Multi-carrier operation in connected mode for 6GR air interface</w:t>
      </w:r>
      <w:r w:rsidR="00CC6C13">
        <w:rPr>
          <w:rFonts w:ascii="Times New Roman" w:eastAsia="Times New Roman" w:hAnsi="Times New Roman"/>
        </w:rPr>
        <w:tab/>
        <w:t>NVIDIA</w:t>
      </w:r>
    </w:p>
    <w:p w14:paraId="499A3BA1" w14:textId="75F33B0E" w:rsidR="00CC6C13" w:rsidRDefault="00C62C50" w:rsidP="00CC6C13">
      <w:hyperlink r:id="rId863" w:history="1">
        <w:r>
          <w:rPr>
            <w:rStyle w:val="Hyperlink"/>
            <w:rFonts w:ascii="Times New Roman" w:eastAsia="Times New Roman" w:hAnsi="Times New Roman"/>
          </w:rPr>
          <w:t>R1-2606078</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t>China Telecom</w:t>
      </w:r>
    </w:p>
    <w:p w14:paraId="3CEE72EB" w14:textId="0447CE08" w:rsidR="00CC6C13" w:rsidRDefault="00C62C50" w:rsidP="00CC6C13">
      <w:hyperlink r:id="rId864" w:history="1">
        <w:r>
          <w:rPr>
            <w:rStyle w:val="Hyperlink"/>
            <w:rFonts w:ascii="Times New Roman" w:eastAsia="Times New Roman" w:hAnsi="Times New Roman"/>
          </w:rPr>
          <w:t>R1-2606130</w:t>
        </w:r>
      </w:hyperlink>
      <w:r w:rsidR="00CC6C13">
        <w:rPr>
          <w:rFonts w:ascii="Times New Roman" w:eastAsia="Times New Roman" w:hAnsi="Times New Roman"/>
        </w:rPr>
        <w:tab/>
        <w:t>Multiple carrier operation in connected mode</w:t>
      </w:r>
      <w:r w:rsidR="00CC6C13">
        <w:rPr>
          <w:rFonts w:ascii="Times New Roman" w:eastAsia="Times New Roman" w:hAnsi="Times New Roman"/>
        </w:rPr>
        <w:tab/>
        <w:t>Lenovo</w:t>
      </w:r>
    </w:p>
    <w:p w14:paraId="22BB7CA3" w14:textId="139CE0E9" w:rsidR="00CC6C13" w:rsidRDefault="00C62C50" w:rsidP="00CC6C13">
      <w:hyperlink r:id="rId865" w:history="1">
        <w:r>
          <w:rPr>
            <w:rStyle w:val="Hyperlink"/>
            <w:rFonts w:ascii="Times New Roman" w:eastAsia="Times New Roman" w:hAnsi="Times New Roman"/>
          </w:rPr>
          <w:t>R1-2606142</w:t>
        </w:r>
      </w:hyperlink>
      <w:r w:rsidR="00CC6C13">
        <w:rPr>
          <w:rFonts w:ascii="Times New Roman" w:eastAsia="Times New Roman" w:hAnsi="Times New Roman"/>
        </w:rPr>
        <w:tab/>
        <w:t>Multiple carrier operation in connected mode</w:t>
      </w:r>
      <w:r w:rsidR="00CC6C13">
        <w:rPr>
          <w:rFonts w:ascii="Times New Roman" w:eastAsia="Times New Roman" w:hAnsi="Times New Roman"/>
        </w:rPr>
        <w:tab/>
        <w:t>MediaTek Inc.</w:t>
      </w:r>
    </w:p>
    <w:p w14:paraId="0DA935D6" w14:textId="5B107BDF" w:rsidR="00CC6C13" w:rsidRDefault="00C62C50" w:rsidP="00CC6C13">
      <w:hyperlink r:id="rId866" w:history="1">
        <w:r>
          <w:rPr>
            <w:rStyle w:val="Hyperlink"/>
            <w:rFonts w:ascii="Times New Roman" w:eastAsia="Times New Roman" w:hAnsi="Times New Roman"/>
          </w:rPr>
          <w:t>R1-2606168</w:t>
        </w:r>
      </w:hyperlink>
      <w:r w:rsidR="00CC6C13">
        <w:rPr>
          <w:rFonts w:ascii="Times New Roman" w:eastAsia="Times New Roman" w:hAnsi="Times New Roman"/>
        </w:rPr>
        <w:tab/>
        <w:t>Multiple carrier connected operation of 6GR air interface</w:t>
      </w:r>
      <w:r w:rsidR="00CC6C13">
        <w:rPr>
          <w:rFonts w:ascii="Times New Roman" w:eastAsia="Times New Roman" w:hAnsi="Times New Roman"/>
        </w:rPr>
        <w:tab/>
        <w:t>Panasonic</w:t>
      </w:r>
    </w:p>
    <w:p w14:paraId="2F830432" w14:textId="3AD2BB6B" w:rsidR="00CC6C13" w:rsidRDefault="00C62C50" w:rsidP="00CC6C13">
      <w:hyperlink r:id="rId867" w:history="1">
        <w:r>
          <w:rPr>
            <w:rStyle w:val="Hyperlink"/>
            <w:rFonts w:ascii="Times New Roman" w:eastAsia="Times New Roman" w:hAnsi="Times New Roman"/>
          </w:rPr>
          <w:t>R1-2606211</w:t>
        </w:r>
      </w:hyperlink>
      <w:r w:rsidR="00CC6C13">
        <w:rPr>
          <w:rFonts w:ascii="Times New Roman" w:eastAsia="Times New Roman" w:hAnsi="Times New Roman"/>
        </w:rPr>
        <w:tab/>
        <w:t>Discussion on multi carrier operation in connected mode</w:t>
      </w:r>
      <w:r w:rsidR="00CC6C13">
        <w:rPr>
          <w:rFonts w:ascii="Times New Roman" w:eastAsia="Times New Roman" w:hAnsi="Times New Roman"/>
        </w:rPr>
        <w:tab/>
        <w:t>1Finity</w:t>
      </w:r>
    </w:p>
    <w:p w14:paraId="5044C782" w14:textId="1F86E539" w:rsidR="00CC6C13" w:rsidRDefault="00C62C50" w:rsidP="00CC6C13">
      <w:hyperlink r:id="rId868" w:history="1">
        <w:r>
          <w:rPr>
            <w:rStyle w:val="Hyperlink"/>
            <w:rFonts w:ascii="Times New Roman" w:eastAsia="Times New Roman" w:hAnsi="Times New Roman"/>
          </w:rPr>
          <w:t>R1-2606237</w:t>
        </w:r>
      </w:hyperlink>
      <w:r w:rsidR="00CC6C13">
        <w:rPr>
          <w:rFonts w:ascii="Times New Roman" w:eastAsia="Times New Roman" w:hAnsi="Times New Roman"/>
        </w:rPr>
        <w:tab/>
        <w:t>Discussion on multi-carrier operation in connected mode</w:t>
      </w:r>
      <w:r w:rsidR="00CC6C13">
        <w:rPr>
          <w:rFonts w:ascii="Times New Roman" w:eastAsia="Times New Roman" w:hAnsi="Times New Roman"/>
        </w:rPr>
        <w:tab/>
        <w:t>ETRI</w:t>
      </w:r>
    </w:p>
    <w:p w14:paraId="79A69BCB" w14:textId="177794A7" w:rsidR="00CC6C13" w:rsidRDefault="00C62C50" w:rsidP="00CC6C13">
      <w:hyperlink r:id="rId869" w:history="1">
        <w:r>
          <w:rPr>
            <w:rStyle w:val="Hyperlink"/>
            <w:rFonts w:ascii="Times New Roman" w:eastAsia="Times New Roman" w:hAnsi="Times New Roman"/>
          </w:rPr>
          <w:t>R1-2606288</w:t>
        </w:r>
      </w:hyperlink>
      <w:r w:rsidR="00CC6C13">
        <w:rPr>
          <w:rFonts w:ascii="Times New Roman" w:eastAsia="Times New Roman" w:hAnsi="Times New Roman"/>
        </w:rPr>
        <w:tab/>
        <w:t>Multi-carrier operation in connected mode</w:t>
      </w:r>
      <w:r w:rsidR="00CC6C13">
        <w:rPr>
          <w:rFonts w:ascii="Times New Roman" w:eastAsia="Times New Roman" w:hAnsi="Times New Roman"/>
        </w:rPr>
        <w:tab/>
      </w:r>
      <w:proofErr w:type="spellStart"/>
      <w:r w:rsidR="00CC6C13">
        <w:rPr>
          <w:rFonts w:ascii="Times New Roman" w:eastAsia="Times New Roman" w:hAnsi="Times New Roman"/>
        </w:rPr>
        <w:t>InterDigital</w:t>
      </w:r>
      <w:proofErr w:type="spellEnd"/>
      <w:r w:rsidR="00CC6C13">
        <w:rPr>
          <w:rFonts w:ascii="Times New Roman" w:eastAsia="Times New Roman" w:hAnsi="Times New Roman"/>
        </w:rPr>
        <w:t>, Inc.</w:t>
      </w:r>
    </w:p>
    <w:p w14:paraId="07B3A539" w14:textId="05815B4C" w:rsidR="00CC6C13" w:rsidRDefault="00C62C50" w:rsidP="00CC6C13">
      <w:hyperlink r:id="rId870" w:history="1">
        <w:r>
          <w:rPr>
            <w:rStyle w:val="Hyperlink"/>
            <w:rFonts w:ascii="Times New Roman" w:eastAsia="Times New Roman" w:hAnsi="Times New Roman"/>
          </w:rPr>
          <w:t>R1-2606374</w:t>
        </w:r>
      </w:hyperlink>
      <w:r w:rsidR="00CC6C13">
        <w:rPr>
          <w:rFonts w:ascii="Times New Roman" w:eastAsia="Times New Roman" w:hAnsi="Times New Roman"/>
        </w:rPr>
        <w:tab/>
        <w:t>Bandwidth adaptation and multi-carrier operation in connected mode</w:t>
      </w:r>
      <w:r w:rsidR="00CC6C13">
        <w:rPr>
          <w:rFonts w:ascii="Times New Roman" w:eastAsia="Times New Roman" w:hAnsi="Times New Roman"/>
        </w:rPr>
        <w:tab/>
        <w:t>Qualcomm Incorporated</w:t>
      </w:r>
    </w:p>
    <w:p w14:paraId="11D63388" w14:textId="105B3737" w:rsidR="00CC6C13" w:rsidRDefault="00C62C50" w:rsidP="00CC6C13">
      <w:hyperlink r:id="rId871" w:history="1">
        <w:r>
          <w:rPr>
            <w:rStyle w:val="Hyperlink"/>
            <w:rFonts w:ascii="Times New Roman" w:eastAsia="Times New Roman" w:hAnsi="Times New Roman"/>
          </w:rPr>
          <w:t>R1-2606426</w:t>
        </w:r>
      </w:hyperlink>
      <w:r w:rsidR="00CC6C13">
        <w:rPr>
          <w:rFonts w:ascii="Times New Roman" w:eastAsia="Times New Roman" w:hAnsi="Times New Roman"/>
        </w:rPr>
        <w:tab/>
        <w:t>Multiple carrier operation in connected mode</w:t>
      </w:r>
      <w:r w:rsidR="00CC6C13">
        <w:rPr>
          <w:rFonts w:ascii="Times New Roman" w:eastAsia="Times New Roman" w:hAnsi="Times New Roman"/>
        </w:rPr>
        <w:tab/>
        <w:t>AT&amp;T</w:t>
      </w:r>
    </w:p>
    <w:p w14:paraId="6183A83E" w14:textId="3B08708B" w:rsidR="00CC6C13" w:rsidRDefault="00C62C50" w:rsidP="00CC6C13">
      <w:hyperlink r:id="rId872" w:history="1">
        <w:r>
          <w:rPr>
            <w:rStyle w:val="Hyperlink"/>
            <w:rFonts w:ascii="Times New Roman" w:eastAsia="Times New Roman" w:hAnsi="Times New Roman"/>
          </w:rPr>
          <w:t>R1-2606500</w:t>
        </w:r>
      </w:hyperlink>
      <w:r w:rsidR="00CC6C13">
        <w:rPr>
          <w:rFonts w:ascii="Times New Roman" w:eastAsia="Times New Roman" w:hAnsi="Times New Roman"/>
        </w:rPr>
        <w:tab/>
        <w:t>Discussion on operation in connected mode</w:t>
      </w:r>
      <w:r w:rsidR="00CC6C13">
        <w:rPr>
          <w:rFonts w:ascii="Times New Roman" w:eastAsia="Times New Roman" w:hAnsi="Times New Roman"/>
        </w:rPr>
        <w:tab/>
        <w:t>NTT DOCOMO, INC.</w:t>
      </w:r>
    </w:p>
    <w:p w14:paraId="12DA4970" w14:textId="4553BEEC" w:rsidR="00CC6C13" w:rsidRDefault="00C62C50" w:rsidP="00CC6C13">
      <w:hyperlink r:id="rId873" w:history="1">
        <w:r>
          <w:rPr>
            <w:rStyle w:val="Hyperlink"/>
            <w:rFonts w:ascii="Times New Roman" w:eastAsia="Times New Roman" w:hAnsi="Times New Roman"/>
          </w:rPr>
          <w:t>R1-2606548</w:t>
        </w:r>
      </w:hyperlink>
      <w:r w:rsidR="00CC6C13">
        <w:rPr>
          <w:rFonts w:ascii="Times New Roman" w:eastAsia="Times New Roman" w:hAnsi="Times New Roman"/>
        </w:rPr>
        <w:tab/>
        <w:t>Discussion on multiple carrier operation in connected mode</w:t>
      </w:r>
      <w:r w:rsidR="00CC6C13">
        <w:rPr>
          <w:rFonts w:ascii="Times New Roman" w:eastAsia="Times New Roman" w:hAnsi="Times New Roman"/>
        </w:rPr>
        <w:tab/>
      </w:r>
      <w:proofErr w:type="spellStart"/>
      <w:r w:rsidR="00CC6C13">
        <w:rPr>
          <w:rFonts w:ascii="Times New Roman" w:eastAsia="Times New Roman" w:hAnsi="Times New Roman"/>
        </w:rPr>
        <w:t>Quectel</w:t>
      </w:r>
      <w:proofErr w:type="spellEnd"/>
    </w:p>
    <w:p w14:paraId="5B400B47" w14:textId="7691AD12" w:rsidR="00CC6C13" w:rsidRDefault="00C62C50" w:rsidP="00CC6C13">
      <w:hyperlink r:id="rId874" w:history="1">
        <w:r>
          <w:rPr>
            <w:rStyle w:val="Hyperlink"/>
            <w:rFonts w:ascii="Times New Roman" w:eastAsia="Times New Roman" w:hAnsi="Times New Roman"/>
          </w:rPr>
          <w:t>R1-2606589</w:t>
        </w:r>
      </w:hyperlink>
      <w:r w:rsidR="00CC6C13">
        <w:rPr>
          <w:rFonts w:ascii="Times New Roman" w:eastAsia="Times New Roman" w:hAnsi="Times New Roman"/>
        </w:rPr>
        <w:tab/>
        <w:t>Considerations on multi-carrier operation in connected mode</w:t>
      </w:r>
      <w:r w:rsidR="00CC6C13">
        <w:rPr>
          <w:rFonts w:ascii="Times New Roman" w:eastAsia="Times New Roman" w:hAnsi="Times New Roman"/>
        </w:rPr>
        <w:tab/>
        <w:t>TCL</w:t>
      </w:r>
    </w:p>
    <w:p w14:paraId="42FD8879" w14:textId="2C3C6AE8" w:rsidR="00CC6C13" w:rsidRDefault="00C62C50" w:rsidP="00CC6C13">
      <w:hyperlink r:id="rId875" w:history="1">
        <w:r>
          <w:rPr>
            <w:rStyle w:val="Hyperlink"/>
            <w:rFonts w:ascii="Times New Roman" w:eastAsia="Times New Roman" w:hAnsi="Times New Roman"/>
          </w:rPr>
          <w:t>R1-2606639</w:t>
        </w:r>
      </w:hyperlink>
      <w:r w:rsidR="00CC6C13">
        <w:rPr>
          <w:rFonts w:ascii="Times New Roman" w:eastAsia="Times New Roman" w:hAnsi="Times New Roman"/>
        </w:rPr>
        <w:tab/>
        <w:t>Multiple Carrier Operation in Connected Mode</w:t>
      </w:r>
      <w:r w:rsidR="00CC6C13">
        <w:rPr>
          <w:rFonts w:ascii="Times New Roman" w:eastAsia="Times New Roman" w:hAnsi="Times New Roman"/>
        </w:rPr>
        <w:tab/>
        <w:t>Google</w:t>
      </w:r>
    </w:p>
    <w:p w14:paraId="13695018" w14:textId="486A5EBF" w:rsidR="00CC6C13" w:rsidRDefault="00C62C50" w:rsidP="00CC6C13">
      <w:hyperlink r:id="rId876" w:history="1">
        <w:r>
          <w:rPr>
            <w:rStyle w:val="Hyperlink"/>
            <w:rFonts w:ascii="Times New Roman" w:eastAsia="Times New Roman" w:hAnsi="Times New Roman"/>
          </w:rPr>
          <w:t>R1-2606672</w:t>
        </w:r>
      </w:hyperlink>
      <w:r w:rsidR="00CC6C13">
        <w:rPr>
          <w:rFonts w:ascii="Times New Roman" w:eastAsia="Times New Roman" w:hAnsi="Times New Roman"/>
        </w:rPr>
        <w:tab/>
        <w:t>Discussion on operation in connected mode</w:t>
      </w:r>
      <w:r w:rsidR="00CC6C13">
        <w:rPr>
          <w:rFonts w:ascii="Times New Roman" w:eastAsia="Times New Roman" w:hAnsi="Times New Roman"/>
        </w:rPr>
        <w:tab/>
        <w:t>KDDI Corporation</w:t>
      </w:r>
    </w:p>
    <w:p w14:paraId="4A325CCB" w14:textId="77777777" w:rsidR="00CC6C13" w:rsidRPr="001A4063" w:rsidRDefault="00CC6C13" w:rsidP="00CC6C13">
      <w:pPr>
        <w:rPr>
          <w:rFonts w:eastAsia="DengXian"/>
          <w:i/>
          <w:iCs/>
          <w:lang w:eastAsia="zh-CN"/>
        </w:rPr>
      </w:pPr>
    </w:p>
    <w:p w14:paraId="4E39766D" w14:textId="77777777" w:rsidR="00CC6C13" w:rsidRPr="00CC6C13" w:rsidRDefault="00CC6C13" w:rsidP="00CC6C13"/>
    <w:p w14:paraId="0928E5AE" w14:textId="2A16375F" w:rsidR="00CC6C13" w:rsidRDefault="00E576F6" w:rsidP="00E576F6">
      <w:pPr>
        <w:pStyle w:val="Heading2"/>
      </w:pPr>
      <w:bookmarkStart w:id="176" w:name="_Toc239313241"/>
      <w:r>
        <w:t>Multi-antenna system</w:t>
      </w:r>
      <w:bookmarkEnd w:id="176"/>
    </w:p>
    <w:p w14:paraId="7E663E24" w14:textId="336AF745" w:rsidR="00E576F6" w:rsidRPr="00E576F6" w:rsidRDefault="00E576F6" w:rsidP="00E576F6">
      <w:r w:rsidRPr="00FD0278">
        <w:rPr>
          <w:rFonts w:eastAsia="DengXian" w:hint="eastAsia"/>
          <w:i/>
          <w:iCs/>
          <w:lang w:eastAsia="zh-CN"/>
        </w:rPr>
        <w:t>Note 1: Including proposals for both Sing-TRP and Multi-TRP</w:t>
      </w:r>
    </w:p>
    <w:p w14:paraId="21AE2A66" w14:textId="1905893A" w:rsidR="00E576F6" w:rsidRDefault="00E576F6" w:rsidP="0013532B">
      <w:pPr>
        <w:pStyle w:val="Heading3"/>
      </w:pPr>
      <w:bookmarkStart w:id="177" w:name="_Toc239313242"/>
      <w:r>
        <w:t>Initial access and mobility</w:t>
      </w:r>
      <w:bookmarkEnd w:id="177"/>
    </w:p>
    <w:p w14:paraId="1389F706" w14:textId="400A2E90" w:rsidR="00E576F6" w:rsidRPr="00E576F6" w:rsidRDefault="00E576F6" w:rsidP="00E576F6">
      <w:pPr>
        <w:rPr>
          <w:rFonts w:eastAsia="DengXian"/>
          <w:i/>
          <w:iCs/>
          <w:lang w:eastAsia="zh-CN"/>
        </w:rPr>
      </w:pPr>
      <w:r w:rsidRPr="00FD0278">
        <w:rPr>
          <w:rFonts w:eastAsia="DengXian" w:hint="eastAsia"/>
          <w:i/>
          <w:iCs/>
          <w:lang w:eastAsia="zh-CN"/>
        </w:rPr>
        <w:t xml:space="preserve">Note 1: Targeting unified design under Sing-TRP and Multi-TRP for all candidate duplexing types, for spectrum </w:t>
      </w:r>
      <w:r w:rsidRPr="00716CB6">
        <w:rPr>
          <w:rFonts w:eastAsia="DengXian" w:hint="eastAsia"/>
          <w:i/>
          <w:iCs/>
          <w:lang w:eastAsia="zh-CN"/>
        </w:rPr>
        <w:t xml:space="preserve">utilization, for aggregation, for TN&amp;NTN, and for </w:t>
      </w:r>
      <w:r w:rsidRPr="00716CB6">
        <w:rPr>
          <w:rFonts w:eastAsia="DengXian"/>
          <w:i/>
          <w:iCs/>
          <w:lang w:eastAsia="zh-CN"/>
        </w:rPr>
        <w:t>targeting</w:t>
      </w:r>
      <w:r w:rsidRPr="00716CB6">
        <w:rPr>
          <w:rFonts w:eastAsia="DengXian" w:hint="eastAsia"/>
          <w:i/>
          <w:iCs/>
          <w:lang w:eastAsia="zh-CN"/>
        </w:rPr>
        <w:t xml:space="preserve"> coverage, scalability related aspects, the maximum bandwidth at network side and UE side, frame structure, if applicable. </w:t>
      </w:r>
    </w:p>
    <w:p w14:paraId="7BD31247" w14:textId="0FDB120B" w:rsidR="00E576F6" w:rsidRDefault="00A87B6D" w:rsidP="00E576F6">
      <w:pPr>
        <w:pStyle w:val="Heading4"/>
      </w:pPr>
      <w:bookmarkStart w:id="178" w:name="_Toc239313243"/>
      <w:r>
        <w:t xml:space="preserve">Synchronization </w:t>
      </w:r>
      <w:r w:rsidRPr="00FD0278">
        <w:rPr>
          <w:rFonts w:hint="eastAsia"/>
        </w:rPr>
        <w:t>acquisition and beam measurement</w:t>
      </w:r>
      <w:bookmarkEnd w:id="178"/>
    </w:p>
    <w:p w14:paraId="45447CC0" w14:textId="77777777" w:rsidR="00A87B6D" w:rsidRPr="00FD0278" w:rsidRDefault="00A87B6D" w:rsidP="00A87B6D">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 xml:space="preserve">ncluding synchronization signal/channel design (e.g., SSB), and transmission, and other design for facilitating synchronization </w:t>
      </w:r>
      <w:r w:rsidRPr="00FD0278">
        <w:rPr>
          <w:rFonts w:eastAsia="DengXian"/>
          <w:i/>
          <w:iCs/>
          <w:lang w:eastAsia="zh-CN"/>
        </w:rPr>
        <w:t>acquisition</w:t>
      </w:r>
      <w:r w:rsidRPr="00FD0278">
        <w:rPr>
          <w:rFonts w:eastAsia="DengXian" w:hint="eastAsia"/>
          <w:i/>
          <w:iCs/>
          <w:lang w:eastAsia="zh-CN"/>
        </w:rPr>
        <w:t>, e.g., jointly with CSI-RS or other reference signal, O</w:t>
      </w:r>
      <w:r w:rsidRPr="00FD0278">
        <w:rPr>
          <w:rFonts w:eastAsia="DengXian"/>
          <w:i/>
          <w:iCs/>
          <w:lang w:eastAsia="zh-CN"/>
        </w:rPr>
        <w:t>n-demand sync signal(s)</w:t>
      </w:r>
      <w:r w:rsidRPr="00FD0278">
        <w:rPr>
          <w:rFonts w:eastAsia="DengXian" w:hint="eastAsia"/>
          <w:i/>
          <w:iCs/>
          <w:lang w:eastAsia="zh-CN"/>
        </w:rPr>
        <w:t>, SIB/Paging transmission, measurement for mobi</w:t>
      </w:r>
      <w:r w:rsidRPr="00254FA0">
        <w:rPr>
          <w:rFonts w:eastAsia="DengXian" w:hint="eastAsia"/>
          <w:i/>
          <w:iCs/>
          <w:lang w:eastAsia="zh-CN"/>
        </w:rPr>
        <w:t xml:space="preserve">lity, numerology, frame structure, and </w:t>
      </w:r>
      <w:r w:rsidRPr="00254FA0">
        <w:rPr>
          <w:rFonts w:eastAsia="DengXian"/>
          <w:i/>
          <w:iCs/>
          <w:lang w:eastAsia="zh-CN"/>
        </w:rPr>
        <w:t>targeting</w:t>
      </w:r>
      <w:r w:rsidRPr="00254FA0">
        <w:rPr>
          <w:rFonts w:eastAsia="DengXian" w:hint="eastAsia"/>
          <w:i/>
          <w:iCs/>
          <w:lang w:eastAsia="zh-CN"/>
        </w:rPr>
        <w:t xml:space="preserve"> coverage.</w:t>
      </w:r>
    </w:p>
    <w:p w14:paraId="6F72B075" w14:textId="77777777" w:rsidR="00A87B6D" w:rsidRDefault="00A87B6D" w:rsidP="00A87B6D">
      <w:pPr>
        <w:rPr>
          <w:rFonts w:eastAsia="DengXian"/>
          <w:i/>
          <w:iCs/>
          <w:lang w:eastAsia="zh-CN"/>
        </w:rPr>
      </w:pPr>
    </w:p>
    <w:p w14:paraId="1DE86920" w14:textId="77777777" w:rsidR="00A87B6D" w:rsidRPr="008F2A8A" w:rsidRDefault="00A87B6D" w:rsidP="00A87B6D">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-R20-6GR-</w:t>
      </w:r>
      <w:bookmarkStart w:id="179" w:name="OLE_LINK61"/>
      <w:r w:rsidRPr="008F2A8A">
        <w:rPr>
          <w:rFonts w:eastAsia="DengXian"/>
          <w:lang w:val="en-US" w:eastAsia="zh-CN"/>
        </w:rPr>
        <w:t>Synchronization and Beam Measurement</w:t>
      </w:r>
      <w:bookmarkEnd w:id="179"/>
      <w:r w:rsidRPr="008F2A8A">
        <w:rPr>
          <w:rFonts w:eastAsia="DengXian"/>
          <w:lang w:val="en-US" w:eastAsia="zh-CN"/>
        </w:rPr>
        <w:t>] Email discussion on Rel-20 6GR- Synchronization and Beam Measurement – Xinghua (Huawei)</w:t>
      </w:r>
    </w:p>
    <w:p w14:paraId="7815A466" w14:textId="77777777" w:rsidR="00A87B6D" w:rsidRPr="008F2A8A" w:rsidRDefault="00A87B6D">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7150CA99" w14:textId="77777777" w:rsidR="00A87B6D" w:rsidRDefault="00A87B6D" w:rsidP="00A87B6D">
      <w:pPr>
        <w:rPr>
          <w:rFonts w:eastAsia="DengXian"/>
          <w:lang w:val="en-US" w:eastAsia="zh-CN"/>
        </w:rPr>
      </w:pPr>
    </w:p>
    <w:p w14:paraId="43793F00" w14:textId="77777777" w:rsidR="00A87B6D" w:rsidRPr="008F2A8A" w:rsidRDefault="00A87B6D" w:rsidP="00A87B6D">
      <w:pPr>
        <w:rPr>
          <w:rFonts w:eastAsia="DengXian"/>
          <w:b/>
          <w:bCs/>
          <w:highlight w:val="green"/>
          <w:lang w:val="en-US" w:eastAsia="zh-CN"/>
        </w:rPr>
      </w:pPr>
      <w:r w:rsidRPr="008F2A8A">
        <w:rPr>
          <w:rFonts w:eastAsia="DengXian" w:hint="eastAsia"/>
          <w:b/>
          <w:bCs/>
          <w:highlight w:val="green"/>
          <w:lang w:val="en-US" w:eastAsia="zh-CN"/>
        </w:rPr>
        <w:t>Agreement</w:t>
      </w:r>
    </w:p>
    <w:p w14:paraId="1D72C0BD" w14:textId="77777777" w:rsidR="00A87B6D" w:rsidRDefault="00A87B6D" w:rsidP="00A87B6D">
      <w:pPr>
        <w:shd w:val="clear" w:color="auto" w:fill="FFFFFF"/>
        <w:spacing w:afterLines="50" w:after="120"/>
        <w:jc w:val="both"/>
        <w:rPr>
          <w:rFonts w:eastAsiaTheme="minorEastAsia"/>
          <w:color w:val="000000"/>
          <w:szCs w:val="22"/>
        </w:rPr>
      </w:pPr>
      <w:r w:rsidRPr="00372256">
        <w:rPr>
          <w:rFonts w:hint="eastAsia"/>
          <w:color w:val="000000"/>
          <w:szCs w:val="22"/>
          <w:lang w:eastAsia="x-none"/>
        </w:rPr>
        <w:t>For the link budget evaluation</w:t>
      </w:r>
      <w:r>
        <w:rPr>
          <w:rFonts w:eastAsiaTheme="minorEastAsia" w:hint="eastAsia"/>
          <w:color w:val="000000"/>
          <w:szCs w:val="22"/>
        </w:rPr>
        <w:t>s</w:t>
      </w:r>
      <w:r w:rsidRPr="00372256">
        <w:rPr>
          <w:rFonts w:hint="eastAsia"/>
          <w:color w:val="000000"/>
          <w:szCs w:val="22"/>
          <w:lang w:eastAsia="x-none"/>
        </w:rPr>
        <w:t xml:space="preserve"> in around 7 GHz</w:t>
      </w:r>
      <w:r>
        <w:rPr>
          <w:rFonts w:eastAsiaTheme="minorEastAsia" w:hint="eastAsia"/>
          <w:color w:val="000000"/>
          <w:szCs w:val="22"/>
        </w:rPr>
        <w:t xml:space="preserve"> </w:t>
      </w:r>
      <w:r w:rsidRPr="00372256">
        <w:rPr>
          <w:rFonts w:hint="eastAsia"/>
          <w:color w:val="000000"/>
          <w:szCs w:val="22"/>
          <w:lang w:eastAsia="x-none"/>
        </w:rPr>
        <w:t>for coverage gap identification</w:t>
      </w:r>
      <w:r>
        <w:rPr>
          <w:rFonts w:eastAsiaTheme="minorEastAsia" w:hint="eastAsia"/>
          <w:color w:val="000000"/>
          <w:szCs w:val="22"/>
        </w:rPr>
        <w:t>, the assumptions for the receiver noise figure are 9 dB and 5 dB for DL and UL respectively (agreed in RAN1#124)</w:t>
      </w:r>
    </w:p>
    <w:p w14:paraId="5658CF0D" w14:textId="77777777" w:rsidR="00A87B6D" w:rsidRDefault="00A87B6D">
      <w:pPr>
        <w:pStyle w:val="ListParagraph"/>
        <w:numPr>
          <w:ilvl w:val="0"/>
          <w:numId w:val="157"/>
        </w:numPr>
        <w:shd w:val="clear" w:color="auto" w:fill="FFFFFF"/>
        <w:overflowPunct/>
        <w:autoSpaceDE/>
        <w:autoSpaceDN/>
        <w:snapToGrid w:val="0"/>
        <w:spacing w:afterLines="50" w:after="120"/>
        <w:contextualSpacing w:val="0"/>
        <w:jc w:val="both"/>
        <w:textAlignment w:val="auto"/>
        <w:rPr>
          <w:rFonts w:eastAsiaTheme="minorEastAsia"/>
          <w:color w:val="000000"/>
          <w:szCs w:val="22"/>
        </w:rPr>
      </w:pPr>
      <w:r w:rsidRPr="00963F9B">
        <w:rPr>
          <w:rFonts w:eastAsiaTheme="minorEastAsia"/>
          <w:color w:val="000000"/>
          <w:szCs w:val="22"/>
        </w:rPr>
        <w:t xml:space="preserve">Send an LS to RAN4 </w:t>
      </w:r>
      <w:r>
        <w:rPr>
          <w:rFonts w:eastAsiaTheme="minorEastAsia" w:hint="eastAsia"/>
          <w:color w:val="000000"/>
          <w:szCs w:val="22"/>
          <w:lang w:eastAsia="zh-CN"/>
        </w:rPr>
        <w:t>about the assumptions for information only.</w:t>
      </w:r>
    </w:p>
    <w:p w14:paraId="280C0F00" w14:textId="77777777" w:rsidR="00A87B6D" w:rsidRPr="008F2A8A" w:rsidRDefault="00A87B6D" w:rsidP="00A87B6D">
      <w:pPr>
        <w:rPr>
          <w:rFonts w:eastAsiaTheme="minorEastAsia"/>
          <w:b/>
          <w:bCs/>
          <w:szCs w:val="22"/>
        </w:rPr>
      </w:pPr>
      <w:r w:rsidRPr="008F2A8A">
        <w:rPr>
          <w:rFonts w:eastAsiaTheme="minorEastAsia"/>
          <w:b/>
          <w:bCs/>
          <w:szCs w:val="22"/>
          <w:highlight w:val="green"/>
        </w:rPr>
        <w:t>Agreement</w:t>
      </w:r>
    </w:p>
    <w:p w14:paraId="71A82E57" w14:textId="77777777" w:rsidR="00A87B6D" w:rsidRPr="003A4B41" w:rsidRDefault="00A87B6D" w:rsidP="00A87B6D">
      <w:pPr>
        <w:rPr>
          <w:rFonts w:eastAsiaTheme="minorEastAsia"/>
          <w:b/>
          <w:bCs/>
          <w:szCs w:val="22"/>
          <w:highlight w:val="green"/>
        </w:rPr>
      </w:pPr>
      <w:r w:rsidRPr="00372256">
        <w:rPr>
          <w:rFonts w:hint="eastAsia"/>
          <w:color w:val="000000"/>
          <w:szCs w:val="22"/>
          <w:lang w:eastAsia="x-none"/>
        </w:rPr>
        <w:t>For the link budget evaluation</w:t>
      </w:r>
      <w:r>
        <w:rPr>
          <w:rFonts w:eastAsiaTheme="minorEastAsia" w:hint="eastAsia"/>
          <w:color w:val="000000"/>
          <w:szCs w:val="22"/>
        </w:rPr>
        <w:t xml:space="preserve">s for the coverage gap identification, no update to the </w:t>
      </w:r>
      <w:r>
        <w:t>cell area reliability</w:t>
      </w:r>
      <w:r>
        <w:rPr>
          <w:rFonts w:eastAsiaTheme="minorEastAsia" w:hint="eastAsia"/>
        </w:rPr>
        <w:t xml:space="preserve"> for</w:t>
      </w:r>
      <w:r>
        <w:rPr>
          <w:rFonts w:eastAsiaTheme="minorEastAsia" w:hint="eastAsia"/>
          <w:color w:val="000000"/>
          <w:szCs w:val="22"/>
        </w:rPr>
        <w:t xml:space="preserve"> </w:t>
      </w:r>
      <w:r>
        <w:t>initial-access related signals/channels</w:t>
      </w:r>
      <w:r>
        <w:rPr>
          <w:rFonts w:eastAsiaTheme="minorEastAsia" w:hint="eastAsia"/>
        </w:rPr>
        <w:t xml:space="preserve">, i.e., </w:t>
      </w:r>
      <w:r w:rsidRPr="00396B16">
        <w:rPr>
          <w:rFonts w:eastAsiaTheme="minorEastAsia"/>
        </w:rPr>
        <w:t>95% for control channel, SSB and SIB1</w:t>
      </w:r>
      <w:r>
        <w:rPr>
          <w:rFonts w:eastAsiaTheme="minorEastAsia" w:hint="eastAsia"/>
        </w:rPr>
        <w:t xml:space="preserve"> and </w:t>
      </w:r>
      <w:r w:rsidRPr="00396B16">
        <w:rPr>
          <w:rFonts w:eastAsiaTheme="minorEastAsia"/>
        </w:rPr>
        <w:t>9</w:t>
      </w:r>
      <w:r>
        <w:rPr>
          <w:rFonts w:eastAsiaTheme="minorEastAsia" w:hint="eastAsia"/>
          <w:lang w:eastAsia="zh-CN"/>
        </w:rPr>
        <w:t>0</w:t>
      </w:r>
      <w:r w:rsidRPr="00396B16">
        <w:rPr>
          <w:rFonts w:eastAsiaTheme="minorEastAsia"/>
        </w:rPr>
        <w:t>% for other channel</w:t>
      </w:r>
      <w:r>
        <w:rPr>
          <w:rFonts w:eastAsiaTheme="minorEastAsia"/>
        </w:rPr>
        <w:t>s</w:t>
      </w:r>
      <w:r>
        <w:rPr>
          <w:rFonts w:eastAsiaTheme="minorEastAsia"/>
          <w:lang w:eastAsia="zh-CN"/>
        </w:rPr>
        <w:t xml:space="preserve"> </w:t>
      </w:r>
      <w:r>
        <w:rPr>
          <w:rFonts w:eastAsiaTheme="minorEastAsia" w:hint="eastAsia"/>
          <w:lang w:eastAsia="zh-CN"/>
        </w:rPr>
        <w:t>that are capable of HARQ retransmissions but HARQ retransmissions are not assumed</w:t>
      </w:r>
      <w:r w:rsidRPr="00396B16">
        <w:rPr>
          <w:rFonts w:eastAsiaTheme="minorEastAsia"/>
        </w:rPr>
        <w:t>.</w:t>
      </w:r>
    </w:p>
    <w:p w14:paraId="5C06BA69"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092A4343" w14:textId="77777777" w:rsidR="00A87B6D" w:rsidRPr="008F2A8A" w:rsidRDefault="00A87B6D" w:rsidP="00A87B6D">
      <w:pPr>
        <w:jc w:val="both"/>
        <w:rPr>
          <w:rFonts w:eastAsia="DengXian"/>
          <w:b/>
          <w:bCs/>
          <w:highlight w:val="green"/>
          <w:lang w:eastAsia="zh-CN"/>
        </w:rPr>
      </w:pPr>
      <w:r w:rsidRPr="008F2A8A">
        <w:rPr>
          <w:rFonts w:eastAsia="DengXian" w:hint="eastAsia"/>
          <w:b/>
          <w:bCs/>
          <w:highlight w:val="green"/>
          <w:lang w:eastAsia="zh-CN"/>
        </w:rPr>
        <w:t>Agreement</w:t>
      </w:r>
    </w:p>
    <w:p w14:paraId="35631125" w14:textId="77777777" w:rsidR="00A87B6D" w:rsidRPr="00A01F68" w:rsidRDefault="00A87B6D" w:rsidP="00A87B6D">
      <w:pPr>
        <w:jc w:val="both"/>
        <w:rPr>
          <w:rFonts w:eastAsia="DengXian"/>
        </w:rPr>
      </w:pPr>
      <w:r w:rsidRPr="00A01F68">
        <w:rPr>
          <w:rFonts w:eastAsia="DengXian" w:hint="eastAsia"/>
          <w:lang w:eastAsia="zh-CN"/>
        </w:rPr>
        <w:t xml:space="preserve">Support </w:t>
      </w:r>
      <w:r w:rsidRPr="00A01F68">
        <w:rPr>
          <w:rFonts w:eastAsia="DengXian"/>
        </w:rPr>
        <w:t>Resource block boundaries</w:t>
      </w:r>
      <w:r w:rsidRPr="00A01F68">
        <w:rPr>
          <w:rFonts w:eastAsia="DengXian" w:hint="eastAsia"/>
          <w:lang w:eastAsia="zh-CN"/>
        </w:rPr>
        <w:t xml:space="preserve"> </w:t>
      </w:r>
      <w:r w:rsidRPr="00A01F68">
        <w:rPr>
          <w:rFonts w:eastAsia="DengXian"/>
        </w:rPr>
        <w:t>align</w:t>
      </w:r>
      <w:r w:rsidRPr="00A01F68">
        <w:rPr>
          <w:rFonts w:eastAsia="DengXian" w:hint="eastAsia"/>
          <w:lang w:eastAsia="zh-CN"/>
        </w:rPr>
        <w:t>ment</w:t>
      </w:r>
      <w:r w:rsidRPr="00A01F68">
        <w:rPr>
          <w:rFonts w:eastAsia="DengXian"/>
        </w:rPr>
        <w:t xml:space="preserve"> between NR and 6GR on a MRSS carrier.</w:t>
      </w:r>
    </w:p>
    <w:p w14:paraId="34958DF0" w14:textId="77777777" w:rsidR="00A87B6D" w:rsidRDefault="00A87B6D" w:rsidP="00A87B6D">
      <w:pPr>
        <w:jc w:val="both"/>
        <w:rPr>
          <w:rFonts w:eastAsia="DengXian"/>
          <w:highlight w:val="yellow"/>
          <w:lang w:eastAsia="zh-CN"/>
        </w:rPr>
      </w:pPr>
    </w:p>
    <w:p w14:paraId="6872ED54" w14:textId="77777777" w:rsidR="00A87B6D" w:rsidRPr="002B2169" w:rsidRDefault="00A87B6D" w:rsidP="00A87B6D">
      <w:pPr>
        <w:jc w:val="both"/>
        <w:rPr>
          <w:rFonts w:eastAsia="DengXian"/>
          <w:highlight w:val="yellow"/>
          <w:lang w:eastAsia="zh-CN"/>
        </w:rPr>
      </w:pPr>
    </w:p>
    <w:p w14:paraId="1C0791C0" w14:textId="77777777" w:rsidR="00A87B6D" w:rsidRPr="008F2A8A" w:rsidRDefault="00A87B6D" w:rsidP="00A87B6D">
      <w:pPr>
        <w:rPr>
          <w:rFonts w:ascii="Times New Roman" w:eastAsia="Times New Roman" w:hAnsi="Times New Roman"/>
          <w:b/>
          <w:bCs/>
          <w:highlight w:val="green"/>
        </w:rPr>
      </w:pPr>
      <w:r w:rsidRPr="008F2A8A">
        <w:rPr>
          <w:rFonts w:ascii="Times New Roman" w:eastAsia="Times New Roman" w:hAnsi="Times New Roman" w:hint="eastAsia"/>
          <w:b/>
          <w:bCs/>
          <w:highlight w:val="green"/>
        </w:rPr>
        <w:t>Agreement</w:t>
      </w:r>
    </w:p>
    <w:p w14:paraId="696F2B3E" w14:textId="77777777" w:rsidR="00A87B6D" w:rsidRPr="00B64290" w:rsidRDefault="00A87B6D" w:rsidP="00A87B6D">
      <w:pPr>
        <w:rPr>
          <w:rFonts w:ascii="Times New Roman" w:eastAsiaTheme="minorEastAsia" w:hAnsi="Times New Roman"/>
          <w:lang w:eastAsia="zh-CN"/>
        </w:rPr>
      </w:pPr>
      <w:bookmarkStart w:id="180" w:name="OLE_LINK8"/>
      <w:r w:rsidRPr="00B64290">
        <w:rPr>
          <w:rFonts w:ascii="Times New Roman" w:eastAsia="Times New Roman" w:hAnsi="Times New Roman"/>
        </w:rPr>
        <w:t xml:space="preserve">In 6GR, </w:t>
      </w:r>
      <w:proofErr w:type="spellStart"/>
      <w:r w:rsidRPr="00B64290">
        <w:rPr>
          <w:rFonts w:ascii="Times New Roman" w:eastAsia="Times New Roman" w:hAnsi="Times New Roman"/>
        </w:rPr>
        <w:t>aNB</w:t>
      </w:r>
      <w:proofErr w:type="spellEnd"/>
      <w:r w:rsidRPr="00B64290">
        <w:rPr>
          <w:rFonts w:ascii="Times New Roman" w:eastAsia="Times New Roman" w:hAnsi="Times New Roman"/>
        </w:rPr>
        <w:t>-side semi-static SBFD is supported</w:t>
      </w:r>
      <w:r w:rsidRPr="00B64290">
        <w:rPr>
          <w:rFonts w:ascii="Times New Roman" w:eastAsiaTheme="minorEastAsia" w:hAnsi="Times New Roman" w:hint="eastAsia"/>
          <w:lang w:eastAsia="zh-CN"/>
        </w:rPr>
        <w:t>.</w:t>
      </w:r>
    </w:p>
    <w:bookmarkEnd w:id="180"/>
    <w:p w14:paraId="68DAE813" w14:textId="77777777" w:rsidR="00A87B6D" w:rsidRPr="00C546B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31061917"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51FD4851" w14:textId="77777777" w:rsidR="00A87B6D" w:rsidRPr="00673B14" w:rsidRDefault="00A87B6D" w:rsidP="00A87B6D">
      <w:pPr>
        <w:shd w:val="clear" w:color="auto" w:fill="FFFFFF"/>
        <w:adjustRightInd w:val="0"/>
        <w:snapToGrid w:val="0"/>
        <w:spacing w:afterLines="50" w:after="120"/>
        <w:jc w:val="both"/>
        <w:rPr>
          <w:rFonts w:eastAsiaTheme="minorEastAsia"/>
          <w:color w:val="000000"/>
          <w:szCs w:val="22"/>
          <w:highlight w:val="darkYellow"/>
          <w:lang w:eastAsia="zh-CN"/>
        </w:rPr>
      </w:pPr>
      <w:r w:rsidRPr="00673B14">
        <w:rPr>
          <w:rFonts w:eastAsiaTheme="minorEastAsia" w:hint="eastAsia"/>
          <w:color w:val="000000"/>
          <w:szCs w:val="22"/>
          <w:highlight w:val="darkYellow"/>
          <w:lang w:eastAsia="zh-CN"/>
        </w:rPr>
        <w:t>Working Assumption</w:t>
      </w:r>
    </w:p>
    <w:p w14:paraId="7CCC37C5" w14:textId="77777777" w:rsidR="00A87B6D" w:rsidRDefault="00A87B6D" w:rsidP="00A87B6D">
      <w:pPr>
        <w:jc w:val="both"/>
        <w:rPr>
          <w:rFonts w:eastAsia="DengXian"/>
        </w:rPr>
      </w:pPr>
      <w:r>
        <w:rPr>
          <w:rFonts w:eastAsia="DengXian" w:hint="eastAsia"/>
        </w:rPr>
        <w:t>For 6GR, one</w:t>
      </w:r>
      <w:r>
        <w:rPr>
          <w:rFonts w:eastAsia="DengXian"/>
        </w:rPr>
        <w:t xml:space="preserve"> SSB is defined </w:t>
      </w:r>
      <w:r>
        <w:rPr>
          <w:rFonts w:eastAsia="DengXian" w:hint="eastAsia"/>
        </w:rPr>
        <w:t xml:space="preserve">by a single value of X </w:t>
      </w:r>
    </w:p>
    <w:p w14:paraId="4184736F" w14:textId="77777777" w:rsidR="00A87B6D" w:rsidRDefault="00A87B6D">
      <w:pPr>
        <w:pStyle w:val="ListParagraph"/>
        <w:numPr>
          <w:ilvl w:val="0"/>
          <w:numId w:val="164"/>
        </w:numPr>
        <w:suppressAutoHyphens/>
        <w:overflowPunct/>
        <w:autoSpaceDE/>
        <w:autoSpaceDN/>
        <w:adjustRightInd/>
        <w:snapToGrid w:val="0"/>
        <w:spacing w:after="120" w:line="276" w:lineRule="auto"/>
        <w:contextualSpacing w:val="0"/>
        <w:jc w:val="both"/>
        <w:textAlignment w:val="auto"/>
        <w:rPr>
          <w:rFonts w:eastAsia="DengXian"/>
        </w:rPr>
      </w:pPr>
      <w:r>
        <w:rPr>
          <w:rFonts w:eastAsia="DengXian"/>
        </w:rPr>
        <w:t xml:space="preserve">One 6GR SSB spans X </w:t>
      </w:r>
      <w:r>
        <w:rPr>
          <w:rFonts w:eastAsia="DengXian" w:hint="eastAsia"/>
        </w:rPr>
        <w:t>(</w:t>
      </w:r>
      <w:r>
        <w:rPr>
          <w:rFonts w:eastAsia="DengXian"/>
        </w:rPr>
        <w:t>4&lt;=X&lt;=7</w:t>
      </w:r>
      <w:r>
        <w:rPr>
          <w:rFonts w:eastAsia="DengXian" w:hint="eastAsia"/>
        </w:rPr>
        <w:t>)</w:t>
      </w:r>
      <w:r>
        <w:rPr>
          <w:rFonts w:eastAsia="DengXian"/>
        </w:rPr>
        <w:t xml:space="preserve"> OFDM symbols within a slot</w:t>
      </w:r>
    </w:p>
    <w:p w14:paraId="114D2E56" w14:textId="77777777" w:rsidR="00A87B6D" w:rsidRPr="008F2A8A" w:rsidRDefault="00A87B6D" w:rsidP="00A87B6D">
      <w:pPr>
        <w:tabs>
          <w:tab w:val="num" w:pos="0"/>
        </w:tabs>
        <w:suppressAutoHyphens/>
        <w:snapToGrid w:val="0"/>
        <w:spacing w:after="120" w:line="276" w:lineRule="auto"/>
        <w:jc w:val="both"/>
        <w:rPr>
          <w:rFonts w:eastAsia="DengXian"/>
          <w:b/>
          <w:bCs/>
          <w:highlight w:val="green"/>
        </w:rPr>
      </w:pPr>
      <w:r w:rsidRPr="008F2A8A">
        <w:rPr>
          <w:rFonts w:eastAsia="DengXian" w:hint="eastAsia"/>
          <w:b/>
          <w:bCs/>
          <w:highlight w:val="green"/>
          <w:lang w:eastAsia="zh-CN"/>
        </w:rPr>
        <w:t>Agreement</w:t>
      </w:r>
    </w:p>
    <w:p w14:paraId="58F757E2" w14:textId="77777777" w:rsidR="00A87B6D" w:rsidRPr="0030757E" w:rsidRDefault="00A87B6D">
      <w:pPr>
        <w:pStyle w:val="ListParagraph"/>
        <w:numPr>
          <w:ilvl w:val="0"/>
          <w:numId w:val="164"/>
        </w:numPr>
        <w:overflowPunct/>
        <w:autoSpaceDE/>
        <w:autoSpaceDN/>
        <w:adjustRightInd/>
        <w:spacing w:after="0"/>
        <w:contextualSpacing w:val="0"/>
        <w:jc w:val="both"/>
        <w:textAlignment w:val="auto"/>
        <w:rPr>
          <w:rFonts w:eastAsia="DengXian"/>
        </w:rPr>
      </w:pPr>
      <w:r w:rsidRPr="0030757E">
        <w:rPr>
          <w:rFonts w:eastAsia="DengXian"/>
        </w:rPr>
        <w:t>One 6GR SSB spans 20 RBs</w:t>
      </w:r>
      <w:r w:rsidRPr="0030757E">
        <w:rPr>
          <w:rFonts w:eastAsia="DengXian" w:hint="eastAsia"/>
        </w:rPr>
        <w:t xml:space="preserve"> </w:t>
      </w:r>
    </w:p>
    <w:p w14:paraId="23F34D40"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47E7430D" w14:textId="77777777" w:rsidR="00A87B6D" w:rsidRPr="008F2A8A" w:rsidRDefault="00A87B6D" w:rsidP="00A87B6D">
      <w:pPr>
        <w:rPr>
          <w:rFonts w:eastAsia="DengXian"/>
          <w:b/>
          <w:bCs/>
          <w:highlight w:val="green"/>
        </w:rPr>
      </w:pPr>
      <w:r w:rsidRPr="008F2A8A">
        <w:rPr>
          <w:rFonts w:eastAsia="DengXian" w:hint="eastAsia"/>
          <w:b/>
          <w:bCs/>
          <w:highlight w:val="green"/>
          <w:lang w:eastAsia="zh-CN"/>
        </w:rPr>
        <w:t>Agreement</w:t>
      </w:r>
    </w:p>
    <w:p w14:paraId="0E042969" w14:textId="77777777" w:rsidR="00A87B6D" w:rsidRDefault="00A87B6D" w:rsidP="00A87B6D">
      <w:pPr>
        <w:rPr>
          <w:rFonts w:eastAsia="DengXian"/>
        </w:rPr>
      </w:pPr>
      <w:r>
        <w:rPr>
          <w:rFonts w:eastAsia="DengXian"/>
        </w:rPr>
        <w:t xml:space="preserve">For one 6G SSB, the number of RBs for PSS is 12 RBs. </w:t>
      </w:r>
    </w:p>
    <w:p w14:paraId="573A0C68"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68FADD3A" w14:textId="77777777" w:rsidR="00A87B6D" w:rsidRPr="008F2A8A" w:rsidRDefault="00A87B6D" w:rsidP="00A87B6D">
      <w:pPr>
        <w:shd w:val="clear" w:color="auto" w:fill="FFFFFF"/>
        <w:adjustRightInd w:val="0"/>
        <w:snapToGrid w:val="0"/>
        <w:spacing w:afterLines="50" w:after="120"/>
        <w:jc w:val="both"/>
        <w:rPr>
          <w:rFonts w:eastAsiaTheme="minorEastAsia"/>
          <w:b/>
          <w:bCs/>
          <w:color w:val="000000"/>
          <w:szCs w:val="22"/>
          <w:highlight w:val="green"/>
          <w:lang w:eastAsia="zh-CN"/>
        </w:rPr>
      </w:pPr>
      <w:r w:rsidRPr="008F2A8A">
        <w:rPr>
          <w:rFonts w:eastAsiaTheme="minorEastAsia" w:hint="eastAsia"/>
          <w:b/>
          <w:bCs/>
          <w:color w:val="000000"/>
          <w:szCs w:val="22"/>
          <w:highlight w:val="green"/>
          <w:lang w:eastAsia="zh-CN"/>
        </w:rPr>
        <w:t>Agreement</w:t>
      </w:r>
    </w:p>
    <w:p w14:paraId="7B05E60A" w14:textId="77777777" w:rsidR="00A87B6D" w:rsidRDefault="00A87B6D" w:rsidP="00A87B6D">
      <w:pPr>
        <w:rPr>
          <w:rFonts w:eastAsia="DengXian"/>
        </w:rPr>
      </w:pPr>
      <w:r>
        <w:rPr>
          <w:rFonts w:eastAsia="DengXian"/>
        </w:rPr>
        <w:t xml:space="preserve">Study the following aspects for 6GR PSS </w:t>
      </w:r>
    </w:p>
    <w:p w14:paraId="2C570405" w14:textId="77777777" w:rsidR="00A87B6D" w:rsidRDefault="00A87B6D">
      <w:pPr>
        <w:pStyle w:val="ListParagraph"/>
        <w:numPr>
          <w:ilvl w:val="0"/>
          <w:numId w:val="203"/>
        </w:numPr>
        <w:suppressAutoHyphens/>
        <w:overflowPunct/>
        <w:autoSpaceDE/>
        <w:autoSpaceDN/>
        <w:adjustRightInd/>
        <w:snapToGrid w:val="0"/>
        <w:spacing w:after="0"/>
        <w:ind w:hanging="357"/>
        <w:contextualSpacing w:val="0"/>
        <w:textAlignment w:val="auto"/>
        <w:rPr>
          <w:rFonts w:eastAsia="DengXian"/>
        </w:rPr>
      </w:pPr>
      <w:r>
        <w:rPr>
          <w:rFonts w:eastAsia="DengXian"/>
        </w:rPr>
        <w:t>Sequence type</w:t>
      </w:r>
    </w:p>
    <w:p w14:paraId="21420D5C" w14:textId="77777777" w:rsidR="00A87B6D" w:rsidRDefault="00A87B6D">
      <w:pPr>
        <w:pStyle w:val="ListParagraph"/>
        <w:numPr>
          <w:ilvl w:val="1"/>
          <w:numId w:val="203"/>
        </w:numPr>
        <w:suppressAutoHyphens/>
        <w:overflowPunct/>
        <w:autoSpaceDE/>
        <w:autoSpaceDN/>
        <w:adjustRightInd/>
        <w:snapToGrid w:val="0"/>
        <w:spacing w:after="0"/>
        <w:ind w:hanging="357"/>
        <w:contextualSpacing w:val="0"/>
        <w:jc w:val="both"/>
        <w:textAlignment w:val="auto"/>
        <w:rPr>
          <w:rFonts w:eastAsia="DengXian"/>
        </w:rPr>
      </w:pPr>
      <w:r>
        <w:rPr>
          <w:rFonts w:eastAsia="DengXian"/>
        </w:rPr>
        <w:t>Option 1: m-sequence</w:t>
      </w:r>
      <w:r>
        <w:rPr>
          <w:rFonts w:eastAsia="DengXian"/>
        </w:rPr>
        <w:tab/>
      </w:r>
    </w:p>
    <w:p w14:paraId="7E073838" w14:textId="77777777" w:rsidR="00A87B6D" w:rsidRDefault="00A87B6D">
      <w:pPr>
        <w:pStyle w:val="ListParagraph"/>
        <w:numPr>
          <w:ilvl w:val="1"/>
          <w:numId w:val="203"/>
        </w:numPr>
        <w:suppressAutoHyphens/>
        <w:overflowPunct/>
        <w:autoSpaceDE/>
        <w:autoSpaceDN/>
        <w:adjustRightInd/>
        <w:snapToGrid w:val="0"/>
        <w:spacing w:after="0"/>
        <w:ind w:hanging="357"/>
        <w:contextualSpacing w:val="0"/>
        <w:jc w:val="both"/>
        <w:textAlignment w:val="auto"/>
        <w:rPr>
          <w:rFonts w:eastAsia="DengXian"/>
        </w:rPr>
      </w:pPr>
      <w:r>
        <w:rPr>
          <w:rFonts w:eastAsia="DengXian"/>
        </w:rPr>
        <w:t>Option 2: ZC-based sequence</w:t>
      </w:r>
      <w:r>
        <w:rPr>
          <w:rFonts w:eastAsia="DengXian"/>
        </w:rPr>
        <w:tab/>
      </w:r>
    </w:p>
    <w:p w14:paraId="7604A637" w14:textId="77777777" w:rsidR="00A87B6D" w:rsidRPr="00FB1E6C" w:rsidRDefault="00A87B6D">
      <w:pPr>
        <w:pStyle w:val="ListParagraph"/>
        <w:numPr>
          <w:ilvl w:val="1"/>
          <w:numId w:val="203"/>
        </w:numPr>
        <w:suppressAutoHyphens/>
        <w:overflowPunct/>
        <w:autoSpaceDE/>
        <w:autoSpaceDN/>
        <w:adjustRightInd/>
        <w:snapToGrid w:val="0"/>
        <w:spacing w:after="0"/>
        <w:ind w:left="1077"/>
        <w:contextualSpacing w:val="0"/>
        <w:jc w:val="both"/>
        <w:textAlignment w:val="auto"/>
        <w:rPr>
          <w:rFonts w:eastAsia="MS Mincho"/>
          <w:strike/>
        </w:rPr>
      </w:pPr>
      <w:r>
        <w:rPr>
          <w:rFonts w:eastAsia="MS Mincho"/>
        </w:rPr>
        <w:t>Option 3</w:t>
      </w:r>
      <w:r w:rsidRPr="00711829">
        <w:rPr>
          <w:rFonts w:eastAsia="MS Mincho"/>
        </w:rPr>
        <w:t xml:space="preserve">: </w:t>
      </w:r>
      <w:r w:rsidRPr="00711829">
        <w:rPr>
          <w:rFonts w:eastAsiaTheme="minorEastAsia"/>
        </w:rPr>
        <w:t>O</w:t>
      </w:r>
      <w:r w:rsidRPr="00711829">
        <w:rPr>
          <w:rFonts w:eastAsia="MS Mincho"/>
        </w:rPr>
        <w:t>ther sequence</w:t>
      </w:r>
    </w:p>
    <w:p w14:paraId="2B697F26" w14:textId="77777777" w:rsidR="00A87B6D" w:rsidRDefault="00A87B6D">
      <w:pPr>
        <w:pStyle w:val="ListParagraph"/>
        <w:numPr>
          <w:ilvl w:val="0"/>
          <w:numId w:val="203"/>
        </w:numPr>
        <w:suppressAutoHyphens/>
        <w:overflowPunct/>
        <w:autoSpaceDE/>
        <w:autoSpaceDN/>
        <w:adjustRightInd/>
        <w:snapToGrid w:val="0"/>
        <w:spacing w:after="0"/>
        <w:contextualSpacing w:val="0"/>
        <w:textAlignment w:val="auto"/>
        <w:rPr>
          <w:rFonts w:eastAsia="DengXian"/>
        </w:rPr>
      </w:pPr>
      <w:r>
        <w:rPr>
          <w:rFonts w:eastAsia="DengXian"/>
        </w:rPr>
        <w:t>Sequence length</w:t>
      </w:r>
    </w:p>
    <w:p w14:paraId="093F8F54" w14:textId="77777777" w:rsidR="00A87B6D" w:rsidRDefault="00A87B6D">
      <w:pPr>
        <w:pStyle w:val="ListParagraph"/>
        <w:numPr>
          <w:ilvl w:val="1"/>
          <w:numId w:val="203"/>
        </w:numPr>
        <w:suppressAutoHyphens/>
        <w:overflowPunct/>
        <w:autoSpaceDE/>
        <w:autoSpaceDN/>
        <w:adjustRightInd/>
        <w:snapToGrid w:val="0"/>
        <w:spacing w:after="0"/>
        <w:ind w:hanging="357"/>
        <w:contextualSpacing w:val="0"/>
        <w:jc w:val="both"/>
        <w:textAlignment w:val="auto"/>
        <w:rPr>
          <w:rFonts w:eastAsia="DengXian"/>
        </w:rPr>
      </w:pPr>
      <w:r>
        <w:rPr>
          <w:rFonts w:eastAsia="DengXian"/>
        </w:rPr>
        <w:lastRenderedPageBreak/>
        <w:t>Option 1: 127</w:t>
      </w:r>
    </w:p>
    <w:p w14:paraId="666A37AB" w14:textId="77777777" w:rsidR="00A87B6D" w:rsidRDefault="00A87B6D">
      <w:pPr>
        <w:pStyle w:val="ListParagraph"/>
        <w:numPr>
          <w:ilvl w:val="1"/>
          <w:numId w:val="203"/>
        </w:numPr>
        <w:suppressAutoHyphens/>
        <w:overflowPunct/>
        <w:autoSpaceDE/>
        <w:autoSpaceDN/>
        <w:adjustRightInd/>
        <w:snapToGrid w:val="0"/>
        <w:spacing w:after="0"/>
        <w:ind w:hanging="357"/>
        <w:contextualSpacing w:val="0"/>
        <w:jc w:val="both"/>
        <w:textAlignment w:val="auto"/>
        <w:rPr>
          <w:rFonts w:eastAsia="DengXian"/>
        </w:rPr>
      </w:pPr>
      <w:r>
        <w:rPr>
          <w:rFonts w:eastAsia="DengXian"/>
        </w:rPr>
        <w:t>Option 2: 127&lt;L&lt;=144</w:t>
      </w:r>
    </w:p>
    <w:p w14:paraId="13E69721" w14:textId="77777777" w:rsidR="00A87B6D" w:rsidRDefault="00A87B6D">
      <w:pPr>
        <w:pStyle w:val="ListParagraph"/>
        <w:numPr>
          <w:ilvl w:val="0"/>
          <w:numId w:val="203"/>
        </w:numPr>
        <w:suppressAutoHyphens/>
        <w:overflowPunct/>
        <w:autoSpaceDE/>
        <w:autoSpaceDN/>
        <w:adjustRightInd/>
        <w:snapToGrid w:val="0"/>
        <w:spacing w:after="0"/>
        <w:contextualSpacing w:val="0"/>
        <w:textAlignment w:val="auto"/>
        <w:rPr>
          <w:rFonts w:eastAsia="DengXian"/>
        </w:rPr>
      </w:pPr>
      <w:r>
        <w:rPr>
          <w:rFonts w:eastAsia="DengXian" w:hint="eastAsia"/>
        </w:rPr>
        <w:t>Number of s</w:t>
      </w:r>
      <w:r>
        <w:rPr>
          <w:rFonts w:eastAsia="DengXian"/>
        </w:rPr>
        <w:t>equence</w:t>
      </w:r>
      <w:r>
        <w:rPr>
          <w:rFonts w:eastAsia="DengXian" w:hint="eastAsia"/>
        </w:rPr>
        <w:t>s</w:t>
      </w:r>
    </w:p>
    <w:p w14:paraId="10409812" w14:textId="77777777" w:rsidR="00A87B6D" w:rsidRDefault="00A87B6D">
      <w:pPr>
        <w:pStyle w:val="ListParagraph"/>
        <w:numPr>
          <w:ilvl w:val="0"/>
          <w:numId w:val="203"/>
        </w:numPr>
        <w:suppressAutoHyphens/>
        <w:overflowPunct/>
        <w:autoSpaceDE/>
        <w:autoSpaceDN/>
        <w:adjustRightInd/>
        <w:snapToGrid w:val="0"/>
        <w:spacing w:after="0"/>
        <w:contextualSpacing w:val="0"/>
        <w:textAlignment w:val="auto"/>
        <w:rPr>
          <w:rFonts w:eastAsia="DengXian"/>
        </w:rPr>
      </w:pPr>
      <w:r>
        <w:rPr>
          <w:rFonts w:eastAsia="DengXian"/>
        </w:rPr>
        <w:t xml:space="preserve">Number of symbols for PSS </w:t>
      </w:r>
    </w:p>
    <w:p w14:paraId="19169E2B"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13BE90DF" w14:textId="77777777" w:rsidR="00A87B6D" w:rsidRPr="008F2A8A" w:rsidRDefault="00A87B6D" w:rsidP="00A87B6D">
      <w:pPr>
        <w:shd w:val="clear" w:color="auto" w:fill="FFFFFF"/>
        <w:adjustRightInd w:val="0"/>
        <w:snapToGrid w:val="0"/>
        <w:spacing w:afterLines="50" w:after="120"/>
        <w:jc w:val="both"/>
        <w:rPr>
          <w:rFonts w:eastAsiaTheme="minorEastAsia"/>
          <w:b/>
          <w:bCs/>
          <w:color w:val="000000"/>
          <w:szCs w:val="22"/>
          <w:highlight w:val="green"/>
          <w:lang w:eastAsia="zh-CN"/>
        </w:rPr>
      </w:pPr>
      <w:r w:rsidRPr="008F2A8A">
        <w:rPr>
          <w:rFonts w:eastAsiaTheme="minorEastAsia" w:hint="eastAsia"/>
          <w:b/>
          <w:bCs/>
          <w:color w:val="000000"/>
          <w:szCs w:val="22"/>
          <w:highlight w:val="green"/>
          <w:lang w:eastAsia="zh-CN"/>
        </w:rPr>
        <w:t>Agreement</w:t>
      </w:r>
    </w:p>
    <w:p w14:paraId="10C865CD" w14:textId="77777777" w:rsidR="00A87B6D" w:rsidRDefault="00A87B6D" w:rsidP="00A87B6D">
      <w:pPr>
        <w:rPr>
          <w:rFonts w:eastAsia="DengXian"/>
        </w:rPr>
      </w:pPr>
      <w:r>
        <w:rPr>
          <w:rFonts w:eastAsia="DengXian"/>
        </w:rPr>
        <w:t xml:space="preserve">Study the following aspect for 6GR SSS </w:t>
      </w:r>
    </w:p>
    <w:p w14:paraId="72F61215" w14:textId="77777777" w:rsidR="00A87B6D" w:rsidRDefault="00A87B6D">
      <w:pPr>
        <w:pStyle w:val="ListParagraph"/>
        <w:numPr>
          <w:ilvl w:val="0"/>
          <w:numId w:val="203"/>
        </w:numPr>
        <w:suppressAutoHyphens/>
        <w:overflowPunct/>
        <w:autoSpaceDE/>
        <w:autoSpaceDN/>
        <w:adjustRightInd/>
        <w:snapToGrid w:val="0"/>
        <w:spacing w:after="0"/>
        <w:ind w:hanging="357"/>
        <w:contextualSpacing w:val="0"/>
        <w:textAlignment w:val="auto"/>
        <w:rPr>
          <w:rFonts w:eastAsia="DengXian"/>
        </w:rPr>
      </w:pPr>
      <w:r>
        <w:rPr>
          <w:rFonts w:eastAsia="DengXian"/>
        </w:rPr>
        <w:t>Sequence type</w:t>
      </w:r>
    </w:p>
    <w:p w14:paraId="65209AB3" w14:textId="77777777" w:rsidR="00A87B6D" w:rsidRDefault="00A87B6D">
      <w:pPr>
        <w:pStyle w:val="ListParagraph"/>
        <w:numPr>
          <w:ilvl w:val="1"/>
          <w:numId w:val="203"/>
        </w:numPr>
        <w:suppressAutoHyphens/>
        <w:overflowPunct/>
        <w:autoSpaceDE/>
        <w:autoSpaceDN/>
        <w:adjustRightInd/>
        <w:snapToGrid w:val="0"/>
        <w:spacing w:after="0"/>
        <w:contextualSpacing w:val="0"/>
        <w:jc w:val="both"/>
        <w:textAlignment w:val="auto"/>
        <w:rPr>
          <w:rFonts w:eastAsia="DengXian"/>
        </w:rPr>
      </w:pPr>
      <w:r>
        <w:rPr>
          <w:rFonts w:eastAsia="DengXian"/>
        </w:rPr>
        <w:t xml:space="preserve">Gold sequence as a </w:t>
      </w:r>
      <w:r>
        <w:rPr>
          <w:rFonts w:eastAsia="DengXian" w:hint="eastAsia"/>
          <w:lang w:eastAsia="zh-CN"/>
        </w:rPr>
        <w:t>benchmark</w:t>
      </w:r>
    </w:p>
    <w:p w14:paraId="2EDBB499" w14:textId="77777777" w:rsidR="00A87B6D" w:rsidRDefault="00A87B6D">
      <w:pPr>
        <w:pStyle w:val="ListParagraph"/>
        <w:numPr>
          <w:ilvl w:val="1"/>
          <w:numId w:val="203"/>
        </w:numPr>
        <w:suppressAutoHyphens/>
        <w:overflowPunct/>
        <w:autoSpaceDE/>
        <w:autoSpaceDN/>
        <w:adjustRightInd/>
        <w:snapToGrid w:val="0"/>
        <w:spacing w:after="0"/>
        <w:contextualSpacing w:val="0"/>
        <w:jc w:val="both"/>
        <w:textAlignment w:val="auto"/>
        <w:rPr>
          <w:rFonts w:eastAsia="DengXian"/>
        </w:rPr>
      </w:pPr>
      <w:r>
        <w:rPr>
          <w:rFonts w:eastAsia="DengXian"/>
        </w:rPr>
        <w:t>FFS: Other sequence</w:t>
      </w:r>
      <w:r>
        <w:rPr>
          <w:rFonts w:eastAsia="DengXian" w:hint="eastAsia"/>
        </w:rPr>
        <w:t>s</w:t>
      </w:r>
    </w:p>
    <w:p w14:paraId="3DAC16D1" w14:textId="77777777" w:rsidR="00A87B6D" w:rsidRDefault="00A87B6D">
      <w:pPr>
        <w:pStyle w:val="ListParagraph"/>
        <w:numPr>
          <w:ilvl w:val="0"/>
          <w:numId w:val="203"/>
        </w:numPr>
        <w:suppressAutoHyphens/>
        <w:overflowPunct/>
        <w:autoSpaceDE/>
        <w:autoSpaceDN/>
        <w:adjustRightInd/>
        <w:snapToGrid w:val="0"/>
        <w:spacing w:after="0"/>
        <w:contextualSpacing w:val="0"/>
        <w:textAlignment w:val="auto"/>
        <w:rPr>
          <w:rFonts w:eastAsia="DengXian"/>
        </w:rPr>
      </w:pPr>
      <w:r>
        <w:rPr>
          <w:rFonts w:eastAsia="DengXian"/>
        </w:rPr>
        <w:t>Sequence length</w:t>
      </w:r>
    </w:p>
    <w:p w14:paraId="0DF42379" w14:textId="77777777" w:rsidR="00A87B6D" w:rsidRDefault="00A87B6D">
      <w:pPr>
        <w:pStyle w:val="ListParagraph"/>
        <w:numPr>
          <w:ilvl w:val="1"/>
          <w:numId w:val="203"/>
        </w:numPr>
        <w:suppressAutoHyphens/>
        <w:overflowPunct/>
        <w:autoSpaceDE/>
        <w:autoSpaceDN/>
        <w:adjustRightInd/>
        <w:snapToGrid w:val="0"/>
        <w:spacing w:after="0"/>
        <w:ind w:hanging="357"/>
        <w:contextualSpacing w:val="0"/>
        <w:jc w:val="both"/>
        <w:textAlignment w:val="auto"/>
        <w:rPr>
          <w:rFonts w:eastAsia="DengXian"/>
        </w:rPr>
      </w:pPr>
      <w:r>
        <w:rPr>
          <w:rFonts w:eastAsia="DengXian"/>
        </w:rPr>
        <w:t>Option 1: 127</w:t>
      </w:r>
    </w:p>
    <w:p w14:paraId="6A01A0BC" w14:textId="77777777" w:rsidR="00A87B6D" w:rsidRDefault="00A87B6D">
      <w:pPr>
        <w:pStyle w:val="ListParagraph"/>
        <w:numPr>
          <w:ilvl w:val="1"/>
          <w:numId w:val="203"/>
        </w:numPr>
        <w:suppressAutoHyphens/>
        <w:overflowPunct/>
        <w:autoSpaceDE/>
        <w:autoSpaceDN/>
        <w:adjustRightInd/>
        <w:snapToGrid w:val="0"/>
        <w:spacing w:after="0"/>
        <w:ind w:hanging="357"/>
        <w:contextualSpacing w:val="0"/>
        <w:jc w:val="both"/>
        <w:textAlignment w:val="auto"/>
        <w:rPr>
          <w:rFonts w:eastAsia="DengXian"/>
        </w:rPr>
      </w:pPr>
      <w:r>
        <w:rPr>
          <w:rFonts w:eastAsia="DengXian"/>
        </w:rPr>
        <w:t>Option 2: &gt; 127</w:t>
      </w:r>
    </w:p>
    <w:p w14:paraId="5B804CF3" w14:textId="77777777" w:rsidR="00A87B6D" w:rsidRDefault="00A87B6D">
      <w:pPr>
        <w:pStyle w:val="ListParagraph"/>
        <w:numPr>
          <w:ilvl w:val="0"/>
          <w:numId w:val="203"/>
        </w:numPr>
        <w:suppressAutoHyphens/>
        <w:overflowPunct/>
        <w:autoSpaceDE/>
        <w:autoSpaceDN/>
        <w:adjustRightInd/>
        <w:snapToGrid w:val="0"/>
        <w:spacing w:after="0"/>
        <w:contextualSpacing w:val="0"/>
        <w:textAlignment w:val="auto"/>
        <w:rPr>
          <w:rFonts w:eastAsia="DengXian"/>
        </w:rPr>
      </w:pPr>
      <w:r>
        <w:rPr>
          <w:rFonts w:eastAsia="DengXian" w:hint="eastAsia"/>
        </w:rPr>
        <w:t>Number of s</w:t>
      </w:r>
      <w:r>
        <w:rPr>
          <w:rFonts w:eastAsia="DengXian"/>
        </w:rPr>
        <w:t>equence</w:t>
      </w:r>
      <w:r>
        <w:rPr>
          <w:rFonts w:eastAsia="DengXian" w:hint="eastAsia"/>
        </w:rPr>
        <w:t>s</w:t>
      </w:r>
    </w:p>
    <w:p w14:paraId="6414DB65" w14:textId="77777777" w:rsidR="00A87B6D" w:rsidRPr="00DF3833" w:rsidRDefault="00A87B6D">
      <w:pPr>
        <w:pStyle w:val="ListParagraph"/>
        <w:numPr>
          <w:ilvl w:val="0"/>
          <w:numId w:val="203"/>
        </w:numPr>
        <w:suppressAutoHyphens/>
        <w:overflowPunct/>
        <w:autoSpaceDE/>
        <w:autoSpaceDN/>
        <w:adjustRightInd/>
        <w:snapToGrid w:val="0"/>
        <w:spacing w:after="0"/>
        <w:ind w:left="357" w:hanging="357"/>
        <w:contextualSpacing w:val="0"/>
        <w:textAlignment w:val="auto"/>
        <w:rPr>
          <w:rFonts w:eastAsia="DengXian"/>
        </w:rPr>
      </w:pPr>
      <w:r>
        <w:rPr>
          <w:rFonts w:eastAsia="DengXian" w:hint="eastAsia"/>
          <w:lang w:eastAsia="zh-CN"/>
        </w:rPr>
        <w:t>N</w:t>
      </w:r>
      <w:r>
        <w:rPr>
          <w:rFonts w:eastAsia="DengXian"/>
        </w:rPr>
        <w:t xml:space="preserve">umber of symbols for SSS </w:t>
      </w:r>
    </w:p>
    <w:p w14:paraId="0F3198B9"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7CBC9B50" w14:textId="77777777" w:rsidR="00A87B6D" w:rsidRDefault="00A87B6D" w:rsidP="00A87B6D">
      <w:pPr>
        <w:shd w:val="clear" w:color="auto" w:fill="FFFFFF"/>
        <w:adjustRightInd w:val="0"/>
        <w:snapToGrid w:val="0"/>
        <w:spacing w:afterLines="50" w:after="120"/>
        <w:jc w:val="both"/>
        <w:rPr>
          <w:rFonts w:eastAsiaTheme="minorEastAsia"/>
          <w:color w:val="000000"/>
          <w:szCs w:val="22"/>
          <w:lang w:eastAsia="zh-CN"/>
        </w:rPr>
      </w:pPr>
    </w:p>
    <w:p w14:paraId="6A9F4F69" w14:textId="77777777" w:rsidR="00A87B6D" w:rsidRPr="008F2A8A" w:rsidRDefault="00A87B6D" w:rsidP="00A87B6D">
      <w:pPr>
        <w:rPr>
          <w:rFonts w:eastAsia="DengXian"/>
          <w:b/>
          <w:bCs/>
          <w:highlight w:val="green"/>
          <w:lang w:val="en-US" w:eastAsia="zh-CN"/>
        </w:rPr>
      </w:pPr>
      <w:r w:rsidRPr="008F2A8A">
        <w:rPr>
          <w:rFonts w:eastAsia="DengXian" w:hint="eastAsia"/>
          <w:b/>
          <w:bCs/>
          <w:highlight w:val="green"/>
          <w:lang w:val="en-US" w:eastAsia="zh-CN"/>
        </w:rPr>
        <w:t>Agreement</w:t>
      </w:r>
    </w:p>
    <w:p w14:paraId="7CB65904" w14:textId="12EFD8B4" w:rsidR="00A87B6D" w:rsidRDefault="00A87B6D" w:rsidP="00A87B6D">
      <w:pPr>
        <w:rPr>
          <w:rFonts w:eastAsia="DengXian"/>
          <w:lang w:val="en-US" w:eastAsia="zh-CN"/>
        </w:rPr>
      </w:pPr>
      <w:r>
        <w:rPr>
          <w:rFonts w:eastAsia="DengXian" w:hint="eastAsia"/>
          <w:lang w:val="en-US" w:eastAsia="zh-CN"/>
        </w:rPr>
        <w:t>Final LS</w:t>
      </w:r>
      <w:r w:rsidRPr="00F76E9A">
        <w:rPr>
          <w:rFonts w:eastAsia="DengXian" w:hint="eastAsia"/>
          <w:lang w:val="en-US" w:eastAsia="zh-CN"/>
        </w:rPr>
        <w:t xml:space="preserve"> </w:t>
      </w:r>
      <w:hyperlink r:id="rId877" w:history="1">
        <w:r w:rsidR="00C62C50">
          <w:rPr>
            <w:rStyle w:val="Hyperlink"/>
            <w:rFonts w:eastAsia="DengXian"/>
            <w:lang w:val="en-US" w:eastAsia="zh-CN"/>
          </w:rPr>
          <w:t>R1-2606913</w:t>
        </w:r>
      </w:hyperlink>
      <w:r>
        <w:rPr>
          <w:rFonts w:eastAsia="DengXian" w:hint="eastAsia"/>
          <w:lang w:val="en-US" w:eastAsia="zh-CN"/>
        </w:rPr>
        <w:t xml:space="preserve"> with following contents is </w:t>
      </w:r>
      <w:r w:rsidR="00DE3ECE" w:rsidRPr="00DE3ECE">
        <w:rPr>
          <w:rFonts w:eastAsia="DengXian"/>
          <w:highlight w:val="green"/>
          <w:lang w:val="en-US" w:eastAsia="zh-CN"/>
        </w:rPr>
        <w:t>agreed</w:t>
      </w:r>
      <w:r>
        <w:rPr>
          <w:rFonts w:eastAsia="DengXian" w:hint="eastAsia"/>
          <w:lang w:val="en-US" w:eastAsia="zh-CN"/>
        </w:rPr>
        <w:t>.</w:t>
      </w:r>
    </w:p>
    <w:p w14:paraId="7A81E18A" w14:textId="77777777" w:rsidR="00A87B6D" w:rsidRDefault="00A87B6D" w:rsidP="00A87B6D">
      <w:pPr>
        <w:rPr>
          <w:rFonts w:eastAsia="DengXian"/>
          <w:lang w:val="en-US" w:eastAsia="zh-CN"/>
        </w:rPr>
      </w:pPr>
    </w:p>
    <w:p w14:paraId="63B66B55" w14:textId="77777777" w:rsidR="00A87B6D" w:rsidRPr="005C2235" w:rsidRDefault="00A87B6D" w:rsidP="00A87B6D">
      <w:pPr>
        <w:spacing w:after="120"/>
        <w:rPr>
          <w:rFonts w:ascii="Arial" w:hAnsi="Arial" w:cs="Arial"/>
          <w:b/>
          <w:lang w:val="en-US"/>
        </w:rPr>
      </w:pPr>
      <w:r w:rsidRPr="00F11AB4">
        <w:rPr>
          <w:rFonts w:ascii="Arial" w:hAnsi="Arial" w:cs="Arial"/>
          <w:b/>
          <w:lang w:val="en-US"/>
        </w:rPr>
        <w:t>1. Overall Description:</w:t>
      </w:r>
    </w:p>
    <w:p w14:paraId="684093FD" w14:textId="77777777" w:rsidR="00A87B6D" w:rsidRPr="00C179D3" w:rsidRDefault="00A87B6D" w:rsidP="00A87B6D">
      <w:pPr>
        <w:autoSpaceDE w:val="0"/>
        <w:autoSpaceDN w:val="0"/>
        <w:adjustRightInd w:val="0"/>
        <w:snapToGrid w:val="0"/>
        <w:spacing w:after="120" w:line="259" w:lineRule="auto"/>
        <w:jc w:val="both"/>
        <w:rPr>
          <w:rFonts w:ascii="Arial" w:hAnsi="Arial" w:cs="Arial"/>
          <w:strike/>
          <w:lang w:eastAsia="zh-CN"/>
        </w:rPr>
      </w:pPr>
      <w:r>
        <w:rPr>
          <w:rFonts w:ascii="Arial" w:hAnsi="Arial" w:cs="Arial" w:hint="eastAsia"/>
          <w:lang w:eastAsia="zh-CN"/>
        </w:rPr>
        <w:t xml:space="preserve">In the study of </w:t>
      </w:r>
      <w:r>
        <w:rPr>
          <w:rFonts w:ascii="Arial" w:hAnsi="Arial" w:cs="Arial"/>
          <w:lang w:eastAsia="zh-CN"/>
        </w:rPr>
        <w:t>“</w:t>
      </w:r>
      <w:r w:rsidRPr="001632B7">
        <w:rPr>
          <w:rFonts w:ascii="Arial" w:hAnsi="Arial" w:cs="Arial" w:hint="eastAsia"/>
          <w:lang w:eastAsia="zh-CN"/>
        </w:rPr>
        <w:t>Re-use of existing 5G mid-band (~3.5GHz) site grid for 6G deployments in at least around 7 GHz and targeting comparable coverage to 5G mid-band</w:t>
      </w:r>
      <w:r>
        <w:rPr>
          <w:rFonts w:ascii="Arial" w:hAnsi="Arial" w:cs="Arial"/>
          <w:lang w:eastAsia="zh-CN"/>
        </w:rPr>
        <w:t>”</w:t>
      </w:r>
      <w:r>
        <w:rPr>
          <w:rFonts w:ascii="Arial" w:hAnsi="Arial" w:cs="Arial" w:hint="eastAsia"/>
          <w:lang w:eastAsia="zh-CN"/>
        </w:rPr>
        <w:t>, RAN1 made an agreement that f</w:t>
      </w:r>
      <w:r w:rsidRPr="00EF0757">
        <w:rPr>
          <w:rFonts w:ascii="Arial" w:hAnsi="Arial" w:cs="Arial" w:hint="eastAsia"/>
          <w:lang w:eastAsia="zh-CN"/>
        </w:rPr>
        <w:t>or the link budget evaluations in around 7 GHz for coverage gap identification, the assumptions for the receiver noise figure are 9 dB and 5 dB for DL and UL respectively</w:t>
      </w:r>
      <w:r>
        <w:rPr>
          <w:rFonts w:ascii="Arial" w:hAnsi="Arial" w:cs="Arial" w:hint="eastAsia"/>
          <w:lang w:eastAsia="zh-CN"/>
        </w:rPr>
        <w:t xml:space="preserve">. </w:t>
      </w:r>
      <w:r w:rsidRPr="00C179D3">
        <w:rPr>
          <w:rFonts w:ascii="Arial" w:hAnsi="Arial" w:cs="Arial" w:hint="eastAsia"/>
          <w:strike/>
          <w:lang w:eastAsia="zh-CN"/>
        </w:rPr>
        <w:t xml:space="preserve">There is no implication </w:t>
      </w:r>
      <w:r w:rsidRPr="00C179D3">
        <w:rPr>
          <w:rFonts w:ascii="Arial" w:hAnsi="Arial" w:cs="Arial"/>
          <w:strike/>
          <w:lang w:eastAsia="zh-CN"/>
        </w:rPr>
        <w:t>th</w:t>
      </w:r>
      <w:r w:rsidRPr="00C179D3">
        <w:rPr>
          <w:rFonts w:ascii="Arial" w:hAnsi="Arial" w:cs="Arial" w:hint="eastAsia"/>
          <w:strike/>
          <w:lang w:eastAsia="zh-CN"/>
        </w:rPr>
        <w:t xml:space="preserve">at RAN4 should use the same assumption. </w:t>
      </w:r>
    </w:p>
    <w:p w14:paraId="107A3145" w14:textId="77777777" w:rsidR="00A87B6D" w:rsidRPr="00F11AB4" w:rsidRDefault="00A87B6D" w:rsidP="00A87B6D">
      <w:pPr>
        <w:spacing w:beforeLines="50" w:before="120" w:after="120"/>
        <w:rPr>
          <w:rFonts w:ascii="Arial" w:hAnsi="Arial" w:cs="Arial"/>
          <w:b/>
          <w:lang w:val="en-US"/>
        </w:rPr>
      </w:pPr>
      <w:r w:rsidRPr="00F11AB4">
        <w:rPr>
          <w:rFonts w:ascii="Arial" w:hAnsi="Arial" w:cs="Arial"/>
          <w:b/>
          <w:lang w:val="en-US"/>
        </w:rPr>
        <w:t>2. Actions:</w:t>
      </w:r>
    </w:p>
    <w:p w14:paraId="3AC0EE2C" w14:textId="77777777" w:rsidR="00A87B6D" w:rsidRPr="00F11AB4" w:rsidRDefault="00A87B6D" w:rsidP="00A87B6D">
      <w:pPr>
        <w:spacing w:after="120"/>
        <w:ind w:left="1985" w:hanging="1985"/>
        <w:rPr>
          <w:rFonts w:ascii="Arial" w:eastAsia="@Yu Mincho" w:hAnsi="Arial" w:cs="Arial"/>
          <w:b/>
          <w:lang w:val="en-US" w:eastAsia="zh-CN"/>
        </w:rPr>
      </w:pPr>
      <w:r w:rsidRPr="00F11AB4">
        <w:rPr>
          <w:rFonts w:ascii="Arial" w:hAnsi="Arial" w:cs="Arial"/>
          <w:b/>
          <w:lang w:val="en-US"/>
        </w:rPr>
        <w:t>To RAN</w:t>
      </w:r>
      <w:r>
        <w:rPr>
          <w:rFonts w:ascii="Arial" w:hAnsi="Arial" w:cs="Arial" w:hint="eastAsia"/>
          <w:b/>
          <w:lang w:val="en-US" w:eastAsia="zh-CN"/>
        </w:rPr>
        <w:t>4</w:t>
      </w:r>
    </w:p>
    <w:p w14:paraId="167DDA1D" w14:textId="77777777" w:rsidR="00A87B6D" w:rsidRDefault="00A87B6D" w:rsidP="00A87B6D">
      <w:pPr>
        <w:jc w:val="both"/>
        <w:rPr>
          <w:rFonts w:ascii="Arial" w:hAnsi="Arial" w:cs="Arial"/>
          <w:lang w:val="en-US" w:eastAsia="zh-CN"/>
        </w:rPr>
      </w:pPr>
      <w:r w:rsidRPr="00F11AB4">
        <w:rPr>
          <w:rFonts w:ascii="Arial" w:hAnsi="Arial" w:cs="Arial"/>
          <w:b/>
          <w:lang w:val="en-US"/>
        </w:rPr>
        <w:t xml:space="preserve">ACTION: </w:t>
      </w:r>
      <w:r w:rsidRPr="00D77882">
        <w:rPr>
          <w:rFonts w:ascii="Arial" w:hAnsi="Arial" w:cs="Arial" w:hint="eastAsia"/>
          <w:lang w:val="en-US"/>
        </w:rPr>
        <w:t>RAN</w:t>
      </w:r>
      <w:r>
        <w:rPr>
          <w:rFonts w:ascii="Arial" w:hAnsi="Arial" w:cs="Arial" w:hint="eastAsia"/>
          <w:lang w:val="en-US" w:eastAsia="zh-CN"/>
        </w:rPr>
        <w:t>1</w:t>
      </w:r>
      <w:r w:rsidRPr="00D77882">
        <w:rPr>
          <w:rFonts w:ascii="Arial" w:hAnsi="Arial" w:cs="Arial" w:hint="eastAsia"/>
          <w:lang w:val="en-US"/>
        </w:rPr>
        <w:t xml:space="preserve"> would like to </w:t>
      </w:r>
      <w:r w:rsidRPr="00E3551C">
        <w:rPr>
          <w:rFonts w:ascii="Arial" w:hAnsi="Arial" w:cs="Arial"/>
          <w:lang w:eastAsia="zh-CN"/>
        </w:rPr>
        <w:t>respectfully</w:t>
      </w:r>
      <w:r>
        <w:rPr>
          <w:rFonts w:ascii="Arial" w:hAnsi="Arial" w:cs="Arial" w:hint="eastAsia"/>
          <w:lang w:eastAsia="zh-CN"/>
        </w:rPr>
        <w:t xml:space="preserve"> </w:t>
      </w:r>
      <w:r>
        <w:rPr>
          <w:rFonts w:ascii="Arial" w:hAnsi="Arial" w:cs="Arial" w:hint="eastAsia"/>
          <w:lang w:val="en-US" w:eastAsia="zh-CN"/>
        </w:rPr>
        <w:t>inform</w:t>
      </w:r>
      <w:r w:rsidRPr="00D77882">
        <w:rPr>
          <w:rFonts w:ascii="Arial" w:hAnsi="Arial" w:cs="Arial" w:hint="eastAsia"/>
          <w:lang w:val="en-US"/>
        </w:rPr>
        <w:t xml:space="preserve"> RAN</w:t>
      </w:r>
      <w:r>
        <w:rPr>
          <w:rFonts w:ascii="Arial" w:hAnsi="Arial" w:cs="Arial" w:hint="eastAsia"/>
          <w:lang w:val="en-US" w:eastAsia="zh-CN"/>
        </w:rPr>
        <w:t>4 about the above r</w:t>
      </w:r>
      <w:r w:rsidRPr="00EF6C4A">
        <w:rPr>
          <w:rFonts w:ascii="Arial" w:hAnsi="Arial" w:cs="Arial" w:hint="eastAsia"/>
          <w:lang w:val="en-US" w:eastAsia="zh-CN"/>
        </w:rPr>
        <w:t>eceiver noise figure assumptions</w:t>
      </w:r>
      <w:r>
        <w:rPr>
          <w:rFonts w:ascii="Arial" w:hAnsi="Arial" w:cs="Arial" w:hint="eastAsia"/>
          <w:lang w:val="en-US" w:eastAsia="zh-CN"/>
        </w:rPr>
        <w:t xml:space="preserve">. </w:t>
      </w:r>
    </w:p>
    <w:p w14:paraId="752552FD" w14:textId="77777777" w:rsidR="00A87B6D" w:rsidRDefault="00A87B6D" w:rsidP="00A87B6D">
      <w:pPr>
        <w:shd w:val="clear" w:color="auto" w:fill="FFFFFF"/>
        <w:adjustRightInd w:val="0"/>
        <w:snapToGrid w:val="0"/>
        <w:spacing w:afterLines="50" w:after="120"/>
        <w:jc w:val="both"/>
        <w:rPr>
          <w:rFonts w:eastAsiaTheme="minorEastAsia"/>
          <w:color w:val="000000"/>
          <w:szCs w:val="22"/>
          <w:lang w:val="en-US" w:eastAsia="zh-CN"/>
        </w:rPr>
      </w:pPr>
    </w:p>
    <w:p w14:paraId="33EDA68D" w14:textId="77777777" w:rsidR="00A87B6D" w:rsidRPr="008F2A8A" w:rsidRDefault="00A87B6D" w:rsidP="00A87B6D">
      <w:pPr>
        <w:shd w:val="clear" w:color="auto" w:fill="FFFFFF"/>
        <w:adjustRightInd w:val="0"/>
        <w:snapToGrid w:val="0"/>
        <w:spacing w:afterLines="50" w:after="120"/>
        <w:jc w:val="both"/>
        <w:rPr>
          <w:rFonts w:eastAsiaTheme="minorEastAsia"/>
          <w:b/>
          <w:bCs/>
          <w:color w:val="000000"/>
          <w:szCs w:val="22"/>
          <w:lang w:val="en-US" w:eastAsia="zh-CN"/>
        </w:rPr>
      </w:pPr>
      <w:r w:rsidRPr="008F2A8A">
        <w:rPr>
          <w:rFonts w:eastAsiaTheme="minorEastAsia" w:hint="eastAsia"/>
          <w:b/>
          <w:bCs/>
          <w:color w:val="000000"/>
          <w:szCs w:val="22"/>
          <w:highlight w:val="green"/>
          <w:lang w:val="en-US" w:eastAsia="zh-CN"/>
        </w:rPr>
        <w:t>Agreement</w:t>
      </w:r>
    </w:p>
    <w:p w14:paraId="3F1B45C4" w14:textId="77777777" w:rsidR="00A87B6D" w:rsidRPr="00CA7DF4" w:rsidRDefault="00A87B6D" w:rsidP="00A87B6D">
      <w:pPr>
        <w:widowControl w:val="0"/>
        <w:adjustRightInd w:val="0"/>
        <w:spacing w:afterLines="50" w:after="120"/>
        <w:jc w:val="both"/>
        <w:rPr>
          <w:rFonts w:eastAsiaTheme="minorEastAsia"/>
          <w:szCs w:val="22"/>
        </w:rPr>
      </w:pPr>
      <w:r w:rsidRPr="00CA7DF4">
        <w:rPr>
          <w:rFonts w:eastAsiaTheme="minorEastAsia" w:hint="eastAsia"/>
          <w:szCs w:val="22"/>
        </w:rPr>
        <w:t xml:space="preserve">The </w:t>
      </w:r>
      <w:r w:rsidRPr="00CA7DF4">
        <w:rPr>
          <w:rFonts w:eastAsiaTheme="minorEastAsia"/>
          <w:szCs w:val="22"/>
        </w:rPr>
        <w:t>coverage gap between ~7GHz and 5G mid-band for different signals and channels during initial access</w:t>
      </w:r>
      <w:r>
        <w:rPr>
          <w:rFonts w:eastAsiaTheme="minorEastAsia" w:hint="eastAsia"/>
          <w:szCs w:val="22"/>
        </w:rPr>
        <w:t xml:space="preserve"> are identified in the following tables. </w:t>
      </w:r>
    </w:p>
    <w:p w14:paraId="1450422D" w14:textId="77777777" w:rsidR="00A87B6D" w:rsidRPr="00FE038C" w:rsidRDefault="00A87B6D" w:rsidP="00A87B6D">
      <w:pPr>
        <w:widowControl w:val="0"/>
        <w:rPr>
          <w:rFonts w:eastAsiaTheme="minorEastAsia"/>
          <w:szCs w:val="22"/>
        </w:rPr>
      </w:pPr>
      <w:r>
        <w:rPr>
          <w:b/>
          <w:bCs/>
          <w:szCs w:val="22"/>
        </w:rPr>
        <w:t>Table X: Coverage gap between 7.</w:t>
      </w:r>
      <w:r>
        <w:rPr>
          <w:rFonts w:eastAsia="DengXian"/>
          <w:b/>
          <w:bCs/>
          <w:szCs w:val="22"/>
        </w:rPr>
        <w:t>0</w:t>
      </w:r>
      <w:r>
        <w:rPr>
          <w:b/>
          <w:bCs/>
          <w:szCs w:val="22"/>
        </w:rPr>
        <w:t xml:space="preserve"> GHz and 5G mid-band (3.</w:t>
      </w:r>
      <w:r>
        <w:rPr>
          <w:rFonts w:eastAsia="DengXian"/>
          <w:b/>
          <w:bCs/>
          <w:szCs w:val="22"/>
        </w:rPr>
        <w:t>5</w:t>
      </w:r>
      <w:r>
        <w:rPr>
          <w:b/>
          <w:bCs/>
          <w:szCs w:val="22"/>
        </w:rPr>
        <w:t xml:space="preserve"> GHz) for different signals and channels during initial access </w:t>
      </w:r>
      <w:r>
        <w:rPr>
          <w:rFonts w:eastAsiaTheme="minorEastAsia" w:hint="eastAsia"/>
          <w:b/>
          <w:bCs/>
          <w:szCs w:val="22"/>
        </w:rPr>
        <w:t xml:space="preserve">for </w:t>
      </w:r>
      <w:proofErr w:type="spellStart"/>
      <w:r>
        <w:rPr>
          <w:rFonts w:eastAsiaTheme="minorEastAsia" w:hint="eastAsia"/>
          <w:b/>
          <w:bCs/>
          <w:szCs w:val="22"/>
        </w:rPr>
        <w:t>UMa</w:t>
      </w:r>
      <w:proofErr w:type="spellEnd"/>
      <w:r>
        <w:rPr>
          <w:rFonts w:eastAsiaTheme="minorEastAsia" w:hint="eastAsia"/>
          <w:b/>
          <w:bCs/>
          <w:szCs w:val="22"/>
        </w:rPr>
        <w:t xml:space="preserve"> O2I</w:t>
      </w:r>
    </w:p>
    <w:tbl>
      <w:tblPr>
        <w:tblW w:w="5000" w:type="pct"/>
        <w:jc w:val="center"/>
        <w:tblLayout w:type="fixed"/>
        <w:tblLook w:val="04A0" w:firstRow="1" w:lastRow="0" w:firstColumn="1" w:lastColumn="0" w:noHBand="0" w:noVBand="1"/>
      </w:tblPr>
      <w:tblGrid>
        <w:gridCol w:w="2711"/>
        <w:gridCol w:w="2567"/>
        <w:gridCol w:w="2223"/>
        <w:gridCol w:w="2946"/>
      </w:tblGrid>
      <w:tr w:rsidR="00A87B6D" w:rsidRPr="00C0482A" w14:paraId="0E992404" w14:textId="77777777" w:rsidTr="00A4208C">
        <w:trPr>
          <w:jc w:val="center"/>
        </w:trPr>
        <w:tc>
          <w:tcPr>
            <w:tcW w:w="2411" w:type="dxa"/>
            <w:tcBorders>
              <w:top w:val="single" w:sz="8" w:space="0" w:color="000000"/>
              <w:left w:val="single" w:sz="8" w:space="0" w:color="000000"/>
              <w:bottom w:val="single" w:sz="8" w:space="0" w:color="000000"/>
              <w:right w:val="single" w:sz="8" w:space="0" w:color="000000"/>
            </w:tcBorders>
            <w:shd w:val="clear" w:color="auto" w:fill="E7E6E6"/>
          </w:tcPr>
          <w:p w14:paraId="6607873F" w14:textId="77777777" w:rsidR="00A87B6D" w:rsidRPr="00C0482A" w:rsidRDefault="00A87B6D" w:rsidP="00A4208C">
            <w:pPr>
              <w:rPr>
                <w:szCs w:val="22"/>
              </w:rPr>
            </w:pPr>
            <w:r w:rsidRPr="00C0482A">
              <w:rPr>
                <w:b/>
                <w:bCs/>
                <w:szCs w:val="22"/>
              </w:rPr>
              <w:t>Signals/channels</w:t>
            </w:r>
          </w:p>
        </w:tc>
        <w:tc>
          <w:tcPr>
            <w:tcW w:w="2284" w:type="dxa"/>
            <w:tcBorders>
              <w:top w:val="single" w:sz="8" w:space="0" w:color="000000"/>
              <w:bottom w:val="single" w:sz="8" w:space="0" w:color="000000"/>
              <w:right w:val="single" w:sz="8" w:space="0" w:color="000000"/>
            </w:tcBorders>
            <w:shd w:val="clear" w:color="auto" w:fill="E7E6E6"/>
          </w:tcPr>
          <w:p w14:paraId="49DC5FFE" w14:textId="77777777" w:rsidR="00A87B6D" w:rsidRPr="00C0482A" w:rsidRDefault="00A87B6D" w:rsidP="00A4208C">
            <w:pPr>
              <w:rPr>
                <w:rFonts w:eastAsia="DengXian"/>
                <w:szCs w:val="22"/>
              </w:rPr>
            </w:pPr>
            <w:r w:rsidRPr="00C0482A">
              <w:rPr>
                <w:b/>
                <w:bCs/>
                <w:szCs w:val="22"/>
              </w:rPr>
              <w:t>Number of Sampl</w:t>
            </w:r>
            <w:r w:rsidRPr="00C0482A">
              <w:rPr>
                <w:rFonts w:eastAsia="DengXian"/>
                <w:b/>
                <w:bCs/>
                <w:szCs w:val="22"/>
              </w:rPr>
              <w:t>e(s)</w:t>
            </w:r>
          </w:p>
        </w:tc>
        <w:tc>
          <w:tcPr>
            <w:tcW w:w="1978" w:type="dxa"/>
            <w:tcBorders>
              <w:top w:val="single" w:sz="8" w:space="0" w:color="000000"/>
              <w:bottom w:val="single" w:sz="8" w:space="0" w:color="000000"/>
              <w:right w:val="single" w:sz="8" w:space="0" w:color="000000"/>
            </w:tcBorders>
            <w:shd w:val="clear" w:color="auto" w:fill="E7E6E6"/>
          </w:tcPr>
          <w:p w14:paraId="265B6087" w14:textId="77777777" w:rsidR="00A87B6D" w:rsidRPr="00C0482A" w:rsidRDefault="00A87B6D" w:rsidP="00A4208C">
            <w:pPr>
              <w:rPr>
                <w:szCs w:val="22"/>
              </w:rPr>
            </w:pPr>
            <w:r w:rsidRPr="00C0482A">
              <w:rPr>
                <w:b/>
                <w:bCs/>
                <w:szCs w:val="22"/>
              </w:rPr>
              <w:t>Coverage gap (trimmed mean)</w:t>
            </w:r>
          </w:p>
        </w:tc>
        <w:tc>
          <w:tcPr>
            <w:tcW w:w="2621" w:type="dxa"/>
            <w:tcBorders>
              <w:top w:val="single" w:sz="8" w:space="0" w:color="000000"/>
              <w:bottom w:val="single" w:sz="8" w:space="0" w:color="000000"/>
              <w:right w:val="single" w:sz="8" w:space="0" w:color="000000"/>
            </w:tcBorders>
            <w:shd w:val="clear" w:color="auto" w:fill="E7E6E6"/>
          </w:tcPr>
          <w:p w14:paraId="1A92D8F0" w14:textId="77777777" w:rsidR="00A87B6D" w:rsidRPr="00C0482A" w:rsidRDefault="00A87B6D" w:rsidP="00A4208C">
            <w:pPr>
              <w:rPr>
                <w:rFonts w:eastAsiaTheme="minorEastAsia"/>
                <w:szCs w:val="22"/>
              </w:rPr>
            </w:pPr>
            <w:r w:rsidRPr="00C0482A">
              <w:rPr>
                <w:b/>
                <w:bCs/>
                <w:szCs w:val="22"/>
              </w:rPr>
              <w:t>Standard Deviation (w/o outlier)</w:t>
            </w:r>
          </w:p>
        </w:tc>
      </w:tr>
      <w:tr w:rsidR="00A87B6D" w:rsidRPr="00C0482A" w14:paraId="275298B5" w14:textId="77777777" w:rsidTr="00A4208C">
        <w:trPr>
          <w:jc w:val="center"/>
        </w:trPr>
        <w:tc>
          <w:tcPr>
            <w:tcW w:w="2411" w:type="dxa"/>
            <w:tcBorders>
              <w:left w:val="single" w:sz="8" w:space="0" w:color="000000"/>
              <w:bottom w:val="single" w:sz="8" w:space="0" w:color="000000"/>
              <w:right w:val="single" w:sz="8" w:space="0" w:color="000000"/>
            </w:tcBorders>
          </w:tcPr>
          <w:p w14:paraId="2407631B" w14:textId="77777777" w:rsidR="00A87B6D" w:rsidRPr="00C0482A" w:rsidRDefault="00A87B6D" w:rsidP="00A4208C">
            <w:pPr>
              <w:rPr>
                <w:rFonts w:eastAsiaTheme="minorEastAsia"/>
                <w:szCs w:val="22"/>
              </w:rPr>
            </w:pPr>
            <w:r w:rsidRPr="00C0482A">
              <w:rPr>
                <w:szCs w:val="22"/>
              </w:rPr>
              <w:t>PSS/SSS</w:t>
            </w:r>
            <w:r w:rsidRPr="00C0482A">
              <w:rPr>
                <w:rFonts w:eastAsiaTheme="minorEastAsia"/>
                <w:szCs w:val="22"/>
              </w:rPr>
              <w:t xml:space="preserve"> w/o combining</w:t>
            </w:r>
          </w:p>
        </w:tc>
        <w:tc>
          <w:tcPr>
            <w:tcW w:w="2284" w:type="dxa"/>
            <w:tcBorders>
              <w:bottom w:val="single" w:sz="8" w:space="0" w:color="000000"/>
              <w:right w:val="single" w:sz="8" w:space="0" w:color="000000"/>
            </w:tcBorders>
          </w:tcPr>
          <w:p w14:paraId="4A71B862" w14:textId="77777777" w:rsidR="00A87B6D" w:rsidRPr="00C0482A" w:rsidRDefault="00A87B6D" w:rsidP="00A4208C">
            <w:pPr>
              <w:rPr>
                <w:szCs w:val="22"/>
              </w:rPr>
            </w:pPr>
            <w:r w:rsidRPr="00402A75">
              <w:t>11</w:t>
            </w:r>
          </w:p>
        </w:tc>
        <w:tc>
          <w:tcPr>
            <w:tcW w:w="1978" w:type="dxa"/>
            <w:tcBorders>
              <w:bottom w:val="single" w:sz="8" w:space="0" w:color="000000"/>
              <w:right w:val="single" w:sz="8" w:space="0" w:color="000000"/>
            </w:tcBorders>
          </w:tcPr>
          <w:p w14:paraId="07BB5C93" w14:textId="77777777" w:rsidR="00A87B6D" w:rsidRPr="00C0482A" w:rsidRDefault="00A87B6D" w:rsidP="00A4208C">
            <w:pPr>
              <w:rPr>
                <w:szCs w:val="22"/>
              </w:rPr>
            </w:pPr>
            <w:r w:rsidRPr="00C82CD9">
              <w:t>-7.24</w:t>
            </w:r>
          </w:p>
        </w:tc>
        <w:tc>
          <w:tcPr>
            <w:tcW w:w="2621" w:type="dxa"/>
            <w:tcBorders>
              <w:bottom w:val="single" w:sz="8" w:space="0" w:color="000000"/>
              <w:right w:val="single" w:sz="8" w:space="0" w:color="000000"/>
            </w:tcBorders>
          </w:tcPr>
          <w:p w14:paraId="39DB2621" w14:textId="77777777" w:rsidR="00A87B6D" w:rsidRPr="00C0482A" w:rsidRDefault="00A87B6D" w:rsidP="00A4208C">
            <w:pPr>
              <w:rPr>
                <w:szCs w:val="22"/>
              </w:rPr>
            </w:pPr>
            <w:r w:rsidRPr="00C82CD9">
              <w:t>1.63</w:t>
            </w:r>
          </w:p>
        </w:tc>
      </w:tr>
      <w:tr w:rsidR="00A87B6D" w:rsidRPr="00C0482A" w14:paraId="11E622AD" w14:textId="77777777" w:rsidTr="00A4208C">
        <w:trPr>
          <w:jc w:val="center"/>
        </w:trPr>
        <w:tc>
          <w:tcPr>
            <w:tcW w:w="2411" w:type="dxa"/>
            <w:tcBorders>
              <w:left w:val="single" w:sz="8" w:space="0" w:color="000000"/>
              <w:bottom w:val="single" w:sz="8" w:space="0" w:color="000000"/>
              <w:right w:val="single" w:sz="8" w:space="0" w:color="000000"/>
            </w:tcBorders>
          </w:tcPr>
          <w:p w14:paraId="26B90DA1" w14:textId="77777777" w:rsidR="00A87B6D" w:rsidRPr="00C0482A" w:rsidRDefault="00A87B6D" w:rsidP="00A4208C">
            <w:pPr>
              <w:rPr>
                <w:rFonts w:eastAsiaTheme="minorEastAsia"/>
                <w:szCs w:val="22"/>
              </w:rPr>
            </w:pPr>
            <w:r w:rsidRPr="00C0482A">
              <w:rPr>
                <w:rFonts w:eastAsiaTheme="minorEastAsia"/>
                <w:szCs w:val="22"/>
              </w:rPr>
              <w:t>PBCH w/o combining</w:t>
            </w:r>
          </w:p>
        </w:tc>
        <w:tc>
          <w:tcPr>
            <w:tcW w:w="2284" w:type="dxa"/>
            <w:tcBorders>
              <w:bottom w:val="single" w:sz="8" w:space="0" w:color="000000"/>
              <w:right w:val="single" w:sz="8" w:space="0" w:color="000000"/>
            </w:tcBorders>
          </w:tcPr>
          <w:p w14:paraId="244CA3F8" w14:textId="77777777" w:rsidR="00A87B6D" w:rsidRPr="00C0482A" w:rsidRDefault="00A87B6D" w:rsidP="00A4208C">
            <w:pPr>
              <w:rPr>
                <w:szCs w:val="22"/>
              </w:rPr>
            </w:pPr>
            <w:r w:rsidRPr="00402A75">
              <w:t>9</w:t>
            </w:r>
          </w:p>
        </w:tc>
        <w:tc>
          <w:tcPr>
            <w:tcW w:w="1978" w:type="dxa"/>
            <w:tcBorders>
              <w:bottom w:val="single" w:sz="8" w:space="0" w:color="000000"/>
              <w:right w:val="single" w:sz="8" w:space="0" w:color="000000"/>
            </w:tcBorders>
          </w:tcPr>
          <w:p w14:paraId="2B3B29B3" w14:textId="77777777" w:rsidR="00A87B6D" w:rsidRPr="00C0482A" w:rsidRDefault="00A87B6D" w:rsidP="00A4208C">
            <w:pPr>
              <w:rPr>
                <w:szCs w:val="22"/>
              </w:rPr>
            </w:pPr>
            <w:r w:rsidRPr="00C82CD9">
              <w:t>-8.32</w:t>
            </w:r>
          </w:p>
        </w:tc>
        <w:tc>
          <w:tcPr>
            <w:tcW w:w="2621" w:type="dxa"/>
            <w:tcBorders>
              <w:bottom w:val="single" w:sz="8" w:space="0" w:color="000000"/>
              <w:right w:val="single" w:sz="8" w:space="0" w:color="000000"/>
            </w:tcBorders>
          </w:tcPr>
          <w:p w14:paraId="17BB923E" w14:textId="77777777" w:rsidR="00A87B6D" w:rsidRPr="00C0482A" w:rsidRDefault="00A87B6D" w:rsidP="00A4208C">
            <w:pPr>
              <w:rPr>
                <w:szCs w:val="22"/>
              </w:rPr>
            </w:pPr>
            <w:r w:rsidRPr="00C82CD9">
              <w:t>1.83</w:t>
            </w:r>
          </w:p>
        </w:tc>
      </w:tr>
      <w:tr w:rsidR="00A87B6D" w:rsidRPr="00C0482A" w14:paraId="7B6667B2" w14:textId="77777777" w:rsidTr="00A4208C">
        <w:trPr>
          <w:jc w:val="center"/>
        </w:trPr>
        <w:tc>
          <w:tcPr>
            <w:tcW w:w="2411" w:type="dxa"/>
            <w:tcBorders>
              <w:left w:val="single" w:sz="8" w:space="0" w:color="000000"/>
              <w:bottom w:val="single" w:sz="8" w:space="0" w:color="000000"/>
              <w:right w:val="single" w:sz="8" w:space="0" w:color="000000"/>
            </w:tcBorders>
          </w:tcPr>
          <w:p w14:paraId="44CD0BA2" w14:textId="77777777" w:rsidR="00A87B6D" w:rsidRPr="00C0482A" w:rsidRDefault="00A87B6D" w:rsidP="00A4208C">
            <w:pPr>
              <w:rPr>
                <w:rFonts w:eastAsiaTheme="minorEastAsia"/>
                <w:szCs w:val="22"/>
              </w:rPr>
            </w:pPr>
            <w:r w:rsidRPr="00C0482A">
              <w:rPr>
                <w:szCs w:val="22"/>
              </w:rPr>
              <w:t>P</w:t>
            </w:r>
            <w:r w:rsidRPr="00C0482A">
              <w:rPr>
                <w:rFonts w:eastAsiaTheme="minorEastAsia"/>
                <w:szCs w:val="22"/>
              </w:rPr>
              <w:t>SS/SSS w/ 4 combining</w:t>
            </w:r>
          </w:p>
        </w:tc>
        <w:tc>
          <w:tcPr>
            <w:tcW w:w="2284" w:type="dxa"/>
            <w:tcBorders>
              <w:bottom w:val="single" w:sz="8" w:space="0" w:color="000000"/>
              <w:right w:val="single" w:sz="8" w:space="0" w:color="000000"/>
            </w:tcBorders>
          </w:tcPr>
          <w:p w14:paraId="094415F4" w14:textId="77777777" w:rsidR="00A87B6D" w:rsidRPr="00C0482A" w:rsidRDefault="00A87B6D" w:rsidP="00A4208C">
            <w:pPr>
              <w:rPr>
                <w:szCs w:val="22"/>
              </w:rPr>
            </w:pPr>
            <w:r w:rsidRPr="00402A75">
              <w:t>8</w:t>
            </w:r>
          </w:p>
        </w:tc>
        <w:tc>
          <w:tcPr>
            <w:tcW w:w="1978" w:type="dxa"/>
            <w:tcBorders>
              <w:bottom w:val="single" w:sz="8" w:space="0" w:color="000000"/>
              <w:right w:val="single" w:sz="8" w:space="0" w:color="000000"/>
            </w:tcBorders>
          </w:tcPr>
          <w:p w14:paraId="140AEBCA" w14:textId="77777777" w:rsidR="00A87B6D" w:rsidRPr="00C0482A" w:rsidRDefault="00A87B6D" w:rsidP="00A4208C">
            <w:pPr>
              <w:rPr>
                <w:szCs w:val="22"/>
              </w:rPr>
            </w:pPr>
            <w:r w:rsidRPr="00C82CD9">
              <w:t>-4.08</w:t>
            </w:r>
          </w:p>
        </w:tc>
        <w:tc>
          <w:tcPr>
            <w:tcW w:w="2621" w:type="dxa"/>
            <w:tcBorders>
              <w:bottom w:val="single" w:sz="8" w:space="0" w:color="000000"/>
              <w:right w:val="single" w:sz="8" w:space="0" w:color="000000"/>
            </w:tcBorders>
          </w:tcPr>
          <w:p w14:paraId="02045610" w14:textId="77777777" w:rsidR="00A87B6D" w:rsidRPr="00C0482A" w:rsidRDefault="00A87B6D" w:rsidP="00A4208C">
            <w:pPr>
              <w:rPr>
                <w:szCs w:val="22"/>
              </w:rPr>
            </w:pPr>
            <w:r w:rsidRPr="00C82CD9">
              <w:t>1.30</w:t>
            </w:r>
          </w:p>
        </w:tc>
      </w:tr>
      <w:tr w:rsidR="00A87B6D" w:rsidRPr="00C0482A" w14:paraId="45808759" w14:textId="77777777" w:rsidTr="00A4208C">
        <w:trPr>
          <w:jc w:val="center"/>
        </w:trPr>
        <w:tc>
          <w:tcPr>
            <w:tcW w:w="2411" w:type="dxa"/>
            <w:tcBorders>
              <w:left w:val="single" w:sz="8" w:space="0" w:color="000000"/>
              <w:bottom w:val="single" w:sz="8" w:space="0" w:color="000000"/>
              <w:right w:val="single" w:sz="8" w:space="0" w:color="000000"/>
            </w:tcBorders>
          </w:tcPr>
          <w:p w14:paraId="22A5073D" w14:textId="77777777" w:rsidR="00A87B6D" w:rsidRPr="00C0482A" w:rsidRDefault="00A87B6D" w:rsidP="00A4208C">
            <w:pPr>
              <w:rPr>
                <w:rFonts w:eastAsiaTheme="minorEastAsia"/>
                <w:szCs w:val="22"/>
              </w:rPr>
            </w:pPr>
            <w:r w:rsidRPr="00C0482A">
              <w:rPr>
                <w:rFonts w:eastAsiaTheme="minorEastAsia"/>
                <w:szCs w:val="22"/>
              </w:rPr>
              <w:t>PBCH w/ 4 combining</w:t>
            </w:r>
          </w:p>
        </w:tc>
        <w:tc>
          <w:tcPr>
            <w:tcW w:w="2284" w:type="dxa"/>
            <w:tcBorders>
              <w:bottom w:val="single" w:sz="8" w:space="0" w:color="000000"/>
              <w:right w:val="single" w:sz="8" w:space="0" w:color="000000"/>
            </w:tcBorders>
          </w:tcPr>
          <w:p w14:paraId="30136509" w14:textId="77777777" w:rsidR="00A87B6D" w:rsidRPr="00C0482A" w:rsidRDefault="00A87B6D" w:rsidP="00A4208C">
            <w:pPr>
              <w:rPr>
                <w:szCs w:val="22"/>
              </w:rPr>
            </w:pPr>
            <w:r w:rsidRPr="00402A75">
              <w:t>14</w:t>
            </w:r>
          </w:p>
        </w:tc>
        <w:tc>
          <w:tcPr>
            <w:tcW w:w="1978" w:type="dxa"/>
            <w:tcBorders>
              <w:bottom w:val="single" w:sz="8" w:space="0" w:color="000000"/>
              <w:right w:val="single" w:sz="8" w:space="0" w:color="000000"/>
            </w:tcBorders>
          </w:tcPr>
          <w:p w14:paraId="7317D4BF" w14:textId="77777777" w:rsidR="00A87B6D" w:rsidRPr="00C0482A" w:rsidRDefault="00A87B6D" w:rsidP="00A4208C">
            <w:pPr>
              <w:rPr>
                <w:szCs w:val="22"/>
              </w:rPr>
            </w:pPr>
            <w:r w:rsidRPr="00C82CD9">
              <w:t>-3.09</w:t>
            </w:r>
          </w:p>
        </w:tc>
        <w:tc>
          <w:tcPr>
            <w:tcW w:w="2621" w:type="dxa"/>
            <w:tcBorders>
              <w:bottom w:val="single" w:sz="8" w:space="0" w:color="000000"/>
              <w:right w:val="single" w:sz="8" w:space="0" w:color="000000"/>
            </w:tcBorders>
          </w:tcPr>
          <w:p w14:paraId="7449925A" w14:textId="77777777" w:rsidR="00A87B6D" w:rsidRPr="00C0482A" w:rsidRDefault="00A87B6D" w:rsidP="00A4208C">
            <w:pPr>
              <w:rPr>
                <w:szCs w:val="22"/>
              </w:rPr>
            </w:pPr>
            <w:r w:rsidRPr="00C82CD9">
              <w:t>1.62</w:t>
            </w:r>
          </w:p>
        </w:tc>
      </w:tr>
      <w:tr w:rsidR="00A87B6D" w:rsidRPr="00C0482A" w14:paraId="67C428BD" w14:textId="77777777" w:rsidTr="00A4208C">
        <w:trPr>
          <w:jc w:val="center"/>
        </w:trPr>
        <w:tc>
          <w:tcPr>
            <w:tcW w:w="2411" w:type="dxa"/>
            <w:tcBorders>
              <w:left w:val="single" w:sz="8" w:space="0" w:color="000000"/>
              <w:bottom w:val="single" w:sz="8" w:space="0" w:color="000000"/>
              <w:right w:val="single" w:sz="8" w:space="0" w:color="000000"/>
            </w:tcBorders>
          </w:tcPr>
          <w:p w14:paraId="6ED53686" w14:textId="77777777" w:rsidR="00A87B6D" w:rsidRPr="00C0482A" w:rsidRDefault="00A87B6D" w:rsidP="00A4208C">
            <w:pPr>
              <w:rPr>
                <w:szCs w:val="22"/>
              </w:rPr>
            </w:pPr>
            <w:r w:rsidRPr="00C0482A">
              <w:rPr>
                <w:szCs w:val="22"/>
              </w:rPr>
              <w:t>SIB1 PDCCH</w:t>
            </w:r>
          </w:p>
        </w:tc>
        <w:tc>
          <w:tcPr>
            <w:tcW w:w="2284" w:type="dxa"/>
            <w:tcBorders>
              <w:bottom w:val="single" w:sz="8" w:space="0" w:color="000000"/>
              <w:right w:val="single" w:sz="8" w:space="0" w:color="000000"/>
            </w:tcBorders>
          </w:tcPr>
          <w:p w14:paraId="0499A0AE" w14:textId="77777777" w:rsidR="00A87B6D" w:rsidRPr="00C0482A" w:rsidRDefault="00A87B6D" w:rsidP="00A4208C">
            <w:pPr>
              <w:rPr>
                <w:szCs w:val="22"/>
              </w:rPr>
            </w:pPr>
            <w:r w:rsidRPr="00402A75">
              <w:t>17</w:t>
            </w:r>
          </w:p>
        </w:tc>
        <w:tc>
          <w:tcPr>
            <w:tcW w:w="1978" w:type="dxa"/>
            <w:tcBorders>
              <w:bottom w:val="single" w:sz="8" w:space="0" w:color="000000"/>
              <w:right w:val="single" w:sz="8" w:space="0" w:color="000000"/>
            </w:tcBorders>
          </w:tcPr>
          <w:p w14:paraId="14B5D934" w14:textId="77777777" w:rsidR="00A87B6D" w:rsidRPr="00C0482A" w:rsidRDefault="00A87B6D" w:rsidP="00A4208C">
            <w:pPr>
              <w:rPr>
                <w:szCs w:val="22"/>
              </w:rPr>
            </w:pPr>
            <w:r w:rsidRPr="00C82CD9">
              <w:t>-5.56</w:t>
            </w:r>
          </w:p>
        </w:tc>
        <w:tc>
          <w:tcPr>
            <w:tcW w:w="2621" w:type="dxa"/>
            <w:tcBorders>
              <w:bottom w:val="single" w:sz="8" w:space="0" w:color="000000"/>
              <w:right w:val="single" w:sz="8" w:space="0" w:color="000000"/>
            </w:tcBorders>
          </w:tcPr>
          <w:p w14:paraId="1F5A56E4" w14:textId="77777777" w:rsidR="00A87B6D" w:rsidRPr="00C0482A" w:rsidRDefault="00A87B6D" w:rsidP="00A4208C">
            <w:pPr>
              <w:rPr>
                <w:szCs w:val="22"/>
              </w:rPr>
            </w:pPr>
            <w:r w:rsidRPr="00C82CD9">
              <w:t>1.63</w:t>
            </w:r>
          </w:p>
        </w:tc>
      </w:tr>
      <w:tr w:rsidR="00A87B6D" w:rsidRPr="00C0482A" w14:paraId="5E4D3D93" w14:textId="77777777" w:rsidTr="00A4208C">
        <w:trPr>
          <w:jc w:val="center"/>
        </w:trPr>
        <w:tc>
          <w:tcPr>
            <w:tcW w:w="2411" w:type="dxa"/>
            <w:tcBorders>
              <w:left w:val="single" w:sz="8" w:space="0" w:color="000000"/>
              <w:bottom w:val="single" w:sz="8" w:space="0" w:color="000000"/>
              <w:right w:val="single" w:sz="8" w:space="0" w:color="000000"/>
            </w:tcBorders>
          </w:tcPr>
          <w:p w14:paraId="6B5BD88A" w14:textId="77777777" w:rsidR="00A87B6D" w:rsidRPr="00C0482A" w:rsidRDefault="00A87B6D" w:rsidP="00A4208C">
            <w:pPr>
              <w:rPr>
                <w:szCs w:val="22"/>
              </w:rPr>
            </w:pPr>
            <w:r w:rsidRPr="00C0482A">
              <w:rPr>
                <w:szCs w:val="22"/>
              </w:rPr>
              <w:t>SIB1 PDSCH</w:t>
            </w:r>
          </w:p>
        </w:tc>
        <w:tc>
          <w:tcPr>
            <w:tcW w:w="2284" w:type="dxa"/>
            <w:tcBorders>
              <w:bottom w:val="single" w:sz="8" w:space="0" w:color="000000"/>
              <w:right w:val="single" w:sz="8" w:space="0" w:color="000000"/>
            </w:tcBorders>
          </w:tcPr>
          <w:p w14:paraId="3D8F05F7" w14:textId="77777777" w:rsidR="00A87B6D" w:rsidRPr="00C0482A" w:rsidRDefault="00A87B6D" w:rsidP="00A4208C">
            <w:pPr>
              <w:rPr>
                <w:szCs w:val="22"/>
              </w:rPr>
            </w:pPr>
            <w:r w:rsidRPr="00402A75">
              <w:t>16</w:t>
            </w:r>
          </w:p>
        </w:tc>
        <w:tc>
          <w:tcPr>
            <w:tcW w:w="1978" w:type="dxa"/>
            <w:tcBorders>
              <w:bottom w:val="single" w:sz="8" w:space="0" w:color="000000"/>
              <w:right w:val="single" w:sz="8" w:space="0" w:color="000000"/>
            </w:tcBorders>
          </w:tcPr>
          <w:p w14:paraId="32E4BADC" w14:textId="77777777" w:rsidR="00A87B6D" w:rsidRPr="00C0482A" w:rsidRDefault="00A87B6D" w:rsidP="00A4208C">
            <w:pPr>
              <w:rPr>
                <w:szCs w:val="22"/>
              </w:rPr>
            </w:pPr>
            <w:r w:rsidRPr="00C82CD9">
              <w:t>-6.91</w:t>
            </w:r>
          </w:p>
        </w:tc>
        <w:tc>
          <w:tcPr>
            <w:tcW w:w="2621" w:type="dxa"/>
            <w:tcBorders>
              <w:bottom w:val="single" w:sz="8" w:space="0" w:color="000000"/>
              <w:right w:val="single" w:sz="8" w:space="0" w:color="000000"/>
            </w:tcBorders>
          </w:tcPr>
          <w:p w14:paraId="0BE15381" w14:textId="77777777" w:rsidR="00A87B6D" w:rsidRPr="00C0482A" w:rsidRDefault="00A87B6D" w:rsidP="00A4208C">
            <w:pPr>
              <w:rPr>
                <w:szCs w:val="22"/>
              </w:rPr>
            </w:pPr>
            <w:r w:rsidRPr="00C82CD9">
              <w:t>1.68</w:t>
            </w:r>
          </w:p>
        </w:tc>
      </w:tr>
      <w:tr w:rsidR="00A87B6D" w:rsidRPr="00C0482A" w14:paraId="599C54C5" w14:textId="77777777" w:rsidTr="00A4208C">
        <w:trPr>
          <w:jc w:val="center"/>
        </w:trPr>
        <w:tc>
          <w:tcPr>
            <w:tcW w:w="2411" w:type="dxa"/>
            <w:tcBorders>
              <w:left w:val="single" w:sz="8" w:space="0" w:color="000000"/>
              <w:bottom w:val="single" w:sz="8" w:space="0" w:color="000000"/>
              <w:right w:val="single" w:sz="8" w:space="0" w:color="000000"/>
            </w:tcBorders>
          </w:tcPr>
          <w:p w14:paraId="544015B4" w14:textId="77777777" w:rsidR="00A87B6D" w:rsidRPr="00C0482A" w:rsidRDefault="00A87B6D" w:rsidP="00A4208C">
            <w:pPr>
              <w:rPr>
                <w:szCs w:val="22"/>
              </w:rPr>
            </w:pPr>
            <w:r w:rsidRPr="00C0482A">
              <w:rPr>
                <w:szCs w:val="22"/>
              </w:rPr>
              <w:t>Msg2 PDSCH</w:t>
            </w:r>
          </w:p>
        </w:tc>
        <w:tc>
          <w:tcPr>
            <w:tcW w:w="2284" w:type="dxa"/>
            <w:tcBorders>
              <w:bottom w:val="single" w:sz="8" w:space="0" w:color="000000"/>
              <w:right w:val="single" w:sz="8" w:space="0" w:color="000000"/>
            </w:tcBorders>
          </w:tcPr>
          <w:p w14:paraId="398D8A69" w14:textId="77777777" w:rsidR="00A87B6D" w:rsidRPr="00C0482A" w:rsidRDefault="00A87B6D" w:rsidP="00A4208C">
            <w:pPr>
              <w:rPr>
                <w:szCs w:val="22"/>
              </w:rPr>
            </w:pPr>
            <w:r w:rsidRPr="00402A75">
              <w:t>11</w:t>
            </w:r>
          </w:p>
        </w:tc>
        <w:tc>
          <w:tcPr>
            <w:tcW w:w="1978" w:type="dxa"/>
            <w:tcBorders>
              <w:bottom w:val="single" w:sz="8" w:space="0" w:color="000000"/>
              <w:right w:val="single" w:sz="8" w:space="0" w:color="000000"/>
            </w:tcBorders>
          </w:tcPr>
          <w:p w14:paraId="0603A6D4" w14:textId="77777777" w:rsidR="00A87B6D" w:rsidRPr="00C0482A" w:rsidRDefault="00A87B6D" w:rsidP="00A4208C">
            <w:pPr>
              <w:rPr>
                <w:szCs w:val="22"/>
              </w:rPr>
            </w:pPr>
            <w:r w:rsidRPr="00C82CD9">
              <w:t>-3.96</w:t>
            </w:r>
          </w:p>
        </w:tc>
        <w:tc>
          <w:tcPr>
            <w:tcW w:w="2621" w:type="dxa"/>
            <w:tcBorders>
              <w:bottom w:val="single" w:sz="8" w:space="0" w:color="000000"/>
              <w:right w:val="single" w:sz="8" w:space="0" w:color="000000"/>
            </w:tcBorders>
          </w:tcPr>
          <w:p w14:paraId="5523CDD5" w14:textId="77777777" w:rsidR="00A87B6D" w:rsidRPr="00C0482A" w:rsidRDefault="00A87B6D" w:rsidP="00A4208C">
            <w:pPr>
              <w:rPr>
                <w:szCs w:val="22"/>
              </w:rPr>
            </w:pPr>
            <w:r w:rsidRPr="00C82CD9">
              <w:t>2.61</w:t>
            </w:r>
          </w:p>
        </w:tc>
      </w:tr>
      <w:tr w:rsidR="00A87B6D" w:rsidRPr="00C0482A" w14:paraId="32FF59B0" w14:textId="77777777" w:rsidTr="00A4208C">
        <w:trPr>
          <w:jc w:val="center"/>
        </w:trPr>
        <w:tc>
          <w:tcPr>
            <w:tcW w:w="2411" w:type="dxa"/>
            <w:tcBorders>
              <w:left w:val="single" w:sz="8" w:space="0" w:color="000000"/>
              <w:bottom w:val="single" w:sz="8" w:space="0" w:color="000000"/>
              <w:right w:val="single" w:sz="8" w:space="0" w:color="000000"/>
            </w:tcBorders>
          </w:tcPr>
          <w:p w14:paraId="5D6CF516" w14:textId="77777777" w:rsidR="00A87B6D" w:rsidRPr="00C0482A" w:rsidRDefault="00A87B6D" w:rsidP="00A4208C">
            <w:pPr>
              <w:rPr>
                <w:szCs w:val="22"/>
              </w:rPr>
            </w:pPr>
            <w:r w:rsidRPr="00C0482A">
              <w:rPr>
                <w:szCs w:val="22"/>
              </w:rPr>
              <w:t>Msg4 PDSCH</w:t>
            </w:r>
          </w:p>
        </w:tc>
        <w:tc>
          <w:tcPr>
            <w:tcW w:w="2284" w:type="dxa"/>
            <w:tcBorders>
              <w:bottom w:val="single" w:sz="8" w:space="0" w:color="000000"/>
              <w:right w:val="single" w:sz="8" w:space="0" w:color="000000"/>
            </w:tcBorders>
          </w:tcPr>
          <w:p w14:paraId="38033FEF" w14:textId="77777777" w:rsidR="00A87B6D" w:rsidRPr="00C0482A" w:rsidRDefault="00A87B6D" w:rsidP="00A4208C">
            <w:pPr>
              <w:rPr>
                <w:szCs w:val="22"/>
              </w:rPr>
            </w:pPr>
            <w:r w:rsidRPr="00402A75">
              <w:t>13</w:t>
            </w:r>
          </w:p>
        </w:tc>
        <w:tc>
          <w:tcPr>
            <w:tcW w:w="1978" w:type="dxa"/>
            <w:tcBorders>
              <w:bottom w:val="single" w:sz="8" w:space="0" w:color="000000"/>
              <w:right w:val="single" w:sz="8" w:space="0" w:color="000000"/>
            </w:tcBorders>
          </w:tcPr>
          <w:p w14:paraId="6FB87FB9" w14:textId="77777777" w:rsidR="00A87B6D" w:rsidRPr="00C0482A" w:rsidRDefault="00A87B6D" w:rsidP="00A4208C">
            <w:pPr>
              <w:rPr>
                <w:szCs w:val="22"/>
              </w:rPr>
            </w:pPr>
            <w:r w:rsidRPr="00C82CD9">
              <w:t>-4.11</w:t>
            </w:r>
          </w:p>
        </w:tc>
        <w:tc>
          <w:tcPr>
            <w:tcW w:w="2621" w:type="dxa"/>
            <w:tcBorders>
              <w:bottom w:val="single" w:sz="8" w:space="0" w:color="000000"/>
              <w:right w:val="single" w:sz="8" w:space="0" w:color="000000"/>
            </w:tcBorders>
          </w:tcPr>
          <w:p w14:paraId="1408DC7D" w14:textId="77777777" w:rsidR="00A87B6D" w:rsidRPr="00C0482A" w:rsidRDefault="00A87B6D" w:rsidP="00A4208C">
            <w:pPr>
              <w:rPr>
                <w:szCs w:val="22"/>
              </w:rPr>
            </w:pPr>
            <w:r w:rsidRPr="00C82CD9">
              <w:t>1.77</w:t>
            </w:r>
          </w:p>
        </w:tc>
      </w:tr>
      <w:tr w:rsidR="00A87B6D" w:rsidRPr="00C0482A" w14:paraId="7D679EA7" w14:textId="77777777" w:rsidTr="00A4208C">
        <w:trPr>
          <w:jc w:val="center"/>
        </w:trPr>
        <w:tc>
          <w:tcPr>
            <w:tcW w:w="2411" w:type="dxa"/>
            <w:tcBorders>
              <w:left w:val="single" w:sz="8" w:space="0" w:color="000000"/>
              <w:bottom w:val="single" w:sz="8" w:space="0" w:color="000000"/>
              <w:right w:val="single" w:sz="8" w:space="0" w:color="000000"/>
            </w:tcBorders>
          </w:tcPr>
          <w:p w14:paraId="09208A36" w14:textId="77777777" w:rsidR="00A87B6D" w:rsidRPr="00C0482A" w:rsidRDefault="00A87B6D" w:rsidP="00A4208C">
            <w:pPr>
              <w:rPr>
                <w:szCs w:val="22"/>
              </w:rPr>
            </w:pPr>
            <w:r w:rsidRPr="00C0482A">
              <w:rPr>
                <w:szCs w:val="22"/>
              </w:rPr>
              <w:t>PRACH format 0</w:t>
            </w:r>
          </w:p>
        </w:tc>
        <w:tc>
          <w:tcPr>
            <w:tcW w:w="2284" w:type="dxa"/>
            <w:tcBorders>
              <w:bottom w:val="single" w:sz="8" w:space="0" w:color="000000"/>
              <w:right w:val="single" w:sz="8" w:space="0" w:color="000000"/>
            </w:tcBorders>
          </w:tcPr>
          <w:p w14:paraId="4062E1DB" w14:textId="77777777" w:rsidR="00A87B6D" w:rsidRPr="00C0482A" w:rsidRDefault="00A87B6D" w:rsidP="00A4208C">
            <w:pPr>
              <w:rPr>
                <w:szCs w:val="22"/>
              </w:rPr>
            </w:pPr>
            <w:r w:rsidRPr="00402A75">
              <w:t>14</w:t>
            </w:r>
          </w:p>
        </w:tc>
        <w:tc>
          <w:tcPr>
            <w:tcW w:w="1978" w:type="dxa"/>
            <w:tcBorders>
              <w:bottom w:val="single" w:sz="8" w:space="0" w:color="000000"/>
              <w:right w:val="single" w:sz="8" w:space="0" w:color="000000"/>
            </w:tcBorders>
          </w:tcPr>
          <w:p w14:paraId="2C7F56CA" w14:textId="77777777" w:rsidR="00A87B6D" w:rsidRPr="00C0482A" w:rsidRDefault="00A87B6D" w:rsidP="00A4208C">
            <w:pPr>
              <w:rPr>
                <w:szCs w:val="22"/>
              </w:rPr>
            </w:pPr>
            <w:r w:rsidRPr="00C82CD9">
              <w:t>-2.73</w:t>
            </w:r>
          </w:p>
        </w:tc>
        <w:tc>
          <w:tcPr>
            <w:tcW w:w="2621" w:type="dxa"/>
            <w:tcBorders>
              <w:bottom w:val="single" w:sz="8" w:space="0" w:color="000000"/>
              <w:right w:val="single" w:sz="8" w:space="0" w:color="000000"/>
            </w:tcBorders>
          </w:tcPr>
          <w:p w14:paraId="2C31611F" w14:textId="77777777" w:rsidR="00A87B6D" w:rsidRPr="00C0482A" w:rsidRDefault="00A87B6D" w:rsidP="00A4208C">
            <w:pPr>
              <w:rPr>
                <w:szCs w:val="22"/>
              </w:rPr>
            </w:pPr>
            <w:r w:rsidRPr="00C82CD9">
              <w:t>1.43</w:t>
            </w:r>
          </w:p>
        </w:tc>
      </w:tr>
      <w:tr w:rsidR="00A87B6D" w:rsidRPr="00C0482A" w14:paraId="7683CB0B" w14:textId="77777777" w:rsidTr="00A4208C">
        <w:trPr>
          <w:jc w:val="center"/>
        </w:trPr>
        <w:tc>
          <w:tcPr>
            <w:tcW w:w="2411" w:type="dxa"/>
            <w:tcBorders>
              <w:left w:val="single" w:sz="8" w:space="0" w:color="000000"/>
              <w:bottom w:val="single" w:sz="8" w:space="0" w:color="000000"/>
              <w:right w:val="single" w:sz="8" w:space="0" w:color="000000"/>
            </w:tcBorders>
          </w:tcPr>
          <w:p w14:paraId="0B3E55F2" w14:textId="77777777" w:rsidR="00A87B6D" w:rsidRPr="00862E73" w:rsidRDefault="00A87B6D" w:rsidP="00A4208C">
            <w:pPr>
              <w:rPr>
                <w:rFonts w:eastAsiaTheme="minorEastAsia"/>
                <w:szCs w:val="22"/>
              </w:rPr>
            </w:pPr>
            <w:r w:rsidRPr="00C0482A">
              <w:rPr>
                <w:szCs w:val="22"/>
              </w:rPr>
              <w:t xml:space="preserve">PRACH format </w:t>
            </w:r>
            <w:r>
              <w:rPr>
                <w:rFonts w:eastAsiaTheme="minorEastAsia" w:hint="eastAsia"/>
                <w:szCs w:val="22"/>
              </w:rPr>
              <w:t>B4</w:t>
            </w:r>
          </w:p>
        </w:tc>
        <w:tc>
          <w:tcPr>
            <w:tcW w:w="2284" w:type="dxa"/>
            <w:tcBorders>
              <w:bottom w:val="single" w:sz="8" w:space="0" w:color="000000"/>
              <w:right w:val="single" w:sz="8" w:space="0" w:color="000000"/>
            </w:tcBorders>
          </w:tcPr>
          <w:p w14:paraId="7173E054" w14:textId="77777777" w:rsidR="00A87B6D" w:rsidRPr="00C0482A" w:rsidRDefault="00A87B6D" w:rsidP="00A4208C">
            <w:pPr>
              <w:rPr>
                <w:szCs w:val="22"/>
              </w:rPr>
            </w:pPr>
            <w:r w:rsidRPr="00402A75">
              <w:t>14</w:t>
            </w:r>
          </w:p>
        </w:tc>
        <w:tc>
          <w:tcPr>
            <w:tcW w:w="1978" w:type="dxa"/>
            <w:tcBorders>
              <w:bottom w:val="single" w:sz="8" w:space="0" w:color="000000"/>
              <w:right w:val="single" w:sz="8" w:space="0" w:color="000000"/>
            </w:tcBorders>
          </w:tcPr>
          <w:p w14:paraId="0571F84C" w14:textId="77777777" w:rsidR="00A87B6D" w:rsidRPr="00C0482A" w:rsidRDefault="00A87B6D" w:rsidP="00A4208C">
            <w:pPr>
              <w:rPr>
                <w:szCs w:val="22"/>
              </w:rPr>
            </w:pPr>
            <w:r w:rsidRPr="00C82CD9">
              <w:t>-4.80</w:t>
            </w:r>
          </w:p>
        </w:tc>
        <w:tc>
          <w:tcPr>
            <w:tcW w:w="2621" w:type="dxa"/>
            <w:tcBorders>
              <w:bottom w:val="single" w:sz="8" w:space="0" w:color="000000"/>
              <w:right w:val="single" w:sz="8" w:space="0" w:color="000000"/>
            </w:tcBorders>
          </w:tcPr>
          <w:p w14:paraId="004F1FCE" w14:textId="77777777" w:rsidR="00A87B6D" w:rsidRPr="00C0482A" w:rsidRDefault="00A87B6D" w:rsidP="00A4208C">
            <w:pPr>
              <w:rPr>
                <w:szCs w:val="22"/>
              </w:rPr>
            </w:pPr>
            <w:r w:rsidRPr="00C82CD9">
              <w:t>2.19</w:t>
            </w:r>
          </w:p>
        </w:tc>
      </w:tr>
      <w:tr w:rsidR="00A87B6D" w:rsidRPr="00C0482A" w14:paraId="703DD917" w14:textId="77777777" w:rsidTr="00A4208C">
        <w:trPr>
          <w:jc w:val="center"/>
        </w:trPr>
        <w:tc>
          <w:tcPr>
            <w:tcW w:w="2411" w:type="dxa"/>
            <w:tcBorders>
              <w:left w:val="single" w:sz="8" w:space="0" w:color="000000"/>
              <w:bottom w:val="single" w:sz="8" w:space="0" w:color="000000"/>
              <w:right w:val="single" w:sz="8" w:space="0" w:color="000000"/>
            </w:tcBorders>
          </w:tcPr>
          <w:p w14:paraId="39116174" w14:textId="77777777" w:rsidR="00A87B6D" w:rsidRPr="00862E73" w:rsidRDefault="00A87B6D" w:rsidP="00A4208C">
            <w:pPr>
              <w:rPr>
                <w:rFonts w:eastAsiaTheme="minorEastAsia"/>
                <w:szCs w:val="22"/>
              </w:rPr>
            </w:pPr>
            <w:r w:rsidRPr="00C0482A">
              <w:rPr>
                <w:szCs w:val="22"/>
              </w:rPr>
              <w:t xml:space="preserve">PRACH format </w:t>
            </w:r>
            <w:r>
              <w:rPr>
                <w:rFonts w:eastAsiaTheme="minorEastAsia" w:hint="eastAsia"/>
                <w:szCs w:val="22"/>
              </w:rPr>
              <w:t>C2</w:t>
            </w:r>
          </w:p>
        </w:tc>
        <w:tc>
          <w:tcPr>
            <w:tcW w:w="2284" w:type="dxa"/>
            <w:tcBorders>
              <w:bottom w:val="single" w:sz="8" w:space="0" w:color="000000"/>
              <w:right w:val="single" w:sz="8" w:space="0" w:color="000000"/>
            </w:tcBorders>
          </w:tcPr>
          <w:p w14:paraId="6AD47C20" w14:textId="77777777" w:rsidR="00A87B6D" w:rsidRPr="00C0482A" w:rsidRDefault="00A87B6D" w:rsidP="00A4208C">
            <w:pPr>
              <w:rPr>
                <w:szCs w:val="22"/>
              </w:rPr>
            </w:pPr>
            <w:r w:rsidRPr="00402A75">
              <w:t>11</w:t>
            </w:r>
          </w:p>
        </w:tc>
        <w:tc>
          <w:tcPr>
            <w:tcW w:w="1978" w:type="dxa"/>
            <w:tcBorders>
              <w:bottom w:val="single" w:sz="8" w:space="0" w:color="000000"/>
              <w:right w:val="single" w:sz="8" w:space="0" w:color="000000"/>
            </w:tcBorders>
          </w:tcPr>
          <w:p w14:paraId="74AAC16C" w14:textId="77777777" w:rsidR="00A87B6D" w:rsidRPr="00C0482A" w:rsidRDefault="00A87B6D" w:rsidP="00A4208C">
            <w:pPr>
              <w:rPr>
                <w:szCs w:val="22"/>
              </w:rPr>
            </w:pPr>
            <w:r w:rsidRPr="00C82CD9">
              <w:t>-8.37</w:t>
            </w:r>
          </w:p>
        </w:tc>
        <w:tc>
          <w:tcPr>
            <w:tcW w:w="2621" w:type="dxa"/>
            <w:tcBorders>
              <w:bottom w:val="single" w:sz="8" w:space="0" w:color="000000"/>
              <w:right w:val="single" w:sz="8" w:space="0" w:color="000000"/>
            </w:tcBorders>
          </w:tcPr>
          <w:p w14:paraId="55CB385B" w14:textId="77777777" w:rsidR="00A87B6D" w:rsidRPr="00C0482A" w:rsidRDefault="00A87B6D" w:rsidP="00A4208C">
            <w:pPr>
              <w:rPr>
                <w:szCs w:val="22"/>
              </w:rPr>
            </w:pPr>
            <w:r w:rsidRPr="00C82CD9">
              <w:t>1.21</w:t>
            </w:r>
          </w:p>
        </w:tc>
      </w:tr>
      <w:tr w:rsidR="00A87B6D" w:rsidRPr="00C0482A" w14:paraId="263E391A" w14:textId="77777777" w:rsidTr="00A4208C">
        <w:trPr>
          <w:jc w:val="center"/>
        </w:trPr>
        <w:tc>
          <w:tcPr>
            <w:tcW w:w="2411" w:type="dxa"/>
            <w:tcBorders>
              <w:left w:val="single" w:sz="8" w:space="0" w:color="000000"/>
              <w:bottom w:val="single" w:sz="8" w:space="0" w:color="000000"/>
              <w:right w:val="single" w:sz="8" w:space="0" w:color="000000"/>
            </w:tcBorders>
          </w:tcPr>
          <w:p w14:paraId="0FBE45FD" w14:textId="77777777" w:rsidR="00A87B6D" w:rsidRPr="00C0482A" w:rsidRDefault="00A87B6D" w:rsidP="00A4208C">
            <w:pPr>
              <w:rPr>
                <w:szCs w:val="22"/>
              </w:rPr>
            </w:pPr>
            <w:r w:rsidRPr="00C0482A">
              <w:rPr>
                <w:szCs w:val="22"/>
              </w:rPr>
              <w:t>Msg3 PUSCH</w:t>
            </w:r>
          </w:p>
        </w:tc>
        <w:tc>
          <w:tcPr>
            <w:tcW w:w="2284" w:type="dxa"/>
            <w:tcBorders>
              <w:bottom w:val="single" w:sz="8" w:space="0" w:color="000000"/>
              <w:right w:val="single" w:sz="8" w:space="0" w:color="000000"/>
            </w:tcBorders>
          </w:tcPr>
          <w:p w14:paraId="118FAD7D" w14:textId="77777777" w:rsidR="00A87B6D" w:rsidRPr="00C0482A" w:rsidRDefault="00A87B6D" w:rsidP="00A4208C">
            <w:pPr>
              <w:rPr>
                <w:szCs w:val="22"/>
              </w:rPr>
            </w:pPr>
            <w:r w:rsidRPr="00402A75">
              <w:t>20</w:t>
            </w:r>
          </w:p>
        </w:tc>
        <w:tc>
          <w:tcPr>
            <w:tcW w:w="1978" w:type="dxa"/>
            <w:tcBorders>
              <w:bottom w:val="single" w:sz="8" w:space="0" w:color="000000"/>
              <w:right w:val="single" w:sz="8" w:space="0" w:color="000000"/>
            </w:tcBorders>
          </w:tcPr>
          <w:p w14:paraId="4FFF5F30" w14:textId="77777777" w:rsidR="00A87B6D" w:rsidRPr="00C0482A" w:rsidRDefault="00A87B6D" w:rsidP="00A4208C">
            <w:pPr>
              <w:rPr>
                <w:szCs w:val="22"/>
              </w:rPr>
            </w:pPr>
            <w:r w:rsidRPr="00C82CD9">
              <w:t>-8.68</w:t>
            </w:r>
          </w:p>
        </w:tc>
        <w:tc>
          <w:tcPr>
            <w:tcW w:w="2621" w:type="dxa"/>
            <w:tcBorders>
              <w:bottom w:val="single" w:sz="8" w:space="0" w:color="000000"/>
              <w:right w:val="single" w:sz="8" w:space="0" w:color="000000"/>
            </w:tcBorders>
          </w:tcPr>
          <w:p w14:paraId="12F398EB" w14:textId="77777777" w:rsidR="00A87B6D" w:rsidRPr="00C0482A" w:rsidRDefault="00A87B6D" w:rsidP="00A4208C">
            <w:pPr>
              <w:rPr>
                <w:szCs w:val="22"/>
              </w:rPr>
            </w:pPr>
            <w:r w:rsidRPr="00C82CD9">
              <w:t>1.67</w:t>
            </w:r>
          </w:p>
        </w:tc>
      </w:tr>
      <w:tr w:rsidR="00A87B6D" w:rsidRPr="00C0482A" w14:paraId="2D9B331D" w14:textId="77777777" w:rsidTr="00A4208C">
        <w:trPr>
          <w:jc w:val="center"/>
        </w:trPr>
        <w:tc>
          <w:tcPr>
            <w:tcW w:w="2411" w:type="dxa"/>
            <w:tcBorders>
              <w:left w:val="single" w:sz="8" w:space="0" w:color="000000"/>
              <w:bottom w:val="single" w:sz="4" w:space="0" w:color="auto"/>
              <w:right w:val="single" w:sz="8" w:space="0" w:color="000000"/>
            </w:tcBorders>
          </w:tcPr>
          <w:p w14:paraId="3C216A18" w14:textId="77777777" w:rsidR="00A87B6D" w:rsidRPr="00C0482A" w:rsidRDefault="00A87B6D" w:rsidP="00A4208C">
            <w:pPr>
              <w:rPr>
                <w:szCs w:val="22"/>
              </w:rPr>
            </w:pPr>
            <w:r w:rsidRPr="00C0482A">
              <w:rPr>
                <w:szCs w:val="22"/>
              </w:rPr>
              <w:t>Msg5 PUSCH</w:t>
            </w:r>
          </w:p>
        </w:tc>
        <w:tc>
          <w:tcPr>
            <w:tcW w:w="2284" w:type="dxa"/>
            <w:tcBorders>
              <w:bottom w:val="single" w:sz="4" w:space="0" w:color="auto"/>
              <w:right w:val="single" w:sz="8" w:space="0" w:color="000000"/>
            </w:tcBorders>
          </w:tcPr>
          <w:p w14:paraId="68EFF7C7" w14:textId="77777777" w:rsidR="00A87B6D" w:rsidRPr="00C0482A" w:rsidRDefault="00A87B6D" w:rsidP="00A4208C">
            <w:pPr>
              <w:rPr>
                <w:szCs w:val="22"/>
              </w:rPr>
            </w:pPr>
            <w:r w:rsidRPr="00402A75">
              <w:t>11</w:t>
            </w:r>
          </w:p>
        </w:tc>
        <w:tc>
          <w:tcPr>
            <w:tcW w:w="1978" w:type="dxa"/>
            <w:tcBorders>
              <w:bottom w:val="single" w:sz="4" w:space="0" w:color="auto"/>
              <w:right w:val="single" w:sz="8" w:space="0" w:color="000000"/>
            </w:tcBorders>
          </w:tcPr>
          <w:p w14:paraId="59017E0F" w14:textId="77777777" w:rsidR="00A87B6D" w:rsidRPr="00C0482A" w:rsidRDefault="00A87B6D" w:rsidP="00A4208C">
            <w:pPr>
              <w:rPr>
                <w:szCs w:val="22"/>
              </w:rPr>
            </w:pPr>
            <w:r w:rsidRPr="00C82CD9">
              <w:t>-13.00</w:t>
            </w:r>
          </w:p>
        </w:tc>
        <w:tc>
          <w:tcPr>
            <w:tcW w:w="2621" w:type="dxa"/>
            <w:tcBorders>
              <w:bottom w:val="single" w:sz="4" w:space="0" w:color="auto"/>
              <w:right w:val="single" w:sz="8" w:space="0" w:color="000000"/>
            </w:tcBorders>
          </w:tcPr>
          <w:p w14:paraId="294DED74" w14:textId="77777777" w:rsidR="00A87B6D" w:rsidRPr="00C0482A" w:rsidRDefault="00A87B6D" w:rsidP="00A4208C">
            <w:pPr>
              <w:rPr>
                <w:szCs w:val="22"/>
              </w:rPr>
            </w:pPr>
            <w:r w:rsidRPr="00C82CD9">
              <w:t>2.98</w:t>
            </w:r>
          </w:p>
        </w:tc>
      </w:tr>
      <w:tr w:rsidR="00A87B6D" w:rsidRPr="00C0482A" w14:paraId="519DD3AA" w14:textId="77777777" w:rsidTr="00A4208C">
        <w:trPr>
          <w:jc w:val="center"/>
        </w:trPr>
        <w:tc>
          <w:tcPr>
            <w:tcW w:w="2411" w:type="dxa"/>
            <w:tcBorders>
              <w:top w:val="single" w:sz="4" w:space="0" w:color="auto"/>
              <w:left w:val="single" w:sz="4" w:space="0" w:color="auto"/>
              <w:bottom w:val="single" w:sz="4" w:space="0" w:color="auto"/>
              <w:right w:val="single" w:sz="4" w:space="0" w:color="auto"/>
            </w:tcBorders>
          </w:tcPr>
          <w:p w14:paraId="3604AD50" w14:textId="77777777" w:rsidR="00A87B6D" w:rsidRPr="00C0482A" w:rsidRDefault="00A87B6D" w:rsidP="00A4208C">
            <w:pPr>
              <w:rPr>
                <w:szCs w:val="22"/>
              </w:rPr>
            </w:pPr>
            <w:r w:rsidRPr="00C0482A">
              <w:rPr>
                <w:szCs w:val="22"/>
              </w:rPr>
              <w:t>PUCCH format 1</w:t>
            </w:r>
          </w:p>
        </w:tc>
        <w:tc>
          <w:tcPr>
            <w:tcW w:w="2284" w:type="dxa"/>
            <w:tcBorders>
              <w:top w:val="single" w:sz="4" w:space="0" w:color="auto"/>
              <w:left w:val="single" w:sz="4" w:space="0" w:color="auto"/>
              <w:bottom w:val="single" w:sz="4" w:space="0" w:color="auto"/>
              <w:right w:val="single" w:sz="4" w:space="0" w:color="auto"/>
            </w:tcBorders>
          </w:tcPr>
          <w:p w14:paraId="6C799E5E" w14:textId="77777777" w:rsidR="00A87B6D" w:rsidRPr="00C0482A" w:rsidRDefault="00A87B6D" w:rsidP="00A4208C">
            <w:pPr>
              <w:rPr>
                <w:szCs w:val="22"/>
              </w:rPr>
            </w:pPr>
            <w:r w:rsidRPr="00402A75">
              <w:t>13</w:t>
            </w:r>
          </w:p>
        </w:tc>
        <w:tc>
          <w:tcPr>
            <w:tcW w:w="1978" w:type="dxa"/>
            <w:tcBorders>
              <w:top w:val="single" w:sz="4" w:space="0" w:color="auto"/>
              <w:left w:val="single" w:sz="4" w:space="0" w:color="auto"/>
              <w:bottom w:val="single" w:sz="4" w:space="0" w:color="auto"/>
              <w:right w:val="single" w:sz="4" w:space="0" w:color="auto"/>
            </w:tcBorders>
          </w:tcPr>
          <w:p w14:paraId="10BD60DB" w14:textId="77777777" w:rsidR="00A87B6D" w:rsidRPr="00C0482A" w:rsidRDefault="00A87B6D" w:rsidP="00A4208C">
            <w:pPr>
              <w:rPr>
                <w:szCs w:val="22"/>
              </w:rPr>
            </w:pPr>
            <w:r w:rsidRPr="00C82CD9">
              <w:t>-3.64</w:t>
            </w:r>
          </w:p>
        </w:tc>
        <w:tc>
          <w:tcPr>
            <w:tcW w:w="2621" w:type="dxa"/>
            <w:tcBorders>
              <w:top w:val="single" w:sz="4" w:space="0" w:color="auto"/>
              <w:left w:val="single" w:sz="4" w:space="0" w:color="auto"/>
              <w:bottom w:val="single" w:sz="4" w:space="0" w:color="auto"/>
              <w:right w:val="single" w:sz="4" w:space="0" w:color="auto"/>
            </w:tcBorders>
          </w:tcPr>
          <w:p w14:paraId="4C3969D4" w14:textId="77777777" w:rsidR="00A87B6D" w:rsidRPr="00C0482A" w:rsidRDefault="00A87B6D" w:rsidP="00A4208C">
            <w:pPr>
              <w:rPr>
                <w:szCs w:val="22"/>
              </w:rPr>
            </w:pPr>
            <w:r w:rsidRPr="00C82CD9">
              <w:t>2.33</w:t>
            </w:r>
          </w:p>
        </w:tc>
      </w:tr>
    </w:tbl>
    <w:p w14:paraId="2ECDFEF2" w14:textId="77777777" w:rsidR="00A87B6D" w:rsidRDefault="00A87B6D" w:rsidP="00A87B6D">
      <w:pPr>
        <w:rPr>
          <w:rFonts w:eastAsiaTheme="minorEastAsia"/>
          <w:szCs w:val="22"/>
        </w:rPr>
      </w:pPr>
    </w:p>
    <w:p w14:paraId="2FBA49C1" w14:textId="77777777" w:rsidR="00A87B6D" w:rsidRDefault="00A87B6D" w:rsidP="00A87B6D">
      <w:pPr>
        <w:jc w:val="both"/>
        <w:rPr>
          <w:rFonts w:eastAsiaTheme="minorEastAsia"/>
          <w:szCs w:val="22"/>
        </w:rPr>
      </w:pPr>
      <w:r w:rsidRPr="00897692">
        <w:rPr>
          <w:rFonts w:eastAsiaTheme="minorEastAsia"/>
          <w:szCs w:val="22"/>
        </w:rPr>
        <w:t xml:space="preserve">Comparing the coverage between 3.5GHz and 2.6GHz in </w:t>
      </w:r>
      <w:proofErr w:type="spellStart"/>
      <w:r w:rsidRPr="00897692">
        <w:rPr>
          <w:rFonts w:eastAsiaTheme="minorEastAsia"/>
          <w:szCs w:val="22"/>
        </w:rPr>
        <w:t>UMa</w:t>
      </w:r>
      <w:proofErr w:type="spellEnd"/>
      <w:r w:rsidRPr="00897692">
        <w:rPr>
          <w:rFonts w:eastAsiaTheme="minorEastAsia"/>
          <w:szCs w:val="22"/>
        </w:rPr>
        <w:t xml:space="preserve"> O2I, there is </w:t>
      </w:r>
      <w:r>
        <w:rPr>
          <w:rFonts w:eastAsiaTheme="minorEastAsia" w:hint="eastAsia"/>
          <w:szCs w:val="22"/>
        </w:rPr>
        <w:t>4</w:t>
      </w:r>
      <w:r w:rsidRPr="00897692">
        <w:rPr>
          <w:rFonts w:eastAsiaTheme="minorEastAsia"/>
          <w:szCs w:val="22"/>
        </w:rPr>
        <w:t>.5</w:t>
      </w:r>
      <w:r>
        <w:rPr>
          <w:rFonts w:eastAsiaTheme="minorEastAsia" w:hint="eastAsia"/>
          <w:szCs w:val="22"/>
        </w:rPr>
        <w:t xml:space="preserve"> </w:t>
      </w:r>
      <w:r w:rsidRPr="00897692">
        <w:rPr>
          <w:rFonts w:eastAsiaTheme="minorEastAsia"/>
          <w:szCs w:val="22"/>
        </w:rPr>
        <w:t xml:space="preserve">dB difference for </w:t>
      </w:r>
      <w:proofErr w:type="spellStart"/>
      <w:r w:rsidRPr="00897692">
        <w:rPr>
          <w:rFonts w:eastAsiaTheme="minorEastAsia"/>
          <w:szCs w:val="22"/>
        </w:rPr>
        <w:t>Msg</w:t>
      </w:r>
      <w:proofErr w:type="spellEnd"/>
      <w:r w:rsidRPr="00897692">
        <w:rPr>
          <w:rFonts w:eastAsiaTheme="minorEastAsia"/>
          <w:szCs w:val="22"/>
        </w:rPr>
        <w:t xml:space="preserve"> 3, which is assumed to be applicable for all signals/channels.</w:t>
      </w:r>
    </w:p>
    <w:p w14:paraId="18AC41AA" w14:textId="77777777" w:rsidR="00A87B6D" w:rsidRPr="008B2BB1" w:rsidRDefault="00A87B6D" w:rsidP="00A87B6D">
      <w:pPr>
        <w:jc w:val="both"/>
        <w:rPr>
          <w:rFonts w:eastAsiaTheme="minorEastAsia"/>
          <w:b/>
          <w:bCs/>
          <w:color w:val="FF0000"/>
        </w:rPr>
      </w:pPr>
    </w:p>
    <w:p w14:paraId="235FD45A" w14:textId="77777777" w:rsidR="00A87B6D" w:rsidRPr="00FE038C" w:rsidRDefault="00A87B6D" w:rsidP="00A87B6D">
      <w:pPr>
        <w:widowControl w:val="0"/>
        <w:rPr>
          <w:rFonts w:eastAsiaTheme="minorEastAsia"/>
          <w:szCs w:val="22"/>
        </w:rPr>
      </w:pPr>
      <w:r>
        <w:rPr>
          <w:b/>
          <w:bCs/>
          <w:szCs w:val="22"/>
        </w:rPr>
        <w:t>Table X: Coverage gap between 7.</w:t>
      </w:r>
      <w:r>
        <w:rPr>
          <w:rFonts w:eastAsia="DengXian"/>
          <w:b/>
          <w:bCs/>
          <w:szCs w:val="22"/>
        </w:rPr>
        <w:t>0</w:t>
      </w:r>
      <w:r>
        <w:rPr>
          <w:b/>
          <w:bCs/>
          <w:szCs w:val="22"/>
        </w:rPr>
        <w:t xml:space="preserve"> GHz and 5G mid-band (3.</w:t>
      </w:r>
      <w:r>
        <w:rPr>
          <w:rFonts w:eastAsia="DengXian"/>
          <w:b/>
          <w:bCs/>
          <w:szCs w:val="22"/>
        </w:rPr>
        <w:t>5</w:t>
      </w:r>
      <w:r>
        <w:rPr>
          <w:b/>
          <w:bCs/>
          <w:szCs w:val="22"/>
        </w:rPr>
        <w:t xml:space="preserve"> GHz) for different signals and channels during initial </w:t>
      </w:r>
      <w:r>
        <w:rPr>
          <w:b/>
          <w:bCs/>
          <w:szCs w:val="22"/>
        </w:rPr>
        <w:lastRenderedPageBreak/>
        <w:t xml:space="preserve">access </w:t>
      </w:r>
      <w:r>
        <w:rPr>
          <w:rFonts w:eastAsiaTheme="minorEastAsia" w:hint="eastAsia"/>
          <w:b/>
          <w:bCs/>
          <w:szCs w:val="22"/>
        </w:rPr>
        <w:t xml:space="preserve">for </w:t>
      </w:r>
      <w:proofErr w:type="spellStart"/>
      <w:r>
        <w:rPr>
          <w:rFonts w:eastAsiaTheme="minorEastAsia" w:hint="eastAsia"/>
          <w:b/>
          <w:bCs/>
          <w:szCs w:val="22"/>
        </w:rPr>
        <w:t>UMa</w:t>
      </w:r>
      <w:proofErr w:type="spellEnd"/>
      <w:r>
        <w:rPr>
          <w:rFonts w:eastAsiaTheme="minorEastAsia" w:hint="eastAsia"/>
          <w:b/>
          <w:bCs/>
          <w:szCs w:val="22"/>
        </w:rPr>
        <w:t xml:space="preserve"> O2O</w:t>
      </w:r>
    </w:p>
    <w:tbl>
      <w:tblPr>
        <w:tblW w:w="5000" w:type="pct"/>
        <w:jc w:val="center"/>
        <w:tblLayout w:type="fixed"/>
        <w:tblLook w:val="04A0" w:firstRow="1" w:lastRow="0" w:firstColumn="1" w:lastColumn="0" w:noHBand="0" w:noVBand="1"/>
      </w:tblPr>
      <w:tblGrid>
        <w:gridCol w:w="2711"/>
        <w:gridCol w:w="2567"/>
        <w:gridCol w:w="2223"/>
        <w:gridCol w:w="2946"/>
      </w:tblGrid>
      <w:tr w:rsidR="00A87B6D" w:rsidRPr="00C0482A" w14:paraId="544386EC" w14:textId="77777777" w:rsidTr="00A4208C">
        <w:trPr>
          <w:jc w:val="center"/>
        </w:trPr>
        <w:tc>
          <w:tcPr>
            <w:tcW w:w="2411" w:type="dxa"/>
            <w:tcBorders>
              <w:top w:val="single" w:sz="8" w:space="0" w:color="000000"/>
              <w:left w:val="single" w:sz="8" w:space="0" w:color="000000"/>
              <w:bottom w:val="single" w:sz="8" w:space="0" w:color="000000"/>
              <w:right w:val="single" w:sz="8" w:space="0" w:color="000000"/>
            </w:tcBorders>
            <w:shd w:val="clear" w:color="auto" w:fill="E7E6E6"/>
          </w:tcPr>
          <w:p w14:paraId="2E624003" w14:textId="77777777" w:rsidR="00A87B6D" w:rsidRPr="00C0482A" w:rsidRDefault="00A87B6D" w:rsidP="00A4208C">
            <w:pPr>
              <w:rPr>
                <w:szCs w:val="22"/>
              </w:rPr>
            </w:pPr>
            <w:r w:rsidRPr="00C0482A">
              <w:rPr>
                <w:b/>
                <w:bCs/>
                <w:szCs w:val="22"/>
              </w:rPr>
              <w:t>Signals/channels</w:t>
            </w:r>
          </w:p>
        </w:tc>
        <w:tc>
          <w:tcPr>
            <w:tcW w:w="2284" w:type="dxa"/>
            <w:tcBorders>
              <w:top w:val="single" w:sz="8" w:space="0" w:color="000000"/>
              <w:bottom w:val="single" w:sz="8" w:space="0" w:color="000000"/>
              <w:right w:val="single" w:sz="8" w:space="0" w:color="000000"/>
            </w:tcBorders>
            <w:shd w:val="clear" w:color="auto" w:fill="E7E6E6"/>
          </w:tcPr>
          <w:p w14:paraId="0A3E793A" w14:textId="77777777" w:rsidR="00A87B6D" w:rsidRPr="00C0482A" w:rsidRDefault="00A87B6D" w:rsidP="00A4208C">
            <w:pPr>
              <w:rPr>
                <w:rFonts w:eastAsia="DengXian"/>
                <w:szCs w:val="22"/>
              </w:rPr>
            </w:pPr>
            <w:r w:rsidRPr="00C0482A">
              <w:rPr>
                <w:b/>
                <w:bCs/>
                <w:szCs w:val="22"/>
              </w:rPr>
              <w:t>Number of Sampl</w:t>
            </w:r>
            <w:r w:rsidRPr="00C0482A">
              <w:rPr>
                <w:rFonts w:eastAsia="DengXian"/>
                <w:b/>
                <w:bCs/>
                <w:szCs w:val="22"/>
              </w:rPr>
              <w:t>e(s)</w:t>
            </w:r>
          </w:p>
        </w:tc>
        <w:tc>
          <w:tcPr>
            <w:tcW w:w="1978" w:type="dxa"/>
            <w:tcBorders>
              <w:top w:val="single" w:sz="8" w:space="0" w:color="000000"/>
              <w:bottom w:val="single" w:sz="8" w:space="0" w:color="000000"/>
              <w:right w:val="single" w:sz="8" w:space="0" w:color="000000"/>
            </w:tcBorders>
            <w:shd w:val="clear" w:color="auto" w:fill="E7E6E6"/>
          </w:tcPr>
          <w:p w14:paraId="19BD5A26" w14:textId="77777777" w:rsidR="00A87B6D" w:rsidRPr="00C0482A" w:rsidRDefault="00A87B6D" w:rsidP="00A4208C">
            <w:pPr>
              <w:rPr>
                <w:szCs w:val="22"/>
              </w:rPr>
            </w:pPr>
            <w:r w:rsidRPr="00C0482A">
              <w:rPr>
                <w:b/>
                <w:bCs/>
                <w:szCs w:val="22"/>
              </w:rPr>
              <w:t>Coverage gap (trimmed mean)</w:t>
            </w:r>
          </w:p>
        </w:tc>
        <w:tc>
          <w:tcPr>
            <w:tcW w:w="2621" w:type="dxa"/>
            <w:tcBorders>
              <w:top w:val="single" w:sz="8" w:space="0" w:color="000000"/>
              <w:bottom w:val="single" w:sz="8" w:space="0" w:color="000000"/>
              <w:right w:val="single" w:sz="8" w:space="0" w:color="000000"/>
            </w:tcBorders>
            <w:shd w:val="clear" w:color="auto" w:fill="E7E6E6"/>
          </w:tcPr>
          <w:p w14:paraId="10382080" w14:textId="77777777" w:rsidR="00A87B6D" w:rsidRPr="00C0482A" w:rsidRDefault="00A87B6D" w:rsidP="00A4208C">
            <w:pPr>
              <w:rPr>
                <w:szCs w:val="22"/>
              </w:rPr>
            </w:pPr>
            <w:r w:rsidRPr="00C0482A">
              <w:rPr>
                <w:b/>
                <w:bCs/>
                <w:szCs w:val="22"/>
              </w:rPr>
              <w:t>Standard Deviation (w/o outlier)</w:t>
            </w:r>
          </w:p>
        </w:tc>
      </w:tr>
      <w:tr w:rsidR="00A87B6D" w:rsidRPr="00C0482A" w14:paraId="6F982159" w14:textId="77777777" w:rsidTr="00A4208C">
        <w:trPr>
          <w:jc w:val="center"/>
        </w:trPr>
        <w:tc>
          <w:tcPr>
            <w:tcW w:w="2411" w:type="dxa"/>
            <w:tcBorders>
              <w:left w:val="single" w:sz="8" w:space="0" w:color="000000"/>
              <w:bottom w:val="single" w:sz="8" w:space="0" w:color="000000"/>
              <w:right w:val="single" w:sz="8" w:space="0" w:color="000000"/>
            </w:tcBorders>
          </w:tcPr>
          <w:p w14:paraId="3D9BDCF5" w14:textId="77777777" w:rsidR="00A87B6D" w:rsidRPr="00C0482A" w:rsidRDefault="00A87B6D" w:rsidP="00A4208C">
            <w:pPr>
              <w:rPr>
                <w:rFonts w:eastAsiaTheme="minorEastAsia"/>
                <w:szCs w:val="22"/>
              </w:rPr>
            </w:pPr>
            <w:r w:rsidRPr="00C0482A">
              <w:rPr>
                <w:szCs w:val="22"/>
              </w:rPr>
              <w:t>PSS/SSS</w:t>
            </w:r>
            <w:r w:rsidRPr="00C0482A">
              <w:rPr>
                <w:rFonts w:eastAsiaTheme="minorEastAsia"/>
                <w:szCs w:val="22"/>
              </w:rPr>
              <w:t xml:space="preserve"> w/o combining</w:t>
            </w:r>
          </w:p>
        </w:tc>
        <w:tc>
          <w:tcPr>
            <w:tcW w:w="2284" w:type="dxa"/>
            <w:tcBorders>
              <w:bottom w:val="single" w:sz="8" w:space="0" w:color="000000"/>
              <w:right w:val="single" w:sz="8" w:space="0" w:color="000000"/>
            </w:tcBorders>
          </w:tcPr>
          <w:p w14:paraId="1F7878F3" w14:textId="77777777" w:rsidR="00A87B6D" w:rsidRPr="00C0482A" w:rsidRDefault="00A87B6D" w:rsidP="00A4208C">
            <w:pPr>
              <w:rPr>
                <w:szCs w:val="22"/>
              </w:rPr>
            </w:pPr>
            <w:r w:rsidRPr="006F5D5C">
              <w:t>5</w:t>
            </w:r>
          </w:p>
        </w:tc>
        <w:tc>
          <w:tcPr>
            <w:tcW w:w="1978" w:type="dxa"/>
            <w:tcBorders>
              <w:bottom w:val="single" w:sz="8" w:space="0" w:color="000000"/>
              <w:right w:val="single" w:sz="8" w:space="0" w:color="000000"/>
            </w:tcBorders>
          </w:tcPr>
          <w:p w14:paraId="6BC4C2DD" w14:textId="77777777" w:rsidR="00A87B6D" w:rsidRPr="00C0482A" w:rsidRDefault="00A87B6D" w:rsidP="00A4208C">
            <w:pPr>
              <w:rPr>
                <w:szCs w:val="22"/>
              </w:rPr>
            </w:pPr>
            <w:r w:rsidRPr="00121519">
              <w:t>-2.81</w:t>
            </w:r>
          </w:p>
        </w:tc>
        <w:tc>
          <w:tcPr>
            <w:tcW w:w="2621" w:type="dxa"/>
            <w:tcBorders>
              <w:bottom w:val="single" w:sz="8" w:space="0" w:color="000000"/>
              <w:right w:val="single" w:sz="8" w:space="0" w:color="000000"/>
            </w:tcBorders>
          </w:tcPr>
          <w:p w14:paraId="76748826" w14:textId="77777777" w:rsidR="00A87B6D" w:rsidRPr="00C0482A" w:rsidRDefault="00A87B6D" w:rsidP="00A4208C">
            <w:pPr>
              <w:rPr>
                <w:szCs w:val="22"/>
              </w:rPr>
            </w:pPr>
            <w:r w:rsidRPr="00121519">
              <w:t>0.33</w:t>
            </w:r>
          </w:p>
        </w:tc>
      </w:tr>
      <w:tr w:rsidR="00A87B6D" w:rsidRPr="00C0482A" w14:paraId="50B44542" w14:textId="77777777" w:rsidTr="00A4208C">
        <w:trPr>
          <w:jc w:val="center"/>
        </w:trPr>
        <w:tc>
          <w:tcPr>
            <w:tcW w:w="2411" w:type="dxa"/>
            <w:tcBorders>
              <w:left w:val="single" w:sz="8" w:space="0" w:color="000000"/>
              <w:bottom w:val="single" w:sz="8" w:space="0" w:color="000000"/>
              <w:right w:val="single" w:sz="8" w:space="0" w:color="000000"/>
            </w:tcBorders>
          </w:tcPr>
          <w:p w14:paraId="3A4443CD" w14:textId="77777777" w:rsidR="00A87B6D" w:rsidRPr="00C0482A" w:rsidRDefault="00A87B6D" w:rsidP="00A4208C">
            <w:pPr>
              <w:rPr>
                <w:rFonts w:eastAsiaTheme="minorEastAsia"/>
                <w:szCs w:val="22"/>
              </w:rPr>
            </w:pPr>
            <w:r w:rsidRPr="00C0482A">
              <w:rPr>
                <w:rFonts w:eastAsiaTheme="minorEastAsia"/>
                <w:szCs w:val="22"/>
              </w:rPr>
              <w:t>PBCH w/o combining</w:t>
            </w:r>
          </w:p>
        </w:tc>
        <w:tc>
          <w:tcPr>
            <w:tcW w:w="2284" w:type="dxa"/>
            <w:tcBorders>
              <w:bottom w:val="single" w:sz="8" w:space="0" w:color="000000"/>
              <w:right w:val="single" w:sz="8" w:space="0" w:color="000000"/>
            </w:tcBorders>
          </w:tcPr>
          <w:p w14:paraId="67E9DBAC" w14:textId="77777777" w:rsidR="00A87B6D" w:rsidRPr="00C0482A" w:rsidRDefault="00A87B6D" w:rsidP="00A4208C">
            <w:pPr>
              <w:rPr>
                <w:szCs w:val="22"/>
              </w:rPr>
            </w:pPr>
            <w:r w:rsidRPr="006F5D5C">
              <w:t>4</w:t>
            </w:r>
          </w:p>
        </w:tc>
        <w:tc>
          <w:tcPr>
            <w:tcW w:w="1978" w:type="dxa"/>
            <w:tcBorders>
              <w:bottom w:val="single" w:sz="8" w:space="0" w:color="000000"/>
              <w:right w:val="single" w:sz="8" w:space="0" w:color="000000"/>
            </w:tcBorders>
          </w:tcPr>
          <w:p w14:paraId="119D4B46" w14:textId="77777777" w:rsidR="00A87B6D" w:rsidRPr="00C0482A" w:rsidRDefault="00A87B6D" w:rsidP="00A4208C">
            <w:pPr>
              <w:rPr>
                <w:szCs w:val="22"/>
              </w:rPr>
            </w:pPr>
            <w:r w:rsidRPr="00121519">
              <w:t>-1.51</w:t>
            </w:r>
          </w:p>
        </w:tc>
        <w:tc>
          <w:tcPr>
            <w:tcW w:w="2621" w:type="dxa"/>
            <w:tcBorders>
              <w:bottom w:val="single" w:sz="8" w:space="0" w:color="000000"/>
              <w:right w:val="single" w:sz="8" w:space="0" w:color="000000"/>
            </w:tcBorders>
          </w:tcPr>
          <w:p w14:paraId="5A5D8496" w14:textId="77777777" w:rsidR="00A87B6D" w:rsidRPr="006F44A0" w:rsidRDefault="00A87B6D" w:rsidP="00A4208C">
            <w:pPr>
              <w:rPr>
                <w:rFonts w:eastAsiaTheme="minorEastAsia"/>
                <w:szCs w:val="22"/>
              </w:rPr>
            </w:pPr>
            <w:r w:rsidRPr="00121519">
              <w:t>0.13</w:t>
            </w:r>
          </w:p>
        </w:tc>
      </w:tr>
      <w:tr w:rsidR="00A87B6D" w:rsidRPr="00C0482A" w14:paraId="1FC6A089" w14:textId="77777777" w:rsidTr="00A4208C">
        <w:trPr>
          <w:jc w:val="center"/>
        </w:trPr>
        <w:tc>
          <w:tcPr>
            <w:tcW w:w="2411" w:type="dxa"/>
            <w:tcBorders>
              <w:left w:val="single" w:sz="8" w:space="0" w:color="000000"/>
              <w:bottom w:val="single" w:sz="8" w:space="0" w:color="000000"/>
              <w:right w:val="single" w:sz="8" w:space="0" w:color="000000"/>
            </w:tcBorders>
          </w:tcPr>
          <w:p w14:paraId="2ED1DBDB" w14:textId="77777777" w:rsidR="00A87B6D" w:rsidRPr="00C0482A" w:rsidRDefault="00A87B6D" w:rsidP="00A4208C">
            <w:pPr>
              <w:rPr>
                <w:rFonts w:eastAsiaTheme="minorEastAsia"/>
                <w:szCs w:val="22"/>
              </w:rPr>
            </w:pPr>
            <w:r w:rsidRPr="00C0482A">
              <w:rPr>
                <w:szCs w:val="22"/>
              </w:rPr>
              <w:t>P</w:t>
            </w:r>
            <w:r w:rsidRPr="00C0482A">
              <w:rPr>
                <w:rFonts w:eastAsiaTheme="minorEastAsia"/>
                <w:szCs w:val="22"/>
              </w:rPr>
              <w:t>SS/SSS w/ 4 combining</w:t>
            </w:r>
          </w:p>
        </w:tc>
        <w:tc>
          <w:tcPr>
            <w:tcW w:w="2284" w:type="dxa"/>
            <w:tcBorders>
              <w:bottom w:val="single" w:sz="8" w:space="0" w:color="000000"/>
              <w:right w:val="single" w:sz="8" w:space="0" w:color="000000"/>
            </w:tcBorders>
          </w:tcPr>
          <w:p w14:paraId="43EC2318" w14:textId="77777777" w:rsidR="00A87B6D" w:rsidRPr="00C0482A" w:rsidRDefault="00A87B6D" w:rsidP="00A4208C">
            <w:pPr>
              <w:rPr>
                <w:szCs w:val="22"/>
              </w:rPr>
            </w:pPr>
            <w:r w:rsidRPr="006F5D5C">
              <w:t>6</w:t>
            </w:r>
          </w:p>
        </w:tc>
        <w:tc>
          <w:tcPr>
            <w:tcW w:w="1978" w:type="dxa"/>
            <w:tcBorders>
              <w:bottom w:val="single" w:sz="8" w:space="0" w:color="000000"/>
              <w:right w:val="single" w:sz="8" w:space="0" w:color="000000"/>
            </w:tcBorders>
          </w:tcPr>
          <w:p w14:paraId="550B34F2" w14:textId="77777777" w:rsidR="00A87B6D" w:rsidRPr="00C0482A" w:rsidRDefault="00A87B6D" w:rsidP="00A4208C">
            <w:pPr>
              <w:rPr>
                <w:szCs w:val="22"/>
              </w:rPr>
            </w:pPr>
            <w:r w:rsidRPr="00121519">
              <w:t>1.13</w:t>
            </w:r>
          </w:p>
        </w:tc>
        <w:tc>
          <w:tcPr>
            <w:tcW w:w="2621" w:type="dxa"/>
            <w:tcBorders>
              <w:bottom w:val="single" w:sz="8" w:space="0" w:color="000000"/>
              <w:right w:val="single" w:sz="8" w:space="0" w:color="000000"/>
            </w:tcBorders>
          </w:tcPr>
          <w:p w14:paraId="29FB10F7" w14:textId="77777777" w:rsidR="00A87B6D" w:rsidRPr="00C0482A" w:rsidRDefault="00A87B6D" w:rsidP="00A4208C">
            <w:pPr>
              <w:rPr>
                <w:szCs w:val="22"/>
              </w:rPr>
            </w:pPr>
            <w:r w:rsidRPr="00121519">
              <w:t>2.15</w:t>
            </w:r>
          </w:p>
        </w:tc>
      </w:tr>
      <w:tr w:rsidR="00A87B6D" w:rsidRPr="00C0482A" w14:paraId="057C6374" w14:textId="77777777" w:rsidTr="00A4208C">
        <w:trPr>
          <w:jc w:val="center"/>
        </w:trPr>
        <w:tc>
          <w:tcPr>
            <w:tcW w:w="2411" w:type="dxa"/>
            <w:tcBorders>
              <w:left w:val="single" w:sz="8" w:space="0" w:color="000000"/>
              <w:bottom w:val="single" w:sz="8" w:space="0" w:color="000000"/>
              <w:right w:val="single" w:sz="8" w:space="0" w:color="000000"/>
            </w:tcBorders>
          </w:tcPr>
          <w:p w14:paraId="22096237" w14:textId="77777777" w:rsidR="00A87B6D" w:rsidRPr="00C0482A" w:rsidRDefault="00A87B6D" w:rsidP="00A4208C">
            <w:pPr>
              <w:rPr>
                <w:rFonts w:eastAsiaTheme="minorEastAsia"/>
                <w:szCs w:val="22"/>
              </w:rPr>
            </w:pPr>
            <w:r w:rsidRPr="00C0482A">
              <w:rPr>
                <w:rFonts w:eastAsiaTheme="minorEastAsia"/>
                <w:szCs w:val="22"/>
              </w:rPr>
              <w:t>PBCH w/ 4 combining</w:t>
            </w:r>
          </w:p>
        </w:tc>
        <w:tc>
          <w:tcPr>
            <w:tcW w:w="2284" w:type="dxa"/>
            <w:tcBorders>
              <w:bottom w:val="single" w:sz="8" w:space="0" w:color="000000"/>
              <w:right w:val="single" w:sz="8" w:space="0" w:color="000000"/>
            </w:tcBorders>
          </w:tcPr>
          <w:p w14:paraId="5D09A588" w14:textId="77777777" w:rsidR="00A87B6D" w:rsidRPr="00C0482A" w:rsidRDefault="00A87B6D" w:rsidP="00A4208C">
            <w:pPr>
              <w:rPr>
                <w:szCs w:val="22"/>
              </w:rPr>
            </w:pPr>
            <w:r w:rsidRPr="006F5D5C">
              <w:t>9</w:t>
            </w:r>
          </w:p>
        </w:tc>
        <w:tc>
          <w:tcPr>
            <w:tcW w:w="1978" w:type="dxa"/>
            <w:tcBorders>
              <w:bottom w:val="single" w:sz="8" w:space="0" w:color="000000"/>
              <w:right w:val="single" w:sz="8" w:space="0" w:color="000000"/>
            </w:tcBorders>
          </w:tcPr>
          <w:p w14:paraId="56202C2B" w14:textId="77777777" w:rsidR="00A87B6D" w:rsidRPr="00C0482A" w:rsidRDefault="00A87B6D" w:rsidP="00A4208C">
            <w:pPr>
              <w:rPr>
                <w:szCs w:val="22"/>
              </w:rPr>
            </w:pPr>
            <w:r w:rsidRPr="00121519">
              <w:t>1.69</w:t>
            </w:r>
          </w:p>
        </w:tc>
        <w:tc>
          <w:tcPr>
            <w:tcW w:w="2621" w:type="dxa"/>
            <w:tcBorders>
              <w:bottom w:val="single" w:sz="8" w:space="0" w:color="000000"/>
              <w:right w:val="single" w:sz="8" w:space="0" w:color="000000"/>
            </w:tcBorders>
          </w:tcPr>
          <w:p w14:paraId="2B4B5EB1" w14:textId="77777777" w:rsidR="00A87B6D" w:rsidRPr="00C0482A" w:rsidRDefault="00A87B6D" w:rsidP="00A4208C">
            <w:pPr>
              <w:rPr>
                <w:szCs w:val="22"/>
              </w:rPr>
            </w:pPr>
            <w:r w:rsidRPr="00121519">
              <w:t>1.52</w:t>
            </w:r>
          </w:p>
        </w:tc>
      </w:tr>
      <w:tr w:rsidR="00A87B6D" w:rsidRPr="00C0482A" w14:paraId="43AE7286" w14:textId="77777777" w:rsidTr="00A4208C">
        <w:trPr>
          <w:jc w:val="center"/>
        </w:trPr>
        <w:tc>
          <w:tcPr>
            <w:tcW w:w="2411" w:type="dxa"/>
            <w:tcBorders>
              <w:left w:val="single" w:sz="8" w:space="0" w:color="000000"/>
              <w:bottom w:val="single" w:sz="8" w:space="0" w:color="000000"/>
              <w:right w:val="single" w:sz="8" w:space="0" w:color="000000"/>
            </w:tcBorders>
          </w:tcPr>
          <w:p w14:paraId="100000A2" w14:textId="77777777" w:rsidR="00A87B6D" w:rsidRPr="00C0482A" w:rsidRDefault="00A87B6D" w:rsidP="00A4208C">
            <w:pPr>
              <w:rPr>
                <w:szCs w:val="22"/>
              </w:rPr>
            </w:pPr>
            <w:r w:rsidRPr="00C0482A">
              <w:rPr>
                <w:szCs w:val="22"/>
              </w:rPr>
              <w:t>SIB1 PDCCH</w:t>
            </w:r>
          </w:p>
        </w:tc>
        <w:tc>
          <w:tcPr>
            <w:tcW w:w="2284" w:type="dxa"/>
            <w:tcBorders>
              <w:bottom w:val="single" w:sz="8" w:space="0" w:color="000000"/>
              <w:right w:val="single" w:sz="8" w:space="0" w:color="000000"/>
            </w:tcBorders>
          </w:tcPr>
          <w:p w14:paraId="6B24EFC3" w14:textId="77777777" w:rsidR="00A87B6D" w:rsidRPr="00C0482A" w:rsidRDefault="00A87B6D" w:rsidP="00A4208C">
            <w:pPr>
              <w:rPr>
                <w:szCs w:val="22"/>
              </w:rPr>
            </w:pPr>
            <w:r w:rsidRPr="006F5D5C">
              <w:t>8</w:t>
            </w:r>
          </w:p>
        </w:tc>
        <w:tc>
          <w:tcPr>
            <w:tcW w:w="1978" w:type="dxa"/>
            <w:tcBorders>
              <w:bottom w:val="single" w:sz="8" w:space="0" w:color="000000"/>
              <w:right w:val="single" w:sz="8" w:space="0" w:color="000000"/>
            </w:tcBorders>
          </w:tcPr>
          <w:p w14:paraId="030EEC6D" w14:textId="77777777" w:rsidR="00A87B6D" w:rsidRPr="00C0482A" w:rsidRDefault="00A87B6D" w:rsidP="00A4208C">
            <w:pPr>
              <w:rPr>
                <w:szCs w:val="22"/>
              </w:rPr>
            </w:pPr>
            <w:r w:rsidRPr="00121519">
              <w:t>-1.28</w:t>
            </w:r>
          </w:p>
        </w:tc>
        <w:tc>
          <w:tcPr>
            <w:tcW w:w="2621" w:type="dxa"/>
            <w:tcBorders>
              <w:bottom w:val="single" w:sz="8" w:space="0" w:color="000000"/>
              <w:right w:val="single" w:sz="8" w:space="0" w:color="000000"/>
            </w:tcBorders>
          </w:tcPr>
          <w:p w14:paraId="6E90CA51" w14:textId="77777777" w:rsidR="00A87B6D" w:rsidRPr="00C0482A" w:rsidRDefault="00A87B6D" w:rsidP="00A4208C">
            <w:pPr>
              <w:rPr>
                <w:szCs w:val="22"/>
              </w:rPr>
            </w:pPr>
            <w:r w:rsidRPr="00121519">
              <w:t>0.65</w:t>
            </w:r>
          </w:p>
        </w:tc>
      </w:tr>
      <w:tr w:rsidR="00A87B6D" w:rsidRPr="00C0482A" w14:paraId="40245F90" w14:textId="77777777" w:rsidTr="00A4208C">
        <w:trPr>
          <w:jc w:val="center"/>
        </w:trPr>
        <w:tc>
          <w:tcPr>
            <w:tcW w:w="2411" w:type="dxa"/>
            <w:tcBorders>
              <w:left w:val="single" w:sz="8" w:space="0" w:color="000000"/>
              <w:bottom w:val="single" w:sz="8" w:space="0" w:color="000000"/>
              <w:right w:val="single" w:sz="8" w:space="0" w:color="000000"/>
            </w:tcBorders>
          </w:tcPr>
          <w:p w14:paraId="166C5B38" w14:textId="77777777" w:rsidR="00A87B6D" w:rsidRPr="00C0482A" w:rsidRDefault="00A87B6D" w:rsidP="00A4208C">
            <w:pPr>
              <w:rPr>
                <w:szCs w:val="22"/>
              </w:rPr>
            </w:pPr>
            <w:r w:rsidRPr="00C0482A">
              <w:rPr>
                <w:szCs w:val="22"/>
              </w:rPr>
              <w:t>SIB1 PDSCH</w:t>
            </w:r>
          </w:p>
        </w:tc>
        <w:tc>
          <w:tcPr>
            <w:tcW w:w="2284" w:type="dxa"/>
            <w:tcBorders>
              <w:bottom w:val="single" w:sz="8" w:space="0" w:color="000000"/>
              <w:right w:val="single" w:sz="8" w:space="0" w:color="000000"/>
            </w:tcBorders>
          </w:tcPr>
          <w:p w14:paraId="55F43355" w14:textId="77777777" w:rsidR="00A87B6D" w:rsidRPr="00C0482A" w:rsidRDefault="00A87B6D" w:rsidP="00A4208C">
            <w:pPr>
              <w:rPr>
                <w:szCs w:val="22"/>
              </w:rPr>
            </w:pPr>
            <w:r w:rsidRPr="006F5D5C">
              <w:t>9</w:t>
            </w:r>
          </w:p>
        </w:tc>
        <w:tc>
          <w:tcPr>
            <w:tcW w:w="1978" w:type="dxa"/>
            <w:tcBorders>
              <w:bottom w:val="single" w:sz="8" w:space="0" w:color="000000"/>
              <w:right w:val="single" w:sz="8" w:space="0" w:color="000000"/>
            </w:tcBorders>
          </w:tcPr>
          <w:p w14:paraId="1462225E" w14:textId="77777777" w:rsidR="00A87B6D" w:rsidRPr="00C0482A" w:rsidRDefault="00A87B6D" w:rsidP="00A4208C">
            <w:pPr>
              <w:rPr>
                <w:szCs w:val="22"/>
              </w:rPr>
            </w:pPr>
            <w:r w:rsidRPr="00121519">
              <w:t>-2.92</w:t>
            </w:r>
          </w:p>
        </w:tc>
        <w:tc>
          <w:tcPr>
            <w:tcW w:w="2621" w:type="dxa"/>
            <w:tcBorders>
              <w:bottom w:val="single" w:sz="8" w:space="0" w:color="000000"/>
              <w:right w:val="single" w:sz="8" w:space="0" w:color="000000"/>
            </w:tcBorders>
          </w:tcPr>
          <w:p w14:paraId="13CD2580" w14:textId="77777777" w:rsidR="00A87B6D" w:rsidRPr="00C0482A" w:rsidRDefault="00A87B6D" w:rsidP="00A4208C">
            <w:pPr>
              <w:rPr>
                <w:szCs w:val="22"/>
              </w:rPr>
            </w:pPr>
            <w:r w:rsidRPr="00121519">
              <w:t>1.33</w:t>
            </w:r>
          </w:p>
        </w:tc>
      </w:tr>
      <w:tr w:rsidR="00A87B6D" w:rsidRPr="00C0482A" w14:paraId="4EF446BB" w14:textId="77777777" w:rsidTr="00A4208C">
        <w:trPr>
          <w:jc w:val="center"/>
        </w:trPr>
        <w:tc>
          <w:tcPr>
            <w:tcW w:w="2411" w:type="dxa"/>
            <w:tcBorders>
              <w:left w:val="single" w:sz="8" w:space="0" w:color="000000"/>
              <w:bottom w:val="single" w:sz="8" w:space="0" w:color="000000"/>
              <w:right w:val="single" w:sz="8" w:space="0" w:color="000000"/>
            </w:tcBorders>
          </w:tcPr>
          <w:p w14:paraId="4E72FCC4" w14:textId="77777777" w:rsidR="00A87B6D" w:rsidRPr="00C0482A" w:rsidRDefault="00A87B6D" w:rsidP="00A4208C">
            <w:pPr>
              <w:rPr>
                <w:szCs w:val="22"/>
              </w:rPr>
            </w:pPr>
            <w:r w:rsidRPr="00C0482A">
              <w:rPr>
                <w:szCs w:val="22"/>
              </w:rPr>
              <w:t>Msg2 PDSCH</w:t>
            </w:r>
          </w:p>
        </w:tc>
        <w:tc>
          <w:tcPr>
            <w:tcW w:w="2284" w:type="dxa"/>
            <w:tcBorders>
              <w:bottom w:val="single" w:sz="8" w:space="0" w:color="000000"/>
              <w:right w:val="single" w:sz="8" w:space="0" w:color="000000"/>
            </w:tcBorders>
          </w:tcPr>
          <w:p w14:paraId="2C57C2CC" w14:textId="77777777" w:rsidR="00A87B6D" w:rsidRPr="00C0482A" w:rsidRDefault="00A87B6D" w:rsidP="00A4208C">
            <w:pPr>
              <w:rPr>
                <w:szCs w:val="22"/>
              </w:rPr>
            </w:pPr>
            <w:r w:rsidRPr="006F5D5C">
              <w:t>6</w:t>
            </w:r>
          </w:p>
        </w:tc>
        <w:tc>
          <w:tcPr>
            <w:tcW w:w="1978" w:type="dxa"/>
            <w:tcBorders>
              <w:bottom w:val="single" w:sz="8" w:space="0" w:color="000000"/>
              <w:right w:val="single" w:sz="8" w:space="0" w:color="000000"/>
            </w:tcBorders>
          </w:tcPr>
          <w:p w14:paraId="3DD8CC8C" w14:textId="77777777" w:rsidR="00A87B6D" w:rsidRPr="00C0482A" w:rsidRDefault="00A87B6D" w:rsidP="00A4208C">
            <w:pPr>
              <w:rPr>
                <w:szCs w:val="22"/>
              </w:rPr>
            </w:pPr>
            <w:r w:rsidRPr="00121519">
              <w:t>0.21</w:t>
            </w:r>
          </w:p>
        </w:tc>
        <w:tc>
          <w:tcPr>
            <w:tcW w:w="2621" w:type="dxa"/>
            <w:tcBorders>
              <w:bottom w:val="single" w:sz="8" w:space="0" w:color="000000"/>
              <w:right w:val="single" w:sz="8" w:space="0" w:color="000000"/>
            </w:tcBorders>
          </w:tcPr>
          <w:p w14:paraId="412BF8CA" w14:textId="77777777" w:rsidR="00A87B6D" w:rsidRPr="00C0482A" w:rsidRDefault="00A87B6D" w:rsidP="00A4208C">
            <w:pPr>
              <w:rPr>
                <w:szCs w:val="22"/>
              </w:rPr>
            </w:pPr>
            <w:r w:rsidRPr="00121519">
              <w:t>2.61</w:t>
            </w:r>
          </w:p>
        </w:tc>
      </w:tr>
      <w:tr w:rsidR="00A87B6D" w:rsidRPr="00C0482A" w14:paraId="5A6F0A68" w14:textId="77777777" w:rsidTr="00A4208C">
        <w:trPr>
          <w:jc w:val="center"/>
        </w:trPr>
        <w:tc>
          <w:tcPr>
            <w:tcW w:w="2411" w:type="dxa"/>
            <w:tcBorders>
              <w:left w:val="single" w:sz="8" w:space="0" w:color="000000"/>
              <w:bottom w:val="single" w:sz="8" w:space="0" w:color="000000"/>
              <w:right w:val="single" w:sz="8" w:space="0" w:color="000000"/>
            </w:tcBorders>
          </w:tcPr>
          <w:p w14:paraId="0C4A5C9D" w14:textId="77777777" w:rsidR="00A87B6D" w:rsidRPr="00C0482A" w:rsidRDefault="00A87B6D" w:rsidP="00A4208C">
            <w:pPr>
              <w:rPr>
                <w:szCs w:val="22"/>
              </w:rPr>
            </w:pPr>
            <w:r w:rsidRPr="00C0482A">
              <w:rPr>
                <w:szCs w:val="22"/>
              </w:rPr>
              <w:t>Msg4 PDSCH</w:t>
            </w:r>
          </w:p>
        </w:tc>
        <w:tc>
          <w:tcPr>
            <w:tcW w:w="2284" w:type="dxa"/>
            <w:tcBorders>
              <w:bottom w:val="single" w:sz="8" w:space="0" w:color="000000"/>
              <w:right w:val="single" w:sz="8" w:space="0" w:color="000000"/>
            </w:tcBorders>
          </w:tcPr>
          <w:p w14:paraId="1BCF9CFF" w14:textId="77777777" w:rsidR="00A87B6D" w:rsidRPr="00C0482A" w:rsidRDefault="00A87B6D" w:rsidP="00A4208C">
            <w:pPr>
              <w:rPr>
                <w:szCs w:val="22"/>
              </w:rPr>
            </w:pPr>
            <w:r w:rsidRPr="006F5D5C">
              <w:t>7</w:t>
            </w:r>
          </w:p>
        </w:tc>
        <w:tc>
          <w:tcPr>
            <w:tcW w:w="1978" w:type="dxa"/>
            <w:tcBorders>
              <w:bottom w:val="single" w:sz="8" w:space="0" w:color="000000"/>
              <w:right w:val="single" w:sz="8" w:space="0" w:color="000000"/>
            </w:tcBorders>
          </w:tcPr>
          <w:p w14:paraId="06C6B1B1" w14:textId="77777777" w:rsidR="00A87B6D" w:rsidRPr="00C0482A" w:rsidRDefault="00A87B6D" w:rsidP="00A4208C">
            <w:pPr>
              <w:rPr>
                <w:szCs w:val="22"/>
              </w:rPr>
            </w:pPr>
            <w:r w:rsidRPr="00121519">
              <w:t>-1.06</w:t>
            </w:r>
          </w:p>
        </w:tc>
        <w:tc>
          <w:tcPr>
            <w:tcW w:w="2621" w:type="dxa"/>
            <w:tcBorders>
              <w:bottom w:val="single" w:sz="8" w:space="0" w:color="000000"/>
              <w:right w:val="single" w:sz="8" w:space="0" w:color="000000"/>
            </w:tcBorders>
          </w:tcPr>
          <w:p w14:paraId="0F9B789E" w14:textId="77777777" w:rsidR="00A87B6D" w:rsidRPr="00C0482A" w:rsidRDefault="00A87B6D" w:rsidP="00A4208C">
            <w:pPr>
              <w:rPr>
                <w:szCs w:val="22"/>
              </w:rPr>
            </w:pPr>
            <w:r w:rsidRPr="00121519">
              <w:t>1.64</w:t>
            </w:r>
          </w:p>
        </w:tc>
      </w:tr>
      <w:tr w:rsidR="00A87B6D" w:rsidRPr="00C0482A" w14:paraId="38DC6E87" w14:textId="77777777" w:rsidTr="00A4208C">
        <w:trPr>
          <w:jc w:val="center"/>
        </w:trPr>
        <w:tc>
          <w:tcPr>
            <w:tcW w:w="2411" w:type="dxa"/>
            <w:tcBorders>
              <w:left w:val="single" w:sz="8" w:space="0" w:color="000000"/>
              <w:bottom w:val="single" w:sz="8" w:space="0" w:color="000000"/>
              <w:right w:val="single" w:sz="8" w:space="0" w:color="000000"/>
            </w:tcBorders>
          </w:tcPr>
          <w:p w14:paraId="70EF1CC8" w14:textId="77777777" w:rsidR="00A87B6D" w:rsidRPr="00C0482A" w:rsidRDefault="00A87B6D" w:rsidP="00A4208C">
            <w:pPr>
              <w:rPr>
                <w:szCs w:val="22"/>
              </w:rPr>
            </w:pPr>
            <w:r w:rsidRPr="00C0482A">
              <w:rPr>
                <w:szCs w:val="22"/>
              </w:rPr>
              <w:t>PRACH format 0</w:t>
            </w:r>
          </w:p>
        </w:tc>
        <w:tc>
          <w:tcPr>
            <w:tcW w:w="2284" w:type="dxa"/>
            <w:tcBorders>
              <w:bottom w:val="single" w:sz="8" w:space="0" w:color="000000"/>
              <w:right w:val="single" w:sz="8" w:space="0" w:color="000000"/>
            </w:tcBorders>
          </w:tcPr>
          <w:p w14:paraId="20301F2B" w14:textId="77777777" w:rsidR="00A87B6D" w:rsidRPr="00C0482A" w:rsidRDefault="00A87B6D" w:rsidP="00A4208C">
            <w:pPr>
              <w:rPr>
                <w:szCs w:val="22"/>
              </w:rPr>
            </w:pPr>
            <w:r w:rsidRPr="006F5D5C">
              <w:t>8</w:t>
            </w:r>
          </w:p>
        </w:tc>
        <w:tc>
          <w:tcPr>
            <w:tcW w:w="1978" w:type="dxa"/>
            <w:tcBorders>
              <w:bottom w:val="single" w:sz="8" w:space="0" w:color="000000"/>
              <w:right w:val="single" w:sz="8" w:space="0" w:color="000000"/>
            </w:tcBorders>
          </w:tcPr>
          <w:p w14:paraId="7128677F" w14:textId="77777777" w:rsidR="00A87B6D" w:rsidRPr="00C0482A" w:rsidRDefault="00A87B6D" w:rsidP="00A4208C">
            <w:pPr>
              <w:rPr>
                <w:szCs w:val="22"/>
              </w:rPr>
            </w:pPr>
            <w:r w:rsidRPr="00121519">
              <w:t>2.54</w:t>
            </w:r>
          </w:p>
        </w:tc>
        <w:tc>
          <w:tcPr>
            <w:tcW w:w="2621" w:type="dxa"/>
            <w:tcBorders>
              <w:bottom w:val="single" w:sz="8" w:space="0" w:color="000000"/>
              <w:right w:val="single" w:sz="8" w:space="0" w:color="000000"/>
            </w:tcBorders>
          </w:tcPr>
          <w:p w14:paraId="361759CA" w14:textId="77777777" w:rsidR="00A87B6D" w:rsidRPr="00C0482A" w:rsidRDefault="00A87B6D" w:rsidP="00A4208C">
            <w:pPr>
              <w:rPr>
                <w:szCs w:val="22"/>
              </w:rPr>
            </w:pPr>
            <w:r w:rsidRPr="00121519">
              <w:t>0.57</w:t>
            </w:r>
          </w:p>
        </w:tc>
      </w:tr>
      <w:tr w:rsidR="00A87B6D" w:rsidRPr="00C0482A" w14:paraId="4E75F6C6" w14:textId="77777777" w:rsidTr="00A4208C">
        <w:trPr>
          <w:jc w:val="center"/>
        </w:trPr>
        <w:tc>
          <w:tcPr>
            <w:tcW w:w="2411" w:type="dxa"/>
            <w:tcBorders>
              <w:left w:val="single" w:sz="8" w:space="0" w:color="000000"/>
              <w:bottom w:val="single" w:sz="8" w:space="0" w:color="000000"/>
              <w:right w:val="single" w:sz="8" w:space="0" w:color="000000"/>
            </w:tcBorders>
          </w:tcPr>
          <w:p w14:paraId="7B890A34" w14:textId="77777777" w:rsidR="00A87B6D" w:rsidRPr="00BB6CB2" w:rsidRDefault="00A87B6D" w:rsidP="00A4208C">
            <w:pPr>
              <w:rPr>
                <w:rFonts w:eastAsiaTheme="minorEastAsia"/>
                <w:szCs w:val="22"/>
              </w:rPr>
            </w:pPr>
            <w:r w:rsidRPr="00C0482A">
              <w:rPr>
                <w:szCs w:val="22"/>
              </w:rPr>
              <w:t xml:space="preserve">PRACH format </w:t>
            </w:r>
            <w:r>
              <w:rPr>
                <w:rFonts w:eastAsiaTheme="minorEastAsia" w:hint="eastAsia"/>
                <w:szCs w:val="22"/>
              </w:rPr>
              <w:t>B4</w:t>
            </w:r>
          </w:p>
        </w:tc>
        <w:tc>
          <w:tcPr>
            <w:tcW w:w="2284" w:type="dxa"/>
            <w:tcBorders>
              <w:bottom w:val="single" w:sz="8" w:space="0" w:color="000000"/>
              <w:right w:val="single" w:sz="8" w:space="0" w:color="000000"/>
            </w:tcBorders>
          </w:tcPr>
          <w:p w14:paraId="535972F0" w14:textId="77777777" w:rsidR="00A87B6D" w:rsidRPr="00C0482A" w:rsidRDefault="00A87B6D" w:rsidP="00A4208C">
            <w:pPr>
              <w:rPr>
                <w:szCs w:val="22"/>
              </w:rPr>
            </w:pPr>
            <w:r w:rsidRPr="006F5D5C">
              <w:t>7</w:t>
            </w:r>
          </w:p>
        </w:tc>
        <w:tc>
          <w:tcPr>
            <w:tcW w:w="1978" w:type="dxa"/>
            <w:tcBorders>
              <w:bottom w:val="single" w:sz="8" w:space="0" w:color="000000"/>
              <w:right w:val="single" w:sz="8" w:space="0" w:color="000000"/>
            </w:tcBorders>
          </w:tcPr>
          <w:p w14:paraId="299B3961" w14:textId="77777777" w:rsidR="00A87B6D" w:rsidRPr="00C0482A" w:rsidRDefault="00A87B6D" w:rsidP="00A4208C">
            <w:pPr>
              <w:rPr>
                <w:szCs w:val="22"/>
              </w:rPr>
            </w:pPr>
            <w:r w:rsidRPr="00121519">
              <w:t>0.22</w:t>
            </w:r>
          </w:p>
        </w:tc>
        <w:tc>
          <w:tcPr>
            <w:tcW w:w="2621" w:type="dxa"/>
            <w:tcBorders>
              <w:bottom w:val="single" w:sz="8" w:space="0" w:color="000000"/>
              <w:right w:val="single" w:sz="8" w:space="0" w:color="000000"/>
            </w:tcBorders>
          </w:tcPr>
          <w:p w14:paraId="42F5100F" w14:textId="77777777" w:rsidR="00A87B6D" w:rsidRPr="00C0482A" w:rsidRDefault="00A87B6D" w:rsidP="00A4208C">
            <w:pPr>
              <w:rPr>
                <w:szCs w:val="22"/>
              </w:rPr>
            </w:pPr>
            <w:r w:rsidRPr="00121519">
              <w:t>1.68</w:t>
            </w:r>
          </w:p>
        </w:tc>
      </w:tr>
      <w:tr w:rsidR="00A87B6D" w:rsidRPr="00C0482A" w14:paraId="5A0A51AC" w14:textId="77777777" w:rsidTr="00A4208C">
        <w:trPr>
          <w:jc w:val="center"/>
        </w:trPr>
        <w:tc>
          <w:tcPr>
            <w:tcW w:w="2411" w:type="dxa"/>
            <w:tcBorders>
              <w:left w:val="single" w:sz="8" w:space="0" w:color="000000"/>
              <w:bottom w:val="single" w:sz="8" w:space="0" w:color="000000"/>
              <w:right w:val="single" w:sz="8" w:space="0" w:color="000000"/>
            </w:tcBorders>
          </w:tcPr>
          <w:p w14:paraId="1E88F647" w14:textId="77777777" w:rsidR="00A87B6D" w:rsidRPr="00BB6CB2" w:rsidRDefault="00A87B6D" w:rsidP="00A4208C">
            <w:pPr>
              <w:rPr>
                <w:rFonts w:eastAsiaTheme="minorEastAsia"/>
                <w:szCs w:val="22"/>
              </w:rPr>
            </w:pPr>
            <w:r w:rsidRPr="00C0482A">
              <w:rPr>
                <w:szCs w:val="22"/>
              </w:rPr>
              <w:t xml:space="preserve">PRACH format </w:t>
            </w:r>
            <w:r>
              <w:rPr>
                <w:rFonts w:eastAsiaTheme="minorEastAsia" w:hint="eastAsia"/>
                <w:szCs w:val="22"/>
              </w:rPr>
              <w:t>C2</w:t>
            </w:r>
          </w:p>
        </w:tc>
        <w:tc>
          <w:tcPr>
            <w:tcW w:w="2284" w:type="dxa"/>
            <w:tcBorders>
              <w:bottom w:val="single" w:sz="8" w:space="0" w:color="000000"/>
              <w:right w:val="single" w:sz="8" w:space="0" w:color="000000"/>
            </w:tcBorders>
          </w:tcPr>
          <w:p w14:paraId="075CCE4C" w14:textId="77777777" w:rsidR="00A87B6D" w:rsidRPr="00C0482A" w:rsidRDefault="00A87B6D" w:rsidP="00A4208C">
            <w:pPr>
              <w:rPr>
                <w:szCs w:val="22"/>
              </w:rPr>
            </w:pPr>
            <w:r w:rsidRPr="006F5D5C">
              <w:t>7</w:t>
            </w:r>
          </w:p>
        </w:tc>
        <w:tc>
          <w:tcPr>
            <w:tcW w:w="1978" w:type="dxa"/>
            <w:tcBorders>
              <w:bottom w:val="single" w:sz="8" w:space="0" w:color="000000"/>
              <w:right w:val="single" w:sz="8" w:space="0" w:color="000000"/>
            </w:tcBorders>
          </w:tcPr>
          <w:p w14:paraId="0E62FE8C" w14:textId="77777777" w:rsidR="00A87B6D" w:rsidRPr="00C0482A" w:rsidRDefault="00A87B6D" w:rsidP="00A4208C">
            <w:pPr>
              <w:rPr>
                <w:szCs w:val="22"/>
              </w:rPr>
            </w:pPr>
            <w:r w:rsidRPr="00121519">
              <w:t>-4.09</w:t>
            </w:r>
          </w:p>
        </w:tc>
        <w:tc>
          <w:tcPr>
            <w:tcW w:w="2621" w:type="dxa"/>
            <w:tcBorders>
              <w:bottom w:val="single" w:sz="8" w:space="0" w:color="000000"/>
              <w:right w:val="single" w:sz="8" w:space="0" w:color="000000"/>
            </w:tcBorders>
          </w:tcPr>
          <w:p w14:paraId="06CBF889" w14:textId="77777777" w:rsidR="00A87B6D" w:rsidRPr="00C0482A" w:rsidRDefault="00A87B6D" w:rsidP="00A4208C">
            <w:pPr>
              <w:rPr>
                <w:szCs w:val="22"/>
              </w:rPr>
            </w:pPr>
            <w:r w:rsidRPr="00121519">
              <w:t>1.47</w:t>
            </w:r>
          </w:p>
        </w:tc>
      </w:tr>
      <w:tr w:rsidR="00A87B6D" w:rsidRPr="00C0482A" w14:paraId="717EAD3D" w14:textId="77777777" w:rsidTr="00A4208C">
        <w:trPr>
          <w:jc w:val="center"/>
        </w:trPr>
        <w:tc>
          <w:tcPr>
            <w:tcW w:w="2411" w:type="dxa"/>
            <w:tcBorders>
              <w:left w:val="single" w:sz="8" w:space="0" w:color="000000"/>
              <w:bottom w:val="single" w:sz="8" w:space="0" w:color="000000"/>
              <w:right w:val="single" w:sz="8" w:space="0" w:color="000000"/>
            </w:tcBorders>
          </w:tcPr>
          <w:p w14:paraId="58EC0C46" w14:textId="77777777" w:rsidR="00A87B6D" w:rsidRPr="00C0482A" w:rsidRDefault="00A87B6D" w:rsidP="00A4208C">
            <w:pPr>
              <w:rPr>
                <w:szCs w:val="22"/>
              </w:rPr>
            </w:pPr>
            <w:r w:rsidRPr="00C0482A">
              <w:rPr>
                <w:szCs w:val="22"/>
              </w:rPr>
              <w:t>Msg3 PUSCH</w:t>
            </w:r>
          </w:p>
        </w:tc>
        <w:tc>
          <w:tcPr>
            <w:tcW w:w="2284" w:type="dxa"/>
            <w:tcBorders>
              <w:bottom w:val="single" w:sz="8" w:space="0" w:color="000000"/>
              <w:right w:val="single" w:sz="8" w:space="0" w:color="000000"/>
            </w:tcBorders>
          </w:tcPr>
          <w:p w14:paraId="729FBCA2" w14:textId="77777777" w:rsidR="00A87B6D" w:rsidRPr="00C0482A" w:rsidRDefault="00A87B6D" w:rsidP="00A4208C">
            <w:pPr>
              <w:rPr>
                <w:szCs w:val="22"/>
              </w:rPr>
            </w:pPr>
            <w:r w:rsidRPr="006F5D5C">
              <w:t>11</w:t>
            </w:r>
          </w:p>
        </w:tc>
        <w:tc>
          <w:tcPr>
            <w:tcW w:w="1978" w:type="dxa"/>
            <w:tcBorders>
              <w:bottom w:val="single" w:sz="8" w:space="0" w:color="000000"/>
              <w:right w:val="single" w:sz="8" w:space="0" w:color="000000"/>
            </w:tcBorders>
          </w:tcPr>
          <w:p w14:paraId="75147F92" w14:textId="77777777" w:rsidR="00A87B6D" w:rsidRPr="00C0482A" w:rsidRDefault="00A87B6D" w:rsidP="00A4208C">
            <w:pPr>
              <w:rPr>
                <w:szCs w:val="22"/>
              </w:rPr>
            </w:pPr>
            <w:r w:rsidRPr="00121519">
              <w:t>-3.75</w:t>
            </w:r>
          </w:p>
        </w:tc>
        <w:tc>
          <w:tcPr>
            <w:tcW w:w="2621" w:type="dxa"/>
            <w:tcBorders>
              <w:bottom w:val="single" w:sz="8" w:space="0" w:color="000000"/>
              <w:right w:val="single" w:sz="8" w:space="0" w:color="000000"/>
            </w:tcBorders>
          </w:tcPr>
          <w:p w14:paraId="2E6EF375" w14:textId="77777777" w:rsidR="00A87B6D" w:rsidRPr="00C0482A" w:rsidRDefault="00A87B6D" w:rsidP="00A4208C">
            <w:pPr>
              <w:rPr>
                <w:szCs w:val="22"/>
              </w:rPr>
            </w:pPr>
            <w:r w:rsidRPr="00121519">
              <w:t>1.11</w:t>
            </w:r>
          </w:p>
        </w:tc>
      </w:tr>
      <w:tr w:rsidR="00A87B6D" w:rsidRPr="00C0482A" w14:paraId="212F52C2" w14:textId="77777777" w:rsidTr="00A4208C">
        <w:trPr>
          <w:jc w:val="center"/>
        </w:trPr>
        <w:tc>
          <w:tcPr>
            <w:tcW w:w="2411" w:type="dxa"/>
            <w:tcBorders>
              <w:left w:val="single" w:sz="8" w:space="0" w:color="000000"/>
              <w:bottom w:val="single" w:sz="8" w:space="0" w:color="000000"/>
              <w:right w:val="single" w:sz="8" w:space="0" w:color="000000"/>
            </w:tcBorders>
          </w:tcPr>
          <w:p w14:paraId="23C8DFEB" w14:textId="77777777" w:rsidR="00A87B6D" w:rsidRPr="00C0482A" w:rsidRDefault="00A87B6D" w:rsidP="00A4208C">
            <w:pPr>
              <w:rPr>
                <w:szCs w:val="22"/>
              </w:rPr>
            </w:pPr>
            <w:r w:rsidRPr="00C0482A">
              <w:rPr>
                <w:szCs w:val="22"/>
              </w:rPr>
              <w:t>Msg5 PUSCH</w:t>
            </w:r>
          </w:p>
        </w:tc>
        <w:tc>
          <w:tcPr>
            <w:tcW w:w="2284" w:type="dxa"/>
            <w:tcBorders>
              <w:bottom w:val="single" w:sz="8" w:space="0" w:color="000000"/>
              <w:right w:val="single" w:sz="8" w:space="0" w:color="000000"/>
            </w:tcBorders>
          </w:tcPr>
          <w:p w14:paraId="6C42FD6E" w14:textId="77777777" w:rsidR="00A87B6D" w:rsidRPr="00C0482A" w:rsidRDefault="00A87B6D" w:rsidP="00A4208C">
            <w:pPr>
              <w:rPr>
                <w:szCs w:val="22"/>
              </w:rPr>
            </w:pPr>
            <w:r w:rsidRPr="006F5D5C">
              <w:t>6</w:t>
            </w:r>
          </w:p>
        </w:tc>
        <w:tc>
          <w:tcPr>
            <w:tcW w:w="1978" w:type="dxa"/>
            <w:tcBorders>
              <w:bottom w:val="single" w:sz="8" w:space="0" w:color="000000"/>
              <w:right w:val="single" w:sz="8" w:space="0" w:color="000000"/>
            </w:tcBorders>
          </w:tcPr>
          <w:p w14:paraId="6101549A" w14:textId="77777777" w:rsidR="00A87B6D" w:rsidRPr="00C0482A" w:rsidRDefault="00A87B6D" w:rsidP="00A4208C">
            <w:pPr>
              <w:rPr>
                <w:szCs w:val="22"/>
              </w:rPr>
            </w:pPr>
            <w:r w:rsidRPr="00121519">
              <w:t>-10.19</w:t>
            </w:r>
          </w:p>
        </w:tc>
        <w:tc>
          <w:tcPr>
            <w:tcW w:w="2621" w:type="dxa"/>
            <w:tcBorders>
              <w:bottom w:val="single" w:sz="8" w:space="0" w:color="000000"/>
              <w:right w:val="single" w:sz="8" w:space="0" w:color="000000"/>
            </w:tcBorders>
          </w:tcPr>
          <w:p w14:paraId="0B178AAA" w14:textId="77777777" w:rsidR="00A87B6D" w:rsidRPr="00C0482A" w:rsidRDefault="00A87B6D" w:rsidP="00A4208C">
            <w:pPr>
              <w:rPr>
                <w:szCs w:val="22"/>
              </w:rPr>
            </w:pPr>
            <w:r w:rsidRPr="00121519">
              <w:t>3.01</w:t>
            </w:r>
          </w:p>
        </w:tc>
      </w:tr>
      <w:tr w:rsidR="00A87B6D" w:rsidRPr="00C0482A" w14:paraId="35E6A828" w14:textId="77777777" w:rsidTr="00A4208C">
        <w:trPr>
          <w:jc w:val="center"/>
        </w:trPr>
        <w:tc>
          <w:tcPr>
            <w:tcW w:w="2411" w:type="dxa"/>
            <w:tcBorders>
              <w:left w:val="single" w:sz="8" w:space="0" w:color="000000"/>
              <w:bottom w:val="single" w:sz="8" w:space="0" w:color="000000"/>
              <w:right w:val="single" w:sz="8" w:space="0" w:color="000000"/>
            </w:tcBorders>
          </w:tcPr>
          <w:p w14:paraId="2F869C64" w14:textId="77777777" w:rsidR="00A87B6D" w:rsidRPr="00C0482A" w:rsidRDefault="00A87B6D" w:rsidP="00A4208C">
            <w:pPr>
              <w:rPr>
                <w:szCs w:val="22"/>
              </w:rPr>
            </w:pPr>
            <w:r w:rsidRPr="00C0482A">
              <w:rPr>
                <w:szCs w:val="22"/>
              </w:rPr>
              <w:t>PUCCH format 1</w:t>
            </w:r>
          </w:p>
        </w:tc>
        <w:tc>
          <w:tcPr>
            <w:tcW w:w="2284" w:type="dxa"/>
            <w:tcBorders>
              <w:bottom w:val="single" w:sz="8" w:space="0" w:color="000000"/>
              <w:right w:val="single" w:sz="8" w:space="0" w:color="000000"/>
            </w:tcBorders>
          </w:tcPr>
          <w:p w14:paraId="5A2A7FD8" w14:textId="77777777" w:rsidR="00A87B6D" w:rsidRPr="00C0482A" w:rsidRDefault="00A87B6D" w:rsidP="00A4208C">
            <w:pPr>
              <w:rPr>
                <w:szCs w:val="22"/>
              </w:rPr>
            </w:pPr>
            <w:r w:rsidRPr="006F5D5C">
              <w:t>5</w:t>
            </w:r>
          </w:p>
        </w:tc>
        <w:tc>
          <w:tcPr>
            <w:tcW w:w="1978" w:type="dxa"/>
            <w:tcBorders>
              <w:bottom w:val="single" w:sz="8" w:space="0" w:color="000000"/>
              <w:right w:val="single" w:sz="8" w:space="0" w:color="000000"/>
            </w:tcBorders>
          </w:tcPr>
          <w:p w14:paraId="2B77614E" w14:textId="77777777" w:rsidR="00A87B6D" w:rsidRPr="00C0482A" w:rsidRDefault="00A87B6D" w:rsidP="00A4208C">
            <w:pPr>
              <w:rPr>
                <w:szCs w:val="22"/>
              </w:rPr>
            </w:pPr>
            <w:r w:rsidRPr="00121519">
              <w:t>-0.03</w:t>
            </w:r>
          </w:p>
        </w:tc>
        <w:tc>
          <w:tcPr>
            <w:tcW w:w="2621" w:type="dxa"/>
            <w:tcBorders>
              <w:bottom w:val="single" w:sz="8" w:space="0" w:color="000000"/>
              <w:right w:val="single" w:sz="8" w:space="0" w:color="000000"/>
            </w:tcBorders>
          </w:tcPr>
          <w:p w14:paraId="1DDCAD07" w14:textId="77777777" w:rsidR="00A87B6D" w:rsidRPr="00C0482A" w:rsidRDefault="00A87B6D" w:rsidP="00A4208C">
            <w:pPr>
              <w:rPr>
                <w:szCs w:val="22"/>
              </w:rPr>
            </w:pPr>
            <w:r w:rsidRPr="00121519">
              <w:t>1.12</w:t>
            </w:r>
          </w:p>
        </w:tc>
      </w:tr>
    </w:tbl>
    <w:p w14:paraId="6CCDCC5D" w14:textId="77777777" w:rsidR="00A87B6D" w:rsidRDefault="00A87B6D" w:rsidP="00A87B6D">
      <w:pPr>
        <w:rPr>
          <w:rFonts w:eastAsia="DengXian"/>
          <w:b/>
          <w:bCs/>
          <w:color w:val="FF0000"/>
        </w:rPr>
      </w:pPr>
    </w:p>
    <w:p w14:paraId="2E25F0B7" w14:textId="77777777" w:rsidR="00A87B6D" w:rsidRDefault="00A87B6D" w:rsidP="00A87B6D">
      <w:pPr>
        <w:jc w:val="both"/>
        <w:rPr>
          <w:rFonts w:eastAsiaTheme="minorEastAsia"/>
          <w:szCs w:val="22"/>
        </w:rPr>
      </w:pPr>
      <w:r w:rsidRPr="00897692">
        <w:rPr>
          <w:rFonts w:eastAsiaTheme="minorEastAsia"/>
          <w:szCs w:val="22"/>
        </w:rPr>
        <w:t xml:space="preserve">Comparing the coverage between 3.5GHz and 2.6GHz in </w:t>
      </w:r>
      <w:proofErr w:type="spellStart"/>
      <w:r w:rsidRPr="00897692">
        <w:rPr>
          <w:rFonts w:eastAsiaTheme="minorEastAsia"/>
          <w:szCs w:val="22"/>
        </w:rPr>
        <w:t>UMa</w:t>
      </w:r>
      <w:proofErr w:type="spellEnd"/>
      <w:r w:rsidRPr="00897692">
        <w:rPr>
          <w:rFonts w:eastAsiaTheme="minorEastAsia"/>
          <w:szCs w:val="22"/>
        </w:rPr>
        <w:t xml:space="preserve"> O2</w:t>
      </w:r>
      <w:r>
        <w:rPr>
          <w:rFonts w:eastAsiaTheme="minorEastAsia" w:hint="eastAsia"/>
          <w:szCs w:val="22"/>
        </w:rPr>
        <w:t>O</w:t>
      </w:r>
      <w:r w:rsidRPr="00897692">
        <w:rPr>
          <w:rFonts w:eastAsiaTheme="minorEastAsia"/>
          <w:szCs w:val="22"/>
        </w:rPr>
        <w:t xml:space="preserve">, there is </w:t>
      </w:r>
      <w:r>
        <w:rPr>
          <w:rFonts w:eastAsiaTheme="minorEastAsia" w:hint="eastAsia"/>
          <w:szCs w:val="22"/>
        </w:rPr>
        <w:t>2</w:t>
      </w:r>
      <w:r w:rsidRPr="00897692">
        <w:rPr>
          <w:rFonts w:eastAsiaTheme="minorEastAsia"/>
          <w:szCs w:val="22"/>
        </w:rPr>
        <w:t>.5</w:t>
      </w:r>
      <w:r>
        <w:rPr>
          <w:rFonts w:eastAsiaTheme="minorEastAsia" w:hint="eastAsia"/>
          <w:szCs w:val="22"/>
        </w:rPr>
        <w:t xml:space="preserve">8 </w:t>
      </w:r>
      <w:r w:rsidRPr="00897692">
        <w:rPr>
          <w:rFonts w:eastAsiaTheme="minorEastAsia"/>
          <w:szCs w:val="22"/>
        </w:rPr>
        <w:t xml:space="preserve">dB difference for </w:t>
      </w:r>
      <w:proofErr w:type="spellStart"/>
      <w:r w:rsidRPr="00897692">
        <w:rPr>
          <w:rFonts w:eastAsiaTheme="minorEastAsia"/>
          <w:szCs w:val="22"/>
        </w:rPr>
        <w:t>Msg</w:t>
      </w:r>
      <w:proofErr w:type="spellEnd"/>
      <w:r w:rsidRPr="00897692">
        <w:rPr>
          <w:rFonts w:eastAsiaTheme="minorEastAsia"/>
          <w:szCs w:val="22"/>
        </w:rPr>
        <w:t xml:space="preserve"> 3, which is assumed to be applicable for all signals/channels.</w:t>
      </w:r>
    </w:p>
    <w:p w14:paraId="009069BC" w14:textId="77777777" w:rsidR="00A87B6D" w:rsidRPr="007D4C8D" w:rsidRDefault="00A87B6D" w:rsidP="00A87B6D">
      <w:pPr>
        <w:jc w:val="both"/>
        <w:rPr>
          <w:rFonts w:eastAsia="DengXian"/>
          <w:b/>
          <w:bCs/>
          <w:color w:val="FF0000"/>
        </w:rPr>
      </w:pPr>
    </w:p>
    <w:p w14:paraId="3F350F30" w14:textId="77777777" w:rsidR="00A87B6D" w:rsidRPr="00FE038C" w:rsidRDefault="00A87B6D" w:rsidP="00A87B6D">
      <w:pPr>
        <w:widowControl w:val="0"/>
        <w:rPr>
          <w:rFonts w:eastAsiaTheme="minorEastAsia"/>
          <w:szCs w:val="22"/>
        </w:rPr>
      </w:pPr>
      <w:r>
        <w:rPr>
          <w:b/>
          <w:bCs/>
          <w:szCs w:val="22"/>
        </w:rPr>
        <w:t>Table X: Coverage gap between 7.</w:t>
      </w:r>
      <w:r>
        <w:rPr>
          <w:rFonts w:eastAsia="DengXian"/>
          <w:b/>
          <w:bCs/>
          <w:szCs w:val="22"/>
        </w:rPr>
        <w:t>0</w:t>
      </w:r>
      <w:r>
        <w:rPr>
          <w:b/>
          <w:bCs/>
          <w:szCs w:val="22"/>
        </w:rPr>
        <w:t xml:space="preserve"> GHz and 5G mid-band (3.</w:t>
      </w:r>
      <w:r>
        <w:rPr>
          <w:rFonts w:eastAsia="DengXian"/>
          <w:b/>
          <w:bCs/>
          <w:szCs w:val="22"/>
        </w:rPr>
        <w:t>5</w:t>
      </w:r>
      <w:r>
        <w:rPr>
          <w:b/>
          <w:bCs/>
          <w:szCs w:val="22"/>
        </w:rPr>
        <w:t xml:space="preserve"> GHz) for different signals and channels during initial access </w:t>
      </w:r>
      <w:r>
        <w:rPr>
          <w:rFonts w:eastAsiaTheme="minorEastAsia" w:hint="eastAsia"/>
          <w:b/>
          <w:bCs/>
          <w:szCs w:val="22"/>
        </w:rPr>
        <w:t xml:space="preserve">for </w:t>
      </w:r>
      <w:proofErr w:type="spellStart"/>
      <w:r>
        <w:rPr>
          <w:rFonts w:eastAsiaTheme="minorEastAsia" w:hint="eastAsia"/>
          <w:b/>
          <w:bCs/>
          <w:szCs w:val="22"/>
        </w:rPr>
        <w:t>SMa</w:t>
      </w:r>
      <w:proofErr w:type="spellEnd"/>
      <w:r>
        <w:rPr>
          <w:rFonts w:eastAsiaTheme="minorEastAsia" w:hint="eastAsia"/>
          <w:b/>
          <w:bCs/>
          <w:szCs w:val="22"/>
        </w:rPr>
        <w:t xml:space="preserve"> O2I</w:t>
      </w:r>
    </w:p>
    <w:tbl>
      <w:tblPr>
        <w:tblW w:w="5000" w:type="pct"/>
        <w:jc w:val="center"/>
        <w:tblLayout w:type="fixed"/>
        <w:tblLook w:val="04A0" w:firstRow="1" w:lastRow="0" w:firstColumn="1" w:lastColumn="0" w:noHBand="0" w:noVBand="1"/>
      </w:tblPr>
      <w:tblGrid>
        <w:gridCol w:w="2711"/>
        <w:gridCol w:w="2567"/>
        <w:gridCol w:w="2223"/>
        <w:gridCol w:w="2946"/>
      </w:tblGrid>
      <w:tr w:rsidR="00A87B6D" w:rsidRPr="00C0482A" w14:paraId="0BEF7539" w14:textId="77777777" w:rsidTr="00A4208C">
        <w:trPr>
          <w:jc w:val="center"/>
        </w:trPr>
        <w:tc>
          <w:tcPr>
            <w:tcW w:w="2411" w:type="dxa"/>
            <w:tcBorders>
              <w:top w:val="single" w:sz="8" w:space="0" w:color="000000"/>
              <w:left w:val="single" w:sz="8" w:space="0" w:color="000000"/>
              <w:bottom w:val="single" w:sz="8" w:space="0" w:color="000000"/>
              <w:right w:val="single" w:sz="8" w:space="0" w:color="000000"/>
            </w:tcBorders>
            <w:shd w:val="clear" w:color="auto" w:fill="E7E6E6"/>
          </w:tcPr>
          <w:p w14:paraId="71947FA0" w14:textId="77777777" w:rsidR="00A87B6D" w:rsidRPr="00C0482A" w:rsidRDefault="00A87B6D" w:rsidP="00A4208C">
            <w:pPr>
              <w:rPr>
                <w:szCs w:val="22"/>
              </w:rPr>
            </w:pPr>
            <w:r w:rsidRPr="00C0482A">
              <w:rPr>
                <w:b/>
                <w:bCs/>
                <w:szCs w:val="22"/>
              </w:rPr>
              <w:t>Signals/channels</w:t>
            </w:r>
          </w:p>
        </w:tc>
        <w:tc>
          <w:tcPr>
            <w:tcW w:w="2284" w:type="dxa"/>
            <w:tcBorders>
              <w:top w:val="single" w:sz="8" w:space="0" w:color="000000"/>
              <w:bottom w:val="single" w:sz="8" w:space="0" w:color="000000"/>
              <w:right w:val="single" w:sz="8" w:space="0" w:color="000000"/>
            </w:tcBorders>
            <w:shd w:val="clear" w:color="auto" w:fill="E7E6E6"/>
          </w:tcPr>
          <w:p w14:paraId="68F10499" w14:textId="77777777" w:rsidR="00A87B6D" w:rsidRPr="00C0482A" w:rsidRDefault="00A87B6D" w:rsidP="00A4208C">
            <w:pPr>
              <w:rPr>
                <w:rFonts w:eastAsia="DengXian"/>
                <w:szCs w:val="22"/>
              </w:rPr>
            </w:pPr>
            <w:r w:rsidRPr="00C0482A">
              <w:rPr>
                <w:b/>
                <w:bCs/>
                <w:szCs w:val="22"/>
              </w:rPr>
              <w:t>Number of Sampl</w:t>
            </w:r>
            <w:r w:rsidRPr="00C0482A">
              <w:rPr>
                <w:rFonts w:eastAsia="DengXian"/>
                <w:b/>
                <w:bCs/>
                <w:szCs w:val="22"/>
              </w:rPr>
              <w:t>e(s)</w:t>
            </w:r>
          </w:p>
        </w:tc>
        <w:tc>
          <w:tcPr>
            <w:tcW w:w="1978" w:type="dxa"/>
            <w:tcBorders>
              <w:top w:val="single" w:sz="8" w:space="0" w:color="000000"/>
              <w:bottom w:val="single" w:sz="8" w:space="0" w:color="000000"/>
              <w:right w:val="single" w:sz="8" w:space="0" w:color="000000"/>
            </w:tcBorders>
            <w:shd w:val="clear" w:color="auto" w:fill="E7E6E6"/>
          </w:tcPr>
          <w:p w14:paraId="014A5BF2" w14:textId="77777777" w:rsidR="00A87B6D" w:rsidRPr="00C0482A" w:rsidRDefault="00A87B6D" w:rsidP="00A4208C">
            <w:pPr>
              <w:rPr>
                <w:szCs w:val="22"/>
              </w:rPr>
            </w:pPr>
            <w:r w:rsidRPr="00C0482A">
              <w:rPr>
                <w:b/>
                <w:bCs/>
                <w:szCs w:val="22"/>
              </w:rPr>
              <w:t>Coverage gap (trimmed mean)</w:t>
            </w:r>
          </w:p>
        </w:tc>
        <w:tc>
          <w:tcPr>
            <w:tcW w:w="2621" w:type="dxa"/>
            <w:tcBorders>
              <w:top w:val="single" w:sz="8" w:space="0" w:color="000000"/>
              <w:bottom w:val="single" w:sz="8" w:space="0" w:color="000000"/>
              <w:right w:val="single" w:sz="8" w:space="0" w:color="000000"/>
            </w:tcBorders>
            <w:shd w:val="clear" w:color="auto" w:fill="E7E6E6"/>
          </w:tcPr>
          <w:p w14:paraId="1CB5F7C8" w14:textId="77777777" w:rsidR="00A87B6D" w:rsidRPr="00C0482A" w:rsidRDefault="00A87B6D" w:rsidP="00A4208C">
            <w:pPr>
              <w:rPr>
                <w:szCs w:val="22"/>
              </w:rPr>
            </w:pPr>
            <w:r w:rsidRPr="00C0482A">
              <w:rPr>
                <w:b/>
                <w:bCs/>
                <w:szCs w:val="22"/>
              </w:rPr>
              <w:t>Standard Deviation (w/o outlier)</w:t>
            </w:r>
          </w:p>
        </w:tc>
      </w:tr>
      <w:tr w:rsidR="00A87B6D" w:rsidRPr="00C0482A" w14:paraId="3ECB4BDF" w14:textId="77777777" w:rsidTr="00A4208C">
        <w:trPr>
          <w:jc w:val="center"/>
        </w:trPr>
        <w:tc>
          <w:tcPr>
            <w:tcW w:w="2411" w:type="dxa"/>
            <w:tcBorders>
              <w:left w:val="single" w:sz="8" w:space="0" w:color="000000"/>
              <w:bottom w:val="single" w:sz="8" w:space="0" w:color="000000"/>
              <w:right w:val="single" w:sz="8" w:space="0" w:color="000000"/>
            </w:tcBorders>
          </w:tcPr>
          <w:p w14:paraId="7C70C835" w14:textId="77777777" w:rsidR="00A87B6D" w:rsidRPr="00C0482A" w:rsidRDefault="00A87B6D" w:rsidP="00A4208C">
            <w:pPr>
              <w:rPr>
                <w:rFonts w:eastAsiaTheme="minorEastAsia"/>
                <w:szCs w:val="22"/>
              </w:rPr>
            </w:pPr>
            <w:r w:rsidRPr="00C0482A">
              <w:rPr>
                <w:szCs w:val="22"/>
              </w:rPr>
              <w:t>PSS/SSS w/o combining</w:t>
            </w:r>
          </w:p>
        </w:tc>
        <w:tc>
          <w:tcPr>
            <w:tcW w:w="2284" w:type="dxa"/>
            <w:tcBorders>
              <w:bottom w:val="single" w:sz="8" w:space="0" w:color="000000"/>
              <w:right w:val="single" w:sz="8" w:space="0" w:color="000000"/>
            </w:tcBorders>
          </w:tcPr>
          <w:p w14:paraId="0DBDA02A" w14:textId="77777777" w:rsidR="00A87B6D" w:rsidRPr="00C0482A" w:rsidRDefault="00A87B6D" w:rsidP="00A4208C">
            <w:pPr>
              <w:rPr>
                <w:szCs w:val="22"/>
              </w:rPr>
            </w:pPr>
            <w:r w:rsidRPr="00A63350">
              <w:t>5</w:t>
            </w:r>
          </w:p>
        </w:tc>
        <w:tc>
          <w:tcPr>
            <w:tcW w:w="1978" w:type="dxa"/>
            <w:tcBorders>
              <w:bottom w:val="single" w:sz="8" w:space="0" w:color="000000"/>
              <w:right w:val="single" w:sz="8" w:space="0" w:color="000000"/>
            </w:tcBorders>
          </w:tcPr>
          <w:p w14:paraId="3EB633B7" w14:textId="77777777" w:rsidR="00A87B6D" w:rsidRPr="00C0482A" w:rsidRDefault="00A87B6D" w:rsidP="00A4208C">
            <w:pPr>
              <w:rPr>
                <w:szCs w:val="22"/>
              </w:rPr>
            </w:pPr>
            <w:r w:rsidRPr="00F8184A">
              <w:t>-3.64</w:t>
            </w:r>
          </w:p>
        </w:tc>
        <w:tc>
          <w:tcPr>
            <w:tcW w:w="2621" w:type="dxa"/>
            <w:tcBorders>
              <w:bottom w:val="single" w:sz="8" w:space="0" w:color="000000"/>
              <w:right w:val="single" w:sz="8" w:space="0" w:color="000000"/>
            </w:tcBorders>
          </w:tcPr>
          <w:p w14:paraId="6EEABFC1" w14:textId="77777777" w:rsidR="00A87B6D" w:rsidRPr="00C0482A" w:rsidRDefault="00A87B6D" w:rsidP="00A4208C">
            <w:pPr>
              <w:rPr>
                <w:szCs w:val="22"/>
              </w:rPr>
            </w:pPr>
            <w:r w:rsidRPr="00F8184A">
              <w:t>0.44</w:t>
            </w:r>
          </w:p>
        </w:tc>
      </w:tr>
      <w:tr w:rsidR="00A87B6D" w:rsidRPr="00C0482A" w14:paraId="4C22B0AA" w14:textId="77777777" w:rsidTr="00A4208C">
        <w:trPr>
          <w:jc w:val="center"/>
        </w:trPr>
        <w:tc>
          <w:tcPr>
            <w:tcW w:w="2411" w:type="dxa"/>
            <w:tcBorders>
              <w:left w:val="single" w:sz="8" w:space="0" w:color="000000"/>
              <w:bottom w:val="single" w:sz="8" w:space="0" w:color="000000"/>
              <w:right w:val="single" w:sz="8" w:space="0" w:color="000000"/>
            </w:tcBorders>
          </w:tcPr>
          <w:p w14:paraId="182A6E20" w14:textId="77777777" w:rsidR="00A87B6D" w:rsidRPr="00C0482A" w:rsidRDefault="00A87B6D" w:rsidP="00A4208C">
            <w:pPr>
              <w:rPr>
                <w:rFonts w:eastAsiaTheme="minorEastAsia"/>
                <w:szCs w:val="22"/>
              </w:rPr>
            </w:pPr>
            <w:r w:rsidRPr="00C0482A">
              <w:rPr>
                <w:szCs w:val="22"/>
              </w:rPr>
              <w:t>PBCH w/o combining</w:t>
            </w:r>
          </w:p>
        </w:tc>
        <w:tc>
          <w:tcPr>
            <w:tcW w:w="2284" w:type="dxa"/>
            <w:tcBorders>
              <w:bottom w:val="single" w:sz="8" w:space="0" w:color="000000"/>
              <w:right w:val="single" w:sz="8" w:space="0" w:color="000000"/>
            </w:tcBorders>
          </w:tcPr>
          <w:p w14:paraId="2ECF795F" w14:textId="77777777" w:rsidR="00A87B6D" w:rsidRPr="00C0482A" w:rsidRDefault="00A87B6D" w:rsidP="00A4208C">
            <w:pPr>
              <w:rPr>
                <w:szCs w:val="22"/>
              </w:rPr>
            </w:pPr>
            <w:r w:rsidRPr="00A63350">
              <w:t>3</w:t>
            </w:r>
          </w:p>
        </w:tc>
        <w:tc>
          <w:tcPr>
            <w:tcW w:w="1978" w:type="dxa"/>
            <w:tcBorders>
              <w:bottom w:val="single" w:sz="8" w:space="0" w:color="000000"/>
              <w:right w:val="single" w:sz="8" w:space="0" w:color="000000"/>
            </w:tcBorders>
          </w:tcPr>
          <w:p w14:paraId="687010BE" w14:textId="77777777" w:rsidR="00A87B6D" w:rsidRPr="00C0482A" w:rsidRDefault="00A87B6D" w:rsidP="00A4208C">
            <w:pPr>
              <w:rPr>
                <w:szCs w:val="22"/>
              </w:rPr>
            </w:pPr>
            <w:r w:rsidRPr="00F8184A">
              <w:t>-2.16</w:t>
            </w:r>
          </w:p>
        </w:tc>
        <w:tc>
          <w:tcPr>
            <w:tcW w:w="2621" w:type="dxa"/>
            <w:tcBorders>
              <w:bottom w:val="single" w:sz="8" w:space="0" w:color="000000"/>
              <w:right w:val="single" w:sz="8" w:space="0" w:color="000000"/>
            </w:tcBorders>
          </w:tcPr>
          <w:p w14:paraId="2E3F440F" w14:textId="77777777" w:rsidR="00A87B6D" w:rsidRPr="00201B83" w:rsidRDefault="00A87B6D" w:rsidP="00A4208C">
            <w:pPr>
              <w:rPr>
                <w:rFonts w:eastAsiaTheme="minorEastAsia"/>
                <w:szCs w:val="22"/>
              </w:rPr>
            </w:pPr>
            <w:r>
              <w:rPr>
                <w:rFonts w:eastAsiaTheme="minorEastAsia" w:hint="eastAsia"/>
              </w:rPr>
              <w:t>N/A</w:t>
            </w:r>
          </w:p>
        </w:tc>
      </w:tr>
      <w:tr w:rsidR="00A87B6D" w:rsidRPr="00C0482A" w14:paraId="320A8441" w14:textId="77777777" w:rsidTr="00A4208C">
        <w:trPr>
          <w:jc w:val="center"/>
        </w:trPr>
        <w:tc>
          <w:tcPr>
            <w:tcW w:w="2411" w:type="dxa"/>
            <w:tcBorders>
              <w:left w:val="single" w:sz="8" w:space="0" w:color="000000"/>
              <w:bottom w:val="single" w:sz="8" w:space="0" w:color="000000"/>
              <w:right w:val="single" w:sz="8" w:space="0" w:color="000000"/>
            </w:tcBorders>
          </w:tcPr>
          <w:p w14:paraId="69E052F4" w14:textId="77777777" w:rsidR="00A87B6D" w:rsidRPr="00C0482A" w:rsidRDefault="00A87B6D" w:rsidP="00A4208C">
            <w:pPr>
              <w:rPr>
                <w:rFonts w:eastAsiaTheme="minorEastAsia"/>
                <w:szCs w:val="22"/>
              </w:rPr>
            </w:pPr>
            <w:r w:rsidRPr="00C0482A">
              <w:rPr>
                <w:szCs w:val="22"/>
              </w:rPr>
              <w:t>PSS/SSS w/ 4 combining</w:t>
            </w:r>
          </w:p>
        </w:tc>
        <w:tc>
          <w:tcPr>
            <w:tcW w:w="2284" w:type="dxa"/>
            <w:tcBorders>
              <w:bottom w:val="single" w:sz="8" w:space="0" w:color="000000"/>
              <w:right w:val="single" w:sz="8" w:space="0" w:color="000000"/>
            </w:tcBorders>
          </w:tcPr>
          <w:p w14:paraId="5DDB5BBE" w14:textId="77777777" w:rsidR="00A87B6D" w:rsidRPr="00C0482A" w:rsidRDefault="00A87B6D" w:rsidP="00A4208C">
            <w:pPr>
              <w:rPr>
                <w:szCs w:val="22"/>
              </w:rPr>
            </w:pPr>
            <w:r w:rsidRPr="00A63350">
              <w:t>4</w:t>
            </w:r>
          </w:p>
        </w:tc>
        <w:tc>
          <w:tcPr>
            <w:tcW w:w="1978" w:type="dxa"/>
            <w:tcBorders>
              <w:bottom w:val="single" w:sz="8" w:space="0" w:color="000000"/>
              <w:right w:val="single" w:sz="8" w:space="0" w:color="000000"/>
            </w:tcBorders>
          </w:tcPr>
          <w:p w14:paraId="435B6097" w14:textId="77777777" w:rsidR="00A87B6D" w:rsidRPr="00C0482A" w:rsidRDefault="00A87B6D" w:rsidP="00A4208C">
            <w:pPr>
              <w:rPr>
                <w:szCs w:val="22"/>
              </w:rPr>
            </w:pPr>
            <w:r w:rsidRPr="00F8184A">
              <w:t>-1.27</w:t>
            </w:r>
          </w:p>
        </w:tc>
        <w:tc>
          <w:tcPr>
            <w:tcW w:w="2621" w:type="dxa"/>
            <w:tcBorders>
              <w:bottom w:val="single" w:sz="8" w:space="0" w:color="000000"/>
              <w:right w:val="single" w:sz="8" w:space="0" w:color="000000"/>
            </w:tcBorders>
          </w:tcPr>
          <w:p w14:paraId="23954F28" w14:textId="77777777" w:rsidR="00A87B6D" w:rsidRPr="00C0482A" w:rsidRDefault="00A87B6D" w:rsidP="00A4208C">
            <w:pPr>
              <w:rPr>
                <w:rFonts w:eastAsiaTheme="minorEastAsia"/>
                <w:szCs w:val="22"/>
              </w:rPr>
            </w:pPr>
            <w:r w:rsidRPr="00F8184A">
              <w:t>1.47</w:t>
            </w:r>
          </w:p>
        </w:tc>
      </w:tr>
      <w:tr w:rsidR="00A87B6D" w:rsidRPr="00C0482A" w14:paraId="6B17EBD7" w14:textId="77777777" w:rsidTr="00A4208C">
        <w:trPr>
          <w:jc w:val="center"/>
        </w:trPr>
        <w:tc>
          <w:tcPr>
            <w:tcW w:w="2411" w:type="dxa"/>
            <w:tcBorders>
              <w:left w:val="single" w:sz="8" w:space="0" w:color="000000"/>
              <w:bottom w:val="single" w:sz="8" w:space="0" w:color="000000"/>
              <w:right w:val="single" w:sz="8" w:space="0" w:color="000000"/>
            </w:tcBorders>
          </w:tcPr>
          <w:p w14:paraId="58807978" w14:textId="77777777" w:rsidR="00A87B6D" w:rsidRPr="00C0482A" w:rsidRDefault="00A87B6D" w:rsidP="00A4208C">
            <w:pPr>
              <w:rPr>
                <w:rFonts w:eastAsiaTheme="minorEastAsia"/>
                <w:szCs w:val="22"/>
              </w:rPr>
            </w:pPr>
            <w:r w:rsidRPr="00C0482A">
              <w:rPr>
                <w:szCs w:val="22"/>
              </w:rPr>
              <w:t>PBCH w/ 4 combining</w:t>
            </w:r>
          </w:p>
        </w:tc>
        <w:tc>
          <w:tcPr>
            <w:tcW w:w="2284" w:type="dxa"/>
            <w:tcBorders>
              <w:bottom w:val="single" w:sz="8" w:space="0" w:color="000000"/>
              <w:right w:val="single" w:sz="8" w:space="0" w:color="000000"/>
            </w:tcBorders>
          </w:tcPr>
          <w:p w14:paraId="53C0D1DA" w14:textId="77777777" w:rsidR="00A87B6D" w:rsidRPr="00C0482A" w:rsidRDefault="00A87B6D" w:rsidP="00A4208C">
            <w:pPr>
              <w:rPr>
                <w:szCs w:val="22"/>
              </w:rPr>
            </w:pPr>
            <w:r w:rsidRPr="00A63350">
              <w:t>7</w:t>
            </w:r>
          </w:p>
        </w:tc>
        <w:tc>
          <w:tcPr>
            <w:tcW w:w="1978" w:type="dxa"/>
            <w:tcBorders>
              <w:bottom w:val="single" w:sz="8" w:space="0" w:color="000000"/>
              <w:right w:val="single" w:sz="8" w:space="0" w:color="000000"/>
            </w:tcBorders>
          </w:tcPr>
          <w:p w14:paraId="273F6932" w14:textId="77777777" w:rsidR="00A87B6D" w:rsidRPr="00C0482A" w:rsidRDefault="00A87B6D" w:rsidP="00A4208C">
            <w:pPr>
              <w:rPr>
                <w:szCs w:val="22"/>
              </w:rPr>
            </w:pPr>
            <w:r w:rsidRPr="00F8184A">
              <w:t>1.11</w:t>
            </w:r>
          </w:p>
        </w:tc>
        <w:tc>
          <w:tcPr>
            <w:tcW w:w="2621" w:type="dxa"/>
            <w:tcBorders>
              <w:bottom w:val="single" w:sz="8" w:space="0" w:color="000000"/>
              <w:right w:val="single" w:sz="8" w:space="0" w:color="000000"/>
            </w:tcBorders>
          </w:tcPr>
          <w:p w14:paraId="46B36434" w14:textId="77777777" w:rsidR="00A87B6D" w:rsidRPr="00C0482A" w:rsidRDefault="00A87B6D" w:rsidP="00A4208C">
            <w:pPr>
              <w:rPr>
                <w:szCs w:val="22"/>
              </w:rPr>
            </w:pPr>
            <w:r w:rsidRPr="00F8184A">
              <w:t>0.99</w:t>
            </w:r>
          </w:p>
        </w:tc>
      </w:tr>
      <w:tr w:rsidR="00A87B6D" w:rsidRPr="00C0482A" w14:paraId="09343AA1" w14:textId="77777777" w:rsidTr="00A4208C">
        <w:trPr>
          <w:jc w:val="center"/>
        </w:trPr>
        <w:tc>
          <w:tcPr>
            <w:tcW w:w="2411" w:type="dxa"/>
            <w:tcBorders>
              <w:left w:val="single" w:sz="8" w:space="0" w:color="000000"/>
              <w:bottom w:val="single" w:sz="8" w:space="0" w:color="000000"/>
              <w:right w:val="single" w:sz="8" w:space="0" w:color="000000"/>
            </w:tcBorders>
          </w:tcPr>
          <w:p w14:paraId="0FBF85DA" w14:textId="77777777" w:rsidR="00A87B6D" w:rsidRPr="00C0482A" w:rsidRDefault="00A87B6D" w:rsidP="00A4208C">
            <w:pPr>
              <w:rPr>
                <w:szCs w:val="22"/>
              </w:rPr>
            </w:pPr>
            <w:r w:rsidRPr="00C0482A">
              <w:rPr>
                <w:szCs w:val="22"/>
              </w:rPr>
              <w:t>SIB1 PDCCH</w:t>
            </w:r>
          </w:p>
        </w:tc>
        <w:tc>
          <w:tcPr>
            <w:tcW w:w="2284" w:type="dxa"/>
            <w:tcBorders>
              <w:bottom w:val="single" w:sz="8" w:space="0" w:color="000000"/>
              <w:right w:val="single" w:sz="8" w:space="0" w:color="000000"/>
            </w:tcBorders>
          </w:tcPr>
          <w:p w14:paraId="417EC1A7" w14:textId="77777777" w:rsidR="00A87B6D" w:rsidRPr="00C0482A" w:rsidRDefault="00A87B6D" w:rsidP="00A4208C">
            <w:pPr>
              <w:rPr>
                <w:szCs w:val="22"/>
              </w:rPr>
            </w:pPr>
            <w:r w:rsidRPr="00A63350">
              <w:t>7</w:t>
            </w:r>
          </w:p>
        </w:tc>
        <w:tc>
          <w:tcPr>
            <w:tcW w:w="1978" w:type="dxa"/>
            <w:tcBorders>
              <w:bottom w:val="single" w:sz="8" w:space="0" w:color="000000"/>
              <w:right w:val="single" w:sz="8" w:space="0" w:color="000000"/>
            </w:tcBorders>
          </w:tcPr>
          <w:p w14:paraId="36D80C1E" w14:textId="77777777" w:rsidR="00A87B6D" w:rsidRPr="00C0482A" w:rsidRDefault="00A87B6D" w:rsidP="00A4208C">
            <w:pPr>
              <w:rPr>
                <w:szCs w:val="22"/>
              </w:rPr>
            </w:pPr>
            <w:r w:rsidRPr="00F8184A">
              <w:t>-1.80</w:t>
            </w:r>
          </w:p>
        </w:tc>
        <w:tc>
          <w:tcPr>
            <w:tcW w:w="2621" w:type="dxa"/>
            <w:tcBorders>
              <w:bottom w:val="single" w:sz="8" w:space="0" w:color="000000"/>
              <w:right w:val="single" w:sz="8" w:space="0" w:color="000000"/>
            </w:tcBorders>
          </w:tcPr>
          <w:p w14:paraId="1955BCAF" w14:textId="77777777" w:rsidR="00A87B6D" w:rsidRPr="00C0482A" w:rsidRDefault="00A87B6D" w:rsidP="00A4208C">
            <w:pPr>
              <w:rPr>
                <w:szCs w:val="22"/>
              </w:rPr>
            </w:pPr>
            <w:r w:rsidRPr="00F8184A">
              <w:t>0.60</w:t>
            </w:r>
          </w:p>
        </w:tc>
      </w:tr>
      <w:tr w:rsidR="00A87B6D" w:rsidRPr="00C0482A" w14:paraId="40D6AEF2" w14:textId="77777777" w:rsidTr="00A4208C">
        <w:trPr>
          <w:jc w:val="center"/>
        </w:trPr>
        <w:tc>
          <w:tcPr>
            <w:tcW w:w="2411" w:type="dxa"/>
            <w:tcBorders>
              <w:left w:val="single" w:sz="8" w:space="0" w:color="000000"/>
              <w:bottom w:val="single" w:sz="8" w:space="0" w:color="000000"/>
              <w:right w:val="single" w:sz="8" w:space="0" w:color="000000"/>
            </w:tcBorders>
          </w:tcPr>
          <w:p w14:paraId="33B9D6AE" w14:textId="77777777" w:rsidR="00A87B6D" w:rsidRPr="00C0482A" w:rsidRDefault="00A87B6D" w:rsidP="00A4208C">
            <w:pPr>
              <w:rPr>
                <w:szCs w:val="22"/>
              </w:rPr>
            </w:pPr>
            <w:r w:rsidRPr="00C0482A">
              <w:rPr>
                <w:szCs w:val="22"/>
              </w:rPr>
              <w:t>SIB1 PDSCH</w:t>
            </w:r>
          </w:p>
        </w:tc>
        <w:tc>
          <w:tcPr>
            <w:tcW w:w="2284" w:type="dxa"/>
            <w:tcBorders>
              <w:bottom w:val="single" w:sz="8" w:space="0" w:color="000000"/>
              <w:right w:val="single" w:sz="8" w:space="0" w:color="000000"/>
            </w:tcBorders>
          </w:tcPr>
          <w:p w14:paraId="7B6DA0C8" w14:textId="77777777" w:rsidR="00A87B6D" w:rsidRPr="00C0482A" w:rsidRDefault="00A87B6D" w:rsidP="00A4208C">
            <w:pPr>
              <w:rPr>
                <w:szCs w:val="22"/>
              </w:rPr>
            </w:pPr>
            <w:r w:rsidRPr="00A63350">
              <w:t>7</w:t>
            </w:r>
          </w:p>
        </w:tc>
        <w:tc>
          <w:tcPr>
            <w:tcW w:w="1978" w:type="dxa"/>
            <w:tcBorders>
              <w:bottom w:val="single" w:sz="8" w:space="0" w:color="000000"/>
              <w:right w:val="single" w:sz="8" w:space="0" w:color="000000"/>
            </w:tcBorders>
          </w:tcPr>
          <w:p w14:paraId="37BE151D" w14:textId="77777777" w:rsidR="00A87B6D" w:rsidRPr="00C0482A" w:rsidRDefault="00A87B6D" w:rsidP="00A4208C">
            <w:pPr>
              <w:rPr>
                <w:szCs w:val="22"/>
              </w:rPr>
            </w:pPr>
            <w:r w:rsidRPr="00F8184A">
              <w:t>-3.35</w:t>
            </w:r>
          </w:p>
        </w:tc>
        <w:tc>
          <w:tcPr>
            <w:tcW w:w="2621" w:type="dxa"/>
            <w:tcBorders>
              <w:bottom w:val="single" w:sz="8" w:space="0" w:color="000000"/>
              <w:right w:val="single" w:sz="8" w:space="0" w:color="000000"/>
            </w:tcBorders>
          </w:tcPr>
          <w:p w14:paraId="123CC823" w14:textId="77777777" w:rsidR="00A87B6D" w:rsidRPr="00C0482A" w:rsidRDefault="00A87B6D" w:rsidP="00A4208C">
            <w:pPr>
              <w:rPr>
                <w:szCs w:val="22"/>
              </w:rPr>
            </w:pPr>
            <w:r w:rsidRPr="00F8184A">
              <w:t>1.21</w:t>
            </w:r>
          </w:p>
        </w:tc>
      </w:tr>
      <w:tr w:rsidR="00A87B6D" w:rsidRPr="00C0482A" w14:paraId="123BF553" w14:textId="77777777" w:rsidTr="00A4208C">
        <w:trPr>
          <w:jc w:val="center"/>
        </w:trPr>
        <w:tc>
          <w:tcPr>
            <w:tcW w:w="2411" w:type="dxa"/>
            <w:tcBorders>
              <w:left w:val="single" w:sz="8" w:space="0" w:color="000000"/>
              <w:bottom w:val="single" w:sz="8" w:space="0" w:color="000000"/>
              <w:right w:val="single" w:sz="8" w:space="0" w:color="000000"/>
            </w:tcBorders>
          </w:tcPr>
          <w:p w14:paraId="070257A7" w14:textId="77777777" w:rsidR="00A87B6D" w:rsidRPr="00C0482A" w:rsidRDefault="00A87B6D" w:rsidP="00A4208C">
            <w:pPr>
              <w:rPr>
                <w:szCs w:val="22"/>
              </w:rPr>
            </w:pPr>
            <w:r w:rsidRPr="00C0482A">
              <w:rPr>
                <w:szCs w:val="22"/>
              </w:rPr>
              <w:t>Msg2 PDSCH</w:t>
            </w:r>
          </w:p>
        </w:tc>
        <w:tc>
          <w:tcPr>
            <w:tcW w:w="2284" w:type="dxa"/>
            <w:tcBorders>
              <w:bottom w:val="single" w:sz="8" w:space="0" w:color="000000"/>
              <w:right w:val="single" w:sz="8" w:space="0" w:color="000000"/>
            </w:tcBorders>
          </w:tcPr>
          <w:p w14:paraId="7FE95E0E" w14:textId="77777777" w:rsidR="00A87B6D" w:rsidRPr="00C0482A" w:rsidRDefault="00A87B6D" w:rsidP="00A4208C">
            <w:pPr>
              <w:rPr>
                <w:szCs w:val="22"/>
              </w:rPr>
            </w:pPr>
            <w:r w:rsidRPr="00A63350">
              <w:t>5</w:t>
            </w:r>
          </w:p>
        </w:tc>
        <w:tc>
          <w:tcPr>
            <w:tcW w:w="1978" w:type="dxa"/>
            <w:tcBorders>
              <w:bottom w:val="single" w:sz="8" w:space="0" w:color="000000"/>
              <w:right w:val="single" w:sz="8" w:space="0" w:color="000000"/>
            </w:tcBorders>
          </w:tcPr>
          <w:p w14:paraId="36CA4EB9" w14:textId="77777777" w:rsidR="00A87B6D" w:rsidRPr="00C0482A" w:rsidRDefault="00A87B6D" w:rsidP="00A4208C">
            <w:pPr>
              <w:rPr>
                <w:szCs w:val="22"/>
              </w:rPr>
            </w:pPr>
            <w:r w:rsidRPr="00F8184A">
              <w:t>0.68</w:t>
            </w:r>
          </w:p>
        </w:tc>
        <w:tc>
          <w:tcPr>
            <w:tcW w:w="2621" w:type="dxa"/>
            <w:tcBorders>
              <w:bottom w:val="single" w:sz="8" w:space="0" w:color="000000"/>
              <w:right w:val="single" w:sz="8" w:space="0" w:color="000000"/>
            </w:tcBorders>
          </w:tcPr>
          <w:p w14:paraId="0A3AF0FE" w14:textId="77777777" w:rsidR="00A87B6D" w:rsidRPr="00C0482A" w:rsidRDefault="00A87B6D" w:rsidP="00A4208C">
            <w:pPr>
              <w:rPr>
                <w:szCs w:val="22"/>
              </w:rPr>
            </w:pPr>
            <w:r w:rsidRPr="00F8184A">
              <w:t>2.01</w:t>
            </w:r>
          </w:p>
        </w:tc>
      </w:tr>
      <w:tr w:rsidR="00A87B6D" w:rsidRPr="00C0482A" w14:paraId="22C11ACB" w14:textId="77777777" w:rsidTr="00A4208C">
        <w:trPr>
          <w:jc w:val="center"/>
        </w:trPr>
        <w:tc>
          <w:tcPr>
            <w:tcW w:w="2411" w:type="dxa"/>
            <w:tcBorders>
              <w:left w:val="single" w:sz="8" w:space="0" w:color="000000"/>
              <w:bottom w:val="single" w:sz="8" w:space="0" w:color="000000"/>
              <w:right w:val="single" w:sz="8" w:space="0" w:color="000000"/>
            </w:tcBorders>
          </w:tcPr>
          <w:p w14:paraId="213F3BB5" w14:textId="77777777" w:rsidR="00A87B6D" w:rsidRPr="00C0482A" w:rsidRDefault="00A87B6D" w:rsidP="00A4208C">
            <w:pPr>
              <w:rPr>
                <w:szCs w:val="22"/>
              </w:rPr>
            </w:pPr>
            <w:r w:rsidRPr="00C0482A">
              <w:rPr>
                <w:szCs w:val="22"/>
              </w:rPr>
              <w:t>Msg4 PDSCH</w:t>
            </w:r>
          </w:p>
        </w:tc>
        <w:tc>
          <w:tcPr>
            <w:tcW w:w="2284" w:type="dxa"/>
            <w:tcBorders>
              <w:bottom w:val="single" w:sz="8" w:space="0" w:color="000000"/>
              <w:right w:val="single" w:sz="8" w:space="0" w:color="000000"/>
            </w:tcBorders>
          </w:tcPr>
          <w:p w14:paraId="11E25E55" w14:textId="77777777" w:rsidR="00A87B6D" w:rsidRPr="00C0482A" w:rsidRDefault="00A87B6D" w:rsidP="00A4208C">
            <w:pPr>
              <w:rPr>
                <w:szCs w:val="22"/>
              </w:rPr>
            </w:pPr>
            <w:r w:rsidRPr="00A63350">
              <w:t>5</w:t>
            </w:r>
          </w:p>
        </w:tc>
        <w:tc>
          <w:tcPr>
            <w:tcW w:w="1978" w:type="dxa"/>
            <w:tcBorders>
              <w:bottom w:val="single" w:sz="8" w:space="0" w:color="000000"/>
              <w:right w:val="single" w:sz="8" w:space="0" w:color="000000"/>
            </w:tcBorders>
          </w:tcPr>
          <w:p w14:paraId="3449929C" w14:textId="77777777" w:rsidR="00A87B6D" w:rsidRPr="00C0482A" w:rsidRDefault="00A87B6D" w:rsidP="00A4208C">
            <w:pPr>
              <w:rPr>
                <w:szCs w:val="22"/>
              </w:rPr>
            </w:pPr>
            <w:r w:rsidRPr="00F8184A">
              <w:t>-1.91</w:t>
            </w:r>
          </w:p>
        </w:tc>
        <w:tc>
          <w:tcPr>
            <w:tcW w:w="2621" w:type="dxa"/>
            <w:tcBorders>
              <w:bottom w:val="single" w:sz="8" w:space="0" w:color="000000"/>
              <w:right w:val="single" w:sz="8" w:space="0" w:color="000000"/>
            </w:tcBorders>
          </w:tcPr>
          <w:p w14:paraId="058A3933" w14:textId="77777777" w:rsidR="00A87B6D" w:rsidRPr="00C0482A" w:rsidRDefault="00A87B6D" w:rsidP="00A4208C">
            <w:pPr>
              <w:rPr>
                <w:szCs w:val="22"/>
              </w:rPr>
            </w:pPr>
            <w:r w:rsidRPr="00F8184A">
              <w:t>1.35</w:t>
            </w:r>
          </w:p>
        </w:tc>
      </w:tr>
      <w:tr w:rsidR="00A87B6D" w:rsidRPr="00C0482A" w14:paraId="70CFD1CA" w14:textId="77777777" w:rsidTr="00A4208C">
        <w:trPr>
          <w:jc w:val="center"/>
        </w:trPr>
        <w:tc>
          <w:tcPr>
            <w:tcW w:w="2411" w:type="dxa"/>
            <w:tcBorders>
              <w:left w:val="single" w:sz="8" w:space="0" w:color="000000"/>
              <w:bottom w:val="single" w:sz="8" w:space="0" w:color="000000"/>
              <w:right w:val="single" w:sz="8" w:space="0" w:color="000000"/>
            </w:tcBorders>
          </w:tcPr>
          <w:p w14:paraId="652D993D" w14:textId="77777777" w:rsidR="00A87B6D" w:rsidRPr="00C0482A" w:rsidRDefault="00A87B6D" w:rsidP="00A4208C">
            <w:pPr>
              <w:rPr>
                <w:szCs w:val="22"/>
              </w:rPr>
            </w:pPr>
            <w:r w:rsidRPr="00C0482A">
              <w:rPr>
                <w:szCs w:val="22"/>
              </w:rPr>
              <w:t>PRACH format 0</w:t>
            </w:r>
          </w:p>
        </w:tc>
        <w:tc>
          <w:tcPr>
            <w:tcW w:w="2284" w:type="dxa"/>
            <w:tcBorders>
              <w:bottom w:val="single" w:sz="8" w:space="0" w:color="000000"/>
              <w:right w:val="single" w:sz="8" w:space="0" w:color="000000"/>
            </w:tcBorders>
          </w:tcPr>
          <w:p w14:paraId="215C9B8B" w14:textId="77777777" w:rsidR="00A87B6D" w:rsidRPr="00C0482A" w:rsidRDefault="00A87B6D" w:rsidP="00A4208C">
            <w:pPr>
              <w:rPr>
                <w:szCs w:val="22"/>
              </w:rPr>
            </w:pPr>
            <w:r w:rsidRPr="00A63350">
              <w:t>7</w:t>
            </w:r>
          </w:p>
        </w:tc>
        <w:tc>
          <w:tcPr>
            <w:tcW w:w="1978" w:type="dxa"/>
            <w:tcBorders>
              <w:bottom w:val="single" w:sz="8" w:space="0" w:color="000000"/>
              <w:right w:val="single" w:sz="8" w:space="0" w:color="000000"/>
            </w:tcBorders>
          </w:tcPr>
          <w:p w14:paraId="78C7E9ED" w14:textId="77777777" w:rsidR="00A87B6D" w:rsidRPr="00C0482A" w:rsidRDefault="00A87B6D" w:rsidP="00A4208C">
            <w:pPr>
              <w:rPr>
                <w:szCs w:val="22"/>
              </w:rPr>
            </w:pPr>
            <w:r w:rsidRPr="00F8184A">
              <w:t>1.88</w:t>
            </w:r>
          </w:p>
        </w:tc>
        <w:tc>
          <w:tcPr>
            <w:tcW w:w="2621" w:type="dxa"/>
            <w:tcBorders>
              <w:bottom w:val="single" w:sz="8" w:space="0" w:color="000000"/>
              <w:right w:val="single" w:sz="8" w:space="0" w:color="000000"/>
            </w:tcBorders>
          </w:tcPr>
          <w:p w14:paraId="28661F69" w14:textId="77777777" w:rsidR="00A87B6D" w:rsidRPr="00C0482A" w:rsidRDefault="00A87B6D" w:rsidP="00A4208C">
            <w:pPr>
              <w:rPr>
                <w:szCs w:val="22"/>
              </w:rPr>
            </w:pPr>
            <w:r w:rsidRPr="00F8184A">
              <w:t>0.59</w:t>
            </w:r>
          </w:p>
        </w:tc>
      </w:tr>
      <w:tr w:rsidR="00A87B6D" w:rsidRPr="00C0482A" w14:paraId="36EED995" w14:textId="77777777" w:rsidTr="00A4208C">
        <w:trPr>
          <w:jc w:val="center"/>
        </w:trPr>
        <w:tc>
          <w:tcPr>
            <w:tcW w:w="2411" w:type="dxa"/>
            <w:tcBorders>
              <w:left w:val="single" w:sz="8" w:space="0" w:color="000000"/>
              <w:bottom w:val="single" w:sz="8" w:space="0" w:color="000000"/>
              <w:right w:val="single" w:sz="8" w:space="0" w:color="000000"/>
            </w:tcBorders>
          </w:tcPr>
          <w:p w14:paraId="6FB019A2" w14:textId="77777777" w:rsidR="00A87B6D" w:rsidRPr="00BB6CB2" w:rsidRDefault="00A87B6D" w:rsidP="00A4208C">
            <w:pPr>
              <w:rPr>
                <w:rFonts w:eastAsiaTheme="minorEastAsia"/>
                <w:szCs w:val="22"/>
              </w:rPr>
            </w:pPr>
            <w:r w:rsidRPr="00C0482A">
              <w:rPr>
                <w:szCs w:val="22"/>
              </w:rPr>
              <w:t xml:space="preserve">PRACH format </w:t>
            </w:r>
            <w:r>
              <w:rPr>
                <w:rFonts w:eastAsiaTheme="minorEastAsia" w:hint="eastAsia"/>
                <w:szCs w:val="22"/>
              </w:rPr>
              <w:t>B4</w:t>
            </w:r>
          </w:p>
        </w:tc>
        <w:tc>
          <w:tcPr>
            <w:tcW w:w="2284" w:type="dxa"/>
            <w:tcBorders>
              <w:bottom w:val="single" w:sz="8" w:space="0" w:color="000000"/>
              <w:right w:val="single" w:sz="8" w:space="0" w:color="000000"/>
            </w:tcBorders>
          </w:tcPr>
          <w:p w14:paraId="51D44161" w14:textId="77777777" w:rsidR="00A87B6D" w:rsidRPr="00C0482A" w:rsidRDefault="00A87B6D" w:rsidP="00A4208C">
            <w:pPr>
              <w:rPr>
                <w:szCs w:val="22"/>
              </w:rPr>
            </w:pPr>
            <w:r w:rsidRPr="00A63350">
              <w:t>5</w:t>
            </w:r>
          </w:p>
        </w:tc>
        <w:tc>
          <w:tcPr>
            <w:tcW w:w="1978" w:type="dxa"/>
            <w:tcBorders>
              <w:bottom w:val="single" w:sz="8" w:space="0" w:color="000000"/>
              <w:right w:val="single" w:sz="8" w:space="0" w:color="000000"/>
            </w:tcBorders>
          </w:tcPr>
          <w:p w14:paraId="56DD04DF" w14:textId="77777777" w:rsidR="00A87B6D" w:rsidRPr="00C0482A" w:rsidRDefault="00A87B6D" w:rsidP="00A4208C">
            <w:pPr>
              <w:rPr>
                <w:szCs w:val="22"/>
              </w:rPr>
            </w:pPr>
            <w:r w:rsidRPr="00F8184A">
              <w:t>-1.40</w:t>
            </w:r>
          </w:p>
        </w:tc>
        <w:tc>
          <w:tcPr>
            <w:tcW w:w="2621" w:type="dxa"/>
            <w:tcBorders>
              <w:bottom w:val="single" w:sz="8" w:space="0" w:color="000000"/>
              <w:right w:val="single" w:sz="8" w:space="0" w:color="000000"/>
            </w:tcBorders>
          </w:tcPr>
          <w:p w14:paraId="7810C8A8" w14:textId="77777777" w:rsidR="00A87B6D" w:rsidRPr="00C0482A" w:rsidRDefault="00A87B6D" w:rsidP="00A4208C">
            <w:pPr>
              <w:rPr>
                <w:szCs w:val="22"/>
              </w:rPr>
            </w:pPr>
            <w:r w:rsidRPr="00F8184A">
              <w:t>1.54</w:t>
            </w:r>
          </w:p>
        </w:tc>
      </w:tr>
      <w:tr w:rsidR="00A87B6D" w:rsidRPr="00C0482A" w14:paraId="35A36D7F" w14:textId="77777777" w:rsidTr="00A4208C">
        <w:trPr>
          <w:jc w:val="center"/>
        </w:trPr>
        <w:tc>
          <w:tcPr>
            <w:tcW w:w="2411" w:type="dxa"/>
            <w:tcBorders>
              <w:left w:val="single" w:sz="8" w:space="0" w:color="000000"/>
              <w:bottom w:val="single" w:sz="8" w:space="0" w:color="000000"/>
              <w:right w:val="single" w:sz="8" w:space="0" w:color="000000"/>
            </w:tcBorders>
          </w:tcPr>
          <w:p w14:paraId="041DE90C" w14:textId="77777777" w:rsidR="00A87B6D" w:rsidRPr="00BB6CB2" w:rsidRDefault="00A87B6D" w:rsidP="00A4208C">
            <w:pPr>
              <w:rPr>
                <w:rFonts w:eastAsiaTheme="minorEastAsia"/>
                <w:szCs w:val="22"/>
              </w:rPr>
            </w:pPr>
            <w:r w:rsidRPr="00C0482A">
              <w:rPr>
                <w:szCs w:val="22"/>
              </w:rPr>
              <w:t xml:space="preserve">PRACH format </w:t>
            </w:r>
            <w:r>
              <w:rPr>
                <w:rFonts w:eastAsiaTheme="minorEastAsia" w:hint="eastAsia"/>
                <w:szCs w:val="22"/>
              </w:rPr>
              <w:t>C2</w:t>
            </w:r>
          </w:p>
        </w:tc>
        <w:tc>
          <w:tcPr>
            <w:tcW w:w="2284" w:type="dxa"/>
            <w:tcBorders>
              <w:bottom w:val="single" w:sz="8" w:space="0" w:color="000000"/>
              <w:right w:val="single" w:sz="8" w:space="0" w:color="000000"/>
            </w:tcBorders>
          </w:tcPr>
          <w:p w14:paraId="0A822284" w14:textId="77777777" w:rsidR="00A87B6D" w:rsidRPr="00C0482A" w:rsidRDefault="00A87B6D" w:rsidP="00A4208C">
            <w:pPr>
              <w:rPr>
                <w:szCs w:val="22"/>
              </w:rPr>
            </w:pPr>
            <w:r w:rsidRPr="00A63350">
              <w:t>6</w:t>
            </w:r>
          </w:p>
        </w:tc>
        <w:tc>
          <w:tcPr>
            <w:tcW w:w="1978" w:type="dxa"/>
            <w:tcBorders>
              <w:bottom w:val="single" w:sz="8" w:space="0" w:color="000000"/>
              <w:right w:val="single" w:sz="8" w:space="0" w:color="000000"/>
            </w:tcBorders>
          </w:tcPr>
          <w:p w14:paraId="3D72DB6C" w14:textId="77777777" w:rsidR="00A87B6D" w:rsidRPr="00C0482A" w:rsidRDefault="00A87B6D" w:rsidP="00A4208C">
            <w:pPr>
              <w:rPr>
                <w:szCs w:val="22"/>
              </w:rPr>
            </w:pPr>
            <w:r w:rsidRPr="00F8184A">
              <w:t>-5.23</w:t>
            </w:r>
          </w:p>
        </w:tc>
        <w:tc>
          <w:tcPr>
            <w:tcW w:w="2621" w:type="dxa"/>
            <w:tcBorders>
              <w:bottom w:val="single" w:sz="8" w:space="0" w:color="000000"/>
              <w:right w:val="single" w:sz="8" w:space="0" w:color="000000"/>
            </w:tcBorders>
          </w:tcPr>
          <w:p w14:paraId="7A58A449" w14:textId="77777777" w:rsidR="00A87B6D" w:rsidRPr="00C0482A" w:rsidRDefault="00A87B6D" w:rsidP="00A4208C">
            <w:pPr>
              <w:rPr>
                <w:szCs w:val="22"/>
              </w:rPr>
            </w:pPr>
            <w:r w:rsidRPr="00F8184A">
              <w:t>1.09</w:t>
            </w:r>
          </w:p>
        </w:tc>
      </w:tr>
      <w:tr w:rsidR="00A87B6D" w:rsidRPr="00C0482A" w14:paraId="24BF82A6" w14:textId="77777777" w:rsidTr="00A4208C">
        <w:trPr>
          <w:jc w:val="center"/>
        </w:trPr>
        <w:tc>
          <w:tcPr>
            <w:tcW w:w="2411" w:type="dxa"/>
            <w:tcBorders>
              <w:left w:val="single" w:sz="8" w:space="0" w:color="000000"/>
              <w:bottom w:val="single" w:sz="8" w:space="0" w:color="000000"/>
              <w:right w:val="single" w:sz="8" w:space="0" w:color="000000"/>
            </w:tcBorders>
          </w:tcPr>
          <w:p w14:paraId="59AC670B" w14:textId="77777777" w:rsidR="00A87B6D" w:rsidRPr="00C0482A" w:rsidRDefault="00A87B6D" w:rsidP="00A4208C">
            <w:pPr>
              <w:rPr>
                <w:szCs w:val="22"/>
              </w:rPr>
            </w:pPr>
            <w:r w:rsidRPr="00C0482A">
              <w:rPr>
                <w:szCs w:val="22"/>
              </w:rPr>
              <w:t>Msg3 PUSCH</w:t>
            </w:r>
          </w:p>
        </w:tc>
        <w:tc>
          <w:tcPr>
            <w:tcW w:w="2284" w:type="dxa"/>
            <w:tcBorders>
              <w:bottom w:val="single" w:sz="8" w:space="0" w:color="000000"/>
              <w:right w:val="single" w:sz="8" w:space="0" w:color="000000"/>
            </w:tcBorders>
          </w:tcPr>
          <w:p w14:paraId="45F9FCE5" w14:textId="77777777" w:rsidR="00A87B6D" w:rsidRPr="00C0482A" w:rsidRDefault="00A87B6D" w:rsidP="00A4208C">
            <w:pPr>
              <w:rPr>
                <w:szCs w:val="22"/>
              </w:rPr>
            </w:pPr>
            <w:r w:rsidRPr="00A63350">
              <w:t>7</w:t>
            </w:r>
          </w:p>
        </w:tc>
        <w:tc>
          <w:tcPr>
            <w:tcW w:w="1978" w:type="dxa"/>
            <w:tcBorders>
              <w:bottom w:val="single" w:sz="8" w:space="0" w:color="000000"/>
              <w:right w:val="single" w:sz="8" w:space="0" w:color="000000"/>
            </w:tcBorders>
          </w:tcPr>
          <w:p w14:paraId="2267A640" w14:textId="77777777" w:rsidR="00A87B6D" w:rsidRPr="00C0482A" w:rsidRDefault="00A87B6D" w:rsidP="00A4208C">
            <w:pPr>
              <w:rPr>
                <w:szCs w:val="22"/>
              </w:rPr>
            </w:pPr>
            <w:r w:rsidRPr="00F8184A">
              <w:t>-4.01</w:t>
            </w:r>
          </w:p>
        </w:tc>
        <w:tc>
          <w:tcPr>
            <w:tcW w:w="2621" w:type="dxa"/>
            <w:tcBorders>
              <w:bottom w:val="single" w:sz="8" w:space="0" w:color="000000"/>
              <w:right w:val="single" w:sz="8" w:space="0" w:color="000000"/>
            </w:tcBorders>
          </w:tcPr>
          <w:p w14:paraId="7D619C8B" w14:textId="77777777" w:rsidR="00A87B6D" w:rsidRPr="00C0482A" w:rsidRDefault="00A87B6D" w:rsidP="00A4208C">
            <w:pPr>
              <w:rPr>
                <w:szCs w:val="22"/>
              </w:rPr>
            </w:pPr>
            <w:r w:rsidRPr="00F8184A">
              <w:t>0.41</w:t>
            </w:r>
          </w:p>
        </w:tc>
      </w:tr>
      <w:tr w:rsidR="00A87B6D" w:rsidRPr="00C0482A" w14:paraId="52D731A8" w14:textId="77777777" w:rsidTr="00A4208C">
        <w:trPr>
          <w:jc w:val="center"/>
        </w:trPr>
        <w:tc>
          <w:tcPr>
            <w:tcW w:w="2411" w:type="dxa"/>
            <w:tcBorders>
              <w:left w:val="single" w:sz="8" w:space="0" w:color="000000"/>
              <w:bottom w:val="single" w:sz="8" w:space="0" w:color="000000"/>
              <w:right w:val="single" w:sz="8" w:space="0" w:color="000000"/>
            </w:tcBorders>
          </w:tcPr>
          <w:p w14:paraId="6203E169" w14:textId="77777777" w:rsidR="00A87B6D" w:rsidRPr="00C0482A" w:rsidRDefault="00A87B6D" w:rsidP="00A4208C">
            <w:pPr>
              <w:rPr>
                <w:szCs w:val="22"/>
              </w:rPr>
            </w:pPr>
            <w:r w:rsidRPr="00C0482A">
              <w:rPr>
                <w:szCs w:val="22"/>
              </w:rPr>
              <w:t>Msg5 PUSCH</w:t>
            </w:r>
          </w:p>
        </w:tc>
        <w:tc>
          <w:tcPr>
            <w:tcW w:w="2284" w:type="dxa"/>
            <w:tcBorders>
              <w:bottom w:val="single" w:sz="8" w:space="0" w:color="000000"/>
              <w:right w:val="single" w:sz="8" w:space="0" w:color="000000"/>
            </w:tcBorders>
          </w:tcPr>
          <w:p w14:paraId="49EB6172" w14:textId="77777777" w:rsidR="00A87B6D" w:rsidRPr="00C0482A" w:rsidRDefault="00A87B6D" w:rsidP="00A4208C">
            <w:pPr>
              <w:rPr>
                <w:szCs w:val="22"/>
              </w:rPr>
            </w:pPr>
            <w:r w:rsidRPr="00A63350">
              <w:t>5</w:t>
            </w:r>
          </w:p>
        </w:tc>
        <w:tc>
          <w:tcPr>
            <w:tcW w:w="1978" w:type="dxa"/>
            <w:tcBorders>
              <w:bottom w:val="single" w:sz="8" w:space="0" w:color="000000"/>
              <w:right w:val="single" w:sz="8" w:space="0" w:color="000000"/>
            </w:tcBorders>
          </w:tcPr>
          <w:p w14:paraId="66062642" w14:textId="77777777" w:rsidR="00A87B6D" w:rsidRPr="00C0482A" w:rsidRDefault="00A87B6D" w:rsidP="00A4208C">
            <w:pPr>
              <w:rPr>
                <w:szCs w:val="22"/>
              </w:rPr>
            </w:pPr>
            <w:r w:rsidRPr="00F8184A">
              <w:t>-11.76</w:t>
            </w:r>
          </w:p>
        </w:tc>
        <w:tc>
          <w:tcPr>
            <w:tcW w:w="2621" w:type="dxa"/>
            <w:tcBorders>
              <w:bottom w:val="single" w:sz="8" w:space="0" w:color="000000"/>
              <w:right w:val="single" w:sz="8" w:space="0" w:color="000000"/>
            </w:tcBorders>
          </w:tcPr>
          <w:p w14:paraId="14F695A2" w14:textId="77777777" w:rsidR="00A87B6D" w:rsidRPr="00C0482A" w:rsidRDefault="00A87B6D" w:rsidP="00A4208C">
            <w:pPr>
              <w:rPr>
                <w:szCs w:val="22"/>
              </w:rPr>
            </w:pPr>
            <w:r w:rsidRPr="00F8184A">
              <w:t>2.88</w:t>
            </w:r>
          </w:p>
        </w:tc>
      </w:tr>
      <w:tr w:rsidR="00A87B6D" w:rsidRPr="00C0482A" w14:paraId="34B3D3E4" w14:textId="77777777" w:rsidTr="00A4208C">
        <w:trPr>
          <w:jc w:val="center"/>
        </w:trPr>
        <w:tc>
          <w:tcPr>
            <w:tcW w:w="2411" w:type="dxa"/>
            <w:tcBorders>
              <w:left w:val="single" w:sz="8" w:space="0" w:color="000000"/>
              <w:bottom w:val="single" w:sz="8" w:space="0" w:color="000000"/>
              <w:right w:val="single" w:sz="8" w:space="0" w:color="000000"/>
            </w:tcBorders>
          </w:tcPr>
          <w:p w14:paraId="2498D0A6" w14:textId="77777777" w:rsidR="00A87B6D" w:rsidRPr="00C0482A" w:rsidRDefault="00A87B6D" w:rsidP="00A4208C">
            <w:pPr>
              <w:rPr>
                <w:szCs w:val="22"/>
              </w:rPr>
            </w:pPr>
            <w:r w:rsidRPr="00C0482A">
              <w:rPr>
                <w:szCs w:val="22"/>
              </w:rPr>
              <w:t>PUCCH format 1</w:t>
            </w:r>
          </w:p>
        </w:tc>
        <w:tc>
          <w:tcPr>
            <w:tcW w:w="2284" w:type="dxa"/>
            <w:tcBorders>
              <w:bottom w:val="single" w:sz="8" w:space="0" w:color="000000"/>
              <w:right w:val="single" w:sz="8" w:space="0" w:color="000000"/>
            </w:tcBorders>
          </w:tcPr>
          <w:p w14:paraId="1589493F" w14:textId="77777777" w:rsidR="00A87B6D" w:rsidRPr="00C0482A" w:rsidRDefault="00A87B6D" w:rsidP="00A4208C">
            <w:pPr>
              <w:rPr>
                <w:szCs w:val="22"/>
              </w:rPr>
            </w:pPr>
            <w:r w:rsidRPr="00A63350">
              <w:t>4</w:t>
            </w:r>
          </w:p>
        </w:tc>
        <w:tc>
          <w:tcPr>
            <w:tcW w:w="1978" w:type="dxa"/>
            <w:tcBorders>
              <w:bottom w:val="single" w:sz="8" w:space="0" w:color="000000"/>
              <w:right w:val="single" w:sz="8" w:space="0" w:color="000000"/>
            </w:tcBorders>
          </w:tcPr>
          <w:p w14:paraId="4ECBC0AA" w14:textId="77777777" w:rsidR="00A87B6D" w:rsidRPr="00C0482A" w:rsidRDefault="00A87B6D" w:rsidP="00A4208C">
            <w:pPr>
              <w:rPr>
                <w:szCs w:val="22"/>
              </w:rPr>
            </w:pPr>
            <w:r w:rsidRPr="00F8184A">
              <w:t>-0.22</w:t>
            </w:r>
          </w:p>
        </w:tc>
        <w:tc>
          <w:tcPr>
            <w:tcW w:w="2621" w:type="dxa"/>
            <w:tcBorders>
              <w:bottom w:val="single" w:sz="8" w:space="0" w:color="000000"/>
              <w:right w:val="single" w:sz="8" w:space="0" w:color="000000"/>
            </w:tcBorders>
          </w:tcPr>
          <w:p w14:paraId="79AB1E3C" w14:textId="77777777" w:rsidR="00A87B6D" w:rsidRPr="00C0482A" w:rsidRDefault="00A87B6D" w:rsidP="00A4208C">
            <w:pPr>
              <w:rPr>
                <w:szCs w:val="22"/>
              </w:rPr>
            </w:pPr>
            <w:r w:rsidRPr="00F8184A">
              <w:t>0.89</w:t>
            </w:r>
          </w:p>
        </w:tc>
      </w:tr>
    </w:tbl>
    <w:p w14:paraId="71D4A179" w14:textId="77777777" w:rsidR="00A87B6D" w:rsidRDefault="00A87B6D" w:rsidP="00A87B6D">
      <w:pPr>
        <w:rPr>
          <w:rFonts w:eastAsia="DengXian"/>
          <w:b/>
          <w:bCs/>
          <w:color w:val="FF0000"/>
        </w:rPr>
      </w:pPr>
    </w:p>
    <w:p w14:paraId="0543A263" w14:textId="3164614B" w:rsidR="00A87B6D" w:rsidRPr="00FE038C" w:rsidRDefault="00A87B6D" w:rsidP="00A87B6D">
      <w:pPr>
        <w:widowControl w:val="0"/>
        <w:rPr>
          <w:rFonts w:eastAsiaTheme="minorEastAsia"/>
          <w:szCs w:val="22"/>
        </w:rPr>
      </w:pPr>
      <w:r>
        <w:rPr>
          <w:b/>
          <w:bCs/>
          <w:szCs w:val="22"/>
        </w:rPr>
        <w:t>Table X: Coverage gap between 7.</w:t>
      </w:r>
      <w:r>
        <w:rPr>
          <w:rFonts w:eastAsia="DengXian"/>
          <w:b/>
          <w:bCs/>
          <w:szCs w:val="22"/>
        </w:rPr>
        <w:t>0</w:t>
      </w:r>
      <w:r>
        <w:rPr>
          <w:b/>
          <w:bCs/>
          <w:szCs w:val="22"/>
        </w:rPr>
        <w:t xml:space="preserve"> GHz and 5G mid-band (3.</w:t>
      </w:r>
      <w:r>
        <w:rPr>
          <w:rFonts w:eastAsia="DengXian"/>
          <w:b/>
          <w:bCs/>
          <w:szCs w:val="22"/>
        </w:rPr>
        <w:t>5</w:t>
      </w:r>
      <w:r>
        <w:rPr>
          <w:b/>
          <w:bCs/>
          <w:szCs w:val="22"/>
        </w:rPr>
        <w:t xml:space="preserve"> GHz) for different signals and channels during initial access </w:t>
      </w:r>
      <w:r>
        <w:rPr>
          <w:rFonts w:eastAsiaTheme="minorEastAsia" w:hint="eastAsia"/>
          <w:b/>
          <w:bCs/>
          <w:szCs w:val="22"/>
        </w:rPr>
        <w:t xml:space="preserve">for </w:t>
      </w:r>
      <w:proofErr w:type="spellStart"/>
      <w:r w:rsidR="007164A2">
        <w:rPr>
          <w:rFonts w:eastAsiaTheme="minorEastAsia"/>
          <w:b/>
          <w:bCs/>
          <w:szCs w:val="22"/>
        </w:rPr>
        <w:t>S</w:t>
      </w:r>
      <w:r>
        <w:rPr>
          <w:rFonts w:eastAsiaTheme="minorEastAsia" w:hint="eastAsia"/>
          <w:b/>
          <w:bCs/>
          <w:szCs w:val="22"/>
        </w:rPr>
        <w:t>Ma</w:t>
      </w:r>
      <w:proofErr w:type="spellEnd"/>
      <w:r>
        <w:rPr>
          <w:rFonts w:eastAsiaTheme="minorEastAsia" w:hint="eastAsia"/>
          <w:b/>
          <w:bCs/>
          <w:szCs w:val="22"/>
        </w:rPr>
        <w:t xml:space="preserve"> O2O</w:t>
      </w:r>
    </w:p>
    <w:tbl>
      <w:tblPr>
        <w:tblW w:w="5000" w:type="pct"/>
        <w:jc w:val="center"/>
        <w:tblLayout w:type="fixed"/>
        <w:tblLook w:val="04A0" w:firstRow="1" w:lastRow="0" w:firstColumn="1" w:lastColumn="0" w:noHBand="0" w:noVBand="1"/>
      </w:tblPr>
      <w:tblGrid>
        <w:gridCol w:w="2711"/>
        <w:gridCol w:w="2567"/>
        <w:gridCol w:w="2223"/>
        <w:gridCol w:w="2946"/>
      </w:tblGrid>
      <w:tr w:rsidR="00A87B6D" w:rsidRPr="00C0482A" w14:paraId="3328358C" w14:textId="77777777" w:rsidTr="00A4208C">
        <w:trPr>
          <w:jc w:val="center"/>
        </w:trPr>
        <w:tc>
          <w:tcPr>
            <w:tcW w:w="2411" w:type="dxa"/>
            <w:tcBorders>
              <w:top w:val="single" w:sz="8" w:space="0" w:color="000000"/>
              <w:left w:val="single" w:sz="8" w:space="0" w:color="000000"/>
              <w:bottom w:val="single" w:sz="8" w:space="0" w:color="000000"/>
              <w:right w:val="single" w:sz="8" w:space="0" w:color="000000"/>
            </w:tcBorders>
            <w:shd w:val="clear" w:color="auto" w:fill="E7E6E6"/>
          </w:tcPr>
          <w:p w14:paraId="0EB95429" w14:textId="77777777" w:rsidR="00A87B6D" w:rsidRPr="00C0482A" w:rsidRDefault="00A87B6D" w:rsidP="00A4208C">
            <w:pPr>
              <w:rPr>
                <w:szCs w:val="22"/>
              </w:rPr>
            </w:pPr>
            <w:r w:rsidRPr="00C0482A">
              <w:rPr>
                <w:b/>
                <w:bCs/>
                <w:szCs w:val="22"/>
              </w:rPr>
              <w:t>Signals/channels</w:t>
            </w:r>
          </w:p>
        </w:tc>
        <w:tc>
          <w:tcPr>
            <w:tcW w:w="2284" w:type="dxa"/>
            <w:tcBorders>
              <w:top w:val="single" w:sz="8" w:space="0" w:color="000000"/>
              <w:bottom w:val="single" w:sz="8" w:space="0" w:color="000000"/>
              <w:right w:val="single" w:sz="8" w:space="0" w:color="000000"/>
            </w:tcBorders>
            <w:shd w:val="clear" w:color="auto" w:fill="E7E6E6"/>
          </w:tcPr>
          <w:p w14:paraId="76DE521A" w14:textId="77777777" w:rsidR="00A87B6D" w:rsidRPr="00C0482A" w:rsidRDefault="00A87B6D" w:rsidP="00A4208C">
            <w:pPr>
              <w:rPr>
                <w:rFonts w:eastAsia="DengXian"/>
                <w:szCs w:val="22"/>
              </w:rPr>
            </w:pPr>
            <w:r w:rsidRPr="00C0482A">
              <w:rPr>
                <w:b/>
                <w:bCs/>
                <w:szCs w:val="22"/>
              </w:rPr>
              <w:t>Number of Sampl</w:t>
            </w:r>
            <w:r w:rsidRPr="00C0482A">
              <w:rPr>
                <w:rFonts w:eastAsia="DengXian"/>
                <w:b/>
                <w:bCs/>
                <w:szCs w:val="22"/>
              </w:rPr>
              <w:t>e(s)</w:t>
            </w:r>
          </w:p>
        </w:tc>
        <w:tc>
          <w:tcPr>
            <w:tcW w:w="1978" w:type="dxa"/>
            <w:tcBorders>
              <w:top w:val="single" w:sz="8" w:space="0" w:color="000000"/>
              <w:bottom w:val="single" w:sz="8" w:space="0" w:color="000000"/>
              <w:right w:val="single" w:sz="8" w:space="0" w:color="000000"/>
            </w:tcBorders>
            <w:shd w:val="clear" w:color="auto" w:fill="E7E6E6"/>
          </w:tcPr>
          <w:p w14:paraId="4A00ABE7" w14:textId="77777777" w:rsidR="00A87B6D" w:rsidRPr="00C0482A" w:rsidRDefault="00A87B6D" w:rsidP="00A4208C">
            <w:pPr>
              <w:rPr>
                <w:szCs w:val="22"/>
              </w:rPr>
            </w:pPr>
            <w:r w:rsidRPr="00C0482A">
              <w:rPr>
                <w:b/>
                <w:bCs/>
                <w:szCs w:val="22"/>
              </w:rPr>
              <w:t>Coverage gap (trimmed mean)</w:t>
            </w:r>
          </w:p>
        </w:tc>
        <w:tc>
          <w:tcPr>
            <w:tcW w:w="2621" w:type="dxa"/>
            <w:tcBorders>
              <w:top w:val="single" w:sz="8" w:space="0" w:color="000000"/>
              <w:bottom w:val="single" w:sz="8" w:space="0" w:color="000000"/>
              <w:right w:val="single" w:sz="8" w:space="0" w:color="000000"/>
            </w:tcBorders>
            <w:shd w:val="clear" w:color="auto" w:fill="E7E6E6"/>
          </w:tcPr>
          <w:p w14:paraId="16CF8B85" w14:textId="77777777" w:rsidR="00A87B6D" w:rsidRPr="00C0482A" w:rsidRDefault="00A87B6D" w:rsidP="00A4208C">
            <w:pPr>
              <w:rPr>
                <w:szCs w:val="22"/>
              </w:rPr>
            </w:pPr>
            <w:r w:rsidRPr="00C0482A">
              <w:rPr>
                <w:b/>
                <w:bCs/>
                <w:szCs w:val="22"/>
              </w:rPr>
              <w:t>Standard Deviation (w/o outlier)</w:t>
            </w:r>
          </w:p>
        </w:tc>
      </w:tr>
      <w:tr w:rsidR="00A87B6D" w:rsidRPr="00C0482A" w14:paraId="5D37CA05" w14:textId="77777777" w:rsidTr="00A4208C">
        <w:trPr>
          <w:jc w:val="center"/>
        </w:trPr>
        <w:tc>
          <w:tcPr>
            <w:tcW w:w="2411" w:type="dxa"/>
            <w:tcBorders>
              <w:left w:val="single" w:sz="8" w:space="0" w:color="000000"/>
              <w:bottom w:val="single" w:sz="8" w:space="0" w:color="000000"/>
              <w:right w:val="single" w:sz="8" w:space="0" w:color="000000"/>
            </w:tcBorders>
          </w:tcPr>
          <w:p w14:paraId="289B1999" w14:textId="77777777" w:rsidR="00A87B6D" w:rsidRPr="00C0482A" w:rsidRDefault="00A87B6D" w:rsidP="00A4208C">
            <w:pPr>
              <w:rPr>
                <w:rFonts w:eastAsiaTheme="minorEastAsia"/>
                <w:szCs w:val="22"/>
              </w:rPr>
            </w:pPr>
            <w:r w:rsidRPr="00C0482A">
              <w:rPr>
                <w:szCs w:val="22"/>
              </w:rPr>
              <w:t>PSS/SSS</w:t>
            </w:r>
            <w:r w:rsidRPr="00C0482A">
              <w:rPr>
                <w:rFonts w:eastAsiaTheme="minorEastAsia"/>
                <w:szCs w:val="22"/>
              </w:rPr>
              <w:t xml:space="preserve"> w/o combining</w:t>
            </w:r>
          </w:p>
        </w:tc>
        <w:tc>
          <w:tcPr>
            <w:tcW w:w="2284" w:type="dxa"/>
            <w:tcBorders>
              <w:bottom w:val="single" w:sz="8" w:space="0" w:color="000000"/>
              <w:right w:val="single" w:sz="8" w:space="0" w:color="000000"/>
            </w:tcBorders>
          </w:tcPr>
          <w:p w14:paraId="6131BEF9" w14:textId="77777777" w:rsidR="00A87B6D" w:rsidRPr="00C0482A" w:rsidRDefault="00A87B6D" w:rsidP="00A4208C">
            <w:pPr>
              <w:rPr>
                <w:szCs w:val="22"/>
              </w:rPr>
            </w:pPr>
            <w:r w:rsidRPr="00C32848">
              <w:t>5</w:t>
            </w:r>
          </w:p>
        </w:tc>
        <w:tc>
          <w:tcPr>
            <w:tcW w:w="1978" w:type="dxa"/>
            <w:tcBorders>
              <w:bottom w:val="single" w:sz="8" w:space="0" w:color="000000"/>
              <w:right w:val="single" w:sz="8" w:space="0" w:color="000000"/>
            </w:tcBorders>
          </w:tcPr>
          <w:p w14:paraId="4C783FBB" w14:textId="77777777" w:rsidR="00A87B6D" w:rsidRPr="00C0482A" w:rsidRDefault="00A87B6D" w:rsidP="00A4208C">
            <w:pPr>
              <w:rPr>
                <w:szCs w:val="22"/>
              </w:rPr>
            </w:pPr>
            <w:r w:rsidRPr="0024039A">
              <w:t>-2.81</w:t>
            </w:r>
          </w:p>
        </w:tc>
        <w:tc>
          <w:tcPr>
            <w:tcW w:w="2621" w:type="dxa"/>
            <w:tcBorders>
              <w:bottom w:val="single" w:sz="8" w:space="0" w:color="000000"/>
              <w:right w:val="single" w:sz="8" w:space="0" w:color="000000"/>
            </w:tcBorders>
          </w:tcPr>
          <w:p w14:paraId="3C31CAA4" w14:textId="77777777" w:rsidR="00A87B6D" w:rsidRPr="00C0482A" w:rsidRDefault="00A87B6D" w:rsidP="00A4208C">
            <w:pPr>
              <w:rPr>
                <w:szCs w:val="22"/>
              </w:rPr>
            </w:pPr>
            <w:r w:rsidRPr="0024039A">
              <w:t>0.33</w:t>
            </w:r>
          </w:p>
        </w:tc>
      </w:tr>
      <w:tr w:rsidR="00A87B6D" w:rsidRPr="00C0482A" w14:paraId="6F50BDCC" w14:textId="77777777" w:rsidTr="00A4208C">
        <w:trPr>
          <w:jc w:val="center"/>
        </w:trPr>
        <w:tc>
          <w:tcPr>
            <w:tcW w:w="2411" w:type="dxa"/>
            <w:tcBorders>
              <w:left w:val="single" w:sz="8" w:space="0" w:color="000000"/>
              <w:bottom w:val="single" w:sz="8" w:space="0" w:color="000000"/>
              <w:right w:val="single" w:sz="8" w:space="0" w:color="000000"/>
            </w:tcBorders>
          </w:tcPr>
          <w:p w14:paraId="404E16DB" w14:textId="77777777" w:rsidR="00A87B6D" w:rsidRPr="00C0482A" w:rsidRDefault="00A87B6D" w:rsidP="00A4208C">
            <w:pPr>
              <w:rPr>
                <w:rFonts w:eastAsiaTheme="minorEastAsia"/>
                <w:szCs w:val="22"/>
              </w:rPr>
            </w:pPr>
            <w:r w:rsidRPr="00C0482A">
              <w:rPr>
                <w:rFonts w:eastAsiaTheme="minorEastAsia"/>
                <w:szCs w:val="22"/>
              </w:rPr>
              <w:t>PBCH w/o combining</w:t>
            </w:r>
          </w:p>
        </w:tc>
        <w:tc>
          <w:tcPr>
            <w:tcW w:w="2284" w:type="dxa"/>
            <w:tcBorders>
              <w:bottom w:val="single" w:sz="8" w:space="0" w:color="000000"/>
              <w:right w:val="single" w:sz="8" w:space="0" w:color="000000"/>
            </w:tcBorders>
          </w:tcPr>
          <w:p w14:paraId="0ECF9EC3" w14:textId="77777777" w:rsidR="00A87B6D" w:rsidRPr="00C0482A" w:rsidRDefault="00A87B6D" w:rsidP="00A4208C">
            <w:pPr>
              <w:rPr>
                <w:szCs w:val="22"/>
              </w:rPr>
            </w:pPr>
            <w:r w:rsidRPr="00C32848">
              <w:t>3</w:t>
            </w:r>
          </w:p>
        </w:tc>
        <w:tc>
          <w:tcPr>
            <w:tcW w:w="1978" w:type="dxa"/>
            <w:tcBorders>
              <w:bottom w:val="single" w:sz="8" w:space="0" w:color="000000"/>
              <w:right w:val="single" w:sz="8" w:space="0" w:color="000000"/>
            </w:tcBorders>
          </w:tcPr>
          <w:p w14:paraId="4E0A5217" w14:textId="77777777" w:rsidR="00A87B6D" w:rsidRPr="00C0482A" w:rsidRDefault="00A87B6D" w:rsidP="00A4208C">
            <w:pPr>
              <w:rPr>
                <w:rFonts w:eastAsiaTheme="minorEastAsia"/>
                <w:szCs w:val="22"/>
              </w:rPr>
            </w:pPr>
            <w:r w:rsidRPr="0024039A">
              <w:t>-1.42</w:t>
            </w:r>
          </w:p>
        </w:tc>
        <w:tc>
          <w:tcPr>
            <w:tcW w:w="2621" w:type="dxa"/>
            <w:tcBorders>
              <w:bottom w:val="single" w:sz="8" w:space="0" w:color="000000"/>
              <w:right w:val="single" w:sz="8" w:space="0" w:color="000000"/>
            </w:tcBorders>
          </w:tcPr>
          <w:p w14:paraId="7CFC1F7B" w14:textId="77777777" w:rsidR="00A87B6D" w:rsidRPr="00C91478" w:rsidRDefault="00A87B6D" w:rsidP="00A4208C">
            <w:pPr>
              <w:rPr>
                <w:rFonts w:eastAsiaTheme="minorEastAsia"/>
                <w:szCs w:val="22"/>
              </w:rPr>
            </w:pPr>
            <w:r>
              <w:rPr>
                <w:rFonts w:eastAsiaTheme="minorEastAsia" w:hint="eastAsia"/>
              </w:rPr>
              <w:t>N/A</w:t>
            </w:r>
          </w:p>
        </w:tc>
      </w:tr>
      <w:tr w:rsidR="00A87B6D" w:rsidRPr="00C0482A" w14:paraId="4114A4F7" w14:textId="77777777" w:rsidTr="00A4208C">
        <w:trPr>
          <w:jc w:val="center"/>
        </w:trPr>
        <w:tc>
          <w:tcPr>
            <w:tcW w:w="2411" w:type="dxa"/>
            <w:tcBorders>
              <w:left w:val="single" w:sz="8" w:space="0" w:color="000000"/>
              <w:bottom w:val="single" w:sz="8" w:space="0" w:color="000000"/>
              <w:right w:val="single" w:sz="8" w:space="0" w:color="000000"/>
            </w:tcBorders>
          </w:tcPr>
          <w:p w14:paraId="078E2EBA" w14:textId="77777777" w:rsidR="00A87B6D" w:rsidRPr="00C0482A" w:rsidRDefault="00A87B6D" w:rsidP="00A4208C">
            <w:pPr>
              <w:rPr>
                <w:rFonts w:eastAsiaTheme="minorEastAsia"/>
                <w:szCs w:val="22"/>
              </w:rPr>
            </w:pPr>
            <w:r w:rsidRPr="00C0482A">
              <w:rPr>
                <w:szCs w:val="22"/>
              </w:rPr>
              <w:t>P</w:t>
            </w:r>
            <w:r w:rsidRPr="00C0482A">
              <w:rPr>
                <w:rFonts w:eastAsiaTheme="minorEastAsia"/>
                <w:szCs w:val="22"/>
              </w:rPr>
              <w:t>SS/SSS w/ 4 combining</w:t>
            </w:r>
          </w:p>
        </w:tc>
        <w:tc>
          <w:tcPr>
            <w:tcW w:w="2284" w:type="dxa"/>
            <w:tcBorders>
              <w:bottom w:val="single" w:sz="8" w:space="0" w:color="000000"/>
              <w:right w:val="single" w:sz="8" w:space="0" w:color="000000"/>
            </w:tcBorders>
          </w:tcPr>
          <w:p w14:paraId="74A35388" w14:textId="77777777" w:rsidR="00A87B6D" w:rsidRPr="00C0482A" w:rsidRDefault="00A87B6D" w:rsidP="00A4208C">
            <w:pPr>
              <w:rPr>
                <w:szCs w:val="22"/>
              </w:rPr>
            </w:pPr>
            <w:r w:rsidRPr="00C32848">
              <w:t>4</w:t>
            </w:r>
          </w:p>
        </w:tc>
        <w:tc>
          <w:tcPr>
            <w:tcW w:w="1978" w:type="dxa"/>
            <w:tcBorders>
              <w:bottom w:val="single" w:sz="8" w:space="0" w:color="000000"/>
              <w:right w:val="single" w:sz="8" w:space="0" w:color="000000"/>
            </w:tcBorders>
          </w:tcPr>
          <w:p w14:paraId="38C890ED" w14:textId="77777777" w:rsidR="00A87B6D" w:rsidRPr="00C0482A" w:rsidRDefault="00A87B6D" w:rsidP="00A4208C">
            <w:pPr>
              <w:rPr>
                <w:szCs w:val="22"/>
              </w:rPr>
            </w:pPr>
            <w:r w:rsidRPr="0024039A">
              <w:t>-0.50</w:t>
            </w:r>
          </w:p>
        </w:tc>
        <w:tc>
          <w:tcPr>
            <w:tcW w:w="2621" w:type="dxa"/>
            <w:tcBorders>
              <w:bottom w:val="single" w:sz="8" w:space="0" w:color="000000"/>
              <w:right w:val="single" w:sz="8" w:space="0" w:color="000000"/>
            </w:tcBorders>
          </w:tcPr>
          <w:p w14:paraId="016CAC24" w14:textId="77777777" w:rsidR="00A87B6D" w:rsidRPr="00C0482A" w:rsidRDefault="00A87B6D" w:rsidP="00A4208C">
            <w:pPr>
              <w:rPr>
                <w:rFonts w:eastAsiaTheme="minorEastAsia"/>
                <w:szCs w:val="22"/>
              </w:rPr>
            </w:pPr>
            <w:r w:rsidRPr="0024039A">
              <w:t>1.25</w:t>
            </w:r>
          </w:p>
        </w:tc>
      </w:tr>
      <w:tr w:rsidR="00A87B6D" w:rsidRPr="00C0482A" w14:paraId="291CF000" w14:textId="77777777" w:rsidTr="00A4208C">
        <w:trPr>
          <w:jc w:val="center"/>
        </w:trPr>
        <w:tc>
          <w:tcPr>
            <w:tcW w:w="2411" w:type="dxa"/>
            <w:tcBorders>
              <w:left w:val="single" w:sz="8" w:space="0" w:color="000000"/>
              <w:bottom w:val="single" w:sz="8" w:space="0" w:color="000000"/>
              <w:right w:val="single" w:sz="8" w:space="0" w:color="000000"/>
            </w:tcBorders>
          </w:tcPr>
          <w:p w14:paraId="500960F0" w14:textId="77777777" w:rsidR="00A87B6D" w:rsidRPr="00C0482A" w:rsidRDefault="00A87B6D" w:rsidP="00A4208C">
            <w:pPr>
              <w:rPr>
                <w:rFonts w:eastAsiaTheme="minorEastAsia"/>
                <w:szCs w:val="22"/>
              </w:rPr>
            </w:pPr>
            <w:r w:rsidRPr="00C0482A">
              <w:rPr>
                <w:rFonts w:eastAsiaTheme="minorEastAsia"/>
                <w:szCs w:val="22"/>
              </w:rPr>
              <w:t>PBCH w/ 4 combining</w:t>
            </w:r>
          </w:p>
        </w:tc>
        <w:tc>
          <w:tcPr>
            <w:tcW w:w="2284" w:type="dxa"/>
            <w:tcBorders>
              <w:bottom w:val="single" w:sz="8" w:space="0" w:color="000000"/>
              <w:right w:val="single" w:sz="8" w:space="0" w:color="000000"/>
            </w:tcBorders>
          </w:tcPr>
          <w:p w14:paraId="12D8A7E3" w14:textId="77777777" w:rsidR="00A87B6D" w:rsidRPr="00C0482A" w:rsidRDefault="00A87B6D" w:rsidP="00A4208C">
            <w:pPr>
              <w:rPr>
                <w:szCs w:val="22"/>
              </w:rPr>
            </w:pPr>
            <w:r w:rsidRPr="00C32848">
              <w:t>7</w:t>
            </w:r>
          </w:p>
        </w:tc>
        <w:tc>
          <w:tcPr>
            <w:tcW w:w="1978" w:type="dxa"/>
            <w:tcBorders>
              <w:bottom w:val="single" w:sz="8" w:space="0" w:color="000000"/>
              <w:right w:val="single" w:sz="8" w:space="0" w:color="000000"/>
            </w:tcBorders>
          </w:tcPr>
          <w:p w14:paraId="1CAD7AFF" w14:textId="77777777" w:rsidR="00A87B6D" w:rsidRPr="00C0482A" w:rsidRDefault="00A87B6D" w:rsidP="00A4208C">
            <w:pPr>
              <w:rPr>
                <w:szCs w:val="22"/>
              </w:rPr>
            </w:pPr>
            <w:r w:rsidRPr="0024039A">
              <w:t>1.92</w:t>
            </w:r>
          </w:p>
        </w:tc>
        <w:tc>
          <w:tcPr>
            <w:tcW w:w="2621" w:type="dxa"/>
            <w:tcBorders>
              <w:bottom w:val="single" w:sz="8" w:space="0" w:color="000000"/>
              <w:right w:val="single" w:sz="8" w:space="0" w:color="000000"/>
            </w:tcBorders>
          </w:tcPr>
          <w:p w14:paraId="46543FB5" w14:textId="77777777" w:rsidR="00A87B6D" w:rsidRPr="00C0482A" w:rsidRDefault="00A87B6D" w:rsidP="00A4208C">
            <w:pPr>
              <w:rPr>
                <w:szCs w:val="22"/>
              </w:rPr>
            </w:pPr>
            <w:r w:rsidRPr="0024039A">
              <w:t>1.03</w:t>
            </w:r>
          </w:p>
        </w:tc>
      </w:tr>
      <w:tr w:rsidR="00A87B6D" w:rsidRPr="00C0482A" w14:paraId="65D97EA4" w14:textId="77777777" w:rsidTr="00A4208C">
        <w:trPr>
          <w:jc w:val="center"/>
        </w:trPr>
        <w:tc>
          <w:tcPr>
            <w:tcW w:w="2411" w:type="dxa"/>
            <w:tcBorders>
              <w:left w:val="single" w:sz="8" w:space="0" w:color="000000"/>
              <w:bottom w:val="single" w:sz="8" w:space="0" w:color="000000"/>
              <w:right w:val="single" w:sz="8" w:space="0" w:color="000000"/>
            </w:tcBorders>
          </w:tcPr>
          <w:p w14:paraId="56300365" w14:textId="77777777" w:rsidR="00A87B6D" w:rsidRPr="00C0482A" w:rsidRDefault="00A87B6D" w:rsidP="00A4208C">
            <w:pPr>
              <w:rPr>
                <w:szCs w:val="22"/>
              </w:rPr>
            </w:pPr>
            <w:r w:rsidRPr="00C0482A">
              <w:rPr>
                <w:szCs w:val="22"/>
              </w:rPr>
              <w:t>SIB1 PDCCH</w:t>
            </w:r>
          </w:p>
        </w:tc>
        <w:tc>
          <w:tcPr>
            <w:tcW w:w="2284" w:type="dxa"/>
            <w:tcBorders>
              <w:bottom w:val="single" w:sz="8" w:space="0" w:color="000000"/>
              <w:right w:val="single" w:sz="8" w:space="0" w:color="000000"/>
            </w:tcBorders>
          </w:tcPr>
          <w:p w14:paraId="0AFF19E7" w14:textId="77777777" w:rsidR="00A87B6D" w:rsidRPr="00C0482A" w:rsidRDefault="00A87B6D" w:rsidP="00A4208C">
            <w:pPr>
              <w:rPr>
                <w:szCs w:val="22"/>
              </w:rPr>
            </w:pPr>
            <w:r w:rsidRPr="00C32848">
              <w:t>7</w:t>
            </w:r>
          </w:p>
        </w:tc>
        <w:tc>
          <w:tcPr>
            <w:tcW w:w="1978" w:type="dxa"/>
            <w:tcBorders>
              <w:bottom w:val="single" w:sz="8" w:space="0" w:color="000000"/>
              <w:right w:val="single" w:sz="8" w:space="0" w:color="000000"/>
            </w:tcBorders>
          </w:tcPr>
          <w:p w14:paraId="77916F15" w14:textId="77777777" w:rsidR="00A87B6D" w:rsidRPr="00C0482A" w:rsidRDefault="00A87B6D" w:rsidP="00A4208C">
            <w:pPr>
              <w:rPr>
                <w:szCs w:val="22"/>
              </w:rPr>
            </w:pPr>
            <w:r w:rsidRPr="0024039A">
              <w:t>-1.18</w:t>
            </w:r>
          </w:p>
        </w:tc>
        <w:tc>
          <w:tcPr>
            <w:tcW w:w="2621" w:type="dxa"/>
            <w:tcBorders>
              <w:bottom w:val="single" w:sz="8" w:space="0" w:color="000000"/>
              <w:right w:val="single" w:sz="8" w:space="0" w:color="000000"/>
            </w:tcBorders>
          </w:tcPr>
          <w:p w14:paraId="215F735D" w14:textId="77777777" w:rsidR="00A87B6D" w:rsidRPr="00C0482A" w:rsidRDefault="00A87B6D" w:rsidP="00A4208C">
            <w:pPr>
              <w:rPr>
                <w:szCs w:val="22"/>
              </w:rPr>
            </w:pPr>
            <w:r w:rsidRPr="0024039A">
              <w:t>0.67</w:t>
            </w:r>
          </w:p>
        </w:tc>
      </w:tr>
      <w:tr w:rsidR="00A87B6D" w:rsidRPr="00C0482A" w14:paraId="7ADD9F95" w14:textId="77777777" w:rsidTr="00A4208C">
        <w:trPr>
          <w:jc w:val="center"/>
        </w:trPr>
        <w:tc>
          <w:tcPr>
            <w:tcW w:w="2411" w:type="dxa"/>
            <w:tcBorders>
              <w:left w:val="single" w:sz="8" w:space="0" w:color="000000"/>
              <w:bottom w:val="single" w:sz="8" w:space="0" w:color="000000"/>
              <w:right w:val="single" w:sz="8" w:space="0" w:color="000000"/>
            </w:tcBorders>
          </w:tcPr>
          <w:p w14:paraId="63DC3AD5" w14:textId="77777777" w:rsidR="00A87B6D" w:rsidRPr="00C0482A" w:rsidRDefault="00A87B6D" w:rsidP="00A4208C">
            <w:pPr>
              <w:rPr>
                <w:szCs w:val="22"/>
              </w:rPr>
            </w:pPr>
            <w:r w:rsidRPr="00C0482A">
              <w:rPr>
                <w:szCs w:val="22"/>
              </w:rPr>
              <w:t>SIB1 PDSCH</w:t>
            </w:r>
          </w:p>
        </w:tc>
        <w:tc>
          <w:tcPr>
            <w:tcW w:w="2284" w:type="dxa"/>
            <w:tcBorders>
              <w:bottom w:val="single" w:sz="8" w:space="0" w:color="000000"/>
              <w:right w:val="single" w:sz="8" w:space="0" w:color="000000"/>
            </w:tcBorders>
          </w:tcPr>
          <w:p w14:paraId="12C9F4BE" w14:textId="77777777" w:rsidR="00A87B6D" w:rsidRPr="00C0482A" w:rsidRDefault="00A87B6D" w:rsidP="00A4208C">
            <w:pPr>
              <w:rPr>
                <w:szCs w:val="22"/>
              </w:rPr>
            </w:pPr>
            <w:r w:rsidRPr="00C32848">
              <w:t>7</w:t>
            </w:r>
          </w:p>
        </w:tc>
        <w:tc>
          <w:tcPr>
            <w:tcW w:w="1978" w:type="dxa"/>
            <w:tcBorders>
              <w:bottom w:val="single" w:sz="8" w:space="0" w:color="000000"/>
              <w:right w:val="single" w:sz="8" w:space="0" w:color="000000"/>
            </w:tcBorders>
          </w:tcPr>
          <w:p w14:paraId="68BEDE0F" w14:textId="77777777" w:rsidR="00A87B6D" w:rsidRPr="00C0482A" w:rsidRDefault="00A87B6D" w:rsidP="00A4208C">
            <w:pPr>
              <w:rPr>
                <w:szCs w:val="22"/>
              </w:rPr>
            </w:pPr>
            <w:r w:rsidRPr="0024039A">
              <w:t>-2.67</w:t>
            </w:r>
          </w:p>
        </w:tc>
        <w:tc>
          <w:tcPr>
            <w:tcW w:w="2621" w:type="dxa"/>
            <w:tcBorders>
              <w:bottom w:val="single" w:sz="8" w:space="0" w:color="000000"/>
              <w:right w:val="single" w:sz="8" w:space="0" w:color="000000"/>
            </w:tcBorders>
          </w:tcPr>
          <w:p w14:paraId="7D59D8C3" w14:textId="77777777" w:rsidR="00A87B6D" w:rsidRPr="00C0482A" w:rsidRDefault="00A87B6D" w:rsidP="00A4208C">
            <w:pPr>
              <w:rPr>
                <w:szCs w:val="22"/>
              </w:rPr>
            </w:pPr>
            <w:r w:rsidRPr="0024039A">
              <w:t>1.21</w:t>
            </w:r>
          </w:p>
        </w:tc>
      </w:tr>
      <w:tr w:rsidR="00A87B6D" w:rsidRPr="00C0482A" w14:paraId="369209EE" w14:textId="77777777" w:rsidTr="00A4208C">
        <w:trPr>
          <w:jc w:val="center"/>
        </w:trPr>
        <w:tc>
          <w:tcPr>
            <w:tcW w:w="2411" w:type="dxa"/>
            <w:tcBorders>
              <w:left w:val="single" w:sz="8" w:space="0" w:color="000000"/>
              <w:bottom w:val="single" w:sz="8" w:space="0" w:color="000000"/>
              <w:right w:val="single" w:sz="8" w:space="0" w:color="000000"/>
            </w:tcBorders>
          </w:tcPr>
          <w:p w14:paraId="234002F4" w14:textId="77777777" w:rsidR="00A87B6D" w:rsidRPr="00C0482A" w:rsidRDefault="00A87B6D" w:rsidP="00A4208C">
            <w:pPr>
              <w:rPr>
                <w:szCs w:val="22"/>
              </w:rPr>
            </w:pPr>
            <w:r w:rsidRPr="00C0482A">
              <w:rPr>
                <w:szCs w:val="22"/>
              </w:rPr>
              <w:t>Msg2 PDSCH</w:t>
            </w:r>
          </w:p>
        </w:tc>
        <w:tc>
          <w:tcPr>
            <w:tcW w:w="2284" w:type="dxa"/>
            <w:tcBorders>
              <w:bottom w:val="single" w:sz="8" w:space="0" w:color="000000"/>
              <w:right w:val="single" w:sz="8" w:space="0" w:color="000000"/>
            </w:tcBorders>
          </w:tcPr>
          <w:p w14:paraId="69BE0CCD" w14:textId="77777777" w:rsidR="00A87B6D" w:rsidRPr="00C0482A" w:rsidRDefault="00A87B6D" w:rsidP="00A4208C">
            <w:pPr>
              <w:rPr>
                <w:szCs w:val="22"/>
              </w:rPr>
            </w:pPr>
            <w:r w:rsidRPr="00C32848">
              <w:t>5</w:t>
            </w:r>
          </w:p>
        </w:tc>
        <w:tc>
          <w:tcPr>
            <w:tcW w:w="1978" w:type="dxa"/>
            <w:tcBorders>
              <w:bottom w:val="single" w:sz="8" w:space="0" w:color="000000"/>
              <w:right w:val="single" w:sz="8" w:space="0" w:color="000000"/>
            </w:tcBorders>
          </w:tcPr>
          <w:p w14:paraId="3AFDFD39" w14:textId="77777777" w:rsidR="00A87B6D" w:rsidRPr="00C0482A" w:rsidRDefault="00A87B6D" w:rsidP="00A4208C">
            <w:pPr>
              <w:rPr>
                <w:szCs w:val="22"/>
              </w:rPr>
            </w:pPr>
            <w:r w:rsidRPr="0024039A">
              <w:t>1.07</w:t>
            </w:r>
          </w:p>
        </w:tc>
        <w:tc>
          <w:tcPr>
            <w:tcW w:w="2621" w:type="dxa"/>
            <w:tcBorders>
              <w:bottom w:val="single" w:sz="8" w:space="0" w:color="000000"/>
              <w:right w:val="single" w:sz="8" w:space="0" w:color="000000"/>
            </w:tcBorders>
          </w:tcPr>
          <w:p w14:paraId="3CE84B00" w14:textId="77777777" w:rsidR="00A87B6D" w:rsidRPr="00C0482A" w:rsidRDefault="00A87B6D" w:rsidP="00A4208C">
            <w:pPr>
              <w:rPr>
                <w:szCs w:val="22"/>
              </w:rPr>
            </w:pPr>
            <w:r w:rsidRPr="0024039A">
              <w:t>2.40</w:t>
            </w:r>
          </w:p>
        </w:tc>
      </w:tr>
      <w:tr w:rsidR="00A87B6D" w:rsidRPr="00C0482A" w14:paraId="5E7ED5AA" w14:textId="77777777" w:rsidTr="00A4208C">
        <w:trPr>
          <w:jc w:val="center"/>
        </w:trPr>
        <w:tc>
          <w:tcPr>
            <w:tcW w:w="2411" w:type="dxa"/>
            <w:tcBorders>
              <w:left w:val="single" w:sz="8" w:space="0" w:color="000000"/>
              <w:bottom w:val="single" w:sz="8" w:space="0" w:color="000000"/>
              <w:right w:val="single" w:sz="8" w:space="0" w:color="000000"/>
            </w:tcBorders>
          </w:tcPr>
          <w:p w14:paraId="1B93BB84" w14:textId="77777777" w:rsidR="00A87B6D" w:rsidRPr="00C0482A" w:rsidRDefault="00A87B6D" w:rsidP="00A4208C">
            <w:pPr>
              <w:rPr>
                <w:szCs w:val="22"/>
              </w:rPr>
            </w:pPr>
            <w:r w:rsidRPr="00C0482A">
              <w:rPr>
                <w:szCs w:val="22"/>
              </w:rPr>
              <w:t>Msg4 PDSCH</w:t>
            </w:r>
          </w:p>
        </w:tc>
        <w:tc>
          <w:tcPr>
            <w:tcW w:w="2284" w:type="dxa"/>
            <w:tcBorders>
              <w:bottom w:val="single" w:sz="8" w:space="0" w:color="000000"/>
              <w:right w:val="single" w:sz="8" w:space="0" w:color="000000"/>
            </w:tcBorders>
          </w:tcPr>
          <w:p w14:paraId="0D8D7872" w14:textId="77777777" w:rsidR="00A87B6D" w:rsidRPr="00C0482A" w:rsidRDefault="00A87B6D" w:rsidP="00A4208C">
            <w:pPr>
              <w:rPr>
                <w:szCs w:val="22"/>
              </w:rPr>
            </w:pPr>
            <w:r w:rsidRPr="00C32848">
              <w:t>5</w:t>
            </w:r>
          </w:p>
        </w:tc>
        <w:tc>
          <w:tcPr>
            <w:tcW w:w="1978" w:type="dxa"/>
            <w:tcBorders>
              <w:bottom w:val="single" w:sz="8" w:space="0" w:color="000000"/>
              <w:right w:val="single" w:sz="8" w:space="0" w:color="000000"/>
            </w:tcBorders>
          </w:tcPr>
          <w:p w14:paraId="07525774" w14:textId="77777777" w:rsidR="00A87B6D" w:rsidRPr="00C0482A" w:rsidRDefault="00A87B6D" w:rsidP="00A4208C">
            <w:pPr>
              <w:rPr>
                <w:szCs w:val="22"/>
              </w:rPr>
            </w:pPr>
            <w:r w:rsidRPr="0024039A">
              <w:t>-0.85</w:t>
            </w:r>
          </w:p>
        </w:tc>
        <w:tc>
          <w:tcPr>
            <w:tcW w:w="2621" w:type="dxa"/>
            <w:tcBorders>
              <w:bottom w:val="single" w:sz="8" w:space="0" w:color="000000"/>
              <w:right w:val="single" w:sz="8" w:space="0" w:color="000000"/>
            </w:tcBorders>
          </w:tcPr>
          <w:p w14:paraId="7CF1ACCB" w14:textId="77777777" w:rsidR="00A87B6D" w:rsidRPr="00C0482A" w:rsidRDefault="00A87B6D" w:rsidP="00A4208C">
            <w:pPr>
              <w:rPr>
                <w:szCs w:val="22"/>
              </w:rPr>
            </w:pPr>
            <w:r w:rsidRPr="0024039A">
              <w:t>1.24</w:t>
            </w:r>
          </w:p>
        </w:tc>
      </w:tr>
      <w:tr w:rsidR="00A87B6D" w:rsidRPr="00C0482A" w14:paraId="6A851709" w14:textId="77777777" w:rsidTr="00A4208C">
        <w:trPr>
          <w:jc w:val="center"/>
        </w:trPr>
        <w:tc>
          <w:tcPr>
            <w:tcW w:w="2411" w:type="dxa"/>
            <w:tcBorders>
              <w:left w:val="single" w:sz="8" w:space="0" w:color="000000"/>
              <w:bottom w:val="single" w:sz="8" w:space="0" w:color="000000"/>
              <w:right w:val="single" w:sz="8" w:space="0" w:color="000000"/>
            </w:tcBorders>
          </w:tcPr>
          <w:p w14:paraId="42D7C694" w14:textId="77777777" w:rsidR="00A87B6D" w:rsidRPr="00C0482A" w:rsidRDefault="00A87B6D" w:rsidP="00A4208C">
            <w:pPr>
              <w:rPr>
                <w:szCs w:val="22"/>
              </w:rPr>
            </w:pPr>
            <w:r w:rsidRPr="00C0482A">
              <w:rPr>
                <w:szCs w:val="22"/>
              </w:rPr>
              <w:t>PRACH format 0</w:t>
            </w:r>
          </w:p>
        </w:tc>
        <w:tc>
          <w:tcPr>
            <w:tcW w:w="2284" w:type="dxa"/>
            <w:tcBorders>
              <w:bottom w:val="single" w:sz="8" w:space="0" w:color="000000"/>
              <w:right w:val="single" w:sz="8" w:space="0" w:color="000000"/>
            </w:tcBorders>
          </w:tcPr>
          <w:p w14:paraId="6AEA0437" w14:textId="77777777" w:rsidR="00A87B6D" w:rsidRPr="00C0482A" w:rsidRDefault="00A87B6D" w:rsidP="00A4208C">
            <w:pPr>
              <w:rPr>
                <w:szCs w:val="22"/>
              </w:rPr>
            </w:pPr>
            <w:r w:rsidRPr="00C32848">
              <w:t>7</w:t>
            </w:r>
          </w:p>
        </w:tc>
        <w:tc>
          <w:tcPr>
            <w:tcW w:w="1978" w:type="dxa"/>
            <w:tcBorders>
              <w:bottom w:val="single" w:sz="8" w:space="0" w:color="000000"/>
              <w:right w:val="single" w:sz="8" w:space="0" w:color="000000"/>
            </w:tcBorders>
          </w:tcPr>
          <w:p w14:paraId="2EB093C3" w14:textId="77777777" w:rsidR="00A87B6D" w:rsidRPr="00C0482A" w:rsidRDefault="00A87B6D" w:rsidP="00A4208C">
            <w:pPr>
              <w:rPr>
                <w:szCs w:val="22"/>
              </w:rPr>
            </w:pPr>
            <w:r w:rsidRPr="0024039A">
              <w:t>2.60</w:t>
            </w:r>
          </w:p>
        </w:tc>
        <w:tc>
          <w:tcPr>
            <w:tcW w:w="2621" w:type="dxa"/>
            <w:tcBorders>
              <w:bottom w:val="single" w:sz="8" w:space="0" w:color="000000"/>
              <w:right w:val="single" w:sz="8" w:space="0" w:color="000000"/>
            </w:tcBorders>
          </w:tcPr>
          <w:p w14:paraId="47217B54" w14:textId="77777777" w:rsidR="00A87B6D" w:rsidRPr="00C0482A" w:rsidRDefault="00A87B6D" w:rsidP="00A4208C">
            <w:pPr>
              <w:rPr>
                <w:szCs w:val="22"/>
              </w:rPr>
            </w:pPr>
            <w:r w:rsidRPr="0024039A">
              <w:t>0.61</w:t>
            </w:r>
          </w:p>
        </w:tc>
      </w:tr>
      <w:tr w:rsidR="00A87B6D" w:rsidRPr="00C0482A" w14:paraId="4423CDA3" w14:textId="77777777" w:rsidTr="00A4208C">
        <w:trPr>
          <w:jc w:val="center"/>
        </w:trPr>
        <w:tc>
          <w:tcPr>
            <w:tcW w:w="2411" w:type="dxa"/>
            <w:tcBorders>
              <w:left w:val="single" w:sz="8" w:space="0" w:color="000000"/>
              <w:bottom w:val="single" w:sz="8" w:space="0" w:color="000000"/>
              <w:right w:val="single" w:sz="8" w:space="0" w:color="000000"/>
            </w:tcBorders>
          </w:tcPr>
          <w:p w14:paraId="0ED1A617" w14:textId="77777777" w:rsidR="00A87B6D" w:rsidRPr="00BB6CB2" w:rsidRDefault="00A87B6D" w:rsidP="00A4208C">
            <w:pPr>
              <w:rPr>
                <w:rFonts w:eastAsiaTheme="minorEastAsia"/>
                <w:szCs w:val="22"/>
              </w:rPr>
            </w:pPr>
            <w:r w:rsidRPr="00C0482A">
              <w:rPr>
                <w:szCs w:val="22"/>
              </w:rPr>
              <w:t xml:space="preserve">PRACH format </w:t>
            </w:r>
            <w:r>
              <w:rPr>
                <w:rFonts w:eastAsiaTheme="minorEastAsia" w:hint="eastAsia"/>
                <w:szCs w:val="22"/>
              </w:rPr>
              <w:t>B4</w:t>
            </w:r>
          </w:p>
        </w:tc>
        <w:tc>
          <w:tcPr>
            <w:tcW w:w="2284" w:type="dxa"/>
            <w:tcBorders>
              <w:bottom w:val="single" w:sz="8" w:space="0" w:color="000000"/>
              <w:right w:val="single" w:sz="8" w:space="0" w:color="000000"/>
            </w:tcBorders>
          </w:tcPr>
          <w:p w14:paraId="1BDD7076" w14:textId="77777777" w:rsidR="00A87B6D" w:rsidRPr="00C0482A" w:rsidRDefault="00A87B6D" w:rsidP="00A4208C">
            <w:pPr>
              <w:rPr>
                <w:szCs w:val="22"/>
              </w:rPr>
            </w:pPr>
            <w:r w:rsidRPr="00C32848">
              <w:t>5</w:t>
            </w:r>
          </w:p>
        </w:tc>
        <w:tc>
          <w:tcPr>
            <w:tcW w:w="1978" w:type="dxa"/>
            <w:tcBorders>
              <w:bottom w:val="single" w:sz="8" w:space="0" w:color="000000"/>
              <w:right w:val="single" w:sz="8" w:space="0" w:color="000000"/>
            </w:tcBorders>
          </w:tcPr>
          <w:p w14:paraId="193029E0" w14:textId="77777777" w:rsidR="00A87B6D" w:rsidRPr="00C0482A" w:rsidRDefault="00A87B6D" w:rsidP="00A4208C">
            <w:pPr>
              <w:rPr>
                <w:szCs w:val="22"/>
              </w:rPr>
            </w:pPr>
            <w:r w:rsidRPr="0024039A">
              <w:t>-0.82</w:t>
            </w:r>
          </w:p>
        </w:tc>
        <w:tc>
          <w:tcPr>
            <w:tcW w:w="2621" w:type="dxa"/>
            <w:tcBorders>
              <w:bottom w:val="single" w:sz="8" w:space="0" w:color="000000"/>
              <w:right w:val="single" w:sz="8" w:space="0" w:color="000000"/>
            </w:tcBorders>
          </w:tcPr>
          <w:p w14:paraId="67C32308" w14:textId="77777777" w:rsidR="00A87B6D" w:rsidRPr="00C0482A" w:rsidRDefault="00A87B6D" w:rsidP="00A4208C">
            <w:pPr>
              <w:rPr>
                <w:szCs w:val="22"/>
              </w:rPr>
            </w:pPr>
            <w:r w:rsidRPr="0024039A">
              <w:t>1.17</w:t>
            </w:r>
          </w:p>
        </w:tc>
      </w:tr>
      <w:tr w:rsidR="00A87B6D" w:rsidRPr="00C0482A" w14:paraId="15C4F07B" w14:textId="77777777" w:rsidTr="00A4208C">
        <w:trPr>
          <w:jc w:val="center"/>
        </w:trPr>
        <w:tc>
          <w:tcPr>
            <w:tcW w:w="2411" w:type="dxa"/>
            <w:tcBorders>
              <w:left w:val="single" w:sz="8" w:space="0" w:color="000000"/>
              <w:bottom w:val="single" w:sz="8" w:space="0" w:color="000000"/>
              <w:right w:val="single" w:sz="8" w:space="0" w:color="000000"/>
            </w:tcBorders>
          </w:tcPr>
          <w:p w14:paraId="2C94B6FD" w14:textId="77777777" w:rsidR="00A87B6D" w:rsidRPr="00BB6CB2" w:rsidRDefault="00A87B6D" w:rsidP="00A4208C">
            <w:pPr>
              <w:rPr>
                <w:rFonts w:eastAsiaTheme="minorEastAsia"/>
                <w:szCs w:val="22"/>
              </w:rPr>
            </w:pPr>
            <w:r w:rsidRPr="00C0482A">
              <w:rPr>
                <w:szCs w:val="22"/>
              </w:rPr>
              <w:t xml:space="preserve">PRACH format </w:t>
            </w:r>
            <w:r>
              <w:rPr>
                <w:rFonts w:eastAsiaTheme="minorEastAsia" w:hint="eastAsia"/>
                <w:szCs w:val="22"/>
              </w:rPr>
              <w:t>C2</w:t>
            </w:r>
          </w:p>
        </w:tc>
        <w:tc>
          <w:tcPr>
            <w:tcW w:w="2284" w:type="dxa"/>
            <w:tcBorders>
              <w:bottom w:val="single" w:sz="8" w:space="0" w:color="000000"/>
              <w:right w:val="single" w:sz="8" w:space="0" w:color="000000"/>
            </w:tcBorders>
          </w:tcPr>
          <w:p w14:paraId="603CDA68" w14:textId="77777777" w:rsidR="00A87B6D" w:rsidRPr="00C0482A" w:rsidRDefault="00A87B6D" w:rsidP="00A4208C">
            <w:pPr>
              <w:rPr>
                <w:szCs w:val="22"/>
              </w:rPr>
            </w:pPr>
            <w:r w:rsidRPr="00C32848">
              <w:t>6</w:t>
            </w:r>
          </w:p>
        </w:tc>
        <w:tc>
          <w:tcPr>
            <w:tcW w:w="1978" w:type="dxa"/>
            <w:tcBorders>
              <w:bottom w:val="single" w:sz="8" w:space="0" w:color="000000"/>
              <w:right w:val="single" w:sz="8" w:space="0" w:color="000000"/>
            </w:tcBorders>
          </w:tcPr>
          <w:p w14:paraId="1993A119" w14:textId="77777777" w:rsidR="00A87B6D" w:rsidRPr="00C0482A" w:rsidRDefault="00A87B6D" w:rsidP="00A4208C">
            <w:pPr>
              <w:rPr>
                <w:szCs w:val="22"/>
              </w:rPr>
            </w:pPr>
            <w:r w:rsidRPr="0024039A">
              <w:t>-4.60</w:t>
            </w:r>
          </w:p>
        </w:tc>
        <w:tc>
          <w:tcPr>
            <w:tcW w:w="2621" w:type="dxa"/>
            <w:tcBorders>
              <w:bottom w:val="single" w:sz="8" w:space="0" w:color="000000"/>
              <w:right w:val="single" w:sz="8" w:space="0" w:color="000000"/>
            </w:tcBorders>
          </w:tcPr>
          <w:p w14:paraId="4F980357" w14:textId="77777777" w:rsidR="00A87B6D" w:rsidRPr="00C0482A" w:rsidRDefault="00A87B6D" w:rsidP="00A4208C">
            <w:pPr>
              <w:rPr>
                <w:szCs w:val="22"/>
              </w:rPr>
            </w:pPr>
            <w:r w:rsidRPr="0024039A">
              <w:t>1.05</w:t>
            </w:r>
          </w:p>
        </w:tc>
      </w:tr>
      <w:tr w:rsidR="00A87B6D" w:rsidRPr="00C0482A" w14:paraId="3AFEC5FD" w14:textId="77777777" w:rsidTr="00A4208C">
        <w:trPr>
          <w:jc w:val="center"/>
        </w:trPr>
        <w:tc>
          <w:tcPr>
            <w:tcW w:w="2411" w:type="dxa"/>
            <w:tcBorders>
              <w:left w:val="single" w:sz="8" w:space="0" w:color="000000"/>
              <w:bottom w:val="single" w:sz="8" w:space="0" w:color="000000"/>
              <w:right w:val="single" w:sz="8" w:space="0" w:color="000000"/>
            </w:tcBorders>
          </w:tcPr>
          <w:p w14:paraId="3F4A6A49" w14:textId="77777777" w:rsidR="00A87B6D" w:rsidRPr="00C0482A" w:rsidRDefault="00A87B6D" w:rsidP="00A4208C">
            <w:pPr>
              <w:rPr>
                <w:szCs w:val="22"/>
              </w:rPr>
            </w:pPr>
            <w:r w:rsidRPr="00C0482A">
              <w:rPr>
                <w:szCs w:val="22"/>
              </w:rPr>
              <w:t>Msg3 PUSCH</w:t>
            </w:r>
          </w:p>
        </w:tc>
        <w:tc>
          <w:tcPr>
            <w:tcW w:w="2284" w:type="dxa"/>
            <w:tcBorders>
              <w:bottom w:val="single" w:sz="8" w:space="0" w:color="000000"/>
              <w:right w:val="single" w:sz="8" w:space="0" w:color="000000"/>
            </w:tcBorders>
          </w:tcPr>
          <w:p w14:paraId="24DC56ED" w14:textId="77777777" w:rsidR="00A87B6D" w:rsidRPr="00C0482A" w:rsidRDefault="00A87B6D" w:rsidP="00A4208C">
            <w:pPr>
              <w:rPr>
                <w:szCs w:val="22"/>
              </w:rPr>
            </w:pPr>
            <w:r w:rsidRPr="00C32848">
              <w:t>7</w:t>
            </w:r>
          </w:p>
        </w:tc>
        <w:tc>
          <w:tcPr>
            <w:tcW w:w="1978" w:type="dxa"/>
            <w:tcBorders>
              <w:bottom w:val="single" w:sz="8" w:space="0" w:color="000000"/>
              <w:right w:val="single" w:sz="8" w:space="0" w:color="000000"/>
            </w:tcBorders>
          </w:tcPr>
          <w:p w14:paraId="33FF84DC" w14:textId="77777777" w:rsidR="00A87B6D" w:rsidRPr="00C0482A" w:rsidRDefault="00A87B6D" w:rsidP="00A4208C">
            <w:pPr>
              <w:rPr>
                <w:szCs w:val="22"/>
              </w:rPr>
            </w:pPr>
            <w:r w:rsidRPr="0024039A">
              <w:t>-3.21</w:t>
            </w:r>
          </w:p>
        </w:tc>
        <w:tc>
          <w:tcPr>
            <w:tcW w:w="2621" w:type="dxa"/>
            <w:tcBorders>
              <w:bottom w:val="single" w:sz="8" w:space="0" w:color="000000"/>
              <w:right w:val="single" w:sz="8" w:space="0" w:color="000000"/>
            </w:tcBorders>
          </w:tcPr>
          <w:p w14:paraId="6C98BFB0" w14:textId="77777777" w:rsidR="00A87B6D" w:rsidRPr="00C0482A" w:rsidRDefault="00A87B6D" w:rsidP="00A4208C">
            <w:pPr>
              <w:rPr>
                <w:szCs w:val="22"/>
              </w:rPr>
            </w:pPr>
            <w:r w:rsidRPr="0024039A">
              <w:t>0.49</w:t>
            </w:r>
          </w:p>
        </w:tc>
      </w:tr>
      <w:tr w:rsidR="00A87B6D" w:rsidRPr="00C0482A" w14:paraId="1ECBD34C" w14:textId="77777777" w:rsidTr="00A4208C">
        <w:trPr>
          <w:jc w:val="center"/>
        </w:trPr>
        <w:tc>
          <w:tcPr>
            <w:tcW w:w="2411" w:type="dxa"/>
            <w:tcBorders>
              <w:left w:val="single" w:sz="8" w:space="0" w:color="000000"/>
              <w:bottom w:val="single" w:sz="8" w:space="0" w:color="000000"/>
              <w:right w:val="single" w:sz="8" w:space="0" w:color="000000"/>
            </w:tcBorders>
          </w:tcPr>
          <w:p w14:paraId="5AFE48E9" w14:textId="77777777" w:rsidR="00A87B6D" w:rsidRPr="00C0482A" w:rsidRDefault="00A87B6D" w:rsidP="00A4208C">
            <w:pPr>
              <w:rPr>
                <w:szCs w:val="22"/>
              </w:rPr>
            </w:pPr>
            <w:r w:rsidRPr="00C0482A">
              <w:rPr>
                <w:szCs w:val="22"/>
              </w:rPr>
              <w:t>Msg5 PUSCH</w:t>
            </w:r>
          </w:p>
        </w:tc>
        <w:tc>
          <w:tcPr>
            <w:tcW w:w="2284" w:type="dxa"/>
            <w:tcBorders>
              <w:bottom w:val="single" w:sz="8" w:space="0" w:color="000000"/>
              <w:right w:val="single" w:sz="8" w:space="0" w:color="000000"/>
            </w:tcBorders>
          </w:tcPr>
          <w:p w14:paraId="683FEFDA" w14:textId="77777777" w:rsidR="00A87B6D" w:rsidRPr="00C0482A" w:rsidRDefault="00A87B6D" w:rsidP="00A4208C">
            <w:pPr>
              <w:rPr>
                <w:szCs w:val="22"/>
              </w:rPr>
            </w:pPr>
            <w:r w:rsidRPr="00C32848">
              <w:t>5</w:t>
            </w:r>
          </w:p>
        </w:tc>
        <w:tc>
          <w:tcPr>
            <w:tcW w:w="1978" w:type="dxa"/>
            <w:tcBorders>
              <w:bottom w:val="single" w:sz="8" w:space="0" w:color="000000"/>
              <w:right w:val="single" w:sz="8" w:space="0" w:color="000000"/>
            </w:tcBorders>
          </w:tcPr>
          <w:p w14:paraId="77E17CE5" w14:textId="77777777" w:rsidR="00A87B6D" w:rsidRPr="00C0482A" w:rsidRDefault="00A87B6D" w:rsidP="00A4208C">
            <w:pPr>
              <w:rPr>
                <w:szCs w:val="22"/>
              </w:rPr>
            </w:pPr>
            <w:r w:rsidRPr="0024039A">
              <w:t>-11.13</w:t>
            </w:r>
          </w:p>
        </w:tc>
        <w:tc>
          <w:tcPr>
            <w:tcW w:w="2621" w:type="dxa"/>
            <w:tcBorders>
              <w:bottom w:val="single" w:sz="8" w:space="0" w:color="000000"/>
              <w:right w:val="single" w:sz="8" w:space="0" w:color="000000"/>
            </w:tcBorders>
          </w:tcPr>
          <w:p w14:paraId="20816351" w14:textId="77777777" w:rsidR="00A87B6D" w:rsidRPr="00C0482A" w:rsidRDefault="00A87B6D" w:rsidP="00A4208C">
            <w:pPr>
              <w:rPr>
                <w:szCs w:val="22"/>
              </w:rPr>
            </w:pPr>
            <w:r w:rsidRPr="0024039A">
              <w:t>2.88</w:t>
            </w:r>
          </w:p>
        </w:tc>
      </w:tr>
      <w:tr w:rsidR="00A87B6D" w:rsidRPr="00C0482A" w14:paraId="02040921" w14:textId="77777777" w:rsidTr="00A4208C">
        <w:trPr>
          <w:jc w:val="center"/>
        </w:trPr>
        <w:tc>
          <w:tcPr>
            <w:tcW w:w="2411" w:type="dxa"/>
            <w:tcBorders>
              <w:left w:val="single" w:sz="8" w:space="0" w:color="000000"/>
              <w:bottom w:val="single" w:sz="8" w:space="0" w:color="000000"/>
              <w:right w:val="single" w:sz="8" w:space="0" w:color="000000"/>
            </w:tcBorders>
          </w:tcPr>
          <w:p w14:paraId="0C75DF48" w14:textId="77777777" w:rsidR="00A87B6D" w:rsidRPr="00C0482A" w:rsidRDefault="00A87B6D" w:rsidP="00A4208C">
            <w:pPr>
              <w:rPr>
                <w:szCs w:val="22"/>
              </w:rPr>
            </w:pPr>
            <w:r w:rsidRPr="00C0482A">
              <w:rPr>
                <w:szCs w:val="22"/>
              </w:rPr>
              <w:t>PUCCH format 1</w:t>
            </w:r>
          </w:p>
        </w:tc>
        <w:tc>
          <w:tcPr>
            <w:tcW w:w="2284" w:type="dxa"/>
            <w:tcBorders>
              <w:bottom w:val="single" w:sz="8" w:space="0" w:color="000000"/>
              <w:right w:val="single" w:sz="8" w:space="0" w:color="000000"/>
            </w:tcBorders>
          </w:tcPr>
          <w:p w14:paraId="21038A60" w14:textId="77777777" w:rsidR="00A87B6D" w:rsidRPr="00C0482A" w:rsidRDefault="00A87B6D" w:rsidP="00A4208C">
            <w:pPr>
              <w:rPr>
                <w:szCs w:val="22"/>
              </w:rPr>
            </w:pPr>
            <w:r w:rsidRPr="00C32848">
              <w:t>4</w:t>
            </w:r>
          </w:p>
        </w:tc>
        <w:tc>
          <w:tcPr>
            <w:tcW w:w="1978" w:type="dxa"/>
            <w:tcBorders>
              <w:bottom w:val="single" w:sz="8" w:space="0" w:color="000000"/>
              <w:right w:val="single" w:sz="8" w:space="0" w:color="000000"/>
            </w:tcBorders>
          </w:tcPr>
          <w:p w14:paraId="1FE047B7" w14:textId="77777777" w:rsidR="00A87B6D" w:rsidRPr="00C0482A" w:rsidRDefault="00A87B6D" w:rsidP="00A4208C">
            <w:pPr>
              <w:rPr>
                <w:szCs w:val="22"/>
              </w:rPr>
            </w:pPr>
            <w:r w:rsidRPr="0024039A">
              <w:t>0.56</w:t>
            </w:r>
          </w:p>
        </w:tc>
        <w:tc>
          <w:tcPr>
            <w:tcW w:w="2621" w:type="dxa"/>
            <w:tcBorders>
              <w:bottom w:val="single" w:sz="8" w:space="0" w:color="000000"/>
              <w:right w:val="single" w:sz="8" w:space="0" w:color="000000"/>
            </w:tcBorders>
          </w:tcPr>
          <w:p w14:paraId="7A2BEBDA" w14:textId="77777777" w:rsidR="00A87B6D" w:rsidRPr="00C0482A" w:rsidRDefault="00A87B6D" w:rsidP="00A4208C">
            <w:pPr>
              <w:rPr>
                <w:szCs w:val="22"/>
              </w:rPr>
            </w:pPr>
            <w:r w:rsidRPr="0024039A">
              <w:t>0.67</w:t>
            </w:r>
          </w:p>
        </w:tc>
      </w:tr>
    </w:tbl>
    <w:p w14:paraId="6FDEDF13" w14:textId="77777777" w:rsidR="00A87B6D" w:rsidRDefault="00A87B6D" w:rsidP="00A87B6D">
      <w:pPr>
        <w:rPr>
          <w:rFonts w:eastAsiaTheme="minorEastAsia"/>
          <w:b/>
          <w:bCs/>
          <w:szCs w:val="22"/>
        </w:rPr>
      </w:pPr>
    </w:p>
    <w:p w14:paraId="5420BC90" w14:textId="77777777" w:rsidR="00A87B6D" w:rsidRDefault="00A87B6D" w:rsidP="00A87B6D">
      <w:pPr>
        <w:shd w:val="clear" w:color="auto" w:fill="FFFFFF"/>
        <w:adjustRightInd w:val="0"/>
        <w:snapToGrid w:val="0"/>
        <w:spacing w:afterLines="50" w:after="120"/>
        <w:jc w:val="both"/>
        <w:rPr>
          <w:rFonts w:eastAsiaTheme="minorEastAsia"/>
          <w:color w:val="000000"/>
          <w:szCs w:val="22"/>
          <w:lang w:val="en-US" w:eastAsia="zh-CN"/>
        </w:rPr>
      </w:pPr>
    </w:p>
    <w:p w14:paraId="06EEB702" w14:textId="77777777" w:rsidR="00A87B6D" w:rsidRPr="008F2A8A" w:rsidRDefault="00A87B6D" w:rsidP="00A87B6D">
      <w:pPr>
        <w:shd w:val="clear" w:color="auto" w:fill="FFFFFF"/>
        <w:adjustRightInd w:val="0"/>
        <w:snapToGrid w:val="0"/>
        <w:spacing w:afterLines="50" w:after="120"/>
        <w:jc w:val="both"/>
        <w:rPr>
          <w:rFonts w:ascii="Times New Roman" w:eastAsiaTheme="minorEastAsia" w:hAnsi="Times New Roman"/>
          <w:b/>
          <w:bCs/>
          <w:color w:val="000000"/>
          <w:szCs w:val="20"/>
          <w:highlight w:val="green"/>
          <w:lang w:val="en-US" w:eastAsia="zh-CN"/>
        </w:rPr>
      </w:pPr>
      <w:r w:rsidRPr="008F2A8A">
        <w:rPr>
          <w:rFonts w:ascii="Times New Roman" w:eastAsiaTheme="minorEastAsia" w:hAnsi="Times New Roman"/>
          <w:b/>
          <w:bCs/>
          <w:color w:val="000000"/>
          <w:szCs w:val="20"/>
          <w:highlight w:val="green"/>
          <w:lang w:val="en-US" w:eastAsia="zh-CN"/>
        </w:rPr>
        <w:t>Agreement</w:t>
      </w:r>
    </w:p>
    <w:p w14:paraId="0EEF8146" w14:textId="77777777" w:rsidR="00A87B6D" w:rsidRPr="008F2A8A" w:rsidRDefault="00A87B6D" w:rsidP="00A87B6D">
      <w:pPr>
        <w:jc w:val="both"/>
        <w:rPr>
          <w:rFonts w:ascii="Times New Roman" w:eastAsia="DengXian" w:hAnsi="Times New Roman"/>
          <w:iCs/>
          <w:szCs w:val="20"/>
        </w:rPr>
      </w:pPr>
      <w:r w:rsidRPr="008F2A8A">
        <w:rPr>
          <w:rFonts w:ascii="Times New Roman" w:eastAsia="DengXian" w:hAnsi="Times New Roman"/>
          <w:iCs/>
          <w:szCs w:val="20"/>
        </w:rPr>
        <w:t xml:space="preserve">For the </w:t>
      </w:r>
      <w:proofErr w:type="spellStart"/>
      <w:r w:rsidRPr="008F2A8A">
        <w:rPr>
          <w:rFonts w:ascii="Times New Roman" w:eastAsia="MS Mincho" w:hAnsi="Times New Roman"/>
          <w:szCs w:val="20"/>
        </w:rPr>
        <w:t>MaxCL</w:t>
      </w:r>
      <w:proofErr w:type="spellEnd"/>
      <w:r w:rsidRPr="008F2A8A">
        <w:rPr>
          <w:rFonts w:ascii="Times New Roman" w:eastAsiaTheme="minorEastAsia" w:hAnsi="Times New Roman"/>
          <w:szCs w:val="20"/>
        </w:rPr>
        <w:t xml:space="preserve"> requirement</w:t>
      </w:r>
      <w:r w:rsidRPr="008F2A8A">
        <w:rPr>
          <w:rFonts w:ascii="Times New Roman" w:eastAsia="DengXian" w:hAnsi="Times New Roman"/>
          <w:iCs/>
          <w:szCs w:val="20"/>
        </w:rPr>
        <w:t xml:space="preserve"> </w:t>
      </w:r>
      <w:r w:rsidRPr="008F2A8A">
        <w:rPr>
          <w:rFonts w:ascii="Times New Roman" w:eastAsia="DengXian" w:hAnsi="Times New Roman"/>
          <w:szCs w:val="20"/>
        </w:rPr>
        <w:t xml:space="preserve">in TR 38.914, </w:t>
      </w:r>
      <w:r w:rsidRPr="008F2A8A">
        <w:rPr>
          <w:rFonts w:ascii="Times New Roman" w:eastAsia="DengXian" w:hAnsi="Times New Roman"/>
          <w:iCs/>
          <w:szCs w:val="20"/>
        </w:rPr>
        <w:t xml:space="preserve">companies are encouraged to provide </w:t>
      </w:r>
      <w:proofErr w:type="spellStart"/>
      <w:r w:rsidRPr="008F2A8A">
        <w:rPr>
          <w:rFonts w:ascii="Times New Roman" w:eastAsia="DengXian" w:hAnsi="Times New Roman"/>
          <w:iCs/>
          <w:szCs w:val="20"/>
        </w:rPr>
        <w:t>MaxCL</w:t>
      </w:r>
      <w:proofErr w:type="spellEnd"/>
      <w:r w:rsidRPr="008F2A8A">
        <w:rPr>
          <w:rFonts w:ascii="Times New Roman" w:eastAsia="DengXian" w:hAnsi="Times New Roman"/>
          <w:iCs/>
          <w:szCs w:val="20"/>
        </w:rPr>
        <w:t xml:space="preserve"> evaluations based on the following assumptions:</w:t>
      </w:r>
    </w:p>
    <w:p w14:paraId="153F2117" w14:textId="77777777" w:rsidR="00A87B6D" w:rsidRPr="008F2A8A" w:rsidRDefault="00A87B6D">
      <w:pPr>
        <w:pStyle w:val="TableTexts"/>
        <w:keepLines w:val="0"/>
        <w:widowControl/>
        <w:numPr>
          <w:ilvl w:val="0"/>
          <w:numId w:val="220"/>
        </w:numPr>
        <w:adjustRightInd w:val="0"/>
        <w:spacing w:line="240" w:lineRule="auto"/>
        <w:jc w:val="both"/>
        <w:rPr>
          <w:iCs/>
          <w:sz w:val="20"/>
          <w:szCs w:val="20"/>
          <w:lang w:eastAsia="x-none"/>
        </w:rPr>
      </w:pPr>
      <w:r w:rsidRPr="008F2A8A">
        <w:rPr>
          <w:iCs/>
          <w:sz w:val="20"/>
          <w:szCs w:val="20"/>
        </w:rPr>
        <w:t>A</w:t>
      </w:r>
      <w:r w:rsidRPr="008F2A8A">
        <w:rPr>
          <w:iCs/>
          <w:sz w:val="20"/>
          <w:szCs w:val="20"/>
          <w:lang w:eastAsia="x-none"/>
        </w:rPr>
        <w:t>ssumptions used</w:t>
      </w:r>
      <w:r w:rsidRPr="008F2A8A">
        <w:rPr>
          <w:iCs/>
          <w:sz w:val="20"/>
          <w:szCs w:val="20"/>
        </w:rPr>
        <w:t xml:space="preserve"> for </w:t>
      </w:r>
      <w:proofErr w:type="spellStart"/>
      <w:r w:rsidRPr="008F2A8A">
        <w:rPr>
          <w:iCs/>
          <w:sz w:val="20"/>
          <w:szCs w:val="20"/>
        </w:rPr>
        <w:t>maxCL</w:t>
      </w:r>
      <w:proofErr w:type="spellEnd"/>
      <w:r w:rsidRPr="008F2A8A">
        <w:rPr>
          <w:iCs/>
          <w:sz w:val="20"/>
          <w:szCs w:val="20"/>
        </w:rPr>
        <w:t xml:space="preserve"> calculations in TR38.914: </w:t>
      </w:r>
    </w:p>
    <w:p w14:paraId="31E52DD9" w14:textId="77777777" w:rsidR="00A87B6D" w:rsidRPr="00F01DC6" w:rsidRDefault="00A87B6D">
      <w:pPr>
        <w:pStyle w:val="TableTexts"/>
        <w:keepNext/>
        <w:widowControl/>
        <w:numPr>
          <w:ilvl w:val="0"/>
          <w:numId w:val="220"/>
        </w:numPr>
        <w:suppressAutoHyphens w:val="0"/>
        <w:overflowPunct w:val="0"/>
        <w:adjustRightInd w:val="0"/>
        <w:snapToGrid/>
        <w:spacing w:before="60" w:after="180" w:line="240" w:lineRule="auto"/>
        <w:textAlignment w:val="baseline"/>
        <w:rPr>
          <w:rFonts w:ascii="Arial" w:eastAsia="SimSun" w:hAnsi="Arial"/>
          <w:b/>
          <w:sz w:val="20"/>
          <w:szCs w:val="20"/>
        </w:rPr>
      </w:pPr>
      <w:r w:rsidRPr="00F01DC6">
        <w:rPr>
          <w:rFonts w:ascii="Arial" w:eastAsia="SimSun" w:hAnsi="Arial"/>
          <w:b/>
          <w:sz w:val="20"/>
          <w:szCs w:val="20"/>
        </w:rPr>
        <w:t xml:space="preserve">Table </w:t>
      </w:r>
      <w:r w:rsidRPr="00F01DC6">
        <w:rPr>
          <w:rFonts w:ascii="Arial" w:eastAsia="SimSun" w:hAnsi="Arial" w:hint="eastAsia"/>
          <w:b/>
          <w:sz w:val="20"/>
          <w:szCs w:val="20"/>
        </w:rPr>
        <w:t>5.1.20.1-2</w:t>
      </w:r>
      <w:r w:rsidRPr="00F01DC6">
        <w:rPr>
          <w:rFonts w:ascii="Arial" w:eastAsia="SimSun" w:hAnsi="Arial"/>
          <w:b/>
          <w:sz w:val="20"/>
          <w:szCs w:val="20"/>
        </w:rPr>
        <w:t xml:space="preserve">: </w:t>
      </w:r>
      <w:proofErr w:type="spellStart"/>
      <w:r w:rsidRPr="00F01DC6">
        <w:rPr>
          <w:rFonts w:ascii="Arial" w:eastAsia="SimSun" w:hAnsi="Arial"/>
          <w:b/>
          <w:sz w:val="20"/>
          <w:szCs w:val="20"/>
        </w:rPr>
        <w:t>M</w:t>
      </w:r>
      <w:r w:rsidRPr="00F01DC6">
        <w:rPr>
          <w:rFonts w:ascii="Arial" w:eastAsia="SimSun" w:hAnsi="Arial" w:cs="Arial" w:hint="eastAsia"/>
          <w:b/>
          <w:sz w:val="20"/>
          <w:szCs w:val="20"/>
        </w:rPr>
        <w:t>ax</w:t>
      </w:r>
      <w:r w:rsidRPr="00F01DC6">
        <w:rPr>
          <w:rFonts w:ascii="Arial" w:eastAsia="SimSun" w:hAnsi="Arial"/>
          <w:b/>
          <w:sz w:val="20"/>
          <w:szCs w:val="20"/>
        </w:rPr>
        <w:t>CL</w:t>
      </w:r>
      <w:proofErr w:type="spellEnd"/>
      <w:r w:rsidRPr="00F01DC6">
        <w:rPr>
          <w:rFonts w:ascii="Arial" w:eastAsia="SimSun" w:hAnsi="Arial"/>
          <w:b/>
          <w:sz w:val="20"/>
          <w:szCs w:val="20"/>
        </w:rPr>
        <w:t xml:space="preserve"> calculation </w:t>
      </w:r>
      <w:r w:rsidRPr="00F01DC6">
        <w:rPr>
          <w:rFonts w:ascii="Arial" w:eastAsia="SimSun" w:hAnsi="Arial" w:cs="Arial" w:hint="eastAsia"/>
          <w:b/>
          <w:sz w:val="20"/>
          <w:szCs w:val="20"/>
        </w:rPr>
        <w:t>assumptions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1815"/>
      </w:tblGrid>
      <w:tr w:rsidR="00A87B6D" w:rsidRPr="009E25EE" w14:paraId="693E5F91" w14:textId="77777777" w:rsidTr="00A4208C">
        <w:trPr>
          <w:jc w:val="center"/>
        </w:trPr>
        <w:tc>
          <w:tcPr>
            <w:tcW w:w="4672" w:type="dxa"/>
            <w:tcBorders>
              <w:top w:val="single" w:sz="4" w:space="0" w:color="auto"/>
              <w:left w:val="single" w:sz="4" w:space="0" w:color="auto"/>
              <w:bottom w:val="single" w:sz="4" w:space="0" w:color="auto"/>
              <w:right w:val="single" w:sz="4" w:space="0" w:color="auto"/>
            </w:tcBorders>
          </w:tcPr>
          <w:p w14:paraId="401CA40A" w14:textId="77777777" w:rsidR="00A87B6D" w:rsidRPr="009E25EE" w:rsidRDefault="00A87B6D" w:rsidP="00A4208C">
            <w:pPr>
              <w:keepNext/>
              <w:keepLines/>
              <w:overflowPunct w:val="0"/>
              <w:autoSpaceDE w:val="0"/>
              <w:autoSpaceDN w:val="0"/>
              <w:spacing w:before="100" w:beforeAutospacing="1"/>
              <w:textAlignment w:val="baseline"/>
              <w:rPr>
                <w:rFonts w:ascii="Arial" w:eastAsia="SimSun" w:hAnsi="Arial"/>
                <w:sz w:val="18"/>
                <w:szCs w:val="20"/>
              </w:rPr>
            </w:pPr>
            <w:r w:rsidRPr="009E25EE">
              <w:rPr>
                <w:rFonts w:ascii="Arial" w:eastAsia="SimSun" w:hAnsi="Arial"/>
                <w:sz w:val="18"/>
                <w:szCs w:val="20"/>
              </w:rPr>
              <w:t>UE Tx power</w:t>
            </w:r>
          </w:p>
        </w:tc>
        <w:tc>
          <w:tcPr>
            <w:tcW w:w="1815" w:type="dxa"/>
            <w:tcBorders>
              <w:top w:val="single" w:sz="4" w:space="0" w:color="auto"/>
              <w:left w:val="single" w:sz="4" w:space="0" w:color="auto"/>
              <w:bottom w:val="single" w:sz="4" w:space="0" w:color="auto"/>
              <w:right w:val="single" w:sz="4" w:space="0" w:color="auto"/>
            </w:tcBorders>
          </w:tcPr>
          <w:p w14:paraId="25CDF50B" w14:textId="77777777" w:rsidR="00A87B6D" w:rsidRPr="009E25EE" w:rsidRDefault="00A87B6D" w:rsidP="00A4208C">
            <w:pPr>
              <w:keepNext/>
              <w:keepLines/>
              <w:overflowPunct w:val="0"/>
              <w:autoSpaceDE w:val="0"/>
              <w:autoSpaceDN w:val="0"/>
              <w:spacing w:before="100" w:beforeAutospacing="1"/>
              <w:jc w:val="center"/>
              <w:textAlignment w:val="baseline"/>
              <w:rPr>
                <w:rFonts w:ascii="Arial" w:eastAsia="SimSun" w:hAnsi="Arial" w:cs="Arial"/>
                <w:sz w:val="18"/>
                <w:szCs w:val="20"/>
              </w:rPr>
            </w:pPr>
            <w:r w:rsidRPr="009E25EE">
              <w:rPr>
                <w:rFonts w:eastAsia="SimSun"/>
                <w:szCs w:val="20"/>
              </w:rPr>
              <w:t>23dBm</w:t>
            </w:r>
          </w:p>
        </w:tc>
      </w:tr>
      <w:tr w:rsidR="00A87B6D" w:rsidRPr="009E25EE" w14:paraId="3913D5C1" w14:textId="77777777" w:rsidTr="00A4208C">
        <w:trPr>
          <w:trHeight w:val="296"/>
          <w:jc w:val="center"/>
        </w:trPr>
        <w:tc>
          <w:tcPr>
            <w:tcW w:w="4672" w:type="dxa"/>
            <w:tcBorders>
              <w:top w:val="single" w:sz="4" w:space="0" w:color="auto"/>
              <w:left w:val="single" w:sz="4" w:space="0" w:color="auto"/>
              <w:bottom w:val="single" w:sz="4" w:space="0" w:color="auto"/>
              <w:right w:val="single" w:sz="4" w:space="0" w:color="auto"/>
            </w:tcBorders>
          </w:tcPr>
          <w:p w14:paraId="18E51CD6" w14:textId="77777777" w:rsidR="00A87B6D" w:rsidRPr="009E25EE" w:rsidRDefault="00A87B6D" w:rsidP="00A4208C">
            <w:pPr>
              <w:keepNext/>
              <w:keepLines/>
              <w:overflowPunct w:val="0"/>
              <w:autoSpaceDE w:val="0"/>
              <w:autoSpaceDN w:val="0"/>
              <w:spacing w:before="100" w:beforeAutospacing="1"/>
              <w:textAlignment w:val="baseline"/>
              <w:rPr>
                <w:rFonts w:ascii="Arial" w:eastAsia="SimSun" w:hAnsi="Arial"/>
                <w:sz w:val="18"/>
                <w:szCs w:val="20"/>
              </w:rPr>
            </w:pPr>
            <w:r w:rsidRPr="009E25EE">
              <w:rPr>
                <w:rFonts w:ascii="Arial" w:eastAsia="SimSun" w:hAnsi="Arial"/>
                <w:sz w:val="18"/>
                <w:szCs w:val="20"/>
              </w:rPr>
              <w:t>DL Tx power</w:t>
            </w:r>
          </w:p>
        </w:tc>
        <w:tc>
          <w:tcPr>
            <w:tcW w:w="1815" w:type="dxa"/>
            <w:tcBorders>
              <w:top w:val="single" w:sz="4" w:space="0" w:color="auto"/>
              <w:left w:val="single" w:sz="4" w:space="0" w:color="auto"/>
              <w:bottom w:val="single" w:sz="4" w:space="0" w:color="auto"/>
              <w:right w:val="single" w:sz="4" w:space="0" w:color="auto"/>
            </w:tcBorders>
          </w:tcPr>
          <w:p w14:paraId="28900B72" w14:textId="77777777" w:rsidR="00A87B6D" w:rsidRPr="009E25EE" w:rsidRDefault="00A87B6D" w:rsidP="00A4208C">
            <w:pPr>
              <w:keepNext/>
              <w:keepLines/>
              <w:overflowPunct w:val="0"/>
              <w:autoSpaceDE w:val="0"/>
              <w:autoSpaceDN w:val="0"/>
              <w:spacing w:before="100" w:beforeAutospacing="1"/>
              <w:jc w:val="center"/>
              <w:textAlignment w:val="baseline"/>
              <w:rPr>
                <w:rFonts w:ascii="Arial" w:eastAsia="SimSun" w:hAnsi="Arial" w:cs="Arial"/>
                <w:sz w:val="18"/>
                <w:szCs w:val="20"/>
              </w:rPr>
            </w:pPr>
            <w:r w:rsidRPr="009E25EE">
              <w:rPr>
                <w:rFonts w:eastAsia="SimSun"/>
                <w:szCs w:val="20"/>
              </w:rPr>
              <w:t>46dBm</w:t>
            </w:r>
          </w:p>
        </w:tc>
      </w:tr>
      <w:tr w:rsidR="00A87B6D" w:rsidRPr="009E25EE" w14:paraId="3ACC3891" w14:textId="77777777" w:rsidTr="00A4208C">
        <w:trPr>
          <w:jc w:val="center"/>
        </w:trPr>
        <w:tc>
          <w:tcPr>
            <w:tcW w:w="4672" w:type="dxa"/>
            <w:tcBorders>
              <w:top w:val="single" w:sz="4" w:space="0" w:color="auto"/>
              <w:left w:val="single" w:sz="4" w:space="0" w:color="auto"/>
              <w:bottom w:val="single" w:sz="4" w:space="0" w:color="auto"/>
              <w:right w:val="single" w:sz="4" w:space="0" w:color="auto"/>
            </w:tcBorders>
          </w:tcPr>
          <w:p w14:paraId="48FC0F93" w14:textId="77777777" w:rsidR="00A87B6D" w:rsidRPr="009E25EE" w:rsidRDefault="00A87B6D" w:rsidP="00A4208C">
            <w:pPr>
              <w:keepNext/>
              <w:keepLines/>
              <w:overflowPunct w:val="0"/>
              <w:autoSpaceDE w:val="0"/>
              <w:autoSpaceDN w:val="0"/>
              <w:spacing w:before="100" w:beforeAutospacing="1"/>
              <w:textAlignment w:val="baseline"/>
              <w:rPr>
                <w:rFonts w:ascii="Arial" w:eastAsia="SimSun" w:hAnsi="Arial"/>
                <w:sz w:val="18"/>
                <w:szCs w:val="20"/>
              </w:rPr>
            </w:pPr>
            <w:r w:rsidRPr="009E25EE">
              <w:rPr>
                <w:rFonts w:ascii="Arial" w:eastAsia="SimSun" w:hAnsi="Arial" w:hint="eastAsia"/>
                <w:sz w:val="18"/>
                <w:szCs w:val="20"/>
              </w:rPr>
              <w:t>BS</w:t>
            </w:r>
            <w:r>
              <w:rPr>
                <w:rFonts w:ascii="Arial" w:eastAsia="SimSun" w:hAnsi="Arial" w:hint="eastAsia"/>
                <w:sz w:val="18"/>
                <w:szCs w:val="20"/>
              </w:rPr>
              <w:t xml:space="preserve"> </w:t>
            </w:r>
            <w:r w:rsidRPr="009E25EE">
              <w:rPr>
                <w:rFonts w:ascii="Arial" w:eastAsia="SimSun" w:hAnsi="Arial"/>
                <w:sz w:val="18"/>
                <w:szCs w:val="20"/>
              </w:rPr>
              <w:t>receiver noise figure</w:t>
            </w:r>
          </w:p>
        </w:tc>
        <w:tc>
          <w:tcPr>
            <w:tcW w:w="1815" w:type="dxa"/>
            <w:tcBorders>
              <w:top w:val="single" w:sz="4" w:space="0" w:color="auto"/>
              <w:left w:val="single" w:sz="4" w:space="0" w:color="auto"/>
              <w:bottom w:val="single" w:sz="4" w:space="0" w:color="auto"/>
              <w:right w:val="single" w:sz="4" w:space="0" w:color="auto"/>
            </w:tcBorders>
          </w:tcPr>
          <w:p w14:paraId="08EE58AA" w14:textId="77777777" w:rsidR="00A87B6D" w:rsidRPr="009E25EE" w:rsidRDefault="00A87B6D" w:rsidP="00A4208C">
            <w:pPr>
              <w:keepNext/>
              <w:keepLines/>
              <w:overflowPunct w:val="0"/>
              <w:autoSpaceDE w:val="0"/>
              <w:autoSpaceDN w:val="0"/>
              <w:spacing w:before="100" w:beforeAutospacing="1"/>
              <w:jc w:val="center"/>
              <w:textAlignment w:val="baseline"/>
              <w:rPr>
                <w:rFonts w:ascii="Arial" w:eastAsia="SimSun" w:hAnsi="Arial" w:cs="Arial"/>
                <w:sz w:val="18"/>
                <w:szCs w:val="20"/>
              </w:rPr>
            </w:pPr>
            <w:r w:rsidRPr="009E25EE">
              <w:rPr>
                <w:rFonts w:eastAsia="SimSun"/>
                <w:szCs w:val="20"/>
              </w:rPr>
              <w:t>5dB</w:t>
            </w:r>
          </w:p>
        </w:tc>
      </w:tr>
      <w:tr w:rsidR="00A87B6D" w:rsidRPr="009E25EE" w14:paraId="4C9DAA16" w14:textId="77777777" w:rsidTr="00A4208C">
        <w:trPr>
          <w:jc w:val="center"/>
        </w:trPr>
        <w:tc>
          <w:tcPr>
            <w:tcW w:w="4672" w:type="dxa"/>
            <w:tcBorders>
              <w:top w:val="single" w:sz="4" w:space="0" w:color="auto"/>
              <w:left w:val="single" w:sz="4" w:space="0" w:color="auto"/>
              <w:bottom w:val="single" w:sz="4" w:space="0" w:color="auto"/>
              <w:right w:val="single" w:sz="4" w:space="0" w:color="auto"/>
            </w:tcBorders>
          </w:tcPr>
          <w:p w14:paraId="47A2DF1A" w14:textId="77777777" w:rsidR="00A87B6D" w:rsidRPr="009E25EE" w:rsidRDefault="00A87B6D" w:rsidP="00A4208C">
            <w:pPr>
              <w:keepNext/>
              <w:keepLines/>
              <w:overflowPunct w:val="0"/>
              <w:autoSpaceDE w:val="0"/>
              <w:autoSpaceDN w:val="0"/>
              <w:spacing w:before="100" w:beforeAutospacing="1"/>
              <w:textAlignment w:val="baseline"/>
              <w:rPr>
                <w:rFonts w:ascii="Arial" w:eastAsia="SimSun" w:hAnsi="Arial"/>
                <w:sz w:val="18"/>
                <w:szCs w:val="20"/>
              </w:rPr>
            </w:pPr>
            <w:r w:rsidRPr="009E25EE">
              <w:rPr>
                <w:rFonts w:ascii="Arial" w:eastAsia="SimSun" w:hAnsi="Arial"/>
                <w:sz w:val="18"/>
                <w:szCs w:val="20"/>
              </w:rPr>
              <w:t>UE receiver noise figure</w:t>
            </w:r>
          </w:p>
        </w:tc>
        <w:tc>
          <w:tcPr>
            <w:tcW w:w="1815" w:type="dxa"/>
            <w:tcBorders>
              <w:top w:val="single" w:sz="4" w:space="0" w:color="auto"/>
              <w:left w:val="single" w:sz="4" w:space="0" w:color="auto"/>
              <w:bottom w:val="single" w:sz="4" w:space="0" w:color="auto"/>
              <w:right w:val="single" w:sz="4" w:space="0" w:color="auto"/>
            </w:tcBorders>
          </w:tcPr>
          <w:p w14:paraId="4E55CCC6" w14:textId="77777777" w:rsidR="00A87B6D" w:rsidRPr="009E25EE" w:rsidRDefault="00A87B6D" w:rsidP="00A4208C">
            <w:pPr>
              <w:keepNext/>
              <w:keepLines/>
              <w:overflowPunct w:val="0"/>
              <w:autoSpaceDE w:val="0"/>
              <w:autoSpaceDN w:val="0"/>
              <w:spacing w:before="100" w:beforeAutospacing="1"/>
              <w:jc w:val="center"/>
              <w:textAlignment w:val="baseline"/>
              <w:rPr>
                <w:rFonts w:ascii="Arial" w:eastAsia="SimSun" w:hAnsi="Arial" w:cs="Arial"/>
                <w:sz w:val="18"/>
                <w:szCs w:val="20"/>
              </w:rPr>
            </w:pPr>
            <w:r w:rsidRPr="009E25EE">
              <w:rPr>
                <w:rFonts w:eastAsia="SimSun"/>
                <w:szCs w:val="20"/>
              </w:rPr>
              <w:t>9dB</w:t>
            </w:r>
          </w:p>
        </w:tc>
      </w:tr>
      <w:tr w:rsidR="00A87B6D" w:rsidRPr="009E25EE" w14:paraId="7B1912F4" w14:textId="77777777" w:rsidTr="00A4208C">
        <w:trPr>
          <w:jc w:val="center"/>
        </w:trPr>
        <w:tc>
          <w:tcPr>
            <w:tcW w:w="4672" w:type="dxa"/>
            <w:tcBorders>
              <w:top w:val="single" w:sz="4" w:space="0" w:color="auto"/>
              <w:left w:val="single" w:sz="4" w:space="0" w:color="auto"/>
              <w:bottom w:val="single" w:sz="4" w:space="0" w:color="auto"/>
              <w:right w:val="single" w:sz="4" w:space="0" w:color="auto"/>
            </w:tcBorders>
          </w:tcPr>
          <w:p w14:paraId="5792E5E2" w14:textId="77777777" w:rsidR="00A87B6D" w:rsidRPr="009E25EE" w:rsidRDefault="00A87B6D" w:rsidP="00A4208C">
            <w:pPr>
              <w:keepNext/>
              <w:keepLines/>
              <w:overflowPunct w:val="0"/>
              <w:autoSpaceDE w:val="0"/>
              <w:autoSpaceDN w:val="0"/>
              <w:spacing w:before="100" w:beforeAutospacing="1"/>
              <w:textAlignment w:val="baseline"/>
              <w:rPr>
                <w:rFonts w:ascii="Arial" w:eastAsia="SimSun" w:hAnsi="Arial"/>
                <w:sz w:val="18"/>
                <w:szCs w:val="20"/>
              </w:rPr>
            </w:pPr>
            <w:r w:rsidRPr="009E25EE">
              <w:rPr>
                <w:rFonts w:ascii="Arial" w:eastAsia="SimSun" w:hAnsi="Arial"/>
                <w:sz w:val="18"/>
                <w:szCs w:val="20"/>
              </w:rPr>
              <w:t>Interference margin</w:t>
            </w:r>
          </w:p>
        </w:tc>
        <w:tc>
          <w:tcPr>
            <w:tcW w:w="1815" w:type="dxa"/>
            <w:tcBorders>
              <w:top w:val="single" w:sz="4" w:space="0" w:color="auto"/>
              <w:left w:val="single" w:sz="4" w:space="0" w:color="auto"/>
              <w:bottom w:val="single" w:sz="4" w:space="0" w:color="auto"/>
              <w:right w:val="single" w:sz="4" w:space="0" w:color="auto"/>
            </w:tcBorders>
          </w:tcPr>
          <w:p w14:paraId="3989EB6A" w14:textId="77777777" w:rsidR="00A87B6D" w:rsidRPr="009E25EE" w:rsidRDefault="00A87B6D" w:rsidP="00A4208C">
            <w:pPr>
              <w:keepNext/>
              <w:keepLines/>
              <w:overflowPunct w:val="0"/>
              <w:autoSpaceDE w:val="0"/>
              <w:autoSpaceDN w:val="0"/>
              <w:spacing w:before="100" w:beforeAutospacing="1"/>
              <w:jc w:val="center"/>
              <w:textAlignment w:val="baseline"/>
              <w:rPr>
                <w:rFonts w:ascii="Arial" w:eastAsia="SimSun" w:hAnsi="Arial" w:cs="Arial"/>
                <w:sz w:val="18"/>
                <w:szCs w:val="20"/>
              </w:rPr>
            </w:pPr>
            <w:r w:rsidRPr="009E25EE">
              <w:rPr>
                <w:rFonts w:eastAsia="SimSun"/>
                <w:color w:val="000000"/>
                <w:szCs w:val="20"/>
              </w:rPr>
              <w:t>0dB</w:t>
            </w:r>
          </w:p>
        </w:tc>
      </w:tr>
    </w:tbl>
    <w:p w14:paraId="0BF9057E" w14:textId="77777777" w:rsidR="00A87B6D" w:rsidRPr="008F2A8A" w:rsidRDefault="00A87B6D">
      <w:pPr>
        <w:pStyle w:val="TableTexts"/>
        <w:keepLines w:val="0"/>
        <w:numPr>
          <w:ilvl w:val="1"/>
          <w:numId w:val="220"/>
        </w:numPr>
        <w:adjustRightInd w:val="0"/>
        <w:spacing w:line="256" w:lineRule="auto"/>
        <w:jc w:val="both"/>
        <w:rPr>
          <w:rFonts w:eastAsia="SimSun"/>
          <w:kern w:val="2"/>
          <w:sz w:val="20"/>
          <w:szCs w:val="20"/>
        </w:rPr>
      </w:pPr>
      <w:r w:rsidRPr="008F2A8A">
        <w:rPr>
          <w:iCs/>
          <w:sz w:val="20"/>
          <w:szCs w:val="20"/>
        </w:rPr>
        <w:t xml:space="preserve">Note: DL Tx power is 46dBm per 20 MHz and scales with wider bandwidth. </w:t>
      </w:r>
    </w:p>
    <w:p w14:paraId="6B546725" w14:textId="77777777" w:rsidR="00A87B6D" w:rsidRPr="008F2A8A" w:rsidRDefault="00A87B6D">
      <w:pPr>
        <w:pStyle w:val="TableTexts"/>
        <w:keepLines w:val="0"/>
        <w:numPr>
          <w:ilvl w:val="0"/>
          <w:numId w:val="220"/>
        </w:numPr>
        <w:adjustRightInd w:val="0"/>
        <w:spacing w:line="256" w:lineRule="auto"/>
        <w:jc w:val="both"/>
        <w:rPr>
          <w:rFonts w:eastAsia="SimSun"/>
          <w:kern w:val="2"/>
          <w:sz w:val="20"/>
          <w:szCs w:val="20"/>
        </w:rPr>
      </w:pPr>
      <w:r w:rsidRPr="008F2A8A">
        <w:rPr>
          <w:rFonts w:eastAsia="SimSun"/>
          <w:kern w:val="2"/>
          <w:sz w:val="20"/>
          <w:szCs w:val="20"/>
        </w:rPr>
        <w:t>Carrier frequency, duplex and SCS</w:t>
      </w:r>
    </w:p>
    <w:p w14:paraId="2005F55F" w14:textId="77777777" w:rsidR="00A87B6D" w:rsidRPr="008F2A8A" w:rsidRDefault="00A87B6D">
      <w:pPr>
        <w:pStyle w:val="TableTexts"/>
        <w:keepLines w:val="0"/>
        <w:numPr>
          <w:ilvl w:val="1"/>
          <w:numId w:val="220"/>
        </w:numPr>
        <w:adjustRightInd w:val="0"/>
        <w:spacing w:line="256" w:lineRule="auto"/>
        <w:jc w:val="both"/>
        <w:rPr>
          <w:rFonts w:eastAsia="SimSun"/>
          <w:kern w:val="2"/>
          <w:sz w:val="20"/>
          <w:szCs w:val="20"/>
        </w:rPr>
      </w:pPr>
      <w:r w:rsidRPr="008F2A8A">
        <w:rPr>
          <w:rFonts w:eastAsia="SimSun"/>
          <w:kern w:val="2"/>
          <w:sz w:val="20"/>
          <w:szCs w:val="20"/>
        </w:rPr>
        <w:t>FDD, carrier frequency: 0.7 GHz, 15kHz SCS</w:t>
      </w:r>
    </w:p>
    <w:p w14:paraId="1FA30BF7" w14:textId="77777777" w:rsidR="00A87B6D" w:rsidRPr="008F2A8A" w:rsidRDefault="00A87B6D">
      <w:pPr>
        <w:pStyle w:val="TableTexts"/>
        <w:keepLines w:val="0"/>
        <w:numPr>
          <w:ilvl w:val="1"/>
          <w:numId w:val="220"/>
        </w:numPr>
        <w:adjustRightInd w:val="0"/>
        <w:spacing w:line="256" w:lineRule="auto"/>
        <w:jc w:val="both"/>
        <w:rPr>
          <w:rFonts w:eastAsia="SimSun"/>
          <w:kern w:val="2"/>
          <w:sz w:val="20"/>
          <w:szCs w:val="20"/>
        </w:rPr>
      </w:pPr>
      <w:r w:rsidRPr="008F2A8A">
        <w:rPr>
          <w:rFonts w:eastAsia="SimSun"/>
          <w:kern w:val="2"/>
          <w:sz w:val="20"/>
          <w:szCs w:val="20"/>
        </w:rPr>
        <w:t>TDD, carrier frequency: 2.6 GHz, 30kHz SCS</w:t>
      </w:r>
    </w:p>
    <w:p w14:paraId="4D0EBD06" w14:textId="77777777" w:rsidR="00A87B6D" w:rsidRPr="008F2A8A" w:rsidRDefault="00A87B6D">
      <w:pPr>
        <w:pStyle w:val="TableTexts"/>
        <w:keepLines w:val="0"/>
        <w:widowControl/>
        <w:numPr>
          <w:ilvl w:val="0"/>
          <w:numId w:val="220"/>
        </w:numPr>
        <w:suppressAutoHyphens w:val="0"/>
        <w:adjustRightInd w:val="0"/>
        <w:spacing w:line="278" w:lineRule="auto"/>
        <w:jc w:val="left"/>
        <w:rPr>
          <w:sz w:val="20"/>
          <w:szCs w:val="20"/>
        </w:rPr>
      </w:pPr>
      <w:r w:rsidRPr="008F2A8A">
        <w:rPr>
          <w:sz w:val="20"/>
          <w:szCs w:val="20"/>
        </w:rPr>
        <w:t>UE speed: 3kmh</w:t>
      </w:r>
    </w:p>
    <w:p w14:paraId="49767528" w14:textId="77777777" w:rsidR="00A87B6D" w:rsidRPr="008F2A8A" w:rsidRDefault="00A87B6D">
      <w:pPr>
        <w:pStyle w:val="TableTexts"/>
        <w:keepLines w:val="0"/>
        <w:widowControl/>
        <w:numPr>
          <w:ilvl w:val="0"/>
          <w:numId w:val="220"/>
        </w:numPr>
        <w:suppressAutoHyphens w:val="0"/>
        <w:adjustRightInd w:val="0"/>
        <w:spacing w:line="278" w:lineRule="auto"/>
        <w:jc w:val="left"/>
        <w:rPr>
          <w:sz w:val="20"/>
          <w:szCs w:val="20"/>
        </w:rPr>
      </w:pPr>
      <w:r w:rsidRPr="008F2A8A">
        <w:rPr>
          <w:sz w:val="20"/>
          <w:szCs w:val="20"/>
        </w:rPr>
        <w:t>Channel model</w:t>
      </w:r>
    </w:p>
    <w:p w14:paraId="60796189" w14:textId="77777777" w:rsidR="00A87B6D" w:rsidRPr="008F2A8A" w:rsidRDefault="00A87B6D">
      <w:pPr>
        <w:pStyle w:val="TableTexts"/>
        <w:keepLines w:val="0"/>
        <w:widowControl/>
        <w:numPr>
          <w:ilvl w:val="1"/>
          <w:numId w:val="220"/>
        </w:numPr>
        <w:adjustRightInd w:val="0"/>
        <w:spacing w:line="240" w:lineRule="auto"/>
        <w:jc w:val="both"/>
        <w:rPr>
          <w:sz w:val="20"/>
          <w:szCs w:val="20"/>
        </w:rPr>
      </w:pPr>
      <w:r w:rsidRPr="008F2A8A">
        <w:rPr>
          <w:sz w:val="20"/>
          <w:szCs w:val="20"/>
        </w:rPr>
        <w:t>TDL-C with 300ns delay spread</w:t>
      </w:r>
    </w:p>
    <w:p w14:paraId="2B9FB517" w14:textId="77777777" w:rsidR="00A87B6D" w:rsidRPr="008F2A8A" w:rsidRDefault="00A87B6D">
      <w:pPr>
        <w:pStyle w:val="TableTexts"/>
        <w:keepLines w:val="0"/>
        <w:widowControl/>
        <w:numPr>
          <w:ilvl w:val="2"/>
          <w:numId w:val="220"/>
        </w:numPr>
        <w:adjustRightInd w:val="0"/>
        <w:spacing w:line="240" w:lineRule="auto"/>
        <w:jc w:val="both"/>
        <w:rPr>
          <w:sz w:val="20"/>
          <w:szCs w:val="20"/>
        </w:rPr>
      </w:pPr>
      <w:r w:rsidRPr="008F2A8A">
        <w:rPr>
          <w:sz w:val="20"/>
          <w:szCs w:val="20"/>
        </w:rPr>
        <w:t>DL: 2T2R and 2T1R</w:t>
      </w:r>
    </w:p>
    <w:p w14:paraId="28F2F18C" w14:textId="77777777" w:rsidR="00A87B6D" w:rsidRPr="008F2A8A" w:rsidRDefault="00A87B6D">
      <w:pPr>
        <w:pStyle w:val="TableTexts"/>
        <w:keepLines w:val="0"/>
        <w:widowControl/>
        <w:numPr>
          <w:ilvl w:val="2"/>
          <w:numId w:val="220"/>
        </w:numPr>
        <w:adjustRightInd w:val="0"/>
        <w:spacing w:line="240" w:lineRule="auto"/>
        <w:jc w:val="both"/>
        <w:rPr>
          <w:sz w:val="20"/>
          <w:szCs w:val="20"/>
        </w:rPr>
      </w:pPr>
      <w:r w:rsidRPr="008F2A8A">
        <w:rPr>
          <w:sz w:val="20"/>
          <w:szCs w:val="20"/>
        </w:rPr>
        <w:t xml:space="preserve">UL: 1T2R </w:t>
      </w:r>
    </w:p>
    <w:p w14:paraId="0B295890" w14:textId="77777777" w:rsidR="00A87B6D" w:rsidRPr="008F2A8A" w:rsidRDefault="00A87B6D">
      <w:pPr>
        <w:pStyle w:val="TableTexts"/>
        <w:keepLines w:val="0"/>
        <w:widowControl/>
        <w:numPr>
          <w:ilvl w:val="0"/>
          <w:numId w:val="220"/>
        </w:numPr>
        <w:adjustRightInd w:val="0"/>
        <w:spacing w:line="240" w:lineRule="auto"/>
        <w:jc w:val="both"/>
        <w:rPr>
          <w:iCs/>
          <w:sz w:val="20"/>
          <w:szCs w:val="20"/>
          <w:lang w:eastAsia="x-none"/>
        </w:rPr>
      </w:pPr>
      <w:r w:rsidRPr="008F2A8A">
        <w:rPr>
          <w:iCs/>
          <w:sz w:val="20"/>
          <w:szCs w:val="20"/>
        </w:rPr>
        <w:t>Signals/channels to be evaluated</w:t>
      </w:r>
    </w:p>
    <w:p w14:paraId="4C37317A" w14:textId="77777777" w:rsidR="00A87B6D" w:rsidRPr="008F2A8A" w:rsidRDefault="00A87B6D">
      <w:pPr>
        <w:pStyle w:val="TableTexts"/>
        <w:keepLines w:val="0"/>
        <w:widowControl/>
        <w:numPr>
          <w:ilvl w:val="1"/>
          <w:numId w:val="220"/>
        </w:numPr>
        <w:adjustRightInd w:val="0"/>
        <w:spacing w:line="240" w:lineRule="auto"/>
        <w:jc w:val="both"/>
        <w:rPr>
          <w:iCs/>
          <w:sz w:val="20"/>
          <w:szCs w:val="20"/>
          <w:lang w:eastAsia="x-none"/>
        </w:rPr>
      </w:pPr>
      <w:r w:rsidRPr="008F2A8A">
        <w:rPr>
          <w:iCs/>
          <w:sz w:val="20"/>
          <w:szCs w:val="20"/>
          <w:lang w:eastAsia="x-none"/>
        </w:rPr>
        <w:t>DL:</w:t>
      </w:r>
      <w:r w:rsidRPr="008F2A8A">
        <w:rPr>
          <w:iCs/>
          <w:sz w:val="20"/>
          <w:szCs w:val="20"/>
        </w:rPr>
        <w:t xml:space="preserve"> NR</w:t>
      </w:r>
      <w:r w:rsidRPr="008F2A8A">
        <w:rPr>
          <w:iCs/>
          <w:sz w:val="20"/>
          <w:szCs w:val="20"/>
          <w:lang w:eastAsia="x-none"/>
        </w:rPr>
        <w:t xml:space="preserve"> PSS/SSS, </w:t>
      </w:r>
      <w:r w:rsidRPr="008F2A8A">
        <w:rPr>
          <w:iCs/>
          <w:sz w:val="20"/>
          <w:szCs w:val="20"/>
        </w:rPr>
        <w:t>PBCH</w:t>
      </w:r>
      <w:r w:rsidRPr="008F2A8A">
        <w:rPr>
          <w:iCs/>
          <w:sz w:val="20"/>
          <w:szCs w:val="20"/>
          <w:lang w:eastAsia="x-none"/>
        </w:rPr>
        <w:t>, Common PDCCH, SIB1 PDSCH, Msg2</w:t>
      </w:r>
      <w:r w:rsidRPr="008F2A8A">
        <w:rPr>
          <w:iCs/>
          <w:sz w:val="20"/>
          <w:szCs w:val="20"/>
        </w:rPr>
        <w:t>/4</w:t>
      </w:r>
      <w:r w:rsidRPr="008F2A8A">
        <w:rPr>
          <w:iCs/>
          <w:sz w:val="20"/>
          <w:szCs w:val="20"/>
          <w:lang w:eastAsia="x-none"/>
        </w:rPr>
        <w:t xml:space="preserve"> PDSCH</w:t>
      </w:r>
    </w:p>
    <w:p w14:paraId="7C71F2C1" w14:textId="77777777" w:rsidR="00A87B6D" w:rsidRPr="008F2A8A" w:rsidRDefault="00A87B6D">
      <w:pPr>
        <w:pStyle w:val="TableTexts"/>
        <w:keepLines w:val="0"/>
        <w:widowControl/>
        <w:numPr>
          <w:ilvl w:val="1"/>
          <w:numId w:val="220"/>
        </w:numPr>
        <w:adjustRightInd w:val="0"/>
        <w:spacing w:line="240" w:lineRule="auto"/>
        <w:jc w:val="both"/>
        <w:rPr>
          <w:iCs/>
          <w:sz w:val="20"/>
          <w:szCs w:val="20"/>
          <w:lang w:val="sv-SE" w:eastAsia="x-none"/>
        </w:rPr>
      </w:pPr>
      <w:r w:rsidRPr="008F2A8A">
        <w:rPr>
          <w:iCs/>
          <w:sz w:val="20"/>
          <w:szCs w:val="20"/>
          <w:lang w:val="sv-SE" w:eastAsia="x-none"/>
        </w:rPr>
        <w:t>UL:</w:t>
      </w:r>
      <w:r w:rsidRPr="008F2A8A">
        <w:rPr>
          <w:iCs/>
          <w:sz w:val="20"/>
          <w:szCs w:val="20"/>
          <w:lang w:val="sv-SE"/>
        </w:rPr>
        <w:t xml:space="preserve"> NR</w:t>
      </w:r>
      <w:r w:rsidRPr="008F2A8A">
        <w:rPr>
          <w:iCs/>
          <w:sz w:val="20"/>
          <w:szCs w:val="20"/>
          <w:lang w:val="sv-SE" w:eastAsia="x-none"/>
        </w:rPr>
        <w:t xml:space="preserve"> PRACH format </w:t>
      </w:r>
      <w:r w:rsidRPr="008F2A8A">
        <w:rPr>
          <w:iCs/>
          <w:sz w:val="20"/>
          <w:szCs w:val="20"/>
          <w:lang w:val="sv-SE"/>
        </w:rPr>
        <w:t>C2/B4/0</w:t>
      </w:r>
      <w:r w:rsidRPr="008F2A8A">
        <w:rPr>
          <w:iCs/>
          <w:sz w:val="20"/>
          <w:szCs w:val="20"/>
          <w:lang w:val="sv-SE" w:eastAsia="x-none"/>
        </w:rPr>
        <w:t>, MSG3 PUSCH, MSG5 PUSCH</w:t>
      </w:r>
      <w:r w:rsidRPr="008F2A8A">
        <w:rPr>
          <w:iCs/>
          <w:sz w:val="20"/>
          <w:szCs w:val="20"/>
          <w:lang w:val="sv-SE"/>
        </w:rPr>
        <w:t xml:space="preserve"> (companies to report assumption of the payload of actual transmission)</w:t>
      </w:r>
      <w:r w:rsidRPr="008F2A8A">
        <w:rPr>
          <w:iCs/>
          <w:sz w:val="20"/>
          <w:szCs w:val="20"/>
          <w:lang w:val="sv-SE" w:eastAsia="x-none"/>
        </w:rPr>
        <w:t xml:space="preserve">,  MSG4 PUCCH </w:t>
      </w:r>
      <w:r w:rsidRPr="008F2A8A">
        <w:rPr>
          <w:iCs/>
          <w:sz w:val="20"/>
          <w:szCs w:val="20"/>
          <w:lang w:val="sv-SE"/>
        </w:rPr>
        <w:t>Format 1</w:t>
      </w:r>
    </w:p>
    <w:p w14:paraId="3A7AC35C" w14:textId="77777777" w:rsidR="00A87B6D" w:rsidRPr="008F2A8A" w:rsidRDefault="00A87B6D">
      <w:pPr>
        <w:pStyle w:val="TableTexts"/>
        <w:keepLines w:val="0"/>
        <w:widowControl/>
        <w:numPr>
          <w:ilvl w:val="0"/>
          <w:numId w:val="220"/>
        </w:numPr>
        <w:adjustRightInd w:val="0"/>
        <w:spacing w:line="240" w:lineRule="auto"/>
        <w:jc w:val="both"/>
        <w:rPr>
          <w:iCs/>
          <w:sz w:val="20"/>
          <w:szCs w:val="20"/>
          <w:lang w:val="sv-SE" w:eastAsia="x-none"/>
        </w:rPr>
      </w:pPr>
      <w:r w:rsidRPr="008F2A8A">
        <w:rPr>
          <w:iCs/>
          <w:sz w:val="20"/>
          <w:szCs w:val="20"/>
          <w:lang w:eastAsia="x-none"/>
        </w:rPr>
        <w:t xml:space="preserve">The simulation assumptions in section A.1 in TR38.830 are used as a starting point. </w:t>
      </w:r>
    </w:p>
    <w:p w14:paraId="12A573F8" w14:textId="77777777" w:rsidR="00A87B6D" w:rsidRPr="008F2A8A" w:rsidRDefault="00A87B6D">
      <w:pPr>
        <w:pStyle w:val="TableTexts"/>
        <w:keepLines w:val="0"/>
        <w:widowControl/>
        <w:numPr>
          <w:ilvl w:val="1"/>
          <w:numId w:val="220"/>
        </w:numPr>
        <w:adjustRightInd w:val="0"/>
        <w:spacing w:line="240" w:lineRule="auto"/>
        <w:jc w:val="both"/>
        <w:rPr>
          <w:iCs/>
          <w:sz w:val="20"/>
          <w:szCs w:val="20"/>
          <w:lang w:eastAsia="x-none"/>
        </w:rPr>
      </w:pPr>
      <w:r w:rsidRPr="008F2A8A">
        <w:rPr>
          <w:iCs/>
          <w:sz w:val="20"/>
          <w:szCs w:val="20"/>
          <w:lang w:eastAsia="x-none"/>
        </w:rPr>
        <w:t xml:space="preserve">The payload for </w:t>
      </w:r>
      <w:r w:rsidRPr="008F2A8A">
        <w:rPr>
          <w:iCs/>
          <w:sz w:val="20"/>
          <w:szCs w:val="20"/>
        </w:rPr>
        <w:t xml:space="preserve">NR </w:t>
      </w:r>
      <w:r w:rsidRPr="008F2A8A">
        <w:rPr>
          <w:iCs/>
          <w:sz w:val="20"/>
          <w:szCs w:val="20"/>
          <w:lang w:eastAsia="x-none"/>
        </w:rPr>
        <w:t>SIB1 PDSCH is 1200 bits.</w:t>
      </w:r>
    </w:p>
    <w:p w14:paraId="705EB8DF" w14:textId="77777777" w:rsidR="00A87B6D" w:rsidRDefault="00A87B6D" w:rsidP="00A87B6D">
      <w:pPr>
        <w:shd w:val="clear" w:color="auto" w:fill="FFFFFF"/>
        <w:adjustRightInd w:val="0"/>
        <w:snapToGrid w:val="0"/>
        <w:spacing w:afterLines="50" w:after="120"/>
        <w:jc w:val="both"/>
        <w:rPr>
          <w:rFonts w:eastAsiaTheme="minorEastAsia"/>
          <w:color w:val="000000"/>
          <w:szCs w:val="22"/>
          <w:lang w:val="en-US" w:eastAsia="zh-CN"/>
        </w:rPr>
      </w:pPr>
    </w:p>
    <w:p w14:paraId="7CE743A9" w14:textId="77777777" w:rsidR="00A87B6D" w:rsidRPr="008F2A8A" w:rsidRDefault="00A87B6D" w:rsidP="00A87B6D">
      <w:pPr>
        <w:shd w:val="clear" w:color="auto" w:fill="FFFFFF"/>
        <w:adjustRightInd w:val="0"/>
        <w:snapToGrid w:val="0"/>
        <w:spacing w:afterLines="50" w:after="120"/>
        <w:jc w:val="both"/>
        <w:rPr>
          <w:rFonts w:eastAsiaTheme="minorEastAsia"/>
          <w:b/>
          <w:bCs/>
          <w:color w:val="000000"/>
          <w:szCs w:val="22"/>
          <w:highlight w:val="green"/>
          <w:lang w:val="en-US" w:eastAsia="zh-CN"/>
        </w:rPr>
      </w:pPr>
      <w:r w:rsidRPr="008F2A8A">
        <w:rPr>
          <w:rFonts w:eastAsiaTheme="minorEastAsia" w:hint="eastAsia"/>
          <w:b/>
          <w:bCs/>
          <w:color w:val="000000"/>
          <w:szCs w:val="22"/>
          <w:highlight w:val="green"/>
          <w:lang w:val="en-US" w:eastAsia="zh-CN"/>
        </w:rPr>
        <w:t>Agreement</w:t>
      </w:r>
    </w:p>
    <w:p w14:paraId="4F1BA5F3" w14:textId="77777777" w:rsidR="00A87B6D" w:rsidRDefault="00A87B6D" w:rsidP="00A87B6D">
      <w:pPr>
        <w:widowControl w:val="0"/>
        <w:jc w:val="both"/>
        <w:rPr>
          <w:rFonts w:eastAsia="SimSun"/>
          <w:bCs/>
          <w:kern w:val="2"/>
          <w:szCs w:val="22"/>
        </w:rPr>
      </w:pPr>
      <w:r>
        <w:rPr>
          <w:rFonts w:eastAsia="SimSun"/>
          <w:bCs/>
          <w:kern w:val="2"/>
          <w:szCs w:val="22"/>
        </w:rPr>
        <w:t xml:space="preserve">Capture the evaluation results from companies on </w:t>
      </w:r>
      <w:r>
        <w:rPr>
          <w:rFonts w:eastAsia="SimSun" w:hint="eastAsia"/>
          <w:bCs/>
          <w:kern w:val="2"/>
          <w:szCs w:val="22"/>
        </w:rPr>
        <w:t>NES evaluations into the TR</w:t>
      </w:r>
    </w:p>
    <w:p w14:paraId="72BA4958" w14:textId="77777777" w:rsidR="00A87B6D" w:rsidRDefault="00A87B6D">
      <w:pPr>
        <w:widowControl w:val="0"/>
        <w:numPr>
          <w:ilvl w:val="0"/>
          <w:numId w:val="221"/>
        </w:numPr>
        <w:suppressAutoHyphens/>
        <w:snapToGrid w:val="0"/>
        <w:spacing w:after="120" w:line="276" w:lineRule="auto"/>
        <w:jc w:val="both"/>
        <w:rPr>
          <w:rFonts w:eastAsia="SimSun"/>
          <w:bCs/>
          <w:kern w:val="2"/>
          <w:szCs w:val="22"/>
        </w:rPr>
      </w:pPr>
      <w:r>
        <w:rPr>
          <w:rFonts w:eastAsia="SimSun" w:hint="eastAsia"/>
          <w:bCs/>
          <w:kern w:val="2"/>
          <w:szCs w:val="22"/>
        </w:rPr>
        <w:t xml:space="preserve">Note: Evaluation results can be updated in the next meeting.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910"/>
        <w:gridCol w:w="724"/>
        <w:gridCol w:w="1508"/>
        <w:gridCol w:w="2024"/>
        <w:gridCol w:w="2027"/>
        <w:gridCol w:w="2024"/>
      </w:tblGrid>
      <w:tr w:rsidR="00A87B6D" w14:paraId="45C61CB0" w14:textId="77777777" w:rsidTr="00A4208C">
        <w:trPr>
          <w:tblHeader/>
        </w:trPr>
        <w:tc>
          <w:tcPr>
            <w:tcW w:w="593" w:type="pct"/>
            <w:shd w:val="clear" w:color="auto" w:fill="D9E2F3"/>
            <w:tcMar>
              <w:top w:w="8" w:type="dxa"/>
              <w:left w:w="45" w:type="dxa"/>
              <w:bottom w:w="8" w:type="dxa"/>
              <w:right w:w="45" w:type="dxa"/>
            </w:tcMar>
            <w:vAlign w:val="center"/>
          </w:tcPr>
          <w:p w14:paraId="6F9CAEA6" w14:textId="77777777" w:rsidR="00A87B6D" w:rsidRDefault="00A87B6D" w:rsidP="00A4208C">
            <w:pPr>
              <w:jc w:val="center"/>
            </w:pPr>
            <w:r>
              <w:rPr>
                <w:b/>
                <w:bCs/>
                <w:sz w:val="16"/>
                <w:szCs w:val="16"/>
              </w:rPr>
              <w:t>Company</w:t>
            </w:r>
          </w:p>
        </w:tc>
        <w:tc>
          <w:tcPr>
            <w:tcW w:w="435" w:type="pct"/>
            <w:shd w:val="clear" w:color="auto" w:fill="D9E2F3"/>
            <w:tcMar>
              <w:top w:w="8" w:type="dxa"/>
              <w:left w:w="45" w:type="dxa"/>
              <w:bottom w:w="8" w:type="dxa"/>
              <w:right w:w="45" w:type="dxa"/>
            </w:tcMar>
            <w:vAlign w:val="center"/>
          </w:tcPr>
          <w:p w14:paraId="68E515E8" w14:textId="77777777" w:rsidR="00A87B6D" w:rsidRDefault="00A87B6D" w:rsidP="00A4208C">
            <w:pPr>
              <w:jc w:val="center"/>
            </w:pPr>
            <w:r>
              <w:rPr>
                <w:b/>
                <w:bCs/>
                <w:sz w:val="16"/>
                <w:szCs w:val="16"/>
              </w:rPr>
              <w:t>BS Cat</w:t>
            </w:r>
          </w:p>
        </w:tc>
        <w:tc>
          <w:tcPr>
            <w:tcW w:w="346" w:type="pct"/>
            <w:shd w:val="clear" w:color="auto" w:fill="D9E2F3"/>
            <w:tcMar>
              <w:top w:w="8" w:type="dxa"/>
              <w:left w:w="45" w:type="dxa"/>
              <w:bottom w:w="8" w:type="dxa"/>
              <w:right w:w="45" w:type="dxa"/>
            </w:tcMar>
            <w:vAlign w:val="center"/>
          </w:tcPr>
          <w:p w14:paraId="37864C02" w14:textId="77777777" w:rsidR="00A87B6D" w:rsidRDefault="00A87B6D" w:rsidP="00A4208C">
            <w:pPr>
              <w:jc w:val="center"/>
            </w:pPr>
            <w:r>
              <w:rPr>
                <w:b/>
                <w:bCs/>
                <w:sz w:val="16"/>
                <w:szCs w:val="16"/>
              </w:rPr>
              <w:t>Load (RU)</w:t>
            </w:r>
          </w:p>
        </w:tc>
        <w:tc>
          <w:tcPr>
            <w:tcW w:w="721" w:type="pct"/>
            <w:shd w:val="clear" w:color="auto" w:fill="D9E2F3"/>
            <w:tcMar>
              <w:top w:w="8" w:type="dxa"/>
              <w:left w:w="45" w:type="dxa"/>
              <w:bottom w:w="8" w:type="dxa"/>
              <w:right w:w="45" w:type="dxa"/>
            </w:tcMar>
            <w:vAlign w:val="center"/>
          </w:tcPr>
          <w:p w14:paraId="361EC3B1" w14:textId="77777777" w:rsidR="00A87B6D" w:rsidRDefault="00A87B6D" w:rsidP="00A4208C">
            <w:pPr>
              <w:jc w:val="center"/>
            </w:pPr>
            <w:r>
              <w:rPr>
                <w:b/>
                <w:bCs/>
                <w:sz w:val="16"/>
                <w:szCs w:val="16"/>
              </w:rPr>
              <w:t>Configuration</w:t>
            </w:r>
          </w:p>
        </w:tc>
        <w:tc>
          <w:tcPr>
            <w:tcW w:w="968" w:type="pct"/>
            <w:shd w:val="clear" w:color="auto" w:fill="D9E2F3"/>
            <w:tcMar>
              <w:top w:w="8" w:type="dxa"/>
              <w:left w:w="45" w:type="dxa"/>
              <w:bottom w:w="8" w:type="dxa"/>
              <w:right w:w="45" w:type="dxa"/>
            </w:tcMar>
            <w:vAlign w:val="center"/>
          </w:tcPr>
          <w:p w14:paraId="55462468" w14:textId="77777777" w:rsidR="00A87B6D" w:rsidRDefault="00A87B6D" w:rsidP="00A4208C">
            <w:pPr>
              <w:jc w:val="center"/>
            </w:pPr>
            <w:r>
              <w:rPr>
                <w:b/>
                <w:bCs/>
                <w:sz w:val="16"/>
                <w:szCs w:val="16"/>
              </w:rPr>
              <w:t xml:space="preserve">40 </w:t>
            </w:r>
            <w:proofErr w:type="spellStart"/>
            <w:r>
              <w:rPr>
                <w:b/>
                <w:bCs/>
                <w:sz w:val="16"/>
                <w:szCs w:val="16"/>
              </w:rPr>
              <w:t>ms</w:t>
            </w:r>
            <w:proofErr w:type="spellEnd"/>
          </w:p>
        </w:tc>
        <w:tc>
          <w:tcPr>
            <w:tcW w:w="969" w:type="pct"/>
            <w:shd w:val="clear" w:color="auto" w:fill="D9E2F3"/>
            <w:tcMar>
              <w:top w:w="8" w:type="dxa"/>
              <w:left w:w="45" w:type="dxa"/>
              <w:bottom w:w="8" w:type="dxa"/>
              <w:right w:w="45" w:type="dxa"/>
            </w:tcMar>
            <w:vAlign w:val="center"/>
          </w:tcPr>
          <w:p w14:paraId="7EEF9214" w14:textId="77777777" w:rsidR="00A87B6D" w:rsidRDefault="00A87B6D" w:rsidP="00A4208C">
            <w:pPr>
              <w:jc w:val="center"/>
            </w:pPr>
            <w:r>
              <w:rPr>
                <w:b/>
                <w:bCs/>
                <w:sz w:val="16"/>
                <w:szCs w:val="16"/>
              </w:rPr>
              <w:t xml:space="preserve">80 </w:t>
            </w:r>
            <w:proofErr w:type="spellStart"/>
            <w:r>
              <w:rPr>
                <w:b/>
                <w:bCs/>
                <w:sz w:val="16"/>
                <w:szCs w:val="16"/>
              </w:rPr>
              <w:t>ms</w:t>
            </w:r>
            <w:proofErr w:type="spellEnd"/>
          </w:p>
        </w:tc>
        <w:tc>
          <w:tcPr>
            <w:tcW w:w="968" w:type="pct"/>
            <w:shd w:val="clear" w:color="auto" w:fill="D9E2F3"/>
            <w:tcMar>
              <w:top w:w="8" w:type="dxa"/>
              <w:left w:w="45" w:type="dxa"/>
              <w:bottom w:w="8" w:type="dxa"/>
              <w:right w:w="45" w:type="dxa"/>
            </w:tcMar>
            <w:vAlign w:val="center"/>
          </w:tcPr>
          <w:p w14:paraId="47C40379" w14:textId="77777777" w:rsidR="00A87B6D" w:rsidRDefault="00A87B6D" w:rsidP="00A4208C">
            <w:pPr>
              <w:jc w:val="center"/>
            </w:pPr>
            <w:r>
              <w:rPr>
                <w:b/>
                <w:bCs/>
                <w:sz w:val="16"/>
                <w:szCs w:val="16"/>
              </w:rPr>
              <w:t xml:space="preserve">160 </w:t>
            </w:r>
            <w:proofErr w:type="spellStart"/>
            <w:r>
              <w:rPr>
                <w:b/>
                <w:bCs/>
                <w:sz w:val="16"/>
                <w:szCs w:val="16"/>
              </w:rPr>
              <w:t>ms</w:t>
            </w:r>
            <w:proofErr w:type="spellEnd"/>
          </w:p>
        </w:tc>
      </w:tr>
      <w:tr w:rsidR="00A87B6D" w14:paraId="38BC849D" w14:textId="77777777" w:rsidTr="00A4208C">
        <w:tc>
          <w:tcPr>
            <w:tcW w:w="5000" w:type="pct"/>
            <w:gridSpan w:val="7"/>
            <w:shd w:val="clear" w:color="auto" w:fill="E7E6E6"/>
            <w:tcMar>
              <w:top w:w="14" w:type="dxa"/>
              <w:left w:w="55" w:type="dxa"/>
              <w:bottom w:w="14" w:type="dxa"/>
              <w:right w:w="55" w:type="dxa"/>
            </w:tcMar>
          </w:tcPr>
          <w:p w14:paraId="5C475CB5" w14:textId="77777777" w:rsidR="00A87B6D" w:rsidRDefault="00A87B6D" w:rsidP="00A4208C">
            <w:r>
              <w:rPr>
                <w:b/>
                <w:bCs/>
                <w:sz w:val="16"/>
                <w:szCs w:val="16"/>
              </w:rPr>
              <w:t>Mid-band (~2-4 GHz)</w:t>
            </w:r>
            <w:r>
              <w:rPr>
                <w:rFonts w:eastAsia="Consolas"/>
                <w:b/>
                <w:bCs/>
                <w:sz w:val="15"/>
                <w:szCs w:val="15"/>
              </w:rPr>
              <w:t xml:space="preserve"> — NES </w:t>
            </w:r>
            <w:r>
              <w:rPr>
                <w:b/>
                <w:bCs/>
                <w:sz w:val="16"/>
                <w:szCs w:val="16"/>
              </w:rPr>
              <w:t>gains</w:t>
            </w:r>
            <w:r>
              <w:rPr>
                <w:rFonts w:eastAsia="Consolas"/>
                <w:b/>
                <w:bCs/>
                <w:sz w:val="15"/>
                <w:szCs w:val="15"/>
              </w:rPr>
              <w:t xml:space="preserve"> vs 20 </w:t>
            </w:r>
            <w:proofErr w:type="spellStart"/>
            <w:r>
              <w:rPr>
                <w:rFonts w:eastAsia="Consolas"/>
                <w:b/>
                <w:bCs/>
                <w:sz w:val="15"/>
                <w:szCs w:val="15"/>
              </w:rPr>
              <w:t>ms</w:t>
            </w:r>
            <w:proofErr w:type="spellEnd"/>
            <w:r>
              <w:rPr>
                <w:rFonts w:eastAsia="Consolas"/>
                <w:b/>
                <w:bCs/>
                <w:sz w:val="15"/>
                <w:szCs w:val="15"/>
              </w:rPr>
              <w:t xml:space="preserve"> baseline</w:t>
            </w:r>
          </w:p>
        </w:tc>
      </w:tr>
      <w:tr w:rsidR="00A87B6D" w14:paraId="32556931" w14:textId="77777777" w:rsidTr="00A4208C">
        <w:trPr>
          <w:cantSplit/>
        </w:trPr>
        <w:tc>
          <w:tcPr>
            <w:tcW w:w="593" w:type="pct"/>
            <w:shd w:val="clear" w:color="auto" w:fill="F5F5F5"/>
            <w:tcMar>
              <w:top w:w="8" w:type="dxa"/>
              <w:left w:w="45" w:type="dxa"/>
              <w:bottom w:w="8" w:type="dxa"/>
              <w:right w:w="45" w:type="dxa"/>
            </w:tcMar>
            <w:vAlign w:val="center"/>
          </w:tcPr>
          <w:p w14:paraId="3338545A" w14:textId="4BBB5C64" w:rsidR="00A87B6D" w:rsidRPr="00C441BF" w:rsidRDefault="00A87B6D" w:rsidP="00A4208C">
            <w:pPr>
              <w:rPr>
                <w:rFonts w:eastAsiaTheme="minorEastAsia"/>
              </w:rPr>
            </w:pPr>
            <w:proofErr w:type="spellStart"/>
            <w:r>
              <w:rPr>
                <w:b/>
                <w:bCs/>
                <w:sz w:val="15"/>
                <w:szCs w:val="15"/>
              </w:rPr>
              <w:t>CEWiT</w:t>
            </w:r>
            <w:proofErr w:type="spellEnd"/>
            <w:r>
              <w:rPr>
                <w:rFonts w:eastAsiaTheme="minorEastAsia" w:hint="eastAsia"/>
                <w:b/>
                <w:bCs/>
                <w:sz w:val="15"/>
                <w:szCs w:val="15"/>
              </w:rPr>
              <w:t xml:space="preserve"> [</w:t>
            </w:r>
            <w:hyperlink r:id="rId878" w:history="1">
              <w:r w:rsidR="00C62C50">
                <w:rPr>
                  <w:rStyle w:val="Hyperlink"/>
                  <w:rFonts w:eastAsiaTheme="minorEastAsia"/>
                  <w:b/>
                  <w:bCs/>
                  <w:sz w:val="15"/>
                  <w:szCs w:val="15"/>
                </w:rPr>
                <w:t>R1-2606646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1308C7F5"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52EBAB83" w14:textId="77777777" w:rsidR="00A87B6D" w:rsidRDefault="00A87B6D" w:rsidP="00A4208C">
            <w:pPr>
              <w:jc w:val="center"/>
            </w:pPr>
            <w:r>
              <w:rPr>
                <w:sz w:val="15"/>
                <w:szCs w:val="15"/>
              </w:rPr>
              <w:t>5% / 10% / 20%</w:t>
            </w:r>
          </w:p>
        </w:tc>
        <w:tc>
          <w:tcPr>
            <w:tcW w:w="721" w:type="pct"/>
            <w:shd w:val="clear" w:color="auto" w:fill="F5F5F5"/>
            <w:tcMar>
              <w:top w:w="8" w:type="dxa"/>
              <w:left w:w="45" w:type="dxa"/>
              <w:bottom w:w="8" w:type="dxa"/>
              <w:right w:w="45" w:type="dxa"/>
            </w:tcMar>
            <w:vAlign w:val="center"/>
          </w:tcPr>
          <w:p w14:paraId="361FB28F" w14:textId="77777777" w:rsidR="00A87B6D" w:rsidRDefault="00A87B6D" w:rsidP="00A4208C">
            <w:r>
              <w:rPr>
                <w:sz w:val="14"/>
                <w:szCs w:val="14"/>
              </w:rPr>
              <w:t xml:space="preserve">SLS 21-cell, SIB1 retained at 20 </w:t>
            </w:r>
            <w:proofErr w:type="spellStart"/>
            <w:r>
              <w:rPr>
                <w:sz w:val="14"/>
                <w:szCs w:val="14"/>
              </w:rPr>
              <w:t>ms</w:t>
            </w:r>
            <w:proofErr w:type="spellEnd"/>
          </w:p>
        </w:tc>
        <w:tc>
          <w:tcPr>
            <w:tcW w:w="968" w:type="pct"/>
            <w:shd w:val="clear" w:color="auto" w:fill="F5F5F5"/>
            <w:tcMar>
              <w:top w:w="8" w:type="dxa"/>
              <w:left w:w="45" w:type="dxa"/>
              <w:bottom w:w="8" w:type="dxa"/>
              <w:right w:w="45" w:type="dxa"/>
            </w:tcMar>
            <w:vAlign w:val="center"/>
          </w:tcPr>
          <w:p w14:paraId="7911D5FD" w14:textId="77777777" w:rsidR="00A87B6D" w:rsidRDefault="00A87B6D" w:rsidP="00A4208C">
            <w:pPr>
              <w:jc w:val="center"/>
            </w:pPr>
            <w:r>
              <w:rPr>
                <w:rFonts w:eastAsia="Consolas"/>
                <w:sz w:val="15"/>
                <w:szCs w:val="15"/>
              </w:rPr>
              <w:t>–</w:t>
            </w:r>
          </w:p>
        </w:tc>
        <w:tc>
          <w:tcPr>
            <w:tcW w:w="969" w:type="pct"/>
            <w:shd w:val="clear" w:color="auto" w:fill="F5F5F5"/>
            <w:tcMar>
              <w:top w:w="8" w:type="dxa"/>
              <w:left w:w="45" w:type="dxa"/>
              <w:bottom w:w="8" w:type="dxa"/>
              <w:right w:w="45" w:type="dxa"/>
            </w:tcMar>
            <w:vAlign w:val="center"/>
          </w:tcPr>
          <w:p w14:paraId="3C4B3409" w14:textId="77777777" w:rsidR="00A87B6D" w:rsidRDefault="00A87B6D" w:rsidP="00A4208C">
            <w:pPr>
              <w:jc w:val="center"/>
            </w:pPr>
            <w:r>
              <w:rPr>
                <w:rFonts w:eastAsia="Consolas"/>
                <w:sz w:val="15"/>
                <w:szCs w:val="15"/>
              </w:rPr>
              <w:t>23.4% / 19.3% / 16.4%</w:t>
            </w:r>
          </w:p>
        </w:tc>
        <w:tc>
          <w:tcPr>
            <w:tcW w:w="968" w:type="pct"/>
            <w:shd w:val="clear" w:color="auto" w:fill="F5F5F5"/>
            <w:tcMar>
              <w:top w:w="8" w:type="dxa"/>
              <w:left w:w="45" w:type="dxa"/>
              <w:bottom w:w="8" w:type="dxa"/>
              <w:right w:w="45" w:type="dxa"/>
            </w:tcMar>
            <w:vAlign w:val="center"/>
          </w:tcPr>
          <w:p w14:paraId="2C18111E" w14:textId="77777777" w:rsidR="00A87B6D" w:rsidRDefault="00A87B6D" w:rsidP="00A4208C">
            <w:pPr>
              <w:jc w:val="center"/>
            </w:pPr>
            <w:r>
              <w:rPr>
                <w:rFonts w:eastAsia="Consolas"/>
                <w:sz w:val="15"/>
                <w:szCs w:val="15"/>
              </w:rPr>
              <w:t>24.9% / 20.8% / 17.5%</w:t>
            </w:r>
          </w:p>
        </w:tc>
      </w:tr>
      <w:tr w:rsidR="00A87B6D" w14:paraId="5E1E5763" w14:textId="77777777" w:rsidTr="00A4208C">
        <w:trPr>
          <w:cantSplit/>
        </w:trPr>
        <w:tc>
          <w:tcPr>
            <w:tcW w:w="593" w:type="pct"/>
            <w:shd w:val="clear" w:color="auto" w:fill="F5F5F5"/>
            <w:tcMar>
              <w:top w:w="8" w:type="dxa"/>
              <w:left w:w="45" w:type="dxa"/>
              <w:bottom w:w="8" w:type="dxa"/>
              <w:right w:w="45" w:type="dxa"/>
            </w:tcMar>
            <w:vAlign w:val="center"/>
          </w:tcPr>
          <w:p w14:paraId="11B1469C" w14:textId="5D4E17CF" w:rsidR="00A87B6D" w:rsidRPr="00C441BF" w:rsidRDefault="00A87B6D" w:rsidP="00A4208C">
            <w:pPr>
              <w:rPr>
                <w:rFonts w:eastAsiaTheme="minorEastAsia"/>
              </w:rPr>
            </w:pPr>
            <w:proofErr w:type="spellStart"/>
            <w:r>
              <w:rPr>
                <w:b/>
                <w:bCs/>
                <w:sz w:val="15"/>
                <w:szCs w:val="15"/>
              </w:rPr>
              <w:t>CEWiT</w:t>
            </w:r>
            <w:proofErr w:type="spellEnd"/>
            <w:r>
              <w:rPr>
                <w:rFonts w:eastAsiaTheme="minorEastAsia" w:hint="eastAsia"/>
                <w:b/>
                <w:bCs/>
                <w:sz w:val="15"/>
                <w:szCs w:val="15"/>
              </w:rPr>
              <w:t xml:space="preserve"> </w:t>
            </w:r>
            <w:r w:rsidRPr="00C441BF">
              <w:rPr>
                <w:rFonts w:eastAsiaTheme="minorEastAsia"/>
                <w:b/>
                <w:bCs/>
                <w:sz w:val="15"/>
                <w:szCs w:val="15"/>
              </w:rPr>
              <w:t>[</w:t>
            </w:r>
            <w:hyperlink r:id="rId879" w:history="1">
              <w:r w:rsidR="00C62C50">
                <w:rPr>
                  <w:rStyle w:val="Hyperlink"/>
                  <w:rFonts w:eastAsiaTheme="minorEastAsia"/>
                  <w:b/>
                  <w:bCs/>
                  <w:sz w:val="15"/>
                  <w:szCs w:val="15"/>
                </w:rPr>
                <w:t>R1-2606646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58EE7EED"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50882309" w14:textId="77777777" w:rsidR="00A87B6D" w:rsidRDefault="00A87B6D" w:rsidP="00A4208C">
            <w:pPr>
              <w:jc w:val="center"/>
            </w:pPr>
            <w:r>
              <w:rPr>
                <w:sz w:val="15"/>
                <w:szCs w:val="15"/>
              </w:rPr>
              <w:t>5% / 10% / 20%</w:t>
            </w:r>
          </w:p>
        </w:tc>
        <w:tc>
          <w:tcPr>
            <w:tcW w:w="721" w:type="pct"/>
            <w:shd w:val="clear" w:color="auto" w:fill="F5F5F5"/>
            <w:tcMar>
              <w:top w:w="8" w:type="dxa"/>
              <w:left w:w="45" w:type="dxa"/>
              <w:bottom w:w="8" w:type="dxa"/>
              <w:right w:w="45" w:type="dxa"/>
            </w:tcMar>
            <w:vAlign w:val="center"/>
          </w:tcPr>
          <w:p w14:paraId="11B5016A" w14:textId="77777777" w:rsidR="00A87B6D" w:rsidRDefault="00A87B6D" w:rsidP="00A4208C">
            <w:r>
              <w:rPr>
                <w:sz w:val="14"/>
                <w:szCs w:val="14"/>
              </w:rPr>
              <w:t>SLS 21-cell, SIB1 and common signals CLUSTERED</w:t>
            </w:r>
          </w:p>
        </w:tc>
        <w:tc>
          <w:tcPr>
            <w:tcW w:w="968" w:type="pct"/>
            <w:shd w:val="clear" w:color="auto" w:fill="F5F5F5"/>
            <w:tcMar>
              <w:top w:w="8" w:type="dxa"/>
              <w:left w:w="45" w:type="dxa"/>
              <w:bottom w:w="8" w:type="dxa"/>
              <w:right w:w="45" w:type="dxa"/>
            </w:tcMar>
            <w:vAlign w:val="center"/>
          </w:tcPr>
          <w:p w14:paraId="6803FD9F" w14:textId="77777777" w:rsidR="00A87B6D" w:rsidRDefault="00A87B6D" w:rsidP="00A4208C">
            <w:pPr>
              <w:jc w:val="center"/>
            </w:pPr>
            <w:r>
              <w:rPr>
                <w:rFonts w:eastAsia="Consolas"/>
                <w:sz w:val="15"/>
                <w:szCs w:val="15"/>
              </w:rPr>
              <w:t>–</w:t>
            </w:r>
          </w:p>
        </w:tc>
        <w:tc>
          <w:tcPr>
            <w:tcW w:w="969" w:type="pct"/>
            <w:shd w:val="clear" w:color="auto" w:fill="F5F5F5"/>
            <w:tcMar>
              <w:top w:w="8" w:type="dxa"/>
              <w:left w:w="45" w:type="dxa"/>
              <w:bottom w:w="8" w:type="dxa"/>
              <w:right w:w="45" w:type="dxa"/>
            </w:tcMar>
            <w:vAlign w:val="center"/>
          </w:tcPr>
          <w:p w14:paraId="7C25ACDA" w14:textId="77777777" w:rsidR="00A87B6D" w:rsidRDefault="00A87B6D" w:rsidP="00A4208C">
            <w:pPr>
              <w:jc w:val="center"/>
            </w:pPr>
            <w:r>
              <w:rPr>
                <w:rFonts w:eastAsia="Consolas"/>
                <w:sz w:val="15"/>
                <w:szCs w:val="15"/>
              </w:rPr>
              <w:t>51% / 47.8% / 45.4%</w:t>
            </w:r>
          </w:p>
        </w:tc>
        <w:tc>
          <w:tcPr>
            <w:tcW w:w="968" w:type="pct"/>
            <w:shd w:val="clear" w:color="auto" w:fill="F5F5F5"/>
            <w:tcMar>
              <w:top w:w="8" w:type="dxa"/>
              <w:left w:w="45" w:type="dxa"/>
              <w:bottom w:w="8" w:type="dxa"/>
              <w:right w:w="45" w:type="dxa"/>
            </w:tcMar>
            <w:vAlign w:val="center"/>
          </w:tcPr>
          <w:p w14:paraId="4C651D35" w14:textId="77777777" w:rsidR="00A87B6D" w:rsidRDefault="00A87B6D" w:rsidP="00A4208C">
            <w:pPr>
              <w:jc w:val="center"/>
            </w:pPr>
            <w:r>
              <w:rPr>
                <w:rFonts w:eastAsia="Consolas"/>
                <w:sz w:val="15"/>
                <w:szCs w:val="15"/>
              </w:rPr>
              <w:t>56.3% / 52.7% / 49.5%</w:t>
            </w:r>
          </w:p>
        </w:tc>
      </w:tr>
      <w:tr w:rsidR="00A87B6D" w14:paraId="0A644692" w14:textId="77777777" w:rsidTr="00A4208C">
        <w:trPr>
          <w:cantSplit/>
        </w:trPr>
        <w:tc>
          <w:tcPr>
            <w:tcW w:w="593" w:type="pct"/>
            <w:tcMar>
              <w:top w:w="8" w:type="dxa"/>
              <w:left w:w="45" w:type="dxa"/>
              <w:bottom w:w="8" w:type="dxa"/>
              <w:right w:w="45" w:type="dxa"/>
            </w:tcMar>
            <w:vAlign w:val="center"/>
          </w:tcPr>
          <w:p w14:paraId="4D0B68B3" w14:textId="533B9328" w:rsidR="00A87B6D" w:rsidRPr="00C441BF" w:rsidRDefault="00A87B6D" w:rsidP="00A4208C">
            <w:pPr>
              <w:rPr>
                <w:rFonts w:eastAsiaTheme="minorEastAsia"/>
              </w:rPr>
            </w:pPr>
            <w:r>
              <w:rPr>
                <w:b/>
                <w:bCs/>
                <w:sz w:val="15"/>
                <w:szCs w:val="15"/>
              </w:rPr>
              <w:t>OPPO</w:t>
            </w:r>
            <w:r>
              <w:rPr>
                <w:rFonts w:eastAsiaTheme="minorEastAsia" w:hint="eastAsia"/>
                <w:b/>
                <w:bCs/>
                <w:sz w:val="15"/>
                <w:szCs w:val="15"/>
              </w:rPr>
              <w:t xml:space="preserve"> [</w:t>
            </w:r>
            <w:hyperlink r:id="rId880" w:history="1">
              <w:r w:rsidR="00C62C50">
                <w:rPr>
                  <w:rStyle w:val="Hyperlink"/>
                  <w:rFonts w:eastAsiaTheme="minorEastAsia"/>
                  <w:b/>
                  <w:bCs/>
                  <w:sz w:val="15"/>
                  <w:szCs w:val="15"/>
                </w:rPr>
                <w:t>R1-2605917</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49BC7EE8"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5F5D68FD"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1D91A288"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7714EF1B" w14:textId="77777777" w:rsidR="00A87B6D" w:rsidRDefault="00A87B6D" w:rsidP="00A4208C">
            <w:pPr>
              <w:jc w:val="center"/>
            </w:pPr>
            <w:r>
              <w:rPr>
                <w:rFonts w:eastAsia="Consolas"/>
                <w:sz w:val="15"/>
                <w:szCs w:val="15"/>
              </w:rPr>
              <w:t>32% / 20% / 20%</w:t>
            </w:r>
          </w:p>
        </w:tc>
        <w:tc>
          <w:tcPr>
            <w:tcW w:w="969" w:type="pct"/>
            <w:tcMar>
              <w:top w:w="8" w:type="dxa"/>
              <w:left w:w="45" w:type="dxa"/>
              <w:bottom w:w="8" w:type="dxa"/>
              <w:right w:w="45" w:type="dxa"/>
            </w:tcMar>
            <w:vAlign w:val="center"/>
          </w:tcPr>
          <w:p w14:paraId="7925C562" w14:textId="77777777" w:rsidR="00A87B6D" w:rsidRDefault="00A87B6D" w:rsidP="00A4208C">
            <w:pPr>
              <w:jc w:val="center"/>
            </w:pPr>
            <w:r>
              <w:rPr>
                <w:rFonts w:eastAsia="Consolas"/>
                <w:sz w:val="15"/>
                <w:szCs w:val="15"/>
              </w:rPr>
              <w:t>67% / 31% / 31%</w:t>
            </w:r>
          </w:p>
        </w:tc>
        <w:tc>
          <w:tcPr>
            <w:tcW w:w="968" w:type="pct"/>
            <w:tcMar>
              <w:top w:w="8" w:type="dxa"/>
              <w:left w:w="45" w:type="dxa"/>
              <w:bottom w:w="8" w:type="dxa"/>
              <w:right w:w="45" w:type="dxa"/>
            </w:tcMar>
            <w:vAlign w:val="center"/>
          </w:tcPr>
          <w:p w14:paraId="39123411" w14:textId="77777777" w:rsidR="00A87B6D" w:rsidRDefault="00A87B6D" w:rsidP="00A4208C">
            <w:pPr>
              <w:jc w:val="center"/>
            </w:pPr>
            <w:r>
              <w:rPr>
                <w:rFonts w:eastAsia="Consolas"/>
                <w:sz w:val="15"/>
                <w:szCs w:val="15"/>
              </w:rPr>
              <w:t>81% / 36% / 62%</w:t>
            </w:r>
          </w:p>
        </w:tc>
      </w:tr>
      <w:tr w:rsidR="00A87B6D" w14:paraId="6F8FB671" w14:textId="77777777" w:rsidTr="00A4208C">
        <w:trPr>
          <w:cantSplit/>
        </w:trPr>
        <w:tc>
          <w:tcPr>
            <w:tcW w:w="593" w:type="pct"/>
            <w:tcMar>
              <w:top w:w="8" w:type="dxa"/>
              <w:left w:w="45" w:type="dxa"/>
              <w:bottom w:w="8" w:type="dxa"/>
              <w:right w:w="45" w:type="dxa"/>
            </w:tcMar>
            <w:vAlign w:val="center"/>
          </w:tcPr>
          <w:p w14:paraId="43F41313" w14:textId="3B98C427" w:rsidR="00A87B6D" w:rsidRPr="00C441BF" w:rsidRDefault="00A87B6D" w:rsidP="00A4208C">
            <w:pPr>
              <w:rPr>
                <w:rFonts w:eastAsiaTheme="minorEastAsia"/>
              </w:rPr>
            </w:pPr>
            <w:r>
              <w:rPr>
                <w:b/>
                <w:bCs/>
                <w:sz w:val="15"/>
                <w:szCs w:val="15"/>
              </w:rPr>
              <w:t>OPPO</w:t>
            </w:r>
            <w:r>
              <w:rPr>
                <w:rFonts w:eastAsiaTheme="minorEastAsia" w:hint="eastAsia"/>
                <w:b/>
                <w:bCs/>
                <w:sz w:val="15"/>
                <w:szCs w:val="15"/>
              </w:rPr>
              <w:t xml:space="preserve"> [</w:t>
            </w:r>
            <w:hyperlink r:id="rId881" w:history="1">
              <w:r w:rsidR="00C62C50">
                <w:rPr>
                  <w:rStyle w:val="Hyperlink"/>
                  <w:rFonts w:eastAsiaTheme="minorEastAsia"/>
                  <w:b/>
                  <w:bCs/>
                  <w:sz w:val="15"/>
                  <w:szCs w:val="15"/>
                </w:rPr>
                <w:t>R1-2605917</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058C970C"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7D8B6459" w14:textId="77777777" w:rsidR="00A87B6D" w:rsidRDefault="00A87B6D" w:rsidP="00A4208C">
            <w:pPr>
              <w:jc w:val="center"/>
              <w:rPr>
                <w:rFonts w:eastAsiaTheme="minorEastAsia"/>
              </w:rPr>
            </w:pPr>
            <w:r>
              <w:rPr>
                <w:sz w:val="15"/>
                <w:szCs w:val="15"/>
              </w:rPr>
              <w:t xml:space="preserve">Low </w:t>
            </w:r>
            <w:r>
              <w:rPr>
                <w:rFonts w:eastAsiaTheme="minorEastAsia" w:hint="eastAsia"/>
                <w:sz w:val="15"/>
                <w:szCs w:val="15"/>
              </w:rPr>
              <w:t>NA</w:t>
            </w:r>
          </w:p>
        </w:tc>
        <w:tc>
          <w:tcPr>
            <w:tcW w:w="721" w:type="pct"/>
            <w:tcMar>
              <w:top w:w="8" w:type="dxa"/>
              <w:left w:w="45" w:type="dxa"/>
              <w:bottom w:w="8" w:type="dxa"/>
              <w:right w:w="45" w:type="dxa"/>
            </w:tcMar>
            <w:vAlign w:val="center"/>
          </w:tcPr>
          <w:p w14:paraId="6795A4FD"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72E76515" w14:textId="77777777" w:rsidR="00A87B6D" w:rsidRDefault="00A87B6D" w:rsidP="00A4208C">
            <w:pPr>
              <w:jc w:val="center"/>
            </w:pPr>
            <w:r>
              <w:rPr>
                <w:rFonts w:eastAsia="Consolas"/>
                <w:sz w:val="15"/>
                <w:szCs w:val="15"/>
              </w:rPr>
              <w:t>23% / 16% / 16%</w:t>
            </w:r>
          </w:p>
        </w:tc>
        <w:tc>
          <w:tcPr>
            <w:tcW w:w="969" w:type="pct"/>
            <w:tcMar>
              <w:top w:w="8" w:type="dxa"/>
              <w:left w:w="45" w:type="dxa"/>
              <w:bottom w:w="8" w:type="dxa"/>
              <w:right w:w="45" w:type="dxa"/>
            </w:tcMar>
            <w:vAlign w:val="center"/>
          </w:tcPr>
          <w:p w14:paraId="321DDB67" w14:textId="77777777" w:rsidR="00A87B6D" w:rsidRDefault="00A87B6D" w:rsidP="00A4208C">
            <w:pPr>
              <w:jc w:val="center"/>
            </w:pPr>
            <w:r>
              <w:rPr>
                <w:rFonts w:eastAsia="Consolas"/>
                <w:sz w:val="15"/>
                <w:szCs w:val="15"/>
              </w:rPr>
              <w:t>40% / 23% / 24%</w:t>
            </w:r>
          </w:p>
        </w:tc>
        <w:tc>
          <w:tcPr>
            <w:tcW w:w="968" w:type="pct"/>
            <w:tcMar>
              <w:top w:w="8" w:type="dxa"/>
              <w:left w:w="45" w:type="dxa"/>
              <w:bottom w:w="8" w:type="dxa"/>
              <w:right w:w="45" w:type="dxa"/>
            </w:tcMar>
            <w:vAlign w:val="center"/>
          </w:tcPr>
          <w:p w14:paraId="3E76D32A" w14:textId="77777777" w:rsidR="00A87B6D" w:rsidRDefault="00A87B6D" w:rsidP="00A4208C">
            <w:pPr>
              <w:jc w:val="center"/>
            </w:pPr>
            <w:r>
              <w:rPr>
                <w:rFonts w:eastAsia="Consolas"/>
                <w:sz w:val="15"/>
                <w:szCs w:val="15"/>
              </w:rPr>
              <w:t>49% / 27% / 30%</w:t>
            </w:r>
          </w:p>
        </w:tc>
      </w:tr>
      <w:tr w:rsidR="00A87B6D" w14:paraId="29FBCFB6" w14:textId="77777777" w:rsidTr="00A4208C">
        <w:trPr>
          <w:cantSplit/>
        </w:trPr>
        <w:tc>
          <w:tcPr>
            <w:tcW w:w="593" w:type="pct"/>
            <w:tcMar>
              <w:top w:w="8" w:type="dxa"/>
              <w:left w:w="45" w:type="dxa"/>
              <w:bottom w:w="8" w:type="dxa"/>
              <w:right w:w="45" w:type="dxa"/>
            </w:tcMar>
            <w:vAlign w:val="center"/>
          </w:tcPr>
          <w:p w14:paraId="7756F220" w14:textId="05CAE36B" w:rsidR="00A87B6D" w:rsidRPr="00C441BF" w:rsidRDefault="00A87B6D" w:rsidP="00A4208C">
            <w:pPr>
              <w:rPr>
                <w:rFonts w:eastAsiaTheme="minorEastAsia"/>
              </w:rPr>
            </w:pPr>
            <w:r>
              <w:rPr>
                <w:b/>
                <w:bCs/>
                <w:sz w:val="15"/>
                <w:szCs w:val="15"/>
              </w:rPr>
              <w:t>OPPO</w:t>
            </w:r>
            <w:r>
              <w:rPr>
                <w:rFonts w:eastAsiaTheme="minorEastAsia" w:hint="eastAsia"/>
                <w:b/>
                <w:bCs/>
                <w:sz w:val="15"/>
                <w:szCs w:val="15"/>
              </w:rPr>
              <w:t xml:space="preserve"> [</w:t>
            </w:r>
            <w:hyperlink r:id="rId882" w:history="1">
              <w:r w:rsidR="00C62C50">
                <w:rPr>
                  <w:rStyle w:val="Hyperlink"/>
                  <w:rFonts w:eastAsiaTheme="minorEastAsia"/>
                  <w:b/>
                  <w:bCs/>
                  <w:sz w:val="15"/>
                  <w:szCs w:val="15"/>
                </w:rPr>
                <w:t>R1-2605917</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5D93B72D"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06E71570" w14:textId="77777777" w:rsidR="00A87B6D" w:rsidRDefault="00A87B6D" w:rsidP="00A4208C">
            <w:pPr>
              <w:jc w:val="center"/>
            </w:pPr>
            <w:r>
              <w:rPr>
                <w:sz w:val="15"/>
                <w:szCs w:val="15"/>
              </w:rPr>
              <w:t xml:space="preserve">Light </w:t>
            </w:r>
            <w:r>
              <w:rPr>
                <w:rFonts w:eastAsiaTheme="minorEastAsia" w:hint="eastAsia"/>
                <w:sz w:val="15"/>
                <w:szCs w:val="15"/>
              </w:rPr>
              <w:t>NA</w:t>
            </w:r>
            <w:r>
              <w:rPr>
                <w:sz w:val="15"/>
                <w:szCs w:val="15"/>
              </w:rPr>
              <w:t>.</w:t>
            </w:r>
          </w:p>
        </w:tc>
        <w:tc>
          <w:tcPr>
            <w:tcW w:w="721" w:type="pct"/>
            <w:tcMar>
              <w:top w:w="8" w:type="dxa"/>
              <w:left w:w="45" w:type="dxa"/>
              <w:bottom w:w="8" w:type="dxa"/>
              <w:right w:w="45" w:type="dxa"/>
            </w:tcMar>
            <w:vAlign w:val="center"/>
          </w:tcPr>
          <w:p w14:paraId="6A2E263A"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077D7649" w14:textId="77777777" w:rsidR="00A87B6D" w:rsidRDefault="00A87B6D" w:rsidP="00A4208C">
            <w:pPr>
              <w:jc w:val="center"/>
            </w:pPr>
            <w:r>
              <w:rPr>
                <w:rFonts w:eastAsia="Consolas"/>
                <w:sz w:val="15"/>
                <w:szCs w:val="15"/>
              </w:rPr>
              <w:t>15% / 11% / 11%</w:t>
            </w:r>
          </w:p>
        </w:tc>
        <w:tc>
          <w:tcPr>
            <w:tcW w:w="969" w:type="pct"/>
            <w:tcMar>
              <w:top w:w="8" w:type="dxa"/>
              <w:left w:w="45" w:type="dxa"/>
              <w:bottom w:w="8" w:type="dxa"/>
              <w:right w:w="45" w:type="dxa"/>
            </w:tcMar>
            <w:vAlign w:val="center"/>
          </w:tcPr>
          <w:p w14:paraId="732F819E" w14:textId="77777777" w:rsidR="00A87B6D" w:rsidRDefault="00A87B6D" w:rsidP="00A4208C">
            <w:pPr>
              <w:jc w:val="center"/>
            </w:pPr>
            <w:r>
              <w:rPr>
                <w:rFonts w:eastAsia="Consolas"/>
                <w:sz w:val="15"/>
                <w:szCs w:val="15"/>
              </w:rPr>
              <w:t>24% / 16% / 16%</w:t>
            </w:r>
          </w:p>
        </w:tc>
        <w:tc>
          <w:tcPr>
            <w:tcW w:w="968" w:type="pct"/>
            <w:tcMar>
              <w:top w:w="8" w:type="dxa"/>
              <w:left w:w="45" w:type="dxa"/>
              <w:bottom w:w="8" w:type="dxa"/>
              <w:right w:w="45" w:type="dxa"/>
            </w:tcMar>
            <w:vAlign w:val="center"/>
          </w:tcPr>
          <w:p w14:paraId="008C85F6" w14:textId="77777777" w:rsidR="00A87B6D" w:rsidRDefault="00A87B6D" w:rsidP="00A4208C">
            <w:pPr>
              <w:jc w:val="center"/>
            </w:pPr>
            <w:r>
              <w:rPr>
                <w:rFonts w:eastAsia="Consolas"/>
                <w:sz w:val="15"/>
                <w:szCs w:val="15"/>
              </w:rPr>
              <w:t>28% / 19% / 19%</w:t>
            </w:r>
          </w:p>
        </w:tc>
      </w:tr>
      <w:tr w:rsidR="00A87B6D" w14:paraId="73266777" w14:textId="77777777" w:rsidTr="00A4208C">
        <w:trPr>
          <w:cantSplit/>
        </w:trPr>
        <w:tc>
          <w:tcPr>
            <w:tcW w:w="593" w:type="pct"/>
            <w:tcMar>
              <w:top w:w="8" w:type="dxa"/>
              <w:left w:w="45" w:type="dxa"/>
              <w:bottom w:w="8" w:type="dxa"/>
              <w:right w:w="45" w:type="dxa"/>
            </w:tcMar>
            <w:vAlign w:val="center"/>
          </w:tcPr>
          <w:p w14:paraId="3C5C4C70" w14:textId="5BF0C976" w:rsidR="00A87B6D" w:rsidRPr="00C441BF" w:rsidRDefault="00A87B6D" w:rsidP="00A4208C">
            <w:pPr>
              <w:rPr>
                <w:rFonts w:eastAsiaTheme="minorEastAsia"/>
              </w:rPr>
            </w:pPr>
            <w:r>
              <w:rPr>
                <w:b/>
                <w:bCs/>
                <w:sz w:val="15"/>
                <w:szCs w:val="15"/>
              </w:rPr>
              <w:t>OPPO</w:t>
            </w:r>
            <w:r>
              <w:rPr>
                <w:rFonts w:eastAsiaTheme="minorEastAsia" w:hint="eastAsia"/>
                <w:b/>
                <w:bCs/>
                <w:sz w:val="15"/>
                <w:szCs w:val="15"/>
              </w:rPr>
              <w:t xml:space="preserve"> [</w:t>
            </w:r>
            <w:hyperlink r:id="rId883" w:history="1">
              <w:r w:rsidR="00C62C50">
                <w:rPr>
                  <w:rStyle w:val="Hyperlink"/>
                  <w:rFonts w:eastAsiaTheme="minorEastAsia"/>
                  <w:b/>
                  <w:bCs/>
                  <w:sz w:val="15"/>
                  <w:szCs w:val="15"/>
                </w:rPr>
                <w:t>R1-2605917</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3BED496E"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1926CFF0" w14:textId="77777777" w:rsidR="00A87B6D" w:rsidRDefault="00A87B6D" w:rsidP="00A4208C">
            <w:pPr>
              <w:jc w:val="center"/>
              <w:rPr>
                <w:rFonts w:eastAsiaTheme="minorEastAsia"/>
              </w:rPr>
            </w:pPr>
            <w:r>
              <w:rPr>
                <w:sz w:val="15"/>
                <w:szCs w:val="15"/>
              </w:rPr>
              <w:t xml:space="preserve">Med </w:t>
            </w:r>
            <w:r>
              <w:rPr>
                <w:rFonts w:eastAsiaTheme="minorEastAsia" w:hint="eastAsia"/>
                <w:sz w:val="15"/>
                <w:szCs w:val="15"/>
              </w:rPr>
              <w:t>NA</w:t>
            </w:r>
          </w:p>
        </w:tc>
        <w:tc>
          <w:tcPr>
            <w:tcW w:w="721" w:type="pct"/>
            <w:tcMar>
              <w:top w:w="8" w:type="dxa"/>
              <w:left w:w="45" w:type="dxa"/>
              <w:bottom w:w="8" w:type="dxa"/>
              <w:right w:w="45" w:type="dxa"/>
            </w:tcMar>
            <w:vAlign w:val="center"/>
          </w:tcPr>
          <w:p w14:paraId="0103EEE7"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0EF0B6B0" w14:textId="77777777" w:rsidR="00A87B6D" w:rsidRDefault="00A87B6D" w:rsidP="00A4208C">
            <w:pPr>
              <w:jc w:val="center"/>
            </w:pPr>
            <w:r>
              <w:rPr>
                <w:rFonts w:eastAsia="Consolas"/>
                <w:sz w:val="15"/>
                <w:szCs w:val="15"/>
              </w:rPr>
              <w:t>9% / 7% / 7%</w:t>
            </w:r>
          </w:p>
        </w:tc>
        <w:tc>
          <w:tcPr>
            <w:tcW w:w="969" w:type="pct"/>
            <w:tcMar>
              <w:top w:w="8" w:type="dxa"/>
              <w:left w:w="45" w:type="dxa"/>
              <w:bottom w:w="8" w:type="dxa"/>
              <w:right w:w="45" w:type="dxa"/>
            </w:tcMar>
            <w:vAlign w:val="center"/>
          </w:tcPr>
          <w:p w14:paraId="439D3C34" w14:textId="77777777" w:rsidR="00A87B6D" w:rsidRDefault="00A87B6D" w:rsidP="00A4208C">
            <w:pPr>
              <w:jc w:val="center"/>
            </w:pPr>
            <w:r>
              <w:rPr>
                <w:rFonts w:eastAsia="Consolas"/>
                <w:sz w:val="15"/>
                <w:szCs w:val="15"/>
              </w:rPr>
              <w:t>14% / 11% / 11%</w:t>
            </w:r>
          </w:p>
        </w:tc>
        <w:tc>
          <w:tcPr>
            <w:tcW w:w="968" w:type="pct"/>
            <w:tcMar>
              <w:top w:w="8" w:type="dxa"/>
              <w:left w:w="45" w:type="dxa"/>
              <w:bottom w:w="8" w:type="dxa"/>
              <w:right w:w="45" w:type="dxa"/>
            </w:tcMar>
            <w:vAlign w:val="center"/>
          </w:tcPr>
          <w:p w14:paraId="021B7A10" w14:textId="77777777" w:rsidR="00A87B6D" w:rsidRDefault="00A87B6D" w:rsidP="00A4208C">
            <w:pPr>
              <w:jc w:val="center"/>
            </w:pPr>
            <w:r>
              <w:rPr>
                <w:rFonts w:eastAsia="Consolas"/>
                <w:sz w:val="15"/>
                <w:szCs w:val="15"/>
              </w:rPr>
              <w:t>17% / 12% / 13%</w:t>
            </w:r>
          </w:p>
        </w:tc>
      </w:tr>
      <w:tr w:rsidR="00A87B6D" w14:paraId="4947CDFD" w14:textId="77777777" w:rsidTr="00A4208C">
        <w:trPr>
          <w:cantSplit/>
        </w:trPr>
        <w:tc>
          <w:tcPr>
            <w:tcW w:w="593" w:type="pct"/>
            <w:shd w:val="clear" w:color="auto" w:fill="F5F5F5"/>
            <w:tcMar>
              <w:top w:w="8" w:type="dxa"/>
              <w:left w:w="45" w:type="dxa"/>
              <w:bottom w:w="8" w:type="dxa"/>
              <w:right w:w="45" w:type="dxa"/>
            </w:tcMar>
            <w:vAlign w:val="center"/>
          </w:tcPr>
          <w:p w14:paraId="235C2E28" w14:textId="3995C7A5" w:rsidR="00A87B6D" w:rsidRPr="00DE1795" w:rsidRDefault="00A87B6D" w:rsidP="00A4208C">
            <w:pPr>
              <w:rPr>
                <w:rFonts w:eastAsiaTheme="minorEastAsia"/>
              </w:rPr>
            </w:pPr>
            <w:r>
              <w:rPr>
                <w:b/>
                <w:bCs/>
                <w:sz w:val="15"/>
                <w:szCs w:val="15"/>
              </w:rPr>
              <w:t>Samsung</w:t>
            </w:r>
            <w:r>
              <w:rPr>
                <w:rFonts w:eastAsiaTheme="minorEastAsia" w:hint="eastAsia"/>
                <w:b/>
                <w:bCs/>
                <w:sz w:val="15"/>
                <w:szCs w:val="15"/>
              </w:rPr>
              <w:t xml:space="preserve"> [</w:t>
            </w:r>
            <w:hyperlink r:id="rId884" w:history="1">
              <w:r w:rsidR="00C62C50">
                <w:rPr>
                  <w:rStyle w:val="Hyperlink"/>
                  <w:rFonts w:eastAsiaTheme="minorEastAsia"/>
                  <w:b/>
                  <w:bCs/>
                  <w:sz w:val="15"/>
                  <w:szCs w:val="15"/>
                </w:rPr>
                <w:t>R1-2605823</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22636A8F" w14:textId="77777777" w:rsidR="00A87B6D" w:rsidRDefault="00A87B6D" w:rsidP="00A4208C">
            <w:pPr>
              <w:jc w:val="center"/>
            </w:pPr>
            <w:r>
              <w:rPr>
                <w:sz w:val="15"/>
                <w:szCs w:val="15"/>
              </w:rPr>
              <w:t>Cat 1 / Cat 2</w:t>
            </w:r>
          </w:p>
        </w:tc>
        <w:tc>
          <w:tcPr>
            <w:tcW w:w="346" w:type="pct"/>
            <w:shd w:val="clear" w:color="auto" w:fill="F5F5F5"/>
            <w:tcMar>
              <w:top w:w="8" w:type="dxa"/>
              <w:left w:w="45" w:type="dxa"/>
              <w:bottom w:w="8" w:type="dxa"/>
              <w:right w:w="45" w:type="dxa"/>
            </w:tcMar>
            <w:vAlign w:val="center"/>
          </w:tcPr>
          <w:p w14:paraId="5AFBA200"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0282C0BB" w14:textId="77777777" w:rsidR="00A87B6D" w:rsidRDefault="00A87B6D" w:rsidP="00A4208C">
            <w:r>
              <w:rPr>
                <w:sz w:val="14"/>
                <w:szCs w:val="14"/>
              </w:rPr>
              <w:t>—</w:t>
            </w:r>
          </w:p>
        </w:tc>
        <w:tc>
          <w:tcPr>
            <w:tcW w:w="968" w:type="pct"/>
            <w:shd w:val="clear" w:color="auto" w:fill="F5F5F5"/>
            <w:tcMar>
              <w:top w:w="8" w:type="dxa"/>
              <w:left w:w="45" w:type="dxa"/>
              <w:bottom w:w="8" w:type="dxa"/>
              <w:right w:w="45" w:type="dxa"/>
            </w:tcMar>
            <w:vAlign w:val="center"/>
          </w:tcPr>
          <w:p w14:paraId="6D287A88" w14:textId="77777777" w:rsidR="00A87B6D" w:rsidRDefault="00A87B6D" w:rsidP="00A4208C">
            <w:pPr>
              <w:jc w:val="center"/>
            </w:pPr>
            <w:r>
              <w:rPr>
                <w:rFonts w:eastAsia="Consolas"/>
                <w:sz w:val="15"/>
                <w:szCs w:val="15"/>
              </w:rPr>
              <w:t>36% / 26.2%</w:t>
            </w:r>
          </w:p>
        </w:tc>
        <w:tc>
          <w:tcPr>
            <w:tcW w:w="969" w:type="pct"/>
            <w:shd w:val="clear" w:color="auto" w:fill="F5F5F5"/>
            <w:tcMar>
              <w:top w:w="8" w:type="dxa"/>
              <w:left w:w="45" w:type="dxa"/>
              <w:bottom w:w="8" w:type="dxa"/>
              <w:right w:w="45" w:type="dxa"/>
            </w:tcMar>
            <w:vAlign w:val="center"/>
          </w:tcPr>
          <w:p w14:paraId="44F1A0E1" w14:textId="77777777" w:rsidR="00A87B6D" w:rsidRDefault="00A87B6D" w:rsidP="00A4208C">
            <w:pPr>
              <w:jc w:val="center"/>
            </w:pPr>
            <w:r>
              <w:rPr>
                <w:rFonts w:eastAsia="Consolas"/>
                <w:sz w:val="15"/>
                <w:szCs w:val="15"/>
              </w:rPr>
              <w:t>72.3% / 39.3%</w:t>
            </w:r>
          </w:p>
        </w:tc>
        <w:tc>
          <w:tcPr>
            <w:tcW w:w="968" w:type="pct"/>
            <w:shd w:val="clear" w:color="auto" w:fill="F5F5F5"/>
            <w:tcMar>
              <w:top w:w="8" w:type="dxa"/>
              <w:left w:w="45" w:type="dxa"/>
              <w:bottom w:w="8" w:type="dxa"/>
              <w:right w:w="45" w:type="dxa"/>
            </w:tcMar>
            <w:vAlign w:val="center"/>
          </w:tcPr>
          <w:p w14:paraId="04B5B0AF" w14:textId="77777777" w:rsidR="00A87B6D" w:rsidRDefault="00A87B6D" w:rsidP="00A4208C">
            <w:pPr>
              <w:jc w:val="center"/>
            </w:pPr>
            <w:r>
              <w:rPr>
                <w:rFonts w:eastAsia="Consolas"/>
                <w:sz w:val="15"/>
                <w:szCs w:val="15"/>
              </w:rPr>
              <w:t>85.6% / 45.8%</w:t>
            </w:r>
          </w:p>
        </w:tc>
      </w:tr>
      <w:tr w:rsidR="00A87B6D" w14:paraId="7254543C" w14:textId="77777777" w:rsidTr="00A4208C">
        <w:trPr>
          <w:cantSplit/>
        </w:trPr>
        <w:tc>
          <w:tcPr>
            <w:tcW w:w="593" w:type="pct"/>
            <w:shd w:val="clear" w:color="auto" w:fill="F5F5F5"/>
            <w:tcMar>
              <w:top w:w="8" w:type="dxa"/>
              <w:left w:w="45" w:type="dxa"/>
              <w:bottom w:w="8" w:type="dxa"/>
              <w:right w:w="45" w:type="dxa"/>
            </w:tcMar>
            <w:vAlign w:val="center"/>
          </w:tcPr>
          <w:p w14:paraId="62B64763" w14:textId="0A69FD9A" w:rsidR="00A87B6D" w:rsidRPr="00DE1795" w:rsidRDefault="00A87B6D" w:rsidP="00A4208C">
            <w:pPr>
              <w:rPr>
                <w:rFonts w:eastAsiaTheme="minorEastAsia"/>
              </w:rPr>
            </w:pPr>
            <w:r>
              <w:rPr>
                <w:b/>
                <w:bCs/>
                <w:sz w:val="15"/>
                <w:szCs w:val="15"/>
              </w:rPr>
              <w:t>Samsung</w:t>
            </w:r>
            <w:r>
              <w:rPr>
                <w:rFonts w:eastAsiaTheme="minorEastAsia" w:hint="eastAsia"/>
                <w:b/>
                <w:bCs/>
                <w:sz w:val="15"/>
                <w:szCs w:val="15"/>
              </w:rPr>
              <w:t xml:space="preserve"> [</w:t>
            </w:r>
            <w:hyperlink r:id="rId885" w:history="1">
              <w:r w:rsidR="00C62C50">
                <w:rPr>
                  <w:rStyle w:val="Hyperlink"/>
                  <w:rFonts w:eastAsiaTheme="minorEastAsia"/>
                  <w:b/>
                  <w:bCs/>
                  <w:sz w:val="15"/>
                  <w:szCs w:val="15"/>
                </w:rPr>
                <w:t>R1-2605823</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05DD9110" w14:textId="77777777" w:rsidR="00A87B6D" w:rsidRDefault="00A87B6D" w:rsidP="00A4208C">
            <w:pPr>
              <w:jc w:val="center"/>
            </w:pPr>
            <w:r>
              <w:rPr>
                <w:sz w:val="15"/>
                <w:szCs w:val="15"/>
              </w:rPr>
              <w:t>Cat 1 / Cat 2</w:t>
            </w:r>
          </w:p>
        </w:tc>
        <w:tc>
          <w:tcPr>
            <w:tcW w:w="346" w:type="pct"/>
            <w:shd w:val="clear" w:color="auto" w:fill="F5F5F5"/>
            <w:tcMar>
              <w:top w:w="8" w:type="dxa"/>
              <w:left w:w="45" w:type="dxa"/>
              <w:bottom w:w="8" w:type="dxa"/>
              <w:right w:w="45" w:type="dxa"/>
            </w:tcMar>
            <w:vAlign w:val="center"/>
          </w:tcPr>
          <w:p w14:paraId="2012BC1A" w14:textId="77777777" w:rsidR="00A87B6D" w:rsidRDefault="00A87B6D" w:rsidP="00A4208C">
            <w:pPr>
              <w:jc w:val="center"/>
            </w:pPr>
            <w:r>
              <w:rPr>
                <w:sz w:val="15"/>
                <w:szCs w:val="15"/>
              </w:rPr>
              <w:t>14%</w:t>
            </w:r>
          </w:p>
        </w:tc>
        <w:tc>
          <w:tcPr>
            <w:tcW w:w="721" w:type="pct"/>
            <w:shd w:val="clear" w:color="auto" w:fill="F5F5F5"/>
            <w:tcMar>
              <w:top w:w="8" w:type="dxa"/>
              <w:left w:w="45" w:type="dxa"/>
              <w:bottom w:w="8" w:type="dxa"/>
              <w:right w:w="45" w:type="dxa"/>
            </w:tcMar>
            <w:vAlign w:val="center"/>
          </w:tcPr>
          <w:p w14:paraId="09C6E826" w14:textId="77777777" w:rsidR="00A87B6D" w:rsidRDefault="00A87B6D" w:rsidP="00A4208C">
            <w:r>
              <w:rPr>
                <w:sz w:val="14"/>
                <w:szCs w:val="14"/>
              </w:rPr>
              <w:t>—</w:t>
            </w:r>
          </w:p>
        </w:tc>
        <w:tc>
          <w:tcPr>
            <w:tcW w:w="968" w:type="pct"/>
            <w:shd w:val="clear" w:color="auto" w:fill="F5F5F5"/>
            <w:tcMar>
              <w:top w:w="8" w:type="dxa"/>
              <w:left w:w="45" w:type="dxa"/>
              <w:bottom w:w="8" w:type="dxa"/>
              <w:right w:w="45" w:type="dxa"/>
            </w:tcMar>
            <w:vAlign w:val="center"/>
          </w:tcPr>
          <w:p w14:paraId="2EC49DD9" w14:textId="77777777" w:rsidR="00A87B6D" w:rsidRDefault="00A87B6D" w:rsidP="00A4208C">
            <w:pPr>
              <w:jc w:val="center"/>
            </w:pPr>
            <w:r>
              <w:rPr>
                <w:rFonts w:eastAsia="Consolas"/>
                <w:sz w:val="15"/>
                <w:szCs w:val="15"/>
              </w:rPr>
              <w:t>19.5% / 5.2%</w:t>
            </w:r>
          </w:p>
        </w:tc>
        <w:tc>
          <w:tcPr>
            <w:tcW w:w="969" w:type="pct"/>
            <w:shd w:val="clear" w:color="auto" w:fill="F5F5F5"/>
            <w:tcMar>
              <w:top w:w="8" w:type="dxa"/>
              <w:left w:w="45" w:type="dxa"/>
              <w:bottom w:w="8" w:type="dxa"/>
              <w:right w:w="45" w:type="dxa"/>
            </w:tcMar>
            <w:vAlign w:val="center"/>
          </w:tcPr>
          <w:p w14:paraId="47E84F78" w14:textId="77777777" w:rsidR="00A87B6D" w:rsidRDefault="00A87B6D" w:rsidP="00A4208C">
            <w:pPr>
              <w:jc w:val="center"/>
            </w:pPr>
            <w:r>
              <w:rPr>
                <w:rFonts w:eastAsia="Consolas"/>
                <w:sz w:val="15"/>
                <w:szCs w:val="15"/>
              </w:rPr>
              <w:t>29.5% / 13.6%</w:t>
            </w:r>
          </w:p>
        </w:tc>
        <w:tc>
          <w:tcPr>
            <w:tcW w:w="968" w:type="pct"/>
            <w:shd w:val="clear" w:color="auto" w:fill="F5F5F5"/>
            <w:tcMar>
              <w:top w:w="8" w:type="dxa"/>
              <w:left w:w="45" w:type="dxa"/>
              <w:bottom w:w="8" w:type="dxa"/>
              <w:right w:w="45" w:type="dxa"/>
            </w:tcMar>
            <w:vAlign w:val="center"/>
          </w:tcPr>
          <w:p w14:paraId="363D8CEE" w14:textId="77777777" w:rsidR="00A87B6D" w:rsidRDefault="00A87B6D" w:rsidP="00A4208C">
            <w:pPr>
              <w:jc w:val="center"/>
            </w:pPr>
            <w:r>
              <w:rPr>
                <w:rFonts w:eastAsia="Consolas"/>
                <w:sz w:val="15"/>
                <w:szCs w:val="15"/>
              </w:rPr>
              <w:t>34.7% / 14.6%</w:t>
            </w:r>
          </w:p>
        </w:tc>
      </w:tr>
      <w:tr w:rsidR="00A87B6D" w14:paraId="7CC9878D" w14:textId="77777777" w:rsidTr="00A4208C">
        <w:trPr>
          <w:cantSplit/>
        </w:trPr>
        <w:tc>
          <w:tcPr>
            <w:tcW w:w="593" w:type="pct"/>
            <w:tcMar>
              <w:top w:w="8" w:type="dxa"/>
              <w:left w:w="45" w:type="dxa"/>
              <w:bottom w:w="8" w:type="dxa"/>
              <w:right w:w="45" w:type="dxa"/>
            </w:tcMar>
            <w:vAlign w:val="center"/>
          </w:tcPr>
          <w:p w14:paraId="28307078" w14:textId="07E1EDF3" w:rsidR="00A87B6D" w:rsidRDefault="00A87B6D" w:rsidP="00A4208C">
            <w:r>
              <w:rPr>
                <w:b/>
                <w:bCs/>
                <w:sz w:val="15"/>
                <w:szCs w:val="15"/>
              </w:rPr>
              <w:t>Qualcomm</w:t>
            </w:r>
            <w:r>
              <w:rPr>
                <w:rFonts w:eastAsiaTheme="minorEastAsia" w:hint="eastAsia"/>
                <w:b/>
                <w:bCs/>
                <w:sz w:val="15"/>
                <w:szCs w:val="15"/>
              </w:rPr>
              <w:t xml:space="preserve"> [</w:t>
            </w:r>
            <w:hyperlink r:id="rId886" w:history="1">
              <w:r w:rsidR="00C62C50">
                <w:rPr>
                  <w:rStyle w:val="Hyperlink"/>
                  <w:rFonts w:eastAsiaTheme="minorEastAsia"/>
                  <w:b/>
                  <w:bCs/>
                  <w:sz w:val="15"/>
                  <w:szCs w:val="15"/>
                </w:rPr>
                <w:t>R1-2606375</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65576A02"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658AB454"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1534E00C"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2883E48F" w14:textId="77777777" w:rsidR="00A87B6D" w:rsidRDefault="00A87B6D" w:rsidP="00A4208C">
            <w:pPr>
              <w:jc w:val="center"/>
            </w:pPr>
            <w:r>
              <w:rPr>
                <w:rFonts w:eastAsia="Consolas"/>
                <w:sz w:val="15"/>
                <w:szCs w:val="15"/>
              </w:rPr>
              <w:t>18% / 3.7%</w:t>
            </w:r>
          </w:p>
        </w:tc>
        <w:tc>
          <w:tcPr>
            <w:tcW w:w="969" w:type="pct"/>
            <w:tcMar>
              <w:top w:w="8" w:type="dxa"/>
              <w:left w:w="45" w:type="dxa"/>
              <w:bottom w:w="8" w:type="dxa"/>
              <w:right w:w="45" w:type="dxa"/>
            </w:tcMar>
            <w:vAlign w:val="center"/>
          </w:tcPr>
          <w:p w14:paraId="66E3FE44" w14:textId="77777777" w:rsidR="00A87B6D" w:rsidRDefault="00A87B6D" w:rsidP="00A4208C">
            <w:pPr>
              <w:jc w:val="center"/>
            </w:pPr>
            <w:r>
              <w:rPr>
                <w:rFonts w:eastAsia="Consolas"/>
                <w:sz w:val="15"/>
                <w:szCs w:val="15"/>
              </w:rPr>
              <w:t>57% / 5.5%</w:t>
            </w:r>
          </w:p>
        </w:tc>
        <w:tc>
          <w:tcPr>
            <w:tcW w:w="968" w:type="pct"/>
            <w:tcMar>
              <w:top w:w="8" w:type="dxa"/>
              <w:left w:w="45" w:type="dxa"/>
              <w:bottom w:w="8" w:type="dxa"/>
              <w:right w:w="45" w:type="dxa"/>
            </w:tcMar>
            <w:vAlign w:val="center"/>
          </w:tcPr>
          <w:p w14:paraId="539E5902" w14:textId="77777777" w:rsidR="00A87B6D" w:rsidRDefault="00A87B6D" w:rsidP="00A4208C">
            <w:pPr>
              <w:jc w:val="center"/>
            </w:pPr>
            <w:r>
              <w:rPr>
                <w:rFonts w:eastAsia="Consolas"/>
                <w:sz w:val="15"/>
                <w:szCs w:val="15"/>
              </w:rPr>
              <w:t>78% / 6.5%</w:t>
            </w:r>
          </w:p>
        </w:tc>
      </w:tr>
      <w:tr w:rsidR="00A87B6D" w14:paraId="122FE092" w14:textId="77777777" w:rsidTr="00A4208C">
        <w:trPr>
          <w:cantSplit/>
        </w:trPr>
        <w:tc>
          <w:tcPr>
            <w:tcW w:w="593" w:type="pct"/>
            <w:tcMar>
              <w:top w:w="8" w:type="dxa"/>
              <w:left w:w="45" w:type="dxa"/>
              <w:bottom w:w="8" w:type="dxa"/>
              <w:right w:w="45" w:type="dxa"/>
            </w:tcMar>
            <w:vAlign w:val="center"/>
          </w:tcPr>
          <w:p w14:paraId="5A6226A7" w14:textId="6BFFBD7A" w:rsidR="00A87B6D" w:rsidRPr="00DE1795" w:rsidRDefault="00A87B6D" w:rsidP="00A4208C">
            <w:pPr>
              <w:rPr>
                <w:rFonts w:eastAsiaTheme="minorEastAsia"/>
              </w:rPr>
            </w:pPr>
            <w:r>
              <w:rPr>
                <w:b/>
                <w:bCs/>
                <w:sz w:val="15"/>
                <w:szCs w:val="15"/>
              </w:rPr>
              <w:lastRenderedPageBreak/>
              <w:t>Qualcomm</w:t>
            </w:r>
            <w:r>
              <w:rPr>
                <w:rFonts w:eastAsiaTheme="minorEastAsia" w:hint="eastAsia"/>
                <w:b/>
                <w:bCs/>
                <w:sz w:val="15"/>
                <w:szCs w:val="15"/>
              </w:rPr>
              <w:t xml:space="preserve"> [</w:t>
            </w:r>
            <w:hyperlink r:id="rId887" w:history="1">
              <w:r w:rsidR="00C62C50">
                <w:rPr>
                  <w:rStyle w:val="Hyperlink"/>
                  <w:rFonts w:eastAsiaTheme="minorEastAsia"/>
                  <w:b/>
                  <w:bCs/>
                  <w:sz w:val="15"/>
                  <w:szCs w:val="15"/>
                </w:rPr>
                <w:t>R1-2606375</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0271CD62"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62E0CD9D" w14:textId="77777777" w:rsidR="00A87B6D" w:rsidRDefault="00A87B6D" w:rsidP="00A4208C">
            <w:pPr>
              <w:jc w:val="center"/>
            </w:pPr>
            <w:r>
              <w:rPr>
                <w:sz w:val="15"/>
                <w:szCs w:val="15"/>
              </w:rPr>
              <w:t>5%</w:t>
            </w:r>
          </w:p>
        </w:tc>
        <w:tc>
          <w:tcPr>
            <w:tcW w:w="721" w:type="pct"/>
            <w:tcMar>
              <w:top w:w="8" w:type="dxa"/>
              <w:left w:w="45" w:type="dxa"/>
              <w:bottom w:w="8" w:type="dxa"/>
              <w:right w:w="45" w:type="dxa"/>
            </w:tcMar>
            <w:vAlign w:val="center"/>
          </w:tcPr>
          <w:p w14:paraId="653CF5E6"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6EB25EAE" w14:textId="77777777" w:rsidR="00A87B6D" w:rsidRDefault="00A87B6D" w:rsidP="00A4208C">
            <w:pPr>
              <w:jc w:val="center"/>
            </w:pPr>
            <w:r>
              <w:rPr>
                <w:rFonts w:eastAsia="Consolas"/>
                <w:sz w:val="15"/>
                <w:szCs w:val="15"/>
              </w:rPr>
              <w:t>11% / 3.1%</w:t>
            </w:r>
          </w:p>
        </w:tc>
        <w:tc>
          <w:tcPr>
            <w:tcW w:w="969" w:type="pct"/>
            <w:tcMar>
              <w:top w:w="8" w:type="dxa"/>
              <w:left w:w="45" w:type="dxa"/>
              <w:bottom w:w="8" w:type="dxa"/>
              <w:right w:w="45" w:type="dxa"/>
            </w:tcMar>
            <w:vAlign w:val="center"/>
          </w:tcPr>
          <w:p w14:paraId="4BE72927" w14:textId="77777777" w:rsidR="00A87B6D" w:rsidRDefault="00A87B6D" w:rsidP="00A4208C">
            <w:pPr>
              <w:jc w:val="center"/>
            </w:pPr>
            <w:r>
              <w:rPr>
                <w:rFonts w:eastAsia="Consolas"/>
                <w:sz w:val="15"/>
                <w:szCs w:val="15"/>
              </w:rPr>
              <w:t>18% / 4.5%</w:t>
            </w:r>
          </w:p>
        </w:tc>
        <w:tc>
          <w:tcPr>
            <w:tcW w:w="968" w:type="pct"/>
            <w:tcMar>
              <w:top w:w="8" w:type="dxa"/>
              <w:left w:w="45" w:type="dxa"/>
              <w:bottom w:w="8" w:type="dxa"/>
              <w:right w:w="45" w:type="dxa"/>
            </w:tcMar>
            <w:vAlign w:val="center"/>
          </w:tcPr>
          <w:p w14:paraId="7E22A564" w14:textId="77777777" w:rsidR="00A87B6D" w:rsidRDefault="00A87B6D" w:rsidP="00A4208C">
            <w:pPr>
              <w:jc w:val="center"/>
            </w:pPr>
            <w:r>
              <w:rPr>
                <w:rFonts w:eastAsia="Consolas"/>
                <w:sz w:val="15"/>
                <w:szCs w:val="15"/>
              </w:rPr>
              <w:t>19% / 5.5%</w:t>
            </w:r>
          </w:p>
        </w:tc>
      </w:tr>
      <w:tr w:rsidR="00A87B6D" w14:paraId="7DAC3495" w14:textId="77777777" w:rsidTr="00A4208C">
        <w:trPr>
          <w:cantSplit/>
        </w:trPr>
        <w:tc>
          <w:tcPr>
            <w:tcW w:w="593" w:type="pct"/>
            <w:tcMar>
              <w:top w:w="8" w:type="dxa"/>
              <w:left w:w="45" w:type="dxa"/>
              <w:bottom w:w="8" w:type="dxa"/>
              <w:right w:w="45" w:type="dxa"/>
            </w:tcMar>
            <w:vAlign w:val="center"/>
          </w:tcPr>
          <w:p w14:paraId="51C7029A" w14:textId="6169692B" w:rsidR="00A87B6D" w:rsidRPr="00DE1795" w:rsidRDefault="00A87B6D" w:rsidP="00A4208C">
            <w:pPr>
              <w:rPr>
                <w:rFonts w:eastAsiaTheme="minorEastAsia"/>
              </w:rPr>
            </w:pPr>
            <w:r>
              <w:rPr>
                <w:b/>
                <w:bCs/>
                <w:sz w:val="15"/>
                <w:szCs w:val="15"/>
              </w:rPr>
              <w:t>Qualcomm</w:t>
            </w:r>
            <w:r>
              <w:rPr>
                <w:rFonts w:eastAsiaTheme="minorEastAsia" w:hint="eastAsia"/>
                <w:b/>
                <w:bCs/>
                <w:sz w:val="15"/>
                <w:szCs w:val="15"/>
              </w:rPr>
              <w:t xml:space="preserve"> [</w:t>
            </w:r>
            <w:hyperlink r:id="rId888" w:history="1">
              <w:r w:rsidR="00C62C50">
                <w:rPr>
                  <w:rStyle w:val="Hyperlink"/>
                  <w:rFonts w:eastAsiaTheme="minorEastAsia"/>
                  <w:b/>
                  <w:bCs/>
                  <w:sz w:val="15"/>
                  <w:szCs w:val="15"/>
                </w:rPr>
                <w:t>R1-2606375</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5ABBA54F"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6BC1BFF5" w14:textId="77777777" w:rsidR="00A87B6D" w:rsidRDefault="00A87B6D" w:rsidP="00A4208C">
            <w:pPr>
              <w:jc w:val="center"/>
            </w:pPr>
            <w:r>
              <w:rPr>
                <w:sz w:val="15"/>
                <w:szCs w:val="15"/>
              </w:rPr>
              <w:t>15%</w:t>
            </w:r>
          </w:p>
        </w:tc>
        <w:tc>
          <w:tcPr>
            <w:tcW w:w="721" w:type="pct"/>
            <w:tcMar>
              <w:top w:w="8" w:type="dxa"/>
              <w:left w:w="45" w:type="dxa"/>
              <w:bottom w:w="8" w:type="dxa"/>
              <w:right w:w="45" w:type="dxa"/>
            </w:tcMar>
            <w:vAlign w:val="center"/>
          </w:tcPr>
          <w:p w14:paraId="02EE084D"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00C133D7" w14:textId="77777777" w:rsidR="00A87B6D" w:rsidRDefault="00A87B6D" w:rsidP="00A4208C">
            <w:pPr>
              <w:jc w:val="center"/>
            </w:pPr>
            <w:r>
              <w:rPr>
                <w:rFonts w:eastAsia="Consolas"/>
                <w:sz w:val="15"/>
                <w:szCs w:val="15"/>
              </w:rPr>
              <w:t>5% / 2.1%</w:t>
            </w:r>
          </w:p>
        </w:tc>
        <w:tc>
          <w:tcPr>
            <w:tcW w:w="969" w:type="pct"/>
            <w:tcMar>
              <w:top w:w="8" w:type="dxa"/>
              <w:left w:w="45" w:type="dxa"/>
              <w:bottom w:w="8" w:type="dxa"/>
              <w:right w:w="45" w:type="dxa"/>
            </w:tcMar>
            <w:vAlign w:val="center"/>
          </w:tcPr>
          <w:p w14:paraId="0EEE65A0" w14:textId="77777777" w:rsidR="00A87B6D" w:rsidRDefault="00A87B6D" w:rsidP="00A4208C">
            <w:pPr>
              <w:jc w:val="center"/>
            </w:pPr>
            <w:r>
              <w:rPr>
                <w:rFonts w:eastAsia="Consolas"/>
                <w:sz w:val="15"/>
                <w:szCs w:val="15"/>
              </w:rPr>
              <w:t>8% / 3.7%</w:t>
            </w:r>
          </w:p>
        </w:tc>
        <w:tc>
          <w:tcPr>
            <w:tcW w:w="968" w:type="pct"/>
            <w:tcMar>
              <w:top w:w="8" w:type="dxa"/>
              <w:left w:w="45" w:type="dxa"/>
              <w:bottom w:w="8" w:type="dxa"/>
              <w:right w:w="45" w:type="dxa"/>
            </w:tcMar>
            <w:vAlign w:val="center"/>
          </w:tcPr>
          <w:p w14:paraId="6ABD5D2B" w14:textId="77777777" w:rsidR="00A87B6D" w:rsidRDefault="00A87B6D" w:rsidP="00A4208C">
            <w:pPr>
              <w:jc w:val="center"/>
            </w:pPr>
            <w:r>
              <w:rPr>
                <w:rFonts w:eastAsia="Consolas"/>
                <w:sz w:val="15"/>
                <w:szCs w:val="15"/>
              </w:rPr>
              <w:t>9% / 4.2%</w:t>
            </w:r>
          </w:p>
        </w:tc>
      </w:tr>
      <w:tr w:rsidR="00A87B6D" w14:paraId="0FE6FBB0" w14:textId="77777777" w:rsidTr="00A4208C">
        <w:trPr>
          <w:cantSplit/>
        </w:trPr>
        <w:tc>
          <w:tcPr>
            <w:tcW w:w="593" w:type="pct"/>
            <w:shd w:val="clear" w:color="auto" w:fill="F5F5F5"/>
            <w:tcMar>
              <w:top w:w="8" w:type="dxa"/>
              <w:left w:w="45" w:type="dxa"/>
              <w:bottom w:w="8" w:type="dxa"/>
              <w:right w:w="45" w:type="dxa"/>
            </w:tcMar>
            <w:vAlign w:val="center"/>
          </w:tcPr>
          <w:p w14:paraId="526A351C" w14:textId="15F80782" w:rsidR="00A87B6D" w:rsidRPr="00DE1795" w:rsidRDefault="00A87B6D" w:rsidP="00A4208C">
            <w:pPr>
              <w:rPr>
                <w:rFonts w:eastAsiaTheme="minorEastAsia"/>
              </w:rPr>
            </w:pPr>
            <w:r>
              <w:rPr>
                <w:b/>
                <w:bCs/>
                <w:sz w:val="15"/>
                <w:szCs w:val="15"/>
              </w:rPr>
              <w:t>Ericsson</w:t>
            </w:r>
            <w:r>
              <w:rPr>
                <w:rFonts w:eastAsiaTheme="minorEastAsia" w:hint="eastAsia"/>
                <w:b/>
                <w:bCs/>
                <w:sz w:val="15"/>
                <w:szCs w:val="15"/>
              </w:rPr>
              <w:t xml:space="preserve"> [</w:t>
            </w:r>
            <w:hyperlink r:id="rId889" w:history="1">
              <w:r w:rsidR="00C62C50">
                <w:rPr>
                  <w:rStyle w:val="Hyperlink"/>
                  <w:rFonts w:eastAsiaTheme="minorEastAsia"/>
                  <w:b/>
                  <w:bCs/>
                  <w:sz w:val="15"/>
                  <w:szCs w:val="15"/>
                </w:rPr>
                <w:t>R1-2605521</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4F844C1C"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2168BF51" w14:textId="77777777" w:rsidR="00A87B6D" w:rsidRDefault="00A87B6D" w:rsidP="00A4208C">
            <w:pPr>
              <w:jc w:val="center"/>
            </w:pPr>
            <w:r>
              <w:rPr>
                <w:sz w:val="15"/>
                <w:szCs w:val="15"/>
              </w:rPr>
              <w:t>0% / 4%</w:t>
            </w:r>
          </w:p>
        </w:tc>
        <w:tc>
          <w:tcPr>
            <w:tcW w:w="721" w:type="pct"/>
            <w:shd w:val="clear" w:color="auto" w:fill="F5F5F5"/>
            <w:tcMar>
              <w:top w:w="8" w:type="dxa"/>
              <w:left w:w="45" w:type="dxa"/>
              <w:bottom w:w="8" w:type="dxa"/>
              <w:right w:w="45" w:type="dxa"/>
            </w:tcMar>
            <w:vAlign w:val="center"/>
          </w:tcPr>
          <w:p w14:paraId="4A80448B" w14:textId="77777777" w:rsidR="00A87B6D" w:rsidRDefault="00A87B6D" w:rsidP="00A4208C">
            <w:r>
              <w:rPr>
                <w:sz w:val="14"/>
                <w:szCs w:val="14"/>
              </w:rPr>
              <w:t>—</w:t>
            </w:r>
          </w:p>
        </w:tc>
        <w:tc>
          <w:tcPr>
            <w:tcW w:w="968" w:type="pct"/>
            <w:shd w:val="clear" w:color="auto" w:fill="F5F5F5"/>
            <w:tcMar>
              <w:top w:w="8" w:type="dxa"/>
              <w:left w:w="45" w:type="dxa"/>
              <w:bottom w:w="8" w:type="dxa"/>
              <w:right w:w="45" w:type="dxa"/>
            </w:tcMar>
            <w:vAlign w:val="center"/>
          </w:tcPr>
          <w:p w14:paraId="35D2523A" w14:textId="77777777" w:rsidR="00A87B6D" w:rsidRDefault="00A87B6D" w:rsidP="00A4208C">
            <w:pPr>
              <w:jc w:val="center"/>
            </w:pPr>
            <w:r>
              <w:rPr>
                <w:rFonts w:eastAsia="Consolas"/>
                <w:sz w:val="15"/>
                <w:szCs w:val="15"/>
              </w:rPr>
              <w:t>1</w:t>
            </w:r>
            <w:r>
              <w:rPr>
                <w:rFonts w:eastAsiaTheme="minorEastAsia" w:hint="eastAsia"/>
                <w:sz w:val="15"/>
                <w:szCs w:val="15"/>
              </w:rPr>
              <w:t>3</w:t>
            </w:r>
            <w:r>
              <w:rPr>
                <w:rFonts w:eastAsia="Consolas"/>
                <w:sz w:val="15"/>
                <w:szCs w:val="15"/>
              </w:rPr>
              <w:t>% / 1</w:t>
            </w:r>
            <w:r>
              <w:rPr>
                <w:rFonts w:eastAsiaTheme="minorEastAsia" w:hint="eastAsia"/>
                <w:sz w:val="15"/>
                <w:szCs w:val="15"/>
              </w:rPr>
              <w:t>2</w:t>
            </w:r>
            <w:r>
              <w:rPr>
                <w:rFonts w:eastAsia="Consolas"/>
                <w:sz w:val="15"/>
                <w:szCs w:val="15"/>
              </w:rPr>
              <w:t>%</w:t>
            </w:r>
          </w:p>
        </w:tc>
        <w:tc>
          <w:tcPr>
            <w:tcW w:w="969" w:type="pct"/>
            <w:shd w:val="clear" w:color="auto" w:fill="F5F5F5"/>
            <w:tcMar>
              <w:top w:w="8" w:type="dxa"/>
              <w:left w:w="45" w:type="dxa"/>
              <w:bottom w:w="8" w:type="dxa"/>
              <w:right w:w="45" w:type="dxa"/>
            </w:tcMar>
            <w:vAlign w:val="center"/>
          </w:tcPr>
          <w:p w14:paraId="60A94AB8" w14:textId="77777777" w:rsidR="00A87B6D" w:rsidRDefault="00A87B6D" w:rsidP="00A4208C">
            <w:pPr>
              <w:jc w:val="center"/>
            </w:pPr>
            <w:r>
              <w:rPr>
                <w:rFonts w:eastAsia="Consolas"/>
                <w:sz w:val="15"/>
                <w:szCs w:val="15"/>
              </w:rPr>
              <w:t>6</w:t>
            </w:r>
            <w:r>
              <w:rPr>
                <w:rFonts w:eastAsiaTheme="minorEastAsia" w:hint="eastAsia"/>
                <w:sz w:val="15"/>
                <w:szCs w:val="15"/>
              </w:rPr>
              <w:t>2</w:t>
            </w:r>
            <w:r>
              <w:rPr>
                <w:rFonts w:eastAsia="Consolas"/>
                <w:sz w:val="15"/>
                <w:szCs w:val="15"/>
              </w:rPr>
              <w:t xml:space="preserve">% / </w:t>
            </w:r>
            <w:r>
              <w:rPr>
                <w:rFonts w:eastAsiaTheme="minorEastAsia" w:hint="eastAsia"/>
                <w:sz w:val="15"/>
                <w:szCs w:val="15"/>
              </w:rPr>
              <w:t>38</w:t>
            </w:r>
            <w:r>
              <w:rPr>
                <w:rFonts w:eastAsia="Consolas"/>
                <w:sz w:val="15"/>
                <w:szCs w:val="15"/>
              </w:rPr>
              <w:t>%</w:t>
            </w:r>
          </w:p>
        </w:tc>
        <w:tc>
          <w:tcPr>
            <w:tcW w:w="968" w:type="pct"/>
            <w:shd w:val="clear" w:color="auto" w:fill="F5F5F5"/>
            <w:tcMar>
              <w:top w:w="8" w:type="dxa"/>
              <w:left w:w="45" w:type="dxa"/>
              <w:bottom w:w="8" w:type="dxa"/>
              <w:right w:w="45" w:type="dxa"/>
            </w:tcMar>
            <w:vAlign w:val="center"/>
          </w:tcPr>
          <w:p w14:paraId="59A451E7" w14:textId="77777777" w:rsidR="00A87B6D" w:rsidRDefault="00A87B6D" w:rsidP="00A4208C">
            <w:pPr>
              <w:jc w:val="center"/>
            </w:pPr>
            <w:r>
              <w:rPr>
                <w:rFonts w:eastAsia="Consolas"/>
                <w:sz w:val="15"/>
                <w:szCs w:val="15"/>
              </w:rPr>
              <w:t xml:space="preserve">80% / </w:t>
            </w:r>
            <w:r>
              <w:rPr>
                <w:rFonts w:eastAsiaTheme="minorEastAsia" w:hint="eastAsia"/>
                <w:sz w:val="15"/>
                <w:szCs w:val="15"/>
              </w:rPr>
              <w:t>6</w:t>
            </w:r>
            <w:r>
              <w:rPr>
                <w:rFonts w:eastAsia="Consolas"/>
                <w:sz w:val="15"/>
                <w:szCs w:val="15"/>
              </w:rPr>
              <w:t>2%</w:t>
            </w:r>
          </w:p>
        </w:tc>
      </w:tr>
      <w:tr w:rsidR="00A87B6D" w14:paraId="63C3E070" w14:textId="77777777" w:rsidTr="00A4208C">
        <w:trPr>
          <w:cantSplit/>
        </w:trPr>
        <w:tc>
          <w:tcPr>
            <w:tcW w:w="593" w:type="pct"/>
            <w:tcMar>
              <w:top w:w="8" w:type="dxa"/>
              <w:left w:w="45" w:type="dxa"/>
              <w:bottom w:w="8" w:type="dxa"/>
              <w:right w:w="45" w:type="dxa"/>
            </w:tcMar>
            <w:vAlign w:val="center"/>
          </w:tcPr>
          <w:p w14:paraId="2B525094" w14:textId="67C0BD60" w:rsidR="00A87B6D" w:rsidRPr="00DE1795" w:rsidRDefault="00A87B6D" w:rsidP="00A4208C">
            <w:pPr>
              <w:rPr>
                <w:rFonts w:eastAsiaTheme="minorEastAsia"/>
              </w:rPr>
            </w:pPr>
            <w:proofErr w:type="spellStart"/>
            <w:r>
              <w:rPr>
                <w:b/>
                <w:bCs/>
                <w:sz w:val="15"/>
                <w:szCs w:val="15"/>
              </w:rPr>
              <w:t>Ofinno</w:t>
            </w:r>
            <w:proofErr w:type="spellEnd"/>
            <w:r>
              <w:rPr>
                <w:rFonts w:eastAsiaTheme="minorEastAsia" w:hint="eastAsia"/>
                <w:b/>
                <w:bCs/>
                <w:sz w:val="15"/>
                <w:szCs w:val="15"/>
              </w:rPr>
              <w:t xml:space="preserve"> [</w:t>
            </w:r>
            <w:hyperlink r:id="rId890" w:history="1">
              <w:r w:rsidR="00C62C50">
                <w:rPr>
                  <w:rStyle w:val="Hyperlink"/>
                  <w:rFonts w:eastAsiaTheme="minorEastAsia"/>
                  <w:b/>
                  <w:bCs/>
                  <w:sz w:val="15"/>
                  <w:szCs w:val="15"/>
                </w:rPr>
                <w:t>R1-2605675</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0FE9F5BE"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1D852170"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17608DFF" w14:textId="77777777" w:rsidR="00A87B6D" w:rsidRDefault="00A87B6D" w:rsidP="00A4208C">
            <w:r>
              <w:rPr>
                <w:sz w:val="14"/>
                <w:szCs w:val="14"/>
              </w:rPr>
              <w:t>Set 1</w:t>
            </w:r>
          </w:p>
        </w:tc>
        <w:tc>
          <w:tcPr>
            <w:tcW w:w="968" w:type="pct"/>
            <w:tcMar>
              <w:top w:w="8" w:type="dxa"/>
              <w:left w:w="45" w:type="dxa"/>
              <w:bottom w:w="8" w:type="dxa"/>
              <w:right w:w="45" w:type="dxa"/>
            </w:tcMar>
            <w:vAlign w:val="center"/>
          </w:tcPr>
          <w:p w14:paraId="6E342DF9" w14:textId="77777777" w:rsidR="00A87B6D" w:rsidRDefault="00A87B6D" w:rsidP="00A4208C">
            <w:pPr>
              <w:jc w:val="center"/>
            </w:pPr>
            <w:r>
              <w:rPr>
                <w:rFonts w:eastAsia="Consolas"/>
                <w:sz w:val="15"/>
                <w:szCs w:val="15"/>
              </w:rPr>
              <w:t>11% / 8%</w:t>
            </w:r>
          </w:p>
        </w:tc>
        <w:tc>
          <w:tcPr>
            <w:tcW w:w="969" w:type="pct"/>
            <w:tcMar>
              <w:top w:w="8" w:type="dxa"/>
              <w:left w:w="45" w:type="dxa"/>
              <w:bottom w:w="8" w:type="dxa"/>
              <w:right w:w="45" w:type="dxa"/>
            </w:tcMar>
            <w:vAlign w:val="center"/>
          </w:tcPr>
          <w:p w14:paraId="62D4AE74" w14:textId="77777777" w:rsidR="00A87B6D" w:rsidRDefault="00A87B6D" w:rsidP="00A4208C">
            <w:pPr>
              <w:jc w:val="center"/>
            </w:pPr>
            <w:r>
              <w:rPr>
                <w:rFonts w:eastAsia="Consolas"/>
                <w:sz w:val="15"/>
                <w:szCs w:val="15"/>
              </w:rPr>
              <w:t xml:space="preserve">72% / </w:t>
            </w:r>
            <w:r w:rsidRPr="007D61B2">
              <w:rPr>
                <w:rFonts w:eastAsia="Consolas"/>
                <w:color w:val="FF0000"/>
                <w:sz w:val="15"/>
                <w:szCs w:val="15"/>
              </w:rPr>
              <w:t>1</w:t>
            </w:r>
            <w:r w:rsidRPr="007D61B2">
              <w:rPr>
                <w:rFonts w:eastAsiaTheme="minorEastAsia" w:hint="eastAsia"/>
                <w:color w:val="FF0000"/>
                <w:sz w:val="15"/>
                <w:szCs w:val="15"/>
              </w:rPr>
              <w:t>2</w:t>
            </w:r>
            <w:r w:rsidRPr="007D61B2">
              <w:rPr>
                <w:rFonts w:eastAsia="Consolas"/>
                <w:color w:val="FF0000"/>
                <w:sz w:val="15"/>
                <w:szCs w:val="15"/>
              </w:rPr>
              <w:t>%</w:t>
            </w:r>
          </w:p>
        </w:tc>
        <w:tc>
          <w:tcPr>
            <w:tcW w:w="968" w:type="pct"/>
            <w:tcMar>
              <w:top w:w="8" w:type="dxa"/>
              <w:left w:w="45" w:type="dxa"/>
              <w:bottom w:w="8" w:type="dxa"/>
              <w:right w:w="45" w:type="dxa"/>
            </w:tcMar>
            <w:vAlign w:val="center"/>
          </w:tcPr>
          <w:p w14:paraId="143581DE" w14:textId="77777777" w:rsidR="00A87B6D" w:rsidRDefault="00A87B6D" w:rsidP="00A4208C">
            <w:pPr>
              <w:jc w:val="center"/>
            </w:pPr>
            <w:r>
              <w:rPr>
                <w:rFonts w:eastAsia="Consolas"/>
                <w:sz w:val="15"/>
                <w:szCs w:val="15"/>
              </w:rPr>
              <w:t>84% / 14%</w:t>
            </w:r>
          </w:p>
        </w:tc>
      </w:tr>
      <w:tr w:rsidR="00A87B6D" w14:paraId="2220042D" w14:textId="77777777" w:rsidTr="00A4208C">
        <w:trPr>
          <w:cantSplit/>
        </w:trPr>
        <w:tc>
          <w:tcPr>
            <w:tcW w:w="593" w:type="pct"/>
            <w:tcMar>
              <w:top w:w="8" w:type="dxa"/>
              <w:left w:w="45" w:type="dxa"/>
              <w:bottom w:w="8" w:type="dxa"/>
              <w:right w:w="45" w:type="dxa"/>
            </w:tcMar>
            <w:vAlign w:val="center"/>
          </w:tcPr>
          <w:p w14:paraId="6C860AC4" w14:textId="6312B21D" w:rsidR="00A87B6D" w:rsidRDefault="00A87B6D" w:rsidP="00A4208C">
            <w:proofErr w:type="spellStart"/>
            <w:r>
              <w:rPr>
                <w:b/>
                <w:bCs/>
                <w:sz w:val="15"/>
                <w:szCs w:val="15"/>
              </w:rPr>
              <w:t>Ofinno</w:t>
            </w:r>
            <w:proofErr w:type="spellEnd"/>
            <w:r>
              <w:rPr>
                <w:rFonts w:eastAsiaTheme="minorEastAsia" w:hint="eastAsia"/>
                <w:b/>
                <w:bCs/>
                <w:sz w:val="15"/>
                <w:szCs w:val="15"/>
              </w:rPr>
              <w:t xml:space="preserve"> [</w:t>
            </w:r>
            <w:hyperlink r:id="rId891" w:history="1">
              <w:r w:rsidR="00C62C50">
                <w:rPr>
                  <w:rStyle w:val="Hyperlink"/>
                  <w:rFonts w:eastAsiaTheme="minorEastAsia"/>
                  <w:b/>
                  <w:bCs/>
                  <w:sz w:val="15"/>
                  <w:szCs w:val="15"/>
                </w:rPr>
                <w:t>R1-2605675</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6D57F87D"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62E4B3D7"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7AD4369D" w14:textId="77777777" w:rsidR="00A87B6D" w:rsidRDefault="00A87B6D" w:rsidP="00A4208C">
            <w:r>
              <w:rPr>
                <w:sz w:val="14"/>
                <w:szCs w:val="14"/>
              </w:rPr>
              <w:t>Set 2</w:t>
            </w:r>
          </w:p>
        </w:tc>
        <w:tc>
          <w:tcPr>
            <w:tcW w:w="968" w:type="pct"/>
            <w:tcMar>
              <w:top w:w="8" w:type="dxa"/>
              <w:left w:w="45" w:type="dxa"/>
              <w:bottom w:w="8" w:type="dxa"/>
              <w:right w:w="45" w:type="dxa"/>
            </w:tcMar>
            <w:vAlign w:val="center"/>
          </w:tcPr>
          <w:p w14:paraId="3A401A60" w14:textId="77777777" w:rsidR="00A87B6D" w:rsidRDefault="00A87B6D" w:rsidP="00A4208C">
            <w:pPr>
              <w:jc w:val="center"/>
            </w:pPr>
            <w:r>
              <w:rPr>
                <w:rFonts w:eastAsia="Consolas"/>
                <w:sz w:val="15"/>
                <w:szCs w:val="15"/>
              </w:rPr>
              <w:t>21% / 11%</w:t>
            </w:r>
          </w:p>
        </w:tc>
        <w:tc>
          <w:tcPr>
            <w:tcW w:w="969" w:type="pct"/>
            <w:tcMar>
              <w:top w:w="8" w:type="dxa"/>
              <w:left w:w="45" w:type="dxa"/>
              <w:bottom w:w="8" w:type="dxa"/>
              <w:right w:w="45" w:type="dxa"/>
            </w:tcMar>
            <w:vAlign w:val="center"/>
          </w:tcPr>
          <w:p w14:paraId="484099BC" w14:textId="77777777" w:rsidR="00A87B6D" w:rsidRDefault="00A87B6D" w:rsidP="00A4208C">
            <w:pPr>
              <w:jc w:val="center"/>
            </w:pPr>
            <w:r>
              <w:rPr>
                <w:rFonts w:eastAsia="Consolas"/>
                <w:sz w:val="15"/>
                <w:szCs w:val="15"/>
              </w:rPr>
              <w:t>59% / 16%</w:t>
            </w:r>
          </w:p>
        </w:tc>
        <w:tc>
          <w:tcPr>
            <w:tcW w:w="968" w:type="pct"/>
            <w:tcMar>
              <w:top w:w="8" w:type="dxa"/>
              <w:left w:w="45" w:type="dxa"/>
              <w:bottom w:w="8" w:type="dxa"/>
              <w:right w:w="45" w:type="dxa"/>
            </w:tcMar>
            <w:vAlign w:val="center"/>
          </w:tcPr>
          <w:p w14:paraId="7156985C" w14:textId="77777777" w:rsidR="00A87B6D" w:rsidRDefault="00A87B6D" w:rsidP="00A4208C">
            <w:pPr>
              <w:jc w:val="center"/>
            </w:pPr>
            <w:r>
              <w:rPr>
                <w:rFonts w:eastAsia="Consolas"/>
                <w:sz w:val="15"/>
                <w:szCs w:val="15"/>
              </w:rPr>
              <w:t>78% / 19%</w:t>
            </w:r>
          </w:p>
        </w:tc>
      </w:tr>
      <w:tr w:rsidR="00A87B6D" w14:paraId="5D90FC2C" w14:textId="77777777" w:rsidTr="00A4208C">
        <w:trPr>
          <w:cantSplit/>
        </w:trPr>
        <w:tc>
          <w:tcPr>
            <w:tcW w:w="593" w:type="pct"/>
            <w:tcMar>
              <w:top w:w="8" w:type="dxa"/>
              <w:left w:w="45" w:type="dxa"/>
              <w:bottom w:w="8" w:type="dxa"/>
              <w:right w:w="45" w:type="dxa"/>
            </w:tcMar>
            <w:vAlign w:val="center"/>
          </w:tcPr>
          <w:p w14:paraId="414CE47A" w14:textId="2D3AB772" w:rsidR="00A87B6D" w:rsidRPr="00DE1795" w:rsidRDefault="00A87B6D" w:rsidP="00A4208C">
            <w:pPr>
              <w:rPr>
                <w:rFonts w:eastAsiaTheme="minorEastAsia"/>
              </w:rPr>
            </w:pPr>
            <w:proofErr w:type="spellStart"/>
            <w:r>
              <w:rPr>
                <w:b/>
                <w:bCs/>
                <w:sz w:val="15"/>
                <w:szCs w:val="15"/>
              </w:rPr>
              <w:t>Ofinno</w:t>
            </w:r>
            <w:proofErr w:type="spellEnd"/>
            <w:r>
              <w:rPr>
                <w:rFonts w:eastAsiaTheme="minorEastAsia" w:hint="eastAsia"/>
                <w:b/>
                <w:bCs/>
                <w:sz w:val="15"/>
                <w:szCs w:val="15"/>
              </w:rPr>
              <w:t xml:space="preserve"> [</w:t>
            </w:r>
            <w:hyperlink r:id="rId892" w:history="1">
              <w:r w:rsidR="00C62C50">
                <w:rPr>
                  <w:rStyle w:val="Hyperlink"/>
                  <w:rFonts w:eastAsiaTheme="minorEastAsia"/>
                  <w:b/>
                  <w:bCs/>
                  <w:sz w:val="15"/>
                  <w:szCs w:val="15"/>
                </w:rPr>
                <w:t>R1-2605675</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3DE5E3A7"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375B5483"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45C5ED12" w14:textId="77777777" w:rsidR="00A87B6D" w:rsidRDefault="00A87B6D" w:rsidP="00A4208C">
            <w:r>
              <w:rPr>
                <w:sz w:val="14"/>
                <w:szCs w:val="14"/>
              </w:rPr>
              <w:t>Set 3</w:t>
            </w:r>
          </w:p>
        </w:tc>
        <w:tc>
          <w:tcPr>
            <w:tcW w:w="968" w:type="pct"/>
            <w:tcMar>
              <w:top w:w="8" w:type="dxa"/>
              <w:left w:w="45" w:type="dxa"/>
              <w:bottom w:w="8" w:type="dxa"/>
              <w:right w:w="45" w:type="dxa"/>
            </w:tcMar>
            <w:vAlign w:val="center"/>
          </w:tcPr>
          <w:p w14:paraId="5524B051" w14:textId="77777777" w:rsidR="00A87B6D" w:rsidRDefault="00A87B6D" w:rsidP="00A4208C">
            <w:pPr>
              <w:jc w:val="center"/>
            </w:pPr>
            <w:r>
              <w:rPr>
                <w:rFonts w:eastAsia="Consolas"/>
                <w:sz w:val="15"/>
                <w:szCs w:val="15"/>
              </w:rPr>
              <w:t>12% / 37%</w:t>
            </w:r>
          </w:p>
        </w:tc>
        <w:tc>
          <w:tcPr>
            <w:tcW w:w="969" w:type="pct"/>
            <w:tcMar>
              <w:top w:w="8" w:type="dxa"/>
              <w:left w:w="45" w:type="dxa"/>
              <w:bottom w:w="8" w:type="dxa"/>
              <w:right w:w="45" w:type="dxa"/>
            </w:tcMar>
            <w:vAlign w:val="center"/>
          </w:tcPr>
          <w:p w14:paraId="7B8CF906" w14:textId="77777777" w:rsidR="00A87B6D" w:rsidRDefault="00A87B6D" w:rsidP="00A4208C">
            <w:pPr>
              <w:jc w:val="center"/>
            </w:pPr>
            <w:r>
              <w:rPr>
                <w:rFonts w:eastAsia="Consolas"/>
                <w:sz w:val="15"/>
                <w:szCs w:val="15"/>
              </w:rPr>
              <w:t>87% / 55%</w:t>
            </w:r>
          </w:p>
        </w:tc>
        <w:tc>
          <w:tcPr>
            <w:tcW w:w="968" w:type="pct"/>
            <w:tcMar>
              <w:top w:w="8" w:type="dxa"/>
              <w:left w:w="45" w:type="dxa"/>
              <w:bottom w:w="8" w:type="dxa"/>
              <w:right w:w="45" w:type="dxa"/>
            </w:tcMar>
            <w:vAlign w:val="center"/>
          </w:tcPr>
          <w:p w14:paraId="6A3A6712" w14:textId="77777777" w:rsidR="00A87B6D" w:rsidRDefault="00A87B6D" w:rsidP="00A4208C">
            <w:pPr>
              <w:jc w:val="center"/>
            </w:pPr>
            <w:r>
              <w:rPr>
                <w:rFonts w:eastAsia="Consolas"/>
                <w:sz w:val="15"/>
                <w:szCs w:val="15"/>
              </w:rPr>
              <w:t>93% / 64%</w:t>
            </w:r>
          </w:p>
        </w:tc>
      </w:tr>
      <w:tr w:rsidR="00A87B6D" w14:paraId="6DE2A37D" w14:textId="77777777" w:rsidTr="00A4208C">
        <w:trPr>
          <w:cantSplit/>
        </w:trPr>
        <w:tc>
          <w:tcPr>
            <w:tcW w:w="593" w:type="pct"/>
            <w:shd w:val="clear" w:color="auto" w:fill="F5F5F5"/>
            <w:tcMar>
              <w:top w:w="8" w:type="dxa"/>
              <w:left w:w="45" w:type="dxa"/>
              <w:bottom w:w="8" w:type="dxa"/>
              <w:right w:w="45" w:type="dxa"/>
            </w:tcMar>
            <w:vAlign w:val="center"/>
          </w:tcPr>
          <w:p w14:paraId="1E270DA3" w14:textId="27D4A76C" w:rsidR="00A87B6D" w:rsidRPr="003515ED" w:rsidRDefault="00A87B6D" w:rsidP="00A4208C">
            <w:pPr>
              <w:rPr>
                <w:rFonts w:eastAsiaTheme="minorEastAsia"/>
              </w:rPr>
            </w:pPr>
            <w:proofErr w:type="spellStart"/>
            <w:r>
              <w:rPr>
                <w:b/>
                <w:bCs/>
                <w:sz w:val="15"/>
                <w:szCs w:val="15"/>
              </w:rPr>
              <w:t>Spreadtrum</w:t>
            </w:r>
            <w:proofErr w:type="spellEnd"/>
            <w:r>
              <w:rPr>
                <w:rFonts w:eastAsiaTheme="minorEastAsia" w:hint="eastAsia"/>
                <w:b/>
                <w:bCs/>
                <w:sz w:val="15"/>
                <w:szCs w:val="15"/>
              </w:rPr>
              <w:t xml:space="preserve"> [</w:t>
            </w:r>
            <w:hyperlink r:id="rId893" w:history="1">
              <w:r w:rsidR="00C62C50">
                <w:rPr>
                  <w:rStyle w:val="Hyperlink"/>
                  <w:rFonts w:eastAsiaTheme="minorEastAsia"/>
                  <w:b/>
                  <w:bCs/>
                  <w:sz w:val="15"/>
                  <w:szCs w:val="15"/>
                </w:rPr>
                <w:t>R1-2605254</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5B42DE09" w14:textId="77777777" w:rsidR="00A87B6D" w:rsidRDefault="00A87B6D" w:rsidP="00A4208C">
            <w:pPr>
              <w:jc w:val="center"/>
            </w:pPr>
            <w:r>
              <w:rPr>
                <w:sz w:val="15"/>
                <w:szCs w:val="15"/>
              </w:rPr>
              <w:t>Cat 2.1</w:t>
            </w:r>
          </w:p>
        </w:tc>
        <w:tc>
          <w:tcPr>
            <w:tcW w:w="346" w:type="pct"/>
            <w:shd w:val="clear" w:color="auto" w:fill="F5F5F5"/>
            <w:tcMar>
              <w:top w:w="8" w:type="dxa"/>
              <w:left w:w="45" w:type="dxa"/>
              <w:bottom w:w="8" w:type="dxa"/>
              <w:right w:w="45" w:type="dxa"/>
            </w:tcMar>
            <w:vAlign w:val="center"/>
          </w:tcPr>
          <w:p w14:paraId="2F4CE579"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340C2382" w14:textId="77777777" w:rsidR="00A87B6D" w:rsidRDefault="00A87B6D" w:rsidP="00A4208C">
            <w:r>
              <w:rPr>
                <w:sz w:val="14"/>
                <w:szCs w:val="14"/>
              </w:rPr>
              <w:t>—</w:t>
            </w:r>
          </w:p>
        </w:tc>
        <w:tc>
          <w:tcPr>
            <w:tcW w:w="968" w:type="pct"/>
            <w:shd w:val="clear" w:color="auto" w:fill="F5F5F5"/>
            <w:tcMar>
              <w:top w:w="8" w:type="dxa"/>
              <w:left w:w="45" w:type="dxa"/>
              <w:bottom w:w="8" w:type="dxa"/>
              <w:right w:w="45" w:type="dxa"/>
            </w:tcMar>
            <w:vAlign w:val="center"/>
          </w:tcPr>
          <w:p w14:paraId="50BAEFD1" w14:textId="77777777" w:rsidR="00A87B6D" w:rsidRDefault="00A87B6D" w:rsidP="00A4208C">
            <w:pPr>
              <w:jc w:val="center"/>
            </w:pPr>
            <w:r>
              <w:rPr>
                <w:rFonts w:eastAsia="Consolas"/>
                <w:sz w:val="15"/>
                <w:szCs w:val="15"/>
              </w:rPr>
              <w:t>12.48%</w:t>
            </w:r>
          </w:p>
        </w:tc>
        <w:tc>
          <w:tcPr>
            <w:tcW w:w="969" w:type="pct"/>
            <w:shd w:val="clear" w:color="auto" w:fill="F5F5F5"/>
            <w:tcMar>
              <w:top w:w="8" w:type="dxa"/>
              <w:left w:w="45" w:type="dxa"/>
              <w:bottom w:w="8" w:type="dxa"/>
              <w:right w:w="45" w:type="dxa"/>
            </w:tcMar>
            <w:vAlign w:val="center"/>
          </w:tcPr>
          <w:p w14:paraId="2E8F0A9B" w14:textId="77777777" w:rsidR="00A87B6D" w:rsidRDefault="00A87B6D" w:rsidP="00A4208C">
            <w:pPr>
              <w:jc w:val="center"/>
            </w:pPr>
            <w:r>
              <w:rPr>
                <w:rFonts w:eastAsia="Consolas"/>
                <w:sz w:val="15"/>
                <w:szCs w:val="15"/>
              </w:rPr>
              <w:t>18.71%</w:t>
            </w:r>
          </w:p>
        </w:tc>
        <w:tc>
          <w:tcPr>
            <w:tcW w:w="968" w:type="pct"/>
            <w:shd w:val="clear" w:color="auto" w:fill="F5F5F5"/>
            <w:tcMar>
              <w:top w:w="8" w:type="dxa"/>
              <w:left w:w="45" w:type="dxa"/>
              <w:bottom w:w="8" w:type="dxa"/>
              <w:right w:w="45" w:type="dxa"/>
            </w:tcMar>
            <w:vAlign w:val="center"/>
          </w:tcPr>
          <w:p w14:paraId="4096A271" w14:textId="77777777" w:rsidR="00A87B6D" w:rsidRDefault="00A87B6D" w:rsidP="00A4208C">
            <w:pPr>
              <w:jc w:val="center"/>
            </w:pPr>
            <w:r>
              <w:rPr>
                <w:rFonts w:eastAsia="Consolas"/>
                <w:sz w:val="15"/>
                <w:szCs w:val="15"/>
              </w:rPr>
              <w:t>–</w:t>
            </w:r>
          </w:p>
        </w:tc>
      </w:tr>
      <w:tr w:rsidR="00A87B6D" w14:paraId="395B2461" w14:textId="77777777" w:rsidTr="00A4208C">
        <w:trPr>
          <w:cantSplit/>
        </w:trPr>
        <w:tc>
          <w:tcPr>
            <w:tcW w:w="593" w:type="pct"/>
            <w:tcMar>
              <w:top w:w="8" w:type="dxa"/>
              <w:left w:w="45" w:type="dxa"/>
              <w:bottom w:w="8" w:type="dxa"/>
              <w:right w:w="45" w:type="dxa"/>
            </w:tcMar>
            <w:vAlign w:val="center"/>
          </w:tcPr>
          <w:p w14:paraId="2AA6D578" w14:textId="63B89000" w:rsidR="00A87B6D" w:rsidRPr="003515ED" w:rsidRDefault="00A87B6D" w:rsidP="00A4208C">
            <w:pPr>
              <w:rPr>
                <w:rFonts w:eastAsiaTheme="minorEastAsia"/>
              </w:rPr>
            </w:pPr>
            <w:r>
              <w:rPr>
                <w:b/>
                <w:bCs/>
                <w:sz w:val="15"/>
                <w:szCs w:val="15"/>
              </w:rPr>
              <w:t>ZTE</w:t>
            </w:r>
            <w:r>
              <w:rPr>
                <w:rFonts w:eastAsiaTheme="minorEastAsia" w:hint="eastAsia"/>
                <w:b/>
                <w:bCs/>
                <w:sz w:val="15"/>
                <w:szCs w:val="15"/>
              </w:rPr>
              <w:t xml:space="preserve"> [</w:t>
            </w:r>
            <w:hyperlink r:id="rId894" w:history="1">
              <w:r w:rsidR="00C62C50">
                <w:rPr>
                  <w:rStyle w:val="Hyperlink"/>
                  <w:rFonts w:eastAsiaTheme="minorEastAsia"/>
                  <w:b/>
                  <w:bCs/>
                  <w:sz w:val="15"/>
                  <w:szCs w:val="15"/>
                </w:rPr>
                <w:t>R1-2605431</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5D58152A" w14:textId="77777777" w:rsidR="00A87B6D" w:rsidRDefault="00A87B6D" w:rsidP="00A4208C">
            <w:pPr>
              <w:jc w:val="center"/>
            </w:pPr>
            <w:r>
              <w:rPr>
                <w:sz w:val="15"/>
                <w:szCs w:val="15"/>
              </w:rPr>
              <w:t>Cat 1</w:t>
            </w:r>
          </w:p>
        </w:tc>
        <w:tc>
          <w:tcPr>
            <w:tcW w:w="346" w:type="pct"/>
            <w:tcMar>
              <w:top w:w="8" w:type="dxa"/>
              <w:left w:w="45" w:type="dxa"/>
              <w:bottom w:w="8" w:type="dxa"/>
              <w:right w:w="45" w:type="dxa"/>
            </w:tcMar>
            <w:vAlign w:val="center"/>
          </w:tcPr>
          <w:p w14:paraId="1730CB6B"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45F89592" w14:textId="77777777" w:rsidR="00A87B6D" w:rsidRDefault="00A87B6D" w:rsidP="00A4208C">
            <w:r>
              <w:rPr>
                <w:sz w:val="14"/>
                <w:szCs w:val="14"/>
              </w:rPr>
              <w:t xml:space="preserve">SSB + SIB1 + PRACH all at 160 </w:t>
            </w:r>
            <w:proofErr w:type="spellStart"/>
            <w:r>
              <w:rPr>
                <w:sz w:val="14"/>
                <w:szCs w:val="14"/>
              </w:rPr>
              <w:t>ms</w:t>
            </w:r>
            <w:proofErr w:type="spellEnd"/>
          </w:p>
        </w:tc>
        <w:tc>
          <w:tcPr>
            <w:tcW w:w="968" w:type="pct"/>
            <w:tcMar>
              <w:top w:w="8" w:type="dxa"/>
              <w:left w:w="45" w:type="dxa"/>
              <w:bottom w:w="8" w:type="dxa"/>
              <w:right w:w="45" w:type="dxa"/>
            </w:tcMar>
            <w:vAlign w:val="center"/>
          </w:tcPr>
          <w:p w14:paraId="6C8EE9BD" w14:textId="77777777" w:rsidR="00A87B6D" w:rsidRDefault="00A87B6D" w:rsidP="00A4208C">
            <w:pPr>
              <w:jc w:val="center"/>
            </w:pPr>
            <w:r>
              <w:rPr>
                <w:rFonts w:eastAsia="Consolas"/>
                <w:sz w:val="15"/>
                <w:szCs w:val="15"/>
              </w:rPr>
              <w:t>–</w:t>
            </w:r>
          </w:p>
        </w:tc>
        <w:tc>
          <w:tcPr>
            <w:tcW w:w="969" w:type="pct"/>
            <w:tcMar>
              <w:top w:w="8" w:type="dxa"/>
              <w:left w:w="45" w:type="dxa"/>
              <w:bottom w:w="8" w:type="dxa"/>
              <w:right w:w="45" w:type="dxa"/>
            </w:tcMar>
            <w:vAlign w:val="center"/>
          </w:tcPr>
          <w:p w14:paraId="41A9E07C" w14:textId="77777777" w:rsidR="00A87B6D" w:rsidRDefault="00A87B6D" w:rsidP="00A4208C">
            <w:pPr>
              <w:jc w:val="center"/>
            </w:pPr>
            <w:r>
              <w:rPr>
                <w:rFonts w:eastAsia="Consolas"/>
                <w:sz w:val="15"/>
                <w:szCs w:val="15"/>
              </w:rPr>
              <w:t>–</w:t>
            </w:r>
          </w:p>
        </w:tc>
        <w:tc>
          <w:tcPr>
            <w:tcW w:w="968" w:type="pct"/>
            <w:tcMar>
              <w:top w:w="8" w:type="dxa"/>
              <w:left w:w="45" w:type="dxa"/>
              <w:bottom w:w="8" w:type="dxa"/>
              <w:right w:w="45" w:type="dxa"/>
            </w:tcMar>
            <w:vAlign w:val="center"/>
          </w:tcPr>
          <w:p w14:paraId="2D15D362" w14:textId="77777777" w:rsidR="00A87B6D" w:rsidRDefault="00A87B6D" w:rsidP="00A4208C">
            <w:pPr>
              <w:jc w:val="center"/>
            </w:pPr>
            <w:r>
              <w:rPr>
                <w:rFonts w:eastAsia="Consolas"/>
                <w:sz w:val="15"/>
                <w:szCs w:val="15"/>
              </w:rPr>
              <w:t>53.5%</w:t>
            </w:r>
          </w:p>
        </w:tc>
      </w:tr>
      <w:tr w:rsidR="00A87B6D" w14:paraId="25200E0B" w14:textId="77777777" w:rsidTr="00A4208C">
        <w:trPr>
          <w:cantSplit/>
        </w:trPr>
        <w:tc>
          <w:tcPr>
            <w:tcW w:w="593" w:type="pct"/>
            <w:tcMar>
              <w:top w:w="8" w:type="dxa"/>
              <w:left w:w="45" w:type="dxa"/>
              <w:bottom w:w="8" w:type="dxa"/>
              <w:right w:w="45" w:type="dxa"/>
            </w:tcMar>
            <w:vAlign w:val="center"/>
          </w:tcPr>
          <w:p w14:paraId="788F658A" w14:textId="56DC3A94" w:rsidR="00A87B6D" w:rsidRPr="003515ED" w:rsidRDefault="00A87B6D" w:rsidP="00A4208C">
            <w:pPr>
              <w:rPr>
                <w:rFonts w:eastAsiaTheme="minorEastAsia"/>
              </w:rPr>
            </w:pPr>
            <w:r>
              <w:rPr>
                <w:b/>
                <w:bCs/>
                <w:sz w:val="15"/>
                <w:szCs w:val="15"/>
              </w:rPr>
              <w:t>ZTE</w:t>
            </w:r>
            <w:r>
              <w:rPr>
                <w:rFonts w:eastAsiaTheme="minorEastAsia" w:hint="eastAsia"/>
                <w:b/>
                <w:bCs/>
                <w:sz w:val="15"/>
                <w:szCs w:val="15"/>
              </w:rPr>
              <w:t xml:space="preserve"> [</w:t>
            </w:r>
            <w:hyperlink r:id="rId895" w:history="1">
              <w:r w:rsidR="00C62C50">
                <w:rPr>
                  <w:rStyle w:val="Hyperlink"/>
                  <w:rFonts w:eastAsiaTheme="minorEastAsia"/>
                  <w:b/>
                  <w:bCs/>
                  <w:sz w:val="15"/>
                  <w:szCs w:val="15"/>
                </w:rPr>
                <w:t>R1-2605431</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30376A33" w14:textId="77777777" w:rsidR="00A87B6D" w:rsidRDefault="00A87B6D" w:rsidP="00A4208C">
            <w:pPr>
              <w:jc w:val="center"/>
            </w:pPr>
            <w:r>
              <w:rPr>
                <w:sz w:val="15"/>
                <w:szCs w:val="15"/>
              </w:rPr>
              <w:t>Cat 1</w:t>
            </w:r>
          </w:p>
        </w:tc>
        <w:tc>
          <w:tcPr>
            <w:tcW w:w="346" w:type="pct"/>
            <w:tcMar>
              <w:top w:w="8" w:type="dxa"/>
              <w:left w:w="45" w:type="dxa"/>
              <w:bottom w:w="8" w:type="dxa"/>
              <w:right w:w="45" w:type="dxa"/>
            </w:tcMar>
            <w:vAlign w:val="center"/>
          </w:tcPr>
          <w:p w14:paraId="58F20529" w14:textId="77777777" w:rsidR="00A87B6D" w:rsidRDefault="00A87B6D" w:rsidP="00A4208C">
            <w:pPr>
              <w:jc w:val="center"/>
            </w:pPr>
            <w:r>
              <w:rPr>
                <w:sz w:val="15"/>
                <w:szCs w:val="15"/>
              </w:rPr>
              <w:t xml:space="preserve">Low </w:t>
            </w:r>
            <w:proofErr w:type="spellStart"/>
            <w:r>
              <w:rPr>
                <w:sz w:val="15"/>
                <w:szCs w:val="15"/>
              </w:rPr>
              <w:t>n.s</w:t>
            </w:r>
            <w:proofErr w:type="spellEnd"/>
            <w:r>
              <w:rPr>
                <w:sz w:val="15"/>
                <w:szCs w:val="15"/>
              </w:rPr>
              <w:t>.</w:t>
            </w:r>
          </w:p>
        </w:tc>
        <w:tc>
          <w:tcPr>
            <w:tcW w:w="721" w:type="pct"/>
            <w:tcMar>
              <w:top w:w="8" w:type="dxa"/>
              <w:left w:w="45" w:type="dxa"/>
              <w:bottom w:w="8" w:type="dxa"/>
              <w:right w:w="45" w:type="dxa"/>
            </w:tcMar>
            <w:vAlign w:val="center"/>
          </w:tcPr>
          <w:p w14:paraId="57BCDF8B" w14:textId="77777777" w:rsidR="00A87B6D" w:rsidRDefault="00A87B6D" w:rsidP="00A4208C">
            <w:r>
              <w:rPr>
                <w:sz w:val="14"/>
                <w:szCs w:val="14"/>
              </w:rPr>
              <w:t xml:space="preserve">SSB + SIB1 + PRACH at 160 </w:t>
            </w:r>
            <w:proofErr w:type="spellStart"/>
            <w:r>
              <w:rPr>
                <w:sz w:val="14"/>
                <w:szCs w:val="14"/>
              </w:rPr>
              <w:t>ms</w:t>
            </w:r>
            <w:proofErr w:type="spellEnd"/>
          </w:p>
        </w:tc>
        <w:tc>
          <w:tcPr>
            <w:tcW w:w="968" w:type="pct"/>
            <w:tcMar>
              <w:top w:w="8" w:type="dxa"/>
              <w:left w:w="45" w:type="dxa"/>
              <w:bottom w:w="8" w:type="dxa"/>
              <w:right w:w="45" w:type="dxa"/>
            </w:tcMar>
            <w:vAlign w:val="center"/>
          </w:tcPr>
          <w:p w14:paraId="03D8B5AF" w14:textId="77777777" w:rsidR="00A87B6D" w:rsidRDefault="00A87B6D" w:rsidP="00A4208C">
            <w:pPr>
              <w:jc w:val="center"/>
            </w:pPr>
            <w:r>
              <w:rPr>
                <w:rFonts w:eastAsia="Consolas"/>
                <w:sz w:val="15"/>
                <w:szCs w:val="15"/>
              </w:rPr>
              <w:t>–</w:t>
            </w:r>
          </w:p>
        </w:tc>
        <w:tc>
          <w:tcPr>
            <w:tcW w:w="969" w:type="pct"/>
            <w:tcMar>
              <w:top w:w="8" w:type="dxa"/>
              <w:left w:w="45" w:type="dxa"/>
              <w:bottom w:w="8" w:type="dxa"/>
              <w:right w:w="45" w:type="dxa"/>
            </w:tcMar>
            <w:vAlign w:val="center"/>
          </w:tcPr>
          <w:p w14:paraId="2BBEBA6A" w14:textId="77777777" w:rsidR="00A87B6D" w:rsidRDefault="00A87B6D" w:rsidP="00A4208C">
            <w:pPr>
              <w:jc w:val="center"/>
            </w:pPr>
            <w:r>
              <w:rPr>
                <w:rFonts w:eastAsia="Consolas"/>
                <w:sz w:val="15"/>
                <w:szCs w:val="15"/>
              </w:rPr>
              <w:t>–</w:t>
            </w:r>
          </w:p>
        </w:tc>
        <w:tc>
          <w:tcPr>
            <w:tcW w:w="968" w:type="pct"/>
            <w:tcMar>
              <w:top w:w="8" w:type="dxa"/>
              <w:left w:w="45" w:type="dxa"/>
              <w:bottom w:w="8" w:type="dxa"/>
              <w:right w:w="45" w:type="dxa"/>
            </w:tcMar>
            <w:vAlign w:val="center"/>
          </w:tcPr>
          <w:p w14:paraId="4F02450E" w14:textId="77777777" w:rsidR="00A87B6D" w:rsidRDefault="00A87B6D" w:rsidP="00A4208C">
            <w:pPr>
              <w:jc w:val="center"/>
            </w:pPr>
            <w:r>
              <w:rPr>
                <w:rFonts w:eastAsia="Consolas"/>
                <w:sz w:val="15"/>
                <w:szCs w:val="15"/>
              </w:rPr>
              <w:t>32.9%</w:t>
            </w:r>
          </w:p>
        </w:tc>
      </w:tr>
      <w:tr w:rsidR="00A87B6D" w14:paraId="2225CD13" w14:textId="77777777" w:rsidTr="00A4208C">
        <w:trPr>
          <w:cantSplit/>
        </w:trPr>
        <w:tc>
          <w:tcPr>
            <w:tcW w:w="593" w:type="pct"/>
            <w:shd w:val="clear" w:color="auto" w:fill="F5F5F5"/>
            <w:tcMar>
              <w:top w:w="8" w:type="dxa"/>
              <w:left w:w="45" w:type="dxa"/>
              <w:bottom w:w="8" w:type="dxa"/>
              <w:right w:w="45" w:type="dxa"/>
            </w:tcMar>
            <w:vAlign w:val="center"/>
          </w:tcPr>
          <w:p w14:paraId="59C77B4F" w14:textId="1FB68DFA" w:rsidR="00A87B6D" w:rsidRPr="003515ED" w:rsidRDefault="00A87B6D" w:rsidP="00A4208C">
            <w:pPr>
              <w:rPr>
                <w:rFonts w:eastAsiaTheme="minorEastAsia"/>
              </w:rPr>
            </w:pPr>
            <w:r>
              <w:rPr>
                <w:b/>
                <w:bCs/>
                <w:sz w:val="15"/>
                <w:szCs w:val="15"/>
              </w:rPr>
              <w:t>Lenovo</w:t>
            </w:r>
            <w:r>
              <w:rPr>
                <w:rFonts w:eastAsiaTheme="minorEastAsia" w:hint="eastAsia"/>
                <w:b/>
                <w:bCs/>
                <w:sz w:val="15"/>
                <w:szCs w:val="15"/>
              </w:rPr>
              <w:t xml:space="preserve"> [</w:t>
            </w:r>
            <w:hyperlink r:id="rId896" w:history="1">
              <w:r w:rsidR="00C62C50">
                <w:rPr>
                  <w:rStyle w:val="Hyperlink"/>
                  <w:rFonts w:eastAsiaTheme="minorEastAsia"/>
                  <w:b/>
                  <w:bCs/>
                  <w:sz w:val="15"/>
                  <w:szCs w:val="15"/>
                </w:rPr>
                <w:t>R1-2606336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54D27232"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2873C29B"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7BFD70FF" w14:textId="77777777" w:rsidR="00A87B6D" w:rsidRDefault="00A87B6D" w:rsidP="00A4208C">
            <w:r>
              <w:rPr>
                <w:sz w:val="14"/>
                <w:szCs w:val="14"/>
              </w:rPr>
              <w:t>Clustered SSB</w:t>
            </w:r>
          </w:p>
        </w:tc>
        <w:tc>
          <w:tcPr>
            <w:tcW w:w="968" w:type="pct"/>
            <w:shd w:val="clear" w:color="auto" w:fill="F5F5F5"/>
            <w:tcMar>
              <w:top w:w="8" w:type="dxa"/>
              <w:left w:w="45" w:type="dxa"/>
              <w:bottom w:w="8" w:type="dxa"/>
              <w:right w:w="45" w:type="dxa"/>
            </w:tcMar>
            <w:vAlign w:val="center"/>
          </w:tcPr>
          <w:p w14:paraId="44E4EBC9" w14:textId="77777777" w:rsidR="00A87B6D" w:rsidRDefault="00A87B6D" w:rsidP="00A4208C">
            <w:pPr>
              <w:jc w:val="center"/>
            </w:pPr>
            <w:r>
              <w:rPr>
                <w:rFonts w:eastAsia="Consolas"/>
                <w:sz w:val="15"/>
                <w:szCs w:val="15"/>
              </w:rPr>
              <w:t>–</w:t>
            </w:r>
          </w:p>
        </w:tc>
        <w:tc>
          <w:tcPr>
            <w:tcW w:w="969" w:type="pct"/>
            <w:shd w:val="clear" w:color="auto" w:fill="F5F5F5"/>
            <w:tcMar>
              <w:top w:w="8" w:type="dxa"/>
              <w:left w:w="45" w:type="dxa"/>
              <w:bottom w:w="8" w:type="dxa"/>
              <w:right w:w="45" w:type="dxa"/>
            </w:tcMar>
            <w:vAlign w:val="center"/>
          </w:tcPr>
          <w:p w14:paraId="1D364F52" w14:textId="77777777" w:rsidR="00A87B6D" w:rsidRDefault="00A87B6D" w:rsidP="00A4208C">
            <w:pPr>
              <w:jc w:val="center"/>
            </w:pPr>
            <w:r>
              <w:rPr>
                <w:rFonts w:eastAsia="Consolas"/>
                <w:sz w:val="15"/>
                <w:szCs w:val="15"/>
              </w:rPr>
              <w:t>23.5%</w:t>
            </w:r>
          </w:p>
        </w:tc>
        <w:tc>
          <w:tcPr>
            <w:tcW w:w="968" w:type="pct"/>
            <w:shd w:val="clear" w:color="auto" w:fill="F5F5F5"/>
            <w:tcMar>
              <w:top w:w="8" w:type="dxa"/>
              <w:left w:w="45" w:type="dxa"/>
              <w:bottom w:w="8" w:type="dxa"/>
              <w:right w:w="45" w:type="dxa"/>
            </w:tcMar>
            <w:vAlign w:val="center"/>
          </w:tcPr>
          <w:p w14:paraId="478DB356" w14:textId="77777777" w:rsidR="00A87B6D" w:rsidRDefault="00A87B6D" w:rsidP="00A4208C">
            <w:pPr>
              <w:jc w:val="center"/>
            </w:pPr>
            <w:r>
              <w:rPr>
                <w:rFonts w:eastAsia="Consolas"/>
                <w:sz w:val="15"/>
                <w:szCs w:val="15"/>
              </w:rPr>
              <w:t>61%</w:t>
            </w:r>
          </w:p>
        </w:tc>
      </w:tr>
      <w:tr w:rsidR="00A87B6D" w14:paraId="6715855E" w14:textId="77777777" w:rsidTr="00A4208C">
        <w:trPr>
          <w:cantSplit/>
        </w:trPr>
        <w:tc>
          <w:tcPr>
            <w:tcW w:w="593" w:type="pct"/>
            <w:shd w:val="clear" w:color="auto" w:fill="F5F5F5"/>
            <w:tcMar>
              <w:top w:w="8" w:type="dxa"/>
              <w:left w:w="45" w:type="dxa"/>
              <w:bottom w:w="8" w:type="dxa"/>
              <w:right w:w="45" w:type="dxa"/>
            </w:tcMar>
            <w:vAlign w:val="center"/>
          </w:tcPr>
          <w:p w14:paraId="1F391BC9" w14:textId="5EDD787F" w:rsidR="00A87B6D" w:rsidRDefault="00A87B6D" w:rsidP="00A4208C">
            <w:r>
              <w:rPr>
                <w:b/>
                <w:bCs/>
                <w:sz w:val="15"/>
                <w:szCs w:val="15"/>
              </w:rPr>
              <w:t>Lenovo</w:t>
            </w:r>
            <w:r>
              <w:rPr>
                <w:rFonts w:eastAsiaTheme="minorEastAsia" w:hint="eastAsia"/>
                <w:b/>
                <w:bCs/>
                <w:sz w:val="15"/>
                <w:szCs w:val="15"/>
              </w:rPr>
              <w:t xml:space="preserve"> [</w:t>
            </w:r>
            <w:hyperlink r:id="rId897" w:history="1">
              <w:r w:rsidR="00C62C50">
                <w:rPr>
                  <w:rStyle w:val="Hyperlink"/>
                  <w:rFonts w:eastAsiaTheme="minorEastAsia"/>
                  <w:b/>
                  <w:bCs/>
                  <w:sz w:val="15"/>
                  <w:szCs w:val="15"/>
                </w:rPr>
                <w:t>R1-2606336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6CEBA53D"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272F1058"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5392CB1F" w14:textId="77777777" w:rsidR="00A87B6D" w:rsidRDefault="00A87B6D" w:rsidP="00A4208C">
            <w:r>
              <w:rPr>
                <w:sz w:val="14"/>
                <w:szCs w:val="14"/>
              </w:rPr>
              <w:t>Non-clustered SSB</w:t>
            </w:r>
          </w:p>
        </w:tc>
        <w:tc>
          <w:tcPr>
            <w:tcW w:w="968" w:type="pct"/>
            <w:shd w:val="clear" w:color="auto" w:fill="F5F5F5"/>
            <w:tcMar>
              <w:top w:w="8" w:type="dxa"/>
              <w:left w:w="45" w:type="dxa"/>
              <w:bottom w:w="8" w:type="dxa"/>
              <w:right w:w="45" w:type="dxa"/>
            </w:tcMar>
            <w:vAlign w:val="center"/>
          </w:tcPr>
          <w:p w14:paraId="41874538" w14:textId="77777777" w:rsidR="00A87B6D" w:rsidRDefault="00A87B6D" w:rsidP="00A4208C">
            <w:pPr>
              <w:jc w:val="center"/>
            </w:pPr>
            <w:r>
              <w:rPr>
                <w:rFonts w:eastAsia="Consolas"/>
                <w:sz w:val="15"/>
                <w:szCs w:val="15"/>
              </w:rPr>
              <w:t>20.5%</w:t>
            </w:r>
          </w:p>
        </w:tc>
        <w:tc>
          <w:tcPr>
            <w:tcW w:w="969" w:type="pct"/>
            <w:shd w:val="clear" w:color="auto" w:fill="F5F5F5"/>
            <w:tcMar>
              <w:top w:w="8" w:type="dxa"/>
              <w:left w:w="45" w:type="dxa"/>
              <w:bottom w:w="8" w:type="dxa"/>
              <w:right w:w="45" w:type="dxa"/>
            </w:tcMar>
            <w:vAlign w:val="center"/>
          </w:tcPr>
          <w:p w14:paraId="7D7750D4" w14:textId="77777777" w:rsidR="00A87B6D" w:rsidRDefault="00A87B6D" w:rsidP="00A4208C">
            <w:pPr>
              <w:jc w:val="center"/>
            </w:pPr>
            <w:r>
              <w:rPr>
                <w:rFonts w:eastAsia="Consolas"/>
                <w:sz w:val="15"/>
                <w:szCs w:val="15"/>
              </w:rPr>
              <w:t>57%</w:t>
            </w:r>
          </w:p>
        </w:tc>
        <w:tc>
          <w:tcPr>
            <w:tcW w:w="968" w:type="pct"/>
            <w:shd w:val="clear" w:color="auto" w:fill="F5F5F5"/>
            <w:tcMar>
              <w:top w:w="8" w:type="dxa"/>
              <w:left w:w="45" w:type="dxa"/>
              <w:bottom w:w="8" w:type="dxa"/>
              <w:right w:w="45" w:type="dxa"/>
            </w:tcMar>
            <w:vAlign w:val="center"/>
          </w:tcPr>
          <w:p w14:paraId="6564CCE6" w14:textId="77777777" w:rsidR="00A87B6D" w:rsidRDefault="00A87B6D" w:rsidP="00A4208C">
            <w:pPr>
              <w:jc w:val="center"/>
            </w:pPr>
            <w:r>
              <w:rPr>
                <w:rFonts w:eastAsia="Consolas"/>
                <w:sz w:val="15"/>
                <w:szCs w:val="15"/>
              </w:rPr>
              <w:t>77.5%</w:t>
            </w:r>
          </w:p>
        </w:tc>
      </w:tr>
      <w:tr w:rsidR="00A87B6D" w14:paraId="0E0E0841" w14:textId="77777777" w:rsidTr="00A4208C">
        <w:trPr>
          <w:cantSplit/>
        </w:trPr>
        <w:tc>
          <w:tcPr>
            <w:tcW w:w="593" w:type="pct"/>
            <w:tcMar>
              <w:top w:w="8" w:type="dxa"/>
              <w:left w:w="45" w:type="dxa"/>
              <w:bottom w:w="8" w:type="dxa"/>
              <w:right w:w="45" w:type="dxa"/>
            </w:tcMar>
            <w:vAlign w:val="center"/>
          </w:tcPr>
          <w:p w14:paraId="3FAA63FB" w14:textId="65E59D5D" w:rsidR="00A87B6D" w:rsidRPr="003515ED" w:rsidRDefault="00A87B6D" w:rsidP="00A4208C">
            <w:pPr>
              <w:rPr>
                <w:rFonts w:eastAsiaTheme="minorEastAsia"/>
              </w:rPr>
            </w:pPr>
            <w:r>
              <w:rPr>
                <w:b/>
                <w:bCs/>
                <w:sz w:val="15"/>
                <w:szCs w:val="15"/>
              </w:rPr>
              <w:t>HONOR</w:t>
            </w:r>
            <w:r>
              <w:rPr>
                <w:rFonts w:eastAsiaTheme="minorEastAsia" w:hint="eastAsia"/>
                <w:b/>
                <w:bCs/>
                <w:sz w:val="15"/>
                <w:szCs w:val="15"/>
              </w:rPr>
              <w:t xml:space="preserve"> [</w:t>
            </w:r>
            <w:hyperlink r:id="rId898" w:history="1">
              <w:r w:rsidR="00C62C50">
                <w:rPr>
                  <w:rStyle w:val="Hyperlink"/>
                  <w:rFonts w:eastAsiaTheme="minorEastAsia"/>
                  <w:b/>
                  <w:bCs/>
                  <w:sz w:val="15"/>
                  <w:szCs w:val="15"/>
                </w:rPr>
                <w:t>R1-2606186</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06CA5F31" w14:textId="77777777" w:rsidR="00A87B6D" w:rsidRDefault="00A87B6D" w:rsidP="00A4208C">
            <w:pPr>
              <w:jc w:val="center"/>
            </w:pPr>
            <w:r>
              <w:rPr>
                <w:sz w:val="15"/>
                <w:szCs w:val="15"/>
              </w:rPr>
              <w:t>Cat 1</w:t>
            </w:r>
          </w:p>
        </w:tc>
        <w:tc>
          <w:tcPr>
            <w:tcW w:w="346" w:type="pct"/>
            <w:tcMar>
              <w:top w:w="8" w:type="dxa"/>
              <w:left w:w="45" w:type="dxa"/>
              <w:bottom w:w="8" w:type="dxa"/>
              <w:right w:w="45" w:type="dxa"/>
            </w:tcMar>
            <w:vAlign w:val="center"/>
          </w:tcPr>
          <w:p w14:paraId="1CB28776"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0803773D" w14:textId="77777777" w:rsidR="00A87B6D" w:rsidRDefault="00A87B6D" w:rsidP="00A4208C">
            <w:r>
              <w:rPr>
                <w:sz w:val="14"/>
                <w:szCs w:val="14"/>
              </w:rPr>
              <w:t xml:space="preserve">20 → 160 </w:t>
            </w:r>
            <w:proofErr w:type="spellStart"/>
            <w:r>
              <w:rPr>
                <w:sz w:val="14"/>
                <w:szCs w:val="14"/>
              </w:rPr>
              <w:t>ms</w:t>
            </w:r>
            <w:proofErr w:type="spellEnd"/>
          </w:p>
        </w:tc>
        <w:tc>
          <w:tcPr>
            <w:tcW w:w="968" w:type="pct"/>
            <w:tcMar>
              <w:top w:w="8" w:type="dxa"/>
              <w:left w:w="45" w:type="dxa"/>
              <w:bottom w:w="8" w:type="dxa"/>
              <w:right w:w="45" w:type="dxa"/>
            </w:tcMar>
            <w:vAlign w:val="center"/>
          </w:tcPr>
          <w:p w14:paraId="08020993" w14:textId="77777777" w:rsidR="00A87B6D" w:rsidRDefault="00A87B6D" w:rsidP="00A4208C">
            <w:pPr>
              <w:jc w:val="center"/>
            </w:pPr>
            <w:r>
              <w:rPr>
                <w:rFonts w:eastAsia="Consolas"/>
                <w:sz w:val="15"/>
                <w:szCs w:val="15"/>
              </w:rPr>
              <w:t>–</w:t>
            </w:r>
          </w:p>
        </w:tc>
        <w:tc>
          <w:tcPr>
            <w:tcW w:w="969" w:type="pct"/>
            <w:tcMar>
              <w:top w:w="8" w:type="dxa"/>
              <w:left w:w="45" w:type="dxa"/>
              <w:bottom w:w="8" w:type="dxa"/>
              <w:right w:w="45" w:type="dxa"/>
            </w:tcMar>
            <w:vAlign w:val="center"/>
          </w:tcPr>
          <w:p w14:paraId="5135F889" w14:textId="77777777" w:rsidR="00A87B6D" w:rsidRDefault="00A87B6D" w:rsidP="00A4208C">
            <w:pPr>
              <w:jc w:val="center"/>
            </w:pPr>
            <w:r>
              <w:rPr>
                <w:rFonts w:eastAsia="Consolas"/>
                <w:sz w:val="15"/>
                <w:szCs w:val="15"/>
              </w:rPr>
              <w:t>–</w:t>
            </w:r>
          </w:p>
        </w:tc>
        <w:tc>
          <w:tcPr>
            <w:tcW w:w="968" w:type="pct"/>
            <w:tcMar>
              <w:top w:w="8" w:type="dxa"/>
              <w:left w:w="45" w:type="dxa"/>
              <w:bottom w:w="8" w:type="dxa"/>
              <w:right w:w="45" w:type="dxa"/>
            </w:tcMar>
            <w:vAlign w:val="center"/>
          </w:tcPr>
          <w:p w14:paraId="1E8C7916" w14:textId="77777777" w:rsidR="00A87B6D" w:rsidRDefault="00A87B6D" w:rsidP="00A4208C">
            <w:pPr>
              <w:jc w:val="center"/>
            </w:pPr>
            <w:r>
              <w:rPr>
                <w:rFonts w:eastAsia="Consolas"/>
                <w:sz w:val="15"/>
                <w:szCs w:val="15"/>
              </w:rPr>
              <w:t>80%</w:t>
            </w:r>
          </w:p>
        </w:tc>
      </w:tr>
      <w:tr w:rsidR="00A87B6D" w14:paraId="309E9E77" w14:textId="77777777" w:rsidTr="00A4208C">
        <w:trPr>
          <w:cantSplit/>
        </w:trPr>
        <w:tc>
          <w:tcPr>
            <w:tcW w:w="593" w:type="pct"/>
            <w:shd w:val="clear" w:color="auto" w:fill="F5F5F5"/>
            <w:tcMar>
              <w:top w:w="8" w:type="dxa"/>
              <w:left w:w="45" w:type="dxa"/>
              <w:bottom w:w="8" w:type="dxa"/>
              <w:right w:w="45" w:type="dxa"/>
            </w:tcMar>
            <w:vAlign w:val="center"/>
          </w:tcPr>
          <w:p w14:paraId="4B5F4F20" w14:textId="6ECDFD28" w:rsidR="00A87B6D" w:rsidRPr="003515ED" w:rsidRDefault="00A87B6D" w:rsidP="00A4208C">
            <w:pPr>
              <w:rPr>
                <w:rFonts w:eastAsiaTheme="minorEastAsia"/>
              </w:rPr>
            </w:pPr>
            <w:proofErr w:type="spellStart"/>
            <w:r>
              <w:rPr>
                <w:b/>
                <w:bCs/>
                <w:sz w:val="15"/>
                <w:szCs w:val="15"/>
              </w:rPr>
              <w:t>InterDigital</w:t>
            </w:r>
            <w:proofErr w:type="spellEnd"/>
            <w:r>
              <w:rPr>
                <w:rFonts w:eastAsiaTheme="minorEastAsia" w:hint="eastAsia"/>
                <w:b/>
                <w:bCs/>
                <w:sz w:val="15"/>
                <w:szCs w:val="15"/>
              </w:rPr>
              <w:t xml:space="preserve"> [</w:t>
            </w:r>
            <w:hyperlink r:id="rId899" w:history="1">
              <w:r w:rsidR="00C62C50">
                <w:rPr>
                  <w:rStyle w:val="Hyperlink"/>
                  <w:rFonts w:eastAsiaTheme="minorEastAsia"/>
                  <w:b/>
                  <w:bCs/>
                  <w:sz w:val="15"/>
                  <w:szCs w:val="15"/>
                </w:rPr>
                <w:t>R1-2605686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226B4A3B" w14:textId="77777777" w:rsidR="00A87B6D" w:rsidRDefault="00A87B6D" w:rsidP="00A4208C">
            <w:pPr>
              <w:jc w:val="center"/>
            </w:pPr>
            <w:r>
              <w:rPr>
                <w:sz w:val="15"/>
                <w:szCs w:val="15"/>
              </w:rPr>
              <w:t>Cat 1 / Cat 2 / Cat 2.1</w:t>
            </w:r>
          </w:p>
        </w:tc>
        <w:tc>
          <w:tcPr>
            <w:tcW w:w="346" w:type="pct"/>
            <w:shd w:val="clear" w:color="auto" w:fill="F5F5F5"/>
            <w:tcMar>
              <w:top w:w="8" w:type="dxa"/>
              <w:left w:w="45" w:type="dxa"/>
              <w:bottom w:w="8" w:type="dxa"/>
              <w:right w:w="45" w:type="dxa"/>
            </w:tcMar>
            <w:vAlign w:val="center"/>
          </w:tcPr>
          <w:p w14:paraId="090B777A" w14:textId="77777777" w:rsidR="00A87B6D" w:rsidRDefault="00A87B6D" w:rsidP="00A4208C">
            <w:pPr>
              <w:jc w:val="center"/>
            </w:pPr>
            <w:r>
              <w:rPr>
                <w:sz w:val="15"/>
                <w:szCs w:val="15"/>
              </w:rPr>
              <w:t>~5%</w:t>
            </w:r>
          </w:p>
        </w:tc>
        <w:tc>
          <w:tcPr>
            <w:tcW w:w="721" w:type="pct"/>
            <w:shd w:val="clear" w:color="auto" w:fill="F5F5F5"/>
            <w:tcMar>
              <w:top w:w="8" w:type="dxa"/>
              <w:left w:w="45" w:type="dxa"/>
              <w:bottom w:w="8" w:type="dxa"/>
              <w:right w:w="45" w:type="dxa"/>
            </w:tcMar>
            <w:vAlign w:val="center"/>
          </w:tcPr>
          <w:p w14:paraId="17F34616" w14:textId="77777777" w:rsidR="00A87B6D" w:rsidRDefault="00A87B6D" w:rsidP="00A4208C">
            <w:r>
              <w:rPr>
                <w:sz w:val="15"/>
                <w:szCs w:val="15"/>
              </w:rPr>
              <w:t>Single beam</w:t>
            </w:r>
          </w:p>
        </w:tc>
        <w:tc>
          <w:tcPr>
            <w:tcW w:w="968" w:type="pct"/>
            <w:shd w:val="clear" w:color="auto" w:fill="F5F5F5"/>
            <w:tcMar>
              <w:top w:w="8" w:type="dxa"/>
              <w:left w:w="45" w:type="dxa"/>
              <w:bottom w:w="8" w:type="dxa"/>
              <w:right w:w="45" w:type="dxa"/>
            </w:tcMar>
            <w:vAlign w:val="center"/>
          </w:tcPr>
          <w:p w14:paraId="6AD46765" w14:textId="77777777" w:rsidR="00A87B6D" w:rsidRDefault="00A87B6D" w:rsidP="00A4208C">
            <w:pPr>
              <w:jc w:val="center"/>
              <w:rPr>
                <w:rFonts w:eastAsia="Consolas"/>
                <w:sz w:val="15"/>
                <w:szCs w:val="15"/>
              </w:rPr>
            </w:pPr>
            <w:r>
              <w:rPr>
                <w:rFonts w:eastAsia="Consolas"/>
                <w:sz w:val="15"/>
                <w:szCs w:val="15"/>
              </w:rPr>
              <w:t>49.4%/3.9%/3.9%</w:t>
            </w:r>
          </w:p>
        </w:tc>
        <w:tc>
          <w:tcPr>
            <w:tcW w:w="969" w:type="pct"/>
            <w:shd w:val="clear" w:color="auto" w:fill="F5F5F5"/>
            <w:tcMar>
              <w:top w:w="8" w:type="dxa"/>
              <w:left w:w="45" w:type="dxa"/>
              <w:bottom w:w="8" w:type="dxa"/>
              <w:right w:w="45" w:type="dxa"/>
            </w:tcMar>
            <w:vAlign w:val="center"/>
          </w:tcPr>
          <w:p w14:paraId="718F90BD" w14:textId="77777777" w:rsidR="00A87B6D" w:rsidRDefault="00A87B6D" w:rsidP="00A4208C">
            <w:pPr>
              <w:jc w:val="center"/>
              <w:rPr>
                <w:rFonts w:eastAsia="Consolas"/>
                <w:sz w:val="15"/>
                <w:szCs w:val="15"/>
              </w:rPr>
            </w:pPr>
            <w:r>
              <w:rPr>
                <w:rFonts w:eastAsia="Consolas"/>
                <w:sz w:val="15"/>
                <w:szCs w:val="15"/>
              </w:rPr>
              <w:t>53.1%/5.9%/43.1%</w:t>
            </w:r>
          </w:p>
        </w:tc>
        <w:tc>
          <w:tcPr>
            <w:tcW w:w="968" w:type="pct"/>
            <w:shd w:val="clear" w:color="auto" w:fill="F5F5F5"/>
            <w:tcMar>
              <w:top w:w="8" w:type="dxa"/>
              <w:left w:w="45" w:type="dxa"/>
              <w:bottom w:w="8" w:type="dxa"/>
              <w:right w:w="45" w:type="dxa"/>
            </w:tcMar>
            <w:vAlign w:val="center"/>
          </w:tcPr>
          <w:p w14:paraId="2BB09706" w14:textId="77777777" w:rsidR="00A87B6D" w:rsidRDefault="00A87B6D" w:rsidP="00A4208C">
            <w:pPr>
              <w:jc w:val="center"/>
              <w:rPr>
                <w:rFonts w:eastAsia="Consolas"/>
                <w:sz w:val="15"/>
                <w:szCs w:val="15"/>
              </w:rPr>
            </w:pPr>
            <w:r>
              <w:rPr>
                <w:rFonts w:eastAsia="Consolas"/>
                <w:sz w:val="15"/>
                <w:szCs w:val="15"/>
              </w:rPr>
              <w:t>54.9%/6.9%/45.1%</w:t>
            </w:r>
          </w:p>
        </w:tc>
      </w:tr>
      <w:tr w:rsidR="00A87B6D" w14:paraId="3507A537" w14:textId="77777777" w:rsidTr="00A4208C">
        <w:trPr>
          <w:cantSplit/>
        </w:trPr>
        <w:tc>
          <w:tcPr>
            <w:tcW w:w="593" w:type="pct"/>
            <w:shd w:val="clear" w:color="auto" w:fill="F5F5F5"/>
            <w:tcMar>
              <w:top w:w="8" w:type="dxa"/>
              <w:left w:w="45" w:type="dxa"/>
              <w:bottom w:w="8" w:type="dxa"/>
              <w:right w:w="45" w:type="dxa"/>
            </w:tcMar>
            <w:vAlign w:val="center"/>
          </w:tcPr>
          <w:p w14:paraId="50321A8A" w14:textId="08A401F6" w:rsidR="00A87B6D" w:rsidRPr="003515ED" w:rsidRDefault="00A87B6D" w:rsidP="00A4208C">
            <w:pPr>
              <w:rPr>
                <w:rFonts w:eastAsiaTheme="minorEastAsia"/>
                <w:b/>
                <w:bCs/>
                <w:sz w:val="15"/>
                <w:szCs w:val="15"/>
              </w:rPr>
            </w:pPr>
            <w:proofErr w:type="spellStart"/>
            <w:r>
              <w:rPr>
                <w:b/>
                <w:bCs/>
                <w:sz w:val="15"/>
                <w:szCs w:val="15"/>
              </w:rPr>
              <w:t>InterDigital</w:t>
            </w:r>
            <w:proofErr w:type="spellEnd"/>
            <w:r>
              <w:rPr>
                <w:rFonts w:eastAsiaTheme="minorEastAsia" w:hint="eastAsia"/>
                <w:b/>
                <w:bCs/>
                <w:sz w:val="15"/>
                <w:szCs w:val="15"/>
              </w:rPr>
              <w:t xml:space="preserve"> [</w:t>
            </w:r>
            <w:hyperlink r:id="rId900" w:history="1">
              <w:r w:rsidR="00C62C50">
                <w:rPr>
                  <w:rStyle w:val="Hyperlink"/>
                  <w:rFonts w:eastAsiaTheme="minorEastAsia"/>
                  <w:b/>
                  <w:bCs/>
                  <w:sz w:val="15"/>
                  <w:szCs w:val="15"/>
                </w:rPr>
                <w:t>R1-2605686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2D30FBC6" w14:textId="77777777" w:rsidR="00A87B6D" w:rsidRDefault="00A87B6D" w:rsidP="00A4208C">
            <w:pPr>
              <w:jc w:val="center"/>
              <w:rPr>
                <w:sz w:val="15"/>
                <w:szCs w:val="15"/>
              </w:rPr>
            </w:pPr>
            <w:r>
              <w:rPr>
                <w:sz w:val="15"/>
                <w:szCs w:val="15"/>
              </w:rPr>
              <w:t>Cat 1 / Cat 2 / Cat 2.1</w:t>
            </w:r>
          </w:p>
        </w:tc>
        <w:tc>
          <w:tcPr>
            <w:tcW w:w="346" w:type="pct"/>
            <w:shd w:val="clear" w:color="auto" w:fill="F5F5F5"/>
            <w:tcMar>
              <w:top w:w="8" w:type="dxa"/>
              <w:left w:w="45" w:type="dxa"/>
              <w:bottom w:w="8" w:type="dxa"/>
              <w:right w:w="45" w:type="dxa"/>
            </w:tcMar>
            <w:vAlign w:val="center"/>
          </w:tcPr>
          <w:p w14:paraId="4B379406" w14:textId="77777777" w:rsidR="00A87B6D" w:rsidRDefault="00A87B6D" w:rsidP="00A4208C">
            <w:pPr>
              <w:jc w:val="center"/>
              <w:rPr>
                <w:sz w:val="15"/>
                <w:szCs w:val="15"/>
              </w:rPr>
            </w:pPr>
            <w:r>
              <w:rPr>
                <w:sz w:val="15"/>
                <w:szCs w:val="15"/>
              </w:rPr>
              <w:t>~25%</w:t>
            </w:r>
          </w:p>
        </w:tc>
        <w:tc>
          <w:tcPr>
            <w:tcW w:w="721" w:type="pct"/>
            <w:shd w:val="clear" w:color="auto" w:fill="F5F5F5"/>
            <w:tcMar>
              <w:top w:w="8" w:type="dxa"/>
              <w:left w:w="45" w:type="dxa"/>
              <w:bottom w:w="8" w:type="dxa"/>
              <w:right w:w="45" w:type="dxa"/>
            </w:tcMar>
            <w:vAlign w:val="center"/>
          </w:tcPr>
          <w:p w14:paraId="2E3693C1" w14:textId="77777777" w:rsidR="00A87B6D" w:rsidRDefault="00A87B6D" w:rsidP="00A4208C">
            <w:pPr>
              <w:rPr>
                <w:sz w:val="14"/>
                <w:szCs w:val="14"/>
              </w:rPr>
            </w:pPr>
            <w:r>
              <w:rPr>
                <w:sz w:val="15"/>
                <w:szCs w:val="15"/>
              </w:rPr>
              <w:t>Single beam</w:t>
            </w:r>
          </w:p>
        </w:tc>
        <w:tc>
          <w:tcPr>
            <w:tcW w:w="968" w:type="pct"/>
            <w:shd w:val="clear" w:color="auto" w:fill="F5F5F5"/>
            <w:tcMar>
              <w:top w:w="8" w:type="dxa"/>
              <w:left w:w="45" w:type="dxa"/>
              <w:bottom w:w="8" w:type="dxa"/>
              <w:right w:w="45" w:type="dxa"/>
            </w:tcMar>
            <w:vAlign w:val="center"/>
          </w:tcPr>
          <w:p w14:paraId="7ECF2A54" w14:textId="77777777" w:rsidR="00A87B6D" w:rsidRDefault="00A87B6D" w:rsidP="00A4208C">
            <w:pPr>
              <w:rPr>
                <w:rFonts w:eastAsia="Malgun Gothic"/>
                <w:sz w:val="16"/>
                <w:szCs w:val="16"/>
                <w:lang w:eastAsia="ko-KR"/>
              </w:rPr>
            </w:pPr>
            <w:r>
              <w:rPr>
                <w:rFonts w:eastAsia="Malgun Gothic"/>
                <w:sz w:val="16"/>
                <w:szCs w:val="16"/>
                <w:lang w:eastAsia="ko-KR"/>
              </w:rPr>
              <w:t>15.4%/1.6%/1.6%</w:t>
            </w:r>
          </w:p>
        </w:tc>
        <w:tc>
          <w:tcPr>
            <w:tcW w:w="969" w:type="pct"/>
            <w:shd w:val="clear" w:color="auto" w:fill="F5F5F5"/>
            <w:tcMar>
              <w:top w:w="8" w:type="dxa"/>
              <w:left w:w="45" w:type="dxa"/>
              <w:bottom w:w="8" w:type="dxa"/>
              <w:right w:w="45" w:type="dxa"/>
            </w:tcMar>
            <w:vAlign w:val="center"/>
          </w:tcPr>
          <w:p w14:paraId="6C97C2D6" w14:textId="77777777" w:rsidR="00A87B6D" w:rsidRDefault="00A87B6D" w:rsidP="00A4208C">
            <w:pPr>
              <w:rPr>
                <w:rFonts w:eastAsia="Malgun Gothic"/>
                <w:sz w:val="16"/>
                <w:szCs w:val="16"/>
                <w:lang w:eastAsia="ko-KR"/>
              </w:rPr>
            </w:pPr>
            <w:r>
              <w:rPr>
                <w:rFonts w:eastAsia="Malgun Gothic"/>
                <w:sz w:val="16"/>
                <w:szCs w:val="16"/>
                <w:lang w:eastAsia="ko-KR"/>
              </w:rPr>
              <w:t>17.3%/2.4%/15.4%</w:t>
            </w:r>
          </w:p>
        </w:tc>
        <w:tc>
          <w:tcPr>
            <w:tcW w:w="968" w:type="pct"/>
            <w:shd w:val="clear" w:color="auto" w:fill="F5F5F5"/>
            <w:tcMar>
              <w:top w:w="8" w:type="dxa"/>
              <w:left w:w="45" w:type="dxa"/>
              <w:bottom w:w="8" w:type="dxa"/>
              <w:right w:w="45" w:type="dxa"/>
            </w:tcMar>
            <w:vAlign w:val="center"/>
          </w:tcPr>
          <w:p w14:paraId="151A825B" w14:textId="77777777" w:rsidR="00A87B6D" w:rsidRDefault="00A87B6D" w:rsidP="00A4208C">
            <w:pPr>
              <w:rPr>
                <w:rFonts w:eastAsia="Malgun Gothic"/>
                <w:sz w:val="16"/>
                <w:szCs w:val="16"/>
                <w:lang w:eastAsia="ko-KR"/>
              </w:rPr>
            </w:pPr>
            <w:r>
              <w:rPr>
                <w:rFonts w:eastAsia="Malgun Gothic"/>
                <w:sz w:val="16"/>
                <w:szCs w:val="16"/>
                <w:lang w:eastAsia="ko-KR"/>
              </w:rPr>
              <w:t>18.2%/2.9%/17.9%</w:t>
            </w:r>
          </w:p>
        </w:tc>
      </w:tr>
      <w:tr w:rsidR="00A87B6D" w14:paraId="414A919C" w14:textId="77777777" w:rsidTr="00A4208C">
        <w:trPr>
          <w:cantSplit/>
        </w:trPr>
        <w:tc>
          <w:tcPr>
            <w:tcW w:w="593" w:type="pct"/>
            <w:shd w:val="clear" w:color="auto" w:fill="F5F5F5"/>
            <w:tcMar>
              <w:top w:w="8" w:type="dxa"/>
              <w:left w:w="45" w:type="dxa"/>
              <w:bottom w:w="8" w:type="dxa"/>
              <w:right w:w="45" w:type="dxa"/>
            </w:tcMar>
            <w:vAlign w:val="center"/>
          </w:tcPr>
          <w:p w14:paraId="015A05C0" w14:textId="635660B9" w:rsidR="00A87B6D" w:rsidRPr="003515ED" w:rsidRDefault="00A87B6D" w:rsidP="00A4208C">
            <w:pPr>
              <w:rPr>
                <w:rFonts w:eastAsiaTheme="minorEastAsia"/>
                <w:b/>
                <w:bCs/>
                <w:sz w:val="15"/>
                <w:szCs w:val="15"/>
              </w:rPr>
            </w:pPr>
            <w:proofErr w:type="spellStart"/>
            <w:r>
              <w:rPr>
                <w:b/>
                <w:bCs/>
                <w:sz w:val="15"/>
                <w:szCs w:val="15"/>
              </w:rPr>
              <w:t>InterDigital</w:t>
            </w:r>
            <w:proofErr w:type="spellEnd"/>
            <w:r>
              <w:rPr>
                <w:rFonts w:eastAsiaTheme="minorEastAsia" w:hint="eastAsia"/>
                <w:b/>
                <w:bCs/>
                <w:sz w:val="15"/>
                <w:szCs w:val="15"/>
              </w:rPr>
              <w:t xml:space="preserve"> [</w:t>
            </w:r>
            <w:hyperlink r:id="rId901" w:history="1">
              <w:r w:rsidR="00C62C50">
                <w:rPr>
                  <w:rStyle w:val="Hyperlink"/>
                  <w:rFonts w:eastAsiaTheme="minorEastAsia"/>
                  <w:b/>
                  <w:bCs/>
                  <w:sz w:val="15"/>
                  <w:szCs w:val="15"/>
                </w:rPr>
                <w:t>R1-2605686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759B5743" w14:textId="77777777" w:rsidR="00A87B6D" w:rsidRDefault="00A87B6D" w:rsidP="00A4208C">
            <w:pPr>
              <w:jc w:val="center"/>
              <w:rPr>
                <w:sz w:val="15"/>
                <w:szCs w:val="15"/>
              </w:rPr>
            </w:pPr>
            <w:r>
              <w:rPr>
                <w:sz w:val="15"/>
                <w:szCs w:val="15"/>
              </w:rPr>
              <w:t>Cat 1 / Cat 2 / Cat 2.1</w:t>
            </w:r>
          </w:p>
        </w:tc>
        <w:tc>
          <w:tcPr>
            <w:tcW w:w="346" w:type="pct"/>
            <w:shd w:val="clear" w:color="auto" w:fill="F5F5F5"/>
            <w:tcMar>
              <w:top w:w="8" w:type="dxa"/>
              <w:left w:w="45" w:type="dxa"/>
              <w:bottom w:w="8" w:type="dxa"/>
              <w:right w:w="45" w:type="dxa"/>
            </w:tcMar>
            <w:vAlign w:val="center"/>
          </w:tcPr>
          <w:p w14:paraId="636F8E3D" w14:textId="77777777" w:rsidR="00A87B6D" w:rsidRDefault="00A87B6D" w:rsidP="00A4208C">
            <w:pPr>
              <w:jc w:val="center"/>
              <w:rPr>
                <w:sz w:val="15"/>
                <w:szCs w:val="15"/>
              </w:rPr>
            </w:pPr>
            <w:r>
              <w:rPr>
                <w:sz w:val="15"/>
                <w:szCs w:val="15"/>
              </w:rPr>
              <w:t>~5%</w:t>
            </w:r>
          </w:p>
        </w:tc>
        <w:tc>
          <w:tcPr>
            <w:tcW w:w="721" w:type="pct"/>
            <w:shd w:val="clear" w:color="auto" w:fill="F5F5F5"/>
            <w:tcMar>
              <w:top w:w="8" w:type="dxa"/>
              <w:left w:w="45" w:type="dxa"/>
              <w:bottom w:w="8" w:type="dxa"/>
              <w:right w:w="45" w:type="dxa"/>
            </w:tcMar>
            <w:vAlign w:val="center"/>
          </w:tcPr>
          <w:p w14:paraId="49B0AAED" w14:textId="77777777" w:rsidR="00A87B6D" w:rsidRDefault="00A87B6D" w:rsidP="00A4208C">
            <w:pPr>
              <w:rPr>
                <w:sz w:val="14"/>
                <w:szCs w:val="14"/>
              </w:rPr>
            </w:pPr>
            <w:r>
              <w:rPr>
                <w:sz w:val="14"/>
                <w:szCs w:val="14"/>
              </w:rPr>
              <w:t>4 beams</w:t>
            </w:r>
          </w:p>
        </w:tc>
        <w:tc>
          <w:tcPr>
            <w:tcW w:w="968" w:type="pct"/>
            <w:shd w:val="clear" w:color="auto" w:fill="F5F5F5"/>
            <w:tcMar>
              <w:top w:w="8" w:type="dxa"/>
              <w:left w:w="45" w:type="dxa"/>
              <w:bottom w:w="8" w:type="dxa"/>
              <w:right w:w="45" w:type="dxa"/>
            </w:tcMar>
            <w:vAlign w:val="center"/>
          </w:tcPr>
          <w:p w14:paraId="199A2E1A" w14:textId="77777777" w:rsidR="00A87B6D" w:rsidRDefault="00A87B6D" w:rsidP="00A4208C">
            <w:pPr>
              <w:rPr>
                <w:rFonts w:eastAsia="Malgun Gothic"/>
                <w:sz w:val="16"/>
                <w:szCs w:val="16"/>
                <w:lang w:eastAsia="ko-KR"/>
              </w:rPr>
            </w:pPr>
            <w:r>
              <w:rPr>
                <w:rFonts w:eastAsia="Malgun Gothic"/>
                <w:sz w:val="16"/>
                <w:szCs w:val="16"/>
                <w:lang w:eastAsia="ko-KR"/>
              </w:rPr>
              <w:t>48.4%/13.5%/13.5%</w:t>
            </w:r>
          </w:p>
        </w:tc>
        <w:tc>
          <w:tcPr>
            <w:tcW w:w="969" w:type="pct"/>
            <w:shd w:val="clear" w:color="auto" w:fill="F5F5F5"/>
            <w:tcMar>
              <w:top w:w="8" w:type="dxa"/>
              <w:left w:w="45" w:type="dxa"/>
              <w:bottom w:w="8" w:type="dxa"/>
              <w:right w:w="45" w:type="dxa"/>
            </w:tcMar>
            <w:vAlign w:val="center"/>
          </w:tcPr>
          <w:p w14:paraId="4AE7536B" w14:textId="77777777" w:rsidR="00A87B6D" w:rsidRDefault="00A87B6D" w:rsidP="00A4208C">
            <w:pPr>
              <w:rPr>
                <w:rFonts w:eastAsia="Malgun Gothic"/>
                <w:sz w:val="16"/>
                <w:szCs w:val="16"/>
                <w:lang w:eastAsia="ko-KR"/>
              </w:rPr>
            </w:pPr>
            <w:r>
              <w:rPr>
                <w:rFonts w:eastAsia="Malgun Gothic"/>
                <w:sz w:val="16"/>
                <w:szCs w:val="16"/>
                <w:lang w:eastAsia="ko-KR"/>
              </w:rPr>
              <w:t>58.7%/20.3%/49.2%</w:t>
            </w:r>
          </w:p>
        </w:tc>
        <w:tc>
          <w:tcPr>
            <w:tcW w:w="968" w:type="pct"/>
            <w:shd w:val="clear" w:color="auto" w:fill="F5F5F5"/>
            <w:tcMar>
              <w:top w:w="8" w:type="dxa"/>
              <w:left w:w="45" w:type="dxa"/>
              <w:bottom w:w="8" w:type="dxa"/>
              <w:right w:w="45" w:type="dxa"/>
            </w:tcMar>
            <w:vAlign w:val="center"/>
          </w:tcPr>
          <w:p w14:paraId="2777FDA6" w14:textId="77777777" w:rsidR="00A87B6D" w:rsidRDefault="00A87B6D" w:rsidP="00A4208C">
            <w:pPr>
              <w:rPr>
                <w:rFonts w:eastAsia="Malgun Gothic"/>
                <w:sz w:val="16"/>
                <w:szCs w:val="16"/>
                <w:lang w:eastAsia="ko-KR"/>
              </w:rPr>
            </w:pPr>
            <w:r>
              <w:rPr>
                <w:rFonts w:eastAsia="Malgun Gothic"/>
                <w:sz w:val="16"/>
                <w:szCs w:val="16"/>
                <w:lang w:eastAsia="ko-KR"/>
              </w:rPr>
              <w:t>63.8%/23.8%/53.7%</w:t>
            </w:r>
          </w:p>
        </w:tc>
      </w:tr>
      <w:tr w:rsidR="00A87B6D" w14:paraId="65958A26" w14:textId="77777777" w:rsidTr="00A4208C">
        <w:trPr>
          <w:cantSplit/>
        </w:trPr>
        <w:tc>
          <w:tcPr>
            <w:tcW w:w="593" w:type="pct"/>
            <w:shd w:val="clear" w:color="auto" w:fill="F5F5F5"/>
            <w:tcMar>
              <w:top w:w="8" w:type="dxa"/>
              <w:left w:w="45" w:type="dxa"/>
              <w:bottom w:w="8" w:type="dxa"/>
              <w:right w:w="45" w:type="dxa"/>
            </w:tcMar>
            <w:vAlign w:val="center"/>
          </w:tcPr>
          <w:p w14:paraId="64C0F260" w14:textId="2711C5B4" w:rsidR="00A87B6D" w:rsidRPr="003515ED" w:rsidRDefault="00A87B6D" w:rsidP="00A4208C">
            <w:pPr>
              <w:rPr>
                <w:rFonts w:eastAsiaTheme="minorEastAsia"/>
                <w:b/>
                <w:bCs/>
                <w:sz w:val="15"/>
                <w:szCs w:val="15"/>
              </w:rPr>
            </w:pPr>
            <w:proofErr w:type="spellStart"/>
            <w:r>
              <w:rPr>
                <w:b/>
                <w:bCs/>
                <w:sz w:val="15"/>
                <w:szCs w:val="15"/>
              </w:rPr>
              <w:t>InterDigital</w:t>
            </w:r>
            <w:proofErr w:type="spellEnd"/>
            <w:r>
              <w:rPr>
                <w:rFonts w:eastAsiaTheme="minorEastAsia" w:hint="eastAsia"/>
                <w:b/>
                <w:bCs/>
                <w:sz w:val="15"/>
                <w:szCs w:val="15"/>
              </w:rPr>
              <w:t xml:space="preserve"> [</w:t>
            </w:r>
            <w:hyperlink r:id="rId902" w:history="1">
              <w:r w:rsidR="00C62C50">
                <w:rPr>
                  <w:rStyle w:val="Hyperlink"/>
                  <w:rFonts w:eastAsiaTheme="minorEastAsia"/>
                  <w:b/>
                  <w:bCs/>
                  <w:sz w:val="15"/>
                  <w:szCs w:val="15"/>
                </w:rPr>
                <w:t>R1-2605686</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591F2B82" w14:textId="77777777" w:rsidR="00A87B6D" w:rsidRDefault="00A87B6D" w:rsidP="00A4208C">
            <w:pPr>
              <w:jc w:val="center"/>
              <w:rPr>
                <w:sz w:val="15"/>
                <w:szCs w:val="15"/>
              </w:rPr>
            </w:pPr>
            <w:r>
              <w:rPr>
                <w:sz w:val="15"/>
                <w:szCs w:val="15"/>
              </w:rPr>
              <w:t>Cat 1 / Cat 2 / Cat 2.1</w:t>
            </w:r>
          </w:p>
        </w:tc>
        <w:tc>
          <w:tcPr>
            <w:tcW w:w="346" w:type="pct"/>
            <w:shd w:val="clear" w:color="auto" w:fill="F5F5F5"/>
            <w:tcMar>
              <w:top w:w="8" w:type="dxa"/>
              <w:left w:w="45" w:type="dxa"/>
              <w:bottom w:w="8" w:type="dxa"/>
              <w:right w:w="45" w:type="dxa"/>
            </w:tcMar>
            <w:vAlign w:val="center"/>
          </w:tcPr>
          <w:p w14:paraId="1BD503E1" w14:textId="77777777" w:rsidR="00A87B6D" w:rsidRDefault="00A87B6D" w:rsidP="00A4208C">
            <w:pPr>
              <w:jc w:val="center"/>
              <w:rPr>
                <w:sz w:val="15"/>
                <w:szCs w:val="15"/>
              </w:rPr>
            </w:pPr>
            <w:r>
              <w:rPr>
                <w:sz w:val="15"/>
                <w:szCs w:val="15"/>
              </w:rPr>
              <w:t>~25%</w:t>
            </w:r>
          </w:p>
        </w:tc>
        <w:tc>
          <w:tcPr>
            <w:tcW w:w="721" w:type="pct"/>
            <w:shd w:val="clear" w:color="auto" w:fill="F5F5F5"/>
            <w:tcMar>
              <w:top w:w="8" w:type="dxa"/>
              <w:left w:w="45" w:type="dxa"/>
              <w:bottom w:w="8" w:type="dxa"/>
              <w:right w:w="45" w:type="dxa"/>
            </w:tcMar>
            <w:vAlign w:val="center"/>
          </w:tcPr>
          <w:p w14:paraId="5602868F" w14:textId="77777777" w:rsidR="00A87B6D" w:rsidRDefault="00A87B6D" w:rsidP="00A4208C">
            <w:pPr>
              <w:rPr>
                <w:sz w:val="14"/>
                <w:szCs w:val="14"/>
              </w:rPr>
            </w:pPr>
            <w:r>
              <w:rPr>
                <w:sz w:val="14"/>
                <w:szCs w:val="14"/>
              </w:rPr>
              <w:t>4 beams</w:t>
            </w:r>
          </w:p>
        </w:tc>
        <w:tc>
          <w:tcPr>
            <w:tcW w:w="968" w:type="pct"/>
            <w:shd w:val="clear" w:color="auto" w:fill="F5F5F5"/>
            <w:tcMar>
              <w:top w:w="8" w:type="dxa"/>
              <w:left w:w="45" w:type="dxa"/>
              <w:bottom w:w="8" w:type="dxa"/>
              <w:right w:w="45" w:type="dxa"/>
            </w:tcMar>
            <w:vAlign w:val="center"/>
          </w:tcPr>
          <w:p w14:paraId="39F10227" w14:textId="77777777" w:rsidR="00A87B6D" w:rsidRDefault="00A87B6D" w:rsidP="00A4208C">
            <w:pPr>
              <w:rPr>
                <w:rFonts w:eastAsia="Malgun Gothic"/>
                <w:sz w:val="16"/>
                <w:szCs w:val="16"/>
                <w:lang w:eastAsia="ko-KR"/>
              </w:rPr>
            </w:pPr>
            <w:r>
              <w:rPr>
                <w:rFonts w:eastAsia="Malgun Gothic"/>
                <w:sz w:val="16"/>
                <w:szCs w:val="16"/>
                <w:lang w:eastAsia="ko-KR"/>
              </w:rPr>
              <w:t>19.1%/7.3%/6.3%</w:t>
            </w:r>
          </w:p>
        </w:tc>
        <w:tc>
          <w:tcPr>
            <w:tcW w:w="969" w:type="pct"/>
            <w:shd w:val="clear" w:color="auto" w:fill="F5F5F5"/>
            <w:tcMar>
              <w:top w:w="8" w:type="dxa"/>
              <w:left w:w="45" w:type="dxa"/>
              <w:bottom w:w="8" w:type="dxa"/>
              <w:right w:w="45" w:type="dxa"/>
            </w:tcMar>
            <w:vAlign w:val="center"/>
          </w:tcPr>
          <w:p w14:paraId="6DEC62B7" w14:textId="77777777" w:rsidR="00A87B6D" w:rsidRDefault="00A87B6D" w:rsidP="00A4208C">
            <w:pPr>
              <w:rPr>
                <w:rFonts w:eastAsia="Malgun Gothic"/>
                <w:sz w:val="16"/>
                <w:szCs w:val="16"/>
                <w:lang w:eastAsia="ko-KR"/>
              </w:rPr>
            </w:pPr>
            <w:r>
              <w:rPr>
                <w:rFonts w:eastAsia="Malgun Gothic"/>
                <w:sz w:val="16"/>
                <w:szCs w:val="16"/>
                <w:lang w:eastAsia="ko-KR"/>
              </w:rPr>
              <w:t>24.1%/9.7%/21.3%</w:t>
            </w:r>
          </w:p>
        </w:tc>
        <w:tc>
          <w:tcPr>
            <w:tcW w:w="968" w:type="pct"/>
            <w:shd w:val="clear" w:color="auto" w:fill="F5F5F5"/>
            <w:tcMar>
              <w:top w:w="8" w:type="dxa"/>
              <w:left w:w="45" w:type="dxa"/>
              <w:bottom w:w="8" w:type="dxa"/>
              <w:right w:w="45" w:type="dxa"/>
            </w:tcMar>
            <w:vAlign w:val="center"/>
          </w:tcPr>
          <w:p w14:paraId="2093EA70" w14:textId="77777777" w:rsidR="00A87B6D" w:rsidRDefault="00A87B6D" w:rsidP="00A4208C">
            <w:pPr>
              <w:jc w:val="center"/>
              <w:rPr>
                <w:rFonts w:eastAsia="Consolas"/>
                <w:sz w:val="15"/>
                <w:szCs w:val="15"/>
              </w:rPr>
            </w:pPr>
            <w:r>
              <w:rPr>
                <w:rFonts w:eastAsia="Malgun Gothic"/>
                <w:sz w:val="16"/>
                <w:szCs w:val="16"/>
                <w:lang w:eastAsia="ko-KR"/>
              </w:rPr>
              <w:t>26.8%/11.5%/25.1%</w:t>
            </w:r>
          </w:p>
        </w:tc>
      </w:tr>
      <w:tr w:rsidR="00A87B6D" w14:paraId="202C2C7E" w14:textId="77777777" w:rsidTr="00A4208C">
        <w:trPr>
          <w:cantSplit/>
        </w:trPr>
        <w:tc>
          <w:tcPr>
            <w:tcW w:w="593" w:type="pct"/>
            <w:shd w:val="clear" w:color="auto" w:fill="FFFFFF" w:themeFill="background1"/>
            <w:tcMar>
              <w:top w:w="8" w:type="dxa"/>
              <w:left w:w="45" w:type="dxa"/>
              <w:bottom w:w="8" w:type="dxa"/>
              <w:right w:w="45" w:type="dxa"/>
            </w:tcMar>
            <w:vAlign w:val="center"/>
          </w:tcPr>
          <w:p w14:paraId="34E1CE3D" w14:textId="0CA43000" w:rsidR="00A87B6D" w:rsidRDefault="00A87B6D" w:rsidP="00A4208C">
            <w:pPr>
              <w:rPr>
                <w:b/>
                <w:bCs/>
                <w:sz w:val="15"/>
                <w:szCs w:val="15"/>
              </w:rPr>
            </w:pPr>
            <w:r>
              <w:rPr>
                <w:b/>
                <w:bCs/>
                <w:sz w:val="14"/>
                <w:szCs w:val="14"/>
              </w:rPr>
              <w:t xml:space="preserve">Huawei </w:t>
            </w:r>
            <w:r>
              <w:rPr>
                <w:rFonts w:eastAsiaTheme="minorEastAsia" w:hint="eastAsia"/>
                <w:b/>
                <w:bCs/>
                <w:sz w:val="15"/>
                <w:szCs w:val="15"/>
              </w:rPr>
              <w:t>[</w:t>
            </w:r>
            <w:hyperlink r:id="rId903" w:history="1">
              <w:r w:rsidR="00C62C50">
                <w:rPr>
                  <w:rStyle w:val="Hyperlink"/>
                  <w:rFonts w:eastAsiaTheme="minorEastAsia"/>
                  <w:b/>
                  <w:bCs/>
                  <w:sz w:val="15"/>
                  <w:szCs w:val="15"/>
                </w:rPr>
                <w:t>R1-2605291</w:t>
              </w:r>
            </w:hyperlink>
            <w:r>
              <w:rPr>
                <w:rFonts w:eastAsiaTheme="minorEastAsia" w:hint="eastAsia"/>
                <w:b/>
                <w:bCs/>
                <w:sz w:val="15"/>
                <w:szCs w:val="15"/>
              </w:rPr>
              <w:t>]</w:t>
            </w:r>
          </w:p>
        </w:tc>
        <w:tc>
          <w:tcPr>
            <w:tcW w:w="435" w:type="pct"/>
            <w:shd w:val="clear" w:color="auto" w:fill="FFFFFF" w:themeFill="background1"/>
            <w:tcMar>
              <w:top w:w="8" w:type="dxa"/>
              <w:left w:w="45" w:type="dxa"/>
              <w:bottom w:w="8" w:type="dxa"/>
              <w:right w:w="45" w:type="dxa"/>
            </w:tcMar>
            <w:vAlign w:val="center"/>
          </w:tcPr>
          <w:p w14:paraId="55B1CC5B" w14:textId="77777777" w:rsidR="00A87B6D" w:rsidRDefault="00A87B6D" w:rsidP="00A4208C">
            <w:pPr>
              <w:jc w:val="center"/>
              <w:rPr>
                <w:sz w:val="15"/>
                <w:szCs w:val="15"/>
              </w:rPr>
            </w:pPr>
            <w:r>
              <w:rPr>
                <w:sz w:val="15"/>
                <w:szCs w:val="15"/>
              </w:rPr>
              <w:t>Cat 1</w:t>
            </w:r>
          </w:p>
        </w:tc>
        <w:tc>
          <w:tcPr>
            <w:tcW w:w="346" w:type="pct"/>
            <w:shd w:val="clear" w:color="auto" w:fill="FFFFFF" w:themeFill="background1"/>
            <w:tcMar>
              <w:top w:w="8" w:type="dxa"/>
              <w:left w:w="45" w:type="dxa"/>
              <w:bottom w:w="8" w:type="dxa"/>
              <w:right w:w="45" w:type="dxa"/>
            </w:tcMar>
            <w:vAlign w:val="center"/>
          </w:tcPr>
          <w:p w14:paraId="20F9A2DE" w14:textId="77777777" w:rsidR="00A87B6D" w:rsidRDefault="00A87B6D" w:rsidP="00A4208C">
            <w:pPr>
              <w:jc w:val="center"/>
              <w:rPr>
                <w:sz w:val="15"/>
                <w:szCs w:val="15"/>
              </w:rPr>
            </w:pPr>
            <w:r>
              <w:rPr>
                <w:sz w:val="15"/>
                <w:szCs w:val="15"/>
              </w:rPr>
              <w:t>0% / 4% / 8%</w:t>
            </w:r>
          </w:p>
        </w:tc>
        <w:tc>
          <w:tcPr>
            <w:tcW w:w="721" w:type="pct"/>
            <w:shd w:val="clear" w:color="auto" w:fill="FFFFFF" w:themeFill="background1"/>
            <w:tcMar>
              <w:top w:w="8" w:type="dxa"/>
              <w:left w:w="45" w:type="dxa"/>
              <w:bottom w:w="8" w:type="dxa"/>
              <w:right w:w="45" w:type="dxa"/>
            </w:tcMar>
            <w:vAlign w:val="center"/>
          </w:tcPr>
          <w:p w14:paraId="23E9D007" w14:textId="77777777" w:rsidR="00A87B6D" w:rsidRDefault="00A87B6D" w:rsidP="00A4208C">
            <w:pPr>
              <w:rPr>
                <w:sz w:val="14"/>
                <w:szCs w:val="14"/>
              </w:rPr>
            </w:pPr>
            <w:r>
              <w:rPr>
                <w:sz w:val="14"/>
                <w:szCs w:val="14"/>
              </w:rPr>
              <w:t>8 beams, no AD-SS</w:t>
            </w:r>
          </w:p>
        </w:tc>
        <w:tc>
          <w:tcPr>
            <w:tcW w:w="968" w:type="pct"/>
            <w:shd w:val="clear" w:color="auto" w:fill="FFFFFF" w:themeFill="background1"/>
            <w:tcMar>
              <w:top w:w="8" w:type="dxa"/>
              <w:left w:w="45" w:type="dxa"/>
              <w:bottom w:w="8" w:type="dxa"/>
              <w:right w:w="45" w:type="dxa"/>
            </w:tcMar>
            <w:vAlign w:val="center"/>
          </w:tcPr>
          <w:p w14:paraId="5BDE6AEB" w14:textId="77777777" w:rsidR="00A87B6D" w:rsidRDefault="00A87B6D" w:rsidP="00A4208C">
            <w:pPr>
              <w:rPr>
                <w:rFonts w:eastAsia="Malgun Gothic"/>
                <w:sz w:val="16"/>
                <w:szCs w:val="16"/>
                <w:lang w:eastAsia="ko-KR"/>
              </w:rPr>
            </w:pPr>
            <w:r>
              <w:rPr>
                <w:sz w:val="13"/>
                <w:szCs w:val="13"/>
              </w:rPr>
              <w:t>baseline</w:t>
            </w:r>
          </w:p>
        </w:tc>
        <w:tc>
          <w:tcPr>
            <w:tcW w:w="969" w:type="pct"/>
            <w:shd w:val="clear" w:color="auto" w:fill="FFFFFF" w:themeFill="background1"/>
            <w:tcMar>
              <w:top w:w="8" w:type="dxa"/>
              <w:left w:w="45" w:type="dxa"/>
              <w:bottom w:w="8" w:type="dxa"/>
              <w:right w:w="45" w:type="dxa"/>
            </w:tcMar>
            <w:vAlign w:val="center"/>
          </w:tcPr>
          <w:p w14:paraId="7EB8930F" w14:textId="77777777" w:rsidR="00A87B6D" w:rsidRDefault="00A87B6D" w:rsidP="00A4208C">
            <w:pPr>
              <w:rPr>
                <w:rFonts w:eastAsia="Malgun Gothic"/>
                <w:sz w:val="16"/>
                <w:szCs w:val="16"/>
                <w:lang w:eastAsia="ko-KR"/>
              </w:rPr>
            </w:pPr>
            <w:r>
              <w:rPr>
                <w:rFonts w:eastAsia="Consolas"/>
                <w:sz w:val="15"/>
                <w:szCs w:val="15"/>
              </w:rPr>
              <w:t>19% / 18% / 17%</w:t>
            </w:r>
          </w:p>
        </w:tc>
        <w:tc>
          <w:tcPr>
            <w:tcW w:w="968" w:type="pct"/>
            <w:shd w:val="clear" w:color="auto" w:fill="FFFFFF" w:themeFill="background1"/>
            <w:tcMar>
              <w:top w:w="8" w:type="dxa"/>
              <w:left w:w="45" w:type="dxa"/>
              <w:bottom w:w="8" w:type="dxa"/>
              <w:right w:w="45" w:type="dxa"/>
            </w:tcMar>
            <w:vAlign w:val="center"/>
          </w:tcPr>
          <w:p w14:paraId="09EE908D" w14:textId="77777777" w:rsidR="00A87B6D" w:rsidRDefault="00A87B6D" w:rsidP="00A4208C">
            <w:pPr>
              <w:jc w:val="center"/>
              <w:rPr>
                <w:rFonts w:eastAsia="Malgun Gothic"/>
                <w:sz w:val="16"/>
                <w:szCs w:val="16"/>
                <w:lang w:eastAsia="ko-KR"/>
              </w:rPr>
            </w:pPr>
            <w:r>
              <w:rPr>
                <w:rFonts w:eastAsia="Consolas"/>
                <w:sz w:val="15"/>
                <w:szCs w:val="15"/>
              </w:rPr>
              <w:t>31% / 30% / 28%</w:t>
            </w:r>
          </w:p>
        </w:tc>
      </w:tr>
      <w:tr w:rsidR="00A87B6D" w14:paraId="41098C2D" w14:textId="77777777" w:rsidTr="00A4208C">
        <w:trPr>
          <w:cantSplit/>
        </w:trPr>
        <w:tc>
          <w:tcPr>
            <w:tcW w:w="593" w:type="pct"/>
            <w:shd w:val="clear" w:color="auto" w:fill="FFFFFF" w:themeFill="background1"/>
            <w:tcMar>
              <w:top w:w="8" w:type="dxa"/>
              <w:left w:w="45" w:type="dxa"/>
              <w:bottom w:w="8" w:type="dxa"/>
              <w:right w:w="45" w:type="dxa"/>
            </w:tcMar>
            <w:vAlign w:val="center"/>
          </w:tcPr>
          <w:p w14:paraId="59B3AB40" w14:textId="0324BB2F" w:rsidR="00A87B6D" w:rsidRDefault="00A87B6D" w:rsidP="00A4208C">
            <w:pPr>
              <w:rPr>
                <w:b/>
                <w:bCs/>
                <w:sz w:val="15"/>
                <w:szCs w:val="15"/>
              </w:rPr>
            </w:pPr>
            <w:r>
              <w:rPr>
                <w:b/>
                <w:bCs/>
                <w:sz w:val="14"/>
                <w:szCs w:val="14"/>
              </w:rPr>
              <w:t xml:space="preserve">Huawei </w:t>
            </w:r>
            <w:r w:rsidRPr="00AE27D8">
              <w:rPr>
                <w:b/>
                <w:bCs/>
                <w:sz w:val="14"/>
                <w:szCs w:val="14"/>
              </w:rPr>
              <w:t>[</w:t>
            </w:r>
            <w:hyperlink r:id="rId904" w:history="1">
              <w:r w:rsidR="00C62C50">
                <w:rPr>
                  <w:rStyle w:val="Hyperlink"/>
                  <w:b/>
                  <w:bCs/>
                  <w:sz w:val="14"/>
                  <w:szCs w:val="14"/>
                </w:rPr>
                <w:t>R1-2605291</w:t>
              </w:r>
            </w:hyperlink>
            <w:r w:rsidRPr="00AE27D8">
              <w:rPr>
                <w:b/>
                <w:bCs/>
                <w:sz w:val="14"/>
                <w:szCs w:val="14"/>
              </w:rPr>
              <w:t>]</w:t>
            </w:r>
          </w:p>
        </w:tc>
        <w:tc>
          <w:tcPr>
            <w:tcW w:w="435" w:type="pct"/>
            <w:shd w:val="clear" w:color="auto" w:fill="FFFFFF" w:themeFill="background1"/>
            <w:tcMar>
              <w:top w:w="8" w:type="dxa"/>
              <w:left w:w="45" w:type="dxa"/>
              <w:bottom w:w="8" w:type="dxa"/>
              <w:right w:w="45" w:type="dxa"/>
            </w:tcMar>
            <w:vAlign w:val="center"/>
          </w:tcPr>
          <w:p w14:paraId="5CBD890B" w14:textId="77777777" w:rsidR="00A87B6D" w:rsidRDefault="00A87B6D" w:rsidP="00A4208C">
            <w:pPr>
              <w:jc w:val="center"/>
              <w:rPr>
                <w:sz w:val="15"/>
                <w:szCs w:val="15"/>
              </w:rPr>
            </w:pPr>
            <w:r>
              <w:rPr>
                <w:sz w:val="15"/>
                <w:szCs w:val="15"/>
              </w:rPr>
              <w:t>Cat 1</w:t>
            </w:r>
          </w:p>
        </w:tc>
        <w:tc>
          <w:tcPr>
            <w:tcW w:w="346" w:type="pct"/>
            <w:shd w:val="clear" w:color="auto" w:fill="FFFFFF" w:themeFill="background1"/>
            <w:tcMar>
              <w:top w:w="8" w:type="dxa"/>
              <w:left w:w="45" w:type="dxa"/>
              <w:bottom w:w="8" w:type="dxa"/>
              <w:right w:w="45" w:type="dxa"/>
            </w:tcMar>
            <w:vAlign w:val="center"/>
          </w:tcPr>
          <w:p w14:paraId="6E3F602E" w14:textId="77777777" w:rsidR="00A87B6D" w:rsidRDefault="00A87B6D" w:rsidP="00A4208C">
            <w:pPr>
              <w:jc w:val="center"/>
              <w:rPr>
                <w:sz w:val="15"/>
                <w:szCs w:val="15"/>
              </w:rPr>
            </w:pPr>
            <w:r>
              <w:rPr>
                <w:sz w:val="15"/>
                <w:szCs w:val="15"/>
              </w:rPr>
              <w:t>0% / 4% / 8%</w:t>
            </w:r>
          </w:p>
        </w:tc>
        <w:tc>
          <w:tcPr>
            <w:tcW w:w="721" w:type="pct"/>
            <w:shd w:val="clear" w:color="auto" w:fill="FFFFFF" w:themeFill="background1"/>
            <w:tcMar>
              <w:top w:w="8" w:type="dxa"/>
              <w:left w:w="45" w:type="dxa"/>
              <w:bottom w:w="8" w:type="dxa"/>
              <w:right w:w="45" w:type="dxa"/>
            </w:tcMar>
            <w:vAlign w:val="center"/>
          </w:tcPr>
          <w:p w14:paraId="1059C837" w14:textId="77777777" w:rsidR="00A87B6D" w:rsidRDefault="00A87B6D" w:rsidP="00A4208C">
            <w:pPr>
              <w:rPr>
                <w:sz w:val="14"/>
                <w:szCs w:val="14"/>
              </w:rPr>
            </w:pPr>
            <w:r>
              <w:rPr>
                <w:sz w:val="14"/>
                <w:szCs w:val="14"/>
              </w:rPr>
              <w:t>4 beams, no AD-SS</w:t>
            </w:r>
          </w:p>
        </w:tc>
        <w:tc>
          <w:tcPr>
            <w:tcW w:w="968" w:type="pct"/>
            <w:shd w:val="clear" w:color="auto" w:fill="FFFFFF" w:themeFill="background1"/>
            <w:tcMar>
              <w:top w:w="8" w:type="dxa"/>
              <w:left w:w="45" w:type="dxa"/>
              <w:bottom w:w="8" w:type="dxa"/>
              <w:right w:w="45" w:type="dxa"/>
            </w:tcMar>
            <w:vAlign w:val="center"/>
          </w:tcPr>
          <w:p w14:paraId="5F629110" w14:textId="77777777" w:rsidR="00A87B6D" w:rsidRDefault="00A87B6D" w:rsidP="00A4208C">
            <w:pPr>
              <w:rPr>
                <w:rFonts w:eastAsia="Malgun Gothic"/>
                <w:sz w:val="16"/>
                <w:szCs w:val="16"/>
                <w:lang w:eastAsia="ko-KR"/>
              </w:rPr>
            </w:pPr>
            <w:r>
              <w:rPr>
                <w:sz w:val="13"/>
                <w:szCs w:val="13"/>
              </w:rPr>
              <w:t>baseline</w:t>
            </w:r>
          </w:p>
        </w:tc>
        <w:tc>
          <w:tcPr>
            <w:tcW w:w="969" w:type="pct"/>
            <w:shd w:val="clear" w:color="auto" w:fill="FFFFFF" w:themeFill="background1"/>
            <w:tcMar>
              <w:top w:w="8" w:type="dxa"/>
              <w:left w:w="45" w:type="dxa"/>
              <w:bottom w:w="8" w:type="dxa"/>
              <w:right w:w="45" w:type="dxa"/>
            </w:tcMar>
            <w:vAlign w:val="center"/>
          </w:tcPr>
          <w:p w14:paraId="6363FDA9" w14:textId="77777777" w:rsidR="00A87B6D" w:rsidRDefault="00A87B6D" w:rsidP="00A4208C">
            <w:pPr>
              <w:rPr>
                <w:rFonts w:eastAsia="Malgun Gothic"/>
                <w:sz w:val="16"/>
                <w:szCs w:val="16"/>
                <w:lang w:eastAsia="ko-KR"/>
              </w:rPr>
            </w:pPr>
            <w:r>
              <w:rPr>
                <w:rFonts w:eastAsia="Consolas"/>
                <w:sz w:val="15"/>
                <w:szCs w:val="15"/>
              </w:rPr>
              <w:t>30% / 22% / 20%</w:t>
            </w:r>
          </w:p>
        </w:tc>
        <w:tc>
          <w:tcPr>
            <w:tcW w:w="968" w:type="pct"/>
            <w:shd w:val="clear" w:color="auto" w:fill="FFFFFF" w:themeFill="background1"/>
            <w:tcMar>
              <w:top w:w="8" w:type="dxa"/>
              <w:left w:w="45" w:type="dxa"/>
              <w:bottom w:w="8" w:type="dxa"/>
              <w:right w:w="45" w:type="dxa"/>
            </w:tcMar>
            <w:vAlign w:val="center"/>
          </w:tcPr>
          <w:p w14:paraId="0E0716FC" w14:textId="77777777" w:rsidR="00A87B6D" w:rsidRDefault="00A87B6D" w:rsidP="00A4208C">
            <w:pPr>
              <w:jc w:val="center"/>
              <w:rPr>
                <w:rFonts w:eastAsia="Malgun Gothic"/>
                <w:sz w:val="16"/>
                <w:szCs w:val="16"/>
                <w:lang w:eastAsia="ko-KR"/>
              </w:rPr>
            </w:pPr>
            <w:r>
              <w:rPr>
                <w:rFonts w:eastAsia="Consolas"/>
                <w:sz w:val="15"/>
                <w:szCs w:val="15"/>
              </w:rPr>
              <w:t>44% / 37% / 33%</w:t>
            </w:r>
          </w:p>
        </w:tc>
      </w:tr>
      <w:tr w:rsidR="00A87B6D" w14:paraId="20F78C78" w14:textId="77777777" w:rsidTr="00A4208C">
        <w:trPr>
          <w:cantSplit/>
        </w:trPr>
        <w:tc>
          <w:tcPr>
            <w:tcW w:w="593" w:type="pct"/>
            <w:shd w:val="clear" w:color="auto" w:fill="FFFFFF" w:themeFill="background1"/>
            <w:tcMar>
              <w:top w:w="8" w:type="dxa"/>
              <w:left w:w="45" w:type="dxa"/>
              <w:bottom w:w="8" w:type="dxa"/>
              <w:right w:w="45" w:type="dxa"/>
            </w:tcMar>
            <w:vAlign w:val="center"/>
          </w:tcPr>
          <w:p w14:paraId="265370E4" w14:textId="39653330" w:rsidR="00A87B6D" w:rsidRDefault="00A87B6D" w:rsidP="00A4208C">
            <w:pPr>
              <w:rPr>
                <w:b/>
                <w:bCs/>
                <w:sz w:val="15"/>
                <w:szCs w:val="15"/>
              </w:rPr>
            </w:pPr>
            <w:r>
              <w:rPr>
                <w:b/>
                <w:bCs/>
                <w:sz w:val="14"/>
                <w:szCs w:val="14"/>
              </w:rPr>
              <w:t xml:space="preserve">Huawei </w:t>
            </w:r>
            <w:r w:rsidRPr="00AE27D8">
              <w:rPr>
                <w:b/>
                <w:bCs/>
                <w:sz w:val="14"/>
                <w:szCs w:val="14"/>
              </w:rPr>
              <w:t>[</w:t>
            </w:r>
            <w:hyperlink r:id="rId905" w:history="1">
              <w:r w:rsidR="00C62C50">
                <w:rPr>
                  <w:rStyle w:val="Hyperlink"/>
                  <w:b/>
                  <w:bCs/>
                  <w:sz w:val="14"/>
                  <w:szCs w:val="14"/>
                </w:rPr>
                <w:t>R1-2605291</w:t>
              </w:r>
            </w:hyperlink>
            <w:r w:rsidRPr="00AE27D8">
              <w:rPr>
                <w:b/>
                <w:bCs/>
                <w:sz w:val="14"/>
                <w:szCs w:val="14"/>
              </w:rPr>
              <w:t>]</w:t>
            </w:r>
          </w:p>
        </w:tc>
        <w:tc>
          <w:tcPr>
            <w:tcW w:w="435" w:type="pct"/>
            <w:shd w:val="clear" w:color="auto" w:fill="FFFFFF" w:themeFill="background1"/>
            <w:tcMar>
              <w:top w:w="8" w:type="dxa"/>
              <w:left w:w="45" w:type="dxa"/>
              <w:bottom w:w="8" w:type="dxa"/>
              <w:right w:w="45" w:type="dxa"/>
            </w:tcMar>
            <w:vAlign w:val="center"/>
          </w:tcPr>
          <w:p w14:paraId="6A1EACCC" w14:textId="77777777" w:rsidR="00A87B6D" w:rsidRDefault="00A87B6D" w:rsidP="00A4208C">
            <w:pPr>
              <w:jc w:val="center"/>
              <w:rPr>
                <w:sz w:val="15"/>
                <w:szCs w:val="15"/>
              </w:rPr>
            </w:pPr>
            <w:r>
              <w:rPr>
                <w:sz w:val="15"/>
                <w:szCs w:val="15"/>
              </w:rPr>
              <w:t>Cat 1</w:t>
            </w:r>
          </w:p>
        </w:tc>
        <w:tc>
          <w:tcPr>
            <w:tcW w:w="346" w:type="pct"/>
            <w:shd w:val="clear" w:color="auto" w:fill="FFFFFF" w:themeFill="background1"/>
            <w:tcMar>
              <w:top w:w="8" w:type="dxa"/>
              <w:left w:w="45" w:type="dxa"/>
              <w:bottom w:w="8" w:type="dxa"/>
              <w:right w:w="45" w:type="dxa"/>
            </w:tcMar>
            <w:vAlign w:val="center"/>
          </w:tcPr>
          <w:p w14:paraId="35D80360" w14:textId="77777777" w:rsidR="00A87B6D" w:rsidRDefault="00A87B6D" w:rsidP="00A4208C">
            <w:pPr>
              <w:jc w:val="center"/>
              <w:rPr>
                <w:sz w:val="15"/>
                <w:szCs w:val="15"/>
              </w:rPr>
            </w:pPr>
            <w:r>
              <w:rPr>
                <w:sz w:val="15"/>
                <w:szCs w:val="15"/>
              </w:rPr>
              <w:t>0% / 4% / 8%</w:t>
            </w:r>
          </w:p>
        </w:tc>
        <w:tc>
          <w:tcPr>
            <w:tcW w:w="721" w:type="pct"/>
            <w:shd w:val="clear" w:color="auto" w:fill="FFFFFF" w:themeFill="background1"/>
            <w:tcMar>
              <w:top w:w="8" w:type="dxa"/>
              <w:left w:w="45" w:type="dxa"/>
              <w:bottom w:w="8" w:type="dxa"/>
              <w:right w:w="45" w:type="dxa"/>
            </w:tcMar>
            <w:vAlign w:val="center"/>
          </w:tcPr>
          <w:p w14:paraId="3B06379E" w14:textId="77777777" w:rsidR="00A87B6D" w:rsidRDefault="00A87B6D" w:rsidP="00A4208C">
            <w:pPr>
              <w:rPr>
                <w:sz w:val="14"/>
                <w:szCs w:val="14"/>
              </w:rPr>
            </w:pPr>
            <w:r>
              <w:rPr>
                <w:sz w:val="14"/>
                <w:szCs w:val="14"/>
              </w:rPr>
              <w:t>8 beams, WITH AD-SS</w:t>
            </w:r>
          </w:p>
        </w:tc>
        <w:tc>
          <w:tcPr>
            <w:tcW w:w="968" w:type="pct"/>
            <w:shd w:val="clear" w:color="auto" w:fill="FFFFFF" w:themeFill="background1"/>
            <w:tcMar>
              <w:top w:w="8" w:type="dxa"/>
              <w:left w:w="45" w:type="dxa"/>
              <w:bottom w:w="8" w:type="dxa"/>
              <w:right w:w="45" w:type="dxa"/>
            </w:tcMar>
            <w:vAlign w:val="center"/>
          </w:tcPr>
          <w:p w14:paraId="789075A5" w14:textId="77777777" w:rsidR="00A87B6D" w:rsidRDefault="00A87B6D" w:rsidP="00A4208C">
            <w:pPr>
              <w:rPr>
                <w:rFonts w:eastAsia="Malgun Gothic"/>
                <w:sz w:val="16"/>
                <w:szCs w:val="16"/>
                <w:lang w:eastAsia="ko-KR"/>
              </w:rPr>
            </w:pPr>
            <w:r>
              <w:rPr>
                <w:sz w:val="13"/>
                <w:szCs w:val="13"/>
              </w:rPr>
              <w:t>baseline</w:t>
            </w:r>
          </w:p>
        </w:tc>
        <w:tc>
          <w:tcPr>
            <w:tcW w:w="969" w:type="pct"/>
            <w:shd w:val="clear" w:color="auto" w:fill="FFFFFF" w:themeFill="background1"/>
            <w:tcMar>
              <w:top w:w="8" w:type="dxa"/>
              <w:left w:w="45" w:type="dxa"/>
              <w:bottom w:w="8" w:type="dxa"/>
              <w:right w:w="45" w:type="dxa"/>
            </w:tcMar>
            <w:vAlign w:val="center"/>
          </w:tcPr>
          <w:p w14:paraId="58FE458F" w14:textId="77777777" w:rsidR="00A87B6D" w:rsidRDefault="00A87B6D" w:rsidP="00A4208C">
            <w:pPr>
              <w:rPr>
                <w:rFonts w:eastAsia="Malgun Gothic"/>
                <w:sz w:val="16"/>
                <w:szCs w:val="16"/>
                <w:lang w:eastAsia="ko-KR"/>
              </w:rPr>
            </w:pPr>
            <w:r>
              <w:rPr>
                <w:rFonts w:eastAsia="Consolas"/>
                <w:sz w:val="15"/>
                <w:szCs w:val="15"/>
              </w:rPr>
              <w:t>12% / 12% / 11%</w:t>
            </w:r>
          </w:p>
        </w:tc>
        <w:tc>
          <w:tcPr>
            <w:tcW w:w="968" w:type="pct"/>
            <w:shd w:val="clear" w:color="auto" w:fill="FFFFFF" w:themeFill="background1"/>
            <w:tcMar>
              <w:top w:w="8" w:type="dxa"/>
              <w:left w:w="45" w:type="dxa"/>
              <w:bottom w:w="8" w:type="dxa"/>
              <w:right w:w="45" w:type="dxa"/>
            </w:tcMar>
            <w:vAlign w:val="center"/>
          </w:tcPr>
          <w:p w14:paraId="2DBF5A4A" w14:textId="77777777" w:rsidR="00A87B6D" w:rsidRDefault="00A87B6D" w:rsidP="00A4208C">
            <w:pPr>
              <w:jc w:val="center"/>
              <w:rPr>
                <w:rFonts w:eastAsia="Malgun Gothic"/>
                <w:sz w:val="16"/>
                <w:szCs w:val="16"/>
                <w:lang w:eastAsia="ko-KR"/>
              </w:rPr>
            </w:pPr>
            <w:r>
              <w:rPr>
                <w:rFonts w:eastAsia="Consolas"/>
                <w:sz w:val="15"/>
                <w:szCs w:val="15"/>
              </w:rPr>
              <w:t>21% / 20% / 19%</w:t>
            </w:r>
          </w:p>
        </w:tc>
      </w:tr>
      <w:tr w:rsidR="00A87B6D" w14:paraId="509E98D1" w14:textId="77777777" w:rsidTr="00A4208C">
        <w:trPr>
          <w:cantSplit/>
        </w:trPr>
        <w:tc>
          <w:tcPr>
            <w:tcW w:w="593" w:type="pct"/>
            <w:shd w:val="clear" w:color="auto" w:fill="FFFFFF" w:themeFill="background1"/>
            <w:tcMar>
              <w:top w:w="8" w:type="dxa"/>
              <w:left w:w="45" w:type="dxa"/>
              <w:bottom w:w="8" w:type="dxa"/>
              <w:right w:w="45" w:type="dxa"/>
            </w:tcMar>
            <w:vAlign w:val="center"/>
          </w:tcPr>
          <w:p w14:paraId="53D4AB4A" w14:textId="07C02C56" w:rsidR="00A87B6D" w:rsidRDefault="00A87B6D" w:rsidP="00A4208C">
            <w:pPr>
              <w:rPr>
                <w:b/>
                <w:bCs/>
                <w:sz w:val="15"/>
                <w:szCs w:val="15"/>
              </w:rPr>
            </w:pPr>
            <w:r>
              <w:rPr>
                <w:b/>
                <w:bCs/>
                <w:sz w:val="14"/>
                <w:szCs w:val="14"/>
              </w:rPr>
              <w:t xml:space="preserve">Huawei </w:t>
            </w:r>
            <w:r w:rsidRPr="00AE27D8">
              <w:rPr>
                <w:b/>
                <w:bCs/>
                <w:sz w:val="14"/>
                <w:szCs w:val="14"/>
              </w:rPr>
              <w:t>[</w:t>
            </w:r>
            <w:hyperlink r:id="rId906" w:history="1">
              <w:r w:rsidR="00C62C50">
                <w:rPr>
                  <w:rStyle w:val="Hyperlink"/>
                  <w:b/>
                  <w:bCs/>
                  <w:sz w:val="14"/>
                  <w:szCs w:val="14"/>
                </w:rPr>
                <w:t>R1-2605291</w:t>
              </w:r>
            </w:hyperlink>
            <w:r w:rsidRPr="00AE27D8">
              <w:rPr>
                <w:b/>
                <w:bCs/>
                <w:sz w:val="14"/>
                <w:szCs w:val="14"/>
              </w:rPr>
              <w:t>]</w:t>
            </w:r>
          </w:p>
        </w:tc>
        <w:tc>
          <w:tcPr>
            <w:tcW w:w="435" w:type="pct"/>
            <w:shd w:val="clear" w:color="auto" w:fill="FFFFFF" w:themeFill="background1"/>
            <w:tcMar>
              <w:top w:w="8" w:type="dxa"/>
              <w:left w:w="45" w:type="dxa"/>
              <w:bottom w:w="8" w:type="dxa"/>
              <w:right w:w="45" w:type="dxa"/>
            </w:tcMar>
            <w:vAlign w:val="center"/>
          </w:tcPr>
          <w:p w14:paraId="20BC0B9A" w14:textId="77777777" w:rsidR="00A87B6D" w:rsidRDefault="00A87B6D" w:rsidP="00A4208C">
            <w:pPr>
              <w:jc w:val="center"/>
              <w:rPr>
                <w:sz w:val="15"/>
                <w:szCs w:val="15"/>
              </w:rPr>
            </w:pPr>
            <w:r>
              <w:rPr>
                <w:sz w:val="15"/>
                <w:szCs w:val="15"/>
              </w:rPr>
              <w:t>Cat 1</w:t>
            </w:r>
          </w:p>
        </w:tc>
        <w:tc>
          <w:tcPr>
            <w:tcW w:w="346" w:type="pct"/>
            <w:shd w:val="clear" w:color="auto" w:fill="FFFFFF" w:themeFill="background1"/>
            <w:tcMar>
              <w:top w:w="8" w:type="dxa"/>
              <w:left w:w="45" w:type="dxa"/>
              <w:bottom w:w="8" w:type="dxa"/>
              <w:right w:w="45" w:type="dxa"/>
            </w:tcMar>
            <w:vAlign w:val="center"/>
          </w:tcPr>
          <w:p w14:paraId="6915E4FD" w14:textId="77777777" w:rsidR="00A87B6D" w:rsidRDefault="00A87B6D" w:rsidP="00A4208C">
            <w:pPr>
              <w:jc w:val="center"/>
              <w:rPr>
                <w:sz w:val="15"/>
                <w:szCs w:val="15"/>
              </w:rPr>
            </w:pPr>
            <w:r>
              <w:rPr>
                <w:sz w:val="15"/>
                <w:szCs w:val="15"/>
              </w:rPr>
              <w:t>0% / 4% / 8%</w:t>
            </w:r>
          </w:p>
        </w:tc>
        <w:tc>
          <w:tcPr>
            <w:tcW w:w="721" w:type="pct"/>
            <w:shd w:val="clear" w:color="auto" w:fill="FFFFFF" w:themeFill="background1"/>
            <w:tcMar>
              <w:top w:w="8" w:type="dxa"/>
              <w:left w:w="45" w:type="dxa"/>
              <w:bottom w:w="8" w:type="dxa"/>
              <w:right w:w="45" w:type="dxa"/>
            </w:tcMar>
            <w:vAlign w:val="center"/>
          </w:tcPr>
          <w:p w14:paraId="07FEBA25" w14:textId="77777777" w:rsidR="00A87B6D" w:rsidRDefault="00A87B6D" w:rsidP="00A4208C">
            <w:pPr>
              <w:rPr>
                <w:sz w:val="14"/>
                <w:szCs w:val="14"/>
              </w:rPr>
            </w:pPr>
            <w:r>
              <w:rPr>
                <w:sz w:val="14"/>
                <w:szCs w:val="14"/>
              </w:rPr>
              <w:t>4 beams, WITH AD-SS</w:t>
            </w:r>
          </w:p>
        </w:tc>
        <w:tc>
          <w:tcPr>
            <w:tcW w:w="968" w:type="pct"/>
            <w:shd w:val="clear" w:color="auto" w:fill="FFFFFF" w:themeFill="background1"/>
            <w:tcMar>
              <w:top w:w="8" w:type="dxa"/>
              <w:left w:w="45" w:type="dxa"/>
              <w:bottom w:w="8" w:type="dxa"/>
              <w:right w:w="45" w:type="dxa"/>
            </w:tcMar>
            <w:vAlign w:val="center"/>
          </w:tcPr>
          <w:p w14:paraId="5237D70F" w14:textId="77777777" w:rsidR="00A87B6D" w:rsidRDefault="00A87B6D" w:rsidP="00A4208C">
            <w:pPr>
              <w:rPr>
                <w:rFonts w:eastAsia="Malgun Gothic"/>
                <w:sz w:val="16"/>
                <w:szCs w:val="16"/>
                <w:lang w:eastAsia="ko-KR"/>
              </w:rPr>
            </w:pPr>
            <w:r>
              <w:rPr>
                <w:sz w:val="13"/>
                <w:szCs w:val="13"/>
              </w:rPr>
              <w:t>baseline</w:t>
            </w:r>
          </w:p>
        </w:tc>
        <w:tc>
          <w:tcPr>
            <w:tcW w:w="969" w:type="pct"/>
            <w:shd w:val="clear" w:color="auto" w:fill="FFFFFF" w:themeFill="background1"/>
            <w:tcMar>
              <w:top w:w="8" w:type="dxa"/>
              <w:left w:w="45" w:type="dxa"/>
              <w:bottom w:w="8" w:type="dxa"/>
              <w:right w:w="45" w:type="dxa"/>
            </w:tcMar>
            <w:vAlign w:val="center"/>
          </w:tcPr>
          <w:p w14:paraId="43424E70" w14:textId="77777777" w:rsidR="00A87B6D" w:rsidRDefault="00A87B6D" w:rsidP="00A4208C">
            <w:pPr>
              <w:rPr>
                <w:rFonts w:eastAsia="Malgun Gothic"/>
                <w:sz w:val="16"/>
                <w:szCs w:val="16"/>
                <w:lang w:eastAsia="ko-KR"/>
              </w:rPr>
            </w:pPr>
            <w:r>
              <w:rPr>
                <w:rFonts w:eastAsia="Consolas"/>
                <w:sz w:val="15"/>
                <w:szCs w:val="15"/>
              </w:rPr>
              <w:t>22% / 15% / 13%</w:t>
            </w:r>
          </w:p>
        </w:tc>
        <w:tc>
          <w:tcPr>
            <w:tcW w:w="968" w:type="pct"/>
            <w:shd w:val="clear" w:color="auto" w:fill="FFFFFF" w:themeFill="background1"/>
            <w:tcMar>
              <w:top w:w="8" w:type="dxa"/>
              <w:left w:w="45" w:type="dxa"/>
              <w:bottom w:w="8" w:type="dxa"/>
              <w:right w:w="45" w:type="dxa"/>
            </w:tcMar>
            <w:vAlign w:val="center"/>
          </w:tcPr>
          <w:p w14:paraId="61C7FF6B" w14:textId="77777777" w:rsidR="00A87B6D" w:rsidRDefault="00A87B6D" w:rsidP="00A4208C">
            <w:pPr>
              <w:jc w:val="center"/>
              <w:rPr>
                <w:rFonts w:eastAsia="Malgun Gothic"/>
                <w:sz w:val="16"/>
                <w:szCs w:val="16"/>
                <w:lang w:eastAsia="ko-KR"/>
              </w:rPr>
            </w:pPr>
            <w:r>
              <w:rPr>
                <w:rFonts w:eastAsia="Consolas"/>
                <w:sz w:val="15"/>
                <w:szCs w:val="15"/>
              </w:rPr>
              <w:t>31% / 25% / 23%</w:t>
            </w:r>
          </w:p>
        </w:tc>
      </w:tr>
      <w:tr w:rsidR="00A87B6D" w14:paraId="1BA3BC3A" w14:textId="77777777" w:rsidTr="00A4208C">
        <w:trPr>
          <w:cantSplit/>
        </w:trPr>
        <w:tc>
          <w:tcPr>
            <w:tcW w:w="593" w:type="pct"/>
            <w:shd w:val="clear" w:color="auto" w:fill="F2F2F2" w:themeFill="background1" w:themeFillShade="F2"/>
            <w:tcMar>
              <w:top w:w="8" w:type="dxa"/>
              <w:left w:w="45" w:type="dxa"/>
              <w:bottom w:w="8" w:type="dxa"/>
              <w:right w:w="45" w:type="dxa"/>
            </w:tcMar>
          </w:tcPr>
          <w:p w14:paraId="6F5967CF" w14:textId="77777777" w:rsidR="00A87B6D" w:rsidRPr="00FA4165" w:rsidRDefault="00A87B6D" w:rsidP="00A4208C">
            <w:pPr>
              <w:rPr>
                <w:b/>
                <w:bCs/>
                <w:sz w:val="14"/>
                <w:szCs w:val="14"/>
              </w:rPr>
            </w:pPr>
            <w:r w:rsidRPr="00FA4165">
              <w:rPr>
                <w:b/>
                <w:bCs/>
                <w:sz w:val="14"/>
                <w:szCs w:val="14"/>
              </w:rPr>
              <w:t>Nokia (R1- 2601832</w:t>
            </w:r>
          </w:p>
        </w:tc>
        <w:tc>
          <w:tcPr>
            <w:tcW w:w="435" w:type="pct"/>
            <w:shd w:val="clear" w:color="auto" w:fill="F2F2F2" w:themeFill="background1" w:themeFillShade="F2"/>
            <w:tcMar>
              <w:top w:w="8" w:type="dxa"/>
              <w:left w:w="45" w:type="dxa"/>
              <w:bottom w:w="8" w:type="dxa"/>
              <w:right w:w="45" w:type="dxa"/>
            </w:tcMar>
          </w:tcPr>
          <w:p w14:paraId="53F060E4" w14:textId="77777777" w:rsidR="00A87B6D" w:rsidRPr="004B42F7" w:rsidRDefault="00A87B6D" w:rsidP="00A4208C">
            <w:pPr>
              <w:jc w:val="center"/>
              <w:rPr>
                <w:sz w:val="14"/>
                <w:szCs w:val="14"/>
              </w:rPr>
            </w:pPr>
            <w:r w:rsidRPr="004B42F7">
              <w:rPr>
                <w:sz w:val="14"/>
                <w:szCs w:val="14"/>
              </w:rPr>
              <w:t>Cat 2</w:t>
            </w:r>
          </w:p>
        </w:tc>
        <w:tc>
          <w:tcPr>
            <w:tcW w:w="346" w:type="pct"/>
            <w:shd w:val="clear" w:color="auto" w:fill="F2F2F2" w:themeFill="background1" w:themeFillShade="F2"/>
            <w:tcMar>
              <w:top w:w="8" w:type="dxa"/>
              <w:left w:w="45" w:type="dxa"/>
              <w:bottom w:w="8" w:type="dxa"/>
              <w:right w:w="45" w:type="dxa"/>
            </w:tcMar>
          </w:tcPr>
          <w:p w14:paraId="47C1EBDC" w14:textId="77777777" w:rsidR="00A87B6D" w:rsidRPr="004B42F7" w:rsidRDefault="00A87B6D" w:rsidP="00A4208C">
            <w:pPr>
              <w:jc w:val="center"/>
              <w:rPr>
                <w:sz w:val="14"/>
                <w:szCs w:val="14"/>
              </w:rPr>
            </w:pPr>
            <w:r w:rsidRPr="004B42F7">
              <w:rPr>
                <w:sz w:val="14"/>
                <w:szCs w:val="14"/>
              </w:rPr>
              <w:t>0%</w:t>
            </w:r>
          </w:p>
        </w:tc>
        <w:tc>
          <w:tcPr>
            <w:tcW w:w="721" w:type="pct"/>
            <w:shd w:val="clear" w:color="auto" w:fill="F2F2F2" w:themeFill="background1" w:themeFillShade="F2"/>
            <w:tcMar>
              <w:top w:w="8" w:type="dxa"/>
              <w:left w:w="45" w:type="dxa"/>
              <w:bottom w:w="8" w:type="dxa"/>
              <w:right w:w="45" w:type="dxa"/>
            </w:tcMar>
          </w:tcPr>
          <w:p w14:paraId="75823960" w14:textId="77777777" w:rsidR="00A87B6D" w:rsidRPr="004B42F7" w:rsidRDefault="00A87B6D" w:rsidP="00A4208C">
            <w:pPr>
              <w:rPr>
                <w:sz w:val="14"/>
                <w:szCs w:val="14"/>
              </w:rPr>
            </w:pPr>
            <w:r w:rsidRPr="004B42F7">
              <w:rPr>
                <w:sz w:val="14"/>
                <w:szCs w:val="14"/>
              </w:rPr>
              <w:t xml:space="preserve">SSB and SIB1 same periodicity and in </w:t>
            </w:r>
            <w:proofErr w:type="spellStart"/>
            <w:r w:rsidRPr="004B42F7">
              <w:rPr>
                <w:sz w:val="14"/>
                <w:szCs w:val="14"/>
              </w:rPr>
              <w:t>consegutive</w:t>
            </w:r>
            <w:proofErr w:type="spellEnd"/>
            <w:r w:rsidRPr="004B42F7">
              <w:rPr>
                <w:sz w:val="14"/>
                <w:szCs w:val="14"/>
              </w:rPr>
              <w:t xml:space="preserve"> slots, 8 beams</w:t>
            </w:r>
          </w:p>
        </w:tc>
        <w:tc>
          <w:tcPr>
            <w:tcW w:w="968" w:type="pct"/>
            <w:shd w:val="clear" w:color="auto" w:fill="F2F2F2" w:themeFill="background1" w:themeFillShade="F2"/>
            <w:tcMar>
              <w:top w:w="8" w:type="dxa"/>
              <w:left w:w="45" w:type="dxa"/>
              <w:bottom w:w="8" w:type="dxa"/>
              <w:right w:w="45" w:type="dxa"/>
            </w:tcMar>
          </w:tcPr>
          <w:p w14:paraId="1FE00BA4" w14:textId="77777777" w:rsidR="00A87B6D" w:rsidRPr="004B42F7" w:rsidRDefault="00A87B6D" w:rsidP="00A4208C">
            <w:pPr>
              <w:rPr>
                <w:sz w:val="14"/>
                <w:szCs w:val="14"/>
              </w:rPr>
            </w:pPr>
            <w:r w:rsidRPr="004B42F7">
              <w:rPr>
                <w:sz w:val="14"/>
                <w:szCs w:val="14"/>
              </w:rPr>
              <w:t>27%</w:t>
            </w:r>
          </w:p>
        </w:tc>
        <w:tc>
          <w:tcPr>
            <w:tcW w:w="969" w:type="pct"/>
            <w:shd w:val="clear" w:color="auto" w:fill="F2F2F2" w:themeFill="background1" w:themeFillShade="F2"/>
            <w:tcMar>
              <w:top w:w="8" w:type="dxa"/>
              <w:left w:w="45" w:type="dxa"/>
              <w:bottom w:w="8" w:type="dxa"/>
              <w:right w:w="45" w:type="dxa"/>
            </w:tcMar>
          </w:tcPr>
          <w:p w14:paraId="712B5E7A" w14:textId="77777777" w:rsidR="00A87B6D" w:rsidRPr="004B42F7" w:rsidRDefault="00A87B6D" w:rsidP="00A4208C">
            <w:pPr>
              <w:rPr>
                <w:rFonts w:eastAsia="Consolas"/>
                <w:sz w:val="14"/>
                <w:szCs w:val="14"/>
              </w:rPr>
            </w:pPr>
            <w:r w:rsidRPr="004B42F7">
              <w:rPr>
                <w:sz w:val="14"/>
                <w:szCs w:val="14"/>
              </w:rPr>
              <w:t>41%</w:t>
            </w:r>
          </w:p>
        </w:tc>
        <w:tc>
          <w:tcPr>
            <w:tcW w:w="968" w:type="pct"/>
            <w:shd w:val="clear" w:color="auto" w:fill="F2F2F2" w:themeFill="background1" w:themeFillShade="F2"/>
            <w:tcMar>
              <w:top w:w="8" w:type="dxa"/>
              <w:left w:w="45" w:type="dxa"/>
              <w:bottom w:w="8" w:type="dxa"/>
              <w:right w:w="45" w:type="dxa"/>
            </w:tcMar>
          </w:tcPr>
          <w:p w14:paraId="27D46E99" w14:textId="77777777" w:rsidR="00A87B6D" w:rsidRPr="004B42F7" w:rsidRDefault="00A87B6D" w:rsidP="00A4208C">
            <w:pPr>
              <w:jc w:val="center"/>
              <w:rPr>
                <w:rFonts w:eastAsia="Consolas"/>
                <w:sz w:val="14"/>
                <w:szCs w:val="14"/>
              </w:rPr>
            </w:pPr>
            <w:r w:rsidRPr="004B42F7">
              <w:rPr>
                <w:sz w:val="14"/>
                <w:szCs w:val="14"/>
              </w:rPr>
              <w:t xml:space="preserve">48% </w:t>
            </w:r>
          </w:p>
        </w:tc>
      </w:tr>
      <w:tr w:rsidR="00A87B6D" w14:paraId="2F9CC2DC" w14:textId="77777777" w:rsidTr="00A4208C">
        <w:trPr>
          <w:cantSplit/>
        </w:trPr>
        <w:tc>
          <w:tcPr>
            <w:tcW w:w="593" w:type="pct"/>
            <w:shd w:val="clear" w:color="auto" w:fill="F2F2F2" w:themeFill="background1" w:themeFillShade="F2"/>
            <w:tcMar>
              <w:top w:w="8" w:type="dxa"/>
              <w:left w:w="45" w:type="dxa"/>
              <w:bottom w:w="8" w:type="dxa"/>
              <w:right w:w="45" w:type="dxa"/>
            </w:tcMar>
          </w:tcPr>
          <w:p w14:paraId="7378ABF9" w14:textId="77777777" w:rsidR="00A87B6D" w:rsidRPr="00FA4165" w:rsidRDefault="00A87B6D" w:rsidP="00A4208C">
            <w:pPr>
              <w:rPr>
                <w:b/>
                <w:bCs/>
                <w:sz w:val="14"/>
                <w:szCs w:val="14"/>
              </w:rPr>
            </w:pPr>
            <w:r w:rsidRPr="00FA4165">
              <w:rPr>
                <w:b/>
                <w:bCs/>
                <w:sz w:val="14"/>
                <w:szCs w:val="14"/>
              </w:rPr>
              <w:t>Nokia (R1- 2601832)</w:t>
            </w:r>
          </w:p>
        </w:tc>
        <w:tc>
          <w:tcPr>
            <w:tcW w:w="435" w:type="pct"/>
            <w:shd w:val="clear" w:color="auto" w:fill="F2F2F2" w:themeFill="background1" w:themeFillShade="F2"/>
            <w:tcMar>
              <w:top w:w="8" w:type="dxa"/>
              <w:left w:w="45" w:type="dxa"/>
              <w:bottom w:w="8" w:type="dxa"/>
              <w:right w:w="45" w:type="dxa"/>
            </w:tcMar>
          </w:tcPr>
          <w:p w14:paraId="776A646B" w14:textId="77777777" w:rsidR="00A87B6D" w:rsidRPr="004B42F7" w:rsidRDefault="00A87B6D" w:rsidP="00A4208C">
            <w:pPr>
              <w:jc w:val="center"/>
              <w:rPr>
                <w:sz w:val="14"/>
                <w:szCs w:val="14"/>
              </w:rPr>
            </w:pPr>
            <w:r w:rsidRPr="004B42F7">
              <w:rPr>
                <w:sz w:val="14"/>
                <w:szCs w:val="14"/>
              </w:rPr>
              <w:t>Cat 2.1</w:t>
            </w:r>
          </w:p>
        </w:tc>
        <w:tc>
          <w:tcPr>
            <w:tcW w:w="346" w:type="pct"/>
            <w:shd w:val="clear" w:color="auto" w:fill="F2F2F2" w:themeFill="background1" w:themeFillShade="F2"/>
            <w:tcMar>
              <w:top w:w="8" w:type="dxa"/>
              <w:left w:w="45" w:type="dxa"/>
              <w:bottom w:w="8" w:type="dxa"/>
              <w:right w:w="45" w:type="dxa"/>
            </w:tcMar>
          </w:tcPr>
          <w:p w14:paraId="479B4B8A" w14:textId="77777777" w:rsidR="00A87B6D" w:rsidRPr="004B42F7" w:rsidRDefault="00A87B6D" w:rsidP="00A4208C">
            <w:pPr>
              <w:jc w:val="center"/>
              <w:rPr>
                <w:sz w:val="14"/>
                <w:szCs w:val="14"/>
              </w:rPr>
            </w:pPr>
            <w:r w:rsidRPr="004B42F7">
              <w:rPr>
                <w:sz w:val="14"/>
                <w:szCs w:val="14"/>
              </w:rPr>
              <w:t>0%</w:t>
            </w:r>
          </w:p>
        </w:tc>
        <w:tc>
          <w:tcPr>
            <w:tcW w:w="721" w:type="pct"/>
            <w:shd w:val="clear" w:color="auto" w:fill="F2F2F2" w:themeFill="background1" w:themeFillShade="F2"/>
            <w:tcMar>
              <w:top w:w="8" w:type="dxa"/>
              <w:left w:w="45" w:type="dxa"/>
              <w:bottom w:w="8" w:type="dxa"/>
              <w:right w:w="45" w:type="dxa"/>
            </w:tcMar>
          </w:tcPr>
          <w:p w14:paraId="2BADD1EA" w14:textId="77777777" w:rsidR="00A87B6D" w:rsidRPr="004B42F7" w:rsidRDefault="00A87B6D" w:rsidP="00A4208C">
            <w:pPr>
              <w:rPr>
                <w:sz w:val="14"/>
                <w:szCs w:val="14"/>
              </w:rPr>
            </w:pPr>
            <w:r w:rsidRPr="004B42F7">
              <w:rPr>
                <w:sz w:val="14"/>
                <w:szCs w:val="14"/>
              </w:rPr>
              <w:t xml:space="preserve">SSB and SIB1 same periodicity and in </w:t>
            </w:r>
            <w:proofErr w:type="spellStart"/>
            <w:r w:rsidRPr="004B42F7">
              <w:rPr>
                <w:sz w:val="14"/>
                <w:szCs w:val="14"/>
              </w:rPr>
              <w:t>consegutive</w:t>
            </w:r>
            <w:proofErr w:type="spellEnd"/>
            <w:r w:rsidRPr="004B42F7">
              <w:rPr>
                <w:sz w:val="14"/>
                <w:szCs w:val="14"/>
              </w:rPr>
              <w:t xml:space="preserve"> slots, 8 beams</w:t>
            </w:r>
          </w:p>
        </w:tc>
        <w:tc>
          <w:tcPr>
            <w:tcW w:w="968" w:type="pct"/>
            <w:shd w:val="clear" w:color="auto" w:fill="F2F2F2" w:themeFill="background1" w:themeFillShade="F2"/>
            <w:tcMar>
              <w:top w:w="8" w:type="dxa"/>
              <w:left w:w="45" w:type="dxa"/>
              <w:bottom w:w="8" w:type="dxa"/>
              <w:right w:w="45" w:type="dxa"/>
            </w:tcMar>
          </w:tcPr>
          <w:p w14:paraId="465ABD3F" w14:textId="77777777" w:rsidR="00A87B6D" w:rsidRPr="004B42F7" w:rsidRDefault="00A87B6D" w:rsidP="00A4208C">
            <w:pPr>
              <w:rPr>
                <w:sz w:val="14"/>
                <w:szCs w:val="14"/>
              </w:rPr>
            </w:pPr>
            <w:r w:rsidRPr="004B42F7">
              <w:rPr>
                <w:sz w:val="14"/>
                <w:szCs w:val="14"/>
              </w:rPr>
              <w:t>27%</w:t>
            </w:r>
          </w:p>
        </w:tc>
        <w:tc>
          <w:tcPr>
            <w:tcW w:w="969" w:type="pct"/>
            <w:shd w:val="clear" w:color="auto" w:fill="F2F2F2" w:themeFill="background1" w:themeFillShade="F2"/>
            <w:tcMar>
              <w:top w:w="8" w:type="dxa"/>
              <w:left w:w="45" w:type="dxa"/>
              <w:bottom w:w="8" w:type="dxa"/>
              <w:right w:w="45" w:type="dxa"/>
            </w:tcMar>
          </w:tcPr>
          <w:p w14:paraId="221AFF6B" w14:textId="77777777" w:rsidR="00A87B6D" w:rsidRPr="004B42F7" w:rsidRDefault="00A87B6D" w:rsidP="00A4208C">
            <w:pPr>
              <w:rPr>
                <w:rFonts w:eastAsia="Consolas"/>
                <w:sz w:val="14"/>
                <w:szCs w:val="14"/>
              </w:rPr>
            </w:pPr>
            <w:r w:rsidRPr="004B42F7">
              <w:rPr>
                <w:sz w:val="14"/>
                <w:szCs w:val="14"/>
              </w:rPr>
              <w:t>41%</w:t>
            </w:r>
          </w:p>
        </w:tc>
        <w:tc>
          <w:tcPr>
            <w:tcW w:w="968" w:type="pct"/>
            <w:shd w:val="clear" w:color="auto" w:fill="F2F2F2" w:themeFill="background1" w:themeFillShade="F2"/>
            <w:tcMar>
              <w:top w:w="8" w:type="dxa"/>
              <w:left w:w="45" w:type="dxa"/>
              <w:bottom w:w="8" w:type="dxa"/>
              <w:right w:w="45" w:type="dxa"/>
            </w:tcMar>
          </w:tcPr>
          <w:p w14:paraId="00C56412" w14:textId="77777777" w:rsidR="00A87B6D" w:rsidRPr="004B42F7" w:rsidRDefault="00A87B6D" w:rsidP="00A4208C">
            <w:pPr>
              <w:jc w:val="center"/>
              <w:rPr>
                <w:rFonts w:eastAsia="Consolas"/>
                <w:sz w:val="14"/>
                <w:szCs w:val="14"/>
              </w:rPr>
            </w:pPr>
            <w:r w:rsidRPr="004B42F7">
              <w:rPr>
                <w:sz w:val="14"/>
                <w:szCs w:val="14"/>
              </w:rPr>
              <w:t>66%</w:t>
            </w:r>
          </w:p>
        </w:tc>
      </w:tr>
      <w:tr w:rsidR="00A87B6D" w14:paraId="0D5C6CE6" w14:textId="77777777" w:rsidTr="00A4208C">
        <w:trPr>
          <w:cantSplit/>
        </w:trPr>
        <w:tc>
          <w:tcPr>
            <w:tcW w:w="593" w:type="pct"/>
            <w:shd w:val="clear" w:color="auto" w:fill="FFFFFF" w:themeFill="background1"/>
            <w:tcMar>
              <w:top w:w="8" w:type="dxa"/>
              <w:left w:w="45" w:type="dxa"/>
              <w:bottom w:w="8" w:type="dxa"/>
              <w:right w:w="45" w:type="dxa"/>
            </w:tcMar>
            <w:vAlign w:val="center"/>
          </w:tcPr>
          <w:p w14:paraId="2BEC2DDE" w14:textId="7DF06E7F" w:rsidR="00A87B6D" w:rsidRPr="00B81F82" w:rsidRDefault="00A87B6D" w:rsidP="00A4208C">
            <w:pPr>
              <w:rPr>
                <w:rFonts w:eastAsiaTheme="minorEastAsia"/>
                <w:b/>
                <w:bCs/>
                <w:sz w:val="14"/>
                <w:szCs w:val="14"/>
              </w:rPr>
            </w:pPr>
            <w:r w:rsidRPr="00B81F82">
              <w:rPr>
                <w:b/>
                <w:bCs/>
                <w:sz w:val="14"/>
                <w:szCs w:val="14"/>
              </w:rPr>
              <w:t>X</w:t>
            </w:r>
            <w:r w:rsidRPr="00B81F82">
              <w:rPr>
                <w:rFonts w:hint="eastAsia"/>
                <w:b/>
                <w:bCs/>
                <w:sz w:val="14"/>
                <w:szCs w:val="14"/>
              </w:rPr>
              <w:t>iao</w:t>
            </w:r>
            <w:r w:rsidRPr="00B81F82">
              <w:rPr>
                <w:b/>
                <w:bCs/>
                <w:sz w:val="14"/>
                <w:szCs w:val="14"/>
              </w:rPr>
              <w:t>mi</w:t>
            </w:r>
            <w:r>
              <w:rPr>
                <w:rFonts w:eastAsiaTheme="minorEastAsia" w:hint="eastAsia"/>
                <w:b/>
                <w:bCs/>
                <w:sz w:val="14"/>
                <w:szCs w:val="14"/>
              </w:rPr>
              <w:t xml:space="preserve"> [</w:t>
            </w:r>
            <w:hyperlink r:id="rId907" w:history="1">
              <w:r w:rsidR="00C62C50">
                <w:rPr>
                  <w:rStyle w:val="Hyperlink"/>
                  <w:rFonts w:eastAsiaTheme="minorEastAsia"/>
                  <w:b/>
                  <w:bCs/>
                  <w:sz w:val="14"/>
                  <w:szCs w:val="14"/>
                </w:rPr>
                <w:t>R1-2605563</w:t>
              </w:r>
            </w:hyperlink>
            <w:r>
              <w:rPr>
                <w:rFonts w:eastAsiaTheme="minorEastAsia" w:hint="eastAsia"/>
                <w:b/>
                <w:bCs/>
                <w:sz w:val="14"/>
                <w:szCs w:val="14"/>
              </w:rPr>
              <w:t>]</w:t>
            </w:r>
          </w:p>
        </w:tc>
        <w:tc>
          <w:tcPr>
            <w:tcW w:w="435" w:type="pct"/>
            <w:shd w:val="clear" w:color="auto" w:fill="FFFFFF" w:themeFill="background1"/>
            <w:tcMar>
              <w:top w:w="8" w:type="dxa"/>
              <w:left w:w="45" w:type="dxa"/>
              <w:bottom w:w="8" w:type="dxa"/>
              <w:right w:w="45" w:type="dxa"/>
            </w:tcMar>
            <w:vAlign w:val="center"/>
          </w:tcPr>
          <w:p w14:paraId="1EA8689E" w14:textId="77777777" w:rsidR="00A87B6D" w:rsidRPr="00B81F82" w:rsidRDefault="00A87B6D" w:rsidP="00A4208C">
            <w:pPr>
              <w:jc w:val="center"/>
              <w:rPr>
                <w:sz w:val="14"/>
                <w:szCs w:val="14"/>
              </w:rPr>
            </w:pPr>
            <w:r w:rsidRPr="00B81F82">
              <w:rPr>
                <w:sz w:val="14"/>
                <w:szCs w:val="14"/>
              </w:rPr>
              <w:t>Cat 1/Cat 2</w:t>
            </w:r>
          </w:p>
        </w:tc>
        <w:tc>
          <w:tcPr>
            <w:tcW w:w="346" w:type="pct"/>
            <w:shd w:val="clear" w:color="auto" w:fill="FFFFFF" w:themeFill="background1"/>
            <w:tcMar>
              <w:top w:w="8" w:type="dxa"/>
              <w:left w:w="45" w:type="dxa"/>
              <w:bottom w:w="8" w:type="dxa"/>
              <w:right w:w="45" w:type="dxa"/>
            </w:tcMar>
            <w:vAlign w:val="center"/>
          </w:tcPr>
          <w:p w14:paraId="3DC231C1" w14:textId="77777777" w:rsidR="00A87B6D" w:rsidRPr="00B81F82" w:rsidRDefault="00A87B6D" w:rsidP="00A4208C">
            <w:pPr>
              <w:jc w:val="center"/>
              <w:rPr>
                <w:sz w:val="14"/>
                <w:szCs w:val="14"/>
              </w:rPr>
            </w:pPr>
            <w:r w:rsidRPr="00B81F82">
              <w:rPr>
                <w:sz w:val="14"/>
                <w:szCs w:val="14"/>
              </w:rPr>
              <w:t>0%</w:t>
            </w:r>
          </w:p>
        </w:tc>
        <w:tc>
          <w:tcPr>
            <w:tcW w:w="721" w:type="pct"/>
            <w:shd w:val="clear" w:color="auto" w:fill="FFFFFF" w:themeFill="background1"/>
            <w:tcMar>
              <w:top w:w="8" w:type="dxa"/>
              <w:left w:w="45" w:type="dxa"/>
              <w:bottom w:w="8" w:type="dxa"/>
              <w:right w:w="45" w:type="dxa"/>
            </w:tcMar>
            <w:vAlign w:val="center"/>
          </w:tcPr>
          <w:p w14:paraId="5DFB8BB8" w14:textId="77777777" w:rsidR="00A87B6D" w:rsidRPr="00B81F82" w:rsidRDefault="00A87B6D" w:rsidP="00A4208C">
            <w:pPr>
              <w:rPr>
                <w:sz w:val="14"/>
                <w:szCs w:val="14"/>
              </w:rPr>
            </w:pPr>
            <w:r w:rsidRPr="00B81F82">
              <w:rPr>
                <w:sz w:val="14"/>
                <w:szCs w:val="14"/>
              </w:rPr>
              <w:t>SS#0 period of 20ms, PO period of 1.28s, RO period of 10ms</w:t>
            </w:r>
          </w:p>
        </w:tc>
        <w:tc>
          <w:tcPr>
            <w:tcW w:w="968" w:type="pct"/>
            <w:shd w:val="clear" w:color="auto" w:fill="FFFFFF" w:themeFill="background1"/>
            <w:tcMar>
              <w:top w:w="8" w:type="dxa"/>
              <w:left w:w="45" w:type="dxa"/>
              <w:bottom w:w="8" w:type="dxa"/>
              <w:right w:w="45" w:type="dxa"/>
            </w:tcMar>
            <w:vAlign w:val="center"/>
          </w:tcPr>
          <w:p w14:paraId="162C08D5" w14:textId="77777777" w:rsidR="00A87B6D" w:rsidRPr="00B81F82" w:rsidRDefault="00A87B6D" w:rsidP="00A4208C">
            <w:pPr>
              <w:rPr>
                <w:sz w:val="14"/>
                <w:szCs w:val="14"/>
              </w:rPr>
            </w:pPr>
            <w:r w:rsidRPr="00B81F82">
              <w:rPr>
                <w:rFonts w:eastAsia="Consolas"/>
                <w:sz w:val="14"/>
                <w:szCs w:val="14"/>
              </w:rPr>
              <w:t>39.3%/9.3%</w:t>
            </w:r>
          </w:p>
        </w:tc>
        <w:tc>
          <w:tcPr>
            <w:tcW w:w="969" w:type="pct"/>
            <w:shd w:val="clear" w:color="auto" w:fill="FFFFFF" w:themeFill="background1"/>
            <w:tcMar>
              <w:top w:w="8" w:type="dxa"/>
              <w:left w:w="45" w:type="dxa"/>
              <w:bottom w:w="8" w:type="dxa"/>
              <w:right w:w="45" w:type="dxa"/>
            </w:tcMar>
            <w:vAlign w:val="center"/>
          </w:tcPr>
          <w:p w14:paraId="325B97F1" w14:textId="77777777" w:rsidR="00A87B6D" w:rsidRPr="00B81F82" w:rsidRDefault="00A87B6D" w:rsidP="00A4208C">
            <w:pPr>
              <w:rPr>
                <w:sz w:val="14"/>
                <w:szCs w:val="14"/>
              </w:rPr>
            </w:pPr>
            <w:r w:rsidRPr="00B81F82">
              <w:rPr>
                <w:rFonts w:eastAsia="Consolas"/>
                <w:sz w:val="14"/>
                <w:szCs w:val="14"/>
              </w:rPr>
              <w:t xml:space="preserve">45% / 13.1% </w:t>
            </w:r>
          </w:p>
        </w:tc>
        <w:tc>
          <w:tcPr>
            <w:tcW w:w="968" w:type="pct"/>
            <w:shd w:val="clear" w:color="auto" w:fill="FFFFFF" w:themeFill="background1"/>
            <w:tcMar>
              <w:top w:w="8" w:type="dxa"/>
              <w:left w:w="45" w:type="dxa"/>
              <w:bottom w:w="8" w:type="dxa"/>
              <w:right w:w="45" w:type="dxa"/>
            </w:tcMar>
            <w:vAlign w:val="center"/>
          </w:tcPr>
          <w:p w14:paraId="7EE0B3BE" w14:textId="77777777" w:rsidR="00A87B6D" w:rsidRPr="00B81F82" w:rsidRDefault="00A87B6D" w:rsidP="00A4208C">
            <w:pPr>
              <w:jc w:val="center"/>
              <w:rPr>
                <w:sz w:val="14"/>
                <w:szCs w:val="14"/>
              </w:rPr>
            </w:pPr>
            <w:r w:rsidRPr="00B81F82">
              <w:rPr>
                <w:rFonts w:eastAsia="Consolas"/>
                <w:sz w:val="14"/>
                <w:szCs w:val="14"/>
              </w:rPr>
              <w:t>49% / 15.9</w:t>
            </w:r>
          </w:p>
        </w:tc>
      </w:tr>
      <w:tr w:rsidR="00A87B6D" w14:paraId="4872347E" w14:textId="77777777" w:rsidTr="00A4208C">
        <w:trPr>
          <w:cantSplit/>
        </w:trPr>
        <w:tc>
          <w:tcPr>
            <w:tcW w:w="5000" w:type="pct"/>
            <w:gridSpan w:val="7"/>
            <w:shd w:val="clear" w:color="auto" w:fill="FFFFFF" w:themeFill="background1"/>
            <w:tcMar>
              <w:top w:w="8" w:type="dxa"/>
              <w:left w:w="45" w:type="dxa"/>
              <w:bottom w:w="8" w:type="dxa"/>
              <w:right w:w="45" w:type="dxa"/>
            </w:tcMar>
            <w:vAlign w:val="center"/>
          </w:tcPr>
          <w:p w14:paraId="2DCA642F" w14:textId="77777777" w:rsidR="00A87B6D" w:rsidRPr="00B81F82" w:rsidRDefault="00A87B6D" w:rsidP="00A4208C">
            <w:pPr>
              <w:rPr>
                <w:rFonts w:eastAsia="Consolas"/>
                <w:sz w:val="14"/>
                <w:szCs w:val="14"/>
              </w:rPr>
            </w:pPr>
            <w:r w:rsidRPr="002511BC">
              <w:rPr>
                <w:rFonts w:eastAsia="Consolas"/>
                <w:b/>
                <w:bCs/>
                <w:sz w:val="15"/>
                <w:szCs w:val="15"/>
              </w:rPr>
              <w:t xml:space="preserve">Mid-band (~2–4 GHz), reference configuration Set 1 (TDD, FR1), 8 beams / 64 ports — NES gains vs 20 </w:t>
            </w:r>
            <w:proofErr w:type="spellStart"/>
            <w:r w:rsidRPr="002511BC">
              <w:rPr>
                <w:rFonts w:eastAsia="Consolas"/>
                <w:b/>
                <w:bCs/>
                <w:sz w:val="15"/>
                <w:szCs w:val="15"/>
              </w:rPr>
              <w:t>ms</w:t>
            </w:r>
            <w:proofErr w:type="spellEnd"/>
            <w:r w:rsidRPr="002511BC">
              <w:rPr>
                <w:rFonts w:eastAsia="Consolas"/>
                <w:b/>
                <w:bCs/>
                <w:sz w:val="15"/>
                <w:szCs w:val="15"/>
              </w:rPr>
              <w:t xml:space="preserve"> baseline</w:t>
            </w:r>
          </w:p>
        </w:tc>
      </w:tr>
      <w:tr w:rsidR="00A87B6D" w14:paraId="5FD70984" w14:textId="77777777" w:rsidTr="00A4208C">
        <w:trPr>
          <w:cantSplit/>
        </w:trPr>
        <w:tc>
          <w:tcPr>
            <w:tcW w:w="593" w:type="pct"/>
            <w:shd w:val="clear" w:color="auto" w:fill="FFFFFF" w:themeFill="background1"/>
            <w:tcMar>
              <w:top w:w="8" w:type="dxa"/>
              <w:left w:w="45" w:type="dxa"/>
              <w:bottom w:w="8" w:type="dxa"/>
              <w:right w:w="45" w:type="dxa"/>
            </w:tcMar>
          </w:tcPr>
          <w:p w14:paraId="6054A24F" w14:textId="21EC5EC6" w:rsidR="00A87B6D" w:rsidRPr="00B81F82" w:rsidRDefault="00A87B6D" w:rsidP="00A4208C">
            <w:pPr>
              <w:rPr>
                <w:b/>
                <w:bCs/>
                <w:sz w:val="14"/>
                <w:szCs w:val="14"/>
              </w:rPr>
            </w:pPr>
            <w:r w:rsidRPr="00B81F82">
              <w:rPr>
                <w:b/>
                <w:bCs/>
                <w:sz w:val="14"/>
                <w:szCs w:val="14"/>
              </w:rPr>
              <w:t>MediaTek [</w:t>
            </w:r>
            <w:hyperlink r:id="rId908"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29E3970E"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1B26AC36" w14:textId="77777777" w:rsidR="00A87B6D" w:rsidRPr="00B81F82" w:rsidRDefault="00A87B6D" w:rsidP="00A4208C">
            <w:pPr>
              <w:jc w:val="center"/>
              <w:rPr>
                <w:sz w:val="14"/>
                <w:szCs w:val="14"/>
              </w:rPr>
            </w:pPr>
            <w:r w:rsidRPr="00B81F82">
              <w:rPr>
                <w:sz w:val="14"/>
                <w:szCs w:val="14"/>
              </w:rPr>
              <w:t xml:space="preserve">Low (0 &lt; L </w:t>
            </w:r>
            <w:r w:rsidRPr="00B81F82">
              <w:rPr>
                <w:rFonts w:hint="eastAsia"/>
                <w:sz w:val="14"/>
                <w:szCs w:val="14"/>
              </w:rPr>
              <w:t>≤</w:t>
            </w:r>
            <w:r w:rsidRPr="00B81F82">
              <w:rPr>
                <w:sz w:val="14"/>
                <w:szCs w:val="14"/>
              </w:rPr>
              <w:t xml:space="preserve"> 15%)</w:t>
            </w:r>
          </w:p>
        </w:tc>
        <w:tc>
          <w:tcPr>
            <w:tcW w:w="721" w:type="pct"/>
            <w:shd w:val="clear" w:color="auto" w:fill="FFFFFF" w:themeFill="background1"/>
            <w:tcMar>
              <w:top w:w="8" w:type="dxa"/>
              <w:left w:w="45" w:type="dxa"/>
              <w:bottom w:w="8" w:type="dxa"/>
              <w:right w:w="45" w:type="dxa"/>
            </w:tcMar>
          </w:tcPr>
          <w:p w14:paraId="35A948F8" w14:textId="77777777" w:rsidR="00A87B6D" w:rsidRPr="00B81F82" w:rsidRDefault="00A87B6D" w:rsidP="00A4208C">
            <w:pPr>
              <w:rPr>
                <w:sz w:val="14"/>
                <w:szCs w:val="14"/>
              </w:rPr>
            </w:pPr>
            <w:r w:rsidRPr="00B81F82">
              <w:rPr>
                <w:sz w:val="14"/>
                <w:szCs w:val="14"/>
              </w:rPr>
              <w:t>SSB + SIB1 + RO, un-clustered</w:t>
            </w:r>
          </w:p>
        </w:tc>
        <w:tc>
          <w:tcPr>
            <w:tcW w:w="968" w:type="pct"/>
            <w:shd w:val="clear" w:color="auto" w:fill="FFFFFF" w:themeFill="background1"/>
            <w:tcMar>
              <w:top w:w="8" w:type="dxa"/>
              <w:left w:w="45" w:type="dxa"/>
              <w:bottom w:w="8" w:type="dxa"/>
              <w:right w:w="45" w:type="dxa"/>
            </w:tcMar>
          </w:tcPr>
          <w:p w14:paraId="3A611228" w14:textId="77777777" w:rsidR="00A87B6D" w:rsidRPr="00B81F82" w:rsidRDefault="00A87B6D" w:rsidP="00A4208C">
            <w:pPr>
              <w:rPr>
                <w:rFonts w:eastAsia="Consolas"/>
                <w:sz w:val="14"/>
                <w:szCs w:val="14"/>
              </w:rPr>
            </w:pPr>
            <w:r w:rsidRPr="00B81F82">
              <w:rPr>
                <w:sz w:val="14"/>
                <w:szCs w:val="14"/>
              </w:rPr>
              <w:t>17.2% / 4.6%</w:t>
            </w:r>
          </w:p>
        </w:tc>
        <w:tc>
          <w:tcPr>
            <w:tcW w:w="969" w:type="pct"/>
            <w:shd w:val="clear" w:color="auto" w:fill="FFFFFF" w:themeFill="background1"/>
            <w:tcMar>
              <w:top w:w="8" w:type="dxa"/>
              <w:left w:w="45" w:type="dxa"/>
              <w:bottom w:w="8" w:type="dxa"/>
              <w:right w:w="45" w:type="dxa"/>
            </w:tcMar>
          </w:tcPr>
          <w:p w14:paraId="39026DFC" w14:textId="77777777" w:rsidR="00A87B6D" w:rsidRPr="00B81F82" w:rsidRDefault="00A87B6D" w:rsidP="00A4208C">
            <w:pPr>
              <w:rPr>
                <w:rFonts w:eastAsia="Consolas"/>
                <w:sz w:val="14"/>
                <w:szCs w:val="14"/>
              </w:rPr>
            </w:pPr>
            <w:r w:rsidRPr="00B81F82">
              <w:rPr>
                <w:sz w:val="14"/>
                <w:szCs w:val="14"/>
              </w:rPr>
              <w:t>37.7% / 7.7%</w:t>
            </w:r>
          </w:p>
        </w:tc>
        <w:tc>
          <w:tcPr>
            <w:tcW w:w="968" w:type="pct"/>
            <w:shd w:val="clear" w:color="auto" w:fill="FFFFFF" w:themeFill="background1"/>
            <w:tcMar>
              <w:top w:w="8" w:type="dxa"/>
              <w:left w:w="45" w:type="dxa"/>
              <w:bottom w:w="8" w:type="dxa"/>
              <w:right w:w="45" w:type="dxa"/>
            </w:tcMar>
          </w:tcPr>
          <w:p w14:paraId="2D423424" w14:textId="77777777" w:rsidR="00A87B6D" w:rsidRPr="00B81F82" w:rsidRDefault="00A87B6D" w:rsidP="00A4208C">
            <w:pPr>
              <w:jc w:val="center"/>
              <w:rPr>
                <w:rFonts w:eastAsia="Consolas"/>
                <w:sz w:val="14"/>
                <w:szCs w:val="14"/>
              </w:rPr>
            </w:pPr>
            <w:r w:rsidRPr="00B81F82">
              <w:rPr>
                <w:sz w:val="14"/>
                <w:szCs w:val="14"/>
              </w:rPr>
              <w:t>49.9% / 9.3%</w:t>
            </w:r>
          </w:p>
        </w:tc>
      </w:tr>
      <w:tr w:rsidR="00A87B6D" w14:paraId="12EF2D0E" w14:textId="77777777" w:rsidTr="00A4208C">
        <w:trPr>
          <w:cantSplit/>
        </w:trPr>
        <w:tc>
          <w:tcPr>
            <w:tcW w:w="593" w:type="pct"/>
            <w:shd w:val="clear" w:color="auto" w:fill="FFFFFF" w:themeFill="background1"/>
            <w:tcMar>
              <w:top w:w="8" w:type="dxa"/>
              <w:left w:w="45" w:type="dxa"/>
              <w:bottom w:w="8" w:type="dxa"/>
              <w:right w:w="45" w:type="dxa"/>
            </w:tcMar>
          </w:tcPr>
          <w:p w14:paraId="5794EEE2" w14:textId="0A893A05" w:rsidR="00A87B6D" w:rsidRPr="00B81F82" w:rsidRDefault="00A87B6D" w:rsidP="00A4208C">
            <w:pPr>
              <w:rPr>
                <w:b/>
                <w:bCs/>
                <w:sz w:val="14"/>
                <w:szCs w:val="14"/>
              </w:rPr>
            </w:pPr>
            <w:r w:rsidRPr="00B81F82">
              <w:rPr>
                <w:b/>
                <w:bCs/>
                <w:sz w:val="14"/>
                <w:szCs w:val="14"/>
              </w:rPr>
              <w:t>MediaTek [</w:t>
            </w:r>
            <w:hyperlink r:id="rId909"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079D3D74"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364B4D74" w14:textId="77777777" w:rsidR="00A87B6D" w:rsidRPr="00B81F82" w:rsidRDefault="00A87B6D" w:rsidP="00A4208C">
            <w:pPr>
              <w:jc w:val="center"/>
              <w:rPr>
                <w:sz w:val="14"/>
                <w:szCs w:val="14"/>
              </w:rPr>
            </w:pPr>
            <w:r w:rsidRPr="00B81F82">
              <w:rPr>
                <w:sz w:val="14"/>
                <w:szCs w:val="14"/>
              </w:rPr>
              <w:t xml:space="preserve">Low (0 &lt; L </w:t>
            </w:r>
            <w:r w:rsidRPr="00B81F82">
              <w:rPr>
                <w:rFonts w:hint="eastAsia"/>
                <w:sz w:val="14"/>
                <w:szCs w:val="14"/>
              </w:rPr>
              <w:t>≤</w:t>
            </w:r>
            <w:r w:rsidRPr="00B81F82">
              <w:rPr>
                <w:sz w:val="14"/>
                <w:szCs w:val="14"/>
              </w:rPr>
              <w:t xml:space="preserve"> 15%)</w:t>
            </w:r>
          </w:p>
        </w:tc>
        <w:tc>
          <w:tcPr>
            <w:tcW w:w="721" w:type="pct"/>
            <w:shd w:val="clear" w:color="auto" w:fill="FFFFFF" w:themeFill="background1"/>
            <w:tcMar>
              <w:top w:w="8" w:type="dxa"/>
              <w:left w:w="45" w:type="dxa"/>
              <w:bottom w:w="8" w:type="dxa"/>
              <w:right w:w="45" w:type="dxa"/>
            </w:tcMar>
          </w:tcPr>
          <w:p w14:paraId="01E72B78" w14:textId="77777777" w:rsidR="00A87B6D" w:rsidRPr="00B81F82" w:rsidRDefault="00A87B6D" w:rsidP="00A4208C">
            <w:pPr>
              <w:rPr>
                <w:sz w:val="14"/>
                <w:szCs w:val="14"/>
              </w:rPr>
            </w:pPr>
            <w:r w:rsidRPr="00B81F82">
              <w:rPr>
                <w:sz w:val="14"/>
                <w:szCs w:val="14"/>
              </w:rPr>
              <w:t>No SIB1 (SSB + RO only), un-clustered</w:t>
            </w:r>
          </w:p>
        </w:tc>
        <w:tc>
          <w:tcPr>
            <w:tcW w:w="968" w:type="pct"/>
            <w:shd w:val="clear" w:color="auto" w:fill="FFFFFF" w:themeFill="background1"/>
            <w:tcMar>
              <w:top w:w="8" w:type="dxa"/>
              <w:left w:w="45" w:type="dxa"/>
              <w:bottom w:w="8" w:type="dxa"/>
              <w:right w:w="45" w:type="dxa"/>
            </w:tcMar>
          </w:tcPr>
          <w:p w14:paraId="1C7B4348" w14:textId="77777777" w:rsidR="00A87B6D" w:rsidRPr="00B81F82" w:rsidRDefault="00A87B6D" w:rsidP="00A4208C">
            <w:pPr>
              <w:rPr>
                <w:rFonts w:eastAsia="Consolas"/>
                <w:sz w:val="14"/>
                <w:szCs w:val="14"/>
              </w:rPr>
            </w:pPr>
            <w:r w:rsidRPr="00B81F82">
              <w:rPr>
                <w:sz w:val="14"/>
                <w:szCs w:val="14"/>
              </w:rPr>
              <w:t>26.6% / 9.5%</w:t>
            </w:r>
          </w:p>
        </w:tc>
        <w:tc>
          <w:tcPr>
            <w:tcW w:w="969" w:type="pct"/>
            <w:shd w:val="clear" w:color="auto" w:fill="FFFFFF" w:themeFill="background1"/>
            <w:tcMar>
              <w:top w:w="8" w:type="dxa"/>
              <w:left w:w="45" w:type="dxa"/>
              <w:bottom w:w="8" w:type="dxa"/>
              <w:right w:w="45" w:type="dxa"/>
            </w:tcMar>
          </w:tcPr>
          <w:p w14:paraId="3FD0ECD6" w14:textId="77777777" w:rsidR="00A87B6D" w:rsidRPr="00B81F82" w:rsidRDefault="00A87B6D" w:rsidP="00A4208C">
            <w:pPr>
              <w:rPr>
                <w:rFonts w:eastAsia="Consolas"/>
                <w:sz w:val="14"/>
                <w:szCs w:val="14"/>
              </w:rPr>
            </w:pPr>
            <w:r w:rsidRPr="00B81F82">
              <w:rPr>
                <w:sz w:val="14"/>
                <w:szCs w:val="14"/>
              </w:rPr>
              <w:t>43.0% / 10.5%</w:t>
            </w:r>
          </w:p>
        </w:tc>
        <w:tc>
          <w:tcPr>
            <w:tcW w:w="968" w:type="pct"/>
            <w:shd w:val="clear" w:color="auto" w:fill="FFFFFF" w:themeFill="background1"/>
            <w:tcMar>
              <w:top w:w="8" w:type="dxa"/>
              <w:left w:w="45" w:type="dxa"/>
              <w:bottom w:w="8" w:type="dxa"/>
              <w:right w:w="45" w:type="dxa"/>
            </w:tcMar>
          </w:tcPr>
          <w:p w14:paraId="4D1AA9C1" w14:textId="77777777" w:rsidR="00A87B6D" w:rsidRPr="00B81F82" w:rsidRDefault="00A87B6D" w:rsidP="00A4208C">
            <w:pPr>
              <w:jc w:val="center"/>
              <w:rPr>
                <w:rFonts w:eastAsia="Consolas"/>
                <w:sz w:val="14"/>
                <w:szCs w:val="14"/>
              </w:rPr>
            </w:pPr>
            <w:r w:rsidRPr="00B81F82">
              <w:rPr>
                <w:sz w:val="14"/>
                <w:szCs w:val="14"/>
              </w:rPr>
              <w:t>52.9% / 11.1%</w:t>
            </w:r>
          </w:p>
        </w:tc>
      </w:tr>
      <w:tr w:rsidR="00A87B6D" w14:paraId="10160D20" w14:textId="77777777" w:rsidTr="00A4208C">
        <w:trPr>
          <w:cantSplit/>
        </w:trPr>
        <w:tc>
          <w:tcPr>
            <w:tcW w:w="593" w:type="pct"/>
            <w:shd w:val="clear" w:color="auto" w:fill="FFFFFF" w:themeFill="background1"/>
            <w:tcMar>
              <w:top w:w="8" w:type="dxa"/>
              <w:left w:w="45" w:type="dxa"/>
              <w:bottom w:w="8" w:type="dxa"/>
              <w:right w:w="45" w:type="dxa"/>
            </w:tcMar>
          </w:tcPr>
          <w:p w14:paraId="7CA020B0" w14:textId="50435BD0" w:rsidR="00A87B6D" w:rsidRPr="00B81F82" w:rsidRDefault="00A87B6D" w:rsidP="00A4208C">
            <w:pPr>
              <w:rPr>
                <w:b/>
                <w:bCs/>
                <w:sz w:val="14"/>
                <w:szCs w:val="14"/>
              </w:rPr>
            </w:pPr>
            <w:r w:rsidRPr="00B81F82">
              <w:rPr>
                <w:b/>
                <w:bCs/>
                <w:sz w:val="14"/>
                <w:szCs w:val="14"/>
              </w:rPr>
              <w:t>MediaTek [</w:t>
            </w:r>
            <w:hyperlink r:id="rId910"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2612FF64"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41DC781E" w14:textId="77777777" w:rsidR="00A87B6D" w:rsidRPr="00B81F82" w:rsidRDefault="00A87B6D" w:rsidP="00A4208C">
            <w:pPr>
              <w:jc w:val="center"/>
              <w:rPr>
                <w:sz w:val="14"/>
                <w:szCs w:val="14"/>
              </w:rPr>
            </w:pPr>
            <w:r w:rsidRPr="00B81F82">
              <w:rPr>
                <w:sz w:val="14"/>
                <w:szCs w:val="14"/>
              </w:rPr>
              <w:t xml:space="preserve">Low (0 &lt; L </w:t>
            </w:r>
            <w:r w:rsidRPr="00B81F82">
              <w:rPr>
                <w:rFonts w:hint="eastAsia"/>
                <w:sz w:val="14"/>
                <w:szCs w:val="14"/>
              </w:rPr>
              <w:t>≤</w:t>
            </w:r>
            <w:r w:rsidRPr="00B81F82">
              <w:rPr>
                <w:sz w:val="14"/>
                <w:szCs w:val="14"/>
              </w:rPr>
              <w:t xml:space="preserve"> 15%)</w:t>
            </w:r>
          </w:p>
        </w:tc>
        <w:tc>
          <w:tcPr>
            <w:tcW w:w="721" w:type="pct"/>
            <w:shd w:val="clear" w:color="auto" w:fill="FFFFFF" w:themeFill="background1"/>
            <w:tcMar>
              <w:top w:w="8" w:type="dxa"/>
              <w:left w:w="45" w:type="dxa"/>
              <w:bottom w:w="8" w:type="dxa"/>
              <w:right w:w="45" w:type="dxa"/>
            </w:tcMar>
          </w:tcPr>
          <w:p w14:paraId="41F8FA1B" w14:textId="77777777" w:rsidR="00A87B6D" w:rsidRPr="00B81F82" w:rsidRDefault="00A87B6D" w:rsidP="00A4208C">
            <w:pPr>
              <w:rPr>
                <w:sz w:val="14"/>
                <w:szCs w:val="14"/>
              </w:rPr>
            </w:pPr>
            <w:r w:rsidRPr="00B81F82">
              <w:rPr>
                <w:sz w:val="14"/>
                <w:szCs w:val="14"/>
              </w:rPr>
              <w:t>SSB + SIB1 + RO, clustered</w:t>
            </w:r>
          </w:p>
        </w:tc>
        <w:tc>
          <w:tcPr>
            <w:tcW w:w="968" w:type="pct"/>
            <w:shd w:val="clear" w:color="auto" w:fill="FFFFFF" w:themeFill="background1"/>
            <w:tcMar>
              <w:top w:w="8" w:type="dxa"/>
              <w:left w:w="45" w:type="dxa"/>
              <w:bottom w:w="8" w:type="dxa"/>
              <w:right w:w="45" w:type="dxa"/>
            </w:tcMar>
          </w:tcPr>
          <w:p w14:paraId="079FA42C" w14:textId="77777777" w:rsidR="00A87B6D" w:rsidRPr="00B81F82" w:rsidRDefault="00A87B6D" w:rsidP="00A4208C">
            <w:pPr>
              <w:rPr>
                <w:rFonts w:eastAsia="Consolas"/>
                <w:sz w:val="14"/>
                <w:szCs w:val="14"/>
              </w:rPr>
            </w:pPr>
            <w:r w:rsidRPr="00B81F82">
              <w:rPr>
                <w:sz w:val="14"/>
                <w:szCs w:val="14"/>
              </w:rPr>
              <w:t>13.0% / 2.4%</w:t>
            </w:r>
          </w:p>
        </w:tc>
        <w:tc>
          <w:tcPr>
            <w:tcW w:w="969" w:type="pct"/>
            <w:shd w:val="clear" w:color="auto" w:fill="FFFFFF" w:themeFill="background1"/>
            <w:tcMar>
              <w:top w:w="8" w:type="dxa"/>
              <w:left w:w="45" w:type="dxa"/>
              <w:bottom w:w="8" w:type="dxa"/>
              <w:right w:w="45" w:type="dxa"/>
            </w:tcMar>
          </w:tcPr>
          <w:p w14:paraId="1269CE9B" w14:textId="77777777" w:rsidR="00A87B6D" w:rsidRPr="00B81F82" w:rsidRDefault="00A87B6D" w:rsidP="00A4208C">
            <w:pPr>
              <w:rPr>
                <w:rFonts w:eastAsia="Consolas"/>
                <w:sz w:val="14"/>
                <w:szCs w:val="14"/>
              </w:rPr>
            </w:pPr>
            <w:r w:rsidRPr="00B81F82">
              <w:rPr>
                <w:sz w:val="14"/>
                <w:szCs w:val="14"/>
              </w:rPr>
              <w:t>30.8% / 2.6%</w:t>
            </w:r>
          </w:p>
        </w:tc>
        <w:tc>
          <w:tcPr>
            <w:tcW w:w="968" w:type="pct"/>
            <w:shd w:val="clear" w:color="auto" w:fill="FFFFFF" w:themeFill="background1"/>
            <w:tcMar>
              <w:top w:w="8" w:type="dxa"/>
              <w:left w:w="45" w:type="dxa"/>
              <w:bottom w:w="8" w:type="dxa"/>
              <w:right w:w="45" w:type="dxa"/>
            </w:tcMar>
          </w:tcPr>
          <w:p w14:paraId="0027C0A4" w14:textId="77777777" w:rsidR="00A87B6D" w:rsidRPr="00B81F82" w:rsidRDefault="00A87B6D" w:rsidP="00A4208C">
            <w:pPr>
              <w:jc w:val="center"/>
              <w:rPr>
                <w:rFonts w:eastAsia="Consolas"/>
                <w:sz w:val="14"/>
                <w:szCs w:val="14"/>
              </w:rPr>
            </w:pPr>
            <w:r w:rsidRPr="00B81F82">
              <w:rPr>
                <w:sz w:val="14"/>
                <w:szCs w:val="14"/>
              </w:rPr>
              <w:t>44.4% / 1.4%</w:t>
            </w:r>
          </w:p>
        </w:tc>
      </w:tr>
      <w:tr w:rsidR="00A87B6D" w14:paraId="00003833" w14:textId="77777777" w:rsidTr="00A4208C">
        <w:trPr>
          <w:cantSplit/>
        </w:trPr>
        <w:tc>
          <w:tcPr>
            <w:tcW w:w="593" w:type="pct"/>
            <w:shd w:val="clear" w:color="auto" w:fill="FFFFFF" w:themeFill="background1"/>
            <w:tcMar>
              <w:top w:w="8" w:type="dxa"/>
              <w:left w:w="45" w:type="dxa"/>
              <w:bottom w:w="8" w:type="dxa"/>
              <w:right w:w="45" w:type="dxa"/>
            </w:tcMar>
          </w:tcPr>
          <w:p w14:paraId="39024B49" w14:textId="5355F90C" w:rsidR="00A87B6D" w:rsidRPr="00B81F82" w:rsidRDefault="00A87B6D" w:rsidP="00A4208C">
            <w:pPr>
              <w:rPr>
                <w:b/>
                <w:bCs/>
                <w:sz w:val="14"/>
                <w:szCs w:val="14"/>
              </w:rPr>
            </w:pPr>
            <w:r w:rsidRPr="00B81F82">
              <w:rPr>
                <w:b/>
                <w:bCs/>
                <w:sz w:val="14"/>
                <w:szCs w:val="14"/>
              </w:rPr>
              <w:t>MediaTek [</w:t>
            </w:r>
            <w:hyperlink r:id="rId911"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280EFC61"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61F4DE84" w14:textId="77777777" w:rsidR="00A87B6D" w:rsidRPr="00B81F82" w:rsidRDefault="00A87B6D" w:rsidP="00A4208C">
            <w:pPr>
              <w:jc w:val="center"/>
              <w:rPr>
                <w:sz w:val="14"/>
                <w:szCs w:val="14"/>
              </w:rPr>
            </w:pPr>
            <w:r w:rsidRPr="00B81F82">
              <w:rPr>
                <w:sz w:val="14"/>
                <w:szCs w:val="14"/>
              </w:rPr>
              <w:t xml:space="preserve">Low (0 &lt; L </w:t>
            </w:r>
            <w:r w:rsidRPr="00B81F82">
              <w:rPr>
                <w:rFonts w:hint="eastAsia"/>
                <w:sz w:val="14"/>
                <w:szCs w:val="14"/>
              </w:rPr>
              <w:t>≤</w:t>
            </w:r>
            <w:r w:rsidRPr="00B81F82">
              <w:rPr>
                <w:sz w:val="14"/>
                <w:szCs w:val="14"/>
              </w:rPr>
              <w:t xml:space="preserve"> 15%)</w:t>
            </w:r>
          </w:p>
        </w:tc>
        <w:tc>
          <w:tcPr>
            <w:tcW w:w="721" w:type="pct"/>
            <w:shd w:val="clear" w:color="auto" w:fill="FFFFFF" w:themeFill="background1"/>
            <w:tcMar>
              <w:top w:w="8" w:type="dxa"/>
              <w:left w:w="45" w:type="dxa"/>
              <w:bottom w:w="8" w:type="dxa"/>
              <w:right w:w="45" w:type="dxa"/>
            </w:tcMar>
          </w:tcPr>
          <w:p w14:paraId="0A096086" w14:textId="77777777" w:rsidR="00A87B6D" w:rsidRPr="00B81F82" w:rsidRDefault="00A87B6D" w:rsidP="00A4208C">
            <w:pPr>
              <w:rPr>
                <w:sz w:val="14"/>
                <w:szCs w:val="14"/>
              </w:rPr>
            </w:pPr>
            <w:r w:rsidRPr="00B81F82">
              <w:rPr>
                <w:sz w:val="14"/>
                <w:szCs w:val="14"/>
              </w:rPr>
              <w:t>No SIB1 (SSB + RO only), clustered</w:t>
            </w:r>
          </w:p>
        </w:tc>
        <w:tc>
          <w:tcPr>
            <w:tcW w:w="968" w:type="pct"/>
            <w:shd w:val="clear" w:color="auto" w:fill="FFFFFF" w:themeFill="background1"/>
            <w:tcMar>
              <w:top w:w="8" w:type="dxa"/>
              <w:left w:w="45" w:type="dxa"/>
              <w:bottom w:w="8" w:type="dxa"/>
              <w:right w:w="45" w:type="dxa"/>
            </w:tcMar>
          </w:tcPr>
          <w:p w14:paraId="24C89DBE" w14:textId="77777777" w:rsidR="00A87B6D" w:rsidRPr="00B81F82" w:rsidRDefault="00A87B6D" w:rsidP="00A4208C">
            <w:pPr>
              <w:rPr>
                <w:rFonts w:eastAsia="Consolas"/>
                <w:sz w:val="14"/>
                <w:szCs w:val="14"/>
              </w:rPr>
            </w:pPr>
            <w:r w:rsidRPr="00B81F82">
              <w:rPr>
                <w:sz w:val="14"/>
                <w:szCs w:val="14"/>
              </w:rPr>
              <w:t>22.1% / 6.5%</w:t>
            </w:r>
          </w:p>
        </w:tc>
        <w:tc>
          <w:tcPr>
            <w:tcW w:w="969" w:type="pct"/>
            <w:shd w:val="clear" w:color="auto" w:fill="FFFFFF" w:themeFill="background1"/>
            <w:tcMar>
              <w:top w:w="8" w:type="dxa"/>
              <w:left w:w="45" w:type="dxa"/>
              <w:bottom w:w="8" w:type="dxa"/>
              <w:right w:w="45" w:type="dxa"/>
            </w:tcMar>
          </w:tcPr>
          <w:p w14:paraId="3F584A2E" w14:textId="77777777" w:rsidR="00A87B6D" w:rsidRPr="00B81F82" w:rsidRDefault="00A87B6D" w:rsidP="00A4208C">
            <w:pPr>
              <w:rPr>
                <w:rFonts w:eastAsia="Consolas"/>
                <w:sz w:val="14"/>
                <w:szCs w:val="14"/>
              </w:rPr>
            </w:pPr>
            <w:r w:rsidRPr="00B81F82">
              <w:rPr>
                <w:sz w:val="14"/>
                <w:szCs w:val="14"/>
              </w:rPr>
              <w:t>36.1% / 5.1%</w:t>
            </w:r>
          </w:p>
        </w:tc>
        <w:tc>
          <w:tcPr>
            <w:tcW w:w="968" w:type="pct"/>
            <w:shd w:val="clear" w:color="auto" w:fill="FFFFFF" w:themeFill="background1"/>
            <w:tcMar>
              <w:top w:w="8" w:type="dxa"/>
              <w:left w:w="45" w:type="dxa"/>
              <w:bottom w:w="8" w:type="dxa"/>
              <w:right w:w="45" w:type="dxa"/>
            </w:tcMar>
          </w:tcPr>
          <w:p w14:paraId="39229D7B" w14:textId="77777777" w:rsidR="00A87B6D" w:rsidRPr="00B81F82" w:rsidRDefault="00A87B6D" w:rsidP="00A4208C">
            <w:pPr>
              <w:jc w:val="center"/>
              <w:rPr>
                <w:rFonts w:eastAsia="Consolas"/>
                <w:sz w:val="14"/>
                <w:szCs w:val="14"/>
              </w:rPr>
            </w:pPr>
            <w:r w:rsidRPr="00B81F82">
              <w:rPr>
                <w:sz w:val="14"/>
                <w:szCs w:val="14"/>
              </w:rPr>
              <w:t>46.7% / 3.4%</w:t>
            </w:r>
          </w:p>
        </w:tc>
      </w:tr>
      <w:tr w:rsidR="00A87B6D" w14:paraId="2375C8F8" w14:textId="77777777" w:rsidTr="00A4208C">
        <w:trPr>
          <w:cantSplit/>
        </w:trPr>
        <w:tc>
          <w:tcPr>
            <w:tcW w:w="593" w:type="pct"/>
            <w:shd w:val="clear" w:color="auto" w:fill="FFFFFF" w:themeFill="background1"/>
            <w:tcMar>
              <w:top w:w="8" w:type="dxa"/>
              <w:left w:w="45" w:type="dxa"/>
              <w:bottom w:w="8" w:type="dxa"/>
              <w:right w:w="45" w:type="dxa"/>
            </w:tcMar>
          </w:tcPr>
          <w:p w14:paraId="2378BF11" w14:textId="54AA6DA3" w:rsidR="00A87B6D" w:rsidRPr="00B81F82" w:rsidRDefault="00A87B6D" w:rsidP="00A4208C">
            <w:pPr>
              <w:rPr>
                <w:b/>
                <w:bCs/>
                <w:sz w:val="14"/>
                <w:szCs w:val="14"/>
              </w:rPr>
            </w:pPr>
            <w:r w:rsidRPr="00B81F82">
              <w:rPr>
                <w:b/>
                <w:bCs/>
                <w:sz w:val="14"/>
                <w:szCs w:val="14"/>
              </w:rPr>
              <w:t>MediaTek [</w:t>
            </w:r>
            <w:hyperlink r:id="rId912"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6A46AE0A"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348FAC78" w14:textId="77777777" w:rsidR="00A87B6D" w:rsidRPr="00B81F82" w:rsidRDefault="00A87B6D" w:rsidP="00A4208C">
            <w:pPr>
              <w:jc w:val="center"/>
              <w:rPr>
                <w:sz w:val="14"/>
                <w:szCs w:val="14"/>
              </w:rPr>
            </w:pPr>
            <w:r w:rsidRPr="00B81F82">
              <w:rPr>
                <w:sz w:val="14"/>
                <w:szCs w:val="14"/>
              </w:rPr>
              <w:t xml:space="preserve">Light (15 &lt; L </w:t>
            </w:r>
            <w:r w:rsidRPr="00B81F82">
              <w:rPr>
                <w:rFonts w:hint="eastAsia"/>
                <w:sz w:val="14"/>
                <w:szCs w:val="14"/>
              </w:rPr>
              <w:t>≤</w:t>
            </w:r>
            <w:r w:rsidRPr="00B81F82">
              <w:rPr>
                <w:sz w:val="14"/>
                <w:szCs w:val="14"/>
              </w:rPr>
              <w:t xml:space="preserve"> 30%)</w:t>
            </w:r>
          </w:p>
        </w:tc>
        <w:tc>
          <w:tcPr>
            <w:tcW w:w="721" w:type="pct"/>
            <w:shd w:val="clear" w:color="auto" w:fill="FFFFFF" w:themeFill="background1"/>
            <w:tcMar>
              <w:top w:w="8" w:type="dxa"/>
              <w:left w:w="45" w:type="dxa"/>
              <w:bottom w:w="8" w:type="dxa"/>
              <w:right w:w="45" w:type="dxa"/>
            </w:tcMar>
          </w:tcPr>
          <w:p w14:paraId="06D85495" w14:textId="77777777" w:rsidR="00A87B6D" w:rsidRPr="00B81F82" w:rsidRDefault="00A87B6D" w:rsidP="00A4208C">
            <w:pPr>
              <w:rPr>
                <w:sz w:val="14"/>
                <w:szCs w:val="14"/>
              </w:rPr>
            </w:pPr>
            <w:r w:rsidRPr="00B81F82">
              <w:rPr>
                <w:sz w:val="14"/>
                <w:szCs w:val="14"/>
              </w:rPr>
              <w:t>SSB + SIB1 + RO, un-clustered</w:t>
            </w:r>
          </w:p>
        </w:tc>
        <w:tc>
          <w:tcPr>
            <w:tcW w:w="968" w:type="pct"/>
            <w:shd w:val="clear" w:color="auto" w:fill="FFFFFF" w:themeFill="background1"/>
            <w:tcMar>
              <w:top w:w="8" w:type="dxa"/>
              <w:left w:w="45" w:type="dxa"/>
              <w:bottom w:w="8" w:type="dxa"/>
              <w:right w:w="45" w:type="dxa"/>
            </w:tcMar>
          </w:tcPr>
          <w:p w14:paraId="34319B91" w14:textId="77777777" w:rsidR="00A87B6D" w:rsidRPr="00B81F82" w:rsidRDefault="00A87B6D" w:rsidP="00A4208C">
            <w:pPr>
              <w:rPr>
                <w:rFonts w:eastAsia="Consolas"/>
                <w:sz w:val="14"/>
                <w:szCs w:val="14"/>
              </w:rPr>
            </w:pPr>
            <w:r w:rsidRPr="00B81F82">
              <w:rPr>
                <w:sz w:val="14"/>
                <w:szCs w:val="14"/>
              </w:rPr>
              <w:t>8.1% / 2.8%</w:t>
            </w:r>
          </w:p>
        </w:tc>
        <w:tc>
          <w:tcPr>
            <w:tcW w:w="969" w:type="pct"/>
            <w:shd w:val="clear" w:color="auto" w:fill="FFFFFF" w:themeFill="background1"/>
            <w:tcMar>
              <w:top w:w="8" w:type="dxa"/>
              <w:left w:w="45" w:type="dxa"/>
              <w:bottom w:w="8" w:type="dxa"/>
              <w:right w:w="45" w:type="dxa"/>
            </w:tcMar>
          </w:tcPr>
          <w:p w14:paraId="6E29CF6E" w14:textId="77777777" w:rsidR="00A87B6D" w:rsidRPr="00B81F82" w:rsidRDefault="00A87B6D" w:rsidP="00A4208C">
            <w:pPr>
              <w:rPr>
                <w:rFonts w:eastAsia="Consolas"/>
                <w:sz w:val="14"/>
                <w:szCs w:val="14"/>
              </w:rPr>
            </w:pPr>
            <w:r w:rsidRPr="00B81F82">
              <w:rPr>
                <w:sz w:val="14"/>
                <w:szCs w:val="14"/>
              </w:rPr>
              <w:t>15.2% / 4.2%</w:t>
            </w:r>
          </w:p>
        </w:tc>
        <w:tc>
          <w:tcPr>
            <w:tcW w:w="968" w:type="pct"/>
            <w:shd w:val="clear" w:color="auto" w:fill="FFFFFF" w:themeFill="background1"/>
            <w:tcMar>
              <w:top w:w="8" w:type="dxa"/>
              <w:left w:w="45" w:type="dxa"/>
              <w:bottom w:w="8" w:type="dxa"/>
              <w:right w:w="45" w:type="dxa"/>
            </w:tcMar>
          </w:tcPr>
          <w:p w14:paraId="5507B349" w14:textId="77777777" w:rsidR="00A87B6D" w:rsidRPr="00B81F82" w:rsidRDefault="00A87B6D" w:rsidP="00A4208C">
            <w:pPr>
              <w:jc w:val="center"/>
              <w:rPr>
                <w:rFonts w:eastAsia="Consolas"/>
                <w:sz w:val="14"/>
                <w:szCs w:val="14"/>
              </w:rPr>
            </w:pPr>
            <w:r w:rsidRPr="00B81F82">
              <w:rPr>
                <w:sz w:val="14"/>
                <w:szCs w:val="14"/>
              </w:rPr>
              <w:t>19.9% / 5.0%</w:t>
            </w:r>
          </w:p>
        </w:tc>
      </w:tr>
      <w:tr w:rsidR="00A87B6D" w14:paraId="4FBF470D" w14:textId="77777777" w:rsidTr="00A4208C">
        <w:trPr>
          <w:cantSplit/>
        </w:trPr>
        <w:tc>
          <w:tcPr>
            <w:tcW w:w="593" w:type="pct"/>
            <w:shd w:val="clear" w:color="auto" w:fill="FFFFFF" w:themeFill="background1"/>
            <w:tcMar>
              <w:top w:w="8" w:type="dxa"/>
              <w:left w:w="45" w:type="dxa"/>
              <w:bottom w:w="8" w:type="dxa"/>
              <w:right w:w="45" w:type="dxa"/>
            </w:tcMar>
          </w:tcPr>
          <w:p w14:paraId="78AB9693" w14:textId="4608C9CA" w:rsidR="00A87B6D" w:rsidRPr="00B81F82" w:rsidRDefault="00A87B6D" w:rsidP="00A4208C">
            <w:pPr>
              <w:rPr>
                <w:b/>
                <w:bCs/>
                <w:sz w:val="14"/>
                <w:szCs w:val="14"/>
              </w:rPr>
            </w:pPr>
            <w:r w:rsidRPr="00B81F82">
              <w:rPr>
                <w:b/>
                <w:bCs/>
                <w:sz w:val="14"/>
                <w:szCs w:val="14"/>
              </w:rPr>
              <w:t>MediaTek [</w:t>
            </w:r>
            <w:hyperlink r:id="rId913"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69BC865A"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007B1BC4" w14:textId="77777777" w:rsidR="00A87B6D" w:rsidRPr="00B81F82" w:rsidRDefault="00A87B6D" w:rsidP="00A4208C">
            <w:pPr>
              <w:jc w:val="center"/>
              <w:rPr>
                <w:sz w:val="14"/>
                <w:szCs w:val="14"/>
              </w:rPr>
            </w:pPr>
            <w:r w:rsidRPr="00B81F82">
              <w:rPr>
                <w:sz w:val="14"/>
                <w:szCs w:val="14"/>
              </w:rPr>
              <w:t xml:space="preserve">Light (15 &lt; L </w:t>
            </w:r>
            <w:r w:rsidRPr="00B81F82">
              <w:rPr>
                <w:rFonts w:hint="eastAsia"/>
                <w:sz w:val="14"/>
                <w:szCs w:val="14"/>
              </w:rPr>
              <w:t>≤</w:t>
            </w:r>
            <w:r w:rsidRPr="00B81F82">
              <w:rPr>
                <w:sz w:val="14"/>
                <w:szCs w:val="14"/>
              </w:rPr>
              <w:t xml:space="preserve"> 30%)</w:t>
            </w:r>
          </w:p>
        </w:tc>
        <w:tc>
          <w:tcPr>
            <w:tcW w:w="721" w:type="pct"/>
            <w:shd w:val="clear" w:color="auto" w:fill="FFFFFF" w:themeFill="background1"/>
            <w:tcMar>
              <w:top w:w="8" w:type="dxa"/>
              <w:left w:w="45" w:type="dxa"/>
              <w:bottom w:w="8" w:type="dxa"/>
              <w:right w:w="45" w:type="dxa"/>
            </w:tcMar>
          </w:tcPr>
          <w:p w14:paraId="0DE4E55B" w14:textId="77777777" w:rsidR="00A87B6D" w:rsidRPr="00B81F82" w:rsidRDefault="00A87B6D" w:rsidP="00A4208C">
            <w:pPr>
              <w:rPr>
                <w:sz w:val="14"/>
                <w:szCs w:val="14"/>
              </w:rPr>
            </w:pPr>
            <w:r w:rsidRPr="00B81F82">
              <w:rPr>
                <w:sz w:val="14"/>
                <w:szCs w:val="14"/>
              </w:rPr>
              <w:t>No SIB1 (SSB + RO only), un-clustered</w:t>
            </w:r>
          </w:p>
        </w:tc>
        <w:tc>
          <w:tcPr>
            <w:tcW w:w="968" w:type="pct"/>
            <w:shd w:val="clear" w:color="auto" w:fill="FFFFFF" w:themeFill="background1"/>
            <w:tcMar>
              <w:top w:w="8" w:type="dxa"/>
              <w:left w:w="45" w:type="dxa"/>
              <w:bottom w:w="8" w:type="dxa"/>
              <w:right w:w="45" w:type="dxa"/>
            </w:tcMar>
          </w:tcPr>
          <w:p w14:paraId="213F7B8D" w14:textId="77777777" w:rsidR="00A87B6D" w:rsidRPr="00B81F82" w:rsidRDefault="00A87B6D" w:rsidP="00A4208C">
            <w:pPr>
              <w:rPr>
                <w:rFonts w:eastAsia="Consolas"/>
                <w:sz w:val="14"/>
                <w:szCs w:val="14"/>
              </w:rPr>
            </w:pPr>
            <w:r w:rsidRPr="00B81F82">
              <w:rPr>
                <w:sz w:val="14"/>
                <w:szCs w:val="14"/>
              </w:rPr>
              <w:t>12.6% / 5.3%</w:t>
            </w:r>
          </w:p>
        </w:tc>
        <w:tc>
          <w:tcPr>
            <w:tcW w:w="969" w:type="pct"/>
            <w:shd w:val="clear" w:color="auto" w:fill="FFFFFF" w:themeFill="background1"/>
            <w:tcMar>
              <w:top w:w="8" w:type="dxa"/>
              <w:left w:w="45" w:type="dxa"/>
              <w:bottom w:w="8" w:type="dxa"/>
              <w:right w:w="45" w:type="dxa"/>
            </w:tcMar>
          </w:tcPr>
          <w:p w14:paraId="1B7384A3" w14:textId="77777777" w:rsidR="00A87B6D" w:rsidRPr="00B81F82" w:rsidRDefault="00A87B6D" w:rsidP="00A4208C">
            <w:pPr>
              <w:rPr>
                <w:rFonts w:eastAsia="Consolas"/>
                <w:sz w:val="14"/>
                <w:szCs w:val="14"/>
              </w:rPr>
            </w:pPr>
            <w:r w:rsidRPr="00B81F82">
              <w:rPr>
                <w:sz w:val="14"/>
                <w:szCs w:val="14"/>
              </w:rPr>
              <w:t>18.1% / 6.3%</w:t>
            </w:r>
          </w:p>
        </w:tc>
        <w:tc>
          <w:tcPr>
            <w:tcW w:w="968" w:type="pct"/>
            <w:shd w:val="clear" w:color="auto" w:fill="FFFFFF" w:themeFill="background1"/>
            <w:tcMar>
              <w:top w:w="8" w:type="dxa"/>
              <w:left w:w="45" w:type="dxa"/>
              <w:bottom w:w="8" w:type="dxa"/>
              <w:right w:w="45" w:type="dxa"/>
            </w:tcMar>
          </w:tcPr>
          <w:p w14:paraId="39B42A15" w14:textId="77777777" w:rsidR="00A87B6D" w:rsidRPr="00B81F82" w:rsidRDefault="00A87B6D" w:rsidP="00A4208C">
            <w:pPr>
              <w:jc w:val="center"/>
              <w:rPr>
                <w:rFonts w:eastAsia="Consolas"/>
                <w:sz w:val="14"/>
                <w:szCs w:val="14"/>
              </w:rPr>
            </w:pPr>
            <w:r w:rsidRPr="00B81F82">
              <w:rPr>
                <w:sz w:val="14"/>
                <w:szCs w:val="14"/>
              </w:rPr>
              <w:t>22.1% / 5.7%</w:t>
            </w:r>
          </w:p>
        </w:tc>
      </w:tr>
      <w:tr w:rsidR="00A87B6D" w14:paraId="3FD054A5" w14:textId="77777777" w:rsidTr="00A4208C">
        <w:trPr>
          <w:cantSplit/>
        </w:trPr>
        <w:tc>
          <w:tcPr>
            <w:tcW w:w="593" w:type="pct"/>
            <w:shd w:val="clear" w:color="auto" w:fill="FFFFFF" w:themeFill="background1"/>
            <w:tcMar>
              <w:top w:w="8" w:type="dxa"/>
              <w:left w:w="45" w:type="dxa"/>
              <w:bottom w:w="8" w:type="dxa"/>
              <w:right w:w="45" w:type="dxa"/>
            </w:tcMar>
          </w:tcPr>
          <w:p w14:paraId="78159097" w14:textId="52049B68" w:rsidR="00A87B6D" w:rsidRPr="00B81F82" w:rsidRDefault="00A87B6D" w:rsidP="00A4208C">
            <w:pPr>
              <w:rPr>
                <w:b/>
                <w:bCs/>
                <w:sz w:val="14"/>
                <w:szCs w:val="14"/>
              </w:rPr>
            </w:pPr>
            <w:r w:rsidRPr="00B81F82">
              <w:rPr>
                <w:b/>
                <w:bCs/>
                <w:sz w:val="14"/>
                <w:szCs w:val="14"/>
              </w:rPr>
              <w:t>MediaTek [</w:t>
            </w:r>
            <w:hyperlink r:id="rId914"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6E58ED02"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6489652D" w14:textId="77777777" w:rsidR="00A87B6D" w:rsidRPr="00B81F82" w:rsidRDefault="00A87B6D" w:rsidP="00A4208C">
            <w:pPr>
              <w:jc w:val="center"/>
              <w:rPr>
                <w:sz w:val="14"/>
                <w:szCs w:val="14"/>
              </w:rPr>
            </w:pPr>
            <w:r w:rsidRPr="00B81F82">
              <w:rPr>
                <w:sz w:val="14"/>
                <w:szCs w:val="14"/>
              </w:rPr>
              <w:t xml:space="preserve">Light (15 &lt; L </w:t>
            </w:r>
            <w:r w:rsidRPr="00B81F82">
              <w:rPr>
                <w:rFonts w:hint="eastAsia"/>
                <w:sz w:val="14"/>
                <w:szCs w:val="14"/>
              </w:rPr>
              <w:t>≤</w:t>
            </w:r>
            <w:r w:rsidRPr="00B81F82">
              <w:rPr>
                <w:sz w:val="14"/>
                <w:szCs w:val="14"/>
              </w:rPr>
              <w:t xml:space="preserve"> 30%)</w:t>
            </w:r>
          </w:p>
        </w:tc>
        <w:tc>
          <w:tcPr>
            <w:tcW w:w="721" w:type="pct"/>
            <w:shd w:val="clear" w:color="auto" w:fill="FFFFFF" w:themeFill="background1"/>
            <w:tcMar>
              <w:top w:w="8" w:type="dxa"/>
              <w:left w:w="45" w:type="dxa"/>
              <w:bottom w:w="8" w:type="dxa"/>
              <w:right w:w="45" w:type="dxa"/>
            </w:tcMar>
          </w:tcPr>
          <w:p w14:paraId="05FB6E81" w14:textId="77777777" w:rsidR="00A87B6D" w:rsidRPr="00B81F82" w:rsidRDefault="00A87B6D" w:rsidP="00A4208C">
            <w:pPr>
              <w:rPr>
                <w:sz w:val="14"/>
                <w:szCs w:val="14"/>
              </w:rPr>
            </w:pPr>
            <w:r w:rsidRPr="00B81F82">
              <w:rPr>
                <w:sz w:val="14"/>
                <w:szCs w:val="14"/>
              </w:rPr>
              <w:t>SSB + SIB1 + RO, clustered</w:t>
            </w:r>
          </w:p>
        </w:tc>
        <w:tc>
          <w:tcPr>
            <w:tcW w:w="968" w:type="pct"/>
            <w:shd w:val="clear" w:color="auto" w:fill="FFFFFF" w:themeFill="background1"/>
            <w:tcMar>
              <w:top w:w="8" w:type="dxa"/>
              <w:left w:w="45" w:type="dxa"/>
              <w:bottom w:w="8" w:type="dxa"/>
              <w:right w:w="45" w:type="dxa"/>
            </w:tcMar>
          </w:tcPr>
          <w:p w14:paraId="19CB07B5" w14:textId="77777777" w:rsidR="00A87B6D" w:rsidRPr="00B81F82" w:rsidRDefault="00A87B6D" w:rsidP="00A4208C">
            <w:pPr>
              <w:rPr>
                <w:rFonts w:eastAsia="Consolas"/>
                <w:sz w:val="14"/>
                <w:szCs w:val="14"/>
              </w:rPr>
            </w:pPr>
            <w:r w:rsidRPr="00B81F82">
              <w:rPr>
                <w:sz w:val="14"/>
                <w:szCs w:val="14"/>
              </w:rPr>
              <w:t xml:space="preserve">1.2% / </w:t>
            </w:r>
            <w:r w:rsidRPr="00B81F82">
              <w:rPr>
                <w:rFonts w:ascii="Microsoft YaHei" w:eastAsia="Microsoft YaHei" w:hAnsi="Microsoft YaHei" w:cs="Microsoft YaHei" w:hint="eastAsia"/>
                <w:sz w:val="14"/>
                <w:szCs w:val="14"/>
              </w:rPr>
              <w:t>−</w:t>
            </w:r>
            <w:r w:rsidRPr="00B81F82">
              <w:rPr>
                <w:sz w:val="14"/>
                <w:szCs w:val="14"/>
              </w:rPr>
              <w:t>2.4%</w:t>
            </w:r>
          </w:p>
        </w:tc>
        <w:tc>
          <w:tcPr>
            <w:tcW w:w="969" w:type="pct"/>
            <w:shd w:val="clear" w:color="auto" w:fill="FFFFFF" w:themeFill="background1"/>
            <w:tcMar>
              <w:top w:w="8" w:type="dxa"/>
              <w:left w:w="45" w:type="dxa"/>
              <w:bottom w:w="8" w:type="dxa"/>
              <w:right w:w="45" w:type="dxa"/>
            </w:tcMar>
          </w:tcPr>
          <w:p w14:paraId="1CF3711D" w14:textId="77777777" w:rsidR="00A87B6D" w:rsidRPr="00B81F82" w:rsidRDefault="00A87B6D" w:rsidP="00A4208C">
            <w:pPr>
              <w:rPr>
                <w:rFonts w:eastAsia="Consolas"/>
                <w:sz w:val="14"/>
                <w:szCs w:val="14"/>
              </w:rPr>
            </w:pPr>
            <w:r w:rsidRPr="00B81F82">
              <w:rPr>
                <w:sz w:val="14"/>
                <w:szCs w:val="14"/>
              </w:rPr>
              <w:t xml:space="preserve">4.5% / </w:t>
            </w:r>
            <w:r w:rsidRPr="00B81F82">
              <w:rPr>
                <w:rFonts w:ascii="Microsoft YaHei" w:eastAsia="Microsoft YaHei" w:hAnsi="Microsoft YaHei" w:cs="Microsoft YaHei" w:hint="eastAsia"/>
                <w:sz w:val="14"/>
                <w:szCs w:val="14"/>
              </w:rPr>
              <w:t>−</w:t>
            </w:r>
            <w:r w:rsidRPr="00B81F82">
              <w:rPr>
                <w:sz w:val="14"/>
                <w:szCs w:val="14"/>
              </w:rPr>
              <w:t>5.1%</w:t>
            </w:r>
          </w:p>
        </w:tc>
        <w:tc>
          <w:tcPr>
            <w:tcW w:w="968" w:type="pct"/>
            <w:shd w:val="clear" w:color="auto" w:fill="FFFFFF" w:themeFill="background1"/>
            <w:tcMar>
              <w:top w:w="8" w:type="dxa"/>
              <w:left w:w="45" w:type="dxa"/>
              <w:bottom w:w="8" w:type="dxa"/>
              <w:right w:w="45" w:type="dxa"/>
            </w:tcMar>
          </w:tcPr>
          <w:p w14:paraId="42472E84" w14:textId="77777777" w:rsidR="00A87B6D" w:rsidRPr="00B81F82" w:rsidRDefault="00A87B6D" w:rsidP="00A4208C">
            <w:pPr>
              <w:jc w:val="center"/>
              <w:rPr>
                <w:rFonts w:eastAsia="Consolas"/>
                <w:sz w:val="14"/>
                <w:szCs w:val="14"/>
              </w:rPr>
            </w:pPr>
            <w:r w:rsidRPr="00B81F82">
              <w:rPr>
                <w:sz w:val="14"/>
                <w:szCs w:val="14"/>
              </w:rPr>
              <w:t xml:space="preserve">11.2% / </w:t>
            </w:r>
            <w:r w:rsidRPr="00B81F82">
              <w:rPr>
                <w:rFonts w:ascii="Microsoft YaHei" w:eastAsia="Microsoft YaHei" w:hAnsi="Microsoft YaHei" w:cs="Microsoft YaHei" w:hint="eastAsia"/>
                <w:sz w:val="14"/>
                <w:szCs w:val="14"/>
              </w:rPr>
              <w:t>−</w:t>
            </w:r>
            <w:r w:rsidRPr="00B81F82">
              <w:rPr>
                <w:sz w:val="14"/>
                <w:szCs w:val="14"/>
              </w:rPr>
              <w:t>6.3%</w:t>
            </w:r>
          </w:p>
        </w:tc>
      </w:tr>
      <w:tr w:rsidR="00A87B6D" w14:paraId="757A8F95" w14:textId="77777777" w:rsidTr="00A4208C">
        <w:trPr>
          <w:cantSplit/>
        </w:trPr>
        <w:tc>
          <w:tcPr>
            <w:tcW w:w="593" w:type="pct"/>
            <w:shd w:val="clear" w:color="auto" w:fill="FFFFFF" w:themeFill="background1"/>
            <w:tcMar>
              <w:top w:w="8" w:type="dxa"/>
              <w:left w:w="45" w:type="dxa"/>
              <w:bottom w:w="8" w:type="dxa"/>
              <w:right w:w="45" w:type="dxa"/>
            </w:tcMar>
          </w:tcPr>
          <w:p w14:paraId="364C1DDA" w14:textId="17FF883A" w:rsidR="00A87B6D" w:rsidRPr="00B81F82" w:rsidRDefault="00A87B6D" w:rsidP="00A4208C">
            <w:pPr>
              <w:rPr>
                <w:b/>
                <w:bCs/>
                <w:sz w:val="14"/>
                <w:szCs w:val="14"/>
              </w:rPr>
            </w:pPr>
            <w:r w:rsidRPr="00B81F82">
              <w:rPr>
                <w:b/>
                <w:bCs/>
                <w:sz w:val="14"/>
                <w:szCs w:val="14"/>
              </w:rPr>
              <w:t>MediaTek [</w:t>
            </w:r>
            <w:hyperlink r:id="rId915"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2121FADB"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2FA1620D" w14:textId="77777777" w:rsidR="00A87B6D" w:rsidRPr="00B81F82" w:rsidRDefault="00A87B6D" w:rsidP="00A4208C">
            <w:pPr>
              <w:jc w:val="center"/>
              <w:rPr>
                <w:sz w:val="14"/>
                <w:szCs w:val="14"/>
              </w:rPr>
            </w:pPr>
            <w:r w:rsidRPr="00B81F82">
              <w:rPr>
                <w:sz w:val="14"/>
                <w:szCs w:val="14"/>
              </w:rPr>
              <w:t xml:space="preserve">Light (15 &lt; L </w:t>
            </w:r>
            <w:r w:rsidRPr="00B81F82">
              <w:rPr>
                <w:rFonts w:hint="eastAsia"/>
                <w:sz w:val="14"/>
                <w:szCs w:val="14"/>
              </w:rPr>
              <w:t>≤</w:t>
            </w:r>
            <w:r w:rsidRPr="00B81F82">
              <w:rPr>
                <w:sz w:val="14"/>
                <w:szCs w:val="14"/>
              </w:rPr>
              <w:t xml:space="preserve"> 30%)</w:t>
            </w:r>
          </w:p>
        </w:tc>
        <w:tc>
          <w:tcPr>
            <w:tcW w:w="721" w:type="pct"/>
            <w:shd w:val="clear" w:color="auto" w:fill="FFFFFF" w:themeFill="background1"/>
            <w:tcMar>
              <w:top w:w="8" w:type="dxa"/>
              <w:left w:w="45" w:type="dxa"/>
              <w:bottom w:w="8" w:type="dxa"/>
              <w:right w:w="45" w:type="dxa"/>
            </w:tcMar>
          </w:tcPr>
          <w:p w14:paraId="5D3B52EE" w14:textId="77777777" w:rsidR="00A87B6D" w:rsidRPr="00B81F82" w:rsidRDefault="00A87B6D" w:rsidP="00A4208C">
            <w:pPr>
              <w:rPr>
                <w:sz w:val="14"/>
                <w:szCs w:val="14"/>
              </w:rPr>
            </w:pPr>
            <w:r w:rsidRPr="00B81F82">
              <w:rPr>
                <w:sz w:val="14"/>
                <w:szCs w:val="14"/>
              </w:rPr>
              <w:t>No SIB1 (SSB + RO only), clustered</w:t>
            </w:r>
          </w:p>
        </w:tc>
        <w:tc>
          <w:tcPr>
            <w:tcW w:w="968" w:type="pct"/>
            <w:shd w:val="clear" w:color="auto" w:fill="FFFFFF" w:themeFill="background1"/>
            <w:tcMar>
              <w:top w:w="8" w:type="dxa"/>
              <w:left w:w="45" w:type="dxa"/>
              <w:bottom w:w="8" w:type="dxa"/>
              <w:right w:w="45" w:type="dxa"/>
            </w:tcMar>
          </w:tcPr>
          <w:p w14:paraId="47E955DE" w14:textId="77777777" w:rsidR="00A87B6D" w:rsidRPr="00B81F82" w:rsidRDefault="00A87B6D" w:rsidP="00A4208C">
            <w:pPr>
              <w:rPr>
                <w:rFonts w:eastAsia="Consolas"/>
                <w:sz w:val="14"/>
                <w:szCs w:val="14"/>
              </w:rPr>
            </w:pPr>
            <w:r w:rsidRPr="00B81F82">
              <w:rPr>
                <w:sz w:val="14"/>
                <w:szCs w:val="14"/>
              </w:rPr>
              <w:t>5.3% / 0.4%</w:t>
            </w:r>
          </w:p>
        </w:tc>
        <w:tc>
          <w:tcPr>
            <w:tcW w:w="969" w:type="pct"/>
            <w:shd w:val="clear" w:color="auto" w:fill="FFFFFF" w:themeFill="background1"/>
            <w:tcMar>
              <w:top w:w="8" w:type="dxa"/>
              <w:left w:w="45" w:type="dxa"/>
              <w:bottom w:w="8" w:type="dxa"/>
              <w:right w:w="45" w:type="dxa"/>
            </w:tcMar>
          </w:tcPr>
          <w:p w14:paraId="5D900495" w14:textId="77777777" w:rsidR="00A87B6D" w:rsidRPr="00B81F82" w:rsidRDefault="00A87B6D" w:rsidP="00A4208C">
            <w:pPr>
              <w:rPr>
                <w:rFonts w:eastAsia="Consolas"/>
                <w:sz w:val="14"/>
                <w:szCs w:val="14"/>
              </w:rPr>
            </w:pPr>
            <w:r w:rsidRPr="00B81F82">
              <w:rPr>
                <w:sz w:val="14"/>
                <w:szCs w:val="14"/>
              </w:rPr>
              <w:t xml:space="preserve">6.9% / </w:t>
            </w:r>
            <w:r w:rsidRPr="00B81F82">
              <w:rPr>
                <w:rFonts w:ascii="Microsoft YaHei" w:eastAsia="Microsoft YaHei" w:hAnsi="Microsoft YaHei" w:cs="Microsoft YaHei" w:hint="eastAsia"/>
                <w:sz w:val="14"/>
                <w:szCs w:val="14"/>
              </w:rPr>
              <w:t>−</w:t>
            </w:r>
            <w:r w:rsidRPr="00B81F82">
              <w:rPr>
                <w:sz w:val="14"/>
                <w:szCs w:val="14"/>
              </w:rPr>
              <w:t>3.0%</w:t>
            </w:r>
          </w:p>
        </w:tc>
        <w:tc>
          <w:tcPr>
            <w:tcW w:w="968" w:type="pct"/>
            <w:shd w:val="clear" w:color="auto" w:fill="FFFFFF" w:themeFill="background1"/>
            <w:tcMar>
              <w:top w:w="8" w:type="dxa"/>
              <w:left w:w="45" w:type="dxa"/>
              <w:bottom w:w="8" w:type="dxa"/>
              <w:right w:w="45" w:type="dxa"/>
            </w:tcMar>
          </w:tcPr>
          <w:p w14:paraId="790CA749" w14:textId="77777777" w:rsidR="00A87B6D" w:rsidRPr="00B81F82" w:rsidRDefault="00A87B6D" w:rsidP="00A4208C">
            <w:pPr>
              <w:jc w:val="center"/>
              <w:rPr>
                <w:rFonts w:eastAsia="Consolas"/>
                <w:sz w:val="14"/>
                <w:szCs w:val="14"/>
              </w:rPr>
            </w:pPr>
            <w:r w:rsidRPr="00B81F82">
              <w:rPr>
                <w:sz w:val="14"/>
                <w:szCs w:val="14"/>
              </w:rPr>
              <w:t xml:space="preserve">13.0% / </w:t>
            </w:r>
            <w:r w:rsidRPr="00B81F82">
              <w:rPr>
                <w:rFonts w:ascii="Microsoft YaHei" w:eastAsia="Microsoft YaHei" w:hAnsi="Microsoft YaHei" w:cs="Microsoft YaHei" w:hint="eastAsia"/>
                <w:sz w:val="14"/>
                <w:szCs w:val="14"/>
              </w:rPr>
              <w:t>−</w:t>
            </w:r>
            <w:r w:rsidRPr="00B81F82">
              <w:rPr>
                <w:sz w:val="14"/>
                <w:szCs w:val="14"/>
              </w:rPr>
              <w:t>4.6%</w:t>
            </w:r>
          </w:p>
        </w:tc>
      </w:tr>
      <w:tr w:rsidR="00A87B6D" w14:paraId="719D1081" w14:textId="77777777" w:rsidTr="00A4208C">
        <w:trPr>
          <w:cantSplit/>
        </w:trPr>
        <w:tc>
          <w:tcPr>
            <w:tcW w:w="593" w:type="pct"/>
            <w:shd w:val="clear" w:color="auto" w:fill="FFFFFF" w:themeFill="background1"/>
            <w:tcMar>
              <w:top w:w="8" w:type="dxa"/>
              <w:left w:w="45" w:type="dxa"/>
              <w:bottom w:w="8" w:type="dxa"/>
              <w:right w:w="45" w:type="dxa"/>
            </w:tcMar>
          </w:tcPr>
          <w:p w14:paraId="79E32EE7" w14:textId="30BDB476" w:rsidR="00A87B6D" w:rsidRPr="00B81F82" w:rsidRDefault="00A87B6D" w:rsidP="00A4208C">
            <w:pPr>
              <w:rPr>
                <w:b/>
                <w:bCs/>
                <w:sz w:val="14"/>
                <w:szCs w:val="14"/>
              </w:rPr>
            </w:pPr>
            <w:r w:rsidRPr="00B81F82">
              <w:rPr>
                <w:b/>
                <w:bCs/>
                <w:sz w:val="14"/>
                <w:szCs w:val="14"/>
              </w:rPr>
              <w:t>MediaTek [</w:t>
            </w:r>
            <w:hyperlink r:id="rId916"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1B8B43CA"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48B45734" w14:textId="77777777" w:rsidR="00A87B6D" w:rsidRPr="00B81F82" w:rsidRDefault="00A87B6D" w:rsidP="00A4208C">
            <w:pPr>
              <w:jc w:val="center"/>
              <w:rPr>
                <w:sz w:val="14"/>
                <w:szCs w:val="14"/>
              </w:rPr>
            </w:pPr>
            <w:r w:rsidRPr="00B81F82">
              <w:rPr>
                <w:sz w:val="14"/>
                <w:szCs w:val="14"/>
              </w:rPr>
              <w:t xml:space="preserve">Medium (30 &lt; L </w:t>
            </w:r>
            <w:r w:rsidRPr="00B81F82">
              <w:rPr>
                <w:rFonts w:hint="eastAsia"/>
                <w:sz w:val="14"/>
                <w:szCs w:val="14"/>
              </w:rPr>
              <w:t>≤</w:t>
            </w:r>
            <w:r w:rsidRPr="00B81F82">
              <w:rPr>
                <w:sz w:val="14"/>
                <w:szCs w:val="14"/>
              </w:rPr>
              <w:t xml:space="preserve"> 50%)</w:t>
            </w:r>
          </w:p>
        </w:tc>
        <w:tc>
          <w:tcPr>
            <w:tcW w:w="721" w:type="pct"/>
            <w:shd w:val="clear" w:color="auto" w:fill="FFFFFF" w:themeFill="background1"/>
            <w:tcMar>
              <w:top w:w="8" w:type="dxa"/>
              <w:left w:w="45" w:type="dxa"/>
              <w:bottom w:w="8" w:type="dxa"/>
              <w:right w:w="45" w:type="dxa"/>
            </w:tcMar>
          </w:tcPr>
          <w:p w14:paraId="49822FEB" w14:textId="77777777" w:rsidR="00A87B6D" w:rsidRPr="00B81F82" w:rsidRDefault="00A87B6D" w:rsidP="00A4208C">
            <w:pPr>
              <w:rPr>
                <w:sz w:val="14"/>
                <w:szCs w:val="14"/>
              </w:rPr>
            </w:pPr>
            <w:r w:rsidRPr="00B81F82">
              <w:rPr>
                <w:sz w:val="14"/>
                <w:szCs w:val="14"/>
              </w:rPr>
              <w:t>SSB + SIB1 + RO, un-clustered</w:t>
            </w:r>
          </w:p>
        </w:tc>
        <w:tc>
          <w:tcPr>
            <w:tcW w:w="968" w:type="pct"/>
            <w:shd w:val="clear" w:color="auto" w:fill="FFFFFF" w:themeFill="background1"/>
            <w:tcMar>
              <w:top w:w="8" w:type="dxa"/>
              <w:left w:w="45" w:type="dxa"/>
              <w:bottom w:w="8" w:type="dxa"/>
              <w:right w:w="45" w:type="dxa"/>
            </w:tcMar>
          </w:tcPr>
          <w:p w14:paraId="227535E5" w14:textId="77777777" w:rsidR="00A87B6D" w:rsidRPr="00B81F82" w:rsidRDefault="00A87B6D" w:rsidP="00A4208C">
            <w:pPr>
              <w:rPr>
                <w:rFonts w:eastAsia="Consolas"/>
                <w:sz w:val="14"/>
                <w:szCs w:val="14"/>
              </w:rPr>
            </w:pPr>
            <w:r w:rsidRPr="00B81F82">
              <w:rPr>
                <w:sz w:val="14"/>
                <w:szCs w:val="14"/>
              </w:rPr>
              <w:t>4.5% / 2.0%</w:t>
            </w:r>
          </w:p>
        </w:tc>
        <w:tc>
          <w:tcPr>
            <w:tcW w:w="969" w:type="pct"/>
            <w:shd w:val="clear" w:color="auto" w:fill="FFFFFF" w:themeFill="background1"/>
            <w:tcMar>
              <w:top w:w="8" w:type="dxa"/>
              <w:left w:w="45" w:type="dxa"/>
              <w:bottom w:w="8" w:type="dxa"/>
              <w:right w:w="45" w:type="dxa"/>
            </w:tcMar>
          </w:tcPr>
          <w:p w14:paraId="05A15EC6" w14:textId="77777777" w:rsidR="00A87B6D" w:rsidRPr="00B81F82" w:rsidRDefault="00A87B6D" w:rsidP="00A4208C">
            <w:pPr>
              <w:rPr>
                <w:rFonts w:eastAsia="Consolas"/>
                <w:sz w:val="14"/>
                <w:szCs w:val="14"/>
              </w:rPr>
            </w:pPr>
            <w:r w:rsidRPr="00B81F82">
              <w:rPr>
                <w:sz w:val="14"/>
                <w:szCs w:val="14"/>
              </w:rPr>
              <w:t>7.7% / 2.6%</w:t>
            </w:r>
          </w:p>
        </w:tc>
        <w:tc>
          <w:tcPr>
            <w:tcW w:w="968" w:type="pct"/>
            <w:shd w:val="clear" w:color="auto" w:fill="FFFFFF" w:themeFill="background1"/>
            <w:tcMar>
              <w:top w:w="8" w:type="dxa"/>
              <w:left w:w="45" w:type="dxa"/>
              <w:bottom w:w="8" w:type="dxa"/>
              <w:right w:w="45" w:type="dxa"/>
            </w:tcMar>
          </w:tcPr>
          <w:p w14:paraId="1ABD7779" w14:textId="77777777" w:rsidR="00A87B6D" w:rsidRPr="00B81F82" w:rsidRDefault="00A87B6D" w:rsidP="00A4208C">
            <w:pPr>
              <w:jc w:val="center"/>
              <w:rPr>
                <w:rFonts w:eastAsia="Consolas"/>
                <w:sz w:val="14"/>
                <w:szCs w:val="14"/>
              </w:rPr>
            </w:pPr>
            <w:r w:rsidRPr="00B81F82">
              <w:rPr>
                <w:sz w:val="14"/>
                <w:szCs w:val="14"/>
              </w:rPr>
              <w:t>9.7% / 3.0%</w:t>
            </w:r>
          </w:p>
        </w:tc>
      </w:tr>
      <w:tr w:rsidR="00A87B6D" w14:paraId="22B86830" w14:textId="77777777" w:rsidTr="00A4208C">
        <w:trPr>
          <w:cantSplit/>
        </w:trPr>
        <w:tc>
          <w:tcPr>
            <w:tcW w:w="593" w:type="pct"/>
            <w:shd w:val="clear" w:color="auto" w:fill="FFFFFF" w:themeFill="background1"/>
            <w:tcMar>
              <w:top w:w="8" w:type="dxa"/>
              <w:left w:w="45" w:type="dxa"/>
              <w:bottom w:w="8" w:type="dxa"/>
              <w:right w:w="45" w:type="dxa"/>
            </w:tcMar>
          </w:tcPr>
          <w:p w14:paraId="318F23DE" w14:textId="7D29BFBF" w:rsidR="00A87B6D" w:rsidRPr="00B81F82" w:rsidRDefault="00A87B6D" w:rsidP="00A4208C">
            <w:pPr>
              <w:rPr>
                <w:b/>
                <w:bCs/>
                <w:sz w:val="14"/>
                <w:szCs w:val="14"/>
              </w:rPr>
            </w:pPr>
            <w:r w:rsidRPr="00B81F82">
              <w:rPr>
                <w:b/>
                <w:bCs/>
                <w:sz w:val="14"/>
                <w:szCs w:val="14"/>
              </w:rPr>
              <w:lastRenderedPageBreak/>
              <w:t>MediaTek [</w:t>
            </w:r>
            <w:hyperlink r:id="rId917"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5B5FD0FE"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05E175D8" w14:textId="77777777" w:rsidR="00A87B6D" w:rsidRPr="00B81F82" w:rsidRDefault="00A87B6D" w:rsidP="00A4208C">
            <w:pPr>
              <w:jc w:val="center"/>
              <w:rPr>
                <w:sz w:val="14"/>
                <w:szCs w:val="14"/>
              </w:rPr>
            </w:pPr>
            <w:r w:rsidRPr="00B81F82">
              <w:rPr>
                <w:sz w:val="14"/>
                <w:szCs w:val="14"/>
              </w:rPr>
              <w:t xml:space="preserve">Medium (30 &lt; L </w:t>
            </w:r>
            <w:r w:rsidRPr="00B81F82">
              <w:rPr>
                <w:rFonts w:hint="eastAsia"/>
                <w:sz w:val="14"/>
                <w:szCs w:val="14"/>
              </w:rPr>
              <w:t>≤</w:t>
            </w:r>
            <w:r w:rsidRPr="00B81F82">
              <w:rPr>
                <w:sz w:val="14"/>
                <w:szCs w:val="14"/>
              </w:rPr>
              <w:t xml:space="preserve"> 50%)</w:t>
            </w:r>
          </w:p>
        </w:tc>
        <w:tc>
          <w:tcPr>
            <w:tcW w:w="721" w:type="pct"/>
            <w:shd w:val="clear" w:color="auto" w:fill="FFFFFF" w:themeFill="background1"/>
            <w:tcMar>
              <w:top w:w="8" w:type="dxa"/>
              <w:left w:w="45" w:type="dxa"/>
              <w:bottom w:w="8" w:type="dxa"/>
              <w:right w:w="45" w:type="dxa"/>
            </w:tcMar>
          </w:tcPr>
          <w:p w14:paraId="3572A394" w14:textId="77777777" w:rsidR="00A87B6D" w:rsidRPr="00B81F82" w:rsidRDefault="00A87B6D" w:rsidP="00A4208C">
            <w:pPr>
              <w:rPr>
                <w:sz w:val="14"/>
                <w:szCs w:val="14"/>
              </w:rPr>
            </w:pPr>
            <w:r w:rsidRPr="00B81F82">
              <w:rPr>
                <w:sz w:val="14"/>
                <w:szCs w:val="14"/>
              </w:rPr>
              <w:t>No SIB1 (SSB + RO only), un-clustered</w:t>
            </w:r>
          </w:p>
        </w:tc>
        <w:tc>
          <w:tcPr>
            <w:tcW w:w="968" w:type="pct"/>
            <w:shd w:val="clear" w:color="auto" w:fill="FFFFFF" w:themeFill="background1"/>
            <w:tcMar>
              <w:top w:w="8" w:type="dxa"/>
              <w:left w:w="45" w:type="dxa"/>
              <w:bottom w:w="8" w:type="dxa"/>
              <w:right w:w="45" w:type="dxa"/>
            </w:tcMar>
          </w:tcPr>
          <w:p w14:paraId="09FA42E1" w14:textId="77777777" w:rsidR="00A87B6D" w:rsidRPr="00B81F82" w:rsidRDefault="00A87B6D" w:rsidP="00A4208C">
            <w:pPr>
              <w:rPr>
                <w:rFonts w:eastAsia="Consolas"/>
                <w:sz w:val="14"/>
                <w:szCs w:val="14"/>
              </w:rPr>
            </w:pPr>
            <w:r w:rsidRPr="00B81F82">
              <w:rPr>
                <w:sz w:val="14"/>
                <w:szCs w:val="14"/>
              </w:rPr>
              <w:t>7.3% / 3.8%</w:t>
            </w:r>
          </w:p>
        </w:tc>
        <w:tc>
          <w:tcPr>
            <w:tcW w:w="969" w:type="pct"/>
            <w:shd w:val="clear" w:color="auto" w:fill="FFFFFF" w:themeFill="background1"/>
            <w:tcMar>
              <w:top w:w="8" w:type="dxa"/>
              <w:left w:w="45" w:type="dxa"/>
              <w:bottom w:w="8" w:type="dxa"/>
              <w:right w:w="45" w:type="dxa"/>
            </w:tcMar>
          </w:tcPr>
          <w:p w14:paraId="60E46A9B" w14:textId="77777777" w:rsidR="00A87B6D" w:rsidRPr="00B81F82" w:rsidRDefault="00A87B6D" w:rsidP="00A4208C">
            <w:pPr>
              <w:rPr>
                <w:rFonts w:eastAsia="Consolas"/>
                <w:sz w:val="14"/>
                <w:szCs w:val="14"/>
              </w:rPr>
            </w:pPr>
            <w:r w:rsidRPr="00B81F82">
              <w:rPr>
                <w:sz w:val="14"/>
                <w:szCs w:val="14"/>
              </w:rPr>
              <w:t>10.1% / 4.6%</w:t>
            </w:r>
          </w:p>
        </w:tc>
        <w:tc>
          <w:tcPr>
            <w:tcW w:w="968" w:type="pct"/>
            <w:shd w:val="clear" w:color="auto" w:fill="FFFFFF" w:themeFill="background1"/>
            <w:tcMar>
              <w:top w:w="8" w:type="dxa"/>
              <w:left w:w="45" w:type="dxa"/>
              <w:bottom w:w="8" w:type="dxa"/>
              <w:right w:w="45" w:type="dxa"/>
            </w:tcMar>
          </w:tcPr>
          <w:p w14:paraId="35DAB757" w14:textId="77777777" w:rsidR="00A87B6D" w:rsidRPr="00B81F82" w:rsidRDefault="00A87B6D" w:rsidP="00A4208C">
            <w:pPr>
              <w:jc w:val="center"/>
              <w:rPr>
                <w:rFonts w:eastAsia="Consolas"/>
                <w:sz w:val="14"/>
                <w:szCs w:val="14"/>
              </w:rPr>
            </w:pPr>
            <w:r w:rsidRPr="00B81F82">
              <w:rPr>
                <w:sz w:val="14"/>
                <w:szCs w:val="14"/>
              </w:rPr>
              <w:t>11.6% / 3.4%</w:t>
            </w:r>
          </w:p>
        </w:tc>
      </w:tr>
      <w:tr w:rsidR="00A87B6D" w14:paraId="567D0BD6" w14:textId="77777777" w:rsidTr="00A4208C">
        <w:trPr>
          <w:cantSplit/>
        </w:trPr>
        <w:tc>
          <w:tcPr>
            <w:tcW w:w="593" w:type="pct"/>
            <w:shd w:val="clear" w:color="auto" w:fill="FFFFFF" w:themeFill="background1"/>
            <w:tcMar>
              <w:top w:w="8" w:type="dxa"/>
              <w:left w:w="45" w:type="dxa"/>
              <w:bottom w:w="8" w:type="dxa"/>
              <w:right w:w="45" w:type="dxa"/>
            </w:tcMar>
          </w:tcPr>
          <w:p w14:paraId="1781BC47" w14:textId="47F53318" w:rsidR="00A87B6D" w:rsidRPr="00B81F82" w:rsidRDefault="00A87B6D" w:rsidP="00A4208C">
            <w:pPr>
              <w:rPr>
                <w:b/>
                <w:bCs/>
                <w:sz w:val="14"/>
                <w:szCs w:val="14"/>
              </w:rPr>
            </w:pPr>
            <w:r w:rsidRPr="00B81F82">
              <w:rPr>
                <w:b/>
                <w:bCs/>
                <w:sz w:val="14"/>
                <w:szCs w:val="14"/>
              </w:rPr>
              <w:t>MediaTek [</w:t>
            </w:r>
            <w:hyperlink r:id="rId918"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6720A42A"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6A46DE2F" w14:textId="77777777" w:rsidR="00A87B6D" w:rsidRPr="00B81F82" w:rsidRDefault="00A87B6D" w:rsidP="00A4208C">
            <w:pPr>
              <w:jc w:val="center"/>
              <w:rPr>
                <w:sz w:val="14"/>
                <w:szCs w:val="14"/>
              </w:rPr>
            </w:pPr>
            <w:r w:rsidRPr="00B81F82">
              <w:rPr>
                <w:sz w:val="14"/>
                <w:szCs w:val="14"/>
              </w:rPr>
              <w:t xml:space="preserve">Medium (30 &lt; L </w:t>
            </w:r>
            <w:r w:rsidRPr="00B81F82">
              <w:rPr>
                <w:rFonts w:hint="eastAsia"/>
                <w:sz w:val="14"/>
                <w:szCs w:val="14"/>
              </w:rPr>
              <w:t>≤</w:t>
            </w:r>
            <w:r w:rsidRPr="00B81F82">
              <w:rPr>
                <w:sz w:val="14"/>
                <w:szCs w:val="14"/>
              </w:rPr>
              <w:t xml:space="preserve"> 50%)</w:t>
            </w:r>
          </w:p>
        </w:tc>
        <w:tc>
          <w:tcPr>
            <w:tcW w:w="721" w:type="pct"/>
            <w:shd w:val="clear" w:color="auto" w:fill="FFFFFF" w:themeFill="background1"/>
            <w:tcMar>
              <w:top w:w="8" w:type="dxa"/>
              <w:left w:w="45" w:type="dxa"/>
              <w:bottom w:w="8" w:type="dxa"/>
              <w:right w:w="45" w:type="dxa"/>
            </w:tcMar>
          </w:tcPr>
          <w:p w14:paraId="3BC6A5BD" w14:textId="77777777" w:rsidR="00A87B6D" w:rsidRPr="00B81F82" w:rsidRDefault="00A87B6D" w:rsidP="00A4208C">
            <w:pPr>
              <w:rPr>
                <w:sz w:val="14"/>
                <w:szCs w:val="14"/>
              </w:rPr>
            </w:pPr>
            <w:r w:rsidRPr="00B81F82">
              <w:rPr>
                <w:sz w:val="14"/>
                <w:szCs w:val="14"/>
              </w:rPr>
              <w:t>SSB + SIB1 + RO, clustered</w:t>
            </w:r>
          </w:p>
        </w:tc>
        <w:tc>
          <w:tcPr>
            <w:tcW w:w="968" w:type="pct"/>
            <w:shd w:val="clear" w:color="auto" w:fill="FFFFFF" w:themeFill="background1"/>
            <w:tcMar>
              <w:top w:w="8" w:type="dxa"/>
              <w:left w:w="45" w:type="dxa"/>
              <w:bottom w:w="8" w:type="dxa"/>
              <w:right w:w="45" w:type="dxa"/>
            </w:tcMar>
          </w:tcPr>
          <w:p w14:paraId="4ED11661" w14:textId="77777777" w:rsidR="00A87B6D" w:rsidRPr="00B81F82" w:rsidRDefault="00A87B6D" w:rsidP="00A4208C">
            <w:pPr>
              <w:rPr>
                <w:rFonts w:eastAsia="Consolas"/>
                <w:sz w:val="14"/>
                <w:szCs w:val="14"/>
              </w:rPr>
            </w:pPr>
            <w:r w:rsidRPr="00B81F82">
              <w:rPr>
                <w:rFonts w:ascii="Microsoft YaHei" w:eastAsia="Microsoft YaHei" w:hAnsi="Microsoft YaHei" w:cs="Microsoft YaHei" w:hint="eastAsia"/>
                <w:sz w:val="14"/>
                <w:szCs w:val="14"/>
              </w:rPr>
              <w:t>−</w:t>
            </w:r>
            <w:r w:rsidRPr="00B81F82">
              <w:rPr>
                <w:sz w:val="14"/>
                <w:szCs w:val="14"/>
              </w:rPr>
              <w:t xml:space="preserve">0.8% / </w:t>
            </w:r>
            <w:r w:rsidRPr="00B81F82">
              <w:rPr>
                <w:rFonts w:ascii="Microsoft YaHei" w:eastAsia="Microsoft YaHei" w:hAnsi="Microsoft YaHei" w:cs="Microsoft YaHei" w:hint="eastAsia"/>
                <w:sz w:val="14"/>
                <w:szCs w:val="14"/>
              </w:rPr>
              <w:t>−</w:t>
            </w:r>
            <w:r w:rsidRPr="00B81F82">
              <w:rPr>
                <w:sz w:val="14"/>
                <w:szCs w:val="14"/>
              </w:rPr>
              <w:t>2.4%</w:t>
            </w:r>
          </w:p>
        </w:tc>
        <w:tc>
          <w:tcPr>
            <w:tcW w:w="969" w:type="pct"/>
            <w:shd w:val="clear" w:color="auto" w:fill="FFFFFF" w:themeFill="background1"/>
            <w:tcMar>
              <w:top w:w="8" w:type="dxa"/>
              <w:left w:w="45" w:type="dxa"/>
              <w:bottom w:w="8" w:type="dxa"/>
              <w:right w:w="45" w:type="dxa"/>
            </w:tcMar>
          </w:tcPr>
          <w:p w14:paraId="46547575" w14:textId="77777777" w:rsidR="00A87B6D" w:rsidRPr="00B81F82" w:rsidRDefault="00A87B6D" w:rsidP="00A4208C">
            <w:pPr>
              <w:rPr>
                <w:rFonts w:eastAsia="Consolas"/>
                <w:sz w:val="14"/>
                <w:szCs w:val="14"/>
              </w:rPr>
            </w:pPr>
            <w:r w:rsidRPr="00B81F82">
              <w:rPr>
                <w:sz w:val="14"/>
                <w:szCs w:val="14"/>
              </w:rPr>
              <w:t xml:space="preserve">1.2% / </w:t>
            </w:r>
            <w:r w:rsidRPr="00B81F82">
              <w:rPr>
                <w:rFonts w:ascii="Microsoft YaHei" w:eastAsia="Microsoft YaHei" w:hAnsi="Microsoft YaHei" w:cs="Microsoft YaHei" w:hint="eastAsia"/>
                <w:sz w:val="14"/>
                <w:szCs w:val="14"/>
              </w:rPr>
              <w:t>−</w:t>
            </w:r>
            <w:r w:rsidRPr="00B81F82">
              <w:rPr>
                <w:sz w:val="14"/>
                <w:szCs w:val="14"/>
              </w:rPr>
              <w:t>3.6%</w:t>
            </w:r>
          </w:p>
        </w:tc>
        <w:tc>
          <w:tcPr>
            <w:tcW w:w="968" w:type="pct"/>
            <w:shd w:val="clear" w:color="auto" w:fill="FFFFFF" w:themeFill="background1"/>
            <w:tcMar>
              <w:top w:w="8" w:type="dxa"/>
              <w:left w:w="45" w:type="dxa"/>
              <w:bottom w:w="8" w:type="dxa"/>
              <w:right w:w="45" w:type="dxa"/>
            </w:tcMar>
          </w:tcPr>
          <w:p w14:paraId="312AEAC3" w14:textId="77777777" w:rsidR="00A87B6D" w:rsidRPr="00B81F82" w:rsidRDefault="00A87B6D" w:rsidP="00A4208C">
            <w:pPr>
              <w:jc w:val="center"/>
              <w:rPr>
                <w:rFonts w:eastAsia="Consolas"/>
                <w:sz w:val="14"/>
                <w:szCs w:val="14"/>
              </w:rPr>
            </w:pPr>
            <w:r w:rsidRPr="00B81F82">
              <w:rPr>
                <w:sz w:val="14"/>
                <w:szCs w:val="14"/>
              </w:rPr>
              <w:t xml:space="preserve">4.7% / </w:t>
            </w:r>
            <w:r w:rsidRPr="00B81F82">
              <w:rPr>
                <w:rFonts w:ascii="Microsoft YaHei" w:eastAsia="Microsoft YaHei" w:hAnsi="Microsoft YaHei" w:cs="Microsoft YaHei" w:hint="eastAsia"/>
                <w:sz w:val="14"/>
                <w:szCs w:val="14"/>
              </w:rPr>
              <w:t>−</w:t>
            </w:r>
            <w:r w:rsidRPr="00B81F82">
              <w:rPr>
                <w:sz w:val="14"/>
                <w:szCs w:val="14"/>
              </w:rPr>
              <w:t>4.8%</w:t>
            </w:r>
          </w:p>
        </w:tc>
      </w:tr>
      <w:tr w:rsidR="00A87B6D" w14:paraId="671FF9E9" w14:textId="77777777" w:rsidTr="00A4208C">
        <w:trPr>
          <w:cantSplit/>
        </w:trPr>
        <w:tc>
          <w:tcPr>
            <w:tcW w:w="593" w:type="pct"/>
            <w:shd w:val="clear" w:color="auto" w:fill="FFFFFF" w:themeFill="background1"/>
            <w:tcMar>
              <w:top w:w="8" w:type="dxa"/>
              <w:left w:w="45" w:type="dxa"/>
              <w:bottom w:w="8" w:type="dxa"/>
              <w:right w:w="45" w:type="dxa"/>
            </w:tcMar>
          </w:tcPr>
          <w:p w14:paraId="163BF825" w14:textId="1B8B13E6" w:rsidR="00A87B6D" w:rsidRPr="00B81F82" w:rsidRDefault="00A87B6D" w:rsidP="00A4208C">
            <w:pPr>
              <w:rPr>
                <w:b/>
                <w:bCs/>
                <w:sz w:val="14"/>
                <w:szCs w:val="14"/>
              </w:rPr>
            </w:pPr>
            <w:r w:rsidRPr="00B81F82">
              <w:rPr>
                <w:b/>
                <w:bCs/>
                <w:sz w:val="14"/>
                <w:szCs w:val="14"/>
              </w:rPr>
              <w:t>MediaTek [</w:t>
            </w:r>
            <w:hyperlink r:id="rId919" w:history="1">
              <w:r w:rsidR="00C62C50">
                <w:rPr>
                  <w:rStyle w:val="Hyperlink"/>
                  <w:b/>
                  <w:bCs/>
                  <w:sz w:val="14"/>
                  <w:szCs w:val="14"/>
                </w:rPr>
                <w:t>R1-2606847</w:t>
              </w:r>
            </w:hyperlink>
            <w:r w:rsidRPr="00B81F82">
              <w:rPr>
                <w:b/>
                <w:bCs/>
                <w:sz w:val="14"/>
                <w:szCs w:val="14"/>
              </w:rPr>
              <w:t>]</w:t>
            </w:r>
          </w:p>
        </w:tc>
        <w:tc>
          <w:tcPr>
            <w:tcW w:w="435" w:type="pct"/>
            <w:shd w:val="clear" w:color="auto" w:fill="FFFFFF" w:themeFill="background1"/>
            <w:tcMar>
              <w:top w:w="8" w:type="dxa"/>
              <w:left w:w="45" w:type="dxa"/>
              <w:bottom w:w="8" w:type="dxa"/>
              <w:right w:w="45" w:type="dxa"/>
            </w:tcMar>
          </w:tcPr>
          <w:p w14:paraId="15AB7065" w14:textId="77777777" w:rsidR="00A87B6D" w:rsidRPr="00B81F82" w:rsidRDefault="00A87B6D" w:rsidP="00A4208C">
            <w:pPr>
              <w:jc w:val="center"/>
              <w:rPr>
                <w:sz w:val="14"/>
                <w:szCs w:val="14"/>
              </w:rPr>
            </w:pPr>
            <w:r w:rsidRPr="00B81F82">
              <w:rPr>
                <w:sz w:val="14"/>
                <w:szCs w:val="14"/>
              </w:rPr>
              <w:t>Cat 1 / Cat 2</w:t>
            </w:r>
          </w:p>
        </w:tc>
        <w:tc>
          <w:tcPr>
            <w:tcW w:w="346" w:type="pct"/>
            <w:shd w:val="clear" w:color="auto" w:fill="FFFFFF" w:themeFill="background1"/>
            <w:tcMar>
              <w:top w:w="8" w:type="dxa"/>
              <w:left w:w="45" w:type="dxa"/>
              <w:bottom w:w="8" w:type="dxa"/>
              <w:right w:w="45" w:type="dxa"/>
            </w:tcMar>
          </w:tcPr>
          <w:p w14:paraId="6D039B12" w14:textId="77777777" w:rsidR="00A87B6D" w:rsidRPr="00B81F82" w:rsidRDefault="00A87B6D" w:rsidP="00A4208C">
            <w:pPr>
              <w:jc w:val="center"/>
              <w:rPr>
                <w:sz w:val="14"/>
                <w:szCs w:val="14"/>
              </w:rPr>
            </w:pPr>
            <w:r w:rsidRPr="00B81F82">
              <w:rPr>
                <w:sz w:val="14"/>
                <w:szCs w:val="14"/>
              </w:rPr>
              <w:t xml:space="preserve">Medium (30 &lt; L </w:t>
            </w:r>
            <w:r w:rsidRPr="00B81F82">
              <w:rPr>
                <w:rFonts w:hint="eastAsia"/>
                <w:sz w:val="14"/>
                <w:szCs w:val="14"/>
              </w:rPr>
              <w:t>≤</w:t>
            </w:r>
            <w:r w:rsidRPr="00B81F82">
              <w:rPr>
                <w:sz w:val="14"/>
                <w:szCs w:val="14"/>
              </w:rPr>
              <w:t xml:space="preserve"> 50%)</w:t>
            </w:r>
          </w:p>
        </w:tc>
        <w:tc>
          <w:tcPr>
            <w:tcW w:w="721" w:type="pct"/>
            <w:shd w:val="clear" w:color="auto" w:fill="FFFFFF" w:themeFill="background1"/>
            <w:tcMar>
              <w:top w:w="8" w:type="dxa"/>
              <w:left w:w="45" w:type="dxa"/>
              <w:bottom w:w="8" w:type="dxa"/>
              <w:right w:w="45" w:type="dxa"/>
            </w:tcMar>
          </w:tcPr>
          <w:p w14:paraId="3E60ED36" w14:textId="77777777" w:rsidR="00A87B6D" w:rsidRPr="00B81F82" w:rsidRDefault="00A87B6D" w:rsidP="00A4208C">
            <w:pPr>
              <w:rPr>
                <w:sz w:val="14"/>
                <w:szCs w:val="14"/>
              </w:rPr>
            </w:pPr>
            <w:r w:rsidRPr="00B81F82">
              <w:rPr>
                <w:sz w:val="14"/>
                <w:szCs w:val="14"/>
              </w:rPr>
              <w:t>No SIB1 (SSB + RO only), clustered</w:t>
            </w:r>
          </w:p>
        </w:tc>
        <w:tc>
          <w:tcPr>
            <w:tcW w:w="968" w:type="pct"/>
            <w:shd w:val="clear" w:color="auto" w:fill="FFFFFF" w:themeFill="background1"/>
            <w:tcMar>
              <w:top w:w="8" w:type="dxa"/>
              <w:left w:w="45" w:type="dxa"/>
              <w:bottom w:w="8" w:type="dxa"/>
              <w:right w:w="45" w:type="dxa"/>
            </w:tcMar>
          </w:tcPr>
          <w:p w14:paraId="27790B35" w14:textId="77777777" w:rsidR="00A87B6D" w:rsidRPr="00B81F82" w:rsidRDefault="00A87B6D" w:rsidP="00A4208C">
            <w:pPr>
              <w:rPr>
                <w:rFonts w:eastAsia="Consolas"/>
                <w:sz w:val="14"/>
                <w:szCs w:val="14"/>
              </w:rPr>
            </w:pPr>
            <w:r w:rsidRPr="00B81F82">
              <w:rPr>
                <w:sz w:val="14"/>
                <w:szCs w:val="14"/>
              </w:rPr>
              <w:t xml:space="preserve">2.0% / </w:t>
            </w:r>
            <w:r w:rsidRPr="00B81F82">
              <w:rPr>
                <w:rFonts w:ascii="Microsoft YaHei" w:eastAsia="Microsoft YaHei" w:hAnsi="Microsoft YaHei" w:cs="Microsoft YaHei" w:hint="eastAsia"/>
                <w:sz w:val="14"/>
                <w:szCs w:val="14"/>
              </w:rPr>
              <w:t>−</w:t>
            </w:r>
            <w:r w:rsidRPr="00B81F82">
              <w:rPr>
                <w:sz w:val="14"/>
                <w:szCs w:val="14"/>
              </w:rPr>
              <w:t>0.2%</w:t>
            </w:r>
          </w:p>
        </w:tc>
        <w:tc>
          <w:tcPr>
            <w:tcW w:w="969" w:type="pct"/>
            <w:shd w:val="clear" w:color="auto" w:fill="FFFFFF" w:themeFill="background1"/>
            <w:tcMar>
              <w:top w:w="8" w:type="dxa"/>
              <w:left w:w="45" w:type="dxa"/>
              <w:bottom w:w="8" w:type="dxa"/>
              <w:right w:w="45" w:type="dxa"/>
            </w:tcMar>
          </w:tcPr>
          <w:p w14:paraId="69AFBAE1" w14:textId="77777777" w:rsidR="00A87B6D" w:rsidRPr="00B81F82" w:rsidRDefault="00A87B6D" w:rsidP="00A4208C">
            <w:pPr>
              <w:rPr>
                <w:rFonts w:eastAsia="Consolas"/>
                <w:sz w:val="14"/>
                <w:szCs w:val="14"/>
              </w:rPr>
            </w:pPr>
            <w:r w:rsidRPr="00B81F82">
              <w:rPr>
                <w:sz w:val="14"/>
                <w:szCs w:val="14"/>
              </w:rPr>
              <w:t xml:space="preserve">3.0% / </w:t>
            </w:r>
            <w:r w:rsidRPr="00B81F82">
              <w:rPr>
                <w:rFonts w:ascii="Microsoft YaHei" w:eastAsia="Microsoft YaHei" w:hAnsi="Microsoft YaHei" w:cs="Microsoft YaHei" w:hint="eastAsia"/>
                <w:sz w:val="14"/>
                <w:szCs w:val="14"/>
              </w:rPr>
              <w:t>−</w:t>
            </w:r>
            <w:r w:rsidRPr="00B81F82">
              <w:rPr>
                <w:sz w:val="14"/>
                <w:szCs w:val="14"/>
              </w:rPr>
              <w:t>1.6%</w:t>
            </w:r>
          </w:p>
        </w:tc>
        <w:tc>
          <w:tcPr>
            <w:tcW w:w="968" w:type="pct"/>
            <w:shd w:val="clear" w:color="auto" w:fill="FFFFFF" w:themeFill="background1"/>
            <w:tcMar>
              <w:top w:w="8" w:type="dxa"/>
              <w:left w:w="45" w:type="dxa"/>
              <w:bottom w:w="8" w:type="dxa"/>
              <w:right w:w="45" w:type="dxa"/>
            </w:tcMar>
          </w:tcPr>
          <w:p w14:paraId="15A146A6" w14:textId="77777777" w:rsidR="00A87B6D" w:rsidRPr="00B81F82" w:rsidRDefault="00A87B6D" w:rsidP="00A4208C">
            <w:pPr>
              <w:jc w:val="center"/>
              <w:rPr>
                <w:rFonts w:eastAsia="Consolas"/>
                <w:sz w:val="14"/>
                <w:szCs w:val="14"/>
              </w:rPr>
            </w:pPr>
            <w:r w:rsidRPr="00B81F82">
              <w:rPr>
                <w:sz w:val="14"/>
                <w:szCs w:val="14"/>
              </w:rPr>
              <w:t xml:space="preserve">6.1% / </w:t>
            </w:r>
            <w:r w:rsidRPr="00B81F82">
              <w:rPr>
                <w:rFonts w:ascii="Microsoft YaHei" w:eastAsia="Microsoft YaHei" w:hAnsi="Microsoft YaHei" w:cs="Microsoft YaHei" w:hint="eastAsia"/>
                <w:sz w:val="14"/>
                <w:szCs w:val="14"/>
              </w:rPr>
              <w:t>−</w:t>
            </w:r>
            <w:r w:rsidRPr="00B81F82">
              <w:rPr>
                <w:sz w:val="14"/>
                <w:szCs w:val="14"/>
              </w:rPr>
              <w:t>3.0%</w:t>
            </w:r>
          </w:p>
        </w:tc>
      </w:tr>
      <w:tr w:rsidR="00A87B6D" w14:paraId="709D2C62" w14:textId="77777777" w:rsidTr="00A4208C">
        <w:tc>
          <w:tcPr>
            <w:tcW w:w="5000" w:type="pct"/>
            <w:gridSpan w:val="7"/>
            <w:shd w:val="clear" w:color="auto" w:fill="E7E6E6"/>
            <w:tcMar>
              <w:top w:w="14" w:type="dxa"/>
              <w:left w:w="55" w:type="dxa"/>
              <w:bottom w:w="14" w:type="dxa"/>
              <w:right w:w="55" w:type="dxa"/>
            </w:tcMar>
          </w:tcPr>
          <w:p w14:paraId="50C354E8" w14:textId="77777777" w:rsidR="00A87B6D" w:rsidRDefault="00A87B6D" w:rsidP="00A4208C">
            <w:pPr>
              <w:rPr>
                <w:rFonts w:eastAsia="Consolas"/>
                <w:b/>
                <w:bCs/>
                <w:sz w:val="15"/>
                <w:szCs w:val="15"/>
              </w:rPr>
            </w:pPr>
            <w:r>
              <w:rPr>
                <w:rFonts w:eastAsia="Consolas"/>
                <w:b/>
                <w:bCs/>
                <w:sz w:val="15"/>
                <w:szCs w:val="15"/>
              </w:rPr>
              <w:t xml:space="preserve">Around 7 GHz (Set 4) — NES gains vs 20 </w:t>
            </w:r>
            <w:proofErr w:type="spellStart"/>
            <w:r>
              <w:rPr>
                <w:rFonts w:eastAsia="Consolas"/>
                <w:b/>
                <w:bCs/>
                <w:sz w:val="15"/>
                <w:szCs w:val="15"/>
              </w:rPr>
              <w:t>ms</w:t>
            </w:r>
            <w:proofErr w:type="spellEnd"/>
            <w:r>
              <w:rPr>
                <w:rFonts w:eastAsia="Consolas"/>
                <w:b/>
                <w:bCs/>
                <w:sz w:val="15"/>
                <w:szCs w:val="15"/>
              </w:rPr>
              <w:t xml:space="preserve"> baseline</w:t>
            </w:r>
          </w:p>
        </w:tc>
      </w:tr>
      <w:tr w:rsidR="00A87B6D" w14:paraId="783A1C60" w14:textId="77777777" w:rsidTr="00A4208C">
        <w:trPr>
          <w:cantSplit/>
        </w:trPr>
        <w:tc>
          <w:tcPr>
            <w:tcW w:w="593" w:type="pct"/>
            <w:tcMar>
              <w:top w:w="8" w:type="dxa"/>
              <w:left w:w="45" w:type="dxa"/>
              <w:bottom w:w="8" w:type="dxa"/>
              <w:right w:w="45" w:type="dxa"/>
            </w:tcMar>
            <w:vAlign w:val="center"/>
          </w:tcPr>
          <w:p w14:paraId="58BC9F37" w14:textId="674E6614" w:rsidR="00A87B6D" w:rsidRPr="003515ED" w:rsidRDefault="00A87B6D" w:rsidP="00A4208C">
            <w:pPr>
              <w:rPr>
                <w:rFonts w:eastAsiaTheme="minorEastAsia"/>
              </w:rPr>
            </w:pPr>
            <w:r>
              <w:rPr>
                <w:rFonts w:eastAsiaTheme="minorEastAsia" w:hint="eastAsia"/>
                <w:b/>
                <w:bCs/>
                <w:sz w:val="15"/>
                <w:szCs w:val="15"/>
              </w:rPr>
              <w:t>v</w:t>
            </w:r>
            <w:r>
              <w:rPr>
                <w:b/>
                <w:bCs/>
                <w:sz w:val="15"/>
                <w:szCs w:val="15"/>
              </w:rPr>
              <w:t>ivo</w:t>
            </w:r>
            <w:r>
              <w:rPr>
                <w:rFonts w:eastAsiaTheme="minorEastAsia" w:hint="eastAsia"/>
                <w:b/>
                <w:bCs/>
                <w:sz w:val="15"/>
                <w:szCs w:val="15"/>
              </w:rPr>
              <w:t xml:space="preserve"> [</w:t>
            </w:r>
            <w:hyperlink r:id="rId920" w:history="1">
              <w:r w:rsidR="00C62C50">
                <w:rPr>
                  <w:rStyle w:val="Hyperlink"/>
                  <w:rFonts w:eastAsiaTheme="minorEastAsia"/>
                  <w:b/>
                  <w:bCs/>
                  <w:sz w:val="15"/>
                  <w:szCs w:val="15"/>
                </w:rPr>
                <w:t>R1-2605459</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5734E54F"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234DE9DB"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7F114E72" w14:textId="77777777" w:rsidR="00A87B6D" w:rsidRDefault="00A87B6D" w:rsidP="00A4208C">
            <w:r>
              <w:rPr>
                <w:sz w:val="14"/>
                <w:szCs w:val="14"/>
              </w:rPr>
              <w:t>N=1 (no repetition)</w:t>
            </w:r>
          </w:p>
        </w:tc>
        <w:tc>
          <w:tcPr>
            <w:tcW w:w="968" w:type="pct"/>
            <w:tcMar>
              <w:top w:w="8" w:type="dxa"/>
              <w:left w:w="45" w:type="dxa"/>
              <w:bottom w:w="8" w:type="dxa"/>
              <w:right w:w="45" w:type="dxa"/>
            </w:tcMar>
            <w:vAlign w:val="center"/>
          </w:tcPr>
          <w:p w14:paraId="55FB6E17" w14:textId="77777777" w:rsidR="00A87B6D" w:rsidRDefault="00A87B6D" w:rsidP="00A4208C">
            <w:pPr>
              <w:jc w:val="center"/>
            </w:pPr>
            <w:r>
              <w:rPr>
                <w:rFonts w:eastAsia="Consolas"/>
                <w:sz w:val="15"/>
                <w:szCs w:val="15"/>
              </w:rPr>
              <w:t>36% / 24% / 24%</w:t>
            </w:r>
          </w:p>
        </w:tc>
        <w:tc>
          <w:tcPr>
            <w:tcW w:w="969" w:type="pct"/>
            <w:tcMar>
              <w:top w:w="8" w:type="dxa"/>
              <w:left w:w="45" w:type="dxa"/>
              <w:bottom w:w="8" w:type="dxa"/>
              <w:right w:w="45" w:type="dxa"/>
            </w:tcMar>
            <w:vAlign w:val="center"/>
          </w:tcPr>
          <w:p w14:paraId="29BB39CE" w14:textId="77777777" w:rsidR="00A87B6D" w:rsidRDefault="00A87B6D" w:rsidP="00A4208C">
            <w:pPr>
              <w:jc w:val="center"/>
            </w:pPr>
            <w:r>
              <w:rPr>
                <w:rFonts w:eastAsia="Consolas"/>
                <w:sz w:val="15"/>
                <w:szCs w:val="15"/>
              </w:rPr>
              <w:t>68% / 36% / 36%</w:t>
            </w:r>
          </w:p>
        </w:tc>
        <w:tc>
          <w:tcPr>
            <w:tcW w:w="968" w:type="pct"/>
            <w:tcMar>
              <w:top w:w="8" w:type="dxa"/>
              <w:left w:w="45" w:type="dxa"/>
              <w:bottom w:w="8" w:type="dxa"/>
              <w:right w:w="45" w:type="dxa"/>
            </w:tcMar>
            <w:vAlign w:val="center"/>
          </w:tcPr>
          <w:p w14:paraId="0EA55853" w14:textId="77777777" w:rsidR="00A87B6D" w:rsidRDefault="00A87B6D" w:rsidP="00A4208C">
            <w:pPr>
              <w:jc w:val="center"/>
            </w:pPr>
            <w:r>
              <w:rPr>
                <w:rFonts w:eastAsia="Consolas"/>
                <w:sz w:val="15"/>
                <w:szCs w:val="15"/>
              </w:rPr>
              <w:t>83% / 43% / 63%</w:t>
            </w:r>
          </w:p>
        </w:tc>
      </w:tr>
      <w:tr w:rsidR="00A87B6D" w14:paraId="1F7FF6A9" w14:textId="77777777" w:rsidTr="00A4208C">
        <w:trPr>
          <w:cantSplit/>
        </w:trPr>
        <w:tc>
          <w:tcPr>
            <w:tcW w:w="593" w:type="pct"/>
            <w:tcMar>
              <w:top w:w="8" w:type="dxa"/>
              <w:left w:w="45" w:type="dxa"/>
              <w:bottom w:w="8" w:type="dxa"/>
              <w:right w:w="45" w:type="dxa"/>
            </w:tcMar>
            <w:vAlign w:val="center"/>
          </w:tcPr>
          <w:p w14:paraId="685F7FDD" w14:textId="7FD8968A" w:rsidR="00A87B6D" w:rsidRPr="003515ED" w:rsidRDefault="00A87B6D" w:rsidP="00A4208C">
            <w:pPr>
              <w:rPr>
                <w:rFonts w:eastAsiaTheme="minorEastAsia"/>
              </w:rPr>
            </w:pPr>
            <w:r>
              <w:rPr>
                <w:rFonts w:eastAsiaTheme="minorEastAsia" w:hint="eastAsia"/>
                <w:b/>
                <w:bCs/>
                <w:sz w:val="15"/>
                <w:szCs w:val="15"/>
              </w:rPr>
              <w:t>v</w:t>
            </w:r>
            <w:r>
              <w:rPr>
                <w:b/>
                <w:bCs/>
                <w:sz w:val="15"/>
                <w:szCs w:val="15"/>
              </w:rPr>
              <w:t>ivo</w:t>
            </w:r>
            <w:r>
              <w:rPr>
                <w:rFonts w:eastAsiaTheme="minorEastAsia" w:hint="eastAsia"/>
                <w:b/>
                <w:bCs/>
                <w:sz w:val="15"/>
                <w:szCs w:val="15"/>
              </w:rPr>
              <w:t xml:space="preserve"> [</w:t>
            </w:r>
            <w:hyperlink r:id="rId921" w:history="1">
              <w:r w:rsidR="00C62C50">
                <w:rPr>
                  <w:rStyle w:val="Hyperlink"/>
                  <w:rFonts w:eastAsiaTheme="minorEastAsia"/>
                  <w:b/>
                  <w:bCs/>
                  <w:sz w:val="15"/>
                  <w:szCs w:val="15"/>
                </w:rPr>
                <w:t>R1-2605459</w:t>
              </w:r>
            </w:hyperlink>
            <w:r>
              <w:rPr>
                <w:rFonts w:eastAsiaTheme="minorEastAsia" w:hint="eastAsia"/>
                <w:b/>
                <w:bCs/>
                <w:sz w:val="15"/>
                <w:szCs w:val="15"/>
              </w:rPr>
              <w:t xml:space="preserve">] </w:t>
            </w:r>
          </w:p>
        </w:tc>
        <w:tc>
          <w:tcPr>
            <w:tcW w:w="435" w:type="pct"/>
            <w:tcMar>
              <w:top w:w="8" w:type="dxa"/>
              <w:left w:w="45" w:type="dxa"/>
              <w:bottom w:w="8" w:type="dxa"/>
              <w:right w:w="45" w:type="dxa"/>
            </w:tcMar>
            <w:vAlign w:val="center"/>
          </w:tcPr>
          <w:p w14:paraId="32B93E31"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0793AFC7"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47CB0DD4" w14:textId="77777777" w:rsidR="00A87B6D" w:rsidRDefault="00A87B6D" w:rsidP="00A4208C">
            <w:r>
              <w:rPr>
                <w:sz w:val="14"/>
                <w:szCs w:val="14"/>
              </w:rPr>
              <w:t>N=2</w:t>
            </w:r>
          </w:p>
        </w:tc>
        <w:tc>
          <w:tcPr>
            <w:tcW w:w="968" w:type="pct"/>
            <w:tcMar>
              <w:top w:w="8" w:type="dxa"/>
              <w:left w:w="45" w:type="dxa"/>
              <w:bottom w:w="8" w:type="dxa"/>
              <w:right w:w="45" w:type="dxa"/>
            </w:tcMar>
            <w:vAlign w:val="center"/>
          </w:tcPr>
          <w:p w14:paraId="53DE621E" w14:textId="77777777" w:rsidR="00A87B6D" w:rsidRDefault="00A87B6D" w:rsidP="00A4208C">
            <w:pPr>
              <w:jc w:val="center"/>
            </w:pPr>
            <w:r>
              <w:rPr>
                <w:rFonts w:eastAsia="Consolas"/>
                <w:sz w:val="15"/>
                <w:szCs w:val="15"/>
              </w:rPr>
              <w:t>2% / 0% / 0%</w:t>
            </w:r>
          </w:p>
        </w:tc>
        <w:tc>
          <w:tcPr>
            <w:tcW w:w="969" w:type="pct"/>
            <w:tcMar>
              <w:top w:w="8" w:type="dxa"/>
              <w:left w:w="45" w:type="dxa"/>
              <w:bottom w:w="8" w:type="dxa"/>
              <w:right w:w="45" w:type="dxa"/>
            </w:tcMar>
            <w:vAlign w:val="center"/>
          </w:tcPr>
          <w:p w14:paraId="15670C84" w14:textId="77777777" w:rsidR="00A87B6D" w:rsidRDefault="00A87B6D" w:rsidP="00A4208C">
            <w:pPr>
              <w:jc w:val="center"/>
            </w:pPr>
            <w:r>
              <w:rPr>
                <w:rFonts w:eastAsia="Consolas"/>
                <w:sz w:val="15"/>
                <w:szCs w:val="15"/>
              </w:rPr>
              <w:t>48% / 24% / 24%</w:t>
            </w:r>
          </w:p>
        </w:tc>
        <w:tc>
          <w:tcPr>
            <w:tcW w:w="968" w:type="pct"/>
            <w:tcMar>
              <w:top w:w="8" w:type="dxa"/>
              <w:left w:w="45" w:type="dxa"/>
              <w:bottom w:w="8" w:type="dxa"/>
              <w:right w:w="45" w:type="dxa"/>
            </w:tcMar>
            <w:vAlign w:val="center"/>
          </w:tcPr>
          <w:p w14:paraId="2D57E1D8" w14:textId="77777777" w:rsidR="00A87B6D" w:rsidRDefault="00A87B6D" w:rsidP="00A4208C">
            <w:pPr>
              <w:jc w:val="center"/>
            </w:pPr>
            <w:r>
              <w:rPr>
                <w:rFonts w:eastAsia="Consolas"/>
                <w:sz w:val="15"/>
                <w:szCs w:val="15"/>
              </w:rPr>
              <w:t>72% / 36% / 55%</w:t>
            </w:r>
          </w:p>
        </w:tc>
      </w:tr>
      <w:tr w:rsidR="00A87B6D" w14:paraId="447DDB78" w14:textId="77777777" w:rsidTr="00A4208C">
        <w:trPr>
          <w:cantSplit/>
        </w:trPr>
        <w:tc>
          <w:tcPr>
            <w:tcW w:w="593" w:type="pct"/>
            <w:tcMar>
              <w:top w:w="8" w:type="dxa"/>
              <w:left w:w="45" w:type="dxa"/>
              <w:bottom w:w="8" w:type="dxa"/>
              <w:right w:w="45" w:type="dxa"/>
            </w:tcMar>
            <w:vAlign w:val="center"/>
          </w:tcPr>
          <w:p w14:paraId="0B26670C" w14:textId="1B33B1F5" w:rsidR="00A87B6D" w:rsidRPr="003515ED" w:rsidRDefault="00A87B6D" w:rsidP="00A4208C">
            <w:pPr>
              <w:rPr>
                <w:rFonts w:eastAsiaTheme="minorEastAsia"/>
              </w:rPr>
            </w:pPr>
            <w:r>
              <w:rPr>
                <w:b/>
                <w:bCs/>
                <w:sz w:val="15"/>
                <w:szCs w:val="15"/>
              </w:rPr>
              <w:t>vivo</w:t>
            </w:r>
            <w:r>
              <w:rPr>
                <w:rFonts w:eastAsiaTheme="minorEastAsia" w:hint="eastAsia"/>
                <w:b/>
                <w:bCs/>
                <w:sz w:val="15"/>
                <w:szCs w:val="15"/>
              </w:rPr>
              <w:t xml:space="preserve"> [</w:t>
            </w:r>
            <w:hyperlink r:id="rId922" w:history="1">
              <w:r w:rsidR="00C62C50">
                <w:rPr>
                  <w:rStyle w:val="Hyperlink"/>
                  <w:rFonts w:eastAsiaTheme="minorEastAsia"/>
                  <w:b/>
                  <w:bCs/>
                  <w:sz w:val="15"/>
                  <w:szCs w:val="15"/>
                </w:rPr>
                <w:t>R1-2605459</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5B4BECEF"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0ACD61CC"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042D81D7" w14:textId="77777777" w:rsidR="00A87B6D" w:rsidRDefault="00A87B6D" w:rsidP="00A4208C">
            <w:r>
              <w:rPr>
                <w:sz w:val="14"/>
                <w:szCs w:val="14"/>
              </w:rPr>
              <w:t>N=4</w:t>
            </w:r>
          </w:p>
        </w:tc>
        <w:tc>
          <w:tcPr>
            <w:tcW w:w="968" w:type="pct"/>
            <w:tcMar>
              <w:top w:w="8" w:type="dxa"/>
              <w:left w:w="45" w:type="dxa"/>
              <w:bottom w:w="8" w:type="dxa"/>
              <w:right w:w="45" w:type="dxa"/>
            </w:tcMar>
            <w:vAlign w:val="center"/>
          </w:tcPr>
          <w:p w14:paraId="60DAC775" w14:textId="77777777" w:rsidR="00A87B6D" w:rsidRDefault="00A87B6D" w:rsidP="00A4208C">
            <w:pPr>
              <w:jc w:val="center"/>
            </w:pPr>
            <w:r>
              <w:rPr>
                <w:rFonts w:eastAsia="Consolas"/>
                <w:sz w:val="15"/>
                <w:szCs w:val="15"/>
              </w:rPr>
              <w:t>–</w:t>
            </w:r>
          </w:p>
        </w:tc>
        <w:tc>
          <w:tcPr>
            <w:tcW w:w="969" w:type="pct"/>
            <w:tcMar>
              <w:top w:w="8" w:type="dxa"/>
              <w:left w:w="45" w:type="dxa"/>
              <w:bottom w:w="8" w:type="dxa"/>
              <w:right w:w="45" w:type="dxa"/>
            </w:tcMar>
            <w:vAlign w:val="center"/>
          </w:tcPr>
          <w:p w14:paraId="4422AFBE" w14:textId="77777777" w:rsidR="00A87B6D" w:rsidRDefault="00A87B6D" w:rsidP="00A4208C">
            <w:pPr>
              <w:jc w:val="center"/>
            </w:pPr>
            <w:r>
              <w:rPr>
                <w:rFonts w:eastAsia="Consolas"/>
                <w:sz w:val="15"/>
                <w:szCs w:val="15"/>
              </w:rPr>
              <w:t>4% / 0% / 0%</w:t>
            </w:r>
          </w:p>
        </w:tc>
        <w:tc>
          <w:tcPr>
            <w:tcW w:w="968" w:type="pct"/>
            <w:tcMar>
              <w:top w:w="8" w:type="dxa"/>
              <w:left w:w="45" w:type="dxa"/>
              <w:bottom w:w="8" w:type="dxa"/>
              <w:right w:w="45" w:type="dxa"/>
            </w:tcMar>
            <w:vAlign w:val="center"/>
          </w:tcPr>
          <w:p w14:paraId="01BCD682" w14:textId="77777777" w:rsidR="00A87B6D" w:rsidRDefault="00A87B6D" w:rsidP="00A4208C">
            <w:pPr>
              <w:jc w:val="center"/>
            </w:pPr>
            <w:r>
              <w:rPr>
                <w:rFonts w:eastAsia="Consolas"/>
                <w:sz w:val="15"/>
                <w:szCs w:val="15"/>
              </w:rPr>
              <w:t>50% / 23% / 39%</w:t>
            </w:r>
          </w:p>
        </w:tc>
      </w:tr>
      <w:tr w:rsidR="00A87B6D" w14:paraId="0DF47BA0" w14:textId="77777777" w:rsidTr="00A4208C">
        <w:trPr>
          <w:cantSplit/>
        </w:trPr>
        <w:tc>
          <w:tcPr>
            <w:tcW w:w="593" w:type="pct"/>
            <w:shd w:val="clear" w:color="auto" w:fill="F5F5F5"/>
            <w:tcMar>
              <w:top w:w="8" w:type="dxa"/>
              <w:left w:w="45" w:type="dxa"/>
              <w:bottom w:w="8" w:type="dxa"/>
              <w:right w:w="45" w:type="dxa"/>
            </w:tcMar>
            <w:vAlign w:val="center"/>
          </w:tcPr>
          <w:p w14:paraId="2B5964D0" w14:textId="03DC1D0C" w:rsidR="00A87B6D" w:rsidRPr="00AE27D8" w:rsidRDefault="00A87B6D" w:rsidP="00A4208C">
            <w:pPr>
              <w:rPr>
                <w:rFonts w:eastAsiaTheme="minorEastAsia"/>
              </w:rPr>
            </w:pPr>
            <w:r>
              <w:rPr>
                <w:b/>
                <w:bCs/>
                <w:sz w:val="15"/>
                <w:szCs w:val="15"/>
              </w:rPr>
              <w:t>CMCC</w:t>
            </w:r>
            <w:r>
              <w:rPr>
                <w:rFonts w:eastAsiaTheme="minorEastAsia" w:hint="eastAsia"/>
                <w:b/>
                <w:bCs/>
                <w:sz w:val="15"/>
                <w:szCs w:val="15"/>
              </w:rPr>
              <w:t xml:space="preserve"> [</w:t>
            </w:r>
            <w:hyperlink r:id="rId923" w:history="1">
              <w:r w:rsidR="00C62C50">
                <w:rPr>
                  <w:rStyle w:val="Hyperlink"/>
                  <w:rFonts w:eastAsiaTheme="minorEastAsia"/>
                  <w:b/>
                  <w:bCs/>
                  <w:sz w:val="15"/>
                  <w:szCs w:val="15"/>
                </w:rPr>
                <w:t>R1-2605631</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1F7D3E5B" w14:textId="77777777" w:rsidR="00A87B6D" w:rsidRDefault="00A87B6D" w:rsidP="00A4208C">
            <w:pPr>
              <w:jc w:val="center"/>
            </w:pPr>
            <w:r>
              <w:rPr>
                <w:sz w:val="15"/>
                <w:szCs w:val="15"/>
              </w:rPr>
              <w:t>Cat 1 / Cat 2.1</w:t>
            </w:r>
          </w:p>
        </w:tc>
        <w:tc>
          <w:tcPr>
            <w:tcW w:w="346" w:type="pct"/>
            <w:shd w:val="clear" w:color="auto" w:fill="F5F5F5"/>
            <w:tcMar>
              <w:top w:w="8" w:type="dxa"/>
              <w:left w:w="45" w:type="dxa"/>
              <w:bottom w:w="8" w:type="dxa"/>
              <w:right w:w="45" w:type="dxa"/>
            </w:tcMar>
            <w:vAlign w:val="center"/>
          </w:tcPr>
          <w:p w14:paraId="22CDE4C7"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4FCE7737" w14:textId="77777777" w:rsidR="00A87B6D" w:rsidRDefault="00A87B6D" w:rsidP="00A4208C">
            <w:r>
              <w:rPr>
                <w:sz w:val="14"/>
                <w:szCs w:val="14"/>
              </w:rPr>
              <w:t>8 beams</w:t>
            </w:r>
          </w:p>
        </w:tc>
        <w:tc>
          <w:tcPr>
            <w:tcW w:w="968" w:type="pct"/>
            <w:shd w:val="clear" w:color="auto" w:fill="F5F5F5"/>
            <w:tcMar>
              <w:top w:w="8" w:type="dxa"/>
              <w:left w:w="45" w:type="dxa"/>
              <w:bottom w:w="8" w:type="dxa"/>
              <w:right w:w="45" w:type="dxa"/>
            </w:tcMar>
            <w:vAlign w:val="center"/>
          </w:tcPr>
          <w:p w14:paraId="3EC0596A" w14:textId="77777777" w:rsidR="00A87B6D" w:rsidRDefault="00A87B6D" w:rsidP="00A4208C">
            <w:pPr>
              <w:jc w:val="center"/>
            </w:pPr>
            <w:r>
              <w:rPr>
                <w:rFonts w:eastAsia="Consolas"/>
                <w:sz w:val="15"/>
                <w:szCs w:val="15"/>
              </w:rPr>
              <w:t>34.7% / 23.1%</w:t>
            </w:r>
          </w:p>
        </w:tc>
        <w:tc>
          <w:tcPr>
            <w:tcW w:w="969" w:type="pct"/>
            <w:shd w:val="clear" w:color="auto" w:fill="F5F5F5"/>
            <w:tcMar>
              <w:top w:w="8" w:type="dxa"/>
              <w:left w:w="45" w:type="dxa"/>
              <w:bottom w:w="8" w:type="dxa"/>
              <w:right w:w="45" w:type="dxa"/>
            </w:tcMar>
            <w:vAlign w:val="center"/>
          </w:tcPr>
          <w:p w14:paraId="74330894" w14:textId="77777777" w:rsidR="00A87B6D" w:rsidRDefault="00A87B6D" w:rsidP="00A4208C">
            <w:pPr>
              <w:jc w:val="center"/>
            </w:pPr>
            <w:r>
              <w:rPr>
                <w:rFonts w:eastAsia="Consolas"/>
                <w:sz w:val="15"/>
                <w:szCs w:val="15"/>
              </w:rPr>
              <w:t>52.9% / 33.6%</w:t>
            </w:r>
          </w:p>
        </w:tc>
        <w:tc>
          <w:tcPr>
            <w:tcW w:w="968" w:type="pct"/>
            <w:shd w:val="clear" w:color="auto" w:fill="F5F5F5"/>
            <w:tcMar>
              <w:top w:w="8" w:type="dxa"/>
              <w:left w:w="45" w:type="dxa"/>
              <w:bottom w:w="8" w:type="dxa"/>
              <w:right w:w="45" w:type="dxa"/>
            </w:tcMar>
            <w:vAlign w:val="center"/>
          </w:tcPr>
          <w:p w14:paraId="64DD0422" w14:textId="77777777" w:rsidR="00A87B6D" w:rsidRDefault="00A87B6D" w:rsidP="00A4208C">
            <w:pPr>
              <w:jc w:val="center"/>
            </w:pPr>
            <w:r>
              <w:rPr>
                <w:rFonts w:eastAsia="Consolas"/>
                <w:sz w:val="15"/>
                <w:szCs w:val="15"/>
              </w:rPr>
              <w:t>69.4% / 51%</w:t>
            </w:r>
          </w:p>
        </w:tc>
      </w:tr>
      <w:tr w:rsidR="00A87B6D" w14:paraId="61305E53" w14:textId="77777777" w:rsidTr="00A4208C">
        <w:trPr>
          <w:cantSplit/>
        </w:trPr>
        <w:tc>
          <w:tcPr>
            <w:tcW w:w="593" w:type="pct"/>
            <w:tcMar>
              <w:top w:w="8" w:type="dxa"/>
              <w:left w:w="45" w:type="dxa"/>
              <w:bottom w:w="8" w:type="dxa"/>
              <w:right w:w="45" w:type="dxa"/>
            </w:tcMar>
            <w:vAlign w:val="center"/>
          </w:tcPr>
          <w:p w14:paraId="7737527B" w14:textId="2B38C379" w:rsidR="00A87B6D" w:rsidRPr="00AE27D8" w:rsidRDefault="00A87B6D" w:rsidP="00A4208C">
            <w:pPr>
              <w:rPr>
                <w:rFonts w:eastAsiaTheme="minorEastAsia"/>
              </w:rPr>
            </w:pPr>
            <w:r>
              <w:rPr>
                <w:b/>
                <w:bCs/>
                <w:sz w:val="15"/>
                <w:szCs w:val="15"/>
              </w:rPr>
              <w:t xml:space="preserve">NTT DOCOMO </w:t>
            </w:r>
            <w:r w:rsidRPr="00AE27D8">
              <w:rPr>
                <w:b/>
                <w:bCs/>
                <w:sz w:val="15"/>
                <w:szCs w:val="15"/>
              </w:rPr>
              <w:t>[</w:t>
            </w:r>
            <w:hyperlink r:id="rId924" w:history="1">
              <w:r w:rsidR="00C62C50">
                <w:rPr>
                  <w:rStyle w:val="Hyperlink"/>
                  <w:b/>
                  <w:bCs/>
                  <w:sz w:val="15"/>
                  <w:szCs w:val="15"/>
                </w:rPr>
                <w:t>R1-2606501</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20644314" w14:textId="77777777" w:rsidR="00A87B6D" w:rsidRDefault="00A87B6D" w:rsidP="00A4208C">
            <w:pPr>
              <w:jc w:val="center"/>
            </w:pPr>
            <w:r>
              <w:rPr>
                <w:sz w:val="15"/>
                <w:szCs w:val="15"/>
              </w:rPr>
              <w:t>Cat 1 / Cat 2</w:t>
            </w:r>
          </w:p>
        </w:tc>
        <w:tc>
          <w:tcPr>
            <w:tcW w:w="346" w:type="pct"/>
            <w:tcMar>
              <w:top w:w="8" w:type="dxa"/>
              <w:left w:w="45" w:type="dxa"/>
              <w:bottom w:w="8" w:type="dxa"/>
              <w:right w:w="45" w:type="dxa"/>
            </w:tcMar>
            <w:vAlign w:val="center"/>
          </w:tcPr>
          <w:p w14:paraId="416E1CA0" w14:textId="77777777" w:rsidR="00A87B6D" w:rsidRDefault="00A87B6D" w:rsidP="00A4208C">
            <w:pPr>
              <w:jc w:val="center"/>
            </w:pPr>
            <w:r>
              <w:rPr>
                <w:sz w:val="15"/>
                <w:szCs w:val="15"/>
              </w:rPr>
              <w:t>10%</w:t>
            </w:r>
          </w:p>
        </w:tc>
        <w:tc>
          <w:tcPr>
            <w:tcW w:w="721" w:type="pct"/>
            <w:tcMar>
              <w:top w:w="8" w:type="dxa"/>
              <w:left w:w="45" w:type="dxa"/>
              <w:bottom w:w="8" w:type="dxa"/>
              <w:right w:w="45" w:type="dxa"/>
            </w:tcMar>
            <w:vAlign w:val="center"/>
          </w:tcPr>
          <w:p w14:paraId="384CEF1B" w14:textId="77777777" w:rsidR="00A87B6D" w:rsidRDefault="00A87B6D" w:rsidP="00A4208C">
            <w:r>
              <w:rPr>
                <w:sz w:val="14"/>
                <w:szCs w:val="14"/>
              </w:rPr>
              <w:t>Clustered signal + clustered data occasions</w:t>
            </w:r>
          </w:p>
        </w:tc>
        <w:tc>
          <w:tcPr>
            <w:tcW w:w="968" w:type="pct"/>
            <w:tcMar>
              <w:top w:w="8" w:type="dxa"/>
              <w:left w:w="45" w:type="dxa"/>
              <w:bottom w:w="8" w:type="dxa"/>
              <w:right w:w="45" w:type="dxa"/>
            </w:tcMar>
            <w:vAlign w:val="center"/>
          </w:tcPr>
          <w:p w14:paraId="7A7DB57F" w14:textId="77777777" w:rsidR="00A87B6D" w:rsidRDefault="00A87B6D" w:rsidP="00A4208C">
            <w:pPr>
              <w:jc w:val="center"/>
            </w:pPr>
            <w:r>
              <w:rPr>
                <w:rFonts w:eastAsia="Consolas"/>
                <w:sz w:val="15"/>
                <w:szCs w:val="15"/>
              </w:rPr>
              <w:t>53% / 46%</w:t>
            </w:r>
          </w:p>
        </w:tc>
        <w:tc>
          <w:tcPr>
            <w:tcW w:w="969" w:type="pct"/>
            <w:tcMar>
              <w:top w:w="8" w:type="dxa"/>
              <w:left w:w="45" w:type="dxa"/>
              <w:bottom w:w="8" w:type="dxa"/>
              <w:right w:w="45" w:type="dxa"/>
            </w:tcMar>
            <w:vAlign w:val="center"/>
          </w:tcPr>
          <w:p w14:paraId="43A8CF69" w14:textId="77777777" w:rsidR="00A87B6D" w:rsidRDefault="00A87B6D" w:rsidP="00A4208C">
            <w:pPr>
              <w:jc w:val="center"/>
            </w:pPr>
            <w:r>
              <w:rPr>
                <w:rFonts w:eastAsia="Consolas"/>
                <w:sz w:val="15"/>
                <w:szCs w:val="15"/>
              </w:rPr>
              <w:t>70% / 56%</w:t>
            </w:r>
          </w:p>
        </w:tc>
        <w:tc>
          <w:tcPr>
            <w:tcW w:w="968" w:type="pct"/>
            <w:tcMar>
              <w:top w:w="8" w:type="dxa"/>
              <w:left w:w="45" w:type="dxa"/>
              <w:bottom w:w="8" w:type="dxa"/>
              <w:right w:w="45" w:type="dxa"/>
            </w:tcMar>
            <w:vAlign w:val="center"/>
          </w:tcPr>
          <w:p w14:paraId="3E29B5CD" w14:textId="77777777" w:rsidR="00A87B6D" w:rsidRDefault="00A87B6D" w:rsidP="00A4208C">
            <w:pPr>
              <w:jc w:val="center"/>
            </w:pPr>
            <w:r>
              <w:rPr>
                <w:rFonts w:eastAsia="Consolas"/>
                <w:sz w:val="15"/>
                <w:szCs w:val="15"/>
              </w:rPr>
              <w:t>77% / 60%</w:t>
            </w:r>
          </w:p>
        </w:tc>
      </w:tr>
      <w:tr w:rsidR="00A87B6D" w14:paraId="77E29E04" w14:textId="77777777" w:rsidTr="00A4208C">
        <w:trPr>
          <w:cantSplit/>
        </w:trPr>
        <w:tc>
          <w:tcPr>
            <w:tcW w:w="593" w:type="pct"/>
            <w:shd w:val="clear" w:color="auto" w:fill="F5F5F5"/>
            <w:tcMar>
              <w:top w:w="8" w:type="dxa"/>
              <w:left w:w="45" w:type="dxa"/>
              <w:bottom w:w="8" w:type="dxa"/>
              <w:right w:w="45" w:type="dxa"/>
            </w:tcMar>
            <w:vAlign w:val="center"/>
          </w:tcPr>
          <w:p w14:paraId="179F82BA" w14:textId="54637121" w:rsidR="00A87B6D" w:rsidRPr="00AE27D8" w:rsidRDefault="00A87B6D" w:rsidP="00A4208C">
            <w:pPr>
              <w:rPr>
                <w:rFonts w:eastAsiaTheme="minorEastAsia"/>
              </w:rPr>
            </w:pPr>
            <w:r>
              <w:rPr>
                <w:b/>
                <w:bCs/>
                <w:sz w:val="15"/>
                <w:szCs w:val="15"/>
              </w:rPr>
              <w:t>CATT</w:t>
            </w:r>
            <w:r>
              <w:rPr>
                <w:rFonts w:eastAsiaTheme="minorEastAsia" w:hint="eastAsia"/>
                <w:b/>
                <w:bCs/>
                <w:sz w:val="15"/>
                <w:szCs w:val="15"/>
              </w:rPr>
              <w:t xml:space="preserve"> [</w:t>
            </w:r>
            <w:hyperlink r:id="rId925" w:history="1">
              <w:r w:rsidR="00C62C50">
                <w:rPr>
                  <w:rStyle w:val="Hyperlink"/>
                  <w:rFonts w:eastAsiaTheme="minorEastAsia"/>
                  <w:b/>
                  <w:bCs/>
                  <w:sz w:val="15"/>
                  <w:szCs w:val="15"/>
                </w:rPr>
                <w:t>R1-2605717</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5D66D49D"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4CF769F8"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4AA92E41" w14:textId="77777777" w:rsidR="00A87B6D" w:rsidRDefault="00A87B6D" w:rsidP="00A4208C">
            <w:r>
              <w:rPr>
                <w:sz w:val="14"/>
                <w:szCs w:val="14"/>
              </w:rPr>
              <w:t>L=4 beams</w:t>
            </w:r>
          </w:p>
        </w:tc>
        <w:tc>
          <w:tcPr>
            <w:tcW w:w="968" w:type="pct"/>
            <w:shd w:val="clear" w:color="auto" w:fill="F5F5F5"/>
            <w:tcMar>
              <w:top w:w="8" w:type="dxa"/>
              <w:left w:w="45" w:type="dxa"/>
              <w:bottom w:w="8" w:type="dxa"/>
              <w:right w:w="45" w:type="dxa"/>
            </w:tcMar>
            <w:vAlign w:val="center"/>
          </w:tcPr>
          <w:p w14:paraId="57604150" w14:textId="77777777" w:rsidR="00A87B6D" w:rsidRDefault="00A87B6D" w:rsidP="00A4208C">
            <w:pPr>
              <w:jc w:val="center"/>
            </w:pPr>
            <w:r>
              <w:rPr>
                <w:rFonts w:eastAsia="Consolas"/>
                <w:sz w:val="15"/>
                <w:szCs w:val="15"/>
              </w:rPr>
              <w:t>–</w:t>
            </w:r>
          </w:p>
        </w:tc>
        <w:tc>
          <w:tcPr>
            <w:tcW w:w="969" w:type="pct"/>
            <w:shd w:val="clear" w:color="auto" w:fill="F5F5F5"/>
            <w:tcMar>
              <w:top w:w="8" w:type="dxa"/>
              <w:left w:w="45" w:type="dxa"/>
              <w:bottom w:w="8" w:type="dxa"/>
              <w:right w:w="45" w:type="dxa"/>
            </w:tcMar>
            <w:vAlign w:val="center"/>
          </w:tcPr>
          <w:p w14:paraId="22B681C4" w14:textId="77777777" w:rsidR="00A87B6D" w:rsidRDefault="00A87B6D" w:rsidP="00A4208C">
            <w:pPr>
              <w:jc w:val="center"/>
            </w:pPr>
            <w:r>
              <w:rPr>
                <w:rFonts w:eastAsia="Consolas"/>
                <w:sz w:val="15"/>
                <w:szCs w:val="15"/>
              </w:rPr>
              <w:t>76.6%</w:t>
            </w:r>
          </w:p>
        </w:tc>
        <w:tc>
          <w:tcPr>
            <w:tcW w:w="968" w:type="pct"/>
            <w:shd w:val="clear" w:color="auto" w:fill="F5F5F5"/>
            <w:tcMar>
              <w:top w:w="8" w:type="dxa"/>
              <w:left w:w="45" w:type="dxa"/>
              <w:bottom w:w="8" w:type="dxa"/>
              <w:right w:w="45" w:type="dxa"/>
            </w:tcMar>
            <w:vAlign w:val="center"/>
          </w:tcPr>
          <w:p w14:paraId="4E9CFEAA" w14:textId="77777777" w:rsidR="00A87B6D" w:rsidRDefault="00A87B6D" w:rsidP="00A4208C">
            <w:pPr>
              <w:jc w:val="center"/>
            </w:pPr>
            <w:r>
              <w:rPr>
                <w:rFonts w:eastAsia="Consolas"/>
                <w:sz w:val="15"/>
                <w:szCs w:val="15"/>
              </w:rPr>
              <w:t>87.1%</w:t>
            </w:r>
          </w:p>
        </w:tc>
      </w:tr>
      <w:tr w:rsidR="00A87B6D" w14:paraId="6761FFA7" w14:textId="77777777" w:rsidTr="00A4208C">
        <w:trPr>
          <w:cantSplit/>
        </w:trPr>
        <w:tc>
          <w:tcPr>
            <w:tcW w:w="593" w:type="pct"/>
            <w:shd w:val="clear" w:color="auto" w:fill="F5F5F5"/>
            <w:tcMar>
              <w:top w:w="8" w:type="dxa"/>
              <w:left w:w="45" w:type="dxa"/>
              <w:bottom w:w="8" w:type="dxa"/>
              <w:right w:w="45" w:type="dxa"/>
            </w:tcMar>
            <w:vAlign w:val="center"/>
          </w:tcPr>
          <w:p w14:paraId="4BD4ECA0" w14:textId="5B1C320C" w:rsidR="00A87B6D" w:rsidRPr="00AE27D8" w:rsidRDefault="00A87B6D" w:rsidP="00A4208C">
            <w:pPr>
              <w:rPr>
                <w:rFonts w:eastAsiaTheme="minorEastAsia"/>
              </w:rPr>
            </w:pPr>
            <w:r>
              <w:rPr>
                <w:b/>
                <w:bCs/>
                <w:sz w:val="15"/>
                <w:szCs w:val="15"/>
              </w:rPr>
              <w:t>CATT</w:t>
            </w:r>
            <w:r>
              <w:rPr>
                <w:rFonts w:eastAsiaTheme="minorEastAsia" w:hint="eastAsia"/>
                <w:b/>
                <w:bCs/>
                <w:sz w:val="15"/>
                <w:szCs w:val="15"/>
              </w:rPr>
              <w:t xml:space="preserve"> [</w:t>
            </w:r>
            <w:hyperlink r:id="rId926" w:history="1">
              <w:r w:rsidR="00C62C50">
                <w:rPr>
                  <w:rStyle w:val="Hyperlink"/>
                  <w:rFonts w:eastAsiaTheme="minorEastAsia"/>
                  <w:b/>
                  <w:bCs/>
                  <w:sz w:val="15"/>
                  <w:szCs w:val="15"/>
                </w:rPr>
                <w:t>R1-2605717</w:t>
              </w:r>
            </w:hyperlink>
            <w:r>
              <w:rPr>
                <w:rFonts w:eastAsiaTheme="minorEastAsia" w:hint="eastAsia"/>
                <w:b/>
                <w:bCs/>
                <w:sz w:val="15"/>
                <w:szCs w:val="15"/>
              </w:rPr>
              <w:t>]</w:t>
            </w:r>
          </w:p>
        </w:tc>
        <w:tc>
          <w:tcPr>
            <w:tcW w:w="435" w:type="pct"/>
            <w:shd w:val="clear" w:color="auto" w:fill="F5F5F5"/>
            <w:tcMar>
              <w:top w:w="8" w:type="dxa"/>
              <w:left w:w="45" w:type="dxa"/>
              <w:bottom w:w="8" w:type="dxa"/>
              <w:right w:w="45" w:type="dxa"/>
            </w:tcMar>
            <w:vAlign w:val="center"/>
          </w:tcPr>
          <w:p w14:paraId="428682A1" w14:textId="77777777" w:rsidR="00A87B6D" w:rsidRDefault="00A87B6D" w:rsidP="00A4208C">
            <w:pPr>
              <w:jc w:val="center"/>
            </w:pPr>
            <w:r>
              <w:rPr>
                <w:sz w:val="15"/>
                <w:szCs w:val="15"/>
              </w:rPr>
              <w:t>Cat 1</w:t>
            </w:r>
          </w:p>
        </w:tc>
        <w:tc>
          <w:tcPr>
            <w:tcW w:w="346" w:type="pct"/>
            <w:shd w:val="clear" w:color="auto" w:fill="F5F5F5"/>
            <w:tcMar>
              <w:top w:w="8" w:type="dxa"/>
              <w:left w:w="45" w:type="dxa"/>
              <w:bottom w:w="8" w:type="dxa"/>
              <w:right w:w="45" w:type="dxa"/>
            </w:tcMar>
            <w:vAlign w:val="center"/>
          </w:tcPr>
          <w:p w14:paraId="3D4E1F6C" w14:textId="77777777" w:rsidR="00A87B6D" w:rsidRDefault="00A87B6D" w:rsidP="00A4208C">
            <w:pPr>
              <w:jc w:val="center"/>
            </w:pPr>
            <w:r>
              <w:rPr>
                <w:sz w:val="15"/>
                <w:szCs w:val="15"/>
              </w:rPr>
              <w:t>0%</w:t>
            </w:r>
          </w:p>
        </w:tc>
        <w:tc>
          <w:tcPr>
            <w:tcW w:w="721" w:type="pct"/>
            <w:shd w:val="clear" w:color="auto" w:fill="F5F5F5"/>
            <w:tcMar>
              <w:top w:w="8" w:type="dxa"/>
              <w:left w:w="45" w:type="dxa"/>
              <w:bottom w:w="8" w:type="dxa"/>
              <w:right w:w="45" w:type="dxa"/>
            </w:tcMar>
            <w:vAlign w:val="center"/>
          </w:tcPr>
          <w:p w14:paraId="79185044" w14:textId="77777777" w:rsidR="00A87B6D" w:rsidRDefault="00A87B6D" w:rsidP="00A4208C">
            <w:r>
              <w:rPr>
                <w:sz w:val="14"/>
                <w:szCs w:val="14"/>
              </w:rPr>
              <w:t>L=8 beams</w:t>
            </w:r>
          </w:p>
        </w:tc>
        <w:tc>
          <w:tcPr>
            <w:tcW w:w="968" w:type="pct"/>
            <w:shd w:val="clear" w:color="auto" w:fill="F5F5F5"/>
            <w:tcMar>
              <w:top w:w="8" w:type="dxa"/>
              <w:left w:w="45" w:type="dxa"/>
              <w:bottom w:w="8" w:type="dxa"/>
              <w:right w:w="45" w:type="dxa"/>
            </w:tcMar>
            <w:vAlign w:val="center"/>
          </w:tcPr>
          <w:p w14:paraId="34CC3F55" w14:textId="77777777" w:rsidR="00A87B6D" w:rsidRDefault="00A87B6D" w:rsidP="00A4208C">
            <w:pPr>
              <w:jc w:val="center"/>
            </w:pPr>
            <w:r>
              <w:rPr>
                <w:rFonts w:eastAsia="Consolas"/>
                <w:sz w:val="15"/>
                <w:szCs w:val="15"/>
              </w:rPr>
              <w:t>–</w:t>
            </w:r>
          </w:p>
        </w:tc>
        <w:tc>
          <w:tcPr>
            <w:tcW w:w="969" w:type="pct"/>
            <w:shd w:val="clear" w:color="auto" w:fill="F5F5F5"/>
            <w:tcMar>
              <w:top w:w="8" w:type="dxa"/>
              <w:left w:w="45" w:type="dxa"/>
              <w:bottom w:w="8" w:type="dxa"/>
              <w:right w:w="45" w:type="dxa"/>
            </w:tcMar>
            <w:vAlign w:val="center"/>
          </w:tcPr>
          <w:p w14:paraId="1AA678D2" w14:textId="77777777" w:rsidR="00A87B6D" w:rsidRDefault="00A87B6D" w:rsidP="00A4208C">
            <w:pPr>
              <w:jc w:val="center"/>
            </w:pPr>
            <w:r>
              <w:rPr>
                <w:rFonts w:eastAsia="Consolas"/>
                <w:sz w:val="15"/>
                <w:szCs w:val="15"/>
              </w:rPr>
              <w:t>75.6%</w:t>
            </w:r>
          </w:p>
        </w:tc>
        <w:tc>
          <w:tcPr>
            <w:tcW w:w="968" w:type="pct"/>
            <w:shd w:val="clear" w:color="auto" w:fill="F5F5F5"/>
            <w:tcMar>
              <w:top w:w="8" w:type="dxa"/>
              <w:left w:w="45" w:type="dxa"/>
              <w:bottom w:w="8" w:type="dxa"/>
              <w:right w:w="45" w:type="dxa"/>
            </w:tcMar>
            <w:vAlign w:val="center"/>
          </w:tcPr>
          <w:p w14:paraId="7F75DB10" w14:textId="77777777" w:rsidR="00A87B6D" w:rsidRDefault="00A87B6D" w:rsidP="00A4208C">
            <w:pPr>
              <w:jc w:val="center"/>
            </w:pPr>
            <w:r>
              <w:rPr>
                <w:rFonts w:eastAsia="Consolas"/>
                <w:sz w:val="15"/>
                <w:szCs w:val="15"/>
              </w:rPr>
              <w:t>86.8%</w:t>
            </w:r>
          </w:p>
        </w:tc>
      </w:tr>
      <w:tr w:rsidR="00A87B6D" w14:paraId="125C6028" w14:textId="77777777" w:rsidTr="00A4208C">
        <w:trPr>
          <w:cantSplit/>
        </w:trPr>
        <w:tc>
          <w:tcPr>
            <w:tcW w:w="593" w:type="pct"/>
            <w:shd w:val="clear" w:color="auto" w:fill="FFFFFF" w:themeFill="background1"/>
            <w:tcMar>
              <w:top w:w="8" w:type="dxa"/>
              <w:left w:w="45" w:type="dxa"/>
              <w:bottom w:w="8" w:type="dxa"/>
              <w:right w:w="45" w:type="dxa"/>
            </w:tcMar>
            <w:vAlign w:val="center"/>
          </w:tcPr>
          <w:p w14:paraId="359999D6" w14:textId="744769AC" w:rsidR="00A87B6D" w:rsidRDefault="00A87B6D" w:rsidP="00A4208C">
            <w:pPr>
              <w:rPr>
                <w:b/>
                <w:bCs/>
                <w:sz w:val="15"/>
                <w:szCs w:val="15"/>
              </w:rPr>
            </w:pPr>
            <w:r w:rsidRPr="00AE27D8">
              <w:rPr>
                <w:b/>
                <w:bCs/>
                <w:sz w:val="14"/>
                <w:szCs w:val="14"/>
              </w:rPr>
              <w:t>Huawei [</w:t>
            </w:r>
            <w:hyperlink r:id="rId927" w:history="1">
              <w:r w:rsidR="00C62C50">
                <w:rPr>
                  <w:rStyle w:val="Hyperlink"/>
                  <w:b/>
                  <w:bCs/>
                  <w:sz w:val="14"/>
                  <w:szCs w:val="14"/>
                </w:rPr>
                <w:t>R1-2605291</w:t>
              </w:r>
            </w:hyperlink>
            <w:r w:rsidRPr="00AE27D8">
              <w:rPr>
                <w:b/>
                <w:bCs/>
                <w:sz w:val="14"/>
                <w:szCs w:val="14"/>
              </w:rPr>
              <w:t xml:space="preserve">] </w:t>
            </w:r>
          </w:p>
        </w:tc>
        <w:tc>
          <w:tcPr>
            <w:tcW w:w="435" w:type="pct"/>
            <w:shd w:val="clear" w:color="auto" w:fill="FFFFFF" w:themeFill="background1"/>
            <w:tcMar>
              <w:top w:w="8" w:type="dxa"/>
              <w:left w:w="45" w:type="dxa"/>
              <w:bottom w:w="8" w:type="dxa"/>
              <w:right w:w="45" w:type="dxa"/>
            </w:tcMar>
            <w:vAlign w:val="center"/>
          </w:tcPr>
          <w:p w14:paraId="60AF7D5C" w14:textId="77777777" w:rsidR="00A87B6D" w:rsidRDefault="00A87B6D" w:rsidP="00A4208C">
            <w:pPr>
              <w:jc w:val="center"/>
              <w:rPr>
                <w:sz w:val="15"/>
                <w:szCs w:val="15"/>
              </w:rPr>
            </w:pPr>
            <w:r w:rsidRPr="00AE27D8">
              <w:rPr>
                <w:sz w:val="15"/>
                <w:szCs w:val="15"/>
              </w:rPr>
              <w:t>Cat 1</w:t>
            </w:r>
          </w:p>
        </w:tc>
        <w:tc>
          <w:tcPr>
            <w:tcW w:w="346" w:type="pct"/>
            <w:shd w:val="clear" w:color="auto" w:fill="FFFFFF" w:themeFill="background1"/>
            <w:tcMar>
              <w:top w:w="8" w:type="dxa"/>
              <w:left w:w="45" w:type="dxa"/>
              <w:bottom w:w="8" w:type="dxa"/>
              <w:right w:w="45" w:type="dxa"/>
            </w:tcMar>
            <w:vAlign w:val="center"/>
          </w:tcPr>
          <w:p w14:paraId="47690B5D" w14:textId="77777777" w:rsidR="00A87B6D" w:rsidRDefault="00A87B6D" w:rsidP="00A4208C">
            <w:pPr>
              <w:jc w:val="center"/>
              <w:rPr>
                <w:sz w:val="15"/>
                <w:szCs w:val="15"/>
              </w:rPr>
            </w:pPr>
            <w:r w:rsidRPr="00AE27D8">
              <w:rPr>
                <w:sz w:val="15"/>
                <w:szCs w:val="15"/>
              </w:rPr>
              <w:t>0% / 4% / 8%</w:t>
            </w:r>
          </w:p>
        </w:tc>
        <w:tc>
          <w:tcPr>
            <w:tcW w:w="721" w:type="pct"/>
            <w:shd w:val="clear" w:color="auto" w:fill="FFFFFF" w:themeFill="background1"/>
            <w:tcMar>
              <w:top w:w="8" w:type="dxa"/>
              <w:left w:w="45" w:type="dxa"/>
              <w:bottom w:w="8" w:type="dxa"/>
              <w:right w:w="45" w:type="dxa"/>
            </w:tcMar>
            <w:vAlign w:val="center"/>
          </w:tcPr>
          <w:p w14:paraId="23E5B991" w14:textId="77777777" w:rsidR="00A87B6D" w:rsidRDefault="00A87B6D" w:rsidP="00A4208C">
            <w:pPr>
              <w:rPr>
                <w:sz w:val="14"/>
                <w:szCs w:val="14"/>
              </w:rPr>
            </w:pPr>
            <w:r w:rsidRPr="00AE27D8">
              <w:rPr>
                <w:sz w:val="14"/>
                <w:szCs w:val="14"/>
              </w:rPr>
              <w:t>8 beams, no AD-SS</w:t>
            </w:r>
          </w:p>
        </w:tc>
        <w:tc>
          <w:tcPr>
            <w:tcW w:w="968" w:type="pct"/>
            <w:shd w:val="clear" w:color="auto" w:fill="FFFFFF" w:themeFill="background1"/>
            <w:tcMar>
              <w:top w:w="8" w:type="dxa"/>
              <w:left w:w="45" w:type="dxa"/>
              <w:bottom w:w="8" w:type="dxa"/>
              <w:right w:w="45" w:type="dxa"/>
            </w:tcMar>
            <w:vAlign w:val="center"/>
          </w:tcPr>
          <w:p w14:paraId="3F0CADCB" w14:textId="77777777" w:rsidR="00A87B6D" w:rsidRDefault="00A87B6D" w:rsidP="00A4208C">
            <w:pPr>
              <w:jc w:val="center"/>
              <w:rPr>
                <w:rFonts w:eastAsia="Consolas"/>
                <w:sz w:val="15"/>
                <w:szCs w:val="15"/>
              </w:rPr>
            </w:pPr>
            <w:r w:rsidRPr="00AE27D8">
              <w:rPr>
                <w:sz w:val="13"/>
                <w:szCs w:val="13"/>
              </w:rPr>
              <w:t>baseline</w:t>
            </w:r>
          </w:p>
        </w:tc>
        <w:tc>
          <w:tcPr>
            <w:tcW w:w="969" w:type="pct"/>
            <w:shd w:val="clear" w:color="auto" w:fill="FFFFFF" w:themeFill="background1"/>
            <w:tcMar>
              <w:top w:w="8" w:type="dxa"/>
              <w:left w:w="45" w:type="dxa"/>
              <w:bottom w:w="8" w:type="dxa"/>
              <w:right w:w="45" w:type="dxa"/>
            </w:tcMar>
            <w:vAlign w:val="center"/>
          </w:tcPr>
          <w:p w14:paraId="64740E79" w14:textId="77777777" w:rsidR="00A87B6D" w:rsidRDefault="00A87B6D" w:rsidP="00A4208C">
            <w:pPr>
              <w:jc w:val="center"/>
              <w:rPr>
                <w:rFonts w:eastAsia="Consolas"/>
                <w:sz w:val="15"/>
                <w:szCs w:val="15"/>
              </w:rPr>
            </w:pPr>
            <w:r w:rsidRPr="00AE27D8">
              <w:rPr>
                <w:rFonts w:eastAsia="Consolas"/>
                <w:sz w:val="15"/>
                <w:szCs w:val="15"/>
              </w:rPr>
              <w:t>16% / 15% / 9%</w:t>
            </w:r>
          </w:p>
        </w:tc>
        <w:tc>
          <w:tcPr>
            <w:tcW w:w="968" w:type="pct"/>
            <w:shd w:val="clear" w:color="auto" w:fill="FFFFFF" w:themeFill="background1"/>
            <w:tcMar>
              <w:top w:w="8" w:type="dxa"/>
              <w:left w:w="45" w:type="dxa"/>
              <w:bottom w:w="8" w:type="dxa"/>
              <w:right w:w="45" w:type="dxa"/>
            </w:tcMar>
            <w:vAlign w:val="center"/>
          </w:tcPr>
          <w:p w14:paraId="535C2DF8" w14:textId="77777777" w:rsidR="00A87B6D" w:rsidRDefault="00A87B6D" w:rsidP="00A4208C">
            <w:pPr>
              <w:jc w:val="center"/>
              <w:rPr>
                <w:rFonts w:eastAsia="Consolas"/>
                <w:sz w:val="15"/>
                <w:szCs w:val="15"/>
              </w:rPr>
            </w:pPr>
            <w:r w:rsidRPr="00AE27D8">
              <w:rPr>
                <w:rFonts w:eastAsia="Consolas"/>
                <w:sz w:val="15"/>
                <w:szCs w:val="15"/>
              </w:rPr>
              <w:t>25% / 22% / 15%</w:t>
            </w:r>
          </w:p>
        </w:tc>
      </w:tr>
      <w:tr w:rsidR="00A87B6D" w14:paraId="46DD4F69" w14:textId="77777777" w:rsidTr="00A4208C">
        <w:trPr>
          <w:cantSplit/>
        </w:trPr>
        <w:tc>
          <w:tcPr>
            <w:tcW w:w="593" w:type="pct"/>
            <w:shd w:val="clear" w:color="auto" w:fill="FFFFFF" w:themeFill="background1"/>
            <w:tcMar>
              <w:top w:w="8" w:type="dxa"/>
              <w:left w:w="45" w:type="dxa"/>
              <w:bottom w:w="8" w:type="dxa"/>
              <w:right w:w="45" w:type="dxa"/>
            </w:tcMar>
            <w:vAlign w:val="center"/>
          </w:tcPr>
          <w:p w14:paraId="7CE1A8EF" w14:textId="19D345E8" w:rsidR="00A87B6D" w:rsidRDefault="00A87B6D" w:rsidP="00A4208C">
            <w:pPr>
              <w:rPr>
                <w:b/>
                <w:bCs/>
                <w:sz w:val="15"/>
                <w:szCs w:val="15"/>
              </w:rPr>
            </w:pPr>
            <w:r w:rsidRPr="00AE27D8">
              <w:rPr>
                <w:b/>
                <w:bCs/>
                <w:sz w:val="14"/>
                <w:szCs w:val="14"/>
              </w:rPr>
              <w:t>Huawei [</w:t>
            </w:r>
            <w:hyperlink r:id="rId928" w:history="1">
              <w:r w:rsidR="00C62C50">
                <w:rPr>
                  <w:rStyle w:val="Hyperlink"/>
                  <w:b/>
                  <w:bCs/>
                  <w:sz w:val="14"/>
                  <w:szCs w:val="14"/>
                </w:rPr>
                <w:t>R1-2605291</w:t>
              </w:r>
            </w:hyperlink>
            <w:r w:rsidRPr="00AE27D8">
              <w:rPr>
                <w:b/>
                <w:bCs/>
                <w:sz w:val="14"/>
                <w:szCs w:val="14"/>
              </w:rPr>
              <w:t>]</w:t>
            </w:r>
          </w:p>
        </w:tc>
        <w:tc>
          <w:tcPr>
            <w:tcW w:w="435" w:type="pct"/>
            <w:shd w:val="clear" w:color="auto" w:fill="FFFFFF" w:themeFill="background1"/>
            <w:tcMar>
              <w:top w:w="8" w:type="dxa"/>
              <w:left w:w="45" w:type="dxa"/>
              <w:bottom w:w="8" w:type="dxa"/>
              <w:right w:w="45" w:type="dxa"/>
            </w:tcMar>
            <w:vAlign w:val="center"/>
          </w:tcPr>
          <w:p w14:paraId="781AC0D2" w14:textId="77777777" w:rsidR="00A87B6D" w:rsidRDefault="00A87B6D" w:rsidP="00A4208C">
            <w:pPr>
              <w:jc w:val="center"/>
              <w:rPr>
                <w:sz w:val="15"/>
                <w:szCs w:val="15"/>
              </w:rPr>
            </w:pPr>
            <w:r w:rsidRPr="00AE27D8">
              <w:rPr>
                <w:sz w:val="15"/>
                <w:szCs w:val="15"/>
              </w:rPr>
              <w:t>Cat 1</w:t>
            </w:r>
          </w:p>
        </w:tc>
        <w:tc>
          <w:tcPr>
            <w:tcW w:w="346" w:type="pct"/>
            <w:shd w:val="clear" w:color="auto" w:fill="FFFFFF" w:themeFill="background1"/>
            <w:tcMar>
              <w:top w:w="8" w:type="dxa"/>
              <w:left w:w="45" w:type="dxa"/>
              <w:bottom w:w="8" w:type="dxa"/>
              <w:right w:w="45" w:type="dxa"/>
            </w:tcMar>
            <w:vAlign w:val="center"/>
          </w:tcPr>
          <w:p w14:paraId="35643CFD" w14:textId="77777777" w:rsidR="00A87B6D" w:rsidRDefault="00A87B6D" w:rsidP="00A4208C">
            <w:pPr>
              <w:jc w:val="center"/>
              <w:rPr>
                <w:sz w:val="15"/>
                <w:szCs w:val="15"/>
              </w:rPr>
            </w:pPr>
            <w:r w:rsidRPr="00AE27D8">
              <w:rPr>
                <w:sz w:val="15"/>
                <w:szCs w:val="15"/>
              </w:rPr>
              <w:t>0% / 4% / 8%</w:t>
            </w:r>
          </w:p>
        </w:tc>
        <w:tc>
          <w:tcPr>
            <w:tcW w:w="721" w:type="pct"/>
            <w:shd w:val="clear" w:color="auto" w:fill="FFFFFF" w:themeFill="background1"/>
            <w:tcMar>
              <w:top w:w="8" w:type="dxa"/>
              <w:left w:w="45" w:type="dxa"/>
              <w:bottom w:w="8" w:type="dxa"/>
              <w:right w:w="45" w:type="dxa"/>
            </w:tcMar>
            <w:vAlign w:val="center"/>
          </w:tcPr>
          <w:p w14:paraId="618483C2" w14:textId="77777777" w:rsidR="00A87B6D" w:rsidRDefault="00A87B6D" w:rsidP="00A4208C">
            <w:pPr>
              <w:rPr>
                <w:sz w:val="14"/>
                <w:szCs w:val="14"/>
              </w:rPr>
            </w:pPr>
            <w:r w:rsidRPr="00AE27D8">
              <w:rPr>
                <w:sz w:val="14"/>
                <w:szCs w:val="14"/>
              </w:rPr>
              <w:t>16 beams, no AD-SS</w:t>
            </w:r>
          </w:p>
        </w:tc>
        <w:tc>
          <w:tcPr>
            <w:tcW w:w="968" w:type="pct"/>
            <w:shd w:val="clear" w:color="auto" w:fill="FFFFFF" w:themeFill="background1"/>
            <w:tcMar>
              <w:top w:w="8" w:type="dxa"/>
              <w:left w:w="45" w:type="dxa"/>
              <w:bottom w:w="8" w:type="dxa"/>
              <w:right w:w="45" w:type="dxa"/>
            </w:tcMar>
            <w:vAlign w:val="center"/>
          </w:tcPr>
          <w:p w14:paraId="33BF9F1D" w14:textId="77777777" w:rsidR="00A87B6D" w:rsidRDefault="00A87B6D" w:rsidP="00A4208C">
            <w:pPr>
              <w:jc w:val="center"/>
              <w:rPr>
                <w:rFonts w:eastAsia="Consolas"/>
                <w:sz w:val="15"/>
                <w:szCs w:val="15"/>
              </w:rPr>
            </w:pPr>
            <w:r w:rsidRPr="00AE27D8">
              <w:rPr>
                <w:sz w:val="13"/>
                <w:szCs w:val="13"/>
              </w:rPr>
              <w:t>baseline</w:t>
            </w:r>
          </w:p>
        </w:tc>
        <w:tc>
          <w:tcPr>
            <w:tcW w:w="969" w:type="pct"/>
            <w:shd w:val="clear" w:color="auto" w:fill="FFFFFF" w:themeFill="background1"/>
            <w:tcMar>
              <w:top w:w="8" w:type="dxa"/>
              <w:left w:w="45" w:type="dxa"/>
              <w:bottom w:w="8" w:type="dxa"/>
              <w:right w:w="45" w:type="dxa"/>
            </w:tcMar>
            <w:vAlign w:val="center"/>
          </w:tcPr>
          <w:p w14:paraId="5947FC1E" w14:textId="77777777" w:rsidR="00A87B6D" w:rsidRDefault="00A87B6D" w:rsidP="00A4208C">
            <w:pPr>
              <w:jc w:val="center"/>
              <w:rPr>
                <w:rFonts w:eastAsia="Consolas"/>
                <w:sz w:val="15"/>
                <w:szCs w:val="15"/>
              </w:rPr>
            </w:pPr>
            <w:r w:rsidRPr="00AE27D8">
              <w:rPr>
                <w:rFonts w:eastAsia="Consolas"/>
                <w:sz w:val="15"/>
                <w:szCs w:val="15"/>
              </w:rPr>
              <w:t>6% / 5% / 5%</w:t>
            </w:r>
          </w:p>
        </w:tc>
        <w:tc>
          <w:tcPr>
            <w:tcW w:w="968" w:type="pct"/>
            <w:shd w:val="clear" w:color="auto" w:fill="FFFFFF" w:themeFill="background1"/>
            <w:tcMar>
              <w:top w:w="8" w:type="dxa"/>
              <w:left w:w="45" w:type="dxa"/>
              <w:bottom w:w="8" w:type="dxa"/>
              <w:right w:w="45" w:type="dxa"/>
            </w:tcMar>
            <w:vAlign w:val="center"/>
          </w:tcPr>
          <w:p w14:paraId="399FE9E9" w14:textId="77777777" w:rsidR="00A87B6D" w:rsidRDefault="00A87B6D" w:rsidP="00A4208C">
            <w:pPr>
              <w:jc w:val="center"/>
              <w:rPr>
                <w:rFonts w:eastAsia="Consolas"/>
                <w:sz w:val="15"/>
                <w:szCs w:val="15"/>
              </w:rPr>
            </w:pPr>
            <w:r w:rsidRPr="00AE27D8">
              <w:rPr>
                <w:rFonts w:eastAsia="Consolas"/>
                <w:sz w:val="15"/>
                <w:szCs w:val="15"/>
              </w:rPr>
              <w:t>14% / 13% / 12%</w:t>
            </w:r>
          </w:p>
        </w:tc>
      </w:tr>
      <w:tr w:rsidR="00A87B6D" w14:paraId="656AA9F7" w14:textId="77777777" w:rsidTr="00A4208C">
        <w:trPr>
          <w:cantSplit/>
        </w:trPr>
        <w:tc>
          <w:tcPr>
            <w:tcW w:w="593" w:type="pct"/>
            <w:shd w:val="clear" w:color="auto" w:fill="FFFFFF" w:themeFill="background1"/>
            <w:tcMar>
              <w:top w:w="8" w:type="dxa"/>
              <w:left w:w="45" w:type="dxa"/>
              <w:bottom w:w="8" w:type="dxa"/>
              <w:right w:w="45" w:type="dxa"/>
            </w:tcMar>
            <w:vAlign w:val="center"/>
          </w:tcPr>
          <w:p w14:paraId="333C38BA" w14:textId="56B6ED16" w:rsidR="00A87B6D" w:rsidRDefault="00A87B6D" w:rsidP="00A4208C">
            <w:pPr>
              <w:rPr>
                <w:b/>
                <w:bCs/>
                <w:sz w:val="15"/>
                <w:szCs w:val="15"/>
              </w:rPr>
            </w:pPr>
            <w:r w:rsidRPr="00AE27D8">
              <w:rPr>
                <w:b/>
                <w:bCs/>
                <w:sz w:val="14"/>
                <w:szCs w:val="14"/>
              </w:rPr>
              <w:t>Huawei [</w:t>
            </w:r>
            <w:hyperlink r:id="rId929" w:history="1">
              <w:r w:rsidR="00C62C50">
                <w:rPr>
                  <w:rStyle w:val="Hyperlink"/>
                  <w:b/>
                  <w:bCs/>
                  <w:sz w:val="14"/>
                  <w:szCs w:val="14"/>
                </w:rPr>
                <w:t>R1-2605291</w:t>
              </w:r>
            </w:hyperlink>
            <w:r w:rsidRPr="00AE27D8">
              <w:rPr>
                <w:b/>
                <w:bCs/>
                <w:sz w:val="14"/>
                <w:szCs w:val="14"/>
              </w:rPr>
              <w:t xml:space="preserve">] </w:t>
            </w:r>
          </w:p>
        </w:tc>
        <w:tc>
          <w:tcPr>
            <w:tcW w:w="435" w:type="pct"/>
            <w:shd w:val="clear" w:color="auto" w:fill="FFFFFF" w:themeFill="background1"/>
            <w:tcMar>
              <w:top w:w="8" w:type="dxa"/>
              <w:left w:w="45" w:type="dxa"/>
              <w:bottom w:w="8" w:type="dxa"/>
              <w:right w:w="45" w:type="dxa"/>
            </w:tcMar>
            <w:vAlign w:val="center"/>
          </w:tcPr>
          <w:p w14:paraId="2858F949" w14:textId="77777777" w:rsidR="00A87B6D" w:rsidRDefault="00A87B6D" w:rsidP="00A4208C">
            <w:pPr>
              <w:jc w:val="center"/>
              <w:rPr>
                <w:sz w:val="15"/>
                <w:szCs w:val="15"/>
              </w:rPr>
            </w:pPr>
            <w:r w:rsidRPr="00AE27D8">
              <w:rPr>
                <w:sz w:val="15"/>
                <w:szCs w:val="15"/>
              </w:rPr>
              <w:t>Cat 1</w:t>
            </w:r>
          </w:p>
        </w:tc>
        <w:tc>
          <w:tcPr>
            <w:tcW w:w="346" w:type="pct"/>
            <w:shd w:val="clear" w:color="auto" w:fill="FFFFFF" w:themeFill="background1"/>
            <w:tcMar>
              <w:top w:w="8" w:type="dxa"/>
              <w:left w:w="45" w:type="dxa"/>
              <w:bottom w:w="8" w:type="dxa"/>
              <w:right w:w="45" w:type="dxa"/>
            </w:tcMar>
            <w:vAlign w:val="center"/>
          </w:tcPr>
          <w:p w14:paraId="78602475" w14:textId="77777777" w:rsidR="00A87B6D" w:rsidRDefault="00A87B6D" w:rsidP="00A4208C">
            <w:pPr>
              <w:jc w:val="center"/>
              <w:rPr>
                <w:sz w:val="15"/>
                <w:szCs w:val="15"/>
              </w:rPr>
            </w:pPr>
            <w:r w:rsidRPr="00AE27D8">
              <w:rPr>
                <w:sz w:val="15"/>
                <w:szCs w:val="15"/>
              </w:rPr>
              <w:t>0% / 4% / 8%</w:t>
            </w:r>
          </w:p>
        </w:tc>
        <w:tc>
          <w:tcPr>
            <w:tcW w:w="721" w:type="pct"/>
            <w:shd w:val="clear" w:color="auto" w:fill="FFFFFF" w:themeFill="background1"/>
            <w:tcMar>
              <w:top w:w="8" w:type="dxa"/>
              <w:left w:w="45" w:type="dxa"/>
              <w:bottom w:w="8" w:type="dxa"/>
              <w:right w:w="45" w:type="dxa"/>
            </w:tcMar>
            <w:vAlign w:val="center"/>
          </w:tcPr>
          <w:p w14:paraId="1B638C86" w14:textId="77777777" w:rsidR="00A87B6D" w:rsidRDefault="00A87B6D" w:rsidP="00A4208C">
            <w:pPr>
              <w:rPr>
                <w:sz w:val="14"/>
                <w:szCs w:val="14"/>
              </w:rPr>
            </w:pPr>
            <w:r w:rsidRPr="00AE27D8">
              <w:rPr>
                <w:sz w:val="14"/>
                <w:szCs w:val="14"/>
              </w:rPr>
              <w:t>8 beams, WITH AD-SS</w:t>
            </w:r>
          </w:p>
        </w:tc>
        <w:tc>
          <w:tcPr>
            <w:tcW w:w="968" w:type="pct"/>
            <w:shd w:val="clear" w:color="auto" w:fill="FFFFFF" w:themeFill="background1"/>
            <w:tcMar>
              <w:top w:w="8" w:type="dxa"/>
              <w:left w:w="45" w:type="dxa"/>
              <w:bottom w:w="8" w:type="dxa"/>
              <w:right w:w="45" w:type="dxa"/>
            </w:tcMar>
            <w:vAlign w:val="center"/>
          </w:tcPr>
          <w:p w14:paraId="5512B96F" w14:textId="77777777" w:rsidR="00A87B6D" w:rsidRDefault="00A87B6D" w:rsidP="00A4208C">
            <w:pPr>
              <w:jc w:val="center"/>
              <w:rPr>
                <w:rFonts w:eastAsia="Consolas"/>
                <w:sz w:val="15"/>
                <w:szCs w:val="15"/>
              </w:rPr>
            </w:pPr>
            <w:r w:rsidRPr="00AE27D8">
              <w:rPr>
                <w:sz w:val="13"/>
                <w:szCs w:val="13"/>
              </w:rPr>
              <w:t>baseline</w:t>
            </w:r>
          </w:p>
        </w:tc>
        <w:tc>
          <w:tcPr>
            <w:tcW w:w="969" w:type="pct"/>
            <w:shd w:val="clear" w:color="auto" w:fill="FFFFFF" w:themeFill="background1"/>
            <w:tcMar>
              <w:top w:w="8" w:type="dxa"/>
              <w:left w:w="45" w:type="dxa"/>
              <w:bottom w:w="8" w:type="dxa"/>
              <w:right w:w="45" w:type="dxa"/>
            </w:tcMar>
            <w:vAlign w:val="center"/>
          </w:tcPr>
          <w:p w14:paraId="4A60BF79" w14:textId="77777777" w:rsidR="00A87B6D" w:rsidRDefault="00A87B6D" w:rsidP="00A4208C">
            <w:pPr>
              <w:jc w:val="center"/>
              <w:rPr>
                <w:rFonts w:eastAsia="Consolas"/>
                <w:sz w:val="15"/>
                <w:szCs w:val="15"/>
              </w:rPr>
            </w:pPr>
            <w:r w:rsidRPr="00AE27D8">
              <w:rPr>
                <w:rFonts w:eastAsia="Consolas"/>
                <w:sz w:val="15"/>
                <w:szCs w:val="15"/>
              </w:rPr>
              <w:t>10% / 5% / 4%</w:t>
            </w:r>
          </w:p>
        </w:tc>
        <w:tc>
          <w:tcPr>
            <w:tcW w:w="968" w:type="pct"/>
            <w:shd w:val="clear" w:color="auto" w:fill="FFFFFF" w:themeFill="background1"/>
            <w:tcMar>
              <w:top w:w="8" w:type="dxa"/>
              <w:left w:w="45" w:type="dxa"/>
              <w:bottom w:w="8" w:type="dxa"/>
              <w:right w:w="45" w:type="dxa"/>
            </w:tcMar>
            <w:vAlign w:val="center"/>
          </w:tcPr>
          <w:p w14:paraId="7C9E713A" w14:textId="77777777" w:rsidR="00A87B6D" w:rsidRDefault="00A87B6D" w:rsidP="00A4208C">
            <w:pPr>
              <w:jc w:val="center"/>
              <w:rPr>
                <w:rFonts w:eastAsia="Consolas"/>
                <w:sz w:val="15"/>
                <w:szCs w:val="15"/>
              </w:rPr>
            </w:pPr>
            <w:r w:rsidRPr="00AE27D8">
              <w:rPr>
                <w:rFonts w:eastAsia="Consolas"/>
                <w:sz w:val="15"/>
                <w:szCs w:val="15"/>
              </w:rPr>
              <w:t>15% / 13% / 11%</w:t>
            </w:r>
          </w:p>
        </w:tc>
      </w:tr>
      <w:tr w:rsidR="00A87B6D" w14:paraId="1CB63B3D" w14:textId="77777777" w:rsidTr="00A4208C">
        <w:trPr>
          <w:cantSplit/>
        </w:trPr>
        <w:tc>
          <w:tcPr>
            <w:tcW w:w="593" w:type="pct"/>
            <w:shd w:val="clear" w:color="auto" w:fill="FFFFFF" w:themeFill="background1"/>
            <w:tcMar>
              <w:top w:w="8" w:type="dxa"/>
              <w:left w:w="45" w:type="dxa"/>
              <w:bottom w:w="8" w:type="dxa"/>
              <w:right w:w="45" w:type="dxa"/>
            </w:tcMar>
            <w:vAlign w:val="center"/>
          </w:tcPr>
          <w:p w14:paraId="48075826" w14:textId="7CAC76E0" w:rsidR="00A87B6D" w:rsidRDefault="00A87B6D" w:rsidP="00A4208C">
            <w:pPr>
              <w:rPr>
                <w:b/>
                <w:bCs/>
                <w:sz w:val="15"/>
                <w:szCs w:val="15"/>
              </w:rPr>
            </w:pPr>
            <w:r w:rsidRPr="00AE27D8">
              <w:rPr>
                <w:b/>
                <w:bCs/>
                <w:sz w:val="14"/>
                <w:szCs w:val="14"/>
              </w:rPr>
              <w:t>Huawei [</w:t>
            </w:r>
            <w:hyperlink r:id="rId930" w:history="1">
              <w:r w:rsidR="00C62C50">
                <w:rPr>
                  <w:rStyle w:val="Hyperlink"/>
                  <w:b/>
                  <w:bCs/>
                  <w:sz w:val="14"/>
                  <w:szCs w:val="14"/>
                </w:rPr>
                <w:t>R1-2605291</w:t>
              </w:r>
            </w:hyperlink>
            <w:r w:rsidRPr="00AE27D8">
              <w:rPr>
                <w:b/>
                <w:bCs/>
                <w:sz w:val="14"/>
                <w:szCs w:val="14"/>
              </w:rPr>
              <w:t xml:space="preserve">] </w:t>
            </w:r>
          </w:p>
        </w:tc>
        <w:tc>
          <w:tcPr>
            <w:tcW w:w="435" w:type="pct"/>
            <w:shd w:val="clear" w:color="auto" w:fill="FFFFFF" w:themeFill="background1"/>
            <w:tcMar>
              <w:top w:w="8" w:type="dxa"/>
              <w:left w:w="45" w:type="dxa"/>
              <w:bottom w:w="8" w:type="dxa"/>
              <w:right w:w="45" w:type="dxa"/>
            </w:tcMar>
            <w:vAlign w:val="center"/>
          </w:tcPr>
          <w:p w14:paraId="5CCD8777" w14:textId="77777777" w:rsidR="00A87B6D" w:rsidRDefault="00A87B6D" w:rsidP="00A4208C">
            <w:pPr>
              <w:jc w:val="center"/>
              <w:rPr>
                <w:sz w:val="15"/>
                <w:szCs w:val="15"/>
              </w:rPr>
            </w:pPr>
            <w:r w:rsidRPr="00AE27D8">
              <w:rPr>
                <w:sz w:val="15"/>
                <w:szCs w:val="15"/>
              </w:rPr>
              <w:t>Cat 1</w:t>
            </w:r>
          </w:p>
        </w:tc>
        <w:tc>
          <w:tcPr>
            <w:tcW w:w="346" w:type="pct"/>
            <w:shd w:val="clear" w:color="auto" w:fill="FFFFFF" w:themeFill="background1"/>
            <w:tcMar>
              <w:top w:w="8" w:type="dxa"/>
              <w:left w:w="45" w:type="dxa"/>
              <w:bottom w:w="8" w:type="dxa"/>
              <w:right w:w="45" w:type="dxa"/>
            </w:tcMar>
            <w:vAlign w:val="center"/>
          </w:tcPr>
          <w:p w14:paraId="53D2BC04" w14:textId="77777777" w:rsidR="00A87B6D" w:rsidRDefault="00A87B6D" w:rsidP="00A4208C">
            <w:pPr>
              <w:jc w:val="center"/>
              <w:rPr>
                <w:sz w:val="15"/>
                <w:szCs w:val="15"/>
              </w:rPr>
            </w:pPr>
            <w:r w:rsidRPr="00AE27D8">
              <w:rPr>
                <w:sz w:val="15"/>
                <w:szCs w:val="15"/>
              </w:rPr>
              <w:t>0% / 4% / 8%</w:t>
            </w:r>
          </w:p>
        </w:tc>
        <w:tc>
          <w:tcPr>
            <w:tcW w:w="721" w:type="pct"/>
            <w:shd w:val="clear" w:color="auto" w:fill="FFFFFF" w:themeFill="background1"/>
            <w:tcMar>
              <w:top w:w="8" w:type="dxa"/>
              <w:left w:w="45" w:type="dxa"/>
              <w:bottom w:w="8" w:type="dxa"/>
              <w:right w:w="45" w:type="dxa"/>
            </w:tcMar>
            <w:vAlign w:val="center"/>
          </w:tcPr>
          <w:p w14:paraId="5683D2D9" w14:textId="77777777" w:rsidR="00A87B6D" w:rsidRDefault="00A87B6D" w:rsidP="00A4208C">
            <w:pPr>
              <w:rPr>
                <w:sz w:val="14"/>
                <w:szCs w:val="14"/>
              </w:rPr>
            </w:pPr>
            <w:r w:rsidRPr="00AE27D8">
              <w:rPr>
                <w:sz w:val="14"/>
                <w:szCs w:val="14"/>
              </w:rPr>
              <w:t>8 beams, no AD-SS</w:t>
            </w:r>
          </w:p>
        </w:tc>
        <w:tc>
          <w:tcPr>
            <w:tcW w:w="968" w:type="pct"/>
            <w:shd w:val="clear" w:color="auto" w:fill="FFFFFF" w:themeFill="background1"/>
            <w:tcMar>
              <w:top w:w="8" w:type="dxa"/>
              <w:left w:w="45" w:type="dxa"/>
              <w:bottom w:w="8" w:type="dxa"/>
              <w:right w:w="45" w:type="dxa"/>
            </w:tcMar>
            <w:vAlign w:val="center"/>
          </w:tcPr>
          <w:p w14:paraId="1A3CB02B" w14:textId="77777777" w:rsidR="00A87B6D" w:rsidRDefault="00A87B6D" w:rsidP="00A4208C">
            <w:pPr>
              <w:jc w:val="center"/>
              <w:rPr>
                <w:rFonts w:eastAsia="Consolas"/>
                <w:sz w:val="15"/>
                <w:szCs w:val="15"/>
              </w:rPr>
            </w:pPr>
            <w:r w:rsidRPr="00AE27D8">
              <w:rPr>
                <w:sz w:val="13"/>
                <w:szCs w:val="13"/>
              </w:rPr>
              <w:t>baseline</w:t>
            </w:r>
          </w:p>
        </w:tc>
        <w:tc>
          <w:tcPr>
            <w:tcW w:w="969" w:type="pct"/>
            <w:shd w:val="clear" w:color="auto" w:fill="FFFFFF" w:themeFill="background1"/>
            <w:tcMar>
              <w:top w:w="8" w:type="dxa"/>
              <w:left w:w="45" w:type="dxa"/>
              <w:bottom w:w="8" w:type="dxa"/>
              <w:right w:w="45" w:type="dxa"/>
            </w:tcMar>
            <w:vAlign w:val="center"/>
          </w:tcPr>
          <w:p w14:paraId="253F133A" w14:textId="77777777" w:rsidR="00A87B6D" w:rsidRDefault="00A87B6D" w:rsidP="00A4208C">
            <w:pPr>
              <w:jc w:val="center"/>
              <w:rPr>
                <w:rFonts w:eastAsia="Consolas"/>
                <w:sz w:val="15"/>
                <w:szCs w:val="15"/>
              </w:rPr>
            </w:pPr>
            <w:r w:rsidRPr="00AE27D8">
              <w:rPr>
                <w:rFonts w:eastAsia="Consolas"/>
                <w:sz w:val="15"/>
                <w:szCs w:val="15"/>
              </w:rPr>
              <w:t>16% / 15% / 9%</w:t>
            </w:r>
          </w:p>
        </w:tc>
        <w:tc>
          <w:tcPr>
            <w:tcW w:w="968" w:type="pct"/>
            <w:shd w:val="clear" w:color="auto" w:fill="FFFFFF" w:themeFill="background1"/>
            <w:tcMar>
              <w:top w:w="8" w:type="dxa"/>
              <w:left w:w="45" w:type="dxa"/>
              <w:bottom w:w="8" w:type="dxa"/>
              <w:right w:w="45" w:type="dxa"/>
            </w:tcMar>
            <w:vAlign w:val="center"/>
          </w:tcPr>
          <w:p w14:paraId="7FD154FC" w14:textId="77777777" w:rsidR="00A87B6D" w:rsidRDefault="00A87B6D" w:rsidP="00A4208C">
            <w:pPr>
              <w:jc w:val="center"/>
              <w:rPr>
                <w:rFonts w:eastAsia="Consolas"/>
                <w:sz w:val="15"/>
                <w:szCs w:val="15"/>
              </w:rPr>
            </w:pPr>
            <w:r w:rsidRPr="00AE27D8">
              <w:rPr>
                <w:rFonts w:eastAsia="Consolas"/>
                <w:sz w:val="15"/>
                <w:szCs w:val="15"/>
              </w:rPr>
              <w:t>25% / 22% / 15%</w:t>
            </w:r>
          </w:p>
        </w:tc>
      </w:tr>
      <w:tr w:rsidR="00A87B6D" w14:paraId="4C3C8EE2" w14:textId="77777777" w:rsidTr="00A4208C">
        <w:tc>
          <w:tcPr>
            <w:tcW w:w="5000" w:type="pct"/>
            <w:gridSpan w:val="7"/>
            <w:shd w:val="clear" w:color="auto" w:fill="E7E6E6"/>
            <w:tcMar>
              <w:top w:w="14" w:type="dxa"/>
              <w:left w:w="55" w:type="dxa"/>
              <w:bottom w:w="14" w:type="dxa"/>
              <w:right w:w="55" w:type="dxa"/>
            </w:tcMar>
          </w:tcPr>
          <w:p w14:paraId="160B5806" w14:textId="77777777" w:rsidR="00A87B6D" w:rsidRDefault="00A87B6D" w:rsidP="00A4208C">
            <w:pPr>
              <w:rPr>
                <w:rFonts w:eastAsia="Consolas"/>
                <w:b/>
                <w:bCs/>
                <w:sz w:val="15"/>
                <w:szCs w:val="15"/>
              </w:rPr>
            </w:pPr>
            <w:r>
              <w:rPr>
                <w:rFonts w:eastAsia="Consolas"/>
                <w:b/>
                <w:bCs/>
                <w:sz w:val="15"/>
                <w:szCs w:val="15"/>
              </w:rPr>
              <w:t xml:space="preserve">Band not stated — NES gains vs 20 </w:t>
            </w:r>
            <w:proofErr w:type="spellStart"/>
            <w:r>
              <w:rPr>
                <w:rFonts w:eastAsia="Consolas"/>
                <w:b/>
                <w:bCs/>
                <w:sz w:val="15"/>
                <w:szCs w:val="15"/>
              </w:rPr>
              <w:t>ms</w:t>
            </w:r>
            <w:proofErr w:type="spellEnd"/>
            <w:r>
              <w:rPr>
                <w:rFonts w:eastAsia="Consolas"/>
                <w:b/>
                <w:bCs/>
                <w:sz w:val="15"/>
                <w:szCs w:val="15"/>
              </w:rPr>
              <w:t xml:space="preserve"> baseline</w:t>
            </w:r>
          </w:p>
        </w:tc>
      </w:tr>
      <w:tr w:rsidR="00A87B6D" w14:paraId="77A3BFED" w14:textId="77777777" w:rsidTr="00A4208C">
        <w:trPr>
          <w:cantSplit/>
        </w:trPr>
        <w:tc>
          <w:tcPr>
            <w:tcW w:w="593" w:type="pct"/>
            <w:tcMar>
              <w:top w:w="8" w:type="dxa"/>
              <w:left w:w="45" w:type="dxa"/>
              <w:bottom w:w="8" w:type="dxa"/>
              <w:right w:w="45" w:type="dxa"/>
            </w:tcMar>
            <w:vAlign w:val="center"/>
          </w:tcPr>
          <w:p w14:paraId="4A42507D" w14:textId="2FF535C1" w:rsidR="00A87B6D" w:rsidRPr="00AE27D8" w:rsidRDefault="00A87B6D" w:rsidP="00A4208C">
            <w:pPr>
              <w:rPr>
                <w:rFonts w:eastAsiaTheme="minorEastAsia"/>
              </w:rPr>
            </w:pPr>
            <w:r>
              <w:rPr>
                <w:b/>
                <w:bCs/>
                <w:sz w:val="15"/>
                <w:szCs w:val="15"/>
              </w:rPr>
              <w:t>Apple</w:t>
            </w:r>
            <w:r>
              <w:rPr>
                <w:rFonts w:eastAsiaTheme="minorEastAsia" w:hint="eastAsia"/>
                <w:b/>
                <w:bCs/>
                <w:sz w:val="15"/>
                <w:szCs w:val="15"/>
              </w:rPr>
              <w:t xml:space="preserve"> [</w:t>
            </w:r>
            <w:hyperlink r:id="rId931" w:history="1">
              <w:r w:rsidR="00C62C50">
                <w:rPr>
                  <w:rStyle w:val="Hyperlink"/>
                  <w:rFonts w:eastAsiaTheme="minorEastAsia"/>
                  <w:b/>
                  <w:bCs/>
                  <w:sz w:val="15"/>
                  <w:szCs w:val="15"/>
                </w:rPr>
                <w:t>R1-2606022</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6D16A3D3"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1897BC62" w14:textId="77777777" w:rsidR="00A87B6D" w:rsidRDefault="00A87B6D" w:rsidP="00A4208C">
            <w:pPr>
              <w:jc w:val="center"/>
            </w:pPr>
            <w:r>
              <w:rPr>
                <w:sz w:val="15"/>
                <w:szCs w:val="15"/>
              </w:rPr>
              <w:t>0%</w:t>
            </w:r>
          </w:p>
        </w:tc>
        <w:tc>
          <w:tcPr>
            <w:tcW w:w="721" w:type="pct"/>
            <w:tcMar>
              <w:top w:w="8" w:type="dxa"/>
              <w:left w:w="45" w:type="dxa"/>
              <w:bottom w:w="8" w:type="dxa"/>
              <w:right w:w="45" w:type="dxa"/>
            </w:tcMar>
            <w:vAlign w:val="center"/>
          </w:tcPr>
          <w:p w14:paraId="1022B048"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1DD161DF" w14:textId="77777777" w:rsidR="00A87B6D" w:rsidRDefault="00A87B6D" w:rsidP="00A4208C">
            <w:pPr>
              <w:jc w:val="center"/>
            </w:pPr>
            <w:r>
              <w:rPr>
                <w:rFonts w:eastAsia="Consolas"/>
                <w:sz w:val="15"/>
                <w:szCs w:val="15"/>
              </w:rPr>
              <w:t>32.7% / 21.9% / 21.9%</w:t>
            </w:r>
          </w:p>
        </w:tc>
        <w:tc>
          <w:tcPr>
            <w:tcW w:w="969" w:type="pct"/>
            <w:tcMar>
              <w:top w:w="8" w:type="dxa"/>
              <w:left w:w="45" w:type="dxa"/>
              <w:bottom w:w="8" w:type="dxa"/>
              <w:right w:w="45" w:type="dxa"/>
            </w:tcMar>
            <w:vAlign w:val="center"/>
          </w:tcPr>
          <w:p w14:paraId="04A465D5" w14:textId="77777777" w:rsidR="00A87B6D" w:rsidRDefault="00A87B6D" w:rsidP="00A4208C">
            <w:pPr>
              <w:jc w:val="center"/>
            </w:pPr>
            <w:r>
              <w:rPr>
                <w:rFonts w:eastAsia="Consolas"/>
                <w:sz w:val="15"/>
                <w:szCs w:val="15"/>
              </w:rPr>
              <w:t>61.3% / 32.8% / 32.8%</w:t>
            </w:r>
          </w:p>
        </w:tc>
        <w:tc>
          <w:tcPr>
            <w:tcW w:w="968" w:type="pct"/>
            <w:tcMar>
              <w:top w:w="8" w:type="dxa"/>
              <w:left w:w="45" w:type="dxa"/>
              <w:bottom w:w="8" w:type="dxa"/>
              <w:right w:w="45" w:type="dxa"/>
            </w:tcMar>
            <w:vAlign w:val="center"/>
          </w:tcPr>
          <w:p w14:paraId="31E34A3C" w14:textId="77777777" w:rsidR="00A87B6D" w:rsidRDefault="00A87B6D" w:rsidP="00A4208C">
            <w:pPr>
              <w:jc w:val="center"/>
            </w:pPr>
            <w:r>
              <w:rPr>
                <w:rFonts w:eastAsia="Consolas"/>
                <w:sz w:val="15"/>
                <w:szCs w:val="15"/>
              </w:rPr>
              <w:t>79.7% / 38.2% / 56.3%</w:t>
            </w:r>
          </w:p>
        </w:tc>
      </w:tr>
      <w:tr w:rsidR="00A87B6D" w14:paraId="0BF3F344" w14:textId="77777777" w:rsidTr="00A4208C">
        <w:trPr>
          <w:cantSplit/>
        </w:trPr>
        <w:tc>
          <w:tcPr>
            <w:tcW w:w="593" w:type="pct"/>
            <w:tcMar>
              <w:top w:w="8" w:type="dxa"/>
              <w:left w:w="45" w:type="dxa"/>
              <w:bottom w:w="8" w:type="dxa"/>
              <w:right w:w="45" w:type="dxa"/>
            </w:tcMar>
            <w:vAlign w:val="center"/>
          </w:tcPr>
          <w:p w14:paraId="6006E906" w14:textId="73DC629F" w:rsidR="00A87B6D" w:rsidRPr="00AE27D8" w:rsidRDefault="00A87B6D" w:rsidP="00A4208C">
            <w:pPr>
              <w:rPr>
                <w:rFonts w:eastAsiaTheme="minorEastAsia"/>
              </w:rPr>
            </w:pPr>
            <w:r>
              <w:rPr>
                <w:b/>
                <w:bCs/>
                <w:sz w:val="15"/>
                <w:szCs w:val="15"/>
              </w:rPr>
              <w:t>Apple</w:t>
            </w:r>
            <w:r>
              <w:rPr>
                <w:rFonts w:eastAsiaTheme="minorEastAsia" w:hint="eastAsia"/>
                <w:b/>
                <w:bCs/>
                <w:sz w:val="15"/>
                <w:szCs w:val="15"/>
              </w:rPr>
              <w:t xml:space="preserve"> [</w:t>
            </w:r>
            <w:hyperlink r:id="rId932" w:history="1">
              <w:r w:rsidR="00C62C50">
                <w:rPr>
                  <w:rStyle w:val="Hyperlink"/>
                  <w:rFonts w:eastAsiaTheme="minorEastAsia"/>
                  <w:b/>
                  <w:bCs/>
                  <w:sz w:val="15"/>
                  <w:szCs w:val="15"/>
                </w:rPr>
                <w:t>R1-2606022</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042663D3"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4FD0448F" w14:textId="77777777" w:rsidR="00A87B6D" w:rsidRDefault="00A87B6D" w:rsidP="00A4208C">
            <w:pPr>
              <w:jc w:val="center"/>
            </w:pPr>
            <w:r>
              <w:rPr>
                <w:sz w:val="15"/>
                <w:szCs w:val="15"/>
              </w:rPr>
              <w:t>9.8%</w:t>
            </w:r>
          </w:p>
        </w:tc>
        <w:tc>
          <w:tcPr>
            <w:tcW w:w="721" w:type="pct"/>
            <w:tcMar>
              <w:top w:w="8" w:type="dxa"/>
              <w:left w:w="45" w:type="dxa"/>
              <w:bottom w:w="8" w:type="dxa"/>
              <w:right w:w="45" w:type="dxa"/>
            </w:tcMar>
            <w:vAlign w:val="center"/>
          </w:tcPr>
          <w:p w14:paraId="03E2F08E"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34331974" w14:textId="77777777" w:rsidR="00A87B6D" w:rsidRDefault="00A87B6D" w:rsidP="00A4208C">
            <w:pPr>
              <w:jc w:val="center"/>
            </w:pPr>
            <w:r>
              <w:rPr>
                <w:rFonts w:eastAsia="Consolas"/>
                <w:sz w:val="15"/>
                <w:szCs w:val="15"/>
              </w:rPr>
              <w:t>24.5% / 17.2% / 17.2%</w:t>
            </w:r>
          </w:p>
        </w:tc>
        <w:tc>
          <w:tcPr>
            <w:tcW w:w="969" w:type="pct"/>
            <w:tcMar>
              <w:top w:w="8" w:type="dxa"/>
              <w:left w:w="45" w:type="dxa"/>
              <w:bottom w:w="8" w:type="dxa"/>
              <w:right w:w="45" w:type="dxa"/>
            </w:tcMar>
            <w:vAlign w:val="center"/>
          </w:tcPr>
          <w:p w14:paraId="276454E1" w14:textId="77777777" w:rsidR="00A87B6D" w:rsidRDefault="00A87B6D" w:rsidP="00A4208C">
            <w:pPr>
              <w:jc w:val="center"/>
            </w:pPr>
            <w:r>
              <w:rPr>
                <w:rFonts w:eastAsia="Consolas"/>
                <w:sz w:val="15"/>
                <w:szCs w:val="15"/>
              </w:rPr>
              <w:t>43.8% / 25.8% / 25.8%</w:t>
            </w:r>
          </w:p>
        </w:tc>
        <w:tc>
          <w:tcPr>
            <w:tcW w:w="968" w:type="pct"/>
            <w:tcMar>
              <w:top w:w="8" w:type="dxa"/>
              <w:left w:w="45" w:type="dxa"/>
              <w:bottom w:w="8" w:type="dxa"/>
              <w:right w:w="45" w:type="dxa"/>
            </w:tcMar>
            <w:vAlign w:val="center"/>
          </w:tcPr>
          <w:p w14:paraId="4F18F821" w14:textId="77777777" w:rsidR="00A87B6D" w:rsidRDefault="00A87B6D" w:rsidP="00A4208C">
            <w:pPr>
              <w:jc w:val="center"/>
            </w:pPr>
            <w:r>
              <w:rPr>
                <w:rFonts w:eastAsia="Consolas"/>
                <w:sz w:val="15"/>
                <w:szCs w:val="15"/>
              </w:rPr>
              <w:t>56.1% / 30% / 38.7%</w:t>
            </w:r>
          </w:p>
        </w:tc>
      </w:tr>
      <w:tr w:rsidR="00A87B6D" w14:paraId="3969274F" w14:textId="77777777" w:rsidTr="00A4208C">
        <w:trPr>
          <w:cantSplit/>
        </w:trPr>
        <w:tc>
          <w:tcPr>
            <w:tcW w:w="593" w:type="pct"/>
            <w:tcMar>
              <w:top w:w="8" w:type="dxa"/>
              <w:left w:w="45" w:type="dxa"/>
              <w:bottom w:w="8" w:type="dxa"/>
              <w:right w:w="45" w:type="dxa"/>
            </w:tcMar>
            <w:vAlign w:val="center"/>
          </w:tcPr>
          <w:p w14:paraId="28C8330C" w14:textId="7C06894D" w:rsidR="00A87B6D" w:rsidRPr="00AE27D8" w:rsidRDefault="00A87B6D" w:rsidP="00A4208C">
            <w:pPr>
              <w:rPr>
                <w:rFonts w:eastAsiaTheme="minorEastAsia"/>
              </w:rPr>
            </w:pPr>
            <w:r>
              <w:rPr>
                <w:b/>
                <w:bCs/>
                <w:sz w:val="15"/>
                <w:szCs w:val="15"/>
              </w:rPr>
              <w:t>Apple</w:t>
            </w:r>
            <w:r>
              <w:rPr>
                <w:rFonts w:eastAsiaTheme="minorEastAsia" w:hint="eastAsia"/>
                <w:b/>
                <w:bCs/>
                <w:sz w:val="15"/>
                <w:szCs w:val="15"/>
              </w:rPr>
              <w:t xml:space="preserve"> [</w:t>
            </w:r>
            <w:hyperlink r:id="rId933" w:history="1">
              <w:r w:rsidR="00C62C50">
                <w:rPr>
                  <w:rStyle w:val="Hyperlink"/>
                  <w:rFonts w:eastAsiaTheme="minorEastAsia"/>
                  <w:b/>
                  <w:bCs/>
                  <w:sz w:val="15"/>
                  <w:szCs w:val="15"/>
                </w:rPr>
                <w:t>R1-2606022</w:t>
              </w:r>
            </w:hyperlink>
            <w:r>
              <w:rPr>
                <w:rFonts w:eastAsiaTheme="minorEastAsia" w:hint="eastAsia"/>
                <w:b/>
                <w:bCs/>
                <w:sz w:val="15"/>
                <w:szCs w:val="15"/>
              </w:rPr>
              <w:t>]</w:t>
            </w:r>
          </w:p>
        </w:tc>
        <w:tc>
          <w:tcPr>
            <w:tcW w:w="435" w:type="pct"/>
            <w:tcMar>
              <w:top w:w="8" w:type="dxa"/>
              <w:left w:w="45" w:type="dxa"/>
              <w:bottom w:w="8" w:type="dxa"/>
              <w:right w:w="45" w:type="dxa"/>
            </w:tcMar>
            <w:vAlign w:val="center"/>
          </w:tcPr>
          <w:p w14:paraId="235B27CE" w14:textId="77777777" w:rsidR="00A87B6D" w:rsidRDefault="00A87B6D" w:rsidP="00A4208C">
            <w:pPr>
              <w:jc w:val="center"/>
            </w:pPr>
            <w:r>
              <w:rPr>
                <w:sz w:val="15"/>
                <w:szCs w:val="15"/>
              </w:rPr>
              <w:t>Cat 1 / Cat 2 / Cat 2.1</w:t>
            </w:r>
          </w:p>
        </w:tc>
        <w:tc>
          <w:tcPr>
            <w:tcW w:w="346" w:type="pct"/>
            <w:tcMar>
              <w:top w:w="8" w:type="dxa"/>
              <w:left w:w="45" w:type="dxa"/>
              <w:bottom w:w="8" w:type="dxa"/>
              <w:right w:w="45" w:type="dxa"/>
            </w:tcMar>
            <w:vAlign w:val="center"/>
          </w:tcPr>
          <w:p w14:paraId="7B12D882" w14:textId="77777777" w:rsidR="00A87B6D" w:rsidRDefault="00A87B6D" w:rsidP="00A4208C">
            <w:pPr>
              <w:jc w:val="center"/>
            </w:pPr>
            <w:r>
              <w:rPr>
                <w:sz w:val="15"/>
                <w:szCs w:val="15"/>
              </w:rPr>
              <w:t>22%</w:t>
            </w:r>
          </w:p>
        </w:tc>
        <w:tc>
          <w:tcPr>
            <w:tcW w:w="721" w:type="pct"/>
            <w:tcMar>
              <w:top w:w="8" w:type="dxa"/>
              <w:left w:w="45" w:type="dxa"/>
              <w:bottom w:w="8" w:type="dxa"/>
              <w:right w:w="45" w:type="dxa"/>
            </w:tcMar>
            <w:vAlign w:val="center"/>
          </w:tcPr>
          <w:p w14:paraId="1D08E8CB" w14:textId="77777777" w:rsidR="00A87B6D" w:rsidRDefault="00A87B6D" w:rsidP="00A4208C">
            <w:r>
              <w:rPr>
                <w:sz w:val="14"/>
                <w:szCs w:val="14"/>
              </w:rPr>
              <w:t>—</w:t>
            </w:r>
          </w:p>
        </w:tc>
        <w:tc>
          <w:tcPr>
            <w:tcW w:w="968" w:type="pct"/>
            <w:tcMar>
              <w:top w:w="8" w:type="dxa"/>
              <w:left w:w="45" w:type="dxa"/>
              <w:bottom w:w="8" w:type="dxa"/>
              <w:right w:w="45" w:type="dxa"/>
            </w:tcMar>
            <w:vAlign w:val="center"/>
          </w:tcPr>
          <w:p w14:paraId="79D76712" w14:textId="77777777" w:rsidR="00A87B6D" w:rsidRDefault="00A87B6D" w:rsidP="00A4208C">
            <w:pPr>
              <w:jc w:val="center"/>
            </w:pPr>
            <w:r>
              <w:rPr>
                <w:rFonts w:eastAsia="Consolas"/>
                <w:sz w:val="15"/>
                <w:szCs w:val="15"/>
              </w:rPr>
              <w:t>16.6% / 12.5% / 12.5%</w:t>
            </w:r>
          </w:p>
        </w:tc>
        <w:tc>
          <w:tcPr>
            <w:tcW w:w="969" w:type="pct"/>
            <w:tcMar>
              <w:top w:w="8" w:type="dxa"/>
              <w:left w:w="45" w:type="dxa"/>
              <w:bottom w:w="8" w:type="dxa"/>
              <w:right w:w="45" w:type="dxa"/>
            </w:tcMar>
            <w:vAlign w:val="center"/>
          </w:tcPr>
          <w:p w14:paraId="579A07A3" w14:textId="77777777" w:rsidR="00A87B6D" w:rsidRDefault="00A87B6D" w:rsidP="00A4208C">
            <w:pPr>
              <w:jc w:val="center"/>
            </w:pPr>
            <w:r>
              <w:rPr>
                <w:rFonts w:eastAsia="Consolas"/>
                <w:sz w:val="15"/>
                <w:szCs w:val="15"/>
              </w:rPr>
              <w:t>28.8% / 18.7% / 18.7%</w:t>
            </w:r>
          </w:p>
        </w:tc>
        <w:tc>
          <w:tcPr>
            <w:tcW w:w="968" w:type="pct"/>
            <w:tcMar>
              <w:top w:w="8" w:type="dxa"/>
              <w:left w:w="45" w:type="dxa"/>
              <w:bottom w:w="8" w:type="dxa"/>
              <w:right w:w="45" w:type="dxa"/>
            </w:tcMar>
            <w:vAlign w:val="center"/>
          </w:tcPr>
          <w:p w14:paraId="4B23D9D9" w14:textId="77777777" w:rsidR="00A87B6D" w:rsidRDefault="00A87B6D" w:rsidP="00A4208C">
            <w:pPr>
              <w:jc w:val="center"/>
            </w:pPr>
            <w:r>
              <w:rPr>
                <w:rFonts w:eastAsia="Consolas"/>
                <w:sz w:val="15"/>
                <w:szCs w:val="15"/>
              </w:rPr>
              <w:t>36.3% / 21.8% / 26.2%</w:t>
            </w:r>
          </w:p>
        </w:tc>
      </w:tr>
    </w:tbl>
    <w:p w14:paraId="1215D480" w14:textId="77777777" w:rsidR="00A87B6D" w:rsidRDefault="00A87B6D" w:rsidP="00A87B6D">
      <w:pPr>
        <w:shd w:val="clear" w:color="auto" w:fill="FFFFFF"/>
        <w:adjustRightInd w:val="0"/>
        <w:snapToGrid w:val="0"/>
        <w:spacing w:afterLines="50" w:after="120"/>
        <w:jc w:val="both"/>
        <w:rPr>
          <w:rFonts w:eastAsiaTheme="minorEastAsia"/>
          <w:color w:val="000000"/>
          <w:szCs w:val="22"/>
          <w:lang w:val="en-US" w:eastAsia="zh-CN"/>
        </w:rPr>
      </w:pPr>
    </w:p>
    <w:p w14:paraId="6A85DAF6" w14:textId="77777777" w:rsidR="00A87B6D" w:rsidRPr="008F2A8A" w:rsidRDefault="00A87B6D" w:rsidP="00A87B6D">
      <w:pPr>
        <w:shd w:val="clear" w:color="auto" w:fill="FFFFFF"/>
        <w:adjustRightInd w:val="0"/>
        <w:snapToGrid w:val="0"/>
        <w:spacing w:afterLines="50" w:after="120"/>
        <w:jc w:val="both"/>
        <w:rPr>
          <w:rFonts w:ascii="Times New Roman" w:eastAsiaTheme="minorEastAsia" w:hAnsi="Times New Roman"/>
          <w:b/>
          <w:bCs/>
          <w:color w:val="000000"/>
          <w:szCs w:val="22"/>
          <w:highlight w:val="green"/>
          <w:lang w:val="en-US" w:eastAsia="zh-CN"/>
        </w:rPr>
      </w:pPr>
      <w:r w:rsidRPr="008F2A8A">
        <w:rPr>
          <w:rFonts w:ascii="Times New Roman" w:eastAsiaTheme="minorEastAsia" w:hAnsi="Times New Roman"/>
          <w:b/>
          <w:bCs/>
          <w:color w:val="000000"/>
          <w:szCs w:val="22"/>
          <w:highlight w:val="green"/>
          <w:lang w:val="en-US" w:eastAsia="zh-CN"/>
        </w:rPr>
        <w:t xml:space="preserve">Agreement </w:t>
      </w:r>
    </w:p>
    <w:p w14:paraId="2C2DEC81" w14:textId="77777777" w:rsidR="00A87B6D" w:rsidRPr="008F2A8A" w:rsidRDefault="00A87B6D" w:rsidP="00A87B6D">
      <w:pPr>
        <w:shd w:val="clear" w:color="auto" w:fill="FFFFFF"/>
        <w:adjustRightInd w:val="0"/>
        <w:snapToGrid w:val="0"/>
        <w:spacing w:afterLines="50" w:after="120"/>
        <w:jc w:val="both"/>
        <w:rPr>
          <w:rFonts w:ascii="Times New Roman" w:eastAsiaTheme="minorEastAsia" w:hAnsi="Times New Roman"/>
          <w:color w:val="000000"/>
          <w:szCs w:val="22"/>
          <w:lang w:val="en-US" w:eastAsia="zh-CN"/>
        </w:rPr>
      </w:pPr>
      <w:r w:rsidRPr="008F2A8A">
        <w:rPr>
          <w:rFonts w:ascii="Times New Roman" w:eastAsiaTheme="minorEastAsia" w:hAnsi="Times New Roman"/>
          <w:color w:val="000000"/>
          <w:szCs w:val="22"/>
          <w:lang w:val="en-US" w:eastAsia="zh-CN"/>
        </w:rPr>
        <w:t>For SSB transmission, study</w:t>
      </w:r>
    </w:p>
    <w:p w14:paraId="78D6E23B" w14:textId="77777777" w:rsidR="00A87B6D" w:rsidRPr="008F2A8A" w:rsidRDefault="00A87B6D" w:rsidP="00A87B6D">
      <w:pPr>
        <w:rPr>
          <w:rFonts w:ascii="Times New Roman" w:eastAsiaTheme="minorEastAsia" w:hAnsi="Times New Roman"/>
          <w:b/>
          <w:bCs/>
        </w:rPr>
      </w:pPr>
      <w:r w:rsidRPr="008F2A8A">
        <w:rPr>
          <w:rFonts w:ascii="Times New Roman" w:eastAsiaTheme="minorEastAsia" w:hAnsi="Times New Roman"/>
          <w:b/>
          <w:bCs/>
          <w:lang w:eastAsia="zh-CN"/>
        </w:rPr>
        <w:t>O</w:t>
      </w:r>
      <w:r w:rsidRPr="008F2A8A">
        <w:rPr>
          <w:rFonts w:ascii="Times New Roman" w:eastAsiaTheme="minorEastAsia" w:hAnsi="Times New Roman"/>
          <w:b/>
          <w:bCs/>
        </w:rPr>
        <w:t>ption 1:</w:t>
      </w:r>
    </w:p>
    <w:p w14:paraId="66B1FBAD" w14:textId="77777777" w:rsidR="00A87B6D" w:rsidRPr="008F2A8A" w:rsidRDefault="00A87B6D" w:rsidP="00A87B6D">
      <w:pPr>
        <w:jc w:val="both"/>
        <w:rPr>
          <w:rFonts w:ascii="Times New Roman" w:eastAsia="DengXian" w:hAnsi="Times New Roman"/>
          <w:szCs w:val="22"/>
          <w:lang w:eastAsia="zh-CN"/>
        </w:rPr>
      </w:pPr>
      <w:r w:rsidRPr="008F2A8A">
        <w:rPr>
          <w:rFonts w:ascii="Times New Roman" w:eastAsia="DengXian" w:hAnsi="Times New Roman"/>
          <w:szCs w:val="22"/>
        </w:rPr>
        <w:t xml:space="preserve">For a given frequency band, a single set of values for {X, Y, M} </w:t>
      </w:r>
      <w:bookmarkStart w:id="181" w:name="OLE_LINK7"/>
      <w:r w:rsidRPr="008F2A8A">
        <w:rPr>
          <w:rFonts w:ascii="Times New Roman" w:eastAsia="DengXian" w:hAnsi="Times New Roman"/>
          <w:szCs w:val="22"/>
        </w:rPr>
        <w:t xml:space="preserve">is predefined </w:t>
      </w:r>
      <w:r w:rsidRPr="008F2A8A">
        <w:rPr>
          <w:rFonts w:ascii="Times New Roman" w:eastAsia="DengXian" w:hAnsi="Times New Roman"/>
          <w:szCs w:val="22"/>
          <w:lang w:eastAsia="zh-CN"/>
        </w:rPr>
        <w:t>in default 6GR SSB periodicity</w:t>
      </w:r>
      <w:bookmarkEnd w:id="181"/>
    </w:p>
    <w:p w14:paraId="5510FAA2" w14:textId="77777777" w:rsidR="00A87B6D" w:rsidRPr="008F2A8A" w:rsidRDefault="00A87B6D">
      <w:pPr>
        <w:numPr>
          <w:ilvl w:val="0"/>
          <w:numId w:val="222"/>
        </w:numPr>
        <w:suppressAutoHyphens/>
        <w:snapToGrid w:val="0"/>
        <w:rPr>
          <w:rFonts w:ascii="Times New Roman" w:eastAsia="DengXian" w:hAnsi="Times New Roman"/>
          <w:szCs w:val="22"/>
        </w:rPr>
      </w:pPr>
      <w:r w:rsidRPr="008F2A8A">
        <w:rPr>
          <w:rFonts w:ascii="Times New Roman" w:eastAsia="DengXian" w:hAnsi="Times New Roman"/>
          <w:lang w:eastAsia="zh-CN"/>
        </w:rPr>
        <w:t>Non-adjustable</w:t>
      </w:r>
      <w:r w:rsidRPr="008F2A8A">
        <w:rPr>
          <w:rFonts w:ascii="Times New Roman" w:eastAsia="DengXian" w:hAnsi="Times New Roman"/>
        </w:rPr>
        <w:t xml:space="preserve"> </w:t>
      </w:r>
      <w:r w:rsidRPr="008F2A8A">
        <w:rPr>
          <w:rFonts w:ascii="Times New Roman" w:eastAsia="DengXian" w:hAnsi="Times New Roman"/>
          <w:lang w:eastAsia="zh-CN"/>
        </w:rPr>
        <w:t xml:space="preserve">number of repetitions of </w:t>
      </w:r>
      <w:r w:rsidRPr="008F2A8A">
        <w:rPr>
          <w:rFonts w:ascii="Times New Roman" w:eastAsia="DengXian" w:hAnsi="Times New Roman"/>
        </w:rPr>
        <w:t>transmitted SSBs</w:t>
      </w:r>
    </w:p>
    <w:p w14:paraId="076BEA14" w14:textId="77777777" w:rsidR="00A87B6D" w:rsidRPr="008F2A8A" w:rsidRDefault="00A87B6D" w:rsidP="00A87B6D">
      <w:pPr>
        <w:rPr>
          <w:rFonts w:ascii="Times New Roman" w:eastAsia="DengXian" w:hAnsi="Times New Roman"/>
          <w:szCs w:val="22"/>
          <w:lang w:eastAsia="zh-CN"/>
        </w:rPr>
      </w:pPr>
      <w:r w:rsidRPr="008F2A8A">
        <w:rPr>
          <w:rFonts w:ascii="Times New Roman" w:eastAsia="DengXian" w:hAnsi="Times New Roman"/>
          <w:szCs w:val="22"/>
        </w:rPr>
        <w:t>Note:</w:t>
      </w:r>
      <w:bookmarkStart w:id="182" w:name="OLE_LINK4"/>
      <w:r w:rsidRPr="008F2A8A">
        <w:rPr>
          <w:rFonts w:ascii="Times New Roman" w:eastAsia="DengXian" w:hAnsi="Times New Roman"/>
          <w:szCs w:val="22"/>
        </w:rPr>
        <w:t xml:space="preserve"> </w:t>
      </w:r>
      <w:r w:rsidRPr="008F2A8A">
        <w:rPr>
          <w:rFonts w:ascii="Times New Roman" w:eastAsia="DengXian" w:hAnsi="Times New Roman"/>
          <w:szCs w:val="22"/>
          <w:lang w:eastAsia="zh-CN"/>
        </w:rPr>
        <w:t xml:space="preserve">for discussion purpose, </w:t>
      </w:r>
      <w:bookmarkEnd w:id="182"/>
    </w:p>
    <w:p w14:paraId="51FFB0D8" w14:textId="77777777" w:rsidR="00A87B6D" w:rsidRPr="008F2A8A" w:rsidRDefault="00A87B6D">
      <w:pPr>
        <w:numPr>
          <w:ilvl w:val="0"/>
          <w:numId w:val="203"/>
        </w:numPr>
        <w:suppressAutoHyphens/>
        <w:snapToGrid w:val="0"/>
        <w:rPr>
          <w:rFonts w:ascii="Times New Roman" w:eastAsia="DengXian" w:hAnsi="Times New Roman"/>
          <w:color w:val="000000" w:themeColor="text1"/>
          <w:szCs w:val="22"/>
        </w:rPr>
      </w:pPr>
      <w:r w:rsidRPr="008F2A8A">
        <w:rPr>
          <w:rFonts w:ascii="Times New Roman" w:eastAsia="DengXian" w:hAnsi="Times New Roman"/>
          <w:szCs w:val="22"/>
        </w:rPr>
        <w:t xml:space="preserve">X: the max </w:t>
      </w:r>
      <w:r w:rsidRPr="008F2A8A">
        <w:rPr>
          <w:rFonts w:ascii="Times New Roman" w:eastAsia="DengXian" w:hAnsi="Times New Roman"/>
          <w:color w:val="000000" w:themeColor="text1"/>
          <w:szCs w:val="22"/>
        </w:rPr>
        <w:t>number of candidate 6GR SSBs in a 6GR SSB burst</w:t>
      </w:r>
    </w:p>
    <w:p w14:paraId="5930356B" w14:textId="77777777" w:rsidR="00A87B6D" w:rsidRPr="008F2A8A" w:rsidRDefault="00A87B6D">
      <w:pPr>
        <w:numPr>
          <w:ilvl w:val="0"/>
          <w:numId w:val="203"/>
        </w:numPr>
        <w:suppressAutoHyphens/>
        <w:snapToGrid w:val="0"/>
        <w:rPr>
          <w:rFonts w:ascii="Times New Roman" w:eastAsia="DengXian" w:hAnsi="Times New Roman"/>
          <w:color w:val="000000" w:themeColor="text1"/>
          <w:szCs w:val="22"/>
        </w:rPr>
      </w:pPr>
      <w:r w:rsidRPr="008F2A8A">
        <w:rPr>
          <w:rFonts w:ascii="Times New Roman" w:eastAsia="DengXian" w:hAnsi="Times New Roman"/>
          <w:color w:val="000000" w:themeColor="text1"/>
          <w:szCs w:val="22"/>
        </w:rPr>
        <w:t>Y: the max number of candidate 6GR SSB burst(s) in a default 6GR SSB periodicity</w:t>
      </w:r>
    </w:p>
    <w:p w14:paraId="297E39BE" w14:textId="77777777" w:rsidR="00A87B6D" w:rsidRPr="008F2A8A" w:rsidRDefault="00A87B6D">
      <w:pPr>
        <w:numPr>
          <w:ilvl w:val="0"/>
          <w:numId w:val="203"/>
        </w:numPr>
        <w:suppressAutoHyphens/>
        <w:snapToGrid w:val="0"/>
        <w:rPr>
          <w:rFonts w:ascii="Times New Roman" w:eastAsia="DengXian" w:hAnsi="Times New Roman"/>
          <w:color w:val="000000" w:themeColor="text1"/>
          <w:szCs w:val="22"/>
        </w:rPr>
      </w:pPr>
      <w:r w:rsidRPr="008F2A8A">
        <w:rPr>
          <w:rFonts w:ascii="Times New Roman" w:eastAsia="DengXian" w:hAnsi="Times New Roman"/>
          <w:color w:val="000000" w:themeColor="text1"/>
          <w:szCs w:val="22"/>
        </w:rPr>
        <w:t>M: the max number of candidate 6GR SSB repetitions within a default 6GR SSB periodicity</w:t>
      </w:r>
    </w:p>
    <w:p w14:paraId="6A79E8C4" w14:textId="77777777" w:rsidR="00A87B6D" w:rsidRPr="008F2A8A" w:rsidRDefault="00A87B6D" w:rsidP="00A87B6D">
      <w:pPr>
        <w:rPr>
          <w:rFonts w:ascii="Times New Roman" w:eastAsia="DengXian" w:hAnsi="Times New Roman"/>
        </w:rPr>
      </w:pPr>
    </w:p>
    <w:p w14:paraId="61E390A0" w14:textId="77777777" w:rsidR="00A87B6D" w:rsidRPr="008F2A8A" w:rsidRDefault="00A87B6D" w:rsidP="00A87B6D">
      <w:pPr>
        <w:rPr>
          <w:rFonts w:ascii="Times New Roman" w:eastAsiaTheme="minorEastAsia" w:hAnsi="Times New Roman"/>
          <w:b/>
          <w:bCs/>
        </w:rPr>
      </w:pPr>
      <w:r w:rsidRPr="008F2A8A">
        <w:rPr>
          <w:rFonts w:ascii="Times New Roman" w:eastAsiaTheme="minorEastAsia" w:hAnsi="Times New Roman"/>
          <w:b/>
          <w:bCs/>
        </w:rPr>
        <w:t>Option 2:</w:t>
      </w:r>
    </w:p>
    <w:p w14:paraId="723039C4" w14:textId="77777777" w:rsidR="00A87B6D" w:rsidRPr="008F2A8A" w:rsidRDefault="00A87B6D" w:rsidP="00A87B6D">
      <w:pPr>
        <w:jc w:val="both"/>
        <w:rPr>
          <w:rFonts w:ascii="Times New Roman" w:eastAsia="DengXian" w:hAnsi="Times New Roman"/>
          <w:szCs w:val="22"/>
        </w:rPr>
      </w:pPr>
      <w:r w:rsidRPr="008F2A8A">
        <w:rPr>
          <w:rFonts w:ascii="Times New Roman" w:eastAsia="DengXian" w:hAnsi="Times New Roman"/>
          <w:szCs w:val="22"/>
        </w:rPr>
        <w:t xml:space="preserve">For a given frequency band, a single set of values for {X, Y, M} is predefined </w:t>
      </w:r>
      <w:r w:rsidRPr="008F2A8A">
        <w:rPr>
          <w:rFonts w:ascii="Times New Roman" w:eastAsia="DengXian" w:hAnsi="Times New Roman"/>
          <w:szCs w:val="22"/>
          <w:lang w:eastAsia="zh-CN"/>
        </w:rPr>
        <w:t xml:space="preserve">in default 6GR SSB periodicity </w:t>
      </w:r>
      <w:r w:rsidRPr="008F2A8A">
        <w:rPr>
          <w:rFonts w:ascii="Times New Roman" w:eastAsia="DengXian" w:hAnsi="Times New Roman"/>
          <w:szCs w:val="22"/>
        </w:rPr>
        <w:t>and the actual</w:t>
      </w:r>
      <w:r w:rsidRPr="008F2A8A">
        <w:rPr>
          <w:rFonts w:ascii="Times New Roman" w:eastAsia="DengXian" w:hAnsi="Times New Roman"/>
          <w:szCs w:val="22"/>
          <w:lang w:eastAsia="zh-CN"/>
        </w:rPr>
        <w:t xml:space="preserve"> number of repetitions of</w:t>
      </w:r>
      <w:r w:rsidRPr="008F2A8A">
        <w:rPr>
          <w:rFonts w:ascii="Times New Roman" w:eastAsia="DengXian" w:hAnsi="Times New Roman"/>
          <w:szCs w:val="22"/>
        </w:rPr>
        <w:t xml:space="preserve"> transmitted SSBs can </w:t>
      </w:r>
      <w:r w:rsidRPr="008F2A8A">
        <w:rPr>
          <w:rFonts w:ascii="Times New Roman" w:eastAsia="DengXian" w:hAnsi="Times New Roman"/>
          <w:szCs w:val="22"/>
          <w:lang w:eastAsia="zh-CN"/>
        </w:rPr>
        <w:t xml:space="preserve">be </w:t>
      </w:r>
      <w:r w:rsidRPr="008F2A8A">
        <w:rPr>
          <w:rFonts w:ascii="Times New Roman" w:eastAsia="DengXian" w:hAnsi="Times New Roman"/>
          <w:szCs w:val="22"/>
        </w:rPr>
        <w:t xml:space="preserve">adjusted by </w:t>
      </w:r>
      <w:r w:rsidRPr="008F2A8A">
        <w:rPr>
          <w:rFonts w:ascii="Times New Roman" w:eastAsia="DengXian" w:hAnsi="Times New Roman"/>
          <w:szCs w:val="22"/>
          <w:lang w:eastAsia="zh-CN"/>
        </w:rPr>
        <w:t xml:space="preserve">the </w:t>
      </w:r>
      <w:proofErr w:type="spellStart"/>
      <w:r w:rsidRPr="008F2A8A">
        <w:rPr>
          <w:rFonts w:ascii="Times New Roman" w:eastAsia="DengXian" w:hAnsi="Times New Roman"/>
          <w:szCs w:val="22"/>
          <w:lang w:eastAsia="zh-CN"/>
        </w:rPr>
        <w:t>a</w:t>
      </w:r>
      <w:r w:rsidRPr="008F2A8A">
        <w:rPr>
          <w:rFonts w:ascii="Times New Roman" w:eastAsia="DengXian" w:hAnsi="Times New Roman"/>
          <w:szCs w:val="22"/>
        </w:rPr>
        <w:t>NB</w:t>
      </w:r>
      <w:proofErr w:type="spellEnd"/>
    </w:p>
    <w:p w14:paraId="3F2506C5" w14:textId="77777777" w:rsidR="00A87B6D" w:rsidRPr="008F2A8A" w:rsidRDefault="00A87B6D">
      <w:pPr>
        <w:pStyle w:val="ListParagraph"/>
        <w:numPr>
          <w:ilvl w:val="0"/>
          <w:numId w:val="222"/>
        </w:numPr>
        <w:suppressAutoHyphens/>
        <w:overflowPunct/>
        <w:autoSpaceDE/>
        <w:autoSpaceDN/>
        <w:adjustRightInd/>
        <w:snapToGrid w:val="0"/>
        <w:spacing w:after="0"/>
        <w:contextualSpacing w:val="0"/>
        <w:textAlignment w:val="auto"/>
        <w:rPr>
          <w:rFonts w:eastAsia="DengXian"/>
          <w:szCs w:val="22"/>
        </w:rPr>
      </w:pPr>
      <w:r w:rsidRPr="008F2A8A">
        <w:rPr>
          <w:rFonts w:eastAsia="DengXian"/>
        </w:rPr>
        <w:t xml:space="preserve">FFS: how to adjust the actual </w:t>
      </w:r>
      <w:r w:rsidRPr="008F2A8A">
        <w:rPr>
          <w:rFonts w:eastAsia="DengXian"/>
          <w:lang w:eastAsia="zh-CN"/>
        </w:rPr>
        <w:t xml:space="preserve">number of repetitions of </w:t>
      </w:r>
      <w:r w:rsidRPr="008F2A8A">
        <w:rPr>
          <w:rFonts w:eastAsia="DengXian"/>
        </w:rPr>
        <w:t>transmitted SSBs including potential restrictions</w:t>
      </w:r>
    </w:p>
    <w:p w14:paraId="0A818312" w14:textId="77777777" w:rsidR="00A87B6D" w:rsidRPr="008F2A8A" w:rsidRDefault="00A87B6D" w:rsidP="00A87B6D">
      <w:pPr>
        <w:rPr>
          <w:rFonts w:ascii="Times New Roman" w:eastAsia="DengXian" w:hAnsi="Times New Roman"/>
          <w:szCs w:val="22"/>
        </w:rPr>
      </w:pPr>
      <w:r w:rsidRPr="008F2A8A">
        <w:rPr>
          <w:rFonts w:ascii="Times New Roman" w:eastAsia="DengXian" w:hAnsi="Times New Roman"/>
          <w:szCs w:val="22"/>
        </w:rPr>
        <w:t xml:space="preserve">Note: </w:t>
      </w:r>
      <w:r w:rsidRPr="008F2A8A">
        <w:rPr>
          <w:rFonts w:ascii="Times New Roman" w:eastAsia="DengXian" w:hAnsi="Times New Roman"/>
          <w:szCs w:val="22"/>
          <w:lang w:eastAsia="zh-CN"/>
        </w:rPr>
        <w:t>for discussion purpose,</w:t>
      </w:r>
    </w:p>
    <w:p w14:paraId="258DF24D" w14:textId="77777777" w:rsidR="00A87B6D" w:rsidRPr="008F2A8A" w:rsidRDefault="00A87B6D">
      <w:pPr>
        <w:numPr>
          <w:ilvl w:val="0"/>
          <w:numId w:val="203"/>
        </w:numPr>
        <w:suppressAutoHyphens/>
        <w:snapToGrid w:val="0"/>
        <w:rPr>
          <w:rFonts w:ascii="Times New Roman" w:eastAsia="DengXian" w:hAnsi="Times New Roman"/>
          <w:color w:val="000000" w:themeColor="text1"/>
          <w:szCs w:val="22"/>
        </w:rPr>
      </w:pPr>
      <w:r w:rsidRPr="008F2A8A">
        <w:rPr>
          <w:rFonts w:ascii="Times New Roman" w:eastAsia="DengXian" w:hAnsi="Times New Roman"/>
          <w:szCs w:val="22"/>
        </w:rPr>
        <w:t xml:space="preserve">X: the max </w:t>
      </w:r>
      <w:r w:rsidRPr="008F2A8A">
        <w:rPr>
          <w:rFonts w:ascii="Times New Roman" w:eastAsia="DengXian" w:hAnsi="Times New Roman"/>
          <w:color w:val="000000" w:themeColor="text1"/>
          <w:szCs w:val="22"/>
        </w:rPr>
        <w:t>number of candidate 6GR SSBs in a 6GR SSB burst</w:t>
      </w:r>
    </w:p>
    <w:p w14:paraId="5195469E" w14:textId="77777777" w:rsidR="00A87B6D" w:rsidRPr="008F2A8A" w:rsidRDefault="00A87B6D">
      <w:pPr>
        <w:numPr>
          <w:ilvl w:val="0"/>
          <w:numId w:val="203"/>
        </w:numPr>
        <w:suppressAutoHyphens/>
        <w:snapToGrid w:val="0"/>
        <w:rPr>
          <w:rFonts w:ascii="Times New Roman" w:eastAsia="DengXian" w:hAnsi="Times New Roman"/>
          <w:color w:val="000000" w:themeColor="text1"/>
          <w:szCs w:val="22"/>
        </w:rPr>
      </w:pPr>
      <w:r w:rsidRPr="008F2A8A">
        <w:rPr>
          <w:rFonts w:ascii="Times New Roman" w:eastAsia="DengXian" w:hAnsi="Times New Roman"/>
          <w:color w:val="000000" w:themeColor="text1"/>
          <w:szCs w:val="22"/>
        </w:rPr>
        <w:t>Y: the max number of candidate 6GR SSB burst(s) in a default 6GR SSB periodicity</w:t>
      </w:r>
    </w:p>
    <w:p w14:paraId="66C302A6" w14:textId="77777777" w:rsidR="00A87B6D" w:rsidRPr="008F2A8A" w:rsidRDefault="00A87B6D">
      <w:pPr>
        <w:numPr>
          <w:ilvl w:val="0"/>
          <w:numId w:val="203"/>
        </w:numPr>
        <w:suppressAutoHyphens/>
        <w:snapToGrid w:val="0"/>
        <w:rPr>
          <w:rFonts w:ascii="Times New Roman" w:eastAsia="DengXian" w:hAnsi="Times New Roman"/>
          <w:color w:val="000000" w:themeColor="text1"/>
          <w:szCs w:val="22"/>
        </w:rPr>
      </w:pPr>
      <w:r w:rsidRPr="008F2A8A">
        <w:rPr>
          <w:rFonts w:ascii="Times New Roman" w:eastAsia="DengXian" w:hAnsi="Times New Roman"/>
          <w:color w:val="000000" w:themeColor="text1"/>
          <w:szCs w:val="22"/>
        </w:rPr>
        <w:t>M: the max number of candidate 6GR SSB repetitions within a default 6GR SSB periodicity</w:t>
      </w:r>
    </w:p>
    <w:p w14:paraId="62497FAE" w14:textId="77777777" w:rsidR="00A87B6D" w:rsidRPr="008F2A8A" w:rsidRDefault="00A87B6D" w:rsidP="00A87B6D">
      <w:pPr>
        <w:shd w:val="clear" w:color="auto" w:fill="FFFFFF"/>
        <w:adjustRightInd w:val="0"/>
        <w:snapToGrid w:val="0"/>
        <w:spacing w:afterLines="50" w:after="120"/>
        <w:jc w:val="both"/>
        <w:rPr>
          <w:rFonts w:ascii="Times New Roman" w:eastAsiaTheme="minorEastAsia" w:hAnsi="Times New Roman"/>
          <w:color w:val="000000"/>
          <w:szCs w:val="22"/>
          <w:lang w:eastAsia="zh-CN"/>
        </w:rPr>
      </w:pPr>
    </w:p>
    <w:p w14:paraId="38B42D33" w14:textId="77777777" w:rsidR="00A87B6D" w:rsidRPr="008F2A8A" w:rsidRDefault="00A87B6D" w:rsidP="00A87B6D">
      <w:pPr>
        <w:shd w:val="clear" w:color="auto" w:fill="FFFFFF"/>
        <w:adjustRightInd w:val="0"/>
        <w:snapToGrid w:val="0"/>
        <w:spacing w:afterLines="50" w:after="120"/>
        <w:jc w:val="both"/>
        <w:rPr>
          <w:rFonts w:ascii="Times New Roman" w:eastAsiaTheme="minorEastAsia" w:hAnsi="Times New Roman"/>
          <w:b/>
          <w:bCs/>
          <w:color w:val="000000"/>
          <w:szCs w:val="22"/>
          <w:highlight w:val="green"/>
          <w:lang w:eastAsia="zh-CN"/>
        </w:rPr>
      </w:pPr>
      <w:r w:rsidRPr="008F2A8A">
        <w:rPr>
          <w:rFonts w:ascii="Times New Roman" w:eastAsiaTheme="minorEastAsia" w:hAnsi="Times New Roman"/>
          <w:b/>
          <w:bCs/>
          <w:color w:val="000000"/>
          <w:szCs w:val="22"/>
          <w:highlight w:val="green"/>
          <w:lang w:eastAsia="zh-CN"/>
        </w:rPr>
        <w:t>Agreement</w:t>
      </w:r>
    </w:p>
    <w:p w14:paraId="7336C215" w14:textId="77777777" w:rsidR="00A87B6D" w:rsidRPr="008F2A8A" w:rsidRDefault="00A87B6D" w:rsidP="00A87B6D">
      <w:pPr>
        <w:widowControl w:val="0"/>
        <w:jc w:val="both"/>
        <w:rPr>
          <w:rFonts w:ascii="Times New Roman" w:eastAsia="SimSun" w:hAnsi="Times New Roman"/>
          <w:bCs/>
          <w:kern w:val="2"/>
          <w:szCs w:val="22"/>
        </w:rPr>
      </w:pPr>
      <w:r w:rsidRPr="008F2A8A">
        <w:rPr>
          <w:rFonts w:ascii="Times New Roman" w:eastAsia="SimSun" w:hAnsi="Times New Roman"/>
          <w:bCs/>
          <w:kern w:val="2"/>
          <w:szCs w:val="22"/>
        </w:rPr>
        <w:t xml:space="preserve">RAN1 to study and evaluate the following solutions </w:t>
      </w:r>
    </w:p>
    <w:p w14:paraId="16C0A78D"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bCs/>
          <w:kern w:val="2"/>
          <w:szCs w:val="22"/>
        </w:rPr>
      </w:pPr>
      <w:r w:rsidRPr="008F2A8A">
        <w:rPr>
          <w:bCs/>
          <w:kern w:val="2"/>
          <w:szCs w:val="22"/>
        </w:rPr>
        <w:t xml:space="preserve">Option 1: </w:t>
      </w:r>
    </w:p>
    <w:p w14:paraId="77E892E0"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SSB repetition within one SSB period and UE is assumed to at least support SSB combining within one SSB period</w:t>
      </w:r>
    </w:p>
    <w:p w14:paraId="3057A698"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 xml:space="preserve">160 </w:t>
      </w:r>
      <w:proofErr w:type="spellStart"/>
      <w:r w:rsidRPr="008F2A8A">
        <w:rPr>
          <w:rFonts w:ascii="Times New Roman" w:eastAsia="SimSun" w:hAnsi="Times New Roman"/>
          <w:bCs/>
          <w:kern w:val="2"/>
          <w:szCs w:val="22"/>
        </w:rPr>
        <w:t>ms</w:t>
      </w:r>
      <w:proofErr w:type="spellEnd"/>
      <w:r w:rsidRPr="008F2A8A">
        <w:rPr>
          <w:rFonts w:ascii="Times New Roman" w:eastAsia="SimSun" w:hAnsi="Times New Roman"/>
          <w:bCs/>
          <w:kern w:val="2"/>
          <w:szCs w:val="22"/>
        </w:rPr>
        <w:t xml:space="preserve"> default SSB periodicity for initial cell search </w:t>
      </w:r>
    </w:p>
    <w:p w14:paraId="2D9EDB94" w14:textId="77777777" w:rsidR="00A87B6D" w:rsidRPr="008F2A8A" w:rsidRDefault="00A87B6D">
      <w:pPr>
        <w:widowControl w:val="0"/>
        <w:numPr>
          <w:ilvl w:val="0"/>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 xml:space="preserve">Option 2: </w:t>
      </w:r>
    </w:p>
    <w:p w14:paraId="425A85BF"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lastRenderedPageBreak/>
        <w:t>SSB repetition within one SSB period and UE is assumed to at least support SSB combining within one SSB period</w:t>
      </w:r>
    </w:p>
    <w:p w14:paraId="25C9C715"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 xml:space="preserve">80 </w:t>
      </w:r>
      <w:proofErr w:type="spellStart"/>
      <w:r w:rsidRPr="008F2A8A">
        <w:rPr>
          <w:rFonts w:ascii="Times New Roman" w:eastAsia="SimSun" w:hAnsi="Times New Roman"/>
          <w:bCs/>
          <w:kern w:val="2"/>
          <w:szCs w:val="22"/>
        </w:rPr>
        <w:t>ms</w:t>
      </w:r>
      <w:proofErr w:type="spellEnd"/>
      <w:r w:rsidRPr="008F2A8A">
        <w:rPr>
          <w:rFonts w:ascii="Times New Roman" w:eastAsia="SimSun" w:hAnsi="Times New Roman"/>
          <w:bCs/>
          <w:kern w:val="2"/>
          <w:szCs w:val="22"/>
        </w:rPr>
        <w:t xml:space="preserve"> default SSB periodicity for initial cell search </w:t>
      </w:r>
    </w:p>
    <w:p w14:paraId="48E72A2C"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bCs/>
          <w:kern w:val="2"/>
          <w:szCs w:val="22"/>
        </w:rPr>
      </w:pPr>
      <w:bookmarkStart w:id="183" w:name="OLE_LINK9"/>
      <w:r w:rsidRPr="008F2A8A">
        <w:rPr>
          <w:bCs/>
          <w:kern w:val="2"/>
          <w:szCs w:val="22"/>
        </w:rPr>
        <w:t xml:space="preserve">Option 3: </w:t>
      </w:r>
    </w:p>
    <w:p w14:paraId="6749C701"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UE is assumed to at least support SSB combining across different SSB periods</w:t>
      </w:r>
    </w:p>
    <w:p w14:paraId="14645638"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 xml:space="preserve">40 </w:t>
      </w:r>
      <w:proofErr w:type="spellStart"/>
      <w:r w:rsidRPr="008F2A8A">
        <w:rPr>
          <w:rFonts w:ascii="Times New Roman" w:eastAsia="SimSun" w:hAnsi="Times New Roman"/>
          <w:bCs/>
          <w:kern w:val="2"/>
          <w:szCs w:val="22"/>
        </w:rPr>
        <w:t>ms</w:t>
      </w:r>
      <w:proofErr w:type="spellEnd"/>
      <w:r w:rsidRPr="008F2A8A">
        <w:rPr>
          <w:rFonts w:ascii="Times New Roman" w:eastAsia="SimSun" w:hAnsi="Times New Roman"/>
          <w:bCs/>
          <w:kern w:val="2"/>
          <w:szCs w:val="22"/>
        </w:rPr>
        <w:t xml:space="preserve"> default SSB periodicity for initial cell search </w:t>
      </w:r>
    </w:p>
    <w:bookmarkEnd w:id="183"/>
    <w:p w14:paraId="684C688D"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bCs/>
          <w:kern w:val="2"/>
          <w:szCs w:val="22"/>
        </w:rPr>
      </w:pPr>
      <w:r w:rsidRPr="008F2A8A">
        <w:rPr>
          <w:bCs/>
          <w:kern w:val="2"/>
          <w:szCs w:val="22"/>
        </w:rPr>
        <w:t xml:space="preserve">Option 4: </w:t>
      </w:r>
    </w:p>
    <w:p w14:paraId="5653CAA1"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SSB repetition within one SSB period and UE is assumed to at least support SSB combining within one SSB period and support SSB combining across different SSB periods</w:t>
      </w:r>
    </w:p>
    <w:p w14:paraId="6791616C"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 xml:space="preserve">40 </w:t>
      </w:r>
      <w:proofErr w:type="spellStart"/>
      <w:r w:rsidRPr="008F2A8A">
        <w:rPr>
          <w:rFonts w:ascii="Times New Roman" w:eastAsia="SimSun" w:hAnsi="Times New Roman"/>
          <w:bCs/>
          <w:kern w:val="2"/>
          <w:szCs w:val="22"/>
        </w:rPr>
        <w:t>ms</w:t>
      </w:r>
      <w:proofErr w:type="spellEnd"/>
      <w:r w:rsidRPr="008F2A8A">
        <w:rPr>
          <w:rFonts w:ascii="Times New Roman" w:eastAsia="SimSun" w:hAnsi="Times New Roman"/>
          <w:bCs/>
          <w:kern w:val="2"/>
          <w:szCs w:val="22"/>
        </w:rPr>
        <w:t xml:space="preserve"> default SSB periodicity for initial cell search</w:t>
      </w:r>
    </w:p>
    <w:p w14:paraId="4F534B65"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bCs/>
          <w:kern w:val="2"/>
          <w:szCs w:val="22"/>
        </w:rPr>
      </w:pPr>
      <w:r w:rsidRPr="008F2A8A">
        <w:rPr>
          <w:bCs/>
          <w:kern w:val="2"/>
          <w:szCs w:val="22"/>
        </w:rPr>
        <w:t xml:space="preserve">Option </w:t>
      </w:r>
      <w:r w:rsidRPr="008F2A8A">
        <w:rPr>
          <w:bCs/>
          <w:kern w:val="2"/>
          <w:szCs w:val="22"/>
          <w:lang w:eastAsia="zh-CN"/>
        </w:rPr>
        <w:t>5</w:t>
      </w:r>
      <w:r w:rsidRPr="008F2A8A">
        <w:rPr>
          <w:bCs/>
          <w:kern w:val="2"/>
          <w:szCs w:val="22"/>
        </w:rPr>
        <w:t xml:space="preserve">: </w:t>
      </w:r>
    </w:p>
    <w:p w14:paraId="49802F64"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rPr>
        <w:t>UE is assumed to at least support SSB combining across different SSB periods</w:t>
      </w:r>
    </w:p>
    <w:p w14:paraId="55A6F707" w14:textId="77777777" w:rsidR="00A87B6D" w:rsidRPr="008F2A8A" w:rsidRDefault="00A87B6D">
      <w:pPr>
        <w:widowControl w:val="0"/>
        <w:numPr>
          <w:ilvl w:val="1"/>
          <w:numId w:val="223"/>
        </w:numPr>
        <w:suppressAutoHyphens/>
        <w:snapToGrid w:val="0"/>
        <w:jc w:val="both"/>
        <w:rPr>
          <w:rFonts w:ascii="Times New Roman" w:eastAsia="SimSun" w:hAnsi="Times New Roman"/>
          <w:bCs/>
          <w:kern w:val="2"/>
          <w:szCs w:val="22"/>
        </w:rPr>
      </w:pPr>
      <w:r w:rsidRPr="008F2A8A">
        <w:rPr>
          <w:rFonts w:ascii="Times New Roman" w:eastAsia="SimSun" w:hAnsi="Times New Roman"/>
          <w:bCs/>
          <w:kern w:val="2"/>
          <w:szCs w:val="22"/>
          <w:lang w:eastAsia="zh-CN"/>
        </w:rPr>
        <w:t>2</w:t>
      </w:r>
      <w:r w:rsidRPr="008F2A8A">
        <w:rPr>
          <w:rFonts w:ascii="Times New Roman" w:eastAsia="SimSun" w:hAnsi="Times New Roman"/>
          <w:bCs/>
          <w:kern w:val="2"/>
          <w:szCs w:val="22"/>
        </w:rPr>
        <w:t xml:space="preserve">0 </w:t>
      </w:r>
      <w:proofErr w:type="spellStart"/>
      <w:r w:rsidRPr="008F2A8A">
        <w:rPr>
          <w:rFonts w:ascii="Times New Roman" w:eastAsia="SimSun" w:hAnsi="Times New Roman"/>
          <w:bCs/>
          <w:kern w:val="2"/>
          <w:szCs w:val="22"/>
        </w:rPr>
        <w:t>ms</w:t>
      </w:r>
      <w:proofErr w:type="spellEnd"/>
      <w:r w:rsidRPr="008F2A8A">
        <w:rPr>
          <w:rFonts w:ascii="Times New Roman" w:eastAsia="SimSun" w:hAnsi="Times New Roman"/>
          <w:bCs/>
          <w:kern w:val="2"/>
          <w:szCs w:val="22"/>
        </w:rPr>
        <w:t xml:space="preserve"> default SSB periodicity for initial cell search </w:t>
      </w:r>
    </w:p>
    <w:p w14:paraId="015FB05F" w14:textId="77777777" w:rsidR="00A87B6D" w:rsidRPr="008F2A8A" w:rsidRDefault="00A87B6D" w:rsidP="00A87B6D">
      <w:pPr>
        <w:adjustRightInd w:val="0"/>
        <w:jc w:val="both"/>
        <w:rPr>
          <w:rFonts w:ascii="Times New Roman" w:eastAsia="DengXian" w:hAnsi="Times New Roman"/>
        </w:rPr>
      </w:pPr>
      <w:r w:rsidRPr="008F2A8A">
        <w:rPr>
          <w:rFonts w:ascii="Times New Roman" w:eastAsia="DengXian" w:hAnsi="Times New Roman"/>
        </w:rPr>
        <w:t>To mitigate the UE impact with longer SSB periodicity</w:t>
      </w:r>
      <w:r w:rsidRPr="008F2A8A">
        <w:rPr>
          <w:rFonts w:ascii="Times New Roman" w:eastAsia="DengXian" w:hAnsi="Times New Roman"/>
          <w:lang w:eastAsia="zh-CN"/>
        </w:rPr>
        <w:t xml:space="preserve"> in Option 1/2/3/4</w:t>
      </w:r>
      <w:r w:rsidRPr="008F2A8A">
        <w:rPr>
          <w:rFonts w:ascii="Times New Roman" w:eastAsia="DengXian" w:hAnsi="Times New Roman"/>
        </w:rPr>
        <w:t>, RAN1 to study the following solutions</w:t>
      </w:r>
    </w:p>
    <w:p w14:paraId="4EFDE468"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rFonts w:eastAsia="DengXian"/>
        </w:rPr>
      </w:pPr>
      <w:r w:rsidRPr="008F2A8A">
        <w:rPr>
          <w:rFonts w:eastAsia="DengXian"/>
        </w:rPr>
        <w:t>Solutions to reduce cell search complexit</w:t>
      </w:r>
      <w:r w:rsidRPr="008F2A8A">
        <w:rPr>
          <w:rFonts w:eastAsia="DengXian"/>
          <w:lang w:eastAsia="zh-CN"/>
        </w:rPr>
        <w:t>y and latency</w:t>
      </w:r>
    </w:p>
    <w:p w14:paraId="7D3056F3"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rFonts w:eastAsia="DengXian"/>
        </w:rPr>
      </w:pPr>
      <w:r w:rsidRPr="008F2A8A">
        <w:rPr>
          <w:bCs/>
          <w:kern w:val="2"/>
          <w:szCs w:val="22"/>
        </w:rPr>
        <w:t>Additional</w:t>
      </w:r>
      <w:r w:rsidRPr="008F2A8A">
        <w:rPr>
          <w:rFonts w:eastAsia="DengXian"/>
        </w:rPr>
        <w:t xml:space="preserve"> synchronization signals</w:t>
      </w:r>
    </w:p>
    <w:p w14:paraId="4284A688" w14:textId="77777777" w:rsidR="00A87B6D" w:rsidRPr="008F2A8A" w:rsidRDefault="00A87B6D">
      <w:pPr>
        <w:pStyle w:val="ListParagraph"/>
        <w:widowControl w:val="0"/>
        <w:numPr>
          <w:ilvl w:val="0"/>
          <w:numId w:val="223"/>
        </w:numPr>
        <w:suppressAutoHyphens/>
        <w:overflowPunct/>
        <w:autoSpaceDE/>
        <w:autoSpaceDN/>
        <w:adjustRightInd/>
        <w:snapToGrid w:val="0"/>
        <w:spacing w:after="0"/>
        <w:contextualSpacing w:val="0"/>
        <w:jc w:val="both"/>
        <w:textAlignment w:val="auto"/>
        <w:rPr>
          <w:rFonts w:eastAsia="DengXian"/>
        </w:rPr>
      </w:pPr>
      <w:r w:rsidRPr="008F2A8A">
        <w:rPr>
          <w:rFonts w:eastAsia="DengXian"/>
        </w:rPr>
        <w:t>Clustered allocations of SSB, SIB1 and paging</w:t>
      </w:r>
    </w:p>
    <w:p w14:paraId="75F58BCA" w14:textId="77777777" w:rsidR="00A87B6D" w:rsidRPr="008F2A8A" w:rsidRDefault="00A87B6D">
      <w:pPr>
        <w:pStyle w:val="List"/>
        <w:numPr>
          <w:ilvl w:val="0"/>
          <w:numId w:val="223"/>
        </w:numPr>
        <w:suppressAutoHyphens/>
        <w:snapToGrid w:val="0"/>
        <w:spacing w:after="120" w:line="276" w:lineRule="auto"/>
        <w:rPr>
          <w:rFonts w:ascii="Times New Roman" w:eastAsia="DengXian" w:hAnsi="Times New Roman"/>
        </w:rPr>
      </w:pPr>
      <w:r w:rsidRPr="008F2A8A">
        <w:rPr>
          <w:rFonts w:ascii="Times New Roman" w:eastAsia="DengXian" w:hAnsi="Times New Roman"/>
        </w:rPr>
        <w:t>Other solutions are not precluded</w:t>
      </w:r>
    </w:p>
    <w:p w14:paraId="6800C329" w14:textId="77777777" w:rsidR="00A87B6D" w:rsidRPr="008F2A8A" w:rsidRDefault="00A87B6D" w:rsidP="00A87B6D">
      <w:pPr>
        <w:rPr>
          <w:rFonts w:ascii="Times New Roman" w:eastAsia="DengXian" w:hAnsi="Times New Roman"/>
        </w:rPr>
      </w:pPr>
      <w:r w:rsidRPr="008F2A8A">
        <w:rPr>
          <w:rFonts w:ascii="Times New Roman" w:eastAsia="DengXian" w:hAnsi="Times New Roman"/>
        </w:rPr>
        <w:t>FFS: Additional configurable SSB periodicities</w:t>
      </w:r>
    </w:p>
    <w:p w14:paraId="004BE2A0" w14:textId="77777777" w:rsidR="00A87B6D" w:rsidRPr="008F2A8A" w:rsidRDefault="00A87B6D" w:rsidP="00A87B6D">
      <w:pPr>
        <w:shd w:val="clear" w:color="auto" w:fill="FFFFFF"/>
        <w:adjustRightInd w:val="0"/>
        <w:snapToGrid w:val="0"/>
        <w:spacing w:afterLines="50" w:after="120"/>
        <w:jc w:val="both"/>
        <w:rPr>
          <w:rFonts w:ascii="Times New Roman" w:eastAsiaTheme="minorEastAsia" w:hAnsi="Times New Roman"/>
          <w:color w:val="000000"/>
          <w:szCs w:val="22"/>
          <w:lang w:eastAsia="zh-CN"/>
        </w:rPr>
      </w:pPr>
    </w:p>
    <w:p w14:paraId="7A41C8B9" w14:textId="77777777" w:rsidR="00A87B6D" w:rsidRPr="008F2A8A" w:rsidRDefault="00A87B6D" w:rsidP="00A87B6D">
      <w:pPr>
        <w:rPr>
          <w:rFonts w:ascii="Times New Roman" w:eastAsia="Times New Roman" w:hAnsi="Times New Roman"/>
          <w:b/>
          <w:bCs/>
          <w:highlight w:val="green"/>
        </w:rPr>
      </w:pPr>
      <w:r w:rsidRPr="008F2A8A">
        <w:rPr>
          <w:rFonts w:ascii="Times New Roman" w:eastAsia="Times New Roman" w:hAnsi="Times New Roman"/>
          <w:b/>
          <w:bCs/>
          <w:highlight w:val="green"/>
        </w:rPr>
        <w:t>Agreement</w:t>
      </w:r>
    </w:p>
    <w:p w14:paraId="48BE4EAE" w14:textId="1B0D5A13" w:rsidR="00A87B6D" w:rsidRPr="008F2A8A" w:rsidRDefault="00A87B6D" w:rsidP="00A87B6D">
      <w:pPr>
        <w:rPr>
          <w:rFonts w:ascii="Times New Roman" w:eastAsia="Times New Roman" w:hAnsi="Times New Roman"/>
        </w:rPr>
      </w:pPr>
      <w:r w:rsidRPr="008F2A8A">
        <w:rPr>
          <w:rFonts w:ascii="Times New Roman" w:eastAsia="Times New Roman" w:hAnsi="Times New Roman"/>
        </w:rPr>
        <w:t xml:space="preserve">Draft LS </w:t>
      </w:r>
      <w:hyperlink r:id="rId934" w:history="1">
        <w:r w:rsidR="00C62C50" w:rsidRPr="008F2A8A">
          <w:rPr>
            <w:rStyle w:val="Hyperlink"/>
            <w:rFonts w:ascii="Times New Roman" w:eastAsia="Times New Roman" w:hAnsi="Times New Roman"/>
          </w:rPr>
          <w:t>R1-2606890</w:t>
        </w:r>
      </w:hyperlink>
      <w:r w:rsidRPr="008F2A8A">
        <w:rPr>
          <w:rFonts w:ascii="Times New Roman" w:eastAsia="Times New Roman" w:hAnsi="Times New Roman"/>
        </w:rPr>
        <w:t xml:space="preserve"> is endorsed in principle.</w:t>
      </w:r>
    </w:p>
    <w:p w14:paraId="47DD399C" w14:textId="129F4D8D" w:rsidR="00A87B6D" w:rsidRPr="008F2A8A" w:rsidRDefault="00A87B6D" w:rsidP="00A87B6D">
      <w:pPr>
        <w:rPr>
          <w:rFonts w:ascii="Times New Roman" w:eastAsia="Times New Roman" w:hAnsi="Times New Roman"/>
        </w:rPr>
      </w:pPr>
      <w:r w:rsidRPr="008F2A8A">
        <w:rPr>
          <w:rFonts w:ascii="Times New Roman" w:eastAsia="Times New Roman" w:hAnsi="Times New Roman"/>
          <w:highlight w:val="green"/>
        </w:rPr>
        <w:t xml:space="preserve">Final LS </w:t>
      </w:r>
      <w:hyperlink r:id="rId935" w:history="1">
        <w:r w:rsidR="00C62C50" w:rsidRPr="008F2A8A">
          <w:rPr>
            <w:rStyle w:val="Hyperlink"/>
            <w:rFonts w:ascii="Times New Roman" w:eastAsia="Times New Roman" w:hAnsi="Times New Roman"/>
            <w:highlight w:val="green"/>
          </w:rPr>
          <w:t>R1-2606891</w:t>
        </w:r>
      </w:hyperlink>
      <w:r w:rsidRPr="008F2A8A">
        <w:rPr>
          <w:rFonts w:ascii="Times New Roman" w:eastAsia="Times New Roman" w:hAnsi="Times New Roman"/>
          <w:highlight w:val="green"/>
        </w:rPr>
        <w:t xml:space="preserve"> is </w:t>
      </w:r>
      <w:r w:rsidR="00AE1B22" w:rsidRPr="008F2A8A">
        <w:rPr>
          <w:rFonts w:ascii="Times New Roman" w:eastAsia="Times New Roman" w:hAnsi="Times New Roman"/>
          <w:highlight w:val="green"/>
        </w:rPr>
        <w:t>approved</w:t>
      </w:r>
      <w:r w:rsidRPr="008F2A8A">
        <w:rPr>
          <w:rFonts w:ascii="Times New Roman" w:eastAsia="Times New Roman" w:hAnsi="Times New Roman"/>
        </w:rPr>
        <w:t>.</w:t>
      </w:r>
    </w:p>
    <w:p w14:paraId="0CF7EBB1" w14:textId="77777777" w:rsidR="00A87B6D" w:rsidRPr="002B7021" w:rsidRDefault="00A87B6D" w:rsidP="00A87B6D">
      <w:pPr>
        <w:rPr>
          <w:rFonts w:ascii="Times New Roman" w:eastAsia="Times New Roman" w:hAnsi="Times New Roman"/>
        </w:rPr>
      </w:pPr>
    </w:p>
    <w:p w14:paraId="1E19ACDC" w14:textId="652AD3EE" w:rsidR="00A87B6D" w:rsidRPr="005F398D" w:rsidRDefault="00C62C50" w:rsidP="00A87B6D">
      <w:pPr>
        <w:ind w:left="1440" w:hanging="1440"/>
        <w:rPr>
          <w:rFonts w:ascii="Times New Roman" w:eastAsia="Times New Roman" w:hAnsi="Times New Roman"/>
        </w:rPr>
      </w:pPr>
      <w:hyperlink r:id="rId936" w:history="1">
        <w:r>
          <w:rPr>
            <w:rStyle w:val="Hyperlink"/>
            <w:rFonts w:ascii="Times New Roman" w:eastAsia="Times New Roman" w:hAnsi="Times New Roman"/>
          </w:rPr>
          <w:t>R1-2606890</w:t>
        </w:r>
      </w:hyperlink>
      <w:r w:rsidR="00A87B6D" w:rsidRPr="00164D65">
        <w:rPr>
          <w:rFonts w:ascii="Times New Roman" w:eastAsia="Times New Roman" w:hAnsi="Times New Roman"/>
        </w:rPr>
        <w:tab/>
        <w:t>Draft LS on Time plan for SSB design in RAN1&amp;RAN4</w:t>
      </w:r>
      <w:r w:rsidR="00A87B6D" w:rsidRPr="005F398D">
        <w:rPr>
          <w:rFonts w:ascii="Times New Roman" w:eastAsia="Times New Roman" w:hAnsi="Times New Roman"/>
        </w:rPr>
        <w:tab/>
      </w:r>
      <w:r w:rsidR="00A87B6D" w:rsidRPr="005F398D">
        <w:rPr>
          <w:rFonts w:ascii="Times New Roman" w:eastAsia="Times New Roman" w:hAnsi="Times New Roman" w:hint="eastAsia"/>
        </w:rPr>
        <w:t xml:space="preserve">Rapporteur </w:t>
      </w:r>
      <w:r w:rsidR="00A87B6D" w:rsidRPr="005F398D">
        <w:rPr>
          <w:rFonts w:ascii="Times New Roman" w:eastAsia="Times New Roman" w:hAnsi="Times New Roman"/>
        </w:rPr>
        <w:t>(NTT DOCOMO, INC.) [RAN WG</w:t>
      </w:r>
      <w:r w:rsidR="00A87B6D" w:rsidRPr="005F398D">
        <w:rPr>
          <w:rFonts w:ascii="Times New Roman" w:eastAsia="Times New Roman" w:hAnsi="Times New Roman" w:hint="eastAsia"/>
        </w:rPr>
        <w:t>1</w:t>
      </w:r>
      <w:r w:rsidR="00A87B6D" w:rsidRPr="005F398D">
        <w:rPr>
          <w:rFonts w:ascii="Times New Roman" w:eastAsia="Times New Roman" w:hAnsi="Times New Roman"/>
        </w:rPr>
        <w:t>]</w:t>
      </w:r>
    </w:p>
    <w:p w14:paraId="5A09394E" w14:textId="524B0C80" w:rsidR="00A87B6D" w:rsidRPr="004F4491" w:rsidRDefault="00C62C50" w:rsidP="00A87B6D">
      <w:pPr>
        <w:rPr>
          <w:rFonts w:ascii="Times New Roman" w:eastAsia="Times New Roman" w:hAnsi="Times New Roman"/>
        </w:rPr>
      </w:pPr>
      <w:hyperlink r:id="rId937" w:history="1">
        <w:r>
          <w:rPr>
            <w:rStyle w:val="Hyperlink"/>
            <w:rFonts w:ascii="Times New Roman" w:eastAsia="Times New Roman" w:hAnsi="Times New Roman"/>
          </w:rPr>
          <w:t>R1-2606725</w:t>
        </w:r>
      </w:hyperlink>
      <w:r w:rsidR="00A87B6D" w:rsidRPr="004F4491">
        <w:rPr>
          <w:rFonts w:ascii="Times New Roman" w:eastAsia="Times New Roman" w:hAnsi="Times New Roman"/>
        </w:rPr>
        <w:t xml:space="preserve"> </w:t>
      </w:r>
      <w:r w:rsidR="00A87B6D" w:rsidRPr="004F4491">
        <w:rPr>
          <w:rFonts w:ascii="Times New Roman" w:eastAsia="Times New Roman" w:hAnsi="Times New Roman"/>
        </w:rPr>
        <w:tab/>
        <w:t>FL summary #</w:t>
      </w:r>
      <w:r w:rsidR="00A87B6D" w:rsidRPr="002B7021">
        <w:rPr>
          <w:rFonts w:ascii="Times New Roman" w:eastAsia="Times New Roman" w:hAnsi="Times New Roman" w:hint="eastAsia"/>
        </w:rPr>
        <w:t>5</w:t>
      </w:r>
      <w:r w:rsidR="00A87B6D" w:rsidRPr="004F4491">
        <w:rPr>
          <w:rFonts w:ascii="Times New Roman" w:eastAsia="Times New Roman" w:hAnsi="Times New Roman"/>
        </w:rPr>
        <w:t xml:space="preserve"> of Synchronization acquisition and beam measurement</w:t>
      </w:r>
      <w:r w:rsidR="00A87B6D" w:rsidRPr="004F4491">
        <w:rPr>
          <w:rFonts w:ascii="Times New Roman" w:eastAsia="Times New Roman" w:hAnsi="Times New Roman"/>
        </w:rPr>
        <w:tab/>
        <w:t>Moderator (Huawei)</w:t>
      </w:r>
    </w:p>
    <w:p w14:paraId="2EE846D2" w14:textId="6F377A33" w:rsidR="00A87B6D" w:rsidRPr="004F4491" w:rsidRDefault="00C62C50" w:rsidP="00A87B6D">
      <w:pPr>
        <w:rPr>
          <w:rFonts w:ascii="Times New Roman" w:eastAsia="Times New Roman" w:hAnsi="Times New Roman"/>
        </w:rPr>
      </w:pPr>
      <w:hyperlink r:id="rId938" w:history="1">
        <w:r>
          <w:rPr>
            <w:rStyle w:val="Hyperlink"/>
            <w:rFonts w:ascii="Times New Roman" w:eastAsia="Times New Roman" w:hAnsi="Times New Roman"/>
          </w:rPr>
          <w:t>R1-2606724</w:t>
        </w:r>
      </w:hyperlink>
      <w:r w:rsidR="00A87B6D" w:rsidRPr="004F4491">
        <w:rPr>
          <w:rFonts w:ascii="Times New Roman" w:eastAsia="Times New Roman" w:hAnsi="Times New Roman"/>
        </w:rPr>
        <w:t xml:space="preserve"> </w:t>
      </w:r>
      <w:r w:rsidR="00A87B6D" w:rsidRPr="004F4491">
        <w:rPr>
          <w:rFonts w:ascii="Times New Roman" w:eastAsia="Times New Roman" w:hAnsi="Times New Roman"/>
        </w:rPr>
        <w:tab/>
        <w:t>FL summary #</w:t>
      </w:r>
      <w:r w:rsidR="00A87B6D" w:rsidRPr="002B7021">
        <w:rPr>
          <w:rFonts w:ascii="Times New Roman" w:eastAsia="Times New Roman" w:hAnsi="Times New Roman" w:hint="eastAsia"/>
        </w:rPr>
        <w:t>4</w:t>
      </w:r>
      <w:r w:rsidR="00A87B6D" w:rsidRPr="004F4491">
        <w:rPr>
          <w:rFonts w:ascii="Times New Roman" w:eastAsia="Times New Roman" w:hAnsi="Times New Roman"/>
        </w:rPr>
        <w:t xml:space="preserve"> of Synchronization acquisition and beam measurement</w:t>
      </w:r>
      <w:r w:rsidR="00A87B6D" w:rsidRPr="004F4491">
        <w:rPr>
          <w:rFonts w:ascii="Times New Roman" w:eastAsia="Times New Roman" w:hAnsi="Times New Roman"/>
        </w:rPr>
        <w:tab/>
        <w:t>Moderator (Huawei)</w:t>
      </w:r>
    </w:p>
    <w:p w14:paraId="1FF1A5D5" w14:textId="29A67B97" w:rsidR="00A87B6D" w:rsidRPr="004F4491" w:rsidRDefault="00C62C50" w:rsidP="00A87B6D">
      <w:pPr>
        <w:rPr>
          <w:rFonts w:ascii="Times New Roman" w:eastAsia="Times New Roman" w:hAnsi="Times New Roman"/>
        </w:rPr>
      </w:pPr>
      <w:hyperlink r:id="rId939" w:history="1">
        <w:r>
          <w:rPr>
            <w:rStyle w:val="Hyperlink"/>
            <w:rFonts w:ascii="Times New Roman" w:eastAsia="Times New Roman" w:hAnsi="Times New Roman"/>
          </w:rPr>
          <w:t>R1-2606723</w:t>
        </w:r>
      </w:hyperlink>
      <w:r w:rsidR="00A87B6D" w:rsidRPr="004F4491">
        <w:rPr>
          <w:rFonts w:ascii="Times New Roman" w:eastAsia="Times New Roman" w:hAnsi="Times New Roman"/>
        </w:rPr>
        <w:t xml:space="preserve"> </w:t>
      </w:r>
      <w:r w:rsidR="00A87B6D" w:rsidRPr="004F4491">
        <w:rPr>
          <w:rFonts w:ascii="Times New Roman" w:eastAsia="Times New Roman" w:hAnsi="Times New Roman"/>
        </w:rPr>
        <w:tab/>
        <w:t>FL summary #</w:t>
      </w:r>
      <w:r w:rsidR="00A87B6D">
        <w:rPr>
          <w:rFonts w:ascii="Times New Roman" w:eastAsiaTheme="minorEastAsia" w:hAnsi="Times New Roman" w:hint="eastAsia"/>
          <w:lang w:eastAsia="zh-CN"/>
        </w:rPr>
        <w:t>3</w:t>
      </w:r>
      <w:r w:rsidR="00A87B6D" w:rsidRPr="004F4491">
        <w:rPr>
          <w:rFonts w:ascii="Times New Roman" w:eastAsia="Times New Roman" w:hAnsi="Times New Roman"/>
        </w:rPr>
        <w:t xml:space="preserve"> of Synchronization acquisition and beam measurement</w:t>
      </w:r>
      <w:r w:rsidR="00A87B6D" w:rsidRPr="004F4491">
        <w:rPr>
          <w:rFonts w:ascii="Times New Roman" w:eastAsia="Times New Roman" w:hAnsi="Times New Roman"/>
        </w:rPr>
        <w:tab/>
        <w:t>Moderator (Huawei)</w:t>
      </w:r>
    </w:p>
    <w:p w14:paraId="1473910E" w14:textId="224B2490" w:rsidR="00A87B6D" w:rsidRPr="004F4491" w:rsidRDefault="00C62C50" w:rsidP="00A87B6D">
      <w:pPr>
        <w:rPr>
          <w:rFonts w:ascii="Times New Roman" w:eastAsia="Times New Roman" w:hAnsi="Times New Roman"/>
        </w:rPr>
      </w:pPr>
      <w:hyperlink r:id="rId940" w:history="1">
        <w:r>
          <w:rPr>
            <w:rStyle w:val="Hyperlink"/>
            <w:rFonts w:ascii="Times New Roman" w:eastAsia="Times New Roman" w:hAnsi="Times New Roman"/>
          </w:rPr>
          <w:t>R1-2606722</w:t>
        </w:r>
      </w:hyperlink>
      <w:r w:rsidR="00A87B6D" w:rsidRPr="004F4491">
        <w:rPr>
          <w:rFonts w:ascii="Times New Roman" w:eastAsia="Times New Roman" w:hAnsi="Times New Roman"/>
        </w:rPr>
        <w:t xml:space="preserve"> </w:t>
      </w:r>
      <w:r w:rsidR="00A87B6D" w:rsidRPr="004F4491">
        <w:rPr>
          <w:rFonts w:ascii="Times New Roman" w:eastAsia="Times New Roman" w:hAnsi="Times New Roman"/>
        </w:rPr>
        <w:tab/>
        <w:t>FL summary #</w:t>
      </w:r>
      <w:r w:rsidR="00A87B6D">
        <w:rPr>
          <w:rFonts w:ascii="Times New Roman" w:eastAsiaTheme="minorEastAsia" w:hAnsi="Times New Roman" w:hint="eastAsia"/>
          <w:lang w:eastAsia="zh-CN"/>
        </w:rPr>
        <w:t>2</w:t>
      </w:r>
      <w:r w:rsidR="00A87B6D" w:rsidRPr="004F4491">
        <w:rPr>
          <w:rFonts w:ascii="Times New Roman" w:eastAsia="Times New Roman" w:hAnsi="Times New Roman"/>
        </w:rPr>
        <w:t xml:space="preserve"> of Synchronization acquisition and beam measurement</w:t>
      </w:r>
      <w:r w:rsidR="00A87B6D" w:rsidRPr="004F4491">
        <w:rPr>
          <w:rFonts w:ascii="Times New Roman" w:eastAsia="Times New Roman" w:hAnsi="Times New Roman"/>
        </w:rPr>
        <w:tab/>
        <w:t>Moderator (Huawei)</w:t>
      </w:r>
    </w:p>
    <w:p w14:paraId="3090942A" w14:textId="6A5F8122" w:rsidR="00A87B6D" w:rsidRPr="004F4491" w:rsidRDefault="00C62C50" w:rsidP="00A87B6D">
      <w:pPr>
        <w:rPr>
          <w:rFonts w:ascii="Times New Roman" w:eastAsia="Times New Roman" w:hAnsi="Times New Roman"/>
        </w:rPr>
      </w:pPr>
      <w:hyperlink r:id="rId941" w:history="1">
        <w:bookmarkStart w:id="184" w:name="OLE_LINK5"/>
        <w:r>
          <w:rPr>
            <w:rStyle w:val="Hyperlink"/>
            <w:rFonts w:ascii="Times New Roman" w:eastAsia="Times New Roman" w:hAnsi="Times New Roman"/>
          </w:rPr>
          <w:t>R1-2606721</w:t>
        </w:r>
      </w:hyperlink>
      <w:r w:rsidR="00A87B6D" w:rsidRPr="004F4491">
        <w:rPr>
          <w:rFonts w:ascii="Times New Roman" w:eastAsia="Times New Roman" w:hAnsi="Times New Roman"/>
        </w:rPr>
        <w:tab/>
      </w:r>
      <w:bookmarkStart w:id="185" w:name="_Hlk204952069"/>
      <w:r w:rsidR="00A87B6D" w:rsidRPr="004F4491">
        <w:rPr>
          <w:rFonts w:ascii="Times New Roman" w:eastAsia="Times New Roman" w:hAnsi="Times New Roman"/>
        </w:rPr>
        <w:t>FL summary #1 of Synchronization acquisition and beam measurement</w:t>
      </w:r>
      <w:bookmarkEnd w:id="185"/>
      <w:r w:rsidR="00A87B6D" w:rsidRPr="004F4491">
        <w:rPr>
          <w:rFonts w:ascii="Times New Roman" w:eastAsia="Times New Roman" w:hAnsi="Times New Roman"/>
        </w:rPr>
        <w:tab/>
        <w:t>Moderator (Huawei)</w:t>
      </w:r>
      <w:bookmarkEnd w:id="184"/>
    </w:p>
    <w:p w14:paraId="3590CD13" w14:textId="547B1BBF" w:rsidR="00A87B6D" w:rsidRPr="004F4491" w:rsidRDefault="00C62C50" w:rsidP="00A87B6D">
      <w:pPr>
        <w:rPr>
          <w:rFonts w:ascii="Times New Roman" w:eastAsia="Times New Roman" w:hAnsi="Times New Roman"/>
        </w:rPr>
      </w:pPr>
      <w:hyperlink r:id="rId942" w:history="1">
        <w:r>
          <w:rPr>
            <w:rStyle w:val="Hyperlink"/>
            <w:rFonts w:ascii="Times New Roman" w:eastAsia="Times New Roman" w:hAnsi="Times New Roman"/>
          </w:rPr>
          <w:t>R1-2605213</w:t>
        </w:r>
      </w:hyperlink>
      <w:r w:rsidR="00A87B6D">
        <w:rPr>
          <w:rFonts w:ascii="Times New Roman" w:eastAsia="Times New Roman" w:hAnsi="Times New Roman"/>
        </w:rPr>
        <w:tab/>
        <w:t>6G Synchronization Acquisition and Beam Measurement</w:t>
      </w:r>
      <w:r w:rsidR="00A87B6D">
        <w:rPr>
          <w:rFonts w:ascii="Times New Roman" w:eastAsia="Times New Roman" w:hAnsi="Times New Roman"/>
        </w:rPr>
        <w:tab/>
        <w:t>FUTUREWEI</w:t>
      </w:r>
    </w:p>
    <w:p w14:paraId="0F182620" w14:textId="5816AD4A" w:rsidR="00A87B6D" w:rsidRPr="004F4491" w:rsidRDefault="00C62C50" w:rsidP="00A87B6D">
      <w:pPr>
        <w:rPr>
          <w:rFonts w:ascii="Times New Roman" w:eastAsia="Times New Roman" w:hAnsi="Times New Roman"/>
        </w:rPr>
      </w:pPr>
      <w:hyperlink r:id="rId943" w:history="1">
        <w:r>
          <w:rPr>
            <w:rStyle w:val="Hyperlink"/>
            <w:rFonts w:ascii="Times New Roman" w:eastAsia="Times New Roman" w:hAnsi="Times New Roman"/>
          </w:rPr>
          <w:t>R1-2605254</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r>
      <w:proofErr w:type="spellStart"/>
      <w:r w:rsidR="00A87B6D">
        <w:rPr>
          <w:rFonts w:ascii="Times New Roman" w:eastAsia="Times New Roman" w:hAnsi="Times New Roman"/>
        </w:rPr>
        <w:t>Spreadtrum</w:t>
      </w:r>
      <w:proofErr w:type="spellEnd"/>
      <w:r w:rsidR="00A87B6D">
        <w:rPr>
          <w:rFonts w:ascii="Times New Roman" w:eastAsia="Times New Roman" w:hAnsi="Times New Roman"/>
        </w:rPr>
        <w:t>, UNISOC</w:t>
      </w:r>
    </w:p>
    <w:p w14:paraId="2C7B5365" w14:textId="646DBC8A" w:rsidR="00A87B6D" w:rsidRPr="004F4491" w:rsidRDefault="00C62C50" w:rsidP="00A87B6D">
      <w:pPr>
        <w:rPr>
          <w:rFonts w:ascii="Times New Roman" w:eastAsia="Times New Roman" w:hAnsi="Times New Roman"/>
        </w:rPr>
      </w:pPr>
      <w:hyperlink r:id="rId944" w:history="1">
        <w:r>
          <w:rPr>
            <w:rStyle w:val="Hyperlink"/>
            <w:rFonts w:ascii="Times New Roman" w:eastAsia="Times New Roman" w:hAnsi="Times New Roman"/>
          </w:rPr>
          <w:t>R1-2605291</w:t>
        </w:r>
      </w:hyperlink>
      <w:r w:rsidR="00A87B6D">
        <w:rPr>
          <w:rFonts w:ascii="Times New Roman" w:eastAsia="Times New Roman" w:hAnsi="Times New Roman"/>
        </w:rPr>
        <w:tab/>
        <w:t>Synchronization acquisition and beam measurement for 6GR</w:t>
      </w:r>
      <w:r w:rsidR="00A87B6D">
        <w:rPr>
          <w:rFonts w:ascii="Times New Roman" w:eastAsia="Times New Roman" w:hAnsi="Times New Roman"/>
        </w:rPr>
        <w:tab/>
        <w:t xml:space="preserve">Huawei, </w:t>
      </w:r>
      <w:proofErr w:type="spellStart"/>
      <w:r w:rsidR="00A87B6D">
        <w:rPr>
          <w:rFonts w:ascii="Times New Roman" w:eastAsia="Times New Roman" w:hAnsi="Times New Roman"/>
        </w:rPr>
        <w:t>HiSilicon</w:t>
      </w:r>
      <w:proofErr w:type="spellEnd"/>
    </w:p>
    <w:p w14:paraId="123B2542" w14:textId="3D571388" w:rsidR="00A87B6D" w:rsidRDefault="00C62C50" w:rsidP="00A87B6D">
      <w:hyperlink r:id="rId945" w:history="1">
        <w:r>
          <w:rPr>
            <w:rStyle w:val="Hyperlink"/>
            <w:rFonts w:ascii="Times New Roman" w:eastAsia="Times New Roman" w:hAnsi="Times New Roman"/>
          </w:rPr>
          <w:t>R1-2605375</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TCL</w:t>
      </w:r>
    </w:p>
    <w:p w14:paraId="0211071C" w14:textId="37E341D4" w:rsidR="00A87B6D" w:rsidRDefault="00C62C50" w:rsidP="00A87B6D">
      <w:hyperlink r:id="rId946" w:history="1">
        <w:r>
          <w:rPr>
            <w:rStyle w:val="Hyperlink"/>
            <w:rFonts w:ascii="Times New Roman" w:eastAsia="Times New Roman" w:hAnsi="Times New Roman"/>
          </w:rPr>
          <w:t>R1-2605382</w:t>
        </w:r>
      </w:hyperlink>
      <w:r w:rsidR="00A87B6D">
        <w:rPr>
          <w:rFonts w:ascii="Times New Roman" w:eastAsia="Times New Roman" w:hAnsi="Times New Roman"/>
        </w:rPr>
        <w:tab/>
        <w:t>On  synchronization acquisition and beam measurement</w:t>
      </w:r>
      <w:r w:rsidR="00A87B6D">
        <w:rPr>
          <w:rFonts w:ascii="Times New Roman" w:eastAsia="Times New Roman" w:hAnsi="Times New Roman"/>
        </w:rPr>
        <w:tab/>
        <w:t>Nokia</w:t>
      </w:r>
    </w:p>
    <w:p w14:paraId="624A5E23" w14:textId="222BC187" w:rsidR="00A87B6D" w:rsidRDefault="00C62C50" w:rsidP="00A87B6D">
      <w:hyperlink r:id="rId947" w:history="1">
        <w:r>
          <w:rPr>
            <w:rStyle w:val="Hyperlink"/>
            <w:rFonts w:ascii="Times New Roman" w:eastAsia="Times New Roman" w:hAnsi="Times New Roman"/>
          </w:rPr>
          <w:t>R1-2605419</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Jio Platforms</w:t>
      </w:r>
    </w:p>
    <w:p w14:paraId="5A0A61EC" w14:textId="3B6DBA4D" w:rsidR="00A87B6D" w:rsidRDefault="00C62C50" w:rsidP="00A87B6D">
      <w:hyperlink r:id="rId948" w:history="1">
        <w:r>
          <w:rPr>
            <w:rStyle w:val="Hyperlink"/>
            <w:rFonts w:ascii="Times New Roman" w:eastAsia="Times New Roman" w:hAnsi="Times New Roman"/>
          </w:rPr>
          <w:t>R1-2605431</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 xml:space="preserve">ZTE Corporation, </w:t>
      </w:r>
      <w:proofErr w:type="spellStart"/>
      <w:r w:rsidR="00A87B6D">
        <w:rPr>
          <w:rFonts w:ascii="Times New Roman" w:eastAsia="Times New Roman" w:hAnsi="Times New Roman"/>
        </w:rPr>
        <w:t>Sanechips</w:t>
      </w:r>
      <w:proofErr w:type="spellEnd"/>
    </w:p>
    <w:p w14:paraId="5B5B7938" w14:textId="2CAFC852" w:rsidR="00A87B6D" w:rsidRDefault="00C62C50" w:rsidP="00A87B6D">
      <w:hyperlink r:id="rId949" w:history="1">
        <w:r>
          <w:rPr>
            <w:rStyle w:val="Hyperlink"/>
            <w:rFonts w:ascii="Times New Roman" w:eastAsia="Times New Roman" w:hAnsi="Times New Roman"/>
          </w:rPr>
          <w:t>R1-2605459</w:t>
        </w:r>
      </w:hyperlink>
      <w:r w:rsidR="00A87B6D">
        <w:rPr>
          <w:rFonts w:ascii="Times New Roman" w:eastAsia="Times New Roman" w:hAnsi="Times New Roman"/>
        </w:rPr>
        <w:tab/>
        <w:t>Discussions on 6GR synchronization acquisition and beam measurement</w:t>
      </w:r>
      <w:r w:rsidR="00A87B6D">
        <w:rPr>
          <w:rFonts w:ascii="Times New Roman" w:eastAsia="Times New Roman" w:hAnsi="Times New Roman"/>
        </w:rPr>
        <w:tab/>
        <w:t>vivo</w:t>
      </w:r>
    </w:p>
    <w:p w14:paraId="5F46350E" w14:textId="22B10312" w:rsidR="00A87B6D" w:rsidRDefault="00C62C50" w:rsidP="00A87B6D">
      <w:hyperlink r:id="rId950" w:history="1">
        <w:r>
          <w:rPr>
            <w:rStyle w:val="Hyperlink"/>
            <w:rFonts w:ascii="Times New Roman" w:eastAsia="Times New Roman" w:hAnsi="Times New Roman"/>
          </w:rPr>
          <w:t>R1-2605492</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t>Tejas Networks Limited</w:t>
      </w:r>
    </w:p>
    <w:p w14:paraId="236E4084" w14:textId="68465D34" w:rsidR="00A87B6D" w:rsidRDefault="00C62C50" w:rsidP="00A87B6D">
      <w:hyperlink r:id="rId951" w:history="1">
        <w:r>
          <w:rPr>
            <w:rStyle w:val="Hyperlink"/>
            <w:rFonts w:ascii="Times New Roman" w:eastAsia="Times New Roman" w:hAnsi="Times New Roman"/>
          </w:rPr>
          <w:t>R1-2605506</w:t>
        </w:r>
      </w:hyperlink>
      <w:r w:rsidR="00A87B6D">
        <w:rPr>
          <w:rFonts w:ascii="Times New Roman" w:eastAsia="Times New Roman" w:hAnsi="Times New Roman"/>
        </w:rPr>
        <w:tab/>
        <w:t>Discussion on Synchronization acquisition and beam measurement for 6GR</w:t>
      </w:r>
      <w:r w:rsidR="00A87B6D">
        <w:rPr>
          <w:rFonts w:ascii="Times New Roman" w:eastAsia="Times New Roman" w:hAnsi="Times New Roman"/>
        </w:rPr>
        <w:tab/>
        <w:t>LG Electronics</w:t>
      </w:r>
    </w:p>
    <w:p w14:paraId="57ADC70B" w14:textId="0B3D104A" w:rsidR="00A87B6D" w:rsidRDefault="00C62C50" w:rsidP="00A87B6D">
      <w:hyperlink r:id="rId952" w:history="1">
        <w:r>
          <w:rPr>
            <w:rStyle w:val="Hyperlink"/>
            <w:rFonts w:ascii="Times New Roman" w:eastAsia="Times New Roman" w:hAnsi="Times New Roman"/>
          </w:rPr>
          <w:t>R1-2605512</w:t>
        </w:r>
      </w:hyperlink>
      <w:r w:rsidR="00A87B6D">
        <w:rPr>
          <w:rFonts w:ascii="Times New Roman" w:eastAsia="Times New Roman" w:hAnsi="Times New Roman"/>
        </w:rPr>
        <w:tab/>
        <w:t>IMU Views on 6GR Initial Access</w:t>
      </w:r>
      <w:r w:rsidR="00A87B6D">
        <w:rPr>
          <w:rFonts w:ascii="Times New Roman" w:eastAsia="Times New Roman" w:hAnsi="Times New Roman"/>
        </w:rPr>
        <w:tab/>
        <w:t>IMU</w:t>
      </w:r>
    </w:p>
    <w:p w14:paraId="40B9C896" w14:textId="5BE07049" w:rsidR="00A87B6D" w:rsidRDefault="00C62C50" w:rsidP="00A87B6D">
      <w:hyperlink r:id="rId953" w:history="1">
        <w:r>
          <w:rPr>
            <w:rStyle w:val="Hyperlink"/>
            <w:rFonts w:ascii="Times New Roman" w:eastAsia="Times New Roman" w:hAnsi="Times New Roman"/>
          </w:rPr>
          <w:t>R1-2605521</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t>Ericsson Inc.</w:t>
      </w:r>
    </w:p>
    <w:p w14:paraId="3251094C" w14:textId="4CF2387E" w:rsidR="00A87B6D" w:rsidRDefault="00C62C50" w:rsidP="00A87B6D">
      <w:hyperlink r:id="rId954" w:history="1">
        <w:r>
          <w:rPr>
            <w:rStyle w:val="Hyperlink"/>
            <w:rFonts w:ascii="Times New Roman" w:eastAsia="Times New Roman" w:hAnsi="Times New Roman"/>
          </w:rPr>
          <w:t>R1-2605563</w:t>
        </w:r>
      </w:hyperlink>
      <w:r w:rsidR="00A87B6D">
        <w:rPr>
          <w:rFonts w:ascii="Times New Roman" w:eastAsia="Times New Roman" w:hAnsi="Times New Roman"/>
        </w:rPr>
        <w:tab/>
        <w:t>Discussion on synchronization acquisition and beam measurement for 6GR</w:t>
      </w:r>
      <w:r w:rsidR="00A87B6D">
        <w:rPr>
          <w:rFonts w:ascii="Times New Roman" w:eastAsia="Times New Roman" w:hAnsi="Times New Roman"/>
        </w:rPr>
        <w:tab/>
        <w:t>Xiaomi</w:t>
      </w:r>
    </w:p>
    <w:p w14:paraId="69DE642D" w14:textId="040D0622" w:rsidR="00A87B6D" w:rsidRDefault="00C62C50" w:rsidP="00A87B6D">
      <w:hyperlink r:id="rId955" w:history="1">
        <w:r>
          <w:rPr>
            <w:rStyle w:val="Hyperlink"/>
            <w:rFonts w:ascii="Times New Roman" w:eastAsia="Times New Roman" w:hAnsi="Times New Roman"/>
          </w:rPr>
          <w:t>R1-2605631</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CMCC</w:t>
      </w:r>
    </w:p>
    <w:p w14:paraId="13B5FBB3" w14:textId="1E8290D3" w:rsidR="00A87B6D" w:rsidRDefault="00C62C50" w:rsidP="00A87B6D">
      <w:hyperlink r:id="rId956" w:history="1">
        <w:r>
          <w:rPr>
            <w:rStyle w:val="Hyperlink"/>
            <w:rFonts w:ascii="Times New Roman" w:eastAsia="Times New Roman" w:hAnsi="Times New Roman"/>
          </w:rPr>
          <w:t>R1-2605675</w:t>
        </w:r>
      </w:hyperlink>
      <w:r w:rsidR="00A87B6D">
        <w:rPr>
          <w:rFonts w:ascii="Times New Roman" w:eastAsia="Times New Roman" w:hAnsi="Times New Roman"/>
        </w:rPr>
        <w:tab/>
        <w:t>Views on 6GR Synchronization Acquisition</w:t>
      </w:r>
      <w:r w:rsidR="00A87B6D">
        <w:rPr>
          <w:rFonts w:ascii="Times New Roman" w:eastAsia="Times New Roman" w:hAnsi="Times New Roman"/>
        </w:rPr>
        <w:tab/>
      </w:r>
      <w:proofErr w:type="spellStart"/>
      <w:r w:rsidR="00A87B6D">
        <w:rPr>
          <w:rFonts w:ascii="Times New Roman" w:eastAsia="Times New Roman" w:hAnsi="Times New Roman"/>
        </w:rPr>
        <w:t>Ofinno</w:t>
      </w:r>
      <w:proofErr w:type="spellEnd"/>
    </w:p>
    <w:p w14:paraId="4785C457" w14:textId="1C9F9E1F" w:rsidR="00A87B6D" w:rsidRDefault="00C62C50" w:rsidP="00A87B6D">
      <w:hyperlink r:id="rId957" w:history="1">
        <w:r>
          <w:rPr>
            <w:rStyle w:val="Hyperlink"/>
            <w:rFonts w:ascii="Times New Roman" w:eastAsia="Times New Roman" w:hAnsi="Times New Roman"/>
          </w:rPr>
          <w:t>R1-2605686</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r>
      <w:proofErr w:type="spellStart"/>
      <w:r w:rsidR="00A87B6D">
        <w:rPr>
          <w:rFonts w:ascii="Times New Roman" w:eastAsia="Times New Roman" w:hAnsi="Times New Roman"/>
        </w:rPr>
        <w:t>InterDigital</w:t>
      </w:r>
      <w:proofErr w:type="spellEnd"/>
      <w:r w:rsidR="00A87B6D">
        <w:rPr>
          <w:rFonts w:ascii="Times New Roman" w:eastAsia="Times New Roman" w:hAnsi="Times New Roman"/>
        </w:rPr>
        <w:t>, Inc.</w:t>
      </w:r>
    </w:p>
    <w:p w14:paraId="71CA0DED" w14:textId="1F90A4C4" w:rsidR="00A87B6D" w:rsidRDefault="00C62C50" w:rsidP="00A87B6D">
      <w:hyperlink r:id="rId958" w:history="1">
        <w:r>
          <w:rPr>
            <w:rStyle w:val="Hyperlink"/>
            <w:rFonts w:ascii="Times New Roman" w:eastAsia="Times New Roman" w:hAnsi="Times New Roman"/>
          </w:rPr>
          <w:t>R1-2605717</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CATT, CICTCI</w:t>
      </w:r>
    </w:p>
    <w:p w14:paraId="6F853282" w14:textId="232E0C3F" w:rsidR="00A87B6D" w:rsidRDefault="00C62C50" w:rsidP="00A87B6D">
      <w:hyperlink r:id="rId959" w:history="1">
        <w:r>
          <w:rPr>
            <w:rStyle w:val="Hyperlink"/>
            <w:rFonts w:ascii="Times New Roman" w:eastAsia="Times New Roman" w:hAnsi="Times New Roman"/>
          </w:rPr>
          <w:t>R1-2605761</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KT Corp.</w:t>
      </w:r>
    </w:p>
    <w:p w14:paraId="63EF9757" w14:textId="7D272A7F" w:rsidR="00A87B6D" w:rsidRDefault="00C62C50" w:rsidP="00A87B6D">
      <w:hyperlink r:id="rId960" w:history="1">
        <w:r>
          <w:rPr>
            <w:rStyle w:val="Hyperlink"/>
            <w:rFonts w:ascii="Times New Roman" w:eastAsia="Times New Roman" w:hAnsi="Times New Roman"/>
          </w:rPr>
          <w:t>R1-2605823</w:t>
        </w:r>
      </w:hyperlink>
      <w:r w:rsidR="00A87B6D">
        <w:rPr>
          <w:rFonts w:ascii="Times New Roman" w:eastAsia="Times New Roman" w:hAnsi="Times New Roman"/>
        </w:rPr>
        <w:tab/>
        <w:t>Discussion on synchronization acquisition and beam measurement for 6GR</w:t>
      </w:r>
      <w:r w:rsidR="00A87B6D">
        <w:rPr>
          <w:rFonts w:ascii="Times New Roman" w:eastAsia="Times New Roman" w:hAnsi="Times New Roman"/>
        </w:rPr>
        <w:tab/>
        <w:t>Samsung</w:t>
      </w:r>
    </w:p>
    <w:p w14:paraId="798DD705" w14:textId="4F1D584F" w:rsidR="00A87B6D" w:rsidRDefault="00C62C50" w:rsidP="00A87B6D">
      <w:hyperlink r:id="rId961" w:history="1">
        <w:r>
          <w:rPr>
            <w:rStyle w:val="Hyperlink"/>
            <w:rFonts w:ascii="Times New Roman" w:eastAsia="Times New Roman" w:hAnsi="Times New Roman"/>
          </w:rPr>
          <w:t>R1-2605874</w:t>
        </w:r>
      </w:hyperlink>
      <w:r w:rsidR="00A87B6D">
        <w:rPr>
          <w:rFonts w:ascii="Times New Roman" w:eastAsia="Times New Roman" w:hAnsi="Times New Roman"/>
        </w:rPr>
        <w:tab/>
        <w:t>Discussion on synchronization acquisition and beam measurement during initial access</w:t>
      </w:r>
      <w:r w:rsidR="00A87B6D">
        <w:rPr>
          <w:rFonts w:ascii="Times New Roman" w:eastAsia="Times New Roman" w:hAnsi="Times New Roman"/>
        </w:rPr>
        <w:tab/>
        <w:t>NEC</w:t>
      </w:r>
    </w:p>
    <w:p w14:paraId="517EC2AB" w14:textId="68D7CD80" w:rsidR="00A87B6D" w:rsidRDefault="00C62C50" w:rsidP="00A87B6D">
      <w:hyperlink r:id="rId962" w:history="1">
        <w:r>
          <w:rPr>
            <w:rStyle w:val="Hyperlink"/>
            <w:rFonts w:ascii="Times New Roman" w:eastAsia="Times New Roman" w:hAnsi="Times New Roman"/>
          </w:rPr>
          <w:t>R1-2605917</w:t>
        </w:r>
      </w:hyperlink>
      <w:r w:rsidR="00A87B6D">
        <w:rPr>
          <w:rFonts w:ascii="Times New Roman" w:eastAsia="Times New Roman" w:hAnsi="Times New Roman"/>
        </w:rPr>
        <w:tab/>
        <w:t>Discussion on Synchronization acquisition and beam measurement for 6GR</w:t>
      </w:r>
      <w:r w:rsidR="00A87B6D">
        <w:rPr>
          <w:rFonts w:ascii="Times New Roman" w:eastAsia="Times New Roman" w:hAnsi="Times New Roman"/>
        </w:rPr>
        <w:tab/>
        <w:t>OPPO</w:t>
      </w:r>
    </w:p>
    <w:p w14:paraId="06FEEAAC" w14:textId="1564197A" w:rsidR="00A87B6D" w:rsidRDefault="00C62C50" w:rsidP="00A87B6D">
      <w:hyperlink r:id="rId963" w:history="1">
        <w:r>
          <w:rPr>
            <w:rStyle w:val="Hyperlink"/>
            <w:rFonts w:ascii="Times New Roman" w:eastAsia="Times New Roman" w:hAnsi="Times New Roman"/>
          </w:rPr>
          <w:t>R1-2605959</w:t>
        </w:r>
      </w:hyperlink>
      <w:r w:rsidR="00A87B6D">
        <w:rPr>
          <w:rFonts w:ascii="Times New Roman" w:eastAsia="Times New Roman" w:hAnsi="Times New Roman"/>
        </w:rPr>
        <w:tab/>
        <w:t>Initial access design for 6GR</w:t>
      </w:r>
      <w:r w:rsidR="00A87B6D">
        <w:rPr>
          <w:rFonts w:ascii="Times New Roman" w:eastAsia="Times New Roman" w:hAnsi="Times New Roman"/>
        </w:rPr>
        <w:tab/>
        <w:t>Panasonic</w:t>
      </w:r>
    </w:p>
    <w:p w14:paraId="7C7D8612" w14:textId="5498D1C5" w:rsidR="00A87B6D" w:rsidRDefault="00C62C50" w:rsidP="00A87B6D">
      <w:hyperlink r:id="rId964" w:history="1">
        <w:r>
          <w:rPr>
            <w:rStyle w:val="Hyperlink"/>
            <w:rFonts w:ascii="Times New Roman" w:eastAsia="Times New Roman" w:hAnsi="Times New Roman"/>
          </w:rPr>
          <w:t>R1-2605965</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PML</w:t>
      </w:r>
    </w:p>
    <w:p w14:paraId="768D6C94" w14:textId="6412EA85" w:rsidR="00A87B6D" w:rsidRDefault="00C62C50" w:rsidP="00A87B6D">
      <w:hyperlink r:id="rId965" w:history="1">
        <w:r>
          <w:rPr>
            <w:rStyle w:val="Hyperlink"/>
            <w:rFonts w:ascii="Times New Roman" w:eastAsia="Times New Roman" w:hAnsi="Times New Roman"/>
          </w:rPr>
          <w:t>R1-2605970</w:t>
        </w:r>
      </w:hyperlink>
      <w:r w:rsidR="00A87B6D">
        <w:rPr>
          <w:rFonts w:ascii="Times New Roman" w:eastAsia="Times New Roman" w:hAnsi="Times New Roman"/>
        </w:rPr>
        <w:tab/>
        <w:t>6GR Synchronisation and Beam Management</w:t>
      </w:r>
      <w:r w:rsidR="00A87B6D">
        <w:rPr>
          <w:rFonts w:ascii="Times New Roman" w:eastAsia="Times New Roman" w:hAnsi="Times New Roman"/>
        </w:rPr>
        <w:tab/>
        <w:t>Sony</w:t>
      </w:r>
    </w:p>
    <w:p w14:paraId="2A8B5657" w14:textId="5F409DFA" w:rsidR="00A87B6D" w:rsidRDefault="00C62C50" w:rsidP="00A87B6D">
      <w:hyperlink r:id="rId966" w:history="1">
        <w:r>
          <w:rPr>
            <w:rStyle w:val="Hyperlink"/>
            <w:rFonts w:ascii="Times New Roman" w:eastAsia="Times New Roman" w:hAnsi="Times New Roman"/>
          </w:rPr>
          <w:t>R1-2606000</w:t>
        </w:r>
      </w:hyperlink>
      <w:r w:rsidR="00A87B6D">
        <w:rPr>
          <w:rFonts w:ascii="Times New Roman" w:eastAsia="Times New Roman" w:hAnsi="Times New Roman"/>
        </w:rPr>
        <w:tab/>
        <w:t>Frame structure and coverage</w:t>
      </w:r>
      <w:r w:rsidR="00A87B6D">
        <w:rPr>
          <w:rFonts w:ascii="Times New Roman" w:eastAsia="Times New Roman" w:hAnsi="Times New Roman"/>
        </w:rPr>
        <w:tab/>
        <w:t>Nordic Semiconductor ASA</w:t>
      </w:r>
    </w:p>
    <w:p w14:paraId="3E7C02B9" w14:textId="4CDE852A" w:rsidR="00A87B6D" w:rsidRDefault="00C62C50" w:rsidP="00A87B6D">
      <w:hyperlink r:id="rId967" w:history="1">
        <w:r>
          <w:rPr>
            <w:rStyle w:val="Hyperlink"/>
            <w:rFonts w:ascii="Times New Roman" w:eastAsia="Times New Roman" w:hAnsi="Times New Roman"/>
          </w:rPr>
          <w:t>R1-2606022</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t>Apple</w:t>
      </w:r>
    </w:p>
    <w:p w14:paraId="3681591C" w14:textId="0A2C9FF1" w:rsidR="00A87B6D" w:rsidRDefault="00C62C50" w:rsidP="00A87B6D">
      <w:hyperlink r:id="rId968" w:history="1">
        <w:r>
          <w:rPr>
            <w:rStyle w:val="Hyperlink"/>
            <w:rFonts w:ascii="Times New Roman" w:eastAsia="Times New Roman" w:hAnsi="Times New Roman"/>
          </w:rPr>
          <w:t>R1-2606079</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China Telecom</w:t>
      </w:r>
    </w:p>
    <w:p w14:paraId="1B446236" w14:textId="10C53488" w:rsidR="00A87B6D" w:rsidRDefault="00C62C50" w:rsidP="00A87B6D">
      <w:hyperlink r:id="rId969" w:history="1">
        <w:r>
          <w:rPr>
            <w:rStyle w:val="Hyperlink"/>
            <w:rFonts w:ascii="Times New Roman" w:eastAsia="Times New Roman" w:hAnsi="Times New Roman"/>
          </w:rPr>
          <w:t>R1-2606100</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1Finity</w:t>
      </w:r>
    </w:p>
    <w:p w14:paraId="29787FB2" w14:textId="7A2D5953" w:rsidR="00A87B6D" w:rsidRDefault="00C62C50" w:rsidP="00A87B6D">
      <w:hyperlink r:id="rId970" w:history="1">
        <w:r>
          <w:rPr>
            <w:rStyle w:val="Hyperlink"/>
            <w:rFonts w:ascii="Times New Roman" w:eastAsia="Times New Roman" w:hAnsi="Times New Roman"/>
          </w:rPr>
          <w:t>R1-2606143</w:t>
        </w:r>
      </w:hyperlink>
      <w:r w:rsidR="00A87B6D">
        <w:rPr>
          <w:rFonts w:ascii="Times New Roman" w:eastAsia="Times New Roman" w:hAnsi="Times New Roman"/>
        </w:rPr>
        <w:tab/>
        <w:t>Views on synchronization acquisition and beam measurement</w:t>
      </w:r>
      <w:r w:rsidR="00A87B6D">
        <w:rPr>
          <w:rFonts w:ascii="Times New Roman" w:eastAsia="Times New Roman" w:hAnsi="Times New Roman"/>
        </w:rPr>
        <w:tab/>
        <w:t>MediaTek Inc.</w:t>
      </w:r>
    </w:p>
    <w:p w14:paraId="0EC78D7C" w14:textId="623D41CC" w:rsidR="00A87B6D" w:rsidRDefault="00C62C50" w:rsidP="00A87B6D">
      <w:hyperlink r:id="rId971" w:history="1">
        <w:r>
          <w:rPr>
            <w:rStyle w:val="Hyperlink"/>
            <w:rFonts w:ascii="Times New Roman" w:eastAsia="Times New Roman" w:hAnsi="Times New Roman"/>
          </w:rPr>
          <w:t>R1-2606186</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HONOR</w:t>
      </w:r>
    </w:p>
    <w:p w14:paraId="188B7BE8" w14:textId="5F2EA101" w:rsidR="00A87B6D" w:rsidRDefault="00C62C50" w:rsidP="00A87B6D">
      <w:hyperlink r:id="rId972" w:history="1">
        <w:r>
          <w:rPr>
            <w:rStyle w:val="Hyperlink"/>
            <w:rFonts w:ascii="Times New Roman" w:eastAsia="Times New Roman" w:hAnsi="Times New Roman"/>
          </w:rPr>
          <w:t>R1-2606238</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ETRI</w:t>
      </w:r>
    </w:p>
    <w:p w14:paraId="3A1D2D0D" w14:textId="5AC4DFFC" w:rsidR="00A87B6D" w:rsidRDefault="00C62C50" w:rsidP="00A87B6D">
      <w:hyperlink r:id="rId973" w:history="1">
        <w:r>
          <w:rPr>
            <w:rStyle w:val="Hyperlink"/>
            <w:rFonts w:ascii="Times New Roman" w:eastAsia="Times New Roman" w:hAnsi="Times New Roman"/>
          </w:rPr>
          <w:t>R1-2606266</w:t>
        </w:r>
      </w:hyperlink>
      <w:r w:rsidR="00A87B6D">
        <w:rPr>
          <w:rFonts w:ascii="Times New Roman" w:eastAsia="Times New Roman" w:hAnsi="Times New Roman"/>
        </w:rPr>
        <w:tab/>
        <w:t>Discussion on design of the synchronization</w:t>
      </w:r>
      <w:r w:rsidR="00A87B6D">
        <w:rPr>
          <w:rFonts w:ascii="Times New Roman" w:eastAsia="Times New Roman" w:hAnsi="Times New Roman"/>
        </w:rPr>
        <w:tab/>
      </w:r>
      <w:proofErr w:type="spellStart"/>
      <w:r w:rsidR="00A87B6D">
        <w:rPr>
          <w:rFonts w:ascii="Times New Roman" w:eastAsia="Times New Roman" w:hAnsi="Times New Roman"/>
        </w:rPr>
        <w:t>Transsion</w:t>
      </w:r>
      <w:proofErr w:type="spellEnd"/>
      <w:r w:rsidR="00A87B6D">
        <w:rPr>
          <w:rFonts w:ascii="Times New Roman" w:eastAsia="Times New Roman" w:hAnsi="Times New Roman"/>
        </w:rPr>
        <w:t xml:space="preserve"> Holdings</w:t>
      </w:r>
    </w:p>
    <w:p w14:paraId="0C56274A" w14:textId="7B059ED1" w:rsidR="00A87B6D" w:rsidRDefault="00C62C50" w:rsidP="00A87B6D">
      <w:hyperlink r:id="rId974" w:history="1">
        <w:r>
          <w:rPr>
            <w:rStyle w:val="Hyperlink"/>
            <w:rFonts w:ascii="Times New Roman" w:eastAsia="Times New Roman" w:hAnsi="Times New Roman"/>
          </w:rPr>
          <w:t>R1-2606275</w:t>
        </w:r>
      </w:hyperlink>
      <w:r w:rsidR="00A87B6D">
        <w:rPr>
          <w:rFonts w:ascii="Times New Roman" w:eastAsia="Times New Roman" w:hAnsi="Times New Roman"/>
        </w:rPr>
        <w:tab/>
        <w:t>Synchronization Acquisition and Beam Measurement for 6GR</w:t>
      </w:r>
      <w:r w:rsidR="00A87B6D">
        <w:rPr>
          <w:rFonts w:ascii="Times New Roman" w:eastAsia="Times New Roman" w:hAnsi="Times New Roman"/>
        </w:rPr>
        <w:tab/>
        <w:t>Fraunhofer IIS, Fraunhofer HHI</w:t>
      </w:r>
    </w:p>
    <w:p w14:paraId="602DF402" w14:textId="1B193CA6" w:rsidR="00A87B6D" w:rsidRDefault="00C62C50" w:rsidP="00A87B6D">
      <w:hyperlink r:id="rId975" w:history="1">
        <w:r>
          <w:rPr>
            <w:rStyle w:val="Hyperlink"/>
            <w:rFonts w:ascii="Times New Roman" w:eastAsia="Times New Roman" w:hAnsi="Times New Roman"/>
          </w:rPr>
          <w:t>R1-2606319</w:t>
        </w:r>
      </w:hyperlink>
      <w:r w:rsidR="00A87B6D">
        <w:rPr>
          <w:rFonts w:ascii="Times New Roman" w:eastAsia="Times New Roman" w:hAnsi="Times New Roman"/>
        </w:rPr>
        <w:tab/>
        <w:t>Initial access and SSB operation across different carriers</w:t>
      </w:r>
      <w:r w:rsidR="00A87B6D">
        <w:rPr>
          <w:rFonts w:ascii="Times New Roman" w:eastAsia="Times New Roman" w:hAnsi="Times New Roman"/>
        </w:rPr>
        <w:tab/>
        <w:t>Vodafone, Deutsche Telekom, Orange</w:t>
      </w:r>
    </w:p>
    <w:p w14:paraId="5DF6DE6C" w14:textId="4DFFB2A9" w:rsidR="00A87B6D" w:rsidRDefault="00C62C50" w:rsidP="00A87B6D">
      <w:hyperlink r:id="rId976" w:history="1">
        <w:r>
          <w:rPr>
            <w:rStyle w:val="Hyperlink"/>
            <w:rFonts w:ascii="Times New Roman" w:eastAsia="Times New Roman" w:hAnsi="Times New Roman"/>
          </w:rPr>
          <w:t>R1-2606336</w:t>
        </w:r>
      </w:hyperlink>
      <w:r w:rsidR="00A87B6D">
        <w:rPr>
          <w:rFonts w:ascii="Times New Roman" w:eastAsia="Times New Roman" w:hAnsi="Times New Roman"/>
        </w:rPr>
        <w:tab/>
        <w:t xml:space="preserve">Discussion on Synchronization signal design and measurement </w:t>
      </w:r>
      <w:r w:rsidR="00A87B6D">
        <w:rPr>
          <w:rFonts w:ascii="Times New Roman" w:eastAsia="Times New Roman" w:hAnsi="Times New Roman"/>
        </w:rPr>
        <w:tab/>
        <w:t>Lenovo</w:t>
      </w:r>
    </w:p>
    <w:p w14:paraId="62BFAC13" w14:textId="538A19CA" w:rsidR="00A87B6D" w:rsidRDefault="00C62C50" w:rsidP="00A87B6D">
      <w:hyperlink r:id="rId977" w:history="1">
        <w:r>
          <w:rPr>
            <w:rStyle w:val="Hyperlink"/>
            <w:rFonts w:ascii="Times New Roman" w:eastAsia="Times New Roman" w:hAnsi="Times New Roman"/>
          </w:rPr>
          <w:t>R1-2606338</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Sharp</w:t>
      </w:r>
    </w:p>
    <w:p w14:paraId="6E3942BF" w14:textId="1D994697" w:rsidR="00A87B6D" w:rsidRDefault="00C62C50" w:rsidP="00A87B6D">
      <w:hyperlink r:id="rId978" w:history="1">
        <w:r>
          <w:rPr>
            <w:rStyle w:val="Hyperlink"/>
            <w:rFonts w:ascii="Times New Roman" w:eastAsia="Times New Roman" w:hAnsi="Times New Roman"/>
          </w:rPr>
          <w:t>R1-2606375</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t>Qualcomm Incorporated</w:t>
      </w:r>
    </w:p>
    <w:p w14:paraId="25C27E2B" w14:textId="10A7CF8A" w:rsidR="00A87B6D" w:rsidRDefault="00C62C50" w:rsidP="00A87B6D">
      <w:hyperlink r:id="rId979" w:history="1">
        <w:r>
          <w:rPr>
            <w:rStyle w:val="Hyperlink"/>
            <w:rFonts w:ascii="Times New Roman" w:eastAsia="Times New Roman" w:hAnsi="Times New Roman"/>
          </w:rPr>
          <w:t>R1-2606399</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Google</w:t>
      </w:r>
    </w:p>
    <w:p w14:paraId="316EF6F0" w14:textId="4E6624AA" w:rsidR="00A87B6D" w:rsidRDefault="00C62C50" w:rsidP="00A87B6D">
      <w:pPr>
        <w:ind w:left="1440" w:hanging="1440"/>
      </w:pPr>
      <w:hyperlink r:id="rId980" w:history="1">
        <w:r>
          <w:rPr>
            <w:rStyle w:val="Hyperlink"/>
            <w:rFonts w:ascii="Times New Roman" w:eastAsia="Times New Roman" w:hAnsi="Times New Roman"/>
          </w:rPr>
          <w:t>R1-2606427</w:t>
        </w:r>
      </w:hyperlink>
      <w:r w:rsidR="00A87B6D">
        <w:rPr>
          <w:rFonts w:ascii="Times New Roman" w:eastAsia="Times New Roman" w:hAnsi="Times New Roman"/>
        </w:rPr>
        <w:tab/>
        <w:t>On resource block alignment between LTE, NR, and 6GR</w:t>
      </w:r>
      <w:r w:rsidR="00A87B6D">
        <w:rPr>
          <w:rFonts w:ascii="Times New Roman" w:eastAsia="Times New Roman" w:hAnsi="Times New Roman"/>
        </w:rPr>
        <w:tab/>
        <w:t>AT&amp;T, Bouygues Telecom, BT, Deutsche Telecom, Ericsson, FirstNet, KT Corp., Nokia, Orange, Spark NZ, Telecom Italia, Verizon, Vodafone</w:t>
      </w:r>
    </w:p>
    <w:p w14:paraId="09041B53" w14:textId="6ED93080" w:rsidR="00A87B6D" w:rsidRDefault="00C62C50" w:rsidP="00A87B6D">
      <w:hyperlink r:id="rId981" w:history="1">
        <w:r>
          <w:rPr>
            <w:rStyle w:val="Hyperlink"/>
            <w:rFonts w:ascii="Times New Roman" w:eastAsia="Times New Roman" w:hAnsi="Times New Roman"/>
          </w:rPr>
          <w:t>R1-2606439</w:t>
        </w:r>
      </w:hyperlink>
      <w:r w:rsidR="00A87B6D">
        <w:rPr>
          <w:rFonts w:ascii="Times New Roman" w:eastAsia="Times New Roman" w:hAnsi="Times New Roman"/>
        </w:rPr>
        <w:tab/>
        <w:t>Discussion of synchronization of 6GR</w:t>
      </w:r>
      <w:r w:rsidR="00A87B6D">
        <w:rPr>
          <w:rFonts w:ascii="Times New Roman" w:eastAsia="Times New Roman" w:hAnsi="Times New Roman"/>
        </w:rPr>
        <w:tab/>
      </w:r>
      <w:proofErr w:type="spellStart"/>
      <w:r w:rsidR="00A87B6D">
        <w:rPr>
          <w:rFonts w:ascii="Times New Roman" w:eastAsia="Times New Roman" w:hAnsi="Times New Roman"/>
        </w:rPr>
        <w:t>ASUSTeK</w:t>
      </w:r>
      <w:proofErr w:type="spellEnd"/>
    </w:p>
    <w:p w14:paraId="7D98F339" w14:textId="69DB5467" w:rsidR="00A87B6D" w:rsidRDefault="00C62C50" w:rsidP="00A87B6D">
      <w:hyperlink r:id="rId982" w:history="1">
        <w:r>
          <w:rPr>
            <w:rStyle w:val="Hyperlink"/>
            <w:rFonts w:ascii="Times New Roman" w:eastAsia="Times New Roman" w:hAnsi="Times New Roman"/>
          </w:rPr>
          <w:t>R1-2606442</w:t>
        </w:r>
      </w:hyperlink>
      <w:r w:rsidR="00A87B6D">
        <w:rPr>
          <w:rFonts w:ascii="Times New Roman" w:eastAsia="Times New Roman" w:hAnsi="Times New Roman"/>
        </w:rPr>
        <w:tab/>
        <w:t>Discussion on on-demand signal/channel for initial access</w:t>
      </w:r>
      <w:r w:rsidR="00A87B6D">
        <w:rPr>
          <w:rFonts w:ascii="Times New Roman" w:eastAsia="Times New Roman" w:hAnsi="Times New Roman"/>
        </w:rPr>
        <w:tab/>
        <w:t>NICT</w:t>
      </w:r>
    </w:p>
    <w:p w14:paraId="6FB7DB1F" w14:textId="12846F5F" w:rsidR="00A87B6D" w:rsidRDefault="00C62C50" w:rsidP="00A87B6D">
      <w:hyperlink r:id="rId983" w:history="1">
        <w:r>
          <w:rPr>
            <w:rStyle w:val="Hyperlink"/>
            <w:rFonts w:ascii="Times New Roman" w:eastAsia="Times New Roman" w:hAnsi="Times New Roman"/>
          </w:rPr>
          <w:t>R1-2606453</w:t>
        </w:r>
      </w:hyperlink>
      <w:r w:rsidR="00A87B6D">
        <w:rPr>
          <w:rFonts w:ascii="Times New Roman" w:eastAsia="Times New Roman" w:hAnsi="Times New Roman"/>
        </w:rPr>
        <w:tab/>
        <w:t>Discussion on Synchronization Acquisition and Beam Measurement for 6GR</w:t>
      </w:r>
      <w:r w:rsidR="00A87B6D">
        <w:rPr>
          <w:rFonts w:ascii="Times New Roman" w:eastAsia="Times New Roman" w:hAnsi="Times New Roman"/>
        </w:rPr>
        <w:tab/>
      </w:r>
      <w:proofErr w:type="spellStart"/>
      <w:r w:rsidR="00A87B6D">
        <w:rPr>
          <w:rFonts w:ascii="Times New Roman" w:eastAsia="Times New Roman" w:hAnsi="Times New Roman"/>
        </w:rPr>
        <w:t>Fainity</w:t>
      </w:r>
      <w:proofErr w:type="spellEnd"/>
      <w:r w:rsidR="00A87B6D">
        <w:rPr>
          <w:rFonts w:ascii="Times New Roman" w:eastAsia="Times New Roman" w:hAnsi="Times New Roman"/>
        </w:rPr>
        <w:t xml:space="preserve"> Innovation</w:t>
      </w:r>
    </w:p>
    <w:p w14:paraId="7B5E398E" w14:textId="6D24BDEF" w:rsidR="00A87B6D" w:rsidRDefault="00C62C50" w:rsidP="00A87B6D">
      <w:hyperlink r:id="rId984" w:history="1">
        <w:r>
          <w:rPr>
            <w:rStyle w:val="Hyperlink"/>
            <w:rFonts w:ascii="Times New Roman" w:eastAsia="Times New Roman" w:hAnsi="Times New Roman"/>
          </w:rPr>
          <w:t>R1-2606479</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CSCN</w:t>
      </w:r>
    </w:p>
    <w:p w14:paraId="68D3022E" w14:textId="69121CD3" w:rsidR="00A87B6D" w:rsidRDefault="00C62C50" w:rsidP="00A87B6D">
      <w:hyperlink r:id="rId985" w:history="1">
        <w:r>
          <w:rPr>
            <w:rStyle w:val="Hyperlink"/>
            <w:rFonts w:ascii="Times New Roman" w:eastAsia="Times New Roman" w:hAnsi="Times New Roman"/>
          </w:rPr>
          <w:t>R1-2606501</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NTT DOCOMO, INC.</w:t>
      </w:r>
    </w:p>
    <w:p w14:paraId="020799D2" w14:textId="5F8A56A8" w:rsidR="00A87B6D" w:rsidRDefault="00C62C50" w:rsidP="00A87B6D">
      <w:hyperlink r:id="rId986" w:history="1">
        <w:r>
          <w:rPr>
            <w:rStyle w:val="Hyperlink"/>
            <w:rFonts w:ascii="Times New Roman" w:eastAsia="Times New Roman" w:hAnsi="Times New Roman"/>
          </w:rPr>
          <w:t>R1-2606549</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r>
      <w:proofErr w:type="spellStart"/>
      <w:r w:rsidR="00A87B6D">
        <w:rPr>
          <w:rFonts w:ascii="Times New Roman" w:eastAsia="Times New Roman" w:hAnsi="Times New Roman"/>
        </w:rPr>
        <w:t>Quectel</w:t>
      </w:r>
      <w:proofErr w:type="spellEnd"/>
    </w:p>
    <w:p w14:paraId="78A4D178" w14:textId="37E16151" w:rsidR="00A87B6D" w:rsidRDefault="00C62C50" w:rsidP="00A87B6D">
      <w:hyperlink r:id="rId987" w:history="1">
        <w:r>
          <w:rPr>
            <w:rStyle w:val="Hyperlink"/>
            <w:rFonts w:ascii="Times New Roman" w:eastAsia="Times New Roman" w:hAnsi="Times New Roman"/>
          </w:rPr>
          <w:t>R1-2606574</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WILUS Inc.</w:t>
      </w:r>
    </w:p>
    <w:p w14:paraId="6604F409" w14:textId="3FD5005E" w:rsidR="00A87B6D" w:rsidRDefault="00C62C50" w:rsidP="00A87B6D">
      <w:hyperlink r:id="rId988" w:history="1">
        <w:r>
          <w:rPr>
            <w:rStyle w:val="Hyperlink"/>
            <w:rFonts w:ascii="Times New Roman" w:eastAsia="Times New Roman" w:hAnsi="Times New Roman"/>
          </w:rPr>
          <w:t>R1-2606600</w:t>
        </w:r>
      </w:hyperlink>
      <w:r w:rsidR="00A87B6D">
        <w:rPr>
          <w:rFonts w:ascii="Times New Roman" w:eastAsia="Times New Roman" w:hAnsi="Times New Roman"/>
        </w:rPr>
        <w:tab/>
        <w:t>Views and Discussion on 6GR Synchronization and Frame Structure</w:t>
      </w:r>
      <w:r w:rsidR="00A87B6D">
        <w:rPr>
          <w:rFonts w:ascii="Times New Roman" w:eastAsia="Times New Roman" w:hAnsi="Times New Roman"/>
        </w:rPr>
        <w:tab/>
        <w:t>Indian Institute of Tech (M)</w:t>
      </w:r>
    </w:p>
    <w:p w14:paraId="6712EF62" w14:textId="2B223F8C" w:rsidR="00A87B6D" w:rsidRDefault="00C62C50" w:rsidP="00A87B6D">
      <w:hyperlink r:id="rId989" w:history="1">
        <w:r>
          <w:rPr>
            <w:rStyle w:val="Hyperlink"/>
            <w:rFonts w:ascii="Times New Roman" w:eastAsia="Times New Roman" w:hAnsi="Times New Roman"/>
          </w:rPr>
          <w:t>R1-2606646</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r>
      <w:proofErr w:type="spellStart"/>
      <w:r w:rsidR="00A87B6D">
        <w:rPr>
          <w:rFonts w:ascii="Times New Roman" w:eastAsia="Times New Roman" w:hAnsi="Times New Roman"/>
        </w:rPr>
        <w:t>CEWiT</w:t>
      </w:r>
      <w:proofErr w:type="spellEnd"/>
    </w:p>
    <w:p w14:paraId="5C7674F1" w14:textId="4BB7FF09" w:rsidR="00A87B6D" w:rsidRDefault="00C62C50" w:rsidP="00A87B6D">
      <w:hyperlink r:id="rId990" w:history="1">
        <w:r>
          <w:rPr>
            <w:rStyle w:val="Hyperlink"/>
            <w:rFonts w:ascii="Times New Roman" w:eastAsia="Times New Roman" w:hAnsi="Times New Roman"/>
          </w:rPr>
          <w:t>R1-2606665</w:t>
        </w:r>
      </w:hyperlink>
      <w:r w:rsidR="00A87B6D">
        <w:rPr>
          <w:rFonts w:ascii="Times New Roman" w:eastAsia="Times New Roman" w:hAnsi="Times New Roman"/>
        </w:rPr>
        <w:tab/>
        <w:t>Discussion on synchronization acquisition and beam measurement</w:t>
      </w:r>
      <w:r w:rsidR="00A87B6D">
        <w:rPr>
          <w:rFonts w:ascii="Times New Roman" w:eastAsia="Times New Roman" w:hAnsi="Times New Roman"/>
        </w:rPr>
        <w:tab/>
        <w:t>KDDI CORPORATION.</w:t>
      </w:r>
    </w:p>
    <w:p w14:paraId="4771226F" w14:textId="36E91E03" w:rsidR="00A87B6D" w:rsidRDefault="00C62C50" w:rsidP="00A87B6D">
      <w:hyperlink r:id="rId991" w:history="1">
        <w:r>
          <w:rPr>
            <w:rStyle w:val="Hyperlink"/>
            <w:rFonts w:ascii="Times New Roman" w:eastAsia="Times New Roman" w:hAnsi="Times New Roman"/>
          </w:rPr>
          <w:t>R1-2606684</w:t>
        </w:r>
      </w:hyperlink>
      <w:r w:rsidR="00A87B6D">
        <w:rPr>
          <w:rFonts w:ascii="Times New Roman" w:eastAsia="Times New Roman" w:hAnsi="Times New Roman"/>
        </w:rPr>
        <w:tab/>
        <w:t>Synchronization acquisition and beam measurement</w:t>
      </w:r>
      <w:r w:rsidR="00A87B6D">
        <w:rPr>
          <w:rFonts w:ascii="Times New Roman" w:eastAsia="Times New Roman" w:hAnsi="Times New Roman"/>
        </w:rPr>
        <w:tab/>
        <w:t>ITL</w:t>
      </w:r>
    </w:p>
    <w:p w14:paraId="5A42D0D8" w14:textId="77777777" w:rsidR="00A87B6D" w:rsidRPr="00FD0278" w:rsidRDefault="00A87B6D" w:rsidP="00A87B6D">
      <w:pPr>
        <w:rPr>
          <w:rFonts w:eastAsia="DengXian"/>
          <w:i/>
          <w:iCs/>
          <w:lang w:eastAsia="zh-CN"/>
        </w:rPr>
      </w:pPr>
    </w:p>
    <w:p w14:paraId="173E1389" w14:textId="77777777" w:rsidR="00A87B6D" w:rsidRPr="00A87B6D" w:rsidRDefault="00A87B6D" w:rsidP="00A87B6D"/>
    <w:p w14:paraId="32CE0778" w14:textId="3E421AAB" w:rsidR="00E576F6" w:rsidRDefault="00A87B6D" w:rsidP="00A87B6D">
      <w:pPr>
        <w:pStyle w:val="Heading4"/>
      </w:pPr>
      <w:bookmarkStart w:id="186" w:name="_Toc239313244"/>
      <w:r>
        <w:t>PRACH and RACH procedure</w:t>
      </w:r>
      <w:bookmarkEnd w:id="186"/>
    </w:p>
    <w:p w14:paraId="023D6BF1" w14:textId="77777777" w:rsidR="00A87B6D" w:rsidRPr="00FD0278" w:rsidRDefault="00A87B6D" w:rsidP="00A87B6D">
      <w:pPr>
        <w:rPr>
          <w:rFonts w:eastAsia="DengXian"/>
          <w:i/>
          <w:iCs/>
          <w:lang w:eastAsia="zh-CN"/>
        </w:rPr>
      </w:pPr>
      <w:r w:rsidRPr="00FD0278">
        <w:rPr>
          <w:rFonts w:eastAsia="DengXian" w:hint="eastAsia"/>
          <w:i/>
          <w:iCs/>
          <w:lang w:eastAsia="zh-CN"/>
        </w:rPr>
        <w:t xml:space="preserve">Note 1: Including design of PRACH and </w:t>
      </w:r>
      <w:r w:rsidRPr="00FD0278">
        <w:rPr>
          <w:rFonts w:eastAsia="DengXian"/>
          <w:i/>
          <w:iCs/>
          <w:lang w:eastAsia="zh-CN"/>
        </w:rPr>
        <w:t>transmission</w:t>
      </w:r>
      <w:r w:rsidRPr="00FD0278">
        <w:rPr>
          <w:rFonts w:eastAsia="DengXian" w:hint="eastAsia"/>
          <w:i/>
          <w:iCs/>
          <w:lang w:eastAsia="zh-CN"/>
        </w:rPr>
        <w:t>, and RACH procedure</w:t>
      </w:r>
    </w:p>
    <w:p w14:paraId="0962B9C5" w14:textId="77777777" w:rsidR="00A87B6D" w:rsidRDefault="00A87B6D" w:rsidP="00A87B6D">
      <w:pPr>
        <w:rPr>
          <w:rFonts w:eastAsia="DengXian"/>
          <w:i/>
          <w:iCs/>
          <w:lang w:eastAsia="zh-CN"/>
        </w:rPr>
      </w:pPr>
    </w:p>
    <w:p w14:paraId="2B7D7D68" w14:textId="77777777" w:rsidR="00A87B6D" w:rsidRPr="008F2A8A" w:rsidRDefault="00A87B6D" w:rsidP="00A87B6D">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-R20-6GR-PRACH] Email discussion on Rel-20 6GR-PRACH and RACH procedure – Daewon (IDC)</w:t>
      </w:r>
    </w:p>
    <w:p w14:paraId="0840CA27" w14:textId="77777777" w:rsidR="00A87B6D" w:rsidRPr="008F2A8A" w:rsidRDefault="00A87B6D">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445EACAB" w14:textId="77777777" w:rsidR="008F2A8A" w:rsidRDefault="008F2A8A" w:rsidP="00A87B6D">
      <w:pPr>
        <w:rPr>
          <w:rFonts w:eastAsia="DengXian"/>
          <w:highlight w:val="green"/>
          <w:lang w:val="en-US" w:eastAsia="zh-CN"/>
        </w:rPr>
      </w:pPr>
    </w:p>
    <w:p w14:paraId="3897FA6B" w14:textId="041C1502" w:rsidR="00A87B6D" w:rsidRPr="008F2A8A" w:rsidRDefault="00A87B6D" w:rsidP="00A87B6D">
      <w:pPr>
        <w:rPr>
          <w:rFonts w:eastAsia="DengXian"/>
          <w:b/>
          <w:bCs/>
          <w:highlight w:val="green"/>
          <w:lang w:val="en-US" w:eastAsia="zh-CN"/>
        </w:rPr>
      </w:pPr>
      <w:r w:rsidRPr="008F2A8A">
        <w:rPr>
          <w:rFonts w:eastAsia="DengXian" w:hint="eastAsia"/>
          <w:b/>
          <w:bCs/>
          <w:highlight w:val="green"/>
          <w:lang w:val="en-US" w:eastAsia="zh-CN"/>
        </w:rPr>
        <w:t>Agreement</w:t>
      </w:r>
    </w:p>
    <w:p w14:paraId="396EBE90" w14:textId="77777777" w:rsidR="00A87B6D" w:rsidRDefault="00A87B6D" w:rsidP="00A87B6D">
      <w:pPr>
        <w:spacing w:after="80"/>
        <w:rPr>
          <w:rFonts w:eastAsiaTheme="minorEastAsia"/>
          <w:lang w:eastAsia="ko-KR"/>
        </w:rPr>
      </w:pPr>
      <w:r>
        <w:rPr>
          <w:rFonts w:eastAsiaTheme="minorEastAsia" w:hint="eastAsia"/>
          <w:szCs w:val="22"/>
          <w:lang w:val="en-US" w:eastAsia="ko-KR"/>
        </w:rPr>
        <w:t xml:space="preserve">Update the scenario characteristic table for </w:t>
      </w:r>
      <w:r>
        <w:rPr>
          <w:rFonts w:eastAsiaTheme="minorEastAsia"/>
          <w:szCs w:val="22"/>
          <w:lang w:val="en-US" w:eastAsia="ko-KR"/>
        </w:rPr>
        <w:t>PRACH design</w:t>
      </w:r>
      <w:r>
        <w:rPr>
          <w:rFonts w:eastAsiaTheme="minorEastAsia" w:hint="eastAsia"/>
          <w:szCs w:val="22"/>
          <w:lang w:val="en-US" w:eastAsia="ko-KR"/>
        </w:rPr>
        <w:t xml:space="preserve"> study (changes in </w:t>
      </w:r>
      <w:r>
        <w:rPr>
          <w:rFonts w:eastAsiaTheme="minorEastAsia" w:hint="eastAsia"/>
          <w:color w:val="C00000"/>
          <w:szCs w:val="22"/>
          <w:lang w:val="en-US" w:eastAsia="ko-KR"/>
        </w:rPr>
        <w:t>RED</w:t>
      </w:r>
      <w:r>
        <w:rPr>
          <w:rFonts w:eastAsiaTheme="minorEastAsia" w:hint="eastAsia"/>
          <w:szCs w:val="22"/>
          <w:lang w:val="en-US" w:eastAsia="ko-KR"/>
        </w:rPr>
        <w:t>)</w:t>
      </w:r>
      <w:r>
        <w:rPr>
          <w:rFonts w:eastAsiaTheme="minorEastAsia"/>
          <w:szCs w:val="22"/>
          <w:lang w:val="en-US" w:eastAsia="ko-KR"/>
        </w:rPr>
        <w:t>:</w:t>
      </w:r>
      <w:r>
        <w:rPr>
          <w:rFonts w:eastAsiaTheme="minorEastAsia"/>
          <w:lang w:eastAsia="ko-KR"/>
        </w:rPr>
        <w:t xml:space="preserve"> </w:t>
      </w:r>
    </w:p>
    <w:tbl>
      <w:tblPr>
        <w:tblStyle w:val="TableGrid"/>
        <w:tblW w:w="0" w:type="auto"/>
        <w:tblLook w:val="04A0" w:firstRow="1" w:lastRow="0" w:firstColumn="1" w:lastColumn="0" w:noHBand="0" w:noVBand="1"/>
      </w:tblPr>
      <w:tblGrid>
        <w:gridCol w:w="1596"/>
        <w:gridCol w:w="1596"/>
        <w:gridCol w:w="1596"/>
        <w:gridCol w:w="1596"/>
        <w:gridCol w:w="1596"/>
        <w:gridCol w:w="1597"/>
      </w:tblGrid>
      <w:tr w:rsidR="00A87B6D" w14:paraId="46E0DDCD" w14:textId="77777777" w:rsidTr="00A4208C">
        <w:trPr>
          <w:trHeight w:val="363"/>
        </w:trPr>
        <w:tc>
          <w:tcPr>
            <w:tcW w:w="1596" w:type="dxa"/>
            <w:vAlign w:val="center"/>
          </w:tcPr>
          <w:p w14:paraId="68917AD1"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Carrier Frequency</w:t>
            </w:r>
          </w:p>
        </w:tc>
        <w:tc>
          <w:tcPr>
            <w:tcW w:w="1596" w:type="dxa"/>
            <w:vAlign w:val="center"/>
          </w:tcPr>
          <w:p w14:paraId="3021A255" w14:textId="77777777" w:rsidR="00A87B6D" w:rsidRDefault="00A87B6D" w:rsidP="00A4208C">
            <w:pPr>
              <w:rPr>
                <w:rFonts w:ascii="Arial" w:eastAsiaTheme="minorEastAsia" w:hAnsi="Arial" w:cs="Arial"/>
                <w:b/>
                <w:bCs/>
                <w:sz w:val="16"/>
                <w:szCs w:val="16"/>
                <w:lang w:eastAsia="ko-KR"/>
              </w:rPr>
            </w:pPr>
            <w:r>
              <w:rPr>
                <w:rFonts w:ascii="Arial" w:hAnsi="Arial" w:cs="Arial"/>
                <w:b/>
                <w:bCs/>
                <w:sz w:val="16"/>
                <w:szCs w:val="16"/>
                <w:lang w:eastAsia="ko-KR"/>
              </w:rPr>
              <w:t xml:space="preserve">Around </w:t>
            </w:r>
            <w:r>
              <w:rPr>
                <w:rFonts w:ascii="Arial" w:hAnsi="Arial" w:cs="Arial"/>
                <w:b/>
                <w:bCs/>
                <w:sz w:val="16"/>
                <w:szCs w:val="16"/>
              </w:rPr>
              <w:t>700 MHz</w:t>
            </w:r>
          </w:p>
        </w:tc>
        <w:tc>
          <w:tcPr>
            <w:tcW w:w="1596" w:type="dxa"/>
            <w:vAlign w:val="center"/>
          </w:tcPr>
          <w:p w14:paraId="155D5AC4" w14:textId="77777777" w:rsidR="00A87B6D" w:rsidRDefault="00A87B6D" w:rsidP="00A4208C">
            <w:pPr>
              <w:rPr>
                <w:rFonts w:ascii="Arial" w:eastAsiaTheme="minorEastAsia" w:hAnsi="Arial" w:cs="Arial"/>
                <w:b/>
                <w:bCs/>
                <w:sz w:val="16"/>
                <w:szCs w:val="16"/>
                <w:lang w:eastAsia="ko-KR"/>
              </w:rPr>
            </w:pPr>
            <w:r>
              <w:rPr>
                <w:rFonts w:ascii="Arial" w:hAnsi="Arial" w:cs="Arial"/>
                <w:b/>
                <w:bCs/>
                <w:sz w:val="16"/>
                <w:szCs w:val="16"/>
                <w:lang w:eastAsia="ko-KR"/>
              </w:rPr>
              <w:t>Around</w:t>
            </w:r>
            <w:r>
              <w:rPr>
                <w:rFonts w:ascii="Arial" w:hAnsi="Arial" w:cs="Arial"/>
                <w:b/>
                <w:bCs/>
                <w:sz w:val="16"/>
                <w:szCs w:val="16"/>
              </w:rPr>
              <w:t xml:space="preserve"> 2 GHz</w:t>
            </w:r>
          </w:p>
        </w:tc>
        <w:tc>
          <w:tcPr>
            <w:tcW w:w="1596" w:type="dxa"/>
            <w:vAlign w:val="center"/>
          </w:tcPr>
          <w:p w14:paraId="396FDA69" w14:textId="77777777" w:rsidR="00A87B6D" w:rsidRDefault="00A87B6D" w:rsidP="00A4208C">
            <w:pPr>
              <w:rPr>
                <w:rFonts w:ascii="Arial" w:eastAsiaTheme="minorEastAsia" w:hAnsi="Arial" w:cs="Arial"/>
                <w:b/>
                <w:bCs/>
                <w:sz w:val="16"/>
                <w:szCs w:val="16"/>
                <w:lang w:eastAsia="ko-KR"/>
              </w:rPr>
            </w:pPr>
            <w:r>
              <w:rPr>
                <w:rFonts w:ascii="Arial" w:hAnsi="Arial" w:cs="Arial"/>
                <w:b/>
                <w:bCs/>
                <w:sz w:val="16"/>
                <w:szCs w:val="16"/>
                <w:lang w:eastAsia="ko-KR"/>
              </w:rPr>
              <w:t>Around</w:t>
            </w:r>
            <w:r>
              <w:rPr>
                <w:rFonts w:ascii="Arial" w:hAnsi="Arial" w:cs="Arial"/>
                <w:b/>
                <w:bCs/>
                <w:sz w:val="16"/>
                <w:szCs w:val="16"/>
              </w:rPr>
              <w:t xml:space="preserve"> 4 GHz</w:t>
            </w:r>
          </w:p>
        </w:tc>
        <w:tc>
          <w:tcPr>
            <w:tcW w:w="1596" w:type="dxa"/>
            <w:vAlign w:val="center"/>
          </w:tcPr>
          <w:p w14:paraId="131AB362" w14:textId="77777777" w:rsidR="00A87B6D" w:rsidRDefault="00A87B6D" w:rsidP="00A4208C">
            <w:pPr>
              <w:rPr>
                <w:rFonts w:ascii="Arial" w:eastAsiaTheme="minorEastAsia" w:hAnsi="Arial" w:cs="Arial"/>
                <w:b/>
                <w:bCs/>
                <w:sz w:val="16"/>
                <w:szCs w:val="16"/>
                <w:lang w:eastAsia="ko-KR"/>
              </w:rPr>
            </w:pPr>
            <w:r>
              <w:rPr>
                <w:rFonts w:ascii="Arial" w:hAnsi="Arial" w:cs="Arial"/>
                <w:b/>
                <w:bCs/>
                <w:sz w:val="16"/>
                <w:szCs w:val="16"/>
                <w:lang w:eastAsia="ko-KR"/>
              </w:rPr>
              <w:t>Around</w:t>
            </w:r>
            <w:r>
              <w:rPr>
                <w:rFonts w:ascii="Arial" w:hAnsi="Arial" w:cs="Arial"/>
                <w:b/>
                <w:bCs/>
                <w:sz w:val="16"/>
                <w:szCs w:val="16"/>
              </w:rPr>
              <w:t xml:space="preserve"> 7 GHz</w:t>
            </w:r>
          </w:p>
        </w:tc>
        <w:tc>
          <w:tcPr>
            <w:tcW w:w="1597" w:type="dxa"/>
            <w:vAlign w:val="center"/>
          </w:tcPr>
          <w:p w14:paraId="026063CA" w14:textId="77777777" w:rsidR="00A87B6D" w:rsidRDefault="00A87B6D" w:rsidP="00A4208C">
            <w:pPr>
              <w:rPr>
                <w:rFonts w:ascii="Arial" w:eastAsiaTheme="minorEastAsia" w:hAnsi="Arial" w:cs="Arial"/>
                <w:b/>
                <w:bCs/>
                <w:sz w:val="16"/>
                <w:szCs w:val="16"/>
                <w:lang w:eastAsia="ko-KR"/>
              </w:rPr>
            </w:pPr>
            <w:r>
              <w:rPr>
                <w:rFonts w:ascii="Arial" w:hAnsi="Arial" w:cs="Arial"/>
                <w:b/>
                <w:bCs/>
                <w:sz w:val="16"/>
                <w:szCs w:val="16"/>
                <w:lang w:eastAsia="ko-KR"/>
              </w:rPr>
              <w:t>Around</w:t>
            </w:r>
            <w:r>
              <w:rPr>
                <w:rFonts w:ascii="Arial" w:hAnsi="Arial" w:cs="Arial"/>
                <w:b/>
                <w:bCs/>
                <w:sz w:val="16"/>
                <w:szCs w:val="16"/>
              </w:rPr>
              <w:t xml:space="preserve"> </w:t>
            </w:r>
            <w:r>
              <w:rPr>
                <w:rFonts w:ascii="Arial" w:hAnsi="Arial" w:cs="Arial"/>
                <w:b/>
                <w:bCs/>
                <w:sz w:val="16"/>
                <w:szCs w:val="16"/>
                <w:lang w:eastAsia="ko-KR"/>
              </w:rPr>
              <w:t>30 GHz</w:t>
            </w:r>
          </w:p>
        </w:tc>
      </w:tr>
      <w:tr w:rsidR="00A87B6D" w14:paraId="0B0F06AB" w14:textId="77777777" w:rsidTr="00A4208C">
        <w:trPr>
          <w:trHeight w:val="278"/>
        </w:trPr>
        <w:tc>
          <w:tcPr>
            <w:tcW w:w="1596" w:type="dxa"/>
            <w:vAlign w:val="center"/>
          </w:tcPr>
          <w:p w14:paraId="3BA9DBC4"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Duplex Scheme</w:t>
            </w:r>
          </w:p>
        </w:tc>
        <w:tc>
          <w:tcPr>
            <w:tcW w:w="1596" w:type="dxa"/>
            <w:vAlign w:val="center"/>
          </w:tcPr>
          <w:p w14:paraId="7E60B3F5" w14:textId="77777777" w:rsidR="00A87B6D" w:rsidRDefault="00A87B6D" w:rsidP="00A4208C">
            <w:pPr>
              <w:rPr>
                <w:rFonts w:ascii="Arial" w:eastAsiaTheme="minorEastAsia" w:hAnsi="Arial" w:cs="Arial"/>
                <w:color w:val="000000"/>
                <w:sz w:val="16"/>
                <w:szCs w:val="16"/>
                <w:lang w:eastAsia="ko-KR"/>
              </w:rPr>
            </w:pPr>
            <w:r>
              <w:rPr>
                <w:rFonts w:ascii="Arial" w:hAnsi="Arial" w:cs="Arial"/>
                <w:color w:val="000000"/>
                <w:sz w:val="16"/>
                <w:szCs w:val="16"/>
              </w:rPr>
              <w:t>FDD</w:t>
            </w:r>
          </w:p>
          <w:p w14:paraId="5EE4C253" w14:textId="77777777" w:rsidR="00A87B6D" w:rsidRDefault="00A87B6D" w:rsidP="00A4208C">
            <w:pPr>
              <w:rPr>
                <w:rFonts w:ascii="Arial" w:eastAsiaTheme="minorEastAsia" w:hAnsi="Arial" w:cs="Arial"/>
                <w:sz w:val="16"/>
                <w:szCs w:val="16"/>
                <w:lang w:eastAsia="ko-KR"/>
              </w:rPr>
            </w:pPr>
          </w:p>
        </w:tc>
        <w:tc>
          <w:tcPr>
            <w:tcW w:w="1596" w:type="dxa"/>
            <w:vAlign w:val="center"/>
          </w:tcPr>
          <w:p w14:paraId="08FFE1F7" w14:textId="77777777" w:rsidR="00A87B6D" w:rsidRPr="0000214F" w:rsidRDefault="00A87B6D" w:rsidP="00A4208C">
            <w:pPr>
              <w:rPr>
                <w:rFonts w:ascii="Arial" w:eastAsiaTheme="minorEastAsia" w:hAnsi="Arial" w:cs="Arial"/>
                <w:color w:val="000000"/>
                <w:sz w:val="16"/>
                <w:szCs w:val="16"/>
                <w:lang w:eastAsia="ko-KR"/>
              </w:rPr>
            </w:pPr>
            <w:r>
              <w:rPr>
                <w:rFonts w:ascii="Arial" w:hAnsi="Arial" w:cs="Arial"/>
                <w:color w:val="000000"/>
                <w:sz w:val="16"/>
                <w:szCs w:val="16"/>
              </w:rPr>
              <w:t>FDD, TDD</w:t>
            </w:r>
            <w:r>
              <w:rPr>
                <w:rFonts w:ascii="Arial" w:eastAsiaTheme="minorEastAsia" w:hAnsi="Arial" w:cs="Arial" w:hint="eastAsia"/>
                <w:color w:val="000000"/>
                <w:sz w:val="16"/>
                <w:szCs w:val="16"/>
                <w:lang w:eastAsia="zh-CN"/>
              </w:rPr>
              <w:t xml:space="preserve">, </w:t>
            </w:r>
            <w:r>
              <w:rPr>
                <w:rFonts w:ascii="Arial" w:hAnsi="Arial" w:cs="Arial"/>
                <w:color w:val="000000"/>
                <w:sz w:val="16"/>
                <w:szCs w:val="16"/>
              </w:rPr>
              <w:t>SBFD</w:t>
            </w:r>
          </w:p>
        </w:tc>
        <w:tc>
          <w:tcPr>
            <w:tcW w:w="1596" w:type="dxa"/>
          </w:tcPr>
          <w:p w14:paraId="5B8C8537" w14:textId="77777777" w:rsidR="00A87B6D" w:rsidRDefault="00A87B6D" w:rsidP="00A4208C">
            <w:pPr>
              <w:rPr>
                <w:rFonts w:ascii="Arial" w:eastAsiaTheme="minorEastAsia" w:hAnsi="Arial" w:cs="Arial"/>
                <w:sz w:val="16"/>
                <w:szCs w:val="16"/>
                <w:lang w:eastAsia="ko-KR"/>
              </w:rPr>
            </w:pPr>
            <w:r w:rsidRPr="00794AF3">
              <w:rPr>
                <w:rFonts w:ascii="Arial" w:hAnsi="Arial" w:cs="Arial"/>
                <w:color w:val="000000"/>
                <w:sz w:val="16"/>
                <w:szCs w:val="16"/>
              </w:rPr>
              <w:t>TDD</w:t>
            </w:r>
            <w:r w:rsidRPr="00794AF3">
              <w:rPr>
                <w:rFonts w:ascii="Arial" w:eastAsiaTheme="minorEastAsia" w:hAnsi="Arial" w:cs="Arial" w:hint="eastAsia"/>
                <w:color w:val="000000"/>
                <w:sz w:val="16"/>
                <w:szCs w:val="16"/>
                <w:lang w:eastAsia="zh-CN"/>
              </w:rPr>
              <w:t xml:space="preserve">, </w:t>
            </w:r>
            <w:r w:rsidRPr="00794AF3">
              <w:rPr>
                <w:rFonts w:ascii="Arial" w:hAnsi="Arial" w:cs="Arial"/>
                <w:color w:val="000000"/>
                <w:sz w:val="16"/>
                <w:szCs w:val="16"/>
              </w:rPr>
              <w:t>SBFD</w:t>
            </w:r>
          </w:p>
        </w:tc>
        <w:tc>
          <w:tcPr>
            <w:tcW w:w="1596" w:type="dxa"/>
          </w:tcPr>
          <w:p w14:paraId="38DF6992" w14:textId="77777777" w:rsidR="00A87B6D" w:rsidRDefault="00A87B6D" w:rsidP="00A4208C">
            <w:pPr>
              <w:rPr>
                <w:rFonts w:ascii="Arial" w:eastAsiaTheme="minorEastAsia" w:hAnsi="Arial" w:cs="Arial"/>
                <w:sz w:val="16"/>
                <w:szCs w:val="16"/>
                <w:lang w:eastAsia="ko-KR"/>
              </w:rPr>
            </w:pPr>
            <w:r w:rsidRPr="00794AF3">
              <w:rPr>
                <w:rFonts w:ascii="Arial" w:hAnsi="Arial" w:cs="Arial"/>
                <w:color w:val="000000"/>
                <w:sz w:val="16"/>
                <w:szCs w:val="16"/>
              </w:rPr>
              <w:t>TDD</w:t>
            </w:r>
            <w:r w:rsidRPr="00794AF3">
              <w:rPr>
                <w:rFonts w:ascii="Arial" w:eastAsiaTheme="minorEastAsia" w:hAnsi="Arial" w:cs="Arial" w:hint="eastAsia"/>
                <w:color w:val="000000"/>
                <w:sz w:val="16"/>
                <w:szCs w:val="16"/>
                <w:lang w:eastAsia="zh-CN"/>
              </w:rPr>
              <w:t xml:space="preserve">, </w:t>
            </w:r>
            <w:r w:rsidRPr="00794AF3">
              <w:rPr>
                <w:rFonts w:ascii="Arial" w:hAnsi="Arial" w:cs="Arial"/>
                <w:color w:val="000000"/>
                <w:sz w:val="16"/>
                <w:szCs w:val="16"/>
              </w:rPr>
              <w:t>SBFD</w:t>
            </w:r>
          </w:p>
        </w:tc>
        <w:tc>
          <w:tcPr>
            <w:tcW w:w="1597" w:type="dxa"/>
          </w:tcPr>
          <w:p w14:paraId="6DE1D0AA" w14:textId="77777777" w:rsidR="00A87B6D" w:rsidRDefault="00A87B6D" w:rsidP="00A4208C">
            <w:pPr>
              <w:rPr>
                <w:rFonts w:ascii="Arial" w:eastAsiaTheme="minorEastAsia" w:hAnsi="Arial" w:cs="Arial"/>
                <w:sz w:val="16"/>
                <w:szCs w:val="16"/>
                <w:lang w:eastAsia="ko-KR"/>
              </w:rPr>
            </w:pPr>
            <w:r w:rsidRPr="00794AF3">
              <w:rPr>
                <w:rFonts w:ascii="Arial" w:hAnsi="Arial" w:cs="Arial"/>
                <w:color w:val="000000"/>
                <w:sz w:val="16"/>
                <w:szCs w:val="16"/>
              </w:rPr>
              <w:t>TDD</w:t>
            </w:r>
            <w:r w:rsidRPr="00794AF3">
              <w:rPr>
                <w:rFonts w:ascii="Arial" w:eastAsiaTheme="minorEastAsia" w:hAnsi="Arial" w:cs="Arial" w:hint="eastAsia"/>
                <w:color w:val="000000"/>
                <w:sz w:val="16"/>
                <w:szCs w:val="16"/>
                <w:lang w:eastAsia="zh-CN"/>
              </w:rPr>
              <w:t xml:space="preserve">, </w:t>
            </w:r>
            <w:r w:rsidRPr="00794AF3">
              <w:rPr>
                <w:rFonts w:ascii="Arial" w:hAnsi="Arial" w:cs="Arial"/>
                <w:color w:val="000000"/>
                <w:sz w:val="16"/>
                <w:szCs w:val="16"/>
              </w:rPr>
              <w:t>SBFD</w:t>
            </w:r>
          </w:p>
        </w:tc>
      </w:tr>
      <w:tr w:rsidR="00A87B6D" w14:paraId="5BA1F046" w14:textId="77777777" w:rsidTr="00A4208C">
        <w:trPr>
          <w:trHeight w:val="278"/>
        </w:trPr>
        <w:tc>
          <w:tcPr>
            <w:tcW w:w="1596" w:type="dxa"/>
            <w:vAlign w:val="center"/>
          </w:tcPr>
          <w:p w14:paraId="5A7F79CE"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ISD [m]</w:t>
            </w:r>
          </w:p>
        </w:tc>
        <w:tc>
          <w:tcPr>
            <w:tcW w:w="1596" w:type="dxa"/>
            <w:vAlign w:val="center"/>
          </w:tcPr>
          <w:p w14:paraId="6770A9B4"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200, 500, 1299, 1732, 5000, 100000</w:t>
            </w:r>
          </w:p>
        </w:tc>
        <w:tc>
          <w:tcPr>
            <w:tcW w:w="1596" w:type="dxa"/>
            <w:vAlign w:val="center"/>
          </w:tcPr>
          <w:p w14:paraId="682B3E5F"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20, 200, 250, 500, 1299, 1732,</w:t>
            </w:r>
          </w:p>
        </w:tc>
        <w:tc>
          <w:tcPr>
            <w:tcW w:w="1596" w:type="dxa"/>
            <w:vAlign w:val="center"/>
          </w:tcPr>
          <w:p w14:paraId="5E04B680"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20, 50, 200, 250, 500, 1299, 1732,</w:t>
            </w:r>
          </w:p>
        </w:tc>
        <w:tc>
          <w:tcPr>
            <w:tcW w:w="1596" w:type="dxa"/>
            <w:vAlign w:val="center"/>
          </w:tcPr>
          <w:p w14:paraId="75DA2D3B"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20, 50, 200, 250, 500, 1299, 1732,</w:t>
            </w:r>
          </w:p>
        </w:tc>
        <w:tc>
          <w:tcPr>
            <w:tcW w:w="1597" w:type="dxa"/>
            <w:vAlign w:val="center"/>
          </w:tcPr>
          <w:p w14:paraId="4E061D61"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1732</w:t>
            </w:r>
          </w:p>
        </w:tc>
      </w:tr>
      <w:tr w:rsidR="00A87B6D" w14:paraId="505E7BF5" w14:textId="77777777" w:rsidTr="00A4208C">
        <w:trPr>
          <w:trHeight w:val="278"/>
        </w:trPr>
        <w:tc>
          <w:tcPr>
            <w:tcW w:w="1596" w:type="dxa"/>
            <w:vAlign w:val="center"/>
          </w:tcPr>
          <w:p w14:paraId="6E8B85B1" w14:textId="77777777" w:rsidR="00A87B6D" w:rsidRDefault="00A87B6D" w:rsidP="00A4208C">
            <w:pPr>
              <w:rPr>
                <w:rFonts w:ascii="Arial" w:hAnsi="Arial" w:cs="Arial"/>
                <w:b/>
                <w:bCs/>
                <w:sz w:val="16"/>
                <w:szCs w:val="16"/>
                <w:lang w:eastAsia="ko-KR"/>
              </w:rPr>
            </w:pPr>
            <w:r>
              <w:rPr>
                <w:rFonts w:ascii="Arial" w:hAnsi="Arial" w:cs="Arial"/>
                <w:b/>
                <w:bCs/>
                <w:sz w:val="16"/>
                <w:szCs w:val="16"/>
                <w:lang w:eastAsia="ko-KR"/>
              </w:rPr>
              <w:t>Distance derived from ISD [m]</w:t>
            </w:r>
          </w:p>
          <w:p w14:paraId="7994D673"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(see NOTE 1)</w:t>
            </w:r>
          </w:p>
        </w:tc>
        <w:tc>
          <w:tcPr>
            <w:tcW w:w="1596" w:type="dxa"/>
            <w:vAlign w:val="center"/>
          </w:tcPr>
          <w:p w14:paraId="5DF4036B"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133, 333, 866, 1155, 3333, 10000, 100000</w:t>
            </w:r>
          </w:p>
        </w:tc>
        <w:tc>
          <w:tcPr>
            <w:tcW w:w="1596" w:type="dxa"/>
            <w:vAlign w:val="center"/>
          </w:tcPr>
          <w:p w14:paraId="753413A2"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13, 133, 167, 333, 866, 1155</w:t>
            </w:r>
          </w:p>
        </w:tc>
        <w:tc>
          <w:tcPr>
            <w:tcW w:w="1596" w:type="dxa"/>
            <w:vAlign w:val="center"/>
          </w:tcPr>
          <w:p w14:paraId="69E2200A"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13, 33, 133, 167, 333, 866, 1155</w:t>
            </w:r>
            <w:r>
              <w:rPr>
                <w:rFonts w:ascii="Arial" w:hAnsi="Arial" w:cs="Arial"/>
                <w:color w:val="000000"/>
                <w:sz w:val="16"/>
                <w:szCs w:val="16"/>
              </w:rPr>
              <w:br/>
            </w:r>
            <w:r>
              <w:rPr>
                <w:rFonts w:ascii="Arial" w:hAnsi="Arial" w:cs="Arial"/>
                <w:color w:val="000000"/>
                <w:sz w:val="16"/>
                <w:szCs w:val="16"/>
              </w:rPr>
              <w:br/>
              <w:t>ATG: 100000</w:t>
            </w:r>
            <w:r>
              <w:rPr>
                <w:rFonts w:ascii="Arial" w:hAnsi="Arial" w:cs="Arial"/>
                <w:color w:val="000000"/>
                <w:sz w:val="16"/>
                <w:szCs w:val="16"/>
              </w:rPr>
              <w:br/>
            </w:r>
            <w:r>
              <w:rPr>
                <w:rFonts w:ascii="Arial" w:hAnsi="Arial" w:cs="Arial"/>
                <w:color w:val="000000"/>
                <w:sz w:val="16"/>
                <w:szCs w:val="16"/>
              </w:rPr>
              <w:br/>
              <w:t>FWA: 10000</w:t>
            </w:r>
          </w:p>
        </w:tc>
        <w:tc>
          <w:tcPr>
            <w:tcW w:w="1596" w:type="dxa"/>
            <w:vAlign w:val="center"/>
          </w:tcPr>
          <w:p w14:paraId="22F418F2"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13, 33, 133, 167, 333, 866, 1155</w:t>
            </w:r>
            <w:r>
              <w:rPr>
                <w:rFonts w:ascii="Arial" w:hAnsi="Arial" w:cs="Arial"/>
                <w:color w:val="000000"/>
                <w:sz w:val="16"/>
                <w:szCs w:val="16"/>
              </w:rPr>
              <w:br/>
            </w:r>
            <w:r>
              <w:rPr>
                <w:rFonts w:ascii="Arial" w:hAnsi="Arial" w:cs="Arial"/>
                <w:color w:val="000000"/>
                <w:sz w:val="16"/>
                <w:szCs w:val="16"/>
              </w:rPr>
              <w:br/>
              <w:t>ATG: 100000</w:t>
            </w:r>
            <w:r>
              <w:rPr>
                <w:rFonts w:ascii="Arial" w:hAnsi="Arial" w:cs="Arial"/>
                <w:color w:val="000000"/>
                <w:sz w:val="16"/>
                <w:szCs w:val="16"/>
              </w:rPr>
              <w:br/>
            </w:r>
            <w:r>
              <w:rPr>
                <w:rFonts w:ascii="Arial" w:hAnsi="Arial" w:cs="Arial"/>
                <w:color w:val="000000"/>
                <w:sz w:val="16"/>
                <w:szCs w:val="16"/>
              </w:rPr>
              <w:br/>
              <w:t>FWA: 10000</w:t>
            </w:r>
          </w:p>
        </w:tc>
        <w:tc>
          <w:tcPr>
            <w:tcW w:w="1597" w:type="dxa"/>
            <w:vAlign w:val="center"/>
          </w:tcPr>
          <w:p w14:paraId="096DB251"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FFS</w:t>
            </w:r>
          </w:p>
        </w:tc>
      </w:tr>
      <w:tr w:rsidR="00A87B6D" w14:paraId="48267E0F" w14:textId="77777777" w:rsidTr="00A4208C">
        <w:trPr>
          <w:trHeight w:val="278"/>
        </w:trPr>
        <w:tc>
          <w:tcPr>
            <w:tcW w:w="1596" w:type="dxa"/>
            <w:vAlign w:val="center"/>
          </w:tcPr>
          <w:p w14:paraId="53C63820" w14:textId="77777777" w:rsidR="00A87B6D" w:rsidRDefault="00A87B6D" w:rsidP="00A4208C">
            <w:pPr>
              <w:rPr>
                <w:rFonts w:ascii="Arial" w:hAnsi="Arial" w:cs="Arial"/>
                <w:b/>
                <w:bCs/>
                <w:sz w:val="16"/>
                <w:szCs w:val="16"/>
                <w:lang w:eastAsia="ko-KR"/>
              </w:rPr>
            </w:pPr>
            <w:r>
              <w:rPr>
                <w:rFonts w:ascii="Arial" w:hAnsi="Arial" w:cs="Arial"/>
                <w:b/>
                <w:bCs/>
                <w:sz w:val="16"/>
                <w:szCs w:val="16"/>
                <w:lang w:eastAsia="ko-KR"/>
              </w:rPr>
              <w:t>Max C</w:t>
            </w:r>
            <w:r>
              <w:rPr>
                <w:rFonts w:ascii="Arial" w:hAnsi="Arial" w:cs="Arial"/>
                <w:b/>
                <w:bCs/>
                <w:sz w:val="16"/>
                <w:szCs w:val="16"/>
              </w:rPr>
              <w:t>ell range [m]</w:t>
            </w:r>
          </w:p>
          <w:p w14:paraId="76640075"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(see NOTE 2)</w:t>
            </w:r>
          </w:p>
        </w:tc>
        <w:tc>
          <w:tcPr>
            <w:tcW w:w="1596" w:type="dxa"/>
            <w:vAlign w:val="center"/>
          </w:tcPr>
          <w:p w14:paraId="75728ABA"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100000</w:t>
            </w:r>
          </w:p>
        </w:tc>
        <w:tc>
          <w:tcPr>
            <w:tcW w:w="1596" w:type="dxa"/>
            <w:vAlign w:val="center"/>
          </w:tcPr>
          <w:p w14:paraId="4640F615"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1155</w:t>
            </w:r>
          </w:p>
        </w:tc>
        <w:tc>
          <w:tcPr>
            <w:tcW w:w="1596" w:type="dxa"/>
            <w:vAlign w:val="center"/>
          </w:tcPr>
          <w:p w14:paraId="452D6EDA"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Mobile: 1155</w:t>
            </w:r>
            <w:r>
              <w:rPr>
                <w:rFonts w:ascii="Arial" w:hAnsi="Arial" w:cs="Arial"/>
                <w:color w:val="000000"/>
                <w:sz w:val="16"/>
                <w:szCs w:val="16"/>
              </w:rPr>
              <w:br/>
            </w:r>
            <w:r>
              <w:rPr>
                <w:rFonts w:ascii="Arial" w:hAnsi="Arial" w:cs="Arial"/>
                <w:color w:val="000000"/>
                <w:sz w:val="16"/>
                <w:szCs w:val="16"/>
              </w:rPr>
              <w:br/>
              <w:t>ATG: 100000</w:t>
            </w:r>
            <w:r>
              <w:rPr>
                <w:rFonts w:ascii="Arial" w:hAnsi="Arial" w:cs="Arial"/>
                <w:color w:val="000000"/>
                <w:sz w:val="16"/>
                <w:szCs w:val="16"/>
              </w:rPr>
              <w:br/>
            </w:r>
            <w:r>
              <w:rPr>
                <w:rFonts w:ascii="Arial" w:hAnsi="Arial" w:cs="Arial"/>
                <w:color w:val="000000"/>
                <w:sz w:val="16"/>
                <w:szCs w:val="16"/>
              </w:rPr>
              <w:br/>
              <w:t>FWA: 10000</w:t>
            </w:r>
          </w:p>
        </w:tc>
        <w:tc>
          <w:tcPr>
            <w:tcW w:w="1596" w:type="dxa"/>
            <w:vAlign w:val="center"/>
          </w:tcPr>
          <w:p w14:paraId="7B027842"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Mobile: 1155</w:t>
            </w:r>
            <w:r>
              <w:rPr>
                <w:rFonts w:ascii="Arial" w:hAnsi="Arial" w:cs="Arial"/>
                <w:color w:val="000000"/>
                <w:sz w:val="16"/>
                <w:szCs w:val="16"/>
              </w:rPr>
              <w:br/>
            </w:r>
            <w:r>
              <w:rPr>
                <w:rFonts w:ascii="Arial" w:hAnsi="Arial" w:cs="Arial"/>
                <w:color w:val="000000"/>
                <w:sz w:val="16"/>
                <w:szCs w:val="16"/>
              </w:rPr>
              <w:br/>
              <w:t>ATG: 100000</w:t>
            </w:r>
            <w:r>
              <w:rPr>
                <w:rFonts w:ascii="Arial" w:hAnsi="Arial" w:cs="Arial"/>
                <w:color w:val="000000"/>
                <w:sz w:val="16"/>
                <w:szCs w:val="16"/>
              </w:rPr>
              <w:br/>
            </w:r>
            <w:r>
              <w:rPr>
                <w:rFonts w:ascii="Arial" w:hAnsi="Arial" w:cs="Arial"/>
                <w:color w:val="000000"/>
                <w:sz w:val="16"/>
                <w:szCs w:val="16"/>
              </w:rPr>
              <w:br/>
              <w:t>FWA: 10000</w:t>
            </w:r>
          </w:p>
        </w:tc>
        <w:tc>
          <w:tcPr>
            <w:tcW w:w="1597" w:type="dxa"/>
            <w:vAlign w:val="center"/>
          </w:tcPr>
          <w:p w14:paraId="28CC7EBA"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FFS</w:t>
            </w:r>
          </w:p>
        </w:tc>
      </w:tr>
      <w:tr w:rsidR="00A87B6D" w14:paraId="15BA551A" w14:textId="77777777" w:rsidTr="00A4208C">
        <w:trPr>
          <w:trHeight w:val="278"/>
        </w:trPr>
        <w:tc>
          <w:tcPr>
            <w:tcW w:w="1596" w:type="dxa"/>
            <w:vAlign w:val="center"/>
          </w:tcPr>
          <w:p w14:paraId="07BEF326" w14:textId="77777777" w:rsidR="00A87B6D" w:rsidRDefault="00A87B6D" w:rsidP="00A4208C">
            <w:pPr>
              <w:rPr>
                <w:rFonts w:ascii="Arial" w:eastAsiaTheme="minorEastAsia" w:hAnsi="Arial" w:cs="Arial"/>
                <w:b/>
                <w:bCs/>
                <w:sz w:val="16"/>
                <w:szCs w:val="16"/>
                <w:lang w:eastAsia="ko-KR"/>
              </w:rPr>
            </w:pPr>
            <w:r>
              <w:rPr>
                <w:rFonts w:ascii="Arial" w:hAnsi="Arial" w:cs="Arial"/>
                <w:b/>
                <w:bCs/>
                <w:sz w:val="16"/>
                <w:szCs w:val="16"/>
                <w:lang w:eastAsia="ko-KR"/>
              </w:rPr>
              <w:t>RTT derived from distance</w:t>
            </w:r>
            <w:r>
              <w:rPr>
                <w:rFonts w:ascii="Arial" w:eastAsiaTheme="minorEastAsia" w:hAnsi="Arial" w:cs="Arial" w:hint="eastAsia"/>
                <w:b/>
                <w:bCs/>
                <w:sz w:val="16"/>
                <w:szCs w:val="16"/>
                <w:lang w:eastAsia="ko-KR"/>
              </w:rPr>
              <w:t xml:space="preserve"> </w:t>
            </w:r>
            <w:r>
              <w:rPr>
                <w:rFonts w:ascii="Arial" w:hAnsi="Arial" w:cs="Arial"/>
                <w:b/>
                <w:bCs/>
                <w:sz w:val="16"/>
                <w:szCs w:val="16"/>
                <w:lang w:eastAsia="ko-KR"/>
              </w:rPr>
              <w:t>[us]</w:t>
            </w:r>
          </w:p>
          <w:p w14:paraId="4382A949"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 xml:space="preserve">(see NOTE 3) </w:t>
            </w:r>
          </w:p>
        </w:tc>
        <w:tc>
          <w:tcPr>
            <w:tcW w:w="1596" w:type="dxa"/>
            <w:vAlign w:val="center"/>
          </w:tcPr>
          <w:p w14:paraId="06A51D01"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0.89, 2.22, 5.77, 7.7, 22.2, 666.7</w:t>
            </w:r>
          </w:p>
        </w:tc>
        <w:tc>
          <w:tcPr>
            <w:tcW w:w="1596" w:type="dxa"/>
            <w:vAlign w:val="center"/>
          </w:tcPr>
          <w:p w14:paraId="07566DC8"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0.09, 0.89, 1.11, 2.22, 5.77, 7.7</w:t>
            </w:r>
          </w:p>
        </w:tc>
        <w:tc>
          <w:tcPr>
            <w:tcW w:w="1596" w:type="dxa"/>
            <w:vAlign w:val="center"/>
          </w:tcPr>
          <w:p w14:paraId="19BE50E6"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 xml:space="preserve">0.09, 0.89, 1.11, 2.22, 5.77, 7.7, </w:t>
            </w:r>
            <w:r>
              <w:rPr>
                <w:rFonts w:ascii="Arial" w:hAnsi="Arial" w:cs="Arial"/>
                <w:color w:val="000000"/>
                <w:sz w:val="16"/>
                <w:szCs w:val="16"/>
              </w:rPr>
              <w:br/>
            </w:r>
            <w:r>
              <w:rPr>
                <w:rFonts w:ascii="Arial" w:hAnsi="Arial" w:cs="Arial"/>
                <w:color w:val="000000"/>
                <w:sz w:val="16"/>
                <w:szCs w:val="16"/>
              </w:rPr>
              <w:br/>
              <w:t>FWA: 66.7</w:t>
            </w:r>
            <w:r>
              <w:rPr>
                <w:rFonts w:ascii="Arial" w:hAnsi="Arial" w:cs="Arial"/>
                <w:color w:val="000000"/>
                <w:sz w:val="16"/>
                <w:szCs w:val="16"/>
              </w:rPr>
              <w:br/>
            </w:r>
            <w:r>
              <w:rPr>
                <w:rFonts w:ascii="Arial" w:hAnsi="Arial" w:cs="Arial"/>
                <w:color w:val="000000"/>
                <w:sz w:val="16"/>
                <w:szCs w:val="16"/>
              </w:rPr>
              <w:br/>
              <w:t>ATG:</w:t>
            </w:r>
          </w:p>
        </w:tc>
        <w:tc>
          <w:tcPr>
            <w:tcW w:w="1596" w:type="dxa"/>
            <w:vAlign w:val="center"/>
          </w:tcPr>
          <w:p w14:paraId="353246B8"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 xml:space="preserve">0.09, 0.89, 1.11, 2.22, 5.77, 7.7, </w:t>
            </w:r>
            <w:r>
              <w:rPr>
                <w:rFonts w:ascii="Arial" w:hAnsi="Arial" w:cs="Arial"/>
                <w:color w:val="000000"/>
                <w:sz w:val="16"/>
                <w:szCs w:val="16"/>
              </w:rPr>
              <w:br/>
            </w:r>
            <w:r>
              <w:rPr>
                <w:rFonts w:ascii="Arial" w:hAnsi="Arial" w:cs="Arial"/>
                <w:color w:val="000000"/>
                <w:sz w:val="16"/>
                <w:szCs w:val="16"/>
              </w:rPr>
              <w:br/>
              <w:t>FWA: 66.7</w:t>
            </w:r>
            <w:r>
              <w:rPr>
                <w:rFonts w:ascii="Arial" w:hAnsi="Arial" w:cs="Arial"/>
                <w:color w:val="000000"/>
                <w:sz w:val="16"/>
                <w:szCs w:val="16"/>
              </w:rPr>
              <w:br/>
            </w:r>
            <w:r>
              <w:rPr>
                <w:rFonts w:ascii="Arial" w:hAnsi="Arial" w:cs="Arial"/>
                <w:color w:val="000000"/>
                <w:sz w:val="16"/>
                <w:szCs w:val="16"/>
              </w:rPr>
              <w:br/>
              <w:t>ATG:</w:t>
            </w:r>
          </w:p>
        </w:tc>
        <w:tc>
          <w:tcPr>
            <w:tcW w:w="1597" w:type="dxa"/>
            <w:vAlign w:val="center"/>
          </w:tcPr>
          <w:p w14:paraId="64CFDF67"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 </w:t>
            </w:r>
          </w:p>
        </w:tc>
      </w:tr>
      <w:tr w:rsidR="00A87B6D" w14:paraId="119204D1" w14:textId="77777777" w:rsidTr="00A4208C">
        <w:trPr>
          <w:trHeight w:val="278"/>
        </w:trPr>
        <w:tc>
          <w:tcPr>
            <w:tcW w:w="1596" w:type="dxa"/>
            <w:vAlign w:val="center"/>
          </w:tcPr>
          <w:p w14:paraId="285F8264" w14:textId="77777777" w:rsidR="00A87B6D" w:rsidRDefault="00A87B6D" w:rsidP="00A4208C">
            <w:pPr>
              <w:rPr>
                <w:rFonts w:ascii="Arial" w:hAnsi="Arial" w:cs="Arial"/>
                <w:b/>
                <w:bCs/>
                <w:sz w:val="16"/>
                <w:szCs w:val="16"/>
                <w:lang w:eastAsia="ko-KR"/>
              </w:rPr>
            </w:pPr>
            <w:r>
              <w:rPr>
                <w:rFonts w:ascii="Arial" w:hAnsi="Arial" w:cs="Arial"/>
                <w:b/>
                <w:bCs/>
                <w:sz w:val="16"/>
                <w:szCs w:val="16"/>
                <w:lang w:eastAsia="ko-KR"/>
              </w:rPr>
              <w:t>Ma</w:t>
            </w:r>
            <w:r>
              <w:rPr>
                <w:rFonts w:ascii="Arial" w:hAnsi="Arial" w:cs="Arial"/>
                <w:b/>
                <w:bCs/>
                <w:sz w:val="16"/>
                <w:szCs w:val="16"/>
              </w:rPr>
              <w:t xml:space="preserve">x </w:t>
            </w:r>
            <w:r>
              <w:rPr>
                <w:rFonts w:ascii="Arial" w:hAnsi="Arial" w:cs="Arial"/>
                <w:b/>
                <w:bCs/>
                <w:sz w:val="16"/>
                <w:szCs w:val="16"/>
                <w:lang w:eastAsia="ko-KR"/>
              </w:rPr>
              <w:t xml:space="preserve"> </w:t>
            </w:r>
            <w:r>
              <w:rPr>
                <w:rFonts w:ascii="Arial" w:hAnsi="Arial" w:cs="Arial"/>
                <w:b/>
                <w:bCs/>
                <w:sz w:val="16"/>
                <w:szCs w:val="16"/>
              </w:rPr>
              <w:t>RTT</w:t>
            </w:r>
            <w:r>
              <w:rPr>
                <w:rFonts w:ascii="Arial" w:hAnsi="Arial" w:cs="Arial"/>
                <w:b/>
                <w:bCs/>
                <w:sz w:val="16"/>
                <w:szCs w:val="16"/>
                <w:lang w:eastAsia="ko-KR"/>
              </w:rPr>
              <w:t xml:space="preserve"> </w:t>
            </w:r>
            <w:r>
              <w:rPr>
                <w:rFonts w:ascii="Arial" w:hAnsi="Arial" w:cs="Arial"/>
                <w:b/>
                <w:bCs/>
                <w:sz w:val="16"/>
                <w:szCs w:val="16"/>
              </w:rPr>
              <w:t>[us]</w:t>
            </w:r>
          </w:p>
          <w:p w14:paraId="7319F5CA"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(see NOTE 4)</w:t>
            </w:r>
          </w:p>
        </w:tc>
        <w:tc>
          <w:tcPr>
            <w:tcW w:w="1596" w:type="dxa"/>
            <w:vAlign w:val="center"/>
          </w:tcPr>
          <w:p w14:paraId="45F740D1"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666.7</w:t>
            </w:r>
          </w:p>
        </w:tc>
        <w:tc>
          <w:tcPr>
            <w:tcW w:w="1596" w:type="dxa"/>
            <w:vAlign w:val="center"/>
          </w:tcPr>
          <w:p w14:paraId="397E6446"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7.7</w:t>
            </w:r>
          </w:p>
        </w:tc>
        <w:tc>
          <w:tcPr>
            <w:tcW w:w="1596" w:type="dxa"/>
            <w:vAlign w:val="center"/>
          </w:tcPr>
          <w:p w14:paraId="40D99CCF"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Mobile: 7.7</w:t>
            </w:r>
            <w:r>
              <w:rPr>
                <w:rFonts w:ascii="Arial" w:hAnsi="Arial" w:cs="Arial"/>
                <w:color w:val="000000"/>
                <w:sz w:val="16"/>
                <w:szCs w:val="16"/>
              </w:rPr>
              <w:br/>
            </w:r>
            <w:r>
              <w:rPr>
                <w:rFonts w:ascii="Arial" w:hAnsi="Arial" w:cs="Arial"/>
                <w:color w:val="000000"/>
                <w:sz w:val="16"/>
                <w:szCs w:val="16"/>
              </w:rPr>
              <w:br/>
              <w:t>ATG:</w:t>
            </w:r>
            <w:r>
              <w:rPr>
                <w:rFonts w:ascii="Arial" w:hAnsi="Arial" w:cs="Arial"/>
                <w:color w:val="000000"/>
                <w:sz w:val="16"/>
                <w:szCs w:val="16"/>
              </w:rPr>
              <w:br/>
            </w:r>
            <w:r>
              <w:rPr>
                <w:rFonts w:ascii="Arial" w:hAnsi="Arial" w:cs="Arial"/>
                <w:color w:val="000000"/>
                <w:sz w:val="16"/>
                <w:szCs w:val="16"/>
              </w:rPr>
              <w:br/>
              <w:t>FWA: 66.7</w:t>
            </w:r>
          </w:p>
        </w:tc>
        <w:tc>
          <w:tcPr>
            <w:tcW w:w="1596" w:type="dxa"/>
            <w:vAlign w:val="center"/>
          </w:tcPr>
          <w:p w14:paraId="776180B2"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Mobile: 7.7</w:t>
            </w:r>
            <w:r>
              <w:rPr>
                <w:rFonts w:ascii="Arial" w:hAnsi="Arial" w:cs="Arial"/>
                <w:color w:val="000000"/>
                <w:sz w:val="16"/>
                <w:szCs w:val="16"/>
              </w:rPr>
              <w:br/>
            </w:r>
            <w:r>
              <w:rPr>
                <w:rFonts w:ascii="Arial" w:hAnsi="Arial" w:cs="Arial"/>
                <w:color w:val="000000"/>
                <w:sz w:val="16"/>
                <w:szCs w:val="16"/>
              </w:rPr>
              <w:br/>
              <w:t>ATG:</w:t>
            </w:r>
            <w:r>
              <w:rPr>
                <w:rFonts w:ascii="Arial" w:hAnsi="Arial" w:cs="Arial"/>
                <w:color w:val="000000"/>
                <w:sz w:val="16"/>
                <w:szCs w:val="16"/>
              </w:rPr>
              <w:br/>
            </w:r>
            <w:r>
              <w:rPr>
                <w:rFonts w:ascii="Arial" w:hAnsi="Arial" w:cs="Arial"/>
                <w:color w:val="000000"/>
                <w:sz w:val="16"/>
                <w:szCs w:val="16"/>
              </w:rPr>
              <w:br/>
              <w:t>FWA: 66.7</w:t>
            </w:r>
          </w:p>
        </w:tc>
        <w:tc>
          <w:tcPr>
            <w:tcW w:w="1597" w:type="dxa"/>
            <w:vAlign w:val="center"/>
          </w:tcPr>
          <w:p w14:paraId="72932226"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FFS</w:t>
            </w:r>
          </w:p>
        </w:tc>
      </w:tr>
      <w:tr w:rsidR="00A87B6D" w14:paraId="08A86AE7" w14:textId="77777777" w:rsidTr="00A4208C">
        <w:trPr>
          <w:trHeight w:val="278"/>
        </w:trPr>
        <w:tc>
          <w:tcPr>
            <w:tcW w:w="1596" w:type="dxa"/>
            <w:vAlign w:val="center"/>
          </w:tcPr>
          <w:p w14:paraId="29CF86E4" w14:textId="77777777" w:rsidR="00A87B6D" w:rsidRPr="00DD12D1" w:rsidRDefault="00A87B6D" w:rsidP="00A4208C">
            <w:pPr>
              <w:rPr>
                <w:rFonts w:ascii="Arial" w:eastAsiaTheme="minorEastAsia" w:hAnsi="Arial" w:cs="Arial"/>
                <w:b/>
                <w:bCs/>
                <w:strike/>
                <w:color w:val="C00000"/>
                <w:sz w:val="16"/>
                <w:szCs w:val="16"/>
                <w:lang w:eastAsia="ko-KR"/>
              </w:rPr>
            </w:pPr>
            <w:r w:rsidRPr="00DD12D1">
              <w:rPr>
                <w:rFonts w:ascii="Arial" w:eastAsiaTheme="minorEastAsia" w:hAnsi="Arial" w:cs="Arial" w:hint="eastAsia"/>
                <w:b/>
                <w:bCs/>
                <w:strike/>
                <w:color w:val="C00000"/>
                <w:sz w:val="16"/>
                <w:szCs w:val="16"/>
                <w:lang w:eastAsia="ko-KR"/>
              </w:rPr>
              <w:t>Target Delay</w:t>
            </w:r>
          </w:p>
          <w:p w14:paraId="19769ED0" w14:textId="77777777" w:rsidR="00A87B6D" w:rsidRDefault="00A87B6D" w:rsidP="00A4208C">
            <w:pPr>
              <w:rPr>
                <w:rFonts w:ascii="Arial" w:eastAsiaTheme="minorEastAsia" w:hAnsi="Arial" w:cs="Arial"/>
                <w:b/>
                <w:bCs/>
                <w:color w:val="C00000"/>
                <w:sz w:val="16"/>
                <w:szCs w:val="16"/>
                <w:lang w:eastAsia="ko-KR"/>
              </w:rPr>
            </w:pPr>
            <w:r>
              <w:rPr>
                <w:rFonts w:ascii="Arial" w:hAnsi="Arial" w:cs="Arial"/>
                <w:b/>
                <w:bCs/>
                <w:color w:val="C00000"/>
                <w:sz w:val="16"/>
                <w:szCs w:val="16"/>
                <w:lang w:eastAsia="ko-KR"/>
              </w:rPr>
              <w:t>Delay</w:t>
            </w:r>
            <w:r>
              <w:rPr>
                <w:rFonts w:ascii="Arial" w:eastAsiaTheme="minorEastAsia" w:hAnsi="Arial" w:cs="Arial"/>
                <w:b/>
                <w:bCs/>
                <w:color w:val="C00000"/>
                <w:sz w:val="16"/>
                <w:szCs w:val="16"/>
                <w:lang w:eastAsia="ko-KR"/>
              </w:rPr>
              <w:t xml:space="preserve"> Spread</w:t>
            </w:r>
          </w:p>
          <w:p w14:paraId="76B75E10" w14:textId="77777777" w:rsidR="00A87B6D" w:rsidRDefault="00A87B6D" w:rsidP="00A4208C">
            <w:pPr>
              <w:rPr>
                <w:rFonts w:ascii="Arial" w:eastAsiaTheme="minorEastAsia" w:hAnsi="Arial" w:cs="Arial"/>
                <w:sz w:val="16"/>
                <w:szCs w:val="16"/>
                <w:lang w:eastAsia="ko-KR"/>
              </w:rPr>
            </w:pPr>
            <w:r>
              <w:rPr>
                <w:rFonts w:ascii="Arial" w:hAnsi="Arial" w:cs="Arial"/>
                <w:b/>
                <w:bCs/>
                <w:color w:val="C00000"/>
                <w:sz w:val="16"/>
                <w:szCs w:val="16"/>
                <w:lang w:eastAsia="ko-KR"/>
              </w:rPr>
              <w:t>(see NOTE 5)</w:t>
            </w:r>
          </w:p>
        </w:tc>
        <w:tc>
          <w:tcPr>
            <w:tcW w:w="1596" w:type="dxa"/>
            <w:vAlign w:val="center"/>
          </w:tcPr>
          <w:p w14:paraId="73A0771B" w14:textId="77777777" w:rsidR="00A87B6D" w:rsidRDefault="00A87B6D" w:rsidP="00A4208C">
            <w:pPr>
              <w:rPr>
                <w:rFonts w:ascii="Arial" w:eastAsiaTheme="minorEastAsia" w:hAnsi="Arial" w:cs="Arial"/>
                <w:sz w:val="16"/>
                <w:szCs w:val="16"/>
                <w:lang w:eastAsia="ko-KR"/>
              </w:rPr>
            </w:pPr>
            <w:r>
              <w:rPr>
                <w:rFonts w:ascii="Arial" w:eastAsiaTheme="minorEastAsia" w:hAnsi="Arial" w:cs="Arial" w:hint="eastAsia"/>
                <w:color w:val="C00000"/>
                <w:sz w:val="16"/>
                <w:szCs w:val="16"/>
                <w:lang w:eastAsia="ko-KR"/>
              </w:rPr>
              <w:t>FFS</w:t>
            </w:r>
          </w:p>
        </w:tc>
        <w:tc>
          <w:tcPr>
            <w:tcW w:w="1596" w:type="dxa"/>
            <w:vAlign w:val="center"/>
          </w:tcPr>
          <w:p w14:paraId="6E064B34" w14:textId="77777777" w:rsidR="00A87B6D" w:rsidRPr="00C25949" w:rsidRDefault="00A87B6D" w:rsidP="00A4208C">
            <w:pPr>
              <w:rPr>
                <w:rFonts w:ascii="Arial" w:eastAsiaTheme="minorEastAsia" w:hAnsi="Arial" w:cs="Arial"/>
                <w:color w:val="C00000"/>
                <w:sz w:val="16"/>
                <w:szCs w:val="16"/>
                <w:lang w:eastAsia="ko-KR"/>
              </w:rPr>
            </w:pPr>
            <w:r w:rsidRPr="000947AB">
              <w:rPr>
                <w:rFonts w:ascii="Arial" w:eastAsiaTheme="minorEastAsia" w:hAnsi="Arial" w:cs="Arial" w:hint="eastAsia"/>
                <w:color w:val="C00000"/>
                <w:sz w:val="16"/>
                <w:szCs w:val="16"/>
                <w:lang w:eastAsia="ko-KR"/>
              </w:rPr>
              <w:t>FFS</w:t>
            </w:r>
          </w:p>
        </w:tc>
        <w:tc>
          <w:tcPr>
            <w:tcW w:w="1596" w:type="dxa"/>
            <w:vAlign w:val="center"/>
          </w:tcPr>
          <w:p w14:paraId="02800899" w14:textId="77777777" w:rsidR="00A87B6D" w:rsidRPr="00C25949" w:rsidRDefault="00A87B6D" w:rsidP="00A4208C">
            <w:pPr>
              <w:rPr>
                <w:rFonts w:ascii="Arial" w:eastAsiaTheme="minorEastAsia" w:hAnsi="Arial" w:cs="Arial"/>
                <w:color w:val="C00000"/>
                <w:sz w:val="16"/>
                <w:szCs w:val="16"/>
                <w:lang w:eastAsia="ko-KR"/>
              </w:rPr>
            </w:pPr>
            <w:r w:rsidRPr="000947AB">
              <w:rPr>
                <w:rFonts w:ascii="Arial" w:eastAsiaTheme="minorEastAsia" w:hAnsi="Arial" w:cs="Arial" w:hint="eastAsia"/>
                <w:color w:val="C00000"/>
                <w:sz w:val="16"/>
                <w:szCs w:val="16"/>
                <w:lang w:eastAsia="ko-KR"/>
              </w:rPr>
              <w:t>FFS</w:t>
            </w:r>
          </w:p>
        </w:tc>
        <w:tc>
          <w:tcPr>
            <w:tcW w:w="1596" w:type="dxa"/>
            <w:vAlign w:val="center"/>
          </w:tcPr>
          <w:p w14:paraId="04D68F0E" w14:textId="77777777" w:rsidR="00A87B6D" w:rsidRPr="00C25949" w:rsidRDefault="00A87B6D" w:rsidP="00A4208C">
            <w:pPr>
              <w:rPr>
                <w:rFonts w:ascii="Arial" w:eastAsiaTheme="minorEastAsia" w:hAnsi="Arial" w:cs="Arial"/>
                <w:color w:val="C00000"/>
                <w:sz w:val="16"/>
                <w:szCs w:val="16"/>
                <w:lang w:eastAsia="ko-KR"/>
              </w:rPr>
            </w:pPr>
            <w:r w:rsidRPr="000947AB">
              <w:rPr>
                <w:rFonts w:ascii="Arial" w:eastAsiaTheme="minorEastAsia" w:hAnsi="Arial" w:cs="Arial" w:hint="eastAsia"/>
                <w:color w:val="C00000"/>
                <w:sz w:val="16"/>
                <w:szCs w:val="16"/>
                <w:lang w:eastAsia="ko-KR"/>
              </w:rPr>
              <w:t>FFS</w:t>
            </w:r>
          </w:p>
        </w:tc>
        <w:tc>
          <w:tcPr>
            <w:tcW w:w="1597" w:type="dxa"/>
            <w:vAlign w:val="center"/>
          </w:tcPr>
          <w:p w14:paraId="363ACBC7" w14:textId="77777777" w:rsidR="00A87B6D" w:rsidRDefault="00A87B6D" w:rsidP="00A4208C">
            <w:pPr>
              <w:rPr>
                <w:rFonts w:ascii="Arial" w:eastAsiaTheme="minorEastAsia" w:hAnsi="Arial" w:cs="Arial"/>
                <w:sz w:val="16"/>
                <w:szCs w:val="16"/>
                <w:lang w:eastAsia="ko-KR"/>
              </w:rPr>
            </w:pPr>
            <w:r>
              <w:rPr>
                <w:rFonts w:ascii="Arial" w:hAnsi="Arial" w:cs="Arial"/>
                <w:color w:val="C00000"/>
                <w:sz w:val="16"/>
                <w:szCs w:val="16"/>
              </w:rPr>
              <w:t>FFS</w:t>
            </w:r>
          </w:p>
        </w:tc>
      </w:tr>
      <w:tr w:rsidR="00A87B6D" w14:paraId="7EE4A5D7" w14:textId="77777777" w:rsidTr="00A4208C">
        <w:trPr>
          <w:trHeight w:val="278"/>
        </w:trPr>
        <w:tc>
          <w:tcPr>
            <w:tcW w:w="1596" w:type="dxa"/>
            <w:vAlign w:val="center"/>
          </w:tcPr>
          <w:p w14:paraId="4019CD66" w14:textId="77777777" w:rsidR="00A87B6D" w:rsidRPr="00DD12D1" w:rsidRDefault="00A87B6D" w:rsidP="00A4208C">
            <w:pPr>
              <w:rPr>
                <w:rFonts w:ascii="Arial" w:eastAsiaTheme="minorEastAsia" w:hAnsi="Arial" w:cs="Arial"/>
                <w:b/>
                <w:bCs/>
                <w:sz w:val="16"/>
                <w:szCs w:val="16"/>
                <w:lang w:eastAsia="ko-KR"/>
              </w:rPr>
            </w:pPr>
            <w:r w:rsidRPr="00DD12D1">
              <w:rPr>
                <w:rFonts w:ascii="Arial" w:eastAsiaTheme="minorEastAsia" w:hAnsi="Arial" w:cs="Arial"/>
                <w:b/>
                <w:bCs/>
                <w:sz w:val="16"/>
                <w:szCs w:val="16"/>
                <w:lang w:eastAsia="ko-KR"/>
              </w:rPr>
              <w:t xml:space="preserve">Preamble Duration </w:t>
            </w:r>
          </w:p>
          <w:p w14:paraId="38E9A5B6" w14:textId="77777777" w:rsidR="00A87B6D" w:rsidRDefault="00A87B6D" w:rsidP="00A4208C">
            <w:pPr>
              <w:rPr>
                <w:rFonts w:ascii="Arial" w:eastAsiaTheme="minorEastAsia" w:hAnsi="Arial" w:cs="Arial"/>
                <w:sz w:val="16"/>
                <w:szCs w:val="16"/>
                <w:lang w:eastAsia="ko-KR"/>
              </w:rPr>
            </w:pPr>
            <w:r w:rsidRPr="00DD12D1">
              <w:rPr>
                <w:rFonts w:ascii="Arial" w:eastAsiaTheme="minorEastAsia" w:hAnsi="Arial" w:cs="Arial"/>
                <w:b/>
                <w:bCs/>
                <w:sz w:val="16"/>
                <w:szCs w:val="16"/>
                <w:lang w:eastAsia="ko-KR"/>
              </w:rPr>
              <w:t>(see NOTE 6)</w:t>
            </w:r>
          </w:p>
        </w:tc>
        <w:tc>
          <w:tcPr>
            <w:tcW w:w="1596" w:type="dxa"/>
            <w:vAlign w:val="center"/>
          </w:tcPr>
          <w:p w14:paraId="768700EB" w14:textId="77777777" w:rsidR="00A87B6D" w:rsidRDefault="00A87B6D" w:rsidP="00A4208C">
            <w:pPr>
              <w:rPr>
                <w:rFonts w:ascii="Arial" w:eastAsiaTheme="minorEastAsia" w:hAnsi="Arial" w:cs="Arial"/>
                <w:sz w:val="16"/>
                <w:szCs w:val="16"/>
                <w:lang w:eastAsia="ko-KR"/>
              </w:rPr>
            </w:pPr>
          </w:p>
        </w:tc>
        <w:tc>
          <w:tcPr>
            <w:tcW w:w="1596" w:type="dxa"/>
            <w:vAlign w:val="center"/>
          </w:tcPr>
          <w:p w14:paraId="343B345A" w14:textId="77777777" w:rsidR="00A87B6D" w:rsidRDefault="00A87B6D" w:rsidP="00A4208C">
            <w:pPr>
              <w:rPr>
                <w:rFonts w:ascii="Arial" w:eastAsiaTheme="minorEastAsia" w:hAnsi="Arial" w:cs="Arial"/>
                <w:sz w:val="16"/>
                <w:szCs w:val="16"/>
                <w:lang w:eastAsia="ko-KR"/>
              </w:rPr>
            </w:pPr>
          </w:p>
        </w:tc>
        <w:tc>
          <w:tcPr>
            <w:tcW w:w="1596" w:type="dxa"/>
            <w:vAlign w:val="center"/>
          </w:tcPr>
          <w:p w14:paraId="5E5439A2" w14:textId="77777777" w:rsidR="00A87B6D" w:rsidRDefault="00A87B6D" w:rsidP="00A4208C">
            <w:pPr>
              <w:rPr>
                <w:rFonts w:ascii="Arial" w:eastAsiaTheme="minorEastAsia" w:hAnsi="Arial" w:cs="Arial"/>
                <w:sz w:val="16"/>
                <w:szCs w:val="16"/>
                <w:lang w:eastAsia="ko-KR"/>
              </w:rPr>
            </w:pPr>
          </w:p>
        </w:tc>
        <w:tc>
          <w:tcPr>
            <w:tcW w:w="1596" w:type="dxa"/>
            <w:vAlign w:val="center"/>
          </w:tcPr>
          <w:p w14:paraId="6033ECFE" w14:textId="77777777" w:rsidR="00A87B6D" w:rsidRDefault="00A87B6D" w:rsidP="00A4208C">
            <w:pPr>
              <w:rPr>
                <w:rFonts w:ascii="Arial" w:eastAsiaTheme="minorEastAsia" w:hAnsi="Arial" w:cs="Arial"/>
                <w:sz w:val="16"/>
                <w:szCs w:val="16"/>
                <w:lang w:eastAsia="ko-KR"/>
              </w:rPr>
            </w:pPr>
          </w:p>
        </w:tc>
        <w:tc>
          <w:tcPr>
            <w:tcW w:w="1597" w:type="dxa"/>
            <w:vAlign w:val="center"/>
          </w:tcPr>
          <w:p w14:paraId="4317B0C1" w14:textId="77777777" w:rsidR="00A87B6D" w:rsidRDefault="00A87B6D" w:rsidP="00A4208C">
            <w:pPr>
              <w:rPr>
                <w:rFonts w:ascii="Arial" w:eastAsiaTheme="minorEastAsia" w:hAnsi="Arial" w:cs="Arial"/>
                <w:sz w:val="16"/>
                <w:szCs w:val="16"/>
                <w:lang w:eastAsia="ko-KR"/>
              </w:rPr>
            </w:pPr>
          </w:p>
        </w:tc>
      </w:tr>
      <w:tr w:rsidR="00A87B6D" w14:paraId="23156EDD" w14:textId="77777777" w:rsidTr="00A4208C">
        <w:trPr>
          <w:trHeight w:val="278"/>
        </w:trPr>
        <w:tc>
          <w:tcPr>
            <w:tcW w:w="1596" w:type="dxa"/>
            <w:vAlign w:val="center"/>
          </w:tcPr>
          <w:p w14:paraId="24BB1F1F"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lastRenderedPageBreak/>
              <w:t>UE Mobility Values [km/h]</w:t>
            </w:r>
          </w:p>
        </w:tc>
        <w:tc>
          <w:tcPr>
            <w:tcW w:w="1596" w:type="dxa"/>
            <w:vAlign w:val="center"/>
          </w:tcPr>
          <w:p w14:paraId="39A59F09"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30, 40, 100, 120 (for 3.333 km cell range), 160 (for 100km cell range), 200</w:t>
            </w:r>
          </w:p>
        </w:tc>
        <w:tc>
          <w:tcPr>
            <w:tcW w:w="1596" w:type="dxa"/>
            <w:vAlign w:val="center"/>
          </w:tcPr>
          <w:p w14:paraId="21D2EDA5"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3, 30, 40, 100, 120, 200,</w:t>
            </w:r>
            <w:r>
              <w:rPr>
                <w:rFonts w:ascii="Arial" w:hAnsi="Arial" w:cs="Arial"/>
                <w:color w:val="000000"/>
                <w:sz w:val="16"/>
                <w:szCs w:val="16"/>
              </w:rPr>
              <w:br/>
            </w:r>
            <w:r>
              <w:rPr>
                <w:rFonts w:ascii="Arial" w:hAnsi="Arial" w:cs="Arial"/>
                <w:color w:val="000000"/>
                <w:sz w:val="16"/>
                <w:szCs w:val="16"/>
              </w:rPr>
              <w:br/>
              <w:t>[NTN: 3, 250, 1500]</w:t>
            </w:r>
          </w:p>
        </w:tc>
        <w:tc>
          <w:tcPr>
            <w:tcW w:w="1596" w:type="dxa"/>
            <w:vAlign w:val="center"/>
          </w:tcPr>
          <w:p w14:paraId="33F39075"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3, 30, 40, 120, 200,</w:t>
            </w:r>
            <w:r>
              <w:rPr>
                <w:rFonts w:ascii="Arial" w:hAnsi="Arial" w:cs="Arial"/>
                <w:color w:val="000000"/>
                <w:sz w:val="16"/>
                <w:szCs w:val="16"/>
              </w:rPr>
              <w:br/>
            </w:r>
            <w:r>
              <w:rPr>
                <w:rFonts w:ascii="Arial" w:hAnsi="Arial" w:cs="Arial"/>
                <w:color w:val="000000"/>
                <w:sz w:val="16"/>
                <w:szCs w:val="16"/>
              </w:rPr>
              <w:br/>
              <w:t>HST: 500</w:t>
            </w:r>
            <w:r>
              <w:rPr>
                <w:rFonts w:ascii="Arial" w:hAnsi="Arial" w:cs="Arial"/>
                <w:color w:val="000000"/>
                <w:sz w:val="16"/>
                <w:szCs w:val="16"/>
              </w:rPr>
              <w:br/>
            </w:r>
            <w:r>
              <w:rPr>
                <w:rFonts w:ascii="Arial" w:hAnsi="Arial" w:cs="Arial"/>
                <w:color w:val="000000"/>
                <w:sz w:val="16"/>
                <w:szCs w:val="16"/>
              </w:rPr>
              <w:br/>
              <w:t>ATG: 1500</w:t>
            </w:r>
          </w:p>
        </w:tc>
        <w:tc>
          <w:tcPr>
            <w:tcW w:w="1596" w:type="dxa"/>
            <w:vAlign w:val="center"/>
          </w:tcPr>
          <w:p w14:paraId="21F9B737"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3, 30, 40, 120, 200</w:t>
            </w:r>
            <w:r>
              <w:rPr>
                <w:rFonts w:ascii="Arial" w:hAnsi="Arial" w:cs="Arial"/>
                <w:color w:val="000000"/>
                <w:sz w:val="16"/>
                <w:szCs w:val="16"/>
              </w:rPr>
              <w:br/>
            </w:r>
            <w:r>
              <w:rPr>
                <w:rFonts w:ascii="Arial" w:hAnsi="Arial" w:cs="Arial"/>
                <w:color w:val="000000"/>
                <w:sz w:val="16"/>
                <w:szCs w:val="16"/>
              </w:rPr>
              <w:br/>
              <w:t>HST: 500</w:t>
            </w:r>
            <w:r>
              <w:rPr>
                <w:rFonts w:ascii="Arial" w:hAnsi="Arial" w:cs="Arial"/>
                <w:color w:val="000000"/>
                <w:sz w:val="16"/>
                <w:szCs w:val="16"/>
              </w:rPr>
              <w:br/>
            </w:r>
            <w:r>
              <w:rPr>
                <w:rFonts w:ascii="Arial" w:hAnsi="Arial" w:cs="Arial"/>
                <w:color w:val="000000"/>
                <w:sz w:val="16"/>
                <w:szCs w:val="16"/>
              </w:rPr>
              <w:br/>
              <w:t>ATG: 1500</w:t>
            </w:r>
          </w:p>
        </w:tc>
        <w:tc>
          <w:tcPr>
            <w:tcW w:w="1597" w:type="dxa"/>
            <w:vAlign w:val="center"/>
          </w:tcPr>
          <w:p w14:paraId="03F6833D"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FFS</w:t>
            </w:r>
          </w:p>
        </w:tc>
      </w:tr>
      <w:tr w:rsidR="00A87B6D" w14:paraId="10A09255" w14:textId="77777777" w:rsidTr="00A4208C">
        <w:trPr>
          <w:trHeight w:val="278"/>
        </w:trPr>
        <w:tc>
          <w:tcPr>
            <w:tcW w:w="1596" w:type="dxa"/>
            <w:vAlign w:val="center"/>
          </w:tcPr>
          <w:p w14:paraId="084AD481" w14:textId="77777777" w:rsidR="00A87B6D" w:rsidRDefault="00A87B6D" w:rsidP="00A4208C">
            <w:pPr>
              <w:rPr>
                <w:rFonts w:ascii="Arial" w:hAnsi="Arial" w:cs="Arial"/>
                <w:b/>
                <w:bCs/>
                <w:sz w:val="16"/>
                <w:szCs w:val="16"/>
                <w:lang w:eastAsia="ko-KR"/>
              </w:rPr>
            </w:pPr>
            <w:r>
              <w:rPr>
                <w:rFonts w:ascii="Arial" w:hAnsi="Arial" w:cs="Arial"/>
                <w:b/>
                <w:bCs/>
                <w:sz w:val="16"/>
                <w:szCs w:val="16"/>
                <w:lang w:eastAsia="ko-KR"/>
              </w:rPr>
              <w:t>Max UE Mobility [km/h]</w:t>
            </w:r>
          </w:p>
          <w:p w14:paraId="39C6FF87" w14:textId="77777777" w:rsidR="00A87B6D" w:rsidRDefault="00A87B6D" w:rsidP="00A4208C">
            <w:pPr>
              <w:rPr>
                <w:rFonts w:ascii="Arial" w:eastAsiaTheme="minorEastAsia" w:hAnsi="Arial" w:cs="Arial"/>
                <w:sz w:val="16"/>
                <w:szCs w:val="16"/>
                <w:lang w:eastAsia="ko-KR"/>
              </w:rPr>
            </w:pPr>
            <w:r>
              <w:rPr>
                <w:rFonts w:ascii="Arial" w:hAnsi="Arial" w:cs="Arial"/>
                <w:b/>
                <w:bCs/>
                <w:sz w:val="16"/>
                <w:szCs w:val="16"/>
                <w:lang w:eastAsia="ko-KR"/>
              </w:rPr>
              <w:t>(see NOTE 7)</w:t>
            </w:r>
          </w:p>
        </w:tc>
        <w:tc>
          <w:tcPr>
            <w:tcW w:w="1596" w:type="dxa"/>
            <w:vAlign w:val="center"/>
          </w:tcPr>
          <w:p w14:paraId="2245AD65"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160 (for 100km cell range)</w:t>
            </w:r>
            <w:r>
              <w:rPr>
                <w:rFonts w:ascii="Arial" w:hAnsi="Arial" w:cs="Arial"/>
                <w:color w:val="000000"/>
                <w:sz w:val="16"/>
                <w:szCs w:val="16"/>
              </w:rPr>
              <w:br/>
            </w:r>
            <w:r>
              <w:rPr>
                <w:rFonts w:ascii="Arial" w:hAnsi="Arial" w:cs="Arial"/>
                <w:color w:val="000000"/>
                <w:sz w:val="16"/>
                <w:szCs w:val="16"/>
              </w:rPr>
              <w:br/>
              <w:t>120 (for 3.333km cell range)</w:t>
            </w:r>
            <w:r>
              <w:rPr>
                <w:rFonts w:ascii="Arial" w:hAnsi="Arial" w:cs="Arial"/>
                <w:color w:val="000000"/>
                <w:sz w:val="16"/>
                <w:szCs w:val="16"/>
              </w:rPr>
              <w:br/>
            </w:r>
            <w:r>
              <w:rPr>
                <w:rFonts w:ascii="Arial" w:hAnsi="Arial" w:cs="Arial"/>
                <w:color w:val="000000"/>
                <w:sz w:val="16"/>
                <w:szCs w:val="16"/>
              </w:rPr>
              <w:br/>
              <w:t>200 (for 1.155km cell range)</w:t>
            </w:r>
          </w:p>
        </w:tc>
        <w:tc>
          <w:tcPr>
            <w:tcW w:w="1596" w:type="dxa"/>
            <w:vAlign w:val="center"/>
          </w:tcPr>
          <w:p w14:paraId="6619BCE1"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200</w:t>
            </w:r>
            <w:r>
              <w:rPr>
                <w:rFonts w:ascii="Arial" w:hAnsi="Arial" w:cs="Arial"/>
                <w:color w:val="000000"/>
                <w:sz w:val="16"/>
                <w:szCs w:val="16"/>
              </w:rPr>
              <w:br/>
            </w:r>
            <w:r>
              <w:rPr>
                <w:rFonts w:ascii="Arial" w:hAnsi="Arial" w:cs="Arial"/>
                <w:color w:val="000000"/>
                <w:sz w:val="16"/>
                <w:szCs w:val="16"/>
              </w:rPr>
              <w:br/>
              <w:t>[NTN: 1500]</w:t>
            </w:r>
          </w:p>
        </w:tc>
        <w:tc>
          <w:tcPr>
            <w:tcW w:w="1596" w:type="dxa"/>
            <w:vAlign w:val="center"/>
          </w:tcPr>
          <w:p w14:paraId="046FDEA1"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200</w:t>
            </w:r>
            <w:r>
              <w:rPr>
                <w:rFonts w:ascii="Arial" w:hAnsi="Arial" w:cs="Arial"/>
                <w:color w:val="000000"/>
                <w:sz w:val="16"/>
                <w:szCs w:val="16"/>
              </w:rPr>
              <w:br/>
            </w:r>
            <w:r>
              <w:rPr>
                <w:rFonts w:ascii="Arial" w:hAnsi="Arial" w:cs="Arial"/>
                <w:color w:val="000000"/>
                <w:sz w:val="16"/>
                <w:szCs w:val="16"/>
              </w:rPr>
              <w:br/>
              <w:t>HST: 500</w:t>
            </w:r>
            <w:r>
              <w:rPr>
                <w:rFonts w:ascii="Arial" w:hAnsi="Arial" w:cs="Arial"/>
                <w:color w:val="000000"/>
                <w:sz w:val="16"/>
                <w:szCs w:val="16"/>
              </w:rPr>
              <w:br/>
            </w:r>
            <w:r>
              <w:rPr>
                <w:rFonts w:ascii="Arial" w:hAnsi="Arial" w:cs="Arial"/>
                <w:color w:val="000000"/>
                <w:sz w:val="16"/>
                <w:szCs w:val="16"/>
              </w:rPr>
              <w:br/>
              <w:t>ATG: 1500</w:t>
            </w:r>
          </w:p>
        </w:tc>
        <w:tc>
          <w:tcPr>
            <w:tcW w:w="1596" w:type="dxa"/>
            <w:vAlign w:val="center"/>
          </w:tcPr>
          <w:p w14:paraId="52BC86A0"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200</w:t>
            </w:r>
            <w:r>
              <w:rPr>
                <w:rFonts w:ascii="Arial" w:hAnsi="Arial" w:cs="Arial"/>
                <w:color w:val="000000"/>
                <w:sz w:val="16"/>
                <w:szCs w:val="16"/>
              </w:rPr>
              <w:br/>
            </w:r>
            <w:r>
              <w:rPr>
                <w:rFonts w:ascii="Arial" w:hAnsi="Arial" w:cs="Arial"/>
                <w:color w:val="000000"/>
                <w:sz w:val="16"/>
                <w:szCs w:val="16"/>
              </w:rPr>
              <w:br/>
              <w:t>HST: 500</w:t>
            </w:r>
            <w:r>
              <w:rPr>
                <w:rFonts w:ascii="Arial" w:hAnsi="Arial" w:cs="Arial"/>
                <w:color w:val="000000"/>
                <w:sz w:val="16"/>
                <w:szCs w:val="16"/>
              </w:rPr>
              <w:br/>
            </w:r>
            <w:r>
              <w:rPr>
                <w:rFonts w:ascii="Arial" w:hAnsi="Arial" w:cs="Arial"/>
                <w:color w:val="000000"/>
                <w:sz w:val="16"/>
                <w:szCs w:val="16"/>
              </w:rPr>
              <w:br/>
              <w:t>ATG: 1500</w:t>
            </w:r>
          </w:p>
        </w:tc>
        <w:tc>
          <w:tcPr>
            <w:tcW w:w="1597" w:type="dxa"/>
            <w:vAlign w:val="center"/>
          </w:tcPr>
          <w:p w14:paraId="2585948C"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FFS</w:t>
            </w:r>
            <w:r>
              <w:rPr>
                <w:rFonts w:ascii="Arial" w:hAnsi="Arial" w:cs="Arial"/>
                <w:color w:val="000000"/>
                <w:sz w:val="16"/>
                <w:szCs w:val="16"/>
              </w:rPr>
              <w:br/>
            </w:r>
            <w:r>
              <w:rPr>
                <w:rFonts w:ascii="Arial" w:hAnsi="Arial" w:cs="Arial"/>
                <w:color w:val="000000"/>
                <w:sz w:val="16"/>
                <w:szCs w:val="16"/>
              </w:rPr>
              <w:br/>
              <w:t>HST: 500</w:t>
            </w:r>
          </w:p>
        </w:tc>
      </w:tr>
      <w:tr w:rsidR="00A87B6D" w14:paraId="10448830" w14:textId="77777777" w:rsidTr="00A4208C">
        <w:trPr>
          <w:trHeight w:val="278"/>
        </w:trPr>
        <w:tc>
          <w:tcPr>
            <w:tcW w:w="1596" w:type="dxa"/>
            <w:vAlign w:val="center"/>
          </w:tcPr>
          <w:p w14:paraId="7B1A87B0" w14:textId="77777777" w:rsidR="00A87B6D" w:rsidRPr="00C82A5B" w:rsidRDefault="00A87B6D" w:rsidP="00A4208C">
            <w:pPr>
              <w:rPr>
                <w:rFonts w:ascii="Arial" w:eastAsiaTheme="minorEastAsia" w:hAnsi="Arial" w:cs="Arial"/>
                <w:b/>
                <w:bCs/>
                <w:sz w:val="16"/>
                <w:szCs w:val="16"/>
                <w:lang w:eastAsia="ko-KR"/>
              </w:rPr>
            </w:pPr>
            <w:r w:rsidRPr="00C82A5B">
              <w:rPr>
                <w:rFonts w:ascii="Arial" w:hAnsi="Arial" w:cs="Arial"/>
                <w:b/>
                <w:bCs/>
                <w:sz w:val="16"/>
                <w:szCs w:val="16"/>
                <w:lang w:eastAsia="ko-KR"/>
              </w:rPr>
              <w:t xml:space="preserve">Max Doppler </w:t>
            </w:r>
            <w:r w:rsidRPr="00C82A5B">
              <w:rPr>
                <w:rFonts w:ascii="Arial" w:eastAsiaTheme="minorEastAsia" w:hAnsi="Arial" w:cs="Arial" w:hint="eastAsia"/>
                <w:b/>
                <w:bCs/>
                <w:color w:val="C00000"/>
                <w:sz w:val="16"/>
                <w:szCs w:val="16"/>
                <w:lang w:eastAsia="ko-KR"/>
              </w:rPr>
              <w:t xml:space="preserve">Shift </w:t>
            </w:r>
            <w:r w:rsidRPr="00C82A5B">
              <w:rPr>
                <w:rFonts w:ascii="Arial" w:hAnsi="Arial" w:cs="Arial"/>
                <w:b/>
                <w:bCs/>
                <w:sz w:val="16"/>
                <w:szCs w:val="16"/>
                <w:lang w:eastAsia="ko-KR"/>
              </w:rPr>
              <w:t>[Hz]</w:t>
            </w:r>
          </w:p>
          <w:p w14:paraId="43D46FB6" w14:textId="77777777" w:rsidR="00A87B6D" w:rsidRPr="00C82A5B" w:rsidRDefault="00A87B6D" w:rsidP="00A4208C">
            <w:pPr>
              <w:rPr>
                <w:rFonts w:ascii="Arial" w:eastAsiaTheme="minorEastAsia" w:hAnsi="Arial" w:cs="Arial"/>
                <w:sz w:val="16"/>
                <w:szCs w:val="16"/>
                <w:lang w:eastAsia="ko-KR"/>
              </w:rPr>
            </w:pPr>
            <w:r w:rsidRPr="00C82A5B">
              <w:rPr>
                <w:rFonts w:ascii="Arial" w:hAnsi="Arial" w:cs="Arial"/>
                <w:b/>
                <w:bCs/>
                <w:sz w:val="16"/>
                <w:szCs w:val="16"/>
                <w:lang w:eastAsia="ko-KR"/>
              </w:rPr>
              <w:t>(see NOTE 8)</w:t>
            </w:r>
          </w:p>
        </w:tc>
        <w:tc>
          <w:tcPr>
            <w:tcW w:w="1596" w:type="dxa"/>
            <w:vAlign w:val="center"/>
          </w:tcPr>
          <w:p w14:paraId="47CE6DDC" w14:textId="77777777" w:rsidR="00A87B6D" w:rsidRPr="00C82A5B" w:rsidRDefault="00A87B6D" w:rsidP="00A4208C">
            <w:pPr>
              <w:rPr>
                <w:rFonts w:ascii="Arial" w:eastAsiaTheme="minorEastAsia" w:hAnsi="Arial" w:cs="Arial"/>
                <w:sz w:val="16"/>
                <w:szCs w:val="16"/>
                <w:lang w:eastAsia="ko-KR"/>
              </w:rPr>
            </w:pPr>
            <w:r w:rsidRPr="00C82A5B">
              <w:rPr>
                <w:rFonts w:ascii="Arial" w:hAnsi="Arial" w:cs="Arial"/>
                <w:color w:val="000000"/>
                <w:sz w:val="16"/>
                <w:szCs w:val="16"/>
              </w:rPr>
              <w:t>259.3</w:t>
            </w:r>
          </w:p>
        </w:tc>
        <w:tc>
          <w:tcPr>
            <w:tcW w:w="1596" w:type="dxa"/>
            <w:vAlign w:val="center"/>
          </w:tcPr>
          <w:p w14:paraId="55597B78"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741</w:t>
            </w:r>
          </w:p>
        </w:tc>
        <w:tc>
          <w:tcPr>
            <w:tcW w:w="1596" w:type="dxa"/>
            <w:vAlign w:val="center"/>
          </w:tcPr>
          <w:p w14:paraId="64E28FAC"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1482</w:t>
            </w:r>
            <w:r>
              <w:rPr>
                <w:rFonts w:ascii="Arial" w:hAnsi="Arial" w:cs="Arial"/>
                <w:color w:val="000000"/>
                <w:sz w:val="16"/>
                <w:szCs w:val="16"/>
              </w:rPr>
              <w:br/>
            </w:r>
            <w:r>
              <w:rPr>
                <w:rFonts w:ascii="Arial" w:hAnsi="Arial" w:cs="Arial"/>
                <w:color w:val="000000"/>
                <w:sz w:val="16"/>
                <w:szCs w:val="16"/>
              </w:rPr>
              <w:br/>
              <w:t>HST: 3704</w:t>
            </w:r>
            <w:r>
              <w:rPr>
                <w:rFonts w:ascii="Arial" w:hAnsi="Arial" w:cs="Arial"/>
                <w:color w:val="000000"/>
                <w:sz w:val="16"/>
                <w:szCs w:val="16"/>
              </w:rPr>
              <w:br/>
            </w:r>
            <w:r>
              <w:rPr>
                <w:rFonts w:ascii="Arial" w:hAnsi="Arial" w:cs="Arial"/>
                <w:color w:val="000000"/>
                <w:sz w:val="16"/>
                <w:szCs w:val="16"/>
              </w:rPr>
              <w:br/>
              <w:t>ATG:</w:t>
            </w:r>
          </w:p>
        </w:tc>
        <w:tc>
          <w:tcPr>
            <w:tcW w:w="1596" w:type="dxa"/>
            <w:vAlign w:val="center"/>
          </w:tcPr>
          <w:p w14:paraId="62AE9498"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2593</w:t>
            </w:r>
            <w:r>
              <w:rPr>
                <w:rFonts w:ascii="Arial" w:hAnsi="Arial" w:cs="Arial"/>
                <w:color w:val="000000"/>
                <w:sz w:val="16"/>
                <w:szCs w:val="16"/>
              </w:rPr>
              <w:br/>
            </w:r>
            <w:r>
              <w:rPr>
                <w:rFonts w:ascii="Arial" w:hAnsi="Arial" w:cs="Arial"/>
                <w:color w:val="000000"/>
                <w:sz w:val="16"/>
                <w:szCs w:val="16"/>
              </w:rPr>
              <w:br/>
              <w:t>HST: 6482</w:t>
            </w:r>
            <w:r>
              <w:rPr>
                <w:rFonts w:ascii="Arial" w:hAnsi="Arial" w:cs="Arial"/>
                <w:color w:val="000000"/>
                <w:sz w:val="16"/>
                <w:szCs w:val="16"/>
              </w:rPr>
              <w:br/>
            </w:r>
            <w:r>
              <w:rPr>
                <w:rFonts w:ascii="Arial" w:hAnsi="Arial" w:cs="Arial"/>
                <w:color w:val="000000"/>
                <w:sz w:val="16"/>
                <w:szCs w:val="16"/>
              </w:rPr>
              <w:br/>
              <w:t>ATG:</w:t>
            </w:r>
          </w:p>
        </w:tc>
        <w:tc>
          <w:tcPr>
            <w:tcW w:w="1597" w:type="dxa"/>
            <w:vAlign w:val="center"/>
          </w:tcPr>
          <w:p w14:paraId="5E8786A0" w14:textId="77777777" w:rsidR="00A87B6D" w:rsidRDefault="00A87B6D" w:rsidP="00A4208C">
            <w:pPr>
              <w:rPr>
                <w:rFonts w:ascii="Arial" w:eastAsiaTheme="minorEastAsia" w:hAnsi="Arial" w:cs="Arial"/>
                <w:sz w:val="16"/>
                <w:szCs w:val="16"/>
                <w:lang w:eastAsia="ko-KR"/>
              </w:rPr>
            </w:pPr>
            <w:r>
              <w:rPr>
                <w:rFonts w:ascii="Arial" w:hAnsi="Arial" w:cs="Arial"/>
                <w:color w:val="000000"/>
                <w:sz w:val="16"/>
                <w:szCs w:val="16"/>
              </w:rPr>
              <w:t>HST: 27778</w:t>
            </w:r>
          </w:p>
        </w:tc>
      </w:tr>
      <w:tr w:rsidR="00A87B6D" w14:paraId="7033B5BF" w14:textId="77777777" w:rsidTr="00A4208C">
        <w:trPr>
          <w:trHeight w:val="278"/>
        </w:trPr>
        <w:tc>
          <w:tcPr>
            <w:tcW w:w="9577" w:type="dxa"/>
            <w:gridSpan w:val="6"/>
            <w:vAlign w:val="center"/>
          </w:tcPr>
          <w:p w14:paraId="302947AB" w14:textId="77777777" w:rsidR="00A87B6D" w:rsidRDefault="00A87B6D" w:rsidP="00A4208C">
            <w:pPr>
              <w:keepNext/>
              <w:keepLines/>
              <w:ind w:left="280" w:hanging="280"/>
              <w:rPr>
                <w:rFonts w:ascii="Arial" w:hAnsi="Arial" w:cs="Arial"/>
                <w:sz w:val="16"/>
                <w:szCs w:val="16"/>
                <w:lang w:eastAsia="ko-KR"/>
              </w:rPr>
            </w:pPr>
            <w:r>
              <w:rPr>
                <w:rFonts w:ascii="Arial" w:hAnsi="Arial" w:cs="Arial"/>
                <w:sz w:val="16"/>
                <w:szCs w:val="16"/>
                <w:lang w:eastAsia="ko-KR"/>
              </w:rPr>
              <w:t>NOTE 1: Distance derived from ISD is calculated by “ISD*2/3”. ATG and single cell with large coverage directly provides cell range with ISD.</w:t>
            </w:r>
          </w:p>
          <w:p w14:paraId="3AAF47BC" w14:textId="77777777" w:rsidR="00A87B6D" w:rsidRDefault="00A87B6D" w:rsidP="00A4208C">
            <w:pPr>
              <w:keepNext/>
              <w:keepLines/>
              <w:ind w:left="280" w:hanging="280"/>
              <w:rPr>
                <w:rFonts w:ascii="Arial" w:hAnsi="Arial" w:cs="Arial"/>
                <w:sz w:val="16"/>
                <w:szCs w:val="16"/>
                <w:lang w:eastAsia="ko-KR"/>
              </w:rPr>
            </w:pPr>
            <w:r>
              <w:rPr>
                <w:rFonts w:ascii="Arial" w:hAnsi="Arial" w:cs="Arial"/>
                <w:sz w:val="16"/>
                <w:szCs w:val="16"/>
                <w:lang w:eastAsia="ko-KR"/>
              </w:rPr>
              <w:t>NOTE 2: Max Cell range is the maximum value of ‘Distance derived from ISD’</w:t>
            </w:r>
          </w:p>
          <w:p w14:paraId="715FBE40" w14:textId="77777777" w:rsidR="00A87B6D" w:rsidRDefault="00A87B6D" w:rsidP="00A4208C">
            <w:pPr>
              <w:keepNext/>
              <w:keepLines/>
              <w:ind w:left="280" w:hanging="280"/>
              <w:rPr>
                <w:rFonts w:ascii="Arial" w:hAnsi="Arial" w:cs="Arial"/>
                <w:sz w:val="16"/>
                <w:szCs w:val="16"/>
                <w:lang w:eastAsia="ko-KR"/>
              </w:rPr>
            </w:pPr>
            <w:r>
              <w:rPr>
                <w:rFonts w:ascii="Arial" w:hAnsi="Arial" w:cs="Arial"/>
                <w:sz w:val="16"/>
                <w:szCs w:val="16"/>
                <w:lang w:eastAsia="ko-KR"/>
              </w:rPr>
              <w:t>NOTE 3: RTT derived from distance is calculated by ‘Distance derived from ISD *2/3e8’.</w:t>
            </w:r>
          </w:p>
          <w:p w14:paraId="01129DFB" w14:textId="77777777" w:rsidR="00A87B6D" w:rsidRDefault="00A87B6D" w:rsidP="00A4208C">
            <w:pPr>
              <w:keepNext/>
              <w:keepLines/>
              <w:ind w:left="280" w:hanging="280"/>
              <w:rPr>
                <w:rFonts w:ascii="Arial" w:hAnsi="Arial" w:cs="Arial"/>
                <w:sz w:val="16"/>
                <w:szCs w:val="16"/>
                <w:lang w:eastAsia="ko-KR"/>
              </w:rPr>
            </w:pPr>
            <w:r>
              <w:rPr>
                <w:rFonts w:ascii="Arial" w:hAnsi="Arial" w:cs="Arial"/>
                <w:sz w:val="16"/>
                <w:szCs w:val="16"/>
                <w:lang w:eastAsia="ko-KR"/>
              </w:rPr>
              <w:t>NOTE 4: Max RTT is the maximum value of ‘RTT derived from distance’</w:t>
            </w:r>
          </w:p>
          <w:p w14:paraId="42435C0F" w14:textId="77777777" w:rsidR="00A87B6D" w:rsidRDefault="00A87B6D" w:rsidP="00A4208C">
            <w:pPr>
              <w:keepNext/>
              <w:keepLines/>
              <w:ind w:left="280" w:hanging="280"/>
              <w:rPr>
                <w:rFonts w:ascii="Arial" w:hAnsi="Arial" w:cs="Arial"/>
                <w:sz w:val="16"/>
                <w:szCs w:val="16"/>
                <w:lang w:eastAsia="ko-KR"/>
              </w:rPr>
            </w:pPr>
            <w:r>
              <w:rPr>
                <w:rFonts w:ascii="Arial" w:hAnsi="Arial" w:cs="Arial"/>
                <w:sz w:val="16"/>
                <w:szCs w:val="16"/>
                <w:lang w:eastAsia="ko-KR"/>
              </w:rPr>
              <w:t xml:space="preserve">NOTE 5: </w:t>
            </w:r>
            <w:r w:rsidRPr="00DD12D1">
              <w:rPr>
                <w:rFonts w:ascii="Arial" w:hAnsi="Arial" w:cs="Arial"/>
                <w:strike/>
                <w:color w:val="C00000"/>
                <w:sz w:val="16"/>
                <w:szCs w:val="16"/>
                <w:lang w:eastAsia="ko-KR"/>
              </w:rPr>
              <w:t>Details of Target delay is FFS</w:t>
            </w:r>
            <w:r w:rsidRPr="00DD12D1">
              <w:rPr>
                <w:rFonts w:ascii="Arial" w:eastAsiaTheme="minorEastAsia" w:hAnsi="Arial" w:cs="Arial" w:hint="eastAsia"/>
                <w:strike/>
                <w:color w:val="C00000"/>
                <w:sz w:val="16"/>
                <w:szCs w:val="16"/>
                <w:lang w:eastAsia="ko-KR"/>
              </w:rPr>
              <w:t xml:space="preserve">. </w:t>
            </w:r>
            <w:r w:rsidRPr="00DD12D1">
              <w:rPr>
                <w:rFonts w:ascii="Arial" w:eastAsiaTheme="minorEastAsia" w:hAnsi="Arial" w:cs="Arial" w:hint="eastAsia"/>
                <w:color w:val="C00000"/>
                <w:sz w:val="16"/>
                <w:szCs w:val="16"/>
                <w:lang w:eastAsia="ko-KR"/>
              </w:rPr>
              <w:t>D</w:t>
            </w:r>
            <w:r>
              <w:rPr>
                <w:rFonts w:ascii="Arial" w:hAnsi="Arial" w:cs="Arial"/>
                <w:color w:val="C00000"/>
                <w:sz w:val="16"/>
                <w:szCs w:val="16"/>
                <w:lang w:eastAsia="ko-KR"/>
              </w:rPr>
              <w:t xml:space="preserve">elay </w:t>
            </w:r>
            <w:r>
              <w:rPr>
                <w:rFonts w:ascii="Arial" w:eastAsiaTheme="minorEastAsia" w:hAnsi="Arial" w:cs="Arial" w:hint="eastAsia"/>
                <w:color w:val="C00000"/>
                <w:sz w:val="16"/>
                <w:szCs w:val="16"/>
                <w:lang w:eastAsia="ko-KR"/>
              </w:rPr>
              <w:t xml:space="preserve">spread is the additional delays that may need to </w:t>
            </w:r>
            <w:r>
              <w:rPr>
                <w:rFonts w:ascii="Arial" w:eastAsiaTheme="minorEastAsia" w:hAnsi="Arial" w:cs="Arial"/>
                <w:color w:val="C00000"/>
                <w:sz w:val="16"/>
                <w:szCs w:val="16"/>
                <w:lang w:eastAsia="ko-KR"/>
              </w:rPr>
              <w:t>consider</w:t>
            </w:r>
            <w:r>
              <w:rPr>
                <w:rFonts w:ascii="Arial" w:eastAsiaTheme="minorEastAsia" w:hAnsi="Arial" w:cs="Arial" w:hint="eastAsia"/>
                <w:color w:val="C00000"/>
                <w:sz w:val="16"/>
                <w:szCs w:val="16"/>
                <w:lang w:eastAsia="ko-KR"/>
              </w:rPr>
              <w:t>ed in addition to max RTT</w:t>
            </w:r>
          </w:p>
          <w:p w14:paraId="2D2F75EE" w14:textId="77777777" w:rsidR="00A87B6D" w:rsidRPr="00DD12D1" w:rsidRDefault="00A87B6D" w:rsidP="00A4208C">
            <w:pPr>
              <w:keepNext/>
              <w:keepLines/>
              <w:ind w:left="280" w:hanging="280"/>
              <w:rPr>
                <w:rFonts w:ascii="Arial" w:eastAsiaTheme="minorEastAsia" w:hAnsi="Arial" w:cs="Arial"/>
                <w:sz w:val="16"/>
                <w:szCs w:val="16"/>
                <w:lang w:eastAsia="ko-KR"/>
              </w:rPr>
            </w:pPr>
            <w:r>
              <w:rPr>
                <w:rFonts w:ascii="Arial" w:hAnsi="Arial" w:cs="Arial"/>
                <w:sz w:val="16"/>
                <w:szCs w:val="16"/>
                <w:lang w:eastAsia="ko-KR"/>
              </w:rPr>
              <w:t xml:space="preserve">NOTE 6: </w:t>
            </w:r>
            <w:r w:rsidRPr="00DD12D1">
              <w:rPr>
                <w:rFonts w:ascii="Arial" w:hAnsi="Arial" w:cs="Arial"/>
                <w:sz w:val="16"/>
                <w:szCs w:val="16"/>
                <w:lang w:eastAsia="ko-KR"/>
              </w:rPr>
              <w:t>Details of preamble duration is FFS</w:t>
            </w:r>
            <w:r>
              <w:rPr>
                <w:rFonts w:ascii="Arial" w:eastAsiaTheme="minorEastAsia" w:hAnsi="Arial" w:cs="Arial" w:hint="eastAsia"/>
                <w:sz w:val="16"/>
                <w:szCs w:val="16"/>
                <w:lang w:eastAsia="ko-KR"/>
              </w:rPr>
              <w:t>.</w:t>
            </w:r>
          </w:p>
          <w:p w14:paraId="10CBFF89" w14:textId="77777777" w:rsidR="00A87B6D" w:rsidRDefault="00A87B6D" w:rsidP="00A4208C">
            <w:pPr>
              <w:keepNext/>
              <w:keepLines/>
              <w:ind w:left="280" w:hanging="280"/>
              <w:rPr>
                <w:rFonts w:ascii="Arial" w:hAnsi="Arial" w:cs="Arial"/>
                <w:sz w:val="16"/>
                <w:szCs w:val="16"/>
                <w:lang w:eastAsia="ko-KR"/>
              </w:rPr>
            </w:pPr>
            <w:r>
              <w:rPr>
                <w:rFonts w:ascii="Arial" w:hAnsi="Arial" w:cs="Arial"/>
                <w:sz w:val="16"/>
                <w:szCs w:val="16"/>
                <w:lang w:eastAsia="ko-KR"/>
              </w:rPr>
              <w:t>NOTE 7: Max mobility is the maximum of ‘Mobility values’</w:t>
            </w:r>
          </w:p>
          <w:p w14:paraId="7D16D699" w14:textId="77777777" w:rsidR="00A87B6D" w:rsidRDefault="00A87B6D" w:rsidP="00A4208C">
            <w:pPr>
              <w:rPr>
                <w:rFonts w:ascii="Arial" w:hAnsi="Arial" w:cs="Arial"/>
                <w:color w:val="000000"/>
                <w:sz w:val="16"/>
                <w:szCs w:val="16"/>
              </w:rPr>
            </w:pPr>
            <w:r>
              <w:rPr>
                <w:rFonts w:ascii="Arial" w:hAnsi="Arial" w:cs="Arial"/>
                <w:sz w:val="16"/>
                <w:szCs w:val="16"/>
                <w:lang w:eastAsia="ko-KR"/>
              </w:rPr>
              <w:t>NOTE 8: Max doppl</w:t>
            </w:r>
            <w:r w:rsidRPr="00C82A5B">
              <w:rPr>
                <w:rFonts w:ascii="Arial" w:hAnsi="Arial" w:cs="Arial"/>
                <w:sz w:val="16"/>
                <w:szCs w:val="16"/>
                <w:lang w:eastAsia="ko-KR"/>
              </w:rPr>
              <w:t>er</w:t>
            </w:r>
            <w:r w:rsidRPr="00C82A5B">
              <w:rPr>
                <w:rFonts w:ascii="Arial" w:eastAsiaTheme="minorEastAsia" w:hAnsi="Arial" w:cs="Arial" w:hint="eastAsia"/>
                <w:sz w:val="16"/>
                <w:szCs w:val="16"/>
                <w:lang w:eastAsia="ko-KR"/>
              </w:rPr>
              <w:t xml:space="preserve"> </w:t>
            </w:r>
            <w:r w:rsidRPr="00C82A5B">
              <w:rPr>
                <w:rFonts w:ascii="Arial" w:eastAsiaTheme="minorEastAsia" w:hAnsi="Arial" w:cs="Arial" w:hint="eastAsia"/>
                <w:color w:val="C00000"/>
                <w:sz w:val="16"/>
                <w:szCs w:val="16"/>
                <w:lang w:eastAsia="ko-KR"/>
              </w:rPr>
              <w:t>shift</w:t>
            </w:r>
            <w:r w:rsidRPr="00C82A5B">
              <w:rPr>
                <w:rFonts w:ascii="Arial" w:hAnsi="Arial" w:cs="Arial"/>
                <w:sz w:val="16"/>
                <w:szCs w:val="16"/>
                <w:lang w:eastAsia="ko-KR"/>
              </w:rPr>
              <w:t xml:space="preserve"> fo</w:t>
            </w:r>
            <w:r>
              <w:rPr>
                <w:rFonts w:ascii="Arial" w:hAnsi="Arial" w:cs="Arial"/>
                <w:sz w:val="16"/>
                <w:szCs w:val="16"/>
                <w:lang w:eastAsia="ko-KR"/>
              </w:rPr>
              <w:t>r TN was based on ‘UE mobility [km/h] * 1000/3600 * (Carrier Freq [Hz]/3e8)*2’</w:t>
            </w:r>
          </w:p>
        </w:tc>
      </w:tr>
    </w:tbl>
    <w:p w14:paraId="0AD05E7F" w14:textId="77777777" w:rsidR="00A87B6D" w:rsidRDefault="00A87B6D" w:rsidP="00A87B6D">
      <w:pPr>
        <w:rPr>
          <w:rFonts w:eastAsiaTheme="minorEastAsia"/>
          <w:lang w:eastAsia="ko-KR"/>
        </w:rPr>
      </w:pPr>
      <w:r>
        <w:rPr>
          <w:rFonts w:eastAsiaTheme="minorEastAsia" w:hint="eastAsia"/>
          <w:lang w:eastAsia="ko-KR"/>
        </w:rPr>
        <w:t>Note</w:t>
      </w:r>
      <w:r>
        <w:rPr>
          <w:rFonts w:eastAsiaTheme="minorEastAsia" w:hint="eastAsia"/>
          <w:lang w:eastAsia="zh-CN"/>
        </w:rPr>
        <w:t>: N</w:t>
      </w:r>
      <w:r>
        <w:rPr>
          <w:rFonts w:eastAsiaTheme="minorEastAsia" w:hint="eastAsia"/>
          <w:lang w:eastAsia="ko-KR"/>
        </w:rPr>
        <w:t>otes from RAN1 #125 agreement still apply to the table above.</w:t>
      </w:r>
    </w:p>
    <w:p w14:paraId="76C5D638" w14:textId="77777777" w:rsidR="00A87B6D" w:rsidRPr="00C82A5B" w:rsidRDefault="00A87B6D" w:rsidP="00A87B6D">
      <w:pPr>
        <w:rPr>
          <w:rFonts w:eastAsiaTheme="minorEastAsia"/>
          <w:lang w:eastAsia="ko-KR"/>
        </w:rPr>
      </w:pPr>
      <w:r w:rsidRPr="00C82A5B">
        <w:rPr>
          <w:rFonts w:eastAsiaTheme="minorEastAsia" w:hint="eastAsia"/>
          <w:lang w:eastAsia="ko-KR"/>
        </w:rPr>
        <w:t>Not</w:t>
      </w:r>
      <w:r>
        <w:rPr>
          <w:rFonts w:eastAsiaTheme="minorEastAsia" w:hint="eastAsia"/>
          <w:lang w:eastAsia="zh-CN"/>
        </w:rPr>
        <w:t>e</w:t>
      </w:r>
      <w:r w:rsidRPr="00C82A5B">
        <w:rPr>
          <w:rFonts w:eastAsiaTheme="minorEastAsia" w:hint="eastAsia"/>
          <w:lang w:eastAsia="ko-KR"/>
        </w:rPr>
        <w:t xml:space="preserve">: </w:t>
      </w:r>
      <w:r>
        <w:rPr>
          <w:rFonts w:eastAsiaTheme="minorEastAsia" w:hint="eastAsia"/>
          <w:lang w:eastAsia="zh-CN"/>
        </w:rPr>
        <w:t>F</w:t>
      </w:r>
      <w:r w:rsidRPr="00C82A5B">
        <w:rPr>
          <w:rFonts w:eastAsiaTheme="minorEastAsia" w:hint="eastAsia"/>
          <w:lang w:eastAsia="ko-KR"/>
        </w:rPr>
        <w:t xml:space="preserve">or </w:t>
      </w:r>
      <w:r w:rsidRPr="00C82A5B">
        <w:rPr>
          <w:rFonts w:eastAsiaTheme="minorEastAsia"/>
          <w:lang w:eastAsia="ko-KR"/>
        </w:rPr>
        <w:t>modelling</w:t>
      </w:r>
      <w:r w:rsidRPr="00C82A5B">
        <w:rPr>
          <w:rFonts w:eastAsiaTheme="minorEastAsia" w:hint="eastAsia"/>
          <w:lang w:eastAsia="ko-KR"/>
        </w:rPr>
        <w:t xml:space="preserve"> of the doppler</w:t>
      </w:r>
      <w:r>
        <w:rPr>
          <w:rFonts w:eastAsiaTheme="minorEastAsia" w:hint="eastAsia"/>
          <w:lang w:eastAsia="zh-CN"/>
        </w:rPr>
        <w:t>,</w:t>
      </w:r>
      <w:r w:rsidRPr="00C82A5B">
        <w:rPr>
          <w:rFonts w:eastAsiaTheme="minorEastAsia" w:hint="eastAsia"/>
          <w:lang w:eastAsia="ko-KR"/>
        </w:rPr>
        <w:t xml:space="preserve"> each individual path </w:t>
      </w:r>
      <w:r>
        <w:rPr>
          <w:rFonts w:eastAsiaTheme="minorEastAsia" w:hint="eastAsia"/>
          <w:lang w:eastAsia="zh-CN"/>
        </w:rPr>
        <w:t>follows TR 38.901</w:t>
      </w:r>
    </w:p>
    <w:p w14:paraId="1EB8295E" w14:textId="77777777" w:rsidR="00A87B6D" w:rsidRDefault="00A87B6D" w:rsidP="00A87B6D">
      <w:pPr>
        <w:rPr>
          <w:rFonts w:eastAsia="DengXian"/>
          <w:i/>
          <w:iCs/>
          <w:lang w:val="en-US" w:eastAsia="zh-CN"/>
        </w:rPr>
      </w:pPr>
    </w:p>
    <w:p w14:paraId="1A17BAEA" w14:textId="77777777" w:rsidR="00A87B6D" w:rsidRPr="008F2A8A" w:rsidRDefault="00A87B6D" w:rsidP="00A87B6D">
      <w:pPr>
        <w:rPr>
          <w:rFonts w:eastAsia="DengXian"/>
          <w:b/>
          <w:bCs/>
          <w:highlight w:val="green"/>
          <w:lang w:val="en-US" w:eastAsia="zh-CN"/>
        </w:rPr>
      </w:pPr>
      <w:r w:rsidRPr="008F2A8A">
        <w:rPr>
          <w:rFonts w:eastAsia="DengXian" w:hint="eastAsia"/>
          <w:b/>
          <w:bCs/>
          <w:highlight w:val="green"/>
          <w:lang w:val="en-US" w:eastAsia="zh-CN"/>
        </w:rPr>
        <w:t>Agreement</w:t>
      </w:r>
    </w:p>
    <w:p w14:paraId="1B6A6C97" w14:textId="77777777" w:rsidR="00A87B6D" w:rsidRPr="00461DD9" w:rsidRDefault="00A87B6D" w:rsidP="00A87B6D">
      <w:pPr>
        <w:rPr>
          <w:rFonts w:eastAsiaTheme="minorEastAsia"/>
          <w:lang w:val="en-US" w:eastAsia="ko-KR"/>
        </w:rPr>
      </w:pPr>
      <w:r>
        <w:rPr>
          <w:rFonts w:eastAsiaTheme="minorEastAsia" w:hint="eastAsia"/>
          <w:lang w:val="en-US" w:eastAsia="zh-CN"/>
        </w:rPr>
        <w:t xml:space="preserve">For the study of preamble format reduction, below </w:t>
      </w:r>
      <w:r>
        <w:rPr>
          <w:rFonts w:eastAsiaTheme="minorEastAsia" w:hint="eastAsia"/>
          <w:lang w:val="en-US" w:eastAsia="ko-KR"/>
        </w:rPr>
        <w:t xml:space="preserve">template </w:t>
      </w:r>
      <w:r>
        <w:rPr>
          <w:rFonts w:eastAsiaTheme="minorEastAsia" w:hint="eastAsia"/>
          <w:lang w:val="en-US" w:eastAsia="zh-CN"/>
        </w:rPr>
        <w:t xml:space="preserve">is adopted </w:t>
      </w:r>
      <w:r>
        <w:rPr>
          <w:rFonts w:eastAsiaTheme="minorEastAsia" w:hint="eastAsia"/>
          <w:lang w:val="en-US" w:eastAsia="ko-KR"/>
        </w:rPr>
        <w:t xml:space="preserve">for companies to provide set of preamble design targets that provide enablement of 6GR use cases and deployment </w:t>
      </w:r>
      <w:r w:rsidRPr="004C2219">
        <w:rPr>
          <w:rFonts w:eastAsiaTheme="minorEastAsia" w:hint="eastAsia"/>
          <w:lang w:val="en-US" w:eastAsia="ko-KR"/>
        </w:rPr>
        <w:t>scenarios. Please provide minimal set of preamble design targets that companies believe is the best representation for 6GR</w:t>
      </w:r>
      <w:r w:rsidRPr="00461DD9">
        <w:rPr>
          <w:rFonts w:eastAsiaTheme="minorEastAsia" w:hint="eastAsia"/>
          <w:lang w:val="en-US" w:eastAsia="ko-KR"/>
        </w:rPr>
        <w:t xml:space="preserve">, including information on </w:t>
      </w:r>
      <w:r w:rsidRPr="00461DD9">
        <w:rPr>
          <w:rFonts w:eastAsiaTheme="minorEastAsia"/>
          <w:lang w:val="en-US" w:eastAsia="ko-KR"/>
        </w:rPr>
        <w:t>how the representative preamble design targets for 6GR is selected</w:t>
      </w:r>
      <w:r w:rsidRPr="00461DD9">
        <w:rPr>
          <w:rFonts w:eastAsiaTheme="minorEastAsia" w:hint="eastAsia"/>
          <w:lang w:val="en-US" w:eastAsia="ko-KR"/>
        </w:rPr>
        <w:t>.</w:t>
      </w:r>
    </w:p>
    <w:p w14:paraId="5CD49E91" w14:textId="77777777" w:rsidR="00A87B6D" w:rsidRPr="00461DD9" w:rsidRDefault="00A87B6D">
      <w:pPr>
        <w:pStyle w:val="ListParagraph"/>
        <w:numPr>
          <w:ilvl w:val="0"/>
          <w:numId w:val="204"/>
        </w:numPr>
        <w:suppressAutoHyphens/>
        <w:autoSpaceDE/>
        <w:autoSpaceDN/>
        <w:adjustRightInd/>
        <w:spacing w:after="0"/>
        <w:contextualSpacing w:val="0"/>
        <w:textAlignment w:val="auto"/>
        <w:rPr>
          <w:rFonts w:eastAsiaTheme="minorEastAsia"/>
          <w:lang w:eastAsia="ko-KR"/>
        </w:rPr>
      </w:pPr>
      <w:r w:rsidRPr="00461DD9">
        <w:rPr>
          <w:rFonts w:eastAsiaTheme="minorEastAsia" w:hint="eastAsia"/>
          <w:lang w:eastAsia="ko-KR"/>
        </w:rPr>
        <w:t xml:space="preserve">A row represented Preamble design targets are </w:t>
      </w:r>
      <w:r w:rsidRPr="00461DD9">
        <w:rPr>
          <w:rFonts w:eastAsiaTheme="minorEastAsia"/>
          <w:lang w:eastAsia="ko-KR"/>
        </w:rPr>
        <w:t>represented</w:t>
      </w:r>
      <w:r w:rsidRPr="00461DD9">
        <w:rPr>
          <w:rFonts w:eastAsiaTheme="minorEastAsia" w:hint="eastAsia"/>
          <w:lang w:eastAsia="ko-KR"/>
        </w:rPr>
        <w:t xml:space="preserve"> by {Carrier Frequency, Delay (Max RTT + Delay Spread), Doppler Shift} tuple.</w:t>
      </w:r>
    </w:p>
    <w:tbl>
      <w:tblPr>
        <w:tblStyle w:val="TableGrid"/>
        <w:tblW w:w="0" w:type="auto"/>
        <w:tblLook w:val="04A0" w:firstRow="1" w:lastRow="0" w:firstColumn="1" w:lastColumn="0" w:noHBand="0" w:noVBand="1"/>
      </w:tblPr>
      <w:tblGrid>
        <w:gridCol w:w="1120"/>
        <w:gridCol w:w="1217"/>
        <w:gridCol w:w="1160"/>
        <w:gridCol w:w="1115"/>
        <w:gridCol w:w="4833"/>
      </w:tblGrid>
      <w:tr w:rsidR="00A87B6D" w:rsidRPr="00461DD9" w14:paraId="0D0C96C6" w14:textId="77777777" w:rsidTr="00A4208C">
        <w:tc>
          <w:tcPr>
            <w:tcW w:w="1120" w:type="dxa"/>
          </w:tcPr>
          <w:p w14:paraId="63D405FA" w14:textId="77777777" w:rsidR="00A87B6D" w:rsidRPr="00461DD9" w:rsidRDefault="00A87B6D" w:rsidP="00A4208C">
            <w:pPr>
              <w:rPr>
                <w:rFonts w:eastAsiaTheme="minorEastAsia"/>
                <w:sz w:val="16"/>
                <w:szCs w:val="16"/>
                <w:lang w:eastAsia="ko-KR"/>
              </w:rPr>
            </w:pPr>
            <w:r w:rsidRPr="00461DD9">
              <w:rPr>
                <w:rFonts w:eastAsiaTheme="minorEastAsia" w:hint="eastAsia"/>
                <w:sz w:val="16"/>
                <w:szCs w:val="16"/>
                <w:lang w:eastAsia="ko-KR"/>
              </w:rPr>
              <w:t>Identifier (company + Index)</w:t>
            </w:r>
          </w:p>
        </w:tc>
        <w:tc>
          <w:tcPr>
            <w:tcW w:w="1217" w:type="dxa"/>
          </w:tcPr>
          <w:p w14:paraId="57F637D6" w14:textId="77777777" w:rsidR="00A87B6D" w:rsidRPr="00461DD9" w:rsidRDefault="00A87B6D" w:rsidP="00A4208C">
            <w:pPr>
              <w:rPr>
                <w:rFonts w:eastAsiaTheme="minorEastAsia"/>
                <w:sz w:val="16"/>
                <w:szCs w:val="16"/>
                <w:lang w:eastAsia="ko-KR"/>
              </w:rPr>
            </w:pPr>
            <w:r w:rsidRPr="00461DD9">
              <w:rPr>
                <w:rFonts w:eastAsiaTheme="minorEastAsia" w:hint="eastAsia"/>
                <w:sz w:val="16"/>
                <w:szCs w:val="16"/>
                <w:lang w:eastAsia="ko-KR"/>
              </w:rPr>
              <w:t>Carrier Frequency</w:t>
            </w:r>
          </w:p>
        </w:tc>
        <w:tc>
          <w:tcPr>
            <w:tcW w:w="1160" w:type="dxa"/>
          </w:tcPr>
          <w:p w14:paraId="1BC8FBCA" w14:textId="77777777" w:rsidR="00A87B6D" w:rsidRPr="00461DD9" w:rsidRDefault="00A87B6D" w:rsidP="00A4208C">
            <w:pPr>
              <w:rPr>
                <w:rFonts w:eastAsiaTheme="minorEastAsia"/>
                <w:sz w:val="16"/>
                <w:szCs w:val="16"/>
                <w:lang w:eastAsia="ko-KR"/>
              </w:rPr>
            </w:pPr>
            <w:r w:rsidRPr="00461DD9">
              <w:rPr>
                <w:rFonts w:eastAsiaTheme="minorEastAsia" w:hint="eastAsia"/>
                <w:sz w:val="16"/>
                <w:szCs w:val="16"/>
                <w:lang w:eastAsia="ko-KR"/>
              </w:rPr>
              <w:t>Delay (Max RTT + Delay Spread)</w:t>
            </w:r>
          </w:p>
        </w:tc>
        <w:tc>
          <w:tcPr>
            <w:tcW w:w="1115" w:type="dxa"/>
          </w:tcPr>
          <w:p w14:paraId="08702F35" w14:textId="77777777" w:rsidR="00A87B6D" w:rsidRPr="00461DD9" w:rsidRDefault="00A87B6D" w:rsidP="00A4208C">
            <w:pPr>
              <w:rPr>
                <w:rFonts w:eastAsiaTheme="minorEastAsia"/>
                <w:sz w:val="16"/>
                <w:szCs w:val="16"/>
                <w:lang w:eastAsia="ko-KR"/>
              </w:rPr>
            </w:pPr>
            <w:r w:rsidRPr="00461DD9">
              <w:rPr>
                <w:rFonts w:eastAsiaTheme="minorEastAsia" w:hint="eastAsia"/>
                <w:sz w:val="16"/>
                <w:szCs w:val="16"/>
                <w:lang w:eastAsia="ko-KR"/>
              </w:rPr>
              <w:t>Doppler Shift</w:t>
            </w:r>
          </w:p>
        </w:tc>
        <w:tc>
          <w:tcPr>
            <w:tcW w:w="4833" w:type="dxa"/>
          </w:tcPr>
          <w:p w14:paraId="52CFA7EB" w14:textId="77777777" w:rsidR="00A87B6D" w:rsidRPr="00461DD9" w:rsidRDefault="00A87B6D" w:rsidP="00A4208C">
            <w:pPr>
              <w:rPr>
                <w:rFonts w:eastAsiaTheme="minorEastAsia"/>
                <w:sz w:val="16"/>
                <w:szCs w:val="16"/>
                <w:lang w:eastAsia="ko-KR"/>
              </w:rPr>
            </w:pPr>
            <w:r w:rsidRPr="00461DD9">
              <w:rPr>
                <w:rFonts w:eastAsiaTheme="minorEastAsia" w:hint="eastAsia"/>
                <w:sz w:val="16"/>
                <w:szCs w:val="16"/>
                <w:lang w:eastAsia="ko-KR"/>
              </w:rPr>
              <w:t>Notes</w:t>
            </w:r>
          </w:p>
          <w:p w14:paraId="0369CDE6" w14:textId="77777777" w:rsidR="00A87B6D" w:rsidRPr="00461DD9" w:rsidRDefault="00A87B6D" w:rsidP="00A4208C">
            <w:pPr>
              <w:rPr>
                <w:rFonts w:eastAsiaTheme="minorEastAsia"/>
                <w:sz w:val="16"/>
                <w:szCs w:val="16"/>
                <w:lang w:eastAsia="ko-KR"/>
              </w:rPr>
            </w:pPr>
            <w:r w:rsidRPr="00461DD9">
              <w:rPr>
                <w:rFonts w:eastAsiaTheme="minorEastAsia" w:hint="eastAsia"/>
                <w:sz w:val="16"/>
                <w:szCs w:val="16"/>
                <w:lang w:eastAsia="ko-KR"/>
              </w:rPr>
              <w:t xml:space="preserve">(any information to additional share, e.g., sequence length, occupied BW, SCS, number of sequence repetition, </w:t>
            </w:r>
            <w:r w:rsidRPr="00461DD9">
              <w:rPr>
                <w:rFonts w:eastAsiaTheme="minorEastAsia"/>
                <w:sz w:val="16"/>
                <w:szCs w:val="16"/>
                <w:lang w:eastAsia="ko-KR"/>
              </w:rPr>
              <w:t>preamble</w:t>
            </w:r>
            <w:r w:rsidRPr="00461DD9">
              <w:rPr>
                <w:rFonts w:eastAsiaTheme="minorEastAsia" w:hint="eastAsia"/>
                <w:sz w:val="16"/>
                <w:szCs w:val="16"/>
                <w:lang w:eastAsia="ko-KR"/>
              </w:rPr>
              <w:t xml:space="preserve"> duration, frame structure restrictions, information on derivation, motivation, etc)</w:t>
            </w:r>
          </w:p>
        </w:tc>
      </w:tr>
      <w:tr w:rsidR="00A87B6D" w14:paraId="3624B1B0" w14:textId="77777777" w:rsidTr="00A4208C">
        <w:tc>
          <w:tcPr>
            <w:tcW w:w="1120" w:type="dxa"/>
          </w:tcPr>
          <w:p w14:paraId="3700CF78" w14:textId="77777777" w:rsidR="00A87B6D" w:rsidRDefault="00A87B6D" w:rsidP="00A4208C">
            <w:pPr>
              <w:rPr>
                <w:rFonts w:eastAsiaTheme="minorEastAsia"/>
                <w:sz w:val="16"/>
                <w:szCs w:val="16"/>
                <w:lang w:eastAsia="ko-KR"/>
              </w:rPr>
            </w:pPr>
          </w:p>
        </w:tc>
        <w:tc>
          <w:tcPr>
            <w:tcW w:w="1217" w:type="dxa"/>
          </w:tcPr>
          <w:p w14:paraId="35240882" w14:textId="77777777" w:rsidR="00A87B6D" w:rsidRDefault="00A87B6D" w:rsidP="00A4208C">
            <w:pPr>
              <w:rPr>
                <w:rFonts w:eastAsiaTheme="minorEastAsia"/>
                <w:sz w:val="16"/>
                <w:szCs w:val="16"/>
                <w:lang w:eastAsia="ko-KR"/>
              </w:rPr>
            </w:pPr>
          </w:p>
        </w:tc>
        <w:tc>
          <w:tcPr>
            <w:tcW w:w="1160" w:type="dxa"/>
          </w:tcPr>
          <w:p w14:paraId="42673BDE" w14:textId="77777777" w:rsidR="00A87B6D" w:rsidRDefault="00A87B6D" w:rsidP="00A4208C">
            <w:pPr>
              <w:rPr>
                <w:rFonts w:eastAsiaTheme="minorEastAsia"/>
                <w:sz w:val="16"/>
                <w:szCs w:val="16"/>
                <w:lang w:eastAsia="ko-KR"/>
              </w:rPr>
            </w:pPr>
          </w:p>
        </w:tc>
        <w:tc>
          <w:tcPr>
            <w:tcW w:w="1115" w:type="dxa"/>
          </w:tcPr>
          <w:p w14:paraId="0D7088EC" w14:textId="77777777" w:rsidR="00A87B6D" w:rsidRDefault="00A87B6D" w:rsidP="00A4208C">
            <w:pPr>
              <w:rPr>
                <w:rFonts w:eastAsiaTheme="minorEastAsia"/>
                <w:sz w:val="16"/>
                <w:szCs w:val="16"/>
                <w:lang w:eastAsia="ko-KR"/>
              </w:rPr>
            </w:pPr>
          </w:p>
        </w:tc>
        <w:tc>
          <w:tcPr>
            <w:tcW w:w="4833" w:type="dxa"/>
          </w:tcPr>
          <w:p w14:paraId="31416DF9" w14:textId="77777777" w:rsidR="00A87B6D" w:rsidRDefault="00A87B6D" w:rsidP="00A4208C">
            <w:pPr>
              <w:rPr>
                <w:rFonts w:eastAsiaTheme="minorEastAsia"/>
                <w:sz w:val="16"/>
                <w:szCs w:val="16"/>
                <w:lang w:eastAsia="ko-KR"/>
              </w:rPr>
            </w:pPr>
          </w:p>
        </w:tc>
      </w:tr>
      <w:tr w:rsidR="00A87B6D" w14:paraId="4CCDE043" w14:textId="77777777" w:rsidTr="00A4208C">
        <w:tc>
          <w:tcPr>
            <w:tcW w:w="1120" w:type="dxa"/>
          </w:tcPr>
          <w:p w14:paraId="38C18AAC" w14:textId="77777777" w:rsidR="00A87B6D" w:rsidRDefault="00A87B6D" w:rsidP="00A4208C">
            <w:pPr>
              <w:rPr>
                <w:rFonts w:eastAsiaTheme="minorEastAsia"/>
                <w:sz w:val="16"/>
                <w:szCs w:val="16"/>
                <w:lang w:eastAsia="ko-KR"/>
              </w:rPr>
            </w:pPr>
          </w:p>
        </w:tc>
        <w:tc>
          <w:tcPr>
            <w:tcW w:w="1217" w:type="dxa"/>
          </w:tcPr>
          <w:p w14:paraId="73F1CB3D" w14:textId="77777777" w:rsidR="00A87B6D" w:rsidRDefault="00A87B6D" w:rsidP="00A4208C">
            <w:pPr>
              <w:rPr>
                <w:rFonts w:eastAsiaTheme="minorEastAsia"/>
                <w:sz w:val="16"/>
                <w:szCs w:val="16"/>
                <w:lang w:eastAsia="ko-KR"/>
              </w:rPr>
            </w:pPr>
          </w:p>
        </w:tc>
        <w:tc>
          <w:tcPr>
            <w:tcW w:w="1160" w:type="dxa"/>
          </w:tcPr>
          <w:p w14:paraId="1E0ECC70" w14:textId="77777777" w:rsidR="00A87B6D" w:rsidRDefault="00A87B6D" w:rsidP="00A4208C">
            <w:pPr>
              <w:rPr>
                <w:rFonts w:eastAsiaTheme="minorEastAsia"/>
                <w:sz w:val="16"/>
                <w:szCs w:val="16"/>
                <w:lang w:eastAsia="ko-KR"/>
              </w:rPr>
            </w:pPr>
          </w:p>
        </w:tc>
        <w:tc>
          <w:tcPr>
            <w:tcW w:w="1115" w:type="dxa"/>
          </w:tcPr>
          <w:p w14:paraId="38C5A01B" w14:textId="77777777" w:rsidR="00A87B6D" w:rsidRDefault="00A87B6D" w:rsidP="00A4208C">
            <w:pPr>
              <w:rPr>
                <w:rFonts w:eastAsiaTheme="minorEastAsia"/>
                <w:sz w:val="16"/>
                <w:szCs w:val="16"/>
                <w:lang w:eastAsia="ko-KR"/>
              </w:rPr>
            </w:pPr>
          </w:p>
        </w:tc>
        <w:tc>
          <w:tcPr>
            <w:tcW w:w="4833" w:type="dxa"/>
          </w:tcPr>
          <w:p w14:paraId="109C0739" w14:textId="77777777" w:rsidR="00A87B6D" w:rsidRDefault="00A87B6D" w:rsidP="00A4208C">
            <w:pPr>
              <w:rPr>
                <w:rFonts w:eastAsiaTheme="minorEastAsia"/>
                <w:sz w:val="16"/>
                <w:szCs w:val="16"/>
                <w:lang w:eastAsia="ko-KR"/>
              </w:rPr>
            </w:pPr>
          </w:p>
        </w:tc>
      </w:tr>
      <w:tr w:rsidR="00A87B6D" w14:paraId="6DC40D68" w14:textId="77777777" w:rsidTr="00A4208C">
        <w:tc>
          <w:tcPr>
            <w:tcW w:w="1120" w:type="dxa"/>
          </w:tcPr>
          <w:p w14:paraId="112139EB" w14:textId="77777777" w:rsidR="00A87B6D" w:rsidRDefault="00A87B6D" w:rsidP="00A4208C">
            <w:pPr>
              <w:rPr>
                <w:rFonts w:eastAsiaTheme="minorEastAsia"/>
                <w:sz w:val="16"/>
                <w:szCs w:val="16"/>
                <w:lang w:eastAsia="ko-KR"/>
              </w:rPr>
            </w:pPr>
          </w:p>
        </w:tc>
        <w:tc>
          <w:tcPr>
            <w:tcW w:w="1217" w:type="dxa"/>
          </w:tcPr>
          <w:p w14:paraId="42B79C1A" w14:textId="77777777" w:rsidR="00A87B6D" w:rsidRDefault="00A87B6D" w:rsidP="00A4208C">
            <w:pPr>
              <w:rPr>
                <w:rFonts w:eastAsiaTheme="minorEastAsia"/>
                <w:sz w:val="16"/>
                <w:szCs w:val="16"/>
                <w:lang w:eastAsia="ko-KR"/>
              </w:rPr>
            </w:pPr>
          </w:p>
        </w:tc>
        <w:tc>
          <w:tcPr>
            <w:tcW w:w="1160" w:type="dxa"/>
          </w:tcPr>
          <w:p w14:paraId="18EC5FF9" w14:textId="77777777" w:rsidR="00A87B6D" w:rsidRDefault="00A87B6D" w:rsidP="00A4208C">
            <w:pPr>
              <w:rPr>
                <w:rFonts w:eastAsiaTheme="minorEastAsia"/>
                <w:sz w:val="16"/>
                <w:szCs w:val="16"/>
                <w:lang w:eastAsia="ko-KR"/>
              </w:rPr>
            </w:pPr>
          </w:p>
        </w:tc>
        <w:tc>
          <w:tcPr>
            <w:tcW w:w="1115" w:type="dxa"/>
          </w:tcPr>
          <w:p w14:paraId="3F2A94B8" w14:textId="77777777" w:rsidR="00A87B6D" w:rsidRDefault="00A87B6D" w:rsidP="00A4208C">
            <w:pPr>
              <w:rPr>
                <w:rFonts w:eastAsiaTheme="minorEastAsia"/>
                <w:sz w:val="16"/>
                <w:szCs w:val="16"/>
                <w:lang w:eastAsia="ko-KR"/>
              </w:rPr>
            </w:pPr>
          </w:p>
        </w:tc>
        <w:tc>
          <w:tcPr>
            <w:tcW w:w="4833" w:type="dxa"/>
          </w:tcPr>
          <w:p w14:paraId="5F9838B3" w14:textId="77777777" w:rsidR="00A87B6D" w:rsidRDefault="00A87B6D" w:rsidP="00A4208C">
            <w:pPr>
              <w:rPr>
                <w:rFonts w:eastAsiaTheme="minorEastAsia"/>
                <w:sz w:val="16"/>
                <w:szCs w:val="16"/>
                <w:lang w:eastAsia="ko-KR"/>
              </w:rPr>
            </w:pPr>
          </w:p>
        </w:tc>
      </w:tr>
      <w:tr w:rsidR="00A87B6D" w14:paraId="667F8A89" w14:textId="77777777" w:rsidTr="00A4208C">
        <w:tc>
          <w:tcPr>
            <w:tcW w:w="1120" w:type="dxa"/>
          </w:tcPr>
          <w:p w14:paraId="15433B94" w14:textId="77777777" w:rsidR="00A87B6D" w:rsidRDefault="00A87B6D" w:rsidP="00A4208C">
            <w:pPr>
              <w:rPr>
                <w:rFonts w:eastAsiaTheme="minorEastAsia"/>
                <w:sz w:val="16"/>
                <w:szCs w:val="16"/>
                <w:lang w:eastAsia="ko-KR"/>
              </w:rPr>
            </w:pPr>
          </w:p>
        </w:tc>
        <w:tc>
          <w:tcPr>
            <w:tcW w:w="1217" w:type="dxa"/>
          </w:tcPr>
          <w:p w14:paraId="4F516CB7" w14:textId="77777777" w:rsidR="00A87B6D" w:rsidRDefault="00A87B6D" w:rsidP="00A4208C">
            <w:pPr>
              <w:rPr>
                <w:rFonts w:eastAsiaTheme="minorEastAsia"/>
                <w:sz w:val="16"/>
                <w:szCs w:val="16"/>
                <w:lang w:eastAsia="ko-KR"/>
              </w:rPr>
            </w:pPr>
          </w:p>
        </w:tc>
        <w:tc>
          <w:tcPr>
            <w:tcW w:w="1160" w:type="dxa"/>
          </w:tcPr>
          <w:p w14:paraId="01C47B0E" w14:textId="77777777" w:rsidR="00A87B6D" w:rsidRDefault="00A87B6D" w:rsidP="00A4208C">
            <w:pPr>
              <w:rPr>
                <w:rFonts w:eastAsiaTheme="minorEastAsia"/>
                <w:sz w:val="16"/>
                <w:szCs w:val="16"/>
                <w:lang w:eastAsia="ko-KR"/>
              </w:rPr>
            </w:pPr>
          </w:p>
        </w:tc>
        <w:tc>
          <w:tcPr>
            <w:tcW w:w="1115" w:type="dxa"/>
          </w:tcPr>
          <w:p w14:paraId="69B18201" w14:textId="77777777" w:rsidR="00A87B6D" w:rsidRDefault="00A87B6D" w:rsidP="00A4208C">
            <w:pPr>
              <w:rPr>
                <w:rFonts w:eastAsiaTheme="minorEastAsia"/>
                <w:sz w:val="16"/>
                <w:szCs w:val="16"/>
                <w:lang w:eastAsia="ko-KR"/>
              </w:rPr>
            </w:pPr>
          </w:p>
        </w:tc>
        <w:tc>
          <w:tcPr>
            <w:tcW w:w="4833" w:type="dxa"/>
          </w:tcPr>
          <w:p w14:paraId="59D549DD" w14:textId="77777777" w:rsidR="00A87B6D" w:rsidRDefault="00A87B6D" w:rsidP="00A4208C">
            <w:pPr>
              <w:rPr>
                <w:rFonts w:eastAsiaTheme="minorEastAsia"/>
                <w:sz w:val="16"/>
                <w:szCs w:val="16"/>
                <w:lang w:eastAsia="ko-KR"/>
              </w:rPr>
            </w:pPr>
          </w:p>
        </w:tc>
      </w:tr>
    </w:tbl>
    <w:p w14:paraId="45F28F26" w14:textId="77777777" w:rsidR="00A87B6D" w:rsidRDefault="00A87B6D" w:rsidP="00A87B6D">
      <w:pPr>
        <w:rPr>
          <w:rFonts w:eastAsiaTheme="minorEastAsia"/>
          <w:lang w:val="en-US" w:eastAsia="ko-KR"/>
        </w:rPr>
      </w:pPr>
    </w:p>
    <w:p w14:paraId="056A756E" w14:textId="77777777" w:rsidR="00A87B6D" w:rsidRPr="00565264" w:rsidRDefault="00A87B6D" w:rsidP="00A87B6D">
      <w:pPr>
        <w:rPr>
          <w:rFonts w:eastAsia="DengXian"/>
          <w:lang w:val="en-US" w:eastAsia="zh-CN"/>
        </w:rPr>
      </w:pPr>
      <w:r>
        <w:rPr>
          <w:rFonts w:eastAsia="DengXian" w:hint="eastAsia"/>
          <w:lang w:val="en-US" w:eastAsia="zh-CN"/>
        </w:rPr>
        <w:t>Conclusion</w:t>
      </w:r>
    </w:p>
    <w:p w14:paraId="6027C185" w14:textId="77777777" w:rsidR="00A87B6D" w:rsidRDefault="00A87B6D" w:rsidP="00A87B6D">
      <w:pPr>
        <w:rPr>
          <w:rFonts w:eastAsiaTheme="minorEastAsia"/>
          <w:szCs w:val="22"/>
          <w:lang w:val="en-US" w:eastAsia="ko-KR"/>
        </w:rPr>
      </w:pPr>
      <w:r>
        <w:rPr>
          <w:rFonts w:eastAsiaTheme="minorEastAsia" w:hint="eastAsia"/>
          <w:szCs w:val="22"/>
          <w:lang w:val="en-US" w:eastAsia="zh-CN"/>
        </w:rPr>
        <w:t>T</w:t>
      </w:r>
      <w:r>
        <w:rPr>
          <w:rFonts w:eastAsiaTheme="minorEastAsia" w:hint="eastAsia"/>
          <w:szCs w:val="22"/>
          <w:lang w:val="en-US" w:eastAsia="ko-KR"/>
        </w:rPr>
        <w:t>o report the following details for PRACH evaluations:</w:t>
      </w:r>
    </w:p>
    <w:p w14:paraId="7037ECDF" w14:textId="77777777" w:rsidR="00A87B6D" w:rsidRDefault="00A87B6D">
      <w:pPr>
        <w:pStyle w:val="ListParagraph"/>
        <w:numPr>
          <w:ilvl w:val="0"/>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Receiver algorithm details, including:</w:t>
      </w:r>
    </w:p>
    <w:p w14:paraId="2C8713E2" w14:textId="77777777" w:rsidR="00A87B6D" w:rsidRDefault="00A87B6D">
      <w:pPr>
        <w:pStyle w:val="ListParagraph"/>
        <w:numPr>
          <w:ilvl w:val="1"/>
          <w:numId w:val="205"/>
        </w:numPr>
        <w:suppressAutoHyphens/>
        <w:autoSpaceDE/>
        <w:autoSpaceDN/>
        <w:adjustRightInd/>
        <w:spacing w:after="0"/>
        <w:contextualSpacing w:val="0"/>
        <w:textAlignment w:val="auto"/>
        <w:rPr>
          <w:rFonts w:eastAsiaTheme="minorEastAsia"/>
          <w:lang w:eastAsia="ko-KR"/>
        </w:rPr>
      </w:pPr>
      <w:r>
        <w:rPr>
          <w:rFonts w:eastAsiaTheme="minorEastAsia"/>
          <w:lang w:eastAsia="ko-KR"/>
        </w:rPr>
        <w:t>D</w:t>
      </w:r>
      <w:r>
        <w:rPr>
          <w:rFonts w:eastAsiaTheme="minorEastAsia" w:hint="eastAsia"/>
          <w:lang w:eastAsia="ko-KR"/>
        </w:rPr>
        <w:t>etection threshold strategy:</w:t>
      </w:r>
    </w:p>
    <w:p w14:paraId="55129C18" w14:textId="77777777" w:rsidR="00A87B6D" w:rsidRDefault="00A87B6D">
      <w:pPr>
        <w:pStyle w:val="ListParagraph"/>
        <w:numPr>
          <w:ilvl w:val="2"/>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threshold configured to address false alarm only (impacting miss detection)</w:t>
      </w:r>
    </w:p>
    <w:p w14:paraId="45FB1A23" w14:textId="77777777" w:rsidR="00A87B6D" w:rsidRDefault="00A87B6D">
      <w:pPr>
        <w:pStyle w:val="ListParagraph"/>
        <w:numPr>
          <w:ilvl w:val="3"/>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Example 1) Threshold is determined based on noise variance</w:t>
      </w:r>
    </w:p>
    <w:p w14:paraId="4D268D40" w14:textId="77777777" w:rsidR="00A87B6D" w:rsidRDefault="00A87B6D">
      <w:pPr>
        <w:pStyle w:val="ListParagraph"/>
        <w:numPr>
          <w:ilvl w:val="2"/>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threshold configured to address false alarm (impacting miss detection) and false detection probability jointly</w:t>
      </w:r>
    </w:p>
    <w:p w14:paraId="5B05B69A" w14:textId="77777777" w:rsidR="00A87B6D" w:rsidRDefault="00A87B6D">
      <w:pPr>
        <w:pStyle w:val="ListParagraph"/>
        <w:numPr>
          <w:ilvl w:val="3"/>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Example 2) Threshold is determined based on noise variance, inter-sequence interference + noise estimated from measurements outside the window of the detected peak</w:t>
      </w:r>
    </w:p>
    <w:p w14:paraId="053B106F" w14:textId="77777777" w:rsidR="00A87B6D" w:rsidRPr="00B26FFE" w:rsidRDefault="00A87B6D">
      <w:pPr>
        <w:pStyle w:val="ListParagraph"/>
        <w:numPr>
          <w:ilvl w:val="4"/>
          <w:numId w:val="205"/>
        </w:numPr>
        <w:suppressAutoHyphens/>
        <w:autoSpaceDE/>
        <w:autoSpaceDN/>
        <w:adjustRightInd/>
        <w:spacing w:after="0"/>
        <w:contextualSpacing w:val="0"/>
        <w:textAlignment w:val="auto"/>
        <w:rPr>
          <w:rFonts w:eastAsiaTheme="minorEastAsia"/>
          <w:lang w:eastAsia="ko-KR"/>
        </w:rPr>
      </w:pPr>
      <w:r w:rsidRPr="00B26FFE">
        <w:rPr>
          <w:rFonts w:eastAsiaTheme="minorEastAsia" w:hint="eastAsia"/>
          <w:lang w:eastAsia="ko-KR"/>
        </w:rPr>
        <w:t xml:space="preserve">Detection metric is normalized by </w:t>
      </w:r>
      <w:proofErr w:type="spellStart"/>
      <w:r w:rsidRPr="00B26FFE">
        <w:rPr>
          <w:rFonts w:eastAsiaTheme="minorEastAsia" w:hint="eastAsia"/>
          <w:lang w:eastAsia="ko-KR"/>
        </w:rPr>
        <w:t>interference+noise</w:t>
      </w:r>
      <w:proofErr w:type="spellEnd"/>
      <w:r w:rsidRPr="00B26FFE">
        <w:rPr>
          <w:rFonts w:eastAsiaTheme="minorEastAsia" w:hint="eastAsia"/>
          <w:lang w:eastAsia="ko-KR"/>
        </w:rPr>
        <w:t xml:space="preserve"> estimate, where the estimate is derived (e.g., maximum or median of the detection metric) from the detection metric outside </w:t>
      </w:r>
      <w:r w:rsidRPr="00B26FFE">
        <w:rPr>
          <w:rFonts w:eastAsiaTheme="minorEastAsia"/>
          <w:lang w:eastAsia="ko-KR"/>
        </w:rPr>
        <w:t>the</w:t>
      </w:r>
      <w:r w:rsidRPr="00B26FFE">
        <w:rPr>
          <w:rFonts w:eastAsiaTheme="minorEastAsia" w:hint="eastAsia"/>
          <w:lang w:eastAsia="ko-KR"/>
        </w:rPr>
        <w:t xml:space="preserve"> window around the detected peak within the NCS duration of the preamble. The detection peak window can </w:t>
      </w:r>
      <w:r w:rsidRPr="00B26FFE">
        <w:rPr>
          <w:rFonts w:eastAsiaTheme="minorEastAsia"/>
          <w:lang w:eastAsia="ko-KR"/>
        </w:rPr>
        <w:t>be</w:t>
      </w:r>
      <w:r w:rsidRPr="00B26FFE">
        <w:rPr>
          <w:rFonts w:eastAsiaTheme="minorEastAsia" w:hint="eastAsia"/>
          <w:lang w:eastAsia="ko-KR"/>
        </w:rPr>
        <w:t xml:space="preserve"> +/- estimated/approximated channel delay.</w:t>
      </w:r>
    </w:p>
    <w:p w14:paraId="45F227AC" w14:textId="77777777" w:rsidR="00A87B6D" w:rsidRDefault="00A87B6D">
      <w:pPr>
        <w:pStyle w:val="ListParagraph"/>
        <w:numPr>
          <w:ilvl w:val="3"/>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Example 3) Threshold is determined based on noise variance, sequence interference estimated from measurement of total receive signal power of a RO</w:t>
      </w:r>
    </w:p>
    <w:p w14:paraId="75E8D7E9" w14:textId="77777777" w:rsidR="00A87B6D" w:rsidRDefault="00A87B6D">
      <w:pPr>
        <w:pStyle w:val="ListParagraph"/>
        <w:numPr>
          <w:ilvl w:val="1"/>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In case of ZC sequence detection with Restricted Set A and B, details of detection algorithm to handle the detection sidelobes.</w:t>
      </w:r>
    </w:p>
    <w:p w14:paraId="00AFEB1A" w14:textId="77777777" w:rsidR="00A87B6D" w:rsidRDefault="00A87B6D">
      <w:pPr>
        <w:pStyle w:val="ListParagraph"/>
        <w:numPr>
          <w:ilvl w:val="0"/>
          <w:numId w:val="205"/>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For False alarm statistics, which option used for false alarm (and determination of detection threshold)</w:t>
      </w:r>
    </w:p>
    <w:p w14:paraId="77DAF5D2" w14:textId="77777777" w:rsidR="00A87B6D" w:rsidRDefault="00A87B6D">
      <w:pPr>
        <w:pStyle w:val="ListParagraph"/>
        <w:numPr>
          <w:ilvl w:val="1"/>
          <w:numId w:val="206"/>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 xml:space="preserve">Option 1) if BS performs detection on a RO, the false alarm event happens for a preamble sequence detection, and a false </w:t>
      </w:r>
      <w:r>
        <w:rPr>
          <w:rFonts w:eastAsiaTheme="minorEastAsia"/>
          <w:lang w:eastAsia="ko-KR"/>
        </w:rPr>
        <w:t>alarm</w:t>
      </w:r>
      <w:r>
        <w:rPr>
          <w:rFonts w:eastAsiaTheme="minorEastAsia" w:hint="eastAsia"/>
          <w:lang w:eastAsia="ko-KR"/>
        </w:rPr>
        <w:t xml:space="preserve"> event is counted for the preamble sequence (false alarm event may happen multiple times </w:t>
      </w:r>
      <w:r>
        <w:rPr>
          <w:rFonts w:eastAsiaTheme="minorEastAsia" w:hint="eastAsia"/>
          <w:lang w:eastAsia="ko-KR"/>
        </w:rPr>
        <w:lastRenderedPageBreak/>
        <w:t>within a RO for across the multiple preamble sequences). In this case, the denominator used to compute false alarm probability is the number of preambles to be detected (per RO).</w:t>
      </w:r>
    </w:p>
    <w:p w14:paraId="26156E08" w14:textId="77777777" w:rsidR="00A87B6D" w:rsidRDefault="00A87B6D">
      <w:pPr>
        <w:pStyle w:val="ListParagraph"/>
        <w:numPr>
          <w:ilvl w:val="1"/>
          <w:numId w:val="206"/>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Option 2) if BS performs detection on a RO, the false alarm event happens for any preamble sequence detection, and the a single false alarm event counted for a RO. In this case, denominator used to compute false alarm probability is 1 (per RO).</w:t>
      </w:r>
    </w:p>
    <w:p w14:paraId="1F2AE7C6" w14:textId="77777777" w:rsidR="00A87B6D" w:rsidRDefault="00A87B6D">
      <w:pPr>
        <w:pStyle w:val="ListParagraph"/>
        <w:numPr>
          <w:ilvl w:val="0"/>
          <w:numId w:val="206"/>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 xml:space="preserve">Relative Tx power assumption of UEs (and any pathloss measurement and RF impairment </w:t>
      </w:r>
      <w:proofErr w:type="spellStart"/>
      <w:r>
        <w:rPr>
          <w:rFonts w:eastAsiaTheme="minorEastAsia" w:hint="eastAsia"/>
          <w:lang w:eastAsia="ko-KR"/>
        </w:rPr>
        <w:t>modeling</w:t>
      </w:r>
      <w:proofErr w:type="spellEnd"/>
      <w:r>
        <w:rPr>
          <w:rFonts w:eastAsiaTheme="minorEastAsia" w:hint="eastAsia"/>
          <w:lang w:eastAsia="ko-KR"/>
        </w:rPr>
        <w:t>, if used)</w:t>
      </w:r>
    </w:p>
    <w:p w14:paraId="4C0A599E" w14:textId="77777777" w:rsidR="00A87B6D" w:rsidRDefault="00A87B6D">
      <w:pPr>
        <w:pStyle w:val="ListParagraph"/>
        <w:numPr>
          <w:ilvl w:val="0"/>
          <w:numId w:val="206"/>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User distribution per RO, for example</w:t>
      </w:r>
    </w:p>
    <w:p w14:paraId="441CCF33" w14:textId="77777777" w:rsidR="00A87B6D" w:rsidRDefault="00A87B6D">
      <w:pPr>
        <w:pStyle w:val="ListParagraph"/>
        <w:numPr>
          <w:ilvl w:val="1"/>
          <w:numId w:val="206"/>
        </w:numPr>
        <w:suppressAutoHyphens/>
        <w:autoSpaceDE/>
        <w:autoSpaceDN/>
        <w:adjustRightInd/>
        <w:spacing w:after="0"/>
        <w:contextualSpacing w:val="0"/>
        <w:textAlignment w:val="auto"/>
        <w:rPr>
          <w:rFonts w:eastAsiaTheme="minorEastAsia"/>
          <w:lang w:eastAsia="ko-KR"/>
        </w:rPr>
      </w:pPr>
      <w:r>
        <w:rPr>
          <w:rFonts w:eastAsiaTheme="minorEastAsia"/>
          <w:lang w:eastAsia="ko-KR"/>
        </w:rPr>
        <w:t>S</w:t>
      </w:r>
      <w:r>
        <w:rPr>
          <w:rFonts w:eastAsiaTheme="minorEastAsia" w:hint="eastAsia"/>
          <w:lang w:eastAsia="ko-KR"/>
        </w:rPr>
        <w:t>ame number of users transmitting PRACH preamble in each RO</w:t>
      </w:r>
    </w:p>
    <w:p w14:paraId="2045B856" w14:textId="77777777" w:rsidR="00A87B6D" w:rsidRDefault="00A87B6D">
      <w:pPr>
        <w:pStyle w:val="ListParagraph"/>
        <w:numPr>
          <w:ilvl w:val="1"/>
          <w:numId w:val="206"/>
        </w:numPr>
        <w:suppressAutoHyphens/>
        <w:autoSpaceDE/>
        <w:autoSpaceDN/>
        <w:adjustRightInd/>
        <w:spacing w:after="0"/>
        <w:contextualSpacing w:val="0"/>
        <w:textAlignment w:val="auto"/>
        <w:rPr>
          <w:rFonts w:eastAsiaTheme="minorEastAsia"/>
          <w:lang w:eastAsia="ko-KR"/>
        </w:rPr>
      </w:pPr>
      <w:r>
        <w:rPr>
          <w:rFonts w:eastAsiaTheme="minorEastAsia"/>
          <w:lang w:eastAsia="ko-KR"/>
        </w:rPr>
        <w:t>V</w:t>
      </w:r>
      <w:r>
        <w:rPr>
          <w:rFonts w:eastAsiaTheme="minorEastAsia" w:hint="eastAsia"/>
          <w:lang w:eastAsia="ko-KR"/>
        </w:rPr>
        <w:t>arying number of users transmitting PRACH preamble in each RO (may be based on traffic characteristics)</w:t>
      </w:r>
    </w:p>
    <w:p w14:paraId="2DBD88CB" w14:textId="77777777" w:rsidR="00A87B6D" w:rsidRDefault="00A87B6D">
      <w:pPr>
        <w:pStyle w:val="ListParagraph"/>
        <w:numPr>
          <w:ilvl w:val="0"/>
          <w:numId w:val="206"/>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Preamble sequence selection</w:t>
      </w:r>
    </w:p>
    <w:p w14:paraId="5B35AD82" w14:textId="77777777" w:rsidR="00A87B6D" w:rsidRDefault="00A87B6D">
      <w:pPr>
        <w:pStyle w:val="ListParagraph"/>
        <w:numPr>
          <w:ilvl w:val="1"/>
          <w:numId w:val="206"/>
        </w:numPr>
        <w:suppressAutoHyphens/>
        <w:autoSpaceDE/>
        <w:autoSpaceDN/>
        <w:adjustRightInd/>
        <w:spacing w:after="0"/>
        <w:contextualSpacing w:val="0"/>
        <w:textAlignment w:val="auto"/>
        <w:rPr>
          <w:rFonts w:eastAsiaTheme="minorEastAsia"/>
          <w:lang w:eastAsia="ko-KR"/>
        </w:rPr>
      </w:pPr>
      <w:r>
        <w:rPr>
          <w:rFonts w:eastAsiaTheme="minorEastAsia" w:hint="eastAsia"/>
          <w:lang w:eastAsia="ko-KR"/>
        </w:rPr>
        <w:t xml:space="preserve">For example, NR ZC provides information on number of root sequences, number of cyclic shifts, and </w:t>
      </w:r>
      <w:proofErr w:type="spellStart"/>
      <w:r>
        <w:rPr>
          <w:rFonts w:eastAsiaTheme="minorEastAsia" w:hint="eastAsia"/>
          <w:lang w:eastAsia="ko-KR"/>
        </w:rPr>
        <w:t>Ncs</w:t>
      </w:r>
      <w:proofErr w:type="spellEnd"/>
      <w:r>
        <w:rPr>
          <w:rFonts w:eastAsiaTheme="minorEastAsia" w:hint="eastAsia"/>
          <w:lang w:eastAsia="ko-KR"/>
        </w:rPr>
        <w:t xml:space="preserve"> value among the 64 preamble set used for evaluation.</w:t>
      </w:r>
    </w:p>
    <w:p w14:paraId="354E454B" w14:textId="77777777" w:rsidR="00A87B6D" w:rsidRDefault="00A87B6D" w:rsidP="00A87B6D">
      <w:pPr>
        <w:rPr>
          <w:rFonts w:eastAsia="DengXian"/>
          <w:i/>
          <w:iCs/>
          <w:lang w:eastAsia="zh-CN"/>
        </w:rPr>
      </w:pPr>
    </w:p>
    <w:p w14:paraId="16C52BC2" w14:textId="77777777" w:rsidR="00A87B6D" w:rsidRPr="008F2A8A" w:rsidRDefault="00A87B6D" w:rsidP="00A87B6D">
      <w:pPr>
        <w:rPr>
          <w:rFonts w:eastAsia="DengXian"/>
          <w:b/>
          <w:bCs/>
          <w:highlight w:val="green"/>
          <w:lang w:eastAsia="zh-CN"/>
        </w:rPr>
      </w:pPr>
      <w:r w:rsidRPr="008F2A8A">
        <w:rPr>
          <w:rFonts w:eastAsia="DengXian" w:hint="eastAsia"/>
          <w:b/>
          <w:bCs/>
          <w:highlight w:val="green"/>
          <w:lang w:eastAsia="zh-CN"/>
        </w:rPr>
        <w:t>Agreement</w:t>
      </w:r>
    </w:p>
    <w:p w14:paraId="252C7F54" w14:textId="77777777" w:rsidR="00A87B6D" w:rsidRPr="00752D46" w:rsidRDefault="00A87B6D" w:rsidP="00A87B6D">
      <w:r w:rsidRPr="00752D46">
        <w:rPr>
          <w:rFonts w:eastAsiaTheme="minorEastAsia" w:hint="eastAsia"/>
          <w:lang w:eastAsia="ko-KR"/>
        </w:rPr>
        <w:t>For s</w:t>
      </w:r>
      <w:r w:rsidRPr="00752D46">
        <w:t xml:space="preserve">tudy </w:t>
      </w:r>
      <w:r w:rsidRPr="00752D46">
        <w:rPr>
          <w:rFonts w:eastAsiaTheme="minorEastAsia" w:hint="eastAsia"/>
          <w:lang w:eastAsia="ko-KR"/>
        </w:rPr>
        <w:t xml:space="preserve">of </w:t>
      </w:r>
      <w:r w:rsidRPr="00752D46">
        <w:t>whether the maximum number of preambles per RO is increased beyond 64, tak</w:t>
      </w:r>
      <w:r w:rsidRPr="00752D46">
        <w:rPr>
          <w:rFonts w:eastAsiaTheme="minorEastAsia" w:hint="eastAsia"/>
          <w:lang w:eastAsia="ko-KR"/>
        </w:rPr>
        <w:t>e</w:t>
      </w:r>
      <w:r w:rsidRPr="00752D46">
        <w:t xml:space="preserve"> into account at least:</w:t>
      </w:r>
    </w:p>
    <w:p w14:paraId="371D88CA" w14:textId="77777777" w:rsidR="00A87B6D" w:rsidRPr="00B70246" w:rsidRDefault="00A87B6D" w:rsidP="00A87B6D">
      <w:pPr>
        <w:pStyle w:val="ListBullet"/>
        <w:tabs>
          <w:tab w:val="left" w:pos="510"/>
        </w:tabs>
        <w:suppressAutoHyphens/>
        <w:overflowPunct/>
        <w:autoSpaceDE/>
        <w:autoSpaceDN/>
        <w:adjustRightInd/>
        <w:spacing w:after="120"/>
        <w:ind w:left="510" w:hanging="397"/>
        <w:jc w:val="both"/>
        <w:rPr>
          <w:lang w:eastAsia="ko-KR"/>
        </w:rPr>
      </w:pPr>
      <w:r w:rsidRPr="00752D46">
        <w:rPr>
          <w:lang w:eastAsia="ko-KR"/>
        </w:rPr>
        <w:t xml:space="preserve">the </w:t>
      </w:r>
      <w:r w:rsidRPr="00B70246">
        <w:rPr>
          <w:lang w:eastAsia="ko-KR"/>
        </w:rPr>
        <w:t xml:space="preserve">justification and use case for the capacity increase (e.g., load model, access rate per cell, target collision probability, </w:t>
      </w:r>
      <w:r w:rsidRPr="00B70246">
        <w:rPr>
          <w:rFonts w:eastAsiaTheme="minorEastAsia"/>
          <w:lang w:eastAsia="ko-KR"/>
        </w:rPr>
        <w:t>availability</w:t>
      </w:r>
      <w:r w:rsidRPr="00B70246">
        <w:rPr>
          <w:rFonts w:eastAsiaTheme="minorEastAsia" w:hint="eastAsia"/>
          <w:lang w:eastAsia="ko-KR"/>
        </w:rPr>
        <w:t xml:space="preserve"> of ROs in time/frequency</w:t>
      </w:r>
      <w:r w:rsidRPr="00B70246">
        <w:rPr>
          <w:lang w:eastAsia="ko-KR"/>
        </w:rPr>
        <w:t>);</w:t>
      </w:r>
    </w:p>
    <w:p w14:paraId="03158DF8" w14:textId="77777777" w:rsidR="00A87B6D" w:rsidRPr="00B70246" w:rsidRDefault="00A87B6D" w:rsidP="00A87B6D">
      <w:pPr>
        <w:pStyle w:val="ListBullet"/>
        <w:tabs>
          <w:tab w:val="left" w:pos="510"/>
        </w:tabs>
        <w:suppressAutoHyphens/>
        <w:overflowPunct/>
        <w:autoSpaceDE/>
        <w:autoSpaceDN/>
        <w:adjustRightInd/>
        <w:spacing w:after="120"/>
        <w:ind w:left="510" w:hanging="397"/>
        <w:jc w:val="both"/>
        <w:rPr>
          <w:lang w:eastAsia="ko-KR"/>
        </w:rPr>
      </w:pPr>
      <w:r w:rsidRPr="00B70246">
        <w:rPr>
          <w:lang w:eastAsia="ko-KR"/>
        </w:rPr>
        <w:t xml:space="preserve">the available root-sequence pool and the resulting inter-cell </w:t>
      </w:r>
      <w:r>
        <w:rPr>
          <w:rFonts w:eastAsiaTheme="minorEastAsia" w:hint="eastAsia"/>
          <w:lang w:eastAsia="zh-CN"/>
        </w:rPr>
        <w:t>reusing</w:t>
      </w:r>
      <w:r w:rsidRPr="00B70246">
        <w:rPr>
          <w:lang w:eastAsia="ko-KR"/>
        </w:rPr>
        <w:t xml:space="preserve"> for the assumed sequence length; and</w:t>
      </w:r>
    </w:p>
    <w:p w14:paraId="6CF41BBD" w14:textId="77777777" w:rsidR="00A87B6D" w:rsidRPr="00B70246" w:rsidRDefault="00A87B6D" w:rsidP="00A87B6D">
      <w:pPr>
        <w:pStyle w:val="ListBullet"/>
        <w:numPr>
          <w:ilvl w:val="1"/>
          <w:numId w:val="0"/>
        </w:numPr>
        <w:tabs>
          <w:tab w:val="left" w:pos="510"/>
          <w:tab w:val="left" w:pos="1440"/>
        </w:tabs>
        <w:suppressAutoHyphens/>
        <w:overflowPunct/>
        <w:autoSpaceDE/>
        <w:autoSpaceDN/>
        <w:adjustRightInd/>
        <w:spacing w:after="120"/>
        <w:ind w:left="1440" w:hanging="360"/>
        <w:jc w:val="both"/>
        <w:rPr>
          <w:lang w:eastAsia="ko-KR"/>
        </w:rPr>
      </w:pPr>
      <w:r w:rsidRPr="00B70246">
        <w:rPr>
          <w:rFonts w:hint="eastAsia"/>
        </w:rPr>
        <w:t>Note: Preamble sequence</w:t>
      </w:r>
      <w:r>
        <w:rPr>
          <w:rFonts w:eastAsiaTheme="minorEastAsia" w:hint="eastAsia"/>
          <w:lang w:eastAsia="zh-CN"/>
        </w:rPr>
        <w:t>,</w:t>
      </w:r>
      <w:r w:rsidRPr="00B70246">
        <w:rPr>
          <w:rFonts w:hint="eastAsia"/>
        </w:rPr>
        <w:t xml:space="preserve"> format</w:t>
      </w:r>
      <w:r>
        <w:rPr>
          <w:rFonts w:eastAsiaTheme="minorEastAsia" w:hint="eastAsia"/>
          <w:lang w:eastAsia="zh-CN"/>
        </w:rPr>
        <w:t xml:space="preserve">, as well as </w:t>
      </w:r>
      <w:r w:rsidRPr="00B70246">
        <w:rPr>
          <w:rFonts w:eastAsiaTheme="minorEastAsia"/>
          <w:lang w:eastAsia="ko-KR"/>
        </w:rPr>
        <w:t>availability</w:t>
      </w:r>
      <w:r w:rsidRPr="00B70246">
        <w:rPr>
          <w:rFonts w:eastAsiaTheme="minorEastAsia" w:hint="eastAsia"/>
          <w:lang w:eastAsia="ko-KR"/>
        </w:rPr>
        <w:t xml:space="preserve"> of ROs in time/frequency</w:t>
      </w:r>
      <w:r>
        <w:rPr>
          <w:rFonts w:eastAsiaTheme="minorEastAsia" w:hint="eastAsia"/>
          <w:lang w:eastAsia="zh-CN"/>
        </w:rPr>
        <w:t xml:space="preserve"> </w:t>
      </w:r>
      <w:r w:rsidRPr="00B70246">
        <w:t>are taken</w:t>
      </w:r>
      <w:r w:rsidRPr="00B70246">
        <w:rPr>
          <w:rFonts w:hint="eastAsia"/>
        </w:rPr>
        <w:t xml:space="preserve"> into account when calculating </w:t>
      </w:r>
      <w:r w:rsidRPr="00B70246">
        <w:t>availabl</w:t>
      </w:r>
      <w:r w:rsidRPr="00B70246">
        <w:rPr>
          <w:rFonts w:hint="eastAsia"/>
        </w:rPr>
        <w:t>e sequence pool and reuse.</w:t>
      </w:r>
    </w:p>
    <w:p w14:paraId="6BD907CA" w14:textId="77777777" w:rsidR="00A87B6D" w:rsidRPr="00752D46" w:rsidRDefault="00A87B6D" w:rsidP="00A87B6D">
      <w:pPr>
        <w:pStyle w:val="ListBullet"/>
        <w:tabs>
          <w:tab w:val="left" w:pos="510"/>
        </w:tabs>
        <w:suppressAutoHyphens/>
        <w:overflowPunct/>
        <w:autoSpaceDE/>
        <w:autoSpaceDN/>
        <w:adjustRightInd/>
        <w:spacing w:after="120"/>
        <w:ind w:left="510" w:hanging="397"/>
        <w:jc w:val="both"/>
        <w:rPr>
          <w:lang w:eastAsia="ko-KR"/>
        </w:rPr>
      </w:pPr>
      <w:r w:rsidRPr="00752D46">
        <w:rPr>
          <w:lang w:eastAsia="ko-KR"/>
        </w:rPr>
        <w:t xml:space="preserve">the resulting </w:t>
      </w:r>
      <w:r w:rsidRPr="00752D46">
        <w:rPr>
          <w:rFonts w:eastAsiaTheme="minorEastAsia" w:hint="eastAsia"/>
          <w:lang w:eastAsia="ko-KR"/>
        </w:rPr>
        <w:t xml:space="preserve">Miss detection, </w:t>
      </w:r>
      <w:r w:rsidRPr="00752D46">
        <w:rPr>
          <w:lang w:eastAsia="ko-KR"/>
        </w:rPr>
        <w:t>Type-1</w:t>
      </w:r>
      <w:r w:rsidRPr="00752D46">
        <w:rPr>
          <w:rFonts w:eastAsiaTheme="minorEastAsia" w:hint="eastAsia"/>
          <w:lang w:eastAsia="ko-KR"/>
        </w:rPr>
        <w:t xml:space="preserve"> (intra-cell),</w:t>
      </w:r>
      <w:r w:rsidRPr="00752D46">
        <w:rPr>
          <w:lang w:eastAsia="ko-KR"/>
        </w:rPr>
        <w:t xml:space="preserve"> and Type-2</w:t>
      </w:r>
      <w:r w:rsidRPr="00752D46">
        <w:rPr>
          <w:rFonts w:eastAsiaTheme="minorEastAsia" w:hint="eastAsia"/>
          <w:lang w:eastAsia="ko-KR"/>
        </w:rPr>
        <w:t xml:space="preserve"> (inter-cell)</w:t>
      </w:r>
      <w:r w:rsidRPr="00752D46">
        <w:rPr>
          <w:lang w:eastAsia="ko-KR"/>
        </w:rPr>
        <w:t xml:space="preserve"> false-detection performance under </w:t>
      </w:r>
      <w:r w:rsidRPr="00752D46">
        <w:rPr>
          <w:rFonts w:eastAsiaTheme="minorEastAsia" w:hint="eastAsia"/>
          <w:lang w:eastAsia="ko-KR"/>
        </w:rPr>
        <w:t>PRACH transmission load in the network</w:t>
      </w:r>
      <w:r w:rsidRPr="00752D46">
        <w:rPr>
          <w:lang w:eastAsia="ko-KR"/>
        </w:rPr>
        <w:t>.</w:t>
      </w:r>
    </w:p>
    <w:p w14:paraId="000CB0F8" w14:textId="77777777" w:rsidR="00A87B6D" w:rsidRPr="00B4531E" w:rsidRDefault="00A87B6D" w:rsidP="00A87B6D">
      <w:pPr>
        <w:pStyle w:val="ListBullet"/>
        <w:numPr>
          <w:ilvl w:val="1"/>
          <w:numId w:val="0"/>
        </w:numPr>
        <w:tabs>
          <w:tab w:val="left" w:pos="510"/>
          <w:tab w:val="left" w:pos="1440"/>
        </w:tabs>
        <w:suppressAutoHyphens/>
        <w:overflowPunct/>
        <w:autoSpaceDE/>
        <w:autoSpaceDN/>
        <w:adjustRightInd/>
        <w:spacing w:after="120"/>
        <w:ind w:left="1440" w:hanging="360"/>
        <w:jc w:val="both"/>
        <w:rPr>
          <w:lang w:eastAsia="ko-KR"/>
        </w:rPr>
      </w:pPr>
      <w:r w:rsidRPr="00752D46">
        <w:rPr>
          <w:rFonts w:eastAsiaTheme="minorEastAsia" w:hint="eastAsia"/>
          <w:lang w:eastAsia="ko-KR"/>
        </w:rPr>
        <w:t>Companies are asked to provide information on detection algorithm and detection metric thresholds (and adaptation strategies, if any) used for evaluations.</w:t>
      </w:r>
    </w:p>
    <w:p w14:paraId="01EDD2D2" w14:textId="77777777" w:rsidR="00A87B6D" w:rsidRPr="000A3D8D" w:rsidRDefault="00A87B6D" w:rsidP="00A87B6D">
      <w:pPr>
        <w:pStyle w:val="ListBullet"/>
        <w:tabs>
          <w:tab w:val="left" w:pos="510"/>
        </w:tabs>
        <w:suppressAutoHyphens/>
        <w:overflowPunct/>
        <w:autoSpaceDE/>
        <w:autoSpaceDN/>
        <w:adjustRightInd/>
        <w:spacing w:after="120"/>
        <w:ind w:left="510" w:hanging="397"/>
        <w:jc w:val="both"/>
        <w:rPr>
          <w:lang w:eastAsia="ko-KR"/>
        </w:rPr>
      </w:pPr>
      <w:r w:rsidRPr="000A3D8D">
        <w:rPr>
          <w:rFonts w:eastAsiaTheme="minorEastAsia" w:hint="eastAsia"/>
          <w:lang w:eastAsia="ko-KR"/>
        </w:rPr>
        <w:t xml:space="preserve">associated </w:t>
      </w:r>
      <w:r>
        <w:rPr>
          <w:rFonts w:eastAsiaTheme="minorEastAsia" w:hint="eastAsia"/>
          <w:lang w:eastAsia="zh-CN"/>
        </w:rPr>
        <w:t>transmitter/</w:t>
      </w:r>
      <w:r w:rsidRPr="000A3D8D">
        <w:rPr>
          <w:rFonts w:eastAsiaTheme="minorEastAsia" w:hint="eastAsia"/>
          <w:lang w:eastAsia="ko-KR"/>
        </w:rPr>
        <w:t>receiver complexity</w:t>
      </w:r>
      <w:r>
        <w:rPr>
          <w:rFonts w:eastAsiaTheme="minorEastAsia" w:hint="eastAsia"/>
          <w:lang w:eastAsia="zh-CN"/>
        </w:rPr>
        <w:t xml:space="preserve">, and random access </w:t>
      </w:r>
      <w:r w:rsidRPr="000A3D8D">
        <w:rPr>
          <w:rFonts w:eastAsiaTheme="minorEastAsia" w:hint="eastAsia"/>
          <w:lang w:eastAsia="ko-KR"/>
        </w:rPr>
        <w:t>latency</w:t>
      </w:r>
    </w:p>
    <w:p w14:paraId="1BBD62A9" w14:textId="77777777" w:rsidR="00A87B6D" w:rsidRPr="00565264" w:rsidRDefault="00A87B6D" w:rsidP="00A87B6D">
      <w:pPr>
        <w:rPr>
          <w:rFonts w:eastAsia="DengXian"/>
          <w:i/>
          <w:iCs/>
          <w:lang w:eastAsia="zh-CN"/>
        </w:rPr>
      </w:pPr>
    </w:p>
    <w:p w14:paraId="4B7EC082" w14:textId="77777777" w:rsidR="00A87B6D" w:rsidRPr="00F76E9A" w:rsidRDefault="00A87B6D" w:rsidP="00A87B6D">
      <w:pPr>
        <w:rPr>
          <w:rFonts w:eastAsia="DengXian"/>
          <w:lang w:val="en-US" w:eastAsia="zh-CN"/>
        </w:rPr>
      </w:pPr>
    </w:p>
    <w:p w14:paraId="58AC1E0E" w14:textId="77777777" w:rsidR="00A87B6D" w:rsidRPr="00F76E9A" w:rsidRDefault="00A87B6D" w:rsidP="00A87B6D">
      <w:pPr>
        <w:rPr>
          <w:rFonts w:eastAsia="DengXian"/>
          <w:lang w:val="en-US" w:eastAsia="zh-CN"/>
        </w:rPr>
      </w:pPr>
    </w:p>
    <w:p w14:paraId="5E09EF54" w14:textId="6D4BDBAC" w:rsidR="00A87B6D" w:rsidRPr="00825B1F" w:rsidRDefault="00C62C50" w:rsidP="00A87B6D">
      <w:pPr>
        <w:rPr>
          <w:rFonts w:eastAsia="DengXian"/>
          <w:i/>
          <w:iCs/>
          <w:lang w:val="en-US" w:eastAsia="zh-CN"/>
        </w:rPr>
      </w:pPr>
      <w:hyperlink r:id="rId992" w:history="1">
        <w:r>
          <w:rPr>
            <w:rStyle w:val="Hyperlink"/>
            <w:rFonts w:ascii="Times New Roman" w:eastAsiaTheme="minorEastAsia" w:hAnsi="Times New Roman"/>
            <w:lang w:eastAsia="zh-CN"/>
          </w:rPr>
          <w:t>R1-2606818</w:t>
        </w:r>
      </w:hyperlink>
      <w:r w:rsidR="00A87B6D" w:rsidRPr="008269DA">
        <w:rPr>
          <w:rFonts w:ascii="Times New Roman" w:eastAsia="Times New Roman" w:hAnsi="Times New Roman"/>
        </w:rPr>
        <w:tab/>
        <w:t>Summary of contributions on Random Access and RA Procedures</w:t>
      </w:r>
      <w:r w:rsidR="00A87B6D">
        <w:rPr>
          <w:rFonts w:ascii="Times New Roman" w:eastAsiaTheme="minorEastAsia" w:hAnsi="Times New Roman"/>
          <w:lang w:eastAsia="zh-CN"/>
        </w:rPr>
        <w:tab/>
      </w:r>
      <w:r w:rsidR="00A87B6D">
        <w:rPr>
          <w:rFonts w:ascii="Times New Roman" w:eastAsiaTheme="minorEastAsia" w:hAnsi="Times New Roman" w:hint="eastAsia"/>
          <w:lang w:eastAsia="zh-CN"/>
        </w:rPr>
        <w:t>Moderator (</w:t>
      </w:r>
      <w:proofErr w:type="spellStart"/>
      <w:r w:rsidR="00A87B6D">
        <w:rPr>
          <w:rFonts w:ascii="Times New Roman" w:eastAsiaTheme="minorEastAsia" w:hAnsi="Times New Roman" w:hint="eastAsia"/>
          <w:lang w:eastAsia="zh-CN"/>
        </w:rPr>
        <w:t>InterDigital</w:t>
      </w:r>
      <w:proofErr w:type="spellEnd"/>
      <w:r w:rsidR="00A87B6D">
        <w:rPr>
          <w:rFonts w:ascii="Times New Roman" w:eastAsiaTheme="minorEastAsia" w:hAnsi="Times New Roman" w:hint="eastAsia"/>
          <w:lang w:eastAsia="zh-CN"/>
        </w:rPr>
        <w:t>, Inc)</w:t>
      </w:r>
    </w:p>
    <w:p w14:paraId="3E2F471A" w14:textId="4A54494C" w:rsidR="00A87B6D" w:rsidRPr="00F86459" w:rsidRDefault="00C62C50" w:rsidP="00A87B6D">
      <w:pPr>
        <w:rPr>
          <w:rFonts w:eastAsia="DengXian"/>
          <w:i/>
          <w:iCs/>
          <w:lang w:val="en-US" w:eastAsia="zh-CN"/>
        </w:rPr>
      </w:pPr>
      <w:hyperlink r:id="rId993" w:history="1">
        <w:r>
          <w:rPr>
            <w:rStyle w:val="Hyperlink"/>
            <w:rFonts w:ascii="Times New Roman" w:eastAsiaTheme="minorEastAsia" w:hAnsi="Times New Roman"/>
            <w:lang w:eastAsia="zh-CN"/>
          </w:rPr>
          <w:t>R1-2606817</w:t>
        </w:r>
      </w:hyperlink>
      <w:r w:rsidR="00A87B6D" w:rsidRPr="008269DA">
        <w:rPr>
          <w:rFonts w:ascii="Times New Roman" w:eastAsia="Times New Roman" w:hAnsi="Times New Roman"/>
        </w:rPr>
        <w:tab/>
        <w:t>Summary of contributions on Random Access and RA Procedures</w:t>
      </w:r>
      <w:r w:rsidR="00A87B6D">
        <w:rPr>
          <w:rFonts w:ascii="Times New Roman" w:eastAsiaTheme="minorEastAsia" w:hAnsi="Times New Roman"/>
          <w:lang w:eastAsia="zh-CN"/>
        </w:rPr>
        <w:tab/>
      </w:r>
      <w:r w:rsidR="00A87B6D">
        <w:rPr>
          <w:rFonts w:ascii="Times New Roman" w:eastAsiaTheme="minorEastAsia" w:hAnsi="Times New Roman" w:hint="eastAsia"/>
          <w:lang w:eastAsia="zh-CN"/>
        </w:rPr>
        <w:t>Moderator (</w:t>
      </w:r>
      <w:proofErr w:type="spellStart"/>
      <w:r w:rsidR="00A87B6D">
        <w:rPr>
          <w:rFonts w:ascii="Times New Roman" w:eastAsiaTheme="minorEastAsia" w:hAnsi="Times New Roman" w:hint="eastAsia"/>
          <w:lang w:eastAsia="zh-CN"/>
        </w:rPr>
        <w:t>InterDigital</w:t>
      </w:r>
      <w:proofErr w:type="spellEnd"/>
      <w:r w:rsidR="00A87B6D">
        <w:rPr>
          <w:rFonts w:ascii="Times New Roman" w:eastAsiaTheme="minorEastAsia" w:hAnsi="Times New Roman" w:hint="eastAsia"/>
          <w:lang w:eastAsia="zh-CN"/>
        </w:rPr>
        <w:t>, Inc)</w:t>
      </w:r>
    </w:p>
    <w:p w14:paraId="36C78544" w14:textId="18F8DD01" w:rsidR="00A87B6D" w:rsidRDefault="00C62C50" w:rsidP="00A87B6D">
      <w:pPr>
        <w:rPr>
          <w:rFonts w:eastAsia="DengXian"/>
          <w:i/>
          <w:iCs/>
          <w:lang w:val="en-US" w:eastAsia="zh-CN"/>
        </w:rPr>
      </w:pPr>
      <w:hyperlink r:id="rId994" w:history="1">
        <w:r>
          <w:rPr>
            <w:rStyle w:val="Hyperlink"/>
            <w:rFonts w:ascii="Times New Roman" w:eastAsiaTheme="minorEastAsia" w:hAnsi="Times New Roman"/>
            <w:lang w:eastAsia="zh-CN"/>
          </w:rPr>
          <w:t>R1-2606816</w:t>
        </w:r>
      </w:hyperlink>
      <w:r w:rsidR="00A87B6D" w:rsidRPr="008269DA">
        <w:rPr>
          <w:rFonts w:ascii="Times New Roman" w:eastAsia="Times New Roman" w:hAnsi="Times New Roman"/>
        </w:rPr>
        <w:tab/>
        <w:t>Summary of contributions on Random Access and RA Procedures</w:t>
      </w:r>
      <w:r w:rsidR="00A87B6D">
        <w:rPr>
          <w:rFonts w:ascii="Times New Roman" w:eastAsiaTheme="minorEastAsia" w:hAnsi="Times New Roman"/>
          <w:lang w:eastAsia="zh-CN"/>
        </w:rPr>
        <w:tab/>
      </w:r>
      <w:r w:rsidR="00A87B6D">
        <w:rPr>
          <w:rFonts w:ascii="Times New Roman" w:eastAsiaTheme="minorEastAsia" w:hAnsi="Times New Roman" w:hint="eastAsia"/>
          <w:lang w:eastAsia="zh-CN"/>
        </w:rPr>
        <w:t>Moderator (</w:t>
      </w:r>
      <w:proofErr w:type="spellStart"/>
      <w:r w:rsidR="00A87B6D">
        <w:rPr>
          <w:rFonts w:ascii="Times New Roman" w:eastAsiaTheme="minorEastAsia" w:hAnsi="Times New Roman" w:hint="eastAsia"/>
          <w:lang w:eastAsia="zh-CN"/>
        </w:rPr>
        <w:t>InterDigital</w:t>
      </w:r>
      <w:proofErr w:type="spellEnd"/>
      <w:r w:rsidR="00A87B6D">
        <w:rPr>
          <w:rFonts w:ascii="Times New Roman" w:eastAsiaTheme="minorEastAsia" w:hAnsi="Times New Roman" w:hint="eastAsia"/>
          <w:lang w:eastAsia="zh-CN"/>
        </w:rPr>
        <w:t>, Inc)</w:t>
      </w:r>
    </w:p>
    <w:p w14:paraId="1F504CDC" w14:textId="4D88F16F" w:rsidR="00A87B6D" w:rsidRPr="005443C8" w:rsidRDefault="00C62C50" w:rsidP="00A87B6D">
      <w:pPr>
        <w:rPr>
          <w:rFonts w:ascii="Times New Roman" w:eastAsiaTheme="minorEastAsia" w:hAnsi="Times New Roman"/>
          <w:lang w:eastAsia="zh-CN"/>
        </w:rPr>
      </w:pPr>
      <w:hyperlink r:id="rId995" w:history="1">
        <w:r>
          <w:rPr>
            <w:rStyle w:val="Hyperlink"/>
            <w:rFonts w:ascii="Times New Roman" w:eastAsia="Times New Roman" w:hAnsi="Times New Roman"/>
          </w:rPr>
          <w:t>R1-2606815</w:t>
        </w:r>
      </w:hyperlink>
      <w:r w:rsidR="00A87B6D" w:rsidRPr="008269DA">
        <w:rPr>
          <w:rFonts w:ascii="Times New Roman" w:eastAsia="Times New Roman" w:hAnsi="Times New Roman"/>
        </w:rPr>
        <w:tab/>
        <w:t>Summary of contributions on Random Access and RA Procedures</w:t>
      </w:r>
      <w:r w:rsidR="00A87B6D">
        <w:rPr>
          <w:rFonts w:ascii="Times New Roman" w:eastAsiaTheme="minorEastAsia" w:hAnsi="Times New Roman"/>
          <w:lang w:eastAsia="zh-CN"/>
        </w:rPr>
        <w:tab/>
      </w:r>
      <w:r w:rsidR="00A87B6D">
        <w:rPr>
          <w:rFonts w:ascii="Times New Roman" w:eastAsiaTheme="minorEastAsia" w:hAnsi="Times New Roman" w:hint="eastAsia"/>
          <w:lang w:eastAsia="zh-CN"/>
        </w:rPr>
        <w:t>Moderator (</w:t>
      </w:r>
      <w:proofErr w:type="spellStart"/>
      <w:r w:rsidR="00A87B6D">
        <w:rPr>
          <w:rFonts w:ascii="Times New Roman" w:eastAsiaTheme="minorEastAsia" w:hAnsi="Times New Roman" w:hint="eastAsia"/>
          <w:lang w:eastAsia="zh-CN"/>
        </w:rPr>
        <w:t>InterDigital</w:t>
      </w:r>
      <w:proofErr w:type="spellEnd"/>
      <w:r w:rsidR="00A87B6D">
        <w:rPr>
          <w:rFonts w:ascii="Times New Roman" w:eastAsiaTheme="minorEastAsia" w:hAnsi="Times New Roman" w:hint="eastAsia"/>
          <w:lang w:eastAsia="zh-CN"/>
        </w:rPr>
        <w:t>, Inc)</w:t>
      </w:r>
    </w:p>
    <w:p w14:paraId="66A14E84" w14:textId="5BCB3A01" w:rsidR="00A87B6D" w:rsidRDefault="00C62C50" w:rsidP="00A87B6D">
      <w:hyperlink r:id="rId996" w:history="1">
        <w:r>
          <w:rPr>
            <w:rStyle w:val="Hyperlink"/>
            <w:rFonts w:ascii="Times New Roman" w:eastAsia="Times New Roman" w:hAnsi="Times New Roman"/>
          </w:rPr>
          <w:t>R1-2605242</w:t>
        </w:r>
      </w:hyperlink>
      <w:r w:rsidR="00A87B6D">
        <w:rPr>
          <w:rFonts w:ascii="Times New Roman" w:eastAsia="Times New Roman" w:hAnsi="Times New Roman"/>
        </w:rPr>
        <w:tab/>
        <w:t>Discussion on PRACH and RACH procedure for 6GR</w:t>
      </w:r>
      <w:r w:rsidR="00A87B6D">
        <w:rPr>
          <w:rFonts w:ascii="Times New Roman" w:eastAsia="Times New Roman" w:hAnsi="Times New Roman"/>
        </w:rPr>
        <w:tab/>
        <w:t>BYD</w:t>
      </w:r>
    </w:p>
    <w:p w14:paraId="554DF971" w14:textId="558D9C9B" w:rsidR="00A87B6D" w:rsidRDefault="00C62C50" w:rsidP="00A87B6D">
      <w:hyperlink r:id="rId997" w:history="1">
        <w:r>
          <w:rPr>
            <w:rStyle w:val="Hyperlink"/>
            <w:rFonts w:ascii="Times New Roman" w:eastAsia="Times New Roman" w:hAnsi="Times New Roman"/>
          </w:rPr>
          <w:t>R1-2605255</w:t>
        </w:r>
      </w:hyperlink>
      <w:r w:rsidR="00A87B6D">
        <w:rPr>
          <w:rFonts w:ascii="Times New Roman" w:eastAsia="Times New Roman" w:hAnsi="Times New Roman"/>
        </w:rPr>
        <w:tab/>
        <w:t>Discussion on 6GR PRACH and RACH procedure</w:t>
      </w:r>
      <w:r w:rsidR="00A87B6D">
        <w:rPr>
          <w:rFonts w:ascii="Times New Roman" w:eastAsia="Times New Roman" w:hAnsi="Times New Roman"/>
        </w:rPr>
        <w:tab/>
      </w:r>
      <w:proofErr w:type="spellStart"/>
      <w:r w:rsidR="00A87B6D">
        <w:rPr>
          <w:rFonts w:ascii="Times New Roman" w:eastAsia="Times New Roman" w:hAnsi="Times New Roman"/>
        </w:rPr>
        <w:t>Spreadtrum</w:t>
      </w:r>
      <w:proofErr w:type="spellEnd"/>
      <w:r w:rsidR="00A87B6D">
        <w:rPr>
          <w:rFonts w:ascii="Times New Roman" w:eastAsia="Times New Roman" w:hAnsi="Times New Roman"/>
        </w:rPr>
        <w:t>, UNISOC</w:t>
      </w:r>
    </w:p>
    <w:p w14:paraId="2B673593" w14:textId="608580DD" w:rsidR="00A87B6D" w:rsidRDefault="00C62C50" w:rsidP="00A87B6D">
      <w:hyperlink r:id="rId998" w:history="1">
        <w:r>
          <w:rPr>
            <w:rStyle w:val="Hyperlink"/>
            <w:rFonts w:ascii="Times New Roman" w:eastAsia="Times New Roman" w:hAnsi="Times New Roman"/>
          </w:rPr>
          <w:t>R1-2605292</w:t>
        </w:r>
      </w:hyperlink>
      <w:r w:rsidR="00A87B6D">
        <w:rPr>
          <w:rFonts w:ascii="Times New Roman" w:eastAsia="Times New Roman" w:hAnsi="Times New Roman"/>
        </w:rPr>
        <w:tab/>
        <w:t>PRACH and RACH procedure for 6GR</w:t>
      </w:r>
      <w:r w:rsidR="00A87B6D">
        <w:rPr>
          <w:rFonts w:ascii="Times New Roman" w:eastAsia="Times New Roman" w:hAnsi="Times New Roman"/>
        </w:rPr>
        <w:tab/>
        <w:t xml:space="preserve">Huawei, </w:t>
      </w:r>
      <w:proofErr w:type="spellStart"/>
      <w:r w:rsidR="00A87B6D">
        <w:rPr>
          <w:rFonts w:ascii="Times New Roman" w:eastAsia="Times New Roman" w:hAnsi="Times New Roman"/>
        </w:rPr>
        <w:t>HiSilicon</w:t>
      </w:r>
      <w:proofErr w:type="spellEnd"/>
    </w:p>
    <w:p w14:paraId="317F13DB" w14:textId="6EAD254E" w:rsidR="00A87B6D" w:rsidRDefault="00C62C50" w:rsidP="00A87B6D">
      <w:hyperlink r:id="rId999" w:history="1">
        <w:r>
          <w:rPr>
            <w:rStyle w:val="Hyperlink"/>
            <w:rFonts w:ascii="Times New Roman" w:eastAsia="Times New Roman" w:hAnsi="Times New Roman"/>
          </w:rPr>
          <w:t>R1-2605355</w:t>
        </w:r>
      </w:hyperlink>
      <w:r w:rsidR="00A87B6D">
        <w:rPr>
          <w:rFonts w:ascii="Times New Roman" w:eastAsia="Times New Roman" w:hAnsi="Times New Roman"/>
        </w:rPr>
        <w:tab/>
        <w:t>PRACH and RACH procedure</w:t>
      </w:r>
      <w:r w:rsidR="00A87B6D">
        <w:rPr>
          <w:rFonts w:ascii="Times New Roman" w:eastAsia="Times New Roman" w:hAnsi="Times New Roman"/>
        </w:rPr>
        <w:tab/>
        <w:t>EURECOM</w:t>
      </w:r>
    </w:p>
    <w:p w14:paraId="73298F06" w14:textId="618D40CA" w:rsidR="00A87B6D" w:rsidRDefault="00C62C50" w:rsidP="00A87B6D">
      <w:hyperlink r:id="rId1000" w:history="1">
        <w:r>
          <w:rPr>
            <w:rStyle w:val="Hyperlink"/>
            <w:rFonts w:ascii="Times New Roman" w:eastAsia="Times New Roman" w:hAnsi="Times New Roman"/>
          </w:rPr>
          <w:t>R1-2605376</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TCL</w:t>
      </w:r>
    </w:p>
    <w:p w14:paraId="1C60CA8C" w14:textId="161DF120" w:rsidR="00A87B6D" w:rsidRDefault="00C62C50" w:rsidP="00A87B6D">
      <w:hyperlink r:id="rId1001" w:history="1">
        <w:r>
          <w:rPr>
            <w:rStyle w:val="Hyperlink"/>
            <w:rFonts w:ascii="Times New Roman" w:eastAsia="Times New Roman" w:hAnsi="Times New Roman"/>
          </w:rPr>
          <w:t>R1-2605383</w:t>
        </w:r>
      </w:hyperlink>
      <w:r w:rsidR="00A87B6D">
        <w:rPr>
          <w:rFonts w:ascii="Times New Roman" w:eastAsia="Times New Roman" w:hAnsi="Times New Roman"/>
        </w:rPr>
        <w:tab/>
        <w:t>On PRACH and RACH procedure</w:t>
      </w:r>
      <w:r w:rsidR="00A87B6D">
        <w:rPr>
          <w:rFonts w:ascii="Times New Roman" w:eastAsia="Times New Roman" w:hAnsi="Times New Roman"/>
        </w:rPr>
        <w:tab/>
        <w:t>Nokia</w:t>
      </w:r>
    </w:p>
    <w:p w14:paraId="48472FF4" w14:textId="3232EC00" w:rsidR="00A87B6D" w:rsidRDefault="00C62C50" w:rsidP="00A87B6D">
      <w:hyperlink r:id="rId1002" w:history="1">
        <w:r>
          <w:rPr>
            <w:rStyle w:val="Hyperlink"/>
            <w:rFonts w:ascii="Times New Roman" w:eastAsia="Times New Roman" w:hAnsi="Times New Roman"/>
          </w:rPr>
          <w:t>R1-2605420</w:t>
        </w:r>
      </w:hyperlink>
      <w:r w:rsidR="00A87B6D">
        <w:rPr>
          <w:rFonts w:ascii="Times New Roman" w:eastAsia="Times New Roman" w:hAnsi="Times New Roman"/>
        </w:rPr>
        <w:tab/>
        <w:t>Discussion on PRACH and RACH procedure design for 6GR</w:t>
      </w:r>
      <w:r w:rsidR="00A87B6D">
        <w:rPr>
          <w:rFonts w:ascii="Times New Roman" w:eastAsia="Times New Roman" w:hAnsi="Times New Roman"/>
        </w:rPr>
        <w:tab/>
        <w:t>Jio Platforms</w:t>
      </w:r>
    </w:p>
    <w:p w14:paraId="6E078E56" w14:textId="40BE906E" w:rsidR="00A87B6D" w:rsidRDefault="00C62C50" w:rsidP="00A87B6D">
      <w:hyperlink r:id="rId1003" w:history="1">
        <w:r>
          <w:rPr>
            <w:rStyle w:val="Hyperlink"/>
            <w:rFonts w:ascii="Times New Roman" w:eastAsia="Times New Roman" w:hAnsi="Times New Roman"/>
          </w:rPr>
          <w:t>R1-2605432</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 xml:space="preserve">ZTE Corporation, </w:t>
      </w:r>
      <w:proofErr w:type="spellStart"/>
      <w:r w:rsidR="00A87B6D">
        <w:rPr>
          <w:rFonts w:ascii="Times New Roman" w:eastAsia="Times New Roman" w:hAnsi="Times New Roman"/>
        </w:rPr>
        <w:t>Sanechips</w:t>
      </w:r>
      <w:proofErr w:type="spellEnd"/>
    </w:p>
    <w:p w14:paraId="32EC6C42" w14:textId="3CDEB600" w:rsidR="00A87B6D" w:rsidRDefault="00C62C50" w:rsidP="00A87B6D">
      <w:hyperlink r:id="rId1004" w:history="1">
        <w:r>
          <w:rPr>
            <w:rStyle w:val="Hyperlink"/>
            <w:rFonts w:ascii="Times New Roman" w:eastAsia="Times New Roman" w:hAnsi="Times New Roman"/>
          </w:rPr>
          <w:t>R1-2605460</w:t>
        </w:r>
      </w:hyperlink>
      <w:r w:rsidR="00A87B6D">
        <w:rPr>
          <w:rFonts w:ascii="Times New Roman" w:eastAsia="Times New Roman" w:hAnsi="Times New Roman"/>
        </w:rPr>
        <w:tab/>
        <w:t>Discussions on 6GR RACH design and RA procedures</w:t>
      </w:r>
      <w:r w:rsidR="00A87B6D">
        <w:rPr>
          <w:rFonts w:ascii="Times New Roman" w:eastAsia="Times New Roman" w:hAnsi="Times New Roman"/>
        </w:rPr>
        <w:tab/>
        <w:t>vivo</w:t>
      </w:r>
    </w:p>
    <w:p w14:paraId="3301F2EC" w14:textId="421E261E" w:rsidR="00A87B6D" w:rsidRDefault="00C62C50" w:rsidP="00A87B6D">
      <w:hyperlink r:id="rId1005" w:history="1">
        <w:r>
          <w:rPr>
            <w:rStyle w:val="Hyperlink"/>
            <w:rFonts w:ascii="Times New Roman" w:eastAsia="Times New Roman" w:hAnsi="Times New Roman"/>
          </w:rPr>
          <w:t>R1-2605493</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Tejas Networks Limited</w:t>
      </w:r>
    </w:p>
    <w:p w14:paraId="6CD1247E" w14:textId="0A88605F" w:rsidR="00A87B6D" w:rsidRDefault="00C62C50" w:rsidP="00A87B6D">
      <w:hyperlink r:id="rId1006" w:history="1">
        <w:r>
          <w:rPr>
            <w:rStyle w:val="Hyperlink"/>
            <w:rFonts w:ascii="Times New Roman" w:eastAsia="Times New Roman" w:hAnsi="Times New Roman"/>
          </w:rPr>
          <w:t>R1-2605507</w:t>
        </w:r>
      </w:hyperlink>
      <w:r w:rsidR="00A87B6D">
        <w:rPr>
          <w:rFonts w:ascii="Times New Roman" w:eastAsia="Times New Roman" w:hAnsi="Times New Roman"/>
        </w:rPr>
        <w:tab/>
        <w:t>Discussion on PRACH and RACH procedure for 6GR</w:t>
      </w:r>
      <w:r w:rsidR="00A87B6D">
        <w:rPr>
          <w:rFonts w:ascii="Times New Roman" w:eastAsia="Times New Roman" w:hAnsi="Times New Roman"/>
        </w:rPr>
        <w:tab/>
        <w:t>LG Electronics</w:t>
      </w:r>
    </w:p>
    <w:p w14:paraId="2E71F108" w14:textId="350C6FFB" w:rsidR="00A87B6D" w:rsidRDefault="00C62C50" w:rsidP="00A87B6D">
      <w:hyperlink r:id="rId1007" w:history="1">
        <w:r>
          <w:rPr>
            <w:rStyle w:val="Hyperlink"/>
            <w:rFonts w:ascii="Times New Roman" w:eastAsia="Times New Roman" w:hAnsi="Times New Roman"/>
          </w:rPr>
          <w:t>R1-2605516</w:t>
        </w:r>
      </w:hyperlink>
      <w:r w:rsidR="00A87B6D">
        <w:rPr>
          <w:rFonts w:ascii="Times New Roman" w:eastAsia="Times New Roman" w:hAnsi="Times New Roman"/>
        </w:rPr>
        <w:tab/>
        <w:t>Discussion on PRACH and RACH procedure for 6GR</w:t>
      </w:r>
      <w:r w:rsidR="00A87B6D">
        <w:rPr>
          <w:rFonts w:ascii="Times New Roman" w:eastAsia="Times New Roman" w:hAnsi="Times New Roman"/>
        </w:rPr>
        <w:tab/>
        <w:t xml:space="preserve">Fraunhofer </w:t>
      </w:r>
      <w:proofErr w:type="spellStart"/>
      <w:r w:rsidR="00A87B6D">
        <w:rPr>
          <w:rFonts w:ascii="Times New Roman" w:eastAsia="Times New Roman" w:hAnsi="Times New Roman"/>
        </w:rPr>
        <w:t>HHI,Fraunhofer</w:t>
      </w:r>
      <w:proofErr w:type="spellEnd"/>
      <w:r w:rsidR="00A87B6D">
        <w:rPr>
          <w:rFonts w:ascii="Times New Roman" w:eastAsia="Times New Roman" w:hAnsi="Times New Roman"/>
        </w:rPr>
        <w:t xml:space="preserve"> IIS</w:t>
      </w:r>
    </w:p>
    <w:p w14:paraId="6438921A" w14:textId="2B96E148" w:rsidR="00A87B6D" w:rsidRDefault="00C62C50" w:rsidP="00A87B6D">
      <w:hyperlink r:id="rId1008" w:history="1">
        <w:r>
          <w:rPr>
            <w:rStyle w:val="Hyperlink"/>
            <w:rFonts w:ascii="Times New Roman" w:eastAsia="Times New Roman" w:hAnsi="Times New Roman"/>
          </w:rPr>
          <w:t>R1-2605564</w:t>
        </w:r>
      </w:hyperlink>
      <w:r w:rsidR="00A87B6D">
        <w:rPr>
          <w:rFonts w:ascii="Times New Roman" w:eastAsia="Times New Roman" w:hAnsi="Times New Roman"/>
        </w:rPr>
        <w:tab/>
        <w:t>Discussion on PRACH and RACH procedure for 6GR</w:t>
      </w:r>
      <w:r w:rsidR="00A87B6D">
        <w:rPr>
          <w:rFonts w:ascii="Times New Roman" w:eastAsia="Times New Roman" w:hAnsi="Times New Roman"/>
        </w:rPr>
        <w:tab/>
        <w:t>Xiaomi</w:t>
      </w:r>
    </w:p>
    <w:p w14:paraId="6949D33F" w14:textId="62127469" w:rsidR="00A87B6D" w:rsidRDefault="00C62C50" w:rsidP="00A87B6D">
      <w:hyperlink r:id="rId1009" w:history="1">
        <w:r>
          <w:rPr>
            <w:rStyle w:val="Hyperlink"/>
            <w:rFonts w:ascii="Times New Roman" w:eastAsia="Times New Roman" w:hAnsi="Times New Roman"/>
          </w:rPr>
          <w:t>R1-2605632</w:t>
        </w:r>
      </w:hyperlink>
      <w:r w:rsidR="00A87B6D">
        <w:rPr>
          <w:rFonts w:ascii="Times New Roman" w:eastAsia="Times New Roman" w:hAnsi="Times New Roman"/>
        </w:rPr>
        <w:tab/>
        <w:t>Discussion on 6GR PRACH design and RACH procedure</w:t>
      </w:r>
      <w:r w:rsidR="00A87B6D">
        <w:rPr>
          <w:rFonts w:ascii="Times New Roman" w:eastAsia="Times New Roman" w:hAnsi="Times New Roman"/>
        </w:rPr>
        <w:tab/>
        <w:t>CMCC</w:t>
      </w:r>
    </w:p>
    <w:p w14:paraId="503A15FE" w14:textId="60ED0CD7" w:rsidR="00A87B6D" w:rsidRDefault="00C62C50" w:rsidP="00A87B6D">
      <w:hyperlink r:id="rId1010" w:history="1">
        <w:r>
          <w:rPr>
            <w:rStyle w:val="Hyperlink"/>
            <w:rFonts w:ascii="Times New Roman" w:eastAsia="Times New Roman" w:hAnsi="Times New Roman"/>
          </w:rPr>
          <w:t>R1-2605676</w:t>
        </w:r>
      </w:hyperlink>
      <w:r w:rsidR="00A87B6D">
        <w:rPr>
          <w:rFonts w:ascii="Times New Roman" w:eastAsia="Times New Roman" w:hAnsi="Times New Roman"/>
        </w:rPr>
        <w:tab/>
        <w:t>Views on 6GR RACH and RACH Procedure</w:t>
      </w:r>
      <w:r w:rsidR="00A87B6D">
        <w:rPr>
          <w:rFonts w:ascii="Times New Roman" w:eastAsia="Times New Roman" w:hAnsi="Times New Roman"/>
        </w:rPr>
        <w:tab/>
      </w:r>
      <w:proofErr w:type="spellStart"/>
      <w:r w:rsidR="00A87B6D">
        <w:rPr>
          <w:rFonts w:ascii="Times New Roman" w:eastAsia="Times New Roman" w:hAnsi="Times New Roman"/>
        </w:rPr>
        <w:t>Ofinno</w:t>
      </w:r>
      <w:proofErr w:type="spellEnd"/>
    </w:p>
    <w:p w14:paraId="5F6A7FA6" w14:textId="23F94151" w:rsidR="00A87B6D" w:rsidRDefault="00C62C50" w:rsidP="00A87B6D">
      <w:hyperlink r:id="rId1011" w:history="1">
        <w:r>
          <w:rPr>
            <w:rStyle w:val="Hyperlink"/>
            <w:rFonts w:ascii="Times New Roman" w:eastAsia="Times New Roman" w:hAnsi="Times New Roman"/>
          </w:rPr>
          <w:t>R1-2605718</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CATT, CICTCI</w:t>
      </w:r>
    </w:p>
    <w:p w14:paraId="13AFDCFF" w14:textId="5531A371" w:rsidR="00A87B6D" w:rsidRDefault="00C62C50" w:rsidP="00A87B6D">
      <w:hyperlink r:id="rId1012" w:history="1">
        <w:r>
          <w:rPr>
            <w:rStyle w:val="Hyperlink"/>
            <w:rFonts w:ascii="Times New Roman" w:eastAsia="Times New Roman" w:hAnsi="Times New Roman"/>
          </w:rPr>
          <w:t>R1-2605762</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KT Corp.</w:t>
      </w:r>
    </w:p>
    <w:p w14:paraId="5CBDE65F" w14:textId="4993236D" w:rsidR="00A87B6D" w:rsidRDefault="00C62C50" w:rsidP="00A87B6D">
      <w:hyperlink r:id="rId1013" w:history="1">
        <w:r>
          <w:rPr>
            <w:rStyle w:val="Hyperlink"/>
            <w:rFonts w:ascii="Times New Roman" w:eastAsia="Times New Roman" w:hAnsi="Times New Roman"/>
          </w:rPr>
          <w:t>R1-2605824</w:t>
        </w:r>
      </w:hyperlink>
      <w:r w:rsidR="00A87B6D">
        <w:rPr>
          <w:rFonts w:ascii="Times New Roman" w:eastAsia="Times New Roman" w:hAnsi="Times New Roman"/>
        </w:rPr>
        <w:tab/>
        <w:t>Discussion on PRACH and RACH procedure design for 6GR</w:t>
      </w:r>
      <w:r w:rsidR="00A87B6D">
        <w:rPr>
          <w:rFonts w:ascii="Times New Roman" w:eastAsia="Times New Roman" w:hAnsi="Times New Roman"/>
        </w:rPr>
        <w:tab/>
        <w:t>Samsung</w:t>
      </w:r>
    </w:p>
    <w:p w14:paraId="7C3BAC24" w14:textId="18969FAC" w:rsidR="00A87B6D" w:rsidRDefault="00C62C50" w:rsidP="00A87B6D">
      <w:hyperlink r:id="rId1014" w:history="1">
        <w:r>
          <w:rPr>
            <w:rStyle w:val="Hyperlink"/>
            <w:rFonts w:ascii="Times New Roman" w:eastAsia="Times New Roman" w:hAnsi="Times New Roman"/>
          </w:rPr>
          <w:t>R1-2605875</w:t>
        </w:r>
      </w:hyperlink>
      <w:r w:rsidR="00A87B6D">
        <w:rPr>
          <w:rFonts w:ascii="Times New Roman" w:eastAsia="Times New Roman" w:hAnsi="Times New Roman"/>
        </w:rPr>
        <w:tab/>
        <w:t>Discussion on PRACH and RACH procedure for 6GR</w:t>
      </w:r>
      <w:r w:rsidR="00A87B6D">
        <w:rPr>
          <w:rFonts w:ascii="Times New Roman" w:eastAsia="Times New Roman" w:hAnsi="Times New Roman"/>
        </w:rPr>
        <w:tab/>
        <w:t>NEC</w:t>
      </w:r>
    </w:p>
    <w:p w14:paraId="1847D4EC" w14:textId="12692B49" w:rsidR="00A87B6D" w:rsidRDefault="00C62C50" w:rsidP="00A87B6D">
      <w:hyperlink r:id="rId1015" w:history="1">
        <w:r>
          <w:rPr>
            <w:rStyle w:val="Hyperlink"/>
            <w:rFonts w:ascii="Times New Roman" w:eastAsia="Times New Roman" w:hAnsi="Times New Roman"/>
          </w:rPr>
          <w:t>R1-2605918</w:t>
        </w:r>
      </w:hyperlink>
      <w:r w:rsidR="00A87B6D">
        <w:rPr>
          <w:rFonts w:ascii="Times New Roman" w:eastAsia="Times New Roman" w:hAnsi="Times New Roman"/>
        </w:rPr>
        <w:tab/>
        <w:t>RACH of 6GR air interface</w:t>
      </w:r>
      <w:r w:rsidR="00A87B6D">
        <w:rPr>
          <w:rFonts w:ascii="Times New Roman" w:eastAsia="Times New Roman" w:hAnsi="Times New Roman"/>
        </w:rPr>
        <w:tab/>
        <w:t>OPPO</w:t>
      </w:r>
    </w:p>
    <w:p w14:paraId="16C00E52" w14:textId="76C69D53" w:rsidR="00A87B6D" w:rsidRDefault="00C62C50" w:rsidP="00A87B6D">
      <w:hyperlink r:id="rId1016" w:history="1">
        <w:r>
          <w:rPr>
            <w:rStyle w:val="Hyperlink"/>
            <w:rFonts w:ascii="Times New Roman" w:eastAsia="Times New Roman" w:hAnsi="Times New Roman"/>
          </w:rPr>
          <w:t>R1-2605971</w:t>
        </w:r>
      </w:hyperlink>
      <w:r w:rsidR="00A87B6D">
        <w:rPr>
          <w:rFonts w:ascii="Times New Roman" w:eastAsia="Times New Roman" w:hAnsi="Times New Roman"/>
        </w:rPr>
        <w:tab/>
        <w:t>6GR PRACH and RACH procedure</w:t>
      </w:r>
      <w:r w:rsidR="00A87B6D">
        <w:rPr>
          <w:rFonts w:ascii="Times New Roman" w:eastAsia="Times New Roman" w:hAnsi="Times New Roman"/>
        </w:rPr>
        <w:tab/>
        <w:t>Sony</w:t>
      </w:r>
    </w:p>
    <w:p w14:paraId="60F2162F" w14:textId="07EB7706" w:rsidR="00A87B6D" w:rsidRDefault="00C62C50" w:rsidP="00A87B6D">
      <w:hyperlink r:id="rId1017" w:history="1">
        <w:r>
          <w:rPr>
            <w:rStyle w:val="Hyperlink"/>
            <w:rFonts w:ascii="Times New Roman" w:eastAsia="Times New Roman" w:hAnsi="Times New Roman"/>
          </w:rPr>
          <w:t>R1-2606002</w:t>
        </w:r>
      </w:hyperlink>
      <w:r w:rsidR="00A87B6D">
        <w:rPr>
          <w:rFonts w:ascii="Times New Roman" w:eastAsia="Times New Roman" w:hAnsi="Times New Roman"/>
        </w:rPr>
        <w:tab/>
        <w:t>PRACH and RA procedure for 6GR air interface</w:t>
      </w:r>
      <w:r w:rsidR="00A87B6D">
        <w:rPr>
          <w:rFonts w:ascii="Times New Roman" w:eastAsia="Times New Roman" w:hAnsi="Times New Roman"/>
        </w:rPr>
        <w:tab/>
      </w:r>
      <w:proofErr w:type="spellStart"/>
      <w:r w:rsidR="00A87B6D">
        <w:rPr>
          <w:rFonts w:ascii="Times New Roman" w:eastAsia="Times New Roman" w:hAnsi="Times New Roman"/>
        </w:rPr>
        <w:t>InterDigital</w:t>
      </w:r>
      <w:proofErr w:type="spellEnd"/>
      <w:r w:rsidR="00A87B6D">
        <w:rPr>
          <w:rFonts w:ascii="Times New Roman" w:eastAsia="Times New Roman" w:hAnsi="Times New Roman"/>
        </w:rPr>
        <w:t>, Inc.</w:t>
      </w:r>
    </w:p>
    <w:p w14:paraId="424A0455" w14:textId="1F288219" w:rsidR="00A87B6D" w:rsidRDefault="00C62C50" w:rsidP="00A87B6D">
      <w:pPr>
        <w:rPr>
          <w:rFonts w:ascii="Times New Roman" w:eastAsiaTheme="minorEastAsia" w:hAnsi="Times New Roman"/>
          <w:lang w:eastAsia="zh-CN"/>
        </w:rPr>
      </w:pPr>
      <w:hyperlink r:id="rId1018" w:history="1">
        <w:r>
          <w:rPr>
            <w:rStyle w:val="Hyperlink"/>
            <w:rFonts w:ascii="Times New Roman" w:eastAsia="Times New Roman" w:hAnsi="Times New Roman"/>
          </w:rPr>
          <w:t>R1-2606023</w:t>
        </w:r>
      </w:hyperlink>
      <w:r w:rsidR="00A87B6D">
        <w:rPr>
          <w:rFonts w:ascii="Times New Roman" w:eastAsia="Times New Roman" w:hAnsi="Times New Roman"/>
        </w:rPr>
        <w:tab/>
        <w:t>PRACH and RACH Procedure</w:t>
      </w:r>
      <w:r w:rsidR="00A87B6D">
        <w:rPr>
          <w:rFonts w:ascii="Times New Roman" w:eastAsia="Times New Roman" w:hAnsi="Times New Roman"/>
        </w:rPr>
        <w:tab/>
        <w:t>Apple</w:t>
      </w:r>
    </w:p>
    <w:p w14:paraId="2C950300" w14:textId="6F7AC79C" w:rsidR="00A87B6D" w:rsidRDefault="00C62C50" w:rsidP="00A87B6D">
      <w:hyperlink r:id="rId1019" w:history="1">
        <w:r>
          <w:rPr>
            <w:rStyle w:val="Hyperlink"/>
            <w:rFonts w:ascii="Times New Roman" w:eastAsiaTheme="minorEastAsia" w:hAnsi="Times New Roman"/>
            <w:lang w:eastAsia="zh-CN"/>
          </w:rPr>
          <w:t>R1-2606740</w:t>
        </w:r>
      </w:hyperlink>
      <w:r w:rsidR="00A87B6D">
        <w:rPr>
          <w:rFonts w:ascii="Times New Roman" w:eastAsia="Times New Roman" w:hAnsi="Times New Roman"/>
        </w:rPr>
        <w:tab/>
        <w:t>PRACH and RACH Procedure</w:t>
      </w:r>
      <w:r w:rsidR="00A87B6D">
        <w:rPr>
          <w:rFonts w:ascii="Times New Roman" w:eastAsia="Times New Roman" w:hAnsi="Times New Roman"/>
        </w:rPr>
        <w:tab/>
        <w:t>Apple</w:t>
      </w:r>
    </w:p>
    <w:p w14:paraId="6BA0F3D5" w14:textId="63AC9B17" w:rsidR="00A87B6D" w:rsidRPr="00BE46D4" w:rsidRDefault="00A87B6D" w:rsidP="00A87B6D">
      <w:pPr>
        <w:rPr>
          <w:rFonts w:eastAsiaTheme="minorEastAsia"/>
          <w:lang w:eastAsia="zh-CN"/>
        </w:rPr>
      </w:pPr>
      <w:r>
        <w:rPr>
          <w:rFonts w:eastAsiaTheme="minorEastAsia"/>
          <w:lang w:eastAsia="zh-CN"/>
        </w:rPr>
        <w:tab/>
      </w:r>
      <w:r>
        <w:rPr>
          <w:rFonts w:eastAsiaTheme="minorEastAsia"/>
          <w:lang w:eastAsia="zh-CN"/>
        </w:rPr>
        <w:tab/>
      </w:r>
      <w:r>
        <w:rPr>
          <w:rFonts w:eastAsiaTheme="minorEastAsia" w:hint="eastAsia"/>
          <w:lang w:eastAsia="zh-CN"/>
        </w:rPr>
        <w:t xml:space="preserve">(Revision of </w:t>
      </w:r>
      <w:hyperlink r:id="rId1020" w:history="1">
        <w:r w:rsidR="00C62C50">
          <w:rPr>
            <w:rStyle w:val="Hyperlink"/>
            <w:rFonts w:eastAsiaTheme="minorEastAsia"/>
            <w:lang w:eastAsia="zh-CN"/>
          </w:rPr>
          <w:t>R1-2606023</w:t>
        </w:r>
      </w:hyperlink>
      <w:r>
        <w:rPr>
          <w:rFonts w:eastAsiaTheme="minorEastAsia" w:hint="eastAsia"/>
          <w:lang w:eastAsia="zh-CN"/>
        </w:rPr>
        <w:t>)</w:t>
      </w:r>
    </w:p>
    <w:p w14:paraId="18B7349B" w14:textId="126237FA" w:rsidR="00A87B6D" w:rsidRDefault="00C62C50" w:rsidP="00A87B6D">
      <w:hyperlink r:id="rId1021" w:history="1">
        <w:r>
          <w:rPr>
            <w:rStyle w:val="Hyperlink"/>
            <w:rFonts w:ascii="Times New Roman" w:eastAsia="Times New Roman" w:hAnsi="Times New Roman"/>
          </w:rPr>
          <w:t>R1-2606045</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Panasonic</w:t>
      </w:r>
    </w:p>
    <w:p w14:paraId="4769EC75" w14:textId="1A27A0A2" w:rsidR="00A87B6D" w:rsidRDefault="00C62C50" w:rsidP="00A87B6D">
      <w:hyperlink r:id="rId1022" w:history="1">
        <w:r>
          <w:rPr>
            <w:rStyle w:val="Hyperlink"/>
            <w:rFonts w:ascii="Times New Roman" w:eastAsia="Times New Roman" w:hAnsi="Times New Roman"/>
          </w:rPr>
          <w:t>R1-2606060</w:t>
        </w:r>
      </w:hyperlink>
      <w:r w:rsidR="00A87B6D">
        <w:rPr>
          <w:rFonts w:ascii="Times New Roman" w:eastAsia="Times New Roman" w:hAnsi="Times New Roman"/>
        </w:rPr>
        <w:tab/>
        <w:t>Discussion on PRACH design and RACH procedure</w:t>
      </w:r>
      <w:r w:rsidR="00A87B6D">
        <w:rPr>
          <w:rFonts w:ascii="Times New Roman" w:eastAsia="Times New Roman" w:hAnsi="Times New Roman"/>
        </w:rPr>
        <w:tab/>
        <w:t>Sharp</w:t>
      </w:r>
    </w:p>
    <w:p w14:paraId="45A12FA7" w14:textId="7A785E7A" w:rsidR="00A87B6D" w:rsidRDefault="00C62C50" w:rsidP="00A87B6D">
      <w:hyperlink r:id="rId1023" w:history="1">
        <w:r>
          <w:rPr>
            <w:rStyle w:val="Hyperlink"/>
            <w:rFonts w:ascii="Times New Roman" w:eastAsia="Times New Roman" w:hAnsi="Times New Roman"/>
          </w:rPr>
          <w:t>R1-2606080</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China Telecom, China Unicom</w:t>
      </w:r>
    </w:p>
    <w:p w14:paraId="53ADE9C4" w14:textId="5E7AD89D" w:rsidR="00A87B6D" w:rsidRDefault="00C62C50" w:rsidP="00A87B6D">
      <w:hyperlink r:id="rId1024" w:history="1">
        <w:r>
          <w:rPr>
            <w:rStyle w:val="Hyperlink"/>
            <w:rFonts w:ascii="Times New Roman" w:eastAsia="Times New Roman" w:hAnsi="Times New Roman"/>
          </w:rPr>
          <w:t>R1-2606101</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1Finity</w:t>
      </w:r>
    </w:p>
    <w:p w14:paraId="51EDE4B6" w14:textId="17D0E419" w:rsidR="00A87B6D" w:rsidRDefault="00C62C50" w:rsidP="00A87B6D">
      <w:hyperlink r:id="rId1025" w:history="1">
        <w:r>
          <w:rPr>
            <w:rStyle w:val="Hyperlink"/>
            <w:rFonts w:ascii="Times New Roman" w:eastAsia="Times New Roman" w:hAnsi="Times New Roman"/>
          </w:rPr>
          <w:t>R1-2606144</w:t>
        </w:r>
      </w:hyperlink>
      <w:r w:rsidR="00A87B6D">
        <w:rPr>
          <w:rFonts w:ascii="Times New Roman" w:eastAsia="Times New Roman" w:hAnsi="Times New Roman"/>
        </w:rPr>
        <w:tab/>
        <w:t>Views on PRACH and RACH procedure</w:t>
      </w:r>
      <w:r w:rsidR="00A87B6D">
        <w:rPr>
          <w:rFonts w:ascii="Times New Roman" w:eastAsia="Times New Roman" w:hAnsi="Times New Roman"/>
        </w:rPr>
        <w:tab/>
        <w:t>MediaTek Inc.</w:t>
      </w:r>
    </w:p>
    <w:p w14:paraId="2E6BF229" w14:textId="301C9A9A" w:rsidR="00A87B6D" w:rsidRDefault="00C62C50" w:rsidP="00A87B6D">
      <w:hyperlink r:id="rId1026" w:history="1">
        <w:r>
          <w:rPr>
            <w:rStyle w:val="Hyperlink"/>
            <w:rFonts w:ascii="Times New Roman" w:eastAsia="Times New Roman" w:hAnsi="Times New Roman"/>
          </w:rPr>
          <w:t>R1-2606171</w:t>
        </w:r>
      </w:hyperlink>
      <w:r w:rsidR="00A87B6D">
        <w:rPr>
          <w:rFonts w:ascii="Times New Roman" w:eastAsia="Times New Roman" w:hAnsi="Times New Roman"/>
        </w:rPr>
        <w:tab/>
        <w:t>PRACH and RACH procedure for 6GR</w:t>
      </w:r>
      <w:r w:rsidR="00A87B6D">
        <w:rPr>
          <w:rFonts w:ascii="Times New Roman" w:eastAsia="Times New Roman" w:hAnsi="Times New Roman"/>
        </w:rPr>
        <w:tab/>
        <w:t>Lenovo</w:t>
      </w:r>
    </w:p>
    <w:p w14:paraId="7E35D2C7" w14:textId="763F4614" w:rsidR="00A87B6D" w:rsidRDefault="00C62C50" w:rsidP="00A87B6D">
      <w:hyperlink r:id="rId1027" w:history="1">
        <w:r>
          <w:rPr>
            <w:rStyle w:val="Hyperlink"/>
            <w:rFonts w:ascii="Times New Roman" w:eastAsia="Times New Roman" w:hAnsi="Times New Roman"/>
          </w:rPr>
          <w:t>R1-2606239</w:t>
        </w:r>
      </w:hyperlink>
      <w:r w:rsidR="00A87B6D">
        <w:rPr>
          <w:rFonts w:ascii="Times New Roman" w:eastAsia="Times New Roman" w:hAnsi="Times New Roman"/>
        </w:rPr>
        <w:tab/>
        <w:t>Discussion on 6GR PRACH and RACH procedure</w:t>
      </w:r>
      <w:r w:rsidR="00A87B6D">
        <w:rPr>
          <w:rFonts w:ascii="Times New Roman" w:eastAsia="Times New Roman" w:hAnsi="Times New Roman"/>
        </w:rPr>
        <w:tab/>
        <w:t>ETRI</w:t>
      </w:r>
    </w:p>
    <w:p w14:paraId="71E40BDC" w14:textId="5303AED9" w:rsidR="00A87B6D" w:rsidRDefault="00C62C50" w:rsidP="00A87B6D">
      <w:hyperlink r:id="rId1028" w:history="1">
        <w:r>
          <w:rPr>
            <w:rStyle w:val="Hyperlink"/>
            <w:rFonts w:ascii="Times New Roman" w:eastAsia="Times New Roman" w:hAnsi="Times New Roman"/>
          </w:rPr>
          <w:t>R1-2606267</w:t>
        </w:r>
      </w:hyperlink>
      <w:r w:rsidR="00A87B6D">
        <w:rPr>
          <w:rFonts w:ascii="Times New Roman" w:eastAsia="Times New Roman" w:hAnsi="Times New Roman"/>
        </w:rPr>
        <w:tab/>
        <w:t>Discussion on RACH design</w:t>
      </w:r>
      <w:r w:rsidR="00A87B6D">
        <w:rPr>
          <w:rFonts w:ascii="Times New Roman" w:eastAsia="Times New Roman" w:hAnsi="Times New Roman"/>
        </w:rPr>
        <w:tab/>
      </w:r>
      <w:proofErr w:type="spellStart"/>
      <w:r w:rsidR="00A87B6D">
        <w:rPr>
          <w:rFonts w:ascii="Times New Roman" w:eastAsia="Times New Roman" w:hAnsi="Times New Roman"/>
        </w:rPr>
        <w:t>Transsion</w:t>
      </w:r>
      <w:proofErr w:type="spellEnd"/>
      <w:r w:rsidR="00A87B6D">
        <w:rPr>
          <w:rFonts w:ascii="Times New Roman" w:eastAsia="Times New Roman" w:hAnsi="Times New Roman"/>
        </w:rPr>
        <w:t xml:space="preserve"> Holdings</w:t>
      </w:r>
    </w:p>
    <w:p w14:paraId="54A7E298" w14:textId="16F3F41B" w:rsidR="00A87B6D" w:rsidRDefault="00C62C50" w:rsidP="00A87B6D">
      <w:hyperlink r:id="rId1029" w:history="1">
        <w:r>
          <w:rPr>
            <w:rStyle w:val="Hyperlink"/>
            <w:rFonts w:ascii="Times New Roman" w:eastAsia="Times New Roman" w:hAnsi="Times New Roman"/>
          </w:rPr>
          <w:t>R1-2606300</w:t>
        </w:r>
      </w:hyperlink>
      <w:r w:rsidR="00A87B6D">
        <w:rPr>
          <w:rFonts w:ascii="Times New Roman" w:eastAsia="Times New Roman" w:hAnsi="Times New Roman"/>
        </w:rPr>
        <w:tab/>
        <w:t>RACH evaluation and RACH procedure for 6GR</w:t>
      </w:r>
      <w:r w:rsidR="00A87B6D">
        <w:rPr>
          <w:rFonts w:ascii="Times New Roman" w:eastAsia="Times New Roman" w:hAnsi="Times New Roman"/>
        </w:rPr>
        <w:tab/>
        <w:t>Korea Testing Laboratory</w:t>
      </w:r>
    </w:p>
    <w:p w14:paraId="47ACBBCF" w14:textId="4309CA03" w:rsidR="00A87B6D" w:rsidRDefault="00C62C50" w:rsidP="00A87B6D">
      <w:hyperlink r:id="rId1030" w:history="1">
        <w:r>
          <w:rPr>
            <w:rStyle w:val="Hyperlink"/>
            <w:rFonts w:ascii="Times New Roman" w:eastAsia="Times New Roman" w:hAnsi="Times New Roman"/>
          </w:rPr>
          <w:t>R1-2606376</w:t>
        </w:r>
      </w:hyperlink>
      <w:r w:rsidR="00A87B6D">
        <w:rPr>
          <w:rFonts w:ascii="Times New Roman" w:eastAsia="Times New Roman" w:hAnsi="Times New Roman"/>
        </w:rPr>
        <w:tab/>
        <w:t>PRACH and RACH procedure</w:t>
      </w:r>
      <w:r w:rsidR="00A87B6D">
        <w:rPr>
          <w:rFonts w:ascii="Times New Roman" w:eastAsia="Times New Roman" w:hAnsi="Times New Roman"/>
        </w:rPr>
        <w:tab/>
        <w:t>Qualcomm Incorporated</w:t>
      </w:r>
    </w:p>
    <w:p w14:paraId="48ADBED4" w14:textId="29090228" w:rsidR="00A87B6D" w:rsidRDefault="00C62C50" w:rsidP="00A87B6D">
      <w:hyperlink r:id="rId1031" w:history="1">
        <w:r>
          <w:rPr>
            <w:rStyle w:val="Hyperlink"/>
            <w:rFonts w:ascii="Times New Roman" w:eastAsia="Times New Roman" w:hAnsi="Times New Roman"/>
          </w:rPr>
          <w:t>R1-2606400</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Google</w:t>
      </w:r>
    </w:p>
    <w:p w14:paraId="4C7EA18F" w14:textId="603A8E59" w:rsidR="00A87B6D" w:rsidRDefault="00C62C50" w:rsidP="00A87B6D">
      <w:hyperlink r:id="rId1032" w:history="1">
        <w:r>
          <w:rPr>
            <w:rStyle w:val="Hyperlink"/>
            <w:rFonts w:ascii="Times New Roman" w:eastAsia="Times New Roman" w:hAnsi="Times New Roman"/>
          </w:rPr>
          <w:t>R1-2606454</w:t>
        </w:r>
      </w:hyperlink>
      <w:r w:rsidR="00A87B6D">
        <w:rPr>
          <w:rFonts w:ascii="Times New Roman" w:eastAsia="Times New Roman" w:hAnsi="Times New Roman"/>
        </w:rPr>
        <w:tab/>
        <w:t>Discussion on PRACH and RACH procedure design for 6GR</w:t>
      </w:r>
      <w:r w:rsidR="00A87B6D">
        <w:rPr>
          <w:rFonts w:ascii="Times New Roman" w:eastAsia="Times New Roman" w:hAnsi="Times New Roman"/>
        </w:rPr>
        <w:tab/>
      </w:r>
      <w:proofErr w:type="spellStart"/>
      <w:r w:rsidR="00A87B6D">
        <w:rPr>
          <w:rFonts w:ascii="Times New Roman" w:eastAsia="Times New Roman" w:hAnsi="Times New Roman"/>
        </w:rPr>
        <w:t>Fainity</w:t>
      </w:r>
      <w:proofErr w:type="spellEnd"/>
      <w:r w:rsidR="00A87B6D">
        <w:rPr>
          <w:rFonts w:ascii="Times New Roman" w:eastAsia="Times New Roman" w:hAnsi="Times New Roman"/>
        </w:rPr>
        <w:t xml:space="preserve"> Innovation</w:t>
      </w:r>
    </w:p>
    <w:p w14:paraId="3108BCEC" w14:textId="5E22529B" w:rsidR="00A87B6D" w:rsidRDefault="00C62C50" w:rsidP="00A87B6D">
      <w:hyperlink r:id="rId1033" w:history="1">
        <w:r>
          <w:rPr>
            <w:rStyle w:val="Hyperlink"/>
            <w:rFonts w:ascii="Times New Roman" w:eastAsia="Times New Roman" w:hAnsi="Times New Roman"/>
          </w:rPr>
          <w:t>R1-2606475</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Ericsson</w:t>
      </w:r>
    </w:p>
    <w:p w14:paraId="374478A2" w14:textId="42B46573" w:rsidR="00A87B6D" w:rsidRDefault="00C62C50" w:rsidP="00A87B6D">
      <w:pPr>
        <w:rPr>
          <w:rFonts w:ascii="Times New Roman" w:eastAsiaTheme="minorEastAsia" w:hAnsi="Times New Roman"/>
          <w:lang w:eastAsia="zh-CN"/>
        </w:rPr>
      </w:pPr>
      <w:hyperlink r:id="rId1034" w:history="1">
        <w:r>
          <w:rPr>
            <w:rStyle w:val="Hyperlink"/>
            <w:rFonts w:ascii="Times New Roman" w:eastAsia="Times New Roman" w:hAnsi="Times New Roman"/>
          </w:rPr>
          <w:t>R1-2606502</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NTT DOCOMO, INC.</w:t>
      </w:r>
    </w:p>
    <w:p w14:paraId="58D4C2F4" w14:textId="0C22AB9A" w:rsidR="00A87B6D" w:rsidRDefault="00C62C50" w:rsidP="00A87B6D">
      <w:pPr>
        <w:rPr>
          <w:rFonts w:ascii="Times New Roman" w:eastAsiaTheme="minorEastAsia" w:hAnsi="Times New Roman"/>
          <w:lang w:eastAsia="zh-CN"/>
        </w:rPr>
      </w:pPr>
      <w:hyperlink r:id="rId1035" w:history="1">
        <w:r>
          <w:rPr>
            <w:rStyle w:val="Hyperlink"/>
            <w:rFonts w:ascii="Times New Roman" w:eastAsia="Times New Roman" w:hAnsi="Times New Roman"/>
          </w:rPr>
          <w:t>R1-2606742</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NTT DOCOMO, INC.</w:t>
      </w:r>
    </w:p>
    <w:p w14:paraId="7547FE41" w14:textId="6DC2C97C" w:rsidR="00A87B6D" w:rsidRPr="00A715D1" w:rsidRDefault="00A87B6D" w:rsidP="00A87B6D">
      <w:pPr>
        <w:rPr>
          <w:rFonts w:eastAsiaTheme="minorEastAsia"/>
          <w:lang w:eastAsia="zh-CN"/>
        </w:rPr>
      </w:pPr>
      <w:r>
        <w:rPr>
          <w:rFonts w:ascii="Times New Roman" w:eastAsiaTheme="minorEastAsia" w:hAnsi="Times New Roman"/>
          <w:lang w:eastAsia="zh-CN"/>
        </w:rPr>
        <w:tab/>
      </w:r>
      <w:r>
        <w:rPr>
          <w:rFonts w:ascii="Times New Roman" w:eastAsiaTheme="minorEastAsia" w:hAnsi="Times New Roman"/>
          <w:lang w:eastAsia="zh-CN"/>
        </w:rPr>
        <w:tab/>
      </w:r>
      <w:r>
        <w:rPr>
          <w:rFonts w:ascii="Times New Roman" w:eastAsiaTheme="minorEastAsia" w:hAnsi="Times New Roman" w:hint="eastAsia"/>
          <w:lang w:eastAsia="zh-CN"/>
        </w:rPr>
        <w:t xml:space="preserve">(Revision of </w:t>
      </w:r>
      <w:hyperlink r:id="rId1036" w:history="1">
        <w:r w:rsidR="00C62C50">
          <w:rPr>
            <w:rStyle w:val="Hyperlink"/>
            <w:rFonts w:ascii="Times New Roman" w:eastAsiaTheme="minorEastAsia" w:hAnsi="Times New Roman"/>
            <w:lang w:eastAsia="zh-CN"/>
          </w:rPr>
          <w:t>R1-2606742</w:t>
        </w:r>
      </w:hyperlink>
      <w:r>
        <w:rPr>
          <w:rFonts w:ascii="Times New Roman" w:eastAsiaTheme="minorEastAsia" w:hAnsi="Times New Roman" w:hint="eastAsia"/>
          <w:lang w:eastAsia="zh-CN"/>
        </w:rPr>
        <w:t>)</w:t>
      </w:r>
    </w:p>
    <w:p w14:paraId="65F1E7DE" w14:textId="590F68D5" w:rsidR="00A87B6D" w:rsidRDefault="00C62C50" w:rsidP="00A87B6D">
      <w:hyperlink r:id="rId1037" w:history="1">
        <w:r>
          <w:rPr>
            <w:rStyle w:val="Hyperlink"/>
            <w:rFonts w:ascii="Times New Roman" w:eastAsia="Times New Roman" w:hAnsi="Times New Roman"/>
          </w:rPr>
          <w:t>R1-2606551</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r>
      <w:proofErr w:type="spellStart"/>
      <w:r w:rsidR="00A87B6D">
        <w:rPr>
          <w:rFonts w:ascii="Times New Roman" w:eastAsia="Times New Roman" w:hAnsi="Times New Roman"/>
        </w:rPr>
        <w:t>Quectel</w:t>
      </w:r>
      <w:proofErr w:type="spellEnd"/>
    </w:p>
    <w:p w14:paraId="0C590AFD" w14:textId="043CE88C" w:rsidR="00A87B6D" w:rsidRDefault="00C62C50" w:rsidP="00A87B6D">
      <w:hyperlink r:id="rId1038" w:history="1">
        <w:r>
          <w:rPr>
            <w:rStyle w:val="Hyperlink"/>
            <w:rFonts w:ascii="Times New Roman" w:eastAsia="Times New Roman" w:hAnsi="Times New Roman"/>
          </w:rPr>
          <w:t>R1-2606625</w:t>
        </w:r>
      </w:hyperlink>
      <w:r w:rsidR="00A87B6D">
        <w:rPr>
          <w:rFonts w:ascii="Times New Roman" w:eastAsia="Times New Roman" w:hAnsi="Times New Roman"/>
        </w:rPr>
        <w:tab/>
        <w:t>Discussion on RACH procedure</w:t>
      </w:r>
      <w:r w:rsidR="00A87B6D">
        <w:rPr>
          <w:rFonts w:ascii="Times New Roman" w:eastAsia="Times New Roman" w:hAnsi="Times New Roman"/>
        </w:rPr>
        <w:tab/>
      </w:r>
      <w:proofErr w:type="spellStart"/>
      <w:r w:rsidR="00A87B6D">
        <w:rPr>
          <w:rFonts w:ascii="Times New Roman" w:eastAsia="Times New Roman" w:hAnsi="Times New Roman"/>
        </w:rPr>
        <w:t>ASUSTeK</w:t>
      </w:r>
      <w:proofErr w:type="spellEnd"/>
    </w:p>
    <w:p w14:paraId="4F074F7F" w14:textId="04C70A00" w:rsidR="00A87B6D" w:rsidRDefault="00C62C50" w:rsidP="00A87B6D">
      <w:hyperlink r:id="rId1039" w:history="1">
        <w:r>
          <w:rPr>
            <w:rStyle w:val="Hyperlink"/>
            <w:rFonts w:ascii="Times New Roman" w:eastAsia="Times New Roman" w:hAnsi="Times New Roman"/>
          </w:rPr>
          <w:t>R1-2606647</w:t>
        </w:r>
      </w:hyperlink>
      <w:r w:rsidR="00A87B6D">
        <w:rPr>
          <w:rFonts w:ascii="Times New Roman" w:eastAsia="Times New Roman" w:hAnsi="Times New Roman"/>
        </w:rPr>
        <w:tab/>
        <w:t>PRACH and RACH procedure</w:t>
      </w:r>
      <w:r w:rsidR="00A87B6D">
        <w:rPr>
          <w:rFonts w:ascii="Times New Roman" w:eastAsia="Times New Roman" w:hAnsi="Times New Roman"/>
        </w:rPr>
        <w:tab/>
      </w:r>
      <w:proofErr w:type="spellStart"/>
      <w:r w:rsidR="00A87B6D">
        <w:rPr>
          <w:rFonts w:ascii="Times New Roman" w:eastAsia="Times New Roman" w:hAnsi="Times New Roman"/>
        </w:rPr>
        <w:t>CEWiT</w:t>
      </w:r>
      <w:proofErr w:type="spellEnd"/>
    </w:p>
    <w:p w14:paraId="66818ED4" w14:textId="3066F7A0" w:rsidR="00A87B6D" w:rsidRDefault="00C62C50" w:rsidP="00A87B6D">
      <w:pPr>
        <w:rPr>
          <w:rFonts w:ascii="Times New Roman" w:eastAsia="Times New Roman" w:hAnsi="Times New Roman"/>
        </w:rPr>
      </w:pPr>
      <w:hyperlink r:id="rId1040" w:history="1">
        <w:r>
          <w:rPr>
            <w:rStyle w:val="Hyperlink"/>
            <w:rFonts w:ascii="Times New Roman" w:eastAsia="Times New Roman" w:hAnsi="Times New Roman"/>
          </w:rPr>
          <w:t>R1-2606702</w:t>
        </w:r>
      </w:hyperlink>
      <w:r w:rsidR="00A87B6D">
        <w:rPr>
          <w:rFonts w:ascii="Times New Roman" w:eastAsia="Times New Roman" w:hAnsi="Times New Roman"/>
        </w:rPr>
        <w:tab/>
        <w:t>Discussion on PRACH and RACH procedure</w:t>
      </w:r>
      <w:r w:rsidR="00A87B6D">
        <w:rPr>
          <w:rFonts w:ascii="Times New Roman" w:eastAsia="Times New Roman" w:hAnsi="Times New Roman"/>
        </w:rPr>
        <w:tab/>
        <w:t>Indian Institute of Tech (M)</w:t>
      </w:r>
    </w:p>
    <w:p w14:paraId="3BAD1E98" w14:textId="70A2042E" w:rsidR="004E44D2" w:rsidRDefault="00C62C50" w:rsidP="004E44D2">
      <w:hyperlink r:id="rId1041" w:history="1">
        <w:r>
          <w:rPr>
            <w:rStyle w:val="Hyperlink"/>
            <w:rFonts w:ascii="Times New Roman" w:eastAsia="Times New Roman" w:hAnsi="Times New Roman"/>
          </w:rPr>
          <w:t>R1-2606739</w:t>
        </w:r>
      </w:hyperlink>
      <w:r w:rsidR="004E44D2">
        <w:rPr>
          <w:rFonts w:ascii="Times New Roman" w:eastAsia="Times New Roman" w:hAnsi="Times New Roman"/>
        </w:rPr>
        <w:t xml:space="preserve"> </w:t>
      </w:r>
      <w:r w:rsidR="004E44D2">
        <w:rPr>
          <w:rFonts w:ascii="Times New Roman" w:eastAsia="Times New Roman" w:hAnsi="Times New Roman"/>
        </w:rPr>
        <w:tab/>
        <w:t>Discussion on PRACH and RACH procedure</w:t>
      </w:r>
      <w:r w:rsidR="004E44D2">
        <w:rPr>
          <w:rFonts w:ascii="Times New Roman" w:eastAsia="Times New Roman" w:hAnsi="Times New Roman"/>
        </w:rPr>
        <w:tab/>
        <w:t>Indian Institute of Tech (M)</w:t>
      </w:r>
    </w:p>
    <w:p w14:paraId="46BB5102" w14:textId="54D2BC49" w:rsidR="004E44D2" w:rsidRDefault="004E44D2" w:rsidP="00A87B6D">
      <w:r>
        <w:tab/>
      </w:r>
      <w:r>
        <w:tab/>
        <w:t xml:space="preserve">(Revision of </w:t>
      </w:r>
      <w:hyperlink r:id="rId1042" w:history="1">
        <w:r w:rsidR="00C62C50">
          <w:rPr>
            <w:rStyle w:val="Hyperlink"/>
          </w:rPr>
          <w:t>R1-2606702</w:t>
        </w:r>
      </w:hyperlink>
      <w:r>
        <w:t>)</w:t>
      </w:r>
    </w:p>
    <w:p w14:paraId="1351571A" w14:textId="77777777" w:rsidR="00A87B6D" w:rsidRPr="00DA4291" w:rsidRDefault="00A87B6D" w:rsidP="00A87B6D">
      <w:pPr>
        <w:rPr>
          <w:rFonts w:eastAsia="DengXian"/>
          <w:i/>
          <w:iCs/>
          <w:lang w:eastAsia="zh-CN"/>
        </w:rPr>
      </w:pPr>
    </w:p>
    <w:p w14:paraId="43738B74" w14:textId="77777777" w:rsidR="00A87B6D" w:rsidRPr="00A87B6D" w:rsidRDefault="00A87B6D" w:rsidP="00A87B6D"/>
    <w:p w14:paraId="3D709B71" w14:textId="08FDFF48" w:rsidR="00E576F6" w:rsidRDefault="00A87B6D" w:rsidP="00A87B6D">
      <w:pPr>
        <w:pStyle w:val="Heading4"/>
      </w:pPr>
      <w:bookmarkStart w:id="187" w:name="_Toc239313245"/>
      <w:r>
        <w:t>Bandwidth operation</w:t>
      </w:r>
      <w:bookmarkEnd w:id="187"/>
    </w:p>
    <w:p w14:paraId="69A90E44" w14:textId="77777777" w:rsidR="00A87B6D" w:rsidRDefault="00A87B6D" w:rsidP="00A87B6D">
      <w:pPr>
        <w:rPr>
          <w:rFonts w:eastAsia="DengXian"/>
          <w:i/>
          <w:iCs/>
          <w:strike/>
          <w:lang w:eastAsia="zh-CN"/>
        </w:rPr>
      </w:pPr>
      <w:r w:rsidRPr="00FD0278">
        <w:rPr>
          <w:rFonts w:eastAsia="DengXian" w:hint="eastAsia"/>
          <w:i/>
          <w:iCs/>
          <w:lang w:eastAsia="zh-CN"/>
        </w:rPr>
        <w:t xml:space="preserve">Note 1: Including </w:t>
      </w:r>
      <w:r w:rsidRPr="00FD0278">
        <w:rPr>
          <w:rFonts w:eastAsia="DengXian"/>
          <w:i/>
          <w:iCs/>
          <w:lang w:eastAsia="zh-CN"/>
        </w:rPr>
        <w:t>bandwidth</w:t>
      </w:r>
      <w:r w:rsidRPr="00FD0278">
        <w:rPr>
          <w:rFonts w:eastAsia="DengXian" w:hint="eastAsia"/>
          <w:i/>
          <w:iCs/>
          <w:lang w:eastAsia="zh-CN"/>
        </w:rPr>
        <w:t xml:space="preserve"> operation during </w:t>
      </w:r>
      <w:r w:rsidRPr="00FD0278">
        <w:rPr>
          <w:rFonts w:eastAsia="DengXian"/>
          <w:i/>
          <w:iCs/>
          <w:lang w:eastAsia="zh-CN"/>
        </w:rPr>
        <w:t>initial</w:t>
      </w:r>
      <w:r w:rsidRPr="00FD0278">
        <w:rPr>
          <w:rFonts w:eastAsia="DengXian" w:hint="eastAsia"/>
          <w:i/>
          <w:iCs/>
          <w:lang w:eastAsia="zh-CN"/>
        </w:rPr>
        <w:t xml:space="preserve"> access and right after initial access, e.g., procedure and mechanism for switching from initial bandwidth to larger bandwidth for larger bandwidth capable UE.</w:t>
      </w:r>
    </w:p>
    <w:p w14:paraId="159544A9" w14:textId="77777777" w:rsidR="00A87B6D" w:rsidRDefault="00A87B6D" w:rsidP="00A87B6D">
      <w:pPr>
        <w:rPr>
          <w:rFonts w:eastAsia="DengXian"/>
          <w:i/>
          <w:iCs/>
          <w:strike/>
          <w:lang w:eastAsia="zh-CN"/>
        </w:rPr>
      </w:pPr>
    </w:p>
    <w:p w14:paraId="1A77C7D6" w14:textId="614BB2D3" w:rsidR="00A87B6D" w:rsidRPr="008F2A8A" w:rsidRDefault="00A87B6D" w:rsidP="00A87B6D">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 xml:space="preserve">-R20-6GR-Bandwidth operation] Email discussion on Rel-20 6GR-Bandwidth operation – </w:t>
      </w:r>
      <w:r w:rsidRPr="008F2A8A">
        <w:rPr>
          <w:rFonts w:eastAsia="DengXian" w:hint="eastAsia"/>
          <w:lang w:val="en-US" w:eastAsia="zh-CN"/>
        </w:rPr>
        <w:t>Weide</w:t>
      </w:r>
      <w:r w:rsidR="008F2A8A">
        <w:rPr>
          <w:rFonts w:eastAsia="DengXian"/>
          <w:lang w:val="en-US" w:eastAsia="zh-CN"/>
        </w:rPr>
        <w:t xml:space="preserve"> </w:t>
      </w:r>
      <w:r w:rsidRPr="008F2A8A">
        <w:rPr>
          <w:rFonts w:eastAsia="DengXian"/>
          <w:lang w:val="en-US" w:eastAsia="zh-CN"/>
        </w:rPr>
        <w:t>(MTK)</w:t>
      </w:r>
    </w:p>
    <w:p w14:paraId="003A1850" w14:textId="77777777" w:rsidR="00A87B6D" w:rsidRPr="008F2A8A" w:rsidRDefault="00A87B6D">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4FC3780C" w14:textId="77777777" w:rsidR="00A87B6D" w:rsidRDefault="00A87B6D" w:rsidP="00A87B6D">
      <w:pPr>
        <w:rPr>
          <w:rFonts w:eastAsia="DengXian"/>
          <w:i/>
          <w:iCs/>
          <w:lang w:val="en-US" w:eastAsia="zh-CN"/>
        </w:rPr>
      </w:pPr>
    </w:p>
    <w:p w14:paraId="01E7B6C7" w14:textId="77777777" w:rsidR="008F2A8A" w:rsidRPr="008F2A8A" w:rsidRDefault="008F2A8A" w:rsidP="008F2A8A">
      <w:pPr>
        <w:rPr>
          <w:rFonts w:ascii="Times New Roman" w:eastAsia="Times New Roman" w:hAnsi="Times New Roman"/>
          <w:b/>
          <w:bCs/>
        </w:rPr>
      </w:pPr>
      <w:hyperlink r:id="rId1043" w:history="1">
        <w:r w:rsidRPr="008F2A8A">
          <w:rPr>
            <w:rStyle w:val="Hyperlink"/>
            <w:rFonts w:ascii="Times New Roman" w:eastAsiaTheme="minorEastAsia" w:hAnsi="Times New Roman"/>
            <w:b/>
            <w:bCs/>
            <w:lang w:eastAsia="zh-CN"/>
          </w:rPr>
          <w:t>R1-2606838</w:t>
        </w:r>
      </w:hyperlink>
      <w:r w:rsidRPr="008F2A8A">
        <w:rPr>
          <w:rFonts w:ascii="Times New Roman" w:eastAsia="Times New Roman" w:hAnsi="Times New Roman"/>
          <w:b/>
          <w:bCs/>
        </w:rPr>
        <w:tab/>
        <w:t xml:space="preserve">FL Summary </w:t>
      </w:r>
      <w:r w:rsidRPr="008F2A8A">
        <w:rPr>
          <w:rFonts w:ascii="Times New Roman" w:eastAsiaTheme="minorEastAsia" w:hAnsi="Times New Roman" w:hint="eastAsia"/>
          <w:b/>
          <w:bCs/>
          <w:lang w:eastAsia="zh-CN"/>
        </w:rPr>
        <w:t>5</w:t>
      </w:r>
      <w:r w:rsidRPr="008F2A8A">
        <w:rPr>
          <w:rFonts w:ascii="Times New Roman" w:eastAsia="Times New Roman" w:hAnsi="Times New Roman"/>
          <w:b/>
          <w:bCs/>
        </w:rPr>
        <w:t xml:space="preserve"> on 6G Bandwidth Operation</w:t>
      </w:r>
      <w:r w:rsidRPr="008F2A8A">
        <w:rPr>
          <w:rFonts w:ascii="Times New Roman" w:eastAsia="Times New Roman" w:hAnsi="Times New Roman"/>
          <w:b/>
          <w:bCs/>
        </w:rPr>
        <w:tab/>
        <w:t>Moderator (MediaTek Inc.)</w:t>
      </w:r>
    </w:p>
    <w:p w14:paraId="315BA618" w14:textId="77777777" w:rsidR="008F2A8A" w:rsidRPr="008F2A8A" w:rsidRDefault="008F2A8A" w:rsidP="008F2A8A">
      <w:pPr>
        <w:rPr>
          <w:rFonts w:ascii="Times New Roman" w:eastAsia="Times New Roman" w:hAnsi="Times New Roman"/>
          <w:b/>
          <w:bCs/>
        </w:rPr>
      </w:pPr>
      <w:hyperlink r:id="rId1044" w:history="1">
        <w:r w:rsidRPr="008F2A8A">
          <w:rPr>
            <w:rStyle w:val="Hyperlink"/>
            <w:rFonts w:ascii="Times New Roman" w:eastAsiaTheme="minorEastAsia" w:hAnsi="Times New Roman"/>
            <w:b/>
            <w:bCs/>
            <w:lang w:eastAsia="zh-CN"/>
          </w:rPr>
          <w:t>R1-2606738</w:t>
        </w:r>
      </w:hyperlink>
      <w:r w:rsidRPr="008F2A8A">
        <w:rPr>
          <w:rFonts w:ascii="Times New Roman" w:eastAsia="Times New Roman" w:hAnsi="Times New Roman"/>
          <w:b/>
          <w:bCs/>
        </w:rPr>
        <w:tab/>
        <w:t xml:space="preserve">FL Summary </w:t>
      </w:r>
      <w:r w:rsidRPr="008F2A8A">
        <w:rPr>
          <w:rFonts w:ascii="Times New Roman" w:eastAsiaTheme="minorEastAsia" w:hAnsi="Times New Roman" w:hint="eastAsia"/>
          <w:b/>
          <w:bCs/>
          <w:lang w:eastAsia="zh-CN"/>
        </w:rPr>
        <w:t>2</w:t>
      </w:r>
      <w:r w:rsidRPr="008F2A8A">
        <w:rPr>
          <w:rFonts w:ascii="Times New Roman" w:eastAsia="Times New Roman" w:hAnsi="Times New Roman"/>
          <w:b/>
          <w:bCs/>
        </w:rPr>
        <w:t xml:space="preserve"> on 6G Bandwidth Operation</w:t>
      </w:r>
      <w:r w:rsidRPr="008F2A8A">
        <w:rPr>
          <w:rFonts w:ascii="Times New Roman" w:eastAsia="Times New Roman" w:hAnsi="Times New Roman"/>
          <w:b/>
          <w:bCs/>
        </w:rPr>
        <w:tab/>
        <w:t>Moderator (MediaTek Inc.)</w:t>
      </w:r>
    </w:p>
    <w:p w14:paraId="23FFAA3C" w14:textId="77777777" w:rsidR="008F2A8A" w:rsidRPr="008F2A8A" w:rsidRDefault="008F2A8A" w:rsidP="008F2A8A">
      <w:pPr>
        <w:rPr>
          <w:rFonts w:ascii="Times New Roman" w:eastAsia="Times New Roman" w:hAnsi="Times New Roman"/>
          <w:b/>
          <w:bCs/>
        </w:rPr>
      </w:pPr>
      <w:hyperlink r:id="rId1045" w:history="1">
        <w:r w:rsidRPr="008F2A8A">
          <w:rPr>
            <w:rStyle w:val="Hyperlink"/>
            <w:rFonts w:ascii="Times New Roman" w:eastAsiaTheme="minorEastAsia" w:hAnsi="Times New Roman"/>
            <w:b/>
            <w:bCs/>
            <w:lang w:eastAsia="zh-CN"/>
          </w:rPr>
          <w:t>R1-2606837</w:t>
        </w:r>
      </w:hyperlink>
      <w:r w:rsidRPr="008F2A8A">
        <w:rPr>
          <w:rFonts w:ascii="Times New Roman" w:eastAsia="Times New Roman" w:hAnsi="Times New Roman"/>
          <w:b/>
          <w:bCs/>
        </w:rPr>
        <w:tab/>
        <w:t xml:space="preserve">FL Summary </w:t>
      </w:r>
      <w:r w:rsidRPr="008F2A8A">
        <w:rPr>
          <w:rFonts w:ascii="Times New Roman" w:eastAsiaTheme="minorEastAsia" w:hAnsi="Times New Roman" w:hint="eastAsia"/>
          <w:b/>
          <w:bCs/>
          <w:lang w:eastAsia="zh-CN"/>
        </w:rPr>
        <w:t>4</w:t>
      </w:r>
      <w:r w:rsidRPr="008F2A8A">
        <w:rPr>
          <w:rFonts w:ascii="Times New Roman" w:eastAsia="Times New Roman" w:hAnsi="Times New Roman"/>
          <w:b/>
          <w:bCs/>
        </w:rPr>
        <w:t xml:space="preserve"> on 6G Bandwidth Operation</w:t>
      </w:r>
      <w:r w:rsidRPr="008F2A8A">
        <w:rPr>
          <w:rFonts w:ascii="Times New Roman" w:eastAsia="Times New Roman" w:hAnsi="Times New Roman"/>
          <w:b/>
          <w:bCs/>
        </w:rPr>
        <w:tab/>
        <w:t>Moderator (MediaTek Inc.)</w:t>
      </w:r>
    </w:p>
    <w:p w14:paraId="22327D2A" w14:textId="77777777" w:rsidR="008F2A8A" w:rsidRPr="008F2A8A" w:rsidRDefault="008F2A8A" w:rsidP="008F2A8A">
      <w:pPr>
        <w:rPr>
          <w:rFonts w:ascii="Times New Roman" w:eastAsia="Times New Roman" w:hAnsi="Times New Roman"/>
          <w:b/>
          <w:bCs/>
        </w:rPr>
      </w:pPr>
      <w:hyperlink r:id="rId1046" w:history="1">
        <w:r w:rsidRPr="008F2A8A">
          <w:rPr>
            <w:rStyle w:val="Hyperlink"/>
            <w:rFonts w:ascii="Times New Roman" w:eastAsiaTheme="minorEastAsia" w:hAnsi="Times New Roman"/>
            <w:b/>
            <w:bCs/>
            <w:lang w:eastAsia="zh-CN"/>
          </w:rPr>
          <w:t>R1-2606737</w:t>
        </w:r>
      </w:hyperlink>
      <w:r w:rsidRPr="008F2A8A">
        <w:rPr>
          <w:rFonts w:ascii="Times New Roman" w:eastAsia="Times New Roman" w:hAnsi="Times New Roman"/>
          <w:b/>
          <w:bCs/>
        </w:rPr>
        <w:tab/>
        <w:t xml:space="preserve">FL Summary </w:t>
      </w:r>
      <w:r w:rsidRPr="008F2A8A">
        <w:rPr>
          <w:rFonts w:ascii="Times New Roman" w:eastAsiaTheme="minorEastAsia" w:hAnsi="Times New Roman" w:hint="eastAsia"/>
          <w:b/>
          <w:bCs/>
          <w:lang w:eastAsia="zh-CN"/>
        </w:rPr>
        <w:t>2</w:t>
      </w:r>
      <w:r w:rsidRPr="008F2A8A">
        <w:rPr>
          <w:rFonts w:ascii="Times New Roman" w:eastAsia="Times New Roman" w:hAnsi="Times New Roman"/>
          <w:b/>
          <w:bCs/>
        </w:rPr>
        <w:t xml:space="preserve"> on 6G Bandwidth Operation</w:t>
      </w:r>
      <w:r w:rsidRPr="008F2A8A">
        <w:rPr>
          <w:rFonts w:ascii="Times New Roman" w:eastAsia="Times New Roman" w:hAnsi="Times New Roman"/>
          <w:b/>
          <w:bCs/>
        </w:rPr>
        <w:tab/>
        <w:t>Moderator (MediaTek Inc.)</w:t>
      </w:r>
    </w:p>
    <w:p w14:paraId="05F88509" w14:textId="77777777" w:rsidR="008F2A8A" w:rsidRPr="008F2A8A" w:rsidRDefault="008F2A8A" w:rsidP="008F2A8A">
      <w:pPr>
        <w:rPr>
          <w:rFonts w:ascii="Times New Roman" w:eastAsia="Times New Roman" w:hAnsi="Times New Roman"/>
          <w:b/>
          <w:bCs/>
        </w:rPr>
      </w:pPr>
      <w:hyperlink r:id="rId1047" w:history="1">
        <w:r w:rsidRPr="008F2A8A">
          <w:rPr>
            <w:rStyle w:val="Hyperlink"/>
            <w:rFonts w:ascii="Times New Roman" w:eastAsia="Times New Roman" w:hAnsi="Times New Roman"/>
            <w:b/>
            <w:bCs/>
          </w:rPr>
          <w:t>R1-2606736</w:t>
        </w:r>
      </w:hyperlink>
      <w:r w:rsidRPr="008F2A8A">
        <w:rPr>
          <w:rFonts w:ascii="Times New Roman" w:eastAsia="Times New Roman" w:hAnsi="Times New Roman"/>
          <w:b/>
          <w:bCs/>
        </w:rPr>
        <w:tab/>
        <w:t xml:space="preserve">FL Summary </w:t>
      </w:r>
      <w:r w:rsidRPr="008F2A8A">
        <w:rPr>
          <w:rFonts w:ascii="Times New Roman" w:eastAsia="Times New Roman" w:hAnsi="Times New Roman" w:hint="eastAsia"/>
          <w:b/>
          <w:bCs/>
        </w:rPr>
        <w:t>1</w:t>
      </w:r>
      <w:r w:rsidRPr="008F2A8A">
        <w:rPr>
          <w:rFonts w:ascii="Times New Roman" w:eastAsia="Times New Roman" w:hAnsi="Times New Roman"/>
          <w:b/>
          <w:bCs/>
        </w:rPr>
        <w:t xml:space="preserve"> on 6G Bandwidth Operation</w:t>
      </w:r>
      <w:r w:rsidRPr="008F2A8A">
        <w:rPr>
          <w:rFonts w:ascii="Times New Roman" w:eastAsia="Times New Roman" w:hAnsi="Times New Roman"/>
          <w:b/>
          <w:bCs/>
        </w:rPr>
        <w:tab/>
        <w:t>Moderator (MediaTek Inc.)</w:t>
      </w:r>
    </w:p>
    <w:p w14:paraId="462E866C" w14:textId="77777777" w:rsidR="008F2A8A" w:rsidRDefault="008F2A8A" w:rsidP="00A87B6D">
      <w:pPr>
        <w:rPr>
          <w:rFonts w:eastAsia="DengXian"/>
          <w:i/>
          <w:iCs/>
          <w:lang w:val="en-US" w:eastAsia="zh-CN"/>
        </w:rPr>
      </w:pPr>
    </w:p>
    <w:p w14:paraId="18E14D0A" w14:textId="77777777" w:rsidR="00A87B6D" w:rsidRPr="008F2A8A" w:rsidRDefault="00A87B6D" w:rsidP="00A87B6D">
      <w:pPr>
        <w:rPr>
          <w:rFonts w:ascii="Times New Roman" w:eastAsia="DengXian" w:hAnsi="Times New Roman"/>
          <w:b/>
          <w:bCs/>
          <w:highlight w:val="green"/>
          <w:lang w:val="en-US" w:eastAsia="zh-CN"/>
        </w:rPr>
      </w:pPr>
      <w:r w:rsidRPr="008F2A8A">
        <w:rPr>
          <w:rFonts w:ascii="Times New Roman" w:eastAsia="DengXian" w:hAnsi="Times New Roman"/>
          <w:b/>
          <w:bCs/>
          <w:highlight w:val="green"/>
          <w:lang w:val="en-US" w:eastAsia="zh-CN"/>
        </w:rPr>
        <w:t>Agreement</w:t>
      </w:r>
    </w:p>
    <w:p w14:paraId="165530FB" w14:textId="77777777" w:rsidR="00A87B6D" w:rsidRPr="008F2A8A" w:rsidRDefault="00A87B6D" w:rsidP="00A87B6D">
      <w:pPr>
        <w:rPr>
          <w:rFonts w:ascii="Times New Roman" w:eastAsia="DengXian" w:hAnsi="Times New Roman"/>
          <w:lang w:eastAsia="zh-CN"/>
        </w:rPr>
      </w:pPr>
      <w:r w:rsidRPr="008F2A8A">
        <w:rPr>
          <w:rFonts w:ascii="Times New Roman" w:eastAsia="DengXian" w:hAnsi="Times New Roman"/>
          <w:lang w:eastAsia="zh-CN"/>
        </w:rPr>
        <w:t>For initial access, confirm the RAN1#125 Working Assumption that the frequency location and bandwidth of the SIB1-PDSCH are determined independently of the UE's bandwidth capability</w:t>
      </w:r>
    </w:p>
    <w:p w14:paraId="5D44D770" w14:textId="77777777" w:rsidR="00A87B6D" w:rsidRPr="008F2A8A" w:rsidRDefault="00A87B6D" w:rsidP="00A87B6D">
      <w:pPr>
        <w:rPr>
          <w:rFonts w:ascii="Times New Roman" w:eastAsia="DengXian" w:hAnsi="Times New Roman"/>
          <w:i/>
          <w:iCs/>
          <w:lang w:eastAsia="zh-CN"/>
        </w:rPr>
      </w:pPr>
    </w:p>
    <w:p w14:paraId="3509BDC1" w14:textId="77777777" w:rsidR="00A87B6D" w:rsidRPr="008F2A8A" w:rsidRDefault="00A87B6D" w:rsidP="00A87B6D">
      <w:pPr>
        <w:rPr>
          <w:rFonts w:ascii="Times New Roman" w:eastAsia="DengXian" w:hAnsi="Times New Roman"/>
          <w:b/>
          <w:bCs/>
          <w:highlight w:val="green"/>
          <w:lang w:val="en-US" w:eastAsia="zh-CN"/>
        </w:rPr>
      </w:pPr>
      <w:r w:rsidRPr="008F2A8A">
        <w:rPr>
          <w:rFonts w:ascii="Times New Roman" w:eastAsia="DengXian" w:hAnsi="Times New Roman"/>
          <w:b/>
          <w:bCs/>
          <w:highlight w:val="green"/>
          <w:lang w:val="en-US" w:eastAsia="zh-CN"/>
        </w:rPr>
        <w:t>Agreement</w:t>
      </w:r>
    </w:p>
    <w:p w14:paraId="51C15553" w14:textId="77777777" w:rsidR="00A87B6D" w:rsidRPr="008F2A8A" w:rsidRDefault="00A87B6D" w:rsidP="00A87B6D">
      <w:pPr>
        <w:rPr>
          <w:rFonts w:ascii="Times New Roman" w:eastAsia="DengXian" w:hAnsi="Times New Roman"/>
          <w:lang w:eastAsia="zh-CN"/>
        </w:rPr>
      </w:pPr>
      <w:r w:rsidRPr="008F2A8A">
        <w:rPr>
          <w:rFonts w:ascii="Times New Roman" w:eastAsia="DengXian" w:hAnsi="Times New Roman"/>
          <w:lang w:eastAsia="zh-CN"/>
        </w:rPr>
        <w:t>For single-carrier operation, RAN1 to define one common resource block grid (CRB grid) across UEs for the DL of the given carrier for 6GR.</w:t>
      </w:r>
    </w:p>
    <w:p w14:paraId="08CBE106" w14:textId="30183F1E" w:rsidR="00A87B6D" w:rsidRPr="008F2A8A" w:rsidRDefault="00A87B6D" w:rsidP="00A87B6D">
      <w:pPr>
        <w:rPr>
          <w:rFonts w:ascii="Times New Roman" w:eastAsia="DengXian" w:hAnsi="Times New Roman"/>
          <w:lang w:eastAsia="zh-CN"/>
        </w:rPr>
      </w:pPr>
      <w:r w:rsidRPr="008F2A8A">
        <w:rPr>
          <w:rFonts w:ascii="Times New Roman" w:eastAsia="DengXian" w:hAnsi="Times New Roman"/>
          <w:lang w:eastAsia="zh-CN"/>
        </w:rPr>
        <w:t>For single-carrier operation, RAN1 to define one common resource block grid (CRB grid) across UEs for the UL of the given carrier for 6GR.</w:t>
      </w:r>
    </w:p>
    <w:p w14:paraId="10846336" w14:textId="77777777" w:rsidR="00A87B6D" w:rsidRPr="008F2A8A" w:rsidRDefault="00A87B6D" w:rsidP="00A87B6D">
      <w:pPr>
        <w:rPr>
          <w:rFonts w:ascii="Times New Roman" w:eastAsia="DengXian" w:hAnsi="Times New Roman"/>
          <w:i/>
          <w:iCs/>
          <w:lang w:eastAsia="zh-CN"/>
        </w:rPr>
      </w:pPr>
    </w:p>
    <w:p w14:paraId="41DEB70B" w14:textId="77777777" w:rsidR="00A87B6D" w:rsidRPr="008F2A8A" w:rsidRDefault="00A87B6D" w:rsidP="00A87B6D">
      <w:pPr>
        <w:spacing w:after="60"/>
        <w:rPr>
          <w:rFonts w:ascii="Times New Roman" w:eastAsia="PMingLiU" w:hAnsi="Times New Roman"/>
          <w:b/>
          <w:bCs/>
          <w:highlight w:val="green"/>
          <w:lang w:eastAsia="zh-TW"/>
        </w:rPr>
      </w:pPr>
      <w:r w:rsidRPr="008F2A8A">
        <w:rPr>
          <w:rFonts w:ascii="Times New Roman" w:eastAsia="PMingLiU" w:hAnsi="Times New Roman"/>
          <w:b/>
          <w:bCs/>
          <w:highlight w:val="green"/>
          <w:lang w:eastAsia="zh-TW"/>
        </w:rPr>
        <w:t>Agreement</w:t>
      </w:r>
    </w:p>
    <w:p w14:paraId="1820E778" w14:textId="77777777" w:rsidR="00A87B6D" w:rsidRPr="008F2A8A" w:rsidRDefault="00A87B6D" w:rsidP="00A87B6D">
      <w:pPr>
        <w:spacing w:after="60"/>
        <w:rPr>
          <w:rFonts w:ascii="Times New Roman" w:eastAsia="PMingLiU" w:hAnsi="Times New Roman"/>
          <w:lang w:eastAsia="zh-TW"/>
        </w:rPr>
      </w:pPr>
      <w:r w:rsidRPr="008F2A8A">
        <w:rPr>
          <w:rFonts w:ascii="Times New Roman" w:eastAsia="PMingLiU" w:hAnsi="Times New Roman"/>
          <w:lang w:eastAsia="zh-TW"/>
        </w:rPr>
        <w:t>For initial access in a single-carrier cell,</w:t>
      </w:r>
    </w:p>
    <w:p w14:paraId="415CA6E2" w14:textId="77777777" w:rsidR="00A87B6D" w:rsidRPr="008F2A8A" w:rsidRDefault="00A87B6D">
      <w:pPr>
        <w:numPr>
          <w:ilvl w:val="0"/>
          <w:numId w:val="182"/>
        </w:numPr>
        <w:spacing w:after="60"/>
        <w:rPr>
          <w:rFonts w:ascii="Times New Roman" w:eastAsia="PMingLiU" w:hAnsi="Times New Roman"/>
          <w:lang w:eastAsia="zh-TW"/>
        </w:rPr>
      </w:pPr>
      <w:r w:rsidRPr="008F2A8A">
        <w:rPr>
          <w:rFonts w:ascii="Times New Roman" w:eastAsia="PMingLiU" w:hAnsi="Times New Roman"/>
          <w:lang w:eastAsia="zh-TW"/>
        </w:rPr>
        <w:t>The schedulable frequency resources of SIB1-PDSCH contains the frequency location and bandwidth of the CORESET for SIB1-PDCCH monitoring.</w:t>
      </w:r>
    </w:p>
    <w:p w14:paraId="1A7B0019" w14:textId="77777777" w:rsidR="00A87B6D" w:rsidRPr="008F2A8A" w:rsidRDefault="00A87B6D" w:rsidP="00A87B6D">
      <w:pPr>
        <w:spacing w:after="60"/>
        <w:rPr>
          <w:rFonts w:ascii="Times New Roman" w:eastAsia="PMingLiU" w:hAnsi="Times New Roman"/>
          <w:b/>
          <w:bCs/>
          <w:lang w:eastAsia="zh-TW"/>
        </w:rPr>
      </w:pPr>
    </w:p>
    <w:p w14:paraId="7BBF8A4F" w14:textId="77777777" w:rsidR="00A87B6D" w:rsidRPr="008F2A8A" w:rsidRDefault="00A87B6D" w:rsidP="00A87B6D">
      <w:pPr>
        <w:spacing w:after="60"/>
        <w:rPr>
          <w:rFonts w:ascii="Times New Roman" w:eastAsia="PMingLiU" w:hAnsi="Times New Roman"/>
          <w:b/>
          <w:bCs/>
          <w:highlight w:val="green"/>
          <w:lang w:eastAsia="zh-TW"/>
        </w:rPr>
      </w:pPr>
      <w:r w:rsidRPr="008F2A8A">
        <w:rPr>
          <w:rFonts w:ascii="Times New Roman" w:eastAsia="PMingLiU" w:hAnsi="Times New Roman"/>
          <w:b/>
          <w:bCs/>
          <w:highlight w:val="green"/>
          <w:lang w:eastAsia="zh-TW"/>
        </w:rPr>
        <w:t>Agreement</w:t>
      </w:r>
    </w:p>
    <w:p w14:paraId="7E29E09F" w14:textId="77777777" w:rsidR="00A87B6D" w:rsidRPr="008F2A8A" w:rsidRDefault="00A87B6D" w:rsidP="00A87B6D">
      <w:pPr>
        <w:spacing w:after="60"/>
        <w:rPr>
          <w:rFonts w:ascii="Times New Roman" w:eastAsia="PMingLiU" w:hAnsi="Times New Roman"/>
          <w:lang w:eastAsia="zh-TW"/>
        </w:rPr>
      </w:pPr>
      <w:r w:rsidRPr="008F2A8A">
        <w:rPr>
          <w:rFonts w:ascii="Times New Roman" w:eastAsia="PMingLiU" w:hAnsi="Times New Roman"/>
          <w:lang w:eastAsia="zh-TW"/>
        </w:rPr>
        <w:t>For initial access in a single-carrier cell,</w:t>
      </w:r>
    </w:p>
    <w:p w14:paraId="279B3191" w14:textId="77777777" w:rsidR="00A87B6D" w:rsidRPr="008F2A8A" w:rsidRDefault="00A87B6D">
      <w:pPr>
        <w:numPr>
          <w:ilvl w:val="0"/>
          <w:numId w:val="182"/>
        </w:numPr>
        <w:spacing w:after="60"/>
        <w:rPr>
          <w:rFonts w:ascii="Times New Roman" w:eastAsia="PMingLiU" w:hAnsi="Times New Roman"/>
          <w:lang w:eastAsia="zh-TW"/>
        </w:rPr>
      </w:pPr>
      <w:r w:rsidRPr="008F2A8A">
        <w:rPr>
          <w:rFonts w:ascii="Times New Roman" w:eastAsia="PMingLiU" w:hAnsi="Times New Roman"/>
          <w:lang w:eastAsia="zh-TW"/>
        </w:rPr>
        <w:t>For option</w:t>
      </w:r>
      <w:r w:rsidRPr="008F2A8A">
        <w:rPr>
          <w:rFonts w:ascii="Times New Roman" w:eastAsiaTheme="minorEastAsia" w:hAnsi="Times New Roman"/>
          <w:lang w:eastAsia="zh-CN"/>
        </w:rPr>
        <w:t xml:space="preserve"> 2</w:t>
      </w:r>
      <w:r w:rsidRPr="008F2A8A">
        <w:rPr>
          <w:rFonts w:ascii="Times New Roman" w:eastAsia="PMingLiU" w:hAnsi="Times New Roman"/>
          <w:lang w:eastAsia="zh-TW"/>
        </w:rPr>
        <w:t>, further study</w:t>
      </w:r>
    </w:p>
    <w:p w14:paraId="07C9609F" w14:textId="77777777" w:rsidR="00A87B6D" w:rsidRPr="008F2A8A" w:rsidRDefault="00A87B6D">
      <w:pPr>
        <w:numPr>
          <w:ilvl w:val="1"/>
          <w:numId w:val="182"/>
        </w:numPr>
        <w:spacing w:after="60"/>
        <w:rPr>
          <w:rFonts w:ascii="Times New Roman" w:eastAsia="PMingLiU" w:hAnsi="Times New Roman"/>
          <w:lang w:eastAsia="zh-TW"/>
        </w:rPr>
      </w:pPr>
      <w:r w:rsidRPr="008F2A8A">
        <w:rPr>
          <w:rFonts w:ascii="Times New Roman" w:eastAsia="PMingLiU" w:hAnsi="Times New Roman"/>
          <w:lang w:eastAsia="zh-TW"/>
        </w:rPr>
        <w:t xml:space="preserve">Alt 1: The schedulable frequency resources of SIB1-PDSCH are predefined without explicit </w:t>
      </w:r>
      <w:proofErr w:type="spellStart"/>
      <w:r w:rsidRPr="008F2A8A">
        <w:rPr>
          <w:rFonts w:ascii="Times New Roman" w:eastAsia="PMingLiU" w:hAnsi="Times New Roman"/>
          <w:lang w:eastAsia="zh-TW"/>
        </w:rPr>
        <w:t>signaling</w:t>
      </w:r>
      <w:proofErr w:type="spellEnd"/>
      <w:r w:rsidRPr="008F2A8A">
        <w:rPr>
          <w:rFonts w:ascii="Times New Roman" w:eastAsia="PMingLiU" w:hAnsi="Times New Roman"/>
          <w:lang w:eastAsia="zh-TW"/>
        </w:rPr>
        <w:t xml:space="preserve"> in MIB.</w:t>
      </w:r>
    </w:p>
    <w:p w14:paraId="538C582D" w14:textId="77777777" w:rsidR="00A87B6D" w:rsidRPr="008F2A8A" w:rsidRDefault="00A87B6D">
      <w:pPr>
        <w:numPr>
          <w:ilvl w:val="1"/>
          <w:numId w:val="182"/>
        </w:numPr>
        <w:spacing w:after="60"/>
        <w:rPr>
          <w:rFonts w:ascii="Times New Roman" w:eastAsia="PMingLiU" w:hAnsi="Times New Roman"/>
          <w:lang w:eastAsia="zh-TW"/>
        </w:rPr>
      </w:pPr>
      <w:r w:rsidRPr="008F2A8A">
        <w:rPr>
          <w:rFonts w:ascii="Times New Roman" w:eastAsia="PMingLiU" w:hAnsi="Times New Roman"/>
          <w:lang w:eastAsia="zh-TW"/>
        </w:rPr>
        <w:t xml:space="preserve">Alt 2: The schedulable frequency resources of SIB1-PDSCH are explicitly </w:t>
      </w:r>
      <w:proofErr w:type="spellStart"/>
      <w:r w:rsidRPr="008F2A8A">
        <w:rPr>
          <w:rFonts w:ascii="Times New Roman" w:eastAsia="PMingLiU" w:hAnsi="Times New Roman"/>
          <w:lang w:eastAsia="zh-TW"/>
        </w:rPr>
        <w:t>signaled</w:t>
      </w:r>
      <w:proofErr w:type="spellEnd"/>
      <w:r w:rsidRPr="008F2A8A">
        <w:rPr>
          <w:rFonts w:ascii="Times New Roman" w:eastAsia="PMingLiU" w:hAnsi="Times New Roman"/>
          <w:lang w:eastAsia="zh-TW"/>
        </w:rPr>
        <w:t xml:space="preserve"> in MIB, subject to minimum/limited impact to MIB coverage/overhead.</w:t>
      </w:r>
    </w:p>
    <w:p w14:paraId="4A1F9AD4" w14:textId="77777777" w:rsidR="00A87B6D" w:rsidRPr="008F2A8A" w:rsidRDefault="00A87B6D" w:rsidP="00A87B6D">
      <w:pPr>
        <w:rPr>
          <w:rFonts w:ascii="Times New Roman" w:eastAsia="DengXian" w:hAnsi="Times New Roman"/>
          <w:i/>
          <w:iCs/>
          <w:lang w:eastAsia="zh-CN"/>
        </w:rPr>
      </w:pPr>
    </w:p>
    <w:p w14:paraId="398380BF" w14:textId="77777777" w:rsidR="00A87B6D" w:rsidRPr="008F2A8A" w:rsidRDefault="00A87B6D" w:rsidP="00A87B6D">
      <w:pPr>
        <w:spacing w:after="60"/>
        <w:rPr>
          <w:rFonts w:ascii="Times New Roman" w:eastAsiaTheme="minorEastAsia" w:hAnsi="Times New Roman"/>
          <w:b/>
          <w:bCs/>
          <w:highlight w:val="green"/>
          <w:lang w:eastAsia="zh-CN"/>
        </w:rPr>
      </w:pPr>
      <w:r w:rsidRPr="008F2A8A">
        <w:rPr>
          <w:rFonts w:ascii="Times New Roman" w:eastAsiaTheme="minorEastAsia" w:hAnsi="Times New Roman"/>
          <w:b/>
          <w:bCs/>
          <w:highlight w:val="green"/>
          <w:lang w:eastAsia="zh-CN"/>
        </w:rPr>
        <w:lastRenderedPageBreak/>
        <w:t>Agreement</w:t>
      </w:r>
    </w:p>
    <w:p w14:paraId="04EEEF0A" w14:textId="77777777" w:rsidR="00A87B6D" w:rsidRPr="008F2A8A" w:rsidRDefault="00A87B6D" w:rsidP="00A87B6D">
      <w:pPr>
        <w:spacing w:after="60"/>
        <w:rPr>
          <w:rFonts w:ascii="Times New Roman" w:eastAsia="PMingLiU" w:hAnsi="Times New Roman"/>
          <w:lang w:eastAsia="zh-TW"/>
        </w:rPr>
      </w:pPr>
      <w:r w:rsidRPr="008F2A8A">
        <w:rPr>
          <w:rFonts w:ascii="Times New Roman" w:eastAsiaTheme="minorEastAsia" w:hAnsi="Times New Roman"/>
          <w:lang w:eastAsia="zh-CN"/>
        </w:rPr>
        <w:t>S</w:t>
      </w:r>
      <w:r w:rsidRPr="008F2A8A">
        <w:rPr>
          <w:rFonts w:ascii="Times New Roman" w:eastAsia="PMingLiU" w:hAnsi="Times New Roman"/>
          <w:lang w:eastAsia="zh-TW"/>
        </w:rPr>
        <w:t xml:space="preserve">ingle numerology </w:t>
      </w:r>
      <w:r w:rsidRPr="008F2A8A">
        <w:rPr>
          <w:rFonts w:ascii="Times New Roman" w:eastAsiaTheme="minorEastAsia" w:hAnsi="Times New Roman"/>
          <w:lang w:eastAsia="zh-CN"/>
        </w:rPr>
        <w:t>is adopted</w:t>
      </w:r>
      <w:r w:rsidRPr="008F2A8A">
        <w:rPr>
          <w:rFonts w:ascii="Times New Roman" w:eastAsia="PMingLiU" w:hAnsi="Times New Roman"/>
          <w:lang w:eastAsia="zh-TW"/>
        </w:rPr>
        <w:t xml:space="preserve"> for</w:t>
      </w:r>
      <w:r w:rsidRPr="008F2A8A">
        <w:rPr>
          <w:rFonts w:ascii="Times New Roman" w:eastAsiaTheme="minorEastAsia" w:hAnsi="Times New Roman"/>
          <w:lang w:eastAsia="zh-CN"/>
        </w:rPr>
        <w:t xml:space="preserve"> the</w:t>
      </w:r>
      <w:r w:rsidRPr="008F2A8A">
        <w:rPr>
          <w:rFonts w:ascii="Times New Roman" w:eastAsia="PMingLiU" w:hAnsi="Times New Roman"/>
          <w:lang w:eastAsia="zh-TW"/>
        </w:rPr>
        <w:t xml:space="preserve"> common RB (CRB) grid for 6GR single-carrier operation</w:t>
      </w:r>
      <w:r w:rsidRPr="008F2A8A">
        <w:rPr>
          <w:rFonts w:ascii="Times New Roman" w:eastAsiaTheme="minorEastAsia" w:hAnsi="Times New Roman"/>
          <w:lang w:eastAsia="zh-CN"/>
        </w:rPr>
        <w:t xml:space="preserve"> for a given band</w:t>
      </w:r>
      <w:r w:rsidRPr="008F2A8A">
        <w:rPr>
          <w:rFonts w:ascii="Times New Roman" w:eastAsia="PMingLiU" w:hAnsi="Times New Roman"/>
          <w:lang w:eastAsia="zh-TW"/>
        </w:rPr>
        <w:t>.</w:t>
      </w:r>
    </w:p>
    <w:p w14:paraId="5D550954" w14:textId="77777777" w:rsidR="00A87B6D" w:rsidRDefault="00A87B6D" w:rsidP="00A87B6D">
      <w:pPr>
        <w:rPr>
          <w:rFonts w:eastAsia="DengXian"/>
          <w:lang w:eastAsia="zh-CN"/>
        </w:rPr>
      </w:pPr>
    </w:p>
    <w:p w14:paraId="2253CC49" w14:textId="77777777" w:rsidR="00A87B6D" w:rsidRDefault="00A87B6D" w:rsidP="00A87B6D">
      <w:pPr>
        <w:rPr>
          <w:rFonts w:eastAsia="DengXian"/>
          <w:i/>
          <w:iCs/>
          <w:lang w:eastAsia="zh-CN"/>
        </w:rPr>
      </w:pPr>
    </w:p>
    <w:p w14:paraId="03D0CE29" w14:textId="77777777" w:rsidR="00A87B6D" w:rsidRPr="00781E1D" w:rsidRDefault="00A87B6D" w:rsidP="00A87B6D">
      <w:pPr>
        <w:rPr>
          <w:rFonts w:eastAsia="DengXian"/>
          <w:i/>
          <w:iCs/>
          <w:lang w:eastAsia="zh-CN"/>
        </w:rPr>
      </w:pPr>
    </w:p>
    <w:p w14:paraId="7F9A75BE" w14:textId="2E37C709" w:rsidR="00A87B6D" w:rsidRPr="00F52615" w:rsidRDefault="00C62C50" w:rsidP="00A87B6D">
      <w:pPr>
        <w:rPr>
          <w:rFonts w:ascii="Times New Roman" w:eastAsia="Times New Roman" w:hAnsi="Times New Roman"/>
        </w:rPr>
      </w:pPr>
      <w:hyperlink r:id="rId1048" w:history="1">
        <w:r>
          <w:rPr>
            <w:rStyle w:val="Hyperlink"/>
            <w:rFonts w:ascii="Times New Roman" w:eastAsia="Times New Roman" w:hAnsi="Times New Roman"/>
          </w:rPr>
          <w:t>R1-2605214</w:t>
        </w:r>
      </w:hyperlink>
      <w:r w:rsidR="00A87B6D">
        <w:rPr>
          <w:rFonts w:ascii="Times New Roman" w:eastAsia="Times New Roman" w:hAnsi="Times New Roman"/>
        </w:rPr>
        <w:tab/>
        <w:t>6G Bandwidth Operation</w:t>
      </w:r>
      <w:r w:rsidR="00A87B6D">
        <w:rPr>
          <w:rFonts w:ascii="Times New Roman" w:eastAsia="Times New Roman" w:hAnsi="Times New Roman"/>
        </w:rPr>
        <w:tab/>
        <w:t>FUTUREWEI</w:t>
      </w:r>
    </w:p>
    <w:p w14:paraId="63A3F787" w14:textId="62424A49" w:rsidR="00A87B6D" w:rsidRDefault="00C62C50" w:rsidP="00A87B6D">
      <w:hyperlink r:id="rId1049" w:history="1">
        <w:r>
          <w:rPr>
            <w:rStyle w:val="Hyperlink"/>
            <w:rFonts w:ascii="Times New Roman" w:eastAsia="Times New Roman" w:hAnsi="Times New Roman"/>
          </w:rPr>
          <w:t>R1-2605256</w:t>
        </w:r>
      </w:hyperlink>
      <w:r w:rsidR="00A87B6D">
        <w:rPr>
          <w:rFonts w:ascii="Times New Roman" w:eastAsia="Times New Roman" w:hAnsi="Times New Roman"/>
        </w:rPr>
        <w:tab/>
        <w:t>Discussion on bandwidth operation</w:t>
      </w:r>
      <w:r w:rsidR="00A87B6D">
        <w:rPr>
          <w:rFonts w:ascii="Times New Roman" w:eastAsia="Times New Roman" w:hAnsi="Times New Roman"/>
        </w:rPr>
        <w:tab/>
      </w:r>
      <w:proofErr w:type="spellStart"/>
      <w:r w:rsidR="00A87B6D">
        <w:rPr>
          <w:rFonts w:ascii="Times New Roman" w:eastAsia="Times New Roman" w:hAnsi="Times New Roman"/>
        </w:rPr>
        <w:t>Spreadtrum</w:t>
      </w:r>
      <w:proofErr w:type="spellEnd"/>
      <w:r w:rsidR="00A87B6D">
        <w:rPr>
          <w:rFonts w:ascii="Times New Roman" w:eastAsia="Times New Roman" w:hAnsi="Times New Roman"/>
        </w:rPr>
        <w:t>, UNISOC</w:t>
      </w:r>
    </w:p>
    <w:p w14:paraId="245BD97A" w14:textId="74BB2862" w:rsidR="00A87B6D" w:rsidRDefault="00C62C50" w:rsidP="00A87B6D">
      <w:hyperlink r:id="rId1050" w:history="1">
        <w:r>
          <w:rPr>
            <w:rStyle w:val="Hyperlink"/>
            <w:rFonts w:ascii="Times New Roman" w:eastAsia="Times New Roman" w:hAnsi="Times New Roman"/>
          </w:rPr>
          <w:t>R1-2605293</w:t>
        </w:r>
      </w:hyperlink>
      <w:r w:rsidR="00A87B6D">
        <w:rPr>
          <w:rFonts w:ascii="Times New Roman" w:eastAsia="Times New Roman" w:hAnsi="Times New Roman"/>
        </w:rPr>
        <w:tab/>
        <w:t>Bandwidth operation for 6GR</w:t>
      </w:r>
      <w:r w:rsidR="00A87B6D">
        <w:rPr>
          <w:rFonts w:ascii="Times New Roman" w:eastAsia="Times New Roman" w:hAnsi="Times New Roman"/>
        </w:rPr>
        <w:tab/>
        <w:t xml:space="preserve">Huawei, </w:t>
      </w:r>
      <w:proofErr w:type="spellStart"/>
      <w:r w:rsidR="00A87B6D">
        <w:rPr>
          <w:rFonts w:ascii="Times New Roman" w:eastAsia="Times New Roman" w:hAnsi="Times New Roman"/>
        </w:rPr>
        <w:t>HiSilicon</w:t>
      </w:r>
      <w:proofErr w:type="spellEnd"/>
    </w:p>
    <w:p w14:paraId="72B2D238" w14:textId="41ECFBF2" w:rsidR="00A87B6D" w:rsidRDefault="00C62C50" w:rsidP="00A87B6D">
      <w:hyperlink r:id="rId1051" w:history="1">
        <w:r>
          <w:rPr>
            <w:rStyle w:val="Hyperlink"/>
            <w:rFonts w:ascii="Times New Roman" w:eastAsia="Times New Roman" w:hAnsi="Times New Roman"/>
          </w:rPr>
          <w:t>R1-2605384</w:t>
        </w:r>
      </w:hyperlink>
      <w:r w:rsidR="00A87B6D">
        <w:rPr>
          <w:rFonts w:ascii="Times New Roman" w:eastAsia="Times New Roman" w:hAnsi="Times New Roman"/>
        </w:rPr>
        <w:tab/>
        <w:t>On aspects of bandwidth operation in 6GR</w:t>
      </w:r>
      <w:r w:rsidR="00A87B6D">
        <w:rPr>
          <w:rFonts w:ascii="Times New Roman" w:eastAsia="Times New Roman" w:hAnsi="Times New Roman"/>
        </w:rPr>
        <w:tab/>
        <w:t>Nokia</w:t>
      </w:r>
    </w:p>
    <w:p w14:paraId="51379153" w14:textId="023B7497" w:rsidR="00A87B6D" w:rsidRDefault="00C62C50" w:rsidP="00A87B6D">
      <w:hyperlink r:id="rId1052" w:history="1">
        <w:r>
          <w:rPr>
            <w:rStyle w:val="Hyperlink"/>
            <w:rFonts w:ascii="Times New Roman" w:eastAsia="Times New Roman" w:hAnsi="Times New Roman"/>
          </w:rPr>
          <w:t>R1-2605421</w:t>
        </w:r>
      </w:hyperlink>
      <w:r w:rsidR="00A87B6D">
        <w:rPr>
          <w:rFonts w:ascii="Times New Roman" w:eastAsia="Times New Roman" w:hAnsi="Times New Roman"/>
        </w:rPr>
        <w:tab/>
        <w:t>Bandwidth operation for 6GR</w:t>
      </w:r>
      <w:r w:rsidR="00A87B6D">
        <w:rPr>
          <w:rFonts w:ascii="Times New Roman" w:eastAsia="Times New Roman" w:hAnsi="Times New Roman"/>
        </w:rPr>
        <w:tab/>
        <w:t>Jio Platforms</w:t>
      </w:r>
    </w:p>
    <w:p w14:paraId="5BCEF50B" w14:textId="6E768930" w:rsidR="00A87B6D" w:rsidRDefault="00C62C50" w:rsidP="00A87B6D">
      <w:hyperlink r:id="rId1053" w:history="1">
        <w:r>
          <w:rPr>
            <w:rStyle w:val="Hyperlink"/>
            <w:rFonts w:ascii="Times New Roman" w:eastAsia="Times New Roman" w:hAnsi="Times New Roman"/>
          </w:rPr>
          <w:t>R1-2605433</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 xml:space="preserve">ZTE Corporation, </w:t>
      </w:r>
      <w:proofErr w:type="spellStart"/>
      <w:r w:rsidR="00A87B6D">
        <w:rPr>
          <w:rFonts w:ascii="Times New Roman" w:eastAsia="Times New Roman" w:hAnsi="Times New Roman"/>
        </w:rPr>
        <w:t>Sanechips</w:t>
      </w:r>
      <w:proofErr w:type="spellEnd"/>
    </w:p>
    <w:p w14:paraId="2D9B834F" w14:textId="7766A9EF" w:rsidR="00A87B6D" w:rsidRDefault="00C62C50" w:rsidP="00A87B6D">
      <w:hyperlink r:id="rId1054" w:history="1">
        <w:r>
          <w:rPr>
            <w:rStyle w:val="Hyperlink"/>
            <w:rFonts w:ascii="Times New Roman" w:eastAsia="Times New Roman" w:hAnsi="Times New Roman"/>
          </w:rPr>
          <w:t>R1-2605461</w:t>
        </w:r>
      </w:hyperlink>
      <w:r w:rsidR="00A87B6D">
        <w:rPr>
          <w:rFonts w:ascii="Times New Roman" w:eastAsia="Times New Roman" w:hAnsi="Times New Roman"/>
        </w:rPr>
        <w:tab/>
        <w:t>Discussions on 6GR bandwidth operation during and right after initial access</w:t>
      </w:r>
      <w:r w:rsidR="00A87B6D">
        <w:rPr>
          <w:rFonts w:ascii="Times New Roman" w:eastAsia="Times New Roman" w:hAnsi="Times New Roman"/>
        </w:rPr>
        <w:tab/>
        <w:t>vivo</w:t>
      </w:r>
    </w:p>
    <w:p w14:paraId="42093F25" w14:textId="6F638F6F" w:rsidR="00A87B6D" w:rsidRDefault="00C62C50" w:rsidP="00A87B6D">
      <w:hyperlink r:id="rId1055" w:history="1">
        <w:r>
          <w:rPr>
            <w:rStyle w:val="Hyperlink"/>
            <w:rFonts w:ascii="Times New Roman" w:eastAsia="Times New Roman" w:hAnsi="Times New Roman"/>
          </w:rPr>
          <w:t>R1-2605494</w:t>
        </w:r>
      </w:hyperlink>
      <w:r w:rsidR="00A87B6D">
        <w:rPr>
          <w:rFonts w:ascii="Times New Roman" w:eastAsia="Times New Roman" w:hAnsi="Times New Roman"/>
        </w:rPr>
        <w:tab/>
        <w:t>Discussion on Initial Access Bandwidth operation</w:t>
      </w:r>
      <w:r w:rsidR="00A87B6D">
        <w:rPr>
          <w:rFonts w:ascii="Times New Roman" w:eastAsia="Times New Roman" w:hAnsi="Times New Roman"/>
        </w:rPr>
        <w:tab/>
        <w:t>Tejas Networks Limited</w:t>
      </w:r>
    </w:p>
    <w:p w14:paraId="77C85949" w14:textId="53B423BB" w:rsidR="00A87B6D" w:rsidRDefault="00C62C50" w:rsidP="00A87B6D">
      <w:hyperlink r:id="rId1056" w:history="1">
        <w:r>
          <w:rPr>
            <w:rStyle w:val="Hyperlink"/>
            <w:rFonts w:ascii="Times New Roman" w:eastAsia="Times New Roman" w:hAnsi="Times New Roman"/>
          </w:rPr>
          <w:t>R1-2605508</w:t>
        </w:r>
      </w:hyperlink>
      <w:r w:rsidR="00A87B6D">
        <w:rPr>
          <w:rFonts w:ascii="Times New Roman" w:eastAsia="Times New Roman" w:hAnsi="Times New Roman"/>
        </w:rPr>
        <w:tab/>
        <w:t>Discussion on Bandwidth Operation for 6GR</w:t>
      </w:r>
      <w:r w:rsidR="00A87B6D">
        <w:rPr>
          <w:rFonts w:ascii="Times New Roman" w:eastAsia="Times New Roman" w:hAnsi="Times New Roman"/>
        </w:rPr>
        <w:tab/>
        <w:t>LG Electronics</w:t>
      </w:r>
    </w:p>
    <w:p w14:paraId="5C164678" w14:textId="35E70C6C" w:rsidR="00A87B6D" w:rsidRDefault="00C62C50" w:rsidP="00A87B6D">
      <w:hyperlink r:id="rId1057" w:history="1">
        <w:r>
          <w:rPr>
            <w:rStyle w:val="Hyperlink"/>
            <w:rFonts w:ascii="Times New Roman" w:eastAsia="Times New Roman" w:hAnsi="Times New Roman"/>
          </w:rPr>
          <w:t>R1-2605565</w:t>
        </w:r>
      </w:hyperlink>
      <w:r w:rsidR="00A87B6D">
        <w:rPr>
          <w:rFonts w:ascii="Times New Roman" w:eastAsia="Times New Roman" w:hAnsi="Times New Roman"/>
        </w:rPr>
        <w:tab/>
        <w:t>Discussion on bandwidth operation for 6GR</w:t>
      </w:r>
      <w:r w:rsidR="00A87B6D">
        <w:rPr>
          <w:rFonts w:ascii="Times New Roman" w:eastAsia="Times New Roman" w:hAnsi="Times New Roman"/>
        </w:rPr>
        <w:tab/>
        <w:t>Xiaomi</w:t>
      </w:r>
    </w:p>
    <w:p w14:paraId="5D9A5AA9" w14:textId="476C0715" w:rsidR="00A87B6D" w:rsidRDefault="00C62C50" w:rsidP="00A87B6D">
      <w:hyperlink r:id="rId1058" w:history="1">
        <w:r>
          <w:rPr>
            <w:rStyle w:val="Hyperlink"/>
            <w:rFonts w:ascii="Times New Roman" w:eastAsia="Times New Roman" w:hAnsi="Times New Roman"/>
          </w:rPr>
          <w:t>R1-2605592</w:t>
        </w:r>
      </w:hyperlink>
      <w:r w:rsidR="00A87B6D">
        <w:rPr>
          <w:rFonts w:ascii="Times New Roman" w:eastAsia="Times New Roman" w:hAnsi="Times New Roman"/>
        </w:rPr>
        <w:tab/>
        <w:t>Bandwidth operation</w:t>
      </w:r>
      <w:r w:rsidR="00A87B6D">
        <w:rPr>
          <w:rFonts w:ascii="Times New Roman" w:eastAsia="Times New Roman" w:hAnsi="Times New Roman"/>
        </w:rPr>
        <w:tab/>
        <w:t>Ericsson</w:t>
      </w:r>
    </w:p>
    <w:p w14:paraId="0594E2E9" w14:textId="5E683CBC" w:rsidR="00A87B6D" w:rsidRDefault="00C62C50" w:rsidP="00A87B6D">
      <w:hyperlink r:id="rId1059" w:history="1">
        <w:r>
          <w:rPr>
            <w:rStyle w:val="Hyperlink"/>
            <w:rFonts w:ascii="Times New Roman" w:eastAsia="Times New Roman" w:hAnsi="Times New Roman"/>
          </w:rPr>
          <w:t>R1-2605633</w:t>
        </w:r>
      </w:hyperlink>
      <w:r w:rsidR="00A87B6D">
        <w:rPr>
          <w:rFonts w:ascii="Times New Roman" w:eastAsia="Times New Roman" w:hAnsi="Times New Roman"/>
        </w:rPr>
        <w:tab/>
        <w:t>Discussion on bandwidth operation for 6GR</w:t>
      </w:r>
      <w:r w:rsidR="00A87B6D">
        <w:rPr>
          <w:rFonts w:ascii="Times New Roman" w:eastAsia="Times New Roman" w:hAnsi="Times New Roman"/>
        </w:rPr>
        <w:tab/>
        <w:t>CMCC</w:t>
      </w:r>
    </w:p>
    <w:p w14:paraId="3BD1AC22" w14:textId="58CAEEA8" w:rsidR="00A87B6D" w:rsidRDefault="00C62C50" w:rsidP="00A87B6D">
      <w:hyperlink r:id="rId1060" w:history="1">
        <w:r>
          <w:rPr>
            <w:rStyle w:val="Hyperlink"/>
            <w:rFonts w:ascii="Times New Roman" w:eastAsia="Times New Roman" w:hAnsi="Times New Roman"/>
          </w:rPr>
          <w:t>R1-2605677</w:t>
        </w:r>
      </w:hyperlink>
      <w:r w:rsidR="00A87B6D">
        <w:rPr>
          <w:rFonts w:ascii="Times New Roman" w:eastAsia="Times New Roman" w:hAnsi="Times New Roman"/>
        </w:rPr>
        <w:tab/>
        <w:t>Views on Bandwidth operation</w:t>
      </w:r>
      <w:r w:rsidR="00A87B6D">
        <w:rPr>
          <w:rFonts w:ascii="Times New Roman" w:eastAsia="Times New Roman" w:hAnsi="Times New Roman"/>
        </w:rPr>
        <w:tab/>
      </w:r>
      <w:proofErr w:type="spellStart"/>
      <w:r w:rsidR="00A87B6D">
        <w:rPr>
          <w:rFonts w:ascii="Times New Roman" w:eastAsia="Times New Roman" w:hAnsi="Times New Roman"/>
        </w:rPr>
        <w:t>Ofinno</w:t>
      </w:r>
      <w:proofErr w:type="spellEnd"/>
    </w:p>
    <w:p w14:paraId="75C5639F" w14:textId="32B253E9" w:rsidR="00A87B6D" w:rsidRDefault="00C62C50" w:rsidP="00A87B6D">
      <w:hyperlink r:id="rId1061" w:history="1">
        <w:r>
          <w:rPr>
            <w:rStyle w:val="Hyperlink"/>
            <w:rFonts w:ascii="Times New Roman" w:eastAsia="Times New Roman" w:hAnsi="Times New Roman"/>
          </w:rPr>
          <w:t>R1-2605719</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CATT</w:t>
      </w:r>
    </w:p>
    <w:p w14:paraId="308BD1B5" w14:textId="1E619156" w:rsidR="00A87B6D" w:rsidRDefault="00C62C50" w:rsidP="00A87B6D">
      <w:hyperlink r:id="rId1062" w:history="1">
        <w:r>
          <w:rPr>
            <w:rStyle w:val="Hyperlink"/>
            <w:rFonts w:ascii="Times New Roman" w:eastAsia="Times New Roman" w:hAnsi="Times New Roman"/>
          </w:rPr>
          <w:t>R1-2605763</w:t>
        </w:r>
      </w:hyperlink>
      <w:r w:rsidR="00A87B6D">
        <w:rPr>
          <w:rFonts w:ascii="Times New Roman" w:eastAsia="Times New Roman" w:hAnsi="Times New Roman"/>
        </w:rPr>
        <w:tab/>
        <w:t>Discussion on bandwidth operation during initial access</w:t>
      </w:r>
      <w:r w:rsidR="00A87B6D">
        <w:rPr>
          <w:rFonts w:ascii="Times New Roman" w:eastAsia="Times New Roman" w:hAnsi="Times New Roman"/>
        </w:rPr>
        <w:tab/>
        <w:t>KT Corp.</w:t>
      </w:r>
    </w:p>
    <w:p w14:paraId="7EF8EBD6" w14:textId="61ABECAD" w:rsidR="00A87B6D" w:rsidRDefault="00C62C50" w:rsidP="00A87B6D">
      <w:hyperlink r:id="rId1063" w:history="1">
        <w:r>
          <w:rPr>
            <w:rStyle w:val="Hyperlink"/>
            <w:rFonts w:ascii="Times New Roman" w:eastAsia="Times New Roman" w:hAnsi="Times New Roman"/>
          </w:rPr>
          <w:t>R1-2605825</w:t>
        </w:r>
      </w:hyperlink>
      <w:r w:rsidR="00A87B6D">
        <w:rPr>
          <w:rFonts w:ascii="Times New Roman" w:eastAsia="Times New Roman" w:hAnsi="Times New Roman"/>
        </w:rPr>
        <w:tab/>
        <w:t>Bandwidth operation</w:t>
      </w:r>
      <w:r w:rsidR="00A87B6D">
        <w:rPr>
          <w:rFonts w:ascii="Times New Roman" w:eastAsia="Times New Roman" w:hAnsi="Times New Roman"/>
        </w:rPr>
        <w:tab/>
        <w:t>Samsung</w:t>
      </w:r>
    </w:p>
    <w:p w14:paraId="2E7C5DD7" w14:textId="461F1DD1" w:rsidR="00A87B6D" w:rsidRDefault="00C62C50" w:rsidP="00A87B6D">
      <w:hyperlink r:id="rId1064" w:history="1">
        <w:r>
          <w:rPr>
            <w:rStyle w:val="Hyperlink"/>
            <w:rFonts w:ascii="Times New Roman" w:eastAsia="Times New Roman" w:hAnsi="Times New Roman"/>
          </w:rPr>
          <w:t>R1-2605876</w:t>
        </w:r>
      </w:hyperlink>
      <w:r w:rsidR="00A87B6D">
        <w:rPr>
          <w:rFonts w:ascii="Times New Roman" w:eastAsia="Times New Roman" w:hAnsi="Times New Roman"/>
        </w:rPr>
        <w:tab/>
        <w:t>Discussion on bandwidth operation for idle mode</w:t>
      </w:r>
      <w:r w:rsidR="00A87B6D">
        <w:rPr>
          <w:rFonts w:ascii="Times New Roman" w:eastAsia="Times New Roman" w:hAnsi="Times New Roman"/>
        </w:rPr>
        <w:tab/>
        <w:t>NEC</w:t>
      </w:r>
    </w:p>
    <w:p w14:paraId="7428C690" w14:textId="15E09619" w:rsidR="00A87B6D" w:rsidRDefault="00C62C50" w:rsidP="00A87B6D">
      <w:hyperlink r:id="rId1065" w:history="1">
        <w:r>
          <w:rPr>
            <w:rStyle w:val="Hyperlink"/>
            <w:rFonts w:ascii="Times New Roman" w:eastAsia="Times New Roman" w:hAnsi="Times New Roman"/>
          </w:rPr>
          <w:t>R1-2605919</w:t>
        </w:r>
      </w:hyperlink>
      <w:r w:rsidR="00A87B6D">
        <w:rPr>
          <w:rFonts w:ascii="Times New Roman" w:eastAsia="Times New Roman" w:hAnsi="Times New Roman"/>
        </w:rPr>
        <w:tab/>
        <w:t>Bandwidth operation for 6GR</w:t>
      </w:r>
      <w:r w:rsidR="00A87B6D">
        <w:rPr>
          <w:rFonts w:ascii="Times New Roman" w:eastAsia="Times New Roman" w:hAnsi="Times New Roman"/>
        </w:rPr>
        <w:tab/>
        <w:t>OPPO</w:t>
      </w:r>
    </w:p>
    <w:p w14:paraId="5B566AC3" w14:textId="09F73B5F" w:rsidR="00A87B6D" w:rsidRDefault="00C62C50" w:rsidP="00A87B6D">
      <w:hyperlink r:id="rId1066" w:history="1">
        <w:r>
          <w:rPr>
            <w:rStyle w:val="Hyperlink"/>
            <w:rFonts w:ascii="Times New Roman" w:eastAsia="Times New Roman" w:hAnsi="Times New Roman"/>
          </w:rPr>
          <w:t>R1-2605950</w:t>
        </w:r>
      </w:hyperlink>
      <w:r w:rsidR="00A87B6D">
        <w:rPr>
          <w:rFonts w:ascii="Times New Roman" w:eastAsia="Times New Roman" w:hAnsi="Times New Roman"/>
        </w:rPr>
        <w:tab/>
        <w:t>Bandwidth Operation</w:t>
      </w:r>
      <w:r w:rsidR="00A87B6D">
        <w:rPr>
          <w:rFonts w:ascii="Times New Roman" w:eastAsia="Times New Roman" w:hAnsi="Times New Roman"/>
        </w:rPr>
        <w:tab/>
        <w:t>Lenovo</w:t>
      </w:r>
    </w:p>
    <w:p w14:paraId="1D4A9CC6" w14:textId="42F58EEA" w:rsidR="00A87B6D" w:rsidRDefault="00C62C50" w:rsidP="00A87B6D">
      <w:hyperlink r:id="rId1067" w:history="1">
        <w:r>
          <w:rPr>
            <w:rStyle w:val="Hyperlink"/>
            <w:rFonts w:ascii="Times New Roman" w:eastAsia="Times New Roman" w:hAnsi="Times New Roman"/>
          </w:rPr>
          <w:t>R1-2605972</w:t>
        </w:r>
      </w:hyperlink>
      <w:r w:rsidR="00A87B6D">
        <w:rPr>
          <w:rFonts w:ascii="Times New Roman" w:eastAsia="Times New Roman" w:hAnsi="Times New Roman"/>
        </w:rPr>
        <w:tab/>
        <w:t>6GR bandwidth operation</w:t>
      </w:r>
      <w:r w:rsidR="00A87B6D">
        <w:rPr>
          <w:rFonts w:ascii="Times New Roman" w:eastAsia="Times New Roman" w:hAnsi="Times New Roman"/>
        </w:rPr>
        <w:tab/>
        <w:t>Sony</w:t>
      </w:r>
    </w:p>
    <w:p w14:paraId="526D1AEA" w14:textId="573A73BF" w:rsidR="00A87B6D" w:rsidRDefault="00C62C50" w:rsidP="00A87B6D">
      <w:hyperlink r:id="rId1068" w:history="1">
        <w:r>
          <w:rPr>
            <w:rStyle w:val="Hyperlink"/>
            <w:rFonts w:ascii="Times New Roman" w:eastAsia="Times New Roman" w:hAnsi="Times New Roman"/>
          </w:rPr>
          <w:t>R1-2605991</w:t>
        </w:r>
      </w:hyperlink>
      <w:r w:rsidR="00A87B6D">
        <w:rPr>
          <w:rFonts w:ascii="Times New Roman" w:eastAsia="Times New Roman" w:hAnsi="Times New Roman"/>
        </w:rPr>
        <w:tab/>
        <w:t xml:space="preserve">Bandwidth operation for 6GR </w:t>
      </w:r>
      <w:r w:rsidR="00A87B6D">
        <w:rPr>
          <w:rFonts w:ascii="Times New Roman" w:eastAsia="Times New Roman" w:hAnsi="Times New Roman"/>
        </w:rPr>
        <w:tab/>
      </w:r>
      <w:proofErr w:type="spellStart"/>
      <w:r w:rsidR="00A87B6D">
        <w:rPr>
          <w:rFonts w:ascii="Times New Roman" w:eastAsia="Times New Roman" w:hAnsi="Times New Roman"/>
        </w:rPr>
        <w:t>InterDigital</w:t>
      </w:r>
      <w:proofErr w:type="spellEnd"/>
      <w:r w:rsidR="00A87B6D">
        <w:rPr>
          <w:rFonts w:ascii="Times New Roman" w:eastAsia="Times New Roman" w:hAnsi="Times New Roman"/>
        </w:rPr>
        <w:t>, Inc.</w:t>
      </w:r>
    </w:p>
    <w:p w14:paraId="3EAE6BAF" w14:textId="3DE43E0E" w:rsidR="00A87B6D" w:rsidRDefault="00C62C50" w:rsidP="00A87B6D">
      <w:hyperlink r:id="rId1069" w:history="1">
        <w:r>
          <w:rPr>
            <w:rStyle w:val="Hyperlink"/>
            <w:rFonts w:ascii="Times New Roman" w:eastAsia="Times New Roman" w:hAnsi="Times New Roman"/>
          </w:rPr>
          <w:t>R1-2606024</w:t>
        </w:r>
      </w:hyperlink>
      <w:r w:rsidR="00A87B6D">
        <w:rPr>
          <w:rFonts w:ascii="Times New Roman" w:eastAsia="Times New Roman" w:hAnsi="Times New Roman"/>
        </w:rPr>
        <w:tab/>
        <w:t>Bandwidth operation in initial access and idle mode</w:t>
      </w:r>
      <w:r w:rsidR="00A87B6D">
        <w:rPr>
          <w:rFonts w:ascii="Times New Roman" w:eastAsia="Times New Roman" w:hAnsi="Times New Roman"/>
        </w:rPr>
        <w:tab/>
        <w:t>Apple</w:t>
      </w:r>
    </w:p>
    <w:p w14:paraId="4465E8E6" w14:textId="2BA986A2" w:rsidR="00A87B6D" w:rsidRDefault="00C62C50" w:rsidP="00A87B6D">
      <w:hyperlink r:id="rId1070" w:history="1">
        <w:r>
          <w:rPr>
            <w:rStyle w:val="Hyperlink"/>
            <w:rFonts w:ascii="Times New Roman" w:eastAsia="Times New Roman" w:hAnsi="Times New Roman"/>
          </w:rPr>
          <w:t>R1-2606064</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Panasonic</w:t>
      </w:r>
    </w:p>
    <w:p w14:paraId="14A48E9B" w14:textId="6FC70C9C" w:rsidR="00A87B6D" w:rsidRDefault="00C62C50" w:rsidP="00A87B6D">
      <w:hyperlink r:id="rId1071" w:history="1">
        <w:r>
          <w:rPr>
            <w:rStyle w:val="Hyperlink"/>
            <w:rFonts w:ascii="Times New Roman" w:eastAsia="Times New Roman" w:hAnsi="Times New Roman"/>
          </w:rPr>
          <w:t>R1-2606081</w:t>
        </w:r>
      </w:hyperlink>
      <w:r w:rsidR="00A87B6D">
        <w:rPr>
          <w:rFonts w:ascii="Times New Roman" w:eastAsia="Times New Roman" w:hAnsi="Times New Roman"/>
        </w:rPr>
        <w:tab/>
        <w:t>Discussion on bandwidth operation for 6GR</w:t>
      </w:r>
      <w:r w:rsidR="00A87B6D">
        <w:rPr>
          <w:rFonts w:ascii="Times New Roman" w:eastAsia="Times New Roman" w:hAnsi="Times New Roman"/>
        </w:rPr>
        <w:tab/>
        <w:t>China Telecom</w:t>
      </w:r>
    </w:p>
    <w:p w14:paraId="07FF9BFD" w14:textId="54B976BE" w:rsidR="00A87B6D" w:rsidRDefault="00C62C50" w:rsidP="00A87B6D">
      <w:hyperlink r:id="rId1072" w:history="1">
        <w:r>
          <w:rPr>
            <w:rStyle w:val="Hyperlink"/>
            <w:rFonts w:ascii="Times New Roman" w:eastAsia="Times New Roman" w:hAnsi="Times New Roman"/>
          </w:rPr>
          <w:t>R1-2606102</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1Finity</w:t>
      </w:r>
    </w:p>
    <w:p w14:paraId="740FFDEB" w14:textId="1E58B10D" w:rsidR="00A87B6D" w:rsidRDefault="00C62C50" w:rsidP="00A87B6D">
      <w:hyperlink r:id="rId1073" w:history="1">
        <w:r>
          <w:rPr>
            <w:rStyle w:val="Hyperlink"/>
            <w:rFonts w:ascii="Times New Roman" w:eastAsia="Times New Roman" w:hAnsi="Times New Roman"/>
          </w:rPr>
          <w:t>R1-2606145</w:t>
        </w:r>
      </w:hyperlink>
      <w:r w:rsidR="00A87B6D">
        <w:rPr>
          <w:rFonts w:ascii="Times New Roman" w:eastAsia="Times New Roman" w:hAnsi="Times New Roman"/>
        </w:rPr>
        <w:tab/>
        <w:t>6G Bandwidth Operation</w:t>
      </w:r>
      <w:r w:rsidR="00A87B6D">
        <w:rPr>
          <w:rFonts w:ascii="Times New Roman" w:eastAsia="Times New Roman" w:hAnsi="Times New Roman"/>
        </w:rPr>
        <w:tab/>
        <w:t>MediaTek Inc.</w:t>
      </w:r>
    </w:p>
    <w:p w14:paraId="248D0560" w14:textId="2F73DF65" w:rsidR="00A87B6D" w:rsidRDefault="00C62C50" w:rsidP="00A87B6D">
      <w:hyperlink r:id="rId1074" w:history="1">
        <w:r>
          <w:rPr>
            <w:rStyle w:val="Hyperlink"/>
            <w:rFonts w:ascii="Times New Roman" w:eastAsia="Times New Roman" w:hAnsi="Times New Roman"/>
          </w:rPr>
          <w:t>R1-2606167</w:t>
        </w:r>
      </w:hyperlink>
      <w:r w:rsidR="00A87B6D">
        <w:rPr>
          <w:rFonts w:ascii="Times New Roman" w:eastAsia="Times New Roman" w:hAnsi="Times New Roman"/>
        </w:rPr>
        <w:tab/>
        <w:t>Discussion on Bandwidth operation for 6GR air interface</w:t>
      </w:r>
      <w:r w:rsidR="00A87B6D">
        <w:rPr>
          <w:rFonts w:ascii="Times New Roman" w:eastAsia="Times New Roman" w:hAnsi="Times New Roman"/>
        </w:rPr>
        <w:tab/>
        <w:t>Sharp</w:t>
      </w:r>
    </w:p>
    <w:p w14:paraId="51140805" w14:textId="74580859" w:rsidR="00A87B6D" w:rsidRDefault="00C62C50" w:rsidP="00A87B6D">
      <w:hyperlink r:id="rId1075" w:history="1">
        <w:r>
          <w:rPr>
            <w:rStyle w:val="Hyperlink"/>
            <w:rFonts w:ascii="Times New Roman" w:eastAsia="Times New Roman" w:hAnsi="Times New Roman"/>
          </w:rPr>
          <w:t>R1-2606228</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DENSO CORPORATION</w:t>
      </w:r>
    </w:p>
    <w:p w14:paraId="088480FC" w14:textId="4C3348B2" w:rsidR="00A87B6D" w:rsidRDefault="00C62C50" w:rsidP="00A87B6D">
      <w:hyperlink r:id="rId1076" w:history="1">
        <w:r>
          <w:rPr>
            <w:rStyle w:val="Hyperlink"/>
            <w:rFonts w:ascii="Times New Roman" w:eastAsia="Times New Roman" w:hAnsi="Times New Roman"/>
          </w:rPr>
          <w:t>R1-2606240</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ETRI</w:t>
      </w:r>
    </w:p>
    <w:p w14:paraId="5E54FCDE" w14:textId="3B4FD960" w:rsidR="00A87B6D" w:rsidRDefault="00C62C50" w:rsidP="00A87B6D">
      <w:hyperlink r:id="rId1077" w:history="1">
        <w:r>
          <w:rPr>
            <w:rStyle w:val="Hyperlink"/>
            <w:rFonts w:ascii="Times New Roman" w:eastAsia="Times New Roman" w:hAnsi="Times New Roman"/>
          </w:rPr>
          <w:t>R1-2606377</w:t>
        </w:r>
      </w:hyperlink>
      <w:r w:rsidR="00A87B6D">
        <w:rPr>
          <w:rFonts w:ascii="Times New Roman" w:eastAsia="Times New Roman" w:hAnsi="Times New Roman"/>
        </w:rPr>
        <w:tab/>
        <w:t>Bandwidth operation</w:t>
      </w:r>
      <w:r w:rsidR="00A87B6D">
        <w:rPr>
          <w:rFonts w:ascii="Times New Roman" w:eastAsia="Times New Roman" w:hAnsi="Times New Roman"/>
        </w:rPr>
        <w:tab/>
        <w:t>Qualcomm Incorporated</w:t>
      </w:r>
    </w:p>
    <w:p w14:paraId="7D75A8C3" w14:textId="4CB8F9DE" w:rsidR="00A87B6D" w:rsidRDefault="00C62C50" w:rsidP="00A87B6D">
      <w:hyperlink r:id="rId1078" w:history="1">
        <w:r>
          <w:rPr>
            <w:rStyle w:val="Hyperlink"/>
            <w:rFonts w:ascii="Times New Roman" w:eastAsia="Times New Roman" w:hAnsi="Times New Roman"/>
          </w:rPr>
          <w:t>R1-2606401</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Google</w:t>
      </w:r>
    </w:p>
    <w:p w14:paraId="25D8320F" w14:textId="6A66B5F7" w:rsidR="00A87B6D" w:rsidRDefault="00C62C50" w:rsidP="00A87B6D">
      <w:hyperlink r:id="rId1079" w:history="1">
        <w:r>
          <w:rPr>
            <w:rStyle w:val="Hyperlink"/>
            <w:rFonts w:ascii="Times New Roman" w:eastAsia="Times New Roman" w:hAnsi="Times New Roman"/>
          </w:rPr>
          <w:t>R1-2606503</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NTT DOCOMO, INC.</w:t>
      </w:r>
    </w:p>
    <w:p w14:paraId="72052E9B" w14:textId="538D4E2A" w:rsidR="00A87B6D" w:rsidRDefault="00C62C50" w:rsidP="00A87B6D">
      <w:hyperlink r:id="rId1080" w:history="1">
        <w:r>
          <w:rPr>
            <w:rStyle w:val="Hyperlink"/>
            <w:rFonts w:ascii="Times New Roman" w:eastAsia="Times New Roman" w:hAnsi="Times New Roman"/>
          </w:rPr>
          <w:t>R1-2606524</w:t>
        </w:r>
      </w:hyperlink>
      <w:r w:rsidR="00A87B6D">
        <w:rPr>
          <w:rFonts w:ascii="Times New Roman" w:eastAsia="Times New Roman" w:hAnsi="Times New Roman"/>
        </w:rPr>
        <w:tab/>
        <w:t>Discussion on bandwidth operation</w:t>
      </w:r>
      <w:r w:rsidR="00A87B6D">
        <w:rPr>
          <w:rFonts w:ascii="Times New Roman" w:eastAsia="Times New Roman" w:hAnsi="Times New Roman"/>
        </w:rPr>
        <w:tab/>
      </w:r>
      <w:proofErr w:type="spellStart"/>
      <w:r w:rsidR="00A87B6D">
        <w:rPr>
          <w:rFonts w:ascii="Times New Roman" w:eastAsia="Times New Roman" w:hAnsi="Times New Roman"/>
        </w:rPr>
        <w:t>Transsion</w:t>
      </w:r>
      <w:proofErr w:type="spellEnd"/>
      <w:r w:rsidR="00A87B6D">
        <w:rPr>
          <w:rFonts w:ascii="Times New Roman" w:eastAsia="Times New Roman" w:hAnsi="Times New Roman"/>
        </w:rPr>
        <w:t xml:space="preserve"> Holdings</w:t>
      </w:r>
    </w:p>
    <w:p w14:paraId="4BD9E340" w14:textId="5016B999" w:rsidR="00A87B6D" w:rsidRDefault="00C62C50" w:rsidP="00A87B6D">
      <w:hyperlink r:id="rId1081" w:history="1">
        <w:r>
          <w:rPr>
            <w:rStyle w:val="Hyperlink"/>
            <w:rFonts w:ascii="Times New Roman" w:eastAsia="Times New Roman" w:hAnsi="Times New Roman"/>
          </w:rPr>
          <w:t>R1-2606570</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TCL</w:t>
      </w:r>
    </w:p>
    <w:p w14:paraId="00EFDA4E" w14:textId="6C5683FE" w:rsidR="00A87B6D" w:rsidRDefault="00C62C50" w:rsidP="00A87B6D">
      <w:hyperlink r:id="rId1082" w:history="1">
        <w:r>
          <w:rPr>
            <w:rStyle w:val="Hyperlink"/>
            <w:rFonts w:ascii="Times New Roman" w:eastAsia="Times New Roman" w:hAnsi="Times New Roman"/>
          </w:rPr>
          <w:t>R1-2606575</w:t>
        </w:r>
      </w:hyperlink>
      <w:r w:rsidR="00A87B6D">
        <w:rPr>
          <w:rFonts w:ascii="Times New Roman" w:eastAsia="Times New Roman" w:hAnsi="Times New Roman"/>
        </w:rPr>
        <w:tab/>
        <w:t>Discussion on bandwidth operation</w:t>
      </w:r>
      <w:r w:rsidR="00A87B6D">
        <w:rPr>
          <w:rFonts w:ascii="Times New Roman" w:eastAsia="Times New Roman" w:hAnsi="Times New Roman"/>
        </w:rPr>
        <w:tab/>
        <w:t>WILUS Inc.</w:t>
      </w:r>
    </w:p>
    <w:p w14:paraId="0C96A3D4" w14:textId="2274EA09" w:rsidR="00A87B6D" w:rsidRDefault="00C62C50" w:rsidP="00A87B6D">
      <w:hyperlink r:id="rId1083" w:history="1">
        <w:r>
          <w:rPr>
            <w:rStyle w:val="Hyperlink"/>
            <w:rFonts w:ascii="Times New Roman" w:eastAsia="Times New Roman" w:hAnsi="Times New Roman"/>
          </w:rPr>
          <w:t>R1-2606622</w:t>
        </w:r>
      </w:hyperlink>
      <w:r w:rsidR="00A87B6D">
        <w:rPr>
          <w:rFonts w:ascii="Times New Roman" w:eastAsia="Times New Roman" w:hAnsi="Times New Roman"/>
        </w:rPr>
        <w:tab/>
        <w:t>Discussion on bandwidth operation</w:t>
      </w:r>
      <w:r w:rsidR="00A87B6D">
        <w:rPr>
          <w:rFonts w:ascii="Times New Roman" w:eastAsia="Times New Roman" w:hAnsi="Times New Roman"/>
        </w:rPr>
        <w:tab/>
      </w:r>
      <w:proofErr w:type="spellStart"/>
      <w:r w:rsidR="00A87B6D">
        <w:rPr>
          <w:rFonts w:ascii="Times New Roman" w:eastAsia="Times New Roman" w:hAnsi="Times New Roman"/>
        </w:rPr>
        <w:t>ASUSTeK</w:t>
      </w:r>
      <w:proofErr w:type="spellEnd"/>
    </w:p>
    <w:p w14:paraId="0A17A60E" w14:textId="581A362F" w:rsidR="00A87B6D" w:rsidRDefault="00C62C50" w:rsidP="00A87B6D">
      <w:hyperlink r:id="rId1084" w:history="1">
        <w:r>
          <w:rPr>
            <w:rStyle w:val="Hyperlink"/>
            <w:rFonts w:ascii="Times New Roman" w:eastAsia="Times New Roman" w:hAnsi="Times New Roman"/>
          </w:rPr>
          <w:t>R1-2606648</w:t>
        </w:r>
      </w:hyperlink>
      <w:r w:rsidR="00A87B6D">
        <w:rPr>
          <w:rFonts w:ascii="Times New Roman" w:eastAsia="Times New Roman" w:hAnsi="Times New Roman"/>
        </w:rPr>
        <w:tab/>
        <w:t>Discussion on Bandwidth Operation</w:t>
      </w:r>
      <w:r w:rsidR="00A87B6D">
        <w:rPr>
          <w:rFonts w:ascii="Times New Roman" w:eastAsia="Times New Roman" w:hAnsi="Times New Roman"/>
        </w:rPr>
        <w:tab/>
      </w:r>
      <w:proofErr w:type="spellStart"/>
      <w:r w:rsidR="00A87B6D">
        <w:rPr>
          <w:rFonts w:ascii="Times New Roman" w:eastAsia="Times New Roman" w:hAnsi="Times New Roman"/>
        </w:rPr>
        <w:t>CEWiT</w:t>
      </w:r>
      <w:proofErr w:type="spellEnd"/>
    </w:p>
    <w:p w14:paraId="484A223E" w14:textId="4A0A79FC" w:rsidR="00A87B6D" w:rsidRDefault="00C62C50" w:rsidP="00A87B6D">
      <w:hyperlink r:id="rId1085" w:history="1">
        <w:r>
          <w:rPr>
            <w:rStyle w:val="Hyperlink"/>
            <w:rFonts w:ascii="Times New Roman" w:eastAsia="Times New Roman" w:hAnsi="Times New Roman"/>
          </w:rPr>
          <w:t>R1-2606685</w:t>
        </w:r>
      </w:hyperlink>
      <w:r w:rsidR="00A87B6D">
        <w:rPr>
          <w:rFonts w:ascii="Times New Roman" w:eastAsia="Times New Roman" w:hAnsi="Times New Roman"/>
        </w:rPr>
        <w:tab/>
        <w:t>Bandwidth operation for 6GR</w:t>
      </w:r>
      <w:r w:rsidR="00A87B6D">
        <w:rPr>
          <w:rFonts w:ascii="Times New Roman" w:eastAsia="Times New Roman" w:hAnsi="Times New Roman"/>
        </w:rPr>
        <w:tab/>
        <w:t>ITL</w:t>
      </w:r>
    </w:p>
    <w:p w14:paraId="5F107ABA" w14:textId="5B63D0FC" w:rsidR="00A87B6D" w:rsidRDefault="00C62C50" w:rsidP="00A87B6D">
      <w:hyperlink r:id="rId1086" w:history="1">
        <w:r>
          <w:rPr>
            <w:rStyle w:val="Hyperlink"/>
            <w:rFonts w:ascii="Times New Roman" w:eastAsia="Times New Roman" w:hAnsi="Times New Roman"/>
          </w:rPr>
          <w:t>R1-2606703</w:t>
        </w:r>
      </w:hyperlink>
      <w:r w:rsidR="00A87B6D">
        <w:rPr>
          <w:rFonts w:ascii="Times New Roman" w:eastAsia="Times New Roman" w:hAnsi="Times New Roman"/>
        </w:rPr>
        <w:tab/>
        <w:t>Discussion on bandwidth operation for 6GR</w:t>
      </w:r>
      <w:r w:rsidR="00A87B6D">
        <w:rPr>
          <w:rFonts w:ascii="Times New Roman" w:eastAsia="Times New Roman" w:hAnsi="Times New Roman"/>
        </w:rPr>
        <w:tab/>
        <w:t>Kookmin University</w:t>
      </w:r>
    </w:p>
    <w:p w14:paraId="044FEB2E" w14:textId="77777777" w:rsidR="00A87B6D" w:rsidRPr="00A87B6D" w:rsidRDefault="00A87B6D" w:rsidP="00A87B6D"/>
    <w:p w14:paraId="641C47EC" w14:textId="30C6A8BD" w:rsidR="00E576F6" w:rsidRDefault="00A87B6D" w:rsidP="0013532B">
      <w:pPr>
        <w:pStyle w:val="Heading3"/>
      </w:pPr>
      <w:bookmarkStart w:id="188" w:name="_Toc239313246"/>
      <w:r>
        <w:t>MIMO operation</w:t>
      </w:r>
      <w:bookmarkEnd w:id="188"/>
    </w:p>
    <w:p w14:paraId="4E24A3CA" w14:textId="77777777" w:rsidR="00A87B6D" w:rsidRPr="00FD0278" w:rsidRDefault="00A87B6D" w:rsidP="00A87B6D">
      <w:pPr>
        <w:rPr>
          <w:rFonts w:eastAsia="DengXian"/>
          <w:i/>
          <w:iCs/>
          <w:lang w:eastAsia="zh-CN"/>
        </w:rPr>
      </w:pPr>
      <w:r w:rsidRPr="00FD0278">
        <w:rPr>
          <w:rFonts w:eastAsia="DengXian" w:hint="eastAsia"/>
          <w:i/>
          <w:iCs/>
          <w:lang w:eastAsia="zh-CN"/>
        </w:rPr>
        <w:t xml:space="preserve">Note 1: Including schemes/mechanisms about how to transmit </w:t>
      </w:r>
      <w:r w:rsidRPr="00FD0278">
        <w:rPr>
          <w:rFonts w:eastAsia="DengXian"/>
          <w:i/>
          <w:iCs/>
          <w:lang w:eastAsia="zh-CN"/>
        </w:rPr>
        <w:t>different</w:t>
      </w:r>
      <w:r w:rsidRPr="00FD0278">
        <w:rPr>
          <w:rFonts w:eastAsia="DengXian" w:hint="eastAsia"/>
          <w:i/>
          <w:iCs/>
          <w:lang w:eastAsia="zh-CN"/>
        </w:rPr>
        <w:t xml:space="preserve"> channels or signals, and associated aspects</w:t>
      </w:r>
    </w:p>
    <w:p w14:paraId="6EAC5A57" w14:textId="77777777" w:rsidR="00A87B6D" w:rsidRDefault="00A87B6D" w:rsidP="00A87B6D">
      <w:pPr>
        <w:rPr>
          <w:rFonts w:eastAsia="DengXian"/>
          <w:i/>
          <w:iCs/>
          <w:lang w:eastAsia="zh-CN"/>
        </w:rPr>
      </w:pPr>
      <w:r w:rsidRPr="00FD0278">
        <w:rPr>
          <w:rFonts w:eastAsia="DengXian" w:hint="eastAsia"/>
          <w:i/>
          <w:iCs/>
          <w:lang w:eastAsia="zh-CN"/>
        </w:rPr>
        <w:t>Note 2: How/</w:t>
      </w:r>
      <w:r w:rsidRPr="00FD0278">
        <w:rPr>
          <w:rFonts w:eastAsia="DengXian"/>
          <w:i/>
          <w:iCs/>
          <w:lang w:eastAsia="zh-CN"/>
        </w:rPr>
        <w:t>where</w:t>
      </w:r>
      <w:r w:rsidRPr="00FD0278">
        <w:rPr>
          <w:rFonts w:eastAsia="DengXian" w:hint="eastAsia"/>
          <w:i/>
          <w:iCs/>
          <w:lang w:eastAsia="zh-CN"/>
        </w:rPr>
        <w:t xml:space="preserve"> to transmit downlink control channels will be discussed under AI 10.5.2.1, what to be transmitted/indicated will be discussed under AI 10.5.4.1. Similarly, how/where to transmit </w:t>
      </w:r>
      <w:r w:rsidRPr="00FD0278">
        <w:rPr>
          <w:rFonts w:eastAsia="DengXian"/>
          <w:i/>
          <w:iCs/>
          <w:lang w:eastAsia="zh-CN"/>
        </w:rPr>
        <w:t>PDSCH/PUSCH</w:t>
      </w:r>
      <w:r w:rsidRPr="00FD0278">
        <w:rPr>
          <w:rFonts w:eastAsia="DengXian" w:hint="eastAsia"/>
          <w:i/>
          <w:iCs/>
          <w:lang w:eastAsia="zh-CN"/>
        </w:rPr>
        <w:t xml:space="preserve">, such as </w:t>
      </w:r>
      <w:r w:rsidRPr="00FD0278">
        <w:rPr>
          <w:rFonts w:eastAsia="DengXian"/>
          <w:i/>
          <w:iCs/>
          <w:lang w:eastAsia="zh-CN"/>
        </w:rPr>
        <w:t>Time/frequency domain resource allocation schemes</w:t>
      </w:r>
      <w:r w:rsidRPr="00FD0278">
        <w:rPr>
          <w:rFonts w:eastAsia="DengXian" w:hint="eastAsia"/>
          <w:i/>
          <w:iCs/>
          <w:lang w:eastAsia="zh-CN"/>
        </w:rPr>
        <w:t>, etc, will be discussed under AI 10.5.2.2/10.5.2.3.</w:t>
      </w:r>
    </w:p>
    <w:p w14:paraId="6512B344" w14:textId="77777777" w:rsidR="00A87B6D" w:rsidRDefault="00A87B6D" w:rsidP="00A87B6D">
      <w:pPr>
        <w:rPr>
          <w:rFonts w:eastAsia="DengXian"/>
          <w:i/>
          <w:iCs/>
          <w:lang w:eastAsia="zh-CN"/>
        </w:rPr>
      </w:pPr>
    </w:p>
    <w:p w14:paraId="197414B1" w14:textId="5D107F38" w:rsidR="00A87B6D" w:rsidRPr="009D27E1" w:rsidRDefault="00C62C50" w:rsidP="00A87B6D">
      <w:pPr>
        <w:ind w:left="1440" w:hanging="1440"/>
        <w:rPr>
          <w:rFonts w:eastAsiaTheme="minorEastAsia"/>
          <w:b/>
          <w:bCs/>
          <w:lang w:eastAsia="zh-CN"/>
        </w:rPr>
      </w:pPr>
      <w:hyperlink r:id="rId1087" w:history="1">
        <w:r w:rsidRPr="009D27E1">
          <w:rPr>
            <w:rStyle w:val="Hyperlink"/>
            <w:rFonts w:eastAsiaTheme="minorEastAsia"/>
            <w:b/>
            <w:bCs/>
            <w:lang w:eastAsia="zh-CN"/>
          </w:rPr>
          <w:t>R1-2606763</w:t>
        </w:r>
      </w:hyperlink>
      <w:r w:rsidR="00A87B6D" w:rsidRPr="009D27E1">
        <w:rPr>
          <w:rFonts w:eastAsiaTheme="minorEastAsia"/>
          <w:b/>
          <w:bCs/>
          <w:lang w:eastAsia="zh-CN"/>
        </w:rPr>
        <w:tab/>
        <w:t>Session Notes of AI 10.</w:t>
      </w:r>
      <w:r w:rsidR="00A87B6D" w:rsidRPr="009D27E1">
        <w:rPr>
          <w:rFonts w:eastAsiaTheme="minorEastAsia" w:hint="eastAsia"/>
          <w:b/>
          <w:bCs/>
          <w:lang w:eastAsia="zh-CN"/>
        </w:rPr>
        <w:t>5</w:t>
      </w:r>
      <w:r w:rsidR="00A87B6D" w:rsidRPr="009D27E1">
        <w:rPr>
          <w:rFonts w:eastAsiaTheme="minorEastAsia"/>
          <w:b/>
          <w:bCs/>
          <w:lang w:eastAsia="zh-CN"/>
        </w:rPr>
        <w:t>.</w:t>
      </w:r>
      <w:r w:rsidR="00A87B6D" w:rsidRPr="009D27E1">
        <w:rPr>
          <w:rFonts w:eastAsiaTheme="minorEastAsia" w:hint="eastAsia"/>
          <w:b/>
          <w:bCs/>
          <w:lang w:eastAsia="zh-CN"/>
        </w:rPr>
        <w:t>2</w:t>
      </w:r>
      <w:r w:rsidR="00A87B6D" w:rsidRPr="009D27E1">
        <w:rPr>
          <w:rFonts w:eastAsiaTheme="minorEastAsia"/>
          <w:b/>
          <w:bCs/>
          <w:lang w:eastAsia="zh-CN"/>
        </w:rPr>
        <w:tab/>
        <w:t xml:space="preserve"> (</w:t>
      </w:r>
      <w:r w:rsidR="00A87B6D" w:rsidRPr="009D27E1">
        <w:rPr>
          <w:rFonts w:eastAsiaTheme="minorEastAsia" w:hint="eastAsia"/>
          <w:b/>
          <w:bCs/>
          <w:lang w:eastAsia="zh-CN"/>
        </w:rPr>
        <w:t>MIMO operation</w:t>
      </w:r>
      <w:r w:rsidR="00A87B6D" w:rsidRPr="009D27E1">
        <w:rPr>
          <w:rFonts w:eastAsiaTheme="minorEastAsia"/>
          <w:b/>
          <w:bCs/>
          <w:lang w:eastAsia="zh-CN"/>
        </w:rPr>
        <w:t>)</w:t>
      </w:r>
      <w:r w:rsidR="00A87B6D" w:rsidRPr="009D27E1">
        <w:rPr>
          <w:rFonts w:eastAsiaTheme="minorEastAsia"/>
          <w:b/>
          <w:bCs/>
          <w:lang w:eastAsia="zh-CN"/>
        </w:rPr>
        <w:tab/>
        <w:t>Ad-Hoc Chair (Ericsson)</w:t>
      </w:r>
    </w:p>
    <w:p w14:paraId="0BA1E205" w14:textId="77777777" w:rsidR="009D27E1" w:rsidRPr="003F20E6" w:rsidRDefault="009D27E1" w:rsidP="009D27E1">
      <w:pPr>
        <w:rPr>
          <w:rFonts w:eastAsia="DengXian"/>
          <w:lang w:eastAsia="zh-CN"/>
        </w:rPr>
      </w:pPr>
      <w:r w:rsidRPr="003F20E6">
        <w:rPr>
          <w:rFonts w:eastAsia="DengXian"/>
          <w:b/>
          <w:bCs/>
          <w:lang w:eastAsia="zh-CN"/>
        </w:rPr>
        <w:t>Friday decision:</w:t>
      </w:r>
      <w:r w:rsidRPr="003F20E6">
        <w:rPr>
          <w:rFonts w:eastAsia="DengXian"/>
          <w:lang w:eastAsia="zh-CN"/>
        </w:rPr>
        <w:t xml:space="preserve"> The session notes are </w:t>
      </w:r>
      <w:r w:rsidRPr="003F20E6">
        <w:rPr>
          <w:rFonts w:eastAsia="DengXian"/>
          <w:highlight w:val="green"/>
          <w:lang w:eastAsia="zh-CN"/>
        </w:rPr>
        <w:t>endorsed</w:t>
      </w:r>
      <w:r w:rsidRPr="003F20E6">
        <w:rPr>
          <w:rFonts w:eastAsia="DengXian"/>
          <w:lang w:eastAsia="zh-CN"/>
        </w:rPr>
        <w:t xml:space="preserve"> and contents reflected below.</w:t>
      </w:r>
    </w:p>
    <w:p w14:paraId="1391C350" w14:textId="77777777" w:rsidR="009D27E1" w:rsidRPr="00341988" w:rsidRDefault="009D27E1" w:rsidP="00A87B6D">
      <w:pPr>
        <w:ind w:left="1440" w:hanging="1440"/>
        <w:rPr>
          <w:rFonts w:eastAsiaTheme="minorEastAsia"/>
          <w:lang w:eastAsia="zh-CN"/>
        </w:rPr>
      </w:pPr>
    </w:p>
    <w:p w14:paraId="1B10094E" w14:textId="5131C9F6" w:rsidR="00E576F6" w:rsidRDefault="00176A08" w:rsidP="00A87B6D">
      <w:pPr>
        <w:pStyle w:val="Heading4"/>
      </w:pPr>
      <w:bookmarkStart w:id="189" w:name="_Toc239313247"/>
      <w:r>
        <w:t xml:space="preserve">Downlink </w:t>
      </w:r>
      <w:r w:rsidRPr="00FD0278">
        <w:t>transmi</w:t>
      </w:r>
      <w:r w:rsidRPr="00FD0278">
        <w:rPr>
          <w:rFonts w:hint="eastAsia"/>
        </w:rPr>
        <w:t>ssion scheme(s) for downlink control channels</w:t>
      </w:r>
      <w:bookmarkEnd w:id="189"/>
    </w:p>
    <w:p w14:paraId="22DD9521" w14:textId="77777777" w:rsidR="00176A08" w:rsidRDefault="00176A08" w:rsidP="00176A08">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 xml:space="preserve">ncluding downlink transmission scheme for downlink channel and signals, e.g., PDCCH, associated downlink DMRS design (if any), scrambling sequence, and </w:t>
      </w:r>
      <w:r w:rsidRPr="00FD0278">
        <w:rPr>
          <w:rFonts w:eastAsia="DengXian"/>
          <w:i/>
          <w:iCs/>
          <w:lang w:eastAsia="zh-CN"/>
        </w:rPr>
        <w:t>control channel structure</w:t>
      </w:r>
      <w:r w:rsidRPr="00FD0278">
        <w:rPr>
          <w:rFonts w:eastAsia="DengXian" w:hint="eastAsia"/>
          <w:i/>
          <w:iCs/>
          <w:lang w:eastAsia="zh-CN"/>
        </w:rPr>
        <w:t>,</w:t>
      </w:r>
      <w:r w:rsidRPr="00FD0278">
        <w:rPr>
          <w:rFonts w:eastAsia="DengXian"/>
          <w:i/>
          <w:iCs/>
          <w:lang w:eastAsia="zh-CN"/>
        </w:rPr>
        <w:t xml:space="preserve"> like REG/CCE, CORESET bandwidth</w:t>
      </w:r>
      <w:r w:rsidRPr="00FD0278">
        <w:rPr>
          <w:rFonts w:eastAsia="DengXian" w:hint="eastAsia"/>
          <w:i/>
          <w:iCs/>
          <w:lang w:eastAsia="zh-CN"/>
        </w:rPr>
        <w:t>, where downlink DMRS design, as well as mechanism for supporting MRSS.</w:t>
      </w:r>
    </w:p>
    <w:p w14:paraId="1C19E071" w14:textId="77777777" w:rsidR="008F2A8A" w:rsidRDefault="008F2A8A" w:rsidP="00176A08">
      <w:pPr>
        <w:rPr>
          <w:rFonts w:eastAsia="DengXian"/>
          <w:i/>
          <w:iCs/>
          <w:lang w:eastAsia="zh-CN"/>
        </w:rPr>
      </w:pPr>
    </w:p>
    <w:p w14:paraId="29AECE55" w14:textId="77777777" w:rsidR="00176A08" w:rsidRPr="008F2A8A" w:rsidRDefault="00176A08" w:rsidP="00176A08">
      <w:pPr>
        <w:rPr>
          <w:rFonts w:eastAsia="DengXian"/>
          <w:lang w:val="en-US" w:eastAsia="zh-CN"/>
        </w:rPr>
      </w:pPr>
      <w:r w:rsidRPr="008F2A8A">
        <w:rPr>
          <w:rFonts w:eastAsia="DengXian"/>
          <w:lang w:val="en-US" w:eastAsia="zh-CN"/>
        </w:rPr>
        <w:lastRenderedPageBreak/>
        <w:t>[12</w:t>
      </w:r>
      <w:r w:rsidRPr="008F2A8A">
        <w:rPr>
          <w:rFonts w:eastAsia="DengXian" w:hint="eastAsia"/>
          <w:lang w:val="en-US" w:eastAsia="zh-CN"/>
        </w:rPr>
        <w:t>6</w:t>
      </w:r>
      <w:r w:rsidRPr="008F2A8A">
        <w:rPr>
          <w:rFonts w:eastAsia="DengXian"/>
          <w:lang w:val="en-US" w:eastAsia="zh-CN"/>
        </w:rPr>
        <w:t>-R20-6GR-Transmission scheme for DL control channel] Email discussion on Rel-20 6GR-How to transmit downlink control channel – Dimitri (Nokia)</w:t>
      </w:r>
    </w:p>
    <w:p w14:paraId="322E6753" w14:textId="77777777" w:rsidR="00176A08" w:rsidRPr="008F2A8A" w:rsidRDefault="00176A08">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393EA9D4" w14:textId="77777777" w:rsidR="00176A08" w:rsidRPr="00370F3A" w:rsidRDefault="00176A08" w:rsidP="00176A08">
      <w:pPr>
        <w:rPr>
          <w:rFonts w:eastAsia="DengXian"/>
          <w:lang w:val="en-US" w:eastAsia="zh-CN"/>
        </w:rPr>
      </w:pPr>
    </w:p>
    <w:p w14:paraId="3405F937" w14:textId="77777777" w:rsidR="00176A08" w:rsidRDefault="00176A08" w:rsidP="00176A08">
      <w:pPr>
        <w:rPr>
          <w:rFonts w:eastAsia="DengXian"/>
          <w:i/>
          <w:iCs/>
          <w:lang w:eastAsia="zh-CN"/>
        </w:rPr>
      </w:pPr>
    </w:p>
    <w:p w14:paraId="64368C98" w14:textId="36D22E09" w:rsidR="00176A08" w:rsidRDefault="00C62C50" w:rsidP="00176A08">
      <w:hyperlink r:id="rId1088" w:history="1">
        <w:r>
          <w:rPr>
            <w:rStyle w:val="Hyperlink"/>
            <w:rFonts w:ascii="Times New Roman" w:eastAsia="Times New Roman" w:hAnsi="Times New Roman"/>
          </w:rPr>
          <w:t>R1-2606611</w:t>
        </w:r>
      </w:hyperlink>
      <w:r w:rsidR="00176A08">
        <w:rPr>
          <w:rFonts w:ascii="Times New Roman" w:eastAsia="Times New Roman" w:hAnsi="Times New Roman"/>
        </w:rPr>
        <w:tab/>
        <w:t>Feature Lead summary #1 on PDCCH Transmission Schemes</w:t>
      </w:r>
      <w:r w:rsidR="00176A08">
        <w:rPr>
          <w:rFonts w:ascii="Times New Roman" w:eastAsia="Times New Roman" w:hAnsi="Times New Roman"/>
        </w:rPr>
        <w:tab/>
        <w:t>Moderator (Nokia)</w:t>
      </w:r>
    </w:p>
    <w:p w14:paraId="1BBC865A" w14:textId="5B1447EA" w:rsidR="00176A08" w:rsidRDefault="00C62C50" w:rsidP="00176A08">
      <w:hyperlink r:id="rId1089" w:history="1">
        <w:r>
          <w:rPr>
            <w:rStyle w:val="Hyperlink"/>
            <w:rFonts w:ascii="Times New Roman" w:eastAsia="Times New Roman" w:hAnsi="Times New Roman"/>
          </w:rPr>
          <w:t>R1-2606612</w:t>
        </w:r>
      </w:hyperlink>
      <w:r w:rsidR="00176A08">
        <w:rPr>
          <w:rFonts w:ascii="Times New Roman" w:eastAsia="Times New Roman" w:hAnsi="Times New Roman"/>
        </w:rPr>
        <w:tab/>
        <w:t>Feature Lead summary #2 on PDCCH Transmission Schemes</w:t>
      </w:r>
      <w:r w:rsidR="00176A08">
        <w:rPr>
          <w:rFonts w:ascii="Times New Roman" w:eastAsia="Times New Roman" w:hAnsi="Times New Roman"/>
        </w:rPr>
        <w:tab/>
        <w:t>Moderator (Nokia)</w:t>
      </w:r>
    </w:p>
    <w:p w14:paraId="2A7AEA16" w14:textId="0508A2EA" w:rsidR="00176A08" w:rsidRDefault="00C62C50" w:rsidP="00176A08">
      <w:hyperlink r:id="rId1090" w:history="1">
        <w:r>
          <w:rPr>
            <w:rStyle w:val="Hyperlink"/>
            <w:rFonts w:ascii="Times New Roman" w:eastAsia="Times New Roman" w:hAnsi="Times New Roman"/>
          </w:rPr>
          <w:t>R1-2606613</w:t>
        </w:r>
      </w:hyperlink>
      <w:r w:rsidR="00176A08">
        <w:rPr>
          <w:rFonts w:ascii="Times New Roman" w:eastAsia="Times New Roman" w:hAnsi="Times New Roman"/>
        </w:rPr>
        <w:tab/>
        <w:t>Feature Lead summary #3 on PDCCH Transmission Schemes</w:t>
      </w:r>
      <w:r w:rsidR="00176A08">
        <w:rPr>
          <w:rFonts w:ascii="Times New Roman" w:eastAsia="Times New Roman" w:hAnsi="Times New Roman"/>
        </w:rPr>
        <w:tab/>
        <w:t>Moderator (Nokia)</w:t>
      </w:r>
    </w:p>
    <w:p w14:paraId="48731B18" w14:textId="0D5C58F6" w:rsidR="00176A08" w:rsidRDefault="00C62C50" w:rsidP="00176A08">
      <w:hyperlink r:id="rId1091" w:history="1">
        <w:r>
          <w:rPr>
            <w:rStyle w:val="Hyperlink"/>
            <w:rFonts w:ascii="Times New Roman" w:eastAsia="Times New Roman" w:hAnsi="Times New Roman"/>
          </w:rPr>
          <w:t>R1-2606614</w:t>
        </w:r>
      </w:hyperlink>
      <w:r w:rsidR="00176A08">
        <w:rPr>
          <w:rFonts w:ascii="Times New Roman" w:eastAsia="Times New Roman" w:hAnsi="Times New Roman"/>
        </w:rPr>
        <w:tab/>
        <w:t>Feature Lead summary #4 on PDCCH Transmission Schemes</w:t>
      </w:r>
      <w:r w:rsidR="00176A08">
        <w:rPr>
          <w:rFonts w:ascii="Times New Roman" w:eastAsia="Times New Roman" w:hAnsi="Times New Roman"/>
        </w:rPr>
        <w:tab/>
        <w:t>Moderator (Nokia)</w:t>
      </w:r>
    </w:p>
    <w:p w14:paraId="02E33E0A" w14:textId="02D67A23" w:rsidR="00176A08" w:rsidRDefault="00C62C50" w:rsidP="00176A08">
      <w:hyperlink r:id="rId1092" w:history="1">
        <w:r>
          <w:rPr>
            <w:rStyle w:val="Hyperlink"/>
            <w:rFonts w:ascii="Times New Roman" w:eastAsia="Times New Roman" w:hAnsi="Times New Roman"/>
          </w:rPr>
          <w:t>R1-2606615</w:t>
        </w:r>
      </w:hyperlink>
      <w:r w:rsidR="00176A08">
        <w:rPr>
          <w:rFonts w:ascii="Times New Roman" w:eastAsia="Times New Roman" w:hAnsi="Times New Roman"/>
        </w:rPr>
        <w:tab/>
        <w:t>Feature Lead summary #5 on PDCCH Transmission Schemes</w:t>
      </w:r>
      <w:r w:rsidR="00176A08">
        <w:rPr>
          <w:rFonts w:ascii="Times New Roman" w:eastAsia="Times New Roman" w:hAnsi="Times New Roman"/>
        </w:rPr>
        <w:tab/>
        <w:t>Moderator (Nokia)</w:t>
      </w:r>
    </w:p>
    <w:p w14:paraId="62CFC2B3" w14:textId="232854D7" w:rsidR="00176A08" w:rsidRDefault="00C62C50" w:rsidP="00176A08">
      <w:hyperlink r:id="rId1093" w:history="1">
        <w:r>
          <w:rPr>
            <w:rStyle w:val="Hyperlink"/>
            <w:rFonts w:ascii="Times New Roman" w:eastAsia="Times New Roman" w:hAnsi="Times New Roman"/>
          </w:rPr>
          <w:t>R1-2606616</w:t>
        </w:r>
      </w:hyperlink>
      <w:r w:rsidR="00176A08">
        <w:rPr>
          <w:rFonts w:ascii="Times New Roman" w:eastAsia="Times New Roman" w:hAnsi="Times New Roman"/>
        </w:rPr>
        <w:tab/>
        <w:t>Feature Lead summary #6 on PDCCH Transmission Schemes</w:t>
      </w:r>
      <w:r w:rsidR="00176A08">
        <w:rPr>
          <w:rFonts w:ascii="Times New Roman" w:eastAsia="Times New Roman" w:hAnsi="Times New Roman"/>
        </w:rPr>
        <w:tab/>
        <w:t>Moderator (Nokia)</w:t>
      </w:r>
    </w:p>
    <w:p w14:paraId="576D284B" w14:textId="42349BAE" w:rsidR="00176A08" w:rsidRDefault="00C62C50" w:rsidP="00176A08">
      <w:pPr>
        <w:ind w:left="1440" w:hanging="1440"/>
      </w:pPr>
      <w:hyperlink r:id="rId1094" w:history="1">
        <w:r>
          <w:rPr>
            <w:rStyle w:val="Hyperlink"/>
            <w:rFonts w:ascii="Times New Roman" w:eastAsia="Times New Roman" w:hAnsi="Times New Roman"/>
          </w:rPr>
          <w:t>R1-2605257</w:t>
        </w:r>
      </w:hyperlink>
      <w:r w:rsidR="00176A08">
        <w:rPr>
          <w:rFonts w:ascii="Times New Roman" w:eastAsia="Times New Roman" w:hAnsi="Times New Roman"/>
        </w:rPr>
        <w:tab/>
        <w:t>Discussion on downlink transmission scheme(s) for downlink control channels for 6GR</w:t>
      </w:r>
      <w:r w:rsidR="00176A08">
        <w:rPr>
          <w:rFonts w:ascii="Times New Roman" w:eastAsia="Times New Roman" w:hAnsi="Times New Roman"/>
        </w:rPr>
        <w:tab/>
      </w:r>
      <w:proofErr w:type="spellStart"/>
      <w:r w:rsidR="00176A08">
        <w:rPr>
          <w:rFonts w:ascii="Times New Roman" w:eastAsia="Times New Roman" w:hAnsi="Times New Roman"/>
        </w:rPr>
        <w:t>Spreadtrum</w:t>
      </w:r>
      <w:proofErr w:type="spellEnd"/>
      <w:r w:rsidR="00176A08">
        <w:rPr>
          <w:rFonts w:ascii="Times New Roman" w:eastAsia="Times New Roman" w:hAnsi="Times New Roman"/>
        </w:rPr>
        <w:t>, UNISOC</w:t>
      </w:r>
    </w:p>
    <w:p w14:paraId="11AF98DF" w14:textId="4971FEB4" w:rsidR="00176A08" w:rsidRDefault="00C62C50" w:rsidP="00176A08">
      <w:pPr>
        <w:rPr>
          <w:rFonts w:ascii="Times New Roman" w:eastAsiaTheme="minorEastAsia" w:hAnsi="Times New Roman"/>
          <w:lang w:eastAsia="zh-CN"/>
        </w:rPr>
      </w:pPr>
      <w:hyperlink r:id="rId1095" w:history="1">
        <w:r>
          <w:rPr>
            <w:rStyle w:val="Hyperlink"/>
            <w:rFonts w:ascii="Times New Roman" w:eastAsia="Times New Roman" w:hAnsi="Times New Roman"/>
          </w:rPr>
          <w:t>R1-2605294</w:t>
        </w:r>
      </w:hyperlink>
      <w:r w:rsidR="00176A08">
        <w:rPr>
          <w:rFonts w:ascii="Times New Roman" w:eastAsia="Times New Roman" w:hAnsi="Times New Roman"/>
        </w:rPr>
        <w:tab/>
        <w:t>6GR PDCCH transmissions schemes</w:t>
      </w:r>
      <w:r w:rsidR="00176A08">
        <w:rPr>
          <w:rFonts w:ascii="Times New Roman" w:eastAsia="Times New Roman" w:hAnsi="Times New Roman"/>
        </w:rPr>
        <w:tab/>
        <w:t xml:space="preserve">Huawei, </w:t>
      </w:r>
      <w:proofErr w:type="spellStart"/>
      <w:r w:rsidR="00176A08">
        <w:rPr>
          <w:rFonts w:ascii="Times New Roman" w:eastAsia="Times New Roman" w:hAnsi="Times New Roman"/>
        </w:rPr>
        <w:t>HiSilicon</w:t>
      </w:r>
      <w:proofErr w:type="spellEnd"/>
    </w:p>
    <w:p w14:paraId="18884B67" w14:textId="2E69F6C2" w:rsidR="00176A08" w:rsidRDefault="00C62C50" w:rsidP="00176A08">
      <w:hyperlink r:id="rId1096" w:history="1">
        <w:r>
          <w:rPr>
            <w:rStyle w:val="Hyperlink"/>
            <w:rFonts w:ascii="Times New Roman" w:eastAsiaTheme="minorEastAsia" w:hAnsi="Times New Roman"/>
            <w:lang w:eastAsia="zh-CN"/>
          </w:rPr>
          <w:t>R1-2606768</w:t>
        </w:r>
      </w:hyperlink>
      <w:r w:rsidR="00176A08">
        <w:rPr>
          <w:rFonts w:ascii="Times New Roman" w:eastAsia="Times New Roman" w:hAnsi="Times New Roman"/>
        </w:rPr>
        <w:tab/>
        <w:t>6GR PDCCH transmissions schemes</w:t>
      </w:r>
      <w:r w:rsidR="00176A08">
        <w:rPr>
          <w:rFonts w:ascii="Times New Roman" w:eastAsia="Times New Roman" w:hAnsi="Times New Roman"/>
        </w:rPr>
        <w:tab/>
        <w:t xml:space="preserve">Huawei, </w:t>
      </w:r>
      <w:proofErr w:type="spellStart"/>
      <w:r w:rsidR="00176A08">
        <w:rPr>
          <w:rFonts w:ascii="Times New Roman" w:eastAsia="Times New Roman" w:hAnsi="Times New Roman"/>
        </w:rPr>
        <w:t>HiSilicon</w:t>
      </w:r>
      <w:proofErr w:type="spellEnd"/>
    </w:p>
    <w:p w14:paraId="3FC15E39" w14:textId="6473FE47" w:rsidR="00176A08" w:rsidRPr="00030B71" w:rsidRDefault="00176A08" w:rsidP="00176A08">
      <w:pPr>
        <w:rPr>
          <w:rFonts w:eastAsiaTheme="minorEastAsia"/>
          <w:lang w:eastAsia="zh-CN"/>
        </w:rPr>
      </w:pPr>
      <w:r>
        <w:rPr>
          <w:rFonts w:eastAsiaTheme="minorEastAsia"/>
          <w:lang w:eastAsia="zh-CN"/>
        </w:rPr>
        <w:tab/>
      </w:r>
      <w:r>
        <w:rPr>
          <w:rFonts w:eastAsiaTheme="minorEastAsia"/>
          <w:lang w:eastAsia="zh-CN"/>
        </w:rPr>
        <w:tab/>
      </w:r>
      <w:r>
        <w:rPr>
          <w:rFonts w:eastAsiaTheme="minorEastAsia" w:hint="eastAsia"/>
          <w:lang w:eastAsia="zh-CN"/>
        </w:rPr>
        <w:t xml:space="preserve">(Revision of </w:t>
      </w:r>
      <w:hyperlink r:id="rId1097" w:history="1">
        <w:r w:rsidR="00C62C50">
          <w:rPr>
            <w:rStyle w:val="Hyperlink"/>
            <w:rFonts w:eastAsiaTheme="minorEastAsia"/>
            <w:lang w:eastAsia="zh-CN"/>
          </w:rPr>
          <w:t>R1-2605294</w:t>
        </w:r>
      </w:hyperlink>
      <w:r>
        <w:rPr>
          <w:rFonts w:eastAsiaTheme="minorEastAsia" w:hint="eastAsia"/>
          <w:lang w:eastAsia="zh-CN"/>
        </w:rPr>
        <w:t>)</w:t>
      </w:r>
    </w:p>
    <w:p w14:paraId="78488632" w14:textId="22D135C5" w:rsidR="00176A08" w:rsidRDefault="00C62C50" w:rsidP="00176A08">
      <w:hyperlink r:id="rId1098" w:history="1">
        <w:r>
          <w:rPr>
            <w:rStyle w:val="Hyperlink"/>
            <w:rFonts w:ascii="Times New Roman" w:eastAsia="Times New Roman" w:hAnsi="Times New Roman"/>
          </w:rPr>
          <w:t>R1-2605358</w:t>
        </w:r>
      </w:hyperlink>
      <w:r w:rsidR="00176A08">
        <w:rPr>
          <w:rFonts w:ascii="Times New Roman" w:eastAsia="Times New Roman" w:hAnsi="Times New Roman"/>
        </w:rPr>
        <w:tab/>
        <w:t>Transmission schemes and procedures for 6GR DL control channels</w:t>
      </w:r>
      <w:r w:rsidR="00176A08">
        <w:rPr>
          <w:rFonts w:ascii="Times New Roman" w:eastAsia="Times New Roman" w:hAnsi="Times New Roman"/>
        </w:rPr>
        <w:tab/>
      </w:r>
      <w:proofErr w:type="spellStart"/>
      <w:r w:rsidR="00176A08">
        <w:rPr>
          <w:rFonts w:ascii="Times New Roman" w:eastAsia="Times New Roman" w:hAnsi="Times New Roman"/>
        </w:rPr>
        <w:t>InterDigital</w:t>
      </w:r>
      <w:proofErr w:type="spellEnd"/>
      <w:r w:rsidR="00176A08">
        <w:rPr>
          <w:rFonts w:ascii="Times New Roman" w:eastAsia="Times New Roman" w:hAnsi="Times New Roman"/>
        </w:rPr>
        <w:t>, Inc.</w:t>
      </w:r>
    </w:p>
    <w:p w14:paraId="11513609" w14:textId="1250FC5D" w:rsidR="00176A08" w:rsidRDefault="00C62C50" w:rsidP="00176A08">
      <w:hyperlink r:id="rId1099" w:history="1">
        <w:r>
          <w:rPr>
            <w:rStyle w:val="Hyperlink"/>
            <w:rFonts w:ascii="Times New Roman" w:eastAsia="Times New Roman" w:hAnsi="Times New Roman"/>
          </w:rPr>
          <w:t>R1-2605369</w:t>
        </w:r>
      </w:hyperlink>
      <w:r w:rsidR="00176A08">
        <w:rPr>
          <w:rFonts w:ascii="Times New Roman" w:eastAsia="Times New Roman" w:hAnsi="Times New Roman"/>
        </w:rPr>
        <w:tab/>
        <w:t>Downlink transmission scheme(s) for downlink control channels</w:t>
      </w:r>
      <w:r w:rsidR="00176A08">
        <w:rPr>
          <w:rFonts w:ascii="Times New Roman" w:eastAsia="Times New Roman" w:hAnsi="Times New Roman"/>
        </w:rPr>
        <w:tab/>
        <w:t>Lenovo</w:t>
      </w:r>
    </w:p>
    <w:p w14:paraId="7392B322" w14:textId="697A910D" w:rsidR="00176A08" w:rsidRDefault="00C62C50" w:rsidP="00176A08">
      <w:hyperlink r:id="rId1100" w:history="1">
        <w:r>
          <w:rPr>
            <w:rStyle w:val="Hyperlink"/>
            <w:rFonts w:ascii="Times New Roman" w:eastAsia="Times New Roman" w:hAnsi="Times New Roman"/>
          </w:rPr>
          <w:t>R1-2605385</w:t>
        </w:r>
      </w:hyperlink>
      <w:r w:rsidR="00176A08">
        <w:rPr>
          <w:rFonts w:ascii="Times New Roman" w:eastAsia="Times New Roman" w:hAnsi="Times New Roman"/>
        </w:rPr>
        <w:tab/>
        <w:t>On downlink transmission schemes for downlink control channels in 6GR</w:t>
      </w:r>
      <w:r w:rsidR="00176A08">
        <w:rPr>
          <w:rFonts w:ascii="Times New Roman" w:eastAsia="Times New Roman" w:hAnsi="Times New Roman"/>
        </w:rPr>
        <w:tab/>
        <w:t>Nokia</w:t>
      </w:r>
    </w:p>
    <w:p w14:paraId="5DEF2493" w14:textId="1CB4FB26" w:rsidR="00176A08" w:rsidRDefault="00C62C50" w:rsidP="00176A08">
      <w:hyperlink r:id="rId1101" w:history="1">
        <w:r>
          <w:rPr>
            <w:rStyle w:val="Hyperlink"/>
            <w:rFonts w:ascii="Times New Roman" w:eastAsia="Times New Roman" w:hAnsi="Times New Roman"/>
          </w:rPr>
          <w:t>R1-2605422</w:t>
        </w:r>
      </w:hyperlink>
      <w:r w:rsidR="00176A08">
        <w:rPr>
          <w:rFonts w:ascii="Times New Roman" w:eastAsia="Times New Roman" w:hAnsi="Times New Roman"/>
        </w:rPr>
        <w:tab/>
        <w:t>DL control channel transmission for 6GR</w:t>
      </w:r>
      <w:r w:rsidR="00176A08">
        <w:rPr>
          <w:rFonts w:ascii="Times New Roman" w:eastAsia="Times New Roman" w:hAnsi="Times New Roman"/>
        </w:rPr>
        <w:tab/>
        <w:t>Jio Platforms</w:t>
      </w:r>
    </w:p>
    <w:p w14:paraId="3A5AF3BE" w14:textId="04B696B5" w:rsidR="00176A08" w:rsidRDefault="00C62C50" w:rsidP="00176A08">
      <w:hyperlink r:id="rId1102" w:history="1">
        <w:r>
          <w:rPr>
            <w:rStyle w:val="Hyperlink"/>
            <w:rFonts w:ascii="Times New Roman" w:eastAsia="Times New Roman" w:hAnsi="Times New Roman"/>
          </w:rPr>
          <w:t>R1-2605462</w:t>
        </w:r>
      </w:hyperlink>
      <w:r w:rsidR="00176A08">
        <w:rPr>
          <w:rFonts w:ascii="Times New Roman" w:eastAsia="Times New Roman" w:hAnsi="Times New Roman"/>
        </w:rPr>
        <w:tab/>
        <w:t>Discussions on downlink transmission schemes for 6GR downlink control channels</w:t>
      </w:r>
      <w:r w:rsidR="00176A08">
        <w:rPr>
          <w:rFonts w:ascii="Times New Roman" w:eastAsia="Times New Roman" w:hAnsi="Times New Roman"/>
        </w:rPr>
        <w:tab/>
        <w:t>vivo</w:t>
      </w:r>
    </w:p>
    <w:p w14:paraId="4E459FC8" w14:textId="3A7FB97E" w:rsidR="00176A08" w:rsidRDefault="00C62C50" w:rsidP="00176A08">
      <w:hyperlink r:id="rId1103" w:history="1">
        <w:r>
          <w:rPr>
            <w:rStyle w:val="Hyperlink"/>
            <w:rFonts w:ascii="Times New Roman" w:eastAsia="Times New Roman" w:hAnsi="Times New Roman"/>
          </w:rPr>
          <w:t>R1-2605497</w:t>
        </w:r>
      </w:hyperlink>
      <w:r w:rsidR="00176A08">
        <w:rPr>
          <w:rFonts w:ascii="Times New Roman" w:eastAsia="Times New Roman" w:hAnsi="Times New Roman"/>
        </w:rPr>
        <w:tab/>
        <w:t>Discussions on Physical layer control channel for 6G</w:t>
      </w:r>
      <w:r w:rsidR="00176A08">
        <w:rPr>
          <w:rFonts w:ascii="Times New Roman" w:eastAsia="Times New Roman" w:hAnsi="Times New Roman"/>
        </w:rPr>
        <w:tab/>
        <w:t>Tejas Networks Limited</w:t>
      </w:r>
    </w:p>
    <w:p w14:paraId="600F9ABD" w14:textId="6FEFEB4C" w:rsidR="00176A08" w:rsidRDefault="00C62C50" w:rsidP="00176A08">
      <w:hyperlink r:id="rId1104" w:history="1">
        <w:r>
          <w:rPr>
            <w:rStyle w:val="Hyperlink"/>
            <w:rFonts w:ascii="Times New Roman" w:eastAsia="Times New Roman" w:hAnsi="Times New Roman"/>
          </w:rPr>
          <w:t>R1-2605566</w:t>
        </w:r>
      </w:hyperlink>
      <w:r w:rsidR="00176A08">
        <w:rPr>
          <w:rFonts w:ascii="Times New Roman" w:eastAsia="Times New Roman" w:hAnsi="Times New Roman"/>
        </w:rPr>
        <w:tab/>
        <w:t>Discussion on transmission schemes for downlink control channel</w:t>
      </w:r>
      <w:r w:rsidR="00176A08">
        <w:rPr>
          <w:rFonts w:ascii="Times New Roman" w:eastAsia="Times New Roman" w:hAnsi="Times New Roman"/>
        </w:rPr>
        <w:tab/>
        <w:t>Xiaomi</w:t>
      </w:r>
    </w:p>
    <w:p w14:paraId="51B031C1" w14:textId="5168B622" w:rsidR="00176A08" w:rsidRDefault="00C62C50" w:rsidP="00176A08">
      <w:hyperlink r:id="rId1105" w:history="1">
        <w:r>
          <w:rPr>
            <w:rStyle w:val="Hyperlink"/>
            <w:rFonts w:ascii="Times New Roman" w:eastAsia="Times New Roman" w:hAnsi="Times New Roman"/>
          </w:rPr>
          <w:t>R1-2605634</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CMCC</w:t>
      </w:r>
    </w:p>
    <w:p w14:paraId="6F71A4EF" w14:textId="1A44C057" w:rsidR="00176A08" w:rsidRDefault="00C62C50" w:rsidP="00176A08">
      <w:hyperlink r:id="rId1106" w:history="1">
        <w:r>
          <w:rPr>
            <w:rStyle w:val="Hyperlink"/>
            <w:rFonts w:ascii="Times New Roman" w:eastAsia="Times New Roman" w:hAnsi="Times New Roman"/>
          </w:rPr>
          <w:t>R1-2605656</w:t>
        </w:r>
      </w:hyperlink>
      <w:r w:rsidR="00176A08">
        <w:rPr>
          <w:rFonts w:ascii="Times New Roman" w:eastAsia="Times New Roman" w:hAnsi="Times New Roman"/>
        </w:rPr>
        <w:tab/>
        <w:t>Downlink transmission schemes for downlink control channels</w:t>
      </w:r>
      <w:r w:rsidR="00176A08">
        <w:rPr>
          <w:rFonts w:ascii="Times New Roman" w:eastAsia="Times New Roman" w:hAnsi="Times New Roman"/>
        </w:rPr>
        <w:tab/>
        <w:t>TCL</w:t>
      </w:r>
    </w:p>
    <w:p w14:paraId="75D14D45" w14:textId="08AC2A50" w:rsidR="00176A08" w:rsidRDefault="00C62C50" w:rsidP="00176A08">
      <w:hyperlink r:id="rId1107" w:history="1">
        <w:r>
          <w:rPr>
            <w:rStyle w:val="Hyperlink"/>
            <w:rFonts w:ascii="Times New Roman" w:eastAsia="Times New Roman" w:hAnsi="Times New Roman"/>
          </w:rPr>
          <w:t>R1-2605720</w:t>
        </w:r>
      </w:hyperlink>
      <w:r w:rsidR="00176A08">
        <w:rPr>
          <w:rFonts w:ascii="Times New Roman" w:eastAsia="Times New Roman" w:hAnsi="Times New Roman"/>
        </w:rPr>
        <w:tab/>
        <w:t>DL transmission scheme for 6G downlink control channel</w:t>
      </w:r>
      <w:r w:rsidR="00176A08">
        <w:rPr>
          <w:rFonts w:ascii="Times New Roman" w:eastAsia="Times New Roman" w:hAnsi="Times New Roman"/>
        </w:rPr>
        <w:tab/>
        <w:t>CATT, CICTCI</w:t>
      </w:r>
    </w:p>
    <w:p w14:paraId="798E585C" w14:textId="6A2743CC" w:rsidR="00176A08" w:rsidRDefault="00C62C50" w:rsidP="00176A08">
      <w:hyperlink r:id="rId1108" w:history="1">
        <w:r>
          <w:rPr>
            <w:rStyle w:val="Hyperlink"/>
            <w:rFonts w:ascii="Times New Roman" w:eastAsia="Times New Roman" w:hAnsi="Times New Roman"/>
          </w:rPr>
          <w:t>R1-2605764</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KT Corp.</w:t>
      </w:r>
    </w:p>
    <w:p w14:paraId="64E0AAD8" w14:textId="526AD800" w:rsidR="00176A08" w:rsidRDefault="00C62C50" w:rsidP="00176A08">
      <w:hyperlink r:id="rId1109" w:history="1">
        <w:r>
          <w:rPr>
            <w:rStyle w:val="Hyperlink"/>
            <w:rFonts w:ascii="Times New Roman" w:eastAsia="Times New Roman" w:hAnsi="Times New Roman"/>
          </w:rPr>
          <w:t>R1-2605826</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Samsung</w:t>
      </w:r>
    </w:p>
    <w:p w14:paraId="1A071031" w14:textId="70B6CF82" w:rsidR="00176A08" w:rsidRDefault="00C62C50" w:rsidP="00176A08">
      <w:hyperlink r:id="rId1110" w:history="1">
        <w:r>
          <w:rPr>
            <w:rStyle w:val="Hyperlink"/>
            <w:rFonts w:ascii="Times New Roman" w:eastAsia="Times New Roman" w:hAnsi="Times New Roman"/>
          </w:rPr>
          <w:t>R1-2605873</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NEC</w:t>
      </w:r>
    </w:p>
    <w:p w14:paraId="1C04D49C" w14:textId="2E835FEE" w:rsidR="00176A08" w:rsidRDefault="00C62C50" w:rsidP="00176A08">
      <w:hyperlink r:id="rId1111" w:history="1">
        <w:r>
          <w:rPr>
            <w:rStyle w:val="Hyperlink"/>
            <w:rFonts w:ascii="Times New Roman" w:eastAsia="Times New Roman" w:hAnsi="Times New Roman"/>
          </w:rPr>
          <w:t>R1-2605888</w:t>
        </w:r>
      </w:hyperlink>
      <w:r w:rsidR="00176A08">
        <w:rPr>
          <w:rFonts w:ascii="Times New Roman" w:eastAsia="Times New Roman" w:hAnsi="Times New Roman"/>
        </w:rPr>
        <w:tab/>
        <w:t>Transmission schemes for PDCCH</w:t>
      </w:r>
      <w:r w:rsidR="00176A08">
        <w:rPr>
          <w:rFonts w:ascii="Times New Roman" w:eastAsia="Times New Roman" w:hAnsi="Times New Roman"/>
        </w:rPr>
        <w:tab/>
        <w:t xml:space="preserve">ZTE Corporation, </w:t>
      </w:r>
      <w:proofErr w:type="spellStart"/>
      <w:r w:rsidR="00176A08">
        <w:rPr>
          <w:rFonts w:ascii="Times New Roman" w:eastAsia="Times New Roman" w:hAnsi="Times New Roman"/>
        </w:rPr>
        <w:t>Sanechips</w:t>
      </w:r>
      <w:proofErr w:type="spellEnd"/>
    </w:p>
    <w:p w14:paraId="005D2FFB" w14:textId="3304A388" w:rsidR="00176A08" w:rsidRDefault="00C62C50" w:rsidP="00176A08">
      <w:hyperlink r:id="rId1112" w:history="1">
        <w:r>
          <w:rPr>
            <w:rStyle w:val="Hyperlink"/>
            <w:rFonts w:ascii="Times New Roman" w:eastAsia="Times New Roman" w:hAnsi="Times New Roman"/>
          </w:rPr>
          <w:t>R1-2605928</w:t>
        </w:r>
      </w:hyperlink>
      <w:r w:rsidR="00176A08">
        <w:rPr>
          <w:rFonts w:ascii="Times New Roman" w:eastAsia="Times New Roman" w:hAnsi="Times New Roman"/>
        </w:rPr>
        <w:tab/>
        <w:t>Discussion of transmission scheme(s) for downlink control channels</w:t>
      </w:r>
      <w:r w:rsidR="00176A08">
        <w:rPr>
          <w:rFonts w:ascii="Times New Roman" w:eastAsia="Times New Roman" w:hAnsi="Times New Roman"/>
        </w:rPr>
        <w:tab/>
        <w:t>OPPO</w:t>
      </w:r>
    </w:p>
    <w:p w14:paraId="1206525B" w14:textId="7184A761" w:rsidR="00176A08" w:rsidRDefault="00C62C50" w:rsidP="00176A08">
      <w:hyperlink r:id="rId1113" w:history="1">
        <w:r>
          <w:rPr>
            <w:rStyle w:val="Hyperlink"/>
            <w:rFonts w:ascii="Times New Roman" w:eastAsia="Times New Roman" w:hAnsi="Times New Roman"/>
          </w:rPr>
          <w:t>R1-2605973</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Sony</w:t>
      </w:r>
    </w:p>
    <w:p w14:paraId="179219F2" w14:textId="36370897" w:rsidR="00176A08" w:rsidRDefault="00C62C50" w:rsidP="00176A08">
      <w:hyperlink r:id="rId1114" w:history="1">
        <w:r>
          <w:rPr>
            <w:rStyle w:val="Hyperlink"/>
            <w:rFonts w:ascii="Times New Roman" w:eastAsia="Times New Roman" w:hAnsi="Times New Roman"/>
          </w:rPr>
          <w:t>R1-2606025</w:t>
        </w:r>
      </w:hyperlink>
      <w:r w:rsidR="00176A08">
        <w:rPr>
          <w:rFonts w:ascii="Times New Roman" w:eastAsia="Times New Roman" w:hAnsi="Times New Roman"/>
        </w:rPr>
        <w:tab/>
        <w:t>Transmission for downlink control channels</w:t>
      </w:r>
      <w:r w:rsidR="00176A08">
        <w:rPr>
          <w:rFonts w:ascii="Times New Roman" w:eastAsia="Times New Roman" w:hAnsi="Times New Roman"/>
        </w:rPr>
        <w:tab/>
        <w:t>Apple</w:t>
      </w:r>
    </w:p>
    <w:p w14:paraId="5AFA1330" w14:textId="396A0E01" w:rsidR="00176A08" w:rsidRDefault="00C62C50" w:rsidP="00176A08">
      <w:hyperlink r:id="rId1115" w:history="1">
        <w:r>
          <w:rPr>
            <w:rStyle w:val="Hyperlink"/>
            <w:rFonts w:ascii="Times New Roman" w:eastAsia="Times New Roman" w:hAnsi="Times New Roman"/>
          </w:rPr>
          <w:t>R1-2606082</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China Telecom</w:t>
      </w:r>
    </w:p>
    <w:p w14:paraId="46BF0643" w14:textId="5DB896BF" w:rsidR="00176A08" w:rsidRDefault="00C62C50" w:rsidP="00176A08">
      <w:hyperlink r:id="rId1116" w:history="1">
        <w:r>
          <w:rPr>
            <w:rStyle w:val="Hyperlink"/>
            <w:rFonts w:ascii="Times New Roman" w:eastAsia="Times New Roman" w:hAnsi="Times New Roman"/>
          </w:rPr>
          <w:t>R1-2606124</w:t>
        </w:r>
      </w:hyperlink>
      <w:r w:rsidR="00176A08">
        <w:rPr>
          <w:rFonts w:ascii="Times New Roman" w:eastAsia="Times New Roman" w:hAnsi="Times New Roman"/>
        </w:rPr>
        <w:tab/>
        <w:t>Downlink Transmission Scheme for Downlink Control Channel</w:t>
      </w:r>
      <w:r w:rsidR="00176A08">
        <w:rPr>
          <w:rFonts w:ascii="Times New Roman" w:eastAsia="Times New Roman" w:hAnsi="Times New Roman"/>
        </w:rPr>
        <w:tab/>
        <w:t>Google</w:t>
      </w:r>
    </w:p>
    <w:p w14:paraId="296024FD" w14:textId="6AB539F0" w:rsidR="00176A08" w:rsidRDefault="00C62C50" w:rsidP="00176A08">
      <w:hyperlink r:id="rId1117" w:history="1">
        <w:r>
          <w:rPr>
            <w:rStyle w:val="Hyperlink"/>
            <w:rFonts w:ascii="Times New Roman" w:eastAsia="Times New Roman" w:hAnsi="Times New Roman"/>
          </w:rPr>
          <w:t>R1-2606146</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MediaTek Inc.</w:t>
      </w:r>
    </w:p>
    <w:p w14:paraId="6877BFEB" w14:textId="42CF9B37" w:rsidR="00176A08" w:rsidRDefault="00C62C50" w:rsidP="00176A08">
      <w:hyperlink r:id="rId1118" w:history="1">
        <w:r>
          <w:rPr>
            <w:rStyle w:val="Hyperlink"/>
            <w:rFonts w:ascii="Times New Roman" w:eastAsia="Times New Roman" w:hAnsi="Times New Roman"/>
          </w:rPr>
          <w:t>R1-2606187</w:t>
        </w:r>
      </w:hyperlink>
      <w:r w:rsidR="00176A08">
        <w:rPr>
          <w:rFonts w:ascii="Times New Roman" w:eastAsia="Times New Roman" w:hAnsi="Times New Roman"/>
        </w:rPr>
        <w:tab/>
        <w:t>Discussion on the downlink transmission schemes for downlink control channels</w:t>
      </w:r>
      <w:r w:rsidR="00176A08">
        <w:rPr>
          <w:rFonts w:ascii="Times New Roman" w:eastAsia="Times New Roman" w:hAnsi="Times New Roman"/>
        </w:rPr>
        <w:tab/>
        <w:t>HONOR</w:t>
      </w:r>
    </w:p>
    <w:p w14:paraId="550A9B8C" w14:textId="65ABFDB6" w:rsidR="00176A08" w:rsidRDefault="00C62C50" w:rsidP="00176A08">
      <w:hyperlink r:id="rId1119" w:history="1">
        <w:r>
          <w:rPr>
            <w:rStyle w:val="Hyperlink"/>
            <w:rFonts w:ascii="Times New Roman" w:eastAsia="Times New Roman" w:hAnsi="Times New Roman"/>
          </w:rPr>
          <w:t>R1-2606203</w:t>
        </w:r>
      </w:hyperlink>
      <w:r w:rsidR="00176A08">
        <w:rPr>
          <w:rFonts w:ascii="Times New Roman" w:eastAsia="Times New Roman" w:hAnsi="Times New Roman"/>
        </w:rPr>
        <w:tab/>
        <w:t>Discussion on DL transmission schemes for DL control channels</w:t>
      </w:r>
      <w:r w:rsidR="00176A08">
        <w:rPr>
          <w:rFonts w:ascii="Times New Roman" w:eastAsia="Times New Roman" w:hAnsi="Times New Roman"/>
        </w:rPr>
        <w:tab/>
        <w:t>LG Electronics</w:t>
      </w:r>
    </w:p>
    <w:p w14:paraId="12FE2965" w14:textId="1EFDFC75" w:rsidR="00176A08" w:rsidRDefault="00C62C50" w:rsidP="00176A08">
      <w:hyperlink r:id="rId1120" w:history="1">
        <w:r>
          <w:rPr>
            <w:rStyle w:val="Hyperlink"/>
            <w:rFonts w:ascii="Times New Roman" w:eastAsia="Times New Roman" w:hAnsi="Times New Roman"/>
          </w:rPr>
          <w:t>R1-2606212</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1Finity</w:t>
      </w:r>
    </w:p>
    <w:p w14:paraId="3B86D1DF" w14:textId="06B4129D" w:rsidR="00176A08" w:rsidRDefault="00C62C50" w:rsidP="00176A08">
      <w:hyperlink r:id="rId1121" w:history="1">
        <w:r>
          <w:rPr>
            <w:rStyle w:val="Hyperlink"/>
            <w:rFonts w:ascii="Times New Roman" w:eastAsia="Times New Roman" w:hAnsi="Times New Roman"/>
          </w:rPr>
          <w:t>R1-2606241</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ETRI</w:t>
      </w:r>
    </w:p>
    <w:p w14:paraId="3E2E2B1C" w14:textId="55C676AD" w:rsidR="00176A08" w:rsidRDefault="00C62C50" w:rsidP="00176A08">
      <w:hyperlink r:id="rId1122" w:history="1">
        <w:r>
          <w:rPr>
            <w:rStyle w:val="Hyperlink"/>
            <w:rFonts w:ascii="Times New Roman" w:eastAsia="Times New Roman" w:hAnsi="Times New Roman"/>
          </w:rPr>
          <w:t>R1-2606289</w:t>
        </w:r>
      </w:hyperlink>
      <w:r w:rsidR="00176A08">
        <w:rPr>
          <w:rFonts w:ascii="Times New Roman" w:eastAsia="Times New Roman" w:hAnsi="Times New Roman"/>
        </w:rPr>
        <w:tab/>
        <w:t>Discussion on transmission schemes for DCI</w:t>
      </w:r>
      <w:r w:rsidR="00176A08">
        <w:rPr>
          <w:rFonts w:ascii="Times New Roman" w:eastAsia="Times New Roman" w:hAnsi="Times New Roman"/>
        </w:rPr>
        <w:tab/>
        <w:t>Panasonic</w:t>
      </w:r>
    </w:p>
    <w:p w14:paraId="0C389583" w14:textId="3537EE01" w:rsidR="00176A08" w:rsidRDefault="00C62C50" w:rsidP="00176A08">
      <w:pPr>
        <w:ind w:left="1440" w:hanging="1440"/>
      </w:pPr>
      <w:hyperlink r:id="rId1123" w:history="1">
        <w:r>
          <w:rPr>
            <w:rStyle w:val="Hyperlink"/>
            <w:rFonts w:ascii="Times New Roman" w:eastAsia="Times New Roman" w:hAnsi="Times New Roman"/>
          </w:rPr>
          <w:t>R1-2606293</w:t>
        </w:r>
      </w:hyperlink>
      <w:r w:rsidR="00176A08">
        <w:rPr>
          <w:rFonts w:ascii="Times New Roman" w:eastAsia="Times New Roman" w:hAnsi="Times New Roman"/>
        </w:rPr>
        <w:tab/>
        <w:t>MRSS operator considerations</w:t>
      </w:r>
      <w:r w:rsidR="00176A08">
        <w:rPr>
          <w:rFonts w:ascii="Times New Roman" w:eastAsia="Times New Roman" w:hAnsi="Times New Roman"/>
        </w:rPr>
        <w:tab/>
        <w:t xml:space="preserve">BOUYGUES Telecom, Vodafone, Orange, Telecom Italia, Deutsche Telekom, British Telecom, AT&amp;T </w:t>
      </w:r>
      <w:r w:rsidR="00176A08">
        <w:rPr>
          <w:rFonts w:ascii="Times New Roman" w:eastAsia="Times New Roman" w:hAnsi="Times New Roman"/>
        </w:rPr>
        <w:tab/>
      </w:r>
    </w:p>
    <w:p w14:paraId="71CC68E0" w14:textId="3C026B4F" w:rsidR="00176A08" w:rsidRDefault="00C62C50" w:rsidP="00176A08">
      <w:hyperlink r:id="rId1124" w:history="1">
        <w:r>
          <w:rPr>
            <w:rStyle w:val="Hyperlink"/>
            <w:rFonts w:ascii="Times New Roman" w:eastAsia="Times New Roman" w:hAnsi="Times New Roman"/>
          </w:rPr>
          <w:t>R1-2606340</w:t>
        </w:r>
      </w:hyperlink>
      <w:r w:rsidR="00176A08">
        <w:rPr>
          <w:rFonts w:ascii="Times New Roman" w:eastAsia="Times New Roman" w:hAnsi="Times New Roman"/>
        </w:rPr>
        <w:tab/>
        <w:t>Downlink transmission schemes for downlink control channels</w:t>
      </w:r>
      <w:r w:rsidR="00176A08">
        <w:rPr>
          <w:rFonts w:ascii="Times New Roman" w:eastAsia="Times New Roman" w:hAnsi="Times New Roman"/>
        </w:rPr>
        <w:tab/>
      </w:r>
      <w:proofErr w:type="spellStart"/>
      <w:r w:rsidR="00176A08">
        <w:rPr>
          <w:rFonts w:ascii="Times New Roman" w:eastAsia="Times New Roman" w:hAnsi="Times New Roman"/>
        </w:rPr>
        <w:t>Ofinno</w:t>
      </w:r>
      <w:proofErr w:type="spellEnd"/>
    </w:p>
    <w:p w14:paraId="49E0529C" w14:textId="471189C4" w:rsidR="00176A08" w:rsidRDefault="00C62C50" w:rsidP="00176A08">
      <w:hyperlink r:id="rId1125" w:history="1">
        <w:r>
          <w:rPr>
            <w:rStyle w:val="Hyperlink"/>
            <w:rFonts w:ascii="Times New Roman" w:eastAsia="Times New Roman" w:hAnsi="Times New Roman"/>
          </w:rPr>
          <w:t>R1-2606378</w:t>
        </w:r>
      </w:hyperlink>
      <w:r w:rsidR="00176A08">
        <w:rPr>
          <w:rFonts w:ascii="Times New Roman" w:eastAsia="Times New Roman" w:hAnsi="Times New Roman"/>
        </w:rPr>
        <w:tab/>
        <w:t>Downlink transmission scheme(s) for downlink control channels</w:t>
      </w:r>
      <w:r w:rsidR="00176A08">
        <w:rPr>
          <w:rFonts w:ascii="Times New Roman" w:eastAsia="Times New Roman" w:hAnsi="Times New Roman"/>
        </w:rPr>
        <w:tab/>
        <w:t>Qualcomm Incorporated</w:t>
      </w:r>
    </w:p>
    <w:p w14:paraId="3DCE009D" w14:textId="646402AF" w:rsidR="00176A08" w:rsidRDefault="00C62C50" w:rsidP="00176A08">
      <w:hyperlink r:id="rId1126" w:history="1">
        <w:r>
          <w:rPr>
            <w:rStyle w:val="Hyperlink"/>
            <w:rFonts w:ascii="Times New Roman" w:eastAsia="Times New Roman" w:hAnsi="Times New Roman"/>
          </w:rPr>
          <w:t>R1-2606408</w:t>
        </w:r>
      </w:hyperlink>
      <w:r w:rsidR="00176A08">
        <w:rPr>
          <w:rFonts w:ascii="Times New Roman" w:eastAsia="Times New Roman" w:hAnsi="Times New Roman"/>
        </w:rPr>
        <w:tab/>
        <w:t>DL control channel transmission for 6GR</w:t>
      </w:r>
      <w:r w:rsidR="00176A08">
        <w:rPr>
          <w:rFonts w:ascii="Times New Roman" w:eastAsia="Times New Roman" w:hAnsi="Times New Roman"/>
        </w:rPr>
        <w:tab/>
        <w:t>Ericsson AB.</w:t>
      </w:r>
    </w:p>
    <w:p w14:paraId="22FA6DFD" w14:textId="40C4544E" w:rsidR="00176A08" w:rsidRDefault="00C62C50" w:rsidP="00176A08">
      <w:hyperlink r:id="rId1127" w:history="1">
        <w:r>
          <w:rPr>
            <w:rStyle w:val="Hyperlink"/>
            <w:rFonts w:ascii="Times New Roman" w:eastAsia="Times New Roman" w:hAnsi="Times New Roman"/>
          </w:rPr>
          <w:t>R1-2606428</w:t>
        </w:r>
      </w:hyperlink>
      <w:r w:rsidR="00176A08">
        <w:rPr>
          <w:rFonts w:ascii="Times New Roman" w:eastAsia="Times New Roman" w:hAnsi="Times New Roman"/>
        </w:rPr>
        <w:tab/>
        <w:t>Discussion on 6GR DL Control Channel Framework</w:t>
      </w:r>
      <w:r w:rsidR="00176A08">
        <w:rPr>
          <w:rFonts w:ascii="Times New Roman" w:eastAsia="Times New Roman" w:hAnsi="Times New Roman"/>
        </w:rPr>
        <w:tab/>
        <w:t>AT&amp;T</w:t>
      </w:r>
    </w:p>
    <w:p w14:paraId="7C5A4C69" w14:textId="55C36704" w:rsidR="00176A08" w:rsidRDefault="00C62C50" w:rsidP="00176A08">
      <w:hyperlink r:id="rId1128" w:history="1">
        <w:r>
          <w:rPr>
            <w:rStyle w:val="Hyperlink"/>
            <w:rFonts w:ascii="Times New Roman" w:eastAsia="Times New Roman" w:hAnsi="Times New Roman"/>
          </w:rPr>
          <w:t>R1-2606441</w:t>
        </w:r>
      </w:hyperlink>
      <w:r w:rsidR="00176A08">
        <w:rPr>
          <w:rFonts w:ascii="Times New Roman" w:eastAsia="Times New Roman" w:hAnsi="Times New Roman"/>
        </w:rPr>
        <w:tab/>
        <w:t>Discussion of PDCCH design for 6GR</w:t>
      </w:r>
      <w:r w:rsidR="00176A08">
        <w:rPr>
          <w:rFonts w:ascii="Times New Roman" w:eastAsia="Times New Roman" w:hAnsi="Times New Roman"/>
        </w:rPr>
        <w:tab/>
      </w:r>
      <w:proofErr w:type="spellStart"/>
      <w:r w:rsidR="00176A08">
        <w:rPr>
          <w:rFonts w:ascii="Times New Roman" w:eastAsia="Times New Roman" w:hAnsi="Times New Roman"/>
        </w:rPr>
        <w:t>ASUSTeK</w:t>
      </w:r>
      <w:proofErr w:type="spellEnd"/>
    </w:p>
    <w:p w14:paraId="2F325F9E" w14:textId="4B9EDB59" w:rsidR="00176A08" w:rsidRDefault="00C62C50" w:rsidP="00176A08">
      <w:hyperlink r:id="rId1129" w:history="1">
        <w:r>
          <w:rPr>
            <w:rStyle w:val="Hyperlink"/>
            <w:rFonts w:ascii="Times New Roman" w:eastAsia="Times New Roman" w:hAnsi="Times New Roman"/>
          </w:rPr>
          <w:t>R1-2606455</w:t>
        </w:r>
      </w:hyperlink>
      <w:r w:rsidR="00176A08">
        <w:rPr>
          <w:rFonts w:ascii="Times New Roman" w:eastAsia="Times New Roman" w:hAnsi="Times New Roman"/>
        </w:rPr>
        <w:tab/>
        <w:t>Discussion on DL Transmission Schemes for DL Control Channels</w:t>
      </w:r>
      <w:r w:rsidR="00176A08">
        <w:rPr>
          <w:rFonts w:ascii="Times New Roman" w:eastAsia="Times New Roman" w:hAnsi="Times New Roman"/>
        </w:rPr>
        <w:tab/>
      </w:r>
      <w:proofErr w:type="spellStart"/>
      <w:r w:rsidR="00176A08">
        <w:rPr>
          <w:rFonts w:ascii="Times New Roman" w:eastAsia="Times New Roman" w:hAnsi="Times New Roman"/>
        </w:rPr>
        <w:t>Fainity</w:t>
      </w:r>
      <w:proofErr w:type="spellEnd"/>
      <w:r w:rsidR="00176A08">
        <w:rPr>
          <w:rFonts w:ascii="Times New Roman" w:eastAsia="Times New Roman" w:hAnsi="Times New Roman"/>
        </w:rPr>
        <w:t xml:space="preserve"> Innovation</w:t>
      </w:r>
    </w:p>
    <w:p w14:paraId="3A8AF376" w14:textId="3F01E28F" w:rsidR="00176A08" w:rsidRDefault="00C62C50" w:rsidP="00176A08">
      <w:hyperlink r:id="rId1130" w:history="1">
        <w:r>
          <w:rPr>
            <w:rStyle w:val="Hyperlink"/>
            <w:rFonts w:ascii="Times New Roman" w:eastAsia="Times New Roman" w:hAnsi="Times New Roman"/>
          </w:rPr>
          <w:t>R1-2606462</w:t>
        </w:r>
      </w:hyperlink>
      <w:r w:rsidR="00176A08">
        <w:rPr>
          <w:rFonts w:ascii="Times New Roman" w:eastAsia="Times New Roman" w:hAnsi="Times New Roman"/>
        </w:rPr>
        <w:tab/>
        <w:t>Downlink transmission scheme(s) for downlink control channels</w:t>
      </w:r>
      <w:r w:rsidR="00176A08">
        <w:rPr>
          <w:rFonts w:ascii="Times New Roman" w:eastAsia="Times New Roman" w:hAnsi="Times New Roman"/>
        </w:rPr>
        <w:tab/>
        <w:t>Sharp</w:t>
      </w:r>
    </w:p>
    <w:p w14:paraId="7FAABF25" w14:textId="67FA5C0C" w:rsidR="00176A08" w:rsidRDefault="00C62C50" w:rsidP="00176A08">
      <w:pPr>
        <w:ind w:left="1440" w:hanging="1440"/>
      </w:pPr>
      <w:hyperlink r:id="rId1131" w:history="1">
        <w:r>
          <w:rPr>
            <w:rStyle w:val="Hyperlink"/>
            <w:rFonts w:ascii="Times New Roman" w:eastAsia="Times New Roman" w:hAnsi="Times New Roman"/>
          </w:rPr>
          <w:t>R1-2606504</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NTT DOCOMO, INC.</w:t>
      </w:r>
    </w:p>
    <w:p w14:paraId="5473E101" w14:textId="58E200AE" w:rsidR="00176A08" w:rsidRDefault="00C62C50" w:rsidP="00176A08">
      <w:hyperlink r:id="rId1132" w:history="1">
        <w:r>
          <w:rPr>
            <w:rStyle w:val="Hyperlink"/>
            <w:rFonts w:ascii="Times New Roman" w:eastAsia="Times New Roman" w:hAnsi="Times New Roman"/>
          </w:rPr>
          <w:t>R1-2606552</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r>
      <w:proofErr w:type="spellStart"/>
      <w:r w:rsidR="00176A08">
        <w:rPr>
          <w:rFonts w:ascii="Times New Roman" w:eastAsia="Times New Roman" w:hAnsi="Times New Roman"/>
        </w:rPr>
        <w:t>Quectel</w:t>
      </w:r>
      <w:proofErr w:type="spellEnd"/>
    </w:p>
    <w:p w14:paraId="7C8BD939" w14:textId="3CB46FD8" w:rsidR="00176A08" w:rsidRDefault="00C62C50" w:rsidP="00176A08">
      <w:hyperlink r:id="rId1133" w:history="1">
        <w:r>
          <w:rPr>
            <w:rStyle w:val="Hyperlink"/>
            <w:rFonts w:ascii="Times New Roman" w:eastAsia="Times New Roman" w:hAnsi="Times New Roman"/>
          </w:rPr>
          <w:t>R1-2606576</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WILUS Inc.</w:t>
      </w:r>
    </w:p>
    <w:p w14:paraId="1C195532" w14:textId="368B2702" w:rsidR="00176A08" w:rsidRDefault="00C62C50" w:rsidP="00176A08">
      <w:hyperlink r:id="rId1134" w:history="1">
        <w:r>
          <w:rPr>
            <w:rStyle w:val="Hyperlink"/>
            <w:rFonts w:ascii="Times New Roman" w:eastAsia="Times New Roman" w:hAnsi="Times New Roman"/>
          </w:rPr>
          <w:t>R1-2606595</w:t>
        </w:r>
      </w:hyperlink>
      <w:r w:rsidR="00176A08">
        <w:rPr>
          <w:rFonts w:ascii="Times New Roman" w:eastAsia="Times New Roman" w:hAnsi="Times New Roman"/>
        </w:rPr>
        <w:tab/>
        <w:t>Discussion on downlink transmission scheme(s) for downlink control channels</w:t>
      </w:r>
      <w:r w:rsidR="00176A08">
        <w:rPr>
          <w:rFonts w:ascii="Times New Roman" w:eastAsia="Times New Roman" w:hAnsi="Times New Roman"/>
        </w:rPr>
        <w:tab/>
        <w:t>CSCN</w:t>
      </w:r>
    </w:p>
    <w:p w14:paraId="12E631D0" w14:textId="26420668" w:rsidR="00176A08" w:rsidRDefault="00C62C50" w:rsidP="00176A08">
      <w:hyperlink r:id="rId1135" w:history="1">
        <w:r>
          <w:rPr>
            <w:rStyle w:val="Hyperlink"/>
            <w:rFonts w:ascii="Times New Roman" w:eastAsia="Times New Roman" w:hAnsi="Times New Roman"/>
          </w:rPr>
          <w:t>R1-2606686</w:t>
        </w:r>
      </w:hyperlink>
      <w:r w:rsidR="00176A08">
        <w:rPr>
          <w:rFonts w:ascii="Times New Roman" w:eastAsia="Times New Roman" w:hAnsi="Times New Roman"/>
        </w:rPr>
        <w:tab/>
        <w:t>Discussion on Transmission Schemes for Downlink Control Channels</w:t>
      </w:r>
      <w:r w:rsidR="00176A08">
        <w:rPr>
          <w:rFonts w:ascii="Times New Roman" w:eastAsia="Times New Roman" w:hAnsi="Times New Roman"/>
        </w:rPr>
        <w:tab/>
        <w:t>Rakuten Mobile, Inc</w:t>
      </w:r>
    </w:p>
    <w:p w14:paraId="2411B974" w14:textId="33F0BB35" w:rsidR="00176A08" w:rsidRDefault="00C62C50" w:rsidP="00176A08">
      <w:hyperlink r:id="rId1136" w:history="1">
        <w:r>
          <w:rPr>
            <w:rStyle w:val="Hyperlink"/>
            <w:rFonts w:ascii="Times New Roman" w:eastAsia="Times New Roman" w:hAnsi="Times New Roman"/>
          </w:rPr>
          <w:t>R1-2606704</w:t>
        </w:r>
      </w:hyperlink>
      <w:r w:rsidR="00176A08">
        <w:rPr>
          <w:rFonts w:ascii="Times New Roman" w:eastAsia="Times New Roman" w:hAnsi="Times New Roman"/>
        </w:rPr>
        <w:tab/>
        <w:t>Discussion on DL control channels</w:t>
      </w:r>
      <w:r w:rsidR="00176A08">
        <w:rPr>
          <w:rFonts w:ascii="Times New Roman" w:eastAsia="Times New Roman" w:hAnsi="Times New Roman"/>
        </w:rPr>
        <w:tab/>
        <w:t>Kookmin University</w:t>
      </w:r>
    </w:p>
    <w:p w14:paraId="57045627" w14:textId="77777777" w:rsidR="00176A08" w:rsidRDefault="00176A08" w:rsidP="00176A08">
      <w:pPr>
        <w:rPr>
          <w:rFonts w:eastAsia="DengXian"/>
          <w:i/>
          <w:iCs/>
          <w:lang w:eastAsia="zh-CN"/>
        </w:rPr>
      </w:pPr>
    </w:p>
    <w:p w14:paraId="5C6A0D27" w14:textId="09E180C1" w:rsidR="00176A08" w:rsidRPr="008F2A8A" w:rsidRDefault="00C62C50" w:rsidP="00176A08">
      <w:pPr>
        <w:rPr>
          <w:b/>
          <w:bCs/>
        </w:rPr>
      </w:pPr>
      <w:hyperlink r:id="rId1137" w:history="1">
        <w:r w:rsidRPr="008F2A8A">
          <w:rPr>
            <w:rStyle w:val="Hyperlink"/>
            <w:rFonts w:ascii="Times New Roman" w:eastAsia="Times New Roman" w:hAnsi="Times New Roman"/>
            <w:b/>
            <w:bCs/>
          </w:rPr>
          <w:t>R1-2606611</w:t>
        </w:r>
      </w:hyperlink>
      <w:r w:rsidR="00176A08" w:rsidRPr="008F2A8A">
        <w:rPr>
          <w:rFonts w:ascii="Times New Roman" w:eastAsia="Times New Roman" w:hAnsi="Times New Roman"/>
          <w:b/>
          <w:bCs/>
        </w:rPr>
        <w:tab/>
        <w:t>Feature Lead summary #1 on PDCCH Transmission Schemes</w:t>
      </w:r>
      <w:r w:rsidR="00176A08" w:rsidRPr="008F2A8A">
        <w:rPr>
          <w:rFonts w:ascii="Times New Roman" w:eastAsia="Times New Roman" w:hAnsi="Times New Roman"/>
          <w:b/>
          <w:bCs/>
        </w:rPr>
        <w:tab/>
        <w:t>Moderator (Nokia)</w:t>
      </w:r>
    </w:p>
    <w:p w14:paraId="6B877C17" w14:textId="77777777" w:rsidR="00176A08" w:rsidRDefault="00176A08" w:rsidP="00176A08">
      <w:pPr>
        <w:rPr>
          <w:rFonts w:eastAsia="DengXian"/>
          <w:i/>
          <w:iCs/>
          <w:lang w:eastAsia="zh-CN"/>
        </w:rPr>
      </w:pPr>
    </w:p>
    <w:p w14:paraId="47B05FE9" w14:textId="77777777" w:rsidR="00176A08" w:rsidRDefault="00176A08" w:rsidP="00176A08">
      <w:pPr>
        <w:rPr>
          <w:rFonts w:eastAsia="DengXian"/>
          <w:i/>
          <w:iCs/>
          <w:lang w:eastAsia="zh-CN"/>
        </w:rPr>
      </w:pPr>
    </w:p>
    <w:p w14:paraId="545C5AAA" w14:textId="77777777" w:rsidR="00176A08" w:rsidRPr="008F2A8A" w:rsidRDefault="00176A08" w:rsidP="00176A08">
      <w:pPr>
        <w:pStyle w:val="3GPPNormalText"/>
        <w:rPr>
          <w:b/>
          <w:bCs/>
          <w:sz w:val="20"/>
          <w:szCs w:val="20"/>
        </w:rPr>
      </w:pPr>
      <w:r w:rsidRPr="008F2A8A">
        <w:rPr>
          <w:b/>
          <w:bCs/>
          <w:sz w:val="20"/>
          <w:szCs w:val="20"/>
          <w:highlight w:val="green"/>
        </w:rPr>
        <w:t>Agreement:</w:t>
      </w:r>
    </w:p>
    <w:p w14:paraId="760F109C" w14:textId="77777777" w:rsidR="00176A08" w:rsidRPr="008F2A8A" w:rsidRDefault="00176A08">
      <w:pPr>
        <w:pStyle w:val="ListParagraph"/>
        <w:numPr>
          <w:ilvl w:val="0"/>
          <w:numId w:val="264"/>
        </w:numPr>
        <w:suppressAutoHyphens/>
        <w:overflowPunct/>
        <w:autoSpaceDE/>
        <w:autoSpaceDN/>
        <w:adjustRightInd/>
        <w:textAlignment w:val="auto"/>
        <w:rPr>
          <w:lang w:val="en-US"/>
        </w:rPr>
      </w:pPr>
      <w:r w:rsidRPr="008F2A8A">
        <w:lastRenderedPageBreak/>
        <w:t>At least aggregation levels of 1, 2, 4, 8, 16 are supported for 6GR PDCCH.</w:t>
      </w:r>
    </w:p>
    <w:p w14:paraId="3AFD1D3E" w14:textId="77777777" w:rsidR="00176A08" w:rsidRPr="008F2A8A" w:rsidRDefault="00176A08">
      <w:pPr>
        <w:pStyle w:val="ListParagraph"/>
        <w:numPr>
          <w:ilvl w:val="1"/>
          <w:numId w:val="264"/>
        </w:numPr>
        <w:suppressAutoHyphens/>
        <w:overflowPunct/>
        <w:autoSpaceDE/>
        <w:autoSpaceDN/>
        <w:adjustRightInd/>
        <w:textAlignment w:val="auto"/>
        <w:rPr>
          <w:lang w:val="en-US"/>
        </w:rPr>
      </w:pPr>
      <w:r w:rsidRPr="008F2A8A">
        <w:rPr>
          <w:lang w:val="en-US"/>
        </w:rPr>
        <w:t>Note: A CCE aggregation level is not used when the number of CCE in a CORESET is smaller than the aggregation level.</w:t>
      </w:r>
    </w:p>
    <w:p w14:paraId="1B57B502" w14:textId="77777777" w:rsidR="00176A08" w:rsidRPr="008F2A8A" w:rsidRDefault="00176A08" w:rsidP="00176A08">
      <w:pPr>
        <w:rPr>
          <w:rFonts w:ascii="Times New Roman" w:eastAsia="DengXian" w:hAnsi="Times New Roman"/>
          <w:i/>
          <w:iCs/>
          <w:szCs w:val="20"/>
          <w:lang w:val="en-US" w:eastAsia="zh-CN"/>
        </w:rPr>
      </w:pPr>
    </w:p>
    <w:p w14:paraId="0EC7CD45" w14:textId="77777777" w:rsidR="00176A08" w:rsidRPr="008F2A8A" w:rsidRDefault="00176A08" w:rsidP="00176A08">
      <w:pPr>
        <w:rPr>
          <w:rFonts w:ascii="Times New Roman" w:eastAsia="Times New Roman" w:hAnsi="Times New Roman"/>
          <w:szCs w:val="20"/>
        </w:rPr>
      </w:pPr>
    </w:p>
    <w:p w14:paraId="221A84BE" w14:textId="733A0A1A" w:rsidR="00176A08" w:rsidRPr="008F2A8A" w:rsidRDefault="00C62C50" w:rsidP="00176A08">
      <w:pPr>
        <w:rPr>
          <w:rFonts w:ascii="Times New Roman" w:hAnsi="Times New Roman"/>
          <w:b/>
          <w:bCs/>
          <w:szCs w:val="20"/>
        </w:rPr>
      </w:pPr>
      <w:hyperlink r:id="rId1138" w:history="1">
        <w:r w:rsidRPr="008F2A8A">
          <w:rPr>
            <w:rStyle w:val="Hyperlink"/>
            <w:rFonts w:ascii="Times New Roman" w:eastAsia="Times New Roman" w:hAnsi="Times New Roman"/>
            <w:b/>
            <w:bCs/>
            <w:szCs w:val="20"/>
          </w:rPr>
          <w:t>R1-2606612</w:t>
        </w:r>
      </w:hyperlink>
      <w:r w:rsidR="00176A08" w:rsidRPr="008F2A8A">
        <w:rPr>
          <w:rFonts w:ascii="Times New Roman" w:eastAsia="Times New Roman" w:hAnsi="Times New Roman"/>
          <w:b/>
          <w:bCs/>
          <w:szCs w:val="20"/>
        </w:rPr>
        <w:tab/>
        <w:t>Feature Lead summary #2 on PDCCH Transmission Schemes</w:t>
      </w:r>
      <w:r w:rsidR="00176A08" w:rsidRPr="008F2A8A">
        <w:rPr>
          <w:rFonts w:ascii="Times New Roman" w:eastAsia="Times New Roman" w:hAnsi="Times New Roman"/>
          <w:b/>
          <w:bCs/>
          <w:szCs w:val="20"/>
        </w:rPr>
        <w:tab/>
        <w:t>Moderator (Nokia)</w:t>
      </w:r>
    </w:p>
    <w:p w14:paraId="6E633B19" w14:textId="77777777" w:rsidR="00176A08" w:rsidRPr="008F2A8A" w:rsidRDefault="00176A08" w:rsidP="00176A08">
      <w:pPr>
        <w:rPr>
          <w:rFonts w:ascii="Times New Roman" w:eastAsia="DengXian" w:hAnsi="Times New Roman"/>
          <w:szCs w:val="20"/>
          <w:lang w:eastAsia="zh-CN"/>
        </w:rPr>
      </w:pPr>
    </w:p>
    <w:p w14:paraId="6FDF1242" w14:textId="77777777" w:rsidR="00176A08" w:rsidRPr="008F2A8A" w:rsidRDefault="00176A08" w:rsidP="00176A08">
      <w:pPr>
        <w:rPr>
          <w:rFonts w:ascii="Times New Roman" w:eastAsia="DengXian" w:hAnsi="Times New Roman"/>
          <w:b/>
          <w:bCs/>
          <w:szCs w:val="20"/>
          <w:lang w:eastAsia="zh-CN"/>
        </w:rPr>
      </w:pPr>
      <w:r w:rsidRPr="008F2A8A">
        <w:rPr>
          <w:rFonts w:ascii="Times New Roman" w:eastAsia="DengXian" w:hAnsi="Times New Roman"/>
          <w:b/>
          <w:bCs/>
          <w:szCs w:val="20"/>
          <w:highlight w:val="green"/>
          <w:lang w:eastAsia="zh-CN"/>
        </w:rPr>
        <w:t>Agreement:</w:t>
      </w:r>
    </w:p>
    <w:p w14:paraId="5BCC68A2" w14:textId="77777777" w:rsidR="00176A08" w:rsidRPr="008F2A8A" w:rsidRDefault="00176A08">
      <w:pPr>
        <w:pStyle w:val="ListParagraph"/>
        <w:numPr>
          <w:ilvl w:val="0"/>
          <w:numId w:val="265"/>
        </w:numPr>
        <w:suppressAutoHyphens/>
        <w:overflowPunct/>
        <w:autoSpaceDE/>
        <w:autoSpaceDN/>
        <w:adjustRightInd/>
        <w:textAlignment w:val="auto"/>
        <w:rPr>
          <w:lang w:val="en-US"/>
        </w:rPr>
      </w:pPr>
      <w:r w:rsidRPr="008F2A8A">
        <w:rPr>
          <w:lang w:val="en-US"/>
        </w:rPr>
        <w:t>A CCE consists of 6 REGs for 6GR PDCCH</w:t>
      </w:r>
    </w:p>
    <w:p w14:paraId="4BD6F607" w14:textId="77777777" w:rsidR="00176A08" w:rsidRPr="008F2A8A" w:rsidRDefault="00176A08">
      <w:pPr>
        <w:pStyle w:val="ListParagraph"/>
        <w:numPr>
          <w:ilvl w:val="0"/>
          <w:numId w:val="265"/>
        </w:numPr>
        <w:suppressAutoHyphens/>
        <w:overflowPunct/>
        <w:autoSpaceDE/>
        <w:autoSpaceDN/>
        <w:adjustRightInd/>
        <w:textAlignment w:val="auto"/>
        <w:rPr>
          <w:lang w:val="en-US"/>
        </w:rPr>
      </w:pPr>
      <w:r w:rsidRPr="008F2A8A">
        <w:rPr>
          <w:lang w:val="en-US"/>
        </w:rPr>
        <w:t>REGs in a REG bundle are contiguous in frequency and time.</w:t>
      </w:r>
    </w:p>
    <w:p w14:paraId="10A948F5" w14:textId="77777777" w:rsidR="00176A08" w:rsidRPr="008F2A8A" w:rsidRDefault="00176A08">
      <w:pPr>
        <w:pStyle w:val="ListParagraph"/>
        <w:numPr>
          <w:ilvl w:val="0"/>
          <w:numId w:val="265"/>
        </w:numPr>
        <w:suppressAutoHyphens/>
        <w:overflowPunct/>
        <w:autoSpaceDE/>
        <w:autoSpaceDN/>
        <w:adjustRightInd/>
        <w:spacing w:line="259" w:lineRule="auto"/>
        <w:textAlignment w:val="auto"/>
        <w:rPr>
          <w:lang w:val="en-US"/>
        </w:rPr>
      </w:pPr>
      <w:r w:rsidRPr="008F2A8A">
        <w:rPr>
          <w:lang w:val="en-US"/>
        </w:rPr>
        <w:t>At least REG-bundle size of 6 REGs is supported</w:t>
      </w:r>
    </w:p>
    <w:p w14:paraId="49608D62" w14:textId="77777777" w:rsidR="00176A08" w:rsidRPr="008F2A8A" w:rsidRDefault="00176A08">
      <w:pPr>
        <w:pStyle w:val="ListParagraph"/>
        <w:numPr>
          <w:ilvl w:val="1"/>
          <w:numId w:val="265"/>
        </w:numPr>
        <w:suppressAutoHyphens/>
        <w:overflowPunct/>
        <w:autoSpaceDE/>
        <w:autoSpaceDN/>
        <w:adjustRightInd/>
        <w:spacing w:line="259" w:lineRule="auto"/>
        <w:textAlignment w:val="auto"/>
        <w:rPr>
          <w:lang w:val="en-US"/>
        </w:rPr>
      </w:pPr>
      <w:r w:rsidRPr="008F2A8A">
        <w:rPr>
          <w:lang w:val="en-US"/>
        </w:rPr>
        <w:t>FFS a need for other sizes.</w:t>
      </w:r>
    </w:p>
    <w:p w14:paraId="181CD327" w14:textId="77777777" w:rsidR="00176A08" w:rsidRPr="008F2A8A" w:rsidRDefault="00176A08" w:rsidP="00176A08">
      <w:pPr>
        <w:rPr>
          <w:rFonts w:ascii="Times New Roman" w:hAnsi="Times New Roman"/>
          <w:b/>
          <w:bCs/>
          <w:szCs w:val="20"/>
          <w:lang w:val="en-US"/>
        </w:rPr>
      </w:pPr>
      <w:r w:rsidRPr="008F2A8A">
        <w:rPr>
          <w:rFonts w:ascii="Times New Roman" w:hAnsi="Times New Roman"/>
          <w:b/>
          <w:bCs/>
          <w:szCs w:val="20"/>
          <w:highlight w:val="green"/>
          <w:lang w:val="en-US"/>
        </w:rPr>
        <w:t>Agreement:</w:t>
      </w:r>
    </w:p>
    <w:p w14:paraId="24DD3DE3" w14:textId="77777777" w:rsidR="00176A08" w:rsidRPr="008F2A8A" w:rsidRDefault="00176A08" w:rsidP="00176A08">
      <w:pPr>
        <w:rPr>
          <w:rFonts w:ascii="Times New Roman" w:hAnsi="Times New Roman"/>
          <w:szCs w:val="20"/>
          <w:lang w:val="en-US"/>
        </w:rPr>
      </w:pPr>
      <w:r w:rsidRPr="008F2A8A">
        <w:rPr>
          <w:rFonts w:ascii="Times New Roman" w:hAnsi="Times New Roman"/>
          <w:szCs w:val="20"/>
          <w:lang w:val="en-US"/>
        </w:rPr>
        <w:t>For the study of precoding granularity consider the following options from the UE perspective:</w:t>
      </w:r>
    </w:p>
    <w:p w14:paraId="569BE237" w14:textId="77777777" w:rsidR="00176A08" w:rsidRPr="008F2A8A" w:rsidRDefault="00176A08">
      <w:pPr>
        <w:pStyle w:val="ListParagraph"/>
        <w:numPr>
          <w:ilvl w:val="0"/>
          <w:numId w:val="266"/>
        </w:numPr>
        <w:suppressAutoHyphens/>
        <w:overflowPunct/>
        <w:autoSpaceDE/>
        <w:autoSpaceDN/>
        <w:adjustRightInd/>
        <w:textAlignment w:val="auto"/>
        <w:rPr>
          <w:lang w:val="en-US"/>
        </w:rPr>
      </w:pPr>
      <w:r w:rsidRPr="008F2A8A">
        <w:rPr>
          <w:lang w:val="en-US"/>
        </w:rPr>
        <w:t>Option 1: Precoding granularity is only a single REG bundle</w:t>
      </w:r>
    </w:p>
    <w:p w14:paraId="35422D06" w14:textId="77777777" w:rsidR="00176A08" w:rsidRPr="008F2A8A" w:rsidRDefault="00176A08">
      <w:pPr>
        <w:pStyle w:val="ListParagraph"/>
        <w:numPr>
          <w:ilvl w:val="0"/>
          <w:numId w:val="266"/>
        </w:numPr>
        <w:suppressAutoHyphens/>
        <w:overflowPunct/>
        <w:autoSpaceDE/>
        <w:autoSpaceDN/>
        <w:adjustRightInd/>
        <w:textAlignment w:val="auto"/>
        <w:rPr>
          <w:lang w:val="en-US"/>
        </w:rPr>
      </w:pPr>
      <w:r w:rsidRPr="008F2A8A">
        <w:rPr>
          <w:lang w:val="en-US"/>
        </w:rPr>
        <w:t>Option 2: The same precoder is used for all contiguous REGs in a CORESET</w:t>
      </w:r>
    </w:p>
    <w:p w14:paraId="46C61F3D" w14:textId="77777777" w:rsidR="00176A08" w:rsidRPr="008F2A8A" w:rsidRDefault="00176A08">
      <w:pPr>
        <w:pStyle w:val="ListParagraph"/>
        <w:numPr>
          <w:ilvl w:val="0"/>
          <w:numId w:val="266"/>
        </w:numPr>
        <w:suppressAutoHyphens/>
        <w:overflowPunct/>
        <w:autoSpaceDE/>
        <w:autoSpaceDN/>
        <w:adjustRightInd/>
        <w:textAlignment w:val="auto"/>
        <w:rPr>
          <w:lang w:val="en-US"/>
        </w:rPr>
      </w:pPr>
      <w:r w:rsidRPr="008F2A8A">
        <w:rPr>
          <w:lang w:val="en-US"/>
        </w:rPr>
        <w:t>Option 3: The same precoder is used for multiple contiguous REG bundles in time/frequency within the PDCCH candidate</w:t>
      </w:r>
    </w:p>
    <w:p w14:paraId="39A93BC1" w14:textId="77777777" w:rsidR="00176A08" w:rsidRPr="008F2A8A" w:rsidRDefault="00176A08">
      <w:pPr>
        <w:pStyle w:val="ListParagraph"/>
        <w:numPr>
          <w:ilvl w:val="0"/>
          <w:numId w:val="266"/>
        </w:numPr>
        <w:suppressAutoHyphens/>
        <w:overflowPunct/>
        <w:autoSpaceDE/>
        <w:autoSpaceDN/>
        <w:adjustRightInd/>
        <w:textAlignment w:val="auto"/>
        <w:rPr>
          <w:lang w:val="en-US"/>
        </w:rPr>
      </w:pPr>
      <w:r w:rsidRPr="008F2A8A">
        <w:rPr>
          <w:lang w:val="en-US"/>
        </w:rPr>
        <w:t>Option 4: The same precoder is used for multiple contiguous REG bundles in time/frequency.</w:t>
      </w:r>
    </w:p>
    <w:p w14:paraId="2C6637BA" w14:textId="77777777" w:rsidR="00176A08" w:rsidRPr="008F2A8A" w:rsidRDefault="00176A08" w:rsidP="00176A08">
      <w:pPr>
        <w:pStyle w:val="ListParagraph"/>
        <w:suppressAutoHyphens/>
        <w:rPr>
          <w:lang w:val="en-US"/>
        </w:rPr>
      </w:pPr>
    </w:p>
    <w:p w14:paraId="6874A186" w14:textId="2D6A34A2" w:rsidR="00176A08" w:rsidRPr="008F2A8A" w:rsidRDefault="00C62C50" w:rsidP="00176A08">
      <w:pPr>
        <w:rPr>
          <w:rFonts w:ascii="Times New Roman" w:eastAsia="Times New Roman" w:hAnsi="Times New Roman"/>
          <w:b/>
          <w:bCs/>
          <w:szCs w:val="20"/>
        </w:rPr>
      </w:pPr>
      <w:hyperlink r:id="rId1139" w:history="1">
        <w:r w:rsidRPr="008F2A8A">
          <w:rPr>
            <w:rStyle w:val="Hyperlink"/>
            <w:rFonts w:ascii="Times New Roman" w:eastAsia="Times New Roman" w:hAnsi="Times New Roman"/>
            <w:b/>
            <w:bCs/>
            <w:szCs w:val="20"/>
          </w:rPr>
          <w:t>R1-2606613</w:t>
        </w:r>
      </w:hyperlink>
      <w:r w:rsidR="00176A08" w:rsidRPr="008F2A8A">
        <w:rPr>
          <w:rFonts w:ascii="Times New Roman" w:eastAsia="Times New Roman" w:hAnsi="Times New Roman"/>
          <w:b/>
          <w:bCs/>
          <w:szCs w:val="20"/>
        </w:rPr>
        <w:tab/>
        <w:t>Feature Lead summary #3 on PDCCH Transmission Schemes</w:t>
      </w:r>
      <w:r w:rsidR="00176A08" w:rsidRPr="008F2A8A">
        <w:rPr>
          <w:rFonts w:ascii="Times New Roman" w:eastAsia="Times New Roman" w:hAnsi="Times New Roman"/>
          <w:b/>
          <w:bCs/>
          <w:szCs w:val="20"/>
        </w:rPr>
        <w:tab/>
        <w:t>Moderator (Nokia)</w:t>
      </w:r>
    </w:p>
    <w:p w14:paraId="5D659268" w14:textId="77777777" w:rsidR="00176A08" w:rsidRPr="008F2A8A" w:rsidRDefault="00176A08" w:rsidP="00176A08">
      <w:pPr>
        <w:rPr>
          <w:rFonts w:ascii="Times New Roman" w:eastAsia="Times New Roman" w:hAnsi="Times New Roman"/>
          <w:szCs w:val="20"/>
        </w:rPr>
      </w:pPr>
    </w:p>
    <w:p w14:paraId="1CAE7BDF" w14:textId="77777777" w:rsidR="00176A08" w:rsidRPr="008F2A8A" w:rsidRDefault="00176A08" w:rsidP="00176A08">
      <w:pPr>
        <w:rPr>
          <w:rFonts w:ascii="Times New Roman" w:hAnsi="Times New Roman"/>
          <w:szCs w:val="20"/>
        </w:rPr>
      </w:pPr>
    </w:p>
    <w:p w14:paraId="6CD2D68D" w14:textId="77777777" w:rsidR="00176A08" w:rsidRPr="008F2A8A" w:rsidRDefault="00176A08" w:rsidP="00176A08">
      <w:pPr>
        <w:rPr>
          <w:rFonts w:ascii="Times New Roman" w:eastAsia="DengXian" w:hAnsi="Times New Roman"/>
          <w:b/>
          <w:bCs/>
          <w:szCs w:val="20"/>
          <w:lang w:eastAsia="zh-CN"/>
        </w:rPr>
      </w:pPr>
      <w:r w:rsidRPr="008F2A8A">
        <w:rPr>
          <w:rFonts w:ascii="Times New Roman" w:eastAsia="DengXian" w:hAnsi="Times New Roman"/>
          <w:b/>
          <w:bCs/>
          <w:szCs w:val="20"/>
          <w:highlight w:val="green"/>
          <w:lang w:eastAsia="zh-CN"/>
        </w:rPr>
        <w:t>Agreement:</w:t>
      </w:r>
    </w:p>
    <w:p w14:paraId="6F7DD66E" w14:textId="77777777" w:rsidR="00176A08" w:rsidRPr="008F2A8A" w:rsidRDefault="00176A08">
      <w:pPr>
        <w:pStyle w:val="ListParagraph"/>
        <w:numPr>
          <w:ilvl w:val="0"/>
          <w:numId w:val="267"/>
        </w:numPr>
        <w:suppressAutoHyphens/>
        <w:overflowPunct/>
        <w:autoSpaceDE/>
        <w:autoSpaceDN/>
        <w:adjustRightInd/>
        <w:textAlignment w:val="auto"/>
        <w:rPr>
          <w:lang w:val="en-US"/>
        </w:rPr>
      </w:pPr>
      <w:r w:rsidRPr="008F2A8A">
        <w:rPr>
          <w:lang w:val="en-US"/>
        </w:rPr>
        <w:t>Both contiguous and non-contiguous frequency-domain resource allocation are supported for 6GR CORESET.</w:t>
      </w:r>
    </w:p>
    <w:p w14:paraId="499839DD" w14:textId="77777777" w:rsidR="00176A08" w:rsidRPr="008F2A8A" w:rsidRDefault="00176A08">
      <w:pPr>
        <w:pStyle w:val="ListParagraph"/>
        <w:numPr>
          <w:ilvl w:val="0"/>
          <w:numId w:val="267"/>
        </w:numPr>
        <w:suppressAutoHyphens/>
        <w:overflowPunct/>
        <w:autoSpaceDE/>
        <w:autoSpaceDN/>
        <w:adjustRightInd/>
        <w:textAlignment w:val="auto"/>
        <w:rPr>
          <w:lang w:val="en-US"/>
        </w:rPr>
      </w:pPr>
      <w:r w:rsidRPr="008F2A8A">
        <w:rPr>
          <w:lang w:val="en-US"/>
        </w:rPr>
        <w:t>At least 6-PRB 6GR PDCCH CORESET frequency-domain resource allocation granularity is supported</w:t>
      </w:r>
    </w:p>
    <w:p w14:paraId="6FF0AF85" w14:textId="77777777" w:rsidR="00176A08" w:rsidRPr="008F2A8A" w:rsidRDefault="00176A08">
      <w:pPr>
        <w:pStyle w:val="ListParagraph"/>
        <w:numPr>
          <w:ilvl w:val="1"/>
          <w:numId w:val="267"/>
        </w:numPr>
        <w:suppressAutoHyphens/>
        <w:overflowPunct/>
        <w:autoSpaceDE/>
        <w:autoSpaceDN/>
        <w:adjustRightInd/>
        <w:textAlignment w:val="auto"/>
        <w:rPr>
          <w:rFonts w:eastAsia="DengXian"/>
          <w:lang w:val="en-US" w:eastAsia="zh-CN"/>
        </w:rPr>
      </w:pPr>
      <w:r w:rsidRPr="008F2A8A">
        <w:rPr>
          <w:lang w:val="en-US"/>
        </w:rPr>
        <w:t xml:space="preserve">FFS a need, feasibility and conditions for other CORESET granularities </w:t>
      </w:r>
    </w:p>
    <w:p w14:paraId="7F8A7228" w14:textId="77777777" w:rsidR="00176A08" w:rsidRPr="008F2A8A" w:rsidRDefault="00176A08" w:rsidP="00176A08">
      <w:pPr>
        <w:rPr>
          <w:rFonts w:ascii="Times New Roman" w:eastAsia="DengXian" w:hAnsi="Times New Roman"/>
          <w:szCs w:val="20"/>
          <w:lang w:val="en-US" w:eastAsia="zh-CN"/>
        </w:rPr>
      </w:pPr>
    </w:p>
    <w:p w14:paraId="7D4A57A6" w14:textId="77777777" w:rsidR="00176A08" w:rsidRPr="008F2A8A" w:rsidRDefault="00176A08" w:rsidP="00176A08">
      <w:pPr>
        <w:rPr>
          <w:rFonts w:ascii="Times New Roman" w:eastAsia="DengXian" w:hAnsi="Times New Roman"/>
          <w:b/>
          <w:bCs/>
          <w:szCs w:val="20"/>
          <w:highlight w:val="yellow"/>
          <w:lang w:val="en-US" w:eastAsia="zh-CN"/>
        </w:rPr>
      </w:pPr>
    </w:p>
    <w:p w14:paraId="28116388" w14:textId="4DC1F6CD" w:rsidR="00176A08" w:rsidRPr="008F2A8A" w:rsidRDefault="00C62C50" w:rsidP="00176A08">
      <w:pPr>
        <w:rPr>
          <w:rFonts w:ascii="Times New Roman" w:hAnsi="Times New Roman"/>
          <w:szCs w:val="20"/>
        </w:rPr>
      </w:pPr>
      <w:hyperlink r:id="rId1140" w:history="1">
        <w:r w:rsidRPr="008F2A8A">
          <w:rPr>
            <w:rStyle w:val="Hyperlink"/>
            <w:rFonts w:ascii="Times New Roman" w:eastAsia="Times New Roman" w:hAnsi="Times New Roman"/>
            <w:b/>
            <w:bCs/>
            <w:szCs w:val="20"/>
          </w:rPr>
          <w:t>R1-2606614</w:t>
        </w:r>
      </w:hyperlink>
      <w:r w:rsidR="00176A08" w:rsidRPr="008F2A8A">
        <w:rPr>
          <w:rFonts w:ascii="Times New Roman" w:eastAsia="Times New Roman" w:hAnsi="Times New Roman"/>
          <w:b/>
          <w:bCs/>
          <w:szCs w:val="20"/>
        </w:rPr>
        <w:tab/>
        <w:t>Feature Lead summary #4 on PDCCH Transmission Schemes</w:t>
      </w:r>
      <w:r w:rsidR="00176A08" w:rsidRPr="008F2A8A">
        <w:rPr>
          <w:rFonts w:ascii="Times New Roman" w:eastAsia="Times New Roman" w:hAnsi="Times New Roman"/>
          <w:b/>
          <w:bCs/>
          <w:szCs w:val="20"/>
        </w:rPr>
        <w:tab/>
        <w:t>Moderator (Nokia)</w:t>
      </w:r>
    </w:p>
    <w:p w14:paraId="3E24255C" w14:textId="77777777" w:rsidR="00176A08" w:rsidRPr="008F2A8A" w:rsidRDefault="00176A08" w:rsidP="00176A08">
      <w:pPr>
        <w:suppressAutoHyphens/>
        <w:spacing w:after="180"/>
        <w:contextualSpacing/>
        <w:rPr>
          <w:rFonts w:ascii="Times New Roman" w:hAnsi="Times New Roman"/>
          <w:szCs w:val="20"/>
        </w:rPr>
      </w:pPr>
    </w:p>
    <w:p w14:paraId="0BBA02CE" w14:textId="77777777" w:rsidR="00176A08" w:rsidRPr="008F2A8A" w:rsidRDefault="00176A08" w:rsidP="00176A08">
      <w:pPr>
        <w:suppressAutoHyphens/>
        <w:spacing w:after="180"/>
        <w:contextualSpacing/>
        <w:rPr>
          <w:rFonts w:ascii="Times New Roman" w:hAnsi="Times New Roman"/>
          <w:b/>
          <w:bCs/>
          <w:szCs w:val="20"/>
          <w:lang w:val="en-US"/>
        </w:rPr>
      </w:pPr>
      <w:r w:rsidRPr="008F2A8A">
        <w:rPr>
          <w:rFonts w:ascii="Times New Roman" w:hAnsi="Times New Roman"/>
          <w:b/>
          <w:bCs/>
          <w:szCs w:val="20"/>
          <w:highlight w:val="green"/>
          <w:lang w:val="en-US"/>
        </w:rPr>
        <w:t>Agreement:</w:t>
      </w:r>
    </w:p>
    <w:p w14:paraId="7A0A5E24" w14:textId="77777777" w:rsidR="00176A08" w:rsidRPr="008F2A8A" w:rsidRDefault="00176A08">
      <w:pPr>
        <w:pStyle w:val="ListParagraph"/>
        <w:numPr>
          <w:ilvl w:val="0"/>
          <w:numId w:val="269"/>
        </w:numPr>
        <w:suppressAutoHyphens/>
        <w:overflowPunct/>
        <w:autoSpaceDE/>
        <w:autoSpaceDN/>
        <w:adjustRightInd/>
        <w:textAlignment w:val="auto"/>
        <w:rPr>
          <w:lang w:val="en-US"/>
        </w:rPr>
      </w:pPr>
      <w:r w:rsidRPr="008F2A8A">
        <w:rPr>
          <w:lang w:val="en-US"/>
        </w:rPr>
        <w:t>PDCCH payload bit-level scrambling before modulation is used for 6GR PDCCH.</w:t>
      </w:r>
    </w:p>
    <w:p w14:paraId="7ACA8BF4" w14:textId="77777777" w:rsidR="00176A08" w:rsidRPr="008F2A8A" w:rsidRDefault="00176A08">
      <w:pPr>
        <w:pStyle w:val="ListParagraph"/>
        <w:numPr>
          <w:ilvl w:val="0"/>
          <w:numId w:val="269"/>
        </w:numPr>
        <w:suppressAutoHyphens/>
        <w:overflowPunct/>
        <w:autoSpaceDE/>
        <w:autoSpaceDN/>
        <w:adjustRightInd/>
        <w:textAlignment w:val="auto"/>
        <w:rPr>
          <w:lang w:val="en-US"/>
        </w:rPr>
      </w:pPr>
      <w:r w:rsidRPr="008F2A8A">
        <w:rPr>
          <w:lang w:val="en-US"/>
        </w:rPr>
        <w:t>FFS: Details</w:t>
      </w:r>
    </w:p>
    <w:p w14:paraId="4767F9AA" w14:textId="77777777" w:rsidR="00176A08" w:rsidRPr="008F2A8A" w:rsidRDefault="00176A08" w:rsidP="00176A08">
      <w:pPr>
        <w:pStyle w:val="ListParagraph"/>
        <w:suppressAutoHyphens/>
        <w:rPr>
          <w:lang w:val="en-US"/>
        </w:rPr>
      </w:pPr>
    </w:p>
    <w:p w14:paraId="7AE1C97E" w14:textId="77777777" w:rsidR="00176A08" w:rsidRPr="008F2A8A" w:rsidRDefault="00176A08" w:rsidP="00176A08">
      <w:pPr>
        <w:suppressAutoHyphens/>
        <w:spacing w:after="180"/>
        <w:contextualSpacing/>
        <w:rPr>
          <w:rFonts w:ascii="Times New Roman" w:hAnsi="Times New Roman"/>
          <w:b/>
          <w:bCs/>
          <w:szCs w:val="20"/>
          <w:lang w:val="en-US"/>
        </w:rPr>
      </w:pPr>
      <w:r w:rsidRPr="008F2A8A">
        <w:rPr>
          <w:rFonts w:ascii="Times New Roman" w:hAnsi="Times New Roman"/>
          <w:b/>
          <w:bCs/>
          <w:szCs w:val="20"/>
          <w:highlight w:val="green"/>
          <w:lang w:val="en-US"/>
        </w:rPr>
        <w:t>Agreement:</w:t>
      </w:r>
    </w:p>
    <w:p w14:paraId="42FBE5B4" w14:textId="77777777" w:rsidR="00176A08" w:rsidRPr="008F2A8A" w:rsidRDefault="00176A08" w:rsidP="00176A08">
      <w:pPr>
        <w:suppressAutoHyphens/>
        <w:spacing w:after="180"/>
        <w:contextualSpacing/>
        <w:rPr>
          <w:rFonts w:ascii="Times New Roman" w:hAnsi="Times New Roman"/>
          <w:szCs w:val="20"/>
          <w:lang w:val="en-US"/>
        </w:rPr>
      </w:pPr>
      <w:r w:rsidRPr="008F2A8A">
        <w:rPr>
          <w:rFonts w:ascii="Times New Roman" w:hAnsi="Times New Roman"/>
          <w:szCs w:val="20"/>
          <w:lang w:val="en-US"/>
        </w:rPr>
        <w:t>Companies are encouraged to provide the analysis for comparison of MU-MIMO schemes (based on orthogonal and/or non-orthogonal DMRS) and single-layer, single-port, single-user PDCCH considering</w:t>
      </w:r>
    </w:p>
    <w:p w14:paraId="54A7F8D7"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The necessity to introduce orthogonal DMRS for 6GR PDCCH</w:t>
      </w:r>
    </w:p>
    <w:p w14:paraId="4B0230C3"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At least the following two cases:</w:t>
      </w:r>
    </w:p>
    <w:p w14:paraId="2E158ED2" w14:textId="77777777" w:rsidR="00176A08" w:rsidRPr="008F2A8A" w:rsidRDefault="00176A08">
      <w:pPr>
        <w:pStyle w:val="ListParagraph"/>
        <w:numPr>
          <w:ilvl w:val="2"/>
          <w:numId w:val="268"/>
        </w:numPr>
        <w:suppressAutoHyphens/>
        <w:overflowPunct/>
        <w:autoSpaceDE/>
        <w:autoSpaceDN/>
        <w:adjustRightInd/>
        <w:textAlignment w:val="auto"/>
        <w:rPr>
          <w:lang w:val="en-US"/>
        </w:rPr>
      </w:pPr>
      <w:r w:rsidRPr="008F2A8A">
        <w:rPr>
          <w:lang w:val="en-US"/>
        </w:rPr>
        <w:t>Case1: double resources for two paired MU-MIMO UEs than for a single user and the same total power are assumed from NW point of view</w:t>
      </w:r>
    </w:p>
    <w:p w14:paraId="0C14C9EF" w14:textId="77777777" w:rsidR="00176A08" w:rsidRPr="008F2A8A" w:rsidRDefault="00176A08">
      <w:pPr>
        <w:pStyle w:val="ListParagraph"/>
        <w:numPr>
          <w:ilvl w:val="2"/>
          <w:numId w:val="268"/>
        </w:numPr>
        <w:suppressAutoHyphens/>
        <w:overflowPunct/>
        <w:autoSpaceDE/>
        <w:autoSpaceDN/>
        <w:adjustRightInd/>
        <w:textAlignment w:val="auto"/>
        <w:rPr>
          <w:lang w:val="en-US"/>
        </w:rPr>
      </w:pPr>
      <w:r w:rsidRPr="008F2A8A">
        <w:rPr>
          <w:lang w:val="en-US"/>
        </w:rPr>
        <w:t>Case 2: the same resources for single user and two paired MU-MIMO users and the same total power are assumed from NW point of view</w:t>
      </w:r>
    </w:p>
    <w:p w14:paraId="14939FC8"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 xml:space="preserve">Performance based on link level and/or system level evaluations (e.g., BLER, spectrum efficiency) </w:t>
      </w:r>
    </w:p>
    <w:p w14:paraId="7E6579D8"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Used models and criteria on the user pairing for MU-MIMO based on orthogonal multi-port DMRS and/or non-orthogonal single-port DMRS</w:t>
      </w:r>
    </w:p>
    <w:p w14:paraId="16004A88"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Assumptions on the UE receiver</w:t>
      </w:r>
    </w:p>
    <w:p w14:paraId="24380F03"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Assumptions on UE specific precoding</w:t>
      </w:r>
    </w:p>
    <w:p w14:paraId="15A4A422"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Impacts on UE complexity</w:t>
      </w:r>
    </w:p>
    <w:p w14:paraId="68396F1C"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Assumed channel model (at least CDL channel model for link level evaluations)</w:t>
      </w:r>
    </w:p>
    <w:p w14:paraId="7E687F4D" w14:textId="77777777" w:rsidR="00176A08" w:rsidRPr="008F2A8A" w:rsidRDefault="00176A08">
      <w:pPr>
        <w:pStyle w:val="ListParagraph"/>
        <w:numPr>
          <w:ilvl w:val="1"/>
          <w:numId w:val="268"/>
        </w:numPr>
        <w:suppressAutoHyphens/>
        <w:overflowPunct/>
        <w:autoSpaceDE/>
        <w:autoSpaceDN/>
        <w:adjustRightInd/>
        <w:textAlignment w:val="auto"/>
        <w:rPr>
          <w:lang w:val="en-US"/>
        </w:rPr>
      </w:pPr>
      <w:r w:rsidRPr="008F2A8A">
        <w:rPr>
          <w:lang w:val="en-US"/>
        </w:rPr>
        <w:t>Assumed DCI size</w:t>
      </w:r>
    </w:p>
    <w:p w14:paraId="09E8B007" w14:textId="77777777" w:rsidR="00176A08" w:rsidRPr="008F2A8A" w:rsidRDefault="00176A08" w:rsidP="00176A08">
      <w:pPr>
        <w:rPr>
          <w:rFonts w:ascii="Times New Roman" w:hAnsi="Times New Roman"/>
          <w:szCs w:val="20"/>
          <w:lang w:val="en-US"/>
        </w:rPr>
      </w:pPr>
      <w:r w:rsidRPr="008F2A8A">
        <w:rPr>
          <w:rFonts w:ascii="Times New Roman" w:hAnsi="Times New Roman"/>
          <w:szCs w:val="20"/>
          <w:lang w:val="en-US"/>
        </w:rPr>
        <w:t>Note: The discussion of the utilization of orthogonal DMRS ports for other purposes (e.g. intercell-interference mitigation) than MU-MIMO is not precluded.</w:t>
      </w:r>
    </w:p>
    <w:p w14:paraId="3EB5A42E" w14:textId="77777777" w:rsidR="00176A08" w:rsidRPr="008F2A8A" w:rsidRDefault="00176A08" w:rsidP="00176A08">
      <w:pPr>
        <w:rPr>
          <w:rFonts w:ascii="Times New Roman" w:hAnsi="Times New Roman"/>
          <w:szCs w:val="20"/>
          <w:lang w:val="en-US"/>
        </w:rPr>
      </w:pPr>
    </w:p>
    <w:p w14:paraId="596855EC" w14:textId="77777777" w:rsidR="00176A08" w:rsidRPr="008F2A8A" w:rsidRDefault="00176A08" w:rsidP="00176A08">
      <w:pPr>
        <w:rPr>
          <w:rFonts w:ascii="Times New Roman" w:hAnsi="Times New Roman"/>
          <w:b/>
          <w:bCs/>
          <w:szCs w:val="20"/>
          <w:lang w:val="en-US"/>
        </w:rPr>
      </w:pPr>
    </w:p>
    <w:p w14:paraId="12B51714" w14:textId="77777777" w:rsidR="00176A08" w:rsidRPr="008F2A8A" w:rsidRDefault="00176A08" w:rsidP="00176A08">
      <w:pPr>
        <w:rPr>
          <w:rFonts w:ascii="Times New Roman" w:hAnsi="Times New Roman"/>
          <w:b/>
          <w:bCs/>
          <w:szCs w:val="20"/>
          <w:lang w:val="en-US"/>
        </w:rPr>
      </w:pPr>
      <w:r w:rsidRPr="008F2A8A">
        <w:rPr>
          <w:rFonts w:ascii="Times New Roman" w:hAnsi="Times New Roman"/>
          <w:b/>
          <w:bCs/>
          <w:szCs w:val="20"/>
          <w:highlight w:val="green"/>
          <w:lang w:val="en-US"/>
        </w:rPr>
        <w:t>Agreement:</w:t>
      </w:r>
    </w:p>
    <w:p w14:paraId="484313A9" w14:textId="77777777" w:rsidR="00176A08" w:rsidRPr="008F2A8A" w:rsidRDefault="00176A08" w:rsidP="00176A08">
      <w:pPr>
        <w:suppressAutoHyphens/>
        <w:spacing w:after="180"/>
        <w:contextualSpacing/>
        <w:rPr>
          <w:rFonts w:ascii="Times New Roman" w:hAnsi="Times New Roman"/>
          <w:szCs w:val="20"/>
        </w:rPr>
      </w:pPr>
      <w:r w:rsidRPr="008F2A8A">
        <w:rPr>
          <w:rFonts w:ascii="Times New Roman" w:hAnsi="Times New Roman"/>
          <w:szCs w:val="20"/>
        </w:rPr>
        <w:t>Study the need, feasibility including at least UE complexity and benefits of CSI acquisition for PDCCH.</w:t>
      </w:r>
    </w:p>
    <w:p w14:paraId="5056197A" w14:textId="77777777" w:rsidR="00176A08" w:rsidRPr="008F2A8A" w:rsidRDefault="00176A08" w:rsidP="00176A08">
      <w:pPr>
        <w:rPr>
          <w:rFonts w:ascii="Times New Roman" w:hAnsi="Times New Roman"/>
          <w:szCs w:val="20"/>
        </w:rPr>
      </w:pPr>
      <w:r w:rsidRPr="008F2A8A">
        <w:rPr>
          <w:rFonts w:ascii="Times New Roman" w:hAnsi="Times New Roman"/>
          <w:szCs w:val="20"/>
        </w:rPr>
        <w:t>Note: Solutions, if found to be feasible and needed, shall be coordinated with the other AIs.</w:t>
      </w:r>
    </w:p>
    <w:p w14:paraId="121C4A6B" w14:textId="77777777" w:rsidR="00176A08" w:rsidRPr="002C37E7" w:rsidRDefault="00176A08" w:rsidP="00176A08"/>
    <w:p w14:paraId="4BCC473C" w14:textId="77777777" w:rsidR="00176A08" w:rsidRPr="00176A08" w:rsidRDefault="00176A08" w:rsidP="00176A08"/>
    <w:p w14:paraId="60A251F7" w14:textId="21F99809" w:rsidR="00E576F6" w:rsidRDefault="00176A08" w:rsidP="00176A08">
      <w:pPr>
        <w:pStyle w:val="Heading4"/>
      </w:pPr>
      <w:bookmarkStart w:id="190" w:name="_Toc239313248"/>
      <w:r>
        <w:t xml:space="preserve">Downlink </w:t>
      </w:r>
      <w:r w:rsidRPr="00FD0278">
        <w:t>transmi</w:t>
      </w:r>
      <w:r w:rsidRPr="00FD0278">
        <w:rPr>
          <w:rFonts w:hint="eastAsia"/>
        </w:rPr>
        <w:t>ssion scheme(s) for downlink shared channels</w:t>
      </w:r>
      <w:bookmarkEnd w:id="190"/>
    </w:p>
    <w:p w14:paraId="5054C94E" w14:textId="77777777" w:rsidR="00176A08" w:rsidRPr="00A97992" w:rsidRDefault="00176A08" w:rsidP="00176A08">
      <w:pPr>
        <w:rPr>
          <w:rFonts w:eastAsia="DengXian"/>
          <w:i/>
          <w:iCs/>
          <w:lang w:eastAsia="zh-CN"/>
        </w:rPr>
      </w:pPr>
      <w:r w:rsidRPr="00A97992">
        <w:rPr>
          <w:rFonts w:eastAsia="DengXian" w:hint="eastAsia"/>
          <w:i/>
          <w:iCs/>
          <w:lang w:eastAsia="zh-CN"/>
        </w:rPr>
        <w:t xml:space="preserve">Note 1: </w:t>
      </w:r>
      <w:r w:rsidRPr="00A97992">
        <w:rPr>
          <w:rFonts w:eastAsia="DengXian"/>
          <w:i/>
          <w:iCs/>
          <w:lang w:eastAsia="zh-CN"/>
        </w:rPr>
        <w:t>I</w:t>
      </w:r>
      <w:r w:rsidRPr="00A97992">
        <w:rPr>
          <w:rFonts w:eastAsia="DengXian" w:hint="eastAsia"/>
          <w:i/>
          <w:iCs/>
          <w:lang w:eastAsia="zh-CN"/>
        </w:rPr>
        <w:t xml:space="preserve">ncluding downlink transmission scheme for downlink channel, e.g., PDSCH (including bandwidth that single TB can span when </w:t>
      </w:r>
      <w:r w:rsidRPr="00A97992">
        <w:rPr>
          <w:rFonts w:eastAsia="DengXian"/>
          <w:i/>
          <w:iCs/>
          <w:lang w:eastAsia="zh-CN"/>
        </w:rPr>
        <w:t xml:space="preserve">frequency domain resource allocation </w:t>
      </w:r>
      <w:r w:rsidRPr="00A97992">
        <w:rPr>
          <w:rFonts w:eastAsia="DengXian" w:hint="eastAsia"/>
          <w:i/>
          <w:iCs/>
          <w:lang w:eastAsia="zh-CN"/>
        </w:rPr>
        <w:t xml:space="preserve">is </w:t>
      </w:r>
      <w:r w:rsidRPr="00A97992">
        <w:rPr>
          <w:rFonts w:eastAsia="DengXian"/>
          <w:i/>
          <w:iCs/>
          <w:lang w:eastAsia="zh-CN"/>
        </w:rPr>
        <w:t>between 200MHz and 400MHz</w:t>
      </w:r>
      <w:r w:rsidRPr="00A97992">
        <w:rPr>
          <w:rFonts w:eastAsia="DengXian" w:hint="eastAsia"/>
          <w:i/>
          <w:iCs/>
          <w:lang w:eastAsia="zh-CN"/>
        </w:rPr>
        <w:t xml:space="preserve">), associated downlink DMRS design (if any), scrambling sequence, mechanism for layer mapping and modulation may consider </w:t>
      </w:r>
      <w:r w:rsidRPr="00A97992">
        <w:rPr>
          <w:rFonts w:eastAsia="DengXian"/>
          <w:i/>
          <w:iCs/>
          <w:lang w:eastAsia="zh-CN"/>
        </w:rPr>
        <w:t>different</w:t>
      </w:r>
      <w:r w:rsidRPr="00A97992">
        <w:rPr>
          <w:rFonts w:eastAsia="DengXian" w:hint="eastAsia"/>
          <w:i/>
          <w:iCs/>
          <w:lang w:eastAsia="zh-CN"/>
        </w:rPr>
        <w:t xml:space="preserve"> evaluation assumptions, as well as mechanism for supporting MRSS.</w:t>
      </w:r>
    </w:p>
    <w:p w14:paraId="5FBB8E93" w14:textId="77777777" w:rsidR="00176A08" w:rsidRDefault="00176A08" w:rsidP="00176A08">
      <w:pPr>
        <w:rPr>
          <w:rFonts w:eastAsia="DengXian"/>
          <w:i/>
          <w:iCs/>
          <w:lang w:eastAsia="zh-CN"/>
        </w:rPr>
      </w:pPr>
    </w:p>
    <w:p w14:paraId="3959840E" w14:textId="77777777" w:rsidR="00176A08" w:rsidRPr="008F2A8A" w:rsidRDefault="00176A08" w:rsidP="00176A08">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-R20-6GR-Transmission scheme for DL shared channel] Email discussion on Rel-20 6GR-How to transmit downlink shared channel – Sven, Yushu (Ericsson, Google)</w:t>
      </w:r>
    </w:p>
    <w:p w14:paraId="3A2BE115" w14:textId="77777777" w:rsidR="00176A08" w:rsidRPr="008F2A8A" w:rsidRDefault="00176A08">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4066ADDB" w14:textId="77777777" w:rsidR="00176A08" w:rsidRPr="00370F3A" w:rsidRDefault="00176A08" w:rsidP="00176A08">
      <w:pPr>
        <w:rPr>
          <w:rFonts w:eastAsia="DengXian"/>
          <w:lang w:val="en-US" w:eastAsia="zh-CN"/>
        </w:rPr>
      </w:pPr>
    </w:p>
    <w:p w14:paraId="3E28927C" w14:textId="2EE06FDF" w:rsidR="00176A08" w:rsidRDefault="00C62C50" w:rsidP="00176A08">
      <w:pPr>
        <w:ind w:left="1440" w:hanging="1440"/>
      </w:pPr>
      <w:hyperlink r:id="rId1141" w:history="1">
        <w:r>
          <w:rPr>
            <w:rStyle w:val="Hyperlink"/>
            <w:rFonts w:ascii="Times New Roman" w:eastAsia="Times New Roman" w:hAnsi="Times New Roman"/>
          </w:rPr>
          <w:t>R1-2606675</w:t>
        </w:r>
      </w:hyperlink>
      <w:r w:rsidR="00176A08">
        <w:rPr>
          <w:rFonts w:ascii="Times New Roman" w:eastAsia="Times New Roman" w:hAnsi="Times New Roman"/>
        </w:rPr>
        <w:tab/>
        <w:t>FL Summary #1 on DL Transmission Scheme for DL Shared Channel</w:t>
      </w:r>
      <w:r w:rsidR="00176A08">
        <w:rPr>
          <w:rFonts w:ascii="Times New Roman" w:eastAsia="Times New Roman" w:hAnsi="Times New Roman"/>
        </w:rPr>
        <w:tab/>
        <w:t>Moderator (Ericsson), Moderator (Google)</w:t>
      </w:r>
    </w:p>
    <w:p w14:paraId="3588766A" w14:textId="2702DCDE" w:rsidR="00176A08" w:rsidRDefault="00C62C50" w:rsidP="00176A08">
      <w:pPr>
        <w:ind w:left="1440" w:hanging="1440"/>
      </w:pPr>
      <w:hyperlink r:id="rId1142" w:history="1">
        <w:r>
          <w:rPr>
            <w:rStyle w:val="Hyperlink"/>
            <w:rFonts w:ascii="Times New Roman" w:eastAsia="Times New Roman" w:hAnsi="Times New Roman"/>
          </w:rPr>
          <w:t>R1-2606676</w:t>
        </w:r>
      </w:hyperlink>
      <w:r w:rsidR="00176A08">
        <w:rPr>
          <w:rFonts w:ascii="Times New Roman" w:eastAsia="Times New Roman" w:hAnsi="Times New Roman"/>
        </w:rPr>
        <w:tab/>
        <w:t>FL Summary #2 on DL Transmission Scheme for DL Shared Channel</w:t>
      </w:r>
      <w:r w:rsidR="00176A08">
        <w:rPr>
          <w:rFonts w:ascii="Times New Roman" w:eastAsia="Times New Roman" w:hAnsi="Times New Roman"/>
        </w:rPr>
        <w:tab/>
        <w:t>Moderator (Ericsson), Moderator (Google)</w:t>
      </w:r>
    </w:p>
    <w:p w14:paraId="4F339267" w14:textId="4191D431" w:rsidR="00176A08" w:rsidRDefault="00C62C50" w:rsidP="00176A08">
      <w:pPr>
        <w:ind w:left="1440" w:hanging="1440"/>
      </w:pPr>
      <w:hyperlink r:id="rId1143" w:history="1">
        <w:r>
          <w:rPr>
            <w:rStyle w:val="Hyperlink"/>
            <w:rFonts w:ascii="Times New Roman" w:eastAsia="Times New Roman" w:hAnsi="Times New Roman"/>
          </w:rPr>
          <w:t>R1-2606677</w:t>
        </w:r>
      </w:hyperlink>
      <w:r w:rsidR="00176A08">
        <w:rPr>
          <w:rFonts w:ascii="Times New Roman" w:eastAsia="Times New Roman" w:hAnsi="Times New Roman"/>
        </w:rPr>
        <w:tab/>
        <w:t>FL Summary #3 on DL Transmission Scheme for DL Shared Channel</w:t>
      </w:r>
      <w:r w:rsidR="00176A08">
        <w:rPr>
          <w:rFonts w:ascii="Times New Roman" w:eastAsia="Times New Roman" w:hAnsi="Times New Roman"/>
        </w:rPr>
        <w:tab/>
        <w:t>Moderator (Ericsson), Moderator (Google)</w:t>
      </w:r>
    </w:p>
    <w:p w14:paraId="088467B7" w14:textId="283C1879" w:rsidR="00176A08" w:rsidRDefault="00C62C50" w:rsidP="00176A08">
      <w:pPr>
        <w:ind w:left="1440" w:hanging="1440"/>
      </w:pPr>
      <w:hyperlink r:id="rId1144" w:history="1">
        <w:r>
          <w:rPr>
            <w:rStyle w:val="Hyperlink"/>
            <w:rFonts w:ascii="Times New Roman" w:eastAsia="Times New Roman" w:hAnsi="Times New Roman"/>
          </w:rPr>
          <w:t>R1-2606678</w:t>
        </w:r>
      </w:hyperlink>
      <w:r w:rsidR="00176A08">
        <w:rPr>
          <w:rFonts w:ascii="Times New Roman" w:eastAsia="Times New Roman" w:hAnsi="Times New Roman"/>
        </w:rPr>
        <w:tab/>
        <w:t>FL Summary #4 on DL Transmission Scheme for DL Shared Channel</w:t>
      </w:r>
      <w:r w:rsidR="00176A08">
        <w:rPr>
          <w:rFonts w:ascii="Times New Roman" w:eastAsia="Times New Roman" w:hAnsi="Times New Roman"/>
        </w:rPr>
        <w:tab/>
        <w:t>Moderator (Ericsson), Moderator (Google)</w:t>
      </w:r>
    </w:p>
    <w:p w14:paraId="5A8B9957" w14:textId="30733124" w:rsidR="00176A08" w:rsidRDefault="00C62C50" w:rsidP="00176A08">
      <w:pPr>
        <w:ind w:left="1440" w:hanging="1440"/>
      </w:pPr>
      <w:hyperlink r:id="rId1145" w:history="1">
        <w:r>
          <w:rPr>
            <w:rStyle w:val="Hyperlink"/>
            <w:rFonts w:ascii="Times New Roman" w:eastAsia="Times New Roman" w:hAnsi="Times New Roman"/>
          </w:rPr>
          <w:t>R1-2606679</w:t>
        </w:r>
      </w:hyperlink>
      <w:r w:rsidR="00176A08">
        <w:rPr>
          <w:rFonts w:ascii="Times New Roman" w:eastAsia="Times New Roman" w:hAnsi="Times New Roman"/>
        </w:rPr>
        <w:tab/>
        <w:t>FL Summary #5 on DL Transmission Scheme for DL Shared Channel</w:t>
      </w:r>
      <w:r w:rsidR="00176A08">
        <w:rPr>
          <w:rFonts w:ascii="Times New Roman" w:eastAsia="Times New Roman" w:hAnsi="Times New Roman"/>
        </w:rPr>
        <w:tab/>
        <w:t>Moderator (Ericsson), Moderator (Google)</w:t>
      </w:r>
    </w:p>
    <w:p w14:paraId="388691D9" w14:textId="6FC61828" w:rsidR="00176A08" w:rsidRDefault="00C62C50" w:rsidP="00176A08">
      <w:pPr>
        <w:ind w:left="1440" w:hanging="1440"/>
      </w:pPr>
      <w:hyperlink r:id="rId1146" w:history="1">
        <w:r>
          <w:rPr>
            <w:rStyle w:val="Hyperlink"/>
            <w:rFonts w:ascii="Times New Roman" w:eastAsia="Times New Roman" w:hAnsi="Times New Roman"/>
          </w:rPr>
          <w:t>R1-2606680</w:t>
        </w:r>
      </w:hyperlink>
      <w:r w:rsidR="00176A08">
        <w:rPr>
          <w:rFonts w:ascii="Times New Roman" w:eastAsia="Times New Roman" w:hAnsi="Times New Roman"/>
        </w:rPr>
        <w:tab/>
        <w:t>FL Summary #6 on DL Transmission Scheme for DL Shared Channel</w:t>
      </w:r>
      <w:r w:rsidR="00176A08">
        <w:rPr>
          <w:rFonts w:ascii="Times New Roman" w:eastAsia="Times New Roman" w:hAnsi="Times New Roman"/>
        </w:rPr>
        <w:tab/>
        <w:t>Moderator (Ericsson), Moderator (Google)</w:t>
      </w:r>
    </w:p>
    <w:p w14:paraId="1D95F33F" w14:textId="5ECAA2A9" w:rsidR="00176A08" w:rsidRDefault="00C62C50" w:rsidP="00176A08">
      <w:hyperlink r:id="rId1147" w:history="1">
        <w:r>
          <w:rPr>
            <w:rStyle w:val="Hyperlink"/>
            <w:rFonts w:ascii="Times New Roman" w:eastAsia="Times New Roman" w:hAnsi="Times New Roman"/>
          </w:rPr>
          <w:t>R1-2605218</w:t>
        </w:r>
      </w:hyperlink>
      <w:r w:rsidR="00176A08">
        <w:rPr>
          <w:rFonts w:ascii="Times New Roman" w:eastAsia="Times New Roman" w:hAnsi="Times New Roman"/>
        </w:rPr>
        <w:tab/>
        <w:t>Discussion on downlink transmission schemes for downlink shared channels for 6GR air interface</w:t>
      </w:r>
      <w:r w:rsidR="00176A08">
        <w:rPr>
          <w:rFonts w:ascii="Times New Roman" w:eastAsiaTheme="minorEastAsia" w:hAnsi="Times New Roman"/>
          <w:lang w:eastAsia="zh-CN"/>
        </w:rPr>
        <w:tab/>
      </w:r>
      <w:r w:rsidR="00176A08">
        <w:rPr>
          <w:rFonts w:ascii="Times New Roman" w:eastAsiaTheme="minorEastAsia" w:hAnsi="Times New Roman"/>
          <w:lang w:eastAsia="zh-CN"/>
        </w:rPr>
        <w:tab/>
      </w:r>
      <w:r w:rsidR="00176A08">
        <w:rPr>
          <w:rFonts w:ascii="Times New Roman" w:eastAsia="Times New Roman" w:hAnsi="Times New Roman"/>
        </w:rPr>
        <w:tab/>
        <w:t>FUTUREWEI</w:t>
      </w:r>
    </w:p>
    <w:p w14:paraId="1CA18152" w14:textId="24A593CE" w:rsidR="00176A08" w:rsidRDefault="00C62C50" w:rsidP="00176A08">
      <w:pPr>
        <w:ind w:left="1440" w:hanging="1440"/>
      </w:pPr>
      <w:hyperlink r:id="rId1148" w:history="1">
        <w:r>
          <w:rPr>
            <w:rStyle w:val="Hyperlink"/>
            <w:rFonts w:ascii="Times New Roman" w:eastAsia="Times New Roman" w:hAnsi="Times New Roman"/>
          </w:rPr>
          <w:t>R1-2605258</w:t>
        </w:r>
      </w:hyperlink>
      <w:r w:rsidR="00176A08">
        <w:rPr>
          <w:rFonts w:ascii="Times New Roman" w:eastAsia="Times New Roman" w:hAnsi="Times New Roman"/>
        </w:rPr>
        <w:tab/>
        <w:t>Discussion on downlink transmission scheme(s) for downlink shared channels for 6GR</w:t>
      </w:r>
      <w:r w:rsidR="00176A08">
        <w:rPr>
          <w:rFonts w:ascii="Times New Roman" w:eastAsia="Times New Roman" w:hAnsi="Times New Roman"/>
        </w:rPr>
        <w:tab/>
      </w:r>
      <w:proofErr w:type="spellStart"/>
      <w:r w:rsidR="00176A08">
        <w:rPr>
          <w:rFonts w:ascii="Times New Roman" w:eastAsia="Times New Roman" w:hAnsi="Times New Roman"/>
        </w:rPr>
        <w:t>Spreadtrum</w:t>
      </w:r>
      <w:proofErr w:type="spellEnd"/>
      <w:r w:rsidR="00176A08">
        <w:rPr>
          <w:rFonts w:ascii="Times New Roman" w:eastAsia="Times New Roman" w:hAnsi="Times New Roman"/>
        </w:rPr>
        <w:t>, UNISOC</w:t>
      </w:r>
    </w:p>
    <w:p w14:paraId="7AEADA90" w14:textId="2E54E621" w:rsidR="00176A08" w:rsidRDefault="00C62C50" w:rsidP="00176A08">
      <w:hyperlink r:id="rId1149" w:history="1">
        <w:r>
          <w:rPr>
            <w:rStyle w:val="Hyperlink"/>
            <w:rFonts w:ascii="Times New Roman" w:eastAsia="Times New Roman" w:hAnsi="Times New Roman"/>
          </w:rPr>
          <w:t>R1-2605295</w:t>
        </w:r>
      </w:hyperlink>
      <w:r w:rsidR="00176A08">
        <w:rPr>
          <w:rFonts w:ascii="Times New Roman" w:eastAsia="Times New Roman" w:hAnsi="Times New Roman"/>
        </w:rPr>
        <w:tab/>
        <w:t>Transmission schemes for 6GR DL shared channels</w:t>
      </w:r>
      <w:r w:rsidR="00176A08">
        <w:rPr>
          <w:rFonts w:ascii="Times New Roman" w:eastAsia="Times New Roman" w:hAnsi="Times New Roman"/>
        </w:rPr>
        <w:tab/>
        <w:t xml:space="preserve">Huawei, </w:t>
      </w:r>
      <w:proofErr w:type="spellStart"/>
      <w:r w:rsidR="00176A08">
        <w:rPr>
          <w:rFonts w:ascii="Times New Roman" w:eastAsia="Times New Roman" w:hAnsi="Times New Roman"/>
        </w:rPr>
        <w:t>HiSilicon</w:t>
      </w:r>
      <w:proofErr w:type="spellEnd"/>
    </w:p>
    <w:p w14:paraId="1ECFB3DC" w14:textId="62BB61B6" w:rsidR="00176A08" w:rsidRDefault="00C62C50" w:rsidP="00176A08">
      <w:hyperlink r:id="rId1150" w:history="1">
        <w:r>
          <w:rPr>
            <w:rStyle w:val="Hyperlink"/>
            <w:rFonts w:ascii="Times New Roman" w:eastAsia="Times New Roman" w:hAnsi="Times New Roman"/>
          </w:rPr>
          <w:t>R1-2605319</w:t>
        </w:r>
      </w:hyperlink>
      <w:r w:rsidR="00176A08">
        <w:rPr>
          <w:rFonts w:ascii="Times New Roman" w:eastAsia="Times New Roman" w:hAnsi="Times New Roman"/>
        </w:rPr>
        <w:tab/>
        <w:t>Downlink transmission scheme(s) for downlink data channels</w:t>
      </w:r>
      <w:r w:rsidR="00176A08">
        <w:rPr>
          <w:rFonts w:ascii="Times New Roman" w:eastAsia="Times New Roman" w:hAnsi="Times New Roman"/>
        </w:rPr>
        <w:tab/>
        <w:t>MediaTek Inc.</w:t>
      </w:r>
    </w:p>
    <w:p w14:paraId="2133C7FB" w14:textId="4555832D" w:rsidR="00176A08" w:rsidRDefault="00C62C50" w:rsidP="00176A08">
      <w:pPr>
        <w:ind w:left="1440" w:hanging="1440"/>
      </w:pPr>
      <w:hyperlink r:id="rId1151" w:history="1">
        <w:r>
          <w:rPr>
            <w:rStyle w:val="Hyperlink"/>
            <w:rFonts w:ascii="Times New Roman" w:eastAsia="Times New Roman" w:hAnsi="Times New Roman"/>
          </w:rPr>
          <w:t>R1-2605332</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 xml:space="preserve">ZTE Corporation, Beijing Digital Nebula, </w:t>
      </w:r>
      <w:proofErr w:type="spellStart"/>
      <w:r w:rsidR="00176A08">
        <w:rPr>
          <w:rFonts w:ascii="Times New Roman" w:eastAsia="Times New Roman" w:hAnsi="Times New Roman"/>
        </w:rPr>
        <w:t>Sanechips</w:t>
      </w:r>
      <w:proofErr w:type="spellEnd"/>
    </w:p>
    <w:p w14:paraId="5A8B9F7B" w14:textId="1AA32E76" w:rsidR="00176A08" w:rsidRDefault="00C62C50" w:rsidP="00176A08">
      <w:hyperlink r:id="rId1152" w:history="1">
        <w:r>
          <w:rPr>
            <w:rStyle w:val="Hyperlink"/>
            <w:rFonts w:ascii="Times New Roman" w:eastAsia="Times New Roman" w:hAnsi="Times New Roman"/>
          </w:rPr>
          <w:t>R1-2605371</w:t>
        </w:r>
      </w:hyperlink>
      <w:r w:rsidR="00176A08">
        <w:rPr>
          <w:rFonts w:ascii="Times New Roman" w:eastAsia="Times New Roman" w:hAnsi="Times New Roman"/>
        </w:rPr>
        <w:tab/>
        <w:t>Transmission schemes and procedures for 6GR DL shared channels</w:t>
      </w:r>
      <w:r w:rsidR="00176A08">
        <w:rPr>
          <w:rFonts w:ascii="Times New Roman" w:eastAsia="Times New Roman" w:hAnsi="Times New Roman"/>
        </w:rPr>
        <w:tab/>
      </w:r>
      <w:proofErr w:type="spellStart"/>
      <w:r w:rsidR="00176A08">
        <w:rPr>
          <w:rFonts w:ascii="Times New Roman" w:eastAsia="Times New Roman" w:hAnsi="Times New Roman"/>
        </w:rPr>
        <w:t>InterDigital</w:t>
      </w:r>
      <w:proofErr w:type="spellEnd"/>
      <w:r w:rsidR="00176A08">
        <w:rPr>
          <w:rFonts w:ascii="Times New Roman" w:eastAsia="Times New Roman" w:hAnsi="Times New Roman"/>
        </w:rPr>
        <w:t>, Inc.</w:t>
      </w:r>
    </w:p>
    <w:p w14:paraId="39720D79" w14:textId="4AD12911" w:rsidR="00176A08" w:rsidRDefault="00C62C50" w:rsidP="00176A08">
      <w:hyperlink r:id="rId1153" w:history="1">
        <w:r>
          <w:rPr>
            <w:rStyle w:val="Hyperlink"/>
            <w:rFonts w:ascii="Times New Roman" w:eastAsia="Times New Roman" w:hAnsi="Times New Roman"/>
          </w:rPr>
          <w:t>R1-2605386</w:t>
        </w:r>
      </w:hyperlink>
      <w:r w:rsidR="00176A08">
        <w:rPr>
          <w:rFonts w:ascii="Times New Roman" w:eastAsia="Times New Roman" w:hAnsi="Times New Roman"/>
        </w:rPr>
        <w:tab/>
        <w:t>On downlink transmission schemes for downlink shared channels in 6GR</w:t>
      </w:r>
      <w:r w:rsidR="00176A08">
        <w:rPr>
          <w:rFonts w:ascii="Times New Roman" w:eastAsia="Times New Roman" w:hAnsi="Times New Roman"/>
        </w:rPr>
        <w:tab/>
        <w:t>Nokia</w:t>
      </w:r>
    </w:p>
    <w:p w14:paraId="677BA1FD" w14:textId="5C958C64" w:rsidR="00176A08" w:rsidRDefault="00C62C50" w:rsidP="00176A08">
      <w:hyperlink r:id="rId1154" w:history="1">
        <w:r>
          <w:rPr>
            <w:rStyle w:val="Hyperlink"/>
            <w:rFonts w:ascii="Times New Roman" w:eastAsia="Times New Roman" w:hAnsi="Times New Roman"/>
          </w:rPr>
          <w:t>R1-2605423</w:t>
        </w:r>
      </w:hyperlink>
      <w:r w:rsidR="00176A08">
        <w:rPr>
          <w:rFonts w:ascii="Times New Roman" w:eastAsia="Times New Roman" w:hAnsi="Times New Roman"/>
        </w:rPr>
        <w:tab/>
        <w:t>On downlink transmission schemes for downlink shared channels</w:t>
      </w:r>
      <w:r w:rsidR="00176A08">
        <w:rPr>
          <w:rFonts w:ascii="Times New Roman" w:eastAsia="Times New Roman" w:hAnsi="Times New Roman"/>
        </w:rPr>
        <w:tab/>
        <w:t>Jio Platforms</w:t>
      </w:r>
    </w:p>
    <w:p w14:paraId="0D02483F" w14:textId="6ECC6A94" w:rsidR="00176A08" w:rsidRDefault="00C62C50" w:rsidP="00176A08">
      <w:hyperlink r:id="rId1155" w:history="1">
        <w:r>
          <w:rPr>
            <w:rStyle w:val="Hyperlink"/>
            <w:rFonts w:ascii="Times New Roman" w:eastAsia="Times New Roman" w:hAnsi="Times New Roman"/>
          </w:rPr>
          <w:t>R1-2605463</w:t>
        </w:r>
      </w:hyperlink>
      <w:r w:rsidR="00176A08">
        <w:rPr>
          <w:rFonts w:ascii="Times New Roman" w:eastAsia="Times New Roman" w:hAnsi="Times New Roman"/>
        </w:rPr>
        <w:tab/>
        <w:t>Discussion on downlink transmission schemes for 6GR downlink shared channels</w:t>
      </w:r>
      <w:r w:rsidR="00176A08">
        <w:rPr>
          <w:rFonts w:ascii="Times New Roman" w:eastAsia="Times New Roman" w:hAnsi="Times New Roman"/>
        </w:rPr>
        <w:tab/>
        <w:t>vivo</w:t>
      </w:r>
    </w:p>
    <w:p w14:paraId="2B9A4A7E" w14:textId="73D73135" w:rsidR="00176A08" w:rsidRDefault="00C62C50" w:rsidP="00176A08">
      <w:hyperlink r:id="rId1156" w:history="1">
        <w:r>
          <w:rPr>
            <w:rStyle w:val="Hyperlink"/>
            <w:rFonts w:ascii="Times New Roman" w:eastAsia="Times New Roman" w:hAnsi="Times New Roman"/>
          </w:rPr>
          <w:t>R1-2605499</w:t>
        </w:r>
      </w:hyperlink>
      <w:r w:rsidR="00176A08">
        <w:rPr>
          <w:rFonts w:ascii="Times New Roman" w:eastAsia="Times New Roman" w:hAnsi="Times New Roman"/>
        </w:rPr>
        <w:tab/>
        <w:t>Discussions on Downlink Transmission Scheme for 6G</w:t>
      </w:r>
      <w:r w:rsidR="00176A08">
        <w:rPr>
          <w:rFonts w:ascii="Times New Roman" w:eastAsia="Times New Roman" w:hAnsi="Times New Roman"/>
        </w:rPr>
        <w:tab/>
        <w:t>Tejas Networks Limited</w:t>
      </w:r>
    </w:p>
    <w:p w14:paraId="592880B0" w14:textId="53F3531B" w:rsidR="00176A08" w:rsidRDefault="00C62C50" w:rsidP="00176A08">
      <w:hyperlink r:id="rId1157" w:history="1">
        <w:r>
          <w:rPr>
            <w:rStyle w:val="Hyperlink"/>
            <w:rFonts w:ascii="Times New Roman" w:eastAsia="Times New Roman" w:hAnsi="Times New Roman"/>
          </w:rPr>
          <w:t>R1-2605567</w:t>
        </w:r>
      </w:hyperlink>
      <w:r w:rsidR="00176A08">
        <w:rPr>
          <w:rFonts w:ascii="Times New Roman" w:eastAsia="Times New Roman" w:hAnsi="Times New Roman"/>
        </w:rPr>
        <w:tab/>
        <w:t>Discussion on DL transmission scheme(s) for shared channels</w:t>
      </w:r>
      <w:r w:rsidR="00176A08">
        <w:rPr>
          <w:rFonts w:ascii="Times New Roman" w:eastAsia="Times New Roman" w:hAnsi="Times New Roman"/>
        </w:rPr>
        <w:tab/>
        <w:t>Xiaomi</w:t>
      </w:r>
    </w:p>
    <w:p w14:paraId="01DDD3A2" w14:textId="01796FCA" w:rsidR="00176A08" w:rsidRDefault="00C62C50" w:rsidP="00176A08">
      <w:hyperlink r:id="rId1158" w:history="1">
        <w:r>
          <w:rPr>
            <w:rStyle w:val="Hyperlink"/>
            <w:rFonts w:ascii="Times New Roman" w:eastAsia="Times New Roman" w:hAnsi="Times New Roman"/>
          </w:rPr>
          <w:t>R1-2605635</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CMCC</w:t>
      </w:r>
    </w:p>
    <w:p w14:paraId="360C8C59" w14:textId="033B3A9F" w:rsidR="00176A08" w:rsidRDefault="00C62C50" w:rsidP="00176A08">
      <w:hyperlink r:id="rId1159" w:history="1">
        <w:r>
          <w:rPr>
            <w:rStyle w:val="Hyperlink"/>
            <w:rFonts w:ascii="Times New Roman" w:eastAsia="Times New Roman" w:hAnsi="Times New Roman"/>
          </w:rPr>
          <w:t>R1-2605688</w:t>
        </w:r>
      </w:hyperlink>
      <w:r w:rsidR="00176A08">
        <w:rPr>
          <w:rFonts w:ascii="Times New Roman" w:eastAsia="Times New Roman" w:hAnsi="Times New Roman"/>
        </w:rPr>
        <w:tab/>
        <w:t>Study for downlink transmission scheme(s) for downlink shared channels</w:t>
      </w:r>
      <w:r w:rsidR="00176A08">
        <w:rPr>
          <w:rFonts w:ascii="Times New Roman" w:eastAsia="Times New Roman" w:hAnsi="Times New Roman"/>
        </w:rPr>
        <w:tab/>
        <w:t>Lenovo</w:t>
      </w:r>
    </w:p>
    <w:p w14:paraId="1A710967" w14:textId="22A3989F" w:rsidR="00176A08" w:rsidRDefault="00C62C50" w:rsidP="00176A08">
      <w:hyperlink r:id="rId1160" w:history="1">
        <w:r>
          <w:rPr>
            <w:rStyle w:val="Hyperlink"/>
            <w:rFonts w:ascii="Times New Roman" w:eastAsia="Times New Roman" w:hAnsi="Times New Roman"/>
          </w:rPr>
          <w:t>R1-2605721</w:t>
        </w:r>
      </w:hyperlink>
      <w:r w:rsidR="00176A08">
        <w:rPr>
          <w:rFonts w:ascii="Times New Roman" w:eastAsia="Times New Roman" w:hAnsi="Times New Roman"/>
        </w:rPr>
        <w:tab/>
        <w:t>Views on downlink transmission schemes for downlink shared channels</w:t>
      </w:r>
      <w:r w:rsidR="00176A08">
        <w:rPr>
          <w:rFonts w:ascii="Times New Roman" w:eastAsia="Times New Roman" w:hAnsi="Times New Roman"/>
        </w:rPr>
        <w:tab/>
        <w:t>CATT</w:t>
      </w:r>
    </w:p>
    <w:p w14:paraId="7D828171" w14:textId="65084F04" w:rsidR="00176A08" w:rsidRDefault="00C62C50" w:rsidP="00176A08">
      <w:hyperlink r:id="rId1161" w:history="1">
        <w:r>
          <w:rPr>
            <w:rStyle w:val="Hyperlink"/>
            <w:rFonts w:ascii="Times New Roman" w:eastAsia="Times New Roman" w:hAnsi="Times New Roman"/>
          </w:rPr>
          <w:t>R1-2605768</w:t>
        </w:r>
      </w:hyperlink>
      <w:r w:rsidR="00176A08">
        <w:rPr>
          <w:rFonts w:ascii="Times New Roman" w:eastAsia="Times New Roman" w:hAnsi="Times New Roman"/>
        </w:rPr>
        <w:tab/>
        <w:t>Transmission schemes for 6GR DL shared channels</w:t>
      </w:r>
      <w:r w:rsidR="00176A08">
        <w:rPr>
          <w:rFonts w:ascii="Times New Roman" w:eastAsia="Times New Roman" w:hAnsi="Times New Roman"/>
        </w:rPr>
        <w:tab/>
        <w:t>TCL</w:t>
      </w:r>
    </w:p>
    <w:p w14:paraId="12ACC1C4" w14:textId="66647F2F" w:rsidR="00176A08" w:rsidRDefault="00C62C50" w:rsidP="00176A08">
      <w:hyperlink r:id="rId1162" w:history="1">
        <w:r>
          <w:rPr>
            <w:rStyle w:val="Hyperlink"/>
            <w:rFonts w:ascii="Times New Roman" w:eastAsia="Times New Roman" w:hAnsi="Times New Roman"/>
          </w:rPr>
          <w:t>R1-2605827</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Samsung</w:t>
      </w:r>
    </w:p>
    <w:p w14:paraId="08923D78" w14:textId="550F710F" w:rsidR="00176A08" w:rsidRDefault="00C62C50" w:rsidP="00176A08">
      <w:hyperlink r:id="rId1163" w:history="1">
        <w:r>
          <w:rPr>
            <w:rStyle w:val="Hyperlink"/>
            <w:rFonts w:ascii="Times New Roman" w:eastAsia="Times New Roman" w:hAnsi="Times New Roman"/>
          </w:rPr>
          <w:t>R1-2605868</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NEC</w:t>
      </w:r>
    </w:p>
    <w:p w14:paraId="6D4CE016" w14:textId="4A777954" w:rsidR="00176A08" w:rsidRDefault="00C62C50" w:rsidP="00176A08">
      <w:hyperlink r:id="rId1164" w:history="1">
        <w:r>
          <w:rPr>
            <w:rStyle w:val="Hyperlink"/>
            <w:rFonts w:ascii="Times New Roman" w:eastAsia="Times New Roman" w:hAnsi="Times New Roman"/>
          </w:rPr>
          <w:t>R1-2605911</w:t>
        </w:r>
      </w:hyperlink>
      <w:r w:rsidR="00176A08">
        <w:rPr>
          <w:rFonts w:ascii="Times New Roman" w:eastAsia="Times New Roman" w:hAnsi="Times New Roman"/>
        </w:rPr>
        <w:tab/>
        <w:t>Downlink transmission scheme for downlink shared channels</w:t>
      </w:r>
      <w:r w:rsidR="00176A08">
        <w:rPr>
          <w:rFonts w:ascii="Times New Roman" w:eastAsia="Times New Roman" w:hAnsi="Times New Roman"/>
        </w:rPr>
        <w:tab/>
        <w:t>OPPO</w:t>
      </w:r>
    </w:p>
    <w:p w14:paraId="393D8E60" w14:textId="1963AE93" w:rsidR="00176A08" w:rsidRDefault="00C62C50" w:rsidP="00176A08">
      <w:hyperlink r:id="rId1165" w:history="1">
        <w:r>
          <w:rPr>
            <w:rStyle w:val="Hyperlink"/>
            <w:rFonts w:ascii="Times New Roman" w:eastAsia="Times New Roman" w:hAnsi="Times New Roman"/>
          </w:rPr>
          <w:t>R1-2605958</w:t>
        </w:r>
      </w:hyperlink>
      <w:r w:rsidR="00176A08">
        <w:rPr>
          <w:rFonts w:ascii="Times New Roman" w:eastAsia="Times New Roman" w:hAnsi="Times New Roman"/>
        </w:rPr>
        <w:tab/>
        <w:t>Downlink transmission schemes for PDSCH</w:t>
      </w:r>
      <w:r w:rsidR="00176A08">
        <w:rPr>
          <w:rFonts w:ascii="Times New Roman" w:eastAsia="Times New Roman" w:hAnsi="Times New Roman"/>
        </w:rPr>
        <w:tab/>
        <w:t>Ericsson</w:t>
      </w:r>
    </w:p>
    <w:p w14:paraId="098BBF63" w14:textId="018806D6" w:rsidR="00176A08" w:rsidRDefault="00C62C50" w:rsidP="00176A08">
      <w:hyperlink r:id="rId1166" w:history="1">
        <w:r>
          <w:rPr>
            <w:rStyle w:val="Hyperlink"/>
            <w:rFonts w:ascii="Times New Roman" w:eastAsia="Times New Roman" w:hAnsi="Times New Roman"/>
          </w:rPr>
          <w:t>R1-2605974</w:t>
        </w:r>
      </w:hyperlink>
      <w:r w:rsidR="00176A08">
        <w:rPr>
          <w:rFonts w:ascii="Times New Roman" w:eastAsia="Times New Roman" w:hAnsi="Times New Roman"/>
        </w:rPr>
        <w:tab/>
        <w:t>Discussion of downlink transmission scheme(s) for downlink shared channels</w:t>
      </w:r>
      <w:r w:rsidR="00176A08">
        <w:rPr>
          <w:rFonts w:ascii="Times New Roman" w:eastAsia="Times New Roman" w:hAnsi="Times New Roman"/>
        </w:rPr>
        <w:tab/>
        <w:t>Sony</w:t>
      </w:r>
    </w:p>
    <w:p w14:paraId="5139E985" w14:textId="6F80C771" w:rsidR="00176A08" w:rsidRDefault="00C62C50" w:rsidP="00176A08">
      <w:hyperlink r:id="rId1167" w:history="1">
        <w:r>
          <w:rPr>
            <w:rStyle w:val="Hyperlink"/>
            <w:rFonts w:ascii="Times New Roman" w:eastAsia="Times New Roman" w:hAnsi="Times New Roman"/>
          </w:rPr>
          <w:t>R1-2606026</w:t>
        </w:r>
      </w:hyperlink>
      <w:r w:rsidR="00176A08">
        <w:rPr>
          <w:rFonts w:ascii="Times New Roman" w:eastAsia="Times New Roman" w:hAnsi="Times New Roman"/>
        </w:rPr>
        <w:tab/>
        <w:t>On downlink transmission schemes for downlink shared channels</w:t>
      </w:r>
      <w:r w:rsidR="00176A08">
        <w:rPr>
          <w:rFonts w:ascii="Times New Roman" w:eastAsia="Times New Roman" w:hAnsi="Times New Roman"/>
        </w:rPr>
        <w:tab/>
        <w:t>Apple</w:t>
      </w:r>
    </w:p>
    <w:p w14:paraId="35C061C4" w14:textId="44BDCC98" w:rsidR="00176A08" w:rsidRDefault="00C62C50" w:rsidP="00176A08">
      <w:hyperlink r:id="rId1168" w:history="1">
        <w:r>
          <w:rPr>
            <w:rStyle w:val="Hyperlink"/>
            <w:rFonts w:ascii="Times New Roman" w:eastAsia="Times New Roman" w:hAnsi="Times New Roman"/>
          </w:rPr>
          <w:t>R1-2606083</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China Telecom</w:t>
      </w:r>
    </w:p>
    <w:p w14:paraId="30737CDD" w14:textId="604453B7" w:rsidR="00176A08" w:rsidRDefault="00C62C50" w:rsidP="00176A08">
      <w:hyperlink r:id="rId1169" w:history="1">
        <w:r>
          <w:rPr>
            <w:rStyle w:val="Hyperlink"/>
            <w:rFonts w:ascii="Times New Roman" w:eastAsia="Times New Roman" w:hAnsi="Times New Roman"/>
          </w:rPr>
          <w:t>R1-2606103</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1Finity</w:t>
      </w:r>
    </w:p>
    <w:p w14:paraId="5989E9E6" w14:textId="667C9042" w:rsidR="00176A08" w:rsidRDefault="00C62C50" w:rsidP="00176A08">
      <w:hyperlink r:id="rId1170" w:history="1">
        <w:r>
          <w:rPr>
            <w:rStyle w:val="Hyperlink"/>
            <w:rFonts w:ascii="Times New Roman" w:eastAsia="Times New Roman" w:hAnsi="Times New Roman"/>
          </w:rPr>
          <w:t>R1-2606125</w:t>
        </w:r>
      </w:hyperlink>
      <w:r w:rsidR="00176A08">
        <w:rPr>
          <w:rFonts w:ascii="Times New Roman" w:eastAsia="Times New Roman" w:hAnsi="Times New Roman"/>
        </w:rPr>
        <w:tab/>
        <w:t>Downlink Transmission Scheme for Downlink Shared Channel</w:t>
      </w:r>
      <w:r w:rsidR="00176A08">
        <w:rPr>
          <w:rFonts w:ascii="Times New Roman" w:eastAsia="Times New Roman" w:hAnsi="Times New Roman"/>
        </w:rPr>
        <w:tab/>
        <w:t>Google</w:t>
      </w:r>
    </w:p>
    <w:p w14:paraId="1ADEFE90" w14:textId="5F4A923F" w:rsidR="00176A08" w:rsidRDefault="00C62C50" w:rsidP="00176A08">
      <w:hyperlink r:id="rId1171" w:history="1">
        <w:r>
          <w:rPr>
            <w:rStyle w:val="Hyperlink"/>
            <w:rFonts w:ascii="Times New Roman" w:eastAsia="Times New Roman" w:hAnsi="Times New Roman"/>
          </w:rPr>
          <w:t>R1-2606155</w:t>
        </w:r>
      </w:hyperlink>
      <w:r w:rsidR="00176A08">
        <w:rPr>
          <w:rFonts w:ascii="Times New Roman" w:eastAsia="Times New Roman" w:hAnsi="Times New Roman"/>
        </w:rPr>
        <w:tab/>
        <w:t>Downlink transmission scheme(s) for downlink shared channels</w:t>
      </w:r>
      <w:r w:rsidR="00176A08">
        <w:rPr>
          <w:rFonts w:ascii="Times New Roman" w:eastAsia="Times New Roman" w:hAnsi="Times New Roman"/>
        </w:rPr>
        <w:tab/>
        <w:t>Panasonic</w:t>
      </w:r>
    </w:p>
    <w:p w14:paraId="77D8A443" w14:textId="237244F6" w:rsidR="00176A08" w:rsidRDefault="00C62C50" w:rsidP="00176A08">
      <w:hyperlink r:id="rId1172" w:history="1">
        <w:r>
          <w:rPr>
            <w:rStyle w:val="Hyperlink"/>
            <w:rFonts w:ascii="Times New Roman" w:eastAsia="Times New Roman" w:hAnsi="Times New Roman"/>
          </w:rPr>
          <w:t>R1-2606160</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LG Electronics</w:t>
      </w:r>
    </w:p>
    <w:p w14:paraId="4D22A942" w14:textId="7CA51EA5" w:rsidR="00176A08" w:rsidRDefault="00C62C50" w:rsidP="00176A08">
      <w:pPr>
        <w:ind w:left="1440" w:hanging="1440"/>
      </w:pPr>
      <w:hyperlink r:id="rId1173" w:history="1">
        <w:r>
          <w:rPr>
            <w:rStyle w:val="Hyperlink"/>
            <w:rFonts w:ascii="Times New Roman" w:eastAsia="Times New Roman" w:hAnsi="Times New Roman"/>
          </w:rPr>
          <w:t>R1-2606223</w:t>
        </w:r>
      </w:hyperlink>
      <w:r w:rsidR="00176A08">
        <w:rPr>
          <w:rFonts w:ascii="Times New Roman" w:eastAsia="Times New Roman" w:hAnsi="Times New Roman"/>
        </w:rPr>
        <w:tab/>
        <w:t>Discussion on SIP for AI-based PDSCH DMRS overhead reduction</w:t>
      </w:r>
      <w:r w:rsidR="00176A08">
        <w:rPr>
          <w:rFonts w:ascii="Times New Roman" w:eastAsia="Times New Roman" w:hAnsi="Times New Roman"/>
        </w:rPr>
        <w:tab/>
        <w:t>SEU, BJTU, BUPT, CQU, CQUPT, FDU, HKU, PKU, PCL, SJTU, SUTD, TJU, USTB, XDU, ZJU</w:t>
      </w:r>
    </w:p>
    <w:p w14:paraId="45C419D3" w14:textId="08E79CD3" w:rsidR="00176A08" w:rsidRDefault="00C62C50" w:rsidP="00176A08">
      <w:hyperlink r:id="rId1174" w:history="1">
        <w:r>
          <w:rPr>
            <w:rStyle w:val="Hyperlink"/>
            <w:rFonts w:ascii="Times New Roman" w:eastAsia="Times New Roman" w:hAnsi="Times New Roman"/>
          </w:rPr>
          <w:t>R1-2606242</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ETRI</w:t>
      </w:r>
    </w:p>
    <w:p w14:paraId="0F1F8D1F" w14:textId="6B6C23AA" w:rsidR="00176A08" w:rsidRDefault="00C62C50" w:rsidP="00176A08">
      <w:hyperlink r:id="rId1175" w:history="1">
        <w:r>
          <w:rPr>
            <w:rStyle w:val="Hyperlink"/>
            <w:rFonts w:ascii="Times New Roman" w:eastAsia="Times New Roman" w:hAnsi="Times New Roman"/>
          </w:rPr>
          <w:t>R1-2606268</w:t>
        </w:r>
      </w:hyperlink>
      <w:r w:rsidR="00176A08">
        <w:rPr>
          <w:rFonts w:ascii="Times New Roman" w:eastAsia="Times New Roman" w:hAnsi="Times New Roman"/>
        </w:rPr>
        <w:tab/>
        <w:t>Discussion on downlink transmission</w:t>
      </w:r>
      <w:r w:rsidR="00176A08">
        <w:rPr>
          <w:rFonts w:ascii="Times New Roman" w:eastAsia="Times New Roman" w:hAnsi="Times New Roman"/>
        </w:rPr>
        <w:tab/>
      </w:r>
      <w:proofErr w:type="spellStart"/>
      <w:r w:rsidR="00176A08">
        <w:rPr>
          <w:rFonts w:ascii="Times New Roman" w:eastAsia="Times New Roman" w:hAnsi="Times New Roman"/>
        </w:rPr>
        <w:t>Transsion</w:t>
      </w:r>
      <w:proofErr w:type="spellEnd"/>
      <w:r w:rsidR="00176A08">
        <w:rPr>
          <w:rFonts w:ascii="Times New Roman" w:eastAsia="Times New Roman" w:hAnsi="Times New Roman"/>
        </w:rPr>
        <w:t xml:space="preserve"> Holdings</w:t>
      </w:r>
    </w:p>
    <w:p w14:paraId="48758D17" w14:textId="3C425469" w:rsidR="00176A08" w:rsidRDefault="00C62C50" w:rsidP="00176A08">
      <w:hyperlink r:id="rId1176" w:history="1">
        <w:r>
          <w:rPr>
            <w:rStyle w:val="Hyperlink"/>
            <w:rFonts w:ascii="Times New Roman" w:eastAsia="Times New Roman" w:hAnsi="Times New Roman"/>
          </w:rPr>
          <w:t>R1-2606285</w:t>
        </w:r>
      </w:hyperlink>
      <w:r w:rsidR="00176A08">
        <w:rPr>
          <w:rFonts w:ascii="Times New Roman" w:eastAsia="Times New Roman" w:hAnsi="Times New Roman"/>
        </w:rPr>
        <w:tab/>
        <w:t>ML-Based Schemes for DL DMRS Overhead Reduction</w:t>
      </w:r>
      <w:r w:rsidR="00176A08">
        <w:rPr>
          <w:rFonts w:ascii="Times New Roman" w:eastAsia="Times New Roman" w:hAnsi="Times New Roman"/>
        </w:rPr>
        <w:tab/>
        <w:t>NTU</w:t>
      </w:r>
    </w:p>
    <w:p w14:paraId="60B29959" w14:textId="0BF5D6CF" w:rsidR="00176A08" w:rsidRDefault="00C62C50" w:rsidP="00176A08">
      <w:pPr>
        <w:ind w:left="1440" w:hanging="1440"/>
      </w:pPr>
      <w:hyperlink r:id="rId1177" w:history="1">
        <w:r>
          <w:rPr>
            <w:rStyle w:val="Hyperlink"/>
            <w:rFonts w:ascii="Times New Roman" w:eastAsia="Times New Roman" w:hAnsi="Times New Roman"/>
          </w:rPr>
          <w:t>R1-2606298</w:t>
        </w:r>
      </w:hyperlink>
      <w:r w:rsidR="00176A08">
        <w:rPr>
          <w:rFonts w:ascii="Times New Roman" w:eastAsia="Times New Roman" w:hAnsi="Times New Roman"/>
        </w:rPr>
        <w:tab/>
        <w:t>UE Processing Time Reporting per Receiver Class</w:t>
      </w:r>
      <w:r w:rsidR="00176A08">
        <w:rPr>
          <w:rFonts w:ascii="Times New Roman" w:eastAsia="Times New Roman" w:hAnsi="Times New Roman"/>
        </w:rPr>
        <w:tab/>
        <w:t xml:space="preserve">Orange, </w:t>
      </w:r>
      <w:proofErr w:type="spellStart"/>
      <w:r w:rsidR="00176A08">
        <w:rPr>
          <w:rFonts w:ascii="Times New Roman" w:eastAsia="Times New Roman" w:hAnsi="Times New Roman"/>
        </w:rPr>
        <w:t>AccelerComm</w:t>
      </w:r>
      <w:proofErr w:type="spellEnd"/>
      <w:r w:rsidR="00176A08">
        <w:rPr>
          <w:rFonts w:ascii="Times New Roman" w:eastAsia="Times New Roman" w:hAnsi="Times New Roman"/>
        </w:rPr>
        <w:t>, Vodafone, Deutsche Telekom</w:t>
      </w:r>
    </w:p>
    <w:p w14:paraId="3EB1DE0C" w14:textId="2D97228B" w:rsidR="00176A08" w:rsidRDefault="00C62C50" w:rsidP="00176A08">
      <w:hyperlink r:id="rId1178" w:history="1">
        <w:r>
          <w:rPr>
            <w:rStyle w:val="Hyperlink"/>
            <w:rFonts w:ascii="Times New Roman" w:eastAsia="Times New Roman" w:hAnsi="Times New Roman"/>
          </w:rPr>
          <w:t>R1-2606315</w:t>
        </w:r>
      </w:hyperlink>
      <w:r w:rsidR="00176A08">
        <w:rPr>
          <w:rFonts w:ascii="Times New Roman" w:eastAsia="Times New Roman" w:hAnsi="Times New Roman"/>
        </w:rPr>
        <w:tab/>
        <w:t>Discussion on multi-domain TB segmentation</w:t>
      </w:r>
      <w:r w:rsidR="00176A08">
        <w:rPr>
          <w:rFonts w:ascii="Times New Roman" w:eastAsia="Times New Roman" w:hAnsi="Times New Roman"/>
        </w:rPr>
        <w:tab/>
      </w:r>
      <w:proofErr w:type="spellStart"/>
      <w:r w:rsidR="00176A08">
        <w:rPr>
          <w:rFonts w:ascii="Times New Roman" w:eastAsia="Times New Roman" w:hAnsi="Times New Roman"/>
        </w:rPr>
        <w:t>Fainity</w:t>
      </w:r>
      <w:proofErr w:type="spellEnd"/>
      <w:r w:rsidR="00176A08">
        <w:rPr>
          <w:rFonts w:ascii="Times New Roman" w:eastAsia="Times New Roman" w:hAnsi="Times New Roman"/>
        </w:rPr>
        <w:t xml:space="preserve"> Innovation</w:t>
      </w:r>
    </w:p>
    <w:p w14:paraId="48A04FB8" w14:textId="025BC050" w:rsidR="00176A08" w:rsidRDefault="00C62C50" w:rsidP="00176A08">
      <w:hyperlink r:id="rId1179" w:history="1">
        <w:r>
          <w:rPr>
            <w:rStyle w:val="Hyperlink"/>
            <w:rFonts w:ascii="Times New Roman" w:eastAsia="Times New Roman" w:hAnsi="Times New Roman"/>
          </w:rPr>
          <w:t>R1-2606323</w:t>
        </w:r>
      </w:hyperlink>
      <w:r w:rsidR="00176A08">
        <w:rPr>
          <w:rFonts w:ascii="Times New Roman" w:eastAsia="Times New Roman" w:hAnsi="Times New Roman"/>
        </w:rPr>
        <w:tab/>
        <w:t>Downlink transmission schemes for downlink shared channels</w:t>
      </w:r>
      <w:r w:rsidR="00176A08">
        <w:rPr>
          <w:rFonts w:ascii="Times New Roman" w:eastAsia="Times New Roman" w:hAnsi="Times New Roman"/>
        </w:rPr>
        <w:tab/>
        <w:t>NVIDIA</w:t>
      </w:r>
    </w:p>
    <w:p w14:paraId="491F2C1F" w14:textId="74F8BEA8" w:rsidR="00176A08" w:rsidRDefault="00C62C50" w:rsidP="00176A08">
      <w:pPr>
        <w:ind w:left="1440" w:hanging="1440"/>
      </w:pPr>
      <w:hyperlink r:id="rId1180" w:history="1">
        <w:r>
          <w:rPr>
            <w:rStyle w:val="Hyperlink"/>
            <w:rFonts w:ascii="Times New Roman" w:eastAsia="Times New Roman" w:hAnsi="Times New Roman"/>
          </w:rPr>
          <w:t>R1-2606330</w:t>
        </w:r>
      </w:hyperlink>
      <w:r w:rsidR="00176A08">
        <w:rPr>
          <w:rFonts w:ascii="Times New Roman" w:eastAsia="Times New Roman" w:hAnsi="Times New Roman"/>
        </w:rPr>
        <w:tab/>
        <w:t>MIMO enhancements for the 6GR physical layer</w:t>
      </w:r>
      <w:r w:rsidR="00176A08">
        <w:rPr>
          <w:rFonts w:ascii="Times New Roman" w:eastAsia="Times New Roman" w:hAnsi="Times New Roman"/>
        </w:rPr>
        <w:tab/>
        <w:t>BBC, Imperial College London, VIAVI Solutions, ETRI, Federated Telecoms Hub, EURECOM</w:t>
      </w:r>
    </w:p>
    <w:p w14:paraId="4BEC78C7" w14:textId="2A07E673" w:rsidR="00176A08" w:rsidRDefault="00C62C50" w:rsidP="00176A08">
      <w:hyperlink r:id="rId1181" w:history="1">
        <w:r>
          <w:rPr>
            <w:rStyle w:val="Hyperlink"/>
            <w:rFonts w:ascii="Times New Roman" w:eastAsia="Times New Roman" w:hAnsi="Times New Roman"/>
          </w:rPr>
          <w:t>R1-2606341</w:t>
        </w:r>
      </w:hyperlink>
      <w:r w:rsidR="00176A08">
        <w:rPr>
          <w:rFonts w:ascii="Times New Roman" w:eastAsia="Times New Roman" w:hAnsi="Times New Roman"/>
        </w:rPr>
        <w:tab/>
        <w:t>Downlink transmission schemes for downlink shared channels</w:t>
      </w:r>
      <w:r w:rsidR="00176A08">
        <w:rPr>
          <w:rFonts w:ascii="Times New Roman" w:eastAsia="Times New Roman" w:hAnsi="Times New Roman"/>
        </w:rPr>
        <w:tab/>
      </w:r>
      <w:proofErr w:type="spellStart"/>
      <w:r w:rsidR="00176A08">
        <w:rPr>
          <w:rFonts w:ascii="Times New Roman" w:eastAsia="Times New Roman" w:hAnsi="Times New Roman"/>
        </w:rPr>
        <w:t>Ofinno</w:t>
      </w:r>
      <w:proofErr w:type="spellEnd"/>
    </w:p>
    <w:p w14:paraId="49E24A20" w14:textId="670B3048" w:rsidR="00176A08" w:rsidRDefault="00C62C50" w:rsidP="00176A08">
      <w:hyperlink r:id="rId1182" w:history="1">
        <w:r>
          <w:rPr>
            <w:rStyle w:val="Hyperlink"/>
            <w:rFonts w:ascii="Times New Roman" w:eastAsia="Times New Roman" w:hAnsi="Times New Roman"/>
          </w:rPr>
          <w:t>R1-2606379</w:t>
        </w:r>
      </w:hyperlink>
      <w:r w:rsidR="00176A08">
        <w:rPr>
          <w:rFonts w:ascii="Times New Roman" w:eastAsia="Times New Roman" w:hAnsi="Times New Roman"/>
        </w:rPr>
        <w:tab/>
        <w:t>DL transmission schemes for downlink shared channels</w:t>
      </w:r>
      <w:r w:rsidR="00176A08">
        <w:rPr>
          <w:rFonts w:ascii="Times New Roman" w:eastAsia="Times New Roman" w:hAnsi="Times New Roman"/>
        </w:rPr>
        <w:tab/>
        <w:t>Qualcomm Incorporated</w:t>
      </w:r>
    </w:p>
    <w:p w14:paraId="094293AE" w14:textId="21739549" w:rsidR="00176A08" w:rsidRDefault="00C62C50" w:rsidP="00176A08">
      <w:hyperlink r:id="rId1183" w:history="1">
        <w:r>
          <w:rPr>
            <w:rStyle w:val="Hyperlink"/>
            <w:rFonts w:ascii="Times New Roman" w:eastAsia="Times New Roman" w:hAnsi="Times New Roman"/>
          </w:rPr>
          <w:t>R1-2606429</w:t>
        </w:r>
      </w:hyperlink>
      <w:r w:rsidR="00176A08">
        <w:rPr>
          <w:rFonts w:ascii="Times New Roman" w:eastAsia="Times New Roman" w:hAnsi="Times New Roman"/>
        </w:rPr>
        <w:tab/>
        <w:t>Discussion on 6GR DL Shared Channel Framework</w:t>
      </w:r>
      <w:r w:rsidR="00176A08">
        <w:rPr>
          <w:rFonts w:ascii="Times New Roman" w:eastAsia="Times New Roman" w:hAnsi="Times New Roman"/>
        </w:rPr>
        <w:tab/>
        <w:t>AT&amp;T</w:t>
      </w:r>
    </w:p>
    <w:p w14:paraId="5A283CD2" w14:textId="342B84F0" w:rsidR="00176A08" w:rsidRDefault="00C62C50" w:rsidP="00176A08">
      <w:hyperlink r:id="rId1184" w:history="1">
        <w:r>
          <w:rPr>
            <w:rStyle w:val="Hyperlink"/>
            <w:rFonts w:ascii="Times New Roman" w:eastAsia="Times New Roman" w:hAnsi="Times New Roman"/>
          </w:rPr>
          <w:t>R1-2606444</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Sharp</w:t>
      </w:r>
    </w:p>
    <w:p w14:paraId="54B2307C" w14:textId="26E48584" w:rsidR="00176A08" w:rsidRDefault="00C62C50" w:rsidP="00176A08">
      <w:pPr>
        <w:ind w:left="1440" w:hanging="1440"/>
        <w:rPr>
          <w:rFonts w:ascii="Times New Roman" w:eastAsia="Times New Roman" w:hAnsi="Times New Roman"/>
        </w:rPr>
      </w:pPr>
      <w:hyperlink r:id="rId1185" w:history="1">
        <w:r>
          <w:rPr>
            <w:rStyle w:val="Hyperlink"/>
            <w:rFonts w:ascii="Times New Roman" w:eastAsia="Times New Roman" w:hAnsi="Times New Roman"/>
          </w:rPr>
          <w:t>R1-2606505</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NTT DOCOMO, INC., NTT, Inc.</w:t>
      </w:r>
    </w:p>
    <w:p w14:paraId="470CDA18" w14:textId="4D2DCE9F" w:rsidR="004C51C8" w:rsidRDefault="00C62C50" w:rsidP="004C51C8">
      <w:pPr>
        <w:ind w:left="1440" w:hanging="1440"/>
      </w:pPr>
      <w:hyperlink r:id="rId1186" w:history="1">
        <w:r>
          <w:rPr>
            <w:rStyle w:val="Hyperlink"/>
            <w:rFonts w:ascii="Times New Roman" w:eastAsia="Times New Roman" w:hAnsi="Times New Roman"/>
          </w:rPr>
          <w:t>R1-2606778</w:t>
        </w:r>
      </w:hyperlink>
      <w:r w:rsidR="004C51C8">
        <w:rPr>
          <w:rFonts w:ascii="Times New Roman" w:eastAsia="Times New Roman" w:hAnsi="Times New Roman"/>
        </w:rPr>
        <w:tab/>
        <w:t>Discussion on Downlink transmission scheme(s) for downlink shared channels</w:t>
      </w:r>
      <w:r w:rsidR="004C51C8">
        <w:rPr>
          <w:rFonts w:ascii="Times New Roman" w:eastAsia="Times New Roman" w:hAnsi="Times New Roman"/>
        </w:rPr>
        <w:tab/>
        <w:t>NTT DOCOMO, INC., NTT, Inc.</w:t>
      </w:r>
    </w:p>
    <w:p w14:paraId="71765D0F" w14:textId="4042D8E3" w:rsidR="004C51C8" w:rsidRDefault="004C51C8" w:rsidP="00176A08">
      <w:pPr>
        <w:ind w:left="1440" w:hanging="1440"/>
      </w:pPr>
      <w:r>
        <w:tab/>
        <w:t xml:space="preserve">(Revision of </w:t>
      </w:r>
      <w:hyperlink r:id="rId1187" w:history="1">
        <w:r w:rsidR="00C62C50">
          <w:rPr>
            <w:rStyle w:val="Hyperlink"/>
          </w:rPr>
          <w:t>R1-2606505</w:t>
        </w:r>
      </w:hyperlink>
      <w:r>
        <w:t>)</w:t>
      </w:r>
    </w:p>
    <w:p w14:paraId="52FAE9F9" w14:textId="0DBB8E12" w:rsidR="00176A08" w:rsidRDefault="00C62C50" w:rsidP="00176A08">
      <w:hyperlink r:id="rId1188" w:history="1">
        <w:r>
          <w:rPr>
            <w:rStyle w:val="Hyperlink"/>
            <w:rFonts w:ascii="Times New Roman" w:eastAsia="Times New Roman" w:hAnsi="Times New Roman"/>
          </w:rPr>
          <w:t>R1-2606577</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WILUS Inc.</w:t>
      </w:r>
    </w:p>
    <w:p w14:paraId="7EEEE8FE" w14:textId="17E73A70" w:rsidR="00176A08" w:rsidRDefault="00C62C50" w:rsidP="00176A08">
      <w:pPr>
        <w:ind w:left="1440" w:hanging="1440"/>
      </w:pPr>
      <w:hyperlink r:id="rId1189" w:history="1">
        <w:r>
          <w:rPr>
            <w:rStyle w:val="Hyperlink"/>
            <w:rFonts w:ascii="Times New Roman" w:eastAsia="Times New Roman" w:hAnsi="Times New Roman"/>
          </w:rPr>
          <w:t>R1-2606617</w:t>
        </w:r>
      </w:hyperlink>
      <w:r w:rsidR="00176A08">
        <w:rPr>
          <w:rFonts w:ascii="Times New Roman" w:eastAsia="Times New Roman" w:hAnsi="Times New Roman"/>
        </w:rPr>
        <w:tab/>
        <w:t>Superimposed DMRS for downlink DMRS overhead reduction</w:t>
      </w:r>
      <w:r w:rsidR="00176A08">
        <w:rPr>
          <w:rFonts w:ascii="Times New Roman" w:eastAsia="Times New Roman" w:hAnsi="Times New Roman"/>
        </w:rPr>
        <w:tab/>
        <w:t>CAICT, China Telecom, China Unicom</w:t>
      </w:r>
    </w:p>
    <w:p w14:paraId="2E6D5BED" w14:textId="682C8A64" w:rsidR="00176A08" w:rsidRDefault="00C62C50" w:rsidP="00176A08">
      <w:hyperlink r:id="rId1190" w:history="1">
        <w:r>
          <w:rPr>
            <w:rStyle w:val="Hyperlink"/>
            <w:rFonts w:ascii="Times New Roman" w:eastAsia="Times New Roman" w:hAnsi="Times New Roman"/>
          </w:rPr>
          <w:t>R1-2606633</w:t>
        </w:r>
      </w:hyperlink>
      <w:r w:rsidR="00176A08">
        <w:rPr>
          <w:rFonts w:ascii="Times New Roman" w:eastAsia="Times New Roman" w:hAnsi="Times New Roman"/>
        </w:rPr>
        <w:tab/>
        <w:t>On transmission schemes for downlink shared channel in 6GR</w:t>
      </w:r>
      <w:r w:rsidR="00176A08">
        <w:rPr>
          <w:rFonts w:ascii="Times New Roman" w:eastAsia="Times New Roman" w:hAnsi="Times New Roman"/>
        </w:rPr>
        <w:tab/>
        <w:t>Fraunhofer IIS, Fraunhofer HHI</w:t>
      </w:r>
    </w:p>
    <w:p w14:paraId="346C4C1E" w14:textId="72D02DEF" w:rsidR="00176A08" w:rsidRDefault="00C62C50" w:rsidP="00176A08">
      <w:hyperlink r:id="rId1191" w:history="1">
        <w:r>
          <w:rPr>
            <w:rStyle w:val="Hyperlink"/>
            <w:rFonts w:ascii="Times New Roman" w:eastAsia="Times New Roman" w:hAnsi="Times New Roman"/>
          </w:rPr>
          <w:t>R1-2606664</w:t>
        </w:r>
      </w:hyperlink>
      <w:r w:rsidR="00176A08">
        <w:rPr>
          <w:rFonts w:ascii="Times New Roman" w:eastAsia="Times New Roman" w:hAnsi="Times New Roman"/>
        </w:rPr>
        <w:tab/>
        <w:t>Discussion on Downlink transmission scheme(s) for downlink shared channels</w:t>
      </w:r>
      <w:r w:rsidR="00176A08">
        <w:rPr>
          <w:rFonts w:ascii="Times New Roman" w:eastAsia="Times New Roman" w:hAnsi="Times New Roman"/>
        </w:rPr>
        <w:tab/>
        <w:t>KDDI Corporation</w:t>
      </w:r>
    </w:p>
    <w:p w14:paraId="39B0FD81" w14:textId="0D349F4B" w:rsidR="00176A08" w:rsidRDefault="00C62C50" w:rsidP="00176A08">
      <w:pPr>
        <w:ind w:left="1440" w:hanging="1440"/>
      </w:pPr>
      <w:hyperlink r:id="rId1192" w:history="1">
        <w:r>
          <w:rPr>
            <w:rStyle w:val="Hyperlink"/>
            <w:rFonts w:ascii="Times New Roman" w:eastAsia="Times New Roman" w:hAnsi="Times New Roman"/>
          </w:rPr>
          <w:t>R1-2606668</w:t>
        </w:r>
      </w:hyperlink>
      <w:r w:rsidR="00176A08">
        <w:rPr>
          <w:rFonts w:ascii="Times New Roman" w:eastAsia="Times New Roman" w:hAnsi="Times New Roman"/>
        </w:rPr>
        <w:tab/>
        <w:t>Common DCI scheduling MU-MIMO UEs</w:t>
      </w:r>
      <w:r w:rsidR="00176A08">
        <w:rPr>
          <w:rFonts w:ascii="Times New Roman" w:eastAsia="Times New Roman" w:hAnsi="Times New Roman"/>
        </w:rPr>
        <w:tab/>
      </w:r>
      <w:proofErr w:type="spellStart"/>
      <w:r w:rsidR="00176A08">
        <w:rPr>
          <w:rFonts w:ascii="Times New Roman" w:eastAsia="Times New Roman" w:hAnsi="Times New Roman"/>
        </w:rPr>
        <w:t>AccelerComm</w:t>
      </w:r>
      <w:proofErr w:type="spellEnd"/>
      <w:r w:rsidR="00176A08">
        <w:rPr>
          <w:rFonts w:ascii="Times New Roman" w:eastAsia="Times New Roman" w:hAnsi="Times New Roman"/>
        </w:rPr>
        <w:t>, BBC, BT, CMCC, China Telecom, China Unicom, Deutsche Telekom, Orange, Samsung, T-Mobile USA, Telecom Italia, Vodafone, Verizon, VIAVI Solutions Inc, ZTE</w:t>
      </w:r>
    </w:p>
    <w:p w14:paraId="55FA1933" w14:textId="6E3DFE44" w:rsidR="00176A08" w:rsidRDefault="00C62C50" w:rsidP="00176A08">
      <w:hyperlink r:id="rId1193" w:history="1">
        <w:r>
          <w:rPr>
            <w:rStyle w:val="Hyperlink"/>
            <w:rFonts w:ascii="Times New Roman" w:eastAsia="Times New Roman" w:hAnsi="Times New Roman"/>
          </w:rPr>
          <w:t>R1-2606673</w:t>
        </w:r>
      </w:hyperlink>
      <w:r w:rsidR="00176A08">
        <w:rPr>
          <w:rFonts w:ascii="Times New Roman" w:eastAsia="Times New Roman" w:hAnsi="Times New Roman"/>
        </w:rPr>
        <w:tab/>
        <w:t>DMRS design for downlink transmission scheme(s) for downlink shared channels</w:t>
      </w:r>
      <w:r w:rsidR="00176A08">
        <w:rPr>
          <w:rFonts w:ascii="Times New Roman" w:eastAsia="Times New Roman" w:hAnsi="Times New Roman"/>
        </w:rPr>
        <w:tab/>
        <w:t>ITL</w:t>
      </w:r>
    </w:p>
    <w:p w14:paraId="76A5A379" w14:textId="45E7C221" w:rsidR="00176A08" w:rsidRDefault="00C62C50" w:rsidP="00176A08">
      <w:hyperlink r:id="rId1194" w:history="1">
        <w:r>
          <w:rPr>
            <w:rStyle w:val="Hyperlink"/>
            <w:rFonts w:ascii="Times New Roman" w:eastAsia="Times New Roman" w:hAnsi="Times New Roman"/>
          </w:rPr>
          <w:t>R1-2606689</w:t>
        </w:r>
      </w:hyperlink>
      <w:r w:rsidR="00176A08">
        <w:rPr>
          <w:rFonts w:ascii="Times New Roman" w:eastAsia="Times New Roman" w:hAnsi="Times New Roman"/>
        </w:rPr>
        <w:tab/>
        <w:t>Discussion on Remaining PDSCH and DMRS Design Aspects for 6GR Downlink Shared Channels</w:t>
      </w:r>
      <w:r w:rsidR="00176A08">
        <w:rPr>
          <w:rFonts w:ascii="Times New Roman" w:eastAsiaTheme="minorEastAsia" w:hAnsi="Times New Roman"/>
          <w:lang w:eastAsia="zh-CN"/>
        </w:rPr>
        <w:tab/>
      </w:r>
      <w:r w:rsidR="00176A08">
        <w:rPr>
          <w:rFonts w:ascii="Times New Roman" w:eastAsia="Times New Roman" w:hAnsi="Times New Roman"/>
        </w:rPr>
        <w:tab/>
        <w:t>Rakuten Symphony</w:t>
      </w:r>
    </w:p>
    <w:p w14:paraId="4B7D5304" w14:textId="4F1AE32D" w:rsidR="00176A08" w:rsidRDefault="00C62C50" w:rsidP="00176A08">
      <w:hyperlink r:id="rId1195" w:history="1">
        <w:r>
          <w:rPr>
            <w:rStyle w:val="Hyperlink"/>
            <w:rFonts w:ascii="Times New Roman" w:eastAsia="Times New Roman" w:hAnsi="Times New Roman"/>
          </w:rPr>
          <w:t>R1-2606699</w:t>
        </w:r>
      </w:hyperlink>
      <w:r w:rsidR="00176A08">
        <w:rPr>
          <w:rFonts w:ascii="Times New Roman" w:eastAsia="Times New Roman" w:hAnsi="Times New Roman"/>
        </w:rPr>
        <w:tab/>
        <w:t>Study on transmission schemes for 6GR DL shared channels</w:t>
      </w:r>
      <w:r w:rsidR="00176A08">
        <w:rPr>
          <w:rFonts w:ascii="Times New Roman" w:eastAsia="Times New Roman" w:hAnsi="Times New Roman"/>
        </w:rPr>
        <w:tab/>
        <w:t>IIT Kanpur</w:t>
      </w:r>
    </w:p>
    <w:p w14:paraId="21E69640" w14:textId="12EEFB0B" w:rsidR="00176A08" w:rsidRDefault="00C62C50" w:rsidP="00176A08">
      <w:pPr>
        <w:rPr>
          <w:rFonts w:ascii="Times New Roman" w:eastAsia="Times New Roman" w:hAnsi="Times New Roman"/>
        </w:rPr>
      </w:pPr>
      <w:hyperlink r:id="rId1196" w:history="1">
        <w:r>
          <w:rPr>
            <w:rStyle w:val="Hyperlink"/>
            <w:rFonts w:ascii="Times New Roman" w:eastAsia="Times New Roman" w:hAnsi="Times New Roman"/>
          </w:rPr>
          <w:t>R1-2606700</w:t>
        </w:r>
      </w:hyperlink>
      <w:r w:rsidR="00176A08">
        <w:rPr>
          <w:rFonts w:ascii="Times New Roman" w:eastAsia="Times New Roman" w:hAnsi="Times New Roman"/>
        </w:rPr>
        <w:tab/>
        <w:t>On Evaluation Methodology for Codeword-to-Layer Mapping Schemes</w:t>
      </w:r>
      <w:r w:rsidR="00176A08">
        <w:rPr>
          <w:rFonts w:ascii="Times New Roman" w:eastAsia="Times New Roman" w:hAnsi="Times New Roman"/>
        </w:rPr>
        <w:tab/>
      </w:r>
      <w:r w:rsidR="008F2A8A">
        <w:rPr>
          <w:rFonts w:ascii="Times New Roman" w:eastAsia="Times New Roman" w:hAnsi="Times New Roman"/>
        </w:rPr>
        <w:tab/>
      </w:r>
      <w:r w:rsidR="00176A08">
        <w:rPr>
          <w:rFonts w:ascii="Times New Roman" w:eastAsia="Times New Roman" w:hAnsi="Times New Roman"/>
        </w:rPr>
        <w:t>BT</w:t>
      </w:r>
    </w:p>
    <w:p w14:paraId="4913AD5F" w14:textId="77777777" w:rsidR="008F2A8A" w:rsidRDefault="008F2A8A" w:rsidP="00176A08"/>
    <w:p w14:paraId="261EC7E7" w14:textId="19860AA9" w:rsidR="00176A08" w:rsidRPr="008F2A8A" w:rsidRDefault="00C62C50" w:rsidP="00176A08">
      <w:pPr>
        <w:ind w:left="1440" w:hanging="1440"/>
        <w:rPr>
          <w:b/>
          <w:bCs/>
        </w:rPr>
      </w:pPr>
      <w:hyperlink r:id="rId1197" w:history="1">
        <w:r w:rsidRPr="008F2A8A">
          <w:rPr>
            <w:rStyle w:val="Hyperlink"/>
            <w:rFonts w:ascii="Times New Roman" w:eastAsia="Times New Roman" w:hAnsi="Times New Roman"/>
            <w:b/>
            <w:bCs/>
          </w:rPr>
          <w:t>R1-2606675</w:t>
        </w:r>
      </w:hyperlink>
      <w:r w:rsidR="00176A08" w:rsidRPr="008F2A8A">
        <w:rPr>
          <w:rFonts w:ascii="Times New Roman" w:eastAsia="Times New Roman" w:hAnsi="Times New Roman"/>
          <w:b/>
          <w:bCs/>
        </w:rPr>
        <w:tab/>
        <w:t>FL Summary #1 on DL Transmission Scheme for DL Shared Channel</w:t>
      </w:r>
      <w:r w:rsidR="00176A08" w:rsidRPr="008F2A8A">
        <w:rPr>
          <w:rFonts w:ascii="Times New Roman" w:eastAsia="Times New Roman" w:hAnsi="Times New Roman"/>
          <w:b/>
          <w:bCs/>
        </w:rPr>
        <w:tab/>
        <w:t>Moderator (Ericsson), Moderator (Google)</w:t>
      </w:r>
    </w:p>
    <w:p w14:paraId="05E7BAAB" w14:textId="77777777" w:rsidR="00176A08" w:rsidRPr="008F2A8A" w:rsidRDefault="00176A08" w:rsidP="00176A08">
      <w:pPr>
        <w:rPr>
          <w:rFonts w:ascii="Times New Roman" w:eastAsia="Times New Roman" w:hAnsi="Times New Roman"/>
          <w:b/>
          <w:bCs/>
        </w:rPr>
      </w:pPr>
    </w:p>
    <w:p w14:paraId="25F0EC1E" w14:textId="44FC67B2" w:rsidR="00176A08" w:rsidRPr="008F2A8A" w:rsidRDefault="00C62C50" w:rsidP="00176A08">
      <w:pPr>
        <w:ind w:left="1440" w:hanging="1440"/>
        <w:rPr>
          <w:rFonts w:ascii="Times New Roman" w:eastAsia="Times New Roman" w:hAnsi="Times New Roman"/>
          <w:b/>
          <w:bCs/>
        </w:rPr>
      </w:pPr>
      <w:hyperlink r:id="rId1198" w:history="1">
        <w:r w:rsidRPr="008F2A8A">
          <w:rPr>
            <w:rStyle w:val="Hyperlink"/>
            <w:rFonts w:ascii="Times New Roman" w:eastAsia="Times New Roman" w:hAnsi="Times New Roman"/>
            <w:b/>
            <w:bCs/>
          </w:rPr>
          <w:t>R1-2606676</w:t>
        </w:r>
      </w:hyperlink>
      <w:r w:rsidR="00176A08" w:rsidRPr="008F2A8A">
        <w:rPr>
          <w:rFonts w:ascii="Times New Roman" w:eastAsia="Times New Roman" w:hAnsi="Times New Roman"/>
          <w:b/>
          <w:bCs/>
        </w:rPr>
        <w:tab/>
        <w:t>FL Summary #2 on DL Transmission Scheme for DL Shared Channel</w:t>
      </w:r>
      <w:r w:rsidR="00176A08" w:rsidRPr="008F2A8A">
        <w:rPr>
          <w:rFonts w:ascii="Times New Roman" w:eastAsia="Times New Roman" w:hAnsi="Times New Roman"/>
          <w:b/>
          <w:bCs/>
        </w:rPr>
        <w:tab/>
        <w:t>Moderator (Ericsson), Moderator (Google)</w:t>
      </w:r>
    </w:p>
    <w:p w14:paraId="269F0501" w14:textId="77777777" w:rsidR="00176A08" w:rsidRDefault="00176A08" w:rsidP="00176A08">
      <w:pPr>
        <w:ind w:left="1440" w:hanging="1440"/>
      </w:pPr>
    </w:p>
    <w:p w14:paraId="3D8FC37E" w14:textId="77777777" w:rsidR="00176A08" w:rsidRPr="0091187B" w:rsidRDefault="00176A08" w:rsidP="00176A08">
      <w:pPr>
        <w:ind w:left="1440" w:hanging="1440"/>
        <w:rPr>
          <w:b/>
          <w:bCs/>
        </w:rPr>
      </w:pPr>
      <w:r w:rsidRPr="00884A27">
        <w:rPr>
          <w:b/>
          <w:bCs/>
          <w:highlight w:val="green"/>
        </w:rPr>
        <w:t>Agreement:</w:t>
      </w:r>
    </w:p>
    <w:p w14:paraId="4F4B813A" w14:textId="77777777" w:rsidR="00176A08" w:rsidRPr="008F2A8A" w:rsidRDefault="00176A08">
      <w:pPr>
        <w:pStyle w:val="0Maintext"/>
        <w:numPr>
          <w:ilvl w:val="0"/>
          <w:numId w:val="270"/>
        </w:numPr>
        <w:spacing w:after="120" w:afterAutospacing="0" w:line="240" w:lineRule="auto"/>
        <w:rPr>
          <w:lang w:val="en-US" w:eastAsia="zh-CN"/>
        </w:rPr>
      </w:pPr>
      <w:r w:rsidRPr="008F2A8A">
        <w:rPr>
          <w:lang w:val="en-US" w:eastAsia="zh-CN"/>
        </w:rPr>
        <w:t xml:space="preserve">Support the following for 6GR </w:t>
      </w:r>
      <w:r w:rsidRPr="008F2A8A">
        <w:rPr>
          <w:rFonts w:hint="eastAsia"/>
          <w:lang w:val="en-US" w:eastAsia="zh-CN"/>
        </w:rPr>
        <w:t xml:space="preserve">DL </w:t>
      </w:r>
      <w:r w:rsidRPr="008F2A8A">
        <w:rPr>
          <w:lang w:val="en-US" w:eastAsia="zh-CN"/>
        </w:rPr>
        <w:t>DMRS</w:t>
      </w:r>
    </w:p>
    <w:p w14:paraId="1EA980B7" w14:textId="77777777" w:rsidR="00176A08" w:rsidRPr="008F2A8A" w:rsidRDefault="00176A08">
      <w:pPr>
        <w:pStyle w:val="0Maintext"/>
        <w:numPr>
          <w:ilvl w:val="1"/>
          <w:numId w:val="270"/>
        </w:numPr>
        <w:spacing w:after="120" w:afterAutospacing="0" w:line="240" w:lineRule="auto"/>
        <w:rPr>
          <w:lang w:val="en-US" w:eastAsia="zh-CN"/>
        </w:rPr>
      </w:pPr>
      <w:r w:rsidRPr="008F2A8A">
        <w:rPr>
          <w:lang w:val="en-US" w:eastAsia="zh-CN"/>
        </w:rPr>
        <w:t xml:space="preserve">For X = 2, </w:t>
      </w:r>
      <w:proofErr w:type="spellStart"/>
      <w:r w:rsidRPr="008F2A8A">
        <w:rPr>
          <w:lang w:val="en-US" w:eastAsia="zh-CN"/>
        </w:rPr>
        <w:t>N</w:t>
      </w:r>
      <w:r w:rsidRPr="008F2A8A">
        <w:rPr>
          <w:vertAlign w:val="subscript"/>
          <w:lang w:val="en-US" w:eastAsia="zh-CN"/>
        </w:rPr>
        <w:t>max</w:t>
      </w:r>
      <w:proofErr w:type="spellEnd"/>
      <w:r w:rsidRPr="008F2A8A">
        <w:rPr>
          <w:lang w:val="en-US" w:eastAsia="zh-CN"/>
        </w:rPr>
        <w:t xml:space="preserve"> = 48</w:t>
      </w:r>
    </w:p>
    <w:p w14:paraId="67BB9C82" w14:textId="77777777" w:rsidR="00176A08" w:rsidRPr="008F2A8A" w:rsidRDefault="00176A08">
      <w:pPr>
        <w:pStyle w:val="0Maintext"/>
        <w:numPr>
          <w:ilvl w:val="1"/>
          <w:numId w:val="270"/>
        </w:numPr>
        <w:spacing w:after="120" w:afterAutospacing="0" w:line="240" w:lineRule="auto"/>
        <w:rPr>
          <w:lang w:val="en-US" w:eastAsia="zh-CN"/>
        </w:rPr>
      </w:pPr>
      <w:r w:rsidRPr="008F2A8A">
        <w:rPr>
          <w:rFonts w:hint="eastAsia"/>
          <w:lang w:val="en-US" w:eastAsia="zh-CN"/>
        </w:rPr>
        <w:t xml:space="preserve">For X = 1, FFS </w:t>
      </w:r>
      <w:proofErr w:type="spellStart"/>
      <w:r w:rsidRPr="008F2A8A">
        <w:rPr>
          <w:lang w:val="en-US" w:eastAsia="zh-CN"/>
        </w:rPr>
        <w:t>N</w:t>
      </w:r>
      <w:r w:rsidRPr="008F2A8A">
        <w:rPr>
          <w:vertAlign w:val="subscript"/>
          <w:lang w:val="en-US" w:eastAsia="zh-CN"/>
        </w:rPr>
        <w:t>max</w:t>
      </w:r>
      <w:proofErr w:type="spellEnd"/>
      <w:r w:rsidRPr="008F2A8A">
        <w:rPr>
          <w:rFonts w:hint="eastAsia"/>
          <w:lang w:val="en-US" w:eastAsia="zh-CN"/>
        </w:rPr>
        <w:t xml:space="preserve"> where </w:t>
      </w:r>
      <w:proofErr w:type="spellStart"/>
      <w:r w:rsidRPr="008F2A8A">
        <w:rPr>
          <w:lang w:val="en-US" w:eastAsia="zh-CN"/>
        </w:rPr>
        <w:t>N</w:t>
      </w:r>
      <w:r w:rsidRPr="008F2A8A">
        <w:rPr>
          <w:vertAlign w:val="subscript"/>
          <w:lang w:val="en-US" w:eastAsia="zh-CN"/>
        </w:rPr>
        <w:t>max</w:t>
      </w:r>
      <w:proofErr w:type="spellEnd"/>
      <w:r w:rsidRPr="008F2A8A">
        <w:rPr>
          <w:rFonts w:hint="eastAsia"/>
          <w:lang w:val="en-US" w:eastAsia="zh-CN"/>
        </w:rPr>
        <w:t>&lt;= 24</w:t>
      </w:r>
    </w:p>
    <w:p w14:paraId="237011A0" w14:textId="77777777" w:rsidR="00176A08" w:rsidRPr="008F2A8A" w:rsidRDefault="00176A08">
      <w:pPr>
        <w:pStyle w:val="0Maintext"/>
        <w:numPr>
          <w:ilvl w:val="1"/>
          <w:numId w:val="270"/>
        </w:numPr>
        <w:spacing w:after="120" w:afterAutospacing="0" w:line="240" w:lineRule="auto"/>
        <w:rPr>
          <w:lang w:val="en-US" w:eastAsia="zh-CN"/>
        </w:rPr>
      </w:pPr>
      <w:r w:rsidRPr="008F2A8A">
        <w:rPr>
          <w:lang w:val="en-US" w:eastAsia="zh-CN"/>
        </w:rPr>
        <w:t>The CDM group structure is comb-based</w:t>
      </w:r>
      <w:r w:rsidRPr="008F2A8A">
        <w:rPr>
          <w:rFonts w:hint="eastAsia"/>
          <w:lang w:val="en-US" w:eastAsia="zh-CN"/>
        </w:rPr>
        <w:t xml:space="preserve"> including at least comb-2</w:t>
      </w:r>
    </w:p>
    <w:p w14:paraId="1D60FE45" w14:textId="77777777" w:rsidR="00176A08" w:rsidRPr="008F2A8A" w:rsidRDefault="00176A08">
      <w:pPr>
        <w:pStyle w:val="0Maintext"/>
        <w:numPr>
          <w:ilvl w:val="2"/>
          <w:numId w:val="270"/>
        </w:numPr>
        <w:spacing w:after="120" w:afterAutospacing="0" w:line="240" w:lineRule="auto"/>
        <w:rPr>
          <w:lang w:val="en-US" w:eastAsia="zh-CN"/>
        </w:rPr>
      </w:pPr>
      <w:r w:rsidRPr="008F2A8A">
        <w:rPr>
          <w:lang w:val="en-US" w:eastAsia="zh-CN"/>
        </w:rPr>
        <w:t>FFS Applicable cases for comb-2</w:t>
      </w:r>
    </w:p>
    <w:p w14:paraId="2D075A0F" w14:textId="77777777" w:rsidR="00176A08" w:rsidRPr="008F2A8A" w:rsidRDefault="00176A08">
      <w:pPr>
        <w:pStyle w:val="0Maintext"/>
        <w:numPr>
          <w:ilvl w:val="1"/>
          <w:numId w:val="270"/>
        </w:numPr>
        <w:spacing w:after="120" w:afterAutospacing="0" w:line="240" w:lineRule="auto"/>
        <w:rPr>
          <w:lang w:val="en-US" w:eastAsia="zh-CN"/>
        </w:rPr>
      </w:pPr>
      <w:r w:rsidRPr="008F2A8A">
        <w:rPr>
          <w:lang w:val="en-US" w:eastAsia="zh-CN"/>
        </w:rPr>
        <w:t>The indication of the co-scheduled UE information includes at least one of the following: the DMRS port(s)</w:t>
      </w:r>
      <w:r w:rsidRPr="008F2A8A">
        <w:rPr>
          <w:rFonts w:hint="eastAsia"/>
          <w:lang w:val="en-US" w:eastAsia="zh-CN"/>
        </w:rPr>
        <w:t xml:space="preserve"> information</w:t>
      </w:r>
      <w:r w:rsidRPr="008F2A8A">
        <w:rPr>
          <w:lang w:val="en-US" w:eastAsia="zh-CN"/>
        </w:rPr>
        <w:t xml:space="preserve"> or CDM group information or the FD-OCC </w:t>
      </w:r>
      <w:proofErr w:type="spellStart"/>
      <w:r w:rsidRPr="008F2A8A">
        <w:rPr>
          <w:lang w:val="en-US" w:eastAsia="zh-CN"/>
        </w:rPr>
        <w:t>despreading</w:t>
      </w:r>
      <w:proofErr w:type="spellEnd"/>
      <w:r w:rsidRPr="008F2A8A">
        <w:rPr>
          <w:lang w:val="en-US" w:eastAsia="zh-CN"/>
        </w:rPr>
        <w:t xml:space="preserve"> length information for the co-scheduled UE</w:t>
      </w:r>
    </w:p>
    <w:p w14:paraId="0E16C5BF" w14:textId="77777777" w:rsidR="00176A08" w:rsidRPr="008F2A8A" w:rsidRDefault="00176A08">
      <w:pPr>
        <w:pStyle w:val="0Maintext"/>
        <w:numPr>
          <w:ilvl w:val="1"/>
          <w:numId w:val="270"/>
        </w:numPr>
        <w:spacing w:after="120" w:afterAutospacing="0" w:line="240" w:lineRule="auto"/>
        <w:rPr>
          <w:lang w:val="en-US" w:eastAsia="zh-CN"/>
        </w:rPr>
      </w:pPr>
      <w:r w:rsidRPr="008F2A8A">
        <w:rPr>
          <w:lang w:val="en-US" w:eastAsia="zh-CN"/>
        </w:rPr>
        <w:t xml:space="preserve">Note: </w:t>
      </w:r>
    </w:p>
    <w:p w14:paraId="1AACF121" w14:textId="77777777" w:rsidR="00176A08" w:rsidRPr="008F2A8A" w:rsidRDefault="00176A08">
      <w:pPr>
        <w:pStyle w:val="0Maintext"/>
        <w:numPr>
          <w:ilvl w:val="2"/>
          <w:numId w:val="270"/>
        </w:numPr>
        <w:spacing w:after="120" w:afterAutospacing="0" w:line="240" w:lineRule="auto"/>
        <w:rPr>
          <w:lang w:val="en-US" w:eastAsia="zh-CN"/>
        </w:rPr>
      </w:pPr>
      <w:r w:rsidRPr="008F2A8A">
        <w:rPr>
          <w:lang w:val="en-US" w:eastAsia="zh-CN"/>
        </w:rPr>
        <w:t>X is the TD-OCC length</w:t>
      </w:r>
    </w:p>
    <w:p w14:paraId="77AB3010" w14:textId="77777777" w:rsidR="00176A08" w:rsidRPr="008F2A8A" w:rsidRDefault="00176A08">
      <w:pPr>
        <w:pStyle w:val="0Maintext"/>
        <w:numPr>
          <w:ilvl w:val="2"/>
          <w:numId w:val="270"/>
        </w:numPr>
        <w:spacing w:after="120" w:afterAutospacing="0" w:line="240" w:lineRule="auto"/>
        <w:rPr>
          <w:lang w:val="en-US" w:eastAsia="zh-CN"/>
        </w:rPr>
      </w:pPr>
      <w:proofErr w:type="spellStart"/>
      <w:r w:rsidRPr="008F2A8A">
        <w:rPr>
          <w:lang w:val="en-US" w:eastAsia="zh-CN"/>
        </w:rPr>
        <w:t>N</w:t>
      </w:r>
      <w:r w:rsidRPr="008F2A8A">
        <w:rPr>
          <w:vertAlign w:val="subscript"/>
          <w:lang w:val="en-US" w:eastAsia="zh-CN"/>
        </w:rPr>
        <w:t>max</w:t>
      </w:r>
      <w:proofErr w:type="spellEnd"/>
      <w:r w:rsidRPr="008F2A8A">
        <w:rPr>
          <w:lang w:val="en-US" w:eastAsia="zh-CN"/>
        </w:rPr>
        <w:t xml:space="preserve"> is the maximum number of orthogonal DMRS ports</w:t>
      </w:r>
      <w:r w:rsidRPr="008F2A8A">
        <w:rPr>
          <w:rFonts w:hint="eastAsia"/>
          <w:lang w:val="en-US" w:eastAsia="zh-CN"/>
        </w:rPr>
        <w:t xml:space="preserve"> </w:t>
      </w:r>
    </w:p>
    <w:p w14:paraId="7D5FD50A" w14:textId="77777777" w:rsidR="00176A08" w:rsidRPr="008F2A8A" w:rsidRDefault="00176A08">
      <w:pPr>
        <w:pStyle w:val="0Maintext"/>
        <w:numPr>
          <w:ilvl w:val="2"/>
          <w:numId w:val="270"/>
        </w:numPr>
        <w:spacing w:after="120" w:afterAutospacing="0" w:line="240" w:lineRule="auto"/>
        <w:rPr>
          <w:lang w:val="en-US" w:eastAsia="zh-CN"/>
        </w:rPr>
      </w:pPr>
      <w:r w:rsidRPr="008F2A8A">
        <w:rPr>
          <w:lang w:val="en-US" w:eastAsia="zh-CN"/>
        </w:rPr>
        <w:t>The maximum number of orthogonal DMRS ports that a UE can support is a separate discussion in WI phase</w:t>
      </w:r>
    </w:p>
    <w:p w14:paraId="607CCAF4" w14:textId="77777777" w:rsidR="00176A08" w:rsidRPr="008F2A8A" w:rsidRDefault="00176A08">
      <w:pPr>
        <w:pStyle w:val="0Maintext"/>
        <w:numPr>
          <w:ilvl w:val="2"/>
          <w:numId w:val="270"/>
        </w:numPr>
        <w:spacing w:after="120" w:afterAutospacing="0" w:line="240" w:lineRule="auto"/>
        <w:rPr>
          <w:lang w:val="en-US" w:eastAsia="zh-CN"/>
        </w:rPr>
      </w:pPr>
      <w:r w:rsidRPr="008F2A8A">
        <w:rPr>
          <w:rFonts w:hint="eastAsia"/>
          <w:lang w:val="en-US" w:eastAsia="zh-CN"/>
        </w:rPr>
        <w:t>AI/ML based DMRS overhead reduction is a separate discussion</w:t>
      </w:r>
    </w:p>
    <w:p w14:paraId="2E82E941" w14:textId="77777777" w:rsidR="00176A08" w:rsidRPr="005B2ADB" w:rsidRDefault="00176A08" w:rsidP="00176A08">
      <w:pPr>
        <w:pStyle w:val="3GPPNormalText"/>
        <w:rPr>
          <w:b/>
          <w:bCs/>
          <w:sz w:val="20"/>
          <w:szCs w:val="22"/>
        </w:rPr>
      </w:pPr>
      <w:r w:rsidRPr="005B2ADB">
        <w:rPr>
          <w:b/>
          <w:bCs/>
          <w:sz w:val="20"/>
          <w:szCs w:val="22"/>
          <w:highlight w:val="green"/>
        </w:rPr>
        <w:t>Agreement:</w:t>
      </w:r>
    </w:p>
    <w:p w14:paraId="6F3B2AB1" w14:textId="77777777" w:rsidR="00176A08" w:rsidRPr="008F2A8A" w:rsidRDefault="00176A08">
      <w:pPr>
        <w:pStyle w:val="0Maintext"/>
        <w:numPr>
          <w:ilvl w:val="0"/>
          <w:numId w:val="271"/>
        </w:numPr>
        <w:spacing w:line="240" w:lineRule="auto"/>
        <w:rPr>
          <w:lang w:val="en-US"/>
        </w:rPr>
      </w:pPr>
      <w:r w:rsidRPr="008F2A8A">
        <w:rPr>
          <w:lang w:val="en-US"/>
        </w:rPr>
        <w:t>For codeword-to-layer mapping for PDSCH:</w:t>
      </w:r>
    </w:p>
    <w:p w14:paraId="4BE1BE76" w14:textId="77777777" w:rsidR="00176A08" w:rsidRPr="008F2A8A" w:rsidRDefault="00176A08">
      <w:pPr>
        <w:pStyle w:val="0Maintext"/>
        <w:numPr>
          <w:ilvl w:val="1"/>
          <w:numId w:val="271"/>
        </w:numPr>
        <w:spacing w:line="240" w:lineRule="auto"/>
        <w:rPr>
          <w:lang w:val="en-US"/>
        </w:rPr>
      </w:pPr>
      <w:r w:rsidRPr="008F2A8A">
        <w:rPr>
          <w:lang w:val="en-US"/>
        </w:rPr>
        <w:t>For PDSCH rank 1—4, down-select from the following alternatives:</w:t>
      </w:r>
    </w:p>
    <w:p w14:paraId="2E549FF1" w14:textId="77777777" w:rsidR="00176A08" w:rsidRPr="008F2A8A" w:rsidRDefault="00176A08">
      <w:pPr>
        <w:pStyle w:val="0Maintext"/>
        <w:numPr>
          <w:ilvl w:val="2"/>
          <w:numId w:val="271"/>
        </w:numPr>
        <w:spacing w:line="240" w:lineRule="auto"/>
        <w:rPr>
          <w:lang w:val="en-US"/>
        </w:rPr>
      </w:pPr>
      <w:r w:rsidRPr="008F2A8A">
        <w:rPr>
          <w:lang w:val="en-US"/>
        </w:rPr>
        <w:t>Alt 1: 1 CW for rank 1—4</w:t>
      </w:r>
    </w:p>
    <w:p w14:paraId="7F88A9AD" w14:textId="77777777" w:rsidR="00176A08" w:rsidRPr="008F2A8A" w:rsidRDefault="00176A08">
      <w:pPr>
        <w:pStyle w:val="0Maintext"/>
        <w:numPr>
          <w:ilvl w:val="2"/>
          <w:numId w:val="271"/>
        </w:numPr>
        <w:spacing w:line="240" w:lineRule="auto"/>
        <w:rPr>
          <w:lang w:val="en-US"/>
        </w:rPr>
      </w:pPr>
      <w:r w:rsidRPr="008F2A8A">
        <w:rPr>
          <w:lang w:val="en-US"/>
        </w:rPr>
        <w:t>Alt 2: 1 CW for rank 1, 2 CWs for rank 2—4</w:t>
      </w:r>
    </w:p>
    <w:p w14:paraId="38E25CD7" w14:textId="77777777" w:rsidR="00176A08" w:rsidRPr="008F2A8A" w:rsidRDefault="00176A08">
      <w:pPr>
        <w:pStyle w:val="0Maintext"/>
        <w:numPr>
          <w:ilvl w:val="2"/>
          <w:numId w:val="271"/>
        </w:numPr>
        <w:spacing w:line="240" w:lineRule="auto"/>
        <w:rPr>
          <w:lang w:val="en-US"/>
        </w:rPr>
      </w:pPr>
      <w:r w:rsidRPr="008F2A8A">
        <w:rPr>
          <w:lang w:val="en-US"/>
        </w:rPr>
        <w:t>Alt 3: 1 CW for rank 1, 2 CWs for rank 2, 3 CWs for rank 3, 4 CWs for rank 4</w:t>
      </w:r>
    </w:p>
    <w:p w14:paraId="5F107BD8" w14:textId="77777777" w:rsidR="00176A08" w:rsidRPr="008F2A8A" w:rsidRDefault="00176A08">
      <w:pPr>
        <w:pStyle w:val="0Maintext"/>
        <w:numPr>
          <w:ilvl w:val="1"/>
          <w:numId w:val="271"/>
        </w:numPr>
        <w:spacing w:line="240" w:lineRule="auto"/>
        <w:rPr>
          <w:lang w:val="en-US"/>
        </w:rPr>
      </w:pPr>
      <w:r w:rsidRPr="008F2A8A">
        <w:rPr>
          <w:lang w:val="en-US"/>
        </w:rPr>
        <w:t>Further study whether the codeword-to-layer mapping is fixed or flexible</w:t>
      </w:r>
    </w:p>
    <w:p w14:paraId="166C0236" w14:textId="77777777" w:rsidR="00176A08" w:rsidRPr="008F2A8A" w:rsidRDefault="00176A08">
      <w:pPr>
        <w:pStyle w:val="0Maintext"/>
        <w:numPr>
          <w:ilvl w:val="1"/>
          <w:numId w:val="271"/>
        </w:numPr>
        <w:spacing w:line="240" w:lineRule="auto"/>
        <w:rPr>
          <w:lang w:val="en-US"/>
        </w:rPr>
      </w:pPr>
      <w:r w:rsidRPr="008F2A8A">
        <w:rPr>
          <w:lang w:val="en-US"/>
        </w:rPr>
        <w:lastRenderedPageBreak/>
        <w:t xml:space="preserve">Note: Above does not preclude different modulation order per layer(s) within a codeword </w:t>
      </w:r>
    </w:p>
    <w:p w14:paraId="489D84F1" w14:textId="77777777" w:rsidR="00176A08" w:rsidRPr="006C049F" w:rsidRDefault="00176A08" w:rsidP="00176A08">
      <w:pPr>
        <w:ind w:left="1440" w:hanging="1440"/>
        <w:rPr>
          <w:b/>
          <w:bCs/>
          <w:lang w:val="en-US"/>
        </w:rPr>
      </w:pPr>
      <w:r w:rsidRPr="00936BB8">
        <w:rPr>
          <w:b/>
          <w:bCs/>
          <w:highlight w:val="green"/>
          <w:lang w:val="en-US"/>
        </w:rPr>
        <w:t>Agreement:</w:t>
      </w:r>
    </w:p>
    <w:p w14:paraId="5E01FBA6" w14:textId="77777777" w:rsidR="00176A08" w:rsidRPr="008F2A8A" w:rsidRDefault="00176A08">
      <w:pPr>
        <w:pStyle w:val="0Maintext"/>
        <w:numPr>
          <w:ilvl w:val="0"/>
          <w:numId w:val="271"/>
        </w:numPr>
        <w:spacing w:line="240" w:lineRule="auto"/>
        <w:rPr>
          <w:lang w:val="en-US"/>
        </w:rPr>
      </w:pPr>
      <w:r w:rsidRPr="008F2A8A">
        <w:rPr>
          <w:lang w:val="en-US"/>
        </w:rPr>
        <w:t>For codeword-to-layer mapping for PDSCH:</w:t>
      </w:r>
    </w:p>
    <w:p w14:paraId="0D1FF0F1" w14:textId="77777777" w:rsidR="00176A08" w:rsidRPr="008F2A8A" w:rsidRDefault="00176A08">
      <w:pPr>
        <w:pStyle w:val="0Maintext"/>
        <w:numPr>
          <w:ilvl w:val="1"/>
          <w:numId w:val="271"/>
        </w:numPr>
        <w:spacing w:line="240" w:lineRule="auto"/>
        <w:rPr>
          <w:lang w:val="en-US"/>
        </w:rPr>
      </w:pPr>
      <w:r w:rsidRPr="008F2A8A">
        <w:rPr>
          <w:lang w:val="en-US"/>
        </w:rPr>
        <w:t>For PDSCH rank up to 5—8, down-select from the following alternatives:</w:t>
      </w:r>
    </w:p>
    <w:p w14:paraId="1D6AF4AA" w14:textId="77777777" w:rsidR="00176A08" w:rsidRPr="008F2A8A" w:rsidRDefault="00176A08">
      <w:pPr>
        <w:pStyle w:val="0Maintext"/>
        <w:numPr>
          <w:ilvl w:val="2"/>
          <w:numId w:val="271"/>
        </w:numPr>
        <w:spacing w:line="240" w:lineRule="auto"/>
        <w:rPr>
          <w:lang w:val="en-US"/>
        </w:rPr>
      </w:pPr>
      <w:r w:rsidRPr="008F2A8A">
        <w:rPr>
          <w:lang w:val="en-US"/>
        </w:rPr>
        <w:t>Alt 1: 1 CW for rank 5—8</w:t>
      </w:r>
    </w:p>
    <w:p w14:paraId="2B38F08E" w14:textId="77777777" w:rsidR="00176A08" w:rsidRPr="008F2A8A" w:rsidRDefault="00176A08">
      <w:pPr>
        <w:pStyle w:val="0Maintext"/>
        <w:numPr>
          <w:ilvl w:val="2"/>
          <w:numId w:val="271"/>
        </w:numPr>
        <w:spacing w:line="240" w:lineRule="auto"/>
        <w:rPr>
          <w:lang w:val="en-US"/>
        </w:rPr>
      </w:pPr>
      <w:r w:rsidRPr="008F2A8A">
        <w:rPr>
          <w:lang w:val="en-US"/>
        </w:rPr>
        <w:t>Alt 2: 2 CWs for rank 5—8</w:t>
      </w:r>
    </w:p>
    <w:p w14:paraId="42714669" w14:textId="77777777" w:rsidR="00176A08" w:rsidRPr="008F2A8A" w:rsidRDefault="00176A08">
      <w:pPr>
        <w:pStyle w:val="0Maintext"/>
        <w:numPr>
          <w:ilvl w:val="2"/>
          <w:numId w:val="271"/>
        </w:numPr>
        <w:spacing w:line="240" w:lineRule="auto"/>
        <w:rPr>
          <w:lang w:val="en-US"/>
        </w:rPr>
      </w:pPr>
      <w:r w:rsidRPr="008F2A8A">
        <w:rPr>
          <w:lang w:val="en-US"/>
        </w:rPr>
        <w:t>Alt 3: 4 CWs for rank 5—8</w:t>
      </w:r>
    </w:p>
    <w:p w14:paraId="0EA70749" w14:textId="77777777" w:rsidR="00176A08" w:rsidRPr="008F2A8A" w:rsidRDefault="00176A08">
      <w:pPr>
        <w:pStyle w:val="0Maintext"/>
        <w:numPr>
          <w:ilvl w:val="2"/>
          <w:numId w:val="271"/>
        </w:numPr>
        <w:spacing w:line="240" w:lineRule="auto"/>
        <w:rPr>
          <w:lang w:val="en-US"/>
        </w:rPr>
      </w:pPr>
      <w:r w:rsidRPr="008F2A8A">
        <w:rPr>
          <w:lang w:val="en-US"/>
        </w:rPr>
        <w:t>Alt 4: 5 CWs for rank 5, 6 CWs for rank 6, 7 CWs for rank 7, 8 CWs for rank 8</w:t>
      </w:r>
    </w:p>
    <w:p w14:paraId="38CF2687" w14:textId="77777777" w:rsidR="00176A08" w:rsidRPr="008F2A8A" w:rsidRDefault="00176A08">
      <w:pPr>
        <w:pStyle w:val="0Maintext"/>
        <w:numPr>
          <w:ilvl w:val="1"/>
          <w:numId w:val="271"/>
        </w:numPr>
        <w:spacing w:line="240" w:lineRule="auto"/>
        <w:rPr>
          <w:lang w:val="en-US"/>
        </w:rPr>
      </w:pPr>
      <w:r w:rsidRPr="008F2A8A">
        <w:rPr>
          <w:lang w:val="en-US"/>
        </w:rPr>
        <w:t>Further study whether the codeword-to-layer mapping is fixed or flexible</w:t>
      </w:r>
    </w:p>
    <w:p w14:paraId="7E05ECEB" w14:textId="77777777" w:rsidR="00176A08" w:rsidRPr="008F2A8A" w:rsidRDefault="00176A08">
      <w:pPr>
        <w:pStyle w:val="0Maintext"/>
        <w:numPr>
          <w:ilvl w:val="1"/>
          <w:numId w:val="271"/>
        </w:numPr>
        <w:spacing w:line="240" w:lineRule="auto"/>
        <w:rPr>
          <w:lang w:val="en-US"/>
        </w:rPr>
      </w:pPr>
      <w:r w:rsidRPr="008F2A8A">
        <w:rPr>
          <w:lang w:val="en-US"/>
        </w:rPr>
        <w:t xml:space="preserve">Note: Above does not preclude different modulation order per layer(s) within a codeword </w:t>
      </w:r>
    </w:p>
    <w:p w14:paraId="445EF872" w14:textId="77777777" w:rsidR="00176A08" w:rsidRPr="008F2A8A" w:rsidRDefault="00176A08">
      <w:pPr>
        <w:pStyle w:val="0Maintext"/>
        <w:numPr>
          <w:ilvl w:val="1"/>
          <w:numId w:val="271"/>
        </w:numPr>
        <w:spacing w:line="240" w:lineRule="auto"/>
        <w:rPr>
          <w:lang w:val="en-US"/>
        </w:rPr>
      </w:pPr>
      <w:r w:rsidRPr="008F2A8A">
        <w:rPr>
          <w:lang w:val="en-US"/>
        </w:rPr>
        <w:t>Note: Codeword-to-layer mapping for rank &gt; 8 can be further discussed subject to outcome of discussion on maximum number of layers per UE</w:t>
      </w:r>
    </w:p>
    <w:p w14:paraId="0A6DF7AC" w14:textId="77777777" w:rsidR="00176A08" w:rsidRPr="003032BA" w:rsidRDefault="00176A08" w:rsidP="00176A08">
      <w:pPr>
        <w:pStyle w:val="ListParagraph"/>
        <w:rPr>
          <w:highlight w:val="yellow"/>
        </w:rPr>
      </w:pPr>
    </w:p>
    <w:p w14:paraId="37C33530" w14:textId="77777777" w:rsidR="00176A08" w:rsidRPr="003032BA" w:rsidRDefault="00176A08" w:rsidP="00176A08">
      <w:pPr>
        <w:pStyle w:val="ListParagraph"/>
        <w:rPr>
          <w:highlight w:val="yellow"/>
        </w:rPr>
      </w:pPr>
    </w:p>
    <w:p w14:paraId="56DC32A6" w14:textId="26C7AD86" w:rsidR="00176A08" w:rsidRPr="008F2A8A" w:rsidRDefault="00C62C50" w:rsidP="00176A08">
      <w:pPr>
        <w:pStyle w:val="3GPPNormalText"/>
        <w:rPr>
          <w:b/>
          <w:bCs/>
          <w:sz w:val="20"/>
          <w:szCs w:val="22"/>
        </w:rPr>
      </w:pPr>
      <w:hyperlink r:id="rId1199" w:history="1">
        <w:r w:rsidRPr="008F2A8A">
          <w:rPr>
            <w:rStyle w:val="Hyperlink"/>
            <w:b/>
            <w:bCs/>
            <w:sz w:val="20"/>
            <w:szCs w:val="22"/>
          </w:rPr>
          <w:t>R1-2606677</w:t>
        </w:r>
      </w:hyperlink>
      <w:r w:rsidR="00176A08" w:rsidRPr="008F2A8A">
        <w:rPr>
          <w:b/>
          <w:bCs/>
          <w:sz w:val="20"/>
          <w:szCs w:val="22"/>
        </w:rPr>
        <w:tab/>
        <w:t>FL Summary #3 on DL Transmission Scheme for DL Shared Channel</w:t>
      </w:r>
      <w:r w:rsidR="00176A08" w:rsidRPr="008F2A8A">
        <w:rPr>
          <w:b/>
          <w:bCs/>
          <w:sz w:val="20"/>
          <w:szCs w:val="22"/>
        </w:rPr>
        <w:tab/>
        <w:t>Moderator (Ericsson), Moderator (Google)</w:t>
      </w:r>
    </w:p>
    <w:p w14:paraId="588FFDB1" w14:textId="77777777" w:rsidR="00176A08" w:rsidRDefault="00176A08" w:rsidP="00176A08">
      <w:pPr>
        <w:ind w:left="1440" w:hanging="1440"/>
      </w:pPr>
    </w:p>
    <w:p w14:paraId="27046504" w14:textId="77777777" w:rsidR="00176A08" w:rsidRPr="008F2A8A" w:rsidRDefault="00176A08" w:rsidP="00176A08">
      <w:pPr>
        <w:ind w:left="1440" w:hanging="1440"/>
        <w:rPr>
          <w:rFonts w:ascii="Times New Roman" w:hAnsi="Times New Roman"/>
          <w:b/>
          <w:bCs/>
          <w:szCs w:val="20"/>
        </w:rPr>
      </w:pPr>
      <w:r w:rsidRPr="008F2A8A">
        <w:rPr>
          <w:rFonts w:ascii="Times New Roman" w:hAnsi="Times New Roman"/>
          <w:b/>
          <w:bCs/>
          <w:szCs w:val="20"/>
          <w:highlight w:val="green"/>
        </w:rPr>
        <w:t>Agreement:</w:t>
      </w:r>
    </w:p>
    <w:p w14:paraId="6EA40BA3"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For AI based receiver for PDSCH DMRS overhead reduction</w:t>
      </w:r>
    </w:p>
    <w:p w14:paraId="265F6D78"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Study Sub-case A (orthogonal sparse DMRS) including at least the following</w:t>
      </w:r>
    </w:p>
    <w:p w14:paraId="35F754CF"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AI/ML receiver assumption for evaluation purpose</w:t>
      </w:r>
    </w:p>
    <w:p w14:paraId="6C7D5639" w14:textId="77777777" w:rsidR="00176A08" w:rsidRPr="008F2A8A" w:rsidRDefault="00176A08">
      <w:pPr>
        <w:pStyle w:val="0Maintext"/>
        <w:numPr>
          <w:ilvl w:val="3"/>
          <w:numId w:val="270"/>
        </w:numPr>
        <w:spacing w:after="120" w:afterAutospacing="0" w:line="240" w:lineRule="auto"/>
        <w:rPr>
          <w:rFonts w:cs="Times New Roman"/>
          <w:lang w:val="en-US" w:eastAsia="zh-CN"/>
        </w:rPr>
      </w:pPr>
      <w:r w:rsidRPr="008F2A8A">
        <w:rPr>
          <w:rFonts w:cs="Times New Roman"/>
          <w:lang w:val="en-US" w:eastAsia="zh-CN"/>
        </w:rPr>
        <w:t>Including model input, output, and label</w:t>
      </w:r>
    </w:p>
    <w:p w14:paraId="1F61BE6C"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Label quality impact including label acquisition method and how it is made in practice</w:t>
      </w:r>
    </w:p>
    <w:p w14:paraId="03D2F680"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Generalization and scalability performance</w:t>
      </w:r>
    </w:p>
    <w:p w14:paraId="4F4747FE"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Model inference complexity and number of parameters</w:t>
      </w:r>
    </w:p>
    <w:p w14:paraId="7CA1BDA7"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Data collection and performance monitoring</w:t>
      </w:r>
    </w:p>
    <w:p w14:paraId="63F59C76"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 xml:space="preserve">MU-MIMO pairing aspects </w:t>
      </w:r>
    </w:p>
    <w:p w14:paraId="6080512D"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 xml:space="preserve">PDSCH processing delay </w:t>
      </w:r>
    </w:p>
    <w:p w14:paraId="35B72448"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Relevant specification impact(s)</w:t>
      </w:r>
    </w:p>
    <w:p w14:paraId="4DF7BE70"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Other study aspects are not precluded</w:t>
      </w:r>
    </w:p>
    <w:p w14:paraId="3451B830"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Study Sub-case B and consider how to address the following challenge aspects for Sub-case B (SIP)</w:t>
      </w:r>
    </w:p>
    <w:p w14:paraId="3E13D9B0"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Inter-layer interference, inter-UE interference, and inter-cell interference handling</w:t>
      </w:r>
    </w:p>
    <w:p w14:paraId="1A92FD05"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PAPR</w:t>
      </w:r>
    </w:p>
    <w:p w14:paraId="1401789E"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 xml:space="preserve">Whether/how to perform </w:t>
      </w:r>
      <w:proofErr w:type="spellStart"/>
      <w:r w:rsidRPr="008F2A8A">
        <w:rPr>
          <w:rFonts w:cs="Times New Roman"/>
          <w:lang w:val="en-US" w:eastAsia="zh-CN"/>
        </w:rPr>
        <w:t>Rnn</w:t>
      </w:r>
      <w:proofErr w:type="spellEnd"/>
      <w:r w:rsidRPr="008F2A8A">
        <w:rPr>
          <w:rFonts w:cs="Times New Roman"/>
          <w:lang w:val="en-US" w:eastAsia="zh-CN"/>
        </w:rPr>
        <w:t xml:space="preserve"> estimation</w:t>
      </w:r>
    </w:p>
    <w:p w14:paraId="177D0A09"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UE Coexistence</w:t>
      </w:r>
    </w:p>
    <w:p w14:paraId="32F6BD6F"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Power allocation between DMRS and data</w:t>
      </w:r>
    </w:p>
    <w:p w14:paraId="3ECE0DB6"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High UE implementation complexity</w:t>
      </w:r>
    </w:p>
    <w:p w14:paraId="01F0D66A"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Other challenge aspects are not precluded</w:t>
      </w:r>
    </w:p>
    <w:p w14:paraId="0F5E4513"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Study the list under Sub-case A</w:t>
      </w:r>
    </w:p>
    <w:p w14:paraId="2E8CB5F5"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Strive to down-select up to one sub-case</w:t>
      </w:r>
    </w:p>
    <w:p w14:paraId="672D507E" w14:textId="77777777" w:rsidR="00176A08" w:rsidRPr="008F2A8A" w:rsidRDefault="00176A08" w:rsidP="00176A08">
      <w:pPr>
        <w:rPr>
          <w:rFonts w:ascii="Times New Roman" w:eastAsia="DengXian" w:hAnsi="Times New Roman"/>
          <w:i/>
          <w:iCs/>
          <w:szCs w:val="20"/>
          <w:lang w:val="en-US" w:eastAsia="zh-CN"/>
        </w:rPr>
      </w:pPr>
    </w:p>
    <w:p w14:paraId="5075DF78" w14:textId="77777777" w:rsidR="00176A08" w:rsidRPr="008F2A8A" w:rsidRDefault="00176A08" w:rsidP="00176A08">
      <w:pPr>
        <w:pStyle w:val="3GPPNormalText"/>
        <w:rPr>
          <w:rFonts w:eastAsia="Times New Roman"/>
          <w:b/>
          <w:bCs/>
          <w:sz w:val="20"/>
          <w:szCs w:val="20"/>
        </w:rPr>
      </w:pPr>
      <w:r w:rsidRPr="008F2A8A">
        <w:rPr>
          <w:b/>
          <w:bCs/>
          <w:sz w:val="20"/>
          <w:szCs w:val="20"/>
          <w:highlight w:val="green"/>
        </w:rPr>
        <w:t>Agreement:</w:t>
      </w:r>
    </w:p>
    <w:p w14:paraId="550AD56F" w14:textId="77777777" w:rsidR="00176A08" w:rsidRPr="008F2A8A" w:rsidRDefault="00176A08">
      <w:pPr>
        <w:pStyle w:val="0Maintext"/>
        <w:numPr>
          <w:ilvl w:val="0"/>
          <w:numId w:val="272"/>
        </w:numPr>
        <w:spacing w:line="240" w:lineRule="auto"/>
        <w:rPr>
          <w:rFonts w:cs="Times New Roman"/>
          <w:lang w:val="en-US"/>
        </w:rPr>
      </w:pPr>
      <w:r w:rsidRPr="008F2A8A">
        <w:rPr>
          <w:rFonts w:cs="Times New Roman"/>
          <w:lang w:val="en-US"/>
        </w:rPr>
        <w:t>For BS antenna configurations at around 2 GHz, update RAN1#124-bis agreements as follows:</w:t>
      </w:r>
    </w:p>
    <w:p w14:paraId="1BAAF12C"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Around 2 GHz</w:t>
      </w:r>
    </w:p>
    <w:p w14:paraId="07F2E367"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 xml:space="preserve">4 TXRUs, 32 AEs, (M, N, P, Mg, Ng; </w:t>
      </w:r>
      <w:proofErr w:type="spellStart"/>
      <w:r w:rsidRPr="008F2A8A">
        <w:rPr>
          <w:rFonts w:cs="Times New Roman"/>
          <w:lang w:val="en-US"/>
        </w:rPr>
        <w:t>Mp</w:t>
      </w:r>
      <w:proofErr w:type="spellEnd"/>
      <w:r w:rsidRPr="008F2A8A">
        <w:rPr>
          <w:rFonts w:cs="Times New Roman"/>
          <w:lang w:val="en-US"/>
        </w:rPr>
        <w:t>, Np) = (8, 2, 2, 1, 1; 1, 2), (</w:t>
      </w:r>
      <w:proofErr w:type="spellStart"/>
      <w:r w:rsidRPr="008F2A8A">
        <w:rPr>
          <w:rFonts w:cs="Times New Roman"/>
          <w:lang w:val="en-US"/>
        </w:rPr>
        <w:t>dH</w:t>
      </w:r>
      <w:proofErr w:type="spellEnd"/>
      <w:r w:rsidRPr="008F2A8A">
        <w:rPr>
          <w:rFonts w:cs="Times New Roman"/>
          <w:lang w:val="en-US"/>
        </w:rPr>
        <w:t xml:space="preserve">, </w:t>
      </w:r>
      <w:proofErr w:type="spellStart"/>
      <w:r w:rsidRPr="008F2A8A">
        <w:rPr>
          <w:rFonts w:cs="Times New Roman"/>
          <w:lang w:val="en-US"/>
        </w:rPr>
        <w:t>dV</w:t>
      </w:r>
      <w:proofErr w:type="spellEnd"/>
      <w:r w:rsidRPr="008F2A8A">
        <w:rPr>
          <w:rFonts w:cs="Times New Roman"/>
          <w:lang w:val="en-US"/>
        </w:rPr>
        <w:t xml:space="preserve">) = (0.5, </w:t>
      </w:r>
      <w:r w:rsidRPr="008F2A8A">
        <w:rPr>
          <w:rFonts w:cs="Times New Roman"/>
          <w:strike/>
          <w:color w:val="EE0000"/>
          <w:lang w:val="en-US"/>
        </w:rPr>
        <w:t>0.5</w:t>
      </w:r>
      <w:r w:rsidRPr="008F2A8A">
        <w:rPr>
          <w:rFonts w:cs="Times New Roman"/>
          <w:color w:val="EE0000"/>
          <w:lang w:val="en-US"/>
        </w:rPr>
        <w:t>0.8</w:t>
      </w:r>
      <w:r w:rsidRPr="008F2A8A">
        <w:rPr>
          <w:rFonts w:cs="Times New Roman"/>
          <w:lang w:val="en-US"/>
        </w:rPr>
        <w:t>), (“Outdoor Combination 1”)</w:t>
      </w:r>
    </w:p>
    <w:p w14:paraId="0C0AA5A9"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lastRenderedPageBreak/>
        <w:t xml:space="preserve">32 TXRUs, 128 AEs, (M, N, P, Mg, Ng; </w:t>
      </w:r>
      <w:proofErr w:type="spellStart"/>
      <w:r w:rsidRPr="008F2A8A">
        <w:rPr>
          <w:rFonts w:cs="Times New Roman"/>
          <w:lang w:val="en-US"/>
        </w:rPr>
        <w:t>Mp</w:t>
      </w:r>
      <w:proofErr w:type="spellEnd"/>
      <w:r w:rsidRPr="008F2A8A">
        <w:rPr>
          <w:rFonts w:cs="Times New Roman"/>
          <w:lang w:val="en-US"/>
        </w:rPr>
        <w:t>, Np) = (8, 8, 2, 1, 1; 2, 8), (</w:t>
      </w:r>
      <w:proofErr w:type="spellStart"/>
      <w:r w:rsidRPr="008F2A8A">
        <w:rPr>
          <w:rFonts w:cs="Times New Roman"/>
          <w:lang w:val="en-US"/>
        </w:rPr>
        <w:t>dH</w:t>
      </w:r>
      <w:proofErr w:type="spellEnd"/>
      <w:r w:rsidRPr="008F2A8A">
        <w:rPr>
          <w:rFonts w:cs="Times New Roman"/>
          <w:lang w:val="en-US"/>
        </w:rPr>
        <w:t xml:space="preserve">, </w:t>
      </w:r>
      <w:proofErr w:type="spellStart"/>
      <w:r w:rsidRPr="008F2A8A">
        <w:rPr>
          <w:rFonts w:cs="Times New Roman"/>
          <w:lang w:val="en-US"/>
        </w:rPr>
        <w:t>dV</w:t>
      </w:r>
      <w:proofErr w:type="spellEnd"/>
      <w:r w:rsidRPr="008F2A8A">
        <w:rPr>
          <w:rFonts w:cs="Times New Roman"/>
          <w:lang w:val="en-US"/>
        </w:rPr>
        <w:t>) = (0.5, 0.5)</w:t>
      </w:r>
    </w:p>
    <w:p w14:paraId="0F820390"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 xml:space="preserve">64 TXRUs, 192 AEs, (M, N, P, Mg, Ng; </w:t>
      </w:r>
      <w:proofErr w:type="spellStart"/>
      <w:r w:rsidRPr="008F2A8A">
        <w:rPr>
          <w:rFonts w:cs="Times New Roman"/>
          <w:lang w:val="en-US"/>
        </w:rPr>
        <w:t>Mp</w:t>
      </w:r>
      <w:proofErr w:type="spellEnd"/>
      <w:r w:rsidRPr="008F2A8A">
        <w:rPr>
          <w:rFonts w:cs="Times New Roman"/>
          <w:lang w:val="en-US"/>
        </w:rPr>
        <w:t>, Np) = (12, 8, 2, 1, 1; 4, 8), (</w:t>
      </w:r>
      <w:proofErr w:type="spellStart"/>
      <w:r w:rsidRPr="008F2A8A">
        <w:rPr>
          <w:rFonts w:cs="Times New Roman"/>
          <w:lang w:val="en-US"/>
        </w:rPr>
        <w:t>dH</w:t>
      </w:r>
      <w:proofErr w:type="spellEnd"/>
      <w:r w:rsidRPr="008F2A8A">
        <w:rPr>
          <w:rFonts w:cs="Times New Roman"/>
          <w:lang w:val="en-US"/>
        </w:rPr>
        <w:t xml:space="preserve">, </w:t>
      </w:r>
      <w:proofErr w:type="spellStart"/>
      <w:r w:rsidRPr="008F2A8A">
        <w:rPr>
          <w:rFonts w:cs="Times New Roman"/>
          <w:lang w:val="en-US"/>
        </w:rPr>
        <w:t>dV</w:t>
      </w:r>
      <w:proofErr w:type="spellEnd"/>
      <w:r w:rsidRPr="008F2A8A">
        <w:rPr>
          <w:rFonts w:cs="Times New Roman"/>
          <w:lang w:val="en-US"/>
        </w:rPr>
        <w:t>) = (0.5, 0.5), (“Outdoor Combination 2”)</w:t>
      </w:r>
    </w:p>
    <w:p w14:paraId="09CF6383" w14:textId="77777777" w:rsidR="00176A08" w:rsidRPr="008F2A8A" w:rsidRDefault="00176A08" w:rsidP="00176A08">
      <w:pPr>
        <w:pStyle w:val="3GPPNormalText"/>
        <w:rPr>
          <w:b/>
          <w:bCs/>
          <w:sz w:val="20"/>
          <w:szCs w:val="20"/>
        </w:rPr>
      </w:pPr>
      <w:r w:rsidRPr="008F2A8A">
        <w:rPr>
          <w:b/>
          <w:bCs/>
          <w:sz w:val="20"/>
          <w:szCs w:val="20"/>
          <w:highlight w:val="green"/>
        </w:rPr>
        <w:t>Agreement:</w:t>
      </w:r>
    </w:p>
    <w:p w14:paraId="742954E7" w14:textId="77777777" w:rsidR="00176A08" w:rsidRPr="008F2A8A" w:rsidRDefault="00176A08">
      <w:pPr>
        <w:pStyle w:val="0Maintext"/>
        <w:numPr>
          <w:ilvl w:val="0"/>
          <w:numId w:val="272"/>
        </w:numPr>
        <w:spacing w:line="240" w:lineRule="auto"/>
        <w:rPr>
          <w:rFonts w:cs="Times New Roman"/>
          <w:lang w:val="en-US"/>
        </w:rPr>
      </w:pPr>
      <w:r w:rsidRPr="008F2A8A">
        <w:rPr>
          <w:rFonts w:cs="Times New Roman"/>
          <w:lang w:val="en-US"/>
        </w:rPr>
        <w:t>For BS antenna configurations at around 4 GHz, update RAN1#124-bis agreements as follows:</w:t>
      </w:r>
    </w:p>
    <w:p w14:paraId="70AB2A96"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Around 4 GHz</w:t>
      </w:r>
    </w:p>
    <w:p w14:paraId="718DA251"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 xml:space="preserve">4 TXRUs, 32 AEs, (M, N, P, Mg, Ng, </w:t>
      </w:r>
      <w:proofErr w:type="spellStart"/>
      <w:r w:rsidRPr="008F2A8A">
        <w:rPr>
          <w:rFonts w:cs="Times New Roman"/>
          <w:lang w:val="en-US"/>
        </w:rPr>
        <w:t>Mp</w:t>
      </w:r>
      <w:proofErr w:type="spellEnd"/>
      <w:r w:rsidRPr="008F2A8A">
        <w:rPr>
          <w:rFonts w:cs="Times New Roman"/>
          <w:lang w:val="en-US"/>
        </w:rPr>
        <w:t>, Np) = (8, 2, 2, 1, 1; 1, 2), (</w:t>
      </w:r>
      <w:proofErr w:type="spellStart"/>
      <w:r w:rsidRPr="008F2A8A">
        <w:rPr>
          <w:rFonts w:cs="Times New Roman"/>
          <w:lang w:val="en-US"/>
        </w:rPr>
        <w:t>dH</w:t>
      </w:r>
      <w:proofErr w:type="spellEnd"/>
      <w:r w:rsidRPr="008F2A8A">
        <w:rPr>
          <w:rFonts w:cs="Times New Roman"/>
          <w:lang w:val="en-US"/>
        </w:rPr>
        <w:t xml:space="preserve">, </w:t>
      </w:r>
      <w:proofErr w:type="spellStart"/>
      <w:r w:rsidRPr="008F2A8A">
        <w:rPr>
          <w:rFonts w:cs="Times New Roman"/>
          <w:lang w:val="en-US"/>
        </w:rPr>
        <w:t>dV</w:t>
      </w:r>
      <w:proofErr w:type="spellEnd"/>
      <w:r w:rsidRPr="008F2A8A">
        <w:rPr>
          <w:rFonts w:cs="Times New Roman"/>
          <w:lang w:val="en-US"/>
        </w:rPr>
        <w:t>) = (0.5, 0.8), (“Outdoor Combination 0”)</w:t>
      </w:r>
    </w:p>
    <w:p w14:paraId="6198F7EF"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 xml:space="preserve">32 TXRUs, 128 AEs, (M, N, P, Mg, Ng, </w:t>
      </w:r>
      <w:proofErr w:type="spellStart"/>
      <w:r w:rsidRPr="008F2A8A">
        <w:rPr>
          <w:rFonts w:cs="Times New Roman"/>
          <w:lang w:val="en-US"/>
        </w:rPr>
        <w:t>Mp</w:t>
      </w:r>
      <w:proofErr w:type="spellEnd"/>
      <w:r w:rsidRPr="008F2A8A">
        <w:rPr>
          <w:rFonts w:cs="Times New Roman"/>
          <w:lang w:val="en-US"/>
        </w:rPr>
        <w:t>, Np) = (8, 8, 2, 1 ,1; 2, 8), (</w:t>
      </w:r>
      <w:proofErr w:type="spellStart"/>
      <w:r w:rsidRPr="008F2A8A">
        <w:rPr>
          <w:rFonts w:cs="Times New Roman"/>
          <w:lang w:val="en-US"/>
        </w:rPr>
        <w:t>dH</w:t>
      </w:r>
      <w:proofErr w:type="spellEnd"/>
      <w:r w:rsidRPr="008F2A8A">
        <w:rPr>
          <w:rFonts w:cs="Times New Roman"/>
          <w:lang w:val="en-US"/>
        </w:rPr>
        <w:t xml:space="preserve">, </w:t>
      </w:r>
      <w:proofErr w:type="spellStart"/>
      <w:r w:rsidRPr="008F2A8A">
        <w:rPr>
          <w:rFonts w:cs="Times New Roman"/>
          <w:lang w:val="en-US"/>
        </w:rPr>
        <w:t>dV</w:t>
      </w:r>
      <w:proofErr w:type="spellEnd"/>
      <w:r w:rsidRPr="008F2A8A">
        <w:rPr>
          <w:rFonts w:cs="Times New Roman"/>
          <w:lang w:val="en-US"/>
        </w:rPr>
        <w:t xml:space="preserve">) = (0.5, </w:t>
      </w:r>
      <w:r w:rsidRPr="008F2A8A">
        <w:rPr>
          <w:rFonts w:cs="Times New Roman"/>
          <w:strike/>
          <w:color w:val="EE0000"/>
          <w:lang w:val="en-US"/>
        </w:rPr>
        <w:t>0.8</w:t>
      </w:r>
      <w:r w:rsidRPr="008F2A8A">
        <w:rPr>
          <w:rFonts w:cs="Times New Roman"/>
          <w:color w:val="EE0000"/>
          <w:lang w:val="en-US"/>
        </w:rPr>
        <w:t>0.5</w:t>
      </w:r>
      <w:r w:rsidRPr="008F2A8A">
        <w:rPr>
          <w:rFonts w:cs="Times New Roman"/>
          <w:lang w:val="en-US"/>
        </w:rPr>
        <w:t xml:space="preserve">) , (“Indoor Combination </w:t>
      </w:r>
      <w:r w:rsidRPr="008F2A8A">
        <w:rPr>
          <w:rFonts w:cs="Times New Roman"/>
          <w:strike/>
          <w:color w:val="EE0000"/>
          <w:lang w:val="en-US"/>
        </w:rPr>
        <w:t>1</w:t>
      </w:r>
      <w:r w:rsidRPr="008F2A8A">
        <w:rPr>
          <w:rFonts w:cs="Times New Roman"/>
          <w:color w:val="EE0000"/>
          <w:lang w:val="en-US"/>
        </w:rPr>
        <w:t>2</w:t>
      </w:r>
      <w:r w:rsidRPr="008F2A8A">
        <w:rPr>
          <w:rFonts w:cs="Times New Roman"/>
          <w:lang w:val="en-US"/>
        </w:rPr>
        <w:t>”)</w:t>
      </w:r>
    </w:p>
    <w:p w14:paraId="446C6510"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sv-SE"/>
        </w:rPr>
        <w:t xml:space="preserve">64 TXRUs, 192AEs, (M, N, P, Mg, Ng; Mp, Np) = (12, 8, 2, 1, 1, 4, 8). </w:t>
      </w:r>
      <w:r w:rsidRPr="008F2A8A">
        <w:rPr>
          <w:rFonts w:cs="Times New Roman"/>
          <w:lang w:val="en-US"/>
        </w:rPr>
        <w:t>(</w:t>
      </w:r>
      <w:proofErr w:type="spellStart"/>
      <w:r w:rsidRPr="008F2A8A">
        <w:rPr>
          <w:rFonts w:cs="Times New Roman"/>
          <w:lang w:val="en-US"/>
        </w:rPr>
        <w:t>dH</w:t>
      </w:r>
      <w:proofErr w:type="spellEnd"/>
      <w:r w:rsidRPr="008F2A8A">
        <w:rPr>
          <w:rFonts w:cs="Times New Roman"/>
          <w:lang w:val="en-US"/>
        </w:rPr>
        <w:t xml:space="preserve">, </w:t>
      </w:r>
      <w:proofErr w:type="spellStart"/>
      <w:r w:rsidRPr="008F2A8A">
        <w:rPr>
          <w:rFonts w:cs="Times New Roman"/>
          <w:lang w:val="en-US"/>
        </w:rPr>
        <w:t>dV</w:t>
      </w:r>
      <w:proofErr w:type="spellEnd"/>
      <w:r w:rsidRPr="008F2A8A">
        <w:rPr>
          <w:rFonts w:cs="Times New Roman"/>
          <w:lang w:val="en-US"/>
        </w:rPr>
        <w:t>) = (0.5, 0.8), (“Outdoor Combination 1”)</w:t>
      </w:r>
    </w:p>
    <w:p w14:paraId="0D6DFD78" w14:textId="77777777" w:rsidR="00176A08" w:rsidRPr="008F2A8A" w:rsidRDefault="00176A08" w:rsidP="00176A08">
      <w:pPr>
        <w:rPr>
          <w:rFonts w:ascii="Times New Roman" w:hAnsi="Times New Roman"/>
          <w:b/>
          <w:bCs/>
          <w:szCs w:val="20"/>
          <w:lang w:val="en-US"/>
        </w:rPr>
      </w:pPr>
      <w:r w:rsidRPr="008F2A8A">
        <w:rPr>
          <w:rFonts w:ascii="Times New Roman" w:hAnsi="Times New Roman"/>
          <w:b/>
          <w:bCs/>
          <w:szCs w:val="20"/>
          <w:highlight w:val="green"/>
          <w:lang w:val="en-US"/>
        </w:rPr>
        <w:t>Agreement:</w:t>
      </w:r>
    </w:p>
    <w:p w14:paraId="4FA19239" w14:textId="77777777" w:rsidR="00176A08" w:rsidRPr="008F2A8A" w:rsidRDefault="00176A08">
      <w:pPr>
        <w:pStyle w:val="0Maintext"/>
        <w:numPr>
          <w:ilvl w:val="0"/>
          <w:numId w:val="273"/>
        </w:numPr>
        <w:spacing w:line="240" w:lineRule="auto"/>
        <w:rPr>
          <w:rFonts w:cs="Times New Roman"/>
          <w:lang w:val="en-US"/>
        </w:rPr>
      </w:pPr>
      <w:r w:rsidRPr="008F2A8A">
        <w:rPr>
          <w:rFonts w:cs="Times New Roman"/>
          <w:lang w:val="en-US"/>
        </w:rPr>
        <w:t>For maximum number layers per UE for PDSCH, down-select one of the following options:</w:t>
      </w:r>
    </w:p>
    <w:p w14:paraId="0473864D" w14:textId="77777777" w:rsidR="00176A08" w:rsidRPr="008F2A8A" w:rsidRDefault="00176A08">
      <w:pPr>
        <w:pStyle w:val="0Maintext"/>
        <w:numPr>
          <w:ilvl w:val="2"/>
          <w:numId w:val="273"/>
        </w:numPr>
        <w:spacing w:line="240" w:lineRule="auto"/>
        <w:rPr>
          <w:rFonts w:cs="Times New Roman"/>
          <w:lang w:val="en-US"/>
        </w:rPr>
      </w:pPr>
      <w:r w:rsidRPr="008F2A8A">
        <w:rPr>
          <w:rFonts w:cs="Times New Roman"/>
          <w:lang w:val="en-US"/>
        </w:rPr>
        <w:t>Option 1: Up to 8 layers</w:t>
      </w:r>
    </w:p>
    <w:p w14:paraId="5EF3F989" w14:textId="77777777" w:rsidR="00176A08" w:rsidRPr="008F2A8A" w:rsidRDefault="00176A08">
      <w:pPr>
        <w:pStyle w:val="0Maintext"/>
        <w:numPr>
          <w:ilvl w:val="2"/>
          <w:numId w:val="273"/>
        </w:numPr>
        <w:spacing w:line="240" w:lineRule="auto"/>
        <w:rPr>
          <w:rFonts w:cs="Times New Roman"/>
          <w:lang w:val="en-US"/>
        </w:rPr>
      </w:pPr>
      <w:r w:rsidRPr="008F2A8A">
        <w:rPr>
          <w:rFonts w:cs="Times New Roman"/>
          <w:lang w:val="en-US"/>
        </w:rPr>
        <w:t>Option 2: Up to 12 layers</w:t>
      </w:r>
    </w:p>
    <w:p w14:paraId="50B8D423" w14:textId="77777777" w:rsidR="00176A08" w:rsidRPr="008F2A8A" w:rsidRDefault="00176A08">
      <w:pPr>
        <w:pStyle w:val="0Maintext"/>
        <w:numPr>
          <w:ilvl w:val="2"/>
          <w:numId w:val="273"/>
        </w:numPr>
        <w:spacing w:line="240" w:lineRule="auto"/>
        <w:rPr>
          <w:rFonts w:cs="Times New Roman"/>
          <w:lang w:val="en-US"/>
        </w:rPr>
      </w:pPr>
      <w:r w:rsidRPr="008F2A8A">
        <w:rPr>
          <w:rFonts w:cs="Times New Roman"/>
          <w:lang w:val="en-US"/>
        </w:rPr>
        <w:t>Option 3: Up to 16 layers</w:t>
      </w:r>
    </w:p>
    <w:p w14:paraId="5DAF149C" w14:textId="77777777" w:rsidR="00176A08" w:rsidRPr="008F2A8A" w:rsidRDefault="00176A08">
      <w:pPr>
        <w:pStyle w:val="ListParagraph"/>
        <w:numPr>
          <w:ilvl w:val="1"/>
          <w:numId w:val="273"/>
        </w:numPr>
        <w:overflowPunct/>
        <w:autoSpaceDE/>
        <w:autoSpaceDN/>
        <w:adjustRightInd/>
        <w:spacing w:after="0"/>
        <w:contextualSpacing w:val="0"/>
        <w:textAlignment w:val="auto"/>
        <w:rPr>
          <w:rFonts w:eastAsia="Malgun Gothic"/>
          <w:lang w:val="en-US" w:eastAsia="en-US"/>
        </w:rPr>
      </w:pPr>
      <w:r w:rsidRPr="008F2A8A">
        <w:rPr>
          <w:rFonts w:eastAsia="Malgun Gothic"/>
          <w:lang w:val="en-US" w:eastAsia="en-US"/>
        </w:rPr>
        <w:t>Note: The UE capability is a separate discussion for normative work.</w:t>
      </w:r>
    </w:p>
    <w:p w14:paraId="20B692F8" w14:textId="77777777" w:rsidR="00176A08" w:rsidRPr="008F2A8A" w:rsidRDefault="00176A08" w:rsidP="00176A08">
      <w:pPr>
        <w:rPr>
          <w:rFonts w:ascii="Times New Roman" w:eastAsia="DengXian" w:hAnsi="Times New Roman"/>
          <w:i/>
          <w:iCs/>
          <w:szCs w:val="20"/>
          <w:lang w:val="en-US" w:eastAsia="zh-CN"/>
        </w:rPr>
      </w:pPr>
    </w:p>
    <w:p w14:paraId="1730F5F5" w14:textId="77777777" w:rsidR="00176A08" w:rsidRPr="008F2A8A" w:rsidRDefault="00176A08" w:rsidP="00176A08">
      <w:pPr>
        <w:rPr>
          <w:rFonts w:ascii="Times New Roman" w:eastAsia="DengXian" w:hAnsi="Times New Roman"/>
          <w:i/>
          <w:iCs/>
          <w:szCs w:val="20"/>
          <w:lang w:val="en-US" w:eastAsia="zh-CN"/>
        </w:rPr>
      </w:pPr>
    </w:p>
    <w:p w14:paraId="4C5884E1" w14:textId="090B96EE" w:rsidR="00176A08" w:rsidRPr="008F2A8A" w:rsidRDefault="00C62C50" w:rsidP="00176A08">
      <w:pPr>
        <w:ind w:left="1440" w:hanging="1440"/>
        <w:rPr>
          <w:rFonts w:ascii="Times New Roman" w:hAnsi="Times New Roman"/>
          <w:szCs w:val="20"/>
        </w:rPr>
      </w:pPr>
      <w:hyperlink r:id="rId1200" w:history="1">
        <w:r w:rsidRPr="008F2A8A">
          <w:rPr>
            <w:rStyle w:val="Hyperlink"/>
            <w:rFonts w:ascii="Times New Roman" w:eastAsia="Times New Roman" w:hAnsi="Times New Roman"/>
            <w:b/>
            <w:bCs/>
            <w:szCs w:val="20"/>
          </w:rPr>
          <w:t>R1-2606678</w:t>
        </w:r>
      </w:hyperlink>
      <w:r w:rsidR="00176A08" w:rsidRPr="008F2A8A">
        <w:rPr>
          <w:rFonts w:ascii="Times New Roman" w:eastAsia="Times New Roman" w:hAnsi="Times New Roman"/>
          <w:szCs w:val="20"/>
        </w:rPr>
        <w:tab/>
        <w:t>FL Summary #4 on DL Transmission Scheme for DL Shared Channel</w:t>
      </w:r>
      <w:r w:rsidR="00176A08" w:rsidRPr="008F2A8A">
        <w:rPr>
          <w:rFonts w:ascii="Times New Roman" w:eastAsia="Times New Roman" w:hAnsi="Times New Roman"/>
          <w:szCs w:val="20"/>
        </w:rPr>
        <w:tab/>
        <w:t>Moderator (Ericsson), Moderator (Google)</w:t>
      </w:r>
    </w:p>
    <w:p w14:paraId="7AEE9383" w14:textId="77777777" w:rsidR="00176A08" w:rsidRPr="008F2A8A" w:rsidRDefault="00176A08" w:rsidP="00176A08">
      <w:pPr>
        <w:rPr>
          <w:rFonts w:ascii="Times New Roman" w:eastAsia="DengXian" w:hAnsi="Times New Roman"/>
          <w:szCs w:val="20"/>
          <w:lang w:eastAsia="zh-CN"/>
        </w:rPr>
      </w:pPr>
    </w:p>
    <w:p w14:paraId="2D9DF862" w14:textId="77777777" w:rsidR="00176A08" w:rsidRPr="008F2A8A" w:rsidRDefault="00176A08" w:rsidP="00176A08">
      <w:pPr>
        <w:rPr>
          <w:rFonts w:ascii="Times New Roman" w:eastAsia="DengXian" w:hAnsi="Times New Roman"/>
          <w:b/>
          <w:bCs/>
          <w:szCs w:val="20"/>
          <w:lang w:eastAsia="zh-CN"/>
        </w:rPr>
      </w:pPr>
      <w:r w:rsidRPr="008F2A8A">
        <w:rPr>
          <w:rFonts w:ascii="Times New Roman" w:eastAsia="DengXian" w:hAnsi="Times New Roman"/>
          <w:b/>
          <w:bCs/>
          <w:szCs w:val="20"/>
          <w:highlight w:val="green"/>
          <w:lang w:eastAsia="zh-CN"/>
        </w:rPr>
        <w:t>Agreement:</w:t>
      </w:r>
    </w:p>
    <w:p w14:paraId="204EA1BE" w14:textId="77777777" w:rsidR="00176A08" w:rsidRPr="008F2A8A" w:rsidRDefault="00176A08">
      <w:pPr>
        <w:pStyle w:val="0Maintext"/>
        <w:numPr>
          <w:ilvl w:val="0"/>
          <w:numId w:val="274"/>
        </w:numPr>
        <w:spacing w:line="240" w:lineRule="auto"/>
        <w:rPr>
          <w:rFonts w:cs="Times New Roman"/>
          <w:lang w:val="en-US"/>
        </w:rPr>
      </w:pPr>
      <w:r w:rsidRPr="008F2A8A">
        <w:rPr>
          <w:rFonts w:cs="Times New Roman"/>
          <w:lang w:val="en-US"/>
        </w:rPr>
        <w:t>Study (semi-)open-loop transmission and whether/how to support specification-non-transparent schemes for PDSCH</w:t>
      </w:r>
    </w:p>
    <w:p w14:paraId="039FBD36" w14:textId="77777777" w:rsidR="00176A08" w:rsidRPr="008F2A8A" w:rsidRDefault="00176A08">
      <w:pPr>
        <w:pStyle w:val="0Maintext"/>
        <w:numPr>
          <w:ilvl w:val="1"/>
          <w:numId w:val="274"/>
        </w:numPr>
        <w:spacing w:line="240" w:lineRule="auto"/>
        <w:rPr>
          <w:rFonts w:cs="Times New Roman"/>
          <w:lang w:val="en-US"/>
        </w:rPr>
      </w:pPr>
      <w:r w:rsidRPr="008F2A8A">
        <w:rPr>
          <w:rFonts w:cs="Times New Roman"/>
          <w:lang w:val="en-US"/>
        </w:rPr>
        <w:t xml:space="preserve">Consider, at least, high-mobility scenario, scenarios with outdated CSI, and </w:t>
      </w:r>
      <w:r w:rsidRPr="008F2A8A">
        <w:rPr>
          <w:rFonts w:cs="Times New Roman"/>
          <w:color w:val="FF0000"/>
          <w:lang w:val="en-US"/>
        </w:rPr>
        <w:t>UE specific/</w:t>
      </w:r>
      <w:r w:rsidRPr="008F2A8A">
        <w:rPr>
          <w:rFonts w:cs="Times New Roman"/>
          <w:lang w:val="en-US"/>
        </w:rPr>
        <w:t>common PDSCH</w:t>
      </w:r>
    </w:p>
    <w:p w14:paraId="222A6329" w14:textId="77777777" w:rsidR="00176A08" w:rsidRPr="008F2A8A" w:rsidRDefault="00176A08">
      <w:pPr>
        <w:pStyle w:val="ListParagraph"/>
        <w:numPr>
          <w:ilvl w:val="1"/>
          <w:numId w:val="274"/>
        </w:numPr>
        <w:overflowPunct/>
        <w:autoSpaceDE/>
        <w:autoSpaceDN/>
        <w:adjustRightInd/>
        <w:spacing w:after="0"/>
        <w:contextualSpacing w:val="0"/>
        <w:textAlignment w:val="auto"/>
        <w:rPr>
          <w:rFonts w:eastAsia="Times New Roman"/>
          <w:lang w:val="en-US" w:eastAsia="en-US"/>
        </w:rPr>
      </w:pPr>
      <w:r w:rsidRPr="008F2A8A">
        <w:rPr>
          <w:rFonts w:eastAsia="Times New Roman"/>
          <w:lang w:val="en-US" w:eastAsia="en-US"/>
        </w:rPr>
        <w:t>Consider specification-transparent and closed-loop schemes as performance baselines</w:t>
      </w:r>
    </w:p>
    <w:p w14:paraId="4F2AEB9E" w14:textId="77777777" w:rsidR="00176A08" w:rsidRPr="008F2A8A" w:rsidRDefault="00176A08">
      <w:pPr>
        <w:pStyle w:val="ListParagraph"/>
        <w:numPr>
          <w:ilvl w:val="1"/>
          <w:numId w:val="274"/>
        </w:numPr>
        <w:overflowPunct/>
        <w:autoSpaceDE/>
        <w:autoSpaceDN/>
        <w:adjustRightInd/>
        <w:spacing w:after="0"/>
        <w:contextualSpacing w:val="0"/>
        <w:textAlignment w:val="auto"/>
        <w:rPr>
          <w:rFonts w:eastAsia="Times New Roman"/>
          <w:lang w:val="en-US" w:eastAsia="en-US"/>
        </w:rPr>
      </w:pPr>
      <w:r w:rsidRPr="008F2A8A">
        <w:rPr>
          <w:rFonts w:eastAsia="Times New Roman"/>
          <w:lang w:val="en-US" w:eastAsia="en-US"/>
        </w:rPr>
        <w:t>FFS: Impact on DMRS</w:t>
      </w:r>
    </w:p>
    <w:p w14:paraId="3C9DF06E" w14:textId="77777777" w:rsidR="00176A08" w:rsidRPr="008F2A8A" w:rsidRDefault="00176A08" w:rsidP="00176A08">
      <w:pPr>
        <w:rPr>
          <w:rFonts w:ascii="Times New Roman" w:eastAsia="DengXian" w:hAnsi="Times New Roman"/>
          <w:szCs w:val="20"/>
          <w:lang w:eastAsia="zh-CN"/>
        </w:rPr>
      </w:pPr>
    </w:p>
    <w:p w14:paraId="121D723F" w14:textId="77777777" w:rsidR="00176A08" w:rsidRPr="008F2A8A" w:rsidRDefault="00176A08" w:rsidP="00176A08">
      <w:pPr>
        <w:rPr>
          <w:rFonts w:ascii="Times New Roman" w:eastAsia="DengXian" w:hAnsi="Times New Roman"/>
          <w:b/>
          <w:bCs/>
          <w:szCs w:val="20"/>
          <w:lang w:eastAsia="zh-CN"/>
        </w:rPr>
      </w:pPr>
    </w:p>
    <w:p w14:paraId="0EB49CE7" w14:textId="77777777" w:rsidR="00176A08" w:rsidRPr="008F2A8A" w:rsidRDefault="00176A08" w:rsidP="00176A08">
      <w:pPr>
        <w:rPr>
          <w:rFonts w:ascii="Times New Roman" w:eastAsia="DengXian" w:hAnsi="Times New Roman"/>
          <w:b/>
          <w:bCs/>
          <w:szCs w:val="20"/>
          <w:lang w:eastAsia="zh-CN"/>
        </w:rPr>
      </w:pPr>
      <w:r w:rsidRPr="008F2A8A">
        <w:rPr>
          <w:rFonts w:ascii="Times New Roman" w:eastAsia="DengXian" w:hAnsi="Times New Roman"/>
          <w:b/>
          <w:bCs/>
          <w:szCs w:val="20"/>
          <w:highlight w:val="green"/>
          <w:lang w:eastAsia="zh-CN"/>
        </w:rPr>
        <w:t>Agreement:</w:t>
      </w:r>
    </w:p>
    <w:p w14:paraId="41F3FE5E" w14:textId="77777777" w:rsidR="00176A08" w:rsidRPr="008F2A8A" w:rsidRDefault="00176A08">
      <w:pPr>
        <w:pStyle w:val="0Maintext"/>
        <w:numPr>
          <w:ilvl w:val="0"/>
          <w:numId w:val="274"/>
        </w:numPr>
        <w:spacing w:line="240" w:lineRule="auto"/>
        <w:rPr>
          <w:rFonts w:cs="Times New Roman"/>
          <w:lang w:val="en-US"/>
        </w:rPr>
      </w:pPr>
      <w:r w:rsidRPr="008F2A8A">
        <w:rPr>
          <w:rFonts w:cs="Times New Roman"/>
          <w:lang w:val="en-US"/>
        </w:rPr>
        <w:t>Regarding the set of coordinated TRPs for multi-TRP transmission for PDSCH:</w:t>
      </w:r>
    </w:p>
    <w:p w14:paraId="48723BAF" w14:textId="77777777" w:rsidR="00176A08" w:rsidRPr="008F2A8A" w:rsidRDefault="00176A08">
      <w:pPr>
        <w:pStyle w:val="0Maintext"/>
        <w:numPr>
          <w:ilvl w:val="1"/>
          <w:numId w:val="274"/>
        </w:numPr>
        <w:spacing w:line="240" w:lineRule="auto"/>
        <w:rPr>
          <w:rFonts w:cs="Times New Roman"/>
          <w:lang w:val="en-US"/>
        </w:rPr>
      </w:pPr>
      <w:r w:rsidRPr="008F2A8A">
        <w:rPr>
          <w:rFonts w:cs="Times New Roman"/>
          <w:lang w:val="en-US"/>
        </w:rPr>
        <w:t>For discussion purposes, consider the following definitions for set of serving TRPs, the set of interference-coordination TRPs, and set of coordinated TRPs:</w:t>
      </w:r>
    </w:p>
    <w:p w14:paraId="616872C0" w14:textId="15AC6291" w:rsidR="00176A08" w:rsidRPr="008F2A8A" w:rsidRDefault="00176A08">
      <w:pPr>
        <w:pStyle w:val="0Maintext"/>
        <w:numPr>
          <w:ilvl w:val="2"/>
          <w:numId w:val="274"/>
        </w:numPr>
        <w:spacing w:line="240" w:lineRule="auto"/>
        <w:rPr>
          <w:rFonts w:cs="Times New Roman"/>
          <w:lang w:val="en-US"/>
        </w:rPr>
      </w:pPr>
      <w:r w:rsidRPr="008F2A8A">
        <w:rPr>
          <w:rFonts w:cs="Times New Roman"/>
          <w:lang w:val="en-US"/>
        </w:rPr>
        <w:t xml:space="preserve">The set of serving TRPs per UE (of cardinality up to </w:t>
      </w:r>
      <m:oMath>
        <m:r>
          <w:rPr>
            <w:rFonts w:ascii="Cambria Math" w:hAnsi="Cambria Math" w:cs="Times New Roman"/>
            <w:lang w:val="en-US"/>
          </w:rPr>
          <m:t>X</m:t>
        </m:r>
      </m:oMath>
      <w:r w:rsidRPr="008F2A8A">
        <w:rPr>
          <w:rFonts w:cs="Times New Roman"/>
          <w:lang w:val="en-US"/>
        </w:rPr>
        <w:t xml:space="preserve">) and the set of interference-coordination TRPs per UE (of cardinality up to </w:t>
      </w:r>
      <m:oMath>
        <m:r>
          <w:rPr>
            <w:rFonts w:ascii="Cambria Math" w:hAnsi="Cambria Math" w:cs="Times New Roman"/>
            <w:lang w:val="en-US"/>
          </w:rPr>
          <m:t>Y</m:t>
        </m:r>
      </m:oMath>
      <w:r w:rsidRPr="008F2A8A">
        <w:rPr>
          <w:rFonts w:cs="Times New Roman"/>
          <w:lang w:val="en-US"/>
        </w:rPr>
        <w:t xml:space="preserve">) are subsets of the set of coordinated TRPs at the NW (of cardinality up to </w:t>
      </w:r>
      <m:oMath>
        <m:r>
          <w:rPr>
            <w:rFonts w:ascii="Cambria Math" w:hAnsi="Cambria Math" w:cs="Times New Roman"/>
            <w:lang w:val="en-US"/>
          </w:rPr>
          <m:t>Z</m:t>
        </m:r>
      </m:oMath>
      <w:r w:rsidRPr="008F2A8A">
        <w:rPr>
          <w:rFonts w:cs="Times New Roman"/>
          <w:lang w:val="en-US"/>
        </w:rPr>
        <w:t>)</w:t>
      </w:r>
    </w:p>
    <w:p w14:paraId="7F072935" w14:textId="77777777" w:rsidR="00176A08" w:rsidRPr="008F2A8A" w:rsidRDefault="00176A08">
      <w:pPr>
        <w:pStyle w:val="0Maintext"/>
        <w:numPr>
          <w:ilvl w:val="1"/>
          <w:numId w:val="274"/>
        </w:numPr>
        <w:spacing w:line="240" w:lineRule="auto"/>
        <w:rPr>
          <w:rFonts w:cs="Times New Roman"/>
          <w:lang w:val="en-US"/>
        </w:rPr>
      </w:pPr>
      <w:r w:rsidRPr="008F2A8A">
        <w:rPr>
          <w:rFonts w:cs="Times New Roman"/>
          <w:lang w:val="en-US"/>
        </w:rPr>
        <w:t>Further study:</w:t>
      </w:r>
    </w:p>
    <w:p w14:paraId="50C4C0F3" w14:textId="7D75857A" w:rsidR="00176A08" w:rsidRPr="008F2A8A" w:rsidRDefault="00176A08">
      <w:pPr>
        <w:pStyle w:val="0Maintext"/>
        <w:numPr>
          <w:ilvl w:val="2"/>
          <w:numId w:val="274"/>
        </w:numPr>
        <w:spacing w:line="240" w:lineRule="auto"/>
        <w:rPr>
          <w:rFonts w:cs="Times New Roman"/>
          <w:lang w:val="en-US"/>
        </w:rPr>
      </w:pPr>
      <w:r w:rsidRPr="008F2A8A">
        <w:rPr>
          <w:rFonts w:cs="Times New Roman"/>
          <w:lang w:val="en-US"/>
        </w:rPr>
        <w:t xml:space="preserve">The maximum number of serving TRPs per UE, </w:t>
      </w:r>
      <m:oMath>
        <m:r>
          <w:rPr>
            <w:rFonts w:ascii="Cambria Math" w:hAnsi="Cambria Math" w:cs="Times New Roman"/>
            <w:lang w:val="en-US"/>
          </w:rPr>
          <m:t>X</m:t>
        </m:r>
      </m:oMath>
    </w:p>
    <w:p w14:paraId="272B1D4B" w14:textId="1A7651EA" w:rsidR="00176A08" w:rsidRPr="008F2A8A" w:rsidRDefault="00176A08">
      <w:pPr>
        <w:pStyle w:val="0Maintext"/>
        <w:numPr>
          <w:ilvl w:val="2"/>
          <w:numId w:val="274"/>
        </w:numPr>
        <w:spacing w:line="240" w:lineRule="auto"/>
        <w:rPr>
          <w:rFonts w:cs="Times New Roman"/>
          <w:lang w:val="en-US"/>
        </w:rPr>
      </w:pPr>
      <w:r w:rsidRPr="008F2A8A">
        <w:rPr>
          <w:rFonts w:cs="Times New Roman"/>
          <w:lang w:val="en-US"/>
        </w:rPr>
        <w:t xml:space="preserve">The maximum number of interference-coordination TRPs per UE, </w:t>
      </w:r>
      <m:oMath>
        <m:r>
          <w:rPr>
            <w:rFonts w:ascii="Cambria Math" w:hAnsi="Cambria Math" w:cs="Times New Roman"/>
            <w:lang w:val="en-US"/>
          </w:rPr>
          <m:t>Y</m:t>
        </m:r>
      </m:oMath>
    </w:p>
    <w:p w14:paraId="3C0F991E" w14:textId="231BCA05" w:rsidR="00176A08" w:rsidRPr="008F2A8A" w:rsidRDefault="00176A08">
      <w:pPr>
        <w:pStyle w:val="0Maintext"/>
        <w:numPr>
          <w:ilvl w:val="2"/>
          <w:numId w:val="274"/>
        </w:numPr>
        <w:spacing w:line="240" w:lineRule="auto"/>
        <w:rPr>
          <w:rFonts w:cs="Times New Roman"/>
          <w:lang w:val="en-US"/>
        </w:rPr>
      </w:pPr>
      <w:r w:rsidRPr="008F2A8A">
        <w:rPr>
          <w:rFonts w:cs="Times New Roman"/>
          <w:lang w:val="en-US"/>
        </w:rPr>
        <w:t xml:space="preserve">The maximum number of coordinated TRPs at the NW, </w:t>
      </w:r>
      <m:oMath>
        <m:r>
          <w:rPr>
            <w:rFonts w:ascii="Cambria Math" w:hAnsi="Cambria Math" w:cs="Times New Roman"/>
            <w:lang w:val="en-US"/>
          </w:rPr>
          <m:t>Z</m:t>
        </m:r>
      </m:oMath>
    </w:p>
    <w:p w14:paraId="3D71E9B1" w14:textId="77777777" w:rsidR="00176A08" w:rsidRPr="008F2A8A" w:rsidRDefault="00176A08">
      <w:pPr>
        <w:pStyle w:val="0Maintext"/>
        <w:numPr>
          <w:ilvl w:val="2"/>
          <w:numId w:val="274"/>
        </w:numPr>
        <w:spacing w:line="240" w:lineRule="auto"/>
        <w:rPr>
          <w:rFonts w:cs="Times New Roman"/>
          <w:lang w:val="en-US"/>
        </w:rPr>
      </w:pPr>
      <w:r w:rsidRPr="008F2A8A">
        <w:rPr>
          <w:rFonts w:cs="Times New Roman"/>
          <w:lang w:val="en-US"/>
        </w:rPr>
        <w:t>Standard impact, if any</w:t>
      </w:r>
    </w:p>
    <w:p w14:paraId="561F0451" w14:textId="77777777" w:rsidR="00176A08" w:rsidRPr="008F2A8A" w:rsidRDefault="00176A08">
      <w:pPr>
        <w:pStyle w:val="0Maintext"/>
        <w:numPr>
          <w:ilvl w:val="1"/>
          <w:numId w:val="274"/>
        </w:numPr>
        <w:spacing w:line="240" w:lineRule="auto"/>
        <w:rPr>
          <w:rFonts w:cs="Times New Roman"/>
          <w:lang w:val="en-US"/>
        </w:rPr>
      </w:pPr>
      <w:r w:rsidRPr="008F2A8A">
        <w:rPr>
          <w:rFonts w:cs="Times New Roman"/>
          <w:lang w:val="en-US"/>
        </w:rPr>
        <w:t>Note: TRP may not be specified in 6G specification</w:t>
      </w:r>
    </w:p>
    <w:p w14:paraId="7EF5692B" w14:textId="77777777" w:rsidR="00176A08" w:rsidRPr="008F2A8A" w:rsidRDefault="00176A08">
      <w:pPr>
        <w:pStyle w:val="0Maintext"/>
        <w:numPr>
          <w:ilvl w:val="1"/>
          <w:numId w:val="274"/>
        </w:numPr>
        <w:spacing w:line="240" w:lineRule="auto"/>
        <w:rPr>
          <w:rFonts w:cs="Times New Roman"/>
          <w:lang w:val="en-US"/>
        </w:rPr>
      </w:pPr>
      <w:r w:rsidRPr="008F2A8A">
        <w:rPr>
          <w:rFonts w:cs="Times New Roman"/>
          <w:lang w:val="en-US"/>
        </w:rPr>
        <w:t>Note: The above does not preclude the multiple subsets of serving TRPs.</w:t>
      </w:r>
    </w:p>
    <w:p w14:paraId="27D09D58" w14:textId="77777777" w:rsidR="00176A08" w:rsidRPr="008F2A8A" w:rsidRDefault="00176A08" w:rsidP="00176A08">
      <w:pPr>
        <w:pStyle w:val="3GPPNormalText"/>
        <w:rPr>
          <w:b/>
          <w:bCs/>
          <w:sz w:val="20"/>
          <w:szCs w:val="20"/>
        </w:rPr>
      </w:pPr>
      <w:r w:rsidRPr="008F2A8A">
        <w:rPr>
          <w:b/>
          <w:bCs/>
          <w:sz w:val="20"/>
          <w:szCs w:val="20"/>
          <w:highlight w:val="green"/>
        </w:rPr>
        <w:t>Agreement:</w:t>
      </w:r>
    </w:p>
    <w:p w14:paraId="0931033A" w14:textId="77777777" w:rsidR="00176A08" w:rsidRPr="008F2A8A" w:rsidRDefault="00176A08">
      <w:pPr>
        <w:numPr>
          <w:ilvl w:val="0"/>
          <w:numId w:val="275"/>
        </w:numPr>
        <w:shd w:val="clear" w:color="auto" w:fill="FFFFFF" w:themeFill="background1"/>
        <w:rPr>
          <w:rFonts w:ascii="Times New Roman" w:hAnsi="Times New Roman"/>
          <w:bCs/>
          <w:szCs w:val="20"/>
          <w:lang w:val="en-US"/>
        </w:rPr>
      </w:pPr>
      <w:r w:rsidRPr="008F2A8A">
        <w:rPr>
          <w:rFonts w:ascii="Times New Roman" w:hAnsi="Times New Roman"/>
          <w:bCs/>
          <w:szCs w:val="20"/>
          <w:lang w:val="en-US"/>
        </w:rPr>
        <w:t>Consider the following for the co-schedule UE information indication/assumption for a target UE</w:t>
      </w:r>
    </w:p>
    <w:p w14:paraId="38557BC6"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Study at least the following options for the DMRS ports for the co-scheduled UEs</w:t>
      </w:r>
    </w:p>
    <w:p w14:paraId="427A1B25"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0: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CDM group(s) without data</w:t>
      </w:r>
    </w:p>
    <w:p w14:paraId="61702777"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1: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CDM group(s) for the co-scheduled UEs</w:t>
      </w:r>
    </w:p>
    <w:p w14:paraId="26A6F5F2"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2: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DMRS ports for the co-scheduled UEs within the same CDM group as the target UE </w:t>
      </w:r>
    </w:p>
    <w:p w14:paraId="6E360619"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3: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FD-OCC </w:t>
      </w:r>
      <w:proofErr w:type="spellStart"/>
      <w:r w:rsidRPr="008F2A8A">
        <w:rPr>
          <w:rFonts w:cs="Times New Roman"/>
          <w:bCs/>
          <w:lang w:val="en-US" w:eastAsia="zh-CN"/>
        </w:rPr>
        <w:t>despreading</w:t>
      </w:r>
      <w:proofErr w:type="spellEnd"/>
      <w:r w:rsidRPr="008F2A8A">
        <w:rPr>
          <w:rFonts w:cs="Times New Roman"/>
          <w:bCs/>
          <w:lang w:val="en-US" w:eastAsia="zh-CN"/>
        </w:rPr>
        <w:t xml:space="preserve"> length</w:t>
      </w:r>
    </w:p>
    <w:p w14:paraId="2994EE56"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4: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DMRS port(s) for the co-scheduled UEs</w:t>
      </w:r>
    </w:p>
    <w:p w14:paraId="51881974"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Study at least the following options for modulation order and/or coding scheme for the co-scheduled UEs</w:t>
      </w:r>
    </w:p>
    <w:p w14:paraId="6D456A87"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lastRenderedPageBreak/>
        <w:t xml:space="preserve">Option 1: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modulation order for co-scheduled UE(s)</w:t>
      </w:r>
    </w:p>
    <w:p w14:paraId="1B14B2C2"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2: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modulation order and coding scheme for co-scheduled UE(s)</w:t>
      </w:r>
    </w:p>
    <w:p w14:paraId="041A7DBE"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3: The target UE may assume modulation order and/or coding scheme for co-scheduled UE(s) </w:t>
      </w:r>
    </w:p>
    <w:p w14:paraId="07569D85"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Study at least the following options on the frequency domain DMRS density for the co-scheduled UE(s)</w:t>
      </w:r>
    </w:p>
    <w:p w14:paraId="20E5B356"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Option 1: The target UE can assume the frequency domain DMRS density for the co-scheduled UE(s) is the same as the target UE</w:t>
      </w:r>
    </w:p>
    <w:p w14:paraId="271DB0AD"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2: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frequency domain DMRS density for the co-scheduled UE(s)</w:t>
      </w:r>
    </w:p>
    <w:p w14:paraId="390FACCC"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Study at least the following options for the QCL/TCI for co-scheduled UE(s)</w:t>
      </w:r>
    </w:p>
    <w:p w14:paraId="2964E0AF"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Option 1: The target UE can assume the QCL/TCI for the co-scheduled UE(s) is the same as the target UE</w:t>
      </w:r>
    </w:p>
    <w:p w14:paraId="1E0C537F"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 xml:space="preserve">Option 2: The </w:t>
      </w:r>
      <w:proofErr w:type="spellStart"/>
      <w:r w:rsidRPr="008F2A8A">
        <w:rPr>
          <w:rFonts w:cs="Times New Roman"/>
          <w:bCs/>
          <w:lang w:val="en-US" w:eastAsia="zh-CN"/>
        </w:rPr>
        <w:t>aNB</w:t>
      </w:r>
      <w:proofErr w:type="spellEnd"/>
      <w:r w:rsidRPr="008F2A8A">
        <w:rPr>
          <w:rFonts w:cs="Times New Roman"/>
          <w:bCs/>
          <w:lang w:val="en-US" w:eastAsia="zh-CN"/>
        </w:rPr>
        <w:t xml:space="preserve"> indicates the QCL/TCI for the co-scheduled UE(s) </w:t>
      </w:r>
    </w:p>
    <w:p w14:paraId="59EBF245" w14:textId="77777777" w:rsidR="00176A08" w:rsidRPr="008F2A8A" w:rsidRDefault="00176A08">
      <w:pPr>
        <w:pStyle w:val="0Maintext"/>
        <w:numPr>
          <w:ilvl w:val="2"/>
          <w:numId w:val="270"/>
        </w:numPr>
        <w:spacing w:after="120" w:afterAutospacing="0" w:line="240" w:lineRule="auto"/>
        <w:rPr>
          <w:rFonts w:cs="Times New Roman"/>
          <w:bCs/>
          <w:lang w:val="en-US" w:eastAsia="zh-CN"/>
        </w:rPr>
      </w:pPr>
      <w:r w:rsidRPr="008F2A8A">
        <w:rPr>
          <w:rFonts w:cs="Times New Roman"/>
          <w:bCs/>
          <w:lang w:val="en-US" w:eastAsia="zh-CN"/>
        </w:rPr>
        <w:t>Option 3: The target UE may determine any QCL/TCI information for co-scheduled UE(s).</w:t>
      </w:r>
    </w:p>
    <w:p w14:paraId="4BBA37AD"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Support that a target UE can assume the time-domain location for the co-scheduled UE’s DMRS should be the same as the target UE’s DMRS</w:t>
      </w:r>
    </w:p>
    <w:p w14:paraId="41F6D64B" w14:textId="77777777" w:rsidR="00176A08" w:rsidRPr="008F2A8A" w:rsidRDefault="00176A08" w:rsidP="00176A08">
      <w:pPr>
        <w:pStyle w:val="0Maintext"/>
        <w:spacing w:after="120" w:afterAutospacing="0" w:line="240" w:lineRule="auto"/>
        <w:ind w:firstLine="0"/>
        <w:rPr>
          <w:rFonts w:cs="Times New Roman"/>
          <w:bCs/>
          <w:lang w:val="en-US" w:eastAsia="zh-CN"/>
        </w:rPr>
      </w:pPr>
    </w:p>
    <w:p w14:paraId="3587CB0C"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FFS: The target UE can assume the PRG allocation for the co-scheduled UE(s) is the same as the target UE</w:t>
      </w:r>
    </w:p>
    <w:p w14:paraId="35854FFF"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FFS: The target UE can assume the DMRS sequence for the co-scheduled UE(s) is the same or different as the target UE</w:t>
      </w:r>
    </w:p>
    <w:p w14:paraId="565AABCC"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FFS: Whether the information above can be optional or not with regard to different types of UE receivers</w:t>
      </w:r>
    </w:p>
    <w:p w14:paraId="6F7D99DB"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FFS: When the target UE can assume there is no co-scheduled UEs</w:t>
      </w:r>
    </w:p>
    <w:p w14:paraId="40846437" w14:textId="77777777" w:rsidR="00176A08" w:rsidRPr="008F2A8A" w:rsidRDefault="00176A08">
      <w:pPr>
        <w:pStyle w:val="0Maintext"/>
        <w:numPr>
          <w:ilvl w:val="1"/>
          <w:numId w:val="270"/>
        </w:numPr>
        <w:spacing w:after="120" w:afterAutospacing="0" w:line="240" w:lineRule="auto"/>
        <w:rPr>
          <w:rFonts w:cs="Times New Roman"/>
          <w:bCs/>
          <w:lang w:val="en-US" w:eastAsia="zh-CN"/>
        </w:rPr>
      </w:pPr>
      <w:r w:rsidRPr="008F2A8A">
        <w:rPr>
          <w:rFonts w:cs="Times New Roman"/>
          <w:bCs/>
          <w:lang w:val="en-US" w:eastAsia="zh-CN"/>
        </w:rPr>
        <w:t>FFS: For each item above, the DCI bit count per co-scheduled UE and its scaling with the number of co-scheduled UEs</w:t>
      </w:r>
    </w:p>
    <w:p w14:paraId="32055CFC" w14:textId="4E8A7505" w:rsidR="00176A08" w:rsidRPr="008F2A8A" w:rsidRDefault="00C62C50" w:rsidP="00176A08">
      <w:pPr>
        <w:rPr>
          <w:rFonts w:ascii="Times New Roman" w:hAnsi="Times New Roman"/>
          <w:szCs w:val="20"/>
        </w:rPr>
      </w:pPr>
      <w:hyperlink r:id="rId1201" w:history="1">
        <w:r w:rsidRPr="008F2A8A">
          <w:rPr>
            <w:rStyle w:val="Hyperlink"/>
            <w:rFonts w:ascii="Times New Roman" w:eastAsia="Times New Roman" w:hAnsi="Times New Roman"/>
            <w:b/>
            <w:bCs/>
            <w:szCs w:val="20"/>
          </w:rPr>
          <w:t>R1-2606679</w:t>
        </w:r>
      </w:hyperlink>
      <w:r w:rsidR="00176A08" w:rsidRPr="008F2A8A">
        <w:rPr>
          <w:rFonts w:ascii="Times New Roman" w:eastAsia="Times New Roman" w:hAnsi="Times New Roman"/>
          <w:szCs w:val="20"/>
        </w:rPr>
        <w:tab/>
        <w:t>FL Summary #5 on DL Transmission Scheme for DL Shared Channel</w:t>
      </w:r>
      <w:r w:rsidR="00176A08" w:rsidRPr="008F2A8A">
        <w:rPr>
          <w:rFonts w:ascii="Times New Roman" w:eastAsia="Times New Roman" w:hAnsi="Times New Roman"/>
          <w:szCs w:val="20"/>
        </w:rPr>
        <w:tab/>
        <w:t>Moderator (Ericsson), Moderator (Google)</w:t>
      </w:r>
    </w:p>
    <w:p w14:paraId="12CD0292" w14:textId="77777777" w:rsidR="00176A08" w:rsidRPr="008F2A8A" w:rsidRDefault="00176A08" w:rsidP="00176A08">
      <w:pPr>
        <w:pStyle w:val="3GPPNormalText"/>
        <w:rPr>
          <w:sz w:val="20"/>
          <w:szCs w:val="20"/>
        </w:rPr>
      </w:pPr>
    </w:p>
    <w:p w14:paraId="5DE85867" w14:textId="77777777" w:rsidR="00176A08" w:rsidRPr="008F2A8A" w:rsidRDefault="00176A08" w:rsidP="00176A08">
      <w:pPr>
        <w:pStyle w:val="0Maintext"/>
        <w:spacing w:after="120" w:afterAutospacing="0" w:line="240" w:lineRule="auto"/>
        <w:ind w:firstLine="0"/>
        <w:rPr>
          <w:rFonts w:cs="Times New Roman"/>
          <w:b/>
          <w:bCs/>
          <w:lang w:val="en-US" w:eastAsia="zh-CN"/>
        </w:rPr>
      </w:pPr>
      <w:r w:rsidRPr="008F2A8A">
        <w:rPr>
          <w:rFonts w:cs="Times New Roman"/>
          <w:b/>
          <w:bCs/>
          <w:highlight w:val="green"/>
          <w:lang w:val="en-US" w:eastAsia="zh-CN"/>
        </w:rPr>
        <w:t>Agreement:</w:t>
      </w:r>
    </w:p>
    <w:p w14:paraId="35945E8E" w14:textId="77777777" w:rsidR="00176A08" w:rsidRPr="008F2A8A" w:rsidRDefault="00176A08" w:rsidP="00176A08">
      <w:pPr>
        <w:pStyle w:val="0Maintext"/>
        <w:spacing w:after="120" w:afterAutospacing="0" w:line="240" w:lineRule="auto"/>
        <w:ind w:firstLine="0"/>
        <w:rPr>
          <w:rFonts w:cs="Times New Roman"/>
          <w:lang w:val="en-US" w:eastAsia="zh-CN"/>
        </w:rPr>
      </w:pPr>
      <w:r w:rsidRPr="008F2A8A">
        <w:rPr>
          <w:rFonts w:cs="Times New Roman"/>
          <w:lang w:val="en-US" w:eastAsia="zh-CN"/>
        </w:rPr>
        <w:t xml:space="preserve">With respect to the agreement below from RAN1#124bis, the following changes </w:t>
      </w:r>
      <w:r w:rsidRPr="008F2A8A">
        <w:rPr>
          <w:rFonts w:cs="Times New Roman"/>
          <w:color w:val="FF0000"/>
          <w:lang w:val="en-US" w:eastAsia="zh-CN"/>
        </w:rPr>
        <w:t xml:space="preserve">in red </w:t>
      </w:r>
      <w:r w:rsidRPr="008F2A8A">
        <w:rPr>
          <w:rFonts w:cs="Times New Roman"/>
          <w:lang w:val="en-US" w:eastAsia="zh-CN"/>
        </w:rPr>
        <w:t>are made:</w:t>
      </w:r>
    </w:p>
    <w:p w14:paraId="17FC4016" w14:textId="77777777" w:rsidR="00176A08" w:rsidRPr="008F2A8A" w:rsidRDefault="00176A08" w:rsidP="00176A08">
      <w:pPr>
        <w:ind w:left="360"/>
        <w:rPr>
          <w:rFonts w:ascii="Times New Roman" w:eastAsia="DengXian" w:hAnsi="Times New Roman"/>
          <w:szCs w:val="20"/>
          <w:highlight w:val="green"/>
          <w:lang w:val="en-US"/>
        </w:rPr>
      </w:pPr>
      <w:r w:rsidRPr="008F2A8A">
        <w:rPr>
          <w:rFonts w:ascii="Times New Roman" w:eastAsia="DengXian" w:hAnsi="Times New Roman"/>
          <w:szCs w:val="20"/>
          <w:highlight w:val="green"/>
          <w:lang w:val="en-US"/>
        </w:rPr>
        <w:t>Agreement (RAN1#124bis)</w:t>
      </w:r>
    </w:p>
    <w:p w14:paraId="43333EF2" w14:textId="77777777" w:rsidR="00176A08" w:rsidRPr="008F2A8A" w:rsidRDefault="00176A08" w:rsidP="00176A08">
      <w:pPr>
        <w:pStyle w:val="0Maintext"/>
        <w:spacing w:after="120" w:afterAutospacing="0"/>
        <w:ind w:left="360"/>
        <w:rPr>
          <w:rFonts w:cs="Times New Roman"/>
          <w:lang w:val="en-US" w:eastAsia="zh-CN"/>
        </w:rPr>
      </w:pPr>
      <w:r w:rsidRPr="008F2A8A">
        <w:rPr>
          <w:rFonts w:cs="Times New Roman"/>
          <w:lang w:val="en-US" w:eastAsia="zh-CN"/>
        </w:rPr>
        <w:t xml:space="preserve">For </w:t>
      </w:r>
      <w:r w:rsidRPr="008F2A8A">
        <w:rPr>
          <w:rFonts w:eastAsiaTheme="minorEastAsia" w:cs="Times New Roman"/>
          <w:lang w:val="en-US" w:eastAsia="zh-CN"/>
        </w:rPr>
        <w:t xml:space="preserve">evaluation of </w:t>
      </w:r>
      <w:r w:rsidRPr="008F2A8A">
        <w:rPr>
          <w:rFonts w:cs="Times New Roman"/>
          <w:lang w:val="en-US" w:eastAsia="zh-CN"/>
        </w:rPr>
        <w:t>DMRS for PDSCH, the following aspects are considered for further study:</w:t>
      </w:r>
    </w:p>
    <w:p w14:paraId="2002912C" w14:textId="77777777" w:rsidR="00176A08" w:rsidRPr="008F2A8A" w:rsidRDefault="00176A08">
      <w:pPr>
        <w:pStyle w:val="0Maintext"/>
        <w:numPr>
          <w:ilvl w:val="0"/>
          <w:numId w:val="276"/>
        </w:numPr>
        <w:spacing w:after="120" w:afterAutospacing="0" w:line="240" w:lineRule="auto"/>
        <w:ind w:left="1440"/>
        <w:rPr>
          <w:rFonts w:cs="Times New Roman"/>
          <w:lang w:val="en-US" w:eastAsia="zh-CN"/>
        </w:rPr>
      </w:pPr>
      <w:r w:rsidRPr="008F2A8A">
        <w:rPr>
          <w:rFonts w:cs="Times New Roman"/>
          <w:lang w:val="en-US" w:eastAsia="zh-CN"/>
        </w:rPr>
        <w:t xml:space="preserve">Candidates for FD-OCC length: 2, </w:t>
      </w:r>
      <w:r w:rsidRPr="008F2A8A">
        <w:rPr>
          <w:rFonts w:cs="Times New Roman"/>
          <w:strike/>
          <w:color w:val="FF0000"/>
          <w:lang w:val="en-US" w:eastAsia="zh-CN"/>
        </w:rPr>
        <w:t>3</w:t>
      </w:r>
      <w:r w:rsidRPr="008F2A8A">
        <w:rPr>
          <w:rFonts w:cs="Times New Roman"/>
          <w:lang w:val="en-US" w:eastAsia="zh-CN"/>
        </w:rPr>
        <w:t xml:space="preserve">, 4, </w:t>
      </w:r>
      <w:r w:rsidRPr="008F2A8A">
        <w:rPr>
          <w:rFonts w:cs="Times New Roman"/>
          <w:strike/>
          <w:color w:val="FF0000"/>
          <w:lang w:val="en-US" w:eastAsia="zh-CN"/>
        </w:rPr>
        <w:t>6</w:t>
      </w:r>
      <w:r w:rsidRPr="008F2A8A">
        <w:rPr>
          <w:rFonts w:cs="Times New Roman"/>
          <w:lang w:val="en-US" w:eastAsia="zh-CN"/>
        </w:rPr>
        <w:t>, 8, 12</w:t>
      </w:r>
      <w:r w:rsidRPr="008F2A8A">
        <w:rPr>
          <w:rFonts w:cs="Times New Roman"/>
          <w:strike/>
          <w:color w:val="FF0000"/>
          <w:lang w:val="en-US" w:eastAsia="zh-CN"/>
        </w:rPr>
        <w:t>, 16, 24</w:t>
      </w:r>
      <w:r w:rsidRPr="008F2A8A">
        <w:rPr>
          <w:rFonts w:eastAsiaTheme="minorEastAsia" w:cs="Times New Roman"/>
          <w:strike/>
          <w:color w:val="FF0000"/>
          <w:lang w:val="en-US" w:eastAsia="zh-CN"/>
        </w:rPr>
        <w:t>, x</w:t>
      </w:r>
    </w:p>
    <w:p w14:paraId="1D8814DC" w14:textId="77777777" w:rsidR="00176A08" w:rsidRPr="008F2A8A" w:rsidRDefault="00176A08">
      <w:pPr>
        <w:pStyle w:val="0Maintext"/>
        <w:numPr>
          <w:ilvl w:val="0"/>
          <w:numId w:val="276"/>
        </w:numPr>
        <w:spacing w:after="120" w:afterAutospacing="0" w:line="240" w:lineRule="auto"/>
        <w:ind w:left="1440"/>
        <w:rPr>
          <w:rFonts w:cs="Times New Roman"/>
          <w:strike/>
          <w:color w:val="FF0000"/>
          <w:lang w:val="en-US" w:eastAsia="zh-CN"/>
        </w:rPr>
      </w:pPr>
      <w:r w:rsidRPr="008F2A8A">
        <w:rPr>
          <w:rFonts w:cs="Times New Roman"/>
          <w:lang w:val="en-US" w:eastAsia="zh-CN"/>
        </w:rPr>
        <w:t>Candidates for TD-OCC length: 1 (i.e., single-symbol DMRS), 2</w:t>
      </w:r>
      <w:r w:rsidRPr="008F2A8A">
        <w:rPr>
          <w:rFonts w:cs="Times New Roman"/>
          <w:strike/>
          <w:color w:val="FF0000"/>
          <w:lang w:val="en-US" w:eastAsia="zh-CN"/>
        </w:rPr>
        <w:t>, 4</w:t>
      </w:r>
      <w:r w:rsidRPr="008F2A8A">
        <w:rPr>
          <w:rFonts w:eastAsiaTheme="minorEastAsia" w:cs="Times New Roman"/>
          <w:strike/>
          <w:color w:val="FF0000"/>
          <w:lang w:val="en-US" w:eastAsia="zh-CN"/>
        </w:rPr>
        <w:t>, x</w:t>
      </w:r>
    </w:p>
    <w:p w14:paraId="08950787" w14:textId="77777777" w:rsidR="00176A08" w:rsidRPr="008F2A8A" w:rsidRDefault="00176A08">
      <w:pPr>
        <w:pStyle w:val="0Maintext"/>
        <w:numPr>
          <w:ilvl w:val="0"/>
          <w:numId w:val="276"/>
        </w:numPr>
        <w:spacing w:after="120" w:afterAutospacing="0" w:line="240" w:lineRule="auto"/>
        <w:ind w:left="1440"/>
        <w:rPr>
          <w:rFonts w:cs="Times New Roman"/>
          <w:lang w:val="en-US" w:eastAsia="zh-CN"/>
        </w:rPr>
      </w:pPr>
      <w:r w:rsidRPr="008F2A8A">
        <w:rPr>
          <w:rFonts w:cs="Times New Roman"/>
          <w:lang w:val="en-US" w:eastAsia="zh-CN"/>
        </w:rPr>
        <w:t xml:space="preserve">Candidate for number of CDM groups: 2, 3, 4, 6, </w:t>
      </w:r>
      <w:r w:rsidRPr="008F2A8A">
        <w:rPr>
          <w:rFonts w:cs="Times New Roman"/>
          <w:strike/>
          <w:color w:val="FF0000"/>
          <w:lang w:val="en-US" w:eastAsia="zh-CN"/>
        </w:rPr>
        <w:t>8,</w:t>
      </w:r>
      <w:r w:rsidRPr="008F2A8A">
        <w:rPr>
          <w:rFonts w:cs="Times New Roman"/>
          <w:color w:val="FF0000"/>
          <w:lang w:val="en-US" w:eastAsia="zh-CN"/>
        </w:rPr>
        <w:t xml:space="preserve"> </w:t>
      </w:r>
      <w:r w:rsidRPr="008F2A8A">
        <w:rPr>
          <w:rFonts w:cs="Times New Roman"/>
          <w:lang w:val="en-US" w:eastAsia="zh-CN"/>
        </w:rPr>
        <w:t>12</w:t>
      </w:r>
      <w:r w:rsidRPr="008F2A8A">
        <w:rPr>
          <w:rFonts w:eastAsiaTheme="minorEastAsia" w:cs="Times New Roman"/>
          <w:strike/>
          <w:color w:val="FF0000"/>
          <w:lang w:val="en-US" w:eastAsia="zh-CN"/>
        </w:rPr>
        <w:t>, x</w:t>
      </w:r>
    </w:p>
    <w:p w14:paraId="584E8415" w14:textId="77777777" w:rsidR="00176A08" w:rsidRPr="008F2A8A" w:rsidRDefault="00176A08">
      <w:pPr>
        <w:pStyle w:val="0Maintext"/>
        <w:numPr>
          <w:ilvl w:val="0"/>
          <w:numId w:val="276"/>
        </w:numPr>
        <w:spacing w:after="120" w:afterAutospacing="0" w:line="240" w:lineRule="auto"/>
        <w:ind w:left="1440"/>
        <w:rPr>
          <w:rFonts w:cs="Times New Roman"/>
          <w:lang w:val="en-US" w:eastAsia="zh-CN"/>
        </w:rPr>
      </w:pPr>
      <w:r w:rsidRPr="008F2A8A">
        <w:rPr>
          <w:rFonts w:cs="Times New Roman"/>
          <w:lang w:val="en-US" w:eastAsia="zh-CN"/>
        </w:rPr>
        <w:t xml:space="preserve">CDM group structure, e.g., comb-based, </w:t>
      </w:r>
      <w:r w:rsidRPr="008F2A8A">
        <w:rPr>
          <w:rFonts w:cs="Times New Roman"/>
          <w:strike/>
          <w:color w:val="FF0000"/>
          <w:lang w:val="en-US" w:eastAsia="zh-CN"/>
        </w:rPr>
        <w:t>block-based, etc.</w:t>
      </w:r>
    </w:p>
    <w:p w14:paraId="572E02C1" w14:textId="77777777" w:rsidR="00176A08" w:rsidRPr="008F2A8A" w:rsidRDefault="00176A08" w:rsidP="00176A08">
      <w:pPr>
        <w:pStyle w:val="3GPPNormalText"/>
        <w:rPr>
          <w:b/>
          <w:bCs/>
          <w:sz w:val="20"/>
          <w:szCs w:val="20"/>
          <w:lang w:val="en-US"/>
        </w:rPr>
      </w:pPr>
      <w:r w:rsidRPr="008F2A8A">
        <w:rPr>
          <w:b/>
          <w:bCs/>
          <w:sz w:val="20"/>
          <w:szCs w:val="20"/>
          <w:highlight w:val="green"/>
          <w:lang w:val="en-US"/>
        </w:rPr>
        <w:t>Agreement:</w:t>
      </w:r>
    </w:p>
    <w:p w14:paraId="1B2C79E3"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Support the DMRS for PDSCH based on the Gold sequence initialized based on at least a scrambling ID or physical cell ID</w:t>
      </w:r>
    </w:p>
    <w:p w14:paraId="144CAFCA"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 xml:space="preserve">FFS: How the scrambling ID is indicated </w:t>
      </w:r>
    </w:p>
    <w:p w14:paraId="5D00A64F"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FFS: Other factors for the sequence initialization</w:t>
      </w:r>
    </w:p>
    <w:p w14:paraId="7CF8FAF0" w14:textId="77777777" w:rsidR="00176A08" w:rsidRPr="008F2A8A" w:rsidRDefault="00176A08">
      <w:pPr>
        <w:pStyle w:val="0Maintext"/>
        <w:numPr>
          <w:ilvl w:val="1"/>
          <w:numId w:val="270"/>
        </w:numPr>
        <w:spacing w:after="120" w:afterAutospacing="0" w:line="240" w:lineRule="auto"/>
        <w:rPr>
          <w:rFonts w:cs="Times New Roman"/>
          <w:color w:val="000000" w:themeColor="text1"/>
          <w:lang w:val="en-US" w:eastAsia="zh-CN"/>
        </w:rPr>
      </w:pPr>
      <w:r w:rsidRPr="008F2A8A">
        <w:rPr>
          <w:rFonts w:cs="Times New Roman"/>
          <w:color w:val="000000" w:themeColor="text1"/>
          <w:lang w:val="en-US" w:eastAsia="zh-CN"/>
        </w:rPr>
        <w:t>FFS: The number of scrambling IDs used to generate Gold sequence</w:t>
      </w:r>
    </w:p>
    <w:p w14:paraId="76BFCC02" w14:textId="77777777" w:rsidR="00176A08" w:rsidRPr="008F2A8A" w:rsidRDefault="00176A08">
      <w:pPr>
        <w:pStyle w:val="0Maintext"/>
        <w:numPr>
          <w:ilvl w:val="1"/>
          <w:numId w:val="270"/>
        </w:numPr>
        <w:spacing w:after="120" w:afterAutospacing="0" w:line="240" w:lineRule="auto"/>
        <w:rPr>
          <w:rFonts w:cs="Times New Roman"/>
          <w:color w:val="000000" w:themeColor="text1"/>
          <w:lang w:val="en-US" w:eastAsia="zh-CN"/>
        </w:rPr>
      </w:pPr>
      <w:r w:rsidRPr="008F2A8A">
        <w:rPr>
          <w:rFonts w:cs="Times New Roman"/>
          <w:color w:val="000000" w:themeColor="text1"/>
          <w:lang w:val="en-US" w:eastAsia="zh-CN"/>
        </w:rPr>
        <w:t>FFS: Details on the Gold sequence generator</w:t>
      </w:r>
    </w:p>
    <w:p w14:paraId="37026EA0" w14:textId="77777777" w:rsidR="00176A08" w:rsidRPr="008F2A8A" w:rsidRDefault="00176A08">
      <w:pPr>
        <w:pStyle w:val="0Maintext"/>
        <w:numPr>
          <w:ilvl w:val="1"/>
          <w:numId w:val="270"/>
        </w:numPr>
        <w:spacing w:after="120" w:afterAutospacing="0" w:line="240" w:lineRule="auto"/>
        <w:rPr>
          <w:rFonts w:cs="Times New Roman"/>
          <w:color w:val="000000" w:themeColor="text1"/>
          <w:lang w:val="en-US" w:eastAsia="zh-CN"/>
        </w:rPr>
      </w:pPr>
      <w:r w:rsidRPr="008F2A8A">
        <w:rPr>
          <w:rFonts w:cs="Times New Roman"/>
          <w:color w:val="000000" w:themeColor="text1"/>
          <w:lang w:val="en-US" w:eastAsia="zh-CN"/>
        </w:rPr>
        <w:t>FFS: Additional supplementary sequence to reduce cross-correlation</w:t>
      </w:r>
    </w:p>
    <w:p w14:paraId="735ABA60" w14:textId="77777777" w:rsidR="00176A08" w:rsidRPr="008F2A8A" w:rsidRDefault="00176A08">
      <w:pPr>
        <w:pStyle w:val="0Maintext"/>
        <w:numPr>
          <w:ilvl w:val="1"/>
          <w:numId w:val="270"/>
        </w:numPr>
        <w:spacing w:after="120" w:afterAutospacing="0" w:line="240" w:lineRule="auto"/>
        <w:rPr>
          <w:rFonts w:cs="Times New Roman"/>
          <w:color w:val="000000" w:themeColor="text1"/>
          <w:lang w:val="en-US" w:eastAsia="zh-CN"/>
        </w:rPr>
      </w:pPr>
      <w:r w:rsidRPr="008F2A8A">
        <w:rPr>
          <w:rFonts w:cs="Times New Roman"/>
          <w:color w:val="000000" w:themeColor="text1"/>
          <w:lang w:val="en-US" w:eastAsia="zh-CN"/>
        </w:rPr>
        <w:t>FFS: How to facilitate PAPR reduction property</w:t>
      </w:r>
    </w:p>
    <w:p w14:paraId="7AACF54D" w14:textId="77777777" w:rsidR="00176A08" w:rsidRPr="008F2A8A" w:rsidRDefault="00176A08">
      <w:pPr>
        <w:pStyle w:val="0Maintext"/>
        <w:numPr>
          <w:ilvl w:val="1"/>
          <w:numId w:val="270"/>
        </w:numPr>
        <w:spacing w:after="120" w:afterAutospacing="0" w:line="240" w:lineRule="auto"/>
        <w:rPr>
          <w:rFonts w:cs="Times New Roman"/>
          <w:color w:val="000000" w:themeColor="text1"/>
          <w:lang w:val="en-US" w:eastAsia="zh-CN"/>
        </w:rPr>
      </w:pPr>
      <w:r w:rsidRPr="008F2A8A">
        <w:rPr>
          <w:rFonts w:cs="Times New Roman"/>
          <w:color w:val="000000" w:themeColor="text1"/>
          <w:lang w:val="en-US" w:eastAsia="zh-CN"/>
        </w:rPr>
        <w:t>FFS: How to mitigate inter-port interference</w:t>
      </w:r>
    </w:p>
    <w:p w14:paraId="584B71B3" w14:textId="77777777" w:rsidR="00176A08" w:rsidRPr="008F2A8A" w:rsidRDefault="00176A08" w:rsidP="00176A08">
      <w:pPr>
        <w:pStyle w:val="0Maintext"/>
        <w:spacing w:after="120" w:afterAutospacing="0" w:line="240" w:lineRule="auto"/>
        <w:ind w:left="1440" w:firstLine="0"/>
        <w:rPr>
          <w:rFonts w:cs="Times New Roman"/>
          <w:b/>
          <w:bCs/>
          <w:color w:val="000000" w:themeColor="text1"/>
          <w:lang w:val="en-US" w:eastAsia="zh-CN"/>
        </w:rPr>
      </w:pPr>
    </w:p>
    <w:p w14:paraId="6155BB10" w14:textId="77777777" w:rsidR="00176A08" w:rsidRPr="008F2A8A" w:rsidRDefault="00176A08" w:rsidP="00176A08">
      <w:pPr>
        <w:rPr>
          <w:rFonts w:ascii="Times New Roman" w:eastAsia="DengXian" w:hAnsi="Times New Roman"/>
          <w:b/>
          <w:bCs/>
          <w:szCs w:val="20"/>
          <w:lang w:val="en-US" w:eastAsia="zh-CN"/>
        </w:rPr>
      </w:pPr>
      <w:r w:rsidRPr="008F2A8A">
        <w:rPr>
          <w:rFonts w:ascii="Times New Roman" w:eastAsia="DengXian" w:hAnsi="Times New Roman"/>
          <w:b/>
          <w:bCs/>
          <w:szCs w:val="20"/>
          <w:highlight w:val="green"/>
          <w:lang w:val="en-US" w:eastAsia="zh-CN"/>
        </w:rPr>
        <w:lastRenderedPageBreak/>
        <w:t>Agreement:</w:t>
      </w:r>
    </w:p>
    <w:p w14:paraId="30F64941"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Consider the following for 6GR DMRS for single-slot based PDSCH for further evaluation and down-selection</w:t>
      </w:r>
    </w:p>
    <w:p w14:paraId="7365006D"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X=1, L = {1, 2, 3, 4, 5, 6}</w:t>
      </w:r>
    </w:p>
    <w:p w14:paraId="04CE502F"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X=2, L = {1, 2, 3}</w:t>
      </w:r>
    </w:p>
    <w:p w14:paraId="79E6D4D7"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Note:</w:t>
      </w:r>
    </w:p>
    <w:p w14:paraId="27803E08"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X is the TD-OCC length</w:t>
      </w:r>
    </w:p>
    <w:p w14:paraId="7DD8918B" w14:textId="77777777" w:rsidR="00176A08" w:rsidRPr="008F2A8A" w:rsidRDefault="00176A08">
      <w:pPr>
        <w:pStyle w:val="0Maintext"/>
        <w:numPr>
          <w:ilvl w:val="2"/>
          <w:numId w:val="270"/>
        </w:numPr>
        <w:spacing w:after="120" w:afterAutospacing="0" w:line="240" w:lineRule="auto"/>
        <w:rPr>
          <w:rFonts w:cs="Times New Roman"/>
          <w:lang w:val="en-US" w:eastAsia="zh-CN"/>
        </w:rPr>
      </w:pPr>
      <w:r w:rsidRPr="008F2A8A">
        <w:rPr>
          <w:rFonts w:cs="Times New Roman"/>
          <w:lang w:val="en-US" w:eastAsia="zh-CN"/>
        </w:rPr>
        <w:t>L is the number of units of consecutive DMRS symbols</w:t>
      </w:r>
    </w:p>
    <w:p w14:paraId="78547D20"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FFS: How to determine the value of L if multiple values are supported</w:t>
      </w:r>
    </w:p>
    <w:p w14:paraId="5C5129BD" w14:textId="77777777" w:rsidR="00176A08" w:rsidRPr="008F2A8A" w:rsidRDefault="00176A08" w:rsidP="00176A08">
      <w:pPr>
        <w:pStyle w:val="0Maintext"/>
        <w:spacing w:after="120" w:afterAutospacing="0" w:line="240" w:lineRule="auto"/>
        <w:rPr>
          <w:rFonts w:cs="Times New Roman"/>
          <w:b/>
          <w:bCs/>
          <w:lang w:val="en-US" w:eastAsia="zh-CN"/>
        </w:rPr>
      </w:pPr>
    </w:p>
    <w:p w14:paraId="30BB0DE7" w14:textId="77777777" w:rsidR="00176A08" w:rsidRPr="008F2A8A" w:rsidRDefault="00176A08" w:rsidP="00176A08">
      <w:pPr>
        <w:pStyle w:val="3GPPNormalText"/>
        <w:rPr>
          <w:b/>
          <w:bCs/>
          <w:sz w:val="20"/>
          <w:szCs w:val="20"/>
        </w:rPr>
      </w:pPr>
      <w:r w:rsidRPr="008F2A8A">
        <w:rPr>
          <w:b/>
          <w:bCs/>
          <w:sz w:val="20"/>
          <w:szCs w:val="20"/>
          <w:highlight w:val="green"/>
        </w:rPr>
        <w:t>Agreement:</w:t>
      </w:r>
    </w:p>
    <w:p w14:paraId="13113362"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Support PT-RS transmitted at least within the FDRA for the PDSCH</w:t>
      </w:r>
    </w:p>
    <w:p w14:paraId="15ECEFA0"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FFS: Whether PT-RS is transmitted from partial bandwidth or the whole bandwidth</w:t>
      </w:r>
    </w:p>
    <w:p w14:paraId="3DB1895E"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FFS: Frequency-domain pattern of the PT-RS</w:t>
      </w:r>
    </w:p>
    <w:p w14:paraId="5EEFB67C"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Support PT-RS transmitted at least within the TDRA for the PDSCH</w:t>
      </w:r>
    </w:p>
    <w:p w14:paraId="2D389CFF"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PT-RS is not present in the DMRS symbol</w:t>
      </w:r>
    </w:p>
    <w:p w14:paraId="6FEBB654" w14:textId="77777777" w:rsidR="00176A08" w:rsidRPr="008F2A8A" w:rsidRDefault="00176A08">
      <w:pPr>
        <w:pStyle w:val="0Maintext"/>
        <w:numPr>
          <w:ilvl w:val="1"/>
          <w:numId w:val="270"/>
        </w:numPr>
        <w:spacing w:after="120" w:afterAutospacing="0" w:line="240" w:lineRule="auto"/>
        <w:rPr>
          <w:rFonts w:cs="Times New Roman"/>
          <w:lang w:val="en-US" w:eastAsia="zh-CN"/>
        </w:rPr>
      </w:pPr>
      <w:r w:rsidRPr="008F2A8A">
        <w:rPr>
          <w:rFonts w:cs="Times New Roman"/>
          <w:lang w:val="en-US" w:eastAsia="zh-CN"/>
        </w:rPr>
        <w:t>FFS: Symbols for PT-RS</w:t>
      </w:r>
    </w:p>
    <w:p w14:paraId="40BEB099"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Study the conditions for the PT-RS presence</w:t>
      </w:r>
    </w:p>
    <w:p w14:paraId="6E89AFA0"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Study the maximum number of PT-RS ports</w:t>
      </w:r>
    </w:p>
    <w:p w14:paraId="3323895B" w14:textId="77777777" w:rsidR="00176A08" w:rsidRPr="008F2A8A" w:rsidRDefault="00176A08">
      <w:pPr>
        <w:pStyle w:val="0Maintext"/>
        <w:numPr>
          <w:ilvl w:val="0"/>
          <w:numId w:val="270"/>
        </w:numPr>
        <w:spacing w:after="120" w:afterAutospacing="0" w:line="240" w:lineRule="auto"/>
        <w:rPr>
          <w:rFonts w:cs="Times New Roman"/>
          <w:lang w:val="en-US" w:eastAsia="zh-CN"/>
        </w:rPr>
      </w:pPr>
      <w:r w:rsidRPr="008F2A8A">
        <w:rPr>
          <w:rFonts w:cs="Times New Roman"/>
          <w:lang w:val="en-US" w:eastAsia="zh-CN"/>
        </w:rPr>
        <w:t>Study PT-RS and DMRS port association</w:t>
      </w:r>
    </w:p>
    <w:p w14:paraId="75594830" w14:textId="77777777" w:rsidR="00176A08" w:rsidRPr="008F2A8A" w:rsidRDefault="00176A08" w:rsidP="00176A08">
      <w:pPr>
        <w:pStyle w:val="3GPPNormalText"/>
        <w:rPr>
          <w:b/>
          <w:bCs/>
          <w:sz w:val="20"/>
          <w:szCs w:val="20"/>
          <w:highlight w:val="yellow"/>
        </w:rPr>
      </w:pPr>
    </w:p>
    <w:p w14:paraId="7D335B5C" w14:textId="77777777" w:rsidR="00176A08" w:rsidRPr="008F2A8A" w:rsidRDefault="00176A08" w:rsidP="00176A08">
      <w:pPr>
        <w:pStyle w:val="3GPPNormalText"/>
        <w:rPr>
          <w:b/>
          <w:bCs/>
          <w:sz w:val="20"/>
          <w:szCs w:val="20"/>
          <w:highlight w:val="green"/>
        </w:rPr>
      </w:pPr>
      <w:r w:rsidRPr="008F2A8A">
        <w:rPr>
          <w:b/>
          <w:bCs/>
          <w:sz w:val="20"/>
          <w:szCs w:val="20"/>
          <w:highlight w:val="green"/>
        </w:rPr>
        <w:t>Agreement:</w:t>
      </w:r>
    </w:p>
    <w:p w14:paraId="3644D76D" w14:textId="77777777" w:rsidR="00176A08" w:rsidRPr="008F2A8A" w:rsidRDefault="00176A08">
      <w:pPr>
        <w:pStyle w:val="0Maintext"/>
        <w:numPr>
          <w:ilvl w:val="0"/>
          <w:numId w:val="272"/>
        </w:numPr>
        <w:spacing w:line="240" w:lineRule="auto"/>
        <w:rPr>
          <w:rFonts w:cs="Times New Roman"/>
          <w:lang w:val="en-US"/>
        </w:rPr>
      </w:pPr>
      <w:r w:rsidRPr="008F2A8A">
        <w:rPr>
          <w:rFonts w:cs="Times New Roman"/>
          <w:lang w:val="en-US"/>
        </w:rPr>
        <w:t>For TDRA for PDSCH contained within a single slot:</w:t>
      </w:r>
    </w:p>
    <w:p w14:paraId="0A0945F2" w14:textId="1A5C44A0"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 xml:space="preserve">For starting symbol </w:t>
      </w:r>
      <m:oMath>
        <m:r>
          <w:rPr>
            <w:rFonts w:ascii="Cambria Math" w:hAnsi="Cambria Math" w:cs="Times New Roman"/>
            <w:lang w:val="en-US"/>
          </w:rPr>
          <m:t>S</m:t>
        </m:r>
      </m:oMath>
      <w:r w:rsidRPr="008F2A8A">
        <w:rPr>
          <w:rFonts w:cs="Times New Roman"/>
          <w:lang w:val="en-US"/>
        </w:rPr>
        <w:t xml:space="preserve"> and number of symbols, </w:t>
      </w:r>
      <m:oMath>
        <m:r>
          <w:rPr>
            <w:rFonts w:ascii="Cambria Math" w:hAnsi="Cambria Math" w:cs="Times New Roman"/>
            <w:lang w:val="en-US"/>
          </w:rPr>
          <m:t>L</m:t>
        </m:r>
      </m:oMath>
      <w:r w:rsidRPr="008F2A8A">
        <w:rPr>
          <w:rFonts w:cs="Times New Roman"/>
          <w:lang w:val="en-US"/>
        </w:rPr>
        <w:t>, down-select from the following options:</w:t>
      </w:r>
    </w:p>
    <w:p w14:paraId="20CD041F"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 xml:space="preserve">Option 1: </w:t>
      </w:r>
    </w:p>
    <w:p w14:paraId="7423DD5E" w14:textId="6CAEBBE0" w:rsidR="00176A08" w:rsidRPr="008F2A8A" w:rsidRDefault="008F2A8A">
      <w:pPr>
        <w:pStyle w:val="0Maintext"/>
        <w:numPr>
          <w:ilvl w:val="3"/>
          <w:numId w:val="272"/>
        </w:numPr>
        <w:spacing w:line="240" w:lineRule="auto"/>
        <w:rPr>
          <w:rFonts w:cs="Times New Roman"/>
          <w:lang w:val="en-US"/>
        </w:rPr>
      </w:pPr>
      <m:oMath>
        <m:r>
          <w:rPr>
            <w:rFonts w:ascii="Cambria Math" w:hAnsi="Cambria Math" w:cs="Times New Roman"/>
            <w:lang w:val="en-US"/>
          </w:rPr>
          <m:t>S∈{0, 1, …, 12}</m:t>
        </m:r>
      </m:oMath>
    </w:p>
    <w:p w14:paraId="1EF063A0" w14:textId="336DEDB1" w:rsidR="00176A08" w:rsidRPr="008F2A8A" w:rsidRDefault="00176A08">
      <w:pPr>
        <w:pStyle w:val="0Maintext"/>
        <w:numPr>
          <w:ilvl w:val="3"/>
          <w:numId w:val="272"/>
        </w:numPr>
        <w:spacing w:line="240" w:lineRule="auto"/>
        <w:rPr>
          <w:rFonts w:cs="Times New Roman"/>
          <w:lang w:val="en-US"/>
        </w:rPr>
      </w:pPr>
      <w:r w:rsidRPr="008F2A8A">
        <w:rPr>
          <w:rFonts w:cs="Times New Roman"/>
          <w:lang w:val="en-US"/>
        </w:rPr>
        <w:t xml:space="preserve"> </w:t>
      </w:r>
      <m:oMath>
        <m:r>
          <w:rPr>
            <w:rFonts w:ascii="Cambria Math" w:hAnsi="Cambria Math" w:cs="Times New Roman"/>
            <w:lang w:val="en-US"/>
          </w:rPr>
          <m:t>L∈{2, 3, …, 14}</m:t>
        </m:r>
      </m:oMath>
    </w:p>
    <w:p w14:paraId="072AAA00"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 xml:space="preserve">Option 2: </w:t>
      </w:r>
    </w:p>
    <w:p w14:paraId="0AC8704F" w14:textId="16BCE5D4" w:rsidR="00176A08" w:rsidRPr="008F2A8A" w:rsidRDefault="008F2A8A">
      <w:pPr>
        <w:pStyle w:val="0Maintext"/>
        <w:numPr>
          <w:ilvl w:val="3"/>
          <w:numId w:val="272"/>
        </w:numPr>
        <w:spacing w:line="240" w:lineRule="auto"/>
        <w:rPr>
          <w:rFonts w:cs="Times New Roman"/>
          <w:lang w:val="en-US"/>
        </w:rPr>
      </w:pPr>
      <m:oMath>
        <m:r>
          <w:rPr>
            <w:rFonts w:ascii="Cambria Math" w:hAnsi="Cambria Math" w:cs="Times New Roman"/>
            <w:lang w:val="en-US"/>
          </w:rPr>
          <m:t>S∈{0, 1, …, 13}</m:t>
        </m:r>
      </m:oMath>
    </w:p>
    <w:p w14:paraId="468943EA" w14:textId="7B13797D" w:rsidR="00176A08" w:rsidRPr="008F2A8A" w:rsidRDefault="008F2A8A">
      <w:pPr>
        <w:pStyle w:val="0Maintext"/>
        <w:numPr>
          <w:ilvl w:val="3"/>
          <w:numId w:val="272"/>
        </w:numPr>
        <w:spacing w:line="240" w:lineRule="auto"/>
        <w:rPr>
          <w:rFonts w:cs="Times New Roman"/>
          <w:lang w:val="en-US"/>
        </w:rPr>
      </w:pPr>
      <m:oMath>
        <m:r>
          <w:rPr>
            <w:rFonts w:ascii="Cambria Math" w:hAnsi="Cambria Math" w:cs="Times New Roman"/>
            <w:lang w:val="en-US"/>
          </w:rPr>
          <m:t>L∈{1,2, …, 14}</m:t>
        </m:r>
      </m:oMath>
    </w:p>
    <w:p w14:paraId="1AFF5136"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Note: DMRS design is discussed separately</w:t>
      </w:r>
    </w:p>
    <w:p w14:paraId="4FDB38FE"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Study to consider, at least, impact on network energy saving and spectrum efficiency</w:t>
      </w:r>
    </w:p>
    <w:p w14:paraId="282640D7" w14:textId="77777777" w:rsidR="00176A08" w:rsidRPr="008F2A8A" w:rsidRDefault="00176A08" w:rsidP="00176A08">
      <w:pPr>
        <w:pStyle w:val="3GPPNormalText"/>
        <w:rPr>
          <w:b/>
          <w:bCs/>
          <w:sz w:val="20"/>
          <w:szCs w:val="20"/>
        </w:rPr>
      </w:pPr>
      <w:r w:rsidRPr="008F2A8A">
        <w:rPr>
          <w:b/>
          <w:bCs/>
          <w:sz w:val="20"/>
          <w:szCs w:val="20"/>
          <w:highlight w:val="green"/>
        </w:rPr>
        <w:t>Agreement:</w:t>
      </w:r>
    </w:p>
    <w:p w14:paraId="5E924667" w14:textId="77777777" w:rsidR="00176A08" w:rsidRPr="008F2A8A" w:rsidRDefault="00176A08">
      <w:pPr>
        <w:pStyle w:val="0Maintext"/>
        <w:numPr>
          <w:ilvl w:val="0"/>
          <w:numId w:val="272"/>
        </w:numPr>
        <w:spacing w:line="240" w:lineRule="auto"/>
        <w:rPr>
          <w:rFonts w:cs="Times New Roman"/>
          <w:lang w:val="en-US"/>
        </w:rPr>
      </w:pPr>
      <w:r w:rsidRPr="008F2A8A">
        <w:rPr>
          <w:rFonts w:cs="Times New Roman"/>
          <w:lang w:val="en-US"/>
        </w:rPr>
        <w:t>Study of multi-TRP transmission of single PDSCH scheduled by a single DCI to consider, at least, the following schemes assuming ideal backhaul:</w:t>
      </w:r>
    </w:p>
    <w:p w14:paraId="2CA3D681"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Dynamic point selection (DPS)</w:t>
      </w:r>
    </w:p>
    <w:p w14:paraId="2468DAB9"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Coherent joint transmission (CJT)</w:t>
      </w:r>
    </w:p>
    <w:p w14:paraId="659BA619"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Single Frequency Network (SFN), at least, for HST scenario</w:t>
      </w:r>
    </w:p>
    <w:p w14:paraId="1F400472" w14:textId="77777777" w:rsidR="00176A08" w:rsidRPr="008F2A8A" w:rsidRDefault="00176A08">
      <w:pPr>
        <w:pStyle w:val="0Maintext"/>
        <w:numPr>
          <w:ilvl w:val="2"/>
          <w:numId w:val="272"/>
        </w:numPr>
        <w:spacing w:line="240" w:lineRule="auto"/>
        <w:rPr>
          <w:rStyle w:val="0MaintextChar"/>
          <w:rFonts w:cs="Times New Roman"/>
          <w:lang w:val="en-US"/>
        </w:rPr>
      </w:pPr>
      <w:r w:rsidRPr="008F2A8A">
        <w:rPr>
          <w:rFonts w:cs="Times New Roman"/>
          <w:lang w:val="en-US"/>
        </w:rPr>
        <w:t xml:space="preserve">Consider NR HST-SFN as a </w:t>
      </w:r>
      <w:r w:rsidRPr="008F2A8A">
        <w:rPr>
          <w:rStyle w:val="0MaintextChar"/>
          <w:rFonts w:cs="Times New Roman"/>
          <w:lang w:val="en-US"/>
        </w:rPr>
        <w:t>starting point</w:t>
      </w:r>
    </w:p>
    <w:p w14:paraId="75F74A73"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Time division multiplexing (TDM) repetition</w:t>
      </w:r>
    </w:p>
    <w:p w14:paraId="2AF01118" w14:textId="77777777" w:rsidR="00176A08" w:rsidRPr="008F2A8A" w:rsidRDefault="00176A08">
      <w:pPr>
        <w:pStyle w:val="0Maintext"/>
        <w:numPr>
          <w:ilvl w:val="1"/>
          <w:numId w:val="272"/>
        </w:numPr>
        <w:spacing w:line="240" w:lineRule="auto"/>
        <w:rPr>
          <w:rFonts w:cs="Times New Roman"/>
          <w:lang w:val="en-US"/>
        </w:rPr>
      </w:pPr>
      <w:r w:rsidRPr="008F2A8A">
        <w:rPr>
          <w:rFonts w:cs="Times New Roman"/>
          <w:lang w:val="en-US"/>
        </w:rPr>
        <w:t>Further study whether to consider also the following schemes:</w:t>
      </w:r>
    </w:p>
    <w:p w14:paraId="56CC8E2C"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Frequency division multiplexing (FDM) repetition</w:t>
      </w:r>
    </w:p>
    <w:p w14:paraId="007720A1" w14:textId="77777777" w:rsidR="00176A08" w:rsidRPr="008F2A8A" w:rsidRDefault="00176A08">
      <w:pPr>
        <w:pStyle w:val="0Maintext"/>
        <w:numPr>
          <w:ilvl w:val="2"/>
          <w:numId w:val="272"/>
        </w:numPr>
        <w:spacing w:line="240" w:lineRule="auto"/>
        <w:rPr>
          <w:rFonts w:cs="Times New Roman"/>
          <w:lang w:val="en-US"/>
        </w:rPr>
      </w:pPr>
      <w:r w:rsidRPr="008F2A8A">
        <w:rPr>
          <w:rFonts w:cs="Times New Roman"/>
          <w:lang w:val="en-US"/>
        </w:rPr>
        <w:t>Non-coherent joint transmission (NC-JT)</w:t>
      </w:r>
    </w:p>
    <w:p w14:paraId="752B7084" w14:textId="77777777" w:rsidR="00176A08" w:rsidRPr="008F2A8A" w:rsidRDefault="00176A08">
      <w:pPr>
        <w:pStyle w:val="0Maintext"/>
        <w:numPr>
          <w:ilvl w:val="0"/>
          <w:numId w:val="272"/>
        </w:numPr>
        <w:spacing w:line="240" w:lineRule="auto"/>
        <w:rPr>
          <w:rFonts w:cs="Times New Roman"/>
          <w:lang w:val="en-US"/>
        </w:rPr>
      </w:pPr>
      <w:r w:rsidRPr="008F2A8A">
        <w:rPr>
          <w:rFonts w:cs="Times New Roman"/>
          <w:lang w:val="en-US"/>
        </w:rPr>
        <w:t>Companies to report target use cases for each of the schemes</w:t>
      </w:r>
    </w:p>
    <w:p w14:paraId="1E88625B" w14:textId="77777777" w:rsidR="00176A08" w:rsidRPr="008F2A8A" w:rsidRDefault="00176A08">
      <w:pPr>
        <w:pStyle w:val="0Maintext"/>
        <w:numPr>
          <w:ilvl w:val="0"/>
          <w:numId w:val="272"/>
        </w:numPr>
        <w:spacing w:line="240" w:lineRule="auto"/>
        <w:rPr>
          <w:rFonts w:cs="Times New Roman"/>
          <w:lang w:val="en-US"/>
        </w:rPr>
      </w:pPr>
      <w:r w:rsidRPr="008F2A8A">
        <w:rPr>
          <w:rFonts w:cs="Times New Roman"/>
          <w:lang w:val="en-US"/>
        </w:rPr>
        <w:t>FFS: Whether above multi-TRP transmission schemes are transparent from UE perspective.</w:t>
      </w:r>
    </w:p>
    <w:p w14:paraId="7131F960" w14:textId="77777777" w:rsidR="00176A08" w:rsidRPr="008F2A8A" w:rsidRDefault="00176A08" w:rsidP="00176A08">
      <w:pPr>
        <w:pStyle w:val="3GPPNormalText"/>
        <w:rPr>
          <w:sz w:val="20"/>
          <w:szCs w:val="20"/>
          <w:lang w:val="en-US"/>
        </w:rPr>
      </w:pPr>
    </w:p>
    <w:p w14:paraId="2538BA2F" w14:textId="77777777" w:rsidR="00176A08" w:rsidRPr="008F2A8A" w:rsidRDefault="00176A08" w:rsidP="00176A08">
      <w:pPr>
        <w:pStyle w:val="3GPPNormalText"/>
        <w:rPr>
          <w:b/>
          <w:bCs/>
          <w:sz w:val="20"/>
          <w:szCs w:val="20"/>
          <w:lang w:val="en-US"/>
        </w:rPr>
      </w:pPr>
      <w:r w:rsidRPr="008F2A8A">
        <w:rPr>
          <w:b/>
          <w:bCs/>
          <w:sz w:val="20"/>
          <w:szCs w:val="20"/>
          <w:highlight w:val="green"/>
          <w:lang w:val="en-US"/>
        </w:rPr>
        <w:t>Agreement:</w:t>
      </w:r>
    </w:p>
    <w:p w14:paraId="0C4B5C8B" w14:textId="77777777" w:rsidR="00176A08" w:rsidRPr="008F2A8A" w:rsidRDefault="00176A08">
      <w:pPr>
        <w:pStyle w:val="0Maintext"/>
        <w:numPr>
          <w:ilvl w:val="0"/>
          <w:numId w:val="277"/>
        </w:numPr>
        <w:spacing w:line="240" w:lineRule="auto"/>
        <w:rPr>
          <w:rFonts w:cs="Times New Roman"/>
          <w:lang w:val="en-US"/>
        </w:rPr>
      </w:pPr>
      <w:r w:rsidRPr="008F2A8A">
        <w:rPr>
          <w:rFonts w:cs="Times New Roman"/>
          <w:lang w:val="en-US"/>
        </w:rPr>
        <w:lastRenderedPageBreak/>
        <w:t>Further study whether to consider the following schemes for study of multi-TRP transmission of multiple PDSCHs scheduled by multiple DCIs assuming non-ideal backhaul:</w:t>
      </w:r>
    </w:p>
    <w:p w14:paraId="4229EE34" w14:textId="77777777" w:rsidR="00176A08" w:rsidRPr="008F2A8A" w:rsidRDefault="00176A08">
      <w:pPr>
        <w:pStyle w:val="0Maintext"/>
        <w:numPr>
          <w:ilvl w:val="1"/>
          <w:numId w:val="277"/>
        </w:numPr>
        <w:spacing w:line="240" w:lineRule="auto"/>
        <w:rPr>
          <w:rFonts w:cs="Times New Roman"/>
          <w:lang w:val="en-US"/>
        </w:rPr>
      </w:pPr>
      <w:r w:rsidRPr="008F2A8A">
        <w:rPr>
          <w:rFonts w:cs="Times New Roman"/>
          <w:lang w:val="en-US"/>
        </w:rPr>
        <w:t>Non-coherent joint transmission (NC-JT)</w:t>
      </w:r>
    </w:p>
    <w:p w14:paraId="5DA41316" w14:textId="77777777" w:rsidR="00176A08" w:rsidRPr="008F2A8A" w:rsidRDefault="00176A08">
      <w:pPr>
        <w:pStyle w:val="0Maintext"/>
        <w:numPr>
          <w:ilvl w:val="2"/>
          <w:numId w:val="277"/>
        </w:numPr>
        <w:spacing w:line="240" w:lineRule="auto"/>
        <w:rPr>
          <w:rFonts w:cs="Times New Roman"/>
          <w:lang w:val="en-US"/>
        </w:rPr>
      </w:pPr>
      <w:r w:rsidRPr="008F2A8A">
        <w:rPr>
          <w:rFonts w:cs="Times New Roman"/>
          <w:lang w:val="en-US"/>
        </w:rPr>
        <w:t>FFS: Fully overlapping, partially overlapping, and non-overlapping NC-JT</w:t>
      </w:r>
    </w:p>
    <w:p w14:paraId="7A7D16CB" w14:textId="77777777" w:rsidR="00176A08" w:rsidRPr="008F2A8A" w:rsidRDefault="00176A08">
      <w:pPr>
        <w:pStyle w:val="0Maintext"/>
        <w:numPr>
          <w:ilvl w:val="0"/>
          <w:numId w:val="277"/>
        </w:numPr>
        <w:spacing w:line="240" w:lineRule="auto"/>
        <w:rPr>
          <w:rFonts w:cs="Times New Roman"/>
          <w:lang w:val="en-US"/>
        </w:rPr>
      </w:pPr>
      <w:r w:rsidRPr="008F2A8A">
        <w:rPr>
          <w:rFonts w:cs="Times New Roman"/>
          <w:lang w:val="en-US"/>
        </w:rPr>
        <w:t>Companies to report target use cases for each of the schemes</w:t>
      </w:r>
    </w:p>
    <w:p w14:paraId="2BE067DA" w14:textId="77777777" w:rsidR="00176A08" w:rsidRPr="005661D9" w:rsidRDefault="00176A08" w:rsidP="00176A08">
      <w:pPr>
        <w:rPr>
          <w:rFonts w:eastAsia="DengXian"/>
          <w:i/>
          <w:iCs/>
          <w:lang w:val="en-US" w:eastAsia="zh-CN"/>
        </w:rPr>
      </w:pPr>
    </w:p>
    <w:p w14:paraId="55F890B8" w14:textId="77777777" w:rsidR="00176A08" w:rsidRPr="00176A08" w:rsidRDefault="00176A08" w:rsidP="00176A08"/>
    <w:p w14:paraId="0732B5E1" w14:textId="30787386" w:rsidR="00E576F6" w:rsidRDefault="00BA0943" w:rsidP="00BA0943">
      <w:pPr>
        <w:pStyle w:val="Heading4"/>
      </w:pPr>
      <w:bookmarkStart w:id="191" w:name="_Toc239313249"/>
      <w:r>
        <w:t xml:space="preserve">Uplink </w:t>
      </w:r>
      <w:r w:rsidRPr="00FD0278">
        <w:rPr>
          <w:rFonts w:hint="eastAsia"/>
        </w:rPr>
        <w:t>transmission scheme(s) for uplink channels</w:t>
      </w:r>
      <w:bookmarkEnd w:id="191"/>
    </w:p>
    <w:p w14:paraId="0EFAAFF7" w14:textId="77777777" w:rsidR="00BA0943" w:rsidRPr="00FD0278" w:rsidRDefault="00BA0943" w:rsidP="00BA0943">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ncluding uplink transmission scheme for uplink channel, e.g., PUSCH, PUCCH, corresponding up link DMRS design (if any), and scrambling sequence.</w:t>
      </w:r>
    </w:p>
    <w:p w14:paraId="423D48A2" w14:textId="77777777" w:rsidR="00BA0943" w:rsidRPr="000D0E83" w:rsidRDefault="00BA0943" w:rsidP="00BA0943">
      <w:pPr>
        <w:rPr>
          <w:rFonts w:eastAsia="DengXian"/>
          <w:i/>
          <w:iCs/>
          <w:lang w:val="en-US" w:eastAsia="zh-CN"/>
        </w:rPr>
      </w:pPr>
    </w:p>
    <w:p w14:paraId="441847A4" w14:textId="77777777" w:rsidR="00BA0943" w:rsidRPr="008F2A8A" w:rsidRDefault="00BA0943" w:rsidP="00BA0943">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-R20-6GR-Transmission scheme for UL channels] Email discussion on Rel-20 6GR-How to transmit uplink channels – Youngrok (Samsung)</w:t>
      </w:r>
    </w:p>
    <w:p w14:paraId="728141C8" w14:textId="77777777" w:rsidR="00BA0943" w:rsidRPr="008F2A8A" w:rsidRDefault="00BA0943">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63C58260" w14:textId="77777777" w:rsidR="00BA0943" w:rsidRPr="007A4CB3" w:rsidRDefault="00BA0943" w:rsidP="00BA0943">
      <w:pPr>
        <w:rPr>
          <w:rFonts w:eastAsia="DengXian"/>
          <w:lang w:val="en-US" w:eastAsia="zh-CN"/>
        </w:rPr>
      </w:pPr>
    </w:p>
    <w:p w14:paraId="2B278C4C" w14:textId="77777777" w:rsidR="00BA0943" w:rsidRPr="007A4CB3" w:rsidRDefault="00BA0943" w:rsidP="00BA0943">
      <w:pPr>
        <w:rPr>
          <w:rFonts w:eastAsia="DengXian"/>
          <w:lang w:val="en-US" w:eastAsia="zh-CN"/>
        </w:rPr>
      </w:pPr>
    </w:p>
    <w:p w14:paraId="273DF6E9" w14:textId="00890BBC" w:rsidR="00BA0943" w:rsidRDefault="00C62C50" w:rsidP="00BA0943">
      <w:hyperlink r:id="rId1202" w:history="1">
        <w:r>
          <w:rPr>
            <w:rStyle w:val="Hyperlink"/>
            <w:rFonts w:ascii="Times New Roman" w:eastAsia="Times New Roman" w:hAnsi="Times New Roman"/>
          </w:rPr>
          <w:t>R1-2605829</w:t>
        </w:r>
      </w:hyperlink>
      <w:r w:rsidR="00BA0943">
        <w:rPr>
          <w:rFonts w:ascii="Times New Roman" w:eastAsia="Times New Roman" w:hAnsi="Times New Roman"/>
        </w:rPr>
        <w:tab/>
        <w:t>FL Summary #1 on Uplink transmission scheme(s) for uplink channels</w:t>
      </w:r>
      <w:r w:rsidR="00BA0943">
        <w:rPr>
          <w:rFonts w:ascii="Times New Roman" w:eastAsia="Times New Roman" w:hAnsi="Times New Roman"/>
        </w:rPr>
        <w:tab/>
        <w:t>Moderator (Samsung)</w:t>
      </w:r>
    </w:p>
    <w:p w14:paraId="0F35FE12" w14:textId="58BCC6E0" w:rsidR="00BA0943" w:rsidRDefault="00C62C50" w:rsidP="00BA0943">
      <w:hyperlink r:id="rId1203" w:history="1">
        <w:r>
          <w:rPr>
            <w:rStyle w:val="Hyperlink"/>
            <w:rFonts w:ascii="Times New Roman" w:eastAsia="Times New Roman" w:hAnsi="Times New Roman"/>
          </w:rPr>
          <w:t>R1-2605830</w:t>
        </w:r>
      </w:hyperlink>
      <w:r w:rsidR="00BA0943">
        <w:rPr>
          <w:rFonts w:ascii="Times New Roman" w:eastAsia="Times New Roman" w:hAnsi="Times New Roman"/>
        </w:rPr>
        <w:tab/>
        <w:t>FL Summary #2 on Uplink transmission scheme(s) for uplink channels</w:t>
      </w:r>
      <w:r w:rsidR="00BA0943">
        <w:rPr>
          <w:rFonts w:ascii="Times New Roman" w:eastAsia="Times New Roman" w:hAnsi="Times New Roman"/>
        </w:rPr>
        <w:tab/>
        <w:t>Moderator (Samsung)</w:t>
      </w:r>
    </w:p>
    <w:p w14:paraId="2560BF93" w14:textId="63E9BE14" w:rsidR="00BA0943" w:rsidRDefault="00C62C50" w:rsidP="00BA0943">
      <w:hyperlink r:id="rId1204" w:history="1">
        <w:r>
          <w:rPr>
            <w:rStyle w:val="Hyperlink"/>
            <w:rFonts w:ascii="Times New Roman" w:eastAsia="Times New Roman" w:hAnsi="Times New Roman"/>
          </w:rPr>
          <w:t>R1-2605831</w:t>
        </w:r>
      </w:hyperlink>
      <w:r w:rsidR="00BA0943">
        <w:rPr>
          <w:rFonts w:ascii="Times New Roman" w:eastAsia="Times New Roman" w:hAnsi="Times New Roman"/>
        </w:rPr>
        <w:tab/>
        <w:t>FL Summary #3 on Uplink transmission scheme(s) for uplink channels</w:t>
      </w:r>
      <w:r w:rsidR="00BA0943">
        <w:rPr>
          <w:rFonts w:ascii="Times New Roman" w:eastAsia="Times New Roman" w:hAnsi="Times New Roman"/>
        </w:rPr>
        <w:tab/>
        <w:t>Moderator (Samsung)</w:t>
      </w:r>
    </w:p>
    <w:p w14:paraId="0BA22560" w14:textId="4FEFFABE" w:rsidR="00BA0943" w:rsidRDefault="00C62C50" w:rsidP="00BA0943">
      <w:hyperlink r:id="rId1205" w:history="1">
        <w:r>
          <w:rPr>
            <w:rStyle w:val="Hyperlink"/>
            <w:rFonts w:ascii="Times New Roman" w:eastAsia="Times New Roman" w:hAnsi="Times New Roman"/>
          </w:rPr>
          <w:t>R1-2605832</w:t>
        </w:r>
      </w:hyperlink>
      <w:r w:rsidR="00BA0943">
        <w:rPr>
          <w:rFonts w:ascii="Times New Roman" w:eastAsia="Times New Roman" w:hAnsi="Times New Roman"/>
        </w:rPr>
        <w:tab/>
        <w:t>FL Summary #4 on Uplink transmission scheme(s) for uplink channels</w:t>
      </w:r>
      <w:r w:rsidR="00BA0943">
        <w:rPr>
          <w:rFonts w:ascii="Times New Roman" w:eastAsia="Times New Roman" w:hAnsi="Times New Roman"/>
        </w:rPr>
        <w:tab/>
        <w:t>Moderator (Samsung)</w:t>
      </w:r>
    </w:p>
    <w:p w14:paraId="6680857A" w14:textId="11AAEFC5" w:rsidR="00BA0943" w:rsidRDefault="00C62C50" w:rsidP="00BA0943">
      <w:hyperlink r:id="rId1206" w:history="1">
        <w:r>
          <w:rPr>
            <w:rStyle w:val="Hyperlink"/>
            <w:rFonts w:ascii="Times New Roman" w:eastAsia="Times New Roman" w:hAnsi="Times New Roman"/>
          </w:rPr>
          <w:t>R1-2605833</w:t>
        </w:r>
      </w:hyperlink>
      <w:r w:rsidR="00BA0943">
        <w:rPr>
          <w:rFonts w:ascii="Times New Roman" w:eastAsia="Times New Roman" w:hAnsi="Times New Roman"/>
        </w:rPr>
        <w:tab/>
        <w:t>FL Summary #5 on Uplink transmission scheme(s) for uplink channels</w:t>
      </w:r>
      <w:r w:rsidR="00BA0943">
        <w:rPr>
          <w:rFonts w:ascii="Times New Roman" w:eastAsia="Times New Roman" w:hAnsi="Times New Roman"/>
        </w:rPr>
        <w:tab/>
        <w:t>Moderator (Samsung)</w:t>
      </w:r>
    </w:p>
    <w:p w14:paraId="6B8D7C99" w14:textId="4A87FD56" w:rsidR="00BA0943" w:rsidRDefault="00C62C50" w:rsidP="00BA0943">
      <w:hyperlink r:id="rId1207" w:history="1">
        <w:r>
          <w:rPr>
            <w:rStyle w:val="Hyperlink"/>
            <w:rFonts w:ascii="Times New Roman" w:eastAsia="Times New Roman" w:hAnsi="Times New Roman"/>
          </w:rPr>
          <w:t>R1-2605219</w:t>
        </w:r>
      </w:hyperlink>
      <w:r w:rsidR="00BA0943">
        <w:rPr>
          <w:rFonts w:ascii="Times New Roman" w:eastAsia="Times New Roman" w:hAnsi="Times New Roman"/>
        </w:rPr>
        <w:tab/>
        <w:t>Uplink transmission scheme(s) for uplink channels</w:t>
      </w:r>
      <w:r w:rsidR="00BA0943">
        <w:rPr>
          <w:rFonts w:ascii="Times New Roman" w:eastAsia="Times New Roman" w:hAnsi="Times New Roman"/>
        </w:rPr>
        <w:tab/>
        <w:t>FUTUREWEI</w:t>
      </w:r>
    </w:p>
    <w:p w14:paraId="2DF1ED46" w14:textId="07C89F7F" w:rsidR="00BA0943" w:rsidRDefault="00C62C50" w:rsidP="00BA0943">
      <w:pPr>
        <w:ind w:left="1440" w:hanging="1440"/>
      </w:pPr>
      <w:hyperlink r:id="rId1208" w:history="1">
        <w:r>
          <w:rPr>
            <w:rStyle w:val="Hyperlink"/>
            <w:rFonts w:ascii="Times New Roman" w:eastAsia="Times New Roman" w:hAnsi="Times New Roman"/>
          </w:rPr>
          <w:t>R1-2605259</w:t>
        </w:r>
      </w:hyperlink>
      <w:r w:rsidR="00BA0943">
        <w:rPr>
          <w:rFonts w:ascii="Times New Roman" w:eastAsia="Times New Roman" w:hAnsi="Times New Roman"/>
        </w:rPr>
        <w:tab/>
        <w:t xml:space="preserve">Discussion on uplink transmission </w:t>
      </w:r>
      <w:proofErr w:type="spellStart"/>
      <w:r w:rsidR="00BA0943">
        <w:rPr>
          <w:rFonts w:ascii="Times New Roman" w:eastAsia="Times New Roman" w:hAnsi="Times New Roman"/>
        </w:rPr>
        <w:t>schems</w:t>
      </w:r>
      <w:proofErr w:type="spellEnd"/>
      <w:r w:rsidR="00BA0943">
        <w:rPr>
          <w:rFonts w:ascii="Times New Roman" w:eastAsia="Times New Roman" w:hAnsi="Times New Roman"/>
        </w:rPr>
        <w:t>(s) for uplink channels for 6GR</w:t>
      </w:r>
      <w:r w:rsidR="00BA0943">
        <w:rPr>
          <w:rFonts w:ascii="Times New Roman" w:eastAsia="Times New Roman" w:hAnsi="Times New Roman"/>
        </w:rPr>
        <w:tab/>
      </w:r>
      <w:proofErr w:type="spellStart"/>
      <w:r w:rsidR="00BA0943">
        <w:rPr>
          <w:rFonts w:ascii="Times New Roman" w:eastAsia="Times New Roman" w:hAnsi="Times New Roman"/>
        </w:rPr>
        <w:t>Spreadtrum</w:t>
      </w:r>
      <w:proofErr w:type="spellEnd"/>
      <w:r w:rsidR="00BA0943">
        <w:rPr>
          <w:rFonts w:ascii="Times New Roman" w:eastAsia="Times New Roman" w:hAnsi="Times New Roman"/>
        </w:rPr>
        <w:t>, UNISOC</w:t>
      </w:r>
    </w:p>
    <w:p w14:paraId="35285B4A" w14:textId="599FA63B" w:rsidR="00BA0943" w:rsidRDefault="00C62C50" w:rsidP="00BA0943">
      <w:hyperlink r:id="rId1209" w:history="1">
        <w:r>
          <w:rPr>
            <w:rStyle w:val="Hyperlink"/>
            <w:rFonts w:ascii="Times New Roman" w:eastAsia="Times New Roman" w:hAnsi="Times New Roman"/>
          </w:rPr>
          <w:t>R1-2605296</w:t>
        </w:r>
      </w:hyperlink>
      <w:r w:rsidR="00BA0943">
        <w:rPr>
          <w:rFonts w:ascii="Times New Roman" w:eastAsia="Times New Roman" w:hAnsi="Times New Roman"/>
        </w:rPr>
        <w:tab/>
        <w:t>Transmission schemes for 6GR UL channels</w:t>
      </w:r>
      <w:r w:rsidR="00BA0943">
        <w:rPr>
          <w:rFonts w:ascii="Times New Roman" w:eastAsia="Times New Roman" w:hAnsi="Times New Roman"/>
        </w:rPr>
        <w:tab/>
        <w:t xml:space="preserve">Huawei, </w:t>
      </w:r>
      <w:proofErr w:type="spellStart"/>
      <w:r w:rsidR="00BA0943">
        <w:rPr>
          <w:rFonts w:ascii="Times New Roman" w:eastAsia="Times New Roman" w:hAnsi="Times New Roman"/>
        </w:rPr>
        <w:t>HiSilicon</w:t>
      </w:r>
      <w:proofErr w:type="spellEnd"/>
    </w:p>
    <w:p w14:paraId="6842FCF3" w14:textId="60130A9D" w:rsidR="00BA0943" w:rsidRDefault="00C62C50" w:rsidP="00BA0943">
      <w:hyperlink r:id="rId1210" w:history="1">
        <w:r>
          <w:rPr>
            <w:rStyle w:val="Hyperlink"/>
            <w:rFonts w:ascii="Times New Roman" w:eastAsia="Times New Roman" w:hAnsi="Times New Roman"/>
          </w:rPr>
          <w:t>R1-2605330</w:t>
        </w:r>
      </w:hyperlink>
      <w:r w:rsidR="00BA0943">
        <w:rPr>
          <w:rFonts w:ascii="Times New Roman" w:eastAsia="Times New Roman" w:hAnsi="Times New Roman"/>
        </w:rPr>
        <w:tab/>
        <w:t>Uplink transmission scheme(s) for uplink channels</w:t>
      </w:r>
      <w:r w:rsidR="00BA0943">
        <w:rPr>
          <w:rFonts w:ascii="Times New Roman" w:eastAsia="Times New Roman" w:hAnsi="Times New Roman"/>
        </w:rPr>
        <w:tab/>
        <w:t>MediaTek Inc.</w:t>
      </w:r>
    </w:p>
    <w:p w14:paraId="6CEED2A9" w14:textId="6010CD8C" w:rsidR="00BA0943" w:rsidRDefault="00C62C50" w:rsidP="00BA0943">
      <w:hyperlink r:id="rId1211" w:history="1">
        <w:r>
          <w:rPr>
            <w:rStyle w:val="Hyperlink"/>
            <w:rFonts w:ascii="Times New Roman" w:eastAsia="Times New Roman" w:hAnsi="Times New Roman"/>
          </w:rPr>
          <w:t>R1-2605333</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 xml:space="preserve">ZTE Corporation, </w:t>
      </w:r>
      <w:proofErr w:type="spellStart"/>
      <w:r w:rsidR="00BA0943">
        <w:rPr>
          <w:rFonts w:ascii="Times New Roman" w:eastAsia="Times New Roman" w:hAnsi="Times New Roman"/>
        </w:rPr>
        <w:t>Sanechips</w:t>
      </w:r>
      <w:proofErr w:type="spellEnd"/>
    </w:p>
    <w:p w14:paraId="21149C2D" w14:textId="1EA50015" w:rsidR="00BA0943" w:rsidRDefault="00C62C50" w:rsidP="00BA0943">
      <w:hyperlink r:id="rId1212" w:history="1">
        <w:r>
          <w:rPr>
            <w:rStyle w:val="Hyperlink"/>
            <w:rFonts w:ascii="Times New Roman" w:eastAsia="Times New Roman" w:hAnsi="Times New Roman"/>
          </w:rPr>
          <w:t>R1-2605372</w:t>
        </w:r>
      </w:hyperlink>
      <w:r w:rsidR="00BA0943">
        <w:rPr>
          <w:rFonts w:ascii="Times New Roman" w:eastAsia="Times New Roman" w:hAnsi="Times New Roman"/>
        </w:rPr>
        <w:tab/>
        <w:t>Transmission schemes and procedures for 6GR UL channels</w:t>
      </w:r>
      <w:r w:rsidR="00BA0943">
        <w:rPr>
          <w:rFonts w:ascii="Times New Roman" w:eastAsia="Times New Roman" w:hAnsi="Times New Roman"/>
        </w:rPr>
        <w:tab/>
      </w:r>
      <w:proofErr w:type="spellStart"/>
      <w:r w:rsidR="00BA0943">
        <w:rPr>
          <w:rFonts w:ascii="Times New Roman" w:eastAsia="Times New Roman" w:hAnsi="Times New Roman"/>
        </w:rPr>
        <w:t>InterDigital</w:t>
      </w:r>
      <w:proofErr w:type="spellEnd"/>
      <w:r w:rsidR="00BA0943">
        <w:rPr>
          <w:rFonts w:ascii="Times New Roman" w:eastAsia="Times New Roman" w:hAnsi="Times New Roman"/>
        </w:rPr>
        <w:t>, Inc.</w:t>
      </w:r>
    </w:p>
    <w:p w14:paraId="2EB82AB6" w14:textId="4C87765D" w:rsidR="00BA0943" w:rsidRDefault="00C62C50" w:rsidP="00BA0943">
      <w:hyperlink r:id="rId1213" w:history="1">
        <w:r>
          <w:rPr>
            <w:rStyle w:val="Hyperlink"/>
            <w:rFonts w:ascii="Times New Roman" w:eastAsia="Times New Roman" w:hAnsi="Times New Roman"/>
          </w:rPr>
          <w:t>R1-2605387</w:t>
        </w:r>
      </w:hyperlink>
      <w:r w:rsidR="00BA0943">
        <w:rPr>
          <w:rFonts w:ascii="Times New Roman" w:eastAsia="Times New Roman" w:hAnsi="Times New Roman"/>
        </w:rPr>
        <w:tab/>
        <w:t>On transmission schemes for uplink channels in 6GR</w:t>
      </w:r>
      <w:r w:rsidR="00BA0943">
        <w:rPr>
          <w:rFonts w:ascii="Times New Roman" w:eastAsia="Times New Roman" w:hAnsi="Times New Roman"/>
        </w:rPr>
        <w:tab/>
        <w:t>Nokia</w:t>
      </w:r>
    </w:p>
    <w:p w14:paraId="6A4B6314" w14:textId="2F07AD03" w:rsidR="00BA0943" w:rsidRDefault="00C62C50" w:rsidP="00BA0943">
      <w:hyperlink r:id="rId1214" w:history="1">
        <w:r>
          <w:rPr>
            <w:rStyle w:val="Hyperlink"/>
            <w:rFonts w:ascii="Times New Roman" w:eastAsia="Times New Roman" w:hAnsi="Times New Roman"/>
          </w:rPr>
          <w:t>R1-2605424</w:t>
        </w:r>
      </w:hyperlink>
      <w:r w:rsidR="00BA0943">
        <w:rPr>
          <w:rFonts w:ascii="Times New Roman" w:eastAsia="Times New Roman" w:hAnsi="Times New Roman"/>
        </w:rPr>
        <w:tab/>
        <w:t>Transmission schemes for 6GR UL channels</w:t>
      </w:r>
      <w:r w:rsidR="00BA0943">
        <w:rPr>
          <w:rFonts w:ascii="Times New Roman" w:eastAsia="Times New Roman" w:hAnsi="Times New Roman"/>
        </w:rPr>
        <w:tab/>
        <w:t>Jio Platforms</w:t>
      </w:r>
    </w:p>
    <w:p w14:paraId="6924E3BC" w14:textId="1E7BAB50" w:rsidR="00BA0943" w:rsidRDefault="00C62C50" w:rsidP="00BA0943">
      <w:hyperlink r:id="rId1215" w:history="1">
        <w:r>
          <w:rPr>
            <w:rStyle w:val="Hyperlink"/>
            <w:rFonts w:ascii="Times New Roman" w:eastAsia="Times New Roman" w:hAnsi="Times New Roman"/>
          </w:rPr>
          <w:t>R1-2605425</w:t>
        </w:r>
      </w:hyperlink>
      <w:r w:rsidR="00BA0943">
        <w:rPr>
          <w:rFonts w:ascii="Times New Roman" w:eastAsia="Times New Roman" w:hAnsi="Times New Roman"/>
        </w:rPr>
        <w:tab/>
        <w:t>Transmission schemes for 6GR UL channels</w:t>
      </w:r>
      <w:r w:rsidR="00BA0943">
        <w:rPr>
          <w:rFonts w:ascii="Times New Roman" w:eastAsia="Times New Roman" w:hAnsi="Times New Roman"/>
        </w:rPr>
        <w:tab/>
        <w:t>Jio Platforms</w:t>
      </w:r>
    </w:p>
    <w:p w14:paraId="47418B99" w14:textId="548E0A52" w:rsidR="00BA0943" w:rsidRDefault="00C62C50" w:rsidP="00BA0943">
      <w:hyperlink r:id="rId1216" w:history="1">
        <w:r>
          <w:rPr>
            <w:rStyle w:val="Hyperlink"/>
            <w:rFonts w:ascii="Times New Roman" w:eastAsia="Times New Roman" w:hAnsi="Times New Roman"/>
          </w:rPr>
          <w:t>R1-2605464</w:t>
        </w:r>
      </w:hyperlink>
      <w:r w:rsidR="00BA0943">
        <w:rPr>
          <w:rFonts w:ascii="Times New Roman" w:eastAsia="Times New Roman" w:hAnsi="Times New Roman"/>
        </w:rPr>
        <w:tab/>
        <w:t>Discussion on uplink transmission schemes for 6GR uplink channels</w:t>
      </w:r>
      <w:r w:rsidR="00BA0943">
        <w:rPr>
          <w:rFonts w:ascii="Times New Roman" w:eastAsia="Times New Roman" w:hAnsi="Times New Roman"/>
        </w:rPr>
        <w:tab/>
        <w:t>vivo</w:t>
      </w:r>
    </w:p>
    <w:p w14:paraId="3895406D" w14:textId="29ECEDBD" w:rsidR="00BA0943" w:rsidRDefault="00C62C50" w:rsidP="00BA0943">
      <w:hyperlink r:id="rId1217" w:history="1">
        <w:r>
          <w:rPr>
            <w:rStyle w:val="Hyperlink"/>
            <w:rFonts w:ascii="Times New Roman" w:eastAsia="Times New Roman" w:hAnsi="Times New Roman"/>
          </w:rPr>
          <w:t>R1-2605500</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Tejas Networks Limited</w:t>
      </w:r>
    </w:p>
    <w:p w14:paraId="50D57940" w14:textId="73BD2A33" w:rsidR="00BA0943" w:rsidRDefault="00C62C50" w:rsidP="00BA0943">
      <w:hyperlink r:id="rId1218" w:history="1">
        <w:r>
          <w:rPr>
            <w:rStyle w:val="Hyperlink"/>
            <w:rFonts w:ascii="Times New Roman" w:eastAsia="Times New Roman" w:hAnsi="Times New Roman"/>
          </w:rPr>
          <w:t>R1-2605568</w:t>
        </w:r>
      </w:hyperlink>
      <w:r w:rsidR="00BA0943">
        <w:rPr>
          <w:rFonts w:ascii="Times New Roman" w:eastAsia="Times New Roman" w:hAnsi="Times New Roman"/>
        </w:rPr>
        <w:tab/>
        <w:t>Discussion on UL transmission scheme(s)</w:t>
      </w:r>
      <w:r w:rsidR="00BA0943">
        <w:rPr>
          <w:rFonts w:ascii="Times New Roman" w:eastAsia="Times New Roman" w:hAnsi="Times New Roman"/>
        </w:rPr>
        <w:tab/>
        <w:t>Xiaomi</w:t>
      </w:r>
    </w:p>
    <w:p w14:paraId="28997C6B" w14:textId="60F93019" w:rsidR="00BA0943" w:rsidRDefault="00C62C50" w:rsidP="00BA0943">
      <w:hyperlink r:id="rId1219" w:history="1">
        <w:r>
          <w:rPr>
            <w:rStyle w:val="Hyperlink"/>
            <w:rFonts w:ascii="Times New Roman" w:eastAsia="Times New Roman" w:hAnsi="Times New Roman"/>
          </w:rPr>
          <w:t>R1-2605593</w:t>
        </w:r>
      </w:hyperlink>
      <w:r w:rsidR="00BA0943">
        <w:rPr>
          <w:rFonts w:ascii="Times New Roman" w:eastAsia="Times New Roman" w:hAnsi="Times New Roman"/>
        </w:rPr>
        <w:tab/>
        <w:t>Uplink transmission scheme(s) for uplink channels</w:t>
      </w:r>
      <w:r w:rsidR="00BA0943">
        <w:rPr>
          <w:rFonts w:ascii="Times New Roman" w:eastAsia="Times New Roman" w:hAnsi="Times New Roman"/>
        </w:rPr>
        <w:tab/>
        <w:t>Ericsson</w:t>
      </w:r>
    </w:p>
    <w:p w14:paraId="2346EB7E" w14:textId="5A2DBCDA" w:rsidR="00BA0943" w:rsidRDefault="00C62C50" w:rsidP="00BA0943">
      <w:hyperlink r:id="rId1220" w:history="1">
        <w:r>
          <w:rPr>
            <w:rStyle w:val="Hyperlink"/>
            <w:rFonts w:ascii="Times New Roman" w:eastAsia="Times New Roman" w:hAnsi="Times New Roman"/>
          </w:rPr>
          <w:t>R1-2605597</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TCL</w:t>
      </w:r>
    </w:p>
    <w:p w14:paraId="72C4F359" w14:textId="73031F8D" w:rsidR="00BA0943" w:rsidRDefault="00C62C50" w:rsidP="00BA0943">
      <w:hyperlink r:id="rId1221" w:history="1">
        <w:r>
          <w:rPr>
            <w:rStyle w:val="Hyperlink"/>
            <w:rFonts w:ascii="Times New Roman" w:eastAsia="Times New Roman" w:hAnsi="Times New Roman"/>
          </w:rPr>
          <w:t>R1-2605636</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CMCC</w:t>
      </w:r>
    </w:p>
    <w:p w14:paraId="08B88E7A" w14:textId="7DECFA00" w:rsidR="00BA0943" w:rsidRDefault="00C62C50" w:rsidP="00BA0943">
      <w:hyperlink r:id="rId1222" w:history="1">
        <w:r>
          <w:rPr>
            <w:rStyle w:val="Hyperlink"/>
            <w:rFonts w:ascii="Times New Roman" w:eastAsia="Times New Roman" w:hAnsi="Times New Roman"/>
          </w:rPr>
          <w:t>R1-2605722</w:t>
        </w:r>
      </w:hyperlink>
      <w:r w:rsidR="00BA0943">
        <w:rPr>
          <w:rFonts w:ascii="Times New Roman" w:eastAsia="Times New Roman" w:hAnsi="Times New Roman"/>
        </w:rPr>
        <w:tab/>
        <w:t>Views on uplink transmission schemes for uplink channels</w:t>
      </w:r>
      <w:r w:rsidR="00BA0943">
        <w:rPr>
          <w:rFonts w:ascii="Times New Roman" w:eastAsia="Times New Roman" w:hAnsi="Times New Roman"/>
        </w:rPr>
        <w:tab/>
        <w:t>CATT</w:t>
      </w:r>
    </w:p>
    <w:p w14:paraId="2B3E9C96" w14:textId="47BB61AA" w:rsidR="00BA0943" w:rsidRDefault="00C62C50" w:rsidP="00BA0943">
      <w:hyperlink r:id="rId1223" w:history="1">
        <w:r>
          <w:rPr>
            <w:rStyle w:val="Hyperlink"/>
            <w:rFonts w:ascii="Times New Roman" w:eastAsia="Times New Roman" w:hAnsi="Times New Roman"/>
          </w:rPr>
          <w:t>R1-2605828</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Samsung</w:t>
      </w:r>
    </w:p>
    <w:p w14:paraId="1C09FE29" w14:textId="7C726BDD" w:rsidR="00BA0943" w:rsidRDefault="00C62C50" w:rsidP="00BA0943">
      <w:hyperlink r:id="rId1224" w:history="1">
        <w:r>
          <w:rPr>
            <w:rStyle w:val="Hyperlink"/>
            <w:rFonts w:ascii="Times New Roman" w:eastAsia="Times New Roman" w:hAnsi="Times New Roman"/>
          </w:rPr>
          <w:t>R1-2605869</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NEC</w:t>
      </w:r>
    </w:p>
    <w:p w14:paraId="4668324D" w14:textId="55C6CE78" w:rsidR="00BA0943" w:rsidRDefault="00C62C50" w:rsidP="00BA0943">
      <w:hyperlink r:id="rId1225" w:history="1">
        <w:r>
          <w:rPr>
            <w:rStyle w:val="Hyperlink"/>
            <w:rFonts w:ascii="Times New Roman" w:eastAsia="Times New Roman" w:hAnsi="Times New Roman"/>
          </w:rPr>
          <w:t>R1-2605912</w:t>
        </w:r>
      </w:hyperlink>
      <w:r w:rsidR="00BA0943">
        <w:rPr>
          <w:rFonts w:ascii="Times New Roman" w:eastAsia="Times New Roman" w:hAnsi="Times New Roman"/>
        </w:rPr>
        <w:tab/>
        <w:t>Discussions on 6GR Uplink Transmission</w:t>
      </w:r>
      <w:r w:rsidR="00BA0943">
        <w:rPr>
          <w:rFonts w:ascii="Times New Roman" w:eastAsia="Times New Roman" w:hAnsi="Times New Roman"/>
        </w:rPr>
        <w:tab/>
        <w:t>OPPO</w:t>
      </w:r>
    </w:p>
    <w:p w14:paraId="265E91C9" w14:textId="7E7920B7" w:rsidR="00BA0943" w:rsidRDefault="00C62C50" w:rsidP="00BA0943">
      <w:hyperlink r:id="rId1226" w:history="1">
        <w:r>
          <w:rPr>
            <w:rStyle w:val="Hyperlink"/>
            <w:rFonts w:ascii="Times New Roman" w:eastAsia="Times New Roman" w:hAnsi="Times New Roman"/>
          </w:rPr>
          <w:t>R1-2605975</w:t>
        </w:r>
      </w:hyperlink>
      <w:r w:rsidR="00BA0943">
        <w:rPr>
          <w:rFonts w:ascii="Times New Roman" w:eastAsia="Times New Roman" w:hAnsi="Times New Roman"/>
        </w:rPr>
        <w:tab/>
        <w:t>Discussion of uplink transmission scheme(s) for uplink</w:t>
      </w:r>
      <w:r w:rsidR="00BA0943">
        <w:rPr>
          <w:rFonts w:ascii="Times New Roman" w:eastAsia="Times New Roman" w:hAnsi="Times New Roman"/>
        </w:rPr>
        <w:tab/>
        <w:t>Sony</w:t>
      </w:r>
    </w:p>
    <w:p w14:paraId="150B8F62" w14:textId="332C9A05" w:rsidR="00BA0943" w:rsidRDefault="00C62C50" w:rsidP="00BA0943">
      <w:hyperlink r:id="rId1227" w:history="1">
        <w:r>
          <w:rPr>
            <w:rStyle w:val="Hyperlink"/>
            <w:rFonts w:ascii="Times New Roman" w:eastAsia="Times New Roman" w:hAnsi="Times New Roman"/>
          </w:rPr>
          <w:t>R1-2606027</w:t>
        </w:r>
      </w:hyperlink>
      <w:r w:rsidR="00BA0943">
        <w:rPr>
          <w:rFonts w:ascii="Times New Roman" w:eastAsia="Times New Roman" w:hAnsi="Times New Roman"/>
        </w:rPr>
        <w:tab/>
        <w:t>On uplink transmission schemes for uplink channels</w:t>
      </w:r>
      <w:r w:rsidR="00BA0943">
        <w:rPr>
          <w:rFonts w:ascii="Times New Roman" w:eastAsia="Times New Roman" w:hAnsi="Times New Roman"/>
        </w:rPr>
        <w:tab/>
        <w:t>Apple</w:t>
      </w:r>
    </w:p>
    <w:p w14:paraId="77886163" w14:textId="216E9679" w:rsidR="00BA0943" w:rsidRDefault="00C62C50" w:rsidP="00BA0943">
      <w:pPr>
        <w:rPr>
          <w:rFonts w:ascii="Times New Roman" w:eastAsia="Times New Roman" w:hAnsi="Times New Roman"/>
        </w:rPr>
      </w:pPr>
      <w:hyperlink r:id="rId1228" w:history="1">
        <w:r>
          <w:rPr>
            <w:rStyle w:val="Hyperlink"/>
            <w:rFonts w:ascii="Times New Roman" w:eastAsia="Times New Roman" w:hAnsi="Times New Roman"/>
          </w:rPr>
          <w:t>R1-2606053</w:t>
        </w:r>
      </w:hyperlink>
      <w:r w:rsidR="00BA0943">
        <w:rPr>
          <w:rFonts w:ascii="Times New Roman" w:eastAsia="Times New Roman" w:hAnsi="Times New Roman"/>
        </w:rPr>
        <w:tab/>
        <w:t>Transmission schemes for UL channels</w:t>
      </w:r>
      <w:r w:rsidR="00BA0943">
        <w:rPr>
          <w:rFonts w:ascii="Times New Roman" w:eastAsia="Times New Roman" w:hAnsi="Times New Roman"/>
        </w:rPr>
        <w:tab/>
        <w:t>Intel</w:t>
      </w:r>
    </w:p>
    <w:p w14:paraId="49C91352" w14:textId="01BB8716" w:rsidR="00401FF2" w:rsidRDefault="00C62C50" w:rsidP="00401FF2">
      <w:pPr>
        <w:rPr>
          <w:rFonts w:ascii="Times New Roman" w:eastAsia="Times New Roman" w:hAnsi="Times New Roman"/>
        </w:rPr>
      </w:pPr>
      <w:hyperlink r:id="rId1229" w:history="1">
        <w:r>
          <w:rPr>
            <w:rStyle w:val="Hyperlink"/>
            <w:rFonts w:ascii="Times New Roman" w:eastAsia="Times New Roman" w:hAnsi="Times New Roman"/>
          </w:rPr>
          <w:t>R1-2606829</w:t>
        </w:r>
      </w:hyperlink>
      <w:r w:rsidR="00401FF2">
        <w:rPr>
          <w:rFonts w:ascii="Times New Roman" w:eastAsia="Times New Roman" w:hAnsi="Times New Roman"/>
        </w:rPr>
        <w:tab/>
        <w:t>Transmission schemes for UL channels</w:t>
      </w:r>
      <w:r w:rsidR="00401FF2">
        <w:rPr>
          <w:rFonts w:ascii="Times New Roman" w:eastAsia="Times New Roman" w:hAnsi="Times New Roman"/>
        </w:rPr>
        <w:tab/>
        <w:t>Intel</w:t>
      </w:r>
    </w:p>
    <w:p w14:paraId="20BFF487" w14:textId="4F95E3AF" w:rsidR="00401FF2" w:rsidRDefault="00401FF2" w:rsidP="00BA0943">
      <w:r>
        <w:tab/>
      </w:r>
      <w:r>
        <w:tab/>
        <w:t xml:space="preserve">(Revision of </w:t>
      </w:r>
      <w:hyperlink r:id="rId1230" w:history="1">
        <w:r w:rsidR="00C62C50">
          <w:rPr>
            <w:rStyle w:val="Hyperlink"/>
          </w:rPr>
          <w:t>R1-2606053</w:t>
        </w:r>
      </w:hyperlink>
      <w:r>
        <w:t>)</w:t>
      </w:r>
    </w:p>
    <w:p w14:paraId="460D1B69" w14:textId="2E0E161C" w:rsidR="00BA0943" w:rsidRDefault="00C62C50" w:rsidP="00BA0943">
      <w:hyperlink r:id="rId1231" w:history="1">
        <w:r>
          <w:rPr>
            <w:rStyle w:val="Hyperlink"/>
            <w:rFonts w:ascii="Times New Roman" w:eastAsia="Times New Roman" w:hAnsi="Times New Roman"/>
          </w:rPr>
          <w:t>R1-2606061</w:t>
        </w:r>
      </w:hyperlink>
      <w:r w:rsidR="00BA0943">
        <w:rPr>
          <w:rFonts w:ascii="Times New Roman" w:eastAsia="Times New Roman" w:hAnsi="Times New Roman"/>
        </w:rPr>
        <w:tab/>
        <w:t>Discussions on uplink transmission schemes for uplink channels</w:t>
      </w:r>
      <w:r w:rsidR="00BA0943">
        <w:rPr>
          <w:rFonts w:ascii="Times New Roman" w:eastAsia="Times New Roman" w:hAnsi="Times New Roman"/>
        </w:rPr>
        <w:tab/>
        <w:t>Sharp</w:t>
      </w:r>
    </w:p>
    <w:p w14:paraId="7FE15C23" w14:textId="27370B3B" w:rsidR="00BA0943" w:rsidRDefault="00C62C50" w:rsidP="00BA0943">
      <w:hyperlink r:id="rId1232" w:history="1">
        <w:r>
          <w:rPr>
            <w:rStyle w:val="Hyperlink"/>
            <w:rFonts w:ascii="Times New Roman" w:eastAsia="Times New Roman" w:hAnsi="Times New Roman"/>
          </w:rPr>
          <w:t>R1-2606070</w:t>
        </w:r>
      </w:hyperlink>
      <w:r w:rsidR="00BA0943">
        <w:rPr>
          <w:rFonts w:ascii="Times New Roman" w:eastAsia="Times New Roman" w:hAnsi="Times New Roman"/>
        </w:rPr>
        <w:tab/>
        <w:t>Discussion on uplink transmission scheme for uplink channels</w:t>
      </w:r>
      <w:r w:rsidR="00BA0943">
        <w:rPr>
          <w:rFonts w:ascii="Times New Roman" w:eastAsia="Times New Roman" w:hAnsi="Times New Roman"/>
        </w:rPr>
        <w:tab/>
        <w:t>Panasonic</w:t>
      </w:r>
    </w:p>
    <w:p w14:paraId="0398B87C" w14:textId="00EF0E03" w:rsidR="00BA0943" w:rsidRDefault="00C62C50" w:rsidP="00BA0943">
      <w:hyperlink r:id="rId1233" w:history="1">
        <w:r>
          <w:rPr>
            <w:rStyle w:val="Hyperlink"/>
            <w:rFonts w:ascii="Times New Roman" w:eastAsia="Times New Roman" w:hAnsi="Times New Roman"/>
          </w:rPr>
          <w:t>R1-2606084</w:t>
        </w:r>
      </w:hyperlink>
      <w:r w:rsidR="00BA0943">
        <w:rPr>
          <w:rFonts w:ascii="Times New Roman" w:eastAsia="Times New Roman" w:hAnsi="Times New Roman"/>
        </w:rPr>
        <w:tab/>
        <w:t>Discussion on UL transmission schemes for PUSCH and PUCCH</w:t>
      </w:r>
      <w:r w:rsidR="00BA0943">
        <w:rPr>
          <w:rFonts w:ascii="Times New Roman" w:eastAsia="Times New Roman" w:hAnsi="Times New Roman"/>
        </w:rPr>
        <w:tab/>
        <w:t>China Telecom</w:t>
      </w:r>
    </w:p>
    <w:p w14:paraId="14EA13A3" w14:textId="4A7CE8A3" w:rsidR="00BA0943" w:rsidRDefault="00C62C50" w:rsidP="00BA0943">
      <w:hyperlink r:id="rId1234" w:history="1">
        <w:r>
          <w:rPr>
            <w:rStyle w:val="Hyperlink"/>
            <w:rFonts w:ascii="Times New Roman" w:eastAsia="Times New Roman" w:hAnsi="Times New Roman"/>
          </w:rPr>
          <w:t>R1-2606104</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1Finity</w:t>
      </w:r>
    </w:p>
    <w:p w14:paraId="73001C98" w14:textId="7D54C918" w:rsidR="00BA0943" w:rsidRDefault="00C62C50" w:rsidP="00BA0943">
      <w:hyperlink r:id="rId1235" w:history="1">
        <w:r>
          <w:rPr>
            <w:rStyle w:val="Hyperlink"/>
            <w:rFonts w:ascii="Times New Roman" w:eastAsia="Times New Roman" w:hAnsi="Times New Roman"/>
          </w:rPr>
          <w:t>R1-2606126</w:t>
        </w:r>
      </w:hyperlink>
      <w:r w:rsidR="00BA0943">
        <w:rPr>
          <w:rFonts w:ascii="Times New Roman" w:eastAsia="Times New Roman" w:hAnsi="Times New Roman"/>
        </w:rPr>
        <w:tab/>
        <w:t xml:space="preserve">Uplink </w:t>
      </w:r>
      <w:proofErr w:type="spellStart"/>
      <w:r w:rsidR="00BA0943">
        <w:rPr>
          <w:rFonts w:ascii="Times New Roman" w:eastAsia="Times New Roman" w:hAnsi="Times New Roman"/>
        </w:rPr>
        <w:t>Transmisison</w:t>
      </w:r>
      <w:proofErr w:type="spellEnd"/>
      <w:r w:rsidR="00BA0943">
        <w:rPr>
          <w:rFonts w:ascii="Times New Roman" w:eastAsia="Times New Roman" w:hAnsi="Times New Roman"/>
        </w:rPr>
        <w:t xml:space="preserve"> Scheme for Uplink Channels</w:t>
      </w:r>
      <w:r w:rsidR="00BA0943">
        <w:rPr>
          <w:rFonts w:ascii="Times New Roman" w:eastAsia="Times New Roman" w:hAnsi="Times New Roman"/>
        </w:rPr>
        <w:tab/>
        <w:t>Google</w:t>
      </w:r>
    </w:p>
    <w:p w14:paraId="6655DEE4" w14:textId="3B411490" w:rsidR="00BA0943" w:rsidRDefault="00C62C50" w:rsidP="00BA0943">
      <w:hyperlink r:id="rId1236" w:history="1">
        <w:r>
          <w:rPr>
            <w:rStyle w:val="Hyperlink"/>
            <w:rFonts w:ascii="Times New Roman" w:eastAsia="Times New Roman" w:hAnsi="Times New Roman"/>
          </w:rPr>
          <w:t>R1-2606161</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LG Electronics</w:t>
      </w:r>
    </w:p>
    <w:p w14:paraId="0754AB6C" w14:textId="0F624C39" w:rsidR="00BA0943" w:rsidRDefault="00C62C50" w:rsidP="00BA0943">
      <w:pPr>
        <w:ind w:left="1440" w:hanging="1440"/>
      </w:pPr>
      <w:hyperlink r:id="rId1237" w:history="1">
        <w:r>
          <w:rPr>
            <w:rStyle w:val="Hyperlink"/>
            <w:rFonts w:ascii="Times New Roman" w:eastAsia="Times New Roman" w:hAnsi="Times New Roman"/>
          </w:rPr>
          <w:t>R1-2606224</w:t>
        </w:r>
      </w:hyperlink>
      <w:r w:rsidR="00BA0943">
        <w:rPr>
          <w:rFonts w:ascii="Times New Roman" w:eastAsia="Times New Roman" w:hAnsi="Times New Roman"/>
        </w:rPr>
        <w:tab/>
        <w:t>Discussion on SIP for AI-based PUSCH DMRS overhead reduction</w:t>
      </w:r>
      <w:r w:rsidR="00BA0943">
        <w:rPr>
          <w:rFonts w:ascii="Times New Roman" w:eastAsia="Times New Roman" w:hAnsi="Times New Roman"/>
        </w:rPr>
        <w:tab/>
        <w:t>SEU, BJTU, BUPT, CQU, CQUPT, FDU, HKU, PKU, PCL, SJTU, SUTD, TJU, USTB, XDU, ZJU</w:t>
      </w:r>
    </w:p>
    <w:p w14:paraId="5640F280" w14:textId="39BFAEAE" w:rsidR="00BA0943" w:rsidRDefault="00C62C50" w:rsidP="00BA0943">
      <w:hyperlink r:id="rId1238" w:history="1">
        <w:r>
          <w:rPr>
            <w:rStyle w:val="Hyperlink"/>
            <w:rFonts w:ascii="Times New Roman" w:eastAsia="Times New Roman" w:hAnsi="Times New Roman"/>
          </w:rPr>
          <w:t>R1-2606243</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ETRI</w:t>
      </w:r>
    </w:p>
    <w:p w14:paraId="14A3EF0C" w14:textId="7A3712D8" w:rsidR="00BA0943" w:rsidRDefault="00C62C50" w:rsidP="00BA0943">
      <w:pPr>
        <w:ind w:left="1440" w:hanging="1440"/>
      </w:pPr>
      <w:hyperlink r:id="rId1239" w:history="1">
        <w:r>
          <w:rPr>
            <w:rStyle w:val="Hyperlink"/>
            <w:rFonts w:ascii="Times New Roman" w:eastAsia="Times New Roman" w:hAnsi="Times New Roman"/>
          </w:rPr>
          <w:t>R1-2606294</w:t>
        </w:r>
      </w:hyperlink>
      <w:r w:rsidR="00BA0943">
        <w:rPr>
          <w:rFonts w:ascii="Times New Roman" w:eastAsia="Times New Roman" w:hAnsi="Times New Roman"/>
        </w:rPr>
        <w:tab/>
        <w:t>MRSS operator considerations</w:t>
      </w:r>
      <w:r w:rsidR="00BA0943">
        <w:rPr>
          <w:rFonts w:ascii="Times New Roman" w:eastAsia="Times New Roman" w:hAnsi="Times New Roman"/>
        </w:rPr>
        <w:tab/>
        <w:t xml:space="preserve">BOUYGUES Telecom, Vodafone, Orange, Telecom Italia, Deutsche Telekom, British Telecom, AT&amp;T </w:t>
      </w:r>
    </w:p>
    <w:p w14:paraId="70164AF7" w14:textId="4CD13333" w:rsidR="00BA0943" w:rsidRDefault="00C62C50" w:rsidP="00BA0943">
      <w:hyperlink r:id="rId1240" w:history="1">
        <w:r>
          <w:rPr>
            <w:rStyle w:val="Hyperlink"/>
            <w:rFonts w:ascii="Times New Roman" w:eastAsia="Times New Roman" w:hAnsi="Times New Roman"/>
          </w:rPr>
          <w:t>R1-2606309</w:t>
        </w:r>
      </w:hyperlink>
      <w:r w:rsidR="00BA0943">
        <w:rPr>
          <w:rFonts w:ascii="Times New Roman" w:eastAsia="Times New Roman" w:hAnsi="Times New Roman"/>
        </w:rPr>
        <w:tab/>
        <w:t>Discussion on Uplink Transmission Schemes for Uplink Control Channels</w:t>
      </w:r>
      <w:r w:rsidR="00BA0943">
        <w:rPr>
          <w:rFonts w:ascii="Times New Roman" w:eastAsia="Times New Roman" w:hAnsi="Times New Roman"/>
        </w:rPr>
        <w:tab/>
        <w:t>EURECOM</w:t>
      </w:r>
    </w:p>
    <w:p w14:paraId="2246DAFF" w14:textId="06371E48" w:rsidR="00BA0943" w:rsidRDefault="00C62C50" w:rsidP="00BA0943">
      <w:hyperlink r:id="rId1241" w:history="1">
        <w:r>
          <w:rPr>
            <w:rStyle w:val="Hyperlink"/>
            <w:rFonts w:ascii="Times New Roman" w:eastAsia="Times New Roman" w:hAnsi="Times New Roman"/>
          </w:rPr>
          <w:t>R1-2606324</w:t>
        </w:r>
      </w:hyperlink>
      <w:r w:rsidR="00BA0943">
        <w:rPr>
          <w:rFonts w:ascii="Times New Roman" w:eastAsia="Times New Roman" w:hAnsi="Times New Roman"/>
        </w:rPr>
        <w:tab/>
        <w:t>Uplink transmission schemes for uplink channels</w:t>
      </w:r>
      <w:r w:rsidR="00BA0943">
        <w:rPr>
          <w:rFonts w:ascii="Times New Roman" w:eastAsia="Times New Roman" w:hAnsi="Times New Roman"/>
        </w:rPr>
        <w:tab/>
        <w:t>NVIDIA</w:t>
      </w:r>
    </w:p>
    <w:p w14:paraId="134C2675" w14:textId="690D7779" w:rsidR="00BA0943" w:rsidRDefault="00C62C50" w:rsidP="00BA0943">
      <w:hyperlink r:id="rId1242" w:history="1">
        <w:r>
          <w:rPr>
            <w:rStyle w:val="Hyperlink"/>
            <w:rFonts w:ascii="Times New Roman" w:eastAsia="Times New Roman" w:hAnsi="Times New Roman"/>
          </w:rPr>
          <w:t>R1-2606328</w:t>
        </w:r>
      </w:hyperlink>
      <w:r w:rsidR="00BA0943">
        <w:rPr>
          <w:rFonts w:ascii="Times New Roman" w:eastAsia="Times New Roman" w:hAnsi="Times New Roman"/>
        </w:rPr>
        <w:tab/>
        <w:t>Study for uplink transmission scheme(s) for uplink channels</w:t>
      </w:r>
      <w:r w:rsidR="00BA0943">
        <w:rPr>
          <w:rFonts w:ascii="Times New Roman" w:eastAsia="Times New Roman" w:hAnsi="Times New Roman"/>
        </w:rPr>
        <w:tab/>
        <w:t>Lenovo</w:t>
      </w:r>
    </w:p>
    <w:p w14:paraId="6B6C045C" w14:textId="1BB444B3" w:rsidR="00BA0943" w:rsidRDefault="00C62C50" w:rsidP="00BA0943">
      <w:hyperlink r:id="rId1243" w:history="1">
        <w:r>
          <w:rPr>
            <w:rStyle w:val="Hyperlink"/>
            <w:rFonts w:ascii="Times New Roman" w:eastAsia="Times New Roman" w:hAnsi="Times New Roman"/>
          </w:rPr>
          <w:t>R1-2606342</w:t>
        </w:r>
      </w:hyperlink>
      <w:r w:rsidR="00BA0943">
        <w:rPr>
          <w:rFonts w:ascii="Times New Roman" w:eastAsia="Times New Roman" w:hAnsi="Times New Roman"/>
        </w:rPr>
        <w:tab/>
        <w:t>Discussion on uplink transmission schemes</w:t>
      </w:r>
      <w:r w:rsidR="00BA0943">
        <w:rPr>
          <w:rFonts w:ascii="Times New Roman" w:eastAsia="Times New Roman" w:hAnsi="Times New Roman"/>
        </w:rPr>
        <w:tab/>
      </w:r>
      <w:proofErr w:type="spellStart"/>
      <w:r w:rsidR="00BA0943">
        <w:rPr>
          <w:rFonts w:ascii="Times New Roman" w:eastAsia="Times New Roman" w:hAnsi="Times New Roman"/>
        </w:rPr>
        <w:t>Ofinno</w:t>
      </w:r>
      <w:proofErr w:type="spellEnd"/>
    </w:p>
    <w:p w14:paraId="29F01D8E" w14:textId="15856012" w:rsidR="00BA0943" w:rsidRDefault="00C62C50" w:rsidP="00BA0943">
      <w:hyperlink r:id="rId1244" w:history="1">
        <w:r>
          <w:rPr>
            <w:rStyle w:val="Hyperlink"/>
            <w:rFonts w:ascii="Times New Roman" w:eastAsia="Times New Roman" w:hAnsi="Times New Roman"/>
          </w:rPr>
          <w:t>R1-2606380</w:t>
        </w:r>
      </w:hyperlink>
      <w:r w:rsidR="00BA0943">
        <w:rPr>
          <w:rFonts w:ascii="Times New Roman" w:eastAsia="Times New Roman" w:hAnsi="Times New Roman"/>
        </w:rPr>
        <w:tab/>
        <w:t>Uplink transmission schemes for uplink channels</w:t>
      </w:r>
      <w:r w:rsidR="00BA0943">
        <w:rPr>
          <w:rFonts w:ascii="Times New Roman" w:eastAsia="Times New Roman" w:hAnsi="Times New Roman"/>
        </w:rPr>
        <w:tab/>
        <w:t>Qualcomm Incorporated</w:t>
      </w:r>
    </w:p>
    <w:p w14:paraId="7BAAAC38" w14:textId="0D2D805C" w:rsidR="00BA0943" w:rsidRDefault="00C62C50" w:rsidP="00BA0943">
      <w:hyperlink r:id="rId1245" w:history="1">
        <w:r>
          <w:rPr>
            <w:rStyle w:val="Hyperlink"/>
            <w:rFonts w:ascii="Times New Roman" w:eastAsia="Times New Roman" w:hAnsi="Times New Roman"/>
          </w:rPr>
          <w:t>R1-2606430</w:t>
        </w:r>
      </w:hyperlink>
      <w:r w:rsidR="00BA0943">
        <w:rPr>
          <w:rFonts w:ascii="Times New Roman" w:eastAsia="Times New Roman" w:hAnsi="Times New Roman"/>
        </w:rPr>
        <w:tab/>
        <w:t>Discussion on 6GR UL Channel Framework</w:t>
      </w:r>
      <w:r w:rsidR="00BA0943">
        <w:rPr>
          <w:rFonts w:ascii="Times New Roman" w:eastAsia="Times New Roman" w:hAnsi="Times New Roman"/>
        </w:rPr>
        <w:tab/>
        <w:t>AT&amp;T</w:t>
      </w:r>
    </w:p>
    <w:p w14:paraId="5D9DE62A" w14:textId="6D746B33" w:rsidR="00BA0943" w:rsidRDefault="00C62C50" w:rsidP="00BA0943">
      <w:pPr>
        <w:rPr>
          <w:rFonts w:ascii="Times New Roman" w:eastAsiaTheme="minorEastAsia" w:hAnsi="Times New Roman"/>
          <w:lang w:eastAsia="zh-CN"/>
        </w:rPr>
      </w:pPr>
      <w:hyperlink r:id="rId1246" w:history="1">
        <w:r>
          <w:rPr>
            <w:rStyle w:val="Hyperlink"/>
            <w:rFonts w:ascii="Times New Roman" w:eastAsia="Times New Roman" w:hAnsi="Times New Roman"/>
          </w:rPr>
          <w:t>R1-2606506</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NTT DOCOMO, INC.</w:t>
      </w:r>
    </w:p>
    <w:p w14:paraId="0D93C2FC" w14:textId="3CA315B1" w:rsidR="00BA0943" w:rsidRDefault="00C62C50" w:rsidP="00BA0943">
      <w:hyperlink r:id="rId1247" w:history="1">
        <w:r>
          <w:rPr>
            <w:rStyle w:val="Hyperlink"/>
            <w:rFonts w:ascii="Times New Roman" w:eastAsiaTheme="minorEastAsia" w:hAnsi="Times New Roman"/>
            <w:lang w:eastAsia="zh-CN"/>
          </w:rPr>
          <w:t>R1-2606744</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NTT DOCOMO, INC.</w:t>
      </w:r>
    </w:p>
    <w:p w14:paraId="78ABFC55" w14:textId="0C4A6F17" w:rsidR="00BA0943" w:rsidRPr="003A1250" w:rsidRDefault="00BA0943" w:rsidP="00BA0943">
      <w:pPr>
        <w:rPr>
          <w:rFonts w:eastAsiaTheme="minorEastAsia"/>
          <w:lang w:eastAsia="zh-CN"/>
        </w:rPr>
      </w:pPr>
      <w:r>
        <w:rPr>
          <w:rFonts w:eastAsiaTheme="minorEastAsia"/>
          <w:lang w:eastAsia="zh-CN"/>
        </w:rPr>
        <w:tab/>
      </w:r>
      <w:r>
        <w:rPr>
          <w:rFonts w:eastAsiaTheme="minorEastAsia"/>
          <w:lang w:eastAsia="zh-CN"/>
        </w:rPr>
        <w:tab/>
      </w:r>
      <w:r>
        <w:rPr>
          <w:rFonts w:eastAsiaTheme="minorEastAsia" w:hint="eastAsia"/>
          <w:lang w:eastAsia="zh-CN"/>
        </w:rPr>
        <w:t xml:space="preserve">(Revision of </w:t>
      </w:r>
      <w:hyperlink r:id="rId1248" w:history="1">
        <w:r w:rsidR="00C62C50">
          <w:rPr>
            <w:rStyle w:val="Hyperlink"/>
            <w:rFonts w:eastAsiaTheme="minorEastAsia"/>
            <w:lang w:eastAsia="zh-CN"/>
          </w:rPr>
          <w:t>R1-2606506</w:t>
        </w:r>
      </w:hyperlink>
      <w:r>
        <w:rPr>
          <w:rFonts w:eastAsiaTheme="minorEastAsia" w:hint="eastAsia"/>
          <w:lang w:eastAsia="zh-CN"/>
        </w:rPr>
        <w:t>)</w:t>
      </w:r>
    </w:p>
    <w:p w14:paraId="78FC5152" w14:textId="237000A8" w:rsidR="00BA0943" w:rsidRDefault="00C62C50" w:rsidP="00BA0943">
      <w:hyperlink r:id="rId1249" w:history="1">
        <w:r>
          <w:rPr>
            <w:rStyle w:val="Hyperlink"/>
            <w:rFonts w:ascii="Times New Roman" w:eastAsia="Times New Roman" w:hAnsi="Times New Roman"/>
          </w:rPr>
          <w:t>R1-2606526</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r>
      <w:proofErr w:type="spellStart"/>
      <w:r w:rsidR="00BA0943">
        <w:rPr>
          <w:rFonts w:ascii="Times New Roman" w:eastAsia="Times New Roman" w:hAnsi="Times New Roman"/>
        </w:rPr>
        <w:t>Transsion</w:t>
      </w:r>
      <w:proofErr w:type="spellEnd"/>
      <w:r w:rsidR="00BA0943">
        <w:rPr>
          <w:rFonts w:ascii="Times New Roman" w:eastAsia="Times New Roman" w:hAnsi="Times New Roman"/>
        </w:rPr>
        <w:t xml:space="preserve"> Holdings</w:t>
      </w:r>
    </w:p>
    <w:p w14:paraId="02C8AE27" w14:textId="0A4E0509" w:rsidR="00BA0943" w:rsidRDefault="00C62C50" w:rsidP="00BA0943">
      <w:hyperlink r:id="rId1250" w:history="1">
        <w:r>
          <w:rPr>
            <w:rStyle w:val="Hyperlink"/>
            <w:rFonts w:ascii="Times New Roman" w:eastAsia="Times New Roman" w:hAnsi="Times New Roman"/>
          </w:rPr>
          <w:t>R1-2606596</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CSCN</w:t>
      </w:r>
    </w:p>
    <w:p w14:paraId="67CDCF47" w14:textId="5234F50C" w:rsidR="00BA0943" w:rsidRDefault="00C62C50" w:rsidP="00BA0943">
      <w:pPr>
        <w:ind w:left="1440" w:hanging="1440"/>
      </w:pPr>
      <w:hyperlink r:id="rId1251" w:history="1">
        <w:r>
          <w:rPr>
            <w:rStyle w:val="Hyperlink"/>
            <w:rFonts w:ascii="Times New Roman" w:eastAsia="Times New Roman" w:hAnsi="Times New Roman"/>
          </w:rPr>
          <w:t>R1-2606618</w:t>
        </w:r>
      </w:hyperlink>
      <w:r w:rsidR="00BA0943">
        <w:rPr>
          <w:rFonts w:ascii="Times New Roman" w:eastAsia="Times New Roman" w:hAnsi="Times New Roman"/>
        </w:rPr>
        <w:tab/>
        <w:t>Superimposed DMRS for uplink DMRS overhead reduction</w:t>
      </w:r>
      <w:r w:rsidR="00BA0943">
        <w:rPr>
          <w:rFonts w:ascii="Times New Roman" w:eastAsia="Times New Roman" w:hAnsi="Times New Roman"/>
        </w:rPr>
        <w:tab/>
        <w:t>CAICT, China Telecom, China Unicom</w:t>
      </w:r>
    </w:p>
    <w:p w14:paraId="5D95D114" w14:textId="784CC997" w:rsidR="00BA0943" w:rsidRDefault="00C62C50" w:rsidP="00BA0943">
      <w:hyperlink r:id="rId1252" w:history="1">
        <w:r>
          <w:rPr>
            <w:rStyle w:val="Hyperlink"/>
            <w:rFonts w:ascii="Times New Roman" w:eastAsia="Times New Roman" w:hAnsi="Times New Roman"/>
          </w:rPr>
          <w:t>R1-2606666</w:t>
        </w:r>
      </w:hyperlink>
      <w:r w:rsidR="00BA0943">
        <w:rPr>
          <w:rFonts w:ascii="Times New Roman" w:eastAsia="Times New Roman" w:hAnsi="Times New Roman"/>
        </w:rPr>
        <w:tab/>
        <w:t>Discussion on Uplink transmission scheme(s) for uplink channels</w:t>
      </w:r>
      <w:r w:rsidR="00BA0943">
        <w:rPr>
          <w:rFonts w:ascii="Times New Roman" w:eastAsia="Times New Roman" w:hAnsi="Times New Roman"/>
        </w:rPr>
        <w:tab/>
        <w:t>KDDI Corporation</w:t>
      </w:r>
    </w:p>
    <w:p w14:paraId="5782C787" w14:textId="77777777" w:rsidR="00BA0943" w:rsidRPr="002E7C4B" w:rsidRDefault="00BA0943" w:rsidP="00BA0943">
      <w:pPr>
        <w:rPr>
          <w:rFonts w:eastAsia="DengXian"/>
          <w:i/>
          <w:iCs/>
          <w:lang w:eastAsia="zh-CN"/>
        </w:rPr>
      </w:pPr>
    </w:p>
    <w:p w14:paraId="016B25FC" w14:textId="77777777" w:rsidR="00BA0943" w:rsidRPr="008F2A8A" w:rsidRDefault="00BA0943" w:rsidP="00BA0943">
      <w:pPr>
        <w:ind w:left="1440" w:hanging="1440"/>
        <w:rPr>
          <w:rFonts w:eastAsiaTheme="minorEastAsia"/>
          <w:b/>
          <w:bCs/>
          <w:lang w:eastAsia="zh-CN"/>
        </w:rPr>
      </w:pPr>
    </w:p>
    <w:p w14:paraId="069CE3C1" w14:textId="4CED0B25" w:rsidR="00BA0943" w:rsidRPr="008F2A8A" w:rsidRDefault="00C62C50" w:rsidP="00BA0943">
      <w:pPr>
        <w:ind w:left="1440" w:hanging="1440"/>
        <w:rPr>
          <w:rFonts w:ascii="Times New Roman" w:eastAsia="Times New Roman" w:hAnsi="Times New Roman"/>
          <w:b/>
          <w:bCs/>
        </w:rPr>
      </w:pPr>
      <w:hyperlink r:id="rId1253" w:history="1">
        <w:r w:rsidRPr="008F2A8A">
          <w:rPr>
            <w:rStyle w:val="Hyperlink"/>
            <w:rFonts w:ascii="Times New Roman" w:eastAsia="Times New Roman" w:hAnsi="Times New Roman"/>
            <w:b/>
            <w:bCs/>
          </w:rPr>
          <w:t>R1-2605829</w:t>
        </w:r>
      </w:hyperlink>
      <w:r w:rsidR="00BA0943" w:rsidRPr="008F2A8A">
        <w:rPr>
          <w:rFonts w:ascii="Times New Roman" w:eastAsia="Times New Roman" w:hAnsi="Times New Roman"/>
          <w:b/>
          <w:bCs/>
        </w:rPr>
        <w:tab/>
        <w:t>FL Summary #1 on Uplink transmission scheme(s) for uplink channels</w:t>
      </w:r>
      <w:r w:rsidR="00BA0943" w:rsidRPr="008F2A8A">
        <w:rPr>
          <w:rFonts w:ascii="Times New Roman" w:eastAsia="Times New Roman" w:hAnsi="Times New Roman"/>
          <w:b/>
          <w:bCs/>
        </w:rPr>
        <w:tab/>
        <w:t>Moderator (Samsung)</w:t>
      </w:r>
    </w:p>
    <w:p w14:paraId="4BDA2739" w14:textId="77777777" w:rsidR="00BA0943" w:rsidRDefault="00BA0943" w:rsidP="00BA0943">
      <w:pPr>
        <w:ind w:left="1440" w:hanging="1440"/>
        <w:rPr>
          <w:rFonts w:eastAsiaTheme="minorEastAsia"/>
          <w:lang w:eastAsia="zh-CN"/>
        </w:rPr>
      </w:pPr>
    </w:p>
    <w:p w14:paraId="0B1F9F51" w14:textId="77777777" w:rsidR="00BA0943" w:rsidRPr="0018413E" w:rsidRDefault="00BA0943" w:rsidP="00BA0943">
      <w:pPr>
        <w:snapToGrid w:val="0"/>
        <w:rPr>
          <w:b/>
          <w:bCs/>
          <w:lang w:eastAsia="ko-KR"/>
        </w:rPr>
      </w:pPr>
      <w:r w:rsidRPr="00CD30A7">
        <w:rPr>
          <w:b/>
          <w:bCs/>
          <w:highlight w:val="green"/>
          <w:u w:val="single"/>
          <w:lang w:eastAsia="ko-KR"/>
        </w:rPr>
        <w:t>Agreement</w:t>
      </w:r>
      <w:r w:rsidRPr="00CD30A7">
        <w:rPr>
          <w:b/>
          <w:bCs/>
          <w:highlight w:val="green"/>
          <w:lang w:eastAsia="ko-KR"/>
        </w:rPr>
        <w:t>:</w:t>
      </w:r>
    </w:p>
    <w:p w14:paraId="572FA657" w14:textId="77777777" w:rsidR="00BA0943" w:rsidRPr="0018413E" w:rsidRDefault="00BA0943" w:rsidP="00BA0943">
      <w:pPr>
        <w:snapToGrid w:val="0"/>
        <w:rPr>
          <w:lang w:eastAsia="ko-KR"/>
        </w:rPr>
      </w:pPr>
      <w:r w:rsidRPr="0018413E">
        <w:rPr>
          <w:rFonts w:hint="eastAsia"/>
          <w:lang w:eastAsia="ko-KR"/>
        </w:rPr>
        <w:t>F</w:t>
      </w:r>
      <w:r w:rsidRPr="0018413E">
        <w:rPr>
          <w:lang w:eastAsia="ko-KR"/>
        </w:rPr>
        <w:t>or codebook based PUSCH transmission for 6GR, study the following coherency types of UL precoder</w:t>
      </w:r>
    </w:p>
    <w:p w14:paraId="5A0D2F1F" w14:textId="77777777" w:rsidR="00BA0943" w:rsidRPr="0018413E" w:rsidRDefault="00BA0943">
      <w:pPr>
        <w:numPr>
          <w:ilvl w:val="0"/>
          <w:numId w:val="278"/>
        </w:numPr>
        <w:snapToGrid w:val="0"/>
        <w:rPr>
          <w:lang w:eastAsia="ko-KR"/>
        </w:rPr>
      </w:pPr>
      <w:r w:rsidRPr="0018413E">
        <w:rPr>
          <w:lang w:eastAsia="ko-KR"/>
        </w:rPr>
        <w:t xml:space="preserve">Non-coherent type </w:t>
      </w:r>
    </w:p>
    <w:p w14:paraId="46D59818" w14:textId="77777777" w:rsidR="00BA0943" w:rsidRPr="0018413E" w:rsidRDefault="00BA0943">
      <w:pPr>
        <w:numPr>
          <w:ilvl w:val="0"/>
          <w:numId w:val="278"/>
        </w:numPr>
        <w:snapToGrid w:val="0"/>
        <w:rPr>
          <w:lang w:eastAsia="ko-KR"/>
        </w:rPr>
      </w:pPr>
      <w:r w:rsidRPr="0018413E">
        <w:rPr>
          <w:lang w:eastAsia="ko-KR"/>
        </w:rPr>
        <w:t xml:space="preserve">Partial-coherent type </w:t>
      </w:r>
    </w:p>
    <w:p w14:paraId="0B38B6C6" w14:textId="77777777" w:rsidR="00BA0943" w:rsidRPr="0018413E" w:rsidRDefault="00BA0943">
      <w:pPr>
        <w:numPr>
          <w:ilvl w:val="0"/>
          <w:numId w:val="278"/>
        </w:numPr>
        <w:snapToGrid w:val="0"/>
        <w:rPr>
          <w:lang w:eastAsia="ko-KR"/>
        </w:rPr>
      </w:pPr>
      <w:r w:rsidRPr="0018413E">
        <w:rPr>
          <w:lang w:eastAsia="ko-KR"/>
        </w:rPr>
        <w:t>Full-coherent type</w:t>
      </w:r>
    </w:p>
    <w:p w14:paraId="19C88C8B" w14:textId="77777777" w:rsidR="00BA0943" w:rsidRPr="0018413E" w:rsidRDefault="00BA0943">
      <w:pPr>
        <w:numPr>
          <w:ilvl w:val="0"/>
          <w:numId w:val="278"/>
        </w:numPr>
        <w:snapToGrid w:val="0"/>
        <w:rPr>
          <w:lang w:eastAsia="ko-KR"/>
        </w:rPr>
      </w:pPr>
      <w:r w:rsidRPr="0018413E">
        <w:rPr>
          <w:rFonts w:hint="eastAsia"/>
          <w:lang w:eastAsia="ko-KR"/>
        </w:rPr>
        <w:t>F</w:t>
      </w:r>
      <w:r w:rsidRPr="0018413E">
        <w:rPr>
          <w:lang w:eastAsia="ko-KR"/>
        </w:rPr>
        <w:t>ull-power transmission precoder is separate</w:t>
      </w:r>
      <w:r>
        <w:rPr>
          <w:lang w:eastAsia="ko-KR"/>
        </w:rPr>
        <w:t>ly</w:t>
      </w:r>
      <w:r w:rsidRPr="0018413E">
        <w:rPr>
          <w:lang w:eastAsia="ko-KR"/>
        </w:rPr>
        <w:t xml:space="preserve"> discuss</w:t>
      </w:r>
      <w:r>
        <w:rPr>
          <w:lang w:eastAsia="ko-KR"/>
        </w:rPr>
        <w:t>ed.</w:t>
      </w:r>
    </w:p>
    <w:p w14:paraId="3DC47654" w14:textId="77777777" w:rsidR="00BA0943" w:rsidRDefault="00BA0943" w:rsidP="00BA0943">
      <w:pPr>
        <w:ind w:left="1440" w:hanging="1440"/>
        <w:rPr>
          <w:rFonts w:eastAsiaTheme="minorEastAsia"/>
          <w:lang w:eastAsia="zh-CN"/>
        </w:rPr>
      </w:pPr>
    </w:p>
    <w:p w14:paraId="34FC5972" w14:textId="77777777" w:rsidR="00BA0943" w:rsidRDefault="00BA0943" w:rsidP="00BA0943">
      <w:pPr>
        <w:ind w:left="1440" w:hanging="1440"/>
        <w:rPr>
          <w:rFonts w:eastAsiaTheme="minorEastAsia"/>
          <w:lang w:eastAsia="zh-CN"/>
        </w:rPr>
      </w:pPr>
    </w:p>
    <w:p w14:paraId="50003797" w14:textId="77777777" w:rsidR="00BA0943" w:rsidRDefault="00BA0943" w:rsidP="00BA0943">
      <w:pPr>
        <w:snapToGrid w:val="0"/>
        <w:rPr>
          <w:rFonts w:eastAsia="DengXian"/>
          <w:b/>
          <w:bCs/>
          <w:szCs w:val="20"/>
          <w:lang w:eastAsia="zh-CN"/>
        </w:rPr>
      </w:pPr>
      <w:r w:rsidRPr="008C298A">
        <w:rPr>
          <w:rFonts w:eastAsia="DengXian"/>
          <w:b/>
          <w:bCs/>
          <w:szCs w:val="20"/>
          <w:highlight w:val="green"/>
          <w:u w:val="single"/>
          <w:lang w:eastAsia="zh-CN"/>
        </w:rPr>
        <w:t>Agreement</w:t>
      </w:r>
      <w:r w:rsidRPr="008C298A">
        <w:rPr>
          <w:rFonts w:eastAsia="DengXian"/>
          <w:b/>
          <w:bCs/>
          <w:szCs w:val="20"/>
          <w:highlight w:val="green"/>
          <w:lang w:eastAsia="zh-CN"/>
        </w:rPr>
        <w:t>:</w:t>
      </w:r>
    </w:p>
    <w:p w14:paraId="33617924" w14:textId="77777777" w:rsidR="00BA0943" w:rsidRPr="00983787" w:rsidRDefault="00BA0943" w:rsidP="00BA0943">
      <w:pPr>
        <w:snapToGrid w:val="0"/>
        <w:rPr>
          <w:lang w:eastAsia="ko-KR"/>
        </w:rPr>
      </w:pPr>
      <w:r w:rsidRPr="00983787">
        <w:rPr>
          <w:lang w:eastAsia="ko-KR"/>
        </w:rPr>
        <w:t>For codebook based PUSCH transmission for 6GR, study fixed codebook for full-coherent precoder type considering the following options and aspects:</w:t>
      </w:r>
    </w:p>
    <w:p w14:paraId="3D713963"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hint="eastAsia"/>
          <w:lang w:eastAsia="ko-KR"/>
        </w:rPr>
        <w:t>O</w:t>
      </w:r>
      <w:r>
        <w:rPr>
          <w:rFonts w:eastAsia="Malgun Gothic"/>
          <w:lang w:eastAsia="ko-KR"/>
        </w:rPr>
        <w:t xml:space="preserve">ption 1. Reuse NR UL codebook </w:t>
      </w:r>
    </w:p>
    <w:p w14:paraId="3BB3669A"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hint="eastAsia"/>
          <w:lang w:eastAsia="ko-KR"/>
        </w:rPr>
        <w:t>O</w:t>
      </w:r>
      <w:r>
        <w:rPr>
          <w:rFonts w:eastAsia="Malgun Gothic"/>
          <w:lang w:eastAsia="ko-KR"/>
        </w:rPr>
        <w:t>ption 2. Grassmannian codebook</w:t>
      </w:r>
    </w:p>
    <w:p w14:paraId="6C740167"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hint="eastAsia"/>
          <w:lang w:eastAsia="ko-KR"/>
        </w:rPr>
        <w:t>O</w:t>
      </w:r>
      <w:r>
        <w:rPr>
          <w:rFonts w:eastAsia="Malgun Gothic"/>
          <w:lang w:eastAsia="ko-KR"/>
        </w:rPr>
        <w:t>ption 3. Per-element phase/amplitude quantization targeting SVD precoder approximation</w:t>
      </w:r>
    </w:p>
    <w:p w14:paraId="3966B5FE"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lang w:eastAsia="ko-KR"/>
        </w:rPr>
        <w:t>Option 4. DFT based precoder</w:t>
      </w:r>
    </w:p>
    <w:p w14:paraId="3460A891"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lang w:eastAsia="ko-KR"/>
        </w:rPr>
        <w:t>Other option(s) are not precluded.</w:t>
      </w:r>
    </w:p>
    <w:p w14:paraId="7B2F8D9A"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lang w:eastAsia="ko-KR"/>
        </w:rPr>
        <w:t>Consider different antenna architectures and different waveforms</w:t>
      </w:r>
    </w:p>
    <w:p w14:paraId="6A583F5C"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hint="eastAsia"/>
          <w:lang w:eastAsia="ko-KR"/>
        </w:rPr>
        <w:t>W</w:t>
      </w:r>
      <w:r>
        <w:rPr>
          <w:rFonts w:eastAsia="Malgun Gothic"/>
          <w:lang w:eastAsia="ko-KR"/>
        </w:rPr>
        <w:t>hether/how to separately or commonly design 2TX/3TX/4TX/8TX codebook</w:t>
      </w:r>
    </w:p>
    <w:p w14:paraId="56839459"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lang w:eastAsia="ko-KR"/>
        </w:rPr>
        <w:t>Whether to keep constant modulus property</w:t>
      </w:r>
    </w:p>
    <w:p w14:paraId="10DEF1B4" w14:textId="77777777" w:rsidR="00BA0943" w:rsidRPr="008D5FA0" w:rsidRDefault="00BA0943">
      <w:pPr>
        <w:numPr>
          <w:ilvl w:val="0"/>
          <w:numId w:val="278"/>
        </w:numPr>
        <w:snapToGrid w:val="0"/>
        <w:rPr>
          <w:lang w:eastAsia="ko-KR"/>
        </w:rPr>
      </w:pPr>
      <w:r>
        <w:rPr>
          <w:lang w:eastAsia="ko-KR"/>
        </w:rPr>
        <w:t>Whether/how to consider UE PA (power amplifier) constraint</w:t>
      </w:r>
    </w:p>
    <w:p w14:paraId="53EB31EC" w14:textId="77777777" w:rsidR="00BA0943" w:rsidRPr="00983787" w:rsidRDefault="00BA0943">
      <w:pPr>
        <w:pStyle w:val="ListParagraph"/>
        <w:numPr>
          <w:ilvl w:val="0"/>
          <w:numId w:val="278"/>
        </w:numPr>
        <w:overflowPunct/>
        <w:autoSpaceDE/>
        <w:autoSpaceDN/>
        <w:adjustRightInd/>
        <w:snapToGrid w:val="0"/>
        <w:spacing w:after="0" w:line="254" w:lineRule="auto"/>
        <w:contextualSpacing w:val="0"/>
        <w:textAlignment w:val="auto"/>
        <w:rPr>
          <w:lang w:eastAsia="ko-KR"/>
        </w:rPr>
      </w:pPr>
      <w:r>
        <w:rPr>
          <w:rFonts w:eastAsia="Malgun Gothic" w:hint="eastAsia"/>
          <w:lang w:eastAsia="ko-KR"/>
        </w:rPr>
        <w:t>W</w:t>
      </w:r>
      <w:r>
        <w:rPr>
          <w:rFonts w:eastAsia="Malgun Gothic"/>
          <w:lang w:eastAsia="ko-KR"/>
        </w:rPr>
        <w:t>hether/how to define single-layer precoder only, and indicating a combination of precoder(s)</w:t>
      </w:r>
    </w:p>
    <w:p w14:paraId="00E71908"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lang w:eastAsia="ko-KR"/>
        </w:rPr>
      </w:pPr>
      <w:r>
        <w:rPr>
          <w:rFonts w:eastAsia="Malgun Gothic" w:hint="eastAsia"/>
          <w:lang w:eastAsia="ko-KR"/>
        </w:rPr>
        <w:t>C</w:t>
      </w:r>
      <w:r>
        <w:rPr>
          <w:rFonts w:eastAsia="Malgun Gothic"/>
          <w:lang w:eastAsia="ko-KR"/>
        </w:rPr>
        <w:t>onsider different codebook size and precoder indication overhead</w:t>
      </w:r>
    </w:p>
    <w:p w14:paraId="3CB809C5" w14:textId="77777777" w:rsidR="00BA0943" w:rsidRPr="00983787" w:rsidRDefault="00BA0943">
      <w:pPr>
        <w:pStyle w:val="ListParagraph"/>
        <w:numPr>
          <w:ilvl w:val="0"/>
          <w:numId w:val="278"/>
        </w:numPr>
        <w:overflowPunct/>
        <w:autoSpaceDE/>
        <w:autoSpaceDN/>
        <w:adjustRightInd/>
        <w:snapToGrid w:val="0"/>
        <w:spacing w:after="0" w:line="254" w:lineRule="auto"/>
        <w:contextualSpacing w:val="0"/>
        <w:textAlignment w:val="auto"/>
        <w:rPr>
          <w:lang w:eastAsia="ko-KR"/>
        </w:rPr>
      </w:pPr>
      <w:r w:rsidRPr="00983787">
        <w:rPr>
          <w:rFonts w:eastAsiaTheme="minorEastAsia" w:hint="eastAsia"/>
          <w:lang w:eastAsia="zh-CN"/>
        </w:rPr>
        <w:t xml:space="preserve">Whether/how to </w:t>
      </w:r>
      <w:r w:rsidRPr="00983787">
        <w:rPr>
          <w:rFonts w:eastAsia="Malgun Gothic"/>
          <w:lang w:eastAsia="ko-KR"/>
        </w:rPr>
        <w:t>separately or commonly design codebook</w:t>
      </w:r>
      <w:r w:rsidRPr="00983787">
        <w:rPr>
          <w:rFonts w:eastAsiaTheme="minorEastAsia" w:hint="eastAsia"/>
          <w:lang w:eastAsia="zh-CN"/>
        </w:rPr>
        <w:t xml:space="preserve"> for CP-OFDM and DFT-S-OFDM.</w:t>
      </w:r>
    </w:p>
    <w:p w14:paraId="7B5B9771" w14:textId="77777777" w:rsidR="00BA0943" w:rsidRPr="00983787" w:rsidRDefault="00BA0943">
      <w:pPr>
        <w:pStyle w:val="ListParagraph"/>
        <w:numPr>
          <w:ilvl w:val="0"/>
          <w:numId w:val="278"/>
        </w:numPr>
        <w:overflowPunct/>
        <w:autoSpaceDE/>
        <w:autoSpaceDN/>
        <w:adjustRightInd/>
        <w:snapToGrid w:val="0"/>
        <w:spacing w:after="0" w:line="254" w:lineRule="auto"/>
        <w:contextualSpacing w:val="0"/>
        <w:textAlignment w:val="auto"/>
        <w:rPr>
          <w:lang w:eastAsia="ko-KR"/>
        </w:rPr>
      </w:pPr>
      <w:r w:rsidRPr="00983787">
        <w:rPr>
          <w:rFonts w:hint="eastAsia"/>
          <w:lang w:eastAsia="ko-KR"/>
        </w:rPr>
        <w:t>N</w:t>
      </w:r>
      <w:r w:rsidRPr="00983787">
        <w:rPr>
          <w:lang w:eastAsia="ko-KR"/>
        </w:rPr>
        <w:t>ote: Partial</w:t>
      </w:r>
      <w:r w:rsidRPr="00983787">
        <w:rPr>
          <w:rFonts w:eastAsia="Malgun Gothic"/>
          <w:lang w:eastAsia="ko-KR"/>
        </w:rPr>
        <w:t>/non-coherent precoder type are separately discussed.</w:t>
      </w:r>
    </w:p>
    <w:p w14:paraId="03CDBD4B" w14:textId="77777777" w:rsidR="00BA0943" w:rsidRPr="00983787" w:rsidRDefault="00BA0943">
      <w:pPr>
        <w:pStyle w:val="ListParagraph"/>
        <w:numPr>
          <w:ilvl w:val="0"/>
          <w:numId w:val="278"/>
        </w:numPr>
        <w:overflowPunct/>
        <w:autoSpaceDE/>
        <w:autoSpaceDN/>
        <w:adjustRightInd/>
        <w:snapToGrid w:val="0"/>
        <w:spacing w:after="0" w:line="254" w:lineRule="auto"/>
        <w:contextualSpacing w:val="0"/>
        <w:textAlignment w:val="auto"/>
        <w:rPr>
          <w:lang w:eastAsia="ko-KR"/>
        </w:rPr>
      </w:pPr>
      <w:r w:rsidRPr="00983787">
        <w:rPr>
          <w:lang w:eastAsia="ko-KR"/>
        </w:rPr>
        <w:t>Note: Per-layer power control is separately discussed.</w:t>
      </w:r>
    </w:p>
    <w:p w14:paraId="06E3A7D0" w14:textId="77777777" w:rsidR="00BA0943" w:rsidRPr="00983787" w:rsidRDefault="00BA0943" w:rsidP="00BA0943">
      <w:pPr>
        <w:snapToGrid w:val="0"/>
        <w:rPr>
          <w:lang w:eastAsia="ko-KR"/>
        </w:rPr>
      </w:pPr>
    </w:p>
    <w:p w14:paraId="66A98790" w14:textId="77777777" w:rsidR="00BA0943" w:rsidRPr="0018413E" w:rsidRDefault="00BA0943" w:rsidP="00BA0943">
      <w:pPr>
        <w:snapToGrid w:val="0"/>
        <w:rPr>
          <w:lang w:eastAsia="ko-KR"/>
        </w:rPr>
      </w:pPr>
    </w:p>
    <w:p w14:paraId="10C29793" w14:textId="77777777" w:rsidR="00BA0943" w:rsidRPr="0018413E" w:rsidRDefault="00BA0943" w:rsidP="00BA0943">
      <w:pPr>
        <w:snapToGrid w:val="0"/>
        <w:rPr>
          <w:b/>
          <w:bCs/>
          <w:lang w:eastAsia="ko-KR"/>
        </w:rPr>
      </w:pPr>
      <w:r w:rsidRPr="006F789D">
        <w:rPr>
          <w:b/>
          <w:bCs/>
          <w:highlight w:val="green"/>
          <w:u w:val="single"/>
          <w:lang w:eastAsia="ko-KR"/>
        </w:rPr>
        <w:t>Agreement</w:t>
      </w:r>
      <w:r w:rsidRPr="006F789D">
        <w:rPr>
          <w:b/>
          <w:bCs/>
          <w:highlight w:val="green"/>
          <w:lang w:eastAsia="ko-KR"/>
        </w:rPr>
        <w:t>:</w:t>
      </w:r>
    </w:p>
    <w:p w14:paraId="143DAA56" w14:textId="77777777" w:rsidR="00BA0943" w:rsidRPr="0018413E" w:rsidRDefault="00BA0943" w:rsidP="00BA0943">
      <w:pPr>
        <w:snapToGrid w:val="0"/>
        <w:rPr>
          <w:lang w:eastAsia="ko-KR"/>
        </w:rPr>
      </w:pPr>
      <w:r w:rsidRPr="0018413E">
        <w:rPr>
          <w:lang w:eastAsia="ko-KR"/>
        </w:rPr>
        <w:t xml:space="preserve">For evaluation on coherent UL MIMO based PUSCH transmission for 6GR, at least the RF coherence requirements for coherent UL MIMO defined in TS38.101-1/2 are used as baseline </w:t>
      </w:r>
    </w:p>
    <w:p w14:paraId="1CBC671B" w14:textId="77777777" w:rsidR="00BA0943" w:rsidRPr="0018413E" w:rsidRDefault="00BA0943">
      <w:pPr>
        <w:numPr>
          <w:ilvl w:val="0"/>
          <w:numId w:val="278"/>
        </w:numPr>
        <w:snapToGrid w:val="0"/>
        <w:rPr>
          <w:lang w:eastAsia="ko-KR"/>
        </w:rPr>
      </w:pPr>
      <w:r w:rsidRPr="0018413E">
        <w:rPr>
          <w:lang w:eastAsia="ko-KR"/>
        </w:rPr>
        <w:t xml:space="preserve">Companies to report </w:t>
      </w:r>
    </w:p>
    <w:p w14:paraId="02CC43B0" w14:textId="77777777" w:rsidR="00BA0943" w:rsidRPr="0018413E" w:rsidRDefault="00BA0943">
      <w:pPr>
        <w:numPr>
          <w:ilvl w:val="1"/>
          <w:numId w:val="278"/>
        </w:numPr>
        <w:snapToGrid w:val="0"/>
        <w:rPr>
          <w:lang w:eastAsia="ko-KR"/>
        </w:rPr>
      </w:pPr>
      <w:r w:rsidRPr="0018413E">
        <w:rPr>
          <w:lang w:eastAsia="ko-KR"/>
        </w:rPr>
        <w:t>Other additional RF coherence requirements can be reported by companies (optional)</w:t>
      </w:r>
    </w:p>
    <w:p w14:paraId="714D7859" w14:textId="77777777" w:rsidR="00BA0943" w:rsidRPr="0018413E" w:rsidRDefault="00BA0943">
      <w:pPr>
        <w:numPr>
          <w:ilvl w:val="1"/>
          <w:numId w:val="278"/>
        </w:numPr>
        <w:snapToGrid w:val="0"/>
        <w:rPr>
          <w:lang w:eastAsia="ko-KR"/>
        </w:rPr>
      </w:pPr>
      <w:r w:rsidRPr="0018413E">
        <w:rPr>
          <w:lang w:eastAsia="ko-KR"/>
        </w:rPr>
        <w:t>TX coherency error model</w:t>
      </w:r>
    </w:p>
    <w:p w14:paraId="440EDE21" w14:textId="77777777" w:rsidR="00BA0943" w:rsidRDefault="00BA0943" w:rsidP="00BA0943">
      <w:pPr>
        <w:snapToGrid w:val="0"/>
        <w:rPr>
          <w:lang w:eastAsia="ko-KR"/>
        </w:rPr>
      </w:pPr>
    </w:p>
    <w:p w14:paraId="096C62D8" w14:textId="77777777" w:rsidR="00BA0943" w:rsidRDefault="00BA0943" w:rsidP="00BA0943">
      <w:pPr>
        <w:snapToGrid w:val="0"/>
        <w:rPr>
          <w:lang w:eastAsia="ko-KR"/>
        </w:rPr>
      </w:pPr>
    </w:p>
    <w:p w14:paraId="1E18BD8E" w14:textId="3FCC0616" w:rsidR="00BA0943" w:rsidRPr="008F2A8A" w:rsidRDefault="00C62C50" w:rsidP="00BA0943">
      <w:pPr>
        <w:rPr>
          <w:rFonts w:ascii="Times New Roman" w:eastAsia="Times New Roman" w:hAnsi="Times New Roman"/>
          <w:b/>
          <w:bCs/>
        </w:rPr>
      </w:pPr>
      <w:hyperlink r:id="rId1254" w:history="1">
        <w:r w:rsidRPr="008F2A8A">
          <w:rPr>
            <w:rStyle w:val="Hyperlink"/>
            <w:rFonts w:ascii="Times New Roman" w:eastAsia="Times New Roman" w:hAnsi="Times New Roman"/>
            <w:b/>
            <w:bCs/>
          </w:rPr>
          <w:t>R1-2605830</w:t>
        </w:r>
      </w:hyperlink>
      <w:r w:rsidR="00BA0943" w:rsidRPr="008F2A8A">
        <w:rPr>
          <w:rFonts w:ascii="Times New Roman" w:eastAsia="Times New Roman" w:hAnsi="Times New Roman"/>
          <w:b/>
          <w:bCs/>
        </w:rPr>
        <w:tab/>
        <w:t>FL Summary #2 on Uplink transmission scheme(s) for uplink channels</w:t>
      </w:r>
      <w:r w:rsidR="00BA0943" w:rsidRPr="008F2A8A">
        <w:rPr>
          <w:rFonts w:ascii="Times New Roman" w:eastAsia="Times New Roman" w:hAnsi="Times New Roman"/>
          <w:b/>
          <w:bCs/>
        </w:rPr>
        <w:tab/>
        <w:t>Moderator (Samsung)</w:t>
      </w:r>
    </w:p>
    <w:p w14:paraId="362CB632" w14:textId="77777777" w:rsidR="00BA0943" w:rsidRDefault="00BA0943" w:rsidP="00BA0943">
      <w:pPr>
        <w:rPr>
          <w:rFonts w:ascii="Times New Roman" w:eastAsia="Times New Roman" w:hAnsi="Times New Roman"/>
        </w:rPr>
      </w:pPr>
    </w:p>
    <w:p w14:paraId="6C566C2F" w14:textId="77777777" w:rsidR="00BA0943" w:rsidRDefault="00BA0943" w:rsidP="00BA0943">
      <w:pPr>
        <w:snapToGrid w:val="0"/>
        <w:rPr>
          <w:rFonts w:eastAsia="DengXian"/>
          <w:b/>
          <w:bCs/>
          <w:szCs w:val="20"/>
          <w:lang w:eastAsia="zh-CN"/>
        </w:rPr>
      </w:pPr>
      <w:r w:rsidRPr="00320378">
        <w:rPr>
          <w:rFonts w:eastAsia="DengXian"/>
          <w:b/>
          <w:bCs/>
          <w:szCs w:val="20"/>
          <w:highlight w:val="green"/>
          <w:u w:val="single"/>
          <w:lang w:eastAsia="zh-CN"/>
        </w:rPr>
        <w:t>Agreement:</w:t>
      </w:r>
    </w:p>
    <w:p w14:paraId="4A8146FA" w14:textId="77777777" w:rsidR="00BA0943" w:rsidRDefault="00BA0943" w:rsidP="00BA0943">
      <w:pPr>
        <w:snapToGrid w:val="0"/>
        <w:rPr>
          <w:rFonts w:eastAsia="Malgun Gothic"/>
          <w:lang w:eastAsia="ko-KR"/>
        </w:rPr>
      </w:pPr>
      <w:r>
        <w:rPr>
          <w:rFonts w:eastAsia="Malgun Gothic"/>
          <w:lang w:eastAsia="ko-KR"/>
        </w:rPr>
        <w:t>Support both of the following methods to convey the UCI over physical channel:</w:t>
      </w:r>
    </w:p>
    <w:p w14:paraId="5C8CC10E" w14:textId="77777777" w:rsidR="00BA0943"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Method 1: Define a UCI dedicated physical channel, i.e., Physical Uplink Control Channel (PUCCH)</w:t>
      </w:r>
    </w:p>
    <w:p w14:paraId="1ED726EE" w14:textId="77777777" w:rsidR="00BA0943"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Method 2: UCI carried on PUSCH</w:t>
      </w:r>
    </w:p>
    <w:p w14:paraId="3EFD4111" w14:textId="77777777" w:rsidR="00BA0943" w:rsidRDefault="00BA0943">
      <w:pPr>
        <w:pStyle w:val="ListParagraph"/>
        <w:numPr>
          <w:ilvl w:val="1"/>
          <w:numId w:val="279"/>
        </w:numPr>
        <w:overflowPunct/>
        <w:autoSpaceDE/>
        <w:autoSpaceDN/>
        <w:adjustRightInd/>
        <w:snapToGrid w:val="0"/>
        <w:spacing w:after="0"/>
        <w:contextualSpacing w:val="0"/>
        <w:textAlignment w:val="auto"/>
        <w:rPr>
          <w:lang w:eastAsia="ko-KR"/>
        </w:rPr>
      </w:pPr>
      <w:r>
        <w:rPr>
          <w:rFonts w:hint="eastAsia"/>
          <w:lang w:eastAsia="ko-KR"/>
        </w:rPr>
        <w:t>N</w:t>
      </w:r>
      <w:r>
        <w:rPr>
          <w:lang w:eastAsia="ko-KR"/>
        </w:rPr>
        <w:t>ote: Whether/how to support each UCI type (e.g., HARQ-ACK, CSI) on PUSCH with/without data is up to other agendas</w:t>
      </w:r>
    </w:p>
    <w:p w14:paraId="14B60364" w14:textId="77777777" w:rsidR="00BA0943" w:rsidRDefault="00BA0943" w:rsidP="00BA0943">
      <w:pPr>
        <w:snapToGrid w:val="0"/>
        <w:rPr>
          <w:rFonts w:eastAsia="Malgun Gothic"/>
          <w:szCs w:val="20"/>
          <w:lang w:eastAsia="ko-KR"/>
        </w:rPr>
      </w:pPr>
      <w:r>
        <w:rPr>
          <w:rFonts w:eastAsia="Malgun Gothic" w:hint="eastAsia"/>
          <w:szCs w:val="20"/>
          <w:lang w:eastAsia="ko-KR"/>
        </w:rPr>
        <w:t>F</w:t>
      </w:r>
      <w:r>
        <w:rPr>
          <w:rFonts w:eastAsia="Malgun Gothic"/>
          <w:szCs w:val="20"/>
          <w:lang w:eastAsia="ko-KR"/>
        </w:rPr>
        <w:t>urther study on Option 3 per agreement in RAN1#124</w:t>
      </w:r>
    </w:p>
    <w:p w14:paraId="25ACE17B" w14:textId="77777777" w:rsidR="00BA0943" w:rsidRDefault="00BA0943" w:rsidP="00BA0943">
      <w:pPr>
        <w:snapToGrid w:val="0"/>
        <w:rPr>
          <w:rFonts w:eastAsia="Malgun Gothic"/>
          <w:szCs w:val="20"/>
          <w:lang w:eastAsia="ko-KR"/>
        </w:rPr>
      </w:pPr>
    </w:p>
    <w:p w14:paraId="7452F077" w14:textId="77777777" w:rsidR="00BA0943" w:rsidRDefault="00BA0943" w:rsidP="00BA0943">
      <w:pPr>
        <w:snapToGrid w:val="0"/>
        <w:rPr>
          <w:rFonts w:eastAsia="DengXian"/>
          <w:b/>
          <w:bCs/>
          <w:szCs w:val="20"/>
          <w:lang w:eastAsia="zh-CN"/>
        </w:rPr>
      </w:pPr>
      <w:r w:rsidRPr="00C66262">
        <w:rPr>
          <w:rFonts w:eastAsia="DengXian"/>
          <w:b/>
          <w:bCs/>
          <w:szCs w:val="20"/>
          <w:highlight w:val="green"/>
          <w:u w:val="single"/>
          <w:lang w:eastAsia="zh-CN"/>
        </w:rPr>
        <w:t>Agreement:</w:t>
      </w:r>
    </w:p>
    <w:p w14:paraId="2CDFFBB2" w14:textId="77777777" w:rsidR="00BA0943" w:rsidRDefault="00BA0943" w:rsidP="00BA0943">
      <w:pPr>
        <w:snapToGrid w:val="0"/>
        <w:rPr>
          <w:rFonts w:eastAsia="Malgun Gothic"/>
          <w:szCs w:val="20"/>
          <w:lang w:eastAsia="ko-KR"/>
        </w:rPr>
      </w:pPr>
      <w:r>
        <w:rPr>
          <w:rFonts w:eastAsia="Malgun Gothic"/>
          <w:szCs w:val="20"/>
          <w:lang w:eastAsia="ko-KR"/>
        </w:rPr>
        <w:t>For transmission scheme(s) for 6GR PUCCH formats, study at least the followings aspects:</w:t>
      </w:r>
    </w:p>
    <w:p w14:paraId="27C795E3" w14:textId="77777777" w:rsidR="00BA0943" w:rsidRPr="00B46F9E" w:rsidRDefault="00BA0943">
      <w:pPr>
        <w:pStyle w:val="ListParagraph"/>
        <w:numPr>
          <w:ilvl w:val="0"/>
          <w:numId w:val="279"/>
        </w:numPr>
        <w:overflowPunct/>
        <w:autoSpaceDE/>
        <w:autoSpaceDN/>
        <w:adjustRightInd/>
        <w:snapToGrid w:val="0"/>
        <w:spacing w:after="0"/>
        <w:contextualSpacing w:val="0"/>
        <w:textAlignment w:val="auto"/>
        <w:rPr>
          <w:lang w:eastAsia="ko-KR"/>
        </w:rPr>
      </w:pPr>
      <w:r w:rsidRPr="00B46F9E">
        <w:rPr>
          <w:lang w:eastAsia="ko-KR"/>
        </w:rPr>
        <w:lastRenderedPageBreak/>
        <w:t>Scheme(s) with sequence(s) without DMRS</w:t>
      </w:r>
    </w:p>
    <w:p w14:paraId="2ECDDE1D" w14:textId="77777777" w:rsidR="00BA0943" w:rsidRPr="00B46F9E" w:rsidRDefault="00BA0943">
      <w:pPr>
        <w:pStyle w:val="ListParagraph"/>
        <w:numPr>
          <w:ilvl w:val="0"/>
          <w:numId w:val="279"/>
        </w:numPr>
        <w:overflowPunct/>
        <w:autoSpaceDE/>
        <w:autoSpaceDN/>
        <w:adjustRightInd/>
        <w:snapToGrid w:val="0"/>
        <w:spacing w:after="0"/>
        <w:contextualSpacing w:val="0"/>
        <w:textAlignment w:val="auto"/>
        <w:rPr>
          <w:lang w:eastAsia="ko-KR"/>
        </w:rPr>
      </w:pPr>
      <w:r w:rsidRPr="00B46F9E">
        <w:rPr>
          <w:lang w:eastAsia="ko-KR"/>
        </w:rPr>
        <w:t>Scheme(s) with DMRS and/or channel coding</w:t>
      </w:r>
    </w:p>
    <w:p w14:paraId="2ACEBE4D" w14:textId="77777777" w:rsidR="00BA0943" w:rsidRPr="00B46F9E"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B46F9E">
        <w:rPr>
          <w:rFonts w:hint="eastAsia"/>
          <w:lang w:eastAsia="ko-KR"/>
        </w:rPr>
        <w:t>N</w:t>
      </w:r>
      <w:r w:rsidRPr="00B46F9E">
        <w:rPr>
          <w:lang w:eastAsia="ko-KR"/>
        </w:rPr>
        <w:t>ote: It does not mean that scheme(s) with DMRS only is considered</w:t>
      </w:r>
    </w:p>
    <w:p w14:paraId="5867598D" w14:textId="77777777" w:rsidR="00BA0943" w:rsidRPr="00B46F9E" w:rsidRDefault="00BA0943">
      <w:pPr>
        <w:pStyle w:val="ListParagraph"/>
        <w:numPr>
          <w:ilvl w:val="0"/>
          <w:numId w:val="279"/>
        </w:numPr>
        <w:overflowPunct/>
        <w:autoSpaceDE/>
        <w:autoSpaceDN/>
        <w:adjustRightInd/>
        <w:snapToGrid w:val="0"/>
        <w:spacing w:after="0"/>
        <w:contextualSpacing w:val="0"/>
        <w:textAlignment w:val="auto"/>
        <w:rPr>
          <w:lang w:eastAsia="ko-KR"/>
        </w:rPr>
      </w:pPr>
      <w:r w:rsidRPr="00B46F9E">
        <w:rPr>
          <w:lang w:eastAsia="ko-KR"/>
        </w:rPr>
        <w:t>RAN1 strives for smaller number of formats for 6GR PUCCH, e.g., up to 2 or 3 formats.</w:t>
      </w:r>
    </w:p>
    <w:p w14:paraId="0FE35E4D" w14:textId="77777777" w:rsidR="00BA0943" w:rsidRPr="0085487D"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S</w:t>
      </w:r>
      <w:r w:rsidRPr="0085487D">
        <w:rPr>
          <w:lang w:eastAsia="ko-KR"/>
        </w:rPr>
        <w:t>tudy at least the following point(s) for differentiation among 6GR PUCCH formats</w:t>
      </w:r>
    </w:p>
    <w:p w14:paraId="20A56EEA" w14:textId="77777777" w:rsidR="00BA0943" w:rsidRPr="0085487D"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85487D">
        <w:rPr>
          <w:lang w:eastAsia="ko-KR"/>
        </w:rPr>
        <w:t>UCI payload size</w:t>
      </w:r>
    </w:p>
    <w:p w14:paraId="059CD0AB" w14:textId="77777777" w:rsidR="00BA0943" w:rsidRPr="0085487D"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85487D">
        <w:rPr>
          <w:lang w:eastAsia="ko-KR"/>
        </w:rPr>
        <w:t>Transmission scheme</w:t>
      </w:r>
    </w:p>
    <w:p w14:paraId="6BFDD270" w14:textId="77777777" w:rsidR="00BA0943" w:rsidRPr="0085487D"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85487D">
        <w:rPr>
          <w:lang w:eastAsia="ko-KR"/>
        </w:rPr>
        <w:t>Waveform</w:t>
      </w:r>
    </w:p>
    <w:p w14:paraId="037EF3E0" w14:textId="77777777" w:rsidR="00BA0943" w:rsidRPr="0085487D"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85487D">
        <w:rPr>
          <w:rFonts w:hint="eastAsia"/>
          <w:lang w:eastAsia="ko-KR"/>
        </w:rPr>
        <w:t>M</w:t>
      </w:r>
      <w:r w:rsidRPr="0085487D">
        <w:rPr>
          <w:lang w:eastAsia="ko-KR"/>
        </w:rPr>
        <w:t>odulation schemes</w:t>
      </w:r>
    </w:p>
    <w:p w14:paraId="385E7C1E" w14:textId="77777777" w:rsidR="00BA0943" w:rsidRPr="00B46F9E"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B46F9E">
        <w:rPr>
          <w:lang w:eastAsia="ko-KR"/>
        </w:rPr>
        <w:t>The number of OFDM symbols/PRBs for one PUCCH resource</w:t>
      </w:r>
    </w:p>
    <w:p w14:paraId="1BCC5707" w14:textId="77777777" w:rsidR="00BA0943" w:rsidRPr="00B46F9E" w:rsidRDefault="00BA0943">
      <w:pPr>
        <w:pStyle w:val="ListParagraph"/>
        <w:numPr>
          <w:ilvl w:val="1"/>
          <w:numId w:val="279"/>
        </w:numPr>
        <w:overflowPunct/>
        <w:autoSpaceDE/>
        <w:autoSpaceDN/>
        <w:adjustRightInd/>
        <w:snapToGrid w:val="0"/>
        <w:spacing w:after="0"/>
        <w:contextualSpacing w:val="0"/>
        <w:textAlignment w:val="auto"/>
        <w:rPr>
          <w:lang w:eastAsia="ko-KR"/>
        </w:rPr>
      </w:pPr>
      <w:r w:rsidRPr="00B46F9E">
        <w:rPr>
          <w:lang w:eastAsia="ko-KR"/>
        </w:rPr>
        <w:t>Multi-user mu</w:t>
      </w:r>
      <w:r w:rsidRPr="00B46F9E">
        <w:rPr>
          <w:lang w:eastAsia="zh-CN"/>
        </w:rPr>
        <w:t>l</w:t>
      </w:r>
      <w:r w:rsidRPr="00B46F9E">
        <w:rPr>
          <w:lang w:eastAsia="ko-KR"/>
        </w:rPr>
        <w:t>tiplexing</w:t>
      </w:r>
      <w:r w:rsidRPr="00B46F9E">
        <w:rPr>
          <w:lang w:eastAsia="zh-CN"/>
        </w:rPr>
        <w:t xml:space="preserve"> scheme(s)/capability/capacity</w:t>
      </w:r>
    </w:p>
    <w:p w14:paraId="09337001" w14:textId="77777777" w:rsidR="00BA0943" w:rsidRPr="000C49D3" w:rsidRDefault="00BA0943">
      <w:pPr>
        <w:pStyle w:val="ListParagraph"/>
        <w:numPr>
          <w:ilvl w:val="0"/>
          <w:numId w:val="279"/>
        </w:numPr>
        <w:overflowPunct/>
        <w:autoSpaceDE/>
        <w:autoSpaceDN/>
        <w:adjustRightInd/>
        <w:snapToGrid w:val="0"/>
        <w:spacing w:after="0"/>
        <w:contextualSpacing w:val="0"/>
        <w:textAlignment w:val="auto"/>
      </w:pPr>
      <w:r w:rsidRPr="00B46F9E">
        <w:rPr>
          <w:lang w:eastAsia="ko-KR"/>
        </w:rPr>
        <w:t xml:space="preserve">The study shall consider NR PUCCH formats as the benchmark </w:t>
      </w:r>
    </w:p>
    <w:p w14:paraId="155C7C48" w14:textId="77777777" w:rsidR="00BA0943" w:rsidRPr="0018413E" w:rsidRDefault="00BA0943" w:rsidP="00BA0943">
      <w:pPr>
        <w:snapToGrid w:val="0"/>
        <w:rPr>
          <w:lang w:eastAsia="ko-KR"/>
        </w:rPr>
      </w:pPr>
    </w:p>
    <w:p w14:paraId="18188630" w14:textId="77777777" w:rsidR="00BA0943" w:rsidRPr="003332A3" w:rsidRDefault="00BA0943" w:rsidP="00BA0943">
      <w:pPr>
        <w:snapToGrid w:val="0"/>
        <w:rPr>
          <w:b/>
          <w:bCs/>
          <w:highlight w:val="green"/>
          <w:u w:val="single"/>
          <w:lang w:eastAsia="ko-KR"/>
        </w:rPr>
      </w:pPr>
      <w:r w:rsidRPr="003332A3">
        <w:rPr>
          <w:b/>
          <w:bCs/>
          <w:highlight w:val="green"/>
          <w:u w:val="single"/>
          <w:lang w:eastAsia="ko-KR"/>
        </w:rPr>
        <w:t>Agreement:</w:t>
      </w:r>
    </w:p>
    <w:p w14:paraId="7FE0A378" w14:textId="77777777" w:rsidR="00BA0943" w:rsidRPr="00156B7A" w:rsidRDefault="00BA0943" w:rsidP="00BA0943">
      <w:pPr>
        <w:snapToGrid w:val="0"/>
        <w:rPr>
          <w:lang w:eastAsia="ko-KR"/>
        </w:rPr>
      </w:pPr>
      <w:r w:rsidRPr="00B46F9E">
        <w:rPr>
          <w:lang w:eastAsia="ko-KR"/>
        </w:rPr>
        <w:t xml:space="preserve">Support the following for UL DMRS for 6GR </w:t>
      </w:r>
      <w:r w:rsidRPr="00156B7A">
        <w:rPr>
          <w:lang w:eastAsia="ko-KR"/>
        </w:rPr>
        <w:t>PUSCH at least based on CP-OFDM waveform</w:t>
      </w:r>
    </w:p>
    <w:p w14:paraId="67EC3019" w14:textId="77777777" w:rsidR="00BA0943" w:rsidRPr="00156B7A" w:rsidRDefault="00BA0943">
      <w:pPr>
        <w:numPr>
          <w:ilvl w:val="0"/>
          <w:numId w:val="279"/>
        </w:numPr>
        <w:spacing w:line="0" w:lineRule="atLeast"/>
        <w:rPr>
          <w:rFonts w:eastAsia="Malgun Gothic"/>
          <w:szCs w:val="20"/>
          <w:lang w:eastAsia="ko-KR"/>
        </w:rPr>
      </w:pPr>
      <w:r w:rsidRPr="00156B7A">
        <w:rPr>
          <w:rFonts w:eastAsia="Malgun Gothic"/>
          <w:szCs w:val="20"/>
          <w:lang w:eastAsia="ko-KR"/>
        </w:rPr>
        <w:t xml:space="preserve">For X = 2, </w:t>
      </w:r>
      <w:proofErr w:type="spellStart"/>
      <w:r w:rsidRPr="00156B7A">
        <w:rPr>
          <w:rFonts w:eastAsia="Malgun Gothic"/>
          <w:szCs w:val="20"/>
          <w:lang w:eastAsia="ko-KR"/>
        </w:rPr>
        <w:t>N</w:t>
      </w:r>
      <w:r w:rsidRPr="00156B7A">
        <w:rPr>
          <w:rFonts w:eastAsia="Malgun Gothic"/>
          <w:szCs w:val="20"/>
          <w:vertAlign w:val="subscript"/>
          <w:lang w:eastAsia="ko-KR"/>
        </w:rPr>
        <w:t>max</w:t>
      </w:r>
      <w:proofErr w:type="spellEnd"/>
      <w:r w:rsidRPr="00156B7A">
        <w:rPr>
          <w:rFonts w:eastAsia="Malgun Gothic"/>
          <w:szCs w:val="20"/>
          <w:lang w:eastAsia="ko-KR"/>
        </w:rPr>
        <w:t xml:space="preserve"> = 48</w:t>
      </w:r>
    </w:p>
    <w:p w14:paraId="6AFE1282" w14:textId="77777777" w:rsidR="00BA0943" w:rsidRPr="00156B7A" w:rsidRDefault="00BA0943">
      <w:pPr>
        <w:numPr>
          <w:ilvl w:val="0"/>
          <w:numId w:val="279"/>
        </w:numPr>
        <w:spacing w:line="0" w:lineRule="atLeast"/>
        <w:rPr>
          <w:rFonts w:eastAsia="Malgun Gothic"/>
          <w:szCs w:val="20"/>
          <w:lang w:eastAsia="ko-KR"/>
        </w:rPr>
      </w:pPr>
      <w:r w:rsidRPr="00156B7A">
        <w:rPr>
          <w:rFonts w:eastAsia="Malgun Gothic"/>
          <w:szCs w:val="20"/>
          <w:lang w:eastAsia="ko-KR"/>
        </w:rPr>
        <w:t xml:space="preserve">For X = 1, FFS: </w:t>
      </w:r>
      <w:proofErr w:type="spellStart"/>
      <w:r w:rsidRPr="00156B7A">
        <w:rPr>
          <w:rFonts w:eastAsia="Malgun Gothic"/>
          <w:szCs w:val="20"/>
          <w:lang w:eastAsia="ko-KR"/>
        </w:rPr>
        <w:t>N</w:t>
      </w:r>
      <w:r w:rsidRPr="00156B7A">
        <w:rPr>
          <w:rFonts w:eastAsia="Malgun Gothic"/>
          <w:szCs w:val="20"/>
          <w:vertAlign w:val="subscript"/>
          <w:lang w:eastAsia="ko-KR"/>
        </w:rPr>
        <w:t>max</w:t>
      </w:r>
      <w:proofErr w:type="spellEnd"/>
      <w:r w:rsidRPr="00156B7A">
        <w:rPr>
          <w:rFonts w:eastAsia="Malgun Gothic"/>
          <w:szCs w:val="20"/>
          <w:lang w:eastAsia="ko-KR"/>
        </w:rPr>
        <w:t xml:space="preserve"> where </w:t>
      </w:r>
      <w:proofErr w:type="spellStart"/>
      <w:r w:rsidRPr="00156B7A">
        <w:rPr>
          <w:rFonts w:eastAsia="Malgun Gothic"/>
          <w:szCs w:val="20"/>
          <w:lang w:eastAsia="ko-KR"/>
        </w:rPr>
        <w:t>N</w:t>
      </w:r>
      <w:r w:rsidRPr="00156B7A">
        <w:rPr>
          <w:rFonts w:eastAsia="Malgun Gothic"/>
          <w:szCs w:val="20"/>
          <w:vertAlign w:val="subscript"/>
          <w:lang w:eastAsia="ko-KR"/>
        </w:rPr>
        <w:t>max</w:t>
      </w:r>
      <w:proofErr w:type="spellEnd"/>
      <w:r w:rsidRPr="00156B7A">
        <w:rPr>
          <w:rFonts w:eastAsia="Malgun Gothic"/>
          <w:szCs w:val="20"/>
          <w:lang w:eastAsia="ko-KR"/>
        </w:rPr>
        <w:t>&lt;= 24</w:t>
      </w:r>
    </w:p>
    <w:p w14:paraId="301906DB" w14:textId="77777777" w:rsidR="00BA0943" w:rsidRPr="00156B7A" w:rsidRDefault="00BA0943">
      <w:pPr>
        <w:numPr>
          <w:ilvl w:val="0"/>
          <w:numId w:val="279"/>
        </w:numPr>
        <w:spacing w:line="0" w:lineRule="atLeast"/>
        <w:rPr>
          <w:rFonts w:eastAsia="Malgun Gothic"/>
          <w:szCs w:val="20"/>
          <w:lang w:eastAsia="ko-KR"/>
        </w:rPr>
      </w:pPr>
      <w:r w:rsidRPr="00156B7A">
        <w:rPr>
          <w:rFonts w:eastAsia="Malgun Gothic"/>
          <w:szCs w:val="20"/>
          <w:lang w:eastAsia="ko-KR"/>
        </w:rPr>
        <w:t>The CDM group structure is comb-based including at least comb-2</w:t>
      </w:r>
    </w:p>
    <w:p w14:paraId="4B28BC53" w14:textId="77777777" w:rsidR="00BA0943" w:rsidRPr="00156B7A" w:rsidRDefault="00BA0943">
      <w:pPr>
        <w:numPr>
          <w:ilvl w:val="1"/>
          <w:numId w:val="279"/>
        </w:numPr>
        <w:spacing w:line="0" w:lineRule="atLeast"/>
        <w:rPr>
          <w:rFonts w:eastAsia="Malgun Gothic"/>
          <w:szCs w:val="20"/>
          <w:lang w:eastAsia="ko-KR"/>
        </w:rPr>
      </w:pPr>
      <w:r w:rsidRPr="00156B7A">
        <w:rPr>
          <w:rFonts w:eastAsia="Malgun Gothic"/>
          <w:szCs w:val="20"/>
          <w:lang w:eastAsia="ko-KR"/>
        </w:rPr>
        <w:t>FFS: Applicable cases for comb-2</w:t>
      </w:r>
    </w:p>
    <w:p w14:paraId="74CDA1E7" w14:textId="77777777" w:rsidR="00BA0943" w:rsidRPr="00156B7A" w:rsidRDefault="00BA0943">
      <w:pPr>
        <w:numPr>
          <w:ilvl w:val="0"/>
          <w:numId w:val="279"/>
        </w:numPr>
        <w:spacing w:line="0" w:lineRule="atLeast"/>
        <w:rPr>
          <w:rFonts w:eastAsia="Malgun Gothic"/>
          <w:szCs w:val="20"/>
          <w:lang w:eastAsia="ko-KR"/>
        </w:rPr>
      </w:pPr>
      <w:r w:rsidRPr="00156B7A">
        <w:rPr>
          <w:rFonts w:eastAsia="Malgun Gothic"/>
          <w:szCs w:val="20"/>
          <w:lang w:eastAsia="ko-KR"/>
        </w:rPr>
        <w:t xml:space="preserve">Note: </w:t>
      </w:r>
    </w:p>
    <w:p w14:paraId="0FC90E63" w14:textId="77777777" w:rsidR="00BA0943" w:rsidRPr="00156B7A" w:rsidRDefault="00BA0943">
      <w:pPr>
        <w:numPr>
          <w:ilvl w:val="1"/>
          <w:numId w:val="279"/>
        </w:numPr>
        <w:spacing w:line="0" w:lineRule="atLeast"/>
        <w:rPr>
          <w:rFonts w:eastAsia="Malgun Gothic"/>
          <w:szCs w:val="20"/>
          <w:lang w:eastAsia="ko-KR"/>
        </w:rPr>
      </w:pPr>
      <w:r w:rsidRPr="00156B7A">
        <w:rPr>
          <w:rFonts w:eastAsia="Malgun Gothic"/>
          <w:szCs w:val="20"/>
          <w:lang w:eastAsia="ko-KR"/>
        </w:rPr>
        <w:t>X is the TD-OCC length</w:t>
      </w:r>
    </w:p>
    <w:p w14:paraId="2F399BFF" w14:textId="77777777" w:rsidR="00BA0943" w:rsidRPr="00156B7A" w:rsidRDefault="00BA0943">
      <w:pPr>
        <w:numPr>
          <w:ilvl w:val="1"/>
          <w:numId w:val="279"/>
        </w:numPr>
        <w:spacing w:line="0" w:lineRule="atLeast"/>
        <w:rPr>
          <w:rFonts w:eastAsia="Malgun Gothic"/>
          <w:szCs w:val="20"/>
          <w:lang w:eastAsia="ko-KR"/>
        </w:rPr>
      </w:pPr>
      <w:proofErr w:type="spellStart"/>
      <w:r w:rsidRPr="00156B7A">
        <w:rPr>
          <w:rFonts w:eastAsia="Malgun Gothic"/>
          <w:szCs w:val="20"/>
          <w:lang w:eastAsia="ko-KR"/>
        </w:rPr>
        <w:t>N</w:t>
      </w:r>
      <w:r w:rsidRPr="00156B7A">
        <w:rPr>
          <w:rFonts w:eastAsia="Malgun Gothic"/>
          <w:szCs w:val="20"/>
          <w:vertAlign w:val="subscript"/>
          <w:lang w:eastAsia="ko-KR"/>
        </w:rPr>
        <w:t>max</w:t>
      </w:r>
      <w:proofErr w:type="spellEnd"/>
      <w:r w:rsidRPr="00156B7A">
        <w:rPr>
          <w:rFonts w:eastAsia="Malgun Gothic"/>
          <w:szCs w:val="20"/>
          <w:lang w:eastAsia="ko-KR"/>
        </w:rPr>
        <w:t xml:space="preserve"> is the maximum number of orthogonal DMRS ports</w:t>
      </w:r>
    </w:p>
    <w:p w14:paraId="502249AC" w14:textId="77777777" w:rsidR="00BA0943" w:rsidRPr="00156B7A" w:rsidRDefault="00BA0943">
      <w:pPr>
        <w:numPr>
          <w:ilvl w:val="1"/>
          <w:numId w:val="279"/>
        </w:numPr>
        <w:spacing w:line="0" w:lineRule="atLeast"/>
        <w:rPr>
          <w:rFonts w:eastAsia="Malgun Gothic"/>
          <w:szCs w:val="20"/>
          <w:lang w:eastAsia="ko-KR"/>
        </w:rPr>
      </w:pPr>
      <w:r w:rsidRPr="00156B7A">
        <w:rPr>
          <w:rFonts w:eastAsia="Malgun Gothic"/>
          <w:szCs w:val="20"/>
          <w:lang w:eastAsia="ko-KR"/>
        </w:rPr>
        <w:t>AI/ML based DMRS overhead reduction is a separate discussion</w:t>
      </w:r>
    </w:p>
    <w:p w14:paraId="4E7122A0" w14:textId="77777777" w:rsidR="00BA0943" w:rsidRPr="00156B7A" w:rsidRDefault="00BA0943">
      <w:pPr>
        <w:numPr>
          <w:ilvl w:val="0"/>
          <w:numId w:val="279"/>
        </w:numPr>
        <w:spacing w:line="0" w:lineRule="atLeast"/>
        <w:rPr>
          <w:rFonts w:eastAsia="Malgun Gothic"/>
          <w:szCs w:val="20"/>
          <w:lang w:eastAsia="ko-KR"/>
        </w:rPr>
      </w:pPr>
      <w:r w:rsidRPr="00156B7A">
        <w:rPr>
          <w:rFonts w:eastAsia="Malgun Gothic"/>
          <w:szCs w:val="20"/>
          <w:lang w:eastAsia="ko-KR"/>
        </w:rPr>
        <w:t>FFS: Maximum number of orthogonal DMRS ports for DFT-s-OFDM</w:t>
      </w:r>
    </w:p>
    <w:p w14:paraId="654A377A" w14:textId="77777777" w:rsidR="00BA0943" w:rsidRDefault="00BA0943" w:rsidP="00BA0943">
      <w:pPr>
        <w:snapToGrid w:val="0"/>
        <w:rPr>
          <w:rFonts w:eastAsia="MS Mincho"/>
          <w:lang w:eastAsia="ja-JP"/>
        </w:rPr>
      </w:pPr>
    </w:p>
    <w:p w14:paraId="6B3F3DFA" w14:textId="77777777" w:rsidR="00BA0943" w:rsidRDefault="00BA0943" w:rsidP="00BA0943">
      <w:pPr>
        <w:snapToGrid w:val="0"/>
        <w:rPr>
          <w:rFonts w:eastAsia="MS Mincho"/>
          <w:lang w:eastAsia="ja-JP"/>
        </w:rPr>
      </w:pPr>
    </w:p>
    <w:p w14:paraId="743986EB" w14:textId="77777777" w:rsidR="00BA0943" w:rsidRPr="00BA4961" w:rsidRDefault="00BA0943" w:rsidP="00BA0943">
      <w:pPr>
        <w:snapToGrid w:val="0"/>
        <w:rPr>
          <w:rFonts w:eastAsia="Malgun Gothic"/>
          <w:b/>
          <w:bCs/>
          <w:szCs w:val="20"/>
          <w:highlight w:val="green"/>
          <w:u w:val="single"/>
          <w:lang w:eastAsia="ko-KR"/>
        </w:rPr>
      </w:pPr>
      <w:bookmarkStart w:id="192" w:name="_Hlk238644693"/>
      <w:r w:rsidRPr="00BA4961">
        <w:rPr>
          <w:rFonts w:eastAsia="Malgun Gothic"/>
          <w:b/>
          <w:bCs/>
          <w:szCs w:val="20"/>
          <w:highlight w:val="green"/>
          <w:u w:val="single"/>
          <w:lang w:eastAsia="ko-KR"/>
        </w:rPr>
        <w:t>Agreement:</w:t>
      </w:r>
    </w:p>
    <w:bookmarkEnd w:id="192"/>
    <w:p w14:paraId="5DF9E32D" w14:textId="77777777" w:rsidR="00BA0943" w:rsidRPr="006C3F3E" w:rsidRDefault="00BA0943">
      <w:pPr>
        <w:pStyle w:val="0Maintext"/>
        <w:numPr>
          <w:ilvl w:val="0"/>
          <w:numId w:val="270"/>
        </w:numPr>
        <w:spacing w:after="0" w:afterAutospacing="0" w:line="0" w:lineRule="atLeast"/>
        <w:rPr>
          <w:lang w:val="en-US" w:eastAsia="zh-CN"/>
        </w:rPr>
      </w:pPr>
      <w:r w:rsidRPr="006C3F3E">
        <w:rPr>
          <w:lang w:val="en-US" w:eastAsia="zh-CN"/>
        </w:rPr>
        <w:t xml:space="preserve">For DMRS based on TD-OCC-X for a </w:t>
      </w:r>
      <w:r w:rsidRPr="00156B7A">
        <w:rPr>
          <w:lang w:val="en-US" w:eastAsia="zh-CN"/>
        </w:rPr>
        <w:t>single-slot based PUSCH, the TD</w:t>
      </w:r>
      <w:r w:rsidRPr="006C3F3E">
        <w:rPr>
          <w:lang w:val="en-US" w:eastAsia="zh-CN"/>
        </w:rPr>
        <w:t>-OCC-X is applied to X consecutive symbols for DMRS</w:t>
      </w:r>
    </w:p>
    <w:p w14:paraId="568D0E49" w14:textId="77777777" w:rsidR="00BA0943" w:rsidRPr="006C3F3E" w:rsidRDefault="00BA0943">
      <w:pPr>
        <w:pStyle w:val="0Maintext"/>
        <w:numPr>
          <w:ilvl w:val="1"/>
          <w:numId w:val="270"/>
        </w:numPr>
        <w:spacing w:after="0" w:afterAutospacing="0" w:line="0" w:lineRule="atLeast"/>
        <w:rPr>
          <w:lang w:val="en-US" w:eastAsia="zh-CN"/>
        </w:rPr>
      </w:pPr>
      <w:r w:rsidRPr="006C3F3E">
        <w:rPr>
          <w:lang w:val="en-US" w:eastAsia="zh-CN"/>
        </w:rPr>
        <w:t>Consider the same spacing between every X DMRS symbols</w:t>
      </w:r>
    </w:p>
    <w:p w14:paraId="7C69F7A8" w14:textId="77777777" w:rsidR="00BA0943" w:rsidRPr="006C3F3E" w:rsidRDefault="00BA0943">
      <w:pPr>
        <w:pStyle w:val="0Maintext"/>
        <w:numPr>
          <w:ilvl w:val="2"/>
          <w:numId w:val="270"/>
        </w:numPr>
        <w:spacing w:after="0" w:afterAutospacing="0" w:line="0" w:lineRule="atLeast"/>
        <w:rPr>
          <w:lang w:val="en-US" w:eastAsia="zh-CN"/>
        </w:rPr>
      </w:pPr>
      <w:r w:rsidRPr="006C3F3E">
        <w:rPr>
          <w:lang w:val="en-US" w:eastAsia="zh-CN"/>
        </w:rPr>
        <w:t>Study how to identify the spacing between every X DMRS symbols</w:t>
      </w:r>
    </w:p>
    <w:p w14:paraId="084EF2E1" w14:textId="77777777" w:rsidR="00BA0943" w:rsidRPr="006C3F3E" w:rsidRDefault="00BA0943">
      <w:pPr>
        <w:pStyle w:val="0Maintext"/>
        <w:numPr>
          <w:ilvl w:val="2"/>
          <w:numId w:val="270"/>
        </w:numPr>
        <w:spacing w:after="0" w:afterAutospacing="0" w:line="0" w:lineRule="atLeast"/>
        <w:rPr>
          <w:lang w:val="en-US" w:eastAsia="zh-CN"/>
        </w:rPr>
      </w:pPr>
      <w:r w:rsidRPr="006C3F3E">
        <w:rPr>
          <w:lang w:val="en-US" w:eastAsia="zh-CN"/>
        </w:rPr>
        <w:t>FFS: whether there is any exception</w:t>
      </w:r>
    </w:p>
    <w:p w14:paraId="57C8452E" w14:textId="77777777" w:rsidR="00BA0943" w:rsidRPr="006C3F3E" w:rsidRDefault="00BA0943">
      <w:pPr>
        <w:pStyle w:val="0Maintext"/>
        <w:numPr>
          <w:ilvl w:val="1"/>
          <w:numId w:val="270"/>
        </w:numPr>
        <w:spacing w:after="0" w:afterAutospacing="0" w:line="0" w:lineRule="atLeast"/>
        <w:rPr>
          <w:lang w:val="en-US" w:eastAsia="zh-CN"/>
        </w:rPr>
      </w:pPr>
      <w:r w:rsidRPr="006C3F3E">
        <w:rPr>
          <w:lang w:val="en-US" w:eastAsia="zh-CN"/>
        </w:rPr>
        <w:t>The number of DMRS symbols in a slot is L*X, and study the candidate value of L as follows</w:t>
      </w:r>
    </w:p>
    <w:p w14:paraId="3912CC54" w14:textId="77777777" w:rsidR="00BA0943" w:rsidRPr="006C3F3E" w:rsidRDefault="00BA0943">
      <w:pPr>
        <w:pStyle w:val="0Maintext"/>
        <w:numPr>
          <w:ilvl w:val="2"/>
          <w:numId w:val="270"/>
        </w:numPr>
        <w:spacing w:after="0" w:afterAutospacing="0" w:line="0" w:lineRule="atLeast"/>
        <w:rPr>
          <w:lang w:val="en-US" w:eastAsia="zh-CN"/>
        </w:rPr>
      </w:pPr>
      <w:r w:rsidRPr="006C3F3E">
        <w:rPr>
          <w:lang w:val="en-US" w:eastAsia="zh-CN"/>
        </w:rPr>
        <w:t>For X = 1, L = {1, 2, 3, 4, 5, 6}</w:t>
      </w:r>
    </w:p>
    <w:p w14:paraId="21358B75" w14:textId="77777777" w:rsidR="00BA0943" w:rsidRPr="006C3F3E" w:rsidRDefault="00BA0943">
      <w:pPr>
        <w:pStyle w:val="0Maintext"/>
        <w:numPr>
          <w:ilvl w:val="2"/>
          <w:numId w:val="270"/>
        </w:numPr>
        <w:spacing w:after="0" w:afterAutospacing="0" w:line="0" w:lineRule="atLeast"/>
        <w:rPr>
          <w:lang w:val="en-US" w:eastAsia="zh-CN"/>
        </w:rPr>
      </w:pPr>
      <w:r w:rsidRPr="006C3F3E">
        <w:rPr>
          <w:lang w:val="en-US" w:eastAsia="zh-CN"/>
        </w:rPr>
        <w:t>For X = 2, L = {1, 2, 3}</w:t>
      </w:r>
    </w:p>
    <w:p w14:paraId="1E33D249" w14:textId="77777777" w:rsidR="00BA0943" w:rsidRPr="006C3F3E" w:rsidRDefault="00BA0943">
      <w:pPr>
        <w:pStyle w:val="0Maintext"/>
        <w:numPr>
          <w:ilvl w:val="2"/>
          <w:numId w:val="270"/>
        </w:numPr>
        <w:spacing w:after="0" w:afterAutospacing="0" w:line="0" w:lineRule="atLeast"/>
        <w:rPr>
          <w:lang w:val="en-US" w:eastAsia="zh-CN"/>
        </w:rPr>
      </w:pPr>
      <w:r w:rsidRPr="006C3F3E">
        <w:rPr>
          <w:lang w:val="en-US" w:eastAsia="zh-CN"/>
        </w:rPr>
        <w:t xml:space="preserve">If multiple candidate values of L are supported, study how to determine the value of L </w:t>
      </w:r>
    </w:p>
    <w:p w14:paraId="4516F8A3" w14:textId="77777777" w:rsidR="00BA0943" w:rsidRPr="006C3F3E" w:rsidRDefault="00BA0943" w:rsidP="00BA0943">
      <w:pPr>
        <w:pStyle w:val="0Maintext"/>
        <w:spacing w:after="0" w:afterAutospacing="0" w:line="0" w:lineRule="atLeast"/>
        <w:ind w:left="2160" w:firstLine="0"/>
        <w:rPr>
          <w:lang w:val="en-US" w:eastAsia="zh-CN"/>
        </w:rPr>
      </w:pPr>
      <w:r w:rsidRPr="006C3F3E">
        <w:rPr>
          <w:rFonts w:eastAsia="Yu Mincho"/>
          <w:noProof/>
          <w:lang w:val="en-US" w:eastAsia="zh-CN"/>
        </w:rPr>
        <w:drawing>
          <wp:inline distT="0" distB="0" distL="0" distR="0" wp14:anchorId="5B860492" wp14:editId="3F6A3566">
            <wp:extent cx="3830804" cy="1497457"/>
            <wp:effectExtent l="0" t="0" r="0" b="762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5" cstate="print">
                      <a:extLst>
                        <a:ext uri="{28A0092B-C50C-407E-A947-70E740481C1C}">
                          <a14:useLocalDpi xmlns:a14="http://schemas.microsoft.com/office/drawing/2010/main" val="0"/>
                        </a:ext>
                      </a:extLst>
                    </a:blip>
                    <a:srcRect/>
                    <a:stretch>
                      <a:fillRect/>
                    </a:stretch>
                  </pic:blipFill>
                  <pic:spPr bwMode="auto">
                    <a:xfrm>
                      <a:off x="0" y="0"/>
                      <a:ext cx="3885965" cy="1519019"/>
                    </a:xfrm>
                    <a:prstGeom prst="rect">
                      <a:avLst/>
                    </a:prstGeom>
                    <a:noFill/>
                    <a:ln>
                      <a:noFill/>
                    </a:ln>
                  </pic:spPr>
                </pic:pic>
              </a:graphicData>
            </a:graphic>
          </wp:inline>
        </w:drawing>
      </w:r>
    </w:p>
    <w:p w14:paraId="1D4D4EF2" w14:textId="77777777" w:rsidR="00BA0943" w:rsidRPr="006C3F3E" w:rsidRDefault="00BA0943">
      <w:pPr>
        <w:pStyle w:val="0Maintext"/>
        <w:numPr>
          <w:ilvl w:val="1"/>
          <w:numId w:val="270"/>
        </w:numPr>
        <w:spacing w:after="0" w:afterAutospacing="0" w:line="0" w:lineRule="atLeast"/>
        <w:rPr>
          <w:lang w:val="en-US" w:eastAsia="zh-CN"/>
        </w:rPr>
      </w:pPr>
      <w:r w:rsidRPr="006C3F3E">
        <w:rPr>
          <w:lang w:val="en-US" w:eastAsia="zh-CN"/>
        </w:rPr>
        <w:t>Study at least the following options for the time-domain location of the first DMRS symbol</w:t>
      </w:r>
    </w:p>
    <w:p w14:paraId="39DA6990" w14:textId="77777777" w:rsidR="00BA0943" w:rsidRPr="00156B7A" w:rsidRDefault="00BA0943">
      <w:pPr>
        <w:pStyle w:val="0Maintext"/>
        <w:numPr>
          <w:ilvl w:val="2"/>
          <w:numId w:val="270"/>
        </w:numPr>
        <w:spacing w:after="0" w:afterAutospacing="0" w:line="0" w:lineRule="atLeast"/>
        <w:rPr>
          <w:lang w:val="en-US" w:eastAsia="zh-CN"/>
        </w:rPr>
      </w:pPr>
      <w:r w:rsidRPr="006C3F3E">
        <w:rPr>
          <w:lang w:val="en-US" w:eastAsia="zh-CN"/>
        </w:rPr>
        <w:t>Option 1</w:t>
      </w:r>
      <w:r w:rsidRPr="00156B7A">
        <w:rPr>
          <w:lang w:val="en-US" w:eastAsia="zh-CN"/>
        </w:rPr>
        <w:t>: The first DMRS symbol is fixed as the first symbol allocated for the PUSCH</w:t>
      </w:r>
    </w:p>
    <w:p w14:paraId="0B109661" w14:textId="77777777" w:rsidR="00BA0943" w:rsidRPr="00156B7A" w:rsidRDefault="00BA0943">
      <w:pPr>
        <w:pStyle w:val="0Maintext"/>
        <w:numPr>
          <w:ilvl w:val="2"/>
          <w:numId w:val="270"/>
        </w:numPr>
        <w:spacing w:after="0" w:afterAutospacing="0" w:line="0" w:lineRule="atLeast"/>
        <w:rPr>
          <w:lang w:val="en-US" w:eastAsia="zh-CN"/>
        </w:rPr>
      </w:pPr>
      <w:r w:rsidRPr="00156B7A">
        <w:rPr>
          <w:lang w:val="en-US" w:eastAsia="zh-CN"/>
        </w:rPr>
        <w:t>Option 2: The candidate DMRS symbol(s) are fixed in a slot and the actual first DMRS symbol is the first candidate DMRS symbol within the TDRA for the PUSCH</w:t>
      </w:r>
    </w:p>
    <w:p w14:paraId="1665AB48" w14:textId="77777777" w:rsidR="00BA0943" w:rsidRPr="00827E13" w:rsidRDefault="00BA0943">
      <w:pPr>
        <w:pStyle w:val="0Maintext"/>
        <w:numPr>
          <w:ilvl w:val="2"/>
          <w:numId w:val="270"/>
        </w:numPr>
        <w:spacing w:after="0" w:afterAutospacing="0" w:line="0" w:lineRule="atLeast"/>
        <w:rPr>
          <w:lang w:val="en-US" w:eastAsia="zh-CN"/>
        </w:rPr>
      </w:pPr>
      <w:r w:rsidRPr="00156B7A">
        <w:rPr>
          <w:lang w:eastAsia="zh-CN"/>
        </w:rPr>
        <w:t>Option 3: The first DMRS symbol is indicated by the network relative to the first symbol of the PUSCH</w:t>
      </w:r>
    </w:p>
    <w:p w14:paraId="5568AACB" w14:textId="77777777" w:rsidR="00BA0943" w:rsidRPr="00156B7A" w:rsidRDefault="00BA0943" w:rsidP="00BA0943">
      <w:pPr>
        <w:pStyle w:val="0Maintext"/>
        <w:spacing w:after="0" w:afterAutospacing="0" w:line="0" w:lineRule="atLeast"/>
        <w:ind w:left="2160" w:firstLine="0"/>
        <w:rPr>
          <w:lang w:val="en-US" w:eastAsia="zh-CN"/>
        </w:rPr>
      </w:pPr>
    </w:p>
    <w:p w14:paraId="2B6D0C15" w14:textId="3C9E9877" w:rsidR="00BA0943" w:rsidRPr="008F2A8A" w:rsidRDefault="00C62C50" w:rsidP="00BA0943">
      <w:pPr>
        <w:rPr>
          <w:b/>
          <w:bCs/>
        </w:rPr>
      </w:pPr>
      <w:hyperlink r:id="rId1256" w:history="1">
        <w:r w:rsidRPr="008F2A8A">
          <w:rPr>
            <w:rStyle w:val="Hyperlink"/>
            <w:rFonts w:ascii="Times New Roman" w:eastAsia="Times New Roman" w:hAnsi="Times New Roman"/>
            <w:b/>
            <w:bCs/>
          </w:rPr>
          <w:t>R1-2605831</w:t>
        </w:r>
      </w:hyperlink>
      <w:r w:rsidR="00BA0943" w:rsidRPr="008F2A8A">
        <w:rPr>
          <w:rFonts w:ascii="Times New Roman" w:eastAsia="Times New Roman" w:hAnsi="Times New Roman"/>
          <w:b/>
          <w:bCs/>
        </w:rPr>
        <w:tab/>
        <w:t>FL Summary #3 on Uplink transmission scheme(s) for uplink channels</w:t>
      </w:r>
      <w:r w:rsidR="00BA0943" w:rsidRPr="008F2A8A">
        <w:rPr>
          <w:rFonts w:ascii="Times New Roman" w:eastAsia="Times New Roman" w:hAnsi="Times New Roman"/>
          <w:b/>
          <w:bCs/>
        </w:rPr>
        <w:tab/>
        <w:t>Moderator (Samsung)</w:t>
      </w:r>
    </w:p>
    <w:p w14:paraId="11754F68" w14:textId="77777777" w:rsidR="00BA0943" w:rsidRDefault="00BA0943" w:rsidP="00BA0943">
      <w:pPr>
        <w:ind w:left="1440" w:hanging="1440"/>
        <w:rPr>
          <w:rFonts w:eastAsiaTheme="minorEastAsia"/>
          <w:lang w:eastAsia="zh-CN"/>
        </w:rPr>
      </w:pPr>
    </w:p>
    <w:p w14:paraId="5C741116" w14:textId="77777777" w:rsidR="00BA0943" w:rsidRDefault="00BA0943" w:rsidP="00BA0943">
      <w:pPr>
        <w:snapToGrid w:val="0"/>
        <w:rPr>
          <w:rFonts w:eastAsia="DengXian"/>
          <w:b/>
          <w:bCs/>
          <w:szCs w:val="20"/>
          <w:lang w:eastAsia="zh-CN"/>
        </w:rPr>
      </w:pPr>
      <w:r w:rsidRPr="000108D7">
        <w:rPr>
          <w:rFonts w:eastAsia="DengXian"/>
          <w:b/>
          <w:bCs/>
          <w:szCs w:val="20"/>
          <w:highlight w:val="green"/>
          <w:u w:val="single"/>
          <w:lang w:eastAsia="zh-CN"/>
        </w:rPr>
        <w:t>Agreement:</w:t>
      </w:r>
    </w:p>
    <w:p w14:paraId="6BC05DB2" w14:textId="77777777" w:rsidR="00BA0943" w:rsidRPr="00211772" w:rsidRDefault="00BA0943" w:rsidP="00BA0943">
      <w:pPr>
        <w:snapToGrid w:val="0"/>
        <w:rPr>
          <w:rFonts w:eastAsia="Malgun Gothic"/>
          <w:szCs w:val="20"/>
          <w:lang w:eastAsia="ko-KR"/>
        </w:rPr>
      </w:pPr>
      <w:r w:rsidRPr="00211772">
        <w:rPr>
          <w:rFonts w:eastAsia="Malgun Gothic"/>
          <w:szCs w:val="20"/>
          <w:lang w:eastAsia="ko-KR"/>
        </w:rPr>
        <w:t>For 6GR PUSCH transmission, study AI based receiver for PUSCH DMRS overhead reduction at least considering the followings:</w:t>
      </w:r>
    </w:p>
    <w:p w14:paraId="4DD7544C" w14:textId="77777777" w:rsidR="00BA0943" w:rsidRPr="00A37B61" w:rsidRDefault="00BA0943">
      <w:pPr>
        <w:numPr>
          <w:ilvl w:val="0"/>
          <w:numId w:val="279"/>
        </w:numPr>
        <w:snapToGrid w:val="0"/>
        <w:rPr>
          <w:lang w:eastAsia="ko-KR"/>
        </w:rPr>
      </w:pPr>
      <w:r w:rsidRPr="00211772">
        <w:rPr>
          <w:rFonts w:eastAsiaTheme="minorEastAsia"/>
          <w:lang w:eastAsia="zh-CN"/>
        </w:rPr>
        <w:t>Candidate(s) of low overhead DMRS pattern</w:t>
      </w:r>
    </w:p>
    <w:p w14:paraId="58C9D155" w14:textId="77777777" w:rsidR="00BA0943" w:rsidRPr="003D727A" w:rsidRDefault="00BA0943">
      <w:pPr>
        <w:numPr>
          <w:ilvl w:val="1"/>
          <w:numId w:val="279"/>
        </w:numPr>
        <w:snapToGrid w:val="0"/>
        <w:rPr>
          <w:lang w:eastAsia="ko-KR"/>
        </w:rPr>
      </w:pPr>
      <w:r>
        <w:rPr>
          <w:rFonts w:eastAsiaTheme="minorEastAsia"/>
          <w:lang w:eastAsia="zh-CN"/>
        </w:rPr>
        <w:t>Subcase A</w:t>
      </w:r>
    </w:p>
    <w:p w14:paraId="51708F08" w14:textId="77777777" w:rsidR="00BA0943" w:rsidRPr="003D727A" w:rsidRDefault="00BA0943">
      <w:pPr>
        <w:numPr>
          <w:ilvl w:val="2"/>
          <w:numId w:val="279"/>
        </w:numPr>
        <w:snapToGrid w:val="0"/>
        <w:rPr>
          <w:lang w:eastAsia="ko-KR"/>
        </w:rPr>
      </w:pPr>
      <w:r>
        <w:rPr>
          <w:rFonts w:eastAsiaTheme="minorEastAsia"/>
          <w:lang w:eastAsia="zh-CN"/>
        </w:rPr>
        <w:t xml:space="preserve">At least Comb-based </w:t>
      </w:r>
      <w:r w:rsidRPr="00211772">
        <w:rPr>
          <w:rFonts w:eastAsiaTheme="minorEastAsia"/>
          <w:lang w:eastAsia="zh-CN"/>
        </w:rPr>
        <w:t>low overhead DMRS pattern</w:t>
      </w:r>
      <w:r>
        <w:rPr>
          <w:rFonts w:eastAsiaTheme="minorEastAsia"/>
          <w:lang w:eastAsia="zh-CN"/>
        </w:rPr>
        <w:t xml:space="preserve"> in frequency domain</w:t>
      </w:r>
    </w:p>
    <w:p w14:paraId="662C07FC" w14:textId="77777777" w:rsidR="00BA0943" w:rsidRPr="0099795A" w:rsidRDefault="00BA0943">
      <w:pPr>
        <w:numPr>
          <w:ilvl w:val="2"/>
          <w:numId w:val="279"/>
        </w:numPr>
        <w:snapToGrid w:val="0"/>
        <w:rPr>
          <w:lang w:eastAsia="ko-KR"/>
        </w:rPr>
      </w:pPr>
      <w:r>
        <w:rPr>
          <w:rFonts w:eastAsiaTheme="minorEastAsia"/>
          <w:lang w:eastAsia="zh-CN"/>
        </w:rPr>
        <w:t>FFS: time domain</w:t>
      </w:r>
    </w:p>
    <w:p w14:paraId="423B45D5" w14:textId="77777777" w:rsidR="00BA0943" w:rsidRPr="00211772" w:rsidRDefault="00BA0943">
      <w:pPr>
        <w:numPr>
          <w:ilvl w:val="1"/>
          <w:numId w:val="279"/>
        </w:numPr>
        <w:snapToGrid w:val="0"/>
        <w:rPr>
          <w:lang w:eastAsia="ko-KR"/>
        </w:rPr>
      </w:pPr>
      <w:r>
        <w:rPr>
          <w:rFonts w:eastAsiaTheme="minorEastAsia"/>
          <w:lang w:eastAsia="zh-CN"/>
        </w:rPr>
        <w:t>Subcase B in power domain</w:t>
      </w:r>
    </w:p>
    <w:p w14:paraId="76F2DCCF" w14:textId="77777777" w:rsidR="00BA0943" w:rsidRDefault="00BA0943" w:rsidP="00BA0943">
      <w:pPr>
        <w:tabs>
          <w:tab w:val="left" w:pos="0"/>
        </w:tabs>
        <w:snapToGrid w:val="0"/>
        <w:rPr>
          <w:rFonts w:eastAsia="Malgun Gothic"/>
          <w:szCs w:val="20"/>
          <w:lang w:eastAsia="ko-KR"/>
        </w:rPr>
      </w:pPr>
      <w:r w:rsidRPr="00211772">
        <w:rPr>
          <w:rFonts w:eastAsia="Malgun Gothic"/>
          <w:szCs w:val="20"/>
          <w:lang w:eastAsia="ko-KR"/>
        </w:rPr>
        <w:lastRenderedPageBreak/>
        <w:t>Note: For a given low overhead DMRS pattern, it is transparent to the UE the type of receiver  (AI or non-AI) used at the network.</w:t>
      </w:r>
    </w:p>
    <w:p w14:paraId="5E0DE8A2" w14:textId="77777777" w:rsidR="00BA0943" w:rsidRDefault="00BA0943" w:rsidP="00BA0943">
      <w:pPr>
        <w:tabs>
          <w:tab w:val="left" w:pos="0"/>
        </w:tabs>
        <w:snapToGrid w:val="0"/>
        <w:rPr>
          <w:rFonts w:eastAsia="Malgun Gothic"/>
          <w:szCs w:val="20"/>
          <w:lang w:eastAsia="ko-KR"/>
        </w:rPr>
      </w:pPr>
    </w:p>
    <w:p w14:paraId="56A27D5F" w14:textId="77777777" w:rsidR="00BA0943" w:rsidRDefault="00BA0943" w:rsidP="00BA0943">
      <w:pPr>
        <w:ind w:left="1440" w:hanging="1440"/>
        <w:rPr>
          <w:rFonts w:eastAsiaTheme="minorEastAsia"/>
          <w:lang w:eastAsia="zh-CN"/>
        </w:rPr>
      </w:pPr>
    </w:p>
    <w:p w14:paraId="32B07C48" w14:textId="77777777" w:rsidR="00BA0943" w:rsidRDefault="00BA0943" w:rsidP="00BA0943">
      <w:pPr>
        <w:snapToGrid w:val="0"/>
        <w:rPr>
          <w:rFonts w:eastAsia="DengXian"/>
          <w:b/>
          <w:bCs/>
          <w:szCs w:val="20"/>
          <w:lang w:eastAsia="zh-CN"/>
        </w:rPr>
      </w:pPr>
      <w:r w:rsidRPr="009A2D29">
        <w:rPr>
          <w:rFonts w:eastAsia="DengXian"/>
          <w:b/>
          <w:bCs/>
          <w:szCs w:val="20"/>
          <w:highlight w:val="green"/>
          <w:u w:val="single"/>
          <w:lang w:eastAsia="zh-CN"/>
        </w:rPr>
        <w:t>Agreement:</w:t>
      </w:r>
    </w:p>
    <w:p w14:paraId="379C96AC" w14:textId="77777777" w:rsidR="00BA0943" w:rsidRDefault="00BA0943" w:rsidP="00BA0943">
      <w:pPr>
        <w:snapToGrid w:val="0"/>
        <w:rPr>
          <w:rFonts w:cs="Batang"/>
          <w:szCs w:val="20"/>
          <w:lang w:eastAsia="zh-CN"/>
        </w:rPr>
      </w:pPr>
      <w:r w:rsidRPr="00F855DA">
        <w:rPr>
          <w:rFonts w:cs="Batang"/>
          <w:szCs w:val="20"/>
          <w:lang w:eastAsia="zh-CN"/>
        </w:rPr>
        <w:t xml:space="preserve">For </w:t>
      </w:r>
      <w:r>
        <w:rPr>
          <w:rFonts w:cs="Batang"/>
          <w:szCs w:val="20"/>
          <w:lang w:eastAsia="zh-CN"/>
        </w:rPr>
        <w:t xml:space="preserve">study on </w:t>
      </w:r>
      <w:r w:rsidRPr="00F855DA">
        <w:rPr>
          <w:rFonts w:cs="Batang"/>
          <w:szCs w:val="20"/>
          <w:lang w:eastAsia="zh-CN"/>
        </w:rPr>
        <w:t>AI based receiver for P</w:t>
      </w:r>
      <w:r>
        <w:rPr>
          <w:rFonts w:cs="Batang"/>
          <w:szCs w:val="20"/>
          <w:lang w:eastAsia="zh-CN"/>
        </w:rPr>
        <w:t>U</w:t>
      </w:r>
      <w:r w:rsidRPr="00F855DA">
        <w:rPr>
          <w:rFonts w:cs="Batang"/>
          <w:szCs w:val="20"/>
          <w:lang w:eastAsia="zh-CN"/>
        </w:rPr>
        <w:t>SCH DMRS overhead reduction</w:t>
      </w:r>
      <w:r>
        <w:rPr>
          <w:rFonts w:cs="Batang"/>
          <w:szCs w:val="20"/>
          <w:lang w:eastAsia="zh-CN"/>
        </w:rPr>
        <w:t>, subcase C is deprioritized.</w:t>
      </w:r>
    </w:p>
    <w:p w14:paraId="0D4D0706" w14:textId="77777777" w:rsidR="00BA0943" w:rsidRDefault="00BA0943" w:rsidP="00BA0943">
      <w:pPr>
        <w:ind w:left="1440" w:hanging="1440"/>
        <w:rPr>
          <w:rFonts w:eastAsiaTheme="minorEastAsia"/>
          <w:lang w:eastAsia="zh-CN"/>
        </w:rPr>
      </w:pPr>
    </w:p>
    <w:p w14:paraId="5F13300B" w14:textId="77777777" w:rsidR="00BA0943" w:rsidRDefault="00BA0943" w:rsidP="00BA0943">
      <w:pPr>
        <w:ind w:left="1440" w:hanging="1440"/>
        <w:rPr>
          <w:rFonts w:eastAsiaTheme="minorEastAsia"/>
          <w:lang w:eastAsia="zh-CN"/>
        </w:rPr>
      </w:pPr>
    </w:p>
    <w:p w14:paraId="7E26FF0B" w14:textId="68D6BE90" w:rsidR="00BA0943" w:rsidRPr="008F2A8A" w:rsidRDefault="00C62C50" w:rsidP="00BA0943">
      <w:pPr>
        <w:rPr>
          <w:b/>
          <w:bCs/>
        </w:rPr>
      </w:pPr>
      <w:hyperlink r:id="rId1257" w:history="1">
        <w:r w:rsidRPr="008F2A8A">
          <w:rPr>
            <w:rStyle w:val="Hyperlink"/>
            <w:rFonts w:ascii="Times New Roman" w:eastAsia="Times New Roman" w:hAnsi="Times New Roman"/>
            <w:b/>
            <w:bCs/>
          </w:rPr>
          <w:t>R1-2605832</w:t>
        </w:r>
      </w:hyperlink>
      <w:r w:rsidR="00BA0943" w:rsidRPr="008F2A8A">
        <w:rPr>
          <w:rFonts w:ascii="Times New Roman" w:eastAsia="Times New Roman" w:hAnsi="Times New Roman"/>
          <w:b/>
          <w:bCs/>
        </w:rPr>
        <w:tab/>
        <w:t>FL Summary #4 on Uplink transmission scheme(s) for uplink channels</w:t>
      </w:r>
      <w:r w:rsidR="00BA0943" w:rsidRPr="008F2A8A">
        <w:rPr>
          <w:rFonts w:ascii="Times New Roman" w:eastAsia="Times New Roman" w:hAnsi="Times New Roman"/>
          <w:b/>
          <w:bCs/>
        </w:rPr>
        <w:tab/>
        <w:t>Moderator (Samsung)</w:t>
      </w:r>
    </w:p>
    <w:p w14:paraId="39133C29" w14:textId="77777777" w:rsidR="00BA0943" w:rsidRDefault="00BA0943" w:rsidP="00BA0943">
      <w:pPr>
        <w:snapToGrid w:val="0"/>
        <w:rPr>
          <w:rFonts w:eastAsia="DengXian"/>
          <w:b/>
          <w:bCs/>
          <w:szCs w:val="20"/>
          <w:highlight w:val="yellow"/>
          <w:u w:val="single"/>
          <w:lang w:eastAsia="zh-CN"/>
        </w:rPr>
      </w:pPr>
    </w:p>
    <w:p w14:paraId="31F7D1C7" w14:textId="77777777" w:rsidR="00BA0943" w:rsidRDefault="00BA0943" w:rsidP="00BA0943">
      <w:pPr>
        <w:snapToGrid w:val="0"/>
        <w:rPr>
          <w:rFonts w:eastAsia="DengXian"/>
          <w:b/>
          <w:bCs/>
          <w:szCs w:val="20"/>
          <w:lang w:eastAsia="zh-CN"/>
        </w:rPr>
      </w:pPr>
      <w:r w:rsidRPr="00656884">
        <w:rPr>
          <w:rFonts w:eastAsia="DengXian"/>
          <w:b/>
          <w:bCs/>
          <w:szCs w:val="20"/>
          <w:highlight w:val="green"/>
          <w:u w:val="single"/>
          <w:lang w:eastAsia="zh-CN"/>
        </w:rPr>
        <w:t>Agreement</w:t>
      </w:r>
      <w:r w:rsidRPr="00656884">
        <w:rPr>
          <w:rFonts w:eastAsia="DengXian"/>
          <w:b/>
          <w:bCs/>
          <w:szCs w:val="20"/>
          <w:highlight w:val="green"/>
          <w:lang w:eastAsia="zh-CN"/>
        </w:rPr>
        <w:t>:</w:t>
      </w:r>
    </w:p>
    <w:p w14:paraId="0B3793D1" w14:textId="77777777" w:rsidR="00BA0943" w:rsidRPr="00F83CF2" w:rsidRDefault="00BA0943" w:rsidP="00BA0943">
      <w:pPr>
        <w:snapToGrid w:val="0"/>
        <w:rPr>
          <w:lang w:eastAsia="ko-KR"/>
        </w:rPr>
      </w:pPr>
      <w:r w:rsidRPr="00F83CF2">
        <w:rPr>
          <w:lang w:eastAsia="ko-KR"/>
        </w:rPr>
        <w:t>For codeword-to-layer mapping for PUSCH in 6GR:</w:t>
      </w:r>
    </w:p>
    <w:p w14:paraId="6E2E6834" w14:textId="77777777" w:rsidR="00BA0943"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For PUSCH rank 1—4, down-select from the following alternatives:</w:t>
      </w:r>
    </w:p>
    <w:p w14:paraId="05608456" w14:textId="77777777" w:rsidR="00BA0943" w:rsidRDefault="00BA0943">
      <w:pPr>
        <w:pStyle w:val="ListParagraph"/>
        <w:numPr>
          <w:ilvl w:val="1"/>
          <w:numId w:val="279"/>
        </w:numPr>
        <w:overflowPunct/>
        <w:autoSpaceDE/>
        <w:autoSpaceDN/>
        <w:adjustRightInd/>
        <w:snapToGrid w:val="0"/>
        <w:spacing w:after="0"/>
        <w:contextualSpacing w:val="0"/>
        <w:textAlignment w:val="auto"/>
        <w:rPr>
          <w:lang w:eastAsia="ko-KR"/>
        </w:rPr>
      </w:pPr>
      <w:r>
        <w:rPr>
          <w:lang w:eastAsia="ko-KR"/>
        </w:rPr>
        <w:t>Alt 1: 1CW for rank 1—4</w:t>
      </w:r>
    </w:p>
    <w:p w14:paraId="62C18B04" w14:textId="77777777" w:rsidR="00BA0943" w:rsidRDefault="00BA0943">
      <w:pPr>
        <w:pStyle w:val="ListParagraph"/>
        <w:numPr>
          <w:ilvl w:val="1"/>
          <w:numId w:val="279"/>
        </w:numPr>
        <w:overflowPunct/>
        <w:autoSpaceDE/>
        <w:autoSpaceDN/>
        <w:adjustRightInd/>
        <w:snapToGrid w:val="0"/>
        <w:spacing w:after="0"/>
        <w:contextualSpacing w:val="0"/>
        <w:textAlignment w:val="auto"/>
        <w:rPr>
          <w:lang w:eastAsia="ko-KR"/>
        </w:rPr>
      </w:pPr>
      <w:r>
        <w:rPr>
          <w:lang w:eastAsia="ko-KR"/>
        </w:rPr>
        <w:t>Alt 2: 1CW for rank 1, 2CWs for rank 2—4</w:t>
      </w:r>
    </w:p>
    <w:p w14:paraId="35FF0600" w14:textId="77777777" w:rsidR="00BA0943" w:rsidRDefault="00BA0943">
      <w:pPr>
        <w:pStyle w:val="ListParagraph"/>
        <w:numPr>
          <w:ilvl w:val="1"/>
          <w:numId w:val="279"/>
        </w:numPr>
        <w:overflowPunct/>
        <w:autoSpaceDE/>
        <w:autoSpaceDN/>
        <w:adjustRightInd/>
        <w:snapToGrid w:val="0"/>
        <w:spacing w:after="0"/>
        <w:contextualSpacing w:val="0"/>
        <w:textAlignment w:val="auto"/>
        <w:rPr>
          <w:lang w:eastAsia="ko-KR"/>
        </w:rPr>
      </w:pPr>
      <w:r>
        <w:rPr>
          <w:lang w:eastAsia="ko-KR"/>
        </w:rPr>
        <w:t>Alt 3: 1CW for rank 1, 2CWs for rank 2, 3CWs for rank 3, 4CWs for rank 4</w:t>
      </w:r>
    </w:p>
    <w:p w14:paraId="1395F6E9" w14:textId="77777777" w:rsidR="00BA0943"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Further study whether the codeword-to-layer mapping is fixed or flexible</w:t>
      </w:r>
    </w:p>
    <w:p w14:paraId="7B2DF200" w14:textId="77777777" w:rsidR="00BA0943"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 xml:space="preserve">Note: Above does not preclude different modulation order per layer(s) within a codeword </w:t>
      </w:r>
    </w:p>
    <w:p w14:paraId="2CA9F465" w14:textId="77777777" w:rsidR="00BA0943" w:rsidRDefault="00BA0943">
      <w:pPr>
        <w:pStyle w:val="ListParagraph"/>
        <w:numPr>
          <w:ilvl w:val="0"/>
          <w:numId w:val="279"/>
        </w:numPr>
        <w:overflowPunct/>
        <w:autoSpaceDE/>
        <w:autoSpaceDN/>
        <w:adjustRightInd/>
        <w:snapToGrid w:val="0"/>
        <w:spacing w:after="0"/>
        <w:contextualSpacing w:val="0"/>
        <w:textAlignment w:val="auto"/>
        <w:rPr>
          <w:lang w:eastAsia="ko-KR"/>
        </w:rPr>
      </w:pPr>
      <w:r>
        <w:rPr>
          <w:lang w:eastAsia="ko-KR"/>
        </w:rPr>
        <w:t xml:space="preserve">Note: Above does not preclude different power allocation per layer </w:t>
      </w:r>
    </w:p>
    <w:p w14:paraId="0F118D0D" w14:textId="77777777" w:rsidR="00BA0943" w:rsidRDefault="00BA0943" w:rsidP="00BA0943">
      <w:pPr>
        <w:snapToGrid w:val="0"/>
        <w:rPr>
          <w:rFonts w:eastAsia="DengXian"/>
          <w:szCs w:val="20"/>
          <w:lang w:eastAsia="zh-CN"/>
        </w:rPr>
      </w:pPr>
    </w:p>
    <w:p w14:paraId="2F5CF4B4" w14:textId="77777777" w:rsidR="00BA0943" w:rsidRPr="008F2A8A" w:rsidRDefault="00BA0943" w:rsidP="00BA0943">
      <w:pPr>
        <w:snapToGrid w:val="0"/>
        <w:rPr>
          <w:rFonts w:ascii="Times New Roman" w:eastAsia="DengXian" w:hAnsi="Times New Roman"/>
          <w:szCs w:val="20"/>
          <w:lang w:eastAsia="zh-CN"/>
        </w:rPr>
      </w:pPr>
    </w:p>
    <w:p w14:paraId="1C247416" w14:textId="77777777" w:rsidR="00BA0943" w:rsidRPr="008F2A8A" w:rsidRDefault="00BA0943" w:rsidP="00BA0943">
      <w:pPr>
        <w:snapToGrid w:val="0"/>
        <w:rPr>
          <w:rFonts w:ascii="Times New Roman" w:eastAsia="DengXian" w:hAnsi="Times New Roman"/>
          <w:b/>
          <w:bCs/>
          <w:szCs w:val="20"/>
          <w:lang w:eastAsia="zh-CN"/>
        </w:rPr>
      </w:pPr>
      <w:r w:rsidRPr="008F2A8A">
        <w:rPr>
          <w:rFonts w:ascii="Times New Roman" w:eastAsia="DengXian" w:hAnsi="Times New Roman"/>
          <w:b/>
          <w:bCs/>
          <w:szCs w:val="20"/>
          <w:highlight w:val="green"/>
          <w:u w:val="single"/>
          <w:lang w:eastAsia="zh-CN"/>
        </w:rPr>
        <w:t>Agreement</w:t>
      </w:r>
      <w:r w:rsidRPr="008F2A8A">
        <w:rPr>
          <w:rFonts w:ascii="Times New Roman" w:eastAsia="DengXian" w:hAnsi="Times New Roman"/>
          <w:b/>
          <w:bCs/>
          <w:szCs w:val="20"/>
          <w:highlight w:val="green"/>
          <w:lang w:eastAsia="zh-CN"/>
        </w:rPr>
        <w:t>:</w:t>
      </w:r>
    </w:p>
    <w:p w14:paraId="3D86298A" w14:textId="77777777" w:rsidR="00BA0943" w:rsidRPr="008F2A8A" w:rsidRDefault="00BA0943" w:rsidP="00BA0943">
      <w:pPr>
        <w:snapToGrid w:val="0"/>
        <w:rPr>
          <w:rFonts w:ascii="Times New Roman" w:hAnsi="Times New Roman"/>
          <w:szCs w:val="20"/>
          <w:lang w:eastAsia="ko-KR"/>
        </w:rPr>
      </w:pPr>
      <w:r w:rsidRPr="008F2A8A">
        <w:rPr>
          <w:rFonts w:ascii="Times New Roman" w:hAnsi="Times New Roman"/>
          <w:szCs w:val="20"/>
          <w:lang w:eastAsia="ko-KR"/>
        </w:rPr>
        <w:t>For codeword-to-layer mapping for PUSCH in 6GR:</w:t>
      </w:r>
    </w:p>
    <w:p w14:paraId="5EF459CA" w14:textId="77777777" w:rsidR="00BA0943" w:rsidRPr="008F2A8A" w:rsidRDefault="00BA0943">
      <w:pPr>
        <w:pStyle w:val="ListParagraph"/>
        <w:numPr>
          <w:ilvl w:val="0"/>
          <w:numId w:val="279"/>
        </w:numPr>
        <w:overflowPunct/>
        <w:autoSpaceDE/>
        <w:autoSpaceDN/>
        <w:adjustRightInd/>
        <w:snapToGrid w:val="0"/>
        <w:spacing w:after="0" w:line="254" w:lineRule="auto"/>
        <w:contextualSpacing w:val="0"/>
        <w:textAlignment w:val="auto"/>
        <w:rPr>
          <w:lang w:eastAsia="ko-KR"/>
        </w:rPr>
      </w:pPr>
      <w:r w:rsidRPr="008F2A8A">
        <w:rPr>
          <w:lang w:eastAsia="ko-KR"/>
        </w:rPr>
        <w:t xml:space="preserve">For </w:t>
      </w:r>
      <w:r w:rsidRPr="008F2A8A">
        <w:rPr>
          <w:rFonts w:eastAsia="Malgun Gothic"/>
        </w:rPr>
        <w:t xml:space="preserve">PUSCH </w:t>
      </w:r>
      <w:r w:rsidRPr="008F2A8A">
        <w:rPr>
          <w:lang w:eastAsia="ko-KR"/>
        </w:rPr>
        <w:t>rank up to 5—8, down-select from the following alternatives:</w:t>
      </w:r>
    </w:p>
    <w:p w14:paraId="5F257F3C" w14:textId="77777777" w:rsidR="00BA0943" w:rsidRPr="008F2A8A" w:rsidRDefault="00BA0943">
      <w:pPr>
        <w:pStyle w:val="ListParagraph"/>
        <w:numPr>
          <w:ilvl w:val="1"/>
          <w:numId w:val="279"/>
        </w:numPr>
        <w:overflowPunct/>
        <w:autoSpaceDE/>
        <w:autoSpaceDN/>
        <w:adjustRightInd/>
        <w:snapToGrid w:val="0"/>
        <w:spacing w:after="0" w:line="254" w:lineRule="auto"/>
        <w:contextualSpacing w:val="0"/>
        <w:textAlignment w:val="auto"/>
        <w:rPr>
          <w:lang w:eastAsia="ko-KR"/>
        </w:rPr>
      </w:pPr>
      <w:r w:rsidRPr="008F2A8A">
        <w:rPr>
          <w:lang w:eastAsia="ko-KR"/>
        </w:rPr>
        <w:t>Alt 1: 1CW for rank 5—8</w:t>
      </w:r>
    </w:p>
    <w:p w14:paraId="3C8F0D5E" w14:textId="77777777" w:rsidR="00BA0943" w:rsidRPr="008F2A8A" w:rsidRDefault="00BA0943">
      <w:pPr>
        <w:pStyle w:val="ListParagraph"/>
        <w:numPr>
          <w:ilvl w:val="1"/>
          <w:numId w:val="279"/>
        </w:numPr>
        <w:overflowPunct/>
        <w:autoSpaceDE/>
        <w:autoSpaceDN/>
        <w:adjustRightInd/>
        <w:snapToGrid w:val="0"/>
        <w:spacing w:after="0" w:line="254" w:lineRule="auto"/>
        <w:contextualSpacing w:val="0"/>
        <w:textAlignment w:val="auto"/>
        <w:rPr>
          <w:lang w:eastAsia="ko-KR"/>
        </w:rPr>
      </w:pPr>
      <w:r w:rsidRPr="008F2A8A">
        <w:rPr>
          <w:lang w:eastAsia="ko-KR"/>
        </w:rPr>
        <w:t>Alt 2: 2CWs for rank 5—8</w:t>
      </w:r>
    </w:p>
    <w:p w14:paraId="5700B08E" w14:textId="77777777" w:rsidR="00BA0943" w:rsidRPr="008F2A8A" w:rsidRDefault="00BA0943">
      <w:pPr>
        <w:pStyle w:val="ListParagraph"/>
        <w:numPr>
          <w:ilvl w:val="1"/>
          <w:numId w:val="279"/>
        </w:numPr>
        <w:overflowPunct/>
        <w:autoSpaceDE/>
        <w:autoSpaceDN/>
        <w:adjustRightInd/>
        <w:snapToGrid w:val="0"/>
        <w:spacing w:after="0" w:line="254" w:lineRule="auto"/>
        <w:contextualSpacing w:val="0"/>
        <w:textAlignment w:val="auto"/>
        <w:rPr>
          <w:lang w:eastAsia="ko-KR"/>
        </w:rPr>
      </w:pPr>
      <w:r w:rsidRPr="008F2A8A">
        <w:rPr>
          <w:lang w:eastAsia="ko-KR"/>
        </w:rPr>
        <w:t>Alt 3: 4CWs for rank 5—8</w:t>
      </w:r>
    </w:p>
    <w:p w14:paraId="50821685" w14:textId="77777777" w:rsidR="00BA0943" w:rsidRPr="008F2A8A" w:rsidRDefault="00BA0943">
      <w:pPr>
        <w:pStyle w:val="ListParagraph"/>
        <w:numPr>
          <w:ilvl w:val="1"/>
          <w:numId w:val="279"/>
        </w:numPr>
        <w:overflowPunct/>
        <w:autoSpaceDE/>
        <w:autoSpaceDN/>
        <w:adjustRightInd/>
        <w:snapToGrid w:val="0"/>
        <w:spacing w:after="0" w:line="254" w:lineRule="auto"/>
        <w:contextualSpacing w:val="0"/>
        <w:textAlignment w:val="auto"/>
        <w:rPr>
          <w:lang w:eastAsia="ko-KR"/>
        </w:rPr>
      </w:pPr>
      <w:r w:rsidRPr="008F2A8A">
        <w:rPr>
          <w:lang w:eastAsia="ko-KR"/>
        </w:rPr>
        <w:t>Alt 4: 5CWs for rank 5, 6CWs for rank 6, 7CWs for rank 7, 8CWs for rank 8</w:t>
      </w:r>
    </w:p>
    <w:p w14:paraId="29A6CB7A" w14:textId="77777777" w:rsidR="00BA0943" w:rsidRPr="008F2A8A" w:rsidRDefault="00BA0943">
      <w:pPr>
        <w:pStyle w:val="ListParagraph"/>
        <w:numPr>
          <w:ilvl w:val="0"/>
          <w:numId w:val="279"/>
        </w:numPr>
        <w:overflowPunct/>
        <w:autoSpaceDE/>
        <w:autoSpaceDN/>
        <w:adjustRightInd/>
        <w:snapToGrid w:val="0"/>
        <w:spacing w:after="0" w:line="254" w:lineRule="auto"/>
        <w:contextualSpacing w:val="0"/>
        <w:textAlignment w:val="auto"/>
        <w:rPr>
          <w:lang w:eastAsia="ko-KR"/>
        </w:rPr>
      </w:pPr>
      <w:r w:rsidRPr="008F2A8A">
        <w:rPr>
          <w:lang w:eastAsia="ko-KR"/>
        </w:rPr>
        <w:t>Further study whether the codeword-to-layer mapping is fixed or flexible</w:t>
      </w:r>
    </w:p>
    <w:p w14:paraId="7ED8D504" w14:textId="77777777" w:rsidR="00BA0943" w:rsidRPr="008F2A8A" w:rsidRDefault="00BA0943">
      <w:pPr>
        <w:pStyle w:val="ListParagraph"/>
        <w:numPr>
          <w:ilvl w:val="0"/>
          <w:numId w:val="279"/>
        </w:numPr>
        <w:overflowPunct/>
        <w:autoSpaceDE/>
        <w:autoSpaceDN/>
        <w:adjustRightInd/>
        <w:snapToGrid w:val="0"/>
        <w:spacing w:after="0" w:line="254" w:lineRule="auto"/>
        <w:contextualSpacing w:val="0"/>
        <w:textAlignment w:val="auto"/>
        <w:rPr>
          <w:lang w:eastAsia="ko-KR"/>
        </w:rPr>
      </w:pPr>
      <w:r w:rsidRPr="008F2A8A">
        <w:rPr>
          <w:lang w:eastAsia="ko-KR"/>
        </w:rPr>
        <w:t>Note: Above does not preclude different modulation order per layer(s) within a codeword</w:t>
      </w:r>
    </w:p>
    <w:p w14:paraId="5F710884" w14:textId="77777777" w:rsidR="00BA0943" w:rsidRPr="008F2A8A" w:rsidRDefault="00BA0943">
      <w:pPr>
        <w:pStyle w:val="ListParagraph"/>
        <w:numPr>
          <w:ilvl w:val="0"/>
          <w:numId w:val="279"/>
        </w:numPr>
        <w:overflowPunct/>
        <w:autoSpaceDE/>
        <w:autoSpaceDN/>
        <w:adjustRightInd/>
        <w:snapToGrid w:val="0"/>
        <w:spacing w:after="0"/>
        <w:contextualSpacing w:val="0"/>
        <w:textAlignment w:val="auto"/>
        <w:rPr>
          <w:lang w:eastAsia="ko-KR"/>
        </w:rPr>
      </w:pPr>
      <w:r w:rsidRPr="008F2A8A">
        <w:rPr>
          <w:lang w:eastAsia="ko-KR"/>
        </w:rPr>
        <w:t xml:space="preserve">Note: Above does not preclude different power allocation per layer </w:t>
      </w:r>
    </w:p>
    <w:p w14:paraId="0E6098C8" w14:textId="77777777" w:rsidR="00BA0943" w:rsidRPr="008F2A8A" w:rsidRDefault="00BA0943" w:rsidP="00BA0943">
      <w:pPr>
        <w:snapToGrid w:val="0"/>
        <w:rPr>
          <w:rFonts w:ascii="Times New Roman" w:eastAsia="MS Mincho" w:hAnsi="Times New Roman"/>
          <w:szCs w:val="20"/>
          <w:lang w:eastAsia="ja-JP"/>
        </w:rPr>
      </w:pPr>
    </w:p>
    <w:p w14:paraId="2AD1E88E" w14:textId="77777777" w:rsidR="00BA0943" w:rsidRPr="008F2A8A" w:rsidRDefault="00BA0943" w:rsidP="00BA0943">
      <w:pPr>
        <w:snapToGrid w:val="0"/>
        <w:rPr>
          <w:rFonts w:ascii="Times New Roman" w:hAnsi="Times New Roman"/>
          <w:b/>
          <w:bCs/>
          <w:szCs w:val="20"/>
          <w:highlight w:val="green"/>
          <w:lang w:eastAsia="ko-KR"/>
        </w:rPr>
      </w:pPr>
      <w:r w:rsidRPr="008F2A8A">
        <w:rPr>
          <w:rFonts w:ascii="Times New Roman" w:hAnsi="Times New Roman"/>
          <w:b/>
          <w:bCs/>
          <w:szCs w:val="20"/>
          <w:highlight w:val="green"/>
          <w:lang w:eastAsia="ko-KR"/>
        </w:rPr>
        <w:t>Agreement:</w:t>
      </w:r>
    </w:p>
    <w:p w14:paraId="51D35664" w14:textId="77777777" w:rsidR="00BA0943" w:rsidRDefault="00BA0943" w:rsidP="00BA0943">
      <w:pPr>
        <w:snapToGrid w:val="0"/>
        <w:rPr>
          <w:lang w:eastAsia="ko-KR"/>
        </w:rPr>
      </w:pPr>
      <w:r w:rsidRPr="008F2A8A">
        <w:rPr>
          <w:rFonts w:ascii="Times New Roman" w:hAnsi="Times New Roman"/>
          <w:szCs w:val="20"/>
          <w:lang w:eastAsia="ko-KR"/>
        </w:rPr>
        <w:t>The following is endorsed  as Draft an LS to RAN4 regarding the 6GR the RF coherence requirements</w:t>
      </w:r>
      <w:r>
        <w:rPr>
          <w:lang w:eastAsia="ko-KR"/>
        </w:rPr>
        <w:t>.</w:t>
      </w:r>
    </w:p>
    <w:p w14:paraId="33A62D1F" w14:textId="77777777" w:rsidR="00BA0943" w:rsidRPr="00EA3BCD" w:rsidRDefault="00BA0943" w:rsidP="00BA0943">
      <w:pPr>
        <w:snapToGrid w:val="0"/>
        <w:rPr>
          <w:rFonts w:eastAsia="MS Mincho"/>
          <w:b/>
          <w:bCs/>
          <w:sz w:val="22"/>
          <w:szCs w:val="28"/>
          <w:lang w:eastAsia="ja-JP"/>
        </w:rPr>
      </w:pPr>
      <w:r w:rsidRPr="00EA3BCD">
        <w:rPr>
          <w:rFonts w:eastAsia="MS Mincho"/>
          <w:b/>
          <w:bCs/>
          <w:sz w:val="22"/>
          <w:szCs w:val="28"/>
          <w:lang w:eastAsia="ja-JP"/>
        </w:rPr>
        <w:t>1 Overall description:</w:t>
      </w:r>
    </w:p>
    <w:p w14:paraId="091DBC3B" w14:textId="77777777" w:rsidR="00BA0943" w:rsidRDefault="00BA0943" w:rsidP="00BA0943">
      <w:pPr>
        <w:rPr>
          <w:rFonts w:ascii="Arial" w:hAnsi="Arial" w:cs="Arial"/>
        </w:rPr>
      </w:pPr>
      <w:r>
        <w:rPr>
          <w:rFonts w:ascii="Arial" w:hAnsi="Arial" w:cs="Arial"/>
        </w:rPr>
        <w:t>RAN1 are studying UL MIMO codebooks for 6G and have reached the following agreements:</w:t>
      </w:r>
    </w:p>
    <w:tbl>
      <w:tblPr>
        <w:tblStyle w:val="TableGrid"/>
        <w:tblW w:w="0" w:type="auto"/>
        <w:tblLook w:val="04A0" w:firstRow="1" w:lastRow="0" w:firstColumn="1" w:lastColumn="0" w:noHBand="0" w:noVBand="1"/>
      </w:tblPr>
      <w:tblGrid>
        <w:gridCol w:w="9855"/>
      </w:tblGrid>
      <w:tr w:rsidR="00BA0943" w14:paraId="34A48FA3" w14:textId="77777777" w:rsidTr="00A4208C">
        <w:tc>
          <w:tcPr>
            <w:tcW w:w="9855" w:type="dxa"/>
          </w:tcPr>
          <w:p w14:paraId="54CADF3A" w14:textId="77777777" w:rsidR="00BA0943" w:rsidRPr="007344BE" w:rsidRDefault="00BA0943" w:rsidP="00A4208C">
            <w:pPr>
              <w:snapToGrid w:val="0"/>
              <w:rPr>
                <w:rFonts w:eastAsia="DengXian"/>
                <w:b/>
                <w:bCs/>
                <w:szCs w:val="20"/>
              </w:rPr>
            </w:pPr>
            <w:r w:rsidRPr="007344BE">
              <w:rPr>
                <w:rFonts w:eastAsia="DengXian"/>
                <w:b/>
                <w:bCs/>
                <w:szCs w:val="20"/>
                <w:highlight w:val="green"/>
                <w:u w:val="single"/>
              </w:rPr>
              <w:t>Agreement</w:t>
            </w:r>
            <w:r w:rsidRPr="007344BE">
              <w:rPr>
                <w:rFonts w:eastAsia="DengXian"/>
                <w:b/>
                <w:bCs/>
                <w:szCs w:val="20"/>
                <w:highlight w:val="green"/>
              </w:rPr>
              <w:t>:</w:t>
            </w:r>
          </w:p>
          <w:p w14:paraId="05E28BF7" w14:textId="77777777" w:rsidR="00BA0943" w:rsidRPr="007344BE" w:rsidRDefault="00BA0943" w:rsidP="00A4208C">
            <w:pPr>
              <w:snapToGrid w:val="0"/>
            </w:pPr>
            <w:r w:rsidRPr="007344BE">
              <w:t>For codebook based PUSCH transmission for 6GR, study fixed codebook for full-coherent precoder type considering the following options and aspects:</w:t>
            </w:r>
          </w:p>
          <w:p w14:paraId="5F2038AD"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 xml:space="preserve">Option 1. Reuse NR UL codebook </w:t>
            </w:r>
          </w:p>
          <w:p w14:paraId="722B3CA8"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Option 2. Grassmannian codebook</w:t>
            </w:r>
          </w:p>
          <w:p w14:paraId="7FC2E3E0"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Option 3. Per-element phase/amplitude quantization targeting SVD precoder approximation</w:t>
            </w:r>
          </w:p>
          <w:p w14:paraId="72AD0979"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Option 4. DFT based precoder</w:t>
            </w:r>
          </w:p>
          <w:p w14:paraId="735165F5"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Other option(s) are not precluded.</w:t>
            </w:r>
          </w:p>
          <w:p w14:paraId="14C163B7"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Consider different antenna architectures and different waveforms</w:t>
            </w:r>
          </w:p>
          <w:p w14:paraId="5A1B12C2"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Whether/how to separately or commonly design 2TX/3TX/4TX/8TX codebook</w:t>
            </w:r>
          </w:p>
          <w:p w14:paraId="5BAB8DEB" w14:textId="77777777" w:rsidR="00BA0943" w:rsidRPr="007344BE" w:rsidRDefault="00BA0943">
            <w:pPr>
              <w:numPr>
                <w:ilvl w:val="0"/>
                <w:numId w:val="278"/>
              </w:numPr>
              <w:snapToGrid w:val="0"/>
              <w:spacing w:after="160" w:line="254" w:lineRule="auto"/>
              <w:rPr>
                <w:rFonts w:eastAsia="Malgun Gothic"/>
                <w:szCs w:val="20"/>
              </w:rPr>
            </w:pPr>
            <w:r w:rsidRPr="007344BE">
              <w:rPr>
                <w:rFonts w:eastAsia="Malgun Gothic"/>
                <w:szCs w:val="20"/>
              </w:rPr>
              <w:t>Whether to keep constant modulus property</w:t>
            </w:r>
          </w:p>
          <w:p w14:paraId="5F704A5C" w14:textId="77777777" w:rsidR="00BA0943" w:rsidRPr="007344BE" w:rsidRDefault="00BA0943">
            <w:pPr>
              <w:numPr>
                <w:ilvl w:val="0"/>
                <w:numId w:val="278"/>
              </w:numPr>
              <w:snapToGrid w:val="0"/>
              <w:spacing w:after="160" w:line="259" w:lineRule="auto"/>
            </w:pPr>
            <w:r w:rsidRPr="007344BE">
              <w:t>Whether/how to consider UE PA (power amplifier) constraint</w:t>
            </w:r>
          </w:p>
          <w:p w14:paraId="71E18B07" w14:textId="77777777" w:rsidR="00BA0943" w:rsidRPr="007344BE" w:rsidRDefault="00BA0943">
            <w:pPr>
              <w:numPr>
                <w:ilvl w:val="0"/>
                <w:numId w:val="278"/>
              </w:numPr>
              <w:snapToGrid w:val="0"/>
              <w:spacing w:after="160" w:line="254" w:lineRule="auto"/>
            </w:pPr>
            <w:r w:rsidRPr="007344BE">
              <w:rPr>
                <w:rFonts w:eastAsia="Malgun Gothic"/>
                <w:szCs w:val="20"/>
              </w:rPr>
              <w:t>Whether/how to define single-layer precoder only, and indicating a combination of precoder(s)</w:t>
            </w:r>
          </w:p>
          <w:p w14:paraId="749F830D" w14:textId="77777777" w:rsidR="00BA0943" w:rsidRPr="007344BE" w:rsidRDefault="00BA0943">
            <w:pPr>
              <w:numPr>
                <w:ilvl w:val="0"/>
                <w:numId w:val="278"/>
              </w:numPr>
              <w:snapToGrid w:val="0"/>
              <w:spacing w:after="160" w:line="254" w:lineRule="auto"/>
            </w:pPr>
            <w:r w:rsidRPr="007344BE">
              <w:rPr>
                <w:rFonts w:eastAsia="Malgun Gothic"/>
                <w:szCs w:val="20"/>
              </w:rPr>
              <w:t>Consider different codebook size and precoder indication overhead</w:t>
            </w:r>
          </w:p>
          <w:p w14:paraId="26737F23" w14:textId="77777777" w:rsidR="00BA0943" w:rsidRPr="007344BE" w:rsidRDefault="00BA0943">
            <w:pPr>
              <w:numPr>
                <w:ilvl w:val="0"/>
                <w:numId w:val="278"/>
              </w:numPr>
              <w:snapToGrid w:val="0"/>
              <w:spacing w:after="160" w:line="254" w:lineRule="auto"/>
            </w:pPr>
            <w:r w:rsidRPr="007344BE">
              <w:rPr>
                <w:rFonts w:eastAsia="DengXian"/>
                <w:szCs w:val="20"/>
              </w:rPr>
              <w:t xml:space="preserve">Whether/how to </w:t>
            </w:r>
            <w:r w:rsidRPr="007344BE">
              <w:rPr>
                <w:rFonts w:eastAsia="Malgun Gothic"/>
                <w:szCs w:val="20"/>
              </w:rPr>
              <w:t>separately or commonly design codebook</w:t>
            </w:r>
            <w:r w:rsidRPr="007344BE">
              <w:rPr>
                <w:rFonts w:eastAsia="DengXian"/>
                <w:szCs w:val="20"/>
              </w:rPr>
              <w:t xml:space="preserve"> for CP-OFDM and DFT-S-OFDM.</w:t>
            </w:r>
          </w:p>
          <w:p w14:paraId="37E12D78" w14:textId="77777777" w:rsidR="00BA0943" w:rsidRPr="007344BE" w:rsidRDefault="00BA0943">
            <w:pPr>
              <w:numPr>
                <w:ilvl w:val="0"/>
                <w:numId w:val="278"/>
              </w:numPr>
              <w:snapToGrid w:val="0"/>
              <w:spacing w:after="160" w:line="254" w:lineRule="auto"/>
            </w:pPr>
            <w:r w:rsidRPr="007344BE">
              <w:rPr>
                <w:szCs w:val="20"/>
              </w:rPr>
              <w:t>Note: Partial</w:t>
            </w:r>
            <w:r w:rsidRPr="007344BE">
              <w:rPr>
                <w:rFonts w:eastAsia="Malgun Gothic"/>
                <w:szCs w:val="20"/>
              </w:rPr>
              <w:t>/non-coherent precoder type are separately discussed.</w:t>
            </w:r>
          </w:p>
          <w:p w14:paraId="549A2092" w14:textId="77777777" w:rsidR="00BA0943" w:rsidRPr="007344BE" w:rsidRDefault="00BA0943">
            <w:pPr>
              <w:numPr>
                <w:ilvl w:val="0"/>
                <w:numId w:val="278"/>
              </w:numPr>
              <w:snapToGrid w:val="0"/>
              <w:spacing w:after="160" w:line="254" w:lineRule="auto"/>
            </w:pPr>
            <w:r w:rsidRPr="007344BE">
              <w:rPr>
                <w:szCs w:val="20"/>
              </w:rPr>
              <w:lastRenderedPageBreak/>
              <w:t>Note: Per-layer power control is separately discussed.</w:t>
            </w:r>
          </w:p>
          <w:p w14:paraId="37E061EC" w14:textId="77777777" w:rsidR="00BA0943" w:rsidRPr="005775C3" w:rsidRDefault="00BA0943" w:rsidP="00A4208C">
            <w:pPr>
              <w:snapToGrid w:val="0"/>
            </w:pPr>
          </w:p>
          <w:p w14:paraId="36196F41" w14:textId="77777777" w:rsidR="00BA0943" w:rsidRPr="007344BE" w:rsidRDefault="00BA0943" w:rsidP="00A4208C">
            <w:pPr>
              <w:snapToGrid w:val="0"/>
            </w:pPr>
          </w:p>
          <w:p w14:paraId="08CDE643" w14:textId="77777777" w:rsidR="00BA0943" w:rsidRPr="007344BE" w:rsidRDefault="00BA0943" w:rsidP="00A4208C">
            <w:pPr>
              <w:snapToGrid w:val="0"/>
              <w:rPr>
                <w:b/>
                <w:bCs/>
              </w:rPr>
            </w:pPr>
            <w:r w:rsidRPr="007344BE">
              <w:rPr>
                <w:b/>
                <w:bCs/>
                <w:highlight w:val="green"/>
                <w:u w:val="single"/>
              </w:rPr>
              <w:t>Agreement</w:t>
            </w:r>
            <w:r w:rsidRPr="007344BE">
              <w:rPr>
                <w:b/>
                <w:bCs/>
                <w:highlight w:val="green"/>
              </w:rPr>
              <w:t>:</w:t>
            </w:r>
          </w:p>
          <w:p w14:paraId="5E073D0E" w14:textId="77777777" w:rsidR="00BA0943" w:rsidRPr="007344BE" w:rsidRDefault="00BA0943" w:rsidP="00A4208C">
            <w:pPr>
              <w:snapToGrid w:val="0"/>
            </w:pPr>
            <w:r w:rsidRPr="007344BE">
              <w:t xml:space="preserve">For evaluation on coherent UL MIMO based PUSCH transmission for 6GR, at least the RF coherence requirements for coherent UL MIMO defined in TS38.101-1/2 are used as baseline </w:t>
            </w:r>
          </w:p>
          <w:p w14:paraId="56BE1C13" w14:textId="77777777" w:rsidR="00BA0943" w:rsidRPr="007344BE" w:rsidRDefault="00BA0943">
            <w:pPr>
              <w:numPr>
                <w:ilvl w:val="0"/>
                <w:numId w:val="278"/>
              </w:numPr>
              <w:snapToGrid w:val="0"/>
              <w:spacing w:after="160" w:line="259" w:lineRule="auto"/>
            </w:pPr>
            <w:r w:rsidRPr="007344BE">
              <w:t xml:space="preserve">Companies to report </w:t>
            </w:r>
          </w:p>
          <w:p w14:paraId="5647E483" w14:textId="77777777" w:rsidR="00BA0943" w:rsidRPr="007344BE" w:rsidRDefault="00BA0943">
            <w:pPr>
              <w:numPr>
                <w:ilvl w:val="1"/>
                <w:numId w:val="278"/>
              </w:numPr>
              <w:snapToGrid w:val="0"/>
              <w:spacing w:after="160" w:line="259" w:lineRule="auto"/>
            </w:pPr>
            <w:r w:rsidRPr="007344BE">
              <w:t>Other additional RF coherence requirements can be reported by companies (optional)</w:t>
            </w:r>
          </w:p>
          <w:p w14:paraId="1F1646BD" w14:textId="77777777" w:rsidR="00BA0943" w:rsidRPr="007344BE" w:rsidRDefault="00BA0943">
            <w:pPr>
              <w:numPr>
                <w:ilvl w:val="1"/>
                <w:numId w:val="278"/>
              </w:numPr>
              <w:snapToGrid w:val="0"/>
              <w:spacing w:after="160" w:line="259" w:lineRule="auto"/>
            </w:pPr>
            <w:r w:rsidRPr="007344BE">
              <w:t>TX coherency error model</w:t>
            </w:r>
          </w:p>
        </w:tc>
      </w:tr>
    </w:tbl>
    <w:p w14:paraId="282724ED" w14:textId="77777777" w:rsidR="00BA0943" w:rsidRDefault="00BA0943" w:rsidP="00BA0943">
      <w:pPr>
        <w:rPr>
          <w:rFonts w:ascii="Arial" w:hAnsi="Arial" w:cs="Arial"/>
        </w:rPr>
      </w:pPr>
    </w:p>
    <w:p w14:paraId="00C0613B" w14:textId="77777777" w:rsidR="00BA0943" w:rsidRPr="00FF6C41" w:rsidRDefault="00BA0943" w:rsidP="00BA0943">
      <w:pPr>
        <w:rPr>
          <w:rFonts w:ascii="Arial" w:hAnsi="Arial" w:cs="Arial"/>
        </w:rPr>
      </w:pPr>
      <w:r>
        <w:rPr>
          <w:rFonts w:ascii="Arial" w:hAnsi="Arial" w:cs="Arial"/>
        </w:rPr>
        <w:t xml:space="preserve">RAN1 are currently using the coherent UL MIMO requirements in TS38.101-1/2 as baselines for evaluations including coherence imperfections. RAN1 would like to know if the </w:t>
      </w:r>
      <w:del w:id="193" w:author="만든 이">
        <w:r w:rsidDel="00927631">
          <w:rPr>
            <w:rFonts w:ascii="Arial" w:hAnsi="Arial" w:cs="Arial"/>
          </w:rPr>
          <w:delText>gain</w:delText>
        </w:r>
      </w:del>
      <w:ins w:id="194" w:author="만든 이">
        <w:r>
          <w:rPr>
            <w:rFonts w:ascii="Arial" w:hAnsi="Arial" w:cs="Arial"/>
          </w:rPr>
          <w:t>amplitude</w:t>
        </w:r>
      </w:ins>
      <w:r>
        <w:rPr>
          <w:rFonts w:ascii="Arial" w:hAnsi="Arial" w:cs="Arial"/>
        </w:rPr>
        <w:t xml:space="preserve">/phase errors in these requirements </w:t>
      </w:r>
      <w:del w:id="195" w:author="만든 이">
        <w:r w:rsidDel="00927631">
          <w:rPr>
            <w:rFonts w:ascii="Arial" w:hAnsi="Arial" w:cs="Arial"/>
          </w:rPr>
          <w:delText>are sufficient</w:delText>
        </w:r>
      </w:del>
      <w:ins w:id="196" w:author="만든 이">
        <w:r>
          <w:rPr>
            <w:rFonts w:ascii="Arial" w:hAnsi="Arial" w:cs="Arial"/>
          </w:rPr>
          <w:t>will be revisited</w:t>
        </w:r>
      </w:ins>
      <w:r>
        <w:rPr>
          <w:rFonts w:ascii="Arial" w:hAnsi="Arial" w:cs="Arial"/>
        </w:rPr>
        <w:t xml:space="preserve"> for 6G, especially for devices that support more than two port UL MIMO transmission. </w:t>
      </w:r>
    </w:p>
    <w:p w14:paraId="6F5ED2B2" w14:textId="77777777" w:rsidR="00BA0943" w:rsidRDefault="00BA0943" w:rsidP="00BA0943">
      <w:pPr>
        <w:rPr>
          <w:rFonts w:ascii="Arial" w:hAnsi="Arial" w:cs="Arial"/>
        </w:rPr>
      </w:pPr>
      <w:r>
        <w:rPr>
          <w:rFonts w:ascii="Arial" w:hAnsi="Arial" w:cs="Arial"/>
        </w:rPr>
        <w:t xml:space="preserve">RAN1 have not so far agreed to models of coherence imperfections for codebook evaluations, and so such models are determined by each company. Therefore, while RAN1 can continue investigations, RAN1 would welcome suggestions on </w:t>
      </w:r>
      <w:del w:id="197" w:author="만든 이">
        <w:r w:rsidDel="00927631">
          <w:rPr>
            <w:rFonts w:ascii="Arial" w:hAnsi="Arial" w:cs="Arial"/>
          </w:rPr>
          <w:delText>gain</w:delText>
        </w:r>
      </w:del>
      <w:ins w:id="198" w:author="만든 이">
        <w:r>
          <w:rPr>
            <w:rFonts w:ascii="Arial" w:hAnsi="Arial" w:cs="Arial"/>
          </w:rPr>
          <w:t>amplitude</w:t>
        </w:r>
      </w:ins>
      <w:r>
        <w:rPr>
          <w:rFonts w:ascii="Arial" w:hAnsi="Arial" w:cs="Arial"/>
        </w:rPr>
        <w:t xml:space="preserve">/phase error </w:t>
      </w:r>
      <w:proofErr w:type="spellStart"/>
      <w:r>
        <w:rPr>
          <w:rFonts w:ascii="Arial" w:hAnsi="Arial" w:cs="Arial"/>
        </w:rPr>
        <w:t>modeling</w:t>
      </w:r>
      <w:proofErr w:type="spellEnd"/>
      <w:r>
        <w:rPr>
          <w:rFonts w:ascii="Arial" w:hAnsi="Arial" w:cs="Arial"/>
        </w:rPr>
        <w:t xml:space="preserve"> for 6G UEs so that these may be used to refine RAN1’s evaluations. </w:t>
      </w:r>
    </w:p>
    <w:p w14:paraId="23C5F4B2" w14:textId="77777777" w:rsidR="00BA0943" w:rsidRPr="00EA3BCD" w:rsidRDefault="00BA0943" w:rsidP="00BA0943">
      <w:pPr>
        <w:pStyle w:val="3GPPNormalText"/>
        <w:rPr>
          <w:b/>
          <w:bCs/>
          <w:sz w:val="24"/>
          <w:szCs w:val="28"/>
        </w:rPr>
      </w:pPr>
      <w:r w:rsidRPr="00EA3BCD">
        <w:rPr>
          <w:b/>
          <w:bCs/>
          <w:sz w:val="24"/>
          <w:szCs w:val="28"/>
        </w:rPr>
        <w:t>2</w:t>
      </w:r>
      <w:r w:rsidRPr="00EA3BCD">
        <w:rPr>
          <w:b/>
          <w:bCs/>
          <w:sz w:val="24"/>
          <w:szCs w:val="28"/>
        </w:rPr>
        <w:tab/>
        <w:t>Actions</w:t>
      </w:r>
    </w:p>
    <w:p w14:paraId="7C49239B" w14:textId="77777777" w:rsidR="00BA0943" w:rsidRDefault="00BA0943" w:rsidP="00BA0943">
      <w:pPr>
        <w:spacing w:after="120"/>
        <w:ind w:left="1985" w:hanging="1985"/>
        <w:rPr>
          <w:rFonts w:ascii="Arial" w:hAnsi="Arial" w:cs="Arial"/>
          <w:b/>
        </w:rPr>
      </w:pPr>
      <w:r>
        <w:rPr>
          <w:rFonts w:ascii="Arial" w:hAnsi="Arial" w:cs="Arial"/>
          <w:b/>
        </w:rPr>
        <w:t xml:space="preserve">To RAN4 </w:t>
      </w:r>
    </w:p>
    <w:p w14:paraId="1CE7F470" w14:textId="77777777" w:rsidR="00BA0943" w:rsidRDefault="00BA0943" w:rsidP="00BA0943">
      <w:pPr>
        <w:spacing w:after="120"/>
        <w:ind w:left="993" w:hanging="993"/>
        <w:rPr>
          <w:rFonts w:ascii="Arial" w:hAnsi="Arial" w:cs="Arial"/>
        </w:rPr>
      </w:pPr>
      <w:r w:rsidRPr="00FF6C41">
        <w:rPr>
          <w:rFonts w:ascii="Arial" w:hAnsi="Arial" w:cs="Arial"/>
          <w:b/>
        </w:rPr>
        <w:t xml:space="preserve">ACTION: </w:t>
      </w:r>
      <w:r w:rsidRPr="00FF6C41">
        <w:rPr>
          <w:rFonts w:ascii="Arial" w:hAnsi="Arial" w:cs="Arial"/>
          <w:b/>
        </w:rPr>
        <w:tab/>
      </w:r>
      <w:r>
        <w:rPr>
          <w:rFonts w:ascii="Arial" w:hAnsi="Arial" w:cs="Arial"/>
        </w:rPr>
        <w:t xml:space="preserve">RAN1 respectfully asks RAN4 if the </w:t>
      </w:r>
      <w:del w:id="199" w:author="만든 이">
        <w:r w:rsidDel="00927631">
          <w:rPr>
            <w:rFonts w:ascii="Arial" w:hAnsi="Arial" w:cs="Arial"/>
          </w:rPr>
          <w:delText>gain</w:delText>
        </w:r>
      </w:del>
      <w:ins w:id="200" w:author="만든 이">
        <w:r>
          <w:rPr>
            <w:rFonts w:ascii="Arial" w:hAnsi="Arial" w:cs="Arial"/>
          </w:rPr>
          <w:t>amplitude</w:t>
        </w:r>
      </w:ins>
      <w:r>
        <w:rPr>
          <w:rFonts w:ascii="Arial" w:hAnsi="Arial" w:cs="Arial"/>
        </w:rPr>
        <w:t xml:space="preserve">/phase errors in current coherent UL MIMO requirements in TS38.101-1/2 </w:t>
      </w:r>
      <w:del w:id="201" w:author="만든 이">
        <w:r w:rsidDel="00927631">
          <w:rPr>
            <w:rFonts w:ascii="Arial" w:hAnsi="Arial" w:cs="Arial"/>
          </w:rPr>
          <w:delText>are sufficient</w:delText>
        </w:r>
      </w:del>
      <w:ins w:id="202" w:author="만든 이">
        <w:r>
          <w:rPr>
            <w:rFonts w:ascii="Arial" w:hAnsi="Arial" w:cs="Arial"/>
          </w:rPr>
          <w:t>will be revisited</w:t>
        </w:r>
      </w:ins>
      <w:r>
        <w:rPr>
          <w:rFonts w:ascii="Arial" w:hAnsi="Arial" w:cs="Arial"/>
        </w:rPr>
        <w:t xml:space="preserve"> for 6G, especially for devices that support more than two port UL MIMO transmission. While RAN1 can continue investigations, </w:t>
      </w:r>
      <w:r w:rsidRPr="00CC5960">
        <w:rPr>
          <w:rFonts w:ascii="Arial" w:hAnsi="Arial" w:cs="Arial"/>
        </w:rPr>
        <w:t xml:space="preserve">RAN1 would also welcome suggestions on </w:t>
      </w:r>
      <w:del w:id="203" w:author="만든 이">
        <w:r w:rsidRPr="00CC5960" w:rsidDel="00927631">
          <w:rPr>
            <w:rFonts w:ascii="Arial" w:hAnsi="Arial" w:cs="Arial"/>
          </w:rPr>
          <w:delText>gain</w:delText>
        </w:r>
      </w:del>
      <w:ins w:id="204" w:author="만든 이">
        <w:r>
          <w:rPr>
            <w:rFonts w:ascii="Arial" w:hAnsi="Arial" w:cs="Arial"/>
          </w:rPr>
          <w:t>amplitude</w:t>
        </w:r>
      </w:ins>
      <w:r w:rsidRPr="00CC5960">
        <w:rPr>
          <w:rFonts w:ascii="Arial" w:hAnsi="Arial" w:cs="Arial"/>
        </w:rPr>
        <w:t xml:space="preserve">/phase error </w:t>
      </w:r>
      <w:proofErr w:type="spellStart"/>
      <w:r w:rsidRPr="00CC5960">
        <w:rPr>
          <w:rFonts w:ascii="Arial" w:hAnsi="Arial" w:cs="Arial"/>
        </w:rPr>
        <w:t>modeling</w:t>
      </w:r>
      <w:proofErr w:type="spellEnd"/>
      <w:r w:rsidRPr="00CC5960">
        <w:rPr>
          <w:rFonts w:ascii="Arial" w:hAnsi="Arial" w:cs="Arial"/>
        </w:rPr>
        <w:t xml:space="preserve"> for UL MIMO.</w:t>
      </w:r>
      <w:r>
        <w:rPr>
          <w:rFonts w:ascii="Arial" w:hAnsi="Arial" w:cs="Arial"/>
        </w:rPr>
        <w:t xml:space="preserve"> </w:t>
      </w:r>
    </w:p>
    <w:p w14:paraId="09991B5F" w14:textId="77777777" w:rsidR="00BA0943" w:rsidRDefault="00BA0943" w:rsidP="00BA0943">
      <w:pPr>
        <w:rPr>
          <w:rFonts w:eastAsia="MS Mincho"/>
          <w:lang w:eastAsia="ja-JP"/>
        </w:rPr>
      </w:pPr>
    </w:p>
    <w:p w14:paraId="51BBC535" w14:textId="7A8FC14E" w:rsidR="00BA0943" w:rsidRDefault="00BA0943" w:rsidP="00BA0943">
      <w:pPr>
        <w:rPr>
          <w:rFonts w:eastAsia="MS Mincho"/>
          <w:lang w:eastAsia="ja-JP"/>
        </w:rPr>
      </w:pPr>
      <w:r>
        <w:rPr>
          <w:rFonts w:eastAsia="MS Mincho"/>
          <w:lang w:eastAsia="ja-JP"/>
        </w:rPr>
        <w:t xml:space="preserve">The corresponding final </w:t>
      </w:r>
      <w:r w:rsidRPr="007D6250">
        <w:rPr>
          <w:rFonts w:eastAsia="MS Mincho"/>
          <w:lang w:eastAsia="ja-JP"/>
        </w:rPr>
        <w:t xml:space="preserve">LS in </w:t>
      </w:r>
      <w:hyperlink r:id="rId1258" w:history="1">
        <w:r w:rsidR="00C62C50">
          <w:rPr>
            <w:rStyle w:val="Hyperlink"/>
            <w:rFonts w:eastAsia="MS Mincho"/>
            <w:lang w:eastAsia="ja-JP"/>
          </w:rPr>
          <w:t>R1-2606899</w:t>
        </w:r>
      </w:hyperlink>
      <w:r>
        <w:rPr>
          <w:rFonts w:eastAsia="MS Mincho"/>
          <w:lang w:eastAsia="ja-JP"/>
        </w:rPr>
        <w:t xml:space="preserve"> is </w:t>
      </w:r>
      <w:r w:rsidR="00AE1B22" w:rsidRPr="00AE1B22">
        <w:rPr>
          <w:rFonts w:eastAsia="MS Mincho"/>
          <w:highlight w:val="green"/>
          <w:lang w:eastAsia="ja-JP"/>
        </w:rPr>
        <w:t>Approved</w:t>
      </w:r>
      <w:r>
        <w:rPr>
          <w:rFonts w:eastAsia="MS Mincho"/>
          <w:lang w:eastAsia="ja-JP"/>
        </w:rPr>
        <w:t>.</w:t>
      </w:r>
    </w:p>
    <w:p w14:paraId="2B8956D9" w14:textId="77777777" w:rsidR="00BA0943" w:rsidRDefault="00BA0943" w:rsidP="00BA0943">
      <w:pPr>
        <w:rPr>
          <w:rFonts w:eastAsia="MS Mincho"/>
          <w:lang w:eastAsia="ja-JP"/>
        </w:rPr>
      </w:pPr>
    </w:p>
    <w:p w14:paraId="4ED59F71" w14:textId="77777777" w:rsidR="00BA0943" w:rsidRDefault="00BA0943" w:rsidP="00BA0943">
      <w:pPr>
        <w:rPr>
          <w:rFonts w:eastAsia="MS Mincho"/>
          <w:lang w:eastAsia="ja-JP"/>
        </w:rPr>
      </w:pPr>
    </w:p>
    <w:p w14:paraId="74529F5E" w14:textId="77777777" w:rsidR="00BA0943" w:rsidRDefault="00BA0943" w:rsidP="00BA0943">
      <w:pPr>
        <w:rPr>
          <w:rFonts w:eastAsia="MS Mincho"/>
          <w:lang w:eastAsia="ja-JP"/>
        </w:rPr>
      </w:pPr>
    </w:p>
    <w:p w14:paraId="20B8D9E1" w14:textId="77777777" w:rsidR="00BA0943" w:rsidRPr="00983787" w:rsidRDefault="00BA0943" w:rsidP="00BA0943">
      <w:pPr>
        <w:snapToGrid w:val="0"/>
        <w:rPr>
          <w:b/>
          <w:bCs/>
          <w:u w:val="single"/>
          <w:lang w:eastAsia="ko-KR"/>
        </w:rPr>
      </w:pPr>
      <w:r w:rsidRPr="000F55E7">
        <w:rPr>
          <w:b/>
          <w:bCs/>
          <w:highlight w:val="green"/>
          <w:u w:val="single"/>
          <w:lang w:eastAsia="ko-KR"/>
        </w:rPr>
        <w:t>Agreement:</w:t>
      </w:r>
    </w:p>
    <w:p w14:paraId="6E8B429C" w14:textId="77777777" w:rsidR="00BA0943" w:rsidRDefault="00BA0943" w:rsidP="00BA0943">
      <w:pPr>
        <w:snapToGrid w:val="0"/>
        <w:rPr>
          <w:rFonts w:eastAsia="Malgun Gothic"/>
          <w:szCs w:val="20"/>
          <w:lang w:eastAsia="ko-KR"/>
        </w:rPr>
      </w:pPr>
      <w:r>
        <w:rPr>
          <w:rFonts w:eastAsia="Malgun Gothic"/>
          <w:szCs w:val="20"/>
          <w:lang w:eastAsia="ko-KR"/>
        </w:rPr>
        <w:t>For codebook based PUSCH transmission for 6GR, a fixed codebook is further clarified as follow:</w:t>
      </w:r>
    </w:p>
    <w:p w14:paraId="6F874B83" w14:textId="77777777" w:rsidR="00BA0943" w:rsidRPr="005E5685"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5E5685">
        <w:rPr>
          <w:rFonts w:eastAsia="Malgun Gothic"/>
          <w:lang w:eastAsia="ko-KR"/>
        </w:rPr>
        <w:t>For a given precoder indication size, a set of precoder(s) in fixed codebook is pre-defined/specified in the specification</w:t>
      </w:r>
    </w:p>
    <w:p w14:paraId="3468CFB6" w14:textId="77777777" w:rsidR="00BA0943" w:rsidRPr="005E5685"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5E5685">
        <w:rPr>
          <w:rFonts w:eastAsia="Malgun Gothic"/>
          <w:lang w:eastAsia="ko-KR"/>
        </w:rPr>
        <w:t>Note: All 5G NR DL/UL codebooks are fixed codebook.</w:t>
      </w:r>
    </w:p>
    <w:p w14:paraId="33F53AFB" w14:textId="77777777" w:rsidR="00BA0943"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Pr>
          <w:rFonts w:eastAsia="Malgun Gothic" w:hint="eastAsia"/>
          <w:lang w:eastAsia="ko-KR"/>
        </w:rPr>
        <w:t>N</w:t>
      </w:r>
      <w:r>
        <w:rPr>
          <w:rFonts w:eastAsia="Malgun Gothic"/>
          <w:lang w:eastAsia="ko-KR"/>
        </w:rPr>
        <w:t>ote: Per agreement in RAN1#124bis, a f</w:t>
      </w:r>
      <w:r w:rsidRPr="005E5685">
        <w:rPr>
          <w:rFonts w:eastAsia="Malgun Gothic"/>
          <w:lang w:eastAsia="ko-KR"/>
        </w:rPr>
        <w:t>ixed codebook is a codebook which is pre-defined in specification.</w:t>
      </w:r>
    </w:p>
    <w:p w14:paraId="61E47C0F" w14:textId="77777777" w:rsidR="00BA0943" w:rsidRDefault="00BA0943" w:rsidP="00BA0943">
      <w:pPr>
        <w:snapToGrid w:val="0"/>
        <w:rPr>
          <w:lang w:eastAsia="ko-KR"/>
        </w:rPr>
      </w:pPr>
    </w:p>
    <w:p w14:paraId="1578333A" w14:textId="77777777" w:rsidR="00BA0943" w:rsidRDefault="00BA0943" w:rsidP="00BA0943">
      <w:pPr>
        <w:snapToGrid w:val="0"/>
        <w:rPr>
          <w:lang w:eastAsia="ko-KR"/>
        </w:rPr>
      </w:pPr>
    </w:p>
    <w:p w14:paraId="3F520180" w14:textId="77777777" w:rsidR="00BA0943" w:rsidRPr="005E5685" w:rsidRDefault="00BA0943" w:rsidP="00BA0943">
      <w:pPr>
        <w:snapToGrid w:val="0"/>
        <w:rPr>
          <w:rFonts w:eastAsia="DengXian"/>
          <w:b/>
          <w:bCs/>
          <w:szCs w:val="20"/>
          <w:lang w:eastAsia="zh-CN"/>
        </w:rPr>
      </w:pPr>
      <w:r w:rsidRPr="00713CF8">
        <w:rPr>
          <w:rFonts w:eastAsia="DengXian"/>
          <w:b/>
          <w:bCs/>
          <w:szCs w:val="20"/>
          <w:highlight w:val="green"/>
          <w:u w:val="single"/>
          <w:lang w:eastAsia="zh-CN"/>
        </w:rPr>
        <w:t>Agreement</w:t>
      </w:r>
      <w:r w:rsidRPr="00713CF8">
        <w:rPr>
          <w:rFonts w:eastAsia="DengXian"/>
          <w:b/>
          <w:bCs/>
          <w:szCs w:val="20"/>
          <w:highlight w:val="green"/>
          <w:lang w:eastAsia="zh-CN"/>
        </w:rPr>
        <w:t>:</w:t>
      </w:r>
    </w:p>
    <w:p w14:paraId="481065A3" w14:textId="77777777" w:rsidR="00BA0943" w:rsidRPr="005E5685" w:rsidRDefault="00BA0943" w:rsidP="00BA0943">
      <w:pPr>
        <w:snapToGrid w:val="0"/>
        <w:rPr>
          <w:rFonts w:eastAsia="Malgun Gothic"/>
          <w:szCs w:val="20"/>
          <w:lang w:eastAsia="ko-KR"/>
        </w:rPr>
      </w:pPr>
      <w:r w:rsidRPr="005E5685">
        <w:rPr>
          <w:rFonts w:eastAsia="Malgun Gothic" w:hint="eastAsia"/>
          <w:szCs w:val="20"/>
          <w:lang w:eastAsia="ko-KR"/>
        </w:rPr>
        <w:t>F</w:t>
      </w:r>
      <w:r w:rsidRPr="005E5685">
        <w:rPr>
          <w:rFonts w:eastAsia="Malgun Gothic"/>
          <w:szCs w:val="20"/>
          <w:lang w:eastAsia="ko-KR"/>
        </w:rPr>
        <w:t>or codebook based PUSCH transmission for 6GR, study configurable codebook considering the following options and aspects:</w:t>
      </w:r>
    </w:p>
    <w:p w14:paraId="38180BC3" w14:textId="77777777" w:rsidR="00BA0943" w:rsidRPr="005E5685"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5E5685">
        <w:rPr>
          <w:rFonts w:eastAsia="Malgun Gothic"/>
          <w:lang w:eastAsia="ko-KR"/>
        </w:rPr>
        <w:t>Option 1. Downloadable codebook</w:t>
      </w:r>
    </w:p>
    <w:p w14:paraId="0D8800C0" w14:textId="77777777" w:rsidR="00BA0943" w:rsidRPr="007D6250" w:rsidRDefault="00BA0943">
      <w:pPr>
        <w:pStyle w:val="ListParagraph"/>
        <w:numPr>
          <w:ilvl w:val="1"/>
          <w:numId w:val="278"/>
        </w:numPr>
        <w:overflowPunct/>
        <w:autoSpaceDE/>
        <w:autoSpaceDN/>
        <w:adjustRightInd/>
        <w:snapToGrid w:val="0"/>
        <w:spacing w:after="0" w:line="254" w:lineRule="auto"/>
        <w:contextualSpacing w:val="0"/>
        <w:textAlignment w:val="auto"/>
        <w:rPr>
          <w:rFonts w:eastAsia="Malgun Gothic"/>
          <w:lang w:eastAsia="ko-KR"/>
        </w:rPr>
      </w:pPr>
      <w:r w:rsidRPr="005E5685">
        <w:rPr>
          <w:rFonts w:eastAsia="Malgun Gothic" w:hint="eastAsia"/>
          <w:lang w:eastAsia="ko-KR"/>
        </w:rPr>
        <w:t>N</w:t>
      </w:r>
      <w:r w:rsidRPr="005E5685">
        <w:rPr>
          <w:rFonts w:eastAsia="Malgun Gothic"/>
          <w:lang w:eastAsia="ko-KR"/>
        </w:rPr>
        <w:t xml:space="preserve">W </w:t>
      </w:r>
      <w:r w:rsidRPr="007D6250">
        <w:rPr>
          <w:rFonts w:eastAsia="Malgun Gothic"/>
          <w:lang w:eastAsia="ko-KR"/>
        </w:rPr>
        <w:t>determines a set of precoder(s)/matrices.</w:t>
      </w:r>
    </w:p>
    <w:p w14:paraId="35916F1D" w14:textId="77777777" w:rsidR="00BA0943" w:rsidRPr="007D6250" w:rsidRDefault="00BA0943">
      <w:pPr>
        <w:pStyle w:val="ListParagraph"/>
        <w:numPr>
          <w:ilvl w:val="1"/>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From NW, UE is configured with a set of precoder(s)/matrices.</w:t>
      </w:r>
    </w:p>
    <w:p w14:paraId="27606934" w14:textId="77777777" w:rsidR="00BA0943" w:rsidRPr="007D6250" w:rsidRDefault="00BA0943">
      <w:pPr>
        <w:pStyle w:val="ListParagraph"/>
        <w:numPr>
          <w:ilvl w:val="1"/>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 xml:space="preserve">After </w:t>
      </w:r>
      <w:r w:rsidRPr="007D6250">
        <w:rPr>
          <w:rFonts w:eastAsia="Malgun Gothic" w:hint="eastAsia"/>
          <w:lang w:eastAsia="ko-KR"/>
        </w:rPr>
        <w:t>N</w:t>
      </w:r>
      <w:r w:rsidRPr="007D6250">
        <w:rPr>
          <w:rFonts w:eastAsia="Malgun Gothic"/>
          <w:lang w:eastAsia="ko-KR"/>
        </w:rPr>
        <w:t xml:space="preserve">W acquires UL CSI, an UL precoder within the set of precoder(s) is indicated by NW to </w:t>
      </w:r>
      <w:r w:rsidRPr="007D6250">
        <w:rPr>
          <w:rFonts w:eastAsia="Malgun Gothic" w:hint="eastAsia"/>
          <w:lang w:eastAsia="ko-KR"/>
        </w:rPr>
        <w:t>U</w:t>
      </w:r>
      <w:r w:rsidRPr="007D6250">
        <w:rPr>
          <w:rFonts w:eastAsia="Malgun Gothic"/>
          <w:lang w:eastAsia="ko-KR"/>
        </w:rPr>
        <w:t>E.</w:t>
      </w:r>
    </w:p>
    <w:p w14:paraId="38B0B62D"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 xml:space="preserve">Option 2. </w:t>
      </w:r>
      <w:proofErr w:type="spellStart"/>
      <w:r w:rsidRPr="007D6250">
        <w:rPr>
          <w:rFonts w:eastAsia="Malgun Gothic" w:hint="eastAsia"/>
          <w:lang w:eastAsia="ko-KR"/>
        </w:rPr>
        <w:t>U</w:t>
      </w:r>
      <w:r w:rsidRPr="007D6250">
        <w:rPr>
          <w:rFonts w:eastAsia="Malgun Gothic"/>
          <w:lang w:eastAsia="ko-KR"/>
        </w:rPr>
        <w:t>ploadable</w:t>
      </w:r>
      <w:proofErr w:type="spellEnd"/>
      <w:r w:rsidRPr="007D6250">
        <w:rPr>
          <w:rFonts w:eastAsia="Malgun Gothic"/>
          <w:lang w:eastAsia="ko-KR"/>
        </w:rPr>
        <w:t xml:space="preserve"> codebook</w:t>
      </w:r>
    </w:p>
    <w:p w14:paraId="6E499E5B" w14:textId="77777777" w:rsidR="00BA0943" w:rsidRPr="007D6250" w:rsidRDefault="00BA0943">
      <w:pPr>
        <w:pStyle w:val="ListParagraph"/>
        <w:numPr>
          <w:ilvl w:val="1"/>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hint="eastAsia"/>
          <w:lang w:eastAsia="ko-KR"/>
        </w:rPr>
        <w:t>U</w:t>
      </w:r>
      <w:r w:rsidRPr="007D6250">
        <w:rPr>
          <w:rFonts w:eastAsia="Malgun Gothic"/>
          <w:lang w:eastAsia="ko-KR"/>
        </w:rPr>
        <w:t>E determines a set of precoder(s) and reports to NW.</w:t>
      </w:r>
    </w:p>
    <w:p w14:paraId="194D0A3D" w14:textId="77777777" w:rsidR="00BA0943" w:rsidRPr="007D6250" w:rsidRDefault="00BA0943">
      <w:pPr>
        <w:pStyle w:val="ListParagraph"/>
        <w:numPr>
          <w:ilvl w:val="1"/>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From NW, UE is configured with a set of precoder(s).</w:t>
      </w:r>
    </w:p>
    <w:p w14:paraId="3B8E7F55" w14:textId="77777777" w:rsidR="00BA0943" w:rsidRPr="007D6250" w:rsidRDefault="00BA0943">
      <w:pPr>
        <w:pStyle w:val="ListParagraph"/>
        <w:numPr>
          <w:ilvl w:val="1"/>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 xml:space="preserve">After </w:t>
      </w:r>
      <w:r w:rsidRPr="007D6250">
        <w:rPr>
          <w:rFonts w:eastAsia="Malgun Gothic" w:hint="eastAsia"/>
          <w:lang w:eastAsia="ko-KR"/>
        </w:rPr>
        <w:t>N</w:t>
      </w:r>
      <w:r w:rsidRPr="007D6250">
        <w:rPr>
          <w:rFonts w:eastAsia="Malgun Gothic"/>
          <w:lang w:eastAsia="ko-KR"/>
        </w:rPr>
        <w:t xml:space="preserve">W acquires UL CSI, an UL precoder within the set of precoder(s) is indicated by NW to </w:t>
      </w:r>
      <w:r w:rsidRPr="007D6250">
        <w:rPr>
          <w:rFonts w:eastAsia="Malgun Gothic" w:hint="eastAsia"/>
          <w:lang w:eastAsia="ko-KR"/>
        </w:rPr>
        <w:t>U</w:t>
      </w:r>
      <w:r w:rsidRPr="007D6250">
        <w:rPr>
          <w:rFonts w:eastAsia="Malgun Gothic"/>
          <w:lang w:eastAsia="ko-KR"/>
        </w:rPr>
        <w:t>E.</w:t>
      </w:r>
    </w:p>
    <w:p w14:paraId="64B7AA0E"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hint="eastAsia"/>
          <w:lang w:eastAsia="ko-KR"/>
        </w:rPr>
        <w:t>W</w:t>
      </w:r>
      <w:r w:rsidRPr="007D6250">
        <w:rPr>
          <w:rFonts w:eastAsia="Malgun Gothic"/>
          <w:lang w:eastAsia="ko-KR"/>
        </w:rPr>
        <w:t>hether to consider constant modulus property</w:t>
      </w:r>
    </w:p>
    <w:p w14:paraId="7503D48B"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Whether/how to indicate/obtain UE’s relevant information</w:t>
      </w:r>
    </w:p>
    <w:p w14:paraId="2EFDC332"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How to construct hybrid approach between fixed codebook and configurable codebook</w:t>
      </w:r>
    </w:p>
    <w:p w14:paraId="583621D1"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Memory burden / implementation complexity for UE/NW side</w:t>
      </w:r>
    </w:p>
    <w:p w14:paraId="2FBC21CC"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hint="eastAsia"/>
          <w:lang w:eastAsia="ko-KR"/>
        </w:rPr>
        <w:t>A</w:t>
      </w:r>
      <w:r w:rsidRPr="007D6250">
        <w:rPr>
          <w:rFonts w:eastAsia="Malgun Gothic"/>
          <w:lang w:eastAsia="ko-KR"/>
        </w:rPr>
        <w:t>pplicable scenario/use case (e.g., applicable number of antenna ports)</w:t>
      </w:r>
    </w:p>
    <w:p w14:paraId="5F6964E7" w14:textId="77777777" w:rsidR="00BA0943" w:rsidRPr="007D6250" w:rsidRDefault="00BA0943">
      <w:pPr>
        <w:pStyle w:val="ListParagraph"/>
        <w:numPr>
          <w:ilvl w:val="0"/>
          <w:numId w:val="278"/>
        </w:numPr>
        <w:overflowPunct/>
        <w:autoSpaceDE/>
        <w:autoSpaceDN/>
        <w:adjustRightInd/>
        <w:snapToGrid w:val="0"/>
        <w:spacing w:after="0" w:line="254" w:lineRule="auto"/>
        <w:contextualSpacing w:val="0"/>
        <w:textAlignment w:val="auto"/>
        <w:rPr>
          <w:rFonts w:eastAsia="Malgun Gothic"/>
          <w:lang w:eastAsia="ko-KR"/>
        </w:rPr>
      </w:pPr>
      <w:r w:rsidRPr="007D6250">
        <w:rPr>
          <w:rFonts w:eastAsia="Malgun Gothic"/>
          <w:lang w:eastAsia="ko-KR"/>
        </w:rPr>
        <w:t>How to consider PAPR increase and UE power constraint</w:t>
      </w:r>
    </w:p>
    <w:p w14:paraId="6950CAEE" w14:textId="77777777" w:rsidR="00BA0943" w:rsidRPr="007D6250" w:rsidRDefault="00BA0943" w:rsidP="00BA0943">
      <w:pPr>
        <w:snapToGrid w:val="0"/>
        <w:rPr>
          <w:lang w:eastAsia="ko-KR"/>
        </w:rPr>
      </w:pPr>
    </w:p>
    <w:p w14:paraId="00F7777A" w14:textId="77777777" w:rsidR="00757FB6" w:rsidRPr="008F2A8A" w:rsidRDefault="00757FB6" w:rsidP="00757FB6">
      <w:pPr>
        <w:rPr>
          <w:b/>
          <w:bCs/>
        </w:rPr>
      </w:pPr>
      <w:hyperlink r:id="rId1259" w:history="1">
        <w:r w:rsidRPr="008F2A8A">
          <w:rPr>
            <w:rStyle w:val="Hyperlink"/>
            <w:rFonts w:ascii="Times New Roman" w:eastAsia="Times New Roman" w:hAnsi="Times New Roman"/>
            <w:b/>
            <w:bCs/>
          </w:rPr>
          <w:t>R1-2605833</w:t>
        </w:r>
      </w:hyperlink>
      <w:r w:rsidRPr="008F2A8A">
        <w:rPr>
          <w:rFonts w:ascii="Times New Roman" w:eastAsia="Times New Roman" w:hAnsi="Times New Roman"/>
          <w:b/>
          <w:bCs/>
        </w:rPr>
        <w:tab/>
        <w:t>FL Summary #5 on Uplink transmission scheme(s) for uplink channels</w:t>
      </w:r>
      <w:r w:rsidRPr="008F2A8A">
        <w:rPr>
          <w:rFonts w:ascii="Times New Roman" w:eastAsia="Times New Roman" w:hAnsi="Times New Roman"/>
          <w:b/>
          <w:bCs/>
        </w:rPr>
        <w:tab/>
        <w:t>Moderator (Samsung)</w:t>
      </w:r>
    </w:p>
    <w:p w14:paraId="179B2573" w14:textId="12AAEF4D" w:rsidR="00BA0943" w:rsidRPr="00BA0943" w:rsidRDefault="00757FB6" w:rsidP="00BA0943">
      <w:r>
        <w:t>Final post-meeting summary for this agenda item.</w:t>
      </w:r>
    </w:p>
    <w:p w14:paraId="4B349846" w14:textId="3D6EACDB" w:rsidR="00BA0943" w:rsidRDefault="00973E0B" w:rsidP="0013532B">
      <w:pPr>
        <w:pStyle w:val="Heading3"/>
      </w:pPr>
      <w:bookmarkStart w:id="205" w:name="_Toc239313250"/>
      <w:r>
        <w:lastRenderedPageBreak/>
        <w:t>CSI acquisition and report</w:t>
      </w:r>
      <w:bookmarkEnd w:id="205"/>
    </w:p>
    <w:p w14:paraId="2FDCF450" w14:textId="566A12DA" w:rsidR="00BA0943" w:rsidRDefault="00973E0B" w:rsidP="00973E0B">
      <w:pPr>
        <w:pStyle w:val="Heading4"/>
      </w:pPr>
      <w:bookmarkStart w:id="206" w:name="_Toc239313251"/>
      <w:r>
        <w:t xml:space="preserve">Aspects of </w:t>
      </w:r>
      <w:r w:rsidRPr="00FD0278">
        <w:rPr>
          <w:rFonts w:hint="eastAsia"/>
        </w:rPr>
        <w:t>downlink-based CSI acquisition</w:t>
      </w:r>
      <w:bookmarkEnd w:id="206"/>
    </w:p>
    <w:p w14:paraId="32C10655" w14:textId="77777777" w:rsidR="00973E0B" w:rsidRDefault="00973E0B" w:rsidP="00973E0B">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 xml:space="preserve">ncluding </w:t>
      </w:r>
      <w:r w:rsidRPr="00FD0278">
        <w:rPr>
          <w:rFonts w:eastAsia="DengXian"/>
          <w:i/>
          <w:iCs/>
          <w:lang w:eastAsia="zh-CN"/>
        </w:rPr>
        <w:t>proposals</w:t>
      </w:r>
      <w:r w:rsidRPr="00FD0278">
        <w:rPr>
          <w:rFonts w:eastAsia="DengXian" w:hint="eastAsia"/>
          <w:i/>
          <w:iCs/>
          <w:lang w:eastAsia="zh-CN"/>
        </w:rPr>
        <w:t xml:space="preserve"> for CSI-RS design, transmission, CSI acquisition and report with CSI-RS and/or other channels/signals (e.g., DMRS) for different usages, e.g., mobility, early acquisition, less measurements, report with different mechanisms considering precoder and overhead, as well as transmission mechanism for CSI report, e.g., PUCCH.</w:t>
      </w:r>
    </w:p>
    <w:p w14:paraId="321CCB17" w14:textId="77777777" w:rsidR="00973E0B" w:rsidRDefault="00973E0B" w:rsidP="00973E0B">
      <w:pPr>
        <w:rPr>
          <w:rFonts w:eastAsia="DengXian"/>
          <w:i/>
          <w:iCs/>
          <w:lang w:eastAsia="zh-CN"/>
        </w:rPr>
      </w:pPr>
    </w:p>
    <w:p w14:paraId="15A7ED87" w14:textId="77777777" w:rsidR="00973E0B" w:rsidRPr="008F2A8A" w:rsidRDefault="00973E0B" w:rsidP="00973E0B">
      <w:pPr>
        <w:rPr>
          <w:rFonts w:eastAsia="DengXian"/>
          <w:lang w:val="en-US" w:eastAsia="zh-CN"/>
        </w:rPr>
      </w:pPr>
      <w:r w:rsidRPr="008F2A8A">
        <w:rPr>
          <w:rFonts w:eastAsia="DengXian"/>
          <w:lang w:val="en-US" w:eastAsia="zh-CN"/>
        </w:rPr>
        <w:t>[12</w:t>
      </w:r>
      <w:r w:rsidRPr="008F2A8A">
        <w:rPr>
          <w:rFonts w:eastAsia="DengXian" w:hint="eastAsia"/>
          <w:lang w:val="en-US" w:eastAsia="zh-CN"/>
        </w:rPr>
        <w:t>6</w:t>
      </w:r>
      <w:r w:rsidRPr="008F2A8A">
        <w:rPr>
          <w:rFonts w:eastAsia="DengXian"/>
          <w:lang w:val="en-US" w:eastAsia="zh-CN"/>
        </w:rPr>
        <w:t xml:space="preserve">-R20-6GR-Aspects of DL based CSI acquisition] Email discussion on Rel-20 6GR-Aspects of DL based CSI acquisition – </w:t>
      </w:r>
      <w:proofErr w:type="spellStart"/>
      <w:r w:rsidRPr="008F2A8A">
        <w:rPr>
          <w:rFonts w:eastAsia="DengXian"/>
          <w:lang w:val="en-US" w:eastAsia="zh-CN"/>
        </w:rPr>
        <w:t>Feifei</w:t>
      </w:r>
      <w:proofErr w:type="spellEnd"/>
      <w:r w:rsidRPr="008F2A8A">
        <w:rPr>
          <w:rFonts w:eastAsia="DengXian"/>
          <w:lang w:val="en-US" w:eastAsia="zh-CN"/>
        </w:rPr>
        <w:t>, Hao (Samsung, vivo)</w:t>
      </w:r>
    </w:p>
    <w:p w14:paraId="6650020C" w14:textId="77777777" w:rsidR="00973E0B" w:rsidRPr="008F2A8A" w:rsidRDefault="00973E0B">
      <w:pPr>
        <w:pStyle w:val="ListParagraph"/>
        <w:numPr>
          <w:ilvl w:val="0"/>
          <w:numId w:val="281"/>
        </w:numPr>
        <w:rPr>
          <w:rFonts w:eastAsia="DengXian"/>
          <w:lang w:val="en-US" w:eastAsia="zh-CN"/>
        </w:rPr>
      </w:pPr>
      <w:r w:rsidRPr="008F2A8A">
        <w:rPr>
          <w:rFonts w:eastAsia="DengXian"/>
          <w:lang w:eastAsia="zh-CN"/>
        </w:rPr>
        <w:t xml:space="preserve">To be used for sharing updates on online/offline schedule, details on what is to be discussed in online/offline sessions, </w:t>
      </w:r>
      <w:proofErr w:type="spellStart"/>
      <w:r w:rsidRPr="008F2A8A">
        <w:rPr>
          <w:rFonts w:eastAsia="DengXian"/>
          <w:lang w:eastAsia="zh-CN"/>
        </w:rPr>
        <w:t>tdoc</w:t>
      </w:r>
      <w:proofErr w:type="spellEnd"/>
      <w:r w:rsidRPr="008F2A8A">
        <w:rPr>
          <w:rFonts w:eastAsia="DengXian"/>
          <w:lang w:eastAsia="zh-CN"/>
        </w:rPr>
        <w:t xml:space="preserve"> number of the moderator summary for online session, etc</w:t>
      </w:r>
    </w:p>
    <w:p w14:paraId="266B746E" w14:textId="77777777" w:rsidR="00973E0B" w:rsidRDefault="00973E0B" w:rsidP="00973E0B">
      <w:pPr>
        <w:rPr>
          <w:rFonts w:eastAsia="DengXian"/>
          <w:i/>
          <w:iCs/>
          <w:lang w:val="en-US" w:eastAsia="zh-CN"/>
        </w:rPr>
      </w:pPr>
    </w:p>
    <w:p w14:paraId="035E7349" w14:textId="77777777" w:rsidR="00973E0B" w:rsidRDefault="00973E0B" w:rsidP="00973E0B">
      <w:pPr>
        <w:rPr>
          <w:rFonts w:eastAsia="DengXian"/>
          <w:i/>
          <w:iCs/>
          <w:lang w:val="en-US" w:eastAsia="zh-CN"/>
        </w:rPr>
      </w:pPr>
    </w:p>
    <w:p w14:paraId="59796A65" w14:textId="77777777" w:rsidR="00973E0B" w:rsidRDefault="00973E0B" w:rsidP="00973E0B">
      <w:pPr>
        <w:rPr>
          <w:rFonts w:ascii="Times New Roman" w:eastAsiaTheme="minorEastAsia" w:hAnsi="Times New Roman"/>
          <w:highlight w:val="cyan"/>
          <w:lang w:eastAsia="zh-CN"/>
        </w:rPr>
      </w:pPr>
      <w:r>
        <w:rPr>
          <w:rFonts w:ascii="Times New Roman" w:eastAsiaTheme="minorEastAsia" w:hAnsi="Times New Roman" w:hint="eastAsia"/>
          <w:highlight w:val="cyan"/>
          <w:lang w:eastAsia="zh-CN"/>
        </w:rPr>
        <w:t>[Post-126-</w:t>
      </w:r>
      <w:r w:rsidRPr="0046654F">
        <w:rPr>
          <w:rFonts w:eastAsia="DengXian"/>
          <w:highlight w:val="cyan"/>
          <w:lang w:val="en-US" w:eastAsia="zh-CN"/>
        </w:rPr>
        <w:t>6GR-</w:t>
      </w:r>
      <w:r>
        <w:rPr>
          <w:rFonts w:eastAsia="DengXian" w:hint="eastAsia"/>
          <w:highlight w:val="cyan"/>
          <w:lang w:val="en-US" w:eastAsia="zh-CN"/>
        </w:rPr>
        <w:t xml:space="preserve">For </w:t>
      </w:r>
      <w:r w:rsidRPr="007F3F1A">
        <w:rPr>
          <w:rFonts w:ascii="Times New Roman" w:eastAsiaTheme="minorEastAsia" w:hAnsi="Times New Roman"/>
          <w:highlight w:val="cyan"/>
          <w:lang w:eastAsia="zh-CN"/>
        </w:rPr>
        <w:t>CSI prediction</w:t>
      </w:r>
      <w:r>
        <w:rPr>
          <w:rFonts w:ascii="Times New Roman" w:eastAsiaTheme="minorEastAsia" w:hAnsi="Times New Roman" w:hint="eastAsia"/>
          <w:highlight w:val="cyan"/>
          <w:lang w:eastAsia="zh-CN"/>
        </w:rPr>
        <w:t>]</w:t>
      </w:r>
    </w:p>
    <w:p w14:paraId="21F38B58" w14:textId="77777777" w:rsidR="00973E0B" w:rsidRPr="000A3776" w:rsidRDefault="00973E0B" w:rsidP="00973E0B">
      <w:pPr>
        <w:rPr>
          <w:rFonts w:eastAsia="MS Mincho"/>
          <w:bCs/>
          <w:highlight w:val="cyan"/>
          <w:lang w:eastAsia="ja-JP"/>
        </w:rPr>
      </w:pPr>
      <w:r w:rsidRPr="000A3776">
        <w:rPr>
          <w:rFonts w:eastAsia="MS Mincho" w:hint="eastAsia"/>
          <w:highlight w:val="cyan"/>
          <w:lang w:eastAsia="ja-JP"/>
        </w:rPr>
        <w:t xml:space="preserve">Email discussion </w:t>
      </w:r>
      <w:r>
        <w:rPr>
          <w:rFonts w:eastAsiaTheme="minorEastAsia" w:hint="eastAsia"/>
          <w:highlight w:val="cyan"/>
          <w:lang w:eastAsia="zh-CN"/>
        </w:rPr>
        <w:t xml:space="preserve">for </w:t>
      </w:r>
      <w:r>
        <w:rPr>
          <w:rFonts w:eastAsia="DengXian" w:hint="eastAsia"/>
          <w:highlight w:val="cyan"/>
          <w:lang w:val="en-US" w:eastAsia="zh-CN"/>
        </w:rPr>
        <w:t xml:space="preserve">collecting </w:t>
      </w:r>
      <w:r w:rsidRPr="007F3F1A">
        <w:rPr>
          <w:rFonts w:ascii="Times New Roman" w:eastAsiaTheme="minorEastAsia" w:hAnsi="Times New Roman"/>
          <w:highlight w:val="cyan"/>
          <w:lang w:eastAsia="zh-CN"/>
        </w:rPr>
        <w:t>CSI prediction simulation result</w:t>
      </w:r>
      <w:r w:rsidRPr="000A3776">
        <w:rPr>
          <w:rFonts w:eastAsia="MS Mincho" w:hint="eastAsia"/>
          <w:highlight w:val="cyan"/>
          <w:lang w:eastAsia="ja-JP"/>
        </w:rPr>
        <w:t xml:space="preserve"> </w:t>
      </w:r>
      <w:r w:rsidRPr="000A3776">
        <w:rPr>
          <w:rFonts w:eastAsia="MS Mincho" w:hint="eastAsia"/>
          <w:bCs/>
          <w:highlight w:val="cyan"/>
          <w:lang w:eastAsia="ja-JP"/>
        </w:rPr>
        <w:t>from</w:t>
      </w:r>
      <w:r w:rsidRPr="00BA01AC">
        <w:rPr>
          <w:rFonts w:eastAsia="MS Mincho" w:hint="eastAsia"/>
          <w:bCs/>
          <w:highlight w:val="cyan"/>
          <w:lang w:eastAsia="ja-JP"/>
        </w:rPr>
        <w:t xml:space="preserve"> </w:t>
      </w:r>
      <w:r>
        <w:rPr>
          <w:rFonts w:eastAsiaTheme="minorEastAsia" w:hint="eastAsia"/>
          <w:bCs/>
          <w:highlight w:val="cyan"/>
          <w:lang w:eastAsia="zh-CN"/>
        </w:rPr>
        <w:t>23</w:t>
      </w:r>
      <w:r>
        <w:rPr>
          <w:rFonts w:eastAsiaTheme="minorEastAsia" w:hint="eastAsia"/>
          <w:bCs/>
          <w:highlight w:val="cyan"/>
          <w:vertAlign w:val="superscript"/>
          <w:lang w:eastAsia="zh-CN"/>
        </w:rPr>
        <w:t>rd</w:t>
      </w:r>
      <w:r w:rsidRPr="00BA01AC">
        <w:rPr>
          <w:rFonts w:eastAsia="MS Mincho" w:hint="eastAsia"/>
          <w:bCs/>
          <w:highlight w:val="cyan"/>
          <w:lang w:eastAsia="ja-JP"/>
        </w:rPr>
        <w:t xml:space="preserve"> Sept</w:t>
      </w:r>
      <w:r>
        <w:rPr>
          <w:rFonts w:eastAsiaTheme="minorEastAsia" w:hint="eastAsia"/>
          <w:bCs/>
          <w:highlight w:val="cyan"/>
          <w:lang w:eastAsia="zh-CN"/>
        </w:rPr>
        <w:t>.</w:t>
      </w:r>
      <w:r w:rsidRPr="00BA01AC">
        <w:rPr>
          <w:rFonts w:eastAsia="MS Mincho" w:hint="eastAsia"/>
          <w:bCs/>
          <w:highlight w:val="cyan"/>
          <w:lang w:eastAsia="ja-JP"/>
        </w:rPr>
        <w:t xml:space="preserve"> to </w:t>
      </w:r>
      <w:r>
        <w:rPr>
          <w:rFonts w:eastAsiaTheme="minorEastAsia" w:hint="eastAsia"/>
          <w:bCs/>
          <w:highlight w:val="cyan"/>
          <w:lang w:eastAsia="zh-CN"/>
        </w:rPr>
        <w:t>8</w:t>
      </w:r>
      <w:r w:rsidRPr="007F3F1A">
        <w:rPr>
          <w:rFonts w:eastAsiaTheme="minorEastAsia" w:hint="eastAsia"/>
          <w:bCs/>
          <w:highlight w:val="cyan"/>
          <w:vertAlign w:val="superscript"/>
          <w:lang w:eastAsia="zh-CN"/>
        </w:rPr>
        <w:t>th</w:t>
      </w:r>
      <w:r>
        <w:rPr>
          <w:rFonts w:eastAsiaTheme="minorEastAsia" w:hint="eastAsia"/>
          <w:bCs/>
          <w:highlight w:val="cyan"/>
          <w:lang w:eastAsia="zh-CN"/>
        </w:rPr>
        <w:t xml:space="preserve"> Oct</w:t>
      </w:r>
      <w:r w:rsidRPr="00BA01AC">
        <w:rPr>
          <w:rFonts w:eastAsia="MS Mincho" w:hint="eastAsia"/>
          <w:bCs/>
          <w:highlight w:val="cyan"/>
          <w:lang w:eastAsia="ja-JP"/>
        </w:rPr>
        <w:t>.</w:t>
      </w:r>
    </w:p>
    <w:p w14:paraId="173582F7" w14:textId="77777777" w:rsidR="00973E0B" w:rsidRDefault="00973E0B" w:rsidP="00973E0B">
      <w:pPr>
        <w:rPr>
          <w:rFonts w:ascii="Times New Roman" w:eastAsiaTheme="minorEastAsia" w:hAnsi="Times New Roman"/>
          <w:highlight w:val="cyan"/>
          <w:lang w:eastAsia="zh-CN"/>
        </w:rPr>
      </w:pPr>
    </w:p>
    <w:p w14:paraId="7AEE08F5" w14:textId="77777777" w:rsidR="00973E0B" w:rsidRDefault="00973E0B" w:rsidP="00973E0B">
      <w:pPr>
        <w:pStyle w:val="Bullet0"/>
        <w:numPr>
          <w:ilvl w:val="0"/>
          <w:numId w:val="0"/>
        </w:numPr>
        <w:rPr>
          <w:rFonts w:eastAsiaTheme="minorEastAsia"/>
          <w:highlight w:val="cyan"/>
          <w:lang w:eastAsia="zh-CN"/>
        </w:rPr>
      </w:pPr>
    </w:p>
    <w:p w14:paraId="18DA86EF" w14:textId="77777777" w:rsidR="00973E0B" w:rsidRDefault="00973E0B" w:rsidP="00973E0B">
      <w:pPr>
        <w:rPr>
          <w:rFonts w:ascii="Times New Roman" w:eastAsiaTheme="minorEastAsia" w:hAnsi="Times New Roman"/>
          <w:highlight w:val="cyan"/>
          <w:lang w:eastAsia="zh-CN"/>
        </w:rPr>
      </w:pPr>
      <w:r>
        <w:rPr>
          <w:rFonts w:ascii="Times New Roman" w:eastAsiaTheme="minorEastAsia" w:hAnsi="Times New Roman" w:hint="eastAsia"/>
          <w:highlight w:val="cyan"/>
          <w:lang w:eastAsia="zh-CN"/>
        </w:rPr>
        <w:t>[Post-126-</w:t>
      </w:r>
      <w:r w:rsidRPr="0046654F">
        <w:rPr>
          <w:rFonts w:eastAsia="DengXian"/>
          <w:highlight w:val="cyan"/>
          <w:lang w:val="en-US" w:eastAsia="zh-CN"/>
        </w:rPr>
        <w:t>6GR-</w:t>
      </w:r>
      <w:r>
        <w:rPr>
          <w:rFonts w:eastAsia="DengXian" w:hint="eastAsia"/>
          <w:highlight w:val="cyan"/>
          <w:lang w:val="en-US" w:eastAsia="zh-CN"/>
        </w:rPr>
        <w:t>For templates and results for use cases</w:t>
      </w:r>
      <w:r>
        <w:rPr>
          <w:rFonts w:ascii="Times New Roman" w:eastAsiaTheme="minorEastAsia" w:hAnsi="Times New Roman" w:hint="eastAsia"/>
          <w:highlight w:val="cyan"/>
          <w:lang w:eastAsia="zh-CN"/>
        </w:rPr>
        <w:t>]</w:t>
      </w:r>
    </w:p>
    <w:p w14:paraId="12772FE8" w14:textId="77777777" w:rsidR="00973E0B" w:rsidRPr="007F3F1A" w:rsidRDefault="00973E0B" w:rsidP="00973E0B">
      <w:pPr>
        <w:pStyle w:val="Bullet0"/>
        <w:numPr>
          <w:ilvl w:val="0"/>
          <w:numId w:val="0"/>
        </w:numPr>
        <w:rPr>
          <w:rFonts w:eastAsiaTheme="minorEastAsia"/>
          <w:highlight w:val="cyan"/>
          <w:lang w:val="en-GB" w:eastAsia="zh-CN"/>
        </w:rPr>
      </w:pPr>
    </w:p>
    <w:p w14:paraId="017589C9" w14:textId="77777777" w:rsidR="00973E0B" w:rsidRDefault="00973E0B" w:rsidP="00973E0B">
      <w:pPr>
        <w:pStyle w:val="Bullet0"/>
        <w:numPr>
          <w:ilvl w:val="0"/>
          <w:numId w:val="0"/>
        </w:numPr>
        <w:rPr>
          <w:rFonts w:eastAsiaTheme="minorEastAsia"/>
          <w:highlight w:val="cyan"/>
          <w:lang w:eastAsia="zh-CN"/>
        </w:rPr>
      </w:pPr>
      <w:r w:rsidRPr="006778E0">
        <w:rPr>
          <w:highlight w:val="cyan"/>
        </w:rPr>
        <w:t xml:space="preserve">Email discussion for the templates and collect results for the use cases, e.g., fixed codebook, AI-CSI, CPI, </w:t>
      </w:r>
    </w:p>
    <w:p w14:paraId="1533A7D5" w14:textId="77777777" w:rsidR="00973E0B" w:rsidRPr="007F3F1A" w:rsidRDefault="00973E0B" w:rsidP="00973E0B">
      <w:pPr>
        <w:pStyle w:val="Bullet0"/>
        <w:numPr>
          <w:ilvl w:val="0"/>
          <w:numId w:val="0"/>
        </w:numPr>
        <w:rPr>
          <w:rFonts w:eastAsiaTheme="minorEastAsia"/>
          <w:highlight w:val="cyan"/>
          <w:lang w:eastAsia="zh-CN"/>
        </w:rPr>
      </w:pPr>
      <w:r w:rsidRPr="006778E0">
        <w:rPr>
          <w:rFonts w:eastAsia="Malgun Gothic"/>
          <w:highlight w:val="cyan"/>
          <w:lang w:eastAsia="ko-KR"/>
        </w:rPr>
        <w:t>downloadable/configurable codebook/basis</w:t>
      </w:r>
      <w:r w:rsidRPr="006778E0">
        <w:rPr>
          <w:highlight w:val="cyan"/>
        </w:rPr>
        <w:t xml:space="preserve">, DMRS-based CSI, </w:t>
      </w:r>
      <w:proofErr w:type="spellStart"/>
      <w:r w:rsidRPr="006778E0">
        <w:rPr>
          <w:highlight w:val="cyan"/>
        </w:rPr>
        <w:t>precoded</w:t>
      </w:r>
      <w:proofErr w:type="spellEnd"/>
      <w:r w:rsidRPr="006778E0">
        <w:rPr>
          <w:highlight w:val="cyan"/>
        </w:rPr>
        <w:t xml:space="preserve"> CSI-RS</w:t>
      </w:r>
      <w:r>
        <w:rPr>
          <w:rFonts w:eastAsiaTheme="minorEastAsia" w:hint="eastAsia"/>
          <w:highlight w:val="cyan"/>
          <w:lang w:eastAsia="zh-CN"/>
        </w:rPr>
        <w:t xml:space="preserve"> </w:t>
      </w:r>
      <w:r w:rsidRPr="000A3776">
        <w:rPr>
          <w:rFonts w:eastAsia="MS Mincho" w:hint="eastAsia"/>
          <w:highlight w:val="cyan"/>
          <w:lang w:eastAsia="ja-JP"/>
        </w:rPr>
        <w:t>from</w:t>
      </w:r>
      <w:r w:rsidRPr="00BA01AC">
        <w:rPr>
          <w:rFonts w:eastAsia="MS Mincho" w:hint="eastAsia"/>
          <w:highlight w:val="cyan"/>
          <w:lang w:eastAsia="ja-JP"/>
        </w:rPr>
        <w:t xml:space="preserve"> </w:t>
      </w:r>
      <w:r>
        <w:rPr>
          <w:rFonts w:eastAsiaTheme="minorEastAsia" w:hint="eastAsia"/>
          <w:highlight w:val="cyan"/>
          <w:lang w:eastAsia="zh-CN"/>
        </w:rPr>
        <w:t>21</w:t>
      </w:r>
      <w:r w:rsidRPr="007F3F1A">
        <w:rPr>
          <w:rFonts w:eastAsiaTheme="minorEastAsia" w:hint="eastAsia"/>
          <w:highlight w:val="cyan"/>
          <w:vertAlign w:val="superscript"/>
          <w:lang w:eastAsia="zh-CN"/>
        </w:rPr>
        <w:t>st</w:t>
      </w:r>
      <w:r w:rsidRPr="00BA01AC">
        <w:rPr>
          <w:rFonts w:eastAsia="MS Mincho" w:hint="eastAsia"/>
          <w:highlight w:val="cyan"/>
          <w:lang w:eastAsia="ja-JP"/>
        </w:rPr>
        <w:t xml:space="preserve"> Sept</w:t>
      </w:r>
      <w:r>
        <w:rPr>
          <w:rFonts w:eastAsiaTheme="minorEastAsia" w:hint="eastAsia"/>
          <w:highlight w:val="cyan"/>
          <w:lang w:eastAsia="zh-CN"/>
        </w:rPr>
        <w:t>.</w:t>
      </w:r>
      <w:r w:rsidRPr="00BA01AC">
        <w:rPr>
          <w:rFonts w:eastAsia="MS Mincho" w:hint="eastAsia"/>
          <w:highlight w:val="cyan"/>
          <w:lang w:eastAsia="ja-JP"/>
        </w:rPr>
        <w:t xml:space="preserve"> to </w:t>
      </w:r>
      <w:r>
        <w:rPr>
          <w:rFonts w:eastAsiaTheme="minorEastAsia" w:hint="eastAsia"/>
          <w:highlight w:val="cyan"/>
          <w:lang w:eastAsia="zh-CN"/>
        </w:rPr>
        <w:t>8</w:t>
      </w:r>
      <w:r w:rsidRPr="007F3F1A">
        <w:rPr>
          <w:rFonts w:eastAsiaTheme="minorEastAsia" w:hint="eastAsia"/>
          <w:highlight w:val="cyan"/>
          <w:vertAlign w:val="superscript"/>
          <w:lang w:eastAsia="zh-CN"/>
        </w:rPr>
        <w:t>th</w:t>
      </w:r>
      <w:r>
        <w:rPr>
          <w:rFonts w:eastAsiaTheme="minorEastAsia" w:hint="eastAsia"/>
          <w:highlight w:val="cyan"/>
          <w:lang w:eastAsia="zh-CN"/>
        </w:rPr>
        <w:t xml:space="preserve"> Oct</w:t>
      </w:r>
      <w:r w:rsidRPr="00BA01AC">
        <w:rPr>
          <w:rFonts w:eastAsia="MS Mincho" w:hint="eastAsia"/>
          <w:highlight w:val="cyan"/>
          <w:lang w:eastAsia="ja-JP"/>
        </w:rPr>
        <w:t>.</w:t>
      </w:r>
    </w:p>
    <w:p w14:paraId="79BA589D" w14:textId="77777777" w:rsidR="00973E0B" w:rsidRPr="007F3F1A" w:rsidRDefault="00973E0B" w:rsidP="00973E0B">
      <w:pPr>
        <w:rPr>
          <w:rFonts w:ascii="Times New Roman" w:eastAsiaTheme="minorEastAsia" w:hAnsi="Times New Roman"/>
          <w:highlight w:val="cyan"/>
          <w:lang w:val="en-US" w:eastAsia="zh-CN"/>
        </w:rPr>
      </w:pPr>
    </w:p>
    <w:p w14:paraId="7CE67A40" w14:textId="1F2BB5B8" w:rsidR="00973E0B" w:rsidRPr="00B43B0E" w:rsidRDefault="00973E0B" w:rsidP="00973E0B">
      <w:pPr>
        <w:pStyle w:val="NormalWeb"/>
        <w:rPr>
          <w:rFonts w:ascii="Times New Roman" w:eastAsiaTheme="minorEastAsia" w:hAnsi="Times New Roman" w:cs="Times New Roman"/>
          <w:b/>
          <w:bCs/>
          <w:color w:val="000000"/>
          <w:kern w:val="24"/>
          <w:sz w:val="20"/>
          <w:szCs w:val="20"/>
          <w:highlight w:val="green"/>
        </w:rPr>
      </w:pPr>
      <w:r w:rsidRPr="00B43B0E">
        <w:rPr>
          <w:rFonts w:ascii="Times New Roman" w:eastAsiaTheme="minorEastAsia" w:hAnsi="Times New Roman" w:cs="Times New Roman"/>
          <w:b/>
          <w:bCs/>
          <w:color w:val="000000"/>
          <w:kern w:val="24"/>
          <w:sz w:val="20"/>
          <w:szCs w:val="20"/>
          <w:highlight w:val="green"/>
        </w:rPr>
        <w:t>Agreement</w:t>
      </w:r>
    </w:p>
    <w:p w14:paraId="30ECF18C" w14:textId="77777777" w:rsidR="00973E0B" w:rsidRPr="00B43B0E" w:rsidRDefault="00973E0B" w:rsidP="00973E0B">
      <w:pPr>
        <w:pStyle w:val="NormalWeb"/>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 xml:space="preserve">For the 6GR codebook design for CSI report, study a W1W2 </w:t>
      </w:r>
      <w:r w:rsidRPr="00B43B0E">
        <w:rPr>
          <w:rFonts w:ascii="Times New Roman" w:eastAsiaTheme="minorEastAsia" w:hAnsi="Times New Roman" w:cs="Times New Roman"/>
          <w:color w:val="000000"/>
          <w:kern w:val="24"/>
          <w:sz w:val="20"/>
          <w:szCs w:val="20"/>
        </w:rPr>
        <w:t xml:space="preserve">only </w:t>
      </w:r>
      <w:r w:rsidRPr="00B43B0E">
        <w:rPr>
          <w:rFonts w:ascii="Times New Roman" w:eastAsia="Malgun Gothic" w:hAnsi="Times New Roman" w:cs="Times New Roman"/>
          <w:color w:val="000000"/>
          <w:kern w:val="24"/>
          <w:sz w:val="20"/>
          <w:szCs w:val="20"/>
        </w:rPr>
        <w:t>structure for the low-resolution scheme with the following considerations at least for RI=1-4:</w:t>
      </w:r>
    </w:p>
    <w:p w14:paraId="0CFB4AEC"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W1-structure</w:t>
      </w:r>
    </w:p>
    <w:p w14:paraId="1F760904" w14:textId="77777777" w:rsidR="00973E0B" w:rsidRPr="00B43B0E" w:rsidRDefault="00973E0B">
      <w:pPr>
        <w:pStyle w:val="NormalWeb"/>
        <w:numPr>
          <w:ilvl w:val="1"/>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SD basis</w:t>
      </w:r>
    </w:p>
    <w:p w14:paraId="0E44AAA9" w14:textId="77777777" w:rsidR="00973E0B" w:rsidRPr="00B43B0E" w:rsidRDefault="00973E0B">
      <w:pPr>
        <w:pStyle w:val="NormalWeb"/>
        <w:numPr>
          <w:ilvl w:val="2"/>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NR oversampled 2D-DFT basis is a baseline</w:t>
      </w:r>
    </w:p>
    <w:p w14:paraId="7B53BE74" w14:textId="77777777" w:rsidR="00973E0B" w:rsidRPr="00B43B0E" w:rsidRDefault="00973E0B">
      <w:pPr>
        <w:pStyle w:val="NormalWeb"/>
        <w:numPr>
          <w:ilvl w:val="3"/>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on other basis, e.g., basis constructed from combined 2D DFT beams</w:t>
      </w:r>
    </w:p>
    <w:p w14:paraId="56BE56A9" w14:textId="77777777" w:rsidR="00973E0B" w:rsidRPr="00B43B0E" w:rsidRDefault="00973E0B">
      <w:pPr>
        <w:pStyle w:val="NormalWeb"/>
        <w:numPr>
          <w:ilvl w:val="3"/>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on alphabet set for combination coefficients for the basis constructed from combined 2D DFT beams</w:t>
      </w:r>
    </w:p>
    <w:p w14:paraId="5F0F683C" w14:textId="77777777" w:rsidR="00973E0B" w:rsidRPr="00B43B0E" w:rsidRDefault="00973E0B">
      <w:pPr>
        <w:pStyle w:val="NormalWeb"/>
        <w:numPr>
          <w:ilvl w:val="1"/>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SD basis selection</w:t>
      </w:r>
    </w:p>
    <w:p w14:paraId="6D1EB3A4" w14:textId="77777777" w:rsidR="00973E0B" w:rsidRPr="00B43B0E" w:rsidRDefault="00973E0B">
      <w:pPr>
        <w:pStyle w:val="NormalWeb"/>
        <w:numPr>
          <w:ilvl w:val="2"/>
          <w:numId w:val="158"/>
        </w:numPr>
        <w:spacing w:before="0" w:beforeAutospacing="0" w:after="0" w:afterAutospacing="0"/>
        <w:rPr>
          <w:rFonts w:ascii="Times New Roman" w:eastAsia="Malgun Gothic" w:hAnsi="Times New Roman" w:cs="Times New Roman"/>
          <w:color w:val="000000"/>
          <w:kern w:val="24"/>
          <w:sz w:val="20"/>
          <w:szCs w:val="20"/>
        </w:rPr>
      </w:pPr>
      <w:proofErr w:type="spellStart"/>
      <w:r w:rsidRPr="00B43B0E">
        <w:rPr>
          <w:rFonts w:ascii="Times New Roman" w:eastAsia="Malgun Gothic" w:hAnsi="Times New Roman" w:cs="Times New Roman"/>
          <w:color w:val="000000"/>
          <w:kern w:val="24"/>
          <w:sz w:val="20"/>
          <w:szCs w:val="20"/>
        </w:rPr>
        <w:t>eType</w:t>
      </w:r>
      <w:proofErr w:type="spellEnd"/>
      <w:r w:rsidRPr="00B43B0E">
        <w:rPr>
          <w:rFonts w:ascii="Times New Roman" w:eastAsia="Malgun Gothic" w:hAnsi="Times New Roman" w:cs="Times New Roman"/>
          <w:color w:val="000000"/>
          <w:kern w:val="24"/>
          <w:sz w:val="20"/>
          <w:szCs w:val="20"/>
        </w:rPr>
        <w:t>-I Scheme-B like unrestricted orthogonal DFT beam selection in 2D direction is a baseline</w:t>
      </w:r>
    </w:p>
    <w:p w14:paraId="4DDE7F5B" w14:textId="77777777" w:rsidR="00973E0B" w:rsidRPr="00B43B0E" w:rsidRDefault="00973E0B">
      <w:pPr>
        <w:pStyle w:val="NormalWeb"/>
        <w:numPr>
          <w:ilvl w:val="3"/>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on orthogonal basis selection in at least 1D direction, or non-orthogonal basis selection</w:t>
      </w:r>
    </w:p>
    <w:p w14:paraId="6BC8ABBC" w14:textId="77777777" w:rsidR="00973E0B" w:rsidRPr="00B43B0E" w:rsidRDefault="00973E0B">
      <w:pPr>
        <w:pStyle w:val="NormalWeb"/>
        <w:numPr>
          <w:ilvl w:val="2"/>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Layer-specific/layer-group-specific SD basis selection</w:t>
      </w:r>
    </w:p>
    <w:p w14:paraId="0C7137CC" w14:textId="77777777" w:rsidR="00973E0B" w:rsidRPr="00B43B0E" w:rsidRDefault="00973E0B">
      <w:pPr>
        <w:pStyle w:val="NormalWeb"/>
        <w:numPr>
          <w:ilvl w:val="3"/>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on basis-to-layer (layer-group) mapping, e.g., ordering or no ordering</w:t>
      </w:r>
    </w:p>
    <w:p w14:paraId="6E76412F" w14:textId="77777777" w:rsidR="00973E0B" w:rsidRPr="00B43B0E" w:rsidRDefault="00973E0B">
      <w:pPr>
        <w:pStyle w:val="NormalWeb"/>
        <w:numPr>
          <w:ilvl w:val="3"/>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on the maximum number of SD basis vector selection</w:t>
      </w:r>
    </w:p>
    <w:p w14:paraId="49AF8B21"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W2-structure</w:t>
      </w:r>
    </w:p>
    <w:p w14:paraId="6E794FEB" w14:textId="77777777" w:rsidR="00973E0B" w:rsidRPr="00B43B0E" w:rsidRDefault="00973E0B">
      <w:pPr>
        <w:pStyle w:val="NormalWeb"/>
        <w:numPr>
          <w:ilvl w:val="1"/>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 xml:space="preserve">Layer-specific/layer-group-specific inter-polarization co-phase selection </w:t>
      </w:r>
    </w:p>
    <w:p w14:paraId="3EFBEFE5" w14:textId="77777777" w:rsidR="00973E0B" w:rsidRPr="00B43B0E" w:rsidRDefault="00973E0B">
      <w:pPr>
        <w:pStyle w:val="NormalWeb"/>
        <w:numPr>
          <w:ilvl w:val="2"/>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inter-polarization amplitude</w:t>
      </w:r>
    </w:p>
    <w:p w14:paraId="622EF20A" w14:textId="77777777" w:rsidR="00973E0B" w:rsidRPr="00B43B0E" w:rsidRDefault="00973E0B">
      <w:pPr>
        <w:pStyle w:val="NormalWeb"/>
        <w:numPr>
          <w:ilvl w:val="1"/>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 xml:space="preserve">Alphabet set for inter-polarization co-phase: BPSK, QPSK </w:t>
      </w:r>
    </w:p>
    <w:p w14:paraId="3E085F45" w14:textId="77777777" w:rsidR="00973E0B" w:rsidRPr="00B43B0E" w:rsidRDefault="00973E0B">
      <w:pPr>
        <w:pStyle w:val="NormalWeb"/>
        <w:numPr>
          <w:ilvl w:val="2"/>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details for each rank</w:t>
      </w:r>
    </w:p>
    <w:p w14:paraId="623BBAA6" w14:textId="77777777" w:rsidR="00973E0B" w:rsidRPr="00B43B0E" w:rsidRDefault="00973E0B">
      <w:pPr>
        <w:pStyle w:val="NormalWeb"/>
        <w:numPr>
          <w:ilvl w:val="2"/>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 xml:space="preserve">FFS: for WB, whether to consider or not 8-PSK in addition to BPSK and QPSK </w:t>
      </w:r>
    </w:p>
    <w:p w14:paraId="28745151"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on RI&gt;4</w:t>
      </w:r>
    </w:p>
    <w:p w14:paraId="11605031"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Strive for having a unified codebook scheme for all supported ranks by 6G</w:t>
      </w:r>
    </w:p>
    <w:p w14:paraId="36F13162"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FFS: details on whether/how to accommodate passive array with smaller number of ports</w:t>
      </w:r>
    </w:p>
    <w:p w14:paraId="5E003E50"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Note: UE implementation complexity is to be considered in the design of SD-basis and co-phasing selection, including the number of candidate combinations and the associated search complexity.</w:t>
      </w:r>
    </w:p>
    <w:p w14:paraId="4A63685E"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Malgun Gothic" w:hAnsi="Times New Roman" w:cs="Times New Roman"/>
          <w:color w:val="000000"/>
          <w:kern w:val="24"/>
          <w:sz w:val="20"/>
          <w:szCs w:val="20"/>
        </w:rPr>
        <w:t>Note: CBSR discussion will be discussed separately</w:t>
      </w:r>
    </w:p>
    <w:p w14:paraId="62A7A7CD" w14:textId="77777777" w:rsidR="00973E0B" w:rsidRPr="00B43B0E" w:rsidRDefault="00973E0B">
      <w:pPr>
        <w:pStyle w:val="NormalWeb"/>
        <w:numPr>
          <w:ilvl w:val="0"/>
          <w:numId w:val="158"/>
        </w:numPr>
        <w:spacing w:before="0" w:beforeAutospacing="0" w:after="0" w:afterAutospacing="0"/>
        <w:rPr>
          <w:rFonts w:ascii="Times New Roman" w:eastAsia="Malgun Gothic" w:hAnsi="Times New Roman" w:cs="Times New Roman"/>
          <w:color w:val="000000"/>
          <w:kern w:val="24"/>
          <w:sz w:val="20"/>
          <w:szCs w:val="20"/>
        </w:rPr>
      </w:pPr>
      <w:r w:rsidRPr="00B43B0E">
        <w:rPr>
          <w:rFonts w:ascii="Times New Roman" w:eastAsiaTheme="minorEastAsia" w:hAnsi="Times New Roman" w:cs="Times New Roman"/>
          <w:color w:val="000000"/>
          <w:kern w:val="24"/>
          <w:sz w:val="20"/>
          <w:szCs w:val="20"/>
        </w:rPr>
        <w:t xml:space="preserve">Note: For discussion of low resolution scheme, eType-1 Scheme-A and </w:t>
      </w:r>
      <w:proofErr w:type="spellStart"/>
      <w:r w:rsidRPr="00B43B0E">
        <w:rPr>
          <w:rFonts w:ascii="Times New Roman" w:eastAsiaTheme="minorEastAsia" w:hAnsi="Times New Roman" w:cs="Times New Roman"/>
          <w:color w:val="000000"/>
          <w:kern w:val="24"/>
          <w:sz w:val="20"/>
          <w:szCs w:val="20"/>
        </w:rPr>
        <w:t>eType</w:t>
      </w:r>
      <w:proofErr w:type="spellEnd"/>
      <w:r w:rsidRPr="00B43B0E">
        <w:rPr>
          <w:rFonts w:ascii="Times New Roman" w:eastAsiaTheme="minorEastAsia" w:hAnsi="Times New Roman" w:cs="Times New Roman"/>
          <w:color w:val="000000"/>
          <w:kern w:val="24"/>
          <w:sz w:val="20"/>
          <w:szCs w:val="20"/>
        </w:rPr>
        <w:t>-II with L=1 are precluded</w:t>
      </w:r>
    </w:p>
    <w:p w14:paraId="54DD5284" w14:textId="77777777" w:rsidR="00973E0B" w:rsidRPr="00B43B0E" w:rsidRDefault="00973E0B" w:rsidP="00973E0B">
      <w:pPr>
        <w:rPr>
          <w:rFonts w:ascii="Times New Roman" w:eastAsia="DengXian" w:hAnsi="Times New Roman"/>
          <w:szCs w:val="20"/>
          <w:lang w:val="en-US" w:eastAsia="zh-CN"/>
        </w:rPr>
      </w:pPr>
    </w:p>
    <w:p w14:paraId="49B37323" w14:textId="77777777" w:rsidR="00973E0B" w:rsidRPr="00B43B0E" w:rsidRDefault="00973E0B" w:rsidP="00973E0B">
      <w:pPr>
        <w:rPr>
          <w:rFonts w:ascii="Times New Roman" w:eastAsia="DengXian" w:hAnsi="Times New Roman"/>
          <w:szCs w:val="20"/>
          <w:lang w:val="en-US" w:eastAsia="zh-CN"/>
        </w:rPr>
      </w:pPr>
    </w:p>
    <w:p w14:paraId="0454CFBF" w14:textId="77777777" w:rsidR="00973E0B" w:rsidRPr="00B43B0E" w:rsidRDefault="00973E0B" w:rsidP="00973E0B">
      <w:pPr>
        <w:rPr>
          <w:rFonts w:ascii="Times New Roman" w:hAnsi="Times New Roman"/>
          <w:b/>
          <w:bCs/>
          <w:szCs w:val="20"/>
          <w:lang w:eastAsia="ko-KR"/>
        </w:rPr>
      </w:pPr>
      <w:r w:rsidRPr="00B43B0E">
        <w:rPr>
          <w:rFonts w:ascii="Times New Roman" w:hAnsi="Times New Roman"/>
          <w:b/>
          <w:bCs/>
          <w:szCs w:val="20"/>
          <w:lang w:eastAsia="ko-KR"/>
        </w:rPr>
        <w:t>Conclusion</w:t>
      </w:r>
    </w:p>
    <w:p w14:paraId="44B2978C" w14:textId="77777777" w:rsidR="00973E0B" w:rsidRPr="00B43B0E" w:rsidRDefault="00973E0B" w:rsidP="00973E0B">
      <w:pPr>
        <w:spacing w:line="276" w:lineRule="auto"/>
        <w:rPr>
          <w:rFonts w:ascii="Times New Roman" w:eastAsia="Malgun Gothic" w:hAnsi="Times New Roman"/>
          <w:szCs w:val="20"/>
          <w:lang w:eastAsia="ko-KR"/>
        </w:rPr>
      </w:pPr>
      <w:r w:rsidRPr="00B43B0E">
        <w:rPr>
          <w:rFonts w:ascii="Times New Roman" w:eastAsia="Malgun Gothic" w:hAnsi="Times New Roman"/>
          <w:color w:val="000000"/>
          <w:szCs w:val="20"/>
          <w:lang w:eastAsia="ko-KR"/>
        </w:rPr>
        <w:t>For the 6GR codebook design for CSI report, for discussion purposes, based on the previous agreements, the following separate categor</w:t>
      </w:r>
      <w:r w:rsidRPr="00B43B0E">
        <w:rPr>
          <w:rFonts w:ascii="Times New Roman" w:eastAsiaTheme="minorEastAsia" w:hAnsi="Times New Roman"/>
          <w:color w:val="000000"/>
          <w:szCs w:val="20"/>
          <w:lang w:eastAsia="zh-CN"/>
        </w:rPr>
        <w:t>y</w:t>
      </w:r>
      <w:r w:rsidRPr="00B43B0E">
        <w:rPr>
          <w:rFonts w:ascii="Times New Roman" w:eastAsia="Malgun Gothic" w:hAnsi="Times New Roman"/>
          <w:color w:val="000000"/>
          <w:szCs w:val="20"/>
          <w:lang w:eastAsia="ko-KR"/>
        </w:rPr>
        <w:t xml:space="preserve"> </w:t>
      </w:r>
      <w:r w:rsidRPr="00B43B0E">
        <w:rPr>
          <w:rFonts w:ascii="Times New Roman" w:eastAsiaTheme="minorEastAsia" w:hAnsi="Times New Roman"/>
          <w:color w:val="000000"/>
          <w:szCs w:val="20"/>
          <w:lang w:eastAsia="zh-CN"/>
        </w:rPr>
        <w:t>is</w:t>
      </w:r>
      <w:r w:rsidRPr="00B43B0E">
        <w:rPr>
          <w:rFonts w:ascii="Times New Roman" w:eastAsia="Malgun Gothic" w:hAnsi="Times New Roman"/>
          <w:color w:val="000000"/>
          <w:szCs w:val="20"/>
          <w:lang w:eastAsia="ko-KR"/>
        </w:rPr>
        <w:t xml:space="preserve"> used:</w:t>
      </w:r>
    </w:p>
    <w:p w14:paraId="126CA270" w14:textId="77777777" w:rsidR="00973E0B" w:rsidRPr="00B43B0E" w:rsidRDefault="00973E0B">
      <w:pPr>
        <w:numPr>
          <w:ilvl w:val="0"/>
          <w:numId w:val="159"/>
        </w:numPr>
        <w:spacing w:line="276" w:lineRule="auto"/>
        <w:rPr>
          <w:rFonts w:ascii="Times New Roman" w:eastAsia="Times New Roman" w:hAnsi="Times New Roman"/>
          <w:szCs w:val="20"/>
          <w:lang w:eastAsia="ko-KR"/>
        </w:rPr>
      </w:pPr>
      <w:r w:rsidRPr="00B43B0E">
        <w:rPr>
          <w:rFonts w:ascii="Times New Roman" w:eastAsia="Times New Roman" w:hAnsi="Times New Roman"/>
          <w:color w:val="000000"/>
          <w:szCs w:val="20"/>
          <w:lang w:eastAsia="ko-KR"/>
        </w:rPr>
        <w:t xml:space="preserve">Category for resolution: low- and high-resolution, comprising at least the following criteria: </w:t>
      </w:r>
    </w:p>
    <w:p w14:paraId="6CA06E96" w14:textId="77777777" w:rsidR="00973E0B" w:rsidRPr="00B43B0E" w:rsidRDefault="00973E0B">
      <w:pPr>
        <w:numPr>
          <w:ilvl w:val="1"/>
          <w:numId w:val="159"/>
        </w:numPr>
        <w:spacing w:line="276" w:lineRule="auto"/>
        <w:rPr>
          <w:rFonts w:ascii="Times New Roman" w:eastAsia="Times New Roman" w:hAnsi="Times New Roman"/>
          <w:szCs w:val="20"/>
          <w:lang w:eastAsia="ko-KR"/>
        </w:rPr>
      </w:pPr>
      <w:r w:rsidRPr="00B43B0E">
        <w:rPr>
          <w:rFonts w:ascii="Times New Roman" w:eastAsia="Times New Roman" w:hAnsi="Times New Roman"/>
          <w:color w:val="000000"/>
          <w:szCs w:val="20"/>
          <w:lang w:eastAsia="ko-KR"/>
        </w:rPr>
        <w:lastRenderedPageBreak/>
        <w:t>Target scenario (</w:t>
      </w:r>
      <w:r w:rsidRPr="00B43B0E">
        <w:rPr>
          <w:rFonts w:ascii="Times New Roman" w:eastAsiaTheme="minorEastAsia" w:hAnsi="Times New Roman"/>
          <w:color w:val="000000"/>
          <w:szCs w:val="20"/>
          <w:lang w:eastAsia="zh-CN"/>
        </w:rPr>
        <w:t>e.g</w:t>
      </w:r>
      <w:r w:rsidRPr="00B43B0E">
        <w:rPr>
          <w:rFonts w:ascii="Times New Roman" w:eastAsia="Times New Roman" w:hAnsi="Times New Roman"/>
          <w:color w:val="000000"/>
          <w:szCs w:val="20"/>
          <w:lang w:eastAsia="ko-KR"/>
        </w:rPr>
        <w:t xml:space="preserve">., SU-MIMO, MU-MIMO) </w:t>
      </w:r>
    </w:p>
    <w:p w14:paraId="61BF70C5" w14:textId="77777777" w:rsidR="00973E0B" w:rsidRPr="00B43B0E" w:rsidRDefault="00973E0B">
      <w:pPr>
        <w:numPr>
          <w:ilvl w:val="1"/>
          <w:numId w:val="159"/>
        </w:numPr>
        <w:spacing w:line="276" w:lineRule="auto"/>
        <w:rPr>
          <w:rFonts w:ascii="Times New Roman" w:eastAsia="Times New Roman" w:hAnsi="Times New Roman"/>
          <w:szCs w:val="20"/>
          <w:lang w:eastAsia="ko-KR"/>
        </w:rPr>
      </w:pPr>
      <w:r w:rsidRPr="00B43B0E">
        <w:rPr>
          <w:rFonts w:ascii="Times New Roman" w:eastAsia="Times New Roman" w:hAnsi="Times New Roman"/>
          <w:color w:val="000000"/>
          <w:szCs w:val="20"/>
          <w:lang w:eastAsia="ko-KR"/>
        </w:rPr>
        <w:t>Feedback overhead</w:t>
      </w:r>
    </w:p>
    <w:p w14:paraId="08560E36" w14:textId="77777777" w:rsidR="00973E0B" w:rsidRPr="00B43B0E" w:rsidRDefault="00973E0B">
      <w:pPr>
        <w:numPr>
          <w:ilvl w:val="1"/>
          <w:numId w:val="159"/>
        </w:numPr>
        <w:spacing w:line="276" w:lineRule="auto"/>
        <w:rPr>
          <w:rFonts w:ascii="Times New Roman" w:eastAsia="Times New Roman" w:hAnsi="Times New Roman"/>
          <w:szCs w:val="20"/>
          <w:lang w:eastAsia="ko-KR"/>
        </w:rPr>
      </w:pPr>
      <w:r w:rsidRPr="00B43B0E">
        <w:rPr>
          <w:rFonts w:ascii="Times New Roman" w:eastAsia="Times New Roman" w:hAnsi="Times New Roman"/>
          <w:color w:val="000000"/>
          <w:szCs w:val="20"/>
          <w:lang w:eastAsia="ko-KR"/>
        </w:rPr>
        <w:t>UE complexity in CSI calculation</w:t>
      </w:r>
    </w:p>
    <w:p w14:paraId="686BDC85" w14:textId="77777777" w:rsidR="00973E0B" w:rsidRPr="00B43B0E" w:rsidRDefault="00973E0B" w:rsidP="00973E0B">
      <w:pPr>
        <w:spacing w:line="276" w:lineRule="auto"/>
        <w:ind w:left="1080"/>
        <w:rPr>
          <w:rFonts w:ascii="Times New Roman" w:eastAsiaTheme="minorEastAsia" w:hAnsi="Times New Roman"/>
          <w:szCs w:val="20"/>
          <w:lang w:eastAsia="zh-CN"/>
        </w:rPr>
      </w:pPr>
    </w:p>
    <w:p w14:paraId="0CF7CF48"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19D7C564" w14:textId="77777777" w:rsidR="00973E0B" w:rsidRPr="00B43B0E" w:rsidRDefault="00973E0B">
      <w:pPr>
        <w:pStyle w:val="ListParagraph"/>
        <w:widowControl w:val="0"/>
        <w:numPr>
          <w:ilvl w:val="0"/>
          <w:numId w:val="160"/>
        </w:numPr>
        <w:overflowPunct/>
        <w:autoSpaceDE/>
        <w:autoSpaceDN/>
        <w:adjustRightInd/>
        <w:spacing w:after="0" w:line="259" w:lineRule="auto"/>
        <w:jc w:val="both"/>
        <w:textAlignment w:val="auto"/>
        <w:rPr>
          <w:rFonts w:eastAsia="DengXian"/>
          <w:lang w:eastAsia="en-GB"/>
        </w:rPr>
      </w:pPr>
      <w:r w:rsidRPr="00B43B0E">
        <w:t>On defining the CSI-RS pattern</w:t>
      </w:r>
      <w:r w:rsidRPr="00B43B0E">
        <w:rPr>
          <w:rFonts w:eastAsia="DengXian"/>
          <w:lang w:eastAsia="en-GB"/>
        </w:rPr>
        <w:t xml:space="preserve"> in M1 slots and M2 RBs, </w:t>
      </w:r>
      <w:r w:rsidRPr="00B43B0E">
        <w:rPr>
          <w:rFonts w:eastAsia="DengXian"/>
        </w:rPr>
        <w:t>support</w:t>
      </w:r>
      <w:r w:rsidRPr="00B43B0E">
        <w:rPr>
          <w:rFonts w:eastAsia="DengXian"/>
          <w:lang w:eastAsia="en-GB"/>
        </w:rPr>
        <w:t xml:space="preserve"> both M1 and M2 can be larger than </w:t>
      </w:r>
      <w:r w:rsidRPr="00B43B0E">
        <w:rPr>
          <w:rFonts w:eastAsia="DengXian"/>
          <w:color w:val="FF0000"/>
          <w:u w:val="single"/>
          <w:lang w:eastAsia="en-GB"/>
        </w:rPr>
        <w:t>or equal to</w:t>
      </w:r>
      <w:r w:rsidRPr="00B43B0E">
        <w:rPr>
          <w:rFonts w:eastAsia="DengXian"/>
          <w:lang w:eastAsia="en-GB"/>
        </w:rPr>
        <w:t xml:space="preserve"> 1</w:t>
      </w:r>
    </w:p>
    <w:p w14:paraId="05BC44B4" w14:textId="77777777" w:rsidR="00973E0B" w:rsidRPr="00B43B0E" w:rsidRDefault="00973E0B">
      <w:pPr>
        <w:pStyle w:val="ListParagraph"/>
        <w:widowControl w:val="0"/>
        <w:numPr>
          <w:ilvl w:val="1"/>
          <w:numId w:val="160"/>
        </w:numPr>
        <w:overflowPunct/>
        <w:autoSpaceDE/>
        <w:autoSpaceDN/>
        <w:adjustRightInd/>
        <w:spacing w:after="0" w:line="259" w:lineRule="auto"/>
        <w:jc w:val="both"/>
        <w:textAlignment w:val="auto"/>
      </w:pPr>
      <w:r w:rsidRPr="00B43B0E">
        <w:rPr>
          <w:rFonts w:eastAsia="DengXian"/>
          <w:color w:val="FF0000"/>
          <w:u w:val="single"/>
        </w:rPr>
        <w:t>F</w:t>
      </w:r>
      <w:r w:rsidRPr="00B43B0E">
        <w:t xml:space="preserve">or M1, </w:t>
      </w:r>
    </w:p>
    <w:p w14:paraId="22A469C9" w14:textId="77777777" w:rsidR="00973E0B" w:rsidRPr="00B43B0E" w:rsidRDefault="00973E0B">
      <w:pPr>
        <w:pStyle w:val="ListParagraph"/>
        <w:widowControl w:val="0"/>
        <w:numPr>
          <w:ilvl w:val="2"/>
          <w:numId w:val="160"/>
        </w:numPr>
        <w:overflowPunct/>
        <w:autoSpaceDE/>
        <w:autoSpaceDN/>
        <w:adjustRightInd/>
        <w:spacing w:after="0" w:line="259" w:lineRule="auto"/>
        <w:jc w:val="both"/>
        <w:textAlignment w:val="auto"/>
      </w:pPr>
      <w:r w:rsidRPr="00B43B0E">
        <w:t xml:space="preserve">For the number of CSI-RS ports smaller than or equal to X, only M1=1 is supported. </w:t>
      </w:r>
    </w:p>
    <w:p w14:paraId="187B06EF" w14:textId="77777777" w:rsidR="00973E0B" w:rsidRPr="00B43B0E" w:rsidRDefault="00973E0B">
      <w:pPr>
        <w:pStyle w:val="ListParagraph"/>
        <w:widowControl w:val="0"/>
        <w:numPr>
          <w:ilvl w:val="2"/>
          <w:numId w:val="160"/>
        </w:numPr>
        <w:overflowPunct/>
        <w:autoSpaceDE/>
        <w:autoSpaceDN/>
        <w:adjustRightInd/>
        <w:spacing w:after="0" w:line="259" w:lineRule="auto"/>
        <w:jc w:val="both"/>
        <w:textAlignment w:val="auto"/>
      </w:pPr>
      <w:r w:rsidRPr="00B43B0E">
        <w:t>For the number of CSI-RS ports larger than X, support M1 can be larger than 1</w:t>
      </w:r>
    </w:p>
    <w:p w14:paraId="42C5BA2B" w14:textId="77777777" w:rsidR="00973E0B" w:rsidRPr="00B43B0E" w:rsidRDefault="00973E0B">
      <w:pPr>
        <w:pStyle w:val="ListParagraph"/>
        <w:widowControl w:val="0"/>
        <w:numPr>
          <w:ilvl w:val="2"/>
          <w:numId w:val="160"/>
        </w:numPr>
        <w:overflowPunct/>
        <w:autoSpaceDE/>
        <w:autoSpaceDN/>
        <w:adjustRightInd/>
        <w:spacing w:after="0" w:line="259" w:lineRule="auto"/>
        <w:jc w:val="both"/>
        <w:textAlignment w:val="auto"/>
      </w:pPr>
      <w:r w:rsidRPr="00B43B0E">
        <w:t>FFS value of X</w:t>
      </w:r>
    </w:p>
    <w:p w14:paraId="3683D811" w14:textId="77777777" w:rsidR="00973E0B" w:rsidRPr="00B43B0E" w:rsidRDefault="00973E0B">
      <w:pPr>
        <w:pStyle w:val="ListParagraph"/>
        <w:widowControl w:val="0"/>
        <w:numPr>
          <w:ilvl w:val="1"/>
          <w:numId w:val="160"/>
        </w:numPr>
        <w:overflowPunct/>
        <w:autoSpaceDE/>
        <w:autoSpaceDN/>
        <w:adjustRightInd/>
        <w:spacing w:after="0" w:line="259" w:lineRule="auto"/>
        <w:jc w:val="both"/>
        <w:textAlignment w:val="auto"/>
      </w:pPr>
      <w:r w:rsidRPr="00B43B0E">
        <w:t>FFS for M2</w:t>
      </w:r>
    </w:p>
    <w:p w14:paraId="7B04D2D9" w14:textId="77777777" w:rsidR="00973E0B" w:rsidRPr="00B43B0E" w:rsidRDefault="00973E0B" w:rsidP="00973E0B">
      <w:pPr>
        <w:ind w:left="1440" w:hanging="1440"/>
        <w:rPr>
          <w:rFonts w:ascii="Times New Roman" w:eastAsiaTheme="minorEastAsia" w:hAnsi="Times New Roman"/>
          <w:szCs w:val="20"/>
          <w:lang w:eastAsia="zh-CN"/>
        </w:rPr>
      </w:pPr>
    </w:p>
    <w:p w14:paraId="0319C466" w14:textId="77777777" w:rsidR="00973E0B" w:rsidRPr="00B43B0E" w:rsidRDefault="00973E0B" w:rsidP="00973E0B">
      <w:pPr>
        <w:ind w:left="1440" w:hanging="1440"/>
        <w:rPr>
          <w:rFonts w:ascii="Times New Roman" w:eastAsiaTheme="minorEastAsia" w:hAnsi="Times New Roman"/>
          <w:szCs w:val="20"/>
          <w:lang w:eastAsia="zh-CN"/>
        </w:rPr>
      </w:pPr>
      <w:r w:rsidRPr="00B43B0E">
        <w:rPr>
          <w:rFonts w:ascii="Times New Roman" w:eastAsiaTheme="minorEastAsia" w:hAnsi="Times New Roman"/>
          <w:szCs w:val="20"/>
          <w:lang w:eastAsia="zh-CN"/>
        </w:rPr>
        <w:t>Observation</w:t>
      </w:r>
    </w:p>
    <w:p w14:paraId="0E903062" w14:textId="77777777" w:rsidR="00973E0B" w:rsidRPr="00B43B0E" w:rsidRDefault="00973E0B" w:rsidP="00973E0B">
      <w:pPr>
        <w:rPr>
          <w:rFonts w:ascii="Times New Roman" w:hAnsi="Times New Roman"/>
          <w:szCs w:val="20"/>
        </w:rPr>
      </w:pPr>
      <w:r w:rsidRPr="00B43B0E">
        <w:rPr>
          <w:rFonts w:ascii="Times New Roman" w:hAnsi="Times New Roman"/>
          <w:szCs w:val="20"/>
        </w:rPr>
        <w:t>For performance evaluation of maximum number of ports of CSI-RS for CSI acquisition in 6GR, the following is observed for around 7GHz</w:t>
      </w:r>
    </w:p>
    <w:p w14:paraId="4C9CE357" w14:textId="77777777" w:rsidR="00973E0B" w:rsidRPr="00B43B0E" w:rsidRDefault="00973E0B">
      <w:pPr>
        <w:pStyle w:val="ListParagraph"/>
        <w:widowControl w:val="0"/>
        <w:numPr>
          <w:ilvl w:val="0"/>
          <w:numId w:val="174"/>
        </w:numPr>
        <w:overflowPunct/>
        <w:autoSpaceDE/>
        <w:autoSpaceDN/>
        <w:adjustRightInd/>
        <w:spacing w:after="0" w:line="259" w:lineRule="auto"/>
        <w:jc w:val="both"/>
        <w:textAlignment w:val="auto"/>
      </w:pPr>
      <w:r w:rsidRPr="00B43B0E">
        <w:t xml:space="preserve">Under </w:t>
      </w:r>
      <w:proofErr w:type="spellStart"/>
      <w:r w:rsidRPr="00B43B0E">
        <w:t>eType</w:t>
      </w:r>
      <w:proofErr w:type="spellEnd"/>
      <w:r w:rsidRPr="00B43B0E">
        <w:t xml:space="preserve"> II-like CSI feedback assumption</w:t>
      </w:r>
    </w:p>
    <w:p w14:paraId="39CA52E1" w14:textId="77777777" w:rsidR="00973E0B" w:rsidRPr="00B43B0E" w:rsidRDefault="00973E0B">
      <w:pPr>
        <w:pStyle w:val="ListParagraph"/>
        <w:widowControl w:val="0"/>
        <w:numPr>
          <w:ilvl w:val="1"/>
          <w:numId w:val="174"/>
        </w:numPr>
        <w:overflowPunct/>
        <w:autoSpaceDE/>
        <w:autoSpaceDN/>
        <w:adjustRightInd/>
        <w:spacing w:after="0" w:line="259" w:lineRule="auto"/>
        <w:jc w:val="both"/>
        <w:textAlignment w:val="auto"/>
      </w:pPr>
      <w:r w:rsidRPr="00B43B0E">
        <w:t>For 256 ports</w:t>
      </w:r>
    </w:p>
    <w:p w14:paraId="21DA4626"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[3] sources show 256-port provides [+5 ~ +20]% system-level throughput gain compared with 128-port at cell average</w:t>
      </w:r>
    </w:p>
    <w:p w14:paraId="4DC1F36D"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sources show 256-port provides [+3 ~ +34]% system-level throughput gain compared with 128-port at cell edge</w:t>
      </w:r>
    </w:p>
    <w:p w14:paraId="24A46B59"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256-port provides [+5]% system-level throughput gain compared with 128-port at cell average, and [62]% system-level throughput loss compared with 128-port at cell edge</w:t>
      </w:r>
    </w:p>
    <w:p w14:paraId="52B70B80"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 xml:space="preserve">[1] source shows 256-port provides [+18]% system-level throughput gain compared with 128-port at cell </w:t>
      </w:r>
      <w:proofErr w:type="spellStart"/>
      <w:r w:rsidRPr="00B43B0E">
        <w:t>center</w:t>
      </w:r>
      <w:proofErr w:type="spellEnd"/>
    </w:p>
    <w:p w14:paraId="534102FE" w14:textId="77777777" w:rsidR="00973E0B" w:rsidRPr="00B43B0E" w:rsidRDefault="00973E0B">
      <w:pPr>
        <w:pStyle w:val="ListParagraph"/>
        <w:widowControl w:val="0"/>
        <w:numPr>
          <w:ilvl w:val="1"/>
          <w:numId w:val="174"/>
        </w:numPr>
        <w:overflowPunct/>
        <w:autoSpaceDE/>
        <w:autoSpaceDN/>
        <w:adjustRightInd/>
        <w:spacing w:after="0" w:line="259" w:lineRule="auto"/>
        <w:jc w:val="both"/>
        <w:textAlignment w:val="auto"/>
      </w:pPr>
      <w:r w:rsidRPr="00B43B0E">
        <w:t>For 512 ports</w:t>
      </w:r>
    </w:p>
    <w:p w14:paraId="001CADC8"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512-port provides [+15 ~ +31]% system-level throughput gain compared with 256-port at cell average, while [1] source shows 512-port provides [7]% system level throughput loss  ~ [+1]% system-level throughput gain compared with 256-port at cell average</w:t>
      </w:r>
    </w:p>
    <w:p w14:paraId="67438D86"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512-port provides [+31 ~ +55]% system-level throughput gain compared with 256-port at cell edge</w:t>
      </w:r>
    </w:p>
    <w:p w14:paraId="25992C8B"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SRS based CSI acquisition suffers [+26 ~ +72]% SE loss compared with 512-port CSI-RS</w:t>
      </w:r>
    </w:p>
    <w:p w14:paraId="004E90B7" w14:textId="77777777" w:rsidR="00973E0B" w:rsidRPr="00B43B0E" w:rsidRDefault="00973E0B">
      <w:pPr>
        <w:pStyle w:val="ListParagraph"/>
        <w:widowControl w:val="0"/>
        <w:numPr>
          <w:ilvl w:val="0"/>
          <w:numId w:val="174"/>
        </w:numPr>
        <w:overflowPunct/>
        <w:autoSpaceDE/>
        <w:autoSpaceDN/>
        <w:adjustRightInd/>
        <w:spacing w:after="0" w:line="259" w:lineRule="auto"/>
        <w:jc w:val="both"/>
        <w:textAlignment w:val="auto"/>
      </w:pPr>
      <w:r w:rsidRPr="00B43B0E">
        <w:t>Under Type I-like CSI feedback assumption</w:t>
      </w:r>
    </w:p>
    <w:p w14:paraId="61126324" w14:textId="77777777" w:rsidR="00973E0B" w:rsidRPr="00B43B0E" w:rsidRDefault="00973E0B">
      <w:pPr>
        <w:pStyle w:val="ListParagraph"/>
        <w:widowControl w:val="0"/>
        <w:numPr>
          <w:ilvl w:val="1"/>
          <w:numId w:val="174"/>
        </w:numPr>
        <w:overflowPunct/>
        <w:autoSpaceDE/>
        <w:autoSpaceDN/>
        <w:adjustRightInd/>
        <w:spacing w:after="0" w:line="259" w:lineRule="auto"/>
        <w:jc w:val="both"/>
        <w:textAlignment w:val="auto"/>
      </w:pPr>
      <w:r w:rsidRPr="00B43B0E">
        <w:t>For 256 ports</w:t>
      </w:r>
    </w:p>
    <w:p w14:paraId="197251CB"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[3] sources show 256-port provides [+5 ~ +25]% system-level throughput gain compared with 128-port at cell average</w:t>
      </w:r>
    </w:p>
    <w:p w14:paraId="51B8A852"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[3] sources show 256-port provides [+5 ~ +61]% system-level throughput gain compared with 128-port at cell edge</w:t>
      </w:r>
    </w:p>
    <w:p w14:paraId="341E27E2"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sources shows 256-port provides [+8]% system-level throughput gain compared with 128-port at cell average, and [50]% system-level throughput loss compared with 128-port at cell edge</w:t>
      </w:r>
    </w:p>
    <w:p w14:paraId="03ECD7A1"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 xml:space="preserve">[1] source shows 256-port provides [+1 ~ +17]% system-level throughput gain compared with 128-port at cell </w:t>
      </w:r>
      <w:proofErr w:type="spellStart"/>
      <w:r w:rsidRPr="00B43B0E">
        <w:t>center</w:t>
      </w:r>
      <w:proofErr w:type="spellEnd"/>
    </w:p>
    <w:p w14:paraId="3018FCC1"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 xml:space="preserve">[1] source shows 256-port causes up to [60 ~ 84]% link-level throughput loss compared with 128-port at -10dB SNR. The loss shrinks and vanishes when SNR increases, and [+2 ~ +3]% gain is observed after -6 or -4 dB SNR, depending on CDL modelling. </w:t>
      </w:r>
    </w:p>
    <w:p w14:paraId="49A5339B"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rPr>
          <w:lang w:eastAsia="en-GB"/>
        </w:rPr>
        <w:t>[1] sources shows the link-level SNR loss of 256-port compared with 128-port is smaller than [0.3] dB at low SNR range</w:t>
      </w:r>
    </w:p>
    <w:p w14:paraId="61B9A3B0"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256-port provides [3]% link-level SE loss compared with 128-port, whereas the required SNR of 128-port and 256-port converge to reach the same 1% BLER operation point</w:t>
      </w:r>
    </w:p>
    <w:p w14:paraId="29C983BC" w14:textId="77777777" w:rsidR="00973E0B" w:rsidRPr="00B43B0E" w:rsidRDefault="00973E0B">
      <w:pPr>
        <w:pStyle w:val="ListParagraph"/>
        <w:widowControl w:val="0"/>
        <w:numPr>
          <w:ilvl w:val="1"/>
          <w:numId w:val="174"/>
        </w:numPr>
        <w:overflowPunct/>
        <w:autoSpaceDE/>
        <w:autoSpaceDN/>
        <w:adjustRightInd/>
        <w:spacing w:after="0" w:line="259" w:lineRule="auto"/>
        <w:jc w:val="both"/>
        <w:textAlignment w:val="auto"/>
      </w:pPr>
      <w:r w:rsidRPr="00B43B0E">
        <w:t>For 512 ports</w:t>
      </w:r>
    </w:p>
    <w:p w14:paraId="32CF933F"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[2] sources show 512-port provides [10]% system-level throughput loss ~ [+3]% system-level throughput gain compared with 256-port at cell average</w:t>
      </w:r>
    </w:p>
    <w:p w14:paraId="6050AA75"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sources show 512-port provides [6]% system-level throughput loss ~ [+3]% system-level throughput gain compared with 256-port at cell edge</w:t>
      </w:r>
    </w:p>
    <w:p w14:paraId="11A82ACA"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 xml:space="preserve">[1] sources show 512-port provides [8]% system-level throughput loss ~ [+2]% system-level throughput gain compared with 256-port at cell </w:t>
      </w:r>
      <w:proofErr w:type="spellStart"/>
      <w:r w:rsidRPr="00B43B0E">
        <w:t>center</w:t>
      </w:r>
      <w:proofErr w:type="spellEnd"/>
    </w:p>
    <w:p w14:paraId="7B7E4A84"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512-port provides [+22 ~ +52]% system-level throughput gain compared with 256-port at cell average</w:t>
      </w:r>
    </w:p>
    <w:p w14:paraId="36FDA091"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512-port provides [+51 ~ +86]% system-level throughput gain compared with 256-port at cell edge</w:t>
      </w:r>
    </w:p>
    <w:p w14:paraId="3B05A2D5"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shows 512-port provides [2]% link-level SE loss compared with 256-port, whereas the required SNR of 512-port is [2] dB higher than 256-port to reach the same 1% BLER operation point</w:t>
      </w:r>
    </w:p>
    <w:p w14:paraId="62449C25" w14:textId="77777777" w:rsidR="00973E0B" w:rsidRPr="00B43B0E" w:rsidRDefault="00973E0B">
      <w:pPr>
        <w:pStyle w:val="ListParagraph"/>
        <w:widowControl w:val="0"/>
        <w:numPr>
          <w:ilvl w:val="0"/>
          <w:numId w:val="174"/>
        </w:numPr>
        <w:overflowPunct/>
        <w:autoSpaceDE/>
        <w:autoSpaceDN/>
        <w:adjustRightInd/>
        <w:spacing w:after="0" w:line="259" w:lineRule="auto"/>
        <w:jc w:val="both"/>
        <w:textAlignment w:val="auto"/>
      </w:pPr>
      <w:r w:rsidRPr="00B43B0E">
        <w:t>Under ideal CSI feedback assumption</w:t>
      </w:r>
    </w:p>
    <w:p w14:paraId="7D271E51" w14:textId="77777777" w:rsidR="00973E0B" w:rsidRPr="00B43B0E" w:rsidRDefault="00973E0B">
      <w:pPr>
        <w:pStyle w:val="ListParagraph"/>
        <w:widowControl w:val="0"/>
        <w:numPr>
          <w:ilvl w:val="1"/>
          <w:numId w:val="174"/>
        </w:numPr>
        <w:overflowPunct/>
        <w:autoSpaceDE/>
        <w:autoSpaceDN/>
        <w:adjustRightInd/>
        <w:spacing w:after="0" w:line="259" w:lineRule="auto"/>
        <w:jc w:val="both"/>
        <w:textAlignment w:val="auto"/>
      </w:pPr>
      <w:r w:rsidRPr="00B43B0E">
        <w:t>For 256 ports</w:t>
      </w:r>
    </w:p>
    <w:p w14:paraId="60C2F253"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lastRenderedPageBreak/>
        <w:t>[4] sources show 256-port provides [+10 ~ +47]% system-level throughput gain compared with 128-port at cell average</w:t>
      </w:r>
    </w:p>
    <w:p w14:paraId="31D73F62"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[4] sources show 256-port provides [+10 ~ +77]% system-level throughput gain compared with 128-port at cell edge</w:t>
      </w:r>
    </w:p>
    <w:p w14:paraId="29A7554A"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 xml:space="preserve">[1] sources show 256-port provides [0 ~ +35]% system-level throughput gain compared with 128-port at cell </w:t>
      </w:r>
      <w:proofErr w:type="spellStart"/>
      <w:r w:rsidRPr="00B43B0E">
        <w:t>center</w:t>
      </w:r>
      <w:proofErr w:type="spellEnd"/>
    </w:p>
    <w:p w14:paraId="137FC4B0" w14:textId="77777777" w:rsidR="00973E0B" w:rsidRPr="00B43B0E" w:rsidRDefault="00973E0B">
      <w:pPr>
        <w:pStyle w:val="ListParagraph"/>
        <w:widowControl w:val="0"/>
        <w:numPr>
          <w:ilvl w:val="1"/>
          <w:numId w:val="174"/>
        </w:numPr>
        <w:overflowPunct/>
        <w:autoSpaceDE/>
        <w:autoSpaceDN/>
        <w:adjustRightInd/>
        <w:spacing w:after="0" w:line="259" w:lineRule="auto"/>
        <w:jc w:val="both"/>
        <w:textAlignment w:val="auto"/>
      </w:pPr>
      <w:r w:rsidRPr="00B43B0E">
        <w:t>For 512 ports</w:t>
      </w:r>
    </w:p>
    <w:p w14:paraId="27A94E62"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[2] sources show 512-port provides [+4 ~ +19]% system-level throughput gain compared with 256-port at cell average</w:t>
      </w:r>
    </w:p>
    <w:p w14:paraId="2530D328"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 show 512-port provides [+3 ~ +33]% system-level throughput gain compared with 256-port at cell edge</w:t>
      </w:r>
    </w:p>
    <w:p w14:paraId="5D2158EE"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[1] sources show 512-port provides [63]% system-level throughput loss compared with 256-port at cell edge</w:t>
      </w:r>
    </w:p>
    <w:p w14:paraId="635D9387" w14:textId="77777777" w:rsidR="00973E0B" w:rsidRPr="00B43B0E" w:rsidRDefault="00973E0B">
      <w:pPr>
        <w:pStyle w:val="ListParagraph"/>
        <w:widowControl w:val="0"/>
        <w:numPr>
          <w:ilvl w:val="2"/>
          <w:numId w:val="174"/>
        </w:numPr>
        <w:overflowPunct/>
        <w:autoSpaceDE/>
        <w:autoSpaceDN/>
        <w:adjustRightInd/>
        <w:spacing w:after="0" w:line="259" w:lineRule="auto"/>
        <w:jc w:val="both"/>
        <w:textAlignment w:val="auto"/>
      </w:pPr>
      <w:r w:rsidRPr="00B43B0E">
        <w:t xml:space="preserve">[1] sources show 512-port provides [0]% system-level throughput gain compared with 256-port at cell </w:t>
      </w:r>
      <w:proofErr w:type="spellStart"/>
      <w:r w:rsidRPr="00B43B0E">
        <w:t>center</w:t>
      </w:r>
      <w:proofErr w:type="spellEnd"/>
    </w:p>
    <w:p w14:paraId="17F17F8E" w14:textId="77777777" w:rsidR="00973E0B" w:rsidRPr="00B43B0E" w:rsidRDefault="00973E0B">
      <w:pPr>
        <w:pStyle w:val="ListParagraph"/>
        <w:widowControl w:val="0"/>
        <w:numPr>
          <w:ilvl w:val="0"/>
          <w:numId w:val="174"/>
        </w:numPr>
        <w:overflowPunct/>
        <w:autoSpaceDE/>
        <w:autoSpaceDN/>
        <w:adjustRightInd/>
        <w:spacing w:after="0" w:line="259" w:lineRule="auto"/>
        <w:jc w:val="both"/>
        <w:textAlignment w:val="auto"/>
      </w:pPr>
      <w:r w:rsidRPr="00B43B0E">
        <w:t>Note: for each individual source, the above results are from a same number of antennas at BS side, when comparing different numbers of ports.</w:t>
      </w:r>
    </w:p>
    <w:p w14:paraId="26B73870" w14:textId="77777777" w:rsidR="00973E0B" w:rsidRPr="00B43B0E" w:rsidRDefault="00973E0B">
      <w:pPr>
        <w:pStyle w:val="ListParagraph"/>
        <w:widowControl w:val="0"/>
        <w:numPr>
          <w:ilvl w:val="0"/>
          <w:numId w:val="174"/>
        </w:numPr>
        <w:overflowPunct/>
        <w:autoSpaceDE/>
        <w:autoSpaceDN/>
        <w:adjustRightInd/>
        <w:spacing w:after="0" w:line="259" w:lineRule="auto"/>
        <w:jc w:val="both"/>
        <w:textAlignment w:val="auto"/>
      </w:pPr>
      <w:r w:rsidRPr="00B43B0E">
        <w:t>Note: the above results do not model UCI error in the simulations.</w:t>
      </w:r>
    </w:p>
    <w:p w14:paraId="5DFCEFF6" w14:textId="77777777" w:rsidR="00973E0B" w:rsidRPr="00B43B0E" w:rsidRDefault="00973E0B" w:rsidP="00973E0B">
      <w:pPr>
        <w:ind w:left="1440" w:hanging="1440"/>
        <w:rPr>
          <w:rFonts w:ascii="Times New Roman" w:eastAsiaTheme="minorEastAsia" w:hAnsi="Times New Roman"/>
          <w:b/>
          <w:bCs/>
          <w:szCs w:val="20"/>
          <w:lang w:eastAsia="zh-CN"/>
        </w:rPr>
      </w:pPr>
    </w:p>
    <w:p w14:paraId="4B8E90F3"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375B994A" w14:textId="77777777" w:rsidR="00973E0B" w:rsidRPr="00B43B0E" w:rsidRDefault="00973E0B" w:rsidP="00973E0B">
      <w:pPr>
        <w:rPr>
          <w:rFonts w:ascii="Times New Roman" w:hAnsi="Times New Roman"/>
          <w:szCs w:val="20"/>
        </w:rPr>
      </w:pPr>
      <w:r w:rsidRPr="00B43B0E">
        <w:rPr>
          <w:rFonts w:ascii="Times New Roman" w:hAnsi="Times New Roman"/>
          <w:szCs w:val="20"/>
        </w:rPr>
        <w:t>For CSI-RS for CSI acquisition in 6GR, design on CSI-RS and CSI assumes the maximum number of CSI-RS ports is 256.</w:t>
      </w:r>
    </w:p>
    <w:p w14:paraId="50146BA5" w14:textId="77777777" w:rsidR="00973E0B" w:rsidRPr="00B43B0E" w:rsidRDefault="00973E0B">
      <w:pPr>
        <w:pStyle w:val="ListParagraph"/>
        <w:widowControl w:val="0"/>
        <w:numPr>
          <w:ilvl w:val="0"/>
          <w:numId w:val="175"/>
        </w:numPr>
        <w:overflowPunct/>
        <w:autoSpaceDE/>
        <w:autoSpaceDN/>
        <w:adjustRightInd/>
        <w:spacing w:after="0" w:line="259" w:lineRule="auto"/>
        <w:jc w:val="both"/>
        <w:textAlignment w:val="auto"/>
      </w:pPr>
      <w:r w:rsidRPr="00B43B0E">
        <w:t>Final decision on the maximum number of CSI-RS ports (128, 256 or 512) is to be made in RAN1#127</w:t>
      </w:r>
    </w:p>
    <w:p w14:paraId="3A7288E3" w14:textId="77777777" w:rsidR="00973E0B" w:rsidRPr="00B43B0E" w:rsidRDefault="00973E0B" w:rsidP="00973E0B">
      <w:pPr>
        <w:ind w:left="1440" w:hanging="1440"/>
        <w:rPr>
          <w:rFonts w:ascii="Times New Roman" w:eastAsiaTheme="minorEastAsia" w:hAnsi="Times New Roman"/>
          <w:szCs w:val="20"/>
          <w:lang w:eastAsia="zh-CN"/>
        </w:rPr>
      </w:pPr>
    </w:p>
    <w:p w14:paraId="56FA2E2D"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56CA59A6" w14:textId="77777777" w:rsidR="00973E0B" w:rsidRPr="00B43B0E" w:rsidRDefault="00973E0B" w:rsidP="00973E0B">
      <w:pPr>
        <w:rPr>
          <w:rFonts w:ascii="Times New Roman" w:eastAsia="DengXian" w:hAnsi="Times New Roman"/>
          <w:szCs w:val="20"/>
        </w:rPr>
      </w:pPr>
      <w:r w:rsidRPr="00B43B0E">
        <w:rPr>
          <w:rFonts w:ascii="Times New Roman" w:eastAsia="DengXian" w:hAnsi="Times New Roman"/>
          <w:szCs w:val="20"/>
        </w:rPr>
        <w:t>On the design of CDM group size and type for 6G CSI-RS, study and evaluate the following detailed candidates in addition to the ones supported in NR</w:t>
      </w:r>
    </w:p>
    <w:p w14:paraId="2BDE2553" w14:textId="77777777" w:rsidR="00973E0B" w:rsidRPr="00B43B0E" w:rsidRDefault="00973E0B">
      <w:pPr>
        <w:pStyle w:val="ListParagraph"/>
        <w:widowControl w:val="0"/>
        <w:numPr>
          <w:ilvl w:val="0"/>
          <w:numId w:val="176"/>
        </w:numPr>
        <w:overflowPunct/>
        <w:autoSpaceDE/>
        <w:autoSpaceDN/>
        <w:adjustRightInd/>
        <w:spacing w:after="0" w:line="259" w:lineRule="auto"/>
        <w:jc w:val="both"/>
        <w:textAlignment w:val="auto"/>
        <w:rPr>
          <w:rFonts w:eastAsia="DengXian"/>
        </w:rPr>
      </w:pPr>
      <w:r w:rsidRPr="00B43B0E">
        <w:rPr>
          <w:rFonts w:eastAsia="DengXian"/>
          <w:lang w:eastAsia="en-GB"/>
        </w:rPr>
        <w:t>For Option 2-2: Larger CDM size</w:t>
      </w:r>
    </w:p>
    <w:p w14:paraId="044AA9D6"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2-2-1: cdm16-FD4-TD4</w:t>
      </w:r>
    </w:p>
    <w:p w14:paraId="3F623190"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2-2-2: cdm16-FD2-TD8</w:t>
      </w:r>
    </w:p>
    <w:p w14:paraId="35142B58"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2-2-3: cdm16-FD8-TD2</w:t>
      </w:r>
    </w:p>
    <w:p w14:paraId="61CF9420"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2-2-4: cdm16-FD16</w:t>
      </w:r>
    </w:p>
    <w:p w14:paraId="73728290"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2-2-5: cdm32-FD4-TD8</w:t>
      </w:r>
    </w:p>
    <w:p w14:paraId="0B07C095"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2-2-6: cdm32-FD8-TD4</w:t>
      </w:r>
    </w:p>
    <w:p w14:paraId="4373C7C1"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2-2-7: cdm64-FD8-TD8</w:t>
      </w:r>
    </w:p>
    <w:p w14:paraId="4BC316B9"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2-2-8: cdm12y-FD12-TDy, where y = {1, 2, 4}</w:t>
      </w:r>
    </w:p>
    <w:p w14:paraId="164B885B" w14:textId="77777777" w:rsidR="00973E0B" w:rsidRPr="00B43B0E" w:rsidRDefault="00973E0B">
      <w:pPr>
        <w:pStyle w:val="ListParagraph"/>
        <w:widowControl w:val="0"/>
        <w:numPr>
          <w:ilvl w:val="0"/>
          <w:numId w:val="176"/>
        </w:numPr>
        <w:overflowPunct/>
        <w:autoSpaceDE/>
        <w:autoSpaceDN/>
        <w:adjustRightInd/>
        <w:spacing w:after="0" w:line="259" w:lineRule="auto"/>
        <w:jc w:val="both"/>
        <w:textAlignment w:val="auto"/>
        <w:rPr>
          <w:rFonts w:eastAsia="DengXian"/>
        </w:rPr>
      </w:pPr>
      <w:r w:rsidRPr="00B43B0E">
        <w:rPr>
          <w:rFonts w:eastAsia="DengXian"/>
        </w:rPr>
        <w:t>For Option 2-3: New CDM type for NR CDM size</w:t>
      </w:r>
    </w:p>
    <w:p w14:paraId="6ABADA08" w14:textId="77777777" w:rsidR="00973E0B" w:rsidRPr="00B43B0E" w:rsidRDefault="00973E0B">
      <w:pPr>
        <w:pStyle w:val="ListParagraph"/>
        <w:widowControl w:val="0"/>
        <w:numPr>
          <w:ilvl w:val="1"/>
          <w:numId w:val="176"/>
        </w:numPr>
        <w:overflowPunct/>
        <w:autoSpaceDE/>
        <w:autoSpaceDN/>
        <w:adjustRightInd/>
        <w:spacing w:after="0" w:line="259" w:lineRule="auto"/>
        <w:jc w:val="both"/>
        <w:textAlignment w:val="auto"/>
        <w:rPr>
          <w:rFonts w:eastAsia="DengXian"/>
        </w:rPr>
      </w:pPr>
      <w:r w:rsidRPr="00B43B0E">
        <w:rPr>
          <w:rFonts w:eastAsia="DengXian"/>
        </w:rPr>
        <w:t>Candidate 2-3-1: cdm4-FD4</w:t>
      </w:r>
    </w:p>
    <w:p w14:paraId="1D4B4FFB" w14:textId="77777777" w:rsidR="00973E0B" w:rsidRPr="00B43B0E" w:rsidRDefault="00973E0B">
      <w:pPr>
        <w:pStyle w:val="ListParagraph"/>
        <w:widowControl w:val="0"/>
        <w:numPr>
          <w:ilvl w:val="1"/>
          <w:numId w:val="176"/>
        </w:numPr>
        <w:overflowPunct/>
        <w:autoSpaceDE/>
        <w:autoSpaceDN/>
        <w:adjustRightInd/>
        <w:spacing w:after="160" w:line="259" w:lineRule="auto"/>
        <w:jc w:val="both"/>
        <w:textAlignment w:val="auto"/>
        <w:rPr>
          <w:rFonts w:eastAsia="DengXian"/>
        </w:rPr>
      </w:pPr>
      <w:r w:rsidRPr="00B43B0E">
        <w:rPr>
          <w:rFonts w:eastAsia="DengXian"/>
        </w:rPr>
        <w:t>Candidate 2-3-2: cdm8-FD4-TD2</w:t>
      </w:r>
    </w:p>
    <w:p w14:paraId="6D481950" w14:textId="77777777" w:rsidR="00973E0B" w:rsidRPr="00B43B0E" w:rsidRDefault="00973E0B">
      <w:pPr>
        <w:pStyle w:val="ListParagraph"/>
        <w:widowControl w:val="0"/>
        <w:numPr>
          <w:ilvl w:val="1"/>
          <w:numId w:val="176"/>
        </w:numPr>
        <w:overflowPunct/>
        <w:autoSpaceDE/>
        <w:autoSpaceDN/>
        <w:adjustRightInd/>
        <w:spacing w:after="160" w:line="259" w:lineRule="auto"/>
        <w:jc w:val="both"/>
        <w:textAlignment w:val="auto"/>
        <w:rPr>
          <w:rFonts w:eastAsia="DengXian"/>
        </w:rPr>
      </w:pPr>
      <w:r w:rsidRPr="00B43B0E">
        <w:rPr>
          <w:rFonts w:eastAsia="DengXian"/>
        </w:rPr>
        <w:t>Candidate 2-3-3: cdm8-FD8</w:t>
      </w:r>
    </w:p>
    <w:p w14:paraId="01FFF6B2" w14:textId="77777777" w:rsidR="00973E0B" w:rsidRPr="00B43B0E" w:rsidRDefault="00973E0B">
      <w:pPr>
        <w:pStyle w:val="ListParagraph"/>
        <w:widowControl w:val="0"/>
        <w:numPr>
          <w:ilvl w:val="0"/>
          <w:numId w:val="176"/>
        </w:numPr>
        <w:overflowPunct/>
        <w:autoSpaceDE/>
        <w:autoSpaceDN/>
        <w:adjustRightInd/>
        <w:spacing w:after="160" w:line="259" w:lineRule="auto"/>
        <w:jc w:val="both"/>
        <w:textAlignment w:val="auto"/>
        <w:rPr>
          <w:rFonts w:eastAsia="DengXian"/>
        </w:rPr>
      </w:pPr>
      <w:r w:rsidRPr="00B43B0E">
        <w:rPr>
          <w:rFonts w:eastAsia="DengXian"/>
        </w:rPr>
        <w:t>Companies to report the applicable number of CSI-RS ports for each candidate in the simulation</w:t>
      </w:r>
    </w:p>
    <w:p w14:paraId="53A7BC0A" w14:textId="77777777" w:rsidR="00973E0B" w:rsidRDefault="00973E0B" w:rsidP="00973E0B">
      <w:pPr>
        <w:ind w:left="1440" w:hanging="1440"/>
        <w:rPr>
          <w:rFonts w:ascii="Times New Roman" w:eastAsiaTheme="minorEastAsia" w:hAnsi="Times New Roman"/>
          <w:lang w:eastAsia="zh-CN"/>
        </w:rPr>
      </w:pPr>
    </w:p>
    <w:p w14:paraId="64E5C05F"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5D11ED34" w14:textId="77777777" w:rsidR="00973E0B" w:rsidRPr="00B43B0E" w:rsidRDefault="00973E0B" w:rsidP="00973E0B">
      <w:pPr>
        <w:rPr>
          <w:rFonts w:ascii="Times New Roman" w:hAnsi="Times New Roman"/>
          <w:szCs w:val="20"/>
        </w:rPr>
      </w:pPr>
      <w:r w:rsidRPr="00B43B0E">
        <w:rPr>
          <w:rFonts w:ascii="Times New Roman" w:hAnsi="Times New Roman"/>
          <w:szCs w:val="20"/>
        </w:rPr>
        <w:t>For CSI-RS sequence in 6G, take the NR PN sequence</w:t>
      </w:r>
      <w:r w:rsidRPr="00B43B0E">
        <w:rPr>
          <w:rFonts w:ascii="Times New Roman" w:eastAsiaTheme="minorEastAsia" w:hAnsi="Times New Roman"/>
          <w:szCs w:val="20"/>
          <w:lang w:eastAsia="zh-CN"/>
        </w:rPr>
        <w:t xml:space="preserve"> and mapping </w:t>
      </w:r>
      <w:r w:rsidRPr="00B43B0E">
        <w:rPr>
          <w:rFonts w:ascii="Times New Roman" w:hAnsi="Times New Roman"/>
          <w:szCs w:val="20"/>
        </w:rPr>
        <w:t>as the baseline for evaluation, further study the following aspects</w:t>
      </w:r>
    </w:p>
    <w:p w14:paraId="13C5C4ED" w14:textId="77777777" w:rsidR="00973E0B" w:rsidRPr="00B43B0E" w:rsidRDefault="00973E0B">
      <w:pPr>
        <w:pStyle w:val="ListParagraph"/>
        <w:widowControl w:val="0"/>
        <w:numPr>
          <w:ilvl w:val="0"/>
          <w:numId w:val="177"/>
        </w:numPr>
        <w:overflowPunct/>
        <w:autoSpaceDE/>
        <w:autoSpaceDN/>
        <w:adjustRightInd/>
        <w:spacing w:after="0" w:line="259" w:lineRule="auto"/>
        <w:jc w:val="both"/>
        <w:textAlignment w:val="auto"/>
      </w:pPr>
      <w:r w:rsidRPr="00B43B0E">
        <w:rPr>
          <w:rFonts w:eastAsiaTheme="minorEastAsia"/>
          <w:lang w:eastAsia="zh-CN"/>
        </w:rPr>
        <w:t>H</w:t>
      </w:r>
      <w:r w:rsidRPr="00B43B0E">
        <w:t>ow to achieve low-PAPR</w:t>
      </w:r>
      <w:r w:rsidRPr="00B43B0E">
        <w:rPr>
          <w:rFonts w:eastAsiaTheme="minorEastAsia"/>
          <w:lang w:eastAsia="zh-CN"/>
        </w:rPr>
        <w:t xml:space="preserve"> </w:t>
      </w:r>
      <w:r w:rsidRPr="00B43B0E">
        <w:t>for</w:t>
      </w:r>
      <w:r w:rsidRPr="00B43B0E">
        <w:rPr>
          <w:rFonts w:eastAsiaTheme="minorEastAsia"/>
          <w:lang w:eastAsia="zh-CN"/>
        </w:rPr>
        <w:t xml:space="preserve"> pre-coded</w:t>
      </w:r>
      <w:r w:rsidRPr="00B43B0E">
        <w:t xml:space="preserve"> CSI-RS</w:t>
      </w:r>
      <w:r w:rsidRPr="00B43B0E">
        <w:rPr>
          <w:rFonts w:eastAsiaTheme="minorEastAsia"/>
          <w:lang w:eastAsia="zh-CN"/>
        </w:rPr>
        <w:t xml:space="preserve"> by sequence </w:t>
      </w:r>
      <w:r w:rsidRPr="00B43B0E">
        <w:t>and</w:t>
      </w:r>
      <w:r w:rsidRPr="00B43B0E">
        <w:rPr>
          <w:rFonts w:eastAsiaTheme="minorEastAsia"/>
          <w:lang w:eastAsia="zh-CN"/>
        </w:rPr>
        <w:t>/or</w:t>
      </w:r>
      <w:r w:rsidRPr="00B43B0E">
        <w:t xml:space="preserve"> mapping, compared to NR PN sequence and its mapping </w:t>
      </w:r>
    </w:p>
    <w:p w14:paraId="25207431" w14:textId="77777777" w:rsidR="00973E0B" w:rsidRPr="00B43B0E" w:rsidRDefault="00973E0B">
      <w:pPr>
        <w:pStyle w:val="ListParagraph"/>
        <w:widowControl w:val="0"/>
        <w:numPr>
          <w:ilvl w:val="0"/>
          <w:numId w:val="177"/>
        </w:numPr>
        <w:overflowPunct/>
        <w:autoSpaceDE/>
        <w:autoSpaceDN/>
        <w:adjustRightInd/>
        <w:spacing w:after="0" w:line="259" w:lineRule="auto"/>
        <w:jc w:val="both"/>
        <w:textAlignment w:val="auto"/>
        <w:rPr>
          <w:rFonts w:eastAsiaTheme="minorEastAsia"/>
          <w:lang w:eastAsia="zh-CN"/>
        </w:rPr>
      </w:pPr>
      <w:r w:rsidRPr="00B43B0E">
        <w:rPr>
          <w:rFonts w:eastAsiaTheme="minorEastAsia"/>
          <w:lang w:eastAsia="zh-CN"/>
        </w:rPr>
        <w:t>Handle the case with high inter-cell interference /how to handle the case with high inter-cell interference</w:t>
      </w:r>
    </w:p>
    <w:p w14:paraId="69164933" w14:textId="77777777" w:rsidR="00973E0B" w:rsidRPr="00B43B0E" w:rsidRDefault="00973E0B">
      <w:pPr>
        <w:pStyle w:val="ListParagraph"/>
        <w:widowControl w:val="0"/>
        <w:numPr>
          <w:ilvl w:val="0"/>
          <w:numId w:val="177"/>
        </w:numPr>
        <w:overflowPunct/>
        <w:autoSpaceDE/>
        <w:autoSpaceDN/>
        <w:adjustRightInd/>
        <w:spacing w:after="0" w:line="259" w:lineRule="auto"/>
        <w:jc w:val="both"/>
        <w:textAlignment w:val="auto"/>
        <w:rPr>
          <w:rFonts w:eastAsiaTheme="minorEastAsia"/>
          <w:lang w:eastAsia="zh-CN"/>
        </w:rPr>
      </w:pPr>
      <w:r w:rsidRPr="00B43B0E">
        <w:rPr>
          <w:rFonts w:eastAsiaTheme="minorEastAsia"/>
          <w:lang w:eastAsia="zh-CN"/>
        </w:rPr>
        <w:t>CSI-RS sharing for different frequency density</w:t>
      </w:r>
    </w:p>
    <w:p w14:paraId="17031BB9" w14:textId="77777777" w:rsidR="00973E0B" w:rsidRPr="00B43B0E" w:rsidRDefault="00973E0B">
      <w:pPr>
        <w:pStyle w:val="ListParagraph"/>
        <w:widowControl w:val="0"/>
        <w:numPr>
          <w:ilvl w:val="0"/>
          <w:numId w:val="177"/>
        </w:numPr>
        <w:overflowPunct/>
        <w:autoSpaceDE/>
        <w:autoSpaceDN/>
        <w:adjustRightInd/>
        <w:spacing w:after="0" w:line="259" w:lineRule="auto"/>
        <w:jc w:val="both"/>
        <w:textAlignment w:val="auto"/>
      </w:pPr>
      <w:r w:rsidRPr="00B43B0E">
        <w:t xml:space="preserve">On sequence initialization, take NR UE specific </w:t>
      </w:r>
      <w:r w:rsidRPr="00B43B0E">
        <w:rPr>
          <w:rFonts w:eastAsiaTheme="minorEastAsia"/>
          <w:lang w:eastAsia="zh-CN"/>
        </w:rPr>
        <w:t xml:space="preserve">configuration for </w:t>
      </w:r>
      <w:r w:rsidRPr="00B43B0E">
        <w:t>initialization as the baseline, study whether other options are needed</w:t>
      </w:r>
    </w:p>
    <w:p w14:paraId="6D4B34C9" w14:textId="77777777" w:rsidR="00973E0B" w:rsidRPr="00B43B0E" w:rsidRDefault="00973E0B" w:rsidP="00973E0B">
      <w:pPr>
        <w:ind w:left="1440" w:hanging="1440"/>
        <w:rPr>
          <w:rFonts w:ascii="Times New Roman" w:eastAsiaTheme="minorEastAsia" w:hAnsi="Times New Roman"/>
          <w:szCs w:val="20"/>
          <w:lang w:eastAsia="zh-CN"/>
        </w:rPr>
      </w:pPr>
    </w:p>
    <w:p w14:paraId="79350624"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02398E7D" w14:textId="77777777" w:rsidR="00973E0B" w:rsidRPr="00B43B0E" w:rsidRDefault="00973E0B" w:rsidP="00973E0B">
      <w:pPr>
        <w:rPr>
          <w:rFonts w:ascii="Times New Roman" w:hAnsi="Times New Roman"/>
          <w:szCs w:val="20"/>
        </w:rPr>
      </w:pPr>
      <w:r w:rsidRPr="00B43B0E">
        <w:rPr>
          <w:rFonts w:ascii="Times New Roman" w:hAnsi="Times New Roman"/>
          <w:szCs w:val="20"/>
        </w:rPr>
        <w:t xml:space="preserve">For 6G CSI-RS, study the following options to address the potential PAPR issue caused by </w:t>
      </w:r>
      <w:proofErr w:type="spellStart"/>
      <w:r w:rsidRPr="00B43B0E">
        <w:rPr>
          <w:rFonts w:ascii="Times New Roman" w:hAnsi="Times New Roman"/>
          <w:szCs w:val="20"/>
        </w:rPr>
        <w:t>precoded</w:t>
      </w:r>
      <w:proofErr w:type="spellEnd"/>
      <w:r w:rsidRPr="00B43B0E">
        <w:rPr>
          <w:rFonts w:ascii="Times New Roman" w:hAnsi="Times New Roman"/>
          <w:szCs w:val="20"/>
        </w:rPr>
        <w:t xml:space="preserve"> CSI-RS</w:t>
      </w:r>
    </w:p>
    <w:p w14:paraId="751C0B2D" w14:textId="77777777" w:rsidR="00973E0B" w:rsidRPr="00B43B0E" w:rsidRDefault="00973E0B">
      <w:pPr>
        <w:pStyle w:val="ListParagraph"/>
        <w:widowControl w:val="0"/>
        <w:numPr>
          <w:ilvl w:val="0"/>
          <w:numId w:val="178"/>
        </w:numPr>
        <w:overflowPunct/>
        <w:autoSpaceDE/>
        <w:autoSpaceDN/>
        <w:adjustRightInd/>
        <w:spacing w:after="0" w:line="259" w:lineRule="auto"/>
        <w:jc w:val="both"/>
        <w:textAlignment w:val="auto"/>
      </w:pPr>
      <w:r w:rsidRPr="00B43B0E">
        <w:t xml:space="preserve">Option 1: </w:t>
      </w:r>
      <w:r w:rsidRPr="00B43B0E">
        <w:rPr>
          <w:lang w:eastAsia="en-GB"/>
        </w:rPr>
        <w:t>BS implementation-based approach, e.g., use UE-transparent CDM-specific small cyclic shifts, or use small CDM group size</w:t>
      </w:r>
    </w:p>
    <w:p w14:paraId="4FE5BF46" w14:textId="77777777" w:rsidR="00973E0B" w:rsidRPr="00B43B0E" w:rsidRDefault="00973E0B">
      <w:pPr>
        <w:pStyle w:val="ListParagraph"/>
        <w:widowControl w:val="0"/>
        <w:numPr>
          <w:ilvl w:val="0"/>
          <w:numId w:val="178"/>
        </w:numPr>
        <w:overflowPunct/>
        <w:autoSpaceDE/>
        <w:autoSpaceDN/>
        <w:adjustRightInd/>
        <w:spacing w:after="0" w:line="259" w:lineRule="auto"/>
        <w:jc w:val="both"/>
        <w:textAlignment w:val="auto"/>
      </w:pPr>
      <w:r w:rsidRPr="00B43B0E">
        <w:t xml:space="preserve">Option 2: </w:t>
      </w:r>
      <w:r w:rsidRPr="00B43B0E">
        <w:rPr>
          <w:lang w:eastAsia="en-GB"/>
        </w:rPr>
        <w:t>Map the PN sequence to the global subcarrier indices in the whole bandwidth sequentially</w:t>
      </w:r>
    </w:p>
    <w:p w14:paraId="3BE7D000" w14:textId="77777777" w:rsidR="00973E0B" w:rsidRPr="00B43B0E" w:rsidRDefault="00973E0B">
      <w:pPr>
        <w:pStyle w:val="ListParagraph"/>
        <w:widowControl w:val="0"/>
        <w:numPr>
          <w:ilvl w:val="0"/>
          <w:numId w:val="178"/>
        </w:numPr>
        <w:overflowPunct/>
        <w:autoSpaceDE/>
        <w:autoSpaceDN/>
        <w:adjustRightInd/>
        <w:spacing w:after="0" w:line="259" w:lineRule="auto"/>
        <w:jc w:val="both"/>
        <w:textAlignment w:val="auto"/>
      </w:pPr>
      <w:r w:rsidRPr="00B43B0E">
        <w:t xml:space="preserve">Option 3: </w:t>
      </w:r>
      <w:r w:rsidRPr="00B43B0E">
        <w:rPr>
          <w:lang w:eastAsia="en-GB"/>
        </w:rPr>
        <w:t>Multiply the PN sequence with an additional CDM group-specific scrambling sequence</w:t>
      </w:r>
    </w:p>
    <w:p w14:paraId="4723553C" w14:textId="77777777" w:rsidR="00973E0B" w:rsidRPr="00B43B0E" w:rsidRDefault="00973E0B">
      <w:pPr>
        <w:pStyle w:val="ListParagraph"/>
        <w:widowControl w:val="0"/>
        <w:numPr>
          <w:ilvl w:val="0"/>
          <w:numId w:val="178"/>
        </w:numPr>
        <w:overflowPunct/>
        <w:autoSpaceDE/>
        <w:autoSpaceDN/>
        <w:adjustRightInd/>
        <w:spacing w:after="0" w:line="259" w:lineRule="auto"/>
        <w:jc w:val="both"/>
        <w:textAlignment w:val="auto"/>
      </w:pPr>
      <w:r w:rsidRPr="00B43B0E">
        <w:t xml:space="preserve">Option 4: </w:t>
      </w:r>
      <w:r w:rsidRPr="00B43B0E">
        <w:rPr>
          <w:lang w:eastAsia="en-GB"/>
        </w:rPr>
        <w:t>Multiply the PN sequence with an additional port-specific scrambling sequence</w:t>
      </w:r>
    </w:p>
    <w:p w14:paraId="3189B258" w14:textId="77777777" w:rsidR="00973E0B" w:rsidRPr="00B43B0E" w:rsidRDefault="00973E0B">
      <w:pPr>
        <w:pStyle w:val="ListParagraph"/>
        <w:widowControl w:val="0"/>
        <w:numPr>
          <w:ilvl w:val="0"/>
          <w:numId w:val="178"/>
        </w:numPr>
        <w:overflowPunct/>
        <w:autoSpaceDE/>
        <w:autoSpaceDN/>
        <w:adjustRightInd/>
        <w:spacing w:after="0" w:line="259" w:lineRule="auto"/>
        <w:jc w:val="both"/>
        <w:textAlignment w:val="auto"/>
      </w:pPr>
      <w:r w:rsidRPr="00B43B0E">
        <w:t xml:space="preserve">Option 5: </w:t>
      </w:r>
      <w:r w:rsidRPr="00B43B0E">
        <w:rPr>
          <w:lang w:eastAsia="en-GB"/>
        </w:rPr>
        <w:t>Apply segmented phase rotation on the PN sequence</w:t>
      </w:r>
    </w:p>
    <w:p w14:paraId="0A8BA1C1" w14:textId="77777777" w:rsidR="00973E0B" w:rsidRPr="00B43B0E" w:rsidRDefault="00973E0B" w:rsidP="00973E0B">
      <w:pPr>
        <w:ind w:left="1440" w:hanging="1440"/>
        <w:rPr>
          <w:rFonts w:ascii="Times New Roman" w:eastAsiaTheme="minorEastAsia" w:hAnsi="Times New Roman"/>
          <w:szCs w:val="20"/>
          <w:lang w:eastAsia="zh-CN"/>
        </w:rPr>
      </w:pPr>
    </w:p>
    <w:p w14:paraId="29C91D0A"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236BDDC1" w14:textId="77777777" w:rsidR="00973E0B" w:rsidRPr="00B43B0E" w:rsidRDefault="00973E0B" w:rsidP="00973E0B">
      <w:pPr>
        <w:pStyle w:val="NormalWeb"/>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For 6GR codebook design for CSI report, study whether/how to address near-field (NF) propagation as follows:</w:t>
      </w:r>
    </w:p>
    <w:p w14:paraId="7C26F5C6" w14:textId="77777777" w:rsidR="00973E0B" w:rsidRPr="00B43B0E" w:rsidRDefault="00973E0B">
      <w:pPr>
        <w:pStyle w:val="NormalWeb"/>
        <w:numPr>
          <w:ilvl w:val="0"/>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lastRenderedPageBreak/>
        <w:t xml:space="preserve">Evaluation scenario: </w:t>
      </w:r>
    </w:p>
    <w:p w14:paraId="7DAFA3C3" w14:textId="77777777" w:rsidR="00973E0B" w:rsidRPr="00B43B0E" w:rsidRDefault="00973E0B">
      <w:pPr>
        <w:pStyle w:val="NormalWeb"/>
        <w:numPr>
          <w:ilvl w:val="1"/>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7GHz band scenarios</w:t>
      </w:r>
    </w:p>
    <w:p w14:paraId="562A7357" w14:textId="77777777" w:rsidR="00973E0B" w:rsidRPr="00B43B0E" w:rsidRDefault="00973E0B">
      <w:pPr>
        <w:pStyle w:val="NormalWeb"/>
        <w:numPr>
          <w:ilvl w:val="1"/>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Same SLS methodology is assumed as agreed EVM for CSI evaluation, with NF channel modeling</w:t>
      </w:r>
    </w:p>
    <w:p w14:paraId="3597A20E" w14:textId="77777777" w:rsidR="00973E0B" w:rsidRPr="00B43B0E" w:rsidRDefault="00973E0B">
      <w:pPr>
        <w:pStyle w:val="NormalWeb"/>
        <w:numPr>
          <w:ilvl w:val="1"/>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Centralized TXRU array (single TRP) architecture</w:t>
      </w:r>
    </w:p>
    <w:p w14:paraId="1530B793" w14:textId="77777777" w:rsidR="00973E0B" w:rsidRPr="00B43B0E" w:rsidRDefault="00973E0B">
      <w:pPr>
        <w:pStyle w:val="NormalWeb"/>
        <w:numPr>
          <w:ilvl w:val="0"/>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 xml:space="preserve">Assess the following: </w:t>
      </w:r>
    </w:p>
    <w:p w14:paraId="08FF36A2" w14:textId="77777777" w:rsidR="00973E0B" w:rsidRPr="00B43B0E" w:rsidRDefault="00973E0B">
      <w:pPr>
        <w:pStyle w:val="NormalWeb"/>
        <w:numPr>
          <w:ilvl w:val="1"/>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Regular UPT stats</w:t>
      </w:r>
    </w:p>
    <w:p w14:paraId="41DF891E" w14:textId="77777777" w:rsidR="00973E0B" w:rsidRPr="00B43B0E" w:rsidRDefault="00973E0B">
      <w:pPr>
        <w:pStyle w:val="NormalWeb"/>
        <w:numPr>
          <w:ilvl w:val="1"/>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Percentage of UEs impacted by NF and its impact on UPT</w:t>
      </w:r>
    </w:p>
    <w:p w14:paraId="379C1A71" w14:textId="77777777" w:rsidR="00973E0B" w:rsidRPr="00B43B0E" w:rsidRDefault="00973E0B">
      <w:pPr>
        <w:pStyle w:val="NormalWeb"/>
        <w:numPr>
          <w:ilvl w:val="2"/>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Companies to report how to define NF UEs, e.g., UEs within Rayleigh distance or scaling of Rayleigh distance for calibration purpose</w:t>
      </w:r>
    </w:p>
    <w:p w14:paraId="7AAF3305" w14:textId="77777777" w:rsidR="00973E0B" w:rsidRPr="00B43B0E" w:rsidRDefault="00973E0B">
      <w:pPr>
        <w:pStyle w:val="NormalWeb"/>
        <w:numPr>
          <w:ilvl w:val="1"/>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Whether/how the NF transmission issue</w:t>
      </w:r>
      <w:r w:rsidRPr="00B43B0E">
        <w:rPr>
          <w:rFonts w:ascii="Times New Roman" w:eastAsiaTheme="minorEastAsia" w:hAnsi="Times New Roman" w:cs="Times New Roman"/>
          <w:color w:val="000000"/>
          <w:kern w:val="24"/>
          <w:sz w:val="20"/>
          <w:szCs w:val="20"/>
        </w:rPr>
        <w:t xml:space="preserve"> (if identified) </w:t>
      </w:r>
      <w:r w:rsidRPr="00B43B0E">
        <w:rPr>
          <w:rFonts w:ascii="Times New Roman" w:eastAsia="Malgun Gothic" w:hAnsi="Times New Roman" w:cs="Times New Roman"/>
          <w:color w:val="000000"/>
          <w:kern w:val="24"/>
          <w:sz w:val="20"/>
          <w:szCs w:val="20"/>
        </w:rPr>
        <w:t xml:space="preserve">needs be addressed: </w:t>
      </w:r>
    </w:p>
    <w:p w14:paraId="2E453C15" w14:textId="77777777" w:rsidR="00973E0B" w:rsidRPr="00B43B0E" w:rsidRDefault="00973E0B">
      <w:pPr>
        <w:pStyle w:val="NormalWeb"/>
        <w:numPr>
          <w:ilvl w:val="2"/>
          <w:numId w:val="179"/>
        </w:numPr>
        <w:spacing w:before="0" w:beforeAutospacing="0" w:after="0" w:afterAutospacing="0"/>
        <w:rPr>
          <w:rFonts w:ascii="Times New Roman" w:hAnsi="Times New Roman" w:cs="Times New Roman"/>
          <w:sz w:val="20"/>
          <w:szCs w:val="20"/>
        </w:rPr>
      </w:pPr>
      <w:r w:rsidRPr="00B43B0E">
        <w:rPr>
          <w:rFonts w:ascii="Times New Roman" w:hAnsi="Times New Roman" w:cs="Times New Roman"/>
          <w:sz w:val="20"/>
          <w:szCs w:val="20"/>
        </w:rPr>
        <w:t>SRS-based CSI acquisition</w:t>
      </w:r>
    </w:p>
    <w:p w14:paraId="311EAF72" w14:textId="77777777" w:rsidR="00973E0B" w:rsidRPr="00B43B0E" w:rsidRDefault="00973E0B">
      <w:pPr>
        <w:pStyle w:val="NormalWeb"/>
        <w:numPr>
          <w:ilvl w:val="2"/>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 xml:space="preserve">via fixed codebook design </w:t>
      </w:r>
    </w:p>
    <w:p w14:paraId="013D7CA3" w14:textId="77777777" w:rsidR="00973E0B" w:rsidRPr="00B43B0E" w:rsidRDefault="00973E0B">
      <w:pPr>
        <w:pStyle w:val="NormalWeb"/>
        <w:numPr>
          <w:ilvl w:val="3"/>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with NR fixed DFT basis or port-selection basis (e.g., large-array into multiple sub-arrays analogous to CJT extension/multiple-panel)</w:t>
      </w:r>
    </w:p>
    <w:p w14:paraId="2EE332FC" w14:textId="77777777" w:rsidR="00973E0B" w:rsidRPr="00B43B0E" w:rsidRDefault="00973E0B">
      <w:pPr>
        <w:pStyle w:val="NormalWeb"/>
        <w:numPr>
          <w:ilvl w:val="3"/>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 xml:space="preserve">with new fixed basis (e.g., SD basis utilizing distance domain or other) </w:t>
      </w:r>
    </w:p>
    <w:p w14:paraId="5D27C91C" w14:textId="77777777" w:rsidR="00973E0B" w:rsidRPr="00B43B0E" w:rsidRDefault="00973E0B">
      <w:pPr>
        <w:pStyle w:val="NormalWeb"/>
        <w:numPr>
          <w:ilvl w:val="3"/>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 xml:space="preserve">with basis combined from DFT beams/port selection </w:t>
      </w:r>
    </w:p>
    <w:p w14:paraId="5A5B1B2A" w14:textId="77777777" w:rsidR="00973E0B" w:rsidRPr="00B43B0E" w:rsidRDefault="00973E0B">
      <w:pPr>
        <w:pStyle w:val="NormalWeb"/>
        <w:numPr>
          <w:ilvl w:val="2"/>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 xml:space="preserve">via </w:t>
      </w:r>
      <w:proofErr w:type="spellStart"/>
      <w:r w:rsidRPr="00B43B0E">
        <w:rPr>
          <w:rFonts w:ascii="Times New Roman" w:eastAsia="Malgun Gothic" w:hAnsi="Times New Roman" w:cs="Times New Roman"/>
          <w:color w:val="000000"/>
          <w:kern w:val="24"/>
          <w:sz w:val="20"/>
          <w:szCs w:val="20"/>
        </w:rPr>
        <w:t>DLable</w:t>
      </w:r>
      <w:proofErr w:type="spellEnd"/>
      <w:r w:rsidRPr="00B43B0E">
        <w:rPr>
          <w:rFonts w:ascii="Times New Roman" w:eastAsia="Malgun Gothic" w:hAnsi="Times New Roman" w:cs="Times New Roman"/>
          <w:color w:val="000000"/>
          <w:kern w:val="24"/>
          <w:sz w:val="20"/>
          <w:szCs w:val="20"/>
        </w:rPr>
        <w:t xml:space="preserve"> codebook/basis</w:t>
      </w:r>
    </w:p>
    <w:p w14:paraId="742DF046" w14:textId="77777777" w:rsidR="00973E0B" w:rsidRPr="00B43B0E" w:rsidRDefault="00973E0B">
      <w:pPr>
        <w:pStyle w:val="NormalWeb"/>
        <w:numPr>
          <w:ilvl w:val="2"/>
          <w:numId w:val="179"/>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via AI-based CSI compression</w:t>
      </w:r>
    </w:p>
    <w:p w14:paraId="21679B5A" w14:textId="77777777" w:rsidR="00973E0B" w:rsidRDefault="00973E0B" w:rsidP="00973E0B">
      <w:pPr>
        <w:ind w:left="1440" w:hanging="1440"/>
        <w:rPr>
          <w:rFonts w:ascii="Times New Roman" w:eastAsiaTheme="minorEastAsia" w:hAnsi="Times New Roman"/>
          <w:lang w:eastAsia="zh-CN"/>
        </w:rPr>
      </w:pPr>
    </w:p>
    <w:p w14:paraId="1EBF9128"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36306D9E" w14:textId="77777777" w:rsidR="00973E0B" w:rsidRPr="00B43B0E" w:rsidRDefault="00973E0B" w:rsidP="00973E0B">
      <w:pPr>
        <w:rPr>
          <w:rFonts w:ascii="Times New Roman" w:hAnsi="Times New Roman"/>
          <w:szCs w:val="20"/>
        </w:rPr>
      </w:pPr>
      <w:r w:rsidRPr="00B43B0E">
        <w:rPr>
          <w:rFonts w:ascii="Times New Roman" w:hAnsi="Times New Roman"/>
          <w:szCs w:val="20"/>
        </w:rPr>
        <w:t>For the study of non-AI/AI based CSI prediction in frequency/spatial/time domain at UE or NW side, adopt the templates in the following documents for collecting companies’ results.</w:t>
      </w:r>
    </w:p>
    <w:p w14:paraId="7AEA282D" w14:textId="4B0B9675" w:rsidR="00973E0B" w:rsidRPr="00B43B0E" w:rsidRDefault="00973E0B">
      <w:pPr>
        <w:pStyle w:val="ListParagraph"/>
        <w:widowControl w:val="0"/>
        <w:numPr>
          <w:ilvl w:val="0"/>
          <w:numId w:val="192"/>
        </w:numPr>
        <w:overflowPunct/>
        <w:autoSpaceDE/>
        <w:autoSpaceDN/>
        <w:adjustRightInd/>
        <w:spacing w:after="0" w:line="259" w:lineRule="auto"/>
        <w:jc w:val="both"/>
        <w:textAlignment w:val="auto"/>
        <w:rPr>
          <w:lang w:eastAsia="en-US"/>
        </w:rPr>
      </w:pPr>
      <w:r w:rsidRPr="00B43B0E">
        <w:t>LLS: [10.5.3.1] CSI prediction simulation result collection template _LLS</w:t>
      </w:r>
      <w:r w:rsidRPr="00B43B0E">
        <w:rPr>
          <w:lang w:eastAsia="en-US"/>
        </w:rPr>
        <w:t xml:space="preserve">_v1_Mod.xlsx in </w:t>
      </w:r>
      <w:hyperlink r:id="rId1260" w:history="1">
        <w:r w:rsidR="00C62C50" w:rsidRPr="00B43B0E">
          <w:rPr>
            <w:rStyle w:val="Hyperlink"/>
            <w:lang w:eastAsia="en-US"/>
          </w:rPr>
          <w:t>R1-2605468</w:t>
        </w:r>
      </w:hyperlink>
    </w:p>
    <w:p w14:paraId="04144821" w14:textId="19D9F365" w:rsidR="00973E0B" w:rsidRPr="00B43B0E" w:rsidRDefault="00973E0B">
      <w:pPr>
        <w:pStyle w:val="ListParagraph"/>
        <w:widowControl w:val="0"/>
        <w:numPr>
          <w:ilvl w:val="0"/>
          <w:numId w:val="192"/>
        </w:numPr>
        <w:overflowPunct/>
        <w:autoSpaceDE/>
        <w:autoSpaceDN/>
        <w:adjustRightInd/>
        <w:spacing w:after="0" w:line="259" w:lineRule="auto"/>
        <w:jc w:val="both"/>
        <w:textAlignment w:val="auto"/>
        <w:rPr>
          <w:lang w:eastAsia="en-US"/>
        </w:rPr>
      </w:pPr>
      <w:r w:rsidRPr="00B43B0E">
        <w:rPr>
          <w:lang w:eastAsia="en-US"/>
        </w:rPr>
        <w:t xml:space="preserve">SLS: [10.5.3.1] CSI prediction simulation result collection template _SLS_v1_Mod.xlsx in </w:t>
      </w:r>
      <w:hyperlink r:id="rId1261" w:history="1">
        <w:r w:rsidR="00C62C50" w:rsidRPr="00B43B0E">
          <w:rPr>
            <w:rStyle w:val="Hyperlink"/>
            <w:lang w:eastAsia="en-US"/>
          </w:rPr>
          <w:t>R1-2605468</w:t>
        </w:r>
      </w:hyperlink>
    </w:p>
    <w:p w14:paraId="191FBE2E" w14:textId="77777777" w:rsidR="00973E0B" w:rsidRPr="00B43B0E" w:rsidRDefault="00973E0B" w:rsidP="00973E0B">
      <w:pPr>
        <w:ind w:left="1440" w:hanging="1440"/>
        <w:rPr>
          <w:rFonts w:ascii="Times New Roman" w:eastAsiaTheme="minorEastAsia" w:hAnsi="Times New Roman"/>
          <w:szCs w:val="20"/>
          <w:highlight w:val="cyan"/>
          <w:lang w:eastAsia="zh-CN"/>
        </w:rPr>
      </w:pPr>
    </w:p>
    <w:p w14:paraId="71CFBA48" w14:textId="77777777" w:rsidR="00973E0B" w:rsidRPr="00B43B0E" w:rsidRDefault="00973E0B" w:rsidP="00973E0B">
      <w:pPr>
        <w:ind w:left="1440" w:hanging="1440"/>
        <w:rPr>
          <w:rFonts w:ascii="Times New Roman" w:eastAsiaTheme="minorEastAsia" w:hAnsi="Times New Roman"/>
          <w:szCs w:val="20"/>
          <w:lang w:eastAsia="zh-CN"/>
        </w:rPr>
      </w:pPr>
    </w:p>
    <w:p w14:paraId="492A589D"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78964DA2" w14:textId="77777777" w:rsidR="00973E0B" w:rsidRPr="00B43B0E" w:rsidRDefault="00973E0B" w:rsidP="00973E0B">
      <w:pPr>
        <w:rPr>
          <w:rFonts w:ascii="Times New Roman" w:hAnsi="Times New Roman"/>
          <w:szCs w:val="20"/>
          <w:lang w:eastAsia="en-GB"/>
        </w:rPr>
      </w:pPr>
      <w:r w:rsidRPr="00B43B0E">
        <w:rPr>
          <w:rFonts w:ascii="Times New Roman" w:hAnsi="Times New Roman"/>
          <w:szCs w:val="20"/>
          <w:lang w:eastAsia="en-GB"/>
        </w:rPr>
        <w:t xml:space="preserve">For CSI-RS sharing Use case 2: Sharing a common set or subset of REs among CSI-RS with different frequency densities, study the following alternatives </w:t>
      </w:r>
      <w:r w:rsidRPr="00B43B0E">
        <w:rPr>
          <w:rFonts w:ascii="Times New Roman" w:eastAsiaTheme="minorEastAsia" w:hAnsi="Times New Roman"/>
          <w:szCs w:val="20"/>
          <w:lang w:eastAsia="zh-CN"/>
        </w:rPr>
        <w:t xml:space="preserve">for discussing </w:t>
      </w:r>
      <w:r w:rsidRPr="00B43B0E">
        <w:rPr>
          <w:rFonts w:ascii="Times New Roman" w:hAnsi="Times New Roman"/>
          <w:szCs w:val="20"/>
          <w:lang w:eastAsia="en-GB"/>
        </w:rPr>
        <w:t>frequency density common sequence mapping</w:t>
      </w:r>
    </w:p>
    <w:p w14:paraId="392D2E72" w14:textId="77777777" w:rsidR="00973E0B" w:rsidRPr="00B43B0E" w:rsidRDefault="00973E0B">
      <w:pPr>
        <w:pStyle w:val="ListParagraph"/>
        <w:widowControl w:val="0"/>
        <w:numPr>
          <w:ilvl w:val="0"/>
          <w:numId w:val="193"/>
        </w:numPr>
        <w:overflowPunct/>
        <w:autoSpaceDE/>
        <w:autoSpaceDN/>
        <w:adjustRightInd/>
        <w:spacing w:after="0" w:line="259" w:lineRule="auto"/>
        <w:jc w:val="both"/>
        <w:textAlignment w:val="auto"/>
      </w:pPr>
      <w:r w:rsidRPr="00B43B0E">
        <w:t>Alt 1: Generate sequence for higher frequency density first, from which extract lower frequency density sequence</w:t>
      </w:r>
    </w:p>
    <w:p w14:paraId="155BA927" w14:textId="77777777" w:rsidR="00973E0B" w:rsidRPr="00B43B0E" w:rsidRDefault="00973E0B">
      <w:pPr>
        <w:pStyle w:val="ListParagraph"/>
        <w:widowControl w:val="0"/>
        <w:numPr>
          <w:ilvl w:val="0"/>
          <w:numId w:val="193"/>
        </w:numPr>
        <w:overflowPunct/>
        <w:autoSpaceDE/>
        <w:autoSpaceDN/>
        <w:adjustRightInd/>
        <w:spacing w:after="0" w:line="259" w:lineRule="auto"/>
        <w:jc w:val="both"/>
        <w:textAlignment w:val="auto"/>
      </w:pPr>
      <w:r w:rsidRPr="00B43B0E">
        <w:t>Alt 2: Generate sequences for lower frequency density first, which are concatenated to form higher frequency density sequence</w:t>
      </w:r>
    </w:p>
    <w:p w14:paraId="7874F98F" w14:textId="77777777" w:rsidR="00973E0B" w:rsidRPr="00B43B0E" w:rsidRDefault="00973E0B" w:rsidP="00973E0B">
      <w:pPr>
        <w:ind w:left="1440" w:hanging="1440"/>
        <w:rPr>
          <w:rFonts w:ascii="Times New Roman" w:eastAsiaTheme="minorEastAsia" w:hAnsi="Times New Roman"/>
          <w:szCs w:val="20"/>
          <w:lang w:eastAsia="zh-CN"/>
        </w:rPr>
      </w:pPr>
    </w:p>
    <w:p w14:paraId="3A96CC39"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4625887D" w14:textId="77777777" w:rsidR="00973E0B" w:rsidRPr="00B43B0E" w:rsidRDefault="00973E0B">
      <w:pPr>
        <w:pStyle w:val="ListParagraph"/>
        <w:widowControl w:val="0"/>
        <w:numPr>
          <w:ilvl w:val="0"/>
          <w:numId w:val="194"/>
        </w:numPr>
        <w:overflowPunct/>
        <w:autoSpaceDE/>
        <w:autoSpaceDN/>
        <w:adjustRightInd/>
        <w:spacing w:after="0" w:line="259" w:lineRule="auto"/>
        <w:jc w:val="both"/>
        <w:textAlignment w:val="auto"/>
        <w:rPr>
          <w:lang w:eastAsia="en-GB"/>
        </w:rPr>
      </w:pPr>
      <w:r w:rsidRPr="00B43B0E">
        <w:t xml:space="preserve">For CSI-RS sharing </w:t>
      </w:r>
      <w:r w:rsidRPr="00B43B0E">
        <w:rPr>
          <w:lang w:eastAsia="en-GB"/>
        </w:rPr>
        <w:t xml:space="preserve">Use case 1: Sharing a common set or subset of REs among CSI-RS with different number of ports, </w:t>
      </w:r>
      <w:r w:rsidRPr="00B43B0E">
        <w:rPr>
          <w:rFonts w:eastAsiaTheme="minorEastAsia"/>
          <w:lang w:eastAsia="zh-CN"/>
        </w:rPr>
        <w:t xml:space="preserve">taking Level </w:t>
      </w:r>
      <w:r w:rsidRPr="00B43B0E">
        <w:rPr>
          <w:lang w:eastAsia="en-GB"/>
        </w:rPr>
        <w:t>1 (Sharing granularity is CDM group level)</w:t>
      </w:r>
      <w:r w:rsidRPr="00B43B0E">
        <w:rPr>
          <w:rFonts w:eastAsiaTheme="minorEastAsia"/>
          <w:lang w:eastAsia="zh-CN"/>
        </w:rPr>
        <w:t xml:space="preserve"> as baseline,</w:t>
      </w:r>
      <w:r w:rsidRPr="00B43B0E">
        <w:rPr>
          <w:lang w:eastAsia="en-GB"/>
        </w:rPr>
        <w:t xml:space="preserve"> </w:t>
      </w:r>
    </w:p>
    <w:p w14:paraId="28F1FED3" w14:textId="77777777" w:rsidR="00973E0B" w:rsidRPr="00B43B0E" w:rsidRDefault="00973E0B">
      <w:pPr>
        <w:pStyle w:val="ListParagraph"/>
        <w:widowControl w:val="0"/>
        <w:numPr>
          <w:ilvl w:val="0"/>
          <w:numId w:val="194"/>
        </w:numPr>
        <w:overflowPunct/>
        <w:autoSpaceDE/>
        <w:autoSpaceDN/>
        <w:adjustRightInd/>
        <w:spacing w:after="0" w:line="259" w:lineRule="auto"/>
        <w:jc w:val="both"/>
        <w:textAlignment w:val="auto"/>
        <w:rPr>
          <w:lang w:eastAsia="en-GB"/>
        </w:rPr>
      </w:pPr>
      <w:r w:rsidRPr="00B43B0E">
        <w:rPr>
          <w:rFonts w:eastAsiaTheme="minorEastAsia"/>
          <w:lang w:eastAsia="zh-CN"/>
        </w:rPr>
        <w:t xml:space="preserve">Study </w:t>
      </w:r>
      <w:r w:rsidRPr="00B43B0E">
        <w:rPr>
          <w:lang w:eastAsia="en-GB"/>
        </w:rPr>
        <w:t xml:space="preserve">Level 2 (Sharing granularity can be smaller than a CDM group), </w:t>
      </w:r>
      <w:r w:rsidRPr="00B43B0E">
        <w:rPr>
          <w:rFonts w:eastAsiaTheme="minorEastAsia"/>
          <w:lang w:eastAsia="zh-CN"/>
        </w:rPr>
        <w:t>with</w:t>
      </w:r>
      <w:r w:rsidRPr="00B43B0E">
        <w:rPr>
          <w:lang w:eastAsia="en-GB"/>
        </w:rPr>
        <w:t xml:space="preserve"> the following sub-levels</w:t>
      </w:r>
    </w:p>
    <w:p w14:paraId="66C9AF34" w14:textId="77777777" w:rsidR="00973E0B" w:rsidRPr="00B43B0E" w:rsidRDefault="00973E0B">
      <w:pPr>
        <w:pStyle w:val="ListParagraph"/>
        <w:widowControl w:val="0"/>
        <w:numPr>
          <w:ilvl w:val="0"/>
          <w:numId w:val="195"/>
        </w:numPr>
        <w:overflowPunct/>
        <w:autoSpaceDE/>
        <w:autoSpaceDN/>
        <w:adjustRightInd/>
        <w:spacing w:after="160" w:line="259" w:lineRule="auto"/>
        <w:jc w:val="both"/>
        <w:textAlignment w:val="auto"/>
      </w:pPr>
      <w:r w:rsidRPr="00B43B0E">
        <w:t>Level 2-1: CDM group</w:t>
      </w:r>
      <w:ins w:id="207" w:author="Hao Wu" w:date="2026-08-26T17:08:00Z">
        <w:r w:rsidRPr="00B43B0E">
          <w:t xml:space="preserve"> </w:t>
        </w:r>
      </w:ins>
      <w:ins w:id="208" w:author="Hao Wu" w:date="2026-08-26T17:16:00Z">
        <w:r w:rsidRPr="00B43B0E">
          <w:t>of</w:t>
        </w:r>
      </w:ins>
      <w:ins w:id="209" w:author="Hao Wu" w:date="2026-08-26T17:08:00Z">
        <w:r w:rsidRPr="00B43B0E">
          <w:t xml:space="preserve"> the </w:t>
        </w:r>
      </w:ins>
      <w:ins w:id="210" w:author="Hao Wu" w:date="2026-08-26T17:09:00Z">
        <w:r w:rsidRPr="00B43B0E">
          <w:t>target CSI-RS</w:t>
        </w:r>
      </w:ins>
      <w:r w:rsidRPr="00B43B0E">
        <w:t xml:space="preserve"> is decoded without assuming the knowledge of</w:t>
      </w:r>
      <w:ins w:id="211" w:author="Hao Wu" w:date="2026-08-26T17:09:00Z">
        <w:r w:rsidRPr="00B43B0E">
          <w:t xml:space="preserve"> any reference CSI-RS</w:t>
        </w:r>
      </w:ins>
      <w:ins w:id="212" w:author="Hao Wu" w:date="2026-08-26T17:53:00Z">
        <w:r w:rsidRPr="00B43B0E">
          <w:t xml:space="preserve"> pattern</w:t>
        </w:r>
      </w:ins>
    </w:p>
    <w:p w14:paraId="625353D3" w14:textId="77777777" w:rsidR="00973E0B" w:rsidRPr="00B43B0E" w:rsidRDefault="00973E0B">
      <w:pPr>
        <w:pStyle w:val="ListParagraph"/>
        <w:widowControl w:val="0"/>
        <w:numPr>
          <w:ilvl w:val="0"/>
          <w:numId w:val="195"/>
        </w:numPr>
        <w:overflowPunct/>
        <w:autoSpaceDE/>
        <w:autoSpaceDN/>
        <w:adjustRightInd/>
        <w:spacing w:after="160" w:line="259" w:lineRule="auto"/>
        <w:jc w:val="both"/>
        <w:textAlignment w:val="auto"/>
      </w:pPr>
      <w:r w:rsidRPr="00B43B0E">
        <w:t>Level 2-2: CDM group</w:t>
      </w:r>
      <w:ins w:id="213" w:author="Hao Wu" w:date="2026-08-26T17:09:00Z">
        <w:r w:rsidRPr="00B43B0E">
          <w:t xml:space="preserve"> </w:t>
        </w:r>
      </w:ins>
      <w:ins w:id="214" w:author="Hao Wu" w:date="2026-08-26T17:17:00Z">
        <w:r w:rsidRPr="00B43B0E">
          <w:t>of</w:t>
        </w:r>
      </w:ins>
      <w:ins w:id="215" w:author="Hao Wu" w:date="2026-08-26T17:09:00Z">
        <w:r w:rsidRPr="00B43B0E">
          <w:t xml:space="preserve"> the target CSI-RS</w:t>
        </w:r>
      </w:ins>
      <w:r w:rsidRPr="00B43B0E">
        <w:t xml:space="preserve"> is decoded assuming the knowledge of </w:t>
      </w:r>
      <w:ins w:id="216" w:author="Hao Wu" w:date="2026-08-26T17:09:00Z">
        <w:r w:rsidRPr="00B43B0E">
          <w:t xml:space="preserve"> a refe</w:t>
        </w:r>
      </w:ins>
      <w:ins w:id="217" w:author="Hao Wu" w:date="2026-08-26T17:10:00Z">
        <w:r w:rsidRPr="00B43B0E">
          <w:t>rence CSI-RS</w:t>
        </w:r>
      </w:ins>
      <w:ins w:id="218" w:author="Hao Wu" w:date="2026-08-26T17:53:00Z">
        <w:r w:rsidRPr="00B43B0E">
          <w:t xml:space="preserve"> pattern</w:t>
        </w:r>
      </w:ins>
    </w:p>
    <w:p w14:paraId="31C3C21C" w14:textId="77777777" w:rsidR="00973E0B" w:rsidRPr="00B43B0E" w:rsidRDefault="00973E0B" w:rsidP="00973E0B">
      <w:pPr>
        <w:ind w:left="1440" w:hanging="144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3DFA7AB2" w14:textId="77777777" w:rsidR="00973E0B" w:rsidRPr="00B43B0E" w:rsidRDefault="00973E0B" w:rsidP="00973E0B">
      <w:pPr>
        <w:spacing w:after="120"/>
        <w:contextualSpacing/>
        <w:rPr>
          <w:rFonts w:ascii="Times New Roman" w:eastAsia="Malgun Gothic" w:hAnsi="Times New Roman"/>
          <w:szCs w:val="20"/>
          <w:lang w:eastAsia="ko-KR"/>
        </w:rPr>
      </w:pPr>
      <w:r w:rsidRPr="00B43B0E">
        <w:rPr>
          <w:rFonts w:ascii="Times New Roman" w:eastAsia="Malgun Gothic" w:hAnsi="Times New Roman"/>
          <w:szCs w:val="20"/>
          <w:lang w:eastAsia="ko-KR"/>
        </w:rPr>
        <w:t>For the evaluation on downloadable/configurable codebook/basis for CSI report, the following is considered additionally on top of the agreement in RAN 1 #125:</w:t>
      </w:r>
    </w:p>
    <w:p w14:paraId="4D41E64A" w14:textId="77777777" w:rsidR="00973E0B" w:rsidRPr="00B43B0E"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B43B0E">
        <w:rPr>
          <w:rFonts w:ascii="Times New Roman" w:hAnsi="Times New Roman"/>
          <w:szCs w:val="20"/>
        </w:rPr>
        <w:t>Type-I-like scheme:</w:t>
      </w:r>
    </w:p>
    <w:p w14:paraId="742C86BC" w14:textId="77777777" w:rsidR="00973E0B" w:rsidRPr="00B43B0E" w:rsidRDefault="00973E0B">
      <w:pPr>
        <w:widowControl w:val="0"/>
        <w:numPr>
          <w:ilvl w:val="1"/>
          <w:numId w:val="196"/>
        </w:numPr>
        <w:spacing w:after="120" w:line="259" w:lineRule="auto"/>
        <w:contextualSpacing/>
        <w:jc w:val="both"/>
        <w:rPr>
          <w:rFonts w:ascii="Times New Roman" w:eastAsia="Malgun Gothic" w:hAnsi="Times New Roman"/>
          <w:szCs w:val="20"/>
          <w:lang w:eastAsia="ko-KR"/>
        </w:rPr>
      </w:pPr>
      <w:r w:rsidRPr="00B43B0E">
        <w:rPr>
          <w:rFonts w:ascii="Times New Roman" w:hAnsi="Times New Roman"/>
          <w:szCs w:val="20"/>
        </w:rPr>
        <w:t xml:space="preserve">Option-1A: </w:t>
      </w:r>
    </w:p>
    <w:p w14:paraId="6B39E30A" w14:textId="77777777" w:rsidR="00973E0B" w:rsidRPr="00B43B0E" w:rsidRDefault="00973E0B">
      <w:pPr>
        <w:widowControl w:val="0"/>
        <w:numPr>
          <w:ilvl w:val="2"/>
          <w:numId w:val="196"/>
        </w:numPr>
        <w:spacing w:after="120" w:line="259" w:lineRule="auto"/>
        <w:contextualSpacing/>
        <w:jc w:val="both"/>
        <w:rPr>
          <w:rFonts w:ascii="Times New Roman" w:eastAsia="Malgun Gothic" w:hAnsi="Times New Roman"/>
          <w:szCs w:val="20"/>
          <w:lang w:eastAsia="ko-KR"/>
        </w:rPr>
      </w:pPr>
      <m:oMath>
        <m:r>
          <w:rPr>
            <w:rFonts w:ascii="Cambria Math" w:hAnsi="Cambria Math"/>
            <w:szCs w:val="20"/>
          </w:rPr>
          <m:t>W</m:t>
        </m:r>
        <m:r>
          <m:rPr>
            <m:sty m:val="p"/>
          </m:rPr>
          <w:rPr>
            <w:rFonts w:ascii="Cambria Math" w:hAnsi="Cambria Math"/>
            <w:szCs w:val="20"/>
          </w:rPr>
          <m:t>=</m:t>
        </m:r>
        <m:d>
          <m:dPr>
            <m:begChr m:val="["/>
            <m:endChr m:val="]"/>
            <m:ctrlPr>
              <w:rPr>
                <w:rFonts w:ascii="Cambria Math" w:hAnsi="Cambria Math"/>
                <w:szCs w:val="20"/>
              </w:rPr>
            </m:ctrlPr>
          </m:dPr>
          <m:e>
            <m:sSub>
              <m:sSubPr>
                <m:ctrlPr>
                  <w:rPr>
                    <w:rFonts w:ascii="Cambria Math" w:hAnsi="Cambria Math"/>
                    <w:i/>
                    <w:szCs w:val="20"/>
                  </w:rPr>
                </m:ctrlPr>
              </m:sSubPr>
              <m:e>
                <m:r>
                  <w:rPr>
                    <w:rFonts w:ascii="Cambria Math" w:hAnsi="Cambria Math"/>
                    <w:szCs w:val="20"/>
                  </w:rPr>
                  <m:t>g</m:t>
                </m:r>
              </m:e>
              <m:sub>
                <m:r>
                  <w:rPr>
                    <w:rFonts w:ascii="Cambria Math" w:hAnsi="Cambria Math"/>
                    <w:szCs w:val="20"/>
                  </w:rPr>
                  <m:t>1</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g</m:t>
                </m:r>
              </m:e>
              <m:sub>
                <m:r>
                  <w:rPr>
                    <w:rFonts w:ascii="Cambria Math" w:hAnsi="Cambria Math"/>
                    <w:szCs w:val="20"/>
                  </w:rPr>
                  <m:t>v</m:t>
                </m:r>
              </m:sub>
            </m:sSub>
          </m:e>
        </m:d>
      </m:oMath>
      <w:r w:rsidRPr="00B43B0E">
        <w:rPr>
          <w:rFonts w:ascii="Times New Roman" w:hAnsi="Times New Roman"/>
          <w:szCs w:val="20"/>
        </w:rPr>
        <w:t xml:space="preserve">, where </w:t>
      </w:r>
      <m:oMath>
        <m:sSub>
          <m:sSubPr>
            <m:ctrlPr>
              <w:rPr>
                <w:rFonts w:ascii="Cambria Math" w:hAnsi="Cambria Math"/>
                <w:i/>
                <w:szCs w:val="20"/>
              </w:rPr>
            </m:ctrlPr>
          </m:sSubPr>
          <m:e>
            <m:r>
              <w:rPr>
                <w:rFonts w:ascii="Cambria Math" w:hAnsi="Cambria Math"/>
                <w:szCs w:val="20"/>
              </w:rPr>
              <m:t>g</m:t>
            </m:r>
          </m:e>
          <m:sub>
            <m:r>
              <w:rPr>
                <w:rFonts w:ascii="Cambria Math" w:hAnsi="Cambria Math"/>
                <w:szCs w:val="20"/>
              </w:rPr>
              <m:t>l</m:t>
            </m:r>
          </m:sub>
        </m:sSub>
        <m:r>
          <w:rPr>
            <w:rFonts w:ascii="Cambria Math" w:hAnsi="Cambria Math"/>
            <w:szCs w:val="20"/>
          </w:rPr>
          <m:t xml:space="preserve"> (l=1, …</m:t>
        </m:r>
        <m:r>
          <m:rPr>
            <m:sty m:val="p"/>
          </m:rPr>
          <w:rPr>
            <w:rFonts w:ascii="Cambria Math" w:hAnsi="Cambria Math"/>
            <w:szCs w:val="20"/>
          </w:rPr>
          <m:t xml:space="preserve">, </m:t>
        </m:r>
        <m:r>
          <w:rPr>
            <w:rFonts w:ascii="Cambria Math" w:hAnsi="Cambria Math"/>
            <w:szCs w:val="20"/>
          </w:rPr>
          <m:t>v</m:t>
        </m:r>
        <m:r>
          <m:rPr>
            <m:sty m:val="p"/>
          </m:rPr>
          <w:rPr>
            <w:rFonts w:ascii="Cambria Math" w:hAnsi="Cambria Math"/>
            <w:szCs w:val="20"/>
          </w:rPr>
          <m:t>)</m:t>
        </m:r>
      </m:oMath>
      <w:r w:rsidRPr="00B43B0E">
        <w:rPr>
          <w:rFonts w:ascii="Times New Roman" w:hAnsi="Times New Roman"/>
          <w:szCs w:val="20"/>
        </w:rPr>
        <w:t xml:space="preserve"> is a 2N</w:t>
      </w:r>
      <w:r w:rsidRPr="00B43B0E">
        <w:rPr>
          <w:rFonts w:ascii="Times New Roman" w:hAnsi="Times New Roman"/>
          <w:szCs w:val="20"/>
          <w:vertAlign w:val="subscript"/>
        </w:rPr>
        <w:t>1</w:t>
      </w:r>
      <w:r w:rsidRPr="00B43B0E">
        <w:rPr>
          <w:rFonts w:ascii="Times New Roman" w:hAnsi="Times New Roman"/>
          <w:szCs w:val="20"/>
        </w:rPr>
        <w:t>N</w:t>
      </w:r>
      <w:r w:rsidRPr="00B43B0E">
        <w:rPr>
          <w:rFonts w:ascii="Times New Roman" w:hAnsi="Times New Roman"/>
          <w:szCs w:val="20"/>
          <w:vertAlign w:val="subscript"/>
        </w:rPr>
        <w:t>2</w:t>
      </w:r>
      <w:r w:rsidRPr="00B43B0E">
        <w:rPr>
          <w:rFonts w:ascii="Times New Roman" w:hAnsi="Times New Roman"/>
          <w:szCs w:val="20"/>
        </w:rPr>
        <w:t xml:space="preserve">-dimensional precoding vector for layer </w:t>
      </w:r>
      <m:oMath>
        <m:r>
          <w:rPr>
            <w:rFonts w:ascii="Cambria Math" w:hAnsi="Cambria Math"/>
            <w:szCs w:val="20"/>
          </w:rPr>
          <m:t>l</m:t>
        </m:r>
      </m:oMath>
      <w:r w:rsidRPr="00B43B0E">
        <w:rPr>
          <w:rFonts w:ascii="Times New Roman" w:hAnsi="Times New Roman"/>
          <w:szCs w:val="20"/>
        </w:rPr>
        <w:t xml:space="preserve">, and </w:t>
      </w:r>
      <m:oMath>
        <m:r>
          <w:rPr>
            <w:rFonts w:ascii="Cambria Math" w:hAnsi="Cambria Math"/>
            <w:szCs w:val="20"/>
          </w:rPr>
          <m:t>v</m:t>
        </m:r>
      </m:oMath>
      <w:r w:rsidRPr="00B43B0E">
        <w:rPr>
          <w:rFonts w:ascii="Times New Roman" w:hAnsi="Times New Roman"/>
          <w:szCs w:val="20"/>
        </w:rPr>
        <w:t xml:space="preserve"> is the number of layers</w:t>
      </w:r>
    </w:p>
    <w:p w14:paraId="26C7E381" w14:textId="77777777" w:rsidR="00973E0B" w:rsidRPr="00B43B0E" w:rsidRDefault="00973E0B">
      <w:pPr>
        <w:widowControl w:val="0"/>
        <w:numPr>
          <w:ilvl w:val="2"/>
          <w:numId w:val="196"/>
        </w:numPr>
        <w:spacing w:after="120" w:line="259" w:lineRule="auto"/>
        <w:contextualSpacing/>
        <w:jc w:val="both"/>
        <w:rPr>
          <w:rFonts w:ascii="Times New Roman" w:eastAsia="Malgun Gothic" w:hAnsi="Times New Roman"/>
          <w:szCs w:val="20"/>
          <w:lang w:eastAsia="ko-KR"/>
        </w:rPr>
      </w:pPr>
      <m:oMath>
        <m:r>
          <w:rPr>
            <w:rFonts w:ascii="Cambria Math" w:hAnsi="Cambria Math"/>
            <w:szCs w:val="20"/>
          </w:rPr>
          <m:t>W</m:t>
        </m:r>
      </m:oMath>
      <w:r w:rsidRPr="00B43B0E">
        <w:rPr>
          <w:rFonts w:ascii="Times New Roman" w:hAnsi="Times New Roman"/>
          <w:szCs w:val="20"/>
        </w:rPr>
        <w:t xml:space="preserve"> is determined by UE from a downloadable/configurable codebook, and company reports the size of the downloadable/configurable codebook </w:t>
      </w:r>
    </w:p>
    <w:p w14:paraId="5D6FA2DB" w14:textId="77777777" w:rsidR="00973E0B" w:rsidRPr="00B43B0E" w:rsidRDefault="00973E0B">
      <w:pPr>
        <w:widowControl w:val="0"/>
        <w:numPr>
          <w:ilvl w:val="1"/>
          <w:numId w:val="196"/>
        </w:numPr>
        <w:spacing w:after="120" w:line="259" w:lineRule="auto"/>
        <w:contextualSpacing/>
        <w:jc w:val="both"/>
        <w:rPr>
          <w:rFonts w:ascii="Times New Roman" w:eastAsia="Malgun Gothic" w:hAnsi="Times New Roman"/>
          <w:szCs w:val="20"/>
          <w:lang w:eastAsia="ko-KR"/>
        </w:rPr>
      </w:pPr>
      <w:r w:rsidRPr="00B43B0E">
        <w:rPr>
          <w:rFonts w:ascii="Times New Roman" w:hAnsi="Times New Roman"/>
          <w:szCs w:val="20"/>
        </w:rPr>
        <w:t>Option-1B:</w:t>
      </w: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l</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1</m:t>
            </m:r>
          </m:sub>
        </m:sSub>
        <m:sSub>
          <m:sSubPr>
            <m:ctrlPr>
              <w:rPr>
                <w:rFonts w:ascii="Cambria Math" w:hAnsi="Cambria Math"/>
                <w:i/>
                <w:szCs w:val="20"/>
              </w:rPr>
            </m:ctrlPr>
          </m:sSubPr>
          <m:e>
            <m:r>
              <w:rPr>
                <w:rFonts w:ascii="Cambria Math" w:hAnsi="Cambria Math"/>
                <w:szCs w:val="20"/>
              </w:rPr>
              <m:t>W</m:t>
            </m:r>
          </m:e>
          <m:sub>
            <m:r>
              <w:rPr>
                <w:rFonts w:ascii="Cambria Math" w:hAnsi="Cambria Math"/>
                <w:szCs w:val="20"/>
              </w:rPr>
              <m:t>2</m:t>
            </m:r>
          </m:sub>
        </m:sSub>
      </m:oMath>
      <w:r w:rsidRPr="00B43B0E">
        <w:rPr>
          <w:rFonts w:ascii="Times New Roman" w:hAnsi="Times New Roman"/>
          <w:szCs w:val="20"/>
        </w:rPr>
        <w:t xml:space="preserve">,  </w:t>
      </w:r>
      <m:oMath>
        <m:r>
          <w:rPr>
            <w:rFonts w:ascii="Cambria Math" w:hAnsi="Cambria Math"/>
            <w:szCs w:val="20"/>
          </w:rPr>
          <m:t>l=1, …, v</m:t>
        </m:r>
      </m:oMath>
      <w:r w:rsidRPr="00B43B0E">
        <w:rPr>
          <w:rFonts w:ascii="Times New Roman" w:hAnsi="Times New Roman"/>
          <w:szCs w:val="20"/>
        </w:rPr>
        <w:t xml:space="preserve"> </w:t>
      </w:r>
    </w:p>
    <w:p w14:paraId="1EC780FB" w14:textId="77777777" w:rsidR="00973E0B" w:rsidRPr="00B43B0E" w:rsidRDefault="00000000">
      <w:pPr>
        <w:widowControl w:val="0"/>
        <w:numPr>
          <w:ilvl w:val="2"/>
          <w:numId w:val="196"/>
        </w:numPr>
        <w:spacing w:after="120" w:line="259" w:lineRule="auto"/>
        <w:contextualSpacing/>
        <w:jc w:val="both"/>
        <w:rPr>
          <w:rFonts w:ascii="Times New Roman" w:eastAsia="Malgun Gothic" w:hAnsi="Times New Roman"/>
          <w:szCs w:val="20"/>
          <w:lang w:eastAsia="ko-KR"/>
        </w:rPr>
      </w:pP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1</m:t>
            </m:r>
          </m:sub>
        </m:sSub>
        <m:r>
          <m:rPr>
            <m:sty m:val="p"/>
          </m:rPr>
          <w:rPr>
            <w:rFonts w:ascii="Cambria Math" w:hAnsi="Cambria Math"/>
            <w:szCs w:val="20"/>
          </w:rPr>
          <m:t>=</m:t>
        </m:r>
        <m:d>
          <m:dPr>
            <m:begChr m:val="["/>
            <m:endChr m:val="]"/>
            <m:ctrlPr>
              <w:rPr>
                <w:rFonts w:ascii="Cambria Math" w:hAnsi="Cambria Math"/>
                <w:szCs w:val="20"/>
              </w:rPr>
            </m:ctrlPr>
          </m:dPr>
          <m:e>
            <m:m>
              <m:mPr>
                <m:mcs>
                  <m:mc>
                    <m:mcPr>
                      <m:count m:val="2"/>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v</m:t>
                      </m:r>
                    </m:e>
                    <m:sub>
                      <m:r>
                        <w:rPr>
                          <w:rFonts w:ascii="Cambria Math" w:hAnsi="Cambria Math"/>
                          <w:szCs w:val="20"/>
                        </w:rPr>
                        <m:t>l</m:t>
                      </m:r>
                    </m:sub>
                  </m:sSub>
                </m:e>
                <m:e>
                  <m:r>
                    <w:rPr>
                      <w:rFonts w:ascii="Cambria Math" w:hAnsi="Cambria Math"/>
                      <w:szCs w:val="20"/>
                    </w:rPr>
                    <m:t>0</m:t>
                  </m:r>
                </m:e>
              </m:mr>
              <m:mr>
                <m:e>
                  <m:r>
                    <w:rPr>
                      <w:rFonts w:ascii="Cambria Math" w:hAnsi="Cambria Math"/>
                      <w:szCs w:val="20"/>
                    </w:rPr>
                    <m:t>0</m:t>
                  </m:r>
                </m:e>
                <m:e>
                  <m:sSub>
                    <m:sSubPr>
                      <m:ctrlPr>
                        <w:rPr>
                          <w:rFonts w:ascii="Cambria Math" w:hAnsi="Cambria Math"/>
                          <w:i/>
                          <w:szCs w:val="20"/>
                        </w:rPr>
                      </m:ctrlPr>
                    </m:sSubPr>
                    <m:e>
                      <m:r>
                        <w:rPr>
                          <w:rFonts w:ascii="Cambria Math" w:hAnsi="Cambria Math"/>
                          <w:szCs w:val="20"/>
                        </w:rPr>
                        <m:t>v</m:t>
                      </m:r>
                    </m:e>
                    <m:sub>
                      <m:r>
                        <w:rPr>
                          <w:rFonts w:ascii="Cambria Math" w:hAnsi="Cambria Math"/>
                          <w:szCs w:val="20"/>
                        </w:rPr>
                        <m:t>l</m:t>
                      </m:r>
                    </m:sub>
                  </m:sSub>
                </m:e>
              </m:mr>
            </m:m>
          </m:e>
        </m:d>
      </m:oMath>
      <w:r w:rsidR="00973E0B" w:rsidRPr="00B43B0E">
        <w:rPr>
          <w:rFonts w:ascii="Times New Roman" w:hAnsi="Times New Roman"/>
          <w:szCs w:val="20"/>
        </w:rPr>
        <w:t xml:space="preserv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l</m:t>
            </m:r>
          </m:sub>
        </m:sSub>
        <m:r>
          <w:rPr>
            <w:rFonts w:ascii="Cambria Math" w:hAnsi="Cambria Math"/>
            <w:szCs w:val="20"/>
          </w:rPr>
          <m:t xml:space="preserve"> </m:t>
        </m:r>
      </m:oMath>
      <w:r w:rsidR="00973E0B" w:rsidRPr="00B43B0E">
        <w:rPr>
          <w:rFonts w:ascii="Times New Roman" w:hAnsi="Times New Roman"/>
          <w:szCs w:val="20"/>
        </w:rPr>
        <w:t xml:space="preserve"> is a N</w:t>
      </w:r>
      <w:r w:rsidR="00973E0B" w:rsidRPr="00B43B0E">
        <w:rPr>
          <w:rFonts w:ascii="Times New Roman" w:hAnsi="Times New Roman"/>
          <w:szCs w:val="20"/>
          <w:vertAlign w:val="subscript"/>
        </w:rPr>
        <w:t>1</w:t>
      </w:r>
      <w:r w:rsidR="00973E0B" w:rsidRPr="00B43B0E">
        <w:rPr>
          <w:rFonts w:ascii="Times New Roman" w:hAnsi="Times New Roman"/>
          <w:szCs w:val="20"/>
        </w:rPr>
        <w:t>N</w:t>
      </w:r>
      <w:r w:rsidR="00973E0B" w:rsidRPr="00B43B0E">
        <w:rPr>
          <w:rFonts w:ascii="Times New Roman" w:hAnsi="Times New Roman"/>
          <w:szCs w:val="20"/>
          <w:vertAlign w:val="subscript"/>
        </w:rPr>
        <w:t>2</w:t>
      </w:r>
      <w:r w:rsidR="00973E0B" w:rsidRPr="00B43B0E">
        <w:rPr>
          <w:rFonts w:ascii="Times New Roman" w:hAnsi="Times New Roman"/>
          <w:szCs w:val="20"/>
        </w:rPr>
        <w:t xml:space="preserve">-dimension SD basis for layer </w:t>
      </w:r>
      <m:oMath>
        <m:r>
          <w:rPr>
            <w:rFonts w:ascii="Cambria Math" w:hAnsi="Cambria Math"/>
            <w:szCs w:val="20"/>
          </w:rPr>
          <m:t>l</m:t>
        </m:r>
      </m:oMath>
    </w:p>
    <w:p w14:paraId="66ABD35B" w14:textId="77777777" w:rsidR="00973E0B" w:rsidRPr="00B43B0E" w:rsidRDefault="00000000">
      <w:pPr>
        <w:widowControl w:val="0"/>
        <w:numPr>
          <w:ilvl w:val="2"/>
          <w:numId w:val="196"/>
        </w:numPr>
        <w:spacing w:after="120" w:line="259" w:lineRule="auto"/>
        <w:contextualSpacing/>
        <w:jc w:val="both"/>
        <w:rPr>
          <w:rFonts w:ascii="Times New Roman" w:eastAsia="Malgun Gothic" w:hAnsi="Times New Roman"/>
          <w:szCs w:val="20"/>
          <w:lang w:eastAsia="ko-KR"/>
        </w:rPr>
      </w:pP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1</m:t>
            </m:r>
          </m:sub>
        </m:sSub>
      </m:oMath>
      <w:r w:rsidR="00973E0B" w:rsidRPr="00B43B0E">
        <w:rPr>
          <w:rFonts w:ascii="Times New Roman" w:hAnsi="Times New Roman"/>
          <w:szCs w:val="20"/>
        </w:rPr>
        <w:t xml:space="preserve"> (wideband) is determined by UE from a downloadable/configurable SD basis set, and company reports the size of the downloadable/configurable SD basis set</w:t>
      </w:r>
    </w:p>
    <w:p w14:paraId="68D83069" w14:textId="77777777" w:rsidR="00973E0B" w:rsidRPr="00B43B0E" w:rsidRDefault="00973E0B">
      <w:pPr>
        <w:widowControl w:val="0"/>
        <w:numPr>
          <w:ilvl w:val="2"/>
          <w:numId w:val="196"/>
        </w:numPr>
        <w:spacing w:after="120" w:line="259" w:lineRule="auto"/>
        <w:contextualSpacing/>
        <w:jc w:val="both"/>
        <w:rPr>
          <w:rFonts w:ascii="Times New Roman" w:eastAsia="Malgun Gothic" w:hAnsi="Times New Roman"/>
          <w:szCs w:val="20"/>
          <w:lang w:eastAsia="ko-KR"/>
        </w:rPr>
      </w:pPr>
      <w:r w:rsidRPr="00B43B0E">
        <w:rPr>
          <w:rFonts w:ascii="Times New Roman" w:eastAsia="Malgun Gothic" w:hAnsi="Times New Roman"/>
          <w:szCs w:val="20"/>
          <w:lang w:eastAsia="ko-KR"/>
        </w:rPr>
        <w:t>W</w:t>
      </w:r>
      <w:r w:rsidRPr="00B43B0E">
        <w:rPr>
          <w:rFonts w:ascii="Times New Roman" w:eastAsia="Malgun Gothic" w:hAnsi="Times New Roman"/>
          <w:szCs w:val="20"/>
          <w:vertAlign w:val="subscript"/>
          <w:lang w:eastAsia="ko-KR"/>
        </w:rPr>
        <w:t>2</w:t>
      </w:r>
      <w:r w:rsidRPr="00B43B0E">
        <w:rPr>
          <w:rFonts w:ascii="Times New Roman" w:eastAsia="Malgun Gothic" w:hAnsi="Times New Roman"/>
          <w:szCs w:val="20"/>
          <w:lang w:eastAsia="ko-KR"/>
        </w:rPr>
        <w:t xml:space="preserve"> is either </w:t>
      </w:r>
      <w:r w:rsidRPr="00B43B0E">
        <w:rPr>
          <w:rFonts w:ascii="Times New Roman" w:hAnsi="Times New Roman"/>
          <w:szCs w:val="20"/>
        </w:rPr>
        <w:t>SB or WB</w:t>
      </w:r>
    </w:p>
    <w:p w14:paraId="48C60AA1" w14:textId="77777777" w:rsidR="00973E0B" w:rsidRPr="00B43B0E"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B43B0E">
        <w:rPr>
          <w:rFonts w:ascii="Times New Roman" w:hAnsi="Times New Roman"/>
          <w:szCs w:val="20"/>
        </w:rPr>
        <w:t xml:space="preserve">Type-II-like scheme: </w:t>
      </w:r>
    </w:p>
    <w:p w14:paraId="70929E33" w14:textId="77777777" w:rsidR="00973E0B" w:rsidRPr="00B43B0E" w:rsidRDefault="00973E0B">
      <w:pPr>
        <w:widowControl w:val="0"/>
        <w:numPr>
          <w:ilvl w:val="1"/>
          <w:numId w:val="196"/>
        </w:numPr>
        <w:spacing w:after="120" w:line="259" w:lineRule="auto"/>
        <w:contextualSpacing/>
        <w:jc w:val="both"/>
        <w:rPr>
          <w:rFonts w:ascii="Times New Roman" w:eastAsia="Malgun Gothic" w:hAnsi="Times New Roman"/>
          <w:szCs w:val="20"/>
          <w:lang w:eastAsia="ko-KR"/>
        </w:rPr>
      </w:pPr>
      <w:r w:rsidRPr="00B43B0E">
        <w:rPr>
          <w:rFonts w:ascii="Times New Roman" w:hAnsi="Times New Roman"/>
          <w:szCs w:val="20"/>
        </w:rPr>
        <w:t xml:space="preserve">Option-2A: </w:t>
      </w: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l</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1</m:t>
            </m:r>
          </m:sub>
        </m:sSub>
        <m:sSub>
          <m:sSubPr>
            <m:ctrlPr>
              <w:rPr>
                <w:rFonts w:ascii="Cambria Math" w:hAnsi="Cambria Math"/>
                <w:i/>
                <w:szCs w:val="20"/>
              </w:rPr>
            </m:ctrlPr>
          </m:sSubPr>
          <m:e>
            <m:r>
              <w:rPr>
                <w:rFonts w:ascii="Cambria Math" w:hAnsi="Cambria Math"/>
                <w:szCs w:val="20"/>
              </w:rPr>
              <m:t>W</m:t>
            </m:r>
          </m:e>
          <m:sub>
            <m:r>
              <w:rPr>
                <w:rFonts w:ascii="Cambria Math" w:hAnsi="Cambria Math"/>
                <w:szCs w:val="20"/>
              </w:rPr>
              <m:t>2</m:t>
            </m:r>
          </m:sub>
        </m:sSub>
        <m:sSub>
          <m:sSubPr>
            <m:ctrlPr>
              <w:rPr>
                <w:rFonts w:ascii="Cambria Math" w:hAnsi="Cambria Math"/>
                <w:i/>
                <w:szCs w:val="20"/>
              </w:rPr>
            </m:ctrlPr>
          </m:sSubPr>
          <m:e>
            <m:r>
              <w:rPr>
                <w:rFonts w:ascii="Cambria Math" w:hAnsi="Cambria Math"/>
                <w:szCs w:val="20"/>
              </w:rPr>
              <m:t>W</m:t>
            </m:r>
          </m:e>
          <m:sub>
            <m:r>
              <w:rPr>
                <w:rFonts w:ascii="Cambria Math" w:hAnsi="Cambria Math"/>
                <w:szCs w:val="20"/>
              </w:rPr>
              <m:t>f</m:t>
            </m:r>
          </m:sub>
        </m:sSub>
      </m:oMath>
      <w:r w:rsidRPr="00B43B0E">
        <w:rPr>
          <w:rFonts w:ascii="Times New Roman" w:hAnsi="Times New Roman"/>
          <w:szCs w:val="20"/>
        </w:rPr>
        <w:t xml:space="preserve">, </w:t>
      </w:r>
      <m:oMath>
        <m:r>
          <w:rPr>
            <w:rFonts w:ascii="Cambria Math" w:hAnsi="Cambria Math"/>
            <w:szCs w:val="20"/>
          </w:rPr>
          <m:t>l=1, …, v</m:t>
        </m:r>
      </m:oMath>
      <w:r w:rsidRPr="00B43B0E">
        <w:rPr>
          <w:rFonts w:ascii="Times New Roman" w:hAnsi="Times New Roman"/>
          <w:szCs w:val="20"/>
        </w:rPr>
        <w:t xml:space="preserve"> </w:t>
      </w:r>
    </w:p>
    <w:p w14:paraId="43CBF0F4" w14:textId="77777777" w:rsidR="00973E0B" w:rsidRPr="00B43B0E" w:rsidRDefault="00000000">
      <w:pPr>
        <w:widowControl w:val="0"/>
        <w:numPr>
          <w:ilvl w:val="2"/>
          <w:numId w:val="196"/>
        </w:numPr>
        <w:spacing w:after="120" w:line="259" w:lineRule="auto"/>
        <w:contextualSpacing/>
        <w:jc w:val="both"/>
        <w:rPr>
          <w:rFonts w:ascii="Times New Roman" w:eastAsia="Malgun Gothic" w:hAnsi="Times New Roman"/>
          <w:szCs w:val="20"/>
          <w:lang w:eastAsia="ko-KR"/>
        </w:rPr>
      </w:pP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1</m:t>
            </m:r>
          </m:sub>
        </m:sSub>
      </m:oMath>
      <w:r w:rsidR="00973E0B" w:rsidRPr="00B43B0E">
        <w:rPr>
          <w:rFonts w:ascii="Times New Roman" w:hAnsi="Times New Roman"/>
          <w:szCs w:val="20"/>
        </w:rPr>
        <w:t xml:space="preserve"> </w:t>
      </w:r>
      <m:oMath>
        <m:r>
          <w:rPr>
            <w:rFonts w:ascii="Cambria Math" w:hAnsi="Cambria Math"/>
            <w:szCs w:val="20"/>
          </w:rPr>
          <m:t>=</m:t>
        </m:r>
        <m:d>
          <m:dPr>
            <m:begChr m:val="["/>
            <m:endChr m:val="]"/>
            <m:ctrlPr>
              <w:rPr>
                <w:rFonts w:ascii="Cambria Math" w:hAnsi="Cambria Math"/>
                <w:szCs w:val="20"/>
              </w:rPr>
            </m:ctrlPr>
          </m:dPr>
          <m:e>
            <m:m>
              <m:mPr>
                <m:mcs>
                  <m:mc>
                    <m:mcPr>
                      <m:count m:val="2"/>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v</m:t>
                      </m:r>
                    </m:e>
                    <m:sub>
                      <m:r>
                        <w:rPr>
                          <w:rFonts w:ascii="Cambria Math" w:hAnsi="Cambria Math"/>
                          <w:szCs w:val="20"/>
                        </w:rPr>
                        <m:t>l,1</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l,L</m:t>
                      </m:r>
                    </m:sub>
                  </m:sSub>
                </m:e>
                <m:e>
                  <m:r>
                    <w:rPr>
                      <w:rFonts w:ascii="Cambria Math" w:hAnsi="Cambria Math"/>
                      <w:szCs w:val="20"/>
                    </w:rPr>
                    <m:t>0</m:t>
                  </m:r>
                </m:e>
              </m:mr>
              <m:mr>
                <m:e>
                  <m:r>
                    <w:rPr>
                      <w:rFonts w:ascii="Cambria Math" w:hAnsi="Cambria Math"/>
                      <w:szCs w:val="20"/>
                    </w:rPr>
                    <m:t>0</m:t>
                  </m:r>
                </m:e>
                <m:e>
                  <m:sSub>
                    <m:sSubPr>
                      <m:ctrlPr>
                        <w:rPr>
                          <w:rFonts w:ascii="Cambria Math" w:hAnsi="Cambria Math"/>
                          <w:i/>
                          <w:szCs w:val="20"/>
                        </w:rPr>
                      </m:ctrlPr>
                    </m:sSubPr>
                    <m:e>
                      <m:r>
                        <w:rPr>
                          <w:rFonts w:ascii="Cambria Math" w:hAnsi="Cambria Math"/>
                          <w:szCs w:val="20"/>
                        </w:rPr>
                        <m:t>v</m:t>
                      </m:r>
                    </m:e>
                    <m:sub>
                      <m:r>
                        <w:rPr>
                          <w:rFonts w:ascii="Cambria Math" w:hAnsi="Cambria Math"/>
                          <w:szCs w:val="20"/>
                        </w:rPr>
                        <m:t>l,1</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l,L</m:t>
                      </m:r>
                    </m:sub>
                  </m:sSub>
                </m:e>
              </m:mr>
            </m:m>
          </m:e>
        </m:d>
      </m:oMath>
      <w:r w:rsidR="00973E0B" w:rsidRPr="00B43B0E">
        <w:rPr>
          <w:rFonts w:ascii="Times New Roman" w:hAnsi="Times New Roman"/>
          <w:szCs w:val="20"/>
        </w:rPr>
        <w:t xml:space="preserve"> (wideband) is determined by UE from a downloadable/configurable SD basis set for layer </w:t>
      </w:r>
      <m:oMath>
        <m:r>
          <w:rPr>
            <w:rFonts w:ascii="Cambria Math" w:hAnsi="Cambria Math"/>
            <w:szCs w:val="20"/>
          </w:rPr>
          <m:t>l</m:t>
        </m:r>
      </m:oMath>
      <w:r w:rsidR="00973E0B" w:rsidRPr="00B43B0E">
        <w:rPr>
          <w:rFonts w:ascii="Times New Roman" w:hAnsi="Times New Roman"/>
          <w:szCs w:val="20"/>
        </w:rPr>
        <w:t xml:space="preserve">, and/or </w:t>
      </w: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f</m:t>
            </m:r>
          </m:sub>
        </m:sSub>
      </m:oMath>
      <w:r w:rsidR="00973E0B" w:rsidRPr="00B43B0E">
        <w:rPr>
          <w:rFonts w:ascii="Times New Roman" w:hAnsi="Times New Roman"/>
          <w:szCs w:val="20"/>
        </w:rPr>
        <w:t xml:space="preserve"> is determined by UE from a downloadable/configurable FD basis set, and L is the number of selected SD basis </w:t>
      </w:r>
    </w:p>
    <w:p w14:paraId="01E7A62C" w14:textId="77777777" w:rsidR="00973E0B" w:rsidRPr="00B43B0E" w:rsidRDefault="00973E0B">
      <w:pPr>
        <w:widowControl w:val="0"/>
        <w:numPr>
          <w:ilvl w:val="2"/>
          <w:numId w:val="196"/>
        </w:numPr>
        <w:spacing w:after="120" w:line="259" w:lineRule="auto"/>
        <w:contextualSpacing/>
        <w:jc w:val="both"/>
        <w:rPr>
          <w:rFonts w:ascii="Times New Roman" w:eastAsia="Malgun Gothic" w:hAnsi="Times New Roman"/>
          <w:szCs w:val="20"/>
          <w:lang w:eastAsia="ko-KR"/>
        </w:rPr>
      </w:pPr>
      <w:r w:rsidRPr="00B43B0E">
        <w:rPr>
          <w:rFonts w:ascii="Times New Roman" w:eastAsia="Malgun Gothic" w:hAnsi="Times New Roman"/>
          <w:szCs w:val="20"/>
          <w:lang w:eastAsia="ko-KR"/>
        </w:rPr>
        <w:lastRenderedPageBreak/>
        <w:t xml:space="preserve">Note: if FD basis set is not based on </w:t>
      </w:r>
      <w:r w:rsidRPr="00B43B0E">
        <w:rPr>
          <w:rFonts w:ascii="Times New Roman" w:hAnsi="Times New Roman"/>
          <w:szCs w:val="20"/>
        </w:rPr>
        <w:t>downloadable/configurable FD basis set, DFT FD basis set is assumed in the simulation.</w:t>
      </w:r>
    </w:p>
    <w:p w14:paraId="2EDE9E2F" w14:textId="77777777" w:rsidR="00973E0B" w:rsidRPr="007F57E2" w:rsidRDefault="00973E0B">
      <w:pPr>
        <w:widowControl w:val="0"/>
        <w:numPr>
          <w:ilvl w:val="1"/>
          <w:numId w:val="196"/>
        </w:numPr>
        <w:spacing w:after="120" w:line="259" w:lineRule="auto"/>
        <w:contextualSpacing/>
        <w:jc w:val="both"/>
        <w:rPr>
          <w:rFonts w:ascii="Times New Roman" w:eastAsia="Malgun Gothic" w:hAnsi="Times New Roman"/>
          <w:szCs w:val="20"/>
          <w:lang w:eastAsia="ko-KR"/>
        </w:rPr>
      </w:pPr>
      <w:r w:rsidRPr="007F57E2">
        <w:rPr>
          <w:rFonts w:ascii="Times New Roman" w:hAnsi="Times New Roman"/>
          <w:szCs w:val="20"/>
        </w:rPr>
        <w:t xml:space="preserve">Option-2B: </w:t>
      </w: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l</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W</m:t>
            </m:r>
          </m:e>
          <m:sub>
            <m:r>
              <w:rPr>
                <w:rFonts w:ascii="Cambria Math" w:hAnsi="Cambria Math"/>
                <w:szCs w:val="20"/>
              </w:rPr>
              <m:t>s-f</m:t>
            </m:r>
          </m:sub>
        </m:sSub>
        <m:sSub>
          <m:sSubPr>
            <m:ctrlPr>
              <w:rPr>
                <w:rFonts w:ascii="Cambria Math" w:hAnsi="Cambria Math"/>
                <w:i/>
                <w:szCs w:val="20"/>
              </w:rPr>
            </m:ctrlPr>
          </m:sSubPr>
          <m:e>
            <m:r>
              <w:rPr>
                <w:rFonts w:ascii="Cambria Math" w:hAnsi="Cambria Math"/>
                <w:szCs w:val="20"/>
              </w:rPr>
              <m:t>W</m:t>
            </m:r>
          </m:e>
          <m:sub>
            <m:r>
              <w:rPr>
                <w:rFonts w:ascii="Cambria Math" w:hAnsi="Cambria Math"/>
                <w:szCs w:val="20"/>
              </w:rPr>
              <m:t>2</m:t>
            </m:r>
          </m:sub>
        </m:sSub>
      </m:oMath>
      <w:r w:rsidRPr="007F57E2">
        <w:rPr>
          <w:rFonts w:ascii="Times New Roman" w:hAnsi="Times New Roman"/>
          <w:szCs w:val="20"/>
        </w:rPr>
        <w:t>,</w:t>
      </w:r>
      <w:r w:rsidRPr="007F57E2">
        <w:rPr>
          <w:rFonts w:ascii="Cambria Math" w:hAnsi="Cambria Math"/>
          <w:i/>
          <w:szCs w:val="20"/>
        </w:rPr>
        <w:t xml:space="preserve"> </w:t>
      </w:r>
      <m:oMath>
        <m:r>
          <w:rPr>
            <w:rFonts w:ascii="Cambria Math" w:hAnsi="Cambria Math"/>
            <w:szCs w:val="20"/>
          </w:rPr>
          <m:t>l=1, …, v</m:t>
        </m:r>
      </m:oMath>
    </w:p>
    <w:p w14:paraId="2D672D65" w14:textId="77777777" w:rsidR="00973E0B" w:rsidRPr="007F57E2" w:rsidRDefault="00000000">
      <w:pPr>
        <w:widowControl w:val="0"/>
        <w:numPr>
          <w:ilvl w:val="2"/>
          <w:numId w:val="196"/>
        </w:numPr>
        <w:spacing w:after="120" w:line="259" w:lineRule="auto"/>
        <w:contextualSpacing/>
        <w:jc w:val="both"/>
        <w:rPr>
          <w:rFonts w:ascii="Times New Roman" w:eastAsia="Malgun Gothic" w:hAnsi="Times New Roman"/>
          <w:szCs w:val="20"/>
          <w:lang w:eastAsia="ko-KR"/>
        </w:rPr>
      </w:pPr>
      <m:oMath>
        <m:sSub>
          <m:sSubPr>
            <m:ctrlPr>
              <w:rPr>
                <w:rFonts w:ascii="Cambria Math" w:hAnsi="Cambria Math"/>
                <w:i/>
                <w:szCs w:val="20"/>
              </w:rPr>
            </m:ctrlPr>
          </m:sSubPr>
          <m:e>
            <m:r>
              <w:rPr>
                <w:rFonts w:ascii="Cambria Math" w:hAnsi="Cambria Math"/>
                <w:szCs w:val="20"/>
              </w:rPr>
              <m:t>W</m:t>
            </m:r>
          </m:e>
          <m:sub>
            <m:r>
              <w:rPr>
                <w:rFonts w:ascii="Cambria Math" w:hAnsi="Cambria Math"/>
                <w:szCs w:val="20"/>
              </w:rPr>
              <m:t>s-f</m:t>
            </m:r>
          </m:sub>
        </m:sSub>
        <m:r>
          <w:rPr>
            <w:rFonts w:ascii="Cambria Math" w:hAnsi="Cambria Math"/>
            <w:szCs w:val="20"/>
          </w:rPr>
          <m:t>=</m:t>
        </m:r>
        <m:d>
          <m:dPr>
            <m:begChr m:val="["/>
            <m:endChr m:val="]"/>
            <m:ctrlPr>
              <w:rPr>
                <w:rFonts w:ascii="Cambria Math" w:hAnsi="Cambria Math"/>
                <w:szCs w:val="20"/>
              </w:rPr>
            </m:ctrlPr>
          </m:dPr>
          <m:e>
            <m:m>
              <m:mPr>
                <m:mcs>
                  <m:mc>
                    <m:mcPr>
                      <m:count m:val="2"/>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v</m:t>
                      </m:r>
                    </m:e>
                    <m:sub>
                      <m:r>
                        <w:rPr>
                          <w:rFonts w:ascii="Cambria Math" w:hAnsi="Cambria Math"/>
                          <w:szCs w:val="20"/>
                        </w:rPr>
                        <m:t>sf,l,1</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sf,l,L</m:t>
                      </m:r>
                    </m:sub>
                  </m:sSub>
                </m:e>
                <m:e>
                  <m:r>
                    <w:rPr>
                      <w:rFonts w:ascii="Cambria Math" w:hAnsi="Cambria Math"/>
                      <w:szCs w:val="20"/>
                    </w:rPr>
                    <m:t>0</m:t>
                  </m:r>
                </m:e>
              </m:mr>
              <m:mr>
                <m:e>
                  <m:r>
                    <w:rPr>
                      <w:rFonts w:ascii="Cambria Math" w:hAnsi="Cambria Math"/>
                      <w:szCs w:val="20"/>
                    </w:rPr>
                    <m:t>0</m:t>
                  </m:r>
                </m:e>
                <m:e>
                  <m:sSub>
                    <m:sSubPr>
                      <m:ctrlPr>
                        <w:rPr>
                          <w:rFonts w:ascii="Cambria Math" w:hAnsi="Cambria Math"/>
                          <w:i/>
                          <w:szCs w:val="20"/>
                        </w:rPr>
                      </m:ctrlPr>
                    </m:sSubPr>
                    <m:e>
                      <m:r>
                        <w:rPr>
                          <w:rFonts w:ascii="Cambria Math" w:hAnsi="Cambria Math"/>
                          <w:szCs w:val="20"/>
                        </w:rPr>
                        <m:t>v</m:t>
                      </m:r>
                    </m:e>
                    <m:sub>
                      <m:r>
                        <w:rPr>
                          <w:rFonts w:ascii="Cambria Math" w:hAnsi="Cambria Math"/>
                          <w:szCs w:val="20"/>
                        </w:rPr>
                        <m:t>sf,l,1</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sf,l,L</m:t>
                      </m:r>
                    </m:sub>
                  </m:sSub>
                </m:e>
              </m:mr>
            </m:m>
          </m:e>
        </m:d>
      </m:oMath>
      <w:r w:rsidR="00973E0B" w:rsidRPr="007F57E2">
        <w:rPr>
          <w:rFonts w:ascii="Times New Roman" w:hAnsi="Times New Roman" w:hint="eastAsia"/>
          <w:szCs w:val="20"/>
        </w:rPr>
        <w:t xml:space="preserve"> </w:t>
      </w:r>
      <w:r w:rsidR="00973E0B" w:rsidRPr="007F57E2">
        <w:rPr>
          <w:rFonts w:ascii="Times New Roman" w:hAnsi="Times New Roman"/>
          <w:szCs w:val="20"/>
        </w:rPr>
        <w:t>(wideband) is determined by UE from a downloadable/configurable SD-FD basis pair set for layer l, and L is the number of selected SD/FD basis vector pairs</w:t>
      </w:r>
    </w:p>
    <w:p w14:paraId="6A454EA3" w14:textId="77777777" w:rsidR="00973E0B" w:rsidRPr="007F57E2"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7F57E2">
        <w:rPr>
          <w:rFonts w:ascii="Times New Roman" w:eastAsia="Malgun Gothic" w:hAnsi="Times New Roman"/>
          <w:szCs w:val="20"/>
          <w:lang w:eastAsia="ko-KR"/>
        </w:rPr>
        <w:t>Companies report the basis/precoding vector quantization assumption, if applicable</w:t>
      </w:r>
    </w:p>
    <w:p w14:paraId="7FE69FF9" w14:textId="77777777" w:rsidR="00973E0B" w:rsidRPr="007F57E2"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7F57E2">
        <w:rPr>
          <w:rFonts w:ascii="Times New Roman" w:eastAsia="Malgun Gothic" w:hAnsi="Times New Roman"/>
          <w:szCs w:val="20"/>
          <w:lang w:eastAsia="ko-KR"/>
        </w:rPr>
        <w:t xml:space="preserve">Companies report how the NW determines </w:t>
      </w:r>
      <w:r w:rsidRPr="007F57E2">
        <w:rPr>
          <w:rFonts w:ascii="Times New Roman" w:hAnsi="Times New Roman"/>
          <w:szCs w:val="20"/>
        </w:rPr>
        <w:t>downloadable/configurable basis/codebook</w:t>
      </w:r>
    </w:p>
    <w:p w14:paraId="4D940EB7" w14:textId="77777777" w:rsidR="00973E0B" w:rsidRPr="007F57E2"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7F57E2">
        <w:rPr>
          <w:rFonts w:ascii="Times New Roman" w:eastAsia="Malgun Gothic" w:hAnsi="Times New Roman"/>
          <w:szCs w:val="20"/>
          <w:lang w:eastAsia="ko-KR"/>
        </w:rPr>
        <w:t>Companies report the orthogonality of the downloadable/configurable basis/ precoding vector and the assumption for basis/ precoding vector selection (whether the selection is layer-common or layer-specific)</w:t>
      </w:r>
    </w:p>
    <w:p w14:paraId="440554AD" w14:textId="77777777" w:rsidR="00973E0B" w:rsidRPr="007F57E2"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7F57E2">
        <w:rPr>
          <w:rFonts w:ascii="Times New Roman" w:hAnsi="Times New Roman"/>
          <w:szCs w:val="20"/>
        </w:rPr>
        <w:t>Strive to have common codebook structure with fixed codebook, if applicable</w:t>
      </w:r>
    </w:p>
    <w:p w14:paraId="1B8E54A8" w14:textId="77777777" w:rsidR="00973E0B" w:rsidRPr="007F57E2" w:rsidRDefault="00973E0B">
      <w:pPr>
        <w:widowControl w:val="0"/>
        <w:numPr>
          <w:ilvl w:val="0"/>
          <w:numId w:val="196"/>
        </w:numPr>
        <w:spacing w:after="120" w:line="259" w:lineRule="auto"/>
        <w:contextualSpacing/>
        <w:jc w:val="both"/>
        <w:rPr>
          <w:rFonts w:ascii="Times New Roman" w:eastAsia="Malgun Gothic" w:hAnsi="Times New Roman"/>
          <w:szCs w:val="20"/>
          <w:lang w:eastAsia="ko-KR"/>
        </w:rPr>
      </w:pPr>
      <w:r w:rsidRPr="007F57E2">
        <w:rPr>
          <w:rFonts w:ascii="Times New Roman" w:eastAsia="Malgun Gothic" w:hAnsi="Times New Roman"/>
          <w:szCs w:val="20"/>
          <w:lang w:eastAsia="ko-KR"/>
        </w:rPr>
        <w:t>Companies are encouraged to compare with fixed codebook as well as AI-based CSI compression</w:t>
      </w:r>
    </w:p>
    <w:p w14:paraId="3E526269" w14:textId="77777777" w:rsidR="00973E0B" w:rsidRPr="00376635" w:rsidRDefault="00973E0B" w:rsidP="00973E0B">
      <w:pPr>
        <w:ind w:left="1440" w:hanging="1440"/>
        <w:rPr>
          <w:rFonts w:ascii="Times New Roman" w:eastAsiaTheme="minorEastAsia" w:hAnsi="Times New Roman"/>
          <w:lang w:eastAsia="zh-CN"/>
        </w:rPr>
      </w:pPr>
    </w:p>
    <w:p w14:paraId="79962484"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1003DC02" w14:textId="77777777" w:rsidR="00973E0B" w:rsidRDefault="00973E0B" w:rsidP="00973E0B">
      <w:pPr>
        <w:rPr>
          <w:rFonts w:ascii="Times New Roman" w:hAnsi="Times New Roman"/>
        </w:rPr>
      </w:pPr>
      <w:r>
        <w:rPr>
          <w:rFonts w:ascii="Times New Roman" w:hAnsi="Times New Roman"/>
          <w:szCs w:val="20"/>
        </w:rPr>
        <w:t>For the 6GR codebook design for CSI report, study a W</w:t>
      </w:r>
      <w:r>
        <w:rPr>
          <w:rFonts w:ascii="Times New Roman" w:hAnsi="Times New Roman"/>
          <w:szCs w:val="20"/>
          <w:vertAlign w:val="subscript"/>
        </w:rPr>
        <w:t>1</w:t>
      </w:r>
      <w:r>
        <w:rPr>
          <w:rFonts w:ascii="Times New Roman" w:hAnsi="Times New Roman"/>
          <w:szCs w:val="20"/>
        </w:rPr>
        <w:t>W</w:t>
      </w:r>
      <w:r>
        <w:rPr>
          <w:rFonts w:ascii="Times New Roman" w:hAnsi="Times New Roman"/>
          <w:szCs w:val="20"/>
          <w:vertAlign w:val="subscript"/>
        </w:rPr>
        <w:t>2</w:t>
      </w:r>
      <w:r>
        <w:rPr>
          <w:rFonts w:ascii="Times New Roman" w:hAnsi="Times New Roman"/>
          <w:szCs w:val="20"/>
        </w:rPr>
        <w:t>W</w:t>
      </w:r>
      <w:r>
        <w:rPr>
          <w:rFonts w:ascii="Times New Roman" w:hAnsi="Times New Roman"/>
          <w:szCs w:val="20"/>
          <w:vertAlign w:val="subscript"/>
        </w:rPr>
        <w:t>f</w:t>
      </w:r>
      <w:r>
        <w:rPr>
          <w:rFonts w:ascii="Times New Roman" w:hAnsi="Times New Roman"/>
          <w:szCs w:val="20"/>
        </w:rPr>
        <w:t xml:space="preserve"> structure as a starting point for the high-resolution scheme with the following considerations for RI=1-4:</w:t>
      </w:r>
    </w:p>
    <w:p w14:paraId="7F1BFC88" w14:textId="77777777" w:rsidR="00973E0B" w:rsidRDefault="00973E0B">
      <w:pPr>
        <w:numPr>
          <w:ilvl w:val="0"/>
          <w:numId w:val="197"/>
        </w:numPr>
        <w:rPr>
          <w:rFonts w:ascii="Times New Roman" w:eastAsia="Times New Roman" w:hAnsi="Times New Roman"/>
          <w:szCs w:val="20"/>
        </w:rPr>
      </w:pPr>
      <w:r>
        <w:rPr>
          <w:rFonts w:ascii="Times New Roman" w:eastAsia="Times New Roman" w:hAnsi="Times New Roman"/>
          <w:szCs w:val="20"/>
        </w:rPr>
        <w:t>W</w:t>
      </w:r>
      <w:r>
        <w:rPr>
          <w:rFonts w:ascii="Times New Roman" w:eastAsia="Times New Roman" w:hAnsi="Times New Roman"/>
          <w:szCs w:val="20"/>
          <w:vertAlign w:val="subscript"/>
        </w:rPr>
        <w:t>1</w:t>
      </w:r>
      <w:r>
        <w:rPr>
          <w:rFonts w:ascii="Times New Roman" w:eastAsia="Times New Roman" w:hAnsi="Times New Roman"/>
          <w:szCs w:val="20"/>
        </w:rPr>
        <w:t xml:space="preserve">-structure </w:t>
      </w:r>
    </w:p>
    <w:p w14:paraId="6FB3FC5E" w14:textId="77777777" w:rsidR="00973E0B" w:rsidRDefault="00973E0B">
      <w:pPr>
        <w:numPr>
          <w:ilvl w:val="1"/>
          <w:numId w:val="197"/>
        </w:numPr>
        <w:rPr>
          <w:rFonts w:ascii="Times New Roman" w:eastAsia="Times New Roman" w:hAnsi="Times New Roman"/>
          <w:szCs w:val="20"/>
        </w:rPr>
      </w:pPr>
      <w:r>
        <w:rPr>
          <w:rFonts w:ascii="Times New Roman" w:eastAsia="Times New Roman" w:hAnsi="Times New Roman"/>
          <w:szCs w:val="20"/>
        </w:rPr>
        <w:t xml:space="preserve">SD basis </w:t>
      </w:r>
    </w:p>
    <w:p w14:paraId="66E591DD" w14:textId="77777777" w:rsidR="00973E0B" w:rsidRDefault="00973E0B">
      <w:pPr>
        <w:numPr>
          <w:ilvl w:val="2"/>
          <w:numId w:val="197"/>
        </w:numPr>
        <w:rPr>
          <w:rFonts w:ascii="Times New Roman" w:eastAsia="Times New Roman" w:hAnsi="Times New Roman"/>
          <w:szCs w:val="20"/>
        </w:rPr>
      </w:pPr>
      <w:r>
        <w:rPr>
          <w:rFonts w:ascii="Times New Roman" w:eastAsia="Times New Roman" w:hAnsi="Times New Roman"/>
          <w:szCs w:val="20"/>
        </w:rPr>
        <w:t xml:space="preserve">NR oversampled 2D-DFT basis is a baseline </w:t>
      </w:r>
    </w:p>
    <w:p w14:paraId="1019C4E6" w14:textId="77777777" w:rsidR="00973E0B" w:rsidRDefault="00973E0B">
      <w:pPr>
        <w:numPr>
          <w:ilvl w:val="3"/>
          <w:numId w:val="197"/>
        </w:numPr>
        <w:rPr>
          <w:rFonts w:ascii="Times New Roman" w:eastAsia="Times New Roman" w:hAnsi="Times New Roman"/>
          <w:szCs w:val="20"/>
        </w:rPr>
      </w:pPr>
      <w:r>
        <w:rPr>
          <w:rFonts w:ascii="Times New Roman" w:eastAsia="Times New Roman" w:hAnsi="Times New Roman"/>
          <w:szCs w:val="20"/>
        </w:rPr>
        <w:t>FFS on other basis</w:t>
      </w:r>
    </w:p>
    <w:p w14:paraId="47A35776" w14:textId="77777777" w:rsidR="00973E0B" w:rsidRDefault="00973E0B">
      <w:pPr>
        <w:numPr>
          <w:ilvl w:val="3"/>
          <w:numId w:val="197"/>
        </w:numPr>
        <w:rPr>
          <w:rFonts w:ascii="Times New Roman" w:eastAsia="Times New Roman" w:hAnsi="Times New Roman"/>
          <w:szCs w:val="20"/>
        </w:rPr>
      </w:pPr>
      <w:r>
        <w:rPr>
          <w:rFonts w:ascii="Times New Roman" w:eastAsia="Times New Roman" w:hAnsi="Times New Roman"/>
          <w:szCs w:val="20"/>
        </w:rPr>
        <w:t>FFS on alphabet set for combination coefficients for the basis constructed from combined 2D DFT beams</w:t>
      </w:r>
    </w:p>
    <w:p w14:paraId="605F34A3" w14:textId="77777777" w:rsidR="00973E0B" w:rsidRDefault="00973E0B">
      <w:pPr>
        <w:numPr>
          <w:ilvl w:val="1"/>
          <w:numId w:val="197"/>
        </w:numPr>
        <w:rPr>
          <w:rFonts w:ascii="Times New Roman" w:eastAsia="Times New Roman" w:hAnsi="Times New Roman"/>
          <w:szCs w:val="20"/>
        </w:rPr>
      </w:pPr>
      <w:r>
        <w:rPr>
          <w:rFonts w:ascii="Times New Roman" w:eastAsia="Times New Roman" w:hAnsi="Times New Roman"/>
          <w:szCs w:val="20"/>
        </w:rPr>
        <w:t xml:space="preserve">SD basis selection </w:t>
      </w:r>
    </w:p>
    <w:p w14:paraId="3F734B33" w14:textId="77777777" w:rsidR="00973E0B" w:rsidRDefault="00973E0B">
      <w:pPr>
        <w:numPr>
          <w:ilvl w:val="2"/>
          <w:numId w:val="197"/>
        </w:numPr>
        <w:tabs>
          <w:tab w:val="left" w:pos="1440"/>
        </w:tabs>
        <w:rPr>
          <w:rFonts w:ascii="Times New Roman" w:eastAsia="Times New Roman" w:hAnsi="Times New Roman"/>
          <w:szCs w:val="20"/>
        </w:rPr>
      </w:pPr>
      <w:r>
        <w:rPr>
          <w:rFonts w:ascii="Times New Roman" w:eastAsia="Times New Roman" w:hAnsi="Times New Roman"/>
          <w:szCs w:val="20"/>
        </w:rPr>
        <w:t>Down-select from the following options:</w:t>
      </w:r>
    </w:p>
    <w:p w14:paraId="4518B247" w14:textId="77777777" w:rsidR="00973E0B" w:rsidRDefault="00973E0B">
      <w:pPr>
        <w:numPr>
          <w:ilvl w:val="3"/>
          <w:numId w:val="197"/>
        </w:numPr>
        <w:tabs>
          <w:tab w:val="left" w:pos="1440"/>
          <w:tab w:val="left" w:pos="2160"/>
        </w:tabs>
        <w:rPr>
          <w:rFonts w:ascii="Times New Roman" w:eastAsia="Times New Roman" w:hAnsi="Times New Roman"/>
          <w:szCs w:val="20"/>
        </w:rPr>
      </w:pPr>
      <w:r>
        <w:rPr>
          <w:rFonts w:ascii="Times New Roman" w:eastAsia="Times New Roman" w:hAnsi="Times New Roman"/>
          <w:szCs w:val="20"/>
        </w:rPr>
        <w:t>Opt1. L=1 only, Layer-specific/group-specific SD basis selection</w:t>
      </w:r>
    </w:p>
    <w:p w14:paraId="5F7C23F5" w14:textId="77777777" w:rsidR="00973E0B" w:rsidRDefault="00973E0B">
      <w:pPr>
        <w:numPr>
          <w:ilvl w:val="3"/>
          <w:numId w:val="197"/>
        </w:numPr>
        <w:tabs>
          <w:tab w:val="left" w:pos="2160"/>
        </w:tabs>
        <w:rPr>
          <w:rFonts w:ascii="Times New Roman" w:eastAsia="Times New Roman" w:hAnsi="Times New Roman"/>
          <w:szCs w:val="20"/>
        </w:rPr>
      </w:pPr>
      <w:r>
        <w:rPr>
          <w:rFonts w:ascii="Times New Roman" w:eastAsia="Times New Roman" w:hAnsi="Times New Roman"/>
          <w:szCs w:val="20"/>
        </w:rPr>
        <w:t xml:space="preserve">Opt2. L≥1 Layer-specific/group-specific SD basis selection </w:t>
      </w:r>
    </w:p>
    <w:p w14:paraId="387C69DC" w14:textId="77777777" w:rsidR="00973E0B" w:rsidRDefault="00973E0B">
      <w:pPr>
        <w:numPr>
          <w:ilvl w:val="3"/>
          <w:numId w:val="197"/>
        </w:numPr>
        <w:tabs>
          <w:tab w:val="left" w:pos="2160"/>
        </w:tabs>
        <w:rPr>
          <w:rFonts w:ascii="Times New Roman" w:eastAsia="Times New Roman" w:hAnsi="Times New Roman"/>
          <w:szCs w:val="20"/>
        </w:rPr>
      </w:pPr>
      <w:r>
        <w:rPr>
          <w:rFonts w:ascii="Times New Roman" w:eastAsia="Times New Roman" w:hAnsi="Times New Roman"/>
          <w:szCs w:val="20"/>
        </w:rPr>
        <w:t>Opt3. L&gt;1 Layer-common SD basis selection</w:t>
      </w:r>
    </w:p>
    <w:p w14:paraId="17F6006E" w14:textId="77777777" w:rsidR="00973E0B" w:rsidRDefault="00973E0B">
      <w:pPr>
        <w:numPr>
          <w:ilvl w:val="2"/>
          <w:numId w:val="197"/>
        </w:numPr>
        <w:rPr>
          <w:rFonts w:ascii="Times New Roman" w:eastAsia="Times New Roman" w:hAnsi="Times New Roman"/>
          <w:szCs w:val="20"/>
        </w:rPr>
      </w:pPr>
      <w:proofErr w:type="spellStart"/>
      <w:r>
        <w:rPr>
          <w:rFonts w:ascii="Times New Roman" w:eastAsia="Times New Roman" w:hAnsi="Times New Roman"/>
          <w:szCs w:val="20"/>
        </w:rPr>
        <w:t>eType</w:t>
      </w:r>
      <w:proofErr w:type="spellEnd"/>
      <w:r>
        <w:rPr>
          <w:rFonts w:ascii="Times New Roman" w:eastAsia="Times New Roman" w:hAnsi="Times New Roman"/>
          <w:szCs w:val="20"/>
        </w:rPr>
        <w:t xml:space="preserve">-II orthogonal DFT beam selection in 2D direction is a baseline </w:t>
      </w:r>
    </w:p>
    <w:p w14:paraId="537B37D4" w14:textId="77777777" w:rsidR="00973E0B" w:rsidRDefault="00973E0B">
      <w:pPr>
        <w:numPr>
          <w:ilvl w:val="3"/>
          <w:numId w:val="197"/>
        </w:numPr>
        <w:rPr>
          <w:rFonts w:ascii="Times New Roman" w:eastAsia="Times New Roman" w:hAnsi="Times New Roman"/>
          <w:szCs w:val="20"/>
        </w:rPr>
      </w:pPr>
      <w:r>
        <w:rPr>
          <w:rFonts w:ascii="Times New Roman" w:eastAsia="Times New Roman" w:hAnsi="Times New Roman"/>
          <w:szCs w:val="20"/>
        </w:rPr>
        <w:t>FFS orthogonal basis selection in at least 1D direction</w:t>
      </w:r>
    </w:p>
    <w:p w14:paraId="39199EE0" w14:textId="77777777" w:rsidR="00973E0B" w:rsidRDefault="00973E0B">
      <w:pPr>
        <w:numPr>
          <w:ilvl w:val="3"/>
          <w:numId w:val="197"/>
        </w:numPr>
        <w:rPr>
          <w:rFonts w:ascii="Times New Roman" w:eastAsia="Times New Roman" w:hAnsi="Times New Roman"/>
          <w:szCs w:val="20"/>
        </w:rPr>
      </w:pPr>
      <w:r>
        <w:rPr>
          <w:rFonts w:ascii="Times New Roman" w:eastAsia="Times New Roman" w:hAnsi="Times New Roman"/>
          <w:szCs w:val="20"/>
        </w:rPr>
        <w:t>FFS non-orthogonal L basis selection, e.g., basis vector-</w:t>
      </w:r>
      <w:r w:rsidRPr="006E04EA">
        <w:rPr>
          <w:rFonts w:ascii="Times New Roman" w:hAnsi="Times New Roman"/>
          <w:szCs w:val="20"/>
        </w:rPr>
        <w:t xml:space="preserve"> </w:t>
      </w:r>
      <w:r w:rsidRPr="00B0496B">
        <w:rPr>
          <w:rFonts w:ascii="Times New Roman" w:hAnsi="Times New Roman"/>
          <w:szCs w:val="20"/>
        </w:rPr>
        <w:t>specific (q1, q2) selection</w:t>
      </w:r>
    </w:p>
    <w:p w14:paraId="26F0CF91" w14:textId="77777777" w:rsidR="00973E0B" w:rsidRPr="00B0496B" w:rsidRDefault="00973E0B">
      <w:pPr>
        <w:numPr>
          <w:ilvl w:val="3"/>
          <w:numId w:val="197"/>
        </w:numPr>
        <w:rPr>
          <w:rFonts w:ascii="Times New Roman" w:eastAsia="Times New Roman" w:hAnsi="Times New Roman"/>
          <w:szCs w:val="20"/>
        </w:rPr>
      </w:pPr>
      <w:r>
        <w:rPr>
          <w:rFonts w:ascii="Times New Roman" w:hAnsi="Times New Roman" w:hint="eastAsia"/>
          <w:szCs w:val="20"/>
        </w:rPr>
        <w:t>F</w:t>
      </w:r>
      <w:r>
        <w:rPr>
          <w:rFonts w:ascii="Times New Roman" w:hAnsi="Times New Roman"/>
          <w:szCs w:val="20"/>
        </w:rPr>
        <w:t xml:space="preserve">FS orthogonal L basis selection, non-orthogonal basis selection across different layers, e.g., </w:t>
      </w:r>
      <w:r>
        <w:rPr>
          <w:rFonts w:ascii="Times New Roman" w:eastAsia="Times New Roman" w:hAnsi="Times New Roman"/>
          <w:szCs w:val="20"/>
        </w:rPr>
        <w:t xml:space="preserve">orthogonal DFT beam selection in 2D </w:t>
      </w:r>
      <w:r w:rsidRPr="00B0496B">
        <w:rPr>
          <w:rFonts w:ascii="Times New Roman" w:eastAsia="Times New Roman" w:hAnsi="Times New Roman"/>
          <w:szCs w:val="20"/>
        </w:rPr>
        <w:t>direction for each layer with</w:t>
      </w:r>
      <w:r w:rsidRPr="00B0496B">
        <w:rPr>
          <w:rFonts w:ascii="Times New Roman" w:hAnsi="Times New Roman"/>
          <w:szCs w:val="20"/>
        </w:rPr>
        <w:t xml:space="preserve"> layer-specific (q1, q2) selection</w:t>
      </w:r>
    </w:p>
    <w:p w14:paraId="7F57BF7E" w14:textId="77777777" w:rsidR="00973E0B" w:rsidRPr="00B0496B" w:rsidRDefault="00973E0B">
      <w:pPr>
        <w:numPr>
          <w:ilvl w:val="3"/>
          <w:numId w:val="197"/>
        </w:numPr>
        <w:tabs>
          <w:tab w:val="left" w:pos="2160"/>
        </w:tabs>
        <w:rPr>
          <w:rFonts w:ascii="Times New Roman" w:eastAsia="Times New Roman" w:hAnsi="Times New Roman"/>
          <w:szCs w:val="20"/>
        </w:rPr>
      </w:pPr>
      <w:r w:rsidRPr="00B0496B">
        <w:rPr>
          <w:rFonts w:ascii="Times New Roman" w:eastAsia="Times New Roman" w:hAnsi="Times New Roman"/>
          <w:szCs w:val="20"/>
        </w:rPr>
        <w:t>FFS whether/how to further optimize SD basis selection, e.g., using layer-common in combination with layer-specific/layer group-specific</w:t>
      </w:r>
    </w:p>
    <w:p w14:paraId="645A5276" w14:textId="77777777" w:rsidR="00973E0B" w:rsidRPr="00B0496B" w:rsidRDefault="00973E0B">
      <w:pPr>
        <w:numPr>
          <w:ilvl w:val="0"/>
          <w:numId w:val="197"/>
        </w:numPr>
        <w:rPr>
          <w:rFonts w:ascii="Times New Roman" w:eastAsia="Times New Roman" w:hAnsi="Times New Roman"/>
          <w:szCs w:val="20"/>
        </w:rPr>
      </w:pPr>
      <w:r w:rsidRPr="00B0496B">
        <w:rPr>
          <w:rFonts w:ascii="Times New Roman" w:eastAsia="Times New Roman" w:hAnsi="Times New Roman"/>
          <w:szCs w:val="20"/>
        </w:rPr>
        <w:t>FFS whether to consider RI&gt;4</w:t>
      </w:r>
    </w:p>
    <w:p w14:paraId="781A6549" w14:textId="77777777" w:rsidR="00973E0B" w:rsidRPr="00B0496B" w:rsidRDefault="00973E0B">
      <w:pPr>
        <w:numPr>
          <w:ilvl w:val="0"/>
          <w:numId w:val="197"/>
        </w:numPr>
        <w:rPr>
          <w:rFonts w:ascii="Times New Roman" w:eastAsia="Times New Roman" w:hAnsi="Times New Roman"/>
          <w:szCs w:val="20"/>
        </w:rPr>
      </w:pPr>
      <w:proofErr w:type="spellStart"/>
      <w:r w:rsidRPr="00B0496B">
        <w:rPr>
          <w:rFonts w:ascii="Times New Roman" w:eastAsia="Times New Roman" w:hAnsi="Times New Roman"/>
          <w:szCs w:val="20"/>
        </w:rPr>
        <w:t>W</w:t>
      </w:r>
      <w:r w:rsidRPr="00B0496B">
        <w:rPr>
          <w:rFonts w:ascii="Times New Roman" w:eastAsia="Times New Roman" w:hAnsi="Times New Roman"/>
          <w:szCs w:val="20"/>
          <w:vertAlign w:val="subscript"/>
        </w:rPr>
        <w:t>f</w:t>
      </w:r>
      <w:proofErr w:type="spellEnd"/>
      <w:r w:rsidRPr="00B0496B">
        <w:rPr>
          <w:rFonts w:ascii="Times New Roman" w:eastAsia="Times New Roman" w:hAnsi="Times New Roman"/>
          <w:szCs w:val="20"/>
        </w:rPr>
        <w:t xml:space="preserve">-structure </w:t>
      </w:r>
    </w:p>
    <w:p w14:paraId="27AC9B5B" w14:textId="77777777" w:rsidR="00973E0B" w:rsidRPr="00B0496B" w:rsidRDefault="00973E0B">
      <w:pPr>
        <w:numPr>
          <w:ilvl w:val="1"/>
          <w:numId w:val="197"/>
        </w:numPr>
        <w:rPr>
          <w:rFonts w:ascii="Times New Roman" w:eastAsia="Times New Roman" w:hAnsi="Times New Roman"/>
          <w:szCs w:val="20"/>
        </w:rPr>
      </w:pPr>
      <w:proofErr w:type="spellStart"/>
      <w:r w:rsidRPr="00B0496B">
        <w:rPr>
          <w:rFonts w:ascii="Times New Roman" w:eastAsia="Times New Roman" w:hAnsi="Times New Roman"/>
          <w:szCs w:val="20"/>
        </w:rPr>
        <w:t>eType</w:t>
      </w:r>
      <w:proofErr w:type="spellEnd"/>
      <w:r w:rsidRPr="00B0496B">
        <w:rPr>
          <w:rFonts w:ascii="Times New Roman" w:eastAsia="Times New Roman" w:hAnsi="Times New Roman"/>
          <w:szCs w:val="20"/>
        </w:rPr>
        <w:t>-II layer-specific FD basis selection as a baseline</w:t>
      </w:r>
    </w:p>
    <w:p w14:paraId="23D0B306" w14:textId="77777777" w:rsidR="00973E0B" w:rsidRPr="00B0496B" w:rsidRDefault="00973E0B">
      <w:pPr>
        <w:numPr>
          <w:ilvl w:val="2"/>
          <w:numId w:val="197"/>
        </w:numPr>
        <w:tabs>
          <w:tab w:val="left" w:pos="1440"/>
        </w:tabs>
        <w:rPr>
          <w:rFonts w:ascii="Times New Roman" w:eastAsia="Times New Roman" w:hAnsi="Times New Roman"/>
          <w:szCs w:val="20"/>
        </w:rPr>
      </w:pPr>
      <w:r w:rsidRPr="00B0496B">
        <w:rPr>
          <w:rFonts w:ascii="Times New Roman" w:eastAsia="Times New Roman" w:hAnsi="Times New Roman"/>
          <w:szCs w:val="20"/>
        </w:rPr>
        <w:t>FFS on whether/how to further optimize FD compression, e.g., delay-domain pre-alignment per-basis prior to FD compression</w:t>
      </w:r>
    </w:p>
    <w:p w14:paraId="1870B32A" w14:textId="77777777" w:rsidR="00973E0B" w:rsidRPr="00B0496B" w:rsidRDefault="00973E0B">
      <w:pPr>
        <w:numPr>
          <w:ilvl w:val="0"/>
          <w:numId w:val="197"/>
        </w:numPr>
        <w:rPr>
          <w:rFonts w:ascii="Times New Roman" w:eastAsia="Times New Roman" w:hAnsi="Times New Roman"/>
          <w:szCs w:val="20"/>
        </w:rPr>
      </w:pPr>
      <w:r w:rsidRPr="00B0496B">
        <w:rPr>
          <w:rFonts w:ascii="Times New Roman" w:eastAsia="Times New Roman" w:hAnsi="Times New Roman"/>
          <w:szCs w:val="20"/>
        </w:rPr>
        <w:t>W</w:t>
      </w:r>
      <w:r w:rsidRPr="00B0496B">
        <w:rPr>
          <w:rFonts w:ascii="Times New Roman" w:eastAsia="Times New Roman" w:hAnsi="Times New Roman"/>
          <w:szCs w:val="20"/>
          <w:vertAlign w:val="subscript"/>
        </w:rPr>
        <w:t>2</w:t>
      </w:r>
      <w:r w:rsidRPr="00B0496B">
        <w:rPr>
          <w:rFonts w:ascii="Times New Roman" w:eastAsia="Times New Roman" w:hAnsi="Times New Roman"/>
          <w:szCs w:val="20"/>
        </w:rPr>
        <w:t xml:space="preserve">-structure </w:t>
      </w:r>
    </w:p>
    <w:p w14:paraId="36961EC3" w14:textId="77777777" w:rsidR="00973E0B" w:rsidRPr="00B0496B" w:rsidRDefault="00973E0B">
      <w:pPr>
        <w:numPr>
          <w:ilvl w:val="1"/>
          <w:numId w:val="197"/>
        </w:numPr>
        <w:rPr>
          <w:rFonts w:ascii="Times New Roman" w:eastAsia="Times New Roman" w:hAnsi="Times New Roman"/>
          <w:szCs w:val="20"/>
        </w:rPr>
      </w:pPr>
      <w:r w:rsidRPr="00B0496B">
        <w:rPr>
          <w:rFonts w:ascii="Times New Roman" w:eastAsia="Times New Roman" w:hAnsi="Times New Roman"/>
          <w:szCs w:val="20"/>
        </w:rPr>
        <w:t xml:space="preserve">Linear combining (LC) coefficient scheme (ref/diff amps, phase, SCI) analogous to Rel-16 NR </w:t>
      </w:r>
      <w:proofErr w:type="spellStart"/>
      <w:r w:rsidRPr="00B0496B">
        <w:rPr>
          <w:rFonts w:ascii="Times New Roman" w:eastAsia="Times New Roman" w:hAnsi="Times New Roman"/>
          <w:szCs w:val="20"/>
        </w:rPr>
        <w:t>eType</w:t>
      </w:r>
      <w:proofErr w:type="spellEnd"/>
      <w:r w:rsidRPr="00B0496B">
        <w:rPr>
          <w:rFonts w:ascii="Times New Roman" w:eastAsia="Times New Roman" w:hAnsi="Times New Roman"/>
          <w:szCs w:val="20"/>
        </w:rPr>
        <w:t xml:space="preserve">-II as a starting point </w:t>
      </w:r>
    </w:p>
    <w:p w14:paraId="3826E3C6" w14:textId="77777777" w:rsidR="00973E0B" w:rsidRPr="00B0496B" w:rsidRDefault="00973E0B">
      <w:pPr>
        <w:numPr>
          <w:ilvl w:val="2"/>
          <w:numId w:val="197"/>
        </w:numPr>
        <w:rPr>
          <w:rFonts w:ascii="Times New Roman" w:eastAsia="Times New Roman" w:hAnsi="Times New Roman"/>
          <w:szCs w:val="20"/>
        </w:rPr>
      </w:pPr>
      <w:r w:rsidRPr="00B0496B">
        <w:rPr>
          <w:rFonts w:ascii="Times New Roman" w:eastAsia="Times New Roman" w:hAnsi="Times New Roman"/>
          <w:szCs w:val="20"/>
        </w:rPr>
        <w:t>FFS: details on alphabet sets on LC coefficients</w:t>
      </w:r>
    </w:p>
    <w:p w14:paraId="46FD00F7" w14:textId="77777777" w:rsidR="00973E0B" w:rsidRPr="00B0496B" w:rsidRDefault="00973E0B">
      <w:pPr>
        <w:numPr>
          <w:ilvl w:val="1"/>
          <w:numId w:val="197"/>
        </w:numPr>
        <w:tabs>
          <w:tab w:val="left" w:pos="2160"/>
        </w:tabs>
        <w:rPr>
          <w:rFonts w:ascii="Times New Roman" w:eastAsia="Times New Roman" w:hAnsi="Times New Roman"/>
          <w:szCs w:val="20"/>
        </w:rPr>
      </w:pPr>
      <w:r w:rsidRPr="00B0496B">
        <w:rPr>
          <w:rFonts w:ascii="Times New Roman" w:eastAsia="Times New Roman" w:hAnsi="Times New Roman"/>
          <w:szCs w:val="20"/>
        </w:rPr>
        <w:t>Whether to support bitmap for indicating the location of NZCs as well as a parameter for the maximum number of NZCs</w:t>
      </w:r>
    </w:p>
    <w:p w14:paraId="731ADBFE" w14:textId="77777777" w:rsidR="00973E0B" w:rsidRPr="00B0496B" w:rsidRDefault="00973E0B">
      <w:pPr>
        <w:numPr>
          <w:ilvl w:val="0"/>
          <w:numId w:val="197"/>
        </w:numPr>
        <w:tabs>
          <w:tab w:val="left" w:pos="1440"/>
        </w:tabs>
        <w:rPr>
          <w:rFonts w:ascii="Times New Roman" w:eastAsia="Times New Roman" w:hAnsi="Times New Roman"/>
          <w:szCs w:val="20"/>
        </w:rPr>
      </w:pPr>
      <w:r w:rsidRPr="00B0496B">
        <w:rPr>
          <w:rFonts w:ascii="Times New Roman" w:eastAsia="Times New Roman" w:hAnsi="Times New Roman"/>
          <w:szCs w:val="20"/>
        </w:rPr>
        <w:t xml:space="preserve">FFS parameter combination (PC) design </w:t>
      </w:r>
    </w:p>
    <w:p w14:paraId="68769E6D" w14:textId="77777777" w:rsidR="00973E0B" w:rsidRPr="00153440" w:rsidRDefault="00973E0B">
      <w:pPr>
        <w:pStyle w:val="ListParagraph"/>
        <w:widowControl w:val="0"/>
        <w:numPr>
          <w:ilvl w:val="0"/>
          <w:numId w:val="197"/>
        </w:numPr>
        <w:overflowPunct/>
        <w:autoSpaceDE/>
        <w:autoSpaceDN/>
        <w:adjustRightInd/>
        <w:spacing w:after="160" w:line="259" w:lineRule="auto"/>
        <w:jc w:val="both"/>
        <w:textAlignment w:val="auto"/>
      </w:pPr>
      <w:r w:rsidRPr="00B0496B">
        <w:rPr>
          <w:lang w:val="en-CA"/>
        </w:rPr>
        <w:t>Note: UE implementation complexity is to be considered in the design of SD-basis selection, including the additional complexity of inter-layer interference mitigation for layer-specific schemes.</w:t>
      </w:r>
    </w:p>
    <w:p w14:paraId="29A89EE1" w14:textId="77777777" w:rsidR="00973E0B" w:rsidRPr="00FE0EF6" w:rsidRDefault="00973E0B" w:rsidP="00973E0B">
      <w:pPr>
        <w:ind w:left="1440" w:hanging="1440"/>
        <w:rPr>
          <w:rFonts w:ascii="Times New Roman" w:eastAsiaTheme="minorEastAsia" w:hAnsi="Times New Roman"/>
          <w:lang w:eastAsia="zh-CN"/>
        </w:rPr>
      </w:pPr>
    </w:p>
    <w:p w14:paraId="44E3EB10" w14:textId="77777777" w:rsidR="00973E0B" w:rsidRPr="00B43B0E" w:rsidRDefault="00973E0B" w:rsidP="00973E0B">
      <w:pPr>
        <w:ind w:left="1440" w:hanging="1440"/>
        <w:rPr>
          <w:rFonts w:ascii="Times New Roman" w:eastAsiaTheme="minorEastAsia" w:hAnsi="Times New Roman"/>
          <w:b/>
          <w:bCs/>
          <w:lang w:eastAsia="zh-CN"/>
        </w:rPr>
      </w:pPr>
      <w:r w:rsidRPr="00B43B0E">
        <w:rPr>
          <w:rFonts w:ascii="Times New Roman" w:eastAsiaTheme="minorEastAsia" w:hAnsi="Times New Roman" w:hint="eastAsia"/>
          <w:b/>
          <w:bCs/>
          <w:lang w:eastAsia="zh-CN"/>
        </w:rPr>
        <w:t xml:space="preserve">Observation </w:t>
      </w:r>
    </w:p>
    <w:p w14:paraId="76BDB008" w14:textId="77777777" w:rsidR="00973E0B" w:rsidRPr="000076C5" w:rsidRDefault="00973E0B" w:rsidP="00973E0B">
      <w:pPr>
        <w:tabs>
          <w:tab w:val="left" w:pos="962"/>
        </w:tabs>
      </w:pPr>
      <w:r w:rsidRPr="000076C5">
        <w:rPr>
          <w:rFonts w:ascii="Times New Roman" w:hAnsi="Times New Roman"/>
          <w:szCs w:val="20"/>
        </w:rPr>
        <w:t xml:space="preserve">For the potential PAPR impact and potential solutions for PAPR reduction for JSCM-based CSI compression, the following options have been studied in RAN 1, until RAN 1 #126: </w:t>
      </w:r>
    </w:p>
    <w:p w14:paraId="66172056" w14:textId="77777777" w:rsidR="00973E0B" w:rsidRPr="000076C5" w:rsidRDefault="00973E0B">
      <w:pPr>
        <w:pStyle w:val="ListParagraph"/>
        <w:widowControl w:val="0"/>
        <w:numPr>
          <w:ilvl w:val="0"/>
          <w:numId w:val="198"/>
        </w:numPr>
        <w:overflowPunct/>
        <w:autoSpaceDE/>
        <w:autoSpaceDN/>
        <w:adjustRightInd/>
        <w:spacing w:after="0" w:line="259" w:lineRule="auto"/>
        <w:ind w:left="360"/>
        <w:jc w:val="both"/>
        <w:textAlignment w:val="auto"/>
      </w:pPr>
      <w:r w:rsidRPr="000076C5">
        <w:t xml:space="preserve">Option </w:t>
      </w:r>
      <w:r w:rsidRPr="000076C5">
        <w:rPr>
          <w:rFonts w:hint="eastAsia"/>
        </w:rPr>
        <w:t>0</w:t>
      </w:r>
      <w:r w:rsidRPr="000076C5">
        <w:t xml:space="preserve">: </w:t>
      </w:r>
      <w:r w:rsidRPr="000076C5">
        <w:rPr>
          <w:rFonts w:hint="eastAsia"/>
        </w:rPr>
        <w:t>C</w:t>
      </w:r>
      <w:r w:rsidRPr="000076C5">
        <w:t xml:space="preserve">ompression outputs are directly mapped </w:t>
      </w:r>
      <w:r w:rsidRPr="000076C5">
        <w:rPr>
          <w:rFonts w:hint="eastAsia"/>
        </w:rPr>
        <w:t>to DFT-</w:t>
      </w:r>
      <w:r w:rsidRPr="000076C5">
        <w:t>s</w:t>
      </w:r>
      <w:r w:rsidRPr="000076C5">
        <w:rPr>
          <w:rFonts w:hint="eastAsia"/>
        </w:rPr>
        <w:t>-OFDM or CP-OFDM</w:t>
      </w:r>
      <w:r w:rsidRPr="000076C5">
        <w:t xml:space="preserve"> uplink transmission as modulation constellation without any additional operation</w:t>
      </w:r>
    </w:p>
    <w:p w14:paraId="20405FC8" w14:textId="77777777" w:rsidR="00973E0B" w:rsidRPr="000076C5" w:rsidRDefault="00973E0B">
      <w:pPr>
        <w:pStyle w:val="ListParagraph"/>
        <w:widowControl w:val="0"/>
        <w:numPr>
          <w:ilvl w:val="0"/>
          <w:numId w:val="198"/>
        </w:numPr>
        <w:overflowPunct/>
        <w:autoSpaceDE/>
        <w:autoSpaceDN/>
        <w:adjustRightInd/>
        <w:spacing w:after="0" w:line="259" w:lineRule="auto"/>
        <w:ind w:left="360"/>
        <w:jc w:val="both"/>
        <w:textAlignment w:val="auto"/>
      </w:pPr>
      <w:r w:rsidRPr="000076C5">
        <w:t xml:space="preserve">Option 1: </w:t>
      </w:r>
      <w:r w:rsidRPr="000076C5">
        <w:rPr>
          <w:rFonts w:hint="eastAsia"/>
        </w:rPr>
        <w:t>Compression</w:t>
      </w:r>
      <w:r w:rsidRPr="000076C5">
        <w:t xml:space="preserve"> output</w:t>
      </w:r>
      <w:r w:rsidRPr="000076C5">
        <w:rPr>
          <w:rFonts w:hint="eastAsia"/>
        </w:rPr>
        <w:t>s are mapped</w:t>
      </w:r>
      <w:r w:rsidRPr="000076C5">
        <w:t xml:space="preserve"> to certain discrete constellation</w:t>
      </w:r>
      <w:r w:rsidRPr="000076C5">
        <w:rPr>
          <w:rFonts w:hint="eastAsia"/>
        </w:rPr>
        <w:t>,</w:t>
      </w:r>
      <w:r w:rsidRPr="000076C5">
        <w:t xml:space="preserve"> and </w:t>
      </w:r>
      <w:r w:rsidRPr="000076C5">
        <w:rPr>
          <w:rFonts w:hint="eastAsia"/>
        </w:rPr>
        <w:t>then</w:t>
      </w:r>
      <w:r w:rsidRPr="000076C5">
        <w:t xml:space="preserve"> mapped </w:t>
      </w:r>
      <w:r w:rsidRPr="000076C5">
        <w:rPr>
          <w:rFonts w:hint="eastAsia"/>
        </w:rPr>
        <w:t>to DFT-</w:t>
      </w:r>
      <w:r w:rsidRPr="000076C5">
        <w:t>s</w:t>
      </w:r>
      <w:r w:rsidRPr="000076C5">
        <w:rPr>
          <w:rFonts w:hint="eastAsia"/>
        </w:rPr>
        <w:t>-OFDM or CP-OFDM</w:t>
      </w:r>
      <w:r w:rsidRPr="000076C5">
        <w:t xml:space="preserve"> uplink transmission, at least considering the following as the discrete constellation</w:t>
      </w:r>
    </w:p>
    <w:p w14:paraId="60A73BA5" w14:textId="77777777" w:rsidR="00973E0B" w:rsidRPr="000076C5" w:rsidRDefault="00973E0B">
      <w:pPr>
        <w:pStyle w:val="ListParagraph"/>
        <w:widowControl w:val="0"/>
        <w:numPr>
          <w:ilvl w:val="1"/>
          <w:numId w:val="198"/>
        </w:numPr>
        <w:overflowPunct/>
        <w:autoSpaceDE/>
        <w:autoSpaceDN/>
        <w:adjustRightInd/>
        <w:spacing w:after="0" w:line="259" w:lineRule="auto"/>
        <w:ind w:left="1080"/>
        <w:jc w:val="both"/>
        <w:textAlignment w:val="auto"/>
        <w:rPr>
          <w:lang w:val="fr-FR"/>
        </w:rPr>
      </w:pPr>
      <w:r w:rsidRPr="000076C5">
        <w:rPr>
          <w:lang w:val="fr-FR"/>
        </w:rPr>
        <w:t>NR modulation constellations, e.g., 16QAM, 64QAM, 256QAM, 1024QAM</w:t>
      </w:r>
    </w:p>
    <w:p w14:paraId="0AA8076E" w14:textId="77777777" w:rsidR="00973E0B" w:rsidRPr="000076C5" w:rsidRDefault="00973E0B">
      <w:pPr>
        <w:pStyle w:val="ListParagraph"/>
        <w:widowControl w:val="0"/>
        <w:numPr>
          <w:ilvl w:val="1"/>
          <w:numId w:val="198"/>
        </w:numPr>
        <w:overflowPunct/>
        <w:autoSpaceDE/>
        <w:autoSpaceDN/>
        <w:adjustRightInd/>
        <w:spacing w:after="0" w:line="259" w:lineRule="auto"/>
        <w:ind w:left="1080"/>
        <w:jc w:val="both"/>
        <w:textAlignment w:val="auto"/>
      </w:pPr>
      <w:r w:rsidRPr="000076C5">
        <w:t xml:space="preserve">Other modulation constellations, e.g., 64APSK, constellation point pruning from NR QAM, other customized (fixed) </w:t>
      </w:r>
      <w:r w:rsidRPr="000076C5">
        <w:lastRenderedPageBreak/>
        <w:t xml:space="preserve">constellations </w:t>
      </w:r>
    </w:p>
    <w:p w14:paraId="6B31BC4F" w14:textId="77777777" w:rsidR="00973E0B" w:rsidRPr="000076C5" w:rsidRDefault="00973E0B">
      <w:pPr>
        <w:pStyle w:val="ListParagraph"/>
        <w:widowControl w:val="0"/>
        <w:numPr>
          <w:ilvl w:val="1"/>
          <w:numId w:val="198"/>
        </w:numPr>
        <w:overflowPunct/>
        <w:autoSpaceDE/>
        <w:autoSpaceDN/>
        <w:adjustRightInd/>
        <w:spacing w:after="0" w:line="259" w:lineRule="auto"/>
        <w:ind w:left="1080"/>
        <w:jc w:val="both"/>
        <w:textAlignment w:val="auto"/>
      </w:pPr>
      <w:r w:rsidRPr="000076C5">
        <w:t>Note: To reduce PAPR (by achieving uniform distribution of JSCM symbols), regularization can be additionally considered as part of loss function as implementation</w:t>
      </w:r>
    </w:p>
    <w:p w14:paraId="6E120920" w14:textId="77777777" w:rsidR="00973E0B" w:rsidRPr="000076C5" w:rsidRDefault="00973E0B">
      <w:pPr>
        <w:pStyle w:val="ListParagraph"/>
        <w:widowControl w:val="0"/>
        <w:numPr>
          <w:ilvl w:val="1"/>
          <w:numId w:val="198"/>
        </w:numPr>
        <w:overflowPunct/>
        <w:autoSpaceDE/>
        <w:autoSpaceDN/>
        <w:adjustRightInd/>
        <w:spacing w:after="0" w:line="259" w:lineRule="auto"/>
        <w:ind w:left="1080"/>
        <w:jc w:val="both"/>
        <w:textAlignment w:val="auto"/>
      </w:pPr>
      <w:r w:rsidRPr="000076C5">
        <w:t xml:space="preserve">Note: the training may or may not be aware of the mapping. </w:t>
      </w:r>
    </w:p>
    <w:p w14:paraId="44F4F627" w14:textId="77777777" w:rsidR="00973E0B" w:rsidRPr="000076C5" w:rsidRDefault="00973E0B">
      <w:pPr>
        <w:pStyle w:val="ListParagraph"/>
        <w:widowControl w:val="0"/>
        <w:numPr>
          <w:ilvl w:val="0"/>
          <w:numId w:val="198"/>
        </w:numPr>
        <w:overflowPunct/>
        <w:autoSpaceDE/>
        <w:autoSpaceDN/>
        <w:adjustRightInd/>
        <w:spacing w:after="0" w:line="259" w:lineRule="auto"/>
        <w:ind w:left="360"/>
        <w:jc w:val="both"/>
        <w:textAlignment w:val="auto"/>
      </w:pPr>
      <w:r w:rsidRPr="000076C5">
        <w:t xml:space="preserve">Option 2: </w:t>
      </w:r>
      <w:r w:rsidRPr="000076C5">
        <w:rPr>
          <w:rFonts w:hint="eastAsia"/>
        </w:rPr>
        <w:t>Compression</w:t>
      </w:r>
      <w:r w:rsidRPr="000076C5">
        <w:t xml:space="preserve"> output</w:t>
      </w:r>
      <w:r w:rsidRPr="000076C5">
        <w:rPr>
          <w:rFonts w:hint="eastAsia"/>
        </w:rPr>
        <w:t xml:space="preserve">s are </w:t>
      </w:r>
      <w:r w:rsidRPr="000076C5">
        <w:t xml:space="preserve">mapped/restricted, e.g., with restricted amplitude(s), and </w:t>
      </w:r>
      <w:r w:rsidRPr="000076C5">
        <w:rPr>
          <w:rFonts w:hint="eastAsia"/>
        </w:rPr>
        <w:t>then</w:t>
      </w:r>
      <w:r w:rsidRPr="000076C5">
        <w:t xml:space="preserve"> mapped </w:t>
      </w:r>
      <w:r w:rsidRPr="000076C5">
        <w:rPr>
          <w:rFonts w:hint="eastAsia"/>
        </w:rPr>
        <w:t>to DFT-</w:t>
      </w:r>
      <w:r w:rsidRPr="000076C5">
        <w:t>s</w:t>
      </w:r>
      <w:r w:rsidRPr="000076C5">
        <w:rPr>
          <w:rFonts w:hint="eastAsia"/>
        </w:rPr>
        <w:t>-OFDM or CP-OFDM</w:t>
      </w:r>
      <w:r w:rsidRPr="000076C5">
        <w:t xml:space="preserve"> uplink transmission as modulation constellation</w:t>
      </w:r>
    </w:p>
    <w:p w14:paraId="049414CE" w14:textId="77777777" w:rsidR="00973E0B" w:rsidRPr="000076C5" w:rsidRDefault="00973E0B">
      <w:pPr>
        <w:pStyle w:val="ListParagraph"/>
        <w:widowControl w:val="0"/>
        <w:numPr>
          <w:ilvl w:val="0"/>
          <w:numId w:val="198"/>
        </w:numPr>
        <w:overflowPunct/>
        <w:autoSpaceDE/>
        <w:autoSpaceDN/>
        <w:adjustRightInd/>
        <w:spacing w:after="0" w:line="259" w:lineRule="auto"/>
        <w:ind w:left="360"/>
        <w:jc w:val="both"/>
        <w:textAlignment w:val="auto"/>
      </w:pPr>
      <w:r w:rsidRPr="000076C5">
        <w:t xml:space="preserve">Note: on top of Option 0/1/2, PAPR restriction during the training with or without additional activation layer, as part of loss function, can be considered. </w:t>
      </w:r>
    </w:p>
    <w:p w14:paraId="3FEEE61F" w14:textId="77777777" w:rsidR="00973E0B" w:rsidRPr="000076C5" w:rsidRDefault="00973E0B">
      <w:pPr>
        <w:pStyle w:val="ListParagraph"/>
        <w:widowControl w:val="0"/>
        <w:numPr>
          <w:ilvl w:val="0"/>
          <w:numId w:val="198"/>
        </w:numPr>
        <w:overflowPunct/>
        <w:autoSpaceDE/>
        <w:autoSpaceDN/>
        <w:adjustRightInd/>
        <w:spacing w:after="0" w:line="259" w:lineRule="auto"/>
        <w:ind w:left="360"/>
        <w:jc w:val="both"/>
        <w:textAlignment w:val="auto"/>
      </w:pPr>
      <w:r w:rsidRPr="000076C5">
        <w:t xml:space="preserve">Other solutions or potential issues related to PAPR can be further studied. </w:t>
      </w:r>
    </w:p>
    <w:p w14:paraId="4AFF1172" w14:textId="77777777" w:rsidR="00973E0B" w:rsidRDefault="00973E0B" w:rsidP="00973E0B">
      <w:pPr>
        <w:ind w:left="1440" w:hanging="1440"/>
        <w:rPr>
          <w:rFonts w:ascii="Times New Roman" w:eastAsiaTheme="minorEastAsia" w:hAnsi="Times New Roman"/>
          <w:highlight w:val="yellow"/>
          <w:lang w:eastAsia="zh-CN"/>
        </w:rPr>
      </w:pPr>
    </w:p>
    <w:p w14:paraId="364D289E"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491C05F2" w14:textId="77777777" w:rsidR="00973E0B" w:rsidRPr="00B43B0E" w:rsidRDefault="00973E0B" w:rsidP="00973E0B">
      <w:pPr>
        <w:rPr>
          <w:rFonts w:ascii="Times New Roman" w:hAnsi="Times New Roman"/>
          <w:szCs w:val="20"/>
        </w:rPr>
      </w:pPr>
      <w:r w:rsidRPr="00B43B0E">
        <w:rPr>
          <w:rFonts w:ascii="Times New Roman" w:hAnsi="Times New Roman"/>
          <w:szCs w:val="20"/>
        </w:rPr>
        <w:t>For 6GR CSI-RS, study CSI-RS design to achieve low CSI-RS overhead considering the following possible directions</w:t>
      </w:r>
    </w:p>
    <w:p w14:paraId="531CF8DE" w14:textId="77777777" w:rsidR="00973E0B" w:rsidRPr="00B43B0E" w:rsidRDefault="00973E0B">
      <w:pPr>
        <w:widowControl w:val="0"/>
        <w:numPr>
          <w:ilvl w:val="0"/>
          <w:numId w:val="212"/>
        </w:numPr>
        <w:spacing w:line="259" w:lineRule="auto"/>
        <w:jc w:val="both"/>
        <w:rPr>
          <w:rFonts w:ascii="Times New Roman" w:hAnsi="Times New Roman"/>
          <w:szCs w:val="20"/>
        </w:rPr>
      </w:pPr>
      <w:r w:rsidRPr="00B43B0E">
        <w:rPr>
          <w:rFonts w:ascii="Times New Roman" w:hAnsi="Times New Roman"/>
          <w:szCs w:val="20"/>
        </w:rPr>
        <w:t>Direction 1: Sparse CSI-RS in frequency/spatial domain</w:t>
      </w:r>
    </w:p>
    <w:p w14:paraId="19844254" w14:textId="77777777" w:rsidR="00973E0B" w:rsidRPr="00B43B0E" w:rsidRDefault="00973E0B">
      <w:pPr>
        <w:widowControl w:val="0"/>
        <w:numPr>
          <w:ilvl w:val="1"/>
          <w:numId w:val="212"/>
        </w:numPr>
        <w:spacing w:line="259" w:lineRule="auto"/>
        <w:jc w:val="both"/>
        <w:rPr>
          <w:rFonts w:ascii="Times New Roman" w:hAnsi="Times New Roman"/>
          <w:szCs w:val="20"/>
          <w:u w:val="single"/>
        </w:rPr>
      </w:pPr>
      <w:r w:rsidRPr="00B43B0E">
        <w:rPr>
          <w:rFonts w:ascii="Times New Roman" w:hAnsi="Times New Roman"/>
          <w:szCs w:val="20"/>
        </w:rPr>
        <w:t>Consider AI and/or non-AI prediction to reconstruct the channel at UE and/or NW side</w:t>
      </w:r>
    </w:p>
    <w:p w14:paraId="01F156A7" w14:textId="77777777" w:rsidR="00973E0B" w:rsidRPr="00B43B0E" w:rsidRDefault="00973E0B">
      <w:pPr>
        <w:widowControl w:val="0"/>
        <w:numPr>
          <w:ilvl w:val="1"/>
          <w:numId w:val="212"/>
        </w:numPr>
        <w:spacing w:line="259" w:lineRule="auto"/>
        <w:jc w:val="both"/>
        <w:rPr>
          <w:rFonts w:ascii="Times New Roman" w:hAnsi="Times New Roman"/>
          <w:szCs w:val="20"/>
        </w:rPr>
      </w:pPr>
      <w:r w:rsidRPr="00B43B0E">
        <w:rPr>
          <w:rFonts w:ascii="Times New Roman" w:hAnsi="Times New Roman"/>
          <w:szCs w:val="20"/>
        </w:rPr>
        <w:t xml:space="preserve">Study sparse pattern </w:t>
      </w:r>
    </w:p>
    <w:p w14:paraId="2295F8BF" w14:textId="77777777" w:rsidR="00973E0B" w:rsidRPr="00B43B0E" w:rsidRDefault="00973E0B">
      <w:pPr>
        <w:widowControl w:val="0"/>
        <w:numPr>
          <w:ilvl w:val="0"/>
          <w:numId w:val="212"/>
        </w:numPr>
        <w:spacing w:line="259" w:lineRule="auto"/>
        <w:ind w:left="357" w:hanging="357"/>
        <w:jc w:val="both"/>
        <w:rPr>
          <w:rFonts w:ascii="Times New Roman" w:hAnsi="Times New Roman"/>
          <w:szCs w:val="20"/>
        </w:rPr>
      </w:pPr>
      <w:r w:rsidRPr="00B43B0E">
        <w:rPr>
          <w:rFonts w:ascii="Times New Roman" w:hAnsi="Times New Roman"/>
          <w:szCs w:val="20"/>
        </w:rPr>
        <w:t xml:space="preserve">Direction 2: Use non-orthogonal CSI-RS ports </w:t>
      </w:r>
    </w:p>
    <w:p w14:paraId="6E747414" w14:textId="77777777" w:rsidR="00973E0B" w:rsidRPr="00B43B0E" w:rsidRDefault="00973E0B">
      <w:pPr>
        <w:widowControl w:val="0"/>
        <w:numPr>
          <w:ilvl w:val="1"/>
          <w:numId w:val="212"/>
        </w:numPr>
        <w:spacing w:line="259" w:lineRule="auto"/>
        <w:jc w:val="both"/>
        <w:rPr>
          <w:rFonts w:ascii="Times New Roman" w:hAnsi="Times New Roman"/>
          <w:szCs w:val="20"/>
        </w:rPr>
      </w:pPr>
      <w:r w:rsidRPr="00B43B0E">
        <w:rPr>
          <w:rFonts w:ascii="Times New Roman" w:hAnsi="Times New Roman"/>
          <w:szCs w:val="20"/>
        </w:rPr>
        <w:t>Study the use of cyclic shifts or scrambling sequences across CSI-RS RBs, or non-orthogonal cover code</w:t>
      </w:r>
    </w:p>
    <w:p w14:paraId="0496190F" w14:textId="77777777" w:rsidR="00973E0B" w:rsidRPr="00B43B0E" w:rsidRDefault="00973E0B">
      <w:pPr>
        <w:widowControl w:val="0"/>
        <w:numPr>
          <w:ilvl w:val="1"/>
          <w:numId w:val="212"/>
        </w:numPr>
        <w:spacing w:line="259" w:lineRule="auto"/>
        <w:jc w:val="both"/>
        <w:rPr>
          <w:rFonts w:ascii="Times New Roman" w:hAnsi="Times New Roman"/>
          <w:szCs w:val="20"/>
        </w:rPr>
      </w:pPr>
      <w:r w:rsidRPr="00B43B0E">
        <w:rPr>
          <w:rFonts w:ascii="Times New Roman" w:hAnsi="Times New Roman"/>
          <w:szCs w:val="20"/>
        </w:rPr>
        <w:t>Inter</w:t>
      </w:r>
      <w:r w:rsidRPr="00B43B0E">
        <w:rPr>
          <w:rFonts w:ascii="Times New Roman" w:eastAsiaTheme="minorEastAsia" w:hAnsi="Times New Roman" w:hint="eastAsia"/>
          <w:szCs w:val="20"/>
          <w:lang w:eastAsia="zh-CN"/>
        </w:rPr>
        <w:t xml:space="preserve"> CSI-RS </w:t>
      </w:r>
      <w:r w:rsidRPr="00B43B0E">
        <w:rPr>
          <w:rFonts w:ascii="Times New Roman" w:hAnsi="Times New Roman"/>
          <w:szCs w:val="20"/>
        </w:rPr>
        <w:t>port in</w:t>
      </w:r>
      <w:r w:rsidRPr="00B43B0E">
        <w:rPr>
          <w:rFonts w:ascii="Times New Roman" w:eastAsiaTheme="minorEastAsia" w:hAnsi="Times New Roman" w:hint="eastAsia"/>
          <w:szCs w:val="20"/>
          <w:lang w:eastAsia="zh-CN"/>
        </w:rPr>
        <w:t>t</w:t>
      </w:r>
      <w:r w:rsidRPr="00B43B0E">
        <w:rPr>
          <w:rFonts w:ascii="Times New Roman" w:hAnsi="Times New Roman"/>
          <w:szCs w:val="20"/>
        </w:rPr>
        <w:t>e</w:t>
      </w:r>
      <w:r w:rsidRPr="00B43B0E">
        <w:rPr>
          <w:rFonts w:ascii="Times New Roman" w:eastAsiaTheme="minorEastAsia" w:hAnsi="Times New Roman" w:hint="eastAsia"/>
          <w:szCs w:val="20"/>
          <w:lang w:eastAsia="zh-CN"/>
        </w:rPr>
        <w:t xml:space="preserve">rference </w:t>
      </w:r>
      <w:r w:rsidRPr="00B43B0E">
        <w:rPr>
          <w:rFonts w:ascii="Times New Roman" w:hAnsi="Times New Roman"/>
          <w:szCs w:val="20"/>
        </w:rPr>
        <w:t>leakage is to be considered in the evaluations</w:t>
      </w:r>
    </w:p>
    <w:p w14:paraId="0D4BF63F" w14:textId="77777777" w:rsidR="00973E0B" w:rsidRPr="00B43B0E" w:rsidRDefault="00973E0B">
      <w:pPr>
        <w:pStyle w:val="ListParagraph"/>
        <w:widowControl w:val="0"/>
        <w:numPr>
          <w:ilvl w:val="0"/>
          <w:numId w:val="212"/>
        </w:numPr>
        <w:overflowPunct/>
        <w:autoSpaceDE/>
        <w:autoSpaceDN/>
        <w:adjustRightInd/>
        <w:spacing w:after="0"/>
        <w:jc w:val="both"/>
        <w:textAlignment w:val="auto"/>
      </w:pPr>
      <w:r w:rsidRPr="00B43B0E">
        <w:t>Note: Combinations of the directions can be considered.</w:t>
      </w:r>
    </w:p>
    <w:p w14:paraId="36327F4B" w14:textId="77777777" w:rsidR="00973E0B" w:rsidRPr="00B43B0E" w:rsidRDefault="00973E0B">
      <w:pPr>
        <w:pStyle w:val="ListParagraph"/>
        <w:widowControl w:val="0"/>
        <w:numPr>
          <w:ilvl w:val="0"/>
          <w:numId w:val="212"/>
        </w:numPr>
        <w:overflowPunct/>
        <w:autoSpaceDE/>
        <w:autoSpaceDN/>
        <w:adjustRightInd/>
        <w:spacing w:after="0"/>
        <w:jc w:val="both"/>
        <w:textAlignment w:val="auto"/>
      </w:pPr>
      <w:r w:rsidRPr="00B43B0E">
        <w:rPr>
          <w:rFonts w:hint="eastAsia"/>
        </w:rPr>
        <w:t>N</w:t>
      </w:r>
      <w:r w:rsidRPr="00B43B0E">
        <w:t>ote: At least total CSI-RS overhead, performance and UE/NW complexity are to be studied</w:t>
      </w:r>
    </w:p>
    <w:p w14:paraId="4A4A20C2" w14:textId="77777777" w:rsidR="00973E0B" w:rsidRPr="00B43B0E" w:rsidRDefault="00973E0B">
      <w:pPr>
        <w:pStyle w:val="ListParagraph"/>
        <w:widowControl w:val="0"/>
        <w:numPr>
          <w:ilvl w:val="0"/>
          <w:numId w:val="212"/>
        </w:numPr>
        <w:overflowPunct/>
        <w:autoSpaceDE/>
        <w:autoSpaceDN/>
        <w:adjustRightInd/>
        <w:spacing w:after="0"/>
        <w:jc w:val="both"/>
        <w:textAlignment w:val="auto"/>
      </w:pPr>
      <w:r w:rsidRPr="00B43B0E">
        <w:rPr>
          <w:rFonts w:hint="eastAsia"/>
        </w:rPr>
        <w:t>N</w:t>
      </w:r>
      <w:r w:rsidRPr="00B43B0E">
        <w:t xml:space="preserve">ote: Companies to report the assumed CSI-RS time-domain </w:t>
      </w:r>
      <w:proofErr w:type="spellStart"/>
      <w:r w:rsidRPr="00B43B0E">
        <w:t>behavior</w:t>
      </w:r>
      <w:proofErr w:type="spellEnd"/>
      <w:r w:rsidRPr="00B43B0E">
        <w:t xml:space="preserve"> including CSI-RS periodicity in the evaluations</w:t>
      </w:r>
    </w:p>
    <w:p w14:paraId="18D79B61" w14:textId="77777777" w:rsidR="00973E0B" w:rsidRPr="00B43B0E" w:rsidRDefault="00973E0B">
      <w:pPr>
        <w:widowControl w:val="0"/>
        <w:numPr>
          <w:ilvl w:val="0"/>
          <w:numId w:val="212"/>
        </w:numPr>
        <w:spacing w:after="160" w:line="259" w:lineRule="auto"/>
        <w:jc w:val="both"/>
        <w:rPr>
          <w:rFonts w:ascii="Times New Roman" w:hAnsi="Times New Roman"/>
          <w:szCs w:val="20"/>
        </w:rPr>
      </w:pPr>
      <w:r w:rsidRPr="00B43B0E">
        <w:rPr>
          <w:rFonts w:ascii="Times New Roman" w:hAnsi="Times New Roman"/>
          <w:szCs w:val="20"/>
        </w:rPr>
        <w:t xml:space="preserve">Note: companies to report how CSI-RS overhead can be reduced from system perspective </w:t>
      </w:r>
    </w:p>
    <w:p w14:paraId="2270971B" w14:textId="77777777" w:rsidR="00973E0B" w:rsidRDefault="00973E0B" w:rsidP="00973E0B">
      <w:pPr>
        <w:ind w:left="1440" w:hanging="1440"/>
        <w:rPr>
          <w:rFonts w:ascii="Times New Roman" w:eastAsiaTheme="minorEastAsia" w:hAnsi="Times New Roman"/>
          <w:lang w:eastAsia="zh-CN"/>
        </w:rPr>
      </w:pPr>
    </w:p>
    <w:p w14:paraId="5461A97E"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41B039F0" w14:textId="77777777" w:rsidR="00973E0B" w:rsidRPr="00E65BB5" w:rsidRDefault="00973E0B" w:rsidP="00973E0B">
      <w:pPr>
        <w:rPr>
          <w:rFonts w:ascii="Times New Roman" w:eastAsia="DengXian" w:hAnsi="Times New Roman"/>
          <w:color w:val="000000"/>
          <w:szCs w:val="20"/>
          <w:lang w:val="en-CA"/>
        </w:rPr>
      </w:pPr>
      <w:r w:rsidRPr="00E65BB5">
        <w:rPr>
          <w:rFonts w:ascii="Times New Roman" w:hAnsi="Times New Roman"/>
          <w:color w:val="000000"/>
          <w:szCs w:val="20"/>
        </w:rPr>
        <w:t xml:space="preserve">For </w:t>
      </w:r>
      <w:r>
        <w:rPr>
          <w:rFonts w:ascii="Times New Roman" w:hAnsi="Times New Roman"/>
          <w:color w:val="000000"/>
          <w:szCs w:val="20"/>
        </w:rPr>
        <w:t xml:space="preserve">evaluation on </w:t>
      </w:r>
      <w:r w:rsidRPr="00E65BB5">
        <w:rPr>
          <w:rFonts w:ascii="Times New Roman" w:hAnsi="Times New Roman"/>
          <w:color w:val="000000"/>
          <w:szCs w:val="20"/>
        </w:rPr>
        <w:t xml:space="preserve">CPI reporting in SD/FD/TD, study the following options of </w:t>
      </w:r>
      <w:r>
        <w:rPr>
          <w:rFonts w:ascii="Times New Roman" w:hAnsi="Times New Roman" w:hint="eastAsia"/>
          <w:color w:val="000000"/>
          <w:szCs w:val="20"/>
        </w:rPr>
        <w:t>form</w:t>
      </w:r>
      <w:r>
        <w:rPr>
          <w:rFonts w:ascii="Times New Roman" w:hAnsi="Times New Roman"/>
          <w:color w:val="000000"/>
          <w:szCs w:val="20"/>
        </w:rPr>
        <w:t xml:space="preserve"> of CPI: </w:t>
      </w:r>
    </w:p>
    <w:p w14:paraId="20AB8CFF" w14:textId="77777777" w:rsidR="00973E0B" w:rsidRPr="007A7457" w:rsidRDefault="00973E0B">
      <w:pPr>
        <w:pStyle w:val="ListParagraph"/>
        <w:widowControl w:val="0"/>
        <w:numPr>
          <w:ilvl w:val="0"/>
          <w:numId w:val="214"/>
        </w:numPr>
        <w:overflowPunct/>
        <w:autoSpaceDE/>
        <w:autoSpaceDN/>
        <w:adjustRightInd/>
        <w:spacing w:after="160" w:line="259" w:lineRule="auto"/>
        <w:jc w:val="both"/>
        <w:textAlignment w:val="auto"/>
        <w:rPr>
          <w:lang w:val="en-CA"/>
        </w:rPr>
      </w:pPr>
      <w:r w:rsidRPr="003E76BA">
        <w:rPr>
          <w:color w:val="000000"/>
        </w:rPr>
        <w:t xml:space="preserve">Option 1: </w:t>
      </w:r>
      <w:r w:rsidRPr="00A33002">
        <w:rPr>
          <w:rFonts w:hint="eastAsia"/>
        </w:rPr>
        <w:t>C</w:t>
      </w:r>
      <w:r w:rsidRPr="00A33002">
        <w:t>hannel covariance matrix</w:t>
      </w:r>
      <w:r>
        <w:t>/</w:t>
      </w:r>
      <w:r w:rsidRPr="003E76BA">
        <w:t>spectrum</w:t>
      </w:r>
      <w:r>
        <w:t>, e.g.,</w:t>
      </w:r>
      <w:r w:rsidRPr="003E76BA">
        <w:t xml:space="preserve"> </w:t>
      </w:r>
      <m:oMath>
        <m:acc>
          <m:accPr>
            <m:chr m:val="̃"/>
            <m:ctrlPr>
              <w:rPr>
                <w:rFonts w:ascii="Cambria Math" w:hAnsi="Cambria Math"/>
                <w:i/>
              </w:rPr>
            </m:ctrlPr>
          </m:accPr>
          <m:e>
            <m:r>
              <w:rPr>
                <w:rFonts w:ascii="Cambria Math" w:hAnsi="Cambria Math"/>
              </w:rPr>
              <m:t>R</m:t>
            </m:r>
          </m:e>
        </m:acc>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H</m:t>
            </m:r>
          </m:sup>
        </m:sSup>
        <m:r>
          <w:rPr>
            <w:rFonts w:ascii="Cambria Math" w:hAnsi="Cambria Math" w:hint="eastAsia"/>
          </w:rPr>
          <m:t>R</m:t>
        </m:r>
        <m:r>
          <w:rPr>
            <w:rFonts w:ascii="Cambria Math" w:hAnsi="Cambria Math"/>
          </w:rPr>
          <m:t>F</m:t>
        </m:r>
      </m:oMath>
      <w:r>
        <w:t xml:space="preserve">,  </w:t>
      </w:r>
      <w:r w:rsidRPr="003E76BA">
        <w:t>in form of basis</w:t>
      </w:r>
      <w:r>
        <w:t xml:space="preserve"> matrix</w:t>
      </w:r>
      <w:r w:rsidRPr="003E76BA">
        <w:t xml:space="preserve"> </w:t>
      </w:r>
      <m:oMath>
        <m:r>
          <w:rPr>
            <w:rFonts w:ascii="Cambria Math" w:hAnsi="Cambria Math"/>
          </w:rPr>
          <m:t xml:space="preserve">F </m:t>
        </m:r>
      </m:oMath>
      <w:r w:rsidRPr="003E76BA">
        <w:t xml:space="preserve">and associated coefficients and/or </w:t>
      </w:r>
      <w:r w:rsidRPr="00577737">
        <w:t>power</w:t>
      </w:r>
      <w:r>
        <w:t xml:space="preserve">, wherein </w:t>
      </w:r>
      <m:oMath>
        <m:r>
          <w:rPr>
            <w:rFonts w:ascii="Cambria Math" w:hAnsi="Cambria Math" w:hint="eastAsia"/>
          </w:rPr>
          <m:t>R</m:t>
        </m:r>
      </m:oMath>
      <w:r>
        <w:t xml:space="preserve"> is in port/frequency domain</w:t>
      </w:r>
    </w:p>
    <w:p w14:paraId="704CE02F" w14:textId="77777777" w:rsidR="00973E0B" w:rsidRPr="00AB4455" w:rsidRDefault="00973E0B">
      <w:pPr>
        <w:pStyle w:val="ListParagraph"/>
        <w:numPr>
          <w:ilvl w:val="1"/>
          <w:numId w:val="214"/>
        </w:numPr>
        <w:overflowPunct/>
        <w:autoSpaceDE/>
        <w:autoSpaceDN/>
        <w:adjustRightInd/>
        <w:spacing w:after="0"/>
        <w:contextualSpacing w:val="0"/>
        <w:jc w:val="both"/>
        <w:textAlignment w:val="auto"/>
      </w:pPr>
      <w:r w:rsidRPr="00AB4455">
        <w:t>FFS: Whether orthogonal or non-orthogonal bases are used for compression</w:t>
      </w:r>
    </w:p>
    <w:p w14:paraId="50416B33" w14:textId="77777777" w:rsidR="00973E0B" w:rsidRPr="007A7457" w:rsidRDefault="00973E0B">
      <w:pPr>
        <w:pStyle w:val="ListParagraph"/>
        <w:numPr>
          <w:ilvl w:val="1"/>
          <w:numId w:val="214"/>
        </w:numPr>
        <w:overflowPunct/>
        <w:autoSpaceDE/>
        <w:autoSpaceDN/>
        <w:adjustRightInd/>
        <w:spacing w:after="0"/>
        <w:contextualSpacing w:val="0"/>
        <w:jc w:val="both"/>
        <w:textAlignment w:val="auto"/>
        <w:rPr>
          <w:lang w:val="en-CA"/>
        </w:rPr>
      </w:pPr>
      <w:r w:rsidRPr="003E76BA">
        <w:t xml:space="preserve">FFS: Whether off-diagonal coefficients </w:t>
      </w:r>
      <w:r>
        <w:t xml:space="preserve">in additional to diagonal </w:t>
      </w:r>
      <w:r w:rsidRPr="003E76BA">
        <w:t xml:space="preserve">coefficients </w:t>
      </w:r>
      <w:r>
        <w:t>of full or subset of</w:t>
      </w:r>
      <w:r w:rsidRPr="003E76BA">
        <w:t xml:space="preserve">  </w:t>
      </w:r>
      <m:oMath>
        <m:acc>
          <m:accPr>
            <m:chr m:val="̃"/>
            <m:ctrlPr>
              <w:rPr>
                <w:rFonts w:ascii="Cambria Math" w:hAnsi="Cambria Math"/>
                <w:i/>
              </w:rPr>
            </m:ctrlPr>
          </m:accPr>
          <m:e>
            <m:r>
              <w:rPr>
                <w:rFonts w:ascii="Cambria Math" w:hAnsi="Cambria Math"/>
              </w:rPr>
              <m:t>R</m:t>
            </m:r>
          </m:e>
        </m:acc>
      </m:oMath>
    </w:p>
    <w:p w14:paraId="78BA74BE" w14:textId="77777777" w:rsidR="00973E0B" w:rsidRPr="00F232D7" w:rsidRDefault="00973E0B">
      <w:pPr>
        <w:pStyle w:val="ListParagraph"/>
        <w:numPr>
          <w:ilvl w:val="1"/>
          <w:numId w:val="214"/>
        </w:numPr>
        <w:overflowPunct/>
        <w:autoSpaceDE/>
        <w:autoSpaceDN/>
        <w:adjustRightInd/>
        <w:spacing w:after="0"/>
        <w:contextualSpacing w:val="0"/>
        <w:jc w:val="both"/>
        <w:textAlignment w:val="auto"/>
        <w:rPr>
          <w:lang w:val="en-CA"/>
        </w:rPr>
      </w:pPr>
      <w:r w:rsidRPr="00F232D7">
        <w:t>FFS: Whether CPI in SD/FD/TD domains are reported separately or jointly</w:t>
      </w:r>
    </w:p>
    <w:p w14:paraId="241D8879" w14:textId="77777777" w:rsidR="00973E0B" w:rsidRPr="003E76BA" w:rsidRDefault="00973E0B">
      <w:pPr>
        <w:pStyle w:val="ListParagraph"/>
        <w:numPr>
          <w:ilvl w:val="0"/>
          <w:numId w:val="214"/>
        </w:numPr>
        <w:overflowPunct/>
        <w:autoSpaceDE/>
        <w:autoSpaceDN/>
        <w:adjustRightInd/>
        <w:spacing w:after="0"/>
        <w:contextualSpacing w:val="0"/>
        <w:jc w:val="both"/>
        <w:textAlignment w:val="auto"/>
        <w:rPr>
          <w:lang w:val="en-CA"/>
        </w:rPr>
      </w:pPr>
      <w:r w:rsidRPr="00AB4455">
        <w:rPr>
          <w:color w:val="000000"/>
        </w:rPr>
        <w:t xml:space="preserve">Option </w:t>
      </w:r>
      <w:r>
        <w:rPr>
          <w:color w:val="000000"/>
        </w:rPr>
        <w:t>2</w:t>
      </w:r>
      <w:r w:rsidRPr="00AB4455">
        <w:rPr>
          <w:color w:val="000000"/>
        </w:rPr>
        <w:t xml:space="preserve">: </w:t>
      </w:r>
      <w:r w:rsidRPr="008957B2">
        <w:rPr>
          <w:rFonts w:hint="eastAsia"/>
        </w:rPr>
        <w:t>C</w:t>
      </w:r>
      <w:r w:rsidRPr="008957B2">
        <w:t>hannel covariance matrix</w:t>
      </w:r>
      <w:r w:rsidRPr="00AB4455">
        <w:rPr>
          <w:color w:val="000000"/>
        </w:rPr>
        <w:t xml:space="preserve"> </w:t>
      </w:r>
      <w:r w:rsidRPr="00AB4455">
        <w:t xml:space="preserve">in form of quantization </w:t>
      </w:r>
      <w:r w:rsidRPr="006A3825">
        <w:t>of decomposed channel covariance matrices</w:t>
      </w:r>
      <w:r>
        <w:rPr>
          <w:rFonts w:hint="eastAsia"/>
        </w:rPr>
        <w:t>,</w:t>
      </w:r>
      <w:r>
        <w:t xml:space="preserve"> e.g., </w:t>
      </w:r>
      <w:r>
        <w:rPr>
          <w:rFonts w:hint="eastAsia"/>
        </w:rPr>
        <w:t>EVD</w:t>
      </w:r>
      <w:r>
        <w:t>, QR</w:t>
      </w:r>
    </w:p>
    <w:p w14:paraId="1C094FB8" w14:textId="77777777" w:rsidR="00973E0B" w:rsidRDefault="00973E0B">
      <w:pPr>
        <w:pStyle w:val="ListParagraph"/>
        <w:widowControl w:val="0"/>
        <w:numPr>
          <w:ilvl w:val="0"/>
          <w:numId w:val="214"/>
        </w:numPr>
        <w:overflowPunct/>
        <w:autoSpaceDE/>
        <w:autoSpaceDN/>
        <w:adjustRightInd/>
        <w:spacing w:after="160" w:line="259" w:lineRule="auto"/>
        <w:jc w:val="both"/>
        <w:textAlignment w:val="auto"/>
      </w:pPr>
      <w:r w:rsidRPr="00F232D7">
        <w:t xml:space="preserve">Option </w:t>
      </w:r>
      <w:r>
        <w:t xml:space="preserve">3: Normalized correlation </w:t>
      </w:r>
    </w:p>
    <w:p w14:paraId="2C43FD71" w14:textId="77777777" w:rsidR="00973E0B" w:rsidRPr="00E65BB5" w:rsidRDefault="00973E0B">
      <w:pPr>
        <w:pStyle w:val="ListParagraph"/>
        <w:widowControl w:val="0"/>
        <w:numPr>
          <w:ilvl w:val="1"/>
          <w:numId w:val="214"/>
        </w:numPr>
        <w:overflowPunct/>
        <w:autoSpaceDE/>
        <w:autoSpaceDN/>
        <w:adjustRightInd/>
        <w:spacing w:after="160" w:line="259" w:lineRule="auto"/>
        <w:jc w:val="both"/>
        <w:textAlignment w:val="auto"/>
      </w:pPr>
      <w:r>
        <w:t>FFS: whether CPIs in different domains are reported separately or jointly</w:t>
      </w:r>
    </w:p>
    <w:p w14:paraId="475EA959" w14:textId="77777777" w:rsidR="00973E0B" w:rsidRPr="00E65BB5" w:rsidRDefault="00973E0B">
      <w:pPr>
        <w:pStyle w:val="ListParagraph"/>
        <w:widowControl w:val="0"/>
        <w:numPr>
          <w:ilvl w:val="0"/>
          <w:numId w:val="214"/>
        </w:numPr>
        <w:overflowPunct/>
        <w:autoSpaceDE/>
        <w:autoSpaceDN/>
        <w:adjustRightInd/>
        <w:spacing w:after="160" w:line="259" w:lineRule="auto"/>
        <w:jc w:val="both"/>
        <w:textAlignment w:val="auto"/>
        <w:rPr>
          <w:lang w:val="en-CA"/>
        </w:rPr>
      </w:pPr>
      <w:r w:rsidRPr="00E65BB5">
        <w:t xml:space="preserve">Option </w:t>
      </w:r>
      <w:r>
        <w:t>4</w:t>
      </w:r>
      <w:r w:rsidRPr="00E65BB5">
        <w:t xml:space="preserve">: </w:t>
      </w:r>
      <w:r>
        <w:t>C</w:t>
      </w:r>
      <w:r w:rsidRPr="00E65BB5">
        <w:t xml:space="preserve">hannel </w:t>
      </w:r>
      <w:r>
        <w:t xml:space="preserve">matrix (utilizing the explicit CSI report) </w:t>
      </w:r>
    </w:p>
    <w:p w14:paraId="1593983F" w14:textId="77777777" w:rsidR="00973E0B" w:rsidRPr="00E65BB5" w:rsidRDefault="00973E0B">
      <w:pPr>
        <w:pStyle w:val="ListParagraph"/>
        <w:widowControl w:val="0"/>
        <w:numPr>
          <w:ilvl w:val="0"/>
          <w:numId w:val="214"/>
        </w:numPr>
        <w:overflowPunct/>
        <w:autoSpaceDE/>
        <w:autoSpaceDN/>
        <w:adjustRightInd/>
        <w:spacing w:after="160" w:line="259" w:lineRule="auto"/>
        <w:jc w:val="both"/>
        <w:textAlignment w:val="auto"/>
        <w:rPr>
          <w:color w:val="000000"/>
        </w:rPr>
      </w:pPr>
      <w:r w:rsidRPr="00E65BB5">
        <w:t xml:space="preserve">Option </w:t>
      </w:r>
      <w:r>
        <w:t>5</w:t>
      </w:r>
      <w:r w:rsidRPr="00E65BB5">
        <w:t xml:space="preserve">: Explicit system parameter, e.g., codebook parameter, </w:t>
      </w:r>
      <w:r w:rsidRPr="00E65BB5">
        <w:rPr>
          <w:color w:val="000000"/>
        </w:rPr>
        <w:t>RS parameter.</w:t>
      </w:r>
    </w:p>
    <w:p w14:paraId="5A44655A" w14:textId="77777777" w:rsidR="00973E0B" w:rsidRDefault="00973E0B" w:rsidP="00973E0B">
      <w:pPr>
        <w:rPr>
          <w:rFonts w:ascii="Times New Roman" w:hAnsi="Times New Roman"/>
          <w:color w:val="000000"/>
          <w:szCs w:val="20"/>
        </w:rPr>
      </w:pPr>
      <w:r w:rsidRPr="00E65BB5">
        <w:rPr>
          <w:rFonts w:ascii="Times New Roman" w:hAnsi="Times New Roman"/>
          <w:color w:val="000000"/>
          <w:szCs w:val="20"/>
        </w:rPr>
        <w:t>Companies to provide details of applicable use cases for the above options.</w:t>
      </w:r>
    </w:p>
    <w:p w14:paraId="0CF11DF1" w14:textId="77777777" w:rsidR="00973E0B" w:rsidRPr="00E65BB5" w:rsidRDefault="00973E0B" w:rsidP="00973E0B">
      <w:pPr>
        <w:rPr>
          <w:rFonts w:ascii="Times New Roman" w:hAnsi="Times New Roman"/>
          <w:color w:val="000000"/>
          <w:szCs w:val="20"/>
        </w:rPr>
      </w:pPr>
      <w:r>
        <w:rPr>
          <w:rFonts w:ascii="Times New Roman" w:hAnsi="Times New Roman"/>
          <w:color w:val="000000"/>
          <w:szCs w:val="20"/>
        </w:rPr>
        <w:t xml:space="preserve">Companies report calculation assumption of the </w:t>
      </w:r>
      <w:r>
        <w:rPr>
          <w:rFonts w:ascii="Times New Roman" w:hAnsi="Times New Roman"/>
          <w:szCs w:val="20"/>
        </w:rPr>
        <w:t>c</w:t>
      </w:r>
      <w:r w:rsidRPr="00A33002">
        <w:rPr>
          <w:rFonts w:ascii="Times New Roman" w:hAnsi="Times New Roman"/>
          <w:szCs w:val="20"/>
        </w:rPr>
        <w:t>hannel covariance matrix</w:t>
      </w:r>
      <w:r>
        <w:rPr>
          <w:rFonts w:ascii="Times New Roman" w:hAnsi="Times New Roman"/>
          <w:szCs w:val="20"/>
        </w:rPr>
        <w:t>/</w:t>
      </w:r>
      <w:r w:rsidRPr="003E76BA">
        <w:rPr>
          <w:rFonts w:ascii="Times New Roman" w:hAnsi="Times New Roman"/>
          <w:szCs w:val="20"/>
        </w:rPr>
        <w:t>spectrum</w:t>
      </w:r>
      <w:r>
        <w:rPr>
          <w:rFonts w:ascii="Times New Roman" w:hAnsi="Times New Roman"/>
          <w:szCs w:val="20"/>
        </w:rPr>
        <w:t>, e.g., average over time domain, average over frequency domain, average over spatial domain.</w:t>
      </w:r>
    </w:p>
    <w:p w14:paraId="19165DC7" w14:textId="77777777" w:rsidR="00973E0B" w:rsidRDefault="00973E0B" w:rsidP="00973E0B">
      <w:pPr>
        <w:rPr>
          <w:rFonts w:ascii="Times New Roman" w:eastAsiaTheme="minorEastAsia" w:hAnsi="Times New Roman"/>
          <w:color w:val="000000"/>
          <w:szCs w:val="20"/>
          <w:lang w:eastAsia="zh-CN"/>
        </w:rPr>
      </w:pPr>
      <w:r w:rsidRPr="00E65BB5">
        <w:rPr>
          <w:rFonts w:ascii="Times New Roman" w:hAnsi="Times New Roman"/>
          <w:color w:val="000000"/>
          <w:szCs w:val="20"/>
        </w:rPr>
        <w:t>Note: Strive for common report quantities for use cases</w:t>
      </w:r>
      <w:r>
        <w:rPr>
          <w:rFonts w:ascii="Times New Roman" w:hAnsi="Times New Roman"/>
          <w:color w:val="000000"/>
          <w:szCs w:val="20"/>
        </w:rPr>
        <w:t xml:space="preserve"> for a certain domain</w:t>
      </w:r>
      <w:r w:rsidRPr="00E65BB5">
        <w:rPr>
          <w:rFonts w:ascii="Times New Roman" w:hAnsi="Times New Roman"/>
          <w:color w:val="000000"/>
          <w:szCs w:val="20"/>
        </w:rPr>
        <w:t xml:space="preserve">, if applicable. </w:t>
      </w:r>
    </w:p>
    <w:p w14:paraId="0A1849C1" w14:textId="77777777" w:rsidR="00973E0B" w:rsidRDefault="00973E0B" w:rsidP="00973E0B">
      <w:pPr>
        <w:rPr>
          <w:rFonts w:ascii="Times New Roman" w:eastAsiaTheme="minorEastAsia" w:hAnsi="Times New Roman"/>
          <w:color w:val="000000"/>
          <w:szCs w:val="20"/>
          <w:lang w:eastAsia="zh-CN"/>
        </w:rPr>
      </w:pPr>
    </w:p>
    <w:p w14:paraId="60D215E7" w14:textId="77777777" w:rsidR="00973E0B" w:rsidRPr="00B43B0E" w:rsidRDefault="00973E0B" w:rsidP="00973E0B">
      <w:pPr>
        <w:rPr>
          <w:rFonts w:ascii="Times New Roman" w:eastAsiaTheme="minorEastAsia" w:hAnsi="Times New Roman"/>
          <w:b/>
          <w:bCs/>
          <w:color w:val="000000"/>
          <w:szCs w:val="20"/>
          <w:highlight w:val="green"/>
          <w:lang w:eastAsia="zh-CN"/>
        </w:rPr>
      </w:pPr>
      <w:r w:rsidRPr="00B43B0E">
        <w:rPr>
          <w:rFonts w:ascii="Times New Roman" w:eastAsiaTheme="minorEastAsia" w:hAnsi="Times New Roman" w:hint="eastAsia"/>
          <w:b/>
          <w:bCs/>
          <w:color w:val="000000"/>
          <w:szCs w:val="20"/>
          <w:highlight w:val="green"/>
          <w:lang w:eastAsia="zh-CN"/>
        </w:rPr>
        <w:t>Agreement</w:t>
      </w:r>
    </w:p>
    <w:p w14:paraId="769F1FDF" w14:textId="77777777" w:rsidR="00973E0B" w:rsidRPr="00B43B0E" w:rsidRDefault="00973E0B" w:rsidP="00973E0B">
      <w:pPr>
        <w:pStyle w:val="NormalWeb"/>
        <w:spacing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lang w:val="en-GB"/>
        </w:rPr>
        <w:t>For the evaluation of stand-alone reporting for CJT calibration report, consider the following aspects:</w:t>
      </w:r>
    </w:p>
    <w:p w14:paraId="5196AFDD"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Reporting quantities of Rel-19 CJTC-Dd/F/P can be candidates</w:t>
      </w:r>
    </w:p>
    <w:p w14:paraId="1CE582E2"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proofErr w:type="spellStart"/>
      <w:r w:rsidRPr="00B43B0E">
        <w:rPr>
          <w:rFonts w:ascii="Times New Roman" w:eastAsia="Malgun Gothic" w:hAnsi="Times New Roman" w:cs="Times New Roman"/>
          <w:color w:val="000000"/>
          <w:kern w:val="24"/>
          <w:sz w:val="20"/>
          <w:szCs w:val="20"/>
        </w:rPr>
        <w:t>xTRP</w:t>
      </w:r>
      <w:proofErr w:type="spellEnd"/>
      <w:r w:rsidRPr="00B43B0E">
        <w:rPr>
          <w:rFonts w:ascii="Times New Roman" w:eastAsia="Malgun Gothic" w:hAnsi="Times New Roman" w:cs="Times New Roman"/>
          <w:color w:val="000000"/>
          <w:kern w:val="24"/>
          <w:sz w:val="20"/>
          <w:szCs w:val="20"/>
        </w:rPr>
        <w:t xml:space="preserve"> delay offset report</w:t>
      </w:r>
    </w:p>
    <w:p w14:paraId="2BDAEA86" w14:textId="77777777" w:rsidR="00973E0B" w:rsidRPr="00B43B0E" w:rsidRDefault="00973E0B">
      <w:pPr>
        <w:pStyle w:val="NormalWeb"/>
        <w:numPr>
          <w:ilvl w:val="1"/>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Study dynamic range A</w:t>
      </w:r>
      <w:r w:rsidRPr="00B43B0E">
        <w:rPr>
          <w:rFonts w:ascii="Times New Roman" w:eastAsia="Malgun Gothic" w:hAnsi="Times New Roman" w:cs="Times New Roman"/>
          <w:color w:val="000000"/>
          <w:kern w:val="24"/>
          <w:position w:val="-9"/>
          <w:sz w:val="20"/>
          <w:szCs w:val="20"/>
          <w:vertAlign w:val="subscript"/>
        </w:rPr>
        <w:t>DO</w:t>
      </w:r>
      <w:r w:rsidRPr="00B43B0E">
        <w:rPr>
          <w:rFonts w:ascii="Times New Roman" w:eastAsia="Malgun Gothic" w:hAnsi="Times New Roman" w:cs="Times New Roman"/>
          <w:color w:val="000000"/>
          <w:kern w:val="24"/>
          <w:sz w:val="20"/>
          <w:szCs w:val="20"/>
        </w:rPr>
        <w:t xml:space="preserve"> and resolution M</w:t>
      </w:r>
      <w:r w:rsidRPr="00B43B0E">
        <w:rPr>
          <w:rFonts w:ascii="Times New Roman" w:eastAsia="Malgun Gothic" w:hAnsi="Times New Roman" w:cs="Times New Roman"/>
          <w:color w:val="000000"/>
          <w:kern w:val="24"/>
          <w:position w:val="-9"/>
          <w:sz w:val="20"/>
          <w:szCs w:val="20"/>
          <w:vertAlign w:val="subscript"/>
        </w:rPr>
        <w:t>FO</w:t>
      </w:r>
    </w:p>
    <w:p w14:paraId="0863E908" w14:textId="77777777" w:rsidR="00973E0B" w:rsidRPr="00B43B0E" w:rsidRDefault="00973E0B">
      <w:pPr>
        <w:pStyle w:val="NormalWeb"/>
        <w:numPr>
          <w:ilvl w:val="2"/>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Rel-19 CJTC-Dd dynamic range and resolution can be considered as a starting point</w:t>
      </w:r>
    </w:p>
    <w:p w14:paraId="7BEF7CEB" w14:textId="77777777" w:rsidR="00973E0B" w:rsidRPr="00B43B0E" w:rsidRDefault="00973E0B">
      <w:pPr>
        <w:pStyle w:val="NormalWeb"/>
        <w:numPr>
          <w:ilvl w:val="2"/>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FFS: other candidate values of A</w:t>
      </w:r>
      <w:r w:rsidRPr="00B43B0E">
        <w:rPr>
          <w:rFonts w:ascii="Times New Roman" w:eastAsia="Malgun Gothic" w:hAnsi="Times New Roman" w:cs="Times New Roman"/>
          <w:color w:val="000000"/>
          <w:kern w:val="24"/>
          <w:position w:val="-9"/>
          <w:sz w:val="20"/>
          <w:szCs w:val="20"/>
          <w:vertAlign w:val="subscript"/>
        </w:rPr>
        <w:t>DO</w:t>
      </w:r>
      <w:r w:rsidRPr="00B43B0E">
        <w:rPr>
          <w:rFonts w:ascii="Times New Roman" w:eastAsia="Malgun Gothic" w:hAnsi="Times New Roman" w:cs="Times New Roman"/>
          <w:color w:val="000000"/>
          <w:kern w:val="24"/>
          <w:sz w:val="20"/>
          <w:szCs w:val="20"/>
        </w:rPr>
        <w:t xml:space="preserve"> and M</w:t>
      </w:r>
      <w:r w:rsidRPr="00B43B0E">
        <w:rPr>
          <w:rFonts w:ascii="Times New Roman" w:eastAsia="Malgun Gothic" w:hAnsi="Times New Roman" w:cs="Times New Roman"/>
          <w:color w:val="000000"/>
          <w:kern w:val="24"/>
          <w:position w:val="-9"/>
          <w:sz w:val="20"/>
          <w:szCs w:val="20"/>
          <w:vertAlign w:val="subscript"/>
        </w:rPr>
        <w:t>DO</w:t>
      </w:r>
    </w:p>
    <w:p w14:paraId="2D98393C"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proofErr w:type="spellStart"/>
      <w:r w:rsidRPr="00B43B0E">
        <w:rPr>
          <w:rFonts w:ascii="Times New Roman" w:eastAsia="Malgun Gothic" w:hAnsi="Times New Roman" w:cs="Times New Roman"/>
          <w:color w:val="000000"/>
          <w:kern w:val="24"/>
          <w:sz w:val="20"/>
          <w:szCs w:val="20"/>
        </w:rPr>
        <w:t>xTRP</w:t>
      </w:r>
      <w:proofErr w:type="spellEnd"/>
      <w:r w:rsidRPr="00B43B0E">
        <w:rPr>
          <w:rFonts w:ascii="Times New Roman" w:eastAsia="Malgun Gothic" w:hAnsi="Times New Roman" w:cs="Times New Roman"/>
          <w:color w:val="000000"/>
          <w:kern w:val="24"/>
          <w:sz w:val="20"/>
          <w:szCs w:val="20"/>
        </w:rPr>
        <w:t xml:space="preserve"> frequency offset report</w:t>
      </w:r>
    </w:p>
    <w:p w14:paraId="43D881FF" w14:textId="77777777" w:rsidR="00973E0B" w:rsidRPr="00B43B0E" w:rsidRDefault="00973E0B">
      <w:pPr>
        <w:pStyle w:val="NormalWeb"/>
        <w:numPr>
          <w:ilvl w:val="1"/>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Study dynamic range A</w:t>
      </w:r>
      <w:r w:rsidRPr="00B43B0E">
        <w:rPr>
          <w:rFonts w:ascii="Times New Roman" w:eastAsia="Malgun Gothic" w:hAnsi="Times New Roman" w:cs="Times New Roman"/>
          <w:color w:val="000000"/>
          <w:kern w:val="24"/>
          <w:position w:val="-9"/>
          <w:sz w:val="20"/>
          <w:szCs w:val="20"/>
          <w:vertAlign w:val="subscript"/>
        </w:rPr>
        <w:t>FO</w:t>
      </w:r>
      <w:r w:rsidRPr="00B43B0E">
        <w:rPr>
          <w:rFonts w:ascii="Times New Roman" w:eastAsia="Malgun Gothic" w:hAnsi="Times New Roman" w:cs="Times New Roman"/>
          <w:color w:val="000000"/>
          <w:kern w:val="24"/>
          <w:sz w:val="20"/>
          <w:szCs w:val="20"/>
        </w:rPr>
        <w:t xml:space="preserve"> and resolution M</w:t>
      </w:r>
      <w:r w:rsidRPr="00B43B0E">
        <w:rPr>
          <w:rFonts w:ascii="Times New Roman" w:eastAsia="Malgun Gothic" w:hAnsi="Times New Roman" w:cs="Times New Roman"/>
          <w:color w:val="000000"/>
          <w:kern w:val="24"/>
          <w:position w:val="-9"/>
          <w:sz w:val="20"/>
          <w:szCs w:val="20"/>
          <w:vertAlign w:val="subscript"/>
        </w:rPr>
        <w:t>FO</w:t>
      </w:r>
    </w:p>
    <w:p w14:paraId="63FFED40" w14:textId="77777777" w:rsidR="00973E0B" w:rsidRPr="00B43B0E" w:rsidRDefault="00973E0B">
      <w:pPr>
        <w:pStyle w:val="NormalWeb"/>
        <w:numPr>
          <w:ilvl w:val="2"/>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Rel-19 CJTC-F dynamic range and resolution can be considered as a starting point</w:t>
      </w:r>
    </w:p>
    <w:p w14:paraId="6C3D9361" w14:textId="77777777" w:rsidR="00973E0B" w:rsidRPr="00B43B0E" w:rsidRDefault="00973E0B">
      <w:pPr>
        <w:pStyle w:val="NormalWeb"/>
        <w:numPr>
          <w:ilvl w:val="2"/>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FFS: other candidate values of A</w:t>
      </w:r>
      <w:r w:rsidRPr="00B43B0E">
        <w:rPr>
          <w:rFonts w:ascii="Times New Roman" w:eastAsia="Malgun Gothic" w:hAnsi="Times New Roman" w:cs="Times New Roman"/>
          <w:color w:val="000000"/>
          <w:kern w:val="24"/>
          <w:position w:val="-9"/>
          <w:sz w:val="20"/>
          <w:szCs w:val="20"/>
          <w:vertAlign w:val="subscript"/>
        </w:rPr>
        <w:t>FO</w:t>
      </w:r>
      <w:r w:rsidRPr="00B43B0E">
        <w:rPr>
          <w:rFonts w:ascii="Times New Roman" w:eastAsia="Malgun Gothic" w:hAnsi="Times New Roman" w:cs="Times New Roman"/>
          <w:color w:val="000000"/>
          <w:kern w:val="24"/>
          <w:sz w:val="20"/>
          <w:szCs w:val="20"/>
        </w:rPr>
        <w:t xml:space="preserve"> and M</w:t>
      </w:r>
      <w:r w:rsidRPr="00B43B0E">
        <w:rPr>
          <w:rFonts w:ascii="Times New Roman" w:eastAsia="Malgun Gothic" w:hAnsi="Times New Roman" w:cs="Times New Roman"/>
          <w:color w:val="000000"/>
          <w:kern w:val="24"/>
          <w:position w:val="-9"/>
          <w:sz w:val="20"/>
          <w:szCs w:val="20"/>
          <w:vertAlign w:val="subscript"/>
        </w:rPr>
        <w:t>FO</w:t>
      </w:r>
    </w:p>
    <w:p w14:paraId="114BD5FE"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proofErr w:type="spellStart"/>
      <w:r w:rsidRPr="00B43B0E">
        <w:rPr>
          <w:rFonts w:ascii="Times New Roman" w:eastAsia="Malgun Gothic" w:hAnsi="Times New Roman" w:cs="Times New Roman"/>
          <w:color w:val="000000"/>
          <w:kern w:val="24"/>
          <w:sz w:val="20"/>
          <w:szCs w:val="20"/>
        </w:rPr>
        <w:t>xTRP</w:t>
      </w:r>
      <w:proofErr w:type="spellEnd"/>
      <w:r w:rsidRPr="00B43B0E">
        <w:rPr>
          <w:rFonts w:ascii="Times New Roman" w:eastAsia="Malgun Gothic" w:hAnsi="Times New Roman" w:cs="Times New Roman"/>
          <w:color w:val="000000"/>
          <w:kern w:val="24"/>
          <w:sz w:val="20"/>
          <w:szCs w:val="20"/>
        </w:rPr>
        <w:t xml:space="preserve"> phase offset report</w:t>
      </w:r>
    </w:p>
    <w:p w14:paraId="255D3E87" w14:textId="77777777" w:rsidR="00973E0B" w:rsidRPr="00B43B0E" w:rsidRDefault="00973E0B">
      <w:pPr>
        <w:pStyle w:val="NormalWeb"/>
        <w:numPr>
          <w:ilvl w:val="1"/>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Study resolution M</w:t>
      </w:r>
      <w:r w:rsidRPr="00B43B0E">
        <w:rPr>
          <w:rFonts w:ascii="Times New Roman" w:eastAsia="Malgun Gothic" w:hAnsi="Times New Roman" w:cs="Times New Roman"/>
          <w:color w:val="000000"/>
          <w:kern w:val="24"/>
          <w:position w:val="-9"/>
          <w:sz w:val="20"/>
          <w:szCs w:val="20"/>
          <w:vertAlign w:val="subscript"/>
        </w:rPr>
        <w:t>P</w:t>
      </w:r>
      <w:r w:rsidRPr="00B43B0E">
        <w:rPr>
          <w:rFonts w:ascii="Times New Roman" w:eastAsia="Malgun Gothic" w:hAnsi="Times New Roman" w:cs="Times New Roman"/>
          <w:color w:val="000000"/>
          <w:kern w:val="24"/>
          <w:sz w:val="20"/>
          <w:szCs w:val="20"/>
        </w:rPr>
        <w:t xml:space="preserve"> and frequency granularity (WB, SB)</w:t>
      </w:r>
    </w:p>
    <w:p w14:paraId="05347EF0" w14:textId="77777777" w:rsidR="00973E0B" w:rsidRPr="00B43B0E" w:rsidRDefault="00973E0B">
      <w:pPr>
        <w:pStyle w:val="NormalWeb"/>
        <w:numPr>
          <w:ilvl w:val="2"/>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lastRenderedPageBreak/>
        <w:t>Rel-19 CJTC-P resolution can be considered as a starting point</w:t>
      </w:r>
    </w:p>
    <w:p w14:paraId="49F67203" w14:textId="77777777" w:rsidR="00973E0B" w:rsidRPr="00B43B0E" w:rsidRDefault="00973E0B">
      <w:pPr>
        <w:pStyle w:val="NormalWeb"/>
        <w:numPr>
          <w:ilvl w:val="2"/>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FFS: other candidate values of M</w:t>
      </w:r>
      <w:r w:rsidRPr="00B43B0E">
        <w:rPr>
          <w:rFonts w:ascii="Times New Roman" w:eastAsia="Malgun Gothic" w:hAnsi="Times New Roman" w:cs="Times New Roman"/>
          <w:color w:val="000000"/>
          <w:kern w:val="24"/>
          <w:position w:val="-9"/>
          <w:sz w:val="20"/>
          <w:szCs w:val="20"/>
          <w:vertAlign w:val="subscript"/>
        </w:rPr>
        <w:t>P</w:t>
      </w:r>
    </w:p>
    <w:p w14:paraId="0E80B91B"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 xml:space="preserve">Companies to report how to acquire </w:t>
      </w:r>
      <w:proofErr w:type="spellStart"/>
      <w:r w:rsidRPr="00B43B0E">
        <w:rPr>
          <w:rFonts w:ascii="Times New Roman" w:eastAsia="Malgun Gothic" w:hAnsi="Times New Roman" w:cs="Times New Roman"/>
          <w:color w:val="000000"/>
          <w:kern w:val="24"/>
          <w:sz w:val="20"/>
          <w:szCs w:val="20"/>
        </w:rPr>
        <w:t>mTRP</w:t>
      </w:r>
      <w:proofErr w:type="spellEnd"/>
      <w:r w:rsidRPr="00B43B0E">
        <w:rPr>
          <w:rFonts w:ascii="Times New Roman" w:eastAsia="Malgun Gothic" w:hAnsi="Times New Roman" w:cs="Times New Roman"/>
          <w:color w:val="000000"/>
          <w:kern w:val="24"/>
          <w:sz w:val="20"/>
          <w:szCs w:val="20"/>
        </w:rPr>
        <w:t xml:space="preserve"> CSI for evaluation, e.g., SRS-based CSI acquisition or CJT CSI report</w:t>
      </w:r>
    </w:p>
    <w:p w14:paraId="7B49F661" w14:textId="77777777" w:rsidR="00973E0B" w:rsidRPr="00B43B0E" w:rsidRDefault="00973E0B">
      <w:pPr>
        <w:pStyle w:val="ListParagraph"/>
        <w:widowControl w:val="0"/>
        <w:numPr>
          <w:ilvl w:val="0"/>
          <w:numId w:val="215"/>
        </w:numPr>
        <w:overflowPunct/>
        <w:autoSpaceDE/>
        <w:autoSpaceDN/>
        <w:adjustRightInd/>
        <w:spacing w:after="160" w:line="256" w:lineRule="auto"/>
        <w:jc w:val="both"/>
        <w:textAlignment w:val="auto"/>
      </w:pPr>
      <w:r w:rsidRPr="00B43B0E">
        <w:rPr>
          <w:rFonts w:eastAsia="Times New Roman"/>
          <w:lang w:eastAsia="ko-KR"/>
        </w:rPr>
        <w:t xml:space="preserve">Companies to report the </w:t>
      </w:r>
      <w:proofErr w:type="spellStart"/>
      <w:r w:rsidRPr="00B43B0E">
        <w:rPr>
          <w:rFonts w:eastAsia="Times New Roman"/>
          <w:lang w:eastAsia="ko-KR"/>
        </w:rPr>
        <w:t>modeling</w:t>
      </w:r>
      <w:proofErr w:type="spellEnd"/>
      <w:r w:rsidRPr="00B43B0E">
        <w:rPr>
          <w:rFonts w:eastAsia="Times New Roman"/>
          <w:lang w:eastAsia="ko-KR"/>
        </w:rPr>
        <w:t xml:space="preserve"> of CJT calibration report, including reporting periodicity, residual offset and fluctuation, all under realistic assumption</w:t>
      </w:r>
    </w:p>
    <w:p w14:paraId="5F7DE292" w14:textId="77777777" w:rsidR="00973E0B" w:rsidRPr="00B43B0E" w:rsidRDefault="00973E0B">
      <w:pPr>
        <w:pStyle w:val="ListParagraph"/>
        <w:widowControl w:val="0"/>
        <w:numPr>
          <w:ilvl w:val="0"/>
          <w:numId w:val="215"/>
        </w:numPr>
        <w:overflowPunct/>
        <w:autoSpaceDE/>
        <w:autoSpaceDN/>
        <w:adjustRightInd/>
        <w:spacing w:after="0" w:line="256" w:lineRule="auto"/>
        <w:jc w:val="both"/>
        <w:textAlignment w:val="auto"/>
      </w:pPr>
      <w:r w:rsidRPr="00B43B0E">
        <w:rPr>
          <w:rFonts w:eastAsia="Times New Roman"/>
          <w:lang w:eastAsia="ko-KR"/>
        </w:rPr>
        <w:t xml:space="preserve">Companies to report assumption of measurement accuracy error levels </w:t>
      </w:r>
    </w:p>
    <w:p w14:paraId="7B69D446"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FFS on measurement RS requirement, e.g., frequency density and bandwidth, # of RS symbols, the gap between RS symbols</w:t>
      </w:r>
    </w:p>
    <w:p w14:paraId="26018E72" w14:textId="77777777" w:rsidR="00973E0B" w:rsidRPr="00B43B0E" w:rsidRDefault="00973E0B">
      <w:pPr>
        <w:pStyle w:val="NormalWeb"/>
        <w:numPr>
          <w:ilvl w:val="0"/>
          <w:numId w:val="215"/>
        </w:numPr>
        <w:spacing w:before="0" w:beforeAutospacing="0" w:after="0" w:afterAutospacing="0" w:line="256" w:lineRule="auto"/>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Assumption on algorithms to determine delay/frequency/phase offset report</w:t>
      </w:r>
    </w:p>
    <w:p w14:paraId="24C27F8F" w14:textId="77777777" w:rsidR="00973E0B" w:rsidRDefault="00973E0B" w:rsidP="00973E0B">
      <w:pPr>
        <w:rPr>
          <w:rFonts w:ascii="Times New Roman" w:eastAsiaTheme="minorEastAsia" w:hAnsi="Times New Roman"/>
          <w:color w:val="000000"/>
          <w:szCs w:val="20"/>
          <w:lang w:val="en-US" w:eastAsia="zh-CN"/>
        </w:rPr>
      </w:pPr>
    </w:p>
    <w:p w14:paraId="54A46A1D" w14:textId="77777777" w:rsidR="00973E0B" w:rsidRPr="00B43B0E" w:rsidRDefault="00973E0B" w:rsidP="00973E0B">
      <w:pPr>
        <w:rPr>
          <w:rFonts w:ascii="Times New Roman" w:eastAsiaTheme="minorEastAsia" w:hAnsi="Times New Roman"/>
          <w:b/>
          <w:bCs/>
          <w:color w:val="000000"/>
          <w:szCs w:val="20"/>
          <w:highlight w:val="green"/>
          <w:lang w:val="en-US" w:eastAsia="zh-CN"/>
        </w:rPr>
      </w:pPr>
      <w:r w:rsidRPr="00B43B0E">
        <w:rPr>
          <w:rFonts w:ascii="Times New Roman" w:eastAsiaTheme="minorEastAsia" w:hAnsi="Times New Roman" w:hint="eastAsia"/>
          <w:b/>
          <w:bCs/>
          <w:color w:val="000000"/>
          <w:szCs w:val="20"/>
          <w:highlight w:val="green"/>
          <w:lang w:val="en-US" w:eastAsia="zh-CN"/>
        </w:rPr>
        <w:t>Agreement</w:t>
      </w:r>
    </w:p>
    <w:p w14:paraId="4287BA38" w14:textId="77777777" w:rsidR="00973E0B" w:rsidRPr="00B43B0E" w:rsidRDefault="00973E0B" w:rsidP="00973E0B">
      <w:pPr>
        <w:pStyle w:val="NormalWeb"/>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For the study of explicit CSI feedback, the evaluation considers the following aspects:</w:t>
      </w:r>
    </w:p>
    <w:p w14:paraId="6BFFCE75" w14:textId="77777777" w:rsidR="00973E0B" w:rsidRPr="00B43B0E" w:rsidRDefault="00973E0B">
      <w:pPr>
        <w:pStyle w:val="NormalWeb"/>
        <w:numPr>
          <w:ilvl w:val="0"/>
          <w:numId w:val="216"/>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kern w:val="24"/>
          <w:sz w:val="20"/>
          <w:szCs w:val="20"/>
        </w:rPr>
        <w:t>Form of explicit CSI</w:t>
      </w:r>
    </w:p>
    <w:p w14:paraId="4FA04FB8"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proofErr w:type="spellStart"/>
      <w:r w:rsidRPr="00B43B0E">
        <w:rPr>
          <w:rFonts w:ascii="Times New Roman" w:eastAsia="Malgun Gothic" w:hAnsi="Times New Roman" w:cs="Times New Roman"/>
          <w:kern w:val="24"/>
          <w:sz w:val="20"/>
          <w:szCs w:val="20"/>
        </w:rPr>
        <w:t>Opt</w:t>
      </w:r>
      <w:proofErr w:type="spellEnd"/>
      <w:r w:rsidRPr="00B43B0E">
        <w:rPr>
          <w:rFonts w:ascii="Times New Roman" w:eastAsia="Malgun Gothic" w:hAnsi="Times New Roman" w:cs="Times New Roman"/>
          <w:kern w:val="24"/>
          <w:sz w:val="20"/>
          <w:szCs w:val="20"/>
        </w:rPr>
        <w:t xml:space="preserve">-A: information </w:t>
      </w:r>
      <w:r w:rsidRPr="00B43B0E">
        <w:rPr>
          <w:rFonts w:ascii="Times New Roman" w:eastAsia="+mn-ea" w:hAnsi="Times New Roman" w:cs="Times New Roman"/>
          <w:kern w:val="24"/>
          <w:sz w:val="20"/>
          <w:szCs w:val="20"/>
        </w:rPr>
        <w:t>facilitating NW reconstruction of the channel matrix H (e.g.</w:t>
      </w:r>
      <w:r w:rsidRPr="00B43B0E">
        <w:rPr>
          <w:rFonts w:ascii="Times New Roman" w:hAnsi="Times New Roman" w:cs="Times New Roman"/>
          <w:kern w:val="24"/>
          <w:sz w:val="20"/>
          <w:szCs w:val="20"/>
        </w:rPr>
        <w:t>,</w:t>
      </w:r>
      <w:r w:rsidRPr="00B43B0E">
        <w:rPr>
          <w:rFonts w:ascii="Times New Roman" w:eastAsia="+mn-ea" w:hAnsi="Times New Roman" w:cs="Times New Roman"/>
          <w:kern w:val="24"/>
          <w:sz w:val="20"/>
          <w:szCs w:val="20"/>
        </w:rPr>
        <w:t xml:space="preserve"> N</w:t>
      </w:r>
      <w:r w:rsidRPr="00B43B0E">
        <w:rPr>
          <w:rFonts w:ascii="Times New Roman" w:eastAsia="+mn-ea" w:hAnsi="Times New Roman" w:cs="Times New Roman"/>
          <w:kern w:val="24"/>
          <w:position w:val="-9"/>
          <w:sz w:val="20"/>
          <w:szCs w:val="20"/>
          <w:vertAlign w:val="subscript"/>
        </w:rPr>
        <w:t>RX</w:t>
      </w:r>
      <w:r w:rsidRPr="00B43B0E">
        <w:rPr>
          <w:rFonts w:ascii="Times New Roman" w:eastAsia="+mn-ea" w:hAnsi="Times New Roman" w:cs="Times New Roman"/>
          <w:kern w:val="24"/>
          <w:sz w:val="20"/>
          <w:szCs w:val="20"/>
        </w:rPr>
        <w:t xml:space="preserve"> x N</w:t>
      </w:r>
      <w:r w:rsidRPr="00B43B0E">
        <w:rPr>
          <w:rFonts w:ascii="Times New Roman" w:eastAsia="+mn-ea" w:hAnsi="Times New Roman" w:cs="Times New Roman"/>
          <w:kern w:val="24"/>
          <w:position w:val="-9"/>
          <w:sz w:val="20"/>
          <w:szCs w:val="20"/>
          <w:vertAlign w:val="subscript"/>
        </w:rPr>
        <w:t>TX</w:t>
      </w:r>
      <w:r w:rsidRPr="00B43B0E">
        <w:rPr>
          <w:rFonts w:ascii="Times New Roman" w:eastAsia="+mn-ea" w:hAnsi="Times New Roman" w:cs="Times New Roman"/>
          <w:kern w:val="24"/>
          <w:sz w:val="20"/>
          <w:szCs w:val="20"/>
        </w:rPr>
        <w:t>) per frequency granularity unit</w:t>
      </w:r>
    </w:p>
    <w:p w14:paraId="541F315D" w14:textId="77777777" w:rsidR="00973E0B" w:rsidRPr="00B43B0E" w:rsidRDefault="00973E0B">
      <w:pPr>
        <w:pStyle w:val="NormalWeb"/>
        <w:numPr>
          <w:ilvl w:val="2"/>
          <w:numId w:val="216"/>
        </w:numPr>
        <w:spacing w:before="0" w:beforeAutospacing="0" w:after="0" w:afterAutospacing="0"/>
        <w:rPr>
          <w:rFonts w:ascii="Times New Roman" w:hAnsi="Times New Roman" w:cs="Times New Roman"/>
          <w:sz w:val="20"/>
          <w:szCs w:val="20"/>
        </w:rPr>
      </w:pPr>
      <w:r w:rsidRPr="00B43B0E">
        <w:rPr>
          <w:rFonts w:ascii="Times New Roman" w:eastAsia="+mn-ea" w:hAnsi="Times New Roman" w:cs="Times New Roman"/>
          <w:kern w:val="24"/>
          <w:sz w:val="20"/>
          <w:szCs w:val="20"/>
        </w:rPr>
        <w:t>Note:  N</w:t>
      </w:r>
      <w:r w:rsidRPr="00B43B0E">
        <w:rPr>
          <w:rFonts w:ascii="Times New Roman" w:eastAsia="+mn-ea" w:hAnsi="Times New Roman" w:cs="Times New Roman"/>
          <w:kern w:val="24"/>
          <w:position w:val="-9"/>
          <w:sz w:val="20"/>
          <w:szCs w:val="20"/>
          <w:vertAlign w:val="subscript"/>
        </w:rPr>
        <w:t>RX</w:t>
      </w:r>
      <w:r w:rsidRPr="00B43B0E">
        <w:rPr>
          <w:rFonts w:ascii="Times New Roman" w:eastAsia="+mn-ea" w:hAnsi="Times New Roman" w:cs="Times New Roman"/>
          <w:kern w:val="24"/>
          <w:sz w:val="20"/>
          <w:szCs w:val="20"/>
        </w:rPr>
        <w:t xml:space="preserve"> does not necessarily mean the number of UE Rx physical antenna(s)</w:t>
      </w:r>
    </w:p>
    <w:p w14:paraId="4BB5AFBA"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proofErr w:type="spellStart"/>
      <w:r w:rsidRPr="00B43B0E">
        <w:rPr>
          <w:rFonts w:ascii="Times New Roman" w:eastAsia="Malgun Gothic" w:hAnsi="Times New Roman" w:cs="Times New Roman"/>
          <w:kern w:val="24"/>
          <w:sz w:val="20"/>
          <w:szCs w:val="20"/>
        </w:rPr>
        <w:t>Opt</w:t>
      </w:r>
      <w:proofErr w:type="spellEnd"/>
      <w:r w:rsidRPr="00B43B0E">
        <w:rPr>
          <w:rFonts w:ascii="Times New Roman" w:eastAsia="Malgun Gothic" w:hAnsi="Times New Roman" w:cs="Times New Roman"/>
          <w:kern w:val="24"/>
          <w:sz w:val="20"/>
          <w:szCs w:val="20"/>
        </w:rPr>
        <w:t xml:space="preserve">-B: information </w:t>
      </w:r>
      <w:r w:rsidRPr="00B43B0E">
        <w:rPr>
          <w:rFonts w:ascii="Times New Roman" w:eastAsia="+mn-ea" w:hAnsi="Times New Roman" w:cs="Times New Roman"/>
          <w:kern w:val="24"/>
          <w:sz w:val="20"/>
          <w:szCs w:val="20"/>
        </w:rPr>
        <w:t>facilitating NW reconstruction of H’H per frequency granularity unit</w:t>
      </w:r>
    </w:p>
    <w:p w14:paraId="14233E7A"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kern w:val="24"/>
          <w:sz w:val="20"/>
          <w:szCs w:val="20"/>
        </w:rPr>
        <w:t>Companies to report compression/quantization scheme used for the evaluation</w:t>
      </w:r>
    </w:p>
    <w:p w14:paraId="272081DF" w14:textId="77777777" w:rsidR="00973E0B" w:rsidRPr="00B43B0E" w:rsidRDefault="00973E0B">
      <w:pPr>
        <w:pStyle w:val="NormalWeb"/>
        <w:numPr>
          <w:ilvl w:val="0"/>
          <w:numId w:val="216"/>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kern w:val="24"/>
          <w:sz w:val="20"/>
          <w:szCs w:val="20"/>
        </w:rPr>
        <w:t>Handling of link adaptation via at least one of the following options</w:t>
      </w:r>
    </w:p>
    <w:p w14:paraId="252320A7"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kern w:val="24"/>
          <w:sz w:val="20"/>
          <w:szCs w:val="20"/>
        </w:rPr>
        <w:t>Opt-1: CQI/RI information in another report (e.g., based on CSI-RS or DMRS)</w:t>
      </w:r>
    </w:p>
    <w:p w14:paraId="4FA87BF0"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kern w:val="24"/>
          <w:sz w:val="20"/>
          <w:szCs w:val="20"/>
        </w:rPr>
        <w:t xml:space="preserve">Opt-2: Assistance information (e.g., L1-SINR, L1-RSRP, </w:t>
      </w:r>
      <w:r w:rsidRPr="00B43B0E">
        <w:rPr>
          <w:rFonts w:ascii="Times New Roman" w:eastAsia="Malgun Gothic" w:hAnsi="Times New Roman" w:cs="Times New Roman"/>
          <w:color w:val="000000"/>
          <w:kern w:val="24"/>
          <w:sz w:val="20"/>
          <w:szCs w:val="20"/>
        </w:rPr>
        <w:t>Interference-plus-noise (</w:t>
      </w:r>
      <w:proofErr w:type="spellStart"/>
      <w:r w:rsidRPr="00B43B0E">
        <w:rPr>
          <w:rFonts w:ascii="Times New Roman" w:eastAsia="Malgun Gothic" w:hAnsi="Times New Roman" w:cs="Times New Roman"/>
          <w:color w:val="000000"/>
          <w:kern w:val="24"/>
          <w:sz w:val="20"/>
          <w:szCs w:val="20"/>
        </w:rPr>
        <w:t>IpN</w:t>
      </w:r>
      <w:proofErr w:type="spellEnd"/>
      <w:r w:rsidRPr="00B43B0E">
        <w:rPr>
          <w:rFonts w:ascii="Times New Roman" w:eastAsia="Malgun Gothic" w:hAnsi="Times New Roman" w:cs="Times New Roman"/>
          <w:kern w:val="24"/>
          <w:sz w:val="20"/>
          <w:szCs w:val="20"/>
        </w:rPr>
        <w:t>) information) in the same explicit CSI report or another report</w:t>
      </w:r>
    </w:p>
    <w:p w14:paraId="0DA774CA"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r w:rsidRPr="00B43B0E">
        <w:rPr>
          <w:rFonts w:ascii="Times New Roman" w:eastAsia="Malgun Gothic" w:hAnsi="Times New Roman" w:cs="Times New Roman"/>
          <w:color w:val="000000"/>
          <w:kern w:val="24"/>
          <w:sz w:val="20"/>
          <w:szCs w:val="20"/>
        </w:rPr>
        <w:t>Opt-3: the explicit feedback considering pre-whitening channel or channel covariance</w:t>
      </w:r>
    </w:p>
    <w:p w14:paraId="6C38319C" w14:textId="77777777" w:rsidR="00973E0B" w:rsidRPr="00B43B0E" w:rsidRDefault="00973E0B">
      <w:pPr>
        <w:pStyle w:val="NormalWeb"/>
        <w:numPr>
          <w:ilvl w:val="1"/>
          <w:numId w:val="216"/>
        </w:numPr>
        <w:spacing w:before="0" w:beforeAutospacing="0" w:after="0" w:afterAutospacing="0"/>
        <w:rPr>
          <w:rFonts w:ascii="Times New Roman" w:hAnsi="Times New Roman" w:cs="Times New Roman"/>
          <w:sz w:val="20"/>
          <w:szCs w:val="20"/>
        </w:rPr>
      </w:pPr>
      <w:r w:rsidRPr="00B43B0E">
        <w:rPr>
          <w:rFonts w:ascii="Times New Roman" w:hAnsi="Times New Roman" w:cs="Times New Roman"/>
          <w:sz w:val="20"/>
          <w:szCs w:val="20"/>
        </w:rPr>
        <w:t xml:space="preserve">Note: other options are not precluded. </w:t>
      </w:r>
    </w:p>
    <w:p w14:paraId="42D431C5" w14:textId="77777777" w:rsidR="00973E0B" w:rsidRPr="00B43B0E" w:rsidRDefault="00973E0B" w:rsidP="00973E0B">
      <w:pPr>
        <w:ind w:left="1440" w:hanging="1440"/>
        <w:rPr>
          <w:rFonts w:ascii="Times New Roman" w:eastAsiaTheme="minorEastAsia" w:hAnsi="Times New Roman"/>
          <w:lang w:val="en-US" w:eastAsia="zh-CN"/>
        </w:rPr>
      </w:pPr>
    </w:p>
    <w:p w14:paraId="61863565" w14:textId="77777777" w:rsidR="00973E0B" w:rsidRPr="00B43B0E" w:rsidRDefault="00973E0B" w:rsidP="00973E0B">
      <w:pPr>
        <w:ind w:left="1440" w:hanging="1440"/>
        <w:rPr>
          <w:rFonts w:ascii="Times New Roman" w:eastAsiaTheme="minorEastAsia" w:hAnsi="Times New Roman"/>
          <w:lang w:eastAsia="zh-CN"/>
        </w:rPr>
      </w:pPr>
      <w:r w:rsidRPr="00B43B0E">
        <w:rPr>
          <w:rFonts w:ascii="Times New Roman" w:eastAsiaTheme="minorEastAsia" w:hAnsi="Times New Roman"/>
          <w:lang w:eastAsia="zh-CN"/>
        </w:rPr>
        <w:t>Observation</w:t>
      </w:r>
    </w:p>
    <w:p w14:paraId="74BB53EE" w14:textId="77777777" w:rsidR="00973E0B" w:rsidRPr="00B43B0E" w:rsidRDefault="00973E0B" w:rsidP="00973E0B">
      <w:pPr>
        <w:tabs>
          <w:tab w:val="left" w:pos="962"/>
        </w:tabs>
        <w:rPr>
          <w:rFonts w:ascii="Times New Roman" w:hAnsi="Times New Roman"/>
          <w:szCs w:val="18"/>
        </w:rPr>
      </w:pPr>
      <w:r w:rsidRPr="00B43B0E">
        <w:rPr>
          <w:rFonts w:ascii="Times New Roman" w:hAnsi="Times New Roman"/>
          <w:szCs w:val="18"/>
        </w:rPr>
        <w:t>The following observations on PAPR/Cubic metric/output power variation (cross OFDM symbols) have been made for the above options at least for projection-matrix-based compression for JSCM, until RAN 1 #126:</w:t>
      </w:r>
    </w:p>
    <w:p w14:paraId="518FD569" w14:textId="77777777" w:rsidR="00973E0B" w:rsidRPr="00B43B0E" w:rsidRDefault="00973E0B" w:rsidP="00973E0B">
      <w:pPr>
        <w:tabs>
          <w:tab w:val="left" w:pos="962"/>
        </w:tabs>
        <w:rPr>
          <w:rFonts w:ascii="Times New Roman" w:hAnsi="Times New Roman"/>
          <w:szCs w:val="18"/>
        </w:rPr>
      </w:pPr>
      <w:r w:rsidRPr="00B43B0E">
        <w:rPr>
          <w:rFonts w:ascii="Times New Roman" w:hAnsi="Times New Roman"/>
          <w:szCs w:val="18"/>
        </w:rPr>
        <w:t xml:space="preserve">With DFT-s-OFDM as uplink waveform,  </w:t>
      </w:r>
    </w:p>
    <w:p w14:paraId="15FAF20B" w14:textId="77777777" w:rsidR="00973E0B" w:rsidRPr="00B43B0E"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For Option 0: 13 sources showed without any additional operation, PAPR @CCDF= 0.1% of JSCM increases by 1.5~2dB compared to conventional 16-/64-/256-QAM constellation, and ~3dB compared to conventional QPSK constellation. </w:t>
      </w:r>
    </w:p>
    <w:p w14:paraId="57243BC1"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4 sources showed that with Kronecker-based matrices, the PAPR @CCDF= 0.1% additionally increases by 1~2.5dB. </w:t>
      </w:r>
    </w:p>
    <w:p w14:paraId="241537F4"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with PAPR aware training, the PAPR @CCDF= 0.1% is ~0.2dB lower or 0.1dB higher compared to conventional 16-QAM. </w:t>
      </w:r>
    </w:p>
    <w:p w14:paraId="5D104123"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with PAPR aware training, the PAPR @CCDF= 0.1% is ~0.3dB lower compared to conventional 256-QAM. </w:t>
      </w:r>
    </w:p>
    <w:p w14:paraId="539FD014"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clipping aware training, the PAPR @CCDF= 0.1% is 9dB. </w:t>
      </w:r>
    </w:p>
    <w:p w14:paraId="34FE6C7A"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1 source showed that with PAPR aware training towards 6RB, the PAPR @CCDF= 0.1% is about ~6dB (comparable to QPSK), however, if the number of RBs used in inference is 1RB, the PAPR @CCDF= 0.1% increased to 8dB (i.e., 2dB higher than QPSK).</w:t>
      </w:r>
    </w:p>
    <w:p w14:paraId="1F945CAA"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that </w:t>
      </w:r>
      <w:ins w:id="219" w:author="Feifei Sun/PHY Research &amp; Standard Lab /SRC-Beijing/Principal Engineer/Samsung Electronics" w:date="2026-08-28T18:20:00Z">
        <w:r w:rsidRPr="00B43B0E">
          <w:rPr>
            <w:szCs w:val="18"/>
          </w:rPr>
          <w:t xml:space="preserve">JSCM followed by </w:t>
        </w:r>
      </w:ins>
      <w:r w:rsidRPr="00B43B0E">
        <w:rPr>
          <w:szCs w:val="18"/>
        </w:rPr>
        <w:t xml:space="preserve">2-stage PAPR </w:t>
      </w:r>
      <w:ins w:id="220" w:author="Feifei Sun/PHY Research &amp; Standard Lab /SRC-Beijing/Principal Engineer/Samsung Electronics" w:date="2026-08-28T18:20:00Z">
        <w:r w:rsidRPr="00B43B0E">
          <w:rPr>
            <w:szCs w:val="18"/>
          </w:rPr>
          <w:t>reduction (first stage trainable co</w:t>
        </w:r>
      </w:ins>
      <w:ins w:id="221" w:author="Feifei Sun/PHY Research &amp; Standard Lab /SRC-Beijing/Principal Engineer/Samsung Electronics" w:date="2026-08-28T18:21:00Z">
        <w:r w:rsidRPr="00B43B0E">
          <w:rPr>
            <w:szCs w:val="18"/>
          </w:rPr>
          <w:t>nstellation mapper followed by second stage adaptive PAPR reduction block</w:t>
        </w:r>
      </w:ins>
      <w:ins w:id="222" w:author="Feifei Sun/PHY Research &amp; Standard Lab /SRC-Beijing/Principal Engineer/Samsung Electronics" w:date="2026-08-28T18:20:00Z">
        <w:r w:rsidRPr="00B43B0E">
          <w:rPr>
            <w:szCs w:val="18"/>
          </w:rPr>
          <w:t>)</w:t>
        </w:r>
      </w:ins>
      <w:r w:rsidRPr="00B43B0E">
        <w:rPr>
          <w:szCs w:val="18"/>
        </w:rPr>
        <w:t>, the PAPR @CCDF= 0.1% can be reduced to 4dB (PAPR = 8dB @CCDF= 0.01%).</w:t>
      </w:r>
    </w:p>
    <w:p w14:paraId="19B39F28"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the cubic metric @CCDF=0.1% increases ~2.9dB compared to conventional QPSK. </w:t>
      </w:r>
    </w:p>
    <w:p w14:paraId="1AED7A41" w14:textId="77777777" w:rsidR="00973E0B" w:rsidRPr="00B43B0E" w:rsidRDefault="00973E0B">
      <w:pPr>
        <w:pStyle w:val="ListParagraph"/>
        <w:widowControl w:val="0"/>
        <w:numPr>
          <w:ilvl w:val="1"/>
          <w:numId w:val="225"/>
        </w:numPr>
        <w:overflowPunct/>
        <w:autoSpaceDE/>
        <w:autoSpaceDN/>
        <w:adjustRightInd/>
        <w:spacing w:after="160" w:line="259" w:lineRule="auto"/>
        <w:jc w:val="both"/>
        <w:textAlignment w:val="auto"/>
        <w:rPr>
          <w:szCs w:val="18"/>
        </w:rPr>
      </w:pPr>
      <w:r w:rsidRPr="00B43B0E">
        <w:rPr>
          <w:szCs w:val="18"/>
        </w:rPr>
        <w:t xml:space="preserve">1 source showed JSCM output power variation across OFDM symbols is larger than 1K-QAM PUSCH with assumption of frequency first, time second mapping of JSCM outputs to allocated REs (on to 12 subcarriers in </w:t>
      </w:r>
      <w:proofErr w:type="spellStart"/>
      <w:r w:rsidRPr="00B43B0E">
        <w:rPr>
          <w:szCs w:val="18"/>
        </w:rPr>
        <w:t>freq</w:t>
      </w:r>
      <w:proofErr w:type="spellEnd"/>
      <w:r w:rsidRPr="00B43B0E">
        <w:rPr>
          <w:szCs w:val="18"/>
        </w:rPr>
        <w:t xml:space="preserve"> domain). </w:t>
      </w:r>
    </w:p>
    <w:p w14:paraId="2377D659" w14:textId="77777777" w:rsidR="00973E0B" w:rsidRPr="00B43B0E"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B43B0E">
        <w:rPr>
          <w:szCs w:val="18"/>
        </w:rPr>
        <w:t>For Option 1: 13 companies showed that the PAPR can be reduced but remain higher than conventional QAM</w:t>
      </w:r>
    </w:p>
    <w:p w14:paraId="4766D9CA"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By mapping to conventional constellations, e.g., 64-QAM or 256-QAM, </w:t>
      </w:r>
    </w:p>
    <w:p w14:paraId="4FBE02D5"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13 sources showed PAPR @CCDF= 0.1% can be reduced but remain 0.2~1dB higher than conventional 64-QAM/256-QAM, </w:t>
      </w:r>
    </w:p>
    <w:p w14:paraId="477F8729"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1 source showed PAPR @CCDF= 1% can be ~0.5dB lower than conventional constellation, i.e., 64-QAM/256-QAM with scaling of the</w:t>
      </w:r>
      <w:r w:rsidRPr="00B43B0E">
        <w:t xml:space="preserve"> </w:t>
      </w:r>
      <w:r w:rsidRPr="00B43B0E">
        <w:rPr>
          <w:szCs w:val="18"/>
        </w:rPr>
        <w:t xml:space="preserve">compression outputs before mapping to the discrete constellations and the training is not aware of the mapping.  </w:t>
      </w:r>
    </w:p>
    <w:p w14:paraId="02710B50"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with regularization as part of loss function and then mapping to 64-QAM, the PAPR is </w:t>
      </w:r>
      <w:r w:rsidRPr="00B43B0E">
        <w:rPr>
          <w:szCs w:val="18"/>
        </w:rPr>
        <w:lastRenderedPageBreak/>
        <w:t xml:space="preserve">comparable to conventional 64-QAM. </w:t>
      </w:r>
    </w:p>
    <w:p w14:paraId="45CBA041"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2 sources showed that with Kronecker-based matrices, the PAPR @CCDF= 0.1% is ~0.2 dB higher than conventional 64-QAM (12 subcarriers and 1024 FFT, or 12 subcarriers and 128 FFT). 1 source showed that with Kronecker-based matrices, the PAPR @CCDF= 0.1% is ~1.5dB higher than conventional 64-QAM (64 subcarriers with 2048-FFT). </w:t>
      </w:r>
    </w:p>
    <w:p w14:paraId="2FCFAD31"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1 source showed, that varying the number of Resource Elements (REs) impacts the PAPR:</w:t>
      </w:r>
    </w:p>
    <w:p w14:paraId="4D33F788" w14:textId="77777777" w:rsidR="00973E0B" w:rsidRPr="00B43B0E" w:rsidRDefault="00973E0B">
      <w:pPr>
        <w:pStyle w:val="ListParagraph"/>
        <w:widowControl w:val="0"/>
        <w:numPr>
          <w:ilvl w:val="3"/>
          <w:numId w:val="225"/>
        </w:numPr>
        <w:tabs>
          <w:tab w:val="left" w:pos="962"/>
        </w:tabs>
        <w:overflowPunct/>
        <w:autoSpaceDE/>
        <w:autoSpaceDN/>
        <w:adjustRightInd/>
        <w:spacing w:after="160" w:line="259" w:lineRule="auto"/>
        <w:jc w:val="both"/>
        <w:textAlignment w:val="auto"/>
        <w:rPr>
          <w:szCs w:val="18"/>
        </w:rPr>
      </w:pPr>
      <w:r w:rsidRPr="00B43B0E">
        <w:rPr>
          <w:szCs w:val="18"/>
        </w:rPr>
        <w:t>Dedicated model: with 32 REs, the PAPR at CCDF = 0.1% can be ~0.5 dB lower than that of a conventional 64-QAM constellation. However, with 48 or 64 REs, the PAPR is either comparable to or ~0.3 dB higher than conventional 64-QAM.</w:t>
      </w:r>
    </w:p>
    <w:p w14:paraId="5DAC083A" w14:textId="77777777" w:rsidR="00973E0B" w:rsidRPr="00B43B0E" w:rsidRDefault="00973E0B">
      <w:pPr>
        <w:pStyle w:val="ListParagraph"/>
        <w:widowControl w:val="0"/>
        <w:numPr>
          <w:ilvl w:val="3"/>
          <w:numId w:val="225"/>
        </w:numPr>
        <w:tabs>
          <w:tab w:val="left" w:pos="962"/>
        </w:tabs>
        <w:overflowPunct/>
        <w:autoSpaceDE/>
        <w:autoSpaceDN/>
        <w:adjustRightInd/>
        <w:spacing w:after="160" w:line="259" w:lineRule="auto"/>
        <w:jc w:val="both"/>
        <w:textAlignment w:val="auto"/>
        <w:rPr>
          <w:szCs w:val="18"/>
        </w:rPr>
      </w:pPr>
      <w:r w:rsidRPr="00B43B0E">
        <w:rPr>
          <w:szCs w:val="18"/>
        </w:rPr>
        <w:t>Scalable model: With 32 REs, the PAPR is comparable to conventional 64-QAM. However, with 48 or 64 REs, the PAPR at CCDF = 0.1% can be ~0.7 dB or 1.8 dB higher, respectively, than conventional 64-QAM.</w:t>
      </w:r>
    </w:p>
    <w:p w14:paraId="2BC48186"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that different loss functions during training may lead to differences in the statistical distribution/probability of the mapped constellation points from the compression outputs. Specifically, the PAPR @ CCDF = 0.1% might vary by 0.3 dB to 1 </w:t>
      </w:r>
      <w:proofErr w:type="spellStart"/>
      <w:r w:rsidRPr="00B43B0E">
        <w:rPr>
          <w:szCs w:val="18"/>
        </w:rPr>
        <w:t>dB.</w:t>
      </w:r>
      <w:proofErr w:type="spellEnd"/>
    </w:p>
    <w:p w14:paraId="2CA9AD19"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By mapping to other modulation constellations, </w:t>
      </w:r>
    </w:p>
    <w:p w14:paraId="04627380"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1 source showed with mapping to 64APSK, the PAPR @CCDF= 0.1% is 0.2 dB higher than conventional 64-QAM.  </w:t>
      </w:r>
    </w:p>
    <w:p w14:paraId="4FF599B1" w14:textId="77777777" w:rsidR="00973E0B" w:rsidRPr="00B43B0E"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2 sources showed with mapping to constellation point pruning from NR QAM, PAPR @CCDF= 0.1% is comparable or up to 1dB lower comparing to conventional constellation, i.e., 64-QAM or 256-QAM. </w:t>
      </w:r>
    </w:p>
    <w:p w14:paraId="1C15EAE1" w14:textId="77777777" w:rsidR="00973E0B" w:rsidRPr="00B43B0E"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B43B0E">
        <w:rPr>
          <w:szCs w:val="18"/>
        </w:rPr>
        <w:t>For Option 2: By mapping/restricting, some companies showed that the PAPR can be reduced to comparable to conventional QPSK or 16-QAM</w:t>
      </w:r>
    </w:p>
    <w:p w14:paraId="0FE06979"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4 sources showed with mapping to constant amplitude, PAPR is comparable to conventional QPSK and 2 sources showed PAPR @CCDF= 0.1% is ~0.5dB lower than conventional QPSK. </w:t>
      </w:r>
    </w:p>
    <w:p w14:paraId="2F3AEF1F"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2 sources showed with mapping to annular constellation, with scaling factor = 0.5, the PAPR is comparable to conventional 16-QAM. </w:t>
      </w:r>
    </w:p>
    <w:p w14:paraId="02F43987"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1 source showed that with mapping to annular constellation, with dense matrix or with Kronecker-based matrices, the PAPR @CCDF= 0.1% is reduced to 8.5dB.</w:t>
      </w:r>
    </w:p>
    <w:p w14:paraId="6E4FAB89" w14:textId="77777777" w:rsidR="00973E0B" w:rsidRPr="00B43B0E"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B43B0E">
        <w:rPr>
          <w:szCs w:val="18"/>
        </w:rPr>
        <w:t>1 source showed with both the maximum and minimum amplitudes, the PAPR @CCDF= 1% is comparable to conventional QPSK. And with peak limited only, the PAPR @CCDF= 1% is ~0.4dB higher than conventional 16-QAM.</w:t>
      </w:r>
    </w:p>
    <w:p w14:paraId="01748928" w14:textId="77777777" w:rsidR="00973E0B" w:rsidRPr="00B43B0E"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Note: no multiplexing with other UL transmission is assumed in the above evaluation. </w:t>
      </w:r>
    </w:p>
    <w:p w14:paraId="6EBE7A9A" w14:textId="77777777" w:rsidR="00973E0B" w:rsidRPr="00B43B0E"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B43B0E">
        <w:rPr>
          <w:szCs w:val="18"/>
        </w:rPr>
        <w:t xml:space="preserve">Note: 12 to 72 of subcarriers are assumed with 128, 1024 or 2048 or 4096 FFT size. </w:t>
      </w:r>
    </w:p>
    <w:p w14:paraId="1C725332" w14:textId="77777777" w:rsidR="00973E0B" w:rsidRPr="00DC3FBC" w:rsidRDefault="00973E0B" w:rsidP="00973E0B">
      <w:pPr>
        <w:tabs>
          <w:tab w:val="left" w:pos="962"/>
        </w:tabs>
        <w:rPr>
          <w:rFonts w:ascii="Times New Roman" w:hAnsi="Times New Roman"/>
          <w:szCs w:val="18"/>
        </w:rPr>
      </w:pPr>
      <w:r w:rsidRPr="00DC3FBC">
        <w:rPr>
          <w:rFonts w:ascii="Times New Roman" w:hAnsi="Times New Roman"/>
          <w:szCs w:val="18"/>
        </w:rPr>
        <w:t xml:space="preserve">With CP-OFDM as uplink waveform,  </w:t>
      </w:r>
    </w:p>
    <w:p w14:paraId="68EE5DBC" w14:textId="77777777" w:rsidR="00973E0B" w:rsidRPr="00DC3FBC"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For Option 0(without and additional operation) and. for Option 1, by mapping to conventional constellations, e.g., 64-QAM or 256-QAM, </w:t>
      </w:r>
    </w:p>
    <w:p w14:paraId="1B8ED475"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5 sources showed the PAPR of JSCM is comparable to conventional 16-/64-/256-QAM. </w:t>
      </w:r>
    </w:p>
    <w:p w14:paraId="51795A34"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1 source showed for 1 RB, the PAPR @CCDF= 0.1% is 1dB higher than conventional 16-/64-/256-QAM. </w:t>
      </w:r>
    </w:p>
    <w:p w14:paraId="37866498"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1 source showed the cubic metric @CCDF=0.1% increases ~1.9dB compared to conventional QPSK</w:t>
      </w:r>
    </w:p>
    <w:p w14:paraId="39CDDDAE" w14:textId="77777777" w:rsidR="00973E0B" w:rsidRPr="00DC3FBC"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For Option 1, </w:t>
      </w:r>
    </w:p>
    <w:p w14:paraId="29BE3A79"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By mapping to conventional constellations, e.g., 64-QAM or 256-QAM, </w:t>
      </w:r>
    </w:p>
    <w:p w14:paraId="01D5FAC5" w14:textId="77777777" w:rsidR="00973E0B" w:rsidRPr="00DC3FBC"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4 sources showed the PAPR of JSCM is comparable to conventional 16-/64-/256-QAM. </w:t>
      </w:r>
    </w:p>
    <w:p w14:paraId="0901FDA2"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By mapping to other modulation constellations, </w:t>
      </w:r>
    </w:p>
    <w:p w14:paraId="2C6BEDD2" w14:textId="77777777" w:rsidR="00973E0B" w:rsidRPr="00DC3FBC" w:rsidRDefault="00973E0B">
      <w:pPr>
        <w:pStyle w:val="ListParagraph"/>
        <w:widowControl w:val="0"/>
        <w:numPr>
          <w:ilvl w:val="2"/>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1 source showed with mapping to constellation point pruning from NR QAM, PAPR is comparable conventional QPSK, or conventional 16-/64-/256-QAM. </w:t>
      </w:r>
    </w:p>
    <w:p w14:paraId="438F6413" w14:textId="77777777" w:rsidR="00973E0B" w:rsidRPr="00DC3FBC" w:rsidRDefault="00973E0B">
      <w:pPr>
        <w:pStyle w:val="ListParagraph"/>
        <w:widowControl w:val="0"/>
        <w:numPr>
          <w:ilvl w:val="0"/>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For Option 2: By mapping/restricting, </w:t>
      </w:r>
    </w:p>
    <w:p w14:paraId="6EFF12D7"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 xml:space="preserve">1 source showed with mapping to constant amplitude or annular constellation the PAPR is comparable to conventional QPSK/16-QAM. </w:t>
      </w:r>
    </w:p>
    <w:p w14:paraId="4A82B3D9" w14:textId="77777777" w:rsidR="00973E0B" w:rsidRPr="00DC3FBC" w:rsidRDefault="00973E0B">
      <w:pPr>
        <w:pStyle w:val="ListParagraph"/>
        <w:widowControl w:val="0"/>
        <w:numPr>
          <w:ilvl w:val="1"/>
          <w:numId w:val="225"/>
        </w:numPr>
        <w:tabs>
          <w:tab w:val="left" w:pos="962"/>
        </w:tabs>
        <w:overflowPunct/>
        <w:autoSpaceDE/>
        <w:autoSpaceDN/>
        <w:adjustRightInd/>
        <w:spacing w:after="160" w:line="259" w:lineRule="auto"/>
        <w:jc w:val="both"/>
        <w:textAlignment w:val="auto"/>
        <w:rPr>
          <w:szCs w:val="18"/>
        </w:rPr>
      </w:pPr>
      <w:r w:rsidRPr="00DC3FBC">
        <w:rPr>
          <w:szCs w:val="18"/>
        </w:rPr>
        <w:t>1 source showed with both the maximum and minimum amplitudes, the PAPR @CCDF= 1% is about 7.2dB (2.8dB lower than conventional QPSK). And with peak limited only, the PAPR is comparable to conventional QPSK/16QAM.</w:t>
      </w:r>
    </w:p>
    <w:p w14:paraId="133A5B7C" w14:textId="77777777" w:rsidR="00973E0B" w:rsidRPr="00DC3FBC" w:rsidRDefault="00973E0B">
      <w:pPr>
        <w:pStyle w:val="ListParagraph"/>
        <w:widowControl w:val="0"/>
        <w:numPr>
          <w:ilvl w:val="0"/>
          <w:numId w:val="226"/>
        </w:numPr>
        <w:tabs>
          <w:tab w:val="left" w:pos="962"/>
        </w:tabs>
        <w:overflowPunct/>
        <w:autoSpaceDE/>
        <w:autoSpaceDN/>
        <w:adjustRightInd/>
        <w:spacing w:after="160" w:line="259" w:lineRule="auto"/>
        <w:jc w:val="both"/>
        <w:textAlignment w:val="auto"/>
        <w:rPr>
          <w:szCs w:val="18"/>
        </w:rPr>
      </w:pPr>
      <w:r w:rsidRPr="00DC3FBC">
        <w:rPr>
          <w:szCs w:val="18"/>
        </w:rPr>
        <w:t xml:space="preserve">Note: no multiplexing with other UL transmission is assumed in the above evaluation. </w:t>
      </w:r>
    </w:p>
    <w:p w14:paraId="40D45ABF" w14:textId="77777777" w:rsidR="00973E0B" w:rsidRPr="00DC3FBC" w:rsidRDefault="00973E0B">
      <w:pPr>
        <w:pStyle w:val="ListParagraph"/>
        <w:widowControl w:val="0"/>
        <w:numPr>
          <w:ilvl w:val="0"/>
          <w:numId w:val="226"/>
        </w:numPr>
        <w:tabs>
          <w:tab w:val="left" w:pos="962"/>
        </w:tabs>
        <w:overflowPunct/>
        <w:autoSpaceDE/>
        <w:autoSpaceDN/>
        <w:adjustRightInd/>
        <w:spacing w:after="0" w:line="259" w:lineRule="auto"/>
        <w:jc w:val="both"/>
        <w:textAlignment w:val="auto"/>
        <w:rPr>
          <w:szCs w:val="18"/>
        </w:rPr>
      </w:pPr>
      <w:r w:rsidRPr="00DC3FBC">
        <w:rPr>
          <w:szCs w:val="18"/>
        </w:rPr>
        <w:t xml:space="preserve">Note: 12 to 72 of </w:t>
      </w:r>
      <w:r w:rsidRPr="00DC3FBC">
        <w:rPr>
          <w:rFonts w:hint="eastAsia"/>
          <w:szCs w:val="18"/>
        </w:rPr>
        <w:t>subcarriers</w:t>
      </w:r>
      <w:r w:rsidRPr="00DC3FBC">
        <w:rPr>
          <w:szCs w:val="18"/>
        </w:rPr>
        <w:t xml:space="preserve"> is assumed with 1024 or 2048 FFT size. </w:t>
      </w:r>
    </w:p>
    <w:p w14:paraId="2DAA1BCB" w14:textId="77777777" w:rsidR="00973E0B" w:rsidRDefault="00973E0B" w:rsidP="00973E0B">
      <w:pPr>
        <w:tabs>
          <w:tab w:val="left" w:pos="962"/>
        </w:tabs>
        <w:rPr>
          <w:rFonts w:ascii="Times New Roman" w:hAnsi="Times New Roman"/>
          <w:szCs w:val="18"/>
        </w:rPr>
      </w:pPr>
      <w:r w:rsidRPr="0007238C">
        <w:rPr>
          <w:rFonts w:ascii="Times New Roman" w:hAnsi="Times New Roman"/>
          <w:szCs w:val="18"/>
        </w:rPr>
        <w:t xml:space="preserve">Note: in the above observations, for conventional modulations for both DFT-s-OFDM and CP-OFDM waveform, no additional PAPR reduction technique is considered. </w:t>
      </w:r>
    </w:p>
    <w:p w14:paraId="71F8FC61" w14:textId="77777777" w:rsidR="00973E0B" w:rsidRDefault="00973E0B" w:rsidP="00973E0B">
      <w:pPr>
        <w:tabs>
          <w:tab w:val="left" w:pos="962"/>
        </w:tabs>
        <w:rPr>
          <w:rFonts w:ascii="Times New Roman" w:hAnsi="Times New Roman"/>
          <w:szCs w:val="18"/>
        </w:rPr>
      </w:pPr>
      <w:r>
        <w:rPr>
          <w:rFonts w:ascii="Times New Roman" w:hAnsi="Times New Roman"/>
          <w:szCs w:val="18"/>
        </w:rPr>
        <w:t xml:space="preserve">Note: the observation can be further updated based on new results in future meetings. </w:t>
      </w:r>
    </w:p>
    <w:p w14:paraId="77F719EF" w14:textId="77777777" w:rsidR="00973E0B" w:rsidRDefault="00973E0B" w:rsidP="00973E0B">
      <w:pPr>
        <w:ind w:left="1440" w:hanging="1440"/>
        <w:rPr>
          <w:rFonts w:ascii="Times New Roman" w:eastAsiaTheme="minorEastAsia" w:hAnsi="Times New Roman"/>
          <w:lang w:eastAsia="zh-CN"/>
        </w:rPr>
      </w:pPr>
    </w:p>
    <w:p w14:paraId="5DAADA09" w14:textId="77777777" w:rsidR="00973E0B" w:rsidRDefault="00973E0B" w:rsidP="00973E0B">
      <w:pPr>
        <w:rPr>
          <w:rFonts w:ascii="Times New Roman" w:eastAsiaTheme="minorEastAsia" w:hAnsi="Times New Roman"/>
          <w:szCs w:val="18"/>
          <w:lang w:eastAsia="zh-CN"/>
        </w:rPr>
      </w:pPr>
    </w:p>
    <w:p w14:paraId="7E7B80FA" w14:textId="77777777" w:rsidR="00973E0B" w:rsidRPr="00B43B0E" w:rsidRDefault="00973E0B" w:rsidP="00973E0B">
      <w:pPr>
        <w:rPr>
          <w:rFonts w:ascii="Times New Roman" w:eastAsiaTheme="minorEastAsia" w:hAnsi="Times New Roman"/>
          <w:b/>
          <w:bCs/>
          <w:szCs w:val="18"/>
          <w:highlight w:val="green"/>
          <w:lang w:eastAsia="zh-CN"/>
        </w:rPr>
      </w:pPr>
      <w:r w:rsidRPr="00B43B0E">
        <w:rPr>
          <w:rFonts w:ascii="Times New Roman" w:eastAsiaTheme="minorEastAsia" w:hAnsi="Times New Roman" w:hint="eastAsia"/>
          <w:b/>
          <w:bCs/>
          <w:szCs w:val="18"/>
          <w:highlight w:val="green"/>
          <w:lang w:eastAsia="zh-CN"/>
        </w:rPr>
        <w:t>Agreement</w:t>
      </w:r>
    </w:p>
    <w:p w14:paraId="631004BC" w14:textId="09CD9DE8" w:rsidR="00973E0B" w:rsidRPr="004A4CD5" w:rsidRDefault="00973E0B" w:rsidP="00973E0B">
      <w:pPr>
        <w:ind w:left="1440" w:hanging="1440"/>
        <w:rPr>
          <w:rFonts w:ascii="Times New Roman" w:eastAsia="Times New Roman" w:hAnsi="Times New Roman"/>
        </w:rPr>
      </w:pPr>
      <w:r w:rsidRPr="004A4CD5">
        <w:rPr>
          <w:rFonts w:ascii="Times New Roman" w:eastAsia="Times New Roman" w:hAnsi="Times New Roman" w:hint="eastAsia"/>
        </w:rPr>
        <w:t>D</w:t>
      </w:r>
      <w:r w:rsidRPr="004A4CD5">
        <w:rPr>
          <w:rFonts w:ascii="Times New Roman" w:eastAsia="Times New Roman" w:hAnsi="Times New Roman"/>
        </w:rPr>
        <w:t xml:space="preserve">raft LS </w:t>
      </w:r>
      <w:hyperlink r:id="rId1262" w:history="1">
        <w:r w:rsidR="00C62C50">
          <w:rPr>
            <w:rStyle w:val="Hyperlink"/>
            <w:rFonts w:ascii="Times New Roman" w:eastAsia="Times New Roman" w:hAnsi="Times New Roman"/>
          </w:rPr>
          <w:t>R1-2606904</w:t>
        </w:r>
      </w:hyperlink>
      <w:r w:rsidRPr="004A4CD5">
        <w:rPr>
          <w:rFonts w:ascii="Times New Roman" w:eastAsia="Times New Roman" w:hAnsi="Times New Roman" w:hint="eastAsia"/>
        </w:rPr>
        <w:t xml:space="preserve"> is endorsed in principle</w:t>
      </w:r>
      <w:r w:rsidRPr="004A4CD5">
        <w:rPr>
          <w:rFonts w:ascii="Times New Roman" w:eastAsia="Times New Roman" w:hAnsi="Times New Roman"/>
        </w:rPr>
        <w:t xml:space="preserve">. </w:t>
      </w:r>
    </w:p>
    <w:p w14:paraId="78927B55" w14:textId="71537F04" w:rsidR="00973E0B" w:rsidRPr="004A4CD5" w:rsidRDefault="00973E0B" w:rsidP="00973E0B">
      <w:pPr>
        <w:ind w:left="1440" w:hanging="1440"/>
        <w:rPr>
          <w:rFonts w:ascii="Times New Roman" w:eastAsia="Times New Roman" w:hAnsi="Times New Roman"/>
        </w:rPr>
      </w:pPr>
      <w:r w:rsidRPr="004A4CD5">
        <w:rPr>
          <w:rFonts w:ascii="Times New Roman" w:eastAsia="Times New Roman" w:hAnsi="Times New Roman"/>
        </w:rPr>
        <w:t xml:space="preserve">Final LS </w:t>
      </w:r>
      <w:hyperlink r:id="rId1263" w:history="1">
        <w:r w:rsidR="00C62C50">
          <w:rPr>
            <w:rStyle w:val="Hyperlink"/>
            <w:rFonts w:ascii="Times New Roman" w:eastAsia="Times New Roman" w:hAnsi="Times New Roman"/>
          </w:rPr>
          <w:t>R1-2606905</w:t>
        </w:r>
      </w:hyperlink>
      <w:r w:rsidRPr="004A4CD5">
        <w:rPr>
          <w:rFonts w:ascii="Times New Roman" w:eastAsia="Times New Roman" w:hAnsi="Times New Roman" w:hint="eastAsia"/>
        </w:rPr>
        <w:t xml:space="preserve"> </w:t>
      </w:r>
      <w:r w:rsidR="00DE3ECE" w:rsidRPr="00DE3ECE">
        <w:rPr>
          <w:rFonts w:ascii="Times New Roman" w:eastAsia="Times New Roman" w:hAnsi="Times New Roman"/>
          <w:highlight w:val="green"/>
        </w:rPr>
        <w:t>is approved</w:t>
      </w:r>
      <w:r w:rsidRPr="004A4CD5">
        <w:rPr>
          <w:rFonts w:ascii="Times New Roman" w:eastAsia="Times New Roman" w:hAnsi="Times New Roman"/>
        </w:rPr>
        <w:t>.</w:t>
      </w:r>
    </w:p>
    <w:p w14:paraId="26926052" w14:textId="77777777" w:rsidR="00973E0B" w:rsidRPr="001F1773" w:rsidRDefault="00973E0B" w:rsidP="00973E0B">
      <w:pPr>
        <w:ind w:left="1440" w:hanging="1440"/>
        <w:rPr>
          <w:rFonts w:ascii="Times New Roman" w:eastAsiaTheme="minorEastAsia" w:hAnsi="Times New Roman"/>
          <w:lang w:eastAsia="zh-CN"/>
        </w:rPr>
      </w:pPr>
    </w:p>
    <w:p w14:paraId="5885E7C1"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2418B945" w14:textId="77777777" w:rsidR="00973E0B" w:rsidRDefault="00973E0B" w:rsidP="00973E0B">
      <w:pPr>
        <w:snapToGrid w:val="0"/>
        <w:rPr>
          <w:rFonts w:ascii="Times New Roman" w:hAnsi="Times New Roman"/>
          <w:szCs w:val="20"/>
        </w:rPr>
      </w:pPr>
      <w:r>
        <w:rPr>
          <w:rFonts w:ascii="Times New Roman" w:hAnsi="Times New Roman"/>
          <w:szCs w:val="20"/>
        </w:rPr>
        <w:t xml:space="preserve">For evaluation on </w:t>
      </w:r>
      <w:proofErr w:type="spellStart"/>
      <w:r>
        <w:rPr>
          <w:rFonts w:ascii="Times New Roman" w:hAnsi="Times New Roman"/>
          <w:szCs w:val="20"/>
        </w:rPr>
        <w:t>precoded</w:t>
      </w:r>
      <w:proofErr w:type="spellEnd"/>
      <w:r>
        <w:rPr>
          <w:rFonts w:ascii="Times New Roman" w:hAnsi="Times New Roman"/>
          <w:szCs w:val="20"/>
        </w:rPr>
        <w:t xml:space="preserve"> CSI-RS without considering CSI-RS overhead reduction: </w:t>
      </w:r>
    </w:p>
    <w:p w14:paraId="638863F5" w14:textId="77777777" w:rsidR="00973E0B" w:rsidRDefault="00973E0B">
      <w:pPr>
        <w:pStyle w:val="ListParagraph"/>
        <w:numPr>
          <w:ilvl w:val="0"/>
          <w:numId w:val="227"/>
        </w:numPr>
        <w:overflowPunct/>
        <w:autoSpaceDE/>
        <w:autoSpaceDN/>
        <w:adjustRightInd/>
        <w:snapToGrid w:val="0"/>
        <w:spacing w:after="160" w:line="278" w:lineRule="auto"/>
        <w:textAlignment w:val="auto"/>
      </w:pPr>
      <w:r>
        <w:t xml:space="preserve">Assume cell-specific wideband </w:t>
      </w:r>
      <w:proofErr w:type="spellStart"/>
      <w:r>
        <w:t>precoded</w:t>
      </w:r>
      <w:proofErr w:type="spellEnd"/>
      <w:r>
        <w:t xml:space="preserve"> CSI-RS, e.g., the number of </w:t>
      </w:r>
      <w:proofErr w:type="spellStart"/>
      <w:r>
        <w:t>precoded</w:t>
      </w:r>
      <w:proofErr w:type="spellEnd"/>
      <w:r>
        <w:t xml:space="preserve"> CSI-RS ports is same as the number of TXRUs at </w:t>
      </w:r>
      <w:proofErr w:type="spellStart"/>
      <w:r>
        <w:t>aNB</w:t>
      </w:r>
      <w:proofErr w:type="spellEnd"/>
      <w:r>
        <w:t xml:space="preserve"> </w:t>
      </w:r>
    </w:p>
    <w:p w14:paraId="026F8A52" w14:textId="77777777" w:rsidR="00973E0B" w:rsidRPr="009E1B52" w:rsidRDefault="00973E0B">
      <w:pPr>
        <w:pStyle w:val="ListParagraph"/>
        <w:numPr>
          <w:ilvl w:val="0"/>
          <w:numId w:val="227"/>
        </w:numPr>
        <w:overflowPunct/>
        <w:autoSpaceDE/>
        <w:autoSpaceDN/>
        <w:adjustRightInd/>
        <w:snapToGrid w:val="0"/>
        <w:spacing w:after="160" w:line="278" w:lineRule="auto"/>
        <w:textAlignment w:val="auto"/>
      </w:pPr>
      <w:r w:rsidRPr="009E1B52">
        <w:t>Company reports the precoder of CSI-RS, and information</w:t>
      </w:r>
      <w:r w:rsidRPr="009E1B52">
        <w:rPr>
          <w:rFonts w:hint="eastAsia"/>
        </w:rPr>
        <w:t>/</w:t>
      </w:r>
      <w:r w:rsidRPr="009E1B52">
        <w:t xml:space="preserve">how to determinate the precoder. </w:t>
      </w:r>
    </w:p>
    <w:p w14:paraId="0C1A16E0" w14:textId="77777777" w:rsidR="00973E0B" w:rsidRPr="009E1B52" w:rsidRDefault="00973E0B">
      <w:pPr>
        <w:pStyle w:val="ListParagraph"/>
        <w:numPr>
          <w:ilvl w:val="0"/>
          <w:numId w:val="227"/>
        </w:numPr>
        <w:overflowPunct/>
        <w:autoSpaceDE/>
        <w:autoSpaceDN/>
        <w:adjustRightInd/>
        <w:snapToGrid w:val="0"/>
        <w:spacing w:after="160" w:line="278" w:lineRule="auto"/>
        <w:textAlignment w:val="auto"/>
      </w:pPr>
      <w:r w:rsidRPr="009E1B52">
        <w:t>The following CSI feedback scheme can be considered for the evaluation:</w:t>
      </w:r>
    </w:p>
    <w:p w14:paraId="5FEC53DC" w14:textId="77777777" w:rsidR="00973E0B" w:rsidRPr="009E1B52" w:rsidRDefault="00973E0B">
      <w:pPr>
        <w:pStyle w:val="ListParagraph"/>
        <w:numPr>
          <w:ilvl w:val="0"/>
          <w:numId w:val="228"/>
        </w:numPr>
        <w:overflowPunct/>
        <w:autoSpaceDE/>
        <w:autoSpaceDN/>
        <w:adjustRightInd/>
        <w:snapToGrid w:val="0"/>
        <w:spacing w:after="160" w:line="278" w:lineRule="auto"/>
        <w:textAlignment w:val="auto"/>
      </w:pPr>
      <w:r w:rsidRPr="009E1B52">
        <w:t>Option 1: Type I-like (</w:t>
      </w:r>
      <w:r w:rsidRPr="009E1B52">
        <w:rPr>
          <w:rFonts w:hint="eastAsia"/>
        </w:rPr>
        <w:t>W</w:t>
      </w:r>
      <w:r w:rsidRPr="009E1B52">
        <w:rPr>
          <w:rFonts w:hint="eastAsia"/>
          <w:vertAlign w:val="subscript"/>
        </w:rPr>
        <w:t>1</w:t>
      </w:r>
      <w:r w:rsidRPr="009E1B52">
        <w:rPr>
          <w:rFonts w:hint="eastAsia"/>
        </w:rPr>
        <w:t>W</w:t>
      </w:r>
      <w:r w:rsidRPr="009E1B52">
        <w:rPr>
          <w:rFonts w:hint="eastAsia"/>
          <w:vertAlign w:val="subscript"/>
        </w:rPr>
        <w:t>2</w:t>
      </w:r>
      <w:r w:rsidRPr="009E1B52">
        <w:t xml:space="preserve">) and/or </w:t>
      </w:r>
      <w:proofErr w:type="spellStart"/>
      <w:r w:rsidRPr="009E1B52">
        <w:t>eType</w:t>
      </w:r>
      <w:proofErr w:type="spellEnd"/>
      <w:r w:rsidRPr="009E1B52">
        <w:rPr>
          <w:rFonts w:hint="eastAsia"/>
        </w:rPr>
        <w:t xml:space="preserve"> </w:t>
      </w:r>
      <w:r w:rsidRPr="009E1B52">
        <w:t xml:space="preserve">II-like </w:t>
      </w:r>
      <w:r w:rsidRPr="009E1B52">
        <w:rPr>
          <w:rFonts w:hint="eastAsia"/>
        </w:rPr>
        <w:t>(W</w:t>
      </w:r>
      <w:r w:rsidRPr="009E1B52">
        <w:rPr>
          <w:vertAlign w:val="subscript"/>
        </w:rPr>
        <w:t>1</w:t>
      </w:r>
      <w:r w:rsidRPr="009E1B52">
        <w:rPr>
          <w:rFonts w:hint="eastAsia"/>
        </w:rPr>
        <w:t>W</w:t>
      </w:r>
      <w:r w:rsidRPr="009E1B52">
        <w:rPr>
          <w:vertAlign w:val="subscript"/>
        </w:rPr>
        <w:t>2</w:t>
      </w:r>
      <w:r w:rsidRPr="009E1B52">
        <w:rPr>
          <w:rFonts w:hint="eastAsia"/>
        </w:rPr>
        <w:t>W</w:t>
      </w:r>
      <w:r w:rsidRPr="009E1B52">
        <w:rPr>
          <w:vertAlign w:val="subscript"/>
        </w:rPr>
        <w:t>f</w:t>
      </w:r>
      <w:r w:rsidRPr="009E1B52">
        <w:rPr>
          <w:rFonts w:hint="eastAsia"/>
        </w:rPr>
        <w:t>) CSI reporting</w:t>
      </w:r>
      <w:r w:rsidRPr="009E1B52">
        <w:t xml:space="preserve"> with port</w:t>
      </w:r>
      <w:r w:rsidRPr="009E1B52">
        <w:rPr>
          <w:rFonts w:hint="eastAsia"/>
        </w:rPr>
        <w:t>-</w:t>
      </w:r>
      <w:r w:rsidRPr="009E1B52">
        <w:t>selection (PS) basis</w:t>
      </w:r>
      <w:r w:rsidRPr="009E1B52">
        <w:rPr>
          <w:rFonts w:hint="eastAsia"/>
        </w:rPr>
        <w:t xml:space="preserve"> </w:t>
      </w:r>
    </w:p>
    <w:p w14:paraId="085A1082" w14:textId="77777777" w:rsidR="00973E0B" w:rsidRPr="009E1B52" w:rsidRDefault="00973E0B">
      <w:pPr>
        <w:pStyle w:val="ListParagraph"/>
        <w:numPr>
          <w:ilvl w:val="0"/>
          <w:numId w:val="228"/>
        </w:numPr>
        <w:overflowPunct/>
        <w:autoSpaceDE/>
        <w:autoSpaceDN/>
        <w:adjustRightInd/>
        <w:snapToGrid w:val="0"/>
        <w:spacing w:after="160" w:line="278" w:lineRule="auto"/>
        <w:textAlignment w:val="auto"/>
      </w:pPr>
      <w:r w:rsidRPr="009E1B52">
        <w:t>Option 2: Type I-like (</w:t>
      </w:r>
      <w:r w:rsidRPr="009E1B52">
        <w:rPr>
          <w:rFonts w:hint="eastAsia"/>
        </w:rPr>
        <w:t>W</w:t>
      </w:r>
      <w:r w:rsidRPr="009E1B52">
        <w:rPr>
          <w:rFonts w:hint="eastAsia"/>
          <w:vertAlign w:val="subscript"/>
        </w:rPr>
        <w:t>1</w:t>
      </w:r>
      <w:r w:rsidRPr="009E1B52">
        <w:rPr>
          <w:rFonts w:hint="eastAsia"/>
        </w:rPr>
        <w:t>W</w:t>
      </w:r>
      <w:r w:rsidRPr="009E1B52">
        <w:rPr>
          <w:rFonts w:hint="eastAsia"/>
          <w:vertAlign w:val="subscript"/>
        </w:rPr>
        <w:t>2</w:t>
      </w:r>
      <w:r w:rsidRPr="009E1B52">
        <w:t xml:space="preserve">) and/or </w:t>
      </w:r>
      <w:proofErr w:type="spellStart"/>
      <w:r w:rsidRPr="009E1B52">
        <w:t>eType</w:t>
      </w:r>
      <w:proofErr w:type="spellEnd"/>
      <w:r w:rsidRPr="009E1B52">
        <w:t xml:space="preserve"> II-like </w:t>
      </w:r>
      <w:r w:rsidRPr="009E1B52">
        <w:rPr>
          <w:rFonts w:hint="eastAsia"/>
        </w:rPr>
        <w:t>(W</w:t>
      </w:r>
      <w:r w:rsidRPr="009E1B52">
        <w:rPr>
          <w:rFonts w:hint="eastAsia"/>
          <w:vertAlign w:val="subscript"/>
        </w:rPr>
        <w:t>1</w:t>
      </w:r>
      <w:r w:rsidRPr="009E1B52">
        <w:rPr>
          <w:rFonts w:hint="eastAsia"/>
        </w:rPr>
        <w:t>W</w:t>
      </w:r>
      <w:r w:rsidRPr="009E1B52">
        <w:rPr>
          <w:rFonts w:hint="eastAsia"/>
          <w:vertAlign w:val="subscript"/>
        </w:rPr>
        <w:t>2</w:t>
      </w:r>
      <w:r w:rsidRPr="009E1B52">
        <w:rPr>
          <w:rFonts w:hint="eastAsia"/>
        </w:rPr>
        <w:t>W</w:t>
      </w:r>
      <w:r w:rsidRPr="009E1B52">
        <w:rPr>
          <w:rFonts w:hint="eastAsia"/>
          <w:vertAlign w:val="subscript"/>
        </w:rPr>
        <w:t>f</w:t>
      </w:r>
      <w:r w:rsidRPr="009E1B52">
        <w:rPr>
          <w:rFonts w:hint="eastAsia"/>
        </w:rPr>
        <w:t>)</w:t>
      </w:r>
      <w:r w:rsidRPr="009E1B52">
        <w:t xml:space="preserve"> CSI reporting with NR DFT basis with reconstruction information</w:t>
      </w:r>
    </w:p>
    <w:p w14:paraId="0237FD82" w14:textId="77777777" w:rsidR="00973E0B" w:rsidRDefault="00973E0B">
      <w:pPr>
        <w:pStyle w:val="ListParagraph"/>
        <w:numPr>
          <w:ilvl w:val="0"/>
          <w:numId w:val="228"/>
        </w:numPr>
        <w:overflowPunct/>
        <w:autoSpaceDE/>
        <w:autoSpaceDN/>
        <w:adjustRightInd/>
        <w:snapToGrid w:val="0"/>
        <w:spacing w:after="160" w:line="278" w:lineRule="auto"/>
        <w:textAlignment w:val="auto"/>
      </w:pPr>
      <w:r w:rsidRPr="009E1B52">
        <w:t xml:space="preserve">Option 3: Type I-like </w:t>
      </w:r>
      <w:r w:rsidRPr="009E1B52">
        <w:rPr>
          <w:rFonts w:hint="eastAsia"/>
        </w:rPr>
        <w:t>(W</w:t>
      </w:r>
      <w:r w:rsidRPr="009E1B52">
        <w:rPr>
          <w:rFonts w:hint="eastAsia"/>
          <w:vertAlign w:val="subscript"/>
        </w:rPr>
        <w:t>1</w:t>
      </w:r>
      <w:r w:rsidRPr="009E1B52">
        <w:rPr>
          <w:rFonts w:hint="eastAsia"/>
        </w:rPr>
        <w:t>W</w:t>
      </w:r>
      <w:r w:rsidRPr="009E1B52">
        <w:rPr>
          <w:rFonts w:hint="eastAsia"/>
          <w:vertAlign w:val="subscript"/>
        </w:rPr>
        <w:t>2</w:t>
      </w:r>
      <w:r w:rsidRPr="009E1B52">
        <w:rPr>
          <w:rFonts w:hint="eastAsia"/>
        </w:rPr>
        <w:t>)</w:t>
      </w:r>
      <w:r w:rsidRPr="009E1B52">
        <w:t xml:space="preserve"> and/or </w:t>
      </w:r>
      <w:proofErr w:type="spellStart"/>
      <w:r w:rsidRPr="009E1B52">
        <w:t>eType</w:t>
      </w:r>
      <w:proofErr w:type="spellEnd"/>
      <w:r w:rsidRPr="009E1B52">
        <w:t xml:space="preserve"> II-like</w:t>
      </w:r>
      <w:r w:rsidRPr="009E1B52">
        <w:rPr>
          <w:rFonts w:hint="eastAsia"/>
        </w:rPr>
        <w:t>(W</w:t>
      </w:r>
      <w:r w:rsidRPr="009E1B52">
        <w:rPr>
          <w:rFonts w:hint="eastAsia"/>
          <w:vertAlign w:val="subscript"/>
        </w:rPr>
        <w:t>1</w:t>
      </w:r>
      <w:r w:rsidRPr="009E1B52">
        <w:rPr>
          <w:rFonts w:hint="eastAsia"/>
        </w:rPr>
        <w:t>W</w:t>
      </w:r>
      <w:r w:rsidRPr="009E1B52">
        <w:rPr>
          <w:rFonts w:hint="eastAsia"/>
          <w:vertAlign w:val="subscript"/>
        </w:rPr>
        <w:t>2</w:t>
      </w:r>
      <w:r w:rsidRPr="009E1B52">
        <w:rPr>
          <w:rFonts w:hint="eastAsia"/>
        </w:rPr>
        <w:t>W</w:t>
      </w:r>
      <w:r w:rsidRPr="009E1B52">
        <w:rPr>
          <w:vertAlign w:val="subscript"/>
        </w:rPr>
        <w:t>f</w:t>
      </w:r>
      <w:r w:rsidRPr="009E1B52">
        <w:t>) CSI reporting with NR DFT basis</w:t>
      </w:r>
      <w:r>
        <w:t xml:space="preserve"> </w:t>
      </w:r>
      <w:r w:rsidRPr="009E1B52">
        <w:t>(CSI-RS port precoder is transparent to</w:t>
      </w:r>
      <w:r>
        <w:t xml:space="preserve"> UE) </w:t>
      </w:r>
    </w:p>
    <w:p w14:paraId="39051322" w14:textId="77777777" w:rsidR="00973E0B" w:rsidRDefault="00973E0B">
      <w:pPr>
        <w:pStyle w:val="ListParagraph"/>
        <w:numPr>
          <w:ilvl w:val="0"/>
          <w:numId w:val="228"/>
        </w:numPr>
        <w:overflowPunct/>
        <w:autoSpaceDE/>
        <w:autoSpaceDN/>
        <w:adjustRightInd/>
        <w:snapToGrid w:val="0"/>
        <w:spacing w:after="160" w:line="278" w:lineRule="auto"/>
        <w:textAlignment w:val="auto"/>
      </w:pPr>
      <w:r>
        <w:t>Company report how NW utilized the reported CSI for PDSCH precoder determination.</w:t>
      </w:r>
    </w:p>
    <w:p w14:paraId="12BBCDF5" w14:textId="77777777" w:rsidR="00973E0B" w:rsidRPr="008E6E0F" w:rsidRDefault="00973E0B">
      <w:pPr>
        <w:pStyle w:val="ListParagraph"/>
        <w:numPr>
          <w:ilvl w:val="0"/>
          <w:numId w:val="228"/>
        </w:numPr>
        <w:overflowPunct/>
        <w:autoSpaceDE/>
        <w:autoSpaceDN/>
        <w:adjustRightInd/>
        <w:snapToGrid w:val="0"/>
        <w:spacing w:after="160" w:line="278" w:lineRule="auto"/>
        <w:textAlignment w:val="auto"/>
      </w:pPr>
      <w:r w:rsidRPr="008E6E0F">
        <w:t>FFS on other basis, e.g., the basis constructed from combined 2D DFT beams</w:t>
      </w:r>
      <w:r w:rsidRPr="008E6E0F">
        <w:rPr>
          <w:rFonts w:hint="eastAsia"/>
        </w:rPr>
        <w:t>/</w:t>
      </w:r>
      <w:r w:rsidRPr="008E6E0F">
        <w:t xml:space="preserve"> port</w:t>
      </w:r>
      <w:r w:rsidRPr="008E6E0F">
        <w:rPr>
          <w:rFonts w:hint="eastAsia"/>
        </w:rPr>
        <w:t>-</w:t>
      </w:r>
      <w:r w:rsidRPr="008E6E0F">
        <w:t>selection (PS) basis</w:t>
      </w:r>
      <w:r w:rsidRPr="008E6E0F">
        <w:rPr>
          <w:rFonts w:hint="eastAsia"/>
        </w:rPr>
        <w:t xml:space="preserve"> </w:t>
      </w:r>
    </w:p>
    <w:p w14:paraId="49D8E8E0" w14:textId="77777777" w:rsidR="00973E0B" w:rsidRDefault="00973E0B">
      <w:pPr>
        <w:pStyle w:val="ListParagraph"/>
        <w:numPr>
          <w:ilvl w:val="0"/>
          <w:numId w:val="227"/>
        </w:numPr>
        <w:overflowPunct/>
        <w:autoSpaceDE/>
        <w:autoSpaceDN/>
        <w:adjustRightInd/>
        <w:snapToGrid w:val="0"/>
        <w:spacing w:after="160" w:line="278" w:lineRule="auto"/>
        <w:textAlignment w:val="auto"/>
      </w:pPr>
      <w:r>
        <w:t xml:space="preserve">Benchmark: </w:t>
      </w:r>
    </w:p>
    <w:p w14:paraId="216AAE0C" w14:textId="77777777" w:rsidR="00973E0B" w:rsidRDefault="00973E0B">
      <w:pPr>
        <w:pStyle w:val="ListParagraph"/>
        <w:numPr>
          <w:ilvl w:val="1"/>
          <w:numId w:val="229"/>
        </w:numPr>
        <w:overflowPunct/>
        <w:autoSpaceDE/>
        <w:autoSpaceDN/>
        <w:adjustRightInd/>
        <w:snapToGrid w:val="0"/>
        <w:spacing w:after="0" w:line="278" w:lineRule="auto"/>
        <w:textAlignment w:val="auto"/>
      </w:pPr>
      <w:r>
        <w:t xml:space="preserve">Type I and </w:t>
      </w:r>
      <w:proofErr w:type="spellStart"/>
      <w:r>
        <w:t>eType</w:t>
      </w:r>
      <w:proofErr w:type="spellEnd"/>
      <w:r>
        <w:t xml:space="preserve"> II codebook </w:t>
      </w:r>
      <w:r>
        <w:rPr>
          <w:rFonts w:eastAsia="DengXian"/>
        </w:rPr>
        <w:t>with</w:t>
      </w:r>
      <w:r>
        <w:t xml:space="preserve"> non-</w:t>
      </w:r>
      <w:proofErr w:type="spellStart"/>
      <w:r>
        <w:t>precoded</w:t>
      </w:r>
      <w:proofErr w:type="spellEnd"/>
      <w:r>
        <w:t xml:space="preserve"> </w:t>
      </w:r>
      <w:r>
        <w:rPr>
          <w:rFonts w:eastAsia="DengXian"/>
        </w:rPr>
        <w:t>CSI</w:t>
      </w:r>
      <w:r>
        <w:t>-</w:t>
      </w:r>
      <w:r>
        <w:rPr>
          <w:rFonts w:eastAsia="DengXian"/>
        </w:rPr>
        <w:t>RS</w:t>
      </w:r>
    </w:p>
    <w:p w14:paraId="14A3BF94" w14:textId="77777777" w:rsidR="00973E0B" w:rsidRDefault="00973E0B" w:rsidP="00973E0B">
      <w:pPr>
        <w:rPr>
          <w:rFonts w:ascii="Times New Roman" w:hAnsi="Times New Roman"/>
          <w:szCs w:val="20"/>
        </w:rPr>
      </w:pPr>
      <w:r>
        <w:rPr>
          <w:rFonts w:ascii="Times New Roman" w:hAnsi="Times New Roman"/>
          <w:szCs w:val="20"/>
        </w:rPr>
        <w:t>Companies report the QCL related assumptions</w:t>
      </w:r>
    </w:p>
    <w:p w14:paraId="68F95399" w14:textId="77777777" w:rsidR="00973E0B" w:rsidRDefault="00973E0B" w:rsidP="00973E0B">
      <w:pPr>
        <w:snapToGrid w:val="0"/>
        <w:rPr>
          <w:rFonts w:ascii="Times New Roman" w:hAnsi="Times New Roman"/>
          <w:szCs w:val="20"/>
        </w:rPr>
      </w:pPr>
      <w:r>
        <w:rPr>
          <w:rFonts w:ascii="Times New Roman" w:hAnsi="Times New Roman"/>
          <w:szCs w:val="20"/>
        </w:rPr>
        <w:t xml:space="preserve">Note: </w:t>
      </w:r>
      <w:proofErr w:type="spellStart"/>
      <w:r>
        <w:rPr>
          <w:rFonts w:ascii="Times New Roman" w:hAnsi="Times New Roman"/>
          <w:szCs w:val="20"/>
        </w:rPr>
        <w:t>Precoded</w:t>
      </w:r>
      <w:proofErr w:type="spellEnd"/>
      <w:r>
        <w:rPr>
          <w:rFonts w:ascii="Times New Roman" w:hAnsi="Times New Roman"/>
          <w:szCs w:val="20"/>
        </w:rPr>
        <w:t xml:space="preserve"> CSI-RS with less density in spatial domain is to be discussed separately. </w:t>
      </w:r>
    </w:p>
    <w:p w14:paraId="400915AF" w14:textId="77777777" w:rsidR="00973E0B" w:rsidRDefault="00973E0B" w:rsidP="00973E0B">
      <w:pPr>
        <w:snapToGrid w:val="0"/>
        <w:rPr>
          <w:ins w:id="223" w:author="Feifei Sun/PHY Standard&amp;Research Lab /SRC-Beijing/Principal Engineer/Samsung Electronics" w:date="2026-08-27T21:56:00Z"/>
          <w:rFonts w:ascii="Times New Roman" w:hAnsi="Times New Roman"/>
          <w:szCs w:val="20"/>
        </w:rPr>
      </w:pPr>
      <w:r>
        <w:rPr>
          <w:rFonts w:ascii="Times New Roman" w:hAnsi="Times New Roman"/>
          <w:szCs w:val="20"/>
        </w:rPr>
        <w:t xml:space="preserve">Note: downloadable basis/precoder (e.g. </w:t>
      </w:r>
      <w:r w:rsidRPr="00037E1F">
        <w:rPr>
          <w:rFonts w:ascii="Times New Roman" w:hAnsi="Times New Roman"/>
          <w:szCs w:val="20"/>
        </w:rPr>
        <w:t xml:space="preserve">FD basis/precoder associated with each </w:t>
      </w:r>
      <w:proofErr w:type="spellStart"/>
      <w:r w:rsidRPr="00037E1F">
        <w:rPr>
          <w:rFonts w:ascii="Times New Roman" w:hAnsi="Times New Roman"/>
          <w:szCs w:val="20"/>
        </w:rPr>
        <w:t>precoded</w:t>
      </w:r>
      <w:proofErr w:type="spellEnd"/>
      <w:r w:rsidRPr="00037E1F">
        <w:rPr>
          <w:rFonts w:ascii="Times New Roman" w:hAnsi="Times New Roman"/>
          <w:szCs w:val="20"/>
        </w:rPr>
        <w:t xml:space="preserve"> CSI-RS port</w:t>
      </w:r>
      <w:r>
        <w:rPr>
          <w:rFonts w:ascii="Times New Roman" w:hAnsi="Times New Roman"/>
          <w:szCs w:val="20"/>
        </w:rPr>
        <w:t xml:space="preserve">) can be considered additionally with </w:t>
      </w:r>
      <w:proofErr w:type="spellStart"/>
      <w:r>
        <w:rPr>
          <w:rFonts w:ascii="Times New Roman" w:hAnsi="Times New Roman"/>
          <w:szCs w:val="20"/>
        </w:rPr>
        <w:t>precoded</w:t>
      </w:r>
      <w:proofErr w:type="spellEnd"/>
      <w:r>
        <w:rPr>
          <w:rFonts w:ascii="Times New Roman" w:hAnsi="Times New Roman"/>
          <w:szCs w:val="20"/>
        </w:rPr>
        <w:t xml:space="preserve"> CSI-RS and the assumption/consideration for downloadable basis is taken into account </w:t>
      </w:r>
    </w:p>
    <w:p w14:paraId="3791B324" w14:textId="77777777" w:rsidR="00973E0B" w:rsidRDefault="00973E0B" w:rsidP="00973E0B">
      <w:pPr>
        <w:snapToGrid w:val="0"/>
        <w:rPr>
          <w:rFonts w:ascii="Times New Roman" w:hAnsi="Times New Roman"/>
          <w:szCs w:val="20"/>
        </w:rPr>
      </w:pPr>
      <w:r>
        <w:rPr>
          <w:rFonts w:ascii="Times New Roman" w:hAnsi="Times New Roman"/>
          <w:szCs w:val="20"/>
        </w:rPr>
        <w:t xml:space="preserve">Note: the PAPR issue of </w:t>
      </w:r>
      <w:proofErr w:type="spellStart"/>
      <w:r>
        <w:rPr>
          <w:rFonts w:ascii="Times New Roman" w:hAnsi="Times New Roman"/>
          <w:szCs w:val="20"/>
        </w:rPr>
        <w:t>precoded</w:t>
      </w:r>
      <w:proofErr w:type="spellEnd"/>
      <w:r>
        <w:rPr>
          <w:rFonts w:ascii="Times New Roman" w:hAnsi="Times New Roman"/>
          <w:szCs w:val="20"/>
        </w:rPr>
        <w:t xml:space="preserve"> CSI-RS is to be studied. </w:t>
      </w:r>
    </w:p>
    <w:p w14:paraId="6B923A60" w14:textId="77777777" w:rsidR="00973E0B" w:rsidRDefault="00973E0B" w:rsidP="00973E0B">
      <w:pPr>
        <w:ind w:left="1440" w:hanging="1440"/>
        <w:rPr>
          <w:rFonts w:ascii="Times New Roman" w:eastAsiaTheme="minorEastAsia" w:hAnsi="Times New Roman"/>
          <w:lang w:eastAsia="zh-CN"/>
        </w:rPr>
      </w:pPr>
    </w:p>
    <w:p w14:paraId="63D66DF5"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34453E39" w14:textId="77777777" w:rsidR="00973E0B" w:rsidRDefault="00973E0B" w:rsidP="00973E0B">
      <w:pPr>
        <w:rPr>
          <w:rFonts w:ascii="Times New Roman" w:hAnsi="Times New Roman"/>
          <w:szCs w:val="20"/>
        </w:rPr>
      </w:pPr>
      <w:r>
        <w:rPr>
          <w:rFonts w:ascii="Times New Roman" w:hAnsi="Times New Roman"/>
          <w:szCs w:val="20"/>
        </w:rPr>
        <w:t>For the evaluation on the benefit of early CSI triggering/reporting, considering the following aspects:</w:t>
      </w:r>
    </w:p>
    <w:p w14:paraId="5F70F1F6" w14:textId="77777777" w:rsidR="00973E0B" w:rsidRDefault="00973E0B">
      <w:pPr>
        <w:pStyle w:val="ListParagraph"/>
        <w:widowControl w:val="0"/>
        <w:numPr>
          <w:ilvl w:val="0"/>
          <w:numId w:val="230"/>
        </w:numPr>
        <w:overflowPunct/>
        <w:autoSpaceDE/>
        <w:autoSpaceDN/>
        <w:adjustRightInd/>
        <w:spacing w:after="160" w:line="259" w:lineRule="auto"/>
        <w:jc w:val="both"/>
        <w:textAlignment w:val="auto"/>
      </w:pPr>
      <w:r>
        <w:t>Potential scenarios/use cases:</w:t>
      </w:r>
    </w:p>
    <w:p w14:paraId="0AFF61BB" w14:textId="77777777" w:rsidR="00973E0B" w:rsidRDefault="00973E0B">
      <w:pPr>
        <w:pStyle w:val="ListParagraph"/>
        <w:widowControl w:val="0"/>
        <w:numPr>
          <w:ilvl w:val="1"/>
          <w:numId w:val="230"/>
        </w:numPr>
        <w:overflowPunct/>
        <w:autoSpaceDE/>
        <w:autoSpaceDN/>
        <w:adjustRightInd/>
        <w:spacing w:after="160" w:line="259" w:lineRule="auto"/>
        <w:jc w:val="both"/>
        <w:textAlignment w:val="auto"/>
      </w:pPr>
      <w:r>
        <w:t xml:space="preserve">UE transition from IDLE/INACTIVE to CONNECTED mode, </w:t>
      </w:r>
    </w:p>
    <w:p w14:paraId="025503FA" w14:textId="77777777" w:rsidR="00973E0B" w:rsidRDefault="00973E0B">
      <w:pPr>
        <w:pStyle w:val="ListParagraph"/>
        <w:widowControl w:val="0"/>
        <w:numPr>
          <w:ilvl w:val="1"/>
          <w:numId w:val="230"/>
        </w:numPr>
        <w:overflowPunct/>
        <w:autoSpaceDE/>
        <w:autoSpaceDN/>
        <w:adjustRightInd/>
        <w:spacing w:after="160" w:line="259" w:lineRule="auto"/>
        <w:jc w:val="both"/>
        <w:textAlignment w:val="auto"/>
      </w:pPr>
      <w:r>
        <w:t xml:space="preserve">During activation of serving cells </w:t>
      </w:r>
      <w:r>
        <w:rPr>
          <w:rFonts w:hint="eastAsia"/>
        </w:rPr>
        <w:t>/</w:t>
      </w:r>
      <w:r>
        <w:t xml:space="preserve">carriers </w:t>
      </w:r>
    </w:p>
    <w:p w14:paraId="12863469" w14:textId="77777777" w:rsidR="00973E0B" w:rsidRDefault="00973E0B">
      <w:pPr>
        <w:pStyle w:val="ListParagraph"/>
        <w:widowControl w:val="0"/>
        <w:numPr>
          <w:ilvl w:val="1"/>
          <w:numId w:val="230"/>
        </w:numPr>
        <w:overflowPunct/>
        <w:autoSpaceDE/>
        <w:autoSpaceDN/>
        <w:adjustRightInd/>
        <w:spacing w:after="160" w:line="259" w:lineRule="auto"/>
        <w:jc w:val="both"/>
        <w:textAlignment w:val="auto"/>
      </w:pPr>
      <w:r>
        <w:rPr>
          <w:rFonts w:eastAsiaTheme="minorEastAsia" w:hint="eastAsia"/>
          <w:lang w:eastAsia="zh-CN"/>
        </w:rPr>
        <w:t>M</w:t>
      </w:r>
      <w:r>
        <w:t>obility</w:t>
      </w:r>
    </w:p>
    <w:p w14:paraId="41956887" w14:textId="77777777" w:rsidR="00973E0B" w:rsidRDefault="00973E0B">
      <w:pPr>
        <w:pStyle w:val="ListParagraph"/>
        <w:widowControl w:val="0"/>
        <w:numPr>
          <w:ilvl w:val="1"/>
          <w:numId w:val="230"/>
        </w:numPr>
        <w:overflowPunct/>
        <w:autoSpaceDE/>
        <w:autoSpaceDN/>
        <w:adjustRightInd/>
        <w:spacing w:after="160" w:line="259" w:lineRule="auto"/>
        <w:jc w:val="both"/>
        <w:textAlignment w:val="auto"/>
      </w:pPr>
      <w:r>
        <w:t xml:space="preserve">Note: Early beam report is to be discussed separately </w:t>
      </w:r>
    </w:p>
    <w:p w14:paraId="1BD7DF5B" w14:textId="77777777" w:rsidR="00973E0B" w:rsidRDefault="00973E0B">
      <w:pPr>
        <w:pStyle w:val="ListParagraph"/>
        <w:widowControl w:val="0"/>
        <w:numPr>
          <w:ilvl w:val="1"/>
          <w:numId w:val="230"/>
        </w:numPr>
        <w:overflowPunct/>
        <w:autoSpaceDE/>
        <w:autoSpaceDN/>
        <w:adjustRightInd/>
        <w:spacing w:after="160" w:line="259" w:lineRule="auto"/>
        <w:jc w:val="both"/>
        <w:textAlignment w:val="auto"/>
      </w:pPr>
      <w:r>
        <w:t xml:space="preserve">Other use cases are not precluded.  </w:t>
      </w:r>
    </w:p>
    <w:p w14:paraId="43A07781" w14:textId="77777777" w:rsidR="00973E0B" w:rsidRDefault="00973E0B">
      <w:pPr>
        <w:pStyle w:val="ListParagraph"/>
        <w:numPr>
          <w:ilvl w:val="0"/>
          <w:numId w:val="230"/>
        </w:numPr>
        <w:overflowPunct/>
        <w:autoSpaceDE/>
        <w:autoSpaceDN/>
        <w:adjustRightInd/>
        <w:spacing w:after="0"/>
        <w:textAlignment w:val="auto"/>
      </w:pPr>
      <w:r>
        <w:t xml:space="preserve">For each potential use case, studying details of </w:t>
      </w:r>
    </w:p>
    <w:p w14:paraId="7E157AB5" w14:textId="77777777" w:rsidR="00973E0B" w:rsidRDefault="00973E0B">
      <w:pPr>
        <w:pStyle w:val="ListParagraph"/>
        <w:numPr>
          <w:ilvl w:val="1"/>
          <w:numId w:val="230"/>
        </w:numPr>
        <w:overflowPunct/>
        <w:autoSpaceDE/>
        <w:autoSpaceDN/>
        <w:adjustRightInd/>
        <w:spacing w:after="0"/>
        <w:textAlignment w:val="auto"/>
      </w:pPr>
      <w:r>
        <w:t>Report quantities for each use case</w:t>
      </w:r>
    </w:p>
    <w:p w14:paraId="191172B5" w14:textId="77777777" w:rsidR="00973E0B" w:rsidRDefault="00973E0B">
      <w:pPr>
        <w:pStyle w:val="ListParagraph"/>
        <w:numPr>
          <w:ilvl w:val="1"/>
          <w:numId w:val="230"/>
        </w:numPr>
        <w:overflowPunct/>
        <w:autoSpaceDE/>
        <w:autoSpaceDN/>
        <w:adjustRightInd/>
        <w:spacing w:after="0"/>
        <w:textAlignment w:val="auto"/>
      </w:pPr>
      <w:r>
        <w:t>RS for measurement</w:t>
      </w:r>
    </w:p>
    <w:p w14:paraId="4D6A5475" w14:textId="77777777" w:rsidR="00973E0B" w:rsidRDefault="00973E0B">
      <w:pPr>
        <w:pStyle w:val="ListParagraph"/>
        <w:numPr>
          <w:ilvl w:val="1"/>
          <w:numId w:val="230"/>
        </w:numPr>
        <w:overflowPunct/>
        <w:autoSpaceDE/>
        <w:autoSpaceDN/>
        <w:adjustRightInd/>
        <w:spacing w:after="0"/>
        <w:textAlignment w:val="auto"/>
      </w:pPr>
      <w:r>
        <w:t xml:space="preserve">Benchmark </w:t>
      </w:r>
    </w:p>
    <w:p w14:paraId="0336EA05" w14:textId="77777777" w:rsidR="00973E0B" w:rsidRDefault="00973E0B">
      <w:pPr>
        <w:pStyle w:val="ListParagraph"/>
        <w:numPr>
          <w:ilvl w:val="1"/>
          <w:numId w:val="230"/>
        </w:numPr>
        <w:overflowPunct/>
        <w:autoSpaceDE/>
        <w:autoSpaceDN/>
        <w:adjustRightInd/>
        <w:spacing w:after="0"/>
        <w:textAlignment w:val="auto"/>
      </w:pPr>
      <w:r>
        <w:t xml:space="preserve">KPI </w:t>
      </w:r>
    </w:p>
    <w:p w14:paraId="6CBC694D" w14:textId="77777777" w:rsidR="00973E0B" w:rsidRDefault="00973E0B">
      <w:pPr>
        <w:pStyle w:val="ListParagraph"/>
        <w:numPr>
          <w:ilvl w:val="0"/>
          <w:numId w:val="230"/>
        </w:numPr>
        <w:overflowPunct/>
        <w:autoSpaceDE/>
        <w:autoSpaceDN/>
        <w:adjustRightInd/>
        <w:spacing w:after="0"/>
        <w:textAlignment w:val="auto"/>
      </w:pPr>
      <w:r>
        <w:rPr>
          <w:rFonts w:hint="eastAsia"/>
        </w:rPr>
        <w:t>Note</w:t>
      </w:r>
      <w:r>
        <w:t xml:space="preserve">: Strive to minimize </w:t>
      </w:r>
      <w:proofErr w:type="spellStart"/>
      <w:r>
        <w:t>Msg</w:t>
      </w:r>
      <w:proofErr w:type="spellEnd"/>
      <w:r>
        <w:t xml:space="preserve"> 1 impact. </w:t>
      </w:r>
    </w:p>
    <w:p w14:paraId="1320A49E" w14:textId="77777777" w:rsidR="00973E0B" w:rsidRDefault="00973E0B">
      <w:pPr>
        <w:pStyle w:val="ListParagraph"/>
        <w:numPr>
          <w:ilvl w:val="0"/>
          <w:numId w:val="230"/>
        </w:numPr>
        <w:overflowPunct/>
        <w:autoSpaceDE/>
        <w:autoSpaceDN/>
        <w:adjustRightInd/>
        <w:spacing w:after="0"/>
        <w:textAlignment w:val="auto"/>
      </w:pPr>
      <w:r>
        <w:t>Note: Both measured and predicted CSI can be considered, if appliable.</w:t>
      </w:r>
    </w:p>
    <w:p w14:paraId="6657EC55" w14:textId="77777777" w:rsidR="00973E0B" w:rsidRPr="00B43B0E" w:rsidRDefault="00973E0B" w:rsidP="00973E0B">
      <w:pPr>
        <w:ind w:left="1440" w:hanging="1440"/>
        <w:rPr>
          <w:rFonts w:ascii="Times New Roman" w:eastAsiaTheme="minorEastAsia" w:hAnsi="Times New Roman"/>
          <w:b/>
          <w:bCs/>
          <w:highlight w:val="green"/>
          <w:lang w:eastAsia="zh-CN"/>
        </w:rPr>
      </w:pPr>
      <w:r w:rsidRPr="00B43B0E">
        <w:rPr>
          <w:rFonts w:ascii="Times New Roman" w:eastAsiaTheme="minorEastAsia" w:hAnsi="Times New Roman" w:hint="eastAsia"/>
          <w:b/>
          <w:bCs/>
          <w:highlight w:val="green"/>
          <w:lang w:eastAsia="zh-CN"/>
        </w:rPr>
        <w:t>Agreement</w:t>
      </w:r>
    </w:p>
    <w:p w14:paraId="561255CA" w14:textId="77777777" w:rsidR="00973E0B" w:rsidRDefault="00973E0B" w:rsidP="00973E0B">
      <w:pPr>
        <w:spacing w:before="120" w:line="216" w:lineRule="auto"/>
        <w:rPr>
          <w:rFonts w:ascii="Times New Roman" w:eastAsia="PMingLiU" w:hAnsi="Times New Roman"/>
          <w:szCs w:val="20"/>
        </w:rPr>
      </w:pPr>
      <w:r>
        <w:rPr>
          <w:rFonts w:ascii="Times New Roman" w:eastAsia="Microsoft YaHei" w:hAnsi="Times New Roman"/>
          <w:kern w:val="24"/>
          <w:szCs w:val="20"/>
        </w:rPr>
        <w:t xml:space="preserve">For the evaluation on PDSCH DMRS-based CSI for PDSCH link adaptation, the following is consideration: </w:t>
      </w:r>
    </w:p>
    <w:p w14:paraId="18720937" w14:textId="77777777" w:rsidR="00973E0B" w:rsidRDefault="00973E0B">
      <w:pPr>
        <w:widowControl w:val="0"/>
        <w:numPr>
          <w:ilvl w:val="0"/>
          <w:numId w:val="231"/>
        </w:numPr>
        <w:tabs>
          <w:tab w:val="left" w:pos="1440"/>
          <w:tab w:val="left" w:pos="2160"/>
        </w:tabs>
        <w:rPr>
          <w:rFonts w:ascii="Times New Roman" w:hAnsi="Times New Roman"/>
          <w:szCs w:val="20"/>
        </w:rPr>
      </w:pPr>
      <w:r>
        <w:rPr>
          <w:rFonts w:ascii="Times New Roman" w:hAnsi="Times New Roman"/>
          <w:szCs w:val="20"/>
        </w:rPr>
        <w:t>For channel measurement, the DMRS port(s) associated with data is considered as the baseline</w:t>
      </w:r>
    </w:p>
    <w:p w14:paraId="69D84CDC" w14:textId="77777777" w:rsidR="00973E0B" w:rsidRPr="007C49EF" w:rsidRDefault="00973E0B">
      <w:pPr>
        <w:widowControl w:val="0"/>
        <w:numPr>
          <w:ilvl w:val="1"/>
          <w:numId w:val="231"/>
        </w:numPr>
        <w:tabs>
          <w:tab w:val="left" w:pos="720"/>
          <w:tab w:val="left" w:pos="2160"/>
          <w:tab w:val="left" w:pos="2880"/>
          <w:tab w:val="left" w:pos="3600"/>
        </w:tabs>
        <w:rPr>
          <w:rFonts w:ascii="Times New Roman" w:hAnsi="Times New Roman"/>
          <w:szCs w:val="20"/>
        </w:rPr>
      </w:pPr>
      <w:r w:rsidRPr="007C49EF">
        <w:rPr>
          <w:rFonts w:ascii="Times New Roman" w:hAnsi="Times New Roman"/>
          <w:szCs w:val="20"/>
        </w:rPr>
        <w:t xml:space="preserve">FFS on whether to consider DMRS port(s) </w:t>
      </w:r>
      <w:r>
        <w:rPr>
          <w:rFonts w:ascii="Times New Roman" w:hAnsi="Times New Roman"/>
          <w:szCs w:val="20"/>
        </w:rPr>
        <w:t xml:space="preserve">allocated with PDSCH but </w:t>
      </w:r>
      <w:r w:rsidRPr="007C49EF">
        <w:rPr>
          <w:rFonts w:ascii="Times New Roman" w:hAnsi="Times New Roman"/>
          <w:szCs w:val="20"/>
        </w:rPr>
        <w:t xml:space="preserve">not associated with the </w:t>
      </w:r>
      <w:r>
        <w:rPr>
          <w:rFonts w:ascii="Times New Roman" w:hAnsi="Times New Roman"/>
          <w:szCs w:val="20"/>
        </w:rPr>
        <w:t>data</w:t>
      </w:r>
      <w:r w:rsidRPr="007C49EF">
        <w:rPr>
          <w:rFonts w:ascii="Times New Roman" w:hAnsi="Times New Roman"/>
          <w:szCs w:val="20"/>
        </w:rPr>
        <w:t xml:space="preserve"> </w:t>
      </w:r>
    </w:p>
    <w:p w14:paraId="2A097182" w14:textId="77777777" w:rsidR="00973E0B" w:rsidRDefault="00973E0B">
      <w:pPr>
        <w:widowControl w:val="0"/>
        <w:numPr>
          <w:ilvl w:val="0"/>
          <w:numId w:val="231"/>
        </w:numPr>
        <w:tabs>
          <w:tab w:val="left" w:pos="1440"/>
          <w:tab w:val="left" w:pos="2160"/>
        </w:tabs>
        <w:rPr>
          <w:rFonts w:ascii="Times New Roman" w:hAnsi="Times New Roman"/>
          <w:szCs w:val="20"/>
        </w:rPr>
      </w:pPr>
      <w:r>
        <w:rPr>
          <w:rFonts w:ascii="Times New Roman" w:hAnsi="Times New Roman"/>
          <w:szCs w:val="20"/>
        </w:rPr>
        <w:t>For interference measurement (when needed), company to report how to acquire interference information.</w:t>
      </w:r>
    </w:p>
    <w:p w14:paraId="47545D0C" w14:textId="77777777" w:rsidR="00973E0B" w:rsidRDefault="00973E0B">
      <w:pPr>
        <w:widowControl w:val="0"/>
        <w:numPr>
          <w:ilvl w:val="0"/>
          <w:numId w:val="231"/>
        </w:numPr>
        <w:tabs>
          <w:tab w:val="left" w:pos="1440"/>
          <w:tab w:val="left" w:pos="2160"/>
        </w:tabs>
        <w:rPr>
          <w:rFonts w:ascii="Times New Roman" w:hAnsi="Times New Roman"/>
          <w:szCs w:val="20"/>
        </w:rPr>
      </w:pPr>
      <w:r>
        <w:rPr>
          <w:rFonts w:ascii="Times New Roman" w:hAnsi="Times New Roman"/>
          <w:szCs w:val="20"/>
        </w:rPr>
        <w:t>Company to report the UE assumptions for DMRS-based CSI calculation.</w:t>
      </w:r>
    </w:p>
    <w:p w14:paraId="0A826084" w14:textId="77777777" w:rsidR="00973E0B" w:rsidRPr="006778E0" w:rsidRDefault="00973E0B" w:rsidP="00973E0B">
      <w:pPr>
        <w:ind w:left="1440" w:hanging="1440"/>
        <w:rPr>
          <w:rFonts w:ascii="Times New Roman" w:eastAsiaTheme="minorEastAsia" w:hAnsi="Times New Roman"/>
          <w:lang w:eastAsia="zh-CN"/>
        </w:rPr>
      </w:pPr>
    </w:p>
    <w:p w14:paraId="46BD628C" w14:textId="77777777" w:rsidR="00973E0B" w:rsidRPr="006778E0" w:rsidRDefault="00973E0B" w:rsidP="00973E0B">
      <w:pPr>
        <w:ind w:left="1440" w:hanging="1440"/>
        <w:rPr>
          <w:rFonts w:ascii="Times New Roman" w:eastAsiaTheme="minorEastAsia" w:hAnsi="Times New Roman"/>
          <w:lang w:val="en-US" w:eastAsia="zh-CN"/>
        </w:rPr>
      </w:pPr>
    </w:p>
    <w:p w14:paraId="6A7A7058" w14:textId="77777777" w:rsidR="00973E0B" w:rsidRDefault="00973E0B" w:rsidP="00973E0B">
      <w:pPr>
        <w:ind w:left="1440" w:hanging="1440"/>
        <w:rPr>
          <w:rFonts w:ascii="Times New Roman" w:eastAsiaTheme="minorEastAsia" w:hAnsi="Times New Roman"/>
          <w:lang w:eastAsia="zh-CN"/>
        </w:rPr>
      </w:pPr>
    </w:p>
    <w:p w14:paraId="7634D7DA" w14:textId="085771E6" w:rsidR="00973E0B" w:rsidRDefault="00C62C50" w:rsidP="00973E0B">
      <w:pPr>
        <w:ind w:left="1440" w:hanging="1440"/>
      </w:pPr>
      <w:hyperlink r:id="rId1264" w:history="1">
        <w:r>
          <w:rPr>
            <w:rStyle w:val="Hyperlink"/>
            <w:rFonts w:ascii="Times New Roman" w:eastAsiaTheme="minorEastAsia" w:hAnsi="Times New Roman"/>
            <w:lang w:eastAsia="zh-CN"/>
          </w:rPr>
          <w:t>R1-2606902</w:t>
        </w:r>
      </w:hyperlink>
      <w:r w:rsidR="00973E0B">
        <w:rPr>
          <w:rFonts w:ascii="Times New Roman" w:eastAsia="Times New Roman" w:hAnsi="Times New Roman"/>
        </w:rPr>
        <w:tab/>
        <w:t>Feature lead summary #</w:t>
      </w:r>
      <w:r w:rsidR="00973E0B">
        <w:rPr>
          <w:rFonts w:ascii="Times New Roman" w:eastAsiaTheme="minorEastAsia" w:hAnsi="Times New Roman" w:hint="eastAsia"/>
          <w:lang w:eastAsia="zh-CN"/>
        </w:rPr>
        <w:t>9</w:t>
      </w:r>
      <w:r w:rsidR="00973E0B">
        <w:rPr>
          <w:rFonts w:ascii="Times New Roman" w:eastAsia="Times New Roman" w:hAnsi="Times New Roman"/>
        </w:rPr>
        <w:t xml:space="preserve"> on DL-based CSI acquisition</w:t>
      </w:r>
      <w:r w:rsidR="00973E0B">
        <w:rPr>
          <w:rFonts w:ascii="Times New Roman" w:eastAsia="Times New Roman" w:hAnsi="Times New Roman"/>
        </w:rPr>
        <w:tab/>
        <w:t>Moderator (Samsung), Moderator (vivo)</w:t>
      </w:r>
    </w:p>
    <w:p w14:paraId="6449B802" w14:textId="6047C29C" w:rsidR="00973E0B" w:rsidRDefault="00C62C50" w:rsidP="00973E0B">
      <w:pPr>
        <w:ind w:left="1440" w:hanging="1440"/>
      </w:pPr>
      <w:hyperlink r:id="rId1265" w:history="1">
        <w:r>
          <w:rPr>
            <w:rStyle w:val="Hyperlink"/>
            <w:rFonts w:ascii="Times New Roman" w:eastAsiaTheme="minorEastAsia" w:hAnsi="Times New Roman"/>
            <w:lang w:eastAsia="zh-CN"/>
          </w:rPr>
          <w:t>R1-2606876</w:t>
        </w:r>
      </w:hyperlink>
      <w:r w:rsidR="00973E0B">
        <w:rPr>
          <w:rFonts w:ascii="Times New Roman" w:eastAsia="Times New Roman" w:hAnsi="Times New Roman"/>
        </w:rPr>
        <w:tab/>
        <w:t>Feature lead summary #</w:t>
      </w:r>
      <w:r w:rsidR="00973E0B">
        <w:rPr>
          <w:rFonts w:ascii="Times New Roman" w:eastAsiaTheme="minorEastAsia" w:hAnsi="Times New Roman" w:hint="eastAsia"/>
          <w:lang w:eastAsia="zh-CN"/>
        </w:rPr>
        <w:t>8</w:t>
      </w:r>
      <w:r w:rsidR="00973E0B">
        <w:rPr>
          <w:rFonts w:ascii="Times New Roman" w:eastAsia="Times New Roman" w:hAnsi="Times New Roman"/>
        </w:rPr>
        <w:t xml:space="preserve"> on DL-based CSI acquisition</w:t>
      </w:r>
      <w:r w:rsidR="00973E0B">
        <w:rPr>
          <w:rFonts w:ascii="Times New Roman" w:eastAsia="Times New Roman" w:hAnsi="Times New Roman"/>
        </w:rPr>
        <w:tab/>
        <w:t>Moderator (Samsung), Moderator (vivo)</w:t>
      </w:r>
    </w:p>
    <w:p w14:paraId="7B2521A1" w14:textId="06B6ED79" w:rsidR="00973E0B" w:rsidRDefault="00C62C50" w:rsidP="00973E0B">
      <w:pPr>
        <w:ind w:left="1440" w:hanging="1440"/>
      </w:pPr>
      <w:hyperlink r:id="rId1266" w:history="1">
        <w:r>
          <w:rPr>
            <w:rStyle w:val="Hyperlink"/>
            <w:rFonts w:ascii="Times New Roman" w:eastAsiaTheme="minorEastAsia" w:hAnsi="Times New Roman"/>
            <w:lang w:eastAsia="zh-CN"/>
          </w:rPr>
          <w:t>R1-2606875</w:t>
        </w:r>
      </w:hyperlink>
      <w:r w:rsidR="00973E0B">
        <w:rPr>
          <w:rFonts w:ascii="Times New Roman" w:eastAsia="Times New Roman" w:hAnsi="Times New Roman"/>
        </w:rPr>
        <w:tab/>
        <w:t>Feature lead summary #</w:t>
      </w:r>
      <w:r w:rsidR="00973E0B">
        <w:rPr>
          <w:rFonts w:ascii="Times New Roman" w:eastAsiaTheme="minorEastAsia" w:hAnsi="Times New Roman" w:hint="eastAsia"/>
          <w:lang w:eastAsia="zh-CN"/>
        </w:rPr>
        <w:t>8</w:t>
      </w:r>
      <w:r w:rsidR="00973E0B">
        <w:rPr>
          <w:rFonts w:ascii="Times New Roman" w:eastAsia="Times New Roman" w:hAnsi="Times New Roman"/>
        </w:rPr>
        <w:t xml:space="preserve"> on DL-based CSI acquisition</w:t>
      </w:r>
      <w:r w:rsidR="00973E0B">
        <w:rPr>
          <w:rFonts w:ascii="Times New Roman" w:eastAsia="Times New Roman" w:hAnsi="Times New Roman"/>
        </w:rPr>
        <w:tab/>
        <w:t>Moderator (Samsung), Moderator (vivo)</w:t>
      </w:r>
    </w:p>
    <w:p w14:paraId="5A8815D2" w14:textId="7F1C475C" w:rsidR="00973E0B" w:rsidRDefault="00C62C50" w:rsidP="00973E0B">
      <w:pPr>
        <w:ind w:left="1440" w:hanging="1440"/>
      </w:pPr>
      <w:hyperlink r:id="rId1267" w:history="1">
        <w:r>
          <w:rPr>
            <w:rStyle w:val="Hyperlink"/>
            <w:rFonts w:ascii="Times New Roman" w:eastAsiaTheme="minorEastAsia" w:hAnsi="Times New Roman"/>
            <w:lang w:eastAsia="zh-CN"/>
          </w:rPr>
          <w:t>R1-2606873</w:t>
        </w:r>
      </w:hyperlink>
      <w:r w:rsidR="00973E0B">
        <w:rPr>
          <w:rFonts w:ascii="Times New Roman" w:eastAsia="Times New Roman" w:hAnsi="Times New Roman"/>
        </w:rPr>
        <w:tab/>
        <w:t>Feature lead summary #</w:t>
      </w:r>
      <w:r w:rsidR="00973E0B">
        <w:rPr>
          <w:rFonts w:ascii="Times New Roman" w:eastAsiaTheme="minorEastAsia" w:hAnsi="Times New Roman" w:hint="eastAsia"/>
          <w:lang w:eastAsia="zh-CN"/>
        </w:rPr>
        <w:t>7</w:t>
      </w:r>
      <w:r w:rsidR="00973E0B">
        <w:rPr>
          <w:rFonts w:ascii="Times New Roman" w:eastAsia="Times New Roman" w:hAnsi="Times New Roman"/>
        </w:rPr>
        <w:t xml:space="preserve"> on DL-based CSI acquisition</w:t>
      </w:r>
      <w:r w:rsidR="00973E0B">
        <w:rPr>
          <w:rFonts w:ascii="Times New Roman" w:eastAsia="Times New Roman" w:hAnsi="Times New Roman"/>
        </w:rPr>
        <w:tab/>
        <w:t>Moderator (Samsung), Moderator (vivo)</w:t>
      </w:r>
    </w:p>
    <w:p w14:paraId="31BA0EB4" w14:textId="7EB04B6E" w:rsidR="00973E0B" w:rsidRDefault="00C62C50" w:rsidP="00973E0B">
      <w:pPr>
        <w:ind w:left="1440" w:hanging="1440"/>
      </w:pPr>
      <w:hyperlink r:id="rId1268" w:history="1">
        <w:r>
          <w:rPr>
            <w:rStyle w:val="Hyperlink"/>
            <w:rFonts w:ascii="Times New Roman" w:eastAsia="Times New Roman" w:hAnsi="Times New Roman"/>
          </w:rPr>
          <w:t>R1-2605835</w:t>
        </w:r>
      </w:hyperlink>
      <w:r w:rsidR="00973E0B">
        <w:rPr>
          <w:rFonts w:ascii="Times New Roman" w:eastAsia="Times New Roman" w:hAnsi="Times New Roman"/>
        </w:rPr>
        <w:tab/>
        <w:t>Feature lead summary #1 on DL-based CSI acquisition</w:t>
      </w:r>
      <w:r w:rsidR="00973E0B">
        <w:rPr>
          <w:rFonts w:ascii="Times New Roman" w:eastAsia="Times New Roman" w:hAnsi="Times New Roman"/>
        </w:rPr>
        <w:tab/>
        <w:t>Moderator (Samsung), Moderator (vivo)</w:t>
      </w:r>
    </w:p>
    <w:p w14:paraId="49D2DB11" w14:textId="0F24D2CE" w:rsidR="00973E0B" w:rsidRDefault="00C62C50" w:rsidP="00973E0B">
      <w:pPr>
        <w:ind w:left="1440" w:hanging="1440"/>
      </w:pPr>
      <w:hyperlink r:id="rId1269" w:history="1">
        <w:r>
          <w:rPr>
            <w:rStyle w:val="Hyperlink"/>
            <w:rFonts w:ascii="Times New Roman" w:eastAsia="Times New Roman" w:hAnsi="Times New Roman"/>
          </w:rPr>
          <w:t>R1-2605836</w:t>
        </w:r>
      </w:hyperlink>
      <w:r w:rsidR="00973E0B">
        <w:rPr>
          <w:rFonts w:ascii="Times New Roman" w:eastAsia="Times New Roman" w:hAnsi="Times New Roman"/>
        </w:rPr>
        <w:tab/>
        <w:t>Feature lead summary #3 on DL-based CSI acquisition</w:t>
      </w:r>
      <w:r w:rsidR="00973E0B">
        <w:rPr>
          <w:rFonts w:ascii="Times New Roman" w:eastAsia="Times New Roman" w:hAnsi="Times New Roman"/>
        </w:rPr>
        <w:tab/>
        <w:t>Moderator (Samsung), Moderator (vivo)</w:t>
      </w:r>
    </w:p>
    <w:p w14:paraId="392B068C" w14:textId="197A8B21" w:rsidR="00973E0B" w:rsidRDefault="00C62C50" w:rsidP="00973E0B">
      <w:pPr>
        <w:ind w:left="1440" w:hanging="1440"/>
      </w:pPr>
      <w:hyperlink r:id="rId1270" w:history="1">
        <w:r>
          <w:rPr>
            <w:rStyle w:val="Hyperlink"/>
            <w:rFonts w:ascii="Times New Roman" w:eastAsia="Times New Roman" w:hAnsi="Times New Roman"/>
          </w:rPr>
          <w:t>R1-2605837</w:t>
        </w:r>
      </w:hyperlink>
      <w:r w:rsidR="00973E0B">
        <w:rPr>
          <w:rFonts w:ascii="Times New Roman" w:eastAsia="Times New Roman" w:hAnsi="Times New Roman"/>
        </w:rPr>
        <w:tab/>
        <w:t>Feature lead summary #5 on DL-based CSI acquisition</w:t>
      </w:r>
      <w:r w:rsidR="00973E0B">
        <w:rPr>
          <w:rFonts w:ascii="Times New Roman" w:eastAsia="Times New Roman" w:hAnsi="Times New Roman"/>
        </w:rPr>
        <w:tab/>
        <w:t>Moderator (Samsung), Moderator (vivo)</w:t>
      </w:r>
    </w:p>
    <w:p w14:paraId="42A70DDD" w14:textId="6032073F" w:rsidR="00973E0B" w:rsidRDefault="00C62C50" w:rsidP="00973E0B">
      <w:pPr>
        <w:ind w:left="1440" w:hanging="1440"/>
      </w:pPr>
      <w:hyperlink r:id="rId1271" w:history="1">
        <w:r>
          <w:rPr>
            <w:rStyle w:val="Hyperlink"/>
            <w:rFonts w:ascii="Times New Roman" w:eastAsia="Times New Roman" w:hAnsi="Times New Roman"/>
          </w:rPr>
          <w:t>R1-2605466</w:t>
        </w:r>
      </w:hyperlink>
      <w:r w:rsidR="00973E0B">
        <w:rPr>
          <w:rFonts w:ascii="Times New Roman" w:eastAsia="Times New Roman" w:hAnsi="Times New Roman"/>
        </w:rPr>
        <w:tab/>
        <w:t>Feature lead summary #2 on DL-based CSI acquisition</w:t>
      </w:r>
      <w:r w:rsidR="00973E0B">
        <w:rPr>
          <w:rFonts w:ascii="Times New Roman" w:eastAsia="Times New Roman" w:hAnsi="Times New Roman"/>
        </w:rPr>
        <w:tab/>
        <w:t>Moderator (Samsung), Moderator (vivo)</w:t>
      </w:r>
    </w:p>
    <w:p w14:paraId="1DCBAB6F" w14:textId="5F7D9905" w:rsidR="00973E0B" w:rsidRDefault="00C62C50" w:rsidP="00973E0B">
      <w:pPr>
        <w:ind w:left="1440" w:hanging="1440"/>
      </w:pPr>
      <w:hyperlink r:id="rId1272" w:history="1">
        <w:r>
          <w:rPr>
            <w:rStyle w:val="Hyperlink"/>
            <w:rFonts w:ascii="Times New Roman" w:eastAsia="Times New Roman" w:hAnsi="Times New Roman"/>
          </w:rPr>
          <w:t>R1-2605467</w:t>
        </w:r>
      </w:hyperlink>
      <w:r w:rsidR="00973E0B">
        <w:rPr>
          <w:rFonts w:ascii="Times New Roman" w:eastAsia="Times New Roman" w:hAnsi="Times New Roman"/>
        </w:rPr>
        <w:tab/>
        <w:t>Feature lead summary #4 on DL-based CSI acquisition</w:t>
      </w:r>
      <w:r w:rsidR="00973E0B">
        <w:rPr>
          <w:rFonts w:ascii="Times New Roman" w:eastAsia="Times New Roman" w:hAnsi="Times New Roman"/>
        </w:rPr>
        <w:tab/>
        <w:t>Moderator (Samsung), Moderator (vivo)</w:t>
      </w:r>
    </w:p>
    <w:bookmarkStart w:id="224" w:name="OLE_LINK13"/>
    <w:p w14:paraId="297C7421" w14:textId="12F4CCB9" w:rsidR="00973E0B" w:rsidRDefault="00C62C50" w:rsidP="00973E0B">
      <w:pPr>
        <w:ind w:left="1440" w:hanging="1440"/>
      </w:pPr>
      <w:r>
        <w:rPr>
          <w:rFonts w:ascii="Times New Roman" w:eastAsia="Times New Roman" w:hAnsi="Times New Roman"/>
        </w:rPr>
        <w:fldChar w:fldCharType="begin"/>
      </w:r>
      <w:r>
        <w:rPr>
          <w:rFonts w:ascii="Times New Roman" w:eastAsia="Times New Roman" w:hAnsi="Times New Roman"/>
        </w:rPr>
        <w:instrText>HYPERLINK "C:\\MyMeetings\\TSGR1_126-Maastricht\\Docs/R1-2605468.zip"</w:instrText>
      </w:r>
      <w:r>
        <w:rPr>
          <w:rFonts w:ascii="Times New Roman" w:eastAsia="Times New Roman" w:hAnsi="Times New Roman"/>
        </w:rPr>
      </w:r>
      <w:r>
        <w:rPr>
          <w:rFonts w:ascii="Times New Roman" w:eastAsia="Times New Roman" w:hAnsi="Times New Roman"/>
        </w:rPr>
        <w:fldChar w:fldCharType="separate"/>
      </w:r>
      <w:bookmarkEnd w:id="224"/>
      <w:r>
        <w:rPr>
          <w:rStyle w:val="Hyperlink"/>
          <w:rFonts w:ascii="Times New Roman" w:eastAsia="Times New Roman" w:hAnsi="Times New Roman"/>
        </w:rPr>
        <w:t>R1-2605468</w:t>
      </w:r>
      <w:r>
        <w:rPr>
          <w:rFonts w:ascii="Times New Roman" w:eastAsia="Times New Roman" w:hAnsi="Times New Roman"/>
        </w:rPr>
        <w:fldChar w:fldCharType="end"/>
      </w:r>
      <w:r w:rsidR="00973E0B">
        <w:rPr>
          <w:rFonts w:ascii="Times New Roman" w:eastAsia="Times New Roman" w:hAnsi="Times New Roman"/>
        </w:rPr>
        <w:tab/>
        <w:t>Feature lead summary #6 on DL-based CSI acquisition</w:t>
      </w:r>
      <w:r w:rsidR="00973E0B">
        <w:rPr>
          <w:rFonts w:ascii="Times New Roman" w:eastAsia="Times New Roman" w:hAnsi="Times New Roman"/>
        </w:rPr>
        <w:tab/>
        <w:t>Moderator (Samsung), Moderator (vivo)</w:t>
      </w:r>
    </w:p>
    <w:p w14:paraId="267FCF4F" w14:textId="58C60BAB" w:rsidR="00973E0B" w:rsidRDefault="00C62C50" w:rsidP="00973E0B">
      <w:hyperlink r:id="rId1273" w:history="1">
        <w:r>
          <w:rPr>
            <w:rStyle w:val="Hyperlink"/>
            <w:rFonts w:ascii="Times New Roman" w:eastAsia="Times New Roman" w:hAnsi="Times New Roman"/>
          </w:rPr>
          <w:t>R1-2605221</w:t>
        </w:r>
      </w:hyperlink>
      <w:r w:rsidR="00973E0B">
        <w:rPr>
          <w:rFonts w:ascii="Times New Roman" w:eastAsia="Times New Roman" w:hAnsi="Times New Roman"/>
        </w:rPr>
        <w:tab/>
        <w:t>Discussion on aspects of downlink-based CSI acquisition for 6GR air interface</w:t>
      </w:r>
      <w:r w:rsidR="00973E0B">
        <w:rPr>
          <w:rFonts w:ascii="Times New Roman" w:eastAsia="Times New Roman" w:hAnsi="Times New Roman"/>
        </w:rPr>
        <w:tab/>
        <w:t>FUTUREWEI</w:t>
      </w:r>
    </w:p>
    <w:p w14:paraId="1040E1D1" w14:textId="50030882" w:rsidR="00973E0B" w:rsidRDefault="00C62C50" w:rsidP="00973E0B">
      <w:hyperlink r:id="rId1274" w:history="1">
        <w:r>
          <w:rPr>
            <w:rStyle w:val="Hyperlink"/>
            <w:rFonts w:ascii="Times New Roman" w:eastAsia="Times New Roman" w:hAnsi="Times New Roman"/>
          </w:rPr>
          <w:t>R1-2605226</w:t>
        </w:r>
      </w:hyperlink>
      <w:r w:rsidR="00973E0B">
        <w:rPr>
          <w:rFonts w:ascii="Times New Roman" w:eastAsia="Times New Roman" w:hAnsi="Times New Roman"/>
        </w:rPr>
        <w:tab/>
        <w:t>6GR CSI: Aspects of Downlink-based CSI Acquisition</w:t>
      </w:r>
      <w:r w:rsidR="00973E0B">
        <w:rPr>
          <w:rFonts w:ascii="Times New Roman" w:eastAsia="Times New Roman" w:hAnsi="Times New Roman"/>
        </w:rPr>
        <w:tab/>
      </w:r>
      <w:proofErr w:type="spellStart"/>
      <w:r w:rsidR="00973E0B">
        <w:rPr>
          <w:rFonts w:ascii="Times New Roman" w:eastAsia="Times New Roman" w:hAnsi="Times New Roman"/>
        </w:rPr>
        <w:t>InterDigital</w:t>
      </w:r>
      <w:proofErr w:type="spellEnd"/>
      <w:r w:rsidR="00973E0B">
        <w:rPr>
          <w:rFonts w:ascii="Times New Roman" w:eastAsia="Times New Roman" w:hAnsi="Times New Roman"/>
        </w:rPr>
        <w:t>, Inc.</w:t>
      </w:r>
    </w:p>
    <w:p w14:paraId="2423D9C8" w14:textId="56B74C16" w:rsidR="00973E0B" w:rsidRDefault="00C62C50" w:rsidP="00973E0B">
      <w:hyperlink r:id="rId1275" w:history="1">
        <w:r>
          <w:rPr>
            <w:rStyle w:val="Hyperlink"/>
            <w:rFonts w:ascii="Times New Roman" w:eastAsia="Times New Roman" w:hAnsi="Times New Roman"/>
          </w:rPr>
          <w:t>R1-2605260</w:t>
        </w:r>
      </w:hyperlink>
      <w:r w:rsidR="00973E0B">
        <w:rPr>
          <w:rFonts w:ascii="Times New Roman" w:eastAsia="Times New Roman" w:hAnsi="Times New Roman"/>
        </w:rPr>
        <w:tab/>
        <w:t>Discussion on aspects of downlink-based CSI acquisition for 6GR</w:t>
      </w:r>
      <w:r w:rsidR="00973E0B">
        <w:rPr>
          <w:rFonts w:ascii="Times New Roman" w:eastAsia="Times New Roman" w:hAnsi="Times New Roman"/>
        </w:rPr>
        <w:tab/>
      </w:r>
      <w:proofErr w:type="spellStart"/>
      <w:r w:rsidR="00973E0B">
        <w:rPr>
          <w:rFonts w:ascii="Times New Roman" w:eastAsia="Times New Roman" w:hAnsi="Times New Roman"/>
        </w:rPr>
        <w:t>Spreadtrum</w:t>
      </w:r>
      <w:proofErr w:type="spellEnd"/>
      <w:r w:rsidR="00973E0B">
        <w:rPr>
          <w:rFonts w:ascii="Times New Roman" w:eastAsia="Times New Roman" w:hAnsi="Times New Roman"/>
        </w:rPr>
        <w:t>, UNISOC</w:t>
      </w:r>
    </w:p>
    <w:p w14:paraId="0E6692BE" w14:textId="6BFFA28E" w:rsidR="00973E0B" w:rsidRDefault="00C62C50" w:rsidP="00973E0B">
      <w:hyperlink r:id="rId1276" w:history="1">
        <w:r>
          <w:rPr>
            <w:rStyle w:val="Hyperlink"/>
            <w:rFonts w:ascii="Times New Roman" w:eastAsia="Times New Roman" w:hAnsi="Times New Roman"/>
          </w:rPr>
          <w:t>R1-2605298</w:t>
        </w:r>
      </w:hyperlink>
      <w:r w:rsidR="00973E0B">
        <w:rPr>
          <w:rFonts w:ascii="Times New Roman" w:eastAsia="Times New Roman" w:hAnsi="Times New Roman"/>
        </w:rPr>
        <w:tab/>
        <w:t>Aspects of downlink-based CSI acquisition</w:t>
      </w:r>
      <w:r w:rsidR="00973E0B">
        <w:rPr>
          <w:rFonts w:ascii="Times New Roman" w:eastAsia="Times New Roman" w:hAnsi="Times New Roman"/>
        </w:rPr>
        <w:tab/>
        <w:t xml:space="preserve">Huawei, </w:t>
      </w:r>
      <w:proofErr w:type="spellStart"/>
      <w:r w:rsidR="00973E0B">
        <w:rPr>
          <w:rFonts w:ascii="Times New Roman" w:eastAsia="Times New Roman" w:hAnsi="Times New Roman"/>
        </w:rPr>
        <w:t>HiSilicon</w:t>
      </w:r>
      <w:proofErr w:type="spellEnd"/>
    </w:p>
    <w:p w14:paraId="101848A3" w14:textId="1E82EDCC" w:rsidR="00973E0B" w:rsidRDefault="00C62C50" w:rsidP="00973E0B">
      <w:hyperlink r:id="rId1277" w:history="1">
        <w:r>
          <w:rPr>
            <w:rStyle w:val="Hyperlink"/>
            <w:rFonts w:ascii="Times New Roman" w:eastAsia="Times New Roman" w:hAnsi="Times New Roman"/>
          </w:rPr>
          <w:t>R1-2605320</w:t>
        </w:r>
      </w:hyperlink>
      <w:r w:rsidR="00973E0B">
        <w:rPr>
          <w:rFonts w:ascii="Times New Roman" w:eastAsia="Times New Roman" w:hAnsi="Times New Roman"/>
        </w:rPr>
        <w:tab/>
        <w:t>Aspects of downlink-based CSI acquisition</w:t>
      </w:r>
      <w:r w:rsidR="00973E0B">
        <w:rPr>
          <w:rFonts w:ascii="Times New Roman" w:eastAsia="Times New Roman" w:hAnsi="Times New Roman"/>
        </w:rPr>
        <w:tab/>
        <w:t>MediaTek Inc.</w:t>
      </w:r>
    </w:p>
    <w:p w14:paraId="0EA73EE1" w14:textId="6FE29255" w:rsidR="00973E0B" w:rsidRDefault="00C62C50" w:rsidP="00973E0B">
      <w:hyperlink r:id="rId1278" w:history="1">
        <w:r>
          <w:rPr>
            <w:rStyle w:val="Hyperlink"/>
            <w:rFonts w:ascii="Times New Roman" w:eastAsia="Times New Roman" w:hAnsi="Times New Roman"/>
          </w:rPr>
          <w:t>R1-2605334</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 xml:space="preserve">ZTE Corporation, </w:t>
      </w:r>
      <w:proofErr w:type="spellStart"/>
      <w:r w:rsidR="00973E0B">
        <w:rPr>
          <w:rFonts w:ascii="Times New Roman" w:eastAsia="Times New Roman" w:hAnsi="Times New Roman"/>
        </w:rPr>
        <w:t>Sanechips</w:t>
      </w:r>
      <w:proofErr w:type="spellEnd"/>
    </w:p>
    <w:p w14:paraId="4123F0EA" w14:textId="497E69BC" w:rsidR="00973E0B" w:rsidRDefault="00C62C50" w:rsidP="00973E0B">
      <w:hyperlink r:id="rId1279" w:history="1">
        <w:r>
          <w:rPr>
            <w:rStyle w:val="Hyperlink"/>
            <w:rFonts w:ascii="Times New Roman" w:eastAsia="Times New Roman" w:hAnsi="Times New Roman"/>
          </w:rPr>
          <w:t>R1-2605352</w:t>
        </w:r>
      </w:hyperlink>
      <w:r w:rsidR="00973E0B">
        <w:rPr>
          <w:rFonts w:ascii="Times New Roman" w:eastAsia="Times New Roman" w:hAnsi="Times New Roman"/>
        </w:rPr>
        <w:tab/>
        <w:t>Some aspects of Downlink-based CSI Acquisition</w:t>
      </w:r>
      <w:r w:rsidR="00973E0B">
        <w:rPr>
          <w:rFonts w:ascii="Times New Roman" w:eastAsia="Times New Roman" w:hAnsi="Times New Roman"/>
        </w:rPr>
        <w:tab/>
        <w:t>Kyocera Corporation</w:t>
      </w:r>
    </w:p>
    <w:p w14:paraId="1ADE1D2C" w14:textId="29DF2FF8" w:rsidR="00973E0B" w:rsidRDefault="00C62C50" w:rsidP="00973E0B">
      <w:hyperlink r:id="rId1280" w:history="1">
        <w:r>
          <w:rPr>
            <w:rStyle w:val="Hyperlink"/>
            <w:rFonts w:ascii="Times New Roman" w:eastAsia="Times New Roman" w:hAnsi="Times New Roman"/>
          </w:rPr>
          <w:t>R1-2605388</w:t>
        </w:r>
      </w:hyperlink>
      <w:r w:rsidR="00973E0B">
        <w:rPr>
          <w:rFonts w:ascii="Times New Roman" w:eastAsia="Times New Roman" w:hAnsi="Times New Roman"/>
        </w:rPr>
        <w:tab/>
        <w:t>On downlink-based CSI acquisition in 6GR</w:t>
      </w:r>
      <w:r w:rsidR="00973E0B">
        <w:rPr>
          <w:rFonts w:ascii="Times New Roman" w:eastAsia="Times New Roman" w:hAnsi="Times New Roman"/>
        </w:rPr>
        <w:tab/>
        <w:t>Nokia</w:t>
      </w:r>
    </w:p>
    <w:p w14:paraId="5611E47E" w14:textId="237CC70C" w:rsidR="00973E0B" w:rsidRDefault="00C62C50" w:rsidP="00973E0B">
      <w:hyperlink r:id="rId1281" w:history="1">
        <w:r>
          <w:rPr>
            <w:rStyle w:val="Hyperlink"/>
            <w:rFonts w:ascii="Times New Roman" w:eastAsia="Times New Roman" w:hAnsi="Times New Roman"/>
          </w:rPr>
          <w:t>R1-2605411</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KT Corp.</w:t>
      </w:r>
    </w:p>
    <w:p w14:paraId="0777A8DE" w14:textId="4C2663BC" w:rsidR="00973E0B" w:rsidRDefault="00C62C50" w:rsidP="00973E0B">
      <w:hyperlink r:id="rId1282" w:history="1">
        <w:r>
          <w:rPr>
            <w:rStyle w:val="Hyperlink"/>
            <w:rFonts w:ascii="Times New Roman" w:eastAsia="Times New Roman" w:hAnsi="Times New Roman"/>
          </w:rPr>
          <w:t>R1-2605426</w:t>
        </w:r>
      </w:hyperlink>
      <w:r w:rsidR="00973E0B">
        <w:rPr>
          <w:rFonts w:ascii="Times New Roman" w:eastAsia="Times New Roman" w:hAnsi="Times New Roman"/>
        </w:rPr>
        <w:tab/>
        <w:t>On downlink-based CSI acquisition in 6GR</w:t>
      </w:r>
      <w:r w:rsidR="00973E0B">
        <w:rPr>
          <w:rFonts w:ascii="Times New Roman" w:eastAsia="Times New Roman" w:hAnsi="Times New Roman"/>
        </w:rPr>
        <w:tab/>
        <w:t>Jio Platforms</w:t>
      </w:r>
    </w:p>
    <w:p w14:paraId="14960021" w14:textId="7C307551" w:rsidR="00973E0B" w:rsidRDefault="00C62C50" w:rsidP="00973E0B">
      <w:hyperlink r:id="rId1283" w:history="1">
        <w:r>
          <w:rPr>
            <w:rStyle w:val="Hyperlink"/>
            <w:rFonts w:ascii="Times New Roman" w:eastAsia="Times New Roman" w:hAnsi="Times New Roman"/>
          </w:rPr>
          <w:t>R1-2605465</w:t>
        </w:r>
      </w:hyperlink>
      <w:r w:rsidR="00973E0B">
        <w:rPr>
          <w:rFonts w:ascii="Times New Roman" w:eastAsia="Times New Roman" w:hAnsi="Times New Roman"/>
        </w:rPr>
        <w:tab/>
        <w:t>Discussion on aspects of downlink-based CSI acquisition for 6GR</w:t>
      </w:r>
      <w:r w:rsidR="00973E0B">
        <w:rPr>
          <w:rFonts w:ascii="Times New Roman" w:eastAsia="Times New Roman" w:hAnsi="Times New Roman"/>
        </w:rPr>
        <w:tab/>
        <w:t>vivo</w:t>
      </w:r>
    </w:p>
    <w:p w14:paraId="598F9D4C" w14:textId="206C4176" w:rsidR="00973E0B" w:rsidRDefault="00C62C50" w:rsidP="00973E0B">
      <w:pPr>
        <w:ind w:left="1440" w:hanging="1440"/>
      </w:pPr>
      <w:hyperlink r:id="rId1284" w:history="1">
        <w:r>
          <w:rPr>
            <w:rStyle w:val="Hyperlink"/>
            <w:rFonts w:ascii="Times New Roman" w:eastAsia="Times New Roman" w:hAnsi="Times New Roman"/>
          </w:rPr>
          <w:t>R1-2605466</w:t>
        </w:r>
      </w:hyperlink>
      <w:r w:rsidR="00973E0B">
        <w:rPr>
          <w:rFonts w:ascii="Times New Roman" w:eastAsia="Times New Roman" w:hAnsi="Times New Roman"/>
        </w:rPr>
        <w:tab/>
        <w:t>Feature lead summary #2 on DL-based CSI acquisition</w:t>
      </w:r>
      <w:r w:rsidR="00973E0B">
        <w:rPr>
          <w:rFonts w:ascii="Times New Roman" w:eastAsia="Times New Roman" w:hAnsi="Times New Roman"/>
        </w:rPr>
        <w:tab/>
        <w:t>Moderator (Samsung), Moderator (vivo)</w:t>
      </w:r>
    </w:p>
    <w:p w14:paraId="759245FF" w14:textId="7135314E" w:rsidR="00973E0B" w:rsidRDefault="00C62C50" w:rsidP="00973E0B">
      <w:pPr>
        <w:ind w:left="1440" w:hanging="1440"/>
      </w:pPr>
      <w:hyperlink r:id="rId1285" w:history="1">
        <w:r>
          <w:rPr>
            <w:rStyle w:val="Hyperlink"/>
            <w:rFonts w:ascii="Times New Roman" w:eastAsia="Times New Roman" w:hAnsi="Times New Roman"/>
          </w:rPr>
          <w:t>R1-2605467</w:t>
        </w:r>
      </w:hyperlink>
      <w:r w:rsidR="00973E0B">
        <w:rPr>
          <w:rFonts w:ascii="Times New Roman" w:eastAsia="Times New Roman" w:hAnsi="Times New Roman"/>
        </w:rPr>
        <w:tab/>
        <w:t>Feature lead summary #4 on DL-based CSI acquisition</w:t>
      </w:r>
      <w:r w:rsidR="00973E0B">
        <w:rPr>
          <w:rFonts w:ascii="Times New Roman" w:eastAsia="Times New Roman" w:hAnsi="Times New Roman"/>
        </w:rPr>
        <w:tab/>
        <w:t>Moderator (Samsung), Moderator (vivo)</w:t>
      </w:r>
    </w:p>
    <w:p w14:paraId="07943C3B" w14:textId="350D8608" w:rsidR="00973E0B" w:rsidRDefault="00C62C50" w:rsidP="00973E0B">
      <w:pPr>
        <w:ind w:left="1440" w:hanging="1440"/>
      </w:pPr>
      <w:hyperlink r:id="rId1286" w:history="1">
        <w:r>
          <w:rPr>
            <w:rStyle w:val="Hyperlink"/>
            <w:rFonts w:ascii="Times New Roman" w:eastAsia="Times New Roman" w:hAnsi="Times New Roman"/>
          </w:rPr>
          <w:t>R1-2605468</w:t>
        </w:r>
      </w:hyperlink>
      <w:r w:rsidR="00973E0B">
        <w:rPr>
          <w:rFonts w:ascii="Times New Roman" w:eastAsia="Times New Roman" w:hAnsi="Times New Roman"/>
        </w:rPr>
        <w:tab/>
        <w:t>Feature lead summary #6 on DL-based CSI acquisition</w:t>
      </w:r>
      <w:r w:rsidR="00973E0B">
        <w:rPr>
          <w:rFonts w:ascii="Times New Roman" w:eastAsia="Times New Roman" w:hAnsi="Times New Roman"/>
        </w:rPr>
        <w:tab/>
        <w:t>Moderator (Samsung), Moderator (vivo)</w:t>
      </w:r>
    </w:p>
    <w:p w14:paraId="5CD748D2" w14:textId="04AE81EB" w:rsidR="00973E0B" w:rsidRDefault="00C62C50" w:rsidP="00973E0B">
      <w:hyperlink r:id="rId1287" w:history="1">
        <w:r>
          <w:rPr>
            <w:rStyle w:val="Hyperlink"/>
            <w:rFonts w:ascii="Times New Roman" w:eastAsia="Times New Roman" w:hAnsi="Times New Roman"/>
          </w:rPr>
          <w:t>R1-2605487</w:t>
        </w:r>
      </w:hyperlink>
      <w:r w:rsidR="00973E0B">
        <w:rPr>
          <w:rFonts w:ascii="Times New Roman" w:eastAsia="Times New Roman" w:hAnsi="Times New Roman"/>
        </w:rPr>
        <w:tab/>
        <w:t>Discussion on aspects of downlink-based CSI acquisition for 6GR</w:t>
      </w:r>
      <w:r w:rsidR="00973E0B">
        <w:rPr>
          <w:rFonts w:ascii="Times New Roman" w:eastAsia="Times New Roman" w:hAnsi="Times New Roman"/>
        </w:rPr>
        <w:tab/>
        <w:t>NICT</w:t>
      </w:r>
    </w:p>
    <w:p w14:paraId="4A1192A1" w14:textId="633A5135" w:rsidR="00973E0B" w:rsidRDefault="00C62C50" w:rsidP="00973E0B">
      <w:hyperlink r:id="rId1288" w:history="1">
        <w:r>
          <w:rPr>
            <w:rStyle w:val="Hyperlink"/>
            <w:rFonts w:ascii="Times New Roman" w:eastAsia="Times New Roman" w:hAnsi="Times New Roman"/>
          </w:rPr>
          <w:t>R1-2605490</w:t>
        </w:r>
      </w:hyperlink>
      <w:r w:rsidR="00973E0B">
        <w:rPr>
          <w:rFonts w:ascii="Times New Roman" w:eastAsia="Times New Roman" w:hAnsi="Times New Roman"/>
        </w:rPr>
        <w:tab/>
        <w:t>Aspects of downlink-based CSI acquisition</w:t>
      </w:r>
      <w:r w:rsidR="00973E0B">
        <w:rPr>
          <w:rFonts w:ascii="Times New Roman" w:eastAsia="Times New Roman" w:hAnsi="Times New Roman"/>
        </w:rPr>
        <w:tab/>
        <w:t>Tejas Networks Limited</w:t>
      </w:r>
    </w:p>
    <w:p w14:paraId="1F330B5F" w14:textId="7D37C028" w:rsidR="00973E0B" w:rsidRDefault="00C62C50" w:rsidP="00973E0B">
      <w:hyperlink r:id="rId1289" w:history="1">
        <w:r>
          <w:rPr>
            <w:rStyle w:val="Hyperlink"/>
            <w:rFonts w:ascii="Times New Roman" w:eastAsia="Times New Roman" w:hAnsi="Times New Roman"/>
          </w:rPr>
          <w:t>R1-2605527</w:t>
        </w:r>
      </w:hyperlink>
      <w:r w:rsidR="00973E0B">
        <w:rPr>
          <w:rFonts w:ascii="Times New Roman" w:eastAsia="Times New Roman" w:hAnsi="Times New Roman"/>
        </w:rPr>
        <w:tab/>
        <w:t>IMU Views on DL-Based CSI Acquisition</w:t>
      </w:r>
      <w:r w:rsidR="00973E0B">
        <w:rPr>
          <w:rFonts w:ascii="Times New Roman" w:eastAsia="Times New Roman" w:hAnsi="Times New Roman"/>
        </w:rPr>
        <w:tab/>
        <w:t>IMU</w:t>
      </w:r>
    </w:p>
    <w:p w14:paraId="04481009" w14:textId="5BD52343" w:rsidR="00973E0B" w:rsidRDefault="00C62C50" w:rsidP="00973E0B">
      <w:hyperlink r:id="rId1290" w:history="1">
        <w:r>
          <w:rPr>
            <w:rStyle w:val="Hyperlink"/>
            <w:rFonts w:ascii="Times New Roman" w:eastAsia="Times New Roman" w:hAnsi="Times New Roman"/>
          </w:rPr>
          <w:t>R1-2605569</w:t>
        </w:r>
      </w:hyperlink>
      <w:r w:rsidR="00973E0B">
        <w:rPr>
          <w:rFonts w:ascii="Times New Roman" w:eastAsia="Times New Roman" w:hAnsi="Times New Roman"/>
        </w:rPr>
        <w:tab/>
        <w:t>Discussion on DL CSI acquisition for 6GR</w:t>
      </w:r>
      <w:r w:rsidR="00973E0B">
        <w:rPr>
          <w:rFonts w:ascii="Times New Roman" w:eastAsia="Times New Roman" w:hAnsi="Times New Roman"/>
        </w:rPr>
        <w:tab/>
        <w:t>Xiaomi</w:t>
      </w:r>
    </w:p>
    <w:p w14:paraId="5B9BD88C" w14:textId="55F5F889" w:rsidR="00973E0B" w:rsidRDefault="00C62C50" w:rsidP="00973E0B">
      <w:hyperlink r:id="rId1291" w:history="1">
        <w:r>
          <w:rPr>
            <w:rStyle w:val="Hyperlink"/>
            <w:rFonts w:ascii="Times New Roman" w:eastAsia="Times New Roman" w:hAnsi="Times New Roman"/>
          </w:rPr>
          <w:t>R1-2605596</w:t>
        </w:r>
      </w:hyperlink>
      <w:r w:rsidR="00973E0B">
        <w:rPr>
          <w:rFonts w:ascii="Times New Roman" w:eastAsia="Times New Roman" w:hAnsi="Times New Roman"/>
        </w:rPr>
        <w:tab/>
        <w:t>Discussion on DL-based CSI acquisition and CSI-RS design</w:t>
      </w:r>
      <w:r w:rsidR="00973E0B">
        <w:rPr>
          <w:rFonts w:ascii="Times New Roman" w:eastAsia="Times New Roman" w:hAnsi="Times New Roman"/>
        </w:rPr>
        <w:tab/>
        <w:t>TCL</w:t>
      </w:r>
    </w:p>
    <w:p w14:paraId="04CF644E" w14:textId="76D80B35" w:rsidR="00973E0B" w:rsidRDefault="00C62C50" w:rsidP="00973E0B">
      <w:hyperlink r:id="rId1292" w:history="1">
        <w:r>
          <w:rPr>
            <w:rStyle w:val="Hyperlink"/>
            <w:rFonts w:ascii="Times New Roman" w:eastAsia="Times New Roman" w:hAnsi="Times New Roman"/>
          </w:rPr>
          <w:t>R1-2605637</w:t>
        </w:r>
      </w:hyperlink>
      <w:r w:rsidR="00973E0B">
        <w:rPr>
          <w:rFonts w:ascii="Times New Roman" w:eastAsia="Times New Roman" w:hAnsi="Times New Roman"/>
        </w:rPr>
        <w:tab/>
        <w:t>Discussion on downlink-based CSI acquisition</w:t>
      </w:r>
      <w:r w:rsidR="00973E0B">
        <w:rPr>
          <w:rFonts w:ascii="Times New Roman" w:eastAsia="Times New Roman" w:hAnsi="Times New Roman"/>
        </w:rPr>
        <w:tab/>
        <w:t>CMCC</w:t>
      </w:r>
    </w:p>
    <w:p w14:paraId="2347B7F7" w14:textId="55E6C228" w:rsidR="00973E0B" w:rsidRDefault="00C62C50" w:rsidP="00973E0B">
      <w:hyperlink r:id="rId1293" w:history="1">
        <w:r>
          <w:rPr>
            <w:rStyle w:val="Hyperlink"/>
            <w:rFonts w:ascii="Times New Roman" w:eastAsia="Times New Roman" w:hAnsi="Times New Roman"/>
          </w:rPr>
          <w:t>R1-2605678</w:t>
        </w:r>
      </w:hyperlink>
      <w:r w:rsidR="00973E0B">
        <w:rPr>
          <w:rFonts w:ascii="Times New Roman" w:eastAsia="Times New Roman" w:hAnsi="Times New Roman"/>
        </w:rPr>
        <w:tab/>
        <w:t>Views on Aspects of downlink-based CSI acquisition</w:t>
      </w:r>
      <w:r w:rsidR="00973E0B">
        <w:rPr>
          <w:rFonts w:ascii="Times New Roman" w:eastAsia="Times New Roman" w:hAnsi="Times New Roman"/>
        </w:rPr>
        <w:tab/>
      </w:r>
      <w:proofErr w:type="spellStart"/>
      <w:r w:rsidR="00973E0B">
        <w:rPr>
          <w:rFonts w:ascii="Times New Roman" w:eastAsia="Times New Roman" w:hAnsi="Times New Roman"/>
        </w:rPr>
        <w:t>Ofinno</w:t>
      </w:r>
      <w:proofErr w:type="spellEnd"/>
    </w:p>
    <w:p w14:paraId="116937FB" w14:textId="42198834" w:rsidR="00973E0B" w:rsidRDefault="00C62C50" w:rsidP="00973E0B">
      <w:hyperlink r:id="rId1294" w:history="1">
        <w:r>
          <w:rPr>
            <w:rStyle w:val="Hyperlink"/>
            <w:rFonts w:ascii="Times New Roman" w:eastAsia="Times New Roman" w:hAnsi="Times New Roman"/>
          </w:rPr>
          <w:t>R1-2605723</w:t>
        </w:r>
      </w:hyperlink>
      <w:r w:rsidR="00973E0B">
        <w:rPr>
          <w:rFonts w:ascii="Times New Roman" w:eastAsia="Times New Roman" w:hAnsi="Times New Roman"/>
        </w:rPr>
        <w:tab/>
        <w:t>On downlink-based CSI acquisition for 6GR</w:t>
      </w:r>
      <w:r w:rsidR="00973E0B">
        <w:rPr>
          <w:rFonts w:ascii="Times New Roman" w:eastAsia="Times New Roman" w:hAnsi="Times New Roman"/>
        </w:rPr>
        <w:tab/>
        <w:t>CATT</w:t>
      </w:r>
    </w:p>
    <w:p w14:paraId="0C9542F9" w14:textId="69D61699" w:rsidR="00973E0B" w:rsidRDefault="00C62C50" w:rsidP="00973E0B">
      <w:hyperlink r:id="rId1295" w:history="1">
        <w:r>
          <w:rPr>
            <w:rStyle w:val="Hyperlink"/>
            <w:rFonts w:ascii="Times New Roman" w:eastAsia="Times New Roman" w:hAnsi="Times New Roman"/>
          </w:rPr>
          <w:t>R1-2605834</w:t>
        </w:r>
      </w:hyperlink>
      <w:r w:rsidR="00973E0B">
        <w:rPr>
          <w:rFonts w:ascii="Times New Roman" w:eastAsia="Times New Roman" w:hAnsi="Times New Roman"/>
        </w:rPr>
        <w:tab/>
        <w:t>Discussion on downlink-based CSI acquisition</w:t>
      </w:r>
      <w:r w:rsidR="00973E0B">
        <w:rPr>
          <w:rFonts w:ascii="Times New Roman" w:eastAsia="Times New Roman" w:hAnsi="Times New Roman"/>
        </w:rPr>
        <w:tab/>
        <w:t>Samsung</w:t>
      </w:r>
    </w:p>
    <w:p w14:paraId="5536F311" w14:textId="4AEC37E1" w:rsidR="00973E0B" w:rsidRDefault="00C62C50" w:rsidP="00973E0B">
      <w:hyperlink r:id="rId1296" w:history="1">
        <w:r>
          <w:rPr>
            <w:rStyle w:val="Hyperlink"/>
            <w:rFonts w:ascii="Times New Roman" w:eastAsia="Times New Roman" w:hAnsi="Times New Roman"/>
          </w:rPr>
          <w:t>R1-2605870</w:t>
        </w:r>
      </w:hyperlink>
      <w:r w:rsidR="00973E0B">
        <w:rPr>
          <w:rFonts w:ascii="Times New Roman" w:eastAsia="Times New Roman" w:hAnsi="Times New Roman"/>
        </w:rPr>
        <w:tab/>
        <w:t>Discussion on downlink-based CSI acquisition</w:t>
      </w:r>
      <w:r w:rsidR="00973E0B">
        <w:rPr>
          <w:rFonts w:ascii="Times New Roman" w:eastAsia="Times New Roman" w:hAnsi="Times New Roman"/>
        </w:rPr>
        <w:tab/>
        <w:t>NEC</w:t>
      </w:r>
    </w:p>
    <w:p w14:paraId="3817BE40" w14:textId="033F85BA" w:rsidR="00973E0B" w:rsidRDefault="00C62C50" w:rsidP="00973E0B">
      <w:hyperlink r:id="rId1297" w:history="1">
        <w:r>
          <w:rPr>
            <w:rStyle w:val="Hyperlink"/>
            <w:rFonts w:ascii="Times New Roman" w:eastAsia="Times New Roman" w:hAnsi="Times New Roman"/>
          </w:rPr>
          <w:t>R1-2605913</w:t>
        </w:r>
      </w:hyperlink>
      <w:r w:rsidR="00973E0B">
        <w:rPr>
          <w:rFonts w:ascii="Times New Roman" w:eastAsia="Times New Roman" w:hAnsi="Times New Roman"/>
        </w:rPr>
        <w:tab/>
        <w:t>Discussion on downlink based CSI acquisition</w:t>
      </w:r>
      <w:r w:rsidR="00973E0B">
        <w:rPr>
          <w:rFonts w:ascii="Times New Roman" w:eastAsia="Times New Roman" w:hAnsi="Times New Roman"/>
        </w:rPr>
        <w:tab/>
        <w:t>OPPO</w:t>
      </w:r>
    </w:p>
    <w:p w14:paraId="01EA6662" w14:textId="3AADA8C7" w:rsidR="00973E0B" w:rsidRDefault="00C62C50" w:rsidP="00973E0B">
      <w:pPr>
        <w:ind w:left="1440" w:hanging="1440"/>
      </w:pPr>
      <w:hyperlink r:id="rId1298" w:history="1">
        <w:r>
          <w:rPr>
            <w:rStyle w:val="Hyperlink"/>
            <w:rFonts w:ascii="Times New Roman" w:eastAsia="Times New Roman" w:hAnsi="Times New Roman"/>
          </w:rPr>
          <w:t>R1-2605938</w:t>
        </w:r>
      </w:hyperlink>
      <w:r w:rsidR="00973E0B">
        <w:rPr>
          <w:rFonts w:ascii="Times New Roman" w:eastAsia="Times New Roman" w:hAnsi="Times New Roman"/>
        </w:rPr>
        <w:tab/>
        <w:t>Discussion on Aspects of Downlink-Based CSI Acquisition for 6GR</w:t>
      </w:r>
      <w:r w:rsidR="00973E0B">
        <w:rPr>
          <w:rFonts w:ascii="Times New Roman" w:eastAsia="Times New Roman" w:hAnsi="Times New Roman"/>
        </w:rPr>
        <w:tab/>
      </w:r>
      <w:proofErr w:type="spellStart"/>
      <w:r w:rsidR="00973E0B">
        <w:rPr>
          <w:rFonts w:ascii="Times New Roman" w:eastAsia="Times New Roman" w:hAnsi="Times New Roman"/>
        </w:rPr>
        <w:t>Pengcheng</w:t>
      </w:r>
      <w:proofErr w:type="spellEnd"/>
      <w:r w:rsidR="00973E0B">
        <w:rPr>
          <w:rFonts w:ascii="Times New Roman" w:eastAsia="Times New Roman" w:hAnsi="Times New Roman"/>
        </w:rPr>
        <w:t xml:space="preserve"> Laboratory, BUPT, X-NET</w:t>
      </w:r>
    </w:p>
    <w:p w14:paraId="18667BDF" w14:textId="3901BE7D" w:rsidR="00973E0B" w:rsidRDefault="00C62C50" w:rsidP="00973E0B">
      <w:hyperlink r:id="rId1299" w:history="1">
        <w:r>
          <w:rPr>
            <w:rStyle w:val="Hyperlink"/>
            <w:rFonts w:ascii="Times New Roman" w:eastAsia="Times New Roman" w:hAnsi="Times New Roman"/>
          </w:rPr>
          <w:t>R1-2605952</w:t>
        </w:r>
      </w:hyperlink>
      <w:r w:rsidR="00973E0B">
        <w:rPr>
          <w:rFonts w:ascii="Times New Roman" w:eastAsia="Times New Roman" w:hAnsi="Times New Roman"/>
        </w:rPr>
        <w:tab/>
        <w:t>Aspects of downlink-based CSI acquisition</w:t>
      </w:r>
      <w:r w:rsidR="00973E0B">
        <w:rPr>
          <w:rFonts w:ascii="Times New Roman" w:eastAsia="Times New Roman" w:hAnsi="Times New Roman"/>
        </w:rPr>
        <w:tab/>
        <w:t>Lenovo</w:t>
      </w:r>
    </w:p>
    <w:p w14:paraId="2EAACB51" w14:textId="48E40E0D" w:rsidR="00973E0B" w:rsidRDefault="00C62C50" w:rsidP="00973E0B">
      <w:hyperlink r:id="rId1300" w:history="1">
        <w:r>
          <w:rPr>
            <w:rStyle w:val="Hyperlink"/>
            <w:rFonts w:ascii="Times New Roman" w:eastAsia="Times New Roman" w:hAnsi="Times New Roman"/>
          </w:rPr>
          <w:t>R1-2605961</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Google</w:t>
      </w:r>
    </w:p>
    <w:p w14:paraId="6946C0D5" w14:textId="5F7C56BC" w:rsidR="00973E0B" w:rsidRDefault="00C62C50" w:rsidP="00973E0B">
      <w:hyperlink r:id="rId1301" w:history="1">
        <w:r>
          <w:rPr>
            <w:rStyle w:val="Hyperlink"/>
            <w:rFonts w:ascii="Times New Roman" w:eastAsia="Times New Roman" w:hAnsi="Times New Roman"/>
          </w:rPr>
          <w:t>R1-2605976</w:t>
        </w:r>
      </w:hyperlink>
      <w:r w:rsidR="00973E0B">
        <w:rPr>
          <w:rFonts w:ascii="Times New Roman" w:eastAsia="Times New Roman" w:hAnsi="Times New Roman"/>
        </w:rPr>
        <w:tab/>
        <w:t>Discussion of aspects of downlink-based CSI acquisition</w:t>
      </w:r>
      <w:r w:rsidR="00973E0B">
        <w:rPr>
          <w:rFonts w:ascii="Times New Roman" w:eastAsia="Times New Roman" w:hAnsi="Times New Roman"/>
        </w:rPr>
        <w:tab/>
        <w:t>Sony</w:t>
      </w:r>
    </w:p>
    <w:p w14:paraId="5A60A67C" w14:textId="2166C271" w:rsidR="00973E0B" w:rsidRDefault="00C62C50" w:rsidP="00973E0B">
      <w:hyperlink r:id="rId1302" w:history="1">
        <w:r>
          <w:rPr>
            <w:rStyle w:val="Hyperlink"/>
            <w:rFonts w:ascii="Times New Roman" w:eastAsia="Times New Roman" w:hAnsi="Times New Roman"/>
          </w:rPr>
          <w:t>R1-2606028</w:t>
        </w:r>
      </w:hyperlink>
      <w:r w:rsidR="00973E0B">
        <w:rPr>
          <w:rFonts w:ascii="Times New Roman" w:eastAsia="Times New Roman" w:hAnsi="Times New Roman"/>
        </w:rPr>
        <w:tab/>
        <w:t>On downlink-based CSI acquisition</w:t>
      </w:r>
      <w:r w:rsidR="00973E0B">
        <w:rPr>
          <w:rFonts w:ascii="Times New Roman" w:eastAsia="Times New Roman" w:hAnsi="Times New Roman"/>
        </w:rPr>
        <w:tab/>
        <w:t>Apple</w:t>
      </w:r>
    </w:p>
    <w:p w14:paraId="48DFCD98" w14:textId="5288B451" w:rsidR="00973E0B" w:rsidRDefault="00C62C50" w:rsidP="00973E0B">
      <w:hyperlink r:id="rId1303" w:history="1">
        <w:r>
          <w:rPr>
            <w:rStyle w:val="Hyperlink"/>
            <w:rFonts w:ascii="Times New Roman" w:eastAsia="Times New Roman" w:hAnsi="Times New Roman"/>
          </w:rPr>
          <w:t>R1-2606054</w:t>
        </w:r>
      </w:hyperlink>
      <w:r w:rsidR="00973E0B">
        <w:rPr>
          <w:rFonts w:ascii="Times New Roman" w:eastAsia="Times New Roman" w:hAnsi="Times New Roman"/>
        </w:rPr>
        <w:tab/>
        <w:t>Aspects of downlink-based CSI acquisition for 6GR study</w:t>
      </w:r>
      <w:r w:rsidR="00973E0B">
        <w:rPr>
          <w:rFonts w:ascii="Times New Roman" w:eastAsia="Times New Roman" w:hAnsi="Times New Roman"/>
        </w:rPr>
        <w:tab/>
        <w:t>Intel</w:t>
      </w:r>
    </w:p>
    <w:p w14:paraId="4CDF254C" w14:textId="456F9F78" w:rsidR="00973E0B" w:rsidRDefault="00C62C50" w:rsidP="00973E0B">
      <w:hyperlink r:id="rId1304" w:history="1">
        <w:r>
          <w:rPr>
            <w:rStyle w:val="Hyperlink"/>
            <w:rFonts w:ascii="Times New Roman" w:eastAsia="Times New Roman" w:hAnsi="Times New Roman"/>
          </w:rPr>
          <w:t>R1-2606085</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China Telecom, BUPT</w:t>
      </w:r>
    </w:p>
    <w:p w14:paraId="27A6AFB9" w14:textId="7192B01E" w:rsidR="00973E0B" w:rsidRDefault="00C62C50" w:rsidP="00973E0B">
      <w:hyperlink r:id="rId1305" w:history="1">
        <w:r>
          <w:rPr>
            <w:rStyle w:val="Hyperlink"/>
            <w:rFonts w:ascii="Times New Roman" w:eastAsia="Times New Roman" w:hAnsi="Times New Roman"/>
          </w:rPr>
          <w:t>R1-2606105</w:t>
        </w:r>
      </w:hyperlink>
      <w:r w:rsidR="00973E0B">
        <w:rPr>
          <w:rFonts w:ascii="Times New Roman" w:eastAsia="Times New Roman" w:hAnsi="Times New Roman"/>
        </w:rPr>
        <w:tab/>
        <w:t>Discussion on downlink-based CSI acquisition</w:t>
      </w:r>
      <w:r w:rsidR="00973E0B">
        <w:rPr>
          <w:rFonts w:ascii="Times New Roman" w:eastAsia="Times New Roman" w:hAnsi="Times New Roman"/>
        </w:rPr>
        <w:tab/>
        <w:t>1Finity</w:t>
      </w:r>
    </w:p>
    <w:p w14:paraId="40B02140" w14:textId="4B1A5126" w:rsidR="00973E0B" w:rsidRDefault="00C62C50" w:rsidP="00973E0B">
      <w:hyperlink r:id="rId1306" w:history="1">
        <w:r>
          <w:rPr>
            <w:rStyle w:val="Hyperlink"/>
            <w:rFonts w:ascii="Times New Roman" w:eastAsia="Times New Roman" w:hAnsi="Times New Roman"/>
          </w:rPr>
          <w:t>R1-2606117</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LG Electronics</w:t>
      </w:r>
    </w:p>
    <w:p w14:paraId="3FF8744F" w14:textId="2A2FA74E" w:rsidR="00973E0B" w:rsidRDefault="00C62C50" w:rsidP="00973E0B">
      <w:hyperlink r:id="rId1307" w:history="1">
        <w:r>
          <w:rPr>
            <w:rStyle w:val="Hyperlink"/>
            <w:rFonts w:ascii="Times New Roman" w:eastAsia="Times New Roman" w:hAnsi="Times New Roman"/>
          </w:rPr>
          <w:t>R1-2606172</w:t>
        </w:r>
      </w:hyperlink>
      <w:r w:rsidR="00973E0B">
        <w:rPr>
          <w:rFonts w:ascii="Times New Roman" w:eastAsia="Times New Roman" w:hAnsi="Times New Roman"/>
        </w:rPr>
        <w:tab/>
        <w:t>Discussion on DL-based CSI acquisition</w:t>
      </w:r>
      <w:r w:rsidR="00973E0B">
        <w:rPr>
          <w:rFonts w:ascii="Times New Roman" w:eastAsia="Times New Roman" w:hAnsi="Times New Roman"/>
        </w:rPr>
        <w:tab/>
        <w:t>IIT Kanpur</w:t>
      </w:r>
    </w:p>
    <w:p w14:paraId="3992CF4B" w14:textId="78A78E73" w:rsidR="00973E0B" w:rsidRDefault="00C62C50" w:rsidP="00973E0B">
      <w:hyperlink r:id="rId1308" w:history="1">
        <w:r>
          <w:rPr>
            <w:rStyle w:val="Hyperlink"/>
            <w:rFonts w:ascii="Times New Roman" w:eastAsia="Times New Roman" w:hAnsi="Times New Roman"/>
          </w:rPr>
          <w:t>R1-2606188</w:t>
        </w:r>
      </w:hyperlink>
      <w:r w:rsidR="00973E0B">
        <w:rPr>
          <w:rFonts w:ascii="Times New Roman" w:eastAsia="Times New Roman" w:hAnsi="Times New Roman"/>
        </w:rPr>
        <w:tab/>
        <w:t>Discussion on downlink-based CSI acquisition</w:t>
      </w:r>
      <w:r w:rsidR="00973E0B">
        <w:rPr>
          <w:rFonts w:ascii="Times New Roman" w:eastAsia="Times New Roman" w:hAnsi="Times New Roman"/>
        </w:rPr>
        <w:tab/>
        <w:t>HONOR</w:t>
      </w:r>
    </w:p>
    <w:p w14:paraId="50274CDB" w14:textId="53547A25" w:rsidR="00973E0B" w:rsidRDefault="00C62C50" w:rsidP="00973E0B">
      <w:pPr>
        <w:ind w:left="1440" w:hanging="1440"/>
      </w:pPr>
      <w:hyperlink r:id="rId1309" w:history="1">
        <w:r>
          <w:rPr>
            <w:rStyle w:val="Hyperlink"/>
            <w:rFonts w:ascii="Times New Roman" w:eastAsia="Times New Roman" w:hAnsi="Times New Roman"/>
          </w:rPr>
          <w:t>R1-2606210</w:t>
        </w:r>
      </w:hyperlink>
      <w:r w:rsidR="00973E0B">
        <w:rPr>
          <w:rFonts w:ascii="Times New Roman" w:eastAsia="Times New Roman" w:hAnsi="Times New Roman"/>
        </w:rPr>
        <w:tab/>
        <w:t>Discussion on Aspects of Downlink-Based CSI Acquisition for 6GR</w:t>
      </w:r>
      <w:r w:rsidR="00973E0B">
        <w:rPr>
          <w:rFonts w:ascii="Times New Roman" w:eastAsia="Times New Roman" w:hAnsi="Times New Roman"/>
        </w:rPr>
        <w:tab/>
        <w:t>BUPT,X-</w:t>
      </w:r>
      <w:proofErr w:type="spellStart"/>
      <w:r w:rsidR="00973E0B">
        <w:rPr>
          <w:rFonts w:ascii="Times New Roman" w:eastAsia="Times New Roman" w:hAnsi="Times New Roman"/>
        </w:rPr>
        <w:t>NET,PCL,University</w:t>
      </w:r>
      <w:proofErr w:type="spellEnd"/>
      <w:r w:rsidR="00973E0B">
        <w:rPr>
          <w:rFonts w:ascii="Times New Roman" w:eastAsia="Times New Roman" w:hAnsi="Times New Roman"/>
        </w:rPr>
        <w:t xml:space="preserve"> of Surrey</w:t>
      </w:r>
    </w:p>
    <w:p w14:paraId="0EBC5AE2" w14:textId="5CC390DA" w:rsidR="00973E0B" w:rsidRDefault="00C62C50" w:rsidP="00973E0B">
      <w:hyperlink r:id="rId1310" w:history="1">
        <w:r>
          <w:rPr>
            <w:rStyle w:val="Hyperlink"/>
            <w:rFonts w:ascii="Times New Roman" w:eastAsia="Times New Roman" w:hAnsi="Times New Roman"/>
          </w:rPr>
          <w:t>R1-2606215</w:t>
        </w:r>
      </w:hyperlink>
      <w:r w:rsidR="00973E0B">
        <w:rPr>
          <w:rFonts w:ascii="Times New Roman" w:eastAsia="Times New Roman" w:hAnsi="Times New Roman"/>
        </w:rPr>
        <w:tab/>
        <w:t>Discussion on downlink CSI acquisition</w:t>
      </w:r>
      <w:r w:rsidR="00973E0B">
        <w:rPr>
          <w:rFonts w:ascii="Times New Roman" w:eastAsia="Times New Roman" w:hAnsi="Times New Roman"/>
        </w:rPr>
        <w:tab/>
        <w:t>Southeast University</w:t>
      </w:r>
    </w:p>
    <w:p w14:paraId="6AF74419" w14:textId="2879389D" w:rsidR="00973E0B" w:rsidRDefault="00C62C50" w:rsidP="00973E0B">
      <w:hyperlink r:id="rId1311" w:history="1">
        <w:r>
          <w:rPr>
            <w:rStyle w:val="Hyperlink"/>
            <w:rFonts w:ascii="Times New Roman" w:eastAsia="Times New Roman" w:hAnsi="Times New Roman"/>
          </w:rPr>
          <w:t>R1-2606244</w:t>
        </w:r>
      </w:hyperlink>
      <w:r w:rsidR="00973E0B">
        <w:rPr>
          <w:rFonts w:ascii="Times New Roman" w:eastAsia="Times New Roman" w:hAnsi="Times New Roman"/>
        </w:rPr>
        <w:tab/>
        <w:t>Discussion on downlink-based CSI acquisition</w:t>
      </w:r>
      <w:r w:rsidR="00973E0B">
        <w:rPr>
          <w:rFonts w:ascii="Times New Roman" w:eastAsia="Times New Roman" w:hAnsi="Times New Roman"/>
        </w:rPr>
        <w:tab/>
        <w:t>ETRI</w:t>
      </w:r>
    </w:p>
    <w:p w14:paraId="2AFC7589" w14:textId="2523568C" w:rsidR="00973E0B" w:rsidRDefault="00C62C50" w:rsidP="00973E0B">
      <w:hyperlink r:id="rId1312" w:history="1">
        <w:r>
          <w:rPr>
            <w:rStyle w:val="Hyperlink"/>
            <w:rFonts w:ascii="Times New Roman" w:eastAsia="Times New Roman" w:hAnsi="Times New Roman"/>
          </w:rPr>
          <w:t>R1-2606282</w:t>
        </w:r>
      </w:hyperlink>
      <w:r w:rsidR="00973E0B">
        <w:rPr>
          <w:rFonts w:ascii="Times New Roman" w:eastAsia="Times New Roman" w:hAnsi="Times New Roman"/>
        </w:rPr>
        <w:tab/>
        <w:t>PCA-Based Projection Matrix Design for JSCM-based CSI compression</w:t>
      </w:r>
      <w:r w:rsidR="00973E0B">
        <w:rPr>
          <w:rFonts w:ascii="Times New Roman" w:eastAsia="Times New Roman" w:hAnsi="Times New Roman"/>
        </w:rPr>
        <w:tab/>
        <w:t>NTU</w:t>
      </w:r>
    </w:p>
    <w:p w14:paraId="3235C563" w14:textId="4D8ED9A5" w:rsidR="00973E0B" w:rsidRDefault="00C62C50" w:rsidP="00973E0B">
      <w:hyperlink r:id="rId1313" w:history="1">
        <w:r>
          <w:rPr>
            <w:rStyle w:val="Hyperlink"/>
            <w:rFonts w:ascii="Times New Roman" w:eastAsia="Times New Roman" w:hAnsi="Times New Roman"/>
          </w:rPr>
          <w:t>R1-2606296</w:t>
        </w:r>
      </w:hyperlink>
      <w:r w:rsidR="00973E0B">
        <w:rPr>
          <w:rFonts w:ascii="Times New Roman" w:eastAsia="Times New Roman" w:hAnsi="Times New Roman"/>
        </w:rPr>
        <w:tab/>
        <w:t xml:space="preserve">CSI Acquisition improvement for non-constant modulus codebook </w:t>
      </w:r>
      <w:r w:rsidR="00973E0B">
        <w:rPr>
          <w:rFonts w:ascii="Times New Roman" w:eastAsia="Times New Roman" w:hAnsi="Times New Roman"/>
        </w:rPr>
        <w:tab/>
        <w:t>Orange</w:t>
      </w:r>
    </w:p>
    <w:p w14:paraId="53E23EC8" w14:textId="5B5D8897" w:rsidR="00973E0B" w:rsidRDefault="00C62C50" w:rsidP="00973E0B">
      <w:pPr>
        <w:ind w:left="1440" w:hanging="1440"/>
      </w:pPr>
      <w:hyperlink r:id="rId1314" w:history="1">
        <w:r>
          <w:rPr>
            <w:rStyle w:val="Hyperlink"/>
            <w:rFonts w:ascii="Times New Roman" w:eastAsia="Times New Roman" w:hAnsi="Times New Roman"/>
          </w:rPr>
          <w:t>R1-2606313</w:t>
        </w:r>
      </w:hyperlink>
      <w:r w:rsidR="00973E0B">
        <w:rPr>
          <w:rFonts w:ascii="Times New Roman" w:eastAsia="Times New Roman" w:hAnsi="Times New Roman"/>
        </w:rPr>
        <w:tab/>
        <w:t>Interference Coordination / Management for 6G Fixed Wireless Access</w:t>
      </w:r>
      <w:r w:rsidR="00973E0B">
        <w:rPr>
          <w:rFonts w:ascii="Times New Roman" w:eastAsia="Times New Roman" w:hAnsi="Times New Roman"/>
        </w:rPr>
        <w:tab/>
        <w:t>T-Mobile USA Inc., Ericsson, MediaTek, Verizon</w:t>
      </w:r>
    </w:p>
    <w:p w14:paraId="298F5400" w14:textId="5AAD1423" w:rsidR="00973E0B" w:rsidRDefault="00C62C50" w:rsidP="00973E0B">
      <w:hyperlink r:id="rId1315" w:history="1">
        <w:r>
          <w:rPr>
            <w:rStyle w:val="Hyperlink"/>
            <w:rFonts w:ascii="Times New Roman" w:eastAsia="Times New Roman" w:hAnsi="Times New Roman"/>
          </w:rPr>
          <w:t>R1-2606325</w:t>
        </w:r>
      </w:hyperlink>
      <w:r w:rsidR="00973E0B">
        <w:rPr>
          <w:rFonts w:ascii="Times New Roman" w:eastAsia="Times New Roman" w:hAnsi="Times New Roman"/>
        </w:rPr>
        <w:tab/>
        <w:t>Downlink-based CSI acquisition for 6GR air interface</w:t>
      </w:r>
      <w:r w:rsidR="00973E0B">
        <w:rPr>
          <w:rFonts w:ascii="Times New Roman" w:eastAsia="Times New Roman" w:hAnsi="Times New Roman"/>
        </w:rPr>
        <w:tab/>
        <w:t>NVIDIA</w:t>
      </w:r>
    </w:p>
    <w:p w14:paraId="7A965991" w14:textId="1B60EB0F" w:rsidR="00973E0B" w:rsidRDefault="00C62C50" w:rsidP="00973E0B">
      <w:pPr>
        <w:rPr>
          <w:rFonts w:ascii="Times New Roman" w:eastAsia="Times New Roman" w:hAnsi="Times New Roman"/>
        </w:rPr>
      </w:pPr>
      <w:hyperlink r:id="rId1316" w:history="1">
        <w:r>
          <w:rPr>
            <w:rStyle w:val="Hyperlink"/>
            <w:rFonts w:ascii="Times New Roman" w:eastAsia="Times New Roman" w:hAnsi="Times New Roman"/>
          </w:rPr>
          <w:t>R1-2606381</w:t>
        </w:r>
      </w:hyperlink>
      <w:r w:rsidR="00973E0B">
        <w:rPr>
          <w:rFonts w:ascii="Times New Roman" w:eastAsia="Times New Roman" w:hAnsi="Times New Roman"/>
        </w:rPr>
        <w:tab/>
        <w:t>Aspects of downlink-based CSI acquisition</w:t>
      </w:r>
      <w:r w:rsidR="00973E0B">
        <w:rPr>
          <w:rFonts w:ascii="Times New Roman" w:eastAsia="Times New Roman" w:hAnsi="Times New Roman"/>
        </w:rPr>
        <w:tab/>
        <w:t>Qualcomm Incorporated</w:t>
      </w:r>
    </w:p>
    <w:p w14:paraId="0DFAF53F" w14:textId="0B7D19FE" w:rsidR="00F93E11" w:rsidRDefault="00C62C50" w:rsidP="00F93E11">
      <w:hyperlink r:id="rId1317" w:history="1">
        <w:r>
          <w:rPr>
            <w:rStyle w:val="Hyperlink"/>
            <w:rFonts w:ascii="Times New Roman" w:eastAsia="Times New Roman" w:hAnsi="Times New Roman"/>
          </w:rPr>
          <w:t>R1-2606791</w:t>
        </w:r>
      </w:hyperlink>
      <w:r w:rsidR="00F93E11">
        <w:rPr>
          <w:rFonts w:ascii="Times New Roman" w:eastAsia="Times New Roman" w:hAnsi="Times New Roman"/>
        </w:rPr>
        <w:tab/>
        <w:t>Aspects of downlink-based CSI acquisition</w:t>
      </w:r>
      <w:r w:rsidR="00F93E11">
        <w:rPr>
          <w:rFonts w:ascii="Times New Roman" w:eastAsia="Times New Roman" w:hAnsi="Times New Roman"/>
        </w:rPr>
        <w:tab/>
        <w:t>Qualcomm Incorporated</w:t>
      </w:r>
    </w:p>
    <w:p w14:paraId="373BD8DA" w14:textId="4DE39175" w:rsidR="00F93E11" w:rsidRDefault="00F93E11" w:rsidP="00973E0B">
      <w:r>
        <w:tab/>
      </w:r>
      <w:r>
        <w:tab/>
        <w:t xml:space="preserve">(Revision of </w:t>
      </w:r>
      <w:hyperlink r:id="rId1318" w:history="1">
        <w:r w:rsidR="00C62C50">
          <w:rPr>
            <w:rStyle w:val="Hyperlink"/>
          </w:rPr>
          <w:t>R1-2606381</w:t>
        </w:r>
      </w:hyperlink>
      <w:r>
        <w:t>)</w:t>
      </w:r>
    </w:p>
    <w:p w14:paraId="74F6FA25" w14:textId="05DABDCA" w:rsidR="00973E0B" w:rsidRDefault="00C62C50" w:rsidP="00973E0B">
      <w:hyperlink r:id="rId1319" w:history="1">
        <w:r>
          <w:rPr>
            <w:rStyle w:val="Hyperlink"/>
            <w:rFonts w:ascii="Times New Roman" w:eastAsia="Times New Roman" w:hAnsi="Times New Roman"/>
          </w:rPr>
          <w:t>R1-2606431</w:t>
        </w:r>
      </w:hyperlink>
      <w:r w:rsidR="00973E0B">
        <w:rPr>
          <w:rFonts w:ascii="Times New Roman" w:eastAsia="Times New Roman" w:hAnsi="Times New Roman"/>
        </w:rPr>
        <w:tab/>
        <w:t>Aspects of DL-based 6GR Channel Acquisition</w:t>
      </w:r>
      <w:r w:rsidR="00973E0B">
        <w:rPr>
          <w:rFonts w:ascii="Times New Roman" w:eastAsia="Times New Roman" w:hAnsi="Times New Roman"/>
        </w:rPr>
        <w:tab/>
        <w:t>AT&amp;T</w:t>
      </w:r>
    </w:p>
    <w:p w14:paraId="41E761FD" w14:textId="22835AE5" w:rsidR="00973E0B" w:rsidRDefault="00C62C50" w:rsidP="00973E0B">
      <w:hyperlink r:id="rId1320" w:history="1">
        <w:r>
          <w:rPr>
            <w:rStyle w:val="Hyperlink"/>
            <w:rFonts w:ascii="Times New Roman" w:eastAsia="Times New Roman" w:hAnsi="Times New Roman"/>
          </w:rPr>
          <w:t>R1-2606445</w:t>
        </w:r>
      </w:hyperlink>
      <w:r w:rsidR="00973E0B">
        <w:rPr>
          <w:rFonts w:ascii="Times New Roman" w:eastAsia="Times New Roman" w:hAnsi="Times New Roman"/>
        </w:rPr>
        <w:tab/>
        <w:t xml:space="preserve">Aspects of downlink-based CSI </w:t>
      </w:r>
      <w:proofErr w:type="spellStart"/>
      <w:r w:rsidR="00973E0B">
        <w:rPr>
          <w:rFonts w:ascii="Times New Roman" w:eastAsia="Times New Roman" w:hAnsi="Times New Roman"/>
        </w:rPr>
        <w:t>acquisiton</w:t>
      </w:r>
      <w:proofErr w:type="spellEnd"/>
      <w:r w:rsidR="00973E0B">
        <w:rPr>
          <w:rFonts w:ascii="Times New Roman" w:eastAsia="Times New Roman" w:hAnsi="Times New Roman"/>
        </w:rPr>
        <w:tab/>
        <w:t>Sharp</w:t>
      </w:r>
    </w:p>
    <w:p w14:paraId="64A70D2F" w14:textId="3762FA23" w:rsidR="00973E0B" w:rsidRDefault="00C62C50" w:rsidP="00973E0B">
      <w:hyperlink r:id="rId1321" w:history="1">
        <w:r>
          <w:rPr>
            <w:rStyle w:val="Hyperlink"/>
            <w:rFonts w:ascii="Times New Roman" w:eastAsia="Times New Roman" w:hAnsi="Times New Roman"/>
          </w:rPr>
          <w:t>R1-2606507</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NTT DOCOMO, INC.</w:t>
      </w:r>
    </w:p>
    <w:p w14:paraId="77B1C1F3" w14:textId="6FA5EDDB" w:rsidR="00973E0B" w:rsidRDefault="00C62C50" w:rsidP="00973E0B">
      <w:hyperlink r:id="rId1322" w:history="1">
        <w:r>
          <w:rPr>
            <w:rStyle w:val="Hyperlink"/>
            <w:rFonts w:ascii="Times New Roman" w:eastAsia="Times New Roman" w:hAnsi="Times New Roman"/>
          </w:rPr>
          <w:t>R1-2606530</w:t>
        </w:r>
      </w:hyperlink>
      <w:r w:rsidR="00973E0B">
        <w:rPr>
          <w:rFonts w:ascii="Times New Roman" w:eastAsia="Times New Roman" w:hAnsi="Times New Roman"/>
        </w:rPr>
        <w:tab/>
        <w:t>Views on aspects of downlink-based CSI Acquisition</w:t>
      </w:r>
      <w:r w:rsidR="00973E0B">
        <w:rPr>
          <w:rFonts w:ascii="Times New Roman" w:eastAsia="Times New Roman" w:hAnsi="Times New Roman"/>
        </w:rPr>
        <w:tab/>
        <w:t>Ericsson</w:t>
      </w:r>
    </w:p>
    <w:p w14:paraId="796A8D79" w14:textId="6E193EF5" w:rsidR="00973E0B" w:rsidRDefault="00C62C50" w:rsidP="00973E0B">
      <w:hyperlink r:id="rId1323" w:history="1">
        <w:r>
          <w:rPr>
            <w:rStyle w:val="Hyperlink"/>
            <w:rFonts w:ascii="Times New Roman" w:eastAsia="Times New Roman" w:hAnsi="Times New Roman"/>
          </w:rPr>
          <w:t>R1-2606301</w:t>
        </w:r>
      </w:hyperlink>
      <w:r w:rsidR="00973E0B">
        <w:rPr>
          <w:rFonts w:ascii="Times New Roman" w:eastAsia="Times New Roman" w:hAnsi="Times New Roman"/>
        </w:rPr>
        <w:tab/>
        <w:t>Massive MIMO for 6GR NTN</w:t>
      </w:r>
      <w:r w:rsidR="00973E0B">
        <w:rPr>
          <w:rFonts w:ascii="Times New Roman" w:eastAsia="Times New Roman" w:hAnsi="Times New Roman"/>
        </w:rPr>
        <w:tab/>
        <w:t>PML</w:t>
      </w:r>
    </w:p>
    <w:p w14:paraId="07C24117" w14:textId="15C8003E" w:rsidR="00973E0B" w:rsidRDefault="00C62C50" w:rsidP="00973E0B">
      <w:hyperlink r:id="rId1324" w:history="1">
        <w:r>
          <w:rPr>
            <w:rStyle w:val="Hyperlink"/>
            <w:rFonts w:ascii="Times New Roman" w:eastAsia="Times New Roman" w:hAnsi="Times New Roman"/>
          </w:rPr>
          <w:t>R1-2606536</w:t>
        </w:r>
      </w:hyperlink>
      <w:r w:rsidR="00973E0B">
        <w:rPr>
          <w:rFonts w:ascii="Times New Roman" w:eastAsia="Times New Roman" w:hAnsi="Times New Roman"/>
        </w:rPr>
        <w:tab/>
        <w:t>Discussion on CSI prediction and CSI-RS overhead reduction</w:t>
      </w:r>
      <w:r w:rsidR="00973E0B">
        <w:rPr>
          <w:rFonts w:ascii="Times New Roman" w:eastAsia="Times New Roman" w:hAnsi="Times New Roman"/>
        </w:rPr>
        <w:tab/>
        <w:t>ITRI</w:t>
      </w:r>
    </w:p>
    <w:p w14:paraId="4247B2A6" w14:textId="3F86E398" w:rsidR="00973E0B" w:rsidRDefault="00C62C50" w:rsidP="00973E0B">
      <w:hyperlink r:id="rId1325" w:history="1">
        <w:r>
          <w:rPr>
            <w:rStyle w:val="Hyperlink"/>
            <w:rFonts w:ascii="Times New Roman" w:eastAsia="Times New Roman" w:hAnsi="Times New Roman"/>
          </w:rPr>
          <w:t>R1-2606553</w:t>
        </w:r>
      </w:hyperlink>
      <w:r w:rsidR="00973E0B">
        <w:rPr>
          <w:rFonts w:ascii="Times New Roman" w:eastAsia="Times New Roman" w:hAnsi="Times New Roman"/>
        </w:rPr>
        <w:tab/>
        <w:t>Discussion on aspects of the DL-based CSI acquisition</w:t>
      </w:r>
      <w:r w:rsidR="00973E0B">
        <w:rPr>
          <w:rFonts w:ascii="Times New Roman" w:eastAsia="Times New Roman" w:hAnsi="Times New Roman"/>
        </w:rPr>
        <w:tab/>
      </w:r>
      <w:proofErr w:type="spellStart"/>
      <w:r w:rsidR="00973E0B">
        <w:rPr>
          <w:rFonts w:ascii="Times New Roman" w:eastAsia="Times New Roman" w:hAnsi="Times New Roman"/>
        </w:rPr>
        <w:t>Quectel</w:t>
      </w:r>
      <w:proofErr w:type="spellEnd"/>
    </w:p>
    <w:p w14:paraId="539D52FC" w14:textId="587C8DCA" w:rsidR="00973E0B" w:rsidRDefault="00C62C50" w:rsidP="00973E0B">
      <w:hyperlink r:id="rId1326" w:history="1">
        <w:r>
          <w:rPr>
            <w:rStyle w:val="Hyperlink"/>
            <w:rFonts w:ascii="Times New Roman" w:eastAsia="Times New Roman" w:hAnsi="Times New Roman"/>
          </w:rPr>
          <w:t>R1-2606571</w:t>
        </w:r>
      </w:hyperlink>
      <w:r w:rsidR="00973E0B">
        <w:rPr>
          <w:rFonts w:ascii="Times New Roman" w:eastAsia="Times New Roman" w:hAnsi="Times New Roman"/>
        </w:rPr>
        <w:tab/>
        <w:t>Discussion on downlink based CSI acquisition</w:t>
      </w:r>
      <w:r w:rsidR="00973E0B">
        <w:rPr>
          <w:rFonts w:ascii="Times New Roman" w:eastAsia="Times New Roman" w:hAnsi="Times New Roman"/>
        </w:rPr>
        <w:tab/>
        <w:t>Shanghai Jiao Tong University, Toyota</w:t>
      </w:r>
    </w:p>
    <w:p w14:paraId="55856EBA" w14:textId="6902253B" w:rsidR="00973E0B" w:rsidRDefault="00C62C50" w:rsidP="00973E0B">
      <w:hyperlink r:id="rId1327" w:history="1">
        <w:r>
          <w:rPr>
            <w:rStyle w:val="Hyperlink"/>
            <w:rFonts w:ascii="Times New Roman" w:eastAsia="Times New Roman" w:hAnsi="Times New Roman"/>
          </w:rPr>
          <w:t>R1-2606572</w:t>
        </w:r>
      </w:hyperlink>
      <w:r w:rsidR="00973E0B">
        <w:rPr>
          <w:rFonts w:ascii="Times New Roman" w:eastAsia="Times New Roman" w:hAnsi="Times New Roman"/>
        </w:rPr>
        <w:tab/>
        <w:t>Discussion on DL-based CSI Acquisition for 6G</w:t>
      </w:r>
      <w:r w:rsidR="00973E0B">
        <w:rPr>
          <w:rFonts w:ascii="Times New Roman" w:eastAsia="Times New Roman" w:hAnsi="Times New Roman"/>
        </w:rPr>
        <w:tab/>
        <w:t>Panasonic</w:t>
      </w:r>
    </w:p>
    <w:p w14:paraId="7AF5C5F6" w14:textId="2541FA3C" w:rsidR="00973E0B" w:rsidRDefault="00C62C50" w:rsidP="00973E0B">
      <w:hyperlink r:id="rId1328" w:history="1">
        <w:r>
          <w:rPr>
            <w:rStyle w:val="Hyperlink"/>
            <w:rFonts w:ascii="Times New Roman" w:eastAsia="Times New Roman" w:hAnsi="Times New Roman"/>
          </w:rPr>
          <w:t>R1-2606599</w:t>
        </w:r>
      </w:hyperlink>
      <w:r w:rsidR="00973E0B">
        <w:rPr>
          <w:rFonts w:ascii="Times New Roman" w:eastAsia="Times New Roman" w:hAnsi="Times New Roman"/>
        </w:rPr>
        <w:tab/>
        <w:t>Discussion on downlink CSI acquisition for 6GR</w:t>
      </w:r>
      <w:r w:rsidR="00973E0B">
        <w:rPr>
          <w:rFonts w:ascii="Times New Roman" w:eastAsia="Times New Roman" w:hAnsi="Times New Roman"/>
        </w:rPr>
        <w:tab/>
        <w:t>Indian Institute of Tech (M)</w:t>
      </w:r>
    </w:p>
    <w:p w14:paraId="41B859E4" w14:textId="1E159020" w:rsidR="00973E0B" w:rsidRDefault="00C62C50" w:rsidP="00973E0B">
      <w:hyperlink r:id="rId1329" w:history="1">
        <w:r>
          <w:rPr>
            <w:rStyle w:val="Hyperlink"/>
            <w:rFonts w:ascii="Times New Roman" w:eastAsia="Times New Roman" w:hAnsi="Times New Roman"/>
          </w:rPr>
          <w:t>R1-2606619</w:t>
        </w:r>
      </w:hyperlink>
      <w:r w:rsidR="00973E0B">
        <w:rPr>
          <w:rFonts w:ascii="Times New Roman" w:eastAsia="Times New Roman" w:hAnsi="Times New Roman"/>
        </w:rPr>
        <w:tab/>
        <w:t>Discussions on DL-based CSI acquisition design</w:t>
      </w:r>
      <w:r w:rsidR="00973E0B">
        <w:rPr>
          <w:rFonts w:ascii="Times New Roman" w:eastAsia="Times New Roman" w:hAnsi="Times New Roman"/>
        </w:rPr>
        <w:tab/>
        <w:t>CAICT, BJTU</w:t>
      </w:r>
    </w:p>
    <w:p w14:paraId="585D4C7B" w14:textId="5710EC3C" w:rsidR="00973E0B" w:rsidRDefault="00C62C50" w:rsidP="00973E0B">
      <w:hyperlink r:id="rId1330" w:history="1">
        <w:r>
          <w:rPr>
            <w:rStyle w:val="Hyperlink"/>
            <w:rFonts w:ascii="Times New Roman" w:eastAsia="Times New Roman" w:hAnsi="Times New Roman"/>
          </w:rPr>
          <w:t>R1-2606632</w:t>
        </w:r>
      </w:hyperlink>
      <w:r w:rsidR="00973E0B">
        <w:rPr>
          <w:rFonts w:ascii="Times New Roman" w:eastAsia="Times New Roman" w:hAnsi="Times New Roman"/>
        </w:rPr>
        <w:tab/>
        <w:t>Downlink CSI acquisition aspects for 6G</w:t>
      </w:r>
      <w:r w:rsidR="00973E0B">
        <w:rPr>
          <w:rFonts w:ascii="Times New Roman" w:eastAsia="Times New Roman" w:hAnsi="Times New Roman"/>
        </w:rPr>
        <w:tab/>
        <w:t>Fraunhofer IIS, Fraunhofer HHI</w:t>
      </w:r>
    </w:p>
    <w:p w14:paraId="0E4BDD8F" w14:textId="3AA4A629" w:rsidR="00973E0B" w:rsidRDefault="00C62C50" w:rsidP="00973E0B">
      <w:hyperlink r:id="rId1331" w:history="1">
        <w:r>
          <w:rPr>
            <w:rStyle w:val="Hyperlink"/>
            <w:rFonts w:ascii="Times New Roman" w:eastAsia="Times New Roman" w:hAnsi="Times New Roman"/>
          </w:rPr>
          <w:t>R1-2606649</w:t>
        </w:r>
      </w:hyperlink>
      <w:r w:rsidR="00973E0B">
        <w:rPr>
          <w:rFonts w:ascii="Times New Roman" w:eastAsia="Times New Roman" w:hAnsi="Times New Roman"/>
        </w:rPr>
        <w:tab/>
        <w:t>Views on DL based CSI acquisition</w:t>
      </w:r>
      <w:r w:rsidR="00973E0B">
        <w:rPr>
          <w:rFonts w:ascii="Times New Roman" w:eastAsia="Times New Roman" w:hAnsi="Times New Roman"/>
        </w:rPr>
        <w:tab/>
      </w:r>
      <w:proofErr w:type="spellStart"/>
      <w:r w:rsidR="00973E0B">
        <w:rPr>
          <w:rFonts w:ascii="Times New Roman" w:eastAsia="Times New Roman" w:hAnsi="Times New Roman"/>
        </w:rPr>
        <w:t>CEWiT</w:t>
      </w:r>
      <w:proofErr w:type="spellEnd"/>
    </w:p>
    <w:p w14:paraId="0F7F6662" w14:textId="1F3F7937" w:rsidR="00973E0B" w:rsidRDefault="00C62C50" w:rsidP="00973E0B">
      <w:hyperlink r:id="rId1332" w:history="1">
        <w:r>
          <w:rPr>
            <w:rStyle w:val="Hyperlink"/>
            <w:rFonts w:ascii="Times New Roman" w:eastAsia="Times New Roman" w:hAnsi="Times New Roman"/>
          </w:rPr>
          <w:t>R1-2606691</w:t>
        </w:r>
      </w:hyperlink>
      <w:r w:rsidR="00973E0B">
        <w:rPr>
          <w:rFonts w:ascii="Times New Roman" w:eastAsia="Times New Roman" w:hAnsi="Times New Roman"/>
        </w:rPr>
        <w:tab/>
        <w:t>Discussion on Aspects of Downlink-based CSI Acquisition</w:t>
      </w:r>
      <w:r w:rsidR="00973E0B">
        <w:rPr>
          <w:rFonts w:ascii="Times New Roman" w:eastAsia="Times New Roman" w:hAnsi="Times New Roman"/>
        </w:rPr>
        <w:tab/>
        <w:t>Rakuten Symphony</w:t>
      </w:r>
    </w:p>
    <w:p w14:paraId="648F5453" w14:textId="77777777" w:rsidR="00973E0B" w:rsidRPr="00973E0B" w:rsidRDefault="00973E0B" w:rsidP="00973E0B"/>
    <w:p w14:paraId="6023696C" w14:textId="054CDF07" w:rsidR="00BA0943" w:rsidRDefault="00973E0B" w:rsidP="00973E0B">
      <w:pPr>
        <w:pStyle w:val="Heading4"/>
      </w:pPr>
      <w:bookmarkStart w:id="225" w:name="_Toc239313252"/>
      <w:r>
        <w:t xml:space="preserve">Aspects of </w:t>
      </w:r>
      <w:r w:rsidRPr="00FD0278">
        <w:rPr>
          <w:rFonts w:hint="eastAsia"/>
        </w:rPr>
        <w:t>uplink-based CSI acquisition</w:t>
      </w:r>
      <w:bookmarkEnd w:id="225"/>
    </w:p>
    <w:p w14:paraId="19F3636F" w14:textId="77777777" w:rsidR="00973E0B" w:rsidRPr="00FD0278" w:rsidRDefault="00973E0B" w:rsidP="00973E0B">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 xml:space="preserve">ncluding </w:t>
      </w:r>
      <w:r w:rsidRPr="00FD0278">
        <w:rPr>
          <w:rFonts w:eastAsia="DengXian"/>
          <w:i/>
          <w:iCs/>
          <w:lang w:eastAsia="zh-CN"/>
        </w:rPr>
        <w:t>proposals</w:t>
      </w:r>
      <w:r w:rsidRPr="00FD0278">
        <w:rPr>
          <w:rFonts w:eastAsia="DengXian" w:hint="eastAsia"/>
          <w:i/>
          <w:iCs/>
          <w:lang w:eastAsia="zh-CN"/>
        </w:rPr>
        <w:t xml:space="preserve"> for SRS design, transmission, acquisition for different </w:t>
      </w:r>
      <w:r w:rsidRPr="00FD0278">
        <w:rPr>
          <w:rFonts w:eastAsia="DengXian"/>
          <w:i/>
          <w:iCs/>
          <w:lang w:eastAsia="zh-CN"/>
        </w:rPr>
        <w:t>usage</w:t>
      </w:r>
      <w:r w:rsidRPr="00FD0278">
        <w:rPr>
          <w:rFonts w:eastAsia="DengXian" w:hint="eastAsia"/>
          <w:i/>
          <w:iCs/>
          <w:lang w:eastAsia="zh-CN"/>
        </w:rPr>
        <w:t>s.</w:t>
      </w:r>
    </w:p>
    <w:p w14:paraId="293A6022" w14:textId="77777777" w:rsidR="00973E0B" w:rsidRDefault="00973E0B" w:rsidP="00973E0B">
      <w:pPr>
        <w:rPr>
          <w:rFonts w:eastAsia="DengXian"/>
          <w:i/>
          <w:iCs/>
          <w:lang w:eastAsia="zh-CN"/>
        </w:rPr>
      </w:pPr>
    </w:p>
    <w:p w14:paraId="3F86C4C7" w14:textId="77777777" w:rsidR="00973E0B" w:rsidRPr="00B43B0E" w:rsidRDefault="00973E0B" w:rsidP="00973E0B">
      <w:pPr>
        <w:rPr>
          <w:rFonts w:eastAsia="DengXian"/>
          <w:lang w:val="en-US" w:eastAsia="zh-CN"/>
        </w:rPr>
      </w:pPr>
      <w:r w:rsidRPr="00B43B0E">
        <w:rPr>
          <w:rFonts w:eastAsia="DengXian"/>
          <w:lang w:val="en-US" w:eastAsia="zh-CN"/>
        </w:rPr>
        <w:t>[12</w:t>
      </w:r>
      <w:r w:rsidRPr="00B43B0E">
        <w:rPr>
          <w:rFonts w:eastAsia="DengXian" w:hint="eastAsia"/>
          <w:lang w:val="en-US" w:eastAsia="zh-CN"/>
        </w:rPr>
        <w:t>6</w:t>
      </w:r>
      <w:r w:rsidRPr="00B43B0E">
        <w:rPr>
          <w:rFonts w:eastAsia="DengXian"/>
          <w:lang w:val="en-US" w:eastAsia="zh-CN"/>
        </w:rPr>
        <w:t>-R20-6GR-</w:t>
      </w:r>
      <w:bookmarkStart w:id="226" w:name="OLE_LINK1"/>
      <w:r w:rsidRPr="00B43B0E">
        <w:rPr>
          <w:rFonts w:eastAsia="DengXian"/>
          <w:lang w:val="en-US" w:eastAsia="zh-CN"/>
        </w:rPr>
        <w:t>Aspects of UL based CSI acquisition</w:t>
      </w:r>
      <w:bookmarkEnd w:id="226"/>
      <w:r w:rsidRPr="00B43B0E">
        <w:rPr>
          <w:rFonts w:eastAsia="DengXian"/>
          <w:lang w:val="en-US" w:eastAsia="zh-CN"/>
        </w:rPr>
        <w:t>] Email discussion on Rel-20 6GR-Aspects of UL based CSI acquisition – Xin (CATT)</w:t>
      </w:r>
    </w:p>
    <w:p w14:paraId="3037EAA0" w14:textId="77777777" w:rsidR="00973E0B" w:rsidRPr="00B43B0E" w:rsidRDefault="00973E0B">
      <w:pPr>
        <w:pStyle w:val="ListParagraph"/>
        <w:numPr>
          <w:ilvl w:val="0"/>
          <w:numId w:val="281"/>
        </w:numPr>
        <w:rPr>
          <w:rFonts w:eastAsia="DengXian"/>
          <w:lang w:val="en-US" w:eastAsia="zh-CN"/>
        </w:rPr>
      </w:pPr>
      <w:r w:rsidRPr="00B43B0E">
        <w:rPr>
          <w:rFonts w:eastAsia="DengXian"/>
          <w:lang w:eastAsia="zh-CN"/>
        </w:rPr>
        <w:t xml:space="preserve">To be used for sharing updates on online/offline schedule, details on what is to be discussed in online/offline sessions, </w:t>
      </w:r>
      <w:proofErr w:type="spellStart"/>
      <w:r w:rsidRPr="00B43B0E">
        <w:rPr>
          <w:rFonts w:eastAsia="DengXian"/>
          <w:lang w:eastAsia="zh-CN"/>
        </w:rPr>
        <w:t>tdoc</w:t>
      </w:r>
      <w:proofErr w:type="spellEnd"/>
      <w:r w:rsidRPr="00B43B0E">
        <w:rPr>
          <w:rFonts w:eastAsia="DengXian"/>
          <w:lang w:eastAsia="zh-CN"/>
        </w:rPr>
        <w:t xml:space="preserve"> number of the moderator summary for online session, etc</w:t>
      </w:r>
    </w:p>
    <w:p w14:paraId="6C30B7EA" w14:textId="77777777" w:rsidR="00973E0B" w:rsidRDefault="00973E0B" w:rsidP="00973E0B">
      <w:pPr>
        <w:rPr>
          <w:rFonts w:eastAsia="DengXian"/>
          <w:i/>
          <w:iCs/>
          <w:lang w:val="en-US" w:eastAsia="zh-CN"/>
        </w:rPr>
      </w:pPr>
    </w:p>
    <w:p w14:paraId="240C8A44" w14:textId="77777777" w:rsidR="00973E0B" w:rsidRPr="00B32FC2" w:rsidRDefault="00973E0B" w:rsidP="00973E0B">
      <w:pPr>
        <w:rPr>
          <w:rFonts w:eastAsia="DengXian"/>
          <w:highlight w:val="cyan"/>
          <w:lang w:val="en-US" w:eastAsia="zh-CN"/>
        </w:rPr>
      </w:pPr>
      <w:r w:rsidRPr="00B32FC2">
        <w:rPr>
          <w:rFonts w:eastAsia="DengXian" w:hint="eastAsia"/>
          <w:highlight w:val="cyan"/>
          <w:lang w:val="en-US" w:eastAsia="zh-CN"/>
        </w:rPr>
        <w:t>[Post-126-6G-</w:t>
      </w:r>
      <w:r w:rsidRPr="00B32FC2">
        <w:rPr>
          <w:rFonts w:eastAsia="DengXian"/>
          <w:highlight w:val="cyan"/>
          <w:lang w:val="en-US" w:eastAsia="zh-CN"/>
        </w:rPr>
        <w:t xml:space="preserve"> Aspects of UL based CSI acquisition</w:t>
      </w:r>
      <w:r w:rsidRPr="00B32FC2">
        <w:rPr>
          <w:rFonts w:eastAsia="DengXian" w:hint="eastAsia"/>
          <w:highlight w:val="cyan"/>
          <w:lang w:val="en-US" w:eastAsia="zh-CN"/>
        </w:rPr>
        <w:t>]</w:t>
      </w:r>
    </w:p>
    <w:p w14:paraId="102108BB" w14:textId="77777777" w:rsidR="00973E0B" w:rsidRPr="00B32FC2" w:rsidRDefault="00973E0B" w:rsidP="00973E0B">
      <w:pPr>
        <w:rPr>
          <w:rFonts w:eastAsia="DengXian"/>
          <w:highlight w:val="cyan"/>
          <w:lang w:val="en-US" w:eastAsia="zh-CN"/>
        </w:rPr>
      </w:pPr>
      <w:r w:rsidRPr="00B32FC2">
        <w:rPr>
          <w:rFonts w:eastAsia="DengXian" w:hint="eastAsia"/>
          <w:highlight w:val="cyan"/>
          <w:lang w:val="en-US" w:eastAsia="zh-CN"/>
        </w:rPr>
        <w:t xml:space="preserve">Email discussion for aligning evaluation assumptions and evaluation cases for SRS sequence </w:t>
      </w:r>
      <w:r w:rsidRPr="00B32FC2">
        <w:rPr>
          <w:rFonts w:eastAsia="DengXian"/>
          <w:highlight w:val="cyan"/>
          <w:lang w:val="en-US" w:eastAsia="zh-CN"/>
        </w:rPr>
        <w:t>design</w:t>
      </w:r>
      <w:r w:rsidRPr="00B32FC2">
        <w:rPr>
          <w:rFonts w:eastAsia="DengXian" w:hint="eastAsia"/>
          <w:highlight w:val="cyan"/>
          <w:lang w:val="en-US" w:eastAsia="zh-CN"/>
        </w:rPr>
        <w:t xml:space="preserve"> from 31st  Aug. to 16th Sept.</w:t>
      </w:r>
    </w:p>
    <w:p w14:paraId="5E589FFC" w14:textId="77777777" w:rsidR="00973E0B" w:rsidRPr="0043135C" w:rsidRDefault="00973E0B" w:rsidP="00973E0B">
      <w:pPr>
        <w:rPr>
          <w:rFonts w:eastAsia="DengXian"/>
          <w:i/>
          <w:iCs/>
          <w:lang w:eastAsia="zh-CN"/>
        </w:rPr>
      </w:pPr>
    </w:p>
    <w:p w14:paraId="08FE6D47" w14:textId="77777777" w:rsidR="00973E0B" w:rsidRPr="00B43B0E" w:rsidRDefault="00973E0B" w:rsidP="00973E0B">
      <w:pPr>
        <w:rPr>
          <w:rFonts w:eastAsia="DengXian"/>
          <w:b/>
          <w:bCs/>
          <w:lang w:val="en-US" w:eastAsia="zh-CN"/>
        </w:rPr>
      </w:pPr>
      <w:r w:rsidRPr="00B43B0E">
        <w:rPr>
          <w:rFonts w:eastAsia="DengXian" w:hint="eastAsia"/>
          <w:b/>
          <w:bCs/>
          <w:lang w:val="en-US" w:eastAsia="zh-CN"/>
        </w:rPr>
        <w:t>Observation</w:t>
      </w:r>
    </w:p>
    <w:p w14:paraId="23B2F165" w14:textId="77777777" w:rsidR="00973E0B" w:rsidRPr="004B71D0" w:rsidRDefault="00973E0B" w:rsidP="00973E0B">
      <w:pPr>
        <w:rPr>
          <w:rFonts w:ascii="Times New Roman" w:eastAsia="SimSun" w:hAnsi="Times New Roman"/>
          <w:szCs w:val="20"/>
        </w:rPr>
      </w:pPr>
      <w:r w:rsidRPr="004B71D0">
        <w:rPr>
          <w:rFonts w:ascii="Times New Roman" w:eastAsia="SimSun" w:hAnsi="Times New Roman"/>
          <w:szCs w:val="20"/>
        </w:rPr>
        <w:t>For 6GR SRS sequence</w:t>
      </w:r>
      <w:r>
        <w:rPr>
          <w:rFonts w:ascii="Times New Roman" w:eastAsia="SimSun" w:hAnsi="Times New Roman" w:hint="eastAsia"/>
          <w:szCs w:val="20"/>
          <w:lang w:eastAsia="zh-CN"/>
        </w:rPr>
        <w:t>,</w:t>
      </w:r>
      <w:r w:rsidRPr="004B71D0">
        <w:rPr>
          <w:rFonts w:ascii="Times New Roman" w:eastAsia="SimSun" w:hAnsi="Times New Roman"/>
          <w:szCs w:val="20"/>
        </w:rPr>
        <w:t xml:space="preserve"> the following candidate options</w:t>
      </w:r>
      <w:r>
        <w:rPr>
          <w:rFonts w:ascii="Times New Roman" w:eastAsia="SimSun" w:hAnsi="Times New Roman" w:hint="eastAsia"/>
          <w:szCs w:val="20"/>
          <w:lang w:eastAsia="zh-CN"/>
        </w:rPr>
        <w:t xml:space="preserve"> are observed</w:t>
      </w:r>
      <w:r w:rsidRPr="004B71D0">
        <w:rPr>
          <w:rFonts w:ascii="Times New Roman" w:eastAsia="SimSun" w:hAnsi="Times New Roman"/>
          <w:szCs w:val="20"/>
        </w:rPr>
        <w:t>:</w:t>
      </w:r>
    </w:p>
    <w:p w14:paraId="22E376CD" w14:textId="1665658D" w:rsidR="00973E0B" w:rsidRPr="004B71D0" w:rsidRDefault="00973E0B">
      <w:pPr>
        <w:numPr>
          <w:ilvl w:val="0"/>
          <w:numId w:val="161"/>
        </w:numPr>
        <w:spacing w:before="60" w:after="60" w:line="264" w:lineRule="auto"/>
        <w:jc w:val="both"/>
        <w:rPr>
          <w:rFonts w:ascii="Times New Roman" w:eastAsia="SimSun" w:hAnsi="Times New Roman"/>
          <w:szCs w:val="20"/>
          <w:lang w:eastAsia="ko-KR"/>
        </w:rPr>
      </w:pPr>
      <w:r w:rsidRPr="004B71D0">
        <w:rPr>
          <w:rFonts w:ascii="Times New Roman" w:eastAsia="SimSun" w:hAnsi="Times New Roman"/>
          <w:szCs w:val="20"/>
          <w:lang w:eastAsia="zh-CN"/>
        </w:rPr>
        <w:t xml:space="preserve">Option 1: </w:t>
      </w:r>
      <w:r w:rsidRPr="004B71D0">
        <w:rPr>
          <w:rFonts w:ascii="Times New Roman" w:eastAsiaTheme="minorEastAsia" w:hAnsi="Times New Roman"/>
          <w:szCs w:val="20"/>
          <w:lang w:eastAsia="zh-CN"/>
        </w:rPr>
        <w:t>E</w:t>
      </w:r>
      <w:r w:rsidRPr="004B71D0">
        <w:rPr>
          <w:rFonts w:ascii="Times New Roman" w:eastAsia="Malgun Gothic" w:hAnsi="Times New Roman"/>
          <w:szCs w:val="20"/>
          <w:lang w:eastAsia="zh-CN"/>
        </w:rPr>
        <w:t>nhanced ZC sequence design based on sampling a piecewise LFM chirp at a rate higher than the sweeping bandwidth</w:t>
      </w:r>
      <w:r>
        <w:rPr>
          <w:rFonts w:ascii="Times New Roman" w:eastAsia="DengXian" w:hAnsi="Times New Roman" w:hint="eastAsia"/>
          <w:szCs w:val="20"/>
          <w:lang w:eastAsia="zh-CN"/>
        </w:rPr>
        <w:t>,</w:t>
      </w:r>
      <w:r w:rsidRPr="004B71D0">
        <w:rPr>
          <w:rFonts w:ascii="Times New Roman" w:eastAsia="DengXian" w:hAnsi="Times New Roman" w:hint="eastAsia"/>
          <w:color w:val="FF0000"/>
          <w:szCs w:val="20"/>
          <w:lang w:eastAsia="zh-CN"/>
        </w:rPr>
        <w:t xml:space="preserve"> </w:t>
      </w:r>
      <w:r w:rsidRPr="00484737">
        <w:rPr>
          <w:rFonts w:ascii="Times New Roman" w:eastAsia="Malgun Gothic" w:hAnsi="Times New Roman" w:hint="eastAsia"/>
          <w:szCs w:val="20"/>
          <w:lang w:eastAsia="zh-CN"/>
        </w:rPr>
        <w:t>e.g., [</w:t>
      </w:r>
      <w:hyperlink r:id="rId1333" w:history="1">
        <w:r w:rsidR="00C62C50">
          <w:rPr>
            <w:rStyle w:val="Hyperlink"/>
            <w:rFonts w:ascii="Times New Roman" w:eastAsia="Malgun Gothic" w:hAnsi="Times New Roman"/>
            <w:szCs w:val="20"/>
            <w:lang w:eastAsia="zh-CN"/>
          </w:rPr>
          <w:t>R1-2606382</w:t>
        </w:r>
      </w:hyperlink>
      <w:r w:rsidRPr="00484737">
        <w:rPr>
          <w:rFonts w:ascii="Times New Roman" w:eastAsia="Malgun Gothic" w:hAnsi="Times New Roman" w:hint="eastAsia"/>
          <w:szCs w:val="20"/>
          <w:lang w:eastAsia="zh-CN"/>
        </w:rPr>
        <w:t>]</w:t>
      </w:r>
    </w:p>
    <w:p w14:paraId="0B51586A" w14:textId="4353B03E" w:rsidR="00973E0B" w:rsidRPr="004B71D0" w:rsidRDefault="00973E0B">
      <w:pPr>
        <w:numPr>
          <w:ilvl w:val="0"/>
          <w:numId w:val="161"/>
        </w:numPr>
        <w:spacing w:before="60" w:after="60" w:line="264" w:lineRule="auto"/>
        <w:jc w:val="both"/>
        <w:rPr>
          <w:rFonts w:ascii="Times New Roman" w:eastAsia="SimSun" w:hAnsi="Times New Roman"/>
          <w:szCs w:val="20"/>
          <w:lang w:eastAsia="ko-KR"/>
        </w:rPr>
      </w:pPr>
      <w:r w:rsidRPr="004B71D0">
        <w:rPr>
          <w:rFonts w:ascii="Times New Roman" w:eastAsiaTheme="minorEastAsia" w:hAnsi="Times New Roman"/>
          <w:szCs w:val="20"/>
          <w:lang w:eastAsia="zh-CN"/>
        </w:rPr>
        <w:t xml:space="preserve">Option 2: </w:t>
      </w:r>
      <w:r>
        <w:rPr>
          <w:rFonts w:ascii="Times New Roman" w:eastAsia="DengXian" w:hAnsi="Times New Roman" w:hint="eastAsia"/>
          <w:szCs w:val="20"/>
          <w:lang w:eastAsia="zh-CN"/>
        </w:rPr>
        <w:t xml:space="preserve">Time-domain/Frequency-domain design e.g., </w:t>
      </w:r>
      <w:r w:rsidRPr="004B71D0">
        <w:rPr>
          <w:rFonts w:ascii="Times New Roman" w:eastAsia="DengXian" w:hAnsi="Times New Roman"/>
          <w:bCs/>
          <w:iCs/>
          <w:szCs w:val="20"/>
          <w:lang w:eastAsia="zh-CN"/>
        </w:rPr>
        <w:t xml:space="preserve">Costas-based </w:t>
      </w:r>
      <w:r>
        <w:rPr>
          <w:rFonts w:ascii="Times New Roman" w:eastAsia="DengXian" w:hAnsi="Times New Roman" w:hint="eastAsia"/>
          <w:bCs/>
          <w:iCs/>
          <w:szCs w:val="20"/>
          <w:lang w:eastAsia="zh-CN"/>
        </w:rPr>
        <w:t>\</w:t>
      </w:r>
      <w:r w:rsidRPr="004B71D0">
        <w:rPr>
          <w:rFonts w:ascii="Times New Roman" w:eastAsia="DengXian" w:hAnsi="Times New Roman"/>
          <w:bCs/>
          <w:iCs/>
          <w:szCs w:val="20"/>
          <w:lang w:eastAsia="zh-CN"/>
        </w:rPr>
        <w:t xml:space="preserve"> sequence design</w:t>
      </w:r>
      <w:r>
        <w:rPr>
          <w:rFonts w:ascii="Times New Roman" w:eastAsia="DengXian" w:hAnsi="Times New Roman" w:hint="eastAsia"/>
          <w:bCs/>
          <w:iCs/>
          <w:szCs w:val="20"/>
          <w:lang w:eastAsia="zh-CN"/>
        </w:rPr>
        <w:t>,</w:t>
      </w:r>
      <w:r w:rsidRPr="004B71D0">
        <w:rPr>
          <w:rFonts w:ascii="Times New Roman" w:eastAsia="DengXian" w:hAnsi="Times New Roman"/>
          <w:bCs/>
          <w:iCs/>
          <w:szCs w:val="20"/>
          <w:lang w:eastAsia="zh-CN"/>
        </w:rPr>
        <w:t xml:space="preserve"> </w:t>
      </w:r>
      <w:r w:rsidRPr="005867A7">
        <w:rPr>
          <w:rFonts w:ascii="Times New Roman" w:eastAsia="DengXian" w:hAnsi="Times New Roman" w:hint="eastAsia"/>
          <w:szCs w:val="20"/>
          <w:lang w:eastAsia="zh-CN"/>
        </w:rPr>
        <w:t>e.g., [</w:t>
      </w:r>
      <w:hyperlink r:id="rId1334" w:history="1">
        <w:r w:rsidR="00C62C50">
          <w:rPr>
            <w:rStyle w:val="Hyperlink"/>
            <w:rFonts w:ascii="Times New Roman" w:eastAsia="DengXian" w:hAnsi="Times New Roman"/>
            <w:szCs w:val="20"/>
            <w:lang w:eastAsia="zh-CN"/>
          </w:rPr>
          <w:t>R1-2605321</w:t>
        </w:r>
      </w:hyperlink>
      <w:r w:rsidRPr="005867A7">
        <w:rPr>
          <w:rFonts w:ascii="Times New Roman" w:eastAsia="DengXian" w:hAnsi="Times New Roman" w:hint="eastAsia"/>
          <w:szCs w:val="20"/>
          <w:lang w:eastAsia="zh-CN"/>
        </w:rPr>
        <w:t>]</w:t>
      </w:r>
    </w:p>
    <w:p w14:paraId="4AB987FD" w14:textId="1CF22205" w:rsidR="00973E0B" w:rsidRPr="004B71D0" w:rsidRDefault="00973E0B">
      <w:pPr>
        <w:numPr>
          <w:ilvl w:val="0"/>
          <w:numId w:val="161"/>
        </w:numPr>
        <w:spacing w:before="60" w:after="60" w:line="264" w:lineRule="auto"/>
        <w:jc w:val="both"/>
        <w:rPr>
          <w:rFonts w:ascii="Times New Roman" w:eastAsia="Malgun Gothic" w:hAnsi="Times New Roman"/>
          <w:szCs w:val="20"/>
          <w:lang w:eastAsia="ko-KR"/>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3</w:t>
      </w:r>
      <w:r w:rsidRPr="004B71D0">
        <w:rPr>
          <w:rFonts w:ascii="Times New Roman" w:eastAsiaTheme="minorEastAsia" w:hAnsi="Times New Roman"/>
          <w:szCs w:val="20"/>
          <w:lang w:eastAsia="zh-CN"/>
        </w:rPr>
        <w:t xml:space="preserve">: </w:t>
      </w:r>
      <w:r w:rsidRPr="004B71D0">
        <w:rPr>
          <w:rFonts w:ascii="Times New Roman" w:eastAsia="Malgun Gothic" w:hAnsi="Times New Roman"/>
          <w:szCs w:val="20"/>
          <w:lang w:eastAsia="ko-KR"/>
        </w:rPr>
        <w:t xml:space="preserve">Sequence </w:t>
      </w:r>
      <w:r w:rsidRPr="004B71D0">
        <w:rPr>
          <w:rFonts w:ascii="Times New Roman" w:eastAsiaTheme="minorEastAsia" w:hAnsi="Times New Roman"/>
          <w:szCs w:val="20"/>
          <w:lang w:eastAsia="zh-CN"/>
        </w:rPr>
        <w:t>c</w:t>
      </w:r>
      <w:r w:rsidRPr="004B71D0">
        <w:rPr>
          <w:rFonts w:ascii="Times New Roman" w:eastAsia="Malgun Gothic" w:hAnsi="Times New Roman"/>
          <w:szCs w:val="20"/>
          <w:lang w:eastAsia="ko-KR"/>
        </w:rPr>
        <w:t xml:space="preserve">onstruction </w:t>
      </w:r>
      <w:r w:rsidRPr="004B71D0">
        <w:rPr>
          <w:rFonts w:ascii="Times New Roman" w:eastAsiaTheme="minorEastAsia" w:hAnsi="Times New Roman"/>
          <w:szCs w:val="20"/>
          <w:lang w:eastAsia="zh-CN"/>
        </w:rPr>
        <w:t>via</w:t>
      </w:r>
      <w:r w:rsidRPr="004B71D0">
        <w:rPr>
          <w:rFonts w:ascii="Times New Roman" w:eastAsia="Malgun Gothic" w:hAnsi="Times New Roman"/>
          <w:szCs w:val="20"/>
          <w:lang w:eastAsia="ko-KR"/>
        </w:rPr>
        <w:t xml:space="preserve"> </w:t>
      </w:r>
      <w:r w:rsidRPr="004B71D0">
        <w:rPr>
          <w:rFonts w:ascii="Times New Roman" w:eastAsiaTheme="minorEastAsia" w:hAnsi="Times New Roman"/>
          <w:szCs w:val="20"/>
          <w:lang w:eastAsia="zh-CN"/>
        </w:rPr>
        <w:t>c</w:t>
      </w:r>
      <w:r w:rsidRPr="004B71D0">
        <w:rPr>
          <w:rFonts w:ascii="Times New Roman" w:eastAsia="Malgun Gothic" w:hAnsi="Times New Roman"/>
          <w:szCs w:val="20"/>
          <w:lang w:eastAsia="ko-KR"/>
        </w:rPr>
        <w:t>oncatenation</w:t>
      </w:r>
      <w:r w:rsidRPr="004B71D0">
        <w:rPr>
          <w:rFonts w:ascii="Times New Roman" w:eastAsiaTheme="minorEastAsia" w:hAnsi="Times New Roman"/>
          <w:szCs w:val="20"/>
          <w:lang w:eastAsia="zh-CN"/>
        </w:rPr>
        <w:t xml:space="preserve"> of segments of ZC sequence,</w:t>
      </w:r>
      <w:r w:rsidRPr="004B71D0">
        <w:rPr>
          <w:rFonts w:ascii="Times New Roman" w:eastAsia="Malgun Gothic" w:hAnsi="Times New Roman"/>
          <w:szCs w:val="20"/>
          <w:lang w:eastAsia="ko-KR"/>
        </w:rPr>
        <w:t xml:space="preserve"> </w:t>
      </w:r>
      <w:r w:rsidRPr="004B71D0">
        <w:rPr>
          <w:rFonts w:ascii="Times New Roman" w:eastAsiaTheme="minorEastAsia" w:hAnsi="Times New Roman"/>
          <w:szCs w:val="20"/>
          <w:lang w:eastAsia="zh-CN"/>
        </w:rPr>
        <w:t xml:space="preserve">with </w:t>
      </w:r>
      <w:r w:rsidRPr="004B71D0">
        <w:rPr>
          <w:rFonts w:ascii="Times New Roman" w:eastAsia="Malgun Gothic" w:hAnsi="Times New Roman"/>
          <w:szCs w:val="20"/>
          <w:lang w:eastAsia="ko-KR"/>
        </w:rPr>
        <w:t>each rotated by a per-</w:t>
      </w:r>
      <w:r w:rsidRPr="004B71D0">
        <w:rPr>
          <w:rFonts w:ascii="Times New Roman" w:eastAsiaTheme="minorEastAsia" w:hAnsi="Times New Roman"/>
          <w:szCs w:val="20"/>
          <w:lang w:eastAsia="zh-CN"/>
        </w:rPr>
        <w:t>segment</w:t>
      </w:r>
      <w:r w:rsidRPr="004B71D0">
        <w:rPr>
          <w:rFonts w:ascii="Times New Roman" w:eastAsia="Malgun Gothic" w:hAnsi="Times New Roman"/>
          <w:szCs w:val="20"/>
          <w:lang w:eastAsia="ko-KR"/>
        </w:rPr>
        <w:t xml:space="preserve"> phase offset</w:t>
      </w:r>
      <w:r>
        <w:rPr>
          <w:rFonts w:ascii="Times New Roman" w:eastAsia="DengXian" w:hAnsi="Times New Roman" w:hint="eastAsia"/>
          <w:szCs w:val="20"/>
          <w:lang w:eastAsia="zh-CN"/>
        </w:rPr>
        <w:t>,</w:t>
      </w:r>
      <w:r w:rsidRPr="004B71D0">
        <w:rPr>
          <w:rFonts w:ascii="Times New Roman" w:eastAsiaTheme="minorEastAsia" w:hAnsi="Times New Roman"/>
          <w:color w:val="FF0000"/>
          <w:szCs w:val="20"/>
          <w:lang w:eastAsia="zh-CN"/>
        </w:rPr>
        <w:t xml:space="preserve"> </w:t>
      </w:r>
      <w:r w:rsidRPr="00484737">
        <w:rPr>
          <w:rFonts w:ascii="Times New Roman" w:eastAsia="DengXian" w:hAnsi="Times New Roman" w:hint="eastAsia"/>
          <w:szCs w:val="20"/>
          <w:lang w:eastAsia="zh-CN"/>
        </w:rPr>
        <w:t>e.g., [</w:t>
      </w:r>
      <w:hyperlink r:id="rId1335" w:history="1">
        <w:r w:rsidR="00C62C50">
          <w:rPr>
            <w:rStyle w:val="Hyperlink"/>
            <w:rFonts w:ascii="Times New Roman" w:eastAsia="Times New Roman" w:hAnsi="Times New Roman" w:cs="Batang"/>
            <w:szCs w:val="20"/>
            <w:lang w:eastAsia="ko-KR"/>
          </w:rPr>
          <w:t>R1-2605724</w:t>
        </w:r>
      </w:hyperlink>
      <w:r w:rsidRPr="00484737">
        <w:rPr>
          <w:rFonts w:ascii="Times New Roman" w:eastAsia="DengXian" w:hAnsi="Times New Roman" w:hint="eastAsia"/>
          <w:szCs w:val="20"/>
          <w:lang w:eastAsia="zh-CN"/>
        </w:rPr>
        <w:t>]</w:t>
      </w:r>
    </w:p>
    <w:p w14:paraId="4AA2D891" w14:textId="07AE50F4" w:rsidR="00973E0B" w:rsidRPr="004B71D0" w:rsidRDefault="00973E0B">
      <w:pPr>
        <w:numPr>
          <w:ilvl w:val="0"/>
          <w:numId w:val="161"/>
        </w:numPr>
        <w:spacing w:before="60" w:after="60" w:line="264" w:lineRule="auto"/>
        <w:jc w:val="both"/>
        <w:rPr>
          <w:rFonts w:ascii="Times New Roman" w:eastAsia="Malgun Gothic" w:hAnsi="Times New Roman"/>
          <w:szCs w:val="20"/>
          <w:lang w:eastAsia="ko-KR"/>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4</w:t>
      </w:r>
      <w:r w:rsidRPr="004B71D0">
        <w:rPr>
          <w:rFonts w:ascii="Times New Roman" w:eastAsiaTheme="minorEastAsia" w:hAnsi="Times New Roman"/>
          <w:szCs w:val="20"/>
          <w:lang w:eastAsia="zh-CN"/>
        </w:rPr>
        <w:t xml:space="preserve">: </w:t>
      </w:r>
      <w:r w:rsidRPr="004B71D0">
        <w:rPr>
          <w:rFonts w:ascii="Times New Roman" w:eastAsia="Malgun Gothic" w:hAnsi="Times New Roman"/>
          <w:szCs w:val="20"/>
          <w:lang w:eastAsia="ko-KR"/>
        </w:rPr>
        <w:t xml:space="preserve">Sequence </w:t>
      </w:r>
      <w:r w:rsidRPr="004B71D0">
        <w:rPr>
          <w:rFonts w:ascii="Times New Roman" w:eastAsiaTheme="minorEastAsia" w:hAnsi="Times New Roman"/>
          <w:szCs w:val="20"/>
          <w:lang w:eastAsia="zh-CN"/>
        </w:rPr>
        <w:t>c</w:t>
      </w:r>
      <w:r w:rsidRPr="004B71D0">
        <w:rPr>
          <w:rFonts w:ascii="Times New Roman" w:eastAsia="Malgun Gothic" w:hAnsi="Times New Roman"/>
          <w:szCs w:val="20"/>
          <w:lang w:eastAsia="ko-KR"/>
        </w:rPr>
        <w:t xml:space="preserve">onstruction </w:t>
      </w:r>
      <w:r w:rsidRPr="004B71D0">
        <w:rPr>
          <w:rFonts w:ascii="Times New Roman" w:eastAsiaTheme="minorEastAsia" w:hAnsi="Times New Roman"/>
          <w:szCs w:val="20"/>
          <w:lang w:eastAsia="zh-CN"/>
        </w:rPr>
        <w:t>via</w:t>
      </w:r>
      <w:r w:rsidRPr="004B71D0">
        <w:rPr>
          <w:rFonts w:ascii="Times New Roman" w:eastAsia="Malgun Gothic" w:hAnsi="Times New Roman"/>
          <w:szCs w:val="20"/>
          <w:lang w:eastAsia="ko-KR"/>
        </w:rPr>
        <w:t xml:space="preserve"> </w:t>
      </w:r>
      <w:r w:rsidRPr="004B71D0">
        <w:rPr>
          <w:rFonts w:ascii="Times New Roman" w:eastAsiaTheme="minorEastAsia" w:hAnsi="Times New Roman"/>
          <w:szCs w:val="20"/>
          <w:lang w:eastAsia="zh-CN"/>
        </w:rPr>
        <w:t>c</w:t>
      </w:r>
      <w:r w:rsidRPr="004B71D0">
        <w:rPr>
          <w:rFonts w:ascii="Times New Roman" w:eastAsia="Malgun Gothic" w:hAnsi="Times New Roman"/>
          <w:szCs w:val="20"/>
          <w:lang w:eastAsia="ko-KR"/>
        </w:rPr>
        <w:t>oncatenation</w:t>
      </w:r>
      <w:r w:rsidRPr="004B71D0">
        <w:rPr>
          <w:rFonts w:ascii="Times New Roman" w:eastAsiaTheme="minorEastAsia" w:hAnsi="Times New Roman"/>
          <w:szCs w:val="20"/>
          <w:lang w:eastAsia="zh-CN"/>
        </w:rPr>
        <w:t xml:space="preserve"> of sequence blocks,</w:t>
      </w:r>
      <w:r w:rsidRPr="004B71D0">
        <w:rPr>
          <w:rFonts w:ascii="Times New Roman" w:eastAsia="Malgun Gothic" w:hAnsi="Times New Roman"/>
          <w:szCs w:val="20"/>
          <w:lang w:eastAsia="ko-KR"/>
        </w:rPr>
        <w:t xml:space="preserve"> </w:t>
      </w:r>
      <w:r w:rsidRPr="004B71D0">
        <w:rPr>
          <w:rFonts w:ascii="Times New Roman" w:eastAsiaTheme="minorEastAsia" w:hAnsi="Times New Roman"/>
          <w:szCs w:val="20"/>
          <w:lang w:eastAsia="zh-CN"/>
        </w:rPr>
        <w:t xml:space="preserve">with </w:t>
      </w:r>
      <w:r w:rsidRPr="004B71D0">
        <w:rPr>
          <w:rFonts w:ascii="Times New Roman" w:eastAsia="Malgun Gothic" w:hAnsi="Times New Roman"/>
          <w:szCs w:val="20"/>
          <w:lang w:eastAsia="ko-KR"/>
        </w:rPr>
        <w:t>each rotated by a per-block phase offset</w:t>
      </w:r>
      <w:r>
        <w:rPr>
          <w:rFonts w:ascii="Times New Roman" w:eastAsia="DengXian" w:hAnsi="Times New Roman" w:hint="eastAsia"/>
          <w:szCs w:val="20"/>
          <w:lang w:eastAsia="zh-CN"/>
        </w:rPr>
        <w:t>,</w:t>
      </w:r>
      <w:r w:rsidRPr="004B71D0">
        <w:rPr>
          <w:rFonts w:ascii="Times New Roman" w:eastAsia="DengXian" w:hAnsi="Times New Roman" w:hint="eastAsia"/>
          <w:szCs w:val="20"/>
          <w:lang w:eastAsia="zh-CN"/>
        </w:rPr>
        <w:t xml:space="preserve"> </w:t>
      </w:r>
      <w:r w:rsidRPr="005867A7">
        <w:rPr>
          <w:rFonts w:ascii="Times New Roman" w:eastAsia="DengXian" w:hAnsi="Times New Roman" w:hint="eastAsia"/>
          <w:szCs w:val="20"/>
          <w:lang w:eastAsia="zh-CN"/>
        </w:rPr>
        <w:t>e.g., [</w:t>
      </w:r>
      <w:hyperlink r:id="rId1336" w:history="1">
        <w:r w:rsidR="00C62C50">
          <w:rPr>
            <w:rStyle w:val="Hyperlink"/>
            <w:rFonts w:ascii="Times New Roman" w:eastAsia="DengXian" w:hAnsi="Times New Roman"/>
            <w:szCs w:val="20"/>
            <w:lang w:eastAsia="zh-CN"/>
          </w:rPr>
          <w:t>R1-2605856</w:t>
        </w:r>
      </w:hyperlink>
      <w:r w:rsidRPr="005867A7">
        <w:rPr>
          <w:rFonts w:ascii="Times New Roman" w:eastAsia="DengXian" w:hAnsi="Times New Roman" w:hint="eastAsia"/>
          <w:szCs w:val="20"/>
          <w:lang w:eastAsia="zh-CN"/>
        </w:rPr>
        <w:t>]</w:t>
      </w:r>
    </w:p>
    <w:p w14:paraId="645AFC7A" w14:textId="464AA991" w:rsidR="00973E0B" w:rsidRPr="005867A7" w:rsidRDefault="00973E0B">
      <w:pPr>
        <w:numPr>
          <w:ilvl w:val="0"/>
          <w:numId w:val="161"/>
        </w:numPr>
        <w:spacing w:before="60" w:after="60" w:line="264" w:lineRule="auto"/>
        <w:jc w:val="both"/>
        <w:rPr>
          <w:rFonts w:ascii="Times New Roman" w:eastAsia="DengXian" w:hAnsi="Times New Roman"/>
          <w:szCs w:val="20"/>
          <w:lang w:eastAsia="zh-CN"/>
        </w:rPr>
      </w:pPr>
      <w:r w:rsidRPr="004B71D0">
        <w:rPr>
          <w:rFonts w:ascii="Times New Roman" w:eastAsia="Malgun Gothic" w:hAnsi="Times New Roman"/>
          <w:szCs w:val="20"/>
          <w:lang w:eastAsia="ko-KR"/>
        </w:rPr>
        <w:t xml:space="preserve">Option </w:t>
      </w:r>
      <w:r w:rsidRPr="004B71D0">
        <w:rPr>
          <w:rFonts w:ascii="Times New Roman" w:eastAsia="DengXian" w:hAnsi="Times New Roman" w:hint="eastAsia"/>
          <w:szCs w:val="20"/>
          <w:lang w:eastAsia="zh-CN"/>
        </w:rPr>
        <w:t>5</w:t>
      </w:r>
      <w:r w:rsidRPr="004B71D0">
        <w:rPr>
          <w:rFonts w:ascii="Times New Roman" w:eastAsia="Malgun Gothic" w:hAnsi="Times New Roman"/>
          <w:szCs w:val="20"/>
          <w:lang w:eastAsia="ko-KR"/>
        </w:rPr>
        <w:t>: Sequence construction via concatenation of sequence blocks, without separate phase rotation per block</w:t>
      </w:r>
      <w:r>
        <w:rPr>
          <w:rFonts w:ascii="Times New Roman" w:eastAsia="DengXian" w:hAnsi="Times New Roman" w:hint="eastAsia"/>
          <w:szCs w:val="20"/>
          <w:lang w:eastAsia="zh-CN"/>
        </w:rPr>
        <w:t>,</w:t>
      </w:r>
      <w:r w:rsidRPr="005867A7">
        <w:rPr>
          <w:rFonts w:ascii="Times New Roman" w:eastAsia="DengXian" w:hAnsi="Times New Roman" w:hint="eastAsia"/>
          <w:szCs w:val="20"/>
          <w:lang w:eastAsia="zh-CN"/>
        </w:rPr>
        <w:t xml:space="preserve"> e.g., [</w:t>
      </w:r>
      <w:hyperlink r:id="rId1337" w:history="1">
        <w:r w:rsidR="00C62C50">
          <w:rPr>
            <w:rStyle w:val="Hyperlink"/>
            <w:rFonts w:ascii="Times New Roman" w:eastAsia="DengXian" w:hAnsi="Times New Roman"/>
            <w:szCs w:val="20"/>
            <w:lang w:eastAsia="zh-CN"/>
          </w:rPr>
          <w:t>R1-2605856</w:t>
        </w:r>
      </w:hyperlink>
      <w:r w:rsidRPr="005867A7">
        <w:rPr>
          <w:rFonts w:ascii="Times New Roman" w:eastAsia="DengXian" w:hAnsi="Times New Roman" w:hint="eastAsia"/>
          <w:szCs w:val="20"/>
          <w:lang w:eastAsia="zh-CN"/>
        </w:rPr>
        <w:t>]</w:t>
      </w:r>
    </w:p>
    <w:p w14:paraId="1194D14E" w14:textId="45510A2A" w:rsidR="00973E0B" w:rsidRPr="004B71D0" w:rsidRDefault="00973E0B">
      <w:pPr>
        <w:numPr>
          <w:ilvl w:val="0"/>
          <w:numId w:val="161"/>
        </w:numPr>
        <w:spacing w:before="60" w:after="60" w:line="264" w:lineRule="auto"/>
        <w:jc w:val="both"/>
        <w:rPr>
          <w:rFonts w:ascii="Times New Roman" w:eastAsia="Malgun Gothic" w:hAnsi="Times New Roman"/>
          <w:szCs w:val="20"/>
          <w:lang w:eastAsia="ko-KR"/>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6</w:t>
      </w:r>
      <w:r w:rsidRPr="004B71D0">
        <w:rPr>
          <w:rFonts w:ascii="Times New Roman" w:eastAsiaTheme="minorEastAsia" w:hAnsi="Times New Roman"/>
          <w:szCs w:val="20"/>
          <w:lang w:eastAsia="zh-CN"/>
        </w:rPr>
        <w:t xml:space="preserve">: </w:t>
      </w:r>
      <w:r w:rsidRPr="004B71D0">
        <w:rPr>
          <w:rFonts w:ascii="Times New Roman" w:eastAsia="Malgun Gothic" w:hAnsi="Times New Roman"/>
          <w:szCs w:val="20"/>
          <w:lang w:eastAsia="ko-KR"/>
        </w:rPr>
        <w:t>Enhancements to ZC sequence root selection</w:t>
      </w:r>
      <w:r w:rsidRPr="004B71D0">
        <w:rPr>
          <w:rFonts w:ascii="Times New Roman" w:eastAsia="DengXian" w:hAnsi="Times New Roman" w:hint="eastAsia"/>
          <w:szCs w:val="20"/>
          <w:lang w:eastAsia="zh-CN"/>
        </w:rPr>
        <w:t>, e.g., time-domain root selection for ZC-based sequence</w:t>
      </w:r>
      <w:r w:rsidRPr="005867A7">
        <w:rPr>
          <w:rFonts w:ascii="Times New Roman" w:eastAsia="DengXian" w:hAnsi="Times New Roman" w:hint="eastAsia"/>
          <w:szCs w:val="20"/>
          <w:lang w:eastAsia="zh-CN"/>
        </w:rPr>
        <w:t xml:space="preserve">, e.g., </w:t>
      </w:r>
      <w:r w:rsidRPr="004B71D0">
        <w:rPr>
          <w:rFonts w:ascii="Times New Roman" w:eastAsia="DengXian" w:hAnsi="Times New Roman" w:hint="eastAsia"/>
          <w:szCs w:val="20"/>
          <w:lang w:eastAsia="zh-CN"/>
        </w:rPr>
        <w:t>[</w:t>
      </w:r>
      <w:hyperlink r:id="rId1338" w:history="1">
        <w:r w:rsidR="00C62C50">
          <w:rPr>
            <w:rStyle w:val="Hyperlink"/>
            <w:rFonts w:ascii="Times New Roman" w:eastAsia="Times New Roman" w:hAnsi="Times New Roman" w:cs="Batang"/>
            <w:szCs w:val="20"/>
            <w:lang w:eastAsia="ko-KR"/>
          </w:rPr>
          <w:t>R1-2606029</w:t>
        </w:r>
      </w:hyperlink>
      <w:r w:rsidRPr="004B71D0">
        <w:rPr>
          <w:rFonts w:ascii="Times New Roman" w:eastAsia="DengXian" w:hAnsi="Times New Roman" w:cs="Batang" w:hint="eastAsia"/>
          <w:szCs w:val="20"/>
          <w:lang w:eastAsia="zh-CN"/>
        </w:rPr>
        <w:t>]</w:t>
      </w:r>
      <w:r w:rsidRPr="004B71D0">
        <w:rPr>
          <w:rFonts w:ascii="Times New Roman" w:eastAsia="Malgun Gothic" w:hAnsi="Times New Roman" w:hint="eastAsia"/>
          <w:szCs w:val="20"/>
          <w:lang w:eastAsia="ko-KR"/>
        </w:rPr>
        <w:t xml:space="preserve">, </w:t>
      </w:r>
      <w:r w:rsidRPr="004B71D0">
        <w:rPr>
          <w:rFonts w:ascii="Times New Roman" w:eastAsia="Malgun Gothic" w:hAnsi="Times New Roman"/>
          <w:szCs w:val="20"/>
          <w:lang w:eastAsia="ko-KR"/>
        </w:rPr>
        <w:t xml:space="preserve">configurability of </w:t>
      </w:r>
      <m:oMath>
        <m:r>
          <m:rPr>
            <m:sty m:val="p"/>
          </m:rPr>
          <w:rPr>
            <w:rFonts w:ascii="Cambria Math" w:eastAsia="Malgun Gothic" w:hAnsi="Cambria Math"/>
            <w:szCs w:val="20"/>
            <w:lang w:eastAsia="ko-KR"/>
          </w:rPr>
          <m:t>v</m:t>
        </m:r>
      </m:oMath>
      <w:r w:rsidRPr="004B71D0">
        <w:rPr>
          <w:rFonts w:ascii="Times New Roman" w:eastAsia="Malgun Gothic" w:hAnsi="Times New Roman"/>
          <w:szCs w:val="20"/>
          <w:lang w:eastAsia="ko-KR"/>
        </w:rPr>
        <w:t xml:space="preserve"> value by aNB</w:t>
      </w:r>
      <w:r w:rsidRPr="004B71D0">
        <w:rPr>
          <w:rFonts w:ascii="Times New Roman" w:eastAsia="DengXian" w:hAnsi="Times New Roman" w:hint="eastAsia"/>
          <w:szCs w:val="20"/>
          <w:lang w:eastAsia="zh-CN"/>
        </w:rPr>
        <w:t xml:space="preserve"> </w:t>
      </w:r>
      <w:r w:rsidRPr="005867A7">
        <w:rPr>
          <w:rFonts w:ascii="Times New Roman" w:eastAsia="DengXian" w:hAnsi="Times New Roman" w:hint="eastAsia"/>
          <w:szCs w:val="20"/>
          <w:lang w:eastAsia="zh-CN"/>
        </w:rPr>
        <w:t xml:space="preserve">, e.g., </w:t>
      </w:r>
      <w:r w:rsidRPr="004B71D0">
        <w:rPr>
          <w:rFonts w:ascii="Times New Roman" w:eastAsia="DengXian" w:hAnsi="Times New Roman" w:cs="Batang" w:hint="eastAsia"/>
          <w:szCs w:val="20"/>
          <w:lang w:eastAsia="zh-CN"/>
        </w:rPr>
        <w:t xml:space="preserve"> [</w:t>
      </w:r>
      <w:hyperlink r:id="rId1339" w:history="1">
        <w:r w:rsidR="00C62C50">
          <w:rPr>
            <w:rStyle w:val="Hyperlink"/>
            <w:rFonts w:ascii="Times New Roman" w:eastAsia="Times New Roman" w:hAnsi="Times New Roman" w:cs="Batang"/>
            <w:szCs w:val="20"/>
            <w:lang w:eastAsia="ko-KR"/>
          </w:rPr>
          <w:t>R1-2605389</w:t>
        </w:r>
      </w:hyperlink>
      <w:r w:rsidRPr="004B71D0">
        <w:rPr>
          <w:rFonts w:ascii="Times New Roman" w:eastAsia="DengXian" w:hAnsi="Times New Roman" w:cs="Batang" w:hint="eastAsia"/>
          <w:szCs w:val="20"/>
          <w:lang w:eastAsia="zh-CN"/>
        </w:rPr>
        <w:t xml:space="preserve">], </w:t>
      </w:r>
      <w:r w:rsidRPr="004B71D0">
        <w:rPr>
          <w:rFonts w:ascii="Times New Roman" w:eastAsia="DengXian" w:hAnsi="Times New Roman"/>
          <w:szCs w:val="20"/>
          <w:lang w:eastAsia="zh-CN"/>
        </w:rPr>
        <w:t>new ZC root determination equation for frequency domain ZC sequence mapping</w:t>
      </w:r>
      <w:r w:rsidRPr="004B71D0">
        <w:rPr>
          <w:rFonts w:ascii="Times New Roman" w:eastAsia="DengXian" w:hAnsi="Times New Roman" w:hint="eastAsia"/>
          <w:szCs w:val="20"/>
          <w:lang w:eastAsia="zh-CN"/>
        </w:rPr>
        <w:t xml:space="preserve"> </w:t>
      </w:r>
      <w:r w:rsidRPr="005867A7">
        <w:rPr>
          <w:rFonts w:ascii="Times New Roman" w:eastAsia="DengXian" w:hAnsi="Times New Roman" w:hint="eastAsia"/>
          <w:szCs w:val="20"/>
          <w:lang w:eastAsia="zh-CN"/>
        </w:rPr>
        <w:t xml:space="preserve">, e.g., </w:t>
      </w:r>
      <w:r w:rsidRPr="004B71D0">
        <w:rPr>
          <w:rFonts w:ascii="Times New Roman" w:eastAsia="DengXian" w:hAnsi="Times New Roman" w:hint="eastAsia"/>
          <w:szCs w:val="20"/>
          <w:lang w:eastAsia="zh-CN"/>
        </w:rPr>
        <w:t>[</w:t>
      </w:r>
      <w:hyperlink r:id="rId1340" w:history="1">
        <w:r w:rsidR="00C62C50">
          <w:rPr>
            <w:rStyle w:val="Hyperlink"/>
            <w:rFonts w:ascii="Times New Roman" w:eastAsia="Times New Roman" w:hAnsi="Times New Roman" w:cs="Batang"/>
            <w:szCs w:val="20"/>
            <w:lang w:eastAsia="ko-KR"/>
          </w:rPr>
          <w:t>R1-2605838</w:t>
        </w:r>
      </w:hyperlink>
      <w:r w:rsidRPr="004B71D0">
        <w:rPr>
          <w:rFonts w:ascii="Times New Roman" w:eastAsia="DengXian" w:hAnsi="Times New Roman" w:hint="eastAsia"/>
          <w:szCs w:val="20"/>
          <w:lang w:eastAsia="zh-CN"/>
        </w:rPr>
        <w:t>]</w:t>
      </w:r>
      <w:r>
        <w:rPr>
          <w:rFonts w:ascii="Times New Roman" w:eastAsia="DengXian" w:hAnsi="Times New Roman" w:hint="eastAsia"/>
          <w:szCs w:val="20"/>
          <w:lang w:eastAsia="zh-CN"/>
        </w:rPr>
        <w:t>,</w:t>
      </w:r>
      <w:r w:rsidRPr="004D3660">
        <w:rPr>
          <w:rFonts w:ascii="Times New Roman" w:eastAsia="Times New Roman" w:hAnsi="Times New Roman" w:cs="Batang" w:hint="eastAsia"/>
          <w:szCs w:val="20"/>
          <w:lang w:eastAsia="ko-KR"/>
        </w:rPr>
        <w:t xml:space="preserve"> [</w:t>
      </w:r>
      <w:hyperlink r:id="rId1341" w:history="1">
        <w:r w:rsidR="00C62C50">
          <w:rPr>
            <w:rStyle w:val="Hyperlink"/>
            <w:rFonts w:ascii="Times New Roman" w:eastAsia="Times New Roman" w:hAnsi="Times New Roman" w:cs="Batang"/>
            <w:szCs w:val="20"/>
            <w:lang w:eastAsia="ko-KR"/>
          </w:rPr>
          <w:t>R1-2605570</w:t>
        </w:r>
      </w:hyperlink>
      <w:r w:rsidRPr="004D3660">
        <w:rPr>
          <w:rFonts w:ascii="Times New Roman" w:eastAsia="Times New Roman" w:hAnsi="Times New Roman" w:cs="Batang" w:hint="eastAsia"/>
          <w:szCs w:val="20"/>
          <w:lang w:eastAsia="ko-KR"/>
        </w:rPr>
        <w:t>],</w:t>
      </w:r>
      <w:r>
        <w:rPr>
          <w:rFonts w:ascii="Times New Roman" w:eastAsia="DengXian" w:hAnsi="Times New Roman" w:hint="eastAsia"/>
          <w:szCs w:val="20"/>
          <w:lang w:eastAsia="zh-CN"/>
        </w:rPr>
        <w:t xml:space="preserve"> [</w:t>
      </w:r>
      <w:hyperlink r:id="rId1342" w:history="1">
        <w:r w:rsidR="00C62C50">
          <w:rPr>
            <w:rStyle w:val="Hyperlink"/>
            <w:rFonts w:ascii="Times New Roman" w:eastAsia="Times New Roman" w:hAnsi="Times New Roman"/>
          </w:rPr>
          <w:t>R1-2606508</w:t>
        </w:r>
      </w:hyperlink>
      <w:r>
        <w:rPr>
          <w:rFonts w:ascii="Times New Roman" w:eastAsia="DengXian" w:hAnsi="Times New Roman" w:hint="eastAsia"/>
          <w:szCs w:val="20"/>
          <w:lang w:eastAsia="zh-CN"/>
        </w:rPr>
        <w:t>]</w:t>
      </w:r>
    </w:p>
    <w:p w14:paraId="152E4FEA" w14:textId="3149AECB" w:rsidR="00973E0B" w:rsidRPr="004B71D0" w:rsidRDefault="00973E0B">
      <w:pPr>
        <w:numPr>
          <w:ilvl w:val="0"/>
          <w:numId w:val="161"/>
        </w:numPr>
        <w:spacing w:before="60" w:after="60" w:line="264" w:lineRule="auto"/>
        <w:jc w:val="both"/>
        <w:rPr>
          <w:rFonts w:ascii="Times New Roman" w:eastAsia="Malgun Gothic" w:hAnsi="Times New Roman"/>
          <w:szCs w:val="20"/>
          <w:lang w:eastAsia="ko-KR"/>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7</w:t>
      </w:r>
      <w:r w:rsidRPr="004B71D0">
        <w:rPr>
          <w:rFonts w:ascii="Times New Roman" w:eastAsiaTheme="minorEastAsia" w:hAnsi="Times New Roman"/>
          <w:szCs w:val="20"/>
          <w:lang w:eastAsia="zh-CN"/>
        </w:rPr>
        <w:t>: ZC</w:t>
      </w:r>
      <w:r w:rsidRPr="004B71D0">
        <w:rPr>
          <w:rFonts w:ascii="Times New Roman" w:eastAsiaTheme="minorEastAsia" w:hAnsi="Times New Roman"/>
          <w:szCs w:val="20"/>
          <w:lang w:eastAsia="zh-CN"/>
        </w:rPr>
        <w:noBreakHyphen/>
        <w:t>based sequences as in NR, and expand the sequence</w:t>
      </w:r>
      <w:r w:rsidRPr="004B71D0">
        <w:rPr>
          <w:rFonts w:ascii="Times New Roman" w:eastAsiaTheme="minorEastAsia" w:hAnsi="Times New Roman"/>
          <w:szCs w:val="20"/>
          <w:lang w:eastAsia="zh-CN"/>
        </w:rPr>
        <w:noBreakHyphen/>
        <w:t>group number (e.g., from 30 to 46, 58 or 70) and the base</w:t>
      </w:r>
      <w:r w:rsidRPr="004B71D0">
        <w:rPr>
          <w:rFonts w:ascii="Times New Roman" w:eastAsiaTheme="minorEastAsia" w:hAnsi="Times New Roman"/>
          <w:szCs w:val="20"/>
          <w:lang w:eastAsia="zh-CN"/>
        </w:rPr>
        <w:noBreakHyphen/>
        <w:t>sequence number (e.g., from 2 to 3, 4, 5 or 6) to enlarge the SRS root</w:t>
      </w:r>
      <w:r w:rsidRPr="004B71D0">
        <w:rPr>
          <w:rFonts w:ascii="Times New Roman" w:eastAsiaTheme="minorEastAsia" w:hAnsi="Times New Roman"/>
          <w:szCs w:val="20"/>
          <w:lang w:eastAsia="zh-CN"/>
        </w:rPr>
        <w:noBreakHyphen/>
        <w:t>sequence pool</w:t>
      </w:r>
      <w:r w:rsidRPr="005867A7">
        <w:rPr>
          <w:rFonts w:ascii="Times New Roman" w:eastAsia="DengXian" w:hAnsi="Times New Roman" w:hint="eastAsia"/>
          <w:szCs w:val="20"/>
          <w:lang w:eastAsia="zh-CN"/>
        </w:rPr>
        <w:t>, e.g.,</w:t>
      </w:r>
      <w:r>
        <w:rPr>
          <w:rFonts w:ascii="Times New Roman" w:eastAsia="DengXian" w:hAnsi="Times New Roman" w:hint="eastAsia"/>
          <w:color w:val="FF0000"/>
          <w:szCs w:val="20"/>
          <w:lang w:eastAsia="zh-CN"/>
        </w:rPr>
        <w:t xml:space="preserve"> </w:t>
      </w:r>
      <w:r w:rsidRPr="004B71D0">
        <w:rPr>
          <w:rFonts w:ascii="Times New Roman" w:eastAsia="DengXian" w:hAnsi="Times New Roman" w:hint="eastAsia"/>
          <w:szCs w:val="20"/>
          <w:lang w:eastAsia="zh-CN"/>
        </w:rPr>
        <w:t>[</w:t>
      </w:r>
      <w:hyperlink r:id="rId1343" w:history="1">
        <w:r w:rsidR="00C62C50">
          <w:rPr>
            <w:rStyle w:val="Hyperlink"/>
            <w:rFonts w:ascii="Times New Roman" w:eastAsia="Times New Roman" w:hAnsi="Times New Roman" w:cs="Batang"/>
            <w:szCs w:val="20"/>
            <w:lang w:eastAsia="ko-KR"/>
          </w:rPr>
          <w:t>R1-2605335</w:t>
        </w:r>
      </w:hyperlink>
      <w:r w:rsidRPr="004B71D0">
        <w:rPr>
          <w:rFonts w:ascii="Times New Roman" w:eastAsia="DengXian" w:hAnsi="Times New Roman" w:cs="Batang" w:hint="eastAsia"/>
          <w:szCs w:val="20"/>
          <w:lang w:eastAsia="zh-CN"/>
        </w:rPr>
        <w:t>]</w:t>
      </w:r>
    </w:p>
    <w:p w14:paraId="2CBC8ECA" w14:textId="675421D2" w:rsidR="00973E0B" w:rsidRPr="004B71D0" w:rsidRDefault="00973E0B">
      <w:pPr>
        <w:numPr>
          <w:ilvl w:val="0"/>
          <w:numId w:val="161"/>
        </w:numPr>
        <w:spacing w:before="60" w:after="60" w:line="264" w:lineRule="auto"/>
        <w:jc w:val="both"/>
        <w:rPr>
          <w:rFonts w:ascii="Times New Roman" w:eastAsiaTheme="minorEastAsia" w:hAnsi="Times New Roman"/>
          <w:szCs w:val="20"/>
          <w:lang w:eastAsia="ko-KR"/>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 xml:space="preserve">8: </w:t>
      </w:r>
      <w:r w:rsidRPr="004B71D0">
        <w:rPr>
          <w:rFonts w:ascii="Times New Roman" w:eastAsiaTheme="minorEastAsia" w:hAnsi="Times New Roman"/>
          <w:szCs w:val="20"/>
          <w:lang w:eastAsia="zh-CN"/>
        </w:rPr>
        <w:t xml:space="preserve">Polynomial phase sequence, e.g., </w:t>
      </w:r>
      <m:oMath>
        <m:r>
          <w:rPr>
            <w:rFonts w:ascii="Cambria Math" w:eastAsiaTheme="minorEastAsia" w:hAnsi="Cambria Math"/>
            <w:szCs w:val="20"/>
            <w:lang w:eastAsia="zh-CN"/>
          </w:rPr>
          <m:t>x</m:t>
        </m:r>
        <m:d>
          <m:dPr>
            <m:ctrlPr>
              <w:ins w:id="227" w:author="Xinlin Zhang (Ericsson)" w:date="2026-08-22T16:12:00Z">
                <w:rPr>
                  <w:rFonts w:ascii="Cambria Math" w:eastAsiaTheme="minorEastAsia" w:hAnsi="Cambria Math"/>
                  <w:szCs w:val="20"/>
                  <w:lang w:eastAsia="zh-CN"/>
                </w:rPr>
              </w:ins>
            </m:ctrlPr>
          </m:dPr>
          <m:e>
            <m:r>
              <w:rPr>
                <w:rFonts w:ascii="Cambria Math" w:eastAsiaTheme="minorEastAsia" w:hAnsi="Cambria Math"/>
                <w:szCs w:val="20"/>
                <w:lang w:eastAsia="zh-CN"/>
              </w:rPr>
              <m:t>n</m:t>
            </m:r>
          </m:e>
        </m:d>
        <m:r>
          <m:rPr>
            <m:sty m:val="p"/>
          </m:rPr>
          <w:rPr>
            <w:rFonts w:ascii="Cambria Math" w:eastAsiaTheme="minorEastAsia" w:hAnsi="Cambria Math"/>
            <w:szCs w:val="20"/>
            <w:lang w:eastAsia="zh-CN"/>
          </w:rPr>
          <m:t>=</m:t>
        </m:r>
        <m:sSup>
          <m:sSupPr>
            <m:ctrlPr>
              <w:ins w:id="228" w:author="Xinlin Zhang (Ericsson)" w:date="2026-08-22T16:12:00Z">
                <w:rPr>
                  <w:rFonts w:ascii="Cambria Math" w:eastAsiaTheme="minorEastAsia" w:hAnsi="Cambria Math"/>
                  <w:szCs w:val="20"/>
                  <w:lang w:eastAsia="zh-CN"/>
                </w:rPr>
              </w:ins>
            </m:ctrlPr>
          </m:sSupPr>
          <m:e>
            <m:r>
              <w:rPr>
                <w:rFonts w:ascii="Cambria Math" w:eastAsiaTheme="minorEastAsia" w:hAnsi="Cambria Math"/>
                <w:szCs w:val="20"/>
                <w:lang w:eastAsia="zh-CN"/>
              </w:rPr>
              <m:t>e</m:t>
            </m:r>
          </m:e>
          <m:sup>
            <m:r>
              <m:rPr>
                <m:sty m:val="p"/>
              </m:rPr>
              <w:rPr>
                <w:rFonts w:ascii="Cambria Math" w:eastAsiaTheme="minorEastAsia" w:hAnsi="Cambria Math"/>
                <w:szCs w:val="20"/>
                <w:lang w:eastAsia="zh-CN"/>
              </w:rPr>
              <m:t>-</m:t>
            </m:r>
            <m:r>
              <w:rPr>
                <w:rFonts w:ascii="Cambria Math" w:eastAsiaTheme="minorEastAsia" w:hAnsi="Cambria Math"/>
                <w:szCs w:val="20"/>
                <w:lang w:eastAsia="zh-CN"/>
              </w:rPr>
              <m:t>j</m:t>
            </m:r>
            <m:f>
              <m:fPr>
                <m:type m:val="lin"/>
                <m:ctrlPr>
                  <w:ins w:id="229" w:author="Xinlin Zhang (Ericsson)" w:date="2026-08-22T16:12:00Z">
                    <w:rPr>
                      <w:rFonts w:ascii="Cambria Math" w:eastAsiaTheme="minorEastAsia" w:hAnsi="Cambria Math"/>
                      <w:szCs w:val="20"/>
                      <w:lang w:eastAsia="zh-CN"/>
                    </w:rPr>
                  </w:ins>
                </m:ctrlPr>
              </m:fPr>
              <m:num>
                <m:r>
                  <m:rPr>
                    <m:sty m:val="p"/>
                  </m:rPr>
                  <w:rPr>
                    <w:rFonts w:ascii="Cambria Math" w:eastAsiaTheme="minorEastAsia" w:hAnsi="Cambria Math"/>
                    <w:szCs w:val="20"/>
                    <w:lang w:eastAsia="zh-CN"/>
                  </w:rPr>
                  <m:t>2</m:t>
                </m:r>
                <m:r>
                  <w:rPr>
                    <w:rFonts w:ascii="Cambria Math" w:eastAsiaTheme="minorEastAsia" w:hAnsi="Cambria Math"/>
                    <w:szCs w:val="20"/>
                    <w:lang w:eastAsia="zh-CN"/>
                  </w:rPr>
                  <m:t>π</m:t>
                </m:r>
                <m:d>
                  <m:dPr>
                    <m:ctrlPr>
                      <w:ins w:id="230" w:author="Xinlin Zhang (Ericsson)" w:date="2026-08-22T16:12:00Z">
                        <w:rPr>
                          <w:rFonts w:ascii="Cambria Math" w:eastAsiaTheme="minorEastAsia" w:hAnsi="Cambria Math"/>
                          <w:szCs w:val="20"/>
                          <w:lang w:eastAsia="zh-CN"/>
                        </w:rPr>
                      </w:ins>
                    </m:ctrlPr>
                  </m:dPr>
                  <m:e>
                    <m:r>
                      <w:rPr>
                        <w:rFonts w:ascii="Cambria Math" w:eastAsiaTheme="minorEastAsia" w:hAnsi="Cambria Math"/>
                        <w:szCs w:val="20"/>
                        <w:lang w:eastAsia="zh-CN"/>
                      </w:rPr>
                      <m:t>c</m:t>
                    </m:r>
                    <m:sSup>
                      <m:sSupPr>
                        <m:ctrlPr>
                          <w:ins w:id="231" w:author="Xinlin Zhang (Ericsson)" w:date="2026-08-22T16:12:00Z">
                            <w:rPr>
                              <w:rFonts w:ascii="Cambria Math" w:eastAsiaTheme="minorEastAsia" w:hAnsi="Cambria Math"/>
                              <w:szCs w:val="20"/>
                              <w:lang w:eastAsia="zh-CN"/>
                            </w:rPr>
                          </w:ins>
                        </m:ctrlPr>
                      </m:sSupPr>
                      <m:e>
                        <m:r>
                          <w:rPr>
                            <w:rFonts w:ascii="Cambria Math" w:eastAsiaTheme="minorEastAsia" w:hAnsi="Cambria Math"/>
                            <w:szCs w:val="20"/>
                            <w:lang w:eastAsia="zh-CN"/>
                          </w:rPr>
                          <m:t>n</m:t>
                        </m:r>
                      </m:e>
                      <m:sup>
                        <m:r>
                          <m:rPr>
                            <m:sty m:val="p"/>
                          </m:rPr>
                          <w:rPr>
                            <w:rFonts w:ascii="Cambria Math" w:eastAsiaTheme="minorEastAsia" w:hAnsi="Cambria Math"/>
                            <w:szCs w:val="20"/>
                            <w:lang w:eastAsia="zh-CN"/>
                          </w:rPr>
                          <m:t>3</m:t>
                        </m:r>
                      </m:sup>
                    </m:sSup>
                    <m:r>
                      <m:rPr>
                        <m:sty m:val="p"/>
                      </m:rPr>
                      <w:rPr>
                        <w:rFonts w:ascii="Cambria Math" w:eastAsiaTheme="minorEastAsia" w:hAnsi="Cambria Math"/>
                        <w:szCs w:val="20"/>
                        <w:lang w:eastAsia="zh-CN"/>
                      </w:rPr>
                      <m:t>+</m:t>
                    </m:r>
                    <m:r>
                      <w:rPr>
                        <w:rFonts w:ascii="Cambria Math" w:eastAsiaTheme="minorEastAsia" w:hAnsi="Cambria Math"/>
                        <w:szCs w:val="20"/>
                        <w:lang w:eastAsia="zh-CN"/>
                      </w:rPr>
                      <m:t>a</m:t>
                    </m:r>
                    <m:sSup>
                      <m:sSupPr>
                        <m:ctrlPr>
                          <w:ins w:id="232" w:author="Xinlin Zhang (Ericsson)" w:date="2026-08-22T16:12:00Z">
                            <w:rPr>
                              <w:rFonts w:ascii="Cambria Math" w:eastAsiaTheme="minorEastAsia" w:hAnsi="Cambria Math"/>
                              <w:szCs w:val="20"/>
                              <w:lang w:eastAsia="zh-CN"/>
                            </w:rPr>
                          </w:ins>
                        </m:ctrlPr>
                      </m:sSupPr>
                      <m:e>
                        <m:r>
                          <w:rPr>
                            <w:rFonts w:ascii="Cambria Math" w:eastAsiaTheme="minorEastAsia" w:hAnsi="Cambria Math"/>
                            <w:szCs w:val="20"/>
                            <w:lang w:eastAsia="zh-CN"/>
                          </w:rPr>
                          <m:t>n</m:t>
                        </m:r>
                      </m:e>
                      <m:sup>
                        <m:r>
                          <m:rPr>
                            <m:sty m:val="p"/>
                          </m:rPr>
                          <w:rPr>
                            <w:rFonts w:ascii="Cambria Math" w:eastAsiaTheme="minorEastAsia" w:hAnsi="Cambria Math"/>
                            <w:szCs w:val="20"/>
                            <w:lang w:eastAsia="zh-CN"/>
                          </w:rPr>
                          <m:t>2</m:t>
                        </m:r>
                      </m:sup>
                    </m:sSup>
                    <m:r>
                      <m:rPr>
                        <m:sty m:val="p"/>
                      </m:rPr>
                      <w:rPr>
                        <w:rFonts w:ascii="Cambria Math" w:eastAsiaTheme="minorEastAsia" w:hAnsi="Cambria Math"/>
                        <w:szCs w:val="20"/>
                        <w:lang w:eastAsia="zh-CN"/>
                      </w:rPr>
                      <m:t>+</m:t>
                    </m:r>
                    <m:r>
                      <w:rPr>
                        <w:rFonts w:ascii="Cambria Math" w:eastAsiaTheme="minorEastAsia" w:hAnsi="Cambria Math"/>
                        <w:szCs w:val="20"/>
                        <w:lang w:eastAsia="zh-CN"/>
                      </w:rPr>
                      <m:t>bn</m:t>
                    </m:r>
                  </m:e>
                </m:d>
              </m:num>
              <m:den>
                <m:r>
                  <w:rPr>
                    <w:rFonts w:ascii="Cambria Math" w:eastAsiaTheme="minorEastAsia" w:hAnsi="Cambria Math"/>
                    <w:szCs w:val="20"/>
                    <w:lang w:eastAsia="zh-CN"/>
                  </w:rPr>
                  <m:t>N</m:t>
                </m:r>
              </m:den>
            </m:f>
          </m:sup>
        </m:sSup>
      </m:oMath>
      <w:r w:rsidRPr="004B71D0">
        <w:rPr>
          <w:rFonts w:ascii="Times New Roman" w:eastAsia="DengXian" w:hAnsi="Times New Roman" w:hint="eastAsia"/>
          <w:szCs w:val="20"/>
          <w:lang w:eastAsia="zh-CN"/>
        </w:rPr>
        <w:t xml:space="preserve"> </w:t>
      </w:r>
      <w:r w:rsidRPr="005867A7">
        <w:rPr>
          <w:rFonts w:ascii="Times New Roman" w:eastAsia="DengXian" w:hAnsi="Times New Roman" w:hint="eastAsia"/>
          <w:szCs w:val="20"/>
          <w:lang w:eastAsia="zh-CN"/>
        </w:rPr>
        <w:t>, e.g.,</w:t>
      </w:r>
      <w:r w:rsidRPr="004B71D0">
        <w:rPr>
          <w:rFonts w:ascii="Times New Roman" w:eastAsia="DengXian" w:hAnsi="Times New Roman" w:hint="eastAsia"/>
          <w:szCs w:val="20"/>
          <w:lang w:eastAsia="zh-CN"/>
        </w:rPr>
        <w:t xml:space="preserve"> [</w:t>
      </w:r>
      <w:hyperlink r:id="rId1344" w:history="1">
        <w:r w:rsidR="00C62C50">
          <w:rPr>
            <w:rStyle w:val="Hyperlink"/>
            <w:rFonts w:ascii="Times New Roman" w:eastAsia="Times New Roman" w:hAnsi="Times New Roman" w:cs="Batang"/>
            <w:szCs w:val="20"/>
            <w:lang w:eastAsia="ko-KR"/>
          </w:rPr>
          <w:t>R1-2605299</w:t>
        </w:r>
      </w:hyperlink>
      <w:r w:rsidRPr="004B71D0">
        <w:rPr>
          <w:rFonts w:ascii="Times New Roman" w:eastAsia="DengXian" w:hAnsi="Times New Roman" w:cs="Batang" w:hint="eastAsia"/>
          <w:szCs w:val="20"/>
          <w:lang w:eastAsia="zh-CN"/>
        </w:rPr>
        <w:t>]</w:t>
      </w:r>
    </w:p>
    <w:p w14:paraId="58BE997F" w14:textId="220AA148" w:rsidR="00973E0B" w:rsidRPr="004B71D0" w:rsidRDefault="00973E0B">
      <w:pPr>
        <w:numPr>
          <w:ilvl w:val="0"/>
          <w:numId w:val="161"/>
        </w:numPr>
        <w:spacing w:before="60" w:after="60" w:line="264" w:lineRule="auto"/>
        <w:jc w:val="both"/>
        <w:rPr>
          <w:rFonts w:ascii="Times New Roman" w:eastAsiaTheme="minorEastAsia" w:hAnsi="Times New Roman"/>
          <w:szCs w:val="20"/>
          <w:lang w:eastAsia="ko-KR"/>
        </w:rPr>
      </w:pPr>
      <w:r w:rsidRPr="004B71D0">
        <w:rPr>
          <w:rFonts w:ascii="Times New Roman" w:eastAsia="DengXian" w:hAnsi="Times New Roman" w:hint="eastAsia"/>
          <w:szCs w:val="20"/>
          <w:lang w:eastAsia="zh-CN"/>
        </w:rPr>
        <w:t xml:space="preserve">Option 9: </w:t>
      </w:r>
      <w:r w:rsidRPr="004B71D0">
        <w:rPr>
          <w:rFonts w:ascii="Times New Roman" w:eastAsiaTheme="minorEastAsia" w:hAnsi="Times New Roman"/>
          <w:szCs w:val="20"/>
          <w:lang w:eastAsia="zh-CN"/>
        </w:rPr>
        <w:t>P</w:t>
      </w:r>
      <w:r w:rsidRPr="004B71D0">
        <w:rPr>
          <w:rFonts w:ascii="Times New Roman" w:eastAsia="Malgun Gothic" w:hAnsi="Times New Roman"/>
          <w:szCs w:val="20"/>
          <w:lang w:eastAsia="ko-KR"/>
        </w:rPr>
        <w:t xml:space="preserve">hase </w:t>
      </w:r>
      <w:r w:rsidRPr="004B71D0">
        <w:rPr>
          <w:rFonts w:ascii="Times New Roman" w:eastAsiaTheme="minorEastAsia" w:hAnsi="Times New Roman"/>
          <w:szCs w:val="20"/>
          <w:lang w:eastAsia="zh-CN"/>
        </w:rPr>
        <w:t>optimized</w:t>
      </w:r>
      <w:r w:rsidRPr="004B71D0">
        <w:rPr>
          <w:rFonts w:ascii="Times New Roman" w:eastAsia="Malgun Gothic" w:hAnsi="Times New Roman"/>
          <w:szCs w:val="20"/>
          <w:lang w:eastAsia="ko-KR"/>
        </w:rPr>
        <w:t xml:space="preserve"> ZC sequence, i.e., based on </w:t>
      </w:r>
      <w:proofErr w:type="spellStart"/>
      <w:r w:rsidRPr="004B71D0">
        <w:rPr>
          <w:rFonts w:ascii="Times New Roman" w:eastAsia="Malgun Gothic" w:hAnsi="Times New Roman"/>
          <w:szCs w:val="20"/>
          <w:lang w:eastAsia="ko-KR"/>
        </w:rPr>
        <w:t>Gerchberg</w:t>
      </w:r>
      <w:proofErr w:type="spellEnd"/>
      <w:r w:rsidRPr="004B71D0">
        <w:rPr>
          <w:rFonts w:ascii="Times New Roman" w:eastAsia="Malgun Gothic" w:hAnsi="Times New Roman"/>
          <w:szCs w:val="20"/>
          <w:lang w:eastAsia="ko-KR"/>
        </w:rPr>
        <w:t>-Saxton algorithm</w:t>
      </w:r>
      <w:r w:rsidRPr="005867A7">
        <w:rPr>
          <w:rFonts w:ascii="Times New Roman" w:eastAsia="DengXian" w:hAnsi="Times New Roman" w:hint="eastAsia"/>
          <w:szCs w:val="20"/>
          <w:lang w:eastAsia="zh-CN"/>
        </w:rPr>
        <w:t>, e.g.,</w:t>
      </w:r>
      <w:r w:rsidRPr="004B71D0">
        <w:rPr>
          <w:rFonts w:ascii="Times New Roman" w:eastAsia="DengXian" w:hAnsi="Times New Roman" w:hint="eastAsia"/>
          <w:szCs w:val="20"/>
          <w:lang w:eastAsia="zh-CN"/>
        </w:rPr>
        <w:t xml:space="preserve"> [</w:t>
      </w:r>
      <w:hyperlink r:id="rId1345" w:history="1">
        <w:r w:rsidR="00C62C50">
          <w:rPr>
            <w:rStyle w:val="Hyperlink"/>
            <w:rFonts w:ascii="Times New Roman" w:eastAsia="Times New Roman" w:hAnsi="Times New Roman" w:cs="Batang"/>
            <w:szCs w:val="20"/>
            <w:lang w:eastAsia="ko-KR"/>
          </w:rPr>
          <w:t>R1-2605962</w:t>
        </w:r>
      </w:hyperlink>
      <w:r w:rsidRPr="004B71D0">
        <w:rPr>
          <w:rFonts w:ascii="Times New Roman" w:eastAsia="DengXian" w:hAnsi="Times New Roman" w:cs="Batang" w:hint="eastAsia"/>
          <w:szCs w:val="20"/>
          <w:lang w:eastAsia="zh-CN"/>
        </w:rPr>
        <w:t>]</w:t>
      </w:r>
    </w:p>
    <w:p w14:paraId="23138D3B" w14:textId="41FB4B51" w:rsidR="00973E0B" w:rsidRPr="004B71D0" w:rsidRDefault="00973E0B">
      <w:pPr>
        <w:numPr>
          <w:ilvl w:val="0"/>
          <w:numId w:val="161"/>
        </w:numPr>
        <w:autoSpaceDE w:val="0"/>
        <w:autoSpaceDN w:val="0"/>
        <w:adjustRightInd w:val="0"/>
        <w:snapToGrid w:val="0"/>
        <w:spacing w:before="60" w:after="60" w:line="264" w:lineRule="auto"/>
        <w:contextualSpacing/>
        <w:jc w:val="both"/>
        <w:rPr>
          <w:rFonts w:ascii="Times New Roman" w:eastAsia="DengXian" w:hAnsi="Times New Roman"/>
          <w:bCs/>
          <w:iCs/>
          <w:szCs w:val="20"/>
          <w:lang w:eastAsia="zh-CN"/>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10</w:t>
      </w:r>
      <w:r w:rsidRPr="004B71D0">
        <w:rPr>
          <w:rFonts w:ascii="Times New Roman" w:eastAsiaTheme="minorEastAsia" w:hAnsi="Times New Roman"/>
          <w:szCs w:val="20"/>
          <w:lang w:eastAsia="zh-CN"/>
        </w:rPr>
        <w:t>: Enhanced CGS with expanded phase-rotation alphabets (e.g., 64-PSK or higher) and</w:t>
      </w:r>
      <w:r w:rsidRPr="004B71D0">
        <w:rPr>
          <w:rFonts w:ascii="Times New Roman" w:eastAsia="DengXian" w:hAnsi="Times New Roman" w:hint="eastAsia"/>
          <w:szCs w:val="20"/>
          <w:lang w:eastAsia="zh-CN"/>
        </w:rPr>
        <w:t>/or</w:t>
      </w:r>
      <w:r w:rsidRPr="004B71D0">
        <w:rPr>
          <w:rFonts w:ascii="Times New Roman" w:eastAsiaTheme="minorEastAsia" w:hAnsi="Times New Roman"/>
          <w:color w:val="FF0000"/>
          <w:szCs w:val="20"/>
          <w:lang w:eastAsia="zh-CN"/>
        </w:rPr>
        <w:t xml:space="preserve"> </w:t>
      </w:r>
      <w:r w:rsidRPr="004B71D0">
        <w:rPr>
          <w:rFonts w:ascii="Times New Roman" w:eastAsiaTheme="minorEastAsia" w:hAnsi="Times New Roman"/>
          <w:szCs w:val="20"/>
          <w:lang w:eastAsia="zh-CN"/>
        </w:rPr>
        <w:t>with new lengths</w:t>
      </w:r>
      <w:r w:rsidRPr="005867A7">
        <w:rPr>
          <w:rFonts w:ascii="Times New Roman" w:eastAsia="DengXian" w:hAnsi="Times New Roman" w:hint="eastAsia"/>
          <w:szCs w:val="20"/>
          <w:lang w:eastAsia="zh-CN"/>
        </w:rPr>
        <w:t>, e.g.,</w:t>
      </w:r>
      <w:r w:rsidRPr="004B71D0">
        <w:rPr>
          <w:rFonts w:ascii="Times New Roman" w:eastAsia="DengXian" w:hAnsi="Times New Roman" w:hint="eastAsia"/>
          <w:szCs w:val="20"/>
          <w:lang w:eastAsia="zh-CN"/>
        </w:rPr>
        <w:t xml:space="preserve"> [</w:t>
      </w:r>
      <w:hyperlink r:id="rId1346" w:history="1">
        <w:r w:rsidR="00C62C50">
          <w:rPr>
            <w:rStyle w:val="Hyperlink"/>
            <w:rFonts w:ascii="Times New Roman" w:eastAsia="Times New Roman" w:hAnsi="Times New Roman" w:cs="Batang"/>
            <w:szCs w:val="20"/>
            <w:lang w:eastAsia="ko-KR"/>
          </w:rPr>
          <w:t>R1-2605469</w:t>
        </w:r>
      </w:hyperlink>
      <w:r w:rsidRPr="004B71D0">
        <w:rPr>
          <w:rFonts w:ascii="Times New Roman" w:eastAsia="DengXian" w:hAnsi="Times New Roman" w:hint="eastAsia"/>
          <w:szCs w:val="20"/>
          <w:lang w:eastAsia="zh-CN"/>
        </w:rPr>
        <w:t>]</w:t>
      </w:r>
    </w:p>
    <w:p w14:paraId="401DE015" w14:textId="77777777" w:rsidR="00973E0B" w:rsidRPr="004B71D0" w:rsidRDefault="00973E0B">
      <w:pPr>
        <w:numPr>
          <w:ilvl w:val="0"/>
          <w:numId w:val="161"/>
        </w:numPr>
        <w:spacing w:before="60" w:after="60" w:line="264" w:lineRule="auto"/>
        <w:jc w:val="both"/>
        <w:rPr>
          <w:rFonts w:ascii="Times New Roman" w:eastAsia="DengXian" w:hAnsi="Times New Roman"/>
          <w:szCs w:val="20"/>
          <w:lang w:eastAsia="zh-CN"/>
        </w:rPr>
      </w:pPr>
      <w:r w:rsidRPr="004B71D0">
        <w:rPr>
          <w:rFonts w:ascii="Times New Roman" w:eastAsiaTheme="minorEastAsia" w:hAnsi="Times New Roman"/>
          <w:szCs w:val="20"/>
          <w:lang w:eastAsia="zh-CN"/>
        </w:rPr>
        <w:t xml:space="preserve">Option </w:t>
      </w:r>
      <w:r w:rsidRPr="004B71D0">
        <w:rPr>
          <w:rFonts w:ascii="Times New Roman" w:eastAsia="DengXian" w:hAnsi="Times New Roman" w:hint="eastAsia"/>
          <w:szCs w:val="20"/>
          <w:lang w:eastAsia="zh-CN"/>
        </w:rPr>
        <w:t>11</w:t>
      </w:r>
      <w:r w:rsidRPr="004B71D0">
        <w:rPr>
          <w:rFonts w:ascii="Times New Roman" w:eastAsiaTheme="minorEastAsia" w:hAnsi="Times New Roman"/>
          <w:szCs w:val="20"/>
          <w:lang w:eastAsia="zh-CN"/>
        </w:rPr>
        <w:t xml:space="preserve">: </w:t>
      </w:r>
      <w:r w:rsidRPr="004B71D0">
        <w:rPr>
          <w:rFonts w:ascii="Times New Roman" w:eastAsia="DengXian" w:hAnsi="Times New Roman"/>
          <w:szCs w:val="20"/>
          <w:lang w:eastAsia="zh-CN"/>
        </w:rPr>
        <w:t>ZC and CGS sequences in NR with bandwidth allocation≤272 RBs</w:t>
      </w:r>
    </w:p>
    <w:p w14:paraId="552A62B0" w14:textId="77777777" w:rsidR="00973E0B" w:rsidRPr="004B71D0" w:rsidRDefault="00973E0B">
      <w:pPr>
        <w:numPr>
          <w:ilvl w:val="1"/>
          <w:numId w:val="161"/>
        </w:numPr>
        <w:spacing w:before="60" w:after="60" w:line="264" w:lineRule="auto"/>
        <w:jc w:val="both"/>
        <w:rPr>
          <w:rFonts w:ascii="Times New Roman" w:eastAsiaTheme="minorEastAsia" w:hAnsi="Times New Roman"/>
          <w:szCs w:val="20"/>
          <w:lang w:eastAsia="zh-CN"/>
        </w:rPr>
      </w:pPr>
      <w:r w:rsidRPr="004B71D0">
        <w:rPr>
          <w:rFonts w:ascii="Times New Roman" w:eastAsia="Malgun Gothic" w:hAnsi="Times New Roman"/>
          <w:szCs w:val="20"/>
          <w:lang w:eastAsia="ko-KR"/>
        </w:rPr>
        <w:t>Study how to support larger</w:t>
      </w:r>
      <w:r w:rsidRPr="004B71D0">
        <w:rPr>
          <w:rFonts w:ascii="Times New Roman" w:eastAsia="DengXian" w:hAnsi="Times New Roman" w:hint="eastAsia"/>
          <w:szCs w:val="20"/>
          <w:lang w:eastAsia="zh-CN"/>
        </w:rPr>
        <w:t xml:space="preserve"> </w:t>
      </w:r>
      <w:r w:rsidRPr="004B71D0">
        <w:rPr>
          <w:rFonts w:ascii="Times New Roman" w:eastAsia="Malgun Gothic" w:hAnsi="Times New Roman"/>
          <w:szCs w:val="20"/>
          <w:lang w:eastAsia="ko-KR"/>
        </w:rPr>
        <w:t>SRS bandwidth</w:t>
      </w:r>
    </w:p>
    <w:p w14:paraId="5618EAB4" w14:textId="77777777" w:rsidR="00973E0B" w:rsidRPr="00B43B0E" w:rsidRDefault="00973E0B" w:rsidP="00973E0B">
      <w:pPr>
        <w:rPr>
          <w:rFonts w:eastAsia="DengXian"/>
          <w:b/>
          <w:bCs/>
          <w:highlight w:val="green"/>
          <w:lang w:eastAsia="zh-CN"/>
        </w:rPr>
      </w:pPr>
      <w:r w:rsidRPr="00B43B0E">
        <w:rPr>
          <w:rFonts w:eastAsia="DengXian" w:hint="eastAsia"/>
          <w:b/>
          <w:bCs/>
          <w:highlight w:val="green"/>
          <w:lang w:eastAsia="zh-CN"/>
        </w:rPr>
        <w:t>Agreement</w:t>
      </w:r>
    </w:p>
    <w:p w14:paraId="14F0E365" w14:textId="77777777" w:rsidR="00973E0B" w:rsidRDefault="00973E0B" w:rsidP="00973E0B">
      <w:pPr>
        <w:jc w:val="both"/>
        <w:rPr>
          <w:rFonts w:ascii="Times New Roman" w:eastAsia="DengXian" w:hAnsi="Times New Roman"/>
          <w:szCs w:val="18"/>
          <w:lang w:eastAsia="zh-CN"/>
        </w:rPr>
      </w:pPr>
      <w:r w:rsidRPr="00882ECA">
        <w:rPr>
          <w:rFonts w:ascii="Times New Roman" w:eastAsia="DengXian" w:hAnsi="Times New Roman" w:hint="eastAsia"/>
          <w:szCs w:val="18"/>
          <w:lang w:eastAsia="zh-CN"/>
        </w:rPr>
        <w:t>For SRS, at least cyclic-shift and/or comb-offset are supported.</w:t>
      </w:r>
    </w:p>
    <w:p w14:paraId="785051A9" w14:textId="77777777" w:rsidR="00973E0B" w:rsidRDefault="00973E0B" w:rsidP="00973E0B">
      <w:pPr>
        <w:jc w:val="both"/>
        <w:rPr>
          <w:rFonts w:ascii="Times New Roman" w:eastAsia="DengXian" w:hAnsi="Times New Roman"/>
          <w:szCs w:val="18"/>
          <w:lang w:eastAsia="zh-CN"/>
        </w:rPr>
      </w:pPr>
    </w:p>
    <w:p w14:paraId="3C59B489" w14:textId="77777777" w:rsidR="00973E0B" w:rsidRPr="00B43B0E" w:rsidRDefault="00973E0B" w:rsidP="00973E0B">
      <w:pPr>
        <w:jc w:val="both"/>
        <w:rPr>
          <w:rFonts w:ascii="Times New Roman" w:eastAsia="DengXian" w:hAnsi="Times New Roman"/>
          <w:b/>
          <w:bCs/>
          <w:szCs w:val="18"/>
          <w:highlight w:val="green"/>
          <w:lang w:eastAsia="zh-CN"/>
        </w:rPr>
      </w:pPr>
      <w:r w:rsidRPr="00B43B0E">
        <w:rPr>
          <w:rFonts w:ascii="Times New Roman" w:eastAsia="DengXian" w:hAnsi="Times New Roman" w:hint="eastAsia"/>
          <w:b/>
          <w:bCs/>
          <w:szCs w:val="18"/>
          <w:highlight w:val="green"/>
          <w:lang w:eastAsia="zh-CN"/>
        </w:rPr>
        <w:t>Agreement</w:t>
      </w:r>
    </w:p>
    <w:p w14:paraId="586FB439" w14:textId="77777777" w:rsidR="00973E0B" w:rsidRPr="00882ECA" w:rsidRDefault="00973E0B" w:rsidP="00973E0B">
      <w:pPr>
        <w:spacing w:after="120" w:line="260" w:lineRule="exact"/>
        <w:jc w:val="both"/>
        <w:rPr>
          <w:rFonts w:ascii="Times New Roman" w:eastAsia="DengXian" w:hAnsi="Times New Roman"/>
          <w:szCs w:val="20"/>
          <w:lang w:eastAsia="zh-CN"/>
        </w:rPr>
      </w:pPr>
      <w:r w:rsidRPr="00882ECA">
        <w:rPr>
          <w:rFonts w:ascii="Times New Roman" w:eastAsia="DengXian" w:hAnsi="Times New Roman"/>
          <w:szCs w:val="20"/>
          <w:lang w:eastAsia="zh-CN"/>
        </w:rPr>
        <w:t>Study whether/how TD-OCC can be supported together with SRS repetition</w:t>
      </w:r>
      <w:r w:rsidRPr="00882ECA">
        <w:rPr>
          <w:rFonts w:ascii="Times New Roman" w:eastAsia="DengXian" w:hAnsi="Times New Roman" w:hint="eastAsia"/>
          <w:szCs w:val="20"/>
          <w:lang w:eastAsia="zh-CN"/>
        </w:rPr>
        <w:t xml:space="preserve"> to enable </w:t>
      </w:r>
      <w:r w:rsidRPr="00882ECA">
        <w:rPr>
          <w:rFonts w:ascii="Times New Roman" w:hAnsi="Times New Roman"/>
          <w:bCs/>
          <w:iCs/>
          <w:szCs w:val="20"/>
          <w:lang w:eastAsia="zh-CN"/>
        </w:rPr>
        <w:t>multiplexing of SRS ports</w:t>
      </w:r>
      <w:r w:rsidRPr="00882ECA">
        <w:rPr>
          <w:rFonts w:ascii="Times New Roman" w:eastAsia="DengXian" w:hAnsi="Times New Roman"/>
          <w:szCs w:val="20"/>
          <w:lang w:eastAsia="zh-CN"/>
        </w:rPr>
        <w:t>, and at least take the following aspects into consideration:</w:t>
      </w:r>
    </w:p>
    <w:p w14:paraId="5061E159" w14:textId="77777777" w:rsidR="00973E0B" w:rsidRPr="00882ECA" w:rsidRDefault="00973E0B">
      <w:pPr>
        <w:numPr>
          <w:ilvl w:val="0"/>
          <w:numId w:val="180"/>
        </w:numPr>
        <w:ind w:left="400"/>
        <w:jc w:val="both"/>
        <w:rPr>
          <w:rFonts w:ascii="Times New Roman" w:hAnsi="Times New Roman"/>
          <w:bCs/>
          <w:iCs/>
          <w:szCs w:val="20"/>
          <w:lang w:eastAsia="zh-CN"/>
        </w:rPr>
      </w:pPr>
      <w:r w:rsidRPr="00882ECA">
        <w:rPr>
          <w:rFonts w:ascii="Times New Roman" w:hAnsi="Times New Roman"/>
          <w:bCs/>
          <w:iCs/>
          <w:szCs w:val="20"/>
          <w:lang w:eastAsia="zh-CN"/>
        </w:rPr>
        <w:t>OCC lengths: e.g., TD-OCC2, TD-OCC4, other lengths</w:t>
      </w:r>
    </w:p>
    <w:p w14:paraId="560EE9B9" w14:textId="77777777" w:rsidR="00973E0B" w:rsidRPr="00882ECA" w:rsidRDefault="00973E0B">
      <w:pPr>
        <w:numPr>
          <w:ilvl w:val="0"/>
          <w:numId w:val="180"/>
        </w:numPr>
        <w:ind w:left="400"/>
        <w:jc w:val="both"/>
        <w:rPr>
          <w:rFonts w:ascii="Times New Roman" w:hAnsi="Times New Roman"/>
          <w:bCs/>
          <w:iCs/>
          <w:szCs w:val="20"/>
          <w:lang w:eastAsia="zh-CN"/>
        </w:rPr>
      </w:pPr>
      <w:r w:rsidRPr="00882ECA">
        <w:rPr>
          <w:rFonts w:ascii="Times New Roman" w:eastAsia="DengXian" w:hAnsi="Times New Roman" w:hint="eastAsia"/>
          <w:bCs/>
          <w:iCs/>
          <w:szCs w:val="20"/>
          <w:lang w:eastAsia="zh-CN"/>
        </w:rPr>
        <w:t>Whether it is applicable to i</w:t>
      </w:r>
      <w:r w:rsidRPr="00882ECA">
        <w:rPr>
          <w:rFonts w:ascii="Times New Roman" w:hAnsi="Times New Roman"/>
          <w:bCs/>
          <w:iCs/>
          <w:szCs w:val="20"/>
          <w:lang w:eastAsia="zh-CN"/>
        </w:rPr>
        <w:t>ntra- and inter-UE multiplexing of SRS ports</w:t>
      </w:r>
    </w:p>
    <w:p w14:paraId="1529489C" w14:textId="77777777" w:rsidR="00973E0B" w:rsidRPr="00882ECA" w:rsidRDefault="00973E0B">
      <w:pPr>
        <w:numPr>
          <w:ilvl w:val="0"/>
          <w:numId w:val="180"/>
        </w:numPr>
        <w:ind w:left="400"/>
        <w:jc w:val="both"/>
        <w:rPr>
          <w:rFonts w:ascii="Times New Roman" w:hAnsi="Times New Roman"/>
          <w:bCs/>
          <w:iCs/>
          <w:szCs w:val="20"/>
          <w:lang w:eastAsia="zh-CN"/>
        </w:rPr>
      </w:pPr>
      <w:r w:rsidRPr="00882ECA">
        <w:rPr>
          <w:rFonts w:ascii="Times New Roman" w:hAnsi="Times New Roman"/>
          <w:bCs/>
          <w:iCs/>
          <w:szCs w:val="20"/>
          <w:lang w:eastAsia="zh-CN"/>
        </w:rPr>
        <w:t>TD-OCC related in</w:t>
      </w:r>
      <w:r w:rsidRPr="00882ECA">
        <w:rPr>
          <w:rFonts w:ascii="Times New Roman" w:eastAsia="DengXian" w:hAnsi="Times New Roman" w:hint="eastAsia"/>
          <w:bCs/>
          <w:iCs/>
          <w:szCs w:val="20"/>
          <w:lang w:eastAsia="zh-CN"/>
        </w:rPr>
        <w:t>ter</w:t>
      </w:r>
      <w:r w:rsidRPr="00882ECA">
        <w:rPr>
          <w:rFonts w:ascii="Times New Roman" w:hAnsi="Times New Roman"/>
          <w:bCs/>
          <w:iCs/>
          <w:szCs w:val="20"/>
          <w:lang w:eastAsia="zh-CN"/>
        </w:rPr>
        <w:t>ference randomization scheme</w:t>
      </w:r>
    </w:p>
    <w:p w14:paraId="6BD33973" w14:textId="77777777" w:rsidR="00973E0B" w:rsidRPr="00DD3DA0" w:rsidRDefault="00973E0B">
      <w:pPr>
        <w:numPr>
          <w:ilvl w:val="0"/>
          <w:numId w:val="180"/>
        </w:numPr>
        <w:ind w:left="400"/>
        <w:jc w:val="both"/>
        <w:rPr>
          <w:rFonts w:ascii="Times New Roman" w:hAnsi="Times New Roman"/>
          <w:bCs/>
          <w:iCs/>
          <w:szCs w:val="20"/>
          <w:lang w:eastAsia="zh-CN"/>
        </w:rPr>
      </w:pPr>
      <w:r>
        <w:rPr>
          <w:rFonts w:ascii="Times New Roman" w:eastAsia="DengXian" w:hAnsi="Times New Roman" w:hint="eastAsia"/>
          <w:bCs/>
          <w:iCs/>
          <w:szCs w:val="20"/>
          <w:lang w:eastAsia="zh-CN"/>
        </w:rPr>
        <w:t>T</w:t>
      </w:r>
      <w:r w:rsidRPr="00882ECA">
        <w:rPr>
          <w:rFonts w:ascii="Times New Roman" w:eastAsia="DengXian" w:hAnsi="Times New Roman" w:hint="eastAsia"/>
          <w:bCs/>
          <w:iCs/>
          <w:szCs w:val="20"/>
          <w:lang w:eastAsia="zh-CN"/>
        </w:rPr>
        <w:t>he non-orthogonality incurred by partial dropping</w:t>
      </w:r>
    </w:p>
    <w:p w14:paraId="214FD422" w14:textId="77777777" w:rsidR="00973E0B" w:rsidRPr="00DD3DA0" w:rsidRDefault="00973E0B">
      <w:pPr>
        <w:numPr>
          <w:ilvl w:val="0"/>
          <w:numId w:val="180"/>
        </w:numPr>
        <w:ind w:left="400"/>
        <w:jc w:val="both"/>
        <w:rPr>
          <w:rFonts w:ascii="Times New Roman" w:hAnsi="Times New Roman"/>
          <w:bCs/>
          <w:iCs/>
          <w:szCs w:val="20"/>
          <w:lang w:val="en-US" w:eastAsia="zh-CN"/>
        </w:rPr>
      </w:pPr>
      <w:r>
        <w:rPr>
          <w:rFonts w:ascii="Times New Roman" w:eastAsia="DengXian" w:hAnsi="Times New Roman" w:hint="eastAsia"/>
          <w:bCs/>
          <w:iCs/>
          <w:szCs w:val="20"/>
          <w:lang w:val="en-US" w:eastAsia="zh-CN"/>
        </w:rPr>
        <w:t>C</w:t>
      </w:r>
      <w:r w:rsidRPr="00DD3DA0">
        <w:rPr>
          <w:rFonts w:ascii="Times New Roman" w:eastAsia="DengXian" w:hAnsi="Times New Roman" w:hint="eastAsia"/>
          <w:bCs/>
          <w:iCs/>
          <w:szCs w:val="20"/>
          <w:lang w:val="en-US" w:eastAsia="zh-CN"/>
        </w:rPr>
        <w:t>hannel variation in time domain</w:t>
      </w:r>
    </w:p>
    <w:p w14:paraId="0E89F0CD" w14:textId="77777777" w:rsidR="00973E0B" w:rsidRPr="00B43B0E" w:rsidRDefault="00973E0B" w:rsidP="00973E0B">
      <w:pPr>
        <w:rPr>
          <w:rFonts w:eastAsia="DengXian"/>
          <w:b/>
          <w:bCs/>
          <w:highlight w:val="green"/>
          <w:lang w:eastAsia="zh-CN"/>
        </w:rPr>
      </w:pPr>
      <w:r w:rsidRPr="00B43B0E">
        <w:rPr>
          <w:rFonts w:eastAsia="DengXian" w:hint="eastAsia"/>
          <w:b/>
          <w:bCs/>
          <w:highlight w:val="green"/>
          <w:lang w:eastAsia="zh-CN"/>
        </w:rPr>
        <w:t>Agreement</w:t>
      </w:r>
    </w:p>
    <w:p w14:paraId="5CE790C8" w14:textId="77777777" w:rsidR="00973E0B" w:rsidRPr="00882ECA" w:rsidRDefault="00973E0B" w:rsidP="00973E0B">
      <w:pPr>
        <w:rPr>
          <w:rFonts w:ascii="Times New Roman" w:eastAsia="DengXian" w:hAnsi="Times New Roman"/>
          <w:szCs w:val="20"/>
        </w:rPr>
      </w:pPr>
      <w:r w:rsidRPr="00882ECA">
        <w:rPr>
          <w:rFonts w:ascii="Times New Roman" w:eastAsia="DengXian" w:hAnsi="Times New Roman"/>
          <w:szCs w:val="20"/>
        </w:rPr>
        <w:t xml:space="preserve">For </w:t>
      </w:r>
      <w:r w:rsidRPr="00882ECA">
        <w:rPr>
          <w:rFonts w:ascii="Times New Roman" w:eastAsia="DengXian" w:hAnsi="Times New Roman" w:hint="eastAsia"/>
          <w:szCs w:val="20"/>
          <w:lang w:eastAsia="zh-CN"/>
        </w:rPr>
        <w:t xml:space="preserve">at least </w:t>
      </w:r>
      <w:r w:rsidRPr="00882ECA">
        <w:rPr>
          <w:rFonts w:ascii="Times New Roman" w:eastAsia="DengXian" w:hAnsi="Times New Roman"/>
          <w:szCs w:val="20"/>
        </w:rPr>
        <w:t>increasing SRS capacity</w:t>
      </w:r>
      <w:r w:rsidRPr="00882ECA">
        <w:rPr>
          <w:rFonts w:ascii="Times New Roman" w:eastAsia="DengXian" w:hAnsi="Times New Roman" w:hint="eastAsia"/>
          <w:szCs w:val="20"/>
          <w:lang w:eastAsia="zh-CN"/>
        </w:rPr>
        <w:t>/reducing overhead/improve coverage</w:t>
      </w:r>
      <w:r w:rsidRPr="00882ECA">
        <w:rPr>
          <w:rFonts w:ascii="Times New Roman" w:eastAsia="DengXian" w:hAnsi="Times New Roman"/>
          <w:szCs w:val="20"/>
        </w:rPr>
        <w:t xml:space="preserve"> </w:t>
      </w:r>
      <w:r w:rsidRPr="00882ECA">
        <w:rPr>
          <w:rFonts w:ascii="Times New Roman" w:eastAsia="DengXian" w:hAnsi="Times New Roman" w:hint="eastAsia"/>
          <w:szCs w:val="20"/>
          <w:lang w:eastAsia="zh-CN"/>
        </w:rPr>
        <w:t xml:space="preserve">purposes </w:t>
      </w:r>
      <w:r w:rsidRPr="00882ECA">
        <w:rPr>
          <w:rFonts w:ascii="Times New Roman" w:eastAsia="DengXian" w:hAnsi="Times New Roman"/>
          <w:szCs w:val="20"/>
        </w:rPr>
        <w:t>s</w:t>
      </w:r>
      <w:r w:rsidRPr="00882ECA">
        <w:rPr>
          <w:rFonts w:ascii="Times New Roman" w:eastAsia="Times New Roman" w:hAnsi="Times New Roman"/>
          <w:szCs w:val="20"/>
        </w:rPr>
        <w:t>parse SRS patterns</w:t>
      </w:r>
      <w:r w:rsidRPr="00882ECA">
        <w:rPr>
          <w:rFonts w:ascii="Times New Roman" w:eastAsia="DengXian" w:hAnsi="Times New Roman"/>
          <w:szCs w:val="20"/>
        </w:rPr>
        <w:t xml:space="preserve"> with</w:t>
      </w:r>
      <w:r w:rsidRPr="00882ECA">
        <w:rPr>
          <w:rFonts w:ascii="Times New Roman" w:eastAsia="Times New Roman" w:hAnsi="Times New Roman"/>
          <w:szCs w:val="20"/>
        </w:rPr>
        <w:t xml:space="preserve"> comb values</w:t>
      </w:r>
      <w:r w:rsidRPr="00882ECA">
        <w:rPr>
          <w:rFonts w:ascii="Times New Roman" w:eastAsia="DengXian" w:hAnsi="Times New Roman"/>
          <w:szCs w:val="20"/>
        </w:rPr>
        <w:t xml:space="preserve"> larger than 8, study at least comb 12 and 16 with consideration of at least the following aspects.</w:t>
      </w:r>
    </w:p>
    <w:p w14:paraId="3AAA3E38" w14:textId="77777777" w:rsidR="00973E0B" w:rsidRPr="00882ECA" w:rsidRDefault="00973E0B">
      <w:pPr>
        <w:widowControl w:val="0"/>
        <w:numPr>
          <w:ilvl w:val="1"/>
          <w:numId w:val="181"/>
        </w:numPr>
        <w:spacing w:after="160" w:line="259" w:lineRule="auto"/>
        <w:contextualSpacing/>
        <w:jc w:val="both"/>
        <w:rPr>
          <w:rFonts w:ascii="Times New Roman" w:eastAsia="DengXian" w:hAnsi="Times New Roman"/>
          <w:szCs w:val="20"/>
        </w:rPr>
      </w:pPr>
      <w:r w:rsidRPr="00882ECA">
        <w:rPr>
          <w:rFonts w:ascii="Times New Roman" w:eastAsia="DengXian" w:hAnsi="Times New Roman"/>
          <w:szCs w:val="20"/>
        </w:rPr>
        <w:t>SRS sequences</w:t>
      </w:r>
    </w:p>
    <w:p w14:paraId="3021C3F6" w14:textId="77777777" w:rsidR="00973E0B" w:rsidRPr="00882ECA" w:rsidRDefault="00973E0B">
      <w:pPr>
        <w:widowControl w:val="0"/>
        <w:numPr>
          <w:ilvl w:val="1"/>
          <w:numId w:val="181"/>
        </w:numPr>
        <w:spacing w:after="160" w:line="259" w:lineRule="auto"/>
        <w:contextualSpacing/>
        <w:jc w:val="both"/>
        <w:rPr>
          <w:rFonts w:ascii="Times New Roman" w:eastAsia="DengXian" w:hAnsi="Times New Roman"/>
          <w:szCs w:val="20"/>
        </w:rPr>
      </w:pPr>
      <w:r w:rsidRPr="00882ECA">
        <w:rPr>
          <w:rFonts w:ascii="Times New Roman" w:eastAsia="DengXian" w:hAnsi="Times New Roman"/>
          <w:szCs w:val="20"/>
        </w:rPr>
        <w:t xml:space="preserve">MPR </w:t>
      </w:r>
      <w:r w:rsidRPr="00882ECA">
        <w:rPr>
          <w:rFonts w:ascii="Times New Roman" w:eastAsia="DengXian" w:hAnsi="Times New Roman" w:hint="eastAsia"/>
          <w:szCs w:val="20"/>
          <w:lang w:eastAsia="zh-CN"/>
        </w:rPr>
        <w:t xml:space="preserve">and PAPR/CM </w:t>
      </w:r>
      <w:r w:rsidRPr="00882ECA">
        <w:rPr>
          <w:rFonts w:ascii="Times New Roman" w:eastAsia="DengXian" w:hAnsi="Times New Roman"/>
          <w:szCs w:val="20"/>
        </w:rPr>
        <w:t>impact</w:t>
      </w:r>
    </w:p>
    <w:p w14:paraId="1A677123" w14:textId="77777777" w:rsidR="00973E0B" w:rsidRPr="00882ECA" w:rsidRDefault="00973E0B">
      <w:pPr>
        <w:widowControl w:val="0"/>
        <w:numPr>
          <w:ilvl w:val="1"/>
          <w:numId w:val="181"/>
        </w:numPr>
        <w:spacing w:after="160" w:line="259" w:lineRule="auto"/>
        <w:contextualSpacing/>
        <w:jc w:val="both"/>
        <w:rPr>
          <w:rFonts w:ascii="Times New Roman" w:eastAsia="DengXian" w:hAnsi="Times New Roman"/>
          <w:iCs/>
          <w:szCs w:val="20"/>
        </w:rPr>
      </w:pPr>
      <w:r w:rsidRPr="00882ECA">
        <w:rPr>
          <w:rFonts w:ascii="Times New Roman" w:eastAsia="DengXian" w:hAnsi="Times New Roman"/>
          <w:iCs/>
          <w:szCs w:val="20"/>
        </w:rPr>
        <w:t>Max number of cyclic shifts for the corresponding comb value</w:t>
      </w:r>
    </w:p>
    <w:p w14:paraId="0D6C0B1C" w14:textId="77777777" w:rsidR="00973E0B" w:rsidRPr="00882ECA" w:rsidRDefault="00973E0B">
      <w:pPr>
        <w:widowControl w:val="0"/>
        <w:numPr>
          <w:ilvl w:val="1"/>
          <w:numId w:val="181"/>
        </w:numPr>
        <w:spacing w:after="160" w:line="259" w:lineRule="auto"/>
        <w:contextualSpacing/>
        <w:jc w:val="both"/>
        <w:rPr>
          <w:rFonts w:ascii="Times New Roman" w:eastAsia="DengXian" w:hAnsi="Times New Roman"/>
          <w:iCs/>
          <w:szCs w:val="20"/>
        </w:rPr>
      </w:pPr>
      <w:r w:rsidRPr="00882ECA">
        <w:rPr>
          <w:rFonts w:ascii="Times New Roman" w:eastAsia="DengXian" w:hAnsi="Times New Roman" w:hint="eastAsia"/>
          <w:iCs/>
          <w:szCs w:val="20"/>
          <w:lang w:eastAsia="zh-CN"/>
        </w:rPr>
        <w:t>Minimum available bandwidth and its corresponding sequence</w:t>
      </w:r>
    </w:p>
    <w:p w14:paraId="04F2D7EA" w14:textId="77777777" w:rsidR="00973E0B" w:rsidRPr="00882ECA" w:rsidRDefault="00973E0B">
      <w:pPr>
        <w:widowControl w:val="0"/>
        <w:numPr>
          <w:ilvl w:val="1"/>
          <w:numId w:val="181"/>
        </w:numPr>
        <w:spacing w:after="160" w:line="259" w:lineRule="auto"/>
        <w:contextualSpacing/>
        <w:jc w:val="both"/>
        <w:rPr>
          <w:rFonts w:ascii="Times New Roman" w:eastAsia="SimSun" w:hAnsi="Times New Roman"/>
          <w:szCs w:val="20"/>
          <w:lang w:eastAsia="zh-CN"/>
        </w:rPr>
      </w:pPr>
      <w:r w:rsidRPr="00882ECA">
        <w:rPr>
          <w:rFonts w:ascii="Times New Roman" w:eastAsia="SimSun" w:hAnsi="Times New Roman"/>
          <w:szCs w:val="20"/>
          <w:lang w:eastAsia="zh-CN"/>
        </w:rPr>
        <w:lastRenderedPageBreak/>
        <w:t xml:space="preserve">Channel estimation </w:t>
      </w:r>
      <w:r w:rsidRPr="00882ECA">
        <w:rPr>
          <w:rFonts w:ascii="Times New Roman" w:eastAsia="DengXian" w:hAnsi="Times New Roman"/>
          <w:iCs/>
          <w:szCs w:val="20"/>
        </w:rPr>
        <w:t>performance</w:t>
      </w:r>
    </w:p>
    <w:p w14:paraId="7351DBF6" w14:textId="77777777" w:rsidR="00973E0B" w:rsidRPr="00882ECA" w:rsidRDefault="00973E0B">
      <w:pPr>
        <w:widowControl w:val="0"/>
        <w:numPr>
          <w:ilvl w:val="1"/>
          <w:numId w:val="181"/>
        </w:numPr>
        <w:spacing w:after="160" w:line="259" w:lineRule="auto"/>
        <w:contextualSpacing/>
        <w:jc w:val="both"/>
        <w:rPr>
          <w:rFonts w:ascii="Times New Roman" w:eastAsia="DengXian" w:hAnsi="Times New Roman"/>
          <w:iCs/>
          <w:szCs w:val="20"/>
        </w:rPr>
      </w:pPr>
      <w:r w:rsidRPr="00882ECA">
        <w:rPr>
          <w:rFonts w:ascii="Times New Roman" w:eastAsia="DengXian" w:hAnsi="Times New Roman"/>
          <w:iCs/>
          <w:szCs w:val="20"/>
        </w:rPr>
        <w:t>Applicable RB sizes (e.g., RB size &gt;= 8)</w:t>
      </w:r>
    </w:p>
    <w:p w14:paraId="26704FCD" w14:textId="77777777" w:rsidR="00973E0B" w:rsidRPr="00882ECA" w:rsidRDefault="00973E0B">
      <w:pPr>
        <w:widowControl w:val="0"/>
        <w:numPr>
          <w:ilvl w:val="1"/>
          <w:numId w:val="181"/>
        </w:numPr>
        <w:spacing w:after="160" w:line="259" w:lineRule="auto"/>
        <w:contextualSpacing/>
        <w:jc w:val="both"/>
        <w:rPr>
          <w:rFonts w:ascii="Times New Roman" w:eastAsia="DengXian" w:hAnsi="Times New Roman"/>
          <w:szCs w:val="20"/>
        </w:rPr>
      </w:pPr>
      <w:r w:rsidRPr="00882ECA">
        <w:rPr>
          <w:rFonts w:ascii="Times New Roman" w:eastAsia="DengXian" w:hAnsi="Times New Roman"/>
          <w:szCs w:val="20"/>
        </w:rPr>
        <w:t>Any other performance impacts</w:t>
      </w:r>
    </w:p>
    <w:p w14:paraId="3DB22073" w14:textId="77777777" w:rsidR="00973E0B" w:rsidRPr="00882ECA" w:rsidRDefault="00973E0B">
      <w:pPr>
        <w:widowControl w:val="0"/>
        <w:numPr>
          <w:ilvl w:val="0"/>
          <w:numId w:val="181"/>
        </w:numPr>
        <w:spacing w:after="160" w:line="259" w:lineRule="auto"/>
        <w:contextualSpacing/>
        <w:jc w:val="both"/>
        <w:rPr>
          <w:rFonts w:ascii="Times New Roman" w:eastAsia="DengXian" w:hAnsi="Times New Roman"/>
          <w:szCs w:val="20"/>
        </w:rPr>
      </w:pPr>
      <w:r w:rsidRPr="00882ECA">
        <w:rPr>
          <w:rFonts w:ascii="Times New Roman" w:eastAsia="DengXian" w:hAnsi="Times New Roman"/>
          <w:szCs w:val="20"/>
        </w:rPr>
        <w:t>FFS other comb values.</w:t>
      </w:r>
    </w:p>
    <w:p w14:paraId="75939F5C" w14:textId="77777777" w:rsidR="00973E0B" w:rsidRPr="00882ECA" w:rsidRDefault="00973E0B">
      <w:pPr>
        <w:widowControl w:val="0"/>
        <w:numPr>
          <w:ilvl w:val="0"/>
          <w:numId w:val="181"/>
        </w:numPr>
        <w:spacing w:after="160" w:line="259" w:lineRule="auto"/>
        <w:contextualSpacing/>
        <w:jc w:val="both"/>
        <w:rPr>
          <w:rFonts w:ascii="Times New Roman" w:eastAsia="DengXian" w:hAnsi="Times New Roman"/>
          <w:szCs w:val="20"/>
        </w:rPr>
      </w:pPr>
      <w:r w:rsidRPr="00882ECA">
        <w:rPr>
          <w:rFonts w:ascii="Times New Roman" w:eastAsia="DengXian" w:hAnsi="Times New Roman"/>
          <w:szCs w:val="20"/>
        </w:rPr>
        <w:t>Note: RAN4 input on maximum power boosting is needed</w:t>
      </w:r>
    </w:p>
    <w:p w14:paraId="3B55867B" w14:textId="77777777" w:rsidR="00973E0B" w:rsidRPr="005B60D7" w:rsidRDefault="00973E0B" w:rsidP="00973E0B">
      <w:pPr>
        <w:rPr>
          <w:rFonts w:eastAsia="DengXian"/>
          <w:i/>
          <w:iCs/>
          <w:lang w:eastAsia="zh-CN"/>
        </w:rPr>
      </w:pPr>
    </w:p>
    <w:p w14:paraId="5B14F27A" w14:textId="77777777" w:rsidR="00973E0B" w:rsidRPr="00B43B0E" w:rsidRDefault="00973E0B" w:rsidP="00973E0B">
      <w:pPr>
        <w:rPr>
          <w:rFonts w:eastAsia="DengXian"/>
          <w:b/>
          <w:bCs/>
          <w:highlight w:val="green"/>
          <w:lang w:eastAsia="zh-CN"/>
        </w:rPr>
      </w:pPr>
      <w:r w:rsidRPr="00B43B0E">
        <w:rPr>
          <w:rFonts w:eastAsia="DengXian" w:hint="eastAsia"/>
          <w:b/>
          <w:bCs/>
          <w:highlight w:val="green"/>
          <w:lang w:eastAsia="zh-CN"/>
        </w:rPr>
        <w:t>Agreement</w:t>
      </w:r>
    </w:p>
    <w:p w14:paraId="4DA70B56" w14:textId="77777777" w:rsidR="00973E0B" w:rsidRPr="006C4519" w:rsidRDefault="00973E0B" w:rsidP="00973E0B">
      <w:pPr>
        <w:spacing w:before="120"/>
        <w:rPr>
          <w:rFonts w:ascii="Times New Roman" w:hAnsi="Times New Roman"/>
          <w:szCs w:val="20"/>
        </w:rPr>
      </w:pPr>
      <w:r w:rsidRPr="006C4519">
        <w:rPr>
          <w:rFonts w:ascii="Times New Roman" w:hAnsi="Times New Roman"/>
          <w:szCs w:val="20"/>
        </w:rPr>
        <w:t>Support cross-slot SRS transmission</w:t>
      </w:r>
      <w:r w:rsidRPr="006C4519">
        <w:rPr>
          <w:rFonts w:ascii="Times New Roman" w:eastAsia="DengXian" w:hAnsi="Times New Roman" w:hint="eastAsia"/>
          <w:szCs w:val="20"/>
          <w:lang w:eastAsia="zh-CN"/>
        </w:rPr>
        <w:t xml:space="preserve"> at least for </w:t>
      </w:r>
      <w:r w:rsidRPr="006C4519">
        <w:rPr>
          <w:rFonts w:ascii="Times New Roman" w:hAnsi="Times New Roman"/>
          <w:szCs w:val="20"/>
        </w:rPr>
        <w:t xml:space="preserve">consecutive </w:t>
      </w:r>
      <w:r w:rsidRPr="006C4519">
        <w:rPr>
          <w:rFonts w:ascii="Times New Roman" w:eastAsia="DengXian" w:hAnsi="Times New Roman" w:hint="eastAsia"/>
          <w:szCs w:val="20"/>
          <w:lang w:eastAsia="zh-CN"/>
        </w:rPr>
        <w:t>S+U slots</w:t>
      </w:r>
    </w:p>
    <w:p w14:paraId="1C6AB3FE" w14:textId="77777777" w:rsidR="00973E0B" w:rsidRPr="006C4519" w:rsidRDefault="00973E0B">
      <w:pPr>
        <w:widowControl w:val="0"/>
        <w:numPr>
          <w:ilvl w:val="0"/>
          <w:numId w:val="199"/>
        </w:numPr>
        <w:spacing w:before="120" w:after="120"/>
        <w:ind w:left="400"/>
        <w:jc w:val="both"/>
        <w:rPr>
          <w:rFonts w:ascii="Times New Roman" w:eastAsia="DengXian" w:hAnsi="Times New Roman"/>
          <w:szCs w:val="20"/>
          <w:lang w:eastAsia="zh-CN"/>
        </w:rPr>
      </w:pPr>
      <w:r w:rsidRPr="006C4519">
        <w:rPr>
          <w:rFonts w:ascii="Times New Roman" w:eastAsia="SimSun" w:hAnsi="Times New Roman"/>
          <w:szCs w:val="20"/>
        </w:rPr>
        <w:t>FFS: whether to support cross-slot SRS transmission spanning any two consecutive slots</w:t>
      </w:r>
      <w:r w:rsidRPr="006C4519">
        <w:rPr>
          <w:rFonts w:ascii="Times New Roman" w:eastAsia="SimSun" w:hAnsi="Times New Roman"/>
          <w:szCs w:val="20"/>
          <w:lang w:eastAsia="zh-CN"/>
        </w:rPr>
        <w:t>, e.g., U+U slots.</w:t>
      </w:r>
    </w:p>
    <w:p w14:paraId="4487D145" w14:textId="77777777" w:rsidR="00973E0B" w:rsidRDefault="00973E0B" w:rsidP="00973E0B">
      <w:pPr>
        <w:rPr>
          <w:rFonts w:eastAsia="DengXian"/>
          <w:i/>
          <w:iCs/>
          <w:lang w:eastAsia="zh-CN"/>
        </w:rPr>
      </w:pPr>
    </w:p>
    <w:p w14:paraId="29740E2C" w14:textId="77777777" w:rsidR="00973E0B" w:rsidRDefault="00973E0B" w:rsidP="00973E0B">
      <w:pPr>
        <w:rPr>
          <w:rFonts w:eastAsia="DengXian"/>
          <w:i/>
          <w:iCs/>
          <w:lang w:eastAsia="zh-CN"/>
        </w:rPr>
      </w:pPr>
    </w:p>
    <w:p w14:paraId="64507A1C" w14:textId="77777777" w:rsidR="00973E0B" w:rsidRPr="00B43B0E" w:rsidRDefault="00973E0B" w:rsidP="00973E0B">
      <w:pPr>
        <w:spacing w:before="120"/>
        <w:rPr>
          <w:rFonts w:ascii="Times New Roman" w:eastAsiaTheme="minorEastAsia" w:hAnsi="Times New Roman"/>
          <w:b/>
          <w:szCs w:val="20"/>
          <w:highlight w:val="green"/>
          <w:lang w:eastAsia="zh-CN"/>
        </w:rPr>
      </w:pPr>
      <w:r w:rsidRPr="00B43B0E">
        <w:rPr>
          <w:rFonts w:ascii="Times New Roman" w:eastAsiaTheme="minorEastAsia" w:hAnsi="Times New Roman" w:hint="eastAsia"/>
          <w:b/>
          <w:szCs w:val="20"/>
          <w:highlight w:val="green"/>
          <w:lang w:eastAsia="zh-CN"/>
        </w:rPr>
        <w:t>Agreement</w:t>
      </w:r>
    </w:p>
    <w:p w14:paraId="7E6972FD" w14:textId="77777777" w:rsidR="00973E0B" w:rsidRPr="00B978AA" w:rsidRDefault="00973E0B" w:rsidP="00973E0B">
      <w:pPr>
        <w:spacing w:before="120"/>
        <w:rPr>
          <w:rFonts w:ascii="Times New Roman" w:eastAsia="DengXian" w:hAnsi="Times New Roman"/>
          <w:iCs/>
          <w:szCs w:val="20"/>
          <w:lang w:eastAsia="zh-CN"/>
        </w:rPr>
      </w:pPr>
      <w:r w:rsidRPr="00B978AA">
        <w:rPr>
          <w:rFonts w:ascii="Times New Roman" w:hAnsi="Times New Roman"/>
          <w:iCs/>
          <w:szCs w:val="20"/>
        </w:rPr>
        <w:t xml:space="preserve">Study </w:t>
      </w:r>
      <w:r w:rsidRPr="00B978AA">
        <w:rPr>
          <w:rFonts w:ascii="Times New Roman" w:eastAsia="DengXian" w:hAnsi="Times New Roman" w:hint="eastAsia"/>
          <w:iCs/>
          <w:szCs w:val="20"/>
          <w:lang w:eastAsia="zh-CN"/>
        </w:rPr>
        <w:t xml:space="preserve">at least </w:t>
      </w:r>
      <w:r w:rsidRPr="00B978AA">
        <w:rPr>
          <w:rFonts w:ascii="Times New Roman" w:hAnsi="Times New Roman"/>
          <w:iCs/>
          <w:szCs w:val="20"/>
        </w:rPr>
        <w:t xml:space="preserve">the following </w:t>
      </w:r>
      <w:r w:rsidRPr="00B978AA">
        <w:rPr>
          <w:rFonts w:ascii="Times New Roman" w:eastAsia="DengXian" w:hAnsi="Times New Roman" w:hint="eastAsia"/>
          <w:iCs/>
          <w:szCs w:val="20"/>
          <w:lang w:eastAsia="zh-CN"/>
        </w:rPr>
        <w:t xml:space="preserve">aspects of </w:t>
      </w:r>
      <w:proofErr w:type="spellStart"/>
      <w:r w:rsidRPr="00B978AA">
        <w:rPr>
          <w:rFonts w:ascii="Times New Roman" w:eastAsia="DengXian" w:hAnsi="Times New Roman" w:hint="eastAsia"/>
          <w:iCs/>
          <w:szCs w:val="20"/>
          <w:lang w:eastAsia="zh-CN"/>
        </w:rPr>
        <w:t>precoded</w:t>
      </w:r>
      <w:proofErr w:type="spellEnd"/>
      <w:r w:rsidRPr="00B978AA">
        <w:rPr>
          <w:rFonts w:ascii="Times New Roman" w:eastAsia="DengXian" w:hAnsi="Times New Roman" w:hint="eastAsia"/>
          <w:iCs/>
          <w:szCs w:val="20"/>
          <w:lang w:eastAsia="zh-CN"/>
        </w:rPr>
        <w:t xml:space="preserve"> SRS</w:t>
      </w:r>
    </w:p>
    <w:p w14:paraId="2E6D468D" w14:textId="77777777" w:rsidR="00973E0B" w:rsidRPr="00B978AA" w:rsidRDefault="00973E0B">
      <w:pPr>
        <w:numPr>
          <w:ilvl w:val="0"/>
          <w:numId w:val="200"/>
        </w:numPr>
        <w:adjustRightInd w:val="0"/>
        <w:snapToGrid w:val="0"/>
        <w:spacing w:line="264" w:lineRule="auto"/>
        <w:ind w:left="420"/>
        <w:jc w:val="both"/>
        <w:rPr>
          <w:rFonts w:ascii="Times New Roman" w:hAnsi="Times New Roman"/>
          <w:iCs/>
          <w:szCs w:val="20"/>
        </w:rPr>
      </w:pPr>
      <w:r w:rsidRPr="00B978AA">
        <w:rPr>
          <w:rFonts w:ascii="Times New Roman" w:eastAsia="DengXian" w:hAnsi="Times New Roman"/>
          <w:szCs w:val="20"/>
          <w:lang w:eastAsia="zh-CN"/>
        </w:rPr>
        <w:t>Intended usage (e.g., for UL CSI</w:t>
      </w:r>
      <w:r w:rsidRPr="00B978AA">
        <w:rPr>
          <w:rFonts w:ascii="Times New Roman" w:eastAsia="DengXian" w:hAnsi="Times New Roman" w:hint="eastAsia"/>
          <w:szCs w:val="20"/>
          <w:lang w:eastAsia="zh-CN"/>
        </w:rPr>
        <w:t xml:space="preserve"> and/</w:t>
      </w:r>
      <w:r w:rsidRPr="00B978AA">
        <w:rPr>
          <w:rFonts w:ascii="Times New Roman" w:eastAsia="DengXian" w:hAnsi="Times New Roman"/>
          <w:szCs w:val="20"/>
          <w:lang w:eastAsia="zh-CN"/>
        </w:rPr>
        <w:t xml:space="preserve">or DL CSI) </w:t>
      </w:r>
    </w:p>
    <w:p w14:paraId="313865C4" w14:textId="77777777" w:rsidR="00973E0B" w:rsidRPr="00B978AA" w:rsidRDefault="00973E0B">
      <w:pPr>
        <w:numPr>
          <w:ilvl w:val="0"/>
          <w:numId w:val="200"/>
        </w:numPr>
        <w:adjustRightInd w:val="0"/>
        <w:snapToGrid w:val="0"/>
        <w:spacing w:line="264" w:lineRule="auto"/>
        <w:ind w:left="420"/>
        <w:jc w:val="both"/>
        <w:rPr>
          <w:rFonts w:ascii="Times New Roman" w:eastAsia="DengXian" w:hAnsi="Times New Roman"/>
          <w:szCs w:val="20"/>
          <w:lang w:eastAsia="zh-CN"/>
        </w:rPr>
      </w:pPr>
      <w:r w:rsidRPr="00B978AA">
        <w:rPr>
          <w:rFonts w:ascii="Times New Roman" w:eastAsia="DengXian" w:hAnsi="Times New Roman"/>
          <w:szCs w:val="20"/>
          <w:lang w:eastAsia="zh-CN"/>
        </w:rPr>
        <w:t xml:space="preserve">Feasibility under specific UE architectures (e.g., </w:t>
      </w:r>
      <w:proofErr w:type="spellStart"/>
      <w:r w:rsidRPr="00B978AA">
        <w:rPr>
          <w:rFonts w:ascii="Times New Roman" w:eastAsia="DengXian" w:hAnsi="Times New Roman"/>
          <w:szCs w:val="20"/>
          <w:lang w:eastAsia="zh-CN"/>
        </w:rPr>
        <w:t>xTyR</w:t>
      </w:r>
      <w:proofErr w:type="spellEnd"/>
      <w:r w:rsidRPr="00B978AA">
        <w:rPr>
          <w:rFonts w:ascii="Times New Roman" w:eastAsia="DengXian" w:hAnsi="Times New Roman"/>
          <w:szCs w:val="20"/>
          <w:lang w:eastAsia="zh-CN"/>
        </w:rPr>
        <w:t xml:space="preserve"> configurations for DL CSI)</w:t>
      </w:r>
    </w:p>
    <w:p w14:paraId="5BA4E22C" w14:textId="77777777" w:rsidR="00973E0B" w:rsidRPr="00B978AA" w:rsidRDefault="00973E0B">
      <w:pPr>
        <w:numPr>
          <w:ilvl w:val="0"/>
          <w:numId w:val="200"/>
        </w:numPr>
        <w:adjustRightInd w:val="0"/>
        <w:snapToGrid w:val="0"/>
        <w:spacing w:line="264" w:lineRule="auto"/>
        <w:ind w:left="420"/>
        <w:jc w:val="both"/>
        <w:rPr>
          <w:rFonts w:ascii="Times New Roman" w:eastAsia="DengXian" w:hAnsi="Times New Roman"/>
          <w:szCs w:val="20"/>
          <w:lang w:eastAsia="zh-CN"/>
        </w:rPr>
      </w:pPr>
      <w:r w:rsidRPr="00B978AA">
        <w:rPr>
          <w:rFonts w:ascii="Times New Roman" w:eastAsia="DengXian" w:hAnsi="Times New Roman" w:hint="eastAsia"/>
          <w:szCs w:val="20"/>
          <w:lang w:eastAsia="zh-CN"/>
        </w:rPr>
        <w:t>G</w:t>
      </w:r>
      <w:r w:rsidRPr="00B978AA">
        <w:rPr>
          <w:rFonts w:ascii="Times New Roman" w:eastAsia="DengXian" w:hAnsi="Times New Roman"/>
          <w:szCs w:val="20"/>
          <w:lang w:eastAsia="zh-CN"/>
        </w:rPr>
        <w:t>ain compared to non-</w:t>
      </w:r>
      <w:proofErr w:type="spellStart"/>
      <w:r w:rsidRPr="00B978AA">
        <w:rPr>
          <w:rFonts w:ascii="Times New Roman" w:eastAsia="DengXian" w:hAnsi="Times New Roman"/>
          <w:szCs w:val="20"/>
          <w:lang w:eastAsia="zh-CN"/>
        </w:rPr>
        <w:t>precoded</w:t>
      </w:r>
      <w:proofErr w:type="spellEnd"/>
      <w:r w:rsidRPr="00B978AA">
        <w:rPr>
          <w:rFonts w:ascii="Times New Roman" w:eastAsia="DengXian" w:hAnsi="Times New Roman"/>
          <w:szCs w:val="20"/>
          <w:lang w:eastAsia="zh-CN"/>
        </w:rPr>
        <w:t xml:space="preserve"> SRS, accounting for practical impairments (e.g., PAPR/CM loss, realistic UE reciprocity, and UE coherency assumptions)</w:t>
      </w:r>
    </w:p>
    <w:p w14:paraId="5F85A73F" w14:textId="77777777" w:rsidR="00973E0B" w:rsidRPr="00B978AA" w:rsidRDefault="00973E0B">
      <w:pPr>
        <w:numPr>
          <w:ilvl w:val="0"/>
          <w:numId w:val="200"/>
        </w:numPr>
        <w:adjustRightInd w:val="0"/>
        <w:snapToGrid w:val="0"/>
        <w:spacing w:line="264" w:lineRule="auto"/>
        <w:ind w:left="420"/>
        <w:jc w:val="both"/>
        <w:rPr>
          <w:rFonts w:ascii="Times New Roman" w:hAnsi="Times New Roman"/>
          <w:iCs/>
          <w:szCs w:val="20"/>
        </w:rPr>
      </w:pPr>
      <w:r w:rsidRPr="00B978AA">
        <w:rPr>
          <w:rFonts w:ascii="Times New Roman" w:eastAsia="DengXian" w:hAnsi="Times New Roman" w:hint="eastAsia"/>
          <w:szCs w:val="20"/>
          <w:lang w:eastAsia="zh-CN"/>
        </w:rPr>
        <w:t>M</w:t>
      </w:r>
      <w:r w:rsidRPr="00B978AA">
        <w:rPr>
          <w:rFonts w:ascii="Times New Roman" w:eastAsia="DengXian" w:hAnsi="Times New Roman"/>
          <w:szCs w:val="20"/>
          <w:lang w:eastAsia="zh-CN"/>
        </w:rPr>
        <w:t>ethods</w:t>
      </w:r>
      <w:r w:rsidRPr="00B978AA">
        <w:rPr>
          <w:rFonts w:ascii="Times New Roman" w:hAnsi="Times New Roman"/>
          <w:iCs/>
          <w:szCs w:val="20"/>
        </w:rPr>
        <w:t xml:space="preserve"> for precoder derivation of </w:t>
      </w:r>
      <w:proofErr w:type="spellStart"/>
      <w:r w:rsidRPr="00B978AA">
        <w:rPr>
          <w:rFonts w:ascii="Times New Roman" w:hAnsi="Times New Roman"/>
          <w:iCs/>
          <w:szCs w:val="20"/>
        </w:rPr>
        <w:t>precoded</w:t>
      </w:r>
      <w:proofErr w:type="spellEnd"/>
      <w:r w:rsidRPr="00B978AA">
        <w:rPr>
          <w:rFonts w:ascii="Times New Roman" w:hAnsi="Times New Roman"/>
          <w:iCs/>
          <w:szCs w:val="20"/>
        </w:rPr>
        <w:t xml:space="preserve"> SRS:</w:t>
      </w:r>
    </w:p>
    <w:p w14:paraId="256DFFFE" w14:textId="77777777" w:rsidR="00973E0B" w:rsidRPr="00B978AA" w:rsidRDefault="00973E0B">
      <w:pPr>
        <w:numPr>
          <w:ilvl w:val="0"/>
          <w:numId w:val="201"/>
        </w:numPr>
        <w:adjustRightInd w:val="0"/>
        <w:snapToGrid w:val="0"/>
        <w:spacing w:line="264" w:lineRule="auto"/>
        <w:ind w:leftChars="100" w:left="620"/>
        <w:jc w:val="both"/>
        <w:rPr>
          <w:rFonts w:ascii="Times New Roman" w:hAnsi="Times New Roman"/>
          <w:iCs/>
          <w:szCs w:val="20"/>
        </w:rPr>
      </w:pPr>
      <w:r w:rsidRPr="00B978AA">
        <w:rPr>
          <w:rFonts w:ascii="Times New Roman" w:hAnsi="Times New Roman"/>
          <w:iCs/>
          <w:szCs w:val="20"/>
        </w:rPr>
        <w:t xml:space="preserve">Method-1: </w:t>
      </w:r>
      <w:r w:rsidRPr="00B978AA">
        <w:rPr>
          <w:rFonts w:ascii="Times New Roman" w:eastAsia="DengXian" w:hAnsi="Times New Roman" w:hint="eastAsia"/>
          <w:iCs/>
          <w:szCs w:val="20"/>
          <w:lang w:eastAsia="zh-CN"/>
        </w:rPr>
        <w:t>Determined by NW</w:t>
      </w:r>
      <w:r w:rsidRPr="00B978AA">
        <w:rPr>
          <w:rFonts w:ascii="Times New Roman" w:hAnsi="Times New Roman"/>
          <w:iCs/>
          <w:szCs w:val="20"/>
        </w:rPr>
        <w:t xml:space="preserve"> (e.g., derived from the measurement</w:t>
      </w:r>
      <w:r w:rsidRPr="00B978AA">
        <w:rPr>
          <w:rFonts w:ascii="Times New Roman" w:eastAsia="DengXian" w:hAnsi="Times New Roman" w:hint="eastAsia"/>
          <w:iCs/>
          <w:szCs w:val="20"/>
          <w:lang w:eastAsia="zh-CN"/>
        </w:rPr>
        <w:t>s</w:t>
      </w:r>
      <w:r w:rsidRPr="00B978AA">
        <w:rPr>
          <w:rFonts w:ascii="Times New Roman" w:hAnsi="Times New Roman"/>
          <w:iCs/>
          <w:szCs w:val="20"/>
        </w:rPr>
        <w:t xml:space="preserve"> of </w:t>
      </w:r>
      <w:r w:rsidRPr="00B978AA">
        <w:rPr>
          <w:rFonts w:ascii="Times New Roman" w:eastAsiaTheme="minorEastAsia" w:hAnsi="Times New Roman" w:hint="eastAsia"/>
          <w:iCs/>
          <w:szCs w:val="20"/>
          <w:lang w:eastAsia="zh-CN"/>
        </w:rPr>
        <w:t>SRS</w:t>
      </w:r>
      <w:r w:rsidRPr="00B978AA">
        <w:rPr>
          <w:rFonts w:ascii="Times New Roman" w:eastAsia="DengXian" w:hAnsi="Times New Roman" w:hint="eastAsia"/>
          <w:iCs/>
          <w:szCs w:val="20"/>
          <w:lang w:eastAsia="zh-CN"/>
        </w:rPr>
        <w:t xml:space="preserve"> and indications from NW</w:t>
      </w:r>
      <w:r w:rsidRPr="00B978AA">
        <w:rPr>
          <w:rFonts w:ascii="Times New Roman" w:hAnsi="Times New Roman"/>
          <w:iCs/>
          <w:szCs w:val="20"/>
        </w:rPr>
        <w:t xml:space="preserve">) </w:t>
      </w:r>
    </w:p>
    <w:p w14:paraId="08028087" w14:textId="77777777" w:rsidR="00973E0B" w:rsidRPr="00B978AA" w:rsidRDefault="00973E0B">
      <w:pPr>
        <w:numPr>
          <w:ilvl w:val="0"/>
          <w:numId w:val="201"/>
        </w:numPr>
        <w:adjustRightInd w:val="0"/>
        <w:snapToGrid w:val="0"/>
        <w:spacing w:line="264" w:lineRule="auto"/>
        <w:ind w:leftChars="100" w:left="620"/>
        <w:jc w:val="both"/>
        <w:rPr>
          <w:rFonts w:ascii="Times New Roman" w:hAnsi="Times New Roman"/>
          <w:iCs/>
          <w:szCs w:val="20"/>
        </w:rPr>
      </w:pPr>
      <w:r w:rsidRPr="00B978AA">
        <w:rPr>
          <w:rFonts w:ascii="Times New Roman" w:hAnsi="Times New Roman"/>
          <w:iCs/>
          <w:szCs w:val="20"/>
        </w:rPr>
        <w:t>Method-2: Determined</w:t>
      </w:r>
      <w:r w:rsidRPr="00B978AA">
        <w:rPr>
          <w:rFonts w:ascii="Times New Roman" w:eastAsiaTheme="minorEastAsia" w:hAnsi="Times New Roman" w:hint="eastAsia"/>
          <w:iCs/>
          <w:szCs w:val="20"/>
          <w:lang w:eastAsia="zh-CN"/>
        </w:rPr>
        <w:t xml:space="preserve"> (with/without reported)</w:t>
      </w:r>
      <w:r w:rsidRPr="00B978AA">
        <w:rPr>
          <w:rFonts w:ascii="Times New Roman" w:hAnsi="Times New Roman"/>
          <w:iCs/>
          <w:szCs w:val="20"/>
        </w:rPr>
        <w:t xml:space="preserve"> by UE via DL measurement</w:t>
      </w:r>
      <w:r w:rsidRPr="00B978AA">
        <w:rPr>
          <w:rFonts w:ascii="Times New Roman" w:eastAsia="DengXian" w:hAnsi="Times New Roman" w:hint="eastAsia"/>
          <w:iCs/>
          <w:szCs w:val="20"/>
          <w:lang w:eastAsia="zh-CN"/>
        </w:rPr>
        <w:t xml:space="preserve"> </w:t>
      </w:r>
    </w:p>
    <w:p w14:paraId="630978EF" w14:textId="77777777" w:rsidR="00973E0B" w:rsidRPr="00B978AA" w:rsidRDefault="00973E0B">
      <w:pPr>
        <w:numPr>
          <w:ilvl w:val="0"/>
          <w:numId w:val="202"/>
        </w:numPr>
        <w:adjustRightInd w:val="0"/>
        <w:snapToGrid w:val="0"/>
        <w:spacing w:after="160" w:line="264" w:lineRule="auto"/>
        <w:ind w:leftChars="291" w:left="1002"/>
        <w:contextualSpacing/>
        <w:jc w:val="both"/>
        <w:rPr>
          <w:rFonts w:ascii="Times New Roman" w:eastAsia="SimSun" w:hAnsi="Times New Roman"/>
          <w:iCs/>
          <w:szCs w:val="20"/>
        </w:rPr>
      </w:pPr>
      <w:r w:rsidRPr="00B978AA">
        <w:rPr>
          <w:rFonts w:ascii="Times New Roman" w:eastAsia="SimSun" w:hAnsi="Times New Roman" w:hint="eastAsia"/>
          <w:iCs/>
          <w:szCs w:val="20"/>
          <w:lang w:eastAsia="zh-CN"/>
        </w:rPr>
        <w:t xml:space="preserve">FFS: UE </w:t>
      </w:r>
      <w:r w:rsidRPr="00B978AA">
        <w:rPr>
          <w:rFonts w:ascii="Times New Roman" w:eastAsia="SimSun" w:hAnsi="Times New Roman"/>
          <w:iCs/>
          <w:szCs w:val="20"/>
          <w:lang w:eastAsia="zh-CN"/>
        </w:rPr>
        <w:t>UL/DL reciprocity</w:t>
      </w:r>
      <w:r w:rsidRPr="00B978AA">
        <w:rPr>
          <w:rFonts w:ascii="Times New Roman" w:eastAsia="SimSun" w:hAnsi="Times New Roman" w:hint="eastAsia"/>
          <w:iCs/>
          <w:szCs w:val="20"/>
          <w:lang w:eastAsia="zh-CN"/>
        </w:rPr>
        <w:t xml:space="preserve"> calibration</w:t>
      </w:r>
    </w:p>
    <w:p w14:paraId="7D714402" w14:textId="77777777" w:rsidR="00973E0B" w:rsidRPr="002A799C" w:rsidRDefault="00973E0B" w:rsidP="00973E0B">
      <w:pPr>
        <w:rPr>
          <w:rFonts w:ascii="Times New Roman" w:eastAsia="DengXian" w:hAnsi="Times New Roman"/>
          <w:color w:val="FF0000"/>
          <w:sz w:val="18"/>
          <w:szCs w:val="18"/>
          <w:lang w:eastAsia="zh-CN"/>
        </w:rPr>
      </w:pPr>
    </w:p>
    <w:p w14:paraId="7D4B0319" w14:textId="77777777" w:rsidR="00973E0B" w:rsidRPr="00B43B0E" w:rsidRDefault="00973E0B" w:rsidP="00973E0B">
      <w:pPr>
        <w:rPr>
          <w:rFonts w:eastAsia="DengXian"/>
          <w:b/>
          <w:bCs/>
          <w:highlight w:val="green"/>
          <w:lang w:eastAsia="zh-CN"/>
        </w:rPr>
      </w:pPr>
      <w:r w:rsidRPr="00B43B0E">
        <w:rPr>
          <w:rFonts w:eastAsia="DengXian" w:hint="eastAsia"/>
          <w:b/>
          <w:bCs/>
          <w:highlight w:val="green"/>
          <w:lang w:eastAsia="zh-CN"/>
        </w:rPr>
        <w:t>Agreement</w:t>
      </w:r>
    </w:p>
    <w:p w14:paraId="41C2D862" w14:textId="77777777" w:rsidR="00973E0B" w:rsidRPr="00304AB9" w:rsidRDefault="00973E0B" w:rsidP="00973E0B">
      <w:pPr>
        <w:rPr>
          <w:rFonts w:ascii="Times New Roman" w:eastAsia="DengXian" w:hAnsi="Times New Roman"/>
          <w:szCs w:val="20"/>
          <w:lang w:eastAsia="zh-CN"/>
        </w:rPr>
      </w:pPr>
      <w:r w:rsidRPr="00304AB9">
        <w:rPr>
          <w:rFonts w:ascii="Times New Roman" w:hAnsi="Times New Roman"/>
          <w:szCs w:val="20"/>
        </w:rPr>
        <w:t xml:space="preserve">For SRS of 6GR, </w:t>
      </w:r>
      <w:r w:rsidRPr="00304AB9">
        <w:rPr>
          <w:rFonts w:ascii="Times New Roman" w:eastAsia="DengXian" w:hAnsi="Times New Roman" w:hint="eastAsia"/>
          <w:szCs w:val="20"/>
          <w:lang w:eastAsia="zh-CN"/>
        </w:rPr>
        <w:t xml:space="preserve">study </w:t>
      </w:r>
      <w:r w:rsidRPr="00304AB9">
        <w:rPr>
          <w:rFonts w:ascii="Times New Roman" w:eastAsia="DengXian" w:hAnsi="Times New Roman"/>
          <w:szCs w:val="20"/>
          <w:lang w:eastAsia="zh-CN"/>
        </w:rPr>
        <w:t xml:space="preserve">the following </w:t>
      </w:r>
      <w:r w:rsidRPr="00304AB9">
        <w:rPr>
          <w:rFonts w:ascii="Times New Roman" w:hAnsi="Times New Roman"/>
          <w:szCs w:val="20"/>
        </w:rPr>
        <w:t>frequency hopping aspects</w:t>
      </w:r>
    </w:p>
    <w:p w14:paraId="6AF3FCA5" w14:textId="77777777" w:rsidR="00973E0B" w:rsidRDefault="00973E0B">
      <w:pPr>
        <w:numPr>
          <w:ilvl w:val="0"/>
          <w:numId w:val="180"/>
        </w:numPr>
        <w:ind w:left="400" w:hanging="400"/>
        <w:jc w:val="both"/>
        <w:rPr>
          <w:rFonts w:ascii="Times New Roman" w:eastAsiaTheme="minorEastAsia" w:hAnsi="Times New Roman"/>
          <w:bCs/>
          <w:iCs/>
          <w:szCs w:val="20"/>
          <w:lang w:eastAsia="zh-CN"/>
        </w:rPr>
      </w:pPr>
      <w:r w:rsidRPr="00304AB9">
        <w:rPr>
          <w:rFonts w:ascii="Times New Roman" w:eastAsiaTheme="minorEastAsia" w:hAnsi="Times New Roman"/>
          <w:bCs/>
          <w:iCs/>
          <w:szCs w:val="20"/>
          <w:lang w:eastAsia="zh-CN"/>
        </w:rPr>
        <w:t>A single-level frequency hopping</w:t>
      </w:r>
    </w:p>
    <w:p w14:paraId="2D302600" w14:textId="77777777" w:rsidR="00973E0B" w:rsidRPr="00304AB9" w:rsidRDefault="00973E0B">
      <w:pPr>
        <w:numPr>
          <w:ilvl w:val="1"/>
          <w:numId w:val="180"/>
        </w:numPr>
        <w:jc w:val="both"/>
        <w:rPr>
          <w:rFonts w:ascii="Times New Roman" w:eastAsiaTheme="minorEastAsia" w:hAnsi="Times New Roman"/>
          <w:bCs/>
          <w:iCs/>
          <w:szCs w:val="20"/>
          <w:lang w:eastAsia="zh-CN"/>
        </w:rPr>
      </w:pPr>
      <w:r w:rsidRPr="00304AB9">
        <w:rPr>
          <w:rFonts w:ascii="Times New Roman" w:eastAsia="DengXian" w:hAnsi="Times New Roman" w:hint="eastAsia"/>
          <w:bCs/>
          <w:iCs/>
          <w:szCs w:val="20"/>
          <w:lang w:eastAsia="zh-CN"/>
        </w:rPr>
        <w:t xml:space="preserve">hopping </w:t>
      </w:r>
      <w:r>
        <w:rPr>
          <w:rFonts w:ascii="Times New Roman" w:eastAsia="DengXian" w:hAnsi="Times New Roman" w:hint="eastAsia"/>
          <w:bCs/>
          <w:iCs/>
          <w:szCs w:val="20"/>
          <w:lang w:eastAsia="zh-CN"/>
        </w:rPr>
        <w:t xml:space="preserve">over bandwidth </w:t>
      </w:r>
      <w:r w:rsidRPr="00304AB9">
        <w:rPr>
          <w:rFonts w:ascii="Times New Roman" w:eastAsia="DengXian" w:hAnsi="Times New Roman" w:hint="eastAsia"/>
          <w:bCs/>
          <w:iCs/>
          <w:szCs w:val="20"/>
          <w:lang w:eastAsia="zh-CN"/>
        </w:rPr>
        <w:t>with one or multiple frequency hops</w:t>
      </w:r>
    </w:p>
    <w:p w14:paraId="2B2EA2BF" w14:textId="77777777" w:rsidR="00973E0B" w:rsidRPr="00304AB9" w:rsidRDefault="00973E0B">
      <w:pPr>
        <w:numPr>
          <w:ilvl w:val="0"/>
          <w:numId w:val="180"/>
        </w:numPr>
        <w:ind w:left="400" w:hanging="400"/>
        <w:jc w:val="both"/>
        <w:rPr>
          <w:rFonts w:ascii="Times New Roman" w:eastAsiaTheme="minorEastAsia" w:hAnsi="Times New Roman"/>
          <w:bCs/>
          <w:iCs/>
          <w:szCs w:val="20"/>
          <w:lang w:eastAsia="zh-CN"/>
        </w:rPr>
      </w:pPr>
      <w:r w:rsidRPr="00304AB9">
        <w:rPr>
          <w:rFonts w:ascii="Times New Roman" w:eastAsiaTheme="minorEastAsia" w:hAnsi="Times New Roman"/>
          <w:bCs/>
          <w:iCs/>
          <w:szCs w:val="20"/>
          <w:lang w:eastAsia="zh-CN"/>
        </w:rPr>
        <w:t>Two-level frequency hopping</w:t>
      </w:r>
    </w:p>
    <w:p w14:paraId="37263D93" w14:textId="77777777" w:rsidR="00973E0B" w:rsidRPr="00304AB9" w:rsidRDefault="00973E0B">
      <w:pPr>
        <w:numPr>
          <w:ilvl w:val="1"/>
          <w:numId w:val="180"/>
        </w:numPr>
        <w:jc w:val="both"/>
        <w:rPr>
          <w:rFonts w:ascii="Times New Roman" w:eastAsiaTheme="minorEastAsia" w:hAnsi="Times New Roman"/>
          <w:bCs/>
          <w:iCs/>
          <w:szCs w:val="20"/>
          <w:lang w:eastAsia="zh-CN"/>
        </w:rPr>
      </w:pPr>
      <w:r w:rsidRPr="00304AB9">
        <w:rPr>
          <w:rFonts w:ascii="Times New Roman" w:eastAsiaTheme="minorEastAsia" w:hAnsi="Times New Roman"/>
          <w:bCs/>
          <w:iCs/>
          <w:szCs w:val="20"/>
          <w:lang w:eastAsia="zh-CN"/>
        </w:rPr>
        <w:t xml:space="preserve">First level: </w:t>
      </w:r>
      <w:r w:rsidRPr="00304AB9">
        <w:rPr>
          <w:rFonts w:ascii="Times New Roman" w:eastAsia="DengXian" w:hAnsi="Times New Roman" w:hint="eastAsia"/>
          <w:bCs/>
          <w:iCs/>
          <w:szCs w:val="20"/>
          <w:lang w:eastAsia="zh-CN"/>
        </w:rPr>
        <w:t>hopping over BW with one or multiple frequency hops</w:t>
      </w:r>
    </w:p>
    <w:p w14:paraId="5114EF1E" w14:textId="77777777" w:rsidR="00973E0B" w:rsidRPr="00304AB9" w:rsidRDefault="00973E0B">
      <w:pPr>
        <w:numPr>
          <w:ilvl w:val="1"/>
          <w:numId w:val="180"/>
        </w:numPr>
        <w:jc w:val="both"/>
        <w:rPr>
          <w:rFonts w:ascii="Times New Roman" w:eastAsiaTheme="minorEastAsia" w:hAnsi="Times New Roman"/>
          <w:bCs/>
          <w:iCs/>
          <w:szCs w:val="20"/>
          <w:lang w:eastAsia="zh-CN"/>
        </w:rPr>
      </w:pPr>
      <w:r w:rsidRPr="00304AB9">
        <w:rPr>
          <w:rFonts w:ascii="Times New Roman" w:eastAsiaTheme="minorEastAsia" w:hAnsi="Times New Roman"/>
          <w:bCs/>
          <w:iCs/>
          <w:szCs w:val="20"/>
          <w:lang w:eastAsia="zh-CN"/>
        </w:rPr>
        <w:t xml:space="preserve">Second level: </w:t>
      </w:r>
      <w:r w:rsidRPr="00304AB9">
        <w:rPr>
          <w:rFonts w:ascii="Times New Roman" w:eastAsia="DengXian" w:hAnsi="Times New Roman" w:hint="eastAsia"/>
          <w:bCs/>
          <w:iCs/>
          <w:szCs w:val="20"/>
          <w:lang w:eastAsia="zh-CN"/>
        </w:rPr>
        <w:t>hopping within each frequency hop</w:t>
      </w:r>
      <w:r w:rsidRPr="00304AB9">
        <w:rPr>
          <w:rFonts w:ascii="Times New Roman" w:eastAsiaTheme="minorEastAsia" w:hAnsi="Times New Roman"/>
          <w:bCs/>
          <w:iCs/>
          <w:szCs w:val="20"/>
          <w:lang w:eastAsia="zh-CN"/>
        </w:rPr>
        <w:t xml:space="preserve"> </w:t>
      </w:r>
      <w:r w:rsidRPr="00304AB9">
        <w:rPr>
          <w:rFonts w:ascii="Times New Roman" w:eastAsia="DengXian" w:hAnsi="Times New Roman" w:hint="eastAsia"/>
          <w:bCs/>
          <w:iCs/>
          <w:szCs w:val="20"/>
          <w:lang w:eastAsia="zh-CN"/>
        </w:rPr>
        <w:t xml:space="preserve">of the first-level hopping </w:t>
      </w:r>
    </w:p>
    <w:p w14:paraId="2B262D03" w14:textId="77777777" w:rsidR="00973E0B" w:rsidRPr="00304AB9" w:rsidRDefault="00973E0B">
      <w:pPr>
        <w:numPr>
          <w:ilvl w:val="0"/>
          <w:numId w:val="180"/>
        </w:numPr>
        <w:ind w:left="400" w:hanging="400"/>
        <w:jc w:val="both"/>
        <w:rPr>
          <w:rFonts w:ascii="Times New Roman" w:eastAsiaTheme="minorEastAsia" w:hAnsi="Times New Roman"/>
          <w:bCs/>
          <w:iCs/>
          <w:strike/>
          <w:szCs w:val="20"/>
          <w:lang w:eastAsia="zh-CN"/>
        </w:rPr>
      </w:pPr>
      <w:r w:rsidRPr="00304AB9">
        <w:rPr>
          <w:rFonts w:ascii="Times New Roman" w:eastAsiaTheme="minorEastAsia" w:hAnsi="Times New Roman"/>
          <w:bCs/>
          <w:iCs/>
          <w:szCs w:val="20"/>
          <w:lang w:eastAsia="zh-CN"/>
        </w:rPr>
        <w:t xml:space="preserve">For </w:t>
      </w:r>
      <w:r w:rsidRPr="00304AB9">
        <w:rPr>
          <w:rFonts w:ascii="Times New Roman" w:eastAsia="DengXian" w:hAnsi="Times New Roman" w:hint="eastAsia"/>
          <w:bCs/>
          <w:iCs/>
          <w:szCs w:val="20"/>
          <w:lang w:eastAsia="zh-CN"/>
        </w:rPr>
        <w:t>single or two</w:t>
      </w:r>
      <w:r w:rsidRPr="00304AB9">
        <w:rPr>
          <w:rFonts w:ascii="Times New Roman" w:eastAsiaTheme="minorEastAsia" w:hAnsi="Times New Roman"/>
          <w:bCs/>
          <w:iCs/>
          <w:szCs w:val="20"/>
          <w:lang w:eastAsia="zh-CN"/>
        </w:rPr>
        <w:t xml:space="preserve"> level</w:t>
      </w:r>
      <w:r w:rsidRPr="00304AB9">
        <w:rPr>
          <w:rFonts w:ascii="Times New Roman" w:eastAsia="DengXian" w:hAnsi="Times New Roman" w:hint="eastAsia"/>
          <w:bCs/>
          <w:iCs/>
          <w:szCs w:val="20"/>
          <w:lang w:eastAsia="zh-CN"/>
        </w:rPr>
        <w:t>s, consider at least the following options</w:t>
      </w:r>
    </w:p>
    <w:p w14:paraId="7299A121" w14:textId="77777777" w:rsidR="00973E0B" w:rsidRPr="00304AB9" w:rsidRDefault="00973E0B">
      <w:pPr>
        <w:numPr>
          <w:ilvl w:val="1"/>
          <w:numId w:val="180"/>
        </w:numPr>
        <w:jc w:val="both"/>
        <w:rPr>
          <w:rFonts w:ascii="Times New Roman" w:eastAsia="DengXian" w:hAnsi="Times New Roman"/>
          <w:bCs/>
          <w:iCs/>
          <w:szCs w:val="20"/>
          <w:lang w:eastAsia="zh-CN"/>
        </w:rPr>
      </w:pPr>
      <w:r w:rsidRPr="00304AB9">
        <w:rPr>
          <w:rFonts w:ascii="Times New Roman" w:eastAsia="DengXian" w:hAnsi="Times New Roman" w:hint="eastAsia"/>
          <w:bCs/>
          <w:iCs/>
          <w:szCs w:val="20"/>
          <w:lang w:eastAsia="zh-CN"/>
        </w:rPr>
        <w:t>N</w:t>
      </w:r>
      <w:r w:rsidRPr="00304AB9">
        <w:rPr>
          <w:rFonts w:ascii="Times New Roman" w:eastAsia="DengXian" w:hAnsi="Times New Roman"/>
          <w:bCs/>
          <w:iCs/>
          <w:szCs w:val="20"/>
          <w:lang w:eastAsia="zh-CN"/>
        </w:rPr>
        <w:t xml:space="preserve">ested tree-like frequency hopping pattern </w:t>
      </w:r>
    </w:p>
    <w:p w14:paraId="0AC7756A" w14:textId="77777777" w:rsidR="00973E0B" w:rsidRPr="00304AB9" w:rsidRDefault="00973E0B">
      <w:pPr>
        <w:numPr>
          <w:ilvl w:val="1"/>
          <w:numId w:val="180"/>
        </w:numPr>
        <w:jc w:val="both"/>
        <w:rPr>
          <w:rFonts w:ascii="Times New Roman" w:eastAsia="DengXian" w:hAnsi="Times New Roman"/>
          <w:bCs/>
          <w:iCs/>
          <w:szCs w:val="20"/>
          <w:lang w:eastAsia="zh-CN"/>
        </w:rPr>
      </w:pPr>
      <w:r w:rsidRPr="00304AB9">
        <w:rPr>
          <w:rFonts w:ascii="Times New Roman" w:eastAsia="DengXian" w:hAnsi="Times New Roman" w:hint="eastAsia"/>
          <w:bCs/>
          <w:iCs/>
          <w:szCs w:val="20"/>
          <w:lang w:eastAsia="zh-CN"/>
        </w:rPr>
        <w:t>Sequential hopping pattern</w:t>
      </w:r>
    </w:p>
    <w:p w14:paraId="20F011E4" w14:textId="77777777" w:rsidR="00973E0B" w:rsidRPr="00304AB9" w:rsidRDefault="00973E0B">
      <w:pPr>
        <w:numPr>
          <w:ilvl w:val="1"/>
          <w:numId w:val="180"/>
        </w:numPr>
        <w:jc w:val="both"/>
        <w:rPr>
          <w:rFonts w:ascii="Times New Roman" w:eastAsia="DengXian" w:hAnsi="Times New Roman"/>
          <w:bCs/>
          <w:iCs/>
          <w:szCs w:val="20"/>
          <w:lang w:eastAsia="zh-CN"/>
        </w:rPr>
      </w:pPr>
      <w:r w:rsidRPr="00304AB9">
        <w:rPr>
          <w:rFonts w:ascii="Times New Roman" w:eastAsia="DengXian" w:hAnsi="Times New Roman" w:hint="eastAsia"/>
          <w:bCs/>
          <w:iCs/>
          <w:szCs w:val="20"/>
          <w:lang w:eastAsia="zh-CN"/>
        </w:rPr>
        <w:t xml:space="preserve">Pattern </w:t>
      </w:r>
      <w:r>
        <w:rPr>
          <w:rFonts w:ascii="Times New Roman" w:eastAsia="DengXian" w:hAnsi="Times New Roman" w:hint="eastAsia"/>
          <w:bCs/>
          <w:iCs/>
          <w:szCs w:val="20"/>
          <w:lang w:eastAsia="zh-CN"/>
        </w:rPr>
        <w:t>following</w:t>
      </w:r>
      <w:r w:rsidRPr="00304AB9">
        <w:rPr>
          <w:rFonts w:ascii="Times New Roman" w:eastAsia="DengXian" w:hAnsi="Times New Roman" w:hint="eastAsia"/>
          <w:bCs/>
          <w:iCs/>
          <w:szCs w:val="20"/>
          <w:lang w:eastAsia="zh-CN"/>
        </w:rPr>
        <w:t xml:space="preserve"> RB offset provided by NW </w:t>
      </w:r>
    </w:p>
    <w:p w14:paraId="34EB1C04" w14:textId="77777777" w:rsidR="00973E0B" w:rsidRDefault="00973E0B">
      <w:pPr>
        <w:numPr>
          <w:ilvl w:val="1"/>
          <w:numId w:val="180"/>
        </w:numPr>
        <w:jc w:val="both"/>
        <w:rPr>
          <w:rFonts w:ascii="Times New Roman" w:eastAsia="DengXian" w:hAnsi="Times New Roman"/>
          <w:bCs/>
          <w:iCs/>
          <w:szCs w:val="20"/>
          <w:lang w:eastAsia="zh-CN"/>
        </w:rPr>
      </w:pPr>
      <w:r>
        <w:rPr>
          <w:rFonts w:ascii="Times New Roman" w:eastAsia="DengXian" w:hAnsi="Times New Roman"/>
          <w:bCs/>
          <w:iCs/>
          <w:szCs w:val="20"/>
          <w:lang w:eastAsia="zh-CN"/>
        </w:rPr>
        <w:t>W</w:t>
      </w:r>
      <w:r>
        <w:rPr>
          <w:rFonts w:ascii="Times New Roman" w:eastAsia="DengXian" w:hAnsi="Times New Roman" w:hint="eastAsia"/>
          <w:bCs/>
          <w:iCs/>
          <w:szCs w:val="20"/>
          <w:lang w:eastAsia="zh-CN"/>
        </w:rPr>
        <w:t>ith/without I</w:t>
      </w:r>
      <w:r w:rsidRPr="00304AB9">
        <w:rPr>
          <w:rFonts w:ascii="Times New Roman" w:eastAsia="DengXian" w:hAnsi="Times New Roman"/>
          <w:bCs/>
          <w:iCs/>
          <w:szCs w:val="20"/>
          <w:lang w:eastAsia="zh-CN"/>
        </w:rPr>
        <w:t xml:space="preserve">ntra-repetition hopping </w:t>
      </w:r>
      <w:r>
        <w:rPr>
          <w:rFonts w:ascii="Times New Roman" w:eastAsia="DengXian" w:hAnsi="Times New Roman" w:hint="eastAsia"/>
          <w:bCs/>
          <w:iCs/>
          <w:szCs w:val="20"/>
          <w:lang w:eastAsia="zh-CN"/>
        </w:rPr>
        <w:t>in the second level</w:t>
      </w:r>
    </w:p>
    <w:p w14:paraId="3A9E842B" w14:textId="77777777" w:rsidR="00973E0B" w:rsidRPr="00304AB9" w:rsidRDefault="00973E0B" w:rsidP="00973E0B">
      <w:pPr>
        <w:jc w:val="both"/>
        <w:rPr>
          <w:rFonts w:ascii="Times New Roman" w:eastAsia="DengXian" w:hAnsi="Times New Roman"/>
          <w:bCs/>
          <w:iCs/>
          <w:szCs w:val="20"/>
          <w:lang w:eastAsia="zh-CN"/>
        </w:rPr>
      </w:pPr>
      <w:r w:rsidRPr="00304AB9">
        <w:rPr>
          <w:rFonts w:ascii="Times New Roman" w:eastAsia="DengXian" w:hAnsi="Times New Roman" w:hint="eastAsia"/>
          <w:bCs/>
          <w:iCs/>
          <w:szCs w:val="20"/>
          <w:lang w:eastAsia="zh-CN"/>
        </w:rPr>
        <w:t xml:space="preserve">Note: the case with larger DL BW than UL BW will be discussed separately </w:t>
      </w:r>
    </w:p>
    <w:p w14:paraId="6E4140BB" w14:textId="77777777" w:rsidR="00973E0B" w:rsidRDefault="00973E0B" w:rsidP="00973E0B">
      <w:pPr>
        <w:rPr>
          <w:rFonts w:eastAsia="DengXian"/>
          <w:i/>
          <w:iCs/>
          <w:lang w:eastAsia="zh-CN"/>
        </w:rPr>
      </w:pPr>
    </w:p>
    <w:p w14:paraId="585D4157" w14:textId="77777777" w:rsidR="00973E0B" w:rsidRPr="00B43B0E" w:rsidRDefault="00973E0B" w:rsidP="00973E0B">
      <w:pPr>
        <w:rPr>
          <w:rFonts w:eastAsia="DengXian"/>
          <w:b/>
          <w:bCs/>
          <w:highlight w:val="green"/>
          <w:lang w:eastAsia="zh-CN"/>
        </w:rPr>
      </w:pPr>
      <w:r w:rsidRPr="00B43B0E">
        <w:rPr>
          <w:rFonts w:eastAsia="DengXian" w:hint="eastAsia"/>
          <w:b/>
          <w:bCs/>
          <w:highlight w:val="green"/>
          <w:lang w:eastAsia="zh-CN"/>
        </w:rPr>
        <w:t>Agreement</w:t>
      </w:r>
    </w:p>
    <w:p w14:paraId="0CA086BE" w14:textId="77777777" w:rsidR="00973E0B" w:rsidRPr="00882ECA" w:rsidRDefault="00973E0B" w:rsidP="00973E0B">
      <w:pPr>
        <w:spacing w:afterLines="50" w:after="120"/>
        <w:jc w:val="both"/>
        <w:rPr>
          <w:rFonts w:ascii="Times New Roman" w:eastAsia="DengXian" w:hAnsi="Times New Roman"/>
          <w:bCs/>
          <w:iCs/>
          <w:szCs w:val="20"/>
          <w:lang w:eastAsia="zh-CN"/>
        </w:rPr>
      </w:pPr>
      <w:r w:rsidRPr="00882ECA">
        <w:rPr>
          <w:rFonts w:ascii="Times New Roman" w:eastAsia="DengXian" w:hAnsi="Times New Roman"/>
          <w:bCs/>
          <w:iCs/>
          <w:szCs w:val="20"/>
          <w:lang w:eastAsia="zh-CN"/>
        </w:rPr>
        <w:t>To support maximum SRS bandwidth beyond 272 PRBs i</w:t>
      </w:r>
      <w:r w:rsidRPr="00882ECA">
        <w:rPr>
          <w:rFonts w:ascii="Times New Roman" w:eastAsia="DengXian" w:hAnsi="Times New Roman" w:hint="eastAsia"/>
          <w:bCs/>
          <w:iCs/>
          <w:szCs w:val="20"/>
          <w:lang w:eastAsia="zh-CN"/>
        </w:rPr>
        <w:t>n</w:t>
      </w:r>
      <w:r w:rsidRPr="00882ECA">
        <w:rPr>
          <w:rFonts w:ascii="Times New Roman" w:eastAsia="DengXian" w:hAnsi="Times New Roman"/>
          <w:bCs/>
          <w:iCs/>
          <w:szCs w:val="20"/>
          <w:lang w:eastAsia="zh-CN"/>
        </w:rPr>
        <w:t xml:space="preserve"> a carrier,</w:t>
      </w:r>
      <w:r w:rsidRPr="00882ECA">
        <w:rPr>
          <w:rFonts w:ascii="Times New Roman" w:eastAsia="DengXian" w:hAnsi="Times New Roman"/>
          <w:bCs/>
          <w:i/>
          <w:iCs/>
          <w:szCs w:val="20"/>
          <w:lang w:eastAsia="zh-CN"/>
        </w:rPr>
        <w:t xml:space="preserve"> </w:t>
      </w:r>
      <w:r w:rsidRPr="00882ECA">
        <w:rPr>
          <w:rFonts w:ascii="Times New Roman" w:eastAsia="DengXian" w:hAnsi="Times New Roman"/>
          <w:bCs/>
          <w:iCs/>
          <w:szCs w:val="20"/>
          <w:lang w:eastAsia="zh-CN"/>
        </w:rPr>
        <w:t>consider the following options</w:t>
      </w:r>
      <w:r w:rsidRPr="00882ECA">
        <w:rPr>
          <w:rFonts w:ascii="Times New Roman" w:eastAsia="DengXian" w:hAnsi="Times New Roman" w:hint="eastAsia"/>
          <w:bCs/>
          <w:iCs/>
          <w:szCs w:val="20"/>
          <w:lang w:eastAsia="zh-CN"/>
        </w:rPr>
        <w:t>:</w:t>
      </w:r>
    </w:p>
    <w:p w14:paraId="055DDC3A" w14:textId="77777777" w:rsidR="00973E0B" w:rsidRPr="00882ECA" w:rsidRDefault="00973E0B">
      <w:pPr>
        <w:numPr>
          <w:ilvl w:val="0"/>
          <w:numId w:val="161"/>
        </w:numPr>
        <w:spacing w:before="60" w:after="60" w:line="264" w:lineRule="auto"/>
        <w:jc w:val="both"/>
        <w:rPr>
          <w:rFonts w:ascii="Times New Roman" w:eastAsia="DengXian" w:hAnsi="Times New Roman"/>
          <w:bCs/>
          <w:i/>
          <w:szCs w:val="20"/>
          <w:lang w:eastAsia="ko-KR"/>
        </w:rPr>
      </w:pPr>
      <w:r w:rsidRPr="00882ECA">
        <w:rPr>
          <w:rFonts w:ascii="Times New Roman" w:eastAsia="Malgun Gothic" w:hAnsi="Times New Roman"/>
          <w:szCs w:val="20"/>
          <w:lang w:eastAsia="ko-KR"/>
        </w:rPr>
        <w:t>Option</w:t>
      </w:r>
      <w:r w:rsidRPr="00882ECA">
        <w:rPr>
          <w:rFonts w:ascii="Times New Roman" w:eastAsia="Malgun Gothic" w:hAnsi="Times New Roman"/>
          <w:bCs/>
          <w:szCs w:val="20"/>
          <w:lang w:eastAsia="ko-KR"/>
        </w:rPr>
        <w:t xml:space="preserve"> 1</w:t>
      </w:r>
      <w:r w:rsidRPr="00882ECA">
        <w:rPr>
          <w:rFonts w:ascii="Times New Roman" w:eastAsia="Malgun Gothic" w:hAnsi="Times New Roman"/>
          <w:szCs w:val="20"/>
          <w:lang w:eastAsia="ko-KR"/>
        </w:rPr>
        <w:t>: Table based approach (similar to NR)</w:t>
      </w:r>
    </w:p>
    <w:p w14:paraId="7CD64F32" w14:textId="77777777" w:rsidR="00973E0B" w:rsidRPr="00882ECA" w:rsidRDefault="00973E0B">
      <w:pPr>
        <w:numPr>
          <w:ilvl w:val="1"/>
          <w:numId w:val="161"/>
        </w:numPr>
        <w:spacing w:before="60" w:after="60" w:line="264" w:lineRule="auto"/>
        <w:jc w:val="both"/>
        <w:rPr>
          <w:rFonts w:ascii="Times New Roman" w:eastAsia="Malgun Gothic" w:hAnsi="Times New Roman"/>
          <w:szCs w:val="20"/>
          <w:lang w:eastAsia="ko-KR"/>
        </w:rPr>
      </w:pPr>
      <w:r w:rsidRPr="00882ECA">
        <w:rPr>
          <w:rFonts w:ascii="Times New Roman" w:eastAsiaTheme="minorEastAsia" w:hAnsi="Times New Roman"/>
          <w:szCs w:val="20"/>
          <w:lang w:eastAsia="zh-CN"/>
        </w:rPr>
        <w:t>Option 1-1</w:t>
      </w:r>
      <w:r>
        <w:rPr>
          <w:rFonts w:ascii="Times New Roman" w:eastAsia="DengXian" w:hAnsi="Times New Roman" w:hint="eastAsia"/>
          <w:szCs w:val="20"/>
          <w:lang w:eastAsia="zh-CN"/>
        </w:rPr>
        <w:t xml:space="preserve">: </w:t>
      </w:r>
    </w:p>
    <w:p w14:paraId="44A91EDC" w14:textId="77777777" w:rsidR="00973E0B" w:rsidRPr="00854B3B" w:rsidRDefault="00973E0B">
      <w:pPr>
        <w:numPr>
          <w:ilvl w:val="2"/>
          <w:numId w:val="217"/>
        </w:numPr>
        <w:spacing w:before="60" w:after="60" w:line="264" w:lineRule="auto"/>
        <w:jc w:val="both"/>
        <w:rPr>
          <w:rFonts w:ascii="Times New Roman" w:eastAsia="Malgun Gothic" w:hAnsi="Times New Roman"/>
          <w:szCs w:val="20"/>
          <w:lang w:eastAsia="ko-KR"/>
        </w:rPr>
      </w:pPr>
      <w:r>
        <w:rPr>
          <w:rFonts w:ascii="Times New Roman" w:eastAsiaTheme="minorEastAsia" w:hAnsi="Times New Roman" w:hint="eastAsia"/>
          <w:szCs w:val="20"/>
          <w:lang w:eastAsia="zh-CN"/>
        </w:rPr>
        <w:t xml:space="preserve">Refer to the </w:t>
      </w:r>
      <w:r w:rsidRPr="00854B3B">
        <w:rPr>
          <w:rFonts w:ascii="Times New Roman" w:eastAsia="Malgun Gothic" w:hAnsi="Times New Roman"/>
          <w:szCs w:val="20"/>
          <w:lang w:eastAsia="ko-KR"/>
        </w:rPr>
        <w:t>bandwidth entries for up to 272 PRBs in the table from NR</w:t>
      </w:r>
    </w:p>
    <w:p w14:paraId="2711B4C4" w14:textId="77777777" w:rsidR="00973E0B" w:rsidRPr="00854B3B" w:rsidRDefault="00973E0B">
      <w:pPr>
        <w:numPr>
          <w:ilvl w:val="2"/>
          <w:numId w:val="217"/>
        </w:numPr>
        <w:spacing w:before="60" w:after="60" w:line="264" w:lineRule="auto"/>
        <w:jc w:val="both"/>
        <w:rPr>
          <w:rFonts w:ascii="Times New Roman" w:eastAsia="Malgun Gothic" w:hAnsi="Times New Roman"/>
          <w:szCs w:val="20"/>
          <w:lang w:eastAsia="ko-KR"/>
        </w:rPr>
      </w:pPr>
      <w:r w:rsidRPr="00854B3B">
        <w:rPr>
          <w:rFonts w:ascii="Times New Roman" w:eastAsia="Malgun Gothic" w:hAnsi="Times New Roman"/>
          <w:szCs w:val="20"/>
          <w:lang w:eastAsia="ko-KR"/>
        </w:rPr>
        <w:t xml:space="preserve">Introduce new SRS bandwidth entries from 272 to </w:t>
      </w:r>
      <w:r w:rsidRPr="00854B3B">
        <w:rPr>
          <w:rFonts w:ascii="Times New Roman" w:eastAsia="DengXian" w:hAnsi="Times New Roman" w:hint="eastAsia"/>
          <w:szCs w:val="20"/>
          <w:lang w:eastAsia="zh-CN"/>
        </w:rPr>
        <w:t>[</w:t>
      </w:r>
      <w:r w:rsidRPr="00854B3B">
        <w:rPr>
          <w:rFonts w:ascii="Times New Roman" w:eastAsia="Malgun Gothic" w:hAnsi="Times New Roman"/>
          <w:szCs w:val="20"/>
          <w:lang w:eastAsia="ko-KR"/>
        </w:rPr>
        <w:t>544</w:t>
      </w:r>
      <w:r w:rsidRPr="00854B3B">
        <w:rPr>
          <w:rFonts w:ascii="Times New Roman" w:eastAsia="DengXian" w:hAnsi="Times New Roman" w:hint="eastAsia"/>
          <w:szCs w:val="20"/>
          <w:lang w:eastAsia="zh-CN"/>
        </w:rPr>
        <w:t>]</w:t>
      </w:r>
      <w:r w:rsidRPr="00854B3B">
        <w:rPr>
          <w:rFonts w:ascii="Times New Roman" w:eastAsia="Malgun Gothic" w:hAnsi="Times New Roman"/>
          <w:szCs w:val="20"/>
          <w:lang w:eastAsia="ko-KR"/>
        </w:rPr>
        <w:t xml:space="preserve"> PRBs</w:t>
      </w:r>
    </w:p>
    <w:p w14:paraId="6D508AAF" w14:textId="77777777" w:rsidR="00973E0B" w:rsidRPr="00882ECA" w:rsidRDefault="00973E0B">
      <w:pPr>
        <w:numPr>
          <w:ilvl w:val="1"/>
          <w:numId w:val="161"/>
        </w:numPr>
        <w:spacing w:before="60" w:after="60" w:line="264" w:lineRule="auto"/>
        <w:jc w:val="both"/>
        <w:rPr>
          <w:rFonts w:ascii="Times New Roman" w:eastAsia="Malgun Gothic" w:hAnsi="Times New Roman"/>
          <w:szCs w:val="20"/>
          <w:lang w:eastAsia="ko-KR"/>
        </w:rPr>
      </w:pPr>
      <w:r w:rsidRPr="00882ECA">
        <w:rPr>
          <w:rFonts w:ascii="Times New Roman" w:eastAsiaTheme="minorEastAsia" w:hAnsi="Times New Roman"/>
          <w:szCs w:val="20"/>
          <w:lang w:eastAsia="zh-CN"/>
        </w:rPr>
        <w:t>Option 1-2</w:t>
      </w:r>
      <w:r>
        <w:rPr>
          <w:rFonts w:ascii="Times New Roman" w:eastAsia="DengXian" w:hAnsi="Times New Roman" w:hint="eastAsia"/>
          <w:szCs w:val="20"/>
          <w:lang w:eastAsia="zh-CN"/>
        </w:rPr>
        <w:t xml:space="preserve">: </w:t>
      </w:r>
    </w:p>
    <w:p w14:paraId="45E5405A" w14:textId="77777777" w:rsidR="00973E0B" w:rsidRPr="00882ECA" w:rsidRDefault="00973E0B">
      <w:pPr>
        <w:numPr>
          <w:ilvl w:val="2"/>
          <w:numId w:val="217"/>
        </w:numPr>
        <w:spacing w:before="60" w:after="60" w:line="264" w:lineRule="auto"/>
        <w:jc w:val="both"/>
        <w:rPr>
          <w:rFonts w:ascii="Times New Roman" w:eastAsia="Malgun Gothic" w:hAnsi="Times New Roman"/>
          <w:szCs w:val="20"/>
          <w:lang w:eastAsia="ko-KR"/>
        </w:rPr>
      </w:pPr>
      <w:r w:rsidRPr="00882ECA">
        <w:rPr>
          <w:rFonts w:ascii="Times New Roman" w:eastAsia="Malgun Gothic" w:hAnsi="Times New Roman"/>
          <w:szCs w:val="20"/>
          <w:lang w:eastAsia="ko-KR"/>
        </w:rPr>
        <w:t xml:space="preserve">Scale up </w:t>
      </w:r>
      <w:r>
        <w:rPr>
          <w:rFonts w:ascii="Times New Roman" w:eastAsiaTheme="minorEastAsia" w:hAnsi="Times New Roman" w:hint="eastAsia"/>
          <w:szCs w:val="20"/>
          <w:lang w:eastAsia="zh-CN"/>
        </w:rPr>
        <w:t xml:space="preserve">the </w:t>
      </w:r>
      <w:r w:rsidRPr="00854B3B">
        <w:rPr>
          <w:rFonts w:ascii="Times New Roman" w:eastAsia="Malgun Gothic" w:hAnsi="Times New Roman"/>
          <w:szCs w:val="20"/>
          <w:lang w:eastAsia="ko-KR"/>
        </w:rPr>
        <w:t>SRS bandwidth entries in the table from NR by integer factor, e.g. value of 2 or 4</w:t>
      </w:r>
    </w:p>
    <w:p w14:paraId="06E2A260" w14:textId="77777777" w:rsidR="00973E0B" w:rsidRPr="00854B3B" w:rsidRDefault="00973E0B">
      <w:pPr>
        <w:numPr>
          <w:ilvl w:val="1"/>
          <w:numId w:val="217"/>
        </w:numPr>
        <w:spacing w:before="60" w:after="60" w:line="264" w:lineRule="auto"/>
        <w:jc w:val="both"/>
        <w:rPr>
          <w:rFonts w:ascii="Times New Roman" w:eastAsia="Malgun Gothic" w:hAnsi="Times New Roman"/>
          <w:szCs w:val="20"/>
          <w:lang w:eastAsia="ko-KR"/>
        </w:rPr>
      </w:pPr>
      <w:r w:rsidRPr="00854B3B">
        <w:rPr>
          <w:rFonts w:ascii="Times New Roman" w:eastAsia="DengXian" w:hAnsi="Times New Roman" w:hint="eastAsia"/>
          <w:szCs w:val="20"/>
          <w:lang w:eastAsia="zh-CN"/>
        </w:rPr>
        <w:t>Option 1-3</w:t>
      </w:r>
      <w:r>
        <w:rPr>
          <w:rFonts w:ascii="Times New Roman" w:eastAsia="DengXian" w:hAnsi="Times New Roman" w:hint="eastAsia"/>
          <w:szCs w:val="20"/>
          <w:lang w:eastAsia="zh-CN"/>
        </w:rPr>
        <w:t xml:space="preserve">: </w:t>
      </w:r>
    </w:p>
    <w:p w14:paraId="3F7C0302" w14:textId="77777777" w:rsidR="00973E0B" w:rsidRPr="00854B3B" w:rsidRDefault="00973E0B">
      <w:pPr>
        <w:numPr>
          <w:ilvl w:val="2"/>
          <w:numId w:val="217"/>
        </w:numPr>
        <w:spacing w:before="60" w:after="60" w:line="264" w:lineRule="auto"/>
        <w:jc w:val="both"/>
        <w:rPr>
          <w:rFonts w:ascii="Times New Roman" w:eastAsia="Malgun Gothic" w:hAnsi="Times New Roman"/>
          <w:szCs w:val="20"/>
          <w:lang w:eastAsia="ko-KR"/>
        </w:rPr>
      </w:pPr>
      <w:r w:rsidRPr="00854B3B">
        <w:rPr>
          <w:rFonts w:ascii="Times New Roman" w:eastAsia="DengXian" w:hAnsi="Times New Roman" w:hint="eastAsia"/>
          <w:szCs w:val="20"/>
          <w:lang w:eastAsia="zh-CN"/>
        </w:rPr>
        <w:t>The overall SRS bandwidth is divided into more than one part, in which</w:t>
      </w:r>
      <w:r w:rsidRPr="00854B3B">
        <w:rPr>
          <w:rFonts w:ascii="Times New Roman" w:eastAsia="DengXian" w:hAnsi="Times New Roman"/>
          <w:szCs w:val="20"/>
          <w:lang w:eastAsia="zh-CN"/>
        </w:rPr>
        <w:t xml:space="preserve"> each part</w:t>
      </w:r>
      <w:r w:rsidRPr="00854B3B">
        <w:rPr>
          <w:rFonts w:ascii="Times New Roman" w:eastAsia="DengXian" w:hAnsi="Times New Roman" w:hint="eastAsia"/>
          <w:szCs w:val="20"/>
          <w:lang w:eastAsia="zh-CN"/>
        </w:rPr>
        <w:t xml:space="preserve"> can reuse </w:t>
      </w:r>
      <w:r w:rsidRPr="00854B3B">
        <w:rPr>
          <w:rFonts w:ascii="Times New Roman" w:eastAsia="DengXian" w:hAnsi="Times New Roman"/>
          <w:szCs w:val="20"/>
          <w:lang w:eastAsia="zh-CN"/>
        </w:rPr>
        <w:t>SRS bandwidth entries in the table from NR.</w:t>
      </w:r>
    </w:p>
    <w:p w14:paraId="138C3E2B" w14:textId="77777777" w:rsidR="00973E0B" w:rsidRPr="00854B3B" w:rsidRDefault="00973E0B">
      <w:pPr>
        <w:numPr>
          <w:ilvl w:val="0"/>
          <w:numId w:val="217"/>
        </w:numPr>
        <w:spacing w:before="60" w:after="60" w:line="264" w:lineRule="auto"/>
        <w:jc w:val="both"/>
        <w:rPr>
          <w:rFonts w:ascii="Times New Roman" w:eastAsia="DengXian" w:hAnsi="Times New Roman"/>
          <w:bCs/>
          <w:i/>
          <w:szCs w:val="20"/>
          <w:lang w:eastAsia="ko-KR"/>
        </w:rPr>
      </w:pPr>
      <w:r w:rsidRPr="00854B3B">
        <w:rPr>
          <w:rFonts w:ascii="Times New Roman" w:eastAsia="Malgun Gothic" w:hAnsi="Times New Roman"/>
          <w:szCs w:val="20"/>
          <w:lang w:eastAsia="ko-KR"/>
        </w:rPr>
        <w:t>Option</w:t>
      </w:r>
      <w:r w:rsidRPr="00854B3B">
        <w:rPr>
          <w:rFonts w:ascii="Times New Roman" w:eastAsia="Malgun Gothic" w:hAnsi="Times New Roman"/>
          <w:bCs/>
          <w:szCs w:val="20"/>
          <w:lang w:eastAsia="ko-KR"/>
        </w:rPr>
        <w:t xml:space="preserve"> </w:t>
      </w:r>
      <w:r w:rsidRPr="00854B3B">
        <w:rPr>
          <w:rFonts w:ascii="Times New Roman" w:eastAsiaTheme="minorEastAsia" w:hAnsi="Times New Roman"/>
          <w:bCs/>
          <w:szCs w:val="20"/>
          <w:lang w:eastAsia="zh-CN"/>
        </w:rPr>
        <w:t>2</w:t>
      </w:r>
      <w:r w:rsidRPr="00854B3B">
        <w:rPr>
          <w:rFonts w:ascii="Times New Roman" w:eastAsia="Malgun Gothic" w:hAnsi="Times New Roman"/>
          <w:szCs w:val="20"/>
          <w:lang w:eastAsia="ko-KR"/>
        </w:rPr>
        <w:t xml:space="preserve">: Flexible SRS bandwidth </w:t>
      </w:r>
      <w:r>
        <w:rPr>
          <w:rFonts w:ascii="Times New Roman" w:eastAsia="DengXian" w:hAnsi="Times New Roman" w:hint="eastAsia"/>
          <w:szCs w:val="20"/>
          <w:lang w:eastAsia="zh-CN"/>
        </w:rPr>
        <w:t>determination</w:t>
      </w:r>
      <w:r w:rsidRPr="00854B3B">
        <w:rPr>
          <w:rFonts w:ascii="Times New Roman" w:eastAsia="Malgun Gothic" w:hAnsi="Times New Roman"/>
          <w:szCs w:val="20"/>
          <w:lang w:eastAsia="ko-KR"/>
        </w:rPr>
        <w:t xml:space="preserve"> </w:t>
      </w:r>
      <w:r w:rsidRPr="00854B3B">
        <w:rPr>
          <w:rFonts w:ascii="Times New Roman" w:eastAsiaTheme="minorEastAsia" w:hAnsi="Times New Roman"/>
          <w:szCs w:val="20"/>
          <w:lang w:eastAsia="zh-CN"/>
        </w:rPr>
        <w:t>and frequency hopping</w:t>
      </w:r>
    </w:p>
    <w:p w14:paraId="0639B451" w14:textId="77777777" w:rsidR="00973E0B" w:rsidRPr="00854B3B" w:rsidRDefault="00973E0B">
      <w:pPr>
        <w:numPr>
          <w:ilvl w:val="1"/>
          <w:numId w:val="217"/>
        </w:numPr>
        <w:snapToGrid w:val="0"/>
        <w:spacing w:before="60" w:after="60" w:line="264" w:lineRule="auto"/>
        <w:jc w:val="both"/>
        <w:rPr>
          <w:rFonts w:ascii="Times New Roman" w:eastAsia="DengXian" w:hAnsi="Times New Roman"/>
          <w:b/>
          <w:bCs/>
          <w:szCs w:val="20"/>
          <w:lang w:eastAsia="zh-CN"/>
        </w:rPr>
      </w:pPr>
      <w:r w:rsidRPr="00854B3B">
        <w:rPr>
          <w:rFonts w:ascii="Times New Roman" w:eastAsia="Malgun Gothic" w:hAnsi="Times New Roman"/>
          <w:szCs w:val="20"/>
          <w:lang w:eastAsia="ko-KR"/>
        </w:rPr>
        <w:t xml:space="preserve">Replace the existing table-based SRS bandwidth </w:t>
      </w:r>
      <w:r>
        <w:rPr>
          <w:rFonts w:ascii="Times New Roman" w:eastAsia="DengXian" w:hAnsi="Times New Roman" w:hint="eastAsia"/>
          <w:szCs w:val="20"/>
          <w:lang w:eastAsia="zh-CN"/>
        </w:rPr>
        <w:t>determination</w:t>
      </w:r>
      <w:r w:rsidRPr="00854B3B">
        <w:rPr>
          <w:rFonts w:ascii="Times New Roman" w:eastAsia="Malgun Gothic" w:hAnsi="Times New Roman"/>
          <w:szCs w:val="20"/>
          <w:lang w:eastAsia="ko-KR"/>
        </w:rPr>
        <w:t xml:space="preserve"> with parameter-based frequency hopping pattern determination provided by NW</w:t>
      </w:r>
    </w:p>
    <w:p w14:paraId="6EC73FD8" w14:textId="77777777" w:rsidR="00973E0B" w:rsidRPr="00E92196" w:rsidRDefault="00973E0B" w:rsidP="00973E0B">
      <w:pPr>
        <w:rPr>
          <w:rFonts w:eastAsia="DengXian"/>
          <w:i/>
          <w:iCs/>
          <w:lang w:eastAsia="zh-CN"/>
        </w:rPr>
      </w:pPr>
    </w:p>
    <w:p w14:paraId="6CE9390D" w14:textId="77777777" w:rsidR="00973E0B" w:rsidRPr="00B075C3" w:rsidRDefault="00973E0B" w:rsidP="00973E0B">
      <w:pPr>
        <w:rPr>
          <w:rFonts w:eastAsia="DengXian"/>
          <w:i/>
          <w:iCs/>
          <w:lang w:eastAsia="zh-CN"/>
        </w:rPr>
      </w:pPr>
    </w:p>
    <w:p w14:paraId="4A3EA407" w14:textId="6DE53A5F" w:rsidR="00973E0B" w:rsidRDefault="00C62C50" w:rsidP="00973E0B">
      <w:hyperlink r:id="rId1347" w:history="1">
        <w:r>
          <w:rPr>
            <w:rStyle w:val="Hyperlink"/>
            <w:rFonts w:ascii="Times New Roman" w:eastAsia="Times New Roman" w:hAnsi="Times New Roman"/>
          </w:rPr>
          <w:t>R1-2605725</w:t>
        </w:r>
      </w:hyperlink>
      <w:r w:rsidR="00973E0B">
        <w:rPr>
          <w:rFonts w:ascii="Times New Roman" w:eastAsia="Times New Roman" w:hAnsi="Times New Roman"/>
        </w:rPr>
        <w:tab/>
        <w:t>Moderator summary#1 on uplink-based CSI acquisition</w:t>
      </w:r>
      <w:r w:rsidR="00973E0B">
        <w:rPr>
          <w:rFonts w:ascii="Times New Roman" w:eastAsia="Times New Roman" w:hAnsi="Times New Roman"/>
        </w:rPr>
        <w:tab/>
        <w:t>Moderator (CATT)</w:t>
      </w:r>
    </w:p>
    <w:p w14:paraId="60278791" w14:textId="44044A56" w:rsidR="00973E0B" w:rsidRDefault="00C62C50" w:rsidP="00973E0B">
      <w:hyperlink r:id="rId1348" w:history="1">
        <w:r>
          <w:rPr>
            <w:rStyle w:val="Hyperlink"/>
            <w:rFonts w:ascii="Times New Roman" w:eastAsia="Times New Roman" w:hAnsi="Times New Roman"/>
          </w:rPr>
          <w:t>R1-2605726</w:t>
        </w:r>
      </w:hyperlink>
      <w:r w:rsidR="00973E0B">
        <w:rPr>
          <w:rFonts w:ascii="Times New Roman" w:eastAsia="Times New Roman" w:hAnsi="Times New Roman"/>
        </w:rPr>
        <w:tab/>
        <w:t>Moderator summary#2 on uplink-based CSI acquisition</w:t>
      </w:r>
      <w:r w:rsidR="00973E0B">
        <w:rPr>
          <w:rFonts w:ascii="Times New Roman" w:eastAsia="Times New Roman" w:hAnsi="Times New Roman"/>
        </w:rPr>
        <w:tab/>
        <w:t>Moderator (CATT)</w:t>
      </w:r>
    </w:p>
    <w:p w14:paraId="6788BC83" w14:textId="1D62991F" w:rsidR="00973E0B" w:rsidRDefault="00C62C50" w:rsidP="00973E0B">
      <w:hyperlink r:id="rId1349" w:history="1">
        <w:r>
          <w:rPr>
            <w:rStyle w:val="Hyperlink"/>
            <w:rFonts w:ascii="Times New Roman" w:eastAsia="Times New Roman" w:hAnsi="Times New Roman"/>
          </w:rPr>
          <w:t>R1-2605727</w:t>
        </w:r>
      </w:hyperlink>
      <w:r w:rsidR="00973E0B">
        <w:rPr>
          <w:rFonts w:ascii="Times New Roman" w:eastAsia="Times New Roman" w:hAnsi="Times New Roman"/>
        </w:rPr>
        <w:tab/>
        <w:t>Moderator summary#3 on uplink-based CSI acquisition</w:t>
      </w:r>
      <w:r w:rsidR="00973E0B">
        <w:rPr>
          <w:rFonts w:ascii="Times New Roman" w:eastAsia="Times New Roman" w:hAnsi="Times New Roman"/>
        </w:rPr>
        <w:tab/>
        <w:t>Moderator (CATT)</w:t>
      </w:r>
    </w:p>
    <w:p w14:paraId="03B4CA94" w14:textId="7924FB5F" w:rsidR="00973E0B" w:rsidRDefault="00C62C50" w:rsidP="00973E0B">
      <w:hyperlink r:id="rId1350" w:history="1">
        <w:r>
          <w:rPr>
            <w:rStyle w:val="Hyperlink"/>
            <w:rFonts w:ascii="Times New Roman" w:eastAsia="Times New Roman" w:hAnsi="Times New Roman"/>
          </w:rPr>
          <w:t>R1-2605728</w:t>
        </w:r>
      </w:hyperlink>
      <w:r w:rsidR="00973E0B">
        <w:rPr>
          <w:rFonts w:ascii="Times New Roman" w:eastAsia="Times New Roman" w:hAnsi="Times New Roman"/>
        </w:rPr>
        <w:tab/>
        <w:t>Moderator summary#4 on uplink-based CSI acquisition</w:t>
      </w:r>
      <w:r w:rsidR="00973E0B">
        <w:rPr>
          <w:rFonts w:ascii="Times New Roman" w:eastAsia="Times New Roman" w:hAnsi="Times New Roman"/>
        </w:rPr>
        <w:tab/>
        <w:t>Moderator (CATT)</w:t>
      </w:r>
    </w:p>
    <w:p w14:paraId="49CC5333" w14:textId="4F89C2F6" w:rsidR="00973E0B" w:rsidRDefault="00C62C50" w:rsidP="00973E0B">
      <w:hyperlink r:id="rId1351" w:history="1">
        <w:r>
          <w:rPr>
            <w:rStyle w:val="Hyperlink"/>
            <w:rFonts w:ascii="Times New Roman" w:eastAsia="Times New Roman" w:hAnsi="Times New Roman"/>
          </w:rPr>
          <w:t>R1-2605222</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FUTUREWEI</w:t>
      </w:r>
    </w:p>
    <w:p w14:paraId="3EA0B7A6" w14:textId="67305167" w:rsidR="00973E0B" w:rsidRDefault="00C62C50" w:rsidP="00973E0B">
      <w:hyperlink r:id="rId1352" w:history="1">
        <w:r>
          <w:rPr>
            <w:rStyle w:val="Hyperlink"/>
            <w:rFonts w:ascii="Times New Roman" w:eastAsia="Times New Roman" w:hAnsi="Times New Roman"/>
          </w:rPr>
          <w:t>R1-2605227</w:t>
        </w:r>
      </w:hyperlink>
      <w:r w:rsidR="00973E0B">
        <w:rPr>
          <w:rFonts w:ascii="Times New Roman" w:eastAsia="Times New Roman" w:hAnsi="Times New Roman"/>
        </w:rPr>
        <w:tab/>
        <w:t>6GR CSI: Aspects of Uplink-based CSI Acquisition</w:t>
      </w:r>
      <w:r w:rsidR="00973E0B">
        <w:rPr>
          <w:rFonts w:ascii="Times New Roman" w:eastAsia="Times New Roman" w:hAnsi="Times New Roman"/>
        </w:rPr>
        <w:tab/>
      </w:r>
      <w:proofErr w:type="spellStart"/>
      <w:r w:rsidR="00973E0B">
        <w:rPr>
          <w:rFonts w:ascii="Times New Roman" w:eastAsia="Times New Roman" w:hAnsi="Times New Roman"/>
        </w:rPr>
        <w:t>InterDigital</w:t>
      </w:r>
      <w:proofErr w:type="spellEnd"/>
      <w:r w:rsidR="00973E0B">
        <w:rPr>
          <w:rFonts w:ascii="Times New Roman" w:eastAsia="Times New Roman" w:hAnsi="Times New Roman"/>
        </w:rPr>
        <w:t>, Inc.</w:t>
      </w:r>
    </w:p>
    <w:p w14:paraId="36B23944" w14:textId="55C31E37" w:rsidR="00973E0B" w:rsidRDefault="00C62C50" w:rsidP="00973E0B">
      <w:hyperlink r:id="rId1353" w:history="1">
        <w:r>
          <w:rPr>
            <w:rStyle w:val="Hyperlink"/>
            <w:rFonts w:ascii="Times New Roman" w:eastAsia="Times New Roman" w:hAnsi="Times New Roman"/>
          </w:rPr>
          <w:t>R1-2605261</w:t>
        </w:r>
      </w:hyperlink>
      <w:r w:rsidR="00973E0B">
        <w:rPr>
          <w:rFonts w:ascii="Times New Roman" w:eastAsia="Times New Roman" w:hAnsi="Times New Roman"/>
        </w:rPr>
        <w:tab/>
        <w:t>Discussion on aspects of uplink-based CSI acquisition for 6GR</w:t>
      </w:r>
      <w:r w:rsidR="00973E0B">
        <w:rPr>
          <w:rFonts w:ascii="Times New Roman" w:eastAsia="Times New Roman" w:hAnsi="Times New Roman"/>
        </w:rPr>
        <w:tab/>
      </w:r>
      <w:proofErr w:type="spellStart"/>
      <w:r w:rsidR="00973E0B">
        <w:rPr>
          <w:rFonts w:ascii="Times New Roman" w:eastAsia="Times New Roman" w:hAnsi="Times New Roman"/>
        </w:rPr>
        <w:t>Spreadtrum</w:t>
      </w:r>
      <w:proofErr w:type="spellEnd"/>
      <w:r w:rsidR="00973E0B">
        <w:rPr>
          <w:rFonts w:ascii="Times New Roman" w:eastAsia="Times New Roman" w:hAnsi="Times New Roman"/>
        </w:rPr>
        <w:t>, UNISOC</w:t>
      </w:r>
    </w:p>
    <w:p w14:paraId="6E4BB6FF" w14:textId="7D7B264A" w:rsidR="00973E0B" w:rsidRDefault="00C62C50" w:rsidP="00973E0B">
      <w:hyperlink r:id="rId1354" w:history="1">
        <w:r>
          <w:rPr>
            <w:rStyle w:val="Hyperlink"/>
            <w:rFonts w:ascii="Times New Roman" w:eastAsia="Times New Roman" w:hAnsi="Times New Roman"/>
          </w:rPr>
          <w:t>R1-2605299</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 xml:space="preserve">Huawei, </w:t>
      </w:r>
      <w:proofErr w:type="spellStart"/>
      <w:r w:rsidR="00973E0B">
        <w:rPr>
          <w:rFonts w:ascii="Times New Roman" w:eastAsia="Times New Roman" w:hAnsi="Times New Roman"/>
        </w:rPr>
        <w:t>HiSilicon</w:t>
      </w:r>
      <w:proofErr w:type="spellEnd"/>
    </w:p>
    <w:p w14:paraId="69B857E9" w14:textId="6E6C9772" w:rsidR="00973E0B" w:rsidRDefault="00C62C50" w:rsidP="00973E0B">
      <w:hyperlink r:id="rId1355" w:history="1">
        <w:r>
          <w:rPr>
            <w:rStyle w:val="Hyperlink"/>
            <w:rFonts w:ascii="Times New Roman" w:eastAsia="Times New Roman" w:hAnsi="Times New Roman"/>
          </w:rPr>
          <w:t>R1-2605321</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MediaTek Inc.</w:t>
      </w:r>
    </w:p>
    <w:p w14:paraId="60116879" w14:textId="0365EA7D" w:rsidR="00973E0B" w:rsidRDefault="00C62C50" w:rsidP="00973E0B">
      <w:hyperlink r:id="rId1356" w:history="1">
        <w:r>
          <w:rPr>
            <w:rStyle w:val="Hyperlink"/>
            <w:rFonts w:ascii="Times New Roman" w:eastAsia="Times New Roman" w:hAnsi="Times New Roman"/>
          </w:rPr>
          <w:t>R1-2605335</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 xml:space="preserve">ZTE Corporation, </w:t>
      </w:r>
      <w:proofErr w:type="spellStart"/>
      <w:r w:rsidR="00973E0B">
        <w:rPr>
          <w:rFonts w:ascii="Times New Roman" w:eastAsia="Times New Roman" w:hAnsi="Times New Roman"/>
        </w:rPr>
        <w:t>Sanechips</w:t>
      </w:r>
      <w:proofErr w:type="spellEnd"/>
    </w:p>
    <w:p w14:paraId="16E1DA34" w14:textId="1C98A3FB" w:rsidR="00973E0B" w:rsidRDefault="00C62C50" w:rsidP="00973E0B">
      <w:hyperlink r:id="rId1357" w:history="1">
        <w:r>
          <w:rPr>
            <w:rStyle w:val="Hyperlink"/>
            <w:rFonts w:ascii="Times New Roman" w:eastAsia="Times New Roman" w:hAnsi="Times New Roman"/>
          </w:rPr>
          <w:t>R1-2605389</w:t>
        </w:r>
      </w:hyperlink>
      <w:r w:rsidR="00973E0B">
        <w:rPr>
          <w:rFonts w:ascii="Times New Roman" w:eastAsia="Times New Roman" w:hAnsi="Times New Roman"/>
        </w:rPr>
        <w:tab/>
        <w:t>On uplink-based CSI acquisition in 6GR</w:t>
      </w:r>
      <w:r w:rsidR="00973E0B">
        <w:rPr>
          <w:rFonts w:ascii="Times New Roman" w:eastAsia="Times New Roman" w:hAnsi="Times New Roman"/>
        </w:rPr>
        <w:tab/>
        <w:t>Nokia</w:t>
      </w:r>
    </w:p>
    <w:p w14:paraId="717CB41C" w14:textId="3444F05A" w:rsidR="00973E0B" w:rsidRDefault="00C62C50" w:rsidP="00973E0B">
      <w:hyperlink r:id="rId1358" w:history="1">
        <w:r>
          <w:rPr>
            <w:rStyle w:val="Hyperlink"/>
            <w:rFonts w:ascii="Times New Roman" w:eastAsia="Times New Roman" w:hAnsi="Times New Roman"/>
          </w:rPr>
          <w:t>R1-2605414</w:t>
        </w:r>
      </w:hyperlink>
      <w:r w:rsidR="00973E0B">
        <w:rPr>
          <w:rFonts w:ascii="Times New Roman" w:eastAsia="Times New Roman" w:hAnsi="Times New Roman"/>
        </w:rPr>
        <w:tab/>
        <w:t xml:space="preserve"> Discussion on 6G uplink based CSI acquisition</w:t>
      </w:r>
      <w:r w:rsidR="00973E0B">
        <w:rPr>
          <w:rFonts w:ascii="Times New Roman" w:eastAsia="Times New Roman" w:hAnsi="Times New Roman"/>
        </w:rPr>
        <w:tab/>
      </w:r>
      <w:proofErr w:type="spellStart"/>
      <w:r w:rsidR="00973E0B">
        <w:rPr>
          <w:rFonts w:ascii="Times New Roman" w:eastAsia="Times New Roman" w:hAnsi="Times New Roman"/>
        </w:rPr>
        <w:t>Pengcheng</w:t>
      </w:r>
      <w:proofErr w:type="spellEnd"/>
      <w:r w:rsidR="00973E0B">
        <w:rPr>
          <w:rFonts w:ascii="Times New Roman" w:eastAsia="Times New Roman" w:hAnsi="Times New Roman"/>
        </w:rPr>
        <w:t xml:space="preserve"> Laboratory</w:t>
      </w:r>
    </w:p>
    <w:p w14:paraId="5816915A" w14:textId="56619F2D" w:rsidR="00973E0B" w:rsidRDefault="00C62C50" w:rsidP="00973E0B">
      <w:hyperlink r:id="rId1359" w:history="1">
        <w:r>
          <w:rPr>
            <w:rStyle w:val="Hyperlink"/>
            <w:rFonts w:ascii="Times New Roman" w:eastAsia="Times New Roman" w:hAnsi="Times New Roman"/>
          </w:rPr>
          <w:t>R1-2605427</w:t>
        </w:r>
      </w:hyperlink>
      <w:r w:rsidR="00973E0B">
        <w:rPr>
          <w:rFonts w:ascii="Times New Roman" w:eastAsia="Times New Roman" w:hAnsi="Times New Roman"/>
        </w:rPr>
        <w:tab/>
        <w:t>On uplink-based CSI acquisition for 6GR</w:t>
      </w:r>
      <w:r w:rsidR="00973E0B">
        <w:rPr>
          <w:rFonts w:ascii="Times New Roman" w:eastAsia="Times New Roman" w:hAnsi="Times New Roman"/>
        </w:rPr>
        <w:tab/>
        <w:t>Jio Platforms</w:t>
      </w:r>
    </w:p>
    <w:p w14:paraId="74D31B35" w14:textId="1416156C" w:rsidR="00973E0B" w:rsidRDefault="00C62C50" w:rsidP="00973E0B">
      <w:hyperlink r:id="rId1360" w:history="1">
        <w:r>
          <w:rPr>
            <w:rStyle w:val="Hyperlink"/>
            <w:rFonts w:ascii="Times New Roman" w:eastAsia="Times New Roman" w:hAnsi="Times New Roman"/>
          </w:rPr>
          <w:t>R1-2605469</w:t>
        </w:r>
      </w:hyperlink>
      <w:r w:rsidR="00973E0B">
        <w:rPr>
          <w:rFonts w:ascii="Times New Roman" w:eastAsia="Times New Roman" w:hAnsi="Times New Roman"/>
        </w:rPr>
        <w:tab/>
        <w:t>Discussion on aspects of uplink-based CSI acquisition for 6GR</w:t>
      </w:r>
      <w:r w:rsidR="00973E0B">
        <w:rPr>
          <w:rFonts w:ascii="Times New Roman" w:eastAsia="Times New Roman" w:hAnsi="Times New Roman"/>
        </w:rPr>
        <w:tab/>
        <w:t>vivo</w:t>
      </w:r>
    </w:p>
    <w:p w14:paraId="61C7C793" w14:textId="463E24D0" w:rsidR="00973E0B" w:rsidRDefault="00C62C50" w:rsidP="00973E0B">
      <w:hyperlink r:id="rId1361" w:history="1">
        <w:r>
          <w:rPr>
            <w:rStyle w:val="Hyperlink"/>
            <w:rFonts w:ascii="Times New Roman" w:eastAsia="Times New Roman" w:hAnsi="Times New Roman"/>
          </w:rPr>
          <w:t>R1-2605491</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Tejas Networks Limited</w:t>
      </w:r>
    </w:p>
    <w:p w14:paraId="48402E0A" w14:textId="61F2CB7B" w:rsidR="00973E0B" w:rsidRDefault="00C62C50" w:rsidP="00973E0B">
      <w:hyperlink r:id="rId1362" w:history="1">
        <w:r>
          <w:rPr>
            <w:rStyle w:val="Hyperlink"/>
            <w:rFonts w:ascii="Times New Roman" w:eastAsia="Times New Roman" w:hAnsi="Times New Roman"/>
          </w:rPr>
          <w:t>R1-2605525</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TCL</w:t>
      </w:r>
    </w:p>
    <w:p w14:paraId="61331517" w14:textId="084591B9" w:rsidR="00973E0B" w:rsidRDefault="00C62C50" w:rsidP="00973E0B">
      <w:hyperlink r:id="rId1363" w:history="1">
        <w:r>
          <w:rPr>
            <w:rStyle w:val="Hyperlink"/>
            <w:rFonts w:ascii="Times New Roman" w:eastAsia="Times New Roman" w:hAnsi="Times New Roman"/>
          </w:rPr>
          <w:t>R1-2605570</w:t>
        </w:r>
      </w:hyperlink>
      <w:r w:rsidR="00973E0B">
        <w:rPr>
          <w:rFonts w:ascii="Times New Roman" w:eastAsia="Times New Roman" w:hAnsi="Times New Roman"/>
        </w:rPr>
        <w:tab/>
        <w:t>Discussion on UL CSI acquisition for 6GR</w:t>
      </w:r>
      <w:r w:rsidR="00973E0B">
        <w:rPr>
          <w:rFonts w:ascii="Times New Roman" w:eastAsia="Times New Roman" w:hAnsi="Times New Roman"/>
        </w:rPr>
        <w:tab/>
        <w:t>Xiaomi</w:t>
      </w:r>
    </w:p>
    <w:p w14:paraId="7FBCFCED" w14:textId="466D7E98" w:rsidR="00973E0B" w:rsidRDefault="00C62C50" w:rsidP="00973E0B">
      <w:hyperlink r:id="rId1364" w:history="1">
        <w:r>
          <w:rPr>
            <w:rStyle w:val="Hyperlink"/>
            <w:rFonts w:ascii="Times New Roman" w:eastAsia="Times New Roman" w:hAnsi="Times New Roman"/>
          </w:rPr>
          <w:t>R1-2605638</w:t>
        </w:r>
      </w:hyperlink>
      <w:r w:rsidR="00973E0B">
        <w:rPr>
          <w:rFonts w:ascii="Times New Roman" w:eastAsia="Times New Roman" w:hAnsi="Times New Roman"/>
        </w:rPr>
        <w:tab/>
        <w:t>Discussion on uplink-based CSI acquisition</w:t>
      </w:r>
      <w:r w:rsidR="00973E0B">
        <w:rPr>
          <w:rFonts w:ascii="Times New Roman" w:eastAsia="Times New Roman" w:hAnsi="Times New Roman"/>
        </w:rPr>
        <w:tab/>
        <w:t>CMCC</w:t>
      </w:r>
    </w:p>
    <w:p w14:paraId="10400DAE" w14:textId="552A9B15" w:rsidR="00973E0B" w:rsidRDefault="00C62C50" w:rsidP="00973E0B">
      <w:hyperlink r:id="rId1365" w:history="1">
        <w:r>
          <w:rPr>
            <w:rStyle w:val="Hyperlink"/>
            <w:rFonts w:ascii="Times New Roman" w:eastAsia="Times New Roman" w:hAnsi="Times New Roman"/>
          </w:rPr>
          <w:t>R1-2605689</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Lenovo</w:t>
      </w:r>
    </w:p>
    <w:p w14:paraId="0459902D" w14:textId="030318F4" w:rsidR="00973E0B" w:rsidRDefault="00C62C50" w:rsidP="00973E0B">
      <w:hyperlink r:id="rId1366" w:history="1">
        <w:r>
          <w:rPr>
            <w:rStyle w:val="Hyperlink"/>
            <w:rFonts w:ascii="Times New Roman" w:eastAsia="Times New Roman" w:hAnsi="Times New Roman"/>
          </w:rPr>
          <w:t>R1-2605724</w:t>
        </w:r>
      </w:hyperlink>
      <w:r w:rsidR="00973E0B">
        <w:rPr>
          <w:rFonts w:ascii="Times New Roman" w:eastAsia="Times New Roman" w:hAnsi="Times New Roman"/>
        </w:rPr>
        <w:tab/>
        <w:t>Views on uplink-based CSI acquisition for 6GR</w:t>
      </w:r>
      <w:r w:rsidR="00973E0B">
        <w:rPr>
          <w:rFonts w:ascii="Times New Roman" w:eastAsia="Times New Roman" w:hAnsi="Times New Roman"/>
        </w:rPr>
        <w:tab/>
        <w:t>CATT</w:t>
      </w:r>
    </w:p>
    <w:p w14:paraId="7AFCB828" w14:textId="05E983FF" w:rsidR="00973E0B" w:rsidRDefault="00C62C50" w:rsidP="00973E0B">
      <w:hyperlink r:id="rId1367" w:history="1">
        <w:r>
          <w:rPr>
            <w:rStyle w:val="Hyperlink"/>
            <w:rFonts w:ascii="Times New Roman" w:eastAsia="Times New Roman" w:hAnsi="Times New Roman"/>
          </w:rPr>
          <w:t>R1-2605838</w:t>
        </w:r>
      </w:hyperlink>
      <w:r w:rsidR="00973E0B">
        <w:rPr>
          <w:rFonts w:ascii="Times New Roman" w:eastAsia="Times New Roman" w:hAnsi="Times New Roman"/>
        </w:rPr>
        <w:tab/>
        <w:t>Discussion on UL-based CSI acquisition and SRS design</w:t>
      </w:r>
      <w:r w:rsidR="00973E0B">
        <w:rPr>
          <w:rFonts w:ascii="Times New Roman" w:eastAsia="Times New Roman" w:hAnsi="Times New Roman"/>
        </w:rPr>
        <w:tab/>
        <w:t>Samsung</w:t>
      </w:r>
    </w:p>
    <w:p w14:paraId="4C31BE02" w14:textId="216F2EFC" w:rsidR="00973E0B" w:rsidRDefault="00C62C50" w:rsidP="00973E0B">
      <w:hyperlink r:id="rId1368" w:history="1">
        <w:r>
          <w:rPr>
            <w:rStyle w:val="Hyperlink"/>
            <w:rFonts w:ascii="Times New Roman" w:eastAsia="Times New Roman" w:hAnsi="Times New Roman"/>
          </w:rPr>
          <w:t>R1-2605856</w:t>
        </w:r>
      </w:hyperlink>
      <w:r w:rsidR="00973E0B">
        <w:rPr>
          <w:rFonts w:ascii="Times New Roman" w:eastAsia="Times New Roman" w:hAnsi="Times New Roman"/>
        </w:rPr>
        <w:tab/>
        <w:t>Views on uplink-based CSI acquisition</w:t>
      </w:r>
      <w:r w:rsidR="00973E0B">
        <w:rPr>
          <w:rFonts w:ascii="Times New Roman" w:eastAsia="Times New Roman" w:hAnsi="Times New Roman"/>
        </w:rPr>
        <w:tab/>
        <w:t>Ericsson</w:t>
      </w:r>
    </w:p>
    <w:p w14:paraId="2B5326B9" w14:textId="422AE962" w:rsidR="00973E0B" w:rsidRDefault="00C62C50" w:rsidP="00973E0B">
      <w:hyperlink r:id="rId1369" w:history="1">
        <w:r>
          <w:rPr>
            <w:rStyle w:val="Hyperlink"/>
            <w:rFonts w:ascii="Times New Roman" w:eastAsia="Times New Roman" w:hAnsi="Times New Roman"/>
          </w:rPr>
          <w:t>R1-2605871</w:t>
        </w:r>
      </w:hyperlink>
      <w:r w:rsidR="00973E0B">
        <w:rPr>
          <w:rFonts w:ascii="Times New Roman" w:eastAsia="Times New Roman" w:hAnsi="Times New Roman"/>
        </w:rPr>
        <w:tab/>
        <w:t>Discussion on uplink-based CSI acquisition</w:t>
      </w:r>
      <w:r w:rsidR="00973E0B">
        <w:rPr>
          <w:rFonts w:ascii="Times New Roman" w:eastAsia="Times New Roman" w:hAnsi="Times New Roman"/>
        </w:rPr>
        <w:tab/>
        <w:t>NEC</w:t>
      </w:r>
    </w:p>
    <w:p w14:paraId="30015270" w14:textId="040A9885" w:rsidR="00973E0B" w:rsidRDefault="00C62C50" w:rsidP="00973E0B">
      <w:hyperlink r:id="rId1370" w:history="1">
        <w:r>
          <w:rPr>
            <w:rStyle w:val="Hyperlink"/>
            <w:rFonts w:ascii="Times New Roman" w:eastAsia="Times New Roman" w:hAnsi="Times New Roman"/>
          </w:rPr>
          <w:t>R1-2605914</w:t>
        </w:r>
      </w:hyperlink>
      <w:r w:rsidR="00973E0B">
        <w:rPr>
          <w:rFonts w:ascii="Times New Roman" w:eastAsia="Times New Roman" w:hAnsi="Times New Roman"/>
        </w:rPr>
        <w:tab/>
        <w:t>Discussion on uplink based CSI acquisition</w:t>
      </w:r>
      <w:r w:rsidR="00973E0B">
        <w:rPr>
          <w:rFonts w:ascii="Times New Roman" w:eastAsia="Times New Roman" w:hAnsi="Times New Roman"/>
        </w:rPr>
        <w:tab/>
        <w:t>OPPO</w:t>
      </w:r>
    </w:p>
    <w:p w14:paraId="3DC45440" w14:textId="61BB46D4" w:rsidR="00973E0B" w:rsidRDefault="00C62C50" w:rsidP="00973E0B">
      <w:hyperlink r:id="rId1371" w:history="1">
        <w:r>
          <w:rPr>
            <w:rStyle w:val="Hyperlink"/>
            <w:rFonts w:ascii="Times New Roman" w:eastAsia="Times New Roman" w:hAnsi="Times New Roman"/>
          </w:rPr>
          <w:t>R1-2605962</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Google</w:t>
      </w:r>
    </w:p>
    <w:p w14:paraId="2FE0F29E" w14:textId="24908131" w:rsidR="00973E0B" w:rsidRDefault="00C62C50" w:rsidP="00973E0B">
      <w:hyperlink r:id="rId1372" w:history="1">
        <w:r>
          <w:rPr>
            <w:rStyle w:val="Hyperlink"/>
            <w:rFonts w:ascii="Times New Roman" w:eastAsia="Times New Roman" w:hAnsi="Times New Roman"/>
          </w:rPr>
          <w:t>R1-2605977</w:t>
        </w:r>
      </w:hyperlink>
      <w:r w:rsidR="00973E0B">
        <w:rPr>
          <w:rFonts w:ascii="Times New Roman" w:eastAsia="Times New Roman" w:hAnsi="Times New Roman"/>
        </w:rPr>
        <w:tab/>
        <w:t>Discussion of aspects of uplink-based CSI acquisition</w:t>
      </w:r>
      <w:r w:rsidR="00973E0B">
        <w:rPr>
          <w:rFonts w:ascii="Times New Roman" w:eastAsia="Times New Roman" w:hAnsi="Times New Roman"/>
        </w:rPr>
        <w:tab/>
        <w:t>Sony</w:t>
      </w:r>
    </w:p>
    <w:p w14:paraId="63C8694B" w14:textId="45841C06" w:rsidR="00973E0B" w:rsidRDefault="00C62C50" w:rsidP="00973E0B">
      <w:hyperlink r:id="rId1373" w:history="1">
        <w:r>
          <w:rPr>
            <w:rStyle w:val="Hyperlink"/>
            <w:rFonts w:ascii="Times New Roman" w:eastAsia="Times New Roman" w:hAnsi="Times New Roman"/>
          </w:rPr>
          <w:t>R1-2605995</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r>
      <w:proofErr w:type="spellStart"/>
      <w:r w:rsidR="00973E0B">
        <w:rPr>
          <w:rFonts w:ascii="Times New Roman" w:eastAsia="Times New Roman" w:hAnsi="Times New Roman"/>
        </w:rPr>
        <w:t>Ofinno</w:t>
      </w:r>
      <w:proofErr w:type="spellEnd"/>
    </w:p>
    <w:p w14:paraId="1A7C508B" w14:textId="2AE35031" w:rsidR="00973E0B" w:rsidRDefault="00C62C50" w:rsidP="00973E0B">
      <w:hyperlink r:id="rId1374" w:history="1">
        <w:r>
          <w:rPr>
            <w:rStyle w:val="Hyperlink"/>
            <w:rFonts w:ascii="Times New Roman" w:eastAsia="Times New Roman" w:hAnsi="Times New Roman"/>
          </w:rPr>
          <w:t>R1-2606029</w:t>
        </w:r>
      </w:hyperlink>
      <w:r w:rsidR="00973E0B">
        <w:rPr>
          <w:rFonts w:ascii="Times New Roman" w:eastAsia="Times New Roman" w:hAnsi="Times New Roman"/>
        </w:rPr>
        <w:tab/>
        <w:t>On UL based CSI acquisition for 6GR</w:t>
      </w:r>
      <w:r w:rsidR="00973E0B">
        <w:rPr>
          <w:rFonts w:ascii="Times New Roman" w:eastAsia="Times New Roman" w:hAnsi="Times New Roman"/>
        </w:rPr>
        <w:tab/>
        <w:t>Apple</w:t>
      </w:r>
    </w:p>
    <w:p w14:paraId="2E2AA65C" w14:textId="122BAFB1" w:rsidR="00973E0B" w:rsidRDefault="00C62C50" w:rsidP="00973E0B">
      <w:hyperlink r:id="rId1375" w:history="1">
        <w:r>
          <w:rPr>
            <w:rStyle w:val="Hyperlink"/>
            <w:rFonts w:ascii="Times New Roman" w:eastAsia="Times New Roman" w:hAnsi="Times New Roman"/>
          </w:rPr>
          <w:t>R1-2606057</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Panasonic</w:t>
      </w:r>
    </w:p>
    <w:p w14:paraId="353CE44D" w14:textId="4C24FA1C" w:rsidR="00973E0B" w:rsidRDefault="00C62C50" w:rsidP="00973E0B">
      <w:hyperlink r:id="rId1376" w:history="1">
        <w:r>
          <w:rPr>
            <w:rStyle w:val="Hyperlink"/>
            <w:rFonts w:ascii="Times New Roman" w:eastAsia="Times New Roman" w:hAnsi="Times New Roman"/>
          </w:rPr>
          <w:t>R1-2606086</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China Telecom</w:t>
      </w:r>
    </w:p>
    <w:p w14:paraId="7C0F1F62" w14:textId="71269C0E" w:rsidR="00973E0B" w:rsidRDefault="00C62C50" w:rsidP="00973E0B">
      <w:hyperlink r:id="rId1377" w:history="1">
        <w:r>
          <w:rPr>
            <w:rStyle w:val="Hyperlink"/>
            <w:rFonts w:ascii="Times New Roman" w:eastAsia="Times New Roman" w:hAnsi="Times New Roman"/>
          </w:rPr>
          <w:t>R1-2606106</w:t>
        </w:r>
      </w:hyperlink>
      <w:r w:rsidR="00973E0B">
        <w:rPr>
          <w:rFonts w:ascii="Times New Roman" w:eastAsia="Times New Roman" w:hAnsi="Times New Roman"/>
        </w:rPr>
        <w:tab/>
        <w:t>Discussion on uplink-based CSI acquisition</w:t>
      </w:r>
      <w:r w:rsidR="00973E0B">
        <w:rPr>
          <w:rFonts w:ascii="Times New Roman" w:eastAsia="Times New Roman" w:hAnsi="Times New Roman"/>
        </w:rPr>
        <w:tab/>
        <w:t>1Finity</w:t>
      </w:r>
    </w:p>
    <w:p w14:paraId="6B33E264" w14:textId="290F56C3" w:rsidR="00973E0B" w:rsidRDefault="00C62C50" w:rsidP="00973E0B">
      <w:hyperlink r:id="rId1378" w:history="1">
        <w:r>
          <w:rPr>
            <w:rStyle w:val="Hyperlink"/>
            <w:rFonts w:ascii="Times New Roman" w:eastAsia="Times New Roman" w:hAnsi="Times New Roman"/>
          </w:rPr>
          <w:t>R1-2606118</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LG Electronics</w:t>
      </w:r>
    </w:p>
    <w:p w14:paraId="408116D5" w14:textId="081FB67C" w:rsidR="00973E0B" w:rsidRDefault="00C62C50" w:rsidP="00973E0B">
      <w:hyperlink r:id="rId1379" w:history="1">
        <w:r>
          <w:rPr>
            <w:rStyle w:val="Hyperlink"/>
            <w:rFonts w:ascii="Times New Roman" w:eastAsia="Times New Roman" w:hAnsi="Times New Roman"/>
          </w:rPr>
          <w:t>R1-2606245</w:t>
        </w:r>
      </w:hyperlink>
      <w:r w:rsidR="00973E0B">
        <w:rPr>
          <w:rFonts w:ascii="Times New Roman" w:eastAsia="Times New Roman" w:hAnsi="Times New Roman"/>
        </w:rPr>
        <w:tab/>
        <w:t>Discussion on uplink-based CSI acquisition</w:t>
      </w:r>
      <w:r w:rsidR="00973E0B">
        <w:rPr>
          <w:rFonts w:ascii="Times New Roman" w:eastAsia="Times New Roman" w:hAnsi="Times New Roman"/>
        </w:rPr>
        <w:tab/>
        <w:t>ETRI</w:t>
      </w:r>
    </w:p>
    <w:p w14:paraId="3355B0A3" w14:textId="69980F2A" w:rsidR="00973E0B" w:rsidRDefault="00C62C50" w:rsidP="00973E0B">
      <w:hyperlink r:id="rId1380" w:history="1">
        <w:r>
          <w:rPr>
            <w:rStyle w:val="Hyperlink"/>
            <w:rFonts w:ascii="Times New Roman" w:eastAsia="Times New Roman" w:hAnsi="Times New Roman"/>
          </w:rPr>
          <w:t>R1-2606382</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Qualcomm Incorporated</w:t>
      </w:r>
    </w:p>
    <w:p w14:paraId="79662D16" w14:textId="1D633AD1" w:rsidR="00973E0B" w:rsidRDefault="00C62C50" w:rsidP="00973E0B">
      <w:hyperlink r:id="rId1381" w:history="1">
        <w:r>
          <w:rPr>
            <w:rStyle w:val="Hyperlink"/>
            <w:rFonts w:ascii="Times New Roman" w:eastAsia="Times New Roman" w:hAnsi="Times New Roman"/>
          </w:rPr>
          <w:t>R1-2606432</w:t>
        </w:r>
      </w:hyperlink>
      <w:r w:rsidR="00973E0B">
        <w:rPr>
          <w:rFonts w:ascii="Times New Roman" w:eastAsia="Times New Roman" w:hAnsi="Times New Roman"/>
        </w:rPr>
        <w:tab/>
        <w:t>Aspects of UL-based 6GR Channel Acquisition</w:t>
      </w:r>
      <w:r w:rsidR="00973E0B">
        <w:rPr>
          <w:rFonts w:ascii="Times New Roman" w:eastAsia="Times New Roman" w:hAnsi="Times New Roman"/>
        </w:rPr>
        <w:tab/>
        <w:t>AT&amp;T</w:t>
      </w:r>
    </w:p>
    <w:p w14:paraId="5FDC96F5" w14:textId="2661CC7F" w:rsidR="00973E0B" w:rsidRDefault="00C62C50" w:rsidP="00973E0B">
      <w:hyperlink r:id="rId1382" w:history="1">
        <w:r>
          <w:rPr>
            <w:rStyle w:val="Hyperlink"/>
            <w:rFonts w:ascii="Times New Roman" w:eastAsia="Times New Roman" w:hAnsi="Times New Roman"/>
          </w:rPr>
          <w:t>R1-2606446</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Sharp</w:t>
      </w:r>
    </w:p>
    <w:p w14:paraId="2C98197C" w14:textId="41DB1710" w:rsidR="00973E0B" w:rsidRDefault="00C62C50" w:rsidP="00973E0B">
      <w:hyperlink r:id="rId1383" w:history="1">
        <w:r>
          <w:rPr>
            <w:rStyle w:val="Hyperlink"/>
            <w:rFonts w:ascii="Times New Roman" w:eastAsia="Times New Roman" w:hAnsi="Times New Roman"/>
          </w:rPr>
          <w:t>R1-2606508</w:t>
        </w:r>
      </w:hyperlink>
      <w:r w:rsidR="00973E0B">
        <w:rPr>
          <w:rFonts w:ascii="Times New Roman" w:eastAsia="Times New Roman" w:hAnsi="Times New Roman"/>
        </w:rPr>
        <w:tab/>
        <w:t>Discussion on Aspects of uplink-based CSI acquisition</w:t>
      </w:r>
      <w:r w:rsidR="00973E0B">
        <w:rPr>
          <w:rFonts w:ascii="Times New Roman" w:eastAsia="Times New Roman" w:hAnsi="Times New Roman"/>
        </w:rPr>
        <w:tab/>
        <w:t>NTT DOCOMO, INC.</w:t>
      </w:r>
    </w:p>
    <w:p w14:paraId="621673C6" w14:textId="5715E626" w:rsidR="00973E0B" w:rsidRDefault="00C62C50" w:rsidP="00973E0B">
      <w:hyperlink r:id="rId1384" w:history="1">
        <w:r>
          <w:rPr>
            <w:rStyle w:val="Hyperlink"/>
            <w:rFonts w:ascii="Times New Roman" w:eastAsia="Times New Roman" w:hAnsi="Times New Roman"/>
          </w:rPr>
          <w:t>R1-2606550</w:t>
        </w:r>
      </w:hyperlink>
      <w:r w:rsidR="00973E0B">
        <w:rPr>
          <w:rFonts w:ascii="Times New Roman" w:eastAsia="Times New Roman" w:hAnsi="Times New Roman"/>
        </w:rPr>
        <w:tab/>
        <w:t>Uplink-based CSI acquisition for 6GR air interface</w:t>
      </w:r>
      <w:r w:rsidR="00973E0B">
        <w:rPr>
          <w:rFonts w:ascii="Times New Roman" w:eastAsia="Times New Roman" w:hAnsi="Times New Roman"/>
        </w:rPr>
        <w:tab/>
        <w:t>NVIDIA</w:t>
      </w:r>
    </w:p>
    <w:p w14:paraId="126468F2" w14:textId="548FF8F8" w:rsidR="00973E0B" w:rsidRDefault="00C62C50" w:rsidP="00973E0B">
      <w:hyperlink r:id="rId1385" w:history="1">
        <w:r>
          <w:rPr>
            <w:rStyle w:val="Hyperlink"/>
            <w:rFonts w:ascii="Times New Roman" w:eastAsia="Times New Roman" w:hAnsi="Times New Roman"/>
          </w:rPr>
          <w:t>R1-2606606</w:t>
        </w:r>
      </w:hyperlink>
      <w:r w:rsidR="00973E0B">
        <w:rPr>
          <w:rFonts w:ascii="Times New Roman" w:eastAsia="Times New Roman" w:hAnsi="Times New Roman"/>
        </w:rPr>
        <w:tab/>
        <w:t xml:space="preserve">Discussion on aspects of uplink-based CSI acquisition </w:t>
      </w:r>
      <w:r w:rsidR="00973E0B">
        <w:rPr>
          <w:rFonts w:ascii="Times New Roman" w:eastAsia="Times New Roman" w:hAnsi="Times New Roman"/>
        </w:rPr>
        <w:tab/>
        <w:t>Rakuten Mobile, Inc</w:t>
      </w:r>
    </w:p>
    <w:p w14:paraId="311AC29D" w14:textId="4AC0D5F0" w:rsidR="00973E0B" w:rsidRDefault="00C62C50" w:rsidP="00973E0B">
      <w:hyperlink r:id="rId1386" w:history="1">
        <w:r>
          <w:rPr>
            <w:rStyle w:val="Hyperlink"/>
            <w:rFonts w:ascii="Times New Roman" w:eastAsia="Times New Roman" w:hAnsi="Times New Roman"/>
          </w:rPr>
          <w:t>R1-2606620</w:t>
        </w:r>
      </w:hyperlink>
      <w:r w:rsidR="00973E0B">
        <w:rPr>
          <w:rFonts w:ascii="Times New Roman" w:eastAsia="Times New Roman" w:hAnsi="Times New Roman"/>
        </w:rPr>
        <w:tab/>
        <w:t>Aspects of uplink-based CSI acquisition</w:t>
      </w:r>
      <w:r w:rsidR="00973E0B">
        <w:rPr>
          <w:rFonts w:ascii="Times New Roman" w:eastAsia="Times New Roman" w:hAnsi="Times New Roman"/>
        </w:rPr>
        <w:tab/>
        <w:t>CAICT, BJTU</w:t>
      </w:r>
    </w:p>
    <w:p w14:paraId="6AA8CB70" w14:textId="77777777" w:rsidR="00973E0B" w:rsidRPr="004C602F" w:rsidRDefault="00973E0B" w:rsidP="00973E0B">
      <w:pPr>
        <w:rPr>
          <w:rFonts w:eastAsia="DengXian"/>
          <w:i/>
          <w:iCs/>
          <w:lang w:eastAsia="zh-CN"/>
        </w:rPr>
      </w:pPr>
    </w:p>
    <w:p w14:paraId="0D53F571" w14:textId="77777777" w:rsidR="00973E0B" w:rsidRPr="00973E0B" w:rsidRDefault="00973E0B" w:rsidP="00973E0B"/>
    <w:p w14:paraId="3BB19BA9" w14:textId="32E01BCD" w:rsidR="00BA0943" w:rsidRDefault="00973E0B" w:rsidP="00973E0B">
      <w:pPr>
        <w:pStyle w:val="Heading4"/>
      </w:pPr>
      <w:bookmarkStart w:id="233" w:name="_Toc239313253"/>
      <w:r>
        <w:t>Other aspects</w:t>
      </w:r>
      <w:bookmarkEnd w:id="233"/>
      <w:r>
        <w:t xml:space="preserve"> </w:t>
      </w:r>
    </w:p>
    <w:p w14:paraId="46F61B21" w14:textId="77777777" w:rsidR="00973E0B" w:rsidRPr="00FD0278" w:rsidRDefault="00973E0B" w:rsidP="00973E0B">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 xml:space="preserve">ncluding proposals for CSI acquisition and report jointly considering both downlink and uplink, other </w:t>
      </w:r>
      <w:r w:rsidRPr="00FD0278">
        <w:rPr>
          <w:rFonts w:eastAsia="DengXian"/>
          <w:i/>
          <w:iCs/>
          <w:lang w:eastAsia="zh-CN"/>
        </w:rPr>
        <w:t>reference</w:t>
      </w:r>
      <w:r w:rsidRPr="00FD0278">
        <w:rPr>
          <w:rFonts w:eastAsia="DengXian" w:hint="eastAsia"/>
          <w:i/>
          <w:iCs/>
          <w:lang w:eastAsia="zh-CN"/>
        </w:rPr>
        <w:t xml:space="preserve"> signal(s) design and transmission, e.g., for tracking, etc.</w:t>
      </w:r>
    </w:p>
    <w:p w14:paraId="6A7B9BB9" w14:textId="77777777" w:rsidR="00973E0B" w:rsidRDefault="00973E0B" w:rsidP="00973E0B">
      <w:pPr>
        <w:rPr>
          <w:rFonts w:eastAsiaTheme="minorEastAsia"/>
          <w:lang w:eastAsia="zh-CN"/>
        </w:rPr>
      </w:pPr>
    </w:p>
    <w:p w14:paraId="23120723" w14:textId="77777777" w:rsidR="00973E0B" w:rsidRPr="00B43B0E" w:rsidRDefault="00973E0B" w:rsidP="00973E0B">
      <w:pPr>
        <w:rPr>
          <w:rFonts w:eastAsiaTheme="minorEastAsia"/>
          <w:lang w:val="en-US" w:eastAsia="zh-CN"/>
        </w:rPr>
      </w:pPr>
      <w:r w:rsidRPr="00B43B0E">
        <w:rPr>
          <w:rFonts w:eastAsiaTheme="minorEastAsia"/>
          <w:lang w:val="en-US" w:eastAsia="zh-CN"/>
        </w:rPr>
        <w:t>[12</w:t>
      </w:r>
      <w:r w:rsidRPr="00B43B0E">
        <w:rPr>
          <w:rFonts w:eastAsiaTheme="minorEastAsia" w:hint="eastAsia"/>
          <w:lang w:val="en-US" w:eastAsia="zh-CN"/>
        </w:rPr>
        <w:t>6</w:t>
      </w:r>
      <w:r w:rsidRPr="00B43B0E">
        <w:rPr>
          <w:rFonts w:eastAsiaTheme="minorEastAsia"/>
          <w:lang w:val="en-US" w:eastAsia="zh-CN"/>
        </w:rPr>
        <w:t>-R20-6GR-Other Aspects related to CSI] Email discussion on Rel-20 6GR-Other Aspects related to CSI – Bingchao (Lenovo)</w:t>
      </w:r>
    </w:p>
    <w:p w14:paraId="05A89805" w14:textId="77777777" w:rsidR="00973E0B" w:rsidRPr="00B43B0E" w:rsidRDefault="00973E0B">
      <w:pPr>
        <w:pStyle w:val="ListParagraph"/>
        <w:numPr>
          <w:ilvl w:val="0"/>
          <w:numId w:val="281"/>
        </w:numPr>
        <w:rPr>
          <w:rFonts w:eastAsiaTheme="minorEastAsia"/>
          <w:lang w:val="en-US" w:eastAsia="zh-CN"/>
        </w:rPr>
      </w:pPr>
      <w:r w:rsidRPr="00B43B0E">
        <w:rPr>
          <w:rFonts w:eastAsiaTheme="minorEastAsia"/>
          <w:lang w:eastAsia="zh-CN"/>
        </w:rPr>
        <w:t xml:space="preserve">To be used for sharing updates on online/offline schedule, details on what is to be discussed in online/offline sessions, </w:t>
      </w:r>
      <w:proofErr w:type="spellStart"/>
      <w:r w:rsidRPr="00B43B0E">
        <w:rPr>
          <w:rFonts w:eastAsiaTheme="minorEastAsia"/>
          <w:lang w:eastAsia="zh-CN"/>
        </w:rPr>
        <w:t>tdoc</w:t>
      </w:r>
      <w:proofErr w:type="spellEnd"/>
      <w:r w:rsidRPr="00B43B0E">
        <w:rPr>
          <w:rFonts w:eastAsiaTheme="minorEastAsia"/>
          <w:lang w:eastAsia="zh-CN"/>
        </w:rPr>
        <w:t xml:space="preserve"> number of the moderator summary for online session, etc</w:t>
      </w:r>
    </w:p>
    <w:p w14:paraId="060EDC7F" w14:textId="77777777" w:rsidR="0067160E" w:rsidRDefault="0067160E" w:rsidP="00973E0B">
      <w:pPr>
        <w:rPr>
          <w:rFonts w:ascii="Times New Roman" w:eastAsiaTheme="minorEastAsia" w:hAnsi="Times New Roman"/>
          <w:b/>
          <w:bCs/>
          <w:szCs w:val="20"/>
          <w:highlight w:val="green"/>
          <w:lang w:val="en-US" w:eastAsia="zh-CN"/>
        </w:rPr>
      </w:pPr>
    </w:p>
    <w:p w14:paraId="012EFEB2" w14:textId="77777777" w:rsidR="0067160E" w:rsidRPr="0067160E" w:rsidRDefault="0067160E" w:rsidP="0067160E">
      <w:pPr>
        <w:rPr>
          <w:b/>
          <w:bCs/>
        </w:rPr>
      </w:pPr>
      <w:hyperlink r:id="rId1387" w:history="1">
        <w:r w:rsidRPr="0067160E">
          <w:rPr>
            <w:rStyle w:val="Hyperlink"/>
            <w:rFonts w:ascii="Times New Roman" w:eastAsia="Times New Roman" w:hAnsi="Times New Roman"/>
            <w:b/>
            <w:bCs/>
          </w:rPr>
          <w:t>R1-2605695</w:t>
        </w:r>
      </w:hyperlink>
      <w:r w:rsidRPr="0067160E">
        <w:rPr>
          <w:rFonts w:ascii="Times New Roman" w:eastAsia="Times New Roman" w:hAnsi="Times New Roman"/>
          <w:b/>
          <w:bCs/>
        </w:rPr>
        <w:tab/>
        <w:t>FL summary #1 on other aspects of CSI acquisition and report</w:t>
      </w:r>
      <w:r w:rsidRPr="0067160E">
        <w:rPr>
          <w:rFonts w:ascii="Times New Roman" w:eastAsia="Times New Roman" w:hAnsi="Times New Roman"/>
          <w:b/>
          <w:bCs/>
        </w:rPr>
        <w:tab/>
        <w:t>Moderator (Lenovo)</w:t>
      </w:r>
    </w:p>
    <w:p w14:paraId="02EDAFA6" w14:textId="77777777" w:rsidR="0067160E" w:rsidRPr="0067160E" w:rsidRDefault="0067160E" w:rsidP="0067160E">
      <w:pPr>
        <w:rPr>
          <w:b/>
          <w:bCs/>
        </w:rPr>
      </w:pPr>
      <w:hyperlink r:id="rId1388" w:history="1">
        <w:r w:rsidRPr="0067160E">
          <w:rPr>
            <w:rStyle w:val="Hyperlink"/>
            <w:rFonts w:ascii="Times New Roman" w:eastAsia="Times New Roman" w:hAnsi="Times New Roman"/>
            <w:b/>
            <w:bCs/>
          </w:rPr>
          <w:t>R1-2605696</w:t>
        </w:r>
      </w:hyperlink>
      <w:r w:rsidRPr="0067160E">
        <w:rPr>
          <w:rFonts w:ascii="Times New Roman" w:eastAsia="Times New Roman" w:hAnsi="Times New Roman"/>
          <w:b/>
          <w:bCs/>
        </w:rPr>
        <w:tab/>
        <w:t>FL summary #2 on other aspects of CSI acquisition and report</w:t>
      </w:r>
      <w:r w:rsidRPr="0067160E">
        <w:rPr>
          <w:rFonts w:ascii="Times New Roman" w:eastAsia="Times New Roman" w:hAnsi="Times New Roman"/>
          <w:b/>
          <w:bCs/>
        </w:rPr>
        <w:tab/>
        <w:t>Moderator (Lenovo)</w:t>
      </w:r>
    </w:p>
    <w:p w14:paraId="73783857" w14:textId="77777777" w:rsidR="0067160E" w:rsidRPr="0067160E" w:rsidRDefault="0067160E" w:rsidP="0067160E">
      <w:pPr>
        <w:rPr>
          <w:b/>
          <w:bCs/>
        </w:rPr>
      </w:pPr>
      <w:hyperlink r:id="rId1389" w:history="1">
        <w:r w:rsidRPr="0067160E">
          <w:rPr>
            <w:rStyle w:val="Hyperlink"/>
            <w:rFonts w:ascii="Times New Roman" w:eastAsia="Times New Roman" w:hAnsi="Times New Roman"/>
            <w:b/>
            <w:bCs/>
          </w:rPr>
          <w:t>R1-2605697</w:t>
        </w:r>
      </w:hyperlink>
      <w:r w:rsidRPr="0067160E">
        <w:rPr>
          <w:rFonts w:ascii="Times New Roman" w:eastAsia="Times New Roman" w:hAnsi="Times New Roman"/>
          <w:b/>
          <w:bCs/>
        </w:rPr>
        <w:tab/>
        <w:t>FL summary #3 on other aspects of CSI acquisition and report</w:t>
      </w:r>
      <w:r w:rsidRPr="0067160E">
        <w:rPr>
          <w:rFonts w:ascii="Times New Roman" w:eastAsia="Times New Roman" w:hAnsi="Times New Roman"/>
          <w:b/>
          <w:bCs/>
        </w:rPr>
        <w:tab/>
        <w:t>Moderator (Lenovo)</w:t>
      </w:r>
    </w:p>
    <w:p w14:paraId="66165984" w14:textId="77777777" w:rsidR="0067160E" w:rsidRPr="0067160E" w:rsidRDefault="0067160E" w:rsidP="0067160E">
      <w:pPr>
        <w:rPr>
          <w:b/>
          <w:bCs/>
        </w:rPr>
      </w:pPr>
      <w:hyperlink r:id="rId1390" w:history="1">
        <w:r w:rsidRPr="0067160E">
          <w:rPr>
            <w:rStyle w:val="Hyperlink"/>
            <w:rFonts w:ascii="Times New Roman" w:eastAsia="Times New Roman" w:hAnsi="Times New Roman"/>
            <w:b/>
            <w:bCs/>
          </w:rPr>
          <w:t>R1-2605698</w:t>
        </w:r>
      </w:hyperlink>
      <w:r w:rsidRPr="0067160E">
        <w:rPr>
          <w:rFonts w:ascii="Times New Roman" w:eastAsia="Times New Roman" w:hAnsi="Times New Roman"/>
          <w:b/>
          <w:bCs/>
        </w:rPr>
        <w:tab/>
        <w:t>FL summary #4 on other aspects of CSI acquisition and report</w:t>
      </w:r>
      <w:r w:rsidRPr="0067160E">
        <w:rPr>
          <w:rFonts w:ascii="Times New Roman" w:eastAsia="Times New Roman" w:hAnsi="Times New Roman"/>
          <w:b/>
          <w:bCs/>
        </w:rPr>
        <w:tab/>
        <w:t>Moderator (Lenovo)</w:t>
      </w:r>
    </w:p>
    <w:p w14:paraId="0975A45B" w14:textId="77777777" w:rsidR="0067160E" w:rsidRDefault="0067160E" w:rsidP="00973E0B">
      <w:pPr>
        <w:rPr>
          <w:rFonts w:ascii="Times New Roman" w:eastAsiaTheme="minorEastAsia" w:hAnsi="Times New Roman"/>
          <w:b/>
          <w:bCs/>
          <w:szCs w:val="20"/>
          <w:highlight w:val="green"/>
          <w:lang w:val="en-US" w:eastAsia="zh-CN"/>
        </w:rPr>
      </w:pPr>
    </w:p>
    <w:p w14:paraId="2FDCA42D" w14:textId="032DA73E" w:rsidR="00973E0B" w:rsidRPr="00B43B0E" w:rsidRDefault="00973E0B" w:rsidP="00973E0B">
      <w:pPr>
        <w:rPr>
          <w:rFonts w:ascii="Times New Roman" w:eastAsiaTheme="minorEastAsia" w:hAnsi="Times New Roman"/>
          <w:b/>
          <w:bCs/>
          <w:szCs w:val="20"/>
          <w:highlight w:val="green"/>
          <w:lang w:val="en-US" w:eastAsia="zh-CN"/>
        </w:rPr>
      </w:pPr>
      <w:r w:rsidRPr="00B43B0E">
        <w:rPr>
          <w:rFonts w:ascii="Times New Roman" w:eastAsiaTheme="minorEastAsia" w:hAnsi="Times New Roman"/>
          <w:b/>
          <w:bCs/>
          <w:szCs w:val="20"/>
          <w:highlight w:val="green"/>
          <w:lang w:val="en-US" w:eastAsia="zh-CN"/>
        </w:rPr>
        <w:t>Agreement</w:t>
      </w:r>
    </w:p>
    <w:p w14:paraId="3E931A34" w14:textId="77777777" w:rsidR="00973E0B" w:rsidRPr="00B43B0E" w:rsidRDefault="00973E0B" w:rsidP="00973E0B">
      <w:pPr>
        <w:spacing w:line="276" w:lineRule="auto"/>
        <w:rPr>
          <w:rFonts w:ascii="Times New Roman" w:hAnsi="Times New Roman"/>
          <w:szCs w:val="20"/>
        </w:rPr>
      </w:pPr>
      <w:r w:rsidRPr="00B43B0E">
        <w:rPr>
          <w:rFonts w:ascii="Times New Roman" w:hAnsi="Times New Roman"/>
          <w:szCs w:val="20"/>
        </w:rPr>
        <w:t>Support single-port RS in addition to SSB for finer time and frequency tracking as a baseline for connected mod</w:t>
      </w:r>
      <w:r w:rsidRPr="00B43B0E">
        <w:rPr>
          <w:rFonts w:ascii="Times New Roman" w:eastAsiaTheme="minorEastAsia" w:hAnsi="Times New Roman"/>
          <w:szCs w:val="20"/>
          <w:lang w:eastAsia="zh-CN"/>
        </w:rPr>
        <w:t>e</w:t>
      </w:r>
      <w:r w:rsidRPr="00B43B0E">
        <w:rPr>
          <w:rFonts w:ascii="Times New Roman" w:hAnsi="Times New Roman"/>
          <w:szCs w:val="20"/>
        </w:rPr>
        <w:t xml:space="preserve"> for 6GR.</w:t>
      </w:r>
    </w:p>
    <w:p w14:paraId="2C611E26" w14:textId="77777777" w:rsidR="00973E0B" w:rsidRPr="00B43B0E" w:rsidRDefault="00973E0B" w:rsidP="00973E0B">
      <w:pPr>
        <w:spacing w:line="276" w:lineRule="auto"/>
        <w:rPr>
          <w:rFonts w:ascii="Times New Roman" w:hAnsi="Times New Roman"/>
          <w:szCs w:val="20"/>
        </w:rPr>
      </w:pPr>
      <w:r w:rsidRPr="00B43B0E">
        <w:rPr>
          <w:rFonts w:ascii="Times New Roman" w:hAnsi="Times New Roman"/>
          <w:szCs w:val="20"/>
        </w:rPr>
        <w:t>Note: It does not preclude further study on multi-port RS for finer time and frequency tracking.</w:t>
      </w:r>
    </w:p>
    <w:p w14:paraId="24CE68CE" w14:textId="77777777" w:rsidR="00973E0B" w:rsidRPr="00B43B0E" w:rsidRDefault="00973E0B" w:rsidP="00973E0B">
      <w:pPr>
        <w:rPr>
          <w:rFonts w:ascii="Times New Roman" w:eastAsiaTheme="minorEastAsia" w:hAnsi="Times New Roman"/>
          <w:szCs w:val="20"/>
          <w:lang w:eastAsia="zh-CN"/>
        </w:rPr>
      </w:pPr>
    </w:p>
    <w:p w14:paraId="1D9767E0" w14:textId="77777777" w:rsidR="00973E0B" w:rsidRPr="00B43B0E" w:rsidRDefault="00973E0B" w:rsidP="00973E0B">
      <w:pPr>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5478C953" w14:textId="77777777" w:rsidR="00973E0B" w:rsidRPr="00B43B0E" w:rsidRDefault="00973E0B" w:rsidP="00973E0B">
      <w:pPr>
        <w:rPr>
          <w:rFonts w:ascii="Times New Roman" w:eastAsiaTheme="minorEastAsia" w:hAnsi="Times New Roman"/>
          <w:szCs w:val="20"/>
          <w:lang w:eastAsia="zh-CN"/>
        </w:rPr>
      </w:pPr>
      <w:r w:rsidRPr="00B43B0E">
        <w:rPr>
          <w:rFonts w:ascii="Times New Roman" w:eastAsiaTheme="minorEastAsia" w:hAnsi="Times New Roman"/>
          <w:szCs w:val="20"/>
          <w:lang w:eastAsia="zh-CN"/>
        </w:rPr>
        <w:t>For the evaluation of joint DL/UL based CSI acquisition, at least take the following baseline for use case 1</w:t>
      </w:r>
    </w:p>
    <w:p w14:paraId="38D063E6" w14:textId="77777777" w:rsidR="00973E0B" w:rsidRPr="00B43B0E" w:rsidRDefault="00973E0B">
      <w:pPr>
        <w:pStyle w:val="ListParagraph"/>
        <w:numPr>
          <w:ilvl w:val="0"/>
          <w:numId w:val="162"/>
        </w:numPr>
        <w:overflowPunct/>
        <w:autoSpaceDE/>
        <w:autoSpaceDN/>
        <w:adjustRightInd/>
        <w:spacing w:after="120" w:line="276" w:lineRule="auto"/>
        <w:contextualSpacing w:val="0"/>
        <w:textAlignment w:val="auto"/>
        <w:rPr>
          <w:rFonts w:eastAsiaTheme="minorEastAsia"/>
          <w:lang w:eastAsia="zh-CN"/>
        </w:rPr>
      </w:pPr>
      <w:r w:rsidRPr="00B43B0E">
        <w:rPr>
          <w:rFonts w:eastAsiaTheme="minorEastAsia"/>
          <w:lang w:eastAsia="zh-CN"/>
        </w:rPr>
        <w:t>Baseline#1: DL CSI acquisition based on SRS only</w:t>
      </w:r>
    </w:p>
    <w:p w14:paraId="2D9533DD" w14:textId="77777777" w:rsidR="00973E0B" w:rsidRPr="00B43B0E" w:rsidRDefault="00973E0B">
      <w:pPr>
        <w:pStyle w:val="ListParagraph"/>
        <w:numPr>
          <w:ilvl w:val="0"/>
          <w:numId w:val="162"/>
        </w:numPr>
        <w:overflowPunct/>
        <w:autoSpaceDE/>
        <w:autoSpaceDN/>
        <w:adjustRightInd/>
        <w:spacing w:after="120" w:line="276" w:lineRule="auto"/>
        <w:contextualSpacing w:val="0"/>
        <w:textAlignment w:val="auto"/>
        <w:rPr>
          <w:rFonts w:eastAsiaTheme="minorEastAsia"/>
          <w:lang w:eastAsia="zh-CN"/>
        </w:rPr>
      </w:pPr>
      <w:r w:rsidRPr="00B43B0E">
        <w:rPr>
          <w:rFonts w:eastAsiaTheme="minorEastAsia"/>
          <w:lang w:eastAsia="zh-CN"/>
        </w:rPr>
        <w:lastRenderedPageBreak/>
        <w:t>Baseline#2: DL CSI acquisition based on CSI-RS only</w:t>
      </w:r>
    </w:p>
    <w:p w14:paraId="4FF37FCC" w14:textId="77777777" w:rsidR="00973E0B" w:rsidRPr="00B43B0E" w:rsidRDefault="00973E0B">
      <w:pPr>
        <w:pStyle w:val="ListParagraph"/>
        <w:numPr>
          <w:ilvl w:val="0"/>
          <w:numId w:val="162"/>
        </w:numPr>
        <w:overflowPunct/>
        <w:autoSpaceDE/>
        <w:autoSpaceDN/>
        <w:adjustRightInd/>
        <w:spacing w:after="120" w:line="276" w:lineRule="auto"/>
        <w:contextualSpacing w:val="0"/>
        <w:textAlignment w:val="auto"/>
        <w:rPr>
          <w:rFonts w:eastAsiaTheme="minorEastAsia"/>
          <w:lang w:eastAsia="zh-CN"/>
        </w:rPr>
      </w:pPr>
      <w:r w:rsidRPr="00B43B0E">
        <w:rPr>
          <w:rFonts w:eastAsiaTheme="minorEastAsia"/>
          <w:lang w:eastAsia="zh-CN"/>
        </w:rPr>
        <w:t>Additionally consider the Rel-19 UE antenna model defined in TR 38.901.</w:t>
      </w:r>
    </w:p>
    <w:p w14:paraId="4B7A9F22" w14:textId="77777777" w:rsidR="00973E0B" w:rsidRPr="00B43B0E" w:rsidRDefault="00973E0B" w:rsidP="00973E0B">
      <w:pPr>
        <w:rPr>
          <w:rFonts w:ascii="Times New Roman" w:eastAsiaTheme="minorEastAsia" w:hAnsi="Times New Roman"/>
          <w:b/>
          <w:bCs/>
          <w:szCs w:val="20"/>
          <w:highlight w:val="green"/>
          <w:lang w:val="en-US" w:eastAsia="zh-CN"/>
        </w:rPr>
      </w:pPr>
      <w:r w:rsidRPr="00B43B0E">
        <w:rPr>
          <w:rFonts w:ascii="Times New Roman" w:eastAsiaTheme="minorEastAsia" w:hAnsi="Times New Roman"/>
          <w:b/>
          <w:bCs/>
          <w:szCs w:val="20"/>
          <w:highlight w:val="green"/>
          <w:lang w:val="en-US" w:eastAsia="zh-CN"/>
        </w:rPr>
        <w:t>Agreement</w:t>
      </w:r>
    </w:p>
    <w:p w14:paraId="3A37B604" w14:textId="77777777" w:rsidR="00973E0B" w:rsidRPr="00B43B0E" w:rsidRDefault="00973E0B" w:rsidP="00973E0B">
      <w:pPr>
        <w:rPr>
          <w:rFonts w:ascii="Times New Roman" w:eastAsiaTheme="minorEastAsia" w:hAnsi="Times New Roman"/>
          <w:szCs w:val="20"/>
        </w:rPr>
      </w:pPr>
      <w:r w:rsidRPr="00B43B0E">
        <w:rPr>
          <w:rFonts w:ascii="Times New Roman" w:eastAsiaTheme="minorEastAsia" w:hAnsi="Times New Roman"/>
          <w:szCs w:val="20"/>
        </w:rPr>
        <w:t>For the evaluation of joint DL/UL based CSI acquisition, additionally consider the following KPIs</w:t>
      </w:r>
    </w:p>
    <w:p w14:paraId="064E890E" w14:textId="77777777" w:rsidR="00973E0B" w:rsidRPr="00B43B0E" w:rsidRDefault="00973E0B">
      <w:pPr>
        <w:pStyle w:val="1b"/>
        <w:numPr>
          <w:ilvl w:val="0"/>
          <w:numId w:val="162"/>
        </w:numPr>
        <w:spacing w:after="0" w:line="240" w:lineRule="auto"/>
        <w:ind w:firstLineChars="0"/>
        <w:rPr>
          <w:rFonts w:ascii="Times New Roman" w:hAnsi="Times New Roman"/>
          <w:iCs/>
          <w:sz w:val="20"/>
          <w:szCs w:val="20"/>
        </w:rPr>
      </w:pPr>
      <w:r w:rsidRPr="00B43B0E">
        <w:rPr>
          <w:rFonts w:ascii="Times New Roman" w:hAnsi="Times New Roman"/>
          <w:sz w:val="20"/>
          <w:szCs w:val="20"/>
          <w:lang w:eastAsia="zh-CN"/>
        </w:rPr>
        <w:t>UPT</w:t>
      </w:r>
    </w:p>
    <w:p w14:paraId="0DEC8A26" w14:textId="77777777" w:rsidR="00973E0B" w:rsidRPr="00B43B0E" w:rsidRDefault="00973E0B">
      <w:pPr>
        <w:pStyle w:val="1b"/>
        <w:numPr>
          <w:ilvl w:val="0"/>
          <w:numId w:val="162"/>
        </w:numPr>
        <w:spacing w:after="0" w:line="240" w:lineRule="auto"/>
        <w:ind w:firstLineChars="0"/>
        <w:rPr>
          <w:rFonts w:ascii="Times New Roman" w:hAnsi="Times New Roman"/>
          <w:iCs/>
          <w:sz w:val="20"/>
          <w:szCs w:val="20"/>
        </w:rPr>
      </w:pPr>
      <w:r w:rsidRPr="00B43B0E">
        <w:rPr>
          <w:rFonts w:ascii="Times New Roman" w:hAnsi="Times New Roman"/>
          <w:sz w:val="20"/>
          <w:szCs w:val="20"/>
        </w:rPr>
        <w:t>Intermediate KPI (e.g., SGCS, NMSE)</w:t>
      </w:r>
    </w:p>
    <w:p w14:paraId="467C7FCA" w14:textId="77777777" w:rsidR="00973E0B" w:rsidRPr="00B43B0E" w:rsidRDefault="00973E0B">
      <w:pPr>
        <w:pStyle w:val="1b"/>
        <w:numPr>
          <w:ilvl w:val="0"/>
          <w:numId w:val="162"/>
        </w:numPr>
        <w:spacing w:after="0" w:line="240" w:lineRule="auto"/>
        <w:ind w:firstLineChars="0"/>
        <w:rPr>
          <w:rFonts w:ascii="Times New Roman" w:eastAsiaTheme="minorEastAsia" w:hAnsi="Times New Roman"/>
          <w:iCs/>
          <w:sz w:val="20"/>
          <w:szCs w:val="20"/>
        </w:rPr>
      </w:pPr>
      <w:r w:rsidRPr="00B43B0E">
        <w:rPr>
          <w:rFonts w:ascii="Times New Roman" w:hAnsi="Times New Roman"/>
          <w:sz w:val="20"/>
          <w:szCs w:val="20"/>
          <w:lang w:eastAsia="zh-CN"/>
        </w:rPr>
        <w:t>RS</w:t>
      </w:r>
      <w:r w:rsidRPr="00B43B0E">
        <w:rPr>
          <w:rFonts w:ascii="Times New Roman" w:hAnsi="Times New Roman"/>
          <w:sz w:val="20"/>
          <w:szCs w:val="20"/>
        </w:rPr>
        <w:t xml:space="preserve"> overhead</w:t>
      </w:r>
    </w:p>
    <w:p w14:paraId="313F33C3" w14:textId="77777777" w:rsidR="00973E0B" w:rsidRPr="00B43B0E" w:rsidRDefault="00973E0B">
      <w:pPr>
        <w:pStyle w:val="1b"/>
        <w:numPr>
          <w:ilvl w:val="0"/>
          <w:numId w:val="162"/>
        </w:numPr>
        <w:spacing w:after="0" w:line="240" w:lineRule="auto"/>
        <w:ind w:firstLineChars="0"/>
        <w:rPr>
          <w:rFonts w:ascii="Times New Roman" w:eastAsiaTheme="minorEastAsia" w:hAnsi="Times New Roman"/>
          <w:iCs/>
          <w:sz w:val="20"/>
          <w:szCs w:val="20"/>
        </w:rPr>
      </w:pPr>
      <w:r w:rsidRPr="00B43B0E">
        <w:rPr>
          <w:rFonts w:ascii="Times New Roman" w:hAnsi="Times New Roman"/>
          <w:sz w:val="20"/>
          <w:szCs w:val="20"/>
          <w:lang w:eastAsia="zh-CN"/>
        </w:rPr>
        <w:t>Feedback overhead</w:t>
      </w:r>
    </w:p>
    <w:p w14:paraId="60B18F56" w14:textId="77777777" w:rsidR="00973E0B" w:rsidRPr="00B43B0E" w:rsidRDefault="00973E0B">
      <w:pPr>
        <w:pStyle w:val="1b"/>
        <w:numPr>
          <w:ilvl w:val="0"/>
          <w:numId w:val="162"/>
        </w:numPr>
        <w:spacing w:after="0" w:line="240" w:lineRule="auto"/>
        <w:ind w:firstLineChars="0"/>
        <w:rPr>
          <w:rFonts w:ascii="Times New Roman" w:eastAsiaTheme="minorEastAsia" w:hAnsi="Times New Roman"/>
          <w:iCs/>
          <w:sz w:val="20"/>
          <w:szCs w:val="20"/>
        </w:rPr>
      </w:pPr>
      <w:r w:rsidRPr="00B43B0E">
        <w:rPr>
          <w:rFonts w:ascii="Times New Roman" w:hAnsi="Times New Roman"/>
          <w:sz w:val="20"/>
          <w:szCs w:val="20"/>
          <w:lang w:eastAsia="zh-CN"/>
        </w:rPr>
        <w:t>Computation complexity and model complexity, if any</w:t>
      </w:r>
    </w:p>
    <w:p w14:paraId="16D4CBBC" w14:textId="77777777" w:rsidR="00973E0B" w:rsidRPr="00B43B0E" w:rsidRDefault="00973E0B">
      <w:pPr>
        <w:pStyle w:val="1b"/>
        <w:numPr>
          <w:ilvl w:val="0"/>
          <w:numId w:val="162"/>
        </w:numPr>
        <w:spacing w:after="0" w:line="240" w:lineRule="auto"/>
        <w:ind w:firstLineChars="0"/>
        <w:rPr>
          <w:rFonts w:ascii="Times New Roman" w:eastAsiaTheme="minorEastAsia" w:hAnsi="Times New Roman"/>
          <w:iCs/>
          <w:sz w:val="20"/>
          <w:szCs w:val="20"/>
        </w:rPr>
      </w:pPr>
      <w:r w:rsidRPr="00B43B0E">
        <w:rPr>
          <w:rFonts w:ascii="Times New Roman" w:eastAsiaTheme="minorEastAsia" w:hAnsi="Times New Roman"/>
          <w:sz w:val="20"/>
          <w:szCs w:val="20"/>
        </w:rPr>
        <w:t>Storage complexity</w:t>
      </w:r>
      <w:r w:rsidRPr="00B43B0E">
        <w:rPr>
          <w:rFonts w:ascii="Times New Roman" w:eastAsiaTheme="minorEastAsia" w:hAnsi="Times New Roman"/>
          <w:sz w:val="20"/>
          <w:szCs w:val="20"/>
          <w:lang w:eastAsia="zh-CN"/>
        </w:rPr>
        <w:t>, if any</w:t>
      </w:r>
    </w:p>
    <w:p w14:paraId="7C989793" w14:textId="77777777" w:rsidR="00973E0B" w:rsidRPr="00B43B0E" w:rsidRDefault="00973E0B" w:rsidP="00973E0B">
      <w:pPr>
        <w:rPr>
          <w:rFonts w:ascii="Times New Roman" w:eastAsiaTheme="minorEastAsia" w:hAnsi="Times New Roman"/>
          <w:szCs w:val="20"/>
          <w:lang w:val="en-US" w:eastAsia="zh-CN"/>
        </w:rPr>
      </w:pPr>
    </w:p>
    <w:p w14:paraId="04FBF005" w14:textId="77777777" w:rsidR="00973E0B" w:rsidRPr="00B43B0E" w:rsidRDefault="00973E0B" w:rsidP="00973E0B">
      <w:pPr>
        <w:rPr>
          <w:rFonts w:ascii="Times New Roman" w:eastAsiaTheme="minorEastAsia" w:hAnsi="Times New Roman"/>
          <w:b/>
          <w:bCs/>
          <w:szCs w:val="20"/>
          <w:highlight w:val="green"/>
          <w:lang w:val="en-US" w:eastAsia="zh-CN"/>
        </w:rPr>
      </w:pPr>
      <w:r w:rsidRPr="00B43B0E">
        <w:rPr>
          <w:rFonts w:ascii="Times New Roman" w:eastAsiaTheme="minorEastAsia" w:hAnsi="Times New Roman"/>
          <w:b/>
          <w:bCs/>
          <w:szCs w:val="20"/>
          <w:highlight w:val="green"/>
          <w:lang w:val="en-US" w:eastAsia="zh-CN"/>
        </w:rPr>
        <w:t>Agreement</w:t>
      </w:r>
    </w:p>
    <w:p w14:paraId="5033AEFB" w14:textId="77777777" w:rsidR="00973E0B" w:rsidRPr="00B43B0E" w:rsidRDefault="00973E0B" w:rsidP="00973E0B">
      <w:pPr>
        <w:rPr>
          <w:rFonts w:ascii="Times New Roman" w:hAnsi="Times New Roman"/>
          <w:szCs w:val="20"/>
        </w:rPr>
      </w:pPr>
      <w:r w:rsidRPr="00B43B0E">
        <w:rPr>
          <w:rFonts w:ascii="Times New Roman" w:hAnsi="Times New Roman"/>
          <w:szCs w:val="20"/>
        </w:rPr>
        <w:t>Use the following template to collect the simulation results for use case 1:</w:t>
      </w:r>
    </w:p>
    <w:tbl>
      <w:tblPr>
        <w:tblStyle w:val="TableGrid"/>
        <w:tblW w:w="9350" w:type="dxa"/>
        <w:tblLayout w:type="fixed"/>
        <w:tblLook w:val="04A0" w:firstRow="1" w:lastRow="0" w:firstColumn="1" w:lastColumn="0" w:noHBand="0" w:noVBand="1"/>
      </w:tblPr>
      <w:tblGrid>
        <w:gridCol w:w="4675"/>
        <w:gridCol w:w="4675"/>
      </w:tblGrid>
      <w:tr w:rsidR="00973E0B" w:rsidRPr="00B43B0E" w14:paraId="5C13E3B2" w14:textId="77777777" w:rsidTr="00A4208C">
        <w:tc>
          <w:tcPr>
            <w:tcW w:w="4675" w:type="dxa"/>
          </w:tcPr>
          <w:p w14:paraId="69CCB1BE" w14:textId="77777777" w:rsidR="00973E0B" w:rsidRPr="00B43B0E" w:rsidRDefault="00973E0B" w:rsidP="00A4208C">
            <w:pPr>
              <w:rPr>
                <w:rFonts w:ascii="Times New Roman" w:hAnsi="Times New Roman"/>
                <w:szCs w:val="20"/>
              </w:rPr>
            </w:pPr>
            <w:r w:rsidRPr="00B43B0E">
              <w:rPr>
                <w:rFonts w:ascii="Times New Roman" w:hAnsi="Times New Roman"/>
                <w:szCs w:val="20"/>
              </w:rPr>
              <w:t xml:space="preserve">Simulation assumptions on scenario, MIMO scheme, e.g., carrier frequency, channel model, antenna port layouts at </w:t>
            </w:r>
            <w:proofErr w:type="spellStart"/>
            <w:r w:rsidRPr="00B43B0E">
              <w:rPr>
                <w:rFonts w:ascii="Times New Roman" w:hAnsi="Times New Roman"/>
                <w:szCs w:val="20"/>
              </w:rPr>
              <w:t>aNB</w:t>
            </w:r>
            <w:proofErr w:type="spellEnd"/>
            <w:r w:rsidRPr="00B43B0E">
              <w:rPr>
                <w:rFonts w:ascii="Times New Roman" w:hAnsi="Times New Roman"/>
                <w:szCs w:val="20"/>
              </w:rPr>
              <w:t xml:space="preserve"> and antenna port layouts at UE, etc.</w:t>
            </w:r>
          </w:p>
        </w:tc>
        <w:tc>
          <w:tcPr>
            <w:tcW w:w="4675" w:type="dxa"/>
          </w:tcPr>
          <w:p w14:paraId="6CCBA8B4" w14:textId="77777777" w:rsidR="00973E0B" w:rsidRPr="00B43B0E" w:rsidRDefault="00973E0B" w:rsidP="00A4208C">
            <w:pPr>
              <w:rPr>
                <w:rFonts w:ascii="Times New Roman" w:hAnsi="Times New Roman"/>
                <w:szCs w:val="20"/>
              </w:rPr>
            </w:pPr>
          </w:p>
        </w:tc>
      </w:tr>
      <w:tr w:rsidR="00973E0B" w:rsidRPr="00B43B0E" w14:paraId="102702AC" w14:textId="77777777" w:rsidTr="00A4208C">
        <w:tc>
          <w:tcPr>
            <w:tcW w:w="4675" w:type="dxa"/>
          </w:tcPr>
          <w:p w14:paraId="0213097F" w14:textId="77777777" w:rsidR="00973E0B" w:rsidRPr="00B43B0E" w:rsidRDefault="00973E0B" w:rsidP="00A4208C">
            <w:pPr>
              <w:rPr>
                <w:rFonts w:ascii="Times New Roman" w:hAnsi="Times New Roman"/>
                <w:szCs w:val="20"/>
              </w:rPr>
            </w:pPr>
            <w:r w:rsidRPr="00B43B0E">
              <w:rPr>
                <w:rFonts w:ascii="Times New Roman" w:hAnsi="Times New Roman"/>
                <w:szCs w:val="20"/>
              </w:rPr>
              <w:t>Assistance information</w:t>
            </w:r>
          </w:p>
        </w:tc>
        <w:tc>
          <w:tcPr>
            <w:tcW w:w="4675" w:type="dxa"/>
          </w:tcPr>
          <w:p w14:paraId="2F5FFAD8" w14:textId="77777777" w:rsidR="00973E0B" w:rsidRPr="00B43B0E" w:rsidRDefault="00973E0B" w:rsidP="00A4208C">
            <w:pPr>
              <w:rPr>
                <w:rFonts w:ascii="Times New Roman" w:hAnsi="Times New Roman"/>
                <w:szCs w:val="20"/>
              </w:rPr>
            </w:pPr>
          </w:p>
        </w:tc>
      </w:tr>
      <w:tr w:rsidR="00973E0B" w:rsidRPr="00B43B0E" w14:paraId="48242EE5" w14:textId="77777777" w:rsidTr="00A4208C">
        <w:tc>
          <w:tcPr>
            <w:tcW w:w="4675" w:type="dxa"/>
          </w:tcPr>
          <w:p w14:paraId="439E2E91" w14:textId="77777777" w:rsidR="00973E0B" w:rsidRPr="00B43B0E" w:rsidRDefault="00973E0B" w:rsidP="00A4208C">
            <w:pPr>
              <w:rPr>
                <w:rFonts w:ascii="Times New Roman" w:hAnsi="Times New Roman"/>
                <w:szCs w:val="20"/>
              </w:rPr>
            </w:pPr>
            <w:r w:rsidRPr="00B43B0E">
              <w:rPr>
                <w:rFonts w:ascii="Times New Roman" w:hAnsi="Times New Roman"/>
                <w:szCs w:val="20"/>
              </w:rPr>
              <w:t>How to obtain and report, e.g., format and quantization, the assistance information</w:t>
            </w:r>
          </w:p>
        </w:tc>
        <w:tc>
          <w:tcPr>
            <w:tcW w:w="4675" w:type="dxa"/>
          </w:tcPr>
          <w:p w14:paraId="266D3F5A" w14:textId="77777777" w:rsidR="00973E0B" w:rsidRPr="00B43B0E" w:rsidRDefault="00973E0B" w:rsidP="00A4208C">
            <w:pPr>
              <w:rPr>
                <w:rFonts w:ascii="Times New Roman" w:hAnsi="Times New Roman"/>
                <w:szCs w:val="20"/>
              </w:rPr>
            </w:pPr>
          </w:p>
        </w:tc>
      </w:tr>
      <w:tr w:rsidR="00973E0B" w:rsidRPr="00B43B0E" w14:paraId="0F6BE67D" w14:textId="77777777" w:rsidTr="00A4208C">
        <w:tc>
          <w:tcPr>
            <w:tcW w:w="4675" w:type="dxa"/>
          </w:tcPr>
          <w:p w14:paraId="2F27E0CF" w14:textId="77777777" w:rsidR="00973E0B" w:rsidRPr="00B43B0E" w:rsidRDefault="00973E0B" w:rsidP="00A4208C">
            <w:pPr>
              <w:rPr>
                <w:rFonts w:ascii="Times New Roman" w:hAnsi="Times New Roman"/>
                <w:szCs w:val="20"/>
              </w:rPr>
            </w:pPr>
            <w:r w:rsidRPr="00B43B0E">
              <w:rPr>
                <w:rFonts w:ascii="Times New Roman" w:hAnsi="Times New Roman"/>
                <w:szCs w:val="20"/>
              </w:rPr>
              <w:t>How to use the assistance information</w:t>
            </w:r>
          </w:p>
        </w:tc>
        <w:tc>
          <w:tcPr>
            <w:tcW w:w="4675" w:type="dxa"/>
          </w:tcPr>
          <w:p w14:paraId="27E821F8" w14:textId="77777777" w:rsidR="00973E0B" w:rsidRPr="00B43B0E" w:rsidRDefault="00973E0B" w:rsidP="00A4208C">
            <w:pPr>
              <w:rPr>
                <w:rFonts w:ascii="Times New Roman" w:hAnsi="Times New Roman"/>
                <w:szCs w:val="20"/>
              </w:rPr>
            </w:pPr>
          </w:p>
        </w:tc>
      </w:tr>
      <w:tr w:rsidR="00973E0B" w:rsidRPr="00B43B0E" w14:paraId="70C660B0" w14:textId="77777777" w:rsidTr="00A4208C">
        <w:tc>
          <w:tcPr>
            <w:tcW w:w="4675" w:type="dxa"/>
          </w:tcPr>
          <w:p w14:paraId="3975F026" w14:textId="77777777" w:rsidR="00973E0B" w:rsidRPr="00B43B0E" w:rsidRDefault="00973E0B" w:rsidP="00A4208C">
            <w:pPr>
              <w:rPr>
                <w:rFonts w:ascii="Times New Roman" w:hAnsi="Times New Roman"/>
                <w:szCs w:val="20"/>
              </w:rPr>
            </w:pPr>
            <w:r w:rsidRPr="00B43B0E">
              <w:rPr>
                <w:rFonts w:ascii="Times New Roman" w:hAnsi="Times New Roman"/>
                <w:szCs w:val="20"/>
              </w:rPr>
              <w:t>CSI-RS and CSI report configuration, if any</w:t>
            </w:r>
          </w:p>
        </w:tc>
        <w:tc>
          <w:tcPr>
            <w:tcW w:w="4675" w:type="dxa"/>
          </w:tcPr>
          <w:p w14:paraId="7C8AB81E" w14:textId="77777777" w:rsidR="00973E0B" w:rsidRPr="00B43B0E" w:rsidRDefault="00973E0B" w:rsidP="00A4208C">
            <w:pPr>
              <w:rPr>
                <w:rFonts w:ascii="Times New Roman" w:hAnsi="Times New Roman"/>
                <w:szCs w:val="20"/>
              </w:rPr>
            </w:pPr>
          </w:p>
        </w:tc>
      </w:tr>
      <w:tr w:rsidR="00973E0B" w:rsidRPr="00B43B0E" w14:paraId="14F8A2D4" w14:textId="77777777" w:rsidTr="00A4208C">
        <w:tc>
          <w:tcPr>
            <w:tcW w:w="4675" w:type="dxa"/>
          </w:tcPr>
          <w:p w14:paraId="057841A4" w14:textId="77777777" w:rsidR="00973E0B" w:rsidRPr="00B43B0E" w:rsidRDefault="00973E0B" w:rsidP="00A4208C">
            <w:pPr>
              <w:rPr>
                <w:rFonts w:ascii="Times New Roman" w:hAnsi="Times New Roman"/>
                <w:szCs w:val="20"/>
              </w:rPr>
            </w:pPr>
            <w:r w:rsidRPr="00B43B0E">
              <w:rPr>
                <w:rFonts w:ascii="Times New Roman" w:hAnsi="Times New Roman"/>
                <w:szCs w:val="20"/>
              </w:rPr>
              <w:t>SRS configuration</w:t>
            </w:r>
          </w:p>
        </w:tc>
        <w:tc>
          <w:tcPr>
            <w:tcW w:w="4675" w:type="dxa"/>
          </w:tcPr>
          <w:p w14:paraId="717AF43C" w14:textId="77777777" w:rsidR="00973E0B" w:rsidRPr="00B43B0E" w:rsidRDefault="00973E0B" w:rsidP="00A4208C">
            <w:pPr>
              <w:rPr>
                <w:rFonts w:ascii="Times New Roman" w:hAnsi="Times New Roman"/>
                <w:szCs w:val="20"/>
              </w:rPr>
            </w:pPr>
          </w:p>
        </w:tc>
      </w:tr>
      <w:tr w:rsidR="00973E0B" w:rsidRPr="00B43B0E" w14:paraId="046CAB9E" w14:textId="77777777" w:rsidTr="00A4208C">
        <w:tc>
          <w:tcPr>
            <w:tcW w:w="4675" w:type="dxa"/>
          </w:tcPr>
          <w:p w14:paraId="218B4A67" w14:textId="77777777" w:rsidR="00973E0B" w:rsidRPr="00B43B0E" w:rsidRDefault="00973E0B" w:rsidP="00A4208C">
            <w:pPr>
              <w:rPr>
                <w:rFonts w:ascii="Times New Roman" w:hAnsi="Times New Roman"/>
                <w:szCs w:val="20"/>
              </w:rPr>
            </w:pPr>
            <w:r w:rsidRPr="00B43B0E">
              <w:rPr>
                <w:rFonts w:ascii="Times New Roman" w:hAnsi="Times New Roman"/>
                <w:szCs w:val="20"/>
              </w:rPr>
              <w:t>Performance gain compared with baseline schemes</w:t>
            </w:r>
          </w:p>
        </w:tc>
        <w:tc>
          <w:tcPr>
            <w:tcW w:w="4675" w:type="dxa"/>
          </w:tcPr>
          <w:p w14:paraId="77B20B69" w14:textId="77777777" w:rsidR="00973E0B" w:rsidRPr="00B43B0E" w:rsidRDefault="00973E0B" w:rsidP="00A4208C">
            <w:pPr>
              <w:rPr>
                <w:rFonts w:ascii="Times New Roman" w:hAnsi="Times New Roman"/>
                <w:szCs w:val="20"/>
              </w:rPr>
            </w:pPr>
          </w:p>
        </w:tc>
      </w:tr>
      <w:tr w:rsidR="00973E0B" w:rsidRPr="00B43B0E" w14:paraId="2EB20BA6" w14:textId="77777777" w:rsidTr="00A4208C">
        <w:tc>
          <w:tcPr>
            <w:tcW w:w="4675" w:type="dxa"/>
          </w:tcPr>
          <w:p w14:paraId="5800723C" w14:textId="77777777" w:rsidR="00973E0B" w:rsidRPr="00B43B0E" w:rsidRDefault="00973E0B" w:rsidP="00A4208C">
            <w:pPr>
              <w:rPr>
                <w:rFonts w:ascii="Times New Roman" w:hAnsi="Times New Roman"/>
                <w:szCs w:val="20"/>
              </w:rPr>
            </w:pPr>
            <w:r w:rsidRPr="00B43B0E">
              <w:rPr>
                <w:rFonts w:ascii="Times New Roman" w:hAnsi="Times New Roman"/>
                <w:szCs w:val="20"/>
              </w:rPr>
              <w:t>Observations in terms of the agreed KPIs</w:t>
            </w:r>
          </w:p>
        </w:tc>
        <w:tc>
          <w:tcPr>
            <w:tcW w:w="4675" w:type="dxa"/>
          </w:tcPr>
          <w:p w14:paraId="242B5D96" w14:textId="77777777" w:rsidR="00973E0B" w:rsidRPr="00B43B0E" w:rsidRDefault="00973E0B" w:rsidP="00A4208C">
            <w:pPr>
              <w:rPr>
                <w:rFonts w:ascii="Times New Roman" w:hAnsi="Times New Roman"/>
                <w:szCs w:val="20"/>
              </w:rPr>
            </w:pPr>
          </w:p>
        </w:tc>
      </w:tr>
    </w:tbl>
    <w:p w14:paraId="7F75B611" w14:textId="77777777" w:rsidR="00973E0B" w:rsidRPr="00B43B0E" w:rsidRDefault="00973E0B" w:rsidP="00973E0B">
      <w:pPr>
        <w:rPr>
          <w:rFonts w:ascii="Times New Roman" w:eastAsiaTheme="minorEastAsia" w:hAnsi="Times New Roman"/>
          <w:b/>
          <w:bCs/>
          <w:szCs w:val="20"/>
          <w:lang w:eastAsia="zh-CN"/>
        </w:rPr>
      </w:pPr>
    </w:p>
    <w:p w14:paraId="61D6B76A" w14:textId="77777777" w:rsidR="00973E0B" w:rsidRPr="00B43B0E" w:rsidRDefault="00973E0B" w:rsidP="00973E0B">
      <w:pPr>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0547467C" w14:textId="77777777" w:rsidR="00973E0B" w:rsidRPr="00B43B0E" w:rsidRDefault="00973E0B" w:rsidP="00973E0B">
      <w:pPr>
        <w:rPr>
          <w:rFonts w:ascii="Times New Roman" w:hAnsi="Times New Roman"/>
          <w:szCs w:val="20"/>
        </w:rPr>
      </w:pPr>
      <w:r w:rsidRPr="00B43B0E">
        <w:rPr>
          <w:rFonts w:ascii="Times New Roman" w:hAnsi="Times New Roman"/>
          <w:szCs w:val="20"/>
        </w:rPr>
        <w:t>Use the following template to collect the simulation results for use case 2:</w:t>
      </w:r>
    </w:p>
    <w:tbl>
      <w:tblPr>
        <w:tblStyle w:val="TableGrid"/>
        <w:tblW w:w="9350" w:type="dxa"/>
        <w:tblLayout w:type="fixed"/>
        <w:tblLook w:val="04A0" w:firstRow="1" w:lastRow="0" w:firstColumn="1" w:lastColumn="0" w:noHBand="0" w:noVBand="1"/>
      </w:tblPr>
      <w:tblGrid>
        <w:gridCol w:w="4675"/>
        <w:gridCol w:w="4675"/>
      </w:tblGrid>
      <w:tr w:rsidR="00973E0B" w:rsidRPr="00B43B0E" w14:paraId="7861214B" w14:textId="77777777" w:rsidTr="00A4208C">
        <w:tc>
          <w:tcPr>
            <w:tcW w:w="4675" w:type="dxa"/>
          </w:tcPr>
          <w:p w14:paraId="1A67C8E2" w14:textId="77777777" w:rsidR="00973E0B" w:rsidRPr="00B43B0E" w:rsidRDefault="00973E0B" w:rsidP="00A4208C">
            <w:pPr>
              <w:rPr>
                <w:rFonts w:ascii="Times New Roman" w:hAnsi="Times New Roman"/>
                <w:szCs w:val="20"/>
              </w:rPr>
            </w:pPr>
            <w:r w:rsidRPr="00B43B0E">
              <w:rPr>
                <w:rFonts w:ascii="Times New Roman" w:hAnsi="Times New Roman"/>
                <w:szCs w:val="20"/>
              </w:rPr>
              <w:t xml:space="preserve">Simulation assumptions on scenario, MIMO scheme, e.g., carrier frequency, channel model, antenna port layouts at </w:t>
            </w:r>
            <w:proofErr w:type="spellStart"/>
            <w:r w:rsidRPr="00B43B0E">
              <w:rPr>
                <w:rFonts w:ascii="Times New Roman" w:hAnsi="Times New Roman"/>
                <w:szCs w:val="20"/>
              </w:rPr>
              <w:t>aNB</w:t>
            </w:r>
            <w:proofErr w:type="spellEnd"/>
            <w:r w:rsidRPr="00B43B0E">
              <w:rPr>
                <w:rFonts w:ascii="Times New Roman" w:hAnsi="Times New Roman"/>
                <w:szCs w:val="20"/>
              </w:rPr>
              <w:t xml:space="preserve"> and UE etc.</w:t>
            </w:r>
          </w:p>
        </w:tc>
        <w:tc>
          <w:tcPr>
            <w:tcW w:w="4675" w:type="dxa"/>
          </w:tcPr>
          <w:p w14:paraId="1A9244AB" w14:textId="77777777" w:rsidR="00973E0B" w:rsidRPr="00B43B0E" w:rsidRDefault="00973E0B" w:rsidP="00A4208C">
            <w:pPr>
              <w:rPr>
                <w:rFonts w:ascii="Times New Roman" w:hAnsi="Times New Roman"/>
                <w:szCs w:val="20"/>
              </w:rPr>
            </w:pPr>
          </w:p>
        </w:tc>
      </w:tr>
      <w:tr w:rsidR="00973E0B" w:rsidRPr="00B43B0E" w14:paraId="585F3F02" w14:textId="77777777" w:rsidTr="00A4208C">
        <w:tc>
          <w:tcPr>
            <w:tcW w:w="4675" w:type="dxa"/>
          </w:tcPr>
          <w:p w14:paraId="41473DE5" w14:textId="77777777" w:rsidR="00973E0B" w:rsidRPr="00B43B0E" w:rsidRDefault="00973E0B" w:rsidP="00A4208C">
            <w:pPr>
              <w:rPr>
                <w:rFonts w:ascii="Times New Roman" w:hAnsi="Times New Roman"/>
                <w:szCs w:val="20"/>
              </w:rPr>
            </w:pPr>
            <w:r w:rsidRPr="00B43B0E">
              <w:rPr>
                <w:rFonts w:ascii="Times New Roman" w:hAnsi="Times New Roman"/>
                <w:szCs w:val="20"/>
              </w:rPr>
              <w:t>Assistance information</w:t>
            </w:r>
          </w:p>
        </w:tc>
        <w:tc>
          <w:tcPr>
            <w:tcW w:w="4675" w:type="dxa"/>
          </w:tcPr>
          <w:p w14:paraId="651E5993" w14:textId="77777777" w:rsidR="00973E0B" w:rsidRPr="00B43B0E" w:rsidRDefault="00973E0B" w:rsidP="00A4208C">
            <w:pPr>
              <w:rPr>
                <w:rFonts w:ascii="Times New Roman" w:hAnsi="Times New Roman"/>
                <w:szCs w:val="20"/>
              </w:rPr>
            </w:pPr>
          </w:p>
        </w:tc>
      </w:tr>
      <w:tr w:rsidR="00973E0B" w:rsidRPr="00B43B0E" w14:paraId="1164628A" w14:textId="77777777" w:rsidTr="00A4208C">
        <w:tc>
          <w:tcPr>
            <w:tcW w:w="4675" w:type="dxa"/>
          </w:tcPr>
          <w:p w14:paraId="59010B10" w14:textId="77777777" w:rsidR="00973E0B" w:rsidRPr="00B43B0E" w:rsidRDefault="00973E0B" w:rsidP="00A4208C">
            <w:pPr>
              <w:rPr>
                <w:rFonts w:ascii="Times New Roman" w:hAnsi="Times New Roman"/>
                <w:szCs w:val="20"/>
              </w:rPr>
            </w:pPr>
            <w:r w:rsidRPr="00B43B0E">
              <w:rPr>
                <w:rFonts w:ascii="Times New Roman" w:hAnsi="Times New Roman"/>
                <w:szCs w:val="20"/>
              </w:rPr>
              <w:t xml:space="preserve">How to obtain and report the assistance information </w:t>
            </w:r>
          </w:p>
        </w:tc>
        <w:tc>
          <w:tcPr>
            <w:tcW w:w="4675" w:type="dxa"/>
          </w:tcPr>
          <w:p w14:paraId="18124EC4" w14:textId="77777777" w:rsidR="00973E0B" w:rsidRPr="00B43B0E" w:rsidRDefault="00973E0B" w:rsidP="00A4208C">
            <w:pPr>
              <w:rPr>
                <w:rFonts w:ascii="Times New Roman" w:hAnsi="Times New Roman"/>
                <w:szCs w:val="20"/>
              </w:rPr>
            </w:pPr>
          </w:p>
        </w:tc>
      </w:tr>
      <w:tr w:rsidR="00973E0B" w:rsidRPr="00B43B0E" w14:paraId="7FE3865E" w14:textId="77777777" w:rsidTr="00A4208C">
        <w:tc>
          <w:tcPr>
            <w:tcW w:w="4675" w:type="dxa"/>
          </w:tcPr>
          <w:p w14:paraId="5324F77D" w14:textId="77777777" w:rsidR="00973E0B" w:rsidRPr="00B43B0E" w:rsidRDefault="00973E0B" w:rsidP="00A4208C">
            <w:pPr>
              <w:rPr>
                <w:rFonts w:ascii="Times New Roman" w:hAnsi="Times New Roman"/>
                <w:szCs w:val="20"/>
              </w:rPr>
            </w:pPr>
            <w:r w:rsidRPr="00B43B0E">
              <w:rPr>
                <w:rFonts w:ascii="Times New Roman" w:hAnsi="Times New Roman"/>
                <w:szCs w:val="20"/>
              </w:rPr>
              <w:t>How to use the assistance information for MCS and RI selection.</w:t>
            </w:r>
          </w:p>
        </w:tc>
        <w:tc>
          <w:tcPr>
            <w:tcW w:w="4675" w:type="dxa"/>
          </w:tcPr>
          <w:p w14:paraId="4C374875" w14:textId="77777777" w:rsidR="00973E0B" w:rsidRPr="00B43B0E" w:rsidRDefault="00973E0B" w:rsidP="00A4208C">
            <w:pPr>
              <w:rPr>
                <w:rFonts w:ascii="Times New Roman" w:hAnsi="Times New Roman"/>
                <w:szCs w:val="20"/>
              </w:rPr>
            </w:pPr>
          </w:p>
        </w:tc>
      </w:tr>
      <w:tr w:rsidR="00973E0B" w:rsidRPr="00B43B0E" w14:paraId="1171F472" w14:textId="77777777" w:rsidTr="00A4208C">
        <w:tc>
          <w:tcPr>
            <w:tcW w:w="4675" w:type="dxa"/>
          </w:tcPr>
          <w:p w14:paraId="56A6CA7E" w14:textId="77777777" w:rsidR="00973E0B" w:rsidRPr="00B43B0E" w:rsidRDefault="00973E0B" w:rsidP="00A4208C">
            <w:pPr>
              <w:rPr>
                <w:rFonts w:ascii="Times New Roman" w:hAnsi="Times New Roman"/>
                <w:szCs w:val="20"/>
              </w:rPr>
            </w:pPr>
            <w:r w:rsidRPr="00B43B0E">
              <w:rPr>
                <w:rFonts w:ascii="Times New Roman" w:hAnsi="Times New Roman"/>
                <w:szCs w:val="20"/>
              </w:rPr>
              <w:t>CSI-RS and CSI report configuration, if any</w:t>
            </w:r>
          </w:p>
        </w:tc>
        <w:tc>
          <w:tcPr>
            <w:tcW w:w="4675" w:type="dxa"/>
          </w:tcPr>
          <w:p w14:paraId="57B337D6" w14:textId="77777777" w:rsidR="00973E0B" w:rsidRPr="00B43B0E" w:rsidRDefault="00973E0B" w:rsidP="00A4208C">
            <w:pPr>
              <w:rPr>
                <w:rFonts w:ascii="Times New Roman" w:hAnsi="Times New Roman"/>
                <w:szCs w:val="20"/>
              </w:rPr>
            </w:pPr>
          </w:p>
        </w:tc>
      </w:tr>
      <w:tr w:rsidR="00973E0B" w:rsidRPr="00B43B0E" w14:paraId="14801A06" w14:textId="77777777" w:rsidTr="00A4208C">
        <w:tc>
          <w:tcPr>
            <w:tcW w:w="4675" w:type="dxa"/>
          </w:tcPr>
          <w:p w14:paraId="5BBB7BE0" w14:textId="77777777" w:rsidR="00973E0B" w:rsidRPr="00B43B0E" w:rsidRDefault="00973E0B" w:rsidP="00A4208C">
            <w:pPr>
              <w:rPr>
                <w:rFonts w:ascii="Times New Roman" w:hAnsi="Times New Roman"/>
                <w:szCs w:val="20"/>
              </w:rPr>
            </w:pPr>
            <w:r w:rsidRPr="00B43B0E">
              <w:rPr>
                <w:rFonts w:ascii="Times New Roman" w:hAnsi="Times New Roman"/>
                <w:szCs w:val="20"/>
              </w:rPr>
              <w:t>SRS configuration</w:t>
            </w:r>
          </w:p>
        </w:tc>
        <w:tc>
          <w:tcPr>
            <w:tcW w:w="4675" w:type="dxa"/>
          </w:tcPr>
          <w:p w14:paraId="428C1EA3" w14:textId="77777777" w:rsidR="00973E0B" w:rsidRPr="00B43B0E" w:rsidRDefault="00973E0B" w:rsidP="00A4208C">
            <w:pPr>
              <w:rPr>
                <w:rFonts w:ascii="Times New Roman" w:hAnsi="Times New Roman"/>
                <w:szCs w:val="20"/>
              </w:rPr>
            </w:pPr>
          </w:p>
        </w:tc>
      </w:tr>
      <w:tr w:rsidR="00973E0B" w:rsidRPr="00B43B0E" w14:paraId="64B3795E" w14:textId="77777777" w:rsidTr="00A4208C">
        <w:tc>
          <w:tcPr>
            <w:tcW w:w="4675" w:type="dxa"/>
          </w:tcPr>
          <w:p w14:paraId="1173249C" w14:textId="77777777" w:rsidR="00973E0B" w:rsidRPr="00B43B0E" w:rsidRDefault="00973E0B" w:rsidP="00A4208C">
            <w:pPr>
              <w:rPr>
                <w:rFonts w:ascii="Times New Roman" w:hAnsi="Times New Roman"/>
                <w:szCs w:val="20"/>
              </w:rPr>
            </w:pPr>
            <w:r w:rsidRPr="00B43B0E">
              <w:rPr>
                <w:rFonts w:ascii="Times New Roman" w:hAnsi="Times New Roman"/>
                <w:szCs w:val="20"/>
              </w:rPr>
              <w:t>Performance gain compared with baseline schemes</w:t>
            </w:r>
          </w:p>
        </w:tc>
        <w:tc>
          <w:tcPr>
            <w:tcW w:w="4675" w:type="dxa"/>
          </w:tcPr>
          <w:p w14:paraId="095032A4" w14:textId="77777777" w:rsidR="00973E0B" w:rsidRPr="00B43B0E" w:rsidRDefault="00973E0B" w:rsidP="00A4208C">
            <w:pPr>
              <w:rPr>
                <w:rFonts w:ascii="Times New Roman" w:hAnsi="Times New Roman"/>
                <w:szCs w:val="20"/>
              </w:rPr>
            </w:pPr>
          </w:p>
        </w:tc>
      </w:tr>
      <w:tr w:rsidR="00973E0B" w:rsidRPr="00B43B0E" w14:paraId="42A22761" w14:textId="77777777" w:rsidTr="00A4208C">
        <w:tc>
          <w:tcPr>
            <w:tcW w:w="4675" w:type="dxa"/>
          </w:tcPr>
          <w:p w14:paraId="54440967" w14:textId="77777777" w:rsidR="00973E0B" w:rsidRPr="00B43B0E" w:rsidRDefault="00973E0B" w:rsidP="00A4208C">
            <w:pPr>
              <w:rPr>
                <w:rFonts w:ascii="Times New Roman" w:hAnsi="Times New Roman"/>
                <w:szCs w:val="20"/>
              </w:rPr>
            </w:pPr>
            <w:r w:rsidRPr="00B43B0E">
              <w:rPr>
                <w:rFonts w:ascii="Times New Roman" w:hAnsi="Times New Roman"/>
                <w:szCs w:val="20"/>
              </w:rPr>
              <w:t>Observations in terms of the agreed KPIs</w:t>
            </w:r>
          </w:p>
        </w:tc>
        <w:tc>
          <w:tcPr>
            <w:tcW w:w="4675" w:type="dxa"/>
          </w:tcPr>
          <w:p w14:paraId="512990BB" w14:textId="77777777" w:rsidR="00973E0B" w:rsidRPr="00B43B0E" w:rsidRDefault="00973E0B" w:rsidP="00A4208C">
            <w:pPr>
              <w:rPr>
                <w:rFonts w:ascii="Times New Roman" w:hAnsi="Times New Roman"/>
                <w:szCs w:val="20"/>
              </w:rPr>
            </w:pPr>
          </w:p>
        </w:tc>
      </w:tr>
    </w:tbl>
    <w:p w14:paraId="61CD9F16" w14:textId="77777777" w:rsidR="00973E0B" w:rsidRPr="00B43B0E" w:rsidRDefault="00973E0B" w:rsidP="00973E0B">
      <w:pPr>
        <w:rPr>
          <w:rFonts w:ascii="Times New Roman" w:eastAsiaTheme="minorEastAsia" w:hAnsi="Times New Roman"/>
          <w:b/>
          <w:bCs/>
          <w:szCs w:val="20"/>
        </w:rPr>
      </w:pPr>
    </w:p>
    <w:p w14:paraId="285CE995" w14:textId="77777777" w:rsidR="00973E0B" w:rsidRPr="00B43B0E" w:rsidRDefault="00973E0B" w:rsidP="00973E0B">
      <w:pPr>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 xml:space="preserve">Agreement </w:t>
      </w:r>
    </w:p>
    <w:p w14:paraId="0F79C3C3" w14:textId="77777777" w:rsidR="00973E0B" w:rsidRPr="00B43B0E" w:rsidRDefault="00973E0B" w:rsidP="00973E0B">
      <w:pPr>
        <w:rPr>
          <w:rFonts w:ascii="Times New Roman" w:eastAsiaTheme="minorEastAsia" w:hAnsi="Times New Roman"/>
          <w:szCs w:val="20"/>
        </w:rPr>
      </w:pPr>
      <w:r w:rsidRPr="00B43B0E">
        <w:rPr>
          <w:rFonts w:ascii="Times New Roman" w:eastAsiaTheme="minorEastAsia" w:hAnsi="Times New Roman"/>
          <w:szCs w:val="20"/>
        </w:rPr>
        <w:t>For the evaluation of joint DL/UL based CSI acquisition, at least take the following baseline for use case 2</w:t>
      </w:r>
    </w:p>
    <w:p w14:paraId="4D57C005" w14:textId="77777777" w:rsidR="00973E0B" w:rsidRPr="00B43B0E" w:rsidRDefault="00973E0B">
      <w:pPr>
        <w:pStyle w:val="1b"/>
        <w:numPr>
          <w:ilvl w:val="0"/>
          <w:numId w:val="162"/>
        </w:numPr>
        <w:spacing w:after="0" w:line="240" w:lineRule="auto"/>
        <w:ind w:left="714" w:firstLineChars="0" w:hanging="357"/>
        <w:rPr>
          <w:rFonts w:ascii="Times New Roman" w:eastAsiaTheme="minorEastAsia" w:hAnsi="Times New Roman"/>
          <w:iCs/>
          <w:sz w:val="20"/>
          <w:szCs w:val="20"/>
          <w:lang w:val="en-GB" w:eastAsia="en-US"/>
        </w:rPr>
      </w:pPr>
      <w:r w:rsidRPr="00B43B0E">
        <w:rPr>
          <w:rFonts w:ascii="Times New Roman" w:hAnsi="Times New Roman"/>
          <w:sz w:val="20"/>
          <w:szCs w:val="20"/>
        </w:rPr>
        <w:t>B</w:t>
      </w:r>
      <w:proofErr w:type="spellStart"/>
      <w:r w:rsidRPr="00B43B0E">
        <w:rPr>
          <w:rFonts w:ascii="Times New Roman" w:eastAsiaTheme="minorEastAsia" w:hAnsi="Times New Roman"/>
          <w:sz w:val="20"/>
          <w:szCs w:val="20"/>
          <w:lang w:val="en-GB" w:eastAsia="en-US"/>
        </w:rPr>
        <w:t>aseline</w:t>
      </w:r>
      <w:proofErr w:type="spellEnd"/>
      <w:r w:rsidRPr="00B43B0E">
        <w:rPr>
          <w:rFonts w:ascii="Times New Roman" w:eastAsiaTheme="minorEastAsia" w:hAnsi="Times New Roman"/>
          <w:sz w:val="20"/>
          <w:szCs w:val="20"/>
          <w:lang w:val="en-GB" w:eastAsia="en-US"/>
        </w:rPr>
        <w:t xml:space="preserve"> #1: DL CSI acquisition based on </w:t>
      </w:r>
      <w:proofErr w:type="spellStart"/>
      <w:r w:rsidRPr="00B43B0E">
        <w:rPr>
          <w:rFonts w:ascii="Times New Roman" w:eastAsiaTheme="minorEastAsia" w:hAnsi="Times New Roman"/>
          <w:sz w:val="20"/>
          <w:szCs w:val="20"/>
          <w:lang w:val="en-GB" w:eastAsia="en-US"/>
        </w:rPr>
        <w:t>precoded</w:t>
      </w:r>
      <w:proofErr w:type="spellEnd"/>
      <w:r w:rsidRPr="00B43B0E">
        <w:rPr>
          <w:rFonts w:ascii="Times New Roman" w:eastAsiaTheme="minorEastAsia" w:hAnsi="Times New Roman"/>
          <w:sz w:val="20"/>
          <w:szCs w:val="20"/>
          <w:lang w:val="en-GB" w:eastAsia="en-US"/>
        </w:rPr>
        <w:t xml:space="preserve"> CSI-RS and SRS, where PDSCH precoder is determined based on SRS, and rank and MCS follows the non-PMI report based on </w:t>
      </w:r>
      <w:proofErr w:type="spellStart"/>
      <w:r w:rsidRPr="00B43B0E">
        <w:rPr>
          <w:rFonts w:ascii="Times New Roman" w:eastAsiaTheme="minorEastAsia" w:hAnsi="Times New Roman"/>
          <w:sz w:val="20"/>
          <w:szCs w:val="20"/>
          <w:lang w:val="en-GB" w:eastAsia="en-US"/>
        </w:rPr>
        <w:t>precoded</w:t>
      </w:r>
      <w:proofErr w:type="spellEnd"/>
      <w:r w:rsidRPr="00B43B0E">
        <w:rPr>
          <w:rFonts w:ascii="Times New Roman" w:eastAsiaTheme="minorEastAsia" w:hAnsi="Times New Roman"/>
          <w:sz w:val="20"/>
          <w:szCs w:val="20"/>
          <w:lang w:val="en-GB" w:eastAsia="en-US"/>
        </w:rPr>
        <w:t xml:space="preserve"> CSI-RS.</w:t>
      </w:r>
    </w:p>
    <w:p w14:paraId="3A6E51CA" w14:textId="77777777" w:rsidR="00973E0B" w:rsidRPr="00B43B0E" w:rsidRDefault="00973E0B">
      <w:pPr>
        <w:pStyle w:val="1b"/>
        <w:numPr>
          <w:ilvl w:val="1"/>
          <w:numId w:val="162"/>
        </w:numPr>
        <w:spacing w:after="0" w:line="240" w:lineRule="auto"/>
        <w:ind w:firstLineChars="0"/>
        <w:rPr>
          <w:rFonts w:ascii="Times New Roman" w:eastAsiaTheme="minorEastAsia" w:hAnsi="Times New Roman"/>
          <w:iCs/>
          <w:sz w:val="20"/>
          <w:szCs w:val="20"/>
          <w:lang w:val="en-GB" w:eastAsia="en-US"/>
        </w:rPr>
      </w:pPr>
      <w:r w:rsidRPr="00B43B0E">
        <w:rPr>
          <w:rFonts w:ascii="Times New Roman" w:eastAsiaTheme="minorEastAsia" w:hAnsi="Times New Roman"/>
          <w:sz w:val="20"/>
          <w:szCs w:val="20"/>
          <w:lang w:val="en-GB" w:eastAsia="zh-CN"/>
        </w:rPr>
        <w:t>Companies to report details about how the network determines the CSI-RS precoder</w:t>
      </w:r>
    </w:p>
    <w:p w14:paraId="35448149" w14:textId="77777777" w:rsidR="00973E0B" w:rsidRPr="00B43B0E" w:rsidRDefault="00973E0B">
      <w:pPr>
        <w:pStyle w:val="ListParagraph1"/>
        <w:numPr>
          <w:ilvl w:val="0"/>
          <w:numId w:val="162"/>
        </w:numPr>
        <w:spacing w:after="0" w:line="240" w:lineRule="auto"/>
        <w:ind w:left="714" w:firstLineChars="0" w:hanging="357"/>
        <w:rPr>
          <w:rFonts w:ascii="Times New Roman" w:eastAsiaTheme="minorEastAsia" w:hAnsi="Times New Roman"/>
          <w:sz w:val="20"/>
          <w:szCs w:val="20"/>
          <w:lang w:val="en-GB"/>
        </w:rPr>
      </w:pPr>
      <w:r w:rsidRPr="00B43B0E">
        <w:rPr>
          <w:rFonts w:ascii="Times New Roman" w:eastAsiaTheme="minorEastAsia" w:hAnsi="Times New Roman"/>
          <w:sz w:val="20"/>
          <w:szCs w:val="20"/>
          <w:lang w:val="en-GB"/>
        </w:rPr>
        <w:t>Baseline#2: DL CSI acquisition based on both SRS and CSI-RS, where UE reports CRI/PMI/RI/CQI based on CSI-RS, and network determines rank and MCS based on the SRS channel estimation and the reported CRI/PMI/RI/CQI</w:t>
      </w:r>
    </w:p>
    <w:p w14:paraId="20208B43" w14:textId="77777777" w:rsidR="00973E0B" w:rsidRPr="00B43B0E" w:rsidRDefault="00973E0B">
      <w:pPr>
        <w:pStyle w:val="ListParagraph1"/>
        <w:numPr>
          <w:ilvl w:val="1"/>
          <w:numId w:val="162"/>
        </w:numPr>
        <w:spacing w:after="0" w:line="240" w:lineRule="auto"/>
        <w:ind w:firstLineChars="0"/>
        <w:rPr>
          <w:rFonts w:ascii="Times New Roman" w:eastAsiaTheme="minorEastAsia" w:hAnsi="Times New Roman"/>
          <w:sz w:val="20"/>
          <w:szCs w:val="20"/>
          <w:lang w:val="en-GB"/>
        </w:rPr>
      </w:pPr>
      <w:r w:rsidRPr="00B43B0E">
        <w:rPr>
          <w:rFonts w:ascii="Times New Roman" w:eastAsiaTheme="minorEastAsia" w:hAnsi="Times New Roman"/>
          <w:sz w:val="20"/>
          <w:szCs w:val="20"/>
          <w:lang w:val="en-GB"/>
        </w:rPr>
        <w:t>Companies to report details about how network determines rank and MCS based on the SRS channel estimation and the reported CRI/PMI/RI/CQI</w:t>
      </w:r>
    </w:p>
    <w:p w14:paraId="1B8B5698" w14:textId="77777777" w:rsidR="00973E0B" w:rsidRPr="00B43B0E" w:rsidRDefault="00973E0B">
      <w:pPr>
        <w:pStyle w:val="ListParagraph1"/>
        <w:numPr>
          <w:ilvl w:val="0"/>
          <w:numId w:val="162"/>
        </w:numPr>
        <w:spacing w:after="0" w:line="240" w:lineRule="auto"/>
        <w:ind w:left="714" w:firstLineChars="0" w:hanging="357"/>
        <w:rPr>
          <w:rFonts w:ascii="Times New Roman" w:eastAsiaTheme="minorEastAsia" w:hAnsi="Times New Roman"/>
          <w:sz w:val="20"/>
          <w:szCs w:val="20"/>
          <w:lang w:val="en-GB"/>
        </w:rPr>
      </w:pPr>
      <w:r w:rsidRPr="00B43B0E">
        <w:rPr>
          <w:rFonts w:ascii="Times New Roman" w:eastAsiaTheme="minorEastAsia" w:hAnsi="Times New Roman"/>
          <w:sz w:val="20"/>
          <w:szCs w:val="20"/>
          <w:lang w:val="en-GB"/>
        </w:rPr>
        <w:t>It does not mean that CRI-RI-CQI report is supported.</w:t>
      </w:r>
    </w:p>
    <w:p w14:paraId="4B85C31C" w14:textId="77777777" w:rsidR="00973E0B" w:rsidRPr="00B43B0E" w:rsidRDefault="00973E0B" w:rsidP="00973E0B">
      <w:pPr>
        <w:rPr>
          <w:rFonts w:ascii="Times New Roman" w:eastAsiaTheme="minorEastAsia" w:hAnsi="Times New Roman"/>
          <w:szCs w:val="20"/>
          <w:lang w:val="en-US" w:eastAsia="zh-CN"/>
        </w:rPr>
      </w:pPr>
    </w:p>
    <w:p w14:paraId="659AE45C" w14:textId="77777777" w:rsidR="00973E0B" w:rsidRPr="00B43B0E" w:rsidRDefault="00973E0B" w:rsidP="00973E0B">
      <w:pPr>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02377970" w14:textId="77777777" w:rsidR="00973E0B" w:rsidRPr="00B43B0E" w:rsidRDefault="00973E0B" w:rsidP="00973E0B">
      <w:pPr>
        <w:rPr>
          <w:rFonts w:ascii="Times New Roman" w:hAnsi="Times New Roman"/>
          <w:szCs w:val="20"/>
        </w:rPr>
      </w:pPr>
      <w:r w:rsidRPr="00B43B0E">
        <w:rPr>
          <w:rFonts w:ascii="Times New Roman" w:hAnsi="Times New Roman"/>
          <w:szCs w:val="20"/>
        </w:rPr>
        <w:t>Further study the following proposal and strive to make agreement for RAN1#126bis meeting</w:t>
      </w:r>
    </w:p>
    <w:p w14:paraId="253A7343" w14:textId="77777777" w:rsidR="00973E0B" w:rsidRPr="00B43B0E" w:rsidRDefault="00973E0B">
      <w:pPr>
        <w:pStyle w:val="1b"/>
        <w:numPr>
          <w:ilvl w:val="0"/>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 xml:space="preserve">Support </w:t>
      </w:r>
      <w:r w:rsidRPr="00B43B0E">
        <w:rPr>
          <w:rFonts w:ascii="Times New Roman" w:hAnsi="Times New Roman"/>
          <w:sz w:val="20"/>
          <w:szCs w:val="20"/>
          <w:lang w:eastAsia="zh-CN"/>
        </w:rPr>
        <w:t xml:space="preserve">of </w:t>
      </w:r>
      <w:r w:rsidRPr="00B43B0E">
        <w:rPr>
          <w:rFonts w:ascii="Times New Roman" w:hAnsi="Times New Roman"/>
          <w:sz w:val="20"/>
          <w:szCs w:val="20"/>
        </w:rPr>
        <w:t>both periodic RS in addition to SSB and aperiodic RS for fine time and frequency tracking at least for connected mode in 6GR as baseline</w:t>
      </w:r>
    </w:p>
    <w:p w14:paraId="4E64A64F" w14:textId="77777777" w:rsidR="00973E0B" w:rsidRPr="00B43B0E" w:rsidRDefault="00973E0B">
      <w:pPr>
        <w:pStyle w:val="1b"/>
        <w:numPr>
          <w:ilvl w:val="1"/>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UE in connected mode uses periodic RS and uses aperiodic RS</w:t>
      </w:r>
      <w:r w:rsidRPr="00B43B0E">
        <w:rPr>
          <w:rFonts w:ascii="Times New Roman" w:hAnsi="Times New Roman"/>
          <w:sz w:val="20"/>
          <w:szCs w:val="20"/>
          <w:lang w:eastAsia="zh-CN"/>
        </w:rPr>
        <w:t>,</w:t>
      </w:r>
      <w:r w:rsidRPr="00B43B0E">
        <w:rPr>
          <w:rFonts w:ascii="Times New Roman" w:hAnsi="Times New Roman"/>
          <w:sz w:val="20"/>
          <w:szCs w:val="20"/>
        </w:rPr>
        <w:t xml:space="preserve"> for finer time and frequency tracking</w:t>
      </w:r>
    </w:p>
    <w:p w14:paraId="064D14CC" w14:textId="77777777" w:rsidR="00973E0B" w:rsidRPr="00B43B0E" w:rsidRDefault="00973E0B">
      <w:pPr>
        <w:pStyle w:val="1b"/>
        <w:numPr>
          <w:ilvl w:val="1"/>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Periodic RS</w:t>
      </w:r>
    </w:p>
    <w:p w14:paraId="56237F65"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RS with periodicity including at least 20ms, 40ms, 80ms and</w:t>
      </w:r>
      <w:r w:rsidRPr="00B43B0E">
        <w:rPr>
          <w:rFonts w:ascii="Times New Roman" w:hAnsi="Times New Roman"/>
          <w:sz w:val="20"/>
          <w:szCs w:val="20"/>
          <w:lang w:eastAsia="zh-CN"/>
        </w:rPr>
        <w:t>, if different, then</w:t>
      </w:r>
      <w:r w:rsidRPr="00B43B0E">
        <w:rPr>
          <w:rFonts w:ascii="Times New Roman" w:hAnsi="Times New Roman"/>
          <w:sz w:val="20"/>
          <w:szCs w:val="20"/>
        </w:rPr>
        <w:t xml:space="preserve"> maximum periodicity of SSB</w:t>
      </w:r>
    </w:p>
    <w:p w14:paraId="2ADB22C1"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FFS: Whether periodic RS for finer time and frequency tracking can be used in idle mode</w:t>
      </w:r>
    </w:p>
    <w:p w14:paraId="33D11085"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lastRenderedPageBreak/>
        <w:t>Note: Periodicities of SSB will not be discussed in this agenda</w:t>
      </w:r>
    </w:p>
    <w:p w14:paraId="76737FF3" w14:textId="77777777" w:rsidR="00973E0B" w:rsidRPr="00B43B0E" w:rsidRDefault="00973E0B">
      <w:pPr>
        <w:pStyle w:val="1b"/>
        <w:numPr>
          <w:ilvl w:val="1"/>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Aperiodic RS</w:t>
      </w:r>
    </w:p>
    <w:p w14:paraId="480091FA"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 xml:space="preserve">Conditions under which </w:t>
      </w:r>
      <w:r w:rsidRPr="00B43B0E">
        <w:rPr>
          <w:rFonts w:ascii="Times New Roman" w:hAnsi="Times New Roman"/>
          <w:sz w:val="20"/>
          <w:szCs w:val="20"/>
          <w:lang w:eastAsia="zh-CN"/>
        </w:rPr>
        <w:t>a</w:t>
      </w:r>
      <w:r w:rsidRPr="00B43B0E">
        <w:rPr>
          <w:rFonts w:ascii="Times New Roman" w:hAnsi="Times New Roman"/>
          <w:sz w:val="20"/>
          <w:szCs w:val="20"/>
        </w:rPr>
        <w:t>periodic RS is used, e.g. long periodicities for periodic RS</w:t>
      </w:r>
    </w:p>
    <w:p w14:paraId="58ECF1AB"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lang w:eastAsia="zh-CN"/>
        </w:rPr>
        <w:t xml:space="preserve">FFS: </w:t>
      </w:r>
      <w:r w:rsidRPr="00B43B0E">
        <w:rPr>
          <w:rFonts w:ascii="Times New Roman" w:hAnsi="Times New Roman"/>
          <w:sz w:val="20"/>
          <w:szCs w:val="20"/>
        </w:rPr>
        <w:t xml:space="preserve">Whether aperiodic RS is associated with </w:t>
      </w:r>
      <w:r w:rsidRPr="00B43B0E">
        <w:rPr>
          <w:rFonts w:ascii="Times New Roman" w:hAnsi="Times New Roman"/>
          <w:sz w:val="20"/>
          <w:szCs w:val="20"/>
          <w:lang w:eastAsia="zh-CN"/>
        </w:rPr>
        <w:t xml:space="preserve">another </w:t>
      </w:r>
      <w:r w:rsidRPr="00B43B0E">
        <w:rPr>
          <w:rFonts w:ascii="Times New Roman" w:hAnsi="Times New Roman"/>
          <w:sz w:val="20"/>
          <w:szCs w:val="20"/>
        </w:rPr>
        <w:t>periodic</w:t>
      </w:r>
      <w:r w:rsidRPr="00B43B0E">
        <w:rPr>
          <w:rFonts w:ascii="Times New Roman" w:hAnsi="Times New Roman"/>
          <w:sz w:val="20"/>
          <w:szCs w:val="20"/>
          <w:lang w:eastAsia="zh-CN"/>
        </w:rPr>
        <w:t xml:space="preserve"> or aperiodic</w:t>
      </w:r>
      <w:r w:rsidRPr="00B43B0E">
        <w:rPr>
          <w:rFonts w:ascii="Times New Roman" w:hAnsi="Times New Roman"/>
          <w:sz w:val="20"/>
          <w:szCs w:val="20"/>
        </w:rPr>
        <w:t xml:space="preserve"> RS</w:t>
      </w:r>
    </w:p>
    <w:p w14:paraId="150022C3"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 xml:space="preserve">Following </w:t>
      </w:r>
      <w:r w:rsidRPr="00B43B0E">
        <w:rPr>
          <w:rFonts w:ascii="Times New Roman" w:hAnsi="Times New Roman"/>
          <w:sz w:val="20"/>
          <w:szCs w:val="20"/>
          <w:lang w:eastAsia="zh-CN"/>
        </w:rPr>
        <w:t xml:space="preserve">options </w:t>
      </w:r>
      <w:r w:rsidRPr="00B43B0E">
        <w:rPr>
          <w:rFonts w:ascii="Times New Roman" w:hAnsi="Times New Roman"/>
          <w:sz w:val="20"/>
          <w:szCs w:val="20"/>
        </w:rPr>
        <w:t>are considered</w:t>
      </w:r>
    </w:p>
    <w:p w14:paraId="41424D0F" w14:textId="77777777" w:rsidR="00973E0B" w:rsidRPr="00B43B0E" w:rsidRDefault="00973E0B">
      <w:pPr>
        <w:pStyle w:val="1b"/>
        <w:numPr>
          <w:ilvl w:val="3"/>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Option 1: RS</w:t>
      </w:r>
      <w:r w:rsidRPr="00B43B0E">
        <w:rPr>
          <w:rFonts w:ascii="Times New Roman" w:hAnsi="Times New Roman"/>
          <w:sz w:val="20"/>
          <w:szCs w:val="20"/>
          <w:lang w:eastAsia="zh-CN"/>
        </w:rPr>
        <w:t xml:space="preserve"> other than PDSCH DMRS or PDCCH DMRS</w:t>
      </w:r>
    </w:p>
    <w:p w14:paraId="27931776" w14:textId="77777777" w:rsidR="00973E0B" w:rsidRPr="00B43B0E" w:rsidRDefault="00973E0B">
      <w:pPr>
        <w:pStyle w:val="1b"/>
        <w:numPr>
          <w:ilvl w:val="3"/>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Option 2: PDSCH DMRS or PDCCH DMRS</w:t>
      </w:r>
    </w:p>
    <w:p w14:paraId="50F7C9A1" w14:textId="77777777" w:rsidR="00973E0B" w:rsidRPr="00B43B0E" w:rsidRDefault="00973E0B">
      <w:pPr>
        <w:pStyle w:val="1b"/>
        <w:numPr>
          <w:ilvl w:val="3"/>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Note: DMRS pattern/design will not be discussed in this agenda</w:t>
      </w:r>
    </w:p>
    <w:p w14:paraId="4CFF156E" w14:textId="77777777" w:rsidR="00973E0B" w:rsidRPr="00B43B0E" w:rsidRDefault="00973E0B">
      <w:pPr>
        <w:pStyle w:val="1b"/>
        <w:numPr>
          <w:ilvl w:val="1"/>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lang w:eastAsia="zh-CN"/>
        </w:rPr>
        <w:t>Aperiodic RS may have the same or different structure/pattern from that of periodic RS</w:t>
      </w:r>
    </w:p>
    <w:p w14:paraId="70E60509" w14:textId="77777777" w:rsidR="00973E0B" w:rsidRPr="00B43B0E" w:rsidRDefault="00973E0B">
      <w:pPr>
        <w:pStyle w:val="ListParagraph"/>
        <w:numPr>
          <w:ilvl w:val="0"/>
          <w:numId w:val="162"/>
        </w:numPr>
        <w:overflowPunct/>
        <w:autoSpaceDE/>
        <w:autoSpaceDN/>
        <w:adjustRightInd/>
        <w:spacing w:after="0"/>
        <w:jc w:val="both"/>
        <w:textAlignment w:val="auto"/>
        <w:rPr>
          <w:iCs/>
        </w:rPr>
      </w:pPr>
      <w:r w:rsidRPr="00B43B0E">
        <w:rPr>
          <w:iCs/>
        </w:rPr>
        <w:t>Note 1: Whether and how to use SSB for finer time and frequency tracking is up to UE implementation</w:t>
      </w:r>
    </w:p>
    <w:p w14:paraId="435C0F93" w14:textId="77777777" w:rsidR="00973E0B" w:rsidRPr="00B43B0E" w:rsidRDefault="00973E0B">
      <w:pPr>
        <w:pStyle w:val="1b"/>
        <w:numPr>
          <w:ilvl w:val="0"/>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Note</w:t>
      </w:r>
      <w:r w:rsidRPr="00B43B0E">
        <w:rPr>
          <w:rFonts w:ascii="Times New Roman" w:hAnsi="Times New Roman"/>
          <w:sz w:val="20"/>
          <w:szCs w:val="20"/>
          <w:lang w:eastAsia="zh-CN"/>
        </w:rPr>
        <w:t xml:space="preserve"> 2</w:t>
      </w:r>
      <w:r w:rsidRPr="00B43B0E">
        <w:rPr>
          <w:rFonts w:ascii="Times New Roman" w:hAnsi="Times New Roman"/>
          <w:sz w:val="20"/>
          <w:szCs w:val="20"/>
        </w:rPr>
        <w:t>: The agreed KPI in RAN1#124 along with RS overhead should be considered for the study of the time/frequency/spatial domain factors for the periodic and aperiodic RS for finer time and frequency tracking targeting the following use cases:</w:t>
      </w:r>
    </w:p>
    <w:p w14:paraId="3DCE440F"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Single/Multi-TRP</w:t>
      </w:r>
    </w:p>
    <w:p w14:paraId="2D15BC22"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Single/Multi-carrier</w:t>
      </w:r>
    </w:p>
    <w:p w14:paraId="35DF1F2C" w14:textId="77777777" w:rsidR="00973E0B" w:rsidRPr="00B43B0E" w:rsidRDefault="00973E0B">
      <w:pPr>
        <w:pStyle w:val="1b"/>
        <w:numPr>
          <w:ilvl w:val="2"/>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Larger DL channel BW, e.g., up to 400MHz.</w:t>
      </w:r>
    </w:p>
    <w:p w14:paraId="4BBBA503" w14:textId="77777777" w:rsidR="00973E0B" w:rsidRPr="00B43B0E" w:rsidRDefault="00973E0B">
      <w:pPr>
        <w:pStyle w:val="1b"/>
        <w:numPr>
          <w:ilvl w:val="0"/>
          <w:numId w:val="162"/>
        </w:numPr>
        <w:spacing w:after="0" w:line="240" w:lineRule="auto"/>
        <w:ind w:firstLineChars="0"/>
        <w:contextualSpacing/>
        <w:rPr>
          <w:rFonts w:ascii="Times New Roman" w:hAnsi="Times New Roman"/>
          <w:sz w:val="20"/>
          <w:szCs w:val="20"/>
        </w:rPr>
      </w:pPr>
      <w:r w:rsidRPr="00B43B0E">
        <w:rPr>
          <w:rFonts w:ascii="Times New Roman" w:hAnsi="Times New Roman"/>
          <w:sz w:val="20"/>
          <w:szCs w:val="20"/>
        </w:rPr>
        <w:t xml:space="preserve">For both periodic and aperiodic RS, details on </w:t>
      </w:r>
      <w:r w:rsidRPr="00B43B0E">
        <w:rPr>
          <w:rFonts w:ascii="Times New Roman" w:hAnsi="Times New Roman"/>
          <w:sz w:val="20"/>
          <w:szCs w:val="20"/>
          <w:lang w:eastAsia="zh-CN"/>
        </w:rPr>
        <w:t>time/frequency/spatial domain factor</w:t>
      </w:r>
      <w:r w:rsidRPr="00B43B0E">
        <w:rPr>
          <w:rFonts w:ascii="Times New Roman" w:hAnsi="Times New Roman"/>
          <w:sz w:val="20"/>
          <w:szCs w:val="20"/>
        </w:rPr>
        <w:t xml:space="preserve"> are separately studied based on the agreed candidates in RAN1#124bis and RAN1#125</w:t>
      </w:r>
    </w:p>
    <w:p w14:paraId="78B64F9C" w14:textId="77777777" w:rsidR="00973E0B" w:rsidRPr="00B43B0E" w:rsidRDefault="00973E0B" w:rsidP="00973E0B">
      <w:pPr>
        <w:rPr>
          <w:rFonts w:ascii="Times New Roman" w:eastAsiaTheme="minorEastAsia" w:hAnsi="Times New Roman"/>
          <w:szCs w:val="20"/>
          <w:lang w:val="en-US" w:eastAsia="zh-CN"/>
        </w:rPr>
      </w:pPr>
    </w:p>
    <w:p w14:paraId="0519069E" w14:textId="77777777" w:rsidR="00973E0B" w:rsidRPr="00B43B0E" w:rsidRDefault="00973E0B" w:rsidP="00973E0B">
      <w:pPr>
        <w:rPr>
          <w:rFonts w:ascii="Times New Roman" w:eastAsiaTheme="minorEastAsia" w:hAnsi="Times New Roman"/>
          <w:b/>
          <w:bCs/>
          <w:szCs w:val="20"/>
          <w:highlight w:val="green"/>
          <w:lang w:val="en-US" w:eastAsia="zh-CN"/>
        </w:rPr>
      </w:pPr>
      <w:r w:rsidRPr="00B43B0E">
        <w:rPr>
          <w:rFonts w:ascii="Times New Roman" w:eastAsiaTheme="minorEastAsia" w:hAnsi="Times New Roman"/>
          <w:b/>
          <w:bCs/>
          <w:szCs w:val="20"/>
          <w:highlight w:val="green"/>
          <w:lang w:val="en-US" w:eastAsia="zh-CN"/>
        </w:rPr>
        <w:t>Agreement</w:t>
      </w:r>
    </w:p>
    <w:p w14:paraId="2C1F8117" w14:textId="77777777" w:rsidR="00973E0B" w:rsidRPr="00B43B0E" w:rsidRDefault="00973E0B" w:rsidP="00973E0B">
      <w:pPr>
        <w:rPr>
          <w:rFonts w:ascii="Times New Roman" w:hAnsi="Times New Roman"/>
          <w:szCs w:val="20"/>
        </w:rPr>
      </w:pPr>
      <w:r w:rsidRPr="00B43B0E">
        <w:rPr>
          <w:rFonts w:ascii="Times New Roman" w:hAnsi="Times New Roman"/>
          <w:szCs w:val="20"/>
        </w:rPr>
        <w:t>On top of agreement in RAN1#125, further study and evaluate the following sub use cases for joint DL/UL CSI acquisition use case 1</w:t>
      </w:r>
    </w:p>
    <w:p w14:paraId="4FA810D8" w14:textId="77777777" w:rsidR="00973E0B" w:rsidRPr="00B43B0E" w:rsidRDefault="00973E0B">
      <w:pPr>
        <w:pStyle w:val="1b"/>
        <w:numPr>
          <w:ilvl w:val="0"/>
          <w:numId w:val="218"/>
        </w:numPr>
        <w:autoSpaceDE w:val="0"/>
        <w:autoSpaceDN w:val="0"/>
        <w:adjustRightInd w:val="0"/>
        <w:snapToGrid w:val="0"/>
        <w:spacing w:after="0" w:line="240" w:lineRule="auto"/>
        <w:ind w:firstLineChars="0"/>
        <w:rPr>
          <w:rFonts w:ascii="Times New Roman" w:hAnsi="Times New Roman"/>
          <w:iCs/>
          <w:sz w:val="20"/>
          <w:szCs w:val="20"/>
          <w:lang w:val="en-GB"/>
        </w:rPr>
      </w:pPr>
      <w:r w:rsidRPr="00B43B0E">
        <w:rPr>
          <w:rFonts w:ascii="Times New Roman" w:hAnsi="Times New Roman"/>
          <w:sz w:val="20"/>
          <w:szCs w:val="20"/>
          <w:lang w:val="en-GB" w:eastAsia="zh-CN"/>
        </w:rPr>
        <w:t>U</w:t>
      </w:r>
      <w:r w:rsidRPr="00B43B0E">
        <w:rPr>
          <w:rFonts w:ascii="Times New Roman" w:hAnsi="Times New Roman"/>
          <w:sz w:val="20"/>
          <w:szCs w:val="20"/>
          <w:lang w:val="en-GB"/>
        </w:rPr>
        <w:t>se case 1</w:t>
      </w:r>
      <w:r w:rsidRPr="00B43B0E">
        <w:rPr>
          <w:rFonts w:ascii="Times New Roman" w:hAnsi="Times New Roman"/>
          <w:sz w:val="20"/>
          <w:szCs w:val="20"/>
          <w:lang w:val="en-GB" w:eastAsia="zh-CN"/>
        </w:rPr>
        <w:t xml:space="preserve">A: Assisting </w:t>
      </w:r>
      <w:r w:rsidRPr="00B43B0E">
        <w:rPr>
          <w:rFonts w:ascii="Times New Roman" w:hAnsi="Times New Roman"/>
          <w:sz w:val="20"/>
          <w:szCs w:val="20"/>
          <w:lang w:eastAsia="zh-CN"/>
        </w:rPr>
        <w:t>SRS</w:t>
      </w:r>
      <w:r w:rsidRPr="00B43B0E">
        <w:rPr>
          <w:rFonts w:ascii="Times New Roman" w:hAnsi="Times New Roman"/>
          <w:sz w:val="20"/>
          <w:szCs w:val="20"/>
          <w:lang w:val="en-GB"/>
        </w:rPr>
        <w:t xml:space="preserve"> channel estimation</w:t>
      </w:r>
      <w:r w:rsidRPr="00B43B0E">
        <w:rPr>
          <w:rFonts w:ascii="Times New Roman" w:hAnsi="Times New Roman"/>
          <w:sz w:val="20"/>
          <w:szCs w:val="20"/>
          <w:lang w:val="en-GB" w:eastAsia="zh-CN"/>
        </w:rPr>
        <w:t xml:space="preserve">, e.g., </w:t>
      </w:r>
      <w:r w:rsidRPr="00B43B0E">
        <w:rPr>
          <w:rFonts w:ascii="Times New Roman" w:hAnsi="Times New Roman"/>
          <w:sz w:val="20"/>
          <w:szCs w:val="20"/>
          <w:lang w:val="en-GB"/>
        </w:rPr>
        <w:t>interference mitigation</w:t>
      </w:r>
      <w:r w:rsidRPr="00B43B0E">
        <w:rPr>
          <w:rFonts w:ascii="Times New Roman" w:hAnsi="Times New Roman"/>
          <w:sz w:val="20"/>
          <w:szCs w:val="20"/>
          <w:lang w:val="en-GB" w:eastAsia="zh-CN"/>
        </w:rPr>
        <w:t xml:space="preserve"> and channel </w:t>
      </w:r>
      <w:r w:rsidRPr="00B43B0E">
        <w:rPr>
          <w:rFonts w:ascii="Times New Roman" w:hAnsi="Times New Roman"/>
          <w:sz w:val="20"/>
          <w:szCs w:val="20"/>
          <w:lang w:val="en-GB"/>
        </w:rPr>
        <w:t>interpolation</w:t>
      </w:r>
    </w:p>
    <w:p w14:paraId="7D9AFEDD" w14:textId="77777777" w:rsidR="00973E0B" w:rsidRPr="00B43B0E" w:rsidRDefault="00973E0B" w:rsidP="00973E0B">
      <w:pPr>
        <w:pStyle w:val="1b"/>
        <w:autoSpaceDE w:val="0"/>
        <w:autoSpaceDN w:val="0"/>
        <w:adjustRightInd w:val="0"/>
        <w:snapToGrid w:val="0"/>
        <w:spacing w:after="0" w:line="240" w:lineRule="auto"/>
        <w:ind w:firstLine="400"/>
        <w:rPr>
          <w:rFonts w:ascii="Times New Roman" w:hAnsi="Times New Roman"/>
          <w:iCs/>
          <w:sz w:val="20"/>
          <w:szCs w:val="20"/>
          <w:lang w:val="en-GB"/>
        </w:rPr>
      </w:pPr>
      <w:r w:rsidRPr="00B43B0E">
        <w:rPr>
          <w:rFonts w:ascii="Times New Roman" w:hAnsi="Times New Roman"/>
          <w:sz w:val="20"/>
          <w:szCs w:val="20"/>
          <w:lang w:val="en-GB" w:eastAsia="zh-CN"/>
        </w:rPr>
        <w:t>U</w:t>
      </w:r>
      <w:r w:rsidRPr="00B43B0E">
        <w:rPr>
          <w:rFonts w:ascii="Times New Roman" w:hAnsi="Times New Roman"/>
          <w:sz w:val="20"/>
          <w:szCs w:val="20"/>
          <w:lang w:val="en-GB"/>
        </w:rPr>
        <w:t>se case 1</w:t>
      </w:r>
      <w:r w:rsidRPr="00B43B0E">
        <w:rPr>
          <w:rFonts w:ascii="Times New Roman" w:hAnsi="Times New Roman"/>
          <w:sz w:val="20"/>
          <w:szCs w:val="20"/>
          <w:lang w:val="en-GB" w:eastAsia="zh-CN"/>
        </w:rPr>
        <w:t>B:</w:t>
      </w:r>
      <w:r w:rsidRPr="00B43B0E">
        <w:rPr>
          <w:rFonts w:ascii="Times New Roman" w:hAnsi="Times New Roman"/>
          <w:sz w:val="20"/>
          <w:szCs w:val="20"/>
          <w:lang w:eastAsia="zh-CN"/>
        </w:rPr>
        <w:t xml:space="preserve"> Assisting </w:t>
      </w:r>
      <w:proofErr w:type="spellStart"/>
      <w:r w:rsidRPr="00B43B0E">
        <w:rPr>
          <w:rFonts w:ascii="Times New Roman" w:hAnsi="Times New Roman"/>
          <w:sz w:val="20"/>
          <w:szCs w:val="20"/>
          <w:lang w:eastAsia="zh-CN"/>
        </w:rPr>
        <w:t>aNB</w:t>
      </w:r>
      <w:proofErr w:type="spellEnd"/>
      <w:r w:rsidRPr="00B43B0E">
        <w:rPr>
          <w:rFonts w:ascii="Times New Roman" w:hAnsi="Times New Roman"/>
          <w:sz w:val="20"/>
          <w:szCs w:val="20"/>
          <w:lang w:val="en-GB" w:eastAsia="zh-CN"/>
        </w:rPr>
        <w:t xml:space="preserve"> side compensation for SRS reception with SRS power imbalance</w:t>
      </w:r>
    </w:p>
    <w:p w14:paraId="3E3060AB" w14:textId="77777777" w:rsidR="00973E0B" w:rsidRPr="00B43B0E" w:rsidRDefault="00973E0B" w:rsidP="00973E0B">
      <w:pPr>
        <w:pStyle w:val="1b"/>
        <w:autoSpaceDE w:val="0"/>
        <w:autoSpaceDN w:val="0"/>
        <w:adjustRightInd w:val="0"/>
        <w:snapToGrid w:val="0"/>
        <w:spacing w:after="0" w:line="240" w:lineRule="auto"/>
        <w:ind w:firstLine="400"/>
        <w:rPr>
          <w:rFonts w:ascii="Times New Roman" w:hAnsi="Times New Roman"/>
          <w:iCs/>
          <w:sz w:val="20"/>
          <w:szCs w:val="20"/>
          <w:lang w:val="en-GB"/>
        </w:rPr>
      </w:pPr>
      <w:r w:rsidRPr="00B43B0E">
        <w:rPr>
          <w:rFonts w:ascii="Times New Roman" w:hAnsi="Times New Roman"/>
          <w:sz w:val="20"/>
          <w:szCs w:val="20"/>
          <w:lang w:val="en-GB" w:eastAsia="zh-CN"/>
        </w:rPr>
        <w:t>U</w:t>
      </w:r>
      <w:r w:rsidRPr="00B43B0E">
        <w:rPr>
          <w:rFonts w:ascii="Times New Roman" w:hAnsi="Times New Roman"/>
          <w:sz w:val="20"/>
          <w:szCs w:val="20"/>
          <w:lang w:val="en-GB"/>
        </w:rPr>
        <w:t>se case 1</w:t>
      </w:r>
      <w:r w:rsidRPr="00B43B0E">
        <w:rPr>
          <w:rFonts w:ascii="Times New Roman" w:hAnsi="Times New Roman"/>
          <w:sz w:val="20"/>
          <w:szCs w:val="20"/>
          <w:lang w:val="en-GB" w:eastAsia="zh-CN"/>
        </w:rPr>
        <w:t>C:</w:t>
      </w:r>
      <w:r w:rsidRPr="00B43B0E">
        <w:rPr>
          <w:rFonts w:ascii="Times New Roman" w:hAnsi="Times New Roman"/>
          <w:sz w:val="20"/>
          <w:szCs w:val="20"/>
          <w:lang w:eastAsia="zh-CN"/>
        </w:rPr>
        <w:t xml:space="preserve"> CSI</w:t>
      </w:r>
      <w:r w:rsidRPr="00B43B0E">
        <w:rPr>
          <w:rFonts w:ascii="Times New Roman" w:hAnsi="Times New Roman"/>
          <w:sz w:val="20"/>
          <w:szCs w:val="20"/>
          <w:lang w:val="en-GB"/>
        </w:rPr>
        <w:t xml:space="preserve"> feedback and SRS fusion for full </w:t>
      </w:r>
      <w:r w:rsidRPr="00B43B0E">
        <w:rPr>
          <w:rFonts w:ascii="Times New Roman" w:hAnsi="Times New Roman"/>
          <w:sz w:val="20"/>
          <w:szCs w:val="20"/>
          <w:lang w:val="en-GB" w:eastAsia="zh-CN"/>
        </w:rPr>
        <w:t xml:space="preserve">dimension </w:t>
      </w:r>
      <w:r w:rsidRPr="00B43B0E">
        <w:rPr>
          <w:rFonts w:ascii="Times New Roman" w:hAnsi="Times New Roman"/>
          <w:sz w:val="20"/>
          <w:szCs w:val="20"/>
          <w:lang w:val="en-GB"/>
        </w:rPr>
        <w:t>channel matrix acquisition</w:t>
      </w:r>
    </w:p>
    <w:p w14:paraId="60F947AD" w14:textId="77777777" w:rsidR="00973E0B" w:rsidRDefault="00973E0B" w:rsidP="00973E0B">
      <w:pPr>
        <w:pStyle w:val="1b"/>
        <w:autoSpaceDE w:val="0"/>
        <w:autoSpaceDN w:val="0"/>
        <w:adjustRightInd w:val="0"/>
        <w:snapToGrid w:val="0"/>
        <w:spacing w:after="0" w:line="240" w:lineRule="auto"/>
        <w:ind w:firstLine="400"/>
        <w:rPr>
          <w:rFonts w:ascii="Times New Roman" w:hAnsi="Times New Roman"/>
          <w:sz w:val="20"/>
          <w:szCs w:val="20"/>
          <w:lang w:val="en-GB" w:eastAsia="zh-CN"/>
        </w:rPr>
      </w:pPr>
      <w:r w:rsidRPr="00B43B0E">
        <w:rPr>
          <w:rFonts w:ascii="Times New Roman" w:hAnsi="Times New Roman"/>
          <w:sz w:val="20"/>
          <w:szCs w:val="20"/>
          <w:lang w:val="en-GB" w:eastAsia="zh-CN"/>
        </w:rPr>
        <w:t>Use case 1D: Assisting SRS configuration</w:t>
      </w:r>
    </w:p>
    <w:p w14:paraId="4ABBCCBC" w14:textId="77777777" w:rsidR="0067160E" w:rsidRDefault="0067160E" w:rsidP="0067160E">
      <w:pPr>
        <w:pStyle w:val="1b"/>
        <w:autoSpaceDE w:val="0"/>
        <w:autoSpaceDN w:val="0"/>
        <w:adjustRightInd w:val="0"/>
        <w:snapToGrid w:val="0"/>
        <w:spacing w:after="0" w:line="240" w:lineRule="auto"/>
        <w:ind w:firstLineChars="0" w:firstLine="0"/>
        <w:rPr>
          <w:rFonts w:ascii="Times New Roman" w:hAnsi="Times New Roman"/>
          <w:sz w:val="20"/>
          <w:szCs w:val="20"/>
          <w:lang w:val="en-GB" w:eastAsia="zh-CN"/>
        </w:rPr>
      </w:pPr>
    </w:p>
    <w:p w14:paraId="62DB5C02" w14:textId="484A85D1" w:rsidR="0067160E" w:rsidRPr="0067160E" w:rsidRDefault="0067160E" w:rsidP="0067160E">
      <w:pPr>
        <w:pStyle w:val="1b"/>
        <w:autoSpaceDE w:val="0"/>
        <w:autoSpaceDN w:val="0"/>
        <w:adjustRightInd w:val="0"/>
        <w:snapToGrid w:val="0"/>
        <w:spacing w:after="0" w:line="240" w:lineRule="auto"/>
        <w:ind w:firstLineChars="0" w:firstLine="0"/>
        <w:rPr>
          <w:rFonts w:ascii="Times New Roman" w:hAnsi="Times New Roman"/>
          <w:b/>
          <w:bCs/>
          <w:sz w:val="20"/>
          <w:szCs w:val="20"/>
          <w:lang w:val="en-GB"/>
        </w:rPr>
      </w:pPr>
      <w:r w:rsidRPr="0067160E">
        <w:rPr>
          <w:rFonts w:ascii="Times New Roman" w:hAnsi="Times New Roman"/>
          <w:b/>
          <w:bCs/>
          <w:sz w:val="20"/>
          <w:szCs w:val="20"/>
          <w:lang w:val="en-GB" w:eastAsia="zh-CN"/>
        </w:rPr>
        <w:t>R1-2606931</w:t>
      </w:r>
      <w:r w:rsidRPr="0067160E">
        <w:rPr>
          <w:rFonts w:ascii="Times New Roman" w:hAnsi="Times New Roman"/>
          <w:b/>
          <w:bCs/>
          <w:sz w:val="20"/>
          <w:szCs w:val="20"/>
          <w:lang w:val="en-GB" w:eastAsia="zh-CN"/>
        </w:rPr>
        <w:tab/>
        <w:t>Final FL summary on other aspects related to CSI</w:t>
      </w:r>
      <w:r w:rsidRPr="0067160E">
        <w:rPr>
          <w:rFonts w:ascii="Times New Roman" w:hAnsi="Times New Roman"/>
          <w:b/>
          <w:bCs/>
          <w:sz w:val="20"/>
          <w:szCs w:val="20"/>
          <w:lang w:val="en-GB" w:eastAsia="zh-CN"/>
        </w:rPr>
        <w:tab/>
        <w:t>Moderator (Lenovo)</w:t>
      </w:r>
    </w:p>
    <w:p w14:paraId="563FA398" w14:textId="67BF2CD6" w:rsidR="00973E0B" w:rsidRDefault="0067160E" w:rsidP="00973E0B">
      <w:pPr>
        <w:rPr>
          <w:rFonts w:eastAsiaTheme="minorEastAsia"/>
          <w:lang w:val="en-US" w:eastAsia="zh-CN"/>
        </w:rPr>
      </w:pPr>
      <w:r>
        <w:rPr>
          <w:rFonts w:eastAsiaTheme="minorEastAsia"/>
          <w:lang w:val="en-US" w:eastAsia="zh-CN"/>
        </w:rPr>
        <w:t>Final post-meeting summary for this agenda item.</w:t>
      </w:r>
    </w:p>
    <w:p w14:paraId="147B7351" w14:textId="77777777" w:rsidR="0067160E" w:rsidRPr="001B1F19" w:rsidRDefault="0067160E" w:rsidP="00973E0B">
      <w:pPr>
        <w:rPr>
          <w:rFonts w:eastAsiaTheme="minorEastAsia"/>
          <w:lang w:val="en-US" w:eastAsia="zh-CN"/>
        </w:rPr>
      </w:pPr>
    </w:p>
    <w:p w14:paraId="324B8B95" w14:textId="2B897F18" w:rsidR="00973E0B" w:rsidRDefault="00C62C50" w:rsidP="00973E0B">
      <w:hyperlink r:id="rId1391" w:history="1">
        <w:r>
          <w:rPr>
            <w:rStyle w:val="Hyperlink"/>
            <w:rFonts w:ascii="Times New Roman" w:eastAsia="Times New Roman" w:hAnsi="Times New Roman"/>
          </w:rPr>
          <w:t>R1-2605223</w:t>
        </w:r>
      </w:hyperlink>
      <w:r w:rsidR="00973E0B">
        <w:rPr>
          <w:rFonts w:ascii="Times New Roman" w:eastAsia="Times New Roman" w:hAnsi="Times New Roman"/>
        </w:rPr>
        <w:tab/>
        <w:t>Other Aspects for CSI acquisition</w:t>
      </w:r>
      <w:r w:rsidR="00973E0B">
        <w:rPr>
          <w:rFonts w:ascii="Times New Roman" w:eastAsia="Times New Roman" w:hAnsi="Times New Roman"/>
        </w:rPr>
        <w:tab/>
        <w:t>FUTUREWEI</w:t>
      </w:r>
    </w:p>
    <w:p w14:paraId="1736A75A" w14:textId="15B9345C" w:rsidR="00973E0B" w:rsidRDefault="00C62C50" w:rsidP="00973E0B">
      <w:hyperlink r:id="rId1392" w:history="1">
        <w:r>
          <w:rPr>
            <w:rStyle w:val="Hyperlink"/>
            <w:rFonts w:ascii="Times New Roman" w:eastAsia="Times New Roman" w:hAnsi="Times New Roman"/>
          </w:rPr>
          <w:t>R1-2605228</w:t>
        </w:r>
      </w:hyperlink>
      <w:r w:rsidR="00973E0B">
        <w:rPr>
          <w:rFonts w:ascii="Times New Roman" w:eastAsia="Times New Roman" w:hAnsi="Times New Roman"/>
        </w:rPr>
        <w:tab/>
        <w:t>6GR CSI: Other Aspects</w:t>
      </w:r>
      <w:r w:rsidR="00973E0B">
        <w:rPr>
          <w:rFonts w:ascii="Times New Roman" w:eastAsia="Times New Roman" w:hAnsi="Times New Roman"/>
        </w:rPr>
        <w:tab/>
      </w:r>
      <w:proofErr w:type="spellStart"/>
      <w:r w:rsidR="00973E0B">
        <w:rPr>
          <w:rFonts w:ascii="Times New Roman" w:eastAsia="Times New Roman" w:hAnsi="Times New Roman"/>
        </w:rPr>
        <w:t>InterDigital</w:t>
      </w:r>
      <w:proofErr w:type="spellEnd"/>
      <w:r w:rsidR="00973E0B">
        <w:rPr>
          <w:rFonts w:ascii="Times New Roman" w:eastAsia="Times New Roman" w:hAnsi="Times New Roman"/>
        </w:rPr>
        <w:t>, Inc.</w:t>
      </w:r>
    </w:p>
    <w:p w14:paraId="26BEE178" w14:textId="5D833C60" w:rsidR="00973E0B" w:rsidRDefault="00C62C50" w:rsidP="00973E0B">
      <w:hyperlink r:id="rId1393" w:history="1">
        <w:r>
          <w:rPr>
            <w:rStyle w:val="Hyperlink"/>
            <w:rFonts w:ascii="Times New Roman" w:eastAsia="Times New Roman" w:hAnsi="Times New Roman"/>
          </w:rPr>
          <w:t>R1-2605262</w:t>
        </w:r>
      </w:hyperlink>
      <w:r w:rsidR="00973E0B">
        <w:rPr>
          <w:rFonts w:ascii="Times New Roman" w:eastAsia="Times New Roman" w:hAnsi="Times New Roman"/>
        </w:rPr>
        <w:tab/>
        <w:t>Discussion on other aspects of CSI acquisition and report for 6GR</w:t>
      </w:r>
      <w:r w:rsidR="00973E0B">
        <w:rPr>
          <w:rFonts w:ascii="Times New Roman" w:eastAsia="Times New Roman" w:hAnsi="Times New Roman"/>
        </w:rPr>
        <w:tab/>
      </w:r>
      <w:proofErr w:type="spellStart"/>
      <w:r w:rsidR="00973E0B">
        <w:rPr>
          <w:rFonts w:ascii="Times New Roman" w:eastAsia="Times New Roman" w:hAnsi="Times New Roman"/>
        </w:rPr>
        <w:t>Spreadtrum</w:t>
      </w:r>
      <w:proofErr w:type="spellEnd"/>
      <w:r w:rsidR="00973E0B">
        <w:rPr>
          <w:rFonts w:ascii="Times New Roman" w:eastAsia="Times New Roman" w:hAnsi="Times New Roman"/>
        </w:rPr>
        <w:t>, UNISOC</w:t>
      </w:r>
    </w:p>
    <w:p w14:paraId="03DC6DCC" w14:textId="02CB2B94" w:rsidR="00973E0B" w:rsidRDefault="00C62C50" w:rsidP="00973E0B">
      <w:hyperlink r:id="rId1394" w:history="1">
        <w:r>
          <w:rPr>
            <w:rStyle w:val="Hyperlink"/>
            <w:rFonts w:ascii="Times New Roman" w:eastAsia="Times New Roman" w:hAnsi="Times New Roman"/>
          </w:rPr>
          <w:t>R1-2605300</w:t>
        </w:r>
      </w:hyperlink>
      <w:r w:rsidR="00973E0B">
        <w:rPr>
          <w:rFonts w:ascii="Times New Roman" w:eastAsia="Times New Roman" w:hAnsi="Times New Roman"/>
        </w:rPr>
        <w:tab/>
        <w:t>Other aspects for MIMO operation</w:t>
      </w:r>
      <w:r w:rsidR="00973E0B">
        <w:rPr>
          <w:rFonts w:ascii="Times New Roman" w:eastAsia="Times New Roman" w:hAnsi="Times New Roman"/>
        </w:rPr>
        <w:tab/>
        <w:t xml:space="preserve">Huawei, </w:t>
      </w:r>
      <w:proofErr w:type="spellStart"/>
      <w:r w:rsidR="00973E0B">
        <w:rPr>
          <w:rFonts w:ascii="Times New Roman" w:eastAsia="Times New Roman" w:hAnsi="Times New Roman"/>
        </w:rPr>
        <w:t>HiSilicon</w:t>
      </w:r>
      <w:proofErr w:type="spellEnd"/>
    </w:p>
    <w:p w14:paraId="3A6CDD3D" w14:textId="104CBB39" w:rsidR="00973E0B" w:rsidRDefault="00C62C50" w:rsidP="00973E0B">
      <w:hyperlink r:id="rId1395" w:history="1">
        <w:r>
          <w:rPr>
            <w:rStyle w:val="Hyperlink"/>
            <w:rFonts w:ascii="Times New Roman" w:eastAsia="Times New Roman" w:hAnsi="Times New Roman"/>
          </w:rPr>
          <w:t>R1-2605322</w:t>
        </w:r>
      </w:hyperlink>
      <w:r w:rsidR="00973E0B">
        <w:rPr>
          <w:rFonts w:ascii="Times New Roman" w:eastAsia="Times New Roman" w:hAnsi="Times New Roman"/>
        </w:rPr>
        <w:tab/>
        <w:t>Time/frequency tracking and joint DL/UL CSI acquisition</w:t>
      </w:r>
      <w:r w:rsidR="00973E0B">
        <w:rPr>
          <w:rFonts w:ascii="Times New Roman" w:eastAsia="Times New Roman" w:hAnsi="Times New Roman"/>
        </w:rPr>
        <w:tab/>
        <w:t>MediaTek Inc.</w:t>
      </w:r>
    </w:p>
    <w:p w14:paraId="7D70347D" w14:textId="6E1FB209" w:rsidR="00973E0B" w:rsidRDefault="00C62C50" w:rsidP="00973E0B">
      <w:hyperlink r:id="rId1396" w:history="1">
        <w:r>
          <w:rPr>
            <w:rStyle w:val="Hyperlink"/>
            <w:rFonts w:ascii="Times New Roman" w:eastAsia="Times New Roman" w:hAnsi="Times New Roman"/>
          </w:rPr>
          <w:t>R1-2605336</w:t>
        </w:r>
      </w:hyperlink>
      <w:r w:rsidR="00973E0B">
        <w:rPr>
          <w:rFonts w:ascii="Times New Roman" w:eastAsia="Times New Roman" w:hAnsi="Times New Roman"/>
        </w:rPr>
        <w:tab/>
        <w:t>Discussion on other aspects of CSI acquisition and channel tracking</w:t>
      </w:r>
      <w:r w:rsidR="00973E0B">
        <w:rPr>
          <w:rFonts w:ascii="Times New Roman" w:eastAsia="Times New Roman" w:hAnsi="Times New Roman"/>
        </w:rPr>
        <w:tab/>
        <w:t xml:space="preserve">ZTE Corporation, </w:t>
      </w:r>
      <w:proofErr w:type="spellStart"/>
      <w:r w:rsidR="00973E0B">
        <w:rPr>
          <w:rFonts w:ascii="Times New Roman" w:eastAsia="Times New Roman" w:hAnsi="Times New Roman"/>
        </w:rPr>
        <w:t>Sanechips</w:t>
      </w:r>
      <w:proofErr w:type="spellEnd"/>
    </w:p>
    <w:p w14:paraId="549A9C9D" w14:textId="1D5D2FF1" w:rsidR="00973E0B" w:rsidRDefault="00C62C50" w:rsidP="00973E0B">
      <w:hyperlink r:id="rId1397" w:history="1">
        <w:r>
          <w:rPr>
            <w:rStyle w:val="Hyperlink"/>
            <w:rFonts w:ascii="Times New Roman" w:eastAsia="Times New Roman" w:hAnsi="Times New Roman"/>
          </w:rPr>
          <w:t>R1-2605390</w:t>
        </w:r>
      </w:hyperlink>
      <w:r w:rsidR="00973E0B">
        <w:rPr>
          <w:rFonts w:ascii="Times New Roman" w:eastAsia="Times New Roman" w:hAnsi="Times New Roman"/>
        </w:rPr>
        <w:tab/>
        <w:t>Other aspects of 6GR physical layer operation</w:t>
      </w:r>
      <w:r w:rsidR="00973E0B">
        <w:rPr>
          <w:rFonts w:ascii="Times New Roman" w:eastAsia="Times New Roman" w:hAnsi="Times New Roman"/>
        </w:rPr>
        <w:tab/>
        <w:t>Nokia</w:t>
      </w:r>
    </w:p>
    <w:p w14:paraId="4A7720F4" w14:textId="3559E1C1" w:rsidR="00973E0B" w:rsidRDefault="00C62C50" w:rsidP="00973E0B">
      <w:hyperlink r:id="rId1398" w:history="1">
        <w:r>
          <w:rPr>
            <w:rStyle w:val="Hyperlink"/>
            <w:rFonts w:ascii="Times New Roman" w:eastAsia="Times New Roman" w:hAnsi="Times New Roman"/>
          </w:rPr>
          <w:t>R1-2605470</w:t>
        </w:r>
      </w:hyperlink>
      <w:r w:rsidR="00973E0B">
        <w:rPr>
          <w:rFonts w:ascii="Times New Roman" w:eastAsia="Times New Roman" w:hAnsi="Times New Roman"/>
        </w:rPr>
        <w:tab/>
        <w:t>Discussion on other aspects of CSI acquisition for 6GR</w:t>
      </w:r>
      <w:r w:rsidR="00973E0B">
        <w:rPr>
          <w:rFonts w:ascii="Times New Roman" w:eastAsia="Times New Roman" w:hAnsi="Times New Roman"/>
        </w:rPr>
        <w:tab/>
        <w:t>vivo</w:t>
      </w:r>
    </w:p>
    <w:p w14:paraId="57381C63" w14:textId="08D1EBBB" w:rsidR="00973E0B" w:rsidRDefault="00C62C50" w:rsidP="00973E0B">
      <w:hyperlink r:id="rId1399" w:history="1">
        <w:r>
          <w:rPr>
            <w:rStyle w:val="Hyperlink"/>
            <w:rFonts w:ascii="Times New Roman" w:eastAsia="Times New Roman" w:hAnsi="Times New Roman"/>
          </w:rPr>
          <w:t>R1-2605571</w:t>
        </w:r>
      </w:hyperlink>
      <w:r w:rsidR="00973E0B">
        <w:rPr>
          <w:rFonts w:ascii="Times New Roman" w:eastAsia="Times New Roman" w:hAnsi="Times New Roman"/>
        </w:rPr>
        <w:tab/>
        <w:t>Discussion on RS for time/frequency tracking</w:t>
      </w:r>
      <w:r w:rsidR="00973E0B">
        <w:rPr>
          <w:rFonts w:ascii="Times New Roman" w:eastAsia="Times New Roman" w:hAnsi="Times New Roman"/>
        </w:rPr>
        <w:tab/>
        <w:t>Xiaomi</w:t>
      </w:r>
    </w:p>
    <w:p w14:paraId="1EA5E373" w14:textId="2FE2C018" w:rsidR="00973E0B" w:rsidRDefault="00C62C50" w:rsidP="00973E0B">
      <w:hyperlink r:id="rId1400" w:history="1">
        <w:r>
          <w:rPr>
            <w:rStyle w:val="Hyperlink"/>
            <w:rFonts w:ascii="Times New Roman" w:eastAsia="Times New Roman" w:hAnsi="Times New Roman"/>
          </w:rPr>
          <w:t>R1-2605639</w:t>
        </w:r>
      </w:hyperlink>
      <w:r w:rsidR="00973E0B">
        <w:rPr>
          <w:rFonts w:ascii="Times New Roman" w:eastAsia="Times New Roman" w:hAnsi="Times New Roman"/>
        </w:rPr>
        <w:tab/>
        <w:t>Discussion on other aspects of CSI acquisition and report</w:t>
      </w:r>
      <w:r w:rsidR="00973E0B">
        <w:rPr>
          <w:rFonts w:ascii="Times New Roman" w:eastAsia="Times New Roman" w:hAnsi="Times New Roman"/>
        </w:rPr>
        <w:tab/>
        <w:t>CMCC</w:t>
      </w:r>
    </w:p>
    <w:p w14:paraId="5D137251" w14:textId="6A42FA53" w:rsidR="00973E0B" w:rsidRDefault="00C62C50" w:rsidP="00973E0B">
      <w:hyperlink r:id="rId1401" w:history="1">
        <w:r>
          <w:rPr>
            <w:rStyle w:val="Hyperlink"/>
            <w:rFonts w:ascii="Times New Roman" w:eastAsia="Times New Roman" w:hAnsi="Times New Roman"/>
          </w:rPr>
          <w:t>R1-2605657</w:t>
        </w:r>
      </w:hyperlink>
      <w:r w:rsidR="00973E0B">
        <w:rPr>
          <w:rFonts w:ascii="Times New Roman" w:eastAsia="Times New Roman" w:hAnsi="Times New Roman"/>
        </w:rPr>
        <w:tab/>
        <w:t>Other aspects of CSI acquisition</w:t>
      </w:r>
      <w:r w:rsidR="00973E0B">
        <w:rPr>
          <w:rFonts w:ascii="Times New Roman" w:eastAsia="Times New Roman" w:hAnsi="Times New Roman"/>
        </w:rPr>
        <w:tab/>
        <w:t>TCL</w:t>
      </w:r>
    </w:p>
    <w:p w14:paraId="4E156877" w14:textId="3E220E54" w:rsidR="00973E0B" w:rsidRDefault="00C62C50" w:rsidP="00973E0B">
      <w:hyperlink r:id="rId1402" w:history="1">
        <w:r>
          <w:rPr>
            <w:rStyle w:val="Hyperlink"/>
            <w:rFonts w:ascii="Times New Roman" w:eastAsia="Times New Roman" w:hAnsi="Times New Roman"/>
          </w:rPr>
          <w:t>R1-2605694</w:t>
        </w:r>
      </w:hyperlink>
      <w:r w:rsidR="00973E0B">
        <w:rPr>
          <w:rFonts w:ascii="Times New Roman" w:eastAsia="Times New Roman" w:hAnsi="Times New Roman"/>
        </w:rPr>
        <w:tab/>
        <w:t>Discussion on other aspects of CSI acquisition for 6GR</w:t>
      </w:r>
      <w:r w:rsidR="00973E0B">
        <w:rPr>
          <w:rFonts w:ascii="Times New Roman" w:eastAsia="Times New Roman" w:hAnsi="Times New Roman"/>
        </w:rPr>
        <w:tab/>
        <w:t>Lenovo</w:t>
      </w:r>
    </w:p>
    <w:p w14:paraId="26556B4F" w14:textId="6C971D68" w:rsidR="00973E0B" w:rsidRDefault="00C62C50" w:rsidP="00973E0B">
      <w:hyperlink r:id="rId1403" w:history="1">
        <w:r>
          <w:rPr>
            <w:rStyle w:val="Hyperlink"/>
            <w:rFonts w:ascii="Times New Roman" w:eastAsia="Times New Roman" w:hAnsi="Times New Roman"/>
          </w:rPr>
          <w:t>R1-2605729</w:t>
        </w:r>
      </w:hyperlink>
      <w:r w:rsidR="00973E0B">
        <w:rPr>
          <w:rFonts w:ascii="Times New Roman" w:eastAsia="Times New Roman" w:hAnsi="Times New Roman"/>
        </w:rPr>
        <w:tab/>
        <w:t>Views on other aspects for MIMO operation in 6GR</w:t>
      </w:r>
      <w:r w:rsidR="00973E0B">
        <w:rPr>
          <w:rFonts w:ascii="Times New Roman" w:eastAsia="Times New Roman" w:hAnsi="Times New Roman"/>
        </w:rPr>
        <w:tab/>
        <w:t>CATT</w:t>
      </w:r>
    </w:p>
    <w:p w14:paraId="36027384" w14:textId="2368BA9B" w:rsidR="00973E0B" w:rsidRDefault="00C62C50" w:rsidP="00973E0B">
      <w:hyperlink r:id="rId1404" w:history="1">
        <w:r>
          <w:rPr>
            <w:rStyle w:val="Hyperlink"/>
            <w:rFonts w:ascii="Times New Roman" w:eastAsia="Times New Roman" w:hAnsi="Times New Roman"/>
          </w:rPr>
          <w:t>R1-2605839</w:t>
        </w:r>
      </w:hyperlink>
      <w:r w:rsidR="00973E0B">
        <w:rPr>
          <w:rFonts w:ascii="Times New Roman" w:eastAsia="Times New Roman" w:hAnsi="Times New Roman"/>
        </w:rPr>
        <w:tab/>
        <w:t>Discussion on other aspects on CSI acquisition and report</w:t>
      </w:r>
      <w:r w:rsidR="00973E0B">
        <w:rPr>
          <w:rFonts w:ascii="Times New Roman" w:eastAsia="Times New Roman" w:hAnsi="Times New Roman"/>
        </w:rPr>
        <w:tab/>
        <w:t>Samsung</w:t>
      </w:r>
    </w:p>
    <w:p w14:paraId="1716632D" w14:textId="3D54F561" w:rsidR="00973E0B" w:rsidRDefault="00C62C50" w:rsidP="00973E0B">
      <w:hyperlink r:id="rId1405" w:history="1">
        <w:r>
          <w:rPr>
            <w:rStyle w:val="Hyperlink"/>
            <w:rFonts w:ascii="Times New Roman" w:eastAsia="Times New Roman" w:hAnsi="Times New Roman"/>
          </w:rPr>
          <w:t>R1-2605872</w:t>
        </w:r>
      </w:hyperlink>
      <w:r w:rsidR="00973E0B">
        <w:rPr>
          <w:rFonts w:ascii="Times New Roman" w:eastAsia="Times New Roman" w:hAnsi="Times New Roman"/>
        </w:rPr>
        <w:tab/>
        <w:t>Discussion on other aspects for CSI and reference signals</w:t>
      </w:r>
      <w:r w:rsidR="00973E0B">
        <w:rPr>
          <w:rFonts w:ascii="Times New Roman" w:eastAsia="Times New Roman" w:hAnsi="Times New Roman"/>
        </w:rPr>
        <w:tab/>
        <w:t>NEC</w:t>
      </w:r>
    </w:p>
    <w:p w14:paraId="50E76F1E" w14:textId="4A1393A9" w:rsidR="00973E0B" w:rsidRDefault="00C62C50" w:rsidP="00973E0B">
      <w:hyperlink r:id="rId1406" w:history="1">
        <w:r>
          <w:rPr>
            <w:rStyle w:val="Hyperlink"/>
            <w:rFonts w:ascii="Times New Roman" w:eastAsia="Times New Roman" w:hAnsi="Times New Roman"/>
          </w:rPr>
          <w:t>R1-2605915</w:t>
        </w:r>
      </w:hyperlink>
      <w:r w:rsidR="00973E0B">
        <w:rPr>
          <w:rFonts w:ascii="Times New Roman" w:eastAsia="Times New Roman" w:hAnsi="Times New Roman"/>
        </w:rPr>
        <w:tab/>
        <w:t>Discussion on TRS and Joint DL/UL CSI</w:t>
      </w:r>
      <w:r w:rsidR="00973E0B">
        <w:rPr>
          <w:rFonts w:ascii="Times New Roman" w:eastAsia="Times New Roman" w:hAnsi="Times New Roman"/>
        </w:rPr>
        <w:tab/>
        <w:t>OPPO</w:t>
      </w:r>
    </w:p>
    <w:p w14:paraId="599EAD76" w14:textId="723FE79F" w:rsidR="00973E0B" w:rsidRDefault="00C62C50" w:rsidP="00973E0B">
      <w:hyperlink r:id="rId1407" w:history="1">
        <w:r>
          <w:rPr>
            <w:rStyle w:val="Hyperlink"/>
            <w:rFonts w:ascii="Times New Roman" w:eastAsia="Times New Roman" w:hAnsi="Times New Roman"/>
          </w:rPr>
          <w:t>R1-2605963</w:t>
        </w:r>
      </w:hyperlink>
      <w:r w:rsidR="00973E0B">
        <w:rPr>
          <w:rFonts w:ascii="Times New Roman" w:eastAsia="Times New Roman" w:hAnsi="Times New Roman"/>
        </w:rPr>
        <w:tab/>
        <w:t>Discussion on Other Aspects of CSI Acquisition</w:t>
      </w:r>
      <w:r w:rsidR="00973E0B">
        <w:rPr>
          <w:rFonts w:ascii="Times New Roman" w:eastAsia="Times New Roman" w:hAnsi="Times New Roman"/>
        </w:rPr>
        <w:tab/>
        <w:t>Google</w:t>
      </w:r>
    </w:p>
    <w:p w14:paraId="3771605C" w14:textId="743FC84B" w:rsidR="00973E0B" w:rsidRDefault="00C62C50" w:rsidP="00973E0B">
      <w:hyperlink r:id="rId1408" w:history="1">
        <w:r>
          <w:rPr>
            <w:rStyle w:val="Hyperlink"/>
            <w:rFonts w:ascii="Times New Roman" w:eastAsia="Times New Roman" w:hAnsi="Times New Roman"/>
          </w:rPr>
          <w:t>R1-2605978</w:t>
        </w:r>
      </w:hyperlink>
      <w:r w:rsidR="00973E0B">
        <w:rPr>
          <w:rFonts w:ascii="Times New Roman" w:eastAsia="Times New Roman" w:hAnsi="Times New Roman"/>
        </w:rPr>
        <w:tab/>
        <w:t>Discussion of other aspects of CSI acquisition</w:t>
      </w:r>
      <w:r w:rsidR="00973E0B">
        <w:rPr>
          <w:rFonts w:ascii="Times New Roman" w:eastAsia="Times New Roman" w:hAnsi="Times New Roman"/>
        </w:rPr>
        <w:tab/>
        <w:t>Sony</w:t>
      </w:r>
    </w:p>
    <w:p w14:paraId="138A70C2" w14:textId="59C5592A" w:rsidR="00973E0B" w:rsidRDefault="00C62C50" w:rsidP="00973E0B">
      <w:hyperlink r:id="rId1409" w:history="1">
        <w:r>
          <w:rPr>
            <w:rStyle w:val="Hyperlink"/>
            <w:rFonts w:ascii="Times New Roman" w:eastAsia="Times New Roman" w:hAnsi="Times New Roman"/>
          </w:rPr>
          <w:t>R1-2605996</w:t>
        </w:r>
      </w:hyperlink>
      <w:r w:rsidR="00973E0B">
        <w:rPr>
          <w:rFonts w:ascii="Times New Roman" w:eastAsia="Times New Roman" w:hAnsi="Times New Roman"/>
        </w:rPr>
        <w:tab/>
        <w:t>Discussion on other aspects of CSI acquisition and report</w:t>
      </w:r>
      <w:r w:rsidR="00973E0B">
        <w:rPr>
          <w:rFonts w:ascii="Times New Roman" w:eastAsia="Times New Roman" w:hAnsi="Times New Roman"/>
        </w:rPr>
        <w:tab/>
      </w:r>
      <w:proofErr w:type="spellStart"/>
      <w:r w:rsidR="00973E0B">
        <w:rPr>
          <w:rFonts w:ascii="Times New Roman" w:eastAsia="Times New Roman" w:hAnsi="Times New Roman"/>
        </w:rPr>
        <w:t>Ofinno</w:t>
      </w:r>
      <w:proofErr w:type="spellEnd"/>
    </w:p>
    <w:p w14:paraId="411472F5" w14:textId="5A2CB01A" w:rsidR="00973E0B" w:rsidRDefault="00C62C50" w:rsidP="00973E0B">
      <w:hyperlink r:id="rId1410" w:history="1">
        <w:r>
          <w:rPr>
            <w:rStyle w:val="Hyperlink"/>
            <w:rFonts w:ascii="Times New Roman" w:eastAsia="Times New Roman" w:hAnsi="Times New Roman"/>
          </w:rPr>
          <w:t>R1-2606030</w:t>
        </w:r>
      </w:hyperlink>
      <w:r w:rsidR="00973E0B">
        <w:rPr>
          <w:rFonts w:ascii="Times New Roman" w:eastAsia="Times New Roman" w:hAnsi="Times New Roman"/>
        </w:rPr>
        <w:tab/>
        <w:t>On other aspects of CSI acquisition</w:t>
      </w:r>
      <w:r w:rsidR="00973E0B">
        <w:rPr>
          <w:rFonts w:ascii="Times New Roman" w:eastAsia="Times New Roman" w:hAnsi="Times New Roman"/>
        </w:rPr>
        <w:tab/>
        <w:t>Apple</w:t>
      </w:r>
    </w:p>
    <w:p w14:paraId="488AE87C" w14:textId="408E626B" w:rsidR="00973E0B" w:rsidRDefault="00C62C50" w:rsidP="00973E0B">
      <w:hyperlink r:id="rId1411" w:history="1">
        <w:r>
          <w:rPr>
            <w:rStyle w:val="Hyperlink"/>
            <w:rFonts w:ascii="Times New Roman" w:eastAsia="Times New Roman" w:hAnsi="Times New Roman"/>
          </w:rPr>
          <w:t>R1-2606107</w:t>
        </w:r>
      </w:hyperlink>
      <w:r w:rsidR="00973E0B">
        <w:rPr>
          <w:rFonts w:ascii="Times New Roman" w:eastAsia="Times New Roman" w:hAnsi="Times New Roman"/>
        </w:rPr>
        <w:tab/>
        <w:t>Discussion on other aspects related to CSI</w:t>
      </w:r>
      <w:r w:rsidR="00973E0B">
        <w:rPr>
          <w:rFonts w:ascii="Times New Roman" w:eastAsia="Times New Roman" w:hAnsi="Times New Roman"/>
        </w:rPr>
        <w:tab/>
        <w:t>1Finity</w:t>
      </w:r>
    </w:p>
    <w:p w14:paraId="1405C1D4" w14:textId="17903F43" w:rsidR="00973E0B" w:rsidRDefault="00C62C50" w:rsidP="00973E0B">
      <w:hyperlink r:id="rId1412" w:history="1">
        <w:r>
          <w:rPr>
            <w:rStyle w:val="Hyperlink"/>
            <w:rFonts w:ascii="Times New Roman" w:eastAsia="Times New Roman" w:hAnsi="Times New Roman"/>
          </w:rPr>
          <w:t>R1-2606119</w:t>
        </w:r>
      </w:hyperlink>
      <w:r w:rsidR="00973E0B">
        <w:rPr>
          <w:rFonts w:ascii="Times New Roman" w:eastAsia="Times New Roman" w:hAnsi="Times New Roman"/>
        </w:rPr>
        <w:tab/>
        <w:t>Discussion on TRS and joint DL/UL based CSI</w:t>
      </w:r>
      <w:r w:rsidR="00973E0B">
        <w:rPr>
          <w:rFonts w:ascii="Times New Roman" w:eastAsia="Times New Roman" w:hAnsi="Times New Roman"/>
        </w:rPr>
        <w:tab/>
        <w:t>LG Electronics</w:t>
      </w:r>
    </w:p>
    <w:p w14:paraId="3BE9A141" w14:textId="302ECA7A" w:rsidR="00973E0B" w:rsidRDefault="00C62C50" w:rsidP="00973E0B">
      <w:hyperlink r:id="rId1413" w:history="1">
        <w:r>
          <w:rPr>
            <w:rStyle w:val="Hyperlink"/>
            <w:rFonts w:ascii="Times New Roman" w:eastAsia="Times New Roman" w:hAnsi="Times New Roman"/>
          </w:rPr>
          <w:t>R1-2606246</w:t>
        </w:r>
      </w:hyperlink>
      <w:r w:rsidR="00973E0B">
        <w:rPr>
          <w:rFonts w:ascii="Times New Roman" w:eastAsia="Times New Roman" w:hAnsi="Times New Roman"/>
        </w:rPr>
        <w:tab/>
        <w:t>Discussion on other aspects of CSI acquisition</w:t>
      </w:r>
      <w:r w:rsidR="00973E0B">
        <w:rPr>
          <w:rFonts w:ascii="Times New Roman" w:eastAsia="Times New Roman" w:hAnsi="Times New Roman"/>
        </w:rPr>
        <w:tab/>
        <w:t>ETRI</w:t>
      </w:r>
    </w:p>
    <w:p w14:paraId="0CDC2025" w14:textId="0E84EC63" w:rsidR="00973E0B" w:rsidRDefault="00C62C50" w:rsidP="00973E0B">
      <w:pPr>
        <w:rPr>
          <w:rFonts w:ascii="Times New Roman" w:eastAsia="Times New Roman" w:hAnsi="Times New Roman"/>
        </w:rPr>
      </w:pPr>
      <w:hyperlink r:id="rId1414" w:history="1">
        <w:r>
          <w:rPr>
            <w:rStyle w:val="Hyperlink"/>
            <w:rFonts w:ascii="Times New Roman" w:eastAsia="Times New Roman" w:hAnsi="Times New Roman"/>
          </w:rPr>
          <w:t>R1-2606383</w:t>
        </w:r>
      </w:hyperlink>
      <w:r w:rsidR="00973E0B">
        <w:rPr>
          <w:rFonts w:ascii="Times New Roman" w:eastAsia="Times New Roman" w:hAnsi="Times New Roman"/>
        </w:rPr>
        <w:tab/>
        <w:t>Other aspects of CSI acquisition and reporting</w:t>
      </w:r>
      <w:r w:rsidR="00973E0B">
        <w:rPr>
          <w:rFonts w:ascii="Times New Roman" w:eastAsia="Times New Roman" w:hAnsi="Times New Roman"/>
        </w:rPr>
        <w:tab/>
        <w:t>Qualcomm Incorporated</w:t>
      </w:r>
    </w:p>
    <w:p w14:paraId="535BA01D" w14:textId="6F523F71" w:rsidR="00F93E11" w:rsidRDefault="00C62C50" w:rsidP="00F93E11">
      <w:hyperlink r:id="rId1415" w:history="1">
        <w:r>
          <w:rPr>
            <w:rStyle w:val="Hyperlink"/>
            <w:rFonts w:ascii="Times New Roman" w:eastAsia="Times New Roman" w:hAnsi="Times New Roman"/>
          </w:rPr>
          <w:t>R1-2606792</w:t>
        </w:r>
      </w:hyperlink>
      <w:r w:rsidR="00F93E11">
        <w:rPr>
          <w:rFonts w:ascii="Times New Roman" w:eastAsia="Times New Roman" w:hAnsi="Times New Roman"/>
        </w:rPr>
        <w:tab/>
        <w:t>Other aspects of CSI acquisition and reporting</w:t>
      </w:r>
      <w:r w:rsidR="00F93E11">
        <w:rPr>
          <w:rFonts w:ascii="Times New Roman" w:eastAsia="Times New Roman" w:hAnsi="Times New Roman"/>
        </w:rPr>
        <w:tab/>
        <w:t>Qualcomm Incorporated</w:t>
      </w:r>
    </w:p>
    <w:p w14:paraId="72A87E84" w14:textId="3D8A8788" w:rsidR="00F93E11" w:rsidRDefault="00F93E11" w:rsidP="00973E0B">
      <w:r>
        <w:tab/>
      </w:r>
      <w:r>
        <w:tab/>
        <w:t xml:space="preserve">(Revision of </w:t>
      </w:r>
      <w:hyperlink r:id="rId1416" w:history="1">
        <w:r w:rsidR="00C62C50">
          <w:rPr>
            <w:rStyle w:val="Hyperlink"/>
          </w:rPr>
          <w:t>R1-2606383</w:t>
        </w:r>
      </w:hyperlink>
      <w:r>
        <w:t>)</w:t>
      </w:r>
    </w:p>
    <w:p w14:paraId="73C9E3A3" w14:textId="67798F63" w:rsidR="00973E0B" w:rsidRDefault="00C62C50" w:rsidP="00973E0B">
      <w:hyperlink r:id="rId1417" w:history="1">
        <w:r>
          <w:rPr>
            <w:rStyle w:val="Hyperlink"/>
            <w:rFonts w:ascii="Times New Roman" w:eastAsia="Times New Roman" w:hAnsi="Times New Roman"/>
          </w:rPr>
          <w:t>R1-2606433</w:t>
        </w:r>
      </w:hyperlink>
      <w:r w:rsidR="00973E0B">
        <w:rPr>
          <w:rFonts w:ascii="Times New Roman" w:eastAsia="Times New Roman" w:hAnsi="Times New Roman"/>
        </w:rPr>
        <w:tab/>
        <w:t>Other Aspects of 6GR CSI Acquisition</w:t>
      </w:r>
      <w:r w:rsidR="00973E0B">
        <w:rPr>
          <w:rFonts w:ascii="Times New Roman" w:eastAsia="Times New Roman" w:hAnsi="Times New Roman"/>
        </w:rPr>
        <w:tab/>
        <w:t>AT&amp;T</w:t>
      </w:r>
    </w:p>
    <w:p w14:paraId="232EC6E6" w14:textId="051244A7" w:rsidR="00973E0B" w:rsidRDefault="00C62C50" w:rsidP="00973E0B">
      <w:hyperlink r:id="rId1418" w:history="1">
        <w:r>
          <w:rPr>
            <w:rStyle w:val="Hyperlink"/>
            <w:rFonts w:ascii="Times New Roman" w:eastAsia="Times New Roman" w:hAnsi="Times New Roman"/>
          </w:rPr>
          <w:t>R1-2606509</w:t>
        </w:r>
      </w:hyperlink>
      <w:r w:rsidR="00973E0B">
        <w:rPr>
          <w:rFonts w:ascii="Times New Roman" w:eastAsia="Times New Roman" w:hAnsi="Times New Roman"/>
        </w:rPr>
        <w:tab/>
        <w:t>Discussion on Other aspects of CSI acquisition and report</w:t>
      </w:r>
      <w:r w:rsidR="00973E0B">
        <w:rPr>
          <w:rFonts w:ascii="Times New Roman" w:eastAsia="Times New Roman" w:hAnsi="Times New Roman"/>
        </w:rPr>
        <w:tab/>
        <w:t>NTT DOCOMO, INC.</w:t>
      </w:r>
    </w:p>
    <w:p w14:paraId="54912192" w14:textId="6193CCEC" w:rsidR="00973E0B" w:rsidRDefault="00C62C50" w:rsidP="00973E0B">
      <w:hyperlink r:id="rId1419" w:history="1">
        <w:r>
          <w:rPr>
            <w:rStyle w:val="Hyperlink"/>
            <w:rFonts w:ascii="Times New Roman" w:eastAsia="Times New Roman" w:hAnsi="Times New Roman"/>
          </w:rPr>
          <w:t>R1-2606532</w:t>
        </w:r>
      </w:hyperlink>
      <w:r w:rsidR="00973E0B">
        <w:rPr>
          <w:rFonts w:ascii="Times New Roman" w:eastAsia="Times New Roman" w:hAnsi="Times New Roman"/>
        </w:rPr>
        <w:tab/>
        <w:t>On RS for fine T/F synchronization and other CSI-related aspects</w:t>
      </w:r>
      <w:r w:rsidR="00973E0B">
        <w:rPr>
          <w:rFonts w:ascii="Times New Roman" w:eastAsia="Times New Roman" w:hAnsi="Times New Roman"/>
        </w:rPr>
        <w:tab/>
        <w:t>Ericsson</w:t>
      </w:r>
    </w:p>
    <w:p w14:paraId="5EC1CAD5" w14:textId="77777777" w:rsidR="00973E0B" w:rsidRPr="004C602F" w:rsidRDefault="00973E0B" w:rsidP="00973E0B">
      <w:pPr>
        <w:rPr>
          <w:rFonts w:eastAsiaTheme="minorEastAsia"/>
          <w:lang w:eastAsia="zh-CN"/>
        </w:rPr>
      </w:pPr>
    </w:p>
    <w:p w14:paraId="7AAB60AF" w14:textId="77777777" w:rsidR="00973E0B" w:rsidRPr="00973E0B" w:rsidRDefault="00973E0B" w:rsidP="00973E0B"/>
    <w:p w14:paraId="44F9E1AD" w14:textId="42537AFC" w:rsidR="00BA0943" w:rsidRDefault="00971E19" w:rsidP="00971E19">
      <w:pPr>
        <w:pStyle w:val="Heading4"/>
      </w:pPr>
      <w:bookmarkStart w:id="234" w:name="_Toc239313254"/>
      <w:r>
        <w:lastRenderedPageBreak/>
        <w:t>Beam management for downlink and uplink</w:t>
      </w:r>
      <w:bookmarkEnd w:id="234"/>
    </w:p>
    <w:p w14:paraId="37364EBA" w14:textId="77777777" w:rsidR="00971E19" w:rsidRPr="00133C35" w:rsidRDefault="00971E19" w:rsidP="00971E19">
      <w:pPr>
        <w:rPr>
          <w:rFonts w:eastAsia="DengXian"/>
          <w:i/>
          <w:iCs/>
          <w:lang w:eastAsia="zh-CN"/>
        </w:rPr>
      </w:pPr>
      <w:r w:rsidRPr="00133C35">
        <w:rPr>
          <w:rFonts w:eastAsia="DengXian" w:hint="eastAsia"/>
          <w:i/>
          <w:iCs/>
          <w:lang w:eastAsia="zh-CN"/>
        </w:rPr>
        <w:t xml:space="preserve">Note 1: Former AI 10.5.2.4 before RAN1#126, including proposals for beam management </w:t>
      </w:r>
      <w:r w:rsidRPr="00133C35">
        <w:rPr>
          <w:rFonts w:eastAsia="DengXian"/>
          <w:i/>
          <w:iCs/>
          <w:lang w:eastAsia="zh-CN"/>
        </w:rPr>
        <w:t>related</w:t>
      </w:r>
      <w:r w:rsidRPr="00133C35">
        <w:rPr>
          <w:rFonts w:eastAsia="DengXian" w:hint="eastAsia"/>
          <w:i/>
          <w:iCs/>
          <w:lang w:eastAsia="zh-CN"/>
        </w:rPr>
        <w:t xml:space="preserve"> aspects, such as beam indication, beam report and beam recovery, etc.</w:t>
      </w:r>
    </w:p>
    <w:p w14:paraId="39770BAA" w14:textId="77777777" w:rsidR="00971E19" w:rsidRDefault="00971E19" w:rsidP="00971E19">
      <w:pPr>
        <w:rPr>
          <w:rFonts w:eastAsia="DengXian"/>
          <w:i/>
          <w:iCs/>
          <w:lang w:eastAsia="zh-CN"/>
        </w:rPr>
      </w:pPr>
    </w:p>
    <w:p w14:paraId="27074749" w14:textId="77777777" w:rsidR="00971E19" w:rsidRPr="00B43B0E" w:rsidRDefault="00971E19" w:rsidP="00971E19">
      <w:pPr>
        <w:rPr>
          <w:rFonts w:eastAsia="DengXian"/>
          <w:lang w:val="en-US" w:eastAsia="zh-CN"/>
        </w:rPr>
      </w:pPr>
      <w:r w:rsidRPr="00B43B0E">
        <w:rPr>
          <w:rFonts w:eastAsia="DengXian"/>
          <w:lang w:val="en-US" w:eastAsia="zh-CN"/>
        </w:rPr>
        <w:t>[12</w:t>
      </w:r>
      <w:r w:rsidRPr="00B43B0E">
        <w:rPr>
          <w:rFonts w:eastAsia="DengXian" w:hint="eastAsia"/>
          <w:lang w:val="en-US" w:eastAsia="zh-CN"/>
        </w:rPr>
        <w:t>6</w:t>
      </w:r>
      <w:r w:rsidRPr="00B43B0E">
        <w:rPr>
          <w:rFonts w:eastAsia="DengXian"/>
          <w:lang w:val="en-US" w:eastAsia="zh-CN"/>
        </w:rPr>
        <w:t>-R20-6GR-Beam management] Email discussion on Rel-20 6GR-Beam management – B</w:t>
      </w:r>
      <w:r w:rsidRPr="00B43B0E">
        <w:rPr>
          <w:rFonts w:eastAsia="DengXian" w:hint="eastAsia"/>
          <w:lang w:val="en-US" w:eastAsia="zh-CN"/>
        </w:rPr>
        <w:t>o</w:t>
      </w:r>
      <w:r w:rsidRPr="00B43B0E">
        <w:rPr>
          <w:rFonts w:eastAsia="DengXian"/>
          <w:lang w:val="en-US" w:eastAsia="zh-CN"/>
        </w:rPr>
        <w:t xml:space="preserve"> (ZTE)</w:t>
      </w:r>
    </w:p>
    <w:p w14:paraId="5D467CC8" w14:textId="77777777" w:rsidR="00971E19" w:rsidRPr="00B43B0E" w:rsidRDefault="00971E19">
      <w:pPr>
        <w:pStyle w:val="ListParagraph"/>
        <w:numPr>
          <w:ilvl w:val="0"/>
          <w:numId w:val="281"/>
        </w:numPr>
        <w:rPr>
          <w:rFonts w:eastAsia="DengXian"/>
          <w:lang w:val="en-US" w:eastAsia="zh-CN"/>
        </w:rPr>
      </w:pPr>
      <w:r w:rsidRPr="00B43B0E">
        <w:rPr>
          <w:rFonts w:eastAsia="DengXian"/>
          <w:lang w:eastAsia="zh-CN"/>
        </w:rPr>
        <w:t xml:space="preserve">To be used for sharing updates on online/offline schedule, details on what is to be discussed in online/offline sessions, </w:t>
      </w:r>
      <w:proofErr w:type="spellStart"/>
      <w:r w:rsidRPr="00B43B0E">
        <w:rPr>
          <w:rFonts w:eastAsia="DengXian"/>
          <w:lang w:eastAsia="zh-CN"/>
        </w:rPr>
        <w:t>tdoc</w:t>
      </w:r>
      <w:proofErr w:type="spellEnd"/>
      <w:r w:rsidRPr="00B43B0E">
        <w:rPr>
          <w:rFonts w:eastAsia="DengXian"/>
          <w:lang w:eastAsia="zh-CN"/>
        </w:rPr>
        <w:t xml:space="preserve"> number of the moderator summary for online session, etc</w:t>
      </w:r>
    </w:p>
    <w:p w14:paraId="742DE682" w14:textId="77777777" w:rsidR="00971E19" w:rsidRDefault="00971E19" w:rsidP="00971E19">
      <w:pPr>
        <w:rPr>
          <w:rFonts w:eastAsia="DengXian"/>
          <w:lang w:val="en-US" w:eastAsia="zh-CN"/>
        </w:rPr>
      </w:pPr>
    </w:p>
    <w:p w14:paraId="27C03121" w14:textId="77777777" w:rsidR="0008429E" w:rsidRPr="0008429E" w:rsidRDefault="0008429E" w:rsidP="0008429E">
      <w:pPr>
        <w:rPr>
          <w:b/>
          <w:bCs/>
        </w:rPr>
      </w:pPr>
      <w:hyperlink r:id="rId1420" w:history="1">
        <w:r w:rsidRPr="0008429E">
          <w:rPr>
            <w:rStyle w:val="Hyperlink"/>
            <w:rFonts w:ascii="Times New Roman" w:eastAsia="Times New Roman" w:hAnsi="Times New Roman"/>
            <w:b/>
            <w:bCs/>
          </w:rPr>
          <w:t>R1-2605529</w:t>
        </w:r>
      </w:hyperlink>
      <w:r w:rsidRPr="0008429E">
        <w:rPr>
          <w:rFonts w:ascii="Times New Roman" w:eastAsia="Times New Roman" w:hAnsi="Times New Roman"/>
          <w:b/>
          <w:bCs/>
        </w:rPr>
        <w:tab/>
        <w:t>Moderator summary #1 on beam management for DL and UL</w:t>
      </w:r>
      <w:r w:rsidRPr="0008429E">
        <w:rPr>
          <w:rFonts w:ascii="Times New Roman" w:eastAsia="Times New Roman" w:hAnsi="Times New Roman"/>
          <w:b/>
          <w:bCs/>
        </w:rPr>
        <w:tab/>
        <w:t>Moderator (ZTE)</w:t>
      </w:r>
    </w:p>
    <w:p w14:paraId="13298905" w14:textId="77777777" w:rsidR="0008429E" w:rsidRPr="0008429E" w:rsidRDefault="0008429E" w:rsidP="0008429E">
      <w:pPr>
        <w:rPr>
          <w:b/>
          <w:bCs/>
        </w:rPr>
      </w:pPr>
      <w:hyperlink r:id="rId1421" w:history="1">
        <w:r w:rsidRPr="0008429E">
          <w:rPr>
            <w:rStyle w:val="Hyperlink"/>
            <w:rFonts w:ascii="Times New Roman" w:eastAsia="Times New Roman" w:hAnsi="Times New Roman"/>
            <w:b/>
            <w:bCs/>
          </w:rPr>
          <w:t>R1-2605530</w:t>
        </w:r>
      </w:hyperlink>
      <w:r w:rsidRPr="0008429E">
        <w:rPr>
          <w:rFonts w:ascii="Times New Roman" w:eastAsia="Times New Roman" w:hAnsi="Times New Roman"/>
          <w:b/>
          <w:bCs/>
        </w:rPr>
        <w:tab/>
        <w:t>Moderator summary #2 on beam management for DL and UL</w:t>
      </w:r>
      <w:r w:rsidRPr="0008429E">
        <w:rPr>
          <w:rFonts w:ascii="Times New Roman" w:eastAsia="Times New Roman" w:hAnsi="Times New Roman"/>
          <w:b/>
          <w:bCs/>
        </w:rPr>
        <w:tab/>
        <w:t>Moderator (ZTE)</w:t>
      </w:r>
    </w:p>
    <w:p w14:paraId="3B7A49FA" w14:textId="77777777" w:rsidR="0008429E" w:rsidRPr="0008429E" w:rsidRDefault="0008429E" w:rsidP="0008429E">
      <w:pPr>
        <w:rPr>
          <w:b/>
          <w:bCs/>
        </w:rPr>
      </w:pPr>
      <w:hyperlink r:id="rId1422" w:history="1">
        <w:r w:rsidRPr="0008429E">
          <w:rPr>
            <w:rStyle w:val="Hyperlink"/>
            <w:rFonts w:ascii="Times New Roman" w:eastAsia="Times New Roman" w:hAnsi="Times New Roman"/>
            <w:b/>
            <w:bCs/>
          </w:rPr>
          <w:t>R1-2605531</w:t>
        </w:r>
      </w:hyperlink>
      <w:r w:rsidRPr="0008429E">
        <w:rPr>
          <w:rFonts w:ascii="Times New Roman" w:eastAsia="Times New Roman" w:hAnsi="Times New Roman"/>
          <w:b/>
          <w:bCs/>
        </w:rPr>
        <w:tab/>
        <w:t>Moderator summary #3 on beam management for DL and UL</w:t>
      </w:r>
      <w:r w:rsidRPr="0008429E">
        <w:rPr>
          <w:rFonts w:ascii="Times New Roman" w:eastAsia="Times New Roman" w:hAnsi="Times New Roman"/>
          <w:b/>
          <w:bCs/>
        </w:rPr>
        <w:tab/>
        <w:t>Moderator (ZTE)</w:t>
      </w:r>
    </w:p>
    <w:p w14:paraId="5D74C865" w14:textId="77777777" w:rsidR="0008429E" w:rsidRPr="0008429E" w:rsidRDefault="0008429E" w:rsidP="0008429E">
      <w:pPr>
        <w:rPr>
          <w:b/>
          <w:bCs/>
        </w:rPr>
      </w:pPr>
      <w:hyperlink r:id="rId1423" w:history="1">
        <w:r w:rsidRPr="0008429E">
          <w:rPr>
            <w:rStyle w:val="Hyperlink"/>
            <w:rFonts w:ascii="Times New Roman" w:eastAsia="Times New Roman" w:hAnsi="Times New Roman"/>
            <w:b/>
            <w:bCs/>
          </w:rPr>
          <w:t>R1-2605532</w:t>
        </w:r>
      </w:hyperlink>
      <w:r w:rsidRPr="0008429E">
        <w:rPr>
          <w:rFonts w:ascii="Times New Roman" w:eastAsia="Times New Roman" w:hAnsi="Times New Roman"/>
          <w:b/>
          <w:bCs/>
        </w:rPr>
        <w:tab/>
        <w:t>Moderator summary #4 on beam management for DL and UL</w:t>
      </w:r>
      <w:r w:rsidRPr="0008429E">
        <w:rPr>
          <w:rFonts w:ascii="Times New Roman" w:eastAsia="Times New Roman" w:hAnsi="Times New Roman"/>
          <w:b/>
          <w:bCs/>
        </w:rPr>
        <w:tab/>
        <w:t>Moderator (ZTE)</w:t>
      </w:r>
    </w:p>
    <w:p w14:paraId="539F9CDB" w14:textId="77777777" w:rsidR="0008429E" w:rsidRDefault="0008429E" w:rsidP="00971E19">
      <w:pPr>
        <w:rPr>
          <w:rFonts w:eastAsia="DengXian"/>
          <w:lang w:val="en-US" w:eastAsia="zh-CN"/>
        </w:rPr>
      </w:pPr>
    </w:p>
    <w:p w14:paraId="1FF111F9" w14:textId="77777777" w:rsidR="00971E19" w:rsidRPr="00B43B0E" w:rsidRDefault="00971E19" w:rsidP="00971E19">
      <w:pPr>
        <w:rPr>
          <w:rFonts w:ascii="Times New Roman" w:eastAsia="DengXian" w:hAnsi="Times New Roman"/>
          <w:b/>
          <w:bCs/>
          <w:szCs w:val="20"/>
          <w:highlight w:val="green"/>
          <w:lang w:val="en-US" w:eastAsia="zh-CN"/>
        </w:rPr>
      </w:pPr>
      <w:r w:rsidRPr="00B43B0E">
        <w:rPr>
          <w:rFonts w:ascii="Times New Roman" w:eastAsia="DengXian" w:hAnsi="Times New Roman"/>
          <w:b/>
          <w:bCs/>
          <w:szCs w:val="20"/>
          <w:highlight w:val="green"/>
          <w:lang w:val="en-US" w:eastAsia="zh-CN"/>
        </w:rPr>
        <w:t>Agreement</w:t>
      </w:r>
    </w:p>
    <w:p w14:paraId="7E4B43F6" w14:textId="77777777" w:rsidR="00971E19" w:rsidRPr="00B43B0E" w:rsidRDefault="00971E19" w:rsidP="00971E19">
      <w:pPr>
        <w:snapToGrid w:val="0"/>
        <w:jc w:val="both"/>
        <w:rPr>
          <w:rFonts w:ascii="Times New Roman" w:eastAsia="SimSun" w:hAnsi="Times New Roman"/>
          <w:szCs w:val="20"/>
        </w:rPr>
      </w:pPr>
      <w:r w:rsidRPr="00B43B0E">
        <w:rPr>
          <w:rFonts w:ascii="Times New Roman" w:eastAsia="SimSun" w:hAnsi="Times New Roman"/>
          <w:szCs w:val="20"/>
        </w:rPr>
        <w:t xml:space="preserve">For the study on requirement/functionality of DL RS for beam measurement, for </w:t>
      </w:r>
      <w:r w:rsidRPr="00B43B0E">
        <w:rPr>
          <w:rFonts w:ascii="Times New Roman" w:hAnsi="Times New Roman"/>
          <w:b/>
          <w:szCs w:val="20"/>
        </w:rPr>
        <w:t>inter-symbol</w:t>
      </w:r>
      <w:r w:rsidRPr="00B43B0E">
        <w:rPr>
          <w:rFonts w:ascii="Times New Roman" w:hAnsi="Times New Roman"/>
          <w:szCs w:val="20"/>
        </w:rPr>
        <w:t xml:space="preserve"> NW/UE-side beam sweeping, </w:t>
      </w:r>
      <w:r w:rsidRPr="00B43B0E">
        <w:rPr>
          <w:rFonts w:ascii="Times New Roman" w:eastAsia="SimSun" w:hAnsi="Times New Roman"/>
          <w:szCs w:val="20"/>
        </w:rPr>
        <w:t>the following is considered:</w:t>
      </w:r>
    </w:p>
    <w:p w14:paraId="287B31A6" w14:textId="77777777" w:rsidR="00971E19" w:rsidRPr="00B43B0E" w:rsidRDefault="00971E19">
      <w:pPr>
        <w:pStyle w:val="ListParagraph"/>
        <w:numPr>
          <w:ilvl w:val="0"/>
          <w:numId w:val="190"/>
        </w:numPr>
        <w:suppressAutoHyphens/>
        <w:overflowPunct/>
        <w:autoSpaceDE/>
        <w:autoSpaceDN/>
        <w:adjustRightInd/>
        <w:snapToGrid w:val="0"/>
        <w:spacing w:after="0"/>
        <w:contextualSpacing w:val="0"/>
        <w:jc w:val="both"/>
        <w:textAlignment w:val="auto"/>
      </w:pPr>
      <w:r w:rsidRPr="00B43B0E">
        <w:t xml:space="preserve">Study the following time-domain </w:t>
      </w:r>
      <w:proofErr w:type="spellStart"/>
      <w:r w:rsidRPr="00B43B0E">
        <w:t>behavior</w:t>
      </w:r>
      <w:proofErr w:type="spellEnd"/>
      <w:r w:rsidRPr="00B43B0E">
        <w:t xml:space="preserve"> of DL RS for beam measurement: aperiodic, semi-persistent and periodic.</w:t>
      </w:r>
    </w:p>
    <w:p w14:paraId="192C7BC2" w14:textId="77777777" w:rsidR="00971E19" w:rsidRPr="00B43B0E" w:rsidRDefault="00971E19">
      <w:pPr>
        <w:pStyle w:val="ListParagraph"/>
        <w:numPr>
          <w:ilvl w:val="0"/>
          <w:numId w:val="190"/>
        </w:numPr>
        <w:suppressAutoHyphens/>
        <w:overflowPunct/>
        <w:autoSpaceDE/>
        <w:autoSpaceDN/>
        <w:adjustRightInd/>
        <w:snapToGrid w:val="0"/>
        <w:spacing w:after="0"/>
        <w:contextualSpacing w:val="0"/>
        <w:jc w:val="both"/>
        <w:textAlignment w:val="auto"/>
      </w:pPr>
      <w:r w:rsidRPr="00B43B0E">
        <w:t>At least support the functionality for UE to assume whether DL RSs are transmitted with same DL Tx spatial filter(s) or not.</w:t>
      </w:r>
    </w:p>
    <w:p w14:paraId="5A947BC5" w14:textId="77777777" w:rsidR="00971E19" w:rsidRPr="00B43B0E" w:rsidRDefault="00971E19">
      <w:pPr>
        <w:pStyle w:val="ListParagraph"/>
        <w:numPr>
          <w:ilvl w:val="0"/>
          <w:numId w:val="190"/>
        </w:numPr>
        <w:tabs>
          <w:tab w:val="left" w:pos="720"/>
          <w:tab w:val="left" w:pos="1440"/>
        </w:tabs>
        <w:suppressAutoHyphens/>
        <w:overflowPunct/>
        <w:autoSpaceDE/>
        <w:autoSpaceDN/>
        <w:adjustRightInd/>
        <w:snapToGrid w:val="0"/>
        <w:spacing w:after="0" w:line="256" w:lineRule="auto"/>
        <w:contextualSpacing w:val="0"/>
        <w:jc w:val="both"/>
        <w:textAlignment w:val="auto"/>
      </w:pPr>
      <w:r w:rsidRPr="00B43B0E">
        <w:t xml:space="preserve">Note: </w:t>
      </w:r>
      <w:r w:rsidRPr="00B43B0E">
        <w:rPr>
          <w:lang w:eastAsia="zh-CN"/>
        </w:rPr>
        <w:t>S</w:t>
      </w:r>
      <w:r w:rsidRPr="00B43B0E">
        <w:t>ync-signal design is not considered herein</w:t>
      </w:r>
    </w:p>
    <w:p w14:paraId="0D5D1A8C" w14:textId="77777777" w:rsidR="00971E19" w:rsidRPr="00B43B0E" w:rsidRDefault="00971E19">
      <w:pPr>
        <w:pStyle w:val="ListParagraph"/>
        <w:numPr>
          <w:ilvl w:val="0"/>
          <w:numId w:val="190"/>
        </w:numPr>
        <w:suppressAutoHyphens/>
        <w:overflowPunct/>
        <w:autoSpaceDE/>
        <w:autoSpaceDN/>
        <w:adjustRightInd/>
        <w:snapToGrid w:val="0"/>
        <w:spacing w:after="0"/>
        <w:contextualSpacing w:val="0"/>
        <w:jc w:val="both"/>
        <w:textAlignment w:val="auto"/>
      </w:pPr>
      <w:r w:rsidRPr="00B43B0E">
        <w:t>At least following aspects to be considered for DL RS for beam measurement:</w:t>
      </w:r>
    </w:p>
    <w:p w14:paraId="47D02881"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UE complexity,</w:t>
      </w:r>
    </w:p>
    <w:p w14:paraId="17AEA6D2"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Energy efficiency,</w:t>
      </w:r>
    </w:p>
    <w:p w14:paraId="2242847B"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 xml:space="preserve">RS overhead, </w:t>
      </w:r>
    </w:p>
    <w:p w14:paraId="6CE13361"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Measurement performance, and corresponding coverage.</w:t>
      </w:r>
    </w:p>
    <w:p w14:paraId="167D0222"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Beam measurement/sweeping latency</w:t>
      </w:r>
    </w:p>
    <w:p w14:paraId="54C7896C"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Multiplexing with other data and RS</w:t>
      </w:r>
    </w:p>
    <w:p w14:paraId="05EFE17C" w14:textId="77777777" w:rsidR="00971E19" w:rsidRPr="00B43B0E" w:rsidRDefault="00971E19" w:rsidP="00971E19">
      <w:pPr>
        <w:widowControl w:val="0"/>
        <w:adjustRightInd w:val="0"/>
        <w:snapToGrid w:val="0"/>
        <w:jc w:val="both"/>
        <w:rPr>
          <w:rFonts w:ascii="Times New Roman" w:eastAsiaTheme="minorEastAsia" w:hAnsi="Times New Roman"/>
          <w:szCs w:val="20"/>
          <w:lang w:eastAsia="zh-CN"/>
        </w:rPr>
      </w:pPr>
    </w:p>
    <w:p w14:paraId="5EA9FF14" w14:textId="77777777" w:rsidR="00971E19" w:rsidRPr="00B43B0E" w:rsidRDefault="00971E19" w:rsidP="00971E19">
      <w:pPr>
        <w:widowControl w:val="0"/>
        <w:adjustRightInd w:val="0"/>
        <w:snapToGrid w:val="0"/>
        <w:jc w:val="both"/>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3AAB8279" w14:textId="77777777" w:rsidR="00971E19" w:rsidRPr="00B43B0E" w:rsidRDefault="00971E19" w:rsidP="00971E19">
      <w:pPr>
        <w:snapToGrid w:val="0"/>
        <w:jc w:val="both"/>
        <w:rPr>
          <w:rFonts w:ascii="Times New Roman" w:eastAsia="SimSun" w:hAnsi="Times New Roman"/>
          <w:szCs w:val="20"/>
        </w:rPr>
      </w:pPr>
      <w:r w:rsidRPr="00B43B0E">
        <w:rPr>
          <w:rFonts w:ascii="Times New Roman" w:eastAsia="SimSun" w:hAnsi="Times New Roman"/>
          <w:szCs w:val="20"/>
        </w:rPr>
        <w:t xml:space="preserve">Regarding QCL framework, </w:t>
      </w:r>
    </w:p>
    <w:p w14:paraId="60B93E7C" w14:textId="77777777" w:rsidR="00971E19" w:rsidRPr="00B43B0E" w:rsidRDefault="00971E19">
      <w:pPr>
        <w:pStyle w:val="ListParagraph"/>
        <w:widowControl w:val="0"/>
        <w:numPr>
          <w:ilvl w:val="0"/>
          <w:numId w:val="163"/>
        </w:numPr>
        <w:overflowPunct/>
        <w:autoSpaceDE/>
        <w:autoSpaceDN/>
        <w:adjustRightInd/>
        <w:snapToGrid w:val="0"/>
        <w:spacing w:after="0"/>
        <w:contextualSpacing w:val="0"/>
        <w:jc w:val="both"/>
        <w:textAlignment w:val="auto"/>
      </w:pPr>
      <w:r w:rsidRPr="00B43B0E">
        <w:t>At least support the following QCL properties for DL:</w:t>
      </w:r>
    </w:p>
    <w:p w14:paraId="3D9F15C8" w14:textId="77777777" w:rsidR="00971E19" w:rsidRPr="00B43B0E" w:rsidRDefault="00971E19">
      <w:pPr>
        <w:pStyle w:val="ListParagraph"/>
        <w:widowControl w:val="0"/>
        <w:numPr>
          <w:ilvl w:val="1"/>
          <w:numId w:val="163"/>
        </w:numPr>
        <w:overflowPunct/>
        <w:autoSpaceDE/>
        <w:autoSpaceDN/>
        <w:adjustRightInd/>
        <w:snapToGrid w:val="0"/>
        <w:spacing w:after="0"/>
        <w:contextualSpacing w:val="0"/>
        <w:jc w:val="both"/>
        <w:textAlignment w:val="auto"/>
      </w:pPr>
      <w:r w:rsidRPr="00B43B0E">
        <w:t>Doppler shift, Doppler spread, average delay, delay spread, and spatial Rx parameter</w:t>
      </w:r>
    </w:p>
    <w:p w14:paraId="1B13615D" w14:textId="77777777" w:rsidR="00971E19" w:rsidRPr="00B43B0E" w:rsidRDefault="00971E19">
      <w:pPr>
        <w:pStyle w:val="ListParagraph"/>
        <w:widowControl w:val="0"/>
        <w:numPr>
          <w:ilvl w:val="1"/>
          <w:numId w:val="163"/>
        </w:numPr>
        <w:overflowPunct/>
        <w:autoSpaceDE/>
        <w:autoSpaceDN/>
        <w:adjustRightInd/>
        <w:snapToGrid w:val="0"/>
        <w:spacing w:after="0"/>
        <w:contextualSpacing w:val="0"/>
        <w:jc w:val="both"/>
        <w:textAlignment w:val="auto"/>
      </w:pPr>
      <w:r w:rsidRPr="00B43B0E">
        <w:t>FFS: Whether/how to introduce average gain as a QCL property.</w:t>
      </w:r>
    </w:p>
    <w:p w14:paraId="518B001B" w14:textId="77777777" w:rsidR="00971E19" w:rsidRPr="00B43B0E" w:rsidRDefault="00971E19">
      <w:pPr>
        <w:pStyle w:val="ListParagraph"/>
        <w:widowControl w:val="0"/>
        <w:numPr>
          <w:ilvl w:val="1"/>
          <w:numId w:val="163"/>
        </w:numPr>
        <w:overflowPunct/>
        <w:autoSpaceDE/>
        <w:autoSpaceDN/>
        <w:snapToGrid w:val="0"/>
        <w:spacing w:after="0"/>
        <w:contextualSpacing w:val="0"/>
        <w:jc w:val="both"/>
        <w:textAlignment w:val="auto"/>
      </w:pPr>
      <w:r w:rsidRPr="00B43B0E">
        <w:t xml:space="preserve">FFS: Other QCL properties </w:t>
      </w:r>
    </w:p>
    <w:p w14:paraId="5C8FE50C" w14:textId="77777777" w:rsidR="00971E19" w:rsidRPr="00B43B0E" w:rsidRDefault="00971E19">
      <w:pPr>
        <w:pStyle w:val="ListParagraph"/>
        <w:widowControl w:val="0"/>
        <w:numPr>
          <w:ilvl w:val="0"/>
          <w:numId w:val="163"/>
        </w:numPr>
        <w:overflowPunct/>
        <w:autoSpaceDE/>
        <w:autoSpaceDN/>
        <w:adjustRightInd/>
        <w:snapToGrid w:val="0"/>
        <w:spacing w:after="0"/>
        <w:contextualSpacing w:val="0"/>
        <w:jc w:val="both"/>
        <w:textAlignment w:val="auto"/>
      </w:pPr>
      <w:r w:rsidRPr="00B43B0E">
        <w:t xml:space="preserve">FFS: </w:t>
      </w:r>
      <w:r w:rsidRPr="00B43B0E">
        <w:rPr>
          <w:rFonts w:eastAsiaTheme="minorEastAsia"/>
          <w:lang w:eastAsia="zh-CN"/>
        </w:rPr>
        <w:t>Where/how/when to use above QCL properties</w:t>
      </w:r>
      <w:r w:rsidRPr="00B43B0E">
        <w:t>.</w:t>
      </w:r>
    </w:p>
    <w:p w14:paraId="1752E404" w14:textId="77777777" w:rsidR="00971E19" w:rsidRPr="00B43B0E" w:rsidRDefault="00971E19">
      <w:pPr>
        <w:pStyle w:val="ListParagraph"/>
        <w:widowControl w:val="0"/>
        <w:numPr>
          <w:ilvl w:val="0"/>
          <w:numId w:val="163"/>
        </w:numPr>
        <w:overflowPunct/>
        <w:autoSpaceDE/>
        <w:autoSpaceDN/>
        <w:snapToGrid w:val="0"/>
        <w:spacing w:after="0"/>
        <w:contextualSpacing w:val="0"/>
        <w:jc w:val="both"/>
        <w:textAlignment w:val="auto"/>
      </w:pPr>
      <w:r w:rsidRPr="00B43B0E">
        <w:t>FFS: Source QCL-RS</w:t>
      </w:r>
    </w:p>
    <w:p w14:paraId="62021B15" w14:textId="77777777" w:rsidR="00971E19" w:rsidRPr="00B43B0E" w:rsidRDefault="00971E19" w:rsidP="00971E19">
      <w:pPr>
        <w:pStyle w:val="ListParagraph"/>
        <w:widowControl w:val="0"/>
        <w:snapToGrid w:val="0"/>
        <w:jc w:val="both"/>
        <w:rPr>
          <w:rFonts w:eastAsiaTheme="minorEastAsia"/>
          <w:lang w:eastAsia="zh-CN"/>
        </w:rPr>
      </w:pPr>
    </w:p>
    <w:p w14:paraId="05D5E639" w14:textId="77777777" w:rsidR="00971E19" w:rsidRPr="00B43B0E" w:rsidRDefault="00971E19" w:rsidP="00971E19">
      <w:pPr>
        <w:widowControl w:val="0"/>
        <w:adjustRightInd w:val="0"/>
        <w:snapToGrid w:val="0"/>
        <w:jc w:val="both"/>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79EDDA44" w14:textId="77777777" w:rsidR="00971E19" w:rsidRPr="00B43B0E" w:rsidRDefault="00971E19" w:rsidP="00971E19">
      <w:pPr>
        <w:snapToGrid w:val="0"/>
        <w:rPr>
          <w:rFonts w:ascii="Times New Roman" w:eastAsia="SimSun" w:hAnsi="Times New Roman"/>
          <w:szCs w:val="20"/>
        </w:rPr>
      </w:pPr>
      <w:r w:rsidRPr="00B43B0E">
        <w:rPr>
          <w:rFonts w:ascii="Times New Roman" w:eastAsia="SimSun" w:hAnsi="Times New Roman"/>
          <w:szCs w:val="20"/>
        </w:rPr>
        <w:t xml:space="preserve">Regarding UE initiated beam management, at least </w:t>
      </w:r>
      <w:r w:rsidRPr="00B43B0E">
        <w:rPr>
          <w:rFonts w:ascii="Times New Roman" w:hAnsi="Times New Roman"/>
          <w:color w:val="000000"/>
          <w:szCs w:val="20"/>
        </w:rPr>
        <w:t>the following procedure can be considered</w:t>
      </w:r>
    </w:p>
    <w:p w14:paraId="34DB606F"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Event detection for triggering UL transmission</w:t>
      </w:r>
    </w:p>
    <w:p w14:paraId="5F0F545E"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UL transmission procedure</w:t>
      </w:r>
    </w:p>
    <w:p w14:paraId="6A249661"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NW response, if any, to UL transmission procedure</w:t>
      </w:r>
    </w:p>
    <w:p w14:paraId="18A9E739" w14:textId="77777777" w:rsidR="00971E19" w:rsidRPr="00B43B0E" w:rsidRDefault="00971E19">
      <w:pPr>
        <w:pStyle w:val="ListParagraph"/>
        <w:numPr>
          <w:ilvl w:val="1"/>
          <w:numId w:val="191"/>
        </w:numPr>
        <w:shd w:val="clear" w:color="auto" w:fill="FFFFFF"/>
        <w:overflowPunct/>
        <w:autoSpaceDE/>
        <w:autoSpaceDN/>
        <w:adjustRightInd/>
        <w:snapToGrid w:val="0"/>
        <w:spacing w:after="0"/>
        <w:contextualSpacing w:val="0"/>
        <w:textAlignment w:val="auto"/>
      </w:pPr>
      <w:r w:rsidRPr="00B43B0E">
        <w:t xml:space="preserve">UE </w:t>
      </w:r>
      <w:proofErr w:type="spellStart"/>
      <w:r w:rsidRPr="00B43B0E">
        <w:t>behavior</w:t>
      </w:r>
      <w:proofErr w:type="spellEnd"/>
      <w:r w:rsidRPr="00B43B0E">
        <w:t xml:space="preserve">, if any, after receiving NW response. </w:t>
      </w:r>
    </w:p>
    <w:p w14:paraId="49184355" w14:textId="77777777" w:rsidR="00971E19" w:rsidRPr="00B43B0E" w:rsidRDefault="00971E19" w:rsidP="00971E19">
      <w:pPr>
        <w:pStyle w:val="ListParagraph"/>
        <w:widowControl w:val="0"/>
        <w:snapToGrid w:val="0"/>
        <w:jc w:val="both"/>
        <w:rPr>
          <w:rFonts w:eastAsiaTheme="minorEastAsia"/>
          <w:lang w:eastAsia="zh-CN"/>
        </w:rPr>
      </w:pPr>
    </w:p>
    <w:p w14:paraId="42DBF49D" w14:textId="77777777" w:rsidR="00971E19" w:rsidRPr="00B43B0E" w:rsidRDefault="00971E19" w:rsidP="00971E19">
      <w:pPr>
        <w:widowControl w:val="0"/>
        <w:adjustRightInd w:val="0"/>
        <w:snapToGrid w:val="0"/>
        <w:jc w:val="both"/>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0B43F19F" w14:textId="77777777" w:rsidR="00971E19" w:rsidRPr="00B43B0E" w:rsidRDefault="00971E19" w:rsidP="00971E19">
      <w:pPr>
        <w:snapToGrid w:val="0"/>
        <w:rPr>
          <w:rFonts w:ascii="Times New Roman" w:hAnsi="Times New Roman"/>
          <w:color w:val="000000"/>
          <w:szCs w:val="20"/>
        </w:rPr>
      </w:pPr>
      <w:r w:rsidRPr="00B43B0E">
        <w:rPr>
          <w:rFonts w:ascii="Times New Roman" w:eastAsia="SimSun" w:hAnsi="Times New Roman"/>
          <w:szCs w:val="20"/>
        </w:rPr>
        <w:t xml:space="preserve">Regarding UE initiated beam management, </w:t>
      </w:r>
      <w:r w:rsidRPr="00B43B0E">
        <w:rPr>
          <w:rFonts w:ascii="Times New Roman" w:eastAsia="SimSun" w:hAnsi="Times New Roman"/>
          <w:szCs w:val="20"/>
          <w:lang w:eastAsia="zh-CN"/>
        </w:rPr>
        <w:t>at least for</w:t>
      </w:r>
      <w:r w:rsidRPr="00B43B0E">
        <w:rPr>
          <w:rFonts w:ascii="Times New Roman" w:eastAsia="SimSun" w:hAnsi="Times New Roman"/>
          <w:szCs w:val="20"/>
        </w:rPr>
        <w:t xml:space="preserve"> a single-TRP operation</w:t>
      </w:r>
      <w:r w:rsidRPr="00B43B0E">
        <w:rPr>
          <w:rFonts w:ascii="Times New Roman" w:hAnsi="Times New Roman"/>
          <w:color w:val="000000"/>
          <w:szCs w:val="20"/>
        </w:rPr>
        <w:t xml:space="preserve">, on </w:t>
      </w:r>
      <w:r w:rsidRPr="00B43B0E">
        <w:rPr>
          <w:rFonts w:ascii="Times New Roman" w:hAnsi="Times New Roman"/>
          <w:b/>
          <w:szCs w:val="20"/>
        </w:rPr>
        <w:t xml:space="preserve">event detection </w:t>
      </w:r>
      <w:r w:rsidRPr="00B43B0E">
        <w:rPr>
          <w:rFonts w:ascii="Times New Roman" w:hAnsi="Times New Roman"/>
          <w:szCs w:val="20"/>
        </w:rPr>
        <w:t>for triggering UL transmission, the following can be studied for Event-1 and Event-2.</w:t>
      </w:r>
      <w:r w:rsidRPr="00B43B0E">
        <w:rPr>
          <w:rFonts w:ascii="Times New Roman" w:hAnsi="Times New Roman"/>
          <w:color w:val="000000"/>
          <w:szCs w:val="20"/>
        </w:rPr>
        <w:t xml:space="preserve"> </w:t>
      </w:r>
    </w:p>
    <w:p w14:paraId="48991849"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Event evaluation metric/threshold,</w:t>
      </w:r>
    </w:p>
    <w:p w14:paraId="344572D9"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 xml:space="preserve">Current/serving </w:t>
      </w:r>
      <w:r w:rsidRPr="00B43B0E">
        <w:rPr>
          <w:rFonts w:eastAsiaTheme="minorEastAsia"/>
          <w:lang w:eastAsia="zh-CN"/>
        </w:rPr>
        <w:t xml:space="preserve">DL </w:t>
      </w:r>
      <w:r w:rsidRPr="00B43B0E">
        <w:t>RS determination,</w:t>
      </w:r>
    </w:p>
    <w:p w14:paraId="6753CFDD"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 xml:space="preserve">Candidate </w:t>
      </w:r>
      <w:r w:rsidRPr="00B43B0E">
        <w:rPr>
          <w:rFonts w:eastAsiaTheme="minorEastAsia"/>
          <w:lang w:eastAsia="zh-CN"/>
        </w:rPr>
        <w:t xml:space="preserve">DL </w:t>
      </w:r>
      <w:r w:rsidRPr="00B43B0E">
        <w:t>RS identification, if applicable.</w:t>
      </w:r>
    </w:p>
    <w:p w14:paraId="155A33BE" w14:textId="77777777" w:rsidR="00971E19" w:rsidRPr="00B43B0E" w:rsidRDefault="00971E19" w:rsidP="00971E19">
      <w:pPr>
        <w:shd w:val="clear" w:color="auto" w:fill="FFFFFF"/>
        <w:snapToGrid w:val="0"/>
        <w:rPr>
          <w:rFonts w:ascii="Times New Roman" w:eastAsiaTheme="minorEastAsia" w:hAnsi="Times New Roman"/>
          <w:szCs w:val="20"/>
          <w:lang w:eastAsia="zh-CN"/>
        </w:rPr>
      </w:pPr>
    </w:p>
    <w:p w14:paraId="407FCD6D" w14:textId="77777777" w:rsidR="00971E19" w:rsidRPr="00B43B0E" w:rsidRDefault="00971E19" w:rsidP="00971E19">
      <w:pPr>
        <w:shd w:val="clear" w:color="auto" w:fill="FFFFFF"/>
        <w:snapToGrid w:val="0"/>
        <w:rPr>
          <w:rFonts w:ascii="Times New Roman" w:eastAsiaTheme="minorEastAsia" w:hAnsi="Times New Roman"/>
          <w:szCs w:val="20"/>
          <w:highlight w:val="green"/>
          <w:lang w:eastAsia="zh-CN"/>
        </w:rPr>
      </w:pPr>
      <w:r w:rsidRPr="00B43B0E">
        <w:rPr>
          <w:rFonts w:ascii="Times New Roman" w:eastAsiaTheme="minorEastAsia" w:hAnsi="Times New Roman"/>
          <w:b/>
          <w:bCs/>
          <w:szCs w:val="20"/>
          <w:highlight w:val="green"/>
          <w:lang w:eastAsia="zh-CN"/>
        </w:rPr>
        <w:t>Agreement</w:t>
      </w:r>
    </w:p>
    <w:p w14:paraId="01F89A6E" w14:textId="77777777" w:rsidR="00971E19" w:rsidRPr="00B43B0E" w:rsidRDefault="00971E19" w:rsidP="00971E19">
      <w:pPr>
        <w:adjustRightInd w:val="0"/>
        <w:snapToGrid w:val="0"/>
        <w:jc w:val="both"/>
        <w:rPr>
          <w:rFonts w:ascii="Times New Roman" w:hAnsi="Times New Roman"/>
          <w:szCs w:val="20"/>
          <w:lang w:eastAsia="zh-CN"/>
        </w:rPr>
      </w:pPr>
      <w:r w:rsidRPr="00B43B0E">
        <w:rPr>
          <w:rFonts w:ascii="Times New Roman" w:eastAsia="SimSun" w:hAnsi="Times New Roman"/>
          <w:szCs w:val="20"/>
        </w:rPr>
        <w:t xml:space="preserve">For the study on </w:t>
      </w:r>
      <w:r w:rsidRPr="00B43B0E">
        <w:rPr>
          <w:rFonts w:ascii="Times New Roman" w:hAnsi="Times New Roman"/>
          <w:szCs w:val="20"/>
          <w:lang w:eastAsia="zh-CN"/>
        </w:rPr>
        <w:t xml:space="preserve">beam measurement and report </w:t>
      </w:r>
      <w:r w:rsidRPr="00B43B0E">
        <w:rPr>
          <w:rFonts w:ascii="Times New Roman" w:eastAsia="SimSun" w:hAnsi="Times New Roman"/>
          <w:szCs w:val="20"/>
        </w:rPr>
        <w:t>regarding DL beam measurement and report procedure on DL RS(s) for multi-TRP scenario(s)</w:t>
      </w:r>
      <w:r w:rsidRPr="00B43B0E">
        <w:rPr>
          <w:rFonts w:ascii="Times New Roman" w:hAnsi="Times New Roman"/>
          <w:szCs w:val="20"/>
          <w:lang w:eastAsia="zh-CN"/>
        </w:rPr>
        <w:t>, the following can be considered on Case-1:</w:t>
      </w:r>
    </w:p>
    <w:p w14:paraId="39491A8B" w14:textId="77777777" w:rsidR="00971E19" w:rsidRPr="00B43B0E" w:rsidRDefault="00971E19">
      <w:pPr>
        <w:pStyle w:val="ListParagraph"/>
        <w:numPr>
          <w:ilvl w:val="0"/>
          <w:numId w:val="190"/>
        </w:numPr>
        <w:overflowPunct/>
        <w:autoSpaceDE/>
        <w:autoSpaceDN/>
        <w:snapToGrid w:val="0"/>
        <w:spacing w:after="0"/>
        <w:contextualSpacing w:val="0"/>
        <w:jc w:val="both"/>
        <w:textAlignment w:val="auto"/>
      </w:pPr>
      <w:r w:rsidRPr="00B43B0E">
        <w:t>Regarding L1-RSRP calculation, NR L1-RSRP definition can be used as the starting point.</w:t>
      </w:r>
    </w:p>
    <w:p w14:paraId="448C2342" w14:textId="77777777" w:rsidR="00971E19" w:rsidRPr="00B43B0E" w:rsidRDefault="00971E19">
      <w:pPr>
        <w:pStyle w:val="ListParagraph"/>
        <w:numPr>
          <w:ilvl w:val="1"/>
          <w:numId w:val="190"/>
        </w:numPr>
        <w:overflowPunct/>
        <w:autoSpaceDE/>
        <w:autoSpaceDN/>
        <w:snapToGrid w:val="0"/>
        <w:spacing w:after="0"/>
        <w:contextualSpacing w:val="0"/>
        <w:jc w:val="both"/>
        <w:textAlignment w:val="auto"/>
      </w:pPr>
      <w:r w:rsidRPr="00B43B0E">
        <w:t>FFS: Whether any other extension of L1-</w:t>
      </w:r>
      <w:r w:rsidRPr="00B43B0E">
        <w:rPr>
          <w:lang w:eastAsia="zh-CN"/>
        </w:rPr>
        <w:t>RSRP</w:t>
      </w:r>
      <w:r w:rsidRPr="00B43B0E">
        <w:t xml:space="preserve"> definition is needed, e.g., TRP-specific or port-specific L1-RSRP.</w:t>
      </w:r>
    </w:p>
    <w:p w14:paraId="4F3186DF" w14:textId="77777777" w:rsidR="00971E19" w:rsidRPr="00B43B0E" w:rsidRDefault="00971E19">
      <w:pPr>
        <w:pStyle w:val="ListParagraph"/>
        <w:numPr>
          <w:ilvl w:val="0"/>
          <w:numId w:val="190"/>
        </w:numPr>
        <w:overflowPunct/>
        <w:autoSpaceDE/>
        <w:autoSpaceDN/>
        <w:snapToGrid w:val="0"/>
        <w:spacing w:after="0"/>
        <w:contextualSpacing w:val="0"/>
        <w:jc w:val="both"/>
        <w:textAlignment w:val="auto"/>
      </w:pPr>
      <w:r w:rsidRPr="00B43B0E">
        <w:t xml:space="preserve">Regarding RS measurement requirements, </w:t>
      </w:r>
    </w:p>
    <w:p w14:paraId="3A10086E" w14:textId="77777777" w:rsidR="00971E19" w:rsidRPr="00B43B0E" w:rsidRDefault="00971E19">
      <w:pPr>
        <w:pStyle w:val="ListParagraph"/>
        <w:numPr>
          <w:ilvl w:val="1"/>
          <w:numId w:val="190"/>
        </w:numPr>
        <w:overflowPunct/>
        <w:autoSpaceDE/>
        <w:autoSpaceDN/>
        <w:snapToGrid w:val="0"/>
        <w:spacing w:after="0"/>
        <w:contextualSpacing w:val="0"/>
        <w:jc w:val="both"/>
        <w:textAlignment w:val="auto"/>
      </w:pPr>
      <w:r w:rsidRPr="00B43B0E">
        <w:t xml:space="preserve">Study the need of a functionality of enabling UE to a) differentiate DL RSs from different TRPs within a cell, or b) differentiate DL RSs across cells for DL beam measurement and report. </w:t>
      </w:r>
    </w:p>
    <w:p w14:paraId="142041A0" w14:textId="77777777" w:rsidR="00971E19" w:rsidRPr="00B43B0E" w:rsidRDefault="00971E19">
      <w:pPr>
        <w:pStyle w:val="ListParagraph"/>
        <w:numPr>
          <w:ilvl w:val="0"/>
          <w:numId w:val="190"/>
        </w:numPr>
        <w:overflowPunct/>
        <w:autoSpaceDE/>
        <w:autoSpaceDN/>
        <w:snapToGrid w:val="0"/>
        <w:spacing w:after="0"/>
        <w:contextualSpacing w:val="0"/>
        <w:jc w:val="both"/>
        <w:textAlignment w:val="auto"/>
      </w:pPr>
      <w:r w:rsidRPr="00B43B0E">
        <w:t xml:space="preserve">Regarding report content/format, </w:t>
      </w:r>
    </w:p>
    <w:p w14:paraId="34824C8D" w14:textId="77777777" w:rsidR="00971E19" w:rsidRPr="00B43B0E" w:rsidRDefault="00971E19">
      <w:pPr>
        <w:pStyle w:val="ListParagraph"/>
        <w:numPr>
          <w:ilvl w:val="1"/>
          <w:numId w:val="190"/>
        </w:numPr>
        <w:overflowPunct/>
        <w:autoSpaceDE/>
        <w:autoSpaceDN/>
        <w:snapToGrid w:val="0"/>
        <w:spacing w:after="0"/>
        <w:contextualSpacing w:val="0"/>
        <w:jc w:val="both"/>
        <w:textAlignment w:val="auto"/>
      </w:pPr>
      <w:r w:rsidRPr="00B43B0E">
        <w:lastRenderedPageBreak/>
        <w:t>Information of identifying DL RS can be included in the report as a starting point, besides for L1-RSRP</w:t>
      </w:r>
    </w:p>
    <w:p w14:paraId="05BF8442" w14:textId="77777777" w:rsidR="00971E19" w:rsidRPr="00B43B0E" w:rsidRDefault="00971E19">
      <w:pPr>
        <w:pStyle w:val="ListParagraph"/>
        <w:numPr>
          <w:ilvl w:val="1"/>
          <w:numId w:val="190"/>
        </w:numPr>
        <w:overflowPunct/>
        <w:autoSpaceDE/>
        <w:autoSpaceDN/>
        <w:snapToGrid w:val="0"/>
        <w:spacing w:after="0"/>
        <w:contextualSpacing w:val="0"/>
        <w:jc w:val="both"/>
        <w:textAlignment w:val="auto"/>
      </w:pPr>
      <w:r w:rsidRPr="00B43B0E">
        <w:t>FFS: the following report content can be studied:</w:t>
      </w:r>
    </w:p>
    <w:p w14:paraId="1F4192F3" w14:textId="77777777" w:rsidR="00971E19" w:rsidRPr="00B43B0E" w:rsidRDefault="00971E19">
      <w:pPr>
        <w:pStyle w:val="ListParagraph"/>
        <w:numPr>
          <w:ilvl w:val="2"/>
          <w:numId w:val="190"/>
        </w:numPr>
        <w:overflowPunct/>
        <w:autoSpaceDE/>
        <w:autoSpaceDN/>
        <w:snapToGrid w:val="0"/>
        <w:spacing w:after="0"/>
        <w:contextualSpacing w:val="0"/>
        <w:jc w:val="both"/>
        <w:textAlignment w:val="auto"/>
      </w:pPr>
      <w:r w:rsidRPr="00B43B0E">
        <w:t xml:space="preserve">N </w:t>
      </w:r>
      <w:r w:rsidRPr="00B43B0E">
        <w:rPr>
          <w:lang w:eastAsia="zh-CN"/>
        </w:rPr>
        <w:t>DL RSs per selected TRP or per measured TRP</w:t>
      </w:r>
    </w:p>
    <w:p w14:paraId="31AF25E2" w14:textId="77777777" w:rsidR="00971E19" w:rsidRPr="00B43B0E" w:rsidRDefault="00971E19">
      <w:pPr>
        <w:pStyle w:val="ListParagraph"/>
        <w:numPr>
          <w:ilvl w:val="2"/>
          <w:numId w:val="190"/>
        </w:numPr>
        <w:overflowPunct/>
        <w:autoSpaceDE/>
        <w:autoSpaceDN/>
        <w:snapToGrid w:val="0"/>
        <w:spacing w:after="0"/>
        <w:contextualSpacing w:val="0"/>
        <w:jc w:val="both"/>
        <w:textAlignment w:val="auto"/>
      </w:pPr>
      <w:r w:rsidRPr="00B43B0E">
        <w:t>M DL RSs across different TRPs</w:t>
      </w:r>
    </w:p>
    <w:p w14:paraId="274D0C05" w14:textId="77777777" w:rsidR="00971E19" w:rsidRPr="00B43B0E" w:rsidRDefault="00971E19">
      <w:pPr>
        <w:pStyle w:val="ListParagraph"/>
        <w:numPr>
          <w:ilvl w:val="1"/>
          <w:numId w:val="190"/>
        </w:numPr>
        <w:overflowPunct/>
        <w:autoSpaceDE/>
        <w:autoSpaceDN/>
        <w:snapToGrid w:val="0"/>
        <w:spacing w:after="0"/>
        <w:contextualSpacing w:val="0"/>
        <w:jc w:val="both"/>
        <w:textAlignment w:val="auto"/>
      </w:pPr>
      <w:r w:rsidRPr="00B43B0E">
        <w:rPr>
          <w:lang w:eastAsia="zh-CN"/>
        </w:rPr>
        <w:t>FFS: Whether/How to include the information of selected TRP in the report.</w:t>
      </w:r>
    </w:p>
    <w:p w14:paraId="51D2E924" w14:textId="77777777" w:rsidR="00971E19" w:rsidRPr="00B43B0E" w:rsidRDefault="00971E19">
      <w:pPr>
        <w:pStyle w:val="ListParagraph"/>
        <w:numPr>
          <w:ilvl w:val="1"/>
          <w:numId w:val="190"/>
        </w:numPr>
        <w:overflowPunct/>
        <w:autoSpaceDE/>
        <w:autoSpaceDN/>
        <w:snapToGrid w:val="0"/>
        <w:spacing w:after="0"/>
        <w:contextualSpacing w:val="0"/>
        <w:jc w:val="both"/>
        <w:textAlignment w:val="auto"/>
      </w:pPr>
      <w:r w:rsidRPr="00B43B0E">
        <w:t>FFS: other metrics, e.g., L1-SINR.</w:t>
      </w:r>
    </w:p>
    <w:p w14:paraId="2346F54D" w14:textId="77777777" w:rsidR="00971E19" w:rsidRPr="00B43B0E" w:rsidRDefault="00971E19">
      <w:pPr>
        <w:pStyle w:val="ListParagraph"/>
        <w:numPr>
          <w:ilvl w:val="0"/>
          <w:numId w:val="190"/>
        </w:numPr>
        <w:overflowPunct/>
        <w:autoSpaceDE/>
        <w:autoSpaceDN/>
        <w:snapToGrid w:val="0"/>
        <w:spacing w:after="0"/>
        <w:contextualSpacing w:val="0"/>
        <w:jc w:val="both"/>
        <w:textAlignment w:val="auto"/>
      </w:pPr>
      <w:r w:rsidRPr="00B43B0E">
        <w:t>Note (Case-1): To identify/report the preferred N&gt;1 DL beams per NW TRP/panel or across NW TRP(s)/panel(s) for supporting multi-TRP/panel transmission scheme(s).</w:t>
      </w:r>
    </w:p>
    <w:p w14:paraId="743D6209" w14:textId="77777777" w:rsidR="00971E19" w:rsidRPr="00B43B0E" w:rsidRDefault="00971E19">
      <w:pPr>
        <w:pStyle w:val="ListParagraph"/>
        <w:numPr>
          <w:ilvl w:val="0"/>
          <w:numId w:val="190"/>
        </w:numPr>
        <w:overflowPunct/>
        <w:autoSpaceDE/>
        <w:autoSpaceDN/>
        <w:snapToGrid w:val="0"/>
        <w:spacing w:after="0"/>
        <w:contextualSpacing w:val="0"/>
        <w:jc w:val="both"/>
        <w:textAlignment w:val="auto"/>
      </w:pPr>
      <w:r w:rsidRPr="00B43B0E">
        <w:t>Note: Above TRPs may belong to a same cell or different cells.</w:t>
      </w:r>
    </w:p>
    <w:p w14:paraId="71E6F604" w14:textId="77777777" w:rsidR="00971E19" w:rsidRPr="00B43B0E" w:rsidRDefault="00971E19">
      <w:pPr>
        <w:pStyle w:val="ListParagraph"/>
        <w:numPr>
          <w:ilvl w:val="0"/>
          <w:numId w:val="190"/>
        </w:numPr>
        <w:overflowPunct/>
        <w:autoSpaceDE/>
        <w:autoSpaceDN/>
        <w:snapToGrid w:val="0"/>
        <w:spacing w:after="0"/>
        <w:contextualSpacing w:val="0"/>
        <w:jc w:val="both"/>
        <w:textAlignment w:val="auto"/>
      </w:pPr>
      <w:r w:rsidRPr="00B43B0E">
        <w:t xml:space="preserve">Note (for the study purpose): The above study at least considers the following transmission schemes: </w:t>
      </w:r>
      <w:proofErr w:type="spellStart"/>
      <w:r w:rsidRPr="00B43B0E">
        <w:t>TDMed</w:t>
      </w:r>
      <w:proofErr w:type="spellEnd"/>
      <w:r w:rsidRPr="00B43B0E">
        <w:t xml:space="preserve"> and DPS transmission scheme, if supported.  </w:t>
      </w:r>
    </w:p>
    <w:p w14:paraId="4478F64F" w14:textId="77777777" w:rsidR="00971E19" w:rsidRPr="00B43B0E" w:rsidRDefault="00971E19" w:rsidP="00971E19">
      <w:pPr>
        <w:shd w:val="clear" w:color="auto" w:fill="FFFFFF"/>
        <w:snapToGrid w:val="0"/>
        <w:rPr>
          <w:rFonts w:ascii="Times New Roman" w:eastAsiaTheme="minorEastAsia" w:hAnsi="Times New Roman"/>
          <w:b/>
          <w:bCs/>
          <w:szCs w:val="20"/>
          <w:lang w:eastAsia="zh-CN"/>
        </w:rPr>
      </w:pPr>
    </w:p>
    <w:p w14:paraId="6F8DFC1A" w14:textId="77777777" w:rsidR="00971E19" w:rsidRPr="00B43B0E" w:rsidRDefault="00971E19" w:rsidP="00971E19">
      <w:pPr>
        <w:shd w:val="clear" w:color="auto" w:fill="FFFFFF"/>
        <w:snapToGrid w:val="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350D759F" w14:textId="77777777" w:rsidR="00971E19" w:rsidRPr="00B43B0E" w:rsidRDefault="00971E19" w:rsidP="00971E19">
      <w:pPr>
        <w:snapToGrid w:val="0"/>
        <w:jc w:val="both"/>
        <w:rPr>
          <w:rFonts w:ascii="Times New Roman" w:hAnsi="Times New Roman"/>
          <w:color w:val="000000"/>
          <w:szCs w:val="20"/>
          <w:lang w:eastAsia="zh-CN"/>
        </w:rPr>
      </w:pPr>
      <w:r w:rsidRPr="00B43B0E">
        <w:rPr>
          <w:rFonts w:ascii="Times New Roman" w:eastAsia="SimSun" w:hAnsi="Times New Roman"/>
          <w:szCs w:val="20"/>
          <w:lang w:eastAsia="zh-CN"/>
        </w:rPr>
        <w:t xml:space="preserve">For the study on </w:t>
      </w:r>
      <w:r w:rsidRPr="00B43B0E">
        <w:rPr>
          <w:rFonts w:ascii="Times New Roman" w:hAnsi="Times New Roman"/>
          <w:szCs w:val="20"/>
        </w:rPr>
        <w:t>spatial/temporal/frequency domain beam measurement</w:t>
      </w:r>
      <w:r w:rsidRPr="00B43B0E">
        <w:rPr>
          <w:rFonts w:ascii="Times New Roman" w:hAnsi="Times New Roman"/>
          <w:szCs w:val="20"/>
          <w:lang w:eastAsia="zh-CN"/>
        </w:rPr>
        <w:t>/</w:t>
      </w:r>
      <w:r w:rsidRPr="00B43B0E">
        <w:rPr>
          <w:rFonts w:ascii="Times New Roman" w:hAnsi="Times New Roman"/>
          <w:szCs w:val="20"/>
        </w:rPr>
        <w:t xml:space="preserve">prediction </w:t>
      </w:r>
      <w:r w:rsidRPr="00B43B0E">
        <w:rPr>
          <w:rFonts w:ascii="Times New Roman" w:hAnsi="Times New Roman"/>
          <w:color w:val="000000"/>
          <w:szCs w:val="20"/>
          <w:lang w:eastAsia="zh-CN"/>
        </w:rPr>
        <w:t xml:space="preserve">(relevant to AI/ML or non-AI/advanced schemes), the following is considered:  </w:t>
      </w:r>
    </w:p>
    <w:p w14:paraId="6066181F" w14:textId="77777777" w:rsidR="00971E19" w:rsidRPr="00B43B0E" w:rsidRDefault="00971E19">
      <w:pPr>
        <w:pStyle w:val="ListParagraph"/>
        <w:numPr>
          <w:ilvl w:val="0"/>
          <w:numId w:val="219"/>
        </w:numPr>
        <w:tabs>
          <w:tab w:val="left" w:pos="1440"/>
        </w:tabs>
        <w:suppressAutoHyphens/>
        <w:overflowPunct/>
        <w:autoSpaceDE/>
        <w:autoSpaceDN/>
        <w:adjustRightInd/>
        <w:snapToGrid w:val="0"/>
        <w:spacing w:after="0" w:line="254" w:lineRule="auto"/>
        <w:contextualSpacing w:val="0"/>
        <w:jc w:val="both"/>
        <w:textAlignment w:val="auto"/>
      </w:pPr>
      <w:r w:rsidRPr="00B43B0E">
        <w:t>Regarding spatial/temporal domain DL Tx beam prediction and management on multi-TRP/cell(intra/inter-cell), at least support the case that the cells/TRPs corresponding to the predicted beam(s) (Set-A) are within the set of cells/TRPs corresponding to the measured beam(s) (Set-B).</w:t>
      </w:r>
    </w:p>
    <w:p w14:paraId="47B8426A" w14:textId="77777777" w:rsidR="00971E19" w:rsidRPr="00B43B0E" w:rsidRDefault="00971E19">
      <w:pPr>
        <w:pStyle w:val="ListParagraph"/>
        <w:numPr>
          <w:ilvl w:val="1"/>
          <w:numId w:val="219"/>
        </w:numPr>
        <w:suppressAutoHyphens/>
        <w:overflowPunct/>
        <w:autoSpaceDE/>
        <w:autoSpaceDN/>
        <w:adjustRightInd/>
        <w:snapToGrid w:val="0"/>
        <w:spacing w:after="0" w:line="254" w:lineRule="auto"/>
        <w:contextualSpacing w:val="0"/>
        <w:jc w:val="both"/>
        <w:textAlignment w:val="auto"/>
      </w:pPr>
      <w:r w:rsidRPr="00B43B0E">
        <w:t>FFS: Other cases that the case that at least one of the cells/TRPs corresponding to the predicted beam(s) (Set-A) are outside the set of cells/TRPs corresponding to the measured beam(s) (Set-B).</w:t>
      </w:r>
    </w:p>
    <w:p w14:paraId="02D8BE98" w14:textId="77777777" w:rsidR="00971E19" w:rsidRPr="00B43B0E" w:rsidRDefault="00971E19">
      <w:pPr>
        <w:pStyle w:val="ListParagraph"/>
        <w:numPr>
          <w:ilvl w:val="0"/>
          <w:numId w:val="219"/>
        </w:numPr>
        <w:tabs>
          <w:tab w:val="left" w:pos="1440"/>
        </w:tabs>
        <w:suppressAutoHyphens/>
        <w:overflowPunct/>
        <w:autoSpaceDE/>
        <w:autoSpaceDN/>
        <w:adjustRightInd/>
        <w:snapToGrid w:val="0"/>
        <w:spacing w:after="0" w:line="254" w:lineRule="auto"/>
        <w:contextualSpacing w:val="0"/>
        <w:jc w:val="both"/>
        <w:textAlignment w:val="auto"/>
      </w:pPr>
      <w:r w:rsidRPr="00B43B0E">
        <w:t>Regarding frequency domain beam measurement/prediction (cross-frequency), at least support the collocated scenarios of source and target frequencies (using same height of NW antenna(s)).</w:t>
      </w:r>
    </w:p>
    <w:p w14:paraId="501477C7" w14:textId="77777777" w:rsidR="00971E19" w:rsidRPr="00B43B0E" w:rsidRDefault="00971E19">
      <w:pPr>
        <w:pStyle w:val="ListParagraph"/>
        <w:numPr>
          <w:ilvl w:val="1"/>
          <w:numId w:val="219"/>
        </w:numPr>
        <w:suppressAutoHyphens/>
        <w:overflowPunct/>
        <w:autoSpaceDE/>
        <w:autoSpaceDN/>
        <w:adjustRightInd/>
        <w:snapToGrid w:val="0"/>
        <w:spacing w:after="0" w:line="254" w:lineRule="auto"/>
        <w:contextualSpacing w:val="0"/>
        <w:jc w:val="both"/>
        <w:textAlignment w:val="auto"/>
      </w:pPr>
      <w:r w:rsidRPr="00B43B0E">
        <w:t>FFS: Non-collocated scenarios of source and target frequencies.</w:t>
      </w:r>
    </w:p>
    <w:p w14:paraId="3C43EDBB" w14:textId="77777777" w:rsidR="00971E19" w:rsidRPr="00B43B0E" w:rsidRDefault="00971E19">
      <w:pPr>
        <w:pStyle w:val="ListParagraph"/>
        <w:numPr>
          <w:ilvl w:val="0"/>
          <w:numId w:val="219"/>
        </w:numPr>
        <w:tabs>
          <w:tab w:val="left" w:pos="1440"/>
        </w:tabs>
        <w:suppressAutoHyphens/>
        <w:overflowPunct/>
        <w:autoSpaceDE/>
        <w:autoSpaceDN/>
        <w:adjustRightInd/>
        <w:snapToGrid w:val="0"/>
        <w:spacing w:after="0" w:line="254" w:lineRule="auto"/>
        <w:contextualSpacing w:val="0"/>
        <w:jc w:val="both"/>
        <w:textAlignment w:val="auto"/>
      </w:pPr>
      <w:r w:rsidRPr="00B43B0E">
        <w:t>FFS: How to ensure the training and inference consistency for UE-side model, e.g., association ID.</w:t>
      </w:r>
    </w:p>
    <w:p w14:paraId="1503E0A6" w14:textId="77777777" w:rsidR="00971E19" w:rsidRPr="00B43B0E" w:rsidRDefault="00971E19">
      <w:pPr>
        <w:pStyle w:val="ListParagraph"/>
        <w:numPr>
          <w:ilvl w:val="0"/>
          <w:numId w:val="219"/>
        </w:numPr>
        <w:tabs>
          <w:tab w:val="left" w:pos="1440"/>
        </w:tabs>
        <w:suppressAutoHyphens/>
        <w:overflowPunct/>
        <w:autoSpaceDE/>
        <w:autoSpaceDN/>
        <w:adjustRightInd/>
        <w:snapToGrid w:val="0"/>
        <w:spacing w:after="0" w:line="254" w:lineRule="auto"/>
        <w:contextualSpacing w:val="0"/>
        <w:jc w:val="both"/>
        <w:textAlignment w:val="auto"/>
      </w:pPr>
      <w:r w:rsidRPr="00B43B0E">
        <w:t>FFS: Whether/how to indicate the combination coefficient(s), W, between measured beams (set B) for computation of the target beams (set A), e.g., matrix-based approach (from NW to UE).</w:t>
      </w:r>
    </w:p>
    <w:p w14:paraId="50CDFF3E" w14:textId="77777777" w:rsidR="00971E19" w:rsidRPr="00B43B0E" w:rsidRDefault="00971E19">
      <w:pPr>
        <w:pStyle w:val="ListParagraph"/>
        <w:numPr>
          <w:ilvl w:val="1"/>
          <w:numId w:val="219"/>
        </w:numPr>
        <w:suppressAutoHyphens/>
        <w:overflowPunct/>
        <w:autoSpaceDE/>
        <w:autoSpaceDN/>
        <w:adjustRightInd/>
        <w:snapToGrid w:val="0"/>
        <w:spacing w:after="0" w:line="254" w:lineRule="auto"/>
        <w:contextualSpacing w:val="0"/>
        <w:jc w:val="both"/>
        <w:textAlignment w:val="auto"/>
      </w:pPr>
      <w:r w:rsidRPr="00B43B0E">
        <w:t>Predicted results of Set-A is derived based on W and measured results of Set-B</w:t>
      </w:r>
    </w:p>
    <w:p w14:paraId="09C5DD8B" w14:textId="77777777" w:rsidR="00971E19" w:rsidRPr="00B43B0E" w:rsidRDefault="00971E19">
      <w:pPr>
        <w:pStyle w:val="ListParagraph"/>
        <w:numPr>
          <w:ilvl w:val="0"/>
          <w:numId w:val="219"/>
        </w:numPr>
        <w:suppressAutoHyphens/>
        <w:overflowPunct/>
        <w:autoSpaceDE/>
        <w:autoSpaceDN/>
        <w:adjustRightInd/>
        <w:snapToGrid w:val="0"/>
        <w:spacing w:after="0"/>
        <w:contextualSpacing w:val="0"/>
        <w:jc w:val="both"/>
        <w:textAlignment w:val="auto"/>
      </w:pPr>
      <w:r w:rsidRPr="00B43B0E">
        <w:t>FFS: Report content</w:t>
      </w:r>
    </w:p>
    <w:p w14:paraId="06D0E62E" w14:textId="77777777" w:rsidR="00971E19" w:rsidRPr="00B43B0E" w:rsidRDefault="00971E19">
      <w:pPr>
        <w:pStyle w:val="ListParagraph"/>
        <w:numPr>
          <w:ilvl w:val="1"/>
          <w:numId w:val="219"/>
        </w:numPr>
        <w:suppressAutoHyphens/>
        <w:overflowPunct/>
        <w:autoSpaceDE/>
        <w:autoSpaceDN/>
        <w:adjustRightInd/>
        <w:snapToGrid w:val="0"/>
        <w:spacing w:after="0"/>
        <w:contextualSpacing w:val="0"/>
        <w:jc w:val="both"/>
        <w:textAlignment w:val="auto"/>
      </w:pPr>
      <w:r w:rsidRPr="00B43B0E">
        <w:t>Whether/how to report confidence level associated with reported beam, e.g., inaccurate, invalid prediction</w:t>
      </w:r>
    </w:p>
    <w:p w14:paraId="171B2D88" w14:textId="77777777" w:rsidR="00971E19" w:rsidRPr="00B43B0E" w:rsidRDefault="00971E19" w:rsidP="00971E19">
      <w:pPr>
        <w:shd w:val="clear" w:color="auto" w:fill="FFFFFF"/>
        <w:snapToGrid w:val="0"/>
        <w:rPr>
          <w:rFonts w:ascii="Times New Roman" w:eastAsiaTheme="minorEastAsia" w:hAnsi="Times New Roman"/>
          <w:szCs w:val="20"/>
          <w:lang w:eastAsia="zh-CN"/>
        </w:rPr>
      </w:pPr>
    </w:p>
    <w:p w14:paraId="08AE8470" w14:textId="77777777" w:rsidR="00971E19" w:rsidRPr="00B43B0E" w:rsidRDefault="00971E19" w:rsidP="00971E19">
      <w:pPr>
        <w:shd w:val="clear" w:color="auto" w:fill="FFFFFF"/>
        <w:snapToGrid w:val="0"/>
        <w:rPr>
          <w:rFonts w:ascii="Times New Roman" w:eastAsiaTheme="minorEastAsia" w:hAnsi="Times New Roman"/>
          <w:b/>
          <w:bCs/>
          <w:szCs w:val="20"/>
          <w:highlight w:val="green"/>
          <w:lang w:eastAsia="zh-CN"/>
        </w:rPr>
      </w:pPr>
      <w:r w:rsidRPr="00B43B0E">
        <w:rPr>
          <w:rFonts w:ascii="Times New Roman" w:eastAsiaTheme="minorEastAsia" w:hAnsi="Times New Roman"/>
          <w:b/>
          <w:bCs/>
          <w:szCs w:val="20"/>
          <w:highlight w:val="green"/>
          <w:lang w:eastAsia="zh-CN"/>
        </w:rPr>
        <w:t>Agreement</w:t>
      </w:r>
    </w:p>
    <w:p w14:paraId="2A1B81D9" w14:textId="77777777" w:rsidR="00971E19" w:rsidRPr="00B43B0E" w:rsidRDefault="00971E19">
      <w:pPr>
        <w:pStyle w:val="ListParagraph"/>
        <w:widowControl w:val="0"/>
        <w:numPr>
          <w:ilvl w:val="0"/>
          <w:numId w:val="219"/>
        </w:numPr>
        <w:suppressAutoHyphens/>
        <w:overflowPunct/>
        <w:autoSpaceDE/>
        <w:autoSpaceDN/>
        <w:snapToGrid w:val="0"/>
        <w:spacing w:after="0"/>
        <w:contextualSpacing w:val="0"/>
        <w:jc w:val="both"/>
        <w:textAlignment w:val="auto"/>
        <w:rPr>
          <w:rFonts w:eastAsiaTheme="minorEastAsia"/>
          <w:lang w:eastAsia="zh-CN"/>
        </w:rPr>
      </w:pPr>
      <w:r w:rsidRPr="00B43B0E">
        <w:rPr>
          <w:rFonts w:eastAsiaTheme="minorEastAsia"/>
          <w:lang w:eastAsia="zh-CN"/>
        </w:rPr>
        <w:t xml:space="preserve">Study target usage/necessity and procedure of UE UL beam sweeping </w:t>
      </w:r>
    </w:p>
    <w:p w14:paraId="7C512E68" w14:textId="77777777" w:rsidR="00971E19" w:rsidRPr="00B43B0E" w:rsidRDefault="00971E19">
      <w:pPr>
        <w:pStyle w:val="ListParagraph"/>
        <w:widowControl w:val="0"/>
        <w:numPr>
          <w:ilvl w:val="0"/>
          <w:numId w:val="219"/>
        </w:numPr>
        <w:suppressAutoHyphens/>
        <w:overflowPunct/>
        <w:autoSpaceDE/>
        <w:autoSpaceDN/>
        <w:snapToGrid w:val="0"/>
        <w:spacing w:after="0"/>
        <w:contextualSpacing w:val="0"/>
        <w:jc w:val="both"/>
        <w:textAlignment w:val="auto"/>
        <w:rPr>
          <w:rFonts w:eastAsiaTheme="minorEastAsia"/>
          <w:lang w:eastAsia="zh-CN"/>
        </w:rPr>
      </w:pPr>
      <w:r w:rsidRPr="00B43B0E">
        <w:rPr>
          <w:rFonts w:eastAsiaTheme="minorEastAsia"/>
          <w:lang w:eastAsia="zh-CN"/>
        </w:rPr>
        <w:t xml:space="preserve">From RAN1 perspective, as a baseline, Tx beam </w:t>
      </w:r>
      <w:r w:rsidRPr="00B43B0E">
        <w:t>of UL channel/RS may be determined according to DL-RS.</w:t>
      </w:r>
    </w:p>
    <w:p w14:paraId="516E3E0C" w14:textId="77777777" w:rsidR="00971E19" w:rsidRPr="00B43B0E" w:rsidRDefault="00971E19">
      <w:pPr>
        <w:pStyle w:val="ListParagraph"/>
        <w:numPr>
          <w:ilvl w:val="1"/>
          <w:numId w:val="219"/>
        </w:numPr>
        <w:suppressAutoHyphens/>
        <w:overflowPunct/>
        <w:autoSpaceDE/>
        <w:autoSpaceDN/>
        <w:adjustRightInd/>
        <w:snapToGrid w:val="0"/>
        <w:spacing w:after="0"/>
        <w:contextualSpacing w:val="0"/>
        <w:jc w:val="both"/>
        <w:textAlignment w:val="auto"/>
      </w:pPr>
      <w:r w:rsidRPr="00B43B0E">
        <w:rPr>
          <w:lang w:eastAsia="zh-CN"/>
        </w:rPr>
        <w:t xml:space="preserve">Note: </w:t>
      </w:r>
      <w:r w:rsidRPr="00B43B0E">
        <w:t>UE beam correspondence is assumed</w:t>
      </w:r>
      <w:r w:rsidRPr="00B43B0E">
        <w:rPr>
          <w:rFonts w:eastAsiaTheme="minorEastAsia"/>
          <w:lang w:eastAsia="zh-CN"/>
        </w:rPr>
        <w:t xml:space="preserve"> RAN1</w:t>
      </w:r>
    </w:p>
    <w:p w14:paraId="0D4F2C5A" w14:textId="77777777" w:rsidR="00971E19" w:rsidRPr="00B43B0E" w:rsidRDefault="00971E19">
      <w:pPr>
        <w:pStyle w:val="ListParagraph"/>
        <w:numPr>
          <w:ilvl w:val="0"/>
          <w:numId w:val="219"/>
        </w:numPr>
        <w:suppressAutoHyphens/>
        <w:overflowPunct/>
        <w:autoSpaceDE/>
        <w:autoSpaceDN/>
        <w:adjustRightInd/>
        <w:snapToGrid w:val="0"/>
        <w:spacing w:after="160" w:line="254" w:lineRule="auto"/>
        <w:contextualSpacing w:val="0"/>
        <w:jc w:val="both"/>
        <w:textAlignment w:val="auto"/>
      </w:pPr>
      <w:r w:rsidRPr="00B43B0E">
        <w:t>Send an LS to RAN4</w:t>
      </w:r>
    </w:p>
    <w:p w14:paraId="316531F1" w14:textId="77777777" w:rsidR="00971E19" w:rsidRPr="00B43B0E" w:rsidRDefault="00971E19" w:rsidP="00971E19">
      <w:pPr>
        <w:shd w:val="clear" w:color="auto" w:fill="FFFFFF"/>
        <w:snapToGrid w:val="0"/>
        <w:rPr>
          <w:rFonts w:ascii="Times New Roman" w:hAnsi="Times New Roman"/>
          <w:szCs w:val="20"/>
          <w:highlight w:val="green"/>
          <w:lang w:eastAsia="x-none"/>
        </w:rPr>
      </w:pPr>
      <w:r w:rsidRPr="00B43B0E">
        <w:rPr>
          <w:rFonts w:ascii="Times New Roman" w:hAnsi="Times New Roman"/>
          <w:szCs w:val="20"/>
          <w:highlight w:val="green"/>
          <w:lang w:eastAsia="x-none"/>
        </w:rPr>
        <w:t>Agreement</w:t>
      </w:r>
    </w:p>
    <w:p w14:paraId="1239BBB4" w14:textId="16F84B49" w:rsidR="00971E19" w:rsidRPr="00B43B0E" w:rsidRDefault="00971E19" w:rsidP="00971E19">
      <w:pPr>
        <w:shd w:val="clear" w:color="auto" w:fill="FFFFFF"/>
        <w:snapToGrid w:val="0"/>
        <w:rPr>
          <w:rFonts w:ascii="Times New Roman" w:hAnsi="Times New Roman"/>
          <w:szCs w:val="20"/>
          <w:lang w:eastAsia="x-none"/>
        </w:rPr>
      </w:pPr>
      <w:r w:rsidRPr="00B43B0E">
        <w:rPr>
          <w:rFonts w:ascii="Times New Roman" w:hAnsi="Times New Roman"/>
          <w:szCs w:val="20"/>
          <w:lang w:eastAsia="x-none"/>
        </w:rPr>
        <w:t xml:space="preserve">Draft LS </w:t>
      </w:r>
      <w:hyperlink r:id="rId1424" w:history="1">
        <w:r w:rsidR="00C62C50" w:rsidRPr="00B43B0E">
          <w:rPr>
            <w:rStyle w:val="Hyperlink"/>
            <w:rFonts w:ascii="Times New Roman" w:hAnsi="Times New Roman"/>
            <w:szCs w:val="20"/>
            <w:lang w:eastAsia="x-none"/>
          </w:rPr>
          <w:t>R1-2606909</w:t>
        </w:r>
      </w:hyperlink>
      <w:r w:rsidRPr="00B43B0E">
        <w:rPr>
          <w:rFonts w:ascii="Times New Roman" w:hAnsi="Times New Roman"/>
          <w:szCs w:val="20"/>
          <w:lang w:eastAsia="x-none"/>
        </w:rPr>
        <w:t xml:space="preserve"> is endorsed in principle.</w:t>
      </w:r>
    </w:p>
    <w:p w14:paraId="4BE29100" w14:textId="2CC459A2" w:rsidR="00971E19" w:rsidRPr="00B43B0E" w:rsidRDefault="00971E19" w:rsidP="00971E19">
      <w:pPr>
        <w:shd w:val="clear" w:color="auto" w:fill="FFFFFF"/>
        <w:snapToGrid w:val="0"/>
        <w:rPr>
          <w:rFonts w:ascii="Times New Roman" w:hAnsi="Times New Roman"/>
          <w:szCs w:val="20"/>
          <w:lang w:eastAsia="x-none"/>
        </w:rPr>
      </w:pPr>
      <w:r w:rsidRPr="00B43B0E">
        <w:rPr>
          <w:rFonts w:ascii="Times New Roman" w:hAnsi="Times New Roman"/>
          <w:szCs w:val="20"/>
          <w:lang w:eastAsia="x-none"/>
        </w:rPr>
        <w:t xml:space="preserve">Final LS </w:t>
      </w:r>
      <w:hyperlink r:id="rId1425" w:history="1">
        <w:r w:rsidR="00C62C50" w:rsidRPr="00B43B0E">
          <w:rPr>
            <w:rStyle w:val="Hyperlink"/>
            <w:rFonts w:ascii="Times New Roman" w:hAnsi="Times New Roman"/>
            <w:szCs w:val="20"/>
            <w:lang w:eastAsia="x-none"/>
          </w:rPr>
          <w:t>R1-2606910</w:t>
        </w:r>
      </w:hyperlink>
      <w:r w:rsidRPr="00B43B0E">
        <w:rPr>
          <w:rFonts w:ascii="Times New Roman" w:hAnsi="Times New Roman"/>
          <w:szCs w:val="20"/>
          <w:lang w:eastAsia="x-none"/>
        </w:rPr>
        <w:t xml:space="preserve"> </w:t>
      </w:r>
      <w:r w:rsidR="00DE3ECE" w:rsidRPr="00B43B0E">
        <w:rPr>
          <w:rFonts w:ascii="Times New Roman" w:hAnsi="Times New Roman"/>
          <w:szCs w:val="20"/>
          <w:highlight w:val="green"/>
          <w:lang w:eastAsia="x-none"/>
        </w:rPr>
        <w:t>is agreed</w:t>
      </w:r>
      <w:r w:rsidRPr="00B43B0E">
        <w:rPr>
          <w:rFonts w:ascii="Times New Roman" w:hAnsi="Times New Roman"/>
          <w:szCs w:val="20"/>
          <w:lang w:eastAsia="x-none"/>
        </w:rPr>
        <w:t>.</w:t>
      </w:r>
    </w:p>
    <w:p w14:paraId="4DE19812" w14:textId="77777777" w:rsidR="00971E19" w:rsidRPr="00B43B0E" w:rsidRDefault="00971E19" w:rsidP="00971E19">
      <w:pPr>
        <w:shd w:val="clear" w:color="auto" w:fill="FFFFFF"/>
        <w:snapToGrid w:val="0"/>
        <w:rPr>
          <w:rFonts w:ascii="Times New Roman" w:eastAsiaTheme="minorEastAsia" w:hAnsi="Times New Roman"/>
          <w:szCs w:val="20"/>
          <w:lang w:eastAsia="zh-CN"/>
        </w:rPr>
      </w:pPr>
    </w:p>
    <w:p w14:paraId="6293DA08" w14:textId="77777777" w:rsidR="00971E19" w:rsidRPr="00B43B0E" w:rsidRDefault="00971E19" w:rsidP="00971E19">
      <w:pPr>
        <w:shd w:val="clear" w:color="auto" w:fill="FFFFFF"/>
        <w:tabs>
          <w:tab w:val="left" w:pos="720"/>
        </w:tabs>
        <w:snapToGrid w:val="0"/>
        <w:spacing w:line="288" w:lineRule="auto"/>
        <w:jc w:val="both"/>
        <w:rPr>
          <w:rFonts w:ascii="Times New Roman" w:eastAsia="SimSun" w:hAnsi="Times New Roman"/>
          <w:b/>
          <w:bCs/>
          <w:szCs w:val="20"/>
          <w:highlight w:val="green"/>
          <w:lang w:eastAsia="zh-CN"/>
        </w:rPr>
      </w:pPr>
      <w:r w:rsidRPr="00B43B0E">
        <w:rPr>
          <w:rFonts w:ascii="Times New Roman" w:eastAsia="SimSun" w:hAnsi="Times New Roman"/>
          <w:b/>
          <w:bCs/>
          <w:szCs w:val="20"/>
          <w:highlight w:val="green"/>
          <w:lang w:eastAsia="zh-CN"/>
        </w:rPr>
        <w:t>Agreement</w:t>
      </w:r>
    </w:p>
    <w:p w14:paraId="5D204989" w14:textId="77777777" w:rsidR="00971E19" w:rsidRPr="00B43B0E" w:rsidRDefault="00971E19" w:rsidP="00971E19">
      <w:pPr>
        <w:shd w:val="clear" w:color="auto" w:fill="FFFFFF"/>
        <w:tabs>
          <w:tab w:val="left" w:pos="720"/>
        </w:tabs>
        <w:snapToGrid w:val="0"/>
        <w:spacing w:line="288" w:lineRule="auto"/>
        <w:jc w:val="both"/>
        <w:rPr>
          <w:rFonts w:ascii="Times New Roman" w:eastAsiaTheme="minorEastAsia" w:hAnsi="Times New Roman"/>
          <w:szCs w:val="20"/>
          <w:lang w:eastAsia="zh-CN"/>
        </w:rPr>
      </w:pPr>
      <w:r w:rsidRPr="00B43B0E">
        <w:rPr>
          <w:rFonts w:ascii="Times New Roman" w:eastAsia="SimSun" w:hAnsi="Times New Roman"/>
          <w:szCs w:val="20"/>
        </w:rPr>
        <w:t>Regarding UE initiated beam management, on a single-TRP operation</w:t>
      </w:r>
      <w:r w:rsidRPr="00B43B0E">
        <w:rPr>
          <w:rFonts w:ascii="Times New Roman" w:hAnsi="Times New Roman"/>
          <w:color w:val="000000"/>
          <w:szCs w:val="20"/>
        </w:rPr>
        <w:t xml:space="preserve">, </w:t>
      </w:r>
      <w:r w:rsidRPr="00B43B0E">
        <w:rPr>
          <w:rFonts w:ascii="Times New Roman" w:eastAsia="SimSun" w:hAnsi="Times New Roman"/>
          <w:szCs w:val="20"/>
        </w:rPr>
        <w:t>on UL transmission procedure, the</w:t>
      </w:r>
      <w:r w:rsidRPr="00B43B0E">
        <w:rPr>
          <w:rFonts w:ascii="Times New Roman" w:hAnsi="Times New Roman"/>
          <w:szCs w:val="20"/>
        </w:rPr>
        <w:t xml:space="preserve"> following can be studied for Event-1 and Event-2.</w:t>
      </w:r>
    </w:p>
    <w:p w14:paraId="3AB1E470"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Candidate-1</w:t>
      </w:r>
      <w:r w:rsidRPr="00B43B0E">
        <w:rPr>
          <w:lang w:eastAsia="zh-CN"/>
        </w:rPr>
        <w:t>a</w:t>
      </w:r>
      <w:r w:rsidRPr="00B43B0E">
        <w:t>: First UL channel + Second UL channel</w:t>
      </w:r>
    </w:p>
    <w:p w14:paraId="55956418" w14:textId="77777777" w:rsidR="00971E19" w:rsidRPr="00B43B0E" w:rsidRDefault="00971E19">
      <w:pPr>
        <w:pStyle w:val="ListParagraph"/>
        <w:numPr>
          <w:ilvl w:val="1"/>
          <w:numId w:val="191"/>
        </w:numPr>
        <w:shd w:val="clear" w:color="auto" w:fill="FFFFFF"/>
        <w:overflowPunct/>
        <w:autoSpaceDE/>
        <w:autoSpaceDN/>
        <w:adjustRightInd/>
        <w:snapToGrid w:val="0"/>
        <w:spacing w:after="0"/>
        <w:contextualSpacing w:val="0"/>
        <w:textAlignment w:val="auto"/>
      </w:pPr>
      <w:r w:rsidRPr="00B43B0E">
        <w:t>First channel (e.g., PUCCH, PRACH) is to at least notify event occurrence;</w:t>
      </w:r>
    </w:p>
    <w:p w14:paraId="5F2DCA87" w14:textId="77777777" w:rsidR="00971E19" w:rsidRPr="00B43B0E" w:rsidRDefault="00971E19">
      <w:pPr>
        <w:pStyle w:val="ListParagraph"/>
        <w:numPr>
          <w:ilvl w:val="1"/>
          <w:numId w:val="191"/>
        </w:numPr>
        <w:shd w:val="clear" w:color="auto" w:fill="FFFFFF"/>
        <w:overflowPunct/>
        <w:autoSpaceDE/>
        <w:autoSpaceDN/>
        <w:adjustRightInd/>
        <w:snapToGrid w:val="0"/>
        <w:spacing w:after="0"/>
        <w:contextualSpacing w:val="0"/>
        <w:textAlignment w:val="auto"/>
      </w:pPr>
      <w:r w:rsidRPr="00B43B0E">
        <w:t xml:space="preserve">Second channel (e.g., PUSCH) is to carry a beam report  </w:t>
      </w:r>
    </w:p>
    <w:p w14:paraId="7ABF86C3"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Candidate-1b: First UL channel + SRS</w:t>
      </w:r>
    </w:p>
    <w:p w14:paraId="20A1F25C" w14:textId="77777777" w:rsidR="00971E19" w:rsidRPr="00B43B0E" w:rsidRDefault="00971E19">
      <w:pPr>
        <w:pStyle w:val="ListParagraph"/>
        <w:numPr>
          <w:ilvl w:val="1"/>
          <w:numId w:val="191"/>
        </w:numPr>
        <w:shd w:val="clear" w:color="auto" w:fill="FFFFFF"/>
        <w:overflowPunct/>
        <w:autoSpaceDE/>
        <w:autoSpaceDN/>
        <w:adjustRightInd/>
        <w:snapToGrid w:val="0"/>
        <w:spacing w:after="0"/>
        <w:contextualSpacing w:val="0"/>
        <w:textAlignment w:val="auto"/>
      </w:pPr>
      <w:r w:rsidRPr="00B43B0E">
        <w:t>First channel (e.g., PUCCH) is to at least notify event occurrence;</w:t>
      </w:r>
    </w:p>
    <w:p w14:paraId="7FDB6F49" w14:textId="77777777" w:rsidR="00971E19" w:rsidRPr="00B43B0E" w:rsidRDefault="00971E19">
      <w:pPr>
        <w:pStyle w:val="ListParagraph"/>
        <w:numPr>
          <w:ilvl w:val="1"/>
          <w:numId w:val="191"/>
        </w:numPr>
        <w:shd w:val="clear" w:color="auto" w:fill="FFFFFF"/>
        <w:overflowPunct/>
        <w:autoSpaceDE/>
        <w:autoSpaceDN/>
        <w:adjustRightInd/>
        <w:snapToGrid w:val="0"/>
        <w:spacing w:after="0"/>
        <w:contextualSpacing w:val="0"/>
        <w:textAlignment w:val="auto"/>
      </w:pPr>
      <w:r w:rsidRPr="00B43B0E">
        <w:t>SRS can be used for NW DL-Tx/UL-Rx beam determination.</w:t>
      </w:r>
    </w:p>
    <w:p w14:paraId="204948BF"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Candidate-2a: First UL channel at least notifying event occurrence</w:t>
      </w:r>
    </w:p>
    <w:p w14:paraId="3678795D" w14:textId="77777777" w:rsidR="00971E19" w:rsidRPr="00B43B0E" w:rsidRDefault="00971E19">
      <w:pPr>
        <w:pStyle w:val="ListParagraph"/>
        <w:numPr>
          <w:ilvl w:val="1"/>
          <w:numId w:val="191"/>
        </w:numPr>
        <w:shd w:val="clear" w:color="auto" w:fill="FFFFFF"/>
        <w:overflowPunct/>
        <w:autoSpaceDE/>
        <w:autoSpaceDN/>
        <w:adjustRightInd/>
        <w:snapToGrid w:val="0"/>
        <w:spacing w:after="0"/>
        <w:contextualSpacing w:val="0"/>
        <w:textAlignment w:val="auto"/>
      </w:pPr>
      <w:r w:rsidRPr="00B43B0E">
        <w:t xml:space="preserve">First UL channel can be PUCCH, PUSCH, or PRACH.  </w:t>
      </w:r>
    </w:p>
    <w:p w14:paraId="46D4C48B" w14:textId="77777777" w:rsidR="00971E19" w:rsidRPr="00B43B0E" w:rsidRDefault="00971E19">
      <w:pPr>
        <w:pStyle w:val="ListParagraph"/>
        <w:numPr>
          <w:ilvl w:val="0"/>
          <w:numId w:val="191"/>
        </w:numPr>
        <w:shd w:val="clear" w:color="auto" w:fill="FFFFFF"/>
        <w:overflowPunct/>
        <w:autoSpaceDE/>
        <w:autoSpaceDN/>
        <w:adjustRightInd/>
        <w:snapToGrid w:val="0"/>
        <w:spacing w:after="0"/>
        <w:contextualSpacing w:val="0"/>
        <w:textAlignment w:val="auto"/>
      </w:pPr>
      <w:r w:rsidRPr="00B43B0E">
        <w:t>Candidate-2b: SRS used for NW DL-Tx/UL-Rx beam determination</w:t>
      </w:r>
    </w:p>
    <w:p w14:paraId="6B84E794" w14:textId="77777777" w:rsidR="00971E19" w:rsidRPr="00B43B0E" w:rsidRDefault="00971E19" w:rsidP="00971E19">
      <w:pPr>
        <w:shd w:val="clear" w:color="auto" w:fill="FFFFFF"/>
        <w:snapToGrid w:val="0"/>
        <w:rPr>
          <w:rFonts w:ascii="Times New Roman" w:eastAsiaTheme="minorEastAsia" w:hAnsi="Times New Roman"/>
          <w:szCs w:val="20"/>
          <w:lang w:eastAsia="zh-CN"/>
        </w:rPr>
      </w:pPr>
    </w:p>
    <w:p w14:paraId="64B505DC" w14:textId="77777777" w:rsidR="00971E19" w:rsidRPr="00B43B0E" w:rsidRDefault="00971E19" w:rsidP="00971E19">
      <w:pPr>
        <w:shd w:val="clear" w:color="auto" w:fill="FFFFFF"/>
        <w:snapToGrid w:val="0"/>
        <w:rPr>
          <w:rFonts w:ascii="Times New Roman" w:eastAsiaTheme="minorEastAsia" w:hAnsi="Times New Roman"/>
          <w:szCs w:val="20"/>
          <w:highlight w:val="green"/>
          <w:lang w:eastAsia="zh-CN"/>
        </w:rPr>
      </w:pPr>
      <w:r w:rsidRPr="00B43B0E">
        <w:rPr>
          <w:rFonts w:ascii="Times New Roman" w:eastAsiaTheme="minorEastAsia" w:hAnsi="Times New Roman"/>
          <w:szCs w:val="20"/>
          <w:highlight w:val="green"/>
          <w:lang w:eastAsia="zh-CN"/>
        </w:rPr>
        <w:t>A</w:t>
      </w:r>
      <w:r w:rsidRPr="00B43B0E">
        <w:rPr>
          <w:rFonts w:ascii="Times New Roman" w:eastAsiaTheme="minorEastAsia" w:hAnsi="Times New Roman"/>
          <w:b/>
          <w:bCs/>
          <w:szCs w:val="20"/>
          <w:highlight w:val="green"/>
          <w:lang w:eastAsia="zh-CN"/>
        </w:rPr>
        <w:t>greement</w:t>
      </w:r>
    </w:p>
    <w:p w14:paraId="0FAEB4BF" w14:textId="77777777" w:rsidR="00971E19" w:rsidRPr="00B43B0E" w:rsidRDefault="00971E19" w:rsidP="00971E19">
      <w:pPr>
        <w:snapToGrid w:val="0"/>
        <w:jc w:val="both"/>
        <w:rPr>
          <w:rFonts w:ascii="Times New Roman" w:hAnsi="Times New Roman"/>
          <w:color w:val="000000"/>
          <w:szCs w:val="20"/>
          <w:lang w:eastAsia="zh-CN"/>
        </w:rPr>
      </w:pPr>
      <w:r w:rsidRPr="00B43B0E">
        <w:rPr>
          <w:rFonts w:ascii="Times New Roman" w:hAnsi="Times New Roman"/>
          <w:color w:val="000000"/>
          <w:szCs w:val="20"/>
          <w:lang w:eastAsia="zh-CN"/>
        </w:rPr>
        <w:t xml:space="preserve">For network-initiated beam reporting in 6GR, </w:t>
      </w:r>
    </w:p>
    <w:p w14:paraId="3C58C579" w14:textId="77777777" w:rsidR="00971E19" w:rsidRPr="00B43B0E" w:rsidRDefault="00971E19">
      <w:pPr>
        <w:pStyle w:val="ListParagraph"/>
        <w:numPr>
          <w:ilvl w:val="0"/>
          <w:numId w:val="219"/>
        </w:numPr>
        <w:suppressAutoHyphens/>
        <w:overflowPunct/>
        <w:autoSpaceDE/>
        <w:autoSpaceDN/>
        <w:adjustRightInd/>
        <w:snapToGrid w:val="0"/>
        <w:spacing w:after="0"/>
        <w:contextualSpacing w:val="0"/>
        <w:jc w:val="both"/>
        <w:textAlignment w:val="auto"/>
      </w:pPr>
      <w:r w:rsidRPr="00B43B0E">
        <w:rPr>
          <w:rFonts w:eastAsiaTheme="minorEastAsia"/>
          <w:lang w:eastAsia="zh-CN"/>
        </w:rPr>
        <w:t xml:space="preserve">Study </w:t>
      </w:r>
      <w:r w:rsidRPr="00B43B0E">
        <w:t xml:space="preserve">the following time-domain </w:t>
      </w:r>
      <w:proofErr w:type="spellStart"/>
      <w:r w:rsidRPr="00B43B0E">
        <w:t>behavior</w:t>
      </w:r>
      <w:proofErr w:type="spellEnd"/>
      <w:r w:rsidRPr="00B43B0E">
        <w:t xml:space="preserve"> of beam reporting: aperiodic, </w:t>
      </w:r>
      <w:r w:rsidRPr="00B43B0E">
        <w:rPr>
          <w:rFonts w:eastAsiaTheme="minorEastAsia"/>
          <w:lang w:eastAsia="zh-CN"/>
        </w:rPr>
        <w:t xml:space="preserve">semi-persistent, </w:t>
      </w:r>
      <w:r w:rsidRPr="00B43B0E">
        <w:t>periodic.</w:t>
      </w:r>
    </w:p>
    <w:p w14:paraId="349C94BD" w14:textId="77777777" w:rsidR="00971E19" w:rsidRPr="00B43B0E" w:rsidRDefault="00971E19">
      <w:pPr>
        <w:pStyle w:val="ListParagraph"/>
        <w:numPr>
          <w:ilvl w:val="0"/>
          <w:numId w:val="219"/>
        </w:numPr>
        <w:suppressAutoHyphens/>
        <w:overflowPunct/>
        <w:autoSpaceDE/>
        <w:autoSpaceDN/>
        <w:adjustRightInd/>
        <w:snapToGrid w:val="0"/>
        <w:spacing w:after="0" w:line="254" w:lineRule="auto"/>
        <w:contextualSpacing w:val="0"/>
        <w:jc w:val="both"/>
        <w:textAlignment w:val="auto"/>
        <w:rPr>
          <w:color w:val="000000"/>
          <w:lang w:eastAsia="zh-CN"/>
        </w:rPr>
      </w:pPr>
      <w:r w:rsidRPr="00B43B0E">
        <w:rPr>
          <w:color w:val="000000"/>
          <w:lang w:eastAsia="zh-CN"/>
        </w:rPr>
        <w:t xml:space="preserve">Support DL RS identifier as another report quantity in a beam </w:t>
      </w:r>
      <w:r w:rsidRPr="00B43B0E">
        <w:rPr>
          <w:rFonts w:eastAsiaTheme="minorEastAsia"/>
          <w:color w:val="000000"/>
          <w:lang w:eastAsia="zh-CN"/>
        </w:rPr>
        <w:t>report,</w:t>
      </w:r>
      <w:r w:rsidRPr="00B43B0E">
        <w:rPr>
          <w:color w:val="000000"/>
          <w:lang w:eastAsia="zh-CN"/>
        </w:rPr>
        <w:t xml:space="preserve"> when applicable.</w:t>
      </w:r>
    </w:p>
    <w:p w14:paraId="7602F212" w14:textId="77777777" w:rsidR="00971E19" w:rsidRPr="00B43B0E" w:rsidRDefault="00971E19">
      <w:pPr>
        <w:numPr>
          <w:ilvl w:val="1"/>
          <w:numId w:val="219"/>
        </w:numPr>
        <w:suppressAutoHyphens/>
        <w:snapToGrid w:val="0"/>
        <w:spacing w:line="254" w:lineRule="auto"/>
        <w:jc w:val="both"/>
        <w:rPr>
          <w:rFonts w:ascii="Times New Roman" w:eastAsiaTheme="minorEastAsia" w:hAnsi="Times New Roman"/>
          <w:szCs w:val="20"/>
          <w:lang w:eastAsia="zh-CN"/>
        </w:rPr>
      </w:pPr>
      <w:r w:rsidRPr="00B43B0E">
        <w:rPr>
          <w:rFonts w:ascii="Times New Roman" w:eastAsiaTheme="minorEastAsia" w:hAnsi="Times New Roman"/>
          <w:szCs w:val="20"/>
          <w:lang w:eastAsia="zh-CN"/>
        </w:rPr>
        <w:t>Note: DL RS may be measured or predicted by the UE.</w:t>
      </w:r>
    </w:p>
    <w:p w14:paraId="6A0D8D74" w14:textId="77777777" w:rsidR="00971E19" w:rsidRPr="00B43B0E" w:rsidRDefault="00971E19" w:rsidP="00971E19">
      <w:pPr>
        <w:shd w:val="clear" w:color="auto" w:fill="FFFFFF"/>
        <w:snapToGrid w:val="0"/>
        <w:rPr>
          <w:rFonts w:ascii="Times New Roman" w:eastAsiaTheme="minorEastAsia" w:hAnsi="Times New Roman"/>
          <w:szCs w:val="20"/>
          <w:lang w:eastAsia="zh-CN"/>
        </w:rPr>
      </w:pPr>
    </w:p>
    <w:p w14:paraId="24F89128" w14:textId="77777777" w:rsidR="00971E19" w:rsidRPr="00B43B0E" w:rsidRDefault="00971E19" w:rsidP="00971E19">
      <w:pPr>
        <w:shd w:val="clear" w:color="auto" w:fill="FFFFFF"/>
        <w:snapToGrid w:val="0"/>
        <w:rPr>
          <w:rFonts w:ascii="Times New Roman" w:eastAsiaTheme="minorEastAsia" w:hAnsi="Times New Roman"/>
          <w:szCs w:val="20"/>
          <w:lang w:eastAsia="zh-CN"/>
        </w:rPr>
      </w:pPr>
    </w:p>
    <w:p w14:paraId="6EE5623A" w14:textId="77777777" w:rsidR="00971E19" w:rsidRPr="00B43B0E" w:rsidRDefault="00971E19" w:rsidP="00971E19">
      <w:pPr>
        <w:snapToGrid w:val="0"/>
        <w:rPr>
          <w:rFonts w:ascii="Times New Roman" w:eastAsia="SimSun" w:hAnsi="Times New Roman"/>
          <w:b/>
          <w:bCs/>
          <w:szCs w:val="20"/>
          <w:highlight w:val="green"/>
        </w:rPr>
      </w:pPr>
      <w:r w:rsidRPr="00B43B0E">
        <w:rPr>
          <w:rFonts w:ascii="Times New Roman" w:eastAsia="SimSun" w:hAnsi="Times New Roman"/>
          <w:b/>
          <w:bCs/>
          <w:szCs w:val="20"/>
          <w:highlight w:val="green"/>
        </w:rPr>
        <w:t xml:space="preserve">Agreement </w:t>
      </w:r>
    </w:p>
    <w:p w14:paraId="70F63BD6" w14:textId="77777777" w:rsidR="00971E19" w:rsidRPr="00B43B0E" w:rsidRDefault="00971E19" w:rsidP="00971E19">
      <w:pPr>
        <w:snapToGrid w:val="0"/>
        <w:rPr>
          <w:rFonts w:ascii="Times New Roman" w:eastAsia="SimSun" w:hAnsi="Times New Roman"/>
          <w:szCs w:val="20"/>
        </w:rPr>
      </w:pPr>
      <w:r w:rsidRPr="00B43B0E">
        <w:rPr>
          <w:rFonts w:ascii="Times New Roman" w:eastAsia="SimSun" w:hAnsi="Times New Roman"/>
          <w:szCs w:val="20"/>
        </w:rPr>
        <w:lastRenderedPageBreak/>
        <w:t xml:space="preserve">Regarding DL beam measurement and report procedure, for the study on </w:t>
      </w:r>
      <w:r w:rsidRPr="00B43B0E">
        <w:rPr>
          <w:rFonts w:ascii="Times New Roman" w:hAnsi="Times New Roman"/>
          <w:szCs w:val="20"/>
        </w:rPr>
        <w:t xml:space="preserve">NW determination of refined </w:t>
      </w:r>
      <w:proofErr w:type="spellStart"/>
      <w:r w:rsidRPr="00B43B0E">
        <w:rPr>
          <w:rFonts w:ascii="Times New Roman" w:hAnsi="Times New Roman"/>
          <w:szCs w:val="20"/>
        </w:rPr>
        <w:t>analog</w:t>
      </w:r>
      <w:proofErr w:type="spellEnd"/>
      <w:r w:rsidRPr="00B43B0E">
        <w:rPr>
          <w:rFonts w:ascii="Times New Roman" w:hAnsi="Times New Roman"/>
          <w:szCs w:val="20"/>
        </w:rPr>
        <w:t xml:space="preserve"> beam(s), including </w:t>
      </w:r>
      <w:r w:rsidRPr="00B43B0E">
        <w:rPr>
          <w:rFonts w:ascii="Times New Roman" w:eastAsia="SimSun" w:hAnsi="Times New Roman"/>
          <w:szCs w:val="20"/>
        </w:rPr>
        <w:t xml:space="preserve">the feasibility and necessity, </w:t>
      </w:r>
      <w:r w:rsidRPr="00B43B0E">
        <w:rPr>
          <w:rFonts w:ascii="Times New Roman" w:hAnsi="Times New Roman"/>
          <w:szCs w:val="20"/>
        </w:rPr>
        <w:t>the following is considered:</w:t>
      </w:r>
    </w:p>
    <w:p w14:paraId="316268D2" w14:textId="77777777" w:rsidR="00971E19" w:rsidRPr="00B43B0E" w:rsidRDefault="00971E19">
      <w:pPr>
        <w:pStyle w:val="ListParagraph"/>
        <w:numPr>
          <w:ilvl w:val="0"/>
          <w:numId w:val="190"/>
        </w:numPr>
        <w:overflowPunct/>
        <w:autoSpaceDE/>
        <w:autoSpaceDN/>
        <w:adjustRightInd/>
        <w:snapToGrid w:val="0"/>
        <w:spacing w:after="0"/>
        <w:contextualSpacing w:val="0"/>
        <w:textAlignment w:val="auto"/>
      </w:pPr>
      <w:r w:rsidRPr="00B43B0E">
        <w:t>Potential use cases:</w:t>
      </w:r>
    </w:p>
    <w:p w14:paraId="275BFF4E"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To improve beam-forming gain/throughput</w:t>
      </w:r>
      <w:r w:rsidRPr="00B43B0E">
        <w:rPr>
          <w:lang w:eastAsia="zh-CN"/>
        </w:rPr>
        <w:t xml:space="preserve"> </w:t>
      </w:r>
      <w:r w:rsidRPr="00B43B0E">
        <w:t xml:space="preserve">via generating NW refined </w:t>
      </w:r>
      <w:proofErr w:type="spellStart"/>
      <w:r w:rsidRPr="00B43B0E">
        <w:t>analog</w:t>
      </w:r>
      <w:proofErr w:type="spellEnd"/>
      <w:r w:rsidRPr="00B43B0E">
        <w:t xml:space="preserve"> beam(s) </w:t>
      </w:r>
      <w:r w:rsidRPr="00B43B0E">
        <w:rPr>
          <w:lang w:eastAsia="zh-CN"/>
        </w:rPr>
        <w:t xml:space="preserve">based on UE report which may be different from measured beams </w:t>
      </w:r>
    </w:p>
    <w:p w14:paraId="0F5E23F6" w14:textId="77777777" w:rsidR="00971E19" w:rsidRPr="00B43B0E" w:rsidRDefault="00971E19">
      <w:pPr>
        <w:pStyle w:val="ListParagraph"/>
        <w:numPr>
          <w:ilvl w:val="0"/>
          <w:numId w:val="190"/>
        </w:numPr>
        <w:overflowPunct/>
        <w:autoSpaceDE/>
        <w:autoSpaceDN/>
        <w:adjustRightInd/>
        <w:snapToGrid w:val="0"/>
        <w:spacing w:after="0"/>
        <w:contextualSpacing w:val="0"/>
        <w:textAlignment w:val="auto"/>
      </w:pPr>
      <w:r w:rsidRPr="00B43B0E">
        <w:t>Studying the details of:</w:t>
      </w:r>
    </w:p>
    <w:p w14:paraId="299658EE" w14:textId="77777777" w:rsidR="00971E19" w:rsidRPr="00B43B0E" w:rsidRDefault="00971E19">
      <w:pPr>
        <w:pStyle w:val="ListParagraph"/>
        <w:numPr>
          <w:ilvl w:val="1"/>
          <w:numId w:val="190"/>
        </w:numPr>
        <w:overflowPunct/>
        <w:autoSpaceDE/>
        <w:autoSpaceDN/>
        <w:adjustRightInd/>
        <w:snapToGrid w:val="0"/>
        <w:spacing w:after="0"/>
        <w:contextualSpacing w:val="0"/>
        <w:textAlignment w:val="auto"/>
      </w:pPr>
      <w:r w:rsidRPr="00B43B0E">
        <w:t>Benchmark: Companies report the benchmark in evaluation.</w:t>
      </w:r>
    </w:p>
    <w:p w14:paraId="07DE5DA8" w14:textId="77777777" w:rsidR="00971E19" w:rsidRPr="00B43B0E" w:rsidRDefault="00971E19">
      <w:pPr>
        <w:pStyle w:val="ListParagraph"/>
        <w:numPr>
          <w:ilvl w:val="2"/>
          <w:numId w:val="190"/>
        </w:numPr>
        <w:overflowPunct/>
        <w:autoSpaceDE/>
        <w:autoSpaceDN/>
        <w:adjustRightInd/>
        <w:snapToGrid w:val="0"/>
        <w:spacing w:after="0"/>
        <w:contextualSpacing w:val="0"/>
        <w:textAlignment w:val="auto"/>
      </w:pPr>
      <w:r w:rsidRPr="00B43B0E">
        <w:t xml:space="preserve">Benchmark #1 Beam selection from a set of measured beams </w:t>
      </w:r>
    </w:p>
    <w:p w14:paraId="78BBBC89" w14:textId="77777777" w:rsidR="00971E19" w:rsidRPr="00B43B0E" w:rsidRDefault="00971E19">
      <w:pPr>
        <w:pStyle w:val="ListParagraph"/>
        <w:numPr>
          <w:ilvl w:val="2"/>
          <w:numId w:val="190"/>
        </w:numPr>
        <w:overflowPunct/>
        <w:autoSpaceDE/>
        <w:autoSpaceDN/>
        <w:adjustRightInd/>
        <w:snapToGrid w:val="0"/>
        <w:spacing w:after="0"/>
        <w:contextualSpacing w:val="0"/>
        <w:textAlignment w:val="auto"/>
      </w:pPr>
      <w:r w:rsidRPr="00B43B0E">
        <w:t xml:space="preserve">Benchmark #2 Beam selection from a set of measured beams plus candidate </w:t>
      </w:r>
      <w:proofErr w:type="spellStart"/>
      <w:r w:rsidRPr="00B43B0E">
        <w:t>analog</w:t>
      </w:r>
      <w:proofErr w:type="spellEnd"/>
      <w:r w:rsidRPr="00B43B0E">
        <w:t xml:space="preserve"> beams (for subsequent transmission)   </w:t>
      </w:r>
    </w:p>
    <w:p w14:paraId="553CD10C" w14:textId="77777777" w:rsidR="00971E19" w:rsidRPr="00B43B0E" w:rsidRDefault="00971E19">
      <w:pPr>
        <w:pStyle w:val="ListParagraph"/>
        <w:numPr>
          <w:ilvl w:val="1"/>
          <w:numId w:val="190"/>
        </w:numPr>
        <w:suppressAutoHyphens/>
        <w:overflowPunct/>
        <w:autoSpaceDE/>
        <w:autoSpaceDN/>
        <w:snapToGrid w:val="0"/>
        <w:spacing w:after="0"/>
        <w:contextualSpacing w:val="0"/>
        <w:jc w:val="both"/>
        <w:textAlignment w:val="auto"/>
      </w:pPr>
      <w:r w:rsidRPr="00B43B0E">
        <w:t>RS</w:t>
      </w:r>
      <w:r w:rsidRPr="00B43B0E">
        <w:rPr>
          <w:rFonts w:eastAsiaTheme="minorEastAsia"/>
          <w:lang w:eastAsia="zh-CN"/>
        </w:rPr>
        <w:t xml:space="preserve"> measurement requirements</w:t>
      </w:r>
      <w:r w:rsidRPr="00B43B0E">
        <w:t xml:space="preserve"> </w:t>
      </w:r>
    </w:p>
    <w:p w14:paraId="192CAE2D"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Potential report content (based on the measured beams):</w:t>
      </w:r>
    </w:p>
    <w:p w14:paraId="6222AEA4"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Applicable frequency range</w:t>
      </w:r>
    </w:p>
    <w:p w14:paraId="6792AF8E" w14:textId="77777777" w:rsidR="00971E19" w:rsidRPr="00B43B0E" w:rsidRDefault="00971E19">
      <w:pPr>
        <w:pStyle w:val="ListParagraph"/>
        <w:numPr>
          <w:ilvl w:val="1"/>
          <w:numId w:val="190"/>
        </w:numPr>
        <w:suppressAutoHyphens/>
        <w:overflowPunct/>
        <w:autoSpaceDE/>
        <w:autoSpaceDN/>
        <w:adjustRightInd/>
        <w:snapToGrid w:val="0"/>
        <w:spacing w:after="0"/>
        <w:contextualSpacing w:val="0"/>
        <w:jc w:val="both"/>
        <w:textAlignment w:val="auto"/>
      </w:pPr>
      <w:r w:rsidRPr="00B43B0E">
        <w:t>Others are not precluded.</w:t>
      </w:r>
    </w:p>
    <w:p w14:paraId="0165BC99" w14:textId="77777777" w:rsidR="00971E19" w:rsidRPr="00B43B0E" w:rsidRDefault="00971E19">
      <w:pPr>
        <w:pStyle w:val="ListParagraph"/>
        <w:numPr>
          <w:ilvl w:val="0"/>
          <w:numId w:val="190"/>
        </w:numPr>
        <w:overflowPunct/>
        <w:autoSpaceDE/>
        <w:autoSpaceDN/>
        <w:adjustRightInd/>
        <w:snapToGrid w:val="0"/>
        <w:spacing w:after="0"/>
        <w:contextualSpacing w:val="0"/>
        <w:textAlignment w:val="auto"/>
      </w:pPr>
      <w:r w:rsidRPr="00B43B0E">
        <w:t>Note: NW implementation information is not disclosed.</w:t>
      </w:r>
    </w:p>
    <w:p w14:paraId="3700DD2D" w14:textId="77777777" w:rsidR="00971E19" w:rsidRPr="00B43B0E" w:rsidRDefault="00971E19" w:rsidP="00971E19">
      <w:pPr>
        <w:snapToGrid w:val="0"/>
        <w:jc w:val="both"/>
        <w:rPr>
          <w:rFonts w:ascii="Times New Roman" w:hAnsi="Times New Roman"/>
          <w:color w:val="FF0000"/>
          <w:szCs w:val="20"/>
        </w:rPr>
      </w:pPr>
    </w:p>
    <w:p w14:paraId="3731C58A" w14:textId="77777777" w:rsidR="00971E19" w:rsidRPr="00B43B0E" w:rsidRDefault="00971E19" w:rsidP="00971E19">
      <w:pPr>
        <w:tabs>
          <w:tab w:val="left" w:pos="720"/>
          <w:tab w:val="left" w:pos="1440"/>
        </w:tabs>
        <w:snapToGrid w:val="0"/>
        <w:jc w:val="both"/>
        <w:rPr>
          <w:rFonts w:ascii="Times New Roman" w:hAnsi="Times New Roman"/>
          <w:szCs w:val="20"/>
        </w:rPr>
      </w:pPr>
    </w:p>
    <w:p w14:paraId="0B741B4C" w14:textId="77777777" w:rsidR="00971E19" w:rsidRPr="00B43B0E" w:rsidRDefault="00971E19" w:rsidP="00971E19">
      <w:pPr>
        <w:snapToGrid w:val="0"/>
        <w:jc w:val="both"/>
        <w:rPr>
          <w:rFonts w:ascii="Times New Roman" w:eastAsia="PMingLiU" w:hAnsi="Times New Roman"/>
          <w:b/>
          <w:bCs/>
          <w:szCs w:val="20"/>
          <w:highlight w:val="green"/>
          <w:lang w:eastAsia="zh-TW"/>
        </w:rPr>
      </w:pPr>
      <w:r w:rsidRPr="00B43B0E">
        <w:rPr>
          <w:rFonts w:ascii="Times New Roman" w:eastAsia="PMingLiU" w:hAnsi="Times New Roman"/>
          <w:b/>
          <w:bCs/>
          <w:szCs w:val="20"/>
          <w:highlight w:val="green"/>
          <w:lang w:eastAsia="zh-TW"/>
        </w:rPr>
        <w:t xml:space="preserve">Agreement </w:t>
      </w:r>
    </w:p>
    <w:p w14:paraId="0047F620" w14:textId="77777777" w:rsidR="00971E19" w:rsidRPr="00B43B0E" w:rsidRDefault="00971E19" w:rsidP="00971E19">
      <w:pPr>
        <w:snapToGrid w:val="0"/>
        <w:jc w:val="both"/>
        <w:rPr>
          <w:rFonts w:ascii="Times New Roman" w:eastAsia="SimSun" w:hAnsi="Times New Roman"/>
          <w:szCs w:val="20"/>
        </w:rPr>
      </w:pPr>
      <w:r w:rsidRPr="00B43B0E">
        <w:rPr>
          <w:rFonts w:ascii="Times New Roman" w:eastAsia="SimSun" w:hAnsi="Times New Roman"/>
          <w:szCs w:val="20"/>
        </w:rPr>
        <w:t>Regarding NW initiated beam indication, study transmission configuration indicator (TCI) framework involving both joint and separate DL/UL TCI state(s) for both single-TRP/cell/carrier and multi-TRP/cell/carrier operations</w:t>
      </w:r>
    </w:p>
    <w:p w14:paraId="63B9CFFD" w14:textId="77777777" w:rsidR="00971E19" w:rsidRPr="00B43B0E" w:rsidRDefault="00971E19">
      <w:pPr>
        <w:pStyle w:val="ListParagraph"/>
        <w:numPr>
          <w:ilvl w:val="0"/>
          <w:numId w:val="219"/>
        </w:numPr>
        <w:suppressAutoHyphens/>
        <w:overflowPunct/>
        <w:autoSpaceDE/>
        <w:autoSpaceDN/>
        <w:adjustRightInd/>
        <w:snapToGrid w:val="0"/>
        <w:spacing w:after="0"/>
        <w:contextualSpacing w:val="0"/>
        <w:jc w:val="both"/>
        <w:textAlignment w:val="auto"/>
      </w:pPr>
      <w:r w:rsidRPr="00B43B0E">
        <w:t>Regarding joint-DL/UL TCI state(s), study joint-DL/UL TCI state(s) at least apply to PDSCH, and PUSCH;</w:t>
      </w:r>
    </w:p>
    <w:p w14:paraId="6A6CF6C0" w14:textId="77777777" w:rsidR="00971E19" w:rsidRPr="00B43B0E" w:rsidRDefault="00971E19">
      <w:pPr>
        <w:numPr>
          <w:ilvl w:val="1"/>
          <w:numId w:val="219"/>
        </w:numPr>
        <w:suppressAutoHyphens/>
        <w:snapToGrid w:val="0"/>
        <w:textAlignment w:val="baseline"/>
        <w:rPr>
          <w:rFonts w:ascii="Times New Roman" w:eastAsia="PMingLiU" w:hAnsi="Times New Roman"/>
          <w:szCs w:val="20"/>
          <w:lang w:eastAsia="zh-TW"/>
        </w:rPr>
      </w:pPr>
      <w:r w:rsidRPr="00B43B0E">
        <w:rPr>
          <w:rFonts w:ascii="Times New Roman" w:eastAsia="PMingLiU" w:hAnsi="Times New Roman"/>
          <w:szCs w:val="20"/>
          <w:lang w:eastAsia="zh-TW"/>
        </w:rPr>
        <w:t>FFS: what other target channel(s)/RS(s) which shall/can follow the TCI state, including CSI-RS, SRS, PDCCH, PUCCH</w:t>
      </w:r>
      <w:r w:rsidRPr="00B43B0E">
        <w:rPr>
          <w:rFonts w:ascii="Times New Roman" w:eastAsiaTheme="minorEastAsia" w:hAnsi="Times New Roman"/>
          <w:szCs w:val="20"/>
          <w:lang w:eastAsia="zh-CN"/>
        </w:rPr>
        <w:t xml:space="preserve"> and PRACH</w:t>
      </w:r>
    </w:p>
    <w:p w14:paraId="714303CE" w14:textId="77777777" w:rsidR="00971E19" w:rsidRPr="0008429E" w:rsidRDefault="00971E19">
      <w:pPr>
        <w:pStyle w:val="ListParagraph"/>
        <w:numPr>
          <w:ilvl w:val="0"/>
          <w:numId w:val="219"/>
        </w:numPr>
        <w:suppressAutoHyphens/>
        <w:overflowPunct/>
        <w:autoSpaceDE/>
        <w:autoSpaceDN/>
        <w:adjustRightInd/>
        <w:snapToGrid w:val="0"/>
        <w:spacing w:after="0"/>
        <w:contextualSpacing w:val="0"/>
        <w:jc w:val="both"/>
        <w:textAlignment w:val="auto"/>
      </w:pPr>
      <w:r w:rsidRPr="00B43B0E">
        <w:t xml:space="preserve">Regarding </w:t>
      </w:r>
      <w:r w:rsidRPr="0008429E">
        <w:t>separate DL/UL TCI state, study the following</w:t>
      </w:r>
    </w:p>
    <w:p w14:paraId="32F5F0CB" w14:textId="77777777" w:rsidR="00971E19" w:rsidRPr="0008429E" w:rsidRDefault="00971E19">
      <w:pPr>
        <w:pStyle w:val="ListParagraph"/>
        <w:numPr>
          <w:ilvl w:val="0"/>
          <w:numId w:val="219"/>
        </w:numPr>
        <w:suppressAutoHyphens/>
        <w:overflowPunct/>
        <w:autoSpaceDE/>
        <w:autoSpaceDN/>
        <w:adjustRightInd/>
        <w:snapToGrid w:val="0"/>
        <w:spacing w:after="0"/>
        <w:ind w:left="1080"/>
        <w:contextualSpacing w:val="0"/>
        <w:jc w:val="both"/>
        <w:textAlignment w:val="auto"/>
      </w:pPr>
      <w:r w:rsidRPr="0008429E">
        <w:rPr>
          <w:b/>
        </w:rPr>
        <w:t>DL-</w:t>
      </w:r>
      <w:r w:rsidRPr="0008429E">
        <w:t>TCI state(s) at least apply to PDSCH;</w:t>
      </w:r>
    </w:p>
    <w:p w14:paraId="2023786F" w14:textId="77777777" w:rsidR="00971E19" w:rsidRPr="0008429E" w:rsidRDefault="00971E19">
      <w:pPr>
        <w:numPr>
          <w:ilvl w:val="1"/>
          <w:numId w:val="219"/>
        </w:numPr>
        <w:suppressAutoHyphens/>
        <w:snapToGrid w:val="0"/>
        <w:textAlignment w:val="baseline"/>
        <w:rPr>
          <w:rFonts w:ascii="Times New Roman" w:eastAsia="PMingLiU" w:hAnsi="Times New Roman"/>
          <w:szCs w:val="20"/>
          <w:lang w:eastAsia="zh-TW"/>
        </w:rPr>
      </w:pPr>
      <w:r w:rsidRPr="0008429E">
        <w:rPr>
          <w:rFonts w:ascii="Times New Roman" w:eastAsia="PMingLiU" w:hAnsi="Times New Roman"/>
          <w:szCs w:val="20"/>
          <w:lang w:eastAsia="zh-TW"/>
        </w:rPr>
        <w:t xml:space="preserve">FFS: The target channel(s)/RS(s) which shall/can follow the </w:t>
      </w:r>
      <w:r w:rsidRPr="0008429E">
        <w:rPr>
          <w:rFonts w:ascii="Times New Roman" w:eastAsia="PMingLiU" w:hAnsi="Times New Roman"/>
          <w:b/>
          <w:szCs w:val="20"/>
          <w:lang w:eastAsia="zh-TW"/>
        </w:rPr>
        <w:t>DL-</w:t>
      </w:r>
      <w:r w:rsidRPr="0008429E">
        <w:rPr>
          <w:rFonts w:ascii="Times New Roman" w:eastAsia="PMingLiU" w:hAnsi="Times New Roman"/>
          <w:szCs w:val="20"/>
          <w:lang w:eastAsia="zh-TW"/>
        </w:rPr>
        <w:t>TCI state, including</w:t>
      </w:r>
      <w:r w:rsidRPr="0008429E">
        <w:rPr>
          <w:rFonts w:ascii="Times New Roman" w:hAnsi="Times New Roman"/>
          <w:szCs w:val="20"/>
        </w:rPr>
        <w:t xml:space="preserve"> CSI-RS, and/or PDCCH</w:t>
      </w:r>
    </w:p>
    <w:p w14:paraId="0BD00841" w14:textId="77777777" w:rsidR="00971E19" w:rsidRPr="0008429E" w:rsidRDefault="00971E19">
      <w:pPr>
        <w:pStyle w:val="ListParagraph"/>
        <w:numPr>
          <w:ilvl w:val="0"/>
          <w:numId w:val="219"/>
        </w:numPr>
        <w:suppressAutoHyphens/>
        <w:overflowPunct/>
        <w:autoSpaceDE/>
        <w:autoSpaceDN/>
        <w:adjustRightInd/>
        <w:snapToGrid w:val="0"/>
        <w:spacing w:after="0"/>
        <w:ind w:left="1080"/>
        <w:contextualSpacing w:val="0"/>
        <w:jc w:val="both"/>
        <w:textAlignment w:val="auto"/>
      </w:pPr>
      <w:r w:rsidRPr="0008429E">
        <w:rPr>
          <w:b/>
        </w:rPr>
        <w:t>UL-</w:t>
      </w:r>
      <w:r w:rsidRPr="0008429E">
        <w:t>TCI state(s) at least apply to PUSCH;</w:t>
      </w:r>
    </w:p>
    <w:p w14:paraId="46D9557E" w14:textId="77777777" w:rsidR="00971E19" w:rsidRPr="0008429E" w:rsidRDefault="00971E19">
      <w:pPr>
        <w:numPr>
          <w:ilvl w:val="1"/>
          <w:numId w:val="219"/>
        </w:numPr>
        <w:suppressAutoHyphens/>
        <w:snapToGrid w:val="0"/>
        <w:textAlignment w:val="baseline"/>
        <w:rPr>
          <w:rFonts w:ascii="Times New Roman" w:eastAsia="PMingLiU" w:hAnsi="Times New Roman"/>
          <w:szCs w:val="20"/>
          <w:lang w:eastAsia="zh-TW"/>
        </w:rPr>
      </w:pPr>
      <w:r w:rsidRPr="0008429E">
        <w:rPr>
          <w:rFonts w:ascii="Times New Roman" w:eastAsia="PMingLiU" w:hAnsi="Times New Roman"/>
          <w:szCs w:val="20"/>
          <w:lang w:eastAsia="zh-TW"/>
        </w:rPr>
        <w:t xml:space="preserve">FFS: The target channel(s)/RS(s) which shall/can follow the </w:t>
      </w:r>
      <w:r w:rsidRPr="0008429E">
        <w:rPr>
          <w:rFonts w:ascii="Times New Roman" w:eastAsia="PMingLiU" w:hAnsi="Times New Roman"/>
          <w:b/>
          <w:szCs w:val="20"/>
          <w:lang w:eastAsia="zh-TW"/>
        </w:rPr>
        <w:t>UL-</w:t>
      </w:r>
      <w:r w:rsidRPr="0008429E">
        <w:rPr>
          <w:rFonts w:ascii="Times New Roman" w:eastAsia="PMingLiU" w:hAnsi="Times New Roman"/>
          <w:szCs w:val="20"/>
          <w:lang w:eastAsia="zh-TW"/>
        </w:rPr>
        <w:t>TCI state, including</w:t>
      </w:r>
      <w:r w:rsidRPr="0008429E">
        <w:rPr>
          <w:rFonts w:ascii="Times New Roman" w:hAnsi="Times New Roman"/>
          <w:szCs w:val="20"/>
        </w:rPr>
        <w:t xml:space="preserve"> SRS, </w:t>
      </w:r>
      <w:r w:rsidRPr="0008429E">
        <w:rPr>
          <w:rFonts w:ascii="Times New Roman" w:eastAsiaTheme="minorEastAsia" w:hAnsi="Times New Roman"/>
          <w:szCs w:val="20"/>
          <w:lang w:eastAsia="zh-CN"/>
        </w:rPr>
        <w:t xml:space="preserve">and PRACH, </w:t>
      </w:r>
      <w:r w:rsidRPr="0008429E">
        <w:rPr>
          <w:rFonts w:ascii="Times New Roman" w:hAnsi="Times New Roman"/>
          <w:szCs w:val="20"/>
        </w:rPr>
        <w:t>and/or PUCCH</w:t>
      </w:r>
      <w:r w:rsidRPr="0008429E">
        <w:rPr>
          <w:rFonts w:ascii="Times New Roman" w:eastAsia="PMingLiU" w:hAnsi="Times New Roman"/>
          <w:szCs w:val="20"/>
          <w:lang w:eastAsia="zh-TW"/>
        </w:rPr>
        <w:t xml:space="preserve"> </w:t>
      </w:r>
    </w:p>
    <w:p w14:paraId="1AB19F3D" w14:textId="77777777" w:rsidR="00971E19" w:rsidRPr="0008429E" w:rsidRDefault="00971E19">
      <w:pPr>
        <w:pStyle w:val="ListParagraph"/>
        <w:numPr>
          <w:ilvl w:val="0"/>
          <w:numId w:val="219"/>
        </w:numPr>
        <w:suppressAutoHyphens/>
        <w:overflowPunct/>
        <w:autoSpaceDE/>
        <w:autoSpaceDN/>
        <w:adjustRightInd/>
        <w:snapToGrid w:val="0"/>
        <w:spacing w:after="0"/>
        <w:contextualSpacing w:val="0"/>
        <w:jc w:val="both"/>
        <w:textAlignment w:val="auto"/>
      </w:pPr>
      <w:r w:rsidRPr="0008429E">
        <w:t>FFS: At least for joint-DL/UL TCI state/DL-TCI state, one state comprises at least one source QCL-RS, and each source QCL-RS is associated with at least one QCL property.</w:t>
      </w:r>
    </w:p>
    <w:p w14:paraId="2B36A02F" w14:textId="77777777" w:rsidR="00971E19" w:rsidRPr="0008429E" w:rsidRDefault="00971E19">
      <w:pPr>
        <w:pStyle w:val="ListParagraph"/>
        <w:numPr>
          <w:ilvl w:val="1"/>
          <w:numId w:val="219"/>
        </w:numPr>
        <w:suppressAutoHyphens/>
        <w:overflowPunct/>
        <w:autoSpaceDE/>
        <w:autoSpaceDN/>
        <w:adjustRightInd/>
        <w:snapToGrid w:val="0"/>
        <w:spacing w:after="0"/>
        <w:contextualSpacing w:val="0"/>
        <w:textAlignment w:val="auto"/>
      </w:pPr>
      <w:r w:rsidRPr="0008429E">
        <w:t xml:space="preserve">The joint-DL/UL TCI state can also </w:t>
      </w:r>
      <w:proofErr w:type="spellStart"/>
      <w:r w:rsidRPr="0008429E">
        <w:t>used</w:t>
      </w:r>
      <w:proofErr w:type="spellEnd"/>
      <w:r w:rsidRPr="0008429E">
        <w:t xml:space="preserve"> for determining UL TX </w:t>
      </w:r>
      <w:r w:rsidRPr="0008429E">
        <w:rPr>
          <w:rFonts w:eastAsiaTheme="minorEastAsia"/>
          <w:lang w:eastAsia="zh-CN"/>
        </w:rPr>
        <w:t>beam</w:t>
      </w:r>
    </w:p>
    <w:p w14:paraId="69ABE750" w14:textId="77777777" w:rsidR="00971E19" w:rsidRPr="0008429E" w:rsidRDefault="00971E19">
      <w:pPr>
        <w:pStyle w:val="ListParagraph"/>
        <w:numPr>
          <w:ilvl w:val="1"/>
          <w:numId w:val="219"/>
        </w:numPr>
        <w:suppressAutoHyphens/>
        <w:overflowPunct/>
        <w:autoSpaceDE/>
        <w:autoSpaceDN/>
        <w:adjustRightInd/>
        <w:snapToGrid w:val="0"/>
        <w:spacing w:after="0"/>
        <w:contextualSpacing w:val="0"/>
        <w:textAlignment w:val="auto"/>
      </w:pPr>
      <w:r w:rsidRPr="0008429E">
        <w:t>FFS: Other transmission parameter(s) for DL and UL associated with the TCI state (e.g., power control parameters, TAG, etc), besides for QCL properties.</w:t>
      </w:r>
    </w:p>
    <w:p w14:paraId="02D5E9C4" w14:textId="77777777" w:rsidR="00971E19" w:rsidRPr="0008429E" w:rsidRDefault="00971E19">
      <w:pPr>
        <w:pStyle w:val="ListParagraph"/>
        <w:numPr>
          <w:ilvl w:val="0"/>
          <w:numId w:val="219"/>
        </w:numPr>
        <w:suppressAutoHyphens/>
        <w:overflowPunct/>
        <w:autoSpaceDE/>
        <w:autoSpaceDN/>
        <w:adjustRightInd/>
        <w:snapToGrid w:val="0"/>
        <w:spacing w:after="0"/>
        <w:contextualSpacing w:val="0"/>
        <w:jc w:val="both"/>
        <w:textAlignment w:val="auto"/>
      </w:pPr>
      <w:r w:rsidRPr="0008429E">
        <w:t>FFS: At least for UL-TCI state, one state comprises at least one reference signal</w:t>
      </w:r>
      <w:r w:rsidRPr="0008429E">
        <w:rPr>
          <w:rFonts w:eastAsia="DengXian"/>
        </w:rPr>
        <w:t>, if applicable,</w:t>
      </w:r>
      <w:r w:rsidRPr="0008429E">
        <w:t xml:space="preserve"> for determining UL TX </w:t>
      </w:r>
      <w:r w:rsidRPr="0008429E">
        <w:rPr>
          <w:rFonts w:eastAsiaTheme="minorEastAsia"/>
          <w:lang w:eastAsia="zh-CN"/>
        </w:rPr>
        <w:t>beam</w:t>
      </w:r>
      <w:r w:rsidRPr="0008429E">
        <w:t>.</w:t>
      </w:r>
    </w:p>
    <w:p w14:paraId="6375C7C9" w14:textId="77777777" w:rsidR="00971E19" w:rsidRPr="0008429E" w:rsidRDefault="00971E19">
      <w:pPr>
        <w:pStyle w:val="ListParagraph"/>
        <w:numPr>
          <w:ilvl w:val="1"/>
          <w:numId w:val="219"/>
        </w:numPr>
        <w:suppressAutoHyphens/>
        <w:overflowPunct/>
        <w:autoSpaceDE/>
        <w:autoSpaceDN/>
        <w:adjustRightInd/>
        <w:snapToGrid w:val="0"/>
        <w:spacing w:after="0"/>
        <w:contextualSpacing w:val="0"/>
        <w:jc w:val="both"/>
        <w:textAlignment w:val="auto"/>
      </w:pPr>
      <w:r w:rsidRPr="0008429E">
        <w:t xml:space="preserve">FFS: Other transmission parameter(s) for UL associated with the TCI state (e.g., power control parameters, TAG, etc), besides for UL TX </w:t>
      </w:r>
      <w:r w:rsidRPr="0008429E">
        <w:rPr>
          <w:rFonts w:eastAsiaTheme="minorEastAsia"/>
          <w:lang w:eastAsia="zh-CN"/>
        </w:rPr>
        <w:t>beam</w:t>
      </w:r>
      <w:r w:rsidRPr="0008429E">
        <w:t>.</w:t>
      </w:r>
    </w:p>
    <w:p w14:paraId="387E6415" w14:textId="77777777" w:rsidR="00971E19" w:rsidRDefault="00971E19" w:rsidP="00971E19">
      <w:pPr>
        <w:tabs>
          <w:tab w:val="left" w:pos="720"/>
          <w:tab w:val="left" w:pos="1440"/>
        </w:tabs>
        <w:snapToGrid w:val="0"/>
        <w:jc w:val="both"/>
        <w:rPr>
          <w:rFonts w:ascii="Times New Roman" w:hAnsi="Times New Roman"/>
          <w:szCs w:val="20"/>
        </w:rPr>
      </w:pPr>
      <w:r w:rsidRPr="00B43B0E">
        <w:rPr>
          <w:rFonts w:ascii="Times New Roman" w:hAnsi="Times New Roman"/>
          <w:szCs w:val="20"/>
        </w:rPr>
        <w:t>Note: TCI state is for the purpose of discussion</w:t>
      </w:r>
    </w:p>
    <w:p w14:paraId="2943B0B7" w14:textId="77777777" w:rsidR="0008429E" w:rsidRDefault="0008429E" w:rsidP="00971E19">
      <w:pPr>
        <w:tabs>
          <w:tab w:val="left" w:pos="720"/>
          <w:tab w:val="left" w:pos="1440"/>
        </w:tabs>
        <w:snapToGrid w:val="0"/>
        <w:jc w:val="both"/>
        <w:rPr>
          <w:rFonts w:ascii="Times New Roman" w:hAnsi="Times New Roman"/>
          <w:szCs w:val="20"/>
        </w:rPr>
      </w:pPr>
    </w:p>
    <w:p w14:paraId="1DD15DDA" w14:textId="77777777" w:rsidR="0008429E" w:rsidRPr="0008429E" w:rsidRDefault="0008429E" w:rsidP="0008429E">
      <w:pPr>
        <w:rPr>
          <w:rFonts w:ascii="Times New Roman" w:eastAsia="Times New Roman" w:hAnsi="Times New Roman"/>
          <w:b/>
          <w:bCs/>
        </w:rPr>
      </w:pPr>
      <w:hyperlink r:id="rId1426" w:history="1">
        <w:r w:rsidRPr="0008429E">
          <w:rPr>
            <w:rStyle w:val="Hyperlink"/>
            <w:rFonts w:ascii="Times New Roman" w:eastAsia="Times New Roman" w:hAnsi="Times New Roman"/>
            <w:b/>
            <w:bCs/>
          </w:rPr>
          <w:t>R1-2606908</w:t>
        </w:r>
      </w:hyperlink>
      <w:r w:rsidRPr="0008429E">
        <w:rPr>
          <w:rFonts w:ascii="Times New Roman" w:eastAsia="Times New Roman" w:hAnsi="Times New Roman"/>
          <w:b/>
          <w:bCs/>
        </w:rPr>
        <w:t xml:space="preserve"> </w:t>
      </w:r>
      <w:r w:rsidRPr="0008429E">
        <w:rPr>
          <w:rFonts w:ascii="Times New Roman" w:eastAsia="Times New Roman" w:hAnsi="Times New Roman"/>
          <w:b/>
          <w:bCs/>
        </w:rPr>
        <w:tab/>
        <w:t>Moderator summary #</w:t>
      </w:r>
      <w:r w:rsidRPr="0008429E">
        <w:rPr>
          <w:rFonts w:ascii="Times New Roman" w:eastAsiaTheme="minorEastAsia" w:hAnsi="Times New Roman" w:hint="eastAsia"/>
          <w:b/>
          <w:bCs/>
          <w:lang w:eastAsia="zh-CN"/>
        </w:rPr>
        <w:t>5</w:t>
      </w:r>
      <w:r w:rsidRPr="0008429E">
        <w:rPr>
          <w:rFonts w:ascii="Times New Roman" w:eastAsia="Times New Roman" w:hAnsi="Times New Roman"/>
          <w:b/>
          <w:bCs/>
        </w:rPr>
        <w:t xml:space="preserve"> on beam management for DL and UL</w:t>
      </w:r>
      <w:r w:rsidRPr="0008429E">
        <w:rPr>
          <w:rFonts w:ascii="Times New Roman" w:eastAsia="Times New Roman" w:hAnsi="Times New Roman"/>
          <w:b/>
          <w:bCs/>
        </w:rPr>
        <w:tab/>
        <w:t>Moderator (ZTE)</w:t>
      </w:r>
    </w:p>
    <w:p w14:paraId="21BAFEE5" w14:textId="77777777" w:rsidR="0008429E" w:rsidRPr="00B43B0E" w:rsidRDefault="0008429E" w:rsidP="00971E19">
      <w:pPr>
        <w:tabs>
          <w:tab w:val="left" w:pos="720"/>
          <w:tab w:val="left" w:pos="1440"/>
        </w:tabs>
        <w:snapToGrid w:val="0"/>
        <w:jc w:val="both"/>
        <w:rPr>
          <w:rFonts w:ascii="Times New Roman" w:hAnsi="Times New Roman"/>
          <w:szCs w:val="20"/>
        </w:rPr>
      </w:pPr>
    </w:p>
    <w:p w14:paraId="79D2899F" w14:textId="222FB333" w:rsidR="0008429E" w:rsidRPr="0008429E" w:rsidRDefault="0008429E" w:rsidP="0008429E">
      <w:pPr>
        <w:rPr>
          <w:rFonts w:ascii="Times New Roman" w:eastAsia="Times New Roman" w:hAnsi="Times New Roman"/>
          <w:b/>
          <w:bCs/>
        </w:rPr>
      </w:pPr>
      <w:r>
        <w:rPr>
          <w:rFonts w:ascii="Times New Roman" w:eastAsia="Times New Roman" w:hAnsi="Times New Roman"/>
          <w:b/>
          <w:bCs/>
        </w:rPr>
        <w:t>R1-2606933</w:t>
      </w:r>
      <w:r>
        <w:rPr>
          <w:rFonts w:ascii="Times New Roman" w:eastAsia="Times New Roman" w:hAnsi="Times New Roman"/>
          <w:b/>
          <w:bCs/>
        </w:rPr>
        <w:tab/>
      </w:r>
      <w:r w:rsidRPr="0008429E">
        <w:rPr>
          <w:rFonts w:ascii="Times New Roman" w:eastAsia="Times New Roman" w:hAnsi="Times New Roman"/>
          <w:b/>
          <w:bCs/>
        </w:rPr>
        <w:t>Moderator summary #</w:t>
      </w:r>
      <w:r>
        <w:rPr>
          <w:rFonts w:ascii="Times New Roman" w:eastAsiaTheme="minorEastAsia" w:hAnsi="Times New Roman"/>
          <w:b/>
          <w:bCs/>
          <w:lang w:eastAsia="zh-CN"/>
        </w:rPr>
        <w:t>6</w:t>
      </w:r>
      <w:r w:rsidRPr="0008429E">
        <w:rPr>
          <w:rFonts w:ascii="Times New Roman" w:eastAsia="Times New Roman" w:hAnsi="Times New Roman"/>
          <w:b/>
          <w:bCs/>
        </w:rPr>
        <w:t xml:space="preserve"> on beam management for DL and UL</w:t>
      </w:r>
      <w:r w:rsidRPr="0008429E">
        <w:rPr>
          <w:rFonts w:ascii="Times New Roman" w:eastAsia="Times New Roman" w:hAnsi="Times New Roman"/>
          <w:b/>
          <w:bCs/>
        </w:rPr>
        <w:tab/>
        <w:t>Moderator (ZTE)</w:t>
      </w:r>
    </w:p>
    <w:p w14:paraId="63D23FFC" w14:textId="4306214B" w:rsidR="00971E19" w:rsidRPr="0008429E" w:rsidRDefault="0008429E" w:rsidP="00971E19">
      <w:pPr>
        <w:widowControl w:val="0"/>
        <w:adjustRightInd w:val="0"/>
        <w:snapToGrid w:val="0"/>
        <w:jc w:val="both"/>
        <w:rPr>
          <w:rFonts w:ascii="Times New Roman" w:eastAsiaTheme="minorEastAsia" w:hAnsi="Times New Roman"/>
          <w:szCs w:val="20"/>
          <w:lang w:eastAsia="zh-CN"/>
        </w:rPr>
      </w:pPr>
      <w:r w:rsidRPr="0008429E">
        <w:rPr>
          <w:rFonts w:ascii="Times New Roman" w:eastAsiaTheme="minorEastAsia" w:hAnsi="Times New Roman"/>
          <w:szCs w:val="20"/>
          <w:lang w:eastAsia="zh-CN"/>
        </w:rPr>
        <w:t>Final post-meeting summary for this agenda item.</w:t>
      </w:r>
    </w:p>
    <w:p w14:paraId="13ED95E5" w14:textId="77777777" w:rsidR="00971E19" w:rsidRPr="0074161B" w:rsidRDefault="00971E19" w:rsidP="00971E19">
      <w:pPr>
        <w:widowControl w:val="0"/>
        <w:adjustRightInd w:val="0"/>
        <w:snapToGrid w:val="0"/>
        <w:jc w:val="both"/>
        <w:rPr>
          <w:rFonts w:eastAsiaTheme="minorEastAsia"/>
          <w:sz w:val="18"/>
          <w:szCs w:val="18"/>
          <w:lang w:eastAsia="zh-CN"/>
        </w:rPr>
      </w:pPr>
    </w:p>
    <w:p w14:paraId="2A0D2DFC" w14:textId="3B75ED89" w:rsidR="00971E19" w:rsidRDefault="00C62C50" w:rsidP="00971E19">
      <w:hyperlink r:id="rId1427" w:history="1">
        <w:r>
          <w:rPr>
            <w:rStyle w:val="Hyperlink"/>
            <w:rFonts w:ascii="Times New Roman" w:eastAsia="Times New Roman" w:hAnsi="Times New Roman"/>
          </w:rPr>
          <w:t>R1-2605220</w:t>
        </w:r>
      </w:hyperlink>
      <w:r w:rsidR="00971E19">
        <w:rPr>
          <w:rFonts w:ascii="Times New Roman" w:eastAsia="Times New Roman" w:hAnsi="Times New Roman"/>
        </w:rPr>
        <w:tab/>
        <w:t>Discussion on beam management for downlink and uplink for 6GR air interface</w:t>
      </w:r>
      <w:r w:rsidR="00971E19">
        <w:rPr>
          <w:rFonts w:ascii="Times New Roman" w:eastAsia="Times New Roman" w:hAnsi="Times New Roman"/>
        </w:rPr>
        <w:tab/>
        <w:t>FUTUREWEI</w:t>
      </w:r>
    </w:p>
    <w:p w14:paraId="56A9F33D" w14:textId="505A16F1" w:rsidR="00971E19" w:rsidRDefault="00C62C50" w:rsidP="00971E19">
      <w:hyperlink r:id="rId1428" w:history="1">
        <w:r>
          <w:rPr>
            <w:rStyle w:val="Hyperlink"/>
            <w:rFonts w:ascii="Times New Roman" w:eastAsia="Times New Roman" w:hAnsi="Times New Roman"/>
          </w:rPr>
          <w:t>R1-2605241</w:t>
        </w:r>
      </w:hyperlink>
      <w:r w:rsidR="00971E19">
        <w:rPr>
          <w:rFonts w:ascii="Times New Roman" w:eastAsia="Times New Roman" w:hAnsi="Times New Roman"/>
        </w:rPr>
        <w:tab/>
        <w:t>Beam management for downlink and uplink</w:t>
      </w:r>
      <w:r w:rsidR="00971E19">
        <w:rPr>
          <w:rFonts w:ascii="Times New Roman" w:eastAsia="Times New Roman" w:hAnsi="Times New Roman"/>
        </w:rPr>
        <w:tab/>
        <w:t>Kyocera Corporation</w:t>
      </w:r>
    </w:p>
    <w:p w14:paraId="50E54B11" w14:textId="690A4D84" w:rsidR="00971E19" w:rsidRDefault="00C62C50" w:rsidP="00971E19">
      <w:hyperlink r:id="rId1429" w:history="1">
        <w:r>
          <w:rPr>
            <w:rStyle w:val="Hyperlink"/>
            <w:rFonts w:ascii="Times New Roman" w:eastAsia="Times New Roman" w:hAnsi="Times New Roman"/>
          </w:rPr>
          <w:t>R1-2605263</w:t>
        </w:r>
      </w:hyperlink>
      <w:r w:rsidR="00971E19">
        <w:rPr>
          <w:rFonts w:ascii="Times New Roman" w:eastAsia="Times New Roman" w:hAnsi="Times New Roman"/>
        </w:rPr>
        <w:tab/>
        <w:t>Discussion on beam management for downlink and uplink for 6GR</w:t>
      </w:r>
      <w:r w:rsidR="00971E19">
        <w:rPr>
          <w:rFonts w:ascii="Times New Roman" w:eastAsia="Times New Roman" w:hAnsi="Times New Roman"/>
        </w:rPr>
        <w:tab/>
      </w:r>
      <w:proofErr w:type="spellStart"/>
      <w:r w:rsidR="00971E19">
        <w:rPr>
          <w:rFonts w:ascii="Times New Roman" w:eastAsia="Times New Roman" w:hAnsi="Times New Roman"/>
        </w:rPr>
        <w:t>Spreadtrum</w:t>
      </w:r>
      <w:proofErr w:type="spellEnd"/>
      <w:r w:rsidR="00971E19">
        <w:rPr>
          <w:rFonts w:ascii="Times New Roman" w:eastAsia="Times New Roman" w:hAnsi="Times New Roman"/>
        </w:rPr>
        <w:t>, UNISOC</w:t>
      </w:r>
    </w:p>
    <w:p w14:paraId="077DB833" w14:textId="361ADDAF" w:rsidR="00971E19" w:rsidRDefault="00C62C50" w:rsidP="00971E19">
      <w:hyperlink r:id="rId1430" w:history="1">
        <w:r>
          <w:rPr>
            <w:rStyle w:val="Hyperlink"/>
            <w:rFonts w:ascii="Times New Roman" w:eastAsia="Times New Roman" w:hAnsi="Times New Roman"/>
          </w:rPr>
          <w:t>R1-2605297</w:t>
        </w:r>
      </w:hyperlink>
      <w:r w:rsidR="00971E19">
        <w:rPr>
          <w:rFonts w:ascii="Times New Roman" w:eastAsia="Times New Roman" w:hAnsi="Times New Roman"/>
        </w:rPr>
        <w:tab/>
        <w:t>Beam management for downlink and uplink</w:t>
      </w:r>
      <w:r w:rsidR="00971E19">
        <w:rPr>
          <w:rFonts w:ascii="Times New Roman" w:eastAsia="Times New Roman" w:hAnsi="Times New Roman"/>
        </w:rPr>
        <w:tab/>
        <w:t xml:space="preserve">Huawei, </w:t>
      </w:r>
      <w:proofErr w:type="spellStart"/>
      <w:r w:rsidR="00971E19">
        <w:rPr>
          <w:rFonts w:ascii="Times New Roman" w:eastAsia="Times New Roman" w:hAnsi="Times New Roman"/>
        </w:rPr>
        <w:t>HiSilicon</w:t>
      </w:r>
      <w:proofErr w:type="spellEnd"/>
    </w:p>
    <w:p w14:paraId="7D103B04" w14:textId="76F5FBC5" w:rsidR="00971E19" w:rsidRDefault="00C62C50" w:rsidP="00971E19">
      <w:hyperlink r:id="rId1431" w:history="1">
        <w:r>
          <w:rPr>
            <w:rStyle w:val="Hyperlink"/>
            <w:rFonts w:ascii="Times New Roman" w:eastAsia="Times New Roman" w:hAnsi="Times New Roman"/>
          </w:rPr>
          <w:t>R1-2605323</w:t>
        </w:r>
      </w:hyperlink>
      <w:r w:rsidR="00971E19">
        <w:rPr>
          <w:rFonts w:ascii="Times New Roman" w:eastAsia="Times New Roman" w:hAnsi="Times New Roman"/>
        </w:rPr>
        <w:tab/>
        <w:t>DL and UL beam management</w:t>
      </w:r>
      <w:r w:rsidR="00971E19">
        <w:rPr>
          <w:rFonts w:ascii="Times New Roman" w:eastAsia="Times New Roman" w:hAnsi="Times New Roman"/>
        </w:rPr>
        <w:tab/>
        <w:t>MediaTek Inc.</w:t>
      </w:r>
    </w:p>
    <w:p w14:paraId="72B4F505" w14:textId="4A8042DE" w:rsidR="00971E19" w:rsidRDefault="00C62C50" w:rsidP="00971E19">
      <w:pPr>
        <w:ind w:left="1440" w:hanging="1440"/>
      </w:pPr>
      <w:hyperlink r:id="rId1432" w:history="1">
        <w:r>
          <w:rPr>
            <w:rStyle w:val="Hyperlink"/>
            <w:rFonts w:ascii="Times New Roman" w:eastAsia="Times New Roman" w:hAnsi="Times New Roman"/>
          </w:rPr>
          <w:t>R1-2605337</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 xml:space="preserve">ZTE Corporation, Beijing Digital Nebula, </w:t>
      </w:r>
      <w:proofErr w:type="spellStart"/>
      <w:r w:rsidR="00971E19">
        <w:rPr>
          <w:rFonts w:ascii="Times New Roman" w:eastAsia="Times New Roman" w:hAnsi="Times New Roman"/>
        </w:rPr>
        <w:t>Sanechips</w:t>
      </w:r>
      <w:proofErr w:type="spellEnd"/>
    </w:p>
    <w:p w14:paraId="2328C8AA" w14:textId="00EBAD48" w:rsidR="00971E19" w:rsidRDefault="00C62C50" w:rsidP="00971E19">
      <w:hyperlink r:id="rId1433" w:history="1">
        <w:r>
          <w:rPr>
            <w:rStyle w:val="Hyperlink"/>
            <w:rFonts w:ascii="Times New Roman" w:eastAsia="Times New Roman" w:hAnsi="Times New Roman"/>
          </w:rPr>
          <w:t>R1-2605373</w:t>
        </w:r>
      </w:hyperlink>
      <w:r w:rsidR="00971E19">
        <w:rPr>
          <w:rFonts w:ascii="Times New Roman" w:eastAsia="Times New Roman" w:hAnsi="Times New Roman"/>
        </w:rPr>
        <w:tab/>
        <w:t>Beam management for downlink and uplink in 6GR</w:t>
      </w:r>
      <w:r w:rsidR="00971E19">
        <w:rPr>
          <w:rFonts w:ascii="Times New Roman" w:eastAsia="Times New Roman" w:hAnsi="Times New Roman"/>
        </w:rPr>
        <w:tab/>
      </w:r>
      <w:proofErr w:type="spellStart"/>
      <w:r w:rsidR="00971E19">
        <w:rPr>
          <w:rFonts w:ascii="Times New Roman" w:eastAsia="Times New Roman" w:hAnsi="Times New Roman"/>
        </w:rPr>
        <w:t>InterDigital</w:t>
      </w:r>
      <w:proofErr w:type="spellEnd"/>
      <w:r w:rsidR="00971E19">
        <w:rPr>
          <w:rFonts w:ascii="Times New Roman" w:eastAsia="Times New Roman" w:hAnsi="Times New Roman"/>
        </w:rPr>
        <w:t>, Inc.</w:t>
      </w:r>
    </w:p>
    <w:p w14:paraId="6EA6E15F" w14:textId="57EC34F7" w:rsidR="00971E19" w:rsidRDefault="00C62C50" w:rsidP="00971E19">
      <w:hyperlink r:id="rId1434" w:history="1">
        <w:r>
          <w:rPr>
            <w:rStyle w:val="Hyperlink"/>
            <w:rFonts w:ascii="Times New Roman" w:eastAsia="Times New Roman" w:hAnsi="Times New Roman"/>
          </w:rPr>
          <w:t>R1-2605391</w:t>
        </w:r>
      </w:hyperlink>
      <w:r w:rsidR="00971E19">
        <w:rPr>
          <w:rFonts w:ascii="Times New Roman" w:eastAsia="Times New Roman" w:hAnsi="Times New Roman"/>
        </w:rPr>
        <w:tab/>
        <w:t>On beam management for downlink and uplink in 6GR</w:t>
      </w:r>
      <w:r w:rsidR="00971E19">
        <w:rPr>
          <w:rFonts w:ascii="Times New Roman" w:eastAsia="Times New Roman" w:hAnsi="Times New Roman"/>
        </w:rPr>
        <w:tab/>
        <w:t>Nokia</w:t>
      </w:r>
    </w:p>
    <w:p w14:paraId="1320DB85" w14:textId="5AA016D8" w:rsidR="00971E19" w:rsidRDefault="00C62C50" w:rsidP="00971E19">
      <w:hyperlink r:id="rId1435" w:history="1">
        <w:r>
          <w:rPr>
            <w:rStyle w:val="Hyperlink"/>
            <w:rFonts w:ascii="Times New Roman" w:eastAsia="Times New Roman" w:hAnsi="Times New Roman"/>
          </w:rPr>
          <w:t>R1-2605471</w:t>
        </w:r>
      </w:hyperlink>
      <w:r w:rsidR="00971E19">
        <w:rPr>
          <w:rFonts w:ascii="Times New Roman" w:eastAsia="Times New Roman" w:hAnsi="Times New Roman"/>
        </w:rPr>
        <w:tab/>
        <w:t>Discussion on beam management for 6GR downlink and uplink</w:t>
      </w:r>
      <w:r w:rsidR="00971E19">
        <w:rPr>
          <w:rFonts w:ascii="Times New Roman" w:eastAsia="Times New Roman" w:hAnsi="Times New Roman"/>
        </w:rPr>
        <w:tab/>
        <w:t>vivo</w:t>
      </w:r>
    </w:p>
    <w:p w14:paraId="6E924745" w14:textId="64AFEE96" w:rsidR="00971E19" w:rsidRDefault="00C62C50" w:rsidP="00971E19">
      <w:pPr>
        <w:ind w:left="1440" w:hanging="1440"/>
      </w:pPr>
      <w:hyperlink r:id="rId1436" w:history="1">
        <w:r>
          <w:rPr>
            <w:rStyle w:val="Hyperlink"/>
            <w:rFonts w:ascii="Times New Roman" w:eastAsia="Times New Roman" w:hAnsi="Times New Roman"/>
          </w:rPr>
          <w:t>R1-2605528</w:t>
        </w:r>
      </w:hyperlink>
      <w:r w:rsidR="00971E19">
        <w:rPr>
          <w:rFonts w:ascii="Times New Roman" w:eastAsia="Times New Roman" w:hAnsi="Times New Roman"/>
        </w:rPr>
        <w:tab/>
        <w:t>Collection on pending topics for 6GR beam management for DL and UL</w:t>
      </w:r>
      <w:r w:rsidR="00971E19">
        <w:rPr>
          <w:rFonts w:ascii="Times New Roman" w:eastAsia="Times New Roman" w:hAnsi="Times New Roman"/>
        </w:rPr>
        <w:tab/>
        <w:t>Moderators (ZTE, Apple)</w:t>
      </w:r>
    </w:p>
    <w:p w14:paraId="7CC5069E" w14:textId="45C58BF8" w:rsidR="00971E19" w:rsidRDefault="00C62C50" w:rsidP="00971E19">
      <w:hyperlink r:id="rId1437" w:history="1">
        <w:r>
          <w:rPr>
            <w:rStyle w:val="Hyperlink"/>
            <w:rFonts w:ascii="Times New Roman" w:eastAsia="Times New Roman" w:hAnsi="Times New Roman"/>
          </w:rPr>
          <w:t>R1-2605572</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Xiaomi</w:t>
      </w:r>
    </w:p>
    <w:p w14:paraId="2D9BD29C" w14:textId="72E2D350" w:rsidR="00971E19" w:rsidRDefault="00C62C50" w:rsidP="00971E19">
      <w:hyperlink r:id="rId1438" w:history="1">
        <w:r>
          <w:rPr>
            <w:rStyle w:val="Hyperlink"/>
            <w:rFonts w:ascii="Times New Roman" w:eastAsia="Times New Roman" w:hAnsi="Times New Roman"/>
          </w:rPr>
          <w:t>R1-2605591</w:t>
        </w:r>
      </w:hyperlink>
      <w:r w:rsidR="00971E19">
        <w:rPr>
          <w:rFonts w:ascii="Times New Roman" w:eastAsia="Times New Roman" w:hAnsi="Times New Roman"/>
        </w:rPr>
        <w:tab/>
        <w:t>Discussion on beam management for 6GR downlink and uplink</w:t>
      </w:r>
      <w:r w:rsidR="00971E19">
        <w:rPr>
          <w:rFonts w:ascii="Times New Roman" w:eastAsia="Times New Roman" w:hAnsi="Times New Roman"/>
        </w:rPr>
        <w:tab/>
      </w:r>
      <w:proofErr w:type="spellStart"/>
      <w:r w:rsidR="00971E19">
        <w:rPr>
          <w:rFonts w:ascii="Times New Roman" w:eastAsia="Times New Roman" w:hAnsi="Times New Roman"/>
        </w:rPr>
        <w:t>BeammWave</w:t>
      </w:r>
      <w:proofErr w:type="spellEnd"/>
      <w:r w:rsidR="00971E19">
        <w:rPr>
          <w:rFonts w:ascii="Times New Roman" w:eastAsia="Times New Roman" w:hAnsi="Times New Roman"/>
        </w:rPr>
        <w:t xml:space="preserve"> AB</w:t>
      </w:r>
    </w:p>
    <w:p w14:paraId="4DEB8436" w14:textId="76F400CC" w:rsidR="00971E19" w:rsidRDefault="00C62C50" w:rsidP="00971E19">
      <w:hyperlink r:id="rId1439" w:history="1">
        <w:r>
          <w:rPr>
            <w:rStyle w:val="Hyperlink"/>
            <w:rFonts w:ascii="Times New Roman" w:eastAsia="Times New Roman" w:hAnsi="Times New Roman"/>
          </w:rPr>
          <w:t>R1-2605594</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TCL</w:t>
      </w:r>
    </w:p>
    <w:p w14:paraId="5F3BE7C7" w14:textId="5B3710AA" w:rsidR="00971E19" w:rsidRDefault="00C62C50" w:rsidP="00971E19">
      <w:hyperlink r:id="rId1440" w:history="1">
        <w:r>
          <w:rPr>
            <w:rStyle w:val="Hyperlink"/>
            <w:rFonts w:ascii="Times New Roman" w:eastAsia="Times New Roman" w:hAnsi="Times New Roman"/>
          </w:rPr>
          <w:t>R1-2605600</w:t>
        </w:r>
      </w:hyperlink>
      <w:r w:rsidR="00971E19">
        <w:rPr>
          <w:rFonts w:ascii="Times New Roman" w:eastAsia="Times New Roman" w:hAnsi="Times New Roman"/>
        </w:rPr>
        <w:tab/>
        <w:t>Discussion on Beam Management for Uplink and Downlink</w:t>
      </w:r>
      <w:r w:rsidR="00971E19">
        <w:rPr>
          <w:rFonts w:ascii="Times New Roman" w:eastAsia="Times New Roman" w:hAnsi="Times New Roman"/>
        </w:rPr>
        <w:tab/>
        <w:t>Tejas Network Limited</w:t>
      </w:r>
    </w:p>
    <w:p w14:paraId="1837A72B" w14:textId="7CB71F58" w:rsidR="00971E19" w:rsidRDefault="00C62C50" w:rsidP="00971E19">
      <w:hyperlink r:id="rId1441" w:history="1">
        <w:r>
          <w:rPr>
            <w:rStyle w:val="Hyperlink"/>
            <w:rFonts w:ascii="Times New Roman" w:eastAsia="Times New Roman" w:hAnsi="Times New Roman"/>
          </w:rPr>
          <w:t>R1-2605640</w:t>
        </w:r>
      </w:hyperlink>
      <w:r w:rsidR="00971E19">
        <w:rPr>
          <w:rFonts w:ascii="Times New Roman" w:eastAsia="Times New Roman" w:hAnsi="Times New Roman"/>
        </w:rPr>
        <w:tab/>
        <w:t>Discussion on beam management for downlink and uplink transmission</w:t>
      </w:r>
      <w:r w:rsidR="00971E19">
        <w:rPr>
          <w:rFonts w:ascii="Times New Roman" w:eastAsia="Times New Roman" w:hAnsi="Times New Roman"/>
        </w:rPr>
        <w:tab/>
        <w:t>CMCC</w:t>
      </w:r>
    </w:p>
    <w:p w14:paraId="2A14E959" w14:textId="552C5718" w:rsidR="00971E19" w:rsidRDefault="00C62C50" w:rsidP="00971E19">
      <w:hyperlink r:id="rId1442" w:history="1">
        <w:r>
          <w:rPr>
            <w:rStyle w:val="Hyperlink"/>
            <w:rFonts w:ascii="Times New Roman" w:eastAsia="Times New Roman" w:hAnsi="Times New Roman"/>
          </w:rPr>
          <w:t>R1-2605679</w:t>
        </w:r>
      </w:hyperlink>
      <w:r w:rsidR="00971E19">
        <w:rPr>
          <w:rFonts w:ascii="Times New Roman" w:eastAsia="Times New Roman" w:hAnsi="Times New Roman"/>
        </w:rPr>
        <w:tab/>
        <w:t>Views on Beam Management</w:t>
      </w:r>
      <w:r w:rsidR="00971E19">
        <w:rPr>
          <w:rFonts w:ascii="Times New Roman" w:eastAsia="Times New Roman" w:hAnsi="Times New Roman"/>
        </w:rPr>
        <w:tab/>
      </w:r>
      <w:proofErr w:type="spellStart"/>
      <w:r w:rsidR="00971E19">
        <w:rPr>
          <w:rFonts w:ascii="Times New Roman" w:eastAsia="Times New Roman" w:hAnsi="Times New Roman"/>
        </w:rPr>
        <w:t>Ofinno</w:t>
      </w:r>
      <w:proofErr w:type="spellEnd"/>
    </w:p>
    <w:p w14:paraId="7F48D52B" w14:textId="29C27B25" w:rsidR="00971E19" w:rsidRDefault="00C62C50" w:rsidP="00971E19">
      <w:hyperlink r:id="rId1443" w:history="1">
        <w:r>
          <w:rPr>
            <w:rStyle w:val="Hyperlink"/>
            <w:rFonts w:ascii="Times New Roman" w:eastAsia="Times New Roman" w:hAnsi="Times New Roman"/>
          </w:rPr>
          <w:t>R1-2605699</w:t>
        </w:r>
      </w:hyperlink>
      <w:r w:rsidR="00971E19">
        <w:rPr>
          <w:rFonts w:ascii="Times New Roman" w:eastAsia="Times New Roman" w:hAnsi="Times New Roman"/>
        </w:rPr>
        <w:tab/>
        <w:t>Discussion on beam management for downlink and uplink in 6GR</w:t>
      </w:r>
      <w:r w:rsidR="00971E19">
        <w:rPr>
          <w:rFonts w:ascii="Times New Roman" w:eastAsia="Times New Roman" w:hAnsi="Times New Roman"/>
        </w:rPr>
        <w:tab/>
        <w:t>Lenovo</w:t>
      </w:r>
    </w:p>
    <w:p w14:paraId="2826CAA8" w14:textId="65DB4E7A" w:rsidR="00971E19" w:rsidRDefault="00C62C50" w:rsidP="00971E19">
      <w:hyperlink r:id="rId1444" w:history="1">
        <w:r>
          <w:rPr>
            <w:rStyle w:val="Hyperlink"/>
            <w:rFonts w:ascii="Times New Roman" w:eastAsia="Times New Roman" w:hAnsi="Times New Roman"/>
          </w:rPr>
          <w:t>R1-2605730</w:t>
        </w:r>
      </w:hyperlink>
      <w:r w:rsidR="00971E19">
        <w:rPr>
          <w:rFonts w:ascii="Times New Roman" w:eastAsia="Times New Roman" w:hAnsi="Times New Roman"/>
        </w:rPr>
        <w:tab/>
        <w:t>Views on beam management for 6GR</w:t>
      </w:r>
      <w:r w:rsidR="00971E19">
        <w:rPr>
          <w:rFonts w:ascii="Times New Roman" w:eastAsia="Times New Roman" w:hAnsi="Times New Roman"/>
        </w:rPr>
        <w:tab/>
        <w:t>CATT</w:t>
      </w:r>
    </w:p>
    <w:p w14:paraId="73396891" w14:textId="587EFC16" w:rsidR="00971E19" w:rsidRDefault="00C62C50" w:rsidP="00971E19">
      <w:hyperlink r:id="rId1445" w:history="1">
        <w:r>
          <w:rPr>
            <w:rStyle w:val="Hyperlink"/>
            <w:rFonts w:ascii="Times New Roman" w:eastAsia="Times New Roman" w:hAnsi="Times New Roman"/>
          </w:rPr>
          <w:t>R1-2605840</w:t>
        </w:r>
      </w:hyperlink>
      <w:r w:rsidR="00971E19">
        <w:rPr>
          <w:rFonts w:ascii="Times New Roman" w:eastAsia="Times New Roman" w:hAnsi="Times New Roman"/>
        </w:rPr>
        <w:tab/>
        <w:t>Discussion on beam management for downlink and uplink in 6GR</w:t>
      </w:r>
      <w:r w:rsidR="00971E19">
        <w:rPr>
          <w:rFonts w:ascii="Times New Roman" w:eastAsia="Times New Roman" w:hAnsi="Times New Roman"/>
        </w:rPr>
        <w:tab/>
        <w:t>Samsung</w:t>
      </w:r>
    </w:p>
    <w:p w14:paraId="7C6D8533" w14:textId="4628EB3D" w:rsidR="00971E19" w:rsidRDefault="00C62C50" w:rsidP="00971E19">
      <w:hyperlink r:id="rId1446" w:history="1">
        <w:r>
          <w:rPr>
            <w:rStyle w:val="Hyperlink"/>
            <w:rFonts w:ascii="Times New Roman" w:eastAsia="Times New Roman" w:hAnsi="Times New Roman"/>
          </w:rPr>
          <w:t>R1-2605878</w:t>
        </w:r>
      </w:hyperlink>
      <w:r w:rsidR="00971E19">
        <w:rPr>
          <w:rFonts w:ascii="Times New Roman" w:eastAsia="Times New Roman" w:hAnsi="Times New Roman"/>
        </w:rPr>
        <w:tab/>
        <w:t>Beam management for downlink and uplink</w:t>
      </w:r>
      <w:r w:rsidR="00971E19">
        <w:rPr>
          <w:rFonts w:ascii="Times New Roman" w:eastAsia="Times New Roman" w:hAnsi="Times New Roman"/>
        </w:rPr>
        <w:tab/>
        <w:t>NEC</w:t>
      </w:r>
    </w:p>
    <w:p w14:paraId="109BDF8E" w14:textId="0376FB54" w:rsidR="00971E19" w:rsidRDefault="00C62C50" w:rsidP="00971E19">
      <w:hyperlink r:id="rId1447" w:history="1">
        <w:r>
          <w:rPr>
            <w:rStyle w:val="Hyperlink"/>
            <w:rFonts w:ascii="Times New Roman" w:eastAsia="Times New Roman" w:hAnsi="Times New Roman"/>
          </w:rPr>
          <w:t>R1-2605916</w:t>
        </w:r>
      </w:hyperlink>
      <w:r w:rsidR="00971E19">
        <w:rPr>
          <w:rFonts w:ascii="Times New Roman" w:eastAsia="Times New Roman" w:hAnsi="Times New Roman"/>
        </w:rPr>
        <w:tab/>
        <w:t>Discussions on 6GR multi-beam operation</w:t>
      </w:r>
      <w:r w:rsidR="00971E19">
        <w:rPr>
          <w:rFonts w:ascii="Times New Roman" w:eastAsia="Times New Roman" w:hAnsi="Times New Roman"/>
        </w:rPr>
        <w:tab/>
        <w:t>OPPO</w:t>
      </w:r>
    </w:p>
    <w:p w14:paraId="46DBFEF6" w14:textId="0B6882BB" w:rsidR="00971E19" w:rsidRDefault="00C62C50" w:rsidP="00971E19">
      <w:hyperlink r:id="rId1448" w:history="1">
        <w:r>
          <w:rPr>
            <w:rStyle w:val="Hyperlink"/>
            <w:rFonts w:ascii="Times New Roman" w:eastAsia="Times New Roman" w:hAnsi="Times New Roman"/>
          </w:rPr>
          <w:t>R1-2605942</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Ericsson</w:t>
      </w:r>
    </w:p>
    <w:p w14:paraId="00D0FBF0" w14:textId="36FDA239" w:rsidR="00971E19" w:rsidRDefault="00C62C50" w:rsidP="00971E19">
      <w:hyperlink r:id="rId1449" w:history="1">
        <w:r>
          <w:rPr>
            <w:rStyle w:val="Hyperlink"/>
            <w:rFonts w:ascii="Times New Roman" w:eastAsia="Times New Roman" w:hAnsi="Times New Roman"/>
          </w:rPr>
          <w:t>R1-2605979</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Sony</w:t>
      </w:r>
    </w:p>
    <w:p w14:paraId="6C5DCE1F" w14:textId="546DCFCF" w:rsidR="00971E19" w:rsidRDefault="00C62C50" w:rsidP="00971E19">
      <w:hyperlink r:id="rId1450" w:history="1">
        <w:r>
          <w:rPr>
            <w:rStyle w:val="Hyperlink"/>
            <w:rFonts w:ascii="Times New Roman" w:eastAsia="Times New Roman" w:hAnsi="Times New Roman"/>
          </w:rPr>
          <w:t>R1-2606031</w:t>
        </w:r>
      </w:hyperlink>
      <w:r w:rsidR="00971E19">
        <w:rPr>
          <w:rFonts w:ascii="Times New Roman" w:eastAsia="Times New Roman" w:hAnsi="Times New Roman"/>
        </w:rPr>
        <w:tab/>
        <w:t>On beam management aspects for downlink and uplink</w:t>
      </w:r>
      <w:r w:rsidR="00971E19">
        <w:rPr>
          <w:rFonts w:ascii="Times New Roman" w:eastAsia="Times New Roman" w:hAnsi="Times New Roman"/>
        </w:rPr>
        <w:tab/>
        <w:t>Apple</w:t>
      </w:r>
    </w:p>
    <w:p w14:paraId="65B97458" w14:textId="07CBC14F" w:rsidR="00971E19" w:rsidRDefault="00C62C50" w:rsidP="00971E19">
      <w:hyperlink r:id="rId1451" w:history="1">
        <w:r>
          <w:rPr>
            <w:rStyle w:val="Hyperlink"/>
            <w:rFonts w:ascii="Times New Roman" w:eastAsia="Times New Roman" w:hAnsi="Times New Roman"/>
          </w:rPr>
          <w:t>R1-2606087</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China Telecom</w:t>
      </w:r>
    </w:p>
    <w:p w14:paraId="16B14DBB" w14:textId="699EE439" w:rsidR="00971E19" w:rsidRDefault="00C62C50" w:rsidP="00971E19">
      <w:hyperlink r:id="rId1452" w:history="1">
        <w:r>
          <w:rPr>
            <w:rStyle w:val="Hyperlink"/>
            <w:rFonts w:ascii="Times New Roman" w:eastAsia="Times New Roman" w:hAnsi="Times New Roman"/>
          </w:rPr>
          <w:t>R1-2606108</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1Finity</w:t>
      </w:r>
    </w:p>
    <w:p w14:paraId="2AFFB8C8" w14:textId="6F399FF5" w:rsidR="00971E19" w:rsidRDefault="00C62C50" w:rsidP="00971E19">
      <w:hyperlink r:id="rId1453" w:history="1">
        <w:r>
          <w:rPr>
            <w:rStyle w:val="Hyperlink"/>
            <w:rFonts w:ascii="Times New Roman" w:eastAsia="Times New Roman" w:hAnsi="Times New Roman"/>
          </w:rPr>
          <w:t>R1-2606120</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LG Electronics</w:t>
      </w:r>
    </w:p>
    <w:p w14:paraId="2F608CD3" w14:textId="3D9E6606" w:rsidR="00971E19" w:rsidRDefault="00C62C50" w:rsidP="00971E19">
      <w:hyperlink r:id="rId1454" w:history="1">
        <w:r>
          <w:rPr>
            <w:rStyle w:val="Hyperlink"/>
            <w:rFonts w:ascii="Times New Roman" w:eastAsia="Times New Roman" w:hAnsi="Times New Roman"/>
          </w:rPr>
          <w:t>R1-2606127</w:t>
        </w:r>
      </w:hyperlink>
      <w:r w:rsidR="00971E19">
        <w:rPr>
          <w:rFonts w:ascii="Times New Roman" w:eastAsia="Times New Roman" w:hAnsi="Times New Roman"/>
        </w:rPr>
        <w:tab/>
        <w:t>Beam Management for Downlink and Uplink</w:t>
      </w:r>
      <w:r w:rsidR="00971E19">
        <w:rPr>
          <w:rFonts w:ascii="Times New Roman" w:eastAsia="Times New Roman" w:hAnsi="Times New Roman"/>
        </w:rPr>
        <w:tab/>
        <w:t>Google</w:t>
      </w:r>
    </w:p>
    <w:p w14:paraId="26074F06" w14:textId="4B1EBDA8" w:rsidR="00971E19" w:rsidRDefault="00C62C50" w:rsidP="00971E19">
      <w:hyperlink r:id="rId1455" w:history="1">
        <w:r>
          <w:rPr>
            <w:rStyle w:val="Hyperlink"/>
            <w:rFonts w:ascii="Times New Roman" w:eastAsia="Times New Roman" w:hAnsi="Times New Roman"/>
          </w:rPr>
          <w:t>R1-2606247</w:t>
        </w:r>
      </w:hyperlink>
      <w:r w:rsidR="00971E19">
        <w:rPr>
          <w:rFonts w:ascii="Times New Roman" w:eastAsia="Times New Roman" w:hAnsi="Times New Roman"/>
        </w:rPr>
        <w:tab/>
        <w:t>Discussion on beam management for 6GR</w:t>
      </w:r>
      <w:r w:rsidR="00971E19">
        <w:rPr>
          <w:rFonts w:ascii="Times New Roman" w:eastAsia="Times New Roman" w:hAnsi="Times New Roman"/>
        </w:rPr>
        <w:tab/>
        <w:t>ETRI</w:t>
      </w:r>
    </w:p>
    <w:p w14:paraId="016F60E4" w14:textId="72B4209F" w:rsidR="00971E19" w:rsidRDefault="00C62C50" w:rsidP="00971E19">
      <w:hyperlink r:id="rId1456" w:history="1">
        <w:r>
          <w:rPr>
            <w:rStyle w:val="Hyperlink"/>
            <w:rFonts w:ascii="Times New Roman" w:eastAsia="Times New Roman" w:hAnsi="Times New Roman"/>
          </w:rPr>
          <w:t>R1-2606384</w:t>
        </w:r>
      </w:hyperlink>
      <w:r w:rsidR="00971E19">
        <w:rPr>
          <w:rFonts w:ascii="Times New Roman" w:eastAsia="Times New Roman" w:hAnsi="Times New Roman"/>
        </w:rPr>
        <w:tab/>
        <w:t>Beam Management for Downlink and Uplink</w:t>
      </w:r>
      <w:r w:rsidR="00971E19">
        <w:rPr>
          <w:rFonts w:ascii="Times New Roman" w:eastAsia="Times New Roman" w:hAnsi="Times New Roman"/>
        </w:rPr>
        <w:tab/>
        <w:t>Qualcomm Incorporated</w:t>
      </w:r>
    </w:p>
    <w:p w14:paraId="28E4B7C9" w14:textId="0047E006" w:rsidR="00971E19" w:rsidRDefault="00C62C50" w:rsidP="00971E19">
      <w:hyperlink r:id="rId1457" w:history="1">
        <w:r>
          <w:rPr>
            <w:rStyle w:val="Hyperlink"/>
            <w:rFonts w:ascii="Times New Roman" w:eastAsia="Times New Roman" w:hAnsi="Times New Roman"/>
          </w:rPr>
          <w:t>R1-2606434</w:t>
        </w:r>
      </w:hyperlink>
      <w:r w:rsidR="00971E19">
        <w:rPr>
          <w:rFonts w:ascii="Times New Roman" w:eastAsia="Times New Roman" w:hAnsi="Times New Roman"/>
        </w:rPr>
        <w:tab/>
        <w:t>Aspects of 6GR Beam Management Framework</w:t>
      </w:r>
      <w:r w:rsidR="00971E19">
        <w:rPr>
          <w:rFonts w:ascii="Times New Roman" w:eastAsia="Times New Roman" w:hAnsi="Times New Roman"/>
        </w:rPr>
        <w:tab/>
        <w:t>AT&amp;T</w:t>
      </w:r>
    </w:p>
    <w:p w14:paraId="696B7342" w14:textId="47C71F5E" w:rsidR="00971E19" w:rsidRDefault="00C62C50" w:rsidP="00971E19">
      <w:hyperlink r:id="rId1458" w:history="1">
        <w:r>
          <w:rPr>
            <w:rStyle w:val="Hyperlink"/>
            <w:rFonts w:ascii="Times New Roman" w:eastAsia="Times New Roman" w:hAnsi="Times New Roman"/>
          </w:rPr>
          <w:t>R1-2606472</w:t>
        </w:r>
      </w:hyperlink>
      <w:r w:rsidR="00971E19">
        <w:rPr>
          <w:rFonts w:ascii="Times New Roman" w:eastAsia="Times New Roman" w:hAnsi="Times New Roman"/>
        </w:rPr>
        <w:tab/>
        <w:t>Beam management for downlink and uplink</w:t>
      </w:r>
      <w:r w:rsidR="00971E19">
        <w:rPr>
          <w:rFonts w:ascii="Times New Roman" w:eastAsia="Times New Roman" w:hAnsi="Times New Roman"/>
        </w:rPr>
        <w:tab/>
        <w:t>Sharp</w:t>
      </w:r>
    </w:p>
    <w:p w14:paraId="5A319D21" w14:textId="6C1B854C" w:rsidR="00971E19" w:rsidRDefault="00C62C50" w:rsidP="00971E19">
      <w:hyperlink r:id="rId1459" w:history="1">
        <w:r>
          <w:rPr>
            <w:rStyle w:val="Hyperlink"/>
            <w:rFonts w:ascii="Times New Roman" w:eastAsia="Times New Roman" w:hAnsi="Times New Roman"/>
          </w:rPr>
          <w:t>R1-2606510</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NTT DOCOMO, INC., NTT, Inc.</w:t>
      </w:r>
    </w:p>
    <w:p w14:paraId="3C65DD98" w14:textId="4CF48B79" w:rsidR="00971E19" w:rsidRDefault="00C62C50" w:rsidP="00971E19">
      <w:hyperlink r:id="rId1460" w:history="1">
        <w:r>
          <w:rPr>
            <w:rStyle w:val="Hyperlink"/>
            <w:rFonts w:ascii="Times New Roman" w:eastAsia="Times New Roman" w:hAnsi="Times New Roman"/>
          </w:rPr>
          <w:t>R1-2606569</w:t>
        </w:r>
      </w:hyperlink>
      <w:r w:rsidR="00971E19">
        <w:rPr>
          <w:rFonts w:ascii="Times New Roman" w:eastAsia="Times New Roman" w:hAnsi="Times New Roman"/>
        </w:rPr>
        <w:tab/>
        <w:t>Discussion on Beam Management Procedures for 6GR</w:t>
      </w:r>
      <w:r w:rsidR="00971E19">
        <w:rPr>
          <w:rFonts w:ascii="Times New Roman" w:eastAsia="Times New Roman" w:hAnsi="Times New Roman"/>
        </w:rPr>
        <w:tab/>
        <w:t>Panasonic</w:t>
      </w:r>
    </w:p>
    <w:p w14:paraId="2AF2EB8F" w14:textId="303D3560" w:rsidR="00971E19" w:rsidRDefault="00C62C50" w:rsidP="00971E19">
      <w:hyperlink r:id="rId1461" w:history="1">
        <w:r>
          <w:rPr>
            <w:rStyle w:val="Hyperlink"/>
            <w:rFonts w:ascii="Times New Roman" w:eastAsia="Times New Roman" w:hAnsi="Times New Roman"/>
          </w:rPr>
          <w:t>R1-2606585</w:t>
        </w:r>
      </w:hyperlink>
      <w:r w:rsidR="00971E19">
        <w:rPr>
          <w:rFonts w:ascii="Times New Roman" w:eastAsia="Times New Roman" w:hAnsi="Times New Roman"/>
        </w:rPr>
        <w:tab/>
        <w:t>Discussion on Digital Twin Generated Training Data for AI/ML-based Beam Management in 6GR</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Shanghai Jiao Tong University</w:t>
      </w:r>
    </w:p>
    <w:p w14:paraId="44439089" w14:textId="5989CC91" w:rsidR="00971E19" w:rsidRDefault="00C62C50" w:rsidP="00971E19">
      <w:hyperlink r:id="rId1462" w:history="1">
        <w:r>
          <w:rPr>
            <w:rStyle w:val="Hyperlink"/>
            <w:rFonts w:ascii="Times New Roman" w:eastAsia="Times New Roman" w:hAnsi="Times New Roman"/>
          </w:rPr>
          <w:t>R1-2606592</w:t>
        </w:r>
      </w:hyperlink>
      <w:r w:rsidR="00971E19">
        <w:rPr>
          <w:rFonts w:ascii="Times New Roman" w:eastAsia="Times New Roman" w:hAnsi="Times New Roman"/>
        </w:rPr>
        <w:tab/>
        <w:t>Discussion on beam management for downlink and uplink</w:t>
      </w:r>
      <w:r w:rsidR="00971E19">
        <w:rPr>
          <w:rFonts w:ascii="Times New Roman" w:eastAsia="Times New Roman" w:hAnsi="Times New Roman"/>
        </w:rPr>
        <w:tab/>
        <w:t>NICT</w:t>
      </w:r>
    </w:p>
    <w:p w14:paraId="6F0CAB76" w14:textId="1D64C93D" w:rsidR="00971E19" w:rsidRDefault="00C62C50" w:rsidP="00971E19">
      <w:hyperlink r:id="rId1463" w:history="1">
        <w:r>
          <w:rPr>
            <w:rStyle w:val="Hyperlink"/>
            <w:rFonts w:ascii="Times New Roman" w:eastAsia="Times New Roman" w:hAnsi="Times New Roman"/>
          </w:rPr>
          <w:t>R1-2606634</w:t>
        </w:r>
      </w:hyperlink>
      <w:r w:rsidR="00971E19">
        <w:rPr>
          <w:rFonts w:ascii="Times New Roman" w:eastAsia="Times New Roman" w:hAnsi="Times New Roman"/>
        </w:rPr>
        <w:tab/>
        <w:t xml:space="preserve">On beam management for downlink and uplink in 6GR </w:t>
      </w:r>
      <w:r w:rsidR="00971E19">
        <w:rPr>
          <w:rFonts w:ascii="Times New Roman" w:eastAsia="Times New Roman" w:hAnsi="Times New Roman"/>
        </w:rPr>
        <w:tab/>
        <w:t>Fraunhofer IIS, Fraunhofer HHI</w:t>
      </w:r>
    </w:p>
    <w:p w14:paraId="541AC9F3" w14:textId="7CDB6D04" w:rsidR="00971E19" w:rsidRDefault="00C62C50" w:rsidP="00971E19">
      <w:hyperlink r:id="rId1464" w:history="1">
        <w:r>
          <w:rPr>
            <w:rStyle w:val="Hyperlink"/>
            <w:rFonts w:ascii="Times New Roman" w:eastAsia="Times New Roman" w:hAnsi="Times New Roman"/>
          </w:rPr>
          <w:t>R1-2606650</w:t>
        </w:r>
      </w:hyperlink>
      <w:r w:rsidR="00971E19">
        <w:rPr>
          <w:rFonts w:ascii="Times New Roman" w:eastAsia="Times New Roman" w:hAnsi="Times New Roman"/>
        </w:rPr>
        <w:tab/>
        <w:t>Views on Beam management for Downlink and Uplink</w:t>
      </w:r>
      <w:r w:rsidR="00971E19">
        <w:rPr>
          <w:rFonts w:ascii="Times New Roman" w:eastAsia="Times New Roman" w:hAnsi="Times New Roman"/>
        </w:rPr>
        <w:tab/>
      </w:r>
      <w:proofErr w:type="spellStart"/>
      <w:r w:rsidR="00971E19">
        <w:rPr>
          <w:rFonts w:ascii="Times New Roman" w:eastAsia="Times New Roman" w:hAnsi="Times New Roman"/>
        </w:rPr>
        <w:t>CEWiT</w:t>
      </w:r>
      <w:proofErr w:type="spellEnd"/>
    </w:p>
    <w:p w14:paraId="22C24153" w14:textId="37E5615C" w:rsidR="00971E19" w:rsidRDefault="00C62C50" w:rsidP="00971E19">
      <w:pPr>
        <w:ind w:left="1440" w:hanging="1440"/>
      </w:pPr>
      <w:hyperlink r:id="rId1465" w:history="1">
        <w:r>
          <w:rPr>
            <w:rStyle w:val="Hyperlink"/>
            <w:rFonts w:ascii="Times New Roman" w:eastAsia="Times New Roman" w:hAnsi="Times New Roman"/>
          </w:rPr>
          <w:t>R1-2606695</w:t>
        </w:r>
      </w:hyperlink>
      <w:r w:rsidR="00971E19">
        <w:rPr>
          <w:rFonts w:ascii="Times New Roman" w:eastAsia="Times New Roman" w:hAnsi="Times New Roman"/>
        </w:rPr>
        <w:tab/>
        <w:t>Discussion on Selected Beam Management Aspects for 6GR Downlink and Uplink</w:t>
      </w:r>
      <w:r w:rsidR="00971E19">
        <w:rPr>
          <w:rFonts w:ascii="Times New Roman" w:eastAsia="Times New Roman" w:hAnsi="Times New Roman"/>
        </w:rPr>
        <w:tab/>
        <w:t>Rakuten Symphony</w:t>
      </w:r>
    </w:p>
    <w:p w14:paraId="3A2A3D7C" w14:textId="77777777" w:rsidR="00971E19" w:rsidRPr="00971E19" w:rsidRDefault="00971E19" w:rsidP="00971E19"/>
    <w:p w14:paraId="3CC47F0A" w14:textId="41673079" w:rsidR="00BA0943" w:rsidRDefault="00971E19" w:rsidP="0013532B">
      <w:pPr>
        <w:pStyle w:val="Heading3"/>
        <w:rPr>
          <w:lang w:val="en-US"/>
        </w:rPr>
      </w:pPr>
      <w:bookmarkStart w:id="235" w:name="_Toc239313255"/>
      <w:r>
        <w:t xml:space="preserve">Downlink </w:t>
      </w:r>
      <w:r w:rsidRPr="00FD0278">
        <w:rPr>
          <w:rFonts w:hint="eastAsia"/>
          <w:lang w:val="en-US"/>
        </w:rPr>
        <w:t xml:space="preserve">control channel, scheduling </w:t>
      </w:r>
      <w:r w:rsidRPr="00FD0278">
        <w:rPr>
          <w:lang w:val="en-US"/>
        </w:rPr>
        <w:t>and HARQ operation</w:t>
      </w:r>
      <w:bookmarkEnd w:id="235"/>
    </w:p>
    <w:p w14:paraId="2DE056DA" w14:textId="77777777" w:rsidR="00971E19" w:rsidRPr="00FD0278" w:rsidRDefault="00971E19" w:rsidP="00971E19">
      <w:pPr>
        <w:rPr>
          <w:rFonts w:eastAsia="DengXian"/>
          <w:i/>
          <w:iCs/>
          <w:lang w:eastAsia="zh-CN"/>
        </w:rPr>
      </w:pPr>
      <w:r w:rsidRPr="00FD0278">
        <w:rPr>
          <w:rFonts w:eastAsia="DengXian" w:hint="eastAsia"/>
          <w:i/>
          <w:iCs/>
          <w:lang w:eastAsia="zh-CN"/>
        </w:rPr>
        <w:t>Note 1: Including proposals for all candidate duplexing types, for spectrum utilization, and for aggregation, such as</w:t>
      </w:r>
      <w:r w:rsidRPr="00FD0278">
        <w:rPr>
          <w:rFonts w:eastAsia="DengXian"/>
          <w:i/>
          <w:iCs/>
          <w:lang w:eastAsia="zh-CN"/>
        </w:rPr>
        <w:t xml:space="preserve"> flexible utilization of spectrum resources for DL and UL over different carriers/bands</w:t>
      </w:r>
      <w:r w:rsidRPr="00FD0278">
        <w:rPr>
          <w:rFonts w:eastAsia="DengXian" w:hint="eastAsia"/>
          <w:i/>
          <w:iCs/>
          <w:lang w:eastAsia="zh-CN"/>
        </w:rPr>
        <w:t xml:space="preserve">, as well as </w:t>
      </w:r>
      <w:r w:rsidRPr="00FD0278">
        <w:rPr>
          <w:rFonts w:eastAsia="DengXian"/>
          <w:i/>
          <w:iCs/>
          <w:lang w:eastAsia="zh-CN"/>
        </w:rPr>
        <w:t>flexible utilization of spectrum resources for DL and UL over different carriers/bands.</w:t>
      </w:r>
    </w:p>
    <w:p w14:paraId="1270B420" w14:textId="77777777" w:rsidR="00971E19" w:rsidRDefault="00971E19" w:rsidP="00971E19">
      <w:pPr>
        <w:rPr>
          <w:rFonts w:eastAsia="DengXian"/>
          <w:i/>
          <w:iCs/>
          <w:lang w:eastAsia="zh-CN"/>
        </w:rPr>
      </w:pPr>
      <w:r w:rsidRPr="00FD0278">
        <w:rPr>
          <w:rFonts w:eastAsia="DengXian" w:hint="eastAsia"/>
          <w:i/>
          <w:iCs/>
          <w:lang w:eastAsia="zh-CN"/>
        </w:rPr>
        <w:t>Note 2: Including proposals for both broadcast and unicast.</w:t>
      </w:r>
    </w:p>
    <w:p w14:paraId="08BAFBAE" w14:textId="77777777" w:rsidR="00971E19" w:rsidRDefault="00971E19" w:rsidP="00971E19">
      <w:pPr>
        <w:ind w:left="1440" w:hanging="1440"/>
        <w:rPr>
          <w:rFonts w:eastAsia="DengXian"/>
          <w:highlight w:val="cyan"/>
          <w:lang w:val="en-US" w:eastAsia="zh-CN"/>
        </w:rPr>
      </w:pPr>
    </w:p>
    <w:p w14:paraId="085603B4" w14:textId="1F2E84CE" w:rsidR="00971E19" w:rsidRPr="009D27E1" w:rsidRDefault="00C62C50" w:rsidP="00971E19">
      <w:pPr>
        <w:ind w:left="1440" w:hanging="1440"/>
        <w:rPr>
          <w:rFonts w:eastAsia="DengXian"/>
          <w:b/>
          <w:bCs/>
          <w:lang w:val="en-US" w:eastAsia="zh-CN"/>
        </w:rPr>
      </w:pPr>
      <w:hyperlink r:id="rId1466" w:history="1">
        <w:r w:rsidRPr="009D27E1">
          <w:rPr>
            <w:rStyle w:val="Hyperlink"/>
            <w:rFonts w:eastAsia="DengXian"/>
            <w:b/>
            <w:bCs/>
            <w:lang w:val="en-US" w:eastAsia="zh-CN"/>
          </w:rPr>
          <w:t>R1-2606764</w:t>
        </w:r>
      </w:hyperlink>
      <w:r w:rsidR="00971E19" w:rsidRPr="009D27E1">
        <w:rPr>
          <w:rFonts w:eastAsia="DengXian"/>
          <w:b/>
          <w:bCs/>
          <w:lang w:val="en-US" w:eastAsia="zh-CN"/>
        </w:rPr>
        <w:tab/>
        <w:t>Session Notes of AI 10.5.4(Downlink control channel, scheduling and HARQ operation)</w:t>
      </w:r>
      <w:r w:rsidR="00971E19" w:rsidRPr="009D27E1">
        <w:rPr>
          <w:rFonts w:eastAsia="DengXian"/>
          <w:b/>
          <w:bCs/>
          <w:lang w:val="en-US" w:eastAsia="zh-CN"/>
        </w:rPr>
        <w:tab/>
        <w:t>Ad-Hoc Chair (NTT DOCOMO, INC.)</w:t>
      </w:r>
    </w:p>
    <w:p w14:paraId="1F38729D" w14:textId="77777777" w:rsidR="009D27E1" w:rsidRPr="003F20E6" w:rsidRDefault="009D27E1" w:rsidP="009D27E1">
      <w:pPr>
        <w:rPr>
          <w:rFonts w:eastAsia="DengXian"/>
          <w:lang w:eastAsia="zh-CN"/>
        </w:rPr>
      </w:pPr>
      <w:r w:rsidRPr="003F20E6">
        <w:rPr>
          <w:rFonts w:eastAsia="DengXian"/>
          <w:b/>
          <w:bCs/>
          <w:lang w:eastAsia="zh-CN"/>
        </w:rPr>
        <w:t>Friday decision:</w:t>
      </w:r>
      <w:r w:rsidRPr="003F20E6">
        <w:rPr>
          <w:rFonts w:eastAsia="DengXian"/>
          <w:lang w:eastAsia="zh-CN"/>
        </w:rPr>
        <w:t xml:space="preserve"> The session notes are </w:t>
      </w:r>
      <w:r w:rsidRPr="003F20E6">
        <w:rPr>
          <w:rFonts w:eastAsia="DengXian"/>
          <w:highlight w:val="green"/>
          <w:lang w:eastAsia="zh-CN"/>
        </w:rPr>
        <w:t>endorsed</w:t>
      </w:r>
      <w:r w:rsidRPr="003F20E6">
        <w:rPr>
          <w:rFonts w:eastAsia="DengXian"/>
          <w:lang w:eastAsia="zh-CN"/>
        </w:rPr>
        <w:t xml:space="preserve"> and contents reflected below.</w:t>
      </w:r>
    </w:p>
    <w:p w14:paraId="4D566C77" w14:textId="77777777" w:rsidR="009D27E1" w:rsidRDefault="009D27E1" w:rsidP="00971E19">
      <w:pPr>
        <w:ind w:left="1440" w:hanging="1440"/>
        <w:rPr>
          <w:rFonts w:eastAsia="DengXian"/>
          <w:highlight w:val="cyan"/>
          <w:lang w:val="en-US" w:eastAsia="zh-CN"/>
        </w:rPr>
      </w:pPr>
    </w:p>
    <w:p w14:paraId="67C18543" w14:textId="30B0D93C" w:rsidR="00971E19" w:rsidRDefault="00971E19" w:rsidP="00971E19">
      <w:pPr>
        <w:pStyle w:val="Heading4"/>
      </w:pPr>
      <w:bookmarkStart w:id="236" w:name="_Toc239313256"/>
      <w:r>
        <w:t xml:space="preserve">Downlink </w:t>
      </w:r>
      <w:r w:rsidRPr="00FD0278">
        <w:rPr>
          <w:rFonts w:hint="eastAsia"/>
        </w:rPr>
        <w:t>control channel, scheduling for downlink and uplink transmission</w:t>
      </w:r>
      <w:bookmarkEnd w:id="236"/>
    </w:p>
    <w:p w14:paraId="2842BF48" w14:textId="77777777" w:rsidR="00971E19" w:rsidRDefault="00971E19" w:rsidP="00971E19">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ncluding proposals for</w:t>
      </w:r>
      <w:r w:rsidRPr="00FD0278">
        <w:rPr>
          <w:rFonts w:eastAsia="DengXian"/>
          <w:i/>
          <w:iCs/>
          <w:lang w:eastAsia="zh-CN"/>
        </w:rPr>
        <w:t xml:space="preserve"> downlink control channel design</w:t>
      </w:r>
      <w:r w:rsidRPr="00FD0278">
        <w:rPr>
          <w:rFonts w:eastAsia="DengXian" w:hint="eastAsia"/>
          <w:i/>
          <w:iCs/>
          <w:lang w:eastAsia="zh-CN"/>
        </w:rPr>
        <w:t>, e.g., DCI format, fields in different DCI for different usages, as well as reliability improvement.</w:t>
      </w:r>
    </w:p>
    <w:p w14:paraId="23B102F4" w14:textId="77777777" w:rsidR="00971E19" w:rsidRDefault="00971E19" w:rsidP="00971E19">
      <w:pPr>
        <w:rPr>
          <w:rFonts w:eastAsia="DengXian"/>
          <w:i/>
          <w:iCs/>
          <w:lang w:eastAsia="zh-CN"/>
        </w:rPr>
      </w:pPr>
    </w:p>
    <w:p w14:paraId="58CAFD4A" w14:textId="77777777" w:rsidR="00971E19" w:rsidRPr="00B43B0E" w:rsidRDefault="00971E19" w:rsidP="00971E19">
      <w:pPr>
        <w:rPr>
          <w:rFonts w:eastAsia="DengXian"/>
          <w:lang w:val="en-US" w:eastAsia="zh-CN"/>
        </w:rPr>
      </w:pPr>
      <w:r w:rsidRPr="00B43B0E">
        <w:rPr>
          <w:rFonts w:eastAsia="DengXian"/>
          <w:lang w:val="en-US" w:eastAsia="zh-CN"/>
        </w:rPr>
        <w:t>[12</w:t>
      </w:r>
      <w:r w:rsidRPr="00B43B0E">
        <w:rPr>
          <w:rFonts w:eastAsia="DengXian" w:hint="eastAsia"/>
          <w:lang w:val="en-US" w:eastAsia="zh-CN"/>
        </w:rPr>
        <w:t>6</w:t>
      </w:r>
      <w:r w:rsidRPr="00B43B0E">
        <w:rPr>
          <w:rFonts w:eastAsia="DengXian"/>
          <w:lang w:val="en-US" w:eastAsia="zh-CN"/>
        </w:rPr>
        <w:t>-R20-6GR-DL control channel and scheduling] Email discussion on Rel-20 6GR-What to transmit in DL control – Xiaodong, Sigen (CMCC, Apple)</w:t>
      </w:r>
    </w:p>
    <w:p w14:paraId="7E63F7FD" w14:textId="77DDF520" w:rsidR="00971E19" w:rsidRPr="00B43B0E" w:rsidRDefault="00971E19">
      <w:pPr>
        <w:pStyle w:val="ListParagraph"/>
        <w:numPr>
          <w:ilvl w:val="0"/>
          <w:numId w:val="281"/>
        </w:numPr>
        <w:rPr>
          <w:rFonts w:eastAsia="DengXian"/>
          <w:lang w:val="en-US" w:eastAsia="zh-CN"/>
        </w:rPr>
      </w:pPr>
      <w:r w:rsidRPr="00B43B0E">
        <w:rPr>
          <w:rFonts w:eastAsia="DengXian"/>
          <w:lang w:eastAsia="zh-CN"/>
        </w:rPr>
        <w:t xml:space="preserve">To be used for sharing updates on online/offline schedule, details on what is to be discussed in online/offline sessions, </w:t>
      </w:r>
      <w:proofErr w:type="spellStart"/>
      <w:r w:rsidRPr="00B43B0E">
        <w:rPr>
          <w:rFonts w:eastAsia="DengXian"/>
          <w:lang w:eastAsia="zh-CN"/>
        </w:rPr>
        <w:t>tdoc</w:t>
      </w:r>
      <w:proofErr w:type="spellEnd"/>
      <w:r w:rsidRPr="00B43B0E">
        <w:rPr>
          <w:rFonts w:eastAsia="DengXian"/>
          <w:lang w:eastAsia="zh-CN"/>
        </w:rPr>
        <w:t xml:space="preserve"> number of the moderator summary for online session, etc</w:t>
      </w:r>
    </w:p>
    <w:p w14:paraId="5C2DABA1" w14:textId="77777777" w:rsidR="00971E19" w:rsidRPr="004027EF" w:rsidRDefault="00971E19" w:rsidP="00971E19">
      <w:pPr>
        <w:rPr>
          <w:rFonts w:eastAsia="DengXian"/>
          <w:i/>
          <w:iCs/>
          <w:lang w:val="en-US" w:eastAsia="zh-CN"/>
        </w:rPr>
      </w:pPr>
    </w:p>
    <w:p w14:paraId="5F1E301B" w14:textId="758026A3" w:rsidR="00971E19" w:rsidRDefault="00C62C50" w:rsidP="00971E19">
      <w:hyperlink r:id="rId1467" w:history="1">
        <w:r>
          <w:rPr>
            <w:rStyle w:val="Hyperlink"/>
            <w:rFonts w:ascii="Times New Roman" w:eastAsia="Times New Roman" w:hAnsi="Times New Roman"/>
          </w:rPr>
          <w:t>R1-2606046</w:t>
        </w:r>
      </w:hyperlink>
      <w:r w:rsidR="00971E19">
        <w:rPr>
          <w:rFonts w:ascii="Times New Roman" w:eastAsia="Times New Roman" w:hAnsi="Times New Roman"/>
        </w:rPr>
        <w:tab/>
        <w:t>FL summary #1 for downlink control and DL/UL scheduling</w:t>
      </w:r>
      <w:r w:rsidR="00971E19">
        <w:rPr>
          <w:rFonts w:ascii="Times New Roman" w:eastAsia="Times New Roman" w:hAnsi="Times New Roman"/>
        </w:rPr>
        <w:tab/>
        <w:t>Moderator (CMCC, Apple)</w:t>
      </w:r>
    </w:p>
    <w:p w14:paraId="242855E0" w14:textId="2B5E2997" w:rsidR="00971E19" w:rsidRDefault="00C62C50" w:rsidP="00971E19">
      <w:hyperlink r:id="rId1468" w:history="1">
        <w:r>
          <w:rPr>
            <w:rStyle w:val="Hyperlink"/>
            <w:rFonts w:ascii="Times New Roman" w:eastAsia="Times New Roman" w:hAnsi="Times New Roman"/>
          </w:rPr>
          <w:t>R1-2606047</w:t>
        </w:r>
      </w:hyperlink>
      <w:r w:rsidR="00971E19">
        <w:rPr>
          <w:rFonts w:ascii="Times New Roman" w:eastAsia="Times New Roman" w:hAnsi="Times New Roman"/>
        </w:rPr>
        <w:tab/>
        <w:t>FL summary #2 for downlink control and DL/UL scheduling</w:t>
      </w:r>
      <w:r w:rsidR="00971E19">
        <w:rPr>
          <w:rFonts w:ascii="Times New Roman" w:eastAsia="Times New Roman" w:hAnsi="Times New Roman"/>
        </w:rPr>
        <w:tab/>
        <w:t>Moderator (CMCC, Apple)</w:t>
      </w:r>
    </w:p>
    <w:p w14:paraId="3A733297" w14:textId="3746DC63" w:rsidR="00971E19" w:rsidRDefault="00C62C50" w:rsidP="00971E19">
      <w:hyperlink r:id="rId1469" w:history="1">
        <w:r>
          <w:rPr>
            <w:rStyle w:val="Hyperlink"/>
            <w:rFonts w:ascii="Times New Roman" w:eastAsia="Times New Roman" w:hAnsi="Times New Roman"/>
          </w:rPr>
          <w:t>R1-2606048</w:t>
        </w:r>
      </w:hyperlink>
      <w:r w:rsidR="00971E19">
        <w:rPr>
          <w:rFonts w:ascii="Times New Roman" w:eastAsia="Times New Roman" w:hAnsi="Times New Roman"/>
        </w:rPr>
        <w:tab/>
        <w:t>FL summary #3 for downlink control and DL/UL scheduling</w:t>
      </w:r>
      <w:r w:rsidR="00971E19">
        <w:rPr>
          <w:rFonts w:ascii="Times New Roman" w:eastAsia="Times New Roman" w:hAnsi="Times New Roman"/>
        </w:rPr>
        <w:tab/>
        <w:t>Moderator (CMCC, Apple)</w:t>
      </w:r>
    </w:p>
    <w:p w14:paraId="706897E1" w14:textId="13475EAD" w:rsidR="00971E19" w:rsidRDefault="00C62C50" w:rsidP="00971E19">
      <w:hyperlink r:id="rId1470" w:history="1">
        <w:r>
          <w:rPr>
            <w:rStyle w:val="Hyperlink"/>
            <w:rFonts w:ascii="Times New Roman" w:eastAsia="Times New Roman" w:hAnsi="Times New Roman"/>
          </w:rPr>
          <w:t>R1-2606049</w:t>
        </w:r>
      </w:hyperlink>
      <w:r w:rsidR="00971E19">
        <w:rPr>
          <w:rFonts w:ascii="Times New Roman" w:eastAsia="Times New Roman" w:hAnsi="Times New Roman"/>
        </w:rPr>
        <w:tab/>
        <w:t>FL summary #4 for downlink control and DL/UL scheduling</w:t>
      </w:r>
      <w:r w:rsidR="00971E19">
        <w:rPr>
          <w:rFonts w:ascii="Times New Roman" w:eastAsia="Times New Roman" w:hAnsi="Times New Roman"/>
        </w:rPr>
        <w:tab/>
        <w:t>Moderator (CMCC, Apple)</w:t>
      </w:r>
    </w:p>
    <w:p w14:paraId="77978873" w14:textId="0EA8A281" w:rsidR="00971E19" w:rsidRDefault="00C62C50" w:rsidP="00971E19">
      <w:hyperlink r:id="rId1471" w:history="1">
        <w:r>
          <w:rPr>
            <w:rStyle w:val="Hyperlink"/>
            <w:rFonts w:ascii="Times New Roman" w:eastAsia="Times New Roman" w:hAnsi="Times New Roman"/>
          </w:rPr>
          <w:t>R1-2605204</w:t>
        </w:r>
      </w:hyperlink>
      <w:r w:rsidR="00971E19">
        <w:rPr>
          <w:rFonts w:ascii="Times New Roman" w:eastAsia="Times New Roman" w:hAnsi="Times New Roman"/>
        </w:rPr>
        <w:tab/>
        <w:t>Discussion of tiered PDCCH monitoring for 6G multi-form UEs</w:t>
      </w:r>
      <w:r w:rsidR="00971E19">
        <w:rPr>
          <w:rFonts w:ascii="Times New Roman" w:eastAsia="Times New Roman" w:hAnsi="Times New Roman"/>
        </w:rPr>
        <w:tab/>
        <w:t>USTB</w:t>
      </w:r>
    </w:p>
    <w:p w14:paraId="0B5A8B68" w14:textId="1470F8C6" w:rsidR="00971E19" w:rsidRDefault="00C62C50" w:rsidP="00971E19">
      <w:hyperlink r:id="rId1472" w:history="1">
        <w:r>
          <w:rPr>
            <w:rStyle w:val="Hyperlink"/>
            <w:rFonts w:ascii="Times New Roman" w:eastAsia="Times New Roman" w:hAnsi="Times New Roman"/>
          </w:rPr>
          <w:t>R1-2605234</w:t>
        </w:r>
      </w:hyperlink>
      <w:r w:rsidR="00971E19">
        <w:rPr>
          <w:rFonts w:ascii="Times New Roman" w:eastAsia="Times New Roman" w:hAnsi="Times New Roman"/>
        </w:rPr>
        <w:tab/>
        <w:t>Downlink control and scheduling aspects</w:t>
      </w:r>
      <w:r w:rsidR="00971E19">
        <w:rPr>
          <w:rFonts w:ascii="Times New Roman" w:eastAsia="Times New Roman" w:hAnsi="Times New Roman"/>
        </w:rPr>
        <w:tab/>
      </w:r>
      <w:proofErr w:type="spellStart"/>
      <w:r w:rsidR="00971E19">
        <w:rPr>
          <w:rFonts w:ascii="Times New Roman" w:eastAsia="Times New Roman" w:hAnsi="Times New Roman"/>
        </w:rPr>
        <w:t>Ofinno</w:t>
      </w:r>
      <w:proofErr w:type="spellEnd"/>
    </w:p>
    <w:p w14:paraId="2BA2D05A" w14:textId="67D39977" w:rsidR="00971E19" w:rsidRDefault="00C62C50" w:rsidP="00971E19">
      <w:pPr>
        <w:ind w:left="1440" w:hanging="1440"/>
      </w:pPr>
      <w:hyperlink r:id="rId1473" w:history="1">
        <w:r>
          <w:rPr>
            <w:rStyle w:val="Hyperlink"/>
            <w:rFonts w:ascii="Times New Roman" w:eastAsia="Times New Roman" w:hAnsi="Times New Roman"/>
          </w:rPr>
          <w:t>R1-2605264</w:t>
        </w:r>
      </w:hyperlink>
      <w:r w:rsidR="00971E19">
        <w:rPr>
          <w:rFonts w:ascii="Times New Roman" w:eastAsia="Times New Roman" w:hAnsi="Times New Roman"/>
        </w:rPr>
        <w:tab/>
        <w:t>Discussion on downlink control channel, scheduling for DL and UL transmission</w:t>
      </w:r>
      <w:r w:rsidR="00971E19">
        <w:rPr>
          <w:rFonts w:ascii="Times New Roman" w:eastAsia="Times New Roman" w:hAnsi="Times New Roman"/>
        </w:rPr>
        <w:tab/>
      </w:r>
      <w:proofErr w:type="spellStart"/>
      <w:r w:rsidR="00971E19">
        <w:rPr>
          <w:rFonts w:ascii="Times New Roman" w:eastAsia="Times New Roman" w:hAnsi="Times New Roman"/>
        </w:rPr>
        <w:t>Spreadtrum</w:t>
      </w:r>
      <w:proofErr w:type="spellEnd"/>
      <w:r w:rsidR="00971E19">
        <w:rPr>
          <w:rFonts w:ascii="Times New Roman" w:eastAsia="Times New Roman" w:hAnsi="Times New Roman"/>
        </w:rPr>
        <w:t>, UNISOC</w:t>
      </w:r>
    </w:p>
    <w:p w14:paraId="201FCFAF" w14:textId="5B9B6ADF" w:rsidR="00971E19" w:rsidRDefault="00C62C50" w:rsidP="00971E19">
      <w:hyperlink r:id="rId1474" w:history="1">
        <w:r>
          <w:rPr>
            <w:rStyle w:val="Hyperlink"/>
            <w:rFonts w:ascii="Times New Roman" w:eastAsia="Times New Roman" w:hAnsi="Times New Roman"/>
          </w:rPr>
          <w:t>R1-2605301</w:t>
        </w:r>
      </w:hyperlink>
      <w:r w:rsidR="00971E19">
        <w:rPr>
          <w:rFonts w:ascii="Times New Roman" w:eastAsia="Times New Roman" w:hAnsi="Times New Roman"/>
        </w:rPr>
        <w:tab/>
        <w:t>Downlink control information and data scheduling</w:t>
      </w:r>
      <w:r w:rsidR="00971E19">
        <w:rPr>
          <w:rFonts w:ascii="Times New Roman" w:eastAsia="Times New Roman" w:hAnsi="Times New Roman"/>
        </w:rPr>
        <w:tab/>
        <w:t xml:space="preserve">Huawei, </w:t>
      </w:r>
      <w:proofErr w:type="spellStart"/>
      <w:r w:rsidR="00971E19">
        <w:rPr>
          <w:rFonts w:ascii="Times New Roman" w:eastAsia="Times New Roman" w:hAnsi="Times New Roman"/>
        </w:rPr>
        <w:t>HiSilicon</w:t>
      </w:r>
      <w:proofErr w:type="spellEnd"/>
    </w:p>
    <w:p w14:paraId="7F6F2EE2" w14:textId="73A1D08F" w:rsidR="00971E19" w:rsidRDefault="00C62C50" w:rsidP="00971E19">
      <w:hyperlink r:id="rId1475" w:history="1">
        <w:r>
          <w:rPr>
            <w:rStyle w:val="Hyperlink"/>
            <w:rFonts w:ascii="Times New Roman" w:eastAsia="Times New Roman" w:hAnsi="Times New Roman"/>
          </w:rPr>
          <w:t>R1-2605353</w:t>
        </w:r>
      </w:hyperlink>
      <w:r w:rsidR="00971E19">
        <w:rPr>
          <w:rFonts w:ascii="Times New Roman" w:eastAsia="Times New Roman" w:hAnsi="Times New Roman"/>
        </w:rPr>
        <w:tab/>
        <w:t>DCI for 6GR</w:t>
      </w:r>
      <w:r w:rsidR="00971E19">
        <w:rPr>
          <w:rFonts w:ascii="Times New Roman" w:eastAsia="Times New Roman" w:hAnsi="Times New Roman"/>
        </w:rPr>
        <w:tab/>
        <w:t>Kyocera Corporation</w:t>
      </w:r>
    </w:p>
    <w:p w14:paraId="67668AC9" w14:textId="1ED86575" w:rsidR="00971E19" w:rsidRDefault="00C62C50" w:rsidP="00971E19">
      <w:hyperlink r:id="rId1476" w:history="1">
        <w:r>
          <w:rPr>
            <w:rStyle w:val="Hyperlink"/>
            <w:rFonts w:ascii="Times New Roman" w:eastAsia="Times New Roman" w:hAnsi="Times New Roman"/>
          </w:rPr>
          <w:t>R1-2605392</w:t>
        </w:r>
      </w:hyperlink>
      <w:r w:rsidR="00971E19">
        <w:rPr>
          <w:rFonts w:ascii="Times New Roman" w:eastAsia="Times New Roman" w:hAnsi="Times New Roman"/>
        </w:rPr>
        <w:tab/>
        <w:t>On downlink control channel, scheduling for downlink and uplink transmission</w:t>
      </w:r>
      <w:r w:rsidR="00971E19">
        <w:rPr>
          <w:rFonts w:ascii="Times New Roman" w:eastAsia="Times New Roman" w:hAnsi="Times New Roman"/>
        </w:rPr>
        <w:tab/>
        <w:t>Nokia</w:t>
      </w:r>
    </w:p>
    <w:p w14:paraId="63E7366E" w14:textId="0E7C18FB" w:rsidR="00971E19" w:rsidRDefault="00C62C50" w:rsidP="00971E19">
      <w:hyperlink r:id="rId1477" w:history="1">
        <w:r>
          <w:rPr>
            <w:rStyle w:val="Hyperlink"/>
            <w:rFonts w:ascii="Times New Roman" w:eastAsia="Times New Roman" w:hAnsi="Times New Roman"/>
          </w:rPr>
          <w:t>R1-2605472</w:t>
        </w:r>
      </w:hyperlink>
      <w:r w:rsidR="00971E19">
        <w:rPr>
          <w:rFonts w:ascii="Times New Roman" w:eastAsia="Times New Roman" w:hAnsi="Times New Roman"/>
        </w:rPr>
        <w:tab/>
        <w:t>Discussions on DL control channel and scheduling for 6GR downlink and uplink</w:t>
      </w:r>
      <w:r w:rsidR="00971E19">
        <w:rPr>
          <w:rFonts w:ascii="Times New Roman" w:eastAsia="Times New Roman" w:hAnsi="Times New Roman"/>
        </w:rPr>
        <w:tab/>
        <w:t>vivo</w:t>
      </w:r>
    </w:p>
    <w:p w14:paraId="38200C01" w14:textId="19D566A9" w:rsidR="00971E19" w:rsidRDefault="00C62C50" w:rsidP="00971E19">
      <w:hyperlink r:id="rId1478" w:history="1">
        <w:r>
          <w:rPr>
            <w:rStyle w:val="Hyperlink"/>
            <w:rFonts w:ascii="Times New Roman" w:eastAsia="Times New Roman" w:hAnsi="Times New Roman"/>
          </w:rPr>
          <w:t>R1-2605498</w:t>
        </w:r>
      </w:hyperlink>
      <w:r w:rsidR="00971E19">
        <w:rPr>
          <w:rFonts w:ascii="Times New Roman" w:eastAsia="Times New Roman" w:hAnsi="Times New Roman"/>
        </w:rPr>
        <w:tab/>
        <w:t>Downlink Control Channel scheduling for downlink and uplink</w:t>
      </w:r>
      <w:r w:rsidR="00971E19">
        <w:rPr>
          <w:rFonts w:ascii="Times New Roman" w:eastAsia="Times New Roman" w:hAnsi="Times New Roman"/>
        </w:rPr>
        <w:tab/>
        <w:t>Tejas Networks Limited</w:t>
      </w:r>
    </w:p>
    <w:p w14:paraId="4079475F" w14:textId="461F631A" w:rsidR="00971E19" w:rsidRDefault="00C62C50" w:rsidP="00971E19">
      <w:hyperlink r:id="rId1479" w:history="1">
        <w:r>
          <w:rPr>
            <w:rStyle w:val="Hyperlink"/>
            <w:rFonts w:ascii="Times New Roman" w:eastAsia="Times New Roman" w:hAnsi="Times New Roman"/>
          </w:rPr>
          <w:t>R1-2605573</w:t>
        </w:r>
      </w:hyperlink>
      <w:r w:rsidR="00971E19">
        <w:rPr>
          <w:rFonts w:ascii="Times New Roman" w:eastAsia="Times New Roman" w:hAnsi="Times New Roman"/>
        </w:rPr>
        <w:tab/>
        <w:t>Discussion on downlink control channel, scheduling for downlink and uplink transmission</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Xiaomi</w:t>
      </w:r>
    </w:p>
    <w:p w14:paraId="07B3EC85" w14:textId="6F648769" w:rsidR="00971E19" w:rsidRDefault="00C62C50" w:rsidP="00971E19">
      <w:hyperlink r:id="rId1480" w:history="1">
        <w:r>
          <w:rPr>
            <w:rStyle w:val="Hyperlink"/>
            <w:rFonts w:ascii="Times New Roman" w:eastAsia="Times New Roman" w:hAnsi="Times New Roman"/>
          </w:rPr>
          <w:t>R1-2605641</w:t>
        </w:r>
      </w:hyperlink>
      <w:r w:rsidR="00971E19">
        <w:rPr>
          <w:rFonts w:ascii="Times New Roman" w:eastAsia="Times New Roman" w:hAnsi="Times New Roman"/>
        </w:rPr>
        <w:tab/>
        <w:t>Discussion on downlink control channel, scheduling for downlink and uplink transmission</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CMCC</w:t>
      </w:r>
    </w:p>
    <w:p w14:paraId="1C85581A" w14:textId="50CC83CD" w:rsidR="00971E19" w:rsidRDefault="00C62C50" w:rsidP="00971E19">
      <w:hyperlink r:id="rId1481" w:history="1">
        <w:r>
          <w:rPr>
            <w:rStyle w:val="Hyperlink"/>
            <w:rFonts w:ascii="Times New Roman" w:eastAsia="Times New Roman" w:hAnsi="Times New Roman"/>
          </w:rPr>
          <w:t>R1-2605731</w:t>
        </w:r>
      </w:hyperlink>
      <w:r w:rsidR="00971E19">
        <w:rPr>
          <w:rFonts w:ascii="Times New Roman" w:eastAsia="Times New Roman" w:hAnsi="Times New Roman"/>
        </w:rPr>
        <w:tab/>
        <w:t>Design of DL control channel and DCI for 6G scheduling</w:t>
      </w:r>
      <w:r w:rsidR="00971E19">
        <w:rPr>
          <w:rFonts w:ascii="Times New Roman" w:eastAsia="Times New Roman" w:hAnsi="Times New Roman"/>
        </w:rPr>
        <w:tab/>
        <w:t>CATT</w:t>
      </w:r>
    </w:p>
    <w:p w14:paraId="4291903F" w14:textId="1FFFC5E6" w:rsidR="00971E19" w:rsidRDefault="00C62C50" w:rsidP="00971E19">
      <w:hyperlink r:id="rId1482" w:history="1">
        <w:r>
          <w:rPr>
            <w:rStyle w:val="Hyperlink"/>
            <w:rFonts w:ascii="Times New Roman" w:eastAsia="Times New Roman" w:hAnsi="Times New Roman"/>
          </w:rPr>
          <w:t>R1-2605765</w:t>
        </w:r>
      </w:hyperlink>
      <w:r w:rsidR="00971E19">
        <w:rPr>
          <w:rFonts w:ascii="Times New Roman" w:eastAsia="Times New Roman" w:hAnsi="Times New Roman"/>
        </w:rPr>
        <w:tab/>
        <w:t>Discussion on downlink control channel and downlink/uplink scheduling</w:t>
      </w:r>
      <w:r w:rsidR="00971E19">
        <w:rPr>
          <w:rFonts w:ascii="Times New Roman" w:eastAsia="Times New Roman" w:hAnsi="Times New Roman"/>
        </w:rPr>
        <w:tab/>
        <w:t>KT Corp.</w:t>
      </w:r>
    </w:p>
    <w:p w14:paraId="6557A091" w14:textId="3C3886FB" w:rsidR="00971E19" w:rsidRDefault="00C62C50" w:rsidP="00971E19">
      <w:hyperlink r:id="rId1483" w:history="1">
        <w:r>
          <w:rPr>
            <w:rStyle w:val="Hyperlink"/>
            <w:rFonts w:ascii="Times New Roman" w:eastAsia="Times New Roman" w:hAnsi="Times New Roman"/>
          </w:rPr>
          <w:t>R1-2605774</w:t>
        </w:r>
      </w:hyperlink>
      <w:r w:rsidR="00971E19">
        <w:rPr>
          <w:rFonts w:ascii="Times New Roman" w:eastAsia="Times New Roman" w:hAnsi="Times New Roman"/>
        </w:rPr>
        <w:tab/>
        <w:t>Discussion on scheduling of downlink and uplink transmissions</w:t>
      </w:r>
      <w:r w:rsidR="00971E19">
        <w:rPr>
          <w:rFonts w:ascii="Times New Roman" w:eastAsia="Times New Roman" w:hAnsi="Times New Roman"/>
        </w:rPr>
        <w:tab/>
        <w:t>Sharp</w:t>
      </w:r>
    </w:p>
    <w:p w14:paraId="6DB7D927" w14:textId="22D9A783" w:rsidR="00971E19" w:rsidRDefault="00C62C50" w:rsidP="00971E19">
      <w:hyperlink r:id="rId1484" w:history="1">
        <w:r>
          <w:rPr>
            <w:rStyle w:val="Hyperlink"/>
            <w:rFonts w:ascii="Times New Roman" w:eastAsia="Times New Roman" w:hAnsi="Times New Roman"/>
          </w:rPr>
          <w:t>R1-2605778</w:t>
        </w:r>
      </w:hyperlink>
      <w:r w:rsidR="00971E19">
        <w:rPr>
          <w:rFonts w:ascii="Times New Roman" w:eastAsia="Times New Roman" w:hAnsi="Times New Roman"/>
        </w:rPr>
        <w:tab/>
        <w:t>Discussion on scheduling of downlink and uplink transmissions</w:t>
      </w:r>
      <w:r w:rsidR="00971E19">
        <w:rPr>
          <w:rFonts w:ascii="Times New Roman" w:eastAsia="Times New Roman" w:hAnsi="Times New Roman"/>
        </w:rPr>
        <w:tab/>
        <w:t>Sharp</w:t>
      </w:r>
    </w:p>
    <w:p w14:paraId="41129E63" w14:textId="07BB81B1" w:rsidR="00971E19" w:rsidRDefault="00C62C50" w:rsidP="00971E19">
      <w:hyperlink r:id="rId1485" w:history="1">
        <w:r>
          <w:rPr>
            <w:rStyle w:val="Hyperlink"/>
            <w:rFonts w:ascii="Times New Roman" w:eastAsia="Times New Roman" w:hAnsi="Times New Roman"/>
          </w:rPr>
          <w:t>R1-2605841</w:t>
        </w:r>
      </w:hyperlink>
      <w:r w:rsidR="00971E19">
        <w:rPr>
          <w:rFonts w:ascii="Times New Roman" w:eastAsia="Times New Roman" w:hAnsi="Times New Roman"/>
        </w:rPr>
        <w:tab/>
        <w:t>Downlink control channel, scheduling for downlink and uplink transmission</w:t>
      </w:r>
      <w:r w:rsidR="00971E19">
        <w:rPr>
          <w:rFonts w:ascii="Times New Roman" w:eastAsia="Times New Roman" w:hAnsi="Times New Roman"/>
        </w:rPr>
        <w:tab/>
        <w:t>Samsung</w:t>
      </w:r>
    </w:p>
    <w:p w14:paraId="02530121" w14:textId="16C80C1D" w:rsidR="00971E19" w:rsidRDefault="00C62C50" w:rsidP="00971E19">
      <w:hyperlink r:id="rId1486" w:history="1">
        <w:r>
          <w:rPr>
            <w:rStyle w:val="Hyperlink"/>
            <w:rFonts w:ascii="Times New Roman" w:eastAsia="Times New Roman" w:hAnsi="Times New Roman"/>
          </w:rPr>
          <w:t>R1-2605879</w:t>
        </w:r>
      </w:hyperlink>
      <w:r w:rsidR="00971E19">
        <w:rPr>
          <w:rFonts w:ascii="Times New Roman" w:eastAsia="Times New Roman" w:hAnsi="Times New Roman"/>
        </w:rPr>
        <w:tab/>
        <w:t>Discussion on DCI and scheduling</w:t>
      </w:r>
      <w:r w:rsidR="00971E19">
        <w:rPr>
          <w:rFonts w:ascii="Times New Roman" w:eastAsia="Times New Roman" w:hAnsi="Times New Roman"/>
        </w:rPr>
        <w:tab/>
        <w:t>NEC</w:t>
      </w:r>
    </w:p>
    <w:p w14:paraId="455EF534" w14:textId="3A873224" w:rsidR="00971E19" w:rsidRDefault="00C62C50" w:rsidP="00971E19">
      <w:hyperlink r:id="rId1487" w:history="1">
        <w:r>
          <w:rPr>
            <w:rStyle w:val="Hyperlink"/>
            <w:rFonts w:ascii="Times New Roman" w:eastAsia="Times New Roman" w:hAnsi="Times New Roman"/>
          </w:rPr>
          <w:t>R1-2605889</w:t>
        </w:r>
      </w:hyperlink>
      <w:r w:rsidR="00971E19">
        <w:rPr>
          <w:rFonts w:ascii="Times New Roman" w:eastAsia="Times New Roman" w:hAnsi="Times New Roman"/>
        </w:rPr>
        <w:tab/>
        <w:t>Discussion on downlink control channel and scheduling</w:t>
      </w:r>
      <w:r w:rsidR="00971E19">
        <w:rPr>
          <w:rFonts w:ascii="Times New Roman" w:eastAsia="Times New Roman" w:hAnsi="Times New Roman"/>
        </w:rPr>
        <w:tab/>
        <w:t xml:space="preserve">ZTE Corporation, </w:t>
      </w:r>
      <w:proofErr w:type="spellStart"/>
      <w:r w:rsidR="00971E19">
        <w:rPr>
          <w:rFonts w:ascii="Times New Roman" w:eastAsia="Times New Roman" w:hAnsi="Times New Roman"/>
        </w:rPr>
        <w:t>Sanechips</w:t>
      </w:r>
      <w:proofErr w:type="spellEnd"/>
    </w:p>
    <w:p w14:paraId="66F197CB" w14:textId="01708EEA" w:rsidR="00971E19" w:rsidRDefault="00C62C50" w:rsidP="00971E19">
      <w:pPr>
        <w:rPr>
          <w:rFonts w:ascii="Times New Roman" w:eastAsiaTheme="minorEastAsia" w:hAnsi="Times New Roman"/>
          <w:lang w:eastAsia="zh-CN"/>
        </w:rPr>
      </w:pPr>
      <w:hyperlink r:id="rId1488" w:history="1">
        <w:r>
          <w:rPr>
            <w:rStyle w:val="Hyperlink"/>
            <w:rFonts w:ascii="Times New Roman" w:eastAsia="Times New Roman" w:hAnsi="Times New Roman"/>
          </w:rPr>
          <w:t>R1-2605929</w:t>
        </w:r>
      </w:hyperlink>
      <w:r w:rsidR="00971E19">
        <w:rPr>
          <w:rFonts w:ascii="Times New Roman" w:eastAsia="Times New Roman" w:hAnsi="Times New Roman"/>
        </w:rPr>
        <w:tab/>
        <w:t>Discussion of DL control channel and scheduling</w:t>
      </w:r>
      <w:r w:rsidR="00971E19">
        <w:rPr>
          <w:rFonts w:ascii="Times New Roman" w:eastAsia="Times New Roman" w:hAnsi="Times New Roman"/>
        </w:rPr>
        <w:tab/>
        <w:t>OPPO</w:t>
      </w:r>
    </w:p>
    <w:p w14:paraId="5D5937A9" w14:textId="52FE43ED" w:rsidR="00971E19" w:rsidRDefault="00C62C50" w:rsidP="00971E19">
      <w:pPr>
        <w:rPr>
          <w:rFonts w:ascii="Times New Roman" w:eastAsiaTheme="minorEastAsia" w:hAnsi="Times New Roman"/>
          <w:lang w:eastAsia="zh-CN"/>
        </w:rPr>
      </w:pPr>
      <w:hyperlink r:id="rId1489" w:history="1">
        <w:r>
          <w:rPr>
            <w:rStyle w:val="Hyperlink"/>
            <w:rFonts w:ascii="Times New Roman" w:eastAsiaTheme="minorEastAsia" w:hAnsi="Times New Roman"/>
            <w:lang w:eastAsia="zh-CN"/>
          </w:rPr>
          <w:t>R1-2606751</w:t>
        </w:r>
      </w:hyperlink>
      <w:r w:rsidR="00971E19">
        <w:rPr>
          <w:rFonts w:ascii="Times New Roman" w:eastAsia="Times New Roman" w:hAnsi="Times New Roman"/>
        </w:rPr>
        <w:tab/>
        <w:t>Discussion of DL control channel and scheduling</w:t>
      </w:r>
      <w:r w:rsidR="00971E19">
        <w:rPr>
          <w:rFonts w:ascii="Times New Roman" w:eastAsia="Times New Roman" w:hAnsi="Times New Roman"/>
        </w:rPr>
        <w:tab/>
        <w:t>OPPO</w:t>
      </w:r>
    </w:p>
    <w:p w14:paraId="42B94455" w14:textId="1C194C4F" w:rsidR="00971E19" w:rsidRPr="00A806A9" w:rsidRDefault="00971E19" w:rsidP="00971E19">
      <w:pPr>
        <w:rPr>
          <w:rFonts w:eastAsiaTheme="minorEastAsia"/>
          <w:lang w:eastAsia="zh-CN"/>
        </w:rPr>
      </w:pPr>
      <w:r>
        <w:rPr>
          <w:rFonts w:ascii="Times New Roman" w:eastAsiaTheme="minorEastAsia" w:hAnsi="Times New Roman"/>
          <w:lang w:eastAsia="zh-CN"/>
        </w:rPr>
        <w:tab/>
      </w:r>
      <w:r>
        <w:rPr>
          <w:rFonts w:ascii="Times New Roman" w:eastAsiaTheme="minorEastAsia" w:hAnsi="Times New Roman"/>
          <w:lang w:eastAsia="zh-CN"/>
        </w:rPr>
        <w:tab/>
      </w:r>
      <w:r>
        <w:rPr>
          <w:rFonts w:ascii="Times New Roman" w:eastAsiaTheme="minorEastAsia" w:hAnsi="Times New Roman" w:hint="eastAsia"/>
          <w:lang w:eastAsia="zh-CN"/>
        </w:rPr>
        <w:t xml:space="preserve">(Revision of </w:t>
      </w:r>
      <w:hyperlink r:id="rId1490" w:history="1">
        <w:r w:rsidR="00C62C50">
          <w:rPr>
            <w:rStyle w:val="Hyperlink"/>
            <w:rFonts w:ascii="Times New Roman" w:eastAsiaTheme="minorEastAsia" w:hAnsi="Times New Roman"/>
            <w:lang w:eastAsia="zh-CN"/>
          </w:rPr>
          <w:t>R1-2605929</w:t>
        </w:r>
      </w:hyperlink>
      <w:r>
        <w:rPr>
          <w:rFonts w:ascii="Times New Roman" w:eastAsiaTheme="minorEastAsia" w:hAnsi="Times New Roman" w:hint="eastAsia"/>
          <w:lang w:eastAsia="zh-CN"/>
        </w:rPr>
        <w:t>)</w:t>
      </w:r>
    </w:p>
    <w:p w14:paraId="587F46F8" w14:textId="203ABFA5" w:rsidR="00971E19" w:rsidRDefault="00C62C50" w:rsidP="00971E19">
      <w:hyperlink r:id="rId1491" w:history="1">
        <w:r>
          <w:rPr>
            <w:rStyle w:val="Hyperlink"/>
            <w:rFonts w:ascii="Times New Roman" w:eastAsia="Times New Roman" w:hAnsi="Times New Roman"/>
          </w:rPr>
          <w:t>R1-2605980</w:t>
        </w:r>
      </w:hyperlink>
      <w:r w:rsidR="00971E19">
        <w:rPr>
          <w:rFonts w:ascii="Times New Roman" w:eastAsia="Times New Roman" w:hAnsi="Times New Roman"/>
        </w:rPr>
        <w:tab/>
        <w:t>Discussion on downlink control channel and scheduling</w:t>
      </w:r>
      <w:r w:rsidR="00971E19">
        <w:rPr>
          <w:rFonts w:ascii="Times New Roman" w:eastAsia="Times New Roman" w:hAnsi="Times New Roman"/>
        </w:rPr>
        <w:tab/>
        <w:t>Sony</w:t>
      </w:r>
    </w:p>
    <w:p w14:paraId="25D28CFC" w14:textId="4CC02A1A" w:rsidR="00971E19" w:rsidRDefault="00C62C50" w:rsidP="00971E19">
      <w:hyperlink r:id="rId1492" w:history="1">
        <w:r>
          <w:rPr>
            <w:rStyle w:val="Hyperlink"/>
            <w:rFonts w:ascii="Times New Roman" w:eastAsia="Times New Roman" w:hAnsi="Times New Roman"/>
          </w:rPr>
          <w:t>R1-2606008</w:t>
        </w:r>
      </w:hyperlink>
      <w:r w:rsidR="00971E19">
        <w:rPr>
          <w:rFonts w:ascii="Times New Roman" w:eastAsia="Times New Roman" w:hAnsi="Times New Roman"/>
        </w:rPr>
        <w:tab/>
        <w:t>Downlink control channel and DL/UL scheduling</w:t>
      </w:r>
      <w:r w:rsidR="00971E19">
        <w:rPr>
          <w:rFonts w:ascii="Times New Roman" w:eastAsia="Times New Roman" w:hAnsi="Times New Roman"/>
        </w:rPr>
        <w:tab/>
        <w:t>Ericsson</w:t>
      </w:r>
    </w:p>
    <w:p w14:paraId="197760D0" w14:textId="279BA5AE" w:rsidR="00971E19" w:rsidRDefault="00C62C50" w:rsidP="00971E19">
      <w:hyperlink r:id="rId1493" w:history="1">
        <w:r>
          <w:rPr>
            <w:rStyle w:val="Hyperlink"/>
            <w:rFonts w:ascii="Times New Roman" w:eastAsia="Times New Roman" w:hAnsi="Times New Roman"/>
          </w:rPr>
          <w:t>R1-2606032</w:t>
        </w:r>
      </w:hyperlink>
      <w:r w:rsidR="00971E19">
        <w:rPr>
          <w:rFonts w:ascii="Times New Roman" w:eastAsia="Times New Roman" w:hAnsi="Times New Roman"/>
        </w:rPr>
        <w:tab/>
        <w:t>On downlink control channel and scheduling for downlink and uplink transmissions in 6GR</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Apple</w:t>
      </w:r>
    </w:p>
    <w:p w14:paraId="13C9C70F" w14:textId="44FF8CF2" w:rsidR="00971E19" w:rsidRDefault="00C62C50" w:rsidP="00971E19">
      <w:hyperlink r:id="rId1494" w:history="1">
        <w:r>
          <w:rPr>
            <w:rStyle w:val="Hyperlink"/>
            <w:rFonts w:ascii="Times New Roman" w:eastAsia="Times New Roman" w:hAnsi="Times New Roman"/>
          </w:rPr>
          <w:t>R1-2606088</w:t>
        </w:r>
      </w:hyperlink>
      <w:r w:rsidR="00971E19">
        <w:rPr>
          <w:rFonts w:ascii="Times New Roman" w:eastAsia="Times New Roman" w:hAnsi="Times New Roman"/>
        </w:rPr>
        <w:tab/>
        <w:t>Discussion on downlink control channel and scheduling for 6GR</w:t>
      </w:r>
      <w:r w:rsidR="00971E19">
        <w:rPr>
          <w:rFonts w:ascii="Times New Roman" w:eastAsia="Times New Roman" w:hAnsi="Times New Roman"/>
        </w:rPr>
        <w:tab/>
        <w:t>China Telecom</w:t>
      </w:r>
    </w:p>
    <w:p w14:paraId="3EE64678" w14:textId="60F55629" w:rsidR="00971E19" w:rsidRDefault="00C62C50" w:rsidP="00971E19">
      <w:hyperlink r:id="rId1495" w:history="1">
        <w:r>
          <w:rPr>
            <w:rStyle w:val="Hyperlink"/>
            <w:rFonts w:ascii="Times New Roman" w:eastAsia="Times New Roman" w:hAnsi="Times New Roman"/>
          </w:rPr>
          <w:t>R1-2606109</w:t>
        </w:r>
      </w:hyperlink>
      <w:r w:rsidR="00971E19">
        <w:rPr>
          <w:rFonts w:ascii="Times New Roman" w:eastAsia="Times New Roman" w:hAnsi="Times New Roman"/>
        </w:rPr>
        <w:tab/>
        <w:t>Discussion on DL control channel and scheduling for DL/UL transmission</w:t>
      </w:r>
      <w:r w:rsidR="00971E19">
        <w:rPr>
          <w:rFonts w:ascii="Times New Roman" w:eastAsia="Times New Roman" w:hAnsi="Times New Roman"/>
        </w:rPr>
        <w:tab/>
        <w:t>1Finity</w:t>
      </w:r>
    </w:p>
    <w:p w14:paraId="232A3007" w14:textId="7AF1070F" w:rsidR="00971E19" w:rsidRDefault="00C62C50" w:rsidP="00971E19">
      <w:hyperlink r:id="rId1496" w:history="1">
        <w:r>
          <w:rPr>
            <w:rStyle w:val="Hyperlink"/>
            <w:rFonts w:ascii="Times New Roman" w:eastAsia="Times New Roman" w:hAnsi="Times New Roman"/>
          </w:rPr>
          <w:t>R1-2606147</w:t>
        </w:r>
      </w:hyperlink>
      <w:r w:rsidR="00971E19">
        <w:rPr>
          <w:rFonts w:ascii="Times New Roman" w:eastAsia="Times New Roman" w:hAnsi="Times New Roman"/>
        </w:rPr>
        <w:tab/>
        <w:t>Discussion on downlink control channel, scheduling for downlink and uplink transmission</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MediaTek Inc.</w:t>
      </w:r>
    </w:p>
    <w:p w14:paraId="24814C7E" w14:textId="5DD20A68" w:rsidR="00971E19" w:rsidRDefault="00C62C50" w:rsidP="00971E19">
      <w:hyperlink r:id="rId1497" w:history="1">
        <w:r>
          <w:rPr>
            <w:rStyle w:val="Hyperlink"/>
            <w:rFonts w:ascii="Times New Roman" w:eastAsia="Times New Roman" w:hAnsi="Times New Roman"/>
          </w:rPr>
          <w:t>R1-2606162</w:t>
        </w:r>
      </w:hyperlink>
      <w:r w:rsidR="00971E19">
        <w:rPr>
          <w:rFonts w:ascii="Times New Roman" w:eastAsia="Times New Roman" w:hAnsi="Times New Roman"/>
        </w:rPr>
        <w:tab/>
        <w:t>Downlink control channel design and downlink/uplink scheduling for 6GR</w:t>
      </w:r>
      <w:r w:rsidR="00971E19">
        <w:rPr>
          <w:rFonts w:ascii="Times New Roman" w:eastAsia="Times New Roman" w:hAnsi="Times New Roman"/>
        </w:rPr>
        <w:tab/>
        <w:t>LG Electronics</w:t>
      </w:r>
    </w:p>
    <w:p w14:paraId="0F605059" w14:textId="4FA1073A" w:rsidR="00971E19" w:rsidRDefault="00C62C50" w:rsidP="00971E19">
      <w:hyperlink r:id="rId1498" w:history="1">
        <w:r>
          <w:rPr>
            <w:rStyle w:val="Hyperlink"/>
            <w:rFonts w:ascii="Times New Roman" w:eastAsia="Times New Roman" w:hAnsi="Times New Roman"/>
          </w:rPr>
          <w:t>R1-2606189</w:t>
        </w:r>
      </w:hyperlink>
      <w:r w:rsidR="00971E19">
        <w:rPr>
          <w:rFonts w:ascii="Times New Roman" w:eastAsia="Times New Roman" w:hAnsi="Times New Roman"/>
        </w:rPr>
        <w:tab/>
        <w:t>Discussion on downlink control channel and scheduling</w:t>
      </w:r>
      <w:r w:rsidR="00971E19">
        <w:rPr>
          <w:rFonts w:ascii="Times New Roman" w:eastAsia="Times New Roman" w:hAnsi="Times New Roman"/>
        </w:rPr>
        <w:tab/>
        <w:t>HONOR</w:t>
      </w:r>
    </w:p>
    <w:p w14:paraId="7CF72040" w14:textId="0A6257BD" w:rsidR="00971E19" w:rsidRDefault="00C62C50" w:rsidP="00971E19">
      <w:hyperlink r:id="rId1499" w:history="1">
        <w:r>
          <w:rPr>
            <w:rStyle w:val="Hyperlink"/>
            <w:rFonts w:ascii="Times New Roman" w:eastAsia="Times New Roman" w:hAnsi="Times New Roman"/>
          </w:rPr>
          <w:t>R1-2606248</w:t>
        </w:r>
      </w:hyperlink>
      <w:r w:rsidR="00971E19">
        <w:rPr>
          <w:rFonts w:ascii="Times New Roman" w:eastAsia="Times New Roman" w:hAnsi="Times New Roman"/>
        </w:rPr>
        <w:tab/>
        <w:t>Discussion on downlink control channel and scheduling</w:t>
      </w:r>
      <w:r w:rsidR="00971E19">
        <w:rPr>
          <w:rFonts w:ascii="Times New Roman" w:eastAsia="Times New Roman" w:hAnsi="Times New Roman"/>
        </w:rPr>
        <w:tab/>
        <w:t>ETRI</w:t>
      </w:r>
    </w:p>
    <w:p w14:paraId="2F9D20C0" w14:textId="57BF1382" w:rsidR="00971E19" w:rsidRDefault="00C62C50" w:rsidP="00971E19">
      <w:hyperlink r:id="rId1500" w:history="1">
        <w:r>
          <w:rPr>
            <w:rStyle w:val="Hyperlink"/>
            <w:rFonts w:ascii="Times New Roman" w:eastAsia="Times New Roman" w:hAnsi="Times New Roman"/>
          </w:rPr>
          <w:t>R1-2606278</w:t>
        </w:r>
      </w:hyperlink>
      <w:r w:rsidR="00971E19">
        <w:rPr>
          <w:rFonts w:ascii="Times New Roman" w:eastAsia="Times New Roman" w:hAnsi="Times New Roman"/>
        </w:rPr>
        <w:tab/>
        <w:t>Discussion on downlink control channel, scheduling for downlink and uplink transmission</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TCL</w:t>
      </w:r>
    </w:p>
    <w:p w14:paraId="39FE3600" w14:textId="4DF08277" w:rsidR="00971E19" w:rsidRDefault="00C62C50" w:rsidP="00971E19">
      <w:hyperlink r:id="rId1501" w:history="1">
        <w:r>
          <w:rPr>
            <w:rStyle w:val="Hyperlink"/>
            <w:rFonts w:ascii="Times New Roman" w:eastAsia="Times New Roman" w:hAnsi="Times New Roman"/>
          </w:rPr>
          <w:t>R1-2606290</w:t>
        </w:r>
      </w:hyperlink>
      <w:r w:rsidR="00971E19">
        <w:rPr>
          <w:rFonts w:ascii="Times New Roman" w:eastAsia="Times New Roman" w:hAnsi="Times New Roman"/>
        </w:rPr>
        <w:tab/>
        <w:t>Discussion on DCI for DL and UL transmission</w:t>
      </w:r>
      <w:r w:rsidR="00971E19">
        <w:rPr>
          <w:rFonts w:ascii="Times New Roman" w:eastAsia="Times New Roman" w:hAnsi="Times New Roman"/>
        </w:rPr>
        <w:tab/>
        <w:t>Panasonic</w:t>
      </w:r>
    </w:p>
    <w:p w14:paraId="686A6614" w14:textId="7081F600" w:rsidR="00971E19" w:rsidRDefault="00C62C50" w:rsidP="00971E19">
      <w:pPr>
        <w:ind w:left="1440" w:hanging="1440"/>
      </w:pPr>
      <w:hyperlink r:id="rId1502" w:history="1">
        <w:r>
          <w:rPr>
            <w:rStyle w:val="Hyperlink"/>
            <w:rFonts w:ascii="Times New Roman" w:eastAsia="Times New Roman" w:hAnsi="Times New Roman"/>
          </w:rPr>
          <w:t>R1-2606297</w:t>
        </w:r>
      </w:hyperlink>
      <w:r w:rsidR="00971E19">
        <w:rPr>
          <w:rFonts w:ascii="Times New Roman" w:eastAsia="Times New Roman" w:hAnsi="Times New Roman"/>
        </w:rPr>
        <w:tab/>
        <w:t>Two stage DCI for NAICS in MU-MIMO</w:t>
      </w:r>
      <w:r w:rsidR="00971E19">
        <w:rPr>
          <w:rFonts w:ascii="Times New Roman" w:eastAsia="Times New Roman" w:hAnsi="Times New Roman"/>
        </w:rPr>
        <w:tab/>
        <w:t xml:space="preserve">Orange, Deutsche Telekom, </w:t>
      </w:r>
      <w:proofErr w:type="spellStart"/>
      <w:r w:rsidR="00971E19">
        <w:rPr>
          <w:rFonts w:ascii="Times New Roman" w:eastAsia="Times New Roman" w:hAnsi="Times New Roman"/>
        </w:rPr>
        <w:t>AccelerComm</w:t>
      </w:r>
      <w:proofErr w:type="spellEnd"/>
      <w:r w:rsidR="00971E19">
        <w:rPr>
          <w:rFonts w:ascii="Times New Roman" w:eastAsia="Times New Roman" w:hAnsi="Times New Roman"/>
        </w:rPr>
        <w:t>, BBC, Vodafone</w:t>
      </w:r>
    </w:p>
    <w:p w14:paraId="54DB036D" w14:textId="2BB7A8F9" w:rsidR="00971E19" w:rsidRDefault="00C62C50" w:rsidP="00971E19">
      <w:hyperlink r:id="rId1503" w:history="1">
        <w:r>
          <w:rPr>
            <w:rStyle w:val="Hyperlink"/>
            <w:rFonts w:ascii="Times New Roman" w:eastAsia="Times New Roman" w:hAnsi="Times New Roman"/>
          </w:rPr>
          <w:t>R1-2606314</w:t>
        </w:r>
      </w:hyperlink>
      <w:r w:rsidR="00971E19">
        <w:rPr>
          <w:rFonts w:ascii="Times New Roman" w:eastAsia="Times New Roman" w:hAnsi="Times New Roman"/>
        </w:rPr>
        <w:tab/>
        <w:t>On 6G control channel for MRSS</w:t>
      </w:r>
      <w:r w:rsidR="00971E19">
        <w:rPr>
          <w:rFonts w:ascii="Times New Roman" w:eastAsia="Times New Roman" w:hAnsi="Times New Roman"/>
        </w:rPr>
        <w:tab/>
        <w:t>Vodafone, Orange</w:t>
      </w:r>
    </w:p>
    <w:p w14:paraId="711F5798" w14:textId="1A251C39" w:rsidR="00971E19" w:rsidRDefault="00C62C50" w:rsidP="00971E19">
      <w:hyperlink r:id="rId1504" w:history="1">
        <w:r>
          <w:rPr>
            <w:rStyle w:val="Hyperlink"/>
            <w:rFonts w:ascii="Times New Roman" w:eastAsia="Times New Roman" w:hAnsi="Times New Roman"/>
          </w:rPr>
          <w:t>R1-2606334</w:t>
        </w:r>
      </w:hyperlink>
      <w:r w:rsidR="00971E19">
        <w:rPr>
          <w:rFonts w:ascii="Times New Roman" w:eastAsia="Times New Roman" w:hAnsi="Times New Roman"/>
        </w:rPr>
        <w:tab/>
        <w:t>Downlink control channel and scheduling for downlink and uplink transmission</w:t>
      </w:r>
      <w:r w:rsidR="00971E19">
        <w:rPr>
          <w:rFonts w:ascii="Times New Roman" w:eastAsia="Times New Roman" w:hAnsi="Times New Roman"/>
        </w:rPr>
        <w:tab/>
      </w:r>
      <w:proofErr w:type="spellStart"/>
      <w:r w:rsidR="00971E19">
        <w:rPr>
          <w:rFonts w:ascii="Times New Roman" w:eastAsia="Times New Roman" w:hAnsi="Times New Roman"/>
        </w:rPr>
        <w:t>InterDigital</w:t>
      </w:r>
      <w:proofErr w:type="spellEnd"/>
      <w:r w:rsidR="00971E19">
        <w:rPr>
          <w:rFonts w:ascii="Times New Roman" w:eastAsia="Times New Roman" w:hAnsi="Times New Roman"/>
        </w:rPr>
        <w:t>, Inc.</w:t>
      </w:r>
    </w:p>
    <w:p w14:paraId="5A704ABE" w14:textId="32F7057D" w:rsidR="00971E19" w:rsidRDefault="00C62C50" w:rsidP="00971E19">
      <w:pPr>
        <w:ind w:left="1440" w:hanging="1440"/>
        <w:rPr>
          <w:rFonts w:ascii="Times New Roman" w:eastAsia="Times New Roman" w:hAnsi="Times New Roman"/>
        </w:rPr>
      </w:pPr>
      <w:hyperlink r:id="rId1505" w:history="1">
        <w:r>
          <w:rPr>
            <w:rStyle w:val="Hyperlink"/>
            <w:rFonts w:ascii="Times New Roman" w:eastAsia="Times New Roman" w:hAnsi="Times New Roman"/>
          </w:rPr>
          <w:t>R1-2606385</w:t>
        </w:r>
      </w:hyperlink>
      <w:r w:rsidR="00971E19">
        <w:rPr>
          <w:rFonts w:ascii="Times New Roman" w:eastAsia="Times New Roman" w:hAnsi="Times New Roman"/>
        </w:rPr>
        <w:tab/>
        <w:t>Downlink control channel, scheduling for downlink and uplink transmission</w:t>
      </w:r>
      <w:r w:rsidR="00971E19">
        <w:rPr>
          <w:rFonts w:ascii="Times New Roman" w:eastAsia="Times New Roman" w:hAnsi="Times New Roman"/>
        </w:rPr>
        <w:tab/>
        <w:t>Qualcomm Incorporated</w:t>
      </w:r>
    </w:p>
    <w:p w14:paraId="6BC5A38D" w14:textId="3C3798CD" w:rsidR="00F93E11" w:rsidRDefault="00C62C50" w:rsidP="00971E19">
      <w:pPr>
        <w:ind w:left="1440" w:hanging="1440"/>
        <w:rPr>
          <w:rFonts w:ascii="Times New Roman" w:eastAsia="Times New Roman" w:hAnsi="Times New Roman"/>
        </w:rPr>
      </w:pPr>
      <w:hyperlink r:id="rId1506" w:history="1">
        <w:r>
          <w:rPr>
            <w:rStyle w:val="Hyperlink"/>
            <w:rFonts w:ascii="Times New Roman" w:eastAsia="Times New Roman" w:hAnsi="Times New Roman"/>
          </w:rPr>
          <w:t>R1-2606810</w:t>
        </w:r>
      </w:hyperlink>
      <w:r w:rsidR="00F93E11">
        <w:rPr>
          <w:rFonts w:ascii="Times New Roman" w:eastAsia="Times New Roman" w:hAnsi="Times New Roman"/>
        </w:rPr>
        <w:tab/>
        <w:t>Downlink control channel, scheduling for downlink and uplink transmission</w:t>
      </w:r>
      <w:r w:rsidR="00F93E11">
        <w:rPr>
          <w:rFonts w:ascii="Times New Roman" w:eastAsia="Times New Roman" w:hAnsi="Times New Roman"/>
        </w:rPr>
        <w:tab/>
        <w:t>Qualcomm Incorporated</w:t>
      </w:r>
    </w:p>
    <w:p w14:paraId="7592F92F" w14:textId="70DB2B81" w:rsidR="00F93E11" w:rsidRDefault="00F93E11" w:rsidP="00971E19">
      <w:pPr>
        <w:ind w:left="1440" w:hanging="1440"/>
      </w:pPr>
      <w:r>
        <w:rPr>
          <w:rFonts w:ascii="Times New Roman" w:eastAsia="Times New Roman" w:hAnsi="Times New Roman"/>
        </w:rPr>
        <w:tab/>
        <w:t xml:space="preserve">(Revision of </w:t>
      </w:r>
      <w:hyperlink r:id="rId1507" w:history="1">
        <w:r w:rsidR="00C62C50">
          <w:rPr>
            <w:rStyle w:val="Hyperlink"/>
            <w:rFonts w:ascii="Times New Roman" w:eastAsia="Times New Roman" w:hAnsi="Times New Roman"/>
          </w:rPr>
          <w:t>R1-2606385</w:t>
        </w:r>
      </w:hyperlink>
      <w:r>
        <w:rPr>
          <w:rFonts w:ascii="Times New Roman" w:eastAsia="Times New Roman" w:hAnsi="Times New Roman"/>
        </w:rPr>
        <w:t>)</w:t>
      </w:r>
    </w:p>
    <w:p w14:paraId="20F043DA" w14:textId="1C5FC069" w:rsidR="00971E19" w:rsidRDefault="00C62C50" w:rsidP="00971E19">
      <w:hyperlink r:id="rId1508" w:history="1">
        <w:r>
          <w:rPr>
            <w:rStyle w:val="Hyperlink"/>
            <w:rFonts w:ascii="Times New Roman" w:eastAsia="Times New Roman" w:hAnsi="Times New Roman"/>
          </w:rPr>
          <w:t>R1-2606435</w:t>
        </w:r>
      </w:hyperlink>
      <w:r w:rsidR="00971E19">
        <w:rPr>
          <w:rFonts w:ascii="Times New Roman" w:eastAsia="Times New Roman" w:hAnsi="Times New Roman"/>
        </w:rPr>
        <w:tab/>
        <w:t xml:space="preserve">Control </w:t>
      </w:r>
      <w:proofErr w:type="spellStart"/>
      <w:r w:rsidR="00971E19">
        <w:rPr>
          <w:rFonts w:ascii="Times New Roman" w:eastAsia="Times New Roman" w:hAnsi="Times New Roman"/>
        </w:rPr>
        <w:t>Signaling</w:t>
      </w:r>
      <w:proofErr w:type="spellEnd"/>
      <w:r w:rsidR="00971E19">
        <w:rPr>
          <w:rFonts w:ascii="Times New Roman" w:eastAsia="Times New Roman" w:hAnsi="Times New Roman"/>
        </w:rPr>
        <w:t xml:space="preserve"> and Scheduling Aspects for DL and UL Transmission</w:t>
      </w:r>
      <w:r w:rsidR="00971E19">
        <w:rPr>
          <w:rFonts w:ascii="Times New Roman" w:eastAsia="Times New Roman" w:hAnsi="Times New Roman"/>
        </w:rPr>
        <w:tab/>
        <w:t>AT&amp;T</w:t>
      </w:r>
    </w:p>
    <w:p w14:paraId="3C67BA18" w14:textId="7128AFA3" w:rsidR="00971E19" w:rsidRDefault="00C62C50" w:rsidP="00971E19">
      <w:hyperlink r:id="rId1509" w:history="1">
        <w:r>
          <w:rPr>
            <w:rStyle w:val="Hyperlink"/>
            <w:rFonts w:ascii="Times New Roman" w:eastAsia="Times New Roman" w:hAnsi="Times New Roman"/>
          </w:rPr>
          <w:t>R1-2606448</w:t>
        </w:r>
      </w:hyperlink>
      <w:r w:rsidR="00971E19">
        <w:rPr>
          <w:rFonts w:ascii="Times New Roman" w:eastAsia="Times New Roman" w:hAnsi="Times New Roman"/>
        </w:rPr>
        <w:tab/>
        <w:t>Discussion on downlink control channel and scheduling</w:t>
      </w:r>
      <w:r w:rsidR="00971E19">
        <w:rPr>
          <w:rFonts w:ascii="Times New Roman" w:eastAsia="Times New Roman" w:hAnsi="Times New Roman"/>
        </w:rPr>
        <w:tab/>
        <w:t>Lenovo</w:t>
      </w:r>
    </w:p>
    <w:p w14:paraId="725AF186" w14:textId="5C9DFA1A" w:rsidR="00971E19" w:rsidRDefault="00C62C50" w:rsidP="00971E19">
      <w:pPr>
        <w:ind w:left="1440" w:hanging="1440"/>
      </w:pPr>
      <w:hyperlink r:id="rId1510" w:history="1">
        <w:r>
          <w:rPr>
            <w:rStyle w:val="Hyperlink"/>
            <w:rFonts w:ascii="Times New Roman" w:eastAsia="Times New Roman" w:hAnsi="Times New Roman"/>
          </w:rPr>
          <w:t>R1-2606511</w:t>
        </w:r>
      </w:hyperlink>
      <w:r w:rsidR="00971E19">
        <w:rPr>
          <w:rFonts w:ascii="Times New Roman" w:eastAsia="Times New Roman" w:hAnsi="Times New Roman"/>
        </w:rPr>
        <w:tab/>
        <w:t>Discussion on DL control channel and scheduling for DL and UL transmission</w:t>
      </w:r>
      <w:r w:rsidR="00971E19">
        <w:rPr>
          <w:rFonts w:ascii="Times New Roman" w:eastAsia="Times New Roman" w:hAnsi="Times New Roman"/>
        </w:rPr>
        <w:tab/>
        <w:t>NTT DOCOMO, INC.</w:t>
      </w:r>
    </w:p>
    <w:p w14:paraId="25F09479" w14:textId="32709767" w:rsidR="00971E19" w:rsidRDefault="00C62C50" w:rsidP="00971E19">
      <w:hyperlink r:id="rId1511" w:history="1">
        <w:r>
          <w:rPr>
            <w:rStyle w:val="Hyperlink"/>
            <w:rFonts w:ascii="Times New Roman" w:eastAsia="Times New Roman" w:hAnsi="Times New Roman"/>
          </w:rPr>
          <w:t>R1-2606531</w:t>
        </w:r>
      </w:hyperlink>
      <w:r w:rsidR="00971E19">
        <w:rPr>
          <w:rFonts w:ascii="Times New Roman" w:eastAsia="Times New Roman" w:hAnsi="Times New Roman"/>
        </w:rPr>
        <w:tab/>
        <w:t>Discussion on downlink control channel and scheduling</w:t>
      </w:r>
      <w:r w:rsidR="00971E19">
        <w:rPr>
          <w:rFonts w:ascii="Times New Roman" w:eastAsia="Times New Roman" w:hAnsi="Times New Roman"/>
        </w:rPr>
        <w:tab/>
      </w:r>
      <w:proofErr w:type="spellStart"/>
      <w:r w:rsidR="00971E19">
        <w:rPr>
          <w:rFonts w:ascii="Times New Roman" w:eastAsia="Times New Roman" w:hAnsi="Times New Roman"/>
        </w:rPr>
        <w:t>Transsion</w:t>
      </w:r>
      <w:proofErr w:type="spellEnd"/>
      <w:r w:rsidR="00971E19">
        <w:rPr>
          <w:rFonts w:ascii="Times New Roman" w:eastAsia="Times New Roman" w:hAnsi="Times New Roman"/>
        </w:rPr>
        <w:t xml:space="preserve"> Holdings</w:t>
      </w:r>
    </w:p>
    <w:p w14:paraId="197CA3ED" w14:textId="09A52F3A" w:rsidR="00971E19" w:rsidRDefault="00C62C50" w:rsidP="00971E19">
      <w:hyperlink r:id="rId1512" w:history="1">
        <w:r>
          <w:rPr>
            <w:rStyle w:val="Hyperlink"/>
            <w:rFonts w:ascii="Times New Roman" w:eastAsia="Times New Roman" w:hAnsi="Times New Roman"/>
          </w:rPr>
          <w:t>R1-2606537</w:t>
        </w:r>
      </w:hyperlink>
      <w:r w:rsidR="00971E19">
        <w:rPr>
          <w:rFonts w:ascii="Times New Roman" w:eastAsia="Times New Roman" w:hAnsi="Times New Roman"/>
        </w:rPr>
        <w:tab/>
        <w:t>Discussion on Two-Stage DCI Aspects for 6GR</w:t>
      </w:r>
      <w:r w:rsidR="00971E19">
        <w:rPr>
          <w:rFonts w:ascii="Times New Roman" w:eastAsia="Times New Roman" w:hAnsi="Times New Roman"/>
        </w:rPr>
        <w:tab/>
        <w:t>ITRI</w:t>
      </w:r>
    </w:p>
    <w:p w14:paraId="5DA976E4" w14:textId="3DDB24D2" w:rsidR="00971E19" w:rsidRDefault="00C62C50" w:rsidP="00971E19">
      <w:hyperlink r:id="rId1513" w:history="1">
        <w:r>
          <w:rPr>
            <w:rStyle w:val="Hyperlink"/>
            <w:rFonts w:ascii="Times New Roman" w:eastAsia="Times New Roman" w:hAnsi="Times New Roman"/>
          </w:rPr>
          <w:t>R1-2606554</w:t>
        </w:r>
      </w:hyperlink>
      <w:r w:rsidR="00971E19">
        <w:rPr>
          <w:rFonts w:ascii="Times New Roman" w:eastAsia="Times New Roman" w:hAnsi="Times New Roman"/>
        </w:rPr>
        <w:tab/>
        <w:t>Discussion on downlink control channel, scheduling for downlink and uplink transmission</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r>
      <w:proofErr w:type="spellStart"/>
      <w:r w:rsidR="00971E19">
        <w:rPr>
          <w:rFonts w:ascii="Times New Roman" w:eastAsia="Times New Roman" w:hAnsi="Times New Roman"/>
        </w:rPr>
        <w:t>Quectel</w:t>
      </w:r>
      <w:proofErr w:type="spellEnd"/>
    </w:p>
    <w:p w14:paraId="4942E0B8" w14:textId="49947AB1" w:rsidR="00971E19" w:rsidRDefault="00C62C50" w:rsidP="00971E19">
      <w:hyperlink r:id="rId1514" w:history="1">
        <w:r>
          <w:rPr>
            <w:rStyle w:val="Hyperlink"/>
            <w:rFonts w:ascii="Times New Roman" w:eastAsia="Times New Roman" w:hAnsi="Times New Roman"/>
          </w:rPr>
          <w:t>R1-2606578</w:t>
        </w:r>
      </w:hyperlink>
      <w:r w:rsidR="00971E19">
        <w:rPr>
          <w:rFonts w:ascii="Times New Roman" w:eastAsia="Times New Roman" w:hAnsi="Times New Roman"/>
        </w:rPr>
        <w:tab/>
        <w:t>Discussion on downlink control and DL/UL scheduling</w:t>
      </w:r>
      <w:r w:rsidR="00971E19">
        <w:rPr>
          <w:rFonts w:ascii="Times New Roman" w:eastAsia="Times New Roman" w:hAnsi="Times New Roman"/>
        </w:rPr>
        <w:tab/>
        <w:t>WILUS Inc.</w:t>
      </w:r>
    </w:p>
    <w:p w14:paraId="25B3CF28" w14:textId="5D756034" w:rsidR="00971E19" w:rsidRDefault="00C62C50" w:rsidP="00971E19">
      <w:hyperlink r:id="rId1515" w:history="1">
        <w:r>
          <w:rPr>
            <w:rStyle w:val="Hyperlink"/>
            <w:rFonts w:ascii="Times New Roman" w:eastAsia="Times New Roman" w:hAnsi="Times New Roman"/>
          </w:rPr>
          <w:t>R1-2606623</w:t>
        </w:r>
      </w:hyperlink>
      <w:r w:rsidR="00971E19">
        <w:rPr>
          <w:rFonts w:ascii="Times New Roman" w:eastAsia="Times New Roman" w:hAnsi="Times New Roman"/>
        </w:rPr>
        <w:tab/>
        <w:t>Discussion on DL control channel and scheduling</w:t>
      </w:r>
      <w:r w:rsidR="00971E19">
        <w:rPr>
          <w:rFonts w:ascii="Times New Roman" w:eastAsia="Times New Roman" w:hAnsi="Times New Roman"/>
        </w:rPr>
        <w:tab/>
      </w:r>
      <w:proofErr w:type="spellStart"/>
      <w:r w:rsidR="00971E19">
        <w:rPr>
          <w:rFonts w:ascii="Times New Roman" w:eastAsia="Times New Roman" w:hAnsi="Times New Roman"/>
        </w:rPr>
        <w:t>ASUSTeK</w:t>
      </w:r>
      <w:proofErr w:type="spellEnd"/>
    </w:p>
    <w:p w14:paraId="7E1F02FA" w14:textId="37180973" w:rsidR="00971E19" w:rsidRDefault="00C62C50" w:rsidP="00971E19">
      <w:pPr>
        <w:ind w:left="1440" w:hanging="1440"/>
      </w:pPr>
      <w:hyperlink r:id="rId1516" w:history="1">
        <w:r>
          <w:rPr>
            <w:rStyle w:val="Hyperlink"/>
            <w:rFonts w:ascii="Times New Roman" w:eastAsia="Times New Roman" w:hAnsi="Times New Roman"/>
          </w:rPr>
          <w:t>R1-2606630</w:t>
        </w:r>
      </w:hyperlink>
      <w:r w:rsidR="00971E19">
        <w:rPr>
          <w:rFonts w:ascii="Times New Roman" w:eastAsia="Times New Roman" w:hAnsi="Times New Roman"/>
        </w:rPr>
        <w:tab/>
        <w:t>Timing relationships and monitoring/blind decoding assumptions for two-stage DCI</w:t>
      </w:r>
      <w:r w:rsidR="00971E19">
        <w:rPr>
          <w:rFonts w:ascii="Times New Roman" w:eastAsia="Times New Roman" w:hAnsi="Times New Roman"/>
        </w:rPr>
        <w:tab/>
        <w:t>Indian Institute of Tech (M)</w:t>
      </w:r>
    </w:p>
    <w:p w14:paraId="06C21BAC" w14:textId="20C5CED2" w:rsidR="00971E19" w:rsidRDefault="00C62C50" w:rsidP="00971E19">
      <w:pPr>
        <w:ind w:left="1440" w:hanging="1440"/>
      </w:pPr>
      <w:hyperlink r:id="rId1517" w:history="1">
        <w:r>
          <w:rPr>
            <w:rStyle w:val="Hyperlink"/>
            <w:rFonts w:ascii="Times New Roman" w:eastAsia="Times New Roman" w:hAnsi="Times New Roman"/>
          </w:rPr>
          <w:t>R1-2606635</w:t>
        </w:r>
      </w:hyperlink>
      <w:r w:rsidR="00971E19">
        <w:rPr>
          <w:rFonts w:ascii="Times New Roman" w:eastAsia="Times New Roman" w:hAnsi="Times New Roman"/>
        </w:rPr>
        <w:tab/>
        <w:t>Discussion on DL Control Channel and Scheduling for DL and UL</w:t>
      </w:r>
      <w:r w:rsidR="00971E19">
        <w:rPr>
          <w:rFonts w:ascii="Times New Roman" w:eastAsia="Times New Roman" w:hAnsi="Times New Roman"/>
        </w:rPr>
        <w:tab/>
        <w:t>Fraunhofer IIS, Fraunhofer HHI</w:t>
      </w:r>
    </w:p>
    <w:p w14:paraId="5FAC49DC" w14:textId="0A76F1DF" w:rsidR="00971E19" w:rsidRDefault="00C62C50" w:rsidP="00971E19">
      <w:hyperlink r:id="rId1518" w:history="1">
        <w:r>
          <w:rPr>
            <w:rStyle w:val="Hyperlink"/>
            <w:rFonts w:ascii="Times New Roman" w:eastAsia="Times New Roman" w:hAnsi="Times New Roman"/>
          </w:rPr>
          <w:t>R1-2606651</w:t>
        </w:r>
      </w:hyperlink>
      <w:r w:rsidR="00971E19">
        <w:rPr>
          <w:rFonts w:ascii="Times New Roman" w:eastAsia="Times New Roman" w:hAnsi="Times New Roman"/>
        </w:rPr>
        <w:tab/>
        <w:t>Downlink control information design for 6GR</w:t>
      </w:r>
      <w:r w:rsidR="00971E19">
        <w:rPr>
          <w:rFonts w:ascii="Times New Roman" w:eastAsia="Times New Roman" w:hAnsi="Times New Roman"/>
        </w:rPr>
        <w:tab/>
      </w:r>
      <w:proofErr w:type="spellStart"/>
      <w:r w:rsidR="00971E19">
        <w:rPr>
          <w:rFonts w:ascii="Times New Roman" w:eastAsia="Times New Roman" w:hAnsi="Times New Roman"/>
        </w:rPr>
        <w:t>CEWiT</w:t>
      </w:r>
      <w:proofErr w:type="spellEnd"/>
    </w:p>
    <w:p w14:paraId="6F9A557C" w14:textId="434E9B95" w:rsidR="00971E19" w:rsidRDefault="00C62C50" w:rsidP="00971E19">
      <w:hyperlink r:id="rId1519" w:history="1">
        <w:r>
          <w:rPr>
            <w:rStyle w:val="Hyperlink"/>
            <w:rFonts w:ascii="Times New Roman" w:eastAsia="Times New Roman" w:hAnsi="Times New Roman"/>
          </w:rPr>
          <w:t>R1-2606659</w:t>
        </w:r>
      </w:hyperlink>
      <w:r w:rsidR="00971E19">
        <w:rPr>
          <w:rFonts w:ascii="Times New Roman" w:eastAsia="Times New Roman" w:hAnsi="Times New Roman"/>
        </w:rPr>
        <w:tab/>
        <w:t>Downlink control channel, scheduling for downlink and uplink transmission</w:t>
      </w:r>
      <w:r w:rsidR="00971E19">
        <w:rPr>
          <w:rFonts w:ascii="Times New Roman" w:eastAsia="Times New Roman" w:hAnsi="Times New Roman"/>
        </w:rPr>
        <w:tab/>
        <w:t>Google</w:t>
      </w:r>
    </w:p>
    <w:p w14:paraId="0ECE6AB7" w14:textId="6D58D16F" w:rsidR="00971E19" w:rsidRDefault="00C62C50" w:rsidP="00971E19">
      <w:pPr>
        <w:ind w:left="1440" w:hanging="1440"/>
      </w:pPr>
      <w:hyperlink r:id="rId1520" w:history="1">
        <w:r>
          <w:rPr>
            <w:rStyle w:val="Hyperlink"/>
            <w:rFonts w:ascii="Times New Roman" w:eastAsia="Times New Roman" w:hAnsi="Times New Roman"/>
          </w:rPr>
          <w:t>R1-2606669</w:t>
        </w:r>
      </w:hyperlink>
      <w:r w:rsidR="00971E19">
        <w:rPr>
          <w:rFonts w:ascii="Times New Roman" w:eastAsia="Times New Roman" w:hAnsi="Times New Roman"/>
        </w:rPr>
        <w:tab/>
        <w:t>Common DCI scheduling MU-MIMO UEs</w:t>
      </w:r>
      <w:r w:rsidR="00971E19">
        <w:rPr>
          <w:rFonts w:ascii="Times New Roman" w:eastAsia="Times New Roman" w:hAnsi="Times New Roman"/>
        </w:rPr>
        <w:tab/>
      </w:r>
      <w:proofErr w:type="spellStart"/>
      <w:r w:rsidR="00971E19">
        <w:rPr>
          <w:rFonts w:ascii="Times New Roman" w:eastAsia="Times New Roman" w:hAnsi="Times New Roman"/>
        </w:rPr>
        <w:t>AccelerComm</w:t>
      </w:r>
      <w:proofErr w:type="spellEnd"/>
      <w:r w:rsidR="00971E19">
        <w:rPr>
          <w:rFonts w:ascii="Times New Roman" w:eastAsia="Times New Roman" w:hAnsi="Times New Roman"/>
        </w:rPr>
        <w:t>, BBC, BT, CMCC, China Telecom, China Unicom, Deutsche Telekom, Orange, Samsung, T-Mobile USA, Telecom Italia, Vodafone, Verizon, VIAVI Solutions Inc, ZTE</w:t>
      </w:r>
    </w:p>
    <w:p w14:paraId="1FE09AEA" w14:textId="2FE04203" w:rsidR="00971E19" w:rsidRDefault="00C62C50" w:rsidP="00971E19">
      <w:pPr>
        <w:rPr>
          <w:rFonts w:ascii="Times New Roman" w:eastAsia="Times New Roman" w:hAnsi="Times New Roman"/>
        </w:rPr>
      </w:pPr>
      <w:hyperlink r:id="rId1521" w:history="1">
        <w:r>
          <w:rPr>
            <w:rStyle w:val="Hyperlink"/>
            <w:rFonts w:ascii="Times New Roman" w:eastAsia="Times New Roman" w:hAnsi="Times New Roman"/>
          </w:rPr>
          <w:t>R1-2606687</w:t>
        </w:r>
      </w:hyperlink>
      <w:r w:rsidR="00971E19">
        <w:rPr>
          <w:rFonts w:ascii="Times New Roman" w:eastAsia="Times New Roman" w:hAnsi="Times New Roman"/>
        </w:rPr>
        <w:tab/>
        <w:t>Discussion on Downlink Control Channel, Scheduling for Downlink and Uplink Transmission</w:t>
      </w:r>
      <w:r w:rsidR="00971E19">
        <w:rPr>
          <w:rFonts w:ascii="Times New Roman" w:eastAsiaTheme="minorEastAsia" w:hAnsi="Times New Roman"/>
          <w:lang w:eastAsia="zh-CN"/>
        </w:rPr>
        <w:tab/>
      </w:r>
      <w:r w:rsidR="00971E19">
        <w:rPr>
          <w:rFonts w:ascii="Times New Roman" w:eastAsiaTheme="minorEastAsia" w:hAnsi="Times New Roman"/>
          <w:lang w:eastAsia="zh-CN"/>
        </w:rPr>
        <w:tab/>
      </w:r>
      <w:r w:rsidR="00971E19">
        <w:rPr>
          <w:rFonts w:ascii="Times New Roman" w:eastAsia="Times New Roman" w:hAnsi="Times New Roman"/>
        </w:rPr>
        <w:tab/>
        <w:t>Rakuten Mobile, Inc</w:t>
      </w:r>
    </w:p>
    <w:p w14:paraId="39F9B765" w14:textId="77777777" w:rsidR="00B43B0E" w:rsidRDefault="00B43B0E" w:rsidP="00971E19"/>
    <w:p w14:paraId="06A3D1D6" w14:textId="7DB2C360" w:rsidR="00971E19" w:rsidRPr="00B43B0E" w:rsidRDefault="00C62C50" w:rsidP="00971E19">
      <w:pPr>
        <w:rPr>
          <w:rFonts w:ascii="Times New Roman" w:eastAsia="MS Mincho" w:hAnsi="Times New Roman"/>
          <w:b/>
          <w:bCs/>
          <w:lang w:eastAsia="ja-JP"/>
        </w:rPr>
      </w:pPr>
      <w:hyperlink r:id="rId1522" w:history="1">
        <w:r w:rsidRPr="00B43B0E">
          <w:rPr>
            <w:rStyle w:val="Hyperlink"/>
            <w:rFonts w:ascii="Times New Roman" w:eastAsia="Times New Roman" w:hAnsi="Times New Roman"/>
            <w:b/>
            <w:bCs/>
          </w:rPr>
          <w:t>R1-2606046</w:t>
        </w:r>
      </w:hyperlink>
      <w:r w:rsidR="00971E19" w:rsidRPr="00B43B0E">
        <w:rPr>
          <w:rFonts w:ascii="Times New Roman" w:eastAsia="Times New Roman" w:hAnsi="Times New Roman"/>
          <w:b/>
          <w:bCs/>
        </w:rPr>
        <w:tab/>
        <w:t>FL summary #1 for downlink control and DL/UL scheduling</w:t>
      </w:r>
      <w:r w:rsidR="00971E19" w:rsidRPr="00B43B0E">
        <w:rPr>
          <w:rFonts w:ascii="Times New Roman" w:eastAsia="Times New Roman" w:hAnsi="Times New Roman"/>
          <w:b/>
          <w:bCs/>
        </w:rPr>
        <w:tab/>
        <w:t>Moderator (CMCC, Apple)</w:t>
      </w:r>
    </w:p>
    <w:p w14:paraId="55B5B584" w14:textId="77777777" w:rsidR="00971E19" w:rsidRPr="00B43B0E" w:rsidRDefault="00971E19" w:rsidP="00971E19">
      <w:pPr>
        <w:rPr>
          <w:rFonts w:ascii="Times New Roman" w:eastAsia="MS Mincho" w:hAnsi="Times New Roman"/>
          <w:b/>
          <w:bCs/>
          <w:lang w:eastAsia="ja-JP"/>
        </w:rPr>
      </w:pPr>
    </w:p>
    <w:p w14:paraId="37015A53" w14:textId="78E45F19" w:rsidR="00971E19" w:rsidRPr="00B43B0E" w:rsidRDefault="00C62C50" w:rsidP="00971E19">
      <w:pPr>
        <w:rPr>
          <w:rFonts w:ascii="Times New Roman" w:eastAsia="MS Mincho" w:hAnsi="Times New Roman"/>
          <w:b/>
          <w:bCs/>
          <w:lang w:eastAsia="ja-JP"/>
        </w:rPr>
      </w:pPr>
      <w:hyperlink r:id="rId1523" w:history="1">
        <w:r w:rsidRPr="00B43B0E">
          <w:rPr>
            <w:rStyle w:val="Hyperlink"/>
            <w:rFonts w:ascii="Times New Roman" w:eastAsia="Times New Roman" w:hAnsi="Times New Roman"/>
            <w:b/>
            <w:bCs/>
          </w:rPr>
          <w:t>R1-2606047</w:t>
        </w:r>
      </w:hyperlink>
      <w:r w:rsidR="00971E19" w:rsidRPr="00B43B0E">
        <w:rPr>
          <w:rFonts w:ascii="Times New Roman" w:eastAsia="Times New Roman" w:hAnsi="Times New Roman"/>
          <w:b/>
          <w:bCs/>
        </w:rPr>
        <w:tab/>
        <w:t>FL summary #2 for downlink control and DL/UL scheduling</w:t>
      </w:r>
      <w:r w:rsidR="00971E19" w:rsidRPr="00B43B0E">
        <w:rPr>
          <w:rFonts w:ascii="Times New Roman" w:eastAsia="Times New Roman" w:hAnsi="Times New Roman"/>
          <w:b/>
          <w:bCs/>
        </w:rPr>
        <w:tab/>
        <w:t>Moderator (CMCC, Apple)</w:t>
      </w:r>
    </w:p>
    <w:p w14:paraId="49F30608" w14:textId="77777777" w:rsidR="00971E19" w:rsidRDefault="00971E19" w:rsidP="00971E19">
      <w:pPr>
        <w:rPr>
          <w:rFonts w:ascii="Times New Roman" w:eastAsia="MS Mincho" w:hAnsi="Times New Roman"/>
          <w:lang w:eastAsia="ja-JP"/>
        </w:rPr>
      </w:pPr>
    </w:p>
    <w:p w14:paraId="0B3B3F9F" w14:textId="77777777" w:rsidR="00971E19" w:rsidRPr="00B43B0E" w:rsidRDefault="00971E19" w:rsidP="00971E19">
      <w:pPr>
        <w:rPr>
          <w:rFonts w:ascii="Times New Roman" w:eastAsia="MS Mincho" w:hAnsi="Times New Roman"/>
          <w:b/>
          <w:bCs/>
          <w:iCs/>
          <w:lang w:eastAsia="ja-JP"/>
        </w:rPr>
      </w:pPr>
      <w:r w:rsidRPr="00B43B0E">
        <w:rPr>
          <w:rFonts w:ascii="Times New Roman" w:eastAsia="MS Mincho" w:hAnsi="Times New Roman" w:hint="eastAsia"/>
          <w:b/>
          <w:bCs/>
          <w:iCs/>
          <w:highlight w:val="green"/>
          <w:lang w:eastAsia="ja-JP"/>
        </w:rPr>
        <w:t>Agreement:</w:t>
      </w:r>
    </w:p>
    <w:p w14:paraId="7B045AA6" w14:textId="77777777" w:rsidR="00971E19" w:rsidRPr="001E021C" w:rsidRDefault="00971E19" w:rsidP="00971E19">
      <w:pPr>
        <w:rPr>
          <w:rFonts w:ascii="Times New Roman" w:eastAsia="MS Mincho" w:hAnsi="Times New Roman"/>
          <w:bCs/>
          <w:lang w:eastAsia="ja-JP"/>
        </w:rPr>
      </w:pPr>
      <w:r w:rsidRPr="001E021C">
        <w:rPr>
          <w:rFonts w:ascii="Times New Roman" w:eastAsia="MS Mincho" w:hAnsi="Times New Roman"/>
          <w:bCs/>
          <w:lang w:eastAsia="ja-JP"/>
        </w:rPr>
        <w:t>For Option 1 of the physical channels/signals for the two stages in two-stage DCI study,</w:t>
      </w:r>
    </w:p>
    <w:p w14:paraId="711692BB" w14:textId="77777777" w:rsidR="00971E19" w:rsidRPr="001E021C" w:rsidRDefault="00971E19">
      <w:pPr>
        <w:numPr>
          <w:ilvl w:val="0"/>
          <w:numId w:val="232"/>
        </w:numPr>
        <w:tabs>
          <w:tab w:val="left" w:pos="0"/>
        </w:tabs>
        <w:rPr>
          <w:rFonts w:ascii="Times New Roman" w:eastAsia="MS Mincho" w:hAnsi="Times New Roman"/>
          <w:bCs/>
          <w:lang w:eastAsia="ja-JP"/>
        </w:rPr>
      </w:pPr>
      <w:r w:rsidRPr="001E021C">
        <w:rPr>
          <w:rFonts w:ascii="Times New Roman" w:eastAsia="MS Mincho" w:hAnsi="Times New Roman"/>
          <w:bCs/>
          <w:lang w:eastAsia="ja-JP"/>
        </w:rPr>
        <w:t>Same or different CORESET for the 1</w:t>
      </w:r>
      <w:r w:rsidRPr="001E021C">
        <w:rPr>
          <w:rFonts w:ascii="Times New Roman" w:eastAsia="MS Mincho" w:hAnsi="Times New Roman"/>
          <w:bCs/>
          <w:vertAlign w:val="superscript"/>
          <w:lang w:eastAsia="ja-JP"/>
        </w:rPr>
        <w:t>st</w:t>
      </w:r>
      <w:r w:rsidRPr="001E021C">
        <w:rPr>
          <w:rFonts w:ascii="Times New Roman" w:eastAsia="MS Mincho" w:hAnsi="Times New Roman"/>
          <w:bCs/>
          <w:lang w:eastAsia="ja-JP"/>
        </w:rPr>
        <w:t xml:space="preserve"> stage and 2</w:t>
      </w:r>
      <w:r w:rsidRPr="001E021C">
        <w:rPr>
          <w:rFonts w:ascii="Times New Roman" w:eastAsia="MS Mincho" w:hAnsi="Times New Roman"/>
          <w:bCs/>
          <w:vertAlign w:val="superscript"/>
          <w:lang w:eastAsia="ja-JP"/>
        </w:rPr>
        <w:t>nd</w:t>
      </w:r>
      <w:r w:rsidRPr="001E021C">
        <w:rPr>
          <w:rFonts w:ascii="Times New Roman" w:eastAsia="MS Mincho" w:hAnsi="Times New Roman"/>
          <w:bCs/>
          <w:lang w:eastAsia="ja-JP"/>
        </w:rPr>
        <w:t xml:space="preserve"> stage</w:t>
      </w:r>
      <w:r>
        <w:rPr>
          <w:rFonts w:ascii="Times New Roman" w:eastAsia="MS Mincho" w:hAnsi="Times New Roman" w:hint="eastAsia"/>
          <w:bCs/>
          <w:lang w:eastAsia="ja-JP"/>
        </w:rPr>
        <w:t xml:space="preserve"> of a two-stage DCI</w:t>
      </w:r>
      <w:r w:rsidRPr="001E021C">
        <w:rPr>
          <w:rFonts w:ascii="Times New Roman" w:eastAsia="MS Mincho" w:hAnsi="Times New Roman"/>
          <w:bCs/>
          <w:lang w:eastAsia="ja-JP"/>
        </w:rPr>
        <w:t xml:space="preserve"> can be considered</w:t>
      </w:r>
    </w:p>
    <w:p w14:paraId="0A07F6AA" w14:textId="77777777" w:rsidR="00971E19" w:rsidRDefault="00971E19">
      <w:pPr>
        <w:numPr>
          <w:ilvl w:val="0"/>
          <w:numId w:val="232"/>
        </w:numPr>
        <w:tabs>
          <w:tab w:val="left" w:pos="0"/>
        </w:tabs>
        <w:rPr>
          <w:rFonts w:ascii="Times New Roman" w:eastAsia="MS Mincho" w:hAnsi="Times New Roman"/>
          <w:bCs/>
          <w:lang w:eastAsia="ja-JP"/>
        </w:rPr>
      </w:pPr>
      <w:r w:rsidRPr="001E021C">
        <w:rPr>
          <w:rFonts w:ascii="Times New Roman" w:eastAsia="MS Mincho" w:hAnsi="Times New Roman"/>
          <w:bCs/>
          <w:lang w:eastAsia="ja-JP"/>
        </w:rPr>
        <w:t>[Same or] different SSS for the 1</w:t>
      </w:r>
      <w:r w:rsidRPr="001E021C">
        <w:rPr>
          <w:rFonts w:ascii="Times New Roman" w:eastAsia="MS Mincho" w:hAnsi="Times New Roman"/>
          <w:bCs/>
          <w:vertAlign w:val="superscript"/>
          <w:lang w:eastAsia="ja-JP"/>
        </w:rPr>
        <w:t>st</w:t>
      </w:r>
      <w:r w:rsidRPr="001E021C">
        <w:rPr>
          <w:rFonts w:ascii="Times New Roman" w:eastAsia="MS Mincho" w:hAnsi="Times New Roman"/>
          <w:bCs/>
          <w:lang w:eastAsia="ja-JP"/>
        </w:rPr>
        <w:t xml:space="preserve"> stage and 2</w:t>
      </w:r>
      <w:r w:rsidRPr="001E021C">
        <w:rPr>
          <w:rFonts w:ascii="Times New Roman" w:eastAsia="MS Mincho" w:hAnsi="Times New Roman"/>
          <w:bCs/>
          <w:vertAlign w:val="superscript"/>
          <w:lang w:eastAsia="ja-JP"/>
        </w:rPr>
        <w:t>nd</w:t>
      </w:r>
      <w:r w:rsidRPr="001E021C">
        <w:rPr>
          <w:rFonts w:ascii="Times New Roman" w:eastAsia="MS Mincho" w:hAnsi="Times New Roman"/>
          <w:bCs/>
          <w:lang w:eastAsia="ja-JP"/>
        </w:rPr>
        <w:t xml:space="preserve"> stage </w:t>
      </w:r>
      <w:r>
        <w:rPr>
          <w:rFonts w:ascii="Times New Roman" w:eastAsia="MS Mincho" w:hAnsi="Times New Roman" w:hint="eastAsia"/>
          <w:bCs/>
          <w:lang w:eastAsia="ja-JP"/>
        </w:rPr>
        <w:t>of a two-stage DCI</w:t>
      </w:r>
      <w:r w:rsidRPr="001E021C">
        <w:rPr>
          <w:rFonts w:ascii="Times New Roman" w:eastAsia="MS Mincho" w:hAnsi="Times New Roman"/>
          <w:bCs/>
          <w:lang w:eastAsia="ja-JP"/>
        </w:rPr>
        <w:t xml:space="preserve"> can be considered, if SSS is supported for the 2</w:t>
      </w:r>
      <w:r w:rsidRPr="001E021C">
        <w:rPr>
          <w:rFonts w:ascii="Times New Roman" w:eastAsia="MS Mincho" w:hAnsi="Times New Roman"/>
          <w:bCs/>
          <w:vertAlign w:val="superscript"/>
          <w:lang w:eastAsia="ja-JP"/>
        </w:rPr>
        <w:t>nd</w:t>
      </w:r>
      <w:r w:rsidRPr="001E021C">
        <w:rPr>
          <w:rFonts w:ascii="Times New Roman" w:eastAsia="MS Mincho" w:hAnsi="Times New Roman"/>
          <w:bCs/>
          <w:lang w:eastAsia="ja-JP"/>
        </w:rPr>
        <w:t xml:space="preserve"> stage</w:t>
      </w:r>
    </w:p>
    <w:p w14:paraId="6E8E8C6E" w14:textId="77777777" w:rsidR="00971E19" w:rsidRPr="001E021C" w:rsidRDefault="00971E19">
      <w:pPr>
        <w:numPr>
          <w:ilvl w:val="1"/>
          <w:numId w:val="232"/>
        </w:numPr>
        <w:tabs>
          <w:tab w:val="left" w:pos="0"/>
        </w:tabs>
        <w:rPr>
          <w:rFonts w:ascii="Times New Roman" w:eastAsia="MS Mincho" w:hAnsi="Times New Roman"/>
          <w:bCs/>
          <w:lang w:eastAsia="ja-JP"/>
        </w:rPr>
      </w:pPr>
      <w:r>
        <w:rPr>
          <w:rFonts w:ascii="Times New Roman" w:eastAsia="MS Mincho" w:hAnsi="Times New Roman" w:hint="eastAsia"/>
          <w:bCs/>
          <w:lang w:eastAsia="ja-JP"/>
        </w:rPr>
        <w:t>FFS if SSS is not supported for the 2</w:t>
      </w:r>
      <w:r w:rsidRPr="001E021C">
        <w:rPr>
          <w:rFonts w:ascii="Times New Roman" w:eastAsia="MS Mincho" w:hAnsi="Times New Roman" w:hint="eastAsia"/>
          <w:bCs/>
          <w:vertAlign w:val="superscript"/>
          <w:lang w:eastAsia="ja-JP"/>
        </w:rPr>
        <w:t>nd</w:t>
      </w:r>
      <w:r>
        <w:rPr>
          <w:rFonts w:ascii="Times New Roman" w:eastAsia="MS Mincho" w:hAnsi="Times New Roman" w:hint="eastAsia"/>
          <w:bCs/>
          <w:lang w:eastAsia="ja-JP"/>
        </w:rPr>
        <w:t xml:space="preserve"> stage</w:t>
      </w:r>
    </w:p>
    <w:p w14:paraId="6DAE4C66" w14:textId="77777777" w:rsidR="00971E19" w:rsidRPr="001E021C" w:rsidRDefault="00971E19" w:rsidP="00971E19">
      <w:pPr>
        <w:rPr>
          <w:rFonts w:ascii="Times New Roman" w:eastAsia="MS Mincho" w:hAnsi="Times New Roman"/>
          <w:lang w:eastAsia="ja-JP"/>
        </w:rPr>
      </w:pPr>
    </w:p>
    <w:p w14:paraId="52B5C962" w14:textId="77777777" w:rsidR="00971E19" w:rsidRPr="00B43B0E" w:rsidRDefault="00971E19" w:rsidP="00971E19">
      <w:pPr>
        <w:rPr>
          <w:rFonts w:eastAsia="MS Mincho"/>
          <w:b/>
          <w:bCs/>
          <w:iCs/>
          <w:lang w:eastAsia="ja-JP"/>
        </w:rPr>
      </w:pPr>
      <w:r w:rsidRPr="00B43B0E">
        <w:rPr>
          <w:rFonts w:eastAsia="MS Mincho" w:hint="eastAsia"/>
          <w:b/>
          <w:bCs/>
          <w:iCs/>
          <w:highlight w:val="green"/>
          <w:lang w:eastAsia="ja-JP"/>
        </w:rPr>
        <w:t>Agreement:</w:t>
      </w:r>
    </w:p>
    <w:p w14:paraId="22FB96D6" w14:textId="77777777" w:rsidR="00971E19" w:rsidRPr="001E021C" w:rsidRDefault="00971E19" w:rsidP="00971E19">
      <w:pPr>
        <w:rPr>
          <w:rFonts w:eastAsia="MS Mincho"/>
          <w:bCs/>
          <w:lang w:eastAsia="ja-JP"/>
        </w:rPr>
      </w:pPr>
      <w:r w:rsidRPr="001E021C">
        <w:rPr>
          <w:rFonts w:eastAsia="MS Mincho"/>
          <w:bCs/>
          <w:lang w:eastAsia="ja-JP"/>
        </w:rPr>
        <w:t>For Option 2 of the physical channels/signals for the two stages in two-stage DCI study</w:t>
      </w:r>
    </w:p>
    <w:p w14:paraId="28D6483D" w14:textId="77777777" w:rsidR="00971E19" w:rsidRPr="001E021C" w:rsidRDefault="00971E19">
      <w:pPr>
        <w:numPr>
          <w:ilvl w:val="0"/>
          <w:numId w:val="232"/>
        </w:numPr>
        <w:tabs>
          <w:tab w:val="left" w:pos="0"/>
        </w:tabs>
        <w:rPr>
          <w:rFonts w:eastAsia="MS Mincho"/>
          <w:bCs/>
          <w:lang w:eastAsia="ja-JP"/>
        </w:rPr>
      </w:pPr>
      <w:r w:rsidRPr="001E021C">
        <w:rPr>
          <w:rFonts w:eastAsia="MS Mincho"/>
          <w:bCs/>
          <w:lang w:eastAsia="ja-JP"/>
        </w:rPr>
        <w:t>Option 2-1: The 2</w:t>
      </w:r>
      <w:r w:rsidRPr="001E021C">
        <w:rPr>
          <w:rFonts w:eastAsia="MS Mincho"/>
          <w:bCs/>
          <w:vertAlign w:val="superscript"/>
          <w:lang w:eastAsia="ja-JP"/>
        </w:rPr>
        <w:t>nd</w:t>
      </w:r>
      <w:r w:rsidRPr="001E021C">
        <w:rPr>
          <w:rFonts w:eastAsia="MS Mincho"/>
          <w:bCs/>
          <w:lang w:eastAsia="ja-JP"/>
        </w:rPr>
        <w:t xml:space="preserve">-stage uses PDCCH with </w:t>
      </w:r>
      <w:r>
        <w:rPr>
          <w:rFonts w:eastAsia="MS Mincho" w:hint="eastAsia"/>
          <w:bCs/>
          <w:lang w:eastAsia="ja-JP"/>
        </w:rPr>
        <w:t>modifications</w:t>
      </w:r>
    </w:p>
    <w:p w14:paraId="3F9E245A" w14:textId="77777777" w:rsidR="00971E19" w:rsidRPr="001E021C" w:rsidRDefault="00971E19">
      <w:pPr>
        <w:numPr>
          <w:ilvl w:val="1"/>
          <w:numId w:val="232"/>
        </w:numPr>
        <w:tabs>
          <w:tab w:val="left" w:pos="0"/>
        </w:tabs>
        <w:rPr>
          <w:rFonts w:eastAsia="MS Mincho"/>
          <w:bCs/>
          <w:lang w:eastAsia="ja-JP"/>
        </w:rPr>
      </w:pPr>
      <w:r w:rsidRPr="001E021C">
        <w:rPr>
          <w:rFonts w:eastAsia="MS Mincho"/>
          <w:bCs/>
          <w:lang w:eastAsia="ja-JP"/>
        </w:rPr>
        <w:t>Same or different CORESET for the 1</w:t>
      </w:r>
      <w:r w:rsidRPr="001E021C">
        <w:rPr>
          <w:rFonts w:eastAsia="MS Mincho"/>
          <w:bCs/>
          <w:vertAlign w:val="superscript"/>
          <w:lang w:eastAsia="ja-JP"/>
        </w:rPr>
        <w:t>st</w:t>
      </w:r>
      <w:r w:rsidRPr="001E021C">
        <w:rPr>
          <w:rFonts w:eastAsia="MS Mincho"/>
          <w:bCs/>
          <w:lang w:eastAsia="ja-JP"/>
        </w:rPr>
        <w:t xml:space="preserve"> stage and 2</w:t>
      </w:r>
      <w:r w:rsidRPr="001E021C">
        <w:rPr>
          <w:rFonts w:eastAsia="MS Mincho"/>
          <w:bCs/>
          <w:vertAlign w:val="superscript"/>
          <w:lang w:eastAsia="ja-JP"/>
        </w:rPr>
        <w:t>nd</w:t>
      </w:r>
      <w:r w:rsidRPr="001E021C">
        <w:rPr>
          <w:rFonts w:eastAsia="MS Mincho"/>
          <w:bCs/>
          <w:lang w:eastAsia="ja-JP"/>
        </w:rPr>
        <w:t xml:space="preserve"> stage</w:t>
      </w:r>
      <w:r w:rsidRPr="001E021C">
        <w:rPr>
          <w:rFonts w:ascii="Times New Roman" w:eastAsia="MS Mincho" w:hAnsi="Times New Roman" w:hint="eastAsia"/>
          <w:bCs/>
          <w:lang w:eastAsia="ja-JP"/>
        </w:rPr>
        <w:t xml:space="preserve"> </w:t>
      </w:r>
      <w:r>
        <w:rPr>
          <w:rFonts w:ascii="Times New Roman" w:eastAsia="MS Mincho" w:hAnsi="Times New Roman" w:hint="eastAsia"/>
          <w:bCs/>
          <w:lang w:eastAsia="ja-JP"/>
        </w:rPr>
        <w:t>of a two-stage DCI</w:t>
      </w:r>
      <w:r w:rsidRPr="001E021C">
        <w:rPr>
          <w:rFonts w:eastAsia="MS Mincho"/>
          <w:bCs/>
          <w:lang w:eastAsia="ja-JP"/>
        </w:rPr>
        <w:t xml:space="preserve"> can be considered</w:t>
      </w:r>
    </w:p>
    <w:p w14:paraId="30E56285" w14:textId="77777777" w:rsidR="00971E19" w:rsidRDefault="00971E19">
      <w:pPr>
        <w:numPr>
          <w:ilvl w:val="1"/>
          <w:numId w:val="232"/>
        </w:numPr>
        <w:tabs>
          <w:tab w:val="left" w:pos="0"/>
        </w:tabs>
        <w:rPr>
          <w:rFonts w:eastAsia="MS Mincho"/>
          <w:bCs/>
          <w:lang w:eastAsia="ja-JP"/>
        </w:rPr>
      </w:pPr>
      <w:r w:rsidRPr="001E021C">
        <w:rPr>
          <w:rFonts w:eastAsia="MS Mincho"/>
          <w:bCs/>
          <w:lang w:eastAsia="ja-JP"/>
        </w:rPr>
        <w:t>[Same or] different SSS for the 1</w:t>
      </w:r>
      <w:r w:rsidRPr="001E021C">
        <w:rPr>
          <w:rFonts w:eastAsia="MS Mincho"/>
          <w:bCs/>
          <w:vertAlign w:val="superscript"/>
          <w:lang w:eastAsia="ja-JP"/>
        </w:rPr>
        <w:t>st</w:t>
      </w:r>
      <w:r w:rsidRPr="001E021C">
        <w:rPr>
          <w:rFonts w:eastAsia="MS Mincho"/>
          <w:bCs/>
          <w:lang w:eastAsia="ja-JP"/>
        </w:rPr>
        <w:t xml:space="preserve"> stage and 2</w:t>
      </w:r>
      <w:r w:rsidRPr="001E021C">
        <w:rPr>
          <w:rFonts w:eastAsia="MS Mincho"/>
          <w:bCs/>
          <w:vertAlign w:val="superscript"/>
          <w:lang w:eastAsia="ja-JP"/>
        </w:rPr>
        <w:t>nd</w:t>
      </w:r>
      <w:r w:rsidRPr="001E021C">
        <w:rPr>
          <w:rFonts w:eastAsia="MS Mincho"/>
          <w:bCs/>
          <w:lang w:eastAsia="ja-JP"/>
        </w:rPr>
        <w:t xml:space="preserve"> stage </w:t>
      </w:r>
      <w:r>
        <w:rPr>
          <w:rFonts w:ascii="Times New Roman" w:eastAsia="MS Mincho" w:hAnsi="Times New Roman" w:hint="eastAsia"/>
          <w:bCs/>
          <w:lang w:eastAsia="ja-JP"/>
        </w:rPr>
        <w:t>of a two-stage DCI</w:t>
      </w:r>
      <w:r w:rsidRPr="001E021C">
        <w:rPr>
          <w:rFonts w:ascii="Times New Roman" w:eastAsia="MS Mincho" w:hAnsi="Times New Roman"/>
          <w:bCs/>
          <w:lang w:eastAsia="ja-JP"/>
        </w:rPr>
        <w:t xml:space="preserve"> </w:t>
      </w:r>
      <w:r w:rsidRPr="001E021C">
        <w:rPr>
          <w:rFonts w:eastAsia="MS Mincho"/>
          <w:bCs/>
          <w:lang w:eastAsia="ja-JP"/>
        </w:rPr>
        <w:t>can be considered, if SSS is supported for the 2</w:t>
      </w:r>
      <w:r w:rsidRPr="001E021C">
        <w:rPr>
          <w:rFonts w:eastAsia="MS Mincho"/>
          <w:bCs/>
          <w:vertAlign w:val="superscript"/>
          <w:lang w:eastAsia="ja-JP"/>
        </w:rPr>
        <w:t>nd</w:t>
      </w:r>
      <w:r w:rsidRPr="001E021C">
        <w:rPr>
          <w:rFonts w:eastAsia="MS Mincho"/>
          <w:bCs/>
          <w:lang w:eastAsia="ja-JP"/>
        </w:rPr>
        <w:t xml:space="preserve"> stage</w:t>
      </w:r>
    </w:p>
    <w:p w14:paraId="6B014947" w14:textId="77777777" w:rsidR="00971E19" w:rsidRPr="00BC6CAF" w:rsidRDefault="00971E19">
      <w:pPr>
        <w:numPr>
          <w:ilvl w:val="2"/>
          <w:numId w:val="232"/>
        </w:numPr>
        <w:tabs>
          <w:tab w:val="left" w:pos="0"/>
        </w:tabs>
        <w:rPr>
          <w:rFonts w:ascii="Times New Roman" w:eastAsia="MS Mincho" w:hAnsi="Times New Roman"/>
          <w:bCs/>
          <w:lang w:eastAsia="ja-JP"/>
        </w:rPr>
      </w:pPr>
      <w:r>
        <w:rPr>
          <w:rFonts w:ascii="Times New Roman" w:eastAsia="MS Mincho" w:hAnsi="Times New Roman" w:hint="eastAsia"/>
          <w:bCs/>
          <w:lang w:eastAsia="ja-JP"/>
        </w:rPr>
        <w:t>FFS if SSS is not supported for the 2</w:t>
      </w:r>
      <w:r w:rsidRPr="001E021C">
        <w:rPr>
          <w:rFonts w:ascii="Times New Roman" w:eastAsia="MS Mincho" w:hAnsi="Times New Roman" w:hint="eastAsia"/>
          <w:bCs/>
          <w:vertAlign w:val="superscript"/>
          <w:lang w:eastAsia="ja-JP"/>
        </w:rPr>
        <w:t>nd</w:t>
      </w:r>
      <w:r>
        <w:rPr>
          <w:rFonts w:ascii="Times New Roman" w:eastAsia="MS Mincho" w:hAnsi="Times New Roman" w:hint="eastAsia"/>
          <w:bCs/>
          <w:lang w:eastAsia="ja-JP"/>
        </w:rPr>
        <w:t xml:space="preserve"> stage</w:t>
      </w:r>
    </w:p>
    <w:p w14:paraId="2B651524" w14:textId="77777777" w:rsidR="00971E19" w:rsidRPr="001E021C" w:rsidRDefault="00971E19">
      <w:pPr>
        <w:numPr>
          <w:ilvl w:val="1"/>
          <w:numId w:val="232"/>
        </w:numPr>
        <w:tabs>
          <w:tab w:val="left" w:pos="0"/>
        </w:tabs>
        <w:rPr>
          <w:rFonts w:eastAsia="MS Mincho"/>
          <w:bCs/>
          <w:lang w:eastAsia="ja-JP"/>
        </w:rPr>
      </w:pPr>
      <w:r w:rsidRPr="001E021C">
        <w:rPr>
          <w:rFonts w:eastAsia="MS Mincho"/>
          <w:bCs/>
          <w:lang w:eastAsia="ja-JP"/>
        </w:rPr>
        <w:t xml:space="preserve">Study at least the following </w:t>
      </w:r>
      <w:r>
        <w:rPr>
          <w:rFonts w:eastAsia="MS Mincho" w:hint="eastAsia"/>
          <w:bCs/>
          <w:lang w:eastAsia="ja-JP"/>
        </w:rPr>
        <w:t>modifications beyond what supported for 1</w:t>
      </w:r>
      <w:r w:rsidRPr="00A65840">
        <w:rPr>
          <w:rFonts w:eastAsia="MS Mincho" w:hint="eastAsia"/>
          <w:bCs/>
          <w:vertAlign w:val="superscript"/>
          <w:lang w:eastAsia="ja-JP"/>
        </w:rPr>
        <w:t>st</w:t>
      </w:r>
      <w:r>
        <w:rPr>
          <w:rFonts w:eastAsia="MS Mincho" w:hint="eastAsia"/>
          <w:bCs/>
          <w:lang w:eastAsia="ja-JP"/>
        </w:rPr>
        <w:t xml:space="preserve"> stage</w:t>
      </w:r>
      <w:r w:rsidRPr="001E021C">
        <w:rPr>
          <w:rFonts w:eastAsia="MS Mincho"/>
          <w:bCs/>
          <w:lang w:eastAsia="ja-JP"/>
        </w:rPr>
        <w:t>:</w:t>
      </w:r>
    </w:p>
    <w:p w14:paraId="5FE8D2BA" w14:textId="77777777" w:rsidR="00971E19" w:rsidRDefault="00971E19">
      <w:pPr>
        <w:numPr>
          <w:ilvl w:val="2"/>
          <w:numId w:val="232"/>
        </w:numPr>
        <w:tabs>
          <w:tab w:val="left" w:pos="0"/>
        </w:tabs>
        <w:rPr>
          <w:rFonts w:eastAsia="MS Mincho"/>
          <w:bCs/>
          <w:lang w:eastAsia="ja-JP"/>
        </w:rPr>
      </w:pPr>
      <w:r>
        <w:rPr>
          <w:rFonts w:eastAsia="MS Mincho" w:hint="eastAsia"/>
          <w:bCs/>
          <w:lang w:eastAsia="ja-JP"/>
        </w:rPr>
        <w:t xml:space="preserve">Additional </w:t>
      </w:r>
      <w:r w:rsidRPr="001E021C">
        <w:rPr>
          <w:rFonts w:eastAsia="MS Mincho"/>
          <w:bCs/>
          <w:lang w:eastAsia="ja-JP"/>
        </w:rPr>
        <w:t>aggregation level</w:t>
      </w:r>
      <w:r>
        <w:rPr>
          <w:rFonts w:eastAsia="MS Mincho" w:hint="eastAsia"/>
          <w:bCs/>
          <w:lang w:eastAsia="ja-JP"/>
        </w:rPr>
        <w:t>(s)</w:t>
      </w:r>
      <w:r w:rsidRPr="001E021C">
        <w:rPr>
          <w:rFonts w:eastAsia="MS Mincho"/>
          <w:bCs/>
          <w:lang w:eastAsia="ja-JP"/>
        </w:rPr>
        <w:t xml:space="preserve"> and/or flexible position (with the granularity of CCE) of the 2</w:t>
      </w:r>
      <w:r w:rsidRPr="001E021C">
        <w:rPr>
          <w:rFonts w:eastAsia="MS Mincho"/>
          <w:bCs/>
          <w:vertAlign w:val="superscript"/>
          <w:lang w:eastAsia="ja-JP"/>
        </w:rPr>
        <w:t>nd</w:t>
      </w:r>
      <w:r w:rsidRPr="001E021C">
        <w:rPr>
          <w:rFonts w:eastAsia="MS Mincho"/>
          <w:bCs/>
          <w:lang w:eastAsia="ja-JP"/>
        </w:rPr>
        <w:t xml:space="preserve"> stage</w:t>
      </w:r>
    </w:p>
    <w:p w14:paraId="01E922CF" w14:textId="77777777" w:rsidR="00971E19" w:rsidRPr="00A65840" w:rsidRDefault="00971E19">
      <w:pPr>
        <w:numPr>
          <w:ilvl w:val="2"/>
          <w:numId w:val="232"/>
        </w:numPr>
        <w:tabs>
          <w:tab w:val="left" w:pos="0"/>
        </w:tabs>
        <w:rPr>
          <w:rFonts w:eastAsia="MS Mincho"/>
          <w:bCs/>
          <w:lang w:eastAsia="ja-JP"/>
        </w:rPr>
      </w:pPr>
      <w:r>
        <w:rPr>
          <w:rFonts w:eastAsia="MS Mincho"/>
          <w:bCs/>
          <w:lang w:eastAsia="ja-JP"/>
        </w:rPr>
        <w:t>R</w:t>
      </w:r>
      <w:r>
        <w:rPr>
          <w:rFonts w:eastAsia="MS Mincho" w:hint="eastAsia"/>
          <w:bCs/>
          <w:lang w:eastAsia="ja-JP"/>
        </w:rPr>
        <w:t>esource determination without hash function</w:t>
      </w:r>
    </w:p>
    <w:p w14:paraId="67E90EA0" w14:textId="77777777" w:rsidR="00971E19" w:rsidRPr="001E021C" w:rsidRDefault="00971E19">
      <w:pPr>
        <w:numPr>
          <w:ilvl w:val="2"/>
          <w:numId w:val="232"/>
        </w:numPr>
        <w:tabs>
          <w:tab w:val="left" w:pos="0"/>
        </w:tabs>
        <w:rPr>
          <w:rFonts w:eastAsia="MS Mincho"/>
          <w:bCs/>
          <w:lang w:eastAsia="ja-JP"/>
        </w:rPr>
      </w:pPr>
      <w:r w:rsidRPr="001E021C">
        <w:rPr>
          <w:rFonts w:eastAsia="MS Mincho"/>
          <w:bCs/>
          <w:lang w:eastAsia="ja-JP"/>
        </w:rPr>
        <w:t>Higher order modulation for the 2</w:t>
      </w:r>
      <w:r w:rsidRPr="001E021C">
        <w:rPr>
          <w:rFonts w:eastAsia="MS Mincho"/>
          <w:bCs/>
          <w:vertAlign w:val="superscript"/>
          <w:lang w:eastAsia="ja-JP"/>
        </w:rPr>
        <w:t>nd</w:t>
      </w:r>
      <w:r w:rsidRPr="001E021C">
        <w:rPr>
          <w:rFonts w:eastAsia="MS Mincho"/>
          <w:bCs/>
          <w:lang w:eastAsia="ja-JP"/>
        </w:rPr>
        <w:t xml:space="preserve"> stage</w:t>
      </w:r>
    </w:p>
    <w:p w14:paraId="72E30F81" w14:textId="77777777" w:rsidR="00971E19" w:rsidRPr="001E021C" w:rsidRDefault="00971E19">
      <w:pPr>
        <w:numPr>
          <w:ilvl w:val="0"/>
          <w:numId w:val="232"/>
        </w:numPr>
        <w:tabs>
          <w:tab w:val="left" w:pos="0"/>
        </w:tabs>
        <w:rPr>
          <w:rFonts w:eastAsia="MS Mincho"/>
          <w:bCs/>
          <w:lang w:eastAsia="ja-JP"/>
        </w:rPr>
      </w:pPr>
      <w:r w:rsidRPr="001E021C">
        <w:rPr>
          <w:rFonts w:eastAsia="MS Mincho"/>
          <w:bCs/>
          <w:lang w:eastAsia="ja-JP"/>
        </w:rPr>
        <w:t>Option 2-2: The 2</w:t>
      </w:r>
      <w:r w:rsidRPr="001E021C">
        <w:rPr>
          <w:rFonts w:eastAsia="MS Mincho"/>
          <w:bCs/>
          <w:vertAlign w:val="superscript"/>
          <w:lang w:eastAsia="ja-JP"/>
        </w:rPr>
        <w:t>nd</w:t>
      </w:r>
      <w:r w:rsidRPr="001E021C">
        <w:rPr>
          <w:rFonts w:eastAsia="MS Mincho"/>
          <w:bCs/>
          <w:lang w:eastAsia="ja-JP"/>
        </w:rPr>
        <w:t xml:space="preserve"> stage uses a PDSCH transmission scheme with at least the following exceptions/restrictions</w:t>
      </w:r>
    </w:p>
    <w:p w14:paraId="0BD6B09E" w14:textId="77777777" w:rsidR="00971E19" w:rsidRPr="001E021C" w:rsidRDefault="00971E19">
      <w:pPr>
        <w:numPr>
          <w:ilvl w:val="1"/>
          <w:numId w:val="232"/>
        </w:numPr>
        <w:tabs>
          <w:tab w:val="left" w:pos="0"/>
        </w:tabs>
        <w:rPr>
          <w:rFonts w:eastAsia="MS Mincho"/>
          <w:bCs/>
          <w:lang w:eastAsia="ja-JP"/>
        </w:rPr>
      </w:pPr>
      <w:r w:rsidRPr="001E021C">
        <w:rPr>
          <w:rFonts w:eastAsia="MS Mincho"/>
          <w:bCs/>
          <w:lang w:eastAsia="ja-JP"/>
        </w:rPr>
        <w:t>Polar code is used</w:t>
      </w:r>
    </w:p>
    <w:p w14:paraId="46424E7A" w14:textId="77777777" w:rsidR="00971E19" w:rsidRPr="001E021C" w:rsidRDefault="00971E19">
      <w:pPr>
        <w:numPr>
          <w:ilvl w:val="1"/>
          <w:numId w:val="232"/>
        </w:numPr>
        <w:tabs>
          <w:tab w:val="left" w:pos="0"/>
        </w:tabs>
        <w:rPr>
          <w:rFonts w:eastAsia="MS Mincho"/>
          <w:bCs/>
          <w:lang w:eastAsia="ja-JP"/>
        </w:rPr>
      </w:pPr>
      <w:r w:rsidRPr="001E021C">
        <w:rPr>
          <w:rFonts w:eastAsia="MS Mincho"/>
          <w:bCs/>
          <w:lang w:eastAsia="ja-JP"/>
        </w:rPr>
        <w:t>QPSK is used, FFS higher order modulation</w:t>
      </w:r>
    </w:p>
    <w:p w14:paraId="78C9772F" w14:textId="77777777" w:rsidR="00971E19" w:rsidRDefault="00971E19">
      <w:pPr>
        <w:numPr>
          <w:ilvl w:val="1"/>
          <w:numId w:val="232"/>
        </w:numPr>
        <w:tabs>
          <w:tab w:val="left" w:pos="0"/>
        </w:tabs>
        <w:rPr>
          <w:rFonts w:eastAsia="MS Mincho"/>
          <w:bCs/>
          <w:lang w:eastAsia="ja-JP"/>
        </w:rPr>
      </w:pPr>
      <w:r w:rsidRPr="001E021C">
        <w:rPr>
          <w:rFonts w:eastAsia="MS Mincho"/>
          <w:bCs/>
          <w:lang w:eastAsia="ja-JP"/>
        </w:rPr>
        <w:t>Single-layer transmission is the baseline</w:t>
      </w:r>
    </w:p>
    <w:p w14:paraId="63EE303F" w14:textId="77777777" w:rsidR="00971E19" w:rsidRPr="001E021C" w:rsidRDefault="00971E19">
      <w:pPr>
        <w:numPr>
          <w:ilvl w:val="1"/>
          <w:numId w:val="232"/>
        </w:numPr>
        <w:tabs>
          <w:tab w:val="left" w:pos="0"/>
        </w:tabs>
        <w:rPr>
          <w:rFonts w:eastAsia="MS Mincho"/>
          <w:bCs/>
          <w:lang w:eastAsia="ja-JP"/>
        </w:rPr>
      </w:pPr>
      <w:r>
        <w:rPr>
          <w:rFonts w:eastAsia="MS Mincho" w:hint="eastAsia"/>
          <w:bCs/>
          <w:lang w:eastAsia="ja-JP"/>
        </w:rPr>
        <w:t>FFS restriction on TDRA</w:t>
      </w:r>
    </w:p>
    <w:p w14:paraId="43BDC990" w14:textId="77777777" w:rsidR="00971E19" w:rsidRPr="001E021C" w:rsidRDefault="00971E19">
      <w:pPr>
        <w:numPr>
          <w:ilvl w:val="1"/>
          <w:numId w:val="232"/>
        </w:numPr>
        <w:tabs>
          <w:tab w:val="left" w:pos="0"/>
        </w:tabs>
        <w:rPr>
          <w:rFonts w:eastAsia="MS Mincho"/>
          <w:bCs/>
          <w:lang w:eastAsia="ja-JP"/>
        </w:rPr>
      </w:pPr>
      <w:r w:rsidRPr="001E021C">
        <w:rPr>
          <w:rFonts w:eastAsia="MS Mincho"/>
          <w:bCs/>
          <w:lang w:eastAsia="ja-JP"/>
        </w:rPr>
        <w:t>FFS others</w:t>
      </w:r>
    </w:p>
    <w:p w14:paraId="62EA69A2" w14:textId="77777777" w:rsidR="00971E19" w:rsidRDefault="00971E19" w:rsidP="00971E19">
      <w:pPr>
        <w:rPr>
          <w:rFonts w:eastAsia="MS Mincho"/>
          <w:lang w:eastAsia="ja-JP"/>
        </w:rPr>
      </w:pPr>
    </w:p>
    <w:p w14:paraId="55E36143" w14:textId="77777777" w:rsidR="00971E19" w:rsidRPr="00B43B0E" w:rsidRDefault="00971E19" w:rsidP="00971E19">
      <w:pPr>
        <w:tabs>
          <w:tab w:val="left" w:pos="0"/>
        </w:tabs>
        <w:rPr>
          <w:rFonts w:eastAsia="MS Mincho"/>
          <w:b/>
          <w:bCs/>
          <w:i/>
          <w:lang w:eastAsia="ja-JP"/>
        </w:rPr>
      </w:pPr>
      <w:r w:rsidRPr="00B43B0E">
        <w:rPr>
          <w:rFonts w:eastAsia="MS Mincho" w:hint="eastAsia"/>
          <w:b/>
          <w:bCs/>
          <w:iCs/>
          <w:highlight w:val="green"/>
          <w:lang w:eastAsia="ja-JP"/>
        </w:rPr>
        <w:t>Agreement</w:t>
      </w:r>
      <w:r w:rsidRPr="00B43B0E">
        <w:rPr>
          <w:rFonts w:eastAsia="MS Mincho" w:hint="eastAsia"/>
          <w:b/>
          <w:bCs/>
          <w:i/>
          <w:lang w:eastAsia="ja-JP"/>
        </w:rPr>
        <w:t>:</w:t>
      </w:r>
    </w:p>
    <w:p w14:paraId="0F173962" w14:textId="77777777" w:rsidR="00971E19" w:rsidRPr="00FF1705" w:rsidRDefault="00971E19">
      <w:pPr>
        <w:numPr>
          <w:ilvl w:val="0"/>
          <w:numId w:val="233"/>
        </w:numPr>
        <w:rPr>
          <w:rFonts w:eastAsia="MS Mincho"/>
          <w:lang w:eastAsia="ja-JP"/>
        </w:rPr>
      </w:pPr>
      <w:r w:rsidRPr="00FF1705">
        <w:rPr>
          <w:rFonts w:eastAsia="MS Mincho"/>
          <w:lang w:eastAsia="ja-JP"/>
        </w:rPr>
        <w:t>Study multiple PXSCH transmissions for a single carrier using a single DCI and whether to support at least the followings by considering related scenarios/benefits,</w:t>
      </w:r>
    </w:p>
    <w:p w14:paraId="0901299D" w14:textId="77777777" w:rsidR="00971E19" w:rsidRPr="00FF1705" w:rsidRDefault="00971E19">
      <w:pPr>
        <w:numPr>
          <w:ilvl w:val="1"/>
          <w:numId w:val="233"/>
        </w:numPr>
        <w:rPr>
          <w:rFonts w:eastAsia="MS Mincho"/>
          <w:lang w:eastAsia="ja-JP"/>
        </w:rPr>
      </w:pPr>
      <w:r w:rsidRPr="00FF1705">
        <w:rPr>
          <w:rFonts w:eastAsia="MS Mincho"/>
          <w:lang w:eastAsia="ja-JP"/>
        </w:rPr>
        <w:t>Case 1: multiple slots, each slot contains at most one PXSCH</w:t>
      </w:r>
    </w:p>
    <w:p w14:paraId="0CA62AAE" w14:textId="77777777" w:rsidR="00971E19" w:rsidRPr="00FF1705" w:rsidRDefault="00971E19">
      <w:pPr>
        <w:numPr>
          <w:ilvl w:val="1"/>
          <w:numId w:val="233"/>
        </w:numPr>
        <w:rPr>
          <w:rFonts w:eastAsia="MS Mincho"/>
          <w:lang w:eastAsia="ja-JP"/>
        </w:rPr>
      </w:pPr>
      <w:r w:rsidRPr="00FF1705">
        <w:rPr>
          <w:rFonts w:eastAsia="MS Mincho"/>
          <w:lang w:eastAsia="ja-JP"/>
        </w:rPr>
        <w:t>Note: for above study, followings are assumed</w:t>
      </w:r>
    </w:p>
    <w:p w14:paraId="5DC002FE" w14:textId="77777777" w:rsidR="00971E19" w:rsidRPr="00FF1705" w:rsidRDefault="00971E19">
      <w:pPr>
        <w:numPr>
          <w:ilvl w:val="2"/>
          <w:numId w:val="233"/>
        </w:numPr>
        <w:rPr>
          <w:rFonts w:eastAsia="MS Mincho"/>
          <w:lang w:eastAsia="ja-JP"/>
        </w:rPr>
      </w:pPr>
      <w:r w:rsidRPr="00FF1705">
        <w:rPr>
          <w:rFonts w:eastAsia="MS Mincho"/>
          <w:lang w:eastAsia="ja-JP"/>
        </w:rPr>
        <w:t>each PXSCH carries different TB</w:t>
      </w:r>
    </w:p>
    <w:p w14:paraId="2A3FA371" w14:textId="77777777" w:rsidR="00971E19" w:rsidRPr="00FF1705" w:rsidRDefault="00971E19">
      <w:pPr>
        <w:numPr>
          <w:ilvl w:val="2"/>
          <w:numId w:val="233"/>
        </w:numPr>
        <w:rPr>
          <w:rFonts w:eastAsia="MS Mincho"/>
          <w:lang w:eastAsia="ja-JP"/>
        </w:rPr>
      </w:pPr>
      <w:r w:rsidRPr="00FF1705">
        <w:rPr>
          <w:rFonts w:eastAsia="MS Mincho"/>
          <w:lang w:eastAsia="ja-JP"/>
        </w:rPr>
        <w:t>single DCI schedules multiple PDSCH</w:t>
      </w:r>
    </w:p>
    <w:p w14:paraId="666DDF5E" w14:textId="77777777" w:rsidR="00971E19" w:rsidRPr="00FF1705" w:rsidRDefault="00971E19">
      <w:pPr>
        <w:numPr>
          <w:ilvl w:val="2"/>
          <w:numId w:val="233"/>
        </w:numPr>
        <w:rPr>
          <w:rFonts w:eastAsia="MS Mincho"/>
          <w:lang w:eastAsia="ja-JP"/>
        </w:rPr>
      </w:pPr>
      <w:r w:rsidRPr="00FF1705">
        <w:rPr>
          <w:rFonts w:eastAsia="MS Mincho"/>
          <w:lang w:eastAsia="ja-JP"/>
        </w:rPr>
        <w:t>single DCI schedules multiple P</w:t>
      </w:r>
      <w:r w:rsidRPr="00FF1705">
        <w:rPr>
          <w:rFonts w:eastAsia="MS Mincho"/>
          <w:lang w:val="en-US" w:eastAsia="ja-JP"/>
        </w:rPr>
        <w:t>U</w:t>
      </w:r>
      <w:r w:rsidRPr="00FF1705">
        <w:rPr>
          <w:rFonts w:eastAsia="MS Mincho"/>
          <w:lang w:eastAsia="ja-JP"/>
        </w:rPr>
        <w:t>SCH</w:t>
      </w:r>
    </w:p>
    <w:p w14:paraId="201F17A1" w14:textId="77777777" w:rsidR="00971E19" w:rsidRDefault="00971E19">
      <w:pPr>
        <w:numPr>
          <w:ilvl w:val="2"/>
          <w:numId w:val="233"/>
        </w:numPr>
        <w:rPr>
          <w:rFonts w:eastAsia="MS Mincho"/>
          <w:lang w:eastAsia="ja-JP"/>
        </w:rPr>
      </w:pPr>
      <w:r w:rsidRPr="00FF1705">
        <w:rPr>
          <w:rFonts w:eastAsia="MS Mincho"/>
          <w:lang w:eastAsia="ja-JP"/>
        </w:rPr>
        <w:t>single DCI is single stage or two stage</w:t>
      </w:r>
    </w:p>
    <w:p w14:paraId="63DA4657" w14:textId="77777777" w:rsidR="00971E19" w:rsidRPr="00FF1705" w:rsidRDefault="00971E19" w:rsidP="00971E19">
      <w:pPr>
        <w:rPr>
          <w:rFonts w:eastAsia="MS Mincho"/>
          <w:lang w:eastAsia="ja-JP"/>
        </w:rPr>
      </w:pPr>
    </w:p>
    <w:p w14:paraId="47C9630D" w14:textId="77777777" w:rsidR="00971E19" w:rsidRPr="001E021C" w:rsidRDefault="00971E19" w:rsidP="00971E19">
      <w:pPr>
        <w:rPr>
          <w:rFonts w:eastAsia="MS Mincho"/>
          <w:lang w:eastAsia="ja-JP"/>
        </w:rPr>
      </w:pPr>
    </w:p>
    <w:p w14:paraId="13E9D5B3" w14:textId="1E680B0F" w:rsidR="00971E19" w:rsidRPr="00B43B0E" w:rsidRDefault="00C62C50" w:rsidP="00971E19">
      <w:pPr>
        <w:rPr>
          <w:rFonts w:ascii="Times New Roman" w:eastAsia="MS Mincho" w:hAnsi="Times New Roman"/>
          <w:b/>
          <w:bCs/>
          <w:lang w:eastAsia="ja-JP"/>
        </w:rPr>
      </w:pPr>
      <w:hyperlink r:id="rId1524" w:history="1">
        <w:r w:rsidRPr="00B43B0E">
          <w:rPr>
            <w:rStyle w:val="Hyperlink"/>
            <w:rFonts w:ascii="Times New Roman" w:eastAsia="Times New Roman" w:hAnsi="Times New Roman"/>
            <w:b/>
            <w:bCs/>
          </w:rPr>
          <w:t>R1-2606048</w:t>
        </w:r>
      </w:hyperlink>
      <w:r w:rsidR="00971E19" w:rsidRPr="00B43B0E">
        <w:rPr>
          <w:rFonts w:ascii="Times New Roman" w:eastAsia="Times New Roman" w:hAnsi="Times New Roman"/>
          <w:b/>
          <w:bCs/>
        </w:rPr>
        <w:tab/>
        <w:t>FL summary #3 for downlink control and DL/UL scheduling</w:t>
      </w:r>
      <w:r w:rsidR="00971E19" w:rsidRPr="00B43B0E">
        <w:rPr>
          <w:rFonts w:ascii="Times New Roman" w:eastAsia="Times New Roman" w:hAnsi="Times New Roman"/>
          <w:b/>
          <w:bCs/>
        </w:rPr>
        <w:tab/>
        <w:t>Moderator (CMCC, Apple)</w:t>
      </w:r>
    </w:p>
    <w:p w14:paraId="0CB7DDB1" w14:textId="77777777" w:rsidR="00971E19" w:rsidRDefault="00971E19" w:rsidP="00971E19">
      <w:pPr>
        <w:rPr>
          <w:rFonts w:ascii="Times New Roman" w:eastAsia="MS Mincho" w:hAnsi="Times New Roman"/>
          <w:lang w:eastAsia="ja-JP"/>
        </w:rPr>
      </w:pPr>
    </w:p>
    <w:p w14:paraId="04C0827B" w14:textId="77777777" w:rsidR="00971E19" w:rsidRPr="00B43B0E" w:rsidRDefault="00971E19" w:rsidP="00971E19">
      <w:pPr>
        <w:rPr>
          <w:rFonts w:ascii="Times New Roman" w:eastAsia="MS Mincho" w:hAnsi="Times New Roman"/>
          <w:b/>
          <w:bCs/>
          <w:lang w:eastAsia="ja-JP"/>
        </w:rPr>
      </w:pPr>
      <w:r w:rsidRPr="00B43B0E">
        <w:rPr>
          <w:rFonts w:ascii="Times New Roman" w:eastAsia="MS Mincho" w:hAnsi="Times New Roman" w:hint="eastAsia"/>
          <w:b/>
          <w:bCs/>
          <w:highlight w:val="green"/>
          <w:lang w:eastAsia="ja-JP"/>
        </w:rPr>
        <w:t>Agreement:</w:t>
      </w:r>
    </w:p>
    <w:p w14:paraId="685A5E7B" w14:textId="77777777" w:rsidR="00971E19" w:rsidRPr="00792AA5" w:rsidRDefault="00971E19" w:rsidP="00971E19">
      <w:r w:rsidRPr="00792AA5">
        <w:t>RAN1 to study at least Cell-specific, Group-specific DCI and UE-specific DCI for 6GR, with the following functions:</w:t>
      </w:r>
    </w:p>
    <w:p w14:paraId="6DE77E8E" w14:textId="77777777" w:rsidR="00971E19" w:rsidRPr="00792AA5" w:rsidRDefault="00971E19">
      <w:pPr>
        <w:pStyle w:val="ListParagraph"/>
        <w:numPr>
          <w:ilvl w:val="0"/>
          <w:numId w:val="234"/>
        </w:numPr>
        <w:suppressAutoHyphens/>
        <w:overflowPunct/>
        <w:autoSpaceDE/>
        <w:autoSpaceDN/>
        <w:adjustRightInd/>
        <w:spacing w:after="0" w:line="276" w:lineRule="auto"/>
        <w:contextualSpacing w:val="0"/>
        <w:textAlignment w:val="auto"/>
      </w:pPr>
      <w:r w:rsidRPr="00792AA5">
        <w:t>UE-specific DCI, including:</w:t>
      </w:r>
    </w:p>
    <w:p w14:paraId="64EF00AD"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rPr>
          <w:rFonts w:eastAsiaTheme="minorEastAsia"/>
          <w:lang w:eastAsia="zh-CN"/>
        </w:rPr>
        <w:t>One</w:t>
      </w:r>
      <w:r w:rsidRPr="00792AA5">
        <w:rPr>
          <w:rFonts w:eastAsia="MS Mincho" w:hint="eastAsia"/>
        </w:rPr>
        <w:t xml:space="preserve"> </w:t>
      </w:r>
      <w:r w:rsidRPr="00792AA5">
        <w:t>scheduling on DL/UL transmission by using fallback DCI</w:t>
      </w:r>
      <w:r w:rsidRPr="00792AA5">
        <w:rPr>
          <w:lang w:val="en-US" w:eastAsia="zh-CN"/>
        </w:rPr>
        <w:t xml:space="preserve"> </w:t>
      </w:r>
      <w:r w:rsidRPr="00792AA5">
        <w:t xml:space="preserve"> (e.g., single-layer</w:t>
      </w:r>
      <w:r w:rsidRPr="00792AA5">
        <w:rPr>
          <w:rFonts w:eastAsia="MS Mincho" w:hint="eastAsia"/>
        </w:rPr>
        <w:t xml:space="preserve"> </w:t>
      </w:r>
      <w:r w:rsidRPr="00792AA5">
        <w:t xml:space="preserve">transmission), </w:t>
      </w:r>
    </w:p>
    <w:p w14:paraId="3FF9C6B0" w14:textId="77777777" w:rsidR="00971E19" w:rsidRPr="00792AA5" w:rsidRDefault="00971E19">
      <w:pPr>
        <w:pStyle w:val="ListParagraph"/>
        <w:numPr>
          <w:ilvl w:val="2"/>
          <w:numId w:val="234"/>
        </w:numPr>
        <w:suppressAutoHyphens/>
        <w:overflowPunct/>
        <w:autoSpaceDE/>
        <w:autoSpaceDN/>
        <w:adjustRightInd/>
        <w:spacing w:after="0" w:line="276" w:lineRule="auto"/>
        <w:contextualSpacing w:val="0"/>
        <w:textAlignment w:val="auto"/>
      </w:pPr>
      <w:r w:rsidRPr="00792AA5">
        <w:rPr>
          <w:rFonts w:eastAsiaTheme="minorEastAsia"/>
          <w:lang w:eastAsia="zh-CN"/>
        </w:rPr>
        <w:t>Applicability for RRC connected state, and FFS applicability for other RRC states.</w:t>
      </w:r>
    </w:p>
    <w:p w14:paraId="6C481F9B"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rPr>
          <w:rFonts w:eastAsiaTheme="minorEastAsia"/>
          <w:lang w:eastAsia="zh-CN"/>
        </w:rPr>
        <w:t>One</w:t>
      </w:r>
      <w:r w:rsidRPr="00792AA5">
        <w:t xml:space="preserve"> scheduling on DL/UL transmission by using non-fallback DCI (e.g., multi-layer transmission), where the DCI content depends on UE-specific RRC configuration;</w:t>
      </w:r>
    </w:p>
    <w:p w14:paraId="25F17D10"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t>Non-scheduling/pure control information indication</w:t>
      </w:r>
    </w:p>
    <w:p w14:paraId="3C579D1D"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rPr>
          <w:rFonts w:eastAsiaTheme="minorEastAsia" w:hint="eastAsia"/>
          <w:lang w:eastAsia="zh-CN"/>
        </w:rPr>
        <w:t>Note: a scheduling DCI can contain n</w:t>
      </w:r>
      <w:r w:rsidRPr="00792AA5">
        <w:t>on-scheduling/control information</w:t>
      </w:r>
    </w:p>
    <w:p w14:paraId="08333442" w14:textId="77777777" w:rsidR="00971E19" w:rsidRPr="00792AA5" w:rsidRDefault="00971E19">
      <w:pPr>
        <w:pStyle w:val="ListParagraph"/>
        <w:numPr>
          <w:ilvl w:val="0"/>
          <w:numId w:val="234"/>
        </w:numPr>
        <w:suppressAutoHyphens/>
        <w:overflowPunct/>
        <w:autoSpaceDE/>
        <w:autoSpaceDN/>
        <w:adjustRightInd/>
        <w:spacing w:after="0" w:line="276" w:lineRule="auto"/>
        <w:contextualSpacing w:val="0"/>
        <w:textAlignment w:val="auto"/>
      </w:pPr>
      <w:r w:rsidRPr="00792AA5">
        <w:t xml:space="preserve">Cell-specific </w:t>
      </w:r>
      <w:r w:rsidRPr="00792AA5">
        <w:rPr>
          <w:rFonts w:eastAsiaTheme="minorEastAsia" w:hint="eastAsia"/>
          <w:lang w:eastAsia="zh-CN"/>
        </w:rPr>
        <w:t xml:space="preserve">DCI </w:t>
      </w:r>
      <w:r w:rsidRPr="00792AA5">
        <w:t>and random access procedure DCI, including:</w:t>
      </w:r>
    </w:p>
    <w:p w14:paraId="2F688FD6"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t>Scheduling on common signals/channels, e.g.,</w:t>
      </w:r>
    </w:p>
    <w:p w14:paraId="5962BFA2" w14:textId="77777777" w:rsidR="00971E19" w:rsidRPr="00792AA5" w:rsidRDefault="00971E19">
      <w:pPr>
        <w:pStyle w:val="ListParagraph"/>
        <w:numPr>
          <w:ilvl w:val="2"/>
          <w:numId w:val="234"/>
        </w:numPr>
        <w:suppressAutoHyphens/>
        <w:overflowPunct/>
        <w:autoSpaceDE/>
        <w:autoSpaceDN/>
        <w:adjustRightInd/>
        <w:spacing w:after="0" w:line="276" w:lineRule="auto"/>
        <w:contextualSpacing w:val="0"/>
        <w:textAlignment w:val="auto"/>
      </w:pPr>
      <w:r w:rsidRPr="00792AA5">
        <w:t>Scheduling of system information;</w:t>
      </w:r>
    </w:p>
    <w:p w14:paraId="3C5EA136" w14:textId="77777777" w:rsidR="00971E19" w:rsidRPr="00792AA5" w:rsidRDefault="00971E19">
      <w:pPr>
        <w:pStyle w:val="ListParagraph"/>
        <w:numPr>
          <w:ilvl w:val="2"/>
          <w:numId w:val="234"/>
        </w:numPr>
        <w:suppressAutoHyphens/>
        <w:overflowPunct/>
        <w:autoSpaceDE/>
        <w:autoSpaceDN/>
        <w:adjustRightInd/>
        <w:spacing w:after="0" w:line="276" w:lineRule="auto"/>
        <w:contextualSpacing w:val="0"/>
        <w:textAlignment w:val="auto"/>
      </w:pPr>
      <w:r w:rsidRPr="00792AA5">
        <w:t>Scheduling of paging messages;</w:t>
      </w:r>
    </w:p>
    <w:p w14:paraId="155B7C05"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t xml:space="preserve">Scheduling on random access procedure (e.g., scheduling of Msg2/Msg4 in DL, scheduling of Msg3 </w:t>
      </w:r>
      <w:r w:rsidRPr="00792AA5">
        <w:rPr>
          <w:rFonts w:hint="eastAsia"/>
        </w:rPr>
        <w:t>retransmission</w:t>
      </w:r>
      <w:r w:rsidRPr="00792AA5">
        <w:rPr>
          <w:rFonts w:hint="eastAsia"/>
        </w:rPr>
        <w:t>·</w:t>
      </w:r>
      <w:r w:rsidRPr="00792AA5">
        <w:t xml:space="preserve"> in UL);</w:t>
      </w:r>
    </w:p>
    <w:p w14:paraId="71B198C4"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t>Non-scheduling/pure control information indication</w:t>
      </w:r>
    </w:p>
    <w:p w14:paraId="453E85F2" w14:textId="77777777" w:rsidR="00971E19" w:rsidRPr="00792AA5" w:rsidRDefault="00971E19">
      <w:pPr>
        <w:pStyle w:val="ListParagraph"/>
        <w:numPr>
          <w:ilvl w:val="0"/>
          <w:numId w:val="234"/>
        </w:numPr>
        <w:suppressAutoHyphens/>
        <w:overflowPunct/>
        <w:autoSpaceDE/>
        <w:autoSpaceDN/>
        <w:adjustRightInd/>
        <w:spacing w:after="0" w:line="276" w:lineRule="auto"/>
        <w:contextualSpacing w:val="0"/>
        <w:textAlignment w:val="auto"/>
      </w:pPr>
      <w:r w:rsidRPr="00792AA5">
        <w:t>Grou</w:t>
      </w:r>
      <w:r w:rsidRPr="00792AA5">
        <w:rPr>
          <w:rFonts w:hint="eastAsia"/>
        </w:rPr>
        <w:t>p</w:t>
      </w:r>
      <w:r w:rsidRPr="00792AA5">
        <w:t>-specific DCI, including:</w:t>
      </w:r>
    </w:p>
    <w:p w14:paraId="0AA580BD"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t xml:space="preserve">Group-common information or group of </w:t>
      </w:r>
      <w:proofErr w:type="spellStart"/>
      <w:r w:rsidRPr="00792AA5">
        <w:t>U</w:t>
      </w:r>
      <w:r w:rsidRPr="00792AA5">
        <w:rPr>
          <w:rFonts w:eastAsiaTheme="minorEastAsia" w:hint="eastAsia"/>
          <w:lang w:eastAsia="zh-CN"/>
        </w:rPr>
        <w:t>E</w:t>
      </w:r>
      <w:r w:rsidRPr="00792AA5">
        <w:t>s</w:t>
      </w:r>
      <w:r w:rsidRPr="00792AA5">
        <w:rPr>
          <w:rFonts w:eastAsiaTheme="minorEastAsia"/>
          <w:lang w:eastAsia="zh-CN"/>
        </w:rPr>
        <w:t>’</w:t>
      </w:r>
      <w:proofErr w:type="spellEnd"/>
      <w:r w:rsidRPr="00792AA5">
        <w:t xml:space="preserve"> information indication.</w:t>
      </w:r>
    </w:p>
    <w:p w14:paraId="0A4894C0" w14:textId="77777777" w:rsidR="00971E19" w:rsidRPr="00792AA5" w:rsidRDefault="00971E19">
      <w:pPr>
        <w:pStyle w:val="ListParagraph"/>
        <w:numPr>
          <w:ilvl w:val="0"/>
          <w:numId w:val="234"/>
        </w:numPr>
        <w:suppressAutoHyphens/>
        <w:overflowPunct/>
        <w:autoSpaceDE/>
        <w:autoSpaceDN/>
        <w:adjustRightInd/>
        <w:spacing w:after="0" w:line="276" w:lineRule="auto"/>
        <w:contextualSpacing w:val="0"/>
        <w:textAlignment w:val="auto"/>
      </w:pPr>
      <w:r w:rsidRPr="00792AA5">
        <w:t>For the fallback and non-fallback DCI design, the following principles apply:</w:t>
      </w:r>
    </w:p>
    <w:p w14:paraId="1D7F452C"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rPr>
          <w:lang w:val="en-US" w:eastAsia="zh-CN"/>
        </w:rPr>
        <w:t>F</w:t>
      </w:r>
      <w:proofErr w:type="spellStart"/>
      <w:r w:rsidRPr="00792AA5">
        <w:t>allback</w:t>
      </w:r>
      <w:proofErr w:type="spellEnd"/>
      <w:r w:rsidRPr="00792AA5">
        <w:t xml:space="preserve"> DCIs</w:t>
      </w:r>
      <w:r w:rsidRPr="00792AA5">
        <w:rPr>
          <w:lang w:val="en-US" w:eastAsia="zh-CN"/>
        </w:rPr>
        <w:t xml:space="preserve"> are defined for CSS</w:t>
      </w:r>
    </w:p>
    <w:p w14:paraId="368D5E09" w14:textId="77777777" w:rsidR="00971E19" w:rsidRPr="00792AA5" w:rsidRDefault="00971E19">
      <w:pPr>
        <w:pStyle w:val="ListParagraph"/>
        <w:numPr>
          <w:ilvl w:val="2"/>
          <w:numId w:val="234"/>
        </w:numPr>
        <w:suppressAutoHyphens/>
        <w:overflowPunct/>
        <w:autoSpaceDE/>
        <w:autoSpaceDN/>
        <w:adjustRightInd/>
        <w:spacing w:after="0" w:line="276" w:lineRule="auto"/>
        <w:contextualSpacing w:val="0"/>
        <w:textAlignment w:val="auto"/>
      </w:pPr>
      <w:r w:rsidRPr="00792AA5">
        <w:t xml:space="preserve">Fallback DCI does not depend on UE-specific RRC configuration; </w:t>
      </w:r>
    </w:p>
    <w:p w14:paraId="685D49D2" w14:textId="77777777" w:rsidR="00971E19" w:rsidRPr="00792AA5" w:rsidRDefault="00971E19">
      <w:pPr>
        <w:pStyle w:val="ListParagraph"/>
        <w:numPr>
          <w:ilvl w:val="2"/>
          <w:numId w:val="234"/>
        </w:numPr>
        <w:suppressAutoHyphens/>
        <w:overflowPunct/>
        <w:autoSpaceDE/>
        <w:autoSpaceDN/>
        <w:adjustRightInd/>
        <w:spacing w:after="0" w:line="276" w:lineRule="auto"/>
        <w:contextualSpacing w:val="0"/>
        <w:textAlignment w:val="auto"/>
      </w:pPr>
      <w:r w:rsidRPr="00792AA5">
        <w:t>FFS: details of CSS</w:t>
      </w:r>
    </w:p>
    <w:p w14:paraId="5DE5F33A" w14:textId="77777777" w:rsidR="00971E19" w:rsidRPr="00792AA5" w:rsidRDefault="00971E19">
      <w:pPr>
        <w:pStyle w:val="ListParagraph"/>
        <w:numPr>
          <w:ilvl w:val="2"/>
          <w:numId w:val="234"/>
        </w:numPr>
        <w:suppressAutoHyphens/>
        <w:overflowPunct/>
        <w:autoSpaceDE/>
        <w:autoSpaceDN/>
        <w:adjustRightInd/>
        <w:spacing w:after="0" w:line="276" w:lineRule="auto"/>
        <w:contextualSpacing w:val="0"/>
        <w:textAlignment w:val="auto"/>
      </w:pPr>
      <w:r w:rsidRPr="00792AA5">
        <w:rPr>
          <w:rFonts w:eastAsiaTheme="minorEastAsia"/>
          <w:lang w:eastAsia="zh-CN"/>
        </w:rPr>
        <w:t>Note: applicab</w:t>
      </w:r>
      <w:r w:rsidRPr="00792AA5">
        <w:rPr>
          <w:rFonts w:eastAsiaTheme="minorEastAsia" w:hint="eastAsia"/>
          <w:lang w:eastAsia="zh-CN"/>
        </w:rPr>
        <w:t>le</w:t>
      </w:r>
      <w:r w:rsidRPr="00792AA5">
        <w:rPr>
          <w:rFonts w:eastAsiaTheme="minorEastAsia"/>
          <w:lang w:eastAsia="zh-CN"/>
        </w:rPr>
        <w:t xml:space="preserve"> for UE-specific RRC reconfigurations</w:t>
      </w:r>
    </w:p>
    <w:p w14:paraId="59B0CE29"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rPr>
          <w:lang w:val="en-US" w:eastAsia="zh-CN"/>
        </w:rPr>
        <w:t xml:space="preserve">FFS whether </w:t>
      </w:r>
      <w:r w:rsidRPr="00792AA5">
        <w:t>fallback DCIs</w:t>
      </w:r>
      <w:r w:rsidRPr="00792AA5">
        <w:rPr>
          <w:lang w:val="en-US" w:eastAsia="zh-CN"/>
        </w:rPr>
        <w:t xml:space="preserve"> for USS considering use cases.</w:t>
      </w:r>
    </w:p>
    <w:p w14:paraId="6EE1EFC8" w14:textId="77777777" w:rsidR="00971E19" w:rsidRPr="00792AA5" w:rsidRDefault="00971E19">
      <w:pPr>
        <w:pStyle w:val="ListParagraph"/>
        <w:numPr>
          <w:ilvl w:val="1"/>
          <w:numId w:val="234"/>
        </w:numPr>
        <w:suppressAutoHyphens/>
        <w:overflowPunct/>
        <w:autoSpaceDE/>
        <w:autoSpaceDN/>
        <w:adjustRightInd/>
        <w:spacing w:after="0" w:line="276" w:lineRule="auto"/>
        <w:contextualSpacing w:val="0"/>
        <w:textAlignment w:val="auto"/>
      </w:pPr>
      <w:r w:rsidRPr="00792AA5">
        <w:t xml:space="preserve">Non-fallback DCI </w:t>
      </w:r>
      <w:r w:rsidRPr="00792AA5">
        <w:rPr>
          <w:rFonts w:eastAsiaTheme="minorEastAsia"/>
          <w:lang w:eastAsia="zh-CN"/>
        </w:rPr>
        <w:t xml:space="preserve">can be dependent on </w:t>
      </w:r>
      <w:r w:rsidRPr="00792AA5">
        <w:t>RRC-configurable</w:t>
      </w:r>
    </w:p>
    <w:p w14:paraId="6CB8B348" w14:textId="77777777" w:rsidR="00971E19" w:rsidRPr="00B43B0E" w:rsidRDefault="00971E19" w:rsidP="00971E19">
      <w:pPr>
        <w:rPr>
          <w:rFonts w:ascii="Times New Roman" w:eastAsia="MS Mincho" w:hAnsi="Times New Roman"/>
          <w:b/>
          <w:bCs/>
          <w:lang w:eastAsia="ja-JP"/>
        </w:rPr>
      </w:pPr>
    </w:p>
    <w:p w14:paraId="04C2B317" w14:textId="77777777" w:rsidR="00971E19" w:rsidRPr="00B43B0E" w:rsidRDefault="00971E19" w:rsidP="00971E19">
      <w:pPr>
        <w:rPr>
          <w:rFonts w:ascii="Times New Roman" w:eastAsia="MS Mincho" w:hAnsi="Times New Roman"/>
          <w:b/>
          <w:bCs/>
          <w:lang w:eastAsia="ja-JP"/>
        </w:rPr>
      </w:pPr>
      <w:r w:rsidRPr="00B43B0E">
        <w:rPr>
          <w:rFonts w:ascii="Times New Roman" w:eastAsia="MS Mincho" w:hAnsi="Times New Roman" w:hint="eastAsia"/>
          <w:b/>
          <w:bCs/>
          <w:highlight w:val="green"/>
          <w:lang w:eastAsia="ja-JP"/>
        </w:rPr>
        <w:lastRenderedPageBreak/>
        <w:t>Agreement:</w:t>
      </w:r>
    </w:p>
    <w:p w14:paraId="3C5D3C6B" w14:textId="77777777" w:rsidR="00971E19" w:rsidRPr="00CC381E" w:rsidRDefault="00971E19" w:rsidP="00971E19">
      <w:pPr>
        <w:rPr>
          <w:color w:val="000000" w:themeColor="text1"/>
        </w:rPr>
      </w:pPr>
      <w:r>
        <w:t>Study at least</w:t>
      </w:r>
      <w:r w:rsidRPr="00CC381E">
        <w:rPr>
          <w:color w:val="000000" w:themeColor="text1"/>
        </w:rPr>
        <w:t xml:space="preserve"> the following mechanisms for DCI Container size determination (at least for RRC connected state), with the details as below:</w:t>
      </w:r>
    </w:p>
    <w:p w14:paraId="5FE39E26"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color w:val="000000" w:themeColor="text1"/>
        </w:rPr>
        <w:t xml:space="preserve">For Alt 1: </w:t>
      </w:r>
    </w:p>
    <w:p w14:paraId="3A370A5F"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color w:val="000000" w:themeColor="text1"/>
        </w:rPr>
        <w:t xml:space="preserve">the container size(s) is implicitly derived from the RRC configuration, </w:t>
      </w:r>
    </w:p>
    <w:p w14:paraId="6C95ADEF" w14:textId="77777777" w:rsidR="00971E19" w:rsidRPr="00CC381E" w:rsidRDefault="00971E19">
      <w:pPr>
        <w:pStyle w:val="ListParagraph"/>
        <w:numPr>
          <w:ilvl w:val="2"/>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color w:val="000000" w:themeColor="text1"/>
          <w:lang w:eastAsia="zh-CN"/>
        </w:rPr>
        <w:t>E</w:t>
      </w:r>
      <w:r w:rsidRPr="00CC381E">
        <w:rPr>
          <w:rFonts w:eastAsiaTheme="minorEastAsia" w:hint="eastAsia"/>
          <w:color w:val="000000" w:themeColor="text1"/>
          <w:lang w:eastAsia="zh-CN"/>
        </w:rPr>
        <w:t>.g., the size for a given DCI container is the maximum possible size based on RRC configurations for the applicable functionalities.</w:t>
      </w:r>
    </w:p>
    <w:p w14:paraId="453E9858"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color w:val="000000" w:themeColor="text1"/>
          <w:lang w:eastAsia="zh-CN"/>
        </w:rPr>
        <w:t xml:space="preserve">For </w:t>
      </w:r>
      <w:r w:rsidRPr="00CC381E">
        <w:rPr>
          <w:color w:val="000000" w:themeColor="text1"/>
        </w:rPr>
        <w:t xml:space="preserve">Alt 2: </w:t>
      </w:r>
    </w:p>
    <w:p w14:paraId="0D673ED0"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color w:val="000000" w:themeColor="text1"/>
        </w:rPr>
        <w:t>the container size(s) are explicitly signalled by the network via RRC</w:t>
      </w:r>
    </w:p>
    <w:p w14:paraId="4CE1790B"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color w:val="000000" w:themeColor="text1"/>
          <w:lang w:eastAsia="zh-CN"/>
        </w:rPr>
        <w:t>For A</w:t>
      </w:r>
      <w:r w:rsidRPr="00CC381E">
        <w:rPr>
          <w:color w:val="000000" w:themeColor="text1"/>
        </w:rPr>
        <w:t>lt 3</w:t>
      </w:r>
      <w:r w:rsidRPr="00CC381E">
        <w:rPr>
          <w:rFonts w:eastAsia="MS Mincho"/>
          <w:color w:val="000000" w:themeColor="text1"/>
        </w:rPr>
        <w:t>’</w:t>
      </w:r>
      <w:r w:rsidRPr="00CC381E">
        <w:rPr>
          <w:color w:val="000000" w:themeColor="text1"/>
        </w:rPr>
        <w:t xml:space="preserve">: </w:t>
      </w:r>
    </w:p>
    <w:p w14:paraId="00ED7FC7"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color w:val="000000" w:themeColor="text1"/>
        </w:rPr>
        <w:t>DCI container size</w:t>
      </w:r>
      <w:r w:rsidRPr="00CC381E">
        <w:rPr>
          <w:color w:val="000000" w:themeColor="text1"/>
        </w:rPr>
        <w:t>(s)</w:t>
      </w:r>
      <w:r w:rsidRPr="00CC381E">
        <w:rPr>
          <w:rFonts w:eastAsia="MS Mincho"/>
          <w:color w:val="000000" w:themeColor="text1"/>
        </w:rPr>
        <w:t xml:space="preserve"> is </w:t>
      </w:r>
      <w:r w:rsidRPr="00CC381E">
        <w:rPr>
          <w:rFonts w:eastAsiaTheme="minorEastAsia"/>
          <w:color w:val="000000" w:themeColor="text1"/>
          <w:lang w:eastAsia="zh-CN"/>
        </w:rPr>
        <w:t xml:space="preserve">not </w:t>
      </w:r>
      <w:r w:rsidRPr="00CC381E">
        <w:rPr>
          <w:color w:val="000000" w:themeColor="text1"/>
        </w:rPr>
        <w:t xml:space="preserve">dependent </w:t>
      </w:r>
      <w:r w:rsidRPr="00CC381E">
        <w:rPr>
          <w:rFonts w:eastAsiaTheme="minorEastAsia"/>
          <w:color w:val="000000" w:themeColor="text1"/>
          <w:lang w:eastAsia="zh-CN"/>
        </w:rPr>
        <w:t xml:space="preserve">on UE-specific </w:t>
      </w:r>
      <w:r w:rsidRPr="00CC381E">
        <w:rPr>
          <w:color w:val="000000" w:themeColor="text1"/>
        </w:rPr>
        <w:t>RRC</w:t>
      </w:r>
      <w:r w:rsidRPr="00CC381E">
        <w:rPr>
          <w:rFonts w:eastAsiaTheme="minorEastAsia"/>
          <w:color w:val="000000" w:themeColor="text1"/>
          <w:lang w:eastAsia="zh-CN"/>
        </w:rPr>
        <w:t xml:space="preserve"> configuration</w:t>
      </w:r>
    </w:p>
    <w:p w14:paraId="324BB489" w14:textId="77777777" w:rsidR="00971E19" w:rsidRPr="00CC381E" w:rsidRDefault="00971E19">
      <w:pPr>
        <w:pStyle w:val="ListParagraph"/>
        <w:numPr>
          <w:ilvl w:val="2"/>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hint="eastAsia"/>
          <w:color w:val="000000" w:themeColor="text1"/>
        </w:rPr>
        <w:t xml:space="preserve">This is </w:t>
      </w:r>
      <w:r w:rsidRPr="00CC381E">
        <w:rPr>
          <w:color w:val="000000" w:themeColor="text1"/>
        </w:rPr>
        <w:t>e.g., cell-</w:t>
      </w:r>
      <w:r w:rsidRPr="00CC381E">
        <w:rPr>
          <w:rFonts w:eastAsia="MS Mincho" w:hint="eastAsia"/>
          <w:color w:val="000000" w:themeColor="text1"/>
        </w:rPr>
        <w:t>specific</w:t>
      </w:r>
      <w:r w:rsidRPr="00CC381E">
        <w:rPr>
          <w:color w:val="000000" w:themeColor="text1"/>
        </w:rPr>
        <w:t xml:space="preserve"> DCI </w:t>
      </w:r>
      <w:r w:rsidRPr="00CC381E">
        <w:rPr>
          <w:rFonts w:eastAsia="MS Mincho" w:hint="eastAsia"/>
          <w:color w:val="000000" w:themeColor="text1"/>
        </w:rPr>
        <w:t xml:space="preserve">and </w:t>
      </w:r>
      <w:r w:rsidRPr="00CC381E">
        <w:rPr>
          <w:color w:val="000000" w:themeColor="text1"/>
        </w:rPr>
        <w:t>random access procedure DCI in common search space.</w:t>
      </w:r>
      <w:r w:rsidRPr="00CC381E">
        <w:rPr>
          <w:rFonts w:eastAsiaTheme="minorEastAsia"/>
          <w:color w:val="000000" w:themeColor="text1"/>
          <w:lang w:eastAsia="zh-CN"/>
        </w:rPr>
        <w:t xml:space="preserve"> Details FFS.</w:t>
      </w:r>
    </w:p>
    <w:p w14:paraId="1D59AAF0"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hint="eastAsia"/>
          <w:color w:val="000000" w:themeColor="text1"/>
          <w:lang w:eastAsia="zh-CN"/>
        </w:rPr>
        <w:t xml:space="preserve">FFS: </w:t>
      </w:r>
      <w:r w:rsidRPr="00CC381E">
        <w:rPr>
          <w:color w:val="000000" w:themeColor="text1"/>
        </w:rPr>
        <w:t>Padding</w:t>
      </w:r>
      <w:r w:rsidRPr="00CC381E">
        <w:rPr>
          <w:rFonts w:eastAsiaTheme="minorEastAsia"/>
          <w:color w:val="000000" w:themeColor="text1"/>
          <w:lang w:eastAsia="zh-CN"/>
        </w:rPr>
        <w:t>/reservation</w:t>
      </w:r>
    </w:p>
    <w:p w14:paraId="13FF7CE3"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hint="eastAsia"/>
          <w:color w:val="000000" w:themeColor="text1"/>
          <w:lang w:eastAsia="zh-CN"/>
        </w:rPr>
        <w:t xml:space="preserve">FFS: </w:t>
      </w:r>
      <w:r w:rsidRPr="00CC381E">
        <w:rPr>
          <w:rFonts w:eastAsia="MS Mincho" w:hint="eastAsia"/>
          <w:color w:val="000000" w:themeColor="text1"/>
        </w:rPr>
        <w:t xml:space="preserve">need for </w:t>
      </w:r>
      <w:r w:rsidRPr="00CC381E">
        <w:rPr>
          <w:rFonts w:eastAsiaTheme="minorEastAsia"/>
          <w:color w:val="000000" w:themeColor="text1"/>
          <w:lang w:eastAsia="zh-CN"/>
        </w:rPr>
        <w:t>truncation</w:t>
      </w:r>
    </w:p>
    <w:p w14:paraId="4B66DB6E"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color w:val="000000" w:themeColor="text1"/>
          <w:lang w:eastAsia="zh-CN"/>
        </w:rPr>
        <w:t xml:space="preserve">FFS: </w:t>
      </w:r>
      <w:r w:rsidRPr="00CC381E">
        <w:rPr>
          <w:rFonts w:eastAsia="MS Mincho" w:hint="eastAsia"/>
          <w:color w:val="000000" w:themeColor="text1"/>
        </w:rPr>
        <w:t xml:space="preserve">need for </w:t>
      </w:r>
      <w:r w:rsidRPr="00CC381E">
        <w:rPr>
          <w:rFonts w:eastAsiaTheme="minorEastAsia"/>
          <w:color w:val="000000" w:themeColor="text1"/>
          <w:lang w:eastAsia="zh-CN"/>
        </w:rPr>
        <w:t>size determination during bandwidth adaptation.</w:t>
      </w:r>
    </w:p>
    <w:p w14:paraId="43FCEDAE"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hint="eastAsia"/>
          <w:color w:val="000000" w:themeColor="text1"/>
        </w:rPr>
        <w:t>Regarding UE</w:t>
      </w:r>
      <w:r w:rsidRPr="00CC381E">
        <w:rPr>
          <w:rFonts w:eastAsia="MS Mincho"/>
          <w:color w:val="000000" w:themeColor="text1"/>
        </w:rPr>
        <w:t>’</w:t>
      </w:r>
      <w:r w:rsidRPr="00CC381E">
        <w:rPr>
          <w:rFonts w:eastAsia="MS Mincho" w:hint="eastAsia"/>
          <w:color w:val="000000" w:themeColor="text1"/>
        </w:rPr>
        <w:t>s DCI monitoring size budget, f</w:t>
      </w:r>
      <w:r w:rsidRPr="00CC381E">
        <w:rPr>
          <w:rFonts w:eastAsiaTheme="minorEastAsia"/>
          <w:color w:val="000000" w:themeColor="text1"/>
          <w:lang w:eastAsia="zh-CN"/>
        </w:rPr>
        <w:t xml:space="preserve">or </w:t>
      </w:r>
      <w:r w:rsidRPr="00CC381E">
        <w:rPr>
          <w:rFonts w:eastAsiaTheme="minorEastAsia" w:hint="eastAsia"/>
          <w:color w:val="000000" w:themeColor="text1"/>
          <w:lang w:eastAsia="zh-CN"/>
        </w:rPr>
        <w:t>a single carrier operation,</w:t>
      </w:r>
      <w:r w:rsidRPr="00CC381E">
        <w:rPr>
          <w:rFonts w:eastAsiaTheme="minorEastAsia"/>
          <w:color w:val="000000" w:themeColor="text1"/>
          <w:lang w:eastAsia="zh-CN"/>
        </w:rPr>
        <w:t xml:space="preserve"> </w:t>
      </w:r>
    </w:p>
    <w:p w14:paraId="5936FEC8"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hint="eastAsia"/>
          <w:color w:val="000000" w:themeColor="text1"/>
        </w:rPr>
        <w:t xml:space="preserve">FFS: </w:t>
      </w:r>
      <w:r w:rsidRPr="00CC381E">
        <w:rPr>
          <w:rFonts w:eastAsiaTheme="minorEastAsia" w:hint="eastAsia"/>
          <w:color w:val="000000" w:themeColor="text1"/>
          <w:lang w:eastAsia="zh-CN"/>
        </w:rPr>
        <w:t>t</w:t>
      </w:r>
      <w:r w:rsidRPr="00CC381E">
        <w:rPr>
          <w:color w:val="000000" w:themeColor="text1"/>
        </w:rPr>
        <w:t>he maximum number of container sizes for a UE</w:t>
      </w:r>
      <w:r w:rsidRPr="00CC381E">
        <w:rPr>
          <w:rFonts w:eastAsiaTheme="minorEastAsia"/>
          <w:color w:val="000000" w:themeColor="text1"/>
          <w:lang w:eastAsia="zh-CN"/>
        </w:rPr>
        <w:t xml:space="preserve"> to monitor </w:t>
      </w:r>
      <w:r w:rsidRPr="00CC381E">
        <w:rPr>
          <w:rFonts w:eastAsiaTheme="minorEastAsia" w:hint="eastAsia"/>
          <w:color w:val="000000" w:themeColor="text1"/>
          <w:lang w:eastAsia="zh-CN"/>
        </w:rPr>
        <w:t xml:space="preserve">(e.g., for BD purpose) </w:t>
      </w:r>
      <w:r w:rsidRPr="00CC381E">
        <w:rPr>
          <w:rFonts w:eastAsiaTheme="minorEastAsia"/>
          <w:color w:val="000000" w:themeColor="text1"/>
          <w:lang w:eastAsia="zh-CN"/>
        </w:rPr>
        <w:t>is</w:t>
      </w:r>
      <w:r w:rsidRPr="00CC381E">
        <w:rPr>
          <w:color w:val="000000" w:themeColor="text1"/>
        </w:rPr>
        <w:t xml:space="preserve"> </w:t>
      </w:r>
      <w:proofErr w:type="spellStart"/>
      <w:r w:rsidRPr="00CC381E">
        <w:rPr>
          <w:rFonts w:eastAsiaTheme="minorEastAsia"/>
          <w:color w:val="000000" w:themeColor="text1"/>
          <w:lang w:eastAsia="zh-CN"/>
        </w:rPr>
        <w:t>X</w:t>
      </w:r>
      <w:r w:rsidRPr="00CC381E">
        <w:rPr>
          <w:rFonts w:eastAsiaTheme="minorEastAsia" w:hint="eastAsia"/>
          <w:color w:val="000000" w:themeColor="text1"/>
          <w:vertAlign w:val="subscript"/>
          <w:lang w:eastAsia="zh-CN"/>
        </w:rPr>
        <w:t>max</w:t>
      </w:r>
      <w:proofErr w:type="spellEnd"/>
      <w:r w:rsidRPr="00CC381E">
        <w:rPr>
          <w:color w:val="000000" w:themeColor="text1"/>
        </w:rPr>
        <w:t xml:space="preserve">. </w:t>
      </w:r>
    </w:p>
    <w:p w14:paraId="2DD91EF1"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hint="eastAsia"/>
          <w:color w:val="000000" w:themeColor="text1"/>
        </w:rPr>
        <w:t xml:space="preserve">FFS: </w:t>
      </w:r>
      <w:r w:rsidRPr="00CC381E">
        <w:rPr>
          <w:rFonts w:eastAsiaTheme="minorEastAsia"/>
          <w:color w:val="000000" w:themeColor="text1"/>
          <w:lang w:eastAsia="zh-CN"/>
        </w:rPr>
        <w:t>W</w:t>
      </w:r>
      <w:r w:rsidRPr="00CC381E">
        <w:rPr>
          <w:rFonts w:eastAsiaTheme="minorEastAsia" w:hint="eastAsia"/>
          <w:color w:val="000000" w:themeColor="text1"/>
          <w:lang w:eastAsia="zh-CN"/>
        </w:rPr>
        <w:t>hether the maximum</w:t>
      </w:r>
      <w:r w:rsidRPr="00CC381E">
        <w:rPr>
          <w:rFonts w:eastAsiaTheme="minorEastAsia"/>
          <w:color w:val="000000" w:themeColor="text1"/>
          <w:lang w:eastAsia="zh-CN"/>
        </w:rPr>
        <w:t xml:space="preserve"> </w:t>
      </w:r>
      <w:r w:rsidRPr="00CC381E">
        <w:rPr>
          <w:color w:val="000000" w:themeColor="text1"/>
        </w:rPr>
        <w:t>number of c</w:t>
      </w:r>
      <w:r w:rsidRPr="00CC381E">
        <w:rPr>
          <w:rFonts w:eastAsiaTheme="minorEastAsia" w:hint="eastAsia"/>
          <w:color w:val="000000" w:themeColor="text1"/>
          <w:lang w:eastAsia="zh-CN"/>
        </w:rPr>
        <w:t>o</w:t>
      </w:r>
      <w:r w:rsidRPr="00CC381E">
        <w:rPr>
          <w:color w:val="000000" w:themeColor="text1"/>
        </w:rPr>
        <w:t>ntainer sizes</w:t>
      </w:r>
      <w:r w:rsidRPr="00CC381E">
        <w:rPr>
          <w:rFonts w:eastAsiaTheme="minorEastAsia"/>
          <w:color w:val="000000" w:themeColor="text1"/>
          <w:lang w:eastAsia="zh-CN"/>
        </w:rPr>
        <w:t xml:space="preserve"> for a UE to monitor </w:t>
      </w:r>
      <w:r w:rsidRPr="00CC381E">
        <w:rPr>
          <w:rFonts w:eastAsiaTheme="minorEastAsia" w:hint="eastAsia"/>
          <w:color w:val="000000" w:themeColor="text1"/>
          <w:lang w:eastAsia="zh-CN"/>
        </w:rPr>
        <w:t>(e.g., for BD purpose)</w:t>
      </w:r>
      <w:r w:rsidRPr="00CC381E">
        <w:rPr>
          <w:rFonts w:eastAsiaTheme="minorEastAsia"/>
          <w:color w:val="000000" w:themeColor="text1"/>
          <w:lang w:eastAsia="zh-CN"/>
        </w:rPr>
        <w:t xml:space="preserve"> for </w:t>
      </w:r>
      <w:r w:rsidRPr="00CC381E">
        <w:rPr>
          <w:rFonts w:eastAsiaTheme="minorEastAsia" w:hint="eastAsia"/>
          <w:color w:val="000000" w:themeColor="text1"/>
          <w:lang w:eastAsia="zh-CN"/>
        </w:rPr>
        <w:t>UE</w:t>
      </w:r>
      <w:r w:rsidRPr="00CC381E">
        <w:rPr>
          <w:rFonts w:eastAsiaTheme="minorEastAsia"/>
          <w:color w:val="000000" w:themeColor="text1"/>
          <w:lang w:eastAsia="zh-CN"/>
        </w:rPr>
        <w:t>’</w:t>
      </w:r>
      <w:r w:rsidRPr="00CC381E">
        <w:rPr>
          <w:rFonts w:eastAsiaTheme="minorEastAsia" w:hint="eastAsia"/>
          <w:color w:val="000000" w:themeColor="text1"/>
          <w:lang w:eastAsia="zh-CN"/>
        </w:rPr>
        <w:t xml:space="preserve">s RNTI (e.g., </w:t>
      </w:r>
      <w:r w:rsidRPr="00CC381E">
        <w:rPr>
          <w:rFonts w:eastAsiaTheme="minorEastAsia"/>
          <w:color w:val="000000" w:themeColor="text1"/>
          <w:lang w:eastAsia="zh-CN"/>
        </w:rPr>
        <w:t>C-RNTI</w:t>
      </w:r>
      <w:r w:rsidRPr="00CC381E">
        <w:rPr>
          <w:rFonts w:eastAsiaTheme="minorEastAsia" w:hint="eastAsia"/>
          <w:color w:val="000000" w:themeColor="text1"/>
          <w:lang w:eastAsia="zh-CN"/>
        </w:rPr>
        <w:t>)</w:t>
      </w:r>
      <w:r w:rsidRPr="00CC381E">
        <w:rPr>
          <w:rFonts w:eastAsiaTheme="minorEastAsia"/>
          <w:color w:val="000000" w:themeColor="text1"/>
          <w:lang w:eastAsia="zh-CN"/>
        </w:rPr>
        <w:t xml:space="preserve"> </w:t>
      </w:r>
      <w:r w:rsidRPr="00CC381E">
        <w:rPr>
          <w:rFonts w:eastAsiaTheme="minorEastAsia" w:hint="eastAsia"/>
          <w:color w:val="000000" w:themeColor="text1"/>
          <w:lang w:eastAsia="zh-CN"/>
        </w:rPr>
        <w:t xml:space="preserve">is </w:t>
      </w:r>
      <w:proofErr w:type="spellStart"/>
      <w:r w:rsidRPr="00CC381E">
        <w:rPr>
          <w:rFonts w:eastAsiaTheme="minorEastAsia"/>
          <w:color w:val="000000" w:themeColor="text1"/>
          <w:lang w:eastAsia="zh-CN"/>
        </w:rPr>
        <w:t>Y</w:t>
      </w:r>
      <w:r w:rsidRPr="00CC381E">
        <w:rPr>
          <w:rFonts w:eastAsiaTheme="minorEastAsia" w:hint="eastAsia"/>
          <w:color w:val="000000" w:themeColor="text1"/>
          <w:vertAlign w:val="subscript"/>
          <w:lang w:eastAsia="zh-CN"/>
        </w:rPr>
        <w:t>max</w:t>
      </w:r>
      <w:proofErr w:type="spellEnd"/>
      <w:r w:rsidRPr="00CC381E">
        <w:rPr>
          <w:rFonts w:eastAsiaTheme="minorEastAsia" w:hint="eastAsia"/>
          <w:color w:val="000000" w:themeColor="text1"/>
          <w:lang w:eastAsia="zh-CN"/>
        </w:rPr>
        <w:t>.</w:t>
      </w:r>
    </w:p>
    <w:p w14:paraId="7D84C6AF"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hint="eastAsia"/>
          <w:color w:val="000000" w:themeColor="text1"/>
        </w:rPr>
        <w:t>FFS: whether t</w:t>
      </w:r>
      <w:r w:rsidRPr="00CC381E">
        <w:rPr>
          <w:rFonts w:eastAsiaTheme="minorEastAsia" w:hint="eastAsia"/>
          <w:color w:val="000000" w:themeColor="text1"/>
          <w:lang w:eastAsia="zh-CN"/>
        </w:rPr>
        <w:t>he limitation is</w:t>
      </w:r>
      <w:r w:rsidRPr="00CC381E">
        <w:rPr>
          <w:rFonts w:eastAsia="MS Mincho" w:hint="eastAsia"/>
          <w:color w:val="000000" w:themeColor="text1"/>
        </w:rPr>
        <w:t xml:space="preserve"> </w:t>
      </w:r>
      <w:r w:rsidRPr="00CC381E">
        <w:rPr>
          <w:rFonts w:eastAsiaTheme="minorEastAsia" w:hint="eastAsia"/>
          <w:color w:val="000000" w:themeColor="text1"/>
          <w:lang w:eastAsia="zh-CN"/>
        </w:rPr>
        <w:t xml:space="preserve">per slot </w:t>
      </w:r>
      <w:r w:rsidRPr="00CC381E">
        <w:rPr>
          <w:rFonts w:eastAsia="MS Mincho" w:hint="eastAsia"/>
          <w:color w:val="000000" w:themeColor="text1"/>
        </w:rPr>
        <w:t>or across slots</w:t>
      </w:r>
    </w:p>
    <w:p w14:paraId="69C71E2F" w14:textId="77777777" w:rsidR="00971E19" w:rsidRPr="00CC381E" w:rsidRDefault="00971E19">
      <w:pPr>
        <w:pStyle w:val="ListParagraph"/>
        <w:numPr>
          <w:ilvl w:val="1"/>
          <w:numId w:val="235"/>
        </w:numPr>
        <w:suppressAutoHyphens/>
        <w:overflowPunct/>
        <w:autoSpaceDE/>
        <w:autoSpaceDN/>
        <w:adjustRightInd/>
        <w:spacing w:after="0" w:line="276" w:lineRule="auto"/>
        <w:contextualSpacing w:val="0"/>
        <w:textAlignment w:val="auto"/>
        <w:rPr>
          <w:color w:val="000000" w:themeColor="text1"/>
        </w:rPr>
      </w:pPr>
      <w:r w:rsidRPr="00CC381E">
        <w:rPr>
          <w:color w:val="000000" w:themeColor="text1"/>
        </w:rPr>
        <w:t xml:space="preserve">FFS: for </w:t>
      </w:r>
      <w:r w:rsidRPr="00CC381E">
        <w:rPr>
          <w:rFonts w:hint="eastAsia"/>
          <w:color w:val="000000" w:themeColor="text1"/>
        </w:rPr>
        <w:t>multi-carrier cases</w:t>
      </w:r>
    </w:p>
    <w:p w14:paraId="16DDDF99"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color w:val="000000" w:themeColor="text1"/>
          <w:lang w:eastAsia="zh-CN"/>
        </w:rPr>
        <w:t>FFS</w:t>
      </w:r>
      <w:r w:rsidRPr="00CC381E">
        <w:rPr>
          <w:color w:val="000000" w:themeColor="text1"/>
        </w:rPr>
        <w:t xml:space="preserve"> minimum container size</w:t>
      </w:r>
      <w:r w:rsidRPr="00CC381E">
        <w:rPr>
          <w:rFonts w:eastAsiaTheme="minorEastAsia"/>
          <w:color w:val="000000" w:themeColor="text1"/>
          <w:lang w:eastAsia="zh-CN"/>
        </w:rPr>
        <w:t>.</w:t>
      </w:r>
    </w:p>
    <w:p w14:paraId="58D7A0FC"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Theme="minorEastAsia"/>
          <w:color w:val="000000" w:themeColor="text1"/>
          <w:lang w:eastAsia="zh-CN"/>
        </w:rPr>
        <w:t>FFS maximum container size.</w:t>
      </w:r>
    </w:p>
    <w:p w14:paraId="6347CA6C"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color w:val="000000" w:themeColor="text1"/>
        </w:rPr>
      </w:pPr>
      <w:r w:rsidRPr="00CC381E">
        <w:rPr>
          <w:rFonts w:eastAsia="MS Mincho" w:hint="eastAsia"/>
          <w:color w:val="000000" w:themeColor="text1"/>
        </w:rPr>
        <w:t>FFS maximum number of container sizes for two stage DCI</w:t>
      </w:r>
    </w:p>
    <w:p w14:paraId="542D7A22" w14:textId="77777777" w:rsidR="00971E19" w:rsidRPr="00CC381E" w:rsidRDefault="00971E19">
      <w:pPr>
        <w:pStyle w:val="ListParagraph"/>
        <w:numPr>
          <w:ilvl w:val="0"/>
          <w:numId w:val="235"/>
        </w:numPr>
        <w:suppressAutoHyphens/>
        <w:overflowPunct/>
        <w:autoSpaceDE/>
        <w:autoSpaceDN/>
        <w:adjustRightInd/>
        <w:spacing w:after="0" w:line="276" w:lineRule="auto"/>
        <w:contextualSpacing w:val="0"/>
        <w:textAlignment w:val="auto"/>
        <w:rPr>
          <w:rFonts w:eastAsia="MS Mincho"/>
          <w:color w:val="000000" w:themeColor="text1"/>
        </w:rPr>
      </w:pPr>
      <w:r w:rsidRPr="00CC381E">
        <w:rPr>
          <w:color w:val="000000" w:themeColor="text1"/>
        </w:rPr>
        <w:t>Note: Using a combination of the above alternatives for different use cases is not precluded</w:t>
      </w:r>
    </w:p>
    <w:p w14:paraId="6FB34F94" w14:textId="77777777" w:rsidR="00971E19" w:rsidRDefault="00971E19" w:rsidP="00971E19">
      <w:pPr>
        <w:rPr>
          <w:rFonts w:eastAsia="MS Mincho"/>
          <w:lang w:eastAsia="ja-JP"/>
        </w:rPr>
      </w:pPr>
    </w:p>
    <w:p w14:paraId="4D00C9D1" w14:textId="77777777" w:rsidR="00971E19" w:rsidRPr="00B43B0E" w:rsidRDefault="00971E19" w:rsidP="00971E19">
      <w:pPr>
        <w:rPr>
          <w:rFonts w:eastAsia="MS Mincho"/>
          <w:b/>
          <w:bCs/>
          <w:lang w:eastAsia="ja-JP"/>
        </w:rPr>
      </w:pPr>
    </w:p>
    <w:p w14:paraId="324B23E1" w14:textId="2D4862B2" w:rsidR="00971E19" w:rsidRPr="00B43B0E" w:rsidRDefault="00C62C50" w:rsidP="00971E19">
      <w:pPr>
        <w:rPr>
          <w:b/>
          <w:bCs/>
        </w:rPr>
      </w:pPr>
      <w:hyperlink r:id="rId1525" w:history="1">
        <w:r w:rsidRPr="00B43B0E">
          <w:rPr>
            <w:rStyle w:val="Hyperlink"/>
            <w:rFonts w:ascii="Times New Roman" w:eastAsia="Times New Roman" w:hAnsi="Times New Roman"/>
            <w:b/>
            <w:bCs/>
          </w:rPr>
          <w:t>R1-2606049</w:t>
        </w:r>
      </w:hyperlink>
      <w:r w:rsidR="00971E19" w:rsidRPr="00B43B0E">
        <w:rPr>
          <w:rFonts w:ascii="Times New Roman" w:eastAsia="Times New Roman" w:hAnsi="Times New Roman"/>
          <w:b/>
          <w:bCs/>
        </w:rPr>
        <w:tab/>
        <w:t>FL summary #4 for downlink control and DL/UL scheduling</w:t>
      </w:r>
      <w:r w:rsidR="00971E19" w:rsidRPr="00B43B0E">
        <w:rPr>
          <w:rFonts w:ascii="Times New Roman" w:eastAsia="Times New Roman" w:hAnsi="Times New Roman"/>
          <w:b/>
          <w:bCs/>
        </w:rPr>
        <w:tab/>
        <w:t>Moderator (CMCC, Apple)</w:t>
      </w:r>
    </w:p>
    <w:p w14:paraId="07AC371F" w14:textId="77777777" w:rsidR="00971E19" w:rsidRDefault="00971E19" w:rsidP="00971E19">
      <w:pPr>
        <w:rPr>
          <w:rFonts w:eastAsia="MS Mincho"/>
          <w:i/>
          <w:iCs/>
          <w:lang w:eastAsia="ja-JP"/>
        </w:rPr>
      </w:pPr>
    </w:p>
    <w:p w14:paraId="74CB6591" w14:textId="77777777" w:rsidR="00971E19" w:rsidRPr="00B43B0E" w:rsidRDefault="00971E19" w:rsidP="00971E19">
      <w:pPr>
        <w:rPr>
          <w:rFonts w:eastAsia="MS Mincho"/>
          <w:b/>
          <w:bCs/>
          <w:szCs w:val="20"/>
          <w:lang w:eastAsia="ja-JP"/>
        </w:rPr>
      </w:pPr>
      <w:r w:rsidRPr="00B43B0E">
        <w:rPr>
          <w:rFonts w:eastAsia="MS Mincho" w:hint="eastAsia"/>
          <w:b/>
          <w:bCs/>
          <w:szCs w:val="20"/>
          <w:highlight w:val="green"/>
          <w:lang w:eastAsia="ja-JP"/>
        </w:rPr>
        <w:t>Agreement:</w:t>
      </w:r>
    </w:p>
    <w:p w14:paraId="3A046C8E" w14:textId="77777777" w:rsidR="00971E19" w:rsidRPr="00B6511B" w:rsidRDefault="00971E19" w:rsidP="00971E19">
      <w:pPr>
        <w:rPr>
          <w:rFonts w:eastAsia="MS Mincho"/>
          <w:bCs/>
          <w:szCs w:val="20"/>
          <w:lang w:eastAsia="ja-JP"/>
        </w:rPr>
      </w:pPr>
      <w:r w:rsidRPr="00B6511B">
        <w:rPr>
          <w:rFonts w:eastAsia="MS Mincho"/>
          <w:bCs/>
          <w:szCs w:val="20"/>
          <w:lang w:eastAsia="ja-JP"/>
        </w:rPr>
        <w:t xml:space="preserve">For the evaluation of two-stage DCI vs single-stage DCI, consider </w:t>
      </w:r>
      <w:r w:rsidRPr="00B6511B">
        <w:rPr>
          <w:rFonts w:eastAsia="MS Mincho" w:hint="eastAsia"/>
          <w:bCs/>
          <w:szCs w:val="20"/>
          <w:lang w:eastAsia="ja-JP"/>
        </w:rPr>
        <w:t xml:space="preserve">at least </w:t>
      </w:r>
      <w:r w:rsidRPr="00B6511B">
        <w:rPr>
          <w:rFonts w:eastAsia="MS Mincho"/>
          <w:bCs/>
          <w:szCs w:val="20"/>
          <w:lang w:eastAsia="ja-JP"/>
        </w:rPr>
        <w:t>the following DCI container sizes (not including CRC)</w:t>
      </w:r>
      <w:r w:rsidRPr="00B6511B">
        <w:rPr>
          <w:rFonts w:eastAsia="MS Mincho" w:hint="eastAsia"/>
          <w:bCs/>
          <w:szCs w:val="20"/>
          <w:lang w:eastAsia="ja-JP"/>
        </w:rPr>
        <w:t xml:space="preserve"> as starting point</w:t>
      </w:r>
      <w:r w:rsidRPr="00B6511B">
        <w:rPr>
          <w:rFonts w:eastAsia="MS Mincho"/>
          <w:bCs/>
          <w:szCs w:val="20"/>
          <w:lang w:eastAsia="ja-JP"/>
        </w:rPr>
        <w:t>:</w:t>
      </w:r>
    </w:p>
    <w:p w14:paraId="56C5473F" w14:textId="77777777" w:rsidR="00971E19" w:rsidRPr="00B6511B" w:rsidRDefault="00971E19">
      <w:pPr>
        <w:numPr>
          <w:ilvl w:val="0"/>
          <w:numId w:val="236"/>
        </w:numPr>
        <w:rPr>
          <w:rFonts w:eastAsia="MS Mincho"/>
          <w:bCs/>
          <w:szCs w:val="20"/>
          <w:lang w:eastAsia="ja-JP"/>
        </w:rPr>
      </w:pPr>
      <w:r w:rsidRPr="00B6511B">
        <w:rPr>
          <w:rFonts w:eastAsia="MS Mincho"/>
          <w:bCs/>
          <w:szCs w:val="20"/>
          <w:lang w:eastAsia="ja-JP"/>
        </w:rPr>
        <w:t xml:space="preserve">Single-stage DCI: </w:t>
      </w:r>
      <w:r w:rsidRPr="00B6511B">
        <w:rPr>
          <w:rFonts w:eastAsia="MS Mincho" w:hint="eastAsia"/>
          <w:bCs/>
          <w:szCs w:val="20"/>
          <w:lang w:eastAsia="ja-JP"/>
        </w:rPr>
        <w:t xml:space="preserve">40-bit, </w:t>
      </w:r>
      <w:r w:rsidRPr="00B6511B">
        <w:rPr>
          <w:rFonts w:eastAsia="MS Mincho"/>
          <w:bCs/>
          <w:szCs w:val="20"/>
          <w:lang w:eastAsia="ja-JP"/>
        </w:rPr>
        <w:t xml:space="preserve">60-bit, </w:t>
      </w:r>
      <w:r w:rsidRPr="00B6511B">
        <w:rPr>
          <w:rFonts w:eastAsia="MS Mincho" w:hint="eastAsia"/>
          <w:bCs/>
          <w:szCs w:val="20"/>
          <w:lang w:eastAsia="ja-JP"/>
        </w:rPr>
        <w:t>140-bit</w:t>
      </w:r>
    </w:p>
    <w:p w14:paraId="694B168C" w14:textId="77777777" w:rsidR="00971E19" w:rsidRPr="00B6511B" w:rsidRDefault="00971E19">
      <w:pPr>
        <w:numPr>
          <w:ilvl w:val="0"/>
          <w:numId w:val="236"/>
        </w:numPr>
        <w:rPr>
          <w:rFonts w:eastAsia="MS Mincho"/>
          <w:bCs/>
          <w:szCs w:val="20"/>
          <w:lang w:eastAsia="ja-JP"/>
        </w:rPr>
      </w:pPr>
      <w:r w:rsidRPr="00B6511B">
        <w:rPr>
          <w:rFonts w:eastAsia="MS Mincho"/>
          <w:bCs/>
          <w:szCs w:val="20"/>
          <w:lang w:eastAsia="ja-JP"/>
        </w:rPr>
        <w:t>Two-stage DCI</w:t>
      </w:r>
    </w:p>
    <w:p w14:paraId="00ACF0D3" w14:textId="77777777" w:rsidR="00971E19" w:rsidRPr="00B6511B" w:rsidRDefault="00971E19">
      <w:pPr>
        <w:numPr>
          <w:ilvl w:val="1"/>
          <w:numId w:val="236"/>
        </w:numPr>
        <w:rPr>
          <w:rFonts w:eastAsia="MS Mincho"/>
          <w:bCs/>
          <w:szCs w:val="20"/>
          <w:lang w:eastAsia="ja-JP"/>
        </w:rPr>
      </w:pPr>
      <w:r w:rsidRPr="00B6511B">
        <w:rPr>
          <w:rFonts w:eastAsia="MS Mincho" w:hint="eastAsia"/>
          <w:bCs/>
          <w:szCs w:val="20"/>
          <w:lang w:eastAsia="ja-JP"/>
        </w:rPr>
        <w:t xml:space="preserve">For </w:t>
      </w:r>
      <w:r w:rsidRPr="00B6511B">
        <w:rPr>
          <w:rFonts w:eastAsia="MS Mincho"/>
          <w:bCs/>
          <w:szCs w:val="20"/>
          <w:lang w:eastAsia="ja-JP"/>
        </w:rPr>
        <w:t>Option A</w:t>
      </w:r>
      <w:r w:rsidRPr="00B6511B">
        <w:rPr>
          <w:rFonts w:eastAsia="MS Mincho" w:hint="eastAsia"/>
          <w:bCs/>
          <w:szCs w:val="20"/>
          <w:lang w:eastAsia="ja-JP"/>
        </w:rPr>
        <w:t>,</w:t>
      </w:r>
    </w:p>
    <w:p w14:paraId="059F7AB7" w14:textId="77777777" w:rsidR="00971E19" w:rsidRPr="00B6511B" w:rsidRDefault="00971E19">
      <w:pPr>
        <w:numPr>
          <w:ilvl w:val="2"/>
          <w:numId w:val="236"/>
        </w:numPr>
        <w:rPr>
          <w:rFonts w:eastAsia="MS Mincho"/>
          <w:bCs/>
          <w:szCs w:val="20"/>
          <w:lang w:eastAsia="ja-JP"/>
        </w:rPr>
      </w:pPr>
      <w:r w:rsidRPr="00B6511B">
        <w:rPr>
          <w:rFonts w:eastAsia="MS Mincho"/>
          <w:bCs/>
          <w:szCs w:val="20"/>
          <w:lang w:eastAsia="ja-JP"/>
        </w:rPr>
        <w:t>1</w:t>
      </w:r>
      <w:r w:rsidRPr="00B6511B">
        <w:rPr>
          <w:rFonts w:eastAsia="MS Mincho"/>
          <w:bCs/>
          <w:szCs w:val="20"/>
          <w:vertAlign w:val="superscript"/>
          <w:lang w:eastAsia="ja-JP"/>
        </w:rPr>
        <w:t>st</w:t>
      </w:r>
      <w:r w:rsidRPr="00B6511B">
        <w:rPr>
          <w:rFonts w:eastAsia="MS Mincho"/>
          <w:bCs/>
          <w:szCs w:val="20"/>
          <w:lang w:eastAsia="ja-JP"/>
        </w:rPr>
        <w:t>-stage: 20-bit if it uses PDCCH</w:t>
      </w:r>
    </w:p>
    <w:p w14:paraId="52336A77" w14:textId="77777777" w:rsidR="00971E19" w:rsidRPr="00B6511B" w:rsidRDefault="00971E19">
      <w:pPr>
        <w:numPr>
          <w:ilvl w:val="2"/>
          <w:numId w:val="236"/>
        </w:numPr>
        <w:rPr>
          <w:rFonts w:eastAsia="MS Mincho"/>
          <w:bCs/>
          <w:szCs w:val="20"/>
          <w:lang w:eastAsia="ja-JP"/>
        </w:rPr>
      </w:pPr>
      <w:r w:rsidRPr="00B6511B">
        <w:rPr>
          <w:rFonts w:eastAsia="MS Mincho"/>
          <w:bCs/>
          <w:szCs w:val="20"/>
          <w:lang w:eastAsia="ja-JP"/>
        </w:rPr>
        <w:t>2</w:t>
      </w:r>
      <w:r w:rsidRPr="00B6511B">
        <w:rPr>
          <w:rFonts w:eastAsia="MS Mincho"/>
          <w:bCs/>
          <w:szCs w:val="20"/>
          <w:vertAlign w:val="superscript"/>
          <w:lang w:eastAsia="ja-JP"/>
        </w:rPr>
        <w:t>nd</w:t>
      </w:r>
      <w:r w:rsidRPr="00B6511B">
        <w:rPr>
          <w:rFonts w:eastAsia="MS Mincho"/>
          <w:bCs/>
          <w:szCs w:val="20"/>
          <w:lang w:eastAsia="ja-JP"/>
        </w:rPr>
        <w:t>-stage: same as single-stage DCI</w:t>
      </w:r>
    </w:p>
    <w:p w14:paraId="19882E1C" w14:textId="77777777" w:rsidR="00971E19" w:rsidRPr="00B6511B" w:rsidRDefault="00971E19">
      <w:pPr>
        <w:numPr>
          <w:ilvl w:val="1"/>
          <w:numId w:val="236"/>
        </w:numPr>
        <w:rPr>
          <w:rFonts w:eastAsia="MS Mincho"/>
          <w:bCs/>
          <w:szCs w:val="20"/>
          <w:lang w:eastAsia="ja-JP"/>
        </w:rPr>
      </w:pPr>
      <w:r w:rsidRPr="00B6511B">
        <w:rPr>
          <w:rFonts w:eastAsia="MS Mincho" w:hint="eastAsia"/>
          <w:bCs/>
          <w:szCs w:val="20"/>
          <w:lang w:eastAsia="ja-JP"/>
        </w:rPr>
        <w:t xml:space="preserve">For </w:t>
      </w:r>
      <w:r w:rsidRPr="00B6511B">
        <w:rPr>
          <w:rFonts w:eastAsia="MS Mincho"/>
          <w:bCs/>
          <w:szCs w:val="20"/>
          <w:lang w:eastAsia="ja-JP"/>
        </w:rPr>
        <w:t>Option A</w:t>
      </w:r>
      <w:r w:rsidRPr="00B6511B">
        <w:rPr>
          <w:rFonts w:eastAsia="MS Mincho" w:hint="eastAsia"/>
          <w:bCs/>
          <w:szCs w:val="20"/>
          <w:lang w:eastAsia="ja-JP"/>
        </w:rPr>
        <w:t>,</w:t>
      </w:r>
    </w:p>
    <w:p w14:paraId="185D985B" w14:textId="77777777" w:rsidR="00971E19" w:rsidRPr="00B6511B" w:rsidRDefault="00971E19">
      <w:pPr>
        <w:numPr>
          <w:ilvl w:val="2"/>
          <w:numId w:val="236"/>
        </w:numPr>
        <w:rPr>
          <w:rFonts w:eastAsia="MS Mincho"/>
          <w:bCs/>
          <w:szCs w:val="20"/>
          <w:lang w:eastAsia="ja-JP"/>
        </w:rPr>
      </w:pPr>
      <w:r w:rsidRPr="00B6511B">
        <w:rPr>
          <w:rFonts w:eastAsia="MS Mincho"/>
          <w:bCs/>
          <w:szCs w:val="20"/>
          <w:lang w:eastAsia="ja-JP"/>
        </w:rPr>
        <w:t>1</w:t>
      </w:r>
      <w:r w:rsidRPr="00B6511B">
        <w:rPr>
          <w:rFonts w:eastAsia="MS Mincho"/>
          <w:bCs/>
          <w:szCs w:val="20"/>
          <w:vertAlign w:val="superscript"/>
          <w:lang w:eastAsia="ja-JP"/>
        </w:rPr>
        <w:t>st</w:t>
      </w:r>
      <w:r w:rsidRPr="00B6511B">
        <w:rPr>
          <w:rFonts w:eastAsia="MS Mincho"/>
          <w:bCs/>
          <w:szCs w:val="20"/>
          <w:lang w:eastAsia="ja-JP"/>
        </w:rPr>
        <w:t xml:space="preserve">-stage: </w:t>
      </w:r>
      <w:r w:rsidRPr="00B6511B">
        <w:rPr>
          <w:rFonts w:eastAsia="MS Mincho" w:hint="eastAsia"/>
          <w:bCs/>
          <w:szCs w:val="20"/>
          <w:lang w:eastAsia="ja-JP"/>
        </w:rPr>
        <w:t>4</w:t>
      </w:r>
      <w:r w:rsidRPr="00B6511B">
        <w:rPr>
          <w:rFonts w:eastAsia="MS Mincho"/>
          <w:bCs/>
          <w:szCs w:val="20"/>
          <w:lang w:eastAsia="ja-JP"/>
        </w:rPr>
        <w:t>0-bit if it uses PDCCH</w:t>
      </w:r>
    </w:p>
    <w:p w14:paraId="59AA86AA" w14:textId="77777777" w:rsidR="00971E19" w:rsidRPr="00B6511B" w:rsidRDefault="00971E19">
      <w:pPr>
        <w:numPr>
          <w:ilvl w:val="2"/>
          <w:numId w:val="236"/>
        </w:numPr>
        <w:rPr>
          <w:rFonts w:eastAsia="MS Mincho"/>
          <w:bCs/>
          <w:szCs w:val="20"/>
          <w:lang w:eastAsia="ja-JP"/>
        </w:rPr>
      </w:pPr>
      <w:r w:rsidRPr="00B6511B">
        <w:rPr>
          <w:rFonts w:eastAsia="MS Mincho"/>
          <w:bCs/>
          <w:szCs w:val="20"/>
          <w:lang w:eastAsia="ja-JP"/>
        </w:rPr>
        <w:t>2</w:t>
      </w:r>
      <w:r w:rsidRPr="00B6511B">
        <w:rPr>
          <w:rFonts w:eastAsia="MS Mincho"/>
          <w:bCs/>
          <w:szCs w:val="20"/>
          <w:vertAlign w:val="superscript"/>
          <w:lang w:eastAsia="ja-JP"/>
        </w:rPr>
        <w:t>nd</w:t>
      </w:r>
      <w:r w:rsidRPr="00B6511B">
        <w:rPr>
          <w:rFonts w:eastAsia="MS Mincho"/>
          <w:bCs/>
          <w:szCs w:val="20"/>
          <w:lang w:eastAsia="ja-JP"/>
        </w:rPr>
        <w:t>-stage: same as single-stage DCI</w:t>
      </w:r>
    </w:p>
    <w:p w14:paraId="7DFD1D04" w14:textId="77777777" w:rsidR="00971E19" w:rsidRPr="00B6511B" w:rsidRDefault="00971E19">
      <w:pPr>
        <w:numPr>
          <w:ilvl w:val="1"/>
          <w:numId w:val="236"/>
        </w:numPr>
        <w:rPr>
          <w:rFonts w:eastAsia="MS Mincho"/>
          <w:bCs/>
          <w:szCs w:val="20"/>
          <w:lang w:eastAsia="ja-JP"/>
        </w:rPr>
      </w:pPr>
      <w:r w:rsidRPr="00B6511B">
        <w:rPr>
          <w:rFonts w:eastAsia="MS Mincho" w:hint="eastAsia"/>
          <w:bCs/>
          <w:szCs w:val="20"/>
          <w:lang w:eastAsia="ja-JP"/>
        </w:rPr>
        <w:t xml:space="preserve">For </w:t>
      </w:r>
      <w:r w:rsidRPr="00B6511B">
        <w:rPr>
          <w:rFonts w:eastAsia="MS Mincho"/>
          <w:bCs/>
          <w:szCs w:val="20"/>
          <w:lang w:eastAsia="ja-JP"/>
        </w:rPr>
        <w:t>Option B</w:t>
      </w:r>
      <w:r w:rsidRPr="00B6511B">
        <w:rPr>
          <w:rFonts w:eastAsia="MS Mincho" w:hint="eastAsia"/>
          <w:bCs/>
          <w:szCs w:val="20"/>
          <w:lang w:eastAsia="ja-JP"/>
        </w:rPr>
        <w:t>,</w:t>
      </w:r>
    </w:p>
    <w:p w14:paraId="724F2CEB" w14:textId="77777777" w:rsidR="00971E19" w:rsidRPr="00B6511B" w:rsidRDefault="00971E19">
      <w:pPr>
        <w:numPr>
          <w:ilvl w:val="2"/>
          <w:numId w:val="236"/>
        </w:numPr>
        <w:rPr>
          <w:rFonts w:eastAsia="MS Mincho"/>
          <w:bCs/>
          <w:szCs w:val="20"/>
          <w:lang w:eastAsia="ja-JP"/>
        </w:rPr>
      </w:pPr>
      <w:r w:rsidRPr="00B6511B">
        <w:rPr>
          <w:rFonts w:eastAsia="MS Mincho"/>
          <w:bCs/>
          <w:szCs w:val="20"/>
          <w:lang w:eastAsia="ja-JP"/>
        </w:rPr>
        <w:t>1</w:t>
      </w:r>
      <w:r w:rsidRPr="00B6511B">
        <w:rPr>
          <w:rFonts w:eastAsia="MS Mincho"/>
          <w:bCs/>
          <w:szCs w:val="20"/>
          <w:vertAlign w:val="superscript"/>
          <w:lang w:eastAsia="ja-JP"/>
        </w:rPr>
        <w:t>st</w:t>
      </w:r>
      <w:r w:rsidRPr="00B6511B">
        <w:rPr>
          <w:rFonts w:eastAsia="MS Mincho"/>
          <w:bCs/>
          <w:szCs w:val="20"/>
          <w:lang w:eastAsia="ja-JP"/>
        </w:rPr>
        <w:t>-stage: 40-bit if it uses PDCCH</w:t>
      </w:r>
    </w:p>
    <w:p w14:paraId="627B26FC" w14:textId="77777777" w:rsidR="00971E19" w:rsidRPr="00B6511B" w:rsidRDefault="00971E19">
      <w:pPr>
        <w:numPr>
          <w:ilvl w:val="2"/>
          <w:numId w:val="236"/>
        </w:numPr>
        <w:rPr>
          <w:rFonts w:eastAsia="MS Mincho"/>
          <w:bCs/>
          <w:szCs w:val="20"/>
          <w:lang w:eastAsia="ja-JP"/>
        </w:rPr>
      </w:pPr>
      <w:r w:rsidRPr="00B6511B">
        <w:rPr>
          <w:rFonts w:eastAsia="MS Mincho"/>
          <w:bCs/>
          <w:szCs w:val="20"/>
          <w:lang w:eastAsia="ja-JP"/>
        </w:rPr>
        <w:t>2</w:t>
      </w:r>
      <w:r w:rsidRPr="00B6511B">
        <w:rPr>
          <w:rFonts w:eastAsia="MS Mincho"/>
          <w:bCs/>
          <w:szCs w:val="20"/>
          <w:vertAlign w:val="superscript"/>
          <w:lang w:eastAsia="ja-JP"/>
        </w:rPr>
        <w:t>nd</w:t>
      </w:r>
      <w:r w:rsidRPr="00B6511B">
        <w:rPr>
          <w:rFonts w:eastAsia="MS Mincho"/>
          <w:bCs/>
          <w:szCs w:val="20"/>
          <w:lang w:eastAsia="ja-JP"/>
        </w:rPr>
        <w:t xml:space="preserve">-stage: </w:t>
      </w:r>
      <w:r w:rsidRPr="00B6511B">
        <w:rPr>
          <w:rFonts w:eastAsia="MS Mincho" w:hint="eastAsia"/>
          <w:bCs/>
          <w:szCs w:val="20"/>
          <w:lang w:eastAsia="ja-JP"/>
        </w:rPr>
        <w:t>(</w:t>
      </w:r>
      <w:r w:rsidRPr="00B6511B">
        <w:rPr>
          <w:rFonts w:eastAsia="MS Mincho"/>
          <w:bCs/>
          <w:szCs w:val="20"/>
          <w:lang w:eastAsia="ja-JP"/>
        </w:rPr>
        <w:t>single-stage DCI size minus 20-bit)</w:t>
      </w:r>
    </w:p>
    <w:p w14:paraId="299375E1" w14:textId="77777777" w:rsidR="00971E19" w:rsidRPr="00B6511B" w:rsidRDefault="00971E19">
      <w:pPr>
        <w:numPr>
          <w:ilvl w:val="0"/>
          <w:numId w:val="236"/>
        </w:numPr>
        <w:rPr>
          <w:rFonts w:eastAsia="MS Mincho"/>
          <w:bCs/>
          <w:szCs w:val="20"/>
          <w:lang w:eastAsia="ja-JP"/>
        </w:rPr>
      </w:pPr>
      <w:r w:rsidRPr="00B6511B">
        <w:rPr>
          <w:rFonts w:eastAsia="MS Mincho"/>
          <w:bCs/>
          <w:szCs w:val="20"/>
          <w:lang w:eastAsia="ja-JP"/>
        </w:rPr>
        <w:t>24-bit CRC is the default.</w:t>
      </w:r>
    </w:p>
    <w:p w14:paraId="191DF489" w14:textId="77777777" w:rsidR="00971E19" w:rsidRPr="00B6511B" w:rsidRDefault="00971E19">
      <w:pPr>
        <w:numPr>
          <w:ilvl w:val="0"/>
          <w:numId w:val="236"/>
        </w:numPr>
        <w:rPr>
          <w:rFonts w:eastAsia="MS Mincho"/>
          <w:bCs/>
          <w:szCs w:val="20"/>
          <w:lang w:eastAsia="ja-JP"/>
        </w:rPr>
      </w:pPr>
      <w:r w:rsidRPr="00B6511B">
        <w:rPr>
          <w:rFonts w:eastAsia="MS Mincho" w:hint="eastAsia"/>
          <w:bCs/>
          <w:szCs w:val="20"/>
          <w:lang w:eastAsia="ja-JP"/>
        </w:rPr>
        <w:t>Other values of DCI container size are not precluded.</w:t>
      </w:r>
    </w:p>
    <w:p w14:paraId="2D3ADD4C" w14:textId="77777777" w:rsidR="00971E19" w:rsidRPr="00B6511B" w:rsidRDefault="00971E19">
      <w:pPr>
        <w:numPr>
          <w:ilvl w:val="0"/>
          <w:numId w:val="236"/>
        </w:numPr>
        <w:rPr>
          <w:rFonts w:eastAsia="MS Mincho"/>
          <w:bCs/>
          <w:szCs w:val="20"/>
          <w:lang w:eastAsia="ja-JP"/>
        </w:rPr>
      </w:pPr>
      <w:r w:rsidRPr="00B6511B">
        <w:rPr>
          <w:rFonts w:eastAsia="MS Mincho" w:hint="eastAsia"/>
          <w:bCs/>
          <w:szCs w:val="20"/>
          <w:lang w:eastAsia="ja-JP"/>
        </w:rPr>
        <w:t>Companies are encouraged to report used/modified assumptions, other assumptions and corresponding justifications</w:t>
      </w:r>
    </w:p>
    <w:p w14:paraId="1BF6B322" w14:textId="77777777" w:rsidR="00971E19" w:rsidRDefault="00971E19" w:rsidP="00971E19"/>
    <w:p w14:paraId="29040074" w14:textId="77777777" w:rsidR="0067160E" w:rsidRPr="00B43B0E" w:rsidRDefault="0067160E" w:rsidP="0067160E">
      <w:pPr>
        <w:rPr>
          <w:b/>
          <w:bCs/>
        </w:rPr>
      </w:pPr>
      <w:r w:rsidRPr="0067160E">
        <w:rPr>
          <w:b/>
          <w:bCs/>
        </w:rPr>
        <w:t>R1-2606925</w:t>
      </w:r>
      <w:r w:rsidRPr="0067160E">
        <w:rPr>
          <w:b/>
          <w:bCs/>
        </w:rPr>
        <w:tab/>
      </w:r>
      <w:r w:rsidRPr="00B43B0E">
        <w:rPr>
          <w:rFonts w:ascii="Times New Roman" w:eastAsia="Times New Roman" w:hAnsi="Times New Roman"/>
          <w:b/>
          <w:bCs/>
        </w:rPr>
        <w:t>FL summary #4 for downlink control and DL/UL scheduling</w:t>
      </w:r>
      <w:r w:rsidRPr="00B43B0E">
        <w:rPr>
          <w:rFonts w:ascii="Times New Roman" w:eastAsia="Times New Roman" w:hAnsi="Times New Roman"/>
          <w:b/>
          <w:bCs/>
        </w:rPr>
        <w:tab/>
        <w:t>Moderator (CMCC, Apple)</w:t>
      </w:r>
    </w:p>
    <w:p w14:paraId="08E68E7C" w14:textId="790ADDDD" w:rsidR="0067160E" w:rsidRPr="00971E19" w:rsidRDefault="0067160E" w:rsidP="00971E19">
      <w:r>
        <w:t>Final post-meeting summary for this agenda item.</w:t>
      </w:r>
    </w:p>
    <w:p w14:paraId="6AC36758" w14:textId="0800575F" w:rsidR="00971E19" w:rsidRDefault="00971E19" w:rsidP="00971E19">
      <w:pPr>
        <w:pStyle w:val="Heading4"/>
      </w:pPr>
      <w:bookmarkStart w:id="237" w:name="_Toc239313257"/>
      <w:r>
        <w:t xml:space="preserve">Downlink </w:t>
      </w:r>
      <w:r w:rsidRPr="00133C35">
        <w:rPr>
          <w:rFonts w:hint="eastAsia"/>
        </w:rPr>
        <w:t>and uplink transmission without dynamic scheduling</w:t>
      </w:r>
      <w:bookmarkEnd w:id="237"/>
    </w:p>
    <w:p w14:paraId="6D32B4C2" w14:textId="77777777" w:rsidR="00971E19" w:rsidRDefault="00971E19" w:rsidP="00971E19">
      <w:pPr>
        <w:rPr>
          <w:rFonts w:eastAsia="DengXian"/>
          <w:i/>
          <w:iCs/>
          <w:lang w:eastAsia="zh-CN"/>
        </w:rPr>
      </w:pPr>
      <w:r w:rsidRPr="00725230">
        <w:rPr>
          <w:rFonts w:eastAsia="DengXian"/>
          <w:i/>
          <w:iCs/>
          <w:lang w:eastAsia="zh-CN"/>
        </w:rPr>
        <w:t>Note 1: Including proposals for UL/DL transmissions without downlink control channel for dynamic scheduling, e.g., RAN1 impacts of SPS/CG activation/deactivation and adjustment of SPS/CG resource allocation, etc</w:t>
      </w:r>
    </w:p>
    <w:p w14:paraId="4D4D71CF" w14:textId="77777777" w:rsidR="00971E19" w:rsidRDefault="00971E19" w:rsidP="00971E19">
      <w:pPr>
        <w:rPr>
          <w:rFonts w:eastAsia="DengXian"/>
          <w:i/>
          <w:iCs/>
          <w:lang w:eastAsia="zh-CN"/>
        </w:rPr>
      </w:pPr>
    </w:p>
    <w:p w14:paraId="2F13EB71" w14:textId="77777777" w:rsidR="00971E19" w:rsidRPr="00B43B0E" w:rsidRDefault="00971E19" w:rsidP="00971E19">
      <w:pPr>
        <w:rPr>
          <w:rFonts w:eastAsia="DengXian"/>
          <w:lang w:val="en-US" w:eastAsia="zh-CN"/>
        </w:rPr>
      </w:pPr>
      <w:r w:rsidRPr="00B43B0E">
        <w:rPr>
          <w:rFonts w:eastAsia="DengXian"/>
          <w:lang w:val="en-US" w:eastAsia="zh-CN"/>
        </w:rPr>
        <w:t>[12</w:t>
      </w:r>
      <w:r w:rsidRPr="00B43B0E">
        <w:rPr>
          <w:rFonts w:eastAsia="DengXian" w:hint="eastAsia"/>
          <w:lang w:val="en-US" w:eastAsia="zh-CN"/>
        </w:rPr>
        <w:t>6</w:t>
      </w:r>
      <w:r w:rsidRPr="00B43B0E">
        <w:rPr>
          <w:rFonts w:eastAsia="DengXian"/>
          <w:lang w:val="en-US" w:eastAsia="zh-CN"/>
        </w:rPr>
        <w:t>-R20-6GR-</w:t>
      </w:r>
      <w:bookmarkStart w:id="238" w:name="OLE_LINK62"/>
      <w:r w:rsidRPr="00B43B0E">
        <w:rPr>
          <w:rFonts w:eastAsia="DengXian" w:hint="eastAsia"/>
          <w:lang w:val="en-US" w:eastAsia="zh-CN"/>
        </w:rPr>
        <w:t xml:space="preserve">DL/UL transmission </w:t>
      </w:r>
      <w:r w:rsidRPr="00B43B0E">
        <w:rPr>
          <w:rFonts w:eastAsia="DengXian"/>
          <w:lang w:val="en-US" w:eastAsia="zh-CN"/>
        </w:rPr>
        <w:t>without</w:t>
      </w:r>
      <w:r w:rsidRPr="00B43B0E">
        <w:rPr>
          <w:rFonts w:eastAsia="DengXian" w:hint="eastAsia"/>
          <w:lang w:val="en-US" w:eastAsia="zh-CN"/>
        </w:rPr>
        <w:t xml:space="preserve"> dynamic scheduling</w:t>
      </w:r>
      <w:r w:rsidRPr="00B43B0E">
        <w:rPr>
          <w:rFonts w:eastAsia="DengXian"/>
          <w:lang w:val="en-US" w:eastAsia="zh-CN"/>
        </w:rPr>
        <w:t>]</w:t>
      </w:r>
      <w:bookmarkEnd w:id="238"/>
      <w:r w:rsidRPr="00B43B0E">
        <w:rPr>
          <w:rFonts w:eastAsia="DengXian"/>
          <w:lang w:val="en-US" w:eastAsia="zh-CN"/>
        </w:rPr>
        <w:t xml:space="preserve"> Email discussion on Rel-20 6GR-</w:t>
      </w:r>
      <w:r w:rsidRPr="00B43B0E">
        <w:rPr>
          <w:rFonts w:eastAsia="DengXian" w:hint="eastAsia"/>
          <w:lang w:val="en-US" w:eastAsia="zh-CN"/>
        </w:rPr>
        <w:t xml:space="preserve"> DL/UL transmission </w:t>
      </w:r>
      <w:r w:rsidRPr="00B43B0E">
        <w:rPr>
          <w:rFonts w:eastAsia="DengXian"/>
          <w:lang w:val="en-US" w:eastAsia="zh-CN"/>
        </w:rPr>
        <w:t>without</w:t>
      </w:r>
      <w:r w:rsidRPr="00B43B0E">
        <w:rPr>
          <w:rFonts w:eastAsia="DengXian" w:hint="eastAsia"/>
          <w:lang w:val="en-US" w:eastAsia="zh-CN"/>
        </w:rPr>
        <w:t xml:space="preserve"> dynamic scheduling</w:t>
      </w:r>
      <w:r w:rsidRPr="00B43B0E">
        <w:rPr>
          <w:rFonts w:eastAsia="DengXian"/>
          <w:lang w:val="en-US" w:eastAsia="zh-CN"/>
        </w:rPr>
        <w:t xml:space="preserve">] – </w:t>
      </w:r>
      <w:r w:rsidRPr="00B43B0E">
        <w:rPr>
          <w:rFonts w:eastAsia="DengXian" w:hint="eastAsia"/>
          <w:lang w:val="en-US" w:eastAsia="zh-CN"/>
        </w:rPr>
        <w:t>Lei</w:t>
      </w:r>
      <w:r w:rsidRPr="00B43B0E">
        <w:rPr>
          <w:rFonts w:eastAsia="DengXian"/>
          <w:lang w:val="en-US" w:eastAsia="zh-CN"/>
        </w:rPr>
        <w:t xml:space="preserve"> (</w:t>
      </w:r>
      <w:r w:rsidRPr="00B43B0E">
        <w:rPr>
          <w:rFonts w:eastAsia="DengXian" w:hint="eastAsia"/>
          <w:lang w:val="en-US" w:eastAsia="zh-CN"/>
        </w:rPr>
        <w:t>1Finity</w:t>
      </w:r>
      <w:r w:rsidRPr="00B43B0E">
        <w:rPr>
          <w:rFonts w:eastAsia="DengXian"/>
          <w:lang w:val="en-US" w:eastAsia="zh-CN"/>
        </w:rPr>
        <w:t>)</w:t>
      </w:r>
    </w:p>
    <w:p w14:paraId="2A3C0E57" w14:textId="77777777" w:rsidR="00971E19" w:rsidRPr="00B43B0E" w:rsidRDefault="00971E19">
      <w:pPr>
        <w:pStyle w:val="ListParagraph"/>
        <w:numPr>
          <w:ilvl w:val="0"/>
          <w:numId w:val="281"/>
        </w:numPr>
        <w:rPr>
          <w:rFonts w:eastAsia="DengXian"/>
          <w:lang w:val="en-US" w:eastAsia="zh-CN"/>
        </w:rPr>
      </w:pPr>
      <w:r w:rsidRPr="00B43B0E">
        <w:rPr>
          <w:rFonts w:eastAsia="DengXian"/>
          <w:lang w:eastAsia="zh-CN"/>
        </w:rPr>
        <w:t xml:space="preserve">To be used for sharing updates on online/offline schedule, details on what is to be discussed in online/offline sessions, </w:t>
      </w:r>
      <w:proofErr w:type="spellStart"/>
      <w:r w:rsidRPr="00B43B0E">
        <w:rPr>
          <w:rFonts w:eastAsia="DengXian"/>
          <w:lang w:eastAsia="zh-CN"/>
        </w:rPr>
        <w:t>tdoc</w:t>
      </w:r>
      <w:proofErr w:type="spellEnd"/>
      <w:r w:rsidRPr="00B43B0E">
        <w:rPr>
          <w:rFonts w:eastAsia="DengXian"/>
          <w:lang w:eastAsia="zh-CN"/>
        </w:rPr>
        <w:t xml:space="preserve"> number of the moderator summary for online session, etc</w:t>
      </w:r>
    </w:p>
    <w:p w14:paraId="5CFEF399" w14:textId="77777777" w:rsidR="00971E19" w:rsidRPr="00863217" w:rsidRDefault="00971E19" w:rsidP="00971E19">
      <w:pPr>
        <w:rPr>
          <w:rFonts w:eastAsia="DengXian"/>
          <w:lang w:val="en-US" w:eastAsia="zh-CN"/>
        </w:rPr>
      </w:pPr>
    </w:p>
    <w:p w14:paraId="3BD4262D" w14:textId="7162D966" w:rsidR="00971E19" w:rsidRDefault="00C62C50" w:rsidP="00971E19">
      <w:hyperlink r:id="rId1526" w:history="1">
        <w:r>
          <w:rPr>
            <w:rStyle w:val="Hyperlink"/>
            <w:rFonts w:ascii="Times New Roman" w:eastAsia="Times New Roman" w:hAnsi="Times New Roman"/>
          </w:rPr>
          <w:t>R1-2605235</w:t>
        </w:r>
      </w:hyperlink>
      <w:r w:rsidR="00971E19">
        <w:rPr>
          <w:rFonts w:ascii="Times New Roman" w:eastAsia="Times New Roman" w:hAnsi="Times New Roman"/>
        </w:rPr>
        <w:tab/>
        <w:t>Downlink and uplink transmission without dynamic scheduling</w:t>
      </w:r>
      <w:r w:rsidR="00971E19">
        <w:rPr>
          <w:rFonts w:ascii="Times New Roman" w:eastAsia="Times New Roman" w:hAnsi="Times New Roman"/>
        </w:rPr>
        <w:tab/>
      </w:r>
      <w:proofErr w:type="spellStart"/>
      <w:r w:rsidR="00971E19">
        <w:rPr>
          <w:rFonts w:ascii="Times New Roman" w:eastAsia="Times New Roman" w:hAnsi="Times New Roman"/>
        </w:rPr>
        <w:t>Ofinno</w:t>
      </w:r>
      <w:proofErr w:type="spellEnd"/>
    </w:p>
    <w:p w14:paraId="54C94DE9" w14:textId="55A4D4F3" w:rsidR="00971E19" w:rsidRDefault="00C62C50" w:rsidP="00971E19">
      <w:pPr>
        <w:ind w:left="1440" w:hanging="1440"/>
      </w:pPr>
      <w:hyperlink r:id="rId1527" w:history="1">
        <w:r>
          <w:rPr>
            <w:rStyle w:val="Hyperlink"/>
            <w:rFonts w:ascii="Times New Roman" w:eastAsia="Times New Roman" w:hAnsi="Times New Roman"/>
          </w:rPr>
          <w:t>R1-2605265</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r>
      <w:proofErr w:type="spellStart"/>
      <w:r w:rsidR="00971E19">
        <w:rPr>
          <w:rFonts w:ascii="Times New Roman" w:eastAsia="Times New Roman" w:hAnsi="Times New Roman"/>
        </w:rPr>
        <w:t>Spreadtrum</w:t>
      </w:r>
      <w:proofErr w:type="spellEnd"/>
      <w:r w:rsidR="00971E19">
        <w:rPr>
          <w:rFonts w:ascii="Times New Roman" w:eastAsia="Times New Roman" w:hAnsi="Times New Roman"/>
        </w:rPr>
        <w:t>, UNISOC</w:t>
      </w:r>
    </w:p>
    <w:p w14:paraId="49BEBB03" w14:textId="06D4F4FE" w:rsidR="00971E19" w:rsidRDefault="00C62C50" w:rsidP="00971E19">
      <w:hyperlink r:id="rId1528" w:history="1">
        <w:r>
          <w:rPr>
            <w:rStyle w:val="Hyperlink"/>
            <w:rFonts w:ascii="Times New Roman" w:eastAsia="Times New Roman" w:hAnsi="Times New Roman"/>
          </w:rPr>
          <w:t>R1-2605314</w:t>
        </w:r>
      </w:hyperlink>
      <w:r w:rsidR="00971E19">
        <w:rPr>
          <w:rFonts w:ascii="Times New Roman" w:eastAsia="Times New Roman" w:hAnsi="Times New Roman"/>
        </w:rPr>
        <w:tab/>
        <w:t>Downlink and uplink transmission without dynamic scheduling</w:t>
      </w:r>
      <w:r w:rsidR="00971E19">
        <w:rPr>
          <w:rFonts w:ascii="Times New Roman" w:eastAsia="Times New Roman" w:hAnsi="Times New Roman"/>
        </w:rPr>
        <w:tab/>
        <w:t xml:space="preserve">Huawei, </w:t>
      </w:r>
      <w:proofErr w:type="spellStart"/>
      <w:r w:rsidR="00971E19">
        <w:rPr>
          <w:rFonts w:ascii="Times New Roman" w:eastAsia="Times New Roman" w:hAnsi="Times New Roman"/>
        </w:rPr>
        <w:t>HiSilicon</w:t>
      </w:r>
      <w:proofErr w:type="spellEnd"/>
    </w:p>
    <w:p w14:paraId="351933FD" w14:textId="08388E2F" w:rsidR="00971E19" w:rsidRDefault="00C62C50" w:rsidP="00971E19">
      <w:hyperlink r:id="rId1529" w:history="1">
        <w:r>
          <w:rPr>
            <w:rStyle w:val="Hyperlink"/>
            <w:rFonts w:ascii="Times New Roman" w:eastAsia="Times New Roman" w:hAnsi="Times New Roman"/>
          </w:rPr>
          <w:t>R1-2605342</w:t>
        </w:r>
      </w:hyperlink>
      <w:r w:rsidR="00971E19">
        <w:rPr>
          <w:rFonts w:ascii="Times New Roman" w:eastAsia="Times New Roman" w:hAnsi="Times New Roman"/>
        </w:rPr>
        <w:tab/>
        <w:t>Downlink and uplink transmission without dynamic scheduling</w:t>
      </w:r>
      <w:r w:rsidR="00971E19">
        <w:rPr>
          <w:rFonts w:ascii="Times New Roman" w:eastAsia="Times New Roman" w:hAnsi="Times New Roman"/>
        </w:rPr>
        <w:tab/>
        <w:t>Ericsson</w:t>
      </w:r>
    </w:p>
    <w:p w14:paraId="22EC38D8" w14:textId="784D0145" w:rsidR="00971E19" w:rsidRDefault="00C62C50" w:rsidP="00971E19">
      <w:hyperlink r:id="rId1530" w:history="1">
        <w:r>
          <w:rPr>
            <w:rStyle w:val="Hyperlink"/>
            <w:rFonts w:ascii="Times New Roman" w:eastAsia="Times New Roman" w:hAnsi="Times New Roman"/>
          </w:rPr>
          <w:t>R1-2605393</w:t>
        </w:r>
      </w:hyperlink>
      <w:r w:rsidR="00971E19">
        <w:rPr>
          <w:rFonts w:ascii="Times New Roman" w:eastAsia="Times New Roman" w:hAnsi="Times New Roman"/>
        </w:rPr>
        <w:tab/>
        <w:t>Downlink and uplink transmission without dynamic scheduling</w:t>
      </w:r>
      <w:r w:rsidR="00971E19">
        <w:rPr>
          <w:rFonts w:ascii="Times New Roman" w:eastAsia="Times New Roman" w:hAnsi="Times New Roman"/>
        </w:rPr>
        <w:tab/>
        <w:t>Nokia</w:t>
      </w:r>
    </w:p>
    <w:p w14:paraId="5B4D7854" w14:textId="4A11619A" w:rsidR="00971E19" w:rsidRDefault="00C62C50" w:rsidP="00971E19">
      <w:hyperlink r:id="rId1531" w:history="1">
        <w:r>
          <w:rPr>
            <w:rStyle w:val="Hyperlink"/>
            <w:rFonts w:ascii="Times New Roman" w:eastAsia="Times New Roman" w:hAnsi="Times New Roman"/>
          </w:rPr>
          <w:t>R1-2605473</w:t>
        </w:r>
      </w:hyperlink>
      <w:r w:rsidR="00971E19">
        <w:rPr>
          <w:rFonts w:ascii="Times New Roman" w:eastAsia="Times New Roman" w:hAnsi="Times New Roman"/>
        </w:rPr>
        <w:tab/>
        <w:t>Discussions on downlink and uplink transmission without dynamic scheduling</w:t>
      </w:r>
      <w:r w:rsidR="00971E19">
        <w:rPr>
          <w:rFonts w:ascii="Times New Roman" w:eastAsia="Times New Roman" w:hAnsi="Times New Roman"/>
        </w:rPr>
        <w:tab/>
        <w:t>vivo</w:t>
      </w:r>
    </w:p>
    <w:p w14:paraId="460E21C1" w14:textId="4C1BFA34" w:rsidR="00971E19" w:rsidRDefault="00C62C50" w:rsidP="00971E19">
      <w:hyperlink r:id="rId1532" w:history="1">
        <w:r>
          <w:rPr>
            <w:rStyle w:val="Hyperlink"/>
            <w:rFonts w:ascii="Times New Roman" w:eastAsia="Times New Roman" w:hAnsi="Times New Roman"/>
          </w:rPr>
          <w:t>R1-2605488</w:t>
        </w:r>
      </w:hyperlink>
      <w:r w:rsidR="00971E19">
        <w:rPr>
          <w:rFonts w:ascii="Times New Roman" w:eastAsia="Times New Roman" w:hAnsi="Times New Roman"/>
        </w:rPr>
        <w:tab/>
        <w:t>Discussion on DL and UL transmission without dynamic scheduling</w:t>
      </w:r>
      <w:r w:rsidR="00971E19">
        <w:rPr>
          <w:rFonts w:ascii="Times New Roman" w:eastAsia="Times New Roman" w:hAnsi="Times New Roman"/>
        </w:rPr>
        <w:tab/>
        <w:t>MediaTek Inc.</w:t>
      </w:r>
    </w:p>
    <w:p w14:paraId="2731D0E4" w14:textId="3F74FCC2" w:rsidR="00971E19" w:rsidRDefault="00C62C50" w:rsidP="00971E19">
      <w:hyperlink r:id="rId1533" w:history="1">
        <w:r>
          <w:rPr>
            <w:rStyle w:val="Hyperlink"/>
            <w:rFonts w:ascii="Times New Roman" w:eastAsia="Times New Roman" w:hAnsi="Times New Roman"/>
          </w:rPr>
          <w:t>R1-2605574</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t>Xiaomi</w:t>
      </w:r>
    </w:p>
    <w:p w14:paraId="3D278442" w14:textId="49EAD2BC" w:rsidR="00971E19" w:rsidRDefault="00C62C50" w:rsidP="00971E19">
      <w:hyperlink r:id="rId1534" w:history="1">
        <w:r>
          <w:rPr>
            <w:rStyle w:val="Hyperlink"/>
            <w:rFonts w:ascii="Times New Roman" w:eastAsia="Times New Roman" w:hAnsi="Times New Roman"/>
          </w:rPr>
          <w:t>R1-2605613</w:t>
        </w:r>
      </w:hyperlink>
      <w:r w:rsidR="00971E19">
        <w:rPr>
          <w:rFonts w:ascii="Times New Roman" w:eastAsia="Times New Roman" w:hAnsi="Times New Roman"/>
        </w:rPr>
        <w:tab/>
        <w:t>Discussion on downlink and uplink transmission without downlink control channel</w:t>
      </w:r>
      <w:r w:rsidR="00971E19">
        <w:rPr>
          <w:rFonts w:ascii="Times New Roman" w:eastAsia="Times New Roman" w:hAnsi="Times New Roman"/>
        </w:rPr>
        <w:tab/>
        <w:t>TCL</w:t>
      </w:r>
    </w:p>
    <w:p w14:paraId="3009B21E" w14:textId="19669E82" w:rsidR="00971E19" w:rsidRDefault="00C62C50" w:rsidP="00971E19">
      <w:hyperlink r:id="rId1535" w:history="1">
        <w:r>
          <w:rPr>
            <w:rStyle w:val="Hyperlink"/>
            <w:rFonts w:ascii="Times New Roman" w:eastAsia="Times New Roman" w:hAnsi="Times New Roman"/>
          </w:rPr>
          <w:t>R1-2605614</w:t>
        </w:r>
      </w:hyperlink>
      <w:r w:rsidR="00971E19">
        <w:rPr>
          <w:rFonts w:ascii="Times New Roman" w:eastAsia="Times New Roman" w:hAnsi="Times New Roman"/>
        </w:rPr>
        <w:tab/>
        <w:t>Discussion on downlink and uplink transmission without downlink control channel</w:t>
      </w:r>
      <w:r w:rsidR="00971E19">
        <w:rPr>
          <w:rFonts w:ascii="Times New Roman" w:eastAsia="Times New Roman" w:hAnsi="Times New Roman"/>
        </w:rPr>
        <w:tab/>
        <w:t>TCL</w:t>
      </w:r>
    </w:p>
    <w:p w14:paraId="7F02F014" w14:textId="68C28C2D" w:rsidR="00971E19" w:rsidRDefault="00C62C50" w:rsidP="00971E19">
      <w:hyperlink r:id="rId1536" w:history="1">
        <w:r>
          <w:rPr>
            <w:rStyle w:val="Hyperlink"/>
            <w:rFonts w:ascii="Times New Roman" w:eastAsia="Times New Roman" w:hAnsi="Times New Roman"/>
          </w:rPr>
          <w:t>R1-2605615</w:t>
        </w:r>
      </w:hyperlink>
      <w:r w:rsidR="00971E19">
        <w:rPr>
          <w:rFonts w:ascii="Times New Roman" w:eastAsia="Times New Roman" w:hAnsi="Times New Roman"/>
        </w:rPr>
        <w:tab/>
        <w:t>Discussion on downlink and uplink transmission without downlink control channel</w:t>
      </w:r>
      <w:r w:rsidR="00971E19">
        <w:rPr>
          <w:rFonts w:ascii="Times New Roman" w:eastAsia="Times New Roman" w:hAnsi="Times New Roman"/>
        </w:rPr>
        <w:tab/>
        <w:t>TCL</w:t>
      </w:r>
    </w:p>
    <w:p w14:paraId="2EC11E89" w14:textId="619731B4" w:rsidR="00971E19" w:rsidRDefault="00C62C50" w:rsidP="00971E19">
      <w:hyperlink r:id="rId1537" w:history="1">
        <w:r>
          <w:rPr>
            <w:rStyle w:val="Hyperlink"/>
            <w:rFonts w:ascii="Times New Roman" w:eastAsia="Times New Roman" w:hAnsi="Times New Roman"/>
          </w:rPr>
          <w:t>R1-2605616</w:t>
        </w:r>
      </w:hyperlink>
      <w:r w:rsidR="00971E19">
        <w:rPr>
          <w:rFonts w:ascii="Times New Roman" w:eastAsia="Times New Roman" w:hAnsi="Times New Roman"/>
        </w:rPr>
        <w:tab/>
        <w:t>Discussion on downlink and uplink transmission without downlink control channel</w:t>
      </w:r>
      <w:r w:rsidR="00971E19">
        <w:rPr>
          <w:rFonts w:ascii="Times New Roman" w:eastAsia="Times New Roman" w:hAnsi="Times New Roman"/>
        </w:rPr>
        <w:tab/>
        <w:t>TCL</w:t>
      </w:r>
    </w:p>
    <w:p w14:paraId="41BD3D92" w14:textId="3E516754" w:rsidR="00971E19" w:rsidRDefault="00C62C50" w:rsidP="00971E19">
      <w:hyperlink r:id="rId1538" w:history="1">
        <w:r>
          <w:rPr>
            <w:rStyle w:val="Hyperlink"/>
            <w:rFonts w:ascii="Times New Roman" w:eastAsia="Times New Roman" w:hAnsi="Times New Roman"/>
          </w:rPr>
          <w:t>R1-2605642</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t>CMCC</w:t>
      </w:r>
    </w:p>
    <w:p w14:paraId="13EFCEAD" w14:textId="6370B2B7" w:rsidR="00971E19" w:rsidRDefault="00C62C50" w:rsidP="00971E19">
      <w:hyperlink r:id="rId1539" w:history="1">
        <w:r>
          <w:rPr>
            <w:rStyle w:val="Hyperlink"/>
            <w:rFonts w:ascii="Times New Roman" w:eastAsia="Times New Roman" w:hAnsi="Times New Roman"/>
          </w:rPr>
          <w:t>R1-2605732</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t>CATT</w:t>
      </w:r>
    </w:p>
    <w:p w14:paraId="71D88502" w14:textId="0B3370A7" w:rsidR="00971E19" w:rsidRDefault="00C62C50" w:rsidP="00971E19">
      <w:hyperlink r:id="rId1540" w:history="1">
        <w:r>
          <w:rPr>
            <w:rStyle w:val="Hyperlink"/>
            <w:rFonts w:ascii="Times New Roman" w:eastAsia="Times New Roman" w:hAnsi="Times New Roman"/>
          </w:rPr>
          <w:t>R1-2605842</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t>Samsung</w:t>
      </w:r>
    </w:p>
    <w:p w14:paraId="1A73867B" w14:textId="397F6FE6" w:rsidR="00971E19" w:rsidRDefault="00C62C50" w:rsidP="00971E19">
      <w:hyperlink r:id="rId1541" w:history="1">
        <w:r>
          <w:rPr>
            <w:rStyle w:val="Hyperlink"/>
            <w:rFonts w:ascii="Times New Roman" w:eastAsia="Times New Roman" w:hAnsi="Times New Roman"/>
          </w:rPr>
          <w:t>R1-2605882</w:t>
        </w:r>
      </w:hyperlink>
      <w:r w:rsidR="00971E19">
        <w:rPr>
          <w:rFonts w:ascii="Times New Roman" w:eastAsia="Times New Roman" w:hAnsi="Times New Roman"/>
        </w:rPr>
        <w:tab/>
        <w:t>Discussion on transmission without DL control channel</w:t>
      </w:r>
      <w:r w:rsidR="00971E19">
        <w:rPr>
          <w:rFonts w:ascii="Times New Roman" w:eastAsia="Times New Roman" w:hAnsi="Times New Roman"/>
        </w:rPr>
        <w:tab/>
        <w:t>NEC</w:t>
      </w:r>
    </w:p>
    <w:p w14:paraId="5CFACDC3" w14:textId="18280FC6" w:rsidR="00971E19" w:rsidRDefault="00C62C50" w:rsidP="00971E19">
      <w:pPr>
        <w:ind w:left="1440" w:hanging="1440"/>
      </w:pPr>
      <w:hyperlink r:id="rId1542" w:history="1">
        <w:r>
          <w:rPr>
            <w:rStyle w:val="Hyperlink"/>
            <w:rFonts w:ascii="Times New Roman" w:eastAsia="Times New Roman" w:hAnsi="Times New Roman"/>
          </w:rPr>
          <w:t>R1-2605890</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t xml:space="preserve">ZTE Corporation, </w:t>
      </w:r>
      <w:proofErr w:type="spellStart"/>
      <w:r w:rsidR="00971E19">
        <w:rPr>
          <w:rFonts w:ascii="Times New Roman" w:eastAsia="Times New Roman" w:hAnsi="Times New Roman"/>
        </w:rPr>
        <w:t>Sanechips</w:t>
      </w:r>
      <w:proofErr w:type="spellEnd"/>
    </w:p>
    <w:p w14:paraId="1CB48AB5" w14:textId="17D2C6B2" w:rsidR="00971E19" w:rsidRDefault="00C62C50" w:rsidP="00971E19">
      <w:hyperlink r:id="rId1543" w:history="1">
        <w:r>
          <w:rPr>
            <w:rStyle w:val="Hyperlink"/>
            <w:rFonts w:ascii="Times New Roman" w:eastAsia="Times New Roman" w:hAnsi="Times New Roman"/>
          </w:rPr>
          <w:t>R1-2605931</w:t>
        </w:r>
      </w:hyperlink>
      <w:r w:rsidR="00971E19">
        <w:rPr>
          <w:rFonts w:ascii="Times New Roman" w:eastAsia="Times New Roman" w:hAnsi="Times New Roman"/>
        </w:rPr>
        <w:tab/>
        <w:t>Discussion of DL and UL transmission without dynamic scheduling</w:t>
      </w:r>
      <w:r w:rsidR="00971E19">
        <w:rPr>
          <w:rFonts w:ascii="Times New Roman" w:eastAsia="Times New Roman" w:hAnsi="Times New Roman"/>
        </w:rPr>
        <w:tab/>
        <w:t>OPPO</w:t>
      </w:r>
    </w:p>
    <w:p w14:paraId="553A0590" w14:textId="145A7084" w:rsidR="00971E19" w:rsidRDefault="00C62C50" w:rsidP="00971E19">
      <w:hyperlink r:id="rId1544" w:history="1">
        <w:r>
          <w:rPr>
            <w:rStyle w:val="Hyperlink"/>
            <w:rFonts w:ascii="Times New Roman" w:eastAsia="Times New Roman" w:hAnsi="Times New Roman"/>
          </w:rPr>
          <w:t>R1-2605941</w:t>
        </w:r>
      </w:hyperlink>
      <w:r w:rsidR="00971E19">
        <w:rPr>
          <w:rFonts w:ascii="Times New Roman" w:eastAsia="Times New Roman" w:hAnsi="Times New Roman"/>
        </w:rPr>
        <w:tab/>
        <w:t>Transmissions without dynamic scheduling</w:t>
      </w:r>
      <w:r w:rsidR="00971E19">
        <w:rPr>
          <w:rFonts w:ascii="Times New Roman" w:eastAsia="Times New Roman" w:hAnsi="Times New Roman"/>
        </w:rPr>
        <w:tab/>
        <w:t>Lenovo</w:t>
      </w:r>
    </w:p>
    <w:p w14:paraId="2DF44DEA" w14:textId="022BE43A" w:rsidR="00971E19" w:rsidRDefault="00C62C50" w:rsidP="00971E19">
      <w:hyperlink r:id="rId1545" w:history="1">
        <w:r>
          <w:rPr>
            <w:rStyle w:val="Hyperlink"/>
            <w:rFonts w:ascii="Times New Roman" w:eastAsia="Times New Roman" w:hAnsi="Times New Roman"/>
          </w:rPr>
          <w:t>R1-2605981</w:t>
        </w:r>
      </w:hyperlink>
      <w:r w:rsidR="00971E19">
        <w:rPr>
          <w:rFonts w:ascii="Times New Roman" w:eastAsia="Times New Roman" w:hAnsi="Times New Roman"/>
        </w:rPr>
        <w:tab/>
        <w:t>On supporting SPS/CG in 6GR</w:t>
      </w:r>
      <w:r w:rsidR="00971E19">
        <w:rPr>
          <w:rFonts w:ascii="Times New Roman" w:eastAsia="Times New Roman" w:hAnsi="Times New Roman"/>
        </w:rPr>
        <w:tab/>
        <w:t>Sony</w:t>
      </w:r>
    </w:p>
    <w:p w14:paraId="105DD35E" w14:textId="7ECDC304" w:rsidR="00971E19" w:rsidRDefault="00C62C50" w:rsidP="00971E19">
      <w:hyperlink r:id="rId1546" w:history="1">
        <w:r>
          <w:rPr>
            <w:rStyle w:val="Hyperlink"/>
            <w:rFonts w:ascii="Times New Roman" w:eastAsia="Times New Roman" w:hAnsi="Times New Roman"/>
          </w:rPr>
          <w:t>R1-2606110</w:t>
        </w:r>
      </w:hyperlink>
      <w:r w:rsidR="00971E19">
        <w:rPr>
          <w:rFonts w:ascii="Times New Roman" w:eastAsia="Times New Roman" w:hAnsi="Times New Roman"/>
        </w:rPr>
        <w:tab/>
        <w:t>Views on SPS PDSCH and CG PUSCH in 6GR</w:t>
      </w:r>
      <w:r w:rsidR="00971E19">
        <w:rPr>
          <w:rFonts w:ascii="Times New Roman" w:eastAsia="Times New Roman" w:hAnsi="Times New Roman"/>
        </w:rPr>
        <w:tab/>
        <w:t>1Finity</w:t>
      </w:r>
    </w:p>
    <w:p w14:paraId="7A8269F4" w14:textId="7196C707" w:rsidR="00971E19" w:rsidRDefault="00C62C50" w:rsidP="00971E19">
      <w:pPr>
        <w:ind w:left="1440" w:hanging="1440"/>
      </w:pPr>
      <w:hyperlink r:id="rId1547" w:history="1">
        <w:r>
          <w:rPr>
            <w:rStyle w:val="Hyperlink"/>
            <w:rFonts w:ascii="Times New Roman" w:eastAsia="Times New Roman" w:hAnsi="Times New Roman"/>
          </w:rPr>
          <w:t>R1-2606163</w:t>
        </w:r>
      </w:hyperlink>
      <w:r w:rsidR="00971E19">
        <w:rPr>
          <w:rFonts w:ascii="Times New Roman" w:eastAsia="Times New Roman" w:hAnsi="Times New Roman"/>
        </w:rPr>
        <w:tab/>
        <w:t>Discussion on downlink and uplink transmissions without a downlink control channel in 6GR</w:t>
      </w:r>
      <w:r w:rsidR="00971E19">
        <w:rPr>
          <w:rFonts w:ascii="Times New Roman" w:eastAsia="Times New Roman" w:hAnsi="Times New Roman"/>
        </w:rPr>
        <w:tab/>
        <w:t>LG Electronics</w:t>
      </w:r>
    </w:p>
    <w:p w14:paraId="7827A74E" w14:textId="00B6646D" w:rsidR="00971E19" w:rsidRDefault="00C62C50" w:rsidP="00971E19">
      <w:hyperlink r:id="rId1548" w:history="1">
        <w:r>
          <w:rPr>
            <w:rStyle w:val="Hyperlink"/>
            <w:rFonts w:ascii="Times New Roman" w:eastAsia="Times New Roman" w:hAnsi="Times New Roman"/>
          </w:rPr>
          <w:t>R1-2606249</w:t>
        </w:r>
      </w:hyperlink>
      <w:r w:rsidR="00971E19">
        <w:rPr>
          <w:rFonts w:ascii="Times New Roman" w:eastAsia="Times New Roman" w:hAnsi="Times New Roman"/>
        </w:rPr>
        <w:tab/>
        <w:t>Discussion on downlink and uplink transmission without dynamic scheduling for 6GR</w:t>
      </w:r>
      <w:r w:rsidR="00971E19">
        <w:rPr>
          <w:rFonts w:ascii="Times New Roman" w:eastAsia="Times New Roman" w:hAnsi="Times New Roman"/>
        </w:rPr>
        <w:tab/>
        <w:t>ETRI</w:t>
      </w:r>
    </w:p>
    <w:p w14:paraId="244A4A4F" w14:textId="45304289" w:rsidR="00971E19" w:rsidRDefault="00C62C50" w:rsidP="00971E19">
      <w:hyperlink r:id="rId1549" w:history="1">
        <w:r>
          <w:rPr>
            <w:rStyle w:val="Hyperlink"/>
            <w:rFonts w:ascii="Times New Roman" w:eastAsia="Times New Roman" w:hAnsi="Times New Roman"/>
          </w:rPr>
          <w:t>R1-2606291</w:t>
        </w:r>
      </w:hyperlink>
      <w:r w:rsidR="00971E19">
        <w:rPr>
          <w:rFonts w:ascii="Times New Roman" w:eastAsia="Times New Roman" w:hAnsi="Times New Roman"/>
        </w:rPr>
        <w:tab/>
        <w:t>Discussion on CG-PUSCH and SPS</w:t>
      </w:r>
      <w:r w:rsidR="00971E19">
        <w:rPr>
          <w:rFonts w:ascii="Times New Roman" w:eastAsia="Times New Roman" w:hAnsi="Times New Roman"/>
        </w:rPr>
        <w:tab/>
        <w:t>Panasonic</w:t>
      </w:r>
    </w:p>
    <w:p w14:paraId="51116CA0" w14:textId="22451E3B" w:rsidR="00971E19" w:rsidRDefault="00C62C50" w:rsidP="00971E19">
      <w:hyperlink r:id="rId1550" w:history="1">
        <w:r>
          <w:rPr>
            <w:rStyle w:val="Hyperlink"/>
            <w:rFonts w:ascii="Times New Roman" w:eastAsia="Times New Roman" w:hAnsi="Times New Roman"/>
          </w:rPr>
          <w:t>R1-2606335</w:t>
        </w:r>
      </w:hyperlink>
      <w:r w:rsidR="00971E19">
        <w:rPr>
          <w:rFonts w:ascii="Times New Roman" w:eastAsia="Times New Roman" w:hAnsi="Times New Roman"/>
        </w:rPr>
        <w:tab/>
        <w:t>Transmissions without dynamic scheduling</w:t>
      </w:r>
      <w:r w:rsidR="00971E19">
        <w:rPr>
          <w:rFonts w:ascii="Times New Roman" w:eastAsia="Times New Roman" w:hAnsi="Times New Roman"/>
        </w:rPr>
        <w:tab/>
      </w:r>
      <w:proofErr w:type="spellStart"/>
      <w:r w:rsidR="00971E19">
        <w:rPr>
          <w:rFonts w:ascii="Times New Roman" w:eastAsia="Times New Roman" w:hAnsi="Times New Roman"/>
        </w:rPr>
        <w:t>InterDigital</w:t>
      </w:r>
      <w:proofErr w:type="spellEnd"/>
      <w:r w:rsidR="00971E19">
        <w:rPr>
          <w:rFonts w:ascii="Times New Roman" w:eastAsia="Times New Roman" w:hAnsi="Times New Roman"/>
        </w:rPr>
        <w:t>, Inc.</w:t>
      </w:r>
    </w:p>
    <w:p w14:paraId="24810B3F" w14:textId="6DBAAC6F" w:rsidR="00971E19" w:rsidRDefault="00C62C50" w:rsidP="00971E19">
      <w:hyperlink r:id="rId1551" w:history="1">
        <w:r>
          <w:rPr>
            <w:rStyle w:val="Hyperlink"/>
            <w:rFonts w:ascii="Times New Roman" w:eastAsia="Times New Roman" w:hAnsi="Times New Roman"/>
          </w:rPr>
          <w:t>R1-2606386</w:t>
        </w:r>
      </w:hyperlink>
      <w:r w:rsidR="00971E19">
        <w:rPr>
          <w:rFonts w:ascii="Times New Roman" w:eastAsia="Times New Roman" w:hAnsi="Times New Roman"/>
        </w:rPr>
        <w:tab/>
        <w:t>Downlink and uplink transmission without dynamic scheduling</w:t>
      </w:r>
      <w:r w:rsidR="00971E19">
        <w:rPr>
          <w:rFonts w:ascii="Times New Roman" w:eastAsia="Times New Roman" w:hAnsi="Times New Roman"/>
        </w:rPr>
        <w:tab/>
        <w:t>Qualcomm Incorporated</w:t>
      </w:r>
    </w:p>
    <w:p w14:paraId="0599308E" w14:textId="3021C5C2" w:rsidR="00971E19" w:rsidRDefault="00C62C50" w:rsidP="00971E19">
      <w:hyperlink r:id="rId1552" w:history="1">
        <w:r>
          <w:rPr>
            <w:rStyle w:val="Hyperlink"/>
            <w:rFonts w:ascii="Times New Roman" w:eastAsia="Times New Roman" w:hAnsi="Times New Roman"/>
          </w:rPr>
          <w:t>R1-2606463</w:t>
        </w:r>
      </w:hyperlink>
      <w:r w:rsidR="00971E19">
        <w:rPr>
          <w:rFonts w:ascii="Times New Roman" w:eastAsia="Times New Roman" w:hAnsi="Times New Roman"/>
        </w:rPr>
        <w:tab/>
        <w:t>Downlink and uplink transmission without dynamic scheduling</w:t>
      </w:r>
      <w:r w:rsidR="00971E19">
        <w:rPr>
          <w:rFonts w:ascii="Times New Roman" w:eastAsia="Times New Roman" w:hAnsi="Times New Roman"/>
        </w:rPr>
        <w:tab/>
        <w:t>Sharp</w:t>
      </w:r>
    </w:p>
    <w:p w14:paraId="60E861B2" w14:textId="20B578FA" w:rsidR="00971E19" w:rsidRDefault="00C62C50" w:rsidP="00971E19">
      <w:hyperlink r:id="rId1553" w:history="1">
        <w:r>
          <w:rPr>
            <w:rStyle w:val="Hyperlink"/>
            <w:rFonts w:ascii="Times New Roman" w:eastAsia="Times New Roman" w:hAnsi="Times New Roman"/>
          </w:rPr>
          <w:t>R1-2606512</w:t>
        </w:r>
      </w:hyperlink>
      <w:r w:rsidR="00971E19">
        <w:rPr>
          <w:rFonts w:ascii="Times New Roman" w:eastAsia="Times New Roman" w:hAnsi="Times New Roman"/>
        </w:rPr>
        <w:tab/>
        <w:t>Discussion on DL and UL transmission without dynamic scheduling</w:t>
      </w:r>
      <w:r w:rsidR="00971E19">
        <w:rPr>
          <w:rFonts w:ascii="Times New Roman" w:eastAsia="Times New Roman" w:hAnsi="Times New Roman"/>
        </w:rPr>
        <w:tab/>
        <w:t>NTT DOCOMO, INC.</w:t>
      </w:r>
    </w:p>
    <w:p w14:paraId="4DF8C6A6" w14:textId="3F92D567" w:rsidR="00971E19" w:rsidRDefault="00C62C50" w:rsidP="00971E19">
      <w:hyperlink r:id="rId1554" w:history="1">
        <w:r>
          <w:rPr>
            <w:rStyle w:val="Hyperlink"/>
            <w:rFonts w:ascii="Times New Roman" w:eastAsia="Times New Roman" w:hAnsi="Times New Roman"/>
          </w:rPr>
          <w:t>R1-2606527</w:t>
        </w:r>
      </w:hyperlink>
      <w:r w:rsidR="00971E19">
        <w:rPr>
          <w:rFonts w:ascii="Times New Roman" w:eastAsia="Times New Roman" w:hAnsi="Times New Roman"/>
        </w:rPr>
        <w:tab/>
        <w:t>FL summary #1 for 10.5.4.2</w:t>
      </w:r>
      <w:r w:rsidR="00971E19">
        <w:rPr>
          <w:rFonts w:ascii="Times New Roman" w:eastAsia="Times New Roman" w:hAnsi="Times New Roman"/>
        </w:rPr>
        <w:tab/>
        <w:t xml:space="preserve"> DL/UL transmission without dynamic scheduling</w:t>
      </w:r>
      <w:r w:rsidR="00971E19">
        <w:rPr>
          <w:rFonts w:ascii="Times New Roman" w:eastAsia="Times New Roman" w:hAnsi="Times New Roman"/>
        </w:rPr>
        <w:tab/>
        <w:t>1Finity</w:t>
      </w:r>
    </w:p>
    <w:p w14:paraId="5BE9B81A" w14:textId="0A4C99DF" w:rsidR="00971E19" w:rsidRDefault="00C62C50" w:rsidP="00971E19">
      <w:hyperlink r:id="rId1555" w:history="1">
        <w:r>
          <w:rPr>
            <w:rStyle w:val="Hyperlink"/>
            <w:rFonts w:ascii="Times New Roman" w:eastAsia="Times New Roman" w:hAnsi="Times New Roman"/>
          </w:rPr>
          <w:t>R1-2606660</w:t>
        </w:r>
      </w:hyperlink>
      <w:r w:rsidR="00971E19">
        <w:rPr>
          <w:rFonts w:ascii="Times New Roman" w:eastAsia="Times New Roman" w:hAnsi="Times New Roman"/>
        </w:rPr>
        <w:tab/>
        <w:t>On Downlink and Uplink Transmission Without Dynamic Scheduling</w:t>
      </w:r>
      <w:r w:rsidR="00971E19">
        <w:rPr>
          <w:rFonts w:ascii="Times New Roman" w:eastAsia="Times New Roman" w:hAnsi="Times New Roman"/>
        </w:rPr>
        <w:tab/>
        <w:t>Google</w:t>
      </w:r>
    </w:p>
    <w:p w14:paraId="3048A991" w14:textId="1DAAA113" w:rsidR="00971E19" w:rsidRDefault="00C62C50" w:rsidP="00971E19">
      <w:pPr>
        <w:ind w:left="1440" w:hanging="1440"/>
        <w:rPr>
          <w:rFonts w:ascii="Times New Roman" w:eastAsia="Times New Roman" w:hAnsi="Times New Roman"/>
        </w:rPr>
      </w:pPr>
      <w:hyperlink r:id="rId1556" w:history="1">
        <w:r>
          <w:rPr>
            <w:rStyle w:val="Hyperlink"/>
            <w:rFonts w:ascii="Times New Roman" w:eastAsia="Times New Roman" w:hAnsi="Times New Roman"/>
          </w:rPr>
          <w:t>R1-2606667</w:t>
        </w:r>
      </w:hyperlink>
      <w:r w:rsidR="00971E19">
        <w:rPr>
          <w:rFonts w:ascii="Times New Roman" w:eastAsia="Times New Roman" w:hAnsi="Times New Roman"/>
        </w:rPr>
        <w:tab/>
        <w:t>Discussion on downlink and uplink transmission without dynamic scheduling</w:t>
      </w:r>
      <w:r w:rsidR="00971E19">
        <w:rPr>
          <w:rFonts w:ascii="Times New Roman" w:eastAsia="Times New Roman" w:hAnsi="Times New Roman"/>
        </w:rPr>
        <w:tab/>
        <w:t>KDDI CORPORATION</w:t>
      </w:r>
    </w:p>
    <w:p w14:paraId="257AB094" w14:textId="77777777" w:rsidR="00B43B0E" w:rsidRDefault="00B43B0E" w:rsidP="00971E19">
      <w:pPr>
        <w:ind w:left="1440" w:hanging="1440"/>
      </w:pPr>
    </w:p>
    <w:p w14:paraId="6E9DFDA2" w14:textId="23360459" w:rsidR="00971E19" w:rsidRPr="00B43B0E" w:rsidRDefault="00C62C50" w:rsidP="00971E19">
      <w:pPr>
        <w:rPr>
          <w:rFonts w:ascii="Times New Roman" w:eastAsia="MS Mincho" w:hAnsi="Times New Roman"/>
          <w:b/>
          <w:bCs/>
          <w:lang w:eastAsia="ja-JP"/>
        </w:rPr>
      </w:pPr>
      <w:hyperlink r:id="rId1557" w:history="1">
        <w:r w:rsidRPr="00B43B0E">
          <w:rPr>
            <w:rStyle w:val="Hyperlink"/>
            <w:rFonts w:ascii="Times New Roman" w:eastAsia="Times New Roman" w:hAnsi="Times New Roman"/>
            <w:b/>
            <w:bCs/>
          </w:rPr>
          <w:t>R1-2606527</w:t>
        </w:r>
      </w:hyperlink>
      <w:r w:rsidR="00971E19" w:rsidRPr="00B43B0E">
        <w:rPr>
          <w:rFonts w:ascii="Times New Roman" w:eastAsia="Times New Roman" w:hAnsi="Times New Roman"/>
          <w:b/>
          <w:bCs/>
        </w:rPr>
        <w:tab/>
        <w:t>FL summary #1 for 10.5.4.</w:t>
      </w:r>
      <w:r w:rsidR="00971E19" w:rsidRPr="00B43B0E">
        <w:rPr>
          <w:rFonts w:ascii="Times New Roman" w:eastAsia="MS Mincho" w:hAnsi="Times New Roman" w:hint="eastAsia"/>
          <w:b/>
          <w:bCs/>
          <w:lang w:eastAsia="ja-JP"/>
        </w:rPr>
        <w:t xml:space="preserve">2 </w:t>
      </w:r>
      <w:r w:rsidR="00971E19" w:rsidRPr="00B43B0E">
        <w:rPr>
          <w:rFonts w:ascii="Times New Roman" w:eastAsia="Times New Roman" w:hAnsi="Times New Roman"/>
          <w:b/>
          <w:bCs/>
        </w:rPr>
        <w:t>DL/UL transmission without dynamic scheduling</w:t>
      </w:r>
      <w:r w:rsidR="00971E19" w:rsidRPr="00B43B0E">
        <w:rPr>
          <w:rFonts w:ascii="Times New Roman" w:eastAsia="Times New Roman" w:hAnsi="Times New Roman"/>
          <w:b/>
          <w:bCs/>
        </w:rPr>
        <w:tab/>
        <w:t>1Finity</w:t>
      </w:r>
    </w:p>
    <w:p w14:paraId="3E182783" w14:textId="77777777" w:rsidR="00971E19" w:rsidRDefault="00971E19" w:rsidP="00971E19">
      <w:pPr>
        <w:rPr>
          <w:rFonts w:ascii="Times New Roman" w:eastAsia="MS Mincho" w:hAnsi="Times New Roman"/>
          <w:lang w:eastAsia="ja-JP"/>
        </w:rPr>
      </w:pPr>
    </w:p>
    <w:p w14:paraId="3FB0A994" w14:textId="77777777" w:rsidR="00971E19" w:rsidRPr="0054634D" w:rsidRDefault="00971E19" w:rsidP="00971E19">
      <w:pPr>
        <w:rPr>
          <w:rFonts w:eastAsia="MS Mincho"/>
          <w:lang w:eastAsia="ja-JP"/>
        </w:rPr>
      </w:pPr>
      <w:r w:rsidRPr="0054634D">
        <w:rPr>
          <w:rFonts w:eastAsia="MS Mincho" w:hint="eastAsia"/>
          <w:b/>
          <w:bCs/>
          <w:highlight w:val="green"/>
          <w:lang w:eastAsia="ja-JP"/>
        </w:rPr>
        <w:t>Agreement:</w:t>
      </w:r>
    </w:p>
    <w:p w14:paraId="77665633" w14:textId="77777777" w:rsidR="00971E19" w:rsidRDefault="00971E19" w:rsidP="00971E19">
      <w:r>
        <w:t>Dynamically scheduled retransmission via DCI is regarded as a baseline for both CG PUSCH and SPS PDSCH in 6GR.</w:t>
      </w:r>
    </w:p>
    <w:p w14:paraId="2C05CEA7" w14:textId="77777777" w:rsidR="00971E19" w:rsidRDefault="00971E19" w:rsidP="00971E19">
      <w:pPr>
        <w:rPr>
          <w:rFonts w:eastAsia="MS Mincho"/>
          <w:lang w:eastAsia="ja-JP"/>
        </w:rPr>
      </w:pPr>
    </w:p>
    <w:p w14:paraId="75D59456" w14:textId="77777777" w:rsidR="00971E19" w:rsidRPr="0054634D" w:rsidRDefault="00971E19" w:rsidP="00971E19">
      <w:pPr>
        <w:rPr>
          <w:rFonts w:eastAsia="MS Mincho"/>
          <w:lang w:eastAsia="ja-JP"/>
        </w:rPr>
      </w:pPr>
      <w:r w:rsidRPr="0054634D">
        <w:rPr>
          <w:rFonts w:eastAsia="MS Mincho" w:hint="eastAsia"/>
          <w:b/>
          <w:bCs/>
          <w:highlight w:val="green"/>
          <w:lang w:eastAsia="ja-JP"/>
        </w:rPr>
        <w:t>Agreement:</w:t>
      </w:r>
    </w:p>
    <w:p w14:paraId="1DA8A5E0" w14:textId="77777777" w:rsidR="00971E19" w:rsidRPr="00903D2A" w:rsidRDefault="00971E19" w:rsidP="00971E19">
      <w:pPr>
        <w:rPr>
          <w:rFonts w:eastAsia="MS Mincho"/>
          <w:lang w:val="en-US" w:eastAsia="ja-JP"/>
        </w:rPr>
      </w:pPr>
      <w:r w:rsidRPr="00903D2A">
        <w:rPr>
          <w:rFonts w:eastAsia="MS Mincho"/>
          <w:lang w:val="en-US" w:eastAsia="ja-JP"/>
        </w:rPr>
        <w:t>S</w:t>
      </w:r>
      <w:r>
        <w:rPr>
          <w:rFonts w:eastAsia="MS Mincho" w:hint="eastAsia"/>
          <w:lang w:val="en-US" w:eastAsia="ja-JP"/>
        </w:rPr>
        <w:t>tudy whether/how to support</w:t>
      </w:r>
      <w:r w:rsidRPr="00903D2A">
        <w:rPr>
          <w:rFonts w:eastAsia="MS Mincho"/>
          <w:lang w:val="en-US" w:eastAsia="ja-JP"/>
        </w:rPr>
        <w:t xml:space="preserve"> dynamic adjustment </w:t>
      </w:r>
      <w:r>
        <w:rPr>
          <w:rFonts w:eastAsia="MS Mincho" w:hint="eastAsia"/>
          <w:lang w:val="en-US" w:eastAsia="ja-JP"/>
        </w:rPr>
        <w:t>of parameters for both</w:t>
      </w:r>
      <w:r w:rsidRPr="00903D2A">
        <w:rPr>
          <w:rFonts w:eastAsia="MS Mincho"/>
          <w:lang w:val="en-US" w:eastAsia="ja-JP"/>
        </w:rPr>
        <w:t xml:space="preserve"> CG PUSCH and SPS PDSCH</w:t>
      </w:r>
      <w:r>
        <w:rPr>
          <w:rFonts w:eastAsia="MS Mincho" w:hint="eastAsia"/>
          <w:lang w:val="en-US" w:eastAsia="ja-JP"/>
        </w:rPr>
        <w:t xml:space="preserve"> operations</w:t>
      </w:r>
      <w:r w:rsidRPr="00903D2A">
        <w:rPr>
          <w:rFonts w:eastAsia="MS Mincho"/>
          <w:lang w:val="en-US" w:eastAsia="ja-JP"/>
        </w:rPr>
        <w:t>.</w:t>
      </w:r>
    </w:p>
    <w:p w14:paraId="69F034F3" w14:textId="77777777" w:rsidR="00971E19" w:rsidRPr="00903D2A" w:rsidRDefault="00971E19">
      <w:pPr>
        <w:numPr>
          <w:ilvl w:val="0"/>
          <w:numId w:val="237"/>
        </w:numPr>
        <w:rPr>
          <w:rFonts w:eastAsia="MS Mincho"/>
          <w:lang w:val="en-US" w:eastAsia="ja-JP"/>
        </w:rPr>
      </w:pPr>
      <w:r w:rsidRPr="00903D2A">
        <w:rPr>
          <w:rFonts w:eastAsia="MS Mincho"/>
          <w:lang w:val="en-US" w:eastAsia="ja-JP"/>
        </w:rPr>
        <w:t>FFS the details, including</w:t>
      </w:r>
      <w:r>
        <w:rPr>
          <w:rFonts w:eastAsia="MS Mincho" w:hint="eastAsia"/>
          <w:lang w:val="en-US" w:eastAsia="ja-JP"/>
        </w:rPr>
        <w:t xml:space="preserve"> what needs to be changed from NR mechanisms and why</w:t>
      </w:r>
    </w:p>
    <w:p w14:paraId="3F2C3F6B" w14:textId="77777777" w:rsidR="00971E19" w:rsidRDefault="00971E19" w:rsidP="00971E19">
      <w:pPr>
        <w:rPr>
          <w:rFonts w:eastAsia="MS Mincho"/>
          <w:lang w:val="en-US" w:eastAsia="ja-JP"/>
        </w:rPr>
      </w:pPr>
    </w:p>
    <w:p w14:paraId="1F89D05A" w14:textId="77777777" w:rsidR="00971E19" w:rsidRPr="00B43B0E" w:rsidRDefault="00971E19" w:rsidP="00971E19">
      <w:pPr>
        <w:rPr>
          <w:rFonts w:eastAsia="MS Mincho"/>
          <w:b/>
          <w:bCs/>
          <w:lang w:val="en-US" w:eastAsia="ja-JP"/>
        </w:rPr>
      </w:pPr>
    </w:p>
    <w:p w14:paraId="050AD66E" w14:textId="673BF4B3" w:rsidR="00971E19" w:rsidRPr="00B43B0E" w:rsidRDefault="00C62C50" w:rsidP="00971E19">
      <w:pPr>
        <w:rPr>
          <w:rFonts w:eastAsia="MS Mincho"/>
          <w:b/>
          <w:bCs/>
          <w:lang w:eastAsia="ja-JP"/>
        </w:rPr>
      </w:pPr>
      <w:hyperlink r:id="rId1558" w:history="1">
        <w:r w:rsidRPr="00B43B0E">
          <w:rPr>
            <w:rStyle w:val="Hyperlink"/>
            <w:rFonts w:eastAsia="MS Mincho"/>
            <w:b/>
            <w:bCs/>
            <w:lang w:eastAsia="ja-JP"/>
          </w:rPr>
          <w:t>R1-2606528</w:t>
        </w:r>
      </w:hyperlink>
      <w:r w:rsidR="00971E19" w:rsidRPr="00B43B0E">
        <w:rPr>
          <w:rFonts w:eastAsia="MS Mincho"/>
          <w:b/>
          <w:bCs/>
          <w:lang w:eastAsia="ja-JP"/>
        </w:rPr>
        <w:tab/>
        <w:t>FL summary #2 for 10.5.4.2 DL/UL transmission without dynamic scheduling</w:t>
      </w:r>
      <w:r w:rsidR="00971E19" w:rsidRPr="00B43B0E">
        <w:rPr>
          <w:rFonts w:eastAsia="MS Mincho"/>
          <w:b/>
          <w:bCs/>
          <w:lang w:eastAsia="ja-JP"/>
        </w:rPr>
        <w:tab/>
        <w:t>1Finity</w:t>
      </w:r>
    </w:p>
    <w:p w14:paraId="0BD0E340" w14:textId="77777777" w:rsidR="00971E19" w:rsidRPr="00B43B0E" w:rsidRDefault="00971E19" w:rsidP="00971E19">
      <w:pPr>
        <w:rPr>
          <w:rFonts w:eastAsia="MS Mincho"/>
          <w:b/>
          <w:bCs/>
          <w:lang w:val="en-US" w:eastAsia="ja-JP"/>
        </w:rPr>
      </w:pPr>
    </w:p>
    <w:p w14:paraId="67AAC4F2" w14:textId="1641E9CB" w:rsidR="00971E19" w:rsidRPr="00B43B0E" w:rsidRDefault="00C62C50" w:rsidP="00971E19">
      <w:pPr>
        <w:rPr>
          <w:rFonts w:eastAsia="MS Mincho"/>
          <w:b/>
          <w:bCs/>
          <w:lang w:eastAsia="ja-JP"/>
        </w:rPr>
      </w:pPr>
      <w:hyperlink r:id="rId1559" w:history="1">
        <w:r w:rsidRPr="00B43B0E">
          <w:rPr>
            <w:rStyle w:val="Hyperlink"/>
            <w:rFonts w:eastAsia="MS Mincho"/>
            <w:b/>
            <w:bCs/>
            <w:lang w:eastAsia="ja-JP"/>
          </w:rPr>
          <w:t>R1-2606529</w:t>
        </w:r>
      </w:hyperlink>
      <w:r w:rsidR="00971E19" w:rsidRPr="00B43B0E">
        <w:rPr>
          <w:rFonts w:eastAsia="MS Mincho"/>
          <w:b/>
          <w:bCs/>
          <w:lang w:eastAsia="ja-JP"/>
        </w:rPr>
        <w:tab/>
        <w:t>FL summary #3 for 10.5.4.2 DL/UL transmission without dynamic scheduling</w:t>
      </w:r>
      <w:r w:rsidR="00971E19" w:rsidRPr="00B43B0E">
        <w:rPr>
          <w:rFonts w:eastAsia="MS Mincho"/>
          <w:b/>
          <w:bCs/>
          <w:lang w:eastAsia="ja-JP"/>
        </w:rPr>
        <w:tab/>
        <w:t>1Finity</w:t>
      </w:r>
    </w:p>
    <w:p w14:paraId="1D5268AF" w14:textId="77777777" w:rsidR="00971E19" w:rsidRDefault="00971E19" w:rsidP="00971E19">
      <w:pPr>
        <w:rPr>
          <w:rFonts w:eastAsia="MS Mincho"/>
          <w:lang w:eastAsia="ja-JP"/>
        </w:rPr>
      </w:pPr>
    </w:p>
    <w:p w14:paraId="7D86C335" w14:textId="77777777" w:rsidR="00971E19" w:rsidRPr="00793B59" w:rsidRDefault="00971E19" w:rsidP="00971E19">
      <w:pPr>
        <w:rPr>
          <w:rFonts w:eastAsia="MS Mincho"/>
          <w:lang w:eastAsia="ja-JP"/>
        </w:rPr>
      </w:pPr>
      <w:r w:rsidRPr="00793B59">
        <w:rPr>
          <w:rFonts w:eastAsia="MS Mincho" w:hint="eastAsia"/>
          <w:b/>
          <w:bCs/>
          <w:highlight w:val="green"/>
          <w:lang w:eastAsia="ja-JP"/>
        </w:rPr>
        <w:t>Agreement:</w:t>
      </w:r>
    </w:p>
    <w:p w14:paraId="35FBCCF4" w14:textId="77777777" w:rsidR="00971E19" w:rsidRPr="00793B59" w:rsidRDefault="00971E19">
      <w:pPr>
        <w:numPr>
          <w:ilvl w:val="0"/>
          <w:numId w:val="237"/>
        </w:numPr>
        <w:rPr>
          <w:rFonts w:eastAsia="MS Mincho"/>
          <w:szCs w:val="20"/>
          <w:lang w:val="en-US" w:eastAsia="ja-JP"/>
        </w:rPr>
      </w:pPr>
      <w:r w:rsidRPr="00793B59">
        <w:rPr>
          <w:rFonts w:eastAsia="MS Mincho"/>
          <w:szCs w:val="20"/>
          <w:lang w:val="en-US" w:eastAsia="ja-JP"/>
        </w:rPr>
        <w:t>For a given CG PUSCH configuration which is not immediately activated in 6GR, the configuration is dynamically (re)activated/deactivated. Study how to support dynamic (re)activation/deactivation for the CG configuration.</w:t>
      </w:r>
    </w:p>
    <w:p w14:paraId="17F27A7E" w14:textId="77777777" w:rsidR="00971E19" w:rsidRPr="00793B59" w:rsidRDefault="00971E19">
      <w:pPr>
        <w:numPr>
          <w:ilvl w:val="0"/>
          <w:numId w:val="237"/>
        </w:numPr>
        <w:rPr>
          <w:rFonts w:eastAsia="MS Mincho"/>
          <w:szCs w:val="20"/>
          <w:lang w:val="en-US" w:eastAsia="ja-JP"/>
        </w:rPr>
      </w:pPr>
      <w:r w:rsidRPr="00793B59">
        <w:rPr>
          <w:rFonts w:eastAsia="MS Mincho"/>
          <w:szCs w:val="20"/>
          <w:lang w:val="en-US" w:eastAsia="ja-JP"/>
        </w:rPr>
        <w:t xml:space="preserve">For a given CG PUSCH configuration which is immediately activated in 6GR, </w:t>
      </w:r>
    </w:p>
    <w:p w14:paraId="4C52030C" w14:textId="77777777" w:rsidR="00971E19" w:rsidRPr="00793B59" w:rsidRDefault="00971E19">
      <w:pPr>
        <w:numPr>
          <w:ilvl w:val="1"/>
          <w:numId w:val="237"/>
        </w:numPr>
        <w:rPr>
          <w:rFonts w:eastAsia="MS Mincho"/>
          <w:szCs w:val="20"/>
          <w:lang w:val="en-US" w:eastAsia="ja-JP"/>
        </w:rPr>
      </w:pPr>
      <w:r w:rsidRPr="00793B59">
        <w:rPr>
          <w:rFonts w:eastAsia="MS Mincho"/>
          <w:szCs w:val="20"/>
          <w:lang w:val="en-US" w:eastAsia="ja-JP"/>
        </w:rPr>
        <w:t>Study whether/how to support dynamic deactivation for the CG configuration.</w:t>
      </w:r>
    </w:p>
    <w:p w14:paraId="014BC3F2" w14:textId="77777777" w:rsidR="00971E19" w:rsidRPr="00793B59" w:rsidRDefault="00971E19">
      <w:pPr>
        <w:numPr>
          <w:ilvl w:val="1"/>
          <w:numId w:val="237"/>
        </w:numPr>
        <w:rPr>
          <w:rFonts w:eastAsia="MS Mincho"/>
          <w:szCs w:val="20"/>
          <w:lang w:val="en-US" w:eastAsia="ja-JP"/>
        </w:rPr>
      </w:pPr>
      <w:r w:rsidRPr="00793B59">
        <w:rPr>
          <w:rFonts w:eastAsia="MS Mincho"/>
          <w:szCs w:val="20"/>
          <w:lang w:val="en-US" w:eastAsia="ja-JP"/>
        </w:rPr>
        <w:t>Study whether/how to support dynamic (re)activation for the CG configuration.</w:t>
      </w:r>
    </w:p>
    <w:p w14:paraId="52A8D38F" w14:textId="77777777" w:rsidR="00971E19" w:rsidRPr="00793B59" w:rsidRDefault="00971E19">
      <w:pPr>
        <w:numPr>
          <w:ilvl w:val="1"/>
          <w:numId w:val="237"/>
        </w:numPr>
        <w:rPr>
          <w:rFonts w:eastAsia="MS Mincho"/>
          <w:szCs w:val="20"/>
          <w:lang w:val="en-US" w:eastAsia="ja-JP"/>
        </w:rPr>
      </w:pPr>
      <w:r w:rsidRPr="00793B59">
        <w:rPr>
          <w:rFonts w:eastAsia="MS Mincho"/>
          <w:szCs w:val="20"/>
          <w:lang w:val="en-US" w:eastAsia="ja-JP"/>
        </w:rPr>
        <w:t>If dynamic (re)activation/deactivation is not supported for this case, the CG configuration can be released</w:t>
      </w:r>
      <w:r w:rsidRPr="00793B59">
        <w:rPr>
          <w:rFonts w:eastAsia="MS Mincho" w:hint="eastAsia"/>
          <w:szCs w:val="20"/>
          <w:lang w:val="en-US" w:eastAsia="ja-JP"/>
        </w:rPr>
        <w:t>/deactivated</w:t>
      </w:r>
      <w:r w:rsidRPr="00793B59">
        <w:rPr>
          <w:rFonts w:eastAsia="MS Mincho"/>
          <w:szCs w:val="20"/>
          <w:lang w:val="en-US" w:eastAsia="ja-JP"/>
        </w:rPr>
        <w:t xml:space="preserve"> only by </w:t>
      </w:r>
      <w:r w:rsidRPr="00793B59">
        <w:rPr>
          <w:rFonts w:eastAsia="MS Mincho" w:hint="eastAsia"/>
          <w:szCs w:val="20"/>
          <w:lang w:val="en-US" w:eastAsia="ja-JP"/>
        </w:rPr>
        <w:t>RRC signaling</w:t>
      </w:r>
      <w:r w:rsidRPr="00793B59">
        <w:rPr>
          <w:rFonts w:eastAsia="MS Mincho"/>
          <w:szCs w:val="20"/>
          <w:lang w:val="en-US" w:eastAsia="ja-JP"/>
        </w:rPr>
        <w:t>.</w:t>
      </w:r>
    </w:p>
    <w:p w14:paraId="31C8FB14" w14:textId="77777777" w:rsidR="00971E19" w:rsidRDefault="00971E19" w:rsidP="00971E19">
      <w:pPr>
        <w:rPr>
          <w:rFonts w:eastAsia="MS Mincho"/>
          <w:lang w:val="en-US" w:eastAsia="ja-JP"/>
        </w:rPr>
      </w:pPr>
    </w:p>
    <w:p w14:paraId="06550350" w14:textId="77777777" w:rsidR="00971E19" w:rsidRPr="00793B59" w:rsidRDefault="00971E19" w:rsidP="00971E19">
      <w:pPr>
        <w:rPr>
          <w:rFonts w:eastAsia="MS Mincho"/>
          <w:lang w:eastAsia="ja-JP"/>
        </w:rPr>
      </w:pPr>
      <w:r w:rsidRPr="00793B59">
        <w:rPr>
          <w:rFonts w:eastAsia="MS Mincho" w:hint="eastAsia"/>
          <w:b/>
          <w:bCs/>
          <w:highlight w:val="green"/>
          <w:lang w:eastAsia="ja-JP"/>
        </w:rPr>
        <w:t>Agreement:</w:t>
      </w:r>
    </w:p>
    <w:p w14:paraId="066CCDC3" w14:textId="77777777" w:rsidR="00971E19" w:rsidRPr="00793B59" w:rsidRDefault="00971E19">
      <w:pPr>
        <w:numPr>
          <w:ilvl w:val="0"/>
          <w:numId w:val="237"/>
        </w:numPr>
        <w:rPr>
          <w:rFonts w:eastAsia="MS Mincho"/>
          <w:szCs w:val="20"/>
          <w:lang w:val="en-US" w:eastAsia="ja-JP"/>
        </w:rPr>
      </w:pPr>
      <w:r>
        <w:rPr>
          <w:rFonts w:eastAsia="MS Mincho" w:hint="eastAsia"/>
          <w:szCs w:val="20"/>
          <w:lang w:val="en-US" w:eastAsia="ja-JP"/>
        </w:rPr>
        <w:t>For</w:t>
      </w:r>
      <w:r w:rsidRPr="00793B59">
        <w:rPr>
          <w:rFonts w:eastAsia="MS Mincho"/>
          <w:szCs w:val="20"/>
          <w:lang w:val="en-US" w:eastAsia="ja-JP"/>
        </w:rPr>
        <w:t xml:space="preserve"> a given SPS PDSCH configuration in 6GR,</w:t>
      </w:r>
    </w:p>
    <w:p w14:paraId="171E6013" w14:textId="77777777" w:rsidR="00971E19" w:rsidRDefault="00971E19">
      <w:pPr>
        <w:numPr>
          <w:ilvl w:val="1"/>
          <w:numId w:val="237"/>
        </w:numPr>
        <w:rPr>
          <w:rFonts w:eastAsia="MS Mincho"/>
          <w:szCs w:val="20"/>
          <w:lang w:val="en-US" w:eastAsia="ja-JP"/>
        </w:rPr>
      </w:pPr>
      <w:r>
        <w:rPr>
          <w:rFonts w:eastAsia="MS Mincho" w:hint="eastAsia"/>
          <w:szCs w:val="20"/>
          <w:lang w:val="en-US" w:eastAsia="ja-JP"/>
        </w:rPr>
        <w:t>The</w:t>
      </w:r>
      <w:r w:rsidRPr="00793B59">
        <w:rPr>
          <w:rFonts w:eastAsia="MS Mincho"/>
          <w:szCs w:val="20"/>
          <w:lang w:val="en-US" w:eastAsia="ja-JP"/>
        </w:rPr>
        <w:t xml:space="preserve"> SPS PDSCH configuration </w:t>
      </w:r>
      <w:r>
        <w:rPr>
          <w:rFonts w:eastAsia="MS Mincho" w:hint="eastAsia"/>
          <w:szCs w:val="20"/>
          <w:lang w:val="en-US" w:eastAsia="ja-JP"/>
        </w:rPr>
        <w:t>can be</w:t>
      </w:r>
      <w:r w:rsidRPr="00793B59">
        <w:rPr>
          <w:rFonts w:eastAsia="MS Mincho"/>
          <w:szCs w:val="20"/>
          <w:lang w:val="en-US" w:eastAsia="ja-JP"/>
        </w:rPr>
        <w:t xml:space="preserve"> activated</w:t>
      </w:r>
      <w:r>
        <w:rPr>
          <w:rFonts w:eastAsia="MS Mincho" w:hint="eastAsia"/>
          <w:szCs w:val="20"/>
          <w:lang w:val="en-US" w:eastAsia="ja-JP"/>
        </w:rPr>
        <w:t>/deactivated</w:t>
      </w:r>
      <w:r w:rsidRPr="00793B59">
        <w:rPr>
          <w:rFonts w:eastAsia="MS Mincho"/>
          <w:szCs w:val="20"/>
          <w:lang w:val="en-US" w:eastAsia="ja-JP"/>
        </w:rPr>
        <w:t xml:space="preserve"> by DCI.</w:t>
      </w:r>
    </w:p>
    <w:p w14:paraId="03586F28" w14:textId="77777777" w:rsidR="00971E19" w:rsidRPr="00792AA5" w:rsidRDefault="00971E19">
      <w:pPr>
        <w:numPr>
          <w:ilvl w:val="1"/>
          <w:numId w:val="237"/>
        </w:numPr>
        <w:rPr>
          <w:rFonts w:eastAsia="MS Mincho"/>
          <w:szCs w:val="20"/>
          <w:lang w:val="en-US" w:eastAsia="ja-JP"/>
        </w:rPr>
      </w:pPr>
      <w:r>
        <w:rPr>
          <w:rFonts w:eastAsia="MS Mincho" w:hint="eastAsia"/>
          <w:szCs w:val="20"/>
          <w:lang w:val="en-US" w:eastAsia="ja-JP"/>
        </w:rPr>
        <w:t>Note: the</w:t>
      </w:r>
      <w:r w:rsidRPr="00793B59">
        <w:rPr>
          <w:rFonts w:eastAsia="MS Mincho"/>
          <w:szCs w:val="20"/>
          <w:lang w:val="en-US" w:eastAsia="ja-JP"/>
        </w:rPr>
        <w:t xml:space="preserve"> SPS PDSCH configuration </w:t>
      </w:r>
      <w:r>
        <w:rPr>
          <w:rFonts w:eastAsia="MS Mincho" w:hint="eastAsia"/>
          <w:szCs w:val="20"/>
          <w:lang w:val="en-US" w:eastAsia="ja-JP"/>
        </w:rPr>
        <w:t>can be</w:t>
      </w:r>
      <w:r w:rsidRPr="00793B59">
        <w:rPr>
          <w:rFonts w:eastAsia="MS Mincho"/>
          <w:szCs w:val="20"/>
          <w:lang w:val="en-US" w:eastAsia="ja-JP"/>
        </w:rPr>
        <w:t xml:space="preserve"> </w:t>
      </w:r>
      <w:r>
        <w:rPr>
          <w:rFonts w:eastAsia="MS Mincho" w:hint="eastAsia"/>
          <w:szCs w:val="20"/>
          <w:lang w:val="en-US" w:eastAsia="ja-JP"/>
        </w:rPr>
        <w:t>released by RRC</w:t>
      </w:r>
      <w:r w:rsidRPr="00793B59">
        <w:rPr>
          <w:rFonts w:eastAsia="MS Mincho"/>
          <w:szCs w:val="20"/>
          <w:lang w:val="en-US" w:eastAsia="ja-JP"/>
        </w:rPr>
        <w:t>.</w:t>
      </w:r>
    </w:p>
    <w:p w14:paraId="72ACF21F" w14:textId="77777777" w:rsidR="00971E19" w:rsidRPr="00793B59" w:rsidRDefault="00971E19">
      <w:pPr>
        <w:numPr>
          <w:ilvl w:val="1"/>
          <w:numId w:val="237"/>
        </w:numPr>
        <w:rPr>
          <w:rFonts w:eastAsia="MS Mincho"/>
          <w:szCs w:val="20"/>
          <w:lang w:val="en-US" w:eastAsia="ja-JP"/>
        </w:rPr>
      </w:pPr>
      <w:r>
        <w:rPr>
          <w:rFonts w:eastAsia="MS Mincho" w:hint="eastAsia"/>
          <w:szCs w:val="20"/>
          <w:lang w:val="en-US" w:eastAsia="ja-JP"/>
        </w:rPr>
        <w:t>FFS activation by RRC</w:t>
      </w:r>
    </w:p>
    <w:p w14:paraId="6FD18FFC" w14:textId="77777777" w:rsidR="00971E19" w:rsidRDefault="00971E19" w:rsidP="00971E19">
      <w:pPr>
        <w:rPr>
          <w:rFonts w:eastAsia="MS Mincho"/>
          <w:lang w:eastAsia="ja-JP"/>
        </w:rPr>
      </w:pPr>
    </w:p>
    <w:p w14:paraId="558DB925" w14:textId="77777777" w:rsidR="00971E19" w:rsidRPr="00284094" w:rsidRDefault="00971E19" w:rsidP="00971E19">
      <w:pPr>
        <w:rPr>
          <w:rFonts w:eastAsia="MS Mincho"/>
          <w:lang w:eastAsia="ja-JP"/>
        </w:rPr>
      </w:pPr>
    </w:p>
    <w:p w14:paraId="3904B15C" w14:textId="3455D9CD" w:rsidR="00971E19" w:rsidRPr="00B43B0E" w:rsidRDefault="00C62C50" w:rsidP="00971E19">
      <w:pPr>
        <w:rPr>
          <w:rFonts w:eastAsia="MS Mincho"/>
          <w:b/>
          <w:bCs/>
          <w:lang w:eastAsia="ja-JP"/>
        </w:rPr>
      </w:pPr>
      <w:hyperlink r:id="rId1560" w:history="1">
        <w:r w:rsidRPr="00B43B0E">
          <w:rPr>
            <w:rStyle w:val="Hyperlink"/>
            <w:rFonts w:eastAsia="MS Mincho"/>
            <w:b/>
            <w:bCs/>
            <w:lang w:eastAsia="ja-JP"/>
          </w:rPr>
          <w:t>R1-2606733</w:t>
        </w:r>
      </w:hyperlink>
      <w:r w:rsidR="00971E19" w:rsidRPr="00B43B0E">
        <w:rPr>
          <w:rFonts w:eastAsia="MS Mincho"/>
          <w:b/>
          <w:bCs/>
          <w:lang w:eastAsia="ja-JP"/>
        </w:rPr>
        <w:tab/>
        <w:t>FL summary #4 for 10.5.4.2 DL/UL transmission without dynamic scheduling</w:t>
      </w:r>
      <w:r w:rsidR="00971E19" w:rsidRPr="00B43B0E">
        <w:rPr>
          <w:rFonts w:eastAsia="MS Mincho"/>
          <w:b/>
          <w:bCs/>
          <w:lang w:eastAsia="ja-JP"/>
        </w:rPr>
        <w:tab/>
        <w:t>1Finity</w:t>
      </w:r>
    </w:p>
    <w:p w14:paraId="0414E600" w14:textId="79BA25BC" w:rsidR="00971E19" w:rsidRPr="00B43B0E" w:rsidRDefault="00C62C50" w:rsidP="00971E19">
      <w:pPr>
        <w:rPr>
          <w:rFonts w:eastAsia="MS Mincho"/>
          <w:b/>
          <w:bCs/>
          <w:lang w:eastAsia="ja-JP"/>
        </w:rPr>
      </w:pPr>
      <w:hyperlink r:id="rId1561" w:history="1">
        <w:r w:rsidRPr="00B43B0E">
          <w:rPr>
            <w:rStyle w:val="Hyperlink"/>
            <w:rFonts w:eastAsia="MS Mincho"/>
            <w:b/>
            <w:bCs/>
            <w:lang w:eastAsia="ja-JP"/>
          </w:rPr>
          <w:t>R1-2606734</w:t>
        </w:r>
      </w:hyperlink>
      <w:r w:rsidR="00971E19" w:rsidRPr="00B43B0E">
        <w:rPr>
          <w:rFonts w:eastAsia="MS Mincho"/>
          <w:b/>
          <w:bCs/>
          <w:lang w:eastAsia="ja-JP"/>
        </w:rPr>
        <w:tab/>
        <w:t>FL summary #5 for 10.5.4.2 DL/UL transmission without dynamic scheduling</w:t>
      </w:r>
      <w:r w:rsidR="00971E19" w:rsidRPr="00B43B0E">
        <w:rPr>
          <w:rFonts w:eastAsia="MS Mincho"/>
          <w:b/>
          <w:bCs/>
          <w:lang w:eastAsia="ja-JP"/>
        </w:rPr>
        <w:tab/>
        <w:t>1Finity</w:t>
      </w:r>
    </w:p>
    <w:p w14:paraId="2EF9D4D6" w14:textId="77777777" w:rsidR="00971E19" w:rsidRPr="00971E19" w:rsidRDefault="00971E19" w:rsidP="00971E19"/>
    <w:p w14:paraId="44450EA4" w14:textId="56CFBE90" w:rsidR="00971E19" w:rsidRDefault="00971E19" w:rsidP="00971E19">
      <w:pPr>
        <w:pStyle w:val="Heading4"/>
      </w:pPr>
      <w:bookmarkStart w:id="239" w:name="_Toc239313258"/>
      <w:r>
        <w:t>HARQ related Aspects</w:t>
      </w:r>
      <w:bookmarkEnd w:id="239"/>
    </w:p>
    <w:p w14:paraId="487F4EA1" w14:textId="77777777" w:rsidR="00971E19" w:rsidRPr="00FD0278" w:rsidRDefault="00971E19" w:rsidP="00971E19">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ncluding proposals for timing line, content and report mechanism (e.g., PUCCH or other mechanism).</w:t>
      </w:r>
    </w:p>
    <w:p w14:paraId="56F85E30" w14:textId="77777777" w:rsidR="00971E19" w:rsidRDefault="00971E19" w:rsidP="00971E19">
      <w:pPr>
        <w:rPr>
          <w:rFonts w:eastAsia="DengXian"/>
          <w:i/>
          <w:iCs/>
          <w:lang w:eastAsia="zh-CN"/>
        </w:rPr>
      </w:pPr>
    </w:p>
    <w:p w14:paraId="11424044" w14:textId="77777777" w:rsidR="00971E19" w:rsidRPr="00B43B0E" w:rsidRDefault="00971E19" w:rsidP="00971E19">
      <w:pPr>
        <w:rPr>
          <w:rFonts w:eastAsia="DengXian"/>
          <w:lang w:val="en-US" w:eastAsia="zh-CN"/>
        </w:rPr>
      </w:pPr>
      <w:r w:rsidRPr="00B43B0E">
        <w:rPr>
          <w:rFonts w:eastAsia="DengXian"/>
          <w:lang w:val="en-US" w:eastAsia="zh-CN"/>
        </w:rPr>
        <w:t>[12</w:t>
      </w:r>
      <w:r w:rsidRPr="00B43B0E">
        <w:rPr>
          <w:rFonts w:eastAsia="DengXian" w:hint="eastAsia"/>
          <w:lang w:val="en-US" w:eastAsia="zh-CN"/>
        </w:rPr>
        <w:t>6</w:t>
      </w:r>
      <w:r w:rsidRPr="00B43B0E">
        <w:rPr>
          <w:rFonts w:eastAsia="DengXian"/>
          <w:lang w:val="en-US" w:eastAsia="zh-CN"/>
        </w:rPr>
        <w:t>-R20-6GR-HARQ related] Email discussion on Rel-20 6GR-HARQ related – Kevin (OPPO)</w:t>
      </w:r>
    </w:p>
    <w:p w14:paraId="35A8289A" w14:textId="77777777" w:rsidR="00971E19" w:rsidRPr="00B43B0E" w:rsidRDefault="00971E19">
      <w:pPr>
        <w:pStyle w:val="ListParagraph"/>
        <w:numPr>
          <w:ilvl w:val="0"/>
          <w:numId w:val="281"/>
        </w:numPr>
        <w:rPr>
          <w:rFonts w:eastAsia="DengXian"/>
          <w:lang w:val="en-US" w:eastAsia="zh-CN"/>
        </w:rPr>
      </w:pPr>
      <w:r w:rsidRPr="00B43B0E">
        <w:rPr>
          <w:rFonts w:eastAsia="DengXian"/>
          <w:lang w:eastAsia="zh-CN"/>
        </w:rPr>
        <w:t xml:space="preserve">To be used for sharing updates on online/offline schedule, details on what is to be discussed in online/offline sessions, </w:t>
      </w:r>
      <w:proofErr w:type="spellStart"/>
      <w:r w:rsidRPr="00B43B0E">
        <w:rPr>
          <w:rFonts w:eastAsia="DengXian"/>
          <w:lang w:eastAsia="zh-CN"/>
        </w:rPr>
        <w:t>tdoc</w:t>
      </w:r>
      <w:proofErr w:type="spellEnd"/>
      <w:r w:rsidRPr="00B43B0E">
        <w:rPr>
          <w:rFonts w:eastAsia="DengXian"/>
          <w:lang w:eastAsia="zh-CN"/>
        </w:rPr>
        <w:t xml:space="preserve"> number of the moderator summary for online session, etc</w:t>
      </w:r>
    </w:p>
    <w:p w14:paraId="0F2A62C1" w14:textId="77777777" w:rsidR="00971E19" w:rsidRPr="00CF378D" w:rsidRDefault="00971E19" w:rsidP="00971E19">
      <w:pPr>
        <w:rPr>
          <w:rFonts w:eastAsia="DengXian"/>
          <w:i/>
          <w:iCs/>
          <w:lang w:val="en-US" w:eastAsia="zh-CN"/>
        </w:rPr>
      </w:pPr>
    </w:p>
    <w:p w14:paraId="681B528A" w14:textId="0C5D970C" w:rsidR="00971E19" w:rsidRDefault="00C62C50" w:rsidP="00971E19">
      <w:hyperlink r:id="rId1562" w:history="1">
        <w:r>
          <w:rPr>
            <w:rStyle w:val="Hyperlink"/>
            <w:rFonts w:ascii="Times New Roman" w:eastAsia="Times New Roman" w:hAnsi="Times New Roman"/>
          </w:rPr>
          <w:t>R1-2605236</w:t>
        </w:r>
      </w:hyperlink>
      <w:r w:rsidR="00971E19">
        <w:rPr>
          <w:rFonts w:ascii="Times New Roman" w:eastAsia="Times New Roman" w:hAnsi="Times New Roman"/>
        </w:rPr>
        <w:tab/>
        <w:t>HARQ related aspects</w:t>
      </w:r>
      <w:r w:rsidR="00971E19">
        <w:rPr>
          <w:rFonts w:ascii="Times New Roman" w:eastAsia="Times New Roman" w:hAnsi="Times New Roman"/>
        </w:rPr>
        <w:tab/>
      </w:r>
      <w:proofErr w:type="spellStart"/>
      <w:r w:rsidR="00971E19">
        <w:rPr>
          <w:rFonts w:ascii="Times New Roman" w:eastAsia="Times New Roman" w:hAnsi="Times New Roman"/>
        </w:rPr>
        <w:t>Ofinno</w:t>
      </w:r>
      <w:proofErr w:type="spellEnd"/>
    </w:p>
    <w:p w14:paraId="7B3A5C75" w14:textId="50C7E4CE" w:rsidR="00971E19" w:rsidRDefault="00C62C50" w:rsidP="00971E19">
      <w:hyperlink r:id="rId1563" w:history="1">
        <w:r>
          <w:rPr>
            <w:rStyle w:val="Hyperlink"/>
            <w:rFonts w:ascii="Times New Roman" w:eastAsia="Times New Roman" w:hAnsi="Times New Roman"/>
          </w:rPr>
          <w:t>R1-2605266</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r>
      <w:proofErr w:type="spellStart"/>
      <w:r w:rsidR="00971E19">
        <w:rPr>
          <w:rFonts w:ascii="Times New Roman" w:eastAsia="Times New Roman" w:hAnsi="Times New Roman"/>
        </w:rPr>
        <w:t>Spreadtrum</w:t>
      </w:r>
      <w:proofErr w:type="spellEnd"/>
      <w:r w:rsidR="00971E19">
        <w:rPr>
          <w:rFonts w:ascii="Times New Roman" w:eastAsia="Times New Roman" w:hAnsi="Times New Roman"/>
        </w:rPr>
        <w:t>, UNISOC</w:t>
      </w:r>
    </w:p>
    <w:p w14:paraId="08F9FD07" w14:textId="0F5E31FD" w:rsidR="00971E19" w:rsidRDefault="00C62C50" w:rsidP="00971E19">
      <w:hyperlink r:id="rId1564" w:history="1">
        <w:r>
          <w:rPr>
            <w:rStyle w:val="Hyperlink"/>
            <w:rFonts w:ascii="Times New Roman" w:eastAsia="Times New Roman" w:hAnsi="Times New Roman"/>
          </w:rPr>
          <w:t>R1-2605302</w:t>
        </w:r>
      </w:hyperlink>
      <w:r w:rsidR="00971E19">
        <w:rPr>
          <w:rFonts w:ascii="Times New Roman" w:eastAsia="Times New Roman" w:hAnsi="Times New Roman"/>
        </w:rPr>
        <w:tab/>
        <w:t>HARQ related aspects for 6GR</w:t>
      </w:r>
      <w:r w:rsidR="00971E19">
        <w:rPr>
          <w:rFonts w:ascii="Times New Roman" w:eastAsia="Times New Roman" w:hAnsi="Times New Roman"/>
        </w:rPr>
        <w:tab/>
        <w:t xml:space="preserve">Huawei, </w:t>
      </w:r>
      <w:proofErr w:type="spellStart"/>
      <w:r w:rsidR="00971E19">
        <w:rPr>
          <w:rFonts w:ascii="Times New Roman" w:eastAsia="Times New Roman" w:hAnsi="Times New Roman"/>
        </w:rPr>
        <w:t>HiSilicon</w:t>
      </w:r>
      <w:proofErr w:type="spellEnd"/>
    </w:p>
    <w:p w14:paraId="796CA738" w14:textId="74A87D23" w:rsidR="00971E19" w:rsidRDefault="00C62C50" w:rsidP="00971E19">
      <w:hyperlink r:id="rId1565" w:history="1">
        <w:r>
          <w:rPr>
            <w:rStyle w:val="Hyperlink"/>
            <w:rFonts w:ascii="Times New Roman" w:eastAsia="Times New Roman" w:hAnsi="Times New Roman"/>
          </w:rPr>
          <w:t>R1-2605394</w:t>
        </w:r>
      </w:hyperlink>
      <w:r w:rsidR="00971E19">
        <w:rPr>
          <w:rFonts w:ascii="Times New Roman" w:eastAsia="Times New Roman" w:hAnsi="Times New Roman"/>
        </w:rPr>
        <w:tab/>
        <w:t>Views on HARQ related aspects in 6GR</w:t>
      </w:r>
      <w:r w:rsidR="00971E19">
        <w:rPr>
          <w:rFonts w:ascii="Times New Roman" w:eastAsia="Times New Roman" w:hAnsi="Times New Roman"/>
        </w:rPr>
        <w:tab/>
        <w:t>Nokia</w:t>
      </w:r>
    </w:p>
    <w:p w14:paraId="5857F997" w14:textId="748261E6" w:rsidR="00971E19" w:rsidRDefault="00C62C50" w:rsidP="00971E19">
      <w:hyperlink r:id="rId1566" w:history="1">
        <w:r>
          <w:rPr>
            <w:rStyle w:val="Hyperlink"/>
            <w:rFonts w:ascii="Times New Roman" w:eastAsia="Times New Roman" w:hAnsi="Times New Roman"/>
          </w:rPr>
          <w:t>R1-2605407</w:t>
        </w:r>
      </w:hyperlink>
      <w:r w:rsidR="00971E19">
        <w:rPr>
          <w:rFonts w:ascii="Times New Roman" w:eastAsia="Times New Roman" w:hAnsi="Times New Roman"/>
        </w:rPr>
        <w:tab/>
        <w:t>HARQ related aspects</w:t>
      </w:r>
      <w:r w:rsidR="00971E19">
        <w:rPr>
          <w:rFonts w:ascii="Times New Roman" w:eastAsia="Times New Roman" w:hAnsi="Times New Roman"/>
        </w:rPr>
        <w:tab/>
      </w:r>
      <w:proofErr w:type="spellStart"/>
      <w:r w:rsidR="00971E19">
        <w:rPr>
          <w:rFonts w:ascii="Times New Roman" w:eastAsia="Times New Roman" w:hAnsi="Times New Roman"/>
        </w:rPr>
        <w:t>InterDigital</w:t>
      </w:r>
      <w:proofErr w:type="spellEnd"/>
      <w:r w:rsidR="00971E19">
        <w:rPr>
          <w:rFonts w:ascii="Times New Roman" w:eastAsia="Times New Roman" w:hAnsi="Times New Roman"/>
        </w:rPr>
        <w:t>, Inc.</w:t>
      </w:r>
    </w:p>
    <w:p w14:paraId="420F0593" w14:textId="5A3B34CB" w:rsidR="00971E19" w:rsidRDefault="00C62C50" w:rsidP="00971E19">
      <w:hyperlink r:id="rId1567" w:history="1">
        <w:r>
          <w:rPr>
            <w:rStyle w:val="Hyperlink"/>
            <w:rFonts w:ascii="Times New Roman" w:eastAsia="Times New Roman" w:hAnsi="Times New Roman"/>
          </w:rPr>
          <w:t>R1-2605474</w:t>
        </w:r>
      </w:hyperlink>
      <w:r w:rsidR="00971E19">
        <w:rPr>
          <w:rFonts w:ascii="Times New Roman" w:eastAsia="Times New Roman" w:hAnsi="Times New Roman"/>
        </w:rPr>
        <w:tab/>
        <w:t>Discussion on 6GR HARQ related aspects</w:t>
      </w:r>
      <w:r w:rsidR="00971E19">
        <w:rPr>
          <w:rFonts w:ascii="Times New Roman" w:eastAsia="Times New Roman" w:hAnsi="Times New Roman"/>
        </w:rPr>
        <w:tab/>
        <w:t>vivo</w:t>
      </w:r>
    </w:p>
    <w:p w14:paraId="5555AB92" w14:textId="75056DD6" w:rsidR="00971E19" w:rsidRDefault="00C62C50" w:rsidP="00971E19">
      <w:hyperlink r:id="rId1568" w:history="1">
        <w:r>
          <w:rPr>
            <w:rStyle w:val="Hyperlink"/>
            <w:rFonts w:ascii="Times New Roman" w:eastAsia="Times New Roman" w:hAnsi="Times New Roman"/>
          </w:rPr>
          <w:t>R1-2605489</w:t>
        </w:r>
      </w:hyperlink>
      <w:r w:rsidR="00971E19">
        <w:rPr>
          <w:rFonts w:ascii="Times New Roman" w:eastAsia="Times New Roman" w:hAnsi="Times New Roman"/>
        </w:rPr>
        <w:tab/>
        <w:t>Discussion on HARQ related aspects in 6GR</w:t>
      </w:r>
      <w:r w:rsidR="00971E19">
        <w:rPr>
          <w:rFonts w:ascii="Times New Roman" w:eastAsia="Times New Roman" w:hAnsi="Times New Roman"/>
        </w:rPr>
        <w:tab/>
        <w:t>MediaTek Inc.</w:t>
      </w:r>
    </w:p>
    <w:p w14:paraId="52A3F1B4" w14:textId="52BF044F" w:rsidR="00971E19" w:rsidRDefault="00C62C50" w:rsidP="00971E19">
      <w:hyperlink r:id="rId1569" w:history="1">
        <w:r>
          <w:rPr>
            <w:rStyle w:val="Hyperlink"/>
            <w:rFonts w:ascii="Times New Roman" w:eastAsia="Times New Roman" w:hAnsi="Times New Roman"/>
          </w:rPr>
          <w:t>R1-2605575</w:t>
        </w:r>
      </w:hyperlink>
      <w:r w:rsidR="00971E19">
        <w:rPr>
          <w:rFonts w:ascii="Times New Roman" w:eastAsia="Times New Roman" w:hAnsi="Times New Roman"/>
        </w:rPr>
        <w:tab/>
        <w:t>Discussion on 6G HARQ related aspects</w:t>
      </w:r>
      <w:r w:rsidR="00971E19">
        <w:rPr>
          <w:rFonts w:ascii="Times New Roman" w:eastAsia="Times New Roman" w:hAnsi="Times New Roman"/>
        </w:rPr>
        <w:tab/>
        <w:t>Xiaomi</w:t>
      </w:r>
    </w:p>
    <w:p w14:paraId="767C7548" w14:textId="188F83F6" w:rsidR="00971E19" w:rsidRDefault="00C62C50" w:rsidP="00971E19">
      <w:hyperlink r:id="rId1570" w:history="1">
        <w:r>
          <w:rPr>
            <w:rStyle w:val="Hyperlink"/>
            <w:rFonts w:ascii="Times New Roman" w:eastAsia="Times New Roman" w:hAnsi="Times New Roman"/>
          </w:rPr>
          <w:t>R1-2605643</w:t>
        </w:r>
      </w:hyperlink>
      <w:r w:rsidR="00971E19">
        <w:rPr>
          <w:rFonts w:ascii="Times New Roman" w:eastAsia="Times New Roman" w:hAnsi="Times New Roman"/>
        </w:rPr>
        <w:tab/>
        <w:t>Discussion on 6GR HARQ design</w:t>
      </w:r>
      <w:r w:rsidR="00971E19">
        <w:rPr>
          <w:rFonts w:ascii="Times New Roman" w:eastAsia="Times New Roman" w:hAnsi="Times New Roman"/>
        </w:rPr>
        <w:tab/>
        <w:t>CMCC</w:t>
      </w:r>
    </w:p>
    <w:p w14:paraId="1FAC44C4" w14:textId="2DDDACA2" w:rsidR="00971E19" w:rsidRDefault="00C62C50" w:rsidP="00971E19">
      <w:hyperlink r:id="rId1571" w:history="1">
        <w:r>
          <w:rPr>
            <w:rStyle w:val="Hyperlink"/>
            <w:rFonts w:ascii="Times New Roman" w:eastAsia="Times New Roman" w:hAnsi="Times New Roman"/>
          </w:rPr>
          <w:t>R1-2605733</w:t>
        </w:r>
      </w:hyperlink>
      <w:r w:rsidR="00971E19">
        <w:rPr>
          <w:rFonts w:ascii="Times New Roman" w:eastAsia="Times New Roman" w:hAnsi="Times New Roman"/>
        </w:rPr>
        <w:tab/>
        <w:t>Discussion on HARQ related aspects for 6GR</w:t>
      </w:r>
      <w:r w:rsidR="00971E19">
        <w:rPr>
          <w:rFonts w:ascii="Times New Roman" w:eastAsia="Times New Roman" w:hAnsi="Times New Roman"/>
        </w:rPr>
        <w:tab/>
        <w:t>CATT</w:t>
      </w:r>
    </w:p>
    <w:p w14:paraId="2ED6E58D" w14:textId="41052FAB" w:rsidR="00971E19" w:rsidRDefault="00C62C50" w:rsidP="00971E19">
      <w:hyperlink r:id="rId1572" w:history="1">
        <w:r>
          <w:rPr>
            <w:rStyle w:val="Hyperlink"/>
            <w:rFonts w:ascii="Times New Roman" w:eastAsia="Times New Roman" w:hAnsi="Times New Roman"/>
          </w:rPr>
          <w:t>R1-2605773</w:t>
        </w:r>
      </w:hyperlink>
      <w:r w:rsidR="00971E19">
        <w:rPr>
          <w:rFonts w:ascii="Times New Roman" w:eastAsia="Times New Roman" w:hAnsi="Times New Roman"/>
        </w:rPr>
        <w:tab/>
        <w:t>Discussion on Category-Based HARQ Recommendation Feedback for 6GR</w:t>
      </w:r>
      <w:r w:rsidR="00971E19">
        <w:rPr>
          <w:rFonts w:ascii="Times New Roman" w:eastAsia="Times New Roman" w:hAnsi="Times New Roman"/>
        </w:rPr>
        <w:tab/>
        <w:t>NICT</w:t>
      </w:r>
    </w:p>
    <w:p w14:paraId="05311D9B" w14:textId="7D9A9D08" w:rsidR="00971E19" w:rsidRDefault="00C62C50" w:rsidP="00971E19">
      <w:hyperlink r:id="rId1573" w:history="1">
        <w:r>
          <w:rPr>
            <w:rStyle w:val="Hyperlink"/>
            <w:rFonts w:ascii="Times New Roman" w:eastAsia="Times New Roman" w:hAnsi="Times New Roman"/>
          </w:rPr>
          <w:t>R1-2605843</w:t>
        </w:r>
      </w:hyperlink>
      <w:r w:rsidR="00971E19">
        <w:rPr>
          <w:rFonts w:ascii="Times New Roman" w:eastAsia="Times New Roman" w:hAnsi="Times New Roman"/>
        </w:rPr>
        <w:tab/>
        <w:t>On 6GR HARQ Related Aspects</w:t>
      </w:r>
      <w:r w:rsidR="00971E19">
        <w:rPr>
          <w:rFonts w:ascii="Times New Roman" w:eastAsia="Times New Roman" w:hAnsi="Times New Roman"/>
        </w:rPr>
        <w:tab/>
        <w:t>Samsung</w:t>
      </w:r>
    </w:p>
    <w:p w14:paraId="48496C72" w14:textId="0A2424D7" w:rsidR="00971E19" w:rsidRDefault="00C62C50" w:rsidP="00971E19">
      <w:hyperlink r:id="rId1574" w:history="1">
        <w:r>
          <w:rPr>
            <w:rStyle w:val="Hyperlink"/>
            <w:rFonts w:ascii="Times New Roman" w:eastAsia="Times New Roman" w:hAnsi="Times New Roman"/>
          </w:rPr>
          <w:t>R1-2605858</w:t>
        </w:r>
      </w:hyperlink>
      <w:r w:rsidR="00971E19">
        <w:rPr>
          <w:rFonts w:ascii="Times New Roman" w:eastAsia="Times New Roman" w:hAnsi="Times New Roman"/>
        </w:rPr>
        <w:tab/>
        <w:t>On 6GR HARQ</w:t>
      </w:r>
      <w:r w:rsidR="00971E19">
        <w:rPr>
          <w:rFonts w:ascii="Times New Roman" w:eastAsia="Times New Roman" w:hAnsi="Times New Roman"/>
        </w:rPr>
        <w:tab/>
        <w:t>KT Corp.</w:t>
      </w:r>
    </w:p>
    <w:p w14:paraId="43D2208A" w14:textId="22BDB3EF" w:rsidR="00971E19" w:rsidRDefault="00C62C50" w:rsidP="00971E19">
      <w:hyperlink r:id="rId1575" w:history="1">
        <w:r>
          <w:rPr>
            <w:rStyle w:val="Hyperlink"/>
            <w:rFonts w:ascii="Times New Roman" w:eastAsia="Times New Roman" w:hAnsi="Times New Roman"/>
          </w:rPr>
          <w:t>R1-2605883</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NEC</w:t>
      </w:r>
    </w:p>
    <w:p w14:paraId="6F3720C7" w14:textId="64BC6E8B" w:rsidR="00971E19" w:rsidRDefault="00C62C50" w:rsidP="00971E19">
      <w:hyperlink r:id="rId1576" w:history="1">
        <w:r>
          <w:rPr>
            <w:rStyle w:val="Hyperlink"/>
            <w:rFonts w:ascii="Times New Roman" w:eastAsia="Times New Roman" w:hAnsi="Times New Roman"/>
          </w:rPr>
          <w:t>R1-2605891</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 xml:space="preserve">ZTE Corporation, </w:t>
      </w:r>
      <w:proofErr w:type="spellStart"/>
      <w:r w:rsidR="00971E19">
        <w:rPr>
          <w:rFonts w:ascii="Times New Roman" w:eastAsia="Times New Roman" w:hAnsi="Times New Roman"/>
        </w:rPr>
        <w:t>Sanechips</w:t>
      </w:r>
      <w:proofErr w:type="spellEnd"/>
    </w:p>
    <w:p w14:paraId="30F1598C" w14:textId="027F7142" w:rsidR="00971E19" w:rsidRDefault="00C62C50" w:rsidP="00971E19">
      <w:hyperlink r:id="rId1577" w:history="1">
        <w:r>
          <w:rPr>
            <w:rStyle w:val="Hyperlink"/>
            <w:rFonts w:ascii="Times New Roman" w:eastAsia="Times New Roman" w:hAnsi="Times New Roman"/>
          </w:rPr>
          <w:t>R1-2605927</w:t>
        </w:r>
      </w:hyperlink>
      <w:r w:rsidR="00971E19">
        <w:rPr>
          <w:rFonts w:ascii="Times New Roman" w:eastAsia="Times New Roman" w:hAnsi="Times New Roman"/>
        </w:rPr>
        <w:tab/>
        <w:t>Discussion on HARQ for 6GR</w:t>
      </w:r>
      <w:r w:rsidR="00971E19">
        <w:rPr>
          <w:rFonts w:ascii="Times New Roman" w:eastAsia="Times New Roman" w:hAnsi="Times New Roman"/>
        </w:rPr>
        <w:tab/>
        <w:t>OPPO</w:t>
      </w:r>
    </w:p>
    <w:p w14:paraId="36050F06" w14:textId="738CA4C8" w:rsidR="00971E19" w:rsidRDefault="00C62C50" w:rsidP="00971E19">
      <w:hyperlink r:id="rId1578" w:history="1">
        <w:r>
          <w:rPr>
            <w:rStyle w:val="Hyperlink"/>
            <w:rFonts w:ascii="Times New Roman" w:eastAsia="Times New Roman" w:hAnsi="Times New Roman"/>
          </w:rPr>
          <w:t>R1-2605939</w:t>
        </w:r>
      </w:hyperlink>
      <w:r w:rsidR="00971E19">
        <w:rPr>
          <w:rFonts w:ascii="Times New Roman" w:eastAsia="Times New Roman" w:hAnsi="Times New Roman"/>
        </w:rPr>
        <w:tab/>
        <w:t>HARQ for 6GR</w:t>
      </w:r>
      <w:r w:rsidR="00971E19">
        <w:rPr>
          <w:rFonts w:ascii="Times New Roman" w:eastAsia="Times New Roman" w:hAnsi="Times New Roman"/>
        </w:rPr>
        <w:tab/>
        <w:t>Lenovo</w:t>
      </w:r>
    </w:p>
    <w:p w14:paraId="7B1E37BC" w14:textId="138B3ED2" w:rsidR="00971E19" w:rsidRDefault="00C62C50" w:rsidP="00971E19">
      <w:hyperlink r:id="rId1579" w:history="1">
        <w:r>
          <w:rPr>
            <w:rStyle w:val="Hyperlink"/>
            <w:rFonts w:ascii="Times New Roman" w:eastAsia="Times New Roman" w:hAnsi="Times New Roman"/>
          </w:rPr>
          <w:t>R1-2605982</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Sony</w:t>
      </w:r>
    </w:p>
    <w:p w14:paraId="514D3057" w14:textId="39608E7A" w:rsidR="00971E19" w:rsidRDefault="00C62C50" w:rsidP="00971E19">
      <w:hyperlink r:id="rId1580" w:history="1">
        <w:r>
          <w:rPr>
            <w:rStyle w:val="Hyperlink"/>
            <w:rFonts w:ascii="Times New Roman" w:eastAsia="Times New Roman" w:hAnsi="Times New Roman"/>
          </w:rPr>
          <w:t>R1-2606033</w:t>
        </w:r>
      </w:hyperlink>
      <w:r w:rsidR="00971E19">
        <w:rPr>
          <w:rFonts w:ascii="Times New Roman" w:eastAsia="Times New Roman" w:hAnsi="Times New Roman"/>
        </w:rPr>
        <w:tab/>
        <w:t>On HARQ related aspects</w:t>
      </w:r>
      <w:r w:rsidR="00971E19">
        <w:rPr>
          <w:rFonts w:ascii="Times New Roman" w:eastAsia="Times New Roman" w:hAnsi="Times New Roman"/>
        </w:rPr>
        <w:tab/>
        <w:t>Apple</w:t>
      </w:r>
    </w:p>
    <w:p w14:paraId="19445BFD" w14:textId="1C7328E1" w:rsidR="00971E19" w:rsidRDefault="00C62C50" w:rsidP="00971E19">
      <w:hyperlink r:id="rId1581" w:history="1">
        <w:r>
          <w:rPr>
            <w:rStyle w:val="Hyperlink"/>
            <w:rFonts w:ascii="Times New Roman" w:eastAsia="Times New Roman" w:hAnsi="Times New Roman"/>
          </w:rPr>
          <w:t>R1-2606059</w:t>
        </w:r>
      </w:hyperlink>
      <w:r w:rsidR="00971E19">
        <w:rPr>
          <w:rFonts w:ascii="Times New Roman" w:eastAsia="Times New Roman" w:hAnsi="Times New Roman"/>
        </w:rPr>
        <w:tab/>
        <w:t>HARQ Aspects for 6GR</w:t>
      </w:r>
      <w:r w:rsidR="00971E19">
        <w:rPr>
          <w:rFonts w:ascii="Times New Roman" w:eastAsia="Times New Roman" w:hAnsi="Times New Roman"/>
        </w:rPr>
        <w:tab/>
        <w:t>Sharp</w:t>
      </w:r>
    </w:p>
    <w:p w14:paraId="6E89BF57" w14:textId="617909F5" w:rsidR="00971E19" w:rsidRDefault="00C62C50" w:rsidP="00971E19">
      <w:hyperlink r:id="rId1582" w:history="1">
        <w:r>
          <w:rPr>
            <w:rStyle w:val="Hyperlink"/>
            <w:rFonts w:ascii="Times New Roman" w:eastAsia="Times New Roman" w:hAnsi="Times New Roman"/>
          </w:rPr>
          <w:t>R1-2606089</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China Telecom</w:t>
      </w:r>
    </w:p>
    <w:p w14:paraId="357E62EB" w14:textId="6EBE9102" w:rsidR="00971E19" w:rsidRDefault="00C62C50" w:rsidP="00971E19">
      <w:hyperlink r:id="rId1583" w:history="1">
        <w:r>
          <w:rPr>
            <w:rStyle w:val="Hyperlink"/>
            <w:rFonts w:ascii="Times New Roman" w:eastAsia="Times New Roman" w:hAnsi="Times New Roman"/>
          </w:rPr>
          <w:t>R1-2606204</w:t>
        </w:r>
      </w:hyperlink>
      <w:r w:rsidR="00971E19">
        <w:rPr>
          <w:rFonts w:ascii="Times New Roman" w:eastAsia="Times New Roman" w:hAnsi="Times New Roman"/>
        </w:rPr>
        <w:tab/>
        <w:t>Discussion on HARQ related aspects for 6GR</w:t>
      </w:r>
      <w:r w:rsidR="00971E19">
        <w:rPr>
          <w:rFonts w:ascii="Times New Roman" w:eastAsia="Times New Roman" w:hAnsi="Times New Roman"/>
        </w:rPr>
        <w:tab/>
        <w:t>LG Electronics</w:t>
      </w:r>
    </w:p>
    <w:p w14:paraId="4CA5A404" w14:textId="05710871" w:rsidR="00971E19" w:rsidRDefault="00C62C50" w:rsidP="00971E19">
      <w:hyperlink r:id="rId1584" w:history="1">
        <w:r>
          <w:rPr>
            <w:rStyle w:val="Hyperlink"/>
            <w:rFonts w:ascii="Times New Roman" w:eastAsia="Times New Roman" w:hAnsi="Times New Roman"/>
          </w:rPr>
          <w:t>R1-2606213</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1Finity</w:t>
      </w:r>
    </w:p>
    <w:p w14:paraId="099214B5" w14:textId="71B2DC19" w:rsidR="00971E19" w:rsidRDefault="00C62C50" w:rsidP="00971E19">
      <w:hyperlink r:id="rId1585" w:history="1">
        <w:r>
          <w:rPr>
            <w:rStyle w:val="Hyperlink"/>
            <w:rFonts w:ascii="Times New Roman" w:eastAsia="Times New Roman" w:hAnsi="Times New Roman"/>
          </w:rPr>
          <w:t>R1-2606250</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ETRI</w:t>
      </w:r>
    </w:p>
    <w:p w14:paraId="443122C5" w14:textId="385C520A" w:rsidR="00971E19" w:rsidRDefault="00C62C50" w:rsidP="00971E19">
      <w:hyperlink r:id="rId1586" w:history="1">
        <w:r>
          <w:rPr>
            <w:rStyle w:val="Hyperlink"/>
            <w:rFonts w:ascii="Times New Roman" w:eastAsia="Times New Roman" w:hAnsi="Times New Roman"/>
          </w:rPr>
          <w:t>R1-2606263</w:t>
        </w:r>
      </w:hyperlink>
      <w:r w:rsidR="00971E19">
        <w:rPr>
          <w:rFonts w:ascii="Times New Roman" w:eastAsia="Times New Roman" w:hAnsi="Times New Roman"/>
        </w:rPr>
        <w:tab/>
        <w:t>Discussion on HARQ related aspects for 6GR</w:t>
      </w:r>
      <w:r w:rsidR="00971E19">
        <w:rPr>
          <w:rFonts w:ascii="Times New Roman" w:eastAsia="Times New Roman" w:hAnsi="Times New Roman"/>
        </w:rPr>
        <w:tab/>
        <w:t>Panasonic</w:t>
      </w:r>
    </w:p>
    <w:p w14:paraId="2C0FB031" w14:textId="40107F2C" w:rsidR="00971E19" w:rsidRDefault="00C62C50" w:rsidP="00971E19">
      <w:hyperlink r:id="rId1587" w:history="1">
        <w:r>
          <w:rPr>
            <w:rStyle w:val="Hyperlink"/>
            <w:rFonts w:ascii="Times New Roman" w:eastAsia="Times New Roman" w:hAnsi="Times New Roman"/>
          </w:rPr>
          <w:t>R1-2606279</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TCL</w:t>
      </w:r>
    </w:p>
    <w:p w14:paraId="70E70C5C" w14:textId="737C47DD" w:rsidR="00971E19" w:rsidRDefault="00C62C50" w:rsidP="00971E19">
      <w:hyperlink r:id="rId1588" w:history="1">
        <w:r>
          <w:rPr>
            <w:rStyle w:val="Hyperlink"/>
            <w:rFonts w:ascii="Times New Roman" w:eastAsia="Times New Roman" w:hAnsi="Times New Roman"/>
          </w:rPr>
          <w:t>R1-2606387</w:t>
        </w:r>
      </w:hyperlink>
      <w:r w:rsidR="00971E19">
        <w:rPr>
          <w:rFonts w:ascii="Times New Roman" w:eastAsia="Times New Roman" w:hAnsi="Times New Roman"/>
        </w:rPr>
        <w:tab/>
        <w:t>HARQ related Aspects</w:t>
      </w:r>
      <w:r w:rsidR="00971E19">
        <w:rPr>
          <w:rFonts w:ascii="Times New Roman" w:eastAsia="Times New Roman" w:hAnsi="Times New Roman"/>
        </w:rPr>
        <w:tab/>
        <w:t>Qualcomm Incorporated</w:t>
      </w:r>
    </w:p>
    <w:p w14:paraId="6AD206FA" w14:textId="2915F7EF" w:rsidR="00971E19" w:rsidRDefault="00C62C50" w:rsidP="00971E19">
      <w:hyperlink r:id="rId1589" w:history="1">
        <w:r>
          <w:rPr>
            <w:rStyle w:val="Hyperlink"/>
            <w:rFonts w:ascii="Times New Roman" w:eastAsia="Times New Roman" w:hAnsi="Times New Roman"/>
          </w:rPr>
          <w:t>R1-2606414</w:t>
        </w:r>
      </w:hyperlink>
      <w:r w:rsidR="00971E19">
        <w:rPr>
          <w:rFonts w:ascii="Times New Roman" w:eastAsia="Times New Roman" w:hAnsi="Times New Roman"/>
        </w:rPr>
        <w:tab/>
        <w:t>Scheduling and HARQ operation for 6GR</w:t>
      </w:r>
      <w:r w:rsidR="00971E19">
        <w:rPr>
          <w:rFonts w:ascii="Times New Roman" w:eastAsia="Times New Roman" w:hAnsi="Times New Roman"/>
        </w:rPr>
        <w:tab/>
        <w:t>Ericsson AB.</w:t>
      </w:r>
    </w:p>
    <w:p w14:paraId="166291D8" w14:textId="5ACABFAE" w:rsidR="00971E19" w:rsidRDefault="00C62C50" w:rsidP="00971E19">
      <w:hyperlink r:id="rId1590" w:history="1">
        <w:r>
          <w:rPr>
            <w:rStyle w:val="Hyperlink"/>
            <w:rFonts w:ascii="Times New Roman" w:eastAsia="Times New Roman" w:hAnsi="Times New Roman"/>
          </w:rPr>
          <w:t>R1-2606513</w:t>
        </w:r>
      </w:hyperlink>
      <w:r w:rsidR="00971E19">
        <w:rPr>
          <w:rFonts w:ascii="Times New Roman" w:eastAsia="Times New Roman" w:hAnsi="Times New Roman"/>
        </w:rPr>
        <w:tab/>
        <w:t>Discussion on HARQ-related aspects for 6GR</w:t>
      </w:r>
      <w:r w:rsidR="00971E19">
        <w:rPr>
          <w:rFonts w:ascii="Times New Roman" w:eastAsia="Times New Roman" w:hAnsi="Times New Roman"/>
        </w:rPr>
        <w:tab/>
        <w:t>NTT DOCOMO, INC.</w:t>
      </w:r>
    </w:p>
    <w:p w14:paraId="5E81CA08" w14:textId="3B97FD2D" w:rsidR="00971E19" w:rsidRDefault="00C62C50" w:rsidP="00971E19">
      <w:hyperlink r:id="rId1591" w:history="1">
        <w:r>
          <w:rPr>
            <w:rStyle w:val="Hyperlink"/>
            <w:rFonts w:ascii="Times New Roman" w:eastAsia="Times New Roman" w:hAnsi="Times New Roman"/>
          </w:rPr>
          <w:t>R1-2606528</w:t>
        </w:r>
      </w:hyperlink>
      <w:r w:rsidR="00971E19">
        <w:rPr>
          <w:rFonts w:ascii="Times New Roman" w:eastAsia="Times New Roman" w:hAnsi="Times New Roman"/>
        </w:rPr>
        <w:tab/>
        <w:t>FL summary #2 for 10.5.4.2</w:t>
      </w:r>
      <w:r w:rsidR="00971E19">
        <w:rPr>
          <w:rFonts w:ascii="Times New Roman" w:eastAsia="Times New Roman" w:hAnsi="Times New Roman"/>
        </w:rPr>
        <w:tab/>
        <w:t xml:space="preserve"> DL/UL transmission without dynamic scheduling</w:t>
      </w:r>
      <w:r w:rsidR="00971E19">
        <w:rPr>
          <w:rFonts w:ascii="Times New Roman" w:eastAsia="Times New Roman" w:hAnsi="Times New Roman"/>
        </w:rPr>
        <w:tab/>
        <w:t>1Finity</w:t>
      </w:r>
    </w:p>
    <w:p w14:paraId="34308872" w14:textId="5A0D4D41" w:rsidR="00971E19" w:rsidRDefault="00C62C50" w:rsidP="00971E19">
      <w:hyperlink r:id="rId1592" w:history="1">
        <w:r>
          <w:rPr>
            <w:rStyle w:val="Hyperlink"/>
            <w:rFonts w:ascii="Times New Roman" w:eastAsia="Times New Roman" w:hAnsi="Times New Roman"/>
          </w:rPr>
          <w:t>R1-2606538</w:t>
        </w:r>
      </w:hyperlink>
      <w:r w:rsidR="00971E19">
        <w:rPr>
          <w:rFonts w:ascii="Times New Roman" w:eastAsia="Times New Roman" w:hAnsi="Times New Roman"/>
        </w:rPr>
        <w:tab/>
        <w:t>Discussion on HARQ-ACK related aspects in 6GR</w:t>
      </w:r>
      <w:r w:rsidR="00971E19">
        <w:rPr>
          <w:rFonts w:ascii="Times New Roman" w:eastAsia="Times New Roman" w:hAnsi="Times New Roman"/>
        </w:rPr>
        <w:tab/>
        <w:t>ITRI</w:t>
      </w:r>
    </w:p>
    <w:p w14:paraId="44EF5AB3" w14:textId="481B6D62" w:rsidR="00971E19" w:rsidRDefault="00C62C50" w:rsidP="00971E19">
      <w:hyperlink r:id="rId1593" w:history="1">
        <w:r>
          <w:rPr>
            <w:rStyle w:val="Hyperlink"/>
            <w:rFonts w:ascii="Times New Roman" w:eastAsia="Times New Roman" w:hAnsi="Times New Roman"/>
          </w:rPr>
          <w:t>R1-2606555</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r>
      <w:proofErr w:type="spellStart"/>
      <w:r w:rsidR="00971E19">
        <w:rPr>
          <w:rFonts w:ascii="Times New Roman" w:eastAsia="Times New Roman" w:hAnsi="Times New Roman"/>
        </w:rPr>
        <w:t>Quectel</w:t>
      </w:r>
      <w:proofErr w:type="spellEnd"/>
    </w:p>
    <w:p w14:paraId="2D776456" w14:textId="472F08E7" w:rsidR="00971E19" w:rsidRDefault="00C62C50" w:rsidP="00971E19">
      <w:hyperlink r:id="rId1594" w:history="1">
        <w:r>
          <w:rPr>
            <w:rStyle w:val="Hyperlink"/>
            <w:rFonts w:ascii="Times New Roman" w:eastAsia="Times New Roman" w:hAnsi="Times New Roman"/>
          </w:rPr>
          <w:t>R1-2606621</w:t>
        </w:r>
      </w:hyperlink>
      <w:r w:rsidR="00971E19">
        <w:rPr>
          <w:rFonts w:ascii="Times New Roman" w:eastAsia="Times New Roman" w:hAnsi="Times New Roman"/>
        </w:rPr>
        <w:tab/>
        <w:t>Discussion on HARQ related aspects for 6GR</w:t>
      </w:r>
      <w:r w:rsidR="00971E19">
        <w:rPr>
          <w:rFonts w:ascii="Times New Roman" w:eastAsia="Times New Roman" w:hAnsi="Times New Roman"/>
        </w:rPr>
        <w:tab/>
        <w:t>CAICT</w:t>
      </w:r>
    </w:p>
    <w:p w14:paraId="585112E1" w14:textId="74A8CD88" w:rsidR="00971E19" w:rsidRDefault="00C62C50" w:rsidP="00971E19">
      <w:hyperlink r:id="rId1595" w:history="1">
        <w:r>
          <w:rPr>
            <w:rStyle w:val="Hyperlink"/>
            <w:rFonts w:ascii="Times New Roman" w:eastAsia="Times New Roman" w:hAnsi="Times New Roman"/>
          </w:rPr>
          <w:t>R1-2606629</w:t>
        </w:r>
      </w:hyperlink>
      <w:r w:rsidR="00971E19">
        <w:rPr>
          <w:rFonts w:ascii="Times New Roman" w:eastAsia="Times New Roman" w:hAnsi="Times New Roman"/>
        </w:rPr>
        <w:tab/>
        <w:t>HARQ-related aspects</w:t>
      </w:r>
      <w:r w:rsidR="00971E19">
        <w:rPr>
          <w:rFonts w:ascii="Times New Roman" w:eastAsia="Times New Roman" w:hAnsi="Times New Roman"/>
        </w:rPr>
        <w:tab/>
        <w:t>Fraunhofer HHI, Fraunhofer IIS</w:t>
      </w:r>
    </w:p>
    <w:p w14:paraId="394E2133" w14:textId="004DF663" w:rsidR="00971E19" w:rsidRDefault="00C62C50" w:rsidP="00971E19">
      <w:hyperlink r:id="rId1596" w:history="1">
        <w:r>
          <w:rPr>
            <w:rStyle w:val="Hyperlink"/>
            <w:rFonts w:ascii="Times New Roman" w:eastAsia="Times New Roman" w:hAnsi="Times New Roman"/>
          </w:rPr>
          <w:t>R1-2606641</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Google</w:t>
      </w:r>
    </w:p>
    <w:p w14:paraId="055C64BE" w14:textId="247B254B" w:rsidR="00971E19" w:rsidRDefault="00C62C50" w:rsidP="00971E19">
      <w:hyperlink r:id="rId1597" w:history="1">
        <w:r>
          <w:rPr>
            <w:rStyle w:val="Hyperlink"/>
            <w:rFonts w:ascii="Times New Roman" w:eastAsia="Times New Roman" w:hAnsi="Times New Roman"/>
          </w:rPr>
          <w:t>R1-2606652</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r>
      <w:proofErr w:type="spellStart"/>
      <w:r w:rsidR="00971E19">
        <w:rPr>
          <w:rFonts w:ascii="Times New Roman" w:eastAsia="Times New Roman" w:hAnsi="Times New Roman"/>
        </w:rPr>
        <w:t>CEWiT</w:t>
      </w:r>
      <w:proofErr w:type="spellEnd"/>
    </w:p>
    <w:p w14:paraId="44917DE0" w14:textId="0BC8F5C3" w:rsidR="00971E19" w:rsidRDefault="00C62C50" w:rsidP="00971E19">
      <w:hyperlink r:id="rId1598" w:history="1">
        <w:r>
          <w:rPr>
            <w:rStyle w:val="Hyperlink"/>
            <w:rFonts w:ascii="Times New Roman" w:eastAsia="Times New Roman" w:hAnsi="Times New Roman"/>
          </w:rPr>
          <w:t>R1-2606674</w:t>
        </w:r>
      </w:hyperlink>
      <w:r w:rsidR="00971E19">
        <w:rPr>
          <w:rFonts w:ascii="Times New Roman" w:eastAsia="Times New Roman" w:hAnsi="Times New Roman"/>
        </w:rPr>
        <w:tab/>
        <w:t>Discussion on HARQ related Aspects</w:t>
      </w:r>
      <w:r w:rsidR="00971E19">
        <w:rPr>
          <w:rFonts w:ascii="Times New Roman" w:eastAsia="Times New Roman" w:hAnsi="Times New Roman"/>
        </w:rPr>
        <w:tab/>
        <w:t>KDDI Corporation</w:t>
      </w:r>
    </w:p>
    <w:p w14:paraId="1C96E4B3" w14:textId="1DCDC722" w:rsidR="00971E19" w:rsidRDefault="00C62C50" w:rsidP="00971E19">
      <w:pPr>
        <w:rPr>
          <w:rFonts w:eastAsia="MS Mincho"/>
          <w:lang w:eastAsia="ja-JP"/>
        </w:rPr>
      </w:pPr>
      <w:hyperlink r:id="rId1599" w:history="1">
        <w:r>
          <w:rPr>
            <w:rStyle w:val="Hyperlink"/>
            <w:rFonts w:eastAsia="MS Mincho"/>
            <w:b/>
            <w:bCs/>
            <w:lang w:eastAsia="ja-JP"/>
          </w:rPr>
          <w:t>R1-2606797</w:t>
        </w:r>
      </w:hyperlink>
      <w:r w:rsidR="00971E19">
        <w:rPr>
          <w:rFonts w:eastAsia="MS Mincho"/>
          <w:lang w:eastAsia="ja-JP"/>
        </w:rPr>
        <w:tab/>
      </w:r>
      <w:r w:rsidR="00971E19" w:rsidRPr="003E40AE">
        <w:rPr>
          <w:rFonts w:eastAsia="MS Mincho"/>
          <w:lang w:eastAsia="ja-JP"/>
        </w:rPr>
        <w:t>FL summary #1 for AI 10.5.4.3: 6GR HARQ related aspects</w:t>
      </w:r>
      <w:r w:rsidR="00971E19">
        <w:rPr>
          <w:rFonts w:eastAsia="MS Mincho"/>
          <w:lang w:eastAsia="ja-JP"/>
        </w:rPr>
        <w:tab/>
      </w:r>
      <w:r w:rsidR="00971E19" w:rsidRPr="003E40AE">
        <w:rPr>
          <w:rFonts w:eastAsia="MS Mincho"/>
          <w:lang w:eastAsia="ja-JP"/>
        </w:rPr>
        <w:t>Moderator (OPPO)</w:t>
      </w:r>
    </w:p>
    <w:p w14:paraId="63D07733" w14:textId="77777777" w:rsidR="00971E19" w:rsidRDefault="00971E19" w:rsidP="00971E19">
      <w:pPr>
        <w:rPr>
          <w:rFonts w:eastAsia="MS Mincho"/>
          <w:lang w:eastAsia="ja-JP"/>
        </w:rPr>
      </w:pPr>
    </w:p>
    <w:p w14:paraId="4F79C701" w14:textId="77777777" w:rsidR="00971E19" w:rsidRDefault="00971E19" w:rsidP="00971E19">
      <w:pPr>
        <w:rPr>
          <w:rFonts w:eastAsia="MS Mincho"/>
          <w:b/>
          <w:bCs/>
          <w:lang w:eastAsia="ja-JP"/>
        </w:rPr>
      </w:pPr>
      <w:r w:rsidRPr="004B7C52">
        <w:rPr>
          <w:rFonts w:eastAsia="MS Mincho" w:hint="eastAsia"/>
          <w:b/>
          <w:bCs/>
          <w:highlight w:val="green"/>
          <w:lang w:eastAsia="ja-JP"/>
        </w:rPr>
        <w:t>Agreement:</w:t>
      </w:r>
    </w:p>
    <w:p w14:paraId="0DD44549" w14:textId="77777777" w:rsidR="00971E19" w:rsidRDefault="00971E19">
      <w:pPr>
        <w:pStyle w:val="ListParagraph"/>
        <w:numPr>
          <w:ilvl w:val="0"/>
          <w:numId w:val="240"/>
        </w:numPr>
        <w:overflowPunct/>
        <w:autoSpaceDE/>
        <w:autoSpaceDN/>
        <w:adjustRightInd/>
        <w:spacing w:after="0"/>
        <w:contextualSpacing w:val="0"/>
        <w:textAlignment w:val="auto"/>
        <w:rPr>
          <w:rFonts w:eastAsia="MS Mincho"/>
        </w:rPr>
      </w:pPr>
      <w:r w:rsidRPr="004B7C52">
        <w:rPr>
          <w:rFonts w:eastAsia="MS Mincho"/>
        </w:rPr>
        <w:t>For the study of downlink HARQ-ACK feedback granularity smaller than TB-level and the corresponding mechanism, candidate options in RAN1#125 are categorized as follow</w:t>
      </w:r>
      <w:r w:rsidRPr="004B7C52">
        <w:rPr>
          <w:rFonts w:eastAsia="MS Mincho" w:hint="eastAsia"/>
        </w:rPr>
        <w:t>.</w:t>
      </w:r>
    </w:p>
    <w:p w14:paraId="2372C5C8" w14:textId="77777777" w:rsidR="00971E19" w:rsidRPr="00B12AA1" w:rsidRDefault="00971E19">
      <w:pPr>
        <w:numPr>
          <w:ilvl w:val="0"/>
          <w:numId w:val="238"/>
        </w:numPr>
        <w:ind w:leftChars="280" w:left="920"/>
        <w:rPr>
          <w:rFonts w:eastAsia="MS Mincho"/>
          <w:lang w:val="en-US" w:eastAsia="ja-JP"/>
        </w:rPr>
      </w:pPr>
      <w:r w:rsidRPr="00B12AA1">
        <w:rPr>
          <w:rFonts w:eastAsia="MS Mincho"/>
          <w:lang w:val="en-US" w:eastAsia="ja-JP"/>
        </w:rPr>
        <w:t xml:space="preserve">Category A (HARQ-ACK schemes): </w:t>
      </w:r>
    </w:p>
    <w:p w14:paraId="051A4F58" w14:textId="77777777" w:rsidR="00971E19" w:rsidRPr="00B12AA1" w:rsidRDefault="00971E19">
      <w:pPr>
        <w:numPr>
          <w:ilvl w:val="1"/>
          <w:numId w:val="238"/>
        </w:numPr>
        <w:ind w:leftChars="640" w:left="1640"/>
        <w:rPr>
          <w:rFonts w:eastAsia="MS Mincho"/>
          <w:lang w:val="en-US" w:eastAsia="ja-JP"/>
        </w:rPr>
      </w:pPr>
      <w:r w:rsidRPr="00B12AA1">
        <w:rPr>
          <w:rFonts w:eastAsia="MS Mincho"/>
          <w:lang w:val="en-US" w:eastAsia="ja-JP"/>
        </w:rPr>
        <w:t>NR CBG HARQ-ACK feedbac</w:t>
      </w:r>
      <w:r w:rsidRPr="00B865B6">
        <w:rPr>
          <w:rFonts w:eastAsia="MS Mincho"/>
          <w:color w:val="000000" w:themeColor="text1"/>
          <w:lang w:val="en-US" w:eastAsia="ja-JP"/>
        </w:rPr>
        <w:t>k</w:t>
      </w:r>
      <w:r w:rsidRPr="00B865B6">
        <w:rPr>
          <w:rFonts w:eastAsia="MS Mincho" w:hint="eastAsia"/>
          <w:color w:val="000000" w:themeColor="text1"/>
          <w:lang w:val="en-US" w:eastAsia="ja-JP"/>
        </w:rPr>
        <w:t xml:space="preserve"> as comparison baseline</w:t>
      </w:r>
    </w:p>
    <w:p w14:paraId="5D629399" w14:textId="77777777" w:rsidR="00971E19" w:rsidRPr="00B12AA1" w:rsidRDefault="00971E19">
      <w:pPr>
        <w:numPr>
          <w:ilvl w:val="1"/>
          <w:numId w:val="238"/>
        </w:numPr>
        <w:ind w:leftChars="640" w:left="1640"/>
        <w:rPr>
          <w:rFonts w:eastAsia="MS Mincho"/>
          <w:lang w:val="en-US" w:eastAsia="ja-JP"/>
        </w:rPr>
      </w:pPr>
      <w:r w:rsidRPr="00B12AA1">
        <w:rPr>
          <w:rFonts w:eastAsia="MS Mincho"/>
          <w:lang w:val="en-US" w:eastAsia="ja-JP"/>
        </w:rPr>
        <w:t>XOR-based retransmission feedback</w:t>
      </w:r>
    </w:p>
    <w:p w14:paraId="29C52A01" w14:textId="77777777" w:rsidR="00971E19" w:rsidRPr="00306DBC" w:rsidRDefault="00971E19">
      <w:pPr>
        <w:numPr>
          <w:ilvl w:val="1"/>
          <w:numId w:val="238"/>
        </w:numPr>
        <w:ind w:leftChars="640" w:left="1640"/>
        <w:rPr>
          <w:rFonts w:eastAsia="MS Mincho"/>
          <w:lang w:val="en-US" w:eastAsia="ja-JP"/>
        </w:rPr>
      </w:pPr>
      <w:r w:rsidRPr="00B12AA1">
        <w:rPr>
          <w:rFonts w:eastAsia="MS Mincho"/>
          <w:lang w:val="en-US" w:eastAsia="ja-JP"/>
        </w:rPr>
        <w:t xml:space="preserve">CB/CBG-level HARQ-ACK feedback of </w:t>
      </w:r>
      <w:r w:rsidRPr="00306DBC">
        <w:rPr>
          <w:rFonts w:eastAsia="MS Mincho"/>
          <w:lang w:val="en-US" w:eastAsia="ja-JP"/>
        </w:rPr>
        <w:t>high-probability error patterns / codebook</w:t>
      </w:r>
      <w:r w:rsidRPr="00306DBC">
        <w:rPr>
          <w:rFonts w:eastAsia="MS Mincho"/>
          <w:lang w:eastAsia="ja-JP"/>
        </w:rPr>
        <w:t>-based compressed feedback</w:t>
      </w:r>
    </w:p>
    <w:p w14:paraId="0BE91E8A" w14:textId="77777777" w:rsidR="00971E19" w:rsidRPr="00306DBC" w:rsidRDefault="00971E19">
      <w:pPr>
        <w:numPr>
          <w:ilvl w:val="1"/>
          <w:numId w:val="238"/>
        </w:numPr>
        <w:ind w:leftChars="640" w:left="1640"/>
        <w:rPr>
          <w:rFonts w:eastAsia="MS Mincho"/>
          <w:lang w:val="en-US" w:eastAsia="ja-JP"/>
        </w:rPr>
      </w:pPr>
      <w:r w:rsidRPr="00306DBC">
        <w:rPr>
          <w:rFonts w:eastAsia="MS Mincho"/>
          <w:lang w:val="en-US" w:eastAsia="ja-JP"/>
        </w:rPr>
        <w:t>2D lattice-based CBs feedback</w:t>
      </w:r>
    </w:p>
    <w:p w14:paraId="09455420" w14:textId="77777777" w:rsidR="00971E19" w:rsidRPr="00306DBC" w:rsidRDefault="00971E19">
      <w:pPr>
        <w:numPr>
          <w:ilvl w:val="0"/>
          <w:numId w:val="239"/>
        </w:numPr>
        <w:tabs>
          <w:tab w:val="clear" w:pos="720"/>
        </w:tabs>
        <w:ind w:leftChars="280" w:left="920"/>
        <w:rPr>
          <w:rFonts w:eastAsia="MS Mincho"/>
          <w:lang w:eastAsia="ja-JP"/>
        </w:rPr>
      </w:pPr>
      <w:r w:rsidRPr="00306DBC">
        <w:rPr>
          <w:rFonts w:eastAsia="MS Mincho"/>
          <w:lang w:val="en-US" w:eastAsia="ja-JP"/>
        </w:rPr>
        <w:lastRenderedPageBreak/>
        <w:t xml:space="preserve">Category B (feedback mechanisms/procedures </w:t>
      </w:r>
      <w:r>
        <w:rPr>
          <w:rFonts w:eastAsia="MS Mincho" w:hint="eastAsia"/>
          <w:lang w:val="en-US" w:eastAsia="ja-JP"/>
        </w:rPr>
        <w:t xml:space="preserve">may be </w:t>
      </w:r>
      <w:r w:rsidRPr="00306DBC">
        <w:rPr>
          <w:rFonts w:eastAsia="MS Mincho"/>
          <w:lang w:val="en-US" w:eastAsia="ja-JP"/>
        </w:rPr>
        <w:t xml:space="preserve">applicable on top of a Category A scheme): </w:t>
      </w:r>
    </w:p>
    <w:p w14:paraId="43B907BF" w14:textId="77777777" w:rsidR="00971E19" w:rsidRPr="00306DBC" w:rsidRDefault="00971E19">
      <w:pPr>
        <w:numPr>
          <w:ilvl w:val="1"/>
          <w:numId w:val="239"/>
        </w:numPr>
        <w:tabs>
          <w:tab w:val="clear" w:pos="1440"/>
        </w:tabs>
        <w:ind w:leftChars="640" w:left="1640"/>
        <w:rPr>
          <w:rFonts w:eastAsia="MS Mincho"/>
          <w:lang w:val="en-US" w:eastAsia="ja-JP"/>
        </w:rPr>
      </w:pPr>
      <w:r w:rsidRPr="00306DBC">
        <w:rPr>
          <w:rFonts w:eastAsia="MS Mincho"/>
          <w:lang w:val="en-US" w:eastAsia="ja-JP"/>
        </w:rPr>
        <w:t>Non-uniform CB-to-CBG mapping feedback</w:t>
      </w:r>
    </w:p>
    <w:p w14:paraId="2C6B061A" w14:textId="77777777" w:rsidR="00971E19" w:rsidRPr="00306DBC" w:rsidRDefault="00971E19">
      <w:pPr>
        <w:numPr>
          <w:ilvl w:val="1"/>
          <w:numId w:val="239"/>
        </w:numPr>
        <w:tabs>
          <w:tab w:val="clear" w:pos="1440"/>
        </w:tabs>
        <w:ind w:leftChars="640" w:left="1640"/>
        <w:rPr>
          <w:rFonts w:eastAsia="MS Mincho"/>
          <w:lang w:eastAsia="ja-JP"/>
        </w:rPr>
      </w:pPr>
      <w:r w:rsidRPr="00306DBC">
        <w:rPr>
          <w:rFonts w:eastAsia="MS Mincho"/>
          <w:lang w:val="en-US" w:eastAsia="ja-JP"/>
        </w:rPr>
        <w:t>Two-stage feedback</w:t>
      </w:r>
    </w:p>
    <w:p w14:paraId="20D5D383" w14:textId="77777777" w:rsidR="00971E19" w:rsidRPr="00306DBC" w:rsidRDefault="00971E19">
      <w:pPr>
        <w:numPr>
          <w:ilvl w:val="1"/>
          <w:numId w:val="239"/>
        </w:numPr>
        <w:tabs>
          <w:tab w:val="clear" w:pos="1440"/>
        </w:tabs>
        <w:ind w:leftChars="640" w:left="1640"/>
        <w:rPr>
          <w:rFonts w:eastAsia="MS Mincho"/>
          <w:lang w:eastAsia="ja-JP"/>
        </w:rPr>
      </w:pPr>
      <w:r w:rsidRPr="00306DBC">
        <w:rPr>
          <w:rFonts w:eastAsia="MS Mincho"/>
          <w:lang w:val="en-US" w:eastAsia="ja-JP"/>
        </w:rPr>
        <w:t>Mixture of TB-level and CBG-level feedback</w:t>
      </w:r>
    </w:p>
    <w:p w14:paraId="462007AE" w14:textId="77777777" w:rsidR="00971E19" w:rsidRPr="00B12AA1" w:rsidRDefault="00971E19">
      <w:pPr>
        <w:numPr>
          <w:ilvl w:val="1"/>
          <w:numId w:val="239"/>
        </w:numPr>
        <w:tabs>
          <w:tab w:val="clear" w:pos="1440"/>
        </w:tabs>
        <w:ind w:leftChars="640" w:left="1640"/>
        <w:rPr>
          <w:rFonts w:eastAsia="MS Mincho"/>
          <w:lang w:eastAsia="ja-JP"/>
        </w:rPr>
      </w:pPr>
      <w:r w:rsidRPr="00B12AA1">
        <w:rPr>
          <w:rFonts w:eastAsia="MS Mincho"/>
          <w:lang w:val="en-US" w:eastAsia="ja-JP"/>
        </w:rPr>
        <w:t>Per-PDSCH on-demand request of CBG-level feedback</w:t>
      </w:r>
    </w:p>
    <w:p w14:paraId="55D375CD" w14:textId="77777777" w:rsidR="00971E19" w:rsidRPr="00B12AA1" w:rsidRDefault="00971E19">
      <w:pPr>
        <w:numPr>
          <w:ilvl w:val="1"/>
          <w:numId w:val="239"/>
        </w:numPr>
        <w:tabs>
          <w:tab w:val="clear" w:pos="1440"/>
        </w:tabs>
        <w:ind w:leftChars="640" w:left="1640"/>
        <w:rPr>
          <w:rFonts w:eastAsia="MS Mincho"/>
          <w:lang w:eastAsia="ja-JP"/>
        </w:rPr>
      </w:pPr>
      <w:r w:rsidRPr="00B12AA1">
        <w:rPr>
          <w:rFonts w:eastAsia="MS Mincho"/>
          <w:lang w:val="en-US" w:eastAsia="ja-JP"/>
        </w:rPr>
        <w:t>Enabling/disabling of CBG-level HARQ-ACK feedback</w:t>
      </w:r>
    </w:p>
    <w:p w14:paraId="2C5B2047" w14:textId="77777777" w:rsidR="00971E19" w:rsidRPr="004B7C52" w:rsidRDefault="00971E19">
      <w:pPr>
        <w:numPr>
          <w:ilvl w:val="1"/>
          <w:numId w:val="239"/>
        </w:numPr>
        <w:tabs>
          <w:tab w:val="clear" w:pos="1440"/>
        </w:tabs>
        <w:ind w:leftChars="640" w:left="1640"/>
        <w:rPr>
          <w:rFonts w:eastAsia="MS Mincho"/>
          <w:lang w:eastAsia="ja-JP"/>
        </w:rPr>
      </w:pPr>
      <w:r w:rsidRPr="00B12AA1">
        <w:rPr>
          <w:rFonts w:eastAsia="MS Mincho"/>
          <w:lang w:val="en-US" w:eastAsia="ja-JP"/>
        </w:rPr>
        <w:t>HARQ-ACK feedback enabling/disabling for some of CBGs</w:t>
      </w:r>
    </w:p>
    <w:p w14:paraId="3EF1FF5D" w14:textId="77777777" w:rsidR="00971E19" w:rsidRPr="004B7C52" w:rsidRDefault="00971E19">
      <w:pPr>
        <w:pStyle w:val="ListParagraph"/>
        <w:numPr>
          <w:ilvl w:val="0"/>
          <w:numId w:val="240"/>
        </w:numPr>
        <w:overflowPunct/>
        <w:autoSpaceDE/>
        <w:autoSpaceDN/>
        <w:adjustRightInd/>
        <w:spacing w:after="0"/>
        <w:contextualSpacing w:val="0"/>
        <w:textAlignment w:val="auto"/>
        <w:rPr>
          <w:rFonts w:eastAsia="MS Mincho"/>
        </w:rPr>
      </w:pPr>
      <w:r w:rsidRPr="004B7C52">
        <w:rPr>
          <w:rFonts w:eastAsia="MS Mincho" w:hint="eastAsia"/>
        </w:rPr>
        <w:t xml:space="preserve">At least </w:t>
      </w:r>
      <w:r w:rsidRPr="004B7C52">
        <w:rPr>
          <w:rFonts w:eastAsia="MS Mincho"/>
        </w:rPr>
        <w:t xml:space="preserve">a common set of evaluation assumptions </w:t>
      </w:r>
      <w:r w:rsidRPr="004B7C52">
        <w:rPr>
          <w:rFonts w:eastAsia="MS Mincho" w:hint="eastAsia"/>
        </w:rPr>
        <w:t xml:space="preserve">are </w:t>
      </w:r>
      <w:r w:rsidRPr="004B7C52">
        <w:rPr>
          <w:rFonts w:eastAsia="MS Mincho"/>
        </w:rPr>
        <w:t>to be determined in this meeting</w:t>
      </w:r>
      <w:r w:rsidRPr="004B7C52">
        <w:rPr>
          <w:rFonts w:eastAsia="MS Mincho" w:hint="eastAsia"/>
        </w:rPr>
        <w:t xml:space="preserve"> for Category A</w:t>
      </w:r>
      <w:r w:rsidRPr="004B7C52">
        <w:rPr>
          <w:rFonts w:eastAsia="MS Mincho"/>
        </w:rPr>
        <w:t>.</w:t>
      </w:r>
    </w:p>
    <w:p w14:paraId="64DE55C5" w14:textId="77777777" w:rsidR="00971E19" w:rsidRPr="004B7C52" w:rsidRDefault="00971E19">
      <w:pPr>
        <w:pStyle w:val="ListParagraph"/>
        <w:numPr>
          <w:ilvl w:val="0"/>
          <w:numId w:val="240"/>
        </w:numPr>
        <w:overflowPunct/>
        <w:autoSpaceDE/>
        <w:autoSpaceDN/>
        <w:adjustRightInd/>
        <w:spacing w:after="0"/>
        <w:contextualSpacing w:val="0"/>
        <w:textAlignment w:val="auto"/>
        <w:rPr>
          <w:rFonts w:eastAsia="MS Mincho"/>
        </w:rPr>
      </w:pPr>
      <w:r w:rsidRPr="004B7C52">
        <w:rPr>
          <w:rFonts w:eastAsia="MS Mincho" w:hint="eastAsia"/>
        </w:rPr>
        <w:t>FFS same/additional evaluation assumptions are to be applied for Category B.</w:t>
      </w:r>
    </w:p>
    <w:p w14:paraId="408D4F3E" w14:textId="77777777" w:rsidR="00971E19" w:rsidRDefault="00971E19" w:rsidP="00971E19">
      <w:pPr>
        <w:rPr>
          <w:rFonts w:eastAsia="MS Mincho"/>
          <w:lang w:eastAsia="ja-JP"/>
        </w:rPr>
      </w:pPr>
    </w:p>
    <w:p w14:paraId="0825CDDA" w14:textId="77777777" w:rsidR="00971E19" w:rsidRPr="00E17F5C" w:rsidRDefault="00971E19" w:rsidP="00971E19">
      <w:pPr>
        <w:rPr>
          <w:rFonts w:eastAsia="MS Mincho"/>
          <w:lang w:eastAsia="ja-JP"/>
        </w:rPr>
      </w:pPr>
    </w:p>
    <w:p w14:paraId="2D56CCE2" w14:textId="15491ECA" w:rsidR="00971E19" w:rsidRPr="00B43B0E" w:rsidRDefault="00C62C50" w:rsidP="00971E19">
      <w:pPr>
        <w:rPr>
          <w:rFonts w:eastAsia="MS Mincho"/>
          <w:b/>
          <w:bCs/>
          <w:lang w:eastAsia="ja-JP"/>
        </w:rPr>
      </w:pPr>
      <w:hyperlink r:id="rId1600" w:history="1">
        <w:r w:rsidRPr="00B43B0E">
          <w:rPr>
            <w:rStyle w:val="Hyperlink"/>
            <w:rFonts w:eastAsia="MS Mincho"/>
            <w:b/>
            <w:bCs/>
            <w:lang w:eastAsia="ja-JP"/>
          </w:rPr>
          <w:t>R1-2606798</w:t>
        </w:r>
      </w:hyperlink>
      <w:r w:rsidR="00971E19" w:rsidRPr="00B43B0E">
        <w:rPr>
          <w:rFonts w:eastAsia="MS Mincho"/>
          <w:b/>
          <w:bCs/>
          <w:lang w:eastAsia="ja-JP"/>
        </w:rPr>
        <w:tab/>
        <w:t>FL summary #</w:t>
      </w:r>
      <w:r w:rsidR="00971E19" w:rsidRPr="00B43B0E">
        <w:rPr>
          <w:rFonts w:eastAsia="MS Mincho" w:hint="eastAsia"/>
          <w:b/>
          <w:bCs/>
          <w:lang w:eastAsia="ja-JP"/>
        </w:rPr>
        <w:t>2</w:t>
      </w:r>
      <w:r w:rsidR="00971E19" w:rsidRPr="00B43B0E">
        <w:rPr>
          <w:rFonts w:eastAsia="MS Mincho"/>
          <w:b/>
          <w:bCs/>
          <w:lang w:eastAsia="ja-JP"/>
        </w:rPr>
        <w:t xml:space="preserve"> for AI 10.5.4.3: 6GR HARQ related aspects</w:t>
      </w:r>
      <w:r w:rsidR="00971E19" w:rsidRPr="00B43B0E">
        <w:rPr>
          <w:rFonts w:eastAsia="MS Mincho"/>
          <w:b/>
          <w:bCs/>
          <w:lang w:eastAsia="ja-JP"/>
        </w:rPr>
        <w:tab/>
        <w:t>Moderator (OPPO)</w:t>
      </w:r>
    </w:p>
    <w:p w14:paraId="75FEC5C7" w14:textId="77777777" w:rsidR="00971E19" w:rsidRDefault="00971E19" w:rsidP="00971E19">
      <w:pPr>
        <w:rPr>
          <w:rFonts w:eastAsia="MS Mincho"/>
          <w:lang w:eastAsia="ja-JP"/>
        </w:rPr>
      </w:pPr>
    </w:p>
    <w:p w14:paraId="49F64EAA" w14:textId="77777777" w:rsidR="00971E19" w:rsidRPr="00B43B0E" w:rsidRDefault="00971E19" w:rsidP="00971E19">
      <w:pPr>
        <w:rPr>
          <w:rFonts w:ascii="Times New Roman" w:eastAsia="MS Mincho" w:hAnsi="Times New Roman"/>
          <w:b/>
          <w:bCs/>
          <w:highlight w:val="green"/>
          <w:lang w:eastAsia="ja-JP"/>
        </w:rPr>
      </w:pPr>
      <w:r w:rsidRPr="00B43B0E">
        <w:rPr>
          <w:rFonts w:ascii="Times New Roman" w:eastAsia="MS Mincho" w:hAnsi="Times New Roman"/>
          <w:b/>
          <w:bCs/>
          <w:highlight w:val="green"/>
          <w:lang w:eastAsia="ja-JP"/>
        </w:rPr>
        <w:t>Agreement:</w:t>
      </w:r>
    </w:p>
    <w:p w14:paraId="0934B4D7" w14:textId="77777777" w:rsidR="00971E19" w:rsidRPr="00B43B0E" w:rsidRDefault="00971E19" w:rsidP="00971E19">
      <w:pPr>
        <w:rPr>
          <w:rFonts w:ascii="Times New Roman" w:eastAsia="MS Mincho" w:hAnsi="Times New Roman"/>
          <w:lang w:eastAsia="ja-JP"/>
        </w:rPr>
      </w:pPr>
      <w:r w:rsidRPr="00B43B0E">
        <w:rPr>
          <w:rFonts w:ascii="Times New Roman" w:eastAsia="MS Mincho" w:hAnsi="Times New Roman"/>
          <w:lang w:eastAsia="ja-JP"/>
        </w:rPr>
        <w:t>In 6GR, study whether/how to address the case where the UE’s HARQ soft buffer is insufficient (e.g., all HARQ processes across all carriers/cells requiring retransmissions for soft combining simultaneously with maximum TBS), considering the possibility of the case and the different ways to address the case</w:t>
      </w:r>
    </w:p>
    <w:p w14:paraId="460A50DB" w14:textId="77777777" w:rsidR="00971E19" w:rsidRPr="00B43B0E" w:rsidRDefault="00971E19" w:rsidP="00971E19">
      <w:pPr>
        <w:rPr>
          <w:rFonts w:ascii="Times New Roman" w:eastAsia="MS Mincho" w:hAnsi="Times New Roman"/>
          <w:lang w:eastAsia="ja-JP"/>
        </w:rPr>
      </w:pPr>
    </w:p>
    <w:p w14:paraId="14CCB69B" w14:textId="77777777" w:rsidR="00971E19" w:rsidRPr="00B43B0E" w:rsidRDefault="00971E19" w:rsidP="00971E19">
      <w:pPr>
        <w:rPr>
          <w:rFonts w:ascii="Times New Roman" w:eastAsia="MS Mincho" w:hAnsi="Times New Roman"/>
          <w:lang w:eastAsia="ja-JP"/>
        </w:rPr>
      </w:pPr>
    </w:p>
    <w:p w14:paraId="0C861202" w14:textId="1EACCAAC" w:rsidR="00971E19" w:rsidRPr="00B43B0E" w:rsidRDefault="00C62C50" w:rsidP="00971E19">
      <w:pPr>
        <w:rPr>
          <w:rFonts w:ascii="Times New Roman" w:eastAsia="MS Mincho" w:hAnsi="Times New Roman"/>
          <w:b/>
          <w:bCs/>
          <w:lang w:eastAsia="ja-JP"/>
        </w:rPr>
      </w:pPr>
      <w:hyperlink r:id="rId1601" w:history="1">
        <w:r w:rsidRPr="00B43B0E">
          <w:rPr>
            <w:rStyle w:val="Hyperlink"/>
            <w:rFonts w:ascii="Times New Roman" w:eastAsia="MS Mincho" w:hAnsi="Times New Roman"/>
            <w:b/>
            <w:bCs/>
            <w:lang w:eastAsia="ja-JP"/>
          </w:rPr>
          <w:t>R1-2606799</w:t>
        </w:r>
      </w:hyperlink>
      <w:r w:rsidR="00971E19" w:rsidRPr="00B43B0E">
        <w:rPr>
          <w:rFonts w:ascii="Times New Roman" w:eastAsia="MS Mincho" w:hAnsi="Times New Roman"/>
          <w:b/>
          <w:bCs/>
          <w:lang w:eastAsia="ja-JP"/>
        </w:rPr>
        <w:tab/>
        <w:t>FL summary #3 for AI 10.5.4.3: 6GR HARQ related aspects</w:t>
      </w:r>
      <w:r w:rsidR="00971E19" w:rsidRPr="00B43B0E">
        <w:rPr>
          <w:rFonts w:ascii="Times New Roman" w:eastAsia="MS Mincho" w:hAnsi="Times New Roman"/>
          <w:b/>
          <w:bCs/>
          <w:lang w:eastAsia="ja-JP"/>
        </w:rPr>
        <w:tab/>
        <w:t>Moderator (OPPO)</w:t>
      </w:r>
    </w:p>
    <w:p w14:paraId="0E6D84F6" w14:textId="77777777" w:rsidR="00971E19" w:rsidRPr="00B43B0E" w:rsidRDefault="00971E19" w:rsidP="00971E19">
      <w:pPr>
        <w:rPr>
          <w:rFonts w:ascii="Times New Roman" w:eastAsia="MS Mincho" w:hAnsi="Times New Roman"/>
          <w:lang w:eastAsia="ja-JP"/>
        </w:rPr>
      </w:pPr>
    </w:p>
    <w:p w14:paraId="1A92879E" w14:textId="77777777" w:rsidR="00971E19" w:rsidRPr="00B43B0E" w:rsidRDefault="00971E19" w:rsidP="00971E19">
      <w:pPr>
        <w:rPr>
          <w:rFonts w:ascii="Times New Roman" w:eastAsia="MS Mincho" w:hAnsi="Times New Roman"/>
          <w:b/>
          <w:bCs/>
          <w:lang w:eastAsia="ja-JP"/>
        </w:rPr>
      </w:pPr>
      <w:r w:rsidRPr="00B43B0E">
        <w:rPr>
          <w:rFonts w:ascii="Times New Roman" w:eastAsia="MS Mincho" w:hAnsi="Times New Roman"/>
          <w:b/>
          <w:bCs/>
          <w:highlight w:val="green"/>
          <w:lang w:eastAsia="ja-JP"/>
        </w:rPr>
        <w:t>Agreement:</w:t>
      </w:r>
    </w:p>
    <w:p w14:paraId="02697F5C" w14:textId="77777777" w:rsidR="00971E19" w:rsidRPr="00B43B0E" w:rsidRDefault="00971E19">
      <w:pPr>
        <w:numPr>
          <w:ilvl w:val="0"/>
          <w:numId w:val="242"/>
        </w:numPr>
        <w:rPr>
          <w:rFonts w:ascii="Times New Roman" w:eastAsia="MS Mincho" w:hAnsi="Times New Roman"/>
          <w:lang w:eastAsia="ja-JP"/>
        </w:rPr>
      </w:pPr>
      <w:r w:rsidRPr="00B43B0E">
        <w:rPr>
          <w:rFonts w:ascii="Times New Roman" w:eastAsia="MS Mincho" w:hAnsi="Times New Roman"/>
          <w:lang w:eastAsia="ja-JP"/>
        </w:rPr>
        <w:t>For study of 6G HARQ-ACK codebook based on NR Type-1 codebook as starting point, consider at least the following</w:t>
      </w:r>
    </w:p>
    <w:p w14:paraId="2447A06D"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 / how to reduce the codebook payload size</w:t>
      </w:r>
    </w:p>
    <w:p w14:paraId="6AE22B52"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 / how to reduce codebook construction complexity</w:t>
      </w:r>
    </w:p>
    <w:p w14:paraId="01A4E2B4" w14:textId="77777777" w:rsidR="00971E19" w:rsidRPr="00B43B0E" w:rsidRDefault="00971E19">
      <w:pPr>
        <w:numPr>
          <w:ilvl w:val="0"/>
          <w:numId w:val="242"/>
        </w:numPr>
        <w:rPr>
          <w:rFonts w:ascii="Times New Roman" w:eastAsia="MS Mincho" w:hAnsi="Times New Roman"/>
          <w:lang w:eastAsia="ja-JP"/>
        </w:rPr>
      </w:pPr>
      <w:r w:rsidRPr="00B43B0E">
        <w:rPr>
          <w:rFonts w:ascii="Times New Roman" w:eastAsia="MS Mincho" w:hAnsi="Times New Roman"/>
          <w:lang w:eastAsia="ja-JP"/>
        </w:rPr>
        <w:t>For study of 6G HARQ-ACK codebook based on NR Type-2 codebook as starting point, consider at least the following</w:t>
      </w:r>
    </w:p>
    <w:p w14:paraId="2D99B4E3"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Whether/how to achieve additional robustness against the DCI(s) missing including last DCI(s) missing</w:t>
      </w:r>
    </w:p>
    <w:p w14:paraId="7CBD235B"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 the counting / accumulating indication is confined within a cell or a set of cells</w:t>
      </w:r>
    </w:p>
    <w:p w14:paraId="7F025CEB" w14:textId="77777777" w:rsidR="00971E19" w:rsidRPr="00B43B0E" w:rsidRDefault="00971E19">
      <w:pPr>
        <w:numPr>
          <w:ilvl w:val="0"/>
          <w:numId w:val="242"/>
        </w:numPr>
        <w:rPr>
          <w:rFonts w:ascii="Times New Roman" w:eastAsia="MS Mincho" w:hAnsi="Times New Roman"/>
          <w:lang w:eastAsia="ja-JP"/>
        </w:rPr>
      </w:pPr>
      <w:r w:rsidRPr="00B43B0E">
        <w:rPr>
          <w:rFonts w:ascii="Times New Roman" w:eastAsia="MS Mincho" w:hAnsi="Times New Roman"/>
          <w:lang w:eastAsia="ja-JP"/>
        </w:rPr>
        <w:t>For study of 6G HARQ-ACK codebook based on NR (e)Type 3 codebook as starting point, consider at least the following</w:t>
      </w:r>
    </w:p>
    <w:p w14:paraId="18B39989"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Whether/how to achieve additional robustness against missing the DCI triggering the feedback</w:t>
      </w:r>
    </w:p>
    <w:p w14:paraId="3D15E17B"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 / how to reduce codebook payload size</w:t>
      </w:r>
    </w:p>
    <w:p w14:paraId="0B77F4D1" w14:textId="77777777" w:rsidR="00971E19" w:rsidRPr="00B43B0E" w:rsidRDefault="00971E19">
      <w:pPr>
        <w:numPr>
          <w:ilvl w:val="0"/>
          <w:numId w:val="242"/>
        </w:numPr>
        <w:rPr>
          <w:rFonts w:ascii="Times New Roman" w:eastAsia="MS Mincho" w:hAnsi="Times New Roman"/>
          <w:lang w:eastAsia="ja-JP"/>
        </w:rPr>
      </w:pPr>
      <w:r w:rsidRPr="00B43B0E">
        <w:rPr>
          <w:rFonts w:ascii="Times New Roman" w:eastAsia="MS Mincho" w:hAnsi="Times New Roman"/>
          <w:lang w:eastAsia="ja-JP"/>
        </w:rPr>
        <w:t xml:space="preserve">FFS for each codebook type: </w:t>
      </w:r>
    </w:p>
    <w:p w14:paraId="13F7B432"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HARQ-ACK bit ordering</w:t>
      </w:r>
    </w:p>
    <w:p w14:paraId="20C89378"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Determination of HARQ-ACK codebook payload size</w:t>
      </w:r>
    </w:p>
    <w:p w14:paraId="49CE2A00"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For relaxing the need for tight coordination between schedulers, determine which codebook type(s) should be considered</w:t>
      </w:r>
    </w:p>
    <w:p w14:paraId="052E1FD0"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Scheduling complexity</w:t>
      </w:r>
    </w:p>
    <w:p w14:paraId="558731EC"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How to carry HARQ-ACK bits for a DCI that does not schedule a PDSCH, for at least (e)type 3 codebook</w:t>
      </w:r>
    </w:p>
    <w:p w14:paraId="3E930FE3" w14:textId="77777777" w:rsidR="00971E19" w:rsidRPr="00B43B0E" w:rsidRDefault="00971E19">
      <w:pPr>
        <w:numPr>
          <w:ilvl w:val="1"/>
          <w:numId w:val="242"/>
        </w:numPr>
        <w:rPr>
          <w:rFonts w:ascii="Times New Roman" w:eastAsia="MS Mincho" w:hAnsi="Times New Roman"/>
          <w:lang w:eastAsia="ja-JP"/>
        </w:rPr>
      </w:pPr>
      <w:r w:rsidRPr="00B43B0E">
        <w:rPr>
          <w:rFonts w:ascii="Times New Roman" w:eastAsia="MS Mincho" w:hAnsi="Times New Roman"/>
          <w:lang w:eastAsia="ja-JP"/>
        </w:rPr>
        <w:t>Whether/how to support standalone operation</w:t>
      </w:r>
    </w:p>
    <w:p w14:paraId="2AD5598C" w14:textId="77777777" w:rsidR="00971E19" w:rsidRPr="00B43B0E" w:rsidRDefault="00971E19">
      <w:pPr>
        <w:numPr>
          <w:ilvl w:val="0"/>
          <w:numId w:val="242"/>
        </w:numPr>
        <w:rPr>
          <w:rFonts w:ascii="Times New Roman" w:eastAsia="MS Mincho" w:hAnsi="Times New Roman"/>
          <w:lang w:eastAsia="ja-JP"/>
        </w:rPr>
      </w:pPr>
      <w:r w:rsidRPr="00B43B0E">
        <w:rPr>
          <w:rFonts w:ascii="Times New Roman" w:eastAsia="MS Mincho" w:hAnsi="Times New Roman"/>
          <w:lang w:eastAsia="ja-JP"/>
        </w:rPr>
        <w:t>FFS: other approaches</w:t>
      </w:r>
    </w:p>
    <w:p w14:paraId="55D920C8" w14:textId="77777777" w:rsidR="00971E19" w:rsidRPr="00B43B0E" w:rsidRDefault="00971E19" w:rsidP="00971E19">
      <w:pPr>
        <w:rPr>
          <w:rFonts w:eastAsia="MS Mincho"/>
          <w:b/>
          <w:bCs/>
          <w:lang w:eastAsia="ja-JP"/>
        </w:rPr>
      </w:pPr>
    </w:p>
    <w:p w14:paraId="05CB7918" w14:textId="77777777" w:rsidR="00971E19" w:rsidRPr="00B43B0E" w:rsidRDefault="00971E19" w:rsidP="00971E19">
      <w:pPr>
        <w:rPr>
          <w:rFonts w:eastAsia="MS Mincho"/>
          <w:b/>
          <w:bCs/>
          <w:lang w:eastAsia="ja-JP"/>
        </w:rPr>
      </w:pPr>
      <w:r w:rsidRPr="00B43B0E">
        <w:rPr>
          <w:rFonts w:eastAsia="MS Mincho" w:hint="eastAsia"/>
          <w:b/>
          <w:bCs/>
          <w:highlight w:val="green"/>
          <w:lang w:eastAsia="ja-JP"/>
        </w:rPr>
        <w:t>Agreement:</w:t>
      </w:r>
    </w:p>
    <w:p w14:paraId="69F1386D" w14:textId="77777777" w:rsidR="00971E19" w:rsidRPr="005351A7" w:rsidRDefault="00971E19" w:rsidP="00971E19">
      <w:pPr>
        <w:rPr>
          <w:rFonts w:eastAsia="MS Mincho"/>
          <w:lang w:eastAsia="ja-JP"/>
        </w:rPr>
      </w:pPr>
      <w:r w:rsidRPr="00B6511B">
        <w:rPr>
          <w:rFonts w:eastAsia="MS Mincho"/>
          <w:lang w:eastAsia="ja-JP"/>
        </w:rPr>
        <w:t>For the study of downlink HARQ-ACK feedback granularity smaller than TB-level, the following common set of simulation assumptions are to be used for evaluating Category A HARQ-ACK schemes:</w:t>
      </w:r>
    </w:p>
    <w:tbl>
      <w:tblPr>
        <w:tblW w:w="10060" w:type="dxa"/>
        <w:tblLook w:val="04A0" w:firstRow="1" w:lastRow="0" w:firstColumn="1" w:lastColumn="0" w:noHBand="0" w:noVBand="1"/>
      </w:tblPr>
      <w:tblGrid>
        <w:gridCol w:w="440"/>
        <w:gridCol w:w="4091"/>
        <w:gridCol w:w="5529"/>
      </w:tblGrid>
      <w:tr w:rsidR="00971E19" w:rsidRPr="00B6511B" w14:paraId="17433859" w14:textId="77777777" w:rsidTr="00A4208C">
        <w:trPr>
          <w:trHeight w:val="288"/>
        </w:trPr>
        <w:tc>
          <w:tcPr>
            <w:tcW w:w="440" w:type="dxa"/>
            <w:tcBorders>
              <w:top w:val="single" w:sz="4" w:space="0" w:color="999999"/>
              <w:left w:val="single" w:sz="4" w:space="0" w:color="999999"/>
              <w:bottom w:val="single" w:sz="4" w:space="0" w:color="999999"/>
              <w:right w:val="single" w:sz="4" w:space="0" w:color="999999"/>
            </w:tcBorders>
            <w:shd w:val="clear" w:color="auto" w:fill="7F7F7F" w:themeFill="text1" w:themeFillTint="80"/>
            <w:hideMark/>
          </w:tcPr>
          <w:p w14:paraId="660E9BF7" w14:textId="77777777" w:rsidR="00971E19" w:rsidRPr="00B6511B" w:rsidRDefault="00971E19" w:rsidP="00A4208C">
            <w:pPr>
              <w:rPr>
                <w:rFonts w:eastAsia="MS Mincho"/>
                <w:b/>
                <w:bCs/>
                <w:lang w:val="en-US" w:eastAsia="ja-JP"/>
              </w:rPr>
            </w:pPr>
            <w:r w:rsidRPr="00B6511B">
              <w:rPr>
                <w:rFonts w:eastAsia="MS Mincho"/>
                <w:b/>
                <w:bCs/>
                <w:lang w:val="en-US" w:eastAsia="ja-JP"/>
              </w:rPr>
              <w:t>#</w:t>
            </w:r>
          </w:p>
        </w:tc>
        <w:tc>
          <w:tcPr>
            <w:tcW w:w="4091" w:type="dxa"/>
            <w:tcBorders>
              <w:top w:val="single" w:sz="4" w:space="0" w:color="999999"/>
              <w:left w:val="nil"/>
              <w:bottom w:val="single" w:sz="4" w:space="0" w:color="999999"/>
              <w:right w:val="single" w:sz="4" w:space="0" w:color="999999"/>
            </w:tcBorders>
            <w:shd w:val="clear" w:color="auto" w:fill="7F7F7F" w:themeFill="text1" w:themeFillTint="80"/>
            <w:hideMark/>
          </w:tcPr>
          <w:p w14:paraId="598241EC" w14:textId="77777777" w:rsidR="00971E19" w:rsidRPr="00B6511B" w:rsidRDefault="00971E19" w:rsidP="00A4208C">
            <w:pPr>
              <w:rPr>
                <w:rFonts w:eastAsia="MS Mincho"/>
                <w:b/>
                <w:bCs/>
                <w:lang w:val="en-US" w:eastAsia="ja-JP"/>
              </w:rPr>
            </w:pPr>
            <w:r w:rsidRPr="00B6511B">
              <w:rPr>
                <w:rFonts w:eastAsia="MS Mincho"/>
                <w:b/>
                <w:bCs/>
                <w:lang w:val="en-US" w:eastAsia="ja-JP"/>
              </w:rPr>
              <w:t>Parameter</w:t>
            </w:r>
          </w:p>
        </w:tc>
        <w:tc>
          <w:tcPr>
            <w:tcW w:w="5529" w:type="dxa"/>
            <w:tcBorders>
              <w:top w:val="single" w:sz="4" w:space="0" w:color="999999"/>
              <w:left w:val="nil"/>
              <w:bottom w:val="single" w:sz="4" w:space="0" w:color="999999"/>
              <w:right w:val="single" w:sz="4" w:space="0" w:color="999999"/>
            </w:tcBorders>
            <w:shd w:val="clear" w:color="auto" w:fill="7F7F7F" w:themeFill="text1" w:themeFillTint="80"/>
            <w:hideMark/>
          </w:tcPr>
          <w:p w14:paraId="7527E9DA" w14:textId="77777777" w:rsidR="00971E19" w:rsidRPr="00B6511B" w:rsidRDefault="00971E19" w:rsidP="00A4208C">
            <w:pPr>
              <w:rPr>
                <w:rFonts w:eastAsia="MS Mincho"/>
                <w:b/>
                <w:bCs/>
                <w:lang w:val="en-US" w:eastAsia="ja-JP"/>
              </w:rPr>
            </w:pPr>
            <w:r w:rsidRPr="00B6511B">
              <w:rPr>
                <w:rFonts w:eastAsia="MS Mincho"/>
                <w:b/>
                <w:bCs/>
                <w:lang w:val="en-US" w:eastAsia="ja-JP"/>
              </w:rPr>
              <w:t>Assumptions</w:t>
            </w:r>
          </w:p>
        </w:tc>
      </w:tr>
      <w:tr w:rsidR="00971E19" w:rsidRPr="00B6511B" w14:paraId="3A4C8F01" w14:textId="77777777" w:rsidTr="00A4208C">
        <w:trPr>
          <w:trHeight w:val="288"/>
        </w:trPr>
        <w:tc>
          <w:tcPr>
            <w:tcW w:w="440" w:type="dxa"/>
            <w:tcBorders>
              <w:top w:val="nil"/>
              <w:left w:val="single" w:sz="4" w:space="0" w:color="999999"/>
              <w:bottom w:val="single" w:sz="4" w:space="0" w:color="999999"/>
              <w:right w:val="single" w:sz="4" w:space="0" w:color="999999"/>
            </w:tcBorders>
            <w:hideMark/>
          </w:tcPr>
          <w:p w14:paraId="08D57465" w14:textId="77777777" w:rsidR="00971E19" w:rsidRPr="00B6511B" w:rsidRDefault="00971E19" w:rsidP="00A4208C">
            <w:pPr>
              <w:rPr>
                <w:rFonts w:eastAsia="MS Mincho"/>
                <w:lang w:val="en-US" w:eastAsia="ja-JP"/>
              </w:rPr>
            </w:pPr>
            <w:r w:rsidRPr="00B6511B">
              <w:rPr>
                <w:rFonts w:eastAsia="MS Mincho"/>
                <w:lang w:val="en-US" w:eastAsia="ja-JP"/>
              </w:rPr>
              <w:t>1</w:t>
            </w:r>
          </w:p>
        </w:tc>
        <w:tc>
          <w:tcPr>
            <w:tcW w:w="4091" w:type="dxa"/>
            <w:tcBorders>
              <w:top w:val="nil"/>
              <w:left w:val="nil"/>
              <w:bottom w:val="single" w:sz="4" w:space="0" w:color="999999"/>
              <w:right w:val="single" w:sz="4" w:space="0" w:color="999999"/>
            </w:tcBorders>
            <w:hideMark/>
          </w:tcPr>
          <w:p w14:paraId="7FDEF3CB" w14:textId="77777777" w:rsidR="00971E19" w:rsidRPr="00B6511B" w:rsidRDefault="00971E19" w:rsidP="00A4208C">
            <w:pPr>
              <w:rPr>
                <w:rFonts w:eastAsia="MS Mincho"/>
                <w:lang w:val="en-US" w:eastAsia="ja-JP"/>
              </w:rPr>
            </w:pPr>
            <w:r w:rsidRPr="00B6511B">
              <w:rPr>
                <w:rFonts w:eastAsia="MS Mincho"/>
                <w:lang w:val="en-US" w:eastAsia="ja-JP"/>
              </w:rPr>
              <w:t>Evaluation methodology</w:t>
            </w:r>
          </w:p>
        </w:tc>
        <w:tc>
          <w:tcPr>
            <w:tcW w:w="5529" w:type="dxa"/>
            <w:tcBorders>
              <w:top w:val="nil"/>
              <w:left w:val="nil"/>
              <w:bottom w:val="single" w:sz="4" w:space="0" w:color="999999"/>
              <w:right w:val="single" w:sz="4" w:space="0" w:color="999999"/>
            </w:tcBorders>
            <w:hideMark/>
          </w:tcPr>
          <w:p w14:paraId="273BC04A" w14:textId="77777777" w:rsidR="00971E19" w:rsidRPr="00B6511B" w:rsidRDefault="00971E19" w:rsidP="00A4208C">
            <w:pPr>
              <w:rPr>
                <w:rFonts w:eastAsia="MS Mincho"/>
                <w:lang w:val="en-US" w:eastAsia="ja-JP"/>
              </w:rPr>
            </w:pPr>
            <w:r w:rsidRPr="00B6511B">
              <w:rPr>
                <w:rFonts w:eastAsia="MS Mincho"/>
                <w:lang w:val="en-US" w:eastAsia="ja-JP"/>
              </w:rPr>
              <w:t>LLS</w:t>
            </w:r>
            <w:r>
              <w:rPr>
                <w:rFonts w:eastAsia="MS Mincho" w:hint="eastAsia"/>
                <w:lang w:val="en-US" w:eastAsia="ja-JP"/>
              </w:rPr>
              <w:t xml:space="preserve"> </w:t>
            </w:r>
            <w:r w:rsidRPr="005351A7">
              <w:rPr>
                <w:rFonts w:eastAsia="MS Mincho" w:hint="eastAsia"/>
                <w:lang w:val="en-US" w:eastAsia="ja-JP"/>
              </w:rPr>
              <w:t>/</w:t>
            </w:r>
            <w:r>
              <w:rPr>
                <w:rFonts w:eastAsia="MS Mincho" w:hint="eastAsia"/>
                <w:lang w:val="en-US" w:eastAsia="ja-JP"/>
              </w:rPr>
              <w:t xml:space="preserve"> </w:t>
            </w:r>
            <w:r w:rsidRPr="005351A7">
              <w:rPr>
                <w:rFonts w:eastAsia="MS Mincho"/>
                <w:lang w:val="en-US" w:eastAsia="ja-JP"/>
              </w:rPr>
              <w:t>SLS</w:t>
            </w:r>
            <w:r w:rsidRPr="005351A7">
              <w:rPr>
                <w:rFonts w:eastAsia="MS Mincho" w:hint="eastAsia"/>
                <w:lang w:val="en-US" w:eastAsia="ja-JP"/>
              </w:rPr>
              <w:t>(optional)</w:t>
            </w:r>
            <w:r w:rsidRPr="005351A7">
              <w:rPr>
                <w:rFonts w:eastAsia="MS Mincho"/>
                <w:lang w:val="en-US" w:eastAsia="ja-JP"/>
              </w:rPr>
              <w:t xml:space="preserve"> with</w:t>
            </w:r>
            <w:r w:rsidRPr="00B6511B">
              <w:rPr>
                <w:rFonts w:eastAsia="MS Mincho"/>
                <w:lang w:val="en-US" w:eastAsia="ja-JP"/>
              </w:rPr>
              <w:t xml:space="preserve"> link adaptation</w:t>
            </w:r>
          </w:p>
        </w:tc>
      </w:tr>
      <w:tr w:rsidR="00971E19" w:rsidRPr="00B6511B" w14:paraId="7B1FD073" w14:textId="77777777" w:rsidTr="00A4208C">
        <w:trPr>
          <w:trHeight w:val="288"/>
        </w:trPr>
        <w:tc>
          <w:tcPr>
            <w:tcW w:w="440" w:type="dxa"/>
            <w:tcBorders>
              <w:top w:val="nil"/>
              <w:left w:val="single" w:sz="4" w:space="0" w:color="999999"/>
              <w:bottom w:val="single" w:sz="4" w:space="0" w:color="999999"/>
              <w:right w:val="single" w:sz="4" w:space="0" w:color="999999"/>
            </w:tcBorders>
            <w:hideMark/>
          </w:tcPr>
          <w:p w14:paraId="2616F514" w14:textId="77777777" w:rsidR="00971E19" w:rsidRPr="00B6511B" w:rsidRDefault="00971E19" w:rsidP="00A4208C">
            <w:pPr>
              <w:rPr>
                <w:rFonts w:eastAsia="MS Mincho"/>
                <w:lang w:val="en-US" w:eastAsia="ja-JP"/>
              </w:rPr>
            </w:pPr>
            <w:r w:rsidRPr="00B6511B">
              <w:rPr>
                <w:rFonts w:eastAsia="MS Mincho"/>
                <w:lang w:val="en-US" w:eastAsia="ja-JP"/>
              </w:rPr>
              <w:t>2</w:t>
            </w:r>
          </w:p>
        </w:tc>
        <w:tc>
          <w:tcPr>
            <w:tcW w:w="4091" w:type="dxa"/>
            <w:tcBorders>
              <w:top w:val="nil"/>
              <w:left w:val="nil"/>
              <w:bottom w:val="single" w:sz="4" w:space="0" w:color="999999"/>
              <w:right w:val="single" w:sz="4" w:space="0" w:color="999999"/>
            </w:tcBorders>
            <w:hideMark/>
          </w:tcPr>
          <w:p w14:paraId="59C4C054" w14:textId="77777777" w:rsidR="00971E19" w:rsidRPr="00B6511B" w:rsidRDefault="00971E19" w:rsidP="00A4208C">
            <w:pPr>
              <w:rPr>
                <w:rFonts w:eastAsia="MS Mincho"/>
                <w:lang w:val="en-US" w:eastAsia="ja-JP"/>
              </w:rPr>
            </w:pPr>
            <w:r w:rsidRPr="00B6511B">
              <w:rPr>
                <w:rFonts w:eastAsia="MS Mincho"/>
                <w:lang w:val="en-US" w:eastAsia="ja-JP"/>
              </w:rPr>
              <w:t>Carrier frequency</w:t>
            </w:r>
          </w:p>
        </w:tc>
        <w:tc>
          <w:tcPr>
            <w:tcW w:w="5529" w:type="dxa"/>
            <w:tcBorders>
              <w:top w:val="nil"/>
              <w:left w:val="nil"/>
              <w:bottom w:val="single" w:sz="4" w:space="0" w:color="999999"/>
              <w:right w:val="single" w:sz="4" w:space="0" w:color="999999"/>
            </w:tcBorders>
            <w:hideMark/>
          </w:tcPr>
          <w:p w14:paraId="6C133BF7" w14:textId="77777777" w:rsidR="00971E19" w:rsidRPr="00B6511B" w:rsidRDefault="00971E19" w:rsidP="00A4208C">
            <w:pPr>
              <w:rPr>
                <w:rFonts w:eastAsia="MS Mincho"/>
                <w:lang w:val="en-US" w:eastAsia="ja-JP"/>
              </w:rPr>
            </w:pPr>
            <w:r w:rsidRPr="00B6511B">
              <w:rPr>
                <w:rFonts w:eastAsia="MS Mincho"/>
                <w:lang w:val="en-US" w:eastAsia="ja-JP"/>
              </w:rPr>
              <w:t>4 GHz</w:t>
            </w:r>
          </w:p>
          <w:p w14:paraId="38F070B0" w14:textId="77777777" w:rsidR="00971E19" w:rsidRPr="00B6511B" w:rsidRDefault="00971E19" w:rsidP="00A4208C">
            <w:pPr>
              <w:rPr>
                <w:rFonts w:eastAsia="MS Mincho"/>
                <w:lang w:val="en-US" w:eastAsia="ja-JP"/>
              </w:rPr>
            </w:pPr>
            <w:r w:rsidRPr="00B6511B">
              <w:rPr>
                <w:rFonts w:eastAsia="MS Mincho"/>
                <w:lang w:val="en-US" w:eastAsia="ja-JP"/>
              </w:rPr>
              <w:t>Optional: 7GHz</w:t>
            </w:r>
          </w:p>
        </w:tc>
      </w:tr>
      <w:tr w:rsidR="00971E19" w:rsidRPr="00B6511B" w14:paraId="1ED32FDC" w14:textId="77777777" w:rsidTr="00A4208C">
        <w:trPr>
          <w:trHeight w:val="528"/>
        </w:trPr>
        <w:tc>
          <w:tcPr>
            <w:tcW w:w="440" w:type="dxa"/>
            <w:tcBorders>
              <w:top w:val="nil"/>
              <w:left w:val="single" w:sz="4" w:space="0" w:color="999999"/>
              <w:bottom w:val="single" w:sz="4" w:space="0" w:color="999999"/>
              <w:right w:val="single" w:sz="4" w:space="0" w:color="999999"/>
            </w:tcBorders>
            <w:hideMark/>
          </w:tcPr>
          <w:p w14:paraId="0E8CB4AE" w14:textId="77777777" w:rsidR="00971E19" w:rsidRPr="00B6511B" w:rsidRDefault="00971E19" w:rsidP="00A4208C">
            <w:pPr>
              <w:rPr>
                <w:rFonts w:eastAsia="MS Mincho"/>
                <w:lang w:val="en-US" w:eastAsia="ja-JP"/>
              </w:rPr>
            </w:pPr>
            <w:r w:rsidRPr="00B6511B">
              <w:rPr>
                <w:rFonts w:eastAsia="MS Mincho"/>
                <w:lang w:val="en-US" w:eastAsia="ja-JP"/>
              </w:rPr>
              <w:t>3</w:t>
            </w:r>
          </w:p>
        </w:tc>
        <w:tc>
          <w:tcPr>
            <w:tcW w:w="4091" w:type="dxa"/>
            <w:tcBorders>
              <w:top w:val="nil"/>
              <w:left w:val="nil"/>
              <w:bottom w:val="single" w:sz="4" w:space="0" w:color="999999"/>
              <w:right w:val="single" w:sz="4" w:space="0" w:color="999999"/>
            </w:tcBorders>
            <w:hideMark/>
          </w:tcPr>
          <w:p w14:paraId="46FC3613" w14:textId="77777777" w:rsidR="00971E19" w:rsidRPr="00B6511B" w:rsidRDefault="00971E19" w:rsidP="00A4208C">
            <w:pPr>
              <w:rPr>
                <w:rFonts w:eastAsia="MS Mincho"/>
                <w:lang w:val="en-US" w:eastAsia="ja-JP"/>
              </w:rPr>
            </w:pPr>
            <w:r w:rsidRPr="00B6511B">
              <w:rPr>
                <w:rFonts w:eastAsia="MS Mincho"/>
                <w:lang w:val="en-US" w:eastAsia="ja-JP"/>
              </w:rPr>
              <w:t>Channel bandwidth</w:t>
            </w:r>
          </w:p>
        </w:tc>
        <w:tc>
          <w:tcPr>
            <w:tcW w:w="5529" w:type="dxa"/>
            <w:tcBorders>
              <w:top w:val="nil"/>
              <w:left w:val="nil"/>
              <w:bottom w:val="single" w:sz="4" w:space="0" w:color="999999"/>
              <w:right w:val="single" w:sz="4" w:space="0" w:color="999999"/>
            </w:tcBorders>
            <w:hideMark/>
          </w:tcPr>
          <w:p w14:paraId="54B35FF3" w14:textId="77777777" w:rsidR="00971E19" w:rsidRPr="00B6511B" w:rsidRDefault="00971E19" w:rsidP="00A4208C">
            <w:pPr>
              <w:rPr>
                <w:rFonts w:eastAsia="MS Mincho"/>
                <w:lang w:val="en-US" w:eastAsia="ja-JP"/>
              </w:rPr>
            </w:pPr>
            <w:r w:rsidRPr="00B6511B">
              <w:rPr>
                <w:rFonts w:eastAsia="MS Mincho"/>
                <w:lang w:val="en-US" w:eastAsia="ja-JP"/>
              </w:rPr>
              <w:t>100MHz, SNR points reported by company</w:t>
            </w:r>
            <w:r w:rsidRPr="00B6511B">
              <w:rPr>
                <w:rFonts w:eastAsia="MS Mincho"/>
                <w:lang w:val="en-US" w:eastAsia="ja-JP"/>
              </w:rPr>
              <w:br/>
            </w:r>
          </w:p>
          <w:p w14:paraId="0074E072" w14:textId="77777777" w:rsidR="00971E19" w:rsidRPr="00B6511B" w:rsidRDefault="00971E19" w:rsidP="00A4208C">
            <w:pPr>
              <w:rPr>
                <w:rFonts w:eastAsia="MS Mincho"/>
                <w:lang w:val="en-US" w:eastAsia="ja-JP"/>
              </w:rPr>
            </w:pPr>
            <w:r w:rsidRPr="00B6511B">
              <w:rPr>
                <w:rFonts w:eastAsia="MS Mincho"/>
                <w:lang w:val="en-US" w:eastAsia="ja-JP"/>
              </w:rPr>
              <w:t>Optional: 400MHz, SNR points reported by company</w:t>
            </w:r>
          </w:p>
        </w:tc>
      </w:tr>
      <w:tr w:rsidR="00971E19" w:rsidRPr="00B6511B" w14:paraId="3653287C" w14:textId="77777777" w:rsidTr="00A4208C">
        <w:trPr>
          <w:trHeight w:val="288"/>
        </w:trPr>
        <w:tc>
          <w:tcPr>
            <w:tcW w:w="440" w:type="dxa"/>
            <w:tcBorders>
              <w:top w:val="nil"/>
              <w:left w:val="single" w:sz="4" w:space="0" w:color="999999"/>
              <w:bottom w:val="single" w:sz="4" w:space="0" w:color="999999"/>
              <w:right w:val="single" w:sz="4" w:space="0" w:color="999999"/>
            </w:tcBorders>
            <w:hideMark/>
          </w:tcPr>
          <w:p w14:paraId="26DFD87A" w14:textId="77777777" w:rsidR="00971E19" w:rsidRPr="00B6511B" w:rsidRDefault="00971E19" w:rsidP="00A4208C">
            <w:pPr>
              <w:rPr>
                <w:rFonts w:eastAsia="MS Mincho"/>
                <w:lang w:val="en-US" w:eastAsia="ja-JP"/>
              </w:rPr>
            </w:pPr>
            <w:r w:rsidRPr="00B6511B">
              <w:rPr>
                <w:rFonts w:eastAsia="MS Mincho"/>
                <w:lang w:val="en-US" w:eastAsia="ja-JP"/>
              </w:rPr>
              <w:t>4</w:t>
            </w:r>
          </w:p>
        </w:tc>
        <w:tc>
          <w:tcPr>
            <w:tcW w:w="4091" w:type="dxa"/>
            <w:tcBorders>
              <w:top w:val="nil"/>
              <w:left w:val="nil"/>
              <w:bottom w:val="single" w:sz="4" w:space="0" w:color="999999"/>
              <w:right w:val="single" w:sz="4" w:space="0" w:color="999999"/>
            </w:tcBorders>
            <w:hideMark/>
          </w:tcPr>
          <w:p w14:paraId="74807F38" w14:textId="77777777" w:rsidR="00971E19" w:rsidRPr="00B6511B" w:rsidRDefault="00971E19" w:rsidP="00A4208C">
            <w:pPr>
              <w:rPr>
                <w:rFonts w:eastAsia="MS Mincho"/>
                <w:lang w:val="en-US" w:eastAsia="ja-JP"/>
              </w:rPr>
            </w:pPr>
            <w:r w:rsidRPr="00B6511B">
              <w:rPr>
                <w:rFonts w:eastAsia="MS Mincho"/>
                <w:lang w:val="en-US" w:eastAsia="ja-JP"/>
              </w:rPr>
              <w:t>Subcarrier spacing</w:t>
            </w:r>
          </w:p>
        </w:tc>
        <w:tc>
          <w:tcPr>
            <w:tcW w:w="5529" w:type="dxa"/>
            <w:tcBorders>
              <w:top w:val="nil"/>
              <w:left w:val="nil"/>
              <w:bottom w:val="single" w:sz="4" w:space="0" w:color="999999"/>
              <w:right w:val="single" w:sz="4" w:space="0" w:color="999999"/>
            </w:tcBorders>
            <w:hideMark/>
          </w:tcPr>
          <w:p w14:paraId="009D8710" w14:textId="77777777" w:rsidR="00971E19" w:rsidRPr="00B6511B" w:rsidRDefault="00971E19" w:rsidP="00A4208C">
            <w:pPr>
              <w:rPr>
                <w:rFonts w:eastAsia="MS Mincho"/>
                <w:lang w:val="en-US" w:eastAsia="ja-JP"/>
              </w:rPr>
            </w:pPr>
            <w:r w:rsidRPr="00B6511B">
              <w:rPr>
                <w:rFonts w:eastAsia="MS Mincho"/>
                <w:lang w:val="en-US" w:eastAsia="ja-JP"/>
              </w:rPr>
              <w:t>30kHz</w:t>
            </w:r>
          </w:p>
        </w:tc>
      </w:tr>
      <w:tr w:rsidR="00971E19" w:rsidRPr="00B6511B" w14:paraId="7A41774B" w14:textId="77777777" w:rsidTr="00A4208C">
        <w:trPr>
          <w:trHeight w:val="528"/>
        </w:trPr>
        <w:tc>
          <w:tcPr>
            <w:tcW w:w="440" w:type="dxa"/>
            <w:tcBorders>
              <w:top w:val="nil"/>
              <w:left w:val="single" w:sz="4" w:space="0" w:color="999999"/>
              <w:bottom w:val="single" w:sz="4" w:space="0" w:color="999999"/>
              <w:right w:val="single" w:sz="4" w:space="0" w:color="999999"/>
            </w:tcBorders>
            <w:hideMark/>
          </w:tcPr>
          <w:p w14:paraId="2F44F551" w14:textId="77777777" w:rsidR="00971E19" w:rsidRPr="00B6511B" w:rsidRDefault="00971E19" w:rsidP="00A4208C">
            <w:pPr>
              <w:rPr>
                <w:rFonts w:eastAsia="MS Mincho"/>
                <w:lang w:val="en-US" w:eastAsia="ja-JP"/>
              </w:rPr>
            </w:pPr>
            <w:r w:rsidRPr="00B6511B">
              <w:rPr>
                <w:rFonts w:eastAsia="MS Mincho"/>
                <w:lang w:val="en-US" w:eastAsia="ja-JP"/>
              </w:rPr>
              <w:t>5</w:t>
            </w:r>
          </w:p>
        </w:tc>
        <w:tc>
          <w:tcPr>
            <w:tcW w:w="4091" w:type="dxa"/>
            <w:tcBorders>
              <w:top w:val="nil"/>
              <w:left w:val="nil"/>
              <w:bottom w:val="single" w:sz="4" w:space="0" w:color="999999"/>
              <w:right w:val="single" w:sz="4" w:space="0" w:color="999999"/>
            </w:tcBorders>
            <w:hideMark/>
          </w:tcPr>
          <w:p w14:paraId="0383E252" w14:textId="77777777" w:rsidR="00971E19" w:rsidRPr="00B6511B" w:rsidRDefault="00971E19" w:rsidP="00A4208C">
            <w:pPr>
              <w:rPr>
                <w:rFonts w:eastAsia="MS Mincho"/>
                <w:lang w:val="en-US" w:eastAsia="ja-JP"/>
              </w:rPr>
            </w:pPr>
            <w:r w:rsidRPr="00B6511B">
              <w:rPr>
                <w:rFonts w:eastAsia="MS Mincho"/>
                <w:lang w:val="en-US" w:eastAsia="ja-JP"/>
              </w:rPr>
              <w:t>Channel model</w:t>
            </w:r>
          </w:p>
        </w:tc>
        <w:tc>
          <w:tcPr>
            <w:tcW w:w="5529" w:type="dxa"/>
            <w:tcBorders>
              <w:top w:val="nil"/>
              <w:left w:val="nil"/>
              <w:bottom w:val="single" w:sz="4" w:space="0" w:color="999999"/>
              <w:right w:val="single" w:sz="4" w:space="0" w:color="999999"/>
            </w:tcBorders>
            <w:hideMark/>
          </w:tcPr>
          <w:p w14:paraId="758E189C" w14:textId="77777777" w:rsidR="00971E19" w:rsidRPr="005351A7" w:rsidRDefault="00971E19" w:rsidP="00A4208C">
            <w:pPr>
              <w:rPr>
                <w:rFonts w:eastAsia="MS Mincho"/>
                <w:lang w:val="en-US" w:eastAsia="ja-JP"/>
              </w:rPr>
            </w:pPr>
            <w:r w:rsidRPr="005351A7">
              <w:rPr>
                <w:rFonts w:eastAsia="MS Mincho"/>
                <w:lang w:val="en-US" w:eastAsia="ja-JP"/>
              </w:rPr>
              <w:t>TDL-A 30ns</w:t>
            </w:r>
            <w:r w:rsidRPr="005351A7">
              <w:rPr>
                <w:rFonts w:eastAsia="MS Mincho" w:hint="eastAsia"/>
                <w:lang w:val="en-US" w:eastAsia="ja-JP"/>
              </w:rPr>
              <w:t>, CDL-C 100ns</w:t>
            </w:r>
          </w:p>
          <w:p w14:paraId="67531B0C" w14:textId="77777777" w:rsidR="00971E19" w:rsidRPr="005351A7" w:rsidRDefault="00971E19" w:rsidP="00A4208C">
            <w:pPr>
              <w:rPr>
                <w:rFonts w:eastAsia="MS Mincho"/>
                <w:lang w:val="en-US" w:eastAsia="ja-JP"/>
              </w:rPr>
            </w:pPr>
            <w:r w:rsidRPr="005351A7">
              <w:rPr>
                <w:rFonts w:eastAsia="MS Mincho"/>
                <w:lang w:val="en-US" w:eastAsia="ja-JP"/>
              </w:rPr>
              <w:br/>
              <w:t>Optional: TDL-C 100ns, CDL-A 30ns, CDL-B 30ns</w:t>
            </w:r>
          </w:p>
        </w:tc>
      </w:tr>
      <w:tr w:rsidR="00971E19" w:rsidRPr="001007A5" w14:paraId="2B78DB02" w14:textId="77777777" w:rsidTr="00A4208C">
        <w:trPr>
          <w:trHeight w:val="288"/>
        </w:trPr>
        <w:tc>
          <w:tcPr>
            <w:tcW w:w="440" w:type="dxa"/>
            <w:tcBorders>
              <w:top w:val="nil"/>
              <w:left w:val="single" w:sz="4" w:space="0" w:color="999999"/>
              <w:bottom w:val="single" w:sz="4" w:space="0" w:color="999999"/>
              <w:right w:val="single" w:sz="4" w:space="0" w:color="999999"/>
            </w:tcBorders>
            <w:hideMark/>
          </w:tcPr>
          <w:p w14:paraId="3C8A7394" w14:textId="77777777" w:rsidR="00971E19" w:rsidRPr="00B6511B" w:rsidRDefault="00971E19" w:rsidP="00A4208C">
            <w:pPr>
              <w:rPr>
                <w:rFonts w:eastAsia="MS Mincho"/>
                <w:lang w:val="en-US" w:eastAsia="ja-JP"/>
              </w:rPr>
            </w:pPr>
            <w:r w:rsidRPr="00B6511B">
              <w:rPr>
                <w:rFonts w:eastAsia="MS Mincho"/>
                <w:lang w:val="en-US" w:eastAsia="ja-JP"/>
              </w:rPr>
              <w:t>6</w:t>
            </w:r>
          </w:p>
        </w:tc>
        <w:tc>
          <w:tcPr>
            <w:tcW w:w="4091" w:type="dxa"/>
            <w:tcBorders>
              <w:top w:val="nil"/>
              <w:left w:val="nil"/>
              <w:bottom w:val="single" w:sz="4" w:space="0" w:color="999999"/>
              <w:right w:val="single" w:sz="4" w:space="0" w:color="999999"/>
            </w:tcBorders>
            <w:hideMark/>
          </w:tcPr>
          <w:p w14:paraId="2680CE02" w14:textId="77777777" w:rsidR="00971E19" w:rsidRPr="00B6511B" w:rsidRDefault="00971E19" w:rsidP="00A4208C">
            <w:pPr>
              <w:rPr>
                <w:rFonts w:eastAsia="MS Mincho"/>
                <w:lang w:val="en-US" w:eastAsia="ja-JP"/>
              </w:rPr>
            </w:pPr>
            <w:r w:rsidRPr="00B6511B">
              <w:rPr>
                <w:rFonts w:eastAsia="MS Mincho"/>
                <w:lang w:val="en-US" w:eastAsia="ja-JP"/>
              </w:rPr>
              <w:t>UE speed / Doppler</w:t>
            </w:r>
          </w:p>
        </w:tc>
        <w:tc>
          <w:tcPr>
            <w:tcW w:w="5529" w:type="dxa"/>
            <w:tcBorders>
              <w:top w:val="nil"/>
              <w:left w:val="nil"/>
              <w:bottom w:val="single" w:sz="4" w:space="0" w:color="999999"/>
              <w:right w:val="single" w:sz="4" w:space="0" w:color="999999"/>
            </w:tcBorders>
            <w:hideMark/>
          </w:tcPr>
          <w:p w14:paraId="366BE304" w14:textId="77777777" w:rsidR="00971E19" w:rsidRPr="001007A5" w:rsidRDefault="00971E19" w:rsidP="00A4208C">
            <w:pPr>
              <w:rPr>
                <w:rFonts w:eastAsia="MS Mincho"/>
                <w:lang w:val="de-DE" w:eastAsia="ja-JP"/>
              </w:rPr>
            </w:pPr>
            <w:r w:rsidRPr="001007A5">
              <w:rPr>
                <w:rFonts w:eastAsia="MS Mincho"/>
                <w:lang w:val="de-DE" w:eastAsia="ja-JP"/>
              </w:rPr>
              <w:t>3km/h</w:t>
            </w:r>
          </w:p>
          <w:p w14:paraId="63F0E472" w14:textId="77777777" w:rsidR="00971E19" w:rsidRPr="001007A5" w:rsidRDefault="00971E19" w:rsidP="00A4208C">
            <w:pPr>
              <w:rPr>
                <w:rFonts w:eastAsia="MS Mincho"/>
                <w:lang w:val="de-DE" w:eastAsia="ja-JP"/>
              </w:rPr>
            </w:pPr>
            <w:r w:rsidRPr="001007A5">
              <w:rPr>
                <w:rFonts w:eastAsia="MS Mincho"/>
                <w:lang w:val="de-DE" w:eastAsia="ja-JP"/>
              </w:rPr>
              <w:t>Optional: 30km/h, 80km/h</w:t>
            </w:r>
          </w:p>
        </w:tc>
      </w:tr>
      <w:tr w:rsidR="00971E19" w:rsidRPr="00B6511B" w14:paraId="295B4D86" w14:textId="77777777" w:rsidTr="00A4208C">
        <w:trPr>
          <w:trHeight w:val="792"/>
        </w:trPr>
        <w:tc>
          <w:tcPr>
            <w:tcW w:w="440" w:type="dxa"/>
            <w:tcBorders>
              <w:top w:val="nil"/>
              <w:left w:val="single" w:sz="4" w:space="0" w:color="999999"/>
              <w:bottom w:val="single" w:sz="4" w:space="0" w:color="999999"/>
              <w:right w:val="single" w:sz="4" w:space="0" w:color="999999"/>
            </w:tcBorders>
            <w:hideMark/>
          </w:tcPr>
          <w:p w14:paraId="56769D4A" w14:textId="77777777" w:rsidR="00971E19" w:rsidRPr="00B6511B" w:rsidRDefault="00971E19" w:rsidP="00A4208C">
            <w:pPr>
              <w:rPr>
                <w:rFonts w:eastAsia="MS Mincho"/>
                <w:lang w:val="en-US" w:eastAsia="ja-JP"/>
              </w:rPr>
            </w:pPr>
            <w:r w:rsidRPr="00B6511B">
              <w:rPr>
                <w:rFonts w:eastAsia="MS Mincho"/>
                <w:lang w:val="en-US" w:eastAsia="ja-JP"/>
              </w:rPr>
              <w:lastRenderedPageBreak/>
              <w:t>7</w:t>
            </w:r>
          </w:p>
        </w:tc>
        <w:tc>
          <w:tcPr>
            <w:tcW w:w="4091" w:type="dxa"/>
            <w:tcBorders>
              <w:top w:val="nil"/>
              <w:left w:val="nil"/>
              <w:bottom w:val="single" w:sz="4" w:space="0" w:color="999999"/>
              <w:right w:val="single" w:sz="4" w:space="0" w:color="999999"/>
            </w:tcBorders>
            <w:hideMark/>
          </w:tcPr>
          <w:p w14:paraId="1F7CF740" w14:textId="77777777" w:rsidR="00971E19" w:rsidRPr="00B6511B" w:rsidRDefault="00971E19" w:rsidP="00A4208C">
            <w:pPr>
              <w:rPr>
                <w:rFonts w:eastAsia="MS Mincho"/>
                <w:lang w:val="en-US" w:eastAsia="ja-JP"/>
              </w:rPr>
            </w:pPr>
            <w:r w:rsidRPr="00B6511B">
              <w:rPr>
                <w:rFonts w:eastAsia="MS Mincho"/>
                <w:lang w:val="en-US" w:eastAsia="ja-JP"/>
              </w:rPr>
              <w:t>MIMO configuration</w:t>
            </w:r>
          </w:p>
        </w:tc>
        <w:tc>
          <w:tcPr>
            <w:tcW w:w="5529" w:type="dxa"/>
            <w:tcBorders>
              <w:top w:val="nil"/>
              <w:left w:val="nil"/>
              <w:bottom w:val="single" w:sz="4" w:space="0" w:color="999999"/>
              <w:right w:val="single" w:sz="4" w:space="0" w:color="999999"/>
            </w:tcBorders>
            <w:hideMark/>
          </w:tcPr>
          <w:p w14:paraId="18262426" w14:textId="77777777" w:rsidR="00971E19" w:rsidRPr="005351A7" w:rsidRDefault="00971E19" w:rsidP="00A4208C">
            <w:pPr>
              <w:rPr>
                <w:rFonts w:eastAsia="MS Mincho"/>
                <w:lang w:val="en-US" w:eastAsia="ja-JP"/>
              </w:rPr>
            </w:pPr>
            <w:r w:rsidRPr="005351A7">
              <w:rPr>
                <w:rFonts w:eastAsia="MS Mincho"/>
                <w:lang w:val="en-US" w:eastAsia="ja-JP"/>
              </w:rPr>
              <w:t xml:space="preserve">4Rx UE; </w:t>
            </w:r>
            <w:r w:rsidRPr="005351A7">
              <w:rPr>
                <w:rFonts w:eastAsia="MS Mincho"/>
                <w:lang w:val="en-US" w:eastAsia="ja-JP"/>
              </w:rPr>
              <w:br/>
              <w:t>Rank: company to report (fixed to 1, 2, 4 or adaptive rank)</w:t>
            </w:r>
          </w:p>
          <w:p w14:paraId="0A458DBD" w14:textId="77777777" w:rsidR="00971E19" w:rsidRPr="005351A7" w:rsidRDefault="00971E19" w:rsidP="00A4208C">
            <w:pPr>
              <w:rPr>
                <w:rFonts w:eastAsia="MS Mincho"/>
                <w:lang w:val="en-US" w:eastAsia="ja-JP"/>
              </w:rPr>
            </w:pPr>
          </w:p>
        </w:tc>
      </w:tr>
      <w:tr w:rsidR="00971E19" w:rsidRPr="00B6511B" w14:paraId="50BB761E" w14:textId="77777777" w:rsidTr="00A4208C">
        <w:trPr>
          <w:trHeight w:val="528"/>
        </w:trPr>
        <w:tc>
          <w:tcPr>
            <w:tcW w:w="440" w:type="dxa"/>
            <w:tcBorders>
              <w:top w:val="nil"/>
              <w:left w:val="single" w:sz="4" w:space="0" w:color="999999"/>
              <w:bottom w:val="single" w:sz="4" w:space="0" w:color="999999"/>
              <w:right w:val="single" w:sz="4" w:space="0" w:color="999999"/>
            </w:tcBorders>
            <w:hideMark/>
          </w:tcPr>
          <w:p w14:paraId="2EB9DA8F" w14:textId="77777777" w:rsidR="00971E19" w:rsidRPr="00B6511B" w:rsidRDefault="00971E19" w:rsidP="00A4208C">
            <w:pPr>
              <w:rPr>
                <w:rFonts w:eastAsia="MS Mincho"/>
                <w:lang w:val="en-US" w:eastAsia="ja-JP"/>
              </w:rPr>
            </w:pPr>
            <w:r w:rsidRPr="00B6511B">
              <w:rPr>
                <w:rFonts w:eastAsia="MS Mincho"/>
                <w:lang w:val="en-US" w:eastAsia="ja-JP"/>
              </w:rPr>
              <w:t>8</w:t>
            </w:r>
          </w:p>
        </w:tc>
        <w:tc>
          <w:tcPr>
            <w:tcW w:w="4091" w:type="dxa"/>
            <w:tcBorders>
              <w:top w:val="nil"/>
              <w:left w:val="nil"/>
              <w:bottom w:val="single" w:sz="4" w:space="0" w:color="999999"/>
              <w:right w:val="single" w:sz="4" w:space="0" w:color="999999"/>
            </w:tcBorders>
            <w:hideMark/>
          </w:tcPr>
          <w:p w14:paraId="2B02615D" w14:textId="77777777" w:rsidR="00971E19" w:rsidRPr="00B6511B" w:rsidRDefault="00971E19" w:rsidP="00A4208C">
            <w:pPr>
              <w:rPr>
                <w:rFonts w:eastAsia="MS Mincho"/>
                <w:lang w:val="en-US" w:eastAsia="ja-JP"/>
              </w:rPr>
            </w:pPr>
            <w:r w:rsidRPr="00B6511B">
              <w:rPr>
                <w:rFonts w:eastAsia="MS Mincho"/>
                <w:lang w:val="en-US" w:eastAsia="ja-JP"/>
              </w:rPr>
              <w:t>Receiver functions</w:t>
            </w:r>
          </w:p>
        </w:tc>
        <w:tc>
          <w:tcPr>
            <w:tcW w:w="5529" w:type="dxa"/>
            <w:tcBorders>
              <w:top w:val="nil"/>
              <w:left w:val="nil"/>
              <w:bottom w:val="single" w:sz="4" w:space="0" w:color="999999"/>
              <w:right w:val="single" w:sz="4" w:space="0" w:color="999999"/>
            </w:tcBorders>
            <w:hideMark/>
          </w:tcPr>
          <w:p w14:paraId="155DF638" w14:textId="77777777" w:rsidR="00971E19" w:rsidRPr="005351A7" w:rsidRDefault="00971E19" w:rsidP="00A4208C">
            <w:pPr>
              <w:rPr>
                <w:rFonts w:eastAsia="MS Mincho"/>
                <w:lang w:val="en-US" w:eastAsia="ja-JP"/>
              </w:rPr>
            </w:pPr>
            <w:r w:rsidRPr="005351A7">
              <w:rPr>
                <w:rFonts w:eastAsia="MS Mincho"/>
                <w:lang w:val="en-US" w:eastAsia="ja-JP"/>
              </w:rPr>
              <w:t>Realistic channel estimation</w:t>
            </w:r>
            <w:r w:rsidRPr="005351A7">
              <w:rPr>
                <w:rFonts w:eastAsia="MS Mincho"/>
                <w:lang w:val="en-US" w:eastAsia="ja-JP"/>
              </w:rPr>
              <w:br/>
              <w:t>Precoding and receiver type to be reported</w:t>
            </w:r>
          </w:p>
        </w:tc>
      </w:tr>
      <w:tr w:rsidR="00971E19" w:rsidRPr="00B6511B" w14:paraId="4DC34C0B" w14:textId="77777777" w:rsidTr="00A4208C">
        <w:trPr>
          <w:trHeight w:val="528"/>
        </w:trPr>
        <w:tc>
          <w:tcPr>
            <w:tcW w:w="440" w:type="dxa"/>
            <w:tcBorders>
              <w:top w:val="nil"/>
              <w:left w:val="single" w:sz="4" w:space="0" w:color="999999"/>
              <w:bottom w:val="single" w:sz="4" w:space="0" w:color="999999"/>
              <w:right w:val="single" w:sz="4" w:space="0" w:color="999999"/>
            </w:tcBorders>
            <w:hideMark/>
          </w:tcPr>
          <w:p w14:paraId="42AF4A72" w14:textId="77777777" w:rsidR="00971E19" w:rsidRPr="00B6511B" w:rsidRDefault="00971E19" w:rsidP="00A4208C">
            <w:pPr>
              <w:rPr>
                <w:rFonts w:eastAsia="MS Mincho"/>
                <w:lang w:val="en-US" w:eastAsia="ja-JP"/>
              </w:rPr>
            </w:pPr>
            <w:r w:rsidRPr="00B6511B">
              <w:rPr>
                <w:rFonts w:eastAsia="MS Mincho"/>
                <w:lang w:val="en-US" w:eastAsia="ja-JP"/>
              </w:rPr>
              <w:t>9</w:t>
            </w:r>
          </w:p>
        </w:tc>
        <w:tc>
          <w:tcPr>
            <w:tcW w:w="4091" w:type="dxa"/>
            <w:tcBorders>
              <w:top w:val="nil"/>
              <w:left w:val="nil"/>
              <w:bottom w:val="single" w:sz="4" w:space="0" w:color="999999"/>
              <w:right w:val="single" w:sz="4" w:space="0" w:color="999999"/>
            </w:tcBorders>
            <w:hideMark/>
          </w:tcPr>
          <w:p w14:paraId="59C7C051" w14:textId="77777777" w:rsidR="00971E19" w:rsidRPr="00B6511B" w:rsidRDefault="00971E19" w:rsidP="00A4208C">
            <w:pPr>
              <w:rPr>
                <w:rFonts w:eastAsia="MS Mincho"/>
                <w:lang w:val="en-US" w:eastAsia="ja-JP"/>
              </w:rPr>
            </w:pPr>
            <w:r w:rsidRPr="00B6511B">
              <w:rPr>
                <w:rFonts w:eastAsia="MS Mincho"/>
                <w:lang w:val="en-US" w:eastAsia="ja-JP"/>
              </w:rPr>
              <w:t>Link adaptation</w:t>
            </w:r>
          </w:p>
        </w:tc>
        <w:tc>
          <w:tcPr>
            <w:tcW w:w="5529" w:type="dxa"/>
            <w:tcBorders>
              <w:top w:val="nil"/>
              <w:left w:val="nil"/>
              <w:bottom w:val="single" w:sz="4" w:space="0" w:color="999999"/>
              <w:right w:val="single" w:sz="4" w:space="0" w:color="999999"/>
            </w:tcBorders>
            <w:hideMark/>
          </w:tcPr>
          <w:p w14:paraId="5F29D983" w14:textId="77777777" w:rsidR="00971E19" w:rsidRPr="005351A7" w:rsidRDefault="00971E19" w:rsidP="00A4208C">
            <w:pPr>
              <w:rPr>
                <w:rFonts w:eastAsia="MS Mincho"/>
                <w:lang w:val="en-US" w:eastAsia="ja-JP"/>
              </w:rPr>
            </w:pPr>
            <w:r w:rsidRPr="005351A7">
              <w:rPr>
                <w:rFonts w:eastAsia="MS Mincho"/>
                <w:lang w:val="en-US" w:eastAsia="ja-JP"/>
              </w:rPr>
              <w:t>OLLA enabled</w:t>
            </w:r>
            <w:r w:rsidRPr="005351A7">
              <w:rPr>
                <w:rFonts w:eastAsia="MS Mincho"/>
                <w:lang w:val="en-US" w:eastAsia="ja-JP"/>
              </w:rPr>
              <w:br/>
              <w:t>Target BLER 10%</w:t>
            </w:r>
          </w:p>
          <w:p w14:paraId="638A5A9E" w14:textId="77777777" w:rsidR="00971E19" w:rsidRPr="005351A7" w:rsidRDefault="00971E19" w:rsidP="00A4208C">
            <w:pPr>
              <w:rPr>
                <w:rFonts w:eastAsia="MS Mincho"/>
                <w:lang w:val="en-US" w:eastAsia="ja-JP"/>
              </w:rPr>
            </w:pPr>
            <w:r w:rsidRPr="005351A7">
              <w:rPr>
                <w:rFonts w:eastAsia="MS Mincho"/>
                <w:lang w:val="en-US" w:eastAsia="ja-JP"/>
              </w:rPr>
              <w:t>Optional: Other target BLER value</w:t>
            </w:r>
          </w:p>
        </w:tc>
      </w:tr>
      <w:tr w:rsidR="00971E19" w:rsidRPr="00B6511B" w14:paraId="686E95F8" w14:textId="77777777" w:rsidTr="00A4208C">
        <w:trPr>
          <w:trHeight w:val="588"/>
        </w:trPr>
        <w:tc>
          <w:tcPr>
            <w:tcW w:w="440" w:type="dxa"/>
            <w:tcBorders>
              <w:top w:val="nil"/>
              <w:left w:val="single" w:sz="4" w:space="0" w:color="999999"/>
              <w:bottom w:val="single" w:sz="4" w:space="0" w:color="999999"/>
              <w:right w:val="single" w:sz="4" w:space="0" w:color="999999"/>
            </w:tcBorders>
            <w:hideMark/>
          </w:tcPr>
          <w:p w14:paraId="58492A5F" w14:textId="77777777" w:rsidR="00971E19" w:rsidRPr="00B6511B" w:rsidRDefault="00971E19" w:rsidP="00A4208C">
            <w:pPr>
              <w:rPr>
                <w:rFonts w:eastAsia="MS Mincho"/>
                <w:lang w:val="en-US" w:eastAsia="ja-JP"/>
              </w:rPr>
            </w:pPr>
            <w:r w:rsidRPr="00B6511B">
              <w:rPr>
                <w:rFonts w:eastAsia="MS Mincho"/>
                <w:lang w:val="en-US" w:eastAsia="ja-JP"/>
              </w:rPr>
              <w:t>10</w:t>
            </w:r>
          </w:p>
        </w:tc>
        <w:tc>
          <w:tcPr>
            <w:tcW w:w="4091" w:type="dxa"/>
            <w:tcBorders>
              <w:top w:val="nil"/>
              <w:left w:val="nil"/>
              <w:bottom w:val="single" w:sz="4" w:space="0" w:color="999999"/>
              <w:right w:val="single" w:sz="4" w:space="0" w:color="999999"/>
            </w:tcBorders>
            <w:hideMark/>
          </w:tcPr>
          <w:p w14:paraId="09EB5954" w14:textId="77777777" w:rsidR="00971E19" w:rsidRPr="00B6511B" w:rsidRDefault="00971E19" w:rsidP="00A4208C">
            <w:pPr>
              <w:rPr>
                <w:rFonts w:eastAsia="MS Mincho"/>
                <w:lang w:val="en-US" w:eastAsia="ja-JP"/>
              </w:rPr>
            </w:pPr>
            <w:r w:rsidRPr="00B6511B">
              <w:rPr>
                <w:rFonts w:eastAsia="MS Mincho"/>
                <w:lang w:val="en-US" w:eastAsia="ja-JP"/>
              </w:rPr>
              <w:t>NR CBG HARQ-ACK feedback as comparison baseline</w:t>
            </w:r>
          </w:p>
        </w:tc>
        <w:tc>
          <w:tcPr>
            <w:tcW w:w="5529" w:type="dxa"/>
            <w:tcBorders>
              <w:top w:val="nil"/>
              <w:left w:val="nil"/>
              <w:bottom w:val="single" w:sz="4" w:space="0" w:color="999999"/>
              <w:right w:val="single" w:sz="4" w:space="0" w:color="999999"/>
            </w:tcBorders>
            <w:hideMark/>
          </w:tcPr>
          <w:p w14:paraId="24CEA4B0" w14:textId="77777777" w:rsidR="00971E19" w:rsidRPr="005351A7" w:rsidRDefault="00971E19" w:rsidP="00A4208C">
            <w:pPr>
              <w:rPr>
                <w:rFonts w:eastAsia="MS Mincho"/>
                <w:lang w:val="en-US" w:eastAsia="ja-JP"/>
              </w:rPr>
            </w:pPr>
            <w:r w:rsidRPr="005351A7">
              <w:rPr>
                <w:rFonts w:eastAsia="MS Mincho"/>
                <w:lang w:val="en-US" w:eastAsia="ja-JP"/>
              </w:rPr>
              <w:t>NR range 2/4/6/8</w:t>
            </w:r>
          </w:p>
          <w:p w14:paraId="2690BE1E" w14:textId="77777777" w:rsidR="00971E19" w:rsidRPr="005351A7" w:rsidRDefault="00971E19" w:rsidP="00A4208C">
            <w:pPr>
              <w:rPr>
                <w:rFonts w:eastAsia="MS Mincho"/>
                <w:lang w:val="en-US" w:eastAsia="ja-JP"/>
              </w:rPr>
            </w:pPr>
          </w:p>
          <w:p w14:paraId="19DA57FF" w14:textId="77777777" w:rsidR="00971E19" w:rsidRPr="005351A7" w:rsidRDefault="00971E19" w:rsidP="00A4208C">
            <w:pPr>
              <w:rPr>
                <w:rFonts w:eastAsia="MS Mincho"/>
                <w:lang w:val="en-US" w:eastAsia="ja-JP"/>
              </w:rPr>
            </w:pPr>
            <w:r w:rsidRPr="005351A7">
              <w:rPr>
                <w:rFonts w:eastAsia="MS Mincho"/>
                <w:lang w:val="en-US" w:eastAsia="ja-JP"/>
              </w:rPr>
              <w:t>Optional: 16 for 400MHz, and other value(s)</w:t>
            </w:r>
          </w:p>
        </w:tc>
      </w:tr>
      <w:tr w:rsidR="00971E19" w:rsidRPr="00B6511B" w14:paraId="206471FD" w14:textId="77777777" w:rsidTr="00A4208C">
        <w:trPr>
          <w:trHeight w:val="1320"/>
        </w:trPr>
        <w:tc>
          <w:tcPr>
            <w:tcW w:w="440" w:type="dxa"/>
            <w:tcBorders>
              <w:top w:val="nil"/>
              <w:left w:val="single" w:sz="4" w:space="0" w:color="999999"/>
              <w:bottom w:val="single" w:sz="4" w:space="0" w:color="999999"/>
              <w:right w:val="single" w:sz="4" w:space="0" w:color="999999"/>
            </w:tcBorders>
            <w:hideMark/>
          </w:tcPr>
          <w:p w14:paraId="757C3E1B" w14:textId="77777777" w:rsidR="00971E19" w:rsidRPr="00B6511B" w:rsidRDefault="00971E19" w:rsidP="00A4208C">
            <w:pPr>
              <w:rPr>
                <w:rFonts w:eastAsia="MS Mincho"/>
                <w:lang w:val="en-US" w:eastAsia="ja-JP"/>
              </w:rPr>
            </w:pPr>
            <w:r w:rsidRPr="00B6511B">
              <w:rPr>
                <w:rFonts w:eastAsia="MS Mincho"/>
                <w:lang w:val="en-US" w:eastAsia="ja-JP"/>
              </w:rPr>
              <w:t>11</w:t>
            </w:r>
          </w:p>
        </w:tc>
        <w:tc>
          <w:tcPr>
            <w:tcW w:w="4091" w:type="dxa"/>
            <w:tcBorders>
              <w:top w:val="nil"/>
              <w:left w:val="nil"/>
              <w:bottom w:val="single" w:sz="4" w:space="0" w:color="999999"/>
              <w:right w:val="single" w:sz="4" w:space="0" w:color="999999"/>
            </w:tcBorders>
            <w:hideMark/>
          </w:tcPr>
          <w:p w14:paraId="3A678B0B" w14:textId="77777777" w:rsidR="00971E19" w:rsidRPr="00B6511B" w:rsidRDefault="00971E19" w:rsidP="00A4208C">
            <w:pPr>
              <w:rPr>
                <w:rFonts w:eastAsia="MS Mincho"/>
                <w:lang w:val="en-US" w:eastAsia="ja-JP"/>
              </w:rPr>
            </w:pPr>
            <w:r w:rsidRPr="00B6511B">
              <w:rPr>
                <w:rFonts w:eastAsia="MS Mincho"/>
                <w:lang w:val="en-US" w:eastAsia="ja-JP"/>
              </w:rPr>
              <w:t>Metrics</w:t>
            </w:r>
          </w:p>
        </w:tc>
        <w:tc>
          <w:tcPr>
            <w:tcW w:w="5529" w:type="dxa"/>
            <w:tcBorders>
              <w:top w:val="nil"/>
              <w:left w:val="nil"/>
              <w:bottom w:val="single" w:sz="4" w:space="0" w:color="999999"/>
              <w:right w:val="single" w:sz="4" w:space="0" w:color="999999"/>
            </w:tcBorders>
            <w:hideMark/>
          </w:tcPr>
          <w:p w14:paraId="314DFAF1" w14:textId="77777777" w:rsidR="00971E19" w:rsidRPr="00B6511B" w:rsidRDefault="00971E19" w:rsidP="00A4208C">
            <w:pPr>
              <w:rPr>
                <w:rFonts w:eastAsia="MS Mincho"/>
                <w:lang w:val="en-US" w:eastAsia="ja-JP"/>
              </w:rPr>
            </w:pPr>
            <w:r w:rsidRPr="00B6511B">
              <w:rPr>
                <w:rFonts w:eastAsia="MS Mincho"/>
                <w:lang w:val="en-US" w:eastAsia="ja-JP"/>
              </w:rPr>
              <w:t>(Average) feedback overhead per TB</w:t>
            </w:r>
          </w:p>
          <w:p w14:paraId="17A0B024" w14:textId="77777777" w:rsidR="00971E19" w:rsidRPr="00B6511B" w:rsidRDefault="00971E19" w:rsidP="00A4208C">
            <w:pPr>
              <w:rPr>
                <w:rFonts w:eastAsia="MS Mincho"/>
                <w:lang w:val="en-US" w:eastAsia="ja-JP"/>
              </w:rPr>
            </w:pPr>
            <w:r w:rsidRPr="00B6511B">
              <w:rPr>
                <w:rFonts w:eastAsia="MS Mincho"/>
                <w:lang w:val="en-US" w:eastAsia="ja-JP"/>
              </w:rPr>
              <w:t>Ratio of retransmitted CB(s)/CBG(s) size to original TB size</w:t>
            </w:r>
          </w:p>
          <w:p w14:paraId="0A921E96" w14:textId="77777777" w:rsidR="00971E19" w:rsidRPr="00B6511B" w:rsidRDefault="00971E19" w:rsidP="00A4208C">
            <w:pPr>
              <w:rPr>
                <w:rFonts w:eastAsia="MS Mincho"/>
                <w:lang w:val="en-US" w:eastAsia="ja-JP"/>
              </w:rPr>
            </w:pPr>
            <w:r w:rsidRPr="00B6511B">
              <w:rPr>
                <w:rFonts w:eastAsia="MS Mincho"/>
                <w:lang w:val="en-US" w:eastAsia="ja-JP"/>
              </w:rPr>
              <w:t>Impact on DL control overhead</w:t>
            </w:r>
          </w:p>
          <w:p w14:paraId="22AC1B3D" w14:textId="77777777" w:rsidR="00971E19" w:rsidRPr="00B6511B" w:rsidRDefault="00971E19" w:rsidP="00A4208C">
            <w:pPr>
              <w:rPr>
                <w:rFonts w:eastAsia="MS Mincho"/>
                <w:lang w:val="en-US" w:eastAsia="ja-JP"/>
              </w:rPr>
            </w:pPr>
          </w:p>
          <w:p w14:paraId="3F9DB639" w14:textId="77777777" w:rsidR="00971E19" w:rsidRPr="00B6511B" w:rsidRDefault="00971E19" w:rsidP="00A4208C">
            <w:pPr>
              <w:rPr>
                <w:rFonts w:eastAsia="MS Mincho"/>
                <w:lang w:val="en-US" w:eastAsia="ja-JP"/>
              </w:rPr>
            </w:pPr>
            <w:r w:rsidRPr="00B6511B">
              <w:rPr>
                <w:rFonts w:eastAsia="MS Mincho"/>
                <w:lang w:val="en-US" w:eastAsia="ja-JP"/>
              </w:rPr>
              <w:t>Optional: Spectrum efficiency / UE throughput / UE power consumption</w:t>
            </w:r>
          </w:p>
        </w:tc>
      </w:tr>
    </w:tbl>
    <w:p w14:paraId="4875C31D" w14:textId="77777777" w:rsidR="00971E19" w:rsidRPr="005351A7" w:rsidRDefault="00971E19" w:rsidP="00971E19">
      <w:pPr>
        <w:rPr>
          <w:rFonts w:eastAsia="MS Mincho"/>
          <w:lang w:val="en-US" w:eastAsia="ja-JP"/>
        </w:rPr>
      </w:pPr>
      <w:r w:rsidRPr="005351A7">
        <w:rPr>
          <w:rFonts w:eastAsia="MS Mincho" w:hint="eastAsia"/>
          <w:lang w:val="en-US" w:eastAsia="ja-JP"/>
        </w:rPr>
        <w:t>Note: Companies are encouraged to report any other assumptions/metric (e.g., traffic model, cell throughput) used in their SLS</w:t>
      </w:r>
    </w:p>
    <w:p w14:paraId="68CAFEF5" w14:textId="77777777" w:rsidR="00971E19" w:rsidRDefault="00971E19" w:rsidP="00971E19">
      <w:pPr>
        <w:rPr>
          <w:rFonts w:eastAsia="MS Mincho"/>
          <w:lang w:val="en-US" w:eastAsia="ja-JP"/>
        </w:rPr>
      </w:pPr>
    </w:p>
    <w:p w14:paraId="4EA3EB86" w14:textId="77777777" w:rsidR="00971E19" w:rsidRPr="00B43B0E" w:rsidRDefault="00971E19" w:rsidP="00971E19">
      <w:pPr>
        <w:rPr>
          <w:rFonts w:eastAsia="MS Mincho"/>
          <w:b/>
          <w:bCs/>
          <w:szCs w:val="20"/>
          <w:lang w:eastAsia="ja-JP"/>
        </w:rPr>
      </w:pPr>
      <w:r w:rsidRPr="00B43B0E">
        <w:rPr>
          <w:rFonts w:eastAsia="MS Mincho" w:hint="eastAsia"/>
          <w:b/>
          <w:bCs/>
          <w:szCs w:val="20"/>
          <w:highlight w:val="green"/>
          <w:lang w:eastAsia="ja-JP"/>
        </w:rPr>
        <w:t>Agreement:</w:t>
      </w:r>
    </w:p>
    <w:p w14:paraId="018F4A73" w14:textId="77777777" w:rsidR="00971E19" w:rsidRPr="00AE6BB9" w:rsidRDefault="00971E19" w:rsidP="00971E19">
      <w:pPr>
        <w:rPr>
          <w:rFonts w:eastAsia="MS Mincho"/>
          <w:szCs w:val="20"/>
          <w:lang w:val="en-US" w:eastAsia="ja-JP"/>
        </w:rPr>
      </w:pPr>
      <w:r w:rsidRPr="00AE6BB9">
        <w:rPr>
          <w:rFonts w:eastAsia="MS Mincho"/>
          <w:szCs w:val="20"/>
          <w:lang w:val="en-US" w:eastAsia="ja-JP"/>
        </w:rPr>
        <w:t>For Method 1 (dynamic indication of HARQ-ACK feedback timing and resource in DCI), study the timing scheme of the HARQ-ACK feedback timing indication, including at least:</w:t>
      </w:r>
    </w:p>
    <w:p w14:paraId="7127DE4A" w14:textId="77777777" w:rsidR="00971E19" w:rsidRPr="00AE6BB9" w:rsidRDefault="00971E19">
      <w:pPr>
        <w:numPr>
          <w:ilvl w:val="0"/>
          <w:numId w:val="243"/>
        </w:numPr>
        <w:tabs>
          <w:tab w:val="clear" w:pos="720"/>
        </w:tabs>
        <w:rPr>
          <w:rFonts w:eastAsia="MS Mincho"/>
          <w:szCs w:val="20"/>
          <w:lang w:val="en-US" w:eastAsia="ja-JP"/>
        </w:rPr>
      </w:pPr>
      <w:r w:rsidRPr="00AE6BB9">
        <w:rPr>
          <w:rFonts w:eastAsia="MS Mincho"/>
          <w:szCs w:val="20"/>
          <w:lang w:val="en-US" w:eastAsia="ja-JP"/>
        </w:rPr>
        <w:t>Alt 1: counting/offset in physical slots</w:t>
      </w:r>
    </w:p>
    <w:p w14:paraId="2187A5C9" w14:textId="77777777" w:rsidR="00971E19" w:rsidRPr="00AE6BB9" w:rsidRDefault="00971E19">
      <w:pPr>
        <w:numPr>
          <w:ilvl w:val="0"/>
          <w:numId w:val="243"/>
        </w:numPr>
        <w:tabs>
          <w:tab w:val="clear" w:pos="720"/>
        </w:tabs>
        <w:rPr>
          <w:rFonts w:eastAsia="MS Mincho"/>
          <w:szCs w:val="20"/>
          <w:lang w:val="en-US" w:eastAsia="ja-JP"/>
        </w:rPr>
      </w:pPr>
      <w:r w:rsidRPr="00AE6BB9">
        <w:rPr>
          <w:rFonts w:eastAsia="MS Mincho"/>
          <w:szCs w:val="20"/>
          <w:lang w:val="en-US" w:eastAsia="ja-JP"/>
        </w:rPr>
        <w:t>Alt 2: counting/offset in available slots</w:t>
      </w:r>
    </w:p>
    <w:p w14:paraId="6BEFDA6C" w14:textId="77777777" w:rsidR="00971E19" w:rsidRPr="00AE6BB9" w:rsidRDefault="00971E19">
      <w:pPr>
        <w:numPr>
          <w:ilvl w:val="1"/>
          <w:numId w:val="243"/>
        </w:numPr>
        <w:tabs>
          <w:tab w:val="clear" w:pos="1440"/>
        </w:tabs>
        <w:rPr>
          <w:rFonts w:eastAsia="MS Mincho"/>
          <w:szCs w:val="20"/>
          <w:lang w:val="en-US" w:eastAsia="ja-JP"/>
        </w:rPr>
      </w:pPr>
      <w:r w:rsidRPr="00AE6BB9">
        <w:rPr>
          <w:rFonts w:eastAsia="MS Mincho"/>
          <w:szCs w:val="20"/>
          <w:lang w:val="en-US" w:eastAsia="ja-JP"/>
        </w:rPr>
        <w:t>FFS: how the available slots are defined</w:t>
      </w:r>
      <w:r w:rsidRPr="00AE6BB9">
        <w:rPr>
          <w:rFonts w:eastAsia="MS Mincho" w:hint="eastAsia"/>
          <w:szCs w:val="20"/>
          <w:lang w:val="en-US" w:eastAsia="ja-JP"/>
        </w:rPr>
        <w:t>/applied</w:t>
      </w:r>
    </w:p>
    <w:p w14:paraId="6B9B493C" w14:textId="77777777" w:rsidR="00971E19" w:rsidRPr="00AE6BB9" w:rsidRDefault="00971E19">
      <w:pPr>
        <w:numPr>
          <w:ilvl w:val="0"/>
          <w:numId w:val="243"/>
        </w:numPr>
        <w:tabs>
          <w:tab w:val="clear" w:pos="720"/>
        </w:tabs>
        <w:rPr>
          <w:rFonts w:eastAsia="MS Mincho"/>
          <w:szCs w:val="20"/>
          <w:lang w:val="en-US" w:eastAsia="ja-JP"/>
        </w:rPr>
      </w:pPr>
      <w:r w:rsidRPr="00AE6BB9">
        <w:rPr>
          <w:rFonts w:eastAsia="MS Mincho"/>
          <w:szCs w:val="20"/>
          <w:lang w:val="en-US" w:eastAsia="ja-JP"/>
        </w:rPr>
        <w:t>Study also the HARQ-ACK feedback timing indication value range/set (e.g., number of candidate values) under each alternative.</w:t>
      </w:r>
    </w:p>
    <w:p w14:paraId="3F556122" w14:textId="77777777" w:rsidR="00971E19" w:rsidRPr="005351A7" w:rsidRDefault="00971E19" w:rsidP="00971E19">
      <w:pPr>
        <w:rPr>
          <w:rFonts w:eastAsia="MS Mincho"/>
          <w:lang w:val="en-US" w:eastAsia="ja-JP"/>
        </w:rPr>
      </w:pPr>
    </w:p>
    <w:p w14:paraId="497C2334" w14:textId="77777777" w:rsidR="00971E19" w:rsidRPr="00B43B0E" w:rsidRDefault="00971E19" w:rsidP="00971E19">
      <w:pPr>
        <w:rPr>
          <w:rFonts w:eastAsia="MS Mincho"/>
          <w:b/>
          <w:bCs/>
          <w:szCs w:val="20"/>
          <w:lang w:eastAsia="ja-JP"/>
        </w:rPr>
      </w:pPr>
      <w:r w:rsidRPr="00B43B0E">
        <w:rPr>
          <w:rFonts w:eastAsia="MS Mincho" w:hint="eastAsia"/>
          <w:b/>
          <w:bCs/>
          <w:szCs w:val="20"/>
          <w:highlight w:val="green"/>
          <w:lang w:eastAsia="ja-JP"/>
        </w:rPr>
        <w:t>Agreement:</w:t>
      </w:r>
    </w:p>
    <w:p w14:paraId="3A5F512A" w14:textId="77777777" w:rsidR="00971E19" w:rsidRPr="008F4BF1" w:rsidRDefault="00971E19">
      <w:pPr>
        <w:numPr>
          <w:ilvl w:val="0"/>
          <w:numId w:val="244"/>
        </w:numPr>
        <w:rPr>
          <w:rFonts w:eastAsia="MS Mincho"/>
          <w:szCs w:val="20"/>
          <w:lang w:eastAsia="ja-JP"/>
        </w:rPr>
      </w:pPr>
      <w:r w:rsidRPr="008F4BF1">
        <w:rPr>
          <w:rFonts w:eastAsia="MS Mincho"/>
          <w:szCs w:val="20"/>
          <w:lang w:eastAsia="ja-JP"/>
        </w:rPr>
        <w:t xml:space="preserve">In 6GR, </w:t>
      </w:r>
      <w:r w:rsidRPr="008F4BF1">
        <w:rPr>
          <w:rFonts w:eastAsia="MS Mincho" w:hint="eastAsia"/>
          <w:szCs w:val="20"/>
          <w:lang w:eastAsia="ja-JP"/>
        </w:rPr>
        <w:t xml:space="preserve">to address the issues mentioned in RAN2 LS if needed, </w:t>
      </w:r>
      <w:r w:rsidRPr="008F4BF1">
        <w:rPr>
          <w:rFonts w:eastAsia="MS Mincho"/>
          <w:szCs w:val="20"/>
          <w:lang w:eastAsia="ja-JP"/>
        </w:rPr>
        <w:t xml:space="preserve">study DCI indication for a given UL HARQ process </w:t>
      </w:r>
      <w:r w:rsidRPr="008F4BF1">
        <w:rPr>
          <w:rFonts w:eastAsia="MS Mincho" w:hint="eastAsia"/>
          <w:szCs w:val="20"/>
          <w:lang w:eastAsia="ja-JP"/>
        </w:rPr>
        <w:t xml:space="preserve">status </w:t>
      </w:r>
      <w:r w:rsidRPr="008F4BF1">
        <w:rPr>
          <w:rFonts w:eastAsia="MS Mincho"/>
          <w:szCs w:val="20"/>
          <w:lang w:eastAsia="ja-JP"/>
        </w:rPr>
        <w:t>based on the following approaches:</w:t>
      </w:r>
    </w:p>
    <w:p w14:paraId="75B998D6" w14:textId="77777777" w:rsidR="00971E19" w:rsidRPr="008F4BF1" w:rsidRDefault="00971E19">
      <w:pPr>
        <w:numPr>
          <w:ilvl w:val="1"/>
          <w:numId w:val="241"/>
        </w:numPr>
        <w:rPr>
          <w:rFonts w:eastAsia="MS Mincho"/>
          <w:szCs w:val="20"/>
          <w:lang w:eastAsia="ja-JP"/>
        </w:rPr>
      </w:pPr>
      <w:r w:rsidRPr="008F4BF1">
        <w:rPr>
          <w:rFonts w:eastAsia="MS Mincho"/>
          <w:szCs w:val="20"/>
          <w:lang w:eastAsia="ja-JP"/>
        </w:rPr>
        <w:t xml:space="preserve">Approach 1: DCI scheduling PUSCH indicating the status of the </w:t>
      </w:r>
      <w:r w:rsidRPr="008F4BF1">
        <w:rPr>
          <w:rFonts w:eastAsia="MS Mincho" w:hint="eastAsia"/>
          <w:szCs w:val="20"/>
          <w:lang w:eastAsia="ja-JP"/>
        </w:rPr>
        <w:t>previously</w:t>
      </w:r>
      <w:r w:rsidRPr="008F4BF1">
        <w:rPr>
          <w:rFonts w:eastAsia="MS Mincho"/>
          <w:szCs w:val="20"/>
          <w:lang w:eastAsia="ja-JP"/>
        </w:rPr>
        <w:t xml:space="preserve"> transmitted TB</w:t>
      </w:r>
      <w:r w:rsidRPr="008F4BF1">
        <w:rPr>
          <w:rFonts w:eastAsia="MS Mincho" w:hint="eastAsia"/>
          <w:szCs w:val="20"/>
          <w:lang w:eastAsia="ja-JP"/>
        </w:rPr>
        <w:t xml:space="preserve">(s) </w:t>
      </w:r>
      <w:r w:rsidRPr="008F4BF1">
        <w:rPr>
          <w:rFonts w:eastAsia="MS Mincho"/>
          <w:szCs w:val="20"/>
          <w:lang w:eastAsia="ja-JP"/>
        </w:rPr>
        <w:t>associated with the same</w:t>
      </w:r>
      <w:r w:rsidRPr="008F4BF1">
        <w:rPr>
          <w:rFonts w:eastAsia="MS Mincho" w:hint="eastAsia"/>
          <w:szCs w:val="20"/>
          <w:lang w:eastAsia="ja-JP"/>
        </w:rPr>
        <w:t xml:space="preserve"> </w:t>
      </w:r>
      <w:r w:rsidRPr="008F4BF1">
        <w:rPr>
          <w:rFonts w:eastAsia="MS Mincho"/>
          <w:szCs w:val="20"/>
          <w:lang w:eastAsia="ja-JP"/>
        </w:rPr>
        <w:t>HARQ ID</w:t>
      </w:r>
      <w:r w:rsidRPr="008F4BF1">
        <w:rPr>
          <w:rFonts w:eastAsia="MS Mincho" w:hint="eastAsia"/>
          <w:szCs w:val="20"/>
          <w:lang w:eastAsia="ja-JP"/>
        </w:rPr>
        <w:t xml:space="preserve"> within same HARQ entity</w:t>
      </w:r>
    </w:p>
    <w:p w14:paraId="6C294F1D" w14:textId="77777777" w:rsidR="00971E19" w:rsidRPr="008F4BF1" w:rsidRDefault="00971E19">
      <w:pPr>
        <w:numPr>
          <w:ilvl w:val="1"/>
          <w:numId w:val="241"/>
        </w:numPr>
        <w:rPr>
          <w:rFonts w:eastAsia="MS Mincho"/>
          <w:szCs w:val="20"/>
          <w:lang w:eastAsia="ja-JP"/>
        </w:rPr>
      </w:pPr>
      <w:r w:rsidRPr="008F4BF1">
        <w:rPr>
          <w:rFonts w:eastAsia="MS Mincho"/>
          <w:szCs w:val="20"/>
          <w:lang w:eastAsia="ja-JP"/>
        </w:rPr>
        <w:t>Approach 2: A DCI other than DCI scheduling PUSCH indicating UL HARQ process status for one or multiple HARQ processes</w:t>
      </w:r>
    </w:p>
    <w:p w14:paraId="07CCF1AB" w14:textId="77777777" w:rsidR="00971E19" w:rsidRPr="008F4BF1" w:rsidRDefault="00971E19">
      <w:pPr>
        <w:numPr>
          <w:ilvl w:val="1"/>
          <w:numId w:val="241"/>
        </w:numPr>
        <w:rPr>
          <w:rFonts w:eastAsia="MS Mincho"/>
          <w:szCs w:val="20"/>
          <w:lang w:eastAsia="ja-JP"/>
        </w:rPr>
      </w:pPr>
      <w:r w:rsidRPr="008F4BF1">
        <w:rPr>
          <w:rFonts w:eastAsia="MS Mincho"/>
          <w:szCs w:val="20"/>
          <w:lang w:eastAsia="ja-JP"/>
        </w:rPr>
        <w:t xml:space="preserve">Approach </w:t>
      </w:r>
      <w:r w:rsidRPr="008F4BF1">
        <w:rPr>
          <w:rFonts w:eastAsia="MS Mincho" w:hint="eastAsia"/>
          <w:szCs w:val="20"/>
          <w:lang w:eastAsia="ja-JP"/>
        </w:rPr>
        <w:t>3</w:t>
      </w:r>
      <w:r w:rsidRPr="008F4BF1">
        <w:rPr>
          <w:rFonts w:eastAsia="MS Mincho"/>
          <w:szCs w:val="20"/>
          <w:lang w:eastAsia="ja-JP"/>
        </w:rPr>
        <w:t xml:space="preserve">: DCI scheduling PUSCH indicating the status of </w:t>
      </w:r>
      <w:r w:rsidRPr="008F4BF1">
        <w:rPr>
          <w:rFonts w:eastAsia="MS Mincho" w:hint="eastAsia"/>
          <w:szCs w:val="20"/>
          <w:lang w:eastAsia="ja-JP"/>
        </w:rPr>
        <w:t xml:space="preserve">TB(s) in </w:t>
      </w:r>
      <w:r w:rsidRPr="008F4BF1">
        <w:rPr>
          <w:rFonts w:eastAsia="MS Mincho"/>
          <w:szCs w:val="20"/>
          <w:lang w:eastAsia="ja-JP"/>
        </w:rPr>
        <w:t xml:space="preserve">the </w:t>
      </w:r>
      <w:r w:rsidRPr="008F4BF1">
        <w:rPr>
          <w:rFonts w:eastAsia="MS Mincho" w:hint="eastAsia"/>
          <w:szCs w:val="20"/>
          <w:lang w:eastAsia="ja-JP"/>
        </w:rPr>
        <w:t>last</w:t>
      </w:r>
      <w:r w:rsidRPr="008F4BF1">
        <w:rPr>
          <w:rFonts w:eastAsia="MS Mincho"/>
          <w:szCs w:val="20"/>
          <w:lang w:eastAsia="ja-JP"/>
        </w:rPr>
        <w:t xml:space="preserve"> transmitted </w:t>
      </w:r>
      <w:r w:rsidRPr="008F4BF1">
        <w:rPr>
          <w:rFonts w:eastAsia="MS Mincho" w:hint="eastAsia"/>
          <w:szCs w:val="20"/>
          <w:lang w:eastAsia="ja-JP"/>
        </w:rPr>
        <w:t xml:space="preserve">PUSCH </w:t>
      </w:r>
      <w:r w:rsidRPr="008F4BF1">
        <w:rPr>
          <w:rFonts w:eastAsia="MS Mincho"/>
          <w:szCs w:val="20"/>
          <w:lang w:eastAsia="ja-JP"/>
        </w:rPr>
        <w:t>associated with the same</w:t>
      </w:r>
      <w:r w:rsidRPr="008F4BF1">
        <w:rPr>
          <w:rFonts w:eastAsia="MS Mincho" w:hint="eastAsia"/>
          <w:szCs w:val="20"/>
          <w:lang w:eastAsia="ja-JP"/>
        </w:rPr>
        <w:t xml:space="preserve"> </w:t>
      </w:r>
      <w:r w:rsidRPr="008F4BF1">
        <w:rPr>
          <w:rFonts w:eastAsia="MS Mincho"/>
          <w:szCs w:val="20"/>
          <w:lang w:eastAsia="ja-JP"/>
        </w:rPr>
        <w:t>HARQ ID</w:t>
      </w:r>
      <w:r w:rsidRPr="008F4BF1">
        <w:rPr>
          <w:rFonts w:eastAsia="MS Mincho" w:hint="eastAsia"/>
          <w:szCs w:val="20"/>
          <w:lang w:eastAsia="ja-JP"/>
        </w:rPr>
        <w:t xml:space="preserve"> within same HARQ entity</w:t>
      </w:r>
    </w:p>
    <w:p w14:paraId="5C5FD069" w14:textId="77777777" w:rsidR="00971E19" w:rsidRPr="00395730" w:rsidRDefault="00971E19" w:rsidP="00971E19">
      <w:pPr>
        <w:rPr>
          <w:rFonts w:eastAsia="MS Mincho"/>
          <w:lang w:eastAsia="ja-JP"/>
        </w:rPr>
      </w:pPr>
    </w:p>
    <w:p w14:paraId="62CB3B30" w14:textId="77777777" w:rsidR="00971E19" w:rsidRDefault="00971E19" w:rsidP="00971E19">
      <w:pPr>
        <w:rPr>
          <w:rFonts w:eastAsia="MS Mincho"/>
          <w:lang w:eastAsia="ja-JP"/>
        </w:rPr>
      </w:pPr>
    </w:p>
    <w:p w14:paraId="29AA819F" w14:textId="0E543A99" w:rsidR="00971E19" w:rsidRPr="00B43B0E" w:rsidRDefault="00C62C50" w:rsidP="00971E19">
      <w:pPr>
        <w:rPr>
          <w:rFonts w:eastAsia="MS Mincho"/>
          <w:b/>
          <w:bCs/>
          <w:lang w:eastAsia="ja-JP"/>
        </w:rPr>
      </w:pPr>
      <w:hyperlink r:id="rId1602" w:history="1">
        <w:r w:rsidRPr="00B43B0E">
          <w:rPr>
            <w:rStyle w:val="Hyperlink"/>
            <w:rFonts w:eastAsia="MS Mincho"/>
            <w:b/>
            <w:bCs/>
            <w:lang w:eastAsia="ja-JP"/>
          </w:rPr>
          <w:t>R1-2606800</w:t>
        </w:r>
      </w:hyperlink>
      <w:r w:rsidR="00971E19" w:rsidRPr="00B43B0E">
        <w:rPr>
          <w:rFonts w:eastAsia="MS Mincho"/>
          <w:b/>
          <w:bCs/>
          <w:lang w:eastAsia="ja-JP"/>
        </w:rPr>
        <w:tab/>
        <w:t>FL summary #</w:t>
      </w:r>
      <w:r w:rsidR="00971E19" w:rsidRPr="00B43B0E">
        <w:rPr>
          <w:rFonts w:eastAsia="MS Mincho" w:hint="eastAsia"/>
          <w:b/>
          <w:bCs/>
          <w:lang w:eastAsia="ja-JP"/>
        </w:rPr>
        <w:t>4</w:t>
      </w:r>
      <w:r w:rsidR="00971E19" w:rsidRPr="00B43B0E">
        <w:rPr>
          <w:rFonts w:eastAsia="MS Mincho"/>
          <w:b/>
          <w:bCs/>
          <w:lang w:eastAsia="ja-JP"/>
        </w:rPr>
        <w:t xml:space="preserve"> for AI 10.5.4.3: 6GR HARQ related aspects</w:t>
      </w:r>
      <w:r w:rsidR="00971E19" w:rsidRPr="00B43B0E">
        <w:rPr>
          <w:rFonts w:eastAsia="MS Mincho"/>
          <w:b/>
          <w:bCs/>
          <w:lang w:eastAsia="ja-JP"/>
        </w:rPr>
        <w:tab/>
        <w:t>Moderator (OPPO)</w:t>
      </w:r>
    </w:p>
    <w:p w14:paraId="5DEEA677" w14:textId="324BF8CA" w:rsidR="00971E19" w:rsidRPr="00971E19" w:rsidRDefault="006B25F9" w:rsidP="00971E19">
      <w:r>
        <w:t>Final post-meeting summary for this agenda item.</w:t>
      </w:r>
    </w:p>
    <w:p w14:paraId="0EE160FE" w14:textId="1CA54AA4" w:rsidR="00971E19" w:rsidRDefault="00971E19" w:rsidP="00971E19">
      <w:pPr>
        <w:pStyle w:val="Heading4"/>
      </w:pPr>
      <w:bookmarkStart w:id="240" w:name="_Toc239313259"/>
      <w:r>
        <w:t xml:space="preserve">Handling of </w:t>
      </w:r>
      <w:r w:rsidRPr="00126559">
        <w:rPr>
          <w:rFonts w:hint="eastAsia"/>
        </w:rPr>
        <w:t>potential multiple uplink transmissions</w:t>
      </w:r>
      <w:bookmarkEnd w:id="240"/>
    </w:p>
    <w:p w14:paraId="268D3DDF" w14:textId="77777777" w:rsidR="00971E19" w:rsidRPr="00126559" w:rsidRDefault="00971E19" w:rsidP="00971E19">
      <w:pPr>
        <w:rPr>
          <w:rFonts w:eastAsia="DengXian"/>
          <w:i/>
          <w:iCs/>
          <w:lang w:eastAsia="zh-CN"/>
        </w:rPr>
      </w:pPr>
      <w:r w:rsidRPr="00126559">
        <w:rPr>
          <w:rFonts w:eastAsia="DengXian" w:hint="eastAsia"/>
          <w:i/>
          <w:iCs/>
          <w:lang w:eastAsia="zh-CN"/>
        </w:rPr>
        <w:t>Note 1: Including proposals for handling of potential simultaneous transmission, or misalignment between different transmissions, e.g., between PUSCH and PUCCH in same carrie</w:t>
      </w:r>
      <w:r w:rsidRPr="00395F99">
        <w:rPr>
          <w:rFonts w:eastAsia="DengXian" w:hint="eastAsia"/>
          <w:i/>
          <w:iCs/>
          <w:lang w:eastAsia="zh-CN"/>
        </w:rPr>
        <w:t>r/different carriers,</w:t>
      </w:r>
      <w:r w:rsidRPr="00126559">
        <w:rPr>
          <w:rFonts w:eastAsia="DengXian" w:hint="eastAsia"/>
          <w:i/>
          <w:iCs/>
          <w:lang w:eastAsia="zh-CN"/>
        </w:rPr>
        <w:t xml:space="preserve"> etc</w:t>
      </w:r>
    </w:p>
    <w:p w14:paraId="138B55BA" w14:textId="77777777" w:rsidR="00971E19" w:rsidRDefault="00971E19" w:rsidP="00971E19">
      <w:pPr>
        <w:rPr>
          <w:rFonts w:eastAsia="DengXian"/>
          <w:i/>
          <w:iCs/>
          <w:color w:val="ADADAD"/>
          <w:lang w:eastAsia="zh-CN"/>
        </w:rPr>
      </w:pPr>
    </w:p>
    <w:p w14:paraId="63647F82" w14:textId="77777777" w:rsidR="00971E19" w:rsidRPr="00B43B0E" w:rsidRDefault="00971E19" w:rsidP="00971E19">
      <w:pPr>
        <w:rPr>
          <w:rFonts w:eastAsia="DengXian"/>
          <w:lang w:val="en-US" w:eastAsia="zh-CN"/>
        </w:rPr>
      </w:pPr>
      <w:r w:rsidRPr="00B43B0E">
        <w:rPr>
          <w:rFonts w:eastAsia="DengXian"/>
          <w:lang w:val="en-US" w:eastAsia="zh-CN"/>
        </w:rPr>
        <w:t>[12</w:t>
      </w:r>
      <w:r w:rsidRPr="00B43B0E">
        <w:rPr>
          <w:rFonts w:eastAsia="DengXian" w:hint="eastAsia"/>
          <w:lang w:val="en-US" w:eastAsia="zh-CN"/>
        </w:rPr>
        <w:t>6</w:t>
      </w:r>
      <w:r w:rsidRPr="00B43B0E">
        <w:rPr>
          <w:rFonts w:eastAsia="DengXian"/>
          <w:lang w:val="en-US" w:eastAsia="zh-CN"/>
        </w:rPr>
        <w:t>-R20-6GR-</w:t>
      </w:r>
      <w:bookmarkStart w:id="241" w:name="OLE_LINK63"/>
      <w:r w:rsidRPr="00B43B0E">
        <w:rPr>
          <w:rFonts w:eastAsia="DengXian" w:hint="eastAsia"/>
          <w:lang w:val="en-US" w:eastAsia="zh-CN"/>
        </w:rPr>
        <w:t>Handling of potential multiple uplink transmissions</w:t>
      </w:r>
      <w:bookmarkEnd w:id="241"/>
      <w:r w:rsidRPr="00B43B0E">
        <w:rPr>
          <w:rFonts w:eastAsia="DengXian"/>
          <w:lang w:val="en-US" w:eastAsia="zh-CN"/>
        </w:rPr>
        <w:t>] Email discussion on Rel-20 6GR-</w:t>
      </w:r>
      <w:r w:rsidRPr="00B43B0E">
        <w:rPr>
          <w:rFonts w:eastAsia="DengXian" w:hint="eastAsia"/>
          <w:lang w:val="en-US" w:eastAsia="zh-CN"/>
        </w:rPr>
        <w:t xml:space="preserve"> Handling of potential multiple uplink transmissions</w:t>
      </w:r>
      <w:r w:rsidRPr="00B43B0E">
        <w:rPr>
          <w:rFonts w:eastAsia="DengXian"/>
          <w:lang w:val="en-US" w:eastAsia="zh-CN"/>
        </w:rPr>
        <w:t xml:space="preserve"> – </w:t>
      </w:r>
      <w:r w:rsidRPr="00B43B0E">
        <w:rPr>
          <w:rFonts w:eastAsia="DengXian" w:hint="eastAsia"/>
          <w:lang w:val="en-US" w:eastAsia="zh-CN"/>
        </w:rPr>
        <w:t>Mohammed</w:t>
      </w:r>
      <w:r w:rsidRPr="00B43B0E">
        <w:rPr>
          <w:rFonts w:eastAsia="DengXian"/>
          <w:lang w:val="en-US" w:eastAsia="zh-CN"/>
        </w:rPr>
        <w:t xml:space="preserve"> (</w:t>
      </w:r>
      <w:r w:rsidRPr="00B43B0E">
        <w:rPr>
          <w:rFonts w:eastAsia="DengXian" w:hint="eastAsia"/>
          <w:lang w:val="en-US" w:eastAsia="zh-CN"/>
        </w:rPr>
        <w:t>MTK</w:t>
      </w:r>
      <w:r w:rsidRPr="00B43B0E">
        <w:rPr>
          <w:rFonts w:eastAsia="DengXian"/>
          <w:lang w:val="en-US" w:eastAsia="zh-CN"/>
        </w:rPr>
        <w:t>)</w:t>
      </w:r>
    </w:p>
    <w:p w14:paraId="217C8E3F" w14:textId="77777777" w:rsidR="00971E19" w:rsidRPr="00B43B0E" w:rsidRDefault="00971E19">
      <w:pPr>
        <w:pStyle w:val="ListParagraph"/>
        <w:numPr>
          <w:ilvl w:val="0"/>
          <w:numId w:val="281"/>
        </w:numPr>
        <w:rPr>
          <w:rFonts w:eastAsia="DengXian"/>
          <w:lang w:val="en-US" w:eastAsia="zh-CN"/>
        </w:rPr>
      </w:pPr>
      <w:r w:rsidRPr="00B43B0E">
        <w:rPr>
          <w:rFonts w:eastAsia="DengXian"/>
          <w:lang w:eastAsia="zh-CN"/>
        </w:rPr>
        <w:t xml:space="preserve">To be used for sharing updates on online/offline schedule, details on what is to be discussed in online/offline sessions, </w:t>
      </w:r>
      <w:proofErr w:type="spellStart"/>
      <w:r w:rsidRPr="00B43B0E">
        <w:rPr>
          <w:rFonts w:eastAsia="DengXian"/>
          <w:lang w:eastAsia="zh-CN"/>
        </w:rPr>
        <w:t>tdoc</w:t>
      </w:r>
      <w:proofErr w:type="spellEnd"/>
      <w:r w:rsidRPr="00B43B0E">
        <w:rPr>
          <w:rFonts w:eastAsia="DengXian"/>
          <w:lang w:eastAsia="zh-CN"/>
        </w:rPr>
        <w:t xml:space="preserve"> number of the moderator summary for online session, etc</w:t>
      </w:r>
    </w:p>
    <w:p w14:paraId="4269CF91" w14:textId="77777777" w:rsidR="00971E19" w:rsidRPr="00CF378D" w:rsidRDefault="00971E19" w:rsidP="00971E19">
      <w:pPr>
        <w:rPr>
          <w:rFonts w:eastAsia="DengXian"/>
          <w:i/>
          <w:iCs/>
          <w:color w:val="ADADAD"/>
          <w:lang w:val="en-US" w:eastAsia="zh-CN"/>
        </w:rPr>
      </w:pPr>
    </w:p>
    <w:p w14:paraId="704CCEDB" w14:textId="77777777" w:rsidR="00971E19" w:rsidRDefault="00971E19" w:rsidP="00971E19">
      <w:pPr>
        <w:rPr>
          <w:rFonts w:eastAsia="DengXian"/>
          <w:i/>
          <w:iCs/>
          <w:color w:val="ADADAD"/>
          <w:lang w:eastAsia="zh-CN"/>
        </w:rPr>
      </w:pPr>
    </w:p>
    <w:p w14:paraId="4DA897F3" w14:textId="5788FF75" w:rsidR="00971E19" w:rsidRDefault="00C62C50" w:rsidP="00971E19">
      <w:hyperlink r:id="rId1603" w:history="1">
        <w:r>
          <w:rPr>
            <w:rStyle w:val="Hyperlink"/>
            <w:rFonts w:ascii="Times New Roman" w:eastAsia="Times New Roman" w:hAnsi="Times New Roman"/>
          </w:rPr>
          <w:t>R1-2606706</w:t>
        </w:r>
      </w:hyperlink>
      <w:r w:rsidR="00971E19">
        <w:rPr>
          <w:rFonts w:ascii="Times New Roman" w:eastAsia="Times New Roman" w:hAnsi="Times New Roman"/>
        </w:rPr>
        <w:tab/>
        <w:t>FL summary#1 on handling of potential multiple uplink transmissions</w:t>
      </w:r>
      <w:r w:rsidR="00971E19">
        <w:rPr>
          <w:rFonts w:ascii="Times New Roman" w:eastAsia="Times New Roman" w:hAnsi="Times New Roman"/>
        </w:rPr>
        <w:tab/>
        <w:t>Moderator (MediaTek)</w:t>
      </w:r>
    </w:p>
    <w:p w14:paraId="57DA30CC" w14:textId="0AF3FB87" w:rsidR="00971E19" w:rsidRDefault="00C62C50" w:rsidP="00971E19">
      <w:hyperlink r:id="rId1604" w:history="1">
        <w:r>
          <w:rPr>
            <w:rStyle w:val="Hyperlink"/>
            <w:rFonts w:ascii="Times New Roman" w:eastAsia="Times New Roman" w:hAnsi="Times New Roman"/>
          </w:rPr>
          <w:t>R1-2606707</w:t>
        </w:r>
      </w:hyperlink>
      <w:r w:rsidR="00971E19">
        <w:rPr>
          <w:rFonts w:ascii="Times New Roman" w:eastAsia="Times New Roman" w:hAnsi="Times New Roman"/>
        </w:rPr>
        <w:tab/>
        <w:t>FL summary#2 on handling of potential multiple uplink transmissions</w:t>
      </w:r>
      <w:r w:rsidR="00971E19">
        <w:rPr>
          <w:rFonts w:ascii="Times New Roman" w:eastAsia="Times New Roman" w:hAnsi="Times New Roman"/>
        </w:rPr>
        <w:tab/>
        <w:t>Moderator (MediaTek)</w:t>
      </w:r>
    </w:p>
    <w:p w14:paraId="688EF50C" w14:textId="2E733881" w:rsidR="00971E19" w:rsidRDefault="00C62C50" w:rsidP="00971E19">
      <w:hyperlink r:id="rId1605" w:history="1">
        <w:r>
          <w:rPr>
            <w:rStyle w:val="Hyperlink"/>
            <w:rFonts w:ascii="Times New Roman" w:eastAsia="Times New Roman" w:hAnsi="Times New Roman"/>
          </w:rPr>
          <w:t>R1-2606708</w:t>
        </w:r>
      </w:hyperlink>
      <w:r w:rsidR="00971E19">
        <w:rPr>
          <w:rFonts w:ascii="Times New Roman" w:eastAsia="Times New Roman" w:hAnsi="Times New Roman"/>
        </w:rPr>
        <w:tab/>
        <w:t>FL summary#3 on handling of potential multiple uplink transmissions</w:t>
      </w:r>
      <w:r w:rsidR="00971E19">
        <w:rPr>
          <w:rFonts w:ascii="Times New Roman" w:eastAsia="Times New Roman" w:hAnsi="Times New Roman"/>
        </w:rPr>
        <w:tab/>
        <w:t>Moderator (MediaTek)</w:t>
      </w:r>
    </w:p>
    <w:p w14:paraId="4F5BBFA0" w14:textId="7B8C6296" w:rsidR="00971E19" w:rsidRDefault="00C62C50" w:rsidP="00971E19">
      <w:hyperlink r:id="rId1606" w:history="1">
        <w:r>
          <w:rPr>
            <w:rStyle w:val="Hyperlink"/>
            <w:rFonts w:ascii="Times New Roman" w:eastAsia="Times New Roman" w:hAnsi="Times New Roman"/>
          </w:rPr>
          <w:t>R1-2606709</w:t>
        </w:r>
      </w:hyperlink>
      <w:r w:rsidR="00971E19">
        <w:rPr>
          <w:rFonts w:ascii="Times New Roman" w:eastAsia="Times New Roman" w:hAnsi="Times New Roman"/>
        </w:rPr>
        <w:tab/>
        <w:t>FL summary#4 on handling of potential multiple uplink transmissions</w:t>
      </w:r>
      <w:r w:rsidR="00971E19">
        <w:rPr>
          <w:rFonts w:ascii="Times New Roman" w:eastAsia="Times New Roman" w:hAnsi="Times New Roman"/>
        </w:rPr>
        <w:tab/>
        <w:t>Moderator (MediaTek)</w:t>
      </w:r>
    </w:p>
    <w:p w14:paraId="0DD3370B" w14:textId="4775AF63" w:rsidR="00971E19" w:rsidRDefault="00C62C50" w:rsidP="00971E19">
      <w:hyperlink r:id="rId1607" w:history="1">
        <w:r>
          <w:rPr>
            <w:rStyle w:val="Hyperlink"/>
            <w:rFonts w:ascii="Times New Roman" w:eastAsia="Times New Roman" w:hAnsi="Times New Roman"/>
          </w:rPr>
          <w:t>R1-2605237</w:t>
        </w:r>
      </w:hyperlink>
      <w:r w:rsidR="00971E19">
        <w:rPr>
          <w:rFonts w:ascii="Times New Roman" w:eastAsia="Times New Roman" w:hAnsi="Times New Roman"/>
        </w:rPr>
        <w:tab/>
        <w:t>Handling of potential multiple uplink transmissions</w:t>
      </w:r>
      <w:r w:rsidR="00971E19">
        <w:rPr>
          <w:rFonts w:ascii="Times New Roman" w:eastAsia="Times New Roman" w:hAnsi="Times New Roman"/>
        </w:rPr>
        <w:tab/>
      </w:r>
      <w:proofErr w:type="spellStart"/>
      <w:r w:rsidR="00971E19">
        <w:rPr>
          <w:rFonts w:ascii="Times New Roman" w:eastAsia="Times New Roman" w:hAnsi="Times New Roman"/>
        </w:rPr>
        <w:t>Ofinno</w:t>
      </w:r>
      <w:proofErr w:type="spellEnd"/>
    </w:p>
    <w:p w14:paraId="7AF35345" w14:textId="2EFC3C3D" w:rsidR="00971E19" w:rsidRDefault="00C62C50" w:rsidP="00971E19">
      <w:hyperlink r:id="rId1608" w:history="1">
        <w:r>
          <w:rPr>
            <w:rStyle w:val="Hyperlink"/>
            <w:rFonts w:ascii="Times New Roman" w:eastAsia="Times New Roman" w:hAnsi="Times New Roman"/>
          </w:rPr>
          <w:t>R1-2605267</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r>
      <w:proofErr w:type="spellStart"/>
      <w:r w:rsidR="00971E19">
        <w:rPr>
          <w:rFonts w:ascii="Times New Roman" w:eastAsia="Times New Roman" w:hAnsi="Times New Roman"/>
        </w:rPr>
        <w:t>Spreadtrum</w:t>
      </w:r>
      <w:proofErr w:type="spellEnd"/>
      <w:r w:rsidR="00971E19">
        <w:rPr>
          <w:rFonts w:ascii="Times New Roman" w:eastAsia="Times New Roman" w:hAnsi="Times New Roman"/>
        </w:rPr>
        <w:t>, UNISOC</w:t>
      </w:r>
    </w:p>
    <w:p w14:paraId="63CE79B2" w14:textId="73EC1D6C" w:rsidR="00971E19" w:rsidRDefault="00C62C50" w:rsidP="00971E19">
      <w:hyperlink r:id="rId1609" w:history="1">
        <w:r>
          <w:rPr>
            <w:rStyle w:val="Hyperlink"/>
            <w:rFonts w:ascii="Times New Roman" w:eastAsia="Times New Roman" w:hAnsi="Times New Roman"/>
          </w:rPr>
          <w:t>R1-2605277</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Ericsson Japan K.K.</w:t>
      </w:r>
    </w:p>
    <w:p w14:paraId="031F96C8" w14:textId="32ADFC7E" w:rsidR="00971E19" w:rsidRDefault="00C62C50" w:rsidP="00971E19">
      <w:hyperlink r:id="rId1610" w:history="1">
        <w:r>
          <w:rPr>
            <w:rStyle w:val="Hyperlink"/>
            <w:rFonts w:ascii="Times New Roman" w:eastAsia="Times New Roman" w:hAnsi="Times New Roman"/>
          </w:rPr>
          <w:t>R1-2605312</w:t>
        </w:r>
      </w:hyperlink>
      <w:r w:rsidR="00971E19">
        <w:rPr>
          <w:rFonts w:ascii="Times New Roman" w:eastAsia="Times New Roman" w:hAnsi="Times New Roman"/>
        </w:rPr>
        <w:tab/>
        <w:t>Handling of potential multiple uplink transmissions</w:t>
      </w:r>
      <w:r w:rsidR="00971E19">
        <w:rPr>
          <w:rFonts w:ascii="Times New Roman" w:eastAsia="Times New Roman" w:hAnsi="Times New Roman"/>
        </w:rPr>
        <w:tab/>
        <w:t xml:space="preserve">Huawei, </w:t>
      </w:r>
      <w:proofErr w:type="spellStart"/>
      <w:r w:rsidR="00971E19">
        <w:rPr>
          <w:rFonts w:ascii="Times New Roman" w:eastAsia="Times New Roman" w:hAnsi="Times New Roman"/>
        </w:rPr>
        <w:t>HiSilicon</w:t>
      </w:r>
      <w:proofErr w:type="spellEnd"/>
    </w:p>
    <w:p w14:paraId="6DE82675" w14:textId="6C026CA0" w:rsidR="00971E19" w:rsidRDefault="00C62C50" w:rsidP="00971E19">
      <w:hyperlink r:id="rId1611" w:history="1">
        <w:r>
          <w:rPr>
            <w:rStyle w:val="Hyperlink"/>
            <w:rFonts w:ascii="Times New Roman" w:eastAsia="Times New Roman" w:hAnsi="Times New Roman"/>
          </w:rPr>
          <w:t>R1-2605395</w:t>
        </w:r>
      </w:hyperlink>
      <w:r w:rsidR="00971E19">
        <w:rPr>
          <w:rFonts w:ascii="Times New Roman" w:eastAsia="Times New Roman" w:hAnsi="Times New Roman"/>
        </w:rPr>
        <w:tab/>
        <w:t>On handling of potential multiple uplink transmissions</w:t>
      </w:r>
      <w:r w:rsidR="00971E19">
        <w:rPr>
          <w:rFonts w:ascii="Times New Roman" w:eastAsia="Times New Roman" w:hAnsi="Times New Roman"/>
        </w:rPr>
        <w:tab/>
        <w:t>Nokia</w:t>
      </w:r>
    </w:p>
    <w:p w14:paraId="7E18525C" w14:textId="1AA26408" w:rsidR="00971E19" w:rsidRDefault="00C62C50" w:rsidP="00971E19">
      <w:hyperlink r:id="rId1612" w:history="1">
        <w:r>
          <w:rPr>
            <w:rStyle w:val="Hyperlink"/>
            <w:rFonts w:ascii="Times New Roman" w:eastAsia="Times New Roman" w:hAnsi="Times New Roman"/>
          </w:rPr>
          <w:t>R1-2605408</w:t>
        </w:r>
      </w:hyperlink>
      <w:r w:rsidR="00971E19">
        <w:rPr>
          <w:rFonts w:ascii="Times New Roman" w:eastAsia="Times New Roman" w:hAnsi="Times New Roman"/>
        </w:rPr>
        <w:tab/>
        <w:t>Handling of potential multiple uplink transmissions</w:t>
      </w:r>
      <w:r w:rsidR="00971E19">
        <w:rPr>
          <w:rFonts w:ascii="Times New Roman" w:eastAsia="Times New Roman" w:hAnsi="Times New Roman"/>
        </w:rPr>
        <w:tab/>
      </w:r>
      <w:proofErr w:type="spellStart"/>
      <w:r w:rsidR="00971E19">
        <w:rPr>
          <w:rFonts w:ascii="Times New Roman" w:eastAsia="Times New Roman" w:hAnsi="Times New Roman"/>
        </w:rPr>
        <w:t>InterDigital</w:t>
      </w:r>
      <w:proofErr w:type="spellEnd"/>
      <w:r w:rsidR="00971E19">
        <w:rPr>
          <w:rFonts w:ascii="Times New Roman" w:eastAsia="Times New Roman" w:hAnsi="Times New Roman"/>
        </w:rPr>
        <w:t>, Inc.</w:t>
      </w:r>
    </w:p>
    <w:p w14:paraId="061C8DEF" w14:textId="1D54B7CE" w:rsidR="00971E19" w:rsidRDefault="00C62C50" w:rsidP="00971E19">
      <w:hyperlink r:id="rId1613" w:history="1">
        <w:r>
          <w:rPr>
            <w:rStyle w:val="Hyperlink"/>
            <w:rFonts w:ascii="Times New Roman" w:eastAsia="Times New Roman" w:hAnsi="Times New Roman"/>
          </w:rPr>
          <w:t>R1-2605475</w:t>
        </w:r>
      </w:hyperlink>
      <w:r w:rsidR="00971E19">
        <w:rPr>
          <w:rFonts w:ascii="Times New Roman" w:eastAsia="Times New Roman" w:hAnsi="Times New Roman"/>
        </w:rPr>
        <w:tab/>
        <w:t>Discussion on handling of multiple uplink transmissions</w:t>
      </w:r>
      <w:r w:rsidR="00971E19">
        <w:rPr>
          <w:rFonts w:ascii="Times New Roman" w:eastAsia="Times New Roman" w:hAnsi="Times New Roman"/>
        </w:rPr>
        <w:tab/>
        <w:t>vivo</w:t>
      </w:r>
    </w:p>
    <w:p w14:paraId="107DBCB4" w14:textId="4B00B021" w:rsidR="00971E19" w:rsidRDefault="00C62C50" w:rsidP="00971E19">
      <w:hyperlink r:id="rId1614" w:history="1">
        <w:r>
          <w:rPr>
            <w:rStyle w:val="Hyperlink"/>
            <w:rFonts w:ascii="Times New Roman" w:eastAsia="Times New Roman" w:hAnsi="Times New Roman"/>
          </w:rPr>
          <w:t>R1-2605503</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MediaTek Inc.</w:t>
      </w:r>
    </w:p>
    <w:p w14:paraId="42BD05AE" w14:textId="21332551" w:rsidR="00971E19" w:rsidRDefault="00C62C50" w:rsidP="00971E19">
      <w:hyperlink r:id="rId1615" w:history="1">
        <w:r>
          <w:rPr>
            <w:rStyle w:val="Hyperlink"/>
            <w:rFonts w:ascii="Times New Roman" w:eastAsia="Times New Roman" w:hAnsi="Times New Roman"/>
          </w:rPr>
          <w:t>R1-2605576</w:t>
        </w:r>
      </w:hyperlink>
      <w:r w:rsidR="00971E19">
        <w:rPr>
          <w:rFonts w:ascii="Times New Roman" w:eastAsia="Times New Roman" w:hAnsi="Times New Roman"/>
        </w:rPr>
        <w:tab/>
        <w:t>Handling of potential multiple uplink transmissions</w:t>
      </w:r>
      <w:r w:rsidR="00971E19">
        <w:rPr>
          <w:rFonts w:ascii="Times New Roman" w:eastAsia="Times New Roman" w:hAnsi="Times New Roman"/>
        </w:rPr>
        <w:tab/>
        <w:t>Xiaomi</w:t>
      </w:r>
    </w:p>
    <w:p w14:paraId="688FB834" w14:textId="6A7BD633" w:rsidR="00971E19" w:rsidRDefault="00C62C50" w:rsidP="00971E19">
      <w:hyperlink r:id="rId1616" w:history="1">
        <w:r>
          <w:rPr>
            <w:rStyle w:val="Hyperlink"/>
            <w:rFonts w:ascii="Times New Roman" w:eastAsia="Times New Roman" w:hAnsi="Times New Roman"/>
          </w:rPr>
          <w:t>R1-2605644</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CMCC</w:t>
      </w:r>
    </w:p>
    <w:p w14:paraId="6C9A947B" w14:textId="425E66D2" w:rsidR="00971E19" w:rsidRDefault="00C62C50" w:rsidP="00971E19">
      <w:hyperlink r:id="rId1617" w:history="1">
        <w:r>
          <w:rPr>
            <w:rStyle w:val="Hyperlink"/>
            <w:rFonts w:ascii="Times New Roman" w:eastAsia="Times New Roman" w:hAnsi="Times New Roman"/>
          </w:rPr>
          <w:t>R1-2605734</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CATT</w:t>
      </w:r>
    </w:p>
    <w:p w14:paraId="013F1A9D" w14:textId="01C63EF9" w:rsidR="00971E19" w:rsidRDefault="00C62C50" w:rsidP="00971E19">
      <w:hyperlink r:id="rId1618" w:history="1">
        <w:r>
          <w:rPr>
            <w:rStyle w:val="Hyperlink"/>
            <w:rFonts w:ascii="Times New Roman" w:eastAsia="Times New Roman" w:hAnsi="Times New Roman"/>
          </w:rPr>
          <w:t>R1-2605844</w:t>
        </w:r>
      </w:hyperlink>
      <w:r w:rsidR="00971E19">
        <w:rPr>
          <w:rFonts w:ascii="Times New Roman" w:eastAsia="Times New Roman" w:hAnsi="Times New Roman"/>
        </w:rPr>
        <w:tab/>
        <w:t>Discussion on multiple uplink transmissions</w:t>
      </w:r>
      <w:r w:rsidR="00971E19">
        <w:rPr>
          <w:rFonts w:ascii="Times New Roman" w:eastAsia="Times New Roman" w:hAnsi="Times New Roman"/>
        </w:rPr>
        <w:tab/>
        <w:t>Samsung</w:t>
      </w:r>
    </w:p>
    <w:p w14:paraId="6CECAA1C" w14:textId="3975A524" w:rsidR="00971E19" w:rsidRDefault="00C62C50" w:rsidP="00971E19">
      <w:hyperlink r:id="rId1619" w:history="1">
        <w:r>
          <w:rPr>
            <w:rStyle w:val="Hyperlink"/>
            <w:rFonts w:ascii="Times New Roman" w:eastAsia="Times New Roman" w:hAnsi="Times New Roman"/>
          </w:rPr>
          <w:t>R1-2605884</w:t>
        </w:r>
      </w:hyperlink>
      <w:r w:rsidR="00971E19">
        <w:rPr>
          <w:rFonts w:ascii="Times New Roman" w:eastAsia="Times New Roman" w:hAnsi="Times New Roman"/>
        </w:rPr>
        <w:tab/>
        <w:t>Discussion on handling of multiple uplink transmissions</w:t>
      </w:r>
      <w:r w:rsidR="00971E19">
        <w:rPr>
          <w:rFonts w:ascii="Times New Roman" w:eastAsia="Times New Roman" w:hAnsi="Times New Roman"/>
        </w:rPr>
        <w:tab/>
        <w:t>NEC</w:t>
      </w:r>
    </w:p>
    <w:p w14:paraId="4E46F367" w14:textId="11D03667" w:rsidR="00971E19" w:rsidRDefault="00C62C50" w:rsidP="00971E19">
      <w:hyperlink r:id="rId1620" w:history="1">
        <w:r>
          <w:rPr>
            <w:rStyle w:val="Hyperlink"/>
            <w:rFonts w:ascii="Times New Roman" w:eastAsia="Times New Roman" w:hAnsi="Times New Roman"/>
          </w:rPr>
          <w:t>R1-2605892</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 xml:space="preserve">ZTE Corporation, </w:t>
      </w:r>
      <w:proofErr w:type="spellStart"/>
      <w:r w:rsidR="00971E19">
        <w:rPr>
          <w:rFonts w:ascii="Times New Roman" w:eastAsia="Times New Roman" w:hAnsi="Times New Roman"/>
        </w:rPr>
        <w:t>Sanechips</w:t>
      </w:r>
      <w:proofErr w:type="spellEnd"/>
    </w:p>
    <w:p w14:paraId="12F485C5" w14:textId="3073B15A" w:rsidR="00971E19" w:rsidRDefault="00C62C50" w:rsidP="00971E19">
      <w:hyperlink r:id="rId1621" w:history="1">
        <w:r>
          <w:rPr>
            <w:rStyle w:val="Hyperlink"/>
            <w:rFonts w:ascii="Times New Roman" w:eastAsia="Times New Roman" w:hAnsi="Times New Roman"/>
          </w:rPr>
          <w:t>R1-2605932</w:t>
        </w:r>
      </w:hyperlink>
      <w:r w:rsidR="00971E19">
        <w:rPr>
          <w:rFonts w:ascii="Times New Roman" w:eastAsia="Times New Roman" w:hAnsi="Times New Roman"/>
        </w:rPr>
        <w:tab/>
        <w:t>Handling of potential multiple uplink transmissions</w:t>
      </w:r>
      <w:r w:rsidR="00971E19">
        <w:rPr>
          <w:rFonts w:ascii="Times New Roman" w:eastAsia="Times New Roman" w:hAnsi="Times New Roman"/>
        </w:rPr>
        <w:tab/>
        <w:t>OPPO</w:t>
      </w:r>
    </w:p>
    <w:p w14:paraId="49BC97C1" w14:textId="06AC81CE" w:rsidR="00971E19" w:rsidRDefault="00C62C50" w:rsidP="00971E19">
      <w:hyperlink r:id="rId1622" w:history="1">
        <w:r>
          <w:rPr>
            <w:rStyle w:val="Hyperlink"/>
            <w:rFonts w:ascii="Times New Roman" w:eastAsia="Times New Roman" w:hAnsi="Times New Roman"/>
          </w:rPr>
          <w:t>R1-2606034</w:t>
        </w:r>
      </w:hyperlink>
      <w:r w:rsidR="00971E19">
        <w:rPr>
          <w:rFonts w:ascii="Times New Roman" w:eastAsia="Times New Roman" w:hAnsi="Times New Roman"/>
        </w:rPr>
        <w:tab/>
        <w:t>On multiple UL transmissions</w:t>
      </w:r>
      <w:r w:rsidR="00971E19">
        <w:rPr>
          <w:rFonts w:ascii="Times New Roman" w:eastAsia="Times New Roman" w:hAnsi="Times New Roman"/>
        </w:rPr>
        <w:tab/>
        <w:t>Apple</w:t>
      </w:r>
    </w:p>
    <w:p w14:paraId="6316A200" w14:textId="066256F9" w:rsidR="00971E19" w:rsidRDefault="00C62C50" w:rsidP="00971E19">
      <w:hyperlink r:id="rId1623" w:history="1">
        <w:r>
          <w:rPr>
            <w:rStyle w:val="Hyperlink"/>
            <w:rFonts w:ascii="Times New Roman" w:eastAsia="Times New Roman" w:hAnsi="Times New Roman"/>
          </w:rPr>
          <w:t>R1-2606062</w:t>
        </w:r>
      </w:hyperlink>
      <w:r w:rsidR="00971E19">
        <w:rPr>
          <w:rFonts w:ascii="Times New Roman" w:eastAsia="Times New Roman" w:hAnsi="Times New Roman"/>
        </w:rPr>
        <w:tab/>
        <w:t>Discussions on handling of potential multiple uplink transmissions</w:t>
      </w:r>
      <w:r w:rsidR="00971E19">
        <w:rPr>
          <w:rFonts w:ascii="Times New Roman" w:eastAsia="Times New Roman" w:hAnsi="Times New Roman"/>
        </w:rPr>
        <w:tab/>
        <w:t>Sharp</w:t>
      </w:r>
    </w:p>
    <w:p w14:paraId="7651C080" w14:textId="2B8F6797" w:rsidR="00971E19" w:rsidRDefault="00C62C50" w:rsidP="00971E19">
      <w:hyperlink r:id="rId1624" w:history="1">
        <w:r>
          <w:rPr>
            <w:rStyle w:val="Hyperlink"/>
            <w:rFonts w:ascii="Times New Roman" w:eastAsia="Times New Roman" w:hAnsi="Times New Roman"/>
          </w:rPr>
          <w:t>R1-2606131</w:t>
        </w:r>
      </w:hyperlink>
      <w:r w:rsidR="00971E19">
        <w:rPr>
          <w:rFonts w:ascii="Times New Roman" w:eastAsia="Times New Roman" w:hAnsi="Times New Roman"/>
        </w:rPr>
        <w:tab/>
        <w:t>Handling of potential simultaneous transmission</w:t>
      </w:r>
      <w:r w:rsidR="00971E19">
        <w:rPr>
          <w:rFonts w:ascii="Times New Roman" w:eastAsia="Times New Roman" w:hAnsi="Times New Roman"/>
        </w:rPr>
        <w:tab/>
        <w:t>Lenovo</w:t>
      </w:r>
    </w:p>
    <w:p w14:paraId="3952DAEC" w14:textId="37A90314" w:rsidR="00971E19" w:rsidRDefault="00C62C50" w:rsidP="00971E19">
      <w:hyperlink r:id="rId1625" w:history="1">
        <w:r>
          <w:rPr>
            <w:rStyle w:val="Hyperlink"/>
            <w:rFonts w:ascii="Times New Roman" w:eastAsia="Times New Roman" w:hAnsi="Times New Roman"/>
          </w:rPr>
          <w:t>R1-2606205</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LG Electronics</w:t>
      </w:r>
    </w:p>
    <w:p w14:paraId="3AA56348" w14:textId="0041626E" w:rsidR="00971E19" w:rsidRDefault="00C62C50" w:rsidP="00971E19">
      <w:hyperlink r:id="rId1626" w:history="1">
        <w:r>
          <w:rPr>
            <w:rStyle w:val="Hyperlink"/>
            <w:rFonts w:ascii="Times New Roman" w:eastAsia="Times New Roman" w:hAnsi="Times New Roman"/>
          </w:rPr>
          <w:t>R1-2606214</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1Finity</w:t>
      </w:r>
    </w:p>
    <w:p w14:paraId="75DE88EF" w14:textId="4B3A5902" w:rsidR="00971E19" w:rsidRDefault="00C62C50" w:rsidP="00971E19">
      <w:hyperlink r:id="rId1627" w:history="1">
        <w:r>
          <w:rPr>
            <w:rStyle w:val="Hyperlink"/>
            <w:rFonts w:ascii="Times New Roman" w:eastAsia="Times New Roman" w:hAnsi="Times New Roman"/>
          </w:rPr>
          <w:t>R1-2606251</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ETRI</w:t>
      </w:r>
    </w:p>
    <w:p w14:paraId="75383979" w14:textId="58ACE12D" w:rsidR="00971E19" w:rsidRDefault="00C62C50" w:rsidP="00971E19">
      <w:hyperlink r:id="rId1628" w:history="1">
        <w:r>
          <w:rPr>
            <w:rStyle w:val="Hyperlink"/>
            <w:rFonts w:ascii="Times New Roman" w:eastAsia="Times New Roman" w:hAnsi="Times New Roman"/>
          </w:rPr>
          <w:t>R1-2606265</w:t>
        </w:r>
      </w:hyperlink>
      <w:r w:rsidR="00971E19">
        <w:rPr>
          <w:rFonts w:ascii="Times New Roman" w:eastAsia="Times New Roman" w:hAnsi="Times New Roman"/>
        </w:rPr>
        <w:tab/>
        <w:t>Discussion on handling of potential multiple uplink transmissions for 6GR</w:t>
      </w:r>
      <w:r w:rsidR="00971E19">
        <w:rPr>
          <w:rFonts w:ascii="Times New Roman" w:eastAsia="Times New Roman" w:hAnsi="Times New Roman"/>
        </w:rPr>
        <w:tab/>
        <w:t>Panasonic</w:t>
      </w:r>
    </w:p>
    <w:p w14:paraId="0901D284" w14:textId="35AFD2F2" w:rsidR="00971E19" w:rsidRDefault="00C62C50" w:rsidP="00971E19">
      <w:hyperlink r:id="rId1629" w:history="1">
        <w:r>
          <w:rPr>
            <w:rStyle w:val="Hyperlink"/>
            <w:rFonts w:ascii="Times New Roman" w:eastAsia="Times New Roman" w:hAnsi="Times New Roman"/>
          </w:rPr>
          <w:t>R1-2606272</w:t>
        </w:r>
      </w:hyperlink>
      <w:r w:rsidR="00971E19">
        <w:rPr>
          <w:rFonts w:ascii="Times New Roman" w:eastAsia="Times New Roman" w:hAnsi="Times New Roman"/>
        </w:rPr>
        <w:tab/>
        <w:t>Discussion on handling of potential multiple uplink transmissions in 6GR</w:t>
      </w:r>
      <w:r w:rsidR="00971E19">
        <w:rPr>
          <w:rFonts w:ascii="Times New Roman" w:eastAsia="Times New Roman" w:hAnsi="Times New Roman"/>
        </w:rPr>
        <w:tab/>
        <w:t>TCL</w:t>
      </w:r>
    </w:p>
    <w:p w14:paraId="25F5D9A9" w14:textId="120DE949" w:rsidR="00971E19" w:rsidRDefault="00C62C50" w:rsidP="00971E19">
      <w:hyperlink r:id="rId1630" w:history="1">
        <w:r>
          <w:rPr>
            <w:rStyle w:val="Hyperlink"/>
            <w:rFonts w:ascii="Times New Roman" w:eastAsia="Times New Roman" w:hAnsi="Times New Roman"/>
          </w:rPr>
          <w:t>R1-2606388</w:t>
        </w:r>
      </w:hyperlink>
      <w:r w:rsidR="00971E19">
        <w:rPr>
          <w:rFonts w:ascii="Times New Roman" w:eastAsia="Times New Roman" w:hAnsi="Times New Roman"/>
        </w:rPr>
        <w:tab/>
        <w:t>Handling of potential multiple uplink transmissions</w:t>
      </w:r>
      <w:r w:rsidR="00971E19">
        <w:rPr>
          <w:rFonts w:ascii="Times New Roman" w:eastAsia="Times New Roman" w:hAnsi="Times New Roman"/>
        </w:rPr>
        <w:tab/>
        <w:t>Qualcomm Incorporated</w:t>
      </w:r>
    </w:p>
    <w:p w14:paraId="63ABFBB7" w14:textId="51495FA1" w:rsidR="00971E19" w:rsidRDefault="00C62C50" w:rsidP="00971E19">
      <w:hyperlink r:id="rId1631" w:history="1">
        <w:r>
          <w:rPr>
            <w:rStyle w:val="Hyperlink"/>
            <w:rFonts w:ascii="Times New Roman" w:eastAsia="Times New Roman" w:hAnsi="Times New Roman"/>
          </w:rPr>
          <w:t>R1-2606514</w:t>
        </w:r>
      </w:hyperlink>
      <w:r w:rsidR="00971E19">
        <w:rPr>
          <w:rFonts w:ascii="Times New Roman" w:eastAsia="Times New Roman" w:hAnsi="Times New Roman"/>
        </w:rPr>
        <w:tab/>
        <w:t>Discussion on Handling of potential multiple uplink transmissions</w:t>
      </w:r>
      <w:r w:rsidR="00971E19">
        <w:rPr>
          <w:rFonts w:ascii="Times New Roman" w:eastAsia="Times New Roman" w:hAnsi="Times New Roman"/>
        </w:rPr>
        <w:tab/>
        <w:t>NTT DOCOMO, INC.</w:t>
      </w:r>
    </w:p>
    <w:p w14:paraId="57E474B8" w14:textId="779DB6C9" w:rsidR="00971E19" w:rsidRDefault="00C62C50" w:rsidP="00971E19">
      <w:pPr>
        <w:rPr>
          <w:rFonts w:ascii="Times New Roman" w:eastAsia="Times New Roman" w:hAnsi="Times New Roman"/>
        </w:rPr>
      </w:pPr>
      <w:hyperlink r:id="rId1632" w:history="1">
        <w:r>
          <w:rPr>
            <w:rStyle w:val="Hyperlink"/>
            <w:rFonts w:ascii="Times New Roman" w:eastAsia="Times New Roman" w:hAnsi="Times New Roman"/>
          </w:rPr>
          <w:t>R1-2606529</w:t>
        </w:r>
      </w:hyperlink>
      <w:r w:rsidR="00971E19">
        <w:rPr>
          <w:rFonts w:ascii="Times New Roman" w:eastAsia="Times New Roman" w:hAnsi="Times New Roman"/>
        </w:rPr>
        <w:tab/>
        <w:t>FL summary #3 for 10.5.4.2</w:t>
      </w:r>
      <w:r w:rsidR="00971E19">
        <w:rPr>
          <w:rFonts w:ascii="Times New Roman" w:eastAsia="Times New Roman" w:hAnsi="Times New Roman"/>
        </w:rPr>
        <w:tab/>
        <w:t xml:space="preserve"> DL/UL transmission without dynamic scheduling</w:t>
      </w:r>
      <w:r w:rsidR="00971E19">
        <w:rPr>
          <w:rFonts w:ascii="Times New Roman" w:eastAsia="Times New Roman" w:hAnsi="Times New Roman"/>
        </w:rPr>
        <w:tab/>
        <w:t>1Finity</w:t>
      </w:r>
    </w:p>
    <w:p w14:paraId="3125A9EA" w14:textId="77777777" w:rsidR="00B43B0E" w:rsidRDefault="00B43B0E" w:rsidP="00971E19"/>
    <w:p w14:paraId="725E9D7E" w14:textId="7CC8884E" w:rsidR="00971E19" w:rsidRPr="00B43B0E" w:rsidRDefault="00C62C50" w:rsidP="00971E19">
      <w:pPr>
        <w:rPr>
          <w:rFonts w:ascii="Times New Roman" w:eastAsia="MS Mincho" w:hAnsi="Times New Roman"/>
          <w:b/>
          <w:bCs/>
          <w:lang w:eastAsia="ja-JP"/>
        </w:rPr>
      </w:pPr>
      <w:hyperlink r:id="rId1633" w:history="1">
        <w:r w:rsidRPr="00B43B0E">
          <w:rPr>
            <w:rStyle w:val="Hyperlink"/>
            <w:rFonts w:ascii="Times New Roman" w:eastAsia="Times New Roman" w:hAnsi="Times New Roman"/>
            <w:b/>
            <w:bCs/>
          </w:rPr>
          <w:t>R1-2606706</w:t>
        </w:r>
      </w:hyperlink>
      <w:r w:rsidR="00971E19" w:rsidRPr="00B43B0E">
        <w:rPr>
          <w:rFonts w:ascii="Times New Roman" w:eastAsia="Times New Roman" w:hAnsi="Times New Roman"/>
          <w:b/>
          <w:bCs/>
        </w:rPr>
        <w:tab/>
        <w:t>FL summary#1 on handling of potential multiple uplink transmissions</w:t>
      </w:r>
      <w:r w:rsidR="00971E19" w:rsidRPr="00B43B0E">
        <w:rPr>
          <w:rFonts w:ascii="Times New Roman" w:eastAsia="Times New Roman" w:hAnsi="Times New Roman"/>
          <w:b/>
          <w:bCs/>
        </w:rPr>
        <w:tab/>
        <w:t>Moderator (MediaTek)</w:t>
      </w:r>
    </w:p>
    <w:p w14:paraId="32CCE522" w14:textId="77777777" w:rsidR="00971E19" w:rsidRPr="00B43B0E" w:rsidRDefault="00971E19" w:rsidP="00971E19">
      <w:pPr>
        <w:rPr>
          <w:rFonts w:eastAsia="MS Mincho"/>
          <w:b/>
          <w:bCs/>
          <w:lang w:eastAsia="ja-JP"/>
        </w:rPr>
      </w:pPr>
    </w:p>
    <w:p w14:paraId="797F14A7" w14:textId="09120649" w:rsidR="00971E19" w:rsidRPr="00B43B0E" w:rsidRDefault="00C62C50" w:rsidP="00971E19">
      <w:pPr>
        <w:rPr>
          <w:rFonts w:ascii="Times New Roman" w:eastAsia="MS Mincho" w:hAnsi="Times New Roman"/>
          <w:b/>
          <w:bCs/>
          <w:lang w:eastAsia="ja-JP"/>
        </w:rPr>
      </w:pPr>
      <w:hyperlink r:id="rId1634" w:history="1">
        <w:r w:rsidRPr="00B43B0E">
          <w:rPr>
            <w:rStyle w:val="Hyperlink"/>
            <w:rFonts w:ascii="Times New Roman" w:eastAsia="Times New Roman" w:hAnsi="Times New Roman"/>
            <w:b/>
            <w:bCs/>
          </w:rPr>
          <w:t>R1-2606707</w:t>
        </w:r>
      </w:hyperlink>
      <w:r w:rsidR="00971E19" w:rsidRPr="00B43B0E">
        <w:rPr>
          <w:rFonts w:ascii="Times New Roman" w:eastAsia="Times New Roman" w:hAnsi="Times New Roman"/>
          <w:b/>
          <w:bCs/>
        </w:rPr>
        <w:tab/>
        <w:t>FL summary#2 on handling of potential multiple uplink transmissions</w:t>
      </w:r>
      <w:r w:rsidR="00971E19" w:rsidRPr="00B43B0E">
        <w:rPr>
          <w:rFonts w:ascii="Times New Roman" w:eastAsia="Times New Roman" w:hAnsi="Times New Roman"/>
          <w:b/>
          <w:bCs/>
        </w:rPr>
        <w:tab/>
        <w:t>Moderator (MediaTek)</w:t>
      </w:r>
    </w:p>
    <w:p w14:paraId="1B483990" w14:textId="77777777" w:rsidR="00971E19" w:rsidRDefault="00971E19" w:rsidP="00971E19">
      <w:pPr>
        <w:rPr>
          <w:rFonts w:ascii="Times New Roman" w:eastAsia="MS Mincho" w:hAnsi="Times New Roman"/>
          <w:lang w:eastAsia="ja-JP"/>
        </w:rPr>
      </w:pPr>
    </w:p>
    <w:p w14:paraId="3CD51C8F" w14:textId="77777777" w:rsidR="00971E19" w:rsidRPr="00B43B0E" w:rsidRDefault="00971E19" w:rsidP="00971E19">
      <w:pPr>
        <w:rPr>
          <w:rFonts w:ascii="Times New Roman" w:eastAsia="MS Mincho" w:hAnsi="Times New Roman"/>
          <w:b/>
          <w:bCs/>
          <w:lang w:eastAsia="ja-JP"/>
        </w:rPr>
      </w:pPr>
      <w:r w:rsidRPr="00B43B0E">
        <w:rPr>
          <w:rFonts w:ascii="Times New Roman" w:eastAsia="MS Mincho" w:hAnsi="Times New Roman" w:hint="eastAsia"/>
          <w:b/>
          <w:bCs/>
          <w:highlight w:val="green"/>
          <w:lang w:eastAsia="ja-JP"/>
        </w:rPr>
        <w:t>Agreement</w:t>
      </w:r>
      <w:r w:rsidRPr="00B43B0E">
        <w:rPr>
          <w:rFonts w:ascii="Times New Roman" w:eastAsia="MS Mincho" w:hAnsi="Times New Roman" w:hint="eastAsia"/>
          <w:b/>
          <w:bCs/>
          <w:lang w:eastAsia="ja-JP"/>
        </w:rPr>
        <w:t>:</w:t>
      </w:r>
    </w:p>
    <w:p w14:paraId="56B56C38" w14:textId="77777777" w:rsidR="00971E19" w:rsidRDefault="00971E19" w:rsidP="00971E19">
      <w:pPr>
        <w:rPr>
          <w:rFonts w:ascii="Times New Roman" w:eastAsia="MS Mincho" w:hAnsi="Times New Roman"/>
          <w:lang w:eastAsia="ja-JP"/>
        </w:rPr>
      </w:pPr>
      <w:r w:rsidRPr="000C6471">
        <w:rPr>
          <w:rFonts w:ascii="Times New Roman" w:eastAsia="MS Mincho" w:hAnsi="Times New Roman"/>
          <w:lang w:eastAsia="ja-JP"/>
        </w:rPr>
        <w:t>For 6GR, for the discussion in the collision-handling in 10.5.4.4 agenda item, operation with single PHY priority (as opposite to having two PHY-level priorities) is prioritized for future discussions</w:t>
      </w:r>
      <w:r>
        <w:rPr>
          <w:rFonts w:ascii="Times New Roman" w:eastAsia="MS Mincho" w:hAnsi="Times New Roman" w:hint="eastAsia"/>
          <w:lang w:eastAsia="ja-JP"/>
        </w:rPr>
        <w:t xml:space="preserve"> in Rel-20 6G study</w:t>
      </w:r>
      <w:r w:rsidRPr="000C6471">
        <w:rPr>
          <w:rFonts w:ascii="Times New Roman" w:eastAsia="MS Mincho" w:hAnsi="Times New Roman"/>
          <w:lang w:eastAsia="ja-JP"/>
        </w:rPr>
        <w:t>.</w:t>
      </w:r>
    </w:p>
    <w:p w14:paraId="09058B1F" w14:textId="77777777" w:rsidR="00971E19" w:rsidRPr="000C6471" w:rsidRDefault="00971E19" w:rsidP="00971E19">
      <w:pPr>
        <w:rPr>
          <w:rFonts w:ascii="Times New Roman" w:eastAsia="MS Mincho" w:hAnsi="Times New Roman"/>
          <w:lang w:eastAsia="ja-JP"/>
        </w:rPr>
      </w:pPr>
      <w:r>
        <w:rPr>
          <w:rFonts w:ascii="Times New Roman" w:eastAsia="MS Mincho" w:hAnsi="Times New Roman" w:hint="eastAsia"/>
          <w:lang w:eastAsia="ja-JP"/>
        </w:rPr>
        <w:t>FFS: whether two PHY priorities should be considered.</w:t>
      </w:r>
    </w:p>
    <w:p w14:paraId="34B6D185" w14:textId="77777777" w:rsidR="00971E19" w:rsidRDefault="00971E19" w:rsidP="00971E19">
      <w:pPr>
        <w:rPr>
          <w:rFonts w:ascii="Times New Roman" w:eastAsia="MS Mincho" w:hAnsi="Times New Roman"/>
          <w:lang w:eastAsia="ja-JP"/>
        </w:rPr>
      </w:pPr>
    </w:p>
    <w:p w14:paraId="6490AA10" w14:textId="77777777" w:rsidR="00971E19" w:rsidRPr="00B43B0E" w:rsidRDefault="00971E19" w:rsidP="00971E19">
      <w:pPr>
        <w:rPr>
          <w:rFonts w:ascii="Times New Roman" w:eastAsia="MS Mincho" w:hAnsi="Times New Roman"/>
          <w:b/>
          <w:bCs/>
          <w:lang w:eastAsia="ja-JP"/>
        </w:rPr>
      </w:pPr>
      <w:r w:rsidRPr="00B43B0E">
        <w:rPr>
          <w:rFonts w:ascii="Times New Roman" w:eastAsia="MS Mincho" w:hAnsi="Times New Roman" w:hint="eastAsia"/>
          <w:b/>
          <w:bCs/>
          <w:highlight w:val="green"/>
          <w:lang w:eastAsia="ja-JP"/>
        </w:rPr>
        <w:t>Agreement</w:t>
      </w:r>
      <w:r w:rsidRPr="00B43B0E">
        <w:rPr>
          <w:rFonts w:ascii="Times New Roman" w:eastAsia="MS Mincho" w:hAnsi="Times New Roman" w:hint="eastAsia"/>
          <w:b/>
          <w:bCs/>
          <w:lang w:eastAsia="ja-JP"/>
        </w:rPr>
        <w:t>:</w:t>
      </w:r>
    </w:p>
    <w:p w14:paraId="1CD92459" w14:textId="77777777" w:rsidR="00971E19" w:rsidRPr="000C6471" w:rsidRDefault="00971E19" w:rsidP="00971E19">
      <w:pPr>
        <w:rPr>
          <w:rFonts w:ascii="Times New Roman" w:eastAsia="MS Mincho" w:hAnsi="Times New Roman"/>
          <w:lang w:val="en-US" w:eastAsia="ja-JP"/>
        </w:rPr>
      </w:pPr>
      <w:r w:rsidRPr="000C6471">
        <w:rPr>
          <w:rFonts w:ascii="Times New Roman" w:eastAsia="MS Mincho" w:hAnsi="Times New Roman"/>
          <w:lang w:val="en-US" w:eastAsia="ja-JP"/>
        </w:rPr>
        <w:t xml:space="preserve">For handling of potential multiple UL transmissions in 6GR, study collision-handling procedures at least </w:t>
      </w:r>
      <w:r>
        <w:rPr>
          <w:rFonts w:ascii="Times New Roman" w:eastAsia="MS Mincho" w:hAnsi="Times New Roman" w:hint="eastAsia"/>
          <w:lang w:val="en-US" w:eastAsia="ja-JP"/>
        </w:rPr>
        <w:t xml:space="preserve">for </w:t>
      </w:r>
      <w:r w:rsidRPr="000C6471">
        <w:rPr>
          <w:rFonts w:ascii="Times New Roman" w:eastAsia="MS Mincho" w:hAnsi="Times New Roman"/>
          <w:lang w:val="en-US" w:eastAsia="ja-JP"/>
        </w:rPr>
        <w:t>simplification and reduction of UE/</w:t>
      </w:r>
      <w:proofErr w:type="spellStart"/>
      <w:r w:rsidRPr="000C6471">
        <w:rPr>
          <w:rFonts w:ascii="Times New Roman" w:eastAsia="MS Mincho" w:hAnsi="Times New Roman"/>
          <w:lang w:val="en-US" w:eastAsia="ja-JP"/>
        </w:rPr>
        <w:t>aNB</w:t>
      </w:r>
      <w:proofErr w:type="spellEnd"/>
      <w:r w:rsidRPr="000C6471">
        <w:rPr>
          <w:rFonts w:ascii="Times New Roman" w:eastAsia="MS Mincho" w:hAnsi="Times New Roman"/>
          <w:lang w:val="en-US" w:eastAsia="ja-JP"/>
        </w:rPr>
        <w:t xml:space="preserve"> complexity </w:t>
      </w:r>
      <w:r>
        <w:rPr>
          <w:rFonts w:ascii="Times New Roman" w:eastAsia="MS Mincho" w:hAnsi="Times New Roman" w:hint="eastAsia"/>
          <w:lang w:val="en-US" w:eastAsia="ja-JP"/>
        </w:rPr>
        <w:t xml:space="preserve">with </w:t>
      </w:r>
      <w:r w:rsidRPr="000C6471">
        <w:rPr>
          <w:rFonts w:ascii="Times New Roman" w:eastAsia="MS Mincho" w:hAnsi="Times New Roman"/>
          <w:lang w:val="en-US" w:eastAsia="ja-JP"/>
        </w:rPr>
        <w:t>considering performance impacts, e.g., including</w:t>
      </w:r>
    </w:p>
    <w:p w14:paraId="51541976" w14:textId="77777777" w:rsidR="00971E19" w:rsidRPr="000C6471" w:rsidRDefault="00971E19">
      <w:pPr>
        <w:numPr>
          <w:ilvl w:val="0"/>
          <w:numId w:val="245"/>
        </w:numPr>
        <w:rPr>
          <w:rFonts w:ascii="Times New Roman" w:eastAsia="MS Mincho" w:hAnsi="Times New Roman"/>
          <w:lang w:val="en-US" w:eastAsia="ja-JP"/>
        </w:rPr>
      </w:pPr>
      <w:r w:rsidRPr="000C6471">
        <w:rPr>
          <w:rFonts w:ascii="Times New Roman" w:eastAsia="MS Mincho" w:hAnsi="Times New Roman"/>
          <w:lang w:val="en-US" w:eastAsia="ja-JP"/>
        </w:rPr>
        <w:t>Simplify the resource determination</w:t>
      </w:r>
      <w:r>
        <w:rPr>
          <w:rFonts w:ascii="Times New Roman" w:eastAsia="MS Mincho" w:hAnsi="Times New Roman" w:hint="eastAsia"/>
          <w:lang w:val="en-US" w:eastAsia="ja-JP"/>
        </w:rPr>
        <w:t>/mapping</w:t>
      </w:r>
    </w:p>
    <w:p w14:paraId="2261A760" w14:textId="77777777" w:rsidR="00971E19" w:rsidRPr="004A5E27" w:rsidRDefault="00971E19">
      <w:pPr>
        <w:numPr>
          <w:ilvl w:val="0"/>
          <w:numId w:val="245"/>
        </w:numPr>
        <w:rPr>
          <w:rFonts w:ascii="Times New Roman" w:eastAsia="MS Mincho" w:hAnsi="Times New Roman"/>
          <w:lang w:val="en-US" w:eastAsia="ja-JP"/>
        </w:rPr>
      </w:pPr>
      <w:r w:rsidRPr="000C6471">
        <w:rPr>
          <w:rFonts w:ascii="Times New Roman" w:eastAsia="MS Mincho" w:hAnsi="Times New Roman"/>
          <w:lang w:val="en-US" w:eastAsia="ja-JP"/>
        </w:rPr>
        <w:t>Reduce the complexity on the timeline determination</w:t>
      </w:r>
    </w:p>
    <w:p w14:paraId="175EC9BF" w14:textId="77777777" w:rsidR="00971E19" w:rsidRDefault="00971E19">
      <w:pPr>
        <w:numPr>
          <w:ilvl w:val="0"/>
          <w:numId w:val="245"/>
        </w:numPr>
        <w:rPr>
          <w:rFonts w:ascii="Times New Roman" w:eastAsia="MS Mincho" w:hAnsi="Times New Roman"/>
          <w:lang w:val="en-US" w:eastAsia="ja-JP"/>
        </w:rPr>
      </w:pPr>
      <w:r>
        <w:rPr>
          <w:rFonts w:ascii="Times New Roman" w:eastAsia="MS Mincho" w:hAnsi="Times New Roman" w:hint="eastAsia"/>
          <w:lang w:val="en-US" w:eastAsia="ja-JP"/>
        </w:rPr>
        <w:t>Reduce the dependency between transmissions on different carriers</w:t>
      </w:r>
    </w:p>
    <w:p w14:paraId="2A6E5CE2" w14:textId="77777777" w:rsidR="00971E19" w:rsidRPr="004A5E27" w:rsidRDefault="00971E19">
      <w:pPr>
        <w:numPr>
          <w:ilvl w:val="0"/>
          <w:numId w:val="245"/>
        </w:numPr>
        <w:rPr>
          <w:rFonts w:ascii="Times New Roman" w:eastAsia="MS Mincho" w:hAnsi="Times New Roman"/>
          <w:lang w:val="en-US" w:eastAsia="ja-JP"/>
        </w:rPr>
      </w:pPr>
      <w:r w:rsidRPr="000C6471">
        <w:rPr>
          <w:rFonts w:ascii="Times New Roman" w:eastAsia="MS Mincho" w:hAnsi="Times New Roman"/>
          <w:lang w:val="en-US" w:eastAsia="ja-JP"/>
        </w:rPr>
        <w:t>Simplify/reduce collision-handling cases</w:t>
      </w:r>
    </w:p>
    <w:p w14:paraId="66EE224A" w14:textId="77777777" w:rsidR="00971E19" w:rsidRDefault="00971E19" w:rsidP="00971E19">
      <w:pPr>
        <w:rPr>
          <w:rFonts w:ascii="Times New Roman" w:eastAsia="MS Mincho" w:hAnsi="Times New Roman"/>
          <w:lang w:val="en-US" w:eastAsia="ja-JP"/>
        </w:rPr>
      </w:pPr>
    </w:p>
    <w:p w14:paraId="58A66911" w14:textId="77777777" w:rsidR="00971E19" w:rsidRPr="00FA4908" w:rsidRDefault="00971E19" w:rsidP="00971E19">
      <w:pPr>
        <w:rPr>
          <w:rFonts w:eastAsia="MS Mincho"/>
          <w:lang w:eastAsia="ja-JP"/>
        </w:rPr>
      </w:pPr>
    </w:p>
    <w:p w14:paraId="03199882" w14:textId="44239718" w:rsidR="00971E19" w:rsidRPr="00B43B0E" w:rsidRDefault="00C62C50" w:rsidP="00971E19">
      <w:pPr>
        <w:rPr>
          <w:rFonts w:ascii="Times New Roman" w:eastAsia="MS Mincho" w:hAnsi="Times New Roman"/>
          <w:b/>
          <w:bCs/>
          <w:lang w:eastAsia="ja-JP"/>
        </w:rPr>
      </w:pPr>
      <w:hyperlink r:id="rId1635" w:history="1">
        <w:r w:rsidRPr="00B43B0E">
          <w:rPr>
            <w:rStyle w:val="Hyperlink"/>
            <w:rFonts w:ascii="Times New Roman" w:eastAsia="Times New Roman" w:hAnsi="Times New Roman"/>
            <w:b/>
            <w:bCs/>
          </w:rPr>
          <w:t>R1-2606708</w:t>
        </w:r>
      </w:hyperlink>
      <w:r w:rsidR="00971E19" w:rsidRPr="00B43B0E">
        <w:rPr>
          <w:rFonts w:ascii="Times New Roman" w:eastAsia="Times New Roman" w:hAnsi="Times New Roman"/>
          <w:b/>
          <w:bCs/>
        </w:rPr>
        <w:tab/>
        <w:t>FL summary#3 on handling of potential multiple uplink transmissions</w:t>
      </w:r>
      <w:r w:rsidR="00971E19" w:rsidRPr="00B43B0E">
        <w:rPr>
          <w:rFonts w:ascii="Times New Roman" w:eastAsia="Times New Roman" w:hAnsi="Times New Roman"/>
          <w:b/>
          <w:bCs/>
        </w:rPr>
        <w:tab/>
        <w:t>Moderator (MediaTek)</w:t>
      </w:r>
    </w:p>
    <w:p w14:paraId="07FC52DA" w14:textId="77777777" w:rsidR="00971E19" w:rsidRDefault="00971E19" w:rsidP="00971E19">
      <w:pPr>
        <w:rPr>
          <w:rFonts w:ascii="Times New Roman" w:eastAsia="MS Mincho" w:hAnsi="Times New Roman"/>
          <w:lang w:eastAsia="ja-JP"/>
        </w:rPr>
      </w:pPr>
    </w:p>
    <w:p w14:paraId="76031B55" w14:textId="77777777" w:rsidR="00971E19" w:rsidRPr="00B43B0E" w:rsidRDefault="00971E19" w:rsidP="00971E19">
      <w:pPr>
        <w:rPr>
          <w:rFonts w:eastAsia="MS Mincho"/>
          <w:b/>
          <w:bCs/>
          <w:lang w:eastAsia="ja-JP"/>
        </w:rPr>
      </w:pPr>
      <w:r w:rsidRPr="00B43B0E">
        <w:rPr>
          <w:rFonts w:eastAsia="MS Mincho" w:hint="eastAsia"/>
          <w:b/>
          <w:bCs/>
          <w:highlight w:val="green"/>
          <w:lang w:eastAsia="ja-JP"/>
        </w:rPr>
        <w:t>Agreement:</w:t>
      </w:r>
    </w:p>
    <w:p w14:paraId="703C8E2B" w14:textId="77777777" w:rsidR="00971E19" w:rsidRDefault="00971E19" w:rsidP="00971E19">
      <w:pPr>
        <w:rPr>
          <w:rFonts w:eastAsia="MS Mincho"/>
          <w:lang w:eastAsia="ja-JP"/>
        </w:rPr>
      </w:pPr>
      <w:r>
        <w:rPr>
          <w:rFonts w:eastAsia="MS Mincho"/>
          <w:lang w:eastAsia="ja-JP"/>
        </w:rPr>
        <w:t xml:space="preserve">For collision handling </w:t>
      </w:r>
      <w:r>
        <w:rPr>
          <w:rFonts w:eastAsia="MS Mincho" w:hint="eastAsia"/>
          <w:lang w:eastAsia="ja-JP"/>
        </w:rPr>
        <w:t xml:space="preserve">between </w:t>
      </w:r>
      <w:r>
        <w:rPr>
          <w:rFonts w:eastAsia="MS Mincho"/>
          <w:lang w:eastAsia="ja-JP"/>
        </w:rPr>
        <w:t>PUCCH and PUSCH across multiple carriers, study the following mechanisms:</w:t>
      </w:r>
    </w:p>
    <w:p w14:paraId="5E26F3BE" w14:textId="77777777" w:rsidR="00971E19" w:rsidRDefault="00971E19">
      <w:pPr>
        <w:numPr>
          <w:ilvl w:val="0"/>
          <w:numId w:val="246"/>
        </w:numPr>
        <w:rPr>
          <w:rFonts w:eastAsia="MS Mincho"/>
          <w:lang w:eastAsia="ja-JP"/>
        </w:rPr>
      </w:pPr>
      <w:r>
        <w:rPr>
          <w:rFonts w:eastAsia="MS Mincho"/>
          <w:lang w:eastAsia="ja-JP"/>
        </w:rPr>
        <w:t>Simultaneous transmission on different carriers</w:t>
      </w:r>
    </w:p>
    <w:p w14:paraId="17619E10" w14:textId="77777777" w:rsidR="00971E19" w:rsidRDefault="00971E19">
      <w:pPr>
        <w:numPr>
          <w:ilvl w:val="0"/>
          <w:numId w:val="246"/>
        </w:numPr>
        <w:rPr>
          <w:rFonts w:eastAsia="MS Mincho"/>
          <w:lang w:eastAsia="ja-JP"/>
        </w:rPr>
      </w:pPr>
      <w:r>
        <w:rPr>
          <w:rFonts w:eastAsia="MS Mincho"/>
          <w:lang w:eastAsia="ja-JP"/>
        </w:rPr>
        <w:t>Multiplexing and/or prioritization</w:t>
      </w:r>
    </w:p>
    <w:p w14:paraId="16F97DB8" w14:textId="77777777" w:rsidR="00971E19" w:rsidRDefault="00971E19">
      <w:pPr>
        <w:numPr>
          <w:ilvl w:val="0"/>
          <w:numId w:val="246"/>
        </w:numPr>
        <w:rPr>
          <w:rFonts w:eastAsia="MS Mincho"/>
          <w:lang w:eastAsia="ja-JP"/>
        </w:rPr>
      </w:pPr>
      <w:r>
        <w:rPr>
          <w:rFonts w:eastAsia="MS Mincho"/>
          <w:lang w:eastAsia="ja-JP"/>
        </w:rPr>
        <w:t>FFS: Applicable scenarios</w:t>
      </w:r>
    </w:p>
    <w:p w14:paraId="7C58AE44" w14:textId="77777777" w:rsidR="00971E19" w:rsidRDefault="00971E19" w:rsidP="00971E19">
      <w:pPr>
        <w:rPr>
          <w:rFonts w:eastAsia="MS Mincho"/>
          <w:lang w:eastAsia="ja-JP"/>
        </w:rPr>
      </w:pPr>
      <w:r>
        <w:rPr>
          <w:rFonts w:eastAsia="MS Mincho"/>
          <w:lang w:eastAsia="ja-JP"/>
        </w:rPr>
        <w:t>Note: Collision handling among other channels/signals will be discussed separately.</w:t>
      </w:r>
    </w:p>
    <w:p w14:paraId="71227045" w14:textId="77777777" w:rsidR="00971E19" w:rsidRPr="00B32225" w:rsidRDefault="00971E19" w:rsidP="00971E19">
      <w:pPr>
        <w:rPr>
          <w:rFonts w:ascii="Times New Roman" w:eastAsia="MS Mincho" w:hAnsi="Times New Roman"/>
          <w:lang w:eastAsia="ja-JP"/>
        </w:rPr>
      </w:pPr>
    </w:p>
    <w:p w14:paraId="5139F3C9" w14:textId="77777777" w:rsidR="00971E19" w:rsidRPr="000301CA" w:rsidRDefault="00971E19" w:rsidP="00971E19">
      <w:pPr>
        <w:rPr>
          <w:rFonts w:eastAsia="MS Mincho"/>
          <w:lang w:eastAsia="ja-JP"/>
        </w:rPr>
      </w:pPr>
    </w:p>
    <w:p w14:paraId="374A5570" w14:textId="3B22614C" w:rsidR="00971E19" w:rsidRPr="00B43B0E" w:rsidRDefault="00C62C50" w:rsidP="00971E19">
      <w:pPr>
        <w:rPr>
          <w:b/>
          <w:bCs/>
        </w:rPr>
      </w:pPr>
      <w:hyperlink r:id="rId1636" w:history="1">
        <w:r w:rsidRPr="00B43B0E">
          <w:rPr>
            <w:rStyle w:val="Hyperlink"/>
            <w:rFonts w:ascii="Times New Roman" w:eastAsia="Times New Roman" w:hAnsi="Times New Roman"/>
            <w:b/>
            <w:bCs/>
          </w:rPr>
          <w:t>R1-2606709</w:t>
        </w:r>
      </w:hyperlink>
      <w:r w:rsidR="00971E19" w:rsidRPr="00B43B0E">
        <w:rPr>
          <w:rFonts w:ascii="Times New Roman" w:eastAsia="Times New Roman" w:hAnsi="Times New Roman"/>
          <w:b/>
          <w:bCs/>
        </w:rPr>
        <w:tab/>
        <w:t>FL summary#4 on handling of potential multiple uplink transmissions</w:t>
      </w:r>
      <w:r w:rsidR="00971E19" w:rsidRPr="00B43B0E">
        <w:rPr>
          <w:rFonts w:ascii="Times New Roman" w:eastAsia="Times New Roman" w:hAnsi="Times New Roman"/>
          <w:b/>
          <w:bCs/>
        </w:rPr>
        <w:tab/>
        <w:t>Moderator (MediaTek)</w:t>
      </w:r>
    </w:p>
    <w:p w14:paraId="74B10EA4" w14:textId="77777777" w:rsidR="00971E19" w:rsidRPr="00971E19" w:rsidRDefault="00971E19" w:rsidP="00971E19"/>
    <w:p w14:paraId="39BF7EA5" w14:textId="567471EB" w:rsidR="00971E19" w:rsidRDefault="00971E19" w:rsidP="0013532B">
      <w:pPr>
        <w:pStyle w:val="Heading3"/>
      </w:pPr>
      <w:bookmarkStart w:id="242" w:name="_Toc239313260"/>
      <w:r>
        <w:t xml:space="preserve">Other physical </w:t>
      </w:r>
      <w:r w:rsidR="00135584">
        <w:t>layer signals, channels and procedure</w:t>
      </w:r>
      <w:bookmarkEnd w:id="242"/>
    </w:p>
    <w:p w14:paraId="2968F813" w14:textId="77777777" w:rsidR="00135584" w:rsidRPr="00133C35" w:rsidRDefault="00135584" w:rsidP="00135584">
      <w:pPr>
        <w:rPr>
          <w:rFonts w:eastAsia="DengXian"/>
          <w:i/>
          <w:iCs/>
          <w:lang w:eastAsia="zh-CN"/>
        </w:rPr>
      </w:pPr>
      <w:r w:rsidRPr="00FD0278">
        <w:rPr>
          <w:rFonts w:eastAsia="DengXian" w:hint="eastAsia"/>
          <w:i/>
          <w:iCs/>
          <w:lang w:eastAsia="zh-CN"/>
        </w:rPr>
        <w:t xml:space="preserve">Note 1: </w:t>
      </w:r>
      <w:r w:rsidRPr="00FD0278">
        <w:rPr>
          <w:rFonts w:eastAsia="DengXian"/>
          <w:i/>
          <w:iCs/>
          <w:lang w:eastAsia="zh-CN"/>
        </w:rPr>
        <w:t>I</w:t>
      </w:r>
      <w:r w:rsidRPr="00FD0278">
        <w:rPr>
          <w:rFonts w:eastAsia="DengXian" w:hint="eastAsia"/>
          <w:i/>
          <w:iCs/>
          <w:lang w:eastAsia="zh-CN"/>
        </w:rPr>
        <w:t xml:space="preserve">ncluding proposals for interference measurements for some scenarios, e.g., CLI, etc, as well as proposals for </w:t>
      </w:r>
      <w:r w:rsidRPr="00133C35">
        <w:rPr>
          <w:rFonts w:eastAsia="DengXian" w:hint="eastAsia"/>
          <w:i/>
          <w:iCs/>
          <w:lang w:eastAsia="zh-CN"/>
        </w:rPr>
        <w:t>UE to report other information than CSI and HARQ.</w:t>
      </w:r>
    </w:p>
    <w:p w14:paraId="3B01B935" w14:textId="28F4ABFE" w:rsidR="00135584" w:rsidRPr="00133C35" w:rsidRDefault="00135584" w:rsidP="00135584">
      <w:pPr>
        <w:rPr>
          <w:rFonts w:eastAsia="DengXian"/>
          <w:i/>
          <w:iCs/>
          <w:lang w:eastAsia="zh-CN"/>
        </w:rPr>
      </w:pPr>
      <w:r w:rsidRPr="00133C35">
        <w:rPr>
          <w:rFonts w:eastAsia="DengXian" w:hint="eastAsia"/>
          <w:i/>
          <w:iCs/>
          <w:lang w:eastAsia="zh-CN"/>
        </w:rPr>
        <w:t xml:space="preserve">Note 2: CB PUSCH for BSR according to the request from </w:t>
      </w:r>
      <w:hyperlink r:id="rId1637" w:history="1">
        <w:r w:rsidR="00C62C50">
          <w:rPr>
            <w:rStyle w:val="Hyperlink"/>
            <w:rFonts w:eastAsia="DengXian"/>
            <w:i/>
            <w:iCs/>
            <w:lang w:eastAsia="zh-CN"/>
          </w:rPr>
          <w:t>R1-2603495</w:t>
        </w:r>
      </w:hyperlink>
    </w:p>
    <w:p w14:paraId="4C2B0AF5" w14:textId="77777777" w:rsidR="00135584" w:rsidRDefault="00135584" w:rsidP="00135584"/>
    <w:p w14:paraId="2A5037A4" w14:textId="77777777" w:rsidR="00135584" w:rsidRPr="00B43B0E" w:rsidRDefault="00135584" w:rsidP="00135584">
      <w:pPr>
        <w:rPr>
          <w:rFonts w:eastAsiaTheme="minorEastAsia"/>
          <w:lang w:val="en-US" w:eastAsia="zh-CN"/>
        </w:rPr>
      </w:pPr>
      <w:r w:rsidRPr="00B43B0E">
        <w:rPr>
          <w:rFonts w:eastAsiaTheme="minorEastAsia"/>
          <w:lang w:val="en-US" w:eastAsia="zh-CN"/>
        </w:rPr>
        <w:t>[12</w:t>
      </w:r>
      <w:r w:rsidRPr="00B43B0E">
        <w:rPr>
          <w:rFonts w:eastAsiaTheme="minorEastAsia" w:hint="eastAsia"/>
          <w:lang w:val="en-US" w:eastAsia="zh-CN"/>
        </w:rPr>
        <w:t>6</w:t>
      </w:r>
      <w:r w:rsidRPr="00B43B0E">
        <w:rPr>
          <w:rFonts w:eastAsiaTheme="minorEastAsia"/>
          <w:lang w:val="en-US" w:eastAsia="zh-CN"/>
        </w:rPr>
        <w:t>-R20-6GR-Other signals, channels, and procedures] Email discussion on Rel-20 6GR-Other signals, channels, and procedures – Li (OPPO)</w:t>
      </w:r>
    </w:p>
    <w:p w14:paraId="627351DD" w14:textId="77777777" w:rsidR="00135584" w:rsidRPr="00B43B0E" w:rsidRDefault="00135584">
      <w:pPr>
        <w:pStyle w:val="ListParagraph"/>
        <w:numPr>
          <w:ilvl w:val="0"/>
          <w:numId w:val="290"/>
        </w:numPr>
        <w:rPr>
          <w:rFonts w:eastAsiaTheme="minorEastAsia"/>
          <w:lang w:val="en-US" w:eastAsia="zh-CN"/>
        </w:rPr>
      </w:pPr>
      <w:r w:rsidRPr="00B43B0E">
        <w:rPr>
          <w:rFonts w:eastAsiaTheme="minorEastAsia"/>
          <w:lang w:eastAsia="zh-CN"/>
        </w:rPr>
        <w:lastRenderedPageBreak/>
        <w:t xml:space="preserve">To be used for sharing updates on online/offline schedule, details on what is to be discussed in online/offline sessions, </w:t>
      </w:r>
      <w:proofErr w:type="spellStart"/>
      <w:r w:rsidRPr="00B43B0E">
        <w:rPr>
          <w:rFonts w:eastAsiaTheme="minorEastAsia"/>
          <w:lang w:eastAsia="zh-CN"/>
        </w:rPr>
        <w:t>tdoc</w:t>
      </w:r>
      <w:proofErr w:type="spellEnd"/>
      <w:r w:rsidRPr="00B43B0E">
        <w:rPr>
          <w:rFonts w:eastAsiaTheme="minorEastAsia"/>
          <w:lang w:eastAsia="zh-CN"/>
        </w:rPr>
        <w:t xml:space="preserve"> number of the moderator summary for online session, etc</w:t>
      </w:r>
    </w:p>
    <w:p w14:paraId="7D186977" w14:textId="77777777" w:rsidR="00135584" w:rsidRPr="00B43B0E" w:rsidRDefault="00135584" w:rsidP="00135584">
      <w:pPr>
        <w:rPr>
          <w:rFonts w:eastAsiaTheme="minorEastAsia"/>
          <w:b/>
          <w:bCs/>
          <w:lang w:val="en-US" w:eastAsia="zh-CN"/>
        </w:rPr>
      </w:pPr>
    </w:p>
    <w:p w14:paraId="2C9306CC" w14:textId="77777777" w:rsidR="00135584" w:rsidRPr="00B43B0E" w:rsidRDefault="00135584" w:rsidP="00135584">
      <w:pPr>
        <w:rPr>
          <w:rFonts w:eastAsiaTheme="minorEastAsia"/>
          <w:b/>
          <w:bCs/>
          <w:highlight w:val="green"/>
          <w:lang w:eastAsia="zh-CN"/>
        </w:rPr>
      </w:pPr>
      <w:r w:rsidRPr="00B43B0E">
        <w:rPr>
          <w:rFonts w:eastAsiaTheme="minorEastAsia" w:hint="eastAsia"/>
          <w:b/>
          <w:bCs/>
          <w:highlight w:val="green"/>
          <w:lang w:eastAsia="zh-CN"/>
        </w:rPr>
        <w:t>Agreement</w:t>
      </w:r>
    </w:p>
    <w:p w14:paraId="1F7890A9" w14:textId="77777777" w:rsidR="00135584" w:rsidRPr="0017337E" w:rsidRDefault="00135584" w:rsidP="00135584">
      <w:pPr>
        <w:rPr>
          <w:rFonts w:eastAsia="DengXian"/>
          <w:szCs w:val="20"/>
          <w:lang w:eastAsia="zh-CN"/>
        </w:rPr>
      </w:pPr>
      <w:r w:rsidRPr="0017337E">
        <w:rPr>
          <w:rFonts w:eastAsia="DengXian" w:hint="eastAsia"/>
          <w:szCs w:val="20"/>
          <w:lang w:eastAsia="zh-CN"/>
        </w:rPr>
        <w:t>Support the following EVM of LLS for evaluating CB PUSCH:</w:t>
      </w:r>
    </w:p>
    <w:tbl>
      <w:tblPr>
        <w:tblStyle w:val="TableGrid12"/>
        <w:tblW w:w="9351" w:type="dxa"/>
        <w:tblLayout w:type="fixed"/>
        <w:tblLook w:val="04A0" w:firstRow="1" w:lastRow="0" w:firstColumn="1" w:lastColumn="0" w:noHBand="0" w:noVBand="1"/>
      </w:tblPr>
      <w:tblGrid>
        <w:gridCol w:w="3256"/>
        <w:gridCol w:w="6095"/>
      </w:tblGrid>
      <w:tr w:rsidR="00135584" w:rsidRPr="0017337E" w14:paraId="5A203C47" w14:textId="77777777" w:rsidTr="00A4208C">
        <w:trPr>
          <w:trHeight w:val="227"/>
        </w:trPr>
        <w:tc>
          <w:tcPr>
            <w:tcW w:w="3256" w:type="dxa"/>
            <w:shd w:val="clear" w:color="auto" w:fill="D9D9D9"/>
          </w:tcPr>
          <w:p w14:paraId="6F5260FC" w14:textId="77777777" w:rsidR="00135584" w:rsidRPr="0017337E" w:rsidRDefault="00135584" w:rsidP="00A4208C">
            <w:pPr>
              <w:suppressAutoHyphens/>
              <w:snapToGrid w:val="0"/>
              <w:spacing w:line="259" w:lineRule="auto"/>
              <w:rPr>
                <w:b/>
                <w:bCs/>
                <w:szCs w:val="20"/>
                <w:lang w:eastAsia="zh-CN"/>
              </w:rPr>
            </w:pPr>
            <w:r w:rsidRPr="0017337E">
              <w:rPr>
                <w:b/>
                <w:bCs/>
                <w:szCs w:val="20"/>
                <w:lang w:eastAsia="zh-CN"/>
              </w:rPr>
              <w:t>Parameters</w:t>
            </w:r>
          </w:p>
        </w:tc>
        <w:tc>
          <w:tcPr>
            <w:tcW w:w="6095" w:type="dxa"/>
            <w:shd w:val="clear" w:color="auto" w:fill="D9D9D9"/>
          </w:tcPr>
          <w:p w14:paraId="465F8939" w14:textId="77777777" w:rsidR="00135584" w:rsidRPr="0017337E" w:rsidRDefault="00135584" w:rsidP="00A4208C">
            <w:pPr>
              <w:suppressAutoHyphens/>
              <w:snapToGrid w:val="0"/>
              <w:spacing w:line="259" w:lineRule="auto"/>
              <w:rPr>
                <w:rFonts w:eastAsia="Malgun Gothic"/>
                <w:b/>
                <w:bCs/>
                <w:szCs w:val="20"/>
                <w:highlight w:val="yellow"/>
                <w:lang w:eastAsia="ko-KR"/>
              </w:rPr>
            </w:pPr>
            <w:r w:rsidRPr="0017337E">
              <w:rPr>
                <w:rFonts w:eastAsia="Malgun Gothic"/>
                <w:b/>
                <w:bCs/>
                <w:szCs w:val="20"/>
                <w:lang w:eastAsia="ko-KR"/>
              </w:rPr>
              <w:t>Values</w:t>
            </w:r>
          </w:p>
        </w:tc>
      </w:tr>
      <w:tr w:rsidR="00135584" w:rsidRPr="0017337E" w14:paraId="402DBE07" w14:textId="77777777" w:rsidTr="00A4208C">
        <w:trPr>
          <w:trHeight w:val="227"/>
        </w:trPr>
        <w:tc>
          <w:tcPr>
            <w:tcW w:w="3256" w:type="dxa"/>
            <w:vAlign w:val="center"/>
          </w:tcPr>
          <w:p w14:paraId="21B55134" w14:textId="77777777" w:rsidR="00135584" w:rsidRPr="0017337E" w:rsidRDefault="00135584" w:rsidP="00A4208C">
            <w:pPr>
              <w:suppressAutoHyphens/>
              <w:snapToGrid w:val="0"/>
              <w:spacing w:line="259" w:lineRule="auto"/>
              <w:rPr>
                <w:szCs w:val="20"/>
                <w:lang w:eastAsia="zh-CN"/>
              </w:rPr>
            </w:pPr>
            <w:r w:rsidRPr="0017337E">
              <w:rPr>
                <w:szCs w:val="20"/>
                <w:lang w:eastAsia="en-GB"/>
              </w:rPr>
              <w:t>Carrier frequency</w:t>
            </w:r>
          </w:p>
        </w:tc>
        <w:tc>
          <w:tcPr>
            <w:tcW w:w="6095" w:type="dxa"/>
          </w:tcPr>
          <w:p w14:paraId="43F8F076" w14:textId="77777777" w:rsidR="00135584" w:rsidRPr="0017337E" w:rsidRDefault="00135584" w:rsidP="00A4208C">
            <w:pPr>
              <w:suppressAutoHyphens/>
              <w:snapToGrid w:val="0"/>
              <w:spacing w:line="259" w:lineRule="auto"/>
              <w:rPr>
                <w:rFonts w:eastAsia="DengXian"/>
                <w:szCs w:val="20"/>
                <w:lang w:eastAsia="zh-CN"/>
              </w:rPr>
            </w:pPr>
            <w:r w:rsidRPr="0017337E">
              <w:rPr>
                <w:rFonts w:eastAsia="Malgun Gothic"/>
                <w:szCs w:val="20"/>
                <w:lang w:eastAsia="ko-KR"/>
              </w:rPr>
              <w:t>4 GHz</w:t>
            </w:r>
          </w:p>
        </w:tc>
      </w:tr>
      <w:tr w:rsidR="00135584" w:rsidRPr="0017337E" w14:paraId="72B87D87" w14:textId="77777777" w:rsidTr="00A4208C">
        <w:trPr>
          <w:trHeight w:val="227"/>
        </w:trPr>
        <w:tc>
          <w:tcPr>
            <w:tcW w:w="3256" w:type="dxa"/>
            <w:vAlign w:val="center"/>
          </w:tcPr>
          <w:p w14:paraId="35DFE03F" w14:textId="77777777" w:rsidR="00135584" w:rsidRPr="0017337E" w:rsidRDefault="00135584" w:rsidP="00A4208C">
            <w:pPr>
              <w:suppressAutoHyphens/>
              <w:snapToGrid w:val="0"/>
              <w:spacing w:line="259" w:lineRule="auto"/>
              <w:rPr>
                <w:szCs w:val="20"/>
                <w:lang w:eastAsia="en-GB"/>
              </w:rPr>
            </w:pPr>
            <w:r w:rsidRPr="0017337E">
              <w:rPr>
                <w:szCs w:val="20"/>
                <w:lang w:eastAsia="en-GB"/>
              </w:rPr>
              <w:t>SCS</w:t>
            </w:r>
          </w:p>
        </w:tc>
        <w:tc>
          <w:tcPr>
            <w:tcW w:w="6095" w:type="dxa"/>
          </w:tcPr>
          <w:p w14:paraId="68AA9239"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 xml:space="preserve">30 kHz </w:t>
            </w:r>
          </w:p>
        </w:tc>
      </w:tr>
      <w:tr w:rsidR="00135584" w:rsidRPr="0017337E" w14:paraId="3F15F8BA" w14:textId="77777777" w:rsidTr="00A4208C">
        <w:trPr>
          <w:trHeight w:val="227"/>
        </w:trPr>
        <w:tc>
          <w:tcPr>
            <w:tcW w:w="3256" w:type="dxa"/>
            <w:vAlign w:val="center"/>
          </w:tcPr>
          <w:p w14:paraId="2AB4A8AB"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Waveform</w:t>
            </w:r>
          </w:p>
        </w:tc>
        <w:tc>
          <w:tcPr>
            <w:tcW w:w="6095" w:type="dxa"/>
          </w:tcPr>
          <w:p w14:paraId="6FB76F13"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CP-OFDM</w:t>
            </w:r>
          </w:p>
          <w:p w14:paraId="6B2D2CA0" w14:textId="77777777" w:rsidR="00135584" w:rsidRPr="00E96868" w:rsidRDefault="00135584" w:rsidP="00A4208C">
            <w:pPr>
              <w:suppressAutoHyphens/>
              <w:snapToGrid w:val="0"/>
              <w:spacing w:line="259" w:lineRule="auto"/>
              <w:rPr>
                <w:rFonts w:eastAsia="Malgun Gothic"/>
                <w:szCs w:val="20"/>
                <w:highlight w:val="green"/>
                <w:lang w:eastAsia="ko-KR"/>
              </w:rPr>
            </w:pPr>
            <w:r w:rsidRPr="0017337E">
              <w:rPr>
                <w:rFonts w:eastAsia="Malgun Gothic"/>
                <w:szCs w:val="20"/>
                <w:lang w:eastAsia="ko-KR"/>
              </w:rPr>
              <w:t>DFT-s-OFDM</w:t>
            </w:r>
          </w:p>
        </w:tc>
      </w:tr>
      <w:tr w:rsidR="00135584" w:rsidRPr="0017337E" w14:paraId="09191BA0" w14:textId="77777777" w:rsidTr="00A4208C">
        <w:trPr>
          <w:trHeight w:val="227"/>
        </w:trPr>
        <w:tc>
          <w:tcPr>
            <w:tcW w:w="3256" w:type="dxa"/>
            <w:vAlign w:val="center"/>
          </w:tcPr>
          <w:p w14:paraId="48F3C220" w14:textId="77777777" w:rsidR="00135584" w:rsidRPr="0017337E" w:rsidRDefault="00135584" w:rsidP="00A4208C">
            <w:pPr>
              <w:suppressAutoHyphens/>
              <w:snapToGrid w:val="0"/>
              <w:spacing w:line="259" w:lineRule="auto"/>
              <w:rPr>
                <w:rFonts w:eastAsia="Malgun Gothic"/>
                <w:szCs w:val="20"/>
                <w:lang w:eastAsia="ko-KR"/>
              </w:rPr>
            </w:pPr>
            <w:r w:rsidRPr="0017337E">
              <w:rPr>
                <w:szCs w:val="20"/>
                <w:lang w:eastAsia="en-GB"/>
              </w:rPr>
              <w:t>System BW</w:t>
            </w:r>
          </w:p>
        </w:tc>
        <w:tc>
          <w:tcPr>
            <w:tcW w:w="6095" w:type="dxa"/>
          </w:tcPr>
          <w:p w14:paraId="4A6B1533"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20 MHz</w:t>
            </w:r>
          </w:p>
        </w:tc>
      </w:tr>
      <w:tr w:rsidR="00135584" w:rsidRPr="0017337E" w14:paraId="48CBABFD" w14:textId="77777777" w:rsidTr="00A4208C">
        <w:trPr>
          <w:trHeight w:val="227"/>
        </w:trPr>
        <w:tc>
          <w:tcPr>
            <w:tcW w:w="3256" w:type="dxa"/>
            <w:vAlign w:val="center"/>
          </w:tcPr>
          <w:p w14:paraId="2345714A" w14:textId="77777777" w:rsidR="00135584" w:rsidRPr="0017337E" w:rsidRDefault="00135584" w:rsidP="00A4208C">
            <w:pPr>
              <w:suppressAutoHyphens/>
              <w:snapToGrid w:val="0"/>
              <w:spacing w:line="259" w:lineRule="auto"/>
              <w:rPr>
                <w:rFonts w:eastAsia="DengXian"/>
                <w:szCs w:val="20"/>
                <w:lang w:eastAsia="zh-CN"/>
              </w:rPr>
            </w:pPr>
            <w:r w:rsidRPr="0017337E">
              <w:rPr>
                <w:rFonts w:eastAsia="Malgun Gothic"/>
                <w:szCs w:val="20"/>
                <w:lang w:eastAsia="ko-KR"/>
              </w:rPr>
              <w:t>RB allocation</w:t>
            </w:r>
            <w:r w:rsidRPr="0017337E">
              <w:rPr>
                <w:rFonts w:eastAsia="DengXian" w:hint="eastAsia"/>
                <w:szCs w:val="20"/>
                <w:lang w:eastAsia="zh-CN"/>
              </w:rPr>
              <w:t xml:space="preserve"> for PUSCH</w:t>
            </w:r>
          </w:p>
        </w:tc>
        <w:tc>
          <w:tcPr>
            <w:tcW w:w="6095" w:type="dxa"/>
          </w:tcPr>
          <w:p w14:paraId="3A17E525"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2 RBs and 14 symbols as starting point.</w:t>
            </w:r>
          </w:p>
          <w:p w14:paraId="41BE9E4C"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Other values can be reported by company</w:t>
            </w:r>
          </w:p>
        </w:tc>
      </w:tr>
      <w:tr w:rsidR="00135584" w:rsidRPr="0017337E" w14:paraId="60D7ECA6" w14:textId="77777777" w:rsidTr="00A4208C">
        <w:trPr>
          <w:trHeight w:val="227"/>
        </w:trPr>
        <w:tc>
          <w:tcPr>
            <w:tcW w:w="3256" w:type="dxa"/>
            <w:vAlign w:val="center"/>
          </w:tcPr>
          <w:p w14:paraId="4891F5B5"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MCS for PUSCH</w:t>
            </w:r>
          </w:p>
        </w:tc>
        <w:tc>
          <w:tcPr>
            <w:tcW w:w="6095" w:type="dxa"/>
          </w:tcPr>
          <w:p w14:paraId="228BF0B4"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MCS index 0 in Table 5.1.3.1-1 of TS38.214 as baseline</w:t>
            </w:r>
          </w:p>
          <w:p w14:paraId="6D9DFBF6"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Other value can be reported by company</w:t>
            </w:r>
          </w:p>
        </w:tc>
      </w:tr>
      <w:tr w:rsidR="00135584" w:rsidRPr="0017337E" w14:paraId="02DB639D" w14:textId="77777777" w:rsidTr="00A4208C">
        <w:trPr>
          <w:trHeight w:val="227"/>
        </w:trPr>
        <w:tc>
          <w:tcPr>
            <w:tcW w:w="3256" w:type="dxa"/>
            <w:vAlign w:val="center"/>
          </w:tcPr>
          <w:p w14:paraId="569E85E1" w14:textId="77777777" w:rsidR="00135584" w:rsidRPr="0017337E" w:rsidRDefault="00135584" w:rsidP="00A4208C">
            <w:pPr>
              <w:suppressAutoHyphens/>
              <w:snapToGrid w:val="0"/>
              <w:spacing w:line="259" w:lineRule="auto"/>
              <w:rPr>
                <w:rFonts w:eastAsia="Malgun Gothic"/>
                <w:szCs w:val="20"/>
                <w:lang w:eastAsia="ko-KR"/>
              </w:rPr>
            </w:pPr>
            <w:r>
              <w:rPr>
                <w:rFonts w:eastAsia="Malgun Gothic"/>
                <w:szCs w:val="20"/>
                <w:lang w:val="en-US" w:eastAsia="ko-KR"/>
              </w:rPr>
              <w:t>PUSCH</w:t>
            </w:r>
            <w:r w:rsidRPr="0017337E">
              <w:rPr>
                <w:rFonts w:eastAsia="Malgun Gothic"/>
                <w:szCs w:val="20"/>
                <w:lang w:eastAsia="ko-KR"/>
              </w:rPr>
              <w:t xml:space="preserve"> payload size</w:t>
            </w:r>
          </w:p>
        </w:tc>
        <w:tc>
          <w:tcPr>
            <w:tcW w:w="6095" w:type="dxa"/>
          </w:tcPr>
          <w:p w14:paraId="1A82DFF5" w14:textId="77777777" w:rsidR="00135584" w:rsidRDefault="00135584" w:rsidP="00A4208C">
            <w:pPr>
              <w:suppressAutoHyphens/>
              <w:snapToGrid w:val="0"/>
              <w:spacing w:line="259" w:lineRule="auto"/>
              <w:rPr>
                <w:rFonts w:eastAsia="Malgun Gothic"/>
                <w:szCs w:val="20"/>
                <w:lang w:eastAsia="ko-KR"/>
              </w:rPr>
            </w:pPr>
            <w:r>
              <w:rPr>
                <w:rFonts w:eastAsia="Malgun Gothic"/>
                <w:szCs w:val="20"/>
                <w:lang w:eastAsia="ko-KR"/>
              </w:rPr>
              <w:t xml:space="preserve">56, 64 or 112 </w:t>
            </w:r>
            <w:r w:rsidRPr="0017337E">
              <w:rPr>
                <w:rFonts w:eastAsia="Malgun Gothic"/>
                <w:szCs w:val="20"/>
                <w:lang w:eastAsia="ko-KR"/>
              </w:rPr>
              <w:t>bits</w:t>
            </w:r>
          </w:p>
          <w:p w14:paraId="29D67DF7" w14:textId="77777777" w:rsidR="00135584" w:rsidRDefault="00135584" w:rsidP="00A4208C">
            <w:pPr>
              <w:suppressAutoHyphens/>
              <w:snapToGrid w:val="0"/>
              <w:spacing w:line="259" w:lineRule="auto"/>
              <w:rPr>
                <w:rFonts w:eastAsia="Malgun Gothic"/>
                <w:szCs w:val="20"/>
                <w:lang w:eastAsia="ko-KR"/>
              </w:rPr>
            </w:pPr>
            <w:r>
              <w:rPr>
                <w:rFonts w:eastAsia="Malgun Gothic"/>
                <w:szCs w:val="20"/>
                <w:lang w:eastAsia="ko-KR"/>
              </w:rPr>
              <w:t>Company to report their choice.</w:t>
            </w:r>
          </w:p>
          <w:p w14:paraId="24AB3CE8" w14:textId="77777777" w:rsidR="00135584" w:rsidRDefault="00135584" w:rsidP="00A4208C">
            <w:pPr>
              <w:suppressAutoHyphens/>
              <w:snapToGrid w:val="0"/>
              <w:spacing w:line="259" w:lineRule="auto"/>
              <w:rPr>
                <w:rFonts w:eastAsia="Malgun Gothic"/>
                <w:szCs w:val="20"/>
                <w:lang w:eastAsia="ko-KR"/>
              </w:rPr>
            </w:pPr>
            <w:r>
              <w:rPr>
                <w:rFonts w:eastAsia="Malgun Gothic"/>
                <w:szCs w:val="20"/>
                <w:lang w:eastAsia="ko-KR"/>
              </w:rPr>
              <w:t>For 112 bits, company to report the RB allocation for PUSCH.</w:t>
            </w:r>
          </w:p>
          <w:p w14:paraId="584C5165" w14:textId="77777777" w:rsidR="00135584" w:rsidRPr="0017337E" w:rsidRDefault="00135584" w:rsidP="00A4208C">
            <w:pPr>
              <w:suppressAutoHyphens/>
              <w:snapToGrid w:val="0"/>
              <w:spacing w:line="259" w:lineRule="auto"/>
              <w:rPr>
                <w:rFonts w:eastAsia="Malgun Gothic"/>
                <w:szCs w:val="20"/>
                <w:lang w:eastAsia="ko-KR"/>
              </w:rPr>
            </w:pPr>
          </w:p>
        </w:tc>
      </w:tr>
      <w:tr w:rsidR="00135584" w:rsidRPr="0017337E" w14:paraId="2573E23E" w14:textId="77777777" w:rsidTr="00A4208C">
        <w:trPr>
          <w:trHeight w:val="227"/>
        </w:trPr>
        <w:tc>
          <w:tcPr>
            <w:tcW w:w="3256" w:type="dxa"/>
            <w:vAlign w:val="center"/>
          </w:tcPr>
          <w:p w14:paraId="3589424C" w14:textId="77777777" w:rsidR="00135584" w:rsidRPr="0017337E" w:rsidRDefault="00135584" w:rsidP="00A4208C">
            <w:pPr>
              <w:suppressAutoHyphens/>
              <w:snapToGrid w:val="0"/>
              <w:spacing w:line="259" w:lineRule="auto"/>
              <w:rPr>
                <w:szCs w:val="20"/>
                <w:lang w:eastAsia="en-GB"/>
              </w:rPr>
            </w:pPr>
            <w:r w:rsidRPr="0017337E">
              <w:rPr>
                <w:szCs w:val="20"/>
                <w:lang w:eastAsia="en-GB"/>
              </w:rPr>
              <w:t xml:space="preserve">Number of simultaneous UEs in one </w:t>
            </w:r>
            <w:r>
              <w:rPr>
                <w:szCs w:val="20"/>
                <w:lang w:eastAsia="en-GB"/>
              </w:rPr>
              <w:t xml:space="preserve">CB </w:t>
            </w:r>
            <w:r w:rsidRPr="0017337E">
              <w:rPr>
                <w:szCs w:val="20"/>
                <w:lang w:eastAsia="en-GB"/>
              </w:rPr>
              <w:t>PUSCH transmission.</w:t>
            </w:r>
          </w:p>
        </w:tc>
        <w:tc>
          <w:tcPr>
            <w:tcW w:w="6095" w:type="dxa"/>
          </w:tcPr>
          <w:p w14:paraId="6DC1234B" w14:textId="77777777" w:rsidR="00135584" w:rsidRPr="0017337E" w:rsidRDefault="00135584" w:rsidP="00A4208C">
            <w:pPr>
              <w:suppressAutoHyphens/>
              <w:snapToGrid w:val="0"/>
              <w:spacing w:line="259" w:lineRule="auto"/>
              <w:rPr>
                <w:szCs w:val="20"/>
                <w:lang w:eastAsia="en-GB"/>
              </w:rPr>
            </w:pPr>
            <w:r>
              <w:rPr>
                <w:szCs w:val="20"/>
                <w:lang w:eastAsia="en-GB"/>
              </w:rPr>
              <w:t xml:space="preserve">1, 2, 3, </w:t>
            </w:r>
            <w:r w:rsidRPr="0017337E">
              <w:rPr>
                <w:szCs w:val="20"/>
                <w:lang w:eastAsia="en-GB"/>
              </w:rPr>
              <w:t xml:space="preserve">4, </w:t>
            </w:r>
          </w:p>
        </w:tc>
      </w:tr>
      <w:tr w:rsidR="00135584" w:rsidRPr="0017337E" w14:paraId="208CB6EC" w14:textId="77777777" w:rsidTr="00A4208C">
        <w:trPr>
          <w:trHeight w:val="227"/>
        </w:trPr>
        <w:tc>
          <w:tcPr>
            <w:tcW w:w="3256" w:type="dxa"/>
            <w:vAlign w:val="center"/>
          </w:tcPr>
          <w:p w14:paraId="69BB30E0" w14:textId="77777777" w:rsidR="00135584" w:rsidRPr="0017337E" w:rsidRDefault="00135584" w:rsidP="00A4208C">
            <w:pPr>
              <w:suppressAutoHyphens/>
              <w:snapToGrid w:val="0"/>
              <w:spacing w:line="259" w:lineRule="auto"/>
              <w:rPr>
                <w:szCs w:val="20"/>
                <w:lang w:eastAsia="en-GB"/>
              </w:rPr>
            </w:pPr>
            <w:r w:rsidRPr="0017337E">
              <w:rPr>
                <w:szCs w:val="20"/>
                <w:lang w:eastAsia="en-GB"/>
              </w:rPr>
              <w:t>Channel model</w:t>
            </w:r>
          </w:p>
        </w:tc>
        <w:tc>
          <w:tcPr>
            <w:tcW w:w="6095" w:type="dxa"/>
          </w:tcPr>
          <w:p w14:paraId="4D4EDEBC" w14:textId="77777777" w:rsidR="00135584" w:rsidRDefault="00135584" w:rsidP="00A4208C">
            <w:pPr>
              <w:suppressAutoHyphens/>
              <w:snapToGrid w:val="0"/>
              <w:spacing w:line="259" w:lineRule="auto"/>
              <w:rPr>
                <w:szCs w:val="20"/>
                <w:lang w:eastAsia="en-GB"/>
              </w:rPr>
            </w:pPr>
            <w:r>
              <w:rPr>
                <w:szCs w:val="20"/>
                <w:lang w:val="en-US" w:eastAsia="en-GB"/>
              </w:rPr>
              <w:t xml:space="preserve">CDL-A or </w:t>
            </w:r>
            <w:r>
              <w:rPr>
                <w:szCs w:val="20"/>
                <w:lang w:eastAsia="en-GB"/>
              </w:rPr>
              <w:t>TDL-A in TR 38.901</w:t>
            </w:r>
          </w:p>
          <w:p w14:paraId="65C3B892" w14:textId="77777777" w:rsidR="00135584" w:rsidRPr="0017337E" w:rsidRDefault="00135584" w:rsidP="00A4208C">
            <w:pPr>
              <w:suppressAutoHyphens/>
              <w:snapToGrid w:val="0"/>
              <w:spacing w:line="259" w:lineRule="auto"/>
              <w:rPr>
                <w:rFonts w:eastAsia="Malgun Gothic"/>
                <w:szCs w:val="20"/>
                <w:lang w:eastAsia="ko-KR"/>
              </w:rPr>
            </w:pPr>
            <w:r>
              <w:rPr>
                <w:szCs w:val="20"/>
                <w:lang w:eastAsia="en-GB"/>
              </w:rPr>
              <w:t>Company to report the choice.</w:t>
            </w:r>
          </w:p>
        </w:tc>
      </w:tr>
      <w:tr w:rsidR="00135584" w:rsidRPr="0017337E" w14:paraId="19819387" w14:textId="77777777" w:rsidTr="00A4208C">
        <w:trPr>
          <w:trHeight w:val="227"/>
        </w:trPr>
        <w:tc>
          <w:tcPr>
            <w:tcW w:w="3256" w:type="dxa"/>
            <w:vAlign w:val="center"/>
          </w:tcPr>
          <w:p w14:paraId="51523534"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Delay spread</w:t>
            </w:r>
          </w:p>
        </w:tc>
        <w:tc>
          <w:tcPr>
            <w:tcW w:w="6095" w:type="dxa"/>
          </w:tcPr>
          <w:p w14:paraId="59CFF1F1" w14:textId="77777777" w:rsidR="00135584" w:rsidRPr="0017337E" w:rsidRDefault="00135584" w:rsidP="00A4208C">
            <w:pPr>
              <w:suppressAutoHyphens/>
              <w:snapToGrid w:val="0"/>
              <w:spacing w:line="259" w:lineRule="auto"/>
              <w:rPr>
                <w:rFonts w:eastAsia="Malgun Gothic"/>
                <w:szCs w:val="20"/>
                <w:lang w:val="de-DE" w:eastAsia="ko-KR"/>
              </w:rPr>
            </w:pPr>
            <w:r w:rsidRPr="0017337E">
              <w:rPr>
                <w:rFonts w:eastAsia="Malgun Gothic"/>
                <w:szCs w:val="20"/>
                <w:lang w:val="de-DE" w:eastAsia="ko-KR"/>
              </w:rPr>
              <w:t>100 ns</w:t>
            </w:r>
          </w:p>
        </w:tc>
      </w:tr>
      <w:tr w:rsidR="00135584" w:rsidRPr="0017337E" w14:paraId="1F910AC2" w14:textId="77777777" w:rsidTr="00A4208C">
        <w:trPr>
          <w:trHeight w:val="227"/>
        </w:trPr>
        <w:tc>
          <w:tcPr>
            <w:tcW w:w="3256" w:type="dxa"/>
            <w:vAlign w:val="center"/>
          </w:tcPr>
          <w:p w14:paraId="1B0567E1" w14:textId="77777777" w:rsidR="00135584" w:rsidRPr="0017337E" w:rsidRDefault="00135584" w:rsidP="00A4208C">
            <w:pPr>
              <w:suppressAutoHyphens/>
              <w:snapToGrid w:val="0"/>
              <w:spacing w:line="259" w:lineRule="auto"/>
              <w:rPr>
                <w:szCs w:val="20"/>
                <w:lang w:eastAsia="en-GB"/>
              </w:rPr>
            </w:pPr>
            <w:r>
              <w:rPr>
                <w:szCs w:val="20"/>
                <w:lang w:eastAsia="en-GB"/>
              </w:rPr>
              <w:t>Channel correlation between simultaneous UEs</w:t>
            </w:r>
          </w:p>
        </w:tc>
        <w:tc>
          <w:tcPr>
            <w:tcW w:w="6095" w:type="dxa"/>
          </w:tcPr>
          <w:p w14:paraId="396EE14E" w14:textId="77777777" w:rsidR="00135584" w:rsidRPr="00706860" w:rsidRDefault="00135584" w:rsidP="00A4208C">
            <w:pPr>
              <w:suppressAutoHyphens/>
              <w:snapToGrid w:val="0"/>
              <w:spacing w:line="259" w:lineRule="auto"/>
              <w:rPr>
                <w:rFonts w:eastAsia="Batang"/>
                <w:szCs w:val="20"/>
                <w:lang w:val="pt-BR" w:eastAsia="zh-CN"/>
              </w:rPr>
            </w:pPr>
            <w:r>
              <w:rPr>
                <w:rFonts w:eastAsia="Batang"/>
                <w:szCs w:val="20"/>
                <w:lang w:val="pt-BR" w:eastAsia="zh-CN"/>
              </w:rPr>
              <w:t>Consider three cases:</w:t>
            </w:r>
          </w:p>
          <w:p w14:paraId="6DC63A82" w14:textId="77777777" w:rsidR="00135584" w:rsidRPr="002A76DE" w:rsidRDefault="00135584">
            <w:pPr>
              <w:pStyle w:val="ListParagraph"/>
              <w:numPr>
                <w:ilvl w:val="0"/>
                <w:numId w:val="167"/>
              </w:numPr>
              <w:suppressAutoHyphens/>
              <w:overflowPunct/>
              <w:autoSpaceDE/>
              <w:autoSpaceDN/>
              <w:adjustRightInd/>
              <w:snapToGrid w:val="0"/>
              <w:spacing w:after="0"/>
              <w:ind w:left="714" w:hanging="357"/>
              <w:contextualSpacing w:val="0"/>
              <w:jc w:val="both"/>
              <w:textAlignment w:val="auto"/>
              <w:rPr>
                <w:rFonts w:eastAsia="Batang"/>
                <w:lang w:val="pt-BR" w:eastAsia="zh-CN"/>
              </w:rPr>
            </w:pPr>
            <w:r w:rsidRPr="002A76DE">
              <w:rPr>
                <w:rFonts w:eastAsia="Batang"/>
                <w:lang w:val="pt-BR" w:eastAsia="zh-CN"/>
              </w:rPr>
              <w:t>Randomly selected UE</w:t>
            </w:r>
            <w:r>
              <w:rPr>
                <w:rFonts w:eastAsia="Batang"/>
                <w:lang w:val="pt-BR" w:eastAsia="zh-CN"/>
              </w:rPr>
              <w:t>s. e.g, in CDL-A, use random UE AoA.</w:t>
            </w:r>
          </w:p>
          <w:p w14:paraId="68BF90E0" w14:textId="77777777" w:rsidR="00135584" w:rsidRPr="002A76DE" w:rsidRDefault="00135584">
            <w:pPr>
              <w:pStyle w:val="ListParagraph"/>
              <w:numPr>
                <w:ilvl w:val="0"/>
                <w:numId w:val="167"/>
              </w:numPr>
              <w:suppressAutoHyphens/>
              <w:overflowPunct/>
              <w:autoSpaceDE/>
              <w:autoSpaceDN/>
              <w:adjustRightInd/>
              <w:snapToGrid w:val="0"/>
              <w:spacing w:after="0"/>
              <w:ind w:left="714" w:hanging="357"/>
              <w:contextualSpacing w:val="0"/>
              <w:jc w:val="both"/>
              <w:textAlignment w:val="auto"/>
              <w:rPr>
                <w:rFonts w:eastAsia="Batang"/>
                <w:lang w:val="pt-BR" w:eastAsia="zh-CN"/>
              </w:rPr>
            </w:pPr>
            <w:r>
              <w:rPr>
                <w:rFonts w:eastAsia="Batang"/>
                <w:lang w:val="pt-BR" w:eastAsia="zh-CN"/>
              </w:rPr>
              <w:t>L</w:t>
            </w:r>
            <w:r w:rsidRPr="002A76DE">
              <w:rPr>
                <w:rFonts w:eastAsia="Batang"/>
                <w:lang w:val="pt-BR" w:eastAsia="zh-CN"/>
              </w:rPr>
              <w:t xml:space="preserve">ow </w:t>
            </w:r>
            <w:r>
              <w:rPr>
                <w:rFonts w:eastAsia="Batang"/>
                <w:lang w:val="pt-BR" w:eastAsia="zh-CN"/>
              </w:rPr>
              <w:t xml:space="preserve">channel </w:t>
            </w:r>
            <w:r w:rsidRPr="002A76DE">
              <w:rPr>
                <w:rFonts w:eastAsia="Batang"/>
                <w:lang w:val="pt-BR" w:eastAsia="zh-CN"/>
              </w:rPr>
              <w:t xml:space="preserve">correlation, </w:t>
            </w:r>
          </w:p>
          <w:p w14:paraId="1825C0C3" w14:textId="77777777" w:rsidR="00135584" w:rsidRPr="002A76DE" w:rsidRDefault="00135584">
            <w:pPr>
              <w:pStyle w:val="ListParagraph"/>
              <w:numPr>
                <w:ilvl w:val="0"/>
                <w:numId w:val="167"/>
              </w:numPr>
              <w:suppressAutoHyphens/>
              <w:overflowPunct/>
              <w:autoSpaceDE/>
              <w:autoSpaceDN/>
              <w:adjustRightInd/>
              <w:snapToGrid w:val="0"/>
              <w:spacing w:after="0"/>
              <w:ind w:left="714" w:hanging="357"/>
              <w:contextualSpacing w:val="0"/>
              <w:jc w:val="both"/>
              <w:textAlignment w:val="auto"/>
              <w:rPr>
                <w:rFonts w:eastAsia="Batang"/>
                <w:lang w:val="pt-BR" w:eastAsia="zh-CN"/>
              </w:rPr>
            </w:pPr>
            <w:r>
              <w:rPr>
                <w:rFonts w:eastAsia="Batang"/>
                <w:lang w:val="pt-BR" w:eastAsia="zh-CN"/>
              </w:rPr>
              <w:t>H</w:t>
            </w:r>
            <w:r w:rsidRPr="002A76DE">
              <w:rPr>
                <w:rFonts w:eastAsia="Batang"/>
                <w:lang w:val="pt-BR" w:eastAsia="zh-CN"/>
              </w:rPr>
              <w:t xml:space="preserve">igh </w:t>
            </w:r>
            <w:r>
              <w:rPr>
                <w:rFonts w:eastAsia="Batang"/>
                <w:lang w:val="pt-BR" w:eastAsia="zh-CN"/>
              </w:rPr>
              <w:t xml:space="preserve">channel </w:t>
            </w:r>
            <w:r w:rsidRPr="002A76DE">
              <w:rPr>
                <w:rFonts w:eastAsia="Batang"/>
                <w:lang w:val="pt-BR" w:eastAsia="zh-CN"/>
              </w:rPr>
              <w:t>correlation,</w:t>
            </w:r>
          </w:p>
          <w:p w14:paraId="7B60B514" w14:textId="77777777" w:rsidR="00135584" w:rsidRDefault="00135584" w:rsidP="00A4208C">
            <w:pPr>
              <w:suppressAutoHyphens/>
              <w:snapToGrid w:val="0"/>
              <w:spacing w:line="259" w:lineRule="auto"/>
              <w:rPr>
                <w:rFonts w:eastAsia="Batang"/>
                <w:szCs w:val="20"/>
                <w:lang w:val="pt-BR" w:eastAsia="zh-CN"/>
              </w:rPr>
            </w:pPr>
          </w:p>
          <w:p w14:paraId="480FC1F7" w14:textId="77777777" w:rsidR="00135584" w:rsidRPr="0017337E" w:rsidRDefault="00135584" w:rsidP="00A4208C">
            <w:pPr>
              <w:suppressAutoHyphens/>
              <w:snapToGrid w:val="0"/>
              <w:spacing w:line="259" w:lineRule="auto"/>
              <w:rPr>
                <w:rFonts w:eastAsia="Batang"/>
                <w:szCs w:val="20"/>
                <w:lang w:val="pt-BR" w:eastAsia="zh-CN"/>
              </w:rPr>
            </w:pPr>
            <w:r>
              <w:rPr>
                <w:rFonts w:eastAsia="Batang"/>
                <w:szCs w:val="20"/>
                <w:lang w:val="pt-BR" w:eastAsia="zh-CN"/>
              </w:rPr>
              <w:t>Company to report the details.</w:t>
            </w:r>
          </w:p>
        </w:tc>
      </w:tr>
      <w:tr w:rsidR="00135584" w:rsidRPr="0017337E" w14:paraId="1D775599" w14:textId="77777777" w:rsidTr="00A4208C">
        <w:trPr>
          <w:trHeight w:val="227"/>
        </w:trPr>
        <w:tc>
          <w:tcPr>
            <w:tcW w:w="3256" w:type="dxa"/>
            <w:vAlign w:val="center"/>
          </w:tcPr>
          <w:p w14:paraId="1A5668C7" w14:textId="77777777" w:rsidR="00135584" w:rsidRPr="0017337E" w:rsidRDefault="00135584" w:rsidP="00A4208C">
            <w:pPr>
              <w:suppressAutoHyphens/>
              <w:snapToGrid w:val="0"/>
              <w:spacing w:line="259" w:lineRule="auto"/>
              <w:rPr>
                <w:szCs w:val="20"/>
                <w:lang w:eastAsia="en-GB"/>
              </w:rPr>
            </w:pPr>
            <w:r w:rsidRPr="0017337E">
              <w:rPr>
                <w:szCs w:val="20"/>
                <w:lang w:eastAsia="en-GB"/>
              </w:rPr>
              <w:t>UE speed</w:t>
            </w:r>
          </w:p>
        </w:tc>
        <w:tc>
          <w:tcPr>
            <w:tcW w:w="6095" w:type="dxa"/>
          </w:tcPr>
          <w:p w14:paraId="7FFE6BE3" w14:textId="77777777" w:rsidR="00135584" w:rsidRDefault="00135584" w:rsidP="00A4208C">
            <w:pPr>
              <w:suppressAutoHyphens/>
              <w:snapToGrid w:val="0"/>
              <w:spacing w:line="259" w:lineRule="auto"/>
              <w:rPr>
                <w:rFonts w:eastAsia="Batang"/>
                <w:szCs w:val="20"/>
                <w:lang w:val="pt-BR" w:eastAsia="zh-CN"/>
              </w:rPr>
            </w:pPr>
            <w:r w:rsidRPr="0017337E">
              <w:rPr>
                <w:rFonts w:eastAsia="Batang"/>
                <w:szCs w:val="20"/>
                <w:lang w:val="pt-BR" w:eastAsia="zh-CN"/>
              </w:rPr>
              <w:t>3 km/h</w:t>
            </w:r>
          </w:p>
          <w:p w14:paraId="5E7DDC3F" w14:textId="77777777" w:rsidR="00135584" w:rsidRPr="0017337E" w:rsidRDefault="00135584" w:rsidP="00A4208C">
            <w:pPr>
              <w:suppressAutoHyphens/>
              <w:snapToGrid w:val="0"/>
              <w:spacing w:line="259" w:lineRule="auto"/>
              <w:rPr>
                <w:rFonts w:eastAsia="SamsungOne 400" w:cs="Times"/>
                <w:szCs w:val="20"/>
                <w:lang w:eastAsia="en-GB"/>
              </w:rPr>
            </w:pPr>
            <w:r>
              <w:rPr>
                <w:rFonts w:eastAsia="SamsungOne 400" w:cs="Times"/>
                <w:szCs w:val="20"/>
                <w:lang w:eastAsia="en-GB"/>
              </w:rPr>
              <w:t>Other values can be reported by the company.</w:t>
            </w:r>
          </w:p>
        </w:tc>
      </w:tr>
      <w:tr w:rsidR="00135584" w:rsidRPr="0017337E" w14:paraId="2E61B0C6" w14:textId="77777777" w:rsidTr="00A4208C">
        <w:trPr>
          <w:trHeight w:val="227"/>
        </w:trPr>
        <w:tc>
          <w:tcPr>
            <w:tcW w:w="3256" w:type="dxa"/>
            <w:vAlign w:val="center"/>
          </w:tcPr>
          <w:p w14:paraId="061B99F7" w14:textId="77777777" w:rsidR="00135584" w:rsidRPr="0017337E" w:rsidRDefault="00135584" w:rsidP="00A4208C">
            <w:pPr>
              <w:suppressAutoHyphens/>
              <w:snapToGrid w:val="0"/>
              <w:spacing w:line="259" w:lineRule="auto"/>
              <w:rPr>
                <w:szCs w:val="20"/>
                <w:lang w:eastAsia="zh-CN"/>
              </w:rPr>
            </w:pPr>
            <w:r w:rsidRPr="0017337E">
              <w:rPr>
                <w:szCs w:val="20"/>
                <w:lang w:eastAsia="en-GB"/>
              </w:rPr>
              <w:t>UE Tx antenna configuration</w:t>
            </w:r>
          </w:p>
        </w:tc>
        <w:tc>
          <w:tcPr>
            <w:tcW w:w="6095" w:type="dxa"/>
          </w:tcPr>
          <w:p w14:paraId="6BEE41DD" w14:textId="77777777" w:rsidR="00135584" w:rsidRPr="0017337E" w:rsidRDefault="00135584" w:rsidP="00A4208C">
            <w:pPr>
              <w:suppressAutoHyphens/>
              <w:snapToGrid w:val="0"/>
              <w:spacing w:line="259" w:lineRule="auto"/>
              <w:rPr>
                <w:rFonts w:eastAsia="Batang"/>
                <w:szCs w:val="20"/>
                <w:lang w:eastAsia="en-GB"/>
              </w:rPr>
            </w:pPr>
            <w:r>
              <w:rPr>
                <w:rFonts w:eastAsia="Batang"/>
                <w:szCs w:val="20"/>
                <w:lang w:eastAsia="en-GB"/>
              </w:rPr>
              <w:t>1 Tx antenna</w:t>
            </w:r>
          </w:p>
        </w:tc>
      </w:tr>
      <w:tr w:rsidR="00135584" w:rsidRPr="0017337E" w14:paraId="02DB1CBA" w14:textId="77777777" w:rsidTr="00A4208C">
        <w:trPr>
          <w:trHeight w:val="77"/>
        </w:trPr>
        <w:tc>
          <w:tcPr>
            <w:tcW w:w="3256" w:type="dxa"/>
            <w:vAlign w:val="center"/>
          </w:tcPr>
          <w:p w14:paraId="74C76E93" w14:textId="77777777" w:rsidR="00135584" w:rsidRPr="0017337E" w:rsidRDefault="00135584" w:rsidP="00A4208C">
            <w:pPr>
              <w:suppressAutoHyphens/>
              <w:snapToGrid w:val="0"/>
              <w:spacing w:line="259" w:lineRule="auto"/>
              <w:rPr>
                <w:szCs w:val="20"/>
                <w:lang w:eastAsia="zh-CN"/>
              </w:rPr>
            </w:pPr>
            <w:r w:rsidRPr="0017337E">
              <w:rPr>
                <w:szCs w:val="20"/>
                <w:lang w:eastAsia="en-GB"/>
              </w:rPr>
              <w:t>BS Rx antenna configuration</w:t>
            </w:r>
          </w:p>
        </w:tc>
        <w:tc>
          <w:tcPr>
            <w:tcW w:w="6095" w:type="dxa"/>
          </w:tcPr>
          <w:p w14:paraId="21E9E4A8" w14:textId="77777777" w:rsidR="00135584" w:rsidRDefault="00135584" w:rsidP="00A4208C">
            <w:pPr>
              <w:suppressAutoHyphens/>
              <w:snapToGrid w:val="0"/>
              <w:spacing w:line="259" w:lineRule="auto"/>
              <w:rPr>
                <w:rFonts w:eastAsia="Batang"/>
                <w:szCs w:val="20"/>
                <w:lang w:eastAsia="en-GB"/>
              </w:rPr>
            </w:pPr>
            <w:r>
              <w:rPr>
                <w:rFonts w:eastAsia="Batang"/>
                <w:szCs w:val="20"/>
                <w:lang w:eastAsia="en-GB"/>
              </w:rPr>
              <w:t xml:space="preserve">4, 8, 64 Rx antennas </w:t>
            </w:r>
          </w:p>
          <w:p w14:paraId="24F5C033" w14:textId="77777777" w:rsidR="00135584" w:rsidRPr="0017337E" w:rsidRDefault="00135584" w:rsidP="00A4208C">
            <w:pPr>
              <w:suppressAutoHyphens/>
              <w:snapToGrid w:val="0"/>
              <w:spacing w:line="259" w:lineRule="auto"/>
              <w:rPr>
                <w:rFonts w:eastAsia="Malgun Gothic"/>
                <w:szCs w:val="20"/>
                <w:lang w:eastAsia="ko-KR"/>
              </w:rPr>
            </w:pPr>
            <w:r w:rsidRPr="004A3E8B">
              <w:rPr>
                <w:rFonts w:eastAsia="Malgun Gothic"/>
                <w:szCs w:val="20"/>
                <w:lang w:eastAsia="ko-KR"/>
              </w:rPr>
              <w:t xml:space="preserve">BS antenna geometry (M, N, P) </w:t>
            </w:r>
            <w:r>
              <w:rPr>
                <w:rFonts w:eastAsia="Malgun Gothic"/>
                <w:szCs w:val="20"/>
                <w:lang w:eastAsia="ko-KR"/>
              </w:rPr>
              <w:t>is</w:t>
            </w:r>
            <w:r w:rsidRPr="004A3E8B">
              <w:rPr>
                <w:rFonts w:eastAsia="Malgun Gothic"/>
                <w:szCs w:val="20"/>
                <w:lang w:eastAsia="ko-KR"/>
              </w:rPr>
              <w:t xml:space="preserve"> reported</w:t>
            </w:r>
            <w:r>
              <w:rPr>
                <w:rFonts w:eastAsia="Malgun Gothic"/>
                <w:szCs w:val="20"/>
                <w:lang w:eastAsia="ko-KR"/>
              </w:rPr>
              <w:t xml:space="preserve"> by company.</w:t>
            </w:r>
          </w:p>
        </w:tc>
      </w:tr>
      <w:tr w:rsidR="00135584" w:rsidRPr="0017337E" w14:paraId="33D04F66" w14:textId="77777777" w:rsidTr="00A4208C">
        <w:trPr>
          <w:trHeight w:val="227"/>
        </w:trPr>
        <w:tc>
          <w:tcPr>
            <w:tcW w:w="3256" w:type="dxa"/>
          </w:tcPr>
          <w:p w14:paraId="2AE9C7E4" w14:textId="77777777" w:rsidR="00135584" w:rsidRPr="0017337E" w:rsidRDefault="00135584" w:rsidP="00A4208C">
            <w:pPr>
              <w:suppressAutoHyphens/>
              <w:snapToGrid w:val="0"/>
              <w:spacing w:line="259" w:lineRule="auto"/>
              <w:rPr>
                <w:szCs w:val="20"/>
                <w:lang w:eastAsia="zh-CN"/>
              </w:rPr>
            </w:pPr>
            <w:r w:rsidRPr="0017337E">
              <w:rPr>
                <w:szCs w:val="20"/>
                <w:lang w:eastAsia="en-GB"/>
              </w:rPr>
              <w:t>Channel estimation</w:t>
            </w:r>
          </w:p>
        </w:tc>
        <w:tc>
          <w:tcPr>
            <w:tcW w:w="6095" w:type="dxa"/>
          </w:tcPr>
          <w:p w14:paraId="65A631C5"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Realistic</w:t>
            </w:r>
          </w:p>
        </w:tc>
      </w:tr>
      <w:tr w:rsidR="00135584" w:rsidRPr="0017337E" w14:paraId="79DDA852" w14:textId="77777777" w:rsidTr="00A4208C">
        <w:trPr>
          <w:trHeight w:val="227"/>
        </w:trPr>
        <w:tc>
          <w:tcPr>
            <w:tcW w:w="3256" w:type="dxa"/>
          </w:tcPr>
          <w:p w14:paraId="5982C70F"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Receiver</w:t>
            </w:r>
          </w:p>
        </w:tc>
        <w:tc>
          <w:tcPr>
            <w:tcW w:w="6095" w:type="dxa"/>
          </w:tcPr>
          <w:p w14:paraId="091B5D79" w14:textId="77777777" w:rsidR="00135584" w:rsidRPr="0017337E" w:rsidRDefault="00135584" w:rsidP="00A4208C">
            <w:pPr>
              <w:suppressAutoHyphens/>
              <w:snapToGrid w:val="0"/>
              <w:rPr>
                <w:szCs w:val="20"/>
                <w:lang w:eastAsia="zh-CN"/>
              </w:rPr>
            </w:pPr>
            <w:r w:rsidRPr="0017337E">
              <w:rPr>
                <w:szCs w:val="20"/>
                <w:lang w:eastAsia="zh-CN"/>
              </w:rPr>
              <w:t>MMSE-IRC</w:t>
            </w:r>
          </w:p>
        </w:tc>
      </w:tr>
      <w:tr w:rsidR="00135584" w:rsidRPr="0017337E" w14:paraId="29A645D3" w14:textId="77777777" w:rsidTr="00A4208C">
        <w:trPr>
          <w:trHeight w:val="183"/>
        </w:trPr>
        <w:tc>
          <w:tcPr>
            <w:tcW w:w="3256" w:type="dxa"/>
          </w:tcPr>
          <w:p w14:paraId="478F48ED" w14:textId="77777777" w:rsidR="00135584" w:rsidRPr="0017337E" w:rsidRDefault="00135584" w:rsidP="00A4208C">
            <w:pPr>
              <w:suppressAutoHyphens/>
              <w:snapToGrid w:val="0"/>
              <w:spacing w:line="259" w:lineRule="auto"/>
              <w:rPr>
                <w:strike/>
                <w:szCs w:val="20"/>
                <w:lang w:eastAsia="zh-CN"/>
              </w:rPr>
            </w:pPr>
            <w:r w:rsidRPr="0017337E">
              <w:rPr>
                <w:rFonts w:eastAsia="Malgun Gothic"/>
                <w:szCs w:val="20"/>
                <w:lang w:eastAsia="ko-KR"/>
              </w:rPr>
              <w:t>DMRS configuration</w:t>
            </w:r>
          </w:p>
        </w:tc>
        <w:tc>
          <w:tcPr>
            <w:tcW w:w="6095" w:type="dxa"/>
          </w:tcPr>
          <w:p w14:paraId="5EED7EBE" w14:textId="77777777" w:rsidR="00135584" w:rsidRPr="000E3E18" w:rsidRDefault="00135584" w:rsidP="00A4208C">
            <w:pPr>
              <w:suppressAutoHyphens/>
              <w:snapToGrid w:val="0"/>
              <w:rPr>
                <w:rFonts w:eastAsia="Malgun Gothic"/>
                <w:szCs w:val="20"/>
                <w:lang w:eastAsia="ko-KR"/>
              </w:rPr>
            </w:pPr>
            <w:r w:rsidRPr="0017337E">
              <w:rPr>
                <w:rFonts w:eastAsia="Malgun Gothic"/>
                <w:szCs w:val="20"/>
                <w:lang w:eastAsia="ko-KR"/>
              </w:rPr>
              <w:t>Rel-15 NR Type 1</w:t>
            </w:r>
          </w:p>
          <w:p w14:paraId="58242646" w14:textId="77777777" w:rsidR="00135584" w:rsidRPr="0017337E" w:rsidRDefault="00135584" w:rsidP="00A4208C">
            <w:pPr>
              <w:suppressAutoHyphens/>
              <w:snapToGrid w:val="0"/>
              <w:rPr>
                <w:rFonts w:eastAsia="Malgun Gothic"/>
                <w:szCs w:val="20"/>
                <w:lang w:eastAsia="ko-KR"/>
              </w:rPr>
            </w:pPr>
          </w:p>
          <w:p w14:paraId="7DDD30CE" w14:textId="77777777" w:rsidR="00135584" w:rsidRPr="0017337E" w:rsidRDefault="00135584" w:rsidP="00A4208C">
            <w:pPr>
              <w:suppressAutoHyphens/>
              <w:snapToGrid w:val="0"/>
              <w:rPr>
                <w:rFonts w:eastAsia="Malgun Gothic"/>
                <w:strike/>
                <w:szCs w:val="20"/>
                <w:lang w:eastAsia="ko-KR"/>
              </w:rPr>
            </w:pPr>
            <w:r>
              <w:rPr>
                <w:rFonts w:eastAsia="Malgun Gothic"/>
                <w:szCs w:val="20"/>
                <w:lang w:eastAsia="ko-KR"/>
              </w:rPr>
              <w:t>DMRS C</w:t>
            </w:r>
            <w:r w:rsidRPr="0017337E">
              <w:rPr>
                <w:rFonts w:eastAsia="Malgun Gothic"/>
                <w:szCs w:val="20"/>
                <w:lang w:eastAsia="ko-KR"/>
              </w:rPr>
              <w:t xml:space="preserve">onfiguration </w:t>
            </w:r>
            <w:r>
              <w:rPr>
                <w:rFonts w:eastAsia="Malgun Gothic"/>
                <w:szCs w:val="20"/>
                <w:lang w:eastAsia="ko-KR"/>
              </w:rPr>
              <w:t xml:space="preserve">to </w:t>
            </w:r>
            <w:r w:rsidRPr="0017337E">
              <w:rPr>
                <w:rFonts w:eastAsia="Malgun Gothic"/>
                <w:szCs w:val="20"/>
                <w:lang w:eastAsia="ko-KR"/>
              </w:rPr>
              <w:t>be reported by company</w:t>
            </w:r>
            <w:r>
              <w:rPr>
                <w:rFonts w:eastAsia="Malgun Gothic"/>
                <w:szCs w:val="20"/>
                <w:lang w:eastAsia="ko-KR"/>
              </w:rPr>
              <w:t>, including total number of ports</w:t>
            </w:r>
            <w:r w:rsidRPr="0017337E">
              <w:rPr>
                <w:rFonts w:eastAsia="Malgun Gothic"/>
                <w:szCs w:val="20"/>
                <w:lang w:eastAsia="ko-KR"/>
              </w:rPr>
              <w:t>.</w:t>
            </w:r>
          </w:p>
        </w:tc>
      </w:tr>
      <w:tr w:rsidR="00135584" w:rsidRPr="0017337E" w14:paraId="649535F0" w14:textId="77777777" w:rsidTr="00A4208C">
        <w:trPr>
          <w:trHeight w:val="183"/>
        </w:trPr>
        <w:tc>
          <w:tcPr>
            <w:tcW w:w="3256" w:type="dxa"/>
          </w:tcPr>
          <w:p w14:paraId="6AD17436"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Distribution of SNR of different UEs</w:t>
            </w:r>
          </w:p>
        </w:tc>
        <w:tc>
          <w:tcPr>
            <w:tcW w:w="6095" w:type="dxa"/>
          </w:tcPr>
          <w:p w14:paraId="00641D2E" w14:textId="77777777" w:rsidR="00135584" w:rsidRPr="00BE41B3" w:rsidRDefault="00135584">
            <w:pPr>
              <w:pStyle w:val="ListParagraph"/>
              <w:numPr>
                <w:ilvl w:val="0"/>
                <w:numId w:val="166"/>
              </w:numPr>
              <w:suppressAutoHyphens/>
              <w:overflowPunct/>
              <w:autoSpaceDE/>
              <w:autoSpaceDN/>
              <w:adjustRightInd/>
              <w:snapToGrid w:val="0"/>
              <w:spacing w:after="0"/>
              <w:ind w:left="459" w:hanging="284"/>
              <w:contextualSpacing w:val="0"/>
              <w:jc w:val="both"/>
              <w:textAlignment w:val="auto"/>
              <w:rPr>
                <w:rFonts w:eastAsia="Malgun Gothic"/>
                <w:lang w:eastAsia="ko-KR"/>
              </w:rPr>
            </w:pPr>
            <w:r w:rsidRPr="00BE41B3">
              <w:rPr>
                <w:rFonts w:eastAsia="Malgun Gothic"/>
                <w:lang w:eastAsia="ko-KR"/>
              </w:rPr>
              <w:t>Option 1: equal SNR</w:t>
            </w:r>
          </w:p>
          <w:p w14:paraId="1BC00E02" w14:textId="77777777" w:rsidR="00135584" w:rsidRPr="00B5235C" w:rsidRDefault="00135584">
            <w:pPr>
              <w:pStyle w:val="ListParagraph"/>
              <w:numPr>
                <w:ilvl w:val="0"/>
                <w:numId w:val="166"/>
              </w:numPr>
              <w:suppressAutoHyphens/>
              <w:overflowPunct/>
              <w:autoSpaceDE/>
              <w:autoSpaceDN/>
              <w:adjustRightInd/>
              <w:snapToGrid w:val="0"/>
              <w:spacing w:after="0"/>
              <w:ind w:left="459" w:hanging="284"/>
              <w:contextualSpacing w:val="0"/>
              <w:jc w:val="both"/>
              <w:textAlignment w:val="auto"/>
              <w:rPr>
                <w:rFonts w:eastAsia="Malgun Gothic"/>
                <w:strike/>
                <w:lang w:eastAsia="ko-KR"/>
              </w:rPr>
            </w:pPr>
            <w:r w:rsidRPr="00BE41B3">
              <w:rPr>
                <w:rFonts w:eastAsia="Malgun Gothic"/>
                <w:lang w:eastAsia="ko-KR"/>
              </w:rPr>
              <w:t xml:space="preserve">Option 2: </w:t>
            </w:r>
            <w:r w:rsidRPr="00B5235C">
              <w:rPr>
                <w:rFonts w:eastAsia="Malgun Gothic"/>
                <w:lang w:eastAsia="ko-KR"/>
              </w:rPr>
              <w:t>Unequal SNR, T</w:t>
            </w:r>
            <w:r w:rsidRPr="00B5235C">
              <w:t xml:space="preserve">he SNR is </w:t>
            </w:r>
            <w:r w:rsidRPr="00B5235C">
              <w:rPr>
                <w:rFonts w:eastAsia="Malgun Gothic"/>
                <w:lang w:eastAsia="ko-KR"/>
              </w:rPr>
              <w:t>uniformly distributed in</w:t>
            </w:r>
            <w:r w:rsidRPr="00B5235C">
              <w:rPr>
                <w:rFonts w:eastAsiaTheme="minorEastAsia" w:hint="eastAsia"/>
                <w:lang w:eastAsia="zh-CN"/>
              </w:rPr>
              <w:t xml:space="preserve"> </w:t>
            </w:r>
            <w:r w:rsidRPr="00B5235C">
              <w:rPr>
                <w:rFonts w:eastAsia="Malgun Gothic"/>
                <w:lang w:eastAsia="ko-KR"/>
              </w:rPr>
              <w:t xml:space="preserve">[x - </w:t>
            </w:r>
            <w:r>
              <w:rPr>
                <w:rFonts w:eastAsiaTheme="minorEastAsia" w:hint="eastAsia"/>
                <w:lang w:eastAsia="zh-CN"/>
              </w:rPr>
              <w:t>Y</w:t>
            </w:r>
            <w:r w:rsidRPr="00B5235C">
              <w:rPr>
                <w:rFonts w:eastAsia="Malgun Gothic"/>
                <w:lang w:eastAsia="ko-KR"/>
              </w:rPr>
              <w:t xml:space="preserve">, x + </w:t>
            </w:r>
            <w:r>
              <w:rPr>
                <w:rFonts w:eastAsiaTheme="minorEastAsia" w:hint="eastAsia"/>
                <w:lang w:eastAsia="zh-CN"/>
              </w:rPr>
              <w:t>Y</w:t>
            </w:r>
            <w:r w:rsidRPr="00B5235C">
              <w:rPr>
                <w:rFonts w:eastAsia="Malgun Gothic"/>
                <w:lang w:eastAsia="ko-KR"/>
              </w:rPr>
              <w:t xml:space="preserve">] (dB) where x is the per UE average SNR in </w:t>
            </w:r>
            <w:proofErr w:type="spellStart"/>
            <w:r w:rsidRPr="00B5235C">
              <w:rPr>
                <w:rFonts w:eastAsia="Malgun Gothic"/>
                <w:lang w:eastAsia="ko-KR"/>
              </w:rPr>
              <w:t>dB.</w:t>
            </w:r>
            <w:proofErr w:type="spellEnd"/>
            <w:r w:rsidRPr="00B5235C">
              <w:rPr>
                <w:rFonts w:eastAsiaTheme="minorEastAsia" w:hint="eastAsia"/>
                <w:lang w:eastAsia="zh-CN"/>
              </w:rPr>
              <w:t xml:space="preserve"> </w:t>
            </w:r>
            <w:r>
              <w:rPr>
                <w:rFonts w:eastAsiaTheme="minorEastAsia" w:hint="eastAsia"/>
                <w:lang w:eastAsia="zh-CN"/>
              </w:rPr>
              <w:t>V</w:t>
            </w:r>
            <w:r w:rsidRPr="00B5235C">
              <w:rPr>
                <w:rFonts w:eastAsiaTheme="minorEastAsia" w:hint="eastAsia"/>
                <w:lang w:eastAsia="zh-CN"/>
              </w:rPr>
              <w:t xml:space="preserve">alues </w:t>
            </w:r>
            <w:r>
              <w:rPr>
                <w:rFonts w:eastAsiaTheme="minorEastAsia" w:hint="eastAsia"/>
                <w:lang w:eastAsia="zh-CN"/>
              </w:rPr>
              <w:t>of Y</w:t>
            </w:r>
            <w:r w:rsidRPr="00B5235C">
              <w:rPr>
                <w:rFonts w:eastAsiaTheme="minorEastAsia" w:hint="eastAsia"/>
                <w:lang w:eastAsia="zh-CN"/>
              </w:rPr>
              <w:t xml:space="preserve"> can be reported by companies.</w:t>
            </w:r>
          </w:p>
          <w:p w14:paraId="31E62138" w14:textId="77777777" w:rsidR="00135584" w:rsidRPr="0017337E" w:rsidRDefault="00135584" w:rsidP="00A4208C">
            <w:pPr>
              <w:suppressAutoHyphens/>
              <w:snapToGrid w:val="0"/>
              <w:rPr>
                <w:rFonts w:eastAsia="Malgun Gothic"/>
                <w:szCs w:val="20"/>
                <w:lang w:eastAsia="ko-KR"/>
              </w:rPr>
            </w:pPr>
            <w:r>
              <w:rPr>
                <w:rFonts w:eastAsia="Malgun Gothic"/>
                <w:szCs w:val="20"/>
                <w:lang w:eastAsia="ko-KR"/>
              </w:rPr>
              <w:t>Company to report the details</w:t>
            </w:r>
          </w:p>
        </w:tc>
      </w:tr>
      <w:tr w:rsidR="00135584" w:rsidRPr="0017337E" w14:paraId="38111F57" w14:textId="77777777" w:rsidTr="00A4208C">
        <w:trPr>
          <w:trHeight w:val="183"/>
        </w:trPr>
        <w:tc>
          <w:tcPr>
            <w:tcW w:w="3256" w:type="dxa"/>
          </w:tcPr>
          <w:p w14:paraId="4B4314CC"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Performance metric</w:t>
            </w:r>
          </w:p>
        </w:tc>
        <w:tc>
          <w:tcPr>
            <w:tcW w:w="6095" w:type="dxa"/>
          </w:tcPr>
          <w:p w14:paraId="6781C36D" w14:textId="77777777" w:rsidR="00135584" w:rsidRPr="0054246D" w:rsidRDefault="00135584">
            <w:pPr>
              <w:pStyle w:val="ListParagraph"/>
              <w:numPr>
                <w:ilvl w:val="0"/>
                <w:numId w:val="165"/>
              </w:numPr>
              <w:suppressAutoHyphens/>
              <w:overflowPunct/>
              <w:autoSpaceDE/>
              <w:autoSpaceDN/>
              <w:adjustRightInd/>
              <w:snapToGrid w:val="0"/>
              <w:spacing w:after="0" w:line="259" w:lineRule="auto"/>
              <w:ind w:left="459" w:hanging="284"/>
              <w:contextualSpacing w:val="0"/>
              <w:jc w:val="both"/>
              <w:textAlignment w:val="auto"/>
              <w:rPr>
                <w:rFonts w:eastAsia="Malgun Gothic"/>
                <w:lang w:eastAsia="ko-KR"/>
              </w:rPr>
            </w:pPr>
            <w:r w:rsidRPr="0054246D">
              <w:rPr>
                <w:rFonts w:eastAsia="Malgun Gothic"/>
                <w:lang w:eastAsia="ko-KR"/>
              </w:rPr>
              <w:t>BLER of PUSCH reception</w:t>
            </w:r>
          </w:p>
          <w:p w14:paraId="78332D52" w14:textId="77777777" w:rsidR="00135584" w:rsidRDefault="00135584">
            <w:pPr>
              <w:pStyle w:val="ListParagraph"/>
              <w:numPr>
                <w:ilvl w:val="0"/>
                <w:numId w:val="165"/>
              </w:numPr>
              <w:suppressAutoHyphens/>
              <w:overflowPunct/>
              <w:autoSpaceDE/>
              <w:autoSpaceDN/>
              <w:adjustRightInd/>
              <w:snapToGrid w:val="0"/>
              <w:spacing w:after="0" w:line="259" w:lineRule="auto"/>
              <w:ind w:left="459" w:hanging="284"/>
              <w:contextualSpacing w:val="0"/>
              <w:jc w:val="both"/>
              <w:textAlignment w:val="auto"/>
              <w:rPr>
                <w:rFonts w:eastAsia="Malgun Gothic"/>
                <w:lang w:eastAsia="ko-KR"/>
              </w:rPr>
            </w:pPr>
            <w:r w:rsidRPr="0054246D">
              <w:rPr>
                <w:rFonts w:eastAsia="Malgun Gothic"/>
                <w:lang w:eastAsia="ko-KR"/>
              </w:rPr>
              <w:t>SINR loss @1% BLER and @10% BLER with respect to single-UE transmission</w:t>
            </w:r>
          </w:p>
          <w:p w14:paraId="5E5EA53D" w14:textId="77777777" w:rsidR="00135584" w:rsidRPr="0054246D" w:rsidRDefault="00135584">
            <w:pPr>
              <w:pStyle w:val="ListParagraph"/>
              <w:numPr>
                <w:ilvl w:val="0"/>
                <w:numId w:val="165"/>
              </w:numPr>
              <w:suppressAutoHyphens/>
              <w:overflowPunct/>
              <w:autoSpaceDE/>
              <w:autoSpaceDN/>
              <w:adjustRightInd/>
              <w:snapToGrid w:val="0"/>
              <w:spacing w:after="0" w:line="259" w:lineRule="auto"/>
              <w:ind w:left="459" w:hanging="284"/>
              <w:contextualSpacing w:val="0"/>
              <w:jc w:val="both"/>
              <w:textAlignment w:val="auto"/>
              <w:rPr>
                <w:rFonts w:eastAsia="Malgun Gothic"/>
                <w:lang w:eastAsia="ko-KR"/>
              </w:rPr>
            </w:pPr>
            <w:r>
              <w:rPr>
                <w:rFonts w:eastAsia="Malgun Gothic"/>
                <w:lang w:eastAsia="ko-KR"/>
              </w:rPr>
              <w:t xml:space="preserve">Optional: </w:t>
            </w:r>
            <w:r w:rsidRPr="007A2067">
              <w:rPr>
                <w:rFonts w:eastAsia="Malgun Gothic"/>
                <w:lang w:eastAsia="ko-KR"/>
              </w:rPr>
              <w:t>BLER error floor y% starting from x dB</w:t>
            </w:r>
            <w:r>
              <w:rPr>
                <w:rFonts w:eastAsia="Malgun Gothic"/>
                <w:lang w:eastAsia="ko-KR"/>
              </w:rPr>
              <w:t xml:space="preserve"> if any</w:t>
            </w:r>
            <w:r>
              <w:rPr>
                <w:rFonts w:eastAsiaTheme="minorEastAsia" w:hint="eastAsia"/>
                <w:lang w:eastAsia="zh-CN"/>
              </w:rPr>
              <w:t>, company to report the definition of error floor</w:t>
            </w:r>
          </w:p>
          <w:p w14:paraId="6FF5F823" w14:textId="77777777" w:rsidR="00135584" w:rsidRPr="007A2067" w:rsidRDefault="00135584">
            <w:pPr>
              <w:pStyle w:val="ListParagraph"/>
              <w:numPr>
                <w:ilvl w:val="0"/>
                <w:numId w:val="165"/>
              </w:numPr>
              <w:suppressAutoHyphens/>
              <w:overflowPunct/>
              <w:autoSpaceDE/>
              <w:autoSpaceDN/>
              <w:adjustRightInd/>
              <w:snapToGrid w:val="0"/>
              <w:spacing w:after="0" w:line="259" w:lineRule="auto"/>
              <w:ind w:left="459" w:hanging="284"/>
              <w:contextualSpacing w:val="0"/>
              <w:jc w:val="both"/>
              <w:textAlignment w:val="auto"/>
              <w:rPr>
                <w:rFonts w:eastAsia="Malgun Gothic"/>
                <w:lang w:eastAsia="ko-KR"/>
              </w:rPr>
            </w:pPr>
            <w:r w:rsidRPr="007A2067">
              <w:rPr>
                <w:rFonts w:eastAsia="Malgun Gothic"/>
                <w:lang w:eastAsia="ko-KR"/>
              </w:rPr>
              <w:t>False alarm rate and miss detection rate of DMRS port</w:t>
            </w:r>
            <w:r>
              <w:rPr>
                <w:rFonts w:eastAsiaTheme="minorEastAsia" w:hint="eastAsia"/>
                <w:lang w:eastAsia="zh-CN"/>
              </w:rPr>
              <w:t xml:space="preserve">, or </w:t>
            </w:r>
            <w:r w:rsidRPr="007A2067">
              <w:rPr>
                <w:rFonts w:eastAsia="Malgun Gothic"/>
                <w:lang w:eastAsia="ko-KR"/>
              </w:rPr>
              <w:t>sequence (company to report the number of DMRS ports and number of sequences used in blind detection, detection method)</w:t>
            </w:r>
          </w:p>
          <w:p w14:paraId="4A3D54E5" w14:textId="77777777" w:rsidR="00135584" w:rsidRPr="007A2067" w:rsidRDefault="00135584" w:rsidP="00A4208C">
            <w:pPr>
              <w:suppressAutoHyphens/>
              <w:snapToGrid w:val="0"/>
              <w:spacing w:line="259" w:lineRule="auto"/>
              <w:rPr>
                <w:rFonts w:eastAsia="Malgun Gothic"/>
                <w:szCs w:val="20"/>
                <w:lang w:eastAsia="ko-KR"/>
              </w:rPr>
            </w:pPr>
          </w:p>
          <w:p w14:paraId="2DEEAA89" w14:textId="77777777" w:rsidR="00135584" w:rsidRPr="0017337E" w:rsidRDefault="00135584" w:rsidP="00A4208C">
            <w:pPr>
              <w:suppressAutoHyphens/>
              <w:snapToGrid w:val="0"/>
              <w:spacing w:line="259" w:lineRule="auto"/>
              <w:rPr>
                <w:rFonts w:eastAsia="Malgun Gothic"/>
                <w:szCs w:val="20"/>
                <w:lang w:eastAsia="ko-KR"/>
              </w:rPr>
            </w:pPr>
            <w:r w:rsidRPr="0017337E">
              <w:rPr>
                <w:rFonts w:eastAsia="Malgun Gothic"/>
                <w:szCs w:val="20"/>
                <w:lang w:eastAsia="ko-KR"/>
              </w:rPr>
              <w:t>Other metric can be reported by company.</w:t>
            </w:r>
          </w:p>
        </w:tc>
      </w:tr>
    </w:tbl>
    <w:p w14:paraId="03EC10B8" w14:textId="77777777" w:rsidR="00135584" w:rsidRDefault="00135584" w:rsidP="00135584">
      <w:pPr>
        <w:rPr>
          <w:lang w:val="en-CA" w:eastAsia="zh-CN"/>
        </w:rPr>
      </w:pPr>
    </w:p>
    <w:p w14:paraId="124A1A98" w14:textId="77777777" w:rsidR="00135584" w:rsidRPr="00B43B0E" w:rsidRDefault="00135584" w:rsidP="00135584">
      <w:pPr>
        <w:rPr>
          <w:rFonts w:ascii="Times New Roman" w:eastAsia="Times New Roman" w:hAnsi="Times New Roman"/>
          <w:b/>
          <w:bCs/>
        </w:rPr>
      </w:pPr>
      <w:r w:rsidRPr="00B43B0E">
        <w:rPr>
          <w:rFonts w:ascii="Times New Roman" w:eastAsia="Times New Roman" w:hAnsi="Times New Roman" w:hint="eastAsia"/>
          <w:b/>
          <w:bCs/>
        </w:rPr>
        <w:lastRenderedPageBreak/>
        <w:t>Conclusion</w:t>
      </w:r>
    </w:p>
    <w:p w14:paraId="3FEAF217" w14:textId="77777777" w:rsidR="00135584" w:rsidRDefault="00135584" w:rsidP="00135584">
      <w:pPr>
        <w:pStyle w:val="0Maintext"/>
        <w:spacing w:after="0"/>
      </w:pPr>
      <w:r>
        <w:t>Company to report the LLS results as the format in the following table:</w:t>
      </w:r>
    </w:p>
    <w:tbl>
      <w:tblPr>
        <w:tblStyle w:val="TableGrid"/>
        <w:tblW w:w="9347" w:type="dxa"/>
        <w:jc w:val="center"/>
        <w:tblLayout w:type="fixed"/>
        <w:tblLook w:val="04A0" w:firstRow="1" w:lastRow="0" w:firstColumn="1" w:lastColumn="0" w:noHBand="0" w:noVBand="1"/>
      </w:tblPr>
      <w:tblGrid>
        <w:gridCol w:w="641"/>
        <w:gridCol w:w="860"/>
        <w:gridCol w:w="860"/>
        <w:gridCol w:w="860"/>
        <w:gridCol w:w="967"/>
        <w:gridCol w:w="967"/>
        <w:gridCol w:w="1182"/>
        <w:gridCol w:w="1074"/>
        <w:gridCol w:w="945"/>
        <w:gridCol w:w="991"/>
      </w:tblGrid>
      <w:tr w:rsidR="00135584" w14:paraId="2FD10157" w14:textId="77777777" w:rsidTr="00A4208C">
        <w:trPr>
          <w:trHeight w:val="991"/>
          <w:jc w:val="center"/>
        </w:trPr>
        <w:tc>
          <w:tcPr>
            <w:tcW w:w="641" w:type="dxa"/>
            <w:vMerge w:val="restart"/>
          </w:tcPr>
          <w:p w14:paraId="33563107" w14:textId="77777777" w:rsidR="00135584" w:rsidRDefault="00135584" w:rsidP="00A4208C">
            <w:pPr>
              <w:pStyle w:val="0Maintext"/>
            </w:pPr>
            <w:r>
              <w:t>BS Rx configurations</w:t>
            </w:r>
          </w:p>
        </w:tc>
        <w:tc>
          <w:tcPr>
            <w:tcW w:w="860" w:type="dxa"/>
            <w:vMerge w:val="restart"/>
          </w:tcPr>
          <w:p w14:paraId="0CA396C3" w14:textId="77777777" w:rsidR="00135584" w:rsidRDefault="00135584" w:rsidP="00A4208C">
            <w:pPr>
              <w:pStyle w:val="0Maintext"/>
            </w:pPr>
            <w:r>
              <w:t>Payload size and corresponding PUSCH RB allocation.</w:t>
            </w:r>
          </w:p>
        </w:tc>
        <w:tc>
          <w:tcPr>
            <w:tcW w:w="860" w:type="dxa"/>
            <w:vMerge w:val="restart"/>
          </w:tcPr>
          <w:p w14:paraId="7ADB79AC" w14:textId="77777777" w:rsidR="00135584" w:rsidRDefault="00135584" w:rsidP="00A4208C">
            <w:pPr>
              <w:pStyle w:val="0Maintext"/>
            </w:pPr>
            <w:r>
              <w:t>Waveform,</w:t>
            </w:r>
          </w:p>
          <w:p w14:paraId="50D7BC96" w14:textId="77777777" w:rsidR="00135584" w:rsidRDefault="00135584" w:rsidP="00A4208C">
            <w:pPr>
              <w:pStyle w:val="0Maintext"/>
            </w:pPr>
            <w:r>
              <w:t>Channel model and channel correlation assumptions</w:t>
            </w:r>
          </w:p>
        </w:tc>
        <w:tc>
          <w:tcPr>
            <w:tcW w:w="860" w:type="dxa"/>
            <w:vMerge w:val="restart"/>
          </w:tcPr>
          <w:p w14:paraId="7F6A9F21" w14:textId="77777777" w:rsidR="00135584" w:rsidRDefault="00135584" w:rsidP="00A4208C">
            <w:pPr>
              <w:pStyle w:val="0Maintext"/>
            </w:pPr>
            <w:r>
              <w:t xml:space="preserve">Configuration of DMRS port and DMRS sequence </w:t>
            </w:r>
          </w:p>
        </w:tc>
        <w:tc>
          <w:tcPr>
            <w:tcW w:w="967" w:type="dxa"/>
            <w:vMerge w:val="restart"/>
          </w:tcPr>
          <w:p w14:paraId="3867B09F" w14:textId="77777777" w:rsidR="00135584" w:rsidRDefault="00135584" w:rsidP="00A4208C">
            <w:pPr>
              <w:pStyle w:val="0Maintext"/>
            </w:pPr>
            <w:r>
              <w:t>Distribution of SNR of different UEs</w:t>
            </w:r>
          </w:p>
        </w:tc>
        <w:tc>
          <w:tcPr>
            <w:tcW w:w="967" w:type="dxa"/>
            <w:vMerge w:val="restart"/>
          </w:tcPr>
          <w:p w14:paraId="7CEF9282" w14:textId="77777777" w:rsidR="00135584" w:rsidRDefault="00135584" w:rsidP="00A4208C">
            <w:pPr>
              <w:pStyle w:val="0Maintext"/>
            </w:pPr>
            <w:r w:rsidRPr="00866F03">
              <w:t>DMRS ports/scramble IDs among simultaneous UEs. e.g., UEs use different DMRS ports, UEs use same DMRS ports but different scramble IDs.</w:t>
            </w:r>
          </w:p>
        </w:tc>
        <w:tc>
          <w:tcPr>
            <w:tcW w:w="4192" w:type="dxa"/>
            <w:gridSpan w:val="4"/>
          </w:tcPr>
          <w:p w14:paraId="0DD481C3" w14:textId="77777777" w:rsidR="00135584" w:rsidRDefault="00135584" w:rsidP="00A4208C">
            <w:pPr>
              <w:pStyle w:val="0Maintext"/>
              <w:jc w:val="center"/>
            </w:pPr>
            <w:r>
              <w:t>Evaluation results</w:t>
            </w:r>
          </w:p>
          <w:p w14:paraId="2C82C51F" w14:textId="77777777" w:rsidR="00135584" w:rsidRDefault="00135584" w:rsidP="00A4208C">
            <w:pPr>
              <w:pStyle w:val="0Maintext"/>
              <w:jc w:val="center"/>
            </w:pPr>
            <w:r>
              <w:t>Note: company to report, for BLER results, whether blind detection on DMRS port and sequence is used or not.</w:t>
            </w:r>
          </w:p>
        </w:tc>
      </w:tr>
      <w:tr w:rsidR="00135584" w14:paraId="37D341F1" w14:textId="77777777" w:rsidTr="00A4208C">
        <w:trPr>
          <w:trHeight w:val="1406"/>
          <w:jc w:val="center"/>
        </w:trPr>
        <w:tc>
          <w:tcPr>
            <w:tcW w:w="641" w:type="dxa"/>
            <w:vMerge/>
          </w:tcPr>
          <w:p w14:paraId="002D4099" w14:textId="77777777" w:rsidR="00135584" w:rsidRDefault="00135584" w:rsidP="00A4208C">
            <w:pPr>
              <w:pStyle w:val="0Maintext"/>
            </w:pPr>
          </w:p>
        </w:tc>
        <w:tc>
          <w:tcPr>
            <w:tcW w:w="860" w:type="dxa"/>
            <w:vMerge/>
          </w:tcPr>
          <w:p w14:paraId="6313E6D3" w14:textId="77777777" w:rsidR="00135584" w:rsidRDefault="00135584" w:rsidP="00A4208C">
            <w:pPr>
              <w:pStyle w:val="0Maintext"/>
            </w:pPr>
          </w:p>
        </w:tc>
        <w:tc>
          <w:tcPr>
            <w:tcW w:w="860" w:type="dxa"/>
            <w:vMerge/>
          </w:tcPr>
          <w:p w14:paraId="0D8B242B" w14:textId="77777777" w:rsidR="00135584" w:rsidRDefault="00135584" w:rsidP="00A4208C">
            <w:pPr>
              <w:pStyle w:val="0Maintext"/>
            </w:pPr>
          </w:p>
        </w:tc>
        <w:tc>
          <w:tcPr>
            <w:tcW w:w="860" w:type="dxa"/>
            <w:vMerge/>
          </w:tcPr>
          <w:p w14:paraId="2DF73C9F" w14:textId="77777777" w:rsidR="00135584" w:rsidRDefault="00135584" w:rsidP="00A4208C">
            <w:pPr>
              <w:pStyle w:val="0Maintext"/>
            </w:pPr>
          </w:p>
        </w:tc>
        <w:tc>
          <w:tcPr>
            <w:tcW w:w="967" w:type="dxa"/>
            <w:vMerge/>
          </w:tcPr>
          <w:p w14:paraId="00DD5FAE" w14:textId="77777777" w:rsidR="00135584" w:rsidRDefault="00135584" w:rsidP="00A4208C">
            <w:pPr>
              <w:pStyle w:val="0Maintext"/>
            </w:pPr>
          </w:p>
        </w:tc>
        <w:tc>
          <w:tcPr>
            <w:tcW w:w="967" w:type="dxa"/>
            <w:vMerge/>
          </w:tcPr>
          <w:p w14:paraId="47AC475D" w14:textId="77777777" w:rsidR="00135584" w:rsidRDefault="00135584" w:rsidP="00A4208C">
            <w:pPr>
              <w:pStyle w:val="0Maintext"/>
            </w:pPr>
          </w:p>
        </w:tc>
        <w:tc>
          <w:tcPr>
            <w:tcW w:w="1182" w:type="dxa"/>
          </w:tcPr>
          <w:p w14:paraId="373A9A9F" w14:textId="77777777" w:rsidR="00135584" w:rsidRDefault="00135584" w:rsidP="00A4208C">
            <w:pPr>
              <w:pStyle w:val="0Maintext"/>
            </w:pPr>
            <w:r>
              <w:t>SNR loss @10% BLER for 2,3,4 UEs w.r.t single UE transmission</w:t>
            </w:r>
          </w:p>
        </w:tc>
        <w:tc>
          <w:tcPr>
            <w:tcW w:w="1074" w:type="dxa"/>
          </w:tcPr>
          <w:p w14:paraId="5E4A90EA" w14:textId="77777777" w:rsidR="00135584" w:rsidRDefault="00135584" w:rsidP="00A4208C">
            <w:pPr>
              <w:pStyle w:val="0Maintext"/>
            </w:pPr>
            <w:r>
              <w:t>SNR loss @1% for 2,3,4 UEs w.r.t single UE transmission</w:t>
            </w:r>
          </w:p>
        </w:tc>
        <w:tc>
          <w:tcPr>
            <w:tcW w:w="945" w:type="dxa"/>
          </w:tcPr>
          <w:p w14:paraId="6DA641F6" w14:textId="77777777" w:rsidR="00135584" w:rsidRDefault="00135584" w:rsidP="00A4208C">
            <w:pPr>
              <w:pStyle w:val="0Maintext"/>
            </w:pPr>
            <w:r>
              <w:t>Optional: BLER error floors for 2,3,4 UEs: yes or no, and if yes, starting SNR and level of BLER error floor.</w:t>
            </w:r>
          </w:p>
        </w:tc>
        <w:tc>
          <w:tcPr>
            <w:tcW w:w="989" w:type="dxa"/>
          </w:tcPr>
          <w:p w14:paraId="1E3D7C38" w14:textId="77777777" w:rsidR="00135584" w:rsidRDefault="00135584" w:rsidP="00A4208C">
            <w:pPr>
              <w:pStyle w:val="0Maintext"/>
            </w:pPr>
            <w:r>
              <w:t>Miss detection and false alarm rate of DMRS port or sequence.</w:t>
            </w:r>
          </w:p>
        </w:tc>
      </w:tr>
    </w:tbl>
    <w:p w14:paraId="3E958CF9" w14:textId="77777777" w:rsidR="00135584" w:rsidRPr="00487A33" w:rsidRDefault="00135584" w:rsidP="00135584">
      <w:pPr>
        <w:rPr>
          <w:rFonts w:eastAsiaTheme="minorEastAsia"/>
          <w:lang w:eastAsia="zh-CN"/>
        </w:rPr>
      </w:pPr>
    </w:p>
    <w:p w14:paraId="0A4DFECF" w14:textId="77777777" w:rsidR="00135584" w:rsidRDefault="00135584" w:rsidP="00135584">
      <w:pPr>
        <w:rPr>
          <w:rFonts w:eastAsiaTheme="minorEastAsia"/>
          <w:lang w:eastAsia="zh-CN"/>
        </w:rPr>
      </w:pPr>
    </w:p>
    <w:p w14:paraId="6D34F036" w14:textId="77777777" w:rsidR="00135584" w:rsidRPr="00B43B0E" w:rsidRDefault="00135584" w:rsidP="00135584">
      <w:pPr>
        <w:rPr>
          <w:rFonts w:eastAsiaTheme="minorEastAsia"/>
          <w:b/>
          <w:bCs/>
          <w:highlight w:val="green"/>
          <w:lang w:eastAsia="zh-CN"/>
        </w:rPr>
      </w:pPr>
      <w:r w:rsidRPr="00B43B0E">
        <w:rPr>
          <w:rFonts w:eastAsiaTheme="minorEastAsia" w:hint="eastAsia"/>
          <w:b/>
          <w:bCs/>
          <w:highlight w:val="green"/>
          <w:lang w:eastAsia="zh-CN"/>
        </w:rPr>
        <w:t>Agreement</w:t>
      </w:r>
    </w:p>
    <w:p w14:paraId="22F03D7B" w14:textId="77777777" w:rsidR="00135584" w:rsidRPr="00426EA4" w:rsidRDefault="00135584" w:rsidP="00135584">
      <w:pPr>
        <w:rPr>
          <w:rFonts w:eastAsia="DengXian"/>
          <w:szCs w:val="20"/>
          <w:lang w:eastAsia="zh-CN"/>
        </w:rPr>
      </w:pPr>
      <w:r>
        <w:rPr>
          <w:rFonts w:eastAsia="DengXian"/>
          <w:szCs w:val="20"/>
          <w:lang w:eastAsia="zh-CN"/>
        </w:rPr>
        <w:t>For the study of multi-bit SR for requesting UL resources in 6G:</w:t>
      </w:r>
    </w:p>
    <w:p w14:paraId="757366E1" w14:textId="77777777" w:rsidR="00135584" w:rsidRPr="00804D14" w:rsidRDefault="00135584">
      <w:pPr>
        <w:pStyle w:val="ListParagraph"/>
        <w:numPr>
          <w:ilvl w:val="0"/>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Focus the study</w:t>
      </w:r>
      <w:r w:rsidRPr="00804D14">
        <w:rPr>
          <w:rFonts w:eastAsia="DengXian" w:hint="eastAsia"/>
          <w:lang w:eastAsia="zh-CN"/>
        </w:rPr>
        <w:t xml:space="preserve"> and </w:t>
      </w:r>
      <w:r>
        <w:rPr>
          <w:rFonts w:eastAsia="DengXian"/>
          <w:lang w:eastAsia="zh-CN"/>
        </w:rPr>
        <w:t xml:space="preserve">evaluation on </w:t>
      </w:r>
      <w:r w:rsidRPr="00804D14">
        <w:rPr>
          <w:rFonts w:eastAsia="DengXian" w:hint="eastAsia"/>
          <w:lang w:eastAsia="zh-CN"/>
        </w:rPr>
        <w:t xml:space="preserve">the following </w:t>
      </w:r>
      <w:r>
        <w:rPr>
          <w:rFonts w:eastAsia="DengXian"/>
          <w:lang w:eastAsia="zh-CN"/>
        </w:rPr>
        <w:t xml:space="preserve">candidate </w:t>
      </w:r>
      <w:r w:rsidRPr="00804D14">
        <w:rPr>
          <w:rFonts w:eastAsia="DengXian" w:hint="eastAsia"/>
          <w:lang w:eastAsia="zh-CN"/>
        </w:rPr>
        <w:t>reporting content:</w:t>
      </w:r>
    </w:p>
    <w:p w14:paraId="673EC5B7" w14:textId="77777777" w:rsidR="00135584" w:rsidRDefault="00135584">
      <w:pPr>
        <w:pStyle w:val="ListParagraph"/>
        <w:numPr>
          <w:ilvl w:val="1"/>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 xml:space="preserve">Quantized </w:t>
      </w:r>
      <w:r>
        <w:rPr>
          <w:rFonts w:eastAsia="DengXian" w:hint="eastAsia"/>
          <w:lang w:eastAsia="zh-CN"/>
        </w:rPr>
        <w:t xml:space="preserve">buffer </w:t>
      </w:r>
      <w:r>
        <w:rPr>
          <w:rFonts w:eastAsia="DengXian"/>
          <w:lang w:eastAsia="zh-CN"/>
        </w:rPr>
        <w:t>size</w:t>
      </w:r>
      <w:r>
        <w:rPr>
          <w:rFonts w:eastAsia="DengXian" w:hint="eastAsia"/>
          <w:lang w:eastAsia="zh-CN"/>
        </w:rPr>
        <w:t>.</w:t>
      </w:r>
    </w:p>
    <w:p w14:paraId="6E33E09C" w14:textId="77777777" w:rsidR="00135584" w:rsidRDefault="00135584">
      <w:pPr>
        <w:pStyle w:val="ListParagraph"/>
        <w:numPr>
          <w:ilvl w:val="0"/>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Note: this candidate is for evaluation purpose only.</w:t>
      </w:r>
    </w:p>
    <w:p w14:paraId="573CA66C" w14:textId="77777777" w:rsidR="00135584" w:rsidRPr="00706860" w:rsidRDefault="00135584">
      <w:pPr>
        <w:pStyle w:val="ListParagraph"/>
        <w:numPr>
          <w:ilvl w:val="0"/>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Study and determine whether/how the reported information in multi-bit SR can assist the BS to better schedule uplink resource for the UE</w:t>
      </w:r>
    </w:p>
    <w:p w14:paraId="4CC970D9" w14:textId="77777777" w:rsidR="00135584" w:rsidRDefault="00135584">
      <w:pPr>
        <w:pStyle w:val="ListParagraph"/>
        <w:numPr>
          <w:ilvl w:val="0"/>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Study and determine for multi-bit SR:</w:t>
      </w:r>
    </w:p>
    <w:p w14:paraId="66FB1916" w14:textId="77777777" w:rsidR="00135584" w:rsidRDefault="00135584">
      <w:pPr>
        <w:pStyle w:val="ListParagraph"/>
        <w:numPr>
          <w:ilvl w:val="1"/>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Applicable and non-applicable scenarios for multi-bit SR, including cell load (low/high) and target packet size (small/large).</w:t>
      </w:r>
    </w:p>
    <w:p w14:paraId="49FE3C2E" w14:textId="77777777" w:rsidR="00135584" w:rsidRDefault="00135584">
      <w:pPr>
        <w:pStyle w:val="ListParagraph"/>
        <w:numPr>
          <w:ilvl w:val="1"/>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Whether and how to accommodate dynamic/flexible range of payload size of UL data.</w:t>
      </w:r>
    </w:p>
    <w:p w14:paraId="39578CB9" w14:textId="77777777" w:rsidR="00135584" w:rsidRPr="00DD571F" w:rsidRDefault="00135584">
      <w:pPr>
        <w:pStyle w:val="ListParagraph"/>
        <w:numPr>
          <w:ilvl w:val="1"/>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Excess granted resource caused by buffer size quantization.</w:t>
      </w:r>
    </w:p>
    <w:p w14:paraId="6EBE7124" w14:textId="77777777" w:rsidR="00135584" w:rsidRPr="00804D14" w:rsidRDefault="00135584">
      <w:pPr>
        <w:pStyle w:val="ListParagraph"/>
        <w:numPr>
          <w:ilvl w:val="0"/>
          <w:numId w:val="183"/>
        </w:numPr>
        <w:overflowPunct/>
        <w:autoSpaceDE/>
        <w:autoSpaceDN/>
        <w:adjustRightInd/>
        <w:spacing w:after="0"/>
        <w:contextualSpacing w:val="0"/>
        <w:jc w:val="both"/>
        <w:textAlignment w:val="auto"/>
        <w:rPr>
          <w:rFonts w:eastAsia="DengXian"/>
          <w:lang w:eastAsia="zh-CN"/>
        </w:rPr>
      </w:pPr>
      <w:r>
        <w:rPr>
          <w:rFonts w:eastAsia="DengXian"/>
          <w:lang w:eastAsia="zh-CN"/>
        </w:rPr>
        <w:t>Study and e</w:t>
      </w:r>
      <w:r w:rsidRPr="00804D14">
        <w:rPr>
          <w:rFonts w:eastAsia="DengXian"/>
          <w:lang w:eastAsia="zh-CN"/>
        </w:rPr>
        <w:t xml:space="preserve">valuate the </w:t>
      </w:r>
      <w:r>
        <w:rPr>
          <w:rFonts w:eastAsia="DengXian"/>
          <w:lang w:eastAsia="zh-CN"/>
        </w:rPr>
        <w:t xml:space="preserve">required/maximal </w:t>
      </w:r>
      <w:r w:rsidRPr="00804D14">
        <w:rPr>
          <w:rFonts w:eastAsia="DengXian"/>
          <w:lang w:eastAsia="zh-CN"/>
        </w:rPr>
        <w:t>bit size and study the quantization method.</w:t>
      </w:r>
      <w:r w:rsidRPr="00804D14">
        <w:rPr>
          <w:rFonts w:eastAsia="DengXian" w:hint="eastAsia"/>
          <w:lang w:eastAsia="zh-CN"/>
        </w:rPr>
        <w:t xml:space="preserve"> </w:t>
      </w:r>
    </w:p>
    <w:p w14:paraId="1B076D6A" w14:textId="77777777" w:rsidR="00135584" w:rsidRDefault="00135584">
      <w:pPr>
        <w:pStyle w:val="0Maintext"/>
        <w:numPr>
          <w:ilvl w:val="0"/>
          <w:numId w:val="183"/>
        </w:numPr>
        <w:spacing w:after="0" w:afterAutospacing="0" w:line="264" w:lineRule="auto"/>
        <w:ind w:left="714" w:hanging="357"/>
        <w:rPr>
          <w:rFonts w:eastAsia="DengXian"/>
          <w:lang w:val="en-US" w:eastAsia="zh-CN"/>
        </w:rPr>
      </w:pPr>
      <w:r>
        <w:rPr>
          <w:rFonts w:eastAsia="DengXian"/>
          <w:lang w:val="en-US" w:eastAsia="zh-CN"/>
        </w:rPr>
        <w:t>With the same aggregated UL resource overhead of multi-bit SR and 1-bit SR+ scheduled PUSCH for BSR, evaluate UL transmission scheduling latency performance of multi-SR vs the mechanism of 1-bit SR + BSR (the waiting time for next SR transmission occasion is included).</w:t>
      </w:r>
    </w:p>
    <w:p w14:paraId="06FD2E63" w14:textId="77777777" w:rsidR="00135584" w:rsidRDefault="00135584">
      <w:pPr>
        <w:pStyle w:val="0Maintext"/>
        <w:numPr>
          <w:ilvl w:val="0"/>
          <w:numId w:val="183"/>
        </w:numPr>
        <w:spacing w:after="0" w:afterAutospacing="0" w:line="264" w:lineRule="auto"/>
        <w:ind w:left="714" w:hanging="357"/>
        <w:rPr>
          <w:rFonts w:eastAsia="DengXian"/>
          <w:lang w:val="en-US" w:eastAsia="zh-CN"/>
        </w:rPr>
      </w:pPr>
      <w:r>
        <w:rPr>
          <w:rFonts w:eastAsia="DengXian"/>
          <w:lang w:val="en-US" w:eastAsia="zh-CN"/>
        </w:rPr>
        <w:t xml:space="preserve">Evaluate the link coverage of multi-bit SR transmission in PUCCH with 1-bit SR coverage as baseline. </w:t>
      </w:r>
    </w:p>
    <w:p w14:paraId="39E94C41" w14:textId="77777777" w:rsidR="00135584" w:rsidRDefault="00135584">
      <w:pPr>
        <w:pStyle w:val="0Maintext"/>
        <w:numPr>
          <w:ilvl w:val="0"/>
          <w:numId w:val="183"/>
        </w:numPr>
        <w:spacing w:after="0" w:afterAutospacing="0" w:line="264" w:lineRule="auto"/>
        <w:ind w:left="714" w:hanging="357"/>
        <w:rPr>
          <w:rFonts w:eastAsia="DengXian"/>
          <w:lang w:val="en-US" w:eastAsia="zh-CN"/>
        </w:rPr>
      </w:pPr>
      <w:r>
        <w:rPr>
          <w:rFonts w:eastAsia="DengXian"/>
          <w:lang w:val="en-US" w:eastAsia="zh-CN"/>
        </w:rPr>
        <w:t>Compare the multi-bit SR carrying quantized buffer size with the solution of using multiple 1-bit SR configurations to indicate the same target quantized buffer size, considering the resource overhead and UL transmission scheduling latency.</w:t>
      </w:r>
    </w:p>
    <w:p w14:paraId="461F2D9C" w14:textId="77777777" w:rsidR="00135584" w:rsidRDefault="00135584">
      <w:pPr>
        <w:pStyle w:val="0Maintext"/>
        <w:numPr>
          <w:ilvl w:val="0"/>
          <w:numId w:val="183"/>
        </w:numPr>
        <w:spacing w:after="0" w:afterAutospacing="0" w:line="264" w:lineRule="auto"/>
        <w:rPr>
          <w:rFonts w:eastAsia="DengXian"/>
          <w:lang w:val="en-US" w:eastAsia="zh-CN"/>
        </w:rPr>
      </w:pPr>
      <w:r>
        <w:rPr>
          <w:rFonts w:eastAsia="DengXian"/>
          <w:lang w:val="en-US" w:eastAsia="zh-CN"/>
        </w:rPr>
        <w:t>Other candidate reporting contents can also be evaluated</w:t>
      </w:r>
    </w:p>
    <w:p w14:paraId="352584E7" w14:textId="77777777" w:rsidR="00135584" w:rsidRDefault="00135584">
      <w:pPr>
        <w:pStyle w:val="0Maintext"/>
        <w:numPr>
          <w:ilvl w:val="1"/>
          <w:numId w:val="183"/>
        </w:numPr>
        <w:spacing w:after="0" w:afterAutospacing="0" w:line="264" w:lineRule="auto"/>
        <w:rPr>
          <w:rFonts w:eastAsia="DengXian"/>
          <w:lang w:val="en-US" w:eastAsia="zh-CN"/>
        </w:rPr>
      </w:pPr>
      <w:r>
        <w:rPr>
          <w:rFonts w:eastAsia="DengXian"/>
          <w:lang w:val="en-US" w:eastAsia="zh-CN"/>
        </w:rPr>
        <w:t>E.g., delay status report, LCH/LCG ID, predicted traffic timing information.</w:t>
      </w:r>
    </w:p>
    <w:p w14:paraId="7B68537A" w14:textId="77777777" w:rsidR="00135584" w:rsidRPr="00B43B0E" w:rsidRDefault="00135584" w:rsidP="00135584">
      <w:pPr>
        <w:rPr>
          <w:rFonts w:eastAsiaTheme="minorEastAsia"/>
          <w:b/>
          <w:bCs/>
          <w:highlight w:val="green"/>
          <w:lang w:eastAsia="zh-CN"/>
        </w:rPr>
      </w:pPr>
      <w:r w:rsidRPr="00B43B0E">
        <w:rPr>
          <w:rFonts w:eastAsiaTheme="minorEastAsia" w:hint="eastAsia"/>
          <w:b/>
          <w:bCs/>
          <w:highlight w:val="green"/>
          <w:lang w:eastAsia="zh-CN"/>
        </w:rPr>
        <w:t>Agreement</w:t>
      </w:r>
    </w:p>
    <w:p w14:paraId="6C576D0C" w14:textId="77777777" w:rsidR="00135584" w:rsidRPr="0015693A" w:rsidRDefault="00135584" w:rsidP="00135584">
      <w:pPr>
        <w:pStyle w:val="0Maintext"/>
        <w:spacing w:after="0" w:line="240" w:lineRule="auto"/>
      </w:pPr>
      <w:r w:rsidRPr="0015693A">
        <w:t>For remote interference management for 6GR:</w:t>
      </w:r>
    </w:p>
    <w:p w14:paraId="70FF5DC4" w14:textId="77777777" w:rsidR="00135584" w:rsidRPr="0015693A" w:rsidRDefault="00135584">
      <w:pPr>
        <w:pStyle w:val="0Maintext"/>
        <w:numPr>
          <w:ilvl w:val="0"/>
          <w:numId w:val="184"/>
        </w:numPr>
        <w:spacing w:after="0" w:afterAutospacing="0" w:line="240" w:lineRule="auto"/>
      </w:pPr>
      <w:r w:rsidRPr="0015693A">
        <w:t>At least support wireless-based RIM framework specified in 5G/NR as starting point for 6GR.</w:t>
      </w:r>
    </w:p>
    <w:p w14:paraId="0FBD2483" w14:textId="77777777" w:rsidR="00135584" w:rsidRPr="0015693A" w:rsidRDefault="00135584">
      <w:pPr>
        <w:pStyle w:val="0Maintext"/>
        <w:numPr>
          <w:ilvl w:val="1"/>
          <w:numId w:val="184"/>
        </w:numPr>
        <w:spacing w:after="0" w:afterAutospacing="0" w:line="240" w:lineRule="auto"/>
      </w:pPr>
      <w:r w:rsidRPr="0015693A">
        <w:t>Further study whether to support backhaul-based RIM framework.</w:t>
      </w:r>
    </w:p>
    <w:p w14:paraId="662E7640" w14:textId="77777777" w:rsidR="00135584" w:rsidRPr="0015693A" w:rsidRDefault="00135584">
      <w:pPr>
        <w:pStyle w:val="0Maintext"/>
        <w:numPr>
          <w:ilvl w:val="0"/>
          <w:numId w:val="184"/>
        </w:numPr>
        <w:spacing w:after="0" w:afterAutospacing="0" w:line="240" w:lineRule="auto"/>
      </w:pPr>
      <w:r w:rsidRPr="0015693A">
        <w:t>Support the following two types of RIM-RS:</w:t>
      </w:r>
    </w:p>
    <w:p w14:paraId="1F7B6C17" w14:textId="77777777" w:rsidR="00135584" w:rsidRPr="0015693A" w:rsidRDefault="00135584">
      <w:pPr>
        <w:pStyle w:val="0Maintext"/>
        <w:numPr>
          <w:ilvl w:val="1"/>
          <w:numId w:val="184"/>
        </w:numPr>
        <w:spacing w:after="0" w:afterAutospacing="0" w:line="240" w:lineRule="auto"/>
      </w:pPr>
      <w:r w:rsidRPr="0015693A">
        <w:t>RIM-RS Type 1: transmitted by victim BS to indicate the existence of remote interference</w:t>
      </w:r>
    </w:p>
    <w:p w14:paraId="5CEE64FA" w14:textId="77777777" w:rsidR="00135584" w:rsidRPr="0015693A" w:rsidRDefault="00135584">
      <w:pPr>
        <w:pStyle w:val="0Maintext"/>
        <w:numPr>
          <w:ilvl w:val="1"/>
          <w:numId w:val="184"/>
        </w:numPr>
        <w:spacing w:after="0" w:afterAutospacing="0" w:line="240" w:lineRule="auto"/>
      </w:pPr>
      <w:r w:rsidRPr="0015693A">
        <w:t>RIM-RS Type 2: transmitted by aggressor BS to detect if remote interference still exists.</w:t>
      </w:r>
    </w:p>
    <w:p w14:paraId="40A4B49F" w14:textId="77777777" w:rsidR="00135584" w:rsidRPr="0015693A" w:rsidRDefault="00135584">
      <w:pPr>
        <w:pStyle w:val="0Maintext"/>
        <w:numPr>
          <w:ilvl w:val="1"/>
          <w:numId w:val="184"/>
        </w:numPr>
        <w:spacing w:after="0" w:afterAutospacing="0" w:line="240" w:lineRule="auto"/>
      </w:pPr>
      <w:r w:rsidRPr="0015693A">
        <w:t>The RIM RS shall carry the following information:</w:t>
      </w:r>
    </w:p>
    <w:p w14:paraId="09B1FD86" w14:textId="77777777" w:rsidR="00135584" w:rsidRPr="0015693A" w:rsidRDefault="00135584">
      <w:pPr>
        <w:pStyle w:val="0Maintext"/>
        <w:numPr>
          <w:ilvl w:val="2"/>
          <w:numId w:val="184"/>
        </w:numPr>
        <w:spacing w:after="0" w:afterAutospacing="0" w:line="240" w:lineRule="auto"/>
      </w:pPr>
      <w:r w:rsidRPr="0015693A">
        <w:lastRenderedPageBreak/>
        <w:t>BS group ID</w:t>
      </w:r>
    </w:p>
    <w:p w14:paraId="0C57B548" w14:textId="77777777" w:rsidR="00135584" w:rsidRPr="0015693A" w:rsidRDefault="00135584">
      <w:pPr>
        <w:pStyle w:val="0Maintext"/>
        <w:numPr>
          <w:ilvl w:val="2"/>
          <w:numId w:val="184"/>
        </w:numPr>
        <w:spacing w:after="0" w:afterAutospacing="0" w:line="240" w:lineRule="auto"/>
      </w:pPr>
      <w:r w:rsidRPr="0015693A">
        <w:t>‘Enough/Not enough’ indication in RIM-RS Type 1</w:t>
      </w:r>
    </w:p>
    <w:p w14:paraId="1BD23618" w14:textId="77777777" w:rsidR="00135584" w:rsidRPr="0015693A" w:rsidRDefault="00135584">
      <w:pPr>
        <w:pStyle w:val="0Maintext"/>
        <w:numPr>
          <w:ilvl w:val="2"/>
          <w:numId w:val="184"/>
        </w:numPr>
        <w:spacing w:after="0" w:afterAutospacing="0" w:line="240" w:lineRule="auto"/>
      </w:pPr>
      <w:r w:rsidRPr="0015693A">
        <w:t>‘Near/Far’ indication in RIM RS type 1.</w:t>
      </w:r>
    </w:p>
    <w:p w14:paraId="6A71ED44" w14:textId="77777777" w:rsidR="00135584" w:rsidRPr="0015693A" w:rsidRDefault="00135584">
      <w:pPr>
        <w:pStyle w:val="0Maintext"/>
        <w:numPr>
          <w:ilvl w:val="2"/>
          <w:numId w:val="184"/>
        </w:numPr>
        <w:spacing w:after="0" w:afterAutospacing="0" w:line="240" w:lineRule="auto"/>
      </w:pPr>
      <w:r w:rsidRPr="0015693A">
        <w:t>FFS: the RIM RS can carry 6G specific information.</w:t>
      </w:r>
    </w:p>
    <w:p w14:paraId="2FA82C89" w14:textId="77777777" w:rsidR="00135584" w:rsidRPr="0015693A" w:rsidRDefault="00135584">
      <w:pPr>
        <w:pStyle w:val="0Maintext"/>
        <w:numPr>
          <w:ilvl w:val="2"/>
          <w:numId w:val="184"/>
        </w:numPr>
        <w:spacing w:after="0" w:afterAutospacing="0" w:line="240" w:lineRule="auto"/>
      </w:pPr>
      <w:r w:rsidRPr="0015693A">
        <w:t xml:space="preserve">FFS: the RIM RS to carry duplex specific information, e.g., TDD frame structure, SBFD  </w:t>
      </w:r>
      <w:proofErr w:type="spellStart"/>
      <w:r w:rsidRPr="0015693A">
        <w:t>subband</w:t>
      </w:r>
      <w:proofErr w:type="spellEnd"/>
      <w:r w:rsidRPr="0015693A">
        <w:t>/symbol configuration.</w:t>
      </w:r>
    </w:p>
    <w:p w14:paraId="61C14DA6" w14:textId="77777777" w:rsidR="00135584" w:rsidRPr="0015693A" w:rsidRDefault="00135584">
      <w:pPr>
        <w:pStyle w:val="0Maintext"/>
        <w:numPr>
          <w:ilvl w:val="1"/>
          <w:numId w:val="184"/>
        </w:numPr>
        <w:spacing w:after="0" w:afterAutospacing="0" w:line="240" w:lineRule="auto"/>
        <w:rPr>
          <w:rFonts w:eastAsia="DengXian"/>
          <w:lang w:eastAsia="zh-CN"/>
        </w:rPr>
      </w:pPr>
      <w:r w:rsidRPr="0015693A">
        <w:rPr>
          <w:rFonts w:eastAsia="DengXian"/>
          <w:lang w:eastAsia="zh-CN"/>
        </w:rPr>
        <w:t>FFS the time-domain and frequency domain design of RIM RS, the sequence in RIM RS, and the configuration methods of RIM RS, time location of RIM RS.</w:t>
      </w:r>
    </w:p>
    <w:p w14:paraId="4FCCB6E4" w14:textId="77777777" w:rsidR="00135584" w:rsidRPr="0015693A" w:rsidRDefault="00135584">
      <w:pPr>
        <w:pStyle w:val="0Maintext"/>
        <w:numPr>
          <w:ilvl w:val="1"/>
          <w:numId w:val="184"/>
        </w:numPr>
        <w:spacing w:after="0" w:afterAutospacing="0" w:line="240" w:lineRule="auto"/>
        <w:rPr>
          <w:rFonts w:eastAsia="DengXian"/>
          <w:lang w:eastAsia="zh-CN"/>
        </w:rPr>
      </w:pPr>
      <w:r w:rsidRPr="0015693A">
        <w:rPr>
          <w:rFonts w:eastAsia="DengXian"/>
          <w:lang w:eastAsia="zh-CN"/>
        </w:rPr>
        <w:t>FFS whether CSI-RS can be reused as RIM RS.</w:t>
      </w:r>
    </w:p>
    <w:p w14:paraId="7B911DA5" w14:textId="77777777" w:rsidR="00135584" w:rsidRPr="00B43B0E" w:rsidRDefault="00135584" w:rsidP="00135584">
      <w:pPr>
        <w:rPr>
          <w:rFonts w:eastAsiaTheme="minorEastAsia"/>
          <w:b/>
          <w:bCs/>
          <w:highlight w:val="green"/>
          <w:lang w:eastAsia="zh-CN"/>
        </w:rPr>
      </w:pPr>
      <w:r w:rsidRPr="00B43B0E">
        <w:rPr>
          <w:rFonts w:eastAsiaTheme="minorEastAsia" w:hint="eastAsia"/>
          <w:b/>
          <w:bCs/>
          <w:highlight w:val="green"/>
          <w:lang w:eastAsia="zh-CN"/>
        </w:rPr>
        <w:t>Agreement</w:t>
      </w:r>
    </w:p>
    <w:p w14:paraId="092B3476" w14:textId="77777777" w:rsidR="00135584" w:rsidRPr="005F1B8A" w:rsidRDefault="00135584" w:rsidP="00135584">
      <w:pPr>
        <w:rPr>
          <w:szCs w:val="20"/>
          <w:lang w:eastAsia="zh-CN"/>
        </w:rPr>
      </w:pPr>
      <w:r w:rsidRPr="005F1B8A">
        <w:rPr>
          <w:szCs w:val="20"/>
          <w:lang w:eastAsia="zh-CN"/>
        </w:rPr>
        <w:t xml:space="preserve">For BS-to-BS CLI handling in 6GR, </w:t>
      </w:r>
      <w:r>
        <w:rPr>
          <w:szCs w:val="20"/>
          <w:lang w:eastAsia="zh-CN"/>
        </w:rPr>
        <w:t>recommend to support</w:t>
      </w:r>
      <w:r w:rsidRPr="005F1B8A">
        <w:rPr>
          <w:szCs w:val="20"/>
          <w:lang w:eastAsia="zh-CN"/>
        </w:rPr>
        <w:t xml:space="preserve"> information exchange between BSs and study the following candidate information exchange content:</w:t>
      </w:r>
    </w:p>
    <w:p w14:paraId="59884D89" w14:textId="77777777" w:rsidR="00135584" w:rsidRPr="005F1B8A" w:rsidRDefault="00135584">
      <w:pPr>
        <w:pStyle w:val="ListParagraph"/>
        <w:numPr>
          <w:ilvl w:val="0"/>
          <w:numId w:val="185"/>
        </w:numPr>
        <w:overflowPunct/>
        <w:autoSpaceDE/>
        <w:autoSpaceDN/>
        <w:adjustRightInd/>
        <w:spacing w:after="0"/>
        <w:contextualSpacing w:val="0"/>
        <w:jc w:val="both"/>
        <w:textAlignment w:val="auto"/>
        <w:rPr>
          <w:lang w:eastAsia="zh-CN"/>
        </w:rPr>
      </w:pPr>
      <w:r w:rsidRPr="005F1B8A">
        <w:rPr>
          <w:lang w:eastAsia="zh-CN"/>
        </w:rPr>
        <w:t xml:space="preserve">The slot configuration in TDD and </w:t>
      </w:r>
      <w:r>
        <w:rPr>
          <w:lang w:eastAsia="zh-CN"/>
        </w:rPr>
        <w:t xml:space="preserve">time/frequency </w:t>
      </w:r>
      <w:r w:rsidRPr="005F1B8A">
        <w:rPr>
          <w:lang w:eastAsia="zh-CN"/>
        </w:rPr>
        <w:t>configuration of SBFD.</w:t>
      </w:r>
    </w:p>
    <w:p w14:paraId="5D136339" w14:textId="77777777" w:rsidR="00135584" w:rsidRPr="005F1B8A" w:rsidRDefault="00135584">
      <w:pPr>
        <w:pStyle w:val="ListParagraph"/>
        <w:numPr>
          <w:ilvl w:val="0"/>
          <w:numId w:val="185"/>
        </w:numPr>
        <w:overflowPunct/>
        <w:autoSpaceDE/>
        <w:autoSpaceDN/>
        <w:adjustRightInd/>
        <w:spacing w:after="0"/>
        <w:contextualSpacing w:val="0"/>
        <w:jc w:val="both"/>
        <w:textAlignment w:val="auto"/>
        <w:rPr>
          <w:lang w:eastAsia="zh-CN"/>
        </w:rPr>
      </w:pPr>
      <w:r w:rsidRPr="005F1B8A">
        <w:rPr>
          <w:lang w:eastAsia="zh-CN"/>
        </w:rPr>
        <w:t>The configuration of BS-to-BS CLI measurement RS: CSI-RS and/or 6GR SSB.</w:t>
      </w:r>
    </w:p>
    <w:p w14:paraId="4BD27579" w14:textId="77777777" w:rsidR="00135584" w:rsidRPr="005F1B8A" w:rsidRDefault="00135584">
      <w:pPr>
        <w:pStyle w:val="ListParagraph"/>
        <w:numPr>
          <w:ilvl w:val="0"/>
          <w:numId w:val="185"/>
        </w:numPr>
        <w:overflowPunct/>
        <w:autoSpaceDE/>
        <w:autoSpaceDN/>
        <w:adjustRightInd/>
        <w:spacing w:after="0"/>
        <w:contextualSpacing w:val="0"/>
        <w:jc w:val="both"/>
        <w:textAlignment w:val="auto"/>
        <w:rPr>
          <w:lang w:eastAsia="zh-CN"/>
        </w:rPr>
      </w:pPr>
      <w:r w:rsidRPr="005F1B8A">
        <w:rPr>
          <w:lang w:eastAsia="zh-CN"/>
        </w:rPr>
        <w:t>The BS-to-BS CLI measurement results.</w:t>
      </w:r>
    </w:p>
    <w:p w14:paraId="63F16EC8" w14:textId="77777777" w:rsidR="00135584" w:rsidRPr="005F1B8A" w:rsidRDefault="00135584">
      <w:pPr>
        <w:pStyle w:val="ListParagraph"/>
        <w:numPr>
          <w:ilvl w:val="0"/>
          <w:numId w:val="185"/>
        </w:numPr>
        <w:overflowPunct/>
        <w:autoSpaceDE/>
        <w:autoSpaceDN/>
        <w:adjustRightInd/>
        <w:spacing w:after="0"/>
        <w:contextualSpacing w:val="0"/>
        <w:jc w:val="both"/>
        <w:textAlignment w:val="auto"/>
        <w:rPr>
          <w:lang w:eastAsia="zh-CN"/>
        </w:rPr>
      </w:pPr>
      <w:r w:rsidRPr="005F1B8A">
        <w:rPr>
          <w:lang w:eastAsia="zh-CN"/>
        </w:rPr>
        <w:t>DL Tx beam</w:t>
      </w:r>
      <w:r>
        <w:rPr>
          <w:lang w:eastAsia="zh-CN"/>
        </w:rPr>
        <w:t>(s)</w:t>
      </w:r>
      <w:r w:rsidRPr="005F1B8A">
        <w:rPr>
          <w:lang w:eastAsia="zh-CN"/>
        </w:rPr>
        <w:t xml:space="preserve"> information.</w:t>
      </w:r>
    </w:p>
    <w:p w14:paraId="4033E7F7" w14:textId="77777777" w:rsidR="00135584" w:rsidRPr="005F1B8A" w:rsidRDefault="00135584">
      <w:pPr>
        <w:pStyle w:val="ListParagraph"/>
        <w:numPr>
          <w:ilvl w:val="0"/>
          <w:numId w:val="185"/>
        </w:numPr>
        <w:overflowPunct/>
        <w:autoSpaceDE/>
        <w:autoSpaceDN/>
        <w:adjustRightInd/>
        <w:spacing w:after="0"/>
        <w:contextualSpacing w:val="0"/>
        <w:jc w:val="both"/>
        <w:textAlignment w:val="auto"/>
        <w:rPr>
          <w:lang w:eastAsia="zh-CN"/>
        </w:rPr>
      </w:pPr>
      <w:r w:rsidRPr="005F1B8A">
        <w:rPr>
          <w:lang w:eastAsia="zh-CN"/>
        </w:rPr>
        <w:t>Recommended and non-recommended beam.</w:t>
      </w:r>
    </w:p>
    <w:p w14:paraId="2256CB7E" w14:textId="77777777" w:rsidR="00135584" w:rsidRPr="005F1B8A" w:rsidRDefault="00135584">
      <w:pPr>
        <w:pStyle w:val="ListParagraph"/>
        <w:numPr>
          <w:ilvl w:val="0"/>
          <w:numId w:val="185"/>
        </w:numPr>
        <w:overflowPunct/>
        <w:autoSpaceDE/>
        <w:autoSpaceDN/>
        <w:adjustRightInd/>
        <w:spacing w:after="0"/>
        <w:contextualSpacing w:val="0"/>
        <w:jc w:val="both"/>
        <w:textAlignment w:val="auto"/>
        <w:rPr>
          <w:lang w:eastAsia="zh-CN"/>
        </w:rPr>
      </w:pPr>
      <w:r w:rsidRPr="005F1B8A">
        <w:rPr>
          <w:lang w:eastAsia="zh-CN"/>
        </w:rPr>
        <w:t>BS-to-BS CLI mitigation request.</w:t>
      </w:r>
    </w:p>
    <w:p w14:paraId="76C975AA" w14:textId="77777777" w:rsidR="00135584" w:rsidRPr="00B43B0E" w:rsidRDefault="00135584" w:rsidP="00135584">
      <w:pPr>
        <w:rPr>
          <w:rFonts w:eastAsiaTheme="minorEastAsia"/>
          <w:b/>
          <w:bCs/>
          <w:lang w:eastAsia="zh-CN"/>
        </w:rPr>
      </w:pPr>
    </w:p>
    <w:p w14:paraId="29B3F33F" w14:textId="77777777" w:rsidR="00135584" w:rsidRPr="00B43B0E" w:rsidRDefault="00135584" w:rsidP="00135584">
      <w:pPr>
        <w:rPr>
          <w:rFonts w:eastAsiaTheme="minorEastAsia"/>
          <w:b/>
          <w:bCs/>
          <w:highlight w:val="green"/>
          <w:lang w:eastAsia="zh-CN"/>
        </w:rPr>
      </w:pPr>
      <w:r w:rsidRPr="00B43B0E">
        <w:rPr>
          <w:rFonts w:eastAsiaTheme="minorEastAsia" w:hint="eastAsia"/>
          <w:b/>
          <w:bCs/>
          <w:highlight w:val="green"/>
          <w:lang w:eastAsia="zh-CN"/>
        </w:rPr>
        <w:t>Agreement</w:t>
      </w:r>
    </w:p>
    <w:p w14:paraId="77876E5B" w14:textId="77777777" w:rsidR="00135584" w:rsidRPr="00C41DD1" w:rsidRDefault="00135584" w:rsidP="00135584">
      <w:pPr>
        <w:rPr>
          <w:szCs w:val="20"/>
          <w:lang w:eastAsia="zh-CN"/>
        </w:rPr>
      </w:pPr>
      <w:r>
        <w:rPr>
          <w:rFonts w:eastAsiaTheme="minorEastAsia" w:hint="eastAsia"/>
          <w:szCs w:val="20"/>
          <w:lang w:eastAsia="zh-CN"/>
        </w:rPr>
        <w:t>S</w:t>
      </w:r>
      <w:r>
        <w:rPr>
          <w:szCs w:val="20"/>
          <w:lang w:eastAsia="zh-CN"/>
        </w:rPr>
        <w:t xml:space="preserve">tudy </w:t>
      </w:r>
      <w:r w:rsidRPr="00C41DD1">
        <w:rPr>
          <w:szCs w:val="20"/>
          <w:lang w:eastAsia="zh-CN"/>
        </w:rPr>
        <w:t xml:space="preserve">UE-initiated UE-to-UE CLI </w:t>
      </w:r>
      <w:r>
        <w:rPr>
          <w:szCs w:val="20"/>
          <w:lang w:eastAsia="zh-CN"/>
        </w:rPr>
        <w:t xml:space="preserve">(UEI CLI) </w:t>
      </w:r>
      <w:r w:rsidRPr="00C41DD1">
        <w:rPr>
          <w:szCs w:val="20"/>
          <w:lang w:eastAsia="zh-CN"/>
        </w:rPr>
        <w:t>reporting</w:t>
      </w:r>
      <w:r>
        <w:rPr>
          <w:szCs w:val="20"/>
          <w:lang w:eastAsia="zh-CN"/>
        </w:rPr>
        <w:t xml:space="preserve"> with considering the following details:</w:t>
      </w:r>
    </w:p>
    <w:p w14:paraId="21A19B49" w14:textId="77777777" w:rsidR="00135584" w:rsidRDefault="00135584">
      <w:pPr>
        <w:pStyle w:val="ListParagraph"/>
        <w:numPr>
          <w:ilvl w:val="0"/>
          <w:numId w:val="186"/>
        </w:numPr>
        <w:overflowPunct/>
        <w:autoSpaceDE/>
        <w:autoSpaceDN/>
        <w:adjustRightInd/>
        <w:spacing w:after="0"/>
        <w:contextualSpacing w:val="0"/>
        <w:jc w:val="both"/>
        <w:textAlignment w:val="auto"/>
        <w:rPr>
          <w:szCs w:val="22"/>
          <w:lang w:eastAsia="zh-CN"/>
        </w:rPr>
      </w:pPr>
      <w:r>
        <w:rPr>
          <w:szCs w:val="22"/>
          <w:lang w:eastAsia="zh-CN"/>
        </w:rPr>
        <w:t>The definition of CLI event is: when at least one RSRP/RSSI measurement larger than a configured threshold for a given time length, the CLI event is triggered.</w:t>
      </w:r>
    </w:p>
    <w:p w14:paraId="4FCF0DAB" w14:textId="77777777" w:rsidR="00135584" w:rsidRDefault="00135584">
      <w:pPr>
        <w:pStyle w:val="ListParagraph"/>
        <w:numPr>
          <w:ilvl w:val="1"/>
          <w:numId w:val="186"/>
        </w:numPr>
        <w:overflowPunct/>
        <w:autoSpaceDE/>
        <w:autoSpaceDN/>
        <w:adjustRightInd/>
        <w:spacing w:after="0"/>
        <w:contextualSpacing w:val="0"/>
        <w:jc w:val="both"/>
        <w:textAlignment w:val="auto"/>
        <w:rPr>
          <w:szCs w:val="22"/>
          <w:lang w:eastAsia="zh-CN"/>
        </w:rPr>
      </w:pPr>
      <w:r>
        <w:rPr>
          <w:szCs w:val="22"/>
          <w:lang w:eastAsia="zh-CN"/>
        </w:rPr>
        <w:t xml:space="preserve">FFS: other CLI-related event(s). </w:t>
      </w:r>
    </w:p>
    <w:p w14:paraId="554C4444" w14:textId="77777777" w:rsidR="00135584" w:rsidRDefault="00135584">
      <w:pPr>
        <w:pStyle w:val="ListParagraph"/>
        <w:numPr>
          <w:ilvl w:val="0"/>
          <w:numId w:val="186"/>
        </w:numPr>
        <w:overflowPunct/>
        <w:autoSpaceDE/>
        <w:autoSpaceDN/>
        <w:adjustRightInd/>
        <w:spacing w:after="0"/>
        <w:contextualSpacing w:val="0"/>
        <w:jc w:val="both"/>
        <w:textAlignment w:val="auto"/>
        <w:rPr>
          <w:szCs w:val="22"/>
          <w:lang w:eastAsia="zh-CN"/>
        </w:rPr>
      </w:pPr>
      <w:r>
        <w:rPr>
          <w:rFonts w:eastAsiaTheme="minorEastAsia" w:hint="eastAsia"/>
          <w:szCs w:val="22"/>
          <w:lang w:eastAsia="zh-CN"/>
        </w:rPr>
        <w:t>S</w:t>
      </w:r>
      <w:r>
        <w:rPr>
          <w:szCs w:val="22"/>
          <w:lang w:eastAsia="zh-CN"/>
        </w:rPr>
        <w:t>tudy and determine the measurement metric for CLI event detection:</w:t>
      </w:r>
    </w:p>
    <w:p w14:paraId="69E3DB2A" w14:textId="77777777" w:rsidR="00135584" w:rsidRDefault="00135584">
      <w:pPr>
        <w:pStyle w:val="ListParagraph"/>
        <w:numPr>
          <w:ilvl w:val="1"/>
          <w:numId w:val="186"/>
        </w:numPr>
        <w:overflowPunct/>
        <w:autoSpaceDE/>
        <w:autoSpaceDN/>
        <w:adjustRightInd/>
        <w:spacing w:after="0"/>
        <w:contextualSpacing w:val="0"/>
        <w:jc w:val="both"/>
        <w:textAlignment w:val="auto"/>
        <w:rPr>
          <w:szCs w:val="22"/>
          <w:lang w:eastAsia="zh-CN"/>
        </w:rPr>
      </w:pPr>
      <w:r>
        <w:rPr>
          <w:szCs w:val="22"/>
          <w:lang w:eastAsia="zh-CN"/>
        </w:rPr>
        <w:t>Option 1: non-filtered L1-RSRP/L1-RSSI</w:t>
      </w:r>
    </w:p>
    <w:p w14:paraId="655BBAC3" w14:textId="77777777" w:rsidR="00135584" w:rsidRDefault="00135584">
      <w:pPr>
        <w:pStyle w:val="ListParagraph"/>
        <w:numPr>
          <w:ilvl w:val="1"/>
          <w:numId w:val="186"/>
        </w:numPr>
        <w:overflowPunct/>
        <w:autoSpaceDE/>
        <w:autoSpaceDN/>
        <w:adjustRightInd/>
        <w:spacing w:after="0"/>
        <w:contextualSpacing w:val="0"/>
        <w:jc w:val="both"/>
        <w:textAlignment w:val="auto"/>
        <w:rPr>
          <w:szCs w:val="22"/>
          <w:lang w:eastAsia="zh-CN"/>
        </w:rPr>
      </w:pPr>
      <w:r>
        <w:rPr>
          <w:szCs w:val="22"/>
          <w:lang w:eastAsia="zh-CN"/>
        </w:rPr>
        <w:t>Option 2: filtered L1-RSRP/L1-RSSI.</w:t>
      </w:r>
    </w:p>
    <w:p w14:paraId="0B18C93F" w14:textId="77777777" w:rsidR="00135584" w:rsidRPr="000F6FCF" w:rsidRDefault="00135584">
      <w:pPr>
        <w:pStyle w:val="ListParagraph"/>
        <w:numPr>
          <w:ilvl w:val="0"/>
          <w:numId w:val="186"/>
        </w:numPr>
        <w:overflowPunct/>
        <w:autoSpaceDE/>
        <w:autoSpaceDN/>
        <w:adjustRightInd/>
        <w:spacing w:after="0"/>
        <w:contextualSpacing w:val="0"/>
        <w:jc w:val="both"/>
        <w:textAlignment w:val="auto"/>
        <w:rPr>
          <w:rFonts w:eastAsiaTheme="minorEastAsia"/>
          <w:szCs w:val="22"/>
          <w:lang w:eastAsia="zh-CN"/>
        </w:rPr>
      </w:pPr>
      <w:r w:rsidRPr="000F6FCF">
        <w:rPr>
          <w:rFonts w:eastAsiaTheme="minorEastAsia"/>
          <w:szCs w:val="22"/>
          <w:lang w:eastAsia="zh-CN"/>
        </w:rPr>
        <w:t>Study the CLI event detection procedure</w:t>
      </w:r>
      <w:r>
        <w:rPr>
          <w:rFonts w:eastAsiaTheme="minorEastAsia" w:hint="eastAsia"/>
          <w:szCs w:val="22"/>
          <w:lang w:eastAsia="zh-CN"/>
        </w:rPr>
        <w:t xml:space="preserve">, </w:t>
      </w:r>
      <w:r>
        <w:rPr>
          <w:rFonts w:eastAsiaTheme="minorEastAsia"/>
          <w:szCs w:val="22"/>
          <w:lang w:eastAsia="zh-CN"/>
        </w:rPr>
        <w:t>report</w:t>
      </w:r>
      <w:r>
        <w:rPr>
          <w:rFonts w:eastAsiaTheme="minorEastAsia" w:hint="eastAsia"/>
          <w:szCs w:val="22"/>
          <w:lang w:eastAsia="zh-CN"/>
        </w:rPr>
        <w:t xml:space="preserve"> procedure</w:t>
      </w:r>
      <w:r w:rsidRPr="000F6FCF">
        <w:rPr>
          <w:rFonts w:eastAsiaTheme="minorEastAsia"/>
          <w:szCs w:val="22"/>
          <w:lang w:eastAsia="zh-CN"/>
        </w:rPr>
        <w:t xml:space="preserve"> and report contents.</w:t>
      </w:r>
    </w:p>
    <w:p w14:paraId="50ED39C5" w14:textId="77777777" w:rsidR="00135584" w:rsidRDefault="00135584" w:rsidP="00135584">
      <w:pPr>
        <w:rPr>
          <w:rFonts w:eastAsiaTheme="minorEastAsia"/>
          <w:lang w:eastAsia="zh-CN"/>
        </w:rPr>
      </w:pPr>
    </w:p>
    <w:p w14:paraId="37CE2A23" w14:textId="77777777" w:rsidR="00135584" w:rsidRPr="00B43B0E" w:rsidRDefault="00135584" w:rsidP="00135584">
      <w:pPr>
        <w:rPr>
          <w:rFonts w:eastAsiaTheme="minorEastAsia"/>
          <w:b/>
          <w:bCs/>
          <w:highlight w:val="green"/>
          <w:lang w:eastAsia="zh-CN"/>
        </w:rPr>
      </w:pPr>
      <w:r w:rsidRPr="00B43B0E">
        <w:rPr>
          <w:rFonts w:eastAsiaTheme="minorEastAsia" w:hint="eastAsia"/>
          <w:b/>
          <w:bCs/>
          <w:highlight w:val="green"/>
          <w:lang w:eastAsia="zh-CN"/>
        </w:rPr>
        <w:t>Agreement</w:t>
      </w:r>
    </w:p>
    <w:p w14:paraId="7B3345F2" w14:textId="77777777" w:rsidR="00135584" w:rsidRPr="004E62CC" w:rsidRDefault="00135584" w:rsidP="00135584">
      <w:pPr>
        <w:rPr>
          <w:szCs w:val="20"/>
          <w:lang w:eastAsia="zh-CN"/>
        </w:rPr>
      </w:pPr>
      <w:r w:rsidRPr="004E62CC">
        <w:rPr>
          <w:szCs w:val="20"/>
          <w:lang w:eastAsia="zh-CN"/>
        </w:rPr>
        <w:t>For UE-to-UE CLI measurement in 6GR</w:t>
      </w:r>
      <w:r>
        <w:rPr>
          <w:szCs w:val="20"/>
          <w:lang w:eastAsia="zh-CN"/>
        </w:rPr>
        <w:t>, the followings are recommended</w:t>
      </w:r>
      <w:r w:rsidRPr="004E62CC">
        <w:rPr>
          <w:szCs w:val="20"/>
          <w:lang w:eastAsia="zh-CN"/>
        </w:rPr>
        <w:t>:</w:t>
      </w:r>
    </w:p>
    <w:p w14:paraId="790F4ED2" w14:textId="77777777" w:rsidR="00135584" w:rsidRPr="009B77A4" w:rsidRDefault="00135584">
      <w:pPr>
        <w:pStyle w:val="ListParagraph"/>
        <w:numPr>
          <w:ilvl w:val="0"/>
          <w:numId w:val="207"/>
        </w:numPr>
        <w:overflowPunct/>
        <w:autoSpaceDE/>
        <w:autoSpaceDN/>
        <w:adjustRightInd/>
        <w:spacing w:after="0"/>
        <w:contextualSpacing w:val="0"/>
        <w:jc w:val="both"/>
        <w:textAlignment w:val="auto"/>
        <w:rPr>
          <w:lang w:eastAsia="zh-CN"/>
        </w:rPr>
      </w:pPr>
      <w:r w:rsidRPr="009B77A4">
        <w:rPr>
          <w:lang w:eastAsia="zh-CN"/>
        </w:rPr>
        <w:t xml:space="preserve">Support RSRP and RSSI as the measurement metrics </w:t>
      </w:r>
    </w:p>
    <w:p w14:paraId="5B4FBC82" w14:textId="77777777" w:rsidR="00135584" w:rsidRPr="009B77A4" w:rsidRDefault="00135584">
      <w:pPr>
        <w:pStyle w:val="ListParagraph"/>
        <w:numPr>
          <w:ilvl w:val="1"/>
          <w:numId w:val="207"/>
        </w:numPr>
        <w:overflowPunct/>
        <w:autoSpaceDE/>
        <w:autoSpaceDN/>
        <w:adjustRightInd/>
        <w:spacing w:after="0"/>
        <w:contextualSpacing w:val="0"/>
        <w:jc w:val="both"/>
        <w:textAlignment w:val="auto"/>
        <w:rPr>
          <w:lang w:eastAsia="zh-CN"/>
        </w:rPr>
      </w:pPr>
      <w:r w:rsidRPr="009B77A4">
        <w:rPr>
          <w:lang w:eastAsia="zh-CN"/>
        </w:rPr>
        <w:t>Wideband RSSI measurement is supported</w:t>
      </w:r>
      <w:r w:rsidRPr="009B77A4">
        <w:rPr>
          <w:rFonts w:eastAsia="DengXian" w:hint="eastAsia"/>
          <w:lang w:eastAsia="zh-CN"/>
        </w:rPr>
        <w:t>.</w:t>
      </w:r>
      <w:r w:rsidRPr="009B77A4">
        <w:rPr>
          <w:lang w:eastAsia="zh-CN"/>
        </w:rPr>
        <w:t xml:space="preserve"> </w:t>
      </w:r>
    </w:p>
    <w:p w14:paraId="1CFFA890" w14:textId="77777777" w:rsidR="00135584" w:rsidRPr="009B77A4" w:rsidRDefault="00135584">
      <w:pPr>
        <w:pStyle w:val="ListParagraph"/>
        <w:numPr>
          <w:ilvl w:val="1"/>
          <w:numId w:val="207"/>
        </w:numPr>
        <w:overflowPunct/>
        <w:autoSpaceDE/>
        <w:autoSpaceDN/>
        <w:adjustRightInd/>
        <w:spacing w:after="0"/>
        <w:contextualSpacing w:val="0"/>
        <w:jc w:val="both"/>
        <w:textAlignment w:val="auto"/>
        <w:rPr>
          <w:lang w:eastAsia="zh-CN"/>
        </w:rPr>
      </w:pPr>
      <w:r w:rsidRPr="009B77A4">
        <w:rPr>
          <w:lang w:eastAsia="zh-CN"/>
        </w:rPr>
        <w:t xml:space="preserve">FFS on </w:t>
      </w:r>
      <w:proofErr w:type="spellStart"/>
      <w:r w:rsidRPr="009B77A4">
        <w:rPr>
          <w:lang w:eastAsia="zh-CN"/>
        </w:rPr>
        <w:t>subband</w:t>
      </w:r>
      <w:proofErr w:type="spellEnd"/>
      <w:r w:rsidRPr="009B77A4">
        <w:rPr>
          <w:lang w:eastAsia="zh-CN"/>
        </w:rPr>
        <w:t xml:space="preserve"> RSSI measuremen</w:t>
      </w:r>
      <w:r>
        <w:rPr>
          <w:lang w:eastAsia="zh-CN"/>
        </w:rPr>
        <w:t>t</w:t>
      </w:r>
      <w:r w:rsidRPr="009B77A4">
        <w:rPr>
          <w:lang w:eastAsia="zh-CN"/>
        </w:rPr>
        <w:t>.</w:t>
      </w:r>
    </w:p>
    <w:p w14:paraId="16F24DEB" w14:textId="77777777" w:rsidR="00135584" w:rsidRPr="009B77A4" w:rsidRDefault="00135584">
      <w:pPr>
        <w:pStyle w:val="ListParagraph"/>
        <w:numPr>
          <w:ilvl w:val="0"/>
          <w:numId w:val="207"/>
        </w:numPr>
        <w:overflowPunct/>
        <w:autoSpaceDE/>
        <w:autoSpaceDN/>
        <w:adjustRightInd/>
        <w:spacing w:after="0"/>
        <w:contextualSpacing w:val="0"/>
        <w:jc w:val="both"/>
        <w:textAlignment w:val="auto"/>
        <w:rPr>
          <w:lang w:eastAsia="zh-CN"/>
        </w:rPr>
      </w:pPr>
      <w:r w:rsidRPr="009B77A4">
        <w:rPr>
          <w:lang w:eastAsia="zh-CN"/>
        </w:rPr>
        <w:t xml:space="preserve">Support to use SRS for RSRP measurement </w:t>
      </w:r>
    </w:p>
    <w:p w14:paraId="68A3ED49" w14:textId="77777777" w:rsidR="00135584" w:rsidRPr="00C87329" w:rsidRDefault="00135584">
      <w:pPr>
        <w:pStyle w:val="ListParagraph"/>
        <w:numPr>
          <w:ilvl w:val="0"/>
          <w:numId w:val="207"/>
        </w:numPr>
        <w:overflowPunct/>
        <w:autoSpaceDE/>
        <w:autoSpaceDN/>
        <w:adjustRightInd/>
        <w:spacing w:after="0"/>
        <w:contextualSpacing w:val="0"/>
        <w:jc w:val="both"/>
        <w:textAlignment w:val="auto"/>
        <w:rPr>
          <w:lang w:eastAsia="zh-CN"/>
        </w:rPr>
      </w:pPr>
      <w:r w:rsidRPr="009B77A4">
        <w:rPr>
          <w:lang w:eastAsia="zh-CN"/>
        </w:rPr>
        <w:t>Support to use CLI RSSI measurement resource</w:t>
      </w:r>
      <w:r>
        <w:rPr>
          <w:rFonts w:eastAsiaTheme="minorEastAsia" w:hint="eastAsia"/>
          <w:lang w:eastAsia="zh-CN"/>
        </w:rPr>
        <w:t xml:space="preserve"> </w:t>
      </w:r>
      <w:r w:rsidRPr="009B77A4">
        <w:rPr>
          <w:lang w:eastAsia="zh-CN"/>
        </w:rPr>
        <w:t>for RSSI measurement</w:t>
      </w:r>
    </w:p>
    <w:p w14:paraId="73D2FD35" w14:textId="77777777" w:rsidR="00135584" w:rsidRPr="009B77A4" w:rsidRDefault="00135584">
      <w:pPr>
        <w:pStyle w:val="ListParagraph"/>
        <w:numPr>
          <w:ilvl w:val="1"/>
          <w:numId w:val="207"/>
        </w:numPr>
        <w:overflowPunct/>
        <w:autoSpaceDE/>
        <w:autoSpaceDN/>
        <w:adjustRightInd/>
        <w:spacing w:after="0"/>
        <w:contextualSpacing w:val="0"/>
        <w:jc w:val="both"/>
        <w:textAlignment w:val="auto"/>
        <w:rPr>
          <w:lang w:eastAsia="zh-CN"/>
        </w:rPr>
      </w:pPr>
      <w:r>
        <w:rPr>
          <w:rFonts w:eastAsiaTheme="minorEastAsia" w:hint="eastAsia"/>
          <w:lang w:eastAsia="zh-CN"/>
        </w:rPr>
        <w:t xml:space="preserve">For SBFD, </w:t>
      </w:r>
      <w:r w:rsidRPr="009B77A4">
        <w:rPr>
          <w:rFonts w:eastAsia="DengXian" w:hint="eastAsia"/>
          <w:lang w:eastAsia="zh-CN"/>
        </w:rPr>
        <w:t xml:space="preserve">UE measures the UE-to-UE CLI in </w:t>
      </w:r>
      <w:r>
        <w:rPr>
          <w:rFonts w:eastAsia="DengXian" w:hint="eastAsia"/>
          <w:lang w:eastAsia="zh-CN"/>
        </w:rPr>
        <w:t>U</w:t>
      </w:r>
      <w:r w:rsidRPr="009B77A4">
        <w:rPr>
          <w:rFonts w:eastAsia="DengXian" w:hint="eastAsia"/>
          <w:lang w:eastAsia="zh-CN"/>
        </w:rPr>
        <w:t xml:space="preserve">L </w:t>
      </w:r>
      <w:proofErr w:type="spellStart"/>
      <w:r w:rsidRPr="009B77A4">
        <w:rPr>
          <w:rFonts w:eastAsia="DengXian" w:hint="eastAsia"/>
          <w:lang w:eastAsia="zh-CN"/>
        </w:rPr>
        <w:t>subband</w:t>
      </w:r>
      <w:proofErr w:type="spellEnd"/>
    </w:p>
    <w:p w14:paraId="0048C57B" w14:textId="77777777" w:rsidR="00135584" w:rsidRPr="009B77A4" w:rsidRDefault="00135584">
      <w:pPr>
        <w:pStyle w:val="ListParagraph"/>
        <w:numPr>
          <w:ilvl w:val="0"/>
          <w:numId w:val="207"/>
        </w:numPr>
        <w:overflowPunct/>
        <w:autoSpaceDE/>
        <w:autoSpaceDN/>
        <w:adjustRightInd/>
        <w:spacing w:after="0"/>
        <w:contextualSpacing w:val="0"/>
        <w:jc w:val="both"/>
        <w:textAlignment w:val="auto"/>
        <w:rPr>
          <w:lang w:eastAsia="zh-CN"/>
        </w:rPr>
      </w:pPr>
      <w:r w:rsidRPr="009B77A4">
        <w:rPr>
          <w:lang w:eastAsia="zh-CN"/>
        </w:rPr>
        <w:t xml:space="preserve">FFS: For SBFD, </w:t>
      </w:r>
      <w:r>
        <w:rPr>
          <w:rFonts w:eastAsiaTheme="minorEastAsia" w:hint="eastAsia"/>
          <w:lang w:eastAsia="zh-CN"/>
        </w:rPr>
        <w:t xml:space="preserve">whether </w:t>
      </w:r>
      <w:r w:rsidRPr="009B77A4">
        <w:rPr>
          <w:lang w:eastAsia="zh-CN"/>
        </w:rPr>
        <w:t xml:space="preserve">the UE can measure CLI in UL </w:t>
      </w:r>
      <w:proofErr w:type="spellStart"/>
      <w:r w:rsidRPr="009B77A4">
        <w:rPr>
          <w:lang w:eastAsia="zh-CN"/>
        </w:rPr>
        <w:t>subband</w:t>
      </w:r>
      <w:proofErr w:type="spellEnd"/>
      <w:r w:rsidRPr="009B77A4">
        <w:rPr>
          <w:lang w:eastAsia="zh-CN"/>
        </w:rPr>
        <w:t xml:space="preserve"> in the time duration of </w:t>
      </w:r>
      <w:r>
        <w:rPr>
          <w:rFonts w:eastAsiaTheme="minorEastAsia" w:hint="eastAsia"/>
          <w:lang w:eastAsia="zh-CN"/>
        </w:rPr>
        <w:t xml:space="preserve">DL </w:t>
      </w:r>
      <w:r w:rsidRPr="009B77A4">
        <w:rPr>
          <w:lang w:eastAsia="zh-CN"/>
        </w:rPr>
        <w:t xml:space="preserve">reception. </w:t>
      </w:r>
    </w:p>
    <w:p w14:paraId="02CCB077" w14:textId="77777777" w:rsidR="00135584" w:rsidRPr="009B77A4" w:rsidRDefault="00135584">
      <w:pPr>
        <w:pStyle w:val="ListParagraph"/>
        <w:numPr>
          <w:ilvl w:val="0"/>
          <w:numId w:val="207"/>
        </w:numPr>
        <w:overflowPunct/>
        <w:autoSpaceDE/>
        <w:autoSpaceDN/>
        <w:adjustRightInd/>
        <w:spacing w:after="0"/>
        <w:contextualSpacing w:val="0"/>
        <w:jc w:val="both"/>
        <w:textAlignment w:val="auto"/>
        <w:rPr>
          <w:lang w:eastAsia="zh-CN"/>
        </w:rPr>
      </w:pPr>
      <w:r w:rsidRPr="009B77A4">
        <w:rPr>
          <w:rFonts w:eastAsia="DengXian" w:hint="eastAsia"/>
          <w:lang w:eastAsia="zh-CN"/>
        </w:rPr>
        <w:t xml:space="preserve">FFS: whether the UE measures the UE-to-UE CLI in DL </w:t>
      </w:r>
      <w:proofErr w:type="spellStart"/>
      <w:r w:rsidRPr="009B77A4">
        <w:rPr>
          <w:rFonts w:eastAsia="DengXian" w:hint="eastAsia"/>
          <w:lang w:eastAsia="zh-CN"/>
        </w:rPr>
        <w:t>subband</w:t>
      </w:r>
      <w:proofErr w:type="spellEnd"/>
      <w:r>
        <w:rPr>
          <w:rFonts w:eastAsia="DengXian" w:hint="eastAsia"/>
          <w:lang w:eastAsia="zh-CN"/>
        </w:rPr>
        <w:t xml:space="preserve"> </w:t>
      </w:r>
      <w:r>
        <w:rPr>
          <w:rFonts w:eastAsia="DengXian"/>
          <w:lang w:eastAsia="zh-CN"/>
        </w:rPr>
        <w:t>in SBFD</w:t>
      </w:r>
      <w:r w:rsidRPr="009B77A4">
        <w:rPr>
          <w:rFonts w:eastAsia="DengXian" w:hint="eastAsia"/>
          <w:lang w:eastAsia="zh-CN"/>
        </w:rPr>
        <w:t>.</w:t>
      </w:r>
    </w:p>
    <w:p w14:paraId="019A823A" w14:textId="77777777" w:rsidR="00135584" w:rsidRDefault="00135584" w:rsidP="00135584"/>
    <w:p w14:paraId="1F82A761" w14:textId="77777777" w:rsidR="00135584" w:rsidRDefault="00135584" w:rsidP="00135584"/>
    <w:p w14:paraId="725BF04A" w14:textId="77777777" w:rsidR="00135584" w:rsidRPr="00B43B0E" w:rsidRDefault="00135584" w:rsidP="00135584">
      <w:pPr>
        <w:rPr>
          <w:rFonts w:eastAsiaTheme="minorEastAsia"/>
          <w:b/>
          <w:bCs/>
          <w:szCs w:val="20"/>
          <w:highlight w:val="green"/>
          <w:lang w:eastAsia="zh-CN"/>
        </w:rPr>
      </w:pPr>
      <w:r w:rsidRPr="00B43B0E">
        <w:rPr>
          <w:rFonts w:eastAsiaTheme="minorEastAsia" w:hint="eastAsia"/>
          <w:b/>
          <w:bCs/>
          <w:szCs w:val="20"/>
          <w:highlight w:val="green"/>
          <w:lang w:eastAsia="zh-CN"/>
        </w:rPr>
        <w:t>Agreement</w:t>
      </w:r>
    </w:p>
    <w:p w14:paraId="4C1E3ED8" w14:textId="77777777" w:rsidR="00135584" w:rsidRPr="00FD4AB1" w:rsidRDefault="00135584" w:rsidP="00135584">
      <w:pPr>
        <w:rPr>
          <w:szCs w:val="20"/>
          <w:lang w:eastAsia="zh-CN"/>
        </w:rPr>
      </w:pPr>
      <w:r>
        <w:rPr>
          <w:szCs w:val="20"/>
          <w:lang w:eastAsia="zh-CN"/>
        </w:rPr>
        <w:t xml:space="preserve">For UE-to-UE CLI reporting in 6GR, </w:t>
      </w:r>
      <w:r w:rsidRPr="001E590B">
        <w:rPr>
          <w:szCs w:val="20"/>
          <w:lang w:eastAsia="zh-CN"/>
        </w:rPr>
        <w:t>study</w:t>
      </w:r>
      <w:r>
        <w:rPr>
          <w:szCs w:val="20"/>
          <w:lang w:eastAsia="zh-CN"/>
        </w:rPr>
        <w:t xml:space="preserve"> L1 network-controlled CLI reporting with considering the followings: </w:t>
      </w:r>
    </w:p>
    <w:p w14:paraId="3F5DB6F7" w14:textId="77777777" w:rsidR="00135584" w:rsidRDefault="00135584">
      <w:pPr>
        <w:pStyle w:val="ListParagraph"/>
        <w:numPr>
          <w:ilvl w:val="0"/>
          <w:numId w:val="207"/>
        </w:numPr>
        <w:overflowPunct/>
        <w:autoSpaceDE/>
        <w:autoSpaceDN/>
        <w:adjustRightInd/>
        <w:spacing w:after="0"/>
        <w:contextualSpacing w:val="0"/>
        <w:jc w:val="both"/>
        <w:textAlignment w:val="auto"/>
        <w:rPr>
          <w:lang w:eastAsia="zh-CN"/>
        </w:rPr>
      </w:pPr>
      <w:r>
        <w:rPr>
          <w:lang w:eastAsia="zh-CN"/>
        </w:rPr>
        <w:t>Study The latency requirement for CLI reporting to determine the necessity of L1 network-controlled CLI reporting.</w:t>
      </w:r>
    </w:p>
    <w:p w14:paraId="0940FB0C" w14:textId="77777777" w:rsidR="00135584" w:rsidRDefault="00135584">
      <w:pPr>
        <w:pStyle w:val="ListParagraph"/>
        <w:numPr>
          <w:ilvl w:val="0"/>
          <w:numId w:val="207"/>
        </w:numPr>
        <w:overflowPunct/>
        <w:autoSpaceDE/>
        <w:autoSpaceDN/>
        <w:adjustRightInd/>
        <w:spacing w:after="0"/>
        <w:contextualSpacing w:val="0"/>
        <w:jc w:val="both"/>
        <w:textAlignment w:val="auto"/>
        <w:rPr>
          <w:lang w:eastAsia="zh-CN"/>
        </w:rPr>
      </w:pPr>
      <w:r>
        <w:rPr>
          <w:lang w:eastAsia="zh-CN"/>
        </w:rPr>
        <w:t>Consider periodic, semi-persistent and aperiodic reporting.</w:t>
      </w:r>
    </w:p>
    <w:p w14:paraId="1CEBC29E" w14:textId="77777777" w:rsidR="00135584" w:rsidRDefault="00135584">
      <w:pPr>
        <w:pStyle w:val="ListParagraph"/>
        <w:numPr>
          <w:ilvl w:val="1"/>
          <w:numId w:val="207"/>
        </w:numPr>
        <w:overflowPunct/>
        <w:autoSpaceDE/>
        <w:autoSpaceDN/>
        <w:adjustRightInd/>
        <w:spacing w:after="0"/>
        <w:contextualSpacing w:val="0"/>
        <w:jc w:val="both"/>
        <w:textAlignment w:val="auto"/>
        <w:rPr>
          <w:lang w:eastAsia="zh-CN"/>
        </w:rPr>
      </w:pPr>
      <w:r>
        <w:rPr>
          <w:lang w:eastAsia="zh-CN"/>
        </w:rPr>
        <w:t>Study the applicable scenarios for each reporting mechanism.</w:t>
      </w:r>
    </w:p>
    <w:p w14:paraId="1B95F746" w14:textId="77777777" w:rsidR="00135584" w:rsidRDefault="00135584">
      <w:pPr>
        <w:pStyle w:val="ListParagraph"/>
        <w:numPr>
          <w:ilvl w:val="0"/>
          <w:numId w:val="207"/>
        </w:numPr>
        <w:overflowPunct/>
        <w:autoSpaceDE/>
        <w:autoSpaceDN/>
        <w:adjustRightInd/>
        <w:spacing w:after="0"/>
        <w:contextualSpacing w:val="0"/>
        <w:jc w:val="both"/>
        <w:textAlignment w:val="auto"/>
        <w:rPr>
          <w:lang w:eastAsia="zh-CN"/>
        </w:rPr>
      </w:pPr>
      <w:r>
        <w:rPr>
          <w:lang w:eastAsia="zh-CN"/>
        </w:rPr>
        <w:t>Consider the following two reporting content options:</w:t>
      </w:r>
    </w:p>
    <w:p w14:paraId="633C0408" w14:textId="77777777" w:rsidR="00135584" w:rsidRPr="00266868" w:rsidRDefault="00135584">
      <w:pPr>
        <w:pStyle w:val="ListParagraph"/>
        <w:numPr>
          <w:ilvl w:val="1"/>
          <w:numId w:val="207"/>
        </w:numPr>
        <w:overflowPunct/>
        <w:autoSpaceDE/>
        <w:autoSpaceDN/>
        <w:adjustRightInd/>
        <w:spacing w:after="0"/>
        <w:contextualSpacing w:val="0"/>
        <w:jc w:val="both"/>
        <w:textAlignment w:val="auto"/>
        <w:rPr>
          <w:lang w:eastAsia="zh-CN"/>
        </w:rPr>
      </w:pPr>
      <w:r w:rsidRPr="00266868">
        <w:rPr>
          <w:lang w:eastAsia="zh-CN"/>
        </w:rPr>
        <w:t xml:space="preserve">Option 1: N strongest RSRP or RSSI and corresponding resource indicators. </w:t>
      </w:r>
      <w:r>
        <w:rPr>
          <w:lang w:eastAsia="zh-CN"/>
        </w:rPr>
        <w:t>The UE r</w:t>
      </w:r>
      <w:r w:rsidRPr="00266868">
        <w:rPr>
          <w:lang w:eastAsia="zh-CN"/>
        </w:rPr>
        <w:t>eport</w:t>
      </w:r>
      <w:r>
        <w:rPr>
          <w:lang w:eastAsia="zh-CN"/>
        </w:rPr>
        <w:t>s</w:t>
      </w:r>
      <w:r w:rsidRPr="00266868">
        <w:rPr>
          <w:lang w:eastAsia="zh-CN"/>
        </w:rPr>
        <w:t xml:space="preserve"> RSRP/RSSI for the strongest one and differential RSRP/RSSI for the other N-1. </w:t>
      </w:r>
    </w:p>
    <w:p w14:paraId="10738B50" w14:textId="77777777" w:rsidR="00135584" w:rsidRDefault="00135584">
      <w:pPr>
        <w:pStyle w:val="ListParagraph"/>
        <w:numPr>
          <w:ilvl w:val="1"/>
          <w:numId w:val="207"/>
        </w:numPr>
        <w:overflowPunct/>
        <w:autoSpaceDE/>
        <w:autoSpaceDN/>
        <w:adjustRightInd/>
        <w:spacing w:after="0"/>
        <w:contextualSpacing w:val="0"/>
        <w:jc w:val="both"/>
        <w:textAlignment w:val="auto"/>
        <w:rPr>
          <w:lang w:eastAsia="zh-CN"/>
        </w:rPr>
      </w:pPr>
      <w:r>
        <w:rPr>
          <w:lang w:eastAsia="zh-CN"/>
        </w:rPr>
        <w:t>Option 2: a bit-map reporting with each bit corresponding each measurement resource, and bit value = 1 indicating the RSRP/RSSI measurement is above a configured threshold.</w:t>
      </w:r>
    </w:p>
    <w:p w14:paraId="3BB43ED3" w14:textId="77777777" w:rsidR="00135584" w:rsidRDefault="00135584">
      <w:pPr>
        <w:pStyle w:val="ListParagraph"/>
        <w:numPr>
          <w:ilvl w:val="1"/>
          <w:numId w:val="207"/>
        </w:numPr>
        <w:overflowPunct/>
        <w:autoSpaceDE/>
        <w:autoSpaceDN/>
        <w:adjustRightInd/>
        <w:spacing w:after="0"/>
        <w:contextualSpacing w:val="0"/>
        <w:jc w:val="both"/>
        <w:textAlignment w:val="auto"/>
        <w:rPr>
          <w:lang w:eastAsia="zh-CN"/>
        </w:rPr>
      </w:pPr>
      <w:r>
        <w:rPr>
          <w:lang w:eastAsia="zh-CN"/>
        </w:rPr>
        <w:t>Study the benefit of each reporting content.</w:t>
      </w:r>
    </w:p>
    <w:p w14:paraId="0CDAF86D" w14:textId="77777777" w:rsidR="00135584" w:rsidRDefault="00135584">
      <w:pPr>
        <w:pStyle w:val="ListParagraph"/>
        <w:numPr>
          <w:ilvl w:val="0"/>
          <w:numId w:val="207"/>
        </w:numPr>
        <w:overflowPunct/>
        <w:autoSpaceDE/>
        <w:autoSpaceDN/>
        <w:adjustRightInd/>
        <w:spacing w:after="0"/>
        <w:contextualSpacing w:val="0"/>
        <w:jc w:val="both"/>
        <w:textAlignment w:val="auto"/>
        <w:rPr>
          <w:lang w:eastAsia="zh-CN"/>
        </w:rPr>
      </w:pPr>
      <w:r>
        <w:rPr>
          <w:lang w:eastAsia="zh-CN"/>
        </w:rPr>
        <w:t xml:space="preserve">Further study the following </w:t>
      </w:r>
      <w:r>
        <w:rPr>
          <w:rFonts w:eastAsia="DengXian" w:hint="eastAsia"/>
          <w:lang w:eastAsia="zh-CN"/>
        </w:rPr>
        <w:t xml:space="preserve">additional </w:t>
      </w:r>
      <w:r>
        <w:rPr>
          <w:lang w:eastAsia="zh-CN"/>
        </w:rPr>
        <w:t>reporting content:</w:t>
      </w:r>
    </w:p>
    <w:p w14:paraId="477923EC" w14:textId="77777777" w:rsidR="00135584" w:rsidRPr="001E590B" w:rsidRDefault="00135584">
      <w:pPr>
        <w:pStyle w:val="ListParagraph"/>
        <w:numPr>
          <w:ilvl w:val="1"/>
          <w:numId w:val="207"/>
        </w:numPr>
        <w:overflowPunct/>
        <w:autoSpaceDE/>
        <w:autoSpaceDN/>
        <w:adjustRightInd/>
        <w:spacing w:after="0"/>
        <w:contextualSpacing w:val="0"/>
        <w:jc w:val="both"/>
        <w:textAlignment w:val="auto"/>
        <w:rPr>
          <w:lang w:eastAsia="zh-CN"/>
        </w:rPr>
      </w:pPr>
      <w:r>
        <w:rPr>
          <w:lang w:eastAsia="zh-CN"/>
        </w:rPr>
        <w:t>UE reports the time information corresponding to the measurement resource with the largest RSRP/RSSI measurement.</w:t>
      </w:r>
    </w:p>
    <w:p w14:paraId="0D63E2AA" w14:textId="77777777" w:rsidR="00135584" w:rsidRPr="00B43B0E" w:rsidRDefault="00135584" w:rsidP="00135584">
      <w:pPr>
        <w:rPr>
          <w:b/>
          <w:bCs/>
        </w:rPr>
      </w:pPr>
    </w:p>
    <w:p w14:paraId="4BFB43A3" w14:textId="77777777" w:rsidR="00135584" w:rsidRPr="00B43B0E" w:rsidRDefault="00135584" w:rsidP="00135584">
      <w:pPr>
        <w:rPr>
          <w:rFonts w:eastAsiaTheme="minorEastAsia"/>
          <w:b/>
          <w:bCs/>
          <w:szCs w:val="20"/>
          <w:highlight w:val="green"/>
          <w:lang w:eastAsia="zh-CN"/>
        </w:rPr>
      </w:pPr>
      <w:r w:rsidRPr="00B43B0E">
        <w:rPr>
          <w:rFonts w:eastAsiaTheme="minorEastAsia" w:hint="eastAsia"/>
          <w:b/>
          <w:bCs/>
          <w:szCs w:val="20"/>
          <w:highlight w:val="green"/>
          <w:lang w:eastAsia="zh-CN"/>
        </w:rPr>
        <w:t>Agreement</w:t>
      </w:r>
    </w:p>
    <w:p w14:paraId="015EA0AE" w14:textId="77777777" w:rsidR="00135584" w:rsidRPr="00086D29" w:rsidRDefault="00135584" w:rsidP="00135584">
      <w:pPr>
        <w:rPr>
          <w:szCs w:val="20"/>
          <w:lang w:eastAsia="zh-CN"/>
        </w:rPr>
      </w:pPr>
      <w:r>
        <w:rPr>
          <w:szCs w:val="20"/>
          <w:lang w:eastAsia="zh-CN"/>
        </w:rPr>
        <w:t>Study</w:t>
      </w:r>
      <w:r w:rsidRPr="00086D29">
        <w:rPr>
          <w:szCs w:val="20"/>
          <w:lang w:eastAsia="zh-CN"/>
        </w:rPr>
        <w:t xml:space="preserve"> </w:t>
      </w:r>
      <w:r>
        <w:rPr>
          <w:szCs w:val="20"/>
          <w:lang w:eastAsia="zh-CN"/>
        </w:rPr>
        <w:t xml:space="preserve">non-transparent </w:t>
      </w:r>
      <w:r>
        <w:rPr>
          <w:rFonts w:eastAsiaTheme="minorEastAsia" w:hint="eastAsia"/>
          <w:szCs w:val="20"/>
          <w:lang w:eastAsia="zh-CN"/>
        </w:rPr>
        <w:t>PUSCH</w:t>
      </w:r>
      <w:r w:rsidRPr="00086D29">
        <w:rPr>
          <w:szCs w:val="20"/>
          <w:lang w:eastAsia="zh-CN"/>
        </w:rPr>
        <w:t xml:space="preserve"> resource muting mechanism for handling BS-to-BS </w:t>
      </w:r>
      <w:r>
        <w:rPr>
          <w:rFonts w:eastAsiaTheme="minorEastAsia" w:hint="eastAsia"/>
          <w:szCs w:val="20"/>
          <w:lang w:eastAsia="zh-CN"/>
        </w:rPr>
        <w:t xml:space="preserve">CLI </w:t>
      </w:r>
      <w:r w:rsidRPr="00086D29">
        <w:rPr>
          <w:szCs w:val="20"/>
          <w:lang w:eastAsia="zh-CN"/>
        </w:rPr>
        <w:t>in 6GR</w:t>
      </w:r>
      <w:r>
        <w:rPr>
          <w:szCs w:val="20"/>
          <w:lang w:eastAsia="zh-CN"/>
        </w:rPr>
        <w:t xml:space="preserve"> and at least consider the following aspects</w:t>
      </w:r>
      <w:r w:rsidRPr="00086D29">
        <w:rPr>
          <w:szCs w:val="20"/>
          <w:lang w:eastAsia="zh-CN"/>
        </w:rPr>
        <w:t>:</w:t>
      </w:r>
    </w:p>
    <w:p w14:paraId="2646EC3C" w14:textId="77777777" w:rsidR="00135584" w:rsidRDefault="00135584">
      <w:pPr>
        <w:pStyle w:val="ListParagraph"/>
        <w:numPr>
          <w:ilvl w:val="0"/>
          <w:numId w:val="208"/>
        </w:numPr>
        <w:overflowPunct/>
        <w:autoSpaceDE/>
        <w:autoSpaceDN/>
        <w:adjustRightInd/>
        <w:spacing w:after="0"/>
        <w:contextualSpacing w:val="0"/>
        <w:jc w:val="both"/>
        <w:textAlignment w:val="auto"/>
        <w:rPr>
          <w:lang w:eastAsia="zh-CN"/>
        </w:rPr>
      </w:pPr>
      <w:r w:rsidRPr="00086D29">
        <w:rPr>
          <w:lang w:eastAsia="zh-CN"/>
        </w:rPr>
        <w:t xml:space="preserve">The muting mechanism specified in NR rel-19 is the starting point for </w:t>
      </w:r>
      <w:r>
        <w:rPr>
          <w:lang w:eastAsia="zh-CN"/>
        </w:rPr>
        <w:t>study</w:t>
      </w:r>
      <w:r w:rsidRPr="00086D29">
        <w:rPr>
          <w:lang w:eastAsia="zh-CN"/>
        </w:rPr>
        <w:t>.</w:t>
      </w:r>
    </w:p>
    <w:p w14:paraId="09E1760B" w14:textId="77777777" w:rsidR="00135584" w:rsidRDefault="00135584">
      <w:pPr>
        <w:pStyle w:val="ListParagraph"/>
        <w:numPr>
          <w:ilvl w:val="0"/>
          <w:numId w:val="208"/>
        </w:numPr>
        <w:overflowPunct/>
        <w:autoSpaceDE/>
        <w:autoSpaceDN/>
        <w:adjustRightInd/>
        <w:spacing w:after="0"/>
        <w:contextualSpacing w:val="0"/>
        <w:jc w:val="both"/>
        <w:textAlignment w:val="auto"/>
        <w:rPr>
          <w:lang w:eastAsia="zh-CN"/>
        </w:rPr>
      </w:pPr>
      <w:r>
        <w:rPr>
          <w:lang w:eastAsia="zh-CN"/>
        </w:rPr>
        <w:t>Pattern(s) of resource muting.</w:t>
      </w:r>
    </w:p>
    <w:p w14:paraId="297A4479" w14:textId="77777777" w:rsidR="00135584" w:rsidRDefault="00135584">
      <w:pPr>
        <w:pStyle w:val="ListParagraph"/>
        <w:numPr>
          <w:ilvl w:val="1"/>
          <w:numId w:val="208"/>
        </w:numPr>
        <w:overflowPunct/>
        <w:autoSpaceDE/>
        <w:autoSpaceDN/>
        <w:adjustRightInd/>
        <w:spacing w:after="0"/>
        <w:contextualSpacing w:val="0"/>
        <w:jc w:val="both"/>
        <w:textAlignment w:val="auto"/>
        <w:rPr>
          <w:lang w:eastAsia="zh-CN"/>
        </w:rPr>
      </w:pPr>
      <w:r>
        <w:rPr>
          <w:lang w:eastAsia="zh-CN"/>
        </w:rPr>
        <w:lastRenderedPageBreak/>
        <w:t>Including study whether/how to support flexible muting patterns for</w:t>
      </w:r>
      <w:r>
        <w:rPr>
          <w:rFonts w:eastAsiaTheme="minorEastAsia" w:hint="eastAsia"/>
          <w:lang w:eastAsia="zh-CN"/>
        </w:rPr>
        <w:t xml:space="preserve"> </w:t>
      </w:r>
      <w:r>
        <w:rPr>
          <w:lang w:eastAsia="zh-CN"/>
        </w:rPr>
        <w:t>resource efficiency.</w:t>
      </w:r>
    </w:p>
    <w:p w14:paraId="52A1A831" w14:textId="77777777" w:rsidR="00135584" w:rsidRPr="00086D29" w:rsidRDefault="00135584">
      <w:pPr>
        <w:pStyle w:val="ListParagraph"/>
        <w:numPr>
          <w:ilvl w:val="0"/>
          <w:numId w:val="208"/>
        </w:numPr>
        <w:overflowPunct/>
        <w:autoSpaceDE/>
        <w:autoSpaceDN/>
        <w:adjustRightInd/>
        <w:spacing w:after="0"/>
        <w:contextualSpacing w:val="0"/>
        <w:jc w:val="both"/>
        <w:textAlignment w:val="auto"/>
        <w:rPr>
          <w:lang w:eastAsia="zh-CN"/>
        </w:rPr>
      </w:pPr>
      <w:r>
        <w:rPr>
          <w:lang w:eastAsia="zh-CN"/>
        </w:rPr>
        <w:t>Whether/how to s</w:t>
      </w:r>
      <w:r w:rsidRPr="00086D29">
        <w:rPr>
          <w:lang w:eastAsia="zh-CN"/>
        </w:rPr>
        <w:t>upport dynamic/flexible adjustment of symbol position</w:t>
      </w:r>
      <w:r>
        <w:rPr>
          <w:lang w:eastAsia="zh-CN"/>
        </w:rPr>
        <w:t xml:space="preserve"> of muting resource</w:t>
      </w:r>
      <w:r w:rsidRPr="00086D29">
        <w:rPr>
          <w:lang w:eastAsia="zh-CN"/>
        </w:rPr>
        <w:t>.</w:t>
      </w:r>
    </w:p>
    <w:p w14:paraId="1EBE33E9" w14:textId="77777777" w:rsidR="00135584" w:rsidRPr="00086D29" w:rsidRDefault="00135584">
      <w:pPr>
        <w:pStyle w:val="ListParagraph"/>
        <w:numPr>
          <w:ilvl w:val="0"/>
          <w:numId w:val="208"/>
        </w:numPr>
        <w:overflowPunct/>
        <w:autoSpaceDE/>
        <w:autoSpaceDN/>
        <w:adjustRightInd/>
        <w:spacing w:after="0"/>
        <w:contextualSpacing w:val="0"/>
        <w:jc w:val="both"/>
        <w:textAlignment w:val="auto"/>
        <w:rPr>
          <w:lang w:eastAsia="zh-CN"/>
        </w:rPr>
      </w:pPr>
      <w:r>
        <w:rPr>
          <w:lang w:eastAsia="zh-CN"/>
        </w:rPr>
        <w:t>Whether/how to s</w:t>
      </w:r>
      <w:r w:rsidRPr="00086D29">
        <w:rPr>
          <w:lang w:eastAsia="zh-CN"/>
        </w:rPr>
        <w:t>upport dynamic disable/enable muting.</w:t>
      </w:r>
    </w:p>
    <w:p w14:paraId="01DA342F" w14:textId="77777777" w:rsidR="00135584" w:rsidRDefault="00135584">
      <w:pPr>
        <w:pStyle w:val="ListParagraph"/>
        <w:numPr>
          <w:ilvl w:val="0"/>
          <w:numId w:val="208"/>
        </w:numPr>
        <w:overflowPunct/>
        <w:autoSpaceDE/>
        <w:autoSpaceDN/>
        <w:adjustRightInd/>
        <w:spacing w:after="0"/>
        <w:contextualSpacing w:val="0"/>
        <w:jc w:val="both"/>
        <w:textAlignment w:val="auto"/>
        <w:rPr>
          <w:lang w:eastAsia="zh-CN"/>
        </w:rPr>
      </w:pPr>
      <w:r>
        <w:rPr>
          <w:lang w:eastAsia="zh-CN"/>
        </w:rPr>
        <w:t>Whether/how t</w:t>
      </w:r>
      <w:r w:rsidRPr="00086D29">
        <w:rPr>
          <w:lang w:eastAsia="zh-CN"/>
        </w:rPr>
        <w:t xml:space="preserve">he TBS </w:t>
      </w:r>
      <w:r>
        <w:rPr>
          <w:rFonts w:eastAsiaTheme="minorEastAsia" w:hint="eastAsia"/>
          <w:lang w:eastAsia="zh-CN"/>
        </w:rPr>
        <w:t>determination</w:t>
      </w:r>
      <w:r w:rsidRPr="00086D29">
        <w:rPr>
          <w:lang w:eastAsia="zh-CN"/>
        </w:rPr>
        <w:t xml:space="preserve"> </w:t>
      </w:r>
      <w:r>
        <w:rPr>
          <w:lang w:eastAsia="zh-CN"/>
        </w:rPr>
        <w:t xml:space="preserve">should </w:t>
      </w:r>
      <w:r w:rsidRPr="00086D29">
        <w:rPr>
          <w:lang w:eastAsia="zh-CN"/>
        </w:rPr>
        <w:t>consider the muting pattern in one PUSCH transmission.</w:t>
      </w:r>
    </w:p>
    <w:p w14:paraId="2B10ADF1" w14:textId="77777777" w:rsidR="00135584" w:rsidRPr="00C7416F" w:rsidRDefault="00135584">
      <w:pPr>
        <w:pStyle w:val="ListParagraph"/>
        <w:numPr>
          <w:ilvl w:val="0"/>
          <w:numId w:val="208"/>
        </w:numPr>
        <w:overflowPunct/>
        <w:autoSpaceDE/>
        <w:autoSpaceDN/>
        <w:adjustRightInd/>
        <w:spacing w:after="0"/>
        <w:contextualSpacing w:val="0"/>
        <w:jc w:val="both"/>
        <w:textAlignment w:val="auto"/>
        <w:rPr>
          <w:lang w:eastAsia="zh-CN"/>
        </w:rPr>
      </w:pPr>
      <w:r>
        <w:rPr>
          <w:rFonts w:eastAsiaTheme="minorEastAsia" w:hint="eastAsia"/>
          <w:lang w:eastAsia="zh-CN"/>
        </w:rPr>
        <w:t>Whether/how same symbol power can be maintained between muting and non-muting</w:t>
      </w:r>
    </w:p>
    <w:p w14:paraId="39EDB93D" w14:textId="77777777" w:rsidR="00135584" w:rsidRPr="00C7416F" w:rsidRDefault="00135584">
      <w:pPr>
        <w:pStyle w:val="ListParagraph"/>
        <w:numPr>
          <w:ilvl w:val="0"/>
          <w:numId w:val="208"/>
        </w:numPr>
        <w:overflowPunct/>
        <w:autoSpaceDE/>
        <w:autoSpaceDN/>
        <w:adjustRightInd/>
        <w:spacing w:after="0"/>
        <w:contextualSpacing w:val="0"/>
        <w:jc w:val="both"/>
        <w:textAlignment w:val="auto"/>
        <w:rPr>
          <w:lang w:eastAsia="zh-CN"/>
        </w:rPr>
      </w:pPr>
      <w:r>
        <w:rPr>
          <w:rFonts w:eastAsiaTheme="minorEastAsia" w:hint="eastAsia"/>
          <w:lang w:eastAsia="zh-CN"/>
        </w:rPr>
        <w:t>Impact of multiplexed UCI in PUSCH</w:t>
      </w:r>
    </w:p>
    <w:p w14:paraId="6FE83CF6" w14:textId="77777777" w:rsidR="00135584" w:rsidRPr="005D216E" w:rsidRDefault="00135584">
      <w:pPr>
        <w:pStyle w:val="ListParagraph"/>
        <w:numPr>
          <w:ilvl w:val="0"/>
          <w:numId w:val="208"/>
        </w:numPr>
        <w:overflowPunct/>
        <w:autoSpaceDE/>
        <w:autoSpaceDN/>
        <w:adjustRightInd/>
        <w:spacing w:after="0"/>
        <w:contextualSpacing w:val="0"/>
        <w:jc w:val="both"/>
        <w:textAlignment w:val="auto"/>
        <w:rPr>
          <w:lang w:eastAsia="zh-CN"/>
        </w:rPr>
      </w:pPr>
      <w:r>
        <w:rPr>
          <w:rFonts w:eastAsiaTheme="minorEastAsia" w:hint="eastAsia"/>
          <w:lang w:eastAsia="zh-CN"/>
        </w:rPr>
        <w:t xml:space="preserve">Performance comparison between non-transparent and </w:t>
      </w:r>
      <w:r w:rsidRPr="00D802DB">
        <w:rPr>
          <w:lang w:eastAsia="zh-CN"/>
        </w:rPr>
        <w:t xml:space="preserve">transparent </w:t>
      </w:r>
      <w:r w:rsidRPr="005D216E">
        <w:rPr>
          <w:rFonts w:hint="eastAsia"/>
          <w:lang w:eastAsia="zh-CN"/>
        </w:rPr>
        <w:t>PUSCH</w:t>
      </w:r>
      <w:r w:rsidRPr="00D802DB">
        <w:rPr>
          <w:lang w:eastAsia="zh-CN"/>
        </w:rPr>
        <w:t xml:space="preserve"> resource muting mechanism.</w:t>
      </w:r>
    </w:p>
    <w:p w14:paraId="3B77A779" w14:textId="77777777" w:rsidR="00135584" w:rsidRPr="00C7416F" w:rsidRDefault="00135584" w:rsidP="00135584">
      <w:pPr>
        <w:jc w:val="both"/>
        <w:rPr>
          <w:rFonts w:eastAsiaTheme="minorEastAsia"/>
          <w:szCs w:val="20"/>
          <w:lang w:eastAsia="zh-CN"/>
        </w:rPr>
      </w:pPr>
    </w:p>
    <w:p w14:paraId="78609B67" w14:textId="77777777" w:rsidR="00135584" w:rsidRPr="00C87329" w:rsidRDefault="00135584" w:rsidP="00135584">
      <w:pPr>
        <w:rPr>
          <w:rFonts w:eastAsiaTheme="minorEastAsia"/>
          <w:lang w:eastAsia="zh-CN"/>
        </w:rPr>
      </w:pPr>
    </w:p>
    <w:p w14:paraId="2D36C571" w14:textId="77777777" w:rsidR="00135584" w:rsidRPr="0068514D" w:rsidRDefault="00135584" w:rsidP="00135584">
      <w:pPr>
        <w:rPr>
          <w:rFonts w:eastAsiaTheme="minorEastAsia"/>
          <w:lang w:eastAsia="zh-CN"/>
        </w:rPr>
      </w:pPr>
    </w:p>
    <w:p w14:paraId="29413FD1" w14:textId="31F66C22" w:rsidR="00135584" w:rsidRDefault="00C62C50" w:rsidP="00135584">
      <w:hyperlink r:id="rId1638" w:history="1">
        <w:r>
          <w:rPr>
            <w:rStyle w:val="Hyperlink"/>
            <w:rFonts w:ascii="Times New Roman" w:eastAsia="Times New Roman" w:hAnsi="Times New Roman"/>
          </w:rPr>
          <w:t>R1-2606468</w:t>
        </w:r>
      </w:hyperlink>
      <w:r w:rsidR="00135584">
        <w:rPr>
          <w:rFonts w:ascii="Times New Roman" w:eastAsia="Times New Roman" w:hAnsi="Times New Roman"/>
        </w:rPr>
        <w:tab/>
        <w:t>FL Summary #1 for 10.5.5</w:t>
      </w:r>
      <w:r w:rsidR="00135584">
        <w:rPr>
          <w:rFonts w:ascii="Times New Roman" w:eastAsia="Times New Roman" w:hAnsi="Times New Roman"/>
        </w:rPr>
        <w:tab/>
        <w:t>Moderator (OPPO)</w:t>
      </w:r>
    </w:p>
    <w:p w14:paraId="4739FE81" w14:textId="2BF9B21F" w:rsidR="00135584" w:rsidRDefault="00C62C50" w:rsidP="00135584">
      <w:hyperlink r:id="rId1639" w:history="1">
        <w:r>
          <w:rPr>
            <w:rStyle w:val="Hyperlink"/>
            <w:rFonts w:ascii="Times New Roman" w:eastAsia="Times New Roman" w:hAnsi="Times New Roman"/>
          </w:rPr>
          <w:t>R1-2606469</w:t>
        </w:r>
      </w:hyperlink>
      <w:r w:rsidR="00135584">
        <w:rPr>
          <w:rFonts w:ascii="Times New Roman" w:eastAsia="Times New Roman" w:hAnsi="Times New Roman"/>
        </w:rPr>
        <w:tab/>
        <w:t>FL Summary #2 for 10.5.5</w:t>
      </w:r>
      <w:r w:rsidR="00135584">
        <w:rPr>
          <w:rFonts w:ascii="Times New Roman" w:eastAsia="Times New Roman" w:hAnsi="Times New Roman"/>
        </w:rPr>
        <w:tab/>
        <w:t>Moderator (OPPO)</w:t>
      </w:r>
    </w:p>
    <w:p w14:paraId="16E582F1" w14:textId="09E60BC4" w:rsidR="00135584" w:rsidRDefault="00C62C50" w:rsidP="00135584">
      <w:hyperlink r:id="rId1640" w:history="1">
        <w:r>
          <w:rPr>
            <w:rStyle w:val="Hyperlink"/>
            <w:rFonts w:ascii="Times New Roman" w:eastAsia="Times New Roman" w:hAnsi="Times New Roman"/>
          </w:rPr>
          <w:t>R1-2606470</w:t>
        </w:r>
      </w:hyperlink>
      <w:r w:rsidR="00135584">
        <w:rPr>
          <w:rFonts w:ascii="Times New Roman" w:eastAsia="Times New Roman" w:hAnsi="Times New Roman"/>
        </w:rPr>
        <w:tab/>
        <w:t>FL Summary #3 for 10.5.5</w:t>
      </w:r>
      <w:r w:rsidR="00135584">
        <w:rPr>
          <w:rFonts w:ascii="Times New Roman" w:eastAsia="Times New Roman" w:hAnsi="Times New Roman"/>
        </w:rPr>
        <w:tab/>
        <w:t>Moderator (OPPO)</w:t>
      </w:r>
    </w:p>
    <w:p w14:paraId="7DDD167D" w14:textId="6E221B60" w:rsidR="00135584" w:rsidRDefault="00C62C50" w:rsidP="00135584">
      <w:hyperlink r:id="rId1641" w:history="1">
        <w:r>
          <w:rPr>
            <w:rStyle w:val="Hyperlink"/>
            <w:rFonts w:ascii="Times New Roman" w:eastAsia="Times New Roman" w:hAnsi="Times New Roman"/>
          </w:rPr>
          <w:t>R1-2605268</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r>
      <w:proofErr w:type="spellStart"/>
      <w:r w:rsidR="00135584">
        <w:rPr>
          <w:rFonts w:ascii="Times New Roman" w:eastAsia="Times New Roman" w:hAnsi="Times New Roman"/>
        </w:rPr>
        <w:t>Spreadtrum</w:t>
      </w:r>
      <w:proofErr w:type="spellEnd"/>
      <w:r w:rsidR="00135584">
        <w:rPr>
          <w:rFonts w:ascii="Times New Roman" w:eastAsia="Times New Roman" w:hAnsi="Times New Roman"/>
        </w:rPr>
        <w:t>, UNISOC</w:t>
      </w:r>
    </w:p>
    <w:p w14:paraId="25B4A96E" w14:textId="212BA86D" w:rsidR="00135584" w:rsidRDefault="00C62C50" w:rsidP="00135584">
      <w:hyperlink r:id="rId1642" w:history="1">
        <w:r>
          <w:rPr>
            <w:rStyle w:val="Hyperlink"/>
            <w:rFonts w:ascii="Times New Roman" w:eastAsia="Times New Roman" w:hAnsi="Times New Roman"/>
          </w:rPr>
          <w:t>R1-2605303</w:t>
        </w:r>
      </w:hyperlink>
      <w:r w:rsidR="00135584">
        <w:rPr>
          <w:rFonts w:ascii="Times New Roman" w:eastAsia="Times New Roman" w:hAnsi="Times New Roman"/>
        </w:rPr>
        <w:tab/>
        <w:t>Other physical layer signals and procedures</w:t>
      </w:r>
      <w:r w:rsidR="00135584">
        <w:rPr>
          <w:rFonts w:ascii="Times New Roman" w:eastAsia="Times New Roman" w:hAnsi="Times New Roman"/>
        </w:rPr>
        <w:tab/>
        <w:t xml:space="preserve">Huawei, </w:t>
      </w:r>
      <w:proofErr w:type="spellStart"/>
      <w:r w:rsidR="00135584">
        <w:rPr>
          <w:rFonts w:ascii="Times New Roman" w:eastAsia="Times New Roman" w:hAnsi="Times New Roman"/>
        </w:rPr>
        <w:t>HiSilicon</w:t>
      </w:r>
      <w:proofErr w:type="spellEnd"/>
    </w:p>
    <w:p w14:paraId="1ED4A9B8" w14:textId="7ED54C5E" w:rsidR="00135584" w:rsidRDefault="00C62C50" w:rsidP="00135584">
      <w:hyperlink r:id="rId1643" w:history="1">
        <w:r>
          <w:rPr>
            <w:rStyle w:val="Hyperlink"/>
            <w:rFonts w:ascii="Times New Roman" w:eastAsia="Times New Roman" w:hAnsi="Times New Roman"/>
          </w:rPr>
          <w:t>R1-2605331</w:t>
        </w:r>
      </w:hyperlink>
      <w:r w:rsidR="00135584">
        <w:rPr>
          <w:rFonts w:ascii="Times New Roman" w:eastAsia="Times New Roman" w:hAnsi="Times New Roman"/>
        </w:rPr>
        <w:tab/>
        <w:t xml:space="preserve">On other physical layer signals, channels, and procedures in 6GR </w:t>
      </w:r>
      <w:r w:rsidR="00135584">
        <w:rPr>
          <w:rFonts w:ascii="Times New Roman" w:eastAsia="Times New Roman" w:hAnsi="Times New Roman"/>
        </w:rPr>
        <w:tab/>
        <w:t>MediaTek Inc.</w:t>
      </w:r>
    </w:p>
    <w:p w14:paraId="5F7FB9A1" w14:textId="18FA277E" w:rsidR="00135584" w:rsidRDefault="00C62C50" w:rsidP="00135584">
      <w:pPr>
        <w:rPr>
          <w:rFonts w:ascii="Times New Roman" w:eastAsia="Times New Roman" w:hAnsi="Times New Roman"/>
        </w:rPr>
      </w:pPr>
      <w:hyperlink r:id="rId1644" w:history="1">
        <w:r>
          <w:rPr>
            <w:rStyle w:val="Hyperlink"/>
            <w:rFonts w:ascii="Times New Roman" w:eastAsia="Times New Roman" w:hAnsi="Times New Roman"/>
          </w:rPr>
          <w:t>R1-2605341</w:t>
        </w:r>
      </w:hyperlink>
      <w:r w:rsidR="00135584">
        <w:rPr>
          <w:rFonts w:ascii="Times New Roman" w:eastAsia="Times New Roman" w:hAnsi="Times New Roman"/>
        </w:rPr>
        <w:tab/>
        <w:t>Other physical layer signals, channels and procedure</w:t>
      </w:r>
      <w:r w:rsidR="00135584">
        <w:rPr>
          <w:rFonts w:ascii="Times New Roman" w:eastAsia="Times New Roman" w:hAnsi="Times New Roman"/>
        </w:rPr>
        <w:tab/>
        <w:t>Ericsson</w:t>
      </w:r>
    </w:p>
    <w:p w14:paraId="297DF598" w14:textId="21BC6BE6" w:rsidR="00F93E11" w:rsidRDefault="00C62C50" w:rsidP="00F93E11">
      <w:hyperlink r:id="rId1645" w:history="1">
        <w:r>
          <w:rPr>
            <w:rStyle w:val="Hyperlink"/>
            <w:rFonts w:ascii="Times New Roman" w:eastAsia="Times New Roman" w:hAnsi="Times New Roman"/>
          </w:rPr>
          <w:t>R1-2606779</w:t>
        </w:r>
      </w:hyperlink>
      <w:r w:rsidR="00F93E11">
        <w:rPr>
          <w:rFonts w:ascii="Times New Roman" w:eastAsia="Times New Roman" w:hAnsi="Times New Roman"/>
        </w:rPr>
        <w:tab/>
        <w:t>Other physical layer signals, channels and procedure</w:t>
      </w:r>
      <w:r w:rsidR="00F93E11">
        <w:rPr>
          <w:rFonts w:ascii="Times New Roman" w:eastAsia="Times New Roman" w:hAnsi="Times New Roman"/>
        </w:rPr>
        <w:tab/>
        <w:t>Ericsson</w:t>
      </w:r>
    </w:p>
    <w:p w14:paraId="07028033" w14:textId="54A40ED5" w:rsidR="00F93E11" w:rsidRDefault="00F93E11" w:rsidP="00135584">
      <w:r>
        <w:tab/>
      </w:r>
      <w:r>
        <w:tab/>
        <w:t xml:space="preserve">(Revision of </w:t>
      </w:r>
      <w:hyperlink r:id="rId1646" w:history="1">
        <w:r w:rsidR="00C62C50">
          <w:rPr>
            <w:rStyle w:val="Hyperlink"/>
          </w:rPr>
          <w:t>R1-2605341</w:t>
        </w:r>
      </w:hyperlink>
      <w:r>
        <w:t>)</w:t>
      </w:r>
    </w:p>
    <w:p w14:paraId="420141C3" w14:textId="67568BB5" w:rsidR="00135584" w:rsidRDefault="00C62C50" w:rsidP="00135584">
      <w:hyperlink r:id="rId1647" w:history="1">
        <w:r>
          <w:rPr>
            <w:rStyle w:val="Hyperlink"/>
            <w:rFonts w:ascii="Times New Roman" w:eastAsia="Times New Roman" w:hAnsi="Times New Roman"/>
          </w:rPr>
          <w:t>R1-2605354</w:t>
        </w:r>
      </w:hyperlink>
      <w:r w:rsidR="00135584">
        <w:rPr>
          <w:rFonts w:ascii="Times New Roman" w:eastAsia="Times New Roman" w:hAnsi="Times New Roman"/>
        </w:rPr>
        <w:tab/>
        <w:t>SR design for 6GR</w:t>
      </w:r>
      <w:r w:rsidR="00135584">
        <w:rPr>
          <w:rFonts w:ascii="Times New Roman" w:eastAsia="Times New Roman" w:hAnsi="Times New Roman"/>
        </w:rPr>
        <w:tab/>
        <w:t>Kyocera Corporation</w:t>
      </w:r>
    </w:p>
    <w:p w14:paraId="45449B60" w14:textId="5949F4C9" w:rsidR="00135584" w:rsidRDefault="00C62C50" w:rsidP="00135584">
      <w:hyperlink r:id="rId1648" w:history="1">
        <w:r>
          <w:rPr>
            <w:rStyle w:val="Hyperlink"/>
            <w:rFonts w:ascii="Times New Roman" w:eastAsia="Times New Roman" w:hAnsi="Times New Roman"/>
          </w:rPr>
          <w:t>R1-2605359</w:t>
        </w:r>
      </w:hyperlink>
      <w:r w:rsidR="00135584">
        <w:rPr>
          <w:rFonts w:ascii="Times New Roman" w:eastAsia="Times New Roman" w:hAnsi="Times New Roman"/>
        </w:rPr>
        <w:tab/>
        <w:t>Other physical layer signals, channels and procedures</w:t>
      </w:r>
      <w:r w:rsidR="00135584">
        <w:rPr>
          <w:rFonts w:ascii="Times New Roman" w:eastAsia="Times New Roman" w:hAnsi="Times New Roman"/>
        </w:rPr>
        <w:tab/>
      </w:r>
      <w:proofErr w:type="spellStart"/>
      <w:r w:rsidR="00135584">
        <w:rPr>
          <w:rFonts w:ascii="Times New Roman" w:eastAsia="Times New Roman" w:hAnsi="Times New Roman"/>
        </w:rPr>
        <w:t>InterDigital</w:t>
      </w:r>
      <w:proofErr w:type="spellEnd"/>
      <w:r w:rsidR="00135584">
        <w:rPr>
          <w:rFonts w:ascii="Times New Roman" w:eastAsia="Times New Roman" w:hAnsi="Times New Roman"/>
        </w:rPr>
        <w:t>, Inc.</w:t>
      </w:r>
    </w:p>
    <w:p w14:paraId="74097AED" w14:textId="16BFD91F" w:rsidR="00135584" w:rsidRDefault="00C62C50" w:rsidP="00135584">
      <w:hyperlink r:id="rId1649" w:history="1">
        <w:r>
          <w:rPr>
            <w:rStyle w:val="Hyperlink"/>
            <w:rFonts w:ascii="Times New Roman" w:eastAsia="Times New Roman" w:hAnsi="Times New Roman"/>
          </w:rPr>
          <w:t>R1-2605396</w:t>
        </w:r>
      </w:hyperlink>
      <w:r w:rsidR="00135584">
        <w:rPr>
          <w:rFonts w:ascii="Times New Roman" w:eastAsia="Times New Roman" w:hAnsi="Times New Roman"/>
        </w:rPr>
        <w:tab/>
        <w:t>On other physical layer signals, channels and procedures in 6GR</w:t>
      </w:r>
      <w:r w:rsidR="00135584">
        <w:rPr>
          <w:rFonts w:ascii="Times New Roman" w:eastAsia="Times New Roman" w:hAnsi="Times New Roman"/>
        </w:rPr>
        <w:tab/>
        <w:t>Nokia</w:t>
      </w:r>
    </w:p>
    <w:p w14:paraId="2ABDDA1F" w14:textId="586E6606" w:rsidR="00135584" w:rsidRDefault="00C62C50" w:rsidP="00135584">
      <w:hyperlink r:id="rId1650" w:history="1">
        <w:r>
          <w:rPr>
            <w:rStyle w:val="Hyperlink"/>
            <w:rFonts w:ascii="Times New Roman" w:eastAsia="Times New Roman" w:hAnsi="Times New Roman"/>
          </w:rPr>
          <w:t>R1-2605418</w:t>
        </w:r>
      </w:hyperlink>
      <w:r w:rsidR="00135584">
        <w:rPr>
          <w:rFonts w:ascii="Times New Roman" w:eastAsia="Times New Roman" w:hAnsi="Times New Roman"/>
        </w:rPr>
        <w:tab/>
        <w:t>Discussion on 6G other physical layer signals, channels and procedure</w:t>
      </w:r>
      <w:r w:rsidR="00135584">
        <w:rPr>
          <w:rFonts w:ascii="Times New Roman" w:eastAsia="Times New Roman" w:hAnsi="Times New Roman"/>
        </w:rPr>
        <w:tab/>
        <w:t xml:space="preserve">ZTE Corporation, </w:t>
      </w:r>
      <w:proofErr w:type="spellStart"/>
      <w:r w:rsidR="00135584">
        <w:rPr>
          <w:rFonts w:ascii="Times New Roman" w:eastAsia="Times New Roman" w:hAnsi="Times New Roman"/>
        </w:rPr>
        <w:t>Sanechips</w:t>
      </w:r>
      <w:proofErr w:type="spellEnd"/>
    </w:p>
    <w:p w14:paraId="5065B333" w14:textId="297813CA" w:rsidR="00135584" w:rsidRDefault="00C62C50" w:rsidP="00135584">
      <w:hyperlink r:id="rId1651" w:history="1">
        <w:r>
          <w:rPr>
            <w:rStyle w:val="Hyperlink"/>
            <w:rFonts w:ascii="Times New Roman" w:eastAsia="Times New Roman" w:hAnsi="Times New Roman"/>
          </w:rPr>
          <w:t>R1-2605476</w:t>
        </w:r>
      </w:hyperlink>
      <w:r w:rsidR="00135584">
        <w:rPr>
          <w:rFonts w:ascii="Times New Roman" w:eastAsia="Times New Roman" w:hAnsi="Times New Roman"/>
        </w:rPr>
        <w:tab/>
        <w:t>Discussion on other physical layer signals, channels and procedure for 6GR</w:t>
      </w:r>
      <w:r w:rsidR="00135584">
        <w:rPr>
          <w:rFonts w:ascii="Times New Roman" w:eastAsia="Times New Roman" w:hAnsi="Times New Roman"/>
        </w:rPr>
        <w:tab/>
        <w:t>vivo</w:t>
      </w:r>
    </w:p>
    <w:p w14:paraId="6898807E" w14:textId="0A8E70C2" w:rsidR="00135584" w:rsidRDefault="00C62C50" w:rsidP="00135584">
      <w:hyperlink r:id="rId1652" w:history="1">
        <w:r>
          <w:rPr>
            <w:rStyle w:val="Hyperlink"/>
            <w:rFonts w:ascii="Times New Roman" w:eastAsia="Times New Roman" w:hAnsi="Times New Roman"/>
          </w:rPr>
          <w:t>R1-2605501</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Tejas Networks Limited</w:t>
      </w:r>
    </w:p>
    <w:p w14:paraId="3D86613A" w14:textId="092FE182" w:rsidR="00135584" w:rsidRDefault="00C62C50" w:rsidP="00135584">
      <w:hyperlink r:id="rId1653" w:history="1">
        <w:r>
          <w:rPr>
            <w:rStyle w:val="Hyperlink"/>
            <w:rFonts w:ascii="Times New Roman" w:eastAsia="Times New Roman" w:hAnsi="Times New Roman"/>
          </w:rPr>
          <w:t>R1-2605577</w:t>
        </w:r>
      </w:hyperlink>
      <w:r w:rsidR="00135584">
        <w:rPr>
          <w:rFonts w:ascii="Times New Roman" w:eastAsia="Times New Roman" w:hAnsi="Times New Roman"/>
        </w:rPr>
        <w:tab/>
        <w:t>Further considerations on 6GR UE reporting mechanism for requesting uplink resource</w:t>
      </w:r>
      <w:r w:rsidR="00135584">
        <w:rPr>
          <w:rFonts w:ascii="Times New Roman" w:eastAsia="Times New Roman" w:hAnsi="Times New Roman"/>
        </w:rPr>
        <w:tab/>
        <w:t>Xiaomi</w:t>
      </w:r>
    </w:p>
    <w:p w14:paraId="674CC6C9" w14:textId="6B31B64D" w:rsidR="00135584" w:rsidRDefault="00C62C50" w:rsidP="00135584">
      <w:hyperlink r:id="rId1654" w:history="1">
        <w:r>
          <w:rPr>
            <w:rStyle w:val="Hyperlink"/>
            <w:rFonts w:ascii="Times New Roman" w:eastAsia="Times New Roman" w:hAnsi="Times New Roman"/>
          </w:rPr>
          <w:t>R1-2605645</w:t>
        </w:r>
      </w:hyperlink>
      <w:r w:rsidR="00135584">
        <w:rPr>
          <w:rFonts w:ascii="Times New Roman" w:eastAsia="Times New Roman" w:hAnsi="Times New Roman"/>
        </w:rPr>
        <w:tab/>
        <w:t>Discussion on interference measurements, report and management</w:t>
      </w:r>
      <w:r w:rsidR="00135584">
        <w:rPr>
          <w:rFonts w:ascii="Times New Roman" w:eastAsia="Times New Roman" w:hAnsi="Times New Roman"/>
        </w:rPr>
        <w:tab/>
        <w:t>CMCC</w:t>
      </w:r>
    </w:p>
    <w:p w14:paraId="0772E943" w14:textId="6FC8B8FF" w:rsidR="00135584" w:rsidRDefault="00C62C50" w:rsidP="00135584">
      <w:hyperlink r:id="rId1655" w:history="1">
        <w:r>
          <w:rPr>
            <w:rStyle w:val="Hyperlink"/>
            <w:rFonts w:ascii="Times New Roman" w:eastAsia="Times New Roman" w:hAnsi="Times New Roman"/>
          </w:rPr>
          <w:t>R1-2605680</w:t>
        </w:r>
      </w:hyperlink>
      <w:r w:rsidR="00135584">
        <w:rPr>
          <w:rFonts w:ascii="Times New Roman" w:eastAsia="Times New Roman" w:hAnsi="Times New Roman"/>
        </w:rPr>
        <w:tab/>
        <w:t>Views on Other physical layer signals, channels and procedure</w:t>
      </w:r>
      <w:r w:rsidR="00135584">
        <w:rPr>
          <w:rFonts w:ascii="Times New Roman" w:eastAsia="Times New Roman" w:hAnsi="Times New Roman"/>
        </w:rPr>
        <w:tab/>
      </w:r>
      <w:proofErr w:type="spellStart"/>
      <w:r w:rsidR="00135584">
        <w:rPr>
          <w:rFonts w:ascii="Times New Roman" w:eastAsia="Times New Roman" w:hAnsi="Times New Roman"/>
        </w:rPr>
        <w:t>Ofinno</w:t>
      </w:r>
      <w:proofErr w:type="spellEnd"/>
    </w:p>
    <w:p w14:paraId="5E6B5374" w14:textId="1BFDB140" w:rsidR="00135584" w:rsidRDefault="00C62C50" w:rsidP="00135584">
      <w:hyperlink r:id="rId1656" w:history="1">
        <w:r>
          <w:rPr>
            <w:rStyle w:val="Hyperlink"/>
            <w:rFonts w:ascii="Times New Roman" w:eastAsia="Times New Roman" w:hAnsi="Times New Roman"/>
          </w:rPr>
          <w:t>R1-2605735</w:t>
        </w:r>
      </w:hyperlink>
      <w:r w:rsidR="00135584">
        <w:rPr>
          <w:rFonts w:ascii="Times New Roman" w:eastAsia="Times New Roman" w:hAnsi="Times New Roman"/>
        </w:rPr>
        <w:tab/>
        <w:t>Discussion on other physical layer signals, channels and procedure for 6GR</w:t>
      </w:r>
      <w:r w:rsidR="00135584">
        <w:rPr>
          <w:rFonts w:ascii="Times New Roman" w:eastAsia="Times New Roman" w:hAnsi="Times New Roman"/>
        </w:rPr>
        <w:tab/>
        <w:t>CATT</w:t>
      </w:r>
    </w:p>
    <w:p w14:paraId="566D781C" w14:textId="4CE93FA7" w:rsidR="00135584" w:rsidRDefault="00C62C50" w:rsidP="00135584">
      <w:hyperlink r:id="rId1657" w:history="1">
        <w:r>
          <w:rPr>
            <w:rStyle w:val="Hyperlink"/>
            <w:rFonts w:ascii="Times New Roman" w:eastAsia="Times New Roman" w:hAnsi="Times New Roman"/>
          </w:rPr>
          <w:t>R1-2605845</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Samsung</w:t>
      </w:r>
    </w:p>
    <w:p w14:paraId="40A5A463" w14:textId="468AAE74" w:rsidR="00135584" w:rsidRDefault="00C62C50" w:rsidP="00135584">
      <w:hyperlink r:id="rId1658" w:history="1">
        <w:r>
          <w:rPr>
            <w:rStyle w:val="Hyperlink"/>
            <w:rFonts w:ascii="Times New Roman" w:eastAsia="Times New Roman" w:hAnsi="Times New Roman"/>
          </w:rPr>
          <w:t>R1-2605886</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NEC</w:t>
      </w:r>
    </w:p>
    <w:p w14:paraId="2DA0381E" w14:textId="4AE84C9E" w:rsidR="00135584" w:rsidRDefault="00C62C50" w:rsidP="00135584">
      <w:hyperlink r:id="rId1659" w:history="1">
        <w:r>
          <w:rPr>
            <w:rStyle w:val="Hyperlink"/>
            <w:rFonts w:ascii="Times New Roman" w:eastAsia="Times New Roman" w:hAnsi="Times New Roman"/>
          </w:rPr>
          <w:t>R1-2605933</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OPPO</w:t>
      </w:r>
    </w:p>
    <w:p w14:paraId="76959BAE" w14:textId="3CC5D77C" w:rsidR="00135584" w:rsidRDefault="00C62C50" w:rsidP="00135584">
      <w:hyperlink r:id="rId1660" w:history="1">
        <w:r>
          <w:rPr>
            <w:rStyle w:val="Hyperlink"/>
            <w:rFonts w:ascii="Times New Roman" w:eastAsia="Times New Roman" w:hAnsi="Times New Roman"/>
          </w:rPr>
          <w:t>R1-2605964</w:t>
        </w:r>
      </w:hyperlink>
      <w:r w:rsidR="00135584">
        <w:rPr>
          <w:rFonts w:ascii="Times New Roman" w:eastAsia="Times New Roman" w:hAnsi="Times New Roman"/>
        </w:rPr>
        <w:tab/>
        <w:t>Discussion on Other Physical Layer Signals and Procedures</w:t>
      </w:r>
      <w:r w:rsidR="00135584">
        <w:rPr>
          <w:rFonts w:ascii="Times New Roman" w:eastAsia="Times New Roman" w:hAnsi="Times New Roman"/>
        </w:rPr>
        <w:tab/>
        <w:t>Google</w:t>
      </w:r>
    </w:p>
    <w:p w14:paraId="648258AC" w14:textId="255C5C12" w:rsidR="00135584" w:rsidRDefault="00C62C50" w:rsidP="00135584">
      <w:hyperlink r:id="rId1661" w:history="1">
        <w:r>
          <w:rPr>
            <w:rStyle w:val="Hyperlink"/>
            <w:rFonts w:ascii="Times New Roman" w:eastAsia="Times New Roman" w:hAnsi="Times New Roman"/>
          </w:rPr>
          <w:t>R1-2605983</w:t>
        </w:r>
      </w:hyperlink>
      <w:r w:rsidR="00135584">
        <w:rPr>
          <w:rFonts w:ascii="Times New Roman" w:eastAsia="Times New Roman" w:hAnsi="Times New Roman"/>
        </w:rPr>
        <w:tab/>
        <w:t>Considerations on CB PUSCH for BSR</w:t>
      </w:r>
      <w:r w:rsidR="00135584">
        <w:rPr>
          <w:rFonts w:ascii="Times New Roman" w:eastAsia="Times New Roman" w:hAnsi="Times New Roman"/>
        </w:rPr>
        <w:tab/>
        <w:t>Sony</w:t>
      </w:r>
    </w:p>
    <w:p w14:paraId="77909F10" w14:textId="2526B9E6" w:rsidR="00135584" w:rsidRDefault="00C62C50" w:rsidP="00135584">
      <w:hyperlink r:id="rId1662" w:history="1">
        <w:r>
          <w:rPr>
            <w:rStyle w:val="Hyperlink"/>
            <w:rFonts w:ascii="Times New Roman" w:eastAsia="Times New Roman" w:hAnsi="Times New Roman"/>
          </w:rPr>
          <w:t>R1-2606035</w:t>
        </w:r>
      </w:hyperlink>
      <w:r w:rsidR="00135584">
        <w:rPr>
          <w:rFonts w:ascii="Times New Roman" w:eastAsia="Times New Roman" w:hAnsi="Times New Roman"/>
        </w:rPr>
        <w:tab/>
        <w:t>On other physical layer signals, channels and procedure</w:t>
      </w:r>
      <w:r w:rsidR="00135584">
        <w:rPr>
          <w:rFonts w:ascii="Times New Roman" w:eastAsia="Times New Roman" w:hAnsi="Times New Roman"/>
        </w:rPr>
        <w:tab/>
        <w:t>Apple</w:t>
      </w:r>
    </w:p>
    <w:p w14:paraId="02332E30" w14:textId="29B8FE6F" w:rsidR="00135584" w:rsidRDefault="00C62C50" w:rsidP="00135584">
      <w:hyperlink r:id="rId1663" w:history="1">
        <w:r>
          <w:rPr>
            <w:rStyle w:val="Hyperlink"/>
            <w:rFonts w:ascii="Times New Roman" w:eastAsia="Times New Roman" w:hAnsi="Times New Roman"/>
          </w:rPr>
          <w:t>R1-2606071</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TCL</w:t>
      </w:r>
    </w:p>
    <w:p w14:paraId="007FA735" w14:textId="1F0363C2" w:rsidR="00135584" w:rsidRDefault="00C62C50" w:rsidP="00135584">
      <w:hyperlink r:id="rId1664" w:history="1">
        <w:r>
          <w:rPr>
            <w:rStyle w:val="Hyperlink"/>
            <w:rFonts w:ascii="Times New Roman" w:eastAsia="Times New Roman" w:hAnsi="Times New Roman"/>
          </w:rPr>
          <w:t>R1-2606164</w:t>
        </w:r>
      </w:hyperlink>
      <w:r w:rsidR="00135584">
        <w:rPr>
          <w:rFonts w:ascii="Times New Roman" w:eastAsia="Times New Roman" w:hAnsi="Times New Roman"/>
        </w:rPr>
        <w:tab/>
        <w:t>Discussion on UE reporting mechanism for requesting uplink resource in 6GR</w:t>
      </w:r>
      <w:r w:rsidR="00135584">
        <w:rPr>
          <w:rFonts w:ascii="Times New Roman" w:eastAsia="Times New Roman" w:hAnsi="Times New Roman"/>
        </w:rPr>
        <w:tab/>
        <w:t>LG Electronics</w:t>
      </w:r>
    </w:p>
    <w:p w14:paraId="3C3E3F79" w14:textId="327AEDBB" w:rsidR="00135584" w:rsidRDefault="00C62C50" w:rsidP="00135584">
      <w:hyperlink r:id="rId1665" w:history="1">
        <w:r>
          <w:rPr>
            <w:rStyle w:val="Hyperlink"/>
            <w:rFonts w:ascii="Times New Roman" w:eastAsia="Times New Roman" w:hAnsi="Times New Roman"/>
          </w:rPr>
          <w:t>R1-2606252</w:t>
        </w:r>
      </w:hyperlink>
      <w:r w:rsidR="00135584">
        <w:rPr>
          <w:rFonts w:ascii="Times New Roman" w:eastAsia="Times New Roman" w:hAnsi="Times New Roman"/>
        </w:rPr>
        <w:tab/>
        <w:t>Discussion on other physical-layer signals and procedure</w:t>
      </w:r>
      <w:r w:rsidR="00135584">
        <w:rPr>
          <w:rFonts w:ascii="Times New Roman" w:eastAsia="Times New Roman" w:hAnsi="Times New Roman"/>
        </w:rPr>
        <w:tab/>
        <w:t>ETRI</w:t>
      </w:r>
    </w:p>
    <w:p w14:paraId="3B15DDAB" w14:textId="3CE82E69" w:rsidR="00135584" w:rsidRDefault="00C62C50" w:rsidP="00135584">
      <w:hyperlink r:id="rId1666" w:history="1">
        <w:r>
          <w:rPr>
            <w:rStyle w:val="Hyperlink"/>
            <w:rFonts w:ascii="Times New Roman" w:eastAsia="Times New Roman" w:hAnsi="Times New Roman"/>
          </w:rPr>
          <w:t>R1-2606317</w:t>
        </w:r>
      </w:hyperlink>
      <w:r w:rsidR="00135584">
        <w:rPr>
          <w:rFonts w:ascii="Times New Roman" w:eastAsia="Times New Roman" w:hAnsi="Times New Roman"/>
        </w:rPr>
        <w:tab/>
        <w:t>Discussion on multi-bit SR and contention-based PUSCH</w:t>
      </w:r>
      <w:r w:rsidR="00135584">
        <w:rPr>
          <w:rFonts w:ascii="Times New Roman" w:eastAsia="Times New Roman" w:hAnsi="Times New Roman"/>
        </w:rPr>
        <w:tab/>
      </w:r>
      <w:proofErr w:type="spellStart"/>
      <w:r w:rsidR="00135584">
        <w:rPr>
          <w:rFonts w:ascii="Times New Roman" w:eastAsia="Times New Roman" w:hAnsi="Times New Roman"/>
        </w:rPr>
        <w:t>Fainity</w:t>
      </w:r>
      <w:proofErr w:type="spellEnd"/>
      <w:r w:rsidR="00135584">
        <w:rPr>
          <w:rFonts w:ascii="Times New Roman" w:eastAsia="Times New Roman" w:hAnsi="Times New Roman"/>
        </w:rPr>
        <w:t xml:space="preserve"> Innovation</w:t>
      </w:r>
    </w:p>
    <w:p w14:paraId="50E5B240" w14:textId="6FA0E986" w:rsidR="00135584" w:rsidRDefault="00C62C50" w:rsidP="00135584">
      <w:hyperlink r:id="rId1667" w:history="1">
        <w:r>
          <w:rPr>
            <w:rStyle w:val="Hyperlink"/>
            <w:rFonts w:ascii="Times New Roman" w:eastAsia="Times New Roman" w:hAnsi="Times New Roman"/>
          </w:rPr>
          <w:t>R1-2606389</w:t>
        </w:r>
      </w:hyperlink>
      <w:r w:rsidR="00135584">
        <w:rPr>
          <w:rFonts w:ascii="Times New Roman" w:eastAsia="Times New Roman" w:hAnsi="Times New Roman"/>
        </w:rPr>
        <w:tab/>
        <w:t>Other physical layer signals, channels and procedure</w:t>
      </w:r>
      <w:r w:rsidR="00135584">
        <w:rPr>
          <w:rFonts w:ascii="Times New Roman" w:eastAsia="Times New Roman" w:hAnsi="Times New Roman"/>
        </w:rPr>
        <w:tab/>
        <w:t>Qualcomm Incorporated</w:t>
      </w:r>
    </w:p>
    <w:p w14:paraId="16F425E2" w14:textId="53A418BA" w:rsidR="00135584" w:rsidRPr="00C64AF7" w:rsidRDefault="00C62C50" w:rsidP="00135584">
      <w:pPr>
        <w:rPr>
          <w:rFonts w:eastAsiaTheme="minorEastAsia"/>
          <w:lang w:eastAsia="zh-CN"/>
        </w:rPr>
      </w:pPr>
      <w:hyperlink r:id="rId1668" w:history="1">
        <w:r>
          <w:rPr>
            <w:rStyle w:val="Hyperlink"/>
            <w:rFonts w:ascii="Times New Roman" w:eastAsia="Times New Roman" w:hAnsi="Times New Roman"/>
          </w:rPr>
          <w:t>R1-2606436</w:t>
        </w:r>
      </w:hyperlink>
      <w:r w:rsidR="00135584">
        <w:rPr>
          <w:rFonts w:ascii="Times New Roman" w:eastAsia="Times New Roman" w:hAnsi="Times New Roman"/>
        </w:rPr>
        <w:tab/>
        <w:t>On Other Physical Layer Aspects of the 6GR Framework</w:t>
      </w:r>
      <w:r w:rsidR="00135584">
        <w:rPr>
          <w:rFonts w:ascii="Times New Roman" w:eastAsia="Times New Roman" w:hAnsi="Times New Roman"/>
        </w:rPr>
        <w:tab/>
        <w:t>AT&amp;T</w:t>
      </w:r>
    </w:p>
    <w:p w14:paraId="2F5E0068" w14:textId="16F493DF" w:rsidR="00135584" w:rsidRDefault="00C62C50" w:rsidP="00135584">
      <w:hyperlink r:id="rId1669" w:history="1">
        <w:r>
          <w:rPr>
            <w:rStyle w:val="Hyperlink"/>
            <w:rFonts w:ascii="Times New Roman" w:eastAsia="Times New Roman" w:hAnsi="Times New Roman"/>
          </w:rPr>
          <w:t>R1-2606473</w:t>
        </w:r>
      </w:hyperlink>
      <w:r w:rsidR="00135584">
        <w:rPr>
          <w:rFonts w:ascii="Times New Roman" w:eastAsia="Times New Roman" w:hAnsi="Times New Roman"/>
        </w:rPr>
        <w:tab/>
        <w:t>Discussions on other physical layer signals, channels and procedure</w:t>
      </w:r>
      <w:r w:rsidR="00135584">
        <w:rPr>
          <w:rFonts w:ascii="Times New Roman" w:eastAsia="Times New Roman" w:hAnsi="Times New Roman"/>
        </w:rPr>
        <w:tab/>
        <w:t>Sharp</w:t>
      </w:r>
    </w:p>
    <w:p w14:paraId="44425D30" w14:textId="6EADB931" w:rsidR="00135584" w:rsidRDefault="00C62C50" w:rsidP="00135584">
      <w:hyperlink r:id="rId1670" w:history="1">
        <w:r>
          <w:rPr>
            <w:rStyle w:val="Hyperlink"/>
            <w:rFonts w:ascii="Times New Roman" w:eastAsia="Times New Roman" w:hAnsi="Times New Roman"/>
          </w:rPr>
          <w:t>R1-2606515</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NTT DOCOMO, INC.</w:t>
      </w:r>
    </w:p>
    <w:p w14:paraId="40FDD83F" w14:textId="762F5306" w:rsidR="00135584" w:rsidRDefault="00C62C50" w:rsidP="00135584">
      <w:hyperlink r:id="rId1671" w:history="1">
        <w:r>
          <w:rPr>
            <w:rStyle w:val="Hyperlink"/>
            <w:rFonts w:ascii="Times New Roman" w:eastAsia="Times New Roman" w:hAnsi="Times New Roman"/>
          </w:rPr>
          <w:t>R1-2606556</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r>
      <w:proofErr w:type="spellStart"/>
      <w:r w:rsidR="00135584">
        <w:rPr>
          <w:rFonts w:ascii="Times New Roman" w:eastAsia="Times New Roman" w:hAnsi="Times New Roman"/>
        </w:rPr>
        <w:t>Quectel</w:t>
      </w:r>
      <w:proofErr w:type="spellEnd"/>
    </w:p>
    <w:p w14:paraId="655DD29C" w14:textId="3D3DFD8B" w:rsidR="00135584" w:rsidRDefault="00C62C50" w:rsidP="00135584">
      <w:hyperlink r:id="rId1672" w:history="1">
        <w:r>
          <w:rPr>
            <w:rStyle w:val="Hyperlink"/>
            <w:rFonts w:ascii="Times New Roman" w:eastAsia="Times New Roman" w:hAnsi="Times New Roman"/>
          </w:rPr>
          <w:t>R1-2606579</w:t>
        </w:r>
      </w:hyperlink>
      <w:r w:rsidR="00135584">
        <w:rPr>
          <w:rFonts w:ascii="Times New Roman" w:eastAsia="Times New Roman" w:hAnsi="Times New Roman"/>
        </w:rPr>
        <w:tab/>
        <w:t>Discussion on other physical layer signals, channels and procedure</w:t>
      </w:r>
      <w:r w:rsidR="00135584">
        <w:rPr>
          <w:rFonts w:ascii="Times New Roman" w:eastAsia="Times New Roman" w:hAnsi="Times New Roman"/>
        </w:rPr>
        <w:tab/>
        <w:t>WILUS Inc.</w:t>
      </w:r>
    </w:p>
    <w:p w14:paraId="5B658FD3" w14:textId="6F37D3EB" w:rsidR="00135584" w:rsidRDefault="00C62C50" w:rsidP="00135584">
      <w:hyperlink r:id="rId1673" w:history="1">
        <w:r>
          <w:rPr>
            <w:rStyle w:val="Hyperlink"/>
            <w:rFonts w:ascii="Times New Roman" w:eastAsia="Times New Roman" w:hAnsi="Times New Roman"/>
          </w:rPr>
          <w:t>R1-2606597</w:t>
        </w:r>
      </w:hyperlink>
      <w:r w:rsidR="00135584">
        <w:rPr>
          <w:rFonts w:ascii="Times New Roman" w:eastAsia="Times New Roman" w:hAnsi="Times New Roman"/>
        </w:rPr>
        <w:tab/>
        <w:t>Discussion on other physical layer signals, channels, and procedures in 6GR</w:t>
      </w:r>
      <w:r w:rsidR="00135584">
        <w:rPr>
          <w:rFonts w:ascii="Times New Roman" w:eastAsia="Times New Roman" w:hAnsi="Times New Roman"/>
        </w:rPr>
        <w:tab/>
        <w:t>CSCN</w:t>
      </w:r>
    </w:p>
    <w:p w14:paraId="624B73BB" w14:textId="34D7BA26" w:rsidR="00135584" w:rsidRDefault="00C62C50" w:rsidP="00135584">
      <w:pPr>
        <w:ind w:left="1440" w:hanging="1440"/>
      </w:pPr>
      <w:hyperlink r:id="rId1674" w:history="1">
        <w:r>
          <w:rPr>
            <w:rStyle w:val="Hyperlink"/>
            <w:rFonts w:ascii="Times New Roman" w:eastAsia="Times New Roman" w:hAnsi="Times New Roman"/>
          </w:rPr>
          <w:t>R1-2606701</w:t>
        </w:r>
      </w:hyperlink>
      <w:r w:rsidR="00135584">
        <w:rPr>
          <w:rFonts w:ascii="Times New Roman" w:eastAsia="Times New Roman" w:hAnsi="Times New Roman"/>
        </w:rPr>
        <w:tab/>
        <w:t>RF interference detection, classification, and mitigation for 6G Radio (6GR)</w:t>
      </w:r>
      <w:r w:rsidR="00135584">
        <w:rPr>
          <w:rFonts w:ascii="Times New Roman" w:eastAsia="Times New Roman" w:hAnsi="Times New Roman"/>
        </w:rPr>
        <w:tab/>
        <w:t>MITRE-FFRDC, National Spectrum Consortium, DISA, Lockheed Martin, VIAVI Solutions, AST SpaceMobile</w:t>
      </w:r>
    </w:p>
    <w:p w14:paraId="03A3C439" w14:textId="77777777" w:rsidR="00135584" w:rsidRPr="00B92298" w:rsidRDefault="00135584" w:rsidP="00135584">
      <w:pPr>
        <w:rPr>
          <w:rFonts w:eastAsiaTheme="minorEastAsia"/>
          <w:lang w:eastAsia="zh-CN"/>
        </w:rPr>
      </w:pPr>
    </w:p>
    <w:p w14:paraId="45A8B243" w14:textId="77777777" w:rsidR="00135584" w:rsidRPr="00135584" w:rsidRDefault="00135584" w:rsidP="00135584"/>
    <w:p w14:paraId="4456A716" w14:textId="5D6534D6" w:rsidR="00971E19" w:rsidRDefault="00246ADD" w:rsidP="00246ADD">
      <w:pPr>
        <w:pStyle w:val="Heading2"/>
      </w:pPr>
      <w:bookmarkStart w:id="243" w:name="_Toc239313261"/>
      <w:r>
        <w:t>WUS and operation</w:t>
      </w:r>
      <w:bookmarkEnd w:id="243"/>
    </w:p>
    <w:p w14:paraId="00C26FAE" w14:textId="18B627F0" w:rsidR="00246ADD" w:rsidRPr="00246ADD" w:rsidRDefault="00246ADD" w:rsidP="00246ADD">
      <w:r w:rsidRPr="00FD0278">
        <w:rPr>
          <w:rFonts w:eastAsia="DengXian" w:hint="eastAsia"/>
          <w:i/>
          <w:iCs/>
          <w:lang w:eastAsia="zh-CN"/>
        </w:rPr>
        <w:t xml:space="preserve">Note 1: For schemes/mechanisms that are different from leveraging the </w:t>
      </w:r>
      <w:r w:rsidRPr="00FD0278">
        <w:rPr>
          <w:rFonts w:eastAsia="DengXian"/>
          <w:i/>
          <w:iCs/>
          <w:lang w:eastAsia="zh-CN"/>
        </w:rPr>
        <w:t>design</w:t>
      </w:r>
      <w:r w:rsidRPr="00FD0278">
        <w:rPr>
          <w:rFonts w:eastAsia="DengXian" w:hint="eastAsia"/>
          <w:i/>
          <w:iCs/>
          <w:lang w:eastAsia="zh-CN"/>
        </w:rPr>
        <w:t xml:space="preserve"> of other agendas.</w:t>
      </w:r>
    </w:p>
    <w:p w14:paraId="5239533F" w14:textId="708988A4" w:rsidR="00246ADD" w:rsidRPr="00246ADD" w:rsidRDefault="00246ADD" w:rsidP="00246ADD">
      <w:pPr>
        <w:pStyle w:val="Heading3"/>
      </w:pPr>
      <w:bookmarkStart w:id="244" w:name="_Toc239313262"/>
      <w:r>
        <w:t>Downlink WUS and operation</w:t>
      </w:r>
      <w:bookmarkEnd w:id="244"/>
    </w:p>
    <w:p w14:paraId="340F6ABB" w14:textId="255C2C2E" w:rsidR="00246ADD" w:rsidRDefault="00246ADD" w:rsidP="00246ADD">
      <w:pPr>
        <w:pStyle w:val="Heading4"/>
      </w:pPr>
      <w:bookmarkStart w:id="245" w:name="_Toc239313263"/>
      <w:r>
        <w:t xml:space="preserve">Design of </w:t>
      </w:r>
      <w:r w:rsidRPr="00FD0278">
        <w:t xml:space="preserve">WUS </w:t>
      </w:r>
      <w:r w:rsidRPr="00FD0278">
        <w:rPr>
          <w:rFonts w:hint="eastAsia"/>
        </w:rPr>
        <w:t>with OFDM based sequence</w:t>
      </w:r>
      <w:bookmarkEnd w:id="245"/>
    </w:p>
    <w:p w14:paraId="3BE948C8" w14:textId="77777777" w:rsidR="00246ADD" w:rsidRPr="00FD0278" w:rsidRDefault="00246ADD" w:rsidP="00246ADD">
      <w:pPr>
        <w:rPr>
          <w:rFonts w:eastAsia="DengXian"/>
          <w:i/>
          <w:iCs/>
          <w:lang w:eastAsia="zh-CN"/>
        </w:rPr>
      </w:pPr>
      <w:r w:rsidRPr="00FD0278">
        <w:rPr>
          <w:rFonts w:eastAsia="DengXian" w:hint="eastAsia"/>
          <w:i/>
          <w:iCs/>
          <w:lang w:eastAsia="zh-CN"/>
        </w:rPr>
        <w:t xml:space="preserve">Note 1: Including </w:t>
      </w:r>
      <w:r w:rsidRPr="00FD0278">
        <w:rPr>
          <w:rFonts w:eastAsia="DengXian"/>
          <w:i/>
          <w:iCs/>
          <w:color w:val="000000"/>
          <w:lang w:eastAsia="zh-CN"/>
        </w:rPr>
        <w:t>Contributions</w:t>
      </w:r>
      <w:r w:rsidRPr="00FD0278">
        <w:rPr>
          <w:rFonts w:eastAsia="DengXian" w:hint="eastAsia"/>
          <w:i/>
          <w:iCs/>
          <w:color w:val="000000"/>
          <w:lang w:eastAsia="zh-CN"/>
        </w:rPr>
        <w:t xml:space="preserve"> fo</w:t>
      </w:r>
      <w:r w:rsidRPr="00FD0278">
        <w:rPr>
          <w:rFonts w:eastAsia="DengXian" w:hint="eastAsia"/>
          <w:i/>
          <w:iCs/>
          <w:lang w:eastAsia="zh-CN"/>
        </w:rPr>
        <w:t>r design target, applicable scenarios, etc.</w:t>
      </w:r>
    </w:p>
    <w:p w14:paraId="7F99FF83" w14:textId="77777777" w:rsidR="00246ADD" w:rsidRDefault="00246ADD" w:rsidP="00246ADD">
      <w:pPr>
        <w:rPr>
          <w:rFonts w:eastAsiaTheme="minorEastAsia"/>
          <w:lang w:eastAsia="zh-CN"/>
        </w:rPr>
      </w:pPr>
    </w:p>
    <w:p w14:paraId="51EC4325" w14:textId="77777777" w:rsidR="00246ADD" w:rsidRPr="00B43B0E" w:rsidRDefault="00246ADD" w:rsidP="00246ADD">
      <w:pPr>
        <w:rPr>
          <w:rFonts w:eastAsiaTheme="minorEastAsia"/>
          <w:lang w:val="en-US" w:eastAsia="zh-CN"/>
        </w:rPr>
      </w:pPr>
      <w:r w:rsidRPr="00B43B0E">
        <w:rPr>
          <w:rFonts w:eastAsiaTheme="minorEastAsia"/>
          <w:lang w:val="en-US" w:eastAsia="zh-CN"/>
        </w:rPr>
        <w:t>[12</w:t>
      </w:r>
      <w:r w:rsidRPr="00B43B0E">
        <w:rPr>
          <w:rFonts w:eastAsiaTheme="minorEastAsia" w:hint="eastAsia"/>
          <w:lang w:val="en-US" w:eastAsia="zh-CN"/>
        </w:rPr>
        <w:t>6</w:t>
      </w:r>
      <w:r w:rsidRPr="00B43B0E">
        <w:rPr>
          <w:rFonts w:eastAsiaTheme="minorEastAsia"/>
          <w:lang w:val="en-US" w:eastAsia="zh-CN"/>
        </w:rPr>
        <w:t>-R20-6GR-Design of WUS] Email discussion on Rel-20 6GR-Design of WUS – Magnus (Ericsson)</w:t>
      </w:r>
    </w:p>
    <w:p w14:paraId="6FD8B456" w14:textId="77777777" w:rsidR="00246ADD" w:rsidRPr="00B43B0E" w:rsidRDefault="00246ADD">
      <w:pPr>
        <w:pStyle w:val="ListParagraph"/>
        <w:numPr>
          <w:ilvl w:val="0"/>
          <w:numId w:val="289"/>
        </w:numPr>
        <w:rPr>
          <w:rFonts w:eastAsiaTheme="minorEastAsia"/>
          <w:lang w:val="en-US" w:eastAsia="zh-CN"/>
        </w:rPr>
      </w:pPr>
      <w:r w:rsidRPr="00B43B0E">
        <w:rPr>
          <w:rFonts w:eastAsiaTheme="minorEastAsia"/>
          <w:lang w:eastAsia="zh-CN"/>
        </w:rPr>
        <w:lastRenderedPageBreak/>
        <w:t xml:space="preserve">To be used for sharing updates on online/offline schedule, details on what is to be discussed in online/offline sessions, </w:t>
      </w:r>
      <w:proofErr w:type="spellStart"/>
      <w:r w:rsidRPr="00B43B0E">
        <w:rPr>
          <w:rFonts w:eastAsiaTheme="minorEastAsia"/>
          <w:lang w:eastAsia="zh-CN"/>
        </w:rPr>
        <w:t>tdoc</w:t>
      </w:r>
      <w:proofErr w:type="spellEnd"/>
      <w:r w:rsidRPr="00B43B0E">
        <w:rPr>
          <w:rFonts w:eastAsiaTheme="minorEastAsia"/>
          <w:lang w:eastAsia="zh-CN"/>
        </w:rPr>
        <w:t xml:space="preserve"> number of the moderator summary for online session, etc</w:t>
      </w:r>
    </w:p>
    <w:p w14:paraId="678B3589" w14:textId="77777777" w:rsidR="00246ADD" w:rsidRDefault="00246ADD" w:rsidP="00246ADD">
      <w:pPr>
        <w:rPr>
          <w:rFonts w:eastAsiaTheme="minorEastAsia"/>
          <w:lang w:val="en-US" w:eastAsia="zh-CN"/>
        </w:rPr>
      </w:pPr>
    </w:p>
    <w:p w14:paraId="6291B0FE" w14:textId="77777777" w:rsidR="00246ADD" w:rsidRDefault="00246ADD" w:rsidP="00246ADD">
      <w:pPr>
        <w:rPr>
          <w:rFonts w:eastAsiaTheme="minorEastAsia"/>
          <w:lang w:eastAsia="zh-CN"/>
        </w:rPr>
      </w:pPr>
    </w:p>
    <w:p w14:paraId="0A3FF384"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526DD05D" w14:textId="77777777" w:rsidR="00246ADD" w:rsidRDefault="00246ADD" w:rsidP="00246ADD">
      <w:pPr>
        <w:rPr>
          <w:rFonts w:eastAsiaTheme="minorEastAsia"/>
          <w:lang w:eastAsia="zh-CN"/>
        </w:rPr>
      </w:pPr>
      <w:r w:rsidRPr="00925E62">
        <w:t>Study DL WUS for both basic coverage and extended coverage.</w:t>
      </w:r>
    </w:p>
    <w:p w14:paraId="59DF6F94" w14:textId="77777777" w:rsidR="00246ADD" w:rsidRDefault="00246ADD" w:rsidP="00246ADD">
      <w:pPr>
        <w:rPr>
          <w:rFonts w:eastAsiaTheme="minorEastAsia"/>
          <w:lang w:eastAsia="zh-CN"/>
        </w:rPr>
      </w:pPr>
    </w:p>
    <w:p w14:paraId="6BC85AE7"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00543D78" w14:textId="77777777" w:rsidR="00246ADD" w:rsidRPr="005D10AE" w:rsidRDefault="00246ADD">
      <w:pPr>
        <w:pStyle w:val="ListParagraph"/>
        <w:numPr>
          <w:ilvl w:val="0"/>
          <w:numId w:val="187"/>
        </w:numPr>
        <w:overflowPunct/>
        <w:autoSpaceDE/>
        <w:autoSpaceDN/>
        <w:adjustRightInd/>
        <w:spacing w:after="0"/>
        <w:contextualSpacing w:val="0"/>
        <w:textAlignment w:val="auto"/>
        <w:rPr>
          <w:lang w:eastAsia="en-US"/>
        </w:rPr>
      </w:pPr>
      <w:r w:rsidRPr="00536D01">
        <w:t>For DL WUS evaluations in FR1 and ~7 GHz, RAN1 assumes 1 µs and 2 ppm</w:t>
      </w:r>
      <w:r w:rsidRPr="003A391F">
        <w:rPr>
          <w:rFonts w:eastAsiaTheme="minorEastAsia"/>
          <w:lang w:eastAsia="zh-CN"/>
        </w:rPr>
        <w:t xml:space="preserve"> </w:t>
      </w:r>
      <w:r w:rsidRPr="00536D01">
        <w:t xml:space="preserve">for </w:t>
      </w:r>
      <w:r w:rsidRPr="003A391F">
        <w:rPr>
          <w:i/>
          <w:iCs/>
        </w:rPr>
        <w:t>maximum</w:t>
      </w:r>
      <w:r w:rsidRPr="00536D01">
        <w:t xml:space="preserve"> timing and frequency errors, </w:t>
      </w:r>
      <w:proofErr w:type="spellStart"/>
      <w:r w:rsidRPr="003A391F">
        <w:rPr>
          <w:i/>
          <w:iCs/>
        </w:rPr>
        <w:t>T</w:t>
      </w:r>
      <w:r w:rsidRPr="003A391F">
        <w:rPr>
          <w:vertAlign w:val="subscript"/>
        </w:rPr>
        <w:t>e</w:t>
      </w:r>
      <w:r w:rsidRPr="003A391F">
        <w:rPr>
          <w:vertAlign w:val="superscript"/>
        </w:rPr>
        <w:t>max</w:t>
      </w:r>
      <w:proofErr w:type="spellEnd"/>
      <w:r w:rsidRPr="00536D01">
        <w:t xml:space="preserve"> and </w:t>
      </w:r>
      <w:proofErr w:type="spellStart"/>
      <w:r w:rsidRPr="003A391F">
        <w:rPr>
          <w:i/>
          <w:iCs/>
        </w:rPr>
        <w:t>F</w:t>
      </w:r>
      <w:r w:rsidRPr="003A391F">
        <w:rPr>
          <w:vertAlign w:val="subscript"/>
        </w:rPr>
        <w:t>e</w:t>
      </w:r>
      <w:r w:rsidRPr="003A391F">
        <w:rPr>
          <w:vertAlign w:val="superscript"/>
        </w:rPr>
        <w:t>max</w:t>
      </w:r>
      <w:proofErr w:type="spellEnd"/>
      <w:r w:rsidRPr="00536D01">
        <w:t>, respectively, prior to detecting DL WUS, at least within the same carrier as SSB.</w:t>
      </w:r>
    </w:p>
    <w:p w14:paraId="3AC6C749" w14:textId="77777777" w:rsidR="00246ADD" w:rsidRPr="00536D01" w:rsidRDefault="00246ADD">
      <w:pPr>
        <w:pStyle w:val="ListParagraph"/>
        <w:numPr>
          <w:ilvl w:val="0"/>
          <w:numId w:val="187"/>
        </w:numPr>
        <w:overflowPunct/>
        <w:autoSpaceDE/>
        <w:autoSpaceDN/>
        <w:adjustRightInd/>
        <w:spacing w:after="0"/>
        <w:contextualSpacing w:val="0"/>
        <w:textAlignment w:val="auto"/>
      </w:pPr>
      <w:r>
        <w:rPr>
          <w:rFonts w:eastAsiaTheme="minorEastAsia" w:hint="eastAsia"/>
          <w:lang w:eastAsia="zh-CN"/>
        </w:rPr>
        <w:t xml:space="preserve">Consider additionally potential solutions when necessary for addressing </w:t>
      </w:r>
      <w:r w:rsidRPr="00536D01">
        <w:t xml:space="preserve">2 </w:t>
      </w:r>
      <w:r w:rsidRPr="003A391F">
        <w:rPr>
          <w:lang w:val="en-IN"/>
        </w:rPr>
        <w:t>µs timing error and 5 ppm frequency error</w:t>
      </w:r>
      <w:r>
        <w:rPr>
          <w:rFonts w:eastAsiaTheme="minorEastAsia" w:hint="eastAsia"/>
          <w:lang w:val="en-IN" w:eastAsia="zh-CN"/>
        </w:rPr>
        <w:t xml:space="preserve">, </w:t>
      </w:r>
      <w:r w:rsidRPr="003A391F">
        <w:rPr>
          <w:lang w:val="en-IN"/>
        </w:rPr>
        <w:t>e.g.,</w:t>
      </w:r>
    </w:p>
    <w:p w14:paraId="76D8192E" w14:textId="77777777" w:rsidR="00246ADD" w:rsidRPr="00536D01" w:rsidRDefault="00246ADD">
      <w:pPr>
        <w:pStyle w:val="ListParagraph"/>
        <w:numPr>
          <w:ilvl w:val="1"/>
          <w:numId w:val="187"/>
        </w:numPr>
        <w:overflowPunct/>
        <w:autoSpaceDE/>
        <w:autoSpaceDN/>
        <w:adjustRightInd/>
        <w:spacing w:after="0"/>
        <w:contextualSpacing w:val="0"/>
        <w:textAlignment w:val="auto"/>
      </w:pPr>
      <w:r>
        <w:t>DL WUS processing t</w:t>
      </w:r>
      <w:r w:rsidRPr="00536D01">
        <w:t>imeline relaxation</w:t>
      </w:r>
    </w:p>
    <w:p w14:paraId="5B4AE3E2" w14:textId="77777777" w:rsidR="00246ADD" w:rsidRPr="005D10AE" w:rsidRDefault="00246ADD">
      <w:pPr>
        <w:pStyle w:val="ListParagraph1"/>
        <w:numPr>
          <w:ilvl w:val="0"/>
          <w:numId w:val="187"/>
        </w:numPr>
        <w:spacing w:after="0" w:line="240" w:lineRule="auto"/>
        <w:ind w:firstLineChars="0"/>
        <w:contextualSpacing/>
        <w:rPr>
          <w:sz w:val="21"/>
          <w:szCs w:val="21"/>
        </w:rPr>
      </w:pPr>
      <w:r w:rsidRPr="005D10AE">
        <w:rPr>
          <w:sz w:val="21"/>
          <w:szCs w:val="21"/>
        </w:rPr>
        <w:t xml:space="preserve">The </w:t>
      </w:r>
      <w:r w:rsidRPr="005D10AE">
        <w:rPr>
          <w:i/>
          <w:iCs/>
          <w:sz w:val="21"/>
          <w:szCs w:val="21"/>
        </w:rPr>
        <w:t>actual</w:t>
      </w:r>
      <w:r w:rsidRPr="005D10AE">
        <w:rPr>
          <w:sz w:val="21"/>
          <w:szCs w:val="21"/>
        </w:rPr>
        <w:t xml:space="preserve"> timing and frequency errors, </w:t>
      </w:r>
      <w:proofErr w:type="spellStart"/>
      <w:r w:rsidRPr="005D10AE">
        <w:rPr>
          <w:i/>
          <w:iCs/>
          <w:sz w:val="21"/>
          <w:szCs w:val="21"/>
        </w:rPr>
        <w:t>T</w:t>
      </w:r>
      <w:r w:rsidRPr="005D10AE">
        <w:rPr>
          <w:sz w:val="21"/>
          <w:szCs w:val="21"/>
          <w:vertAlign w:val="subscript"/>
        </w:rPr>
        <w:t>e</w:t>
      </w:r>
      <w:proofErr w:type="spellEnd"/>
      <w:r w:rsidRPr="005D10AE">
        <w:rPr>
          <w:sz w:val="21"/>
          <w:szCs w:val="21"/>
        </w:rPr>
        <w:t xml:space="preserve"> and </w:t>
      </w:r>
      <w:r w:rsidRPr="005D10AE">
        <w:rPr>
          <w:i/>
          <w:iCs/>
          <w:sz w:val="21"/>
          <w:szCs w:val="21"/>
        </w:rPr>
        <w:t>F</w:t>
      </w:r>
      <w:r w:rsidRPr="005D10AE">
        <w:rPr>
          <w:sz w:val="21"/>
          <w:szCs w:val="21"/>
          <w:vertAlign w:val="subscript"/>
        </w:rPr>
        <w:t>e</w:t>
      </w:r>
      <w:r w:rsidRPr="005D10AE">
        <w:rPr>
          <w:sz w:val="21"/>
          <w:szCs w:val="21"/>
        </w:rPr>
        <w:t xml:space="preserve">, respectively, are modelled as uniform distributions, </w:t>
      </w:r>
      <w:proofErr w:type="spellStart"/>
      <w:r w:rsidRPr="005D10AE">
        <w:rPr>
          <w:i/>
          <w:iCs/>
          <w:sz w:val="20"/>
          <w:szCs w:val="20"/>
        </w:rPr>
        <w:t>T</w:t>
      </w:r>
      <w:r w:rsidRPr="005D10AE">
        <w:rPr>
          <w:sz w:val="20"/>
          <w:szCs w:val="20"/>
          <w:vertAlign w:val="subscript"/>
        </w:rPr>
        <w:t>e</w:t>
      </w:r>
      <w:proofErr w:type="spellEnd"/>
      <w:r w:rsidRPr="005D10AE">
        <w:rPr>
          <w:sz w:val="20"/>
          <w:szCs w:val="20"/>
        </w:rPr>
        <w:t xml:space="preserve"> ~ </w:t>
      </w:r>
      <w:r w:rsidRPr="005D10AE">
        <w:rPr>
          <w:i/>
          <w:iCs/>
          <w:sz w:val="20"/>
          <w:szCs w:val="20"/>
        </w:rPr>
        <w:t xml:space="preserve">U </w:t>
      </w:r>
      <w:r w:rsidRPr="005D10AE">
        <w:rPr>
          <w:sz w:val="20"/>
          <w:szCs w:val="20"/>
        </w:rPr>
        <w:t>[-</w:t>
      </w:r>
      <w:proofErr w:type="spellStart"/>
      <w:r w:rsidRPr="005D10AE">
        <w:rPr>
          <w:i/>
          <w:iCs/>
          <w:sz w:val="20"/>
          <w:szCs w:val="20"/>
        </w:rPr>
        <w:t>T</w:t>
      </w:r>
      <w:r w:rsidRPr="005D10AE">
        <w:rPr>
          <w:sz w:val="20"/>
          <w:szCs w:val="20"/>
          <w:vertAlign w:val="subscript"/>
        </w:rPr>
        <w:t>e</w:t>
      </w:r>
      <w:r w:rsidRPr="005D10AE">
        <w:rPr>
          <w:sz w:val="20"/>
          <w:szCs w:val="20"/>
          <w:vertAlign w:val="superscript"/>
        </w:rPr>
        <w:t>max</w:t>
      </w:r>
      <w:proofErr w:type="spellEnd"/>
      <w:r w:rsidRPr="005D10AE">
        <w:rPr>
          <w:sz w:val="20"/>
          <w:szCs w:val="20"/>
        </w:rPr>
        <w:t xml:space="preserve">, </w:t>
      </w:r>
      <w:proofErr w:type="spellStart"/>
      <w:r w:rsidRPr="005D10AE">
        <w:rPr>
          <w:i/>
          <w:iCs/>
          <w:sz w:val="20"/>
          <w:szCs w:val="20"/>
        </w:rPr>
        <w:t>T</w:t>
      </w:r>
      <w:r w:rsidRPr="005D10AE">
        <w:rPr>
          <w:sz w:val="20"/>
          <w:szCs w:val="20"/>
          <w:vertAlign w:val="subscript"/>
        </w:rPr>
        <w:t>e</w:t>
      </w:r>
      <w:r w:rsidRPr="005D10AE">
        <w:rPr>
          <w:sz w:val="20"/>
          <w:szCs w:val="20"/>
          <w:vertAlign w:val="superscript"/>
        </w:rPr>
        <w:t>max</w:t>
      </w:r>
      <w:proofErr w:type="spellEnd"/>
      <w:r w:rsidRPr="005D10AE">
        <w:rPr>
          <w:sz w:val="20"/>
          <w:szCs w:val="20"/>
        </w:rPr>
        <w:t xml:space="preserve"> ] µs and </w:t>
      </w:r>
      <w:r w:rsidRPr="005D10AE">
        <w:rPr>
          <w:i/>
          <w:iCs/>
          <w:sz w:val="20"/>
          <w:szCs w:val="20"/>
        </w:rPr>
        <w:t>F</w:t>
      </w:r>
      <w:r w:rsidRPr="005D10AE">
        <w:rPr>
          <w:sz w:val="20"/>
          <w:szCs w:val="20"/>
          <w:vertAlign w:val="subscript"/>
        </w:rPr>
        <w:t>e</w:t>
      </w:r>
      <w:r w:rsidRPr="005D10AE">
        <w:rPr>
          <w:sz w:val="20"/>
          <w:szCs w:val="20"/>
        </w:rPr>
        <w:t xml:space="preserve"> ~ </w:t>
      </w:r>
      <w:r w:rsidRPr="005D10AE">
        <w:rPr>
          <w:i/>
          <w:iCs/>
          <w:sz w:val="20"/>
          <w:szCs w:val="20"/>
        </w:rPr>
        <w:t xml:space="preserve">U </w:t>
      </w:r>
      <w:r w:rsidRPr="005D10AE">
        <w:rPr>
          <w:sz w:val="20"/>
          <w:szCs w:val="20"/>
        </w:rPr>
        <w:t>[-</w:t>
      </w:r>
      <w:proofErr w:type="spellStart"/>
      <w:r w:rsidRPr="005D10AE">
        <w:rPr>
          <w:i/>
          <w:iCs/>
          <w:sz w:val="20"/>
          <w:szCs w:val="20"/>
        </w:rPr>
        <w:t>F</w:t>
      </w:r>
      <w:r w:rsidRPr="005D10AE">
        <w:rPr>
          <w:sz w:val="20"/>
          <w:szCs w:val="20"/>
          <w:vertAlign w:val="subscript"/>
        </w:rPr>
        <w:t>e</w:t>
      </w:r>
      <w:r w:rsidRPr="005D10AE">
        <w:rPr>
          <w:sz w:val="20"/>
          <w:szCs w:val="20"/>
          <w:vertAlign w:val="superscript"/>
        </w:rPr>
        <w:t>max</w:t>
      </w:r>
      <w:proofErr w:type="spellEnd"/>
      <w:r w:rsidRPr="005D10AE">
        <w:rPr>
          <w:sz w:val="20"/>
          <w:szCs w:val="20"/>
        </w:rPr>
        <w:t>,</w:t>
      </w:r>
      <w:r w:rsidRPr="005D10AE">
        <w:rPr>
          <w:i/>
          <w:iCs/>
          <w:sz w:val="20"/>
          <w:szCs w:val="20"/>
        </w:rPr>
        <w:t xml:space="preserve"> </w:t>
      </w:r>
      <w:proofErr w:type="spellStart"/>
      <w:r w:rsidRPr="005D10AE">
        <w:rPr>
          <w:i/>
          <w:iCs/>
          <w:sz w:val="20"/>
          <w:szCs w:val="20"/>
        </w:rPr>
        <w:t>F</w:t>
      </w:r>
      <w:r w:rsidRPr="005D10AE">
        <w:rPr>
          <w:sz w:val="20"/>
          <w:szCs w:val="20"/>
          <w:vertAlign w:val="subscript"/>
        </w:rPr>
        <w:t>e</w:t>
      </w:r>
      <w:r w:rsidRPr="005D10AE">
        <w:rPr>
          <w:sz w:val="20"/>
          <w:szCs w:val="20"/>
          <w:vertAlign w:val="superscript"/>
        </w:rPr>
        <w:t>max</w:t>
      </w:r>
      <w:proofErr w:type="spellEnd"/>
      <w:r w:rsidRPr="005D10AE">
        <w:rPr>
          <w:sz w:val="20"/>
          <w:szCs w:val="20"/>
        </w:rPr>
        <w:t>] ppm,</w:t>
      </w:r>
      <w:r w:rsidRPr="005D10AE">
        <w:rPr>
          <w:sz w:val="21"/>
          <w:szCs w:val="21"/>
        </w:rPr>
        <w:t xml:space="preserve"> respectively, are assumed for link level simulations.</w:t>
      </w:r>
    </w:p>
    <w:p w14:paraId="63153DC6" w14:textId="77777777" w:rsidR="00246ADD" w:rsidRDefault="00246ADD" w:rsidP="00246ADD">
      <w:pPr>
        <w:rPr>
          <w:rFonts w:eastAsiaTheme="minorEastAsia"/>
          <w:lang w:eastAsia="zh-CN"/>
        </w:rPr>
      </w:pPr>
    </w:p>
    <w:p w14:paraId="40EFCB9E" w14:textId="77777777" w:rsidR="00246ADD" w:rsidRDefault="00246ADD" w:rsidP="00246ADD">
      <w:pPr>
        <w:rPr>
          <w:rFonts w:eastAsiaTheme="minorEastAsia"/>
          <w:lang w:eastAsia="zh-CN"/>
        </w:rPr>
      </w:pPr>
      <w:r>
        <w:rPr>
          <w:rFonts w:eastAsiaTheme="minorEastAsia" w:hint="eastAsia"/>
          <w:lang w:eastAsia="zh-CN"/>
        </w:rPr>
        <w:t>Conclusion</w:t>
      </w:r>
    </w:p>
    <w:p w14:paraId="4A633B73" w14:textId="77777777" w:rsidR="00246ADD" w:rsidRPr="004158F4" w:rsidRDefault="00246ADD" w:rsidP="00246ADD">
      <w:r w:rsidRPr="004158F4">
        <w:t xml:space="preserve">RAN1 to down select between </w:t>
      </w:r>
      <w:proofErr w:type="spellStart"/>
      <w:r w:rsidRPr="004158F4">
        <w:t>Zadoff</w:t>
      </w:r>
      <w:proofErr w:type="spellEnd"/>
      <w:r w:rsidRPr="004158F4">
        <w:t>-Chu sequence family and Gold sequence family for DL WUS</w:t>
      </w:r>
      <w:r w:rsidRPr="004158F4">
        <w:rPr>
          <w:rFonts w:eastAsiaTheme="minorEastAsia" w:hint="eastAsia"/>
          <w:lang w:eastAsia="zh-CN"/>
        </w:rPr>
        <w:t xml:space="preserve"> at latest by RAN1#127</w:t>
      </w:r>
      <w:r w:rsidRPr="004158F4">
        <w:t>.</w:t>
      </w:r>
    </w:p>
    <w:p w14:paraId="5BEC7674" w14:textId="77777777" w:rsidR="00246ADD" w:rsidRDefault="00246ADD" w:rsidP="00246ADD">
      <w:pPr>
        <w:rPr>
          <w:rFonts w:eastAsiaTheme="minorEastAsia"/>
          <w:lang w:eastAsia="zh-CN"/>
        </w:rPr>
      </w:pPr>
    </w:p>
    <w:p w14:paraId="19892B84"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3E572598" w14:textId="77777777" w:rsidR="00246ADD" w:rsidRPr="0064226A" w:rsidRDefault="00246ADD" w:rsidP="00246ADD">
      <w:r w:rsidRPr="0064226A">
        <w:t xml:space="preserve">Study maximum number of transmittable sequence candidates and maximum number of sequence candidates targeting a UE per DL WUS sequence </w:t>
      </w:r>
      <w:r>
        <w:t>resource</w:t>
      </w:r>
      <w:r>
        <w:rPr>
          <w:rFonts w:eastAsiaTheme="minorEastAsia" w:hint="eastAsia"/>
          <w:lang w:eastAsia="zh-CN"/>
        </w:rPr>
        <w:t xml:space="preserve">, </w:t>
      </w:r>
      <w:r w:rsidRPr="0064226A">
        <w:t>considering, e.g.,</w:t>
      </w:r>
    </w:p>
    <w:p w14:paraId="304A0C5D"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64226A">
        <w:t>Detection performance</w:t>
      </w:r>
    </w:p>
    <w:p w14:paraId="23C924F4"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64226A">
        <w:t>UE complexity and energy consumption</w:t>
      </w:r>
    </w:p>
    <w:p w14:paraId="769B5DF5"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64226A">
        <w:t>Overhead</w:t>
      </w:r>
    </w:p>
    <w:p w14:paraId="41707E7C"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64226A">
        <w:t>BS complexity</w:t>
      </w:r>
    </w:p>
    <w:p w14:paraId="13B125E7"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64226A">
        <w:t xml:space="preserve">Resilience to </w:t>
      </w:r>
      <w:proofErr w:type="spellStart"/>
      <w:r w:rsidRPr="0064226A">
        <w:t>neighbor</w:t>
      </w:r>
      <w:proofErr w:type="spellEnd"/>
      <w:r w:rsidRPr="0064226A">
        <w:t xml:space="preserve"> cell interference</w:t>
      </w:r>
    </w:p>
    <w:p w14:paraId="0E07D401"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64226A">
        <w:t>RRC states</w:t>
      </w:r>
    </w:p>
    <w:p w14:paraId="5D5CEFF8" w14:textId="77777777" w:rsidR="00246ADD" w:rsidRPr="001A189E" w:rsidRDefault="00246ADD">
      <w:pPr>
        <w:pStyle w:val="ListParagraph"/>
        <w:numPr>
          <w:ilvl w:val="0"/>
          <w:numId w:val="209"/>
        </w:numPr>
        <w:overflowPunct/>
        <w:autoSpaceDE/>
        <w:autoSpaceDN/>
        <w:adjustRightInd/>
        <w:spacing w:after="0"/>
        <w:contextualSpacing w:val="0"/>
        <w:textAlignment w:val="auto"/>
      </w:pPr>
      <w:r w:rsidRPr="0064226A">
        <w:t>Information provided by DL WUS</w:t>
      </w:r>
    </w:p>
    <w:p w14:paraId="516EF37B" w14:textId="77777777" w:rsidR="00246ADD" w:rsidRPr="0064226A" w:rsidRDefault="00246ADD">
      <w:pPr>
        <w:pStyle w:val="ListParagraph"/>
        <w:numPr>
          <w:ilvl w:val="0"/>
          <w:numId w:val="209"/>
        </w:numPr>
        <w:overflowPunct/>
        <w:autoSpaceDE/>
        <w:autoSpaceDN/>
        <w:adjustRightInd/>
        <w:spacing w:after="0"/>
        <w:contextualSpacing w:val="0"/>
        <w:textAlignment w:val="auto"/>
      </w:pPr>
      <w:r w:rsidRPr="001A189E">
        <w:rPr>
          <w:rFonts w:hint="eastAsia"/>
        </w:rPr>
        <w:t>B</w:t>
      </w:r>
      <w:r w:rsidRPr="0064226A">
        <w:t>asic and extended coverage</w:t>
      </w:r>
    </w:p>
    <w:p w14:paraId="287F8F3A" w14:textId="77777777" w:rsidR="00246ADD" w:rsidRPr="0064226A" w:rsidRDefault="00246ADD" w:rsidP="00246ADD">
      <w:pPr>
        <w:pStyle w:val="ListParagraph1"/>
        <w:spacing w:after="240"/>
        <w:ind w:firstLine="400"/>
      </w:pPr>
      <w:r w:rsidRPr="001A189E">
        <w:rPr>
          <w:rFonts w:ascii="Times" w:eastAsia="Batang" w:hAnsi="Times"/>
          <w:sz w:val="20"/>
          <w:lang w:val="en-GB"/>
        </w:rPr>
        <w:t>Note: A DL WUS sequence resource is the time and frequency resource of a single WUS sequence. A DL WUS</w:t>
      </w:r>
      <w:r>
        <w:rPr>
          <w:rFonts w:ascii="Times" w:eastAsiaTheme="minorEastAsia" w:hAnsi="Times" w:hint="eastAsia"/>
          <w:sz w:val="20"/>
          <w:lang w:val="en-GB"/>
        </w:rPr>
        <w:t xml:space="preserve"> MO</w:t>
      </w:r>
      <w:r w:rsidRPr="001A189E">
        <w:rPr>
          <w:rFonts w:ascii="Times" w:eastAsia="Batang" w:hAnsi="Times"/>
          <w:sz w:val="20"/>
          <w:lang w:val="en-GB"/>
        </w:rPr>
        <w:t xml:space="preserve"> may include multiple </w:t>
      </w:r>
      <w:r w:rsidRPr="002D4448">
        <w:rPr>
          <w:rFonts w:ascii="Times" w:eastAsia="Batang" w:hAnsi="Times"/>
          <w:sz w:val="20"/>
          <w:lang w:val="en-GB"/>
        </w:rPr>
        <w:t>DL WUS</w:t>
      </w:r>
      <w:r w:rsidRPr="001A189E">
        <w:rPr>
          <w:rFonts w:ascii="Times" w:eastAsia="Batang" w:hAnsi="Times"/>
          <w:sz w:val="20"/>
          <w:lang w:val="en-GB"/>
        </w:rPr>
        <w:t xml:space="preserve"> sequence resources</w:t>
      </w:r>
      <w:r>
        <w:rPr>
          <w:rFonts w:ascii="Times" w:eastAsiaTheme="minorEastAsia" w:hAnsi="Times" w:hint="eastAsia"/>
          <w:sz w:val="20"/>
          <w:lang w:val="en-GB"/>
        </w:rPr>
        <w:t>,</w:t>
      </w:r>
      <w:r w:rsidRPr="001A189E">
        <w:rPr>
          <w:rFonts w:ascii="Times" w:eastAsia="Batang" w:hAnsi="Times"/>
          <w:sz w:val="20"/>
          <w:lang w:val="en-GB"/>
        </w:rPr>
        <w:t xml:space="preserve"> including the sam</w:t>
      </w:r>
      <w:r>
        <w:rPr>
          <w:rFonts w:ascii="Times" w:eastAsiaTheme="minorEastAsia" w:hAnsi="Times" w:hint="eastAsia"/>
          <w:sz w:val="20"/>
          <w:lang w:val="en-GB"/>
        </w:rPr>
        <w:t>e</w:t>
      </w:r>
      <w:r w:rsidRPr="001A189E">
        <w:rPr>
          <w:rFonts w:ascii="Times" w:eastAsia="Batang" w:hAnsi="Times"/>
          <w:sz w:val="20"/>
          <w:lang w:val="en-GB"/>
        </w:rPr>
        <w:t xml:space="preserve"> or different</w:t>
      </w:r>
      <w:r>
        <w:rPr>
          <w:rFonts w:ascii="Times" w:eastAsiaTheme="minorEastAsia" w:hAnsi="Times" w:hint="eastAsia"/>
          <w:sz w:val="20"/>
          <w:lang w:val="en-GB"/>
        </w:rPr>
        <w:t xml:space="preserve"> sequence</w:t>
      </w:r>
      <w:r w:rsidRPr="001A189E">
        <w:rPr>
          <w:rFonts w:ascii="Times" w:eastAsia="Batang" w:hAnsi="Times"/>
          <w:sz w:val="20"/>
          <w:lang w:val="en-GB"/>
        </w:rPr>
        <w:t>.</w:t>
      </w:r>
    </w:p>
    <w:p w14:paraId="40A659DE"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48D28386" w14:textId="77777777" w:rsidR="00246ADD" w:rsidRPr="002A466D" w:rsidRDefault="00246ADD">
      <w:pPr>
        <w:pStyle w:val="ListParagraph"/>
        <w:numPr>
          <w:ilvl w:val="0"/>
          <w:numId w:val="224"/>
        </w:numPr>
        <w:overflowPunct/>
        <w:autoSpaceDE/>
        <w:autoSpaceDN/>
        <w:adjustRightInd/>
        <w:spacing w:after="0"/>
        <w:contextualSpacing w:val="0"/>
        <w:textAlignment w:val="auto"/>
        <w:rPr>
          <w:rFonts w:eastAsiaTheme="minorEastAsia"/>
          <w:lang w:eastAsia="zh-CN"/>
        </w:rPr>
      </w:pPr>
      <w:r w:rsidRPr="008E495C">
        <w:t xml:space="preserve">1% BLER of the reference PDCCH </w:t>
      </w:r>
      <w:r w:rsidRPr="002A466D">
        <w:rPr>
          <w:rFonts w:eastAsiaTheme="minorEastAsia" w:hint="eastAsia"/>
          <w:lang w:eastAsia="zh-CN"/>
        </w:rPr>
        <w:t xml:space="preserve">at </w:t>
      </w:r>
      <w:r w:rsidRPr="008E495C">
        <w:t xml:space="preserve">-8.1 dB SNR is assumed </w:t>
      </w:r>
      <w:r w:rsidRPr="002A466D">
        <w:rPr>
          <w:rFonts w:eastAsiaTheme="minorEastAsia" w:hint="eastAsia"/>
          <w:lang w:eastAsia="zh-CN"/>
        </w:rPr>
        <w:t>as the starting point of DL WUS design</w:t>
      </w:r>
      <w:r w:rsidRPr="008E495C">
        <w:t>.</w:t>
      </w:r>
    </w:p>
    <w:p w14:paraId="4F0C7868" w14:textId="77777777" w:rsidR="00246ADD" w:rsidRPr="008E495C" w:rsidRDefault="00246ADD">
      <w:pPr>
        <w:pStyle w:val="ListParagraph"/>
        <w:numPr>
          <w:ilvl w:val="1"/>
          <w:numId w:val="224"/>
        </w:numPr>
        <w:overflowPunct/>
        <w:autoSpaceDE/>
        <w:autoSpaceDN/>
        <w:adjustRightInd/>
        <w:spacing w:after="0"/>
        <w:contextualSpacing w:val="0"/>
        <w:textAlignment w:val="auto"/>
      </w:pPr>
      <w:r w:rsidRPr="002A466D">
        <w:rPr>
          <w:rFonts w:eastAsiaTheme="minorEastAsia" w:hint="eastAsia"/>
          <w:lang w:eastAsia="zh-CN"/>
        </w:rPr>
        <w:t xml:space="preserve">Further </w:t>
      </w:r>
      <w:r>
        <w:rPr>
          <w:rFonts w:eastAsiaTheme="minorEastAsia" w:hint="eastAsia"/>
          <w:lang w:eastAsia="zh-CN"/>
        </w:rPr>
        <w:t xml:space="preserve">discussed </w:t>
      </w:r>
      <w:r w:rsidRPr="008E495C">
        <w:t>extended coverage.</w:t>
      </w:r>
    </w:p>
    <w:p w14:paraId="2C74079F" w14:textId="77777777" w:rsidR="00246ADD" w:rsidRPr="00EC5C83" w:rsidRDefault="00246ADD" w:rsidP="00246ADD">
      <w:pPr>
        <w:rPr>
          <w:rFonts w:eastAsiaTheme="minorEastAsia"/>
          <w:lang w:eastAsia="zh-CN"/>
        </w:rPr>
      </w:pPr>
    </w:p>
    <w:p w14:paraId="7A55306E" w14:textId="77777777" w:rsidR="00246ADD" w:rsidRPr="001A189E" w:rsidRDefault="00246ADD" w:rsidP="00246ADD">
      <w:pPr>
        <w:rPr>
          <w:rFonts w:eastAsiaTheme="minorEastAsia"/>
          <w:lang w:val="en-US" w:eastAsia="zh-CN"/>
        </w:rPr>
      </w:pPr>
    </w:p>
    <w:p w14:paraId="312FEBB7" w14:textId="77777777" w:rsidR="00246ADD" w:rsidRDefault="00246ADD" w:rsidP="00246ADD">
      <w:pPr>
        <w:rPr>
          <w:rFonts w:eastAsiaTheme="minorEastAsia"/>
          <w:lang w:eastAsia="zh-CN"/>
        </w:rPr>
      </w:pPr>
    </w:p>
    <w:p w14:paraId="167299C9" w14:textId="6ABE0B55" w:rsidR="00246ADD" w:rsidRPr="00FA2171" w:rsidRDefault="00C62C50" w:rsidP="00246ADD">
      <w:pPr>
        <w:rPr>
          <w:rFonts w:eastAsiaTheme="minorEastAsia"/>
          <w:lang w:val="en-IN" w:eastAsia="zh-CN"/>
        </w:rPr>
      </w:pPr>
      <w:hyperlink r:id="rId1675" w:history="1">
        <w:r>
          <w:rPr>
            <w:rStyle w:val="Hyperlink"/>
            <w:rFonts w:eastAsiaTheme="minorEastAsia"/>
            <w:lang w:val="en-IN" w:eastAsia="zh-CN"/>
          </w:rPr>
          <w:t>R1-2606784</w:t>
        </w:r>
      </w:hyperlink>
      <w:r w:rsidR="00246ADD" w:rsidRPr="00206B5C">
        <w:rPr>
          <w:rFonts w:eastAsiaTheme="minorEastAsia"/>
          <w:lang w:val="en-IN" w:eastAsia="zh-CN"/>
        </w:rPr>
        <w:tab/>
        <w:t>Summary #</w:t>
      </w:r>
      <w:r w:rsidR="00246ADD">
        <w:rPr>
          <w:rFonts w:eastAsiaTheme="minorEastAsia" w:hint="eastAsia"/>
          <w:lang w:val="en-IN" w:eastAsia="zh-CN"/>
        </w:rPr>
        <w:t>4</w:t>
      </w:r>
      <w:r w:rsidR="00246ADD" w:rsidRPr="00206B5C">
        <w:rPr>
          <w:rFonts w:eastAsiaTheme="minorEastAsia"/>
          <w:lang w:val="en-IN" w:eastAsia="zh-CN"/>
        </w:rPr>
        <w:t xml:space="preserve"> of DL WUS design</w:t>
      </w:r>
      <w:r w:rsidR="00246ADD" w:rsidRPr="00206B5C">
        <w:rPr>
          <w:rFonts w:eastAsiaTheme="minorEastAsia"/>
          <w:lang w:val="en-IN" w:eastAsia="zh-CN"/>
        </w:rPr>
        <w:tab/>
        <w:t>Moderator (Ericsson)</w:t>
      </w:r>
    </w:p>
    <w:p w14:paraId="45826061" w14:textId="7B4A8CE5" w:rsidR="00246ADD" w:rsidRPr="00FA2171" w:rsidRDefault="00C62C50" w:rsidP="00246ADD">
      <w:pPr>
        <w:rPr>
          <w:rFonts w:eastAsiaTheme="minorEastAsia"/>
          <w:lang w:eastAsia="zh-CN"/>
        </w:rPr>
      </w:pPr>
      <w:hyperlink r:id="rId1676" w:history="1">
        <w:r>
          <w:rPr>
            <w:rStyle w:val="Hyperlink"/>
            <w:rFonts w:eastAsiaTheme="minorEastAsia"/>
            <w:lang w:eastAsia="zh-CN"/>
          </w:rPr>
          <w:t>R1-2606783</w:t>
        </w:r>
      </w:hyperlink>
      <w:r w:rsidR="00246ADD">
        <w:rPr>
          <w:rFonts w:eastAsiaTheme="minorEastAsia"/>
          <w:lang w:eastAsia="zh-CN"/>
        </w:rPr>
        <w:tab/>
      </w:r>
      <w:r w:rsidR="00246ADD">
        <w:t>Summary #</w:t>
      </w:r>
      <w:r w:rsidR="00246ADD">
        <w:rPr>
          <w:rFonts w:eastAsiaTheme="minorEastAsia" w:hint="eastAsia"/>
          <w:lang w:eastAsia="zh-CN"/>
        </w:rPr>
        <w:t>3</w:t>
      </w:r>
      <w:r w:rsidR="00246ADD">
        <w:t xml:space="preserve"> of DL WUS design</w:t>
      </w:r>
      <w:r w:rsidR="00246ADD">
        <w:rPr>
          <w:rFonts w:eastAsiaTheme="minorEastAsia"/>
          <w:lang w:eastAsia="zh-CN"/>
        </w:rPr>
        <w:tab/>
      </w:r>
      <w:r w:rsidR="00246ADD">
        <w:rPr>
          <w:rFonts w:eastAsiaTheme="minorEastAsia" w:hint="eastAsia"/>
          <w:lang w:eastAsia="zh-CN"/>
        </w:rPr>
        <w:t>Moderator (Ericsson)</w:t>
      </w:r>
    </w:p>
    <w:p w14:paraId="35B83118" w14:textId="29B9BF76" w:rsidR="00246ADD" w:rsidRPr="000B63B3" w:rsidRDefault="00C62C50" w:rsidP="00246ADD">
      <w:pPr>
        <w:rPr>
          <w:rFonts w:eastAsiaTheme="minorEastAsia"/>
          <w:lang w:eastAsia="zh-CN"/>
        </w:rPr>
      </w:pPr>
      <w:hyperlink r:id="rId1677" w:history="1">
        <w:r>
          <w:rPr>
            <w:rStyle w:val="Hyperlink"/>
            <w:rFonts w:eastAsiaTheme="minorEastAsia"/>
            <w:lang w:eastAsia="zh-CN"/>
          </w:rPr>
          <w:t>R1-2606782</w:t>
        </w:r>
      </w:hyperlink>
      <w:r w:rsidR="00246ADD">
        <w:rPr>
          <w:rFonts w:eastAsiaTheme="minorEastAsia"/>
          <w:lang w:eastAsia="zh-CN"/>
        </w:rPr>
        <w:tab/>
      </w:r>
      <w:r w:rsidR="00246ADD">
        <w:t>Summary #</w:t>
      </w:r>
      <w:r w:rsidR="00246ADD">
        <w:rPr>
          <w:rFonts w:eastAsiaTheme="minorEastAsia" w:hint="eastAsia"/>
          <w:lang w:eastAsia="zh-CN"/>
        </w:rPr>
        <w:t>2</w:t>
      </w:r>
      <w:r w:rsidR="00246ADD">
        <w:t xml:space="preserve"> of DL WUS design</w:t>
      </w:r>
      <w:r w:rsidR="00246ADD">
        <w:rPr>
          <w:rFonts w:eastAsiaTheme="minorEastAsia"/>
          <w:lang w:eastAsia="zh-CN"/>
        </w:rPr>
        <w:tab/>
      </w:r>
      <w:r w:rsidR="00246ADD">
        <w:rPr>
          <w:rFonts w:eastAsiaTheme="minorEastAsia" w:hint="eastAsia"/>
          <w:lang w:eastAsia="zh-CN"/>
        </w:rPr>
        <w:t>Moderator (Ericsson)</w:t>
      </w:r>
    </w:p>
    <w:p w14:paraId="764046F9" w14:textId="2887CD05" w:rsidR="00246ADD" w:rsidRPr="0055274F" w:rsidRDefault="00C62C50" w:rsidP="00246ADD">
      <w:pPr>
        <w:rPr>
          <w:rFonts w:eastAsiaTheme="minorEastAsia"/>
          <w:lang w:eastAsia="zh-CN"/>
        </w:rPr>
      </w:pPr>
      <w:hyperlink r:id="rId1678" w:history="1">
        <w:r>
          <w:rPr>
            <w:rStyle w:val="Hyperlink"/>
            <w:rFonts w:eastAsiaTheme="minorEastAsia"/>
            <w:lang w:eastAsia="zh-CN"/>
          </w:rPr>
          <w:t>R1-2606781</w:t>
        </w:r>
      </w:hyperlink>
      <w:r w:rsidR="00246ADD">
        <w:rPr>
          <w:rFonts w:eastAsiaTheme="minorEastAsia"/>
          <w:lang w:eastAsia="zh-CN"/>
        </w:rPr>
        <w:tab/>
      </w:r>
      <w:r w:rsidR="00246ADD">
        <w:t>Summary #1 of DL WUS design</w:t>
      </w:r>
      <w:r w:rsidR="00246ADD">
        <w:rPr>
          <w:rFonts w:eastAsiaTheme="minorEastAsia"/>
          <w:lang w:eastAsia="zh-CN"/>
        </w:rPr>
        <w:tab/>
      </w:r>
      <w:r w:rsidR="00246ADD">
        <w:rPr>
          <w:rFonts w:eastAsiaTheme="minorEastAsia" w:hint="eastAsia"/>
          <w:lang w:eastAsia="zh-CN"/>
        </w:rPr>
        <w:t>Moderator (Ericsson)</w:t>
      </w:r>
    </w:p>
    <w:p w14:paraId="1AEFB5D2" w14:textId="5BA8CF61" w:rsidR="00246ADD" w:rsidRDefault="00C62C50" w:rsidP="00246ADD">
      <w:hyperlink r:id="rId1679" w:history="1">
        <w:r>
          <w:rPr>
            <w:rStyle w:val="Hyperlink"/>
            <w:rFonts w:ascii="Times New Roman" w:eastAsia="Times New Roman" w:hAnsi="Times New Roman"/>
          </w:rPr>
          <w:t>R1-2605205</w:t>
        </w:r>
      </w:hyperlink>
      <w:r w:rsidR="00246ADD">
        <w:rPr>
          <w:rFonts w:ascii="Times New Roman" w:eastAsia="Times New Roman" w:hAnsi="Times New Roman"/>
        </w:rPr>
        <w:tab/>
        <w:t>Evaluation considerations for FDR-aware OFDM-based DL WUS sequence comparison</w:t>
      </w:r>
      <w:r w:rsidR="00246ADD">
        <w:rPr>
          <w:rFonts w:ascii="Times New Roman" w:eastAsia="Times New Roman" w:hAnsi="Times New Roman"/>
        </w:rPr>
        <w:tab/>
        <w:t>USTB</w:t>
      </w:r>
    </w:p>
    <w:p w14:paraId="791EFA66" w14:textId="49BC517E" w:rsidR="00246ADD" w:rsidRDefault="00C62C50" w:rsidP="00246ADD">
      <w:hyperlink r:id="rId1680" w:history="1">
        <w:r>
          <w:rPr>
            <w:rStyle w:val="Hyperlink"/>
            <w:rFonts w:ascii="Times New Roman" w:eastAsia="Times New Roman" w:hAnsi="Times New Roman"/>
          </w:rPr>
          <w:t>R1-2605269</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34791557" w14:textId="3B8807D3" w:rsidR="00246ADD" w:rsidRDefault="00C62C50" w:rsidP="00246ADD">
      <w:hyperlink r:id="rId1681" w:history="1">
        <w:r>
          <w:rPr>
            <w:rStyle w:val="Hyperlink"/>
            <w:rFonts w:ascii="Times New Roman" w:eastAsia="Times New Roman" w:hAnsi="Times New Roman"/>
          </w:rPr>
          <w:t>R1-2605304</w:t>
        </w:r>
      </w:hyperlink>
      <w:r w:rsidR="00246ADD">
        <w:rPr>
          <w:rFonts w:ascii="Times New Roman" w:eastAsia="Times New Roman" w:hAnsi="Times New Roman"/>
        </w:rPr>
        <w:tab/>
        <w:t>Design of WUS with OFDM based sequence</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24346EDE" w14:textId="21C01FDB" w:rsidR="00246ADD" w:rsidRDefault="00C62C50" w:rsidP="00246ADD">
      <w:hyperlink r:id="rId1682" w:history="1">
        <w:r>
          <w:rPr>
            <w:rStyle w:val="Hyperlink"/>
            <w:rFonts w:ascii="Times New Roman" w:eastAsia="Times New Roman" w:hAnsi="Times New Roman"/>
          </w:rPr>
          <w:t>R1-2605315</w:t>
        </w:r>
      </w:hyperlink>
      <w:r w:rsidR="00246ADD">
        <w:rPr>
          <w:rFonts w:ascii="Times New Roman" w:eastAsia="Times New Roman" w:hAnsi="Times New Roman"/>
        </w:rPr>
        <w:tab/>
        <w:t>Design of WUS with OFDM based sequence</w:t>
      </w:r>
      <w:r w:rsidR="00246ADD">
        <w:rPr>
          <w:rFonts w:ascii="Times New Roman" w:eastAsia="Times New Roman" w:hAnsi="Times New Roman"/>
        </w:rPr>
        <w:tab/>
        <w:t>Ericsson</w:t>
      </w:r>
    </w:p>
    <w:p w14:paraId="0A8E0056" w14:textId="69B32A99" w:rsidR="00246ADD" w:rsidRDefault="00C62C50" w:rsidP="00246ADD">
      <w:hyperlink r:id="rId1683" w:history="1">
        <w:r>
          <w:rPr>
            <w:rStyle w:val="Hyperlink"/>
            <w:rFonts w:ascii="Times New Roman" w:eastAsia="Times New Roman" w:hAnsi="Times New Roman"/>
          </w:rPr>
          <w:t>R1-2605351</w:t>
        </w:r>
      </w:hyperlink>
      <w:r w:rsidR="00246ADD">
        <w:rPr>
          <w:rFonts w:ascii="Times New Roman" w:eastAsia="Times New Roman" w:hAnsi="Times New Roman"/>
        </w:rPr>
        <w:tab/>
        <w:t>Discussion on 6G Design of WUS with OFDM based Sequence</w:t>
      </w:r>
      <w:r w:rsidR="00246ADD">
        <w:rPr>
          <w:rFonts w:ascii="Times New Roman" w:eastAsia="Times New Roman" w:hAnsi="Times New Roman"/>
        </w:rPr>
        <w:tab/>
        <w:t>FUTUREWEI</w:t>
      </w:r>
    </w:p>
    <w:p w14:paraId="04AF93E0" w14:textId="741F46F5" w:rsidR="00246ADD" w:rsidRDefault="00C62C50" w:rsidP="00246ADD">
      <w:hyperlink r:id="rId1684" w:history="1">
        <w:r>
          <w:rPr>
            <w:rStyle w:val="Hyperlink"/>
            <w:rFonts w:ascii="Times New Roman" w:eastAsia="Times New Roman" w:hAnsi="Times New Roman"/>
          </w:rPr>
          <w:t>R1-2605397</w:t>
        </w:r>
      </w:hyperlink>
      <w:r w:rsidR="00246ADD">
        <w:rPr>
          <w:rFonts w:ascii="Times New Roman" w:eastAsia="Times New Roman" w:hAnsi="Times New Roman"/>
        </w:rPr>
        <w:tab/>
        <w:t>On the design of WUS with OFDM based sequence</w:t>
      </w:r>
      <w:r w:rsidR="00246ADD">
        <w:rPr>
          <w:rFonts w:ascii="Times New Roman" w:eastAsia="Times New Roman" w:hAnsi="Times New Roman"/>
        </w:rPr>
        <w:tab/>
        <w:t>Nokia</w:t>
      </w:r>
    </w:p>
    <w:p w14:paraId="5EC8A76E" w14:textId="306B3656" w:rsidR="00246ADD" w:rsidRDefault="00C62C50" w:rsidP="00246ADD">
      <w:hyperlink r:id="rId1685" w:history="1">
        <w:r>
          <w:rPr>
            <w:rStyle w:val="Hyperlink"/>
            <w:rFonts w:ascii="Times New Roman" w:eastAsia="Times New Roman" w:hAnsi="Times New Roman"/>
          </w:rPr>
          <w:t>R1-2605409</w:t>
        </w:r>
      </w:hyperlink>
      <w:r w:rsidR="00246ADD">
        <w:rPr>
          <w:rFonts w:ascii="Times New Roman" w:eastAsia="Times New Roman" w:hAnsi="Times New Roman"/>
        </w:rPr>
        <w:tab/>
        <w:t>Discussion on 6GR DL WUS with OFDM based sequence</w:t>
      </w:r>
      <w:r w:rsidR="00246ADD">
        <w:rPr>
          <w:rFonts w:ascii="Times New Roman" w:eastAsia="Times New Roman" w:hAnsi="Times New Roman"/>
        </w:rPr>
        <w:tab/>
      </w:r>
      <w:proofErr w:type="spellStart"/>
      <w:r w:rsidR="00246ADD">
        <w:rPr>
          <w:rFonts w:ascii="Times New Roman" w:eastAsia="Times New Roman" w:hAnsi="Times New Roman"/>
        </w:rPr>
        <w:t>Quectel</w:t>
      </w:r>
      <w:proofErr w:type="spellEnd"/>
    </w:p>
    <w:p w14:paraId="52CC037F" w14:textId="29DE0948" w:rsidR="00246ADD" w:rsidRDefault="00C62C50" w:rsidP="00246ADD">
      <w:hyperlink r:id="rId1686" w:history="1">
        <w:r>
          <w:rPr>
            <w:rStyle w:val="Hyperlink"/>
            <w:rFonts w:ascii="Times New Roman" w:eastAsia="Times New Roman" w:hAnsi="Times New Roman"/>
          </w:rPr>
          <w:t>R1-2605477</w:t>
        </w:r>
      </w:hyperlink>
      <w:r w:rsidR="00246ADD">
        <w:rPr>
          <w:rFonts w:ascii="Times New Roman" w:eastAsia="Times New Roman" w:hAnsi="Times New Roman"/>
        </w:rPr>
        <w:tab/>
        <w:t>Discussion on design of 6GR DL WUS with OFDM based sequence</w:t>
      </w:r>
      <w:r w:rsidR="00246ADD">
        <w:rPr>
          <w:rFonts w:ascii="Times New Roman" w:eastAsia="Times New Roman" w:hAnsi="Times New Roman"/>
        </w:rPr>
        <w:tab/>
        <w:t>vivo</w:t>
      </w:r>
    </w:p>
    <w:p w14:paraId="77AF057C" w14:textId="6E115780" w:rsidR="00246ADD" w:rsidRDefault="00C62C50" w:rsidP="00246ADD">
      <w:hyperlink r:id="rId1687" w:history="1">
        <w:r>
          <w:rPr>
            <w:rStyle w:val="Hyperlink"/>
            <w:rFonts w:ascii="Times New Roman" w:eastAsia="Times New Roman" w:hAnsi="Times New Roman"/>
          </w:rPr>
          <w:t>R1-2605495</w:t>
        </w:r>
      </w:hyperlink>
      <w:r w:rsidR="00246ADD">
        <w:rPr>
          <w:rFonts w:ascii="Times New Roman" w:eastAsia="Times New Roman" w:hAnsi="Times New Roman"/>
        </w:rPr>
        <w:tab/>
        <w:t>Design of WUS with OFDM based sequence</w:t>
      </w:r>
      <w:r w:rsidR="00246ADD">
        <w:rPr>
          <w:rFonts w:ascii="Times New Roman" w:eastAsia="Times New Roman" w:hAnsi="Times New Roman"/>
        </w:rPr>
        <w:tab/>
        <w:t>Tejas Networks Limited</w:t>
      </w:r>
    </w:p>
    <w:p w14:paraId="10726AE6" w14:textId="03A5B7CA" w:rsidR="00246ADD" w:rsidRDefault="00C62C50" w:rsidP="00246ADD">
      <w:hyperlink r:id="rId1688" w:history="1">
        <w:r>
          <w:rPr>
            <w:rStyle w:val="Hyperlink"/>
            <w:rFonts w:ascii="Times New Roman" w:eastAsia="Times New Roman" w:hAnsi="Times New Roman"/>
          </w:rPr>
          <w:t>R1-2605509</w:t>
        </w:r>
      </w:hyperlink>
      <w:r w:rsidR="00246ADD">
        <w:rPr>
          <w:rFonts w:ascii="Times New Roman" w:eastAsia="Times New Roman" w:hAnsi="Times New Roman"/>
        </w:rPr>
        <w:tab/>
        <w:t>IMU Views on DL-</w:t>
      </w:r>
      <w:proofErr w:type="spellStart"/>
      <w:r w:rsidR="00246ADD">
        <w:rPr>
          <w:rFonts w:ascii="Times New Roman" w:eastAsia="Times New Roman" w:hAnsi="Times New Roman"/>
        </w:rPr>
        <w:t>WuS</w:t>
      </w:r>
      <w:proofErr w:type="spellEnd"/>
      <w:r w:rsidR="00246ADD">
        <w:rPr>
          <w:rFonts w:ascii="Times New Roman" w:eastAsia="Times New Roman" w:hAnsi="Times New Roman"/>
        </w:rPr>
        <w:t xml:space="preserve"> for 6GR</w:t>
      </w:r>
      <w:r w:rsidR="00246ADD">
        <w:rPr>
          <w:rFonts w:ascii="Times New Roman" w:eastAsia="Times New Roman" w:hAnsi="Times New Roman"/>
        </w:rPr>
        <w:tab/>
        <w:t>IMU</w:t>
      </w:r>
    </w:p>
    <w:p w14:paraId="107BAEFB" w14:textId="01B93B14" w:rsidR="00246ADD" w:rsidRDefault="00C62C50" w:rsidP="00246ADD">
      <w:hyperlink r:id="rId1689" w:history="1">
        <w:r>
          <w:rPr>
            <w:rStyle w:val="Hyperlink"/>
            <w:rFonts w:ascii="Times New Roman" w:eastAsia="Times New Roman" w:hAnsi="Times New Roman"/>
          </w:rPr>
          <w:t>R1-2605517</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Panasonic</w:t>
      </w:r>
    </w:p>
    <w:p w14:paraId="73F49A36" w14:textId="51AD69B0" w:rsidR="00246ADD" w:rsidRDefault="00C62C50" w:rsidP="00246ADD">
      <w:hyperlink r:id="rId1690" w:history="1">
        <w:r>
          <w:rPr>
            <w:rStyle w:val="Hyperlink"/>
            <w:rFonts w:ascii="Times New Roman" w:eastAsia="Times New Roman" w:hAnsi="Times New Roman"/>
          </w:rPr>
          <w:t>R1-2605578</w:t>
        </w:r>
      </w:hyperlink>
      <w:r w:rsidR="00246ADD">
        <w:rPr>
          <w:rFonts w:ascii="Times New Roman" w:eastAsia="Times New Roman" w:hAnsi="Times New Roman"/>
        </w:rPr>
        <w:tab/>
        <w:t>Discussion on Downlink WUS with OFDM based sequence for 6GR</w:t>
      </w:r>
      <w:r w:rsidR="00246ADD">
        <w:rPr>
          <w:rFonts w:ascii="Times New Roman" w:eastAsia="Times New Roman" w:hAnsi="Times New Roman"/>
        </w:rPr>
        <w:tab/>
        <w:t>Xiaomi</w:t>
      </w:r>
    </w:p>
    <w:p w14:paraId="09CD1151" w14:textId="4562755A" w:rsidR="00246ADD" w:rsidRDefault="00C62C50" w:rsidP="00246ADD">
      <w:hyperlink r:id="rId1691" w:history="1">
        <w:r>
          <w:rPr>
            <w:rStyle w:val="Hyperlink"/>
            <w:rFonts w:ascii="Times New Roman" w:eastAsia="Times New Roman" w:hAnsi="Times New Roman"/>
          </w:rPr>
          <w:t>R1-2605602</w:t>
        </w:r>
      </w:hyperlink>
      <w:r w:rsidR="00246ADD">
        <w:rPr>
          <w:rFonts w:ascii="Times New Roman" w:eastAsia="Times New Roman" w:hAnsi="Times New Roman"/>
        </w:rPr>
        <w:tab/>
        <w:t>Discussion on WUS design with OFDM-based sequence</w:t>
      </w:r>
      <w:r w:rsidR="00246ADD">
        <w:rPr>
          <w:rFonts w:ascii="Times New Roman" w:eastAsia="Times New Roman" w:hAnsi="Times New Roman"/>
        </w:rPr>
        <w:tab/>
        <w:t>Lenovo</w:t>
      </w:r>
    </w:p>
    <w:p w14:paraId="1B1E021B" w14:textId="05E20113" w:rsidR="00246ADD" w:rsidRDefault="00C62C50" w:rsidP="00246ADD">
      <w:hyperlink r:id="rId1692" w:history="1">
        <w:r>
          <w:rPr>
            <w:rStyle w:val="Hyperlink"/>
            <w:rFonts w:ascii="Times New Roman" w:eastAsia="Times New Roman" w:hAnsi="Times New Roman"/>
          </w:rPr>
          <w:t>R1-2605646</w:t>
        </w:r>
      </w:hyperlink>
      <w:r w:rsidR="00246ADD">
        <w:rPr>
          <w:rFonts w:ascii="Times New Roman" w:eastAsia="Times New Roman" w:hAnsi="Times New Roman"/>
        </w:rPr>
        <w:tab/>
        <w:t>Discussion on the sequence design for DL WUS in 6GR</w:t>
      </w:r>
      <w:r w:rsidR="00246ADD">
        <w:rPr>
          <w:rFonts w:ascii="Times New Roman" w:eastAsia="Times New Roman" w:hAnsi="Times New Roman"/>
        </w:rPr>
        <w:tab/>
        <w:t>CMCC</w:t>
      </w:r>
    </w:p>
    <w:p w14:paraId="694389B1" w14:textId="426A63CE" w:rsidR="00246ADD" w:rsidRDefault="00C62C50" w:rsidP="00246ADD">
      <w:hyperlink r:id="rId1693" w:history="1">
        <w:r>
          <w:rPr>
            <w:rStyle w:val="Hyperlink"/>
            <w:rFonts w:ascii="Times New Roman" w:eastAsia="Times New Roman" w:hAnsi="Times New Roman"/>
          </w:rPr>
          <w:t>R1-2605681</w:t>
        </w:r>
      </w:hyperlink>
      <w:r w:rsidR="00246ADD">
        <w:rPr>
          <w:rFonts w:ascii="Times New Roman" w:eastAsia="Times New Roman" w:hAnsi="Times New Roman"/>
        </w:rPr>
        <w:tab/>
        <w:t>Views on DL WUS Design</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5F063ADE" w14:textId="4E3AC2D5" w:rsidR="00246ADD" w:rsidRDefault="00C62C50" w:rsidP="00246ADD">
      <w:hyperlink r:id="rId1694" w:history="1">
        <w:r>
          <w:rPr>
            <w:rStyle w:val="Hyperlink"/>
            <w:rFonts w:ascii="Times New Roman" w:eastAsia="Times New Roman" w:hAnsi="Times New Roman"/>
          </w:rPr>
          <w:t>R1-2605736</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CATT</w:t>
      </w:r>
    </w:p>
    <w:p w14:paraId="0D0D4240" w14:textId="64BEF395" w:rsidR="00246ADD" w:rsidRDefault="00C62C50" w:rsidP="00246ADD">
      <w:hyperlink r:id="rId1695" w:history="1">
        <w:r>
          <w:rPr>
            <w:rStyle w:val="Hyperlink"/>
            <w:rFonts w:ascii="Times New Roman" w:eastAsia="Times New Roman" w:hAnsi="Times New Roman"/>
          </w:rPr>
          <w:t>R1-2605775</w:t>
        </w:r>
      </w:hyperlink>
      <w:r w:rsidR="00246ADD">
        <w:rPr>
          <w:rFonts w:ascii="Times New Roman" w:eastAsia="Times New Roman" w:hAnsi="Times New Roman"/>
        </w:rPr>
        <w:tab/>
      </w:r>
      <w:proofErr w:type="spellStart"/>
      <w:r w:rsidR="00246ADD">
        <w:rPr>
          <w:rFonts w:ascii="Times New Roman" w:eastAsia="Times New Roman" w:hAnsi="Times New Roman"/>
        </w:rPr>
        <w:t>Disscussion</w:t>
      </w:r>
      <w:proofErr w:type="spellEnd"/>
      <w:r w:rsidR="00246ADD">
        <w:rPr>
          <w:rFonts w:ascii="Times New Roman" w:eastAsia="Times New Roman" w:hAnsi="Times New Roman"/>
        </w:rPr>
        <w:t xml:space="preserve"> on Design of WUS with OFDM based sequence</w:t>
      </w:r>
      <w:r w:rsidR="00246ADD">
        <w:rPr>
          <w:rFonts w:ascii="Times New Roman" w:eastAsia="Times New Roman" w:hAnsi="Times New Roman"/>
        </w:rPr>
        <w:tab/>
        <w:t>Sharp</w:t>
      </w:r>
    </w:p>
    <w:p w14:paraId="50B33E6E" w14:textId="71F27971" w:rsidR="00246ADD" w:rsidRDefault="00C62C50" w:rsidP="00246ADD">
      <w:pPr>
        <w:rPr>
          <w:rFonts w:ascii="Times New Roman" w:eastAsia="Times New Roman" w:hAnsi="Times New Roman"/>
        </w:rPr>
      </w:pPr>
      <w:hyperlink r:id="rId1696" w:history="1">
        <w:r>
          <w:rPr>
            <w:rStyle w:val="Hyperlink"/>
            <w:rFonts w:ascii="Times New Roman" w:eastAsia="Times New Roman" w:hAnsi="Times New Roman"/>
          </w:rPr>
          <w:t>R1-2605785</w:t>
        </w:r>
      </w:hyperlink>
      <w:r w:rsidR="00246ADD">
        <w:rPr>
          <w:rFonts w:ascii="Times New Roman" w:eastAsia="Times New Roman" w:hAnsi="Times New Roman"/>
        </w:rPr>
        <w:tab/>
        <w:t>Discuss on DL WUS with OFDM based sequence</w:t>
      </w:r>
      <w:r w:rsidR="00246ADD">
        <w:rPr>
          <w:rFonts w:ascii="Times New Roman" w:eastAsia="Times New Roman" w:hAnsi="Times New Roman"/>
        </w:rPr>
        <w:tab/>
        <w:t xml:space="preserve">ZTE Corporation, </w:t>
      </w:r>
      <w:proofErr w:type="spellStart"/>
      <w:r w:rsidR="00246ADD">
        <w:rPr>
          <w:rFonts w:ascii="Times New Roman" w:eastAsia="Times New Roman" w:hAnsi="Times New Roman"/>
        </w:rPr>
        <w:t>Sanechips</w:t>
      </w:r>
      <w:proofErr w:type="spellEnd"/>
    </w:p>
    <w:p w14:paraId="2F697F69" w14:textId="71E975B4" w:rsidR="00DE623D" w:rsidRDefault="00C62C50" w:rsidP="00246ADD">
      <w:pPr>
        <w:rPr>
          <w:rFonts w:ascii="Times New Roman" w:eastAsia="Times New Roman" w:hAnsi="Times New Roman"/>
        </w:rPr>
      </w:pPr>
      <w:hyperlink r:id="rId1697" w:history="1">
        <w:r>
          <w:rPr>
            <w:rStyle w:val="Hyperlink"/>
            <w:rFonts w:ascii="Times New Roman" w:eastAsia="Times New Roman" w:hAnsi="Times New Roman"/>
          </w:rPr>
          <w:t>R1-2606801</w:t>
        </w:r>
      </w:hyperlink>
      <w:r w:rsidR="00DE623D">
        <w:rPr>
          <w:rFonts w:ascii="Times New Roman" w:eastAsia="Times New Roman" w:hAnsi="Times New Roman"/>
        </w:rPr>
        <w:tab/>
        <w:t>Discuss on DL WUS with OFDM based sequence</w:t>
      </w:r>
      <w:r w:rsidR="00DE623D">
        <w:rPr>
          <w:rFonts w:ascii="Times New Roman" w:eastAsia="Times New Roman" w:hAnsi="Times New Roman"/>
        </w:rPr>
        <w:tab/>
        <w:t xml:space="preserve">ZTE Corporation, </w:t>
      </w:r>
      <w:proofErr w:type="spellStart"/>
      <w:r w:rsidR="00DE623D">
        <w:rPr>
          <w:rFonts w:ascii="Times New Roman" w:eastAsia="Times New Roman" w:hAnsi="Times New Roman"/>
        </w:rPr>
        <w:t>Sanechips</w:t>
      </w:r>
      <w:proofErr w:type="spellEnd"/>
    </w:p>
    <w:p w14:paraId="3BF6DC5B" w14:textId="660E1738" w:rsidR="00DE623D" w:rsidRDefault="00DE623D" w:rsidP="00246ADD">
      <w:r>
        <w:rPr>
          <w:rFonts w:ascii="Times New Roman" w:eastAsia="Times New Roman" w:hAnsi="Times New Roman"/>
        </w:rPr>
        <w:tab/>
      </w:r>
      <w:r>
        <w:rPr>
          <w:rFonts w:ascii="Times New Roman" w:eastAsia="Times New Roman" w:hAnsi="Times New Roman"/>
        </w:rPr>
        <w:tab/>
        <w:t xml:space="preserve">(Revision of </w:t>
      </w:r>
      <w:hyperlink r:id="rId1698" w:history="1">
        <w:r w:rsidR="00C62C50">
          <w:rPr>
            <w:rStyle w:val="Hyperlink"/>
            <w:rFonts w:ascii="Times New Roman" w:eastAsia="Times New Roman" w:hAnsi="Times New Roman"/>
          </w:rPr>
          <w:t>R1-2605785</w:t>
        </w:r>
      </w:hyperlink>
      <w:r>
        <w:rPr>
          <w:rFonts w:ascii="Times New Roman" w:eastAsia="Times New Roman" w:hAnsi="Times New Roman"/>
        </w:rPr>
        <w:t>)</w:t>
      </w:r>
    </w:p>
    <w:p w14:paraId="076EF01C" w14:textId="5F8994CE" w:rsidR="00246ADD" w:rsidRDefault="00C62C50" w:rsidP="00246ADD">
      <w:pPr>
        <w:rPr>
          <w:rFonts w:ascii="Times New Roman" w:eastAsia="Times New Roman" w:hAnsi="Times New Roman"/>
        </w:rPr>
      </w:pPr>
      <w:hyperlink r:id="rId1699" w:history="1">
        <w:r>
          <w:rPr>
            <w:rStyle w:val="Hyperlink"/>
            <w:rFonts w:ascii="Times New Roman" w:eastAsia="Times New Roman" w:hAnsi="Times New Roman"/>
          </w:rPr>
          <w:t>R1-2605846</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Samsung</w:t>
      </w:r>
    </w:p>
    <w:p w14:paraId="00EA307C" w14:textId="5A7982B0" w:rsidR="00DE623D" w:rsidRDefault="00C62C50" w:rsidP="00246ADD">
      <w:pPr>
        <w:rPr>
          <w:rFonts w:ascii="Times New Roman" w:eastAsia="Times New Roman" w:hAnsi="Times New Roman"/>
        </w:rPr>
      </w:pPr>
      <w:hyperlink r:id="rId1700" w:history="1">
        <w:r>
          <w:rPr>
            <w:rStyle w:val="Hyperlink"/>
            <w:rFonts w:ascii="Times New Roman" w:eastAsia="Times New Roman" w:hAnsi="Times New Roman"/>
          </w:rPr>
          <w:t>R1-2606790</w:t>
        </w:r>
      </w:hyperlink>
      <w:r w:rsidR="00DE623D">
        <w:rPr>
          <w:rFonts w:ascii="Times New Roman" w:eastAsia="Times New Roman" w:hAnsi="Times New Roman"/>
        </w:rPr>
        <w:tab/>
        <w:t>Discussion on design of WUS with OFDM based sequence</w:t>
      </w:r>
      <w:r w:rsidR="00DE623D">
        <w:rPr>
          <w:rFonts w:ascii="Times New Roman" w:eastAsia="Times New Roman" w:hAnsi="Times New Roman"/>
        </w:rPr>
        <w:tab/>
        <w:t>Samsung</w:t>
      </w:r>
    </w:p>
    <w:p w14:paraId="4B6E8373" w14:textId="33473BEB" w:rsidR="00DE623D" w:rsidRDefault="00DE623D" w:rsidP="00246ADD">
      <w:r>
        <w:rPr>
          <w:rFonts w:ascii="Times New Roman" w:eastAsia="Times New Roman" w:hAnsi="Times New Roman"/>
        </w:rPr>
        <w:tab/>
      </w:r>
      <w:r>
        <w:rPr>
          <w:rFonts w:ascii="Times New Roman" w:eastAsia="Times New Roman" w:hAnsi="Times New Roman"/>
        </w:rPr>
        <w:tab/>
        <w:t xml:space="preserve">(Revision of </w:t>
      </w:r>
      <w:hyperlink r:id="rId1701" w:history="1">
        <w:r w:rsidR="00C62C50">
          <w:rPr>
            <w:rStyle w:val="Hyperlink"/>
            <w:rFonts w:ascii="Times New Roman" w:eastAsia="Times New Roman" w:hAnsi="Times New Roman"/>
          </w:rPr>
          <w:t>R1-2605846</w:t>
        </w:r>
      </w:hyperlink>
      <w:r>
        <w:rPr>
          <w:rFonts w:ascii="Times New Roman" w:eastAsia="Times New Roman" w:hAnsi="Times New Roman"/>
        </w:rPr>
        <w:t>)</w:t>
      </w:r>
    </w:p>
    <w:p w14:paraId="45FE1619" w14:textId="2941B8D7" w:rsidR="00246ADD" w:rsidRDefault="00C62C50" w:rsidP="00246ADD">
      <w:hyperlink r:id="rId1702" w:history="1">
        <w:r>
          <w:rPr>
            <w:rStyle w:val="Hyperlink"/>
            <w:rFonts w:ascii="Times New Roman" w:eastAsia="Times New Roman" w:hAnsi="Times New Roman"/>
          </w:rPr>
          <w:t>R1-2605865</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NEC</w:t>
      </w:r>
    </w:p>
    <w:p w14:paraId="3FA29233" w14:textId="03C33B82" w:rsidR="00246ADD" w:rsidRDefault="00C62C50" w:rsidP="00246ADD">
      <w:hyperlink r:id="rId1703" w:history="1">
        <w:r>
          <w:rPr>
            <w:rStyle w:val="Hyperlink"/>
            <w:rFonts w:ascii="Times New Roman" w:eastAsia="Times New Roman" w:hAnsi="Times New Roman"/>
          </w:rPr>
          <w:t>R1-2605922</w:t>
        </w:r>
      </w:hyperlink>
      <w:r w:rsidR="00246ADD">
        <w:rPr>
          <w:rFonts w:ascii="Times New Roman" w:eastAsia="Times New Roman" w:hAnsi="Times New Roman"/>
        </w:rPr>
        <w:tab/>
        <w:t>Discussion on the signal design of DL WUS</w:t>
      </w:r>
      <w:r w:rsidR="00246ADD">
        <w:rPr>
          <w:rFonts w:ascii="Times New Roman" w:eastAsia="Times New Roman" w:hAnsi="Times New Roman"/>
        </w:rPr>
        <w:tab/>
        <w:t>OPPO</w:t>
      </w:r>
    </w:p>
    <w:p w14:paraId="5ACF958D" w14:textId="148067FD" w:rsidR="00246ADD" w:rsidRDefault="00C62C50" w:rsidP="00246ADD">
      <w:hyperlink r:id="rId1704" w:history="1">
        <w:r>
          <w:rPr>
            <w:rStyle w:val="Hyperlink"/>
            <w:rFonts w:ascii="Times New Roman" w:eastAsia="Times New Roman" w:hAnsi="Times New Roman"/>
          </w:rPr>
          <w:t>R1-2605984</w:t>
        </w:r>
      </w:hyperlink>
      <w:r w:rsidR="00246ADD">
        <w:rPr>
          <w:rFonts w:ascii="Times New Roman" w:eastAsia="Times New Roman" w:hAnsi="Times New Roman"/>
        </w:rPr>
        <w:tab/>
        <w:t>On design of WUS with OFDM based sequence</w:t>
      </w:r>
      <w:r w:rsidR="00246ADD">
        <w:rPr>
          <w:rFonts w:ascii="Times New Roman" w:eastAsia="Times New Roman" w:hAnsi="Times New Roman"/>
        </w:rPr>
        <w:tab/>
        <w:t>Sony</w:t>
      </w:r>
    </w:p>
    <w:p w14:paraId="68A9390F" w14:textId="41593FD6" w:rsidR="00246ADD" w:rsidRDefault="00C62C50" w:rsidP="00246ADD">
      <w:hyperlink r:id="rId1705" w:history="1">
        <w:r>
          <w:rPr>
            <w:rStyle w:val="Hyperlink"/>
            <w:rFonts w:ascii="Times New Roman" w:eastAsia="Times New Roman" w:hAnsi="Times New Roman"/>
          </w:rPr>
          <w:t>R1-2606003</w:t>
        </w:r>
      </w:hyperlink>
      <w:r w:rsidR="00246ADD">
        <w:rPr>
          <w:rFonts w:ascii="Times New Roman" w:eastAsia="Times New Roman" w:hAnsi="Times New Roman"/>
        </w:rPr>
        <w:tab/>
        <w:t>DL WUS and operation in 6GR interface</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3EFED170" w14:textId="2154B653" w:rsidR="00246ADD" w:rsidRDefault="00C62C50" w:rsidP="00246ADD">
      <w:hyperlink r:id="rId1706" w:history="1">
        <w:r>
          <w:rPr>
            <w:rStyle w:val="Hyperlink"/>
            <w:rFonts w:ascii="Times New Roman" w:eastAsia="Times New Roman" w:hAnsi="Times New Roman"/>
          </w:rPr>
          <w:t>R1-2606036</w:t>
        </w:r>
      </w:hyperlink>
      <w:r w:rsidR="00246ADD">
        <w:rPr>
          <w:rFonts w:ascii="Times New Roman" w:eastAsia="Times New Roman" w:hAnsi="Times New Roman"/>
        </w:rPr>
        <w:tab/>
        <w:t>Design of 6G DL WUS with OFDM based sequence</w:t>
      </w:r>
      <w:r w:rsidR="00246ADD">
        <w:rPr>
          <w:rFonts w:ascii="Times New Roman" w:eastAsia="Times New Roman" w:hAnsi="Times New Roman"/>
        </w:rPr>
        <w:tab/>
        <w:t>Apple</w:t>
      </w:r>
    </w:p>
    <w:p w14:paraId="50B5791F" w14:textId="65C39077" w:rsidR="00246ADD" w:rsidRDefault="00C62C50" w:rsidP="00246ADD">
      <w:hyperlink r:id="rId1707" w:history="1">
        <w:r>
          <w:rPr>
            <w:rStyle w:val="Hyperlink"/>
            <w:rFonts w:ascii="Times New Roman" w:eastAsia="Times New Roman" w:hAnsi="Times New Roman"/>
          </w:rPr>
          <w:t>R1-2606148</w:t>
        </w:r>
      </w:hyperlink>
      <w:r w:rsidR="00246ADD">
        <w:rPr>
          <w:rFonts w:ascii="Times New Roman" w:eastAsia="Times New Roman" w:hAnsi="Times New Roman"/>
        </w:rPr>
        <w:tab/>
        <w:t>Design of downlink WUS with OFDM based sequence</w:t>
      </w:r>
      <w:r w:rsidR="00246ADD">
        <w:rPr>
          <w:rFonts w:ascii="Times New Roman" w:eastAsia="Times New Roman" w:hAnsi="Times New Roman"/>
        </w:rPr>
        <w:tab/>
        <w:t>MediaTek Inc.</w:t>
      </w:r>
    </w:p>
    <w:p w14:paraId="5CF48662" w14:textId="3FEEC395" w:rsidR="00246ADD" w:rsidRDefault="00C62C50" w:rsidP="00246ADD">
      <w:hyperlink r:id="rId1708" w:history="1">
        <w:r>
          <w:rPr>
            <w:rStyle w:val="Hyperlink"/>
            <w:rFonts w:ascii="Times New Roman" w:eastAsia="Times New Roman" w:hAnsi="Times New Roman"/>
          </w:rPr>
          <w:t>R1-2606173</w:t>
        </w:r>
      </w:hyperlink>
      <w:r w:rsidR="00246ADD">
        <w:rPr>
          <w:rFonts w:ascii="Times New Roman" w:eastAsia="Times New Roman" w:hAnsi="Times New Roman"/>
        </w:rPr>
        <w:tab/>
        <w:t xml:space="preserve">Discussion on 6G DL WUS design </w:t>
      </w:r>
      <w:r w:rsidR="00246ADD">
        <w:rPr>
          <w:rFonts w:ascii="Times New Roman" w:eastAsia="Times New Roman" w:hAnsi="Times New Roman"/>
        </w:rPr>
        <w:tab/>
        <w:t xml:space="preserve">Kyocera Corporation </w:t>
      </w:r>
    </w:p>
    <w:p w14:paraId="2BD43B90" w14:textId="6FDD0DAA" w:rsidR="00246ADD" w:rsidRDefault="00C62C50" w:rsidP="00246ADD">
      <w:hyperlink r:id="rId1709" w:history="1">
        <w:r>
          <w:rPr>
            <w:rStyle w:val="Hyperlink"/>
            <w:rFonts w:ascii="Times New Roman" w:eastAsia="Times New Roman" w:hAnsi="Times New Roman"/>
          </w:rPr>
          <w:t>R1-2606190</w:t>
        </w:r>
      </w:hyperlink>
      <w:r w:rsidR="00246ADD">
        <w:rPr>
          <w:rFonts w:ascii="Times New Roman" w:eastAsia="Times New Roman" w:hAnsi="Times New Roman"/>
        </w:rPr>
        <w:tab/>
        <w:t>Discussion on the design of WUS based on OFDM sequence</w:t>
      </w:r>
      <w:r w:rsidR="00246ADD">
        <w:rPr>
          <w:rFonts w:ascii="Times New Roman" w:eastAsia="Times New Roman" w:hAnsi="Times New Roman"/>
        </w:rPr>
        <w:tab/>
        <w:t>HONOR</w:t>
      </w:r>
    </w:p>
    <w:p w14:paraId="07FDD49D" w14:textId="3397EAA7" w:rsidR="00246ADD" w:rsidRDefault="00C62C50" w:rsidP="00246ADD">
      <w:hyperlink r:id="rId1710" w:history="1">
        <w:r>
          <w:rPr>
            <w:rStyle w:val="Hyperlink"/>
            <w:rFonts w:ascii="Times New Roman" w:eastAsia="Times New Roman" w:hAnsi="Times New Roman"/>
          </w:rPr>
          <w:t>R1-2606206</w:t>
        </w:r>
      </w:hyperlink>
      <w:r w:rsidR="00246ADD">
        <w:rPr>
          <w:rFonts w:ascii="Times New Roman" w:eastAsia="Times New Roman" w:hAnsi="Times New Roman"/>
        </w:rPr>
        <w:tab/>
        <w:t>Discussion on design of DL WUS with OFDM based sequence for 6GR</w:t>
      </w:r>
      <w:r w:rsidR="00246ADD">
        <w:rPr>
          <w:rFonts w:ascii="Times New Roman" w:eastAsia="Times New Roman" w:hAnsi="Times New Roman"/>
        </w:rPr>
        <w:tab/>
        <w:t>LG Electronics</w:t>
      </w:r>
    </w:p>
    <w:p w14:paraId="2FD24196" w14:textId="27778326" w:rsidR="00246ADD" w:rsidRDefault="00C62C50" w:rsidP="00246ADD">
      <w:hyperlink r:id="rId1711" w:history="1">
        <w:r>
          <w:rPr>
            <w:rStyle w:val="Hyperlink"/>
            <w:rFonts w:ascii="Times New Roman" w:eastAsia="Times New Roman" w:hAnsi="Times New Roman"/>
          </w:rPr>
          <w:t>R1-2606253</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ETRI</w:t>
      </w:r>
    </w:p>
    <w:p w14:paraId="302AD3F6" w14:textId="459547CB" w:rsidR="00246ADD" w:rsidRDefault="00C62C50" w:rsidP="00246ADD">
      <w:hyperlink r:id="rId1712" w:history="1">
        <w:r>
          <w:rPr>
            <w:rStyle w:val="Hyperlink"/>
            <w:rFonts w:ascii="Times New Roman" w:eastAsia="Times New Roman" w:hAnsi="Times New Roman"/>
          </w:rPr>
          <w:t>R1-2606311</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EURECOM</w:t>
      </w:r>
    </w:p>
    <w:p w14:paraId="76124E3E" w14:textId="52C7FE1E" w:rsidR="00246ADD" w:rsidRDefault="00C62C50" w:rsidP="00246ADD">
      <w:pPr>
        <w:rPr>
          <w:rFonts w:ascii="Times New Roman" w:eastAsia="Times New Roman" w:hAnsi="Times New Roman"/>
        </w:rPr>
      </w:pPr>
      <w:hyperlink r:id="rId1713" w:history="1">
        <w:r>
          <w:rPr>
            <w:rStyle w:val="Hyperlink"/>
            <w:rFonts w:ascii="Times New Roman" w:eastAsia="Times New Roman" w:hAnsi="Times New Roman"/>
          </w:rPr>
          <w:t>R1-2606390</w:t>
        </w:r>
      </w:hyperlink>
      <w:r w:rsidR="00246ADD">
        <w:rPr>
          <w:rFonts w:ascii="Times New Roman" w:eastAsia="Times New Roman" w:hAnsi="Times New Roman"/>
        </w:rPr>
        <w:tab/>
        <w:t>DL WUS Design</w:t>
      </w:r>
      <w:r w:rsidR="00246ADD">
        <w:rPr>
          <w:rFonts w:ascii="Times New Roman" w:eastAsia="Times New Roman" w:hAnsi="Times New Roman"/>
        </w:rPr>
        <w:tab/>
        <w:t>Qualcomm Incorporated</w:t>
      </w:r>
    </w:p>
    <w:p w14:paraId="6AF5E1F1" w14:textId="58998F62" w:rsidR="00236664" w:rsidRDefault="00C62C50" w:rsidP="00236664">
      <w:hyperlink r:id="rId1714" w:history="1">
        <w:r>
          <w:rPr>
            <w:rStyle w:val="Hyperlink"/>
            <w:rFonts w:ascii="Times New Roman" w:eastAsia="Times New Roman" w:hAnsi="Times New Roman"/>
          </w:rPr>
          <w:t>R1-2606811</w:t>
        </w:r>
      </w:hyperlink>
      <w:r w:rsidR="00236664">
        <w:rPr>
          <w:rFonts w:ascii="Times New Roman" w:eastAsia="Times New Roman" w:hAnsi="Times New Roman"/>
        </w:rPr>
        <w:tab/>
        <w:t>DL WUS Design</w:t>
      </w:r>
      <w:r w:rsidR="00236664">
        <w:rPr>
          <w:rFonts w:ascii="Times New Roman" w:eastAsia="Times New Roman" w:hAnsi="Times New Roman"/>
        </w:rPr>
        <w:tab/>
        <w:t>Qualcomm Incorporated</w:t>
      </w:r>
    </w:p>
    <w:p w14:paraId="2712BF23" w14:textId="3361C88A" w:rsidR="00236664" w:rsidRDefault="00236664" w:rsidP="00246ADD">
      <w:r>
        <w:tab/>
      </w:r>
      <w:r>
        <w:tab/>
        <w:t xml:space="preserve">(Revision of </w:t>
      </w:r>
      <w:hyperlink r:id="rId1715" w:history="1">
        <w:r w:rsidR="00C62C50">
          <w:rPr>
            <w:rStyle w:val="Hyperlink"/>
          </w:rPr>
          <w:t>R1-2606390</w:t>
        </w:r>
      </w:hyperlink>
      <w:r>
        <w:t>)</w:t>
      </w:r>
    </w:p>
    <w:p w14:paraId="3750A479" w14:textId="276F0ABF" w:rsidR="00246ADD" w:rsidRDefault="00C62C50" w:rsidP="00246ADD">
      <w:hyperlink r:id="rId1716" w:history="1">
        <w:r>
          <w:rPr>
            <w:rStyle w:val="Hyperlink"/>
            <w:rFonts w:ascii="Times New Roman" w:eastAsia="Times New Roman" w:hAnsi="Times New Roman"/>
          </w:rPr>
          <w:t>R1-2606402</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Google</w:t>
      </w:r>
    </w:p>
    <w:p w14:paraId="2BC28ADA" w14:textId="0E0A8066" w:rsidR="00246ADD" w:rsidRDefault="00C62C50" w:rsidP="00246ADD">
      <w:hyperlink r:id="rId1717" w:history="1">
        <w:r>
          <w:rPr>
            <w:rStyle w:val="Hyperlink"/>
            <w:rFonts w:ascii="Times New Roman" w:eastAsia="Times New Roman" w:hAnsi="Times New Roman"/>
          </w:rPr>
          <w:t>R1-2606516</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NTT DOCOMO, INC.</w:t>
      </w:r>
    </w:p>
    <w:p w14:paraId="61559F51" w14:textId="59D11244" w:rsidR="00246ADD" w:rsidRDefault="00C62C50" w:rsidP="00246ADD">
      <w:hyperlink r:id="rId1718" w:history="1">
        <w:r>
          <w:rPr>
            <w:rStyle w:val="Hyperlink"/>
            <w:rFonts w:ascii="Times New Roman" w:eastAsia="Times New Roman" w:hAnsi="Times New Roman"/>
          </w:rPr>
          <w:t>R1-2606580</w:t>
        </w:r>
      </w:hyperlink>
      <w:r w:rsidR="00246ADD">
        <w:rPr>
          <w:rFonts w:ascii="Times New Roman" w:eastAsia="Times New Roman" w:hAnsi="Times New Roman"/>
        </w:rPr>
        <w:tab/>
        <w:t>Discussion on design of WUS with OFDM based sequence</w:t>
      </w:r>
      <w:r w:rsidR="00246ADD">
        <w:rPr>
          <w:rFonts w:ascii="Times New Roman" w:eastAsia="Times New Roman" w:hAnsi="Times New Roman"/>
        </w:rPr>
        <w:tab/>
        <w:t>WILUS Inc.</w:t>
      </w:r>
    </w:p>
    <w:p w14:paraId="2CCDC343" w14:textId="7E65FF58" w:rsidR="00246ADD" w:rsidRDefault="00C62C50" w:rsidP="00246ADD">
      <w:hyperlink r:id="rId1719" w:history="1">
        <w:r>
          <w:rPr>
            <w:rStyle w:val="Hyperlink"/>
            <w:rFonts w:ascii="Times New Roman" w:eastAsia="Times New Roman" w:hAnsi="Times New Roman"/>
          </w:rPr>
          <w:t>R1-2606602</w:t>
        </w:r>
      </w:hyperlink>
      <w:r w:rsidR="00246ADD">
        <w:rPr>
          <w:rFonts w:ascii="Times New Roman" w:eastAsia="Times New Roman" w:hAnsi="Times New Roman"/>
        </w:rPr>
        <w:tab/>
        <w:t>DL WUS Design</w:t>
      </w:r>
      <w:r w:rsidR="00246ADD">
        <w:rPr>
          <w:rFonts w:ascii="Times New Roman" w:eastAsia="Times New Roman" w:hAnsi="Times New Roman"/>
        </w:rPr>
        <w:tab/>
        <w:t>Nordic Semiconductor ASA</w:t>
      </w:r>
    </w:p>
    <w:p w14:paraId="6CC8BD33" w14:textId="36E33453" w:rsidR="00246ADD" w:rsidRDefault="00C62C50" w:rsidP="00246ADD">
      <w:hyperlink r:id="rId1720" w:history="1">
        <w:r>
          <w:rPr>
            <w:rStyle w:val="Hyperlink"/>
            <w:rFonts w:ascii="Times New Roman" w:eastAsia="Times New Roman" w:hAnsi="Times New Roman"/>
          </w:rPr>
          <w:t>R1-2606688</w:t>
        </w:r>
      </w:hyperlink>
      <w:r w:rsidR="00246ADD">
        <w:rPr>
          <w:rFonts w:ascii="Times New Roman" w:eastAsia="Times New Roman" w:hAnsi="Times New Roman"/>
        </w:rPr>
        <w:tab/>
        <w:t>Discussion on design of DL-WUS with OFDM based sequence</w:t>
      </w:r>
      <w:r w:rsidR="00246ADD">
        <w:rPr>
          <w:rFonts w:ascii="Times New Roman" w:eastAsia="Times New Roman" w:hAnsi="Times New Roman"/>
        </w:rPr>
        <w:tab/>
        <w:t>TCL</w:t>
      </w:r>
    </w:p>
    <w:p w14:paraId="788F4537" w14:textId="77777777" w:rsidR="00246ADD" w:rsidRPr="00246ADD" w:rsidRDefault="00246ADD" w:rsidP="00246ADD"/>
    <w:p w14:paraId="608285B9" w14:textId="0A052860" w:rsidR="00246ADD" w:rsidRDefault="00246ADD" w:rsidP="00246ADD">
      <w:pPr>
        <w:pStyle w:val="Heading4"/>
      </w:pPr>
      <w:bookmarkStart w:id="246" w:name="_Toc239313264"/>
      <w:r>
        <w:t>WUS operation in RRC states</w:t>
      </w:r>
      <w:bookmarkEnd w:id="246"/>
    </w:p>
    <w:p w14:paraId="324F0138" w14:textId="77777777" w:rsidR="00246ADD" w:rsidRPr="00B43B0E" w:rsidRDefault="00246ADD" w:rsidP="00246ADD">
      <w:r w:rsidRPr="00B43B0E">
        <w:t>[12</w:t>
      </w:r>
      <w:r w:rsidRPr="00B43B0E">
        <w:rPr>
          <w:rFonts w:eastAsiaTheme="minorEastAsia" w:hint="eastAsia"/>
          <w:lang w:eastAsia="zh-CN"/>
        </w:rPr>
        <w:t>6</w:t>
      </w:r>
      <w:r w:rsidRPr="00B43B0E">
        <w:t>-R20-6GR-WUS operation in RRC states] Email discussion on Rel-20 6GR-WUS operation in RRC states – Xin (vivo)</w:t>
      </w:r>
    </w:p>
    <w:p w14:paraId="1BEE9FAE" w14:textId="77777777" w:rsidR="00246ADD" w:rsidRPr="00B43B0E" w:rsidRDefault="00246ADD" w:rsidP="00246ADD">
      <w:pPr>
        <w:numPr>
          <w:ilvl w:val="0"/>
          <w:numId w:val="68"/>
        </w:numPr>
      </w:pPr>
      <w:r w:rsidRPr="00B43B0E">
        <w:t xml:space="preserve">To be used for sharing updates on online/offline schedule, details on what is to be discussed in online/offline sessions, </w:t>
      </w:r>
      <w:proofErr w:type="spellStart"/>
      <w:r w:rsidRPr="00B43B0E">
        <w:t>tdoc</w:t>
      </w:r>
      <w:proofErr w:type="spellEnd"/>
      <w:r w:rsidRPr="00B43B0E">
        <w:t xml:space="preserve"> number of the moderator summary for online session, etc</w:t>
      </w:r>
    </w:p>
    <w:p w14:paraId="2C70A3FD" w14:textId="77777777" w:rsidR="00246ADD" w:rsidRDefault="00246ADD" w:rsidP="00246ADD">
      <w:pPr>
        <w:rPr>
          <w:rFonts w:eastAsiaTheme="minorEastAsia"/>
          <w:lang w:eastAsia="zh-CN"/>
        </w:rPr>
      </w:pPr>
    </w:p>
    <w:p w14:paraId="784FE936"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2CB2C7B0" w14:textId="77777777" w:rsidR="00246ADD" w:rsidRPr="00634BE8" w:rsidRDefault="00246ADD" w:rsidP="00246ADD">
      <w:pPr>
        <w:spacing w:before="120"/>
        <w:rPr>
          <w:iCs/>
          <w:szCs w:val="20"/>
        </w:rPr>
      </w:pPr>
      <w:r>
        <w:rPr>
          <w:rFonts w:hint="eastAsia"/>
          <w:iCs/>
          <w:szCs w:val="20"/>
        </w:rPr>
        <w:t>At least in RRC idle, study for 6GR DL WUS by considering</w:t>
      </w:r>
    </w:p>
    <w:p w14:paraId="61A36335" w14:textId="77777777" w:rsidR="00246ADD" w:rsidRPr="00634BE8" w:rsidRDefault="00246ADD">
      <w:pPr>
        <w:pStyle w:val="ListParagraph10"/>
        <w:numPr>
          <w:ilvl w:val="0"/>
          <w:numId w:val="168"/>
        </w:numPr>
        <w:tabs>
          <w:tab w:val="left" w:pos="0"/>
          <w:tab w:val="left" w:pos="1417"/>
        </w:tabs>
        <w:spacing w:before="120" w:afterLines="50"/>
        <w:rPr>
          <w:rFonts w:eastAsia="SimSun"/>
          <w:szCs w:val="21"/>
          <w:lang w:eastAsia="zh-CN"/>
        </w:rPr>
      </w:pPr>
      <w:r w:rsidRPr="00634BE8">
        <w:rPr>
          <w:rFonts w:eastAsia="SimSun" w:hint="eastAsia"/>
          <w:szCs w:val="21"/>
          <w:lang w:eastAsia="zh-CN"/>
        </w:rPr>
        <w:t xml:space="preserve">At least </w:t>
      </w:r>
      <w:r w:rsidRPr="00634BE8">
        <w:rPr>
          <w:rFonts w:eastAsia="SimSun"/>
          <w:szCs w:val="21"/>
          <w:lang w:eastAsia="zh-CN"/>
        </w:rPr>
        <w:t>SSB</w:t>
      </w:r>
      <w:r w:rsidRPr="00634BE8">
        <w:rPr>
          <w:rFonts w:eastAsia="SimSun" w:hint="eastAsia"/>
          <w:szCs w:val="21"/>
          <w:lang w:eastAsia="zh-CN"/>
        </w:rPr>
        <w:t xml:space="preserve"> is used</w:t>
      </w:r>
      <w:r w:rsidRPr="00634BE8">
        <w:rPr>
          <w:rFonts w:eastAsia="SimSun"/>
          <w:szCs w:val="21"/>
          <w:lang w:eastAsia="zh-CN"/>
        </w:rPr>
        <w:t xml:space="preserve"> as QCL </w:t>
      </w:r>
      <w:r w:rsidRPr="00634BE8">
        <w:rPr>
          <w:rFonts w:eastAsia="SimSun" w:hint="eastAsia"/>
          <w:szCs w:val="21"/>
          <w:lang w:eastAsia="zh-CN"/>
        </w:rPr>
        <w:t>source, the association between SSB and DL WUS monitoring occasion(s), and the QCL type(s)</w:t>
      </w:r>
    </w:p>
    <w:p w14:paraId="5421D1E7"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307E691B" w14:textId="77777777" w:rsidR="00246ADD" w:rsidRPr="00634BE8" w:rsidRDefault="00246ADD" w:rsidP="00246ADD">
      <w:pPr>
        <w:spacing w:before="120"/>
        <w:rPr>
          <w:iCs/>
          <w:szCs w:val="20"/>
        </w:rPr>
      </w:pPr>
      <w:r w:rsidRPr="00634BE8">
        <w:rPr>
          <w:iCs/>
          <w:szCs w:val="20"/>
        </w:rPr>
        <w:t xml:space="preserve">For RRC connected, study </w:t>
      </w:r>
      <w:r w:rsidRPr="00634BE8">
        <w:rPr>
          <w:rFonts w:hint="eastAsia"/>
          <w:iCs/>
          <w:szCs w:val="20"/>
        </w:rPr>
        <w:t xml:space="preserve">feasibility and necessity of </w:t>
      </w:r>
      <w:r w:rsidRPr="00634BE8">
        <w:rPr>
          <w:iCs/>
          <w:szCs w:val="20"/>
        </w:rPr>
        <w:t>serving cell R</w:t>
      </w:r>
      <w:r w:rsidRPr="00634BE8">
        <w:rPr>
          <w:rFonts w:hint="eastAsia"/>
          <w:iCs/>
          <w:szCs w:val="20"/>
        </w:rPr>
        <w:t>L</w:t>
      </w:r>
      <w:r w:rsidRPr="00634BE8">
        <w:rPr>
          <w:iCs/>
          <w:szCs w:val="20"/>
        </w:rPr>
        <w:t xml:space="preserve">M measurement by EE processing, considering at least: </w:t>
      </w:r>
    </w:p>
    <w:p w14:paraId="7C92F0A5" w14:textId="77777777" w:rsidR="00246ADD" w:rsidRPr="00634BE8" w:rsidRDefault="00246ADD">
      <w:pPr>
        <w:pStyle w:val="ListParagraph10"/>
        <w:numPr>
          <w:ilvl w:val="0"/>
          <w:numId w:val="168"/>
        </w:numPr>
        <w:tabs>
          <w:tab w:val="left" w:pos="0"/>
          <w:tab w:val="left" w:pos="1417"/>
        </w:tabs>
        <w:spacing w:before="120" w:afterLines="50"/>
        <w:rPr>
          <w:rFonts w:eastAsia="SimSun"/>
          <w:szCs w:val="21"/>
          <w:lang w:eastAsia="zh-CN"/>
        </w:rPr>
      </w:pPr>
      <w:r w:rsidRPr="00634BE8">
        <w:rPr>
          <w:rFonts w:eastAsia="SimSun"/>
          <w:szCs w:val="21"/>
          <w:lang w:eastAsia="zh-CN"/>
        </w:rPr>
        <w:t>UE energy saving gain</w:t>
      </w:r>
    </w:p>
    <w:p w14:paraId="2C26E0DB" w14:textId="77777777" w:rsidR="00246ADD" w:rsidRPr="00634BE8" w:rsidRDefault="00246ADD">
      <w:pPr>
        <w:pStyle w:val="ListParagraph10"/>
        <w:numPr>
          <w:ilvl w:val="0"/>
          <w:numId w:val="168"/>
        </w:numPr>
        <w:tabs>
          <w:tab w:val="left" w:pos="0"/>
          <w:tab w:val="left" w:pos="1417"/>
        </w:tabs>
        <w:spacing w:before="120" w:afterLines="50"/>
        <w:rPr>
          <w:rFonts w:eastAsia="SimSun"/>
          <w:szCs w:val="21"/>
          <w:lang w:eastAsia="zh-CN"/>
        </w:rPr>
      </w:pPr>
      <w:r w:rsidRPr="00634BE8">
        <w:rPr>
          <w:rFonts w:eastAsia="SimSun"/>
          <w:szCs w:val="21"/>
          <w:lang w:eastAsia="zh-CN"/>
        </w:rPr>
        <w:t>Coverage (e.g., achievable SINR/SNR) and accuracy</w:t>
      </w:r>
    </w:p>
    <w:p w14:paraId="6A8CEF39" w14:textId="77777777" w:rsidR="00246ADD" w:rsidRPr="00634BE8" w:rsidRDefault="00246ADD">
      <w:pPr>
        <w:numPr>
          <w:ilvl w:val="1"/>
          <w:numId w:val="169"/>
        </w:numPr>
        <w:spacing w:beforeLines="50" w:before="120" w:after="120" w:line="278" w:lineRule="auto"/>
        <w:jc w:val="both"/>
        <w:rPr>
          <w:rFonts w:eastAsiaTheme="minorEastAsia"/>
          <w:lang w:eastAsia="zh-CN"/>
        </w:rPr>
      </w:pPr>
      <w:r w:rsidRPr="00634BE8">
        <w:rPr>
          <w:rFonts w:eastAsiaTheme="minorEastAsia"/>
          <w:lang w:eastAsia="zh-CN"/>
        </w:rPr>
        <w:t>M</w:t>
      </w:r>
      <w:r w:rsidRPr="00634BE8">
        <w:rPr>
          <w:rFonts w:eastAsiaTheme="minorEastAsia" w:hint="eastAsia"/>
          <w:lang w:eastAsia="zh-CN"/>
        </w:rPr>
        <w:t>easurement metrics</w:t>
      </w:r>
    </w:p>
    <w:p w14:paraId="3BC24A5B" w14:textId="77777777" w:rsidR="00246ADD" w:rsidRPr="00634BE8" w:rsidRDefault="00246ADD">
      <w:pPr>
        <w:pStyle w:val="ListParagraph10"/>
        <w:numPr>
          <w:ilvl w:val="0"/>
          <w:numId w:val="168"/>
        </w:numPr>
        <w:tabs>
          <w:tab w:val="left" w:pos="0"/>
          <w:tab w:val="left" w:pos="1417"/>
        </w:tabs>
        <w:spacing w:before="120" w:afterLines="50"/>
        <w:rPr>
          <w:rFonts w:eastAsia="SimSun"/>
          <w:szCs w:val="21"/>
          <w:lang w:eastAsia="zh-CN"/>
        </w:rPr>
      </w:pPr>
      <w:r w:rsidRPr="00634BE8">
        <w:rPr>
          <w:rFonts w:eastAsia="SimSun"/>
          <w:szCs w:val="21"/>
          <w:lang w:eastAsia="zh-CN"/>
        </w:rPr>
        <w:t>Impact on the EE processing complexity</w:t>
      </w:r>
    </w:p>
    <w:p w14:paraId="27AB4712" w14:textId="77777777" w:rsidR="00246ADD" w:rsidRPr="00634BE8" w:rsidRDefault="00246ADD">
      <w:pPr>
        <w:pStyle w:val="ListParagraph10"/>
        <w:numPr>
          <w:ilvl w:val="0"/>
          <w:numId w:val="168"/>
        </w:numPr>
        <w:tabs>
          <w:tab w:val="left" w:pos="0"/>
          <w:tab w:val="left" w:pos="1417"/>
        </w:tabs>
        <w:spacing w:before="120" w:afterLines="50"/>
        <w:rPr>
          <w:rFonts w:eastAsia="SimSun"/>
          <w:szCs w:val="21"/>
          <w:lang w:eastAsia="zh-CN"/>
        </w:rPr>
      </w:pPr>
      <w:r w:rsidRPr="00634BE8">
        <w:rPr>
          <w:rFonts w:eastAsia="SimSun"/>
          <w:szCs w:val="21"/>
          <w:lang w:eastAsia="zh-CN"/>
        </w:rPr>
        <w:t>B</w:t>
      </w:r>
      <w:r w:rsidRPr="00634BE8">
        <w:rPr>
          <w:rFonts w:eastAsia="SimSun" w:hint="eastAsia"/>
          <w:szCs w:val="21"/>
          <w:lang w:eastAsia="zh-CN"/>
        </w:rPr>
        <w:t xml:space="preserve">ased on at </w:t>
      </w:r>
      <w:r w:rsidRPr="00634BE8">
        <w:rPr>
          <w:rFonts w:eastAsia="SimSun"/>
          <w:szCs w:val="21"/>
          <w:lang w:eastAsia="zh-CN"/>
        </w:rPr>
        <w:t>least 6GR sync signal</w:t>
      </w:r>
    </w:p>
    <w:p w14:paraId="70D25859" w14:textId="77777777" w:rsidR="00246ADD" w:rsidRPr="00634BE8" w:rsidRDefault="00246ADD">
      <w:pPr>
        <w:numPr>
          <w:ilvl w:val="1"/>
          <w:numId w:val="169"/>
        </w:numPr>
        <w:spacing w:beforeLines="50" w:before="120" w:after="120" w:line="278" w:lineRule="auto"/>
        <w:jc w:val="both"/>
        <w:rPr>
          <w:rFonts w:eastAsiaTheme="minorEastAsia"/>
          <w:lang w:eastAsia="zh-CN"/>
        </w:rPr>
      </w:pPr>
      <w:r w:rsidRPr="00634BE8">
        <w:rPr>
          <w:rFonts w:eastAsiaTheme="minorEastAsia" w:hint="eastAsia"/>
          <w:lang w:eastAsia="zh-CN"/>
        </w:rPr>
        <w:t>o</w:t>
      </w:r>
      <w:r w:rsidRPr="00634BE8">
        <w:rPr>
          <w:rFonts w:eastAsiaTheme="minorEastAsia"/>
          <w:lang w:eastAsia="zh-CN"/>
        </w:rPr>
        <w:t>ther</w:t>
      </w:r>
      <w:r w:rsidRPr="00634BE8">
        <w:rPr>
          <w:rFonts w:eastAsiaTheme="minorEastAsia" w:hint="eastAsia"/>
          <w:lang w:eastAsia="zh-CN"/>
        </w:rPr>
        <w:t xml:space="preserve"> signals </w:t>
      </w:r>
    </w:p>
    <w:p w14:paraId="5094543A" w14:textId="77777777" w:rsidR="00246ADD" w:rsidRPr="00634BE8" w:rsidRDefault="00246ADD">
      <w:pPr>
        <w:pStyle w:val="ListParagraph10"/>
        <w:numPr>
          <w:ilvl w:val="0"/>
          <w:numId w:val="168"/>
        </w:numPr>
        <w:tabs>
          <w:tab w:val="left" w:pos="0"/>
          <w:tab w:val="left" w:pos="1417"/>
        </w:tabs>
        <w:spacing w:before="120" w:afterLines="50"/>
        <w:rPr>
          <w:rFonts w:eastAsia="SimSun"/>
          <w:szCs w:val="21"/>
          <w:lang w:eastAsia="zh-CN"/>
        </w:rPr>
      </w:pPr>
      <w:r w:rsidRPr="00634BE8">
        <w:rPr>
          <w:rFonts w:eastAsia="SimSun"/>
          <w:szCs w:val="21"/>
          <w:lang w:eastAsia="zh-CN"/>
        </w:rPr>
        <w:t>W</w:t>
      </w:r>
      <w:r w:rsidRPr="00634BE8">
        <w:rPr>
          <w:rFonts w:eastAsia="SimSun" w:hint="eastAsia"/>
          <w:szCs w:val="21"/>
          <w:lang w:eastAsia="zh-CN"/>
        </w:rPr>
        <w:t xml:space="preserve">hether there is spec impact or not </w:t>
      </w:r>
    </w:p>
    <w:p w14:paraId="657025B0"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1A62AB01" w14:textId="77777777" w:rsidR="00246ADD" w:rsidRDefault="00246ADD" w:rsidP="00246ADD">
      <w:pPr>
        <w:spacing w:before="120"/>
        <w:rPr>
          <w:rFonts w:eastAsiaTheme="minorEastAsia"/>
          <w:iCs/>
          <w:szCs w:val="20"/>
          <w:lang w:eastAsia="zh-CN"/>
        </w:rPr>
      </w:pPr>
      <w:r>
        <w:rPr>
          <w:rFonts w:eastAsiaTheme="minorEastAsia" w:hint="eastAsia"/>
          <w:iCs/>
          <w:szCs w:val="20"/>
          <w:lang w:eastAsia="zh-CN"/>
        </w:rPr>
        <w:t>Study the following cases for 6GR DL WUS monitoring occasions:</w:t>
      </w:r>
    </w:p>
    <w:p w14:paraId="56470593" w14:textId="77777777" w:rsidR="00246ADD" w:rsidRPr="009B01DB" w:rsidRDefault="00246ADD">
      <w:pPr>
        <w:pStyle w:val="ListParagraph"/>
        <w:numPr>
          <w:ilvl w:val="0"/>
          <w:numId w:val="170"/>
        </w:numPr>
        <w:overflowPunct/>
        <w:autoSpaceDE/>
        <w:autoSpaceDN/>
        <w:adjustRightInd/>
        <w:spacing w:beforeLines="50" w:before="120" w:after="120" w:line="278" w:lineRule="auto"/>
        <w:contextualSpacing w:val="0"/>
        <w:textAlignment w:val="auto"/>
        <w:rPr>
          <w:rFonts w:eastAsiaTheme="minorEastAsia"/>
          <w:iCs/>
          <w:lang w:eastAsia="zh-CN"/>
        </w:rPr>
      </w:pPr>
      <w:r w:rsidRPr="009B01DB">
        <w:rPr>
          <w:rFonts w:eastAsiaTheme="minorEastAsia" w:hint="eastAsia"/>
          <w:iCs/>
          <w:lang w:eastAsia="zh-CN"/>
        </w:rPr>
        <w:t xml:space="preserve">Case 1: A set of </w:t>
      </w:r>
      <w:bookmarkStart w:id="247" w:name="_Hlk238651975"/>
      <w:r w:rsidRPr="009B01DB">
        <w:rPr>
          <w:rFonts w:eastAsiaTheme="minorEastAsia"/>
          <w:iCs/>
          <w:lang w:eastAsia="zh-CN"/>
        </w:rPr>
        <w:t>WUS monitoring occasions associated with at least one PO</w:t>
      </w:r>
      <w:r>
        <w:rPr>
          <w:rFonts w:eastAsiaTheme="minorEastAsia" w:hint="eastAsia"/>
          <w:iCs/>
          <w:lang w:eastAsia="zh-CN"/>
        </w:rPr>
        <w:t xml:space="preserve"> for a UE </w:t>
      </w:r>
      <w:r w:rsidRPr="009B01DB">
        <w:rPr>
          <w:rFonts w:eastAsiaTheme="minorEastAsia"/>
          <w:iCs/>
          <w:lang w:eastAsia="zh-CN"/>
        </w:rPr>
        <w:t xml:space="preserve">are </w:t>
      </w:r>
      <w:proofErr w:type="spellStart"/>
      <w:r w:rsidRPr="009B01DB">
        <w:rPr>
          <w:rFonts w:eastAsiaTheme="minorEastAsia" w:hint="eastAsia"/>
          <w:iCs/>
          <w:lang w:eastAsia="zh-CN"/>
        </w:rPr>
        <w:t>T</w:t>
      </w:r>
      <w:r w:rsidRPr="009B01DB">
        <w:rPr>
          <w:rFonts w:eastAsiaTheme="minorEastAsia"/>
          <w:iCs/>
          <w:lang w:eastAsia="zh-CN"/>
        </w:rPr>
        <w:t>DMed</w:t>
      </w:r>
      <w:bookmarkEnd w:id="247"/>
      <w:proofErr w:type="spellEnd"/>
      <w:r w:rsidRPr="009B01DB">
        <w:rPr>
          <w:rFonts w:eastAsiaTheme="minorEastAsia"/>
          <w:iCs/>
          <w:lang w:eastAsia="zh-CN"/>
        </w:rPr>
        <w:t xml:space="preserve">, </w:t>
      </w:r>
      <w:r w:rsidRPr="009B01DB">
        <w:rPr>
          <w:rFonts w:eastAsiaTheme="minorEastAsia" w:hint="eastAsia"/>
          <w:iCs/>
          <w:lang w:eastAsia="zh-CN"/>
        </w:rPr>
        <w:t xml:space="preserve">multiple sets of </w:t>
      </w:r>
      <w:r w:rsidRPr="009B01DB">
        <w:rPr>
          <w:rFonts w:eastAsiaTheme="minorEastAsia"/>
          <w:iCs/>
          <w:lang w:eastAsia="zh-CN"/>
        </w:rPr>
        <w:t>WUS monitoring occasions</w:t>
      </w:r>
      <w:r w:rsidRPr="009B01DB">
        <w:rPr>
          <w:rFonts w:eastAsiaTheme="minorEastAsia" w:hint="eastAsia"/>
          <w:iCs/>
          <w:lang w:eastAsia="zh-CN"/>
        </w:rPr>
        <w:t xml:space="preserve"> are </w:t>
      </w:r>
      <w:proofErr w:type="spellStart"/>
      <w:r w:rsidRPr="009B01DB">
        <w:rPr>
          <w:rFonts w:eastAsiaTheme="minorEastAsia" w:hint="eastAsia"/>
          <w:iCs/>
          <w:lang w:eastAsia="zh-CN"/>
        </w:rPr>
        <w:t>TDMed</w:t>
      </w:r>
      <w:proofErr w:type="spellEnd"/>
      <w:r w:rsidRPr="009B01DB">
        <w:rPr>
          <w:rFonts w:eastAsiaTheme="minorEastAsia" w:hint="eastAsia"/>
          <w:iCs/>
          <w:lang w:eastAsia="zh-CN"/>
        </w:rPr>
        <w:t xml:space="preserve">. </w:t>
      </w:r>
    </w:p>
    <w:p w14:paraId="7DADCBCA" w14:textId="77777777" w:rsidR="00246ADD" w:rsidRPr="004628A6" w:rsidRDefault="00246ADD">
      <w:pPr>
        <w:pStyle w:val="ListParagraph"/>
        <w:numPr>
          <w:ilvl w:val="0"/>
          <w:numId w:val="170"/>
        </w:numPr>
        <w:overflowPunct/>
        <w:autoSpaceDE/>
        <w:autoSpaceDN/>
        <w:adjustRightInd/>
        <w:spacing w:beforeLines="50" w:before="120" w:after="120" w:line="278" w:lineRule="auto"/>
        <w:contextualSpacing w:val="0"/>
        <w:textAlignment w:val="auto"/>
        <w:rPr>
          <w:rFonts w:eastAsiaTheme="minorEastAsia"/>
          <w:iCs/>
          <w:color w:val="000000" w:themeColor="text1"/>
          <w:lang w:eastAsia="zh-CN"/>
        </w:rPr>
      </w:pPr>
      <w:r w:rsidRPr="009B01DB">
        <w:rPr>
          <w:rFonts w:eastAsiaTheme="minorEastAsia" w:hint="eastAsia"/>
          <w:iCs/>
          <w:lang w:eastAsia="zh-CN"/>
        </w:rPr>
        <w:t xml:space="preserve">Case 2: A set of </w:t>
      </w:r>
      <w:r w:rsidRPr="009B01DB">
        <w:rPr>
          <w:rFonts w:eastAsiaTheme="minorEastAsia"/>
          <w:iCs/>
          <w:lang w:eastAsia="zh-CN"/>
        </w:rPr>
        <w:t>WUS monitoring occasions associated with at least one PO</w:t>
      </w:r>
      <w:r>
        <w:rPr>
          <w:rFonts w:eastAsiaTheme="minorEastAsia" w:hint="eastAsia"/>
          <w:iCs/>
          <w:lang w:eastAsia="zh-CN"/>
        </w:rPr>
        <w:t xml:space="preserve"> for a UE </w:t>
      </w:r>
      <w:r w:rsidRPr="009B01DB">
        <w:rPr>
          <w:rFonts w:eastAsiaTheme="minorEastAsia"/>
          <w:iCs/>
          <w:lang w:eastAsia="zh-CN"/>
        </w:rPr>
        <w:t xml:space="preserve">are </w:t>
      </w:r>
      <w:proofErr w:type="spellStart"/>
      <w:r w:rsidRPr="009B01DB">
        <w:rPr>
          <w:rFonts w:eastAsiaTheme="minorEastAsia" w:hint="eastAsia"/>
          <w:iCs/>
          <w:lang w:eastAsia="zh-CN"/>
        </w:rPr>
        <w:t>T</w:t>
      </w:r>
      <w:r w:rsidRPr="009B01DB">
        <w:rPr>
          <w:rFonts w:eastAsiaTheme="minorEastAsia"/>
          <w:iCs/>
          <w:lang w:eastAsia="zh-CN"/>
        </w:rPr>
        <w:t>DMed</w:t>
      </w:r>
      <w:proofErr w:type="spellEnd"/>
      <w:r w:rsidRPr="009B01DB">
        <w:rPr>
          <w:rFonts w:eastAsiaTheme="minorEastAsia"/>
          <w:iCs/>
          <w:lang w:eastAsia="zh-CN"/>
        </w:rPr>
        <w:t xml:space="preserve">, </w:t>
      </w:r>
      <w:r w:rsidRPr="009B01DB">
        <w:rPr>
          <w:rFonts w:eastAsiaTheme="minorEastAsia" w:hint="eastAsia"/>
          <w:iCs/>
          <w:lang w:eastAsia="zh-CN"/>
        </w:rPr>
        <w:t xml:space="preserve">multiple sets of </w:t>
      </w:r>
      <w:r w:rsidRPr="009B01DB">
        <w:rPr>
          <w:rFonts w:eastAsiaTheme="minorEastAsia"/>
          <w:iCs/>
          <w:lang w:eastAsia="zh-CN"/>
        </w:rPr>
        <w:t>WUS monitoring occasions</w:t>
      </w:r>
      <w:r w:rsidRPr="009B01DB">
        <w:rPr>
          <w:rFonts w:eastAsiaTheme="minorEastAsia" w:hint="eastAsia"/>
          <w:iCs/>
          <w:lang w:eastAsia="zh-CN"/>
        </w:rPr>
        <w:t xml:space="preserve"> are </w:t>
      </w:r>
      <w:proofErr w:type="spellStart"/>
      <w:r w:rsidRPr="009B01DB">
        <w:rPr>
          <w:rFonts w:eastAsiaTheme="minorEastAsia" w:hint="eastAsia"/>
          <w:iCs/>
          <w:lang w:eastAsia="zh-CN"/>
        </w:rPr>
        <w:t>FDMed</w:t>
      </w:r>
      <w:proofErr w:type="spellEnd"/>
      <w:r w:rsidRPr="000A7D17">
        <w:t xml:space="preserve"> </w:t>
      </w:r>
      <w:r w:rsidRPr="004628A6">
        <w:rPr>
          <w:rFonts w:eastAsiaTheme="minorEastAsia"/>
          <w:iCs/>
          <w:color w:val="000000" w:themeColor="text1"/>
          <w:lang w:eastAsia="zh-CN"/>
        </w:rPr>
        <w:t xml:space="preserve">or </w:t>
      </w:r>
      <w:proofErr w:type="spellStart"/>
      <w:r w:rsidRPr="004628A6">
        <w:rPr>
          <w:rFonts w:eastAsiaTheme="minorEastAsia"/>
          <w:iCs/>
          <w:color w:val="000000" w:themeColor="text1"/>
          <w:lang w:eastAsia="zh-CN"/>
        </w:rPr>
        <w:t>FDMed</w:t>
      </w:r>
      <w:proofErr w:type="spellEnd"/>
      <w:r w:rsidRPr="004628A6">
        <w:rPr>
          <w:rFonts w:eastAsiaTheme="minorEastAsia"/>
          <w:iCs/>
          <w:color w:val="000000" w:themeColor="text1"/>
          <w:lang w:eastAsia="zh-CN"/>
        </w:rPr>
        <w:t xml:space="preserve"> combined with </w:t>
      </w:r>
      <w:proofErr w:type="spellStart"/>
      <w:r w:rsidRPr="004628A6">
        <w:rPr>
          <w:rFonts w:eastAsiaTheme="minorEastAsia"/>
          <w:iCs/>
          <w:color w:val="000000" w:themeColor="text1"/>
          <w:lang w:eastAsia="zh-CN"/>
        </w:rPr>
        <w:t>TDMed</w:t>
      </w:r>
      <w:proofErr w:type="spellEnd"/>
      <w:r w:rsidRPr="004628A6">
        <w:rPr>
          <w:rFonts w:eastAsiaTheme="minorEastAsia" w:hint="eastAsia"/>
          <w:iCs/>
          <w:color w:val="000000" w:themeColor="text1"/>
          <w:lang w:eastAsia="zh-CN"/>
        </w:rPr>
        <w:t xml:space="preserve">. </w:t>
      </w:r>
    </w:p>
    <w:p w14:paraId="0F6FFA19" w14:textId="77777777" w:rsidR="00246ADD" w:rsidRPr="004628A6" w:rsidRDefault="00246ADD">
      <w:pPr>
        <w:pStyle w:val="ListParagraph"/>
        <w:numPr>
          <w:ilvl w:val="0"/>
          <w:numId w:val="170"/>
        </w:numPr>
        <w:overflowPunct/>
        <w:autoSpaceDE/>
        <w:autoSpaceDN/>
        <w:adjustRightInd/>
        <w:spacing w:beforeLines="50" w:before="120" w:after="120" w:line="278" w:lineRule="auto"/>
        <w:contextualSpacing w:val="0"/>
        <w:textAlignment w:val="auto"/>
        <w:rPr>
          <w:rFonts w:eastAsiaTheme="minorEastAsia"/>
          <w:iCs/>
          <w:color w:val="000000" w:themeColor="text1"/>
          <w:lang w:eastAsia="zh-CN"/>
        </w:rPr>
      </w:pPr>
      <w:r w:rsidRPr="004628A6">
        <w:rPr>
          <w:rFonts w:eastAsiaTheme="minorEastAsia" w:hint="eastAsia"/>
          <w:iCs/>
          <w:color w:val="000000" w:themeColor="text1"/>
          <w:lang w:eastAsia="zh-CN"/>
        </w:rPr>
        <w:t xml:space="preserve">Case 3: A set of </w:t>
      </w:r>
      <w:r w:rsidRPr="004628A6">
        <w:rPr>
          <w:rFonts w:eastAsiaTheme="minorEastAsia"/>
          <w:iCs/>
          <w:color w:val="000000" w:themeColor="text1"/>
          <w:lang w:eastAsia="zh-CN"/>
        </w:rPr>
        <w:t>WUS monitoring occasions associated with at least one PO</w:t>
      </w:r>
      <w:r w:rsidRPr="004628A6">
        <w:rPr>
          <w:rFonts w:eastAsiaTheme="minorEastAsia" w:hint="eastAsia"/>
          <w:iCs/>
          <w:color w:val="000000" w:themeColor="text1"/>
          <w:lang w:eastAsia="zh-CN"/>
        </w:rPr>
        <w:t xml:space="preserve"> for a UE</w:t>
      </w:r>
      <w:r w:rsidRPr="004628A6">
        <w:rPr>
          <w:rFonts w:eastAsiaTheme="minorEastAsia"/>
          <w:iCs/>
          <w:color w:val="000000" w:themeColor="text1"/>
          <w:lang w:eastAsia="zh-CN"/>
        </w:rPr>
        <w:t xml:space="preserve"> are </w:t>
      </w:r>
      <w:proofErr w:type="spellStart"/>
      <w:r w:rsidRPr="004628A6">
        <w:rPr>
          <w:rFonts w:eastAsiaTheme="minorEastAsia" w:hint="eastAsia"/>
          <w:iCs/>
          <w:color w:val="000000" w:themeColor="text1"/>
          <w:lang w:eastAsia="zh-CN"/>
        </w:rPr>
        <w:t>F</w:t>
      </w:r>
      <w:r w:rsidRPr="004628A6">
        <w:rPr>
          <w:rFonts w:eastAsiaTheme="minorEastAsia"/>
          <w:iCs/>
          <w:color w:val="000000" w:themeColor="text1"/>
          <w:lang w:eastAsia="zh-CN"/>
        </w:rPr>
        <w:t>DMed</w:t>
      </w:r>
      <w:proofErr w:type="spellEnd"/>
      <w:r w:rsidRPr="004628A6">
        <w:rPr>
          <w:rFonts w:eastAsiaTheme="minorEastAsia" w:hint="eastAsia"/>
          <w:iCs/>
          <w:color w:val="000000" w:themeColor="text1"/>
          <w:lang w:eastAsia="zh-CN"/>
        </w:rPr>
        <w:t xml:space="preserve"> or </w:t>
      </w:r>
      <w:proofErr w:type="spellStart"/>
      <w:r w:rsidRPr="004628A6">
        <w:rPr>
          <w:rFonts w:eastAsiaTheme="minorEastAsia" w:hint="eastAsia"/>
          <w:iCs/>
          <w:color w:val="000000" w:themeColor="text1"/>
          <w:lang w:eastAsia="zh-CN"/>
        </w:rPr>
        <w:t>FDMed</w:t>
      </w:r>
      <w:proofErr w:type="spellEnd"/>
      <w:r w:rsidRPr="004628A6">
        <w:rPr>
          <w:rFonts w:eastAsiaTheme="minorEastAsia" w:hint="eastAsia"/>
          <w:iCs/>
          <w:color w:val="000000" w:themeColor="text1"/>
          <w:lang w:eastAsia="zh-CN"/>
        </w:rPr>
        <w:t xml:space="preserve"> combined with </w:t>
      </w:r>
      <w:proofErr w:type="spellStart"/>
      <w:r w:rsidRPr="004628A6">
        <w:rPr>
          <w:rFonts w:eastAsiaTheme="minorEastAsia" w:hint="eastAsia"/>
          <w:iCs/>
          <w:color w:val="000000" w:themeColor="text1"/>
          <w:lang w:eastAsia="zh-CN"/>
        </w:rPr>
        <w:t>TDMed</w:t>
      </w:r>
      <w:proofErr w:type="spellEnd"/>
    </w:p>
    <w:p w14:paraId="55DA5258" w14:textId="77777777" w:rsidR="00246ADD" w:rsidRPr="006C6177" w:rsidRDefault="00246ADD" w:rsidP="00246ADD">
      <w:pPr>
        <w:spacing w:beforeLines="50" w:before="120" w:after="120" w:line="278" w:lineRule="auto"/>
        <w:rPr>
          <w:rFonts w:eastAsiaTheme="minorEastAsia"/>
          <w:iCs/>
          <w:szCs w:val="20"/>
          <w:lang w:eastAsia="zh-CN"/>
        </w:rPr>
      </w:pPr>
      <w:r w:rsidRPr="006C6177">
        <w:rPr>
          <w:rFonts w:eastAsiaTheme="minorEastAsia" w:hint="eastAsia"/>
          <w:iCs/>
          <w:szCs w:val="20"/>
          <w:lang w:eastAsia="zh-CN"/>
        </w:rPr>
        <w:t>For case 1, 2, and 3, UE is not required to monitor more than one MO at given time.</w:t>
      </w:r>
    </w:p>
    <w:p w14:paraId="3395DBD4" w14:textId="77777777" w:rsidR="00246ADD" w:rsidRPr="009244C2" w:rsidRDefault="00246ADD" w:rsidP="00246ADD">
      <w:pPr>
        <w:pStyle w:val="ListParagraph10"/>
        <w:tabs>
          <w:tab w:val="left" w:pos="0"/>
          <w:tab w:val="left" w:pos="1417"/>
        </w:tabs>
        <w:spacing w:before="120" w:afterLines="50"/>
        <w:ind w:left="0"/>
        <w:rPr>
          <w:rFonts w:eastAsia="SimSun"/>
          <w:szCs w:val="21"/>
          <w:lang w:eastAsia="zh-CN"/>
        </w:rPr>
      </w:pPr>
      <w:r w:rsidRPr="009244C2">
        <w:rPr>
          <w:rFonts w:eastAsia="SimSun" w:hint="eastAsia"/>
          <w:szCs w:val="21"/>
          <w:lang w:eastAsia="zh-CN"/>
        </w:rPr>
        <w:lastRenderedPageBreak/>
        <w:t>considerin</w:t>
      </w:r>
      <w:r>
        <w:rPr>
          <w:rFonts w:eastAsia="SimSun" w:hint="eastAsia"/>
          <w:szCs w:val="21"/>
          <w:lang w:eastAsia="zh-CN"/>
        </w:rPr>
        <w:t xml:space="preserve">g </w:t>
      </w:r>
      <w:r w:rsidRPr="009244C2">
        <w:rPr>
          <w:rFonts w:eastAsia="SimSun"/>
          <w:szCs w:val="21"/>
          <w:lang w:eastAsia="zh-CN"/>
        </w:rPr>
        <w:t>at least:</w:t>
      </w:r>
    </w:p>
    <w:p w14:paraId="171F1009" w14:textId="77777777" w:rsidR="00246ADD" w:rsidRPr="00AD2466" w:rsidRDefault="00246ADD">
      <w:pPr>
        <w:pStyle w:val="ListParagraph"/>
        <w:numPr>
          <w:ilvl w:val="0"/>
          <w:numId w:val="170"/>
        </w:numPr>
        <w:overflowPunct/>
        <w:autoSpaceDE/>
        <w:autoSpaceDN/>
        <w:adjustRightInd/>
        <w:spacing w:beforeLines="50" w:before="120" w:after="120" w:line="278" w:lineRule="auto"/>
        <w:contextualSpacing w:val="0"/>
        <w:textAlignment w:val="auto"/>
        <w:rPr>
          <w:rFonts w:eastAsiaTheme="minorEastAsia"/>
          <w:iCs/>
          <w:lang w:eastAsia="zh-CN"/>
        </w:rPr>
      </w:pPr>
      <w:r w:rsidRPr="00AD2466">
        <w:rPr>
          <w:rFonts w:eastAsiaTheme="minorEastAsia"/>
          <w:iCs/>
          <w:lang w:eastAsia="zh-CN"/>
        </w:rPr>
        <w:t xml:space="preserve">Impact on the UE energy consumption </w:t>
      </w:r>
    </w:p>
    <w:p w14:paraId="1DB6EFB4" w14:textId="77777777" w:rsidR="00246ADD" w:rsidRPr="00AD2466" w:rsidRDefault="00246ADD">
      <w:pPr>
        <w:pStyle w:val="ListParagraph"/>
        <w:numPr>
          <w:ilvl w:val="0"/>
          <w:numId w:val="170"/>
        </w:numPr>
        <w:overflowPunct/>
        <w:autoSpaceDE/>
        <w:autoSpaceDN/>
        <w:adjustRightInd/>
        <w:spacing w:beforeLines="50" w:before="120" w:after="120" w:line="278" w:lineRule="auto"/>
        <w:contextualSpacing w:val="0"/>
        <w:textAlignment w:val="auto"/>
        <w:rPr>
          <w:rFonts w:eastAsiaTheme="minorEastAsia"/>
          <w:iCs/>
          <w:lang w:eastAsia="zh-CN"/>
        </w:rPr>
      </w:pPr>
      <w:r w:rsidRPr="00AD2466">
        <w:rPr>
          <w:rFonts w:eastAsiaTheme="minorEastAsia"/>
          <w:iCs/>
          <w:lang w:eastAsia="zh-CN"/>
        </w:rPr>
        <w:t xml:space="preserve">Impact on the </w:t>
      </w:r>
      <w:r w:rsidRPr="00AD2466">
        <w:rPr>
          <w:rFonts w:eastAsiaTheme="minorEastAsia" w:hint="eastAsia"/>
          <w:iCs/>
          <w:lang w:eastAsia="zh-CN"/>
        </w:rPr>
        <w:t xml:space="preserve">UE </w:t>
      </w:r>
      <w:r w:rsidRPr="00AD2466">
        <w:rPr>
          <w:rFonts w:eastAsiaTheme="minorEastAsia"/>
          <w:iCs/>
          <w:lang w:eastAsia="zh-CN"/>
        </w:rPr>
        <w:t>complexity</w:t>
      </w:r>
    </w:p>
    <w:p w14:paraId="0E169C58" w14:textId="77777777" w:rsidR="00246ADD" w:rsidRDefault="00246ADD">
      <w:pPr>
        <w:pStyle w:val="ListParagraph"/>
        <w:numPr>
          <w:ilvl w:val="0"/>
          <w:numId w:val="170"/>
        </w:numPr>
        <w:overflowPunct/>
        <w:autoSpaceDE/>
        <w:autoSpaceDN/>
        <w:adjustRightInd/>
        <w:spacing w:beforeLines="50" w:before="120" w:after="120" w:line="278" w:lineRule="auto"/>
        <w:contextualSpacing w:val="0"/>
        <w:textAlignment w:val="auto"/>
        <w:rPr>
          <w:rFonts w:eastAsiaTheme="minorEastAsia"/>
          <w:iCs/>
          <w:lang w:eastAsia="zh-CN"/>
        </w:rPr>
      </w:pPr>
      <w:r w:rsidRPr="00AD2466">
        <w:rPr>
          <w:rFonts w:eastAsiaTheme="minorEastAsia"/>
          <w:iCs/>
          <w:lang w:eastAsia="zh-CN"/>
        </w:rPr>
        <w:t>Network energy gains if any</w:t>
      </w:r>
    </w:p>
    <w:p w14:paraId="1478882E" w14:textId="77777777" w:rsidR="00246ADD" w:rsidRPr="00301B64" w:rsidRDefault="00246ADD" w:rsidP="00246ADD">
      <w:pPr>
        <w:rPr>
          <w:rFonts w:eastAsiaTheme="minorEastAsia"/>
          <w:lang w:eastAsia="zh-CN"/>
        </w:rPr>
      </w:pPr>
    </w:p>
    <w:p w14:paraId="6F0D06A1" w14:textId="77777777" w:rsidR="00246ADD" w:rsidRPr="00B43B0E" w:rsidRDefault="00246ADD" w:rsidP="00246ADD">
      <w:pPr>
        <w:rPr>
          <w:rFonts w:eastAsiaTheme="minorEastAsia"/>
          <w:b/>
          <w:bCs/>
          <w:highlight w:val="green"/>
          <w:lang w:eastAsia="zh-CN"/>
        </w:rPr>
      </w:pPr>
      <w:r w:rsidRPr="00B43B0E">
        <w:rPr>
          <w:rFonts w:eastAsiaTheme="minorEastAsia" w:hint="eastAsia"/>
          <w:b/>
          <w:bCs/>
          <w:highlight w:val="green"/>
          <w:lang w:eastAsia="zh-CN"/>
        </w:rPr>
        <w:t>Agreement</w:t>
      </w:r>
    </w:p>
    <w:p w14:paraId="61C437FC" w14:textId="77777777" w:rsidR="00246ADD" w:rsidRPr="007512C9" w:rsidDel="00B258FF" w:rsidRDefault="00246ADD" w:rsidP="00246ADD">
      <w:pPr>
        <w:spacing w:before="120"/>
        <w:rPr>
          <w:color w:val="000000"/>
        </w:rPr>
      </w:pPr>
      <w:r w:rsidRPr="00CD5B16" w:rsidDel="00B258FF">
        <w:rPr>
          <w:iCs/>
          <w:szCs w:val="20"/>
        </w:rPr>
        <w:t xml:space="preserve">For collection of UE energy saving gain results for </w:t>
      </w:r>
      <w:r>
        <w:rPr>
          <w:rFonts w:eastAsiaTheme="minorEastAsia" w:hint="eastAsia"/>
          <w:iCs/>
          <w:szCs w:val="20"/>
          <w:lang w:eastAsia="zh-CN"/>
        </w:rPr>
        <w:t xml:space="preserve">6GR </w:t>
      </w:r>
      <w:r>
        <w:rPr>
          <w:rFonts w:hint="eastAsia"/>
          <w:iCs/>
          <w:szCs w:val="20"/>
        </w:rPr>
        <w:t xml:space="preserve">DL WUS </w:t>
      </w:r>
      <w:r w:rsidRPr="00CD5B16" w:rsidDel="00B258FF">
        <w:rPr>
          <w:iCs/>
          <w:szCs w:val="20"/>
        </w:rPr>
        <w:t>in RRC connected, at least the following cases are considered:</w:t>
      </w:r>
    </w:p>
    <w:p w14:paraId="3FA4B529" w14:textId="77777777" w:rsidR="00246ADD" w:rsidRDefault="00246ADD">
      <w:pPr>
        <w:numPr>
          <w:ilvl w:val="0"/>
          <w:numId w:val="188"/>
        </w:numPr>
        <w:adjustRightInd w:val="0"/>
        <w:snapToGrid w:val="0"/>
        <w:spacing w:beforeLines="50" w:before="120"/>
        <w:ind w:left="442" w:hanging="442"/>
        <w:jc w:val="both"/>
        <w:rPr>
          <w:rFonts w:eastAsiaTheme="minorEastAsia"/>
          <w:b/>
          <w:bCs/>
          <w:color w:val="000000"/>
          <w:lang w:eastAsia="zh-CN"/>
        </w:rPr>
      </w:pPr>
      <w:r w:rsidRPr="005D00C2" w:rsidDel="00B258FF">
        <w:rPr>
          <w:rFonts w:eastAsiaTheme="minorEastAsia"/>
          <w:b/>
          <w:bCs/>
          <w:color w:val="000000"/>
          <w:lang w:eastAsia="zh-CN"/>
        </w:rPr>
        <w:t xml:space="preserve">Case 1:No </w:t>
      </w:r>
      <w:proofErr w:type="spellStart"/>
      <w:r w:rsidRPr="005D00C2" w:rsidDel="00B258FF">
        <w:rPr>
          <w:rFonts w:eastAsiaTheme="minorEastAsia"/>
          <w:b/>
          <w:bCs/>
          <w:color w:val="000000"/>
          <w:lang w:eastAsia="zh-CN"/>
        </w:rPr>
        <w:t>neighboring</w:t>
      </w:r>
      <w:proofErr w:type="spellEnd"/>
      <w:r w:rsidRPr="005D00C2" w:rsidDel="00B258FF">
        <w:rPr>
          <w:rFonts w:eastAsiaTheme="minorEastAsia"/>
          <w:b/>
          <w:bCs/>
          <w:color w:val="000000"/>
          <w:lang w:eastAsia="zh-CN"/>
        </w:rPr>
        <w:t xml:space="preserve"> cell RRM measurement</w:t>
      </w:r>
    </w:p>
    <w:tbl>
      <w:tblPr>
        <w:tblW w:w="9173" w:type="dxa"/>
        <w:tblInd w:w="137" w:type="dxa"/>
        <w:tblLook w:val="04A0" w:firstRow="1" w:lastRow="0" w:firstColumn="1" w:lastColumn="0" w:noHBand="0" w:noVBand="1"/>
      </w:tblPr>
      <w:tblGrid>
        <w:gridCol w:w="1204"/>
        <w:gridCol w:w="2666"/>
        <w:gridCol w:w="2666"/>
        <w:gridCol w:w="2637"/>
      </w:tblGrid>
      <w:tr w:rsidR="00246ADD" w:rsidRPr="00667575" w:rsidDel="00B258FF" w14:paraId="785418BA" w14:textId="77777777" w:rsidTr="00A4208C">
        <w:trPr>
          <w:trHeight w:val="600"/>
        </w:trPr>
        <w:tc>
          <w:tcPr>
            <w:tcW w:w="1204" w:type="dxa"/>
            <w:tcBorders>
              <w:top w:val="single" w:sz="4" w:space="0" w:color="auto"/>
              <w:left w:val="single" w:sz="4" w:space="0" w:color="auto"/>
              <w:bottom w:val="single" w:sz="4" w:space="0" w:color="auto"/>
              <w:right w:val="single" w:sz="4" w:space="0" w:color="auto"/>
            </w:tcBorders>
            <w:hideMark/>
          </w:tcPr>
          <w:p w14:paraId="2CC6ADFA" w14:textId="77777777" w:rsidR="00246ADD" w:rsidRPr="00667575" w:rsidDel="00B258FF" w:rsidRDefault="00246ADD" w:rsidP="00A4208C">
            <w:pPr>
              <w:adjustRightInd w:val="0"/>
              <w:snapToGrid w:val="0"/>
              <w:ind w:left="180"/>
              <w:rPr>
                <w:rFonts w:eastAsiaTheme="minorEastAsia"/>
                <w:b/>
                <w:bCs/>
                <w:color w:val="000000"/>
                <w:lang w:eastAsia="zh-CN"/>
              </w:rPr>
            </w:pPr>
            <w:r w:rsidRPr="00667575" w:rsidDel="00B258FF">
              <w:rPr>
                <w:rFonts w:eastAsiaTheme="minorEastAsia"/>
                <w:b/>
                <w:bCs/>
                <w:color w:val="000000"/>
                <w:lang w:eastAsia="zh-CN"/>
              </w:rPr>
              <w:t>Case</w:t>
            </w:r>
          </w:p>
        </w:tc>
        <w:tc>
          <w:tcPr>
            <w:tcW w:w="2666" w:type="dxa"/>
            <w:tcBorders>
              <w:top w:val="single" w:sz="4" w:space="0" w:color="auto"/>
              <w:left w:val="single" w:sz="4" w:space="0" w:color="auto"/>
              <w:bottom w:val="single" w:sz="4" w:space="0" w:color="auto"/>
              <w:right w:val="single" w:sz="4" w:space="0" w:color="auto"/>
            </w:tcBorders>
          </w:tcPr>
          <w:p w14:paraId="5D0D1F9E" w14:textId="77777777" w:rsidR="00246ADD" w:rsidRPr="00667575" w:rsidDel="00B258FF" w:rsidRDefault="00246ADD" w:rsidP="00A4208C">
            <w:pPr>
              <w:adjustRightInd w:val="0"/>
              <w:snapToGrid w:val="0"/>
              <w:ind w:left="180"/>
              <w:rPr>
                <w:rFonts w:eastAsiaTheme="minorEastAsia"/>
                <w:b/>
                <w:bCs/>
                <w:iCs/>
                <w:color w:val="000000"/>
                <w:lang w:eastAsia="zh-CN"/>
              </w:rPr>
            </w:pPr>
            <w:r>
              <w:rPr>
                <w:rFonts w:eastAsiaTheme="minorEastAsia" w:hint="eastAsia"/>
                <w:b/>
                <w:bCs/>
                <w:color w:val="000000"/>
                <w:lang w:eastAsia="zh-CN"/>
              </w:rPr>
              <w:t>Schemes for t</w:t>
            </w:r>
            <w:r w:rsidDel="00B258FF">
              <w:rPr>
                <w:rFonts w:eastAsiaTheme="minorEastAsia" w:hint="eastAsia"/>
                <w:b/>
                <w:bCs/>
                <w:color w:val="000000"/>
                <w:lang w:eastAsia="zh-CN"/>
              </w:rPr>
              <w:t>rigger</w:t>
            </w:r>
            <w:r>
              <w:rPr>
                <w:rFonts w:eastAsiaTheme="minorEastAsia" w:hint="eastAsia"/>
                <w:b/>
                <w:bCs/>
                <w:color w:val="000000"/>
                <w:lang w:eastAsia="zh-CN"/>
              </w:rPr>
              <w:t xml:space="preserve">ing </w:t>
            </w:r>
            <w:r w:rsidDel="00B258FF">
              <w:rPr>
                <w:rFonts w:eastAsiaTheme="minorEastAsia" w:hint="eastAsia"/>
                <w:b/>
                <w:bCs/>
                <w:color w:val="000000"/>
                <w:lang w:eastAsia="zh-CN"/>
              </w:rPr>
              <w:t>PDCCH</w:t>
            </w:r>
            <w:r w:rsidRPr="00667575" w:rsidDel="00B258FF">
              <w:rPr>
                <w:rFonts w:eastAsiaTheme="minorEastAsia"/>
                <w:b/>
                <w:bCs/>
                <w:color w:val="000000"/>
                <w:lang w:eastAsia="zh-CN"/>
              </w:rPr>
              <w:t xml:space="preserve"> monitoring</w:t>
            </w:r>
          </w:p>
        </w:tc>
        <w:tc>
          <w:tcPr>
            <w:tcW w:w="2666" w:type="dxa"/>
            <w:tcBorders>
              <w:top w:val="single" w:sz="4" w:space="0" w:color="auto"/>
              <w:left w:val="single" w:sz="4" w:space="0" w:color="auto"/>
              <w:bottom w:val="single" w:sz="4" w:space="0" w:color="auto"/>
              <w:right w:val="single" w:sz="4" w:space="0" w:color="auto"/>
            </w:tcBorders>
            <w:hideMark/>
          </w:tcPr>
          <w:p w14:paraId="5B82DB65" w14:textId="77777777" w:rsidR="00246ADD" w:rsidRPr="00667575" w:rsidDel="00B258FF" w:rsidRDefault="00246ADD" w:rsidP="00A4208C">
            <w:pPr>
              <w:adjustRightInd w:val="0"/>
              <w:snapToGrid w:val="0"/>
              <w:ind w:left="180"/>
              <w:rPr>
                <w:rFonts w:eastAsiaTheme="minorEastAsia"/>
                <w:b/>
                <w:bCs/>
                <w:color w:val="000000"/>
                <w:lang w:eastAsia="zh-CN"/>
              </w:rPr>
            </w:pPr>
            <w:r w:rsidRPr="00667575" w:rsidDel="00B258FF">
              <w:rPr>
                <w:rFonts w:eastAsiaTheme="minorEastAsia"/>
                <w:b/>
                <w:bCs/>
                <w:iCs/>
                <w:color w:val="000000"/>
                <w:lang w:eastAsia="zh-CN"/>
              </w:rPr>
              <w:t>Serving</w:t>
            </w:r>
            <w:r w:rsidRPr="00667575" w:rsidDel="00B258FF">
              <w:rPr>
                <w:rFonts w:eastAsiaTheme="minorEastAsia"/>
                <w:b/>
                <w:bCs/>
                <w:color w:val="000000"/>
                <w:lang w:eastAsia="zh-CN"/>
              </w:rPr>
              <w:t xml:space="preserve"> cell </w:t>
            </w:r>
            <w:r>
              <w:rPr>
                <w:rFonts w:eastAsiaTheme="minorEastAsia" w:hint="eastAsia"/>
                <w:b/>
                <w:bCs/>
                <w:color w:val="000000"/>
                <w:lang w:eastAsia="zh-CN"/>
              </w:rPr>
              <w:t>RLM/</w:t>
            </w:r>
            <w:r w:rsidRPr="00667575" w:rsidDel="00B258FF">
              <w:rPr>
                <w:rFonts w:eastAsiaTheme="minorEastAsia"/>
                <w:b/>
                <w:bCs/>
                <w:color w:val="000000"/>
                <w:lang w:eastAsia="zh-CN"/>
              </w:rPr>
              <w:t>RRM measurement</w:t>
            </w:r>
          </w:p>
        </w:tc>
        <w:tc>
          <w:tcPr>
            <w:tcW w:w="2637" w:type="dxa"/>
            <w:tcBorders>
              <w:top w:val="single" w:sz="4" w:space="0" w:color="auto"/>
              <w:left w:val="single" w:sz="4" w:space="0" w:color="auto"/>
              <w:bottom w:val="single" w:sz="4" w:space="0" w:color="auto"/>
              <w:right w:val="single" w:sz="4" w:space="0" w:color="auto"/>
            </w:tcBorders>
            <w:hideMark/>
          </w:tcPr>
          <w:p w14:paraId="46279A37" w14:textId="77777777" w:rsidR="00246ADD" w:rsidRPr="00667575" w:rsidDel="00B258FF" w:rsidRDefault="00246ADD" w:rsidP="00A4208C">
            <w:pPr>
              <w:adjustRightInd w:val="0"/>
              <w:snapToGrid w:val="0"/>
              <w:ind w:left="180"/>
              <w:rPr>
                <w:rFonts w:eastAsiaTheme="minorEastAsia"/>
                <w:b/>
                <w:bCs/>
                <w:color w:val="000000"/>
                <w:lang w:eastAsia="zh-CN"/>
              </w:rPr>
            </w:pPr>
            <w:proofErr w:type="spellStart"/>
            <w:r w:rsidRPr="00667575" w:rsidDel="00B258FF">
              <w:rPr>
                <w:rFonts w:eastAsiaTheme="minorEastAsia"/>
                <w:b/>
                <w:bCs/>
                <w:color w:val="000000"/>
                <w:lang w:eastAsia="zh-CN"/>
              </w:rPr>
              <w:t>Neighboring</w:t>
            </w:r>
            <w:proofErr w:type="spellEnd"/>
            <w:r w:rsidRPr="00667575" w:rsidDel="00B258FF">
              <w:rPr>
                <w:rFonts w:eastAsiaTheme="minorEastAsia"/>
                <w:b/>
                <w:bCs/>
                <w:color w:val="000000"/>
                <w:lang w:eastAsia="zh-CN"/>
              </w:rPr>
              <w:t xml:space="preserve"> cell RRM measurement</w:t>
            </w:r>
          </w:p>
        </w:tc>
      </w:tr>
      <w:tr w:rsidR="00246ADD" w:rsidRPr="00667575" w:rsidDel="00B258FF" w14:paraId="43E5A278" w14:textId="77777777" w:rsidTr="00A4208C">
        <w:trPr>
          <w:trHeight w:val="362"/>
        </w:trPr>
        <w:tc>
          <w:tcPr>
            <w:tcW w:w="1204" w:type="dxa"/>
            <w:tcBorders>
              <w:top w:val="single" w:sz="4" w:space="0" w:color="auto"/>
              <w:left w:val="single" w:sz="4" w:space="0" w:color="auto"/>
              <w:bottom w:val="single" w:sz="4" w:space="0" w:color="auto"/>
              <w:right w:val="single" w:sz="4" w:space="0" w:color="auto"/>
            </w:tcBorders>
            <w:hideMark/>
          </w:tcPr>
          <w:p w14:paraId="4D459539"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Case1-1</w:t>
            </w:r>
          </w:p>
        </w:tc>
        <w:tc>
          <w:tcPr>
            <w:tcW w:w="2666" w:type="dxa"/>
            <w:tcBorders>
              <w:top w:val="single" w:sz="4" w:space="0" w:color="auto"/>
              <w:left w:val="single" w:sz="4" w:space="0" w:color="auto"/>
              <w:bottom w:val="single" w:sz="4" w:space="0" w:color="auto"/>
              <w:right w:val="single" w:sz="4" w:space="0" w:color="auto"/>
            </w:tcBorders>
          </w:tcPr>
          <w:p w14:paraId="017A9D14" w14:textId="77777777" w:rsidR="00246ADD" w:rsidRPr="00667575" w:rsidDel="00B258FF" w:rsidRDefault="00246ADD" w:rsidP="00A4208C">
            <w:pPr>
              <w:adjustRightInd w:val="0"/>
              <w:snapToGrid w:val="0"/>
              <w:ind w:left="180"/>
              <w:rPr>
                <w:rFonts w:eastAsiaTheme="minorEastAsia"/>
                <w:iCs/>
                <w:color w:val="000000"/>
                <w:lang w:eastAsia="zh-CN"/>
              </w:rPr>
            </w:pPr>
            <w:r w:rsidRPr="00667575" w:rsidDel="00B258FF">
              <w:rPr>
                <w:rFonts w:eastAsiaTheme="minorEastAsia" w:hint="eastAsia"/>
                <w:color w:val="000000"/>
                <w:lang w:eastAsia="zh-CN"/>
              </w:rPr>
              <w:t>C-DRX only</w:t>
            </w:r>
          </w:p>
        </w:tc>
        <w:tc>
          <w:tcPr>
            <w:tcW w:w="2666" w:type="dxa"/>
            <w:tcBorders>
              <w:top w:val="single" w:sz="4" w:space="0" w:color="auto"/>
              <w:left w:val="single" w:sz="4" w:space="0" w:color="auto"/>
              <w:bottom w:val="single" w:sz="4" w:space="0" w:color="auto"/>
              <w:right w:val="single" w:sz="4" w:space="0" w:color="auto"/>
            </w:tcBorders>
            <w:hideMark/>
          </w:tcPr>
          <w:p w14:paraId="57E8B4EC"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iCs/>
                <w:color w:val="000000"/>
                <w:lang w:eastAsia="zh-CN"/>
              </w:rPr>
              <w:t>Non-EE processing</w:t>
            </w:r>
          </w:p>
        </w:tc>
        <w:tc>
          <w:tcPr>
            <w:tcW w:w="2637" w:type="dxa"/>
            <w:tcBorders>
              <w:top w:val="single" w:sz="4" w:space="0" w:color="auto"/>
              <w:left w:val="single" w:sz="4" w:space="0" w:color="auto"/>
              <w:bottom w:val="single" w:sz="4" w:space="0" w:color="auto"/>
              <w:right w:val="single" w:sz="4" w:space="0" w:color="auto"/>
            </w:tcBorders>
            <w:hideMark/>
          </w:tcPr>
          <w:p w14:paraId="1571A578"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Not applicable</w:t>
            </w:r>
          </w:p>
        </w:tc>
      </w:tr>
      <w:tr w:rsidR="00246ADD" w:rsidRPr="00667575" w:rsidDel="00B258FF" w14:paraId="4582BAAD" w14:textId="77777777" w:rsidTr="00A4208C">
        <w:trPr>
          <w:trHeight w:val="362"/>
        </w:trPr>
        <w:tc>
          <w:tcPr>
            <w:tcW w:w="1204" w:type="dxa"/>
            <w:tcBorders>
              <w:top w:val="single" w:sz="4" w:space="0" w:color="auto"/>
              <w:left w:val="single" w:sz="4" w:space="0" w:color="auto"/>
              <w:bottom w:val="single" w:sz="4" w:space="0" w:color="auto"/>
              <w:right w:val="single" w:sz="4" w:space="0" w:color="auto"/>
            </w:tcBorders>
            <w:hideMark/>
          </w:tcPr>
          <w:p w14:paraId="5B96A012"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Case1-2</w:t>
            </w:r>
          </w:p>
        </w:tc>
        <w:tc>
          <w:tcPr>
            <w:tcW w:w="2666" w:type="dxa"/>
            <w:tcBorders>
              <w:top w:val="single" w:sz="4" w:space="0" w:color="auto"/>
              <w:left w:val="single" w:sz="4" w:space="0" w:color="auto"/>
              <w:bottom w:val="single" w:sz="4" w:space="0" w:color="auto"/>
              <w:right w:val="single" w:sz="4" w:space="0" w:color="auto"/>
            </w:tcBorders>
          </w:tcPr>
          <w:p w14:paraId="3C87C182" w14:textId="77777777" w:rsidR="00246ADD" w:rsidRPr="00667575" w:rsidDel="00B258FF" w:rsidRDefault="00246ADD" w:rsidP="00A4208C">
            <w:pPr>
              <w:adjustRightInd w:val="0"/>
              <w:snapToGrid w:val="0"/>
              <w:ind w:left="180"/>
              <w:rPr>
                <w:rFonts w:eastAsiaTheme="minorEastAsia"/>
                <w:color w:val="000000"/>
                <w:lang w:eastAsia="zh-CN"/>
              </w:rPr>
            </w:pPr>
            <w:r w:rsidDel="00B258FF">
              <w:rPr>
                <w:rFonts w:eastAsiaTheme="minorEastAsia" w:hint="eastAsia"/>
                <w:color w:val="000000"/>
                <w:lang w:eastAsia="zh-CN"/>
              </w:rPr>
              <w:t xml:space="preserve">C-DRX with </w:t>
            </w:r>
            <w:r w:rsidRPr="00667575" w:rsidDel="00B258FF">
              <w:rPr>
                <w:rFonts w:eastAsiaTheme="minorEastAsia" w:hint="eastAsia"/>
                <w:color w:val="000000"/>
                <w:lang w:eastAsia="zh-CN"/>
              </w:rPr>
              <w:t>DCP</w:t>
            </w:r>
          </w:p>
        </w:tc>
        <w:tc>
          <w:tcPr>
            <w:tcW w:w="2666" w:type="dxa"/>
            <w:tcBorders>
              <w:top w:val="single" w:sz="4" w:space="0" w:color="auto"/>
              <w:left w:val="single" w:sz="4" w:space="0" w:color="auto"/>
              <w:bottom w:val="single" w:sz="4" w:space="0" w:color="auto"/>
              <w:right w:val="single" w:sz="4" w:space="0" w:color="auto"/>
            </w:tcBorders>
            <w:hideMark/>
          </w:tcPr>
          <w:p w14:paraId="3F177271"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Non-EE processing</w:t>
            </w:r>
          </w:p>
        </w:tc>
        <w:tc>
          <w:tcPr>
            <w:tcW w:w="2637" w:type="dxa"/>
            <w:tcBorders>
              <w:top w:val="single" w:sz="4" w:space="0" w:color="auto"/>
              <w:left w:val="single" w:sz="4" w:space="0" w:color="auto"/>
              <w:bottom w:val="single" w:sz="4" w:space="0" w:color="auto"/>
              <w:right w:val="single" w:sz="4" w:space="0" w:color="auto"/>
            </w:tcBorders>
            <w:hideMark/>
          </w:tcPr>
          <w:p w14:paraId="018E2735"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Not applicable</w:t>
            </w:r>
          </w:p>
        </w:tc>
      </w:tr>
      <w:tr w:rsidR="00246ADD" w:rsidRPr="00667575" w:rsidDel="00B258FF" w14:paraId="747A1770" w14:textId="77777777" w:rsidTr="00A4208C">
        <w:trPr>
          <w:trHeight w:val="362"/>
        </w:trPr>
        <w:tc>
          <w:tcPr>
            <w:tcW w:w="1204" w:type="dxa"/>
            <w:tcBorders>
              <w:top w:val="single" w:sz="4" w:space="0" w:color="auto"/>
              <w:left w:val="single" w:sz="4" w:space="0" w:color="auto"/>
              <w:bottom w:val="single" w:sz="4" w:space="0" w:color="auto"/>
              <w:right w:val="single" w:sz="4" w:space="0" w:color="auto"/>
            </w:tcBorders>
            <w:hideMark/>
          </w:tcPr>
          <w:p w14:paraId="43404EF3" w14:textId="77777777" w:rsidR="00246ADD" w:rsidRPr="00667575" w:rsidDel="00B258FF" w:rsidRDefault="00246ADD" w:rsidP="00A4208C">
            <w:pPr>
              <w:adjustRightInd w:val="0"/>
              <w:snapToGrid w:val="0"/>
              <w:ind w:left="180"/>
              <w:rPr>
                <w:rFonts w:eastAsiaTheme="minorEastAsia"/>
                <w:color w:val="000000"/>
                <w:lang w:eastAsia="zh-CN"/>
              </w:rPr>
            </w:pPr>
            <w:bookmarkStart w:id="248" w:name="_Hlk238654045"/>
            <w:r w:rsidRPr="00667575" w:rsidDel="00B258FF">
              <w:rPr>
                <w:rFonts w:eastAsiaTheme="minorEastAsia"/>
                <w:color w:val="000000"/>
                <w:lang w:eastAsia="zh-CN"/>
              </w:rPr>
              <w:t>Case 1-3</w:t>
            </w:r>
          </w:p>
        </w:tc>
        <w:tc>
          <w:tcPr>
            <w:tcW w:w="2666" w:type="dxa"/>
            <w:tcBorders>
              <w:top w:val="single" w:sz="4" w:space="0" w:color="auto"/>
              <w:left w:val="single" w:sz="4" w:space="0" w:color="auto"/>
              <w:bottom w:val="single" w:sz="4" w:space="0" w:color="auto"/>
              <w:right w:val="single" w:sz="4" w:space="0" w:color="auto"/>
            </w:tcBorders>
          </w:tcPr>
          <w:p w14:paraId="152185E3" w14:textId="77777777" w:rsidR="00246ADD" w:rsidRPr="00667575" w:rsidDel="00B258FF" w:rsidRDefault="00246ADD" w:rsidP="00A4208C">
            <w:pPr>
              <w:adjustRightInd w:val="0"/>
              <w:snapToGrid w:val="0"/>
              <w:ind w:left="180"/>
              <w:rPr>
                <w:rFonts w:eastAsiaTheme="minorEastAsia"/>
                <w:color w:val="000000"/>
                <w:lang w:eastAsia="zh-CN"/>
              </w:rPr>
            </w:pPr>
            <w:r>
              <w:rPr>
                <w:rFonts w:eastAsiaTheme="minorEastAsia" w:hint="eastAsia"/>
                <w:color w:val="000000"/>
                <w:lang w:eastAsia="zh-CN"/>
              </w:rPr>
              <w:t xml:space="preserve">C-DRX with </w:t>
            </w:r>
            <w:r w:rsidDel="00B258FF">
              <w:rPr>
                <w:rFonts w:eastAsiaTheme="minorEastAsia" w:hint="eastAsia"/>
                <w:color w:val="000000"/>
                <w:lang w:eastAsia="zh-CN"/>
              </w:rPr>
              <w:t>DL WUS</w:t>
            </w:r>
          </w:p>
        </w:tc>
        <w:tc>
          <w:tcPr>
            <w:tcW w:w="2666" w:type="dxa"/>
            <w:tcBorders>
              <w:top w:val="single" w:sz="4" w:space="0" w:color="auto"/>
              <w:left w:val="single" w:sz="4" w:space="0" w:color="auto"/>
              <w:bottom w:val="single" w:sz="4" w:space="0" w:color="auto"/>
              <w:right w:val="single" w:sz="4" w:space="0" w:color="auto"/>
            </w:tcBorders>
            <w:hideMark/>
          </w:tcPr>
          <w:p w14:paraId="421A257D"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Non-EE processing</w:t>
            </w:r>
          </w:p>
        </w:tc>
        <w:tc>
          <w:tcPr>
            <w:tcW w:w="2637" w:type="dxa"/>
            <w:tcBorders>
              <w:top w:val="single" w:sz="4" w:space="0" w:color="auto"/>
              <w:left w:val="single" w:sz="4" w:space="0" w:color="auto"/>
              <w:bottom w:val="single" w:sz="4" w:space="0" w:color="auto"/>
              <w:right w:val="single" w:sz="4" w:space="0" w:color="auto"/>
            </w:tcBorders>
            <w:hideMark/>
          </w:tcPr>
          <w:p w14:paraId="001D05F4"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Not applicable</w:t>
            </w:r>
          </w:p>
        </w:tc>
      </w:tr>
      <w:tr w:rsidR="00246ADD" w:rsidRPr="00667575" w:rsidDel="00B258FF" w14:paraId="13321B04" w14:textId="77777777" w:rsidTr="00A4208C">
        <w:trPr>
          <w:trHeight w:val="362"/>
        </w:trPr>
        <w:tc>
          <w:tcPr>
            <w:tcW w:w="1204" w:type="dxa"/>
            <w:tcBorders>
              <w:top w:val="single" w:sz="4" w:space="0" w:color="auto"/>
              <w:left w:val="single" w:sz="4" w:space="0" w:color="auto"/>
              <w:bottom w:val="single" w:sz="4" w:space="0" w:color="auto"/>
              <w:right w:val="single" w:sz="4" w:space="0" w:color="auto"/>
            </w:tcBorders>
            <w:hideMark/>
          </w:tcPr>
          <w:p w14:paraId="0AE20D91"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Case 1-</w:t>
            </w:r>
            <w:r>
              <w:rPr>
                <w:rFonts w:eastAsiaTheme="minorEastAsia" w:hint="eastAsia"/>
                <w:color w:val="000000"/>
                <w:lang w:eastAsia="zh-CN"/>
              </w:rPr>
              <w:t>4</w:t>
            </w:r>
          </w:p>
        </w:tc>
        <w:tc>
          <w:tcPr>
            <w:tcW w:w="2666" w:type="dxa"/>
            <w:tcBorders>
              <w:top w:val="single" w:sz="4" w:space="0" w:color="auto"/>
              <w:left w:val="single" w:sz="4" w:space="0" w:color="auto"/>
              <w:bottom w:val="single" w:sz="4" w:space="0" w:color="auto"/>
              <w:right w:val="single" w:sz="4" w:space="0" w:color="auto"/>
            </w:tcBorders>
          </w:tcPr>
          <w:p w14:paraId="1D2F2881" w14:textId="77777777" w:rsidR="00246ADD" w:rsidRPr="00667575" w:rsidDel="00B258FF" w:rsidRDefault="00246ADD" w:rsidP="00A4208C">
            <w:pPr>
              <w:adjustRightInd w:val="0"/>
              <w:snapToGrid w:val="0"/>
              <w:ind w:left="180"/>
              <w:rPr>
                <w:rFonts w:eastAsiaTheme="minorEastAsia"/>
                <w:color w:val="000000"/>
                <w:lang w:eastAsia="zh-CN"/>
              </w:rPr>
            </w:pPr>
            <w:r>
              <w:rPr>
                <w:rFonts w:eastAsiaTheme="minorEastAsia" w:hint="eastAsia"/>
                <w:color w:val="000000"/>
                <w:lang w:eastAsia="zh-CN"/>
              </w:rPr>
              <w:t xml:space="preserve">C-DRX with </w:t>
            </w:r>
            <w:r w:rsidDel="00B258FF">
              <w:rPr>
                <w:rFonts w:eastAsiaTheme="minorEastAsia" w:hint="eastAsia"/>
                <w:color w:val="000000"/>
                <w:lang w:eastAsia="zh-CN"/>
              </w:rPr>
              <w:t>DL WUS</w:t>
            </w:r>
          </w:p>
        </w:tc>
        <w:tc>
          <w:tcPr>
            <w:tcW w:w="2666" w:type="dxa"/>
            <w:tcBorders>
              <w:top w:val="single" w:sz="4" w:space="0" w:color="auto"/>
              <w:left w:val="single" w:sz="4" w:space="0" w:color="auto"/>
              <w:bottom w:val="single" w:sz="4" w:space="0" w:color="auto"/>
              <w:right w:val="single" w:sz="4" w:space="0" w:color="auto"/>
            </w:tcBorders>
            <w:hideMark/>
          </w:tcPr>
          <w:p w14:paraId="35319283"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EE processing</w:t>
            </w:r>
          </w:p>
        </w:tc>
        <w:tc>
          <w:tcPr>
            <w:tcW w:w="2637" w:type="dxa"/>
            <w:tcBorders>
              <w:top w:val="single" w:sz="4" w:space="0" w:color="auto"/>
              <w:left w:val="single" w:sz="4" w:space="0" w:color="auto"/>
              <w:bottom w:val="single" w:sz="4" w:space="0" w:color="auto"/>
              <w:right w:val="single" w:sz="4" w:space="0" w:color="auto"/>
            </w:tcBorders>
            <w:hideMark/>
          </w:tcPr>
          <w:p w14:paraId="49CE8787"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Not applicable</w:t>
            </w:r>
          </w:p>
        </w:tc>
      </w:tr>
      <w:tr w:rsidR="00246ADD" w:rsidRPr="00667575" w:rsidDel="00B258FF" w14:paraId="1DD27451" w14:textId="77777777" w:rsidTr="00A4208C">
        <w:trPr>
          <w:trHeight w:val="362"/>
        </w:trPr>
        <w:tc>
          <w:tcPr>
            <w:tcW w:w="1204" w:type="dxa"/>
            <w:tcBorders>
              <w:top w:val="single" w:sz="4" w:space="0" w:color="auto"/>
              <w:left w:val="single" w:sz="4" w:space="0" w:color="auto"/>
              <w:bottom w:val="single" w:sz="4" w:space="0" w:color="auto"/>
              <w:right w:val="single" w:sz="4" w:space="0" w:color="auto"/>
            </w:tcBorders>
          </w:tcPr>
          <w:p w14:paraId="04431B2F"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Case 1-</w:t>
            </w:r>
            <w:r>
              <w:rPr>
                <w:rFonts w:eastAsiaTheme="minorEastAsia" w:hint="eastAsia"/>
                <w:color w:val="000000"/>
                <w:lang w:eastAsia="zh-CN"/>
              </w:rPr>
              <w:t>5</w:t>
            </w:r>
          </w:p>
        </w:tc>
        <w:tc>
          <w:tcPr>
            <w:tcW w:w="2666" w:type="dxa"/>
            <w:tcBorders>
              <w:top w:val="single" w:sz="4" w:space="0" w:color="auto"/>
              <w:left w:val="single" w:sz="4" w:space="0" w:color="auto"/>
              <w:bottom w:val="single" w:sz="4" w:space="0" w:color="auto"/>
              <w:right w:val="single" w:sz="4" w:space="0" w:color="auto"/>
            </w:tcBorders>
          </w:tcPr>
          <w:p w14:paraId="1D768C6E" w14:textId="77777777" w:rsidR="00246ADD" w:rsidDel="00B258FF" w:rsidRDefault="00246ADD" w:rsidP="00A4208C">
            <w:pPr>
              <w:adjustRightInd w:val="0"/>
              <w:snapToGrid w:val="0"/>
              <w:ind w:left="180"/>
              <w:rPr>
                <w:rFonts w:eastAsiaTheme="minorEastAsia"/>
                <w:color w:val="000000"/>
                <w:lang w:eastAsia="zh-CN"/>
              </w:rPr>
            </w:pPr>
            <w:r w:rsidDel="00B258FF">
              <w:rPr>
                <w:rFonts w:eastAsiaTheme="minorEastAsia" w:hint="eastAsia"/>
                <w:color w:val="000000"/>
                <w:lang w:eastAsia="zh-CN"/>
              </w:rPr>
              <w:t>DL WUS</w:t>
            </w:r>
          </w:p>
        </w:tc>
        <w:tc>
          <w:tcPr>
            <w:tcW w:w="2666" w:type="dxa"/>
            <w:tcBorders>
              <w:top w:val="single" w:sz="4" w:space="0" w:color="auto"/>
              <w:left w:val="single" w:sz="4" w:space="0" w:color="auto"/>
              <w:bottom w:val="single" w:sz="4" w:space="0" w:color="auto"/>
              <w:right w:val="single" w:sz="4" w:space="0" w:color="auto"/>
            </w:tcBorders>
          </w:tcPr>
          <w:p w14:paraId="67F60DD5"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Non-EE processing</w:t>
            </w:r>
          </w:p>
        </w:tc>
        <w:tc>
          <w:tcPr>
            <w:tcW w:w="2637" w:type="dxa"/>
            <w:tcBorders>
              <w:top w:val="single" w:sz="4" w:space="0" w:color="auto"/>
              <w:left w:val="single" w:sz="4" w:space="0" w:color="auto"/>
              <w:bottom w:val="single" w:sz="4" w:space="0" w:color="auto"/>
              <w:right w:val="single" w:sz="4" w:space="0" w:color="auto"/>
            </w:tcBorders>
          </w:tcPr>
          <w:p w14:paraId="657D9538"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Not applicable</w:t>
            </w:r>
          </w:p>
        </w:tc>
      </w:tr>
      <w:tr w:rsidR="00246ADD" w:rsidRPr="00667575" w:rsidDel="00B258FF" w14:paraId="58A20ADF" w14:textId="77777777" w:rsidTr="00A4208C">
        <w:trPr>
          <w:trHeight w:val="362"/>
        </w:trPr>
        <w:tc>
          <w:tcPr>
            <w:tcW w:w="1204" w:type="dxa"/>
            <w:tcBorders>
              <w:top w:val="single" w:sz="4" w:space="0" w:color="auto"/>
              <w:left w:val="single" w:sz="4" w:space="0" w:color="auto"/>
              <w:bottom w:val="single" w:sz="4" w:space="0" w:color="auto"/>
              <w:right w:val="single" w:sz="4" w:space="0" w:color="auto"/>
            </w:tcBorders>
          </w:tcPr>
          <w:p w14:paraId="2DC4FB47"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Case 1-</w:t>
            </w:r>
            <w:r>
              <w:rPr>
                <w:rFonts w:eastAsiaTheme="minorEastAsia" w:hint="eastAsia"/>
                <w:color w:val="000000"/>
                <w:lang w:eastAsia="zh-CN"/>
              </w:rPr>
              <w:t>6</w:t>
            </w:r>
          </w:p>
        </w:tc>
        <w:tc>
          <w:tcPr>
            <w:tcW w:w="2666" w:type="dxa"/>
            <w:tcBorders>
              <w:top w:val="single" w:sz="4" w:space="0" w:color="auto"/>
              <w:left w:val="single" w:sz="4" w:space="0" w:color="auto"/>
              <w:bottom w:val="single" w:sz="4" w:space="0" w:color="auto"/>
              <w:right w:val="single" w:sz="4" w:space="0" w:color="auto"/>
            </w:tcBorders>
          </w:tcPr>
          <w:p w14:paraId="78E8A0F1" w14:textId="77777777" w:rsidR="00246ADD" w:rsidDel="00B258FF" w:rsidRDefault="00246ADD" w:rsidP="00A4208C">
            <w:pPr>
              <w:adjustRightInd w:val="0"/>
              <w:snapToGrid w:val="0"/>
              <w:ind w:left="180"/>
              <w:rPr>
                <w:rFonts w:eastAsiaTheme="minorEastAsia"/>
                <w:color w:val="000000"/>
                <w:lang w:eastAsia="zh-CN"/>
              </w:rPr>
            </w:pPr>
            <w:r w:rsidDel="00B258FF">
              <w:rPr>
                <w:rFonts w:eastAsiaTheme="minorEastAsia" w:hint="eastAsia"/>
                <w:color w:val="000000"/>
                <w:lang w:eastAsia="zh-CN"/>
              </w:rPr>
              <w:t>DL WUS</w:t>
            </w:r>
          </w:p>
        </w:tc>
        <w:tc>
          <w:tcPr>
            <w:tcW w:w="2666" w:type="dxa"/>
            <w:tcBorders>
              <w:top w:val="single" w:sz="4" w:space="0" w:color="auto"/>
              <w:left w:val="single" w:sz="4" w:space="0" w:color="auto"/>
              <w:bottom w:val="single" w:sz="4" w:space="0" w:color="auto"/>
              <w:right w:val="single" w:sz="4" w:space="0" w:color="auto"/>
            </w:tcBorders>
          </w:tcPr>
          <w:p w14:paraId="0F7328B4"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EE processing</w:t>
            </w:r>
          </w:p>
        </w:tc>
        <w:tc>
          <w:tcPr>
            <w:tcW w:w="2637" w:type="dxa"/>
            <w:tcBorders>
              <w:top w:val="single" w:sz="4" w:space="0" w:color="auto"/>
              <w:left w:val="single" w:sz="4" w:space="0" w:color="auto"/>
              <w:bottom w:val="single" w:sz="4" w:space="0" w:color="auto"/>
              <w:right w:val="single" w:sz="4" w:space="0" w:color="auto"/>
            </w:tcBorders>
          </w:tcPr>
          <w:p w14:paraId="4FED2B46" w14:textId="77777777" w:rsidR="00246ADD" w:rsidRPr="00667575" w:rsidDel="00B258FF" w:rsidRDefault="00246ADD" w:rsidP="00A4208C">
            <w:pPr>
              <w:adjustRightInd w:val="0"/>
              <w:snapToGrid w:val="0"/>
              <w:ind w:left="180"/>
              <w:rPr>
                <w:rFonts w:eastAsiaTheme="minorEastAsia"/>
                <w:color w:val="000000"/>
                <w:lang w:eastAsia="zh-CN"/>
              </w:rPr>
            </w:pPr>
            <w:r w:rsidRPr="00667575" w:rsidDel="00B258FF">
              <w:rPr>
                <w:rFonts w:eastAsiaTheme="minorEastAsia"/>
                <w:color w:val="000000"/>
                <w:lang w:eastAsia="zh-CN"/>
              </w:rPr>
              <w:t>Not applicable</w:t>
            </w:r>
          </w:p>
        </w:tc>
      </w:tr>
    </w:tbl>
    <w:bookmarkEnd w:id="248"/>
    <w:p w14:paraId="5B88032C" w14:textId="77777777" w:rsidR="00246ADD" w:rsidRPr="005D00C2" w:rsidDel="00B258FF" w:rsidRDefault="00246ADD" w:rsidP="00246ADD">
      <w:pPr>
        <w:adjustRightInd w:val="0"/>
        <w:snapToGrid w:val="0"/>
        <w:ind w:left="180"/>
        <w:rPr>
          <w:rFonts w:eastAsiaTheme="minorEastAsia"/>
          <w:color w:val="000000"/>
          <w:lang w:eastAsia="zh-CN"/>
        </w:rPr>
      </w:pPr>
      <w:r w:rsidRPr="005D00C2" w:rsidDel="00B258FF">
        <w:rPr>
          <w:rFonts w:eastAsiaTheme="minorEastAsia"/>
          <w:color w:val="000000"/>
          <w:lang w:eastAsia="zh-CN"/>
        </w:rPr>
        <w:t xml:space="preserve"> </w:t>
      </w:r>
    </w:p>
    <w:p w14:paraId="0BEE99FC" w14:textId="77777777" w:rsidR="00246ADD" w:rsidRDefault="00246ADD">
      <w:pPr>
        <w:numPr>
          <w:ilvl w:val="0"/>
          <w:numId w:val="188"/>
        </w:numPr>
        <w:adjustRightInd w:val="0"/>
        <w:snapToGrid w:val="0"/>
        <w:jc w:val="both"/>
        <w:rPr>
          <w:rFonts w:eastAsiaTheme="minorEastAsia"/>
          <w:b/>
          <w:bCs/>
          <w:color w:val="000000"/>
          <w:lang w:eastAsia="zh-CN"/>
        </w:rPr>
      </w:pPr>
      <w:r w:rsidRPr="005D00C2" w:rsidDel="00B258FF">
        <w:rPr>
          <w:rFonts w:eastAsiaTheme="minorEastAsia"/>
          <w:b/>
          <w:bCs/>
          <w:color w:val="000000"/>
          <w:lang w:eastAsia="zh-CN"/>
        </w:rPr>
        <w:t xml:space="preserve">Case </w:t>
      </w:r>
      <w:r>
        <w:rPr>
          <w:rFonts w:eastAsiaTheme="minorEastAsia" w:hint="eastAsia"/>
          <w:b/>
          <w:bCs/>
          <w:color w:val="000000"/>
          <w:lang w:eastAsia="zh-CN"/>
        </w:rPr>
        <w:t>2</w:t>
      </w:r>
      <w:r w:rsidRPr="005D00C2" w:rsidDel="00B258FF">
        <w:rPr>
          <w:rFonts w:eastAsiaTheme="minorEastAsia"/>
          <w:b/>
          <w:bCs/>
          <w:color w:val="000000"/>
          <w:lang w:eastAsia="zh-CN"/>
        </w:rPr>
        <w:t xml:space="preserve">: with </w:t>
      </w:r>
      <w:proofErr w:type="spellStart"/>
      <w:r w:rsidRPr="005D00C2" w:rsidDel="00B258FF">
        <w:rPr>
          <w:rFonts w:eastAsiaTheme="minorEastAsia"/>
          <w:b/>
          <w:bCs/>
          <w:color w:val="000000"/>
          <w:lang w:eastAsia="zh-CN"/>
        </w:rPr>
        <w:t>neighboring</w:t>
      </w:r>
      <w:proofErr w:type="spellEnd"/>
      <w:r w:rsidRPr="005D00C2" w:rsidDel="00B258FF">
        <w:rPr>
          <w:rFonts w:eastAsiaTheme="minorEastAsia"/>
          <w:b/>
          <w:bCs/>
          <w:color w:val="000000"/>
          <w:lang w:eastAsia="zh-CN"/>
        </w:rPr>
        <w:t xml:space="preserve"> cell RRM measurement</w:t>
      </w:r>
    </w:p>
    <w:tbl>
      <w:tblPr>
        <w:tblW w:w="9051" w:type="dxa"/>
        <w:jc w:val="center"/>
        <w:tblLayout w:type="fixed"/>
        <w:tblLook w:val="04A0" w:firstRow="1" w:lastRow="0" w:firstColumn="1" w:lastColumn="0" w:noHBand="0" w:noVBand="1"/>
      </w:tblPr>
      <w:tblGrid>
        <w:gridCol w:w="1276"/>
        <w:gridCol w:w="2551"/>
        <w:gridCol w:w="2551"/>
        <w:gridCol w:w="2673"/>
      </w:tblGrid>
      <w:tr w:rsidR="00246ADD" w:rsidRPr="005D00C2" w:rsidDel="00B258FF" w14:paraId="6B8F6DEB"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hideMark/>
          </w:tcPr>
          <w:p w14:paraId="5B961AB5" w14:textId="77777777" w:rsidR="00246ADD" w:rsidRPr="005D00C2" w:rsidDel="00B258FF" w:rsidRDefault="00246ADD" w:rsidP="00A4208C">
            <w:pPr>
              <w:adjustRightInd w:val="0"/>
              <w:snapToGrid w:val="0"/>
              <w:ind w:left="180"/>
              <w:rPr>
                <w:rFonts w:eastAsiaTheme="minorEastAsia"/>
                <w:b/>
                <w:bCs/>
                <w:color w:val="000000"/>
                <w:lang w:eastAsia="zh-CN"/>
              </w:rPr>
            </w:pPr>
            <w:r w:rsidRPr="005D00C2" w:rsidDel="00B258FF">
              <w:rPr>
                <w:rFonts w:eastAsiaTheme="minorEastAsia"/>
                <w:b/>
                <w:bCs/>
                <w:color w:val="000000"/>
                <w:lang w:eastAsia="zh-CN"/>
              </w:rPr>
              <w:t>Case</w:t>
            </w:r>
          </w:p>
        </w:tc>
        <w:tc>
          <w:tcPr>
            <w:tcW w:w="2551" w:type="dxa"/>
            <w:tcBorders>
              <w:top w:val="single" w:sz="4" w:space="0" w:color="auto"/>
              <w:left w:val="single" w:sz="4" w:space="0" w:color="auto"/>
              <w:bottom w:val="single" w:sz="4" w:space="0" w:color="auto"/>
              <w:right w:val="single" w:sz="4" w:space="0" w:color="auto"/>
            </w:tcBorders>
          </w:tcPr>
          <w:p w14:paraId="288B7A81" w14:textId="77777777" w:rsidR="00246ADD" w:rsidRPr="005D00C2" w:rsidDel="00B258FF" w:rsidRDefault="00246ADD" w:rsidP="00A4208C">
            <w:pPr>
              <w:adjustRightInd w:val="0"/>
              <w:snapToGrid w:val="0"/>
              <w:ind w:left="180"/>
              <w:rPr>
                <w:rFonts w:eastAsiaTheme="minorEastAsia"/>
                <w:b/>
                <w:bCs/>
                <w:iCs/>
                <w:color w:val="000000"/>
                <w:lang w:eastAsia="zh-CN"/>
              </w:rPr>
            </w:pPr>
            <w:r w:rsidRPr="00921F6E">
              <w:rPr>
                <w:rFonts w:eastAsiaTheme="minorEastAsia"/>
                <w:b/>
                <w:bCs/>
                <w:color w:val="000000"/>
                <w:lang w:eastAsia="zh-CN"/>
              </w:rPr>
              <w:t>Schemes for triggering PDCCH monitoring</w:t>
            </w:r>
          </w:p>
        </w:tc>
        <w:tc>
          <w:tcPr>
            <w:tcW w:w="2551" w:type="dxa"/>
            <w:tcBorders>
              <w:top w:val="single" w:sz="4" w:space="0" w:color="auto"/>
              <w:left w:val="single" w:sz="4" w:space="0" w:color="auto"/>
              <w:bottom w:val="single" w:sz="4" w:space="0" w:color="auto"/>
              <w:right w:val="single" w:sz="4" w:space="0" w:color="auto"/>
            </w:tcBorders>
            <w:hideMark/>
          </w:tcPr>
          <w:p w14:paraId="09E77E29" w14:textId="77777777" w:rsidR="00246ADD" w:rsidRPr="005D00C2" w:rsidDel="00B258FF" w:rsidRDefault="00246ADD" w:rsidP="00A4208C">
            <w:pPr>
              <w:adjustRightInd w:val="0"/>
              <w:snapToGrid w:val="0"/>
              <w:ind w:left="180"/>
              <w:rPr>
                <w:rFonts w:eastAsiaTheme="minorEastAsia"/>
                <w:b/>
                <w:bCs/>
                <w:color w:val="000000"/>
                <w:lang w:eastAsia="zh-CN"/>
              </w:rPr>
            </w:pPr>
            <w:r w:rsidRPr="005D00C2" w:rsidDel="00B258FF">
              <w:rPr>
                <w:rFonts w:eastAsiaTheme="minorEastAsia"/>
                <w:b/>
                <w:bCs/>
                <w:iCs/>
                <w:color w:val="000000"/>
                <w:lang w:eastAsia="zh-CN"/>
              </w:rPr>
              <w:t>Serving</w:t>
            </w:r>
            <w:r w:rsidRPr="005D00C2" w:rsidDel="00B258FF">
              <w:rPr>
                <w:rFonts w:eastAsiaTheme="minorEastAsia"/>
                <w:b/>
                <w:bCs/>
                <w:color w:val="000000"/>
                <w:lang w:eastAsia="zh-CN"/>
              </w:rPr>
              <w:t xml:space="preserve"> cell </w:t>
            </w:r>
            <w:r>
              <w:rPr>
                <w:rFonts w:eastAsiaTheme="minorEastAsia" w:hint="eastAsia"/>
                <w:b/>
                <w:bCs/>
                <w:color w:val="000000"/>
                <w:lang w:eastAsia="zh-CN"/>
              </w:rPr>
              <w:t>RLM/</w:t>
            </w:r>
            <w:r w:rsidRPr="005D00C2" w:rsidDel="00B258FF">
              <w:rPr>
                <w:rFonts w:eastAsiaTheme="minorEastAsia"/>
                <w:b/>
                <w:bCs/>
                <w:color w:val="000000"/>
                <w:lang w:eastAsia="zh-CN"/>
              </w:rPr>
              <w:t>RRM measurement</w:t>
            </w:r>
          </w:p>
        </w:tc>
        <w:tc>
          <w:tcPr>
            <w:tcW w:w="2673" w:type="dxa"/>
            <w:tcBorders>
              <w:top w:val="single" w:sz="4" w:space="0" w:color="auto"/>
              <w:left w:val="single" w:sz="4" w:space="0" w:color="auto"/>
              <w:bottom w:val="single" w:sz="4" w:space="0" w:color="auto"/>
              <w:right w:val="single" w:sz="4" w:space="0" w:color="auto"/>
            </w:tcBorders>
            <w:hideMark/>
          </w:tcPr>
          <w:p w14:paraId="10DF8F76" w14:textId="77777777" w:rsidR="00246ADD" w:rsidRPr="005D00C2" w:rsidDel="00B258FF" w:rsidRDefault="00246ADD" w:rsidP="00A4208C">
            <w:pPr>
              <w:adjustRightInd w:val="0"/>
              <w:snapToGrid w:val="0"/>
              <w:ind w:left="180"/>
              <w:rPr>
                <w:rFonts w:eastAsiaTheme="minorEastAsia"/>
                <w:b/>
                <w:bCs/>
                <w:color w:val="000000"/>
                <w:lang w:eastAsia="zh-CN"/>
              </w:rPr>
            </w:pPr>
            <w:proofErr w:type="spellStart"/>
            <w:r w:rsidRPr="005D00C2" w:rsidDel="00B258FF">
              <w:rPr>
                <w:rFonts w:eastAsiaTheme="minorEastAsia"/>
                <w:b/>
                <w:bCs/>
                <w:color w:val="000000"/>
                <w:lang w:eastAsia="zh-CN"/>
              </w:rPr>
              <w:t>Neighboring</w:t>
            </w:r>
            <w:proofErr w:type="spellEnd"/>
            <w:r w:rsidRPr="005D00C2" w:rsidDel="00B258FF">
              <w:rPr>
                <w:rFonts w:eastAsiaTheme="minorEastAsia"/>
                <w:b/>
                <w:bCs/>
                <w:color w:val="000000"/>
                <w:lang w:eastAsia="zh-CN"/>
              </w:rPr>
              <w:t xml:space="preserve"> cell RRM measurement</w:t>
            </w:r>
          </w:p>
        </w:tc>
      </w:tr>
      <w:tr w:rsidR="00246ADD" w:rsidRPr="00667575" w:rsidDel="00B258FF" w14:paraId="456F5B15"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hideMark/>
          </w:tcPr>
          <w:p w14:paraId="7878B838" w14:textId="77777777" w:rsidR="00246ADD" w:rsidRPr="00667575" w:rsidDel="00B258FF" w:rsidRDefault="00246ADD" w:rsidP="00A4208C">
            <w:pPr>
              <w:adjustRightInd w:val="0"/>
              <w:snapToGrid w:val="0"/>
              <w:rPr>
                <w:rFonts w:eastAsiaTheme="minorEastAsia"/>
                <w:color w:val="000000"/>
                <w:lang w:eastAsia="zh-CN"/>
              </w:rPr>
            </w:pPr>
            <w:r w:rsidRPr="00667575" w:rsidDel="00B258FF">
              <w:rPr>
                <w:rFonts w:eastAsiaTheme="minorEastAsia"/>
                <w:color w:val="000000"/>
                <w:lang w:eastAsia="zh-CN"/>
              </w:rPr>
              <w:t xml:space="preserve">Case </w:t>
            </w:r>
            <w:r>
              <w:rPr>
                <w:rFonts w:eastAsiaTheme="minorEastAsia" w:hint="eastAsia"/>
                <w:color w:val="000000"/>
                <w:lang w:eastAsia="zh-CN"/>
              </w:rPr>
              <w:t>2</w:t>
            </w:r>
            <w:r w:rsidRPr="00667575" w:rsidDel="00B258FF">
              <w:rPr>
                <w:rFonts w:eastAsiaTheme="minorEastAsia"/>
                <w:color w:val="000000"/>
                <w:lang w:eastAsia="zh-CN"/>
              </w:rPr>
              <w:t>-1</w:t>
            </w:r>
          </w:p>
        </w:tc>
        <w:tc>
          <w:tcPr>
            <w:tcW w:w="2551" w:type="dxa"/>
            <w:tcBorders>
              <w:top w:val="single" w:sz="4" w:space="0" w:color="auto"/>
              <w:left w:val="single" w:sz="4" w:space="0" w:color="auto"/>
              <w:bottom w:val="single" w:sz="4" w:space="0" w:color="auto"/>
              <w:right w:val="single" w:sz="4" w:space="0" w:color="auto"/>
            </w:tcBorders>
          </w:tcPr>
          <w:p w14:paraId="4A403341" w14:textId="77777777" w:rsidR="00246ADD" w:rsidRPr="00667575" w:rsidDel="00B258FF" w:rsidRDefault="00246ADD" w:rsidP="00A4208C">
            <w:pPr>
              <w:adjustRightInd w:val="0"/>
              <w:snapToGrid w:val="0"/>
              <w:rPr>
                <w:rFonts w:eastAsiaTheme="minorEastAsia"/>
                <w:iCs/>
                <w:color w:val="000000"/>
                <w:lang w:eastAsia="zh-CN"/>
              </w:rPr>
            </w:pPr>
            <w:r w:rsidRPr="00667575" w:rsidDel="00B258FF">
              <w:rPr>
                <w:rFonts w:eastAsiaTheme="minorEastAsia" w:hint="eastAsia"/>
                <w:color w:val="000000"/>
                <w:lang w:eastAsia="zh-CN"/>
              </w:rPr>
              <w:t>C-DRX only</w:t>
            </w:r>
          </w:p>
        </w:tc>
        <w:tc>
          <w:tcPr>
            <w:tcW w:w="2551" w:type="dxa"/>
            <w:tcBorders>
              <w:top w:val="single" w:sz="4" w:space="0" w:color="auto"/>
              <w:left w:val="single" w:sz="4" w:space="0" w:color="auto"/>
              <w:bottom w:val="single" w:sz="4" w:space="0" w:color="auto"/>
              <w:right w:val="single" w:sz="4" w:space="0" w:color="auto"/>
            </w:tcBorders>
            <w:hideMark/>
          </w:tcPr>
          <w:p w14:paraId="1BFB28A5" w14:textId="77777777" w:rsidR="00246ADD" w:rsidRPr="00667575" w:rsidDel="00B258FF" w:rsidRDefault="00246ADD" w:rsidP="00A4208C">
            <w:pPr>
              <w:adjustRightInd w:val="0"/>
              <w:snapToGrid w:val="0"/>
              <w:rPr>
                <w:rFonts w:eastAsiaTheme="minorEastAsia"/>
                <w:iCs/>
                <w:color w:val="000000"/>
                <w:lang w:eastAsia="zh-CN"/>
              </w:rPr>
            </w:pPr>
            <w:r w:rsidRPr="00667575" w:rsidDel="00B258FF">
              <w:rPr>
                <w:rFonts w:eastAsiaTheme="minorEastAsia"/>
                <w:iCs/>
                <w:color w:val="000000"/>
                <w:lang w:eastAsia="zh-CN"/>
              </w:rPr>
              <w:t>Non-EE processing</w:t>
            </w:r>
          </w:p>
        </w:tc>
        <w:tc>
          <w:tcPr>
            <w:tcW w:w="2673" w:type="dxa"/>
            <w:tcBorders>
              <w:top w:val="single" w:sz="4" w:space="0" w:color="auto"/>
              <w:left w:val="single" w:sz="4" w:space="0" w:color="auto"/>
              <w:bottom w:val="single" w:sz="4" w:space="0" w:color="auto"/>
              <w:right w:val="single" w:sz="4" w:space="0" w:color="auto"/>
            </w:tcBorders>
            <w:hideMark/>
          </w:tcPr>
          <w:p w14:paraId="0D53083A" w14:textId="77777777" w:rsidR="00246ADD" w:rsidRPr="002E35CF" w:rsidDel="00B258FF" w:rsidRDefault="00246ADD" w:rsidP="00A4208C">
            <w:pPr>
              <w:adjustRightInd w:val="0"/>
              <w:snapToGrid w:val="0"/>
              <w:rPr>
                <w:rFonts w:eastAsiaTheme="minorEastAsia"/>
                <w:iCs/>
                <w:color w:val="000000"/>
                <w:szCs w:val="21"/>
                <w:lang w:eastAsia="zh-CN"/>
              </w:rPr>
            </w:pPr>
            <w:r w:rsidRPr="002E35CF">
              <w:rPr>
                <w:rFonts w:eastAsia="SimSun" w:hint="eastAsia"/>
                <w:bCs/>
                <w:iCs/>
                <w:kern w:val="2"/>
                <w:szCs w:val="21"/>
                <w:lang w:eastAsia="zh-CN"/>
              </w:rPr>
              <w:t>non-EE processing</w:t>
            </w:r>
          </w:p>
        </w:tc>
      </w:tr>
      <w:tr w:rsidR="00246ADD" w:rsidRPr="00667575" w:rsidDel="00B258FF" w14:paraId="52491634"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hideMark/>
          </w:tcPr>
          <w:p w14:paraId="5C060F71" w14:textId="77777777" w:rsidR="00246ADD" w:rsidRPr="00667575" w:rsidDel="00B258FF" w:rsidRDefault="00246ADD" w:rsidP="00A4208C">
            <w:pPr>
              <w:adjustRightInd w:val="0"/>
              <w:snapToGrid w:val="0"/>
              <w:rPr>
                <w:rFonts w:eastAsiaTheme="minorEastAsia"/>
                <w:color w:val="000000"/>
                <w:lang w:eastAsia="zh-CN"/>
              </w:rPr>
            </w:pPr>
            <w:r w:rsidRPr="00667575" w:rsidDel="00B258FF">
              <w:rPr>
                <w:rFonts w:eastAsiaTheme="minorEastAsia"/>
                <w:color w:val="000000"/>
                <w:lang w:eastAsia="zh-CN"/>
              </w:rPr>
              <w:t xml:space="preserve">Case </w:t>
            </w:r>
            <w:r>
              <w:rPr>
                <w:rFonts w:eastAsiaTheme="minorEastAsia" w:hint="eastAsia"/>
                <w:color w:val="000000"/>
                <w:lang w:eastAsia="zh-CN"/>
              </w:rPr>
              <w:t>2</w:t>
            </w:r>
            <w:r w:rsidRPr="00667575" w:rsidDel="00B258FF">
              <w:rPr>
                <w:rFonts w:eastAsiaTheme="minorEastAsia"/>
                <w:color w:val="000000"/>
                <w:lang w:eastAsia="zh-CN"/>
              </w:rPr>
              <w:t>-2</w:t>
            </w:r>
          </w:p>
        </w:tc>
        <w:tc>
          <w:tcPr>
            <w:tcW w:w="2551" w:type="dxa"/>
            <w:tcBorders>
              <w:top w:val="single" w:sz="4" w:space="0" w:color="auto"/>
              <w:left w:val="single" w:sz="4" w:space="0" w:color="auto"/>
              <w:bottom w:val="single" w:sz="4" w:space="0" w:color="auto"/>
              <w:right w:val="single" w:sz="4" w:space="0" w:color="auto"/>
            </w:tcBorders>
          </w:tcPr>
          <w:p w14:paraId="6F8B4195" w14:textId="77777777" w:rsidR="00246ADD" w:rsidRPr="00667575" w:rsidDel="00B258FF" w:rsidRDefault="00246ADD" w:rsidP="00A4208C">
            <w:pPr>
              <w:adjustRightInd w:val="0"/>
              <w:snapToGrid w:val="0"/>
              <w:rPr>
                <w:rFonts w:eastAsiaTheme="minorEastAsia"/>
                <w:iCs/>
                <w:color w:val="000000"/>
                <w:lang w:eastAsia="zh-CN"/>
              </w:rPr>
            </w:pPr>
            <w:r w:rsidDel="00B258FF">
              <w:rPr>
                <w:rFonts w:eastAsiaTheme="minorEastAsia" w:hint="eastAsia"/>
                <w:color w:val="000000"/>
                <w:lang w:eastAsia="zh-CN"/>
              </w:rPr>
              <w:t xml:space="preserve">C-DRX with </w:t>
            </w:r>
            <w:r w:rsidRPr="00667575" w:rsidDel="00B258FF">
              <w:rPr>
                <w:rFonts w:eastAsiaTheme="minorEastAsia" w:hint="eastAsia"/>
                <w:color w:val="000000"/>
                <w:lang w:eastAsia="zh-CN"/>
              </w:rPr>
              <w:t>DCP</w:t>
            </w:r>
          </w:p>
        </w:tc>
        <w:tc>
          <w:tcPr>
            <w:tcW w:w="2551" w:type="dxa"/>
            <w:tcBorders>
              <w:top w:val="single" w:sz="4" w:space="0" w:color="auto"/>
              <w:left w:val="single" w:sz="4" w:space="0" w:color="auto"/>
              <w:bottom w:val="single" w:sz="4" w:space="0" w:color="auto"/>
              <w:right w:val="single" w:sz="4" w:space="0" w:color="auto"/>
            </w:tcBorders>
            <w:hideMark/>
          </w:tcPr>
          <w:p w14:paraId="4C5FE1AC" w14:textId="77777777" w:rsidR="00246ADD" w:rsidRPr="00667575" w:rsidDel="00B258FF" w:rsidRDefault="00246ADD" w:rsidP="00A4208C">
            <w:pPr>
              <w:adjustRightInd w:val="0"/>
              <w:snapToGrid w:val="0"/>
              <w:rPr>
                <w:rFonts w:eastAsiaTheme="minorEastAsia"/>
                <w:iCs/>
                <w:color w:val="000000"/>
                <w:lang w:eastAsia="zh-CN"/>
              </w:rPr>
            </w:pPr>
            <w:r w:rsidRPr="00667575" w:rsidDel="00B258FF">
              <w:rPr>
                <w:rFonts w:eastAsiaTheme="minorEastAsia"/>
                <w:iCs/>
                <w:color w:val="000000"/>
                <w:lang w:eastAsia="zh-CN"/>
              </w:rPr>
              <w:t>Non-EE processing</w:t>
            </w:r>
          </w:p>
        </w:tc>
        <w:tc>
          <w:tcPr>
            <w:tcW w:w="2673" w:type="dxa"/>
            <w:tcBorders>
              <w:top w:val="single" w:sz="4" w:space="0" w:color="auto"/>
              <w:left w:val="single" w:sz="4" w:space="0" w:color="auto"/>
              <w:bottom w:val="single" w:sz="4" w:space="0" w:color="auto"/>
              <w:right w:val="single" w:sz="4" w:space="0" w:color="auto"/>
            </w:tcBorders>
            <w:hideMark/>
          </w:tcPr>
          <w:p w14:paraId="156156BC" w14:textId="77777777" w:rsidR="00246ADD" w:rsidRPr="002E35CF" w:rsidDel="00B258FF" w:rsidRDefault="00246ADD" w:rsidP="00A4208C">
            <w:pPr>
              <w:adjustRightInd w:val="0"/>
              <w:snapToGrid w:val="0"/>
              <w:rPr>
                <w:rFonts w:eastAsiaTheme="minorEastAsia"/>
                <w:iCs/>
                <w:color w:val="000000"/>
                <w:szCs w:val="21"/>
                <w:lang w:eastAsia="zh-CN"/>
              </w:rPr>
            </w:pPr>
            <w:r w:rsidRPr="002E35CF">
              <w:rPr>
                <w:rFonts w:eastAsia="SimSun" w:hint="eastAsia"/>
                <w:bCs/>
                <w:iCs/>
                <w:kern w:val="2"/>
                <w:szCs w:val="21"/>
                <w:lang w:eastAsia="zh-CN"/>
              </w:rPr>
              <w:t>non-EE processing</w:t>
            </w:r>
          </w:p>
        </w:tc>
      </w:tr>
      <w:tr w:rsidR="00246ADD" w:rsidRPr="00667575" w:rsidDel="00B258FF" w14:paraId="2F2867A1"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hideMark/>
          </w:tcPr>
          <w:p w14:paraId="58E5B3AA" w14:textId="77777777" w:rsidR="00246ADD" w:rsidRPr="00667575" w:rsidDel="00B258FF" w:rsidRDefault="00246ADD" w:rsidP="00A4208C">
            <w:pPr>
              <w:adjustRightInd w:val="0"/>
              <w:snapToGrid w:val="0"/>
              <w:rPr>
                <w:rFonts w:eastAsiaTheme="minorEastAsia"/>
                <w:color w:val="000000"/>
                <w:lang w:eastAsia="zh-CN"/>
              </w:rPr>
            </w:pPr>
            <w:r w:rsidRPr="00667575" w:rsidDel="00B258FF">
              <w:rPr>
                <w:rFonts w:eastAsiaTheme="minorEastAsia"/>
                <w:color w:val="000000"/>
                <w:lang w:eastAsia="zh-CN"/>
              </w:rPr>
              <w:t xml:space="preserve">Case </w:t>
            </w:r>
            <w:r>
              <w:rPr>
                <w:rFonts w:eastAsiaTheme="minorEastAsia" w:hint="eastAsia"/>
                <w:color w:val="000000"/>
                <w:lang w:eastAsia="zh-CN"/>
              </w:rPr>
              <w:t>2</w:t>
            </w:r>
            <w:r w:rsidRPr="00667575" w:rsidDel="00B258FF">
              <w:rPr>
                <w:rFonts w:eastAsiaTheme="minorEastAsia"/>
                <w:color w:val="000000"/>
                <w:lang w:eastAsia="zh-CN"/>
              </w:rPr>
              <w:t>-3</w:t>
            </w:r>
          </w:p>
        </w:tc>
        <w:tc>
          <w:tcPr>
            <w:tcW w:w="2551" w:type="dxa"/>
            <w:tcBorders>
              <w:top w:val="single" w:sz="4" w:space="0" w:color="auto"/>
              <w:left w:val="single" w:sz="4" w:space="0" w:color="auto"/>
              <w:bottom w:val="single" w:sz="4" w:space="0" w:color="auto"/>
              <w:right w:val="single" w:sz="4" w:space="0" w:color="auto"/>
            </w:tcBorders>
          </w:tcPr>
          <w:p w14:paraId="7F2A5460" w14:textId="77777777" w:rsidR="00246ADD" w:rsidRPr="00667575" w:rsidDel="00B258FF" w:rsidRDefault="00246ADD" w:rsidP="00A4208C">
            <w:pPr>
              <w:adjustRightInd w:val="0"/>
              <w:snapToGrid w:val="0"/>
              <w:rPr>
                <w:rFonts w:eastAsiaTheme="minorEastAsia"/>
                <w:iCs/>
                <w:color w:val="000000"/>
                <w:lang w:eastAsia="zh-CN"/>
              </w:rPr>
            </w:pPr>
            <w:r>
              <w:rPr>
                <w:rFonts w:eastAsiaTheme="minorEastAsia" w:hint="eastAsia"/>
                <w:color w:val="000000"/>
                <w:lang w:eastAsia="zh-CN"/>
              </w:rPr>
              <w:t xml:space="preserve">C-DRX with </w:t>
            </w:r>
            <w:r w:rsidDel="00B258FF">
              <w:rPr>
                <w:rFonts w:eastAsiaTheme="minorEastAsia" w:hint="eastAsia"/>
                <w:color w:val="000000"/>
                <w:lang w:eastAsia="zh-CN"/>
              </w:rPr>
              <w:t>DL WUS</w:t>
            </w:r>
          </w:p>
        </w:tc>
        <w:tc>
          <w:tcPr>
            <w:tcW w:w="2551" w:type="dxa"/>
            <w:tcBorders>
              <w:top w:val="single" w:sz="4" w:space="0" w:color="auto"/>
              <w:left w:val="single" w:sz="4" w:space="0" w:color="auto"/>
              <w:bottom w:val="single" w:sz="4" w:space="0" w:color="auto"/>
              <w:right w:val="single" w:sz="4" w:space="0" w:color="auto"/>
            </w:tcBorders>
            <w:hideMark/>
          </w:tcPr>
          <w:p w14:paraId="15F3DBFE" w14:textId="77777777" w:rsidR="00246ADD" w:rsidRPr="00667575" w:rsidDel="00B258FF" w:rsidRDefault="00246ADD" w:rsidP="00A4208C">
            <w:pPr>
              <w:adjustRightInd w:val="0"/>
              <w:snapToGrid w:val="0"/>
              <w:rPr>
                <w:rFonts w:eastAsiaTheme="minorEastAsia"/>
                <w:iCs/>
                <w:color w:val="000000"/>
                <w:lang w:eastAsia="zh-CN"/>
              </w:rPr>
            </w:pPr>
            <w:r w:rsidRPr="00667575" w:rsidDel="00B258FF">
              <w:rPr>
                <w:rFonts w:eastAsiaTheme="minorEastAsia"/>
                <w:iCs/>
                <w:color w:val="000000"/>
                <w:lang w:eastAsia="zh-CN"/>
              </w:rPr>
              <w:t>Non-EE processing</w:t>
            </w:r>
          </w:p>
        </w:tc>
        <w:tc>
          <w:tcPr>
            <w:tcW w:w="2673" w:type="dxa"/>
            <w:tcBorders>
              <w:top w:val="single" w:sz="4" w:space="0" w:color="auto"/>
              <w:left w:val="single" w:sz="4" w:space="0" w:color="auto"/>
              <w:bottom w:val="single" w:sz="4" w:space="0" w:color="auto"/>
              <w:right w:val="single" w:sz="4" w:space="0" w:color="auto"/>
            </w:tcBorders>
            <w:hideMark/>
          </w:tcPr>
          <w:p w14:paraId="474B4F27" w14:textId="77777777" w:rsidR="00246ADD" w:rsidRPr="002E35CF" w:rsidDel="00B258FF" w:rsidRDefault="00246ADD" w:rsidP="00A4208C">
            <w:pPr>
              <w:adjustRightInd w:val="0"/>
              <w:snapToGrid w:val="0"/>
              <w:rPr>
                <w:rFonts w:eastAsiaTheme="minorEastAsia"/>
                <w:color w:val="000000"/>
                <w:szCs w:val="21"/>
                <w:lang w:eastAsia="zh-CN"/>
              </w:rPr>
            </w:pPr>
            <w:r w:rsidRPr="002E35CF">
              <w:rPr>
                <w:rFonts w:eastAsia="SimSun" w:hint="eastAsia"/>
                <w:bCs/>
                <w:iCs/>
                <w:kern w:val="2"/>
                <w:szCs w:val="21"/>
                <w:lang w:eastAsia="zh-CN"/>
              </w:rPr>
              <w:t>non-EE processing</w:t>
            </w:r>
          </w:p>
        </w:tc>
      </w:tr>
      <w:tr w:rsidR="00246ADD" w:rsidRPr="00667575" w:rsidDel="00B258FF" w14:paraId="3F461595"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tcPr>
          <w:p w14:paraId="3C1C6ADF" w14:textId="77777777" w:rsidR="00246ADD" w:rsidRPr="00667575" w:rsidDel="00B258FF" w:rsidRDefault="00246ADD" w:rsidP="00A4208C">
            <w:pPr>
              <w:adjustRightInd w:val="0"/>
              <w:snapToGrid w:val="0"/>
              <w:rPr>
                <w:rFonts w:eastAsiaTheme="minorEastAsia"/>
                <w:color w:val="000000"/>
                <w:lang w:eastAsia="zh-CN"/>
              </w:rPr>
            </w:pPr>
            <w:r>
              <w:rPr>
                <w:rFonts w:eastAsiaTheme="minorEastAsia"/>
                <w:color w:val="000000"/>
                <w:lang w:eastAsia="zh-CN"/>
              </w:rPr>
              <w:t>C</w:t>
            </w:r>
            <w:r>
              <w:rPr>
                <w:rFonts w:eastAsiaTheme="minorEastAsia" w:hint="eastAsia"/>
                <w:color w:val="000000"/>
                <w:lang w:eastAsia="zh-CN"/>
              </w:rPr>
              <w:t>ase 2-4</w:t>
            </w:r>
          </w:p>
        </w:tc>
        <w:tc>
          <w:tcPr>
            <w:tcW w:w="2551" w:type="dxa"/>
            <w:tcBorders>
              <w:top w:val="single" w:sz="4" w:space="0" w:color="auto"/>
              <w:left w:val="single" w:sz="4" w:space="0" w:color="auto"/>
              <w:bottom w:val="single" w:sz="4" w:space="0" w:color="auto"/>
              <w:right w:val="single" w:sz="4" w:space="0" w:color="auto"/>
            </w:tcBorders>
          </w:tcPr>
          <w:p w14:paraId="293CCF9E" w14:textId="77777777" w:rsidR="00246ADD" w:rsidRPr="00667575" w:rsidDel="00B258FF" w:rsidRDefault="00246ADD" w:rsidP="00A4208C">
            <w:pPr>
              <w:adjustRightInd w:val="0"/>
              <w:snapToGrid w:val="0"/>
              <w:rPr>
                <w:rFonts w:eastAsiaTheme="minorEastAsia"/>
                <w:color w:val="000000"/>
                <w:lang w:eastAsia="zh-CN"/>
              </w:rPr>
            </w:pPr>
            <w:r>
              <w:rPr>
                <w:rFonts w:eastAsiaTheme="minorEastAsia" w:hint="eastAsia"/>
                <w:color w:val="000000"/>
                <w:lang w:eastAsia="zh-CN"/>
              </w:rPr>
              <w:t xml:space="preserve">C-DRX with </w:t>
            </w:r>
            <w:r w:rsidDel="00B258FF">
              <w:rPr>
                <w:rFonts w:eastAsiaTheme="minorEastAsia" w:hint="eastAsia"/>
                <w:color w:val="000000"/>
                <w:lang w:eastAsia="zh-CN"/>
              </w:rPr>
              <w:t>DL WUS</w:t>
            </w:r>
          </w:p>
        </w:tc>
        <w:tc>
          <w:tcPr>
            <w:tcW w:w="2551" w:type="dxa"/>
            <w:tcBorders>
              <w:top w:val="single" w:sz="4" w:space="0" w:color="auto"/>
              <w:left w:val="single" w:sz="4" w:space="0" w:color="auto"/>
              <w:bottom w:val="single" w:sz="4" w:space="0" w:color="auto"/>
              <w:right w:val="single" w:sz="4" w:space="0" w:color="auto"/>
            </w:tcBorders>
          </w:tcPr>
          <w:p w14:paraId="1CF5BBBD" w14:textId="77777777" w:rsidR="00246ADD" w:rsidRPr="00667575" w:rsidDel="00B258FF" w:rsidRDefault="00246ADD" w:rsidP="00A4208C">
            <w:pPr>
              <w:adjustRightInd w:val="0"/>
              <w:snapToGrid w:val="0"/>
              <w:rPr>
                <w:rFonts w:eastAsiaTheme="minorEastAsia"/>
                <w:iCs/>
                <w:color w:val="000000"/>
                <w:lang w:eastAsia="zh-CN"/>
              </w:rPr>
            </w:pPr>
            <w:r w:rsidRPr="00906159">
              <w:t>EE processing</w:t>
            </w:r>
          </w:p>
        </w:tc>
        <w:tc>
          <w:tcPr>
            <w:tcW w:w="2673" w:type="dxa"/>
            <w:tcBorders>
              <w:top w:val="single" w:sz="4" w:space="0" w:color="auto"/>
              <w:left w:val="single" w:sz="4" w:space="0" w:color="auto"/>
              <w:bottom w:val="single" w:sz="4" w:space="0" w:color="auto"/>
              <w:right w:val="single" w:sz="4" w:space="0" w:color="auto"/>
            </w:tcBorders>
          </w:tcPr>
          <w:p w14:paraId="1A300540" w14:textId="77777777" w:rsidR="00246ADD" w:rsidRPr="002E35CF" w:rsidRDefault="00246ADD" w:rsidP="00A4208C">
            <w:pPr>
              <w:adjustRightInd w:val="0"/>
              <w:snapToGrid w:val="0"/>
              <w:rPr>
                <w:rFonts w:eastAsia="SimSun"/>
                <w:bCs/>
                <w:iCs/>
                <w:kern w:val="2"/>
                <w:szCs w:val="21"/>
                <w:lang w:eastAsia="zh-CN"/>
              </w:rPr>
            </w:pPr>
            <w:r>
              <w:rPr>
                <w:rFonts w:eastAsiaTheme="minorEastAsia"/>
                <w:lang w:eastAsia="zh-CN"/>
              </w:rPr>
              <w:t>N</w:t>
            </w:r>
            <w:r>
              <w:rPr>
                <w:rFonts w:eastAsiaTheme="minorEastAsia" w:hint="eastAsia"/>
                <w:lang w:eastAsia="zh-CN"/>
              </w:rPr>
              <w:t>on-</w:t>
            </w:r>
            <w:r w:rsidRPr="00906159">
              <w:t xml:space="preserve">EE processing </w:t>
            </w:r>
          </w:p>
        </w:tc>
      </w:tr>
      <w:tr w:rsidR="00246ADD" w:rsidRPr="00667575" w:rsidDel="00B258FF" w14:paraId="3D9133C3"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hideMark/>
          </w:tcPr>
          <w:p w14:paraId="7EB6CAD8" w14:textId="77777777" w:rsidR="00246ADD" w:rsidRPr="00667575" w:rsidDel="00B258FF" w:rsidRDefault="00246ADD" w:rsidP="00A4208C">
            <w:pPr>
              <w:adjustRightInd w:val="0"/>
              <w:snapToGrid w:val="0"/>
              <w:rPr>
                <w:rFonts w:eastAsiaTheme="minorEastAsia"/>
                <w:color w:val="000000"/>
                <w:lang w:eastAsia="zh-CN"/>
              </w:rPr>
            </w:pPr>
            <w:r w:rsidRPr="00667575" w:rsidDel="00B258FF">
              <w:rPr>
                <w:rFonts w:eastAsiaTheme="minorEastAsia"/>
                <w:color w:val="000000"/>
                <w:lang w:eastAsia="zh-CN"/>
              </w:rPr>
              <w:t xml:space="preserve">Case </w:t>
            </w:r>
            <w:r>
              <w:rPr>
                <w:rFonts w:eastAsiaTheme="minorEastAsia" w:hint="eastAsia"/>
                <w:color w:val="000000"/>
                <w:lang w:eastAsia="zh-CN"/>
              </w:rPr>
              <w:t>2</w:t>
            </w:r>
            <w:r w:rsidRPr="00667575" w:rsidDel="00B258FF">
              <w:rPr>
                <w:rFonts w:eastAsiaTheme="minorEastAsia"/>
                <w:color w:val="000000"/>
                <w:lang w:eastAsia="zh-CN"/>
              </w:rPr>
              <w:t>-</w:t>
            </w:r>
            <w:r>
              <w:rPr>
                <w:rFonts w:eastAsiaTheme="minorEastAsia" w:hint="eastAsia"/>
                <w:color w:val="000000"/>
                <w:lang w:eastAsia="zh-CN"/>
              </w:rPr>
              <w:t>5</w:t>
            </w:r>
          </w:p>
        </w:tc>
        <w:tc>
          <w:tcPr>
            <w:tcW w:w="2551" w:type="dxa"/>
            <w:tcBorders>
              <w:top w:val="single" w:sz="4" w:space="0" w:color="auto"/>
              <w:left w:val="single" w:sz="4" w:space="0" w:color="auto"/>
              <w:bottom w:val="single" w:sz="4" w:space="0" w:color="auto"/>
              <w:right w:val="single" w:sz="4" w:space="0" w:color="auto"/>
            </w:tcBorders>
          </w:tcPr>
          <w:p w14:paraId="4590B8E1" w14:textId="77777777" w:rsidR="00246ADD" w:rsidRPr="00667575" w:rsidDel="00B258FF" w:rsidRDefault="00246ADD" w:rsidP="00A4208C">
            <w:pPr>
              <w:adjustRightInd w:val="0"/>
              <w:snapToGrid w:val="0"/>
              <w:rPr>
                <w:rFonts w:eastAsiaTheme="minorEastAsia"/>
                <w:iCs/>
                <w:color w:val="000000"/>
                <w:lang w:eastAsia="zh-CN"/>
              </w:rPr>
            </w:pPr>
            <w:r>
              <w:rPr>
                <w:rFonts w:eastAsiaTheme="minorEastAsia" w:hint="eastAsia"/>
                <w:color w:val="000000"/>
                <w:lang w:eastAsia="zh-CN"/>
              </w:rPr>
              <w:t xml:space="preserve">C-DRX with </w:t>
            </w:r>
            <w:r w:rsidDel="00B258FF">
              <w:rPr>
                <w:rFonts w:eastAsiaTheme="minorEastAsia" w:hint="eastAsia"/>
                <w:color w:val="000000"/>
                <w:lang w:eastAsia="zh-CN"/>
              </w:rPr>
              <w:t>DL WUS</w:t>
            </w:r>
          </w:p>
        </w:tc>
        <w:tc>
          <w:tcPr>
            <w:tcW w:w="2551" w:type="dxa"/>
            <w:tcBorders>
              <w:top w:val="single" w:sz="4" w:space="0" w:color="auto"/>
              <w:left w:val="single" w:sz="4" w:space="0" w:color="auto"/>
              <w:bottom w:val="single" w:sz="4" w:space="0" w:color="auto"/>
              <w:right w:val="single" w:sz="4" w:space="0" w:color="auto"/>
            </w:tcBorders>
            <w:hideMark/>
          </w:tcPr>
          <w:p w14:paraId="5C1165AE" w14:textId="77777777" w:rsidR="00246ADD" w:rsidRPr="00667575" w:rsidDel="00B258FF" w:rsidRDefault="00246ADD" w:rsidP="00A4208C">
            <w:pPr>
              <w:adjustRightInd w:val="0"/>
              <w:snapToGrid w:val="0"/>
              <w:rPr>
                <w:rFonts w:eastAsiaTheme="minorEastAsia"/>
                <w:iCs/>
                <w:color w:val="000000"/>
                <w:lang w:eastAsia="zh-CN"/>
              </w:rPr>
            </w:pPr>
            <w:r w:rsidRPr="00667575" w:rsidDel="00B258FF">
              <w:rPr>
                <w:rFonts w:eastAsiaTheme="minorEastAsia"/>
                <w:iCs/>
                <w:color w:val="000000"/>
                <w:lang w:eastAsia="zh-CN"/>
              </w:rPr>
              <w:t>EE processing</w:t>
            </w:r>
          </w:p>
        </w:tc>
        <w:tc>
          <w:tcPr>
            <w:tcW w:w="2673" w:type="dxa"/>
            <w:tcBorders>
              <w:top w:val="single" w:sz="4" w:space="0" w:color="auto"/>
              <w:left w:val="single" w:sz="4" w:space="0" w:color="auto"/>
              <w:bottom w:val="single" w:sz="4" w:space="0" w:color="auto"/>
              <w:right w:val="single" w:sz="4" w:space="0" w:color="auto"/>
            </w:tcBorders>
            <w:hideMark/>
          </w:tcPr>
          <w:p w14:paraId="2276AB2A" w14:textId="77777777" w:rsidR="00246ADD" w:rsidRPr="006030C0" w:rsidDel="00B258FF" w:rsidRDefault="00246ADD" w:rsidP="00A4208C">
            <w:pPr>
              <w:adjustRightInd w:val="0"/>
              <w:snapToGrid w:val="0"/>
              <w:rPr>
                <w:rFonts w:eastAsia="SimSun"/>
                <w:bCs/>
                <w:iCs/>
                <w:kern w:val="2"/>
                <w:szCs w:val="21"/>
                <w:lang w:eastAsia="zh-CN"/>
              </w:rPr>
            </w:pPr>
            <w:r w:rsidRPr="002E35CF">
              <w:rPr>
                <w:rFonts w:eastAsia="SimSun" w:hint="eastAsia"/>
                <w:bCs/>
                <w:iCs/>
                <w:kern w:val="2"/>
                <w:szCs w:val="21"/>
                <w:lang w:eastAsia="zh-CN"/>
              </w:rPr>
              <w:t>EE processing</w:t>
            </w:r>
            <w:r>
              <w:rPr>
                <w:rFonts w:eastAsia="SimSun" w:hint="eastAsia"/>
                <w:bCs/>
                <w:iCs/>
                <w:kern w:val="2"/>
                <w:szCs w:val="21"/>
                <w:lang w:eastAsia="zh-CN"/>
              </w:rPr>
              <w:t xml:space="preserve"> </w:t>
            </w:r>
          </w:p>
        </w:tc>
      </w:tr>
      <w:tr w:rsidR="00246ADD" w:rsidRPr="00667575" w:rsidDel="00B258FF" w14:paraId="05C3628D"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tcPr>
          <w:p w14:paraId="067BA0F3" w14:textId="77777777" w:rsidR="00246ADD" w:rsidRPr="00667575" w:rsidDel="00B258FF" w:rsidRDefault="00246ADD" w:rsidP="00A4208C">
            <w:pPr>
              <w:adjustRightInd w:val="0"/>
              <w:snapToGrid w:val="0"/>
              <w:rPr>
                <w:rFonts w:eastAsiaTheme="minorEastAsia"/>
                <w:color w:val="000000"/>
                <w:lang w:eastAsia="zh-CN"/>
              </w:rPr>
            </w:pPr>
            <w:r w:rsidRPr="00667575" w:rsidDel="00B258FF">
              <w:rPr>
                <w:rFonts w:eastAsiaTheme="minorEastAsia"/>
                <w:color w:val="000000"/>
                <w:lang w:eastAsia="zh-CN"/>
              </w:rPr>
              <w:t xml:space="preserve">Case </w:t>
            </w:r>
            <w:r>
              <w:rPr>
                <w:rFonts w:eastAsiaTheme="minorEastAsia" w:hint="eastAsia"/>
                <w:color w:val="000000"/>
                <w:lang w:eastAsia="zh-CN"/>
              </w:rPr>
              <w:t>2</w:t>
            </w:r>
            <w:r w:rsidRPr="00667575" w:rsidDel="00B258FF">
              <w:rPr>
                <w:rFonts w:eastAsiaTheme="minorEastAsia"/>
                <w:color w:val="000000"/>
                <w:lang w:eastAsia="zh-CN"/>
              </w:rPr>
              <w:t>-</w:t>
            </w:r>
            <w:r>
              <w:rPr>
                <w:rFonts w:eastAsiaTheme="minorEastAsia" w:hint="eastAsia"/>
                <w:color w:val="000000"/>
                <w:lang w:eastAsia="zh-CN"/>
              </w:rPr>
              <w:t>6</w:t>
            </w:r>
          </w:p>
        </w:tc>
        <w:tc>
          <w:tcPr>
            <w:tcW w:w="2551" w:type="dxa"/>
            <w:tcBorders>
              <w:top w:val="single" w:sz="4" w:space="0" w:color="auto"/>
              <w:left w:val="single" w:sz="4" w:space="0" w:color="auto"/>
              <w:bottom w:val="single" w:sz="4" w:space="0" w:color="auto"/>
              <w:right w:val="single" w:sz="4" w:space="0" w:color="auto"/>
            </w:tcBorders>
          </w:tcPr>
          <w:p w14:paraId="4FDA4D56" w14:textId="77777777" w:rsidR="00246ADD" w:rsidRPr="00667575" w:rsidDel="00B258FF" w:rsidRDefault="00246ADD" w:rsidP="00A4208C">
            <w:pPr>
              <w:adjustRightInd w:val="0"/>
              <w:snapToGrid w:val="0"/>
              <w:rPr>
                <w:rFonts w:eastAsiaTheme="minorEastAsia"/>
                <w:color w:val="000000"/>
                <w:lang w:eastAsia="zh-CN"/>
              </w:rPr>
            </w:pPr>
            <w:r w:rsidDel="00B258FF">
              <w:rPr>
                <w:rFonts w:eastAsiaTheme="minorEastAsia" w:hint="eastAsia"/>
                <w:color w:val="000000"/>
                <w:lang w:eastAsia="zh-CN"/>
              </w:rPr>
              <w:t>DL WUS</w:t>
            </w:r>
          </w:p>
        </w:tc>
        <w:tc>
          <w:tcPr>
            <w:tcW w:w="2551" w:type="dxa"/>
            <w:tcBorders>
              <w:top w:val="single" w:sz="4" w:space="0" w:color="auto"/>
              <w:left w:val="single" w:sz="4" w:space="0" w:color="auto"/>
              <w:bottom w:val="single" w:sz="4" w:space="0" w:color="auto"/>
              <w:right w:val="single" w:sz="4" w:space="0" w:color="auto"/>
            </w:tcBorders>
          </w:tcPr>
          <w:p w14:paraId="04D5CBE4" w14:textId="77777777" w:rsidR="00246ADD" w:rsidRPr="00667575" w:rsidDel="00B258FF" w:rsidRDefault="00246ADD" w:rsidP="00A4208C">
            <w:pPr>
              <w:adjustRightInd w:val="0"/>
              <w:snapToGrid w:val="0"/>
              <w:rPr>
                <w:rFonts w:eastAsiaTheme="minorEastAsia"/>
                <w:iCs/>
                <w:color w:val="000000"/>
                <w:lang w:eastAsia="zh-CN"/>
              </w:rPr>
            </w:pPr>
            <w:r w:rsidRPr="00667575" w:rsidDel="00B258FF">
              <w:rPr>
                <w:rFonts w:eastAsiaTheme="minorEastAsia"/>
                <w:iCs/>
                <w:color w:val="000000"/>
                <w:lang w:eastAsia="zh-CN"/>
              </w:rPr>
              <w:t>Non-EE processing</w:t>
            </w:r>
          </w:p>
        </w:tc>
        <w:tc>
          <w:tcPr>
            <w:tcW w:w="2673" w:type="dxa"/>
            <w:tcBorders>
              <w:top w:val="single" w:sz="4" w:space="0" w:color="auto"/>
              <w:left w:val="single" w:sz="4" w:space="0" w:color="auto"/>
              <w:bottom w:val="single" w:sz="4" w:space="0" w:color="auto"/>
              <w:right w:val="single" w:sz="4" w:space="0" w:color="auto"/>
            </w:tcBorders>
          </w:tcPr>
          <w:p w14:paraId="18FB8FAB" w14:textId="77777777" w:rsidR="00246ADD" w:rsidRPr="002E35CF" w:rsidRDefault="00246ADD" w:rsidP="00A4208C">
            <w:pPr>
              <w:adjustRightInd w:val="0"/>
              <w:snapToGrid w:val="0"/>
              <w:rPr>
                <w:rFonts w:eastAsia="SimSun"/>
                <w:bCs/>
                <w:iCs/>
                <w:kern w:val="2"/>
                <w:szCs w:val="21"/>
                <w:lang w:eastAsia="zh-CN"/>
              </w:rPr>
            </w:pPr>
            <w:r w:rsidRPr="002E35CF">
              <w:rPr>
                <w:rFonts w:eastAsia="SimSun" w:hint="eastAsia"/>
                <w:bCs/>
                <w:iCs/>
                <w:kern w:val="2"/>
                <w:szCs w:val="21"/>
                <w:lang w:eastAsia="zh-CN"/>
              </w:rPr>
              <w:t>non-EE processing</w:t>
            </w:r>
          </w:p>
        </w:tc>
      </w:tr>
      <w:tr w:rsidR="00246ADD" w:rsidRPr="00667575" w:rsidDel="00B258FF" w14:paraId="6CFA28C0"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tcPr>
          <w:p w14:paraId="33A85D04" w14:textId="77777777" w:rsidR="00246ADD" w:rsidRPr="00667575" w:rsidDel="00B258FF" w:rsidRDefault="00246ADD" w:rsidP="00A4208C">
            <w:pPr>
              <w:adjustRightInd w:val="0"/>
              <w:snapToGrid w:val="0"/>
              <w:rPr>
                <w:rFonts w:eastAsiaTheme="minorEastAsia"/>
                <w:color w:val="000000"/>
                <w:lang w:eastAsia="zh-CN"/>
              </w:rPr>
            </w:pPr>
            <w:r>
              <w:rPr>
                <w:rFonts w:eastAsiaTheme="minorEastAsia"/>
                <w:color w:val="000000"/>
                <w:lang w:eastAsia="zh-CN"/>
              </w:rPr>
              <w:t>C</w:t>
            </w:r>
            <w:r>
              <w:rPr>
                <w:rFonts w:eastAsiaTheme="minorEastAsia" w:hint="eastAsia"/>
                <w:color w:val="000000"/>
                <w:lang w:eastAsia="zh-CN"/>
              </w:rPr>
              <w:t>ase 2-7</w:t>
            </w:r>
          </w:p>
        </w:tc>
        <w:tc>
          <w:tcPr>
            <w:tcW w:w="2551" w:type="dxa"/>
            <w:tcBorders>
              <w:top w:val="single" w:sz="4" w:space="0" w:color="auto"/>
              <w:left w:val="single" w:sz="4" w:space="0" w:color="auto"/>
              <w:bottom w:val="single" w:sz="4" w:space="0" w:color="auto"/>
              <w:right w:val="single" w:sz="4" w:space="0" w:color="auto"/>
            </w:tcBorders>
          </w:tcPr>
          <w:p w14:paraId="5D053938" w14:textId="77777777" w:rsidR="00246ADD" w:rsidRPr="00667575" w:rsidDel="00B258FF" w:rsidRDefault="00246ADD" w:rsidP="00A4208C">
            <w:pPr>
              <w:adjustRightInd w:val="0"/>
              <w:snapToGrid w:val="0"/>
              <w:rPr>
                <w:rFonts w:eastAsiaTheme="minorEastAsia"/>
                <w:color w:val="000000"/>
                <w:lang w:eastAsia="zh-CN"/>
              </w:rPr>
            </w:pPr>
            <w:r w:rsidDel="00B258FF">
              <w:rPr>
                <w:rFonts w:eastAsiaTheme="minorEastAsia" w:hint="eastAsia"/>
                <w:color w:val="000000"/>
                <w:lang w:eastAsia="zh-CN"/>
              </w:rPr>
              <w:t>DL WUS</w:t>
            </w:r>
          </w:p>
        </w:tc>
        <w:tc>
          <w:tcPr>
            <w:tcW w:w="2551" w:type="dxa"/>
            <w:tcBorders>
              <w:top w:val="single" w:sz="4" w:space="0" w:color="auto"/>
              <w:left w:val="single" w:sz="4" w:space="0" w:color="auto"/>
              <w:bottom w:val="single" w:sz="4" w:space="0" w:color="auto"/>
              <w:right w:val="single" w:sz="4" w:space="0" w:color="auto"/>
            </w:tcBorders>
          </w:tcPr>
          <w:p w14:paraId="2C710039" w14:textId="77777777" w:rsidR="00246ADD" w:rsidRPr="00667575" w:rsidDel="00B258FF" w:rsidRDefault="00246ADD" w:rsidP="00A4208C">
            <w:pPr>
              <w:adjustRightInd w:val="0"/>
              <w:snapToGrid w:val="0"/>
              <w:rPr>
                <w:rFonts w:eastAsiaTheme="minorEastAsia"/>
                <w:iCs/>
                <w:color w:val="000000"/>
                <w:lang w:eastAsia="zh-CN"/>
              </w:rPr>
            </w:pPr>
            <w:r w:rsidRPr="00906159">
              <w:t>EE processing</w:t>
            </w:r>
          </w:p>
        </w:tc>
        <w:tc>
          <w:tcPr>
            <w:tcW w:w="2673" w:type="dxa"/>
            <w:tcBorders>
              <w:top w:val="single" w:sz="4" w:space="0" w:color="auto"/>
              <w:left w:val="single" w:sz="4" w:space="0" w:color="auto"/>
              <w:bottom w:val="single" w:sz="4" w:space="0" w:color="auto"/>
              <w:right w:val="single" w:sz="4" w:space="0" w:color="auto"/>
            </w:tcBorders>
          </w:tcPr>
          <w:p w14:paraId="06224D3F" w14:textId="77777777" w:rsidR="00246ADD" w:rsidRPr="002E35CF" w:rsidRDefault="00246ADD" w:rsidP="00A4208C">
            <w:pPr>
              <w:adjustRightInd w:val="0"/>
              <w:snapToGrid w:val="0"/>
              <w:rPr>
                <w:rFonts w:eastAsia="SimSun"/>
                <w:bCs/>
                <w:iCs/>
                <w:kern w:val="2"/>
                <w:szCs w:val="21"/>
                <w:lang w:eastAsia="zh-CN"/>
              </w:rPr>
            </w:pPr>
            <w:r>
              <w:rPr>
                <w:rFonts w:eastAsiaTheme="minorEastAsia"/>
                <w:lang w:eastAsia="zh-CN"/>
              </w:rPr>
              <w:t>N</w:t>
            </w:r>
            <w:r>
              <w:rPr>
                <w:rFonts w:eastAsiaTheme="minorEastAsia" w:hint="eastAsia"/>
                <w:lang w:eastAsia="zh-CN"/>
              </w:rPr>
              <w:t>on-</w:t>
            </w:r>
            <w:r w:rsidRPr="00906159">
              <w:t xml:space="preserve">EE processing </w:t>
            </w:r>
          </w:p>
        </w:tc>
      </w:tr>
      <w:tr w:rsidR="00246ADD" w:rsidRPr="00667575" w:rsidDel="00B258FF" w14:paraId="03FFCA4A" w14:textId="77777777" w:rsidTr="00A4208C">
        <w:trPr>
          <w:trHeight w:val="544"/>
          <w:jc w:val="center"/>
        </w:trPr>
        <w:tc>
          <w:tcPr>
            <w:tcW w:w="1276" w:type="dxa"/>
            <w:tcBorders>
              <w:top w:val="single" w:sz="4" w:space="0" w:color="auto"/>
              <w:left w:val="single" w:sz="4" w:space="0" w:color="auto"/>
              <w:bottom w:val="single" w:sz="4" w:space="0" w:color="auto"/>
              <w:right w:val="single" w:sz="4" w:space="0" w:color="auto"/>
            </w:tcBorders>
          </w:tcPr>
          <w:p w14:paraId="53FA36CC" w14:textId="77777777" w:rsidR="00246ADD" w:rsidRDefault="00246ADD" w:rsidP="00A4208C">
            <w:pPr>
              <w:adjustRightInd w:val="0"/>
              <w:snapToGrid w:val="0"/>
              <w:rPr>
                <w:rFonts w:eastAsiaTheme="minorEastAsia"/>
                <w:color w:val="000000"/>
                <w:lang w:eastAsia="zh-CN"/>
              </w:rPr>
            </w:pPr>
            <w:r w:rsidRPr="00667575" w:rsidDel="00B258FF">
              <w:rPr>
                <w:rFonts w:eastAsiaTheme="minorEastAsia"/>
                <w:color w:val="000000"/>
                <w:lang w:eastAsia="zh-CN"/>
              </w:rPr>
              <w:t xml:space="preserve">Case </w:t>
            </w:r>
            <w:r>
              <w:rPr>
                <w:rFonts w:eastAsiaTheme="minorEastAsia" w:hint="eastAsia"/>
                <w:color w:val="000000"/>
                <w:lang w:eastAsia="zh-CN"/>
              </w:rPr>
              <w:t>2</w:t>
            </w:r>
            <w:r w:rsidRPr="00667575" w:rsidDel="00B258FF">
              <w:rPr>
                <w:rFonts w:eastAsiaTheme="minorEastAsia"/>
                <w:color w:val="000000"/>
                <w:lang w:eastAsia="zh-CN"/>
              </w:rPr>
              <w:t>-</w:t>
            </w:r>
            <w:r>
              <w:rPr>
                <w:rFonts w:eastAsiaTheme="minorEastAsia" w:hint="eastAsia"/>
                <w:color w:val="000000"/>
                <w:lang w:eastAsia="zh-CN"/>
              </w:rPr>
              <w:t>8</w:t>
            </w:r>
          </w:p>
        </w:tc>
        <w:tc>
          <w:tcPr>
            <w:tcW w:w="2551" w:type="dxa"/>
            <w:tcBorders>
              <w:top w:val="single" w:sz="4" w:space="0" w:color="auto"/>
              <w:left w:val="single" w:sz="4" w:space="0" w:color="auto"/>
              <w:bottom w:val="single" w:sz="4" w:space="0" w:color="auto"/>
              <w:right w:val="single" w:sz="4" w:space="0" w:color="auto"/>
            </w:tcBorders>
          </w:tcPr>
          <w:p w14:paraId="4115236D" w14:textId="77777777" w:rsidR="00246ADD" w:rsidRDefault="00246ADD" w:rsidP="00A4208C">
            <w:pPr>
              <w:adjustRightInd w:val="0"/>
              <w:snapToGrid w:val="0"/>
              <w:rPr>
                <w:rFonts w:eastAsiaTheme="minorEastAsia"/>
                <w:color w:val="000000"/>
                <w:lang w:eastAsia="zh-CN"/>
              </w:rPr>
            </w:pPr>
            <w:r w:rsidDel="00B258FF">
              <w:rPr>
                <w:rFonts w:eastAsiaTheme="minorEastAsia" w:hint="eastAsia"/>
                <w:color w:val="000000"/>
                <w:lang w:eastAsia="zh-CN"/>
              </w:rPr>
              <w:t>DL WUS</w:t>
            </w:r>
          </w:p>
        </w:tc>
        <w:tc>
          <w:tcPr>
            <w:tcW w:w="2551" w:type="dxa"/>
            <w:tcBorders>
              <w:top w:val="single" w:sz="4" w:space="0" w:color="auto"/>
              <w:left w:val="single" w:sz="4" w:space="0" w:color="auto"/>
              <w:bottom w:val="single" w:sz="4" w:space="0" w:color="auto"/>
              <w:right w:val="single" w:sz="4" w:space="0" w:color="auto"/>
            </w:tcBorders>
          </w:tcPr>
          <w:p w14:paraId="62FCD4FA" w14:textId="77777777" w:rsidR="00246ADD" w:rsidRPr="00906159" w:rsidRDefault="00246ADD" w:rsidP="00A4208C">
            <w:pPr>
              <w:adjustRightInd w:val="0"/>
              <w:snapToGrid w:val="0"/>
            </w:pPr>
            <w:r w:rsidRPr="00667575" w:rsidDel="00B258FF">
              <w:rPr>
                <w:rFonts w:eastAsiaTheme="minorEastAsia"/>
                <w:iCs/>
                <w:color w:val="000000"/>
                <w:lang w:eastAsia="zh-CN"/>
              </w:rPr>
              <w:t>EE processing</w:t>
            </w:r>
          </w:p>
        </w:tc>
        <w:tc>
          <w:tcPr>
            <w:tcW w:w="2673" w:type="dxa"/>
            <w:tcBorders>
              <w:top w:val="single" w:sz="4" w:space="0" w:color="auto"/>
              <w:left w:val="single" w:sz="4" w:space="0" w:color="auto"/>
              <w:bottom w:val="single" w:sz="4" w:space="0" w:color="auto"/>
              <w:right w:val="single" w:sz="4" w:space="0" w:color="auto"/>
            </w:tcBorders>
          </w:tcPr>
          <w:p w14:paraId="1883667F" w14:textId="77777777" w:rsidR="00246ADD" w:rsidRDefault="00246ADD" w:rsidP="00A4208C">
            <w:pPr>
              <w:adjustRightInd w:val="0"/>
              <w:snapToGrid w:val="0"/>
              <w:rPr>
                <w:rFonts w:eastAsiaTheme="minorEastAsia"/>
                <w:lang w:eastAsia="zh-CN"/>
              </w:rPr>
            </w:pPr>
            <w:r w:rsidRPr="002E35CF">
              <w:rPr>
                <w:rFonts w:eastAsia="SimSun" w:hint="eastAsia"/>
                <w:bCs/>
                <w:iCs/>
                <w:kern w:val="2"/>
                <w:szCs w:val="21"/>
                <w:lang w:eastAsia="zh-CN"/>
              </w:rPr>
              <w:t>EE processing</w:t>
            </w:r>
            <w:r>
              <w:rPr>
                <w:rFonts w:eastAsia="SimSun" w:hint="eastAsia"/>
                <w:bCs/>
                <w:iCs/>
                <w:kern w:val="2"/>
                <w:szCs w:val="21"/>
                <w:lang w:eastAsia="zh-CN"/>
              </w:rPr>
              <w:t xml:space="preserve"> </w:t>
            </w:r>
          </w:p>
        </w:tc>
      </w:tr>
    </w:tbl>
    <w:p w14:paraId="07003C8C" w14:textId="77777777" w:rsidR="00246ADD" w:rsidRDefault="00246ADD" w:rsidP="00246ADD">
      <w:pPr>
        <w:spacing w:before="120"/>
        <w:rPr>
          <w:rFonts w:eastAsia="SimSun"/>
          <w:bCs/>
          <w:iCs/>
          <w:sz w:val="18"/>
          <w:szCs w:val="20"/>
          <w:lang w:eastAsia="zh-CN"/>
        </w:rPr>
      </w:pPr>
      <w:r>
        <w:rPr>
          <w:rFonts w:eastAsia="SimSun"/>
          <w:bCs/>
          <w:iCs/>
          <w:sz w:val="18"/>
          <w:szCs w:val="20"/>
          <w:lang w:eastAsia="zh-CN"/>
        </w:rPr>
        <w:t>Note</w:t>
      </w:r>
      <w:r>
        <w:rPr>
          <w:rFonts w:eastAsia="SimSun" w:hint="eastAsia"/>
          <w:bCs/>
          <w:iCs/>
          <w:sz w:val="18"/>
          <w:szCs w:val="20"/>
          <w:lang w:eastAsia="zh-CN"/>
        </w:rPr>
        <w:t xml:space="preserve"> 1</w:t>
      </w:r>
      <w:r>
        <w:rPr>
          <w:rFonts w:eastAsia="SimSun"/>
          <w:bCs/>
          <w:iCs/>
          <w:sz w:val="18"/>
          <w:szCs w:val="20"/>
          <w:lang w:eastAsia="zh-CN"/>
        </w:rPr>
        <w:t xml:space="preserve">: </w:t>
      </w:r>
      <w:proofErr w:type="spellStart"/>
      <w:r>
        <w:rPr>
          <w:rFonts w:eastAsia="SimSun"/>
          <w:bCs/>
          <w:iCs/>
          <w:sz w:val="18"/>
          <w:szCs w:val="20"/>
          <w:lang w:eastAsia="zh-CN"/>
        </w:rPr>
        <w:t>Neighboring</w:t>
      </w:r>
      <w:proofErr w:type="spellEnd"/>
      <w:r>
        <w:rPr>
          <w:rFonts w:eastAsia="SimSun"/>
          <w:bCs/>
          <w:iCs/>
          <w:sz w:val="18"/>
          <w:szCs w:val="20"/>
          <w:lang w:eastAsia="zh-CN"/>
        </w:rPr>
        <w:t xml:space="preserve"> cell RRM measurement includes at least intra-frequency measurement, inter-frequency measurement is up to company report. How </w:t>
      </w:r>
      <w:proofErr w:type="spellStart"/>
      <w:r>
        <w:rPr>
          <w:rFonts w:eastAsia="SimSun"/>
          <w:bCs/>
          <w:iCs/>
          <w:sz w:val="18"/>
          <w:szCs w:val="20"/>
          <w:lang w:eastAsia="zh-CN"/>
        </w:rPr>
        <w:t>neighboring</w:t>
      </w:r>
      <w:proofErr w:type="spellEnd"/>
      <w:r>
        <w:rPr>
          <w:rFonts w:eastAsia="SimSun"/>
          <w:bCs/>
          <w:iCs/>
          <w:sz w:val="18"/>
          <w:szCs w:val="20"/>
          <w:lang w:eastAsia="zh-CN"/>
        </w:rPr>
        <w:t xml:space="preserve"> cell RRM measurement is performed by EE processing is up to companies’ report, including power consumption.</w:t>
      </w:r>
      <w:r>
        <w:rPr>
          <w:rFonts w:eastAsia="SimSun" w:hint="eastAsia"/>
          <w:bCs/>
          <w:iCs/>
          <w:sz w:val="18"/>
          <w:szCs w:val="20"/>
          <w:lang w:eastAsia="zh-CN"/>
        </w:rPr>
        <w:t xml:space="preserve"> </w:t>
      </w:r>
      <w:r w:rsidRPr="00746088">
        <w:rPr>
          <w:rFonts w:eastAsia="SimSun"/>
          <w:bCs/>
          <w:iCs/>
          <w:sz w:val="18"/>
          <w:szCs w:val="20"/>
          <w:lang w:eastAsia="zh-CN"/>
        </w:rPr>
        <w:t>L1 measurement is up to companies’ report.</w:t>
      </w:r>
    </w:p>
    <w:p w14:paraId="2F1F7B29" w14:textId="77777777" w:rsidR="00246ADD" w:rsidRPr="00746088" w:rsidRDefault="00246ADD" w:rsidP="00246ADD">
      <w:pPr>
        <w:spacing w:before="120"/>
        <w:rPr>
          <w:rFonts w:eastAsia="SimSun"/>
          <w:bCs/>
          <w:iCs/>
          <w:sz w:val="18"/>
          <w:szCs w:val="20"/>
          <w:lang w:eastAsia="zh-CN"/>
        </w:rPr>
      </w:pPr>
      <w:r>
        <w:rPr>
          <w:rFonts w:eastAsia="SimSun"/>
          <w:bCs/>
          <w:iCs/>
          <w:sz w:val="18"/>
          <w:szCs w:val="20"/>
          <w:lang w:eastAsia="zh-CN"/>
        </w:rPr>
        <w:t>Note</w:t>
      </w:r>
      <w:r>
        <w:rPr>
          <w:rFonts w:eastAsia="SimSun" w:hint="eastAsia"/>
          <w:bCs/>
          <w:iCs/>
          <w:sz w:val="18"/>
          <w:szCs w:val="20"/>
          <w:lang w:eastAsia="zh-CN"/>
        </w:rPr>
        <w:t xml:space="preserve"> 2</w:t>
      </w:r>
      <w:r>
        <w:rPr>
          <w:rFonts w:eastAsia="SimSun"/>
          <w:bCs/>
          <w:iCs/>
          <w:sz w:val="18"/>
          <w:szCs w:val="20"/>
          <w:lang w:eastAsia="zh-CN"/>
        </w:rPr>
        <w:t xml:space="preserve">: </w:t>
      </w:r>
      <w:r>
        <w:rPr>
          <w:rFonts w:eastAsia="SimSun" w:hint="eastAsia"/>
          <w:bCs/>
          <w:iCs/>
          <w:sz w:val="18"/>
          <w:szCs w:val="20"/>
          <w:lang w:eastAsia="zh-CN"/>
        </w:rPr>
        <w:t xml:space="preserve">For traffic, FTP, XR, IM </w:t>
      </w:r>
      <w:r>
        <w:rPr>
          <w:rFonts w:eastAsia="SimSun"/>
          <w:bCs/>
          <w:iCs/>
          <w:sz w:val="18"/>
          <w:szCs w:val="20"/>
          <w:lang w:eastAsia="zh-CN"/>
        </w:rPr>
        <w:t>c</w:t>
      </w:r>
      <w:r>
        <w:rPr>
          <w:rFonts w:eastAsia="SimSun" w:hint="eastAsia"/>
          <w:bCs/>
          <w:iCs/>
          <w:sz w:val="18"/>
          <w:szCs w:val="20"/>
          <w:lang w:eastAsia="zh-CN"/>
        </w:rPr>
        <w:t xml:space="preserve">an be </w:t>
      </w:r>
      <w:r>
        <w:rPr>
          <w:rFonts w:eastAsia="SimSun"/>
          <w:bCs/>
          <w:iCs/>
          <w:sz w:val="18"/>
          <w:szCs w:val="20"/>
          <w:lang w:eastAsia="zh-CN"/>
        </w:rPr>
        <w:t>evaluated</w:t>
      </w:r>
      <w:r>
        <w:rPr>
          <w:rFonts w:eastAsia="SimSun" w:hint="eastAsia"/>
          <w:bCs/>
          <w:iCs/>
          <w:sz w:val="18"/>
          <w:szCs w:val="20"/>
          <w:lang w:eastAsia="zh-CN"/>
        </w:rPr>
        <w:t xml:space="preserve"> and traffic </w:t>
      </w:r>
      <w:proofErr w:type="spellStart"/>
      <w:r>
        <w:rPr>
          <w:rFonts w:eastAsia="SimSun" w:hint="eastAsia"/>
          <w:bCs/>
          <w:iCs/>
          <w:sz w:val="18"/>
          <w:szCs w:val="20"/>
          <w:lang w:eastAsia="zh-CN"/>
        </w:rPr>
        <w:t>arrvival</w:t>
      </w:r>
      <w:proofErr w:type="spellEnd"/>
      <w:r>
        <w:rPr>
          <w:rFonts w:eastAsia="SimSun" w:hint="eastAsia"/>
          <w:bCs/>
          <w:iCs/>
          <w:sz w:val="18"/>
          <w:szCs w:val="20"/>
          <w:lang w:eastAsia="zh-CN"/>
        </w:rPr>
        <w:t xml:space="preserve"> rate is up to companies</w:t>
      </w:r>
      <w:r>
        <w:rPr>
          <w:rFonts w:eastAsia="SimSun"/>
          <w:bCs/>
          <w:iCs/>
          <w:sz w:val="18"/>
          <w:szCs w:val="20"/>
          <w:lang w:eastAsia="zh-CN"/>
        </w:rPr>
        <w:t>’</w:t>
      </w:r>
      <w:r>
        <w:rPr>
          <w:rFonts w:eastAsia="SimSun" w:hint="eastAsia"/>
          <w:bCs/>
          <w:iCs/>
          <w:sz w:val="18"/>
          <w:szCs w:val="20"/>
          <w:lang w:eastAsia="zh-CN"/>
        </w:rPr>
        <w:t xml:space="preserve"> report</w:t>
      </w:r>
    </w:p>
    <w:p w14:paraId="65C4A57D" w14:textId="77777777" w:rsidR="00246ADD" w:rsidRDefault="00246ADD" w:rsidP="00246ADD">
      <w:pPr>
        <w:spacing w:before="120"/>
        <w:rPr>
          <w:rFonts w:eastAsia="SimSun"/>
          <w:bCs/>
          <w:iCs/>
          <w:sz w:val="18"/>
          <w:szCs w:val="20"/>
          <w:lang w:eastAsia="zh-CN"/>
        </w:rPr>
      </w:pPr>
      <w:r>
        <w:rPr>
          <w:rFonts w:eastAsia="SimSun"/>
          <w:bCs/>
          <w:iCs/>
          <w:sz w:val="18"/>
          <w:szCs w:val="20"/>
          <w:lang w:eastAsia="zh-CN"/>
        </w:rPr>
        <w:t>Note</w:t>
      </w:r>
      <w:r>
        <w:rPr>
          <w:rFonts w:eastAsia="SimSun" w:hint="eastAsia"/>
          <w:bCs/>
          <w:iCs/>
          <w:sz w:val="18"/>
          <w:szCs w:val="20"/>
          <w:lang w:eastAsia="zh-CN"/>
        </w:rPr>
        <w:t xml:space="preserve"> 3</w:t>
      </w:r>
      <w:r>
        <w:rPr>
          <w:rFonts w:eastAsia="SimSun"/>
          <w:bCs/>
          <w:iCs/>
          <w:sz w:val="18"/>
          <w:szCs w:val="20"/>
          <w:lang w:eastAsia="zh-CN"/>
        </w:rPr>
        <w:t>: Assumed sleep state is up to company report.</w:t>
      </w:r>
    </w:p>
    <w:p w14:paraId="440DA532" w14:textId="77777777" w:rsidR="00246ADD" w:rsidRDefault="00246ADD" w:rsidP="00246ADD">
      <w:pPr>
        <w:spacing w:before="120"/>
        <w:rPr>
          <w:rFonts w:eastAsia="SimSun"/>
          <w:bCs/>
          <w:iCs/>
          <w:sz w:val="18"/>
          <w:szCs w:val="20"/>
          <w:lang w:eastAsia="zh-CN"/>
        </w:rPr>
      </w:pPr>
      <w:r>
        <w:rPr>
          <w:rFonts w:eastAsia="SimSun" w:hint="eastAsia"/>
          <w:bCs/>
          <w:iCs/>
          <w:sz w:val="18"/>
          <w:szCs w:val="20"/>
          <w:lang w:eastAsia="zh-CN"/>
        </w:rPr>
        <w:t>Note 4: In this evaluation, n</w:t>
      </w:r>
      <w:r>
        <w:rPr>
          <w:rFonts w:eastAsia="SimSun"/>
          <w:bCs/>
          <w:iCs/>
          <w:sz w:val="18"/>
          <w:szCs w:val="20"/>
          <w:lang w:eastAsia="zh-CN"/>
        </w:rPr>
        <w:t>o further power scaling based on the number of occupied SSB symbols within a slot</w:t>
      </w:r>
      <w:r>
        <w:rPr>
          <w:rFonts w:eastAsia="SimSun" w:hint="eastAsia"/>
          <w:bCs/>
          <w:iCs/>
          <w:sz w:val="18"/>
          <w:szCs w:val="20"/>
          <w:lang w:eastAsia="zh-CN"/>
        </w:rPr>
        <w:t xml:space="preserve"> for the measurement by EE processing</w:t>
      </w:r>
    </w:p>
    <w:p w14:paraId="5A874182" w14:textId="77777777" w:rsidR="00246ADD" w:rsidRDefault="00246ADD" w:rsidP="00246ADD">
      <w:pPr>
        <w:spacing w:before="120"/>
        <w:rPr>
          <w:rFonts w:eastAsia="SimSun"/>
          <w:bCs/>
          <w:iCs/>
          <w:sz w:val="18"/>
          <w:szCs w:val="20"/>
          <w:lang w:eastAsia="zh-CN"/>
        </w:rPr>
      </w:pPr>
      <w:r>
        <w:rPr>
          <w:rFonts w:eastAsia="SimSun" w:hint="eastAsia"/>
          <w:bCs/>
          <w:iCs/>
          <w:sz w:val="18"/>
          <w:szCs w:val="20"/>
          <w:lang w:eastAsia="zh-CN"/>
        </w:rPr>
        <w:t xml:space="preserve">Note 5: If RLM/RRM measurement is not evaluated, please report. </w:t>
      </w:r>
    </w:p>
    <w:p w14:paraId="11E909F9" w14:textId="77777777" w:rsidR="00246ADD" w:rsidRPr="006C6177" w:rsidRDefault="00246ADD" w:rsidP="00246ADD">
      <w:pPr>
        <w:spacing w:before="120"/>
        <w:rPr>
          <w:rFonts w:eastAsia="SimSun"/>
          <w:bCs/>
          <w:iCs/>
          <w:sz w:val="18"/>
          <w:szCs w:val="20"/>
          <w:lang w:eastAsia="zh-CN"/>
        </w:rPr>
      </w:pPr>
      <w:r w:rsidRPr="006C6177">
        <w:rPr>
          <w:rFonts w:eastAsia="SimSun" w:hint="eastAsia"/>
          <w:bCs/>
          <w:iCs/>
          <w:sz w:val="18"/>
          <w:szCs w:val="20"/>
          <w:lang w:eastAsia="zh-CN"/>
        </w:rPr>
        <w:t>Note</w:t>
      </w:r>
      <w:r>
        <w:rPr>
          <w:rFonts w:eastAsia="SimSun" w:hint="eastAsia"/>
          <w:bCs/>
          <w:iCs/>
          <w:sz w:val="18"/>
          <w:szCs w:val="20"/>
          <w:lang w:eastAsia="zh-CN"/>
        </w:rPr>
        <w:t xml:space="preserve"> 6</w:t>
      </w:r>
      <w:r w:rsidRPr="006C6177">
        <w:rPr>
          <w:rFonts w:eastAsia="SimSun" w:hint="eastAsia"/>
          <w:bCs/>
          <w:iCs/>
          <w:sz w:val="18"/>
          <w:szCs w:val="20"/>
          <w:lang w:eastAsia="zh-CN"/>
        </w:rPr>
        <w:t>: it</w:t>
      </w:r>
      <w:r w:rsidRPr="006C6177">
        <w:rPr>
          <w:rFonts w:eastAsia="SimSun"/>
          <w:bCs/>
          <w:iCs/>
          <w:sz w:val="18"/>
          <w:szCs w:val="20"/>
          <w:lang w:eastAsia="zh-CN"/>
        </w:rPr>
        <w:t>’</w:t>
      </w:r>
      <w:r w:rsidRPr="006C6177">
        <w:rPr>
          <w:rFonts w:eastAsia="SimSun" w:hint="eastAsia"/>
          <w:bCs/>
          <w:iCs/>
          <w:sz w:val="18"/>
          <w:szCs w:val="20"/>
          <w:lang w:eastAsia="zh-CN"/>
        </w:rPr>
        <w:t>s up to companies</w:t>
      </w:r>
      <w:r w:rsidRPr="006C6177">
        <w:rPr>
          <w:rFonts w:eastAsia="SimSun"/>
          <w:bCs/>
          <w:iCs/>
          <w:sz w:val="18"/>
          <w:szCs w:val="20"/>
          <w:lang w:eastAsia="zh-CN"/>
        </w:rPr>
        <w:t>’</w:t>
      </w:r>
      <w:r w:rsidRPr="006C6177">
        <w:rPr>
          <w:rFonts w:eastAsia="SimSun" w:hint="eastAsia"/>
          <w:bCs/>
          <w:iCs/>
          <w:sz w:val="18"/>
          <w:szCs w:val="20"/>
          <w:lang w:eastAsia="zh-CN"/>
        </w:rPr>
        <w:t xml:space="preserve"> report how the evaluated C-DRX different from NR C-DRX</w:t>
      </w:r>
    </w:p>
    <w:p w14:paraId="34303E98" w14:textId="77777777" w:rsidR="00246ADD" w:rsidRPr="006C6177" w:rsidRDefault="00246ADD" w:rsidP="00246ADD">
      <w:pPr>
        <w:spacing w:before="120"/>
        <w:rPr>
          <w:rFonts w:eastAsia="SimSun"/>
          <w:bCs/>
          <w:iCs/>
          <w:sz w:val="18"/>
          <w:szCs w:val="20"/>
          <w:lang w:eastAsia="zh-CN"/>
        </w:rPr>
      </w:pPr>
      <w:r w:rsidRPr="006C6177">
        <w:rPr>
          <w:rFonts w:eastAsia="SimSun" w:hint="eastAsia"/>
          <w:bCs/>
          <w:iCs/>
          <w:sz w:val="18"/>
          <w:szCs w:val="20"/>
          <w:lang w:eastAsia="zh-CN"/>
        </w:rPr>
        <w:t>Note</w:t>
      </w:r>
      <w:r>
        <w:rPr>
          <w:rFonts w:eastAsia="SimSun" w:hint="eastAsia"/>
          <w:bCs/>
          <w:iCs/>
          <w:sz w:val="18"/>
          <w:szCs w:val="20"/>
          <w:lang w:eastAsia="zh-CN"/>
        </w:rPr>
        <w:t xml:space="preserve"> 7:</w:t>
      </w:r>
      <w:r w:rsidRPr="006C6177">
        <w:rPr>
          <w:rFonts w:eastAsia="SimSun" w:hint="eastAsia"/>
          <w:bCs/>
          <w:iCs/>
          <w:sz w:val="18"/>
          <w:szCs w:val="20"/>
          <w:lang w:eastAsia="zh-CN"/>
        </w:rPr>
        <w:t xml:space="preserve"> it</w:t>
      </w:r>
      <w:r w:rsidRPr="006C6177">
        <w:rPr>
          <w:rFonts w:eastAsia="SimSun"/>
          <w:bCs/>
          <w:iCs/>
          <w:sz w:val="18"/>
          <w:szCs w:val="20"/>
          <w:lang w:eastAsia="zh-CN"/>
        </w:rPr>
        <w:t>’</w:t>
      </w:r>
      <w:r w:rsidRPr="006C6177">
        <w:rPr>
          <w:rFonts w:eastAsia="SimSun" w:hint="eastAsia"/>
          <w:bCs/>
          <w:iCs/>
          <w:sz w:val="18"/>
          <w:szCs w:val="20"/>
          <w:lang w:eastAsia="zh-CN"/>
        </w:rPr>
        <w:t>s up to companies</w:t>
      </w:r>
      <w:r w:rsidRPr="006C6177">
        <w:rPr>
          <w:rFonts w:eastAsia="SimSun"/>
          <w:bCs/>
          <w:iCs/>
          <w:sz w:val="18"/>
          <w:szCs w:val="20"/>
          <w:lang w:eastAsia="zh-CN"/>
        </w:rPr>
        <w:t>’</w:t>
      </w:r>
      <w:r w:rsidRPr="006C6177">
        <w:rPr>
          <w:rFonts w:eastAsia="SimSun" w:hint="eastAsia"/>
          <w:bCs/>
          <w:iCs/>
          <w:sz w:val="18"/>
          <w:szCs w:val="20"/>
          <w:lang w:eastAsia="zh-CN"/>
        </w:rPr>
        <w:t xml:space="preserve"> report</w:t>
      </w:r>
      <w:r w:rsidRPr="006C6177">
        <w:rPr>
          <w:rFonts w:eastAsia="SimSun"/>
          <w:bCs/>
          <w:iCs/>
          <w:sz w:val="18"/>
          <w:szCs w:val="20"/>
          <w:lang w:eastAsia="zh-CN"/>
        </w:rPr>
        <w:t xml:space="preserve"> how the evaluated </w:t>
      </w:r>
      <w:r w:rsidRPr="006C6177">
        <w:rPr>
          <w:rFonts w:eastAsia="SimSun" w:hint="eastAsia"/>
          <w:bCs/>
          <w:iCs/>
          <w:sz w:val="18"/>
          <w:szCs w:val="20"/>
          <w:lang w:eastAsia="zh-CN"/>
        </w:rPr>
        <w:t>DCP</w:t>
      </w:r>
      <w:r w:rsidRPr="006C6177">
        <w:rPr>
          <w:rFonts w:eastAsia="SimSun"/>
          <w:bCs/>
          <w:iCs/>
          <w:sz w:val="18"/>
          <w:szCs w:val="20"/>
          <w:lang w:eastAsia="zh-CN"/>
        </w:rPr>
        <w:t xml:space="preserve"> different from </w:t>
      </w:r>
      <w:r w:rsidRPr="006C6177">
        <w:rPr>
          <w:rFonts w:eastAsia="SimSun" w:hint="eastAsia"/>
          <w:bCs/>
          <w:iCs/>
          <w:sz w:val="18"/>
          <w:szCs w:val="20"/>
          <w:lang w:eastAsia="zh-CN"/>
        </w:rPr>
        <w:t>NR DCP</w:t>
      </w:r>
    </w:p>
    <w:p w14:paraId="39DE1C58" w14:textId="77777777" w:rsidR="00246ADD" w:rsidRPr="006C6177" w:rsidRDefault="00246ADD" w:rsidP="00246ADD">
      <w:pPr>
        <w:spacing w:before="120"/>
        <w:rPr>
          <w:rFonts w:eastAsia="SimSun"/>
          <w:bCs/>
          <w:iCs/>
          <w:sz w:val="18"/>
          <w:szCs w:val="20"/>
          <w:lang w:eastAsia="zh-CN"/>
        </w:rPr>
      </w:pPr>
      <w:r w:rsidRPr="006C6177">
        <w:rPr>
          <w:rFonts w:eastAsia="SimSun" w:hint="eastAsia"/>
          <w:bCs/>
          <w:iCs/>
          <w:sz w:val="18"/>
          <w:szCs w:val="20"/>
          <w:lang w:eastAsia="zh-CN"/>
        </w:rPr>
        <w:lastRenderedPageBreak/>
        <w:t>Note</w:t>
      </w:r>
      <w:r>
        <w:rPr>
          <w:rFonts w:eastAsia="SimSun" w:hint="eastAsia"/>
          <w:bCs/>
          <w:iCs/>
          <w:sz w:val="18"/>
          <w:szCs w:val="20"/>
          <w:lang w:eastAsia="zh-CN"/>
        </w:rPr>
        <w:t xml:space="preserve"> 8</w:t>
      </w:r>
      <w:r w:rsidRPr="006C6177">
        <w:rPr>
          <w:rFonts w:eastAsia="SimSun" w:hint="eastAsia"/>
          <w:bCs/>
          <w:iCs/>
          <w:sz w:val="18"/>
          <w:szCs w:val="20"/>
          <w:lang w:eastAsia="zh-CN"/>
        </w:rPr>
        <w:t xml:space="preserve">: when comparing different cases, companies are encouraged to at least consider </w:t>
      </w:r>
      <w:r w:rsidRPr="006C6177">
        <w:rPr>
          <w:rFonts w:eastAsia="SimSun"/>
          <w:bCs/>
          <w:iCs/>
          <w:sz w:val="18"/>
          <w:szCs w:val="20"/>
          <w:lang w:eastAsia="zh-CN"/>
        </w:rPr>
        <w:t xml:space="preserve">the </w:t>
      </w:r>
      <w:r w:rsidRPr="006C6177">
        <w:rPr>
          <w:rFonts w:eastAsia="SimSun" w:hint="eastAsia"/>
          <w:bCs/>
          <w:iCs/>
          <w:sz w:val="18"/>
          <w:szCs w:val="20"/>
          <w:lang w:eastAsia="zh-CN"/>
        </w:rPr>
        <w:t xml:space="preserve">same </w:t>
      </w:r>
      <w:r w:rsidRPr="006C6177">
        <w:rPr>
          <w:rFonts w:eastAsia="SimSun"/>
          <w:bCs/>
          <w:iCs/>
          <w:sz w:val="18"/>
          <w:szCs w:val="20"/>
          <w:lang w:eastAsia="zh-CN"/>
        </w:rPr>
        <w:t>monitoring periodicity of 6GR DL WUS</w:t>
      </w:r>
      <w:r w:rsidRPr="006C6177">
        <w:rPr>
          <w:rFonts w:eastAsia="SimSun" w:hint="eastAsia"/>
          <w:bCs/>
          <w:iCs/>
          <w:sz w:val="18"/>
          <w:szCs w:val="20"/>
          <w:lang w:eastAsia="zh-CN"/>
        </w:rPr>
        <w:t xml:space="preserve"> and C-DRX cycle. </w:t>
      </w:r>
      <w:r w:rsidRPr="006C6177">
        <w:rPr>
          <w:rFonts w:eastAsia="SimSun"/>
          <w:bCs/>
          <w:iCs/>
          <w:sz w:val="18"/>
          <w:szCs w:val="20"/>
          <w:lang w:eastAsia="zh-CN"/>
        </w:rPr>
        <w:t>O</w:t>
      </w:r>
      <w:r w:rsidRPr="006C6177">
        <w:rPr>
          <w:rFonts w:eastAsia="SimSun" w:hint="eastAsia"/>
          <w:bCs/>
          <w:iCs/>
          <w:sz w:val="18"/>
          <w:szCs w:val="20"/>
          <w:lang w:eastAsia="zh-CN"/>
        </w:rPr>
        <w:t>ther periodicities are up to companies</w:t>
      </w:r>
      <w:r w:rsidRPr="006C6177">
        <w:rPr>
          <w:rFonts w:eastAsia="SimSun"/>
          <w:bCs/>
          <w:iCs/>
          <w:sz w:val="18"/>
          <w:szCs w:val="20"/>
          <w:lang w:eastAsia="zh-CN"/>
        </w:rPr>
        <w:t>’</w:t>
      </w:r>
      <w:r w:rsidRPr="006C6177">
        <w:rPr>
          <w:rFonts w:eastAsia="SimSun" w:hint="eastAsia"/>
          <w:bCs/>
          <w:iCs/>
          <w:sz w:val="18"/>
          <w:szCs w:val="20"/>
          <w:lang w:eastAsia="zh-CN"/>
        </w:rPr>
        <w:t xml:space="preserve"> report. </w:t>
      </w:r>
    </w:p>
    <w:p w14:paraId="18F22E9E" w14:textId="77777777" w:rsidR="00246ADD" w:rsidRDefault="00246ADD" w:rsidP="00246ADD">
      <w:pPr>
        <w:spacing w:before="120"/>
        <w:rPr>
          <w:rFonts w:eastAsiaTheme="minorEastAsia"/>
          <w:b/>
          <w:bCs/>
          <w:iCs/>
          <w:szCs w:val="20"/>
          <w:lang w:eastAsia="zh-CN"/>
        </w:rPr>
      </w:pPr>
    </w:p>
    <w:p w14:paraId="1DF3244A" w14:textId="77777777" w:rsidR="00246ADD" w:rsidRPr="00246A80" w:rsidRDefault="00246ADD" w:rsidP="00246ADD">
      <w:pPr>
        <w:spacing w:before="120"/>
        <w:rPr>
          <w:rFonts w:eastAsiaTheme="minorEastAsia"/>
          <w:iCs/>
          <w:szCs w:val="20"/>
          <w:highlight w:val="green"/>
          <w:lang w:eastAsia="zh-CN"/>
        </w:rPr>
      </w:pPr>
      <w:r w:rsidRPr="00246A80">
        <w:rPr>
          <w:rFonts w:eastAsiaTheme="minorEastAsia" w:hint="eastAsia"/>
          <w:iCs/>
          <w:szCs w:val="20"/>
          <w:highlight w:val="green"/>
          <w:lang w:eastAsia="zh-CN"/>
        </w:rPr>
        <w:t>Agreement</w:t>
      </w:r>
    </w:p>
    <w:p w14:paraId="13C3E9E7" w14:textId="77777777" w:rsidR="00246ADD" w:rsidRPr="000F19ED" w:rsidRDefault="00246ADD" w:rsidP="00246ADD">
      <w:pPr>
        <w:spacing w:before="120"/>
        <w:rPr>
          <w:rFonts w:eastAsiaTheme="minorEastAsia"/>
          <w:lang w:eastAsia="zh-CN"/>
        </w:rPr>
      </w:pPr>
      <w:r>
        <w:rPr>
          <w:rFonts w:hint="eastAsia"/>
          <w:lang w:eastAsia="zh-CN"/>
        </w:rPr>
        <w:t xml:space="preserve">For collecting </w:t>
      </w:r>
      <w:bookmarkStart w:id="249" w:name="_Hlk238698386"/>
      <w:r>
        <w:rPr>
          <w:rFonts w:eastAsiaTheme="minorEastAsia" w:hint="eastAsia"/>
          <w:lang w:eastAsia="zh-CN"/>
        </w:rPr>
        <w:t>UE energy saving</w:t>
      </w:r>
      <w:r>
        <w:rPr>
          <w:rFonts w:hint="eastAsia"/>
          <w:lang w:eastAsia="zh-CN"/>
        </w:rPr>
        <w:t xml:space="preserve"> results</w:t>
      </w:r>
      <w:r>
        <w:rPr>
          <w:rFonts w:eastAsiaTheme="minorEastAsia" w:hint="eastAsia"/>
          <w:lang w:eastAsia="zh-CN"/>
        </w:rPr>
        <w:t xml:space="preserve"> </w:t>
      </w:r>
      <w:bookmarkEnd w:id="249"/>
      <w:r>
        <w:rPr>
          <w:rFonts w:eastAsiaTheme="minorEastAsia" w:hint="eastAsia"/>
          <w:lang w:eastAsia="zh-CN"/>
        </w:rPr>
        <w:t>for 6GR DL WUS:</w:t>
      </w:r>
    </w:p>
    <w:p w14:paraId="5DF0ED2D" w14:textId="46E83209" w:rsidR="00246ADD" w:rsidRDefault="00246ADD" w:rsidP="00246ADD">
      <w:pPr>
        <w:numPr>
          <w:ilvl w:val="0"/>
          <w:numId w:val="68"/>
        </w:numPr>
        <w:spacing w:before="120"/>
        <w:ind w:left="200" w:right="200" w:firstLine="200"/>
        <w:rPr>
          <w:rFonts w:eastAsiaTheme="minorEastAsia"/>
          <w:color w:val="000000" w:themeColor="text1"/>
        </w:rPr>
      </w:pPr>
      <w:r>
        <w:rPr>
          <w:rFonts w:eastAsiaTheme="minorEastAsia" w:hint="eastAsia"/>
          <w:color w:val="000000" w:themeColor="text1"/>
        </w:rPr>
        <w:t xml:space="preserve">Endorse the template for </w:t>
      </w:r>
      <w:r>
        <w:rPr>
          <w:rFonts w:eastAsiaTheme="minorEastAsia"/>
          <w:color w:val="000000" w:themeColor="text1"/>
        </w:rPr>
        <w:t>collecting</w:t>
      </w:r>
      <w:r>
        <w:rPr>
          <w:rFonts w:eastAsiaTheme="minorEastAsia" w:hint="eastAsia"/>
          <w:color w:val="000000" w:themeColor="text1"/>
        </w:rPr>
        <w:t xml:space="preserve"> </w:t>
      </w:r>
      <w:bookmarkStart w:id="250" w:name="_Hlk238698422"/>
      <w:r w:rsidRPr="000F19ED">
        <w:rPr>
          <w:rFonts w:eastAsiaTheme="minorEastAsia"/>
          <w:color w:val="000000" w:themeColor="text1"/>
        </w:rPr>
        <w:t>UE energy saving results</w:t>
      </w:r>
      <w:bookmarkEnd w:id="250"/>
      <w:r>
        <w:rPr>
          <w:rFonts w:eastAsiaTheme="minorEastAsia" w:hint="eastAsia"/>
          <w:color w:val="000000" w:themeColor="text1"/>
        </w:rPr>
        <w:t xml:space="preserve"> in </w:t>
      </w:r>
      <w:hyperlink r:id="rId1721" w:history="1">
        <w:r w:rsidR="00C62C50">
          <w:rPr>
            <w:rStyle w:val="Hyperlink"/>
            <w:rFonts w:eastAsiaTheme="minorEastAsia"/>
          </w:rPr>
          <w:t>R1-2606878</w:t>
        </w:r>
      </w:hyperlink>
      <w:r>
        <w:rPr>
          <w:rFonts w:eastAsiaTheme="minorEastAsia" w:hint="eastAsia"/>
          <w:color w:val="000000" w:themeColor="text1"/>
          <w:lang w:eastAsia="zh-CN"/>
        </w:rPr>
        <w:t>.</w:t>
      </w:r>
    </w:p>
    <w:p w14:paraId="7EC7C244" w14:textId="7454AA85" w:rsidR="00246ADD" w:rsidRDefault="006B25F9" w:rsidP="00246ADD">
      <w:pPr>
        <w:spacing w:before="120"/>
        <w:ind w:right="200"/>
        <w:rPr>
          <w:rFonts w:eastAsiaTheme="minorEastAsia"/>
          <w:b/>
          <w:bCs/>
          <w:color w:val="000000" w:themeColor="text1"/>
          <w:lang w:eastAsia="zh-CN"/>
        </w:rPr>
      </w:pPr>
      <w:bookmarkStart w:id="251" w:name="_Hlk183163093"/>
      <w:r w:rsidRPr="006B25F9">
        <w:rPr>
          <w:rFonts w:eastAsiaTheme="minorEastAsia"/>
          <w:b/>
          <w:bCs/>
          <w:color w:val="000000" w:themeColor="text1"/>
          <w:lang w:eastAsia="zh-CN"/>
        </w:rPr>
        <w:t>R1-2606901</w:t>
      </w:r>
      <w:r w:rsidRPr="006B25F9">
        <w:rPr>
          <w:rFonts w:eastAsiaTheme="minorEastAsia"/>
          <w:b/>
          <w:bCs/>
          <w:color w:val="000000" w:themeColor="text1"/>
          <w:lang w:eastAsia="zh-CN"/>
        </w:rPr>
        <w:tab/>
        <w:t>Final summary on 6GR DL WUS operation in RRC states</w:t>
      </w:r>
      <w:r>
        <w:rPr>
          <w:rFonts w:eastAsiaTheme="minorEastAsia"/>
          <w:b/>
          <w:bCs/>
          <w:color w:val="000000" w:themeColor="text1"/>
          <w:lang w:eastAsia="zh-CN"/>
        </w:rPr>
        <w:tab/>
        <w:t>Moderator (vivo)</w:t>
      </w:r>
    </w:p>
    <w:p w14:paraId="062D5E3D" w14:textId="24CEBBA6" w:rsidR="006B25F9" w:rsidRPr="006B25F9" w:rsidRDefault="006B25F9" w:rsidP="00246ADD">
      <w:pPr>
        <w:spacing w:before="120"/>
        <w:ind w:right="200"/>
        <w:rPr>
          <w:rFonts w:eastAsiaTheme="minorEastAsia"/>
          <w:color w:val="000000" w:themeColor="text1"/>
          <w:lang w:eastAsia="zh-CN"/>
        </w:rPr>
      </w:pPr>
      <w:r>
        <w:rPr>
          <w:rFonts w:eastAsiaTheme="minorEastAsia"/>
          <w:color w:val="000000" w:themeColor="text1"/>
          <w:lang w:eastAsia="zh-CN"/>
        </w:rPr>
        <w:t>Final post-meeting summary for this agenda item.</w:t>
      </w:r>
    </w:p>
    <w:p w14:paraId="5074B29F" w14:textId="77777777" w:rsidR="00246ADD" w:rsidRDefault="00246ADD" w:rsidP="00246ADD">
      <w:pPr>
        <w:spacing w:before="120"/>
        <w:ind w:right="200"/>
        <w:rPr>
          <w:rFonts w:eastAsiaTheme="minorEastAsia"/>
          <w:color w:val="000000" w:themeColor="text1"/>
          <w:highlight w:val="cyan"/>
          <w:lang w:eastAsia="zh-CN"/>
        </w:rPr>
      </w:pPr>
      <w:r>
        <w:rPr>
          <w:rFonts w:eastAsiaTheme="minorEastAsia" w:hint="eastAsia"/>
          <w:color w:val="000000" w:themeColor="text1"/>
          <w:highlight w:val="cyan"/>
          <w:lang w:eastAsia="zh-CN"/>
        </w:rPr>
        <w:t>[Post-</w:t>
      </w:r>
      <w:r w:rsidRPr="00391EE2">
        <w:rPr>
          <w:rFonts w:eastAsiaTheme="minorEastAsia"/>
          <w:highlight w:val="cyan"/>
          <w:lang w:val="en-US" w:eastAsia="zh-CN"/>
        </w:rPr>
        <w:t>12</w:t>
      </w:r>
      <w:r w:rsidRPr="00391EE2">
        <w:rPr>
          <w:rFonts w:eastAsiaTheme="minorEastAsia" w:hint="eastAsia"/>
          <w:highlight w:val="cyan"/>
          <w:lang w:val="en-US" w:eastAsia="zh-CN"/>
        </w:rPr>
        <w:t>6</w:t>
      </w:r>
      <w:r w:rsidRPr="00391EE2">
        <w:rPr>
          <w:rFonts w:eastAsiaTheme="minorEastAsia"/>
          <w:highlight w:val="cyan"/>
          <w:lang w:val="en-US" w:eastAsia="zh-CN"/>
        </w:rPr>
        <w:t>-R20-6GR-</w:t>
      </w:r>
      <w:r w:rsidRPr="00391EE2">
        <w:rPr>
          <w:highlight w:val="cyan"/>
        </w:rPr>
        <w:t>WUS operation in RRC states</w:t>
      </w:r>
      <w:r>
        <w:rPr>
          <w:rFonts w:eastAsiaTheme="minorEastAsia" w:hint="eastAsia"/>
          <w:highlight w:val="cyan"/>
          <w:lang w:val="en-US" w:eastAsia="zh-CN"/>
        </w:rPr>
        <w:t>-1</w:t>
      </w:r>
      <w:r>
        <w:rPr>
          <w:rFonts w:eastAsiaTheme="minorEastAsia" w:hint="eastAsia"/>
          <w:color w:val="000000" w:themeColor="text1"/>
          <w:highlight w:val="cyan"/>
          <w:lang w:eastAsia="zh-CN"/>
        </w:rPr>
        <w:t>]</w:t>
      </w:r>
    </w:p>
    <w:p w14:paraId="27F56AC9" w14:textId="77777777" w:rsidR="00246ADD" w:rsidRDefault="00246ADD" w:rsidP="00246ADD">
      <w:pPr>
        <w:spacing w:before="120"/>
        <w:ind w:right="200"/>
        <w:rPr>
          <w:rFonts w:eastAsiaTheme="minorEastAsia"/>
          <w:color w:val="000000" w:themeColor="text1"/>
          <w:highlight w:val="cyan"/>
        </w:rPr>
      </w:pPr>
      <w:r w:rsidRPr="000F19ED">
        <w:rPr>
          <w:rFonts w:eastAsiaTheme="minorEastAsia"/>
          <w:color w:val="000000" w:themeColor="text1"/>
          <w:highlight w:val="cyan"/>
        </w:rPr>
        <w:t>E</w:t>
      </w:r>
      <w:r w:rsidRPr="000F19ED">
        <w:rPr>
          <w:rFonts w:eastAsiaTheme="minorEastAsia" w:hint="eastAsia"/>
          <w:color w:val="000000" w:themeColor="text1"/>
          <w:highlight w:val="cyan"/>
        </w:rPr>
        <w:t xml:space="preserve">mail discussion for </w:t>
      </w:r>
      <w:r>
        <w:rPr>
          <w:rFonts w:eastAsiaTheme="minorEastAsia" w:hint="eastAsia"/>
          <w:color w:val="000000" w:themeColor="text1"/>
          <w:highlight w:val="cyan"/>
          <w:lang w:eastAsia="zh-CN"/>
        </w:rPr>
        <w:t xml:space="preserve">collecting </w:t>
      </w:r>
      <w:r w:rsidRPr="000F19ED">
        <w:rPr>
          <w:rFonts w:eastAsiaTheme="minorEastAsia"/>
          <w:color w:val="000000" w:themeColor="text1"/>
          <w:highlight w:val="cyan"/>
        </w:rPr>
        <w:t>UE energy saving results</w:t>
      </w:r>
      <w:r w:rsidRPr="000F19ED">
        <w:rPr>
          <w:rFonts w:eastAsiaTheme="minorEastAsia" w:hint="eastAsia"/>
          <w:color w:val="000000" w:themeColor="text1"/>
          <w:highlight w:val="cyan"/>
          <w:lang w:eastAsia="zh-CN"/>
        </w:rPr>
        <w:t xml:space="preserve"> in RRC idle</w:t>
      </w:r>
      <w:r w:rsidRPr="000F19ED">
        <w:rPr>
          <w:rFonts w:eastAsiaTheme="minorEastAsia" w:hint="eastAsia"/>
          <w:color w:val="000000" w:themeColor="text1"/>
          <w:highlight w:val="cyan"/>
        </w:rPr>
        <w:t xml:space="preserve"> </w:t>
      </w:r>
      <w:r>
        <w:rPr>
          <w:rFonts w:eastAsiaTheme="minorEastAsia" w:hint="eastAsia"/>
          <w:color w:val="000000" w:themeColor="text1"/>
          <w:highlight w:val="cyan"/>
          <w:lang w:eastAsia="zh-CN"/>
        </w:rPr>
        <w:t xml:space="preserve">mode from </w:t>
      </w:r>
      <w:r w:rsidRPr="00080CDD">
        <w:rPr>
          <w:rFonts w:eastAsiaTheme="minorEastAsia" w:hint="eastAsia"/>
          <w:color w:val="000000" w:themeColor="text1"/>
          <w:highlight w:val="yellow"/>
          <w:lang w:eastAsia="zh-CN"/>
        </w:rPr>
        <w:t>x Sept.</w:t>
      </w:r>
      <w:r>
        <w:rPr>
          <w:rFonts w:eastAsiaTheme="minorEastAsia" w:hint="eastAsia"/>
          <w:color w:val="000000" w:themeColor="text1"/>
          <w:highlight w:val="cyan"/>
          <w:lang w:eastAsia="zh-CN"/>
        </w:rPr>
        <w:t xml:space="preserve"> to</w:t>
      </w:r>
      <w:r w:rsidRPr="000F19ED">
        <w:rPr>
          <w:rFonts w:eastAsiaTheme="minorEastAsia" w:hint="eastAsia"/>
          <w:color w:val="000000" w:themeColor="text1"/>
          <w:highlight w:val="cyan"/>
        </w:rPr>
        <w:t xml:space="preserve"> </w:t>
      </w:r>
      <w:r>
        <w:rPr>
          <w:rFonts w:eastAsiaTheme="minorEastAsia" w:hint="eastAsia"/>
          <w:color w:val="000000" w:themeColor="text1"/>
          <w:highlight w:val="cyan"/>
          <w:lang w:eastAsia="zh-CN"/>
        </w:rPr>
        <w:t>2</w:t>
      </w:r>
      <w:r w:rsidRPr="00A83552">
        <w:rPr>
          <w:rFonts w:eastAsiaTheme="minorEastAsia" w:hint="eastAsia"/>
          <w:color w:val="000000" w:themeColor="text1"/>
          <w:highlight w:val="cyan"/>
          <w:vertAlign w:val="superscript"/>
          <w:lang w:eastAsia="zh-CN"/>
        </w:rPr>
        <w:t>nd</w:t>
      </w:r>
      <w:r>
        <w:rPr>
          <w:rFonts w:eastAsiaTheme="minorEastAsia" w:hint="eastAsia"/>
          <w:color w:val="000000" w:themeColor="text1"/>
          <w:highlight w:val="cyan"/>
          <w:lang w:eastAsia="zh-CN"/>
        </w:rPr>
        <w:t xml:space="preserve"> Oct, including potential updates to the template if any</w:t>
      </w:r>
      <w:r w:rsidRPr="000F19ED">
        <w:rPr>
          <w:rFonts w:eastAsiaTheme="minorEastAsia" w:hint="eastAsia"/>
          <w:color w:val="000000" w:themeColor="text1"/>
          <w:highlight w:val="cyan"/>
        </w:rPr>
        <w:t>.</w:t>
      </w:r>
    </w:p>
    <w:p w14:paraId="0D0E5F83" w14:textId="77777777" w:rsidR="00246ADD" w:rsidRDefault="00246ADD" w:rsidP="00246ADD">
      <w:pPr>
        <w:spacing w:before="120"/>
        <w:ind w:right="200"/>
        <w:rPr>
          <w:rFonts w:eastAsiaTheme="minorEastAsia"/>
          <w:color w:val="000000" w:themeColor="text1"/>
          <w:highlight w:val="cyan"/>
          <w:lang w:eastAsia="zh-CN"/>
        </w:rPr>
      </w:pPr>
      <w:r>
        <w:rPr>
          <w:rFonts w:eastAsiaTheme="minorEastAsia" w:hint="eastAsia"/>
          <w:color w:val="000000" w:themeColor="text1"/>
          <w:highlight w:val="cyan"/>
          <w:lang w:eastAsia="zh-CN"/>
        </w:rPr>
        <w:t>[Post-</w:t>
      </w:r>
      <w:r w:rsidRPr="00391EE2">
        <w:rPr>
          <w:rFonts w:eastAsiaTheme="minorEastAsia"/>
          <w:highlight w:val="cyan"/>
          <w:lang w:val="en-US" w:eastAsia="zh-CN"/>
        </w:rPr>
        <w:t>12</w:t>
      </w:r>
      <w:r w:rsidRPr="00391EE2">
        <w:rPr>
          <w:rFonts w:eastAsiaTheme="minorEastAsia" w:hint="eastAsia"/>
          <w:highlight w:val="cyan"/>
          <w:lang w:val="en-US" w:eastAsia="zh-CN"/>
        </w:rPr>
        <w:t>6</w:t>
      </w:r>
      <w:r w:rsidRPr="00391EE2">
        <w:rPr>
          <w:rFonts w:eastAsiaTheme="minorEastAsia"/>
          <w:highlight w:val="cyan"/>
          <w:lang w:val="en-US" w:eastAsia="zh-CN"/>
        </w:rPr>
        <w:t>-R20-6GR-</w:t>
      </w:r>
      <w:r w:rsidRPr="00391EE2">
        <w:rPr>
          <w:highlight w:val="cyan"/>
        </w:rPr>
        <w:t>WUS operation in RRC states</w:t>
      </w:r>
      <w:r>
        <w:rPr>
          <w:rFonts w:eastAsiaTheme="minorEastAsia" w:hint="eastAsia"/>
          <w:highlight w:val="cyan"/>
          <w:lang w:val="en-US" w:eastAsia="zh-CN"/>
        </w:rPr>
        <w:t>-2</w:t>
      </w:r>
      <w:r>
        <w:rPr>
          <w:rFonts w:eastAsiaTheme="minorEastAsia" w:hint="eastAsia"/>
          <w:color w:val="000000" w:themeColor="text1"/>
          <w:highlight w:val="cyan"/>
          <w:lang w:eastAsia="zh-CN"/>
        </w:rPr>
        <w:t>]</w:t>
      </w:r>
    </w:p>
    <w:p w14:paraId="7B72EACB" w14:textId="77777777" w:rsidR="00246ADD" w:rsidRPr="000F19ED" w:rsidRDefault="00246ADD" w:rsidP="00246ADD">
      <w:pPr>
        <w:spacing w:before="120"/>
        <w:ind w:right="200"/>
        <w:rPr>
          <w:rFonts w:eastAsiaTheme="minorEastAsia"/>
          <w:color w:val="000000" w:themeColor="text1"/>
          <w:highlight w:val="cyan"/>
        </w:rPr>
      </w:pPr>
      <w:r w:rsidRPr="000F19ED">
        <w:rPr>
          <w:rFonts w:eastAsiaTheme="minorEastAsia"/>
          <w:color w:val="000000" w:themeColor="text1"/>
          <w:highlight w:val="cyan"/>
        </w:rPr>
        <w:t>E</w:t>
      </w:r>
      <w:r w:rsidRPr="000F19ED">
        <w:rPr>
          <w:rFonts w:eastAsiaTheme="minorEastAsia" w:hint="eastAsia"/>
          <w:color w:val="000000" w:themeColor="text1"/>
          <w:highlight w:val="cyan"/>
        </w:rPr>
        <w:t xml:space="preserve">mail discussion for </w:t>
      </w:r>
      <w:r>
        <w:rPr>
          <w:rFonts w:eastAsiaTheme="minorEastAsia" w:hint="eastAsia"/>
          <w:color w:val="000000" w:themeColor="text1"/>
          <w:highlight w:val="cyan"/>
          <w:lang w:eastAsia="zh-CN"/>
        </w:rPr>
        <w:t xml:space="preserve">collecting </w:t>
      </w:r>
      <w:r w:rsidRPr="000F19ED">
        <w:rPr>
          <w:rFonts w:eastAsiaTheme="minorEastAsia"/>
          <w:color w:val="000000" w:themeColor="text1"/>
          <w:highlight w:val="cyan"/>
        </w:rPr>
        <w:t>UE energy saving results</w:t>
      </w:r>
      <w:r w:rsidRPr="000F19ED">
        <w:rPr>
          <w:rFonts w:eastAsiaTheme="minorEastAsia" w:hint="eastAsia"/>
          <w:color w:val="000000" w:themeColor="text1"/>
          <w:highlight w:val="cyan"/>
          <w:lang w:eastAsia="zh-CN"/>
        </w:rPr>
        <w:t xml:space="preserve"> in RRC connected </w:t>
      </w:r>
      <w:r>
        <w:rPr>
          <w:rFonts w:eastAsiaTheme="minorEastAsia" w:hint="eastAsia"/>
          <w:color w:val="000000" w:themeColor="text1"/>
          <w:highlight w:val="cyan"/>
          <w:lang w:eastAsia="zh-CN"/>
        </w:rPr>
        <w:t xml:space="preserve">mode from </w:t>
      </w:r>
      <w:r w:rsidRPr="00080CDD">
        <w:rPr>
          <w:rFonts w:eastAsiaTheme="minorEastAsia" w:hint="eastAsia"/>
          <w:color w:val="000000" w:themeColor="text1"/>
          <w:highlight w:val="yellow"/>
          <w:lang w:eastAsia="zh-CN"/>
        </w:rPr>
        <w:t xml:space="preserve">x Sept. </w:t>
      </w:r>
      <w:r>
        <w:rPr>
          <w:rFonts w:eastAsiaTheme="minorEastAsia" w:hint="eastAsia"/>
          <w:color w:val="000000" w:themeColor="text1"/>
          <w:highlight w:val="cyan"/>
          <w:lang w:eastAsia="zh-CN"/>
        </w:rPr>
        <w:t>to 6</w:t>
      </w:r>
      <w:r w:rsidRPr="00A83552">
        <w:rPr>
          <w:rFonts w:eastAsiaTheme="minorEastAsia" w:hint="eastAsia"/>
          <w:color w:val="000000" w:themeColor="text1"/>
          <w:highlight w:val="cyan"/>
          <w:vertAlign w:val="superscript"/>
        </w:rPr>
        <w:t>th</w:t>
      </w:r>
      <w:r>
        <w:rPr>
          <w:rFonts w:eastAsiaTheme="minorEastAsia" w:hint="eastAsia"/>
          <w:color w:val="000000" w:themeColor="text1"/>
          <w:highlight w:val="cyan"/>
          <w:lang w:eastAsia="zh-CN"/>
        </w:rPr>
        <w:t xml:space="preserve"> Nov</w:t>
      </w:r>
      <w:r w:rsidRPr="000F19ED">
        <w:rPr>
          <w:rFonts w:eastAsiaTheme="minorEastAsia" w:hint="eastAsia"/>
          <w:color w:val="000000" w:themeColor="text1"/>
          <w:highlight w:val="cyan"/>
        </w:rPr>
        <w:t>.</w:t>
      </w:r>
    </w:p>
    <w:bookmarkEnd w:id="251"/>
    <w:p w14:paraId="02A67585" w14:textId="77777777" w:rsidR="00246ADD" w:rsidRPr="00246A80" w:rsidRDefault="00246ADD" w:rsidP="00246ADD">
      <w:pPr>
        <w:spacing w:before="120"/>
        <w:rPr>
          <w:rFonts w:eastAsiaTheme="minorEastAsia"/>
          <w:b/>
          <w:bCs/>
          <w:iCs/>
          <w:szCs w:val="20"/>
          <w:lang w:eastAsia="zh-CN"/>
        </w:rPr>
      </w:pPr>
    </w:p>
    <w:p w14:paraId="46F727E3" w14:textId="77777777" w:rsidR="00246ADD" w:rsidRDefault="00246ADD" w:rsidP="00246ADD">
      <w:pPr>
        <w:rPr>
          <w:rFonts w:eastAsiaTheme="minorEastAsia"/>
          <w:lang w:eastAsia="zh-CN"/>
        </w:rPr>
      </w:pPr>
    </w:p>
    <w:p w14:paraId="12C20EA1" w14:textId="646B3903" w:rsidR="00246ADD" w:rsidRPr="006E2EA4" w:rsidRDefault="00C62C50" w:rsidP="00246ADD">
      <w:pPr>
        <w:rPr>
          <w:rFonts w:eastAsiaTheme="minorEastAsia"/>
          <w:lang w:eastAsia="zh-CN"/>
        </w:rPr>
      </w:pPr>
      <w:hyperlink r:id="rId1722" w:history="1">
        <w:r>
          <w:rPr>
            <w:rStyle w:val="Hyperlink"/>
            <w:rFonts w:eastAsiaTheme="minorEastAsia"/>
            <w:lang w:eastAsia="zh-CN"/>
          </w:rPr>
          <w:t>R1-2606900</w:t>
        </w:r>
      </w:hyperlink>
      <w:r w:rsidR="00246ADD" w:rsidRPr="00254FA0">
        <w:rPr>
          <w:rFonts w:ascii="Times New Roman" w:eastAsia="Times New Roman" w:hAnsi="Times New Roman"/>
        </w:rPr>
        <w:t xml:space="preserve"> </w:t>
      </w:r>
      <w:r w:rsidR="00246ADD">
        <w:rPr>
          <w:rFonts w:ascii="Times New Roman" w:eastAsia="Times New Roman" w:hAnsi="Times New Roman"/>
        </w:rPr>
        <w:tab/>
        <w:t>Summary #</w:t>
      </w:r>
      <w:r w:rsidR="00246ADD">
        <w:rPr>
          <w:rFonts w:ascii="Times New Roman" w:eastAsiaTheme="minorEastAsia" w:hAnsi="Times New Roman" w:hint="eastAsia"/>
          <w:lang w:eastAsia="zh-CN"/>
        </w:rPr>
        <w:t>5</w:t>
      </w:r>
      <w:r w:rsidR="00246ADD">
        <w:rPr>
          <w:rFonts w:ascii="Times New Roman" w:eastAsia="Times New Roman" w:hAnsi="Times New Roman"/>
        </w:rPr>
        <w:t xml:space="preserve"> on 6GR DL WUS operation in RRC states</w:t>
      </w:r>
      <w:r w:rsidR="00246ADD">
        <w:rPr>
          <w:rFonts w:ascii="Times New Roman" w:eastAsia="Times New Roman" w:hAnsi="Times New Roman"/>
        </w:rPr>
        <w:tab/>
        <w:t>Moderator (vivo)</w:t>
      </w:r>
    </w:p>
    <w:p w14:paraId="39B7F4D4" w14:textId="6BD41FFD" w:rsidR="00246ADD" w:rsidRDefault="00C62C50" w:rsidP="00246ADD">
      <w:hyperlink r:id="rId1723" w:history="1">
        <w:r>
          <w:rPr>
            <w:rStyle w:val="Hyperlink"/>
            <w:rFonts w:ascii="Times New Roman" w:eastAsiaTheme="minorEastAsia" w:hAnsi="Times New Roman"/>
            <w:lang w:eastAsia="zh-CN"/>
          </w:rPr>
          <w:t>R1-2606854</w:t>
        </w:r>
      </w:hyperlink>
      <w:r w:rsidR="00246ADD">
        <w:rPr>
          <w:rFonts w:ascii="Times New Roman" w:eastAsia="Times New Roman" w:hAnsi="Times New Roman"/>
        </w:rPr>
        <w:tab/>
        <w:t>Summary #</w:t>
      </w:r>
      <w:r w:rsidR="00246ADD">
        <w:rPr>
          <w:rFonts w:ascii="Times New Roman" w:eastAsiaTheme="minorEastAsia" w:hAnsi="Times New Roman" w:hint="eastAsia"/>
          <w:lang w:eastAsia="zh-CN"/>
        </w:rPr>
        <w:t>4</w:t>
      </w:r>
      <w:r w:rsidR="00246ADD">
        <w:rPr>
          <w:rFonts w:ascii="Times New Roman" w:eastAsia="Times New Roman" w:hAnsi="Times New Roman"/>
        </w:rPr>
        <w:t xml:space="preserve"> on 6GR DL WUS operation in RRC states</w:t>
      </w:r>
      <w:r w:rsidR="00246ADD">
        <w:rPr>
          <w:rFonts w:ascii="Times New Roman" w:eastAsia="Times New Roman" w:hAnsi="Times New Roman"/>
        </w:rPr>
        <w:tab/>
        <w:t>Moderator (vivo)</w:t>
      </w:r>
    </w:p>
    <w:p w14:paraId="613847A6" w14:textId="34D12A83" w:rsidR="00246ADD" w:rsidRDefault="00C62C50" w:rsidP="00246ADD">
      <w:hyperlink r:id="rId1724" w:history="1">
        <w:r>
          <w:rPr>
            <w:rStyle w:val="Hyperlink"/>
            <w:rFonts w:ascii="Times New Roman" w:eastAsiaTheme="minorEastAsia" w:hAnsi="Times New Roman"/>
            <w:lang w:eastAsia="zh-CN"/>
          </w:rPr>
          <w:t>R1-2606853</w:t>
        </w:r>
      </w:hyperlink>
      <w:r w:rsidR="00246ADD">
        <w:rPr>
          <w:rFonts w:ascii="Times New Roman" w:eastAsia="Times New Roman" w:hAnsi="Times New Roman"/>
        </w:rPr>
        <w:tab/>
        <w:t>Summary #</w:t>
      </w:r>
      <w:r w:rsidR="00246ADD">
        <w:rPr>
          <w:rFonts w:ascii="Times New Roman" w:eastAsiaTheme="minorEastAsia" w:hAnsi="Times New Roman" w:hint="eastAsia"/>
          <w:lang w:eastAsia="zh-CN"/>
        </w:rPr>
        <w:t>3</w:t>
      </w:r>
      <w:r w:rsidR="00246ADD">
        <w:rPr>
          <w:rFonts w:ascii="Times New Roman" w:eastAsia="Times New Roman" w:hAnsi="Times New Roman"/>
        </w:rPr>
        <w:t xml:space="preserve"> on 6GR DL WUS operation in RRC states</w:t>
      </w:r>
      <w:r w:rsidR="00246ADD">
        <w:rPr>
          <w:rFonts w:ascii="Times New Roman" w:eastAsia="Times New Roman" w:hAnsi="Times New Roman"/>
        </w:rPr>
        <w:tab/>
        <w:t>Moderator (vivo)</w:t>
      </w:r>
    </w:p>
    <w:p w14:paraId="472194F4" w14:textId="10AAE944" w:rsidR="00246ADD" w:rsidRDefault="00C62C50" w:rsidP="00246ADD">
      <w:hyperlink r:id="rId1725" w:history="1">
        <w:r>
          <w:rPr>
            <w:rStyle w:val="Hyperlink"/>
            <w:rFonts w:ascii="Times New Roman" w:eastAsia="Times New Roman" w:hAnsi="Times New Roman"/>
          </w:rPr>
          <w:t>R1-2605479</w:t>
        </w:r>
      </w:hyperlink>
      <w:r w:rsidR="00246ADD">
        <w:rPr>
          <w:rFonts w:ascii="Times New Roman" w:eastAsia="Times New Roman" w:hAnsi="Times New Roman"/>
        </w:rPr>
        <w:tab/>
        <w:t>Summary #1 on 6GR DL WUS operation in RRC states</w:t>
      </w:r>
      <w:r w:rsidR="00246ADD">
        <w:rPr>
          <w:rFonts w:ascii="Times New Roman" w:eastAsia="Times New Roman" w:hAnsi="Times New Roman"/>
        </w:rPr>
        <w:tab/>
        <w:t>Moderator (vivo)</w:t>
      </w:r>
    </w:p>
    <w:p w14:paraId="6E5C32D3" w14:textId="552A2A98" w:rsidR="00246ADD" w:rsidRDefault="00C62C50" w:rsidP="00246ADD">
      <w:hyperlink r:id="rId1726" w:history="1">
        <w:r>
          <w:rPr>
            <w:rStyle w:val="Hyperlink"/>
            <w:rFonts w:ascii="Times New Roman" w:eastAsia="Times New Roman" w:hAnsi="Times New Roman"/>
          </w:rPr>
          <w:t>R1-2605480</w:t>
        </w:r>
      </w:hyperlink>
      <w:r w:rsidR="00246ADD">
        <w:rPr>
          <w:rFonts w:ascii="Times New Roman" w:eastAsia="Times New Roman" w:hAnsi="Times New Roman"/>
        </w:rPr>
        <w:tab/>
        <w:t>Summary #2 on 6GR DL WUS operation in RRC states</w:t>
      </w:r>
      <w:r w:rsidR="00246ADD">
        <w:rPr>
          <w:rFonts w:ascii="Times New Roman" w:eastAsia="Times New Roman" w:hAnsi="Times New Roman"/>
        </w:rPr>
        <w:tab/>
        <w:t>Moderator (vivo)</w:t>
      </w:r>
    </w:p>
    <w:p w14:paraId="6216AEDA" w14:textId="68B5F4C9" w:rsidR="00246ADD" w:rsidRDefault="00C62C50" w:rsidP="00246ADD">
      <w:hyperlink r:id="rId1727" w:history="1">
        <w:r>
          <w:rPr>
            <w:rStyle w:val="Hyperlink"/>
            <w:rFonts w:ascii="Times New Roman" w:eastAsia="Times New Roman" w:hAnsi="Times New Roman"/>
          </w:rPr>
          <w:t>R1-2605215</w:t>
        </w:r>
      </w:hyperlink>
      <w:r w:rsidR="00246ADD">
        <w:rPr>
          <w:rFonts w:ascii="Times New Roman" w:eastAsia="Times New Roman" w:hAnsi="Times New Roman"/>
        </w:rPr>
        <w:tab/>
        <w:t>Discussion on 6G WUS Operation in RRC States</w:t>
      </w:r>
      <w:r w:rsidR="00246ADD">
        <w:rPr>
          <w:rFonts w:ascii="Times New Roman" w:eastAsia="Times New Roman" w:hAnsi="Times New Roman"/>
        </w:rPr>
        <w:tab/>
        <w:t>FUTUREWEI</w:t>
      </w:r>
    </w:p>
    <w:p w14:paraId="1B3ED81C" w14:textId="74D9E6D5" w:rsidR="00246ADD" w:rsidRDefault="00C62C50" w:rsidP="00246ADD">
      <w:hyperlink r:id="rId1728" w:history="1">
        <w:r>
          <w:rPr>
            <w:rStyle w:val="Hyperlink"/>
            <w:rFonts w:ascii="Times New Roman" w:eastAsia="Times New Roman" w:hAnsi="Times New Roman"/>
          </w:rPr>
          <w:t>R1-2605270</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54F567C3" w14:textId="79CC499E" w:rsidR="00246ADD" w:rsidRDefault="00C62C50" w:rsidP="00246ADD">
      <w:hyperlink r:id="rId1729" w:history="1">
        <w:r>
          <w:rPr>
            <w:rStyle w:val="Hyperlink"/>
            <w:rFonts w:ascii="Times New Roman" w:eastAsia="Times New Roman" w:hAnsi="Times New Roman"/>
          </w:rPr>
          <w:t>R1-2605305</w:t>
        </w:r>
      </w:hyperlink>
      <w:r w:rsidR="00246ADD">
        <w:rPr>
          <w:rFonts w:ascii="Times New Roman" w:eastAsia="Times New Roman" w:hAnsi="Times New Roman"/>
        </w:rPr>
        <w:tab/>
        <w:t>WUS operation in RRC states</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659A8984" w14:textId="56822E59" w:rsidR="00246ADD" w:rsidRDefault="00C62C50" w:rsidP="00246ADD">
      <w:hyperlink r:id="rId1730" w:history="1">
        <w:r>
          <w:rPr>
            <w:rStyle w:val="Hyperlink"/>
            <w:rFonts w:ascii="Times New Roman" w:eastAsia="Times New Roman" w:hAnsi="Times New Roman"/>
          </w:rPr>
          <w:t>R1-2605316</w:t>
        </w:r>
      </w:hyperlink>
      <w:r w:rsidR="00246ADD">
        <w:rPr>
          <w:rFonts w:ascii="Times New Roman" w:eastAsia="Times New Roman" w:hAnsi="Times New Roman"/>
        </w:rPr>
        <w:tab/>
        <w:t>WUS operation in RRC states</w:t>
      </w:r>
      <w:r w:rsidR="00246ADD">
        <w:rPr>
          <w:rFonts w:ascii="Times New Roman" w:eastAsia="Times New Roman" w:hAnsi="Times New Roman"/>
        </w:rPr>
        <w:tab/>
        <w:t>Ericsson</w:t>
      </w:r>
    </w:p>
    <w:p w14:paraId="749A7972" w14:textId="26EC3755" w:rsidR="00246ADD" w:rsidRDefault="00C62C50" w:rsidP="00246ADD">
      <w:hyperlink r:id="rId1731" w:history="1">
        <w:r>
          <w:rPr>
            <w:rStyle w:val="Hyperlink"/>
            <w:rFonts w:ascii="Times New Roman" w:eastAsia="Times New Roman" w:hAnsi="Times New Roman"/>
          </w:rPr>
          <w:t>R1-2605370</w:t>
        </w:r>
      </w:hyperlink>
      <w:r w:rsidR="00246ADD">
        <w:rPr>
          <w:rFonts w:ascii="Times New Roman" w:eastAsia="Times New Roman" w:hAnsi="Times New Roman"/>
        </w:rPr>
        <w:tab/>
        <w:t>WUS operation in RRC states</w:t>
      </w:r>
      <w:r w:rsidR="00246ADD">
        <w:rPr>
          <w:rFonts w:ascii="Times New Roman" w:eastAsia="Times New Roman" w:hAnsi="Times New Roman"/>
        </w:rPr>
        <w:tab/>
        <w:t>Lenovo</w:t>
      </w:r>
    </w:p>
    <w:p w14:paraId="65320B37" w14:textId="2423F8E0" w:rsidR="00246ADD" w:rsidRDefault="00C62C50" w:rsidP="00246ADD">
      <w:hyperlink r:id="rId1732" w:history="1">
        <w:r>
          <w:rPr>
            <w:rStyle w:val="Hyperlink"/>
            <w:rFonts w:ascii="Times New Roman" w:eastAsia="Times New Roman" w:hAnsi="Times New Roman"/>
          </w:rPr>
          <w:t>R1-2605398</w:t>
        </w:r>
      </w:hyperlink>
      <w:r w:rsidR="00246ADD">
        <w:rPr>
          <w:rFonts w:ascii="Times New Roman" w:eastAsia="Times New Roman" w:hAnsi="Times New Roman"/>
        </w:rPr>
        <w:tab/>
        <w:t>On WUS operation in different RRC states</w:t>
      </w:r>
      <w:r w:rsidR="00246ADD">
        <w:rPr>
          <w:rFonts w:ascii="Times New Roman" w:eastAsia="Times New Roman" w:hAnsi="Times New Roman"/>
        </w:rPr>
        <w:tab/>
        <w:t>Nokia</w:t>
      </w:r>
    </w:p>
    <w:p w14:paraId="4BE5201C" w14:textId="0F7F8980" w:rsidR="00246ADD" w:rsidRDefault="00C62C50" w:rsidP="00246ADD">
      <w:hyperlink r:id="rId1733" w:history="1">
        <w:r>
          <w:rPr>
            <w:rStyle w:val="Hyperlink"/>
            <w:rFonts w:ascii="Times New Roman" w:eastAsia="Times New Roman" w:hAnsi="Times New Roman"/>
          </w:rPr>
          <w:t>R1-2605478</w:t>
        </w:r>
      </w:hyperlink>
      <w:r w:rsidR="00246ADD">
        <w:rPr>
          <w:rFonts w:ascii="Times New Roman" w:eastAsia="Times New Roman" w:hAnsi="Times New Roman"/>
        </w:rPr>
        <w:tab/>
        <w:t>Discussions on 6GR DL WUS operation in RRC states</w:t>
      </w:r>
      <w:r w:rsidR="00246ADD">
        <w:rPr>
          <w:rFonts w:ascii="Times New Roman" w:eastAsia="Times New Roman" w:hAnsi="Times New Roman"/>
        </w:rPr>
        <w:tab/>
        <w:t>vivo</w:t>
      </w:r>
    </w:p>
    <w:p w14:paraId="300DB7ED" w14:textId="0F872C1D" w:rsidR="00246ADD" w:rsidRDefault="00C62C50" w:rsidP="00246ADD">
      <w:hyperlink r:id="rId1734" w:history="1">
        <w:r>
          <w:rPr>
            <w:rStyle w:val="Hyperlink"/>
            <w:rFonts w:ascii="Times New Roman" w:eastAsia="Times New Roman" w:hAnsi="Times New Roman"/>
          </w:rPr>
          <w:t>R1-2605518</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Panasonic</w:t>
      </w:r>
    </w:p>
    <w:p w14:paraId="1955CC34" w14:textId="02503347" w:rsidR="00246ADD" w:rsidRDefault="00C62C50" w:rsidP="00246ADD">
      <w:hyperlink r:id="rId1735" w:history="1">
        <w:r>
          <w:rPr>
            <w:rStyle w:val="Hyperlink"/>
            <w:rFonts w:ascii="Times New Roman" w:eastAsia="Times New Roman" w:hAnsi="Times New Roman"/>
          </w:rPr>
          <w:t>R1-2605579</w:t>
        </w:r>
      </w:hyperlink>
      <w:r w:rsidR="00246ADD">
        <w:rPr>
          <w:rFonts w:ascii="Times New Roman" w:eastAsia="Times New Roman" w:hAnsi="Times New Roman"/>
        </w:rPr>
        <w:tab/>
        <w:t>Discussion on Downlink WUS in RRC states for 6GR</w:t>
      </w:r>
      <w:r w:rsidR="00246ADD">
        <w:rPr>
          <w:rFonts w:ascii="Times New Roman" w:eastAsia="Times New Roman" w:hAnsi="Times New Roman"/>
        </w:rPr>
        <w:tab/>
        <w:t>Xiaomi</w:t>
      </w:r>
    </w:p>
    <w:p w14:paraId="0B8796D9" w14:textId="6BB8A125" w:rsidR="00246ADD" w:rsidRDefault="00C62C50" w:rsidP="00246ADD">
      <w:hyperlink r:id="rId1736" w:history="1">
        <w:r>
          <w:rPr>
            <w:rStyle w:val="Hyperlink"/>
            <w:rFonts w:ascii="Times New Roman" w:eastAsia="Times New Roman" w:hAnsi="Times New Roman"/>
          </w:rPr>
          <w:t>R1-2605647</w:t>
        </w:r>
      </w:hyperlink>
      <w:r w:rsidR="00246ADD">
        <w:rPr>
          <w:rFonts w:ascii="Times New Roman" w:eastAsia="Times New Roman" w:hAnsi="Times New Roman"/>
        </w:rPr>
        <w:tab/>
        <w:t>Discussion on the DL WUS for 6GR</w:t>
      </w:r>
      <w:r w:rsidR="00246ADD">
        <w:rPr>
          <w:rFonts w:ascii="Times New Roman" w:eastAsia="Times New Roman" w:hAnsi="Times New Roman"/>
        </w:rPr>
        <w:tab/>
        <w:t>CMCC</w:t>
      </w:r>
    </w:p>
    <w:p w14:paraId="6BB2BFE5" w14:textId="1DED3A66" w:rsidR="00246ADD" w:rsidRDefault="00C62C50" w:rsidP="00246ADD">
      <w:hyperlink r:id="rId1737" w:history="1">
        <w:r>
          <w:rPr>
            <w:rStyle w:val="Hyperlink"/>
            <w:rFonts w:ascii="Times New Roman" w:eastAsia="Times New Roman" w:hAnsi="Times New Roman"/>
          </w:rPr>
          <w:t>R1-2605682</w:t>
        </w:r>
      </w:hyperlink>
      <w:r w:rsidR="00246ADD">
        <w:rPr>
          <w:rFonts w:ascii="Times New Roman" w:eastAsia="Times New Roman" w:hAnsi="Times New Roman"/>
        </w:rPr>
        <w:tab/>
        <w:t>Views on DL WUS in RRC States</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4378B5D1" w14:textId="5B59170D" w:rsidR="00246ADD" w:rsidRDefault="00C62C50" w:rsidP="00246ADD">
      <w:hyperlink r:id="rId1738" w:history="1">
        <w:r>
          <w:rPr>
            <w:rStyle w:val="Hyperlink"/>
            <w:rFonts w:ascii="Times New Roman" w:eastAsia="Times New Roman" w:hAnsi="Times New Roman"/>
          </w:rPr>
          <w:t>R1-2605737</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CATT</w:t>
      </w:r>
    </w:p>
    <w:p w14:paraId="08E3F60F" w14:textId="72984C4D" w:rsidR="00246ADD" w:rsidRDefault="00C62C50" w:rsidP="00246ADD">
      <w:hyperlink r:id="rId1739" w:history="1">
        <w:r>
          <w:rPr>
            <w:rStyle w:val="Hyperlink"/>
            <w:rFonts w:ascii="Times New Roman" w:eastAsia="Times New Roman" w:hAnsi="Times New Roman"/>
          </w:rPr>
          <w:t>R1-2605776</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Sharp</w:t>
      </w:r>
    </w:p>
    <w:p w14:paraId="2C635CD7" w14:textId="350BECBC" w:rsidR="00246ADD" w:rsidRDefault="00C62C50" w:rsidP="00246ADD">
      <w:hyperlink r:id="rId1740" w:history="1">
        <w:r>
          <w:rPr>
            <w:rStyle w:val="Hyperlink"/>
            <w:rFonts w:ascii="Times New Roman" w:eastAsia="Times New Roman" w:hAnsi="Times New Roman"/>
          </w:rPr>
          <w:t>R1-2605786</w:t>
        </w:r>
      </w:hyperlink>
      <w:r w:rsidR="00246ADD">
        <w:rPr>
          <w:rFonts w:ascii="Times New Roman" w:eastAsia="Times New Roman" w:hAnsi="Times New Roman"/>
        </w:rPr>
        <w:tab/>
        <w:t>Discuss on DL WUS operation</w:t>
      </w:r>
      <w:r w:rsidR="00246ADD">
        <w:rPr>
          <w:rFonts w:ascii="Times New Roman" w:eastAsia="Times New Roman" w:hAnsi="Times New Roman"/>
        </w:rPr>
        <w:tab/>
        <w:t xml:space="preserve">ZTE Corporation, </w:t>
      </w:r>
      <w:proofErr w:type="spellStart"/>
      <w:r w:rsidR="00246ADD">
        <w:rPr>
          <w:rFonts w:ascii="Times New Roman" w:eastAsia="Times New Roman" w:hAnsi="Times New Roman"/>
        </w:rPr>
        <w:t>Sanechips</w:t>
      </w:r>
      <w:proofErr w:type="spellEnd"/>
    </w:p>
    <w:p w14:paraId="7AED7134" w14:textId="23AFF4D1" w:rsidR="00246ADD" w:rsidRDefault="00C62C50" w:rsidP="00246ADD">
      <w:hyperlink r:id="rId1741" w:history="1">
        <w:r>
          <w:rPr>
            <w:rStyle w:val="Hyperlink"/>
            <w:rFonts w:ascii="Times New Roman" w:eastAsia="Times New Roman" w:hAnsi="Times New Roman"/>
          </w:rPr>
          <w:t>R1-2605847</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Samsung</w:t>
      </w:r>
    </w:p>
    <w:p w14:paraId="021CD493" w14:textId="54919A90" w:rsidR="00246ADD" w:rsidRDefault="00C62C50" w:rsidP="00246ADD">
      <w:hyperlink r:id="rId1742" w:history="1">
        <w:r>
          <w:rPr>
            <w:rStyle w:val="Hyperlink"/>
            <w:rFonts w:ascii="Times New Roman" w:eastAsia="Times New Roman" w:hAnsi="Times New Roman"/>
          </w:rPr>
          <w:t>R1-2605859</w:t>
        </w:r>
      </w:hyperlink>
      <w:r w:rsidR="00246ADD">
        <w:rPr>
          <w:rFonts w:ascii="Times New Roman" w:eastAsia="Times New Roman" w:hAnsi="Times New Roman"/>
        </w:rPr>
        <w:tab/>
        <w:t>WUS operation in RRC states</w:t>
      </w:r>
      <w:r w:rsidR="00246ADD">
        <w:rPr>
          <w:rFonts w:ascii="Times New Roman" w:eastAsia="Times New Roman" w:hAnsi="Times New Roman"/>
        </w:rPr>
        <w:tab/>
        <w:t>BYD</w:t>
      </w:r>
    </w:p>
    <w:p w14:paraId="2713C879" w14:textId="28EDDF6C" w:rsidR="00246ADD" w:rsidRDefault="00C62C50" w:rsidP="00246ADD">
      <w:hyperlink r:id="rId1743" w:history="1">
        <w:r>
          <w:rPr>
            <w:rStyle w:val="Hyperlink"/>
            <w:rFonts w:ascii="Times New Roman" w:eastAsia="Times New Roman" w:hAnsi="Times New Roman"/>
          </w:rPr>
          <w:t>R1-2605866</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NEC</w:t>
      </w:r>
    </w:p>
    <w:p w14:paraId="3CFE7EDC" w14:textId="42B34E1D" w:rsidR="00246ADD" w:rsidRDefault="00C62C50" w:rsidP="00246ADD">
      <w:hyperlink r:id="rId1744" w:history="1">
        <w:r>
          <w:rPr>
            <w:rStyle w:val="Hyperlink"/>
            <w:rFonts w:ascii="Times New Roman" w:eastAsia="Times New Roman" w:hAnsi="Times New Roman"/>
          </w:rPr>
          <w:t>R1-2605923</w:t>
        </w:r>
      </w:hyperlink>
      <w:r w:rsidR="00246ADD">
        <w:rPr>
          <w:rFonts w:ascii="Times New Roman" w:eastAsia="Times New Roman" w:hAnsi="Times New Roman"/>
        </w:rPr>
        <w:tab/>
        <w:t>Discussion on 6G WUS operation in different RRC states</w:t>
      </w:r>
      <w:r w:rsidR="00246ADD">
        <w:rPr>
          <w:rFonts w:ascii="Times New Roman" w:eastAsia="Times New Roman" w:hAnsi="Times New Roman"/>
        </w:rPr>
        <w:tab/>
        <w:t>OPPO</w:t>
      </w:r>
    </w:p>
    <w:p w14:paraId="0A55918C" w14:textId="66976E7F" w:rsidR="00246ADD" w:rsidRDefault="00C62C50" w:rsidP="00246ADD">
      <w:hyperlink r:id="rId1745" w:history="1">
        <w:r>
          <w:rPr>
            <w:rStyle w:val="Hyperlink"/>
            <w:rFonts w:ascii="Times New Roman" w:eastAsia="Times New Roman" w:hAnsi="Times New Roman"/>
          </w:rPr>
          <w:t>R1-2605985</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Sony</w:t>
      </w:r>
    </w:p>
    <w:p w14:paraId="0FBD5040" w14:textId="63D422EC" w:rsidR="00246ADD" w:rsidRDefault="00C62C50" w:rsidP="00246ADD">
      <w:hyperlink r:id="rId1746" w:history="1">
        <w:r>
          <w:rPr>
            <w:rStyle w:val="Hyperlink"/>
            <w:rFonts w:ascii="Times New Roman" w:eastAsia="Times New Roman" w:hAnsi="Times New Roman"/>
          </w:rPr>
          <w:t>R1-2606004</w:t>
        </w:r>
      </w:hyperlink>
      <w:r w:rsidR="00246ADD">
        <w:rPr>
          <w:rFonts w:ascii="Times New Roman" w:eastAsia="Times New Roman" w:hAnsi="Times New Roman"/>
        </w:rPr>
        <w:tab/>
        <w:t>WUS operation in RRC states for 6GR</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6CBC570D" w14:textId="6B6CDA55" w:rsidR="00246ADD" w:rsidRDefault="00C62C50" w:rsidP="00246ADD">
      <w:hyperlink r:id="rId1747" w:history="1">
        <w:r>
          <w:rPr>
            <w:rStyle w:val="Hyperlink"/>
            <w:rFonts w:ascii="Times New Roman" w:eastAsia="Times New Roman" w:hAnsi="Times New Roman"/>
          </w:rPr>
          <w:t>R1-2606037</w:t>
        </w:r>
      </w:hyperlink>
      <w:r w:rsidR="00246ADD">
        <w:rPr>
          <w:rFonts w:ascii="Times New Roman" w:eastAsia="Times New Roman" w:hAnsi="Times New Roman"/>
        </w:rPr>
        <w:tab/>
        <w:t>6G DL WUS operation in RRC states</w:t>
      </w:r>
      <w:r w:rsidR="00246ADD">
        <w:rPr>
          <w:rFonts w:ascii="Times New Roman" w:eastAsia="Times New Roman" w:hAnsi="Times New Roman"/>
        </w:rPr>
        <w:tab/>
        <w:t>Apple</w:t>
      </w:r>
    </w:p>
    <w:p w14:paraId="10648995" w14:textId="5B7EA9BD" w:rsidR="00246ADD" w:rsidRDefault="00C62C50" w:rsidP="00246ADD">
      <w:hyperlink r:id="rId1748" w:history="1">
        <w:r>
          <w:rPr>
            <w:rStyle w:val="Hyperlink"/>
            <w:rFonts w:ascii="Times New Roman" w:eastAsia="Times New Roman" w:hAnsi="Times New Roman"/>
          </w:rPr>
          <w:t>R1-2606149</w:t>
        </w:r>
      </w:hyperlink>
      <w:r w:rsidR="00246ADD">
        <w:rPr>
          <w:rFonts w:ascii="Times New Roman" w:eastAsia="Times New Roman" w:hAnsi="Times New Roman"/>
        </w:rPr>
        <w:tab/>
        <w:t>WUS operation in RRC states</w:t>
      </w:r>
      <w:r w:rsidR="00246ADD">
        <w:rPr>
          <w:rFonts w:ascii="Times New Roman" w:eastAsia="Times New Roman" w:hAnsi="Times New Roman"/>
        </w:rPr>
        <w:tab/>
        <w:t>MediaTek Inc.</w:t>
      </w:r>
    </w:p>
    <w:p w14:paraId="7BFED658" w14:textId="5942080E" w:rsidR="00246ADD" w:rsidRDefault="00C62C50" w:rsidP="00246ADD">
      <w:hyperlink r:id="rId1749" w:history="1">
        <w:r>
          <w:rPr>
            <w:rStyle w:val="Hyperlink"/>
            <w:rFonts w:ascii="Times New Roman" w:eastAsia="Times New Roman" w:hAnsi="Times New Roman"/>
          </w:rPr>
          <w:t>R1-2606176</w:t>
        </w:r>
      </w:hyperlink>
      <w:r w:rsidR="00246ADD">
        <w:rPr>
          <w:rFonts w:ascii="Times New Roman" w:eastAsia="Times New Roman" w:hAnsi="Times New Roman"/>
        </w:rPr>
        <w:tab/>
        <w:t>WUS operation in RRC states</w:t>
      </w:r>
      <w:r w:rsidR="00246ADD">
        <w:rPr>
          <w:rFonts w:ascii="Times New Roman" w:eastAsia="Times New Roman" w:hAnsi="Times New Roman"/>
        </w:rPr>
        <w:tab/>
        <w:t>China Telecom</w:t>
      </w:r>
    </w:p>
    <w:p w14:paraId="7A71D72A" w14:textId="06E36051" w:rsidR="00246ADD" w:rsidRDefault="00C62C50" w:rsidP="00246ADD">
      <w:hyperlink r:id="rId1750" w:history="1">
        <w:r>
          <w:rPr>
            <w:rStyle w:val="Hyperlink"/>
            <w:rFonts w:ascii="Times New Roman" w:eastAsia="Times New Roman" w:hAnsi="Times New Roman"/>
          </w:rPr>
          <w:t>R1-2606191</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HONOR</w:t>
      </w:r>
    </w:p>
    <w:p w14:paraId="7C58675B" w14:textId="70318B98" w:rsidR="00246ADD" w:rsidRDefault="00C62C50" w:rsidP="00246ADD">
      <w:hyperlink r:id="rId1751" w:history="1">
        <w:r>
          <w:rPr>
            <w:rStyle w:val="Hyperlink"/>
            <w:rFonts w:ascii="Times New Roman" w:eastAsia="Times New Roman" w:hAnsi="Times New Roman"/>
          </w:rPr>
          <w:t>R1-2606207</w:t>
        </w:r>
      </w:hyperlink>
      <w:r w:rsidR="00246ADD">
        <w:rPr>
          <w:rFonts w:ascii="Times New Roman" w:eastAsia="Times New Roman" w:hAnsi="Times New Roman"/>
        </w:rPr>
        <w:tab/>
        <w:t>Discussion on DL WUS operation in RRC states for 6GR</w:t>
      </w:r>
      <w:r w:rsidR="00246ADD">
        <w:rPr>
          <w:rFonts w:ascii="Times New Roman" w:eastAsia="Times New Roman" w:hAnsi="Times New Roman"/>
        </w:rPr>
        <w:tab/>
        <w:t>LG Electronics</w:t>
      </w:r>
    </w:p>
    <w:p w14:paraId="66820D0F" w14:textId="25EC2963" w:rsidR="00246ADD" w:rsidRDefault="00C62C50" w:rsidP="00246ADD">
      <w:hyperlink r:id="rId1752" w:history="1">
        <w:r>
          <w:rPr>
            <w:rStyle w:val="Hyperlink"/>
            <w:rFonts w:ascii="Times New Roman" w:eastAsia="Times New Roman" w:hAnsi="Times New Roman"/>
          </w:rPr>
          <w:t>R1-2606254</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ETRI</w:t>
      </w:r>
    </w:p>
    <w:p w14:paraId="263BF428" w14:textId="1F6A12B9" w:rsidR="00246ADD" w:rsidRDefault="00C62C50" w:rsidP="00246ADD">
      <w:hyperlink r:id="rId1753" w:history="1">
        <w:r>
          <w:rPr>
            <w:rStyle w:val="Hyperlink"/>
            <w:rFonts w:ascii="Times New Roman" w:eastAsia="Times New Roman" w:hAnsi="Times New Roman"/>
          </w:rPr>
          <w:t>R1-2606318</w:t>
        </w:r>
      </w:hyperlink>
      <w:r w:rsidR="00246ADD">
        <w:rPr>
          <w:rFonts w:ascii="Times New Roman" w:eastAsia="Times New Roman" w:hAnsi="Times New Roman"/>
        </w:rPr>
        <w:tab/>
        <w:t>DL WUS operation on different bands</w:t>
      </w:r>
      <w:r w:rsidR="00246ADD">
        <w:rPr>
          <w:rFonts w:ascii="Times New Roman" w:eastAsia="Times New Roman" w:hAnsi="Times New Roman"/>
        </w:rPr>
        <w:tab/>
        <w:t>Vodafone, Deutsche Telekom, Orange</w:t>
      </w:r>
    </w:p>
    <w:p w14:paraId="65127819" w14:textId="2002149E" w:rsidR="00246ADD" w:rsidRDefault="00C62C50" w:rsidP="00246ADD">
      <w:hyperlink r:id="rId1754" w:history="1">
        <w:r>
          <w:rPr>
            <w:rStyle w:val="Hyperlink"/>
            <w:rFonts w:ascii="Times New Roman" w:eastAsia="Times New Roman" w:hAnsi="Times New Roman"/>
          </w:rPr>
          <w:t>R1-2606391</w:t>
        </w:r>
      </w:hyperlink>
      <w:r w:rsidR="00246ADD">
        <w:rPr>
          <w:rFonts w:ascii="Times New Roman" w:eastAsia="Times New Roman" w:hAnsi="Times New Roman"/>
        </w:rPr>
        <w:tab/>
        <w:t>DL WUS Operation</w:t>
      </w:r>
      <w:r w:rsidR="00246ADD">
        <w:rPr>
          <w:rFonts w:ascii="Times New Roman" w:eastAsia="Times New Roman" w:hAnsi="Times New Roman"/>
        </w:rPr>
        <w:tab/>
        <w:t>Qualcomm Incorporated</w:t>
      </w:r>
    </w:p>
    <w:p w14:paraId="1096418F" w14:textId="47DAF778" w:rsidR="00246ADD" w:rsidRDefault="00C62C50" w:rsidP="00246ADD">
      <w:hyperlink r:id="rId1755" w:history="1">
        <w:r>
          <w:rPr>
            <w:rStyle w:val="Hyperlink"/>
            <w:rFonts w:ascii="Times New Roman" w:eastAsia="Times New Roman" w:hAnsi="Times New Roman"/>
          </w:rPr>
          <w:t>R1-2606403</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Google</w:t>
      </w:r>
    </w:p>
    <w:p w14:paraId="6F5DC2B1" w14:textId="1E146800" w:rsidR="00246ADD" w:rsidRDefault="00C62C50" w:rsidP="00246ADD">
      <w:hyperlink r:id="rId1756" w:history="1">
        <w:r>
          <w:rPr>
            <w:rStyle w:val="Hyperlink"/>
            <w:rFonts w:ascii="Times New Roman" w:eastAsia="Times New Roman" w:hAnsi="Times New Roman"/>
          </w:rPr>
          <w:t>R1-2606517</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NTT DOCOMO, INC.</w:t>
      </w:r>
    </w:p>
    <w:p w14:paraId="7B0305E5" w14:textId="251259BA" w:rsidR="00246ADD" w:rsidRDefault="00C62C50" w:rsidP="00246ADD">
      <w:hyperlink r:id="rId1757" w:history="1">
        <w:r>
          <w:rPr>
            <w:rStyle w:val="Hyperlink"/>
            <w:rFonts w:ascii="Times New Roman" w:eastAsia="Times New Roman" w:hAnsi="Times New Roman"/>
          </w:rPr>
          <w:t>R1-2606539</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t>ITRI</w:t>
      </w:r>
    </w:p>
    <w:p w14:paraId="3E061D4D" w14:textId="6A4FA15D" w:rsidR="00246ADD" w:rsidRDefault="00C62C50" w:rsidP="00246ADD">
      <w:hyperlink r:id="rId1758" w:history="1">
        <w:r>
          <w:rPr>
            <w:rStyle w:val="Hyperlink"/>
            <w:rFonts w:ascii="Times New Roman" w:eastAsia="Times New Roman" w:hAnsi="Times New Roman"/>
          </w:rPr>
          <w:t>R1-2606581</w:t>
        </w:r>
      </w:hyperlink>
      <w:r w:rsidR="00246ADD">
        <w:rPr>
          <w:rFonts w:ascii="Times New Roman" w:eastAsia="Times New Roman" w:hAnsi="Times New Roman"/>
        </w:rPr>
        <w:tab/>
        <w:t>Discussion on WUS operation in RRC states for 6G Radio</w:t>
      </w:r>
      <w:r w:rsidR="00246ADD">
        <w:rPr>
          <w:rFonts w:ascii="Times New Roman" w:eastAsia="Times New Roman" w:hAnsi="Times New Roman"/>
        </w:rPr>
        <w:tab/>
        <w:t>WILUS Inc.</w:t>
      </w:r>
    </w:p>
    <w:p w14:paraId="0B9ED73C" w14:textId="6D48B0E5" w:rsidR="00246ADD" w:rsidRDefault="00C62C50" w:rsidP="00246ADD">
      <w:hyperlink r:id="rId1759" w:history="1">
        <w:r>
          <w:rPr>
            <w:rStyle w:val="Hyperlink"/>
            <w:rFonts w:ascii="Times New Roman" w:eastAsia="Times New Roman" w:hAnsi="Times New Roman"/>
          </w:rPr>
          <w:t>R1-2606604</w:t>
        </w:r>
      </w:hyperlink>
      <w:r w:rsidR="00246ADD">
        <w:rPr>
          <w:rFonts w:ascii="Times New Roman" w:eastAsia="Times New Roman" w:hAnsi="Times New Roman"/>
        </w:rPr>
        <w:tab/>
        <w:t>DL WUS operation in RRC states</w:t>
      </w:r>
      <w:r w:rsidR="00246ADD">
        <w:rPr>
          <w:rFonts w:ascii="Times New Roman" w:eastAsia="Times New Roman" w:hAnsi="Times New Roman"/>
        </w:rPr>
        <w:tab/>
        <w:t>Nordic Semiconductor ASA</w:t>
      </w:r>
    </w:p>
    <w:p w14:paraId="67B3DE7A" w14:textId="2DE000EC" w:rsidR="00246ADD" w:rsidRDefault="00C62C50" w:rsidP="00246ADD">
      <w:hyperlink r:id="rId1760" w:history="1">
        <w:r>
          <w:rPr>
            <w:rStyle w:val="Hyperlink"/>
            <w:rFonts w:ascii="Times New Roman" w:eastAsia="Times New Roman" w:hAnsi="Times New Roman"/>
          </w:rPr>
          <w:t>R1-2606653</w:t>
        </w:r>
      </w:hyperlink>
      <w:r w:rsidR="00246ADD">
        <w:rPr>
          <w:rFonts w:ascii="Times New Roman" w:eastAsia="Times New Roman" w:hAnsi="Times New Roman"/>
        </w:rPr>
        <w:tab/>
        <w:t>Discussion on WUS operation in RRC states</w:t>
      </w:r>
      <w:r w:rsidR="00246ADD">
        <w:rPr>
          <w:rFonts w:ascii="Times New Roman" w:eastAsia="Times New Roman" w:hAnsi="Times New Roman"/>
        </w:rPr>
        <w:tab/>
      </w:r>
      <w:proofErr w:type="spellStart"/>
      <w:r w:rsidR="00246ADD">
        <w:rPr>
          <w:rFonts w:ascii="Times New Roman" w:eastAsia="Times New Roman" w:hAnsi="Times New Roman"/>
        </w:rPr>
        <w:t>CEWiT</w:t>
      </w:r>
      <w:proofErr w:type="spellEnd"/>
    </w:p>
    <w:p w14:paraId="7A6AEBAC" w14:textId="5565E83C" w:rsidR="00246ADD" w:rsidRDefault="00C62C50" w:rsidP="00246ADD">
      <w:hyperlink r:id="rId1761" w:history="1">
        <w:r>
          <w:rPr>
            <w:rStyle w:val="Hyperlink"/>
            <w:rFonts w:ascii="Times New Roman" w:eastAsia="Times New Roman" w:hAnsi="Times New Roman"/>
          </w:rPr>
          <w:t>R1-2606682</w:t>
        </w:r>
      </w:hyperlink>
      <w:r w:rsidR="00246ADD">
        <w:rPr>
          <w:rFonts w:ascii="Times New Roman" w:eastAsia="Times New Roman" w:hAnsi="Times New Roman"/>
        </w:rPr>
        <w:tab/>
        <w:t>Discussion on UE-Side Information for DL WUS Configuration Evaluation</w:t>
      </w:r>
      <w:r w:rsidR="00246ADD">
        <w:rPr>
          <w:rFonts w:ascii="Times New Roman" w:eastAsia="Times New Roman" w:hAnsi="Times New Roman"/>
        </w:rPr>
        <w:tab/>
        <w:t>NICT</w:t>
      </w:r>
    </w:p>
    <w:p w14:paraId="72E02143" w14:textId="5E9C8626" w:rsidR="00246ADD" w:rsidRDefault="00C62C50" w:rsidP="00246ADD">
      <w:hyperlink r:id="rId1762" w:history="1">
        <w:r>
          <w:rPr>
            <w:rStyle w:val="Hyperlink"/>
            <w:rFonts w:ascii="Times New Roman" w:eastAsia="Times New Roman" w:hAnsi="Times New Roman"/>
          </w:rPr>
          <w:t>R1-2606696</w:t>
        </w:r>
      </w:hyperlink>
      <w:r w:rsidR="00246ADD">
        <w:rPr>
          <w:rFonts w:ascii="Times New Roman" w:eastAsia="Times New Roman" w:hAnsi="Times New Roman"/>
        </w:rPr>
        <w:tab/>
        <w:t>Discussion on DL-WUS operation in RRC states</w:t>
      </w:r>
      <w:r w:rsidR="00246ADD">
        <w:rPr>
          <w:rFonts w:ascii="Times New Roman" w:eastAsia="Times New Roman" w:hAnsi="Times New Roman"/>
        </w:rPr>
        <w:tab/>
        <w:t>TCL</w:t>
      </w:r>
    </w:p>
    <w:p w14:paraId="7BE6CA17" w14:textId="77777777" w:rsidR="00246ADD" w:rsidRPr="00246ADD" w:rsidRDefault="00246ADD" w:rsidP="00246ADD"/>
    <w:p w14:paraId="5D96E307" w14:textId="1288B507" w:rsidR="00246ADD" w:rsidRDefault="00246ADD" w:rsidP="00246ADD">
      <w:pPr>
        <w:pStyle w:val="Heading3"/>
      </w:pPr>
      <w:bookmarkStart w:id="252" w:name="_Toc239313265"/>
      <w:r>
        <w:lastRenderedPageBreak/>
        <w:t>Uplink WUS and operation</w:t>
      </w:r>
      <w:bookmarkEnd w:id="252"/>
    </w:p>
    <w:p w14:paraId="0BE7A2EB" w14:textId="77777777" w:rsidR="00246ADD" w:rsidRPr="00FD0278" w:rsidRDefault="00246ADD" w:rsidP="00246ADD">
      <w:pPr>
        <w:rPr>
          <w:rFonts w:eastAsia="DengXian"/>
          <w:i/>
          <w:iCs/>
          <w:lang w:eastAsia="zh-CN"/>
        </w:rPr>
      </w:pPr>
      <w:r w:rsidRPr="00FD0278">
        <w:rPr>
          <w:rFonts w:eastAsia="DengXian" w:hint="eastAsia"/>
          <w:i/>
          <w:iCs/>
          <w:lang w:eastAsia="zh-CN"/>
        </w:rPr>
        <w:t xml:space="preserve">Note 1: Identify the feasibility and necessity of uplink WUS, and schemes/mechanisms thar are </w:t>
      </w:r>
      <w:r w:rsidRPr="00FD0278">
        <w:rPr>
          <w:rFonts w:eastAsia="DengXian"/>
          <w:i/>
          <w:iCs/>
          <w:lang w:eastAsia="zh-CN"/>
        </w:rPr>
        <w:t>different</w:t>
      </w:r>
      <w:r w:rsidRPr="00FD0278">
        <w:rPr>
          <w:rFonts w:eastAsia="DengXian" w:hint="eastAsia"/>
          <w:i/>
          <w:iCs/>
          <w:lang w:eastAsia="zh-CN"/>
        </w:rPr>
        <w:t xml:space="preserve"> from leveraging the</w:t>
      </w:r>
      <w:r>
        <w:rPr>
          <w:rFonts w:eastAsia="DengXian" w:hint="eastAsia"/>
          <w:i/>
          <w:iCs/>
          <w:lang w:eastAsia="zh-CN"/>
        </w:rPr>
        <w:t xml:space="preserve"> </w:t>
      </w:r>
      <w:r w:rsidRPr="00FD0278">
        <w:rPr>
          <w:rFonts w:eastAsia="DengXian" w:hint="eastAsia"/>
          <w:i/>
          <w:iCs/>
          <w:lang w:eastAsia="zh-CN"/>
        </w:rPr>
        <w:t>design of other agendas, etc</w:t>
      </w:r>
    </w:p>
    <w:p w14:paraId="5061C0A6" w14:textId="77777777" w:rsidR="00246ADD" w:rsidRDefault="00246ADD" w:rsidP="00246ADD"/>
    <w:p w14:paraId="512891BF" w14:textId="77777777" w:rsidR="00246ADD" w:rsidRPr="00F50F5E" w:rsidRDefault="00246ADD" w:rsidP="00246ADD">
      <w:pPr>
        <w:rPr>
          <w:rFonts w:eastAsiaTheme="minorEastAsia"/>
          <w:lang w:val="en-US" w:eastAsia="zh-CN"/>
        </w:rPr>
      </w:pPr>
      <w:r w:rsidRPr="00F50F5E">
        <w:rPr>
          <w:rFonts w:eastAsiaTheme="minorEastAsia"/>
          <w:lang w:val="en-US" w:eastAsia="zh-CN"/>
        </w:rPr>
        <w:t>[12</w:t>
      </w:r>
      <w:r w:rsidRPr="00F50F5E">
        <w:rPr>
          <w:rFonts w:eastAsiaTheme="minorEastAsia" w:hint="eastAsia"/>
          <w:lang w:val="en-US" w:eastAsia="zh-CN"/>
        </w:rPr>
        <w:t>6</w:t>
      </w:r>
      <w:r w:rsidRPr="00F50F5E">
        <w:rPr>
          <w:rFonts w:eastAsiaTheme="minorEastAsia"/>
          <w:lang w:val="en-US" w:eastAsia="zh-CN"/>
        </w:rPr>
        <w:t>-R20-6GR-Uplink WUS] Email discussion on Rel-20 6GR-Uplink WUS– Seonwook (LGE)</w:t>
      </w:r>
    </w:p>
    <w:p w14:paraId="1C6C2661" w14:textId="77777777" w:rsidR="00246ADD" w:rsidRPr="00F50F5E" w:rsidRDefault="00246ADD">
      <w:pPr>
        <w:pStyle w:val="ListParagraph"/>
        <w:numPr>
          <w:ilvl w:val="0"/>
          <w:numId w:val="288"/>
        </w:numPr>
        <w:rPr>
          <w:rFonts w:eastAsiaTheme="minorEastAsia"/>
          <w:lang w:val="en-US" w:eastAsia="zh-CN"/>
        </w:rPr>
      </w:pPr>
      <w:r w:rsidRPr="00F50F5E">
        <w:rPr>
          <w:rFonts w:eastAsiaTheme="minorEastAsia"/>
          <w:lang w:eastAsia="zh-CN"/>
        </w:rPr>
        <w:t xml:space="preserve">To be used for sharing updates on online/offline schedule, details on what is to be discussed in online/offline sessions, </w:t>
      </w:r>
      <w:proofErr w:type="spellStart"/>
      <w:r w:rsidRPr="00F50F5E">
        <w:rPr>
          <w:rFonts w:eastAsiaTheme="minorEastAsia"/>
          <w:lang w:eastAsia="zh-CN"/>
        </w:rPr>
        <w:t>tdoc</w:t>
      </w:r>
      <w:proofErr w:type="spellEnd"/>
      <w:r w:rsidRPr="00F50F5E">
        <w:rPr>
          <w:rFonts w:eastAsiaTheme="minorEastAsia"/>
          <w:lang w:eastAsia="zh-CN"/>
        </w:rPr>
        <w:t xml:space="preserve"> number of the moderator summary for online session, etc</w:t>
      </w:r>
    </w:p>
    <w:p w14:paraId="7C09107B" w14:textId="77777777" w:rsidR="00246ADD" w:rsidRPr="00F71304" w:rsidRDefault="00246ADD" w:rsidP="00246ADD">
      <w:pPr>
        <w:rPr>
          <w:rFonts w:eastAsiaTheme="minorEastAsia"/>
          <w:highlight w:val="green"/>
          <w:lang w:val="en-US" w:eastAsia="zh-CN"/>
        </w:rPr>
      </w:pPr>
      <w:r w:rsidRPr="00F71304">
        <w:rPr>
          <w:rFonts w:eastAsiaTheme="minorEastAsia" w:hint="eastAsia"/>
          <w:highlight w:val="green"/>
          <w:lang w:val="en-US" w:eastAsia="zh-CN"/>
        </w:rPr>
        <w:t>Agreement</w:t>
      </w:r>
    </w:p>
    <w:p w14:paraId="02CA3633" w14:textId="77777777" w:rsidR="00246ADD" w:rsidRDefault="00246ADD">
      <w:pPr>
        <w:pStyle w:val="ListParagraph"/>
        <w:numPr>
          <w:ilvl w:val="0"/>
          <w:numId w:val="171"/>
        </w:numPr>
        <w:suppressAutoHyphens/>
        <w:overflowPunct/>
        <w:autoSpaceDE/>
        <w:autoSpaceDN/>
        <w:adjustRightInd/>
        <w:spacing w:after="160" w:line="252" w:lineRule="auto"/>
        <w:jc w:val="both"/>
        <w:textAlignment w:val="auto"/>
        <w:rPr>
          <w:rFonts w:eastAsia="Malgun Gothic"/>
          <w:lang w:val="en-US"/>
        </w:rPr>
      </w:pPr>
      <w:bookmarkStart w:id="253" w:name="OLE_LINK15"/>
      <w:r>
        <w:rPr>
          <w:lang w:eastAsia="ko-KR"/>
        </w:rPr>
        <w:t>For feasibility study of DS#1b, further study the following mechanisms for UE to acquire UL WUS configuration.</w:t>
      </w:r>
    </w:p>
    <w:p w14:paraId="228DEB37"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lang w:eastAsia="ko-KR"/>
        </w:rPr>
        <w:t>Option 1: Pre-configuration and/or pre-defined in specification</w:t>
      </w:r>
    </w:p>
    <w:p w14:paraId="398568A9"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lang w:eastAsia="ko-KR"/>
        </w:rPr>
        <w:t xml:space="preserve">Option 2: </w:t>
      </w:r>
      <w:r>
        <w:rPr>
          <w:rFonts w:hint="eastAsia"/>
          <w:lang w:eastAsia="ko-KR"/>
        </w:rPr>
        <w:t>Synchronization signal(s)</w:t>
      </w:r>
    </w:p>
    <w:p w14:paraId="4E0CF768"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lang w:eastAsia="ko-KR"/>
        </w:rPr>
        <w:t>Option 3: PBCH</w:t>
      </w:r>
      <w:r>
        <w:rPr>
          <w:rFonts w:hint="eastAsia"/>
          <w:lang w:eastAsia="ko-KR"/>
        </w:rPr>
        <w:t xml:space="preserve"> including PBCH DMRS</w:t>
      </w:r>
    </w:p>
    <w:p w14:paraId="627C2CB7"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lang w:val="en-US" w:eastAsia="ko-KR"/>
        </w:rPr>
        <w:t>Option 4: Broadcast PDSCH</w:t>
      </w:r>
    </w:p>
    <w:p w14:paraId="50CC63D0"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lang w:val="en-US" w:eastAsia="ko-KR"/>
        </w:rPr>
        <w:t>Option 5: Common PDCCH</w:t>
      </w:r>
    </w:p>
    <w:p w14:paraId="4C1DFBA7"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lang w:val="en-US" w:eastAsia="ko-KR"/>
        </w:rPr>
        <w:t>Note: Combination of above options can be considered.</w:t>
      </w:r>
    </w:p>
    <w:p w14:paraId="354C0E62" w14:textId="77777777" w:rsidR="00246ADD" w:rsidRDefault="00246ADD">
      <w:pPr>
        <w:pStyle w:val="ListParagraph"/>
        <w:numPr>
          <w:ilvl w:val="1"/>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At least the followings are considered for further study of the above options</w:t>
      </w:r>
    </w:p>
    <w:p w14:paraId="41D0A1D7" w14:textId="77777777" w:rsidR="00246ADD" w:rsidRDefault="00246ADD">
      <w:pPr>
        <w:pStyle w:val="ListParagraph"/>
        <w:numPr>
          <w:ilvl w:val="2"/>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NW configuration flexibility</w:t>
      </w:r>
    </w:p>
    <w:p w14:paraId="7BDD7F95" w14:textId="77777777" w:rsidR="00246ADD" w:rsidRDefault="00246ADD">
      <w:pPr>
        <w:pStyle w:val="ListParagraph"/>
        <w:numPr>
          <w:ilvl w:val="2"/>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NW and UE energy saving/consumption</w:t>
      </w:r>
    </w:p>
    <w:p w14:paraId="7B746618" w14:textId="77777777" w:rsidR="00246ADD" w:rsidRDefault="00246ADD">
      <w:pPr>
        <w:pStyle w:val="ListParagraph"/>
        <w:numPr>
          <w:ilvl w:val="2"/>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UE complexity</w:t>
      </w:r>
    </w:p>
    <w:p w14:paraId="3B7DA75F" w14:textId="77777777" w:rsidR="00246ADD" w:rsidRDefault="00246ADD">
      <w:pPr>
        <w:pStyle w:val="ListParagraph"/>
        <w:numPr>
          <w:ilvl w:val="2"/>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Signaling overhead</w:t>
      </w:r>
    </w:p>
    <w:p w14:paraId="5E8ABCB4" w14:textId="77777777" w:rsidR="00246ADD" w:rsidRDefault="00246ADD">
      <w:pPr>
        <w:pStyle w:val="ListParagraph"/>
        <w:numPr>
          <w:ilvl w:val="2"/>
          <w:numId w:val="17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 xml:space="preserve">Necessary </w:t>
      </w:r>
      <w:r>
        <w:rPr>
          <w:rFonts w:eastAsia="Malgun Gothic"/>
          <w:lang w:val="en-US" w:eastAsia="ko-KR"/>
        </w:rPr>
        <w:t>payload</w:t>
      </w:r>
      <w:r>
        <w:rPr>
          <w:rFonts w:eastAsia="Malgun Gothic" w:hint="eastAsia"/>
          <w:lang w:val="en-US" w:eastAsia="ko-KR"/>
        </w:rPr>
        <w:t xml:space="preserve"> by taking </w:t>
      </w:r>
      <w:r>
        <w:rPr>
          <w:rFonts w:eastAsia="Malgun Gothic"/>
          <w:lang w:val="en-US" w:eastAsia="ko-KR"/>
        </w:rPr>
        <w:t>SIB26 for NR OD-SIB1 as the reference</w:t>
      </w:r>
    </w:p>
    <w:bookmarkEnd w:id="253"/>
    <w:p w14:paraId="0B763364" w14:textId="77777777" w:rsidR="00246ADD" w:rsidRPr="00B5053C" w:rsidRDefault="00246ADD" w:rsidP="00246ADD">
      <w:pPr>
        <w:rPr>
          <w:rFonts w:eastAsiaTheme="minorEastAsia"/>
          <w:highlight w:val="green"/>
          <w:lang w:val="en-US" w:eastAsia="zh-CN"/>
        </w:rPr>
      </w:pPr>
      <w:r w:rsidRPr="00B5053C">
        <w:rPr>
          <w:rFonts w:eastAsiaTheme="minorEastAsia" w:hint="eastAsia"/>
          <w:highlight w:val="green"/>
          <w:lang w:val="en-US" w:eastAsia="zh-CN"/>
        </w:rPr>
        <w:t>Agreement</w:t>
      </w:r>
    </w:p>
    <w:p w14:paraId="509E2951" w14:textId="77777777" w:rsidR="00246ADD" w:rsidRPr="00B5053C" w:rsidRDefault="00246ADD">
      <w:pPr>
        <w:pStyle w:val="ListParagraph"/>
        <w:numPr>
          <w:ilvl w:val="0"/>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For study of necessity for UL WUS, at least followings are considered as candidates of use cases.</w:t>
      </w:r>
    </w:p>
    <w:p w14:paraId="5EA3E5C9" w14:textId="77777777" w:rsidR="00246ADD" w:rsidRPr="00B5053C" w:rsidRDefault="00246ADD">
      <w:pPr>
        <w:pStyle w:val="ListParagraph"/>
        <w:numPr>
          <w:ilvl w:val="1"/>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Malgun Gothic"/>
          <w:lang w:val="en-US" w:eastAsia="ko-KR"/>
        </w:rPr>
        <w:t>For UEs in idle mode</w:t>
      </w:r>
      <w:ins w:id="254" w:author="Seonwook Kim" w:date="2026-08-26T14:13:00Z" w16du:dateUtc="2026-08-26T12:13:00Z">
        <w:r w:rsidRPr="00B5053C">
          <w:rPr>
            <w:rFonts w:eastAsia="Malgun Gothic" w:hint="eastAsia"/>
            <w:lang w:val="en-US" w:eastAsia="ko-KR"/>
          </w:rPr>
          <w:t>, and inactive mode</w:t>
        </w:r>
      </w:ins>
      <w:r>
        <w:rPr>
          <w:rFonts w:eastAsiaTheme="minorEastAsia" w:hint="eastAsia"/>
          <w:lang w:val="en-US" w:eastAsia="zh-CN"/>
        </w:rPr>
        <w:t>,</w:t>
      </w:r>
    </w:p>
    <w:p w14:paraId="50B3364C" w14:textId="77777777" w:rsidR="00246ADD" w:rsidRPr="00B5053C" w:rsidRDefault="00246ADD">
      <w:pPr>
        <w:pStyle w:val="ListParagraph"/>
        <w:numPr>
          <w:ilvl w:val="2"/>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Malgun Gothic"/>
          <w:lang w:val="en-US" w:eastAsia="ko-KR"/>
        </w:rPr>
        <w:t>UE-initiated on-demand or adaptation procedures for one or multiple of the following signals/channels:</w:t>
      </w:r>
    </w:p>
    <w:p w14:paraId="0636D921"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6GR SS/PBCH</w:t>
      </w:r>
    </w:p>
    <w:p w14:paraId="01348076"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 xml:space="preserve">6GR </w:t>
      </w:r>
      <w:r w:rsidRPr="00B5053C">
        <w:rPr>
          <w:rFonts w:eastAsia="Malgun Gothic"/>
          <w:lang w:val="en-US" w:eastAsia="ko-KR"/>
        </w:rPr>
        <w:t>SIB1</w:t>
      </w:r>
    </w:p>
    <w:p w14:paraId="5630EE8E"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 xml:space="preserve">6GR </w:t>
      </w:r>
      <w:r w:rsidRPr="00B5053C">
        <w:rPr>
          <w:rFonts w:eastAsia="Malgun Gothic"/>
          <w:lang w:val="en-US" w:eastAsia="ko-KR"/>
        </w:rPr>
        <w:t>PRACH</w:t>
      </w:r>
    </w:p>
    <w:p w14:paraId="2E3CA690"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 xml:space="preserve">6GR </w:t>
      </w:r>
      <w:r w:rsidRPr="00B5053C">
        <w:rPr>
          <w:rFonts w:eastAsiaTheme="minorEastAsia" w:hint="eastAsia"/>
          <w:lang w:eastAsia="zh-CN"/>
        </w:rPr>
        <w:t xml:space="preserve">DL </w:t>
      </w:r>
      <w:r w:rsidRPr="00B5053C">
        <w:rPr>
          <w:rFonts w:eastAsia="Malgun Gothic"/>
          <w:lang w:val="en-US" w:eastAsia="ko-KR"/>
        </w:rPr>
        <w:t>Reference Signal</w:t>
      </w:r>
    </w:p>
    <w:p w14:paraId="67CEB39C" w14:textId="77777777" w:rsidR="00246ADD" w:rsidRPr="00B5053C" w:rsidRDefault="00246ADD">
      <w:pPr>
        <w:pStyle w:val="ListParagraph"/>
        <w:numPr>
          <w:ilvl w:val="1"/>
          <w:numId w:val="189"/>
        </w:numPr>
        <w:suppressAutoHyphens/>
        <w:overflowPunct/>
        <w:autoSpaceDE/>
        <w:autoSpaceDN/>
        <w:adjustRightInd/>
        <w:spacing w:after="160" w:line="252" w:lineRule="auto"/>
        <w:jc w:val="both"/>
        <w:textAlignment w:val="auto"/>
        <w:rPr>
          <w:rFonts w:eastAsia="Malgun Gothic"/>
          <w:lang w:val="en-US"/>
        </w:rPr>
      </w:pPr>
      <w:r>
        <w:rPr>
          <w:rFonts w:eastAsiaTheme="minorEastAsia" w:hint="eastAsia"/>
          <w:lang w:val="en-US" w:eastAsia="zh-CN"/>
        </w:rPr>
        <w:t>Fo</w:t>
      </w:r>
      <w:r w:rsidRPr="00B5053C">
        <w:rPr>
          <w:rFonts w:eastAsia="Malgun Gothic"/>
          <w:lang w:val="en-US" w:eastAsia="ko-KR"/>
        </w:rPr>
        <w:t>r UEs in connected mode,</w:t>
      </w:r>
    </w:p>
    <w:p w14:paraId="7FCD4494" w14:textId="77777777" w:rsidR="00246ADD" w:rsidRPr="00B5053C" w:rsidRDefault="00246ADD">
      <w:pPr>
        <w:pStyle w:val="ListParagraph"/>
        <w:numPr>
          <w:ilvl w:val="2"/>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Malgun Gothic"/>
          <w:lang w:val="en-US" w:eastAsia="ko-KR"/>
        </w:rPr>
        <w:t>UE-initiated on-demand or adaptation procedures for one or multiple of the following signals/channels:</w:t>
      </w:r>
    </w:p>
    <w:p w14:paraId="00CCEAF7"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6GR SS/PBCH</w:t>
      </w:r>
    </w:p>
    <w:p w14:paraId="505EA952"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 xml:space="preserve">6GR </w:t>
      </w:r>
      <w:r w:rsidRPr="00B5053C">
        <w:rPr>
          <w:rFonts w:eastAsia="Malgun Gothic"/>
          <w:lang w:val="en-US" w:eastAsia="ko-KR"/>
        </w:rPr>
        <w:t>SIB1</w:t>
      </w:r>
    </w:p>
    <w:p w14:paraId="5A929358"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 xml:space="preserve">6GR </w:t>
      </w:r>
      <w:r w:rsidRPr="00B5053C">
        <w:rPr>
          <w:rFonts w:eastAsia="Malgun Gothic"/>
          <w:lang w:val="en-US" w:eastAsia="ko-KR"/>
        </w:rPr>
        <w:t>PRACH</w:t>
      </w:r>
    </w:p>
    <w:p w14:paraId="442B7321" w14:textId="77777777" w:rsidR="00246ADD" w:rsidRPr="00B5053C" w:rsidRDefault="00246ADD">
      <w:pPr>
        <w:pStyle w:val="ListParagraph"/>
        <w:numPr>
          <w:ilvl w:val="3"/>
          <w:numId w:val="189"/>
        </w:numPr>
        <w:suppressAutoHyphens/>
        <w:overflowPunct/>
        <w:autoSpaceDE/>
        <w:autoSpaceDN/>
        <w:adjustRightInd/>
        <w:spacing w:after="160" w:line="252" w:lineRule="auto"/>
        <w:jc w:val="both"/>
        <w:textAlignment w:val="auto"/>
        <w:rPr>
          <w:rFonts w:eastAsia="Malgun Gothic"/>
          <w:lang w:val="en-US"/>
        </w:rPr>
      </w:pPr>
      <w:r w:rsidRPr="00B5053C">
        <w:rPr>
          <w:lang w:eastAsia="ko-KR"/>
        </w:rPr>
        <w:t xml:space="preserve">6GR </w:t>
      </w:r>
      <w:r w:rsidRPr="00B5053C">
        <w:rPr>
          <w:rFonts w:eastAsiaTheme="minorEastAsia" w:hint="eastAsia"/>
          <w:lang w:eastAsia="zh-CN"/>
        </w:rPr>
        <w:t xml:space="preserve">DL </w:t>
      </w:r>
      <w:r w:rsidRPr="00B5053C">
        <w:rPr>
          <w:rFonts w:eastAsia="Malgun Gothic"/>
          <w:lang w:val="en-US" w:eastAsia="ko-KR"/>
        </w:rPr>
        <w:t>Reference Signal</w:t>
      </w:r>
    </w:p>
    <w:p w14:paraId="51ECA2DC" w14:textId="77777777" w:rsidR="00246ADD" w:rsidRPr="00B5053C" w:rsidRDefault="00246ADD">
      <w:pPr>
        <w:pStyle w:val="ListParagraph"/>
        <w:numPr>
          <w:ilvl w:val="2"/>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Times New Roman"/>
          <w:lang w:val="en-US"/>
        </w:rPr>
        <w:t xml:space="preserve">UL data </w:t>
      </w:r>
      <w:r w:rsidRPr="00B5053C">
        <w:rPr>
          <w:rFonts w:eastAsiaTheme="minorEastAsia"/>
          <w:lang w:val="en-US" w:eastAsia="ko-KR"/>
        </w:rPr>
        <w:t>indication</w:t>
      </w:r>
      <w:r w:rsidRPr="00B5053C">
        <w:rPr>
          <w:rFonts w:eastAsia="Times New Roman"/>
          <w:lang w:val="en-US"/>
        </w:rPr>
        <w:t xml:space="preserve"> </w:t>
      </w:r>
      <w:r w:rsidRPr="00B5053C">
        <w:rPr>
          <w:rFonts w:eastAsiaTheme="minorEastAsia"/>
          <w:lang w:val="en-US" w:eastAsia="ko-KR"/>
        </w:rPr>
        <w:t>(including ‘no UL data’ indication)</w:t>
      </w:r>
    </w:p>
    <w:p w14:paraId="7E30C502" w14:textId="77777777" w:rsidR="00246ADD" w:rsidRPr="00B5053C" w:rsidRDefault="00246ADD">
      <w:pPr>
        <w:pStyle w:val="ListParagraph"/>
        <w:numPr>
          <w:ilvl w:val="2"/>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Theme="minorEastAsia"/>
          <w:lang w:val="en-US" w:eastAsia="ko-KR"/>
        </w:rPr>
        <w:t>Selection of PUSCH resource and/or PUSCH transmission parameter</w:t>
      </w:r>
    </w:p>
    <w:p w14:paraId="3002DDEE" w14:textId="77777777" w:rsidR="00246ADD" w:rsidRPr="00B5053C" w:rsidRDefault="00246ADD">
      <w:pPr>
        <w:pStyle w:val="ListParagraph"/>
        <w:numPr>
          <w:ilvl w:val="2"/>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Malgun Gothic"/>
          <w:lang w:val="en-US" w:eastAsia="ko-KR"/>
        </w:rPr>
        <w:t>UL WUS based measurement</w:t>
      </w:r>
    </w:p>
    <w:p w14:paraId="7908C534" w14:textId="77777777" w:rsidR="00246ADD" w:rsidRPr="00B5053C" w:rsidRDefault="00246ADD">
      <w:pPr>
        <w:pStyle w:val="ListParagraph"/>
        <w:numPr>
          <w:ilvl w:val="2"/>
          <w:numId w:val="189"/>
        </w:numPr>
        <w:suppressAutoHyphens/>
        <w:overflowPunct/>
        <w:autoSpaceDE/>
        <w:autoSpaceDN/>
        <w:adjustRightInd/>
        <w:spacing w:after="160" w:line="252" w:lineRule="auto"/>
        <w:jc w:val="both"/>
        <w:textAlignment w:val="auto"/>
        <w:rPr>
          <w:rFonts w:eastAsia="Malgun Gothic"/>
          <w:lang w:val="en-US"/>
        </w:rPr>
      </w:pPr>
      <w:r w:rsidRPr="00B5053C">
        <w:rPr>
          <w:rFonts w:eastAsia="Malgun Gothic"/>
          <w:lang w:val="en-US" w:eastAsia="ko-KR"/>
        </w:rPr>
        <w:t>Indication of new beam for BFR (if supported for 6GR)</w:t>
      </w:r>
    </w:p>
    <w:p w14:paraId="6082629C" w14:textId="77777777" w:rsidR="00246ADD" w:rsidRPr="00B5053C" w:rsidRDefault="00246ADD">
      <w:pPr>
        <w:pStyle w:val="ListParagraph"/>
        <w:numPr>
          <w:ilvl w:val="0"/>
          <w:numId w:val="189"/>
        </w:numPr>
        <w:suppressAutoHyphens/>
        <w:overflowPunct/>
        <w:autoSpaceDE/>
        <w:autoSpaceDN/>
        <w:adjustRightInd/>
        <w:spacing w:after="160" w:line="252" w:lineRule="auto"/>
        <w:jc w:val="both"/>
        <w:textAlignment w:val="auto"/>
        <w:rPr>
          <w:rFonts w:eastAsia="Malgun Gothic"/>
          <w:lang w:val="en-US"/>
        </w:rPr>
      </w:pPr>
      <w:r>
        <w:rPr>
          <w:rFonts w:eastAsiaTheme="minorEastAsia" w:hint="eastAsia"/>
          <w:lang w:eastAsia="zh-CN"/>
        </w:rPr>
        <w:t>W</w:t>
      </w:r>
      <w:r w:rsidRPr="00B5053C">
        <w:rPr>
          <w:lang w:eastAsia="ko-KR"/>
        </w:rPr>
        <w:t>ith consideration of at least the following aspects:</w:t>
      </w:r>
    </w:p>
    <w:p w14:paraId="050DEB4B"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lang w:eastAsia="ko-KR"/>
        </w:rPr>
        <w:t>6GR SSB</w:t>
      </w:r>
      <w:r w:rsidRPr="00B5053C">
        <w:rPr>
          <w:rFonts w:hint="eastAsia"/>
          <w:lang w:eastAsia="ko-KR"/>
        </w:rPr>
        <w:t>/SIB1</w:t>
      </w:r>
      <w:r w:rsidRPr="00B5053C">
        <w:rPr>
          <w:lang w:eastAsia="ko-KR"/>
        </w:rPr>
        <w:t xml:space="preserve"> periodicity</w:t>
      </w:r>
      <w:r w:rsidRPr="00B5053C">
        <w:rPr>
          <w:rFonts w:hint="eastAsia"/>
          <w:lang w:eastAsia="ko-KR"/>
        </w:rPr>
        <w:t>/repetition</w:t>
      </w:r>
    </w:p>
    <w:p w14:paraId="02084FF3"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rFonts w:hint="eastAsia"/>
          <w:lang w:eastAsia="ko-KR"/>
        </w:rPr>
        <w:t>Coverage</w:t>
      </w:r>
    </w:p>
    <w:p w14:paraId="13EFDD7E"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rFonts w:hint="eastAsia"/>
          <w:lang w:eastAsia="ko-KR"/>
        </w:rPr>
        <w:t>UL WUS detection performance</w:t>
      </w:r>
    </w:p>
    <w:p w14:paraId="7410F7CD"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lang w:eastAsia="ko-KR"/>
        </w:rPr>
        <w:t>NW and UE energy/power consumption</w:t>
      </w:r>
    </w:p>
    <w:p w14:paraId="49FF59D3"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lang w:eastAsia="ko-KR"/>
        </w:rPr>
        <w:t>Latency</w:t>
      </w:r>
    </w:p>
    <w:p w14:paraId="6425D249"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rFonts w:hint="eastAsia"/>
          <w:lang w:eastAsia="ko-KR"/>
        </w:rPr>
        <w:t>NW and UE complexity</w:t>
      </w:r>
    </w:p>
    <w:p w14:paraId="1A01242C"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lang w:eastAsia="ko-KR"/>
        </w:rPr>
        <w:t>Resource overhead</w:t>
      </w:r>
    </w:p>
    <w:p w14:paraId="38D563CF"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lang w:eastAsia="ko-KR"/>
        </w:rPr>
        <w:t>Necessity of UE-triggered operation compared to NW-triggered mechanisms</w:t>
      </w:r>
    </w:p>
    <w:p w14:paraId="6D62BC09"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lang w:eastAsia="ko-KR"/>
        </w:rPr>
        <w:t>Which DS(s) are applicable to the above use cases</w:t>
      </w:r>
    </w:p>
    <w:p w14:paraId="7FD49C2D"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rFonts w:eastAsiaTheme="minorEastAsia"/>
          <w:iCs/>
          <w:lang w:val="en-US" w:eastAsia="ko-KR"/>
        </w:rPr>
        <w:t>Interference aspects</w:t>
      </w:r>
    </w:p>
    <w:p w14:paraId="1A7874BE"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rFonts w:eastAsiaTheme="minorEastAsia"/>
          <w:iCs/>
          <w:lang w:val="en-US" w:eastAsia="ko-KR"/>
        </w:rPr>
        <w:t>Inter-node coordination</w:t>
      </w:r>
    </w:p>
    <w:p w14:paraId="1A236362" w14:textId="77777777" w:rsidR="00246ADD" w:rsidRPr="00B5053C" w:rsidRDefault="00246ADD">
      <w:pPr>
        <w:pStyle w:val="ListParagraph"/>
        <w:numPr>
          <w:ilvl w:val="1"/>
          <w:numId w:val="189"/>
        </w:numPr>
        <w:suppressAutoHyphens/>
        <w:overflowPunct/>
        <w:autoSpaceDE/>
        <w:autoSpaceDN/>
        <w:adjustRightInd/>
        <w:spacing w:after="0"/>
        <w:contextualSpacing w:val="0"/>
        <w:jc w:val="both"/>
        <w:textAlignment w:val="auto"/>
        <w:rPr>
          <w:lang w:eastAsia="ko-KR"/>
        </w:rPr>
      </w:pPr>
      <w:r w:rsidRPr="00B5053C">
        <w:rPr>
          <w:rFonts w:eastAsia="Times New Roman"/>
        </w:rPr>
        <w:t xml:space="preserve">Overlapping with existing or other 6GR mechanisms that could </w:t>
      </w:r>
      <w:r w:rsidRPr="00B5053C">
        <w:rPr>
          <w:rFonts w:eastAsiaTheme="minorEastAsia" w:hint="eastAsia"/>
          <w:lang w:eastAsia="zh-CN"/>
        </w:rPr>
        <w:t>play</w:t>
      </w:r>
      <w:r w:rsidRPr="00B5053C">
        <w:rPr>
          <w:rFonts w:eastAsia="Times New Roman"/>
        </w:rPr>
        <w:t xml:space="preserve"> the same </w:t>
      </w:r>
      <w:r w:rsidRPr="00B5053C">
        <w:rPr>
          <w:rFonts w:eastAsiaTheme="minorEastAsia" w:hint="eastAsia"/>
          <w:lang w:eastAsia="zh-CN"/>
        </w:rPr>
        <w:t>functionalities</w:t>
      </w:r>
    </w:p>
    <w:p w14:paraId="5AA86F95" w14:textId="77777777" w:rsidR="00246ADD" w:rsidRPr="00B27D90" w:rsidRDefault="00246ADD" w:rsidP="00246ADD">
      <w:pPr>
        <w:rPr>
          <w:rFonts w:eastAsiaTheme="minorEastAsia"/>
          <w:highlight w:val="green"/>
          <w:lang w:val="en-US" w:eastAsia="zh-CN"/>
        </w:rPr>
      </w:pPr>
      <w:r w:rsidRPr="00B27D90">
        <w:rPr>
          <w:rFonts w:eastAsiaTheme="minorEastAsia" w:hint="eastAsia"/>
          <w:highlight w:val="green"/>
          <w:lang w:val="en-US" w:eastAsia="zh-CN"/>
        </w:rPr>
        <w:t>Agreement</w:t>
      </w:r>
    </w:p>
    <w:p w14:paraId="0ACD7DD3" w14:textId="77777777" w:rsidR="00246ADD" w:rsidRPr="00B27D90" w:rsidRDefault="00246ADD">
      <w:pPr>
        <w:pStyle w:val="ListParagraph"/>
        <w:numPr>
          <w:ilvl w:val="0"/>
          <w:numId w:val="210"/>
        </w:numPr>
        <w:suppressAutoHyphens/>
        <w:overflowPunct/>
        <w:autoSpaceDE/>
        <w:autoSpaceDN/>
        <w:adjustRightInd/>
        <w:spacing w:after="160" w:line="252" w:lineRule="auto"/>
        <w:jc w:val="both"/>
        <w:textAlignment w:val="auto"/>
        <w:rPr>
          <w:rFonts w:eastAsia="Malgun Gothic"/>
          <w:lang w:val="en-US"/>
        </w:rPr>
      </w:pPr>
      <w:r w:rsidRPr="00B27D90">
        <w:rPr>
          <w:lang w:eastAsia="ko-KR"/>
        </w:rPr>
        <w:t>For study of feasibility for UL WUS, followings are observed for DS#2a in addition to previous RAN1 agreement.</w:t>
      </w:r>
    </w:p>
    <w:p w14:paraId="0860C133" w14:textId="77777777" w:rsidR="00246ADD" w:rsidRPr="00B27D90" w:rsidRDefault="00246ADD">
      <w:pPr>
        <w:pStyle w:val="ListParagraph"/>
        <w:numPr>
          <w:ilvl w:val="1"/>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lang w:val="en-US" w:eastAsia="ko-KR"/>
        </w:rPr>
        <w:t>If UE transmits UL WUS to cell/carrier #2, and if cell/carrier #1 and cell/carrier #2 are non-co-located,</w:t>
      </w:r>
    </w:p>
    <w:p w14:paraId="02E08830" w14:textId="77777777" w:rsidR="00246ADD" w:rsidRPr="00B27D90" w:rsidRDefault="00246ADD">
      <w:pPr>
        <w:pStyle w:val="ListParagraph"/>
        <w:numPr>
          <w:ilvl w:val="2"/>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lang w:val="en-US" w:eastAsia="ko-KR"/>
        </w:rPr>
        <w:t xml:space="preserve">UE can determine UL WUS transmission power as the </w:t>
      </w:r>
      <w:r w:rsidRPr="00B27D90">
        <w:rPr>
          <w:rFonts w:eastAsia="Malgun Gothic" w:hint="eastAsia"/>
          <w:lang w:val="en-US" w:eastAsia="ko-KR"/>
        </w:rPr>
        <w:t xml:space="preserve">pre-defined TX power (e.g., </w:t>
      </w:r>
      <w:r w:rsidRPr="00B27D90">
        <w:rPr>
          <w:rFonts w:eastAsia="Malgun Gothic"/>
          <w:lang w:val="en-US" w:eastAsia="ko-KR"/>
        </w:rPr>
        <w:t>maximum TX power</w:t>
      </w:r>
      <w:r w:rsidRPr="00B27D90">
        <w:rPr>
          <w:rFonts w:eastAsia="Malgun Gothic" w:hint="eastAsia"/>
          <w:lang w:val="en-US" w:eastAsia="ko-KR"/>
        </w:rPr>
        <w:t>)</w:t>
      </w:r>
      <w:r w:rsidRPr="00B27D90">
        <w:rPr>
          <w:rFonts w:eastAsia="Malgun Gothic"/>
          <w:lang w:val="en-US" w:eastAsia="ko-KR"/>
        </w:rPr>
        <w:t xml:space="preserve"> </w:t>
      </w:r>
      <w:r w:rsidRPr="00B27D90">
        <w:rPr>
          <w:rFonts w:eastAsia="Malgun Gothic" w:hint="eastAsia"/>
          <w:lang w:val="en-US" w:eastAsia="ko-KR"/>
        </w:rPr>
        <w:t>Further study</w:t>
      </w:r>
    </w:p>
    <w:p w14:paraId="7AD557ED" w14:textId="77777777" w:rsidR="00246ADD" w:rsidRPr="00B27D90" w:rsidRDefault="00246ADD">
      <w:pPr>
        <w:pStyle w:val="ListParagraph"/>
        <w:numPr>
          <w:ilvl w:val="3"/>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t>Whether/how to mitigate interference to the cell/carrier other than cell/carrier #2</w:t>
      </w:r>
    </w:p>
    <w:p w14:paraId="659B0BAB" w14:textId="77777777" w:rsidR="00246ADD" w:rsidRPr="00B27D90" w:rsidRDefault="00246ADD">
      <w:pPr>
        <w:pStyle w:val="ListParagraph"/>
        <w:numPr>
          <w:ilvl w:val="3"/>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lastRenderedPageBreak/>
        <w:t>Whether/how to handle the impact to UL WUS detection performance</w:t>
      </w:r>
    </w:p>
    <w:p w14:paraId="081B9789" w14:textId="77777777" w:rsidR="00246ADD" w:rsidRPr="00B27D90" w:rsidRDefault="00246ADD">
      <w:pPr>
        <w:pStyle w:val="ListParagraph"/>
        <w:numPr>
          <w:ilvl w:val="3"/>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Theme="minorEastAsia" w:hint="eastAsia"/>
          <w:lang w:val="en-US" w:eastAsia="zh-CN"/>
        </w:rPr>
        <w:t xml:space="preserve">Whether UE can determine </w:t>
      </w:r>
      <w:r w:rsidRPr="00B27D90">
        <w:rPr>
          <w:rFonts w:eastAsia="Malgun Gothic" w:hint="eastAsia"/>
          <w:lang w:val="en-US" w:eastAsia="ko-KR"/>
        </w:rPr>
        <w:t xml:space="preserve">path-loss estimation from cell/carrier #1 DL signals and </w:t>
      </w:r>
      <w:r w:rsidRPr="00B27D90">
        <w:rPr>
          <w:rFonts w:eastAsia="Malgun Gothic"/>
          <w:lang w:val="en-US" w:eastAsia="ko-KR"/>
        </w:rPr>
        <w:t>power offset value</w:t>
      </w:r>
      <w:r w:rsidRPr="00B27D90">
        <w:rPr>
          <w:rFonts w:eastAsia="Malgun Gothic" w:hint="eastAsia"/>
          <w:lang w:val="en-US" w:eastAsia="ko-KR"/>
        </w:rPr>
        <w:t xml:space="preserve"> provided by cell/carrier #1 when available/applicable</w:t>
      </w:r>
      <w:r w:rsidRPr="00B27D90">
        <w:rPr>
          <w:rFonts w:eastAsia="Malgun Gothic"/>
          <w:lang w:val="en-US" w:eastAsia="ko-KR"/>
        </w:rPr>
        <w:t>.</w:t>
      </w:r>
    </w:p>
    <w:p w14:paraId="25911247" w14:textId="77777777" w:rsidR="00246ADD" w:rsidRPr="00B27D90" w:rsidRDefault="00246ADD">
      <w:pPr>
        <w:pStyle w:val="ListParagraph"/>
        <w:numPr>
          <w:ilvl w:val="4"/>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t>Details on how to use path-loss estimation from cell/carrier #1 DL signals</w:t>
      </w:r>
    </w:p>
    <w:p w14:paraId="4976E76A" w14:textId="77777777" w:rsidR="00246ADD" w:rsidRPr="00B27D90" w:rsidRDefault="00246ADD">
      <w:pPr>
        <w:pStyle w:val="ListParagraph"/>
        <w:numPr>
          <w:ilvl w:val="2"/>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lang w:val="en-US" w:eastAsia="ko-KR"/>
        </w:rPr>
        <w:t>UE can</w:t>
      </w:r>
      <w:r w:rsidRPr="00B27D90">
        <w:rPr>
          <w:rFonts w:eastAsia="Malgun Gothic" w:hint="eastAsia"/>
          <w:lang w:val="en-US" w:eastAsia="ko-KR"/>
        </w:rPr>
        <w:t xml:space="preserve"> use wide/omni-directional beam or beam sweeping as</w:t>
      </w:r>
      <w:r w:rsidRPr="00B27D90">
        <w:rPr>
          <w:rFonts w:eastAsia="Malgun Gothic"/>
          <w:lang w:val="en-US" w:eastAsia="ko-KR"/>
        </w:rPr>
        <w:t xml:space="preserve"> UL WUS transmission beam</w:t>
      </w:r>
      <w:r w:rsidRPr="00B27D90">
        <w:rPr>
          <w:rFonts w:eastAsia="Malgun Gothic" w:hint="eastAsia"/>
          <w:lang w:val="en-US" w:eastAsia="ko-KR"/>
        </w:rPr>
        <w:t>. Further study</w:t>
      </w:r>
    </w:p>
    <w:p w14:paraId="71989B21" w14:textId="77777777" w:rsidR="00246ADD" w:rsidRPr="00B27D90" w:rsidRDefault="00246ADD">
      <w:pPr>
        <w:pStyle w:val="ListParagraph"/>
        <w:numPr>
          <w:ilvl w:val="3"/>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t>How to handle the impact of reduced cell coverage, when using wide/omni-directional beam.</w:t>
      </w:r>
    </w:p>
    <w:p w14:paraId="06844816" w14:textId="77777777" w:rsidR="00246ADD" w:rsidRPr="00B27D90" w:rsidRDefault="00246ADD">
      <w:pPr>
        <w:pStyle w:val="ListParagraph"/>
        <w:numPr>
          <w:ilvl w:val="3"/>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t>How to determine narrow beam and whether/how to mitigate interference to the cell/carrier other than cell/carrier #</w:t>
      </w:r>
      <w:r w:rsidRPr="00B27D90">
        <w:rPr>
          <w:rFonts w:eastAsiaTheme="minorEastAsia" w:hint="eastAsia"/>
          <w:lang w:val="en-US" w:eastAsia="zh-CN"/>
        </w:rPr>
        <w:t>2</w:t>
      </w:r>
      <w:r w:rsidRPr="00B27D90">
        <w:rPr>
          <w:rFonts w:eastAsia="Malgun Gothic"/>
          <w:lang w:val="en-US" w:eastAsia="ko-KR"/>
        </w:rPr>
        <w:t>.</w:t>
      </w:r>
    </w:p>
    <w:p w14:paraId="1BCE3AA7" w14:textId="77777777" w:rsidR="00246ADD" w:rsidRPr="00B27D90" w:rsidRDefault="00246ADD">
      <w:pPr>
        <w:pStyle w:val="ListParagraph"/>
        <w:numPr>
          <w:ilvl w:val="2"/>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lang w:val="en-US" w:eastAsia="ko-KR"/>
        </w:rPr>
        <w:t xml:space="preserve">UE can use cell/carrier #1 SSB as timing reference for UL WUS transmission </w:t>
      </w:r>
      <w:r w:rsidRPr="00B27D90">
        <w:rPr>
          <w:rFonts w:eastAsiaTheme="minorEastAsia" w:hint="eastAsia"/>
          <w:lang w:val="en-US" w:eastAsia="zh-CN"/>
        </w:rPr>
        <w:t xml:space="preserve">when </w:t>
      </w:r>
      <w:r w:rsidRPr="00B27D90">
        <w:rPr>
          <w:rFonts w:eastAsia="Malgun Gothic" w:hint="eastAsia"/>
          <w:lang w:val="en-US" w:eastAsia="ko-KR"/>
        </w:rPr>
        <w:t>cell/carrier #1 and cell/carrier #2 are synchronize</w:t>
      </w:r>
      <w:r w:rsidRPr="00B27D90">
        <w:rPr>
          <w:rFonts w:eastAsiaTheme="minorEastAsia" w:hint="eastAsia"/>
          <w:lang w:val="en-US" w:eastAsia="zh-CN"/>
        </w:rPr>
        <w:t>d when the timing can be maintained in UE</w:t>
      </w:r>
      <w:r>
        <w:rPr>
          <w:rFonts w:eastAsiaTheme="minorEastAsia" w:hint="eastAsia"/>
          <w:lang w:val="en-US" w:eastAsia="zh-CN"/>
        </w:rPr>
        <w:t xml:space="preserve">, or when </w:t>
      </w:r>
      <w:r w:rsidRPr="00B27D90">
        <w:rPr>
          <w:rFonts w:eastAsia="Malgun Gothic"/>
          <w:lang w:val="en-US"/>
        </w:rPr>
        <w:t>cell</w:t>
      </w:r>
      <w:r>
        <w:rPr>
          <w:rFonts w:eastAsiaTheme="minorEastAsia" w:hint="eastAsia"/>
          <w:lang w:val="en-US" w:eastAsia="zh-CN"/>
        </w:rPr>
        <w:t>#1</w:t>
      </w:r>
      <w:r w:rsidRPr="00B27D90">
        <w:rPr>
          <w:rFonts w:eastAsia="Malgun Gothic"/>
          <w:lang w:val="en-US"/>
        </w:rPr>
        <w:t>/carrier #</w:t>
      </w:r>
      <w:r>
        <w:rPr>
          <w:rFonts w:eastAsiaTheme="minorEastAsia" w:hint="eastAsia"/>
          <w:lang w:val="en-US" w:eastAsia="zh-CN"/>
        </w:rPr>
        <w:t xml:space="preserve">1 </w:t>
      </w:r>
      <w:r w:rsidRPr="00B27D90">
        <w:rPr>
          <w:rFonts w:eastAsia="Malgun Gothic"/>
          <w:lang w:val="en-US"/>
        </w:rPr>
        <w:t>provide</w:t>
      </w:r>
      <w:r>
        <w:rPr>
          <w:rFonts w:eastAsiaTheme="minorEastAsia" w:hint="eastAsia"/>
          <w:lang w:val="en-US" w:eastAsia="zh-CN"/>
        </w:rPr>
        <w:t>s</w:t>
      </w:r>
      <w:r w:rsidRPr="00B27D90">
        <w:rPr>
          <w:rFonts w:eastAsia="Malgun Gothic"/>
          <w:lang w:val="en-US"/>
        </w:rPr>
        <w:t xml:space="preserve"> underlay coverage for cell</w:t>
      </w:r>
      <w:r>
        <w:rPr>
          <w:rFonts w:eastAsiaTheme="minorEastAsia" w:hint="eastAsia"/>
          <w:lang w:val="en-US" w:eastAsia="zh-CN"/>
        </w:rPr>
        <w:t>#2</w:t>
      </w:r>
      <w:r w:rsidRPr="00B27D90">
        <w:rPr>
          <w:rFonts w:eastAsia="Malgun Gothic"/>
          <w:lang w:val="en-US"/>
        </w:rPr>
        <w:t>/carrier #2</w:t>
      </w:r>
      <w:r w:rsidRPr="00B27D90">
        <w:rPr>
          <w:rFonts w:eastAsia="Malgun Gothic"/>
          <w:lang w:val="en-US" w:eastAsia="ko-KR"/>
        </w:rPr>
        <w:t>.</w:t>
      </w:r>
    </w:p>
    <w:p w14:paraId="51ACD728" w14:textId="77777777" w:rsidR="00246ADD" w:rsidRPr="00B27D90" w:rsidRDefault="00246ADD">
      <w:pPr>
        <w:pStyle w:val="ListParagraph"/>
        <w:numPr>
          <w:ilvl w:val="2"/>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t xml:space="preserve">It is required to further study whether/how </w:t>
      </w:r>
      <w:r w:rsidRPr="00B27D90">
        <w:rPr>
          <w:rFonts w:eastAsia="Malgun Gothic"/>
          <w:lang w:val="en-US" w:eastAsia="ko-KR"/>
        </w:rPr>
        <w:t xml:space="preserve">UE can use cell/carrier #1 SSB as timing reference for UL WUS transmission </w:t>
      </w:r>
      <w:r w:rsidRPr="00B27D90">
        <w:rPr>
          <w:rFonts w:eastAsia="Malgun Gothic" w:hint="eastAsia"/>
          <w:lang w:val="en-US" w:eastAsia="ko-KR"/>
        </w:rPr>
        <w:t xml:space="preserve">or not, </w:t>
      </w:r>
      <w:r w:rsidRPr="00B27D90">
        <w:rPr>
          <w:rFonts w:eastAsiaTheme="minorEastAsia" w:hint="eastAsia"/>
          <w:lang w:val="en-US" w:eastAsia="zh-CN"/>
        </w:rPr>
        <w:t>when</w:t>
      </w:r>
      <w:r w:rsidRPr="00B27D90">
        <w:rPr>
          <w:rFonts w:eastAsia="Malgun Gothic" w:hint="eastAsia"/>
          <w:lang w:val="en-US" w:eastAsia="ko-KR"/>
        </w:rPr>
        <w:t xml:space="preserve"> cell/carrier #1 and cell/carrier #2 are </w:t>
      </w:r>
      <w:r>
        <w:rPr>
          <w:rFonts w:eastAsiaTheme="minorEastAsia" w:hint="eastAsia"/>
          <w:lang w:val="en-US" w:eastAsia="zh-CN"/>
        </w:rPr>
        <w:t xml:space="preserve">not </w:t>
      </w:r>
      <w:r w:rsidRPr="00B27D90">
        <w:rPr>
          <w:rFonts w:eastAsia="Malgun Gothic" w:hint="eastAsia"/>
          <w:lang w:val="en-US" w:eastAsia="ko-KR"/>
        </w:rPr>
        <w:t>s</w:t>
      </w:r>
      <w:r>
        <w:rPr>
          <w:rFonts w:eastAsiaTheme="minorEastAsia" w:hint="eastAsia"/>
          <w:lang w:val="en-US" w:eastAsia="zh-CN"/>
        </w:rPr>
        <w:t>y</w:t>
      </w:r>
      <w:r w:rsidRPr="00B27D90">
        <w:rPr>
          <w:rFonts w:eastAsia="Malgun Gothic" w:hint="eastAsia"/>
          <w:lang w:val="en-US" w:eastAsia="ko-KR"/>
        </w:rPr>
        <w:t xml:space="preserve">nchronized, </w:t>
      </w:r>
      <w:r>
        <w:rPr>
          <w:rFonts w:eastAsiaTheme="minorEastAsia"/>
          <w:lang w:val="en-US" w:eastAsia="zh-CN"/>
        </w:rPr>
        <w:t>considering</w:t>
      </w:r>
      <w:r>
        <w:rPr>
          <w:rFonts w:eastAsiaTheme="minorEastAsia" w:hint="eastAsia"/>
          <w:lang w:val="en-US" w:eastAsia="zh-CN"/>
        </w:rPr>
        <w:t xml:space="preserve"> inter-</w:t>
      </w:r>
      <w:r w:rsidRPr="00B27D90">
        <w:rPr>
          <w:rFonts w:eastAsia="Malgun Gothic" w:hint="eastAsia"/>
          <w:lang w:val="en-US" w:eastAsia="ko-KR"/>
        </w:rPr>
        <w:t xml:space="preserve">cell </w:t>
      </w:r>
      <w:r>
        <w:rPr>
          <w:rFonts w:eastAsiaTheme="minorEastAsia" w:hint="eastAsia"/>
          <w:lang w:val="en-US" w:eastAsia="zh-CN"/>
        </w:rPr>
        <w:t>distance</w:t>
      </w:r>
      <w:r w:rsidRPr="00B27D90">
        <w:rPr>
          <w:rFonts w:eastAsia="Malgun Gothic" w:hint="eastAsia"/>
          <w:lang w:val="en-US" w:eastAsia="ko-KR"/>
        </w:rPr>
        <w:t>, timing advance, etc</w:t>
      </w:r>
      <w:r w:rsidRPr="00B27D90">
        <w:rPr>
          <w:rFonts w:eastAsia="Malgun Gothic"/>
          <w:lang w:val="en-US" w:eastAsia="ko-KR"/>
        </w:rPr>
        <w:t>.</w:t>
      </w:r>
    </w:p>
    <w:p w14:paraId="6EC7061A" w14:textId="77777777" w:rsidR="00246ADD" w:rsidRPr="00B27D90" w:rsidRDefault="00246ADD">
      <w:pPr>
        <w:pStyle w:val="ListParagraph"/>
        <w:numPr>
          <w:ilvl w:val="2"/>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lang w:val="en-US" w:eastAsia="ko-KR"/>
        </w:rPr>
        <w:t xml:space="preserve">This can cover the </w:t>
      </w:r>
      <w:r w:rsidRPr="00B27D90">
        <w:rPr>
          <w:rFonts w:eastAsiaTheme="minorEastAsia"/>
          <w:lang w:val="en-US" w:eastAsia="ko-KR"/>
        </w:rPr>
        <w:t>s</w:t>
      </w:r>
      <w:r w:rsidRPr="00B27D90">
        <w:rPr>
          <w:rFonts w:eastAsia="Malgun Gothic"/>
          <w:lang w:val="en-US"/>
        </w:rPr>
        <w:t xml:space="preserve">cenario where UE moves from cell/carrier #1 to cell/carrier #2 (where cell/carrier #1 may not provide underlay coverage for cell/carrier #2) and can </w:t>
      </w:r>
      <w:r w:rsidRPr="00B27D90">
        <w:rPr>
          <w:rFonts w:eastAsiaTheme="minorEastAsia"/>
          <w:lang w:val="en-US"/>
        </w:rPr>
        <w:t xml:space="preserve">maintain </w:t>
      </w:r>
      <w:r w:rsidRPr="00B27D90">
        <w:rPr>
          <w:rFonts w:eastAsia="Malgun Gothic"/>
          <w:lang w:val="en-US"/>
        </w:rPr>
        <w:t>DL timing/frequency synchronization and UL WUS configuration for a certain period of time</w:t>
      </w:r>
    </w:p>
    <w:p w14:paraId="6441F4DA" w14:textId="77777777" w:rsidR="00246ADD" w:rsidRPr="00B27D90" w:rsidRDefault="00246ADD">
      <w:pPr>
        <w:pStyle w:val="ListParagraph"/>
        <w:numPr>
          <w:ilvl w:val="3"/>
          <w:numId w:val="210"/>
        </w:numPr>
        <w:suppressAutoHyphens/>
        <w:overflowPunct/>
        <w:autoSpaceDE/>
        <w:autoSpaceDN/>
        <w:adjustRightInd/>
        <w:spacing w:after="160" w:line="252" w:lineRule="auto"/>
        <w:jc w:val="both"/>
        <w:textAlignment w:val="auto"/>
        <w:rPr>
          <w:rFonts w:eastAsia="Malgun Gothic"/>
          <w:lang w:val="en-US"/>
        </w:rPr>
      </w:pPr>
      <w:r w:rsidRPr="00B27D90">
        <w:rPr>
          <w:rFonts w:eastAsia="Malgun Gothic" w:hint="eastAsia"/>
          <w:lang w:val="en-US" w:eastAsia="ko-KR"/>
        </w:rPr>
        <w:t xml:space="preserve">It is required to further study the duration of the certain period of time with </w:t>
      </w:r>
      <w:r w:rsidRPr="00B27D90">
        <w:rPr>
          <w:rFonts w:eastAsia="Malgun Gothic"/>
          <w:lang w:val="en-US" w:eastAsia="ko-KR"/>
        </w:rPr>
        <w:t>coordination</w:t>
      </w:r>
      <w:r w:rsidRPr="00B27D90">
        <w:rPr>
          <w:rFonts w:eastAsia="Malgun Gothic" w:hint="eastAsia"/>
          <w:lang w:val="en-US" w:eastAsia="ko-KR"/>
        </w:rPr>
        <w:t xml:space="preserve"> with RAN4 as needed</w:t>
      </w:r>
    </w:p>
    <w:p w14:paraId="515B2E21" w14:textId="77777777" w:rsidR="00246ADD" w:rsidRPr="002E2603" w:rsidRDefault="00246ADD" w:rsidP="00246ADD">
      <w:pPr>
        <w:rPr>
          <w:rFonts w:eastAsiaTheme="minorEastAsia"/>
          <w:highlight w:val="green"/>
          <w:lang w:val="en-US" w:eastAsia="zh-CN"/>
        </w:rPr>
      </w:pPr>
      <w:r w:rsidRPr="002E2603">
        <w:rPr>
          <w:rFonts w:eastAsiaTheme="minorEastAsia" w:hint="eastAsia"/>
          <w:highlight w:val="green"/>
          <w:lang w:val="en-US" w:eastAsia="zh-CN"/>
        </w:rPr>
        <w:t>Agreement</w:t>
      </w:r>
    </w:p>
    <w:p w14:paraId="32058726" w14:textId="77777777" w:rsidR="00246ADD" w:rsidRDefault="00246ADD">
      <w:pPr>
        <w:pStyle w:val="ListParagraph"/>
        <w:numPr>
          <w:ilvl w:val="0"/>
          <w:numId w:val="211"/>
        </w:numPr>
        <w:suppressAutoHyphens/>
        <w:overflowPunct/>
        <w:autoSpaceDE/>
        <w:autoSpaceDN/>
        <w:adjustRightInd/>
        <w:spacing w:after="160" w:line="252" w:lineRule="auto"/>
        <w:jc w:val="both"/>
        <w:textAlignment w:val="auto"/>
        <w:rPr>
          <w:rFonts w:eastAsia="Malgun Gothic"/>
          <w:lang w:val="en-US"/>
        </w:rPr>
      </w:pPr>
      <w:r>
        <w:rPr>
          <w:lang w:eastAsia="ko-KR"/>
        </w:rPr>
        <w:t>RAN1 to study necessary information and required payload size for UL WUS configuration, considering at least the following information</w:t>
      </w:r>
      <w:r>
        <w:rPr>
          <w:rFonts w:hint="eastAsia"/>
          <w:lang w:eastAsia="ko-KR"/>
        </w:rPr>
        <w:t xml:space="preserve"> and its necessity</w:t>
      </w:r>
    </w:p>
    <w:p w14:paraId="191E8A82"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lang w:val="en-US" w:eastAsia="ko-KR"/>
        </w:rPr>
        <w:t xml:space="preserve">Time </w:t>
      </w:r>
      <w:r>
        <w:rPr>
          <w:rFonts w:eastAsia="Malgun Gothic" w:hint="eastAsia"/>
          <w:lang w:val="en-US" w:eastAsia="ko-KR"/>
        </w:rPr>
        <w:t xml:space="preserve">and frequency </w:t>
      </w:r>
      <w:r>
        <w:rPr>
          <w:rFonts w:eastAsia="Malgun Gothic"/>
          <w:lang w:val="en-US" w:eastAsia="ko-KR"/>
        </w:rPr>
        <w:t xml:space="preserve">domain </w:t>
      </w:r>
      <w:r>
        <w:rPr>
          <w:rFonts w:eastAsia="Malgun Gothic" w:hint="eastAsia"/>
          <w:lang w:val="en-US" w:eastAsia="ko-KR"/>
        </w:rPr>
        <w:t xml:space="preserve">resource size and </w:t>
      </w:r>
      <w:r>
        <w:rPr>
          <w:rFonts w:eastAsia="Malgun Gothic"/>
          <w:lang w:val="en-US" w:eastAsia="ko-KR"/>
        </w:rPr>
        <w:t xml:space="preserve">location </w:t>
      </w:r>
      <w:r>
        <w:rPr>
          <w:rFonts w:eastAsia="Malgun Gothic" w:hint="eastAsia"/>
          <w:lang w:val="en-US" w:eastAsia="ko-KR"/>
        </w:rPr>
        <w:t xml:space="preserve">of </w:t>
      </w:r>
      <w:r>
        <w:rPr>
          <w:rFonts w:eastAsia="Malgun Gothic"/>
          <w:lang w:val="en-US" w:eastAsia="ko-KR"/>
        </w:rPr>
        <w:t>UL WUS</w:t>
      </w:r>
    </w:p>
    <w:p w14:paraId="43B45E90"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 xml:space="preserve">Mapping between 6GR </w:t>
      </w:r>
      <w:r>
        <w:rPr>
          <w:rFonts w:eastAsia="Malgun Gothic"/>
          <w:lang w:val="en-US" w:eastAsia="ko-KR"/>
        </w:rPr>
        <w:t>synchronization</w:t>
      </w:r>
      <w:r>
        <w:rPr>
          <w:rFonts w:eastAsia="Malgun Gothic" w:hint="eastAsia"/>
          <w:lang w:val="en-US" w:eastAsia="ko-KR"/>
        </w:rPr>
        <w:t xml:space="preserve"> signal and </w:t>
      </w:r>
      <w:r>
        <w:rPr>
          <w:rFonts w:eastAsia="Malgun Gothic"/>
          <w:lang w:val="en-US" w:eastAsia="ko-KR"/>
        </w:rPr>
        <w:t xml:space="preserve">UL WUS </w:t>
      </w:r>
      <w:r>
        <w:rPr>
          <w:rFonts w:eastAsia="Malgun Gothic" w:hint="eastAsia"/>
          <w:lang w:val="en-US" w:eastAsia="ko-KR"/>
        </w:rPr>
        <w:t>occasion</w:t>
      </w:r>
    </w:p>
    <w:p w14:paraId="799CA322"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lang w:val="en-US" w:eastAsia="ko-KR"/>
        </w:rPr>
        <w:t>Parameters to determine UL WUS transmission power</w:t>
      </w:r>
    </w:p>
    <w:p w14:paraId="092B53FA"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Parameters to determine UL WUS sequence/format</w:t>
      </w:r>
    </w:p>
    <w:p w14:paraId="5E4164C7"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Parameters for UE monitoring of response to UL WUS</w:t>
      </w:r>
    </w:p>
    <w:p w14:paraId="0DC400A9"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Cell access related information</w:t>
      </w:r>
    </w:p>
    <w:p w14:paraId="335A091F"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Pr>
          <w:rFonts w:eastAsia="Malgun Gothic" w:hint="eastAsia"/>
          <w:lang w:val="en-US" w:eastAsia="ko-KR"/>
        </w:rPr>
        <w:t>Note: SIB26 for NR OD-SIB1 is taken as a reference</w:t>
      </w:r>
    </w:p>
    <w:p w14:paraId="201CA6CE" w14:textId="77777777" w:rsidR="00246ADD" w:rsidRDefault="00246ADD">
      <w:pPr>
        <w:pStyle w:val="ListParagraph"/>
        <w:numPr>
          <w:ilvl w:val="1"/>
          <w:numId w:val="211"/>
        </w:numPr>
        <w:suppressAutoHyphens/>
        <w:overflowPunct/>
        <w:autoSpaceDE/>
        <w:autoSpaceDN/>
        <w:adjustRightInd/>
        <w:spacing w:after="160" w:line="252" w:lineRule="auto"/>
        <w:jc w:val="both"/>
        <w:textAlignment w:val="auto"/>
        <w:rPr>
          <w:rFonts w:eastAsia="Malgun Gothic"/>
          <w:lang w:val="en-US"/>
        </w:rPr>
      </w:pPr>
      <w:r w:rsidRPr="001C7F9F">
        <w:rPr>
          <w:rFonts w:eastAsia="Malgun Gothic"/>
          <w:lang w:val="en-US"/>
        </w:rPr>
        <w:t>Note: The above does not preclude that some necessary information may be implicitly determined, without need of explicit payload</w:t>
      </w:r>
    </w:p>
    <w:p w14:paraId="0637FDB0" w14:textId="77777777" w:rsidR="00246ADD" w:rsidRPr="002E2603" w:rsidRDefault="00246ADD" w:rsidP="00246ADD">
      <w:pPr>
        <w:rPr>
          <w:rFonts w:eastAsiaTheme="minorEastAsia"/>
          <w:lang w:val="en-US" w:eastAsia="zh-CN"/>
        </w:rPr>
      </w:pPr>
    </w:p>
    <w:p w14:paraId="2D0BFC0A" w14:textId="77777777" w:rsidR="00246ADD" w:rsidRPr="001D7930" w:rsidRDefault="00246ADD" w:rsidP="00246ADD">
      <w:pPr>
        <w:rPr>
          <w:rFonts w:eastAsiaTheme="minorEastAsia"/>
          <w:lang w:val="en-US" w:eastAsia="zh-CN"/>
        </w:rPr>
      </w:pPr>
    </w:p>
    <w:p w14:paraId="3FD0E0D4" w14:textId="595864BC" w:rsidR="00246ADD" w:rsidRDefault="00C62C50" w:rsidP="00246ADD">
      <w:pPr>
        <w:rPr>
          <w:rFonts w:ascii="Times New Roman" w:eastAsiaTheme="minorEastAsia" w:hAnsi="Times New Roman"/>
          <w:lang w:eastAsia="zh-CN"/>
        </w:rPr>
      </w:pPr>
      <w:hyperlink r:id="rId1763" w:history="1">
        <w:r>
          <w:rPr>
            <w:rStyle w:val="Hyperlink"/>
            <w:rFonts w:ascii="Times New Roman" w:eastAsiaTheme="minorEastAsia" w:hAnsi="Times New Roman"/>
            <w:lang w:eastAsia="zh-CN"/>
          </w:rPr>
          <w:t>R1-2606824</w:t>
        </w:r>
      </w:hyperlink>
      <w:r w:rsidR="00246ADD" w:rsidRPr="001D09A5">
        <w:rPr>
          <w:rFonts w:ascii="Times New Roman" w:eastAsia="Times New Roman" w:hAnsi="Times New Roman"/>
        </w:rPr>
        <w:tab/>
        <w:t>Summary #</w:t>
      </w:r>
      <w:r w:rsidR="00246ADD">
        <w:rPr>
          <w:rFonts w:ascii="Times New Roman" w:eastAsiaTheme="minorEastAsia" w:hAnsi="Times New Roman" w:hint="eastAsia"/>
          <w:lang w:eastAsia="zh-CN"/>
        </w:rPr>
        <w:t>3</w:t>
      </w:r>
      <w:r w:rsidR="00246ADD" w:rsidRPr="001D09A5">
        <w:rPr>
          <w:rFonts w:ascii="Times New Roman" w:eastAsia="Times New Roman" w:hAnsi="Times New Roman"/>
        </w:rPr>
        <w:t xml:space="preserve"> of uplink WUS and operation for 6GR</w:t>
      </w:r>
      <w:r w:rsidR="00246ADD" w:rsidRPr="001D09A5">
        <w:rPr>
          <w:rFonts w:ascii="Times New Roman" w:eastAsia="Times New Roman" w:hAnsi="Times New Roman"/>
        </w:rPr>
        <w:tab/>
        <w:t>Moderator (LG Electronics)</w:t>
      </w:r>
    </w:p>
    <w:p w14:paraId="4B4DECA6" w14:textId="3E14B92C" w:rsidR="00246ADD" w:rsidRPr="00960D41" w:rsidRDefault="00C62C50" w:rsidP="00246ADD">
      <w:pPr>
        <w:rPr>
          <w:rFonts w:ascii="Times New Roman" w:eastAsiaTheme="minorEastAsia" w:hAnsi="Times New Roman"/>
          <w:lang w:eastAsia="zh-CN"/>
        </w:rPr>
      </w:pPr>
      <w:hyperlink r:id="rId1764" w:history="1">
        <w:r>
          <w:rPr>
            <w:rStyle w:val="Hyperlink"/>
            <w:rFonts w:ascii="Times New Roman" w:eastAsiaTheme="minorEastAsia" w:hAnsi="Times New Roman"/>
            <w:lang w:eastAsia="zh-CN"/>
          </w:rPr>
          <w:t>R1-2606823</w:t>
        </w:r>
      </w:hyperlink>
      <w:r w:rsidR="00246ADD" w:rsidRPr="001D09A5">
        <w:rPr>
          <w:rFonts w:ascii="Times New Roman" w:eastAsia="Times New Roman" w:hAnsi="Times New Roman"/>
        </w:rPr>
        <w:tab/>
        <w:t>Summary #</w:t>
      </w:r>
      <w:r w:rsidR="00246ADD">
        <w:rPr>
          <w:rFonts w:ascii="Times New Roman" w:eastAsiaTheme="minorEastAsia" w:hAnsi="Times New Roman" w:hint="eastAsia"/>
          <w:lang w:eastAsia="zh-CN"/>
        </w:rPr>
        <w:t>3</w:t>
      </w:r>
      <w:r w:rsidR="00246ADD" w:rsidRPr="001D09A5">
        <w:rPr>
          <w:rFonts w:ascii="Times New Roman" w:eastAsia="Times New Roman" w:hAnsi="Times New Roman"/>
        </w:rPr>
        <w:t xml:space="preserve"> of uplink WUS and operation for 6GR</w:t>
      </w:r>
      <w:r w:rsidR="00246ADD" w:rsidRPr="001D09A5">
        <w:rPr>
          <w:rFonts w:ascii="Times New Roman" w:eastAsia="Times New Roman" w:hAnsi="Times New Roman"/>
        </w:rPr>
        <w:tab/>
        <w:t>Moderator (LG Electronics)</w:t>
      </w:r>
    </w:p>
    <w:p w14:paraId="077C68A9" w14:textId="44633B90" w:rsidR="00246ADD" w:rsidRPr="00960D41" w:rsidRDefault="00C62C50" w:rsidP="00246ADD">
      <w:pPr>
        <w:rPr>
          <w:rFonts w:ascii="Times New Roman" w:eastAsiaTheme="minorEastAsia" w:hAnsi="Times New Roman"/>
          <w:lang w:eastAsia="zh-CN"/>
        </w:rPr>
      </w:pPr>
      <w:hyperlink r:id="rId1765" w:history="1">
        <w:r>
          <w:rPr>
            <w:rStyle w:val="Hyperlink"/>
            <w:rFonts w:ascii="Times New Roman" w:eastAsiaTheme="minorEastAsia" w:hAnsi="Times New Roman"/>
            <w:lang w:eastAsia="zh-CN"/>
          </w:rPr>
          <w:t>R1-2606822</w:t>
        </w:r>
      </w:hyperlink>
      <w:r w:rsidR="00246ADD" w:rsidRPr="001D09A5">
        <w:rPr>
          <w:rFonts w:ascii="Times New Roman" w:eastAsia="Times New Roman" w:hAnsi="Times New Roman"/>
        </w:rPr>
        <w:tab/>
        <w:t>Summary #</w:t>
      </w:r>
      <w:r w:rsidR="00246ADD">
        <w:rPr>
          <w:rFonts w:ascii="Times New Roman" w:eastAsiaTheme="minorEastAsia" w:hAnsi="Times New Roman" w:hint="eastAsia"/>
          <w:lang w:eastAsia="zh-CN"/>
        </w:rPr>
        <w:t>2</w:t>
      </w:r>
      <w:r w:rsidR="00246ADD" w:rsidRPr="001D09A5">
        <w:rPr>
          <w:rFonts w:ascii="Times New Roman" w:eastAsia="Times New Roman" w:hAnsi="Times New Roman"/>
        </w:rPr>
        <w:t xml:space="preserve"> of uplink WUS and operation for 6GR</w:t>
      </w:r>
      <w:r w:rsidR="00246ADD" w:rsidRPr="001D09A5">
        <w:rPr>
          <w:rFonts w:ascii="Times New Roman" w:eastAsia="Times New Roman" w:hAnsi="Times New Roman"/>
        </w:rPr>
        <w:tab/>
        <w:t>Moderator (LG Electronics)</w:t>
      </w:r>
    </w:p>
    <w:p w14:paraId="4AC7D264" w14:textId="20747B6D" w:rsidR="00246ADD" w:rsidRPr="001D09A5" w:rsidRDefault="00C62C50" w:rsidP="00246ADD">
      <w:pPr>
        <w:rPr>
          <w:rFonts w:ascii="Times New Roman" w:eastAsia="Times New Roman" w:hAnsi="Times New Roman"/>
        </w:rPr>
      </w:pPr>
      <w:hyperlink r:id="rId1766" w:history="1">
        <w:r>
          <w:rPr>
            <w:rStyle w:val="Hyperlink"/>
            <w:rFonts w:ascii="Times New Roman" w:eastAsia="Times New Roman" w:hAnsi="Times New Roman"/>
          </w:rPr>
          <w:t>R1-2606821</w:t>
        </w:r>
      </w:hyperlink>
      <w:r w:rsidR="00246ADD" w:rsidRPr="001D09A5">
        <w:rPr>
          <w:rFonts w:ascii="Times New Roman" w:eastAsia="Times New Roman" w:hAnsi="Times New Roman"/>
        </w:rPr>
        <w:tab/>
      </w:r>
      <w:bookmarkStart w:id="255" w:name="_Hlk147503452"/>
      <w:r w:rsidR="00246ADD" w:rsidRPr="001D09A5">
        <w:rPr>
          <w:rFonts w:ascii="Times New Roman" w:eastAsia="Times New Roman" w:hAnsi="Times New Roman"/>
        </w:rPr>
        <w:t xml:space="preserve">Summary #1 of </w:t>
      </w:r>
      <w:bookmarkEnd w:id="255"/>
      <w:r w:rsidR="00246ADD" w:rsidRPr="001D09A5">
        <w:rPr>
          <w:rFonts w:ascii="Times New Roman" w:eastAsia="Times New Roman" w:hAnsi="Times New Roman"/>
        </w:rPr>
        <w:t>uplink WUS and operation for 6GR</w:t>
      </w:r>
      <w:r w:rsidR="00246ADD" w:rsidRPr="001D09A5">
        <w:rPr>
          <w:rFonts w:ascii="Times New Roman" w:eastAsia="Times New Roman" w:hAnsi="Times New Roman"/>
        </w:rPr>
        <w:tab/>
        <w:t>Moderator (LG Electronics)</w:t>
      </w:r>
    </w:p>
    <w:p w14:paraId="6EDF2C9A" w14:textId="520E1A2A" w:rsidR="00246ADD" w:rsidRPr="001D09A5" w:rsidRDefault="00C62C50" w:rsidP="00246ADD">
      <w:pPr>
        <w:rPr>
          <w:rFonts w:ascii="Times New Roman" w:eastAsia="Times New Roman" w:hAnsi="Times New Roman"/>
        </w:rPr>
      </w:pPr>
      <w:hyperlink r:id="rId1767" w:history="1">
        <w:r>
          <w:rPr>
            <w:rStyle w:val="Hyperlink"/>
            <w:rFonts w:ascii="Times New Roman" w:eastAsia="Times New Roman" w:hAnsi="Times New Roman"/>
          </w:rPr>
          <w:t>R1-2605216</w:t>
        </w:r>
      </w:hyperlink>
      <w:r w:rsidR="00246ADD">
        <w:rPr>
          <w:rFonts w:ascii="Times New Roman" w:eastAsia="Times New Roman" w:hAnsi="Times New Roman"/>
        </w:rPr>
        <w:tab/>
        <w:t>Discussion on 6G Uplink WUS and Operation</w:t>
      </w:r>
      <w:r w:rsidR="00246ADD">
        <w:rPr>
          <w:rFonts w:ascii="Times New Roman" w:eastAsia="Times New Roman" w:hAnsi="Times New Roman"/>
        </w:rPr>
        <w:tab/>
        <w:t>FUTUREWEI</w:t>
      </w:r>
    </w:p>
    <w:p w14:paraId="02BF0DD4" w14:textId="5DC47019" w:rsidR="00246ADD" w:rsidRPr="001D09A5" w:rsidRDefault="00C62C50" w:rsidP="00246ADD">
      <w:pPr>
        <w:rPr>
          <w:rFonts w:ascii="Times New Roman" w:eastAsia="Times New Roman" w:hAnsi="Times New Roman"/>
        </w:rPr>
      </w:pPr>
      <w:hyperlink r:id="rId1768" w:history="1">
        <w:r>
          <w:rPr>
            <w:rStyle w:val="Hyperlink"/>
            <w:rFonts w:ascii="Times New Roman" w:eastAsia="Times New Roman" w:hAnsi="Times New Roman"/>
          </w:rPr>
          <w:t>R1-2605271</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7682377C" w14:textId="1F20B2BF" w:rsidR="00246ADD" w:rsidRDefault="00C62C50" w:rsidP="00246ADD">
      <w:hyperlink r:id="rId1769" w:history="1">
        <w:r>
          <w:rPr>
            <w:rStyle w:val="Hyperlink"/>
            <w:rFonts w:ascii="Times New Roman" w:eastAsia="Times New Roman" w:hAnsi="Times New Roman"/>
          </w:rPr>
          <w:t>R1-2605306</w:t>
        </w:r>
      </w:hyperlink>
      <w:r w:rsidR="00246ADD">
        <w:rPr>
          <w:rFonts w:ascii="Times New Roman" w:eastAsia="Times New Roman" w:hAnsi="Times New Roman"/>
        </w:rPr>
        <w:tab/>
        <w:t>UL-WUS and Operation</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7C977619" w14:textId="4DC93C72" w:rsidR="00246ADD" w:rsidRDefault="00C62C50" w:rsidP="00246ADD">
      <w:hyperlink r:id="rId1770" w:history="1">
        <w:r>
          <w:rPr>
            <w:rStyle w:val="Hyperlink"/>
            <w:rFonts w:ascii="Times New Roman" w:eastAsia="Times New Roman" w:hAnsi="Times New Roman"/>
          </w:rPr>
          <w:t>R1-2605317</w:t>
        </w:r>
      </w:hyperlink>
      <w:r w:rsidR="00246ADD">
        <w:rPr>
          <w:rFonts w:ascii="Times New Roman" w:eastAsia="Times New Roman" w:hAnsi="Times New Roman"/>
        </w:rPr>
        <w:tab/>
        <w:t>Uplink WUS and operation</w:t>
      </w:r>
      <w:r w:rsidR="00246ADD">
        <w:rPr>
          <w:rFonts w:ascii="Times New Roman" w:eastAsia="Times New Roman" w:hAnsi="Times New Roman"/>
        </w:rPr>
        <w:tab/>
        <w:t>Ericsson</w:t>
      </w:r>
    </w:p>
    <w:p w14:paraId="599A9D22" w14:textId="27FD5DA9" w:rsidR="00246ADD" w:rsidRDefault="00C62C50" w:rsidP="00246ADD">
      <w:hyperlink r:id="rId1771" w:history="1">
        <w:r>
          <w:rPr>
            <w:rStyle w:val="Hyperlink"/>
            <w:rFonts w:ascii="Times New Roman" w:eastAsia="Times New Roman" w:hAnsi="Times New Roman"/>
          </w:rPr>
          <w:t>R1-2605329</w:t>
        </w:r>
      </w:hyperlink>
      <w:r w:rsidR="00246ADD">
        <w:rPr>
          <w:rFonts w:ascii="Times New Roman" w:eastAsia="Times New Roman" w:hAnsi="Times New Roman"/>
        </w:rPr>
        <w:tab/>
        <w:t>Discussion on uplink WUS and operation for 6GR</w:t>
      </w:r>
      <w:r w:rsidR="00246ADD">
        <w:rPr>
          <w:rFonts w:ascii="Times New Roman" w:eastAsia="Times New Roman" w:hAnsi="Times New Roman"/>
        </w:rPr>
        <w:tab/>
        <w:t>Sharp</w:t>
      </w:r>
    </w:p>
    <w:p w14:paraId="1B8B0B87" w14:textId="20B16705" w:rsidR="00246ADD" w:rsidRDefault="00C62C50" w:rsidP="00246ADD">
      <w:hyperlink r:id="rId1772" w:history="1">
        <w:r>
          <w:rPr>
            <w:rStyle w:val="Hyperlink"/>
            <w:rFonts w:ascii="Times New Roman" w:eastAsia="Times New Roman" w:hAnsi="Times New Roman"/>
          </w:rPr>
          <w:t>R1-2605399</w:t>
        </w:r>
      </w:hyperlink>
      <w:r w:rsidR="00246ADD">
        <w:rPr>
          <w:rFonts w:ascii="Times New Roman" w:eastAsia="Times New Roman" w:hAnsi="Times New Roman"/>
        </w:rPr>
        <w:tab/>
        <w:t>On Uplink WUS and corresponding operation</w:t>
      </w:r>
      <w:r w:rsidR="00246ADD">
        <w:rPr>
          <w:rFonts w:ascii="Times New Roman" w:eastAsia="Times New Roman" w:hAnsi="Times New Roman"/>
        </w:rPr>
        <w:tab/>
        <w:t>Nokia</w:t>
      </w:r>
    </w:p>
    <w:p w14:paraId="4045FC48" w14:textId="106F506A" w:rsidR="00246ADD" w:rsidRDefault="00C62C50" w:rsidP="00246ADD">
      <w:hyperlink r:id="rId1773" w:history="1">
        <w:r>
          <w:rPr>
            <w:rStyle w:val="Hyperlink"/>
            <w:rFonts w:ascii="Times New Roman" w:eastAsia="Times New Roman" w:hAnsi="Times New Roman"/>
          </w:rPr>
          <w:t>R1-2605481</w:t>
        </w:r>
      </w:hyperlink>
      <w:r w:rsidR="00246ADD">
        <w:rPr>
          <w:rFonts w:ascii="Times New Roman" w:eastAsia="Times New Roman" w:hAnsi="Times New Roman"/>
        </w:rPr>
        <w:tab/>
        <w:t>Discussions on 6GR uplink WUS and operation</w:t>
      </w:r>
      <w:r w:rsidR="00246ADD">
        <w:rPr>
          <w:rFonts w:ascii="Times New Roman" w:eastAsia="Times New Roman" w:hAnsi="Times New Roman"/>
        </w:rPr>
        <w:tab/>
        <w:t>vivo</w:t>
      </w:r>
    </w:p>
    <w:p w14:paraId="57EC1F83" w14:textId="2585DFB3" w:rsidR="00246ADD" w:rsidRDefault="00C62C50" w:rsidP="00246ADD">
      <w:hyperlink r:id="rId1774" w:history="1">
        <w:r>
          <w:rPr>
            <w:rStyle w:val="Hyperlink"/>
            <w:rFonts w:ascii="Times New Roman" w:eastAsia="Times New Roman" w:hAnsi="Times New Roman"/>
          </w:rPr>
          <w:t>R1-2605496</w:t>
        </w:r>
      </w:hyperlink>
      <w:r w:rsidR="00246ADD">
        <w:rPr>
          <w:rFonts w:ascii="Times New Roman" w:eastAsia="Times New Roman" w:hAnsi="Times New Roman"/>
        </w:rPr>
        <w:tab/>
        <w:t>Uplink WUS and operation</w:t>
      </w:r>
      <w:r w:rsidR="00246ADD">
        <w:rPr>
          <w:rFonts w:ascii="Times New Roman" w:eastAsia="Times New Roman" w:hAnsi="Times New Roman"/>
        </w:rPr>
        <w:tab/>
        <w:t>Tejas Networks Limited</w:t>
      </w:r>
    </w:p>
    <w:p w14:paraId="1881B7C3" w14:textId="5B460FB0" w:rsidR="00246ADD" w:rsidRDefault="00C62C50" w:rsidP="00246ADD">
      <w:hyperlink r:id="rId1775" w:history="1">
        <w:r>
          <w:rPr>
            <w:rStyle w:val="Hyperlink"/>
            <w:rFonts w:ascii="Times New Roman" w:eastAsia="Times New Roman" w:hAnsi="Times New Roman"/>
          </w:rPr>
          <w:t>R1-2605511</w:t>
        </w:r>
      </w:hyperlink>
      <w:r w:rsidR="00246ADD">
        <w:rPr>
          <w:rFonts w:ascii="Times New Roman" w:eastAsia="Times New Roman" w:hAnsi="Times New Roman"/>
        </w:rPr>
        <w:tab/>
        <w:t>IMU Views on UL-</w:t>
      </w:r>
      <w:proofErr w:type="spellStart"/>
      <w:r w:rsidR="00246ADD">
        <w:rPr>
          <w:rFonts w:ascii="Times New Roman" w:eastAsia="Times New Roman" w:hAnsi="Times New Roman"/>
        </w:rPr>
        <w:t>WuS</w:t>
      </w:r>
      <w:proofErr w:type="spellEnd"/>
      <w:r w:rsidR="00246ADD">
        <w:rPr>
          <w:rFonts w:ascii="Times New Roman" w:eastAsia="Times New Roman" w:hAnsi="Times New Roman"/>
        </w:rPr>
        <w:t xml:space="preserve"> for 6GR</w:t>
      </w:r>
      <w:r w:rsidR="00246ADD">
        <w:rPr>
          <w:rFonts w:ascii="Times New Roman" w:eastAsia="Times New Roman" w:hAnsi="Times New Roman"/>
        </w:rPr>
        <w:tab/>
        <w:t>IMU</w:t>
      </w:r>
    </w:p>
    <w:p w14:paraId="43737F25" w14:textId="2A5C8835" w:rsidR="00246ADD" w:rsidRDefault="00C62C50" w:rsidP="00246ADD">
      <w:hyperlink r:id="rId1776" w:history="1">
        <w:r>
          <w:rPr>
            <w:rStyle w:val="Hyperlink"/>
            <w:rFonts w:ascii="Times New Roman" w:eastAsia="Times New Roman" w:hAnsi="Times New Roman"/>
          </w:rPr>
          <w:t>R1-2605515</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t>Rakuten Symphony</w:t>
      </w:r>
    </w:p>
    <w:p w14:paraId="40E176F9" w14:textId="0BECD880" w:rsidR="00246ADD" w:rsidRDefault="00C62C50" w:rsidP="00246ADD">
      <w:hyperlink r:id="rId1777" w:history="1">
        <w:r>
          <w:rPr>
            <w:rStyle w:val="Hyperlink"/>
            <w:rFonts w:ascii="Times New Roman" w:eastAsia="Times New Roman" w:hAnsi="Times New Roman"/>
          </w:rPr>
          <w:t>R1-2605580</w:t>
        </w:r>
      </w:hyperlink>
      <w:r w:rsidR="00246ADD">
        <w:rPr>
          <w:rFonts w:ascii="Times New Roman" w:eastAsia="Times New Roman" w:hAnsi="Times New Roman"/>
        </w:rPr>
        <w:tab/>
        <w:t>Discussion on Uplink WUS and operation for 6GR</w:t>
      </w:r>
      <w:r w:rsidR="00246ADD">
        <w:rPr>
          <w:rFonts w:ascii="Times New Roman" w:eastAsia="Times New Roman" w:hAnsi="Times New Roman"/>
        </w:rPr>
        <w:tab/>
        <w:t>Xiaomi</w:t>
      </w:r>
    </w:p>
    <w:p w14:paraId="249E01B4" w14:textId="374917FD" w:rsidR="00246ADD" w:rsidRDefault="00C62C50" w:rsidP="00246ADD">
      <w:hyperlink r:id="rId1778" w:history="1">
        <w:r>
          <w:rPr>
            <w:rStyle w:val="Hyperlink"/>
            <w:rFonts w:ascii="Times New Roman" w:eastAsia="Times New Roman" w:hAnsi="Times New Roman"/>
          </w:rPr>
          <w:t>R1-2605648</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t>CMCC</w:t>
      </w:r>
    </w:p>
    <w:p w14:paraId="5CB428A9" w14:textId="4EB7A09A" w:rsidR="00246ADD" w:rsidRDefault="00C62C50" w:rsidP="00246ADD">
      <w:hyperlink r:id="rId1779" w:history="1">
        <w:r>
          <w:rPr>
            <w:rStyle w:val="Hyperlink"/>
            <w:rFonts w:ascii="Times New Roman" w:eastAsia="Times New Roman" w:hAnsi="Times New Roman"/>
          </w:rPr>
          <w:t>R1-2605662</w:t>
        </w:r>
      </w:hyperlink>
      <w:r w:rsidR="00246ADD">
        <w:rPr>
          <w:rFonts w:ascii="Times New Roman" w:eastAsia="Times New Roman" w:hAnsi="Times New Roman"/>
        </w:rPr>
        <w:tab/>
        <w:t>Discussion on UL-WUS Aspects in 6G</w:t>
      </w:r>
      <w:r w:rsidR="00246ADD">
        <w:rPr>
          <w:rFonts w:ascii="Times New Roman" w:eastAsia="Times New Roman" w:hAnsi="Times New Roman"/>
        </w:rPr>
        <w:tab/>
        <w:t>NEC</w:t>
      </w:r>
    </w:p>
    <w:p w14:paraId="0688C62C" w14:textId="1FFC16B3" w:rsidR="00246ADD" w:rsidRDefault="00C62C50" w:rsidP="00246ADD">
      <w:hyperlink r:id="rId1780" w:history="1">
        <w:r>
          <w:rPr>
            <w:rStyle w:val="Hyperlink"/>
            <w:rFonts w:ascii="Times New Roman" w:eastAsia="Times New Roman" w:hAnsi="Times New Roman"/>
          </w:rPr>
          <w:t>R1-2605683</w:t>
        </w:r>
      </w:hyperlink>
      <w:r w:rsidR="00246ADD">
        <w:rPr>
          <w:rFonts w:ascii="Times New Roman" w:eastAsia="Times New Roman" w:hAnsi="Times New Roman"/>
        </w:rPr>
        <w:tab/>
        <w:t>Views on UL WUS</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4827333E" w14:textId="21D0BC35" w:rsidR="00246ADD" w:rsidRDefault="00C62C50" w:rsidP="00246ADD">
      <w:hyperlink r:id="rId1781" w:history="1">
        <w:r>
          <w:rPr>
            <w:rStyle w:val="Hyperlink"/>
            <w:rFonts w:ascii="Times New Roman" w:eastAsia="Times New Roman" w:hAnsi="Times New Roman"/>
          </w:rPr>
          <w:t>R1-2605738</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t>CATT</w:t>
      </w:r>
    </w:p>
    <w:p w14:paraId="22E5A046" w14:textId="063EF694" w:rsidR="00246ADD" w:rsidRDefault="00C62C50" w:rsidP="00246ADD">
      <w:hyperlink r:id="rId1782" w:history="1">
        <w:r>
          <w:rPr>
            <w:rStyle w:val="Hyperlink"/>
            <w:rFonts w:ascii="Times New Roman" w:eastAsia="Times New Roman" w:hAnsi="Times New Roman"/>
          </w:rPr>
          <w:t>R1-2605787</w:t>
        </w:r>
      </w:hyperlink>
      <w:r w:rsidR="00246ADD">
        <w:rPr>
          <w:rFonts w:ascii="Times New Roman" w:eastAsia="Times New Roman" w:hAnsi="Times New Roman"/>
        </w:rPr>
        <w:tab/>
        <w:t>Discuss on UL WUS</w:t>
      </w:r>
      <w:r w:rsidR="00246ADD">
        <w:rPr>
          <w:rFonts w:ascii="Times New Roman" w:eastAsia="Times New Roman" w:hAnsi="Times New Roman"/>
        </w:rPr>
        <w:tab/>
        <w:t xml:space="preserve">ZTE Corporation, </w:t>
      </w:r>
      <w:proofErr w:type="spellStart"/>
      <w:r w:rsidR="00246ADD">
        <w:rPr>
          <w:rFonts w:ascii="Times New Roman" w:eastAsia="Times New Roman" w:hAnsi="Times New Roman"/>
        </w:rPr>
        <w:t>Sanechips</w:t>
      </w:r>
      <w:proofErr w:type="spellEnd"/>
    </w:p>
    <w:p w14:paraId="5E427398" w14:textId="62278CB2" w:rsidR="00246ADD" w:rsidRDefault="00C62C50" w:rsidP="00246ADD">
      <w:hyperlink r:id="rId1783" w:history="1">
        <w:r>
          <w:rPr>
            <w:rStyle w:val="Hyperlink"/>
            <w:rFonts w:ascii="Times New Roman" w:eastAsia="Times New Roman" w:hAnsi="Times New Roman"/>
          </w:rPr>
          <w:t>R1-2605848</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t>Samsung</w:t>
      </w:r>
    </w:p>
    <w:p w14:paraId="36598A13" w14:textId="55037246" w:rsidR="00246ADD" w:rsidRDefault="00C62C50" w:rsidP="00246ADD">
      <w:hyperlink r:id="rId1784" w:history="1">
        <w:r>
          <w:rPr>
            <w:rStyle w:val="Hyperlink"/>
            <w:rFonts w:ascii="Times New Roman" w:eastAsia="Times New Roman" w:hAnsi="Times New Roman"/>
          </w:rPr>
          <w:t>R1-2605925</w:t>
        </w:r>
      </w:hyperlink>
      <w:r w:rsidR="00246ADD">
        <w:rPr>
          <w:rFonts w:ascii="Times New Roman" w:eastAsia="Times New Roman" w:hAnsi="Times New Roman"/>
        </w:rPr>
        <w:tab/>
        <w:t>Discussion on 6GR UL WUS and operations</w:t>
      </w:r>
      <w:r w:rsidR="00246ADD">
        <w:rPr>
          <w:rFonts w:ascii="Times New Roman" w:eastAsia="Times New Roman" w:hAnsi="Times New Roman"/>
        </w:rPr>
        <w:tab/>
        <w:t>OPPO</w:t>
      </w:r>
    </w:p>
    <w:p w14:paraId="2412DE69" w14:textId="7E7E80EC" w:rsidR="00246ADD" w:rsidRDefault="00C62C50" w:rsidP="00246ADD">
      <w:hyperlink r:id="rId1785" w:history="1">
        <w:r>
          <w:rPr>
            <w:rStyle w:val="Hyperlink"/>
            <w:rFonts w:ascii="Times New Roman" w:eastAsia="Times New Roman" w:hAnsi="Times New Roman"/>
          </w:rPr>
          <w:t>R1-2605960</w:t>
        </w:r>
      </w:hyperlink>
      <w:r w:rsidR="00246ADD">
        <w:rPr>
          <w:rFonts w:ascii="Times New Roman" w:eastAsia="Times New Roman" w:hAnsi="Times New Roman"/>
        </w:rPr>
        <w:tab/>
        <w:t>Uplink WUS and operation for 6GR</w:t>
      </w:r>
      <w:r w:rsidR="00246ADD">
        <w:rPr>
          <w:rFonts w:ascii="Times New Roman" w:eastAsia="Times New Roman" w:hAnsi="Times New Roman"/>
        </w:rPr>
        <w:tab/>
        <w:t>Panasonic</w:t>
      </w:r>
    </w:p>
    <w:p w14:paraId="02EB1E04" w14:textId="2BB7C20A" w:rsidR="00246ADD" w:rsidRDefault="00C62C50" w:rsidP="00246ADD">
      <w:hyperlink r:id="rId1786" w:history="1">
        <w:r>
          <w:rPr>
            <w:rStyle w:val="Hyperlink"/>
            <w:rFonts w:ascii="Times New Roman" w:eastAsia="Times New Roman" w:hAnsi="Times New Roman"/>
          </w:rPr>
          <w:t>R1-2605986</w:t>
        </w:r>
      </w:hyperlink>
      <w:r w:rsidR="00246ADD">
        <w:rPr>
          <w:rFonts w:ascii="Times New Roman" w:eastAsia="Times New Roman" w:hAnsi="Times New Roman"/>
        </w:rPr>
        <w:tab/>
        <w:t>Discussion on the Uplink WUS and operation</w:t>
      </w:r>
      <w:r w:rsidR="00246ADD">
        <w:rPr>
          <w:rFonts w:ascii="Times New Roman" w:eastAsia="Times New Roman" w:hAnsi="Times New Roman"/>
        </w:rPr>
        <w:tab/>
        <w:t>Sony</w:t>
      </w:r>
    </w:p>
    <w:p w14:paraId="10EB37F4" w14:textId="4CF29553" w:rsidR="00246ADD" w:rsidRDefault="00C62C50" w:rsidP="00246ADD">
      <w:hyperlink r:id="rId1787" w:history="1">
        <w:r>
          <w:rPr>
            <w:rStyle w:val="Hyperlink"/>
            <w:rFonts w:ascii="Times New Roman" w:eastAsia="Times New Roman" w:hAnsi="Times New Roman"/>
          </w:rPr>
          <w:t>R1-2606005</w:t>
        </w:r>
      </w:hyperlink>
      <w:r w:rsidR="00246ADD">
        <w:rPr>
          <w:rFonts w:ascii="Times New Roman" w:eastAsia="Times New Roman" w:hAnsi="Times New Roman"/>
        </w:rPr>
        <w:tab/>
        <w:t>Uplink WUS and operation for 6GR</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2ACE3D79" w14:textId="3DA3E24C" w:rsidR="00246ADD" w:rsidRDefault="00C62C50" w:rsidP="00246ADD">
      <w:hyperlink r:id="rId1788" w:history="1">
        <w:r>
          <w:rPr>
            <w:rStyle w:val="Hyperlink"/>
            <w:rFonts w:ascii="Times New Roman" w:eastAsia="Times New Roman" w:hAnsi="Times New Roman"/>
          </w:rPr>
          <w:t>R1-2606038</w:t>
        </w:r>
      </w:hyperlink>
      <w:r w:rsidR="00246ADD">
        <w:rPr>
          <w:rFonts w:ascii="Times New Roman" w:eastAsia="Times New Roman" w:hAnsi="Times New Roman"/>
        </w:rPr>
        <w:tab/>
        <w:t>On 6G UL WUS and operation</w:t>
      </w:r>
      <w:r w:rsidR="00246ADD">
        <w:rPr>
          <w:rFonts w:ascii="Times New Roman" w:eastAsia="Times New Roman" w:hAnsi="Times New Roman"/>
        </w:rPr>
        <w:tab/>
        <w:t>Apple</w:t>
      </w:r>
    </w:p>
    <w:p w14:paraId="45190D6B" w14:textId="01C7255A" w:rsidR="00246ADD" w:rsidRDefault="00C62C50" w:rsidP="00246ADD">
      <w:hyperlink r:id="rId1789" w:history="1">
        <w:r>
          <w:rPr>
            <w:rStyle w:val="Hyperlink"/>
            <w:rFonts w:ascii="Times New Roman" w:eastAsia="Times New Roman" w:hAnsi="Times New Roman"/>
          </w:rPr>
          <w:t>R1-2606150</w:t>
        </w:r>
      </w:hyperlink>
      <w:r w:rsidR="00246ADD">
        <w:rPr>
          <w:rFonts w:ascii="Times New Roman" w:eastAsia="Times New Roman" w:hAnsi="Times New Roman"/>
        </w:rPr>
        <w:tab/>
        <w:t>Uplink WUS and operation</w:t>
      </w:r>
      <w:r w:rsidR="00246ADD">
        <w:rPr>
          <w:rFonts w:ascii="Times New Roman" w:eastAsia="Times New Roman" w:hAnsi="Times New Roman"/>
        </w:rPr>
        <w:tab/>
        <w:t>MediaTek Inc.</w:t>
      </w:r>
    </w:p>
    <w:p w14:paraId="6D24A021" w14:textId="352B9024" w:rsidR="00246ADD" w:rsidRDefault="00C62C50" w:rsidP="00246ADD">
      <w:hyperlink r:id="rId1790" w:history="1">
        <w:r>
          <w:rPr>
            <w:rStyle w:val="Hyperlink"/>
            <w:rFonts w:ascii="Times New Roman" w:eastAsia="Times New Roman" w:hAnsi="Times New Roman"/>
          </w:rPr>
          <w:t>R1-2606208</w:t>
        </w:r>
      </w:hyperlink>
      <w:r w:rsidR="00246ADD">
        <w:rPr>
          <w:rFonts w:ascii="Times New Roman" w:eastAsia="Times New Roman" w:hAnsi="Times New Roman"/>
        </w:rPr>
        <w:tab/>
        <w:t>Discussion on UL WUS and operation for 6GR</w:t>
      </w:r>
      <w:r w:rsidR="00246ADD">
        <w:rPr>
          <w:rFonts w:ascii="Times New Roman" w:eastAsia="Times New Roman" w:hAnsi="Times New Roman"/>
        </w:rPr>
        <w:tab/>
        <w:t>LG Electronics</w:t>
      </w:r>
    </w:p>
    <w:p w14:paraId="311FFF29" w14:textId="03228EBA" w:rsidR="00246ADD" w:rsidRDefault="00C62C50" w:rsidP="00246ADD">
      <w:hyperlink r:id="rId1791" w:history="1">
        <w:r>
          <w:rPr>
            <w:rStyle w:val="Hyperlink"/>
            <w:rFonts w:ascii="Times New Roman" w:eastAsia="Times New Roman" w:hAnsi="Times New Roman"/>
          </w:rPr>
          <w:t>R1-2606255</w:t>
        </w:r>
      </w:hyperlink>
      <w:r w:rsidR="00246ADD">
        <w:rPr>
          <w:rFonts w:ascii="Times New Roman" w:eastAsia="Times New Roman" w:hAnsi="Times New Roman"/>
        </w:rPr>
        <w:tab/>
        <w:t>Discussion on uplink WUS and operation for 6GR</w:t>
      </w:r>
      <w:r w:rsidR="00246ADD">
        <w:rPr>
          <w:rFonts w:ascii="Times New Roman" w:eastAsia="Times New Roman" w:hAnsi="Times New Roman"/>
        </w:rPr>
        <w:tab/>
        <w:t>ETRI</w:t>
      </w:r>
    </w:p>
    <w:p w14:paraId="338C9466" w14:textId="2654FB0D" w:rsidR="00246ADD" w:rsidRPr="00AE5BFE" w:rsidRDefault="00C62C50" w:rsidP="00246ADD">
      <w:pPr>
        <w:rPr>
          <w:lang w:val="de-DE"/>
        </w:rPr>
      </w:pPr>
      <w:hyperlink r:id="rId1792" w:history="1">
        <w:r>
          <w:rPr>
            <w:rStyle w:val="Hyperlink"/>
            <w:rFonts w:ascii="Times New Roman" w:eastAsia="Times New Roman" w:hAnsi="Times New Roman"/>
            <w:lang w:val="de-DE"/>
          </w:rPr>
          <w:t>R1-2606276</w:t>
        </w:r>
      </w:hyperlink>
      <w:r w:rsidR="00246ADD" w:rsidRPr="00AE5BFE">
        <w:rPr>
          <w:rFonts w:ascii="Times New Roman" w:eastAsia="Times New Roman" w:hAnsi="Times New Roman"/>
          <w:lang w:val="de-DE"/>
        </w:rPr>
        <w:tab/>
        <w:t>Uplink WUS Operation</w:t>
      </w:r>
      <w:r w:rsidR="00246ADD" w:rsidRPr="00AE5BFE">
        <w:rPr>
          <w:rFonts w:ascii="Times New Roman" w:eastAsia="Times New Roman" w:hAnsi="Times New Roman"/>
          <w:lang w:val="de-DE"/>
        </w:rPr>
        <w:tab/>
        <w:t>Fraunhofer IIS, Fraunhofer HHI</w:t>
      </w:r>
    </w:p>
    <w:p w14:paraId="3325D1FD" w14:textId="20C6C40F" w:rsidR="00246ADD" w:rsidRDefault="00C62C50" w:rsidP="00246ADD">
      <w:hyperlink r:id="rId1793" w:history="1">
        <w:r>
          <w:rPr>
            <w:rStyle w:val="Hyperlink"/>
            <w:rFonts w:ascii="Times New Roman" w:eastAsia="Times New Roman" w:hAnsi="Times New Roman"/>
          </w:rPr>
          <w:t>R1-2606299</w:t>
        </w:r>
      </w:hyperlink>
      <w:r w:rsidR="00246ADD">
        <w:rPr>
          <w:rFonts w:ascii="Times New Roman" w:eastAsia="Times New Roman" w:hAnsi="Times New Roman"/>
        </w:rPr>
        <w:tab/>
        <w:t>Uplink WUS and operation</w:t>
      </w:r>
      <w:r w:rsidR="00246ADD">
        <w:rPr>
          <w:rFonts w:ascii="Times New Roman" w:eastAsia="Times New Roman" w:hAnsi="Times New Roman"/>
        </w:rPr>
        <w:tab/>
        <w:t>Lenovo</w:t>
      </w:r>
    </w:p>
    <w:p w14:paraId="4CF5B4F2" w14:textId="4503193D" w:rsidR="00246ADD" w:rsidRDefault="00C62C50" w:rsidP="00246ADD">
      <w:hyperlink r:id="rId1794" w:history="1">
        <w:r>
          <w:rPr>
            <w:rStyle w:val="Hyperlink"/>
            <w:rFonts w:ascii="Times New Roman" w:eastAsia="Times New Roman" w:hAnsi="Times New Roman"/>
          </w:rPr>
          <w:t>R1-2606392</w:t>
        </w:r>
      </w:hyperlink>
      <w:r w:rsidR="00246ADD">
        <w:rPr>
          <w:rFonts w:ascii="Times New Roman" w:eastAsia="Times New Roman" w:hAnsi="Times New Roman"/>
        </w:rPr>
        <w:tab/>
        <w:t>UL WUS Design and Operation</w:t>
      </w:r>
      <w:r w:rsidR="00246ADD">
        <w:rPr>
          <w:rFonts w:ascii="Times New Roman" w:eastAsia="Times New Roman" w:hAnsi="Times New Roman"/>
        </w:rPr>
        <w:tab/>
        <w:t>Qualcomm Incorporated</w:t>
      </w:r>
    </w:p>
    <w:p w14:paraId="092B802F" w14:textId="15D252AA" w:rsidR="00246ADD" w:rsidRDefault="00C62C50" w:rsidP="00246ADD">
      <w:hyperlink r:id="rId1795" w:history="1">
        <w:r>
          <w:rPr>
            <w:rStyle w:val="Hyperlink"/>
            <w:rFonts w:ascii="Times New Roman" w:eastAsia="Times New Roman" w:hAnsi="Times New Roman"/>
          </w:rPr>
          <w:t>R1-2606404</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t>Google</w:t>
      </w:r>
    </w:p>
    <w:p w14:paraId="64E13D80" w14:textId="774EA32E" w:rsidR="00246ADD" w:rsidRDefault="00C62C50" w:rsidP="00246ADD">
      <w:hyperlink r:id="rId1796" w:history="1">
        <w:r>
          <w:rPr>
            <w:rStyle w:val="Hyperlink"/>
            <w:rFonts w:ascii="Times New Roman" w:eastAsia="Times New Roman" w:hAnsi="Times New Roman"/>
          </w:rPr>
          <w:t>R1-2606440</w:t>
        </w:r>
      </w:hyperlink>
      <w:r w:rsidR="00246ADD">
        <w:rPr>
          <w:rFonts w:ascii="Times New Roman" w:eastAsia="Times New Roman" w:hAnsi="Times New Roman"/>
        </w:rPr>
        <w:tab/>
        <w:t>Discussion on UL WUS</w:t>
      </w:r>
      <w:r w:rsidR="00246ADD">
        <w:rPr>
          <w:rFonts w:ascii="Times New Roman" w:eastAsia="Times New Roman" w:hAnsi="Times New Roman"/>
        </w:rPr>
        <w:tab/>
      </w:r>
      <w:proofErr w:type="spellStart"/>
      <w:r w:rsidR="00246ADD">
        <w:rPr>
          <w:rFonts w:ascii="Times New Roman" w:eastAsia="Times New Roman" w:hAnsi="Times New Roman"/>
        </w:rPr>
        <w:t>ASUSTeK</w:t>
      </w:r>
      <w:proofErr w:type="spellEnd"/>
    </w:p>
    <w:p w14:paraId="30013AB5" w14:textId="5B27E172" w:rsidR="00246ADD" w:rsidRDefault="00C62C50" w:rsidP="00246ADD">
      <w:hyperlink r:id="rId1797" w:history="1">
        <w:r>
          <w:rPr>
            <w:rStyle w:val="Hyperlink"/>
            <w:rFonts w:ascii="Times New Roman" w:eastAsia="Times New Roman" w:hAnsi="Times New Roman"/>
          </w:rPr>
          <w:t>R1-2606518</w:t>
        </w:r>
      </w:hyperlink>
      <w:r w:rsidR="00246ADD">
        <w:rPr>
          <w:rFonts w:ascii="Times New Roman" w:eastAsia="Times New Roman" w:hAnsi="Times New Roman"/>
        </w:rPr>
        <w:tab/>
        <w:t>Discussion on Uplink WUS and operation</w:t>
      </w:r>
      <w:r w:rsidR="00246ADD">
        <w:rPr>
          <w:rFonts w:ascii="Times New Roman" w:eastAsia="Times New Roman" w:hAnsi="Times New Roman"/>
        </w:rPr>
        <w:tab/>
        <w:t>NTT DOCOMO, INC.</w:t>
      </w:r>
    </w:p>
    <w:p w14:paraId="3A35F81D" w14:textId="7F38A346" w:rsidR="00246ADD" w:rsidRDefault="00C62C50" w:rsidP="00246ADD">
      <w:hyperlink r:id="rId1798" w:history="1">
        <w:r>
          <w:rPr>
            <w:rStyle w:val="Hyperlink"/>
            <w:rFonts w:ascii="Times New Roman" w:eastAsia="Times New Roman" w:hAnsi="Times New Roman"/>
          </w:rPr>
          <w:t>R1-2606582</w:t>
        </w:r>
      </w:hyperlink>
      <w:r w:rsidR="00246ADD">
        <w:rPr>
          <w:rFonts w:ascii="Times New Roman" w:eastAsia="Times New Roman" w:hAnsi="Times New Roman"/>
        </w:rPr>
        <w:tab/>
        <w:t>Discussion on Uplink WUS and operation for 6G Radio</w:t>
      </w:r>
      <w:r w:rsidR="00246ADD">
        <w:rPr>
          <w:rFonts w:ascii="Times New Roman" w:eastAsia="Times New Roman" w:hAnsi="Times New Roman"/>
        </w:rPr>
        <w:tab/>
        <w:t>WILUS Inc.</w:t>
      </w:r>
    </w:p>
    <w:p w14:paraId="437C3984" w14:textId="7158E61F" w:rsidR="00246ADD" w:rsidRDefault="00C62C50" w:rsidP="00246ADD">
      <w:hyperlink r:id="rId1799" w:history="1">
        <w:r>
          <w:rPr>
            <w:rStyle w:val="Hyperlink"/>
            <w:rFonts w:ascii="Times New Roman" w:eastAsia="Times New Roman" w:hAnsi="Times New Roman"/>
          </w:rPr>
          <w:t>R1-2606654</w:t>
        </w:r>
      </w:hyperlink>
      <w:r w:rsidR="00246ADD">
        <w:rPr>
          <w:rFonts w:ascii="Times New Roman" w:eastAsia="Times New Roman" w:hAnsi="Times New Roman"/>
        </w:rPr>
        <w:tab/>
        <w:t>Discussion on Uplink WUS for 6GR</w:t>
      </w:r>
      <w:r w:rsidR="00246ADD">
        <w:rPr>
          <w:rFonts w:ascii="Times New Roman" w:eastAsia="Times New Roman" w:hAnsi="Times New Roman"/>
        </w:rPr>
        <w:tab/>
      </w:r>
      <w:proofErr w:type="spellStart"/>
      <w:r w:rsidR="00246ADD">
        <w:rPr>
          <w:rFonts w:ascii="Times New Roman" w:eastAsia="Times New Roman" w:hAnsi="Times New Roman"/>
        </w:rPr>
        <w:t>CEWiT</w:t>
      </w:r>
      <w:proofErr w:type="spellEnd"/>
    </w:p>
    <w:p w14:paraId="0FB753A6" w14:textId="6B273C12" w:rsidR="00246ADD" w:rsidRDefault="00C62C50" w:rsidP="00246ADD">
      <w:hyperlink r:id="rId1800" w:history="1">
        <w:r>
          <w:rPr>
            <w:rStyle w:val="Hyperlink"/>
            <w:rFonts w:ascii="Times New Roman" w:eastAsia="Times New Roman" w:hAnsi="Times New Roman"/>
          </w:rPr>
          <w:t>R1-2606697</w:t>
        </w:r>
      </w:hyperlink>
      <w:r w:rsidR="00246ADD">
        <w:rPr>
          <w:rFonts w:ascii="Times New Roman" w:eastAsia="Times New Roman" w:hAnsi="Times New Roman"/>
        </w:rPr>
        <w:tab/>
        <w:t>Discussion on uplink WUS design and operation</w:t>
      </w:r>
      <w:r w:rsidR="00246ADD">
        <w:rPr>
          <w:rFonts w:ascii="Times New Roman" w:eastAsia="Times New Roman" w:hAnsi="Times New Roman"/>
        </w:rPr>
        <w:tab/>
        <w:t>TCL</w:t>
      </w:r>
    </w:p>
    <w:p w14:paraId="7E8679DE" w14:textId="77777777" w:rsidR="00246ADD" w:rsidRPr="00246ADD" w:rsidRDefault="00246ADD" w:rsidP="00246ADD"/>
    <w:p w14:paraId="4063675B" w14:textId="733AE5B5" w:rsidR="00246ADD" w:rsidRDefault="00246ADD" w:rsidP="0013532B">
      <w:pPr>
        <w:pStyle w:val="Heading3"/>
      </w:pPr>
      <w:bookmarkStart w:id="256" w:name="_Toc239313266"/>
      <w:r>
        <w:t>WUS operation with other functionalities</w:t>
      </w:r>
      <w:bookmarkEnd w:id="256"/>
    </w:p>
    <w:p w14:paraId="6FCB21E4" w14:textId="77777777" w:rsidR="00246ADD" w:rsidRDefault="00246ADD" w:rsidP="00246ADD">
      <w:pPr>
        <w:rPr>
          <w:rFonts w:eastAsia="DengXian"/>
          <w:i/>
          <w:iCs/>
          <w:lang w:eastAsia="zh-CN"/>
        </w:rPr>
      </w:pPr>
      <w:r w:rsidRPr="00DC0C6C">
        <w:rPr>
          <w:rFonts w:eastAsia="DengXian" w:hint="eastAsia"/>
          <w:i/>
          <w:iCs/>
          <w:lang w:eastAsia="zh-CN"/>
        </w:rPr>
        <w:t xml:space="preserve">Note 1: </w:t>
      </w:r>
      <w:r>
        <w:rPr>
          <w:rFonts w:eastAsia="DengXian" w:hint="eastAsia"/>
          <w:i/>
          <w:iCs/>
          <w:lang w:eastAsia="zh-CN"/>
        </w:rPr>
        <w:t>Including proposals for c</w:t>
      </w:r>
      <w:r w:rsidRPr="00DC0C6C">
        <w:rPr>
          <w:rFonts w:eastAsia="DengXian"/>
          <w:i/>
          <w:iCs/>
          <w:lang w:eastAsia="zh-CN"/>
        </w:rPr>
        <w:t>ombin</w:t>
      </w:r>
      <w:r>
        <w:rPr>
          <w:rFonts w:eastAsia="DengXian" w:hint="eastAsia"/>
          <w:i/>
          <w:iCs/>
          <w:lang w:eastAsia="zh-CN"/>
        </w:rPr>
        <w:t>ing</w:t>
      </w:r>
      <w:r w:rsidRPr="00DC0C6C">
        <w:rPr>
          <w:rFonts w:eastAsia="DengXian"/>
          <w:i/>
          <w:iCs/>
          <w:lang w:eastAsia="zh-CN"/>
        </w:rPr>
        <w:t xml:space="preserve"> the use of WUS and other functionali</w:t>
      </w:r>
      <w:r>
        <w:rPr>
          <w:rFonts w:eastAsia="DengXian" w:hint="eastAsia"/>
          <w:i/>
          <w:iCs/>
          <w:lang w:eastAsia="zh-CN"/>
        </w:rPr>
        <w:t>ti</w:t>
      </w:r>
      <w:r w:rsidRPr="00DC0C6C">
        <w:rPr>
          <w:rFonts w:eastAsia="DengXian"/>
          <w:i/>
          <w:iCs/>
          <w:lang w:eastAsia="zh-CN"/>
        </w:rPr>
        <w:t xml:space="preserve">es </w:t>
      </w:r>
      <w:r>
        <w:rPr>
          <w:rFonts w:eastAsia="DengXian" w:hint="eastAsia"/>
          <w:i/>
          <w:iCs/>
          <w:lang w:eastAsia="zh-CN"/>
        </w:rPr>
        <w:t>for better energy efficiency, if any</w:t>
      </w:r>
    </w:p>
    <w:p w14:paraId="5EE00B7B" w14:textId="77777777" w:rsidR="00246ADD" w:rsidRDefault="00246ADD" w:rsidP="00246ADD">
      <w:pPr>
        <w:rPr>
          <w:rFonts w:eastAsia="DengXian"/>
          <w:i/>
          <w:iCs/>
          <w:lang w:eastAsia="zh-CN"/>
        </w:rPr>
      </w:pPr>
    </w:p>
    <w:p w14:paraId="54255E00" w14:textId="77777777" w:rsidR="00246ADD" w:rsidRPr="00F50F5E" w:rsidRDefault="00246ADD" w:rsidP="00246ADD">
      <w:pPr>
        <w:rPr>
          <w:rFonts w:eastAsia="DengXian"/>
          <w:lang w:val="en-US" w:eastAsia="zh-CN"/>
        </w:rPr>
      </w:pPr>
      <w:bookmarkStart w:id="257" w:name="OLE_LINK32"/>
      <w:r w:rsidRPr="00F50F5E">
        <w:rPr>
          <w:rFonts w:eastAsia="DengXian"/>
          <w:lang w:val="en-US" w:eastAsia="zh-CN"/>
        </w:rPr>
        <w:t>[12</w:t>
      </w:r>
      <w:r w:rsidRPr="00F50F5E">
        <w:rPr>
          <w:rFonts w:eastAsia="DengXian" w:hint="eastAsia"/>
          <w:lang w:val="en-US" w:eastAsia="zh-CN"/>
        </w:rPr>
        <w:t>6</w:t>
      </w:r>
      <w:r w:rsidRPr="00F50F5E">
        <w:rPr>
          <w:rFonts w:eastAsia="DengXian"/>
          <w:lang w:val="en-US" w:eastAsia="zh-CN"/>
        </w:rPr>
        <w:t>-R20-6GR-</w:t>
      </w:r>
      <w:bookmarkStart w:id="258" w:name="OLE_LINK64"/>
      <w:r w:rsidRPr="00F50F5E">
        <w:rPr>
          <w:rFonts w:eastAsia="DengXian" w:hint="eastAsia"/>
          <w:lang w:val="en-US" w:eastAsia="zh-CN"/>
        </w:rPr>
        <w:t>WUS operation with other functionalities</w:t>
      </w:r>
      <w:bookmarkEnd w:id="258"/>
      <w:r w:rsidRPr="00F50F5E">
        <w:rPr>
          <w:rFonts w:eastAsia="DengXian"/>
          <w:lang w:val="en-US" w:eastAsia="zh-CN"/>
        </w:rPr>
        <w:t>] Email discussion on Rel-20 6GR-</w:t>
      </w:r>
      <w:r w:rsidRPr="00F50F5E">
        <w:rPr>
          <w:rFonts w:eastAsia="DengXian" w:hint="eastAsia"/>
          <w:lang w:val="en-US" w:eastAsia="zh-CN"/>
        </w:rPr>
        <w:t xml:space="preserve"> WUS operation with other functionalities</w:t>
      </w:r>
      <w:r w:rsidRPr="00F50F5E">
        <w:rPr>
          <w:rFonts w:eastAsia="DengXian"/>
          <w:lang w:val="en-US" w:eastAsia="zh-CN"/>
        </w:rPr>
        <w:t xml:space="preserve">– </w:t>
      </w:r>
      <w:r w:rsidRPr="00F50F5E">
        <w:rPr>
          <w:rFonts w:eastAsia="DengXian" w:hint="eastAsia"/>
          <w:lang w:val="en-US" w:eastAsia="zh-CN"/>
        </w:rPr>
        <w:t>Hong</w:t>
      </w:r>
      <w:r w:rsidRPr="00F50F5E">
        <w:rPr>
          <w:rFonts w:eastAsia="DengXian"/>
          <w:lang w:val="en-US" w:eastAsia="zh-CN"/>
        </w:rPr>
        <w:t xml:space="preserve"> (</w:t>
      </w:r>
      <w:r w:rsidRPr="00F50F5E">
        <w:rPr>
          <w:rFonts w:eastAsia="DengXian" w:hint="eastAsia"/>
          <w:lang w:val="en-US" w:eastAsia="zh-CN"/>
        </w:rPr>
        <w:t>Apple</w:t>
      </w:r>
      <w:r w:rsidRPr="00F50F5E">
        <w:rPr>
          <w:rFonts w:eastAsia="DengXian"/>
          <w:lang w:val="en-US" w:eastAsia="zh-CN"/>
        </w:rPr>
        <w:t>)</w:t>
      </w:r>
    </w:p>
    <w:p w14:paraId="38940A8E" w14:textId="77777777" w:rsidR="00246ADD" w:rsidRPr="00F50F5E" w:rsidRDefault="00246ADD">
      <w:pPr>
        <w:pStyle w:val="ListParagraph"/>
        <w:numPr>
          <w:ilvl w:val="0"/>
          <w:numId w:val="287"/>
        </w:numPr>
        <w:rPr>
          <w:rFonts w:eastAsia="DengXian"/>
          <w:lang w:val="en-US" w:eastAsia="zh-CN"/>
        </w:rPr>
      </w:pPr>
      <w:r w:rsidRPr="00F50F5E">
        <w:rPr>
          <w:rFonts w:eastAsia="DengXian"/>
          <w:lang w:eastAsia="zh-CN"/>
        </w:rPr>
        <w:t xml:space="preserve">To be used for sharing updates on online/offline schedule, details on what is to be discussed in online/offline sessions, </w:t>
      </w:r>
      <w:proofErr w:type="spellStart"/>
      <w:r w:rsidRPr="00F50F5E">
        <w:rPr>
          <w:rFonts w:eastAsia="DengXian"/>
          <w:lang w:eastAsia="zh-CN"/>
        </w:rPr>
        <w:t>tdoc</w:t>
      </w:r>
      <w:proofErr w:type="spellEnd"/>
      <w:r w:rsidRPr="00F50F5E">
        <w:rPr>
          <w:rFonts w:eastAsia="DengXian"/>
          <w:lang w:eastAsia="zh-CN"/>
        </w:rPr>
        <w:t xml:space="preserve"> number of the moderator summary for online session, etc</w:t>
      </w:r>
      <w:bookmarkEnd w:id="257"/>
    </w:p>
    <w:p w14:paraId="2265BA49" w14:textId="77777777" w:rsidR="00246ADD" w:rsidRDefault="00246ADD" w:rsidP="00246ADD">
      <w:pPr>
        <w:rPr>
          <w:rFonts w:eastAsia="DengXian"/>
          <w:i/>
          <w:iCs/>
          <w:lang w:val="en-US" w:eastAsia="zh-CN"/>
        </w:rPr>
      </w:pPr>
    </w:p>
    <w:p w14:paraId="33A84E0C" w14:textId="77777777" w:rsidR="00246ADD" w:rsidRPr="0025237F" w:rsidRDefault="00246ADD" w:rsidP="00246ADD">
      <w:pPr>
        <w:rPr>
          <w:rFonts w:ascii="Times New Roman" w:eastAsia="Times New Roman" w:hAnsi="Times New Roman"/>
          <w:highlight w:val="green"/>
        </w:rPr>
      </w:pPr>
      <w:r w:rsidRPr="0025237F">
        <w:rPr>
          <w:rFonts w:ascii="Times New Roman" w:eastAsia="Times New Roman" w:hAnsi="Times New Roman" w:hint="eastAsia"/>
          <w:highlight w:val="green"/>
        </w:rPr>
        <w:t>Agreement</w:t>
      </w:r>
    </w:p>
    <w:p w14:paraId="5AC6FFCB" w14:textId="77777777" w:rsidR="00246ADD" w:rsidRPr="00C822E1" w:rsidRDefault="00246ADD">
      <w:pPr>
        <w:pStyle w:val="ListParagraph"/>
        <w:numPr>
          <w:ilvl w:val="0"/>
          <w:numId w:val="172"/>
        </w:numPr>
        <w:overflowPunct/>
        <w:autoSpaceDE/>
        <w:autoSpaceDN/>
        <w:adjustRightInd/>
        <w:spacing w:after="0"/>
        <w:contextualSpacing w:val="0"/>
        <w:textAlignment w:val="auto"/>
        <w:rPr>
          <w:rFonts w:eastAsia="Times New Roman"/>
        </w:rPr>
      </w:pPr>
      <w:r w:rsidRPr="00C822E1">
        <w:rPr>
          <w:rFonts w:eastAsia="Times New Roman"/>
        </w:rPr>
        <w:t>For the study of any information carried in DL-WUS with or, if supported, without the wake-up indication, RAN1 to at least use the following common assessment criteria:</w:t>
      </w:r>
    </w:p>
    <w:p w14:paraId="1F4FFBFE"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r w:rsidRPr="00C822E1">
        <w:rPr>
          <w:rFonts w:eastAsia="Times New Roman"/>
        </w:rPr>
        <w:t>Complexity of the UE EE processing and NW’s impact (if any);</w:t>
      </w:r>
    </w:p>
    <w:p w14:paraId="5A8312AB"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r w:rsidRPr="00C822E1">
        <w:rPr>
          <w:rFonts w:eastAsia="Times New Roman"/>
        </w:rPr>
        <w:t>Coverage impact of the resulting payload;</w:t>
      </w:r>
    </w:p>
    <w:p w14:paraId="71700A54"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r w:rsidRPr="00C822E1">
        <w:rPr>
          <w:rFonts w:eastAsia="Times New Roman"/>
        </w:rPr>
        <w:t>DL (and, where applicable, UL) resource overhead;</w:t>
      </w:r>
    </w:p>
    <w:p w14:paraId="72491B0B"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r w:rsidRPr="00C822E1">
        <w:rPr>
          <w:rFonts w:eastAsia="Times New Roman"/>
        </w:rPr>
        <w:t>Energy-saving benefit at both UE side and network side, and latency impact;</w:t>
      </w:r>
    </w:p>
    <w:p w14:paraId="799F6FCD"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bookmarkStart w:id="259" w:name="OLE_LINK11"/>
      <w:r w:rsidRPr="00C822E1">
        <w:rPr>
          <w:rFonts w:eastAsia="Times New Roman"/>
        </w:rPr>
        <w:t xml:space="preserve">Overlapping with existing or other 6GR mechanisms that could carry the same information </w:t>
      </w:r>
    </w:p>
    <w:bookmarkEnd w:id="259"/>
    <w:p w14:paraId="74910095"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r w:rsidRPr="00C822E1">
        <w:rPr>
          <w:rFonts w:eastAsia="Times New Roman"/>
        </w:rPr>
        <w:t>Whether DL-WUS used for other functions is beneficial than the existing or other 6GR mechanisms</w:t>
      </w:r>
    </w:p>
    <w:p w14:paraId="79D050BB" w14:textId="77777777" w:rsidR="00246ADD" w:rsidRPr="00C822E1" w:rsidRDefault="00246ADD">
      <w:pPr>
        <w:pStyle w:val="ListParagraph"/>
        <w:numPr>
          <w:ilvl w:val="1"/>
          <w:numId w:val="173"/>
        </w:numPr>
        <w:overflowPunct/>
        <w:autoSpaceDE/>
        <w:autoSpaceDN/>
        <w:adjustRightInd/>
        <w:spacing w:after="0"/>
        <w:contextualSpacing w:val="0"/>
        <w:textAlignment w:val="auto"/>
        <w:rPr>
          <w:rFonts w:eastAsia="Times New Roman"/>
        </w:rPr>
      </w:pPr>
      <w:r w:rsidRPr="00C822E1">
        <w:rPr>
          <w:rFonts w:eastAsia="Times New Roman"/>
        </w:rPr>
        <w:t xml:space="preserve">The </w:t>
      </w:r>
      <w:r w:rsidRPr="00C822E1">
        <w:rPr>
          <w:rFonts w:eastAsia="Times New Roman" w:hint="eastAsia"/>
        </w:rPr>
        <w:t>agreed</w:t>
      </w:r>
      <w:r w:rsidRPr="00C822E1">
        <w:rPr>
          <w:rFonts w:eastAsiaTheme="minorEastAsia" w:hint="eastAsia"/>
          <w:lang w:eastAsia="zh-CN"/>
        </w:rPr>
        <w:t xml:space="preserve"> </w:t>
      </w:r>
      <w:r w:rsidRPr="00C822E1">
        <w:rPr>
          <w:rFonts w:eastAsia="Times New Roman"/>
        </w:rPr>
        <w:t xml:space="preserve">FAR/FDR/MDR for </w:t>
      </w:r>
      <w:r w:rsidRPr="00C822E1">
        <w:rPr>
          <w:rFonts w:eastAsiaTheme="minorEastAsia" w:hint="eastAsia"/>
          <w:lang w:eastAsia="zh-CN"/>
        </w:rPr>
        <w:t xml:space="preserve">DL WUS are used as </w:t>
      </w:r>
      <w:r>
        <w:rPr>
          <w:rFonts w:eastAsiaTheme="minorEastAsia" w:hint="eastAsia"/>
          <w:lang w:eastAsia="zh-CN"/>
        </w:rPr>
        <w:t xml:space="preserve">the threshold for </w:t>
      </w:r>
      <w:r w:rsidRPr="00C822E1">
        <w:rPr>
          <w:rFonts w:eastAsia="Times New Roman"/>
        </w:rPr>
        <w:t>FAR/FDR/MDR</w:t>
      </w:r>
      <w:r w:rsidRPr="00C822E1">
        <w:rPr>
          <w:rFonts w:eastAsiaTheme="minorEastAsia" w:hint="eastAsia"/>
          <w:lang w:eastAsia="zh-CN"/>
        </w:rPr>
        <w:t xml:space="preserve"> of </w:t>
      </w:r>
      <w:r w:rsidRPr="00C822E1">
        <w:rPr>
          <w:rFonts w:eastAsia="Times New Roman"/>
        </w:rPr>
        <w:t>the additional (non-wake-up) information and associated functionality.</w:t>
      </w:r>
    </w:p>
    <w:p w14:paraId="47B618D5" w14:textId="77777777" w:rsidR="00246ADD" w:rsidRPr="00C822E1" w:rsidRDefault="00246ADD" w:rsidP="00246ADD">
      <w:pPr>
        <w:pStyle w:val="ListParagraph"/>
        <w:ind w:left="440"/>
        <w:rPr>
          <w:rFonts w:eastAsia="Times New Roman"/>
        </w:rPr>
      </w:pPr>
    </w:p>
    <w:p w14:paraId="2FE389CF" w14:textId="77777777" w:rsidR="00246ADD" w:rsidRDefault="00246ADD" w:rsidP="00246ADD">
      <w:pPr>
        <w:rPr>
          <w:rFonts w:eastAsia="DengXian"/>
          <w:i/>
          <w:iCs/>
          <w:lang w:eastAsia="zh-CN"/>
        </w:rPr>
      </w:pPr>
    </w:p>
    <w:p w14:paraId="472A894A" w14:textId="77777777" w:rsidR="00246ADD" w:rsidRPr="00E273BC" w:rsidRDefault="00246ADD" w:rsidP="00246ADD">
      <w:pPr>
        <w:rPr>
          <w:rFonts w:eastAsia="DengXian"/>
          <w:highlight w:val="green"/>
          <w:lang w:eastAsia="zh-CN"/>
        </w:rPr>
      </w:pPr>
      <w:r w:rsidRPr="00E273BC">
        <w:rPr>
          <w:rFonts w:eastAsia="DengXian" w:hint="eastAsia"/>
          <w:highlight w:val="green"/>
          <w:lang w:eastAsia="zh-CN"/>
        </w:rPr>
        <w:t>Agreement</w:t>
      </w:r>
    </w:p>
    <w:p w14:paraId="45E1B379" w14:textId="77777777" w:rsidR="00246ADD" w:rsidRPr="0055033D" w:rsidRDefault="00246ADD">
      <w:pPr>
        <w:pStyle w:val="ListParagraph"/>
        <w:numPr>
          <w:ilvl w:val="0"/>
          <w:numId w:val="213"/>
        </w:numPr>
        <w:suppressAutoHyphens/>
        <w:overflowPunct/>
        <w:autoSpaceDE/>
        <w:autoSpaceDN/>
        <w:adjustRightInd/>
        <w:spacing w:before="120" w:after="120"/>
        <w:contextualSpacing w:val="0"/>
        <w:textAlignment w:val="auto"/>
        <w:rPr>
          <w:rFonts w:eastAsia="DengXian"/>
          <w:lang w:eastAsia="zh-CN"/>
        </w:rPr>
      </w:pPr>
      <w:r w:rsidRPr="0055033D">
        <w:rPr>
          <w:rFonts w:eastAsia="DengXian"/>
          <w:lang w:eastAsia="zh-CN"/>
        </w:rPr>
        <w:t xml:space="preserve">For UEs in RRC_IDLE / RRC_INACTIVE state, RAN1 to study at least the following candidate additional functions for DL-WUS: </w:t>
      </w:r>
    </w:p>
    <w:p w14:paraId="7EAF0FC1" w14:textId="77777777" w:rsidR="00246ADD" w:rsidRPr="0055033D" w:rsidRDefault="00246ADD">
      <w:pPr>
        <w:pStyle w:val="ListParagraph"/>
        <w:numPr>
          <w:ilvl w:val="1"/>
          <w:numId w:val="213"/>
        </w:numPr>
        <w:suppressAutoHyphens/>
        <w:overflowPunct/>
        <w:autoSpaceDE/>
        <w:autoSpaceDN/>
        <w:adjustRightInd/>
        <w:spacing w:before="120" w:after="120"/>
        <w:ind w:left="720"/>
        <w:contextualSpacing w:val="0"/>
        <w:textAlignment w:val="auto"/>
        <w:rPr>
          <w:rFonts w:eastAsia="DengXian"/>
          <w:lang w:eastAsia="zh-CN"/>
        </w:rPr>
      </w:pPr>
      <w:r w:rsidRPr="0055033D">
        <w:rPr>
          <w:rFonts w:eastAsia="DengXian"/>
          <w:lang w:eastAsia="zh-CN"/>
        </w:rPr>
        <w:t xml:space="preserve">Candidate #1: SI-modification and/or ETWS-CMAS notification carried via DL WUS. </w:t>
      </w:r>
    </w:p>
    <w:p w14:paraId="1CFC6769" w14:textId="77777777" w:rsidR="00246ADD" w:rsidRPr="0055033D" w:rsidRDefault="00246ADD">
      <w:pPr>
        <w:pStyle w:val="ListParagraph"/>
        <w:numPr>
          <w:ilvl w:val="1"/>
          <w:numId w:val="213"/>
        </w:numPr>
        <w:suppressAutoHyphens/>
        <w:overflowPunct/>
        <w:autoSpaceDE/>
        <w:autoSpaceDN/>
        <w:adjustRightInd/>
        <w:spacing w:before="120" w:after="120"/>
        <w:ind w:left="720"/>
        <w:contextualSpacing w:val="0"/>
        <w:textAlignment w:val="auto"/>
        <w:rPr>
          <w:rFonts w:eastAsia="DengXian"/>
          <w:lang w:eastAsia="zh-CN"/>
        </w:rPr>
      </w:pPr>
      <w:r w:rsidRPr="0055033D">
        <w:rPr>
          <w:rFonts w:eastAsia="DengXian"/>
          <w:lang w:eastAsia="zh-CN"/>
        </w:rPr>
        <w:t xml:space="preserve">Candidate #2: Use DL-WUS as a trigger or indication for on-demand and/or additional RS and/or common signals/channels, if supported. </w:t>
      </w:r>
    </w:p>
    <w:p w14:paraId="1A17EA35" w14:textId="77777777" w:rsidR="00246ADD" w:rsidRPr="0055033D" w:rsidRDefault="00246ADD">
      <w:pPr>
        <w:pStyle w:val="ListParagraph"/>
        <w:numPr>
          <w:ilvl w:val="1"/>
          <w:numId w:val="213"/>
        </w:numPr>
        <w:suppressAutoHyphens/>
        <w:overflowPunct/>
        <w:autoSpaceDE/>
        <w:autoSpaceDN/>
        <w:adjustRightInd/>
        <w:spacing w:before="120" w:after="120"/>
        <w:ind w:left="720"/>
        <w:contextualSpacing w:val="0"/>
        <w:textAlignment w:val="auto"/>
        <w:rPr>
          <w:rFonts w:eastAsia="DengXian"/>
          <w:lang w:eastAsia="zh-CN"/>
        </w:rPr>
      </w:pPr>
      <w:r w:rsidRPr="0055033D">
        <w:rPr>
          <w:rFonts w:eastAsia="DengXian"/>
          <w:lang w:eastAsia="zh-CN"/>
        </w:rPr>
        <w:t xml:space="preserve">Candidate #3: Use DL-WUS to indicate PF/PO resources or RACH occasions that can be used. </w:t>
      </w:r>
    </w:p>
    <w:p w14:paraId="2280BC89" w14:textId="77777777" w:rsidR="00246ADD" w:rsidRPr="00E273BC" w:rsidRDefault="00246ADD">
      <w:pPr>
        <w:pStyle w:val="ListParagraph"/>
        <w:numPr>
          <w:ilvl w:val="1"/>
          <w:numId w:val="213"/>
        </w:numPr>
        <w:suppressAutoHyphens/>
        <w:overflowPunct/>
        <w:autoSpaceDE/>
        <w:autoSpaceDN/>
        <w:adjustRightInd/>
        <w:spacing w:before="120" w:after="120"/>
        <w:ind w:left="720"/>
        <w:contextualSpacing w:val="0"/>
        <w:textAlignment w:val="auto"/>
        <w:rPr>
          <w:rFonts w:eastAsia="DengXian"/>
          <w:lang w:eastAsia="zh-CN"/>
        </w:rPr>
      </w:pPr>
      <w:r w:rsidRPr="0055033D">
        <w:rPr>
          <w:rFonts w:eastAsia="DengXian"/>
          <w:lang w:eastAsia="zh-CN"/>
        </w:rPr>
        <w:t xml:space="preserve">Candidate #4: Study DL WUS to trigger Downlink Small Data Transmission (DL SDT) in inactive state, if supported. </w:t>
      </w:r>
    </w:p>
    <w:p w14:paraId="3FCD9FF9" w14:textId="6D72ECB9" w:rsidR="00246ADD" w:rsidRPr="00A92648" w:rsidRDefault="00C62C50" w:rsidP="00246ADD">
      <w:pPr>
        <w:rPr>
          <w:rFonts w:ascii="Times New Roman" w:eastAsia="Times New Roman" w:hAnsi="Times New Roman"/>
        </w:rPr>
      </w:pPr>
      <w:hyperlink r:id="rId1801" w:history="1">
        <w:r>
          <w:rPr>
            <w:rStyle w:val="Hyperlink"/>
            <w:rFonts w:ascii="Times New Roman" w:eastAsiaTheme="minorEastAsia" w:hAnsi="Times New Roman"/>
            <w:lang w:eastAsia="zh-CN"/>
          </w:rPr>
          <w:t>R1-2606842</w:t>
        </w:r>
      </w:hyperlink>
      <w:r w:rsidR="00246ADD" w:rsidRPr="00A92648">
        <w:rPr>
          <w:rFonts w:ascii="Times New Roman" w:eastAsia="Times New Roman" w:hAnsi="Times New Roman"/>
        </w:rPr>
        <w:tab/>
        <w:t>FL Summary #</w:t>
      </w:r>
      <w:r w:rsidR="00246ADD">
        <w:rPr>
          <w:rFonts w:ascii="Times New Roman" w:eastAsiaTheme="minorEastAsia" w:hAnsi="Times New Roman" w:hint="eastAsia"/>
          <w:lang w:eastAsia="zh-CN"/>
        </w:rPr>
        <w:t>2</w:t>
      </w:r>
      <w:r w:rsidR="00246ADD" w:rsidRPr="00A92648">
        <w:rPr>
          <w:rFonts w:ascii="Times New Roman" w:eastAsia="Times New Roman" w:hAnsi="Times New Roman"/>
        </w:rPr>
        <w:t xml:space="preserve"> on WUS operation with other functionalities</w:t>
      </w:r>
      <w:r w:rsidR="00246ADD" w:rsidRPr="00A92648">
        <w:rPr>
          <w:rFonts w:ascii="Times New Roman" w:eastAsia="Times New Roman" w:hAnsi="Times New Roman"/>
        </w:rPr>
        <w:tab/>
        <w:t>Moderator (Apple Inc.)</w:t>
      </w:r>
    </w:p>
    <w:p w14:paraId="4E7EE2E1" w14:textId="28EA6914" w:rsidR="00246ADD" w:rsidRPr="00A92648" w:rsidRDefault="00C62C50" w:rsidP="00246ADD">
      <w:pPr>
        <w:rPr>
          <w:rFonts w:ascii="Times New Roman" w:eastAsia="Times New Roman" w:hAnsi="Times New Roman"/>
        </w:rPr>
      </w:pPr>
      <w:hyperlink r:id="rId1802" w:history="1">
        <w:r>
          <w:rPr>
            <w:rStyle w:val="Hyperlink"/>
            <w:rFonts w:ascii="Times New Roman" w:eastAsia="Times New Roman" w:hAnsi="Times New Roman"/>
          </w:rPr>
          <w:t>R1-2606749</w:t>
        </w:r>
      </w:hyperlink>
      <w:r w:rsidR="00246ADD" w:rsidRPr="00A92648">
        <w:rPr>
          <w:rFonts w:ascii="Times New Roman" w:eastAsia="Times New Roman" w:hAnsi="Times New Roman"/>
        </w:rPr>
        <w:tab/>
        <w:t>FL Summary #1 on WUS operation with other functionalities</w:t>
      </w:r>
      <w:r w:rsidR="00246ADD" w:rsidRPr="00A92648">
        <w:rPr>
          <w:rFonts w:ascii="Times New Roman" w:eastAsia="Times New Roman" w:hAnsi="Times New Roman"/>
        </w:rPr>
        <w:tab/>
        <w:t>Moderator (Apple Inc.)</w:t>
      </w:r>
    </w:p>
    <w:p w14:paraId="74D2C041" w14:textId="0B484E0D" w:rsidR="00246ADD" w:rsidRDefault="00C62C50" w:rsidP="00246ADD">
      <w:hyperlink r:id="rId1803" w:history="1">
        <w:r>
          <w:rPr>
            <w:rStyle w:val="Hyperlink"/>
            <w:rFonts w:ascii="Times New Roman" w:eastAsia="Times New Roman" w:hAnsi="Times New Roman"/>
          </w:rPr>
          <w:t>R1-2605272</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54267ABE" w14:textId="3EBEFBD4" w:rsidR="00246ADD" w:rsidRDefault="00C62C50" w:rsidP="00246ADD">
      <w:hyperlink r:id="rId1804" w:history="1">
        <w:r>
          <w:rPr>
            <w:rStyle w:val="Hyperlink"/>
            <w:rFonts w:ascii="Times New Roman" w:eastAsia="Times New Roman" w:hAnsi="Times New Roman"/>
          </w:rPr>
          <w:t>R1-2605313</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633FB20C" w14:textId="10CB756A" w:rsidR="00246ADD" w:rsidRDefault="00C62C50" w:rsidP="00246ADD">
      <w:hyperlink r:id="rId1805" w:history="1">
        <w:r>
          <w:rPr>
            <w:rStyle w:val="Hyperlink"/>
            <w:rFonts w:ascii="Times New Roman" w:eastAsia="Times New Roman" w:hAnsi="Times New Roman"/>
          </w:rPr>
          <w:t>R1-2605318</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Ericsson</w:t>
      </w:r>
    </w:p>
    <w:p w14:paraId="1D9E6D33" w14:textId="7A0F64B3" w:rsidR="00246ADD" w:rsidRDefault="00C62C50" w:rsidP="00246ADD">
      <w:hyperlink r:id="rId1806" w:history="1">
        <w:r>
          <w:rPr>
            <w:rStyle w:val="Hyperlink"/>
            <w:rFonts w:ascii="Times New Roman" w:eastAsia="Times New Roman" w:hAnsi="Times New Roman"/>
          </w:rPr>
          <w:t>R1-2605400</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Nokia</w:t>
      </w:r>
    </w:p>
    <w:p w14:paraId="61CFF426" w14:textId="4F2F6151" w:rsidR="00246ADD" w:rsidRDefault="00C62C50" w:rsidP="00246ADD">
      <w:hyperlink r:id="rId1807" w:history="1">
        <w:r>
          <w:rPr>
            <w:rStyle w:val="Hyperlink"/>
            <w:rFonts w:ascii="Times New Roman" w:eastAsia="Times New Roman" w:hAnsi="Times New Roman"/>
          </w:rPr>
          <w:t>R1-2605482</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vivo</w:t>
      </w:r>
    </w:p>
    <w:p w14:paraId="01D63F9C" w14:textId="47BBF178" w:rsidR="00246ADD" w:rsidRDefault="00C62C50" w:rsidP="00246ADD">
      <w:hyperlink r:id="rId1808" w:history="1">
        <w:r>
          <w:rPr>
            <w:rStyle w:val="Hyperlink"/>
            <w:rFonts w:ascii="Times New Roman" w:eastAsia="Times New Roman" w:hAnsi="Times New Roman"/>
          </w:rPr>
          <w:t>R1-2605581</w:t>
        </w:r>
      </w:hyperlink>
      <w:r w:rsidR="00246ADD">
        <w:rPr>
          <w:rFonts w:ascii="Times New Roman" w:eastAsia="Times New Roman" w:hAnsi="Times New Roman"/>
        </w:rPr>
        <w:tab/>
        <w:t>Discussion on other functions for 6GR WUS</w:t>
      </w:r>
      <w:r w:rsidR="00246ADD">
        <w:rPr>
          <w:rFonts w:ascii="Times New Roman" w:eastAsia="Times New Roman" w:hAnsi="Times New Roman"/>
        </w:rPr>
        <w:tab/>
        <w:t>Xiaomi</w:t>
      </w:r>
    </w:p>
    <w:p w14:paraId="1352E312" w14:textId="6511E5AD" w:rsidR="00246ADD" w:rsidRDefault="00C62C50" w:rsidP="00246ADD">
      <w:hyperlink r:id="rId1809" w:history="1">
        <w:r>
          <w:rPr>
            <w:rStyle w:val="Hyperlink"/>
            <w:rFonts w:ascii="Times New Roman" w:eastAsia="Times New Roman" w:hAnsi="Times New Roman"/>
          </w:rPr>
          <w:t>R1-2605649</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CMCC</w:t>
      </w:r>
    </w:p>
    <w:p w14:paraId="6DDDE123" w14:textId="2605EA27" w:rsidR="00246ADD" w:rsidRDefault="00C62C50" w:rsidP="00246ADD">
      <w:hyperlink r:id="rId1810" w:history="1">
        <w:r>
          <w:rPr>
            <w:rStyle w:val="Hyperlink"/>
            <w:rFonts w:ascii="Times New Roman" w:eastAsia="Times New Roman" w:hAnsi="Times New Roman"/>
          </w:rPr>
          <w:t>R1-2605684</w:t>
        </w:r>
      </w:hyperlink>
      <w:r w:rsidR="00246ADD">
        <w:rPr>
          <w:rFonts w:ascii="Times New Roman" w:eastAsia="Times New Roman" w:hAnsi="Times New Roman"/>
        </w:rPr>
        <w:tab/>
        <w:t>Views on DL WUS operation with other functionalities</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7412E403" w14:textId="204650EB" w:rsidR="00246ADD" w:rsidRDefault="00C62C50" w:rsidP="00246ADD">
      <w:hyperlink r:id="rId1811" w:history="1">
        <w:r>
          <w:rPr>
            <w:rStyle w:val="Hyperlink"/>
            <w:rFonts w:ascii="Times New Roman" w:eastAsia="Times New Roman" w:hAnsi="Times New Roman"/>
          </w:rPr>
          <w:t>R1-2605685</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Lenovo</w:t>
      </w:r>
    </w:p>
    <w:p w14:paraId="13C2414D" w14:textId="4CD41B4A" w:rsidR="00246ADD" w:rsidRDefault="00C62C50" w:rsidP="00246ADD">
      <w:hyperlink r:id="rId1812" w:history="1">
        <w:r>
          <w:rPr>
            <w:rStyle w:val="Hyperlink"/>
            <w:rFonts w:ascii="Times New Roman" w:eastAsia="Times New Roman" w:hAnsi="Times New Roman"/>
          </w:rPr>
          <w:t>R1-2605739</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CATT</w:t>
      </w:r>
    </w:p>
    <w:p w14:paraId="1E4FE457" w14:textId="369F1A7C" w:rsidR="00246ADD" w:rsidRDefault="00C62C50" w:rsidP="00246ADD">
      <w:hyperlink r:id="rId1813" w:history="1">
        <w:r>
          <w:rPr>
            <w:rStyle w:val="Hyperlink"/>
            <w:rFonts w:ascii="Times New Roman" w:eastAsia="Times New Roman" w:hAnsi="Times New Roman"/>
          </w:rPr>
          <w:t>R1-2605788</w:t>
        </w:r>
      </w:hyperlink>
      <w:r w:rsidR="00246ADD">
        <w:rPr>
          <w:rFonts w:ascii="Times New Roman" w:eastAsia="Times New Roman" w:hAnsi="Times New Roman"/>
        </w:rPr>
        <w:tab/>
        <w:t>Discuss on WUS with other functionalities</w:t>
      </w:r>
      <w:r w:rsidR="00246ADD">
        <w:rPr>
          <w:rFonts w:ascii="Times New Roman" w:eastAsia="Times New Roman" w:hAnsi="Times New Roman"/>
        </w:rPr>
        <w:tab/>
        <w:t xml:space="preserve">ZTE Corporation, </w:t>
      </w:r>
      <w:proofErr w:type="spellStart"/>
      <w:r w:rsidR="00246ADD">
        <w:rPr>
          <w:rFonts w:ascii="Times New Roman" w:eastAsia="Times New Roman" w:hAnsi="Times New Roman"/>
        </w:rPr>
        <w:t>Sanechips</w:t>
      </w:r>
      <w:proofErr w:type="spellEnd"/>
    </w:p>
    <w:p w14:paraId="79F7AE60" w14:textId="135058B8" w:rsidR="00246ADD" w:rsidRDefault="00C62C50" w:rsidP="00246ADD">
      <w:hyperlink r:id="rId1814" w:history="1">
        <w:r>
          <w:rPr>
            <w:rStyle w:val="Hyperlink"/>
            <w:rFonts w:ascii="Times New Roman" w:eastAsia="Times New Roman" w:hAnsi="Times New Roman"/>
          </w:rPr>
          <w:t>R1-2605849</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Samsung</w:t>
      </w:r>
    </w:p>
    <w:p w14:paraId="2DE991BC" w14:textId="00398544" w:rsidR="00246ADD" w:rsidRDefault="00C62C50" w:rsidP="00246ADD">
      <w:hyperlink r:id="rId1815" w:history="1">
        <w:r>
          <w:rPr>
            <w:rStyle w:val="Hyperlink"/>
            <w:rFonts w:ascii="Times New Roman" w:eastAsia="Times New Roman" w:hAnsi="Times New Roman"/>
          </w:rPr>
          <w:t>R1-2605867</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NEC</w:t>
      </w:r>
    </w:p>
    <w:p w14:paraId="7488B2AF" w14:textId="691E8C6C" w:rsidR="00246ADD" w:rsidRDefault="00C62C50" w:rsidP="00246ADD">
      <w:hyperlink r:id="rId1816" w:history="1">
        <w:r>
          <w:rPr>
            <w:rStyle w:val="Hyperlink"/>
            <w:rFonts w:ascii="Times New Roman" w:eastAsia="Times New Roman" w:hAnsi="Times New Roman"/>
          </w:rPr>
          <w:t>R1-2605924</w:t>
        </w:r>
      </w:hyperlink>
      <w:r w:rsidR="00246ADD">
        <w:rPr>
          <w:rFonts w:ascii="Times New Roman" w:eastAsia="Times New Roman" w:hAnsi="Times New Roman"/>
        </w:rPr>
        <w:tab/>
        <w:t>Discussion on WUS with other functionalities</w:t>
      </w:r>
      <w:r w:rsidR="00246ADD">
        <w:rPr>
          <w:rFonts w:ascii="Times New Roman" w:eastAsia="Times New Roman" w:hAnsi="Times New Roman"/>
        </w:rPr>
        <w:tab/>
        <w:t>OPPO</w:t>
      </w:r>
    </w:p>
    <w:p w14:paraId="3B3BD82A" w14:textId="7C72A146" w:rsidR="00246ADD" w:rsidRDefault="00C62C50" w:rsidP="00246ADD">
      <w:hyperlink r:id="rId1817" w:history="1">
        <w:r>
          <w:rPr>
            <w:rStyle w:val="Hyperlink"/>
            <w:rFonts w:ascii="Times New Roman" w:eastAsia="Times New Roman" w:hAnsi="Times New Roman"/>
          </w:rPr>
          <w:t>R1-2606006</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01E08F04" w14:textId="62DFFD4F" w:rsidR="00246ADD" w:rsidRDefault="00C62C50" w:rsidP="00246ADD">
      <w:hyperlink r:id="rId1818" w:history="1">
        <w:r>
          <w:rPr>
            <w:rStyle w:val="Hyperlink"/>
            <w:rFonts w:ascii="Times New Roman" w:eastAsia="Times New Roman" w:hAnsi="Times New Roman"/>
          </w:rPr>
          <w:t>R1-2606039</w:t>
        </w:r>
      </w:hyperlink>
      <w:r w:rsidR="00246ADD">
        <w:rPr>
          <w:rFonts w:ascii="Times New Roman" w:eastAsia="Times New Roman" w:hAnsi="Times New Roman"/>
        </w:rPr>
        <w:tab/>
        <w:t>On WUS operation with other functionalities</w:t>
      </w:r>
      <w:r w:rsidR="00246ADD">
        <w:rPr>
          <w:rFonts w:ascii="Times New Roman" w:eastAsia="Times New Roman" w:hAnsi="Times New Roman"/>
        </w:rPr>
        <w:tab/>
        <w:t>Apple</w:t>
      </w:r>
    </w:p>
    <w:p w14:paraId="1EDB3212" w14:textId="63627C38" w:rsidR="00246ADD" w:rsidRDefault="00C62C50" w:rsidP="00246ADD">
      <w:pPr>
        <w:rPr>
          <w:rFonts w:ascii="Times New Roman" w:eastAsiaTheme="minorEastAsia" w:hAnsi="Times New Roman"/>
          <w:lang w:eastAsia="zh-CN"/>
        </w:rPr>
      </w:pPr>
      <w:hyperlink r:id="rId1819" w:history="1">
        <w:r>
          <w:rPr>
            <w:rStyle w:val="Hyperlink"/>
            <w:rFonts w:ascii="Times New Roman" w:eastAsia="Times New Roman" w:hAnsi="Times New Roman"/>
          </w:rPr>
          <w:t>R1-2606151</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MediaTek Inc.</w:t>
      </w:r>
    </w:p>
    <w:p w14:paraId="5A1C970F" w14:textId="04871E1F" w:rsidR="00246ADD" w:rsidRDefault="00C62C50" w:rsidP="00246ADD">
      <w:pPr>
        <w:rPr>
          <w:rFonts w:ascii="Times New Roman" w:eastAsiaTheme="minorEastAsia" w:hAnsi="Times New Roman"/>
          <w:lang w:eastAsia="zh-CN"/>
        </w:rPr>
      </w:pPr>
      <w:hyperlink r:id="rId1820" w:history="1">
        <w:r>
          <w:rPr>
            <w:rStyle w:val="Hyperlink"/>
            <w:rFonts w:eastAsiaTheme="minorEastAsia"/>
            <w:lang w:eastAsia="zh-CN"/>
          </w:rPr>
          <w:t>R1-2606735</w:t>
        </w:r>
      </w:hyperlink>
      <w:r w:rsidR="00246ADD" w:rsidRPr="00ED75ED">
        <w:rPr>
          <w:rFonts w:ascii="Times New Roman" w:eastAsia="Times New Roman" w:hAnsi="Times New Roman"/>
        </w:rPr>
        <w:t xml:space="preserve"> </w:t>
      </w:r>
      <w:r w:rsidR="00246ADD">
        <w:rPr>
          <w:rFonts w:ascii="Times New Roman" w:eastAsia="Times New Roman" w:hAnsi="Times New Roman"/>
        </w:rPr>
        <w:tab/>
        <w:t>WUS operation with other functionalities</w:t>
      </w:r>
      <w:r w:rsidR="00246ADD">
        <w:rPr>
          <w:rFonts w:ascii="Times New Roman" w:eastAsia="Times New Roman" w:hAnsi="Times New Roman"/>
        </w:rPr>
        <w:tab/>
        <w:t>MediaTek Inc.</w:t>
      </w:r>
    </w:p>
    <w:p w14:paraId="15DC05F9" w14:textId="30F17AD7" w:rsidR="00246ADD" w:rsidRPr="00ED75ED" w:rsidRDefault="00246ADD" w:rsidP="00246ADD">
      <w:pPr>
        <w:rPr>
          <w:rFonts w:eastAsiaTheme="minorEastAsia"/>
          <w:lang w:eastAsia="zh-CN"/>
        </w:rPr>
      </w:pPr>
      <w:r>
        <w:rPr>
          <w:rFonts w:ascii="Times New Roman" w:eastAsiaTheme="minorEastAsia" w:hAnsi="Times New Roman"/>
          <w:lang w:eastAsia="zh-CN"/>
        </w:rPr>
        <w:tab/>
      </w:r>
      <w:r>
        <w:rPr>
          <w:rFonts w:ascii="Times New Roman" w:eastAsiaTheme="minorEastAsia" w:hAnsi="Times New Roman"/>
          <w:lang w:eastAsia="zh-CN"/>
        </w:rPr>
        <w:tab/>
      </w:r>
      <w:r>
        <w:rPr>
          <w:rFonts w:ascii="Times New Roman" w:eastAsiaTheme="minorEastAsia" w:hAnsi="Times New Roman" w:hint="eastAsia"/>
          <w:lang w:eastAsia="zh-CN"/>
        </w:rPr>
        <w:t xml:space="preserve">(Revision of </w:t>
      </w:r>
      <w:hyperlink r:id="rId1821" w:history="1">
        <w:r w:rsidR="00C62C50">
          <w:rPr>
            <w:rStyle w:val="Hyperlink"/>
            <w:rFonts w:ascii="Times New Roman" w:eastAsiaTheme="minorEastAsia" w:hAnsi="Times New Roman"/>
            <w:lang w:eastAsia="zh-CN"/>
          </w:rPr>
          <w:t>R1-2606151</w:t>
        </w:r>
      </w:hyperlink>
      <w:r>
        <w:rPr>
          <w:rFonts w:ascii="Times New Roman" w:eastAsiaTheme="minorEastAsia" w:hAnsi="Times New Roman" w:hint="eastAsia"/>
          <w:lang w:eastAsia="zh-CN"/>
        </w:rPr>
        <w:t>)</w:t>
      </w:r>
    </w:p>
    <w:p w14:paraId="34DDEE09" w14:textId="50A5CBC9" w:rsidR="00246ADD" w:rsidRDefault="00C62C50" w:rsidP="00246ADD">
      <w:hyperlink r:id="rId1822" w:history="1">
        <w:r>
          <w:rPr>
            <w:rStyle w:val="Hyperlink"/>
            <w:rFonts w:ascii="Times New Roman" w:eastAsia="Times New Roman" w:hAnsi="Times New Roman"/>
          </w:rPr>
          <w:t>R1-2606209</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LG Electronics</w:t>
      </w:r>
    </w:p>
    <w:p w14:paraId="41019B2C" w14:textId="133D5F14" w:rsidR="00246ADD" w:rsidRDefault="00C62C50" w:rsidP="00246ADD">
      <w:hyperlink r:id="rId1823" w:history="1">
        <w:r>
          <w:rPr>
            <w:rStyle w:val="Hyperlink"/>
            <w:rFonts w:ascii="Times New Roman" w:eastAsia="Times New Roman" w:hAnsi="Times New Roman"/>
          </w:rPr>
          <w:t>R1-2606256</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ETRI</w:t>
      </w:r>
    </w:p>
    <w:p w14:paraId="75AAC0E5" w14:textId="13BF9F10" w:rsidR="00246ADD" w:rsidRDefault="00C62C50" w:rsidP="00246ADD">
      <w:hyperlink r:id="rId1824" w:history="1">
        <w:r>
          <w:rPr>
            <w:rStyle w:val="Hyperlink"/>
            <w:rFonts w:ascii="Times New Roman" w:eastAsia="Times New Roman" w:hAnsi="Times New Roman"/>
          </w:rPr>
          <w:t>R1-2606393</w:t>
        </w:r>
      </w:hyperlink>
      <w:r w:rsidR="00246ADD">
        <w:rPr>
          <w:rFonts w:ascii="Times New Roman" w:eastAsia="Times New Roman" w:hAnsi="Times New Roman"/>
        </w:rPr>
        <w:tab/>
        <w:t>WUS Operation with Other Functionalities</w:t>
      </w:r>
      <w:r w:rsidR="00246ADD">
        <w:rPr>
          <w:rFonts w:ascii="Times New Roman" w:eastAsia="Times New Roman" w:hAnsi="Times New Roman"/>
        </w:rPr>
        <w:tab/>
        <w:t>Qualcomm Incorporated</w:t>
      </w:r>
    </w:p>
    <w:p w14:paraId="32B71032" w14:textId="46FE6604" w:rsidR="00246ADD" w:rsidRDefault="00C62C50" w:rsidP="00246ADD">
      <w:hyperlink r:id="rId1825" w:history="1">
        <w:r>
          <w:rPr>
            <w:rStyle w:val="Hyperlink"/>
            <w:rFonts w:ascii="Times New Roman" w:eastAsia="Times New Roman" w:hAnsi="Times New Roman"/>
          </w:rPr>
          <w:t>R1-2606405</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Google</w:t>
      </w:r>
    </w:p>
    <w:p w14:paraId="33F52382" w14:textId="7FB46BDB" w:rsidR="00246ADD" w:rsidRDefault="00C62C50" w:rsidP="00246ADD">
      <w:hyperlink r:id="rId1826" w:history="1">
        <w:r>
          <w:rPr>
            <w:rStyle w:val="Hyperlink"/>
            <w:rFonts w:ascii="Times New Roman" w:eastAsia="Times New Roman" w:hAnsi="Times New Roman"/>
          </w:rPr>
          <w:t>R1-2606519</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NTT DOCOMO, INC.</w:t>
      </w:r>
    </w:p>
    <w:p w14:paraId="5E6007CB" w14:textId="559C5A16" w:rsidR="00246ADD" w:rsidRDefault="00C62C50" w:rsidP="00246ADD">
      <w:hyperlink r:id="rId1827" w:history="1">
        <w:r>
          <w:rPr>
            <w:rStyle w:val="Hyperlink"/>
            <w:rFonts w:ascii="Times New Roman" w:eastAsia="Times New Roman" w:hAnsi="Times New Roman"/>
          </w:rPr>
          <w:t>R1-2606655</w:t>
        </w:r>
      </w:hyperlink>
      <w:r w:rsidR="00246ADD">
        <w:rPr>
          <w:rFonts w:ascii="Times New Roman" w:eastAsia="Times New Roman" w:hAnsi="Times New Roman"/>
        </w:rPr>
        <w:tab/>
        <w:t>Discussion on UL WUS operation with other functionalities</w:t>
      </w:r>
      <w:r w:rsidR="00246ADD">
        <w:rPr>
          <w:rFonts w:ascii="Times New Roman" w:eastAsia="Times New Roman" w:hAnsi="Times New Roman"/>
        </w:rPr>
        <w:tab/>
      </w:r>
      <w:proofErr w:type="spellStart"/>
      <w:r w:rsidR="00246ADD">
        <w:rPr>
          <w:rFonts w:ascii="Times New Roman" w:eastAsia="Times New Roman" w:hAnsi="Times New Roman"/>
        </w:rPr>
        <w:t>CEWiT</w:t>
      </w:r>
      <w:proofErr w:type="spellEnd"/>
    </w:p>
    <w:p w14:paraId="2517E139" w14:textId="19D9D895" w:rsidR="00246ADD" w:rsidRPr="00DC0C6C" w:rsidRDefault="00C62C50" w:rsidP="00246ADD">
      <w:pPr>
        <w:rPr>
          <w:rFonts w:eastAsiaTheme="minorEastAsia"/>
          <w:lang w:val="en-US" w:eastAsia="zh-CN"/>
        </w:rPr>
      </w:pPr>
      <w:hyperlink r:id="rId1828" w:history="1">
        <w:r>
          <w:rPr>
            <w:rStyle w:val="Hyperlink"/>
            <w:rFonts w:ascii="Times New Roman" w:eastAsia="Times New Roman" w:hAnsi="Times New Roman"/>
          </w:rPr>
          <w:t>R1-2606698</w:t>
        </w:r>
      </w:hyperlink>
      <w:r w:rsidR="00246ADD">
        <w:rPr>
          <w:rFonts w:ascii="Times New Roman" w:eastAsia="Times New Roman" w:hAnsi="Times New Roman"/>
        </w:rPr>
        <w:tab/>
        <w:t>Discussion on WUS operation with other functionalities</w:t>
      </w:r>
      <w:r w:rsidR="00246ADD">
        <w:rPr>
          <w:rFonts w:ascii="Times New Roman" w:eastAsia="Times New Roman" w:hAnsi="Times New Roman"/>
        </w:rPr>
        <w:tab/>
        <w:t>TCL</w:t>
      </w:r>
    </w:p>
    <w:p w14:paraId="3DBBCC98" w14:textId="77777777" w:rsidR="00246ADD" w:rsidRPr="00246ADD" w:rsidRDefault="00246ADD" w:rsidP="00246ADD"/>
    <w:p w14:paraId="1CF184DA" w14:textId="0B7E6883" w:rsidR="00246ADD" w:rsidRDefault="00246ADD" w:rsidP="00246ADD">
      <w:pPr>
        <w:pStyle w:val="Heading2"/>
      </w:pPr>
      <w:bookmarkStart w:id="260" w:name="_Toc239313267"/>
      <w:r>
        <w:t>NTN</w:t>
      </w:r>
      <w:bookmarkEnd w:id="260"/>
    </w:p>
    <w:p w14:paraId="3B7678FA" w14:textId="7163ECDC" w:rsidR="00246ADD" w:rsidRDefault="00246ADD" w:rsidP="0013532B">
      <w:pPr>
        <w:pStyle w:val="Heading3"/>
        <w:rPr>
          <w:rFonts w:eastAsiaTheme="minorEastAsia"/>
          <w:lang w:val="en-US" w:eastAsia="zh-CN"/>
        </w:rPr>
      </w:pPr>
      <w:bookmarkStart w:id="261" w:name="_Toc239313268"/>
      <w:r>
        <w:t xml:space="preserve">NTN </w:t>
      </w:r>
      <w:r w:rsidRPr="00FD0278">
        <w:rPr>
          <w:rFonts w:hint="eastAsia"/>
          <w:lang w:val="en-US"/>
        </w:rPr>
        <w:t xml:space="preserve">specific requirements </w:t>
      </w:r>
      <w:r w:rsidRPr="00FD0278">
        <w:rPr>
          <w:lang w:val="en-US"/>
        </w:rPr>
        <w:t>and</w:t>
      </w:r>
      <w:r w:rsidRPr="00FD0278">
        <w:rPr>
          <w:rFonts w:hint="eastAsia"/>
          <w:lang w:val="en-US"/>
        </w:rPr>
        <w:t xml:space="preserve"> desig</w:t>
      </w:r>
      <w:r>
        <w:rPr>
          <w:rFonts w:eastAsiaTheme="minorEastAsia" w:hint="eastAsia"/>
          <w:lang w:val="en-US" w:eastAsia="zh-CN"/>
        </w:rPr>
        <w:t>n</w:t>
      </w:r>
      <w:bookmarkEnd w:id="261"/>
    </w:p>
    <w:p w14:paraId="580E894F" w14:textId="77777777" w:rsidR="00246ADD" w:rsidRPr="00133C35" w:rsidRDefault="00246ADD" w:rsidP="00246ADD">
      <w:pPr>
        <w:rPr>
          <w:rFonts w:eastAsia="DengXian"/>
          <w:i/>
          <w:iCs/>
          <w:lang w:eastAsia="zh-CN"/>
        </w:rPr>
      </w:pPr>
      <w:r w:rsidRPr="00133C35">
        <w:rPr>
          <w:rFonts w:eastAsia="DengXian"/>
          <w:i/>
          <w:iCs/>
          <w:lang w:eastAsia="zh-CN"/>
        </w:rPr>
        <w:t>Note 1: For both GNSS-based, GNSS-degraded and GNSS-less/GNSS-free resilient operation, as well as NTN specific evaluation assumptions.</w:t>
      </w:r>
    </w:p>
    <w:p w14:paraId="40B682F3" w14:textId="77777777" w:rsidR="00246ADD" w:rsidRDefault="00246ADD" w:rsidP="00246ADD">
      <w:pPr>
        <w:rPr>
          <w:rFonts w:eastAsiaTheme="minorEastAsia"/>
          <w:i/>
          <w:iCs/>
          <w:color w:val="D1D1D1"/>
          <w:lang w:eastAsia="zh-CN"/>
        </w:rPr>
      </w:pPr>
    </w:p>
    <w:p w14:paraId="34CA89A8" w14:textId="77777777" w:rsidR="00246ADD" w:rsidRDefault="00246ADD" w:rsidP="00246ADD">
      <w:pPr>
        <w:rPr>
          <w:rFonts w:eastAsiaTheme="minorEastAsia"/>
          <w:i/>
          <w:iCs/>
          <w:color w:val="D1D1D1"/>
          <w:lang w:eastAsia="zh-CN"/>
        </w:rPr>
      </w:pPr>
    </w:p>
    <w:p w14:paraId="674B6169" w14:textId="77777777" w:rsidR="00246ADD" w:rsidRDefault="00246ADD" w:rsidP="00246ADD">
      <w:pPr>
        <w:rPr>
          <w:rFonts w:eastAsia="DengXian"/>
          <w:i/>
          <w:iCs/>
          <w:lang w:val="en-US" w:eastAsia="zh-CN"/>
        </w:rPr>
      </w:pPr>
    </w:p>
    <w:p w14:paraId="51E4E604" w14:textId="7412E942" w:rsidR="00246ADD" w:rsidRPr="009D27E1" w:rsidRDefault="00C62C50" w:rsidP="00246ADD">
      <w:pPr>
        <w:ind w:left="1440" w:hanging="1440"/>
        <w:rPr>
          <w:rFonts w:eastAsia="DengXian"/>
          <w:b/>
          <w:bCs/>
          <w:lang w:eastAsia="zh-CN"/>
        </w:rPr>
      </w:pPr>
      <w:hyperlink r:id="rId1829" w:history="1">
        <w:r w:rsidRPr="009D27E1">
          <w:rPr>
            <w:rStyle w:val="Hyperlink"/>
            <w:rFonts w:eastAsia="DengXian"/>
            <w:b/>
            <w:bCs/>
            <w:lang w:eastAsia="zh-CN"/>
          </w:rPr>
          <w:t>R1-2606765</w:t>
        </w:r>
      </w:hyperlink>
      <w:r w:rsidR="00246ADD" w:rsidRPr="009D27E1">
        <w:rPr>
          <w:rFonts w:eastAsia="DengXian"/>
          <w:b/>
          <w:bCs/>
          <w:lang w:eastAsia="zh-CN"/>
        </w:rPr>
        <w:tab/>
        <w:t>Session Notes of AI 10.7 (</w:t>
      </w:r>
      <w:r w:rsidR="00246ADD" w:rsidRPr="009D27E1">
        <w:rPr>
          <w:rFonts w:eastAsia="DengXian"/>
          <w:b/>
          <w:bCs/>
          <w:lang w:val="en-US" w:eastAsia="zh-CN"/>
        </w:rPr>
        <w:t xml:space="preserve">NTN </w:t>
      </w:r>
      <w:r w:rsidR="00246ADD" w:rsidRPr="009D27E1">
        <w:rPr>
          <w:rFonts w:eastAsia="DengXian" w:hint="eastAsia"/>
          <w:b/>
          <w:bCs/>
          <w:lang w:val="en-US" w:eastAsia="zh-CN"/>
        </w:rPr>
        <w:t>specific requirement and design</w:t>
      </w:r>
      <w:r w:rsidR="00246ADD" w:rsidRPr="009D27E1">
        <w:rPr>
          <w:rFonts w:eastAsia="DengXian"/>
          <w:b/>
          <w:bCs/>
          <w:lang w:eastAsia="zh-CN"/>
        </w:rPr>
        <w:t>)</w:t>
      </w:r>
      <w:r w:rsidR="00F50F5E">
        <w:rPr>
          <w:rFonts w:eastAsia="DengXian"/>
          <w:b/>
          <w:bCs/>
          <w:lang w:eastAsia="zh-CN"/>
        </w:rPr>
        <w:t xml:space="preserve"> </w:t>
      </w:r>
      <w:r w:rsidR="00246ADD" w:rsidRPr="009D27E1">
        <w:rPr>
          <w:rFonts w:eastAsia="DengXian"/>
          <w:b/>
          <w:bCs/>
          <w:lang w:eastAsia="zh-CN"/>
        </w:rPr>
        <w:t>Ad-Hoc Chair (Ericsson)</w:t>
      </w:r>
    </w:p>
    <w:p w14:paraId="3AF8A400" w14:textId="77777777" w:rsidR="009D27E1" w:rsidRDefault="009D27E1" w:rsidP="009D27E1">
      <w:pPr>
        <w:rPr>
          <w:rFonts w:eastAsia="DengXian"/>
          <w:lang w:eastAsia="zh-CN"/>
        </w:rPr>
      </w:pPr>
      <w:r w:rsidRPr="003F20E6">
        <w:rPr>
          <w:rFonts w:eastAsia="DengXian"/>
          <w:b/>
          <w:bCs/>
          <w:lang w:eastAsia="zh-CN"/>
        </w:rPr>
        <w:t>Friday decision:</w:t>
      </w:r>
      <w:r w:rsidRPr="003F20E6">
        <w:rPr>
          <w:rFonts w:eastAsia="DengXian"/>
          <w:lang w:eastAsia="zh-CN"/>
        </w:rPr>
        <w:t xml:space="preserve"> The session notes are </w:t>
      </w:r>
      <w:r w:rsidRPr="003F20E6">
        <w:rPr>
          <w:rFonts w:eastAsia="DengXian"/>
          <w:highlight w:val="green"/>
          <w:lang w:eastAsia="zh-CN"/>
        </w:rPr>
        <w:t>endorsed</w:t>
      </w:r>
      <w:r w:rsidRPr="003F20E6">
        <w:rPr>
          <w:rFonts w:eastAsia="DengXian"/>
          <w:lang w:eastAsia="zh-CN"/>
        </w:rPr>
        <w:t xml:space="preserve"> and contents reflected below.</w:t>
      </w:r>
    </w:p>
    <w:p w14:paraId="2838698D" w14:textId="0FD835C0" w:rsidR="00F50F5E" w:rsidRDefault="00F50F5E" w:rsidP="009D27E1">
      <w:pPr>
        <w:rPr>
          <w:rFonts w:eastAsia="DengXian"/>
          <w:lang w:eastAsia="zh-CN"/>
        </w:rPr>
      </w:pPr>
    </w:p>
    <w:p w14:paraId="55660F90" w14:textId="77777777" w:rsidR="00F50F5E" w:rsidRPr="00F50F5E" w:rsidRDefault="00F50F5E" w:rsidP="00F50F5E">
      <w:pPr>
        <w:rPr>
          <w:rFonts w:eastAsia="DengXian"/>
          <w:lang w:val="en-US" w:eastAsia="zh-CN"/>
        </w:rPr>
      </w:pPr>
      <w:r w:rsidRPr="00F50F5E">
        <w:rPr>
          <w:rFonts w:eastAsia="DengXian"/>
          <w:lang w:val="en-US" w:eastAsia="zh-CN"/>
        </w:rPr>
        <w:t>[12</w:t>
      </w:r>
      <w:r w:rsidRPr="00F50F5E">
        <w:rPr>
          <w:rFonts w:eastAsia="DengXian" w:hint="eastAsia"/>
          <w:lang w:val="en-US" w:eastAsia="zh-CN"/>
        </w:rPr>
        <w:t>6</w:t>
      </w:r>
      <w:r w:rsidRPr="00F50F5E">
        <w:rPr>
          <w:rFonts w:eastAsia="DengXian"/>
          <w:lang w:val="en-US" w:eastAsia="zh-CN"/>
        </w:rPr>
        <w:t>-R20-6GR-</w:t>
      </w:r>
      <w:bookmarkStart w:id="262" w:name="OLE_LINK3"/>
      <w:bookmarkStart w:id="263" w:name="OLE_LINK71"/>
      <w:r w:rsidRPr="00F50F5E">
        <w:rPr>
          <w:rFonts w:eastAsia="DengXian"/>
          <w:lang w:val="en-US" w:eastAsia="zh-CN"/>
        </w:rPr>
        <w:t xml:space="preserve">NTN </w:t>
      </w:r>
      <w:bookmarkStart w:id="264" w:name="OLE_LINK70"/>
      <w:bookmarkEnd w:id="262"/>
      <w:r w:rsidRPr="00F50F5E">
        <w:rPr>
          <w:rFonts w:eastAsia="DengXian" w:hint="eastAsia"/>
          <w:lang w:val="en-US" w:eastAsia="zh-CN"/>
        </w:rPr>
        <w:t>specific requirement and design</w:t>
      </w:r>
      <w:bookmarkEnd w:id="263"/>
      <w:bookmarkEnd w:id="264"/>
      <w:r w:rsidRPr="00F50F5E">
        <w:rPr>
          <w:rFonts w:eastAsia="DengXian"/>
          <w:lang w:val="en-US" w:eastAsia="zh-CN"/>
        </w:rPr>
        <w:t xml:space="preserve">] Email discussion on Rel-20 6GR-NTN </w:t>
      </w:r>
      <w:r w:rsidRPr="00F50F5E">
        <w:rPr>
          <w:rFonts w:eastAsia="DengXian" w:hint="eastAsia"/>
          <w:lang w:val="en-US" w:eastAsia="zh-CN"/>
        </w:rPr>
        <w:t>specific requirement and design</w:t>
      </w:r>
      <w:r w:rsidRPr="00F50F5E">
        <w:rPr>
          <w:rFonts w:eastAsia="DengXian"/>
          <w:lang w:val="en-US" w:eastAsia="zh-CN"/>
        </w:rPr>
        <w:t>– Alberto (Qualcomm)</w:t>
      </w:r>
    </w:p>
    <w:p w14:paraId="3CB70C77" w14:textId="3B277727" w:rsidR="00F50F5E" w:rsidRPr="00F50F5E" w:rsidRDefault="00F50F5E">
      <w:pPr>
        <w:pStyle w:val="ListParagraph"/>
        <w:numPr>
          <w:ilvl w:val="0"/>
          <w:numId w:val="286"/>
        </w:numPr>
        <w:rPr>
          <w:rFonts w:eastAsia="DengXian"/>
          <w:lang w:val="en-US" w:eastAsia="zh-CN"/>
        </w:rPr>
      </w:pPr>
      <w:r w:rsidRPr="00F50F5E">
        <w:rPr>
          <w:rFonts w:eastAsia="DengXian"/>
          <w:lang w:eastAsia="zh-CN"/>
        </w:rPr>
        <w:t xml:space="preserve">To be used for sharing updates on online/offline schedule, details on what is to be discussed in online/offline sessions, </w:t>
      </w:r>
      <w:proofErr w:type="spellStart"/>
      <w:r w:rsidRPr="00F50F5E">
        <w:rPr>
          <w:rFonts w:eastAsia="DengXian"/>
          <w:lang w:eastAsia="zh-CN"/>
        </w:rPr>
        <w:t>tdoc</w:t>
      </w:r>
      <w:proofErr w:type="spellEnd"/>
      <w:r w:rsidRPr="00F50F5E">
        <w:rPr>
          <w:rFonts w:eastAsia="DengXian"/>
          <w:lang w:eastAsia="zh-CN"/>
        </w:rPr>
        <w:t xml:space="preserve"> number of the moderator summary for online session, etc</w:t>
      </w:r>
    </w:p>
    <w:p w14:paraId="2FE5CE07" w14:textId="77777777" w:rsidR="00246ADD" w:rsidRPr="0028697E" w:rsidRDefault="00246ADD" w:rsidP="00246ADD">
      <w:pPr>
        <w:rPr>
          <w:rFonts w:eastAsia="DengXian"/>
          <w:i/>
          <w:iCs/>
          <w:lang w:eastAsia="zh-CN"/>
        </w:rPr>
      </w:pPr>
    </w:p>
    <w:p w14:paraId="1E1DA229" w14:textId="6D57D5BF" w:rsidR="00246ADD" w:rsidRDefault="00C62C50" w:rsidP="00246ADD">
      <w:pPr>
        <w:ind w:left="1440" w:hanging="1440"/>
      </w:pPr>
      <w:hyperlink r:id="rId1830" w:history="1">
        <w:r>
          <w:rPr>
            <w:rStyle w:val="Hyperlink"/>
            <w:rFonts w:ascii="Times New Roman" w:eastAsia="Times New Roman" w:hAnsi="Times New Roman"/>
          </w:rPr>
          <w:t>R1-2606418</w:t>
        </w:r>
      </w:hyperlink>
      <w:r w:rsidR="00246ADD">
        <w:rPr>
          <w:rFonts w:ascii="Times New Roman" w:eastAsia="Times New Roman" w:hAnsi="Times New Roman"/>
        </w:rPr>
        <w:tab/>
        <w:t>Feature lead summary#1 on NTN specific requirements and design</w:t>
      </w:r>
      <w:r w:rsidR="00246ADD">
        <w:rPr>
          <w:rFonts w:ascii="Times New Roman" w:eastAsia="Times New Roman" w:hAnsi="Times New Roman"/>
        </w:rPr>
        <w:tab/>
        <w:t>Moderator (Qualcomm Incorporated)</w:t>
      </w:r>
    </w:p>
    <w:p w14:paraId="71E2BA89" w14:textId="001E61B9" w:rsidR="00246ADD" w:rsidRDefault="00C62C50" w:rsidP="00246ADD">
      <w:pPr>
        <w:ind w:left="1440" w:hanging="1440"/>
      </w:pPr>
      <w:hyperlink r:id="rId1831" w:history="1">
        <w:r>
          <w:rPr>
            <w:rStyle w:val="Hyperlink"/>
            <w:rFonts w:ascii="Times New Roman" w:eastAsia="Times New Roman" w:hAnsi="Times New Roman"/>
          </w:rPr>
          <w:t>R1-2606419</w:t>
        </w:r>
      </w:hyperlink>
      <w:r w:rsidR="00246ADD">
        <w:rPr>
          <w:rFonts w:ascii="Times New Roman" w:eastAsia="Times New Roman" w:hAnsi="Times New Roman"/>
        </w:rPr>
        <w:tab/>
        <w:t>Feature lead summary#2 on NTN specific requirements and design</w:t>
      </w:r>
      <w:r w:rsidR="00246ADD">
        <w:rPr>
          <w:rFonts w:ascii="Times New Roman" w:eastAsia="Times New Roman" w:hAnsi="Times New Roman"/>
        </w:rPr>
        <w:tab/>
        <w:t>Moderator (Qualcomm Incorporated)</w:t>
      </w:r>
    </w:p>
    <w:p w14:paraId="221B0A17" w14:textId="502932DE" w:rsidR="00246ADD" w:rsidRDefault="00C62C50" w:rsidP="00246ADD">
      <w:pPr>
        <w:ind w:left="1440" w:hanging="1440"/>
      </w:pPr>
      <w:hyperlink r:id="rId1832" w:history="1">
        <w:r>
          <w:rPr>
            <w:rStyle w:val="Hyperlink"/>
            <w:rFonts w:ascii="Times New Roman" w:eastAsia="Times New Roman" w:hAnsi="Times New Roman"/>
          </w:rPr>
          <w:t>R1-2606420</w:t>
        </w:r>
      </w:hyperlink>
      <w:r w:rsidR="00246ADD">
        <w:rPr>
          <w:rFonts w:ascii="Times New Roman" w:eastAsia="Times New Roman" w:hAnsi="Times New Roman"/>
        </w:rPr>
        <w:tab/>
        <w:t>Feature lead summary#3 on NTN specific requirements and design</w:t>
      </w:r>
      <w:r w:rsidR="00246ADD">
        <w:rPr>
          <w:rFonts w:ascii="Times New Roman" w:eastAsia="Times New Roman" w:hAnsi="Times New Roman"/>
        </w:rPr>
        <w:tab/>
        <w:t>Moderator (Qualcomm Incorporated)</w:t>
      </w:r>
    </w:p>
    <w:p w14:paraId="025ED2A0" w14:textId="7DABE3BE" w:rsidR="00246ADD" w:rsidRDefault="00C62C50" w:rsidP="00246ADD">
      <w:pPr>
        <w:ind w:left="1440" w:hanging="1440"/>
      </w:pPr>
      <w:hyperlink r:id="rId1833" w:history="1">
        <w:r>
          <w:rPr>
            <w:rStyle w:val="Hyperlink"/>
            <w:rFonts w:ascii="Times New Roman" w:eastAsia="Times New Roman" w:hAnsi="Times New Roman"/>
          </w:rPr>
          <w:t>R1-2606421</w:t>
        </w:r>
      </w:hyperlink>
      <w:r w:rsidR="00246ADD">
        <w:rPr>
          <w:rFonts w:ascii="Times New Roman" w:eastAsia="Times New Roman" w:hAnsi="Times New Roman"/>
        </w:rPr>
        <w:tab/>
        <w:t>Feature lead summary#4 on NTN specific requirements and design</w:t>
      </w:r>
      <w:r w:rsidR="00246ADD">
        <w:rPr>
          <w:rFonts w:ascii="Times New Roman" w:eastAsia="Times New Roman" w:hAnsi="Times New Roman"/>
        </w:rPr>
        <w:tab/>
        <w:t>Moderator (Qualcomm Incorporated)</w:t>
      </w:r>
    </w:p>
    <w:p w14:paraId="0AC2F56E" w14:textId="605E92A9" w:rsidR="00246ADD" w:rsidRDefault="00C62C50" w:rsidP="00246ADD">
      <w:pPr>
        <w:ind w:left="1440" w:hanging="1440"/>
      </w:pPr>
      <w:hyperlink r:id="rId1834" w:history="1">
        <w:r>
          <w:rPr>
            <w:rStyle w:val="Hyperlink"/>
            <w:rFonts w:ascii="Times New Roman" w:eastAsia="Times New Roman" w:hAnsi="Times New Roman"/>
          </w:rPr>
          <w:t>R1-2606422</w:t>
        </w:r>
      </w:hyperlink>
      <w:r w:rsidR="00246ADD">
        <w:rPr>
          <w:rFonts w:ascii="Times New Roman" w:eastAsia="Times New Roman" w:hAnsi="Times New Roman"/>
        </w:rPr>
        <w:tab/>
        <w:t>Feature lead summary#5 on NTN specific requirements and design</w:t>
      </w:r>
      <w:r w:rsidR="00246ADD">
        <w:rPr>
          <w:rFonts w:ascii="Times New Roman" w:eastAsia="Times New Roman" w:hAnsi="Times New Roman"/>
        </w:rPr>
        <w:tab/>
        <w:t>Moderator (Qualcomm Incorporated)</w:t>
      </w:r>
    </w:p>
    <w:p w14:paraId="744E445E" w14:textId="2614F642" w:rsidR="00246ADD" w:rsidRDefault="00C62C50" w:rsidP="00246ADD">
      <w:hyperlink r:id="rId1835" w:history="1">
        <w:r>
          <w:rPr>
            <w:rStyle w:val="Hyperlink"/>
            <w:rFonts w:ascii="Times New Roman" w:eastAsia="Times New Roman" w:hAnsi="Times New Roman"/>
          </w:rPr>
          <w:t>R1-2605217</w:t>
        </w:r>
      </w:hyperlink>
      <w:r w:rsidR="00246ADD">
        <w:rPr>
          <w:rFonts w:ascii="Times New Roman" w:eastAsia="Times New Roman" w:hAnsi="Times New Roman"/>
        </w:rPr>
        <w:tab/>
        <w:t>Discussion on 6G NTN</w:t>
      </w:r>
      <w:r w:rsidR="00246ADD">
        <w:rPr>
          <w:rFonts w:ascii="Times New Roman" w:eastAsia="Times New Roman" w:hAnsi="Times New Roman"/>
        </w:rPr>
        <w:tab/>
        <w:t>FUTUREWEI</w:t>
      </w:r>
    </w:p>
    <w:p w14:paraId="79A1BEF3" w14:textId="2BF353EF" w:rsidR="00246ADD" w:rsidRDefault="00C62C50" w:rsidP="00246ADD">
      <w:hyperlink r:id="rId1836" w:history="1">
        <w:r>
          <w:rPr>
            <w:rStyle w:val="Hyperlink"/>
            <w:rFonts w:ascii="Times New Roman" w:eastAsia="Times New Roman" w:hAnsi="Times New Roman"/>
          </w:rPr>
          <w:t>R1-2605230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SageRAN</w:t>
      </w:r>
    </w:p>
    <w:p w14:paraId="4D276816" w14:textId="3297C480" w:rsidR="00246ADD" w:rsidRDefault="00C62C50" w:rsidP="00246ADD">
      <w:hyperlink r:id="rId1837" w:history="1">
        <w:r>
          <w:rPr>
            <w:rStyle w:val="Hyperlink"/>
            <w:rFonts w:ascii="Times New Roman" w:eastAsia="Times New Roman" w:hAnsi="Times New Roman"/>
          </w:rPr>
          <w:t>R1-2605273</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7BD0FEE9" w14:textId="5DBF0FC5" w:rsidR="00246ADD" w:rsidRDefault="00C62C50" w:rsidP="00246ADD">
      <w:hyperlink r:id="rId1838" w:history="1">
        <w:r>
          <w:rPr>
            <w:rStyle w:val="Hyperlink"/>
            <w:rFonts w:ascii="Times New Roman" w:eastAsia="Times New Roman" w:hAnsi="Times New Roman"/>
          </w:rPr>
          <w:t>R1-2605279</w:t>
        </w:r>
      </w:hyperlink>
      <w:r w:rsidR="00246ADD">
        <w:rPr>
          <w:rFonts w:ascii="Times New Roman" w:eastAsia="Times New Roman" w:hAnsi="Times New Roman"/>
        </w:rPr>
        <w:tab/>
        <w:t xml:space="preserve">Proposals for GNSS-free 6GR NTN operation </w:t>
      </w:r>
      <w:r w:rsidR="00246ADD">
        <w:rPr>
          <w:rFonts w:ascii="Times New Roman" w:eastAsia="Times New Roman" w:hAnsi="Times New Roman"/>
        </w:rPr>
        <w:tab/>
        <w:t xml:space="preserve">ST Engineering </w:t>
      </w:r>
      <w:proofErr w:type="spellStart"/>
      <w:r w:rsidR="00246ADD">
        <w:rPr>
          <w:rFonts w:ascii="Times New Roman" w:eastAsia="Times New Roman" w:hAnsi="Times New Roman"/>
        </w:rPr>
        <w:t>iDirect</w:t>
      </w:r>
      <w:proofErr w:type="spellEnd"/>
    </w:p>
    <w:p w14:paraId="1BD03891" w14:textId="100F1268" w:rsidR="00246ADD" w:rsidRDefault="00C62C50" w:rsidP="00246ADD">
      <w:hyperlink r:id="rId1839" w:history="1">
        <w:r>
          <w:rPr>
            <w:rStyle w:val="Hyperlink"/>
            <w:rFonts w:ascii="Times New Roman" w:eastAsia="Times New Roman" w:hAnsi="Times New Roman"/>
          </w:rPr>
          <w:t>R1-2605307</w:t>
        </w:r>
      </w:hyperlink>
      <w:r w:rsidR="00246ADD">
        <w:rPr>
          <w:rFonts w:ascii="Times New Roman" w:eastAsia="Times New Roman" w:hAnsi="Times New Roman"/>
        </w:rPr>
        <w:tab/>
        <w:t>Requirements and Design for 6G NTN</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1E16D956" w14:textId="2D9CBDFA" w:rsidR="00246ADD" w:rsidRDefault="00C62C50" w:rsidP="00246ADD">
      <w:hyperlink r:id="rId1840" w:history="1">
        <w:r>
          <w:rPr>
            <w:rStyle w:val="Hyperlink"/>
            <w:rFonts w:ascii="Times New Roman" w:eastAsia="Times New Roman" w:hAnsi="Times New Roman"/>
          </w:rPr>
          <w:t>R1-2605348</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NEC</w:t>
      </w:r>
    </w:p>
    <w:p w14:paraId="6D9C76BB" w14:textId="6DA02F12" w:rsidR="00246ADD" w:rsidRDefault="00C62C50" w:rsidP="00246ADD">
      <w:hyperlink r:id="rId1841" w:history="1">
        <w:r>
          <w:rPr>
            <w:rStyle w:val="Hyperlink"/>
            <w:rFonts w:ascii="Times New Roman" w:eastAsia="Times New Roman" w:hAnsi="Times New Roman"/>
          </w:rPr>
          <w:t>R1-2605401</w:t>
        </w:r>
      </w:hyperlink>
      <w:r w:rsidR="00246ADD">
        <w:rPr>
          <w:rFonts w:ascii="Times New Roman" w:eastAsia="Times New Roman" w:hAnsi="Times New Roman"/>
        </w:rPr>
        <w:tab/>
        <w:t>On NTN specific requirements and design for 6GR</w:t>
      </w:r>
      <w:r w:rsidR="00246ADD">
        <w:rPr>
          <w:rFonts w:ascii="Times New Roman" w:eastAsia="Times New Roman" w:hAnsi="Times New Roman"/>
        </w:rPr>
        <w:tab/>
        <w:t>Nokia</w:t>
      </w:r>
    </w:p>
    <w:p w14:paraId="2683D082" w14:textId="5E85E404" w:rsidR="00246ADD" w:rsidRDefault="00C62C50" w:rsidP="00246ADD">
      <w:hyperlink r:id="rId1842" w:history="1">
        <w:r>
          <w:rPr>
            <w:rStyle w:val="Hyperlink"/>
            <w:rFonts w:ascii="Times New Roman" w:eastAsia="Times New Roman" w:hAnsi="Times New Roman"/>
          </w:rPr>
          <w:t>R1-2605406</w:t>
        </w:r>
      </w:hyperlink>
      <w:r w:rsidR="00246ADD">
        <w:rPr>
          <w:rFonts w:ascii="Times New Roman" w:eastAsia="Times New Roman" w:hAnsi="Times New Roman"/>
        </w:rPr>
        <w:tab/>
        <w:t>Initial views on 6GR NTN</w:t>
      </w:r>
      <w:r w:rsidR="00246ADD">
        <w:rPr>
          <w:rFonts w:ascii="Times New Roman" w:eastAsia="Times New Roman" w:hAnsi="Times New Roman"/>
        </w:rPr>
        <w:tab/>
        <w:t>Ericsson France S.A.S</w:t>
      </w:r>
    </w:p>
    <w:p w14:paraId="29E2C659" w14:textId="7289C5B6" w:rsidR="00246ADD" w:rsidRDefault="00C62C50" w:rsidP="00246ADD">
      <w:hyperlink r:id="rId1843" w:history="1">
        <w:r>
          <w:rPr>
            <w:rStyle w:val="Hyperlink"/>
            <w:rFonts w:ascii="Times New Roman" w:eastAsia="Times New Roman" w:hAnsi="Times New Roman"/>
          </w:rPr>
          <w:t>R1-2605434</w:t>
        </w:r>
      </w:hyperlink>
      <w:r w:rsidR="00246ADD">
        <w:rPr>
          <w:rFonts w:ascii="Times New Roman" w:eastAsia="Times New Roman" w:hAnsi="Times New Roman"/>
        </w:rPr>
        <w:tab/>
        <w:t>Discussion on NTN for 6G</w:t>
      </w:r>
      <w:r w:rsidR="00246ADD">
        <w:rPr>
          <w:rFonts w:ascii="Times New Roman" w:eastAsia="Times New Roman" w:hAnsi="Times New Roman"/>
        </w:rPr>
        <w:tab/>
        <w:t xml:space="preserve">ZTE Corporation, Beijing Digital Nebula, </w:t>
      </w:r>
      <w:proofErr w:type="spellStart"/>
      <w:r w:rsidR="00246ADD">
        <w:rPr>
          <w:rFonts w:ascii="Times New Roman" w:eastAsia="Times New Roman" w:hAnsi="Times New Roman"/>
        </w:rPr>
        <w:t>Sanechips</w:t>
      </w:r>
      <w:proofErr w:type="spellEnd"/>
    </w:p>
    <w:p w14:paraId="7BE003DE" w14:textId="06BB6872" w:rsidR="00246ADD" w:rsidRDefault="00C62C50" w:rsidP="00246ADD">
      <w:hyperlink r:id="rId1844" w:history="1">
        <w:r>
          <w:rPr>
            <w:rStyle w:val="Hyperlink"/>
            <w:rFonts w:ascii="Times New Roman" w:eastAsia="Times New Roman" w:hAnsi="Times New Roman"/>
          </w:rPr>
          <w:t>R1-2605436</w:t>
        </w:r>
      </w:hyperlink>
      <w:r w:rsidR="00246ADD">
        <w:rPr>
          <w:rFonts w:ascii="Times New Roman" w:eastAsia="Times New Roman" w:hAnsi="Times New Roman"/>
        </w:rPr>
        <w:tab/>
        <w:t>Discussion on 6G NTN</w:t>
      </w:r>
      <w:r w:rsidR="00246ADD">
        <w:rPr>
          <w:rFonts w:ascii="Times New Roman" w:eastAsia="Times New Roman" w:hAnsi="Times New Roman"/>
        </w:rPr>
        <w:tab/>
        <w:t>Jio Platforms</w:t>
      </w:r>
    </w:p>
    <w:p w14:paraId="5C015D0C" w14:textId="090C1909" w:rsidR="00246ADD" w:rsidRDefault="00C62C50" w:rsidP="00246ADD">
      <w:hyperlink r:id="rId1845" w:history="1">
        <w:r>
          <w:rPr>
            <w:rStyle w:val="Hyperlink"/>
            <w:rFonts w:ascii="Times New Roman" w:eastAsia="Times New Roman" w:hAnsi="Times New Roman"/>
          </w:rPr>
          <w:t>R1-2605483</w:t>
        </w:r>
      </w:hyperlink>
      <w:r w:rsidR="00246ADD">
        <w:rPr>
          <w:rFonts w:ascii="Times New Roman" w:eastAsia="Times New Roman" w:hAnsi="Times New Roman"/>
        </w:rPr>
        <w:tab/>
        <w:t>Discussions on NTN specific requirements and design for 6GR</w:t>
      </w:r>
      <w:r w:rsidR="00246ADD">
        <w:rPr>
          <w:rFonts w:ascii="Times New Roman" w:eastAsia="Times New Roman" w:hAnsi="Times New Roman"/>
        </w:rPr>
        <w:tab/>
        <w:t>vivo</w:t>
      </w:r>
    </w:p>
    <w:p w14:paraId="3B5B89E0" w14:textId="09B77CED" w:rsidR="00246ADD" w:rsidRDefault="00C62C50" w:rsidP="00246ADD">
      <w:hyperlink r:id="rId1846" w:history="1">
        <w:r>
          <w:rPr>
            <w:rStyle w:val="Hyperlink"/>
            <w:rFonts w:ascii="Times New Roman" w:eastAsia="Times New Roman" w:hAnsi="Times New Roman"/>
          </w:rPr>
          <w:t>R1-2605523</w:t>
        </w:r>
      </w:hyperlink>
      <w:r w:rsidR="00246ADD">
        <w:rPr>
          <w:rFonts w:ascii="Times New Roman" w:eastAsia="Times New Roman" w:hAnsi="Times New Roman"/>
        </w:rPr>
        <w:tab/>
        <w:t>Discussion on NTN specific requirements and design for 6GR</w:t>
      </w:r>
      <w:r w:rsidR="00246ADD">
        <w:rPr>
          <w:rFonts w:ascii="Times New Roman" w:eastAsia="Times New Roman" w:hAnsi="Times New Roman"/>
        </w:rPr>
        <w:tab/>
        <w:t>PML</w:t>
      </w:r>
    </w:p>
    <w:p w14:paraId="41C51B29" w14:textId="44F0DA6F" w:rsidR="00246ADD" w:rsidRDefault="00C62C50" w:rsidP="00246ADD">
      <w:hyperlink r:id="rId1847" w:history="1">
        <w:r>
          <w:rPr>
            <w:rStyle w:val="Hyperlink"/>
            <w:rFonts w:ascii="Times New Roman" w:eastAsia="Times New Roman" w:hAnsi="Times New Roman"/>
          </w:rPr>
          <w:t>R1-2605582</w:t>
        </w:r>
      </w:hyperlink>
      <w:r w:rsidR="00246ADD">
        <w:rPr>
          <w:rFonts w:ascii="Times New Roman" w:eastAsia="Times New Roman" w:hAnsi="Times New Roman"/>
        </w:rPr>
        <w:tab/>
        <w:t>NTN specific requirements and design</w:t>
      </w:r>
      <w:r w:rsidR="00246ADD">
        <w:rPr>
          <w:rFonts w:ascii="Times New Roman" w:eastAsia="Times New Roman" w:hAnsi="Times New Roman"/>
        </w:rPr>
        <w:tab/>
        <w:t>Xiaomi</w:t>
      </w:r>
    </w:p>
    <w:p w14:paraId="41AFC3FE" w14:textId="7D2879BF" w:rsidR="00246ADD" w:rsidRDefault="00C62C50" w:rsidP="00246ADD">
      <w:hyperlink r:id="rId1848" w:history="1">
        <w:r>
          <w:rPr>
            <w:rStyle w:val="Hyperlink"/>
            <w:rFonts w:ascii="Times New Roman" w:eastAsia="Times New Roman" w:hAnsi="Times New Roman"/>
          </w:rPr>
          <w:t>R1-2605603</w:t>
        </w:r>
      </w:hyperlink>
      <w:r w:rsidR="00246ADD">
        <w:rPr>
          <w:rFonts w:ascii="Times New Roman" w:eastAsia="Times New Roman" w:hAnsi="Times New Roman"/>
        </w:rPr>
        <w:tab/>
        <w:t>6G NTN specific requirements and design</w:t>
      </w:r>
      <w:r w:rsidR="00246ADD">
        <w:rPr>
          <w:rFonts w:ascii="Times New Roman" w:eastAsia="Times New Roman" w:hAnsi="Times New Roman"/>
        </w:rPr>
        <w:tab/>
        <w:t>Thales</w:t>
      </w:r>
    </w:p>
    <w:p w14:paraId="0EFEC7C9" w14:textId="1C51918F" w:rsidR="00246ADD" w:rsidRDefault="00C62C50" w:rsidP="00246ADD">
      <w:hyperlink r:id="rId1849" w:history="1">
        <w:r>
          <w:rPr>
            <w:rStyle w:val="Hyperlink"/>
            <w:rFonts w:ascii="Times New Roman" w:eastAsia="Times New Roman" w:hAnsi="Times New Roman"/>
          </w:rPr>
          <w:t>R1-2605650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CMCC</w:t>
      </w:r>
    </w:p>
    <w:p w14:paraId="5F431BB2" w14:textId="3070E0E9" w:rsidR="00246ADD" w:rsidRDefault="00C62C50" w:rsidP="00246ADD">
      <w:hyperlink r:id="rId1850" w:history="1">
        <w:r>
          <w:rPr>
            <w:rStyle w:val="Hyperlink"/>
            <w:rFonts w:ascii="Times New Roman" w:eastAsia="Times New Roman" w:hAnsi="Times New Roman"/>
          </w:rPr>
          <w:t>R1-2605740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CATT</w:t>
      </w:r>
    </w:p>
    <w:p w14:paraId="2C8A65EA" w14:textId="0F48D6CA" w:rsidR="00246ADD" w:rsidRDefault="00C62C50" w:rsidP="00246ADD">
      <w:hyperlink r:id="rId1851" w:history="1">
        <w:r>
          <w:rPr>
            <w:rStyle w:val="Hyperlink"/>
            <w:rFonts w:ascii="Times New Roman" w:eastAsia="Times New Roman" w:hAnsi="Times New Roman"/>
          </w:rPr>
          <w:t>R1-2605850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Samsung</w:t>
      </w:r>
    </w:p>
    <w:p w14:paraId="54748B36" w14:textId="649A6FEF" w:rsidR="00246ADD" w:rsidRDefault="00C62C50" w:rsidP="00246ADD">
      <w:pPr>
        <w:rPr>
          <w:rFonts w:ascii="Times New Roman" w:eastAsia="Times New Roman" w:hAnsi="Times New Roman"/>
        </w:rPr>
      </w:pPr>
      <w:hyperlink r:id="rId1852" w:history="1">
        <w:r>
          <w:rPr>
            <w:rStyle w:val="Hyperlink"/>
            <w:rFonts w:ascii="Times New Roman" w:eastAsia="Times New Roman" w:hAnsi="Times New Roman"/>
          </w:rPr>
          <w:t>R1-2605926</w:t>
        </w:r>
      </w:hyperlink>
      <w:r w:rsidR="00246ADD">
        <w:rPr>
          <w:rFonts w:ascii="Times New Roman" w:eastAsia="Times New Roman" w:hAnsi="Times New Roman"/>
        </w:rPr>
        <w:tab/>
        <w:t>Discussion on 6GR NTN for GNSS based operation</w:t>
      </w:r>
      <w:r w:rsidR="00246ADD">
        <w:rPr>
          <w:rFonts w:ascii="Times New Roman" w:eastAsia="Times New Roman" w:hAnsi="Times New Roman"/>
        </w:rPr>
        <w:tab/>
        <w:t>OPPO</w:t>
      </w:r>
    </w:p>
    <w:p w14:paraId="64C9848A" w14:textId="60803120" w:rsidR="004C51C8" w:rsidRDefault="00C62C50" w:rsidP="004C51C8">
      <w:hyperlink r:id="rId1853" w:history="1">
        <w:r>
          <w:rPr>
            <w:rStyle w:val="Hyperlink"/>
            <w:rFonts w:ascii="Times New Roman" w:eastAsia="Times New Roman" w:hAnsi="Times New Roman"/>
          </w:rPr>
          <w:t>R1-2606770</w:t>
        </w:r>
      </w:hyperlink>
      <w:r w:rsidR="004C51C8">
        <w:rPr>
          <w:rFonts w:ascii="Times New Roman" w:eastAsia="Times New Roman" w:hAnsi="Times New Roman"/>
        </w:rPr>
        <w:tab/>
        <w:t>Discussion on 6GR NTN for GNSS based operation</w:t>
      </w:r>
      <w:r w:rsidR="004C51C8">
        <w:rPr>
          <w:rFonts w:ascii="Times New Roman" w:eastAsia="Times New Roman" w:hAnsi="Times New Roman"/>
        </w:rPr>
        <w:tab/>
        <w:t>OPPO</w:t>
      </w:r>
    </w:p>
    <w:p w14:paraId="0483FD89" w14:textId="10AFFA2C" w:rsidR="004C51C8" w:rsidRDefault="004C51C8" w:rsidP="00246ADD">
      <w:r>
        <w:tab/>
      </w:r>
      <w:r>
        <w:tab/>
        <w:t xml:space="preserve">(Revision of </w:t>
      </w:r>
      <w:hyperlink r:id="rId1854" w:history="1">
        <w:r w:rsidR="00C62C50">
          <w:rPr>
            <w:rStyle w:val="Hyperlink"/>
          </w:rPr>
          <w:t>R1-2605926</w:t>
        </w:r>
      </w:hyperlink>
      <w:r>
        <w:t>)</w:t>
      </w:r>
    </w:p>
    <w:p w14:paraId="160D8238" w14:textId="60A4E98D" w:rsidR="00246ADD" w:rsidRDefault="00C62C50" w:rsidP="00246ADD">
      <w:hyperlink r:id="rId1855" w:history="1">
        <w:r>
          <w:rPr>
            <w:rStyle w:val="Hyperlink"/>
            <w:rFonts w:ascii="Times New Roman" w:eastAsia="Times New Roman" w:hAnsi="Times New Roman"/>
          </w:rPr>
          <w:t>R1-2605951</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Lekha Wireless Solutions</w:t>
      </w:r>
    </w:p>
    <w:p w14:paraId="1F494B87" w14:textId="1E21BA79" w:rsidR="00246ADD" w:rsidRDefault="00C62C50" w:rsidP="00246ADD">
      <w:hyperlink r:id="rId1856" w:history="1">
        <w:r>
          <w:rPr>
            <w:rStyle w:val="Hyperlink"/>
            <w:rFonts w:ascii="Times New Roman" w:eastAsia="Times New Roman" w:hAnsi="Times New Roman"/>
          </w:rPr>
          <w:t>R1-2605955</w:t>
        </w:r>
      </w:hyperlink>
      <w:r w:rsidR="00246ADD">
        <w:rPr>
          <w:rFonts w:ascii="Times New Roman" w:eastAsia="Times New Roman" w:hAnsi="Times New Roman"/>
        </w:rPr>
        <w:tab/>
        <w:t>6GR NTN evaluation and specific design</w:t>
      </w:r>
      <w:r w:rsidR="00246ADD">
        <w:rPr>
          <w:rFonts w:ascii="Times New Roman" w:eastAsia="Times New Roman" w:hAnsi="Times New Roman"/>
        </w:rPr>
        <w:tab/>
        <w:t>Panasonic</w:t>
      </w:r>
    </w:p>
    <w:p w14:paraId="59E341D3" w14:textId="079CC3BF" w:rsidR="00246ADD" w:rsidRDefault="00C62C50" w:rsidP="00246ADD">
      <w:hyperlink r:id="rId1857" w:history="1">
        <w:r>
          <w:rPr>
            <w:rStyle w:val="Hyperlink"/>
            <w:rFonts w:ascii="Times New Roman" w:eastAsia="Times New Roman" w:hAnsi="Times New Roman"/>
          </w:rPr>
          <w:t>R1-2605987</w:t>
        </w:r>
      </w:hyperlink>
      <w:r w:rsidR="00246ADD">
        <w:rPr>
          <w:rFonts w:ascii="Times New Roman" w:eastAsia="Times New Roman" w:hAnsi="Times New Roman"/>
        </w:rPr>
        <w:tab/>
        <w:t>On 6G NTN Requirements and Design for GNSS-Based and GNSS-Less/Free Operation</w:t>
      </w:r>
      <w:r w:rsidR="00246ADD">
        <w:rPr>
          <w:rFonts w:ascii="Times New Roman" w:eastAsia="Times New Roman" w:hAnsi="Times New Roman"/>
        </w:rPr>
        <w:tab/>
        <w:t>Sony</w:t>
      </w:r>
    </w:p>
    <w:p w14:paraId="7E6115F0" w14:textId="53244CA7" w:rsidR="00246ADD" w:rsidRDefault="00C62C50" w:rsidP="00246ADD">
      <w:hyperlink r:id="rId1858" w:history="1">
        <w:r>
          <w:rPr>
            <w:rStyle w:val="Hyperlink"/>
            <w:rFonts w:ascii="Times New Roman" w:eastAsia="Times New Roman" w:hAnsi="Times New Roman"/>
          </w:rPr>
          <w:t>R1-2605997</w:t>
        </w:r>
      </w:hyperlink>
      <w:r w:rsidR="00246ADD">
        <w:rPr>
          <w:rFonts w:ascii="Times New Roman" w:eastAsia="Times New Roman" w:hAnsi="Times New Roman"/>
        </w:rPr>
        <w:tab/>
        <w:t>On 6G NTN aspects</w:t>
      </w:r>
      <w:r w:rsidR="00246ADD">
        <w:rPr>
          <w:rFonts w:ascii="Times New Roman" w:eastAsia="Times New Roman" w:hAnsi="Times New Roman"/>
        </w:rPr>
        <w:tab/>
        <w:t>Nordic Semiconductor ASA</w:t>
      </w:r>
    </w:p>
    <w:p w14:paraId="6D9393AB" w14:textId="67916227" w:rsidR="00246ADD" w:rsidRDefault="00C62C50" w:rsidP="00246ADD">
      <w:hyperlink r:id="rId1859" w:history="1">
        <w:r>
          <w:rPr>
            <w:rStyle w:val="Hyperlink"/>
            <w:rFonts w:ascii="Times New Roman" w:eastAsia="Times New Roman" w:hAnsi="Times New Roman"/>
          </w:rPr>
          <w:t>R1-2606040</w:t>
        </w:r>
      </w:hyperlink>
      <w:r w:rsidR="00246ADD">
        <w:rPr>
          <w:rFonts w:ascii="Times New Roman" w:eastAsia="Times New Roman" w:hAnsi="Times New Roman"/>
        </w:rPr>
        <w:tab/>
        <w:t>On NTN specific requirements and design</w:t>
      </w:r>
      <w:r w:rsidR="00246ADD">
        <w:rPr>
          <w:rFonts w:ascii="Times New Roman" w:eastAsia="Times New Roman" w:hAnsi="Times New Roman"/>
        </w:rPr>
        <w:tab/>
        <w:t>Apple</w:t>
      </w:r>
    </w:p>
    <w:p w14:paraId="5194EE26" w14:textId="227F1E51" w:rsidR="00246ADD" w:rsidRDefault="00C62C50" w:rsidP="00246ADD">
      <w:hyperlink r:id="rId1860" w:history="1">
        <w:r>
          <w:rPr>
            <w:rStyle w:val="Hyperlink"/>
            <w:rFonts w:ascii="Times New Roman" w:eastAsia="Times New Roman" w:hAnsi="Times New Roman"/>
          </w:rPr>
          <w:t>R1-2606090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China Telecom, CENC</w:t>
      </w:r>
    </w:p>
    <w:p w14:paraId="5980F85A" w14:textId="70520FEF" w:rsidR="00246ADD" w:rsidRDefault="00C62C50" w:rsidP="00246ADD">
      <w:pPr>
        <w:ind w:left="1440" w:hanging="1440"/>
      </w:pPr>
      <w:hyperlink r:id="rId1861" w:history="1">
        <w:r>
          <w:rPr>
            <w:rStyle w:val="Hyperlink"/>
            <w:rFonts w:ascii="Times New Roman" w:eastAsia="Times New Roman" w:hAnsi="Times New Roman"/>
          </w:rPr>
          <w:t>R1-2606121</w:t>
        </w:r>
      </w:hyperlink>
      <w:r w:rsidR="00246ADD">
        <w:rPr>
          <w:rFonts w:ascii="Times New Roman" w:eastAsia="Times New Roman" w:hAnsi="Times New Roman"/>
        </w:rPr>
        <w:tab/>
        <w:t>Discussion on PRACH transmission for GNSS-resilient NR-NTN operation</w:t>
      </w:r>
      <w:r w:rsidR="00246ADD">
        <w:rPr>
          <w:rFonts w:ascii="Times New Roman" w:eastAsia="Times New Roman" w:hAnsi="Times New Roman"/>
        </w:rPr>
        <w:tab/>
        <w:t>Wistron Corporation, NTHU</w:t>
      </w:r>
    </w:p>
    <w:p w14:paraId="43C478A6" w14:textId="6C455C0D" w:rsidR="00246ADD" w:rsidRDefault="00C62C50" w:rsidP="00246ADD">
      <w:hyperlink r:id="rId1862" w:history="1">
        <w:r>
          <w:rPr>
            <w:rStyle w:val="Hyperlink"/>
            <w:rFonts w:ascii="Times New Roman" w:eastAsia="Times New Roman" w:hAnsi="Times New Roman"/>
          </w:rPr>
          <w:t>R1-2606137</w:t>
        </w:r>
      </w:hyperlink>
      <w:r w:rsidR="00246ADD">
        <w:rPr>
          <w:rFonts w:ascii="Times New Roman" w:eastAsia="Times New Roman" w:hAnsi="Times New Roman"/>
        </w:rPr>
        <w:tab/>
        <w:t>Discussion on 6G NTN specific requirements and design</w:t>
      </w:r>
      <w:r w:rsidR="00246ADD">
        <w:rPr>
          <w:rFonts w:ascii="Times New Roman" w:eastAsia="Times New Roman" w:hAnsi="Times New Roman"/>
        </w:rPr>
        <w:tab/>
        <w:t>MediaTek Inc.</w:t>
      </w:r>
    </w:p>
    <w:p w14:paraId="63555DFB" w14:textId="45ABA5D9" w:rsidR="00246ADD" w:rsidRDefault="00C62C50" w:rsidP="00246ADD">
      <w:hyperlink r:id="rId1863" w:history="1">
        <w:r>
          <w:rPr>
            <w:rStyle w:val="Hyperlink"/>
            <w:rFonts w:ascii="Times New Roman" w:eastAsia="Times New Roman" w:hAnsi="Times New Roman"/>
          </w:rPr>
          <w:t>R1-2606165</w:t>
        </w:r>
      </w:hyperlink>
      <w:r w:rsidR="00246ADD">
        <w:rPr>
          <w:rFonts w:ascii="Times New Roman" w:eastAsia="Times New Roman" w:hAnsi="Times New Roman"/>
        </w:rPr>
        <w:tab/>
        <w:t>Discussion on NTN-specific Requirements and Design</w:t>
      </w:r>
      <w:r w:rsidR="00246ADD">
        <w:rPr>
          <w:rFonts w:ascii="Times New Roman" w:eastAsia="Times New Roman" w:hAnsi="Times New Roman"/>
        </w:rPr>
        <w:tab/>
        <w:t>Sharp</w:t>
      </w:r>
    </w:p>
    <w:p w14:paraId="5D0352AE" w14:textId="2688B010" w:rsidR="00246ADD" w:rsidRDefault="00C62C50" w:rsidP="00246ADD">
      <w:hyperlink r:id="rId1864" w:history="1">
        <w:r>
          <w:rPr>
            <w:rStyle w:val="Hyperlink"/>
            <w:rFonts w:ascii="Times New Roman" w:eastAsia="Times New Roman" w:hAnsi="Times New Roman"/>
          </w:rPr>
          <w:t>R1-2606174</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Fraunhofer IIS, Fraunhofer HHI</w:t>
      </w:r>
    </w:p>
    <w:p w14:paraId="6387B7A6" w14:textId="1F7775DF" w:rsidR="00246ADD" w:rsidRDefault="00C62C50" w:rsidP="00246ADD">
      <w:hyperlink r:id="rId1865" w:history="1">
        <w:r>
          <w:rPr>
            <w:rStyle w:val="Hyperlink"/>
            <w:rFonts w:ascii="Times New Roman" w:eastAsia="Times New Roman" w:hAnsi="Times New Roman"/>
          </w:rPr>
          <w:t>R1-2606192</w:t>
        </w:r>
      </w:hyperlink>
      <w:r w:rsidR="00246ADD">
        <w:rPr>
          <w:rFonts w:ascii="Times New Roman" w:eastAsia="Times New Roman" w:hAnsi="Times New Roman"/>
        </w:rPr>
        <w:tab/>
        <w:t>Discussion on 6GR NTN for GNSS based operation</w:t>
      </w:r>
      <w:r w:rsidR="00246ADD">
        <w:rPr>
          <w:rFonts w:ascii="Times New Roman" w:eastAsia="Times New Roman" w:hAnsi="Times New Roman"/>
        </w:rPr>
        <w:tab/>
        <w:t>HONOR</w:t>
      </w:r>
    </w:p>
    <w:p w14:paraId="689D3E5C" w14:textId="4AC003EF" w:rsidR="00246ADD" w:rsidRDefault="00C62C50" w:rsidP="00246ADD">
      <w:hyperlink r:id="rId1866" w:history="1">
        <w:r>
          <w:rPr>
            <w:rStyle w:val="Hyperlink"/>
            <w:rFonts w:ascii="Times New Roman" w:eastAsia="Times New Roman" w:hAnsi="Times New Roman"/>
          </w:rPr>
          <w:t>R1-2606226</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TCL</w:t>
      </w:r>
    </w:p>
    <w:p w14:paraId="736E2E34" w14:textId="6E9F2FF0" w:rsidR="00246ADD" w:rsidRDefault="00C62C50" w:rsidP="00246ADD">
      <w:hyperlink r:id="rId1867" w:history="1">
        <w:r>
          <w:rPr>
            <w:rStyle w:val="Hyperlink"/>
            <w:rFonts w:ascii="Times New Roman" w:eastAsia="Times New Roman" w:hAnsi="Times New Roman"/>
          </w:rPr>
          <w:t>R1-2606257</w:t>
        </w:r>
      </w:hyperlink>
      <w:r w:rsidR="00246ADD">
        <w:rPr>
          <w:rFonts w:ascii="Times New Roman" w:eastAsia="Times New Roman" w:hAnsi="Times New Roman"/>
        </w:rPr>
        <w:tab/>
        <w:t>On the 6GR NTN operation</w:t>
      </w:r>
      <w:r w:rsidR="00246ADD">
        <w:rPr>
          <w:rFonts w:ascii="Times New Roman" w:eastAsia="Times New Roman" w:hAnsi="Times New Roman"/>
        </w:rPr>
        <w:tab/>
        <w:t>ETRI</w:t>
      </w:r>
    </w:p>
    <w:p w14:paraId="64EF7879" w14:textId="5388A304" w:rsidR="00246ADD" w:rsidRDefault="00C62C50" w:rsidP="00246ADD">
      <w:hyperlink r:id="rId1868" w:history="1">
        <w:r>
          <w:rPr>
            <w:rStyle w:val="Hyperlink"/>
            <w:rFonts w:ascii="Times New Roman" w:eastAsia="Times New Roman" w:hAnsi="Times New Roman"/>
          </w:rPr>
          <w:t>R1-2606274</w:t>
        </w:r>
      </w:hyperlink>
      <w:r w:rsidR="00246ADD">
        <w:rPr>
          <w:rFonts w:ascii="Times New Roman" w:eastAsia="Times New Roman" w:hAnsi="Times New Roman"/>
        </w:rPr>
        <w:tab/>
        <w:t>NTN specific requirements and design</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51EDB643" w14:textId="5F7A5084" w:rsidR="00246ADD" w:rsidRDefault="00C62C50" w:rsidP="00246ADD">
      <w:hyperlink r:id="rId1869" w:history="1">
        <w:r>
          <w:rPr>
            <w:rStyle w:val="Hyperlink"/>
            <w:rFonts w:ascii="Times New Roman" w:eastAsia="Times New Roman" w:hAnsi="Times New Roman"/>
          </w:rPr>
          <w:t>R1-2606301</w:t>
        </w:r>
      </w:hyperlink>
      <w:r w:rsidR="00246ADD">
        <w:rPr>
          <w:rFonts w:ascii="Times New Roman" w:eastAsia="Times New Roman" w:hAnsi="Times New Roman"/>
        </w:rPr>
        <w:tab/>
        <w:t>Massive MIMO for 6GR NTN</w:t>
      </w:r>
      <w:r w:rsidR="00246ADD">
        <w:rPr>
          <w:rFonts w:ascii="Times New Roman" w:eastAsia="Times New Roman" w:hAnsi="Times New Roman"/>
        </w:rPr>
        <w:tab/>
        <w:t>PML</w:t>
      </w:r>
    </w:p>
    <w:p w14:paraId="27760F4B" w14:textId="7FDDF6A8" w:rsidR="00246ADD" w:rsidRDefault="00C62C50" w:rsidP="00246ADD">
      <w:hyperlink r:id="rId1870" w:history="1">
        <w:r>
          <w:rPr>
            <w:rStyle w:val="Hyperlink"/>
            <w:rFonts w:ascii="Times New Roman" w:eastAsia="Times New Roman" w:hAnsi="Times New Roman"/>
          </w:rPr>
          <w:t>R1-2606312</w:t>
        </w:r>
      </w:hyperlink>
      <w:r w:rsidR="00246ADD">
        <w:rPr>
          <w:rFonts w:ascii="Times New Roman" w:eastAsia="Times New Roman" w:hAnsi="Times New Roman"/>
        </w:rPr>
        <w:tab/>
        <w:t>Examples for 6G NTN Link Budget Calibration</w:t>
      </w:r>
      <w:r w:rsidR="00246ADD">
        <w:rPr>
          <w:rFonts w:ascii="Times New Roman" w:eastAsia="Times New Roman" w:hAnsi="Times New Roman"/>
        </w:rPr>
        <w:tab/>
        <w:t>ESA</w:t>
      </w:r>
    </w:p>
    <w:p w14:paraId="773579BF" w14:textId="672A29D9" w:rsidR="00246ADD" w:rsidRDefault="00C62C50" w:rsidP="00246ADD">
      <w:hyperlink r:id="rId1871" w:history="1">
        <w:r>
          <w:rPr>
            <w:rStyle w:val="Hyperlink"/>
            <w:rFonts w:ascii="Times New Roman" w:eastAsia="Times New Roman" w:hAnsi="Times New Roman"/>
          </w:rPr>
          <w:t>R1-2606327</w:t>
        </w:r>
      </w:hyperlink>
      <w:r w:rsidR="00246ADD">
        <w:rPr>
          <w:rFonts w:ascii="Times New Roman" w:eastAsia="Times New Roman" w:hAnsi="Times New Roman"/>
        </w:rPr>
        <w:tab/>
        <w:t>Study of MIMO for 6G NTN</w:t>
      </w:r>
      <w:r w:rsidR="00246ADD">
        <w:rPr>
          <w:rFonts w:ascii="Times New Roman" w:eastAsia="Times New Roman" w:hAnsi="Times New Roman"/>
        </w:rPr>
        <w:tab/>
        <w:t>Boost Mobile Network</w:t>
      </w:r>
    </w:p>
    <w:p w14:paraId="598C9BDB" w14:textId="5118F04F" w:rsidR="00246ADD" w:rsidRDefault="00C62C50" w:rsidP="00246ADD">
      <w:hyperlink r:id="rId1872" w:history="1">
        <w:r>
          <w:rPr>
            <w:rStyle w:val="Hyperlink"/>
            <w:rFonts w:ascii="Times New Roman" w:eastAsia="Times New Roman" w:hAnsi="Times New Roman"/>
          </w:rPr>
          <w:t>R1-2606329</w:t>
        </w:r>
      </w:hyperlink>
      <w:r w:rsidR="00246ADD">
        <w:rPr>
          <w:rFonts w:ascii="Times New Roman" w:eastAsia="Times New Roman" w:hAnsi="Times New Roman"/>
        </w:rPr>
        <w:tab/>
        <w:t>6GR NTN Requirements and Design</w:t>
      </w:r>
      <w:r w:rsidR="00246ADD">
        <w:rPr>
          <w:rFonts w:ascii="Times New Roman" w:eastAsia="Times New Roman" w:hAnsi="Times New Roman"/>
        </w:rPr>
        <w:tab/>
        <w:t>SpaceX</w:t>
      </w:r>
    </w:p>
    <w:p w14:paraId="024409FD" w14:textId="0AF6FAA0" w:rsidR="00246ADD" w:rsidRDefault="00C62C50" w:rsidP="00246ADD">
      <w:hyperlink r:id="rId1873" w:history="1">
        <w:r>
          <w:rPr>
            <w:rStyle w:val="Hyperlink"/>
            <w:rFonts w:ascii="Times New Roman" w:eastAsia="Times New Roman" w:hAnsi="Times New Roman"/>
          </w:rPr>
          <w:t>R1-2606353</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073FD1D5" w14:textId="41502759" w:rsidR="00246ADD" w:rsidRDefault="00C62C50" w:rsidP="00246ADD">
      <w:hyperlink r:id="rId1874" w:history="1">
        <w:r>
          <w:rPr>
            <w:rStyle w:val="Hyperlink"/>
            <w:rFonts w:ascii="Times New Roman" w:eastAsia="Times New Roman" w:hAnsi="Times New Roman"/>
          </w:rPr>
          <w:t>R1-2606394</w:t>
        </w:r>
      </w:hyperlink>
      <w:r w:rsidR="00246ADD">
        <w:rPr>
          <w:rFonts w:ascii="Times New Roman" w:eastAsia="Times New Roman" w:hAnsi="Times New Roman"/>
        </w:rPr>
        <w:tab/>
        <w:t>NTN specific requirements and design</w:t>
      </w:r>
      <w:r w:rsidR="00246ADD">
        <w:rPr>
          <w:rFonts w:ascii="Times New Roman" w:eastAsia="Times New Roman" w:hAnsi="Times New Roman"/>
        </w:rPr>
        <w:tab/>
        <w:t>Qualcomm Incorporated</w:t>
      </w:r>
    </w:p>
    <w:p w14:paraId="36617E39" w14:textId="18499FB6" w:rsidR="00246ADD" w:rsidRDefault="00C62C50" w:rsidP="00246ADD">
      <w:hyperlink r:id="rId1875" w:history="1">
        <w:r>
          <w:rPr>
            <w:rStyle w:val="Hyperlink"/>
            <w:rFonts w:ascii="Times New Roman" w:eastAsia="Times New Roman" w:hAnsi="Times New Roman"/>
          </w:rPr>
          <w:t>R1-2606449</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Lenovo</w:t>
      </w:r>
    </w:p>
    <w:p w14:paraId="553410C3" w14:textId="36CF6CD7" w:rsidR="00246ADD" w:rsidRDefault="00C62C50" w:rsidP="00246ADD">
      <w:hyperlink r:id="rId1876" w:history="1">
        <w:r>
          <w:rPr>
            <w:rStyle w:val="Hyperlink"/>
            <w:rFonts w:ascii="Times New Roman" w:eastAsia="Times New Roman" w:hAnsi="Times New Roman"/>
          </w:rPr>
          <w:t>R1-2606480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CSCN</w:t>
      </w:r>
    </w:p>
    <w:p w14:paraId="4973DF02" w14:textId="2BA2055F" w:rsidR="00246ADD" w:rsidRDefault="00C62C50" w:rsidP="00246ADD">
      <w:hyperlink r:id="rId1877" w:history="1">
        <w:r>
          <w:rPr>
            <w:rStyle w:val="Hyperlink"/>
            <w:rFonts w:ascii="Times New Roman" w:eastAsia="Times New Roman" w:hAnsi="Times New Roman"/>
          </w:rPr>
          <w:t>R1-2606520</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NTT DOCOMO, INC.</w:t>
      </w:r>
    </w:p>
    <w:p w14:paraId="7D3F2537" w14:textId="014FE679" w:rsidR="00246ADD" w:rsidRDefault="00C62C50" w:rsidP="00246ADD">
      <w:hyperlink r:id="rId1878" w:history="1">
        <w:r>
          <w:rPr>
            <w:rStyle w:val="Hyperlink"/>
            <w:rFonts w:ascii="Times New Roman" w:eastAsia="Times New Roman" w:hAnsi="Times New Roman"/>
          </w:rPr>
          <w:t>R1-2606533</w:t>
        </w:r>
      </w:hyperlink>
      <w:r w:rsidR="00246ADD">
        <w:rPr>
          <w:rFonts w:ascii="Times New Roman" w:eastAsia="Times New Roman" w:hAnsi="Times New Roman"/>
        </w:rPr>
        <w:tab/>
        <w:t>Discussion on NTN-specific requirements and design for 6GR</w:t>
      </w:r>
      <w:r w:rsidR="00246ADD">
        <w:rPr>
          <w:rFonts w:ascii="Times New Roman" w:eastAsia="Times New Roman" w:hAnsi="Times New Roman"/>
        </w:rPr>
        <w:tab/>
      </w:r>
      <w:proofErr w:type="spellStart"/>
      <w:r w:rsidR="00246ADD">
        <w:rPr>
          <w:rFonts w:ascii="Times New Roman" w:eastAsia="Times New Roman" w:hAnsi="Times New Roman"/>
        </w:rPr>
        <w:t>Fainity</w:t>
      </w:r>
      <w:proofErr w:type="spellEnd"/>
      <w:r w:rsidR="00246ADD">
        <w:rPr>
          <w:rFonts w:ascii="Times New Roman" w:eastAsia="Times New Roman" w:hAnsi="Times New Roman"/>
        </w:rPr>
        <w:t xml:space="preserve"> Innovation</w:t>
      </w:r>
    </w:p>
    <w:p w14:paraId="7A83B8D8" w14:textId="3598AB05" w:rsidR="00246ADD" w:rsidRDefault="00C62C50" w:rsidP="00246ADD">
      <w:hyperlink r:id="rId1879" w:history="1">
        <w:r>
          <w:rPr>
            <w:rStyle w:val="Hyperlink"/>
            <w:rFonts w:ascii="Times New Roman" w:eastAsia="Times New Roman" w:hAnsi="Times New Roman"/>
          </w:rPr>
          <w:t>R1-2606557</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r>
      <w:proofErr w:type="spellStart"/>
      <w:r w:rsidR="00246ADD">
        <w:rPr>
          <w:rFonts w:ascii="Times New Roman" w:eastAsia="Times New Roman" w:hAnsi="Times New Roman"/>
        </w:rPr>
        <w:t>Quectel</w:t>
      </w:r>
      <w:proofErr w:type="spellEnd"/>
    </w:p>
    <w:p w14:paraId="2A573F11" w14:textId="1CC17EED" w:rsidR="00246ADD" w:rsidRDefault="00C62C50" w:rsidP="00246ADD">
      <w:hyperlink r:id="rId1880" w:history="1">
        <w:r>
          <w:rPr>
            <w:rStyle w:val="Hyperlink"/>
            <w:rFonts w:ascii="Times New Roman" w:eastAsia="Times New Roman" w:hAnsi="Times New Roman"/>
          </w:rPr>
          <w:t>R1-2606573</w:t>
        </w:r>
      </w:hyperlink>
      <w:r w:rsidR="00246ADD">
        <w:rPr>
          <w:rFonts w:ascii="Times New Roman" w:eastAsia="Times New Roman" w:hAnsi="Times New Roman"/>
        </w:rPr>
        <w:tab/>
        <w:t>Views on 6GR NTN specific requirements and design</w:t>
      </w:r>
      <w:r w:rsidR="00246ADD">
        <w:rPr>
          <w:rFonts w:ascii="Times New Roman" w:eastAsia="Times New Roman" w:hAnsi="Times New Roman"/>
        </w:rPr>
        <w:tab/>
        <w:t>ViaSat Satellite Holdings Ltd</w:t>
      </w:r>
    </w:p>
    <w:p w14:paraId="701B27BE" w14:textId="49A91093" w:rsidR="00246ADD" w:rsidRDefault="00C62C50" w:rsidP="00246ADD">
      <w:hyperlink r:id="rId1881" w:history="1">
        <w:r>
          <w:rPr>
            <w:rStyle w:val="Hyperlink"/>
            <w:rFonts w:ascii="Times New Roman" w:eastAsia="Times New Roman" w:hAnsi="Times New Roman"/>
          </w:rPr>
          <w:t>R1-2606591</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LG Electronics</w:t>
      </w:r>
    </w:p>
    <w:p w14:paraId="5CD0A98B" w14:textId="148FDFA7" w:rsidR="00246ADD" w:rsidRDefault="00C62C50" w:rsidP="00246ADD">
      <w:hyperlink r:id="rId1882" w:history="1">
        <w:r>
          <w:rPr>
            <w:rStyle w:val="Hyperlink"/>
            <w:rFonts w:ascii="Times New Roman" w:eastAsia="Times New Roman" w:hAnsi="Times New Roman"/>
          </w:rPr>
          <w:t>R1-2606598</w:t>
        </w:r>
      </w:hyperlink>
      <w:r w:rsidR="00246ADD">
        <w:rPr>
          <w:rFonts w:ascii="Times New Roman" w:eastAsia="Times New Roman" w:hAnsi="Times New Roman"/>
        </w:rPr>
        <w:tab/>
        <w:t>Discussion on NTN specific requirements and design for GNSS based operation</w:t>
      </w:r>
      <w:r w:rsidR="00246ADD">
        <w:rPr>
          <w:rFonts w:ascii="Times New Roman" w:eastAsia="Times New Roman" w:hAnsi="Times New Roman"/>
        </w:rPr>
        <w:tab/>
        <w:t>CAICT.</w:t>
      </w:r>
    </w:p>
    <w:p w14:paraId="4C052DB6" w14:textId="18212A64" w:rsidR="00246ADD" w:rsidRDefault="00C62C50" w:rsidP="00246ADD">
      <w:hyperlink r:id="rId1883" w:history="1">
        <w:r>
          <w:rPr>
            <w:rStyle w:val="Hyperlink"/>
            <w:rFonts w:ascii="Times New Roman" w:eastAsia="Times New Roman" w:hAnsi="Times New Roman"/>
          </w:rPr>
          <w:t>R1-2606642</w:t>
        </w:r>
      </w:hyperlink>
      <w:r w:rsidR="00246ADD">
        <w:rPr>
          <w:rFonts w:ascii="Times New Roman" w:eastAsia="Times New Roman" w:hAnsi="Times New Roman"/>
        </w:rPr>
        <w:tab/>
        <w:t>Discussion on NTN specific requirements and design</w:t>
      </w:r>
      <w:r w:rsidR="00246ADD">
        <w:rPr>
          <w:rFonts w:ascii="Times New Roman" w:eastAsia="Times New Roman" w:hAnsi="Times New Roman"/>
        </w:rPr>
        <w:tab/>
        <w:t>Google Korea LLC</w:t>
      </w:r>
    </w:p>
    <w:p w14:paraId="7DB76E63" w14:textId="20FA5645" w:rsidR="00246ADD" w:rsidRPr="00F6400E" w:rsidRDefault="00C62C50" w:rsidP="00246ADD">
      <w:pPr>
        <w:rPr>
          <w:rFonts w:eastAsiaTheme="minorEastAsia"/>
          <w:i/>
          <w:iCs/>
          <w:color w:val="D1D1D1"/>
          <w:lang w:eastAsia="zh-CN"/>
        </w:rPr>
      </w:pPr>
      <w:hyperlink r:id="rId1884" w:history="1">
        <w:r>
          <w:rPr>
            <w:rStyle w:val="Hyperlink"/>
            <w:rFonts w:ascii="Times New Roman" w:eastAsia="Times New Roman" w:hAnsi="Times New Roman"/>
          </w:rPr>
          <w:t>R1-2606656</w:t>
        </w:r>
      </w:hyperlink>
      <w:r w:rsidR="00246ADD">
        <w:rPr>
          <w:rFonts w:ascii="Times New Roman" w:eastAsia="Times New Roman" w:hAnsi="Times New Roman"/>
        </w:rPr>
        <w:tab/>
        <w:t>Views on 6GR NTN</w:t>
      </w:r>
      <w:r w:rsidR="00246ADD">
        <w:rPr>
          <w:rFonts w:ascii="Times New Roman" w:eastAsia="Times New Roman" w:hAnsi="Times New Roman"/>
        </w:rPr>
        <w:tab/>
      </w:r>
      <w:proofErr w:type="spellStart"/>
      <w:r w:rsidR="00246ADD">
        <w:rPr>
          <w:rFonts w:ascii="Times New Roman" w:eastAsia="Times New Roman" w:hAnsi="Times New Roman"/>
        </w:rPr>
        <w:t>CEWiT</w:t>
      </w:r>
      <w:proofErr w:type="spellEnd"/>
    </w:p>
    <w:p w14:paraId="0112D2EA" w14:textId="77777777" w:rsidR="00246ADD" w:rsidRDefault="00246ADD" w:rsidP="00246ADD">
      <w:pPr>
        <w:rPr>
          <w:rFonts w:eastAsiaTheme="minorEastAsia"/>
          <w:i/>
          <w:iCs/>
          <w:color w:val="D1D1D1"/>
          <w:lang w:eastAsia="zh-CN"/>
        </w:rPr>
      </w:pPr>
    </w:p>
    <w:p w14:paraId="4A3213BA" w14:textId="4D184F0C" w:rsidR="00246ADD" w:rsidRPr="00F50F5E" w:rsidRDefault="00C62C50" w:rsidP="00246ADD">
      <w:pPr>
        <w:ind w:left="1440" w:hanging="1440"/>
        <w:rPr>
          <w:rFonts w:ascii="Times New Roman" w:eastAsia="Times New Roman" w:hAnsi="Times New Roman"/>
          <w:b/>
          <w:bCs/>
        </w:rPr>
      </w:pPr>
      <w:hyperlink r:id="rId1885" w:history="1">
        <w:r w:rsidRPr="00F50F5E">
          <w:rPr>
            <w:rStyle w:val="Hyperlink"/>
            <w:rFonts w:ascii="Times New Roman" w:eastAsia="Times New Roman" w:hAnsi="Times New Roman"/>
            <w:b/>
            <w:bCs/>
          </w:rPr>
          <w:t>R1-2606418</w:t>
        </w:r>
      </w:hyperlink>
      <w:r w:rsidR="00246ADD" w:rsidRPr="00F50F5E">
        <w:rPr>
          <w:rFonts w:ascii="Times New Roman" w:eastAsia="Times New Roman" w:hAnsi="Times New Roman"/>
          <w:b/>
          <w:bCs/>
        </w:rPr>
        <w:tab/>
        <w:t>Feature lead summary#1 on NTN specific requirements and design</w:t>
      </w:r>
      <w:r w:rsidR="00246ADD" w:rsidRPr="00F50F5E">
        <w:rPr>
          <w:rFonts w:ascii="Times New Roman" w:eastAsia="Times New Roman" w:hAnsi="Times New Roman"/>
          <w:b/>
          <w:bCs/>
        </w:rPr>
        <w:tab/>
        <w:t>Moderator (Qualcomm Incorporated)</w:t>
      </w:r>
    </w:p>
    <w:p w14:paraId="7E2BB3AA" w14:textId="77777777" w:rsidR="00246ADD" w:rsidRDefault="00246ADD" w:rsidP="00246ADD">
      <w:pPr>
        <w:ind w:left="1440" w:hanging="1440"/>
      </w:pPr>
    </w:p>
    <w:p w14:paraId="6D98780B" w14:textId="77777777" w:rsidR="00246ADD" w:rsidRDefault="00246ADD" w:rsidP="00246ADD">
      <w:pPr>
        <w:ind w:left="1440" w:hanging="1440"/>
      </w:pPr>
    </w:p>
    <w:p w14:paraId="0D421E6F" w14:textId="77777777" w:rsidR="00246ADD" w:rsidRDefault="00246ADD" w:rsidP="00246ADD">
      <w:pPr>
        <w:pStyle w:val="0Maintext"/>
        <w:spacing w:after="0" w:afterAutospacing="0"/>
        <w:ind w:firstLine="0"/>
        <w:rPr>
          <w:rFonts w:eastAsiaTheme="majorEastAsia" w:cstheme="majorBidi"/>
          <w:b/>
          <w:iCs/>
        </w:rPr>
      </w:pPr>
      <w:r w:rsidRPr="00AB0465">
        <w:rPr>
          <w:rFonts w:eastAsiaTheme="majorEastAsia" w:cstheme="majorBidi"/>
          <w:b/>
          <w:iCs/>
          <w:highlight w:val="green"/>
          <w:u w:val="single"/>
        </w:rPr>
        <w:t>Agreement</w:t>
      </w:r>
      <w:r w:rsidRPr="00AB0465">
        <w:rPr>
          <w:rFonts w:eastAsiaTheme="majorEastAsia" w:cstheme="majorBidi"/>
          <w:b/>
          <w:iCs/>
          <w:highlight w:val="green"/>
        </w:rPr>
        <w:t>:</w:t>
      </w:r>
      <w:r w:rsidRPr="008E795D">
        <w:rPr>
          <w:rFonts w:eastAsiaTheme="majorEastAsia" w:cstheme="majorBidi"/>
          <w:b/>
          <w:iCs/>
        </w:rPr>
        <w:t xml:space="preserve"> </w:t>
      </w:r>
    </w:p>
    <w:p w14:paraId="3C96331C" w14:textId="77777777" w:rsidR="00246ADD" w:rsidRPr="00F50F5E" w:rsidRDefault="00246ADD" w:rsidP="00246ADD">
      <w:pPr>
        <w:pStyle w:val="0Maintext"/>
        <w:spacing w:after="0" w:afterAutospacing="0"/>
        <w:ind w:firstLine="0"/>
        <w:rPr>
          <w:rFonts w:eastAsiaTheme="majorEastAsia" w:cstheme="majorBidi"/>
          <w:bCs/>
          <w:iCs/>
        </w:rPr>
      </w:pPr>
      <w:r w:rsidRPr="00F50F5E">
        <w:rPr>
          <w:rFonts w:eastAsiaTheme="majorEastAsia" w:cstheme="majorBidi"/>
          <w:bCs/>
          <w:iCs/>
        </w:rPr>
        <w:t>For 6GR NTN GNSS-less/free/degraded PRACH, the differential time and frequency errors documented in TR 38.742 are taken as targets for the study with the addition of at least the following scenarios:</w:t>
      </w:r>
    </w:p>
    <w:p w14:paraId="69338825" w14:textId="77777777" w:rsidR="00246ADD" w:rsidRPr="00F50F5E" w:rsidRDefault="00246ADD">
      <w:pPr>
        <w:pStyle w:val="0Maintext"/>
        <w:numPr>
          <w:ilvl w:val="0"/>
          <w:numId w:val="257"/>
        </w:numPr>
        <w:suppressAutoHyphens/>
        <w:spacing w:after="280"/>
        <w:rPr>
          <w:rFonts w:eastAsiaTheme="majorEastAsia" w:cstheme="majorBidi"/>
          <w:bCs/>
          <w:iCs/>
        </w:rPr>
      </w:pPr>
      <w:r w:rsidRPr="00F50F5E">
        <w:rPr>
          <w:rFonts w:eastAsiaTheme="majorEastAsia" w:cstheme="majorBidi"/>
          <w:bCs/>
          <w:iCs/>
        </w:rPr>
        <w:t>S-band LEO-300</w:t>
      </w:r>
    </w:p>
    <w:p w14:paraId="78FADE83" w14:textId="77777777" w:rsidR="00246ADD" w:rsidRPr="00F50F5E" w:rsidRDefault="00246ADD">
      <w:pPr>
        <w:pStyle w:val="0Maintext"/>
        <w:numPr>
          <w:ilvl w:val="0"/>
          <w:numId w:val="257"/>
        </w:numPr>
        <w:suppressAutoHyphens/>
        <w:spacing w:after="280"/>
        <w:rPr>
          <w:rFonts w:eastAsiaTheme="majorEastAsia" w:cstheme="majorBidi"/>
          <w:bCs/>
          <w:iCs/>
        </w:rPr>
      </w:pPr>
      <w:r w:rsidRPr="00F50F5E">
        <w:rPr>
          <w:rFonts w:eastAsiaTheme="majorEastAsia" w:cstheme="majorBidi"/>
          <w:bCs/>
          <w:iCs/>
        </w:rPr>
        <w:t>Ka-band LEO-300</w:t>
      </w:r>
    </w:p>
    <w:p w14:paraId="4B373715" w14:textId="77777777" w:rsidR="00246ADD" w:rsidRPr="00F50F5E" w:rsidRDefault="00246ADD">
      <w:pPr>
        <w:pStyle w:val="0Maintext"/>
        <w:numPr>
          <w:ilvl w:val="0"/>
          <w:numId w:val="257"/>
        </w:numPr>
        <w:suppressAutoHyphens/>
        <w:spacing w:after="280"/>
        <w:rPr>
          <w:rFonts w:eastAsiaTheme="majorEastAsia" w:cstheme="majorBidi"/>
          <w:bCs/>
          <w:iCs/>
        </w:rPr>
      </w:pPr>
      <w:r w:rsidRPr="00F50F5E">
        <w:rPr>
          <w:rFonts w:eastAsiaTheme="majorEastAsia" w:cstheme="majorBidi"/>
          <w:bCs/>
          <w:iCs/>
        </w:rPr>
        <w:t>FFS: details of these scenarios, including differential time/frequency errors</w:t>
      </w:r>
    </w:p>
    <w:p w14:paraId="20490543" w14:textId="77777777" w:rsidR="00246ADD" w:rsidRPr="0086505D" w:rsidRDefault="00246ADD" w:rsidP="00246ADD">
      <w:pPr>
        <w:rPr>
          <w:b/>
          <w:bCs/>
          <w:lang w:val="en-US"/>
        </w:rPr>
      </w:pPr>
      <w:r w:rsidRPr="004C02F0">
        <w:rPr>
          <w:b/>
          <w:bCs/>
          <w:u w:val="single"/>
          <w:lang w:val="en-US"/>
        </w:rPr>
        <w:t>Conclusion:</w:t>
      </w:r>
      <w:r w:rsidRPr="0086505D">
        <w:rPr>
          <w:b/>
          <w:bCs/>
          <w:lang w:val="en-US"/>
        </w:rPr>
        <w:t xml:space="preserve"> </w:t>
      </w:r>
    </w:p>
    <w:p w14:paraId="2C5B8CA5" w14:textId="77777777" w:rsidR="00246ADD" w:rsidRPr="00F50F5E" w:rsidRDefault="00246ADD" w:rsidP="00246ADD">
      <w:pPr>
        <w:rPr>
          <w:lang w:val="en-US"/>
        </w:rPr>
      </w:pPr>
      <w:r w:rsidRPr="00F50F5E">
        <w:rPr>
          <w:lang w:val="en-US"/>
        </w:rPr>
        <w:t>For the 6GR NTN GNSS-less/free/degraded PRACH study:</w:t>
      </w:r>
    </w:p>
    <w:p w14:paraId="4F2F5D59" w14:textId="77777777" w:rsidR="00246ADD" w:rsidRPr="00F50F5E" w:rsidRDefault="00246ADD">
      <w:pPr>
        <w:pStyle w:val="0Maintext"/>
        <w:numPr>
          <w:ilvl w:val="0"/>
          <w:numId w:val="257"/>
        </w:numPr>
        <w:suppressAutoHyphens/>
        <w:spacing w:after="0" w:afterAutospacing="0"/>
        <w:rPr>
          <w:rFonts w:eastAsiaTheme="majorEastAsia" w:cstheme="majorBidi"/>
          <w:iCs/>
        </w:rPr>
      </w:pPr>
      <w:r w:rsidRPr="00F50F5E">
        <w:rPr>
          <w:rFonts w:eastAsiaTheme="majorEastAsia" w:cstheme="majorBidi"/>
          <w:iCs/>
        </w:rPr>
        <w:t>The study is conducted in common agenda item, taking into account the NTN requirements which are developed under NTN specific agenda item (i.e. AI 10.7.1.).</w:t>
      </w:r>
    </w:p>
    <w:p w14:paraId="671CFD24" w14:textId="77777777" w:rsidR="00246ADD" w:rsidRPr="00F50F5E" w:rsidRDefault="00246ADD">
      <w:pPr>
        <w:pStyle w:val="0Maintext"/>
        <w:numPr>
          <w:ilvl w:val="1"/>
          <w:numId w:val="257"/>
        </w:numPr>
        <w:suppressAutoHyphens/>
        <w:spacing w:after="0" w:afterAutospacing="0"/>
        <w:rPr>
          <w:rFonts w:eastAsiaTheme="majorEastAsia" w:cstheme="majorBidi"/>
          <w:iCs/>
        </w:rPr>
      </w:pPr>
      <w:r w:rsidRPr="00F50F5E">
        <w:rPr>
          <w:rFonts w:eastAsiaTheme="majorEastAsia" w:cstheme="majorBidi"/>
          <w:iCs/>
        </w:rPr>
        <w:t>This does not preclude NTN specific adjustments to the common design if needed, which may be developed under NTN specific agenda item (i.e. AI 10.7.1) if the design from the common agenda item does not meet the NTN requirements.</w:t>
      </w:r>
    </w:p>
    <w:p w14:paraId="5E2837CD" w14:textId="77777777" w:rsidR="00246ADD" w:rsidRDefault="00246ADD" w:rsidP="00246ADD">
      <w:pPr>
        <w:pStyle w:val="0Maintext"/>
        <w:suppressAutoHyphens/>
        <w:spacing w:after="0" w:afterAutospacing="0"/>
        <w:ind w:firstLine="0"/>
        <w:rPr>
          <w:rFonts w:eastAsiaTheme="majorEastAsia" w:cstheme="majorBidi"/>
          <w:b/>
          <w:iCs/>
          <w:highlight w:val="cyan"/>
          <w:lang w:eastAsia="zh-CN"/>
        </w:rPr>
      </w:pPr>
      <w:r>
        <w:rPr>
          <w:rFonts w:eastAsiaTheme="majorEastAsia" w:cstheme="majorBidi" w:hint="eastAsia"/>
          <w:b/>
          <w:iCs/>
          <w:highlight w:val="cyan"/>
          <w:lang w:eastAsia="zh-CN"/>
        </w:rPr>
        <w:t>[</w:t>
      </w:r>
      <w:r w:rsidRPr="000E3812">
        <w:rPr>
          <w:rFonts w:eastAsiaTheme="majorEastAsia" w:cstheme="majorBidi"/>
          <w:b/>
          <w:iCs/>
          <w:highlight w:val="cyan"/>
        </w:rPr>
        <w:t>Post</w:t>
      </w:r>
      <w:r>
        <w:rPr>
          <w:rFonts w:eastAsiaTheme="majorEastAsia" w:cstheme="majorBidi" w:hint="eastAsia"/>
          <w:b/>
          <w:iCs/>
          <w:highlight w:val="cyan"/>
          <w:lang w:eastAsia="zh-CN"/>
        </w:rPr>
        <w:t>-</w:t>
      </w:r>
      <w:r w:rsidRPr="000E3812">
        <w:rPr>
          <w:rFonts w:eastAsiaTheme="majorEastAsia" w:cstheme="majorBidi"/>
          <w:b/>
          <w:iCs/>
          <w:highlight w:val="cyan"/>
        </w:rPr>
        <w:t>126</w:t>
      </w:r>
      <w:r>
        <w:rPr>
          <w:rFonts w:eastAsiaTheme="majorEastAsia" w:cstheme="majorBidi" w:hint="eastAsia"/>
          <w:b/>
          <w:iCs/>
          <w:highlight w:val="cyan"/>
          <w:lang w:eastAsia="zh-CN"/>
        </w:rPr>
        <w:t>-6GR-NTN]</w:t>
      </w:r>
    </w:p>
    <w:p w14:paraId="47F198A0" w14:textId="77777777" w:rsidR="00246ADD" w:rsidRPr="00E31711" w:rsidRDefault="00246ADD" w:rsidP="00246ADD">
      <w:pPr>
        <w:pStyle w:val="0Maintext"/>
        <w:suppressAutoHyphens/>
        <w:spacing w:after="0" w:afterAutospacing="0"/>
        <w:ind w:firstLine="0"/>
        <w:rPr>
          <w:rFonts w:eastAsiaTheme="majorEastAsia" w:cstheme="majorBidi"/>
          <w:b/>
          <w:iCs/>
        </w:rPr>
      </w:pPr>
      <w:r w:rsidRPr="000E3812">
        <w:rPr>
          <w:rFonts w:eastAsiaTheme="majorEastAsia" w:cstheme="majorBidi"/>
          <w:b/>
          <w:iCs/>
          <w:highlight w:val="cyan"/>
        </w:rPr>
        <w:t xml:space="preserve">Email discussion on </w:t>
      </w:r>
      <w:r>
        <w:rPr>
          <w:rFonts w:eastAsiaTheme="majorEastAsia" w:cstheme="majorBidi"/>
          <w:b/>
          <w:iCs/>
          <w:highlight w:val="cyan"/>
        </w:rPr>
        <w:t xml:space="preserve">6GR </w:t>
      </w:r>
      <w:r w:rsidRPr="000E3812">
        <w:rPr>
          <w:rFonts w:eastAsiaTheme="majorEastAsia" w:cstheme="majorBidi"/>
          <w:b/>
          <w:iCs/>
          <w:highlight w:val="cyan"/>
        </w:rPr>
        <w:t xml:space="preserve">NTN requirements for </w:t>
      </w:r>
      <w:r w:rsidRPr="000E3812">
        <w:rPr>
          <w:b/>
          <w:bCs/>
          <w:highlight w:val="cyan"/>
          <w:lang w:val="en-US"/>
        </w:rPr>
        <w:t xml:space="preserve">GNSS-less/free/degraded </w:t>
      </w:r>
      <w:r w:rsidRPr="000E3812">
        <w:rPr>
          <w:rFonts w:eastAsiaTheme="majorEastAsia" w:cstheme="majorBidi"/>
          <w:b/>
          <w:iCs/>
          <w:highlight w:val="cyan"/>
        </w:rPr>
        <w:t>PRACH</w:t>
      </w:r>
      <w:r>
        <w:rPr>
          <w:rFonts w:eastAsiaTheme="majorEastAsia" w:cstheme="majorBidi"/>
          <w:b/>
          <w:iCs/>
          <w:highlight w:val="cyan"/>
        </w:rPr>
        <w:t xml:space="preserve"> (Aug 31</w:t>
      </w:r>
      <w:r w:rsidRPr="00EC2CBE">
        <w:rPr>
          <w:rFonts w:eastAsiaTheme="majorEastAsia" w:cstheme="majorBidi"/>
          <w:b/>
          <w:iCs/>
          <w:highlight w:val="cyan"/>
          <w:vertAlign w:val="superscript"/>
        </w:rPr>
        <w:t>st</w:t>
      </w:r>
      <w:r>
        <w:rPr>
          <w:rFonts w:eastAsiaTheme="majorEastAsia" w:cstheme="majorBidi"/>
          <w:b/>
          <w:iCs/>
          <w:highlight w:val="cyan"/>
        </w:rPr>
        <w:t xml:space="preserve"> to Sept. 3</w:t>
      </w:r>
      <w:r w:rsidRPr="00EC2CBE">
        <w:rPr>
          <w:rFonts w:eastAsiaTheme="majorEastAsia" w:cstheme="majorBidi"/>
          <w:b/>
          <w:iCs/>
          <w:highlight w:val="cyan"/>
          <w:vertAlign w:val="superscript"/>
        </w:rPr>
        <w:t>rd</w:t>
      </w:r>
      <w:r>
        <w:rPr>
          <w:rFonts w:eastAsiaTheme="majorEastAsia" w:cstheme="majorBidi"/>
          <w:b/>
          <w:iCs/>
          <w:highlight w:val="cyan"/>
        </w:rPr>
        <w:t>)</w:t>
      </w:r>
      <w:r w:rsidRPr="000E3812">
        <w:rPr>
          <w:rFonts w:eastAsiaTheme="majorEastAsia" w:cstheme="majorBidi"/>
          <w:b/>
          <w:iCs/>
          <w:highlight w:val="cyan"/>
        </w:rPr>
        <w:t>.</w:t>
      </w:r>
    </w:p>
    <w:p w14:paraId="1A791435" w14:textId="77777777" w:rsidR="00246ADD" w:rsidRDefault="00246ADD" w:rsidP="00246ADD">
      <w:pPr>
        <w:rPr>
          <w:lang w:val="en-US"/>
        </w:rPr>
      </w:pPr>
    </w:p>
    <w:p w14:paraId="3209062D" w14:textId="77777777" w:rsidR="00246ADD" w:rsidRPr="00313B6E" w:rsidRDefault="00246ADD" w:rsidP="00246ADD">
      <w:pPr>
        <w:ind w:left="1440" w:hanging="1440"/>
        <w:rPr>
          <w:lang w:val="en-US"/>
        </w:rPr>
      </w:pPr>
    </w:p>
    <w:p w14:paraId="1F3ECCC8" w14:textId="36289D71" w:rsidR="00246ADD" w:rsidRPr="00F50F5E" w:rsidRDefault="00C62C50" w:rsidP="00246ADD">
      <w:pPr>
        <w:ind w:left="1440" w:hanging="1440"/>
        <w:rPr>
          <w:b/>
          <w:bCs/>
        </w:rPr>
      </w:pPr>
      <w:hyperlink r:id="rId1886" w:history="1">
        <w:r w:rsidRPr="00F50F5E">
          <w:rPr>
            <w:rStyle w:val="Hyperlink"/>
            <w:rFonts w:ascii="Times New Roman" w:eastAsia="Times New Roman" w:hAnsi="Times New Roman"/>
            <w:b/>
            <w:bCs/>
          </w:rPr>
          <w:t>R1-2606419</w:t>
        </w:r>
      </w:hyperlink>
      <w:r w:rsidR="00246ADD" w:rsidRPr="00F50F5E">
        <w:rPr>
          <w:rFonts w:ascii="Times New Roman" w:eastAsia="Times New Roman" w:hAnsi="Times New Roman"/>
          <w:b/>
          <w:bCs/>
        </w:rPr>
        <w:tab/>
        <w:t>Feature lead summary#2 on NTN specific requirements and design</w:t>
      </w:r>
      <w:r w:rsidR="00246ADD" w:rsidRPr="00F50F5E">
        <w:rPr>
          <w:rFonts w:ascii="Times New Roman" w:eastAsia="Times New Roman" w:hAnsi="Times New Roman"/>
          <w:b/>
          <w:bCs/>
        </w:rPr>
        <w:tab/>
        <w:t>Moderator (Qualcomm Incorporated)</w:t>
      </w:r>
    </w:p>
    <w:p w14:paraId="4742E5BB" w14:textId="77777777" w:rsidR="00246ADD" w:rsidRDefault="00246ADD" w:rsidP="00246ADD">
      <w:pPr>
        <w:ind w:left="1440" w:hanging="1440"/>
        <w:rPr>
          <w:rFonts w:eastAsiaTheme="minorEastAsia"/>
          <w:lang w:eastAsia="zh-CN"/>
        </w:rPr>
      </w:pPr>
    </w:p>
    <w:p w14:paraId="6C73FEF0" w14:textId="77777777" w:rsidR="00246ADD" w:rsidRPr="00FC11A3" w:rsidRDefault="00246ADD" w:rsidP="00246ADD">
      <w:pPr>
        <w:ind w:left="1440" w:hanging="1440"/>
        <w:rPr>
          <w:rFonts w:eastAsiaTheme="minorEastAsia"/>
          <w:b/>
          <w:bCs/>
          <w:lang w:eastAsia="zh-CN"/>
        </w:rPr>
      </w:pPr>
      <w:r w:rsidRPr="00FC11A3">
        <w:rPr>
          <w:rFonts w:eastAsiaTheme="minorEastAsia"/>
          <w:b/>
          <w:bCs/>
          <w:highlight w:val="green"/>
          <w:lang w:eastAsia="zh-CN"/>
        </w:rPr>
        <w:t>Agreement:</w:t>
      </w:r>
    </w:p>
    <w:p w14:paraId="39082C62" w14:textId="77777777" w:rsidR="00246ADD" w:rsidRPr="00F50F5E" w:rsidRDefault="00246ADD" w:rsidP="00246ADD">
      <w:pPr>
        <w:rPr>
          <w:rFonts w:ascii="Times New Roman" w:hAnsi="Times New Roman"/>
          <w:lang w:val="en-US"/>
        </w:rPr>
      </w:pPr>
      <w:r w:rsidRPr="00F50F5E">
        <w:rPr>
          <w:rFonts w:ascii="Times New Roman" w:hAnsi="Times New Roman"/>
          <w:lang w:val="en-US"/>
        </w:rPr>
        <w:t xml:space="preserve">The RAN1#125 agreement on LLS assumptions for SSB in 6GR NTN is corrected </w:t>
      </w:r>
      <w:r w:rsidRPr="00F50F5E">
        <w:rPr>
          <w:rFonts w:ascii="Times New Roman" w:hAnsi="Times New Roman"/>
          <w:color w:val="FF0000"/>
          <w:lang w:val="en-US"/>
        </w:rPr>
        <w:t>as follows</w:t>
      </w:r>
      <w:r w:rsidRPr="00F50F5E">
        <w:rPr>
          <w:rFonts w:ascii="Times New Roman" w:hAnsi="Times New Roman"/>
          <w:lang w:val="en-US"/>
        </w:rPr>
        <w:t>:</w:t>
      </w:r>
    </w:p>
    <w:p w14:paraId="099B745C" w14:textId="77777777" w:rsidR="00246ADD" w:rsidRPr="00F50F5E" w:rsidRDefault="00246ADD" w:rsidP="00246ADD">
      <w:pPr>
        <w:pStyle w:val="0Maintext"/>
        <w:spacing w:after="280"/>
        <w:ind w:firstLine="0"/>
        <w:rPr>
          <w:rFonts w:eastAsiaTheme="majorEastAsia" w:cs="Times New Roman"/>
          <w:iCs/>
        </w:rPr>
      </w:pPr>
      <w:r w:rsidRPr="00F50F5E">
        <w:rPr>
          <w:rFonts w:eastAsiaTheme="majorEastAsia" w:cs="Times New Roman"/>
          <w:iCs/>
        </w:rPr>
        <w:br/>
        <w:t>The following parameters are used to evaluate SSB coverage for the 6GR NTN link budget template:</w:t>
      </w:r>
    </w:p>
    <w:p w14:paraId="2BCBAF36" w14:textId="77777777" w:rsidR="00246ADD" w:rsidRPr="00F50F5E" w:rsidRDefault="00246ADD" w:rsidP="00246ADD">
      <w:pPr>
        <w:pStyle w:val="0Maintext"/>
        <w:spacing w:after="280"/>
        <w:ind w:firstLine="0"/>
        <w:rPr>
          <w:rFonts w:eastAsia="Batang" w:cs="Times New Roman"/>
          <w:color w:val="000000" w:themeColor="text1"/>
          <w:szCs w:val="24"/>
        </w:rPr>
      </w:pPr>
      <w:r w:rsidRPr="00F50F5E">
        <w:rPr>
          <w:rFonts w:eastAsiaTheme="majorEastAsia" w:cs="Times New Roman"/>
          <w:iCs/>
        </w:rPr>
        <w:t>NOTE: Structure of NR signals / channels and other functionalities/features can be initially used for evaluation until other agenda items progress on the 6GR signals / channel structure/functionalities/features.</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4"/>
        <w:gridCol w:w="5953"/>
      </w:tblGrid>
      <w:tr w:rsidR="00246ADD" w:rsidRPr="00F50F5E" w14:paraId="225CE6D3" w14:textId="77777777" w:rsidTr="00A4208C">
        <w:trPr>
          <w:trHeight w:val="147"/>
          <w:jc w:val="center"/>
        </w:trPr>
        <w:tc>
          <w:tcPr>
            <w:tcW w:w="3114" w:type="dxa"/>
            <w:tcMar>
              <w:top w:w="0" w:type="dxa"/>
              <w:left w:w="108" w:type="dxa"/>
              <w:bottom w:w="0" w:type="dxa"/>
              <w:right w:w="108" w:type="dxa"/>
            </w:tcMar>
            <w:vAlign w:val="center"/>
          </w:tcPr>
          <w:p w14:paraId="400D7087" w14:textId="77777777" w:rsidR="00246ADD" w:rsidRPr="00F50F5E" w:rsidRDefault="00246ADD" w:rsidP="00A4208C">
            <w:pPr>
              <w:rPr>
                <w:rFonts w:ascii="Times New Roman" w:hAnsi="Times New Roman"/>
                <w:color w:val="000000" w:themeColor="text1"/>
                <w:szCs w:val="18"/>
              </w:rPr>
            </w:pPr>
            <w:r w:rsidRPr="00F50F5E">
              <w:rPr>
                <w:rFonts w:ascii="Times New Roman" w:hAnsi="Times New Roman"/>
                <w:color w:val="000000" w:themeColor="text1"/>
                <w:szCs w:val="18"/>
              </w:rPr>
              <w:lastRenderedPageBreak/>
              <w:t>Periodicity</w:t>
            </w:r>
          </w:p>
        </w:tc>
        <w:tc>
          <w:tcPr>
            <w:tcW w:w="5953" w:type="dxa"/>
            <w:tcMar>
              <w:top w:w="0" w:type="dxa"/>
              <w:left w:w="108" w:type="dxa"/>
              <w:bottom w:w="0" w:type="dxa"/>
              <w:right w:w="108" w:type="dxa"/>
            </w:tcMar>
            <w:vAlign w:val="center"/>
          </w:tcPr>
          <w:p w14:paraId="5EA2B093"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To be reported</w:t>
            </w:r>
          </w:p>
        </w:tc>
      </w:tr>
      <w:tr w:rsidR="00246ADD" w:rsidRPr="00F50F5E" w14:paraId="40227875" w14:textId="77777777" w:rsidTr="00A4208C">
        <w:trPr>
          <w:trHeight w:val="147"/>
          <w:jc w:val="center"/>
        </w:trPr>
        <w:tc>
          <w:tcPr>
            <w:tcW w:w="3114" w:type="dxa"/>
            <w:tcMar>
              <w:top w:w="0" w:type="dxa"/>
              <w:left w:w="108" w:type="dxa"/>
              <w:bottom w:w="0" w:type="dxa"/>
              <w:right w:w="108" w:type="dxa"/>
            </w:tcMar>
            <w:vAlign w:val="center"/>
          </w:tcPr>
          <w:p w14:paraId="610FE3F3" w14:textId="77777777" w:rsidR="00246ADD" w:rsidRPr="00F50F5E" w:rsidRDefault="00246ADD" w:rsidP="00A4208C">
            <w:pPr>
              <w:rPr>
                <w:rFonts w:ascii="Times New Roman" w:hAnsi="Times New Roman"/>
                <w:color w:val="000000" w:themeColor="text1"/>
                <w:szCs w:val="18"/>
              </w:rPr>
            </w:pPr>
            <w:r w:rsidRPr="00F50F5E">
              <w:rPr>
                <w:rFonts w:ascii="Times New Roman" w:hAnsi="Times New Roman"/>
                <w:color w:val="000000" w:themeColor="text1"/>
                <w:szCs w:val="18"/>
              </w:rPr>
              <w:t>Performance metric</w:t>
            </w:r>
          </w:p>
        </w:tc>
        <w:tc>
          <w:tcPr>
            <w:tcW w:w="5953" w:type="dxa"/>
            <w:tcMar>
              <w:top w:w="0" w:type="dxa"/>
              <w:left w:w="108" w:type="dxa"/>
              <w:bottom w:w="0" w:type="dxa"/>
              <w:right w:w="108" w:type="dxa"/>
            </w:tcMar>
            <w:vAlign w:val="center"/>
          </w:tcPr>
          <w:p w14:paraId="39A8BD11"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 xml:space="preserve">1% missed detection with </w:t>
            </w:r>
            <w:r w:rsidRPr="00F50F5E">
              <w:rPr>
                <w:rFonts w:ascii="Times New Roman" w:hAnsi="Times New Roman"/>
                <w:strike/>
                <w:color w:val="FF0000"/>
                <w:szCs w:val="18"/>
              </w:rPr>
              <w:t>0.</w:t>
            </w:r>
            <w:r w:rsidRPr="00F50F5E">
              <w:rPr>
                <w:rFonts w:ascii="Times New Roman" w:hAnsi="Times New Roman"/>
                <w:color w:val="000000" w:themeColor="text1"/>
                <w:szCs w:val="18"/>
              </w:rPr>
              <w:t xml:space="preserve">1% false alarm rate for PSS/SSS. 1% BLER for PBCH. </w:t>
            </w:r>
          </w:p>
          <w:p w14:paraId="1969FC36"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Performance metric for different component physical channels / signals within the SSB (i.e., PSS, SSS, PBCH) can be separately reported</w:t>
            </w:r>
          </w:p>
          <w:p w14:paraId="11FD5E97"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Note: UE is not assumed to know the SS/PBCH block index</w:t>
            </w:r>
          </w:p>
        </w:tc>
      </w:tr>
      <w:tr w:rsidR="00246ADD" w:rsidRPr="00F50F5E" w14:paraId="231D58DF" w14:textId="77777777" w:rsidTr="00A4208C">
        <w:trPr>
          <w:trHeight w:val="147"/>
          <w:jc w:val="center"/>
        </w:trPr>
        <w:tc>
          <w:tcPr>
            <w:tcW w:w="3114" w:type="dxa"/>
            <w:tcMar>
              <w:top w:w="0" w:type="dxa"/>
              <w:left w:w="108" w:type="dxa"/>
              <w:bottom w:w="0" w:type="dxa"/>
              <w:right w:w="108" w:type="dxa"/>
            </w:tcMar>
            <w:vAlign w:val="center"/>
          </w:tcPr>
          <w:p w14:paraId="057403CA" w14:textId="77777777" w:rsidR="00246ADD" w:rsidRPr="00F50F5E" w:rsidRDefault="00246ADD" w:rsidP="00A4208C">
            <w:pPr>
              <w:rPr>
                <w:rFonts w:ascii="Times New Roman" w:hAnsi="Times New Roman"/>
                <w:color w:val="000000" w:themeColor="text1"/>
                <w:szCs w:val="18"/>
              </w:rPr>
            </w:pPr>
            <w:r w:rsidRPr="00F50F5E">
              <w:rPr>
                <w:rFonts w:ascii="Times New Roman" w:hAnsi="Times New Roman"/>
                <w:color w:val="000000" w:themeColor="text1"/>
                <w:szCs w:val="18"/>
              </w:rPr>
              <w:t>SSB combining</w:t>
            </w:r>
          </w:p>
        </w:tc>
        <w:tc>
          <w:tcPr>
            <w:tcW w:w="5953" w:type="dxa"/>
            <w:tcMar>
              <w:top w:w="0" w:type="dxa"/>
              <w:left w:w="108" w:type="dxa"/>
              <w:bottom w:w="0" w:type="dxa"/>
              <w:right w:w="108" w:type="dxa"/>
            </w:tcMar>
            <w:vAlign w:val="center"/>
          </w:tcPr>
          <w:p w14:paraId="4EC20358"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Companies to report which component physical channels / signals within the SSB (i.e., PSS, SSS, PBCH) are combined, and how many SSBs are combined (if any).</w:t>
            </w:r>
          </w:p>
          <w:p w14:paraId="04073232"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 xml:space="preserve">Single-shot SSB detection is also reported. </w:t>
            </w:r>
          </w:p>
        </w:tc>
      </w:tr>
      <w:tr w:rsidR="00246ADD" w:rsidRPr="00F50F5E" w14:paraId="4C6BFAEF" w14:textId="77777777" w:rsidTr="00A4208C">
        <w:trPr>
          <w:trHeight w:val="147"/>
          <w:jc w:val="center"/>
        </w:trPr>
        <w:tc>
          <w:tcPr>
            <w:tcW w:w="3114" w:type="dxa"/>
            <w:tcMar>
              <w:top w:w="0" w:type="dxa"/>
              <w:left w:w="108" w:type="dxa"/>
              <w:bottom w:w="0" w:type="dxa"/>
              <w:right w:w="108" w:type="dxa"/>
            </w:tcMar>
            <w:vAlign w:val="center"/>
          </w:tcPr>
          <w:p w14:paraId="37E71909" w14:textId="77777777" w:rsidR="00246ADD" w:rsidRPr="00F50F5E" w:rsidRDefault="00246ADD" w:rsidP="00A4208C">
            <w:pPr>
              <w:rPr>
                <w:rFonts w:ascii="Times New Roman" w:hAnsi="Times New Roman"/>
                <w:color w:val="000000" w:themeColor="text1"/>
                <w:szCs w:val="18"/>
              </w:rPr>
            </w:pPr>
            <w:r w:rsidRPr="00F50F5E">
              <w:rPr>
                <w:rFonts w:ascii="Times New Roman" w:hAnsi="Times New Roman"/>
                <w:color w:val="000000" w:themeColor="text1"/>
                <w:szCs w:val="18"/>
              </w:rPr>
              <w:t>Other parameters</w:t>
            </w:r>
          </w:p>
        </w:tc>
        <w:tc>
          <w:tcPr>
            <w:tcW w:w="5953" w:type="dxa"/>
            <w:tcMar>
              <w:top w:w="0" w:type="dxa"/>
              <w:left w:w="108" w:type="dxa"/>
              <w:bottom w:w="0" w:type="dxa"/>
              <w:right w:w="108" w:type="dxa"/>
            </w:tcMar>
            <w:vAlign w:val="center"/>
          </w:tcPr>
          <w:p w14:paraId="37B846B0" w14:textId="77777777" w:rsidR="00246ADD" w:rsidRPr="00F50F5E" w:rsidRDefault="00246ADD" w:rsidP="00A4208C">
            <w:pPr>
              <w:spacing w:before="20" w:after="20" w:line="276" w:lineRule="auto"/>
              <w:rPr>
                <w:rFonts w:ascii="Times New Roman" w:hAnsi="Times New Roman"/>
                <w:color w:val="000000" w:themeColor="text1"/>
                <w:szCs w:val="18"/>
              </w:rPr>
            </w:pPr>
            <w:r w:rsidRPr="00F50F5E">
              <w:rPr>
                <w:rFonts w:ascii="Times New Roman" w:hAnsi="Times New Roman"/>
                <w:color w:val="000000" w:themeColor="text1"/>
                <w:szCs w:val="18"/>
              </w:rPr>
              <w:t>Reported by companies (including maximum CFO and timing drift rate (us/s) assumed, combining algorithm, etc). CFO and timing drift are mandatorily reported.</w:t>
            </w:r>
          </w:p>
          <w:p w14:paraId="337C8E4D" w14:textId="77777777" w:rsidR="00246ADD" w:rsidRPr="00F50F5E" w:rsidRDefault="00246ADD" w:rsidP="00A4208C">
            <w:pPr>
              <w:spacing w:before="20" w:after="20" w:line="276" w:lineRule="auto"/>
              <w:rPr>
                <w:rFonts w:ascii="Times New Roman" w:hAnsi="Times New Roman"/>
                <w:color w:val="000000" w:themeColor="text1"/>
                <w:szCs w:val="18"/>
              </w:rPr>
            </w:pPr>
          </w:p>
        </w:tc>
      </w:tr>
    </w:tbl>
    <w:p w14:paraId="6586904B" w14:textId="77777777" w:rsidR="00246ADD" w:rsidRDefault="00246ADD" w:rsidP="00246ADD"/>
    <w:p w14:paraId="765A758B" w14:textId="77777777" w:rsidR="00246ADD" w:rsidRDefault="00246ADD" w:rsidP="00246ADD">
      <w:pPr>
        <w:ind w:left="1440" w:hanging="1440"/>
        <w:rPr>
          <w:rFonts w:eastAsiaTheme="minorEastAsia"/>
          <w:lang w:eastAsia="zh-CN"/>
        </w:rPr>
      </w:pPr>
    </w:p>
    <w:p w14:paraId="075C4FB5" w14:textId="77777777" w:rsidR="00246ADD" w:rsidRDefault="00246ADD" w:rsidP="00246ADD">
      <w:pPr>
        <w:rPr>
          <w:lang w:val="en-US"/>
        </w:rPr>
      </w:pPr>
    </w:p>
    <w:p w14:paraId="7B6A901E" w14:textId="77777777" w:rsidR="00246ADD" w:rsidRDefault="00246ADD" w:rsidP="00246ADD">
      <w:pPr>
        <w:rPr>
          <w:lang w:val="en-US"/>
        </w:rPr>
      </w:pPr>
    </w:p>
    <w:p w14:paraId="4227C609" w14:textId="77777777" w:rsidR="00246ADD" w:rsidRPr="00F43958" w:rsidRDefault="00246ADD" w:rsidP="00246ADD">
      <w:pPr>
        <w:rPr>
          <w:rFonts w:eastAsiaTheme="minorEastAsia"/>
          <w:b/>
          <w:bCs/>
          <w:lang w:eastAsia="zh-CN"/>
        </w:rPr>
      </w:pPr>
      <w:r w:rsidRPr="0052141D">
        <w:rPr>
          <w:rFonts w:eastAsiaTheme="minorEastAsia"/>
          <w:b/>
          <w:bCs/>
          <w:highlight w:val="green"/>
          <w:lang w:eastAsia="zh-CN"/>
        </w:rPr>
        <w:t>Agreement:</w:t>
      </w:r>
    </w:p>
    <w:p w14:paraId="0AE519EB" w14:textId="77777777" w:rsidR="00246ADD" w:rsidRPr="00F50F5E" w:rsidRDefault="00246ADD" w:rsidP="00246ADD">
      <w:pPr>
        <w:rPr>
          <w:rFonts w:eastAsiaTheme="majorEastAsia" w:cstheme="majorBidi"/>
          <w:bCs/>
          <w:iCs/>
          <w:lang w:val="en-US"/>
        </w:rPr>
      </w:pPr>
      <w:r w:rsidRPr="00F50F5E">
        <w:rPr>
          <w:rFonts w:eastAsiaTheme="majorEastAsia" w:cstheme="majorBidi"/>
          <w:bCs/>
          <w:iCs/>
          <w:lang w:val="en-US"/>
        </w:rPr>
        <w:t>For the 6GR NTN link budget template, for Ka/Ku band PDSCH and PUSCH link level evaluations, the PT-RS configuration is optional, and reported by companies if considered.</w:t>
      </w:r>
    </w:p>
    <w:p w14:paraId="12200D43" w14:textId="77777777" w:rsidR="00246ADD" w:rsidRDefault="00246ADD" w:rsidP="00246ADD">
      <w:pPr>
        <w:ind w:firstLine="720"/>
        <w:rPr>
          <w:rFonts w:eastAsiaTheme="minorEastAsia"/>
          <w:lang w:val="en-US" w:eastAsia="zh-CN"/>
        </w:rPr>
      </w:pPr>
    </w:p>
    <w:p w14:paraId="72A9825A" w14:textId="77777777" w:rsidR="00246ADD" w:rsidRDefault="00246ADD" w:rsidP="00246ADD">
      <w:pPr>
        <w:ind w:firstLine="720"/>
        <w:rPr>
          <w:rFonts w:eastAsiaTheme="minorEastAsia"/>
          <w:lang w:val="en-US" w:eastAsia="zh-CN"/>
        </w:rPr>
      </w:pPr>
    </w:p>
    <w:p w14:paraId="6BFAADAE" w14:textId="77777777" w:rsidR="00246ADD" w:rsidRDefault="00246ADD" w:rsidP="00246ADD">
      <w:pPr>
        <w:rPr>
          <w:lang w:val="en-US"/>
        </w:rPr>
      </w:pPr>
    </w:p>
    <w:p w14:paraId="0AE5D723" w14:textId="77777777" w:rsidR="00246ADD" w:rsidRPr="00F50F5E" w:rsidRDefault="00246ADD" w:rsidP="00246ADD">
      <w:pPr>
        <w:rPr>
          <w:b/>
          <w:bCs/>
          <w:lang w:val="en-US"/>
        </w:rPr>
      </w:pPr>
    </w:p>
    <w:p w14:paraId="2E7B14FC" w14:textId="5D08D650" w:rsidR="00246ADD" w:rsidRPr="00F50F5E" w:rsidRDefault="00C62C50" w:rsidP="00246ADD">
      <w:pPr>
        <w:ind w:left="1440" w:hanging="1440"/>
        <w:rPr>
          <w:b/>
          <w:bCs/>
        </w:rPr>
      </w:pPr>
      <w:hyperlink r:id="rId1887" w:history="1">
        <w:r w:rsidRPr="00F50F5E">
          <w:rPr>
            <w:rStyle w:val="Hyperlink"/>
            <w:rFonts w:ascii="Times New Roman" w:eastAsia="Times New Roman" w:hAnsi="Times New Roman"/>
            <w:b/>
            <w:bCs/>
          </w:rPr>
          <w:t>R1-2606420</w:t>
        </w:r>
      </w:hyperlink>
      <w:r w:rsidR="00246ADD" w:rsidRPr="00F50F5E">
        <w:rPr>
          <w:rFonts w:ascii="Times New Roman" w:eastAsia="Times New Roman" w:hAnsi="Times New Roman"/>
          <w:b/>
          <w:bCs/>
        </w:rPr>
        <w:tab/>
        <w:t>Feature lead summary#3 on NTN specific requirements and design</w:t>
      </w:r>
      <w:r w:rsidR="00246ADD" w:rsidRPr="00F50F5E">
        <w:rPr>
          <w:rFonts w:ascii="Times New Roman" w:eastAsia="Times New Roman" w:hAnsi="Times New Roman"/>
          <w:b/>
          <w:bCs/>
        </w:rPr>
        <w:tab/>
        <w:t>Moderator (Qualcomm Incorporated)</w:t>
      </w:r>
    </w:p>
    <w:p w14:paraId="42E0D506" w14:textId="77777777" w:rsidR="00246ADD" w:rsidRDefault="00246ADD" w:rsidP="00246ADD">
      <w:pPr>
        <w:ind w:firstLine="720"/>
        <w:rPr>
          <w:rFonts w:eastAsiaTheme="minorEastAsia"/>
          <w:lang w:eastAsia="zh-CN"/>
        </w:rPr>
      </w:pPr>
    </w:p>
    <w:p w14:paraId="465919FA" w14:textId="77777777" w:rsidR="00246ADD" w:rsidRDefault="00246ADD" w:rsidP="00246ADD">
      <w:pPr>
        <w:ind w:firstLine="720"/>
        <w:rPr>
          <w:rFonts w:eastAsiaTheme="minorEastAsia"/>
          <w:lang w:eastAsia="zh-CN"/>
        </w:rPr>
      </w:pPr>
    </w:p>
    <w:p w14:paraId="63465AA5" w14:textId="77777777" w:rsidR="00246ADD" w:rsidRDefault="00246ADD" w:rsidP="00246ADD">
      <w:pPr>
        <w:rPr>
          <w:lang w:val="en-US"/>
        </w:rPr>
      </w:pPr>
      <w:r w:rsidRPr="00B35500">
        <w:rPr>
          <w:b/>
          <w:bCs/>
          <w:highlight w:val="green"/>
          <w:u w:val="single"/>
          <w:lang w:val="en-US"/>
        </w:rPr>
        <w:t>Agreement:</w:t>
      </w:r>
      <w:r w:rsidRPr="009201BD">
        <w:rPr>
          <w:lang w:val="en-US"/>
        </w:rPr>
        <w:t xml:space="preserve"> </w:t>
      </w:r>
    </w:p>
    <w:p w14:paraId="1D104914" w14:textId="77777777" w:rsidR="00246ADD" w:rsidRPr="00F50F5E" w:rsidRDefault="00246ADD" w:rsidP="00246ADD">
      <w:pPr>
        <w:rPr>
          <w:lang w:val="en-US"/>
        </w:rPr>
      </w:pPr>
      <w:r w:rsidRPr="00F50F5E">
        <w:rPr>
          <w:lang w:val="en-US"/>
        </w:rPr>
        <w:t>For the 6GR NTN link budget template, for Ka/Ku band link level evaluations, the UE and SAN phase noise model in clause 6.1.11.2 of TR38.803 can be optionally used for BPSK/QPSK (and in that case is reported by companies) and is used for higher order modulation (if evaluated for the link budget template)</w:t>
      </w:r>
    </w:p>
    <w:p w14:paraId="14D055A4" w14:textId="77777777" w:rsidR="00246ADD" w:rsidRPr="00F133A1" w:rsidRDefault="00246ADD">
      <w:pPr>
        <w:pStyle w:val="ListParagraph"/>
        <w:numPr>
          <w:ilvl w:val="0"/>
          <w:numId w:val="260"/>
        </w:numPr>
        <w:suppressAutoHyphens/>
        <w:overflowPunct/>
        <w:autoSpaceDE/>
        <w:autoSpaceDN/>
        <w:adjustRightInd/>
        <w:rPr>
          <w:b/>
          <w:bCs/>
          <w:lang w:val="en-US"/>
        </w:rPr>
      </w:pPr>
      <w:r w:rsidRPr="00F50F5E">
        <w:rPr>
          <w:lang w:val="en-US"/>
        </w:rPr>
        <w:t>NOTE: This agreement only applies to the 6GR NTN link budget template</w:t>
      </w:r>
      <w:r w:rsidRPr="00F133A1">
        <w:rPr>
          <w:b/>
          <w:bCs/>
          <w:lang w:val="en-US"/>
        </w:rPr>
        <w:t>.</w:t>
      </w:r>
    </w:p>
    <w:p w14:paraId="17723219" w14:textId="77777777" w:rsidR="00246ADD" w:rsidRPr="00C93736" w:rsidRDefault="00246ADD" w:rsidP="00246ADD">
      <w:pPr>
        <w:rPr>
          <w:b/>
          <w:bCs/>
          <w:u w:val="single"/>
          <w:lang w:val="en-US"/>
        </w:rPr>
      </w:pPr>
      <w:r w:rsidRPr="00C93736">
        <w:rPr>
          <w:b/>
          <w:bCs/>
          <w:u w:val="single"/>
          <w:lang w:val="en-US"/>
        </w:rPr>
        <w:t>Observation:</w:t>
      </w:r>
    </w:p>
    <w:p w14:paraId="12F8A16E" w14:textId="77777777" w:rsidR="00246ADD" w:rsidRPr="00F50F5E" w:rsidRDefault="00246ADD" w:rsidP="00246ADD">
      <w:pPr>
        <w:rPr>
          <w:rFonts w:ascii="Times New Roman" w:hAnsi="Times New Roman"/>
          <w:u w:val="single"/>
        </w:rPr>
      </w:pPr>
      <w:r w:rsidRPr="00F50F5E">
        <w:rPr>
          <w:rFonts w:ascii="Times New Roman" w:hAnsi="Times New Roman"/>
          <w:lang w:val="en-US"/>
        </w:rPr>
        <w:t>On the issue of HARQ stalling, the following observations are drawn:</w:t>
      </w:r>
      <w:r w:rsidRPr="00F50F5E">
        <w:rPr>
          <w:rFonts w:ascii="Times New Roman" w:hAnsi="Times New Roman"/>
          <w:u w:val="single"/>
        </w:rPr>
        <w:br/>
      </w:r>
    </w:p>
    <w:p w14:paraId="6755C336" w14:textId="77777777" w:rsidR="00246ADD" w:rsidRPr="00F50F5E" w:rsidRDefault="00246ADD">
      <w:pPr>
        <w:pStyle w:val="ListParagraph"/>
        <w:numPr>
          <w:ilvl w:val="0"/>
          <w:numId w:val="259"/>
        </w:numPr>
        <w:spacing w:after="0"/>
        <w:rPr>
          <w:lang w:val="en-US"/>
        </w:rPr>
      </w:pPr>
      <w:r w:rsidRPr="00F50F5E">
        <w:rPr>
          <w:lang w:val="en-US"/>
        </w:rPr>
        <w:t>On Solution 1 (HARQ feedback disabling) and Solution 3 (</w:t>
      </w:r>
      <w:proofErr w:type="spellStart"/>
      <w:r w:rsidRPr="00F50F5E">
        <w:rPr>
          <w:lang w:val="en-US"/>
        </w:rPr>
        <w:t>aNB</w:t>
      </w:r>
      <w:proofErr w:type="spellEnd"/>
      <w:r w:rsidRPr="00F50F5E">
        <w:rPr>
          <w:lang w:val="en-US"/>
        </w:rPr>
        <w:t xml:space="preserve"> reusing the same HARQ process before receiving HARQ-ACK feedback for the previous transmission):</w:t>
      </w:r>
    </w:p>
    <w:p w14:paraId="602EEF0B" w14:textId="77777777" w:rsidR="00246ADD" w:rsidRPr="00F50F5E" w:rsidRDefault="00246ADD">
      <w:pPr>
        <w:pStyle w:val="ListParagraph"/>
        <w:numPr>
          <w:ilvl w:val="1"/>
          <w:numId w:val="258"/>
        </w:numPr>
        <w:spacing w:after="0"/>
        <w:rPr>
          <w:lang w:val="en-US"/>
        </w:rPr>
      </w:pPr>
      <w:r w:rsidRPr="00F50F5E">
        <w:rPr>
          <w:lang w:val="en-US"/>
        </w:rPr>
        <w:t>RAN1 observes that solution 1 was specified in NR Rel-17, and it is clarified in TS 38.300 that “Disabling HARQ feedback allows scheduling a HARQ process before one HARQ RTT has elapsed since last scheduled”. This solution is feasible from RAN1 perspective</w:t>
      </w:r>
    </w:p>
    <w:p w14:paraId="03955F94" w14:textId="77777777" w:rsidR="00246ADD" w:rsidRPr="00F50F5E" w:rsidRDefault="00246ADD">
      <w:pPr>
        <w:pStyle w:val="ListParagraph"/>
        <w:numPr>
          <w:ilvl w:val="1"/>
          <w:numId w:val="258"/>
        </w:numPr>
        <w:rPr>
          <w:lang w:val="en-US"/>
        </w:rPr>
      </w:pPr>
      <w:r w:rsidRPr="00F50F5E">
        <w:rPr>
          <w:lang w:val="en-US"/>
        </w:rPr>
        <w:t>From RAN1 perspective, regarding Solution 3, it is feasible to allow usage of the same HARQ process before the HARQ-ACK feedback has been processed by the base station (subject to out-of-order rules at the UE).</w:t>
      </w:r>
      <w:r w:rsidRPr="00F50F5E">
        <w:rPr>
          <w:sz w:val="40"/>
          <w:szCs w:val="40"/>
          <w:lang w:val="en-US"/>
        </w:rPr>
        <w:t xml:space="preserve"> </w:t>
      </w:r>
      <w:r w:rsidRPr="00F50F5E">
        <w:rPr>
          <w:lang w:val="en-US"/>
        </w:rPr>
        <w:t>Current RAN2 specifications for NR, however, may prevent this behavior at least in some cases (e.g. when DRX is configured).</w:t>
      </w:r>
    </w:p>
    <w:p w14:paraId="1480576E" w14:textId="77777777" w:rsidR="00246ADD" w:rsidRPr="00F50F5E" w:rsidRDefault="00246ADD">
      <w:pPr>
        <w:pStyle w:val="ListParagraph"/>
        <w:numPr>
          <w:ilvl w:val="1"/>
          <w:numId w:val="258"/>
        </w:numPr>
        <w:rPr>
          <w:lang w:val="en-US"/>
        </w:rPr>
      </w:pPr>
      <w:r w:rsidRPr="00F50F5E">
        <w:rPr>
          <w:lang w:val="en-US"/>
        </w:rPr>
        <w:t xml:space="preserve">Under solution 3, having HARQ-ACK feedback for every downlink transmission incurs in signaling overhead and corresponding UE power consumption, which is considered by some companies to be unacceptable for some NTN scenarios. Solution 1 would alleviate this issue. </w:t>
      </w:r>
    </w:p>
    <w:p w14:paraId="1AA6E650" w14:textId="77777777" w:rsidR="00246ADD" w:rsidRPr="00F50F5E" w:rsidRDefault="00246ADD">
      <w:pPr>
        <w:pStyle w:val="ListParagraph"/>
        <w:numPr>
          <w:ilvl w:val="2"/>
          <w:numId w:val="258"/>
        </w:numPr>
        <w:tabs>
          <w:tab w:val="left" w:pos="0"/>
        </w:tabs>
        <w:rPr>
          <w:color w:val="000000" w:themeColor="text1"/>
          <w:lang w:val="en-US"/>
        </w:rPr>
      </w:pPr>
      <w:r w:rsidRPr="00F50F5E">
        <w:rPr>
          <w:color w:val="000000" w:themeColor="text1"/>
          <w:lang w:val="en-US"/>
        </w:rPr>
        <w:t>Some companies indicate that the UE power consumption and overhead associated with HARQ-ACK transmission is limited, and that solution 1 removes the information on successful or unsuccessful reception of the TB and may result in recovery through RLC retransmissions which would increase signaling overhead, latency and corresponding UE power consumption. This assumes that, under solution 3, HARQ-ACK information is used for ARQ retransmissions without relying on RLC status report.</w:t>
      </w:r>
    </w:p>
    <w:p w14:paraId="0FDE4C41" w14:textId="77777777" w:rsidR="00246ADD" w:rsidRPr="00F50F5E" w:rsidRDefault="00246ADD">
      <w:pPr>
        <w:pStyle w:val="ListParagraph"/>
        <w:numPr>
          <w:ilvl w:val="2"/>
          <w:numId w:val="258"/>
        </w:numPr>
        <w:tabs>
          <w:tab w:val="left" w:pos="0"/>
        </w:tabs>
        <w:rPr>
          <w:color w:val="000000" w:themeColor="text1"/>
          <w:lang w:val="en-US"/>
        </w:rPr>
      </w:pPr>
      <w:r w:rsidRPr="00F50F5E">
        <w:rPr>
          <w:color w:val="000000" w:themeColor="text1"/>
          <w:lang w:val="en-US"/>
        </w:rPr>
        <w:t xml:space="preserve">Some companies indicate that </w:t>
      </w:r>
      <w:r w:rsidRPr="00F50F5E">
        <w:rPr>
          <w:rFonts w:eastAsiaTheme="minorEastAsia"/>
          <w:color w:val="000000" w:themeColor="text1"/>
          <w:lang w:val="en-US" w:eastAsia="zh-CN"/>
        </w:rPr>
        <w:t xml:space="preserve">although Solution 3 does not remove the information on successful or unsuccessful reception of the TB, it will not be useful for triggering HARQ retransmissions, and therefore with solution 3 there is also a possibility of ending up in recovery through RLC retransmissions. </w:t>
      </w:r>
      <w:r w:rsidRPr="00F50F5E">
        <w:rPr>
          <w:color w:val="000000" w:themeColor="text1"/>
          <w:lang w:val="en-US"/>
        </w:rPr>
        <w:t>This assumes that, under solution 3, HARQ-ACK information is not used for ARQ retransmissions without relying on RLC status report.</w:t>
      </w:r>
    </w:p>
    <w:p w14:paraId="5E200E23" w14:textId="77777777" w:rsidR="00246ADD" w:rsidRPr="00F50F5E" w:rsidRDefault="00246ADD" w:rsidP="00246ADD">
      <w:pPr>
        <w:overflowPunct w:val="0"/>
        <w:autoSpaceDE w:val="0"/>
        <w:autoSpaceDN w:val="0"/>
        <w:adjustRightInd w:val="0"/>
        <w:spacing w:after="180"/>
        <w:contextualSpacing/>
        <w:textAlignment w:val="baseline"/>
        <w:rPr>
          <w:rFonts w:ascii="Times New Roman" w:hAnsi="Times New Roman"/>
          <w:lang w:val="en-US"/>
        </w:rPr>
      </w:pPr>
    </w:p>
    <w:p w14:paraId="0ECB3B38" w14:textId="77777777" w:rsidR="00246ADD" w:rsidRPr="00F50F5E" w:rsidRDefault="00246ADD">
      <w:pPr>
        <w:pStyle w:val="ListParagraph"/>
        <w:numPr>
          <w:ilvl w:val="1"/>
          <w:numId w:val="258"/>
        </w:numPr>
        <w:rPr>
          <w:lang w:val="en-US"/>
        </w:rPr>
      </w:pPr>
      <w:r w:rsidRPr="00F50F5E">
        <w:rPr>
          <w:lang w:val="en-US"/>
        </w:rPr>
        <w:t xml:space="preserve">Under solution 3, although HARQ-ACK feedback is not used for HARQ retransmissions, some companies indicate that the HARQ-ACK information can be useful for e.g. link adaptation. Some other companies indicate that similar information can be conveyed in an alternative manner (e.g. statistical reporting, dynamic enabling/disabling of HARQ feedback under Solution 1, or disabling of HARQ feedback for some of the HARQ processes). </w:t>
      </w:r>
    </w:p>
    <w:p w14:paraId="25AB9967" w14:textId="77777777" w:rsidR="00246ADD" w:rsidRPr="00F50F5E" w:rsidRDefault="00246ADD">
      <w:pPr>
        <w:pStyle w:val="ListParagraph"/>
        <w:numPr>
          <w:ilvl w:val="1"/>
          <w:numId w:val="258"/>
        </w:numPr>
        <w:rPr>
          <w:lang w:val="en-US"/>
        </w:rPr>
      </w:pPr>
      <w:r w:rsidRPr="00F50F5E">
        <w:rPr>
          <w:lang w:val="en-US"/>
        </w:rPr>
        <w:t>Some companies indicate that the potential benefits of solution 1 in terms of signaling efficiency and power consumption are not directly related to HARQ stalling. Some companies indicate that solution 1 has been specified in NR to solve the problem of HARQ stalling.</w:t>
      </w:r>
    </w:p>
    <w:p w14:paraId="4328D7E3" w14:textId="77777777" w:rsidR="00246ADD" w:rsidRPr="00F50F5E" w:rsidRDefault="00246ADD">
      <w:pPr>
        <w:pStyle w:val="ListParagraph"/>
        <w:numPr>
          <w:ilvl w:val="1"/>
          <w:numId w:val="258"/>
        </w:numPr>
        <w:spacing w:after="0"/>
        <w:rPr>
          <w:lang w:val="en-US"/>
        </w:rPr>
      </w:pPr>
      <w:r w:rsidRPr="00F50F5E">
        <w:rPr>
          <w:lang w:val="en-US"/>
        </w:rPr>
        <w:t>NOTE: The fact that solution 3 and solution 1 are deemed to be “feasible” has no impact on which solution (if any) would be specified.</w:t>
      </w:r>
    </w:p>
    <w:p w14:paraId="10EF06A5" w14:textId="77777777" w:rsidR="00246ADD" w:rsidRPr="00C93736" w:rsidRDefault="00246ADD" w:rsidP="00246ADD">
      <w:pPr>
        <w:rPr>
          <w:lang w:val="en-US"/>
        </w:rPr>
      </w:pPr>
    </w:p>
    <w:p w14:paraId="3CDE9FFD" w14:textId="7EA0C9BD" w:rsidR="00246ADD" w:rsidRPr="00F50F5E" w:rsidRDefault="00C62C50" w:rsidP="00246ADD">
      <w:pPr>
        <w:ind w:left="1440" w:hanging="1440"/>
        <w:rPr>
          <w:b/>
          <w:bCs/>
        </w:rPr>
      </w:pPr>
      <w:hyperlink r:id="rId1888" w:history="1">
        <w:r w:rsidRPr="00F50F5E">
          <w:rPr>
            <w:rStyle w:val="Hyperlink"/>
            <w:rFonts w:ascii="Times New Roman" w:eastAsia="Times New Roman" w:hAnsi="Times New Roman"/>
            <w:b/>
            <w:bCs/>
          </w:rPr>
          <w:t>R1-2606421</w:t>
        </w:r>
      </w:hyperlink>
      <w:r w:rsidR="00246ADD" w:rsidRPr="00F50F5E">
        <w:rPr>
          <w:rFonts w:ascii="Times New Roman" w:eastAsia="Times New Roman" w:hAnsi="Times New Roman"/>
          <w:b/>
          <w:bCs/>
        </w:rPr>
        <w:tab/>
        <w:t>Feature lead summary#4 on NTN specific requirements and design</w:t>
      </w:r>
      <w:r w:rsidR="00246ADD" w:rsidRPr="00F50F5E">
        <w:rPr>
          <w:rFonts w:ascii="Times New Roman" w:eastAsia="Times New Roman" w:hAnsi="Times New Roman"/>
          <w:b/>
          <w:bCs/>
        </w:rPr>
        <w:tab/>
        <w:t>Moderator (Qualcomm Incorporated)</w:t>
      </w:r>
    </w:p>
    <w:p w14:paraId="43AC81A7" w14:textId="77777777" w:rsidR="00246ADD" w:rsidRPr="009966B8" w:rsidRDefault="00246ADD" w:rsidP="00246ADD">
      <w:pPr>
        <w:pStyle w:val="3GPPNormalText"/>
        <w:rPr>
          <w:sz w:val="20"/>
          <w:szCs w:val="22"/>
          <w:u w:val="single"/>
          <w:lang w:val="en-GB"/>
        </w:rPr>
      </w:pPr>
    </w:p>
    <w:p w14:paraId="4BF6CE37" w14:textId="77777777" w:rsidR="00246ADD" w:rsidRPr="009966B8" w:rsidRDefault="00246ADD" w:rsidP="00246ADD">
      <w:pPr>
        <w:pStyle w:val="3GPPNormalText"/>
        <w:rPr>
          <w:b/>
          <w:bCs/>
          <w:sz w:val="20"/>
          <w:szCs w:val="22"/>
          <w:u w:val="single"/>
          <w:lang w:val="en-GB"/>
        </w:rPr>
      </w:pPr>
      <w:r w:rsidRPr="009966B8">
        <w:rPr>
          <w:b/>
          <w:bCs/>
          <w:sz w:val="20"/>
          <w:szCs w:val="22"/>
          <w:highlight w:val="green"/>
          <w:u w:val="single"/>
          <w:lang w:val="en-GB"/>
        </w:rPr>
        <w:t>Agreement:</w:t>
      </w:r>
    </w:p>
    <w:p w14:paraId="5651F90F" w14:textId="77777777" w:rsidR="00246ADD" w:rsidRPr="00F50F5E" w:rsidRDefault="00246ADD" w:rsidP="00246ADD">
      <w:pPr>
        <w:tabs>
          <w:tab w:val="left" w:pos="0"/>
        </w:tabs>
        <w:jc w:val="both"/>
        <w:rPr>
          <w:lang w:val="en-US"/>
        </w:rPr>
      </w:pPr>
      <w:r w:rsidRPr="00F50F5E">
        <w:rPr>
          <w:lang w:val="en-US"/>
        </w:rPr>
        <w:t xml:space="preserve">For the link budget template of 6G NTN, at least the following scenarios are evaluated </w:t>
      </w:r>
    </w:p>
    <w:p w14:paraId="21CC8F90" w14:textId="77777777" w:rsidR="00246ADD" w:rsidRPr="00F50F5E" w:rsidRDefault="00246ADD">
      <w:pPr>
        <w:pStyle w:val="ListParagraph"/>
        <w:numPr>
          <w:ilvl w:val="0"/>
          <w:numId w:val="257"/>
        </w:numPr>
        <w:suppressAutoHyphens/>
        <w:overflowPunct/>
        <w:autoSpaceDE/>
        <w:autoSpaceDN/>
        <w:adjustRightInd/>
        <w:spacing w:after="0"/>
        <w:rPr>
          <w:lang w:val="en-US"/>
        </w:rPr>
      </w:pPr>
      <w:r w:rsidRPr="00F50F5E">
        <w:rPr>
          <w:lang w:val="en-US"/>
        </w:rPr>
        <w:t>NOTE: APC = “Adverse propagation conditions”</w:t>
      </w:r>
    </w:p>
    <w:p w14:paraId="3FAC5C5B" w14:textId="77777777" w:rsidR="00246ADD" w:rsidRPr="00F50F5E" w:rsidRDefault="00246ADD" w:rsidP="00246ADD"/>
    <w:tbl>
      <w:tblPr>
        <w:tblStyle w:val="TableGrid"/>
        <w:tblW w:w="0" w:type="auto"/>
        <w:tblLook w:val="04A0" w:firstRow="1" w:lastRow="0" w:firstColumn="1" w:lastColumn="0" w:noHBand="0" w:noVBand="1"/>
      </w:tblPr>
      <w:tblGrid>
        <w:gridCol w:w="1684"/>
        <w:gridCol w:w="1686"/>
        <w:gridCol w:w="1686"/>
        <w:gridCol w:w="1550"/>
        <w:gridCol w:w="1560"/>
        <w:gridCol w:w="1462"/>
      </w:tblGrid>
      <w:tr w:rsidR="00246ADD" w:rsidRPr="00F50F5E" w14:paraId="53A3F387" w14:textId="77777777" w:rsidTr="00A4208C">
        <w:tc>
          <w:tcPr>
            <w:tcW w:w="1684" w:type="dxa"/>
          </w:tcPr>
          <w:p w14:paraId="525FEF1E" w14:textId="77777777" w:rsidR="00246ADD" w:rsidRPr="00F50F5E" w:rsidRDefault="00246ADD" w:rsidP="00A4208C"/>
        </w:tc>
        <w:tc>
          <w:tcPr>
            <w:tcW w:w="1686" w:type="dxa"/>
          </w:tcPr>
          <w:p w14:paraId="4565267E" w14:textId="77777777" w:rsidR="00246ADD" w:rsidRPr="00F50F5E" w:rsidRDefault="00246ADD" w:rsidP="00A4208C">
            <w:r w:rsidRPr="00F50F5E">
              <w:t>LEO 300</w:t>
            </w:r>
          </w:p>
        </w:tc>
        <w:tc>
          <w:tcPr>
            <w:tcW w:w="1686" w:type="dxa"/>
          </w:tcPr>
          <w:p w14:paraId="54828C62" w14:textId="77777777" w:rsidR="00246ADD" w:rsidRPr="00F50F5E" w:rsidRDefault="00246ADD" w:rsidP="00A4208C">
            <w:r w:rsidRPr="00F50F5E">
              <w:t>LEO 600</w:t>
            </w:r>
          </w:p>
        </w:tc>
        <w:tc>
          <w:tcPr>
            <w:tcW w:w="1550" w:type="dxa"/>
          </w:tcPr>
          <w:p w14:paraId="2F5078EC" w14:textId="77777777" w:rsidR="00246ADD" w:rsidRPr="00F50F5E" w:rsidRDefault="00246ADD" w:rsidP="00A4208C">
            <w:r w:rsidRPr="00F50F5E">
              <w:t>LEO 1200</w:t>
            </w:r>
          </w:p>
        </w:tc>
        <w:tc>
          <w:tcPr>
            <w:tcW w:w="1560" w:type="dxa"/>
          </w:tcPr>
          <w:p w14:paraId="3D3BD019" w14:textId="77777777" w:rsidR="00246ADD" w:rsidRPr="00F50F5E" w:rsidRDefault="00246ADD" w:rsidP="00A4208C">
            <w:r w:rsidRPr="00F50F5E">
              <w:t>MEO 7000</w:t>
            </w:r>
          </w:p>
        </w:tc>
        <w:tc>
          <w:tcPr>
            <w:tcW w:w="1462" w:type="dxa"/>
          </w:tcPr>
          <w:p w14:paraId="3AAB2B2B" w14:textId="77777777" w:rsidR="00246ADD" w:rsidRPr="00F50F5E" w:rsidRDefault="00246ADD" w:rsidP="00A4208C">
            <w:r w:rsidRPr="00F50F5E">
              <w:t>GEO</w:t>
            </w:r>
          </w:p>
        </w:tc>
      </w:tr>
      <w:tr w:rsidR="00246ADD" w:rsidRPr="00F50F5E" w14:paraId="70B0C7F1" w14:textId="77777777" w:rsidTr="00A4208C">
        <w:tc>
          <w:tcPr>
            <w:tcW w:w="1684" w:type="dxa"/>
          </w:tcPr>
          <w:p w14:paraId="53C252E4" w14:textId="77777777" w:rsidR="00246ADD" w:rsidRPr="00F50F5E" w:rsidRDefault="00246ADD" w:rsidP="00A4208C">
            <w:r w:rsidRPr="00F50F5E">
              <w:t>S-band</w:t>
            </w:r>
          </w:p>
        </w:tc>
        <w:tc>
          <w:tcPr>
            <w:tcW w:w="1686" w:type="dxa"/>
          </w:tcPr>
          <w:p w14:paraId="60F2CE4A" w14:textId="77777777" w:rsidR="00246ADD" w:rsidRPr="00F50F5E" w:rsidRDefault="00246ADD" w:rsidP="00A4208C">
            <w:r w:rsidRPr="00F50F5E">
              <w:t>1)   30deg, beam edge, Outdoor</w:t>
            </w:r>
          </w:p>
          <w:p w14:paraId="5DE0E870" w14:textId="77777777" w:rsidR="00246ADD" w:rsidRPr="00F50F5E" w:rsidRDefault="00246ADD" w:rsidP="00A4208C">
            <w:r w:rsidRPr="00F50F5E">
              <w:t>2)   30deg, beam edge, APC (Optional)</w:t>
            </w:r>
          </w:p>
        </w:tc>
        <w:tc>
          <w:tcPr>
            <w:tcW w:w="1686" w:type="dxa"/>
          </w:tcPr>
          <w:p w14:paraId="1841FEAF" w14:textId="77777777" w:rsidR="00246ADD" w:rsidRPr="00F50F5E" w:rsidRDefault="00246ADD" w:rsidP="00A4208C">
            <w:r w:rsidRPr="00F50F5E">
              <w:t>1)   30deg, beam edge, Outdoor</w:t>
            </w:r>
          </w:p>
          <w:p w14:paraId="36D44BED" w14:textId="77777777" w:rsidR="00246ADD" w:rsidRPr="00F50F5E" w:rsidRDefault="00246ADD" w:rsidP="00A4208C">
            <w:r w:rsidRPr="00F50F5E">
              <w:t>2)   30deg, beam edge, APC (Optional)</w:t>
            </w:r>
          </w:p>
        </w:tc>
        <w:tc>
          <w:tcPr>
            <w:tcW w:w="1550" w:type="dxa"/>
          </w:tcPr>
          <w:p w14:paraId="0971A076" w14:textId="77777777" w:rsidR="00246ADD" w:rsidRPr="00F50F5E" w:rsidRDefault="00246ADD" w:rsidP="00A4208C">
            <w:r w:rsidRPr="00F50F5E">
              <w:t>N/A</w:t>
            </w:r>
          </w:p>
        </w:tc>
        <w:tc>
          <w:tcPr>
            <w:tcW w:w="1560" w:type="dxa"/>
          </w:tcPr>
          <w:p w14:paraId="67258EC7" w14:textId="77777777" w:rsidR="00246ADD" w:rsidRPr="00F50F5E" w:rsidRDefault="00246ADD" w:rsidP="00A4208C">
            <w:r w:rsidRPr="00F50F5E">
              <w:t>1)   30deg, beam edge, Outdoor</w:t>
            </w:r>
          </w:p>
          <w:p w14:paraId="26E3662D" w14:textId="77777777" w:rsidR="00246ADD" w:rsidRPr="00F50F5E" w:rsidRDefault="00246ADD" w:rsidP="00A4208C"/>
        </w:tc>
        <w:tc>
          <w:tcPr>
            <w:tcW w:w="1462" w:type="dxa"/>
          </w:tcPr>
          <w:p w14:paraId="7CD385D0" w14:textId="77777777" w:rsidR="00246ADD" w:rsidRPr="00F50F5E" w:rsidRDefault="00246ADD" w:rsidP="00A4208C">
            <w:r w:rsidRPr="00F50F5E">
              <w:t>1)   12.5deg, beam edge, Outdoor</w:t>
            </w:r>
          </w:p>
          <w:p w14:paraId="59C188FA" w14:textId="77777777" w:rsidR="00246ADD" w:rsidRPr="00F50F5E" w:rsidRDefault="00246ADD" w:rsidP="00A4208C"/>
        </w:tc>
      </w:tr>
      <w:tr w:rsidR="00246ADD" w:rsidRPr="00F50F5E" w14:paraId="5A562D7D" w14:textId="77777777" w:rsidTr="00A4208C">
        <w:tc>
          <w:tcPr>
            <w:tcW w:w="1684" w:type="dxa"/>
          </w:tcPr>
          <w:p w14:paraId="48F362AF" w14:textId="77777777" w:rsidR="00246ADD" w:rsidRPr="00F50F5E" w:rsidRDefault="00246ADD" w:rsidP="00A4208C">
            <w:r w:rsidRPr="00F50F5E">
              <w:t>Ka band</w:t>
            </w:r>
          </w:p>
        </w:tc>
        <w:tc>
          <w:tcPr>
            <w:tcW w:w="1686" w:type="dxa"/>
          </w:tcPr>
          <w:p w14:paraId="3C1DB069" w14:textId="77777777" w:rsidR="00246ADD" w:rsidRPr="00F50F5E" w:rsidRDefault="00246ADD" w:rsidP="00A4208C">
            <w:r w:rsidRPr="00F50F5E">
              <w:t>N/A</w:t>
            </w:r>
          </w:p>
        </w:tc>
        <w:tc>
          <w:tcPr>
            <w:tcW w:w="1686" w:type="dxa"/>
          </w:tcPr>
          <w:p w14:paraId="5A058801" w14:textId="77777777" w:rsidR="00246ADD" w:rsidRPr="00F50F5E" w:rsidRDefault="00246ADD" w:rsidP="00A4208C">
            <w:r w:rsidRPr="00F50F5E">
              <w:t>1)   30deg, beam edge, Outdoor</w:t>
            </w:r>
          </w:p>
          <w:p w14:paraId="213F82BB" w14:textId="77777777" w:rsidR="00246ADD" w:rsidRPr="00F50F5E" w:rsidRDefault="00246ADD" w:rsidP="00A4208C"/>
        </w:tc>
        <w:tc>
          <w:tcPr>
            <w:tcW w:w="1550" w:type="dxa"/>
          </w:tcPr>
          <w:p w14:paraId="1C86F6C9" w14:textId="77777777" w:rsidR="00246ADD" w:rsidRPr="00F50F5E" w:rsidRDefault="00246ADD" w:rsidP="00A4208C"/>
        </w:tc>
        <w:tc>
          <w:tcPr>
            <w:tcW w:w="1560" w:type="dxa"/>
          </w:tcPr>
          <w:p w14:paraId="00B62F00" w14:textId="77777777" w:rsidR="00246ADD" w:rsidRPr="00F50F5E" w:rsidRDefault="00246ADD" w:rsidP="00A4208C">
            <w:r w:rsidRPr="00F50F5E">
              <w:t>N/A</w:t>
            </w:r>
          </w:p>
        </w:tc>
        <w:tc>
          <w:tcPr>
            <w:tcW w:w="1462" w:type="dxa"/>
          </w:tcPr>
          <w:p w14:paraId="6835CC65" w14:textId="77777777" w:rsidR="00246ADD" w:rsidRPr="00F50F5E" w:rsidRDefault="00246ADD" w:rsidP="00A4208C">
            <w:r w:rsidRPr="00F50F5E">
              <w:t>1)   12.5deg, beam edge, Outdoor</w:t>
            </w:r>
          </w:p>
          <w:p w14:paraId="72EF1DC6" w14:textId="77777777" w:rsidR="00246ADD" w:rsidRPr="00F50F5E" w:rsidRDefault="00246ADD" w:rsidP="00A4208C"/>
        </w:tc>
      </w:tr>
      <w:tr w:rsidR="00246ADD" w:rsidRPr="00F50F5E" w14:paraId="09C67232" w14:textId="77777777" w:rsidTr="00A4208C">
        <w:tc>
          <w:tcPr>
            <w:tcW w:w="1684" w:type="dxa"/>
          </w:tcPr>
          <w:p w14:paraId="371BF84A" w14:textId="77777777" w:rsidR="00246ADD" w:rsidRPr="00F50F5E" w:rsidRDefault="00246ADD" w:rsidP="00A4208C">
            <w:r w:rsidRPr="00F50F5E">
              <w:t>Ku band</w:t>
            </w:r>
          </w:p>
        </w:tc>
        <w:tc>
          <w:tcPr>
            <w:tcW w:w="1686" w:type="dxa"/>
          </w:tcPr>
          <w:p w14:paraId="47110D98" w14:textId="77777777" w:rsidR="00246ADD" w:rsidRPr="00F50F5E" w:rsidRDefault="00246ADD" w:rsidP="00A4208C">
            <w:r w:rsidRPr="00F50F5E">
              <w:t>N/A</w:t>
            </w:r>
          </w:p>
        </w:tc>
        <w:tc>
          <w:tcPr>
            <w:tcW w:w="1686" w:type="dxa"/>
          </w:tcPr>
          <w:p w14:paraId="74434A78" w14:textId="77777777" w:rsidR="00246ADD" w:rsidRPr="00F50F5E" w:rsidRDefault="00246ADD" w:rsidP="00A4208C">
            <w:r w:rsidRPr="00F50F5E">
              <w:t>N/A</w:t>
            </w:r>
          </w:p>
        </w:tc>
        <w:tc>
          <w:tcPr>
            <w:tcW w:w="1550" w:type="dxa"/>
          </w:tcPr>
          <w:p w14:paraId="548CDE05" w14:textId="77777777" w:rsidR="00246ADD" w:rsidRPr="00F50F5E" w:rsidRDefault="00246ADD" w:rsidP="00A4208C">
            <w:r w:rsidRPr="00F50F5E">
              <w:t>1)   30deg, beam edge, Outdoor</w:t>
            </w:r>
          </w:p>
          <w:p w14:paraId="3B2E4C8B" w14:textId="77777777" w:rsidR="00246ADD" w:rsidRPr="00F50F5E" w:rsidRDefault="00246ADD" w:rsidP="00A4208C"/>
        </w:tc>
        <w:tc>
          <w:tcPr>
            <w:tcW w:w="1560" w:type="dxa"/>
          </w:tcPr>
          <w:p w14:paraId="7A3B4B75" w14:textId="77777777" w:rsidR="00246ADD" w:rsidRPr="00F50F5E" w:rsidRDefault="00246ADD" w:rsidP="00A4208C">
            <w:r w:rsidRPr="00F50F5E">
              <w:t>N/A</w:t>
            </w:r>
          </w:p>
        </w:tc>
        <w:tc>
          <w:tcPr>
            <w:tcW w:w="1462" w:type="dxa"/>
          </w:tcPr>
          <w:p w14:paraId="4FCAB4F9" w14:textId="77777777" w:rsidR="00246ADD" w:rsidRPr="00F50F5E" w:rsidRDefault="00246ADD" w:rsidP="00A4208C">
            <w:r w:rsidRPr="00F50F5E">
              <w:t>1)   12.5deg, beam edge, Outdoor</w:t>
            </w:r>
          </w:p>
          <w:p w14:paraId="2E8D9CD5" w14:textId="77777777" w:rsidR="00246ADD" w:rsidRPr="00F50F5E" w:rsidRDefault="00246ADD" w:rsidP="00A4208C"/>
        </w:tc>
      </w:tr>
    </w:tbl>
    <w:p w14:paraId="1D17A156" w14:textId="77777777" w:rsidR="00246ADD" w:rsidRPr="00F50F5E" w:rsidRDefault="00246ADD" w:rsidP="00246ADD">
      <w:pPr>
        <w:tabs>
          <w:tab w:val="left" w:pos="0"/>
        </w:tabs>
      </w:pPr>
    </w:p>
    <w:p w14:paraId="2E952A6C" w14:textId="77777777" w:rsidR="00246ADD" w:rsidRPr="00F50F5E" w:rsidRDefault="00246ADD" w:rsidP="00246ADD">
      <w:pPr>
        <w:tabs>
          <w:tab w:val="left" w:pos="0"/>
        </w:tabs>
      </w:pPr>
      <w:r w:rsidRPr="00F50F5E">
        <w:t>NOTE: In the scenarios above, no “wide beam” operation is assumed. The link budget for wide-beam operation can be provided by companies in the corresponding topic. The beam edge diameter is according to the agreed tables.</w:t>
      </w:r>
    </w:p>
    <w:p w14:paraId="2B894455" w14:textId="77777777" w:rsidR="00246ADD" w:rsidRPr="00F50F5E" w:rsidRDefault="00246ADD" w:rsidP="00246ADD">
      <w:r w:rsidRPr="00F50F5E">
        <w:t>NOTE: If companies provide results for other scenarios than mentioned above, the corresponding results can be captured in link budget summary table.</w:t>
      </w:r>
    </w:p>
    <w:p w14:paraId="4C0F3537" w14:textId="77777777" w:rsidR="00246ADD" w:rsidRDefault="00246ADD" w:rsidP="00246ADD">
      <w:pPr>
        <w:pStyle w:val="3GPPNormalText"/>
        <w:rPr>
          <w:lang w:val="en-GB"/>
        </w:rPr>
      </w:pPr>
    </w:p>
    <w:p w14:paraId="7E794BA1" w14:textId="77777777" w:rsidR="00246ADD" w:rsidRDefault="00246ADD" w:rsidP="00246ADD">
      <w:pPr>
        <w:pStyle w:val="3GPPNormalText"/>
        <w:rPr>
          <w:lang w:val="en-GB"/>
        </w:rPr>
      </w:pPr>
    </w:p>
    <w:p w14:paraId="0E5758BA" w14:textId="12A7EC3B" w:rsidR="00246ADD" w:rsidRPr="00F50F5E" w:rsidRDefault="00C62C50" w:rsidP="00246ADD">
      <w:pPr>
        <w:ind w:left="1440" w:hanging="1440"/>
        <w:rPr>
          <w:b/>
          <w:bCs/>
        </w:rPr>
      </w:pPr>
      <w:hyperlink r:id="rId1889" w:history="1">
        <w:r w:rsidRPr="00F50F5E">
          <w:rPr>
            <w:rStyle w:val="Hyperlink"/>
            <w:rFonts w:ascii="Times New Roman" w:eastAsia="Times New Roman" w:hAnsi="Times New Roman"/>
            <w:b/>
            <w:bCs/>
          </w:rPr>
          <w:t>R1-2606422</w:t>
        </w:r>
      </w:hyperlink>
      <w:r w:rsidR="00246ADD" w:rsidRPr="00F50F5E">
        <w:rPr>
          <w:rFonts w:ascii="Times New Roman" w:eastAsia="Times New Roman" w:hAnsi="Times New Roman"/>
          <w:b/>
          <w:bCs/>
        </w:rPr>
        <w:tab/>
        <w:t>Feature lead summary#5 on NTN specific requirements and design</w:t>
      </w:r>
      <w:r w:rsidR="00246ADD" w:rsidRPr="00F50F5E">
        <w:rPr>
          <w:rFonts w:ascii="Times New Roman" w:eastAsia="Times New Roman" w:hAnsi="Times New Roman"/>
          <w:b/>
          <w:bCs/>
        </w:rPr>
        <w:tab/>
        <w:t>Moderator (Qualcomm Incorporated)</w:t>
      </w:r>
    </w:p>
    <w:p w14:paraId="47F38726" w14:textId="77777777" w:rsidR="00246ADD" w:rsidRDefault="00246ADD" w:rsidP="00246ADD">
      <w:pPr>
        <w:pStyle w:val="3GPPNormalText"/>
        <w:rPr>
          <w:lang w:val="en-GB"/>
        </w:rPr>
      </w:pPr>
    </w:p>
    <w:p w14:paraId="6494A3C1" w14:textId="77777777" w:rsidR="00246ADD" w:rsidRDefault="00246ADD" w:rsidP="00246ADD">
      <w:pPr>
        <w:overflowPunct w:val="0"/>
        <w:autoSpaceDE w:val="0"/>
        <w:autoSpaceDN w:val="0"/>
        <w:adjustRightInd w:val="0"/>
        <w:rPr>
          <w:b/>
          <w:bCs/>
          <w:lang w:val="en-US"/>
        </w:rPr>
      </w:pPr>
      <w:r w:rsidRPr="007F6592">
        <w:rPr>
          <w:b/>
          <w:bCs/>
          <w:highlight w:val="darkYellow"/>
          <w:u w:val="single"/>
          <w:lang w:val="en-US"/>
        </w:rPr>
        <w:t>Working assumption:</w:t>
      </w:r>
      <w:r w:rsidRPr="005C6EDD">
        <w:rPr>
          <w:b/>
          <w:bCs/>
          <w:lang w:val="en-US"/>
        </w:rPr>
        <w:t xml:space="preserve"> </w:t>
      </w:r>
    </w:p>
    <w:p w14:paraId="355B12FB" w14:textId="77777777" w:rsidR="00246ADD" w:rsidRPr="00F50F5E" w:rsidRDefault="00246ADD" w:rsidP="00246ADD">
      <w:pPr>
        <w:overflowPunct w:val="0"/>
        <w:autoSpaceDE w:val="0"/>
        <w:autoSpaceDN w:val="0"/>
        <w:adjustRightInd w:val="0"/>
        <w:rPr>
          <w:rFonts w:ascii="Times New Roman" w:hAnsi="Times New Roman"/>
          <w:lang w:val="en-US"/>
        </w:rPr>
      </w:pPr>
      <w:r w:rsidRPr="00F50F5E">
        <w:rPr>
          <w:rFonts w:ascii="Times New Roman" w:hAnsi="Times New Roman"/>
          <w:lang w:val="en-US"/>
        </w:rPr>
        <w:t>On the link budget template for 6GR NTN, the following values are used for Ka and Ku-band:</w:t>
      </w:r>
    </w:p>
    <w:p w14:paraId="01F4084B" w14:textId="77777777" w:rsidR="00246ADD" w:rsidRPr="00F50F5E" w:rsidRDefault="00246ADD">
      <w:pPr>
        <w:pStyle w:val="ListParagraph"/>
        <w:numPr>
          <w:ilvl w:val="0"/>
          <w:numId w:val="261"/>
        </w:numPr>
        <w:rPr>
          <w:color w:val="000000" w:themeColor="text1"/>
          <w:lang w:val="en-US"/>
        </w:rPr>
      </w:pPr>
      <w:r w:rsidRPr="00F50F5E">
        <w:rPr>
          <w:color w:val="000000" w:themeColor="text1"/>
          <w:lang w:val="en-US"/>
        </w:rPr>
        <w:t>“(28a) Atmospheric loss (dB)”</w:t>
      </w:r>
    </w:p>
    <w:p w14:paraId="09EEE84F"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Ka-band GEO 20GHz (12.5 degree elevation): 1.2dB</w:t>
      </w:r>
    </w:p>
    <w:p w14:paraId="2D52E7FC"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Ka band GEO 30GHz (12.5 degree elevation): 1.1dB</w:t>
      </w:r>
    </w:p>
    <w:p w14:paraId="609A6B61"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Ku band GEO (12.5 degree elevation): 0.2dB</w:t>
      </w:r>
    </w:p>
    <w:p w14:paraId="1F1645B7"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Ka-band LEO (30 degree elevation): 0.5dB</w:t>
      </w:r>
    </w:p>
    <w:p w14:paraId="347D34A1"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Ku-band LEO (30 degree elevation): 0.1dB</w:t>
      </w:r>
    </w:p>
    <w:p w14:paraId="4258D257"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NOTE: These losses do not include rain loss. The values are obtained from ITU P.676 figures.</w:t>
      </w:r>
    </w:p>
    <w:p w14:paraId="648A22E1" w14:textId="77777777" w:rsidR="00246ADD" w:rsidRPr="00F50F5E" w:rsidRDefault="00246ADD">
      <w:pPr>
        <w:pStyle w:val="ListParagraph"/>
        <w:numPr>
          <w:ilvl w:val="0"/>
          <w:numId w:val="261"/>
        </w:numPr>
        <w:rPr>
          <w:color w:val="000000" w:themeColor="text1"/>
          <w:lang w:val="en-US"/>
        </w:rPr>
      </w:pPr>
      <w:r w:rsidRPr="00F50F5E">
        <w:rPr>
          <w:color w:val="000000" w:themeColor="text1"/>
          <w:lang w:val="en-US"/>
        </w:rPr>
        <w:t>“(28b) Shadow fading margin (dB)” = 0</w:t>
      </w:r>
    </w:p>
    <w:p w14:paraId="2268F253" w14:textId="77777777" w:rsidR="00246ADD" w:rsidRPr="00F50F5E" w:rsidRDefault="00246ADD">
      <w:pPr>
        <w:pStyle w:val="ListParagraph"/>
        <w:numPr>
          <w:ilvl w:val="0"/>
          <w:numId w:val="261"/>
        </w:numPr>
        <w:rPr>
          <w:color w:val="000000" w:themeColor="text1"/>
          <w:lang w:val="en-US"/>
        </w:rPr>
      </w:pPr>
      <w:r w:rsidRPr="00F50F5E">
        <w:rPr>
          <w:color w:val="000000" w:themeColor="text1"/>
          <w:lang w:val="en-US"/>
        </w:rPr>
        <w:t>“(28c) Scintillation loss (dB)”</w:t>
      </w:r>
    </w:p>
    <w:p w14:paraId="2F2512CD"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GEO (12.5 degree elevation) Ka band, 1.1dB</w:t>
      </w:r>
    </w:p>
    <w:p w14:paraId="3C4F023D" w14:textId="77777777" w:rsidR="00246ADD" w:rsidRPr="00F50F5E" w:rsidRDefault="00246ADD">
      <w:pPr>
        <w:pStyle w:val="ListParagraph"/>
        <w:numPr>
          <w:ilvl w:val="1"/>
          <w:numId w:val="261"/>
        </w:numPr>
        <w:rPr>
          <w:color w:val="000000" w:themeColor="text1"/>
          <w:lang w:val="en-US"/>
        </w:rPr>
      </w:pPr>
      <w:r w:rsidRPr="00F50F5E">
        <w:rPr>
          <w:color w:val="000000" w:themeColor="text1"/>
          <w:lang w:val="en-US"/>
        </w:rPr>
        <w:t>For LEO (30 degree elevation) Ka band, 0.3dB</w:t>
      </w:r>
    </w:p>
    <w:p w14:paraId="3E15A7BD" w14:textId="77777777" w:rsidR="00246ADD" w:rsidRPr="00F50F5E" w:rsidRDefault="00246ADD">
      <w:pPr>
        <w:pStyle w:val="ListParagraph"/>
        <w:numPr>
          <w:ilvl w:val="1"/>
          <w:numId w:val="261"/>
        </w:numPr>
        <w:rPr>
          <w:lang w:val="en-US"/>
        </w:rPr>
      </w:pPr>
      <w:r w:rsidRPr="00F50F5E">
        <w:rPr>
          <w:color w:val="000000" w:themeColor="text1"/>
          <w:lang w:val="en-US"/>
        </w:rPr>
        <w:t xml:space="preserve">For GEO (12.5 degree </w:t>
      </w:r>
      <w:r w:rsidRPr="00F50F5E">
        <w:rPr>
          <w:lang w:val="en-US"/>
        </w:rPr>
        <w:t>elevation) Ku band, 0.3dB</w:t>
      </w:r>
    </w:p>
    <w:p w14:paraId="5FD0E5BC" w14:textId="77777777" w:rsidR="00246ADD" w:rsidRPr="00F50F5E" w:rsidRDefault="00246ADD">
      <w:pPr>
        <w:pStyle w:val="ListParagraph"/>
        <w:numPr>
          <w:ilvl w:val="1"/>
          <w:numId w:val="261"/>
        </w:numPr>
        <w:rPr>
          <w:lang w:val="en-US"/>
        </w:rPr>
      </w:pPr>
      <w:r w:rsidRPr="00F50F5E">
        <w:rPr>
          <w:lang w:val="en-US"/>
        </w:rPr>
        <w:t>For LEO (30 degree elevation) Ku band, 0.2dB</w:t>
      </w:r>
    </w:p>
    <w:p w14:paraId="6C0A4299" w14:textId="77777777" w:rsidR="00246ADD" w:rsidRPr="00F50F5E" w:rsidRDefault="00246ADD">
      <w:pPr>
        <w:pStyle w:val="ListParagraph"/>
        <w:numPr>
          <w:ilvl w:val="1"/>
          <w:numId w:val="261"/>
        </w:numPr>
        <w:rPr>
          <w:lang w:val="en-US"/>
        </w:rPr>
      </w:pPr>
      <w:r w:rsidRPr="00F50F5E">
        <w:rPr>
          <w:lang w:val="en-US"/>
        </w:rPr>
        <w:t>NOTE: This scintillation loss is due to tropospheric scintillation, as described in TR 38.811.</w:t>
      </w:r>
    </w:p>
    <w:p w14:paraId="60A9D799" w14:textId="77777777" w:rsidR="00246ADD" w:rsidRPr="00F50F5E" w:rsidRDefault="00246ADD">
      <w:pPr>
        <w:pStyle w:val="ListParagraph"/>
        <w:numPr>
          <w:ilvl w:val="0"/>
          <w:numId w:val="261"/>
        </w:numPr>
        <w:rPr>
          <w:lang w:val="en-US"/>
        </w:rPr>
      </w:pPr>
      <w:r w:rsidRPr="00F50F5E">
        <w:rPr>
          <w:lang w:val="en-US"/>
        </w:rPr>
        <w:t xml:space="preserve">“(28d) Polarization loss (dB)” = 0dB </w:t>
      </w:r>
    </w:p>
    <w:p w14:paraId="6EC0F7B3" w14:textId="77777777" w:rsidR="00246ADD" w:rsidRPr="00F50F5E" w:rsidRDefault="00246ADD">
      <w:pPr>
        <w:pStyle w:val="ListParagraph"/>
        <w:numPr>
          <w:ilvl w:val="1"/>
          <w:numId w:val="261"/>
        </w:numPr>
        <w:rPr>
          <w:lang w:val="en-US"/>
        </w:rPr>
      </w:pPr>
      <w:r w:rsidRPr="00F50F5E">
        <w:rPr>
          <w:lang w:val="en-US"/>
        </w:rPr>
        <w:lastRenderedPageBreak/>
        <w:t>This is due to matching polarizations between UE and SAN antenna</w:t>
      </w:r>
    </w:p>
    <w:p w14:paraId="7BEB762D" w14:textId="77777777" w:rsidR="00246ADD" w:rsidRPr="00F50F5E" w:rsidRDefault="00246ADD">
      <w:pPr>
        <w:pStyle w:val="ListParagraph"/>
        <w:numPr>
          <w:ilvl w:val="0"/>
          <w:numId w:val="261"/>
        </w:numPr>
        <w:rPr>
          <w:lang w:val="en-US"/>
        </w:rPr>
      </w:pPr>
      <w:r w:rsidRPr="00F50F5E">
        <w:rPr>
          <w:lang w:val="en-US"/>
        </w:rPr>
        <w:t>“(4b-2) / (11-b2) Scanning loss (dB)” is</w:t>
      </w:r>
    </w:p>
    <w:p w14:paraId="132188C6" w14:textId="77777777" w:rsidR="00246ADD" w:rsidRPr="00F50F5E" w:rsidRDefault="00246ADD">
      <w:pPr>
        <w:pStyle w:val="ListParagraph"/>
        <w:numPr>
          <w:ilvl w:val="1"/>
          <w:numId w:val="261"/>
        </w:numPr>
        <w:rPr>
          <w:lang w:val="en-US"/>
        </w:rPr>
      </w:pPr>
      <w:r w:rsidRPr="00F50F5E">
        <w:rPr>
          <w:lang w:val="en-US"/>
        </w:rPr>
        <w:t>Calculated based on elevation angle and antenna element pattern gain for both SAN and UE (if they use antenna arrays)</w:t>
      </w:r>
    </w:p>
    <w:p w14:paraId="0888C11D" w14:textId="77777777" w:rsidR="00246ADD" w:rsidRPr="00F50F5E" w:rsidRDefault="00246ADD">
      <w:pPr>
        <w:pStyle w:val="ListParagraph"/>
        <w:numPr>
          <w:ilvl w:val="2"/>
          <w:numId w:val="261"/>
        </w:numPr>
        <w:rPr>
          <w:lang w:val="en-US"/>
        </w:rPr>
      </w:pPr>
      <w:r w:rsidRPr="00F50F5E">
        <w:rPr>
          <w:lang w:val="en-US"/>
        </w:rPr>
        <w:t>NOTE: RAN1 might need to revisit the agreed antenna element pattern gain.</w:t>
      </w:r>
    </w:p>
    <w:p w14:paraId="01653D52" w14:textId="77777777" w:rsidR="00246ADD" w:rsidRPr="00F50F5E" w:rsidRDefault="00246ADD">
      <w:pPr>
        <w:pStyle w:val="ListParagraph"/>
        <w:numPr>
          <w:ilvl w:val="0"/>
          <w:numId w:val="261"/>
        </w:numPr>
        <w:rPr>
          <w:lang w:val="en-US"/>
        </w:rPr>
      </w:pPr>
      <w:r w:rsidRPr="00F50F5E">
        <w:rPr>
          <w:lang w:val="en-US"/>
        </w:rPr>
        <w:t>“(20) Receiver implementation margin (dB)” = 1dB</w:t>
      </w:r>
    </w:p>
    <w:p w14:paraId="23EE26B7" w14:textId="77777777" w:rsidR="00246ADD" w:rsidRPr="00F50F5E" w:rsidRDefault="00246ADD">
      <w:pPr>
        <w:pStyle w:val="ListParagraph"/>
        <w:numPr>
          <w:ilvl w:val="0"/>
          <w:numId w:val="261"/>
        </w:numPr>
        <w:rPr>
          <w:lang w:val="en-US"/>
        </w:rPr>
      </w:pPr>
      <w:r w:rsidRPr="00F50F5E">
        <w:rPr>
          <w:lang w:val="en-US"/>
        </w:rPr>
        <w:t>“(27) Penetration margin” = 0dB</w:t>
      </w:r>
    </w:p>
    <w:p w14:paraId="02500F9B" w14:textId="77777777" w:rsidR="00246ADD" w:rsidRPr="00F50F5E" w:rsidRDefault="00246ADD">
      <w:pPr>
        <w:pStyle w:val="ListParagraph"/>
        <w:numPr>
          <w:ilvl w:val="0"/>
          <w:numId w:val="261"/>
        </w:numPr>
        <w:rPr>
          <w:lang w:val="en-US"/>
        </w:rPr>
      </w:pPr>
      <w:r w:rsidRPr="00F50F5E">
        <w:rPr>
          <w:lang w:val="en-US"/>
        </w:rPr>
        <w:t>“(28e) Other losses” = 0dB</w:t>
      </w:r>
    </w:p>
    <w:p w14:paraId="5473531C" w14:textId="77777777" w:rsidR="00246ADD" w:rsidRPr="00F50F5E" w:rsidRDefault="00246ADD" w:rsidP="00246ADD">
      <w:pPr>
        <w:overflowPunct w:val="0"/>
        <w:autoSpaceDE w:val="0"/>
        <w:autoSpaceDN w:val="0"/>
        <w:adjustRightInd w:val="0"/>
        <w:rPr>
          <w:rFonts w:ascii="Times New Roman" w:hAnsi="Times New Roman"/>
          <w:lang w:val="en-US"/>
        </w:rPr>
      </w:pPr>
      <w:r w:rsidRPr="00F50F5E">
        <w:rPr>
          <w:rFonts w:ascii="Times New Roman" w:hAnsi="Times New Roman"/>
          <w:lang w:val="en-US"/>
        </w:rPr>
        <w:t>NOTE: The study of a particular scenario for the link budget template does not imply that, if RAN1 determines a coverage gap for that scenario, it will be studied or specified how to close it.</w:t>
      </w:r>
    </w:p>
    <w:p w14:paraId="6748384B" w14:textId="77777777" w:rsidR="00246ADD" w:rsidRDefault="00246ADD" w:rsidP="00246ADD">
      <w:pPr>
        <w:rPr>
          <w:lang w:val="en-US"/>
        </w:rPr>
      </w:pPr>
    </w:p>
    <w:p w14:paraId="58A4899C" w14:textId="77777777" w:rsidR="00246ADD" w:rsidRDefault="00246ADD" w:rsidP="00246ADD">
      <w:pPr>
        <w:overflowPunct w:val="0"/>
        <w:autoSpaceDE w:val="0"/>
        <w:autoSpaceDN w:val="0"/>
        <w:adjustRightInd w:val="0"/>
        <w:rPr>
          <w:b/>
          <w:bCs/>
          <w:lang w:val="en-US"/>
        </w:rPr>
      </w:pPr>
      <w:r w:rsidRPr="00C906E7">
        <w:rPr>
          <w:b/>
          <w:bCs/>
          <w:highlight w:val="darkYellow"/>
          <w:u w:val="single"/>
          <w:lang w:val="en-US"/>
        </w:rPr>
        <w:t>Working assumption:</w:t>
      </w:r>
      <w:r w:rsidRPr="005C6EDD">
        <w:rPr>
          <w:b/>
          <w:bCs/>
          <w:lang w:val="en-US"/>
        </w:rPr>
        <w:t xml:space="preserve"> </w:t>
      </w:r>
    </w:p>
    <w:p w14:paraId="3B4002E2" w14:textId="77777777" w:rsidR="00246ADD" w:rsidRPr="00F50F5E" w:rsidRDefault="00246ADD" w:rsidP="00246ADD">
      <w:pPr>
        <w:rPr>
          <w:lang w:val="en-US"/>
        </w:rPr>
      </w:pPr>
      <w:r w:rsidRPr="00F50F5E">
        <w:rPr>
          <w:lang w:val="en-US"/>
        </w:rPr>
        <w:t>For 6GR NTN MEO-7000 S-band, the following parameters are adopted:</w:t>
      </w:r>
    </w:p>
    <w:p w14:paraId="21BB7072" w14:textId="77777777" w:rsidR="00246ADD" w:rsidRPr="00F50F5E" w:rsidRDefault="00246ADD">
      <w:pPr>
        <w:pStyle w:val="ListParagraph"/>
        <w:numPr>
          <w:ilvl w:val="0"/>
          <w:numId w:val="257"/>
        </w:numPr>
        <w:suppressAutoHyphens/>
        <w:overflowPunct/>
        <w:autoSpaceDE/>
        <w:autoSpaceDN/>
        <w:adjustRightInd/>
        <w:rPr>
          <w:lang w:val="en-US"/>
        </w:rPr>
      </w:pPr>
      <w:r w:rsidRPr="00F50F5E">
        <w:rPr>
          <w:lang w:val="en-US"/>
        </w:rPr>
        <w:t>For downlink:</w:t>
      </w:r>
    </w:p>
    <w:tbl>
      <w:tblPr>
        <w:tblW w:w="4017"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24"/>
        <w:gridCol w:w="5877"/>
      </w:tblGrid>
      <w:tr w:rsidR="00246ADD" w:rsidRPr="00E86E28" w14:paraId="63877940" w14:textId="77777777" w:rsidTr="00A4208C">
        <w:trPr>
          <w:trHeight w:val="145"/>
          <w:jc w:val="center"/>
        </w:trPr>
        <w:tc>
          <w:tcPr>
            <w:tcW w:w="1502" w:type="pct"/>
            <w:vAlign w:val="center"/>
          </w:tcPr>
          <w:p w14:paraId="2ED57ECF" w14:textId="77777777" w:rsidR="00246ADD" w:rsidRPr="00F50F5E" w:rsidRDefault="00246ADD" w:rsidP="00A4208C">
            <w:pPr>
              <w:adjustRightInd w:val="0"/>
              <w:snapToGrid w:val="0"/>
              <w:rPr>
                <w:bCs/>
                <w:kern w:val="24"/>
              </w:rPr>
            </w:pPr>
          </w:p>
        </w:tc>
        <w:tc>
          <w:tcPr>
            <w:tcW w:w="3498" w:type="pct"/>
            <w:vAlign w:val="center"/>
          </w:tcPr>
          <w:p w14:paraId="4F6EAA48" w14:textId="77777777" w:rsidR="00246ADD" w:rsidRPr="00F50F5E" w:rsidRDefault="00246ADD" w:rsidP="00A4208C">
            <w:pPr>
              <w:jc w:val="center"/>
              <w:rPr>
                <w:bCs/>
                <w:kern w:val="24"/>
              </w:rPr>
            </w:pPr>
            <w:r w:rsidRPr="00F50F5E">
              <w:rPr>
                <w:rFonts w:hint="eastAsia"/>
                <w:bCs/>
                <w:kern w:val="24"/>
              </w:rPr>
              <w:t>MEO-7000</w:t>
            </w:r>
          </w:p>
        </w:tc>
      </w:tr>
      <w:tr w:rsidR="00246ADD" w:rsidRPr="00E86E28" w14:paraId="644AF5B1" w14:textId="77777777" w:rsidTr="00A4208C">
        <w:trPr>
          <w:trHeight w:val="145"/>
          <w:jc w:val="center"/>
        </w:trPr>
        <w:tc>
          <w:tcPr>
            <w:tcW w:w="1502" w:type="pct"/>
            <w:vAlign w:val="center"/>
          </w:tcPr>
          <w:p w14:paraId="5F437812" w14:textId="77777777" w:rsidR="00246ADD" w:rsidRPr="00F50F5E" w:rsidRDefault="00246ADD" w:rsidP="00A4208C">
            <w:pPr>
              <w:adjustRightInd w:val="0"/>
              <w:snapToGrid w:val="0"/>
              <w:rPr>
                <w:bCs/>
              </w:rPr>
            </w:pPr>
            <w:r w:rsidRPr="00F50F5E">
              <w:rPr>
                <w:bCs/>
                <w:kern w:val="24"/>
              </w:rPr>
              <w:t>Maximum Bandwidth per beam</w:t>
            </w:r>
          </w:p>
        </w:tc>
        <w:tc>
          <w:tcPr>
            <w:tcW w:w="3498" w:type="pct"/>
            <w:vAlign w:val="center"/>
          </w:tcPr>
          <w:p w14:paraId="3A6232FD" w14:textId="77777777" w:rsidR="00246ADD" w:rsidRPr="00F50F5E" w:rsidRDefault="00246ADD" w:rsidP="00A4208C">
            <w:pPr>
              <w:adjustRightInd w:val="0"/>
              <w:snapToGrid w:val="0"/>
              <w:jc w:val="center"/>
              <w:rPr>
                <w:bCs/>
                <w:kern w:val="24"/>
              </w:rPr>
            </w:pPr>
            <w:r w:rsidRPr="00F50F5E">
              <w:rPr>
                <w:rFonts w:hint="eastAsia"/>
                <w:bCs/>
                <w:kern w:val="24"/>
              </w:rPr>
              <w:t>5MHz</w:t>
            </w:r>
          </w:p>
        </w:tc>
      </w:tr>
      <w:tr w:rsidR="00246ADD" w:rsidRPr="00E86E28" w14:paraId="283B15D8" w14:textId="77777777" w:rsidTr="00A4208C">
        <w:trPr>
          <w:trHeight w:val="104"/>
          <w:jc w:val="center"/>
        </w:trPr>
        <w:tc>
          <w:tcPr>
            <w:tcW w:w="1502" w:type="pct"/>
            <w:vAlign w:val="center"/>
          </w:tcPr>
          <w:p w14:paraId="2AC062B7" w14:textId="77777777" w:rsidR="00246ADD" w:rsidRPr="00F50F5E" w:rsidRDefault="00246ADD" w:rsidP="00A4208C">
            <w:pPr>
              <w:adjustRightInd w:val="0"/>
              <w:snapToGrid w:val="0"/>
              <w:rPr>
                <w:bCs/>
              </w:rPr>
            </w:pPr>
            <w:r w:rsidRPr="00F50F5E">
              <w:rPr>
                <w:rFonts w:eastAsia="DengXian"/>
                <w:bCs/>
                <w:kern w:val="24"/>
              </w:rPr>
              <w:t>Beam size (note 1)</w:t>
            </w:r>
          </w:p>
        </w:tc>
        <w:tc>
          <w:tcPr>
            <w:tcW w:w="3498" w:type="pct"/>
            <w:vAlign w:val="center"/>
          </w:tcPr>
          <w:p w14:paraId="3197D109" w14:textId="77777777" w:rsidR="00246ADD" w:rsidRPr="00F50F5E" w:rsidRDefault="00246ADD" w:rsidP="00A4208C">
            <w:pPr>
              <w:adjustRightInd w:val="0"/>
              <w:snapToGrid w:val="0"/>
              <w:jc w:val="center"/>
              <w:rPr>
                <w:rFonts w:eastAsia="DengXian"/>
                <w:bCs/>
                <w:kern w:val="24"/>
              </w:rPr>
            </w:pPr>
            <w:r w:rsidRPr="00F50F5E">
              <w:rPr>
                <w:rFonts w:eastAsia="DengXian" w:hint="eastAsia"/>
                <w:bCs/>
                <w:kern w:val="24"/>
              </w:rPr>
              <w:t>160km</w:t>
            </w:r>
          </w:p>
        </w:tc>
      </w:tr>
      <w:tr w:rsidR="00246ADD" w:rsidRPr="00E86E28" w14:paraId="53A7D05E" w14:textId="77777777" w:rsidTr="00A4208C">
        <w:trPr>
          <w:trHeight w:val="80"/>
          <w:jc w:val="center"/>
        </w:trPr>
        <w:tc>
          <w:tcPr>
            <w:tcW w:w="1502" w:type="pct"/>
            <w:vAlign w:val="center"/>
          </w:tcPr>
          <w:p w14:paraId="7DC1D58F" w14:textId="77777777" w:rsidR="00246ADD" w:rsidRPr="00F50F5E" w:rsidRDefault="00246ADD" w:rsidP="00A4208C">
            <w:pPr>
              <w:adjustRightInd w:val="0"/>
              <w:snapToGrid w:val="0"/>
              <w:rPr>
                <w:bCs/>
              </w:rPr>
            </w:pPr>
            <w:r w:rsidRPr="00F50F5E">
              <w:rPr>
                <w:rFonts w:eastAsia="DengXian"/>
                <w:bCs/>
                <w:kern w:val="24"/>
              </w:rPr>
              <w:t>Satellite EIRP density /beam (</w:t>
            </w:r>
            <w:proofErr w:type="spellStart"/>
            <w:r w:rsidRPr="00F50F5E">
              <w:rPr>
                <w:rFonts w:eastAsia="DengXian"/>
                <w:bCs/>
                <w:kern w:val="24"/>
              </w:rPr>
              <w:t>dBW</w:t>
            </w:r>
            <w:proofErr w:type="spellEnd"/>
            <w:r w:rsidRPr="00F50F5E">
              <w:rPr>
                <w:rFonts w:eastAsia="DengXian"/>
                <w:bCs/>
                <w:kern w:val="24"/>
              </w:rPr>
              <w:t>/MHz)</w:t>
            </w:r>
          </w:p>
        </w:tc>
        <w:tc>
          <w:tcPr>
            <w:tcW w:w="3498" w:type="pct"/>
            <w:vAlign w:val="center"/>
          </w:tcPr>
          <w:p w14:paraId="102AC3D7" w14:textId="77777777" w:rsidR="00246ADD" w:rsidRPr="00F50F5E" w:rsidRDefault="00246ADD" w:rsidP="00A4208C">
            <w:pPr>
              <w:adjustRightInd w:val="0"/>
              <w:snapToGrid w:val="0"/>
              <w:jc w:val="center"/>
              <w:rPr>
                <w:rFonts w:eastAsia="DengXian"/>
                <w:bCs/>
                <w:kern w:val="24"/>
              </w:rPr>
            </w:pPr>
            <w:r w:rsidRPr="00F50F5E">
              <w:rPr>
                <w:rFonts w:eastAsia="DengXian" w:hint="eastAsia"/>
                <w:bCs/>
                <w:kern w:val="24"/>
              </w:rPr>
              <w:t>44</w:t>
            </w:r>
          </w:p>
        </w:tc>
      </w:tr>
      <w:tr w:rsidR="00246ADD" w:rsidRPr="00E86E28" w14:paraId="442115D2" w14:textId="77777777" w:rsidTr="00A4208C">
        <w:trPr>
          <w:trHeight w:val="183"/>
          <w:jc w:val="center"/>
        </w:trPr>
        <w:tc>
          <w:tcPr>
            <w:tcW w:w="1502" w:type="pct"/>
            <w:vAlign w:val="center"/>
          </w:tcPr>
          <w:p w14:paraId="67F18801" w14:textId="77777777" w:rsidR="00246ADD" w:rsidRPr="00F50F5E" w:rsidRDefault="00246ADD" w:rsidP="00A4208C">
            <w:pPr>
              <w:adjustRightInd w:val="0"/>
              <w:snapToGrid w:val="0"/>
              <w:rPr>
                <w:bCs/>
              </w:rPr>
            </w:pPr>
            <w:r w:rsidRPr="00F50F5E">
              <w:rPr>
                <w:bCs/>
                <w:kern w:val="24"/>
              </w:rPr>
              <w:t>Payload Total DL power level (</w:t>
            </w:r>
            <w:proofErr w:type="spellStart"/>
            <w:r w:rsidRPr="00F50F5E">
              <w:rPr>
                <w:bCs/>
                <w:kern w:val="24"/>
              </w:rPr>
              <w:t>dBW</w:t>
            </w:r>
            <w:proofErr w:type="spellEnd"/>
            <w:r w:rsidRPr="00F50F5E">
              <w:rPr>
                <w:bCs/>
                <w:kern w:val="24"/>
              </w:rPr>
              <w:t>)</w:t>
            </w:r>
          </w:p>
        </w:tc>
        <w:tc>
          <w:tcPr>
            <w:tcW w:w="3498" w:type="pct"/>
            <w:vAlign w:val="center"/>
          </w:tcPr>
          <w:p w14:paraId="37FB70BF" w14:textId="77777777" w:rsidR="00246ADD" w:rsidRPr="00F50F5E" w:rsidRDefault="00246ADD" w:rsidP="00A4208C">
            <w:pPr>
              <w:adjustRightInd w:val="0"/>
              <w:snapToGrid w:val="0"/>
              <w:jc w:val="center"/>
              <w:rPr>
                <w:bCs/>
                <w:kern w:val="24"/>
              </w:rPr>
            </w:pPr>
            <w:r w:rsidRPr="00F50F5E">
              <w:rPr>
                <w:rFonts w:hint="eastAsia"/>
                <w:bCs/>
                <w:kern w:val="24"/>
              </w:rPr>
              <w:t>26.72</w:t>
            </w:r>
          </w:p>
        </w:tc>
      </w:tr>
      <w:tr w:rsidR="00246ADD" w:rsidRPr="00E86E28" w14:paraId="6FA13537" w14:textId="77777777" w:rsidTr="00A4208C">
        <w:trPr>
          <w:trHeight w:val="160"/>
          <w:jc w:val="center"/>
        </w:trPr>
        <w:tc>
          <w:tcPr>
            <w:tcW w:w="1502" w:type="pct"/>
            <w:vAlign w:val="center"/>
          </w:tcPr>
          <w:p w14:paraId="444EE93D" w14:textId="77777777" w:rsidR="00246ADD" w:rsidRPr="00F50F5E" w:rsidRDefault="00246ADD" w:rsidP="00A4208C">
            <w:pPr>
              <w:adjustRightInd w:val="0"/>
              <w:snapToGrid w:val="0"/>
              <w:rPr>
                <w:bCs/>
              </w:rPr>
            </w:pPr>
            <w:r w:rsidRPr="00F50F5E">
              <w:rPr>
                <w:bCs/>
                <w:kern w:val="24"/>
              </w:rPr>
              <w:t>Aggregated EIRP (Total) (</w:t>
            </w:r>
            <w:proofErr w:type="spellStart"/>
            <w:r w:rsidRPr="00F50F5E">
              <w:rPr>
                <w:bCs/>
                <w:kern w:val="24"/>
              </w:rPr>
              <w:t>dBW</w:t>
            </w:r>
            <w:proofErr w:type="spellEnd"/>
            <w:r w:rsidRPr="00F50F5E">
              <w:rPr>
                <w:bCs/>
                <w:kern w:val="24"/>
              </w:rPr>
              <w:t>)</w:t>
            </w:r>
          </w:p>
        </w:tc>
        <w:tc>
          <w:tcPr>
            <w:tcW w:w="3498" w:type="pct"/>
            <w:vAlign w:val="center"/>
          </w:tcPr>
          <w:p w14:paraId="22569BBC" w14:textId="77777777" w:rsidR="00246ADD" w:rsidRPr="00F50F5E" w:rsidRDefault="00246ADD" w:rsidP="00A4208C">
            <w:pPr>
              <w:adjustRightInd w:val="0"/>
              <w:snapToGrid w:val="0"/>
              <w:jc w:val="center"/>
              <w:rPr>
                <w:bCs/>
                <w:kern w:val="24"/>
              </w:rPr>
            </w:pPr>
            <w:r w:rsidRPr="00F50F5E">
              <w:rPr>
                <w:rFonts w:hint="eastAsia"/>
                <w:bCs/>
                <w:kern w:val="24"/>
              </w:rPr>
              <w:t>67.81</w:t>
            </w:r>
          </w:p>
        </w:tc>
      </w:tr>
      <w:tr w:rsidR="00246ADD" w:rsidRPr="00E86E28" w14:paraId="22858215" w14:textId="77777777" w:rsidTr="00A4208C">
        <w:trPr>
          <w:trHeight w:val="66"/>
          <w:jc w:val="center"/>
        </w:trPr>
        <w:tc>
          <w:tcPr>
            <w:tcW w:w="1502" w:type="pct"/>
            <w:vAlign w:val="center"/>
          </w:tcPr>
          <w:p w14:paraId="1683687B" w14:textId="77777777" w:rsidR="00246ADD" w:rsidRPr="00F50F5E" w:rsidRDefault="00246ADD" w:rsidP="00A4208C">
            <w:pPr>
              <w:adjustRightInd w:val="0"/>
              <w:snapToGrid w:val="0"/>
              <w:rPr>
                <w:bCs/>
                <w:kern w:val="24"/>
              </w:rPr>
            </w:pPr>
            <w:r w:rsidRPr="00F50F5E">
              <w:rPr>
                <w:bCs/>
                <w:kern w:val="24"/>
              </w:rPr>
              <w:t>Satellite Tx max Gain</w:t>
            </w:r>
          </w:p>
          <w:p w14:paraId="4A4C06EE" w14:textId="77777777" w:rsidR="00246ADD" w:rsidRPr="00F50F5E" w:rsidRDefault="00246ADD" w:rsidP="00A4208C">
            <w:pPr>
              <w:adjustRightInd w:val="0"/>
              <w:snapToGrid w:val="0"/>
              <w:rPr>
                <w:bCs/>
              </w:rPr>
            </w:pPr>
          </w:p>
        </w:tc>
        <w:tc>
          <w:tcPr>
            <w:tcW w:w="3498" w:type="pct"/>
            <w:vAlign w:val="center"/>
          </w:tcPr>
          <w:p w14:paraId="61B2C6E7" w14:textId="77777777" w:rsidR="00246ADD" w:rsidRPr="00F50F5E" w:rsidRDefault="00246ADD" w:rsidP="00A4208C">
            <w:pPr>
              <w:adjustRightInd w:val="0"/>
              <w:snapToGrid w:val="0"/>
              <w:jc w:val="center"/>
              <w:rPr>
                <w:rFonts w:eastAsiaTheme="majorEastAsia"/>
                <w:bCs/>
                <w:iCs/>
              </w:rPr>
            </w:pPr>
            <w:r w:rsidRPr="00F50F5E">
              <w:rPr>
                <w:rFonts w:eastAsiaTheme="majorEastAsia" w:hint="eastAsia"/>
                <w:bCs/>
                <w:iCs/>
              </w:rPr>
              <w:t xml:space="preserve">41.08 </w:t>
            </w:r>
            <w:proofErr w:type="spellStart"/>
            <w:r w:rsidRPr="00F50F5E">
              <w:rPr>
                <w:rFonts w:eastAsiaTheme="majorEastAsia" w:hint="eastAsia"/>
                <w:bCs/>
                <w:iCs/>
              </w:rPr>
              <w:t>dBi</w:t>
            </w:r>
            <w:proofErr w:type="spellEnd"/>
          </w:p>
        </w:tc>
      </w:tr>
      <w:tr w:rsidR="00246ADD" w:rsidRPr="00E86E28" w14:paraId="0FDC351D" w14:textId="77777777" w:rsidTr="00A4208C">
        <w:trPr>
          <w:trHeight w:val="86"/>
          <w:jc w:val="center"/>
        </w:trPr>
        <w:tc>
          <w:tcPr>
            <w:tcW w:w="1502" w:type="pct"/>
            <w:vAlign w:val="center"/>
          </w:tcPr>
          <w:p w14:paraId="76DC2443" w14:textId="77777777" w:rsidR="00246ADD" w:rsidRPr="00F50F5E" w:rsidRDefault="00246ADD" w:rsidP="00A4208C">
            <w:pPr>
              <w:adjustRightInd w:val="0"/>
              <w:snapToGrid w:val="0"/>
              <w:rPr>
                <w:bCs/>
                <w:lang w:val="de-DE"/>
              </w:rPr>
            </w:pPr>
            <w:r w:rsidRPr="00F50F5E">
              <w:rPr>
                <w:bCs/>
                <w:kern w:val="24"/>
                <w:lang w:val="de-DE"/>
              </w:rPr>
              <w:t>Maximum EIRP per Satellite beam (dBW)</w:t>
            </w:r>
          </w:p>
        </w:tc>
        <w:tc>
          <w:tcPr>
            <w:tcW w:w="3498" w:type="pct"/>
            <w:vAlign w:val="center"/>
          </w:tcPr>
          <w:p w14:paraId="766806DD" w14:textId="77777777" w:rsidR="00246ADD" w:rsidRPr="00F50F5E" w:rsidRDefault="00246ADD" w:rsidP="00A4208C">
            <w:pPr>
              <w:adjustRightInd w:val="0"/>
              <w:snapToGrid w:val="0"/>
              <w:jc w:val="center"/>
              <w:rPr>
                <w:bCs/>
                <w:kern w:val="24"/>
                <w:lang w:val="fr-FR"/>
              </w:rPr>
            </w:pPr>
            <w:r w:rsidRPr="00F50F5E">
              <w:rPr>
                <w:rFonts w:hint="eastAsia"/>
                <w:bCs/>
                <w:kern w:val="24"/>
                <w:lang w:val="fr-FR"/>
              </w:rPr>
              <w:t>51</w:t>
            </w:r>
          </w:p>
        </w:tc>
      </w:tr>
      <w:tr w:rsidR="00246ADD" w:rsidRPr="00E86E28" w14:paraId="11880CAC" w14:textId="77777777" w:rsidTr="00A4208C">
        <w:trPr>
          <w:trHeight w:val="37"/>
          <w:jc w:val="center"/>
        </w:trPr>
        <w:tc>
          <w:tcPr>
            <w:tcW w:w="1502" w:type="pct"/>
            <w:vAlign w:val="center"/>
          </w:tcPr>
          <w:p w14:paraId="0DEE5183" w14:textId="77777777" w:rsidR="00246ADD" w:rsidRPr="00F50F5E" w:rsidRDefault="00246ADD" w:rsidP="00A4208C">
            <w:pPr>
              <w:adjustRightInd w:val="0"/>
              <w:snapToGrid w:val="0"/>
              <w:rPr>
                <w:bCs/>
              </w:rPr>
            </w:pPr>
            <w:r w:rsidRPr="00F50F5E">
              <w:rPr>
                <w:rFonts w:eastAsia="DengXian"/>
                <w:bCs/>
                <w:kern w:val="24"/>
              </w:rPr>
              <w:t>Total number of beam footprints</w:t>
            </w:r>
          </w:p>
        </w:tc>
        <w:tc>
          <w:tcPr>
            <w:tcW w:w="3498" w:type="pct"/>
            <w:vAlign w:val="center"/>
          </w:tcPr>
          <w:p w14:paraId="0AB9B601" w14:textId="77777777" w:rsidR="00246ADD" w:rsidRPr="00F50F5E" w:rsidRDefault="00246ADD" w:rsidP="00A4208C">
            <w:pPr>
              <w:adjustRightInd w:val="0"/>
              <w:snapToGrid w:val="0"/>
              <w:jc w:val="center"/>
              <w:rPr>
                <w:rFonts w:eastAsia="DengXian"/>
                <w:bCs/>
                <w:kern w:val="24"/>
              </w:rPr>
            </w:pPr>
            <w:r w:rsidRPr="00F50F5E">
              <w:rPr>
                <w:rFonts w:eastAsia="DengXian" w:hint="eastAsia"/>
                <w:bCs/>
                <w:kern w:val="24"/>
              </w:rPr>
              <w:t>2774</w:t>
            </w:r>
          </w:p>
        </w:tc>
      </w:tr>
      <w:tr w:rsidR="00246ADD" w:rsidRPr="00E86E28" w14:paraId="5689232B" w14:textId="77777777" w:rsidTr="00A4208C">
        <w:trPr>
          <w:trHeight w:val="98"/>
          <w:jc w:val="center"/>
        </w:trPr>
        <w:tc>
          <w:tcPr>
            <w:tcW w:w="1502" w:type="pct"/>
            <w:vAlign w:val="center"/>
          </w:tcPr>
          <w:p w14:paraId="2B5AE0D4" w14:textId="77777777" w:rsidR="00246ADD" w:rsidRPr="00F50F5E" w:rsidRDefault="00246ADD" w:rsidP="00A4208C">
            <w:pPr>
              <w:adjustRightInd w:val="0"/>
              <w:snapToGrid w:val="0"/>
              <w:rPr>
                <w:bCs/>
              </w:rPr>
            </w:pPr>
            <w:r w:rsidRPr="00F50F5E">
              <w:rPr>
                <w:bCs/>
                <w:kern w:val="24"/>
              </w:rPr>
              <w:t>Total number of simultaneously active beams</w:t>
            </w:r>
          </w:p>
        </w:tc>
        <w:tc>
          <w:tcPr>
            <w:tcW w:w="3498" w:type="pct"/>
            <w:vAlign w:val="center"/>
          </w:tcPr>
          <w:p w14:paraId="586FDD49" w14:textId="77777777" w:rsidR="00246ADD" w:rsidRPr="00F50F5E" w:rsidRDefault="00246ADD" w:rsidP="00A4208C">
            <w:pPr>
              <w:adjustRightInd w:val="0"/>
              <w:snapToGrid w:val="0"/>
              <w:jc w:val="center"/>
              <w:rPr>
                <w:bCs/>
                <w:kern w:val="24"/>
                <w:lang w:val="fr-FR"/>
              </w:rPr>
            </w:pPr>
            <w:r w:rsidRPr="00F50F5E">
              <w:rPr>
                <w:rFonts w:hint="eastAsia"/>
                <w:bCs/>
                <w:kern w:val="24"/>
                <w:lang w:val="fr-FR"/>
              </w:rPr>
              <w:t>48</w:t>
            </w:r>
          </w:p>
        </w:tc>
      </w:tr>
      <w:tr w:rsidR="00246ADD" w:rsidRPr="00E86E28" w14:paraId="1AB4972F" w14:textId="77777777" w:rsidTr="00A4208C">
        <w:trPr>
          <w:trHeight w:val="76"/>
          <w:jc w:val="center"/>
        </w:trPr>
        <w:tc>
          <w:tcPr>
            <w:tcW w:w="1502" w:type="pct"/>
            <w:vAlign w:val="center"/>
          </w:tcPr>
          <w:p w14:paraId="661706CE" w14:textId="77777777" w:rsidR="00246ADD" w:rsidRPr="00F50F5E" w:rsidRDefault="00246ADD" w:rsidP="00A4208C">
            <w:pPr>
              <w:adjustRightInd w:val="0"/>
              <w:snapToGrid w:val="0"/>
              <w:rPr>
                <w:bCs/>
              </w:rPr>
            </w:pPr>
            <w:r w:rsidRPr="00F50F5E">
              <w:rPr>
                <w:rFonts w:eastAsia="DengXian"/>
                <w:bCs/>
                <w:kern w:val="24"/>
                <w:lang w:val="fr-FR"/>
              </w:rPr>
              <w:t xml:space="preserve">% </w:t>
            </w:r>
            <w:proofErr w:type="spellStart"/>
            <w:r w:rsidRPr="00F50F5E">
              <w:rPr>
                <w:rFonts w:eastAsia="DengXian"/>
                <w:bCs/>
                <w:kern w:val="24"/>
                <w:lang w:val="fr-FR"/>
              </w:rPr>
              <w:t>simultaneously</w:t>
            </w:r>
            <w:proofErr w:type="spellEnd"/>
            <w:r w:rsidRPr="00F50F5E">
              <w:rPr>
                <w:rFonts w:eastAsia="DengXian"/>
                <w:bCs/>
                <w:kern w:val="24"/>
                <w:lang w:val="fr-FR"/>
              </w:rPr>
              <w:t xml:space="preserve"> active </w:t>
            </w:r>
            <w:proofErr w:type="spellStart"/>
            <w:r w:rsidRPr="00F50F5E">
              <w:rPr>
                <w:rFonts w:eastAsia="DengXian"/>
                <w:bCs/>
                <w:kern w:val="24"/>
                <w:lang w:val="fr-FR"/>
              </w:rPr>
              <w:t>beams</w:t>
            </w:r>
            <w:proofErr w:type="spellEnd"/>
            <w:r w:rsidRPr="00F50F5E">
              <w:rPr>
                <w:rFonts w:eastAsia="DengXian"/>
                <w:bCs/>
                <w:kern w:val="24"/>
                <w:lang w:val="fr-FR"/>
              </w:rPr>
              <w:t>*</w:t>
            </w:r>
          </w:p>
        </w:tc>
        <w:tc>
          <w:tcPr>
            <w:tcW w:w="3498" w:type="pct"/>
            <w:vAlign w:val="center"/>
          </w:tcPr>
          <w:p w14:paraId="1C6CF30A" w14:textId="77777777" w:rsidR="00246ADD" w:rsidRPr="00F50F5E" w:rsidRDefault="00246ADD" w:rsidP="00A4208C">
            <w:pPr>
              <w:adjustRightInd w:val="0"/>
              <w:snapToGrid w:val="0"/>
              <w:jc w:val="center"/>
              <w:rPr>
                <w:rFonts w:eastAsia="DengXian"/>
                <w:bCs/>
                <w:kern w:val="24"/>
                <w:lang w:val="fr-FR"/>
              </w:rPr>
            </w:pPr>
            <w:r w:rsidRPr="00F50F5E">
              <w:rPr>
                <w:rFonts w:eastAsia="DengXian" w:hint="eastAsia"/>
                <w:bCs/>
                <w:kern w:val="24"/>
                <w:lang w:val="fr-FR"/>
              </w:rPr>
              <w:t>1.73%</w:t>
            </w:r>
          </w:p>
        </w:tc>
      </w:tr>
      <w:tr w:rsidR="00246ADD" w:rsidRPr="00E86E28" w14:paraId="554B966F" w14:textId="77777777" w:rsidTr="00A4208C">
        <w:trPr>
          <w:trHeight w:val="76"/>
          <w:jc w:val="center"/>
        </w:trPr>
        <w:tc>
          <w:tcPr>
            <w:tcW w:w="5000" w:type="pct"/>
            <w:gridSpan w:val="2"/>
            <w:vAlign w:val="center"/>
          </w:tcPr>
          <w:p w14:paraId="1D18A3AB" w14:textId="77777777" w:rsidR="00246ADD" w:rsidRPr="00F50F5E" w:rsidRDefault="00246ADD" w:rsidP="00A4208C">
            <w:pPr>
              <w:adjustRightInd w:val="0"/>
              <w:snapToGrid w:val="0"/>
              <w:jc w:val="center"/>
              <w:rPr>
                <w:rFonts w:eastAsia="DengXian"/>
                <w:bCs/>
                <w:kern w:val="24"/>
                <w:lang w:val="fr-FR"/>
              </w:rPr>
            </w:pPr>
            <w:r w:rsidRPr="00F50F5E">
              <w:rPr>
                <w:rFonts w:eastAsia="DengXian"/>
                <w:bCs/>
                <w:kern w:val="24"/>
              </w:rPr>
              <w:t>Note 1: Reference beam size, different beam sizes may be evaluated and reported by companies (for e.g. hierarchical beam structure)</w:t>
            </w:r>
          </w:p>
        </w:tc>
      </w:tr>
    </w:tbl>
    <w:p w14:paraId="4FD70CD2" w14:textId="77777777" w:rsidR="00246ADD" w:rsidRDefault="00246ADD" w:rsidP="00246ADD">
      <w:pPr>
        <w:rPr>
          <w:b/>
          <w:bCs/>
          <w:u w:val="single"/>
        </w:rPr>
      </w:pPr>
    </w:p>
    <w:p w14:paraId="0813AEBB" w14:textId="77777777" w:rsidR="00246ADD" w:rsidRPr="00F50F5E" w:rsidRDefault="00246ADD">
      <w:pPr>
        <w:pStyle w:val="ListParagraph"/>
        <w:numPr>
          <w:ilvl w:val="0"/>
          <w:numId w:val="257"/>
        </w:numPr>
        <w:suppressAutoHyphens/>
        <w:overflowPunct/>
        <w:autoSpaceDE/>
        <w:autoSpaceDN/>
        <w:adjustRightInd/>
        <w:rPr>
          <w:lang w:val="en-US"/>
        </w:rPr>
      </w:pPr>
      <w:r w:rsidRPr="00F50F5E">
        <w:rPr>
          <w:lang w:val="en-US"/>
        </w:rPr>
        <w:t>For uplink:</w:t>
      </w:r>
    </w:p>
    <w:p w14:paraId="7622F89F" w14:textId="77777777" w:rsidR="00246ADD" w:rsidRDefault="00246ADD" w:rsidP="00246ADD">
      <w:pPr>
        <w:rPr>
          <w:b/>
          <w:bCs/>
          <w:u w:val="single"/>
        </w:rPr>
      </w:pPr>
    </w:p>
    <w:tbl>
      <w:tblPr>
        <w:tblW w:w="397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26"/>
        <w:gridCol w:w="5777"/>
      </w:tblGrid>
      <w:tr w:rsidR="00246ADD" w:rsidRPr="00992724" w14:paraId="451E5976" w14:textId="77777777" w:rsidTr="00A4208C">
        <w:trPr>
          <w:trHeight w:val="145"/>
          <w:jc w:val="center"/>
        </w:trPr>
        <w:tc>
          <w:tcPr>
            <w:tcW w:w="1521" w:type="pct"/>
            <w:vAlign w:val="center"/>
          </w:tcPr>
          <w:p w14:paraId="36A8F0E9" w14:textId="77777777" w:rsidR="00246ADD" w:rsidRPr="00F50F5E" w:rsidRDefault="00246ADD" w:rsidP="00A4208C">
            <w:pPr>
              <w:adjustRightInd w:val="0"/>
              <w:snapToGrid w:val="0"/>
              <w:rPr>
                <w:bCs/>
                <w:kern w:val="24"/>
              </w:rPr>
            </w:pPr>
          </w:p>
        </w:tc>
        <w:tc>
          <w:tcPr>
            <w:tcW w:w="3479" w:type="pct"/>
          </w:tcPr>
          <w:p w14:paraId="0A2EEBF2" w14:textId="77777777" w:rsidR="00246ADD" w:rsidRPr="00F50F5E" w:rsidRDefault="00246ADD" w:rsidP="00A4208C">
            <w:pPr>
              <w:adjustRightInd w:val="0"/>
              <w:snapToGrid w:val="0"/>
              <w:jc w:val="center"/>
              <w:rPr>
                <w:bCs/>
                <w:kern w:val="24"/>
              </w:rPr>
            </w:pPr>
            <w:r w:rsidRPr="00F50F5E">
              <w:rPr>
                <w:rFonts w:hint="eastAsia"/>
                <w:bCs/>
                <w:kern w:val="24"/>
              </w:rPr>
              <w:t>MEO-7000</w:t>
            </w:r>
          </w:p>
        </w:tc>
      </w:tr>
      <w:tr w:rsidR="00246ADD" w:rsidRPr="00992724" w14:paraId="4EE7E3DE" w14:textId="77777777" w:rsidTr="00A4208C">
        <w:trPr>
          <w:trHeight w:val="145"/>
          <w:jc w:val="center"/>
        </w:trPr>
        <w:tc>
          <w:tcPr>
            <w:tcW w:w="1521" w:type="pct"/>
            <w:vAlign w:val="center"/>
          </w:tcPr>
          <w:p w14:paraId="385AE6B3" w14:textId="77777777" w:rsidR="00246ADD" w:rsidRPr="00F50F5E" w:rsidRDefault="00246ADD" w:rsidP="00A4208C">
            <w:pPr>
              <w:adjustRightInd w:val="0"/>
              <w:snapToGrid w:val="0"/>
              <w:rPr>
                <w:bCs/>
              </w:rPr>
            </w:pPr>
            <w:r w:rsidRPr="00F50F5E">
              <w:rPr>
                <w:bCs/>
                <w:kern w:val="24"/>
              </w:rPr>
              <w:t>Maximum Bandwidth per beam</w:t>
            </w:r>
          </w:p>
        </w:tc>
        <w:tc>
          <w:tcPr>
            <w:tcW w:w="3479" w:type="pct"/>
            <w:vAlign w:val="center"/>
          </w:tcPr>
          <w:p w14:paraId="12512AE9" w14:textId="77777777" w:rsidR="00246ADD" w:rsidRPr="00F50F5E" w:rsidRDefault="00246ADD" w:rsidP="00A4208C">
            <w:pPr>
              <w:adjustRightInd w:val="0"/>
              <w:snapToGrid w:val="0"/>
              <w:jc w:val="center"/>
              <w:rPr>
                <w:bCs/>
                <w:kern w:val="24"/>
              </w:rPr>
            </w:pPr>
            <w:r w:rsidRPr="00F50F5E">
              <w:rPr>
                <w:rFonts w:hint="eastAsia"/>
                <w:bCs/>
                <w:kern w:val="24"/>
              </w:rPr>
              <w:t>5 MHz</w:t>
            </w:r>
          </w:p>
        </w:tc>
      </w:tr>
      <w:tr w:rsidR="00246ADD" w:rsidRPr="00992724" w14:paraId="5A417E58" w14:textId="77777777" w:rsidTr="00A4208C">
        <w:trPr>
          <w:trHeight w:val="104"/>
          <w:jc w:val="center"/>
        </w:trPr>
        <w:tc>
          <w:tcPr>
            <w:tcW w:w="1521" w:type="pct"/>
            <w:vAlign w:val="center"/>
          </w:tcPr>
          <w:p w14:paraId="311D9078" w14:textId="77777777" w:rsidR="00246ADD" w:rsidRPr="00F50F5E" w:rsidRDefault="00246ADD" w:rsidP="00A4208C">
            <w:pPr>
              <w:adjustRightInd w:val="0"/>
              <w:snapToGrid w:val="0"/>
              <w:rPr>
                <w:bCs/>
              </w:rPr>
            </w:pPr>
            <w:r w:rsidRPr="00F50F5E">
              <w:rPr>
                <w:rFonts w:eastAsia="DengXian"/>
                <w:bCs/>
                <w:kern w:val="24"/>
              </w:rPr>
              <w:t>Beam size (note 1)</w:t>
            </w:r>
          </w:p>
        </w:tc>
        <w:tc>
          <w:tcPr>
            <w:tcW w:w="3479" w:type="pct"/>
            <w:vAlign w:val="center"/>
          </w:tcPr>
          <w:p w14:paraId="563C16BF" w14:textId="77777777" w:rsidR="00246ADD" w:rsidRPr="00F50F5E" w:rsidRDefault="00246ADD" w:rsidP="00A4208C">
            <w:pPr>
              <w:adjustRightInd w:val="0"/>
              <w:snapToGrid w:val="0"/>
              <w:jc w:val="center"/>
              <w:rPr>
                <w:rFonts w:eastAsia="DengXian"/>
                <w:bCs/>
                <w:kern w:val="24"/>
              </w:rPr>
            </w:pPr>
            <w:r w:rsidRPr="00F50F5E">
              <w:rPr>
                <w:rFonts w:eastAsia="DengXian" w:hint="eastAsia"/>
                <w:bCs/>
                <w:kern w:val="24"/>
              </w:rPr>
              <w:t>160km</w:t>
            </w:r>
          </w:p>
        </w:tc>
      </w:tr>
      <w:tr w:rsidR="00246ADD" w:rsidRPr="00992724" w14:paraId="74B9A2FE" w14:textId="77777777" w:rsidTr="00A4208C">
        <w:trPr>
          <w:trHeight w:val="66"/>
          <w:jc w:val="center"/>
        </w:trPr>
        <w:tc>
          <w:tcPr>
            <w:tcW w:w="1521" w:type="pct"/>
            <w:vAlign w:val="center"/>
          </w:tcPr>
          <w:p w14:paraId="1D98D175" w14:textId="77777777" w:rsidR="00246ADD" w:rsidRPr="00F50F5E" w:rsidRDefault="00246ADD" w:rsidP="00A4208C">
            <w:pPr>
              <w:adjustRightInd w:val="0"/>
              <w:snapToGrid w:val="0"/>
              <w:rPr>
                <w:bCs/>
              </w:rPr>
            </w:pPr>
            <w:r w:rsidRPr="00F50F5E">
              <w:rPr>
                <w:bCs/>
                <w:kern w:val="24"/>
              </w:rPr>
              <w:t>Satellite Rx max Gain</w:t>
            </w:r>
          </w:p>
        </w:tc>
        <w:tc>
          <w:tcPr>
            <w:tcW w:w="3479" w:type="pct"/>
            <w:vAlign w:val="center"/>
          </w:tcPr>
          <w:p w14:paraId="0AA84708" w14:textId="77777777" w:rsidR="00246ADD" w:rsidRPr="00F50F5E" w:rsidRDefault="00246ADD" w:rsidP="00A4208C">
            <w:pPr>
              <w:adjustRightInd w:val="0"/>
              <w:snapToGrid w:val="0"/>
              <w:jc w:val="center"/>
              <w:rPr>
                <w:rFonts w:eastAsiaTheme="majorEastAsia"/>
                <w:bCs/>
                <w:iCs/>
              </w:rPr>
            </w:pPr>
            <w:r w:rsidRPr="00F50F5E">
              <w:rPr>
                <w:rFonts w:eastAsiaTheme="majorEastAsia" w:hint="eastAsia"/>
                <w:bCs/>
                <w:iCs/>
              </w:rPr>
              <w:t xml:space="preserve">41.08 </w:t>
            </w:r>
            <w:proofErr w:type="spellStart"/>
            <w:r w:rsidRPr="00F50F5E">
              <w:rPr>
                <w:rFonts w:eastAsiaTheme="majorEastAsia" w:hint="eastAsia"/>
                <w:bCs/>
                <w:iCs/>
              </w:rPr>
              <w:t>dBi</w:t>
            </w:r>
            <w:proofErr w:type="spellEnd"/>
          </w:p>
        </w:tc>
      </w:tr>
      <w:tr w:rsidR="00246ADD" w:rsidRPr="00992724" w14:paraId="02F1DB54" w14:textId="77777777" w:rsidTr="00A4208C">
        <w:trPr>
          <w:trHeight w:val="86"/>
          <w:jc w:val="center"/>
        </w:trPr>
        <w:tc>
          <w:tcPr>
            <w:tcW w:w="1521" w:type="pct"/>
            <w:vAlign w:val="center"/>
          </w:tcPr>
          <w:p w14:paraId="10AEE71B" w14:textId="77777777" w:rsidR="00246ADD" w:rsidRPr="00F50F5E" w:rsidRDefault="00246ADD" w:rsidP="00A4208C">
            <w:pPr>
              <w:adjustRightInd w:val="0"/>
              <w:snapToGrid w:val="0"/>
              <w:rPr>
                <w:bCs/>
                <w:lang w:val="de-DE"/>
              </w:rPr>
            </w:pPr>
            <w:r w:rsidRPr="00F50F5E">
              <w:rPr>
                <w:bCs/>
                <w:kern w:val="24"/>
                <w:lang w:val="de-DE"/>
              </w:rPr>
              <w:t>Satellite max G/T</w:t>
            </w:r>
          </w:p>
        </w:tc>
        <w:tc>
          <w:tcPr>
            <w:tcW w:w="3479" w:type="pct"/>
            <w:vAlign w:val="center"/>
          </w:tcPr>
          <w:p w14:paraId="20E4C1F7" w14:textId="77777777" w:rsidR="00246ADD" w:rsidRPr="00F50F5E" w:rsidRDefault="00246ADD" w:rsidP="00A4208C">
            <w:pPr>
              <w:adjustRightInd w:val="0"/>
              <w:snapToGrid w:val="0"/>
              <w:jc w:val="center"/>
              <w:rPr>
                <w:bCs/>
              </w:rPr>
            </w:pPr>
            <w:r w:rsidRPr="00F50F5E">
              <w:rPr>
                <w:rFonts w:hint="eastAsia"/>
                <w:bCs/>
              </w:rPr>
              <w:t>12.18</w:t>
            </w:r>
            <w:r w:rsidRPr="00F50F5E">
              <w:rPr>
                <w:bCs/>
              </w:rPr>
              <w:t xml:space="preserve"> dB/K</w:t>
            </w:r>
          </w:p>
        </w:tc>
      </w:tr>
      <w:tr w:rsidR="00246ADD" w:rsidRPr="00992724" w14:paraId="6FB0A2E6" w14:textId="77777777" w:rsidTr="00A4208C">
        <w:trPr>
          <w:trHeight w:val="37"/>
          <w:jc w:val="center"/>
        </w:trPr>
        <w:tc>
          <w:tcPr>
            <w:tcW w:w="1521" w:type="pct"/>
            <w:vAlign w:val="center"/>
          </w:tcPr>
          <w:p w14:paraId="1377DAA5" w14:textId="77777777" w:rsidR="00246ADD" w:rsidRPr="00F50F5E" w:rsidRDefault="00246ADD" w:rsidP="00A4208C">
            <w:pPr>
              <w:adjustRightInd w:val="0"/>
              <w:snapToGrid w:val="0"/>
              <w:rPr>
                <w:bCs/>
              </w:rPr>
            </w:pPr>
            <w:r w:rsidRPr="00F50F5E">
              <w:rPr>
                <w:rFonts w:eastAsia="DengXian"/>
                <w:bCs/>
                <w:kern w:val="24"/>
              </w:rPr>
              <w:t>Total number of beam footprints</w:t>
            </w:r>
          </w:p>
        </w:tc>
        <w:tc>
          <w:tcPr>
            <w:tcW w:w="3479" w:type="pct"/>
            <w:vAlign w:val="center"/>
          </w:tcPr>
          <w:p w14:paraId="780B9719" w14:textId="77777777" w:rsidR="00246ADD" w:rsidRPr="00F50F5E" w:rsidRDefault="00246ADD" w:rsidP="00A4208C">
            <w:pPr>
              <w:adjustRightInd w:val="0"/>
              <w:snapToGrid w:val="0"/>
              <w:jc w:val="center"/>
              <w:rPr>
                <w:rFonts w:eastAsia="DengXian"/>
                <w:bCs/>
                <w:kern w:val="24"/>
              </w:rPr>
            </w:pPr>
            <w:r w:rsidRPr="00F50F5E">
              <w:rPr>
                <w:rFonts w:eastAsia="DengXian" w:hint="eastAsia"/>
                <w:bCs/>
                <w:kern w:val="24"/>
              </w:rPr>
              <w:t>2774</w:t>
            </w:r>
          </w:p>
        </w:tc>
      </w:tr>
      <w:tr w:rsidR="00246ADD" w:rsidRPr="00992724" w14:paraId="6B2C01FE" w14:textId="77777777" w:rsidTr="00A4208C">
        <w:trPr>
          <w:trHeight w:val="98"/>
          <w:jc w:val="center"/>
        </w:trPr>
        <w:tc>
          <w:tcPr>
            <w:tcW w:w="1521" w:type="pct"/>
            <w:vAlign w:val="center"/>
          </w:tcPr>
          <w:p w14:paraId="66664577" w14:textId="77777777" w:rsidR="00246ADD" w:rsidRPr="00F50F5E" w:rsidRDefault="00246ADD" w:rsidP="00A4208C">
            <w:pPr>
              <w:adjustRightInd w:val="0"/>
              <w:snapToGrid w:val="0"/>
              <w:rPr>
                <w:bCs/>
              </w:rPr>
            </w:pPr>
            <w:r w:rsidRPr="00F50F5E">
              <w:rPr>
                <w:bCs/>
                <w:kern w:val="24"/>
              </w:rPr>
              <w:t>Total number of simultaneously active beams*</w:t>
            </w:r>
          </w:p>
        </w:tc>
        <w:tc>
          <w:tcPr>
            <w:tcW w:w="3479" w:type="pct"/>
            <w:vAlign w:val="center"/>
          </w:tcPr>
          <w:p w14:paraId="7C83E66E" w14:textId="77777777" w:rsidR="00246ADD" w:rsidRPr="00F50F5E" w:rsidRDefault="00246ADD" w:rsidP="00A4208C">
            <w:pPr>
              <w:adjustRightInd w:val="0"/>
              <w:snapToGrid w:val="0"/>
              <w:jc w:val="center"/>
              <w:rPr>
                <w:bCs/>
                <w:kern w:val="24"/>
                <w:lang w:val="fr-FR"/>
              </w:rPr>
            </w:pPr>
            <w:r w:rsidRPr="00F50F5E">
              <w:rPr>
                <w:rFonts w:hint="eastAsia"/>
                <w:bCs/>
                <w:kern w:val="24"/>
                <w:lang w:val="fr-FR"/>
              </w:rPr>
              <w:t>48</w:t>
            </w:r>
          </w:p>
        </w:tc>
      </w:tr>
      <w:tr w:rsidR="00246ADD" w:rsidRPr="00992724" w14:paraId="23A9CBF9" w14:textId="77777777" w:rsidTr="00A4208C">
        <w:trPr>
          <w:trHeight w:val="76"/>
          <w:jc w:val="center"/>
        </w:trPr>
        <w:tc>
          <w:tcPr>
            <w:tcW w:w="1521" w:type="pct"/>
            <w:vAlign w:val="center"/>
          </w:tcPr>
          <w:p w14:paraId="12556D2E" w14:textId="77777777" w:rsidR="00246ADD" w:rsidRPr="00F50F5E" w:rsidRDefault="00246ADD" w:rsidP="00A4208C">
            <w:pPr>
              <w:adjustRightInd w:val="0"/>
              <w:snapToGrid w:val="0"/>
              <w:rPr>
                <w:bCs/>
              </w:rPr>
            </w:pPr>
            <w:r w:rsidRPr="00F50F5E">
              <w:rPr>
                <w:rFonts w:eastAsia="DengXian"/>
                <w:bCs/>
                <w:kern w:val="24"/>
                <w:lang w:val="fr-FR"/>
              </w:rPr>
              <w:t xml:space="preserve">% </w:t>
            </w:r>
            <w:proofErr w:type="spellStart"/>
            <w:r w:rsidRPr="00F50F5E">
              <w:rPr>
                <w:rFonts w:eastAsia="DengXian"/>
                <w:bCs/>
                <w:kern w:val="24"/>
                <w:lang w:val="fr-FR"/>
              </w:rPr>
              <w:t>simultaneously</w:t>
            </w:r>
            <w:proofErr w:type="spellEnd"/>
            <w:r w:rsidRPr="00F50F5E">
              <w:rPr>
                <w:rFonts w:eastAsia="DengXian"/>
                <w:bCs/>
                <w:kern w:val="24"/>
                <w:lang w:val="fr-FR"/>
              </w:rPr>
              <w:t xml:space="preserve"> active </w:t>
            </w:r>
            <w:proofErr w:type="spellStart"/>
            <w:r w:rsidRPr="00F50F5E">
              <w:rPr>
                <w:rFonts w:eastAsia="DengXian"/>
                <w:bCs/>
                <w:kern w:val="24"/>
                <w:lang w:val="fr-FR"/>
              </w:rPr>
              <w:t>beams</w:t>
            </w:r>
            <w:proofErr w:type="spellEnd"/>
            <w:r w:rsidRPr="00F50F5E">
              <w:rPr>
                <w:rFonts w:eastAsia="DengXian"/>
                <w:bCs/>
                <w:kern w:val="24"/>
                <w:lang w:val="fr-FR"/>
              </w:rPr>
              <w:t>*</w:t>
            </w:r>
          </w:p>
        </w:tc>
        <w:tc>
          <w:tcPr>
            <w:tcW w:w="3479" w:type="pct"/>
            <w:vAlign w:val="center"/>
          </w:tcPr>
          <w:p w14:paraId="724A3395" w14:textId="77777777" w:rsidR="00246ADD" w:rsidRPr="00F50F5E" w:rsidRDefault="00246ADD" w:rsidP="00A4208C">
            <w:pPr>
              <w:adjustRightInd w:val="0"/>
              <w:snapToGrid w:val="0"/>
              <w:jc w:val="center"/>
              <w:rPr>
                <w:rFonts w:eastAsia="DengXian"/>
                <w:bCs/>
                <w:kern w:val="24"/>
                <w:lang w:val="fr-FR"/>
              </w:rPr>
            </w:pPr>
            <w:r w:rsidRPr="00F50F5E">
              <w:rPr>
                <w:rFonts w:eastAsia="DengXian" w:hint="eastAsia"/>
                <w:bCs/>
                <w:kern w:val="24"/>
                <w:lang w:val="fr-FR"/>
              </w:rPr>
              <w:t>1.73%</w:t>
            </w:r>
          </w:p>
        </w:tc>
      </w:tr>
      <w:tr w:rsidR="00246ADD" w:rsidRPr="00992724" w14:paraId="3C2D77C5" w14:textId="77777777" w:rsidTr="00A4208C">
        <w:trPr>
          <w:trHeight w:val="76"/>
          <w:jc w:val="center"/>
        </w:trPr>
        <w:tc>
          <w:tcPr>
            <w:tcW w:w="5000" w:type="pct"/>
            <w:gridSpan w:val="2"/>
            <w:vAlign w:val="center"/>
          </w:tcPr>
          <w:p w14:paraId="4402D836" w14:textId="77777777" w:rsidR="00246ADD" w:rsidRPr="00F50F5E" w:rsidRDefault="00246ADD" w:rsidP="00A4208C">
            <w:pPr>
              <w:adjustRightInd w:val="0"/>
              <w:snapToGrid w:val="0"/>
              <w:jc w:val="center"/>
              <w:rPr>
                <w:rFonts w:eastAsia="DengXian"/>
                <w:bCs/>
                <w:kern w:val="24"/>
                <w:lang w:val="fr-FR"/>
              </w:rPr>
            </w:pPr>
            <w:r w:rsidRPr="00F50F5E">
              <w:rPr>
                <w:rFonts w:eastAsia="DengXian"/>
                <w:bCs/>
                <w:kern w:val="24"/>
              </w:rPr>
              <w:t>Note 1: Reference beam size, different beam sizes may be evaluated and reported by companies (for e.g. hierarchical beam structure)</w:t>
            </w:r>
          </w:p>
        </w:tc>
      </w:tr>
    </w:tbl>
    <w:p w14:paraId="3758867A" w14:textId="77777777" w:rsidR="00246ADD" w:rsidRDefault="00246ADD" w:rsidP="00246ADD">
      <w:pPr>
        <w:rPr>
          <w:b/>
          <w:bCs/>
          <w:u w:val="single"/>
        </w:rPr>
      </w:pPr>
    </w:p>
    <w:p w14:paraId="5A2BBBDA" w14:textId="77777777" w:rsidR="00246ADD" w:rsidRPr="00F50F5E" w:rsidRDefault="00246ADD">
      <w:pPr>
        <w:pStyle w:val="ListParagraph"/>
        <w:numPr>
          <w:ilvl w:val="0"/>
          <w:numId w:val="257"/>
        </w:numPr>
        <w:suppressAutoHyphens/>
        <w:overflowPunct/>
        <w:autoSpaceDE/>
        <w:autoSpaceDN/>
        <w:adjustRightInd/>
        <w:rPr>
          <w:lang w:val="en-US"/>
        </w:rPr>
      </w:pPr>
      <w:r w:rsidRPr="00F50F5E">
        <w:rPr>
          <w:lang w:val="en-US"/>
        </w:rPr>
        <w:t>Antenna parameters:</w:t>
      </w:r>
    </w:p>
    <w:p w14:paraId="5AD2899D" w14:textId="77777777" w:rsidR="00246ADD" w:rsidRDefault="00246ADD" w:rsidP="00246ADD">
      <w:pPr>
        <w:rPr>
          <w:b/>
          <w:bCs/>
          <w:u w:val="single"/>
        </w:rPr>
      </w:pPr>
    </w:p>
    <w:tbl>
      <w:tblPr>
        <w:tblStyle w:val="TableGrid20"/>
        <w:tblW w:w="8615" w:type="dxa"/>
        <w:jc w:val="center"/>
        <w:tblLook w:val="04A0" w:firstRow="1" w:lastRow="0" w:firstColumn="1" w:lastColumn="0" w:noHBand="0" w:noVBand="1"/>
      </w:tblPr>
      <w:tblGrid>
        <w:gridCol w:w="6273"/>
        <w:gridCol w:w="2342"/>
      </w:tblGrid>
      <w:tr w:rsidR="00246ADD" w:rsidRPr="00A17435" w14:paraId="4C35C22C" w14:textId="77777777" w:rsidTr="00A4208C">
        <w:trPr>
          <w:trHeight w:val="555"/>
          <w:jc w:val="center"/>
        </w:trPr>
        <w:tc>
          <w:tcPr>
            <w:tcW w:w="6273" w:type="dxa"/>
          </w:tcPr>
          <w:p w14:paraId="59F629B2" w14:textId="77777777" w:rsidR="00246ADD" w:rsidRPr="00A17435" w:rsidRDefault="00246ADD" w:rsidP="00A4208C">
            <w:pPr>
              <w:snapToGrid w:val="0"/>
              <w:spacing w:before="120" w:after="0"/>
              <w:jc w:val="center"/>
              <w:rPr>
                <w:b/>
                <w:bCs/>
                <w:sz w:val="16"/>
                <w:szCs w:val="16"/>
              </w:rPr>
            </w:pPr>
            <w:r w:rsidRPr="00A17435">
              <w:rPr>
                <w:b/>
                <w:bCs/>
                <w:sz w:val="16"/>
                <w:szCs w:val="16"/>
              </w:rPr>
              <w:lastRenderedPageBreak/>
              <w:t>Frequency</w:t>
            </w:r>
          </w:p>
        </w:tc>
        <w:tc>
          <w:tcPr>
            <w:tcW w:w="0" w:type="auto"/>
          </w:tcPr>
          <w:p w14:paraId="53AA6D73" w14:textId="77777777" w:rsidR="00246ADD" w:rsidRPr="00A17435" w:rsidRDefault="00246ADD" w:rsidP="00A4208C">
            <w:pPr>
              <w:snapToGrid w:val="0"/>
              <w:spacing w:before="120" w:after="0"/>
              <w:jc w:val="center"/>
              <w:rPr>
                <w:b/>
                <w:bCs/>
                <w:sz w:val="16"/>
                <w:szCs w:val="16"/>
              </w:rPr>
            </w:pPr>
            <w:r w:rsidRPr="00A17435">
              <w:rPr>
                <w:b/>
                <w:bCs/>
                <w:sz w:val="16"/>
                <w:szCs w:val="16"/>
              </w:rPr>
              <w:t>S-band (i.e., 2 GHz)</w:t>
            </w:r>
          </w:p>
        </w:tc>
      </w:tr>
      <w:tr w:rsidR="00246ADD" w:rsidRPr="00A17435" w14:paraId="74ACD99B" w14:textId="77777777" w:rsidTr="00A4208C">
        <w:trPr>
          <w:trHeight w:val="900"/>
          <w:jc w:val="center"/>
        </w:trPr>
        <w:tc>
          <w:tcPr>
            <w:tcW w:w="6273" w:type="dxa"/>
          </w:tcPr>
          <w:p w14:paraId="4566F351" w14:textId="77777777" w:rsidR="00246ADD" w:rsidRPr="00A17435" w:rsidRDefault="00246ADD" w:rsidP="00A4208C">
            <w:pPr>
              <w:snapToGrid w:val="0"/>
              <w:spacing w:before="120" w:after="0"/>
              <w:jc w:val="center"/>
              <w:rPr>
                <w:b/>
                <w:bCs/>
                <w:sz w:val="16"/>
                <w:szCs w:val="16"/>
              </w:rPr>
            </w:pPr>
            <w:r w:rsidRPr="00A17435">
              <w:rPr>
                <w:b/>
                <w:bCs/>
                <w:sz w:val="16"/>
                <w:szCs w:val="16"/>
              </w:rPr>
              <w:t>Orbit</w:t>
            </w:r>
          </w:p>
        </w:tc>
        <w:tc>
          <w:tcPr>
            <w:tcW w:w="0" w:type="auto"/>
          </w:tcPr>
          <w:p w14:paraId="19914265" w14:textId="77777777" w:rsidR="00246ADD" w:rsidRPr="00A17435" w:rsidRDefault="00246ADD" w:rsidP="00A4208C">
            <w:pPr>
              <w:snapToGrid w:val="0"/>
              <w:spacing w:before="120" w:after="0"/>
              <w:jc w:val="center"/>
              <w:rPr>
                <w:b/>
                <w:bCs/>
                <w:sz w:val="16"/>
                <w:szCs w:val="16"/>
                <w:lang w:eastAsia="zh-CN"/>
              </w:rPr>
            </w:pPr>
            <w:r w:rsidRPr="00F053E8">
              <w:rPr>
                <w:rFonts w:hint="eastAsia"/>
                <w:b/>
                <w:bCs/>
                <w:sz w:val="16"/>
                <w:szCs w:val="16"/>
                <w:lang w:eastAsia="zh-CN"/>
              </w:rPr>
              <w:t>MEO-7000</w:t>
            </w:r>
          </w:p>
        </w:tc>
      </w:tr>
      <w:tr w:rsidR="00246ADD" w:rsidRPr="00A17435" w14:paraId="572F5DFD" w14:textId="77777777" w:rsidTr="00A4208C">
        <w:trPr>
          <w:trHeight w:val="600"/>
          <w:jc w:val="center"/>
        </w:trPr>
        <w:tc>
          <w:tcPr>
            <w:tcW w:w="6273" w:type="dxa"/>
          </w:tcPr>
          <w:p w14:paraId="26250300" w14:textId="77777777" w:rsidR="00246ADD" w:rsidRPr="00A17435" w:rsidRDefault="00246ADD" w:rsidP="00A4208C">
            <w:pPr>
              <w:snapToGrid w:val="0"/>
              <w:spacing w:before="120" w:after="0"/>
              <w:jc w:val="center"/>
              <w:rPr>
                <w:b/>
                <w:bCs/>
                <w:sz w:val="16"/>
                <w:szCs w:val="16"/>
              </w:rPr>
            </w:pPr>
            <w:r w:rsidRPr="00A17435">
              <w:rPr>
                <w:b/>
                <w:bCs/>
                <w:sz w:val="16"/>
                <w:szCs w:val="16"/>
              </w:rPr>
              <w:t>TXRU mapping (for phased antenna array)</w:t>
            </w:r>
          </w:p>
        </w:tc>
        <w:tc>
          <w:tcPr>
            <w:tcW w:w="0" w:type="auto"/>
          </w:tcPr>
          <w:p w14:paraId="74F0DBDB" w14:textId="77777777" w:rsidR="00246ADD" w:rsidRPr="00A17435" w:rsidRDefault="00246ADD" w:rsidP="00A4208C">
            <w:pPr>
              <w:snapToGrid w:val="0"/>
              <w:spacing w:before="120" w:after="0"/>
              <w:jc w:val="center"/>
              <w:rPr>
                <w:sz w:val="16"/>
                <w:szCs w:val="16"/>
              </w:rPr>
            </w:pPr>
            <w:r w:rsidRPr="00A17435">
              <w:rPr>
                <w:sz w:val="16"/>
                <w:szCs w:val="16"/>
              </w:rPr>
              <w:t>Fully connected</w:t>
            </w:r>
          </w:p>
        </w:tc>
      </w:tr>
      <w:tr w:rsidR="00246ADD" w:rsidRPr="003B5C50" w14:paraId="0DF84A64" w14:textId="77777777" w:rsidTr="00A4208C">
        <w:trPr>
          <w:trHeight w:val="56"/>
          <w:jc w:val="center"/>
        </w:trPr>
        <w:tc>
          <w:tcPr>
            <w:tcW w:w="6273" w:type="dxa"/>
          </w:tcPr>
          <w:p w14:paraId="4F358F72" w14:textId="77777777" w:rsidR="00246ADD" w:rsidRPr="00A17435" w:rsidRDefault="00246ADD" w:rsidP="00A4208C">
            <w:pPr>
              <w:snapToGrid w:val="0"/>
              <w:spacing w:before="120" w:after="0"/>
              <w:rPr>
                <w:b/>
                <w:bCs/>
                <w:sz w:val="16"/>
                <w:szCs w:val="16"/>
              </w:rPr>
            </w:pPr>
            <w:r w:rsidRPr="00A17435">
              <w:rPr>
                <w:b/>
                <w:bCs/>
                <w:sz w:val="16"/>
                <w:szCs w:val="16"/>
              </w:rPr>
              <w:t>Satellite antenna configurations</w:t>
            </w:r>
            <w:r w:rsidRPr="00A17435">
              <w:rPr>
                <w:sz w:val="16"/>
                <w:szCs w:val="16"/>
              </w:rPr>
              <w:br/>
            </w:r>
            <w:r w:rsidRPr="00A17435">
              <w:rPr>
                <w:b/>
                <w:bCs/>
                <w:sz w:val="16"/>
                <w:szCs w:val="16"/>
              </w:rPr>
              <w:t>Option 1</w:t>
            </w:r>
            <w:r w:rsidRPr="00A17435">
              <w:rPr>
                <w:sz w:val="16"/>
                <w:szCs w:val="16"/>
              </w:rPr>
              <w:t>: Phased antenna array i.e. (</w:t>
            </w:r>
            <w:proofErr w:type="spellStart"/>
            <w:r w:rsidRPr="00A17435">
              <w:rPr>
                <w:sz w:val="16"/>
                <w:szCs w:val="16"/>
              </w:rPr>
              <w:t>M,N,P,Mg,Ng</w:t>
            </w:r>
            <w:proofErr w:type="spellEnd"/>
            <w:r w:rsidRPr="00A17435">
              <w:rPr>
                <w:sz w:val="16"/>
                <w:szCs w:val="16"/>
              </w:rPr>
              <w:t xml:space="preserve">; </w:t>
            </w:r>
            <w:proofErr w:type="spellStart"/>
            <w:r w:rsidRPr="00A17435">
              <w:rPr>
                <w:sz w:val="16"/>
                <w:szCs w:val="16"/>
              </w:rPr>
              <w:t>Mp</w:t>
            </w:r>
            <w:proofErr w:type="spellEnd"/>
            <w:r w:rsidRPr="00A17435">
              <w:rPr>
                <w:sz w:val="16"/>
                <w:szCs w:val="16"/>
              </w:rPr>
              <w:t>, Np), (</w:t>
            </w:r>
            <w:proofErr w:type="spellStart"/>
            <w:r w:rsidRPr="00A17435">
              <w:rPr>
                <w:sz w:val="16"/>
                <w:szCs w:val="16"/>
              </w:rPr>
              <w:t>dH,dV</w:t>
            </w:r>
            <w:proofErr w:type="spellEnd"/>
            <w:r w:rsidRPr="00A17435">
              <w:rPr>
                <w:sz w:val="16"/>
                <w:szCs w:val="16"/>
              </w:rPr>
              <w:t>), (</w:t>
            </w:r>
            <w:proofErr w:type="spellStart"/>
            <w:r w:rsidRPr="00A17435">
              <w:rPr>
                <w:sz w:val="16"/>
                <w:szCs w:val="16"/>
              </w:rPr>
              <w:t>dg,H,dg,V</w:t>
            </w:r>
            <w:proofErr w:type="spellEnd"/>
            <w:r w:rsidRPr="00A17435">
              <w:rPr>
                <w:sz w:val="16"/>
                <w:szCs w:val="16"/>
              </w:rPr>
              <w:t>) if any</w:t>
            </w:r>
            <w:r w:rsidRPr="00A17435">
              <w:rPr>
                <w:sz w:val="16"/>
                <w:szCs w:val="16"/>
              </w:rPr>
              <w:br/>
            </w:r>
            <w:r w:rsidRPr="00A17435">
              <w:rPr>
                <w:sz w:val="16"/>
                <w:szCs w:val="16"/>
              </w:rPr>
              <w:br/>
              <w:t xml:space="preserve">(M, N, P, Mg, Ng; </w:t>
            </w:r>
            <w:proofErr w:type="spellStart"/>
            <w:r w:rsidRPr="00A17435">
              <w:rPr>
                <w:sz w:val="16"/>
                <w:szCs w:val="16"/>
              </w:rPr>
              <w:t>Mp</w:t>
            </w:r>
            <w:proofErr w:type="spellEnd"/>
            <w:r w:rsidRPr="00A17435">
              <w:rPr>
                <w:sz w:val="16"/>
                <w:szCs w:val="16"/>
              </w:rPr>
              <w:t>, Np)</w:t>
            </w:r>
            <w:r w:rsidRPr="00A17435">
              <w:rPr>
                <w:sz w:val="16"/>
                <w:szCs w:val="16"/>
              </w:rPr>
              <w:br/>
              <w:t>- M: Number of vertical antenna elements within a panel, on one polarization</w:t>
            </w:r>
            <w:r w:rsidRPr="00A17435">
              <w:rPr>
                <w:sz w:val="16"/>
                <w:szCs w:val="16"/>
              </w:rPr>
              <w:br/>
              <w:t>- N: Number of horizontal antenna elements within a panel, on one polarization</w:t>
            </w:r>
            <w:r w:rsidRPr="00A17435">
              <w:rPr>
                <w:sz w:val="16"/>
                <w:szCs w:val="16"/>
              </w:rPr>
              <w:br/>
              <w:t>- P: Number of polarizations</w:t>
            </w:r>
            <w:r w:rsidRPr="00A17435">
              <w:rPr>
                <w:sz w:val="16"/>
                <w:szCs w:val="16"/>
              </w:rPr>
              <w:br/>
              <w:t>- Mg: Number of panels in a column;</w:t>
            </w:r>
            <w:r w:rsidRPr="00A17435">
              <w:rPr>
                <w:sz w:val="16"/>
                <w:szCs w:val="16"/>
              </w:rPr>
              <w:br/>
              <w:t>- Ng: Number of panels in a row;</w:t>
            </w:r>
            <w:r w:rsidRPr="00A17435">
              <w:rPr>
                <w:sz w:val="16"/>
                <w:szCs w:val="16"/>
              </w:rPr>
              <w:br/>
              <w:t xml:space="preserve">- </w:t>
            </w:r>
            <w:proofErr w:type="spellStart"/>
            <w:r w:rsidRPr="00A17435">
              <w:rPr>
                <w:sz w:val="16"/>
                <w:szCs w:val="16"/>
              </w:rPr>
              <w:t>Mp</w:t>
            </w:r>
            <w:proofErr w:type="spellEnd"/>
            <w:r w:rsidRPr="00A17435">
              <w:rPr>
                <w:sz w:val="16"/>
                <w:szCs w:val="16"/>
              </w:rPr>
              <w:t>: Number of vertical TXRUs within a panel, on one polarization</w:t>
            </w:r>
            <w:r w:rsidRPr="00A17435">
              <w:rPr>
                <w:sz w:val="16"/>
                <w:szCs w:val="16"/>
              </w:rPr>
              <w:br/>
              <w:t>- Np: Number of horizontal TXRUs within a panel, on one polarization</w:t>
            </w:r>
            <w:r w:rsidRPr="00A17435">
              <w:rPr>
                <w:sz w:val="16"/>
                <w:szCs w:val="16"/>
              </w:rPr>
              <w:br/>
              <w:t xml:space="preserve">Note:  </w:t>
            </w:r>
            <w:proofErr w:type="spellStart"/>
            <w:r w:rsidRPr="00A17435">
              <w:rPr>
                <w:sz w:val="16"/>
                <w:szCs w:val="16"/>
              </w:rPr>
              <w:t>Mp</w:t>
            </w:r>
            <w:proofErr w:type="spellEnd"/>
            <w:r w:rsidRPr="00A17435">
              <w:rPr>
                <w:sz w:val="16"/>
                <w:szCs w:val="16"/>
              </w:rPr>
              <w:t xml:space="preserve"> and Np may not be applicable for fully-connected TXRU.</w:t>
            </w:r>
            <w:r w:rsidRPr="00A17435">
              <w:rPr>
                <w:sz w:val="16"/>
                <w:szCs w:val="16"/>
              </w:rPr>
              <w:br/>
            </w:r>
            <w:r w:rsidRPr="00A17435">
              <w:rPr>
                <w:sz w:val="16"/>
                <w:szCs w:val="16"/>
              </w:rPr>
              <w:br/>
            </w:r>
            <w:r w:rsidRPr="00A17435">
              <w:rPr>
                <w:b/>
                <w:bCs/>
                <w:sz w:val="16"/>
                <w:szCs w:val="16"/>
              </w:rPr>
              <w:t>Option 2</w:t>
            </w:r>
            <w:r w:rsidRPr="00A17435">
              <w:rPr>
                <w:sz w:val="16"/>
                <w:szCs w:val="16"/>
              </w:rPr>
              <w:t>: Reflector antenna</w:t>
            </w:r>
          </w:p>
        </w:tc>
        <w:tc>
          <w:tcPr>
            <w:tcW w:w="0" w:type="auto"/>
          </w:tcPr>
          <w:p w14:paraId="54CCEEC4" w14:textId="77777777" w:rsidR="00246ADD" w:rsidRPr="00A17435" w:rsidRDefault="00246ADD" w:rsidP="00A4208C">
            <w:pPr>
              <w:snapToGrid w:val="0"/>
              <w:spacing w:before="120" w:after="0"/>
              <w:rPr>
                <w:sz w:val="16"/>
                <w:szCs w:val="16"/>
              </w:rPr>
            </w:pPr>
            <w:r w:rsidRPr="00A17435">
              <w:rPr>
                <w:sz w:val="16"/>
                <w:szCs w:val="16"/>
              </w:rPr>
              <w:t xml:space="preserve">Antenna elements: </w:t>
            </w:r>
            <w:r w:rsidRPr="00A17435">
              <w:rPr>
                <w:rFonts w:hint="eastAsia"/>
                <w:sz w:val="16"/>
                <w:szCs w:val="16"/>
                <w:lang w:eastAsia="zh-CN"/>
              </w:rPr>
              <w:t>81</w:t>
            </w:r>
            <w:r w:rsidRPr="00A17435">
              <w:rPr>
                <w:sz w:val="16"/>
                <w:szCs w:val="16"/>
              </w:rPr>
              <w:t>00 (</w:t>
            </w:r>
            <w:r w:rsidRPr="00A17435">
              <w:rPr>
                <w:rFonts w:hint="eastAsia"/>
                <w:sz w:val="16"/>
                <w:szCs w:val="16"/>
                <w:lang w:eastAsia="zh-CN"/>
              </w:rPr>
              <w:t>9</w:t>
            </w:r>
            <w:r w:rsidRPr="00A17435">
              <w:rPr>
                <w:sz w:val="16"/>
                <w:szCs w:val="16"/>
              </w:rPr>
              <w:t>0x</w:t>
            </w:r>
            <w:r w:rsidRPr="00A17435">
              <w:rPr>
                <w:rFonts w:hint="eastAsia"/>
                <w:sz w:val="16"/>
                <w:szCs w:val="16"/>
                <w:lang w:eastAsia="zh-CN"/>
              </w:rPr>
              <w:t>9</w:t>
            </w:r>
            <w:r w:rsidRPr="00A17435">
              <w:rPr>
                <w:sz w:val="16"/>
                <w:szCs w:val="16"/>
              </w:rPr>
              <w:t>0)</w:t>
            </w:r>
            <w:r w:rsidRPr="00A17435">
              <w:rPr>
                <w:sz w:val="16"/>
                <w:szCs w:val="16"/>
              </w:rPr>
              <w:br/>
              <w:t>Separation: 0.5 lambda</w:t>
            </w:r>
            <w:r w:rsidRPr="00A17435">
              <w:rPr>
                <w:sz w:val="16"/>
                <w:szCs w:val="16"/>
              </w:rPr>
              <w:br/>
              <w:t>Number of polarizations: 1 or 2.</w:t>
            </w:r>
          </w:p>
          <w:p w14:paraId="54F0B3B0" w14:textId="77777777" w:rsidR="00246ADD" w:rsidRPr="00A17435" w:rsidRDefault="00246ADD" w:rsidP="00A4208C">
            <w:pPr>
              <w:snapToGrid w:val="0"/>
              <w:spacing w:before="120" w:after="0"/>
              <w:rPr>
                <w:sz w:val="16"/>
                <w:szCs w:val="16"/>
              </w:rPr>
            </w:pPr>
          </w:p>
          <w:p w14:paraId="312A42A7" w14:textId="77777777" w:rsidR="00246ADD" w:rsidRPr="00A17435" w:rsidRDefault="00246ADD" w:rsidP="00A4208C">
            <w:pPr>
              <w:snapToGrid w:val="0"/>
              <w:spacing w:before="120" w:after="0"/>
              <w:rPr>
                <w:sz w:val="16"/>
                <w:szCs w:val="16"/>
                <w:lang w:val="de-DE"/>
              </w:rPr>
            </w:pPr>
            <w:r w:rsidRPr="00A17435">
              <w:rPr>
                <w:sz w:val="16"/>
                <w:szCs w:val="16"/>
                <w:lang w:val="de-DE"/>
              </w:rPr>
              <w:t>1-pol: (M,N,P,Mg,Ng)= (</w:t>
            </w:r>
            <w:r w:rsidRPr="00A17435">
              <w:rPr>
                <w:rFonts w:hint="eastAsia"/>
                <w:sz w:val="16"/>
                <w:szCs w:val="16"/>
                <w:lang w:val="de-DE" w:eastAsia="zh-CN"/>
              </w:rPr>
              <w:t>9</w:t>
            </w:r>
            <w:r w:rsidRPr="00A17435">
              <w:rPr>
                <w:sz w:val="16"/>
                <w:szCs w:val="16"/>
                <w:lang w:val="de-DE"/>
              </w:rPr>
              <w:t xml:space="preserve">0, </w:t>
            </w:r>
            <w:r w:rsidRPr="00A17435">
              <w:rPr>
                <w:rFonts w:hint="eastAsia"/>
                <w:sz w:val="16"/>
                <w:szCs w:val="16"/>
                <w:lang w:val="de-DE" w:eastAsia="zh-CN"/>
              </w:rPr>
              <w:t>9</w:t>
            </w:r>
            <w:r w:rsidRPr="00A17435">
              <w:rPr>
                <w:sz w:val="16"/>
                <w:szCs w:val="16"/>
                <w:lang w:val="de-DE"/>
              </w:rPr>
              <w:t>0, 1, 1, 1), , (dH,dV) = (0.5, 0.5)</w:t>
            </w:r>
          </w:p>
          <w:p w14:paraId="3D4BC0BB" w14:textId="77777777" w:rsidR="00246ADD" w:rsidRPr="00A17435" w:rsidRDefault="00246ADD" w:rsidP="00A4208C">
            <w:pPr>
              <w:snapToGrid w:val="0"/>
              <w:spacing w:before="120" w:after="0"/>
              <w:rPr>
                <w:sz w:val="16"/>
                <w:szCs w:val="16"/>
                <w:lang w:val="de-DE"/>
              </w:rPr>
            </w:pPr>
            <w:r w:rsidRPr="00A17435">
              <w:rPr>
                <w:sz w:val="16"/>
                <w:szCs w:val="16"/>
                <w:lang w:val="de-DE"/>
              </w:rPr>
              <w:t>2-pol: (M,N,P,Mg,Ng) = (</w:t>
            </w:r>
            <w:r w:rsidRPr="00A17435">
              <w:rPr>
                <w:rFonts w:hint="eastAsia"/>
                <w:sz w:val="16"/>
                <w:szCs w:val="16"/>
                <w:lang w:val="de-DE" w:eastAsia="zh-CN"/>
              </w:rPr>
              <w:t>9</w:t>
            </w:r>
            <w:r w:rsidRPr="00A17435">
              <w:rPr>
                <w:sz w:val="16"/>
                <w:szCs w:val="16"/>
                <w:lang w:val="de-DE"/>
              </w:rPr>
              <w:t xml:space="preserve">0, </w:t>
            </w:r>
            <w:r w:rsidRPr="00A17435">
              <w:rPr>
                <w:rFonts w:hint="eastAsia"/>
                <w:sz w:val="16"/>
                <w:szCs w:val="16"/>
                <w:lang w:val="de-DE" w:eastAsia="zh-CN"/>
              </w:rPr>
              <w:t>9</w:t>
            </w:r>
            <w:r w:rsidRPr="00A17435">
              <w:rPr>
                <w:sz w:val="16"/>
                <w:szCs w:val="16"/>
                <w:lang w:val="de-DE"/>
              </w:rPr>
              <w:t>0, 2, 1, 1), (dH,dV) = (0.5, 0.5)</w:t>
            </w:r>
          </w:p>
          <w:p w14:paraId="1E2DAB64" w14:textId="77777777" w:rsidR="00246ADD" w:rsidRPr="00A17435" w:rsidRDefault="00246ADD" w:rsidP="00A4208C">
            <w:pPr>
              <w:snapToGrid w:val="0"/>
              <w:spacing w:before="120" w:after="0"/>
              <w:rPr>
                <w:sz w:val="16"/>
                <w:szCs w:val="16"/>
                <w:lang w:val="de-DE"/>
              </w:rPr>
            </w:pPr>
          </w:p>
          <w:p w14:paraId="5914CC8E" w14:textId="77777777" w:rsidR="00246ADD" w:rsidRPr="0023125C" w:rsidRDefault="00246ADD" w:rsidP="00A4208C">
            <w:pPr>
              <w:snapToGrid w:val="0"/>
              <w:spacing w:before="120" w:after="0"/>
              <w:rPr>
                <w:sz w:val="16"/>
                <w:szCs w:val="16"/>
                <w:lang w:val="de-DE"/>
              </w:rPr>
            </w:pPr>
          </w:p>
        </w:tc>
      </w:tr>
      <w:tr w:rsidR="00246ADD" w:rsidRPr="00A17435" w14:paraId="036CC9D0" w14:textId="77777777" w:rsidTr="00A4208C">
        <w:trPr>
          <w:trHeight w:val="1418"/>
          <w:jc w:val="center"/>
        </w:trPr>
        <w:tc>
          <w:tcPr>
            <w:tcW w:w="6273" w:type="dxa"/>
          </w:tcPr>
          <w:p w14:paraId="094A99E6" w14:textId="77777777" w:rsidR="00246ADD" w:rsidRPr="00A17435" w:rsidRDefault="00246ADD" w:rsidP="00A4208C">
            <w:pPr>
              <w:snapToGrid w:val="0"/>
              <w:spacing w:before="120" w:after="0"/>
              <w:rPr>
                <w:b/>
                <w:bCs/>
                <w:sz w:val="16"/>
                <w:szCs w:val="16"/>
              </w:rPr>
            </w:pPr>
            <w:r w:rsidRPr="00A17435">
              <w:rPr>
                <w:b/>
                <w:bCs/>
                <w:sz w:val="16"/>
                <w:szCs w:val="16"/>
              </w:rPr>
              <w:t>Satellite Polarized antenna modelling</w:t>
            </w:r>
            <w:r w:rsidRPr="00A17435">
              <w:rPr>
                <w:sz w:val="16"/>
                <w:szCs w:val="16"/>
              </w:rPr>
              <w:br/>
              <w:t>e.g., models in section 7.3.2 in TR38.901</w:t>
            </w:r>
          </w:p>
        </w:tc>
        <w:tc>
          <w:tcPr>
            <w:tcW w:w="0" w:type="auto"/>
          </w:tcPr>
          <w:p w14:paraId="0DFECF8B" w14:textId="77777777" w:rsidR="00246ADD" w:rsidRPr="00A17435" w:rsidRDefault="00246ADD" w:rsidP="00A4208C">
            <w:pPr>
              <w:snapToGrid w:val="0"/>
              <w:spacing w:before="120" w:after="0"/>
              <w:rPr>
                <w:sz w:val="16"/>
                <w:szCs w:val="16"/>
              </w:rPr>
            </w:pPr>
            <w:r w:rsidRPr="00A17435">
              <w:rPr>
                <w:sz w:val="16"/>
                <w:szCs w:val="16"/>
              </w:rPr>
              <w:t>Circular</w:t>
            </w:r>
          </w:p>
        </w:tc>
      </w:tr>
      <w:tr w:rsidR="00246ADD" w:rsidRPr="00A17435" w14:paraId="1DF2F2C3" w14:textId="77777777" w:rsidTr="00A4208C">
        <w:trPr>
          <w:trHeight w:val="2490"/>
          <w:jc w:val="center"/>
        </w:trPr>
        <w:tc>
          <w:tcPr>
            <w:tcW w:w="6273" w:type="dxa"/>
          </w:tcPr>
          <w:p w14:paraId="7F86DA85" w14:textId="77777777" w:rsidR="00246ADD" w:rsidRPr="00A17435" w:rsidRDefault="00246ADD" w:rsidP="00A4208C">
            <w:pPr>
              <w:snapToGrid w:val="0"/>
              <w:spacing w:before="120" w:after="0"/>
              <w:rPr>
                <w:b/>
                <w:bCs/>
                <w:sz w:val="16"/>
                <w:szCs w:val="16"/>
              </w:rPr>
            </w:pPr>
            <w:r w:rsidRPr="00A17435">
              <w:rPr>
                <w:b/>
                <w:bCs/>
                <w:sz w:val="16"/>
                <w:szCs w:val="16"/>
              </w:rPr>
              <w:t>Satellite antenna element gain pattern</w:t>
            </w:r>
          </w:p>
        </w:tc>
        <w:tc>
          <w:tcPr>
            <w:tcW w:w="0" w:type="auto"/>
          </w:tcPr>
          <w:p w14:paraId="737A15BA" w14:textId="77777777" w:rsidR="00246ADD" w:rsidRPr="00A17435" w:rsidRDefault="00246ADD" w:rsidP="00A4208C">
            <w:pPr>
              <w:snapToGrid w:val="0"/>
              <w:spacing w:before="120" w:after="0"/>
              <w:rPr>
                <w:sz w:val="16"/>
                <w:szCs w:val="16"/>
              </w:rPr>
            </w:pPr>
            <w:r w:rsidRPr="00A17435">
              <w:rPr>
                <w:sz w:val="16"/>
                <w:szCs w:val="16"/>
              </w:rPr>
              <w:t>Table 7.3-1 in TR 38.901</w:t>
            </w:r>
            <w:r w:rsidRPr="00A17435">
              <w:rPr>
                <w:sz w:val="16"/>
                <w:szCs w:val="16"/>
              </w:rPr>
              <w:br/>
              <w:t>Horizontal/vertical 3 dB beam width of single element (degree): 90 for H, 90 for V</w:t>
            </w:r>
          </w:p>
          <w:p w14:paraId="2DA072B0" w14:textId="77777777" w:rsidR="00246ADD" w:rsidRPr="00A17435" w:rsidRDefault="00246ADD" w:rsidP="00A4208C">
            <w:pPr>
              <w:snapToGrid w:val="0"/>
              <w:spacing w:before="120" w:after="0"/>
              <w:rPr>
                <w:sz w:val="16"/>
                <w:szCs w:val="16"/>
              </w:rPr>
            </w:pPr>
            <w:r w:rsidRPr="00A17435">
              <w:rPr>
                <w:sz w:val="16"/>
                <w:szCs w:val="16"/>
              </w:rPr>
              <w:br/>
              <w:t>Element max directivity: 5dBi.</w:t>
            </w:r>
          </w:p>
          <w:p w14:paraId="7F5C95FC" w14:textId="77777777" w:rsidR="00246ADD" w:rsidRPr="00A17435" w:rsidRDefault="00246ADD" w:rsidP="00A4208C">
            <w:pPr>
              <w:snapToGrid w:val="0"/>
              <w:spacing w:before="120" w:after="0"/>
              <w:rPr>
                <w:sz w:val="16"/>
                <w:szCs w:val="16"/>
              </w:rPr>
            </w:pPr>
            <w:r w:rsidRPr="00A17435">
              <w:rPr>
                <w:sz w:val="16"/>
                <w:szCs w:val="16"/>
              </w:rPr>
              <w:br/>
              <w:t xml:space="preserve">An antenna efficiency of 50% is assumed which results in an effective element max gain of 2dB. The resulting overall antenna gain (after applying the array factor) is </w:t>
            </w:r>
            <w:r w:rsidRPr="00A17435">
              <w:rPr>
                <w:rFonts w:hint="eastAsia"/>
                <w:sz w:val="16"/>
                <w:szCs w:val="16"/>
                <w:lang w:eastAsia="zh-CN"/>
              </w:rPr>
              <w:t>41.08</w:t>
            </w:r>
            <w:r w:rsidRPr="00A17435">
              <w:rPr>
                <w:sz w:val="16"/>
                <w:szCs w:val="16"/>
              </w:rPr>
              <w:t>dB</w:t>
            </w:r>
          </w:p>
        </w:tc>
      </w:tr>
    </w:tbl>
    <w:p w14:paraId="0C57F364" w14:textId="77777777" w:rsidR="00246ADD" w:rsidRDefault="00246ADD" w:rsidP="00246ADD">
      <w:pPr>
        <w:rPr>
          <w:b/>
          <w:bCs/>
          <w:u w:val="single"/>
        </w:rPr>
      </w:pPr>
    </w:p>
    <w:p w14:paraId="252100EC" w14:textId="77777777" w:rsidR="00246ADD" w:rsidRPr="00E4182D" w:rsidRDefault="00246ADD" w:rsidP="00246ADD">
      <w:pPr>
        <w:pStyle w:val="3GPPNormalText"/>
        <w:rPr>
          <w:b/>
          <w:bCs/>
          <w:sz w:val="20"/>
          <w:szCs w:val="22"/>
          <w:u w:val="single"/>
          <w:lang w:val="en-GB"/>
        </w:rPr>
      </w:pPr>
      <w:r w:rsidRPr="00E4182D">
        <w:rPr>
          <w:b/>
          <w:bCs/>
          <w:sz w:val="20"/>
          <w:szCs w:val="22"/>
          <w:highlight w:val="darkYellow"/>
          <w:u w:val="single"/>
          <w:lang w:val="en-GB"/>
        </w:rPr>
        <w:t>Working assumption:</w:t>
      </w:r>
    </w:p>
    <w:p w14:paraId="7E2D1D0C" w14:textId="77777777" w:rsidR="00246ADD" w:rsidRPr="00F50F5E" w:rsidRDefault="00246ADD" w:rsidP="00246ADD">
      <w:pPr>
        <w:rPr>
          <w:rFonts w:ascii="Times New Roman" w:hAnsi="Times New Roman"/>
        </w:rPr>
      </w:pPr>
      <w:r w:rsidRPr="00F50F5E">
        <w:rPr>
          <w:rFonts w:ascii="Times New Roman" w:hAnsi="Times New Roman"/>
        </w:rPr>
        <w:t>For  6GR NTN LEO-1200 Ku-band, the following parameters are adopted</w:t>
      </w:r>
    </w:p>
    <w:p w14:paraId="23C041DC" w14:textId="77777777" w:rsidR="00246ADD" w:rsidRPr="00F50F5E" w:rsidRDefault="00246ADD">
      <w:pPr>
        <w:pStyle w:val="ListParagraph"/>
        <w:numPr>
          <w:ilvl w:val="0"/>
          <w:numId w:val="257"/>
        </w:numPr>
        <w:suppressAutoHyphens/>
        <w:overflowPunct/>
        <w:autoSpaceDE/>
        <w:autoSpaceDN/>
        <w:adjustRightInd/>
      </w:pPr>
      <w:r w:rsidRPr="00F50F5E">
        <w:t>G/T = 6dB/K</w:t>
      </w:r>
    </w:p>
    <w:p w14:paraId="21AB4900" w14:textId="77777777" w:rsidR="00246ADD" w:rsidRPr="00F50F5E" w:rsidRDefault="00246ADD">
      <w:pPr>
        <w:pStyle w:val="ListParagraph"/>
        <w:numPr>
          <w:ilvl w:val="0"/>
          <w:numId w:val="257"/>
        </w:numPr>
        <w:suppressAutoHyphens/>
        <w:overflowPunct/>
        <w:autoSpaceDE/>
        <w:autoSpaceDN/>
        <w:adjustRightInd/>
      </w:pPr>
      <w:r w:rsidRPr="00F50F5E">
        <w:t>EIRP density per beam = 13dBW/MHz</w:t>
      </w:r>
    </w:p>
    <w:p w14:paraId="431C41B1" w14:textId="77777777" w:rsidR="00246ADD" w:rsidRPr="00F50F5E" w:rsidRDefault="00246ADD">
      <w:pPr>
        <w:pStyle w:val="ListParagraph"/>
        <w:numPr>
          <w:ilvl w:val="0"/>
          <w:numId w:val="257"/>
        </w:numPr>
        <w:suppressAutoHyphens/>
        <w:overflowPunct/>
        <w:autoSpaceDE/>
        <w:autoSpaceDN/>
        <w:adjustRightInd/>
      </w:pPr>
      <w:r w:rsidRPr="00F50F5E">
        <w:t>Antenna parameters:</w:t>
      </w:r>
    </w:p>
    <w:tbl>
      <w:tblPr>
        <w:tblStyle w:val="TableGrid20"/>
        <w:tblW w:w="10060" w:type="dxa"/>
        <w:tblLook w:val="04A0" w:firstRow="1" w:lastRow="0" w:firstColumn="1" w:lastColumn="0" w:noHBand="0" w:noVBand="1"/>
      </w:tblPr>
      <w:tblGrid>
        <w:gridCol w:w="6232"/>
        <w:gridCol w:w="3828"/>
      </w:tblGrid>
      <w:tr w:rsidR="00246ADD" w14:paraId="0C122EED" w14:textId="77777777" w:rsidTr="00A4208C">
        <w:trPr>
          <w:trHeight w:val="329"/>
        </w:trPr>
        <w:tc>
          <w:tcPr>
            <w:tcW w:w="6232" w:type="dxa"/>
          </w:tcPr>
          <w:p w14:paraId="2E110216"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Frequency</w:t>
            </w:r>
          </w:p>
        </w:tc>
        <w:tc>
          <w:tcPr>
            <w:tcW w:w="3828" w:type="dxa"/>
          </w:tcPr>
          <w:p w14:paraId="5D89D737"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Ku-band</w:t>
            </w:r>
          </w:p>
        </w:tc>
      </w:tr>
      <w:tr w:rsidR="00246ADD" w14:paraId="59D1FF28" w14:textId="77777777" w:rsidTr="00A4208C">
        <w:trPr>
          <w:trHeight w:val="323"/>
        </w:trPr>
        <w:tc>
          <w:tcPr>
            <w:tcW w:w="6232" w:type="dxa"/>
          </w:tcPr>
          <w:p w14:paraId="309EFAB0"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Orbit</w:t>
            </w:r>
          </w:p>
        </w:tc>
        <w:tc>
          <w:tcPr>
            <w:tcW w:w="3828" w:type="dxa"/>
          </w:tcPr>
          <w:p w14:paraId="5E03FB71"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LEO-1200</w:t>
            </w:r>
          </w:p>
        </w:tc>
      </w:tr>
      <w:tr w:rsidR="00246ADD" w14:paraId="61C796B8" w14:textId="77777777" w:rsidTr="00A4208C">
        <w:trPr>
          <w:trHeight w:val="600"/>
        </w:trPr>
        <w:tc>
          <w:tcPr>
            <w:tcW w:w="6232" w:type="dxa"/>
          </w:tcPr>
          <w:p w14:paraId="68368AF4"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TXRU mapping (for phased antenna array)</w:t>
            </w:r>
          </w:p>
        </w:tc>
        <w:tc>
          <w:tcPr>
            <w:tcW w:w="3828" w:type="dxa"/>
          </w:tcPr>
          <w:p w14:paraId="0F7DA249" w14:textId="77777777" w:rsidR="00246ADD" w:rsidRPr="00E4182D" w:rsidRDefault="00246ADD" w:rsidP="00A4208C">
            <w:pPr>
              <w:spacing w:before="120" w:after="0"/>
              <w:jc w:val="center"/>
              <w:rPr>
                <w:rFonts w:ascii="Arial" w:hAnsi="Arial" w:cs="Arial"/>
                <w:sz w:val="18"/>
                <w:szCs w:val="18"/>
              </w:rPr>
            </w:pPr>
            <w:r w:rsidRPr="00E4182D">
              <w:rPr>
                <w:rFonts w:ascii="Arial" w:hAnsi="Arial" w:cs="Arial"/>
                <w:sz w:val="18"/>
                <w:szCs w:val="18"/>
              </w:rPr>
              <w:t>Fully connected</w:t>
            </w:r>
          </w:p>
        </w:tc>
      </w:tr>
      <w:tr w:rsidR="00246ADD" w:rsidRPr="003B5C50" w14:paraId="20E8391F" w14:textId="77777777" w:rsidTr="00A4208C">
        <w:trPr>
          <w:trHeight w:val="3863"/>
        </w:trPr>
        <w:tc>
          <w:tcPr>
            <w:tcW w:w="6232" w:type="dxa"/>
          </w:tcPr>
          <w:p w14:paraId="40EE06A2" w14:textId="77777777" w:rsidR="00246ADD" w:rsidRDefault="00246ADD" w:rsidP="00A4208C">
            <w:pPr>
              <w:spacing w:before="120" w:after="0"/>
              <w:rPr>
                <w:rFonts w:ascii="Arial" w:hAnsi="Arial" w:cs="Arial"/>
                <w:b/>
                <w:bCs/>
                <w:sz w:val="18"/>
                <w:szCs w:val="18"/>
              </w:rPr>
            </w:pPr>
            <w:r>
              <w:rPr>
                <w:rFonts w:ascii="Arial" w:hAnsi="Arial" w:cs="Arial"/>
                <w:b/>
                <w:bCs/>
                <w:sz w:val="18"/>
                <w:szCs w:val="18"/>
              </w:rPr>
              <w:lastRenderedPageBreak/>
              <w:t>Satellite antenna configurations</w:t>
            </w:r>
            <w:r>
              <w:rPr>
                <w:rFonts w:ascii="Arial" w:hAnsi="Arial" w:cs="Arial"/>
                <w:sz w:val="18"/>
                <w:szCs w:val="18"/>
              </w:rPr>
              <w:br/>
            </w:r>
            <w:r>
              <w:rPr>
                <w:rFonts w:ascii="Arial" w:hAnsi="Arial" w:cs="Arial"/>
                <w:b/>
                <w:bCs/>
                <w:sz w:val="18"/>
                <w:szCs w:val="18"/>
              </w:rPr>
              <w:t>Option 1</w:t>
            </w:r>
            <w:r>
              <w:rPr>
                <w:rFonts w:ascii="Arial" w:hAnsi="Arial" w:cs="Arial"/>
                <w:sz w:val="18"/>
                <w:szCs w:val="18"/>
              </w:rPr>
              <w:t>: Phased antenna array i.e. (</w:t>
            </w:r>
            <w:proofErr w:type="spellStart"/>
            <w:r>
              <w:rPr>
                <w:rFonts w:ascii="Arial" w:hAnsi="Arial" w:cs="Arial"/>
                <w:sz w:val="18"/>
                <w:szCs w:val="18"/>
              </w:rPr>
              <w:t>M,N,P,Mg,Ng</w:t>
            </w:r>
            <w:proofErr w:type="spellEnd"/>
            <w:r>
              <w:rPr>
                <w:rFonts w:ascii="Arial" w:hAnsi="Arial" w:cs="Arial"/>
                <w:sz w:val="18"/>
                <w:szCs w:val="18"/>
              </w:rPr>
              <w:t xml:space="preserve">; </w:t>
            </w:r>
            <w:proofErr w:type="spellStart"/>
            <w:r>
              <w:rPr>
                <w:rFonts w:ascii="Arial" w:hAnsi="Arial" w:cs="Arial"/>
                <w:sz w:val="18"/>
                <w:szCs w:val="18"/>
              </w:rPr>
              <w:t>Mp</w:t>
            </w:r>
            <w:proofErr w:type="spellEnd"/>
            <w:r>
              <w:rPr>
                <w:rFonts w:ascii="Arial" w:hAnsi="Arial" w:cs="Arial"/>
                <w:sz w:val="18"/>
                <w:szCs w:val="18"/>
              </w:rPr>
              <w:t>, Np), (</w:t>
            </w:r>
            <w:proofErr w:type="spellStart"/>
            <w:r>
              <w:rPr>
                <w:rFonts w:ascii="Arial" w:hAnsi="Arial" w:cs="Arial"/>
                <w:sz w:val="18"/>
                <w:szCs w:val="18"/>
              </w:rPr>
              <w:t>dH,dV</w:t>
            </w:r>
            <w:proofErr w:type="spellEnd"/>
            <w:r>
              <w:rPr>
                <w:rFonts w:ascii="Arial" w:hAnsi="Arial" w:cs="Arial"/>
                <w:sz w:val="18"/>
                <w:szCs w:val="18"/>
              </w:rPr>
              <w:t>), (</w:t>
            </w:r>
            <w:proofErr w:type="spellStart"/>
            <w:r>
              <w:rPr>
                <w:rFonts w:ascii="Arial" w:hAnsi="Arial" w:cs="Arial"/>
                <w:sz w:val="18"/>
                <w:szCs w:val="18"/>
              </w:rPr>
              <w:t>dg,H,dg,V</w:t>
            </w:r>
            <w:proofErr w:type="spellEnd"/>
            <w:r>
              <w:rPr>
                <w:rFonts w:ascii="Arial" w:hAnsi="Arial" w:cs="Arial"/>
                <w:sz w:val="18"/>
                <w:szCs w:val="18"/>
              </w:rPr>
              <w:t>) if any</w:t>
            </w:r>
            <w:r>
              <w:rPr>
                <w:rFonts w:ascii="Arial" w:hAnsi="Arial" w:cs="Arial"/>
                <w:sz w:val="18"/>
                <w:szCs w:val="18"/>
              </w:rPr>
              <w:br/>
            </w:r>
            <w:r>
              <w:rPr>
                <w:rFonts w:ascii="Arial" w:hAnsi="Arial" w:cs="Arial"/>
                <w:sz w:val="18"/>
                <w:szCs w:val="18"/>
              </w:rPr>
              <w:br/>
              <w:t xml:space="preserve">(M, N, P, Mg, Ng; </w:t>
            </w:r>
            <w:proofErr w:type="spellStart"/>
            <w:r>
              <w:rPr>
                <w:rFonts w:ascii="Arial" w:hAnsi="Arial" w:cs="Arial"/>
                <w:sz w:val="18"/>
                <w:szCs w:val="18"/>
              </w:rPr>
              <w:t>Mp</w:t>
            </w:r>
            <w:proofErr w:type="spellEnd"/>
            <w:r>
              <w:rPr>
                <w:rFonts w:ascii="Arial" w:hAnsi="Arial" w:cs="Arial"/>
                <w:sz w:val="18"/>
                <w:szCs w:val="18"/>
              </w:rPr>
              <w:t>, Np)</w:t>
            </w:r>
            <w:r>
              <w:rPr>
                <w:rFonts w:ascii="Arial" w:hAnsi="Arial" w:cs="Arial"/>
                <w:sz w:val="18"/>
                <w:szCs w:val="18"/>
              </w:rPr>
              <w:br/>
              <w:t>- M: Number of vertical antenna elements within a panel, on one polarization</w:t>
            </w:r>
            <w:r>
              <w:rPr>
                <w:rFonts w:ascii="Arial" w:hAnsi="Arial" w:cs="Arial"/>
                <w:sz w:val="18"/>
                <w:szCs w:val="18"/>
              </w:rPr>
              <w:br/>
              <w:t>- N: Number of horizontal antenna elements within a panel, on one polarization</w:t>
            </w:r>
            <w:r>
              <w:rPr>
                <w:rFonts w:ascii="Arial" w:hAnsi="Arial" w:cs="Arial"/>
                <w:sz w:val="18"/>
                <w:szCs w:val="18"/>
              </w:rPr>
              <w:br/>
              <w:t>- P: Number of polarizations</w:t>
            </w:r>
            <w:r>
              <w:rPr>
                <w:rFonts w:ascii="Arial" w:hAnsi="Arial" w:cs="Arial"/>
                <w:sz w:val="18"/>
                <w:szCs w:val="18"/>
              </w:rPr>
              <w:br/>
              <w:t>- Mg: Number of panels in a column;</w:t>
            </w:r>
            <w:r>
              <w:rPr>
                <w:rFonts w:ascii="Arial" w:hAnsi="Arial" w:cs="Arial"/>
                <w:sz w:val="18"/>
                <w:szCs w:val="18"/>
              </w:rPr>
              <w:br/>
              <w:t>- Ng: Number of panels in a row;</w:t>
            </w:r>
            <w:r>
              <w:rPr>
                <w:rFonts w:ascii="Arial" w:hAnsi="Arial" w:cs="Arial"/>
                <w:sz w:val="18"/>
                <w:szCs w:val="18"/>
              </w:rPr>
              <w:br/>
              <w:t xml:space="preserve">- </w:t>
            </w:r>
            <w:proofErr w:type="spellStart"/>
            <w:r>
              <w:rPr>
                <w:rFonts w:ascii="Arial" w:hAnsi="Arial" w:cs="Arial"/>
                <w:sz w:val="18"/>
                <w:szCs w:val="18"/>
              </w:rPr>
              <w:t>Mp</w:t>
            </w:r>
            <w:proofErr w:type="spellEnd"/>
            <w:r>
              <w:rPr>
                <w:rFonts w:ascii="Arial" w:hAnsi="Arial" w:cs="Arial"/>
                <w:sz w:val="18"/>
                <w:szCs w:val="18"/>
              </w:rPr>
              <w:t>: Number of vertical TXRUs within a panel, on one polarization</w:t>
            </w:r>
            <w:r>
              <w:rPr>
                <w:rFonts w:ascii="Arial" w:hAnsi="Arial" w:cs="Arial"/>
                <w:sz w:val="18"/>
                <w:szCs w:val="18"/>
              </w:rPr>
              <w:br/>
              <w:t>- Np: Number of horizontal TXRUs within a panel, on one polarization</w:t>
            </w:r>
            <w:r>
              <w:rPr>
                <w:rFonts w:ascii="Arial" w:hAnsi="Arial" w:cs="Arial"/>
                <w:sz w:val="18"/>
                <w:szCs w:val="18"/>
              </w:rPr>
              <w:br/>
              <w:t xml:space="preserve">Note:  </w:t>
            </w:r>
            <w:proofErr w:type="spellStart"/>
            <w:r>
              <w:rPr>
                <w:rFonts w:ascii="Arial" w:hAnsi="Arial" w:cs="Arial"/>
                <w:sz w:val="18"/>
                <w:szCs w:val="18"/>
              </w:rPr>
              <w:t>Mp</w:t>
            </w:r>
            <w:proofErr w:type="spellEnd"/>
            <w:r>
              <w:rPr>
                <w:rFonts w:ascii="Arial" w:hAnsi="Arial" w:cs="Arial"/>
                <w:sz w:val="18"/>
                <w:szCs w:val="18"/>
              </w:rPr>
              <w:t xml:space="preserve"> and Np may not be applicable for fully-connected TXRU.</w:t>
            </w:r>
            <w:r>
              <w:rPr>
                <w:rFonts w:ascii="Arial" w:hAnsi="Arial" w:cs="Arial"/>
                <w:sz w:val="18"/>
                <w:szCs w:val="18"/>
              </w:rPr>
              <w:br/>
            </w:r>
            <w:r>
              <w:rPr>
                <w:rFonts w:ascii="Arial" w:hAnsi="Arial" w:cs="Arial"/>
                <w:sz w:val="18"/>
                <w:szCs w:val="18"/>
              </w:rPr>
              <w:br/>
            </w:r>
            <w:r>
              <w:rPr>
                <w:rFonts w:ascii="Arial" w:hAnsi="Arial" w:cs="Arial"/>
                <w:b/>
                <w:bCs/>
                <w:sz w:val="18"/>
                <w:szCs w:val="18"/>
              </w:rPr>
              <w:t>Option 2</w:t>
            </w:r>
            <w:r>
              <w:rPr>
                <w:rFonts w:ascii="Arial" w:hAnsi="Arial" w:cs="Arial"/>
                <w:sz w:val="18"/>
                <w:szCs w:val="18"/>
              </w:rPr>
              <w:t>: Reflector antenna</w:t>
            </w:r>
          </w:p>
        </w:tc>
        <w:tc>
          <w:tcPr>
            <w:tcW w:w="3828" w:type="dxa"/>
          </w:tcPr>
          <w:p w14:paraId="06813D03" w14:textId="77777777" w:rsidR="00246ADD" w:rsidRPr="00E4182D" w:rsidRDefault="00246ADD" w:rsidP="00A4208C">
            <w:pPr>
              <w:spacing w:before="120" w:after="0"/>
              <w:rPr>
                <w:rFonts w:ascii="Arial" w:hAnsi="Arial" w:cs="Arial"/>
                <w:sz w:val="18"/>
                <w:szCs w:val="18"/>
              </w:rPr>
            </w:pPr>
            <w:r w:rsidRPr="00E4182D">
              <w:rPr>
                <w:rFonts w:ascii="Arial" w:hAnsi="Arial" w:cs="Arial"/>
                <w:sz w:val="18"/>
                <w:szCs w:val="18"/>
              </w:rPr>
              <w:t>Antenna elements: 1296 (36x36)</w:t>
            </w:r>
            <w:r w:rsidRPr="00E4182D">
              <w:rPr>
                <w:rFonts w:ascii="Arial" w:hAnsi="Arial" w:cs="Arial"/>
                <w:sz w:val="18"/>
                <w:szCs w:val="18"/>
              </w:rPr>
              <w:br/>
              <w:t>Separation: 0.5 lambda</w:t>
            </w:r>
            <w:r w:rsidRPr="00E4182D">
              <w:rPr>
                <w:rFonts w:ascii="Arial" w:hAnsi="Arial" w:cs="Arial"/>
                <w:sz w:val="18"/>
                <w:szCs w:val="18"/>
              </w:rPr>
              <w:br/>
              <w:t>Number of polarizations: 1 or 2.</w:t>
            </w:r>
          </w:p>
          <w:p w14:paraId="270E4C7F" w14:textId="77777777" w:rsidR="00246ADD" w:rsidRPr="00E4182D" w:rsidRDefault="00246ADD" w:rsidP="00A4208C">
            <w:pPr>
              <w:spacing w:before="120" w:after="0"/>
              <w:rPr>
                <w:rFonts w:ascii="Arial" w:hAnsi="Arial" w:cs="Arial"/>
                <w:sz w:val="18"/>
                <w:szCs w:val="18"/>
              </w:rPr>
            </w:pPr>
          </w:p>
          <w:p w14:paraId="6A9964A6" w14:textId="77777777" w:rsidR="00246ADD" w:rsidRPr="00E4182D" w:rsidRDefault="00246ADD" w:rsidP="00A4208C">
            <w:pPr>
              <w:spacing w:before="120" w:after="0"/>
              <w:rPr>
                <w:rFonts w:ascii="Arial" w:hAnsi="Arial" w:cs="Arial"/>
                <w:sz w:val="18"/>
                <w:szCs w:val="18"/>
                <w:lang w:val="de-DE"/>
              </w:rPr>
            </w:pPr>
            <w:r w:rsidRPr="00E4182D">
              <w:rPr>
                <w:rFonts w:ascii="Arial" w:hAnsi="Arial" w:cs="Arial"/>
                <w:sz w:val="18"/>
                <w:szCs w:val="18"/>
                <w:lang w:val="de-DE"/>
              </w:rPr>
              <w:t xml:space="preserve">1-pol: (M,N,P,Mg,Ng)= (36, 36, 1, 1, 1), (dH,dV) = (0.5, 0.5) </w:t>
            </w:r>
          </w:p>
          <w:p w14:paraId="19B71D35" w14:textId="77777777" w:rsidR="00246ADD" w:rsidRPr="00E4182D" w:rsidRDefault="00246ADD" w:rsidP="00A4208C">
            <w:pPr>
              <w:spacing w:before="120" w:after="0"/>
              <w:rPr>
                <w:rFonts w:ascii="Arial" w:hAnsi="Arial" w:cs="Arial"/>
                <w:sz w:val="18"/>
                <w:szCs w:val="18"/>
                <w:lang w:val="de-DE"/>
              </w:rPr>
            </w:pPr>
            <w:r w:rsidRPr="00E4182D">
              <w:rPr>
                <w:rFonts w:ascii="Arial" w:hAnsi="Arial" w:cs="Arial"/>
                <w:sz w:val="18"/>
                <w:szCs w:val="18"/>
                <w:lang w:val="de-DE"/>
              </w:rPr>
              <w:t>2-pol:(M,N,P,Mg,Ng) = (36, 36, 2, 1, 1), (dH,dV) = (0.5, 0.5)</w:t>
            </w:r>
          </w:p>
        </w:tc>
      </w:tr>
      <w:tr w:rsidR="00246ADD" w14:paraId="48E0D713" w14:textId="77777777" w:rsidTr="00A4208C">
        <w:trPr>
          <w:trHeight w:val="565"/>
        </w:trPr>
        <w:tc>
          <w:tcPr>
            <w:tcW w:w="6232" w:type="dxa"/>
          </w:tcPr>
          <w:p w14:paraId="07E41CF4" w14:textId="77777777" w:rsidR="00246ADD" w:rsidRDefault="00246ADD" w:rsidP="00A4208C">
            <w:pPr>
              <w:spacing w:before="120" w:after="0"/>
              <w:rPr>
                <w:rFonts w:ascii="Arial" w:hAnsi="Arial" w:cs="Arial"/>
                <w:b/>
                <w:bCs/>
                <w:sz w:val="18"/>
                <w:szCs w:val="18"/>
              </w:rPr>
            </w:pPr>
            <w:r>
              <w:rPr>
                <w:rFonts w:ascii="Arial" w:hAnsi="Arial" w:cs="Arial"/>
                <w:b/>
                <w:bCs/>
                <w:sz w:val="18"/>
                <w:szCs w:val="18"/>
              </w:rPr>
              <w:t>Satellite Polarized antenna modelling</w:t>
            </w:r>
            <w:r>
              <w:rPr>
                <w:rFonts w:ascii="Arial" w:hAnsi="Arial" w:cs="Arial"/>
                <w:sz w:val="18"/>
                <w:szCs w:val="18"/>
              </w:rPr>
              <w:br/>
              <w:t>e.g., models in section 7.3.2 in TR38.901</w:t>
            </w:r>
          </w:p>
        </w:tc>
        <w:tc>
          <w:tcPr>
            <w:tcW w:w="3828" w:type="dxa"/>
          </w:tcPr>
          <w:p w14:paraId="55376314" w14:textId="77777777" w:rsidR="00246ADD" w:rsidRPr="00E4182D" w:rsidRDefault="00246ADD" w:rsidP="00A4208C">
            <w:pPr>
              <w:spacing w:before="120" w:after="0"/>
              <w:rPr>
                <w:rFonts w:ascii="Arial" w:hAnsi="Arial" w:cs="Arial"/>
                <w:sz w:val="18"/>
                <w:szCs w:val="18"/>
              </w:rPr>
            </w:pPr>
            <w:r w:rsidRPr="00E4182D">
              <w:rPr>
                <w:rFonts w:ascii="Arial" w:hAnsi="Arial" w:cs="Arial"/>
                <w:sz w:val="18"/>
                <w:szCs w:val="18"/>
              </w:rPr>
              <w:t>Circular</w:t>
            </w:r>
          </w:p>
        </w:tc>
      </w:tr>
      <w:tr w:rsidR="00246ADD" w14:paraId="655D9414" w14:textId="77777777" w:rsidTr="00A4208C">
        <w:trPr>
          <w:trHeight w:val="2490"/>
        </w:trPr>
        <w:tc>
          <w:tcPr>
            <w:tcW w:w="6232" w:type="dxa"/>
          </w:tcPr>
          <w:p w14:paraId="74A7C173" w14:textId="77777777" w:rsidR="00246ADD" w:rsidRDefault="00246ADD" w:rsidP="00A4208C">
            <w:pPr>
              <w:spacing w:before="120" w:after="0"/>
              <w:rPr>
                <w:rFonts w:ascii="Arial" w:hAnsi="Arial" w:cs="Arial"/>
                <w:b/>
                <w:bCs/>
                <w:sz w:val="18"/>
                <w:szCs w:val="18"/>
              </w:rPr>
            </w:pPr>
            <w:r>
              <w:rPr>
                <w:rFonts w:ascii="Arial" w:hAnsi="Arial" w:cs="Arial"/>
                <w:b/>
                <w:bCs/>
                <w:sz w:val="18"/>
                <w:szCs w:val="18"/>
              </w:rPr>
              <w:t>Satellite antenna element gain pattern</w:t>
            </w:r>
          </w:p>
        </w:tc>
        <w:tc>
          <w:tcPr>
            <w:tcW w:w="3828" w:type="dxa"/>
          </w:tcPr>
          <w:p w14:paraId="62B558E7" w14:textId="77777777" w:rsidR="00246ADD" w:rsidRPr="00E4182D" w:rsidRDefault="00246ADD" w:rsidP="00A4208C">
            <w:pPr>
              <w:spacing w:before="120" w:after="0"/>
              <w:rPr>
                <w:rFonts w:ascii="Arial" w:hAnsi="Arial" w:cs="Arial"/>
                <w:sz w:val="18"/>
                <w:szCs w:val="18"/>
              </w:rPr>
            </w:pPr>
            <w:r w:rsidRPr="00E4182D">
              <w:rPr>
                <w:rFonts w:ascii="Arial" w:hAnsi="Arial" w:cs="Arial"/>
                <w:sz w:val="18"/>
                <w:szCs w:val="18"/>
              </w:rPr>
              <w:t>Table 7.3-1 in TR 38.901</w:t>
            </w:r>
            <w:r w:rsidRPr="00E4182D">
              <w:rPr>
                <w:rFonts w:ascii="Arial" w:hAnsi="Arial" w:cs="Arial"/>
                <w:sz w:val="18"/>
                <w:szCs w:val="18"/>
              </w:rPr>
              <w:br/>
              <w:t xml:space="preserve">Horizontal/vertical 3 dB beam width of single element (degree): </w:t>
            </w:r>
            <w:r w:rsidRPr="00E4182D">
              <w:rPr>
                <w:rFonts w:ascii="Microsoft YaHei" w:eastAsia="Microsoft YaHei" w:hAnsi="Microsoft YaHei" w:cs="Arial"/>
                <w:sz w:val="18"/>
                <w:szCs w:val="18"/>
              </w:rPr>
              <w:t>[</w:t>
            </w:r>
            <w:r w:rsidRPr="00E4182D">
              <w:rPr>
                <w:rFonts w:ascii="Arial" w:hAnsi="Arial" w:cs="Arial"/>
                <w:sz w:val="18"/>
                <w:szCs w:val="18"/>
              </w:rPr>
              <w:t>90] for H, 90 for V</w:t>
            </w:r>
            <w:r w:rsidRPr="00E4182D">
              <w:rPr>
                <w:rFonts w:ascii="Arial" w:hAnsi="Arial" w:cs="Arial"/>
                <w:sz w:val="18"/>
                <w:szCs w:val="18"/>
              </w:rPr>
              <w:br/>
              <w:t>Element max directivity: 5dBi.</w:t>
            </w:r>
            <w:r w:rsidRPr="00E4182D">
              <w:rPr>
                <w:rFonts w:ascii="Arial" w:hAnsi="Arial" w:cs="Arial"/>
                <w:sz w:val="18"/>
                <w:szCs w:val="18"/>
              </w:rPr>
              <w:br/>
            </w:r>
          </w:p>
          <w:p w14:paraId="62208722" w14:textId="77777777" w:rsidR="00246ADD" w:rsidRPr="00E4182D" w:rsidRDefault="00246ADD" w:rsidP="00A4208C">
            <w:pPr>
              <w:spacing w:before="120" w:after="0"/>
              <w:rPr>
                <w:rFonts w:ascii="Arial" w:hAnsi="Arial" w:cs="Arial"/>
                <w:sz w:val="18"/>
                <w:szCs w:val="18"/>
              </w:rPr>
            </w:pPr>
            <w:r w:rsidRPr="00E4182D">
              <w:rPr>
                <w:rFonts w:ascii="Arial" w:hAnsi="Arial" w:cs="Arial"/>
                <w:sz w:val="18"/>
                <w:szCs w:val="18"/>
              </w:rPr>
              <w:t xml:space="preserve">An antenna efficiency of 50% is assumed which results in an effective element max gain of 2dB. </w:t>
            </w:r>
          </w:p>
          <w:p w14:paraId="14ED0ECD" w14:textId="77777777" w:rsidR="00246ADD" w:rsidRPr="00E4182D" w:rsidRDefault="00246ADD" w:rsidP="00A4208C">
            <w:pPr>
              <w:spacing w:before="120" w:after="0"/>
              <w:rPr>
                <w:rFonts w:ascii="Arial" w:hAnsi="Arial" w:cs="Arial"/>
                <w:sz w:val="18"/>
                <w:szCs w:val="18"/>
              </w:rPr>
            </w:pPr>
            <w:r w:rsidRPr="00E4182D">
              <w:rPr>
                <w:rFonts w:ascii="Arial" w:hAnsi="Arial" w:cs="Arial"/>
                <w:sz w:val="18"/>
                <w:szCs w:val="18"/>
              </w:rPr>
              <w:t>The resulting overall antenna gain (after applying the array factor) is 33.126dB</w:t>
            </w:r>
          </w:p>
        </w:tc>
      </w:tr>
    </w:tbl>
    <w:p w14:paraId="5206B9A7" w14:textId="77777777" w:rsidR="00246ADD" w:rsidRDefault="00246ADD" w:rsidP="00246ADD"/>
    <w:p w14:paraId="670D1535" w14:textId="77777777" w:rsidR="00246ADD" w:rsidRDefault="00246ADD" w:rsidP="00246ADD"/>
    <w:p w14:paraId="7BF36E6A" w14:textId="77777777" w:rsidR="00246ADD" w:rsidRDefault="00246ADD" w:rsidP="00246ADD">
      <w:pPr>
        <w:pStyle w:val="3GPPNormalText"/>
        <w:rPr>
          <w:b/>
          <w:bCs/>
          <w:u w:val="single"/>
          <w:lang w:val="en-GB"/>
        </w:rPr>
      </w:pPr>
    </w:p>
    <w:p w14:paraId="44DFC262" w14:textId="77777777" w:rsidR="00246ADD" w:rsidRPr="008C0CA2" w:rsidRDefault="00246ADD" w:rsidP="00246ADD">
      <w:pPr>
        <w:pStyle w:val="3GPPNormalText"/>
        <w:rPr>
          <w:b/>
          <w:bCs/>
          <w:sz w:val="20"/>
          <w:szCs w:val="22"/>
          <w:u w:val="single"/>
          <w:lang w:val="en-GB"/>
        </w:rPr>
      </w:pPr>
      <w:r w:rsidRPr="008C0CA2">
        <w:rPr>
          <w:b/>
          <w:bCs/>
          <w:sz w:val="20"/>
          <w:szCs w:val="22"/>
          <w:highlight w:val="darkYellow"/>
          <w:u w:val="single"/>
          <w:lang w:val="en-GB"/>
        </w:rPr>
        <w:t>Working assumptions:</w:t>
      </w:r>
    </w:p>
    <w:p w14:paraId="5730F667" w14:textId="77777777" w:rsidR="00246ADD" w:rsidRPr="00F50F5E" w:rsidRDefault="00246ADD" w:rsidP="00246ADD">
      <w:pPr>
        <w:rPr>
          <w:rFonts w:ascii="Times New Roman" w:hAnsi="Times New Roman"/>
        </w:rPr>
      </w:pPr>
      <w:r w:rsidRPr="00F50F5E">
        <w:rPr>
          <w:rFonts w:ascii="Times New Roman" w:hAnsi="Times New Roman"/>
        </w:rPr>
        <w:t>For 6GR NTN Ka and Ku-band UE antenna assumptions, the following parameters are adopted:</w:t>
      </w:r>
    </w:p>
    <w:p w14:paraId="0C69AE3B" w14:textId="77777777" w:rsidR="00246ADD" w:rsidRPr="00F50F5E" w:rsidRDefault="00246ADD">
      <w:pPr>
        <w:pStyle w:val="ListParagraph"/>
        <w:numPr>
          <w:ilvl w:val="0"/>
          <w:numId w:val="257"/>
        </w:numPr>
        <w:suppressAutoHyphens/>
        <w:overflowPunct/>
        <w:autoSpaceDE/>
        <w:autoSpaceDN/>
        <w:adjustRightInd/>
      </w:pPr>
      <w:r w:rsidRPr="00F50F5E">
        <w:t>NOTE: An additional set of parameters for a Ka and Ku band UEs with a larger antenna will be also adopted, details to be discussed in the next meeting.</w:t>
      </w:r>
    </w:p>
    <w:tbl>
      <w:tblPr>
        <w:tblStyle w:val="TableGrid20"/>
        <w:tblW w:w="5000" w:type="pct"/>
        <w:tblLook w:val="04A0" w:firstRow="1" w:lastRow="0" w:firstColumn="1" w:lastColumn="0" w:noHBand="0" w:noVBand="1"/>
      </w:tblPr>
      <w:tblGrid>
        <w:gridCol w:w="2513"/>
        <w:gridCol w:w="3445"/>
        <w:gridCol w:w="4499"/>
      </w:tblGrid>
      <w:tr w:rsidR="00246ADD" w14:paraId="668FA6E5" w14:textId="77777777" w:rsidTr="00A4208C">
        <w:trPr>
          <w:trHeight w:val="329"/>
        </w:trPr>
        <w:tc>
          <w:tcPr>
            <w:tcW w:w="1202" w:type="pct"/>
          </w:tcPr>
          <w:p w14:paraId="4D4DB49F"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Frequency</w:t>
            </w:r>
          </w:p>
        </w:tc>
        <w:tc>
          <w:tcPr>
            <w:tcW w:w="1647" w:type="pct"/>
          </w:tcPr>
          <w:p w14:paraId="39171187"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Ka-band (12cm)</w:t>
            </w:r>
          </w:p>
        </w:tc>
        <w:tc>
          <w:tcPr>
            <w:tcW w:w="2151" w:type="pct"/>
          </w:tcPr>
          <w:p w14:paraId="450832BF"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Ku-band (12cm)</w:t>
            </w:r>
          </w:p>
        </w:tc>
      </w:tr>
      <w:tr w:rsidR="00246ADD" w14:paraId="5F4E2034" w14:textId="77777777" w:rsidTr="00A4208C">
        <w:trPr>
          <w:trHeight w:val="600"/>
        </w:trPr>
        <w:tc>
          <w:tcPr>
            <w:tcW w:w="1202" w:type="pct"/>
          </w:tcPr>
          <w:p w14:paraId="30029368" w14:textId="77777777" w:rsidR="00246ADD" w:rsidRDefault="00246ADD" w:rsidP="00A4208C">
            <w:pPr>
              <w:spacing w:before="120" w:after="0"/>
              <w:jc w:val="center"/>
              <w:rPr>
                <w:rFonts w:ascii="Arial" w:hAnsi="Arial" w:cs="Arial"/>
                <w:b/>
                <w:bCs/>
                <w:sz w:val="18"/>
                <w:szCs w:val="18"/>
              </w:rPr>
            </w:pPr>
            <w:r>
              <w:rPr>
                <w:rFonts w:ascii="Arial" w:hAnsi="Arial" w:cs="Arial"/>
                <w:b/>
                <w:bCs/>
                <w:sz w:val="18"/>
                <w:szCs w:val="18"/>
              </w:rPr>
              <w:t>TXRU mapping (for phased antenna array)</w:t>
            </w:r>
          </w:p>
        </w:tc>
        <w:tc>
          <w:tcPr>
            <w:tcW w:w="1647" w:type="pct"/>
          </w:tcPr>
          <w:p w14:paraId="6DDDCC0E" w14:textId="77777777" w:rsidR="00246ADD" w:rsidRPr="003C196B" w:rsidRDefault="00246ADD" w:rsidP="00A4208C">
            <w:pPr>
              <w:spacing w:before="120" w:after="0"/>
              <w:jc w:val="center"/>
              <w:rPr>
                <w:rFonts w:ascii="Arial" w:hAnsi="Arial" w:cs="Arial"/>
                <w:sz w:val="18"/>
                <w:szCs w:val="18"/>
              </w:rPr>
            </w:pPr>
            <w:r w:rsidRPr="003C196B">
              <w:rPr>
                <w:rFonts w:ascii="Arial" w:hAnsi="Arial" w:cs="Arial"/>
                <w:sz w:val="18"/>
                <w:szCs w:val="18"/>
              </w:rPr>
              <w:t>Fully connected</w:t>
            </w:r>
          </w:p>
        </w:tc>
        <w:tc>
          <w:tcPr>
            <w:tcW w:w="2151" w:type="pct"/>
          </w:tcPr>
          <w:p w14:paraId="70EA15AA" w14:textId="77777777" w:rsidR="00246ADD" w:rsidRPr="003C196B" w:rsidRDefault="00246ADD" w:rsidP="00A4208C">
            <w:pPr>
              <w:spacing w:before="120" w:after="0"/>
              <w:jc w:val="center"/>
              <w:rPr>
                <w:rFonts w:ascii="Arial" w:hAnsi="Arial" w:cs="Arial"/>
                <w:sz w:val="18"/>
                <w:szCs w:val="18"/>
              </w:rPr>
            </w:pPr>
            <w:r w:rsidRPr="003C196B">
              <w:rPr>
                <w:rFonts w:ascii="Arial" w:hAnsi="Arial" w:cs="Arial"/>
                <w:sz w:val="18"/>
                <w:szCs w:val="18"/>
              </w:rPr>
              <w:t>Fully connected</w:t>
            </w:r>
          </w:p>
        </w:tc>
      </w:tr>
      <w:tr w:rsidR="00246ADD" w:rsidRPr="003B5C50" w14:paraId="4F39FEA4" w14:textId="77777777" w:rsidTr="00A4208C">
        <w:trPr>
          <w:trHeight w:val="3863"/>
        </w:trPr>
        <w:tc>
          <w:tcPr>
            <w:tcW w:w="1202" w:type="pct"/>
          </w:tcPr>
          <w:p w14:paraId="5336580F" w14:textId="77777777" w:rsidR="00246ADD" w:rsidRDefault="00246ADD" w:rsidP="00A4208C">
            <w:pPr>
              <w:spacing w:before="120" w:after="0"/>
              <w:rPr>
                <w:rFonts w:ascii="Arial" w:hAnsi="Arial" w:cs="Arial"/>
                <w:b/>
                <w:bCs/>
                <w:sz w:val="18"/>
                <w:szCs w:val="18"/>
              </w:rPr>
            </w:pPr>
            <w:r>
              <w:rPr>
                <w:rFonts w:ascii="Arial" w:hAnsi="Arial" w:cs="Arial"/>
                <w:b/>
                <w:bCs/>
                <w:sz w:val="18"/>
                <w:szCs w:val="18"/>
              </w:rPr>
              <w:t>Satellite antenna configurations</w:t>
            </w:r>
            <w:r>
              <w:rPr>
                <w:rFonts w:ascii="Arial" w:hAnsi="Arial" w:cs="Arial"/>
                <w:sz w:val="18"/>
                <w:szCs w:val="18"/>
              </w:rPr>
              <w:br/>
            </w:r>
            <w:r>
              <w:rPr>
                <w:rFonts w:ascii="Arial" w:hAnsi="Arial" w:cs="Arial"/>
                <w:b/>
                <w:bCs/>
                <w:sz w:val="18"/>
                <w:szCs w:val="18"/>
              </w:rPr>
              <w:t>Option 1</w:t>
            </w:r>
            <w:r>
              <w:rPr>
                <w:rFonts w:ascii="Arial" w:hAnsi="Arial" w:cs="Arial"/>
                <w:sz w:val="18"/>
                <w:szCs w:val="18"/>
              </w:rPr>
              <w:t>: Phased antenna array i.e. (</w:t>
            </w:r>
            <w:proofErr w:type="spellStart"/>
            <w:r>
              <w:rPr>
                <w:rFonts w:ascii="Arial" w:hAnsi="Arial" w:cs="Arial"/>
                <w:sz w:val="18"/>
                <w:szCs w:val="18"/>
              </w:rPr>
              <w:t>M,N,P,Mg,Ng</w:t>
            </w:r>
            <w:proofErr w:type="spellEnd"/>
            <w:r>
              <w:rPr>
                <w:rFonts w:ascii="Arial" w:hAnsi="Arial" w:cs="Arial"/>
                <w:sz w:val="18"/>
                <w:szCs w:val="18"/>
              </w:rPr>
              <w:t xml:space="preserve">; </w:t>
            </w:r>
            <w:proofErr w:type="spellStart"/>
            <w:r>
              <w:rPr>
                <w:rFonts w:ascii="Arial" w:hAnsi="Arial" w:cs="Arial"/>
                <w:sz w:val="18"/>
                <w:szCs w:val="18"/>
              </w:rPr>
              <w:t>Mp</w:t>
            </w:r>
            <w:proofErr w:type="spellEnd"/>
            <w:r>
              <w:rPr>
                <w:rFonts w:ascii="Arial" w:hAnsi="Arial" w:cs="Arial"/>
                <w:sz w:val="18"/>
                <w:szCs w:val="18"/>
              </w:rPr>
              <w:t>, Np), (</w:t>
            </w:r>
            <w:proofErr w:type="spellStart"/>
            <w:r>
              <w:rPr>
                <w:rFonts w:ascii="Arial" w:hAnsi="Arial" w:cs="Arial"/>
                <w:sz w:val="18"/>
                <w:szCs w:val="18"/>
              </w:rPr>
              <w:t>dH,dV</w:t>
            </w:r>
            <w:proofErr w:type="spellEnd"/>
            <w:r>
              <w:rPr>
                <w:rFonts w:ascii="Arial" w:hAnsi="Arial" w:cs="Arial"/>
                <w:sz w:val="18"/>
                <w:szCs w:val="18"/>
              </w:rPr>
              <w:t>), (</w:t>
            </w:r>
            <w:proofErr w:type="spellStart"/>
            <w:r>
              <w:rPr>
                <w:rFonts w:ascii="Arial" w:hAnsi="Arial" w:cs="Arial"/>
                <w:sz w:val="18"/>
                <w:szCs w:val="18"/>
              </w:rPr>
              <w:t>dg,H,dg,V</w:t>
            </w:r>
            <w:proofErr w:type="spellEnd"/>
            <w:r>
              <w:rPr>
                <w:rFonts w:ascii="Arial" w:hAnsi="Arial" w:cs="Arial"/>
                <w:sz w:val="18"/>
                <w:szCs w:val="18"/>
              </w:rPr>
              <w:t>) if any</w:t>
            </w:r>
            <w:r>
              <w:rPr>
                <w:rFonts w:ascii="Arial" w:hAnsi="Arial" w:cs="Arial"/>
                <w:sz w:val="18"/>
                <w:szCs w:val="18"/>
              </w:rPr>
              <w:br/>
            </w:r>
            <w:r>
              <w:rPr>
                <w:rFonts w:ascii="Arial" w:hAnsi="Arial" w:cs="Arial"/>
                <w:sz w:val="18"/>
                <w:szCs w:val="18"/>
              </w:rPr>
              <w:br/>
              <w:t xml:space="preserve">(M, N, P, Mg, Ng; </w:t>
            </w:r>
            <w:proofErr w:type="spellStart"/>
            <w:r>
              <w:rPr>
                <w:rFonts w:ascii="Arial" w:hAnsi="Arial" w:cs="Arial"/>
                <w:sz w:val="18"/>
                <w:szCs w:val="18"/>
              </w:rPr>
              <w:t>Mp</w:t>
            </w:r>
            <w:proofErr w:type="spellEnd"/>
            <w:r>
              <w:rPr>
                <w:rFonts w:ascii="Arial" w:hAnsi="Arial" w:cs="Arial"/>
                <w:sz w:val="18"/>
                <w:szCs w:val="18"/>
              </w:rPr>
              <w:t>, Np)</w:t>
            </w:r>
            <w:r>
              <w:rPr>
                <w:rFonts w:ascii="Arial" w:hAnsi="Arial" w:cs="Arial"/>
                <w:sz w:val="18"/>
                <w:szCs w:val="18"/>
              </w:rPr>
              <w:br/>
              <w:t>- M: Number of vertical antenna elements within a panel, on one polarization</w:t>
            </w:r>
            <w:r>
              <w:rPr>
                <w:rFonts w:ascii="Arial" w:hAnsi="Arial" w:cs="Arial"/>
                <w:sz w:val="18"/>
                <w:szCs w:val="18"/>
              </w:rPr>
              <w:br/>
              <w:t>- N: Number of horizontal antenna elements within a panel, on one polarization</w:t>
            </w:r>
            <w:r>
              <w:rPr>
                <w:rFonts w:ascii="Arial" w:hAnsi="Arial" w:cs="Arial"/>
                <w:sz w:val="18"/>
                <w:szCs w:val="18"/>
              </w:rPr>
              <w:br/>
              <w:t>- P: Number of polarizations</w:t>
            </w:r>
            <w:r>
              <w:rPr>
                <w:rFonts w:ascii="Arial" w:hAnsi="Arial" w:cs="Arial"/>
                <w:sz w:val="18"/>
                <w:szCs w:val="18"/>
              </w:rPr>
              <w:br/>
              <w:t>- Mg: Number of panels in a column;</w:t>
            </w:r>
            <w:r>
              <w:rPr>
                <w:rFonts w:ascii="Arial" w:hAnsi="Arial" w:cs="Arial"/>
                <w:sz w:val="18"/>
                <w:szCs w:val="18"/>
              </w:rPr>
              <w:br/>
              <w:t>- Ng: Number of panels in a row;</w:t>
            </w:r>
            <w:r>
              <w:rPr>
                <w:rFonts w:ascii="Arial" w:hAnsi="Arial" w:cs="Arial"/>
                <w:sz w:val="18"/>
                <w:szCs w:val="18"/>
              </w:rPr>
              <w:br/>
              <w:t xml:space="preserve">- </w:t>
            </w:r>
            <w:proofErr w:type="spellStart"/>
            <w:r>
              <w:rPr>
                <w:rFonts w:ascii="Arial" w:hAnsi="Arial" w:cs="Arial"/>
                <w:sz w:val="18"/>
                <w:szCs w:val="18"/>
              </w:rPr>
              <w:t>Mp</w:t>
            </w:r>
            <w:proofErr w:type="spellEnd"/>
            <w:r>
              <w:rPr>
                <w:rFonts w:ascii="Arial" w:hAnsi="Arial" w:cs="Arial"/>
                <w:sz w:val="18"/>
                <w:szCs w:val="18"/>
              </w:rPr>
              <w:t xml:space="preserve">: Number of vertical </w:t>
            </w:r>
            <w:r>
              <w:rPr>
                <w:rFonts w:ascii="Arial" w:hAnsi="Arial" w:cs="Arial"/>
                <w:sz w:val="18"/>
                <w:szCs w:val="18"/>
              </w:rPr>
              <w:lastRenderedPageBreak/>
              <w:t>TXRUs within a panel, on one polarization</w:t>
            </w:r>
            <w:r>
              <w:rPr>
                <w:rFonts w:ascii="Arial" w:hAnsi="Arial" w:cs="Arial"/>
                <w:sz w:val="18"/>
                <w:szCs w:val="18"/>
              </w:rPr>
              <w:br/>
              <w:t>- Np: Number of horizontal TXRUs within a panel, on one polarization</w:t>
            </w:r>
            <w:r>
              <w:rPr>
                <w:rFonts w:ascii="Arial" w:hAnsi="Arial" w:cs="Arial"/>
                <w:sz w:val="18"/>
                <w:szCs w:val="18"/>
              </w:rPr>
              <w:br/>
              <w:t xml:space="preserve">Note:  </w:t>
            </w:r>
            <w:proofErr w:type="spellStart"/>
            <w:r>
              <w:rPr>
                <w:rFonts w:ascii="Arial" w:hAnsi="Arial" w:cs="Arial"/>
                <w:sz w:val="18"/>
                <w:szCs w:val="18"/>
              </w:rPr>
              <w:t>Mp</w:t>
            </w:r>
            <w:proofErr w:type="spellEnd"/>
            <w:r>
              <w:rPr>
                <w:rFonts w:ascii="Arial" w:hAnsi="Arial" w:cs="Arial"/>
                <w:sz w:val="18"/>
                <w:szCs w:val="18"/>
              </w:rPr>
              <w:t xml:space="preserve"> and Np may not be applicable for fully-connected TXRU.</w:t>
            </w:r>
            <w:r>
              <w:rPr>
                <w:rFonts w:ascii="Arial" w:hAnsi="Arial" w:cs="Arial"/>
                <w:sz w:val="18"/>
                <w:szCs w:val="18"/>
              </w:rPr>
              <w:br/>
            </w:r>
            <w:r>
              <w:rPr>
                <w:rFonts w:ascii="Arial" w:hAnsi="Arial" w:cs="Arial"/>
                <w:sz w:val="18"/>
                <w:szCs w:val="18"/>
              </w:rPr>
              <w:br/>
            </w:r>
            <w:r>
              <w:rPr>
                <w:rFonts w:ascii="Arial" w:hAnsi="Arial" w:cs="Arial"/>
                <w:b/>
                <w:bCs/>
                <w:sz w:val="18"/>
                <w:szCs w:val="18"/>
              </w:rPr>
              <w:t>Option 2</w:t>
            </w:r>
            <w:r>
              <w:rPr>
                <w:rFonts w:ascii="Arial" w:hAnsi="Arial" w:cs="Arial"/>
                <w:sz w:val="18"/>
                <w:szCs w:val="18"/>
              </w:rPr>
              <w:t>: Reflector antenna</w:t>
            </w:r>
          </w:p>
        </w:tc>
        <w:tc>
          <w:tcPr>
            <w:tcW w:w="1647" w:type="pct"/>
          </w:tcPr>
          <w:p w14:paraId="66DD2A3D" w14:textId="77777777" w:rsidR="00246ADD" w:rsidRPr="003C196B" w:rsidRDefault="00246ADD" w:rsidP="00A4208C">
            <w:pPr>
              <w:spacing w:before="120" w:after="0"/>
              <w:rPr>
                <w:rFonts w:ascii="Arial" w:hAnsi="Arial" w:cs="Arial"/>
                <w:sz w:val="18"/>
                <w:szCs w:val="18"/>
              </w:rPr>
            </w:pPr>
            <w:r w:rsidRPr="003C196B">
              <w:rPr>
                <w:rFonts w:ascii="Arial" w:hAnsi="Arial" w:cs="Arial"/>
                <w:sz w:val="18"/>
                <w:szCs w:val="18"/>
              </w:rPr>
              <w:lastRenderedPageBreak/>
              <w:t>Antenna elements: 256 (16x16)</w:t>
            </w:r>
            <w:r w:rsidRPr="003C196B">
              <w:rPr>
                <w:rFonts w:ascii="Arial" w:hAnsi="Arial" w:cs="Arial"/>
                <w:sz w:val="18"/>
                <w:szCs w:val="18"/>
              </w:rPr>
              <w:br/>
              <w:t>Separation: 0.5 lambda</w:t>
            </w:r>
            <w:r w:rsidRPr="003C196B">
              <w:rPr>
                <w:rFonts w:ascii="Arial" w:hAnsi="Arial" w:cs="Arial"/>
                <w:sz w:val="18"/>
                <w:szCs w:val="18"/>
              </w:rPr>
              <w:br/>
              <w:t>Number of polarizations: 1 or 2.</w:t>
            </w:r>
          </w:p>
          <w:p w14:paraId="4DAA4A7D" w14:textId="77777777" w:rsidR="00246ADD" w:rsidRPr="003C196B" w:rsidRDefault="00246ADD" w:rsidP="00A4208C">
            <w:pPr>
              <w:spacing w:before="120" w:after="0"/>
              <w:rPr>
                <w:rFonts w:ascii="Arial" w:hAnsi="Arial" w:cs="Arial"/>
                <w:sz w:val="18"/>
                <w:szCs w:val="18"/>
              </w:rPr>
            </w:pPr>
          </w:p>
          <w:p w14:paraId="18F87F92" w14:textId="77777777" w:rsidR="00246ADD" w:rsidRPr="003C196B" w:rsidRDefault="00246ADD" w:rsidP="00A4208C">
            <w:pPr>
              <w:spacing w:before="120" w:after="0"/>
              <w:rPr>
                <w:rFonts w:ascii="Arial" w:hAnsi="Arial" w:cs="Arial"/>
                <w:sz w:val="18"/>
                <w:szCs w:val="18"/>
                <w:lang w:val="de-DE"/>
              </w:rPr>
            </w:pPr>
            <w:r w:rsidRPr="003C196B">
              <w:rPr>
                <w:rFonts w:ascii="Arial" w:hAnsi="Arial" w:cs="Arial"/>
                <w:sz w:val="18"/>
                <w:szCs w:val="18"/>
                <w:lang w:val="de-DE"/>
              </w:rPr>
              <w:t xml:space="preserve">1-pol: (M,N,P,Mg,Ng)= (16, 16, 1, 1, 1), (dH,dV) = (0.5, 0.5) </w:t>
            </w:r>
          </w:p>
          <w:p w14:paraId="1042B592" w14:textId="77777777" w:rsidR="00246ADD" w:rsidRPr="003C196B" w:rsidRDefault="00246ADD" w:rsidP="00A4208C">
            <w:pPr>
              <w:spacing w:before="120" w:after="0"/>
              <w:rPr>
                <w:rFonts w:ascii="Arial" w:hAnsi="Arial" w:cs="Arial"/>
                <w:sz w:val="18"/>
                <w:szCs w:val="18"/>
                <w:lang w:val="de-DE"/>
              </w:rPr>
            </w:pPr>
            <w:r w:rsidRPr="003C196B">
              <w:rPr>
                <w:rFonts w:ascii="Arial" w:hAnsi="Arial" w:cs="Arial"/>
                <w:sz w:val="18"/>
                <w:szCs w:val="18"/>
                <w:lang w:val="de-DE"/>
              </w:rPr>
              <w:t>2-pol:(M,N,P,Mg,Ng) = (16, 16, 2, 1, 1), (dH,dV) = (0.5, 0.5)</w:t>
            </w:r>
          </w:p>
        </w:tc>
        <w:tc>
          <w:tcPr>
            <w:tcW w:w="2151" w:type="pct"/>
          </w:tcPr>
          <w:p w14:paraId="6A3C57FC" w14:textId="77777777" w:rsidR="00246ADD" w:rsidRPr="003C196B" w:rsidRDefault="00246ADD" w:rsidP="00A4208C">
            <w:pPr>
              <w:spacing w:before="120" w:after="0"/>
              <w:rPr>
                <w:rFonts w:ascii="Arial" w:hAnsi="Arial" w:cs="Arial"/>
                <w:sz w:val="18"/>
                <w:szCs w:val="18"/>
              </w:rPr>
            </w:pPr>
            <w:r w:rsidRPr="003C196B">
              <w:rPr>
                <w:rFonts w:ascii="Arial" w:hAnsi="Arial" w:cs="Arial"/>
                <w:sz w:val="18"/>
                <w:szCs w:val="18"/>
              </w:rPr>
              <w:t>Antenna elements: 81 (9x9)</w:t>
            </w:r>
            <w:r w:rsidRPr="003C196B">
              <w:rPr>
                <w:rFonts w:ascii="Arial" w:hAnsi="Arial" w:cs="Arial"/>
                <w:sz w:val="18"/>
                <w:szCs w:val="18"/>
              </w:rPr>
              <w:br/>
              <w:t>Separation: 0.5 lambda</w:t>
            </w:r>
            <w:r w:rsidRPr="003C196B">
              <w:rPr>
                <w:rFonts w:ascii="Arial" w:hAnsi="Arial" w:cs="Arial"/>
                <w:sz w:val="18"/>
                <w:szCs w:val="18"/>
              </w:rPr>
              <w:br/>
              <w:t>Number of polarizations: 1 or 2.</w:t>
            </w:r>
          </w:p>
          <w:p w14:paraId="2808565C" w14:textId="77777777" w:rsidR="00246ADD" w:rsidRPr="003C196B" w:rsidRDefault="00246ADD" w:rsidP="00A4208C">
            <w:pPr>
              <w:spacing w:before="120" w:after="0"/>
              <w:rPr>
                <w:rFonts w:ascii="Arial" w:hAnsi="Arial" w:cs="Arial"/>
                <w:sz w:val="18"/>
                <w:szCs w:val="18"/>
              </w:rPr>
            </w:pPr>
          </w:p>
          <w:p w14:paraId="62E5CBE8" w14:textId="77777777" w:rsidR="00246ADD" w:rsidRPr="003C196B" w:rsidRDefault="00246ADD" w:rsidP="00A4208C">
            <w:pPr>
              <w:spacing w:before="120" w:after="0"/>
              <w:rPr>
                <w:rFonts w:ascii="Arial" w:hAnsi="Arial" w:cs="Arial"/>
                <w:sz w:val="18"/>
                <w:szCs w:val="18"/>
                <w:lang w:val="de-DE"/>
              </w:rPr>
            </w:pPr>
            <w:r w:rsidRPr="003C196B">
              <w:rPr>
                <w:rFonts w:ascii="Arial" w:hAnsi="Arial" w:cs="Arial"/>
                <w:sz w:val="18"/>
                <w:szCs w:val="18"/>
                <w:lang w:val="de-DE"/>
              </w:rPr>
              <w:t xml:space="preserve">1-pol: (M,N,P,Mg,Ng)= (9, 9, 1, 1, 1), (dH,dV) = (0.5, 0.5) </w:t>
            </w:r>
          </w:p>
          <w:p w14:paraId="24CC5DDF" w14:textId="77777777" w:rsidR="00246ADD" w:rsidRPr="003C196B" w:rsidRDefault="00246ADD" w:rsidP="00A4208C">
            <w:pPr>
              <w:spacing w:before="120" w:after="0"/>
              <w:rPr>
                <w:rFonts w:ascii="Arial" w:hAnsi="Arial" w:cs="Arial"/>
                <w:sz w:val="18"/>
                <w:szCs w:val="18"/>
                <w:lang w:val="de-DE"/>
              </w:rPr>
            </w:pPr>
            <w:r w:rsidRPr="003C196B">
              <w:rPr>
                <w:rFonts w:ascii="Arial" w:hAnsi="Arial" w:cs="Arial"/>
                <w:sz w:val="18"/>
                <w:szCs w:val="18"/>
                <w:lang w:val="de-DE"/>
              </w:rPr>
              <w:t>2-pol:(M,N,P,Mg,Ng) = (9, 9, 2, 1, 1), (dH,dV) = (0.5, 0.5)</w:t>
            </w:r>
          </w:p>
        </w:tc>
      </w:tr>
      <w:tr w:rsidR="00246ADD" w14:paraId="01074B84" w14:textId="77777777" w:rsidTr="00A4208C">
        <w:trPr>
          <w:trHeight w:val="565"/>
        </w:trPr>
        <w:tc>
          <w:tcPr>
            <w:tcW w:w="1202" w:type="pct"/>
          </w:tcPr>
          <w:p w14:paraId="7EEAB01E" w14:textId="77777777" w:rsidR="00246ADD" w:rsidRDefault="00246ADD" w:rsidP="00A4208C">
            <w:pPr>
              <w:spacing w:before="120" w:after="0"/>
              <w:rPr>
                <w:rFonts w:ascii="Arial" w:hAnsi="Arial" w:cs="Arial"/>
                <w:b/>
                <w:bCs/>
                <w:sz w:val="18"/>
                <w:szCs w:val="18"/>
              </w:rPr>
            </w:pPr>
            <w:r>
              <w:rPr>
                <w:rFonts w:ascii="Arial" w:hAnsi="Arial" w:cs="Arial"/>
                <w:b/>
                <w:bCs/>
                <w:sz w:val="18"/>
                <w:szCs w:val="18"/>
              </w:rPr>
              <w:t>Satellite Polarized antenna modelling</w:t>
            </w:r>
            <w:r>
              <w:rPr>
                <w:rFonts w:ascii="Arial" w:hAnsi="Arial" w:cs="Arial"/>
                <w:sz w:val="18"/>
                <w:szCs w:val="18"/>
              </w:rPr>
              <w:br/>
              <w:t>e.g., models in section 7.3.2 in TR38.901</w:t>
            </w:r>
          </w:p>
        </w:tc>
        <w:tc>
          <w:tcPr>
            <w:tcW w:w="1647" w:type="pct"/>
          </w:tcPr>
          <w:p w14:paraId="0C73673D" w14:textId="77777777" w:rsidR="00246ADD" w:rsidRPr="003C196B" w:rsidRDefault="00246ADD" w:rsidP="00A4208C">
            <w:pPr>
              <w:spacing w:before="120" w:after="0"/>
              <w:rPr>
                <w:rFonts w:ascii="Arial" w:hAnsi="Arial" w:cs="Arial"/>
                <w:sz w:val="18"/>
                <w:szCs w:val="18"/>
              </w:rPr>
            </w:pPr>
            <w:r w:rsidRPr="003C196B">
              <w:rPr>
                <w:rFonts w:ascii="Arial" w:hAnsi="Arial" w:cs="Arial"/>
                <w:sz w:val="18"/>
                <w:szCs w:val="18"/>
              </w:rPr>
              <w:t>Circular</w:t>
            </w:r>
          </w:p>
        </w:tc>
        <w:tc>
          <w:tcPr>
            <w:tcW w:w="2151" w:type="pct"/>
          </w:tcPr>
          <w:p w14:paraId="424C37D9" w14:textId="77777777" w:rsidR="00246ADD" w:rsidRPr="003C196B" w:rsidRDefault="00246ADD" w:rsidP="00A4208C">
            <w:pPr>
              <w:spacing w:before="120" w:after="0"/>
              <w:rPr>
                <w:rFonts w:ascii="Arial" w:hAnsi="Arial" w:cs="Arial"/>
                <w:sz w:val="18"/>
                <w:szCs w:val="18"/>
              </w:rPr>
            </w:pPr>
            <w:r w:rsidRPr="003C196B">
              <w:rPr>
                <w:rFonts w:ascii="Arial" w:hAnsi="Arial" w:cs="Arial"/>
                <w:sz w:val="18"/>
                <w:szCs w:val="18"/>
              </w:rPr>
              <w:t>Circular</w:t>
            </w:r>
          </w:p>
        </w:tc>
      </w:tr>
      <w:tr w:rsidR="00246ADD" w14:paraId="3ECC0E77" w14:textId="77777777" w:rsidTr="00A4208C">
        <w:trPr>
          <w:trHeight w:val="2490"/>
        </w:trPr>
        <w:tc>
          <w:tcPr>
            <w:tcW w:w="1202" w:type="pct"/>
          </w:tcPr>
          <w:p w14:paraId="0FE8A59A" w14:textId="77777777" w:rsidR="00246ADD" w:rsidRDefault="00246ADD" w:rsidP="00A4208C">
            <w:pPr>
              <w:spacing w:before="120" w:after="0"/>
              <w:rPr>
                <w:rFonts w:ascii="Arial" w:hAnsi="Arial" w:cs="Arial"/>
                <w:b/>
                <w:bCs/>
                <w:sz w:val="18"/>
                <w:szCs w:val="18"/>
              </w:rPr>
            </w:pPr>
            <w:r>
              <w:rPr>
                <w:rFonts w:ascii="Arial" w:hAnsi="Arial" w:cs="Arial"/>
                <w:b/>
                <w:bCs/>
                <w:sz w:val="18"/>
                <w:szCs w:val="18"/>
              </w:rPr>
              <w:t>Satellite antenna element gain pattern</w:t>
            </w:r>
          </w:p>
        </w:tc>
        <w:tc>
          <w:tcPr>
            <w:tcW w:w="1647" w:type="pct"/>
          </w:tcPr>
          <w:p w14:paraId="6B25C396" w14:textId="77777777" w:rsidR="00246ADD" w:rsidRPr="008C0CA2" w:rsidRDefault="00246ADD" w:rsidP="00A4208C">
            <w:pPr>
              <w:spacing w:before="120" w:after="0"/>
              <w:rPr>
                <w:rFonts w:ascii="Arial" w:hAnsi="Arial" w:cs="Arial"/>
                <w:sz w:val="18"/>
                <w:szCs w:val="18"/>
              </w:rPr>
            </w:pPr>
            <w:r w:rsidRPr="008C0CA2">
              <w:rPr>
                <w:rFonts w:ascii="Arial" w:hAnsi="Arial" w:cs="Arial"/>
                <w:sz w:val="18"/>
                <w:szCs w:val="18"/>
              </w:rPr>
              <w:t>Table 7.3-1 in TR 38.901</w:t>
            </w:r>
            <w:r w:rsidRPr="008C0CA2">
              <w:rPr>
                <w:rFonts w:ascii="Arial" w:hAnsi="Arial" w:cs="Arial"/>
                <w:sz w:val="18"/>
                <w:szCs w:val="18"/>
              </w:rPr>
              <w:br/>
              <w:t xml:space="preserve">Horizontal/vertical 3 dB beam width of single element (degree): </w:t>
            </w:r>
            <w:r w:rsidRPr="008C0CA2">
              <w:rPr>
                <w:rFonts w:ascii="Microsoft YaHei" w:eastAsia="Microsoft YaHei" w:hAnsi="Microsoft YaHei" w:cs="Arial"/>
                <w:sz w:val="18"/>
                <w:szCs w:val="18"/>
              </w:rPr>
              <w:t>[</w:t>
            </w:r>
            <w:r w:rsidRPr="008C0CA2">
              <w:rPr>
                <w:rFonts w:ascii="Arial" w:hAnsi="Arial" w:cs="Arial"/>
                <w:sz w:val="18"/>
                <w:szCs w:val="18"/>
              </w:rPr>
              <w:t>90] for H, 90 for V</w:t>
            </w:r>
            <w:r w:rsidRPr="008C0CA2">
              <w:rPr>
                <w:rFonts w:ascii="Arial" w:hAnsi="Arial" w:cs="Arial"/>
                <w:sz w:val="18"/>
                <w:szCs w:val="18"/>
              </w:rPr>
              <w:br/>
              <w:t>Element max directivity: 5dBi.</w:t>
            </w:r>
            <w:r w:rsidRPr="008C0CA2">
              <w:rPr>
                <w:rFonts w:ascii="Arial" w:hAnsi="Arial" w:cs="Arial"/>
                <w:sz w:val="18"/>
                <w:szCs w:val="18"/>
              </w:rPr>
              <w:br/>
            </w:r>
          </w:p>
          <w:p w14:paraId="22CD3124" w14:textId="77777777" w:rsidR="00246ADD" w:rsidRPr="008C0CA2" w:rsidRDefault="00246ADD" w:rsidP="00A4208C">
            <w:pPr>
              <w:spacing w:before="120" w:after="0"/>
              <w:rPr>
                <w:rFonts w:ascii="Arial" w:hAnsi="Arial" w:cs="Arial"/>
                <w:sz w:val="18"/>
                <w:szCs w:val="18"/>
              </w:rPr>
            </w:pPr>
            <w:r w:rsidRPr="008C0CA2">
              <w:rPr>
                <w:rFonts w:ascii="Arial" w:hAnsi="Arial" w:cs="Arial"/>
                <w:sz w:val="18"/>
                <w:szCs w:val="18"/>
              </w:rPr>
              <w:t xml:space="preserve">An antenna efficiency of 50% is assumed which results in an effective element max gain of 2dB. </w:t>
            </w:r>
          </w:p>
          <w:p w14:paraId="34E2F3A4" w14:textId="77777777" w:rsidR="00246ADD" w:rsidRPr="008C0CA2" w:rsidRDefault="00246ADD" w:rsidP="00A4208C">
            <w:pPr>
              <w:spacing w:before="120" w:after="0"/>
              <w:rPr>
                <w:rFonts w:ascii="Arial" w:hAnsi="Arial" w:cs="Arial"/>
                <w:sz w:val="18"/>
                <w:szCs w:val="18"/>
              </w:rPr>
            </w:pPr>
            <w:r w:rsidRPr="008C0CA2">
              <w:rPr>
                <w:rFonts w:ascii="Arial" w:hAnsi="Arial" w:cs="Arial"/>
                <w:sz w:val="18"/>
                <w:szCs w:val="18"/>
              </w:rPr>
              <w:t>The resulting overall antenna gain (after applying the array factor) is 26.08dB</w:t>
            </w:r>
          </w:p>
        </w:tc>
        <w:tc>
          <w:tcPr>
            <w:tcW w:w="2151" w:type="pct"/>
          </w:tcPr>
          <w:p w14:paraId="01A9B1F3" w14:textId="77777777" w:rsidR="00246ADD" w:rsidRPr="008C0CA2" w:rsidRDefault="00246ADD" w:rsidP="00A4208C">
            <w:pPr>
              <w:spacing w:before="120" w:after="0"/>
              <w:rPr>
                <w:rFonts w:ascii="Arial" w:hAnsi="Arial" w:cs="Arial"/>
                <w:sz w:val="18"/>
                <w:szCs w:val="18"/>
              </w:rPr>
            </w:pPr>
            <w:r w:rsidRPr="008C0CA2">
              <w:rPr>
                <w:rFonts w:ascii="Arial" w:hAnsi="Arial" w:cs="Arial"/>
                <w:sz w:val="18"/>
                <w:szCs w:val="18"/>
              </w:rPr>
              <w:t>Table 7.3-1 in TR 38.901</w:t>
            </w:r>
            <w:r w:rsidRPr="008C0CA2">
              <w:rPr>
                <w:rFonts w:ascii="Arial" w:hAnsi="Arial" w:cs="Arial"/>
                <w:sz w:val="18"/>
                <w:szCs w:val="18"/>
              </w:rPr>
              <w:br/>
              <w:t xml:space="preserve">Horizontal/vertical 3 dB beam width of single element (degree): </w:t>
            </w:r>
            <w:r w:rsidRPr="008C0CA2">
              <w:rPr>
                <w:rFonts w:ascii="Microsoft YaHei" w:eastAsia="Microsoft YaHei" w:hAnsi="Microsoft YaHei" w:cs="Arial"/>
                <w:sz w:val="18"/>
                <w:szCs w:val="18"/>
              </w:rPr>
              <w:t>[</w:t>
            </w:r>
            <w:r w:rsidRPr="008C0CA2">
              <w:rPr>
                <w:rFonts w:ascii="Arial" w:hAnsi="Arial" w:cs="Arial"/>
                <w:sz w:val="18"/>
                <w:szCs w:val="18"/>
              </w:rPr>
              <w:t>90] for H, 90 for V</w:t>
            </w:r>
            <w:r w:rsidRPr="008C0CA2">
              <w:rPr>
                <w:rFonts w:ascii="Arial" w:hAnsi="Arial" w:cs="Arial"/>
                <w:sz w:val="18"/>
                <w:szCs w:val="18"/>
              </w:rPr>
              <w:br/>
              <w:t>Element max directivity: 5dBi.</w:t>
            </w:r>
            <w:r w:rsidRPr="008C0CA2">
              <w:rPr>
                <w:rFonts w:ascii="Arial" w:hAnsi="Arial" w:cs="Arial"/>
                <w:sz w:val="18"/>
                <w:szCs w:val="18"/>
              </w:rPr>
              <w:br/>
            </w:r>
          </w:p>
          <w:p w14:paraId="661C62CF" w14:textId="77777777" w:rsidR="00246ADD" w:rsidRPr="008C0CA2" w:rsidRDefault="00246ADD" w:rsidP="00A4208C">
            <w:pPr>
              <w:spacing w:before="120" w:after="0"/>
              <w:rPr>
                <w:rFonts w:ascii="Arial" w:hAnsi="Arial" w:cs="Arial"/>
                <w:sz w:val="18"/>
                <w:szCs w:val="18"/>
              </w:rPr>
            </w:pPr>
            <w:r w:rsidRPr="008C0CA2">
              <w:rPr>
                <w:rFonts w:ascii="Arial" w:hAnsi="Arial" w:cs="Arial"/>
                <w:sz w:val="18"/>
                <w:szCs w:val="18"/>
              </w:rPr>
              <w:t xml:space="preserve">An antenna efficiency of 50% is assumed which results in an effective element max gain of 2dB. </w:t>
            </w:r>
          </w:p>
          <w:p w14:paraId="6A078D7E" w14:textId="77777777" w:rsidR="00246ADD" w:rsidRPr="008C0CA2" w:rsidRDefault="00246ADD" w:rsidP="00A4208C">
            <w:pPr>
              <w:spacing w:before="120" w:after="0"/>
              <w:rPr>
                <w:rFonts w:ascii="Arial" w:hAnsi="Arial" w:cs="Arial"/>
                <w:sz w:val="18"/>
                <w:szCs w:val="18"/>
              </w:rPr>
            </w:pPr>
            <w:r w:rsidRPr="008C0CA2">
              <w:rPr>
                <w:rFonts w:ascii="Arial" w:hAnsi="Arial" w:cs="Arial"/>
                <w:sz w:val="18"/>
                <w:szCs w:val="18"/>
              </w:rPr>
              <w:t>The resulting overall antenna gain (after applying the array factor) is 21.08dB</w:t>
            </w:r>
          </w:p>
        </w:tc>
      </w:tr>
    </w:tbl>
    <w:p w14:paraId="3553B017" w14:textId="77777777" w:rsidR="00246ADD" w:rsidRDefault="00246ADD" w:rsidP="00246ADD"/>
    <w:p w14:paraId="6697396C" w14:textId="77777777" w:rsidR="00246ADD" w:rsidRPr="00BA0378" w:rsidRDefault="00246ADD" w:rsidP="00246ADD">
      <w:pPr>
        <w:pStyle w:val="3GPPNormalText"/>
        <w:rPr>
          <w:b/>
          <w:bCs/>
          <w:sz w:val="20"/>
          <w:szCs w:val="22"/>
          <w:u w:val="single"/>
          <w:lang w:val="en-GB"/>
        </w:rPr>
      </w:pPr>
      <w:r w:rsidRPr="00C66E3D">
        <w:rPr>
          <w:b/>
          <w:bCs/>
          <w:sz w:val="20"/>
          <w:szCs w:val="22"/>
          <w:highlight w:val="darkYellow"/>
          <w:u w:val="single"/>
          <w:lang w:val="en-GB"/>
        </w:rPr>
        <w:t>Working assumptions:</w:t>
      </w:r>
    </w:p>
    <w:p w14:paraId="5282C09F" w14:textId="77777777" w:rsidR="00246ADD" w:rsidRPr="00F50F5E" w:rsidRDefault="00246ADD" w:rsidP="00246ADD">
      <w:pPr>
        <w:tabs>
          <w:tab w:val="left" w:pos="0"/>
        </w:tabs>
        <w:rPr>
          <w:rFonts w:ascii="Times New Roman" w:hAnsi="Times New Roman"/>
          <w:lang w:val="en-US"/>
        </w:rPr>
      </w:pPr>
      <w:r w:rsidRPr="00F50F5E">
        <w:rPr>
          <w:rFonts w:ascii="Times New Roman" w:hAnsi="Times New Roman"/>
          <w:lang w:val="en-US"/>
        </w:rPr>
        <w:t>On the link budget template for 6GR NTN, the following values are used for S-band:</w:t>
      </w:r>
    </w:p>
    <w:p w14:paraId="7D246C2C" w14:textId="77777777" w:rsidR="00246ADD" w:rsidRPr="00F50F5E" w:rsidRDefault="00246ADD">
      <w:pPr>
        <w:pStyle w:val="ListParagraph"/>
        <w:numPr>
          <w:ilvl w:val="0"/>
          <w:numId w:val="262"/>
        </w:numPr>
        <w:rPr>
          <w:color w:val="000000" w:themeColor="text1"/>
          <w:lang w:val="en-US"/>
        </w:rPr>
      </w:pPr>
      <w:r w:rsidRPr="00F50F5E">
        <w:rPr>
          <w:color w:val="000000" w:themeColor="text1"/>
          <w:lang w:val="en-US"/>
        </w:rPr>
        <w:t>“(28a) Atmospheric loss (dB)” = 0.1dB for LEO 30 degree elevation and 0.2dB for GEO 12.5 degree</w:t>
      </w:r>
    </w:p>
    <w:p w14:paraId="7956E112" w14:textId="77777777" w:rsidR="00246ADD" w:rsidRPr="00F50F5E" w:rsidRDefault="00246ADD">
      <w:pPr>
        <w:pStyle w:val="ListParagraph"/>
        <w:numPr>
          <w:ilvl w:val="0"/>
          <w:numId w:val="262"/>
        </w:numPr>
        <w:rPr>
          <w:color w:val="000000" w:themeColor="text1"/>
          <w:lang w:val="en-US"/>
        </w:rPr>
      </w:pPr>
      <w:r w:rsidRPr="00F50F5E">
        <w:rPr>
          <w:color w:val="000000" w:themeColor="text1"/>
          <w:lang w:val="en-US"/>
        </w:rPr>
        <w:t>“(28b) Shadow fading margin (dB)” = 3dB</w:t>
      </w:r>
    </w:p>
    <w:p w14:paraId="150570F1" w14:textId="77777777" w:rsidR="00246ADD" w:rsidRPr="00F50F5E" w:rsidRDefault="00246ADD">
      <w:pPr>
        <w:pStyle w:val="ListParagraph"/>
        <w:numPr>
          <w:ilvl w:val="1"/>
          <w:numId w:val="262"/>
        </w:numPr>
        <w:rPr>
          <w:lang w:val="en-US"/>
        </w:rPr>
      </w:pPr>
      <w:r w:rsidRPr="00F50F5E">
        <w:rPr>
          <w:lang w:val="en-US"/>
        </w:rPr>
        <w:t>Note: Additional losses due to e.g. light indoor/in-vehicle penetration loss may be considered under APC.</w:t>
      </w:r>
    </w:p>
    <w:p w14:paraId="0CCA9BB4" w14:textId="77777777" w:rsidR="00246ADD" w:rsidRPr="00F50F5E" w:rsidRDefault="00246ADD">
      <w:pPr>
        <w:pStyle w:val="ListParagraph"/>
        <w:numPr>
          <w:ilvl w:val="0"/>
          <w:numId w:val="262"/>
        </w:numPr>
        <w:rPr>
          <w:color w:val="000000" w:themeColor="text1"/>
          <w:lang w:val="en-US"/>
        </w:rPr>
      </w:pPr>
      <w:r w:rsidRPr="00F50F5E">
        <w:rPr>
          <w:color w:val="000000" w:themeColor="text1"/>
          <w:lang w:val="en-US"/>
        </w:rPr>
        <w:t>“(28c) Scintillation loss (dB)” = 2.2dB</w:t>
      </w:r>
    </w:p>
    <w:p w14:paraId="53C40D2D" w14:textId="77777777" w:rsidR="00246ADD" w:rsidRPr="00F50F5E" w:rsidRDefault="00246ADD">
      <w:pPr>
        <w:pStyle w:val="ListParagraph"/>
        <w:numPr>
          <w:ilvl w:val="1"/>
          <w:numId w:val="262"/>
        </w:numPr>
        <w:rPr>
          <w:color w:val="000000" w:themeColor="text1"/>
          <w:lang w:val="en-US"/>
        </w:rPr>
      </w:pPr>
      <w:r w:rsidRPr="00F50F5E">
        <w:rPr>
          <w:color w:val="000000" w:themeColor="text1"/>
          <w:lang w:val="en-US"/>
        </w:rPr>
        <w:t>This is for the evaluated elevation angles.</w:t>
      </w:r>
    </w:p>
    <w:p w14:paraId="233A4773" w14:textId="77777777" w:rsidR="00246ADD" w:rsidRPr="00F50F5E" w:rsidRDefault="00246ADD">
      <w:pPr>
        <w:pStyle w:val="ListParagraph"/>
        <w:numPr>
          <w:ilvl w:val="0"/>
          <w:numId w:val="262"/>
        </w:numPr>
        <w:rPr>
          <w:color w:val="000000" w:themeColor="text1"/>
          <w:lang w:val="en-US"/>
        </w:rPr>
      </w:pPr>
      <w:r w:rsidRPr="00F50F5E">
        <w:rPr>
          <w:color w:val="000000" w:themeColor="text1"/>
          <w:lang w:val="en-US"/>
        </w:rPr>
        <w:t>“(28d) Polarization loss (dB)” = 3dB</w:t>
      </w:r>
    </w:p>
    <w:p w14:paraId="0DD3C0ED" w14:textId="77777777" w:rsidR="00246ADD" w:rsidRPr="00F50F5E" w:rsidRDefault="00246ADD">
      <w:pPr>
        <w:pStyle w:val="ListParagraph"/>
        <w:numPr>
          <w:ilvl w:val="1"/>
          <w:numId w:val="262"/>
        </w:numPr>
        <w:rPr>
          <w:color w:val="000000" w:themeColor="text1"/>
          <w:lang w:val="en-US"/>
        </w:rPr>
      </w:pPr>
      <w:r w:rsidRPr="00F50F5E">
        <w:rPr>
          <w:color w:val="000000" w:themeColor="text1"/>
          <w:lang w:val="en-US"/>
        </w:rPr>
        <w:t>Assumes SAN antenna is circularly polarized and UE antenna is linearly polarized</w:t>
      </w:r>
    </w:p>
    <w:p w14:paraId="0F9CF5C7" w14:textId="77777777" w:rsidR="00246ADD" w:rsidRPr="00F50F5E" w:rsidRDefault="00246ADD">
      <w:pPr>
        <w:pStyle w:val="ListParagraph"/>
        <w:numPr>
          <w:ilvl w:val="0"/>
          <w:numId w:val="262"/>
        </w:numPr>
        <w:rPr>
          <w:lang w:val="en-US"/>
        </w:rPr>
      </w:pPr>
      <w:r w:rsidRPr="00F50F5E">
        <w:rPr>
          <w:color w:val="000000" w:themeColor="text1"/>
          <w:lang w:val="en-US"/>
        </w:rPr>
        <w:t>“(4b-2) /  (11-</w:t>
      </w:r>
      <w:r w:rsidRPr="00F50F5E">
        <w:rPr>
          <w:lang w:val="en-US"/>
        </w:rPr>
        <w:t>b2) Scanning loss (dB)” is</w:t>
      </w:r>
    </w:p>
    <w:p w14:paraId="138D972E" w14:textId="77777777" w:rsidR="00246ADD" w:rsidRPr="00F50F5E" w:rsidRDefault="00246ADD">
      <w:pPr>
        <w:pStyle w:val="ListParagraph"/>
        <w:numPr>
          <w:ilvl w:val="1"/>
          <w:numId w:val="262"/>
        </w:numPr>
        <w:rPr>
          <w:lang w:val="en-US"/>
        </w:rPr>
      </w:pPr>
      <w:r w:rsidRPr="00F50F5E">
        <w:rPr>
          <w:lang w:val="en-US"/>
        </w:rPr>
        <w:t>Calculated based on elevation angle and antenna element pattern gain, e.g. ~4dB for 30 degree elevation angle in LEO 600, if the SAN antenna is modeled as an array.</w:t>
      </w:r>
    </w:p>
    <w:p w14:paraId="39ED88EB" w14:textId="77777777" w:rsidR="00246ADD" w:rsidRPr="00F50F5E" w:rsidRDefault="00246ADD">
      <w:pPr>
        <w:pStyle w:val="ListParagraph"/>
        <w:numPr>
          <w:ilvl w:val="2"/>
          <w:numId w:val="262"/>
        </w:numPr>
        <w:rPr>
          <w:lang w:val="en-US"/>
        </w:rPr>
      </w:pPr>
      <w:r w:rsidRPr="00F50F5E">
        <w:rPr>
          <w:lang w:val="en-US"/>
        </w:rPr>
        <w:t>NOTE: RAN1 might need to revisit the agreed antenna element pattern gain.</w:t>
      </w:r>
    </w:p>
    <w:p w14:paraId="68AA649A" w14:textId="77777777" w:rsidR="00246ADD" w:rsidRPr="00F50F5E" w:rsidRDefault="00246ADD">
      <w:pPr>
        <w:pStyle w:val="ListParagraph"/>
        <w:numPr>
          <w:ilvl w:val="0"/>
          <w:numId w:val="262"/>
        </w:numPr>
        <w:rPr>
          <w:lang w:val="en-US"/>
        </w:rPr>
      </w:pPr>
      <w:r w:rsidRPr="00F50F5E">
        <w:rPr>
          <w:lang w:val="en-US"/>
        </w:rPr>
        <w:t>For UEs with omni antennas (11a)/(4c) “Boresight Antenna gain” is set to</w:t>
      </w:r>
    </w:p>
    <w:p w14:paraId="6BE261DA" w14:textId="77777777" w:rsidR="00246ADD" w:rsidRPr="00F50F5E" w:rsidRDefault="00246ADD">
      <w:pPr>
        <w:pStyle w:val="ListParagraph"/>
        <w:numPr>
          <w:ilvl w:val="1"/>
          <w:numId w:val="262"/>
        </w:numPr>
        <w:rPr>
          <w:lang w:val="en-US"/>
        </w:rPr>
      </w:pPr>
      <w:r w:rsidRPr="00F50F5E">
        <w:rPr>
          <w:lang w:val="en-US"/>
        </w:rPr>
        <w:t xml:space="preserve">-5.5dB as baseline. </w:t>
      </w:r>
    </w:p>
    <w:p w14:paraId="66D0D656" w14:textId="77777777" w:rsidR="00246ADD" w:rsidRPr="00F50F5E" w:rsidRDefault="00246ADD">
      <w:pPr>
        <w:pStyle w:val="ListParagraph"/>
        <w:numPr>
          <w:ilvl w:val="2"/>
          <w:numId w:val="262"/>
        </w:numPr>
        <w:rPr>
          <w:lang w:val="en-US"/>
        </w:rPr>
      </w:pPr>
      <w:r w:rsidRPr="00F50F5E">
        <w:rPr>
          <w:lang w:val="en-US"/>
        </w:rPr>
        <w:t>0dB can be considered optionally.</w:t>
      </w:r>
    </w:p>
    <w:p w14:paraId="74BBA20B" w14:textId="77777777" w:rsidR="00246ADD" w:rsidRPr="00F50F5E" w:rsidRDefault="00246ADD">
      <w:pPr>
        <w:pStyle w:val="ListParagraph"/>
        <w:numPr>
          <w:ilvl w:val="0"/>
          <w:numId w:val="262"/>
        </w:numPr>
        <w:rPr>
          <w:color w:val="000000" w:themeColor="text1"/>
          <w:lang w:val="en-US"/>
        </w:rPr>
      </w:pPr>
      <w:r w:rsidRPr="00F50F5E">
        <w:rPr>
          <w:lang w:val="en-US"/>
        </w:rPr>
        <w:t xml:space="preserve">“(20) Receiver implementation </w:t>
      </w:r>
      <w:r w:rsidRPr="00F50F5E">
        <w:rPr>
          <w:color w:val="000000" w:themeColor="text1"/>
          <w:lang w:val="en-US"/>
        </w:rPr>
        <w:t>margin (dB)” = 1dB</w:t>
      </w:r>
    </w:p>
    <w:p w14:paraId="5D44630D" w14:textId="77777777" w:rsidR="00246ADD" w:rsidRPr="00F50F5E" w:rsidRDefault="00246ADD">
      <w:pPr>
        <w:pStyle w:val="ListParagraph"/>
        <w:numPr>
          <w:ilvl w:val="0"/>
          <w:numId w:val="262"/>
        </w:numPr>
        <w:rPr>
          <w:lang w:val="en-US"/>
        </w:rPr>
      </w:pPr>
      <w:r w:rsidRPr="00F50F5E">
        <w:rPr>
          <w:color w:val="000000" w:themeColor="text1"/>
          <w:lang w:val="en-US"/>
        </w:rPr>
        <w:t xml:space="preserve">“(27) </w:t>
      </w:r>
      <w:r w:rsidRPr="00F50F5E">
        <w:rPr>
          <w:lang w:val="en-US"/>
        </w:rPr>
        <w:t>Penetration margin” = 0dB</w:t>
      </w:r>
    </w:p>
    <w:p w14:paraId="2398C8A9" w14:textId="77777777" w:rsidR="00246ADD" w:rsidRPr="00F50F5E" w:rsidRDefault="00246ADD">
      <w:pPr>
        <w:pStyle w:val="ListParagraph"/>
        <w:numPr>
          <w:ilvl w:val="1"/>
          <w:numId w:val="262"/>
        </w:numPr>
        <w:rPr>
          <w:lang w:val="en-US"/>
        </w:rPr>
      </w:pPr>
      <w:r w:rsidRPr="00F50F5E">
        <w:rPr>
          <w:lang w:val="en-US"/>
        </w:rPr>
        <w:t>Note: Losses due to e.g. light indoor/in-vehicle penetration loss may be considered under APC.</w:t>
      </w:r>
    </w:p>
    <w:p w14:paraId="3756B431" w14:textId="77777777" w:rsidR="00246ADD" w:rsidRPr="00F50F5E" w:rsidRDefault="00246ADD">
      <w:pPr>
        <w:pStyle w:val="ListParagraph"/>
        <w:numPr>
          <w:ilvl w:val="0"/>
          <w:numId w:val="262"/>
        </w:numPr>
        <w:rPr>
          <w:lang w:val="en-US"/>
        </w:rPr>
      </w:pPr>
      <w:r w:rsidRPr="00F50F5E">
        <w:rPr>
          <w:lang w:val="en-US"/>
        </w:rPr>
        <w:t>“(28e) Other losses”: is set to:</w:t>
      </w:r>
    </w:p>
    <w:p w14:paraId="144B8981" w14:textId="77777777" w:rsidR="00246ADD" w:rsidRPr="00F50F5E" w:rsidRDefault="00246ADD">
      <w:pPr>
        <w:pStyle w:val="ListParagraph"/>
        <w:numPr>
          <w:ilvl w:val="1"/>
          <w:numId w:val="262"/>
        </w:numPr>
        <w:rPr>
          <w:color w:val="000000" w:themeColor="text1"/>
          <w:lang w:val="en-US"/>
        </w:rPr>
      </w:pPr>
      <w:r w:rsidRPr="00F50F5E">
        <w:rPr>
          <w:lang w:val="en-US"/>
        </w:rPr>
        <w:t xml:space="preserve">For outdoor </w:t>
      </w:r>
      <w:r w:rsidRPr="00F50F5E">
        <w:rPr>
          <w:color w:val="000000" w:themeColor="text1"/>
          <w:lang w:val="en-US"/>
        </w:rPr>
        <w:t>UEs, 0dB</w:t>
      </w:r>
    </w:p>
    <w:p w14:paraId="30E6DB34" w14:textId="77777777" w:rsidR="00246ADD" w:rsidRPr="00F50F5E" w:rsidRDefault="00246ADD">
      <w:pPr>
        <w:pStyle w:val="ListParagraph"/>
        <w:numPr>
          <w:ilvl w:val="1"/>
          <w:numId w:val="262"/>
        </w:numPr>
        <w:rPr>
          <w:color w:val="000000" w:themeColor="text1"/>
          <w:lang w:val="en-US"/>
        </w:rPr>
      </w:pPr>
      <w:r w:rsidRPr="00F50F5E">
        <w:rPr>
          <w:color w:val="000000" w:themeColor="text1"/>
          <w:lang w:val="en-US"/>
        </w:rPr>
        <w:t>For UEs in adverse propagation condition (APC): [a value between 6dB and 15dB]</w:t>
      </w:r>
    </w:p>
    <w:p w14:paraId="23741C5B" w14:textId="77777777" w:rsidR="00246ADD" w:rsidRPr="00F50F5E" w:rsidRDefault="00246ADD">
      <w:pPr>
        <w:pStyle w:val="ListParagraph"/>
        <w:numPr>
          <w:ilvl w:val="2"/>
          <w:numId w:val="262"/>
        </w:numPr>
        <w:rPr>
          <w:color w:val="000000" w:themeColor="text1"/>
          <w:lang w:val="en-US"/>
        </w:rPr>
      </w:pPr>
      <w:r w:rsidRPr="00F50F5E">
        <w:rPr>
          <w:color w:val="000000" w:themeColor="text1"/>
          <w:lang w:val="en-US"/>
        </w:rPr>
        <w:t>This value will be decided in the next meeting based on input from companies (values and associated scenarios).</w:t>
      </w:r>
    </w:p>
    <w:p w14:paraId="387086F5" w14:textId="77777777" w:rsidR="00246ADD" w:rsidRPr="00F50F5E" w:rsidRDefault="00246ADD">
      <w:pPr>
        <w:pStyle w:val="ListParagraph"/>
        <w:numPr>
          <w:ilvl w:val="2"/>
          <w:numId w:val="262"/>
        </w:numPr>
        <w:rPr>
          <w:lang w:val="en-US"/>
        </w:rPr>
      </w:pPr>
      <w:r w:rsidRPr="00F50F5E">
        <w:rPr>
          <w:color w:val="000000" w:themeColor="text1"/>
          <w:lang w:val="en-US"/>
        </w:rPr>
        <w:t xml:space="preserve">APC is only evaluated for </w:t>
      </w:r>
      <w:r w:rsidRPr="00F50F5E">
        <w:rPr>
          <w:lang w:val="en-US"/>
        </w:rPr>
        <w:t>downlink broadcast channel / signals.</w:t>
      </w:r>
    </w:p>
    <w:p w14:paraId="4FF62BCF" w14:textId="77777777" w:rsidR="00246ADD" w:rsidRPr="00F50F5E" w:rsidRDefault="00246ADD">
      <w:pPr>
        <w:pStyle w:val="ListParagraph"/>
        <w:numPr>
          <w:ilvl w:val="2"/>
          <w:numId w:val="262"/>
        </w:numPr>
        <w:rPr>
          <w:lang w:val="en-US"/>
        </w:rPr>
      </w:pPr>
      <w:r w:rsidRPr="00F50F5E">
        <w:rPr>
          <w:lang w:val="en-US"/>
        </w:rPr>
        <w:t>NOTE: UEs in adverse propagation conditions is per RAN guidance and is documented in TR 38.914 as 0% of users in Case 1 and 4% of users in Case 2.</w:t>
      </w:r>
    </w:p>
    <w:p w14:paraId="31FB96FE" w14:textId="77777777" w:rsidR="00246ADD" w:rsidRPr="00F50F5E" w:rsidRDefault="00246ADD" w:rsidP="00246ADD">
      <w:pPr>
        <w:overflowPunct w:val="0"/>
        <w:autoSpaceDE w:val="0"/>
        <w:autoSpaceDN w:val="0"/>
        <w:adjustRightInd w:val="0"/>
        <w:rPr>
          <w:rFonts w:ascii="Times New Roman" w:hAnsi="Times New Roman"/>
          <w:color w:val="000000" w:themeColor="text1"/>
          <w:lang w:val="en-US"/>
        </w:rPr>
      </w:pPr>
      <w:r w:rsidRPr="00F50F5E">
        <w:rPr>
          <w:rFonts w:ascii="Times New Roman" w:hAnsi="Times New Roman"/>
          <w:color w:val="000000" w:themeColor="text1"/>
          <w:lang w:val="en-US"/>
        </w:rPr>
        <w:lastRenderedPageBreak/>
        <w:t>NOTE: The study of a particular scenario for the link budget template does not imply that, if RAN1 determines a coverage gap for that scenario, it will be studied or specified how to close it.</w:t>
      </w:r>
    </w:p>
    <w:p w14:paraId="1BDC4C3E" w14:textId="77777777" w:rsidR="00246ADD" w:rsidRDefault="00246ADD" w:rsidP="00246ADD">
      <w:pPr>
        <w:rPr>
          <w:lang w:val="en-US"/>
        </w:rPr>
      </w:pPr>
    </w:p>
    <w:p w14:paraId="6D65A250" w14:textId="77777777" w:rsidR="00246ADD" w:rsidRDefault="00246ADD" w:rsidP="00246ADD">
      <w:pPr>
        <w:overflowPunct w:val="0"/>
        <w:autoSpaceDE w:val="0"/>
        <w:autoSpaceDN w:val="0"/>
        <w:adjustRightInd w:val="0"/>
        <w:rPr>
          <w:b/>
          <w:color w:val="000000" w:themeColor="text1"/>
          <w:lang w:val="en-US"/>
        </w:rPr>
      </w:pPr>
      <w:r w:rsidRPr="005B698D">
        <w:rPr>
          <w:b/>
          <w:color w:val="000000" w:themeColor="text1"/>
          <w:highlight w:val="green"/>
          <w:lang w:val="en-US"/>
        </w:rPr>
        <w:t>Agreement:</w:t>
      </w:r>
    </w:p>
    <w:p w14:paraId="6F10D550" w14:textId="77777777" w:rsidR="00246ADD" w:rsidRPr="00F50F5E" w:rsidRDefault="00246ADD" w:rsidP="00246ADD">
      <w:pPr>
        <w:overflowPunct w:val="0"/>
        <w:autoSpaceDE w:val="0"/>
        <w:autoSpaceDN w:val="0"/>
        <w:adjustRightInd w:val="0"/>
        <w:rPr>
          <w:rFonts w:ascii="Times New Roman" w:hAnsi="Times New Roman"/>
          <w:bCs/>
          <w:color w:val="000000" w:themeColor="text1"/>
          <w:lang w:val="en-US"/>
        </w:rPr>
      </w:pPr>
      <w:r w:rsidRPr="00F50F5E">
        <w:rPr>
          <w:rFonts w:ascii="Times New Roman" w:hAnsi="Times New Roman"/>
          <w:bCs/>
          <w:color w:val="000000" w:themeColor="text1"/>
          <w:lang w:val="en-US"/>
        </w:rPr>
        <w:t>In 6GR NTN, under the label of “physical layer aspects of multi-satellite operation”, the following sub-aspects are studied under “physical layer aspects related to inter-satellite interference management”</w:t>
      </w:r>
    </w:p>
    <w:p w14:paraId="73D460CF" w14:textId="77777777" w:rsidR="00246ADD" w:rsidRPr="00F50F5E" w:rsidRDefault="00246ADD">
      <w:pPr>
        <w:pStyle w:val="ListParagraph"/>
        <w:numPr>
          <w:ilvl w:val="0"/>
          <w:numId w:val="263"/>
        </w:numPr>
        <w:suppressAutoHyphens/>
        <w:overflowPunct/>
        <w:autoSpaceDE/>
        <w:autoSpaceDN/>
        <w:adjustRightInd/>
        <w:rPr>
          <w:bCs/>
          <w:color w:val="000000" w:themeColor="text1"/>
          <w:lang w:val="en-US"/>
        </w:rPr>
      </w:pPr>
      <w:r w:rsidRPr="00F50F5E">
        <w:rPr>
          <w:bCs/>
          <w:color w:val="000000" w:themeColor="text1"/>
          <w:lang w:val="en-US"/>
        </w:rPr>
        <w:t>Co-channel interference, taking into account characteristics of NTN channels (e.g. large and time-varying Doppler / timing offsets due to orbital dynamics)</w:t>
      </w:r>
    </w:p>
    <w:p w14:paraId="3592E40E" w14:textId="77777777" w:rsidR="00246ADD" w:rsidRPr="00F50F5E" w:rsidRDefault="00246ADD">
      <w:pPr>
        <w:pStyle w:val="ListParagraph"/>
        <w:numPr>
          <w:ilvl w:val="1"/>
          <w:numId w:val="263"/>
        </w:numPr>
        <w:suppressAutoHyphens/>
        <w:overflowPunct/>
        <w:autoSpaceDE/>
        <w:autoSpaceDN/>
        <w:adjustRightInd/>
        <w:rPr>
          <w:bCs/>
          <w:color w:val="000000" w:themeColor="text1"/>
          <w:lang w:val="en-US"/>
        </w:rPr>
      </w:pPr>
      <w:r w:rsidRPr="00F50F5E">
        <w:rPr>
          <w:bCs/>
          <w:color w:val="000000" w:themeColor="text1"/>
          <w:lang w:val="en-US"/>
        </w:rPr>
        <w:t>At least for LEO same orbit.</w:t>
      </w:r>
    </w:p>
    <w:p w14:paraId="5F43B47E" w14:textId="77777777" w:rsidR="00246ADD" w:rsidRPr="00F50F5E" w:rsidRDefault="00246ADD">
      <w:pPr>
        <w:pStyle w:val="ListParagraph"/>
        <w:numPr>
          <w:ilvl w:val="1"/>
          <w:numId w:val="263"/>
        </w:numPr>
        <w:suppressAutoHyphens/>
        <w:overflowPunct/>
        <w:autoSpaceDE/>
        <w:autoSpaceDN/>
        <w:adjustRightInd/>
        <w:rPr>
          <w:bCs/>
          <w:color w:val="000000" w:themeColor="text1"/>
          <w:lang w:val="en-US"/>
        </w:rPr>
      </w:pPr>
      <w:r w:rsidRPr="00F50F5E">
        <w:rPr>
          <w:bCs/>
          <w:color w:val="000000" w:themeColor="text1"/>
          <w:lang w:val="en-US"/>
        </w:rPr>
        <w:t>FFS other parameters (e.g. elevation angle)</w:t>
      </w:r>
    </w:p>
    <w:p w14:paraId="43702395" w14:textId="77777777" w:rsidR="00246ADD" w:rsidRPr="00F50F5E" w:rsidRDefault="00246ADD">
      <w:pPr>
        <w:pStyle w:val="ListParagraph"/>
        <w:numPr>
          <w:ilvl w:val="0"/>
          <w:numId w:val="263"/>
        </w:numPr>
        <w:tabs>
          <w:tab w:val="left" w:pos="-720"/>
        </w:tabs>
        <w:suppressAutoHyphens/>
        <w:overflowPunct/>
        <w:autoSpaceDE/>
        <w:autoSpaceDN/>
        <w:adjustRightInd/>
        <w:rPr>
          <w:bCs/>
          <w:color w:val="000000" w:themeColor="text1"/>
          <w:lang w:val="en-US"/>
        </w:rPr>
      </w:pPr>
      <w:r w:rsidRPr="00F50F5E">
        <w:rPr>
          <w:bCs/>
          <w:color w:val="000000" w:themeColor="text1"/>
          <w:lang w:val="en-US"/>
        </w:rPr>
        <w:t xml:space="preserve">NOTE: It is assumed that the UE is only connected to one satellite at a time. </w:t>
      </w:r>
    </w:p>
    <w:p w14:paraId="6412E9F4" w14:textId="77777777" w:rsidR="00246ADD" w:rsidRPr="00246ADD" w:rsidRDefault="00246ADD" w:rsidP="00246ADD">
      <w:pPr>
        <w:rPr>
          <w:lang w:val="en-US" w:eastAsia="zh-CN"/>
        </w:rPr>
      </w:pPr>
    </w:p>
    <w:p w14:paraId="1F40573B" w14:textId="60788354" w:rsidR="00246ADD" w:rsidRDefault="00246ADD" w:rsidP="00246ADD">
      <w:pPr>
        <w:pStyle w:val="Heading2"/>
      </w:pPr>
      <w:bookmarkStart w:id="265" w:name="_Toc239313269"/>
      <w:r>
        <w:t>ISAC</w:t>
      </w:r>
      <w:bookmarkEnd w:id="265"/>
    </w:p>
    <w:p w14:paraId="411BBA11" w14:textId="77777777" w:rsidR="00246ADD" w:rsidRPr="00F6400E" w:rsidRDefault="00246ADD" w:rsidP="00246ADD">
      <w:pPr>
        <w:rPr>
          <w:rFonts w:eastAsia="DengXian"/>
          <w:i/>
          <w:iCs/>
          <w:color w:val="000000" w:themeColor="text1"/>
          <w:lang w:eastAsia="zh-CN"/>
        </w:rPr>
      </w:pPr>
      <w:r w:rsidRPr="00FD0278">
        <w:rPr>
          <w:rFonts w:eastAsia="DengXian" w:hint="eastAsia"/>
          <w:i/>
          <w:iCs/>
          <w:color w:val="000000" w:themeColor="text1"/>
          <w:lang w:eastAsia="zh-CN"/>
        </w:rPr>
        <w:t xml:space="preserve">Note 1: Including </w:t>
      </w:r>
      <w:r w:rsidRPr="00FD0278">
        <w:rPr>
          <w:rFonts w:eastAsia="DengXian"/>
          <w:i/>
          <w:iCs/>
          <w:color w:val="000000" w:themeColor="text1"/>
          <w:lang w:eastAsia="zh-CN"/>
        </w:rPr>
        <w:t>PHY function</w:t>
      </w:r>
      <w:r w:rsidRPr="00FD0278">
        <w:rPr>
          <w:rFonts w:eastAsia="DengXian" w:hint="eastAsia"/>
          <w:i/>
          <w:iCs/>
          <w:color w:val="000000" w:themeColor="text1"/>
          <w:lang w:eastAsia="zh-CN"/>
        </w:rPr>
        <w:t>alitie</w:t>
      </w:r>
      <w:r w:rsidRPr="00FD0278">
        <w:rPr>
          <w:rFonts w:eastAsia="DengXian"/>
          <w:i/>
          <w:iCs/>
          <w:color w:val="000000" w:themeColor="text1"/>
          <w:lang w:eastAsia="zh-CN"/>
        </w:rPr>
        <w:t xml:space="preserve">s and procedures for </w:t>
      </w:r>
      <w:r w:rsidRPr="00FD0278">
        <w:rPr>
          <w:rFonts w:eastAsia="DengXian" w:hint="eastAsia"/>
          <w:i/>
          <w:iCs/>
          <w:color w:val="000000" w:themeColor="text1"/>
          <w:lang w:eastAsia="zh-CN"/>
        </w:rPr>
        <w:t>ISAC</w:t>
      </w:r>
    </w:p>
    <w:p w14:paraId="5FBDE475" w14:textId="77777777" w:rsidR="00246ADD" w:rsidRDefault="00246ADD" w:rsidP="00246ADD">
      <w:pPr>
        <w:rPr>
          <w:rFonts w:eastAsia="DengXian"/>
          <w:i/>
          <w:iCs/>
          <w:color w:val="D1D1D1"/>
          <w:lang w:eastAsia="zh-CN"/>
        </w:rPr>
      </w:pPr>
    </w:p>
    <w:p w14:paraId="12F244E2" w14:textId="41C66CF4" w:rsidR="00246ADD" w:rsidRPr="009D27E1" w:rsidRDefault="00C62C50" w:rsidP="00246ADD">
      <w:pPr>
        <w:ind w:left="1440" w:hanging="1440"/>
        <w:rPr>
          <w:rFonts w:eastAsia="DengXian"/>
          <w:b/>
          <w:bCs/>
          <w:lang w:eastAsia="zh-CN"/>
        </w:rPr>
      </w:pPr>
      <w:hyperlink r:id="rId1890" w:history="1">
        <w:r w:rsidRPr="009D27E1">
          <w:rPr>
            <w:rStyle w:val="Hyperlink"/>
            <w:rFonts w:eastAsia="DengXian"/>
            <w:b/>
            <w:bCs/>
            <w:lang w:eastAsia="zh-CN"/>
          </w:rPr>
          <w:t>R1-2606766</w:t>
        </w:r>
      </w:hyperlink>
      <w:r w:rsidR="00246ADD" w:rsidRPr="009D27E1">
        <w:rPr>
          <w:rFonts w:eastAsia="DengXian"/>
          <w:b/>
          <w:bCs/>
          <w:lang w:eastAsia="zh-CN"/>
        </w:rPr>
        <w:tab/>
        <w:t>Session Notes of AI 10.8(ISAC)</w:t>
      </w:r>
      <w:r w:rsidR="00246ADD" w:rsidRPr="009D27E1">
        <w:rPr>
          <w:rFonts w:eastAsia="DengXian"/>
          <w:b/>
          <w:bCs/>
          <w:lang w:eastAsia="zh-CN"/>
        </w:rPr>
        <w:tab/>
        <w:t>Ad-Hoc Chair (NTT DOCOMO, INC.)</w:t>
      </w:r>
    </w:p>
    <w:p w14:paraId="22DF6D91" w14:textId="77777777" w:rsidR="009D27E1" w:rsidRPr="003F20E6" w:rsidRDefault="009D27E1" w:rsidP="009D27E1">
      <w:pPr>
        <w:rPr>
          <w:rFonts w:eastAsia="DengXian"/>
          <w:lang w:eastAsia="zh-CN"/>
        </w:rPr>
      </w:pPr>
      <w:r w:rsidRPr="003F20E6">
        <w:rPr>
          <w:rFonts w:eastAsia="DengXian"/>
          <w:b/>
          <w:bCs/>
          <w:lang w:eastAsia="zh-CN"/>
        </w:rPr>
        <w:t>Friday decision:</w:t>
      </w:r>
      <w:r w:rsidRPr="003F20E6">
        <w:rPr>
          <w:rFonts w:eastAsia="DengXian"/>
          <w:lang w:eastAsia="zh-CN"/>
        </w:rPr>
        <w:t xml:space="preserve"> The session notes are </w:t>
      </w:r>
      <w:r w:rsidRPr="003F20E6">
        <w:rPr>
          <w:rFonts w:eastAsia="DengXian"/>
          <w:highlight w:val="green"/>
          <w:lang w:eastAsia="zh-CN"/>
        </w:rPr>
        <w:t>endorsed</w:t>
      </w:r>
      <w:r w:rsidRPr="003F20E6">
        <w:rPr>
          <w:rFonts w:eastAsia="DengXian"/>
          <w:lang w:eastAsia="zh-CN"/>
        </w:rPr>
        <w:t xml:space="preserve"> and contents reflected below.</w:t>
      </w:r>
    </w:p>
    <w:p w14:paraId="434E033F" w14:textId="77777777" w:rsidR="009D27E1" w:rsidRDefault="009D27E1" w:rsidP="00246ADD">
      <w:pPr>
        <w:ind w:left="1440" w:hanging="1440"/>
        <w:rPr>
          <w:rFonts w:eastAsia="DengXian"/>
          <w:highlight w:val="cyan"/>
          <w:lang w:eastAsia="zh-CN"/>
        </w:rPr>
      </w:pPr>
    </w:p>
    <w:p w14:paraId="1749ACCD" w14:textId="16087EA3" w:rsidR="00246ADD" w:rsidRDefault="00246ADD" w:rsidP="0013532B">
      <w:pPr>
        <w:pStyle w:val="Heading3"/>
      </w:pPr>
      <w:bookmarkStart w:id="266" w:name="_Toc239313270"/>
      <w:r>
        <w:t>Evaluations</w:t>
      </w:r>
      <w:bookmarkEnd w:id="266"/>
    </w:p>
    <w:p w14:paraId="6745B574" w14:textId="77777777" w:rsidR="00246ADD" w:rsidRPr="00FD0278" w:rsidRDefault="00246ADD" w:rsidP="00246ADD">
      <w:pPr>
        <w:rPr>
          <w:rFonts w:eastAsia="DengXian"/>
          <w:i/>
          <w:iCs/>
          <w:color w:val="000000" w:themeColor="text1"/>
          <w:lang w:eastAsia="zh-CN"/>
        </w:rPr>
      </w:pPr>
      <w:r w:rsidRPr="00FD0278">
        <w:rPr>
          <w:rFonts w:eastAsia="DengXian" w:hint="eastAsia"/>
          <w:i/>
          <w:iCs/>
          <w:color w:val="000000" w:themeColor="text1"/>
          <w:lang w:eastAsia="zh-CN"/>
        </w:rPr>
        <w:t>Note 1: Including d</w:t>
      </w:r>
      <w:r w:rsidRPr="00FD0278">
        <w:rPr>
          <w:rFonts w:eastAsia="DengXian"/>
          <w:i/>
          <w:iCs/>
          <w:color w:val="000000" w:themeColor="text1"/>
          <w:lang w:eastAsia="zh-CN"/>
        </w:rPr>
        <w:t>eployment scenario</w:t>
      </w:r>
      <w:r w:rsidRPr="00FD0278">
        <w:rPr>
          <w:rFonts w:eastAsia="DengXian" w:hint="eastAsia"/>
          <w:i/>
          <w:iCs/>
          <w:color w:val="000000" w:themeColor="text1"/>
          <w:lang w:eastAsia="zh-CN"/>
        </w:rPr>
        <w:t xml:space="preserve">s, </w:t>
      </w:r>
      <w:r w:rsidRPr="00FD0278">
        <w:rPr>
          <w:rFonts w:eastAsia="DengXian"/>
          <w:i/>
          <w:iCs/>
          <w:color w:val="000000" w:themeColor="text1"/>
          <w:lang w:eastAsia="zh-CN"/>
        </w:rPr>
        <w:t>performance evaluation</w:t>
      </w:r>
      <w:r w:rsidRPr="00FD0278">
        <w:rPr>
          <w:rFonts w:eastAsia="DengXian"/>
          <w:i/>
          <w:iCs/>
          <w:lang w:eastAsia="zh-CN"/>
        </w:rPr>
        <w:t xml:space="preserve"> methodologies/metrics/KPIs for the target use cases</w:t>
      </w:r>
      <w:r w:rsidRPr="00FD0278">
        <w:rPr>
          <w:rFonts w:eastAsia="DengXian"/>
          <w:i/>
          <w:iCs/>
          <w:color w:val="000000" w:themeColor="text1"/>
          <w:lang w:eastAsia="zh-CN"/>
        </w:rPr>
        <w:t>, and potential extension of channel model, if necessary,</w:t>
      </w:r>
      <w:r w:rsidRPr="00FD0278">
        <w:rPr>
          <w:rFonts w:eastAsia="DengXian"/>
          <w:i/>
          <w:iCs/>
          <w:lang w:eastAsia="zh-CN"/>
        </w:rPr>
        <w:t xml:space="preserve"> </w:t>
      </w:r>
    </w:p>
    <w:p w14:paraId="784F09F0" w14:textId="77777777" w:rsidR="00246ADD" w:rsidRPr="00F6400E" w:rsidRDefault="00246ADD" w:rsidP="00246ADD">
      <w:pPr>
        <w:rPr>
          <w:rFonts w:eastAsiaTheme="minorEastAsia"/>
          <w:lang w:eastAsia="zh-CN"/>
        </w:rPr>
      </w:pPr>
    </w:p>
    <w:p w14:paraId="0B3D447C" w14:textId="77777777" w:rsidR="00246ADD" w:rsidRPr="00F50F5E" w:rsidRDefault="00246ADD" w:rsidP="00246ADD">
      <w:pPr>
        <w:rPr>
          <w:rFonts w:eastAsia="DengXian"/>
          <w:lang w:val="en-US" w:eastAsia="zh-CN"/>
        </w:rPr>
      </w:pPr>
      <w:r w:rsidRPr="00F50F5E">
        <w:rPr>
          <w:rFonts w:eastAsia="DengXian"/>
          <w:lang w:val="en-US" w:eastAsia="zh-CN"/>
        </w:rPr>
        <w:t>[12</w:t>
      </w:r>
      <w:r w:rsidRPr="00F50F5E">
        <w:rPr>
          <w:rFonts w:eastAsia="DengXian" w:hint="eastAsia"/>
          <w:lang w:val="en-US" w:eastAsia="zh-CN"/>
        </w:rPr>
        <w:t>6</w:t>
      </w:r>
      <w:r w:rsidRPr="00F50F5E">
        <w:rPr>
          <w:rFonts w:eastAsia="DengXian"/>
          <w:lang w:val="en-US" w:eastAsia="zh-CN"/>
        </w:rPr>
        <w:t>-R20-6GR-ISAC-Evaluations] Email discussion on Rel-20 6GR-ISAC-Evaluations–Yongqiang (CATT)</w:t>
      </w:r>
    </w:p>
    <w:p w14:paraId="48790C1C" w14:textId="77777777" w:rsidR="00246ADD" w:rsidRPr="00F50F5E" w:rsidRDefault="00246ADD">
      <w:pPr>
        <w:pStyle w:val="ListParagraph"/>
        <w:numPr>
          <w:ilvl w:val="0"/>
          <w:numId w:val="285"/>
        </w:numPr>
        <w:rPr>
          <w:rFonts w:eastAsia="DengXian"/>
          <w:lang w:val="en-US" w:eastAsia="zh-CN"/>
        </w:rPr>
      </w:pPr>
      <w:r w:rsidRPr="00F50F5E">
        <w:rPr>
          <w:rFonts w:eastAsia="DengXian"/>
          <w:lang w:eastAsia="zh-CN"/>
        </w:rPr>
        <w:t xml:space="preserve">To be used for sharing updates on online/offline schedule, details on what is to be discussed in online/offline sessions, </w:t>
      </w:r>
      <w:proofErr w:type="spellStart"/>
      <w:r w:rsidRPr="00F50F5E">
        <w:rPr>
          <w:rFonts w:eastAsia="DengXian"/>
          <w:lang w:eastAsia="zh-CN"/>
        </w:rPr>
        <w:t>tdoc</w:t>
      </w:r>
      <w:proofErr w:type="spellEnd"/>
      <w:r w:rsidRPr="00F50F5E">
        <w:rPr>
          <w:rFonts w:eastAsia="DengXian"/>
          <w:lang w:eastAsia="zh-CN"/>
        </w:rPr>
        <w:t xml:space="preserve"> number of the moderator summary for online session, etc</w:t>
      </w:r>
    </w:p>
    <w:p w14:paraId="66D25773" w14:textId="77777777" w:rsidR="00246ADD" w:rsidRDefault="00246ADD" w:rsidP="00246ADD">
      <w:pPr>
        <w:rPr>
          <w:rFonts w:ascii="Times New Roman" w:eastAsiaTheme="minorEastAsia" w:hAnsi="Times New Roman"/>
          <w:lang w:eastAsia="zh-CN"/>
        </w:rPr>
      </w:pPr>
    </w:p>
    <w:p w14:paraId="2E71C958" w14:textId="3B8321C3" w:rsidR="00246ADD" w:rsidRDefault="00C62C50" w:rsidP="00246ADD">
      <w:hyperlink r:id="rId1891" w:history="1">
        <w:r>
          <w:rPr>
            <w:rStyle w:val="Hyperlink"/>
            <w:rFonts w:ascii="Times New Roman" w:eastAsia="Times New Roman" w:hAnsi="Times New Roman"/>
          </w:rPr>
          <w:t>R1-2605742</w:t>
        </w:r>
      </w:hyperlink>
      <w:r w:rsidR="00246ADD">
        <w:rPr>
          <w:rFonts w:ascii="Times New Roman" w:eastAsia="Times New Roman" w:hAnsi="Times New Roman"/>
        </w:rPr>
        <w:tab/>
        <w:t>Moderator summary #1 on ISAC evaluations</w:t>
      </w:r>
      <w:r w:rsidR="00246ADD">
        <w:rPr>
          <w:rFonts w:ascii="Times New Roman" w:eastAsia="Times New Roman" w:hAnsi="Times New Roman"/>
        </w:rPr>
        <w:tab/>
        <w:t>Moderator (CATT)</w:t>
      </w:r>
    </w:p>
    <w:p w14:paraId="5E460464" w14:textId="5D0E080E" w:rsidR="00246ADD" w:rsidRDefault="00C62C50" w:rsidP="00246ADD">
      <w:hyperlink r:id="rId1892" w:history="1">
        <w:r>
          <w:rPr>
            <w:rStyle w:val="Hyperlink"/>
            <w:rFonts w:ascii="Times New Roman" w:eastAsia="Times New Roman" w:hAnsi="Times New Roman"/>
          </w:rPr>
          <w:t>R1-2605743</w:t>
        </w:r>
      </w:hyperlink>
      <w:r w:rsidR="00246ADD">
        <w:rPr>
          <w:rFonts w:ascii="Times New Roman" w:eastAsia="Times New Roman" w:hAnsi="Times New Roman"/>
        </w:rPr>
        <w:tab/>
        <w:t>Moderator summary #2 on ISAC evaluations</w:t>
      </w:r>
      <w:r w:rsidR="00246ADD">
        <w:rPr>
          <w:rFonts w:ascii="Times New Roman" w:eastAsia="Times New Roman" w:hAnsi="Times New Roman"/>
        </w:rPr>
        <w:tab/>
        <w:t>Moderator (CATT)</w:t>
      </w:r>
    </w:p>
    <w:p w14:paraId="3F235ED9" w14:textId="6727CF86" w:rsidR="00246ADD" w:rsidRDefault="00C62C50" w:rsidP="00246ADD">
      <w:hyperlink r:id="rId1893" w:history="1">
        <w:r>
          <w:rPr>
            <w:rStyle w:val="Hyperlink"/>
            <w:rFonts w:ascii="Times New Roman" w:eastAsia="Times New Roman" w:hAnsi="Times New Roman"/>
          </w:rPr>
          <w:t>R1-2605744</w:t>
        </w:r>
      </w:hyperlink>
      <w:r w:rsidR="00246ADD">
        <w:rPr>
          <w:rFonts w:ascii="Times New Roman" w:eastAsia="Times New Roman" w:hAnsi="Times New Roman"/>
        </w:rPr>
        <w:tab/>
        <w:t>Moderator summary #3 on ISAC evaluations</w:t>
      </w:r>
      <w:r w:rsidR="00246ADD">
        <w:rPr>
          <w:rFonts w:ascii="Times New Roman" w:eastAsia="Times New Roman" w:hAnsi="Times New Roman"/>
        </w:rPr>
        <w:tab/>
        <w:t>Moderator (CATT)</w:t>
      </w:r>
    </w:p>
    <w:p w14:paraId="4AFA8199" w14:textId="4833C377" w:rsidR="00246ADD" w:rsidRDefault="00C62C50" w:rsidP="00246ADD">
      <w:hyperlink r:id="rId1894" w:history="1">
        <w:r>
          <w:rPr>
            <w:rStyle w:val="Hyperlink"/>
            <w:rFonts w:ascii="Times New Roman" w:eastAsia="Times New Roman" w:hAnsi="Times New Roman"/>
          </w:rPr>
          <w:t>R1-2605745</w:t>
        </w:r>
      </w:hyperlink>
      <w:r w:rsidR="00246ADD">
        <w:rPr>
          <w:rFonts w:ascii="Times New Roman" w:eastAsia="Times New Roman" w:hAnsi="Times New Roman"/>
        </w:rPr>
        <w:tab/>
        <w:t>Moderator summary #4 on ISAC evaluations</w:t>
      </w:r>
      <w:r w:rsidR="00246ADD">
        <w:rPr>
          <w:rFonts w:ascii="Times New Roman" w:eastAsia="Times New Roman" w:hAnsi="Times New Roman"/>
        </w:rPr>
        <w:tab/>
        <w:t>Moderator (CATT)</w:t>
      </w:r>
    </w:p>
    <w:p w14:paraId="074AB176" w14:textId="72FF1D16" w:rsidR="00246ADD" w:rsidRDefault="00C62C50" w:rsidP="00246ADD">
      <w:hyperlink r:id="rId1895" w:history="1">
        <w:r>
          <w:rPr>
            <w:rStyle w:val="Hyperlink"/>
            <w:rFonts w:ascii="Times New Roman" w:eastAsia="Times New Roman" w:hAnsi="Times New Roman"/>
          </w:rPr>
          <w:t>R1-2605274</w:t>
        </w:r>
      </w:hyperlink>
      <w:r w:rsidR="00246ADD">
        <w:rPr>
          <w:rFonts w:ascii="Times New Roman" w:eastAsia="Times New Roman" w:hAnsi="Times New Roman"/>
        </w:rPr>
        <w:tab/>
        <w:t>Discussion on performance evaluation for 6GR ISAC</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5786BE67" w14:textId="38596D94" w:rsidR="00246ADD" w:rsidRDefault="00C62C50" w:rsidP="00246ADD">
      <w:hyperlink r:id="rId1896" w:history="1">
        <w:r>
          <w:rPr>
            <w:rStyle w:val="Hyperlink"/>
            <w:rFonts w:ascii="Times New Roman" w:eastAsia="Times New Roman" w:hAnsi="Times New Roman"/>
          </w:rPr>
          <w:t>R1-2605308</w:t>
        </w:r>
      </w:hyperlink>
      <w:r w:rsidR="00246ADD">
        <w:rPr>
          <w:rFonts w:ascii="Times New Roman" w:eastAsia="Times New Roman" w:hAnsi="Times New Roman"/>
        </w:rPr>
        <w:tab/>
        <w:t>Evaluations for 6GR ISAC</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67435AA5" w14:textId="2E365ACE" w:rsidR="00246ADD" w:rsidRDefault="00C62C50" w:rsidP="00246ADD">
      <w:hyperlink r:id="rId1897" w:history="1">
        <w:r>
          <w:rPr>
            <w:rStyle w:val="Hyperlink"/>
            <w:rFonts w:ascii="Times New Roman" w:eastAsia="Times New Roman" w:hAnsi="Times New Roman"/>
          </w:rPr>
          <w:t>R1-2605402</w:t>
        </w:r>
      </w:hyperlink>
      <w:r w:rsidR="00246ADD">
        <w:rPr>
          <w:rFonts w:ascii="Times New Roman" w:eastAsia="Times New Roman" w:hAnsi="Times New Roman"/>
        </w:rPr>
        <w:tab/>
        <w:t>On sensing evaluations in 6GR</w:t>
      </w:r>
      <w:r w:rsidR="00246ADD">
        <w:rPr>
          <w:rFonts w:ascii="Times New Roman" w:eastAsia="Times New Roman" w:hAnsi="Times New Roman"/>
        </w:rPr>
        <w:tab/>
        <w:t>Nokia</w:t>
      </w:r>
    </w:p>
    <w:p w14:paraId="1DF954FE" w14:textId="4800B080" w:rsidR="00246ADD" w:rsidRDefault="00C62C50" w:rsidP="00246ADD">
      <w:hyperlink r:id="rId1898" w:history="1">
        <w:r>
          <w:rPr>
            <w:rStyle w:val="Hyperlink"/>
            <w:rFonts w:ascii="Times New Roman" w:eastAsia="Times New Roman" w:hAnsi="Times New Roman"/>
          </w:rPr>
          <w:t>R1-2605484</w:t>
        </w:r>
      </w:hyperlink>
      <w:r w:rsidR="00246ADD">
        <w:rPr>
          <w:rFonts w:ascii="Times New Roman" w:eastAsia="Times New Roman" w:hAnsi="Times New Roman"/>
        </w:rPr>
        <w:tab/>
        <w:t>Discussion on performance evaluations for 6G ISAC</w:t>
      </w:r>
      <w:r w:rsidR="00246ADD">
        <w:rPr>
          <w:rFonts w:ascii="Times New Roman" w:eastAsia="Times New Roman" w:hAnsi="Times New Roman"/>
        </w:rPr>
        <w:tab/>
        <w:t>vivo</w:t>
      </w:r>
    </w:p>
    <w:p w14:paraId="013E6114" w14:textId="5186A752" w:rsidR="00246ADD" w:rsidRDefault="00C62C50" w:rsidP="00246ADD">
      <w:hyperlink r:id="rId1899" w:history="1">
        <w:r>
          <w:rPr>
            <w:rStyle w:val="Hyperlink"/>
            <w:rFonts w:ascii="Times New Roman" w:eastAsia="Times New Roman" w:hAnsi="Times New Roman"/>
          </w:rPr>
          <w:t>R1-2605583</w:t>
        </w:r>
      </w:hyperlink>
      <w:r w:rsidR="00246ADD">
        <w:rPr>
          <w:rFonts w:ascii="Times New Roman" w:eastAsia="Times New Roman" w:hAnsi="Times New Roman"/>
        </w:rPr>
        <w:tab/>
        <w:t>Discussion on evaluations for ISAC</w:t>
      </w:r>
      <w:r w:rsidR="00246ADD">
        <w:rPr>
          <w:rFonts w:ascii="Times New Roman" w:eastAsia="Times New Roman" w:hAnsi="Times New Roman"/>
        </w:rPr>
        <w:tab/>
        <w:t>Xiaomi</w:t>
      </w:r>
    </w:p>
    <w:p w14:paraId="511EF6B5" w14:textId="24D071AC" w:rsidR="00246ADD" w:rsidRDefault="00C62C50" w:rsidP="00246ADD">
      <w:hyperlink r:id="rId1900" w:history="1">
        <w:r>
          <w:rPr>
            <w:rStyle w:val="Hyperlink"/>
            <w:rFonts w:ascii="Times New Roman" w:eastAsia="Times New Roman" w:hAnsi="Times New Roman"/>
          </w:rPr>
          <w:t>R1-2605619</w:t>
        </w:r>
      </w:hyperlink>
      <w:r w:rsidR="00246ADD">
        <w:rPr>
          <w:rFonts w:ascii="Times New Roman" w:eastAsia="Times New Roman" w:hAnsi="Times New Roman"/>
        </w:rPr>
        <w:tab/>
        <w:t>Evaluations</w:t>
      </w:r>
      <w:r w:rsidR="00246ADD">
        <w:rPr>
          <w:rFonts w:ascii="Times New Roman" w:eastAsia="Times New Roman" w:hAnsi="Times New Roman"/>
        </w:rPr>
        <w:tab/>
        <w:t>Tejas Network Limited</w:t>
      </w:r>
    </w:p>
    <w:p w14:paraId="2BEB71AC" w14:textId="41C405F7" w:rsidR="00246ADD" w:rsidRDefault="00C62C50" w:rsidP="00246ADD">
      <w:hyperlink r:id="rId1901" w:history="1">
        <w:r>
          <w:rPr>
            <w:rStyle w:val="Hyperlink"/>
            <w:rFonts w:ascii="Times New Roman" w:eastAsia="Times New Roman" w:hAnsi="Times New Roman"/>
          </w:rPr>
          <w:t>R1-2605651</w:t>
        </w:r>
      </w:hyperlink>
      <w:r w:rsidR="00246ADD">
        <w:rPr>
          <w:rFonts w:ascii="Times New Roman" w:eastAsia="Times New Roman" w:hAnsi="Times New Roman"/>
        </w:rPr>
        <w:tab/>
        <w:t>Discussion on Sensing Evaluation</w:t>
      </w:r>
      <w:r w:rsidR="00246ADD">
        <w:rPr>
          <w:rFonts w:ascii="Times New Roman" w:eastAsia="Times New Roman" w:hAnsi="Times New Roman"/>
        </w:rPr>
        <w:tab/>
        <w:t>CMCC</w:t>
      </w:r>
    </w:p>
    <w:p w14:paraId="0274925A" w14:textId="4BEFA270" w:rsidR="00246ADD" w:rsidRDefault="00C62C50" w:rsidP="00246ADD">
      <w:hyperlink r:id="rId1902" w:history="1">
        <w:r>
          <w:rPr>
            <w:rStyle w:val="Hyperlink"/>
            <w:rFonts w:ascii="Times New Roman" w:eastAsia="Times New Roman" w:hAnsi="Times New Roman"/>
          </w:rPr>
          <w:t>R1-2605664</w:t>
        </w:r>
      </w:hyperlink>
      <w:r w:rsidR="00246ADD">
        <w:rPr>
          <w:rFonts w:ascii="Times New Roman" w:eastAsia="Times New Roman" w:hAnsi="Times New Roman"/>
        </w:rPr>
        <w:tab/>
        <w:t>Discussion on Evaluations for ISAC</w:t>
      </w:r>
      <w:r w:rsidR="00246ADD">
        <w:rPr>
          <w:rFonts w:ascii="Times New Roman" w:eastAsia="Times New Roman" w:hAnsi="Times New Roman"/>
        </w:rPr>
        <w:tab/>
        <w:t>NEC</w:t>
      </w:r>
    </w:p>
    <w:p w14:paraId="4D1F4962" w14:textId="07C8CF54" w:rsidR="00246ADD" w:rsidRDefault="00C62C50" w:rsidP="00246ADD">
      <w:hyperlink r:id="rId1903" w:history="1">
        <w:r>
          <w:rPr>
            <w:rStyle w:val="Hyperlink"/>
            <w:rFonts w:ascii="Times New Roman" w:eastAsia="Times New Roman" w:hAnsi="Times New Roman"/>
          </w:rPr>
          <w:t>R1-2605690</w:t>
        </w:r>
      </w:hyperlink>
      <w:r w:rsidR="00246ADD">
        <w:rPr>
          <w:rFonts w:ascii="Times New Roman" w:eastAsia="Times New Roman" w:hAnsi="Times New Roman"/>
        </w:rPr>
        <w:tab/>
        <w:t>On Sensing Performance Evaluation for 6G ISAC</w:t>
      </w:r>
      <w:r w:rsidR="00246ADD">
        <w:rPr>
          <w:rFonts w:ascii="Times New Roman" w:eastAsia="Times New Roman" w:hAnsi="Times New Roman"/>
        </w:rPr>
        <w:tab/>
        <w:t>Tiami Networks</w:t>
      </w:r>
    </w:p>
    <w:p w14:paraId="444F0168" w14:textId="305357BB" w:rsidR="00246ADD" w:rsidRDefault="00C62C50" w:rsidP="00246ADD">
      <w:hyperlink r:id="rId1904" w:history="1">
        <w:r>
          <w:rPr>
            <w:rStyle w:val="Hyperlink"/>
            <w:rFonts w:ascii="Times New Roman" w:eastAsia="Times New Roman" w:hAnsi="Times New Roman"/>
          </w:rPr>
          <w:t>R1-2605741</w:t>
        </w:r>
      </w:hyperlink>
      <w:r w:rsidR="00246ADD">
        <w:rPr>
          <w:rFonts w:ascii="Times New Roman" w:eastAsia="Times New Roman" w:hAnsi="Times New Roman"/>
        </w:rPr>
        <w:tab/>
        <w:t>Discussion on evaluation for 6G ISAC</w:t>
      </w:r>
      <w:r w:rsidR="00246ADD">
        <w:rPr>
          <w:rFonts w:ascii="Times New Roman" w:eastAsia="Times New Roman" w:hAnsi="Times New Roman"/>
        </w:rPr>
        <w:tab/>
        <w:t>CATT, CICTCI</w:t>
      </w:r>
    </w:p>
    <w:p w14:paraId="25F5C43B" w14:textId="0405506A" w:rsidR="00246ADD" w:rsidRDefault="00C62C50" w:rsidP="00246ADD">
      <w:hyperlink r:id="rId1905" w:history="1">
        <w:r>
          <w:rPr>
            <w:rStyle w:val="Hyperlink"/>
            <w:rFonts w:ascii="Times New Roman" w:eastAsia="Times New Roman" w:hAnsi="Times New Roman"/>
          </w:rPr>
          <w:t>R1-2605746</w:t>
        </w:r>
      </w:hyperlink>
      <w:r w:rsidR="00246ADD">
        <w:rPr>
          <w:rFonts w:ascii="Times New Roman" w:eastAsia="Times New Roman" w:hAnsi="Times New Roman"/>
        </w:rPr>
        <w:tab/>
        <w:t>Collection of agreements for 6G ISAC evaluations (up to RAN1#125)</w:t>
      </w:r>
      <w:r w:rsidR="00246ADD">
        <w:rPr>
          <w:rFonts w:ascii="Times New Roman" w:eastAsia="Times New Roman" w:hAnsi="Times New Roman"/>
        </w:rPr>
        <w:tab/>
        <w:t>Moderator (CATT)</w:t>
      </w:r>
    </w:p>
    <w:p w14:paraId="6075CFEB" w14:textId="729340D7" w:rsidR="00246ADD" w:rsidRDefault="00C62C50" w:rsidP="00246ADD">
      <w:hyperlink r:id="rId1906" w:history="1">
        <w:r>
          <w:rPr>
            <w:rStyle w:val="Hyperlink"/>
            <w:rFonts w:ascii="Times New Roman" w:eastAsia="Times New Roman" w:hAnsi="Times New Roman"/>
          </w:rPr>
          <w:t>R1-2605769</w:t>
        </w:r>
      </w:hyperlink>
      <w:r w:rsidR="00246ADD">
        <w:rPr>
          <w:rFonts w:ascii="Times New Roman" w:eastAsia="Times New Roman" w:hAnsi="Times New Roman"/>
        </w:rPr>
        <w:tab/>
        <w:t xml:space="preserve">Evaluation assumptions and channel </w:t>
      </w:r>
      <w:proofErr w:type="spellStart"/>
      <w:r w:rsidR="00246ADD">
        <w:rPr>
          <w:rFonts w:ascii="Times New Roman" w:eastAsia="Times New Roman" w:hAnsi="Times New Roman"/>
        </w:rPr>
        <w:t>modeling</w:t>
      </w:r>
      <w:proofErr w:type="spellEnd"/>
      <w:r w:rsidR="00246ADD">
        <w:rPr>
          <w:rFonts w:ascii="Times New Roman" w:eastAsia="Times New Roman" w:hAnsi="Times New Roman"/>
        </w:rPr>
        <w:t xml:space="preserve"> for 6G ISAC</w:t>
      </w:r>
      <w:r w:rsidR="00246ADD">
        <w:rPr>
          <w:rFonts w:ascii="Times New Roman" w:eastAsia="Times New Roman" w:hAnsi="Times New Roman"/>
        </w:rPr>
        <w:tab/>
      </w:r>
      <w:proofErr w:type="spellStart"/>
      <w:r w:rsidR="00246ADD">
        <w:rPr>
          <w:rFonts w:ascii="Times New Roman" w:eastAsia="Times New Roman" w:hAnsi="Times New Roman"/>
        </w:rPr>
        <w:t>Hanbat</w:t>
      </w:r>
      <w:proofErr w:type="spellEnd"/>
      <w:r w:rsidR="00246ADD">
        <w:rPr>
          <w:rFonts w:ascii="Times New Roman" w:eastAsia="Times New Roman" w:hAnsi="Times New Roman"/>
        </w:rPr>
        <w:t xml:space="preserve"> National University</w:t>
      </w:r>
    </w:p>
    <w:p w14:paraId="22B644F6" w14:textId="079EB170" w:rsidR="00246ADD" w:rsidRDefault="00C62C50" w:rsidP="00246ADD">
      <w:hyperlink r:id="rId1907" w:history="1">
        <w:r>
          <w:rPr>
            <w:rStyle w:val="Hyperlink"/>
            <w:rFonts w:ascii="Times New Roman" w:eastAsia="Times New Roman" w:hAnsi="Times New Roman"/>
          </w:rPr>
          <w:t>R1-2605851</w:t>
        </w:r>
      </w:hyperlink>
      <w:r w:rsidR="00246ADD">
        <w:rPr>
          <w:rFonts w:ascii="Times New Roman" w:eastAsia="Times New Roman" w:hAnsi="Times New Roman"/>
        </w:rPr>
        <w:tab/>
        <w:t>Discussion on ISAC evaluation</w:t>
      </w:r>
      <w:r w:rsidR="00246ADD">
        <w:rPr>
          <w:rFonts w:ascii="Times New Roman" w:eastAsia="Times New Roman" w:hAnsi="Times New Roman"/>
        </w:rPr>
        <w:tab/>
        <w:t>Samsung</w:t>
      </w:r>
    </w:p>
    <w:p w14:paraId="45805BFF" w14:textId="6C9B4A38" w:rsidR="00246ADD" w:rsidRDefault="00C62C50" w:rsidP="00246ADD">
      <w:hyperlink r:id="rId1908" w:history="1">
        <w:r>
          <w:rPr>
            <w:rStyle w:val="Hyperlink"/>
            <w:rFonts w:ascii="Times New Roman" w:eastAsia="Times New Roman" w:hAnsi="Times New Roman"/>
          </w:rPr>
          <w:t>R1-2605893</w:t>
        </w:r>
      </w:hyperlink>
      <w:r w:rsidR="00246ADD">
        <w:rPr>
          <w:rFonts w:ascii="Times New Roman" w:eastAsia="Times New Roman" w:hAnsi="Times New Roman"/>
        </w:rPr>
        <w:tab/>
        <w:t>Discussion on ISAC evaluation</w:t>
      </w:r>
      <w:r w:rsidR="00246ADD">
        <w:rPr>
          <w:rFonts w:ascii="Times New Roman" w:eastAsia="Times New Roman" w:hAnsi="Times New Roman"/>
        </w:rPr>
        <w:tab/>
        <w:t xml:space="preserve">ZTE Corporation, Beijing Digital Nebula, </w:t>
      </w:r>
      <w:proofErr w:type="spellStart"/>
      <w:r w:rsidR="00246ADD">
        <w:rPr>
          <w:rFonts w:ascii="Times New Roman" w:eastAsia="Times New Roman" w:hAnsi="Times New Roman"/>
        </w:rPr>
        <w:t>Sanechips</w:t>
      </w:r>
      <w:proofErr w:type="spellEnd"/>
    </w:p>
    <w:p w14:paraId="68561C2D" w14:textId="0BA32420" w:rsidR="00246ADD" w:rsidRDefault="00C62C50" w:rsidP="00246ADD">
      <w:hyperlink r:id="rId1909" w:history="1">
        <w:r>
          <w:rPr>
            <w:rStyle w:val="Hyperlink"/>
            <w:rFonts w:ascii="Times New Roman" w:eastAsia="Times New Roman" w:hAnsi="Times New Roman"/>
          </w:rPr>
          <w:t>R1-2605934</w:t>
        </w:r>
      </w:hyperlink>
      <w:r w:rsidR="00246ADD">
        <w:rPr>
          <w:rFonts w:ascii="Times New Roman" w:eastAsia="Times New Roman" w:hAnsi="Times New Roman"/>
        </w:rPr>
        <w:tab/>
        <w:t>Discussion on 6G ISAC scenarios and evaluations</w:t>
      </w:r>
      <w:r w:rsidR="00246ADD">
        <w:rPr>
          <w:rFonts w:ascii="Times New Roman" w:eastAsia="Times New Roman" w:hAnsi="Times New Roman"/>
        </w:rPr>
        <w:tab/>
        <w:t>OPPO</w:t>
      </w:r>
    </w:p>
    <w:p w14:paraId="4A83E2AF" w14:textId="4E2F9639" w:rsidR="00246ADD" w:rsidRDefault="00C62C50" w:rsidP="00246ADD">
      <w:hyperlink r:id="rId1910" w:history="1">
        <w:r>
          <w:rPr>
            <w:rStyle w:val="Hyperlink"/>
            <w:rFonts w:ascii="Times New Roman" w:eastAsia="Times New Roman" w:hAnsi="Times New Roman"/>
          </w:rPr>
          <w:t>R1-2605944</w:t>
        </w:r>
      </w:hyperlink>
      <w:r w:rsidR="00246ADD">
        <w:rPr>
          <w:rFonts w:ascii="Times New Roman" w:eastAsia="Times New Roman" w:hAnsi="Times New Roman"/>
        </w:rPr>
        <w:tab/>
        <w:t>6GR ISAC Evaluations</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409C2279" w14:textId="2E175E18" w:rsidR="00246ADD" w:rsidRDefault="00C62C50" w:rsidP="00246ADD">
      <w:hyperlink r:id="rId1911" w:history="1">
        <w:r>
          <w:rPr>
            <w:rStyle w:val="Hyperlink"/>
            <w:rFonts w:ascii="Times New Roman" w:eastAsia="Times New Roman" w:hAnsi="Times New Roman"/>
          </w:rPr>
          <w:t>R1-2605988</w:t>
        </w:r>
      </w:hyperlink>
      <w:r w:rsidR="00246ADD">
        <w:rPr>
          <w:rFonts w:ascii="Times New Roman" w:eastAsia="Times New Roman" w:hAnsi="Times New Roman"/>
        </w:rPr>
        <w:tab/>
        <w:t>Discussion on ISAC evaluations</w:t>
      </w:r>
      <w:r w:rsidR="00246ADD">
        <w:rPr>
          <w:rFonts w:ascii="Times New Roman" w:eastAsia="Times New Roman" w:hAnsi="Times New Roman"/>
        </w:rPr>
        <w:tab/>
        <w:t>Sony</w:t>
      </w:r>
    </w:p>
    <w:p w14:paraId="40E36010" w14:textId="7739AE6D" w:rsidR="00246ADD" w:rsidRDefault="00C62C50" w:rsidP="00246ADD">
      <w:hyperlink r:id="rId1912" w:history="1">
        <w:r>
          <w:rPr>
            <w:rStyle w:val="Hyperlink"/>
            <w:rFonts w:ascii="Times New Roman" w:eastAsia="Times New Roman" w:hAnsi="Times New Roman"/>
          </w:rPr>
          <w:t>R1-2606041</w:t>
        </w:r>
      </w:hyperlink>
      <w:r w:rsidR="00246ADD">
        <w:rPr>
          <w:rFonts w:ascii="Times New Roman" w:eastAsia="Times New Roman" w:hAnsi="Times New Roman"/>
        </w:rPr>
        <w:tab/>
        <w:t>On Evaluations for 6G ISAC</w:t>
      </w:r>
      <w:r w:rsidR="00246ADD">
        <w:rPr>
          <w:rFonts w:ascii="Times New Roman" w:eastAsia="Times New Roman" w:hAnsi="Times New Roman"/>
        </w:rPr>
        <w:tab/>
        <w:t>Apple</w:t>
      </w:r>
    </w:p>
    <w:p w14:paraId="6DE91310" w14:textId="73F3D094" w:rsidR="00246ADD" w:rsidRDefault="00C62C50" w:rsidP="00246ADD">
      <w:hyperlink r:id="rId1913" w:history="1">
        <w:r>
          <w:rPr>
            <w:rStyle w:val="Hyperlink"/>
            <w:rFonts w:ascii="Times New Roman" w:eastAsia="Times New Roman" w:hAnsi="Times New Roman"/>
          </w:rPr>
          <w:t>R1-2606050</w:t>
        </w:r>
      </w:hyperlink>
      <w:r w:rsidR="00246ADD">
        <w:rPr>
          <w:rFonts w:ascii="Times New Roman" w:eastAsia="Times New Roman" w:hAnsi="Times New Roman"/>
        </w:rPr>
        <w:tab/>
        <w:t>Discussion on evaluation methodology for 6G ISAC</w:t>
      </w:r>
      <w:r w:rsidR="00246ADD">
        <w:rPr>
          <w:rFonts w:ascii="Times New Roman" w:eastAsia="Times New Roman" w:hAnsi="Times New Roman"/>
        </w:rPr>
        <w:tab/>
        <w:t>Sharp</w:t>
      </w:r>
    </w:p>
    <w:p w14:paraId="218D3112" w14:textId="2777DA08" w:rsidR="00246ADD" w:rsidRDefault="00C62C50" w:rsidP="00246ADD">
      <w:hyperlink r:id="rId1914" w:history="1">
        <w:r>
          <w:rPr>
            <w:rStyle w:val="Hyperlink"/>
            <w:rFonts w:ascii="Times New Roman" w:eastAsia="Times New Roman" w:hAnsi="Times New Roman"/>
          </w:rPr>
          <w:t>R1-2606091</w:t>
        </w:r>
      </w:hyperlink>
      <w:r w:rsidR="00246ADD">
        <w:rPr>
          <w:rFonts w:ascii="Times New Roman" w:eastAsia="Times New Roman" w:hAnsi="Times New Roman"/>
        </w:rPr>
        <w:tab/>
        <w:t>Discussion on ISAC evaluations</w:t>
      </w:r>
      <w:r w:rsidR="00246ADD">
        <w:rPr>
          <w:rFonts w:ascii="Times New Roman" w:eastAsia="Times New Roman" w:hAnsi="Times New Roman"/>
        </w:rPr>
        <w:tab/>
        <w:t>China Telecom</w:t>
      </w:r>
    </w:p>
    <w:p w14:paraId="40A03483" w14:textId="69DB754D" w:rsidR="00246ADD" w:rsidRDefault="00C62C50" w:rsidP="00246ADD">
      <w:hyperlink r:id="rId1915" w:history="1">
        <w:r>
          <w:rPr>
            <w:rStyle w:val="Hyperlink"/>
            <w:rFonts w:ascii="Times New Roman" w:eastAsia="Times New Roman" w:hAnsi="Times New Roman"/>
          </w:rPr>
          <w:t>R1-2606133</w:t>
        </w:r>
      </w:hyperlink>
      <w:r w:rsidR="00246ADD">
        <w:rPr>
          <w:rFonts w:ascii="Times New Roman" w:eastAsia="Times New Roman" w:hAnsi="Times New Roman"/>
        </w:rPr>
        <w:tab/>
        <w:t>Discussion on 6G ISAC Evaluation</w:t>
      </w:r>
      <w:r w:rsidR="00246ADD">
        <w:rPr>
          <w:rFonts w:ascii="Times New Roman" w:eastAsia="Times New Roman" w:hAnsi="Times New Roman"/>
        </w:rPr>
        <w:tab/>
        <w:t>NIST</w:t>
      </w:r>
    </w:p>
    <w:p w14:paraId="5D0B6F89" w14:textId="2DB1C287" w:rsidR="00246ADD" w:rsidRDefault="00C62C50" w:rsidP="00246ADD">
      <w:hyperlink r:id="rId1916" w:history="1">
        <w:r>
          <w:rPr>
            <w:rStyle w:val="Hyperlink"/>
            <w:rFonts w:ascii="Times New Roman" w:eastAsia="Times New Roman" w:hAnsi="Times New Roman"/>
          </w:rPr>
          <w:t>R1-2606152</w:t>
        </w:r>
      </w:hyperlink>
      <w:r w:rsidR="00246ADD">
        <w:rPr>
          <w:rFonts w:ascii="Times New Roman" w:eastAsia="Times New Roman" w:hAnsi="Times New Roman"/>
        </w:rPr>
        <w:tab/>
        <w:t>Discussion on ISAC evaluation</w:t>
      </w:r>
      <w:r w:rsidR="00246ADD">
        <w:rPr>
          <w:rFonts w:ascii="Times New Roman" w:eastAsia="Times New Roman" w:hAnsi="Times New Roman"/>
        </w:rPr>
        <w:tab/>
        <w:t>MediaTek Inc.</w:t>
      </w:r>
    </w:p>
    <w:p w14:paraId="1AC2D4D5" w14:textId="79AAF24A" w:rsidR="00246ADD" w:rsidRDefault="00C62C50" w:rsidP="00246ADD">
      <w:hyperlink r:id="rId1917" w:history="1">
        <w:r>
          <w:rPr>
            <w:rStyle w:val="Hyperlink"/>
            <w:rFonts w:ascii="Times New Roman" w:eastAsia="Times New Roman" w:hAnsi="Times New Roman"/>
          </w:rPr>
          <w:t>R1-2606177</w:t>
        </w:r>
      </w:hyperlink>
      <w:r w:rsidR="00246ADD">
        <w:rPr>
          <w:rFonts w:ascii="Times New Roman" w:eastAsia="Times New Roman" w:hAnsi="Times New Roman"/>
        </w:rPr>
        <w:tab/>
        <w:t>Discussion on evaluations for 6G ISAC</w:t>
      </w:r>
      <w:r w:rsidR="00246ADD">
        <w:rPr>
          <w:rFonts w:ascii="Times New Roman" w:eastAsia="Times New Roman" w:hAnsi="Times New Roman"/>
        </w:rPr>
        <w:tab/>
        <w:t>AUMOVIO</w:t>
      </w:r>
    </w:p>
    <w:p w14:paraId="5029C6B2" w14:textId="250F1D22" w:rsidR="001A3C3F" w:rsidRDefault="00C62C50" w:rsidP="001A3C3F">
      <w:hyperlink r:id="rId1918" w:history="1">
        <w:r>
          <w:rPr>
            <w:rStyle w:val="Hyperlink"/>
            <w:rFonts w:ascii="Times New Roman" w:eastAsia="Times New Roman" w:hAnsi="Times New Roman"/>
          </w:rPr>
          <w:t>R1-2606728</w:t>
        </w:r>
      </w:hyperlink>
      <w:r w:rsidR="001A3C3F">
        <w:rPr>
          <w:rFonts w:ascii="Times New Roman" w:eastAsia="Times New Roman" w:hAnsi="Times New Roman"/>
        </w:rPr>
        <w:tab/>
        <w:t>Discussion on evaluations for 6G ISAC</w:t>
      </w:r>
      <w:r w:rsidR="001A3C3F">
        <w:rPr>
          <w:rFonts w:ascii="Times New Roman" w:eastAsia="Times New Roman" w:hAnsi="Times New Roman"/>
        </w:rPr>
        <w:tab/>
        <w:t>AUMOVIO</w:t>
      </w:r>
    </w:p>
    <w:p w14:paraId="574A158E" w14:textId="204DD44F" w:rsidR="001A3C3F" w:rsidRDefault="001A3C3F" w:rsidP="00246ADD">
      <w:pPr>
        <w:rPr>
          <w:rFonts w:ascii="Times New Roman" w:eastAsia="Times New Roman" w:hAnsi="Times New Roman"/>
        </w:rPr>
      </w:pPr>
      <w:r>
        <w:rPr>
          <w:rFonts w:ascii="Times New Roman" w:eastAsia="Times New Roman" w:hAnsi="Times New Roman"/>
        </w:rPr>
        <w:tab/>
      </w:r>
      <w:r>
        <w:rPr>
          <w:rFonts w:ascii="Times New Roman" w:eastAsia="Times New Roman" w:hAnsi="Times New Roman"/>
        </w:rPr>
        <w:tab/>
        <w:t xml:space="preserve">(Revision of </w:t>
      </w:r>
      <w:hyperlink r:id="rId1919" w:history="1">
        <w:r w:rsidR="00C62C50">
          <w:rPr>
            <w:rStyle w:val="Hyperlink"/>
            <w:rFonts w:ascii="Times New Roman" w:eastAsia="Times New Roman" w:hAnsi="Times New Roman"/>
          </w:rPr>
          <w:t>R1-2606177</w:t>
        </w:r>
      </w:hyperlink>
      <w:r>
        <w:rPr>
          <w:rFonts w:ascii="Times New Roman" w:eastAsia="Times New Roman" w:hAnsi="Times New Roman"/>
        </w:rPr>
        <w:t>)</w:t>
      </w:r>
    </w:p>
    <w:p w14:paraId="3F6B9EBC" w14:textId="73E47D4A" w:rsidR="00246ADD" w:rsidRDefault="00C62C50" w:rsidP="00246ADD">
      <w:hyperlink r:id="rId1920" w:history="1">
        <w:r>
          <w:rPr>
            <w:rStyle w:val="Hyperlink"/>
            <w:rFonts w:ascii="Times New Roman" w:eastAsia="Times New Roman" w:hAnsi="Times New Roman"/>
          </w:rPr>
          <w:t>R1-2606216</w:t>
        </w:r>
      </w:hyperlink>
      <w:r w:rsidR="00246ADD">
        <w:rPr>
          <w:rFonts w:ascii="Times New Roman" w:eastAsia="Times New Roman" w:hAnsi="Times New Roman"/>
        </w:rPr>
        <w:tab/>
        <w:t>Discussions on ISAC Scenarios and Evaluations</w:t>
      </w:r>
      <w:r w:rsidR="00246ADD">
        <w:rPr>
          <w:rFonts w:ascii="Times New Roman" w:eastAsia="Times New Roman" w:hAnsi="Times New Roman"/>
        </w:rPr>
        <w:tab/>
        <w:t>Southeast University</w:t>
      </w:r>
    </w:p>
    <w:p w14:paraId="1EB56459" w14:textId="3CB40D05" w:rsidR="00246ADD" w:rsidRDefault="00C62C50" w:rsidP="00246ADD">
      <w:hyperlink r:id="rId1921" w:history="1">
        <w:r>
          <w:rPr>
            <w:rStyle w:val="Hyperlink"/>
            <w:rFonts w:ascii="Times New Roman" w:eastAsia="Times New Roman" w:hAnsi="Times New Roman"/>
          </w:rPr>
          <w:t>R1-2606258</w:t>
        </w:r>
      </w:hyperlink>
      <w:r w:rsidR="00246ADD">
        <w:rPr>
          <w:rFonts w:ascii="Times New Roman" w:eastAsia="Times New Roman" w:hAnsi="Times New Roman"/>
        </w:rPr>
        <w:tab/>
        <w:t>ISAC evaluation</w:t>
      </w:r>
      <w:r w:rsidR="00246ADD">
        <w:rPr>
          <w:rFonts w:ascii="Times New Roman" w:eastAsia="Times New Roman" w:hAnsi="Times New Roman"/>
        </w:rPr>
        <w:tab/>
        <w:t>ETRI, University of Surrey</w:t>
      </w:r>
    </w:p>
    <w:p w14:paraId="2FD759D6" w14:textId="0943C5CD" w:rsidR="00246ADD" w:rsidRDefault="00C62C50" w:rsidP="00246ADD">
      <w:hyperlink r:id="rId1922" w:history="1">
        <w:r>
          <w:rPr>
            <w:rStyle w:val="Hyperlink"/>
            <w:rFonts w:ascii="Times New Roman" w:eastAsia="Times New Roman" w:hAnsi="Times New Roman"/>
          </w:rPr>
          <w:t>R1-2606269</w:t>
        </w:r>
      </w:hyperlink>
      <w:r w:rsidR="00246ADD">
        <w:rPr>
          <w:rFonts w:ascii="Times New Roman" w:eastAsia="Times New Roman" w:hAnsi="Times New Roman"/>
        </w:rPr>
        <w:tab/>
        <w:t>Discussion on ISAC evaluation for 6GR air interface</w:t>
      </w:r>
      <w:r w:rsidR="00246ADD">
        <w:rPr>
          <w:rFonts w:ascii="Times New Roman" w:eastAsia="Times New Roman" w:hAnsi="Times New Roman"/>
        </w:rPr>
        <w:tab/>
      </w:r>
      <w:proofErr w:type="spellStart"/>
      <w:r w:rsidR="00246ADD">
        <w:rPr>
          <w:rFonts w:ascii="Times New Roman" w:eastAsia="Times New Roman" w:hAnsi="Times New Roman"/>
        </w:rPr>
        <w:t>Pengcheng</w:t>
      </w:r>
      <w:proofErr w:type="spellEnd"/>
      <w:r w:rsidR="00246ADD">
        <w:rPr>
          <w:rFonts w:ascii="Times New Roman" w:eastAsia="Times New Roman" w:hAnsi="Times New Roman"/>
        </w:rPr>
        <w:t xml:space="preserve"> Laboratory, BUPT</w:t>
      </w:r>
    </w:p>
    <w:p w14:paraId="739E46B9" w14:textId="66268569" w:rsidR="00246ADD" w:rsidRDefault="00C62C50" w:rsidP="00246ADD">
      <w:hyperlink r:id="rId1923" w:history="1">
        <w:r>
          <w:rPr>
            <w:rStyle w:val="Hyperlink"/>
            <w:rFonts w:ascii="Times New Roman" w:eastAsia="Times New Roman" w:hAnsi="Times New Roman"/>
          </w:rPr>
          <w:t>R1-2606287</w:t>
        </w:r>
      </w:hyperlink>
      <w:r w:rsidR="00246ADD">
        <w:rPr>
          <w:rFonts w:ascii="Times New Roman" w:eastAsia="Times New Roman" w:hAnsi="Times New Roman"/>
        </w:rPr>
        <w:tab/>
        <w:t>Views on ISAC evaluations</w:t>
      </w:r>
      <w:r w:rsidR="00246ADD">
        <w:rPr>
          <w:rFonts w:ascii="Times New Roman" w:eastAsia="Times New Roman" w:hAnsi="Times New Roman"/>
        </w:rPr>
        <w:tab/>
        <w:t>Lenovo</w:t>
      </w:r>
    </w:p>
    <w:p w14:paraId="1A0C1B33" w14:textId="7FE493BD" w:rsidR="00246ADD" w:rsidRDefault="00C62C50" w:rsidP="00246ADD">
      <w:hyperlink r:id="rId1924" w:history="1">
        <w:r>
          <w:rPr>
            <w:rStyle w:val="Hyperlink"/>
            <w:rFonts w:ascii="Times New Roman" w:eastAsia="Times New Roman" w:hAnsi="Times New Roman"/>
          </w:rPr>
          <w:t>R1-2606343</w:t>
        </w:r>
      </w:hyperlink>
      <w:r w:rsidR="00246ADD">
        <w:rPr>
          <w:rFonts w:ascii="Times New Roman" w:eastAsia="Times New Roman" w:hAnsi="Times New Roman"/>
        </w:rPr>
        <w:tab/>
        <w:t>On ISAC evaluations</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5D7C2DE5" w14:textId="327E33CE" w:rsidR="00246ADD" w:rsidRDefault="00C62C50" w:rsidP="00246ADD">
      <w:hyperlink r:id="rId1925" w:history="1">
        <w:r>
          <w:rPr>
            <w:rStyle w:val="Hyperlink"/>
            <w:rFonts w:ascii="Times New Roman" w:eastAsia="Times New Roman" w:hAnsi="Times New Roman"/>
          </w:rPr>
          <w:t>R1-2606395</w:t>
        </w:r>
      </w:hyperlink>
      <w:r w:rsidR="00246ADD">
        <w:rPr>
          <w:rFonts w:ascii="Times New Roman" w:eastAsia="Times New Roman" w:hAnsi="Times New Roman"/>
        </w:rPr>
        <w:tab/>
        <w:t>Evaluations and metrics for 6G sensing</w:t>
      </w:r>
      <w:r w:rsidR="00246ADD">
        <w:rPr>
          <w:rFonts w:ascii="Times New Roman" w:eastAsia="Times New Roman" w:hAnsi="Times New Roman"/>
        </w:rPr>
        <w:tab/>
        <w:t>Qualcomm Incorporated</w:t>
      </w:r>
    </w:p>
    <w:p w14:paraId="7FF99722" w14:textId="3A989DE7" w:rsidR="00246ADD" w:rsidRDefault="00C62C50" w:rsidP="00246ADD">
      <w:hyperlink r:id="rId1926" w:history="1">
        <w:r>
          <w:rPr>
            <w:rStyle w:val="Hyperlink"/>
            <w:rFonts w:ascii="Times New Roman" w:eastAsia="Times New Roman" w:hAnsi="Times New Roman"/>
          </w:rPr>
          <w:t>R1-2606457</w:t>
        </w:r>
      </w:hyperlink>
      <w:r w:rsidR="00246ADD">
        <w:rPr>
          <w:rFonts w:ascii="Times New Roman" w:eastAsia="Times New Roman" w:hAnsi="Times New Roman"/>
        </w:rPr>
        <w:tab/>
        <w:t>Discussion on Evaluations for 6G Sensing</w:t>
      </w:r>
      <w:r w:rsidR="00246ADD">
        <w:rPr>
          <w:rFonts w:ascii="Times New Roman" w:eastAsia="Times New Roman" w:hAnsi="Times New Roman"/>
        </w:rPr>
        <w:tab/>
        <w:t>Ericsson</w:t>
      </w:r>
    </w:p>
    <w:p w14:paraId="2527F79A" w14:textId="04C9AFA2" w:rsidR="00246ADD" w:rsidRDefault="00C62C50" w:rsidP="00246ADD">
      <w:hyperlink r:id="rId1927" w:history="1">
        <w:r>
          <w:rPr>
            <w:rStyle w:val="Hyperlink"/>
            <w:rFonts w:ascii="Times New Roman" w:eastAsia="Times New Roman" w:hAnsi="Times New Roman"/>
          </w:rPr>
          <w:t>R1-2606521</w:t>
        </w:r>
      </w:hyperlink>
      <w:r w:rsidR="00246ADD">
        <w:rPr>
          <w:rFonts w:ascii="Times New Roman" w:eastAsia="Times New Roman" w:hAnsi="Times New Roman"/>
        </w:rPr>
        <w:tab/>
        <w:t>Discussion on Evaluation for 6GR ISAC</w:t>
      </w:r>
      <w:r w:rsidR="00246ADD">
        <w:rPr>
          <w:rFonts w:ascii="Times New Roman" w:eastAsia="Times New Roman" w:hAnsi="Times New Roman"/>
        </w:rPr>
        <w:tab/>
        <w:t>NTT DOCOMO, INC.</w:t>
      </w:r>
    </w:p>
    <w:p w14:paraId="0952995A" w14:textId="7E05C636" w:rsidR="00246ADD" w:rsidRDefault="00C62C50" w:rsidP="00246ADD">
      <w:hyperlink r:id="rId1928" w:history="1">
        <w:r>
          <w:rPr>
            <w:rStyle w:val="Hyperlink"/>
            <w:rFonts w:ascii="Times New Roman" w:eastAsia="Times New Roman" w:hAnsi="Times New Roman"/>
          </w:rPr>
          <w:t>R1-2606560</w:t>
        </w:r>
      </w:hyperlink>
      <w:r w:rsidR="00246ADD">
        <w:rPr>
          <w:rFonts w:ascii="Times New Roman" w:eastAsia="Times New Roman" w:hAnsi="Times New Roman"/>
        </w:rPr>
        <w:tab/>
        <w:t>Discussion on evaluation for 6G ISAC</w:t>
      </w:r>
      <w:r w:rsidR="00246ADD">
        <w:rPr>
          <w:rFonts w:ascii="Times New Roman" w:eastAsia="Times New Roman" w:hAnsi="Times New Roman"/>
        </w:rPr>
        <w:tab/>
        <w:t>LG Electronics</w:t>
      </w:r>
    </w:p>
    <w:p w14:paraId="40D1D355" w14:textId="57467E46" w:rsidR="00246ADD" w:rsidRDefault="00C62C50" w:rsidP="00246ADD">
      <w:hyperlink r:id="rId1929" w:history="1">
        <w:r>
          <w:rPr>
            <w:rStyle w:val="Hyperlink"/>
            <w:rFonts w:ascii="Times New Roman" w:eastAsia="Times New Roman" w:hAnsi="Times New Roman"/>
          </w:rPr>
          <w:t>R1-2606626</w:t>
        </w:r>
      </w:hyperlink>
      <w:r w:rsidR="00246ADD">
        <w:rPr>
          <w:rFonts w:ascii="Times New Roman" w:eastAsia="Times New Roman" w:hAnsi="Times New Roman"/>
        </w:rPr>
        <w:tab/>
        <w:t>Discussion on Evaluations for 6G Sensing</w:t>
      </w:r>
      <w:r w:rsidR="00246ADD">
        <w:rPr>
          <w:rFonts w:ascii="Times New Roman" w:eastAsia="Times New Roman" w:hAnsi="Times New Roman"/>
        </w:rPr>
        <w:tab/>
        <w:t>IIT Kanpur</w:t>
      </w:r>
    </w:p>
    <w:p w14:paraId="4CA54237" w14:textId="11BF2B10" w:rsidR="00246ADD" w:rsidRDefault="00C62C50" w:rsidP="00246ADD">
      <w:hyperlink r:id="rId1930" w:history="1">
        <w:r>
          <w:rPr>
            <w:rStyle w:val="Hyperlink"/>
            <w:rFonts w:ascii="Times New Roman" w:eastAsia="Times New Roman" w:hAnsi="Times New Roman"/>
          </w:rPr>
          <w:t>R1-2606657</w:t>
        </w:r>
      </w:hyperlink>
      <w:r w:rsidR="00246ADD">
        <w:rPr>
          <w:rFonts w:ascii="Times New Roman" w:eastAsia="Times New Roman" w:hAnsi="Times New Roman"/>
        </w:rPr>
        <w:tab/>
        <w:t>Discussion on ISAC evaluation for 6G</w:t>
      </w:r>
      <w:r w:rsidR="00246ADD">
        <w:rPr>
          <w:rFonts w:ascii="Times New Roman" w:eastAsia="Times New Roman" w:hAnsi="Times New Roman"/>
        </w:rPr>
        <w:tab/>
      </w:r>
      <w:proofErr w:type="spellStart"/>
      <w:r w:rsidR="00246ADD">
        <w:rPr>
          <w:rFonts w:ascii="Times New Roman" w:eastAsia="Times New Roman" w:hAnsi="Times New Roman"/>
        </w:rPr>
        <w:t>CEWiT</w:t>
      </w:r>
      <w:proofErr w:type="spellEnd"/>
    </w:p>
    <w:p w14:paraId="7AEA05C1" w14:textId="2A682A18" w:rsidR="00246ADD" w:rsidRDefault="00C62C50" w:rsidP="00246ADD">
      <w:pPr>
        <w:rPr>
          <w:rFonts w:ascii="Times New Roman" w:eastAsia="Times New Roman" w:hAnsi="Times New Roman"/>
        </w:rPr>
      </w:pPr>
      <w:hyperlink r:id="rId1931" w:history="1">
        <w:r>
          <w:rPr>
            <w:rStyle w:val="Hyperlink"/>
            <w:rFonts w:ascii="Times New Roman" w:eastAsia="Times New Roman" w:hAnsi="Times New Roman"/>
          </w:rPr>
          <w:t>R1-2606661</w:t>
        </w:r>
      </w:hyperlink>
      <w:r w:rsidR="00246ADD">
        <w:rPr>
          <w:rFonts w:ascii="Times New Roman" w:eastAsia="Times New Roman" w:hAnsi="Times New Roman"/>
        </w:rPr>
        <w:tab/>
        <w:t>On 6GR Sensing Evaluations</w:t>
      </w:r>
      <w:r w:rsidR="00246ADD">
        <w:rPr>
          <w:rFonts w:ascii="Times New Roman" w:eastAsia="Times New Roman" w:hAnsi="Times New Roman"/>
        </w:rPr>
        <w:tab/>
        <w:t>Google</w:t>
      </w:r>
    </w:p>
    <w:p w14:paraId="6DD07022" w14:textId="77777777" w:rsidR="00F50F5E" w:rsidRDefault="00F50F5E" w:rsidP="00246ADD"/>
    <w:p w14:paraId="7EEBABC7" w14:textId="45FB2BAA" w:rsidR="00246ADD" w:rsidRPr="00F50F5E" w:rsidRDefault="00C62C50" w:rsidP="00246ADD">
      <w:pPr>
        <w:rPr>
          <w:rFonts w:ascii="Times New Roman" w:eastAsia="MS Mincho" w:hAnsi="Times New Roman"/>
          <w:b/>
          <w:bCs/>
          <w:lang w:eastAsia="ja-JP"/>
        </w:rPr>
      </w:pPr>
      <w:hyperlink r:id="rId1932" w:history="1">
        <w:r w:rsidRPr="00F50F5E">
          <w:rPr>
            <w:rStyle w:val="Hyperlink"/>
            <w:rFonts w:ascii="Times New Roman" w:eastAsia="Times New Roman" w:hAnsi="Times New Roman"/>
            <w:b/>
            <w:bCs/>
          </w:rPr>
          <w:t>R1-2605742</w:t>
        </w:r>
      </w:hyperlink>
      <w:r w:rsidR="00246ADD" w:rsidRPr="00F50F5E">
        <w:rPr>
          <w:rFonts w:ascii="Times New Roman" w:eastAsia="Times New Roman" w:hAnsi="Times New Roman"/>
          <w:b/>
          <w:bCs/>
        </w:rPr>
        <w:tab/>
        <w:t>Moderator summary #1 on ISAC evaluations</w:t>
      </w:r>
      <w:r w:rsidR="00246ADD" w:rsidRPr="00F50F5E">
        <w:rPr>
          <w:rFonts w:ascii="Times New Roman" w:eastAsia="Times New Roman" w:hAnsi="Times New Roman"/>
          <w:b/>
          <w:bCs/>
        </w:rPr>
        <w:tab/>
        <w:t>Moderator (CATT)</w:t>
      </w:r>
    </w:p>
    <w:p w14:paraId="3229FC70" w14:textId="77777777" w:rsidR="00246ADD" w:rsidRDefault="00246ADD" w:rsidP="00246ADD">
      <w:pPr>
        <w:rPr>
          <w:rFonts w:ascii="Times New Roman" w:eastAsia="MS Mincho" w:hAnsi="Times New Roman"/>
          <w:lang w:eastAsia="ja-JP"/>
        </w:rPr>
      </w:pPr>
    </w:p>
    <w:p w14:paraId="0FC61401" w14:textId="77777777" w:rsidR="00246ADD" w:rsidRPr="00F50F5E" w:rsidRDefault="00246ADD" w:rsidP="00246ADD">
      <w:pPr>
        <w:rPr>
          <w:rFonts w:ascii="Times New Roman" w:eastAsia="MS Mincho" w:hAnsi="Times New Roman"/>
          <w:b/>
          <w:lang w:eastAsia="ja-JP"/>
        </w:rPr>
      </w:pPr>
      <w:r w:rsidRPr="00F50F5E">
        <w:rPr>
          <w:rFonts w:ascii="Times New Roman" w:eastAsia="MS Mincho" w:hAnsi="Times New Roman" w:hint="eastAsia"/>
          <w:b/>
          <w:highlight w:val="green"/>
          <w:lang w:eastAsia="ja-JP"/>
        </w:rPr>
        <w:t>Agreement:</w:t>
      </w:r>
    </w:p>
    <w:p w14:paraId="3CFA307F" w14:textId="77777777" w:rsidR="00246ADD" w:rsidRPr="009F303E" w:rsidRDefault="00246ADD" w:rsidP="00246ADD">
      <w:pPr>
        <w:rPr>
          <w:rFonts w:ascii="Times New Roman" w:eastAsia="MS Mincho" w:hAnsi="Times New Roman"/>
          <w:lang w:eastAsia="ja-JP"/>
        </w:rPr>
      </w:pPr>
      <w:r w:rsidRPr="009F303E">
        <w:rPr>
          <w:rFonts w:ascii="Times New Roman" w:eastAsia="MS Mincho" w:hAnsi="Times New Roman"/>
          <w:lang w:eastAsia="ja-JP"/>
        </w:rPr>
        <w:t>For Rel-20 6G ISAC performance evaluation, adopt the following minimum UE-UE (2D) distance evaluation assumption for baseline cases/configurations.</w:t>
      </w:r>
    </w:p>
    <w:tbl>
      <w:tblPr>
        <w:tblW w:w="5000" w:type="pct"/>
        <w:tblLayout w:type="fixed"/>
        <w:tblLook w:val="04A0" w:firstRow="1" w:lastRow="0" w:firstColumn="1" w:lastColumn="0" w:noHBand="0" w:noVBand="1"/>
      </w:tblPr>
      <w:tblGrid>
        <w:gridCol w:w="1920"/>
        <w:gridCol w:w="4061"/>
        <w:gridCol w:w="4476"/>
      </w:tblGrid>
      <w:tr w:rsidR="00246ADD" w:rsidRPr="009F303E" w14:paraId="4B59A71B" w14:textId="77777777" w:rsidTr="00A4208C">
        <w:trPr>
          <w:trHeight w:val="14"/>
        </w:trPr>
        <w:tc>
          <w:tcPr>
            <w:tcW w:w="918" w:type="pct"/>
            <w:tcBorders>
              <w:top w:val="single" w:sz="4" w:space="0" w:color="000000"/>
              <w:left w:val="single" w:sz="4" w:space="0" w:color="000000"/>
              <w:bottom w:val="single" w:sz="4" w:space="0" w:color="auto"/>
              <w:right w:val="single" w:sz="4" w:space="0" w:color="000000"/>
            </w:tcBorders>
            <w:shd w:val="clear" w:color="auto" w:fill="D9E2F3"/>
          </w:tcPr>
          <w:p w14:paraId="65235293" w14:textId="77777777" w:rsidR="00246ADD" w:rsidRPr="009F303E" w:rsidRDefault="00246ADD" w:rsidP="00A4208C">
            <w:pPr>
              <w:rPr>
                <w:rFonts w:ascii="Times New Roman" w:eastAsia="MS Mincho" w:hAnsi="Times New Roman"/>
                <w:bCs/>
                <w:lang w:eastAsia="ja-JP"/>
              </w:rPr>
            </w:pPr>
          </w:p>
        </w:tc>
        <w:tc>
          <w:tcPr>
            <w:tcW w:w="1942" w:type="pct"/>
            <w:tcBorders>
              <w:top w:val="single" w:sz="4" w:space="0" w:color="000000"/>
              <w:left w:val="single" w:sz="4" w:space="0" w:color="000000"/>
              <w:bottom w:val="single" w:sz="4" w:space="0" w:color="000000"/>
              <w:right w:val="single" w:sz="4" w:space="0" w:color="000000"/>
            </w:tcBorders>
            <w:shd w:val="clear" w:color="auto" w:fill="D9E2F3"/>
          </w:tcPr>
          <w:p w14:paraId="1723B476" w14:textId="77777777" w:rsidR="00246ADD" w:rsidRPr="009F303E" w:rsidRDefault="00246ADD" w:rsidP="00A4208C">
            <w:pPr>
              <w:rPr>
                <w:rFonts w:ascii="Times New Roman" w:eastAsia="MS Mincho" w:hAnsi="Times New Roman"/>
                <w:lang w:eastAsia="ja-JP"/>
              </w:rPr>
            </w:pPr>
            <w:r w:rsidRPr="009F303E">
              <w:rPr>
                <w:rFonts w:ascii="Times New Roman" w:eastAsia="MS Mincho" w:hAnsi="Times New Roman"/>
                <w:bCs/>
                <w:lang w:eastAsia="ja-JP"/>
              </w:rPr>
              <w:t>Scenario</w:t>
            </w:r>
          </w:p>
        </w:tc>
        <w:tc>
          <w:tcPr>
            <w:tcW w:w="2140" w:type="pct"/>
            <w:tcBorders>
              <w:top w:val="single" w:sz="4" w:space="0" w:color="000000"/>
              <w:left w:val="single" w:sz="4" w:space="0" w:color="000000"/>
              <w:bottom w:val="single" w:sz="4" w:space="0" w:color="000000"/>
              <w:right w:val="single" w:sz="4" w:space="0" w:color="000000"/>
            </w:tcBorders>
            <w:shd w:val="clear" w:color="auto" w:fill="D9E2F3"/>
          </w:tcPr>
          <w:p w14:paraId="4FCECB4A" w14:textId="77777777" w:rsidR="00246ADD" w:rsidRPr="009F303E" w:rsidRDefault="00246ADD" w:rsidP="00A4208C">
            <w:pPr>
              <w:rPr>
                <w:rFonts w:ascii="Times New Roman" w:eastAsia="MS Mincho" w:hAnsi="Times New Roman"/>
                <w:bCs/>
                <w:lang w:val="es-ES" w:eastAsia="ja-JP"/>
              </w:rPr>
            </w:pPr>
            <w:proofErr w:type="spellStart"/>
            <w:r w:rsidRPr="009F303E">
              <w:rPr>
                <w:rFonts w:ascii="Times New Roman" w:eastAsia="MS Mincho" w:hAnsi="Times New Roman"/>
                <w:bCs/>
                <w:lang w:val="es-ES" w:eastAsia="ja-JP"/>
              </w:rPr>
              <w:t>Minimum</w:t>
            </w:r>
            <w:proofErr w:type="spellEnd"/>
            <w:r w:rsidRPr="009F303E">
              <w:rPr>
                <w:rFonts w:ascii="Times New Roman" w:eastAsia="MS Mincho" w:hAnsi="Times New Roman"/>
                <w:bCs/>
                <w:lang w:val="es-ES" w:eastAsia="ja-JP"/>
              </w:rPr>
              <w:t xml:space="preserve"> UE-UE (2D) </w:t>
            </w:r>
            <w:proofErr w:type="spellStart"/>
            <w:r w:rsidRPr="009F303E">
              <w:rPr>
                <w:rFonts w:ascii="Times New Roman" w:eastAsia="MS Mincho" w:hAnsi="Times New Roman"/>
                <w:bCs/>
                <w:lang w:val="es-ES" w:eastAsia="ja-JP"/>
              </w:rPr>
              <w:t>distance</w:t>
            </w:r>
            <w:proofErr w:type="spellEnd"/>
          </w:p>
        </w:tc>
      </w:tr>
      <w:tr w:rsidR="00246ADD" w:rsidRPr="009F303E" w14:paraId="6B9F744C" w14:textId="77777777" w:rsidTr="00A4208C">
        <w:trPr>
          <w:trHeight w:val="14"/>
        </w:trPr>
        <w:tc>
          <w:tcPr>
            <w:tcW w:w="918" w:type="pct"/>
            <w:vMerge w:val="restart"/>
            <w:tcBorders>
              <w:top w:val="single" w:sz="4" w:space="0" w:color="auto"/>
              <w:left w:val="single" w:sz="4" w:space="0" w:color="auto"/>
              <w:bottom w:val="single" w:sz="4" w:space="0" w:color="auto"/>
              <w:right w:val="single" w:sz="4" w:space="0" w:color="auto"/>
            </w:tcBorders>
            <w:vAlign w:val="center"/>
          </w:tcPr>
          <w:p w14:paraId="496C8CC0"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Sensing UAV</w:t>
            </w:r>
          </w:p>
        </w:tc>
        <w:tc>
          <w:tcPr>
            <w:tcW w:w="1942" w:type="pct"/>
            <w:tcBorders>
              <w:top w:val="single" w:sz="4" w:space="0" w:color="000000"/>
              <w:left w:val="single" w:sz="4" w:space="0" w:color="auto"/>
              <w:bottom w:val="single" w:sz="4" w:space="0" w:color="000000"/>
              <w:right w:val="single" w:sz="4" w:space="0" w:color="000000"/>
            </w:tcBorders>
          </w:tcPr>
          <w:p w14:paraId="646088B3" w14:textId="77777777" w:rsidR="00246ADD" w:rsidRPr="009F303E" w:rsidRDefault="00246ADD" w:rsidP="00A4208C">
            <w:pPr>
              <w:rPr>
                <w:rFonts w:ascii="Times New Roman" w:eastAsia="MS Mincho" w:hAnsi="Times New Roman"/>
                <w:bCs/>
                <w:iCs/>
                <w:lang w:eastAsia="ja-JP"/>
              </w:rPr>
            </w:pPr>
            <w:proofErr w:type="spellStart"/>
            <w:r w:rsidRPr="009F303E">
              <w:rPr>
                <w:rFonts w:ascii="Times New Roman" w:eastAsia="MS Mincho" w:hAnsi="Times New Roman"/>
                <w:bCs/>
                <w:iCs/>
                <w:lang w:eastAsia="ja-JP"/>
              </w:rPr>
              <w:t>UMa</w:t>
            </w:r>
            <w:proofErr w:type="spellEnd"/>
            <w:r w:rsidRPr="009F303E">
              <w:rPr>
                <w:rFonts w:ascii="Times New Roman" w:eastAsia="MS Mincho" w:hAnsi="Times New Roman"/>
                <w:bCs/>
                <w:iCs/>
                <w:lang w:eastAsia="ja-JP"/>
              </w:rPr>
              <w:t>-AV</w:t>
            </w:r>
          </w:p>
        </w:tc>
        <w:tc>
          <w:tcPr>
            <w:tcW w:w="2140" w:type="pct"/>
            <w:tcBorders>
              <w:top w:val="single" w:sz="4" w:space="0" w:color="000000"/>
              <w:left w:val="single" w:sz="4" w:space="0" w:color="000000"/>
              <w:bottom w:val="single" w:sz="4" w:space="0" w:color="000000"/>
              <w:right w:val="single" w:sz="4" w:space="0" w:color="000000"/>
            </w:tcBorders>
          </w:tcPr>
          <w:p w14:paraId="66692AE5"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1 m</w:t>
            </w:r>
          </w:p>
        </w:tc>
      </w:tr>
      <w:tr w:rsidR="00246ADD" w:rsidRPr="009F303E" w14:paraId="78928EE9" w14:textId="77777777" w:rsidTr="00A4208C">
        <w:trPr>
          <w:trHeight w:val="14"/>
        </w:trPr>
        <w:tc>
          <w:tcPr>
            <w:tcW w:w="918" w:type="pct"/>
            <w:vMerge/>
            <w:tcBorders>
              <w:top w:val="single" w:sz="4" w:space="0" w:color="auto"/>
              <w:left w:val="single" w:sz="4" w:space="0" w:color="auto"/>
              <w:bottom w:val="single" w:sz="4" w:space="0" w:color="auto"/>
              <w:right w:val="single" w:sz="4" w:space="0" w:color="auto"/>
            </w:tcBorders>
            <w:vAlign w:val="center"/>
          </w:tcPr>
          <w:p w14:paraId="5F3D7108" w14:textId="77777777" w:rsidR="00246ADD" w:rsidRPr="009F303E" w:rsidRDefault="00246ADD" w:rsidP="00A4208C">
            <w:pPr>
              <w:rPr>
                <w:rFonts w:ascii="Times New Roman" w:eastAsia="MS Mincho" w:hAnsi="Times New Roman"/>
                <w:iCs/>
                <w:lang w:eastAsia="ja-JP"/>
              </w:rPr>
            </w:pPr>
          </w:p>
        </w:tc>
        <w:tc>
          <w:tcPr>
            <w:tcW w:w="1942" w:type="pct"/>
            <w:tcBorders>
              <w:top w:val="single" w:sz="4" w:space="0" w:color="000000"/>
              <w:left w:val="single" w:sz="4" w:space="0" w:color="auto"/>
              <w:bottom w:val="single" w:sz="4" w:space="0" w:color="000000"/>
              <w:right w:val="single" w:sz="4" w:space="0" w:color="000000"/>
            </w:tcBorders>
          </w:tcPr>
          <w:p w14:paraId="53262FA0" w14:textId="77777777" w:rsidR="00246ADD" w:rsidRPr="009F303E" w:rsidRDefault="00246ADD" w:rsidP="00A4208C">
            <w:pPr>
              <w:rPr>
                <w:rFonts w:ascii="Times New Roman" w:eastAsia="MS Mincho" w:hAnsi="Times New Roman"/>
                <w:iCs/>
                <w:lang w:eastAsia="ja-JP"/>
              </w:rPr>
            </w:pPr>
            <w:proofErr w:type="spellStart"/>
            <w:r w:rsidRPr="009F303E">
              <w:rPr>
                <w:rFonts w:ascii="Times New Roman" w:eastAsia="MS Mincho" w:hAnsi="Times New Roman"/>
                <w:bCs/>
                <w:iCs/>
                <w:lang w:eastAsia="ja-JP"/>
              </w:rPr>
              <w:t>SMa</w:t>
            </w:r>
            <w:proofErr w:type="spellEnd"/>
          </w:p>
        </w:tc>
        <w:tc>
          <w:tcPr>
            <w:tcW w:w="2140" w:type="pct"/>
            <w:tcBorders>
              <w:top w:val="single" w:sz="4" w:space="0" w:color="000000"/>
              <w:left w:val="single" w:sz="4" w:space="0" w:color="000000"/>
              <w:bottom w:val="single" w:sz="4" w:space="0" w:color="000000"/>
              <w:right w:val="single" w:sz="4" w:space="0" w:color="000000"/>
            </w:tcBorders>
          </w:tcPr>
          <w:p w14:paraId="7AFDE04B"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1 m</w:t>
            </w:r>
          </w:p>
        </w:tc>
      </w:tr>
      <w:tr w:rsidR="00246ADD" w:rsidRPr="009F303E" w14:paraId="28EFA318" w14:textId="77777777" w:rsidTr="00A4208C">
        <w:trPr>
          <w:trHeight w:val="14"/>
        </w:trPr>
        <w:tc>
          <w:tcPr>
            <w:tcW w:w="918" w:type="pct"/>
            <w:vMerge w:val="restart"/>
            <w:tcBorders>
              <w:top w:val="single" w:sz="4" w:space="0" w:color="auto"/>
              <w:left w:val="single" w:sz="4" w:space="0" w:color="auto"/>
              <w:right w:val="single" w:sz="4" w:space="0" w:color="auto"/>
            </w:tcBorders>
            <w:vAlign w:val="center"/>
          </w:tcPr>
          <w:p w14:paraId="29816F9D" w14:textId="77777777" w:rsidR="00246ADD" w:rsidRPr="009F303E" w:rsidRDefault="00246ADD" w:rsidP="00A4208C">
            <w:pPr>
              <w:rPr>
                <w:rFonts w:ascii="Times New Roman" w:eastAsia="MS Mincho" w:hAnsi="Times New Roman"/>
                <w:iCs/>
                <w:lang w:eastAsia="ja-JP"/>
              </w:rPr>
            </w:pPr>
            <w:r w:rsidRPr="009F303E">
              <w:rPr>
                <w:rFonts w:ascii="Times New Roman" w:eastAsia="MS Mincho" w:hAnsi="Times New Roman"/>
                <w:bCs/>
                <w:iCs/>
                <w:lang w:eastAsia="ja-JP"/>
              </w:rPr>
              <w:t>Sensing Human</w:t>
            </w:r>
          </w:p>
        </w:tc>
        <w:tc>
          <w:tcPr>
            <w:tcW w:w="1942" w:type="pct"/>
            <w:tcBorders>
              <w:top w:val="single" w:sz="4" w:space="0" w:color="000000"/>
              <w:left w:val="single" w:sz="4" w:space="0" w:color="auto"/>
              <w:bottom w:val="single" w:sz="4" w:space="0" w:color="000000"/>
              <w:right w:val="single" w:sz="4" w:space="0" w:color="000000"/>
            </w:tcBorders>
          </w:tcPr>
          <w:p w14:paraId="65A3B452" w14:textId="77777777" w:rsidR="00246ADD" w:rsidRPr="009F303E" w:rsidRDefault="00246ADD" w:rsidP="00A4208C">
            <w:pPr>
              <w:rPr>
                <w:rFonts w:ascii="Times New Roman" w:eastAsia="MS Mincho" w:hAnsi="Times New Roman"/>
                <w:bCs/>
                <w:iCs/>
                <w:lang w:eastAsia="ja-JP"/>
              </w:rPr>
            </w:pPr>
            <w:proofErr w:type="spellStart"/>
            <w:r w:rsidRPr="009F303E">
              <w:rPr>
                <w:rFonts w:ascii="Times New Roman" w:eastAsia="MS Mincho" w:hAnsi="Times New Roman"/>
                <w:bCs/>
                <w:iCs/>
                <w:lang w:eastAsia="ja-JP"/>
              </w:rPr>
              <w:t>UMa</w:t>
            </w:r>
            <w:proofErr w:type="spellEnd"/>
          </w:p>
        </w:tc>
        <w:tc>
          <w:tcPr>
            <w:tcW w:w="2140" w:type="pct"/>
            <w:tcBorders>
              <w:top w:val="single" w:sz="4" w:space="0" w:color="000000"/>
              <w:left w:val="single" w:sz="4" w:space="0" w:color="000000"/>
              <w:bottom w:val="single" w:sz="4" w:space="0" w:color="000000"/>
              <w:right w:val="single" w:sz="4" w:space="0" w:color="000000"/>
            </w:tcBorders>
          </w:tcPr>
          <w:p w14:paraId="5449A945"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1 m</w:t>
            </w:r>
          </w:p>
        </w:tc>
      </w:tr>
      <w:tr w:rsidR="00246ADD" w:rsidRPr="009F303E" w14:paraId="70D21A0B" w14:textId="77777777" w:rsidTr="00A4208C">
        <w:trPr>
          <w:trHeight w:val="14"/>
        </w:trPr>
        <w:tc>
          <w:tcPr>
            <w:tcW w:w="918" w:type="pct"/>
            <w:vMerge/>
            <w:tcBorders>
              <w:left w:val="single" w:sz="4" w:space="0" w:color="auto"/>
              <w:bottom w:val="single" w:sz="4" w:space="0" w:color="auto"/>
              <w:right w:val="single" w:sz="4" w:space="0" w:color="auto"/>
            </w:tcBorders>
            <w:vAlign w:val="center"/>
          </w:tcPr>
          <w:p w14:paraId="0C50A032" w14:textId="77777777" w:rsidR="00246ADD" w:rsidRPr="009F303E" w:rsidRDefault="00246ADD" w:rsidP="00A4208C">
            <w:pPr>
              <w:rPr>
                <w:rFonts w:ascii="Times New Roman" w:eastAsia="MS Mincho" w:hAnsi="Times New Roman"/>
                <w:bCs/>
                <w:iCs/>
                <w:lang w:eastAsia="ja-JP"/>
              </w:rPr>
            </w:pPr>
          </w:p>
        </w:tc>
        <w:tc>
          <w:tcPr>
            <w:tcW w:w="1942" w:type="pct"/>
            <w:tcBorders>
              <w:top w:val="single" w:sz="4" w:space="0" w:color="000000"/>
              <w:left w:val="single" w:sz="4" w:space="0" w:color="auto"/>
              <w:bottom w:val="single" w:sz="4" w:space="0" w:color="000000"/>
              <w:right w:val="single" w:sz="4" w:space="0" w:color="000000"/>
            </w:tcBorders>
          </w:tcPr>
          <w:p w14:paraId="0C1E54CA"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Indoor Hotspot (Indoor-office)</w:t>
            </w:r>
          </w:p>
        </w:tc>
        <w:tc>
          <w:tcPr>
            <w:tcW w:w="2140" w:type="pct"/>
            <w:tcBorders>
              <w:top w:val="single" w:sz="4" w:space="0" w:color="000000"/>
              <w:left w:val="single" w:sz="4" w:space="0" w:color="000000"/>
              <w:bottom w:val="single" w:sz="4" w:space="0" w:color="000000"/>
              <w:right w:val="single" w:sz="4" w:space="0" w:color="000000"/>
            </w:tcBorders>
          </w:tcPr>
          <w:p w14:paraId="02A78CD3"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1 m</w:t>
            </w:r>
          </w:p>
        </w:tc>
      </w:tr>
      <w:tr w:rsidR="00246ADD" w:rsidRPr="009F303E" w14:paraId="75712E12" w14:textId="77777777" w:rsidTr="00A4208C">
        <w:trPr>
          <w:trHeight w:val="14"/>
        </w:trPr>
        <w:tc>
          <w:tcPr>
            <w:tcW w:w="918" w:type="pct"/>
            <w:vMerge w:val="restart"/>
            <w:tcBorders>
              <w:top w:val="single" w:sz="4" w:space="0" w:color="auto"/>
              <w:left w:val="single" w:sz="4" w:space="0" w:color="auto"/>
              <w:right w:val="single" w:sz="4" w:space="0" w:color="auto"/>
            </w:tcBorders>
            <w:vAlign w:val="center"/>
          </w:tcPr>
          <w:p w14:paraId="473E1C52"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Sensing Vehicle</w:t>
            </w:r>
          </w:p>
        </w:tc>
        <w:tc>
          <w:tcPr>
            <w:tcW w:w="1942" w:type="pct"/>
            <w:tcBorders>
              <w:top w:val="single" w:sz="4" w:space="0" w:color="000000"/>
              <w:left w:val="single" w:sz="4" w:space="0" w:color="auto"/>
              <w:bottom w:val="single" w:sz="4" w:space="0" w:color="000000"/>
              <w:right w:val="single" w:sz="4" w:space="0" w:color="000000"/>
            </w:tcBorders>
          </w:tcPr>
          <w:p w14:paraId="34D15E2A"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Urban Grid</w:t>
            </w:r>
          </w:p>
        </w:tc>
        <w:tc>
          <w:tcPr>
            <w:tcW w:w="2140" w:type="pct"/>
            <w:tcBorders>
              <w:top w:val="single" w:sz="4" w:space="0" w:color="000000"/>
              <w:left w:val="single" w:sz="4" w:space="0" w:color="000000"/>
              <w:bottom w:val="single" w:sz="4" w:space="0" w:color="000000"/>
              <w:right w:val="single" w:sz="4" w:space="0" w:color="000000"/>
            </w:tcBorders>
          </w:tcPr>
          <w:p w14:paraId="5F164C12"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Determined by the agreed UE distribution</w:t>
            </w:r>
          </w:p>
        </w:tc>
      </w:tr>
      <w:tr w:rsidR="00246ADD" w:rsidRPr="009F303E" w14:paraId="31E210B7" w14:textId="77777777" w:rsidTr="00A4208C">
        <w:trPr>
          <w:trHeight w:val="14"/>
        </w:trPr>
        <w:tc>
          <w:tcPr>
            <w:tcW w:w="918" w:type="pct"/>
            <w:vMerge/>
            <w:tcBorders>
              <w:left w:val="single" w:sz="4" w:space="0" w:color="auto"/>
              <w:bottom w:val="single" w:sz="4" w:space="0" w:color="auto"/>
              <w:right w:val="single" w:sz="4" w:space="0" w:color="auto"/>
            </w:tcBorders>
            <w:vAlign w:val="center"/>
          </w:tcPr>
          <w:p w14:paraId="12015916" w14:textId="77777777" w:rsidR="00246ADD" w:rsidRPr="009F303E" w:rsidRDefault="00246ADD" w:rsidP="00A4208C">
            <w:pPr>
              <w:rPr>
                <w:rFonts w:ascii="Times New Roman" w:eastAsia="MS Mincho" w:hAnsi="Times New Roman"/>
                <w:bCs/>
                <w:iCs/>
                <w:lang w:eastAsia="ja-JP"/>
              </w:rPr>
            </w:pPr>
          </w:p>
        </w:tc>
        <w:tc>
          <w:tcPr>
            <w:tcW w:w="1942" w:type="pct"/>
            <w:tcBorders>
              <w:top w:val="single" w:sz="4" w:space="0" w:color="000000"/>
              <w:left w:val="single" w:sz="4" w:space="0" w:color="auto"/>
              <w:bottom w:val="single" w:sz="4" w:space="0" w:color="000000"/>
              <w:right w:val="single" w:sz="4" w:space="0" w:color="000000"/>
            </w:tcBorders>
          </w:tcPr>
          <w:p w14:paraId="58C34DE0"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Highway</w:t>
            </w:r>
          </w:p>
        </w:tc>
        <w:tc>
          <w:tcPr>
            <w:tcW w:w="2140" w:type="pct"/>
            <w:tcBorders>
              <w:top w:val="single" w:sz="4" w:space="0" w:color="000000"/>
              <w:left w:val="single" w:sz="4" w:space="0" w:color="000000"/>
              <w:bottom w:val="single" w:sz="4" w:space="0" w:color="000000"/>
              <w:right w:val="single" w:sz="4" w:space="0" w:color="000000"/>
            </w:tcBorders>
          </w:tcPr>
          <w:p w14:paraId="578F5CA5"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Determined by the agreed UE distribution</w:t>
            </w:r>
          </w:p>
        </w:tc>
      </w:tr>
      <w:tr w:rsidR="00246ADD" w:rsidRPr="009F303E" w14:paraId="3EBDBA86" w14:textId="77777777" w:rsidTr="00A4208C">
        <w:trPr>
          <w:trHeight w:val="14"/>
        </w:trPr>
        <w:tc>
          <w:tcPr>
            <w:tcW w:w="918" w:type="pct"/>
            <w:tcBorders>
              <w:top w:val="single" w:sz="4" w:space="0" w:color="auto"/>
              <w:left w:val="single" w:sz="4" w:space="0" w:color="auto"/>
              <w:bottom w:val="single" w:sz="4" w:space="0" w:color="auto"/>
              <w:right w:val="single" w:sz="4" w:space="0" w:color="auto"/>
            </w:tcBorders>
            <w:vAlign w:val="center"/>
          </w:tcPr>
          <w:p w14:paraId="48A8101A"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Sensing AGV</w:t>
            </w:r>
          </w:p>
        </w:tc>
        <w:tc>
          <w:tcPr>
            <w:tcW w:w="1942" w:type="pct"/>
            <w:tcBorders>
              <w:top w:val="single" w:sz="4" w:space="0" w:color="000000"/>
              <w:left w:val="single" w:sz="4" w:space="0" w:color="auto"/>
              <w:bottom w:val="single" w:sz="4" w:space="0" w:color="000000"/>
              <w:right w:val="single" w:sz="4" w:space="0" w:color="000000"/>
            </w:tcBorders>
          </w:tcPr>
          <w:p w14:paraId="727E8431"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Indoor Factory (SH)</w:t>
            </w:r>
          </w:p>
        </w:tc>
        <w:tc>
          <w:tcPr>
            <w:tcW w:w="2140" w:type="pct"/>
            <w:tcBorders>
              <w:top w:val="single" w:sz="4" w:space="0" w:color="000000"/>
              <w:left w:val="single" w:sz="4" w:space="0" w:color="000000"/>
              <w:bottom w:val="single" w:sz="4" w:space="0" w:color="000000"/>
              <w:right w:val="single" w:sz="4" w:space="0" w:color="000000"/>
            </w:tcBorders>
          </w:tcPr>
          <w:p w14:paraId="7AA24854" w14:textId="77777777" w:rsidR="00246ADD" w:rsidRPr="009F303E" w:rsidRDefault="00246ADD" w:rsidP="00A4208C">
            <w:pPr>
              <w:rPr>
                <w:rFonts w:ascii="Times New Roman" w:eastAsia="MS Mincho" w:hAnsi="Times New Roman"/>
                <w:bCs/>
                <w:iCs/>
                <w:lang w:eastAsia="ja-JP"/>
              </w:rPr>
            </w:pPr>
            <w:r w:rsidRPr="009F303E">
              <w:rPr>
                <w:rFonts w:ascii="Times New Roman" w:eastAsia="MS Mincho" w:hAnsi="Times New Roman"/>
                <w:bCs/>
                <w:iCs/>
                <w:lang w:eastAsia="ja-JP"/>
              </w:rPr>
              <w:t>1 m</w:t>
            </w:r>
          </w:p>
        </w:tc>
      </w:tr>
    </w:tbl>
    <w:p w14:paraId="0FA971D6" w14:textId="77777777" w:rsidR="00246ADD" w:rsidRDefault="00246ADD" w:rsidP="00246ADD">
      <w:pPr>
        <w:rPr>
          <w:rFonts w:ascii="Times New Roman" w:eastAsia="MS Mincho" w:hAnsi="Times New Roman"/>
          <w:lang w:eastAsia="ja-JP"/>
        </w:rPr>
      </w:pPr>
    </w:p>
    <w:p w14:paraId="7280D955" w14:textId="77777777" w:rsidR="00246ADD" w:rsidRPr="009F303E" w:rsidRDefault="00246ADD" w:rsidP="00246ADD">
      <w:pPr>
        <w:rPr>
          <w:rFonts w:ascii="Times New Roman" w:eastAsia="MS Mincho" w:hAnsi="Times New Roman"/>
          <w:bCs/>
          <w:lang w:eastAsia="ja-JP"/>
        </w:rPr>
      </w:pPr>
      <w:r w:rsidRPr="009F303E">
        <w:rPr>
          <w:rFonts w:ascii="Times New Roman" w:eastAsia="MS Mincho" w:hAnsi="Times New Roman"/>
          <w:bCs/>
          <w:lang w:eastAsia="ja-JP"/>
        </w:rPr>
        <w:t>Conclusion</w:t>
      </w:r>
      <w:r>
        <w:rPr>
          <w:rFonts w:ascii="Times New Roman" w:eastAsia="MS Mincho" w:hAnsi="Times New Roman" w:hint="eastAsia"/>
          <w:bCs/>
          <w:lang w:eastAsia="ja-JP"/>
        </w:rPr>
        <w:t>:</w:t>
      </w:r>
    </w:p>
    <w:p w14:paraId="541E93BB" w14:textId="77777777" w:rsidR="00246ADD" w:rsidRPr="009F303E" w:rsidRDefault="00246ADD" w:rsidP="00246ADD">
      <w:pPr>
        <w:rPr>
          <w:rFonts w:ascii="Times New Roman" w:eastAsia="MS Mincho" w:hAnsi="Times New Roman"/>
          <w:lang w:eastAsia="ja-JP"/>
        </w:rPr>
      </w:pPr>
      <w:r w:rsidRPr="009F303E">
        <w:rPr>
          <w:rFonts w:ascii="Times New Roman" w:eastAsia="MS Mincho" w:hAnsi="Times New Roman"/>
          <w:lang w:eastAsia="ja-JP"/>
        </w:rPr>
        <w:t>No consensus to introduce UAV-UE as sensing capable UE in the baseline case/combination of sensing UAV in Rel-20.</w:t>
      </w:r>
    </w:p>
    <w:p w14:paraId="34163E88" w14:textId="77777777" w:rsidR="00246ADD" w:rsidRPr="009F303E" w:rsidRDefault="00246ADD" w:rsidP="00246ADD">
      <w:pPr>
        <w:rPr>
          <w:rFonts w:ascii="Times New Roman" w:eastAsia="MS Mincho" w:hAnsi="Times New Roman"/>
          <w:lang w:eastAsia="ja-JP"/>
        </w:rPr>
      </w:pPr>
    </w:p>
    <w:p w14:paraId="5469B9D4" w14:textId="77777777" w:rsidR="00246ADD" w:rsidRPr="009F303E" w:rsidRDefault="00246ADD" w:rsidP="00246ADD">
      <w:pPr>
        <w:rPr>
          <w:rFonts w:eastAsia="MS Mincho"/>
          <w:bCs/>
          <w:lang w:eastAsia="ja-JP"/>
        </w:rPr>
      </w:pPr>
      <w:r w:rsidRPr="009F303E">
        <w:rPr>
          <w:rFonts w:eastAsia="MS Mincho"/>
          <w:bCs/>
          <w:lang w:eastAsia="ja-JP"/>
        </w:rPr>
        <w:t>Conclusion</w:t>
      </w:r>
      <w:r>
        <w:rPr>
          <w:rFonts w:eastAsia="MS Mincho" w:hint="eastAsia"/>
          <w:bCs/>
          <w:lang w:eastAsia="ja-JP"/>
        </w:rPr>
        <w:t>:</w:t>
      </w:r>
    </w:p>
    <w:p w14:paraId="770ACC5C" w14:textId="77777777" w:rsidR="00246ADD" w:rsidRPr="009F303E" w:rsidRDefault="00246ADD" w:rsidP="00246ADD">
      <w:pPr>
        <w:rPr>
          <w:rFonts w:eastAsia="MS Mincho"/>
          <w:lang w:eastAsia="ja-JP"/>
        </w:rPr>
      </w:pPr>
      <w:r w:rsidRPr="009F303E">
        <w:rPr>
          <w:rFonts w:eastAsia="MS Mincho"/>
          <w:lang w:eastAsia="ja-JP"/>
        </w:rPr>
        <w:t>No consensus to remove CPE UE in Indoor-office (Indoor Hotspot) for the baseline case/combination of sensing Human in Rel-20.</w:t>
      </w:r>
    </w:p>
    <w:p w14:paraId="744ED729" w14:textId="77777777" w:rsidR="00246ADD" w:rsidRDefault="00246ADD" w:rsidP="00246ADD">
      <w:pPr>
        <w:rPr>
          <w:rFonts w:eastAsia="MS Mincho"/>
          <w:lang w:eastAsia="ja-JP"/>
        </w:rPr>
      </w:pPr>
    </w:p>
    <w:p w14:paraId="0FA135E9" w14:textId="77777777" w:rsidR="00246ADD" w:rsidRPr="009F303E" w:rsidRDefault="00246ADD" w:rsidP="00246ADD">
      <w:pPr>
        <w:rPr>
          <w:rFonts w:eastAsia="MS Mincho"/>
          <w:bCs/>
          <w:lang w:eastAsia="ja-JP"/>
        </w:rPr>
      </w:pPr>
      <w:r w:rsidRPr="009F303E">
        <w:rPr>
          <w:rFonts w:eastAsia="MS Mincho"/>
          <w:bCs/>
          <w:lang w:eastAsia="ja-JP"/>
        </w:rPr>
        <w:t>Conclusion</w:t>
      </w:r>
      <w:r>
        <w:rPr>
          <w:rFonts w:eastAsia="MS Mincho" w:hint="eastAsia"/>
          <w:bCs/>
          <w:lang w:eastAsia="ja-JP"/>
        </w:rPr>
        <w:t>:</w:t>
      </w:r>
    </w:p>
    <w:p w14:paraId="369DE26B" w14:textId="77777777" w:rsidR="00246ADD" w:rsidRPr="009F303E" w:rsidRDefault="00246ADD" w:rsidP="00246ADD">
      <w:pPr>
        <w:rPr>
          <w:rFonts w:eastAsia="MS Mincho"/>
          <w:lang w:eastAsia="ja-JP"/>
        </w:rPr>
      </w:pPr>
      <w:r w:rsidRPr="009F303E">
        <w:rPr>
          <w:rFonts w:eastAsia="MS Mincho"/>
          <w:lang w:eastAsia="ja-JP"/>
        </w:rPr>
        <w:t>For Rel-20 6G ISAC performance evaluation, for baseline cases/combinations, it is clarified that ‘convex hull’ refers to ‘convex hull of the TRP deployment’ in Indoor Hotspot (Indoor office) and Indoor Factory evaluation assumptions.</w:t>
      </w:r>
    </w:p>
    <w:p w14:paraId="6203F43E" w14:textId="77777777" w:rsidR="00246ADD" w:rsidRDefault="00246ADD" w:rsidP="00246ADD">
      <w:pPr>
        <w:rPr>
          <w:rFonts w:eastAsia="MS Mincho"/>
          <w:lang w:eastAsia="ja-JP"/>
        </w:rPr>
      </w:pPr>
    </w:p>
    <w:p w14:paraId="4CBDD267" w14:textId="77777777" w:rsidR="00246ADD" w:rsidRPr="009F303E" w:rsidRDefault="00246ADD" w:rsidP="00246ADD">
      <w:pPr>
        <w:rPr>
          <w:rFonts w:eastAsia="MS Mincho"/>
          <w:bCs/>
          <w:lang w:eastAsia="ja-JP"/>
        </w:rPr>
      </w:pPr>
      <w:r w:rsidRPr="009F303E">
        <w:rPr>
          <w:rFonts w:eastAsia="MS Mincho"/>
          <w:bCs/>
          <w:lang w:eastAsia="ja-JP"/>
        </w:rPr>
        <w:t>Conclusion</w:t>
      </w:r>
      <w:r>
        <w:rPr>
          <w:rFonts w:eastAsia="MS Mincho" w:hint="eastAsia"/>
          <w:bCs/>
          <w:lang w:eastAsia="ja-JP"/>
        </w:rPr>
        <w:t>:</w:t>
      </w:r>
    </w:p>
    <w:p w14:paraId="293D9821" w14:textId="77777777" w:rsidR="00246ADD" w:rsidRPr="009F303E" w:rsidRDefault="00246ADD" w:rsidP="00246ADD">
      <w:pPr>
        <w:rPr>
          <w:rFonts w:eastAsia="MS Mincho"/>
          <w:lang w:eastAsia="ja-JP"/>
        </w:rPr>
      </w:pPr>
      <w:r w:rsidRPr="009F303E">
        <w:rPr>
          <w:rFonts w:eastAsia="MS Mincho"/>
          <w:lang w:eastAsia="ja-JP"/>
        </w:rPr>
        <w:t>For Rel-20 6G ISAC performance evaluation of object detection and/or tracking, for baseline cases/combinations, it is clarified that the scenario Indoor Hotspot (Indoor-office) for sensing Human is ‘open office’, but not ‘mixed office’, as defined in TR 38.901.</w:t>
      </w:r>
    </w:p>
    <w:p w14:paraId="3B01F43E" w14:textId="77777777" w:rsidR="00246ADD" w:rsidRDefault="00246ADD" w:rsidP="00246ADD">
      <w:pPr>
        <w:rPr>
          <w:rFonts w:eastAsia="MS Mincho"/>
          <w:lang w:eastAsia="ja-JP"/>
        </w:rPr>
      </w:pPr>
    </w:p>
    <w:p w14:paraId="5503C896" w14:textId="77777777" w:rsidR="00246ADD" w:rsidRPr="009F303E" w:rsidRDefault="00246ADD" w:rsidP="00246ADD">
      <w:pPr>
        <w:rPr>
          <w:rFonts w:eastAsia="MS Mincho"/>
          <w:bCs/>
          <w:lang w:eastAsia="ja-JP"/>
        </w:rPr>
      </w:pPr>
      <w:r w:rsidRPr="009F303E">
        <w:rPr>
          <w:rFonts w:eastAsia="MS Mincho"/>
          <w:bCs/>
          <w:lang w:eastAsia="ja-JP"/>
        </w:rPr>
        <w:t>Conclusion</w:t>
      </w:r>
      <w:r>
        <w:rPr>
          <w:rFonts w:eastAsia="MS Mincho" w:hint="eastAsia"/>
          <w:bCs/>
          <w:lang w:eastAsia="ja-JP"/>
        </w:rPr>
        <w:t>:</w:t>
      </w:r>
    </w:p>
    <w:p w14:paraId="0D330913" w14:textId="77777777" w:rsidR="00246ADD" w:rsidRPr="009F303E" w:rsidRDefault="00246ADD" w:rsidP="00246ADD">
      <w:pPr>
        <w:rPr>
          <w:rFonts w:eastAsia="MS Mincho"/>
          <w:lang w:eastAsia="ja-JP"/>
        </w:rPr>
      </w:pPr>
      <w:r w:rsidRPr="009F303E">
        <w:rPr>
          <w:rFonts w:eastAsia="MS Mincho"/>
          <w:lang w:eastAsia="ja-JP"/>
        </w:rPr>
        <w:t>No consensus to remove CPE UE in Indoor Factory for the baseline case/combination of sensing AGV in Rel-20.</w:t>
      </w:r>
    </w:p>
    <w:p w14:paraId="79EFC490" w14:textId="77777777" w:rsidR="00246ADD" w:rsidRDefault="00246ADD" w:rsidP="00246ADD">
      <w:pPr>
        <w:rPr>
          <w:rFonts w:eastAsia="MS Mincho"/>
          <w:lang w:eastAsia="ja-JP"/>
        </w:rPr>
      </w:pPr>
    </w:p>
    <w:p w14:paraId="7E54BE05" w14:textId="77777777" w:rsidR="00246ADD" w:rsidRPr="009F303E" w:rsidRDefault="00246ADD" w:rsidP="00246ADD">
      <w:pPr>
        <w:rPr>
          <w:rFonts w:eastAsia="MS Mincho"/>
          <w:bCs/>
          <w:lang w:eastAsia="ja-JP"/>
        </w:rPr>
      </w:pPr>
      <w:r w:rsidRPr="009F303E">
        <w:rPr>
          <w:rFonts w:eastAsia="MS Mincho"/>
          <w:bCs/>
          <w:lang w:eastAsia="ja-JP"/>
        </w:rPr>
        <w:t>Conclusion</w:t>
      </w:r>
      <w:r>
        <w:rPr>
          <w:rFonts w:eastAsia="MS Mincho" w:hint="eastAsia"/>
          <w:bCs/>
          <w:lang w:eastAsia="ja-JP"/>
        </w:rPr>
        <w:t>:</w:t>
      </w:r>
    </w:p>
    <w:p w14:paraId="140AD3CF" w14:textId="77777777" w:rsidR="00246ADD" w:rsidRPr="009F303E" w:rsidRDefault="00246ADD" w:rsidP="00246ADD">
      <w:pPr>
        <w:rPr>
          <w:rFonts w:eastAsia="MS Mincho"/>
          <w:lang w:eastAsia="ja-JP"/>
        </w:rPr>
      </w:pPr>
      <w:r w:rsidRPr="009F303E">
        <w:rPr>
          <w:rFonts w:eastAsia="MS Mincho"/>
          <w:lang w:eastAsia="ja-JP"/>
        </w:rPr>
        <w:t>No consensus to introduce AGV-UE as sensing capable UE in the baseline case/combination of sensing AGV in Rel-20.</w:t>
      </w:r>
    </w:p>
    <w:p w14:paraId="7E6C67C4" w14:textId="77777777" w:rsidR="00246ADD" w:rsidRDefault="00246ADD" w:rsidP="00246ADD">
      <w:pPr>
        <w:rPr>
          <w:rFonts w:eastAsia="MS Mincho"/>
          <w:lang w:eastAsia="ja-JP"/>
        </w:rPr>
      </w:pPr>
    </w:p>
    <w:p w14:paraId="1FD5B38E" w14:textId="77777777" w:rsidR="00246ADD" w:rsidRPr="00BD6E6D" w:rsidRDefault="00246ADD" w:rsidP="00246ADD">
      <w:pPr>
        <w:rPr>
          <w:rFonts w:eastAsia="MS Mincho"/>
          <w:bCs/>
          <w:lang w:eastAsia="ja-JP"/>
        </w:rPr>
      </w:pPr>
      <w:r w:rsidRPr="00BD6E6D">
        <w:rPr>
          <w:rFonts w:eastAsia="MS Mincho" w:hint="eastAsia"/>
          <w:bCs/>
          <w:highlight w:val="green"/>
          <w:lang w:eastAsia="ja-JP"/>
        </w:rPr>
        <w:t>Agreement:</w:t>
      </w:r>
    </w:p>
    <w:p w14:paraId="6456110C" w14:textId="77777777" w:rsidR="00246ADD" w:rsidRPr="00BD6E6D" w:rsidRDefault="00246ADD" w:rsidP="00246ADD">
      <w:pPr>
        <w:rPr>
          <w:rFonts w:eastAsia="MS Mincho"/>
          <w:lang w:eastAsia="ja-JP"/>
        </w:rPr>
      </w:pPr>
      <w:r w:rsidRPr="00BD6E6D">
        <w:rPr>
          <w:rFonts w:eastAsia="MS Mincho"/>
          <w:lang w:eastAsia="ja-JP"/>
        </w:rPr>
        <w:t>For Rel-20 6G ISAC performance evaluation, for baseline cases/combinations of sensing AGV in Indoor Factory (SH), the following parameters are assumed for clutters.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8"/>
        <w:gridCol w:w="5379"/>
      </w:tblGrid>
      <w:tr w:rsidR="00246ADD" w:rsidRPr="00BD6E6D" w14:paraId="04466E78" w14:textId="77777777" w:rsidTr="00A4208C">
        <w:trPr>
          <w:cantSplit/>
          <w:jc w:val="center"/>
        </w:trPr>
        <w:tc>
          <w:tcPr>
            <w:tcW w:w="2428" w:type="pct"/>
            <w:tcBorders>
              <w:top w:val="single" w:sz="4" w:space="0" w:color="auto"/>
              <w:left w:val="single" w:sz="4" w:space="0" w:color="auto"/>
              <w:bottom w:val="single" w:sz="4" w:space="0" w:color="auto"/>
              <w:right w:val="single" w:sz="4" w:space="0" w:color="auto"/>
            </w:tcBorders>
          </w:tcPr>
          <w:p w14:paraId="54D8D79E" w14:textId="77777777" w:rsidR="00246ADD" w:rsidRPr="00BD6E6D" w:rsidRDefault="00246ADD" w:rsidP="00A4208C">
            <w:pPr>
              <w:rPr>
                <w:rFonts w:eastAsia="MS Mincho"/>
                <w:lang w:eastAsia="ja-JP"/>
              </w:rPr>
            </w:pPr>
            <w:r w:rsidRPr="00BD6E6D">
              <w:rPr>
                <w:rFonts w:eastAsia="MS Mincho"/>
                <w:lang w:eastAsia="ja-JP"/>
              </w:rPr>
              <w:t xml:space="preserve">Clutter density: </w:t>
            </w:r>
            <m:oMath>
              <m:r>
                <w:rPr>
                  <w:rFonts w:ascii="Cambria Math" w:eastAsia="MS Mincho" w:hAnsi="Cambria Math"/>
                  <w:lang w:eastAsia="ja-JP"/>
                </w:rPr>
                <m:t>r</m:t>
              </m:r>
            </m:oMath>
          </w:p>
        </w:tc>
        <w:tc>
          <w:tcPr>
            <w:tcW w:w="2572" w:type="pct"/>
            <w:tcBorders>
              <w:top w:val="single" w:sz="4" w:space="0" w:color="auto"/>
              <w:left w:val="single" w:sz="4" w:space="0" w:color="auto"/>
              <w:bottom w:val="single" w:sz="4" w:space="0" w:color="auto"/>
              <w:right w:val="single" w:sz="4" w:space="0" w:color="auto"/>
            </w:tcBorders>
          </w:tcPr>
          <w:p w14:paraId="1DD4B592" w14:textId="77777777" w:rsidR="00246ADD" w:rsidRPr="00BD6E6D" w:rsidRDefault="00246ADD" w:rsidP="00A4208C">
            <w:pPr>
              <w:rPr>
                <w:rFonts w:eastAsia="MS Mincho"/>
                <w:lang w:eastAsia="ja-JP"/>
              </w:rPr>
            </w:pPr>
            <w:r w:rsidRPr="00BD6E6D">
              <w:rPr>
                <w:rFonts w:eastAsia="MS Mincho"/>
                <w:lang w:eastAsia="ja-JP"/>
              </w:rPr>
              <w:t>20%</w:t>
            </w:r>
          </w:p>
        </w:tc>
      </w:tr>
      <w:tr w:rsidR="00246ADD" w:rsidRPr="00BD6E6D" w14:paraId="546C5AB3" w14:textId="77777777" w:rsidTr="00A4208C">
        <w:trPr>
          <w:cantSplit/>
          <w:jc w:val="center"/>
        </w:trPr>
        <w:tc>
          <w:tcPr>
            <w:tcW w:w="2428" w:type="pct"/>
            <w:tcBorders>
              <w:top w:val="single" w:sz="4" w:space="0" w:color="auto"/>
              <w:left w:val="single" w:sz="4" w:space="0" w:color="auto"/>
              <w:bottom w:val="single" w:sz="4" w:space="0" w:color="auto"/>
              <w:right w:val="single" w:sz="4" w:space="0" w:color="auto"/>
            </w:tcBorders>
          </w:tcPr>
          <w:p w14:paraId="1D08AF90" w14:textId="77777777" w:rsidR="00246ADD" w:rsidRPr="00BD6E6D" w:rsidRDefault="00246ADD" w:rsidP="00A4208C">
            <w:pPr>
              <w:rPr>
                <w:rFonts w:eastAsia="MS Mincho"/>
                <w:lang w:eastAsia="ja-JP"/>
              </w:rPr>
            </w:pPr>
            <w:r w:rsidRPr="00BD6E6D">
              <w:rPr>
                <w:rFonts w:eastAsia="MS Mincho"/>
                <w:lang w:eastAsia="ja-JP"/>
              </w:rPr>
              <w:t xml:space="preserve">Clutter height: </w:t>
            </w:r>
            <m:oMath>
              <m:sSub>
                <m:sSubPr>
                  <m:ctrlPr>
                    <w:rPr>
                      <w:rFonts w:ascii="Cambria Math" w:eastAsia="MS Mincho" w:hAnsi="Cambria Math"/>
                      <w:i/>
                      <w:lang w:eastAsia="ja-JP"/>
                    </w:rPr>
                  </m:ctrlPr>
                </m:sSubPr>
                <m:e>
                  <m:r>
                    <w:rPr>
                      <w:rFonts w:ascii="Cambria Math" w:eastAsia="MS Mincho" w:hAnsi="Cambria Math"/>
                      <w:lang w:val="en-US" w:eastAsia="ja-JP"/>
                    </w:rPr>
                    <m:t>h</m:t>
                  </m:r>
                </m:e>
                <m:sub>
                  <m:r>
                    <w:rPr>
                      <w:rFonts w:ascii="Cambria Math" w:eastAsia="MS Mincho" w:hAnsi="Cambria Math"/>
                      <w:lang w:val="de-DE" w:eastAsia="ja-JP"/>
                    </w:rPr>
                    <m:t>c</m:t>
                  </m:r>
                </m:sub>
              </m:sSub>
            </m:oMath>
          </w:p>
        </w:tc>
        <w:tc>
          <w:tcPr>
            <w:tcW w:w="2572" w:type="pct"/>
            <w:tcBorders>
              <w:top w:val="single" w:sz="4" w:space="0" w:color="auto"/>
              <w:left w:val="single" w:sz="4" w:space="0" w:color="auto"/>
              <w:bottom w:val="single" w:sz="4" w:space="0" w:color="auto"/>
              <w:right w:val="single" w:sz="4" w:space="0" w:color="auto"/>
            </w:tcBorders>
          </w:tcPr>
          <w:p w14:paraId="7143E31A" w14:textId="77777777" w:rsidR="00246ADD" w:rsidRPr="00BD6E6D" w:rsidRDefault="00246ADD" w:rsidP="00A4208C">
            <w:pPr>
              <w:rPr>
                <w:rFonts w:eastAsia="MS Mincho"/>
                <w:lang w:eastAsia="ja-JP"/>
              </w:rPr>
            </w:pPr>
            <w:r w:rsidRPr="00BD6E6D">
              <w:rPr>
                <w:rFonts w:eastAsia="MS Mincho"/>
                <w:lang w:eastAsia="ja-JP"/>
              </w:rPr>
              <w:t>2 m</w:t>
            </w:r>
          </w:p>
        </w:tc>
      </w:tr>
      <w:tr w:rsidR="00246ADD" w:rsidRPr="00BD6E6D" w14:paraId="6204FF76" w14:textId="77777777" w:rsidTr="00A4208C">
        <w:trPr>
          <w:cantSplit/>
          <w:jc w:val="center"/>
        </w:trPr>
        <w:tc>
          <w:tcPr>
            <w:tcW w:w="2428" w:type="pct"/>
            <w:tcBorders>
              <w:top w:val="single" w:sz="4" w:space="0" w:color="auto"/>
              <w:left w:val="single" w:sz="4" w:space="0" w:color="auto"/>
              <w:bottom w:val="single" w:sz="4" w:space="0" w:color="auto"/>
              <w:right w:val="single" w:sz="4" w:space="0" w:color="auto"/>
            </w:tcBorders>
          </w:tcPr>
          <w:p w14:paraId="5BE0616A" w14:textId="77777777" w:rsidR="00246ADD" w:rsidRPr="00BD6E6D" w:rsidRDefault="00246ADD" w:rsidP="00A4208C">
            <w:pPr>
              <w:rPr>
                <w:rFonts w:eastAsia="MS Mincho"/>
                <w:lang w:eastAsia="ja-JP"/>
              </w:rPr>
            </w:pPr>
            <w:r w:rsidRPr="00BD6E6D">
              <w:rPr>
                <w:rFonts w:eastAsia="MS Mincho"/>
                <w:lang w:eastAsia="ja-JP"/>
              </w:rPr>
              <w:t xml:space="preserve">Clutter size: </w:t>
            </w:r>
            <m:oMath>
              <m:sSub>
                <m:sSubPr>
                  <m:ctrlPr>
                    <w:rPr>
                      <w:rFonts w:ascii="Cambria Math" w:eastAsia="MS Mincho" w:hAnsi="Cambria Math"/>
                      <w:i/>
                      <w:lang w:eastAsia="ja-JP"/>
                    </w:rPr>
                  </m:ctrlPr>
                </m:sSubPr>
                <m:e>
                  <m:r>
                    <w:rPr>
                      <w:rFonts w:ascii="Cambria Math" w:eastAsia="MS Mincho" w:hAnsi="Cambria Math"/>
                      <w:lang w:val="de-DE" w:eastAsia="ja-JP"/>
                    </w:rPr>
                    <m:t>d</m:t>
                  </m:r>
                </m:e>
                <m:sub>
                  <m:r>
                    <w:rPr>
                      <w:rFonts w:ascii="Cambria Math" w:eastAsia="MS Mincho" w:hAnsi="Cambria Math"/>
                      <w:lang w:val="de-DE" w:eastAsia="ja-JP"/>
                    </w:rPr>
                    <m:t>clutter</m:t>
                  </m:r>
                </m:sub>
              </m:sSub>
            </m:oMath>
          </w:p>
        </w:tc>
        <w:tc>
          <w:tcPr>
            <w:tcW w:w="2572" w:type="pct"/>
            <w:tcBorders>
              <w:top w:val="single" w:sz="4" w:space="0" w:color="auto"/>
              <w:left w:val="single" w:sz="4" w:space="0" w:color="auto"/>
              <w:bottom w:val="single" w:sz="4" w:space="0" w:color="auto"/>
              <w:right w:val="single" w:sz="4" w:space="0" w:color="auto"/>
            </w:tcBorders>
          </w:tcPr>
          <w:p w14:paraId="4A05F7EC" w14:textId="77777777" w:rsidR="00246ADD" w:rsidRPr="00BD6E6D" w:rsidRDefault="00246ADD" w:rsidP="00A4208C">
            <w:pPr>
              <w:rPr>
                <w:rFonts w:eastAsia="MS Mincho"/>
                <w:lang w:eastAsia="ja-JP"/>
              </w:rPr>
            </w:pPr>
            <w:r w:rsidRPr="00BD6E6D">
              <w:rPr>
                <w:rFonts w:eastAsia="MS Mincho"/>
                <w:lang w:eastAsia="ja-JP"/>
              </w:rPr>
              <w:t>10 m</w:t>
            </w:r>
          </w:p>
        </w:tc>
      </w:tr>
    </w:tbl>
    <w:p w14:paraId="74C92CD4" w14:textId="77777777" w:rsidR="00246ADD" w:rsidRPr="009F303E" w:rsidRDefault="00246ADD" w:rsidP="00246ADD">
      <w:pPr>
        <w:rPr>
          <w:rFonts w:eastAsia="MS Mincho"/>
          <w:lang w:eastAsia="ja-JP"/>
        </w:rPr>
      </w:pPr>
    </w:p>
    <w:p w14:paraId="64C9AE7C" w14:textId="77777777" w:rsidR="00246ADD" w:rsidRPr="009D27E1" w:rsidRDefault="00246ADD" w:rsidP="00246ADD">
      <w:pPr>
        <w:rPr>
          <w:rFonts w:eastAsia="MS Mincho"/>
          <w:b/>
          <w:lang w:eastAsia="ja-JP"/>
        </w:rPr>
      </w:pPr>
      <w:r w:rsidRPr="009D27E1">
        <w:rPr>
          <w:rFonts w:eastAsia="MS Mincho" w:hint="eastAsia"/>
          <w:b/>
          <w:highlight w:val="green"/>
          <w:lang w:eastAsia="ja-JP"/>
        </w:rPr>
        <w:t>Agreement:</w:t>
      </w:r>
    </w:p>
    <w:p w14:paraId="2837B36C" w14:textId="77777777" w:rsidR="00246ADD" w:rsidRPr="00BD6E6D" w:rsidRDefault="00246ADD" w:rsidP="00246ADD">
      <w:pPr>
        <w:rPr>
          <w:rFonts w:eastAsia="MS Mincho"/>
          <w:lang w:eastAsia="ja-JP"/>
        </w:rPr>
      </w:pPr>
      <w:r w:rsidRPr="00BD6E6D">
        <w:rPr>
          <w:rFonts w:eastAsia="MS Mincho"/>
          <w:lang w:eastAsia="ja-JP"/>
        </w:rPr>
        <w:t>For Rel-20 6G ISAC performance evaluation, for object detection and/or tracking, the MDP (missed detection probability) and the FAP type 2 (false alarm probability type 2) are calculated as follows:</w:t>
      </w:r>
    </w:p>
    <w:p w14:paraId="7BEB110B" w14:textId="77777777" w:rsidR="00246ADD" w:rsidRPr="00BD6E6D" w:rsidRDefault="00246ADD">
      <w:pPr>
        <w:numPr>
          <w:ilvl w:val="0"/>
          <w:numId w:val="247"/>
        </w:numPr>
        <w:rPr>
          <w:rFonts w:eastAsia="MS Mincho"/>
          <w:bCs/>
          <w:i/>
          <w:iCs/>
          <w:lang w:eastAsia="ja-JP"/>
        </w:rPr>
      </w:pPr>
      <w:r w:rsidRPr="00BD6E6D">
        <w:rPr>
          <w:rFonts w:eastAsia="MS Mincho"/>
          <w:bCs/>
          <w:i/>
          <w:iCs/>
          <w:lang w:val="en-US" w:eastAsia="ja-JP"/>
        </w:rPr>
        <w:t>Missed detection probability</w:t>
      </w:r>
    </w:p>
    <w:p w14:paraId="03F9D8E6" w14:textId="77777777" w:rsidR="00246ADD" w:rsidRPr="00BD6E6D" w:rsidRDefault="00000000" w:rsidP="00246ADD">
      <w:pPr>
        <w:rPr>
          <w:rFonts w:eastAsia="MS Mincho"/>
          <w:bCs/>
          <w:i/>
          <w:iCs/>
          <w:lang w:eastAsia="ja-JP"/>
        </w:rPr>
      </w:pPr>
      <m:oMathPara>
        <m:oMathParaPr>
          <m:jc m:val="center"/>
        </m:oMathParaPr>
        <m:oMath>
          <m:sSub>
            <m:sSubPr>
              <m:ctrlPr>
                <w:rPr>
                  <w:rFonts w:ascii="Cambria Math" w:eastAsia="MS Mincho" w:hAnsi="Cambria Math"/>
                  <w:bCs/>
                  <w:i/>
                  <w:iCs/>
                  <w:lang w:eastAsia="ja-JP"/>
                </w:rPr>
              </m:ctrlPr>
            </m:sSubPr>
            <m:e>
              <m:r>
                <w:rPr>
                  <w:rFonts w:ascii="Cambria Math" w:eastAsia="MS Mincho" w:hAnsi="Cambria Math"/>
                  <w:lang w:eastAsia="ja-JP"/>
                </w:rPr>
                <m:t>P</m:t>
              </m:r>
            </m:e>
            <m:sub>
              <m:r>
                <w:rPr>
                  <w:rFonts w:ascii="Cambria Math" w:eastAsia="MS Mincho" w:hAnsi="Cambria Math"/>
                  <w:lang w:eastAsia="ja-JP"/>
                </w:rPr>
                <m:t>md</m:t>
              </m:r>
            </m:sub>
          </m:sSub>
          <m:r>
            <w:rPr>
              <w:rFonts w:ascii="Cambria Math" w:eastAsia="MS Mincho" w:hAnsi="Cambria Math"/>
              <w:lang w:eastAsia="ja-JP"/>
            </w:rPr>
            <m:t>=</m:t>
          </m:r>
          <m:f>
            <m:fPr>
              <m:ctrlPr>
                <w:rPr>
                  <w:rFonts w:ascii="Cambria Math" w:eastAsia="MS Mincho" w:hAnsi="Cambria Math"/>
                  <w:bCs/>
                  <w:i/>
                  <w:iCs/>
                  <w:lang w:eastAsia="ja-JP"/>
                </w:rPr>
              </m:ctrlPr>
            </m:fPr>
            <m:num>
              <m:nary>
                <m:naryPr>
                  <m:chr m:val="∑"/>
                  <m:ctrlPr>
                    <w:rPr>
                      <w:rFonts w:ascii="Cambria Math" w:eastAsia="MS Mincho" w:hAnsi="Cambria Math"/>
                      <w:bCs/>
                      <w:i/>
                      <w:iCs/>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sSub>
                    <m:sSubPr>
                      <m:ctrlPr>
                        <w:rPr>
                          <w:rFonts w:ascii="Cambria Math" w:eastAsia="MS Mincho" w:hAnsi="Cambria Math"/>
                          <w:bCs/>
                          <w:i/>
                          <w:iCs/>
                          <w:lang w:eastAsia="ja-JP"/>
                        </w:rPr>
                      </m:ctrlPr>
                    </m:sSubPr>
                    <m:e>
                      <m:r>
                        <w:rPr>
                          <w:rFonts w:ascii="Cambria Math" w:eastAsia="MS Mincho" w:hAnsi="Cambria Math"/>
                          <w:lang w:eastAsia="ja-JP"/>
                        </w:rPr>
                        <m:t>D</m:t>
                      </m:r>
                    </m:e>
                    <m:sub>
                      <m:r>
                        <w:rPr>
                          <w:rFonts w:ascii="Cambria Math" w:eastAsia="MS Mincho" w:hAnsi="Cambria Math"/>
                          <w:lang w:eastAsia="ja-JP"/>
                        </w:rPr>
                        <m:t>n</m:t>
                      </m:r>
                    </m:sub>
                  </m:sSub>
                </m:e>
              </m:nary>
            </m:num>
            <m:den>
              <m:nary>
                <m:naryPr>
                  <m:chr m:val="∑"/>
                  <m:ctrlPr>
                    <w:rPr>
                      <w:rFonts w:ascii="Cambria Math" w:eastAsia="MS Mincho" w:hAnsi="Cambria Math"/>
                      <w:bCs/>
                      <w:i/>
                      <w:iCs/>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sSub>
                    <m:sSubPr>
                      <m:ctrlPr>
                        <w:rPr>
                          <w:rFonts w:ascii="Cambria Math" w:eastAsia="MS Mincho" w:hAnsi="Cambria Math"/>
                          <w:bCs/>
                          <w:i/>
                          <w:iCs/>
                          <w:lang w:eastAsia="ja-JP"/>
                        </w:rPr>
                      </m:ctrlPr>
                    </m:sSubPr>
                    <m:e>
                      <m:r>
                        <w:rPr>
                          <w:rFonts w:ascii="Cambria Math" w:eastAsia="MS Mincho" w:hAnsi="Cambria Math"/>
                          <w:lang w:eastAsia="ja-JP"/>
                        </w:rPr>
                        <m:t>M</m:t>
                      </m:r>
                    </m:e>
                    <m:sub>
                      <m:r>
                        <w:rPr>
                          <w:rFonts w:ascii="Cambria Math" w:eastAsia="MS Mincho" w:hAnsi="Cambria Math"/>
                          <w:lang w:eastAsia="ja-JP"/>
                        </w:rPr>
                        <m:t>n</m:t>
                      </m:r>
                    </m:sub>
                  </m:sSub>
                </m:e>
              </m:nary>
            </m:den>
          </m:f>
        </m:oMath>
      </m:oMathPara>
    </w:p>
    <w:p w14:paraId="23029373" w14:textId="77777777" w:rsidR="00246ADD" w:rsidRPr="00BD6E6D" w:rsidRDefault="00246ADD" w:rsidP="00246ADD">
      <w:pPr>
        <w:rPr>
          <w:rFonts w:eastAsia="MS Mincho"/>
          <w:bCs/>
          <w:i/>
          <w:iCs/>
          <w:lang w:eastAsia="ja-JP"/>
        </w:rPr>
      </w:pPr>
      <w:r w:rsidRPr="00BD6E6D">
        <w:rPr>
          <w:rFonts w:eastAsia="MS Mincho"/>
          <w:bCs/>
          <w:i/>
          <w:iCs/>
          <w:lang w:val="en-US" w:eastAsia="ja-JP"/>
        </w:rPr>
        <w:t>where</w:t>
      </w:r>
      <w:r w:rsidRPr="00BD6E6D">
        <w:rPr>
          <w:rFonts w:eastAsia="MS Mincho"/>
          <w:bCs/>
          <w:i/>
          <w:iCs/>
          <w:lang w:eastAsia="ja-JP"/>
        </w:rPr>
        <w:t>,</w:t>
      </w:r>
    </w:p>
    <w:p w14:paraId="34DF567B" w14:textId="77777777" w:rsidR="00246ADD" w:rsidRPr="00BD6E6D" w:rsidRDefault="00246ADD" w:rsidP="00246ADD">
      <w:pPr>
        <w:rPr>
          <w:rFonts w:eastAsia="MS Mincho"/>
          <w:bCs/>
          <w:i/>
          <w:iCs/>
          <w:lang w:eastAsia="ja-JP"/>
        </w:rPr>
      </w:pPr>
      <w:r w:rsidRPr="00BD6E6D">
        <w:rPr>
          <w:rFonts w:eastAsia="MS Mincho"/>
          <w:bCs/>
          <w:i/>
          <w:iCs/>
          <w:lang w:eastAsia="ja-JP"/>
        </w:rPr>
        <w:t>-</w:t>
      </w:r>
      <w:r w:rsidRPr="00BD6E6D">
        <w:rPr>
          <w:rFonts w:eastAsia="MS Mincho"/>
          <w:bCs/>
          <w:i/>
          <w:iCs/>
          <w:lang w:eastAsia="ja-JP"/>
        </w:rPr>
        <w:tab/>
      </w:r>
      <m:oMath>
        <m:sSub>
          <m:sSubPr>
            <m:ctrlPr>
              <w:rPr>
                <w:rFonts w:ascii="Cambria Math" w:eastAsia="MS Mincho" w:hAnsi="Cambria Math"/>
                <w:bCs/>
                <w:i/>
                <w:iCs/>
                <w:lang w:eastAsia="ja-JP"/>
              </w:rPr>
            </m:ctrlPr>
          </m:sSubPr>
          <m:e>
            <m:r>
              <w:rPr>
                <w:rFonts w:ascii="Cambria Math" w:eastAsia="MS Mincho" w:hAnsi="Cambria Math"/>
                <w:lang w:eastAsia="ja-JP"/>
              </w:rPr>
              <m:t>D</m:t>
            </m:r>
          </m:e>
          <m:sub>
            <m:r>
              <w:rPr>
                <w:rFonts w:ascii="Cambria Math" w:eastAsia="MS Mincho" w:hAnsi="Cambria Math"/>
                <w:lang w:eastAsia="ja-JP"/>
              </w:rPr>
              <m:t>n</m:t>
            </m:r>
          </m:sub>
        </m:sSub>
      </m:oMath>
      <w:r w:rsidRPr="00BD6E6D">
        <w:rPr>
          <w:rFonts w:eastAsia="MS Mincho"/>
          <w:bCs/>
          <w:i/>
          <w:iCs/>
          <w:lang w:eastAsia="ja-JP"/>
        </w:rPr>
        <w:t xml:space="preserve"> is the number of missed targets in the drop n, i.e., the true target not associated with any detected object.</w:t>
      </w:r>
    </w:p>
    <w:p w14:paraId="77056CE5" w14:textId="77777777" w:rsidR="00246ADD" w:rsidRPr="0045022B" w:rsidRDefault="00246ADD" w:rsidP="00246ADD">
      <w:pPr>
        <w:rPr>
          <w:rFonts w:eastAsia="MS Mincho"/>
          <w:bCs/>
          <w:i/>
          <w:iCs/>
          <w:lang w:eastAsia="ja-JP"/>
        </w:rPr>
      </w:pPr>
      <w:r w:rsidRPr="00BD6E6D">
        <w:rPr>
          <w:rFonts w:eastAsia="MS Mincho"/>
          <w:bCs/>
          <w:i/>
          <w:iCs/>
          <w:lang w:eastAsia="ja-JP"/>
        </w:rPr>
        <w:lastRenderedPageBreak/>
        <w:t>-</w:t>
      </w:r>
      <w:r w:rsidRPr="00BD6E6D">
        <w:rPr>
          <w:rFonts w:eastAsia="MS Mincho"/>
          <w:bCs/>
          <w:i/>
          <w:iCs/>
          <w:lang w:eastAsia="ja-JP"/>
        </w:rPr>
        <w:tab/>
      </w:r>
      <m:oMath>
        <m:sSub>
          <m:sSubPr>
            <m:ctrlPr>
              <w:rPr>
                <w:rFonts w:ascii="Cambria Math" w:eastAsia="MS Mincho" w:hAnsi="Cambria Math"/>
                <w:bCs/>
                <w:i/>
                <w:iCs/>
                <w:lang w:eastAsia="ja-JP"/>
              </w:rPr>
            </m:ctrlPr>
          </m:sSubPr>
          <m:e>
            <m:r>
              <w:rPr>
                <w:rFonts w:ascii="Cambria Math" w:eastAsia="MS Mincho" w:hAnsi="Cambria Math"/>
                <w:lang w:eastAsia="ja-JP"/>
              </w:rPr>
              <m:t>M</m:t>
            </m:r>
          </m:e>
          <m:sub>
            <m:r>
              <w:rPr>
                <w:rFonts w:ascii="Cambria Math" w:eastAsia="MS Mincho" w:hAnsi="Cambria Math"/>
                <w:lang w:eastAsia="ja-JP"/>
              </w:rPr>
              <m:t>n</m:t>
            </m:r>
          </m:sub>
        </m:sSub>
      </m:oMath>
      <w:r w:rsidRPr="0045022B">
        <w:rPr>
          <w:rFonts w:eastAsia="MS Mincho"/>
          <w:bCs/>
          <w:i/>
          <w:iCs/>
          <w:lang w:eastAsia="ja-JP"/>
        </w:rPr>
        <w:t xml:space="preserve"> is the number of true targets in the drop n.</w:t>
      </w:r>
    </w:p>
    <w:p w14:paraId="262F8095" w14:textId="77777777" w:rsidR="00246ADD" w:rsidRPr="0045022B" w:rsidRDefault="00246ADD" w:rsidP="00246ADD">
      <w:pPr>
        <w:rPr>
          <w:rFonts w:eastAsia="MS Mincho"/>
          <w:bCs/>
          <w:i/>
          <w:iCs/>
          <w:lang w:eastAsia="ja-JP"/>
        </w:rPr>
      </w:pPr>
      <w:r w:rsidRPr="0045022B">
        <w:rPr>
          <w:rFonts w:eastAsia="MS Mincho"/>
          <w:bCs/>
          <w:i/>
          <w:iCs/>
          <w:lang w:eastAsia="ja-JP"/>
        </w:rPr>
        <w:t>-</w:t>
      </w:r>
      <w:r w:rsidRPr="0045022B">
        <w:rPr>
          <w:rFonts w:eastAsia="MS Mincho"/>
          <w:bCs/>
          <w:i/>
          <w:iCs/>
          <w:lang w:eastAsia="ja-JP"/>
        </w:rPr>
        <w:tab/>
      </w:r>
      <m:oMath>
        <m:r>
          <w:rPr>
            <w:rFonts w:ascii="Cambria Math" w:eastAsia="MS Mincho" w:hAnsi="Cambria Math"/>
            <w:lang w:eastAsia="ja-JP"/>
          </w:rPr>
          <m:t>N</m:t>
        </m:r>
      </m:oMath>
      <w:r w:rsidRPr="0045022B">
        <w:rPr>
          <w:rFonts w:eastAsia="MS Mincho"/>
          <w:bCs/>
          <w:i/>
          <w:iCs/>
          <w:lang w:eastAsia="ja-JP"/>
        </w:rPr>
        <w:t xml:space="preserve"> is total number of drops with at least one target per drop.</w:t>
      </w:r>
    </w:p>
    <w:p w14:paraId="0764A37B" w14:textId="77777777" w:rsidR="00246ADD" w:rsidRPr="0045022B" w:rsidRDefault="00246ADD" w:rsidP="00246ADD">
      <w:pPr>
        <w:rPr>
          <w:rFonts w:eastAsia="MS Mincho"/>
          <w:bCs/>
          <w:i/>
          <w:iCs/>
          <w:lang w:eastAsia="ja-JP"/>
        </w:rPr>
      </w:pPr>
      <w:r w:rsidRPr="0045022B">
        <w:rPr>
          <w:rFonts w:eastAsia="MS Mincho" w:hint="eastAsia"/>
          <w:bCs/>
          <w:i/>
          <w:iCs/>
          <w:lang w:eastAsia="ja-JP"/>
        </w:rPr>
        <w:t>FFS: same MDP definition as 5GA ISAC study should also be evaluated</w:t>
      </w:r>
    </w:p>
    <w:p w14:paraId="3AE066DF" w14:textId="77777777" w:rsidR="00246ADD" w:rsidRPr="0045022B" w:rsidRDefault="00246ADD">
      <w:pPr>
        <w:numPr>
          <w:ilvl w:val="0"/>
          <w:numId w:val="247"/>
        </w:numPr>
        <w:rPr>
          <w:rFonts w:eastAsia="MS Mincho"/>
          <w:bCs/>
          <w:i/>
          <w:iCs/>
          <w:lang w:val="en-US" w:eastAsia="ja-JP"/>
        </w:rPr>
      </w:pPr>
      <w:r w:rsidRPr="0045022B">
        <w:rPr>
          <w:rFonts w:eastAsia="MS Mincho"/>
          <w:bCs/>
          <w:i/>
          <w:iCs/>
          <w:lang w:val="en-US" w:eastAsia="ja-JP"/>
        </w:rPr>
        <w:t>False alarm probability Type-2</w:t>
      </w:r>
    </w:p>
    <w:p w14:paraId="4DD753E6" w14:textId="77777777" w:rsidR="00246ADD" w:rsidRPr="0045022B" w:rsidRDefault="00000000" w:rsidP="00246ADD">
      <w:pPr>
        <w:rPr>
          <w:rFonts w:eastAsia="MS Mincho"/>
          <w:bCs/>
          <w:i/>
          <w:iCs/>
          <w:lang w:val="en-US" w:eastAsia="ja-JP"/>
        </w:rPr>
      </w:pPr>
      <m:oMathPara>
        <m:oMathParaPr>
          <m:jc m:val="center"/>
        </m:oMathParaPr>
        <m:oMath>
          <m:sSub>
            <m:sSubPr>
              <m:ctrlPr>
                <w:rPr>
                  <w:rFonts w:ascii="Cambria Math" w:eastAsia="MS Mincho" w:hAnsi="Cambria Math"/>
                  <w:bCs/>
                  <w:i/>
                  <w:iCs/>
                  <w:lang w:eastAsia="ja-JP"/>
                </w:rPr>
              </m:ctrlPr>
            </m:sSubPr>
            <m:e>
              <m:r>
                <w:rPr>
                  <w:rFonts w:ascii="Cambria Math" w:eastAsia="MS Mincho" w:hAnsi="Cambria Math"/>
                  <w:lang w:eastAsia="ja-JP"/>
                </w:rPr>
                <m:t>P</m:t>
              </m:r>
            </m:e>
            <m:sub>
              <m:r>
                <w:rPr>
                  <w:rFonts w:ascii="Cambria Math" w:eastAsia="MS Mincho" w:hAnsi="Cambria Math"/>
                  <w:lang w:eastAsia="ja-JP"/>
                </w:rPr>
                <m:t>f2</m:t>
              </m:r>
            </m:sub>
          </m:sSub>
          <m:r>
            <w:rPr>
              <w:rFonts w:ascii="Cambria Math" w:eastAsia="MS Mincho" w:hAnsi="Cambria Math"/>
              <w:lang w:eastAsia="ja-JP"/>
            </w:rPr>
            <m:t>=</m:t>
          </m:r>
          <m:f>
            <m:fPr>
              <m:ctrlPr>
                <w:rPr>
                  <w:rFonts w:ascii="Cambria Math" w:eastAsia="MS Mincho" w:hAnsi="Cambria Math"/>
                  <w:bCs/>
                  <w:i/>
                  <w:iCs/>
                  <w:lang w:eastAsia="ja-JP"/>
                </w:rPr>
              </m:ctrlPr>
            </m:fPr>
            <m:num>
              <m:nary>
                <m:naryPr>
                  <m:chr m:val="∑"/>
                  <m:ctrlPr>
                    <w:rPr>
                      <w:rFonts w:ascii="Cambria Math" w:eastAsia="MS Mincho" w:hAnsi="Cambria Math"/>
                      <w:bCs/>
                      <w:i/>
                      <w:iCs/>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sSubSup>
                    <m:sSubSupPr>
                      <m:ctrlPr>
                        <w:rPr>
                          <w:rFonts w:ascii="Cambria Math" w:eastAsia="MS Mincho" w:hAnsi="Cambria Math"/>
                          <w:bCs/>
                          <w:i/>
                          <w:iCs/>
                          <w:lang w:eastAsia="ja-JP"/>
                        </w:rPr>
                      </m:ctrlPr>
                    </m:sSubSupPr>
                    <m:e>
                      <m:r>
                        <w:rPr>
                          <w:rFonts w:ascii="Cambria Math" w:eastAsia="MS Mincho" w:hAnsi="Cambria Math"/>
                          <w:lang w:eastAsia="ja-JP"/>
                        </w:rPr>
                        <m:t>D</m:t>
                      </m:r>
                    </m:e>
                    <m:sub>
                      <m:r>
                        <w:rPr>
                          <w:rFonts w:ascii="Cambria Math" w:eastAsia="MS Mincho" w:hAnsi="Cambria Math"/>
                          <w:lang w:eastAsia="ja-JP"/>
                        </w:rPr>
                        <m:t>n</m:t>
                      </m:r>
                    </m:sub>
                    <m:sup>
                      <m:r>
                        <w:rPr>
                          <w:rFonts w:ascii="Cambria Math" w:eastAsia="MS Mincho" w:hAnsi="Cambria Math"/>
                          <w:lang w:eastAsia="ja-JP"/>
                        </w:rPr>
                        <m:t>'</m:t>
                      </m:r>
                    </m:sup>
                  </m:sSubSup>
                </m:e>
              </m:nary>
            </m:num>
            <m:den>
              <m:nary>
                <m:naryPr>
                  <m:chr m:val="∑"/>
                  <m:ctrlPr>
                    <w:rPr>
                      <w:rFonts w:ascii="Cambria Math" w:eastAsia="MS Mincho" w:hAnsi="Cambria Math"/>
                      <w:bCs/>
                      <w:i/>
                      <w:iCs/>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sSubSup>
                    <m:sSubSupPr>
                      <m:ctrlPr>
                        <w:rPr>
                          <w:rFonts w:ascii="Cambria Math" w:eastAsia="MS Mincho" w:hAnsi="Cambria Math"/>
                          <w:bCs/>
                          <w:i/>
                          <w:iCs/>
                          <w:lang w:eastAsia="ja-JP"/>
                        </w:rPr>
                      </m:ctrlPr>
                    </m:sSubSupPr>
                    <m:e>
                      <m:r>
                        <w:rPr>
                          <w:rFonts w:ascii="Cambria Math" w:eastAsia="MS Mincho" w:hAnsi="Cambria Math"/>
                          <w:lang w:eastAsia="ja-JP"/>
                        </w:rPr>
                        <m:t>M</m:t>
                      </m:r>
                    </m:e>
                    <m:sub>
                      <m:r>
                        <w:rPr>
                          <w:rFonts w:ascii="Cambria Math" w:eastAsia="MS Mincho" w:hAnsi="Cambria Math"/>
                          <w:lang w:eastAsia="ja-JP"/>
                        </w:rPr>
                        <m:t>n</m:t>
                      </m:r>
                    </m:sub>
                    <m:sup>
                      <m:r>
                        <w:rPr>
                          <w:rFonts w:ascii="Cambria Math" w:eastAsia="MS Mincho" w:hAnsi="Cambria Math"/>
                          <w:lang w:eastAsia="ja-JP"/>
                        </w:rPr>
                        <m:t>'</m:t>
                      </m:r>
                    </m:sup>
                  </m:sSubSup>
                </m:e>
              </m:nary>
            </m:den>
          </m:f>
        </m:oMath>
      </m:oMathPara>
    </w:p>
    <w:p w14:paraId="58BA850E" w14:textId="77777777" w:rsidR="00246ADD" w:rsidRPr="0045022B" w:rsidRDefault="00246ADD" w:rsidP="00246ADD">
      <w:pPr>
        <w:rPr>
          <w:rFonts w:eastAsia="MS Mincho"/>
          <w:bCs/>
          <w:i/>
          <w:iCs/>
          <w:lang w:eastAsia="ja-JP"/>
        </w:rPr>
      </w:pPr>
      <w:r w:rsidRPr="0045022B">
        <w:rPr>
          <w:rFonts w:eastAsia="MS Mincho"/>
          <w:bCs/>
          <w:i/>
          <w:iCs/>
          <w:lang w:val="en-US" w:eastAsia="ja-JP"/>
        </w:rPr>
        <w:t>where</w:t>
      </w:r>
      <w:r w:rsidRPr="0045022B">
        <w:rPr>
          <w:rFonts w:eastAsia="MS Mincho"/>
          <w:bCs/>
          <w:i/>
          <w:iCs/>
          <w:lang w:eastAsia="ja-JP"/>
        </w:rPr>
        <w:t>,</w:t>
      </w:r>
    </w:p>
    <w:p w14:paraId="068F5683" w14:textId="77777777" w:rsidR="00246ADD" w:rsidRPr="0045022B" w:rsidRDefault="00246ADD" w:rsidP="00246ADD">
      <w:pPr>
        <w:rPr>
          <w:rFonts w:eastAsia="MS Mincho"/>
          <w:bCs/>
          <w:i/>
          <w:iCs/>
          <w:lang w:eastAsia="ja-JP"/>
        </w:rPr>
      </w:pPr>
      <w:r w:rsidRPr="0045022B">
        <w:rPr>
          <w:rFonts w:eastAsia="MS Mincho"/>
          <w:bCs/>
          <w:i/>
          <w:iCs/>
          <w:lang w:eastAsia="ja-JP"/>
        </w:rPr>
        <w:t>-</w:t>
      </w:r>
      <w:r w:rsidRPr="0045022B">
        <w:rPr>
          <w:rFonts w:eastAsia="MS Mincho"/>
          <w:bCs/>
          <w:i/>
          <w:iCs/>
          <w:lang w:eastAsia="ja-JP"/>
        </w:rPr>
        <w:tab/>
      </w:r>
      <m:oMath>
        <m:sSubSup>
          <m:sSubSupPr>
            <m:ctrlPr>
              <w:rPr>
                <w:rFonts w:ascii="Cambria Math" w:eastAsia="MS Mincho" w:hAnsi="Cambria Math"/>
                <w:bCs/>
                <w:i/>
                <w:iCs/>
                <w:lang w:eastAsia="ja-JP"/>
              </w:rPr>
            </m:ctrlPr>
          </m:sSubSupPr>
          <m:e>
            <m:r>
              <w:rPr>
                <w:rFonts w:ascii="Cambria Math" w:eastAsia="MS Mincho" w:hAnsi="Cambria Math"/>
                <w:lang w:eastAsia="ja-JP"/>
              </w:rPr>
              <m:t>D</m:t>
            </m:r>
          </m:e>
          <m:sub>
            <m:r>
              <w:rPr>
                <w:rFonts w:ascii="Cambria Math" w:eastAsia="MS Mincho" w:hAnsi="Cambria Math"/>
                <w:lang w:eastAsia="ja-JP"/>
              </w:rPr>
              <m:t>n</m:t>
            </m:r>
          </m:sub>
          <m:sup>
            <m:r>
              <w:rPr>
                <w:rFonts w:ascii="Cambria Math" w:eastAsia="MS Mincho" w:hAnsi="Cambria Math"/>
                <w:lang w:eastAsia="ja-JP"/>
              </w:rPr>
              <m:t>'</m:t>
            </m:r>
          </m:sup>
        </m:sSubSup>
      </m:oMath>
      <w:r w:rsidRPr="0045022B">
        <w:rPr>
          <w:rFonts w:eastAsia="MS Mincho"/>
          <w:bCs/>
          <w:i/>
          <w:iCs/>
          <w:lang w:eastAsia="ja-JP"/>
        </w:rPr>
        <w:t xml:space="preserve"> is the number of detected objects but not associated with any true targets in the drop n.</w:t>
      </w:r>
    </w:p>
    <w:p w14:paraId="43F68CB2" w14:textId="77777777" w:rsidR="00246ADD" w:rsidRPr="0045022B" w:rsidRDefault="00246ADD" w:rsidP="00246ADD">
      <w:pPr>
        <w:rPr>
          <w:rFonts w:eastAsia="MS Mincho"/>
          <w:bCs/>
          <w:i/>
          <w:iCs/>
          <w:lang w:eastAsia="ja-JP"/>
        </w:rPr>
      </w:pPr>
      <w:r w:rsidRPr="0045022B">
        <w:rPr>
          <w:rFonts w:eastAsia="MS Mincho"/>
          <w:bCs/>
          <w:i/>
          <w:iCs/>
          <w:lang w:eastAsia="ja-JP"/>
        </w:rPr>
        <w:t>-</w:t>
      </w:r>
      <w:r w:rsidRPr="0045022B">
        <w:rPr>
          <w:rFonts w:eastAsia="MS Mincho"/>
          <w:bCs/>
          <w:i/>
          <w:iCs/>
          <w:lang w:eastAsia="ja-JP"/>
        </w:rPr>
        <w:tab/>
      </w:r>
      <m:oMath>
        <m:sSubSup>
          <m:sSubSupPr>
            <m:ctrlPr>
              <w:rPr>
                <w:rFonts w:ascii="Cambria Math" w:eastAsia="MS Mincho" w:hAnsi="Cambria Math"/>
                <w:bCs/>
                <w:i/>
                <w:iCs/>
                <w:lang w:eastAsia="ja-JP"/>
              </w:rPr>
            </m:ctrlPr>
          </m:sSubSupPr>
          <m:e>
            <m:r>
              <w:rPr>
                <w:rFonts w:ascii="Cambria Math" w:eastAsia="MS Mincho" w:hAnsi="Cambria Math"/>
                <w:lang w:eastAsia="ja-JP"/>
              </w:rPr>
              <m:t>M</m:t>
            </m:r>
          </m:e>
          <m:sub>
            <m:r>
              <w:rPr>
                <w:rFonts w:ascii="Cambria Math" w:eastAsia="MS Mincho" w:hAnsi="Cambria Math"/>
                <w:lang w:eastAsia="ja-JP"/>
              </w:rPr>
              <m:t>n</m:t>
            </m:r>
          </m:sub>
          <m:sup>
            <m:r>
              <w:rPr>
                <w:rFonts w:ascii="Cambria Math" w:eastAsia="MS Mincho" w:hAnsi="Cambria Math"/>
                <w:lang w:eastAsia="ja-JP"/>
              </w:rPr>
              <m:t>'</m:t>
            </m:r>
          </m:sup>
        </m:sSubSup>
      </m:oMath>
      <w:r w:rsidRPr="0045022B">
        <w:rPr>
          <w:rFonts w:eastAsia="MS Mincho"/>
          <w:bCs/>
          <w:i/>
          <w:iCs/>
          <w:lang w:eastAsia="ja-JP"/>
        </w:rPr>
        <w:t xml:space="preserve"> is the total number of detected objects in the drop n.</w:t>
      </w:r>
    </w:p>
    <w:p w14:paraId="64806FD7" w14:textId="77777777" w:rsidR="00246ADD" w:rsidRPr="0045022B" w:rsidRDefault="00246ADD" w:rsidP="00246ADD">
      <w:pPr>
        <w:rPr>
          <w:rFonts w:eastAsia="MS Mincho"/>
          <w:bCs/>
          <w:i/>
          <w:iCs/>
          <w:lang w:eastAsia="ja-JP"/>
        </w:rPr>
      </w:pPr>
      <w:r w:rsidRPr="0045022B">
        <w:rPr>
          <w:rFonts w:eastAsia="MS Mincho"/>
          <w:bCs/>
          <w:i/>
          <w:iCs/>
          <w:lang w:eastAsia="ja-JP"/>
        </w:rPr>
        <w:t>-</w:t>
      </w:r>
      <w:r w:rsidRPr="0045022B">
        <w:rPr>
          <w:rFonts w:eastAsia="MS Mincho"/>
          <w:bCs/>
          <w:i/>
          <w:iCs/>
          <w:lang w:eastAsia="ja-JP"/>
        </w:rPr>
        <w:tab/>
      </w:r>
      <m:oMath>
        <m:r>
          <w:rPr>
            <w:rFonts w:ascii="Cambria Math" w:eastAsia="MS Mincho" w:hAnsi="Cambria Math"/>
            <w:lang w:eastAsia="ja-JP"/>
          </w:rPr>
          <m:t>N</m:t>
        </m:r>
      </m:oMath>
      <w:r w:rsidRPr="0045022B">
        <w:rPr>
          <w:rFonts w:eastAsia="MS Mincho"/>
          <w:bCs/>
          <w:i/>
          <w:iCs/>
          <w:lang w:eastAsia="ja-JP"/>
        </w:rPr>
        <w:t xml:space="preserve"> is number of drops with at least one detected object.</w:t>
      </w:r>
    </w:p>
    <w:p w14:paraId="2E4F6984" w14:textId="77777777" w:rsidR="00246ADD" w:rsidRPr="0045022B" w:rsidRDefault="00246ADD" w:rsidP="00246ADD">
      <w:pPr>
        <w:rPr>
          <w:rFonts w:eastAsia="MS Mincho"/>
          <w:bCs/>
          <w:i/>
          <w:iCs/>
          <w:lang w:eastAsia="ja-JP"/>
        </w:rPr>
      </w:pPr>
      <w:r w:rsidRPr="0045022B">
        <w:rPr>
          <w:rFonts w:eastAsia="MS Mincho" w:hint="eastAsia"/>
          <w:bCs/>
          <w:i/>
          <w:iCs/>
          <w:lang w:eastAsia="ja-JP"/>
        </w:rPr>
        <w:t>FFS: same FAP type-2 definition as 5GA ISAC study should also be evaluated</w:t>
      </w:r>
    </w:p>
    <w:p w14:paraId="378FC1B3" w14:textId="77777777" w:rsidR="00246ADD" w:rsidRPr="009D27E1" w:rsidRDefault="00246ADD" w:rsidP="00246ADD">
      <w:pPr>
        <w:rPr>
          <w:rFonts w:eastAsia="MS Mincho"/>
          <w:b/>
          <w:lang w:eastAsia="ja-JP"/>
        </w:rPr>
      </w:pPr>
    </w:p>
    <w:p w14:paraId="2106B437" w14:textId="77777777" w:rsidR="00246ADD" w:rsidRPr="009D27E1" w:rsidRDefault="00246ADD" w:rsidP="00246ADD">
      <w:pPr>
        <w:rPr>
          <w:rFonts w:eastAsia="MS Mincho"/>
          <w:b/>
          <w:lang w:eastAsia="ja-JP"/>
        </w:rPr>
      </w:pPr>
      <w:r w:rsidRPr="009D27E1">
        <w:rPr>
          <w:rFonts w:eastAsia="MS Mincho" w:hint="eastAsia"/>
          <w:b/>
          <w:highlight w:val="green"/>
          <w:lang w:eastAsia="ja-JP"/>
        </w:rPr>
        <w:t>Agreement:</w:t>
      </w:r>
    </w:p>
    <w:p w14:paraId="193C60B3" w14:textId="77777777" w:rsidR="00246ADD" w:rsidRPr="0045022B" w:rsidRDefault="00246ADD" w:rsidP="00246ADD">
      <w:pPr>
        <w:rPr>
          <w:rFonts w:eastAsia="MS Mincho"/>
          <w:lang w:eastAsia="ja-JP"/>
        </w:rPr>
      </w:pPr>
      <w:r w:rsidRPr="0045022B">
        <w:rPr>
          <w:rFonts w:eastAsia="MS Mincho"/>
          <w:lang w:eastAsia="ja-JP"/>
        </w:rPr>
        <w:t>For Rel-20 6G ISAC performance evaluation, for object detection and/or tracking, when data fusion from multiple sensing nodes/pairs is applied:</w:t>
      </w:r>
    </w:p>
    <w:p w14:paraId="3C5667C7" w14:textId="77777777" w:rsidR="00246ADD" w:rsidRPr="0045022B" w:rsidRDefault="00246ADD">
      <w:pPr>
        <w:numPr>
          <w:ilvl w:val="0"/>
          <w:numId w:val="247"/>
        </w:numPr>
        <w:rPr>
          <w:rFonts w:eastAsia="MS Mincho"/>
          <w:lang w:eastAsia="ja-JP"/>
        </w:rPr>
      </w:pPr>
      <w:r w:rsidRPr="0045022B">
        <w:rPr>
          <w:rFonts w:eastAsia="MS Mincho"/>
          <w:lang w:eastAsia="ja-JP"/>
        </w:rPr>
        <w:t>Instead of using detected objects per sensing node/pair, the jointly determined object(s) fused from detected objects of multiple sensing nodes/pairs will be used for association between detected object(s) and true target(s), calculating MDP, FAP Type 2 and positioning/velocity accuracy.</w:t>
      </w:r>
    </w:p>
    <w:p w14:paraId="59D81256" w14:textId="77777777" w:rsidR="00246ADD" w:rsidRPr="0045022B" w:rsidRDefault="00246ADD">
      <w:pPr>
        <w:numPr>
          <w:ilvl w:val="0"/>
          <w:numId w:val="247"/>
        </w:numPr>
        <w:rPr>
          <w:rFonts w:eastAsia="MS Mincho"/>
          <w:lang w:eastAsia="ja-JP"/>
        </w:rPr>
      </w:pPr>
      <w:r w:rsidRPr="0045022B">
        <w:rPr>
          <w:rFonts w:eastAsia="MS Mincho"/>
          <w:lang w:eastAsia="ja-JP"/>
        </w:rPr>
        <w:t xml:space="preserve">Companies to report the </w:t>
      </w:r>
      <w:r w:rsidRPr="0045022B">
        <w:rPr>
          <w:rFonts w:eastAsia="MS Mincho"/>
          <w:lang w:val="en-US" w:eastAsia="ja-JP"/>
        </w:rPr>
        <w:t>method/algorithm to</w:t>
      </w:r>
      <w:r w:rsidRPr="0045022B">
        <w:rPr>
          <w:rFonts w:eastAsia="MS Mincho"/>
          <w:lang w:eastAsia="ja-JP"/>
        </w:rPr>
        <w:t xml:space="preserve"> obtain the jointly fused object(s) from detected objects of multiple sensing nodes/pairs.</w:t>
      </w:r>
    </w:p>
    <w:p w14:paraId="51444D4D" w14:textId="77777777" w:rsidR="00246ADD" w:rsidRPr="00EF7BF3" w:rsidRDefault="00246ADD" w:rsidP="00246ADD">
      <w:pPr>
        <w:rPr>
          <w:rFonts w:eastAsia="MS Mincho"/>
          <w:lang w:val="x-none" w:eastAsia="ja-JP"/>
        </w:rPr>
      </w:pPr>
    </w:p>
    <w:p w14:paraId="44565791" w14:textId="77777777" w:rsidR="00246ADD" w:rsidRPr="00636ACA" w:rsidRDefault="00246ADD" w:rsidP="00246ADD">
      <w:pPr>
        <w:rPr>
          <w:rFonts w:eastAsia="MS Mincho"/>
          <w:lang w:eastAsia="ja-JP"/>
        </w:rPr>
      </w:pPr>
    </w:p>
    <w:p w14:paraId="3F6A324A" w14:textId="5085226A" w:rsidR="00246ADD" w:rsidRPr="009D27E1" w:rsidRDefault="00C62C50" w:rsidP="00246ADD">
      <w:pPr>
        <w:rPr>
          <w:rFonts w:ascii="Times New Roman" w:eastAsia="MS Mincho" w:hAnsi="Times New Roman"/>
          <w:b/>
          <w:bCs/>
          <w:lang w:eastAsia="ja-JP"/>
        </w:rPr>
      </w:pPr>
      <w:hyperlink r:id="rId1933" w:history="1">
        <w:r w:rsidRPr="009D27E1">
          <w:rPr>
            <w:rStyle w:val="Hyperlink"/>
            <w:rFonts w:ascii="Times New Roman" w:eastAsia="Times New Roman" w:hAnsi="Times New Roman"/>
            <w:b/>
            <w:bCs/>
          </w:rPr>
          <w:t>R1-2605743</w:t>
        </w:r>
      </w:hyperlink>
      <w:r w:rsidR="00246ADD" w:rsidRPr="009D27E1">
        <w:rPr>
          <w:rFonts w:ascii="Times New Roman" w:eastAsia="Times New Roman" w:hAnsi="Times New Roman"/>
          <w:b/>
          <w:bCs/>
        </w:rPr>
        <w:tab/>
        <w:t>Moderator summary #2 on ISAC evaluations</w:t>
      </w:r>
      <w:r w:rsidR="00246ADD" w:rsidRPr="009D27E1">
        <w:rPr>
          <w:rFonts w:ascii="Times New Roman" w:eastAsia="Times New Roman" w:hAnsi="Times New Roman"/>
          <w:b/>
          <w:bCs/>
        </w:rPr>
        <w:tab/>
        <w:t>Moderator (CATT)</w:t>
      </w:r>
    </w:p>
    <w:p w14:paraId="681807D6" w14:textId="77777777" w:rsidR="00246ADD" w:rsidRDefault="00246ADD" w:rsidP="00246ADD">
      <w:pPr>
        <w:rPr>
          <w:rFonts w:ascii="Times New Roman" w:eastAsia="MS Mincho" w:hAnsi="Times New Roman"/>
          <w:lang w:eastAsia="ja-JP"/>
        </w:rPr>
      </w:pPr>
    </w:p>
    <w:p w14:paraId="7CF19D77" w14:textId="77777777" w:rsidR="00246ADD" w:rsidRPr="009D27E1" w:rsidRDefault="00246ADD" w:rsidP="00246ADD">
      <w:pPr>
        <w:rPr>
          <w:rFonts w:eastAsia="MS Mincho"/>
          <w:b/>
          <w:lang w:eastAsia="ja-JP"/>
        </w:rPr>
      </w:pPr>
      <w:r w:rsidRPr="009D27E1">
        <w:rPr>
          <w:rFonts w:eastAsia="MS Mincho" w:hint="eastAsia"/>
          <w:b/>
          <w:highlight w:val="green"/>
          <w:lang w:eastAsia="ja-JP"/>
        </w:rPr>
        <w:t>Agreement:</w:t>
      </w:r>
    </w:p>
    <w:p w14:paraId="5C32E0AE" w14:textId="77777777" w:rsidR="00246ADD" w:rsidRPr="0045022B" w:rsidRDefault="00246ADD" w:rsidP="00246ADD">
      <w:pPr>
        <w:rPr>
          <w:rFonts w:eastAsia="MS Mincho"/>
          <w:lang w:val="en-US" w:eastAsia="ja-JP"/>
        </w:rPr>
      </w:pPr>
      <w:r w:rsidRPr="0045022B">
        <w:rPr>
          <w:rFonts w:eastAsia="MS Mincho"/>
          <w:lang w:val="en-US" w:eastAsia="ja-JP"/>
        </w:rPr>
        <w:t>For Rel-20 6G ISAC evaluation on SAC (sensing assisted communication), companies are encouraged to evaluate and report at least one of the following:</w:t>
      </w:r>
    </w:p>
    <w:p w14:paraId="26E25631" w14:textId="77777777" w:rsidR="00246ADD" w:rsidRPr="0045022B" w:rsidRDefault="00246ADD">
      <w:pPr>
        <w:numPr>
          <w:ilvl w:val="0"/>
          <w:numId w:val="248"/>
        </w:numPr>
        <w:rPr>
          <w:rFonts w:eastAsia="MS Mincho"/>
          <w:lang w:val="en-US" w:eastAsia="ja-JP"/>
        </w:rPr>
      </w:pPr>
      <w:r w:rsidRPr="0045022B">
        <w:rPr>
          <w:rFonts w:eastAsia="MS Mincho"/>
          <w:lang w:val="en-US" w:eastAsia="ja-JP"/>
        </w:rPr>
        <w:t>Scope 1: Evaluate performance of sensing measurement/result, which will be used to assist communication;</w:t>
      </w:r>
    </w:p>
    <w:p w14:paraId="54116D9E" w14:textId="77777777" w:rsidR="00246ADD" w:rsidRPr="0045022B" w:rsidRDefault="00246ADD">
      <w:pPr>
        <w:numPr>
          <w:ilvl w:val="0"/>
          <w:numId w:val="248"/>
        </w:numPr>
        <w:rPr>
          <w:rFonts w:eastAsia="MS Mincho"/>
          <w:lang w:val="en-US" w:eastAsia="ja-JP"/>
        </w:rPr>
      </w:pPr>
      <w:r w:rsidRPr="0045022B">
        <w:rPr>
          <w:rFonts w:eastAsia="MS Mincho"/>
          <w:lang w:val="en-US" w:eastAsia="ja-JP"/>
        </w:rPr>
        <w:t>Scope 2: Evaluate performance of communication, with and without assistance of sensing measurement/result. The sensing measurement/result to assist communication can be:</w:t>
      </w:r>
    </w:p>
    <w:p w14:paraId="3BA71BBE" w14:textId="77777777" w:rsidR="00246ADD" w:rsidRPr="00EF7BF3" w:rsidRDefault="00246ADD">
      <w:pPr>
        <w:numPr>
          <w:ilvl w:val="1"/>
          <w:numId w:val="248"/>
        </w:numPr>
        <w:rPr>
          <w:rFonts w:eastAsia="MS Mincho"/>
          <w:lang w:val="en-US" w:eastAsia="ja-JP"/>
        </w:rPr>
      </w:pPr>
      <w:r w:rsidRPr="00EF7BF3">
        <w:rPr>
          <w:rFonts w:eastAsia="MS Mincho"/>
          <w:lang w:val="en-US" w:eastAsia="ja-JP"/>
        </w:rPr>
        <w:t>Ideal sensing measurement/result</w:t>
      </w:r>
    </w:p>
    <w:p w14:paraId="14E01D98" w14:textId="77777777" w:rsidR="00246ADD" w:rsidRPr="0045022B" w:rsidRDefault="00246ADD">
      <w:pPr>
        <w:numPr>
          <w:ilvl w:val="1"/>
          <w:numId w:val="248"/>
        </w:numPr>
        <w:rPr>
          <w:rFonts w:eastAsia="MS Mincho"/>
          <w:lang w:val="en-US" w:eastAsia="ja-JP"/>
        </w:rPr>
      </w:pPr>
      <w:r w:rsidRPr="0045022B">
        <w:rPr>
          <w:rFonts w:eastAsia="MS Mincho"/>
          <w:lang w:val="en-US" w:eastAsia="ja-JP"/>
        </w:rPr>
        <w:t>Non-ideal sensing measurement/result, and company to report how to model error/offset of non-ideal factors for non-ideal sensing measurement/result</w:t>
      </w:r>
    </w:p>
    <w:p w14:paraId="74DC1453" w14:textId="77777777" w:rsidR="00246ADD" w:rsidRPr="0045022B" w:rsidRDefault="00246ADD">
      <w:pPr>
        <w:numPr>
          <w:ilvl w:val="1"/>
          <w:numId w:val="248"/>
        </w:numPr>
        <w:rPr>
          <w:rFonts w:eastAsia="MS Mincho"/>
          <w:lang w:val="en-US" w:eastAsia="ja-JP"/>
        </w:rPr>
      </w:pPr>
      <w:r w:rsidRPr="0045022B">
        <w:rPr>
          <w:rFonts w:eastAsia="MS Mincho"/>
          <w:lang w:val="en-US" w:eastAsia="ja-JP"/>
        </w:rPr>
        <w:t>Real sensing measurement/result, which is obtained from simulation</w:t>
      </w:r>
    </w:p>
    <w:p w14:paraId="3A04B8A0" w14:textId="77777777" w:rsidR="00246ADD" w:rsidRPr="0045022B" w:rsidRDefault="00246ADD">
      <w:pPr>
        <w:numPr>
          <w:ilvl w:val="1"/>
          <w:numId w:val="248"/>
        </w:numPr>
        <w:rPr>
          <w:rFonts w:eastAsia="MS Mincho"/>
          <w:lang w:val="en-US" w:eastAsia="ja-JP"/>
        </w:rPr>
      </w:pPr>
      <w:r w:rsidRPr="0045022B">
        <w:rPr>
          <w:rFonts w:eastAsia="MS Mincho"/>
          <w:lang w:val="en-US" w:eastAsia="ja-JP"/>
        </w:rPr>
        <w:t>Note: companies to report which is used in their simulation.</w:t>
      </w:r>
    </w:p>
    <w:p w14:paraId="622BB15B" w14:textId="77777777" w:rsidR="00246ADD" w:rsidRPr="00CD1EE0" w:rsidRDefault="00246ADD" w:rsidP="00246ADD">
      <w:pPr>
        <w:rPr>
          <w:rFonts w:ascii="Times New Roman" w:eastAsia="MS Mincho" w:hAnsi="Times New Roman"/>
          <w:szCs w:val="20"/>
          <w:lang w:val="en-US" w:eastAsia="ja-JP"/>
        </w:rPr>
      </w:pPr>
      <w:r w:rsidRPr="00CD1EE0">
        <w:rPr>
          <w:rFonts w:ascii="Times New Roman" w:eastAsia="MS Mincho" w:hAnsi="Times New Roman"/>
          <w:szCs w:val="20"/>
          <w:lang w:eastAsia="ja-JP"/>
        </w:rPr>
        <w:t>For Rel-20 6G ISAC evaluation on SAC</w:t>
      </w:r>
      <w:r w:rsidRPr="00CD1EE0">
        <w:rPr>
          <w:rFonts w:ascii="Times New Roman" w:eastAsia="MS Mincho" w:hAnsi="Times New Roman"/>
          <w:szCs w:val="20"/>
          <w:lang w:val="en-US" w:eastAsia="ja-JP"/>
        </w:rPr>
        <w:t>, for Scope 2:</w:t>
      </w:r>
    </w:p>
    <w:p w14:paraId="413FEB17" w14:textId="77777777" w:rsidR="00246ADD" w:rsidRPr="00CD1EE0" w:rsidRDefault="00246ADD">
      <w:pPr>
        <w:numPr>
          <w:ilvl w:val="0"/>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The communication use case(s) in AI 10.8.2 are encouraged</w:t>
      </w:r>
    </w:p>
    <w:p w14:paraId="4C2AB4EF" w14:textId="77777777" w:rsidR="00246ADD" w:rsidRPr="00CD1EE0" w:rsidRDefault="00246ADD">
      <w:pPr>
        <w:numPr>
          <w:ilvl w:val="0"/>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Companies to report whether the location and/or velocity information of communication UE and/or TRP is needed or not in their SAC algorithm/mechanism</w:t>
      </w:r>
    </w:p>
    <w:p w14:paraId="1D6C1E07" w14:textId="77777777" w:rsidR="00246ADD" w:rsidRPr="00CD1EE0" w:rsidRDefault="00246ADD">
      <w:pPr>
        <w:numPr>
          <w:ilvl w:val="1"/>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Note: this does not imply specifying exchange of location and/or velocity information between UE and TRP</w:t>
      </w:r>
    </w:p>
    <w:p w14:paraId="57C8A6EB" w14:textId="77777777" w:rsidR="00246ADD" w:rsidRPr="00CD1EE0" w:rsidRDefault="00246ADD">
      <w:pPr>
        <w:numPr>
          <w:ilvl w:val="0"/>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 xml:space="preserve">Companies to report the time-frequency resource cost due to sensing for SAC and necessary details </w:t>
      </w:r>
      <w:r w:rsidRPr="00CD1EE0">
        <w:rPr>
          <w:rFonts w:ascii="Times New Roman" w:eastAsia="MS Mincho" w:hAnsi="Times New Roman" w:hint="eastAsia"/>
          <w:szCs w:val="20"/>
          <w:lang w:val="en-US" w:eastAsia="ja-JP"/>
        </w:rPr>
        <w:t xml:space="preserve">on the definition of </w:t>
      </w:r>
      <w:r w:rsidRPr="00CD1EE0">
        <w:rPr>
          <w:rFonts w:ascii="Times New Roman" w:eastAsia="MS Mincho" w:hAnsi="Times New Roman"/>
          <w:szCs w:val="20"/>
          <w:lang w:val="en-US" w:eastAsia="ja-JP"/>
        </w:rPr>
        <w:t>the time-frequency resource cost</w:t>
      </w:r>
      <w:r w:rsidRPr="00CD1EE0">
        <w:rPr>
          <w:rFonts w:ascii="Times New Roman" w:eastAsia="MS Mincho" w:hAnsi="Times New Roman" w:hint="eastAsia"/>
          <w:szCs w:val="20"/>
          <w:lang w:val="en-US" w:eastAsia="ja-JP"/>
        </w:rPr>
        <w:t xml:space="preserve"> based on TR38.765 as starting point</w:t>
      </w:r>
    </w:p>
    <w:p w14:paraId="47B85DF0" w14:textId="77777777" w:rsidR="00246ADD" w:rsidRPr="00CD1EE0" w:rsidRDefault="00246ADD">
      <w:pPr>
        <w:numPr>
          <w:ilvl w:val="1"/>
          <w:numId w:val="248"/>
        </w:numPr>
        <w:rPr>
          <w:rFonts w:ascii="Times New Roman" w:eastAsia="MS Mincho" w:hAnsi="Times New Roman"/>
          <w:szCs w:val="20"/>
          <w:lang w:val="en-US" w:eastAsia="ja-JP"/>
        </w:rPr>
      </w:pPr>
      <w:r w:rsidRPr="00CD1EE0">
        <w:rPr>
          <w:rFonts w:ascii="Times New Roman" w:eastAsia="MS Mincho" w:hAnsi="Times New Roman" w:hint="eastAsia"/>
          <w:szCs w:val="20"/>
          <w:lang w:val="en-US" w:eastAsia="ja-JP"/>
        </w:rPr>
        <w:t>Comparison with benchmark and benchmark details should also be reported as well as other necessary details if any</w:t>
      </w:r>
    </w:p>
    <w:p w14:paraId="06F88E7E" w14:textId="77777777" w:rsidR="00246ADD" w:rsidRPr="00CD1EE0" w:rsidRDefault="00246ADD">
      <w:pPr>
        <w:numPr>
          <w:ilvl w:val="0"/>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Companies are encouraged to use communication-related performance metrics as agreed in communication agendas</w:t>
      </w:r>
    </w:p>
    <w:p w14:paraId="087F2422" w14:textId="77777777" w:rsidR="00246ADD" w:rsidRPr="00CD1EE0" w:rsidRDefault="00246ADD">
      <w:pPr>
        <w:numPr>
          <w:ilvl w:val="0"/>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Companies are encouraged to use baseline/benchmark mechanism as agreed in communication agendas for comparison; Use of state-of-the-art mechanism without assistance of sensing measurement/result for comparison is not precluded</w:t>
      </w:r>
    </w:p>
    <w:p w14:paraId="1099F436" w14:textId="77777777" w:rsidR="00246ADD" w:rsidRPr="00CD1EE0" w:rsidRDefault="00246ADD">
      <w:pPr>
        <w:numPr>
          <w:ilvl w:val="0"/>
          <w:numId w:val="248"/>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Companies are encouraged to use additional communication-related evaluation assumptions (if necessary but not discussed/agreed in AI 10.8.1) as agreed in communication agendas</w:t>
      </w:r>
    </w:p>
    <w:p w14:paraId="7D3A7682" w14:textId="77777777" w:rsidR="00246ADD" w:rsidRPr="00CD1EE0" w:rsidRDefault="00246ADD" w:rsidP="00246ADD">
      <w:pPr>
        <w:rPr>
          <w:rFonts w:ascii="Times New Roman" w:eastAsia="MS Mincho" w:hAnsi="Times New Roman"/>
          <w:szCs w:val="20"/>
          <w:lang w:val="en-US" w:eastAsia="ja-JP"/>
        </w:rPr>
      </w:pPr>
      <w:r w:rsidRPr="00CD1EE0">
        <w:rPr>
          <w:rFonts w:ascii="Times New Roman" w:eastAsia="MS Mincho" w:hAnsi="Times New Roman"/>
          <w:szCs w:val="20"/>
          <w:lang w:val="en-US" w:eastAsia="ja-JP"/>
        </w:rPr>
        <w:t>Note: How to draw conclusion/observation is a separate discussion.</w:t>
      </w:r>
    </w:p>
    <w:p w14:paraId="46E15096" w14:textId="77777777" w:rsidR="00246ADD" w:rsidRDefault="00246ADD" w:rsidP="00246ADD">
      <w:pPr>
        <w:rPr>
          <w:rFonts w:ascii="Times New Roman" w:eastAsia="MS Mincho" w:hAnsi="Times New Roman"/>
          <w:lang w:val="en-US" w:eastAsia="ja-JP"/>
        </w:rPr>
      </w:pPr>
    </w:p>
    <w:p w14:paraId="4CDD71F8"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666A0B03" w14:textId="77777777" w:rsidR="00246ADD" w:rsidRPr="00CD1EE0" w:rsidRDefault="00246ADD" w:rsidP="00246ADD">
      <w:pPr>
        <w:rPr>
          <w:rFonts w:ascii="Times New Roman" w:eastAsia="MS Mincho" w:hAnsi="Times New Roman"/>
          <w:lang w:val="en-US" w:eastAsia="ja-JP"/>
        </w:rPr>
      </w:pPr>
      <w:r w:rsidRPr="00CD1EE0">
        <w:rPr>
          <w:rFonts w:ascii="Times New Roman" w:eastAsia="MS Mincho" w:hAnsi="Times New Roman"/>
          <w:lang w:val="en-US" w:eastAsia="ja-JP"/>
        </w:rPr>
        <w:t>For Rel-20 6G ISAC evaluation on SAC, for Scope 1, the following sensing measurement/results and corresponding performance metrics are considered:</w:t>
      </w:r>
    </w:p>
    <w:p w14:paraId="0D355CB7" w14:textId="77777777" w:rsidR="00246ADD" w:rsidRPr="00CD1EE0" w:rsidRDefault="00246ADD">
      <w:pPr>
        <w:numPr>
          <w:ilvl w:val="0"/>
          <w:numId w:val="248"/>
        </w:numPr>
        <w:rPr>
          <w:rFonts w:ascii="Times New Roman" w:eastAsia="MS Mincho" w:hAnsi="Times New Roman"/>
          <w:lang w:val="en-US" w:eastAsia="ja-JP"/>
        </w:rPr>
      </w:pPr>
      <w:r w:rsidRPr="00CD1EE0">
        <w:rPr>
          <w:rFonts w:ascii="Times New Roman" w:eastAsia="MS Mincho" w:hAnsi="Times New Roman"/>
          <w:lang w:val="en-US" w:eastAsia="ja-JP"/>
        </w:rPr>
        <w:t>Delay/Doppler/angle/power/phase related information of the ISAC channel</w:t>
      </w:r>
    </w:p>
    <w:p w14:paraId="53329E2A" w14:textId="77777777" w:rsidR="00246ADD" w:rsidRPr="00CD1EE0" w:rsidRDefault="00246ADD">
      <w:pPr>
        <w:numPr>
          <w:ilvl w:val="1"/>
          <w:numId w:val="248"/>
        </w:numPr>
        <w:rPr>
          <w:rFonts w:ascii="Times New Roman" w:eastAsia="MS Mincho" w:hAnsi="Times New Roman"/>
          <w:lang w:val="en-US" w:eastAsia="ja-JP"/>
        </w:rPr>
      </w:pPr>
      <w:r w:rsidRPr="00CD1EE0">
        <w:rPr>
          <w:rFonts w:ascii="Times New Roman" w:eastAsia="MS Mincho" w:hAnsi="Times New Roman"/>
          <w:lang w:val="en-US" w:eastAsia="ja-JP"/>
        </w:rPr>
        <w:t>Performance metric:</w:t>
      </w:r>
    </w:p>
    <w:p w14:paraId="57EA8840"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RMSE of delay of the path(s) used to assist communication</w:t>
      </w:r>
    </w:p>
    <w:p w14:paraId="5B79D4AB"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RMSE of Doppler the path(s) used to assist communication</w:t>
      </w:r>
    </w:p>
    <w:p w14:paraId="6BE080A8"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RMSE of angles (one or more of AOD, ZOD, AOA, ZOA) of the path(s) used to assist communication</w:t>
      </w:r>
    </w:p>
    <w:p w14:paraId="1EB49363" w14:textId="77777777" w:rsidR="00246ADD"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RMSE of power of the path(s) used to assist communication</w:t>
      </w:r>
    </w:p>
    <w:p w14:paraId="1086F53D" w14:textId="77777777" w:rsidR="00246ADD" w:rsidRPr="00CD1EE0" w:rsidRDefault="00246ADD">
      <w:pPr>
        <w:numPr>
          <w:ilvl w:val="3"/>
          <w:numId w:val="248"/>
        </w:numPr>
        <w:rPr>
          <w:rFonts w:ascii="Times New Roman" w:eastAsia="MS Mincho" w:hAnsi="Times New Roman"/>
          <w:lang w:val="en-US" w:eastAsia="ja-JP"/>
        </w:rPr>
      </w:pPr>
      <w:r>
        <w:rPr>
          <w:rFonts w:ascii="Times New Roman" w:eastAsia="MS Mincho" w:hAnsi="Times New Roman" w:hint="eastAsia"/>
          <w:lang w:val="en-US" w:eastAsia="ja-JP"/>
        </w:rPr>
        <w:t xml:space="preserve">FFS: details on the </w:t>
      </w:r>
      <w:r w:rsidRPr="00CD1EE0">
        <w:rPr>
          <w:rFonts w:ascii="Times New Roman" w:eastAsia="MS Mincho" w:hAnsi="Times New Roman"/>
          <w:lang w:val="en-US" w:eastAsia="ja-JP"/>
        </w:rPr>
        <w:t>power of the path(s)</w:t>
      </w:r>
    </w:p>
    <w:p w14:paraId="247AE873"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FFS: RMSE of phase of the path(s) used to assist communication</w:t>
      </w:r>
    </w:p>
    <w:p w14:paraId="1A343B9A"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lastRenderedPageBreak/>
        <w:t xml:space="preserve">Companies to report </w:t>
      </w:r>
      <w:r w:rsidRPr="00CD1EE0">
        <w:rPr>
          <w:rFonts w:ascii="Times New Roman" w:eastAsia="MS Mincho" w:hAnsi="Times New Roman"/>
          <w:u w:val="single"/>
          <w:lang w:val="en-US" w:eastAsia="ja-JP"/>
        </w:rPr>
        <w:t>how to select the path(s)</w:t>
      </w:r>
      <w:r>
        <w:rPr>
          <w:rFonts w:ascii="Times New Roman" w:eastAsia="MS Mincho" w:hAnsi="Times New Roman" w:hint="eastAsia"/>
          <w:u w:val="single"/>
          <w:lang w:val="en-US" w:eastAsia="ja-JP"/>
        </w:rPr>
        <w:t>, how to derive RMSE from multiple paths</w:t>
      </w:r>
      <w:r w:rsidRPr="00CD1EE0">
        <w:rPr>
          <w:rFonts w:ascii="Times New Roman" w:eastAsia="MS Mincho" w:hAnsi="Times New Roman"/>
          <w:lang w:val="en-US" w:eastAsia="ja-JP"/>
        </w:rPr>
        <w:t xml:space="preserve"> and </w:t>
      </w:r>
      <w:r w:rsidRPr="00CD1EE0">
        <w:rPr>
          <w:rFonts w:ascii="Times New Roman" w:eastAsia="MS Mincho" w:hAnsi="Times New Roman"/>
          <w:u w:val="single"/>
          <w:lang w:val="en-US" w:eastAsia="ja-JP"/>
        </w:rPr>
        <w:t>how such sensing measurement/result of the paths(s) is able to assist communication</w:t>
      </w:r>
      <w:r w:rsidRPr="00CD1EE0">
        <w:rPr>
          <w:rFonts w:ascii="Times New Roman" w:eastAsia="MS Mincho" w:hAnsi="Times New Roman"/>
          <w:lang w:val="en-US" w:eastAsia="ja-JP"/>
        </w:rPr>
        <w:t xml:space="preserve"> </w:t>
      </w:r>
    </w:p>
    <w:p w14:paraId="60DF42C8"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Note: when evaluated, companies are not required to report every metric</w:t>
      </w:r>
    </w:p>
    <w:p w14:paraId="7011E991" w14:textId="77777777" w:rsidR="00246ADD" w:rsidRPr="00CD1EE0" w:rsidRDefault="00246ADD">
      <w:pPr>
        <w:numPr>
          <w:ilvl w:val="0"/>
          <w:numId w:val="248"/>
        </w:numPr>
        <w:rPr>
          <w:rFonts w:ascii="Times New Roman" w:eastAsia="MS Mincho" w:hAnsi="Times New Roman"/>
          <w:lang w:val="en-US" w:eastAsia="ja-JP"/>
        </w:rPr>
      </w:pPr>
      <w:proofErr w:type="spellStart"/>
      <w:r w:rsidRPr="00CD1EE0">
        <w:rPr>
          <w:rFonts w:ascii="Times New Roman" w:eastAsia="MS Mincho" w:hAnsi="Times New Roman"/>
          <w:lang w:val="fr-FR" w:eastAsia="ja-JP"/>
        </w:rPr>
        <w:t>Enrivonment</w:t>
      </w:r>
      <w:proofErr w:type="spellEnd"/>
      <w:r w:rsidRPr="00CD1EE0">
        <w:rPr>
          <w:rFonts w:ascii="Times New Roman" w:eastAsia="MS Mincho" w:hAnsi="Times New Roman"/>
          <w:lang w:val="fr-FR" w:eastAsia="ja-JP"/>
        </w:rPr>
        <w:t xml:space="preserve"> (large surface, </w:t>
      </w:r>
      <w:proofErr w:type="spellStart"/>
      <w:r w:rsidRPr="00CD1EE0">
        <w:rPr>
          <w:rFonts w:ascii="Times New Roman" w:eastAsia="MS Mincho" w:hAnsi="Times New Roman"/>
          <w:lang w:val="fr-FR" w:eastAsia="ja-JP"/>
        </w:rPr>
        <w:t>wall</w:t>
      </w:r>
      <w:proofErr w:type="spellEnd"/>
      <w:r w:rsidRPr="00CD1EE0">
        <w:rPr>
          <w:rFonts w:ascii="Times New Roman" w:eastAsia="MS Mincho" w:hAnsi="Times New Roman"/>
          <w:lang w:val="fr-FR" w:eastAsia="ja-JP"/>
        </w:rPr>
        <w:t xml:space="preserve">) </w:t>
      </w:r>
      <w:proofErr w:type="spellStart"/>
      <w:r w:rsidRPr="00CD1EE0">
        <w:rPr>
          <w:rFonts w:ascii="Times New Roman" w:eastAsia="MS Mincho" w:hAnsi="Times New Roman"/>
          <w:lang w:val="fr-FR" w:eastAsia="ja-JP"/>
        </w:rPr>
        <w:t>that</w:t>
      </w:r>
      <w:proofErr w:type="spellEnd"/>
      <w:r w:rsidRPr="00CD1EE0">
        <w:rPr>
          <w:rFonts w:ascii="Times New Roman" w:eastAsia="MS Mincho" w:hAnsi="Times New Roman"/>
          <w:lang w:val="fr-FR" w:eastAsia="ja-JP"/>
        </w:rPr>
        <w:t xml:space="preserve"> </w:t>
      </w:r>
      <w:proofErr w:type="spellStart"/>
      <w:r w:rsidRPr="00CD1EE0">
        <w:rPr>
          <w:rFonts w:ascii="Times New Roman" w:eastAsia="MS Mincho" w:hAnsi="Times New Roman"/>
          <w:lang w:val="fr-FR" w:eastAsia="ja-JP"/>
        </w:rPr>
        <w:t>reconstructed</w:t>
      </w:r>
      <w:proofErr w:type="spellEnd"/>
      <w:r w:rsidRPr="00CD1EE0">
        <w:rPr>
          <w:rFonts w:ascii="Times New Roman" w:eastAsia="MS Mincho" w:hAnsi="Times New Roman"/>
          <w:lang w:val="fr-FR" w:eastAsia="ja-JP"/>
        </w:rPr>
        <w:t xml:space="preserve"> by </w:t>
      </w:r>
      <w:proofErr w:type="spellStart"/>
      <w:r w:rsidRPr="00CD1EE0">
        <w:rPr>
          <w:rFonts w:ascii="Times New Roman" w:eastAsia="MS Mincho" w:hAnsi="Times New Roman"/>
          <w:lang w:val="fr-FR" w:eastAsia="ja-JP"/>
        </w:rPr>
        <w:t>sensing</w:t>
      </w:r>
      <w:proofErr w:type="spellEnd"/>
    </w:p>
    <w:p w14:paraId="7A3A43A0" w14:textId="77777777" w:rsidR="00246ADD" w:rsidRPr="00CD1EE0" w:rsidRDefault="00246ADD">
      <w:pPr>
        <w:numPr>
          <w:ilvl w:val="1"/>
          <w:numId w:val="248"/>
        </w:numPr>
        <w:rPr>
          <w:rFonts w:ascii="Times New Roman" w:eastAsia="MS Mincho" w:hAnsi="Times New Roman"/>
          <w:lang w:val="en-US" w:eastAsia="ja-JP"/>
        </w:rPr>
      </w:pPr>
      <w:r w:rsidRPr="00CD1EE0">
        <w:rPr>
          <w:rFonts w:ascii="Times New Roman" w:eastAsia="MS Mincho" w:hAnsi="Times New Roman"/>
          <w:lang w:val="en-US" w:eastAsia="ja-JP"/>
        </w:rPr>
        <w:t>Performance metric:</w:t>
      </w:r>
    </w:p>
    <w:p w14:paraId="28415D51"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Mean value of absolute perpendicular distance from the sensed specular reflection point to the ground-truth plane</w:t>
      </w:r>
    </w:p>
    <w:p w14:paraId="6EA5C091"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Mean value of absolute perpendicular distance from the ground truth specular reflection point to the reconstructed plane</w:t>
      </w:r>
    </w:p>
    <w:p w14:paraId="67D97A34" w14:textId="77777777" w:rsidR="00246ADD" w:rsidRPr="00CD1EE0" w:rsidRDefault="00246ADD">
      <w:pPr>
        <w:numPr>
          <w:ilvl w:val="2"/>
          <w:numId w:val="248"/>
        </w:numPr>
        <w:rPr>
          <w:rFonts w:ascii="Times New Roman" w:eastAsia="MS Mincho" w:hAnsi="Times New Roman"/>
          <w:lang w:val="en-US" w:eastAsia="ja-JP"/>
        </w:rPr>
      </w:pPr>
      <w:r w:rsidRPr="00CD1EE0">
        <w:rPr>
          <w:rFonts w:ascii="Times New Roman" w:eastAsia="MS Mincho" w:hAnsi="Times New Roman"/>
          <w:lang w:val="en-US" w:eastAsia="ja-JP"/>
        </w:rPr>
        <w:t>Note: when evaluated, companies are not required to report every metric</w:t>
      </w:r>
    </w:p>
    <w:p w14:paraId="1D31FCBA" w14:textId="77777777" w:rsidR="00246ADD" w:rsidRPr="00CD1EE0" w:rsidRDefault="00246ADD">
      <w:pPr>
        <w:numPr>
          <w:ilvl w:val="1"/>
          <w:numId w:val="248"/>
        </w:numPr>
        <w:rPr>
          <w:rFonts w:ascii="Times New Roman" w:eastAsia="MS Mincho" w:hAnsi="Times New Roman"/>
          <w:lang w:val="en-US" w:eastAsia="ja-JP"/>
        </w:rPr>
      </w:pPr>
      <w:r w:rsidRPr="00CD1EE0">
        <w:rPr>
          <w:rFonts w:ascii="Times New Roman" w:eastAsia="MS Mincho" w:hAnsi="Times New Roman"/>
          <w:lang w:val="en-US" w:eastAsia="ja-JP"/>
        </w:rPr>
        <w:t>EO type-2 should be modeled in the simulation in this case</w:t>
      </w:r>
    </w:p>
    <w:p w14:paraId="21B92B43" w14:textId="77777777" w:rsidR="00246ADD" w:rsidRPr="00CD1EE0" w:rsidRDefault="00246ADD" w:rsidP="00246ADD">
      <w:pPr>
        <w:rPr>
          <w:rFonts w:ascii="Times New Roman" w:eastAsia="MS Mincho" w:hAnsi="Times New Roman"/>
          <w:lang w:eastAsia="ja-JP"/>
        </w:rPr>
      </w:pPr>
      <w:r w:rsidRPr="00CD1EE0">
        <w:rPr>
          <w:rFonts w:ascii="Times New Roman" w:eastAsia="MS Mincho" w:hAnsi="Times New Roman"/>
          <w:lang w:eastAsia="ja-JP"/>
        </w:rPr>
        <w:t>Companies are not required to evaluate and report every sensing measurement/result.</w:t>
      </w:r>
    </w:p>
    <w:p w14:paraId="57BD6BF3" w14:textId="77777777" w:rsidR="00246ADD" w:rsidRPr="00CD1EE0" w:rsidRDefault="00246ADD" w:rsidP="00246ADD">
      <w:pPr>
        <w:rPr>
          <w:rFonts w:ascii="Times New Roman" w:eastAsia="MS Mincho" w:hAnsi="Times New Roman"/>
          <w:lang w:eastAsia="ja-JP"/>
        </w:rPr>
      </w:pPr>
      <w:r w:rsidRPr="00CD1EE0">
        <w:rPr>
          <w:rFonts w:ascii="Times New Roman" w:eastAsia="MS Mincho" w:hAnsi="Times New Roman"/>
          <w:lang w:eastAsia="ja-JP"/>
        </w:rPr>
        <w:t>Note: In Scope 1, the performance metrics for detecting object for the purpose of SAC are the same as those for object detection and/or tracking, and thus already included in Rel-20 6G ISAC object detection and/or tracking study.</w:t>
      </w:r>
    </w:p>
    <w:p w14:paraId="18E3357A" w14:textId="77777777" w:rsidR="00246ADD" w:rsidRPr="00CD1EE0" w:rsidRDefault="00246ADD" w:rsidP="00246ADD">
      <w:pPr>
        <w:rPr>
          <w:rFonts w:ascii="Times New Roman" w:eastAsia="MS Mincho" w:hAnsi="Times New Roman"/>
          <w:lang w:val="en-US" w:eastAsia="ja-JP"/>
        </w:rPr>
      </w:pPr>
      <w:r w:rsidRPr="00CD1EE0">
        <w:rPr>
          <w:rFonts w:ascii="Times New Roman" w:eastAsia="MS Mincho" w:hAnsi="Times New Roman"/>
          <w:lang w:val="en-US" w:eastAsia="ja-JP"/>
        </w:rPr>
        <w:t>Note 2: How to draw conclusion/observation is a separate discussion.</w:t>
      </w:r>
    </w:p>
    <w:p w14:paraId="5F8747E2" w14:textId="77777777" w:rsidR="00246ADD" w:rsidRPr="00CD1EE0" w:rsidRDefault="00246ADD" w:rsidP="00246ADD">
      <w:pPr>
        <w:rPr>
          <w:rFonts w:ascii="Times New Roman" w:eastAsia="MS Mincho" w:hAnsi="Times New Roman"/>
          <w:lang w:val="en-US" w:eastAsia="ja-JP"/>
        </w:rPr>
      </w:pPr>
    </w:p>
    <w:p w14:paraId="63DD9CA4" w14:textId="77777777" w:rsidR="00246ADD" w:rsidRPr="009D27E1" w:rsidRDefault="00246ADD" w:rsidP="00246ADD">
      <w:pPr>
        <w:rPr>
          <w:rFonts w:ascii="Times New Roman" w:eastAsia="MS Mincho" w:hAnsi="Times New Roman"/>
          <w:b/>
          <w:szCs w:val="20"/>
          <w:lang w:eastAsia="ja-JP"/>
        </w:rPr>
      </w:pPr>
      <w:r w:rsidRPr="009D27E1">
        <w:rPr>
          <w:rFonts w:ascii="Times New Roman" w:eastAsia="MS Mincho" w:hAnsi="Times New Roman" w:hint="eastAsia"/>
          <w:b/>
          <w:szCs w:val="20"/>
          <w:highlight w:val="green"/>
          <w:lang w:eastAsia="ja-JP"/>
        </w:rPr>
        <w:t>Agreement:</w:t>
      </w:r>
    </w:p>
    <w:p w14:paraId="47CF1CDD" w14:textId="77777777" w:rsidR="00246ADD" w:rsidRPr="00CD1EE0" w:rsidRDefault="00246ADD" w:rsidP="00246ADD">
      <w:pPr>
        <w:rPr>
          <w:rFonts w:ascii="Times New Roman" w:eastAsia="MS Mincho" w:hAnsi="Times New Roman"/>
          <w:szCs w:val="20"/>
          <w:lang w:val="en-US" w:eastAsia="ja-JP"/>
        </w:rPr>
      </w:pPr>
      <w:r w:rsidRPr="00CD1EE0">
        <w:rPr>
          <w:rFonts w:ascii="Times New Roman" w:eastAsia="MS Mincho" w:hAnsi="Times New Roman"/>
          <w:szCs w:val="20"/>
          <w:lang w:val="en-US" w:eastAsia="ja-JP"/>
        </w:rPr>
        <w:t>For Rel-20 6G ISAC evaluation on SAC, for evaluation assumptions, the evaluation assumptions of baseline cases/combinations of object detection and/or tracking are reused as starting point. In addition, one or more of the following adjustment may be considered:</w:t>
      </w:r>
    </w:p>
    <w:p w14:paraId="6F932997" w14:textId="77777777" w:rsidR="00246ADD" w:rsidRPr="00CD1EE0" w:rsidRDefault="00246ADD">
      <w:pPr>
        <w:numPr>
          <w:ilvl w:val="0"/>
          <w:numId w:val="249"/>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Dropping of sensing target is optional</w:t>
      </w:r>
    </w:p>
    <w:p w14:paraId="7BAF87DA" w14:textId="77777777" w:rsidR="00246ADD" w:rsidRPr="00CD1EE0" w:rsidRDefault="00246ADD">
      <w:pPr>
        <w:numPr>
          <w:ilvl w:val="0"/>
          <w:numId w:val="249"/>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 xml:space="preserve">In case reconstruction of </w:t>
      </w:r>
      <w:proofErr w:type="spellStart"/>
      <w:r w:rsidRPr="00CD1EE0">
        <w:rPr>
          <w:rFonts w:ascii="Times New Roman" w:eastAsia="MS Mincho" w:hAnsi="Times New Roman"/>
          <w:szCs w:val="20"/>
          <w:lang w:val="fr-FR" w:eastAsia="ja-JP"/>
        </w:rPr>
        <w:t>enrivonment</w:t>
      </w:r>
      <w:proofErr w:type="spellEnd"/>
      <w:r w:rsidRPr="00CD1EE0">
        <w:rPr>
          <w:rFonts w:ascii="Times New Roman" w:eastAsia="MS Mincho" w:hAnsi="Times New Roman"/>
          <w:szCs w:val="20"/>
          <w:lang w:val="fr-FR" w:eastAsia="ja-JP"/>
        </w:rPr>
        <w:t xml:space="preserve"> (large surface, </w:t>
      </w:r>
      <w:proofErr w:type="spellStart"/>
      <w:r w:rsidRPr="00CD1EE0">
        <w:rPr>
          <w:rFonts w:ascii="Times New Roman" w:eastAsia="MS Mincho" w:hAnsi="Times New Roman"/>
          <w:szCs w:val="20"/>
          <w:lang w:val="fr-FR" w:eastAsia="ja-JP"/>
        </w:rPr>
        <w:t>wall</w:t>
      </w:r>
      <w:proofErr w:type="spellEnd"/>
      <w:r w:rsidRPr="00CD1EE0">
        <w:rPr>
          <w:rFonts w:ascii="Times New Roman" w:eastAsia="MS Mincho" w:hAnsi="Times New Roman"/>
          <w:szCs w:val="20"/>
          <w:lang w:val="fr-FR" w:eastAsia="ja-JP"/>
        </w:rPr>
        <w:t xml:space="preserve"> </w:t>
      </w:r>
      <w:proofErr w:type="spellStart"/>
      <w:r w:rsidRPr="00CD1EE0">
        <w:rPr>
          <w:rFonts w:ascii="Times New Roman" w:eastAsia="MS Mincho" w:hAnsi="Times New Roman"/>
          <w:szCs w:val="20"/>
          <w:lang w:val="fr-FR" w:eastAsia="ja-JP"/>
        </w:rPr>
        <w:t>that</w:t>
      </w:r>
      <w:proofErr w:type="spellEnd"/>
      <w:r w:rsidRPr="00CD1EE0">
        <w:rPr>
          <w:rFonts w:ascii="Times New Roman" w:eastAsia="MS Mincho" w:hAnsi="Times New Roman"/>
          <w:szCs w:val="20"/>
          <w:lang w:val="fr-FR" w:eastAsia="ja-JP"/>
        </w:rPr>
        <w:t xml:space="preserve"> </w:t>
      </w:r>
      <w:proofErr w:type="spellStart"/>
      <w:r w:rsidRPr="00CD1EE0">
        <w:rPr>
          <w:rFonts w:ascii="Times New Roman" w:eastAsia="MS Mincho" w:hAnsi="Times New Roman"/>
          <w:szCs w:val="20"/>
          <w:lang w:val="fr-FR" w:eastAsia="ja-JP"/>
        </w:rPr>
        <w:t>modeled</w:t>
      </w:r>
      <w:proofErr w:type="spellEnd"/>
      <w:r w:rsidRPr="00CD1EE0">
        <w:rPr>
          <w:rFonts w:ascii="Times New Roman" w:eastAsia="MS Mincho" w:hAnsi="Times New Roman"/>
          <w:szCs w:val="20"/>
          <w:lang w:val="fr-FR" w:eastAsia="ja-JP"/>
        </w:rPr>
        <w:t xml:space="preserve"> by EO type-2)</w:t>
      </w:r>
      <w:r w:rsidRPr="00CD1EE0">
        <w:rPr>
          <w:rFonts w:ascii="Times New Roman" w:eastAsia="MS Mincho" w:hAnsi="Times New Roman"/>
          <w:szCs w:val="20"/>
          <w:lang w:val="en-US" w:eastAsia="ja-JP"/>
        </w:rPr>
        <w:t xml:space="preserve"> is evaluated, additional sensing capable UEs can be dropped for reconstructing environment</w:t>
      </w:r>
    </w:p>
    <w:p w14:paraId="17FBBC18" w14:textId="77777777" w:rsidR="00246ADD" w:rsidRPr="00CD1EE0" w:rsidRDefault="00246ADD">
      <w:pPr>
        <w:numPr>
          <w:ilvl w:val="0"/>
          <w:numId w:val="249"/>
        </w:numPr>
        <w:rPr>
          <w:rFonts w:ascii="Times New Roman" w:eastAsia="MS Mincho" w:hAnsi="Times New Roman"/>
          <w:szCs w:val="20"/>
          <w:lang w:val="en-US" w:eastAsia="ja-JP"/>
        </w:rPr>
      </w:pPr>
      <w:r w:rsidRPr="00CD1EE0">
        <w:rPr>
          <w:rFonts w:ascii="Times New Roman" w:eastAsia="MS Mincho" w:hAnsi="Times New Roman"/>
          <w:szCs w:val="20"/>
          <w:lang w:val="en-US" w:eastAsia="ja-JP"/>
        </w:rPr>
        <w:t>Other adjustment is not precluded</w:t>
      </w:r>
    </w:p>
    <w:p w14:paraId="2F6BAEF9" w14:textId="77777777" w:rsidR="00246ADD" w:rsidRPr="00CD1EE0" w:rsidRDefault="00246ADD" w:rsidP="00246ADD">
      <w:pPr>
        <w:rPr>
          <w:rFonts w:ascii="Times New Roman" w:eastAsia="MS Mincho" w:hAnsi="Times New Roman"/>
          <w:szCs w:val="20"/>
          <w:lang w:val="en-US" w:eastAsia="ja-JP"/>
        </w:rPr>
      </w:pPr>
      <w:r w:rsidRPr="00CD1EE0">
        <w:rPr>
          <w:rFonts w:ascii="Times New Roman" w:eastAsia="MS Mincho" w:hAnsi="Times New Roman"/>
          <w:szCs w:val="20"/>
          <w:lang w:eastAsia="ja-JP"/>
        </w:rPr>
        <w:t>Companies should report the adjustments (if any) with necessary details when reporting simulation results.</w:t>
      </w:r>
    </w:p>
    <w:p w14:paraId="51246085" w14:textId="77777777" w:rsidR="00246ADD" w:rsidRDefault="00246ADD" w:rsidP="00246ADD">
      <w:pPr>
        <w:rPr>
          <w:rFonts w:ascii="Times New Roman" w:eastAsia="MS Mincho" w:hAnsi="Times New Roman"/>
          <w:lang w:val="en-US" w:eastAsia="ja-JP"/>
        </w:rPr>
      </w:pPr>
    </w:p>
    <w:p w14:paraId="7B97B4E4" w14:textId="77777777" w:rsidR="00246ADD" w:rsidRPr="009D27E1" w:rsidRDefault="00246ADD" w:rsidP="00246ADD">
      <w:pPr>
        <w:rPr>
          <w:rFonts w:ascii="Times New Roman" w:eastAsia="MS Mincho" w:hAnsi="Times New Roman"/>
          <w:b/>
          <w:szCs w:val="20"/>
          <w:lang w:eastAsia="ja-JP"/>
        </w:rPr>
      </w:pPr>
      <w:r w:rsidRPr="009D27E1">
        <w:rPr>
          <w:rFonts w:ascii="Times New Roman" w:eastAsia="MS Mincho" w:hAnsi="Times New Roman" w:hint="eastAsia"/>
          <w:b/>
          <w:szCs w:val="20"/>
          <w:highlight w:val="green"/>
          <w:lang w:eastAsia="ja-JP"/>
        </w:rPr>
        <w:t>Agreement:</w:t>
      </w:r>
    </w:p>
    <w:p w14:paraId="06038239" w14:textId="63CDD443" w:rsidR="00246ADD" w:rsidRPr="007B75B9" w:rsidRDefault="00246ADD" w:rsidP="00246ADD">
      <w:pPr>
        <w:rPr>
          <w:rFonts w:ascii="Times New Roman" w:eastAsia="MS Mincho" w:hAnsi="Times New Roman"/>
          <w:szCs w:val="20"/>
          <w:lang w:eastAsia="ja-JP"/>
        </w:rPr>
      </w:pPr>
      <w:r w:rsidRPr="007B75B9">
        <w:rPr>
          <w:rFonts w:ascii="Times New Roman" w:eastAsia="MS Mincho" w:hAnsi="Times New Roman"/>
          <w:szCs w:val="20"/>
          <w:lang w:eastAsia="ja-JP"/>
        </w:rPr>
        <w:t xml:space="preserve">Templates (excel files) in </w:t>
      </w:r>
      <w:hyperlink r:id="rId1934" w:history="1">
        <w:r w:rsidR="00C62C50">
          <w:rPr>
            <w:rStyle w:val="Hyperlink"/>
            <w:rFonts w:ascii="Times New Roman" w:eastAsia="MS Mincho" w:hAnsi="Times New Roman"/>
            <w:szCs w:val="20"/>
            <w:lang w:eastAsia="ja-JP"/>
          </w:rPr>
          <w:t>R1-2606863</w:t>
        </w:r>
      </w:hyperlink>
      <w:r w:rsidRPr="007B75B9">
        <w:rPr>
          <w:rFonts w:ascii="Times New Roman" w:eastAsia="MS Mincho" w:hAnsi="Times New Roman"/>
          <w:szCs w:val="20"/>
          <w:lang w:eastAsia="ja-JP"/>
        </w:rPr>
        <w:t xml:space="preserve"> are adopted to collect evaluation results of object detection and/or tracking in AI 10.8.1.</w:t>
      </w:r>
    </w:p>
    <w:p w14:paraId="4FA76DB1" w14:textId="77777777" w:rsidR="00246ADD" w:rsidRPr="007B75B9" w:rsidRDefault="00246ADD" w:rsidP="00246ADD">
      <w:pPr>
        <w:rPr>
          <w:rFonts w:ascii="Times New Roman" w:eastAsia="MS Mincho" w:hAnsi="Times New Roman"/>
          <w:szCs w:val="20"/>
          <w:lang w:eastAsia="ja-JP"/>
        </w:rPr>
      </w:pPr>
      <w:r w:rsidRPr="007B75B9">
        <w:rPr>
          <w:rFonts w:ascii="Times New Roman" w:eastAsia="MS Mincho" w:hAnsi="Times New Roman"/>
          <w:szCs w:val="20"/>
          <w:lang w:eastAsia="ja-JP"/>
        </w:rPr>
        <w:t xml:space="preserve">Additional </w:t>
      </w:r>
      <w:proofErr w:type="spellStart"/>
      <w:r w:rsidRPr="007B75B9">
        <w:rPr>
          <w:rFonts w:ascii="Times New Roman" w:eastAsia="MS Mincho" w:hAnsi="Times New Roman"/>
          <w:szCs w:val="20"/>
          <w:lang w:eastAsia="ja-JP"/>
        </w:rPr>
        <w:t>tdoc</w:t>
      </w:r>
      <w:proofErr w:type="spellEnd"/>
      <w:r w:rsidRPr="007B75B9">
        <w:rPr>
          <w:rFonts w:ascii="Times New Roman" w:eastAsia="MS Mincho" w:hAnsi="Times New Roman"/>
          <w:szCs w:val="20"/>
          <w:lang w:eastAsia="ja-JP"/>
        </w:rPr>
        <w:t xml:space="preserve"> file(s) will also be used to collect companies input in details, which may include but not limited to:</w:t>
      </w:r>
    </w:p>
    <w:p w14:paraId="652806DA"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szCs w:val="20"/>
          <w:lang w:eastAsia="ja-JP"/>
        </w:rPr>
        <w:t>Details on sensing RS/resource</w:t>
      </w:r>
    </w:p>
    <w:p w14:paraId="4B9BB415"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szCs w:val="20"/>
          <w:lang w:eastAsia="ja-JP"/>
        </w:rPr>
        <w:t xml:space="preserve">Details on method/algorithm for detection </w:t>
      </w:r>
    </w:p>
    <w:p w14:paraId="2F587022"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szCs w:val="20"/>
          <w:lang w:eastAsia="ja-JP"/>
        </w:rPr>
        <w:t>Details on method/algorithm for tracking</w:t>
      </w:r>
    </w:p>
    <w:p w14:paraId="6ED28E68"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szCs w:val="20"/>
          <w:lang w:eastAsia="ja-JP"/>
        </w:rPr>
        <w:t>Details on inter-site/intra-site interference modelling, if modelled</w:t>
      </w:r>
    </w:p>
    <w:p w14:paraId="1EAE259E"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szCs w:val="20"/>
          <w:lang w:eastAsia="ja-JP"/>
        </w:rPr>
        <w:t xml:space="preserve">Details on method/algorithm to select sensing </w:t>
      </w:r>
      <w:proofErr w:type="spellStart"/>
      <w:r w:rsidRPr="007B75B9">
        <w:rPr>
          <w:rFonts w:ascii="Times New Roman" w:eastAsia="MS Mincho" w:hAnsi="Times New Roman"/>
          <w:szCs w:val="20"/>
          <w:lang w:eastAsia="ja-JP"/>
        </w:rPr>
        <w:t>STx-SRx</w:t>
      </w:r>
      <w:proofErr w:type="spellEnd"/>
      <w:r w:rsidRPr="007B75B9">
        <w:rPr>
          <w:rFonts w:ascii="Times New Roman" w:eastAsia="MS Mincho" w:hAnsi="Times New Roman"/>
          <w:szCs w:val="20"/>
          <w:lang w:eastAsia="ja-JP"/>
        </w:rPr>
        <w:t xml:space="preserve"> pair(s) </w:t>
      </w:r>
    </w:p>
    <w:p w14:paraId="19E5DF5D"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szCs w:val="20"/>
          <w:lang w:eastAsia="ja-JP"/>
        </w:rPr>
        <w:t>Details on method/algorithm to obtain the jointly fused object(s) from detected objects of multiple sensing nodes/pairs, if data fusion is applied</w:t>
      </w:r>
    </w:p>
    <w:p w14:paraId="22B6B8C5" w14:textId="77777777" w:rsidR="00246ADD" w:rsidRPr="007B75B9" w:rsidRDefault="00246ADD">
      <w:pPr>
        <w:numPr>
          <w:ilvl w:val="0"/>
          <w:numId w:val="248"/>
        </w:numPr>
        <w:rPr>
          <w:rFonts w:ascii="Times New Roman" w:eastAsia="MS Mincho" w:hAnsi="Times New Roman"/>
          <w:szCs w:val="20"/>
          <w:lang w:eastAsia="ja-JP"/>
        </w:rPr>
      </w:pPr>
      <w:r w:rsidRPr="007B75B9">
        <w:rPr>
          <w:rFonts w:ascii="Times New Roman" w:eastAsia="MS Mincho" w:hAnsi="Times New Roman" w:hint="eastAsia"/>
          <w:szCs w:val="20"/>
          <w:lang w:eastAsia="ja-JP"/>
        </w:rPr>
        <w:t>Details on the sensing capable UE dropping</w:t>
      </w:r>
    </w:p>
    <w:p w14:paraId="56DB2A11" w14:textId="77777777" w:rsidR="00246ADD" w:rsidRPr="007B75B9" w:rsidRDefault="00246ADD" w:rsidP="00246ADD">
      <w:pPr>
        <w:rPr>
          <w:rFonts w:ascii="Times New Roman" w:eastAsia="MS Mincho" w:hAnsi="Times New Roman"/>
          <w:szCs w:val="20"/>
          <w:lang w:eastAsia="ja-JP"/>
        </w:rPr>
      </w:pPr>
      <w:r w:rsidRPr="007B75B9">
        <w:rPr>
          <w:rFonts w:ascii="Times New Roman" w:eastAsia="MS Mincho" w:hAnsi="Times New Roman"/>
          <w:szCs w:val="20"/>
          <w:lang w:eastAsia="ja-JP"/>
        </w:rPr>
        <w:t>Note: Further revision is not precluded, depending on future discussion</w:t>
      </w:r>
    </w:p>
    <w:p w14:paraId="30E9B979" w14:textId="77777777" w:rsidR="00246ADD" w:rsidRPr="00CD1EE0" w:rsidRDefault="00246ADD" w:rsidP="00246ADD">
      <w:pPr>
        <w:rPr>
          <w:rFonts w:ascii="Times New Roman" w:eastAsia="MS Mincho" w:hAnsi="Times New Roman"/>
          <w:lang w:eastAsia="ja-JP"/>
        </w:rPr>
      </w:pPr>
    </w:p>
    <w:p w14:paraId="117D34FF" w14:textId="2C47DBEB" w:rsidR="00246ADD" w:rsidRPr="009D27E1" w:rsidRDefault="00C62C50" w:rsidP="00246ADD">
      <w:pPr>
        <w:rPr>
          <w:rFonts w:ascii="Times New Roman" w:eastAsia="MS Mincho" w:hAnsi="Times New Roman"/>
          <w:b/>
          <w:bCs/>
          <w:lang w:eastAsia="ja-JP"/>
        </w:rPr>
      </w:pPr>
      <w:hyperlink r:id="rId1935" w:history="1">
        <w:r w:rsidRPr="009D27E1">
          <w:rPr>
            <w:rStyle w:val="Hyperlink"/>
            <w:rFonts w:eastAsia="MS Mincho"/>
            <w:b/>
            <w:bCs/>
            <w:lang w:eastAsia="ja-JP"/>
          </w:rPr>
          <w:t>R1-2606863</w:t>
        </w:r>
      </w:hyperlink>
      <w:r w:rsidR="00246ADD" w:rsidRPr="009D27E1">
        <w:rPr>
          <w:rFonts w:eastAsia="MS Mincho"/>
          <w:b/>
          <w:bCs/>
          <w:lang w:eastAsia="ja-JP"/>
        </w:rPr>
        <w:tab/>
        <w:t>Result collection templates for object detection and/or tracking</w:t>
      </w:r>
      <w:r w:rsidR="00246ADD" w:rsidRPr="009D27E1">
        <w:rPr>
          <w:rFonts w:eastAsia="MS Mincho"/>
          <w:b/>
          <w:bCs/>
          <w:lang w:eastAsia="ja-JP"/>
        </w:rPr>
        <w:tab/>
      </w:r>
      <w:r w:rsidR="00246ADD" w:rsidRPr="009D27E1">
        <w:rPr>
          <w:rFonts w:eastAsia="MS Mincho"/>
          <w:b/>
          <w:bCs/>
          <w:lang w:eastAsia="ja-JP"/>
        </w:rPr>
        <w:tab/>
      </w:r>
      <w:r w:rsidR="00246ADD" w:rsidRPr="009D27E1">
        <w:rPr>
          <w:rFonts w:ascii="Times New Roman" w:eastAsia="Times New Roman" w:hAnsi="Times New Roman"/>
          <w:b/>
          <w:bCs/>
        </w:rPr>
        <w:t>Moderator (CATT)</w:t>
      </w:r>
    </w:p>
    <w:p w14:paraId="0B66CC8B" w14:textId="77777777" w:rsidR="00246ADD" w:rsidRPr="009D27E1" w:rsidRDefault="00246ADD" w:rsidP="00246ADD">
      <w:pPr>
        <w:rPr>
          <w:rFonts w:ascii="Times New Roman" w:eastAsia="MS Mincho" w:hAnsi="Times New Roman"/>
          <w:b/>
          <w:bCs/>
          <w:lang w:eastAsia="ja-JP"/>
        </w:rPr>
      </w:pPr>
    </w:p>
    <w:p w14:paraId="01C1A2ED" w14:textId="77777777" w:rsidR="00246ADD" w:rsidRPr="009D27E1" w:rsidRDefault="00246ADD" w:rsidP="00246ADD">
      <w:pPr>
        <w:rPr>
          <w:rFonts w:eastAsia="MS Mincho"/>
          <w:b/>
          <w:bCs/>
          <w:lang w:eastAsia="ja-JP"/>
        </w:rPr>
      </w:pPr>
    </w:p>
    <w:p w14:paraId="7C941AF0" w14:textId="2B7F947E" w:rsidR="00246ADD" w:rsidRPr="009D27E1" w:rsidRDefault="00C62C50" w:rsidP="00246ADD">
      <w:pPr>
        <w:rPr>
          <w:b/>
          <w:bCs/>
        </w:rPr>
      </w:pPr>
      <w:hyperlink r:id="rId1936" w:history="1">
        <w:r w:rsidRPr="009D27E1">
          <w:rPr>
            <w:rStyle w:val="Hyperlink"/>
            <w:rFonts w:ascii="Times New Roman" w:eastAsia="Times New Roman" w:hAnsi="Times New Roman"/>
            <w:b/>
            <w:bCs/>
          </w:rPr>
          <w:t>R1-2605744</w:t>
        </w:r>
      </w:hyperlink>
      <w:r w:rsidR="00246ADD" w:rsidRPr="009D27E1">
        <w:rPr>
          <w:rFonts w:ascii="Times New Roman" w:eastAsia="Times New Roman" w:hAnsi="Times New Roman"/>
          <w:b/>
          <w:bCs/>
        </w:rPr>
        <w:tab/>
        <w:t>Moderator summary #3 on ISAC evaluations</w:t>
      </w:r>
      <w:r w:rsidR="00246ADD" w:rsidRPr="009D27E1">
        <w:rPr>
          <w:rFonts w:ascii="Times New Roman" w:eastAsia="Times New Roman" w:hAnsi="Times New Roman"/>
          <w:b/>
          <w:bCs/>
        </w:rPr>
        <w:tab/>
        <w:t>Moderator (CATT)</w:t>
      </w:r>
    </w:p>
    <w:p w14:paraId="58DA55E9" w14:textId="3F255DD0" w:rsidR="00246ADD" w:rsidRPr="009D27E1" w:rsidRDefault="00C62C50" w:rsidP="00246ADD">
      <w:pPr>
        <w:rPr>
          <w:b/>
          <w:bCs/>
        </w:rPr>
      </w:pPr>
      <w:hyperlink r:id="rId1937" w:history="1">
        <w:r w:rsidRPr="009D27E1">
          <w:rPr>
            <w:rStyle w:val="Hyperlink"/>
            <w:rFonts w:ascii="Times New Roman" w:eastAsia="Times New Roman" w:hAnsi="Times New Roman"/>
            <w:b/>
            <w:bCs/>
          </w:rPr>
          <w:t>R1-2605745</w:t>
        </w:r>
      </w:hyperlink>
      <w:r w:rsidR="00246ADD" w:rsidRPr="009D27E1">
        <w:rPr>
          <w:rFonts w:ascii="Times New Roman" w:eastAsia="Times New Roman" w:hAnsi="Times New Roman"/>
          <w:b/>
          <w:bCs/>
        </w:rPr>
        <w:tab/>
        <w:t>Moderator summary #4 on ISAC evaluations</w:t>
      </w:r>
      <w:r w:rsidR="00246ADD" w:rsidRPr="009D27E1">
        <w:rPr>
          <w:rFonts w:ascii="Times New Roman" w:eastAsia="Times New Roman" w:hAnsi="Times New Roman"/>
          <w:b/>
          <w:bCs/>
        </w:rPr>
        <w:tab/>
        <w:t>Moderator (CATT)</w:t>
      </w:r>
    </w:p>
    <w:p w14:paraId="4B1EABA1" w14:textId="77777777" w:rsidR="00246ADD" w:rsidRDefault="00246ADD" w:rsidP="00246ADD">
      <w:pPr>
        <w:rPr>
          <w:rFonts w:eastAsia="MS Mincho"/>
          <w:color w:val="D1D1D1"/>
          <w:lang w:eastAsia="ja-JP"/>
        </w:rPr>
      </w:pPr>
    </w:p>
    <w:p w14:paraId="103CCD25" w14:textId="77777777" w:rsidR="00246ADD" w:rsidRPr="00246ADD" w:rsidRDefault="00246ADD" w:rsidP="00246ADD"/>
    <w:p w14:paraId="6FE358F6" w14:textId="7C104E75" w:rsidR="00246ADD" w:rsidRDefault="00246ADD" w:rsidP="0013532B">
      <w:pPr>
        <w:pStyle w:val="Heading3"/>
        <w:rPr>
          <w:color w:val="000000" w:themeColor="text1"/>
          <w:lang w:val="en-US"/>
        </w:rPr>
      </w:pPr>
      <w:bookmarkStart w:id="267" w:name="_Toc239313271"/>
      <w:r>
        <w:t xml:space="preserve">Aspects </w:t>
      </w:r>
      <w:r w:rsidRPr="00FD0278">
        <w:rPr>
          <w:color w:val="000000" w:themeColor="text1"/>
          <w:lang w:val="en-US"/>
        </w:rPr>
        <w:t>of integration with communication</w:t>
      </w:r>
      <w:bookmarkEnd w:id="267"/>
    </w:p>
    <w:p w14:paraId="163B7ECC" w14:textId="77777777" w:rsidR="00246ADD" w:rsidRPr="00F6400E" w:rsidRDefault="00246ADD" w:rsidP="00246ADD">
      <w:pPr>
        <w:rPr>
          <w:rFonts w:eastAsia="DengXian"/>
          <w:i/>
          <w:iCs/>
          <w:color w:val="000000" w:themeColor="text1"/>
          <w:lang w:eastAsia="zh-CN"/>
        </w:rPr>
      </w:pPr>
      <w:r w:rsidRPr="00FD0278">
        <w:rPr>
          <w:rFonts w:eastAsia="DengXian" w:hint="eastAsia"/>
          <w:i/>
          <w:iCs/>
          <w:color w:val="000000" w:themeColor="text1"/>
          <w:lang w:eastAsia="zh-CN"/>
        </w:rPr>
        <w:t xml:space="preserve">Note 1: Including proposals for reusing and dedicated reference signal based on waveforms for communications, measurement and </w:t>
      </w:r>
      <w:r w:rsidRPr="00FD0278">
        <w:rPr>
          <w:rFonts w:eastAsia="DengXian"/>
          <w:i/>
          <w:iCs/>
          <w:color w:val="000000" w:themeColor="text1"/>
          <w:lang w:eastAsia="zh-CN"/>
        </w:rPr>
        <w:t>report</w:t>
      </w:r>
      <w:r w:rsidRPr="00FD0278">
        <w:rPr>
          <w:rFonts w:eastAsia="DengXian" w:hint="eastAsia"/>
          <w:i/>
          <w:iCs/>
          <w:color w:val="000000" w:themeColor="text1"/>
          <w:lang w:eastAsia="zh-CN"/>
        </w:rPr>
        <w:t xml:space="preserve"> for different use cases, etc. (could be part of AI 10.5.3)</w:t>
      </w:r>
    </w:p>
    <w:p w14:paraId="037C1ED9" w14:textId="77777777" w:rsidR="00246ADD" w:rsidRDefault="00246ADD" w:rsidP="00246ADD">
      <w:pPr>
        <w:rPr>
          <w:rFonts w:eastAsia="DengXian"/>
          <w:color w:val="D1D1D1"/>
          <w:lang w:eastAsia="zh-CN"/>
        </w:rPr>
      </w:pPr>
    </w:p>
    <w:p w14:paraId="4BB809ED" w14:textId="77777777" w:rsidR="00246ADD" w:rsidRPr="009D27E1" w:rsidRDefault="00246ADD" w:rsidP="00246ADD">
      <w:pPr>
        <w:rPr>
          <w:rFonts w:eastAsia="DengXian"/>
          <w:lang w:eastAsia="zh-CN"/>
        </w:rPr>
      </w:pPr>
      <w:r w:rsidRPr="009D27E1">
        <w:rPr>
          <w:rFonts w:eastAsia="DengXian"/>
          <w:lang w:eastAsia="zh-CN"/>
        </w:rPr>
        <w:t>[12</w:t>
      </w:r>
      <w:r w:rsidRPr="009D27E1">
        <w:rPr>
          <w:rFonts w:eastAsia="DengXian" w:hint="eastAsia"/>
          <w:lang w:eastAsia="zh-CN"/>
        </w:rPr>
        <w:t>6</w:t>
      </w:r>
      <w:r w:rsidRPr="009D27E1">
        <w:rPr>
          <w:rFonts w:eastAsia="DengXian"/>
          <w:lang w:eastAsia="zh-CN"/>
        </w:rPr>
        <w:t>-R20-6GR-ISAC-Integration] Email discussion on Rel-20 6GR-ISAC-integration–</w:t>
      </w:r>
      <w:proofErr w:type="spellStart"/>
      <w:r w:rsidRPr="009D27E1">
        <w:rPr>
          <w:rFonts w:eastAsia="DengXian"/>
          <w:lang w:eastAsia="zh-CN"/>
        </w:rPr>
        <w:t>Yingyang</w:t>
      </w:r>
      <w:proofErr w:type="spellEnd"/>
      <w:r w:rsidRPr="009D27E1">
        <w:rPr>
          <w:rFonts w:eastAsia="DengXian"/>
          <w:lang w:eastAsia="zh-CN"/>
        </w:rPr>
        <w:t xml:space="preserve"> (Xiaomi)</w:t>
      </w:r>
    </w:p>
    <w:p w14:paraId="6E61B18C" w14:textId="2DEB7F35" w:rsidR="00246ADD" w:rsidRPr="009D27E1" w:rsidRDefault="00246ADD">
      <w:pPr>
        <w:pStyle w:val="ListParagraph"/>
        <w:numPr>
          <w:ilvl w:val="0"/>
          <w:numId w:val="284"/>
        </w:numPr>
        <w:rPr>
          <w:rFonts w:eastAsia="DengXian"/>
          <w:lang w:eastAsia="zh-CN"/>
        </w:rPr>
      </w:pPr>
      <w:r w:rsidRPr="009D27E1">
        <w:rPr>
          <w:rFonts w:eastAsia="DengXian"/>
          <w:lang w:eastAsia="zh-CN"/>
        </w:rPr>
        <w:t xml:space="preserve">To be used for sharing updates on online/offline schedule, details on what is to be discussed in online/offline sessions, </w:t>
      </w:r>
      <w:proofErr w:type="spellStart"/>
      <w:r w:rsidRPr="009D27E1">
        <w:rPr>
          <w:rFonts w:eastAsia="DengXian"/>
          <w:lang w:eastAsia="zh-CN"/>
        </w:rPr>
        <w:t>tdoc</w:t>
      </w:r>
      <w:proofErr w:type="spellEnd"/>
      <w:r w:rsidRPr="009D27E1">
        <w:rPr>
          <w:rFonts w:eastAsia="DengXian"/>
          <w:lang w:eastAsia="zh-CN"/>
        </w:rPr>
        <w:t xml:space="preserve"> number of the moderator summary for online session, etc</w:t>
      </w:r>
    </w:p>
    <w:p w14:paraId="34E529A4" w14:textId="77777777" w:rsidR="00246ADD" w:rsidRPr="00792B8F" w:rsidRDefault="00246ADD" w:rsidP="00246ADD">
      <w:pPr>
        <w:rPr>
          <w:rFonts w:eastAsia="DengXian"/>
          <w:color w:val="D1D1D1"/>
          <w:lang w:val="en-US" w:eastAsia="zh-CN"/>
        </w:rPr>
      </w:pPr>
    </w:p>
    <w:p w14:paraId="567B5411" w14:textId="75D356B2" w:rsidR="00246ADD" w:rsidRPr="00F62204" w:rsidRDefault="00C62C50" w:rsidP="00246ADD">
      <w:pPr>
        <w:rPr>
          <w:rFonts w:ascii="Times New Roman" w:eastAsia="Times New Roman" w:hAnsi="Times New Roman"/>
        </w:rPr>
      </w:pPr>
      <w:hyperlink r:id="rId1938" w:history="1">
        <w:r>
          <w:rPr>
            <w:rStyle w:val="Hyperlink"/>
            <w:rFonts w:ascii="Times New Roman" w:eastAsia="Times New Roman" w:hAnsi="Times New Roman"/>
          </w:rPr>
          <w:t>R1-2605585</w:t>
        </w:r>
      </w:hyperlink>
      <w:r w:rsidR="00246ADD" w:rsidRPr="00F62204">
        <w:rPr>
          <w:rFonts w:ascii="Times New Roman" w:eastAsia="Times New Roman" w:hAnsi="Times New Roman"/>
        </w:rPr>
        <w:tab/>
        <w:t>Summary #1 on integration with communication for ISAC</w:t>
      </w:r>
      <w:r w:rsidR="00246ADD" w:rsidRPr="00F62204">
        <w:rPr>
          <w:rFonts w:ascii="Times New Roman" w:eastAsia="Times New Roman" w:hAnsi="Times New Roman"/>
        </w:rPr>
        <w:tab/>
        <w:t>Moderator (Xiaomi)</w:t>
      </w:r>
    </w:p>
    <w:p w14:paraId="5454E1B2" w14:textId="2585A59E" w:rsidR="00246ADD" w:rsidRPr="00F62204" w:rsidRDefault="00C62C50" w:rsidP="00246ADD">
      <w:pPr>
        <w:rPr>
          <w:rFonts w:ascii="Times New Roman" w:eastAsia="Times New Roman" w:hAnsi="Times New Roman"/>
        </w:rPr>
      </w:pPr>
      <w:hyperlink r:id="rId1939" w:history="1">
        <w:r>
          <w:rPr>
            <w:rStyle w:val="Hyperlink"/>
            <w:rFonts w:ascii="Times New Roman" w:eastAsia="Times New Roman" w:hAnsi="Times New Roman"/>
          </w:rPr>
          <w:t>R1-2605586</w:t>
        </w:r>
      </w:hyperlink>
      <w:r w:rsidR="00246ADD" w:rsidRPr="00F62204">
        <w:rPr>
          <w:rFonts w:ascii="Times New Roman" w:eastAsia="Times New Roman" w:hAnsi="Times New Roman"/>
        </w:rPr>
        <w:tab/>
        <w:t>Summary #2 on integration with communication for ISAC</w:t>
      </w:r>
      <w:r w:rsidR="00246ADD" w:rsidRPr="00F62204">
        <w:rPr>
          <w:rFonts w:ascii="Times New Roman" w:eastAsia="Times New Roman" w:hAnsi="Times New Roman"/>
        </w:rPr>
        <w:tab/>
        <w:t>Moderator (Xiaomi)</w:t>
      </w:r>
    </w:p>
    <w:p w14:paraId="57635B7B" w14:textId="54B08DE2" w:rsidR="00246ADD" w:rsidRPr="00F62204" w:rsidRDefault="00C62C50" w:rsidP="00246ADD">
      <w:pPr>
        <w:rPr>
          <w:rFonts w:ascii="Times New Roman" w:eastAsia="Times New Roman" w:hAnsi="Times New Roman"/>
        </w:rPr>
      </w:pPr>
      <w:hyperlink r:id="rId1940" w:history="1">
        <w:r>
          <w:rPr>
            <w:rStyle w:val="Hyperlink"/>
            <w:rFonts w:ascii="Times New Roman" w:eastAsia="Times New Roman" w:hAnsi="Times New Roman"/>
          </w:rPr>
          <w:t>R1-2605587</w:t>
        </w:r>
      </w:hyperlink>
      <w:r w:rsidR="00246ADD" w:rsidRPr="00F62204">
        <w:rPr>
          <w:rFonts w:ascii="Times New Roman" w:eastAsia="Times New Roman" w:hAnsi="Times New Roman"/>
        </w:rPr>
        <w:tab/>
        <w:t>Summary #3 on integration with communication for ISAC</w:t>
      </w:r>
      <w:r w:rsidR="00246ADD" w:rsidRPr="00F62204">
        <w:rPr>
          <w:rFonts w:ascii="Times New Roman" w:eastAsia="Times New Roman" w:hAnsi="Times New Roman"/>
        </w:rPr>
        <w:tab/>
        <w:t>Moderator (Xiaomi)</w:t>
      </w:r>
    </w:p>
    <w:p w14:paraId="19B95427" w14:textId="763004F5" w:rsidR="00246ADD" w:rsidRPr="00F62204" w:rsidRDefault="00C62C50" w:rsidP="00246ADD">
      <w:pPr>
        <w:rPr>
          <w:rFonts w:ascii="Times New Roman" w:eastAsia="Times New Roman" w:hAnsi="Times New Roman"/>
        </w:rPr>
      </w:pPr>
      <w:hyperlink r:id="rId1941" w:history="1">
        <w:r>
          <w:rPr>
            <w:rStyle w:val="Hyperlink"/>
            <w:rFonts w:ascii="Times New Roman" w:eastAsia="Times New Roman" w:hAnsi="Times New Roman"/>
          </w:rPr>
          <w:t>R1-2605588</w:t>
        </w:r>
      </w:hyperlink>
      <w:r w:rsidR="00246ADD" w:rsidRPr="00F62204">
        <w:rPr>
          <w:rFonts w:ascii="Times New Roman" w:eastAsia="Times New Roman" w:hAnsi="Times New Roman"/>
        </w:rPr>
        <w:tab/>
        <w:t>Summary #4 on integration with communication for ISAC</w:t>
      </w:r>
      <w:r w:rsidR="00246ADD" w:rsidRPr="00F62204">
        <w:rPr>
          <w:rFonts w:ascii="Times New Roman" w:eastAsia="Times New Roman" w:hAnsi="Times New Roman"/>
        </w:rPr>
        <w:tab/>
        <w:t>Moderator (Xiaomi)</w:t>
      </w:r>
    </w:p>
    <w:p w14:paraId="75DE272B" w14:textId="24BE9EFA" w:rsidR="00246ADD" w:rsidRPr="00F62204" w:rsidRDefault="00C62C50" w:rsidP="00246ADD">
      <w:pPr>
        <w:rPr>
          <w:rFonts w:ascii="Times New Roman" w:eastAsia="Times New Roman" w:hAnsi="Times New Roman"/>
        </w:rPr>
      </w:pPr>
      <w:hyperlink r:id="rId1942" w:history="1">
        <w:r>
          <w:rPr>
            <w:rStyle w:val="Hyperlink"/>
            <w:rFonts w:ascii="Times New Roman" w:eastAsia="Times New Roman" w:hAnsi="Times New Roman"/>
          </w:rPr>
          <w:t>R1-2605589</w:t>
        </w:r>
      </w:hyperlink>
      <w:r w:rsidR="00246ADD" w:rsidRPr="00F62204">
        <w:rPr>
          <w:rFonts w:ascii="Times New Roman" w:eastAsia="Times New Roman" w:hAnsi="Times New Roman"/>
        </w:rPr>
        <w:tab/>
        <w:t>Summary #5 on integration with communication for ISAC</w:t>
      </w:r>
      <w:r w:rsidR="00246ADD" w:rsidRPr="00F62204">
        <w:rPr>
          <w:rFonts w:ascii="Times New Roman" w:eastAsia="Times New Roman" w:hAnsi="Times New Roman"/>
        </w:rPr>
        <w:tab/>
        <w:t>Moderator (Xiaomi)</w:t>
      </w:r>
    </w:p>
    <w:p w14:paraId="66919601" w14:textId="37B07234" w:rsidR="00246ADD" w:rsidRPr="00F62204" w:rsidRDefault="00C62C50" w:rsidP="00246ADD">
      <w:pPr>
        <w:ind w:left="1440" w:hanging="1440"/>
        <w:rPr>
          <w:rFonts w:ascii="Times New Roman" w:eastAsia="Times New Roman" w:hAnsi="Times New Roman"/>
        </w:rPr>
      </w:pPr>
      <w:hyperlink r:id="rId1943" w:history="1">
        <w:r>
          <w:rPr>
            <w:rStyle w:val="Hyperlink"/>
            <w:rFonts w:ascii="Times New Roman" w:eastAsia="Times New Roman" w:hAnsi="Times New Roman"/>
          </w:rPr>
          <w:t>R1-2605275</w:t>
        </w:r>
      </w:hyperlink>
      <w:r w:rsidR="00246ADD" w:rsidRPr="00F62204">
        <w:rPr>
          <w:rFonts w:ascii="Times New Roman" w:eastAsia="Times New Roman" w:hAnsi="Times New Roman"/>
        </w:rPr>
        <w:tab/>
        <w:t>Discussion on aspects of integration of sensing with communication for 6GR ISAC</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Spreadtrum</w:t>
      </w:r>
      <w:proofErr w:type="spellEnd"/>
      <w:r w:rsidR="00246ADD" w:rsidRPr="00F62204">
        <w:rPr>
          <w:rFonts w:ascii="Times New Roman" w:eastAsia="Times New Roman" w:hAnsi="Times New Roman"/>
        </w:rPr>
        <w:t>, UNISOC</w:t>
      </w:r>
    </w:p>
    <w:p w14:paraId="7A348817" w14:textId="6DAC2C0D" w:rsidR="00246ADD" w:rsidRPr="00F62204" w:rsidRDefault="00C62C50" w:rsidP="00246ADD">
      <w:pPr>
        <w:rPr>
          <w:rFonts w:ascii="Times New Roman" w:eastAsia="Times New Roman" w:hAnsi="Times New Roman"/>
        </w:rPr>
      </w:pPr>
      <w:hyperlink r:id="rId1944" w:history="1">
        <w:r>
          <w:rPr>
            <w:rStyle w:val="Hyperlink"/>
            <w:rFonts w:ascii="Times New Roman" w:eastAsia="Times New Roman" w:hAnsi="Times New Roman"/>
          </w:rPr>
          <w:t>R1-2605309</w:t>
        </w:r>
      </w:hyperlink>
      <w:r w:rsidR="00246ADD" w:rsidRPr="00F62204">
        <w:rPr>
          <w:rFonts w:ascii="Times New Roman" w:eastAsia="Times New Roman" w:hAnsi="Times New Roman"/>
        </w:rPr>
        <w:tab/>
        <w:t>Sensing integration with communication</w:t>
      </w:r>
      <w:r w:rsidR="00246ADD" w:rsidRPr="00F62204">
        <w:rPr>
          <w:rFonts w:ascii="Times New Roman" w:eastAsia="Times New Roman" w:hAnsi="Times New Roman"/>
        </w:rPr>
        <w:tab/>
        <w:t xml:space="preserve">Huawei, </w:t>
      </w:r>
      <w:proofErr w:type="spellStart"/>
      <w:r w:rsidR="00246ADD" w:rsidRPr="00F62204">
        <w:rPr>
          <w:rFonts w:ascii="Times New Roman" w:eastAsia="Times New Roman" w:hAnsi="Times New Roman"/>
        </w:rPr>
        <w:t>HiSilicon</w:t>
      </w:r>
      <w:proofErr w:type="spellEnd"/>
    </w:p>
    <w:p w14:paraId="4C55D17E" w14:textId="72617CF4" w:rsidR="00246ADD" w:rsidRPr="00F62204" w:rsidRDefault="00C62C50" w:rsidP="00246ADD">
      <w:pPr>
        <w:rPr>
          <w:rFonts w:ascii="Times New Roman" w:eastAsia="Times New Roman" w:hAnsi="Times New Roman"/>
        </w:rPr>
      </w:pPr>
      <w:hyperlink r:id="rId1945" w:history="1">
        <w:r>
          <w:rPr>
            <w:rStyle w:val="Hyperlink"/>
            <w:rFonts w:ascii="Times New Roman" w:eastAsia="Times New Roman" w:hAnsi="Times New Roman"/>
          </w:rPr>
          <w:t>R1-2605356</w:t>
        </w:r>
      </w:hyperlink>
      <w:r w:rsidR="00246ADD" w:rsidRPr="00F62204">
        <w:rPr>
          <w:rFonts w:ascii="Times New Roman" w:eastAsia="Times New Roman" w:hAnsi="Times New Roman"/>
        </w:rPr>
        <w:tab/>
        <w:t>Aspects of integration with communication</w:t>
      </w:r>
      <w:r w:rsidR="00246ADD" w:rsidRPr="00F62204">
        <w:rPr>
          <w:rFonts w:ascii="Times New Roman" w:eastAsia="Times New Roman" w:hAnsi="Times New Roman"/>
        </w:rPr>
        <w:tab/>
        <w:t>EURECOM</w:t>
      </w:r>
    </w:p>
    <w:p w14:paraId="1352A16C" w14:textId="24C45BDB" w:rsidR="00246ADD" w:rsidRPr="00F62204" w:rsidRDefault="00C62C50" w:rsidP="00246ADD">
      <w:pPr>
        <w:rPr>
          <w:rFonts w:ascii="Times New Roman" w:eastAsia="Times New Roman" w:hAnsi="Times New Roman"/>
        </w:rPr>
      </w:pPr>
      <w:hyperlink r:id="rId1946" w:history="1">
        <w:r>
          <w:rPr>
            <w:rStyle w:val="Hyperlink"/>
            <w:rFonts w:ascii="Times New Roman" w:eastAsia="Times New Roman" w:hAnsi="Times New Roman"/>
          </w:rPr>
          <w:t>R1-2605403</w:t>
        </w:r>
      </w:hyperlink>
      <w:r w:rsidR="00246ADD" w:rsidRPr="00F62204">
        <w:rPr>
          <w:rFonts w:ascii="Times New Roman" w:eastAsia="Times New Roman" w:hAnsi="Times New Roman"/>
        </w:rPr>
        <w:tab/>
        <w:t>On integration of sensing and communications in 6GR</w:t>
      </w:r>
      <w:r w:rsidR="00246ADD" w:rsidRPr="00F62204">
        <w:rPr>
          <w:rFonts w:ascii="Times New Roman" w:eastAsia="Times New Roman" w:hAnsi="Times New Roman"/>
        </w:rPr>
        <w:tab/>
        <w:t>Nokia</w:t>
      </w:r>
    </w:p>
    <w:p w14:paraId="64076D1F" w14:textId="159826AC" w:rsidR="00246ADD" w:rsidRPr="00F62204" w:rsidRDefault="00C62C50" w:rsidP="00246ADD">
      <w:pPr>
        <w:rPr>
          <w:rFonts w:ascii="Times New Roman" w:eastAsia="Times New Roman" w:hAnsi="Times New Roman"/>
        </w:rPr>
      </w:pPr>
      <w:hyperlink r:id="rId1947" w:history="1">
        <w:r>
          <w:rPr>
            <w:rStyle w:val="Hyperlink"/>
            <w:rFonts w:ascii="Times New Roman" w:eastAsia="Times New Roman" w:hAnsi="Times New Roman"/>
          </w:rPr>
          <w:t>R1-2605412</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Transsion</w:t>
      </w:r>
      <w:proofErr w:type="spellEnd"/>
      <w:r w:rsidR="00246ADD" w:rsidRPr="00F62204">
        <w:rPr>
          <w:rFonts w:ascii="Times New Roman" w:eastAsia="Times New Roman" w:hAnsi="Times New Roman"/>
        </w:rPr>
        <w:t xml:space="preserve"> Holdings</w:t>
      </w:r>
    </w:p>
    <w:p w14:paraId="0BF223A5" w14:textId="7CEE4599" w:rsidR="00246ADD" w:rsidRPr="00F62204" w:rsidRDefault="00C62C50" w:rsidP="00246ADD">
      <w:pPr>
        <w:rPr>
          <w:rFonts w:ascii="Times New Roman" w:eastAsia="Times New Roman" w:hAnsi="Times New Roman"/>
        </w:rPr>
      </w:pPr>
      <w:hyperlink r:id="rId1948" w:history="1">
        <w:r>
          <w:rPr>
            <w:rStyle w:val="Hyperlink"/>
            <w:rFonts w:ascii="Times New Roman" w:eastAsia="Times New Roman" w:hAnsi="Times New Roman"/>
          </w:rPr>
          <w:t>R1-2605437</w:t>
        </w:r>
      </w:hyperlink>
      <w:r w:rsidR="00246ADD" w:rsidRPr="00F62204">
        <w:rPr>
          <w:rFonts w:ascii="Times New Roman" w:eastAsia="Times New Roman" w:hAnsi="Times New Roman"/>
        </w:rPr>
        <w:tab/>
        <w:t>Aspects of integration with communication</w:t>
      </w:r>
      <w:r w:rsidR="00246ADD" w:rsidRPr="00F62204">
        <w:rPr>
          <w:rFonts w:ascii="Times New Roman" w:eastAsia="Times New Roman" w:hAnsi="Times New Roman"/>
        </w:rPr>
        <w:tab/>
        <w:t>Jio Platforms</w:t>
      </w:r>
    </w:p>
    <w:p w14:paraId="634E1B33" w14:textId="00D49334" w:rsidR="00246ADD" w:rsidRPr="00F62204" w:rsidRDefault="00C62C50" w:rsidP="00246ADD">
      <w:pPr>
        <w:rPr>
          <w:rFonts w:ascii="Times New Roman" w:eastAsia="Times New Roman" w:hAnsi="Times New Roman"/>
        </w:rPr>
      </w:pPr>
      <w:hyperlink r:id="rId1949" w:history="1">
        <w:r>
          <w:rPr>
            <w:rStyle w:val="Hyperlink"/>
            <w:rFonts w:ascii="Times New Roman" w:eastAsia="Times New Roman" w:hAnsi="Times New Roman"/>
          </w:rPr>
          <w:t>R1-2605485</w:t>
        </w:r>
      </w:hyperlink>
      <w:r w:rsidR="00246ADD" w:rsidRPr="00F62204">
        <w:rPr>
          <w:rFonts w:ascii="Times New Roman" w:eastAsia="Times New Roman" w:hAnsi="Times New Roman"/>
        </w:rPr>
        <w:tab/>
        <w:t>Discussion on integration aspects for 6G ISAC</w:t>
      </w:r>
      <w:r w:rsidR="00246ADD" w:rsidRPr="00F62204">
        <w:rPr>
          <w:rFonts w:ascii="Times New Roman" w:eastAsia="Times New Roman" w:hAnsi="Times New Roman"/>
        </w:rPr>
        <w:tab/>
        <w:t>vivo</w:t>
      </w:r>
    </w:p>
    <w:p w14:paraId="46765E73" w14:textId="39F25477" w:rsidR="00246ADD" w:rsidRPr="00F62204" w:rsidRDefault="00C62C50" w:rsidP="00246ADD">
      <w:pPr>
        <w:rPr>
          <w:rFonts w:ascii="Times New Roman" w:eastAsia="Times New Roman" w:hAnsi="Times New Roman"/>
        </w:rPr>
      </w:pPr>
      <w:hyperlink r:id="rId1950" w:history="1">
        <w:r>
          <w:rPr>
            <w:rStyle w:val="Hyperlink"/>
            <w:rFonts w:ascii="Times New Roman" w:eastAsia="Times New Roman" w:hAnsi="Times New Roman"/>
          </w:rPr>
          <w:t>R1-2605514</w:t>
        </w:r>
      </w:hyperlink>
      <w:r w:rsidR="00246ADD" w:rsidRPr="00F62204">
        <w:rPr>
          <w:rFonts w:ascii="Times New Roman" w:eastAsia="Times New Roman" w:hAnsi="Times New Roman"/>
        </w:rPr>
        <w:tab/>
        <w:t>IMU Views on Aspects of Integration with Communication for 6GR ISAC</w:t>
      </w:r>
      <w:r w:rsidR="00246ADD" w:rsidRPr="00F62204">
        <w:rPr>
          <w:rFonts w:ascii="Times New Roman" w:eastAsia="Times New Roman" w:hAnsi="Times New Roman"/>
        </w:rPr>
        <w:tab/>
        <w:t>IMU</w:t>
      </w:r>
    </w:p>
    <w:p w14:paraId="46124355" w14:textId="0178FF51" w:rsidR="00246ADD" w:rsidRPr="00F62204" w:rsidRDefault="00C62C50" w:rsidP="00246ADD">
      <w:pPr>
        <w:rPr>
          <w:rFonts w:ascii="Times New Roman" w:eastAsia="Times New Roman" w:hAnsi="Times New Roman"/>
        </w:rPr>
      </w:pPr>
      <w:hyperlink r:id="rId1951" w:history="1">
        <w:r>
          <w:rPr>
            <w:rStyle w:val="Hyperlink"/>
            <w:rFonts w:ascii="Times New Roman" w:eastAsia="Times New Roman" w:hAnsi="Times New Roman"/>
          </w:rPr>
          <w:t>R1-2605584</w:t>
        </w:r>
      </w:hyperlink>
      <w:r w:rsidR="00246ADD" w:rsidRPr="00F62204">
        <w:rPr>
          <w:rFonts w:ascii="Times New Roman" w:eastAsia="Times New Roman" w:hAnsi="Times New Roman"/>
        </w:rPr>
        <w:tab/>
        <w:t>Discussion on aspects of integration with communication for ISAC</w:t>
      </w:r>
      <w:r w:rsidR="00246ADD" w:rsidRPr="00F62204">
        <w:rPr>
          <w:rFonts w:ascii="Times New Roman" w:eastAsia="Times New Roman" w:hAnsi="Times New Roman"/>
        </w:rPr>
        <w:tab/>
        <w:t>Xiaomi</w:t>
      </w:r>
    </w:p>
    <w:p w14:paraId="45AE00C0" w14:textId="243E24DF" w:rsidR="00246ADD" w:rsidRPr="00F62204" w:rsidRDefault="00C62C50" w:rsidP="00246ADD">
      <w:pPr>
        <w:rPr>
          <w:rFonts w:ascii="Times New Roman" w:eastAsia="Times New Roman" w:hAnsi="Times New Roman"/>
        </w:rPr>
      </w:pPr>
      <w:hyperlink r:id="rId1952" w:history="1">
        <w:r>
          <w:rPr>
            <w:rStyle w:val="Hyperlink"/>
            <w:rFonts w:ascii="Times New Roman" w:eastAsia="Times New Roman" w:hAnsi="Times New Roman"/>
          </w:rPr>
          <w:t>R1-2605618</w:t>
        </w:r>
      </w:hyperlink>
      <w:r w:rsidR="00246ADD" w:rsidRPr="00F62204">
        <w:rPr>
          <w:rFonts w:ascii="Times New Roman" w:eastAsia="Times New Roman" w:hAnsi="Times New Roman"/>
        </w:rPr>
        <w:tab/>
        <w:t>Aspects of integration with communication</w:t>
      </w:r>
      <w:r w:rsidR="00246ADD" w:rsidRPr="00F62204">
        <w:rPr>
          <w:rFonts w:ascii="Times New Roman" w:eastAsia="Times New Roman" w:hAnsi="Times New Roman"/>
        </w:rPr>
        <w:tab/>
        <w:t>Tejas Network Limited</w:t>
      </w:r>
    </w:p>
    <w:p w14:paraId="3F5F9CAB" w14:textId="486AFE2D" w:rsidR="00246ADD" w:rsidRPr="00F62204" w:rsidRDefault="00C62C50" w:rsidP="00246ADD">
      <w:pPr>
        <w:rPr>
          <w:rFonts w:ascii="Times New Roman" w:eastAsia="Times New Roman" w:hAnsi="Times New Roman"/>
        </w:rPr>
      </w:pPr>
      <w:hyperlink r:id="rId1953" w:history="1">
        <w:r>
          <w:rPr>
            <w:rStyle w:val="Hyperlink"/>
            <w:rFonts w:ascii="Times New Roman" w:eastAsia="Times New Roman" w:hAnsi="Times New Roman"/>
          </w:rPr>
          <w:t>R1-2605652</w:t>
        </w:r>
      </w:hyperlink>
      <w:r w:rsidR="00246ADD" w:rsidRPr="00F62204">
        <w:rPr>
          <w:rFonts w:ascii="Times New Roman" w:eastAsia="Times New Roman" w:hAnsi="Times New Roman"/>
        </w:rPr>
        <w:tab/>
        <w:t>Discussion on Integration with Communication for Sensing</w:t>
      </w:r>
      <w:r w:rsidR="00246ADD" w:rsidRPr="00F62204">
        <w:rPr>
          <w:rFonts w:ascii="Times New Roman" w:eastAsia="Times New Roman" w:hAnsi="Times New Roman"/>
        </w:rPr>
        <w:tab/>
        <w:t>CMCC</w:t>
      </w:r>
    </w:p>
    <w:p w14:paraId="520A1A92" w14:textId="0AECE4F5" w:rsidR="00246ADD" w:rsidRPr="00F62204" w:rsidRDefault="00C62C50" w:rsidP="00246ADD">
      <w:pPr>
        <w:rPr>
          <w:rFonts w:ascii="Times New Roman" w:eastAsia="Times New Roman" w:hAnsi="Times New Roman"/>
        </w:rPr>
      </w:pPr>
      <w:hyperlink r:id="rId1954" w:history="1">
        <w:r>
          <w:rPr>
            <w:rStyle w:val="Hyperlink"/>
            <w:rFonts w:ascii="Times New Roman" w:eastAsia="Times New Roman" w:hAnsi="Times New Roman"/>
          </w:rPr>
          <w:t>R1-2605665</w:t>
        </w:r>
      </w:hyperlink>
      <w:r w:rsidR="00246ADD" w:rsidRPr="00F62204">
        <w:rPr>
          <w:rFonts w:ascii="Times New Roman" w:eastAsia="Times New Roman" w:hAnsi="Times New Roman"/>
        </w:rPr>
        <w:tab/>
        <w:t>Discussion on 6G micro-doppler extension for Level C measurements</w:t>
      </w:r>
      <w:r w:rsidR="00246ADD" w:rsidRPr="00F62204">
        <w:rPr>
          <w:rFonts w:ascii="Times New Roman" w:eastAsia="Times New Roman" w:hAnsi="Times New Roman"/>
        </w:rPr>
        <w:tab/>
        <w:t>TNO</w:t>
      </w:r>
    </w:p>
    <w:p w14:paraId="68AA33B2" w14:textId="6AB52943" w:rsidR="00246ADD" w:rsidRPr="00F62204" w:rsidRDefault="00C62C50" w:rsidP="00246ADD">
      <w:pPr>
        <w:rPr>
          <w:rFonts w:ascii="Times New Roman" w:eastAsia="Times New Roman" w:hAnsi="Times New Roman"/>
        </w:rPr>
      </w:pPr>
      <w:hyperlink r:id="rId1955" w:history="1">
        <w:r>
          <w:rPr>
            <w:rStyle w:val="Hyperlink"/>
            <w:rFonts w:ascii="Times New Roman" w:eastAsia="Times New Roman" w:hAnsi="Times New Roman"/>
          </w:rPr>
          <w:t>R1-2605691</w:t>
        </w:r>
      </w:hyperlink>
      <w:r w:rsidR="00246ADD" w:rsidRPr="00F62204">
        <w:rPr>
          <w:rFonts w:ascii="Times New Roman" w:eastAsia="Times New Roman" w:hAnsi="Times New Roman"/>
        </w:rPr>
        <w:tab/>
        <w:t>Aspects of Integration with Communications for ISAC</w:t>
      </w:r>
      <w:r w:rsidR="00246ADD" w:rsidRPr="00F62204">
        <w:rPr>
          <w:rFonts w:ascii="Times New Roman" w:eastAsia="Times New Roman" w:hAnsi="Times New Roman"/>
        </w:rPr>
        <w:tab/>
        <w:t>Tiami Networks</w:t>
      </w:r>
    </w:p>
    <w:p w14:paraId="648E19A4" w14:textId="3F33C821" w:rsidR="00246ADD" w:rsidRPr="00F62204" w:rsidRDefault="00C62C50" w:rsidP="00246ADD">
      <w:pPr>
        <w:rPr>
          <w:rFonts w:ascii="Times New Roman" w:eastAsia="Times New Roman" w:hAnsi="Times New Roman"/>
        </w:rPr>
      </w:pPr>
      <w:hyperlink r:id="rId1956" w:history="1">
        <w:r>
          <w:rPr>
            <w:rStyle w:val="Hyperlink"/>
            <w:rFonts w:ascii="Times New Roman" w:eastAsia="Times New Roman" w:hAnsi="Times New Roman"/>
          </w:rPr>
          <w:t>R1-2605747</w:t>
        </w:r>
      </w:hyperlink>
      <w:r w:rsidR="00246ADD" w:rsidRPr="00F62204">
        <w:rPr>
          <w:rFonts w:ascii="Times New Roman" w:eastAsia="Times New Roman" w:hAnsi="Times New Roman"/>
        </w:rPr>
        <w:tab/>
        <w:t>Discussion on aspects of integration with communication for 6G ISAC</w:t>
      </w:r>
      <w:r w:rsidR="00246ADD" w:rsidRPr="00F62204">
        <w:rPr>
          <w:rFonts w:ascii="Times New Roman" w:eastAsia="Times New Roman" w:hAnsi="Times New Roman"/>
        </w:rPr>
        <w:tab/>
        <w:t>CATT, CICTCI</w:t>
      </w:r>
    </w:p>
    <w:p w14:paraId="3A7A8A96" w14:textId="1AB243A6" w:rsidR="00246ADD" w:rsidRPr="00F62204" w:rsidRDefault="00C62C50" w:rsidP="00246ADD">
      <w:pPr>
        <w:rPr>
          <w:rFonts w:ascii="Times New Roman" w:eastAsia="Times New Roman" w:hAnsi="Times New Roman"/>
        </w:rPr>
      </w:pPr>
      <w:hyperlink r:id="rId1957" w:history="1">
        <w:r>
          <w:rPr>
            <w:rStyle w:val="Hyperlink"/>
            <w:rFonts w:ascii="Times New Roman" w:eastAsia="Times New Roman" w:hAnsi="Times New Roman"/>
          </w:rPr>
          <w:t>R1-2605771</w:t>
        </w:r>
      </w:hyperlink>
      <w:r w:rsidR="00246ADD" w:rsidRPr="00F62204">
        <w:rPr>
          <w:rFonts w:ascii="Times New Roman" w:eastAsia="Times New Roman" w:hAnsi="Times New Roman"/>
        </w:rPr>
        <w:tab/>
        <w:t>Aspects of Integration with Communication System</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Hanbat</w:t>
      </w:r>
      <w:proofErr w:type="spellEnd"/>
      <w:r w:rsidR="00246ADD" w:rsidRPr="00F62204">
        <w:rPr>
          <w:rFonts w:ascii="Times New Roman" w:eastAsia="Times New Roman" w:hAnsi="Times New Roman"/>
        </w:rPr>
        <w:t xml:space="preserve"> National University</w:t>
      </w:r>
    </w:p>
    <w:p w14:paraId="0A236673" w14:textId="550B3DE3" w:rsidR="00246ADD" w:rsidRPr="00F62204" w:rsidRDefault="00C62C50" w:rsidP="00246ADD">
      <w:pPr>
        <w:rPr>
          <w:rFonts w:ascii="Times New Roman" w:eastAsia="Times New Roman" w:hAnsi="Times New Roman"/>
        </w:rPr>
      </w:pPr>
      <w:hyperlink r:id="rId1958" w:history="1">
        <w:r>
          <w:rPr>
            <w:rStyle w:val="Hyperlink"/>
            <w:rFonts w:ascii="Times New Roman" w:eastAsia="Times New Roman" w:hAnsi="Times New Roman"/>
          </w:rPr>
          <w:t>R1-2605852</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t>Samsung</w:t>
      </w:r>
    </w:p>
    <w:p w14:paraId="0B1E07F9" w14:textId="17AE3598" w:rsidR="00246ADD" w:rsidRPr="00F62204" w:rsidRDefault="00C62C50" w:rsidP="00246ADD">
      <w:pPr>
        <w:rPr>
          <w:rFonts w:ascii="Times New Roman" w:eastAsia="Times New Roman" w:hAnsi="Times New Roman"/>
        </w:rPr>
      </w:pPr>
      <w:hyperlink r:id="rId1959" w:history="1">
        <w:r>
          <w:rPr>
            <w:rStyle w:val="Hyperlink"/>
            <w:rFonts w:ascii="Times New Roman" w:eastAsia="Times New Roman" w:hAnsi="Times New Roman"/>
          </w:rPr>
          <w:t>R1-2605880</w:t>
        </w:r>
      </w:hyperlink>
      <w:r w:rsidR="00246ADD" w:rsidRPr="00F62204">
        <w:rPr>
          <w:rFonts w:ascii="Times New Roman" w:eastAsia="Times New Roman" w:hAnsi="Times New Roman"/>
        </w:rPr>
        <w:tab/>
        <w:t>Aspects of integration with communication</w:t>
      </w:r>
      <w:r w:rsidR="00246ADD" w:rsidRPr="00F62204">
        <w:rPr>
          <w:rFonts w:ascii="Times New Roman" w:eastAsia="Times New Roman" w:hAnsi="Times New Roman"/>
        </w:rPr>
        <w:tab/>
        <w:t>NEC</w:t>
      </w:r>
    </w:p>
    <w:p w14:paraId="1A2485CB" w14:textId="52F26862" w:rsidR="00246ADD" w:rsidRPr="00F62204" w:rsidRDefault="00C62C50" w:rsidP="00246ADD">
      <w:pPr>
        <w:rPr>
          <w:rFonts w:ascii="Times New Roman" w:eastAsia="Times New Roman" w:hAnsi="Times New Roman"/>
        </w:rPr>
      </w:pPr>
      <w:hyperlink r:id="rId1960" w:history="1">
        <w:r>
          <w:rPr>
            <w:rStyle w:val="Hyperlink"/>
            <w:rFonts w:ascii="Times New Roman" w:eastAsia="Times New Roman" w:hAnsi="Times New Roman"/>
          </w:rPr>
          <w:t>R1-2605894</w:t>
        </w:r>
      </w:hyperlink>
      <w:r w:rsidR="00246ADD" w:rsidRPr="00F62204">
        <w:rPr>
          <w:rFonts w:ascii="Times New Roman" w:eastAsia="Times New Roman" w:hAnsi="Times New Roman"/>
        </w:rPr>
        <w:tab/>
        <w:t>Overall views on 6G ISAC</w:t>
      </w:r>
      <w:r w:rsidR="00246ADD" w:rsidRPr="00F62204">
        <w:rPr>
          <w:rFonts w:ascii="Times New Roman" w:eastAsia="Times New Roman" w:hAnsi="Times New Roman"/>
        </w:rPr>
        <w:tab/>
        <w:t xml:space="preserve">ZTE Corporation, Beijing Digital Nebula, </w:t>
      </w:r>
      <w:proofErr w:type="spellStart"/>
      <w:r w:rsidR="00246ADD" w:rsidRPr="00F62204">
        <w:rPr>
          <w:rFonts w:ascii="Times New Roman" w:eastAsia="Times New Roman" w:hAnsi="Times New Roman"/>
        </w:rPr>
        <w:t>Sanechips</w:t>
      </w:r>
      <w:proofErr w:type="spellEnd"/>
    </w:p>
    <w:p w14:paraId="062D8847" w14:textId="5C5FDCE0" w:rsidR="00246ADD" w:rsidRPr="00F62204" w:rsidRDefault="00C62C50" w:rsidP="00246ADD">
      <w:pPr>
        <w:rPr>
          <w:rFonts w:ascii="Times New Roman" w:eastAsia="Times New Roman" w:hAnsi="Times New Roman"/>
        </w:rPr>
      </w:pPr>
      <w:hyperlink r:id="rId1961" w:history="1">
        <w:r>
          <w:rPr>
            <w:rStyle w:val="Hyperlink"/>
            <w:rFonts w:ascii="Times New Roman" w:eastAsia="Times New Roman" w:hAnsi="Times New Roman"/>
          </w:rPr>
          <w:t>R1-2605935</w:t>
        </w:r>
      </w:hyperlink>
      <w:r w:rsidR="00246ADD" w:rsidRPr="00F62204">
        <w:rPr>
          <w:rFonts w:ascii="Times New Roman" w:eastAsia="Times New Roman" w:hAnsi="Times New Roman"/>
        </w:rPr>
        <w:tab/>
        <w:t>Discussion on sensing detection and integration with communication</w:t>
      </w:r>
      <w:r w:rsidR="00246ADD" w:rsidRPr="00F62204">
        <w:rPr>
          <w:rFonts w:ascii="Times New Roman" w:eastAsia="Times New Roman" w:hAnsi="Times New Roman"/>
        </w:rPr>
        <w:tab/>
        <w:t>OPPO</w:t>
      </w:r>
    </w:p>
    <w:p w14:paraId="1BD1C2DE" w14:textId="597867D8" w:rsidR="00246ADD" w:rsidRPr="00F62204" w:rsidRDefault="00C62C50" w:rsidP="00246ADD">
      <w:pPr>
        <w:rPr>
          <w:rFonts w:ascii="Times New Roman" w:eastAsia="Times New Roman" w:hAnsi="Times New Roman"/>
        </w:rPr>
      </w:pPr>
      <w:hyperlink r:id="rId1962" w:history="1">
        <w:r>
          <w:rPr>
            <w:rStyle w:val="Hyperlink"/>
            <w:rFonts w:ascii="Times New Roman" w:eastAsia="Times New Roman" w:hAnsi="Times New Roman"/>
          </w:rPr>
          <w:t>R1-2605945</w:t>
        </w:r>
      </w:hyperlink>
      <w:r w:rsidR="00246ADD" w:rsidRPr="00F62204">
        <w:rPr>
          <w:rFonts w:ascii="Times New Roman" w:eastAsia="Times New Roman" w:hAnsi="Times New Roman"/>
        </w:rPr>
        <w:tab/>
        <w:t>6GR ISAC Aspects of Integration with Communication</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InterDigital</w:t>
      </w:r>
      <w:proofErr w:type="spellEnd"/>
      <w:r w:rsidR="00246ADD" w:rsidRPr="00F62204">
        <w:rPr>
          <w:rFonts w:ascii="Times New Roman" w:eastAsia="Times New Roman" w:hAnsi="Times New Roman"/>
        </w:rPr>
        <w:t>, Inc.</w:t>
      </w:r>
    </w:p>
    <w:p w14:paraId="592D8588" w14:textId="78F689E1" w:rsidR="00246ADD" w:rsidRPr="00F62204" w:rsidRDefault="00C62C50" w:rsidP="00246ADD">
      <w:pPr>
        <w:rPr>
          <w:rFonts w:ascii="Times New Roman" w:eastAsia="Times New Roman" w:hAnsi="Times New Roman"/>
        </w:rPr>
      </w:pPr>
      <w:hyperlink r:id="rId1963" w:history="1">
        <w:r>
          <w:rPr>
            <w:rStyle w:val="Hyperlink"/>
            <w:rFonts w:ascii="Times New Roman" w:eastAsia="Times New Roman" w:hAnsi="Times New Roman"/>
          </w:rPr>
          <w:t>R1-2605989</w:t>
        </w:r>
      </w:hyperlink>
      <w:r w:rsidR="00246ADD" w:rsidRPr="00F62204">
        <w:rPr>
          <w:rFonts w:ascii="Times New Roman" w:eastAsia="Times New Roman" w:hAnsi="Times New Roman"/>
        </w:rPr>
        <w:tab/>
        <w:t>Considerations on Integration with Communication</w:t>
      </w:r>
      <w:r w:rsidR="00246ADD" w:rsidRPr="00F62204">
        <w:rPr>
          <w:rFonts w:ascii="Times New Roman" w:eastAsia="Times New Roman" w:hAnsi="Times New Roman"/>
        </w:rPr>
        <w:tab/>
        <w:t>Sony</w:t>
      </w:r>
    </w:p>
    <w:p w14:paraId="426885CD" w14:textId="556B52C1" w:rsidR="00246ADD" w:rsidRPr="00F62204" w:rsidRDefault="00C62C50" w:rsidP="00246ADD">
      <w:pPr>
        <w:rPr>
          <w:rFonts w:ascii="Times New Roman" w:eastAsia="Times New Roman" w:hAnsi="Times New Roman"/>
        </w:rPr>
      </w:pPr>
      <w:hyperlink r:id="rId1964" w:history="1">
        <w:r>
          <w:rPr>
            <w:rStyle w:val="Hyperlink"/>
            <w:rFonts w:ascii="Times New Roman" w:eastAsia="Times New Roman" w:hAnsi="Times New Roman"/>
          </w:rPr>
          <w:t>R1-2605999</w:t>
        </w:r>
      </w:hyperlink>
      <w:r w:rsidR="00246ADD" w:rsidRPr="00F62204">
        <w:rPr>
          <w:rFonts w:ascii="Times New Roman" w:eastAsia="Times New Roman" w:hAnsi="Times New Roman"/>
        </w:rPr>
        <w:tab/>
        <w:t>Discussion on a common framework for target characterization in 6G ISAC</w:t>
      </w:r>
      <w:r w:rsidR="00246ADD" w:rsidRPr="00F62204">
        <w:rPr>
          <w:rFonts w:ascii="Times New Roman" w:eastAsia="Times New Roman" w:hAnsi="Times New Roman"/>
        </w:rPr>
        <w:tab/>
        <w:t>HFCL</w:t>
      </w:r>
    </w:p>
    <w:p w14:paraId="3EE1E9AE" w14:textId="52907F5C" w:rsidR="00246ADD" w:rsidRPr="00F62204" w:rsidRDefault="00C62C50" w:rsidP="00246ADD">
      <w:pPr>
        <w:rPr>
          <w:rFonts w:ascii="Times New Roman" w:eastAsia="Times New Roman" w:hAnsi="Times New Roman"/>
        </w:rPr>
      </w:pPr>
      <w:hyperlink r:id="rId1965" w:history="1">
        <w:r>
          <w:rPr>
            <w:rStyle w:val="Hyperlink"/>
            <w:rFonts w:ascii="Times New Roman" w:eastAsia="Times New Roman" w:hAnsi="Times New Roman"/>
          </w:rPr>
          <w:t>R1-2606042</w:t>
        </w:r>
      </w:hyperlink>
      <w:r w:rsidR="00246ADD" w:rsidRPr="00F62204">
        <w:rPr>
          <w:rFonts w:ascii="Times New Roman" w:eastAsia="Times New Roman" w:hAnsi="Times New Roman"/>
        </w:rPr>
        <w:tab/>
        <w:t>On Aspects of Integration of ISAC with Communications</w:t>
      </w:r>
      <w:r w:rsidR="00246ADD" w:rsidRPr="00F62204">
        <w:rPr>
          <w:rFonts w:ascii="Times New Roman" w:eastAsia="Times New Roman" w:hAnsi="Times New Roman"/>
        </w:rPr>
        <w:tab/>
        <w:t>Apple</w:t>
      </w:r>
    </w:p>
    <w:p w14:paraId="7BCE9ABD" w14:textId="6D481D4A" w:rsidR="00246ADD" w:rsidRPr="00F62204" w:rsidRDefault="00C62C50" w:rsidP="00246ADD">
      <w:pPr>
        <w:rPr>
          <w:rFonts w:ascii="Times New Roman" w:eastAsia="Times New Roman" w:hAnsi="Times New Roman"/>
        </w:rPr>
      </w:pPr>
      <w:hyperlink r:id="rId1966" w:history="1">
        <w:r>
          <w:rPr>
            <w:rStyle w:val="Hyperlink"/>
            <w:rFonts w:ascii="Times New Roman" w:eastAsia="Times New Roman" w:hAnsi="Times New Roman"/>
          </w:rPr>
          <w:t>R1-2606051</w:t>
        </w:r>
      </w:hyperlink>
      <w:r w:rsidR="00246ADD" w:rsidRPr="00F62204">
        <w:rPr>
          <w:rFonts w:ascii="Times New Roman" w:eastAsia="Times New Roman" w:hAnsi="Times New Roman"/>
        </w:rPr>
        <w:tab/>
        <w:t>Views on aspects of integration with communication</w:t>
      </w:r>
      <w:r w:rsidR="00246ADD" w:rsidRPr="00F62204">
        <w:rPr>
          <w:rFonts w:ascii="Times New Roman" w:eastAsia="Times New Roman" w:hAnsi="Times New Roman"/>
        </w:rPr>
        <w:tab/>
        <w:t>Sharp</w:t>
      </w:r>
    </w:p>
    <w:p w14:paraId="40133F65" w14:textId="0545CB3B" w:rsidR="00246ADD" w:rsidRPr="00F62204" w:rsidRDefault="00C62C50" w:rsidP="00246ADD">
      <w:pPr>
        <w:rPr>
          <w:rFonts w:ascii="Times New Roman" w:eastAsia="Times New Roman" w:hAnsi="Times New Roman"/>
        </w:rPr>
      </w:pPr>
      <w:hyperlink r:id="rId1967" w:history="1">
        <w:r>
          <w:rPr>
            <w:rStyle w:val="Hyperlink"/>
            <w:rFonts w:ascii="Times New Roman" w:eastAsia="Times New Roman" w:hAnsi="Times New Roman"/>
          </w:rPr>
          <w:t>R1-2606072</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t>TCL</w:t>
      </w:r>
    </w:p>
    <w:p w14:paraId="3D73CD8C" w14:textId="20EB7972" w:rsidR="00246ADD" w:rsidRPr="00F62204" w:rsidRDefault="00C62C50" w:rsidP="00246ADD">
      <w:pPr>
        <w:rPr>
          <w:rFonts w:ascii="Times New Roman" w:eastAsia="Times New Roman" w:hAnsi="Times New Roman"/>
        </w:rPr>
      </w:pPr>
      <w:hyperlink r:id="rId1968" w:history="1">
        <w:r>
          <w:rPr>
            <w:rStyle w:val="Hyperlink"/>
            <w:rFonts w:ascii="Times New Roman" w:eastAsia="Times New Roman" w:hAnsi="Times New Roman"/>
          </w:rPr>
          <w:t>R1-2606092</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t>China Telecom</w:t>
      </w:r>
    </w:p>
    <w:p w14:paraId="1EA1551E" w14:textId="61B8D96A" w:rsidR="00246ADD" w:rsidRPr="00F62204" w:rsidRDefault="00C62C50" w:rsidP="00246ADD">
      <w:pPr>
        <w:rPr>
          <w:rFonts w:ascii="Times New Roman" w:eastAsia="Times New Roman" w:hAnsi="Times New Roman"/>
        </w:rPr>
      </w:pPr>
      <w:hyperlink r:id="rId1969" w:history="1">
        <w:r>
          <w:rPr>
            <w:rStyle w:val="Hyperlink"/>
            <w:rFonts w:ascii="Times New Roman" w:eastAsia="Times New Roman" w:hAnsi="Times New Roman"/>
          </w:rPr>
          <w:t>R1-2606153</w:t>
        </w:r>
      </w:hyperlink>
      <w:r w:rsidR="00246ADD" w:rsidRPr="00F62204">
        <w:rPr>
          <w:rFonts w:ascii="Times New Roman" w:eastAsia="Times New Roman" w:hAnsi="Times New Roman"/>
        </w:rPr>
        <w:tab/>
        <w:t>Discussion on sensing aspects of integration with communication</w:t>
      </w:r>
      <w:r w:rsidR="00246ADD" w:rsidRPr="00F62204">
        <w:rPr>
          <w:rFonts w:ascii="Times New Roman" w:eastAsia="Times New Roman" w:hAnsi="Times New Roman"/>
        </w:rPr>
        <w:tab/>
        <w:t>MediaTek Inc.</w:t>
      </w:r>
    </w:p>
    <w:p w14:paraId="2E4B30E6" w14:textId="5897A0B6" w:rsidR="00246ADD" w:rsidRPr="00F62204" w:rsidRDefault="00C62C50" w:rsidP="00246ADD">
      <w:pPr>
        <w:rPr>
          <w:rFonts w:ascii="Times New Roman" w:eastAsia="Times New Roman" w:hAnsi="Times New Roman"/>
        </w:rPr>
      </w:pPr>
      <w:hyperlink r:id="rId1970" w:history="1">
        <w:r>
          <w:rPr>
            <w:rStyle w:val="Hyperlink"/>
            <w:rFonts w:ascii="Times New Roman" w:eastAsia="Times New Roman" w:hAnsi="Times New Roman"/>
          </w:rPr>
          <w:t>R1-2606158</w:t>
        </w:r>
      </w:hyperlink>
      <w:r w:rsidR="00246ADD" w:rsidRPr="00F62204">
        <w:rPr>
          <w:rFonts w:ascii="Times New Roman" w:eastAsia="Times New Roman" w:hAnsi="Times New Roman"/>
        </w:rPr>
        <w:tab/>
        <w:t>Integration of Sensing with Communication in 6GR</w:t>
      </w:r>
      <w:r w:rsidR="00246ADD" w:rsidRPr="00F62204">
        <w:rPr>
          <w:rFonts w:ascii="Times New Roman" w:eastAsia="Times New Roman" w:hAnsi="Times New Roman"/>
        </w:rPr>
        <w:tab/>
        <w:t>NIST</w:t>
      </w:r>
    </w:p>
    <w:p w14:paraId="159FA898" w14:textId="782B5686" w:rsidR="00246ADD" w:rsidRPr="00F62204" w:rsidRDefault="00C62C50" w:rsidP="00246ADD">
      <w:pPr>
        <w:rPr>
          <w:rFonts w:ascii="Times New Roman" w:eastAsia="Times New Roman" w:hAnsi="Times New Roman"/>
        </w:rPr>
      </w:pPr>
      <w:hyperlink r:id="rId1971" w:history="1">
        <w:r>
          <w:rPr>
            <w:rStyle w:val="Hyperlink"/>
            <w:rFonts w:ascii="Times New Roman" w:eastAsia="Times New Roman" w:hAnsi="Times New Roman"/>
          </w:rPr>
          <w:t>R1-2606159</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t>Panasonic</w:t>
      </w:r>
    </w:p>
    <w:p w14:paraId="29139C2C" w14:textId="44F1B988" w:rsidR="00246ADD" w:rsidRPr="00F62204" w:rsidRDefault="00C62C50" w:rsidP="00246ADD">
      <w:pPr>
        <w:rPr>
          <w:rFonts w:ascii="Times New Roman" w:eastAsia="Times New Roman" w:hAnsi="Times New Roman"/>
        </w:rPr>
      </w:pPr>
      <w:hyperlink r:id="rId1972" w:history="1">
        <w:r>
          <w:rPr>
            <w:rStyle w:val="Hyperlink"/>
            <w:rFonts w:ascii="Times New Roman" w:eastAsia="Times New Roman" w:hAnsi="Times New Roman"/>
          </w:rPr>
          <w:t>R1-2606169</w:t>
        </w:r>
      </w:hyperlink>
      <w:r w:rsidR="00246ADD" w:rsidRPr="00F62204">
        <w:rPr>
          <w:rFonts w:ascii="Times New Roman" w:eastAsia="Times New Roman" w:hAnsi="Times New Roman"/>
        </w:rPr>
        <w:tab/>
        <w:t>Discussion on Sensing With Data Payloads</w:t>
      </w:r>
      <w:r w:rsidR="00246ADD" w:rsidRPr="00F62204">
        <w:rPr>
          <w:rFonts w:ascii="Times New Roman" w:eastAsia="Times New Roman" w:hAnsi="Times New Roman"/>
        </w:rPr>
        <w:tab/>
        <w:t>Southeast University</w:t>
      </w:r>
    </w:p>
    <w:p w14:paraId="705B0C5D" w14:textId="6AD03000" w:rsidR="00246ADD" w:rsidRPr="00F62204" w:rsidRDefault="00C62C50" w:rsidP="00246ADD">
      <w:pPr>
        <w:ind w:left="1440" w:hanging="1440"/>
        <w:rPr>
          <w:rFonts w:ascii="Times New Roman" w:eastAsia="Times New Roman" w:hAnsi="Times New Roman"/>
        </w:rPr>
      </w:pPr>
      <w:hyperlink r:id="rId1973" w:history="1">
        <w:r>
          <w:rPr>
            <w:rStyle w:val="Hyperlink"/>
            <w:rFonts w:ascii="Times New Roman" w:eastAsia="Times New Roman" w:hAnsi="Times New Roman"/>
          </w:rPr>
          <w:t>R1-2606179</w:t>
        </w:r>
      </w:hyperlink>
      <w:r w:rsidR="00246ADD" w:rsidRPr="00F62204">
        <w:rPr>
          <w:rFonts w:ascii="Times New Roman" w:eastAsia="Times New Roman" w:hAnsi="Times New Roman"/>
        </w:rPr>
        <w:tab/>
        <w:t>Discussion on OFDM-based Reference Signal Design for 6G ISAC</w:t>
      </w:r>
      <w:r w:rsidR="00246ADD" w:rsidRPr="00F62204">
        <w:rPr>
          <w:rFonts w:ascii="Times New Roman" w:eastAsia="Times New Roman" w:hAnsi="Times New Roman"/>
        </w:rPr>
        <w:tab/>
        <w:t>Shanghai Jiao Tong University, NERC-DTV</w:t>
      </w:r>
    </w:p>
    <w:p w14:paraId="6FF63774" w14:textId="3B18DC75" w:rsidR="00246ADD" w:rsidRPr="00F62204" w:rsidRDefault="00C62C50" w:rsidP="00246ADD">
      <w:pPr>
        <w:rPr>
          <w:rFonts w:ascii="Times New Roman" w:eastAsia="Times New Roman" w:hAnsi="Times New Roman"/>
        </w:rPr>
      </w:pPr>
      <w:hyperlink r:id="rId1974" w:history="1">
        <w:r>
          <w:rPr>
            <w:rStyle w:val="Hyperlink"/>
            <w:rFonts w:ascii="Times New Roman" w:eastAsia="Times New Roman" w:hAnsi="Times New Roman"/>
          </w:rPr>
          <w:t>R1-2606193</w:t>
        </w:r>
      </w:hyperlink>
      <w:r w:rsidR="00246ADD" w:rsidRPr="00F62204">
        <w:rPr>
          <w:rFonts w:ascii="Times New Roman" w:eastAsia="Times New Roman" w:hAnsi="Times New Roman"/>
        </w:rPr>
        <w:tab/>
        <w:t>Study on aspects of integration with communication</w:t>
      </w:r>
      <w:r w:rsidR="00246ADD" w:rsidRPr="00F62204">
        <w:rPr>
          <w:rFonts w:ascii="Times New Roman" w:eastAsia="Times New Roman" w:hAnsi="Times New Roman"/>
        </w:rPr>
        <w:tab/>
        <w:t>HONOR</w:t>
      </w:r>
    </w:p>
    <w:p w14:paraId="53BA5E17" w14:textId="3BB5B29E" w:rsidR="00246ADD" w:rsidRPr="00F62204" w:rsidRDefault="00C62C50" w:rsidP="00246ADD">
      <w:pPr>
        <w:rPr>
          <w:rFonts w:ascii="Times New Roman" w:eastAsia="Times New Roman" w:hAnsi="Times New Roman"/>
        </w:rPr>
      </w:pPr>
      <w:hyperlink r:id="rId1975" w:history="1">
        <w:r>
          <w:rPr>
            <w:rStyle w:val="Hyperlink"/>
            <w:rFonts w:ascii="Times New Roman" w:eastAsia="Times New Roman" w:hAnsi="Times New Roman"/>
          </w:rPr>
          <w:t>R1-2606259</w:t>
        </w:r>
      </w:hyperlink>
      <w:r w:rsidR="00246ADD" w:rsidRPr="00F62204">
        <w:rPr>
          <w:rFonts w:ascii="Times New Roman" w:eastAsia="Times New Roman" w:hAnsi="Times New Roman"/>
        </w:rPr>
        <w:tab/>
        <w:t>Discussion on aspects of integration with communication for 6GR ISAC</w:t>
      </w:r>
      <w:r w:rsidR="00246ADD" w:rsidRPr="00F62204">
        <w:rPr>
          <w:rFonts w:ascii="Times New Roman" w:eastAsia="Times New Roman" w:hAnsi="Times New Roman"/>
        </w:rPr>
        <w:tab/>
        <w:t>ETRI</w:t>
      </w:r>
    </w:p>
    <w:p w14:paraId="2FB8896C" w14:textId="4E4CDB43" w:rsidR="00246ADD" w:rsidRPr="00F62204" w:rsidRDefault="00C62C50" w:rsidP="00246ADD">
      <w:pPr>
        <w:ind w:left="1440" w:hanging="1440"/>
        <w:rPr>
          <w:rFonts w:ascii="Times New Roman" w:eastAsia="Times New Roman" w:hAnsi="Times New Roman"/>
        </w:rPr>
      </w:pPr>
      <w:hyperlink r:id="rId1976" w:history="1">
        <w:r>
          <w:rPr>
            <w:rStyle w:val="Hyperlink"/>
            <w:rFonts w:ascii="Times New Roman" w:eastAsia="Times New Roman" w:hAnsi="Times New Roman"/>
          </w:rPr>
          <w:t>R1-2606270</w:t>
        </w:r>
      </w:hyperlink>
      <w:r w:rsidR="00246ADD" w:rsidRPr="00F62204">
        <w:rPr>
          <w:rFonts w:ascii="Times New Roman" w:eastAsia="Times New Roman" w:hAnsi="Times New Roman"/>
        </w:rPr>
        <w:tab/>
        <w:t>Discussion on Aspects of Sensing Integration with Communication for 6GR</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Pengcheng</w:t>
      </w:r>
      <w:proofErr w:type="spellEnd"/>
      <w:r w:rsidR="00246ADD" w:rsidRPr="00F62204">
        <w:rPr>
          <w:rFonts w:ascii="Times New Roman" w:eastAsia="Times New Roman" w:hAnsi="Times New Roman"/>
        </w:rPr>
        <w:t xml:space="preserve"> Laboratory, BUPT</w:t>
      </w:r>
    </w:p>
    <w:p w14:paraId="557CD1BE" w14:textId="37849BEF" w:rsidR="00246ADD" w:rsidRPr="00F62204" w:rsidRDefault="00C62C50" w:rsidP="00246ADD">
      <w:pPr>
        <w:rPr>
          <w:rFonts w:ascii="Times New Roman" w:eastAsia="Times New Roman" w:hAnsi="Times New Roman"/>
        </w:rPr>
      </w:pPr>
      <w:hyperlink r:id="rId1977" w:history="1">
        <w:r>
          <w:rPr>
            <w:rStyle w:val="Hyperlink"/>
            <w:rFonts w:ascii="Times New Roman" w:eastAsia="Times New Roman" w:hAnsi="Times New Roman"/>
          </w:rPr>
          <w:t>R1-2606304</w:t>
        </w:r>
      </w:hyperlink>
      <w:r w:rsidR="00246ADD" w:rsidRPr="00F62204">
        <w:rPr>
          <w:rFonts w:ascii="Times New Roman" w:eastAsia="Times New Roman" w:hAnsi="Times New Roman"/>
        </w:rPr>
        <w:tab/>
        <w:t>On the aspects of communication and sensing integration</w:t>
      </w:r>
      <w:r w:rsidR="00246ADD" w:rsidRPr="00F62204">
        <w:rPr>
          <w:rFonts w:ascii="Times New Roman" w:eastAsia="Times New Roman" w:hAnsi="Times New Roman"/>
        </w:rPr>
        <w:tab/>
        <w:t>Lenovo</w:t>
      </w:r>
    </w:p>
    <w:p w14:paraId="30875A3D" w14:textId="7BDBF3AD" w:rsidR="00246ADD" w:rsidRPr="00F62204" w:rsidRDefault="00C62C50" w:rsidP="00246ADD">
      <w:pPr>
        <w:rPr>
          <w:rFonts w:ascii="Times New Roman" w:eastAsia="Times New Roman" w:hAnsi="Times New Roman"/>
        </w:rPr>
      </w:pPr>
      <w:hyperlink r:id="rId1978" w:history="1">
        <w:r>
          <w:rPr>
            <w:rStyle w:val="Hyperlink"/>
            <w:rFonts w:ascii="Times New Roman" w:eastAsia="Times New Roman" w:hAnsi="Times New Roman"/>
          </w:rPr>
          <w:t>R1-2606316</w:t>
        </w:r>
      </w:hyperlink>
      <w:r w:rsidR="00246ADD" w:rsidRPr="00F62204">
        <w:rPr>
          <w:rFonts w:ascii="Times New Roman" w:eastAsia="Times New Roman" w:hAnsi="Times New Roman"/>
        </w:rPr>
        <w:tab/>
        <w:t>Considerations on UE-based sensing</w:t>
      </w:r>
      <w:r w:rsidR="00246ADD" w:rsidRPr="00F62204">
        <w:rPr>
          <w:rFonts w:ascii="Times New Roman" w:eastAsia="Times New Roman" w:hAnsi="Times New Roman"/>
        </w:rPr>
        <w:tab/>
        <w:t>Vodafone</w:t>
      </w:r>
    </w:p>
    <w:p w14:paraId="539DA56F" w14:textId="009BDD02" w:rsidR="00246ADD" w:rsidRPr="00F62204" w:rsidRDefault="00C62C50" w:rsidP="00246ADD">
      <w:pPr>
        <w:rPr>
          <w:rFonts w:ascii="Times New Roman" w:eastAsia="Times New Roman" w:hAnsi="Times New Roman"/>
        </w:rPr>
      </w:pPr>
      <w:hyperlink r:id="rId1979" w:history="1">
        <w:r>
          <w:rPr>
            <w:rStyle w:val="Hyperlink"/>
            <w:rFonts w:ascii="Times New Roman" w:eastAsia="Times New Roman" w:hAnsi="Times New Roman"/>
          </w:rPr>
          <w:t>R1-2606326</w:t>
        </w:r>
      </w:hyperlink>
      <w:r w:rsidR="00246ADD" w:rsidRPr="00F62204">
        <w:rPr>
          <w:rFonts w:ascii="Times New Roman" w:eastAsia="Times New Roman" w:hAnsi="Times New Roman"/>
        </w:rPr>
        <w:tab/>
        <w:t>Views on 6G ISAC</w:t>
      </w:r>
      <w:r w:rsidR="00246ADD" w:rsidRPr="00F62204">
        <w:rPr>
          <w:rFonts w:ascii="Times New Roman" w:eastAsia="Times New Roman" w:hAnsi="Times New Roman"/>
        </w:rPr>
        <w:tab/>
        <w:t>NVIDIA</w:t>
      </w:r>
    </w:p>
    <w:p w14:paraId="61E073E8" w14:textId="3C64AC8E" w:rsidR="00246ADD" w:rsidRPr="00F62204" w:rsidRDefault="00C62C50" w:rsidP="00246ADD">
      <w:pPr>
        <w:rPr>
          <w:rFonts w:ascii="Times New Roman" w:eastAsia="Times New Roman" w:hAnsi="Times New Roman"/>
        </w:rPr>
      </w:pPr>
      <w:hyperlink r:id="rId1980" w:history="1">
        <w:r>
          <w:rPr>
            <w:rStyle w:val="Hyperlink"/>
            <w:rFonts w:ascii="Times New Roman" w:eastAsia="Times New Roman" w:hAnsi="Times New Roman"/>
          </w:rPr>
          <w:t>R1-2606344</w:t>
        </w:r>
      </w:hyperlink>
      <w:r w:rsidR="00246ADD" w:rsidRPr="00F62204">
        <w:rPr>
          <w:rFonts w:ascii="Times New Roman" w:eastAsia="Times New Roman" w:hAnsi="Times New Roman"/>
        </w:rPr>
        <w:tab/>
        <w:t>ISAC integration with communications</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Ofinno</w:t>
      </w:r>
      <w:proofErr w:type="spellEnd"/>
    </w:p>
    <w:p w14:paraId="7ACB6A49" w14:textId="64B4B161" w:rsidR="00246ADD" w:rsidRPr="00F62204" w:rsidRDefault="00C62C50" w:rsidP="00246ADD">
      <w:pPr>
        <w:rPr>
          <w:rFonts w:ascii="Times New Roman" w:eastAsia="Times New Roman" w:hAnsi="Times New Roman"/>
        </w:rPr>
      </w:pPr>
      <w:hyperlink r:id="rId1981" w:history="1">
        <w:r>
          <w:rPr>
            <w:rStyle w:val="Hyperlink"/>
            <w:rFonts w:ascii="Times New Roman" w:eastAsia="Times New Roman" w:hAnsi="Times New Roman"/>
          </w:rPr>
          <w:t>R1-2606396</w:t>
        </w:r>
      </w:hyperlink>
      <w:r w:rsidR="00246ADD" w:rsidRPr="00F62204">
        <w:rPr>
          <w:rFonts w:ascii="Times New Roman" w:eastAsia="Times New Roman" w:hAnsi="Times New Roman"/>
        </w:rPr>
        <w:tab/>
        <w:t>Considerations on Integration with Communication</w:t>
      </w:r>
      <w:r w:rsidR="00246ADD" w:rsidRPr="00F62204">
        <w:rPr>
          <w:rFonts w:ascii="Times New Roman" w:eastAsia="Times New Roman" w:hAnsi="Times New Roman"/>
        </w:rPr>
        <w:tab/>
        <w:t>Qualcomm Incorporated</w:t>
      </w:r>
    </w:p>
    <w:p w14:paraId="68B97F02" w14:textId="4C3339F4" w:rsidR="00246ADD" w:rsidRPr="00F62204" w:rsidRDefault="00C62C50" w:rsidP="00246ADD">
      <w:pPr>
        <w:rPr>
          <w:rFonts w:ascii="Times New Roman" w:eastAsia="Times New Roman" w:hAnsi="Times New Roman"/>
        </w:rPr>
      </w:pPr>
      <w:hyperlink r:id="rId1982" w:history="1">
        <w:r>
          <w:rPr>
            <w:rStyle w:val="Hyperlink"/>
            <w:rFonts w:ascii="Times New Roman" w:eastAsia="Times New Roman" w:hAnsi="Times New Roman"/>
          </w:rPr>
          <w:t>R1-2606411</w:t>
        </w:r>
      </w:hyperlink>
      <w:r w:rsidR="00246ADD" w:rsidRPr="00F62204">
        <w:rPr>
          <w:rFonts w:ascii="Times New Roman" w:eastAsia="Times New Roman" w:hAnsi="Times New Roman"/>
        </w:rPr>
        <w:tab/>
        <w:t>Discussion on 6G sensing overhead and integration with communication</w:t>
      </w:r>
      <w:r w:rsidR="00246ADD" w:rsidRPr="00F62204">
        <w:rPr>
          <w:rFonts w:ascii="Times New Roman" w:eastAsia="Times New Roman" w:hAnsi="Times New Roman"/>
        </w:rPr>
        <w:tab/>
        <w:t>T-Mobile USA</w:t>
      </w:r>
    </w:p>
    <w:p w14:paraId="2F4A5FBF" w14:textId="5D0670FC" w:rsidR="00246ADD" w:rsidRPr="00F62204" w:rsidRDefault="00C62C50" w:rsidP="00246ADD">
      <w:pPr>
        <w:rPr>
          <w:rFonts w:ascii="Times New Roman" w:eastAsia="Times New Roman" w:hAnsi="Times New Roman"/>
        </w:rPr>
      </w:pPr>
      <w:hyperlink r:id="rId1983" w:history="1">
        <w:r>
          <w:rPr>
            <w:rStyle w:val="Hyperlink"/>
            <w:rFonts w:ascii="Times New Roman" w:eastAsia="Times New Roman" w:hAnsi="Times New Roman"/>
          </w:rPr>
          <w:t>R1-2606437</w:t>
        </w:r>
      </w:hyperlink>
      <w:r w:rsidR="00246ADD" w:rsidRPr="00F62204">
        <w:rPr>
          <w:rFonts w:ascii="Times New Roman" w:eastAsia="Times New Roman" w:hAnsi="Times New Roman"/>
        </w:rPr>
        <w:tab/>
        <w:t>Sensing Integration with Communication</w:t>
      </w:r>
      <w:r w:rsidR="00246ADD" w:rsidRPr="00F62204">
        <w:rPr>
          <w:rFonts w:ascii="Times New Roman" w:eastAsia="Times New Roman" w:hAnsi="Times New Roman"/>
        </w:rPr>
        <w:tab/>
        <w:t>AT&amp;T, FirstNet</w:t>
      </w:r>
    </w:p>
    <w:p w14:paraId="5347EB11" w14:textId="77B2FEA7" w:rsidR="00246ADD" w:rsidRPr="00F62204" w:rsidRDefault="00C62C50" w:rsidP="00246ADD">
      <w:pPr>
        <w:rPr>
          <w:rFonts w:ascii="Times New Roman" w:eastAsia="Times New Roman" w:hAnsi="Times New Roman"/>
        </w:rPr>
      </w:pPr>
      <w:hyperlink r:id="rId1984" w:history="1">
        <w:r>
          <w:rPr>
            <w:rStyle w:val="Hyperlink"/>
            <w:rFonts w:ascii="Times New Roman" w:eastAsia="Times New Roman" w:hAnsi="Times New Roman"/>
          </w:rPr>
          <w:t>R1-2606456</w:t>
        </w:r>
      </w:hyperlink>
      <w:r w:rsidR="00246ADD" w:rsidRPr="00F62204">
        <w:rPr>
          <w:rFonts w:ascii="Times New Roman" w:eastAsia="Times New Roman" w:hAnsi="Times New Roman"/>
        </w:rPr>
        <w:tab/>
        <w:t>On sensing-assisted communication in 6GR</w:t>
      </w:r>
      <w:r w:rsidR="00246ADD" w:rsidRPr="00F62204">
        <w:rPr>
          <w:rFonts w:ascii="Times New Roman" w:eastAsia="Times New Roman" w:hAnsi="Times New Roman"/>
        </w:rPr>
        <w:tab/>
        <w:t>LG Uplus</w:t>
      </w:r>
    </w:p>
    <w:p w14:paraId="0911CC5D" w14:textId="328F29EF" w:rsidR="00246ADD" w:rsidRPr="00F62204" w:rsidRDefault="00C62C50" w:rsidP="00246ADD">
      <w:pPr>
        <w:rPr>
          <w:rFonts w:ascii="Times New Roman" w:eastAsia="Times New Roman" w:hAnsi="Times New Roman"/>
        </w:rPr>
      </w:pPr>
      <w:hyperlink r:id="rId1985" w:history="1">
        <w:r>
          <w:rPr>
            <w:rStyle w:val="Hyperlink"/>
            <w:rFonts w:ascii="Times New Roman" w:eastAsia="Times New Roman" w:hAnsi="Times New Roman"/>
          </w:rPr>
          <w:t>R1-2606458</w:t>
        </w:r>
      </w:hyperlink>
      <w:r w:rsidR="00246ADD" w:rsidRPr="00F62204">
        <w:rPr>
          <w:rFonts w:ascii="Times New Roman" w:eastAsia="Times New Roman" w:hAnsi="Times New Roman"/>
        </w:rPr>
        <w:tab/>
        <w:t>Views on Integration of Sensing with Communication</w:t>
      </w:r>
      <w:r w:rsidR="00246ADD" w:rsidRPr="00F62204">
        <w:rPr>
          <w:rFonts w:ascii="Times New Roman" w:eastAsia="Times New Roman" w:hAnsi="Times New Roman"/>
        </w:rPr>
        <w:tab/>
        <w:t>Ericsson</w:t>
      </w:r>
    </w:p>
    <w:p w14:paraId="0AD9AF74" w14:textId="28B490DC" w:rsidR="00246ADD" w:rsidRPr="00F62204" w:rsidRDefault="00C62C50" w:rsidP="00246ADD">
      <w:pPr>
        <w:ind w:left="1440" w:hanging="1440"/>
        <w:rPr>
          <w:rFonts w:ascii="Times New Roman" w:eastAsia="Times New Roman" w:hAnsi="Times New Roman"/>
        </w:rPr>
      </w:pPr>
      <w:hyperlink r:id="rId1986" w:history="1">
        <w:r>
          <w:rPr>
            <w:rStyle w:val="Hyperlink"/>
            <w:rFonts w:ascii="Times New Roman" w:eastAsia="Times New Roman" w:hAnsi="Times New Roman"/>
          </w:rPr>
          <w:t>R1-2606522</w:t>
        </w:r>
      </w:hyperlink>
      <w:r w:rsidR="00246ADD" w:rsidRPr="00F62204">
        <w:rPr>
          <w:rFonts w:ascii="Times New Roman" w:eastAsia="Times New Roman" w:hAnsi="Times New Roman"/>
        </w:rPr>
        <w:tab/>
        <w:t>RS design and Tx/Rx/measurement reporting procedures for ISAC</w:t>
      </w:r>
      <w:r w:rsidR="00246ADD" w:rsidRPr="00F62204">
        <w:rPr>
          <w:rFonts w:ascii="Times New Roman" w:eastAsia="Times New Roman" w:hAnsi="Times New Roman"/>
        </w:rPr>
        <w:tab/>
        <w:t>NTT DOCOMO, INC., NTT, Inc.</w:t>
      </w:r>
    </w:p>
    <w:p w14:paraId="5C2CBA4C" w14:textId="3D959BF9" w:rsidR="00246ADD" w:rsidRPr="00F62204" w:rsidRDefault="00C62C50" w:rsidP="00246ADD">
      <w:pPr>
        <w:rPr>
          <w:rFonts w:ascii="Times New Roman" w:eastAsia="Times New Roman" w:hAnsi="Times New Roman"/>
        </w:rPr>
      </w:pPr>
      <w:hyperlink r:id="rId1987" w:history="1">
        <w:r>
          <w:rPr>
            <w:rStyle w:val="Hyperlink"/>
            <w:rFonts w:ascii="Times New Roman" w:eastAsia="Times New Roman" w:hAnsi="Times New Roman"/>
          </w:rPr>
          <w:t>R1-2606540</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t>ITRI, Acer Incorporated</w:t>
      </w:r>
    </w:p>
    <w:p w14:paraId="3AF3E88D" w14:textId="4A1DA18E" w:rsidR="00246ADD" w:rsidRPr="00F62204" w:rsidRDefault="00C62C50" w:rsidP="00246ADD">
      <w:pPr>
        <w:rPr>
          <w:rFonts w:ascii="Times New Roman" w:eastAsia="Times New Roman" w:hAnsi="Times New Roman"/>
        </w:rPr>
      </w:pPr>
      <w:hyperlink r:id="rId1988" w:history="1">
        <w:r>
          <w:rPr>
            <w:rStyle w:val="Hyperlink"/>
            <w:rFonts w:ascii="Times New Roman" w:eastAsia="Times New Roman" w:hAnsi="Times New Roman"/>
          </w:rPr>
          <w:t>R1-2606558</w:t>
        </w:r>
      </w:hyperlink>
      <w:r w:rsidR="00246ADD" w:rsidRPr="00F62204">
        <w:rPr>
          <w:rFonts w:ascii="Times New Roman" w:eastAsia="Times New Roman" w:hAnsi="Times New Roman"/>
        </w:rPr>
        <w:tab/>
        <w:t>Discussion on reference signal and resource allocation for 6G ISAC</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Quectel</w:t>
      </w:r>
      <w:proofErr w:type="spellEnd"/>
    </w:p>
    <w:p w14:paraId="3A2D3520" w14:textId="4A73C1A5" w:rsidR="00246ADD" w:rsidRPr="00F62204" w:rsidRDefault="00C62C50" w:rsidP="00246ADD">
      <w:pPr>
        <w:rPr>
          <w:rFonts w:ascii="Times New Roman" w:eastAsia="Times New Roman" w:hAnsi="Times New Roman"/>
        </w:rPr>
      </w:pPr>
      <w:hyperlink r:id="rId1989" w:history="1">
        <w:r>
          <w:rPr>
            <w:rStyle w:val="Hyperlink"/>
            <w:rFonts w:ascii="Times New Roman" w:eastAsia="Times New Roman" w:hAnsi="Times New Roman"/>
          </w:rPr>
          <w:t>R1-2606561</w:t>
        </w:r>
      </w:hyperlink>
      <w:r w:rsidR="00246ADD" w:rsidRPr="00F62204">
        <w:rPr>
          <w:rFonts w:ascii="Times New Roman" w:eastAsia="Times New Roman" w:hAnsi="Times New Roman"/>
        </w:rPr>
        <w:tab/>
        <w:t>Discussion on aspects of integration with communication for 6G ISAC</w:t>
      </w:r>
      <w:r w:rsidR="00246ADD" w:rsidRPr="00F62204">
        <w:rPr>
          <w:rFonts w:ascii="Times New Roman" w:eastAsia="Times New Roman" w:hAnsi="Times New Roman"/>
        </w:rPr>
        <w:tab/>
        <w:t>LG Electronics</w:t>
      </w:r>
    </w:p>
    <w:p w14:paraId="735BE689" w14:textId="16508D21" w:rsidR="00246ADD" w:rsidRPr="00F62204" w:rsidRDefault="00C62C50" w:rsidP="00246ADD">
      <w:pPr>
        <w:rPr>
          <w:rFonts w:ascii="Times New Roman" w:eastAsia="Times New Roman" w:hAnsi="Times New Roman"/>
        </w:rPr>
      </w:pPr>
      <w:hyperlink r:id="rId1990" w:history="1">
        <w:r>
          <w:rPr>
            <w:rStyle w:val="Hyperlink"/>
            <w:rFonts w:ascii="Times New Roman" w:eastAsia="Times New Roman" w:hAnsi="Times New Roman"/>
          </w:rPr>
          <w:t>R1-2606593</w:t>
        </w:r>
      </w:hyperlink>
      <w:r w:rsidR="00246ADD" w:rsidRPr="00F62204">
        <w:rPr>
          <w:rFonts w:ascii="Times New Roman" w:eastAsia="Times New Roman" w:hAnsi="Times New Roman"/>
        </w:rPr>
        <w:tab/>
        <w:t>Aspects of integration with communication</w:t>
      </w:r>
      <w:r w:rsidR="00246ADD" w:rsidRPr="00F62204">
        <w:rPr>
          <w:rFonts w:ascii="Times New Roman" w:eastAsia="Times New Roman" w:hAnsi="Times New Roman"/>
        </w:rPr>
        <w:tab/>
        <w:t>Rakuten Mobile, Inc</w:t>
      </w:r>
    </w:p>
    <w:p w14:paraId="27A814C6" w14:textId="26794966" w:rsidR="00246ADD" w:rsidRPr="00F62204" w:rsidRDefault="00C62C50" w:rsidP="00246ADD">
      <w:pPr>
        <w:rPr>
          <w:rFonts w:ascii="Times New Roman" w:eastAsia="Times New Roman" w:hAnsi="Times New Roman"/>
        </w:rPr>
      </w:pPr>
      <w:hyperlink r:id="rId1991" w:history="1">
        <w:r>
          <w:rPr>
            <w:rStyle w:val="Hyperlink"/>
            <w:rFonts w:ascii="Times New Roman" w:eastAsia="Times New Roman" w:hAnsi="Times New Roman"/>
          </w:rPr>
          <w:t>R1-2606601</w:t>
        </w:r>
      </w:hyperlink>
      <w:r w:rsidR="00246ADD" w:rsidRPr="00F62204">
        <w:rPr>
          <w:rFonts w:ascii="Times New Roman" w:eastAsia="Times New Roman" w:hAnsi="Times New Roman"/>
        </w:rPr>
        <w:tab/>
        <w:t>Discussion on Aspects of Integration with Communication for ISAC</w:t>
      </w:r>
      <w:r w:rsidR="00246ADD" w:rsidRPr="00F62204">
        <w:rPr>
          <w:rFonts w:ascii="Times New Roman" w:eastAsia="Times New Roman" w:hAnsi="Times New Roman"/>
        </w:rPr>
        <w:tab/>
        <w:t>China Unicom</w:t>
      </w:r>
    </w:p>
    <w:p w14:paraId="7631C545" w14:textId="623DA01F" w:rsidR="00246ADD" w:rsidRPr="00F62204" w:rsidRDefault="00C62C50" w:rsidP="00246ADD">
      <w:pPr>
        <w:rPr>
          <w:rFonts w:ascii="Times New Roman" w:eastAsia="Times New Roman" w:hAnsi="Times New Roman"/>
        </w:rPr>
      </w:pPr>
      <w:hyperlink r:id="rId1992" w:history="1">
        <w:r>
          <w:rPr>
            <w:rStyle w:val="Hyperlink"/>
            <w:rFonts w:ascii="Times New Roman" w:eastAsia="Times New Roman" w:hAnsi="Times New Roman"/>
          </w:rPr>
          <w:t>R1-2606627</w:t>
        </w:r>
      </w:hyperlink>
      <w:r w:rsidR="00246ADD" w:rsidRPr="00F62204">
        <w:rPr>
          <w:rFonts w:ascii="Times New Roman" w:eastAsia="Times New Roman" w:hAnsi="Times New Roman"/>
        </w:rPr>
        <w:tab/>
        <w:t>Discussion on aspects of integration of sensing with communication</w:t>
      </w:r>
      <w:r w:rsidR="00246ADD" w:rsidRPr="00F62204">
        <w:rPr>
          <w:rFonts w:ascii="Times New Roman" w:eastAsia="Times New Roman" w:hAnsi="Times New Roman"/>
        </w:rPr>
        <w:tab/>
        <w:t>IIT Kanpur</w:t>
      </w:r>
    </w:p>
    <w:p w14:paraId="6E69E3FF" w14:textId="5BA1DA39" w:rsidR="00246ADD" w:rsidRPr="00F62204" w:rsidRDefault="00C62C50" w:rsidP="00246ADD">
      <w:pPr>
        <w:ind w:left="1440" w:hanging="1440"/>
        <w:rPr>
          <w:rFonts w:ascii="Times New Roman" w:eastAsia="Times New Roman" w:hAnsi="Times New Roman"/>
        </w:rPr>
      </w:pPr>
      <w:hyperlink r:id="rId1993" w:history="1">
        <w:r>
          <w:rPr>
            <w:rStyle w:val="Hyperlink"/>
            <w:rFonts w:ascii="Times New Roman" w:eastAsia="Times New Roman" w:hAnsi="Times New Roman"/>
          </w:rPr>
          <w:t>R1-2606637</w:t>
        </w:r>
      </w:hyperlink>
      <w:r w:rsidR="00246ADD" w:rsidRPr="00F62204">
        <w:rPr>
          <w:rFonts w:ascii="Times New Roman" w:eastAsia="Times New Roman" w:hAnsi="Times New Roman"/>
        </w:rPr>
        <w:tab/>
        <w:t>Discussion on aspects of integration of sensing with communications</w:t>
      </w:r>
      <w:r w:rsidR="00246ADD" w:rsidRPr="00F62204">
        <w:rPr>
          <w:rFonts w:ascii="Times New Roman" w:eastAsia="Times New Roman" w:hAnsi="Times New Roman"/>
        </w:rPr>
        <w:tab/>
        <w:t xml:space="preserve">Indian Institute of Tech (M), Lekha Wireless Solutions, IIT Kharagpur, </w:t>
      </w:r>
      <w:proofErr w:type="spellStart"/>
      <w:r w:rsidR="00246ADD" w:rsidRPr="00F62204">
        <w:rPr>
          <w:rFonts w:ascii="Times New Roman" w:eastAsia="Times New Roman" w:hAnsi="Times New Roman"/>
        </w:rPr>
        <w:t>CEWiT</w:t>
      </w:r>
      <w:proofErr w:type="spellEnd"/>
      <w:r w:rsidR="00246ADD" w:rsidRPr="00F62204">
        <w:rPr>
          <w:rFonts w:ascii="Times New Roman" w:eastAsia="Times New Roman" w:hAnsi="Times New Roman"/>
        </w:rPr>
        <w:t xml:space="preserve">, IIT Hyderabad, </w:t>
      </w:r>
      <w:proofErr w:type="spellStart"/>
      <w:r w:rsidR="00246ADD" w:rsidRPr="00F62204">
        <w:rPr>
          <w:rFonts w:ascii="Times New Roman" w:eastAsia="Times New Roman" w:hAnsi="Times New Roman"/>
        </w:rPr>
        <w:t>WiSig</w:t>
      </w:r>
      <w:proofErr w:type="spellEnd"/>
      <w:r w:rsidR="00246ADD" w:rsidRPr="00F62204">
        <w:rPr>
          <w:rFonts w:ascii="Times New Roman" w:eastAsia="Times New Roman" w:hAnsi="Times New Roman"/>
        </w:rPr>
        <w:t xml:space="preserve"> Networks, IIT Kanpur</w:t>
      </w:r>
    </w:p>
    <w:p w14:paraId="6F5C9842" w14:textId="357B6E6B" w:rsidR="00246ADD" w:rsidRPr="00F62204" w:rsidRDefault="00C62C50" w:rsidP="00246ADD">
      <w:pPr>
        <w:rPr>
          <w:rFonts w:ascii="Times New Roman" w:eastAsia="Times New Roman" w:hAnsi="Times New Roman"/>
        </w:rPr>
      </w:pPr>
      <w:hyperlink r:id="rId1994" w:history="1">
        <w:r>
          <w:rPr>
            <w:rStyle w:val="Hyperlink"/>
            <w:rFonts w:ascii="Times New Roman" w:eastAsia="Times New Roman" w:hAnsi="Times New Roman"/>
          </w:rPr>
          <w:t>R1-2606643</w:t>
        </w:r>
      </w:hyperlink>
      <w:r w:rsidR="00246ADD" w:rsidRPr="00F62204">
        <w:rPr>
          <w:rFonts w:ascii="Times New Roman" w:eastAsia="Times New Roman" w:hAnsi="Times New Roman"/>
        </w:rPr>
        <w:tab/>
        <w:t>Aspects of Integrated sensing and communication for 6GR</w:t>
      </w:r>
      <w:r w:rsidR="00246ADD" w:rsidRPr="00F62204">
        <w:rPr>
          <w:rFonts w:ascii="Times New Roman" w:eastAsia="Times New Roman" w:hAnsi="Times New Roman"/>
        </w:rPr>
        <w:tab/>
        <w:t>Fraunhofer IIS, Fraunhofer HHI</w:t>
      </w:r>
    </w:p>
    <w:p w14:paraId="4E4A0819" w14:textId="2092B238" w:rsidR="00246ADD" w:rsidRPr="00F62204" w:rsidRDefault="00C62C50" w:rsidP="00246ADD">
      <w:pPr>
        <w:rPr>
          <w:rFonts w:ascii="Times New Roman" w:eastAsia="Times New Roman" w:hAnsi="Times New Roman"/>
        </w:rPr>
      </w:pPr>
      <w:hyperlink r:id="rId1995" w:history="1">
        <w:r>
          <w:rPr>
            <w:rStyle w:val="Hyperlink"/>
            <w:rFonts w:ascii="Times New Roman" w:eastAsia="Times New Roman" w:hAnsi="Times New Roman"/>
          </w:rPr>
          <w:t>R1-2606658</w:t>
        </w:r>
      </w:hyperlink>
      <w:r w:rsidR="00246ADD" w:rsidRPr="00F62204">
        <w:rPr>
          <w:rFonts w:ascii="Times New Roman" w:eastAsia="Times New Roman" w:hAnsi="Times New Roman"/>
        </w:rPr>
        <w:tab/>
        <w:t>Discussion on aspects of integration with communication</w:t>
      </w:r>
      <w:r w:rsidR="00246ADD" w:rsidRPr="00F62204">
        <w:rPr>
          <w:rFonts w:ascii="Times New Roman" w:eastAsia="Times New Roman" w:hAnsi="Times New Roman"/>
        </w:rPr>
        <w:tab/>
      </w:r>
      <w:proofErr w:type="spellStart"/>
      <w:r w:rsidR="00246ADD" w:rsidRPr="00F62204">
        <w:rPr>
          <w:rFonts w:ascii="Times New Roman" w:eastAsia="Times New Roman" w:hAnsi="Times New Roman"/>
        </w:rPr>
        <w:t>CEWiT</w:t>
      </w:r>
      <w:proofErr w:type="spellEnd"/>
    </w:p>
    <w:p w14:paraId="0925851F" w14:textId="219BD1A4" w:rsidR="00246ADD" w:rsidRPr="00F62204" w:rsidRDefault="00C62C50" w:rsidP="00246ADD">
      <w:pPr>
        <w:rPr>
          <w:rFonts w:ascii="Times New Roman" w:eastAsia="Times New Roman" w:hAnsi="Times New Roman"/>
        </w:rPr>
      </w:pPr>
      <w:hyperlink r:id="rId1996" w:history="1">
        <w:r>
          <w:rPr>
            <w:rStyle w:val="Hyperlink"/>
            <w:rFonts w:ascii="Times New Roman" w:eastAsia="Times New Roman" w:hAnsi="Times New Roman"/>
          </w:rPr>
          <w:t>R1-2606662</w:t>
        </w:r>
      </w:hyperlink>
      <w:r w:rsidR="00246ADD" w:rsidRPr="00F62204">
        <w:rPr>
          <w:rFonts w:ascii="Times New Roman" w:eastAsia="Times New Roman" w:hAnsi="Times New Roman"/>
        </w:rPr>
        <w:tab/>
        <w:t>On 6GR Aspects of Sensing Integration with Communication</w:t>
      </w:r>
      <w:r w:rsidR="00246ADD" w:rsidRPr="00F62204">
        <w:rPr>
          <w:rFonts w:ascii="Times New Roman" w:eastAsia="Times New Roman" w:hAnsi="Times New Roman"/>
        </w:rPr>
        <w:tab/>
        <w:t>Google</w:t>
      </w:r>
    </w:p>
    <w:p w14:paraId="7F70A829" w14:textId="4C0EA5C9" w:rsidR="00246ADD" w:rsidRDefault="00C62C50" w:rsidP="00246ADD">
      <w:pPr>
        <w:ind w:left="1440" w:hanging="1440"/>
        <w:rPr>
          <w:rFonts w:ascii="Times New Roman" w:eastAsia="Times New Roman" w:hAnsi="Times New Roman"/>
        </w:rPr>
      </w:pPr>
      <w:hyperlink r:id="rId1997" w:history="1">
        <w:r>
          <w:rPr>
            <w:rStyle w:val="Hyperlink"/>
            <w:rFonts w:ascii="Times New Roman" w:eastAsia="Times New Roman" w:hAnsi="Times New Roman"/>
          </w:rPr>
          <w:t>R1-2606705</w:t>
        </w:r>
      </w:hyperlink>
      <w:r w:rsidR="00246ADD" w:rsidRPr="00F62204">
        <w:rPr>
          <w:rFonts w:ascii="Times New Roman" w:eastAsia="Times New Roman" w:hAnsi="Times New Roman"/>
        </w:rPr>
        <w:tab/>
        <w:t>RF Interference Management for 6GR ISAC – Issues and Benefits</w:t>
      </w:r>
      <w:r w:rsidR="00246ADD" w:rsidRPr="00F62204">
        <w:rPr>
          <w:rFonts w:ascii="Times New Roman" w:eastAsia="Times New Roman" w:hAnsi="Times New Roman"/>
        </w:rPr>
        <w:tab/>
        <w:t>MITRE-FFRDC, National Spectrum Consortium, DISA, Lockheed Martin, VIAVI Solutions, AST SpaceMobile</w:t>
      </w:r>
    </w:p>
    <w:p w14:paraId="0E7EB4D1" w14:textId="77777777" w:rsidR="009D27E1" w:rsidRPr="00F62204" w:rsidRDefault="009D27E1" w:rsidP="00246ADD">
      <w:pPr>
        <w:ind w:left="1440" w:hanging="1440"/>
        <w:rPr>
          <w:rFonts w:ascii="Times New Roman" w:eastAsia="Times New Roman" w:hAnsi="Times New Roman"/>
        </w:rPr>
      </w:pPr>
    </w:p>
    <w:p w14:paraId="1FF02C0D" w14:textId="2370D699" w:rsidR="00246ADD" w:rsidRPr="009D27E1" w:rsidRDefault="00C62C50" w:rsidP="00246ADD">
      <w:pPr>
        <w:rPr>
          <w:rFonts w:ascii="Times New Roman" w:eastAsia="MS Mincho" w:hAnsi="Times New Roman"/>
          <w:b/>
          <w:bCs/>
          <w:lang w:eastAsia="ja-JP"/>
        </w:rPr>
      </w:pPr>
      <w:hyperlink r:id="rId1998" w:history="1">
        <w:r w:rsidRPr="009D27E1">
          <w:rPr>
            <w:rStyle w:val="Hyperlink"/>
            <w:rFonts w:ascii="Times New Roman" w:eastAsia="Times New Roman" w:hAnsi="Times New Roman"/>
            <w:b/>
            <w:bCs/>
          </w:rPr>
          <w:t>R1-2605585</w:t>
        </w:r>
      </w:hyperlink>
      <w:r w:rsidR="00246ADD" w:rsidRPr="009D27E1">
        <w:rPr>
          <w:rFonts w:ascii="Times New Roman" w:eastAsia="Times New Roman" w:hAnsi="Times New Roman"/>
          <w:b/>
          <w:bCs/>
        </w:rPr>
        <w:tab/>
        <w:t>Summary #1 on integration with communication for ISAC</w:t>
      </w:r>
      <w:r w:rsidR="00246ADD" w:rsidRPr="009D27E1">
        <w:rPr>
          <w:rFonts w:ascii="Times New Roman" w:eastAsia="Times New Roman" w:hAnsi="Times New Roman"/>
          <w:b/>
          <w:bCs/>
        </w:rPr>
        <w:tab/>
        <w:t>Moderator (Xiaomi)</w:t>
      </w:r>
    </w:p>
    <w:p w14:paraId="5BD6ABA3" w14:textId="77777777" w:rsidR="00246ADD" w:rsidRDefault="00246ADD" w:rsidP="00246ADD">
      <w:pPr>
        <w:rPr>
          <w:rFonts w:ascii="Times New Roman" w:eastAsia="MS Mincho" w:hAnsi="Times New Roman"/>
          <w:lang w:eastAsia="ja-JP"/>
        </w:rPr>
      </w:pPr>
    </w:p>
    <w:p w14:paraId="55837FE7" w14:textId="77777777" w:rsidR="00246ADD" w:rsidRPr="00D010C6" w:rsidRDefault="00246ADD" w:rsidP="00246ADD">
      <w:pPr>
        <w:rPr>
          <w:rFonts w:ascii="Times New Roman" w:eastAsia="MS Mincho" w:hAnsi="Times New Roman"/>
          <w:bCs/>
          <w:lang w:eastAsia="ja-JP"/>
        </w:rPr>
      </w:pPr>
      <w:r w:rsidRPr="00220D71">
        <w:rPr>
          <w:rFonts w:ascii="Times New Roman" w:eastAsia="MS Mincho" w:hAnsi="Times New Roman" w:hint="eastAsia"/>
          <w:bCs/>
          <w:highlight w:val="darkYellow"/>
          <w:lang w:eastAsia="ja-JP"/>
        </w:rPr>
        <w:t>Working assumption:</w:t>
      </w:r>
    </w:p>
    <w:p w14:paraId="30CEAC24" w14:textId="77777777" w:rsidR="00246ADD" w:rsidRPr="00220D71" w:rsidRDefault="00246ADD">
      <w:pPr>
        <w:numPr>
          <w:ilvl w:val="0"/>
          <w:numId w:val="250"/>
        </w:numPr>
        <w:rPr>
          <w:rFonts w:ascii="Times New Roman" w:eastAsia="MS Mincho" w:hAnsi="Times New Roman"/>
          <w:lang w:eastAsia="ja-JP"/>
        </w:rPr>
      </w:pPr>
      <w:r w:rsidRPr="00220D71">
        <w:rPr>
          <w:rFonts w:ascii="Times New Roman" w:eastAsia="MS Mincho" w:hAnsi="Times New Roman"/>
          <w:lang w:eastAsia="ja-JP"/>
        </w:rPr>
        <w:t>The following representative use cases for sensing assisted communication is/are selected for study in Rel-20 ISAC</w:t>
      </w:r>
    </w:p>
    <w:p w14:paraId="03AEB826" w14:textId="77777777" w:rsidR="00246ADD" w:rsidRPr="00220D71" w:rsidRDefault="00246ADD">
      <w:pPr>
        <w:numPr>
          <w:ilvl w:val="1"/>
          <w:numId w:val="250"/>
        </w:numPr>
        <w:rPr>
          <w:rFonts w:ascii="Times New Roman" w:eastAsia="MS Mincho" w:hAnsi="Times New Roman"/>
          <w:lang w:eastAsia="ja-JP"/>
        </w:rPr>
      </w:pPr>
      <w:r w:rsidRPr="00220D71">
        <w:rPr>
          <w:rFonts w:ascii="Times New Roman" w:eastAsia="MS Mincho" w:hAnsi="Times New Roman"/>
          <w:lang w:eastAsia="ja-JP"/>
        </w:rPr>
        <w:t>Sensing assisted beam management</w:t>
      </w:r>
    </w:p>
    <w:p w14:paraId="60DB3FD4" w14:textId="77777777" w:rsidR="00246ADD" w:rsidRPr="00220D71" w:rsidRDefault="00246ADD">
      <w:pPr>
        <w:numPr>
          <w:ilvl w:val="1"/>
          <w:numId w:val="250"/>
        </w:numPr>
        <w:rPr>
          <w:rFonts w:ascii="Times New Roman" w:eastAsia="MS Mincho" w:hAnsi="Times New Roman"/>
          <w:lang w:eastAsia="ja-JP"/>
        </w:rPr>
      </w:pPr>
      <w:r w:rsidRPr="00220D71">
        <w:rPr>
          <w:rFonts w:ascii="Times New Roman" w:eastAsia="MS Mincho" w:hAnsi="Times New Roman" w:hint="eastAsia"/>
          <w:lang w:eastAsia="ja-JP"/>
        </w:rPr>
        <w:lastRenderedPageBreak/>
        <w:t>[</w:t>
      </w:r>
      <w:r w:rsidRPr="00220D71">
        <w:rPr>
          <w:rFonts w:ascii="Times New Roman" w:eastAsia="MS Mincho" w:hAnsi="Times New Roman"/>
          <w:lang w:eastAsia="ja-JP"/>
        </w:rPr>
        <w:t>Sensing assisted CSI acquisition and reporting</w:t>
      </w:r>
      <w:r w:rsidRPr="00220D71">
        <w:rPr>
          <w:rFonts w:ascii="Times New Roman" w:eastAsia="MS Mincho" w:hAnsi="Times New Roman" w:hint="eastAsia"/>
          <w:lang w:eastAsia="ja-JP"/>
        </w:rPr>
        <w:t>]</w:t>
      </w:r>
    </w:p>
    <w:p w14:paraId="562C806E" w14:textId="77777777" w:rsidR="00246ADD" w:rsidRPr="00220D71" w:rsidRDefault="00246ADD">
      <w:pPr>
        <w:numPr>
          <w:ilvl w:val="1"/>
          <w:numId w:val="250"/>
        </w:numPr>
        <w:rPr>
          <w:rFonts w:ascii="Times New Roman" w:eastAsia="MS Mincho" w:hAnsi="Times New Roman"/>
          <w:lang w:eastAsia="ja-JP"/>
        </w:rPr>
      </w:pPr>
      <w:r w:rsidRPr="00220D71">
        <w:rPr>
          <w:rFonts w:ascii="Times New Roman" w:eastAsia="MS Mincho" w:hAnsi="Times New Roman" w:hint="eastAsia"/>
          <w:lang w:eastAsia="ja-JP"/>
        </w:rPr>
        <w:t>Note: companies can also study other use cases for sensing assisted communication</w:t>
      </w:r>
    </w:p>
    <w:p w14:paraId="0447E2B1" w14:textId="77777777" w:rsidR="00246ADD" w:rsidRPr="00220D71" w:rsidRDefault="00246ADD">
      <w:pPr>
        <w:numPr>
          <w:ilvl w:val="0"/>
          <w:numId w:val="250"/>
        </w:numPr>
        <w:rPr>
          <w:rFonts w:ascii="Times New Roman" w:eastAsia="MS Mincho" w:hAnsi="Times New Roman"/>
          <w:lang w:eastAsia="ja-JP"/>
        </w:rPr>
      </w:pPr>
      <w:r w:rsidRPr="00220D71">
        <w:rPr>
          <w:rFonts w:ascii="Times New Roman" w:eastAsia="MS Mincho" w:hAnsi="Times New Roman" w:hint="eastAsia"/>
          <w:lang w:eastAsia="ja-JP"/>
        </w:rPr>
        <w:t>Note: I</w:t>
      </w:r>
      <w:r w:rsidRPr="00220D71">
        <w:rPr>
          <w:rFonts w:ascii="Times New Roman" w:eastAsia="MS Mincho" w:hAnsi="Times New Roman"/>
          <w:lang w:eastAsia="ja-JP"/>
        </w:rPr>
        <w:t>n AI10.8</w:t>
      </w:r>
      <w:r w:rsidRPr="00220D71">
        <w:rPr>
          <w:rFonts w:ascii="Times New Roman" w:eastAsia="MS Mincho" w:hAnsi="Times New Roman" w:hint="eastAsia"/>
          <w:lang w:eastAsia="ja-JP"/>
        </w:rPr>
        <w:t>, p</w:t>
      </w:r>
      <w:r w:rsidRPr="00220D71">
        <w:rPr>
          <w:rFonts w:ascii="Times New Roman" w:eastAsia="MS Mincho" w:hAnsi="Times New Roman"/>
          <w:lang w:eastAsia="ja-JP"/>
        </w:rPr>
        <w:t xml:space="preserve">hysical layer design </w:t>
      </w:r>
      <w:r w:rsidRPr="00220D71">
        <w:rPr>
          <w:rFonts w:ascii="Times New Roman" w:eastAsia="MS Mincho" w:hAnsi="Times New Roman" w:hint="eastAsia"/>
          <w:lang w:eastAsia="ja-JP"/>
        </w:rPr>
        <w:t xml:space="preserve">discussions </w:t>
      </w:r>
      <w:r w:rsidRPr="00220D71">
        <w:rPr>
          <w:rFonts w:ascii="Times New Roman" w:eastAsia="MS Mincho" w:hAnsi="Times New Roman"/>
          <w:lang w:eastAsia="ja-JP"/>
        </w:rPr>
        <w:t xml:space="preserve">are limited to sensing related aspects </w:t>
      </w:r>
    </w:p>
    <w:p w14:paraId="54D054E6" w14:textId="77777777" w:rsidR="00246ADD" w:rsidRDefault="00246ADD" w:rsidP="00246ADD">
      <w:pPr>
        <w:rPr>
          <w:rFonts w:ascii="Times New Roman" w:eastAsia="MS Mincho" w:hAnsi="Times New Roman"/>
          <w:lang w:eastAsia="ja-JP"/>
        </w:rPr>
      </w:pPr>
    </w:p>
    <w:p w14:paraId="5755E906" w14:textId="77777777" w:rsidR="00246ADD" w:rsidRPr="00D30DE9" w:rsidRDefault="00246ADD" w:rsidP="00246ADD">
      <w:pPr>
        <w:rPr>
          <w:rFonts w:ascii="Times New Roman" w:eastAsia="MS Mincho" w:hAnsi="Times New Roman"/>
          <w:lang w:eastAsia="ja-JP"/>
        </w:rPr>
      </w:pPr>
    </w:p>
    <w:p w14:paraId="15D9737C" w14:textId="41E34149" w:rsidR="00246ADD" w:rsidRPr="009D27E1" w:rsidRDefault="00C62C50" w:rsidP="00246ADD">
      <w:pPr>
        <w:rPr>
          <w:rFonts w:ascii="Times New Roman" w:eastAsia="MS Mincho" w:hAnsi="Times New Roman"/>
          <w:b/>
          <w:bCs/>
          <w:lang w:eastAsia="ja-JP"/>
        </w:rPr>
      </w:pPr>
      <w:hyperlink r:id="rId1999" w:history="1">
        <w:r w:rsidRPr="009D27E1">
          <w:rPr>
            <w:rStyle w:val="Hyperlink"/>
            <w:rFonts w:ascii="Times New Roman" w:eastAsia="Times New Roman" w:hAnsi="Times New Roman"/>
            <w:b/>
            <w:bCs/>
          </w:rPr>
          <w:t>R1-2605586</w:t>
        </w:r>
      </w:hyperlink>
      <w:r w:rsidR="00246ADD" w:rsidRPr="009D27E1">
        <w:rPr>
          <w:rFonts w:ascii="Times New Roman" w:eastAsia="Times New Roman" w:hAnsi="Times New Roman"/>
          <w:b/>
          <w:bCs/>
        </w:rPr>
        <w:tab/>
        <w:t>Summary #2 on integration with communication for ISAC</w:t>
      </w:r>
      <w:r w:rsidR="00246ADD" w:rsidRPr="009D27E1">
        <w:rPr>
          <w:rFonts w:ascii="Times New Roman" w:eastAsia="Times New Roman" w:hAnsi="Times New Roman"/>
          <w:b/>
          <w:bCs/>
        </w:rPr>
        <w:tab/>
        <w:t>Moderator (Xiaomi)</w:t>
      </w:r>
    </w:p>
    <w:p w14:paraId="52300987" w14:textId="77777777" w:rsidR="00246ADD" w:rsidRDefault="00246ADD" w:rsidP="00246ADD">
      <w:pPr>
        <w:rPr>
          <w:rFonts w:ascii="Times New Roman" w:eastAsia="MS Mincho" w:hAnsi="Times New Roman"/>
          <w:lang w:eastAsia="ja-JP"/>
        </w:rPr>
      </w:pPr>
    </w:p>
    <w:p w14:paraId="17EA63B3"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15FF93D6" w14:textId="77777777" w:rsidR="00246ADD" w:rsidRPr="005D1051" w:rsidRDefault="00246ADD" w:rsidP="00246ADD">
      <w:pPr>
        <w:rPr>
          <w:rFonts w:ascii="Times New Roman" w:eastAsia="MS Mincho" w:hAnsi="Times New Roman"/>
          <w:lang w:eastAsia="ja-JP"/>
        </w:rPr>
      </w:pPr>
      <w:r w:rsidRPr="005D1051">
        <w:rPr>
          <w:rFonts w:ascii="Times New Roman" w:eastAsia="MS Mincho" w:hAnsi="Times New Roman"/>
          <w:lang w:eastAsia="ja-JP"/>
        </w:rPr>
        <w:t>In addition to theoretical characteristics analysis, companies are encouraged to do at least one of followings to evaluate RE pattern of sensing RS in 10.8.2</w:t>
      </w:r>
    </w:p>
    <w:p w14:paraId="08D72900"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 xml:space="preserve">Full SLS with or without cooperative sensing as 10.8.1 (Option 1 from RAN1#125) for sensing performance evaluation </w:t>
      </w:r>
    </w:p>
    <w:p w14:paraId="414C9794"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SLS with non-cooperative sensing (i.e., no fusion) (Option 2 from RAN1#125) at least for sensing measurement performance evaluation</w:t>
      </w:r>
    </w:p>
    <w:p w14:paraId="325FD38C" w14:textId="77777777" w:rsidR="00246ADD" w:rsidRPr="005D1051" w:rsidRDefault="00246ADD">
      <w:pPr>
        <w:numPr>
          <w:ilvl w:val="3"/>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LOS condition is always assumed for each STX-target-SRX link</w:t>
      </w:r>
    </w:p>
    <w:p w14:paraId="21435FFA"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Simplified SLS with single STX and single SRX (Option 3 from RAN1#125) at least for sensing measurement performance evaluation</w:t>
      </w:r>
    </w:p>
    <w:p w14:paraId="30C5C38D" w14:textId="77777777" w:rsidR="00246ADD" w:rsidRPr="005D1051" w:rsidRDefault="00246ADD">
      <w:pPr>
        <w:numPr>
          <w:ilvl w:val="3"/>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LOS condition is always assumed for each STX-target-SRX link</w:t>
      </w:r>
    </w:p>
    <w:p w14:paraId="2DEBC7DF"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Note: detailed modelling is up to company report</w:t>
      </w:r>
    </w:p>
    <w:p w14:paraId="495F9313" w14:textId="77777777" w:rsidR="00246ADD" w:rsidRDefault="00246ADD" w:rsidP="00246ADD">
      <w:pPr>
        <w:rPr>
          <w:rFonts w:ascii="Times New Roman" w:eastAsia="MS Mincho" w:hAnsi="Times New Roman"/>
          <w:lang w:eastAsia="ja-JP"/>
        </w:rPr>
      </w:pPr>
    </w:p>
    <w:p w14:paraId="729A0A4E"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1A8A3A57" w14:textId="77777777" w:rsidR="00246ADD" w:rsidRPr="005D1051" w:rsidRDefault="00246ADD" w:rsidP="00246ADD">
      <w:pPr>
        <w:rPr>
          <w:rFonts w:ascii="Times New Roman" w:eastAsia="MS Mincho" w:hAnsi="Times New Roman"/>
          <w:lang w:eastAsia="ja-JP"/>
        </w:rPr>
      </w:pPr>
      <w:r w:rsidRPr="005D1051">
        <w:rPr>
          <w:rFonts w:ascii="Times New Roman" w:eastAsia="MS Mincho" w:hAnsi="Times New Roman"/>
          <w:lang w:eastAsia="ja-JP"/>
        </w:rPr>
        <w:t xml:space="preserve">Study on a sensing RS resource consisting of one or multiple component RS. </w:t>
      </w:r>
    </w:p>
    <w:p w14:paraId="43ECD394"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 xml:space="preserve">Study the following options for component RS </w:t>
      </w:r>
    </w:p>
    <w:p w14:paraId="6F7DA28A" w14:textId="77777777" w:rsidR="00246ADD" w:rsidRPr="005D1051" w:rsidRDefault="00246ADD">
      <w:pPr>
        <w:numPr>
          <w:ilvl w:val="1"/>
          <w:numId w:val="251"/>
        </w:numPr>
        <w:tabs>
          <w:tab w:val="clear" w:pos="0"/>
        </w:tabs>
        <w:rPr>
          <w:rFonts w:ascii="Times New Roman" w:eastAsia="MS Mincho" w:hAnsi="Times New Roman"/>
          <w:lang w:eastAsia="ja-JP"/>
        </w:rPr>
      </w:pPr>
      <w:r w:rsidRPr="005D1051">
        <w:rPr>
          <w:rFonts w:ascii="Times New Roman" w:eastAsia="MS Mincho" w:hAnsi="Times New Roman"/>
          <w:lang w:eastAsia="ja-JP"/>
        </w:rPr>
        <w:t>Component RS can be RS for communication is reused for sensing</w:t>
      </w:r>
    </w:p>
    <w:p w14:paraId="41D176CD" w14:textId="77777777" w:rsidR="00246ADD" w:rsidRPr="005D1051" w:rsidRDefault="00246ADD">
      <w:pPr>
        <w:numPr>
          <w:ilvl w:val="1"/>
          <w:numId w:val="251"/>
        </w:numPr>
        <w:tabs>
          <w:tab w:val="clear" w:pos="0"/>
        </w:tabs>
        <w:rPr>
          <w:rFonts w:ascii="Times New Roman" w:eastAsia="MS Mincho" w:hAnsi="Times New Roman"/>
          <w:lang w:eastAsia="ja-JP"/>
        </w:rPr>
      </w:pPr>
      <w:r w:rsidRPr="005D1051">
        <w:rPr>
          <w:rFonts w:ascii="Times New Roman" w:eastAsia="MS Mincho" w:hAnsi="Times New Roman"/>
          <w:lang w:eastAsia="ja-JP"/>
        </w:rPr>
        <w:t xml:space="preserve">Component RS can be enhanced </w:t>
      </w:r>
      <w:r w:rsidRPr="005D1051">
        <w:rPr>
          <w:rFonts w:ascii="Times New Roman" w:eastAsia="MS Mincho" w:hAnsi="Times New Roman"/>
          <w:lang w:val="en-US" w:eastAsia="ja-JP"/>
        </w:rPr>
        <w:t xml:space="preserve">RS for sensing, </w:t>
      </w:r>
      <w:r w:rsidRPr="005D1051">
        <w:rPr>
          <w:rFonts w:ascii="Times New Roman" w:eastAsia="MS Mincho" w:hAnsi="Times New Roman"/>
          <w:lang w:eastAsia="ja-JP"/>
        </w:rPr>
        <w:t>taking reuse of RS for communication as starting point</w:t>
      </w:r>
    </w:p>
    <w:p w14:paraId="1BC77B41" w14:textId="77777777" w:rsidR="00246ADD" w:rsidRPr="005D1051" w:rsidRDefault="00246ADD">
      <w:pPr>
        <w:numPr>
          <w:ilvl w:val="1"/>
          <w:numId w:val="251"/>
        </w:numPr>
        <w:tabs>
          <w:tab w:val="clear" w:pos="0"/>
        </w:tabs>
        <w:rPr>
          <w:rFonts w:ascii="Times New Roman" w:eastAsia="MS Mincho" w:hAnsi="Times New Roman"/>
          <w:lang w:eastAsia="ja-JP"/>
        </w:rPr>
      </w:pPr>
      <w:r w:rsidRPr="005D1051">
        <w:rPr>
          <w:rFonts w:ascii="Times New Roman" w:eastAsia="MS Mincho" w:hAnsi="Times New Roman"/>
          <w:lang w:eastAsia="ja-JP"/>
        </w:rPr>
        <w:t>Component RS can be dedicated RS for sensing</w:t>
      </w:r>
    </w:p>
    <w:p w14:paraId="4ED02BDA"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Note: The multiple component RS of a sensing RS resource can be of single or multiple RS types.</w:t>
      </w:r>
    </w:p>
    <w:p w14:paraId="232F2FBA"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 xml:space="preserve">Companies to provide necessity, theoretical analysis, performance evaluation and specification impacts on the above options and the sensing RS resource in next RAN1 meetings. </w:t>
      </w:r>
    </w:p>
    <w:p w14:paraId="6446AAC4" w14:textId="77777777" w:rsidR="00246ADD"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Note: RE pattern of the sensing RS resource is union set of all REs of all component RS</w:t>
      </w:r>
    </w:p>
    <w:p w14:paraId="061203E3" w14:textId="77777777" w:rsidR="00246ADD" w:rsidRDefault="00246ADD">
      <w:pPr>
        <w:numPr>
          <w:ilvl w:val="0"/>
          <w:numId w:val="250"/>
        </w:numPr>
        <w:tabs>
          <w:tab w:val="left" w:pos="0"/>
        </w:tabs>
        <w:rPr>
          <w:rFonts w:ascii="Times New Roman" w:eastAsia="MS Mincho" w:hAnsi="Times New Roman"/>
          <w:lang w:eastAsia="ja-JP"/>
        </w:rPr>
      </w:pPr>
      <w:r>
        <w:rPr>
          <w:rFonts w:ascii="Times New Roman" w:eastAsia="MS Mincho" w:hAnsi="Times New Roman" w:hint="eastAsia"/>
          <w:lang w:eastAsia="ja-JP"/>
        </w:rPr>
        <w:t>FFS: details of component RS</w:t>
      </w:r>
    </w:p>
    <w:p w14:paraId="7C2BD767" w14:textId="77777777" w:rsidR="00246ADD" w:rsidRPr="009D27E1" w:rsidRDefault="00246ADD" w:rsidP="00246ADD">
      <w:pPr>
        <w:rPr>
          <w:rFonts w:ascii="Times New Roman" w:eastAsia="MS Mincho" w:hAnsi="Times New Roman"/>
          <w:b/>
          <w:lang w:eastAsia="ja-JP"/>
        </w:rPr>
      </w:pPr>
    </w:p>
    <w:p w14:paraId="38F3969C"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73E5B2D0" w14:textId="77777777" w:rsidR="00246ADD" w:rsidRPr="00A020C5" w:rsidRDefault="00246ADD" w:rsidP="00246ADD">
      <w:pPr>
        <w:rPr>
          <w:rFonts w:ascii="Times New Roman" w:eastAsia="MS Mincho" w:hAnsi="Times New Roman"/>
          <w:lang w:eastAsia="ja-JP"/>
        </w:rPr>
      </w:pPr>
      <w:r w:rsidRPr="00A020C5">
        <w:rPr>
          <w:rFonts w:ascii="Times New Roman" w:eastAsia="MS Mincho" w:hAnsi="Times New Roman"/>
          <w:lang w:eastAsia="ja-JP"/>
        </w:rPr>
        <w:t>Study the following two options to generate a sensing RS resource</w:t>
      </w:r>
    </w:p>
    <w:p w14:paraId="4E09D517" w14:textId="77777777" w:rsidR="00246ADD" w:rsidRPr="00A020C5" w:rsidRDefault="00246ADD">
      <w:pPr>
        <w:numPr>
          <w:ilvl w:val="0"/>
          <w:numId w:val="250"/>
        </w:numPr>
        <w:tabs>
          <w:tab w:val="left" w:pos="0"/>
        </w:tabs>
        <w:rPr>
          <w:rFonts w:ascii="Times New Roman" w:eastAsia="MS Mincho" w:hAnsi="Times New Roman"/>
          <w:lang w:eastAsia="ja-JP"/>
        </w:rPr>
      </w:pPr>
      <w:r w:rsidRPr="00A020C5">
        <w:rPr>
          <w:rFonts w:ascii="Times New Roman" w:eastAsia="MS Mincho" w:hAnsi="Times New Roman"/>
          <w:lang w:eastAsia="ja-JP"/>
        </w:rPr>
        <w:t xml:space="preserve">Option 1: A sensing RS resource has single antenna port, which can be </w:t>
      </w:r>
      <w:proofErr w:type="spellStart"/>
      <w:r w:rsidRPr="00A020C5">
        <w:rPr>
          <w:rFonts w:ascii="Times New Roman" w:eastAsia="MS Mincho" w:hAnsi="Times New Roman"/>
          <w:lang w:eastAsia="ja-JP"/>
        </w:rPr>
        <w:t>precoded</w:t>
      </w:r>
      <w:proofErr w:type="spellEnd"/>
      <w:r w:rsidRPr="00A020C5">
        <w:rPr>
          <w:rFonts w:ascii="Times New Roman" w:eastAsia="MS Mincho" w:hAnsi="Times New Roman"/>
          <w:lang w:eastAsia="ja-JP"/>
        </w:rPr>
        <w:t xml:space="preserve"> or non-</w:t>
      </w:r>
      <w:proofErr w:type="spellStart"/>
      <w:r w:rsidRPr="00A020C5">
        <w:rPr>
          <w:rFonts w:ascii="Times New Roman" w:eastAsia="MS Mincho" w:hAnsi="Times New Roman"/>
          <w:lang w:eastAsia="ja-JP"/>
        </w:rPr>
        <w:t>precoded</w:t>
      </w:r>
      <w:proofErr w:type="spellEnd"/>
    </w:p>
    <w:p w14:paraId="6A40B330" w14:textId="77777777" w:rsidR="00246ADD" w:rsidRPr="00A020C5" w:rsidRDefault="00246ADD">
      <w:pPr>
        <w:numPr>
          <w:ilvl w:val="0"/>
          <w:numId w:val="250"/>
        </w:numPr>
        <w:tabs>
          <w:tab w:val="left" w:pos="0"/>
        </w:tabs>
        <w:rPr>
          <w:rFonts w:ascii="Times New Roman" w:eastAsia="MS Mincho" w:hAnsi="Times New Roman"/>
          <w:lang w:eastAsia="ja-JP"/>
        </w:rPr>
      </w:pPr>
      <w:r w:rsidRPr="00A020C5">
        <w:rPr>
          <w:rFonts w:ascii="Times New Roman" w:eastAsia="MS Mincho" w:hAnsi="Times New Roman"/>
          <w:lang w:eastAsia="ja-JP"/>
        </w:rPr>
        <w:t>Option 2</w:t>
      </w:r>
      <w:r>
        <w:rPr>
          <w:rFonts w:ascii="Times New Roman" w:eastAsia="MS Mincho" w:hAnsi="Times New Roman" w:hint="eastAsia"/>
          <w:lang w:eastAsia="ja-JP"/>
        </w:rPr>
        <w:t>:</w:t>
      </w:r>
      <w:r w:rsidRPr="00A020C5">
        <w:rPr>
          <w:rFonts w:ascii="Times New Roman" w:eastAsia="MS Mincho" w:hAnsi="Times New Roman"/>
          <w:lang w:eastAsia="ja-JP"/>
        </w:rPr>
        <w:t xml:space="preserve"> A sensing RS resource can have multiple antenna ports, which can be </w:t>
      </w:r>
      <w:proofErr w:type="spellStart"/>
      <w:r w:rsidRPr="00A020C5">
        <w:rPr>
          <w:rFonts w:ascii="Times New Roman" w:eastAsia="MS Mincho" w:hAnsi="Times New Roman"/>
          <w:lang w:eastAsia="ja-JP"/>
        </w:rPr>
        <w:t>precoded</w:t>
      </w:r>
      <w:proofErr w:type="spellEnd"/>
      <w:r w:rsidRPr="00A020C5">
        <w:rPr>
          <w:rFonts w:ascii="Times New Roman" w:eastAsia="MS Mincho" w:hAnsi="Times New Roman"/>
          <w:lang w:eastAsia="ja-JP"/>
        </w:rPr>
        <w:t xml:space="preserve"> or non-</w:t>
      </w:r>
      <w:proofErr w:type="spellStart"/>
      <w:r w:rsidRPr="00A020C5">
        <w:rPr>
          <w:rFonts w:ascii="Times New Roman" w:eastAsia="MS Mincho" w:hAnsi="Times New Roman"/>
          <w:lang w:eastAsia="ja-JP"/>
        </w:rPr>
        <w:t>precoded</w:t>
      </w:r>
      <w:proofErr w:type="spellEnd"/>
      <w:r w:rsidRPr="00A020C5">
        <w:rPr>
          <w:rFonts w:ascii="Times New Roman" w:eastAsia="MS Mincho" w:hAnsi="Times New Roman"/>
          <w:lang w:eastAsia="ja-JP"/>
        </w:rPr>
        <w:t xml:space="preserve"> </w:t>
      </w:r>
    </w:p>
    <w:p w14:paraId="4F271E7D" w14:textId="77777777" w:rsidR="00246ADD" w:rsidRPr="005D1051" w:rsidRDefault="00246ADD">
      <w:pPr>
        <w:numPr>
          <w:ilvl w:val="0"/>
          <w:numId w:val="250"/>
        </w:numPr>
        <w:tabs>
          <w:tab w:val="left" w:pos="0"/>
        </w:tabs>
        <w:rPr>
          <w:rFonts w:ascii="Times New Roman" w:eastAsia="MS Mincho" w:hAnsi="Times New Roman"/>
          <w:lang w:eastAsia="ja-JP"/>
        </w:rPr>
      </w:pPr>
      <w:r w:rsidRPr="005D1051">
        <w:rPr>
          <w:rFonts w:ascii="Times New Roman" w:eastAsia="MS Mincho" w:hAnsi="Times New Roman"/>
          <w:lang w:eastAsia="ja-JP"/>
        </w:rPr>
        <w:t xml:space="preserve">Companies to provide necessity, theoretical analysis, performance evaluation and specification impacts on the above options in next RAN1 meetings. </w:t>
      </w:r>
    </w:p>
    <w:p w14:paraId="2AC98A63" w14:textId="77777777" w:rsidR="00246ADD" w:rsidRPr="002D1DEF" w:rsidRDefault="00246ADD">
      <w:pPr>
        <w:numPr>
          <w:ilvl w:val="0"/>
          <w:numId w:val="250"/>
        </w:numPr>
        <w:tabs>
          <w:tab w:val="left" w:pos="0"/>
        </w:tabs>
        <w:rPr>
          <w:rFonts w:ascii="Times New Roman" w:eastAsia="MS Mincho" w:hAnsi="Times New Roman"/>
          <w:lang w:eastAsia="ja-JP"/>
        </w:rPr>
      </w:pPr>
      <w:r>
        <w:rPr>
          <w:rFonts w:ascii="Times New Roman" w:eastAsia="MS Mincho" w:hAnsi="Times New Roman" w:hint="eastAsia"/>
          <w:lang w:eastAsia="ja-JP"/>
        </w:rPr>
        <w:t>FFS impact on measurement reporting and assistance information</w:t>
      </w:r>
    </w:p>
    <w:p w14:paraId="10CEBDCD" w14:textId="77777777" w:rsidR="00246ADD" w:rsidRDefault="00246ADD" w:rsidP="00246ADD">
      <w:pPr>
        <w:rPr>
          <w:rFonts w:ascii="Times New Roman" w:eastAsia="MS Mincho" w:hAnsi="Times New Roman"/>
          <w:lang w:eastAsia="ja-JP"/>
        </w:rPr>
      </w:pPr>
    </w:p>
    <w:p w14:paraId="66542009" w14:textId="77777777" w:rsidR="00246ADD" w:rsidRPr="00D30DE9" w:rsidRDefault="00246ADD" w:rsidP="00246ADD">
      <w:pPr>
        <w:rPr>
          <w:rFonts w:ascii="Times New Roman" w:eastAsia="MS Mincho" w:hAnsi="Times New Roman"/>
          <w:lang w:eastAsia="ja-JP"/>
        </w:rPr>
      </w:pPr>
    </w:p>
    <w:p w14:paraId="445DECCF" w14:textId="019625C9" w:rsidR="00246ADD" w:rsidRPr="009D27E1" w:rsidRDefault="00C62C50" w:rsidP="00246ADD">
      <w:pPr>
        <w:rPr>
          <w:rFonts w:ascii="Times New Roman" w:eastAsia="MS Mincho" w:hAnsi="Times New Roman"/>
          <w:b/>
          <w:bCs/>
          <w:lang w:eastAsia="ja-JP"/>
        </w:rPr>
      </w:pPr>
      <w:hyperlink r:id="rId2000" w:history="1">
        <w:r w:rsidRPr="009D27E1">
          <w:rPr>
            <w:rStyle w:val="Hyperlink"/>
            <w:rFonts w:ascii="Times New Roman" w:eastAsia="Times New Roman" w:hAnsi="Times New Roman"/>
            <w:b/>
            <w:bCs/>
          </w:rPr>
          <w:t>R1-2605587</w:t>
        </w:r>
      </w:hyperlink>
      <w:r w:rsidR="00246ADD" w:rsidRPr="009D27E1">
        <w:rPr>
          <w:rFonts w:ascii="Times New Roman" w:eastAsia="Times New Roman" w:hAnsi="Times New Roman"/>
          <w:b/>
          <w:bCs/>
        </w:rPr>
        <w:tab/>
        <w:t>Summary #3 on integration with communication for ISAC</w:t>
      </w:r>
      <w:r w:rsidR="00246ADD" w:rsidRPr="009D27E1">
        <w:rPr>
          <w:rFonts w:ascii="Times New Roman" w:eastAsia="Times New Roman" w:hAnsi="Times New Roman"/>
          <w:b/>
          <w:bCs/>
        </w:rPr>
        <w:tab/>
        <w:t>Moderator (Xiaomi)</w:t>
      </w:r>
    </w:p>
    <w:p w14:paraId="62529E7C" w14:textId="77777777" w:rsidR="00246ADD" w:rsidRDefault="00246ADD" w:rsidP="00246ADD">
      <w:pPr>
        <w:rPr>
          <w:rFonts w:ascii="Times New Roman" w:eastAsia="MS Mincho" w:hAnsi="Times New Roman"/>
          <w:lang w:eastAsia="ja-JP"/>
        </w:rPr>
      </w:pPr>
    </w:p>
    <w:p w14:paraId="1696DA5C"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lang w:eastAsia="ja-JP"/>
        </w:rPr>
        <w:t>Conclusion:</w:t>
      </w:r>
    </w:p>
    <w:p w14:paraId="3443B0B2" w14:textId="77777777" w:rsidR="00246ADD" w:rsidRPr="006E1AC5" w:rsidRDefault="00246ADD">
      <w:pPr>
        <w:numPr>
          <w:ilvl w:val="0"/>
          <w:numId w:val="252"/>
        </w:numPr>
        <w:tabs>
          <w:tab w:val="clear" w:pos="0"/>
        </w:tabs>
        <w:rPr>
          <w:rFonts w:ascii="Times New Roman" w:eastAsia="MS Mincho" w:hAnsi="Times New Roman"/>
          <w:lang w:eastAsia="ja-JP"/>
        </w:rPr>
      </w:pPr>
      <w:r w:rsidRPr="006E1AC5">
        <w:rPr>
          <w:rFonts w:ascii="Times New Roman" w:eastAsia="MS Mincho" w:hAnsi="Times New Roman"/>
          <w:lang w:eastAsia="ja-JP"/>
        </w:rPr>
        <w:t>On UE-side measurement report, measurement Level A from NR ISAC is not considered for 6G ISAC</w:t>
      </w:r>
      <w:r>
        <w:rPr>
          <w:rFonts w:ascii="Times New Roman" w:eastAsia="MS Mincho" w:hAnsi="Times New Roman" w:hint="eastAsia"/>
          <w:lang w:eastAsia="ja-JP"/>
        </w:rPr>
        <w:t xml:space="preserve"> study in Rel-20</w:t>
      </w:r>
      <w:r w:rsidRPr="006E1AC5">
        <w:rPr>
          <w:rFonts w:ascii="Times New Roman" w:eastAsia="MS Mincho" w:hAnsi="Times New Roman"/>
          <w:lang w:eastAsia="ja-JP"/>
        </w:rPr>
        <w:t xml:space="preserve">. </w:t>
      </w:r>
    </w:p>
    <w:p w14:paraId="23DE7C20" w14:textId="77777777" w:rsidR="00246ADD" w:rsidRPr="006E1AC5" w:rsidRDefault="00246ADD" w:rsidP="00246ADD">
      <w:pPr>
        <w:rPr>
          <w:rFonts w:ascii="Times New Roman" w:eastAsia="MS Mincho" w:hAnsi="Times New Roman"/>
          <w:lang w:eastAsia="ja-JP"/>
        </w:rPr>
      </w:pPr>
    </w:p>
    <w:p w14:paraId="294C9AD6"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7ADCDAF5" w14:textId="77777777" w:rsidR="00246ADD" w:rsidRPr="00154B71" w:rsidRDefault="00246ADD">
      <w:pPr>
        <w:numPr>
          <w:ilvl w:val="0"/>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 xml:space="preserve">The following </w:t>
      </w:r>
      <w:r w:rsidRPr="00154B71">
        <w:rPr>
          <w:rFonts w:ascii="Times New Roman" w:eastAsia="MS Mincho" w:hAnsi="Times New Roman" w:hint="eastAsia"/>
          <w:lang w:eastAsia="ja-JP"/>
        </w:rPr>
        <w:t>metrics</w:t>
      </w:r>
      <w:r w:rsidRPr="00154B71">
        <w:rPr>
          <w:rFonts w:ascii="Times New Roman" w:eastAsia="MS Mincho" w:hAnsi="Times New Roman"/>
          <w:lang w:eastAsia="ja-JP"/>
        </w:rPr>
        <w:t xml:space="preserve"> for a path are </w:t>
      </w:r>
      <w:r w:rsidRPr="00154B71">
        <w:rPr>
          <w:rFonts w:ascii="Times New Roman" w:eastAsia="MS Mincho" w:hAnsi="Times New Roman" w:hint="eastAsia"/>
          <w:lang w:eastAsia="ja-JP"/>
        </w:rPr>
        <w:t xml:space="preserve">to be </w:t>
      </w:r>
      <w:r w:rsidRPr="00154B71">
        <w:rPr>
          <w:rFonts w:ascii="Times New Roman" w:eastAsia="MS Mincho" w:hAnsi="Times New Roman"/>
          <w:lang w:eastAsia="ja-JP"/>
        </w:rPr>
        <w:t xml:space="preserve">studied in 6G ISAC </w:t>
      </w:r>
    </w:p>
    <w:p w14:paraId="05C8D355"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Delay information defined per path</w:t>
      </w:r>
    </w:p>
    <w:p w14:paraId="04600DC5" w14:textId="77777777" w:rsidR="00246ADD" w:rsidRPr="00154B71" w:rsidRDefault="00246ADD">
      <w:pPr>
        <w:numPr>
          <w:ilvl w:val="2"/>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Option 1: Receive time difference between a path and a reference path, e.g., RSTD like</w:t>
      </w:r>
    </w:p>
    <w:p w14:paraId="73FCE048" w14:textId="77777777" w:rsidR="00246ADD" w:rsidRPr="00154B71" w:rsidRDefault="00246ADD">
      <w:pPr>
        <w:numPr>
          <w:ilvl w:val="2"/>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Option 2: Receive time difference between a path and a reference time, e.g., RTOA like</w:t>
      </w:r>
    </w:p>
    <w:p w14:paraId="47352051" w14:textId="77777777" w:rsidR="00246ADD" w:rsidRPr="00154B71" w:rsidRDefault="00246ADD">
      <w:pPr>
        <w:numPr>
          <w:ilvl w:val="3"/>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FFS reference time</w:t>
      </w:r>
    </w:p>
    <w:p w14:paraId="5C25AE7F" w14:textId="77777777" w:rsidR="00246ADD" w:rsidRPr="00154B71" w:rsidRDefault="00246ADD">
      <w:pPr>
        <w:numPr>
          <w:ilvl w:val="2"/>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 xml:space="preserve">Option 3: Receive time of a path minus a transmission time, e.g., Rx-Tx time difference like </w:t>
      </w:r>
    </w:p>
    <w:p w14:paraId="2CA42DA2" w14:textId="77777777" w:rsidR="00246ADD" w:rsidRPr="00154B71" w:rsidRDefault="00246ADD">
      <w:pPr>
        <w:numPr>
          <w:ilvl w:val="3"/>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FFS transmission time</w:t>
      </w:r>
    </w:p>
    <w:p w14:paraId="31775E1E"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Doppler information defined per path</w:t>
      </w:r>
    </w:p>
    <w:p w14:paraId="4B627C90" w14:textId="77777777" w:rsidR="00246ADD" w:rsidRPr="00154B71" w:rsidRDefault="00246ADD">
      <w:pPr>
        <w:numPr>
          <w:ilvl w:val="2"/>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 xml:space="preserve">FFS absolute or relative/differential Doppler information </w:t>
      </w:r>
    </w:p>
    <w:p w14:paraId="1C518E16"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Angle information defined per path</w:t>
      </w:r>
    </w:p>
    <w:p w14:paraId="7FC49970" w14:textId="77777777" w:rsidR="00246ADD" w:rsidRPr="00154B71" w:rsidRDefault="00246ADD">
      <w:pPr>
        <w:numPr>
          <w:ilvl w:val="2"/>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 xml:space="preserve">FFS absolute or relative/differential angle information, implicit/indirect angle information </w:t>
      </w:r>
    </w:p>
    <w:p w14:paraId="343F476A" w14:textId="77777777" w:rsidR="00246ADD" w:rsidRPr="00154B71" w:rsidRDefault="00246ADD">
      <w:pPr>
        <w:numPr>
          <w:ilvl w:val="2"/>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FFS how to derive angle</w:t>
      </w:r>
    </w:p>
    <w:p w14:paraId="7AA36C5F"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RSRP/SINR/amplitude</w:t>
      </w:r>
      <w:r w:rsidRPr="00154B71">
        <w:rPr>
          <w:rFonts w:ascii="Times New Roman" w:eastAsia="MS Mincho" w:hAnsi="Times New Roman" w:hint="eastAsia"/>
          <w:lang w:eastAsia="ja-JP"/>
        </w:rPr>
        <w:t>/phase</w:t>
      </w:r>
      <w:r w:rsidRPr="00154B71">
        <w:rPr>
          <w:rFonts w:ascii="Times New Roman" w:eastAsia="MS Mincho" w:hAnsi="Times New Roman"/>
          <w:lang w:eastAsia="ja-JP"/>
        </w:rPr>
        <w:t xml:space="preserve"> defined per path</w:t>
      </w:r>
    </w:p>
    <w:p w14:paraId="6A81618F" w14:textId="77777777" w:rsidR="00246ADD" w:rsidRPr="00154B71" w:rsidRDefault="00246ADD">
      <w:pPr>
        <w:numPr>
          <w:ilvl w:val="2"/>
          <w:numId w:val="252"/>
        </w:numPr>
        <w:rPr>
          <w:rFonts w:ascii="Times New Roman" w:eastAsia="MS Mincho" w:hAnsi="Times New Roman"/>
          <w:lang w:eastAsia="ja-JP"/>
        </w:rPr>
      </w:pPr>
      <w:r w:rsidRPr="00154B71">
        <w:rPr>
          <w:rFonts w:ascii="Times New Roman" w:eastAsia="MS Mincho" w:hAnsi="Times New Roman" w:hint="eastAsia"/>
          <w:lang w:eastAsia="ja-JP"/>
        </w:rPr>
        <w:t>FFS how to derive phase</w:t>
      </w:r>
    </w:p>
    <w:p w14:paraId="00889E45"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Quality/uncertainty/confidence defined per path</w:t>
      </w:r>
    </w:p>
    <w:p w14:paraId="142C5F16"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t>FFS ambiguity handling of delay/Doppler/angle of a path</w:t>
      </w:r>
    </w:p>
    <w:p w14:paraId="0548944E" w14:textId="77777777" w:rsidR="00246ADD" w:rsidRPr="00154B71" w:rsidRDefault="00246ADD">
      <w:pPr>
        <w:numPr>
          <w:ilvl w:val="1"/>
          <w:numId w:val="252"/>
        </w:numPr>
        <w:tabs>
          <w:tab w:val="clear" w:pos="0"/>
        </w:tabs>
        <w:rPr>
          <w:rFonts w:ascii="Times New Roman" w:eastAsia="MS Mincho" w:hAnsi="Times New Roman"/>
          <w:lang w:eastAsia="ja-JP"/>
        </w:rPr>
      </w:pPr>
      <w:r w:rsidRPr="00154B71">
        <w:rPr>
          <w:rFonts w:ascii="Times New Roman" w:eastAsia="MS Mincho" w:hAnsi="Times New Roman"/>
          <w:lang w:eastAsia="ja-JP"/>
        </w:rPr>
        <w:lastRenderedPageBreak/>
        <w:t>Further discuss the additional metrics for a path</w:t>
      </w:r>
    </w:p>
    <w:p w14:paraId="4C6E33FD" w14:textId="77777777" w:rsidR="00246ADD" w:rsidRPr="00154B71" w:rsidRDefault="00246ADD">
      <w:pPr>
        <w:numPr>
          <w:ilvl w:val="2"/>
          <w:numId w:val="252"/>
        </w:numPr>
        <w:tabs>
          <w:tab w:val="clear" w:pos="0"/>
        </w:tabs>
        <w:rPr>
          <w:rFonts w:ascii="Times New Roman" w:eastAsia="MS Mincho" w:hAnsi="Times New Roman"/>
          <w:lang w:val="en-US" w:eastAsia="ja-JP"/>
        </w:rPr>
      </w:pPr>
      <w:r w:rsidRPr="00154B71">
        <w:rPr>
          <w:rFonts w:ascii="Times New Roman" w:eastAsia="MS Mincho" w:hAnsi="Times New Roman"/>
          <w:lang w:eastAsia="ja-JP"/>
        </w:rPr>
        <w:t>Micro-Doppler</w:t>
      </w:r>
    </w:p>
    <w:p w14:paraId="3ACD4338" w14:textId="77777777" w:rsidR="00246ADD" w:rsidRPr="00154B71" w:rsidRDefault="00246ADD">
      <w:pPr>
        <w:numPr>
          <w:ilvl w:val="2"/>
          <w:numId w:val="252"/>
        </w:numPr>
        <w:tabs>
          <w:tab w:val="clear" w:pos="0"/>
        </w:tabs>
        <w:rPr>
          <w:rFonts w:ascii="Times New Roman" w:eastAsia="MS Mincho" w:hAnsi="Times New Roman"/>
          <w:lang w:val="en-US" w:eastAsia="ja-JP"/>
        </w:rPr>
      </w:pPr>
      <w:r w:rsidRPr="00154B71">
        <w:rPr>
          <w:rFonts w:ascii="Times New Roman" w:eastAsia="MS Mincho" w:hAnsi="Times New Roman"/>
          <w:lang w:eastAsia="ja-JP"/>
        </w:rPr>
        <w:t>RCS</w:t>
      </w:r>
    </w:p>
    <w:p w14:paraId="6F989674" w14:textId="77777777" w:rsidR="00246ADD" w:rsidRPr="00154B71" w:rsidRDefault="00246ADD">
      <w:pPr>
        <w:numPr>
          <w:ilvl w:val="2"/>
          <w:numId w:val="252"/>
        </w:numPr>
        <w:tabs>
          <w:tab w:val="clear" w:pos="0"/>
        </w:tabs>
        <w:rPr>
          <w:rFonts w:ascii="Times New Roman" w:eastAsia="MS Mincho" w:hAnsi="Times New Roman"/>
          <w:lang w:val="en-US" w:eastAsia="ja-JP"/>
        </w:rPr>
      </w:pPr>
      <w:r w:rsidRPr="00154B71">
        <w:rPr>
          <w:rFonts w:ascii="Times New Roman" w:eastAsia="MS Mincho" w:hAnsi="Times New Roman"/>
          <w:lang w:val="en-US" w:eastAsia="ja-JP"/>
        </w:rPr>
        <w:t xml:space="preserve">Association among paths </w:t>
      </w:r>
    </w:p>
    <w:p w14:paraId="4BD0DB8C" w14:textId="77777777" w:rsidR="00246ADD" w:rsidRPr="00154B71" w:rsidRDefault="00246ADD">
      <w:pPr>
        <w:numPr>
          <w:ilvl w:val="2"/>
          <w:numId w:val="252"/>
        </w:numPr>
        <w:tabs>
          <w:tab w:val="clear" w:pos="0"/>
        </w:tabs>
        <w:rPr>
          <w:rFonts w:ascii="Times New Roman" w:eastAsia="MS Mincho" w:hAnsi="Times New Roman"/>
          <w:lang w:val="en-US" w:eastAsia="ja-JP"/>
        </w:rPr>
      </w:pPr>
      <w:r w:rsidRPr="00154B71">
        <w:rPr>
          <w:rFonts w:ascii="Times New Roman" w:eastAsia="MS Mincho" w:hAnsi="Times New Roman"/>
          <w:lang w:val="en-US" w:eastAsia="ja-JP"/>
        </w:rPr>
        <w:t>Other metrics are not precluded</w:t>
      </w:r>
    </w:p>
    <w:p w14:paraId="268369FF" w14:textId="77777777" w:rsidR="00246ADD" w:rsidRPr="00154B71" w:rsidRDefault="00246ADD">
      <w:pPr>
        <w:numPr>
          <w:ilvl w:val="1"/>
          <w:numId w:val="252"/>
        </w:numPr>
        <w:rPr>
          <w:rFonts w:ascii="Times New Roman" w:eastAsia="MS Mincho" w:hAnsi="Times New Roman"/>
          <w:lang w:eastAsia="ja-JP"/>
        </w:rPr>
      </w:pPr>
      <w:r w:rsidRPr="00154B71">
        <w:rPr>
          <w:rFonts w:ascii="Times New Roman" w:eastAsia="MS Mincho" w:hAnsi="Times New Roman"/>
          <w:lang w:eastAsia="ja-JP"/>
        </w:rPr>
        <w:t>FFS reference path</w:t>
      </w:r>
    </w:p>
    <w:p w14:paraId="1A8610D7" w14:textId="77777777" w:rsidR="00246ADD" w:rsidRPr="00154B71" w:rsidRDefault="00246ADD">
      <w:pPr>
        <w:numPr>
          <w:ilvl w:val="1"/>
          <w:numId w:val="252"/>
        </w:numPr>
        <w:rPr>
          <w:rFonts w:ascii="Times New Roman" w:eastAsia="MS Mincho" w:hAnsi="Times New Roman"/>
          <w:lang w:eastAsia="ja-JP"/>
        </w:rPr>
      </w:pPr>
      <w:r w:rsidRPr="00154B71">
        <w:rPr>
          <w:rFonts w:ascii="Times New Roman" w:eastAsia="MS Mincho" w:hAnsi="Times New Roman" w:hint="eastAsia"/>
          <w:lang w:eastAsia="ja-JP"/>
        </w:rPr>
        <w:t>FFS definition of path</w:t>
      </w:r>
    </w:p>
    <w:p w14:paraId="2440BA3C" w14:textId="77777777" w:rsidR="00246ADD" w:rsidRPr="00154B71" w:rsidRDefault="00246ADD">
      <w:pPr>
        <w:pStyle w:val="ListParagraph"/>
        <w:numPr>
          <w:ilvl w:val="0"/>
          <w:numId w:val="252"/>
        </w:numPr>
        <w:overflowPunct/>
        <w:autoSpaceDE/>
        <w:autoSpaceDN/>
        <w:adjustRightInd/>
        <w:snapToGrid w:val="0"/>
        <w:spacing w:after="0"/>
        <w:contextualSpacing w:val="0"/>
        <w:jc w:val="both"/>
        <w:rPr>
          <w:lang w:eastAsia="zh-CN"/>
        </w:rPr>
      </w:pPr>
      <w:r w:rsidRPr="00154B71">
        <w:rPr>
          <w:rFonts w:eastAsia="MS Mincho" w:hint="eastAsia"/>
          <w:lang w:val="en-US"/>
        </w:rPr>
        <w:t>Note:</w:t>
      </w:r>
      <w:r w:rsidRPr="00154B71">
        <w:rPr>
          <w:rFonts w:eastAsiaTheme="minorEastAsia"/>
          <w:lang w:val="en-US" w:eastAsia="zh-CN"/>
        </w:rPr>
        <w:t xml:space="preserve"> the necessity, applicable sensing modes, achievable sensing performance</w:t>
      </w:r>
      <w:r w:rsidRPr="00154B71">
        <w:rPr>
          <w:rFonts w:eastAsia="MS Mincho" w:hint="eastAsia"/>
          <w:lang w:val="en-US"/>
        </w:rPr>
        <w:t>, reporting aspects (e.g., overhead) of above metrics can be discussed separately</w:t>
      </w:r>
    </w:p>
    <w:p w14:paraId="62355720" w14:textId="77777777" w:rsidR="00246ADD" w:rsidRPr="00154B71" w:rsidRDefault="00246ADD" w:rsidP="00246ADD">
      <w:pPr>
        <w:rPr>
          <w:rFonts w:ascii="Times New Roman" w:eastAsia="MS Mincho" w:hAnsi="Times New Roman"/>
          <w:lang w:eastAsia="ja-JP"/>
        </w:rPr>
      </w:pPr>
    </w:p>
    <w:p w14:paraId="335C63D5"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7A6EA9DB" w14:textId="77777777" w:rsidR="00246ADD" w:rsidRPr="00154B71" w:rsidRDefault="00246ADD">
      <w:pPr>
        <w:numPr>
          <w:ilvl w:val="0"/>
          <w:numId w:val="252"/>
        </w:numPr>
        <w:tabs>
          <w:tab w:val="clear" w:pos="0"/>
        </w:tabs>
        <w:rPr>
          <w:rFonts w:ascii="Times New Roman" w:eastAsia="MS Mincho" w:hAnsi="Times New Roman"/>
          <w:szCs w:val="20"/>
          <w:lang w:eastAsia="ja-JP"/>
        </w:rPr>
      </w:pPr>
      <w:r w:rsidRPr="00154B71">
        <w:rPr>
          <w:rFonts w:ascii="Times New Roman" w:eastAsia="MS Mincho" w:hAnsi="Times New Roman" w:hint="eastAsia"/>
          <w:szCs w:val="20"/>
          <w:lang w:eastAsia="ja-JP"/>
        </w:rPr>
        <w:t>T</w:t>
      </w:r>
      <w:r w:rsidRPr="00154B71">
        <w:rPr>
          <w:rFonts w:ascii="Times New Roman" w:eastAsia="MS Mincho" w:hAnsi="Times New Roman"/>
          <w:szCs w:val="20"/>
          <w:lang w:eastAsia="ja-JP"/>
        </w:rPr>
        <w:t>he following metrics of a scattering point o</w:t>
      </w:r>
      <w:r w:rsidRPr="00154B71">
        <w:rPr>
          <w:rFonts w:ascii="Times New Roman" w:eastAsia="MS Mincho" w:hAnsi="Times New Roman" w:hint="eastAsia"/>
          <w:szCs w:val="20"/>
          <w:lang w:eastAsia="ja-JP"/>
        </w:rPr>
        <w:t>r</w:t>
      </w:r>
      <w:r w:rsidRPr="00154B71">
        <w:rPr>
          <w:rFonts w:ascii="Times New Roman" w:eastAsia="MS Mincho" w:hAnsi="Times New Roman"/>
          <w:szCs w:val="20"/>
          <w:lang w:eastAsia="ja-JP"/>
        </w:rPr>
        <w:t xml:space="preserve"> </w:t>
      </w:r>
      <w:r w:rsidRPr="00154B71">
        <w:rPr>
          <w:rFonts w:ascii="Times New Roman" w:eastAsia="MS Mincho" w:hAnsi="Times New Roman" w:hint="eastAsia"/>
          <w:szCs w:val="20"/>
          <w:lang w:eastAsia="ja-JP"/>
        </w:rPr>
        <w:t xml:space="preserve">an </w:t>
      </w:r>
      <w:r w:rsidRPr="00154B71">
        <w:rPr>
          <w:rFonts w:ascii="Times New Roman" w:eastAsia="MS Mincho" w:hAnsi="Times New Roman"/>
          <w:szCs w:val="20"/>
          <w:lang w:eastAsia="ja-JP"/>
        </w:rPr>
        <w:t xml:space="preserve">object are </w:t>
      </w:r>
      <w:r w:rsidRPr="00154B71">
        <w:rPr>
          <w:rFonts w:ascii="Times New Roman" w:eastAsia="MS Mincho" w:hAnsi="Times New Roman" w:hint="eastAsia"/>
          <w:szCs w:val="20"/>
          <w:lang w:eastAsia="ja-JP"/>
        </w:rPr>
        <w:t xml:space="preserve">to be </w:t>
      </w:r>
      <w:r w:rsidRPr="00154B71">
        <w:rPr>
          <w:rFonts w:ascii="Times New Roman" w:eastAsia="MS Mincho" w:hAnsi="Times New Roman"/>
          <w:szCs w:val="20"/>
          <w:lang w:eastAsia="ja-JP"/>
        </w:rPr>
        <w:t>studied in 6G ISAC from RAN1 perspective</w:t>
      </w:r>
    </w:p>
    <w:p w14:paraId="027741B4" w14:textId="77777777" w:rsidR="00246ADD" w:rsidRPr="00154B71" w:rsidRDefault="00246ADD">
      <w:pPr>
        <w:numPr>
          <w:ilvl w:val="1"/>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3D or 2D location</w:t>
      </w:r>
    </w:p>
    <w:p w14:paraId="342055B5"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Option1: Absolute location</w:t>
      </w:r>
    </w:p>
    <w:p w14:paraId="5784C6E3"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Option2: Relative location referred to a reference location</w:t>
      </w:r>
    </w:p>
    <w:p w14:paraId="1BCEE3E9"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FFS reference location</w:t>
      </w:r>
    </w:p>
    <w:p w14:paraId="6B0A1545" w14:textId="77777777" w:rsidR="00246ADD" w:rsidRPr="00154B71" w:rsidRDefault="00246ADD">
      <w:pPr>
        <w:numPr>
          <w:ilvl w:val="1"/>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 xml:space="preserve">3D or 2D velocity </w:t>
      </w:r>
    </w:p>
    <w:p w14:paraId="7CDED7AC"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Option1: Measured true 3D/2D velocity</w:t>
      </w:r>
    </w:p>
    <w:p w14:paraId="0C04D900"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Option</w:t>
      </w:r>
      <w:r w:rsidRPr="00154B71">
        <w:rPr>
          <w:rFonts w:ascii="Times New Roman" w:eastAsia="MS Mincho" w:hAnsi="Times New Roman"/>
          <w:szCs w:val="20"/>
          <w:lang w:val="en-US" w:eastAsia="ja-JP"/>
        </w:rPr>
        <w:t xml:space="preserve">2: Scalar of radial velocity </w:t>
      </w:r>
    </w:p>
    <w:p w14:paraId="31057DB0" w14:textId="77777777" w:rsidR="00246ADD" w:rsidRPr="00154B71" w:rsidRDefault="00246ADD">
      <w:pPr>
        <w:numPr>
          <w:ilvl w:val="1"/>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Uncertainty/confidence</w:t>
      </w:r>
    </w:p>
    <w:p w14:paraId="3AB3949E" w14:textId="77777777" w:rsidR="00246ADD" w:rsidRPr="00154B71" w:rsidRDefault="00246ADD">
      <w:pPr>
        <w:numPr>
          <w:ilvl w:val="1"/>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association of measurements of a scattering point/</w:t>
      </w:r>
      <w:r w:rsidRPr="00154B71">
        <w:rPr>
          <w:rFonts w:ascii="Times New Roman" w:eastAsia="MS Mincho" w:hAnsi="Times New Roman" w:hint="eastAsia"/>
          <w:szCs w:val="20"/>
          <w:lang w:eastAsia="ja-JP"/>
        </w:rPr>
        <w:t>object</w:t>
      </w:r>
    </w:p>
    <w:p w14:paraId="16593669" w14:textId="77777777" w:rsidR="00246ADD" w:rsidRPr="00154B71" w:rsidRDefault="00246ADD">
      <w:pPr>
        <w:numPr>
          <w:ilvl w:val="1"/>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FFS ambiguity handling of delay/Doppler/angle of a scattering point</w:t>
      </w:r>
    </w:p>
    <w:p w14:paraId="778918C8" w14:textId="77777777" w:rsidR="00246ADD" w:rsidRPr="00154B71" w:rsidRDefault="00246ADD">
      <w:pPr>
        <w:numPr>
          <w:ilvl w:val="1"/>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Further discuss the additional metrics for a scattering point/</w:t>
      </w:r>
      <w:r w:rsidRPr="00154B71">
        <w:rPr>
          <w:rFonts w:ascii="Times New Roman" w:eastAsia="MS Mincho" w:hAnsi="Times New Roman" w:hint="eastAsia"/>
          <w:szCs w:val="20"/>
          <w:lang w:eastAsia="ja-JP"/>
        </w:rPr>
        <w:t>object</w:t>
      </w:r>
    </w:p>
    <w:p w14:paraId="6188AB2A"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Power related information if applicable, e.g., RCS</w:t>
      </w:r>
    </w:p>
    <w:p w14:paraId="531B437F" w14:textId="77777777" w:rsidR="00246ADD" w:rsidRPr="00154B71" w:rsidRDefault="00246ADD">
      <w:pPr>
        <w:numPr>
          <w:ilvl w:val="2"/>
          <w:numId w:val="252"/>
        </w:numPr>
        <w:tabs>
          <w:tab w:val="clear" w:pos="0"/>
        </w:tabs>
        <w:rPr>
          <w:rFonts w:ascii="Times New Roman" w:eastAsia="MS Mincho" w:hAnsi="Times New Roman"/>
          <w:szCs w:val="20"/>
          <w:lang w:eastAsia="ja-JP"/>
        </w:rPr>
      </w:pPr>
      <w:r w:rsidRPr="00154B71">
        <w:rPr>
          <w:rFonts w:ascii="Times New Roman" w:eastAsia="MS Mincho" w:hAnsi="Times New Roman"/>
          <w:szCs w:val="20"/>
          <w:lang w:eastAsia="ja-JP"/>
        </w:rPr>
        <w:t>Micro-Doppler</w:t>
      </w:r>
    </w:p>
    <w:p w14:paraId="57F945CA" w14:textId="77777777" w:rsidR="00246ADD" w:rsidRPr="00154B71" w:rsidRDefault="00246ADD">
      <w:pPr>
        <w:numPr>
          <w:ilvl w:val="2"/>
          <w:numId w:val="252"/>
        </w:numPr>
        <w:tabs>
          <w:tab w:val="clear" w:pos="0"/>
        </w:tabs>
        <w:rPr>
          <w:rFonts w:ascii="Times New Roman" w:eastAsia="MS Mincho" w:hAnsi="Times New Roman"/>
          <w:lang w:val="en-US" w:eastAsia="ja-JP"/>
        </w:rPr>
      </w:pPr>
      <w:r w:rsidRPr="00154B71">
        <w:rPr>
          <w:rFonts w:ascii="Times New Roman" w:eastAsia="MS Mincho" w:hAnsi="Times New Roman"/>
          <w:lang w:val="en-US" w:eastAsia="ja-JP"/>
        </w:rPr>
        <w:t>Other metrics are not precluded</w:t>
      </w:r>
    </w:p>
    <w:p w14:paraId="10F72A61" w14:textId="77777777" w:rsidR="00246ADD" w:rsidRPr="00154B71" w:rsidRDefault="00246ADD">
      <w:pPr>
        <w:numPr>
          <w:ilvl w:val="1"/>
          <w:numId w:val="252"/>
        </w:numPr>
        <w:rPr>
          <w:rFonts w:ascii="Times New Roman" w:eastAsia="MS Mincho" w:hAnsi="Times New Roman"/>
          <w:szCs w:val="20"/>
          <w:lang w:eastAsia="ja-JP"/>
        </w:rPr>
      </w:pPr>
      <w:r w:rsidRPr="00154B71">
        <w:rPr>
          <w:rFonts w:ascii="Times New Roman" w:eastAsia="MS Mincho" w:hAnsi="Times New Roman" w:hint="eastAsia"/>
          <w:szCs w:val="20"/>
          <w:lang w:eastAsia="ja-JP"/>
        </w:rPr>
        <w:t>FFS definition of scattering point/object</w:t>
      </w:r>
    </w:p>
    <w:p w14:paraId="75219677" w14:textId="77777777" w:rsidR="00246ADD" w:rsidRPr="00154B71" w:rsidRDefault="00246ADD">
      <w:pPr>
        <w:pStyle w:val="ListParagraph"/>
        <w:numPr>
          <w:ilvl w:val="0"/>
          <w:numId w:val="252"/>
        </w:numPr>
        <w:overflowPunct/>
        <w:autoSpaceDE/>
        <w:autoSpaceDN/>
        <w:adjustRightInd/>
        <w:snapToGrid w:val="0"/>
        <w:spacing w:after="0"/>
        <w:contextualSpacing w:val="0"/>
        <w:jc w:val="both"/>
        <w:rPr>
          <w:lang w:eastAsia="zh-CN"/>
        </w:rPr>
      </w:pPr>
      <w:r w:rsidRPr="00154B71">
        <w:rPr>
          <w:rFonts w:eastAsia="MS Mincho" w:hint="eastAsia"/>
          <w:lang w:val="en-US"/>
        </w:rPr>
        <w:t>Note:</w:t>
      </w:r>
      <w:r w:rsidRPr="00154B71">
        <w:rPr>
          <w:rFonts w:eastAsiaTheme="minorEastAsia"/>
          <w:lang w:val="en-US" w:eastAsia="zh-CN"/>
        </w:rPr>
        <w:t xml:space="preserve"> the necessity, applicable sensing modes, </w:t>
      </w:r>
      <w:r w:rsidRPr="00154B71">
        <w:rPr>
          <w:rFonts w:eastAsia="MS Mincho" w:hint="eastAsia"/>
          <w:lang w:val="en-US"/>
        </w:rPr>
        <w:t xml:space="preserve">and </w:t>
      </w:r>
      <w:r w:rsidRPr="00154B71">
        <w:rPr>
          <w:rFonts w:eastAsiaTheme="minorEastAsia"/>
          <w:lang w:val="en-US" w:eastAsia="zh-CN"/>
        </w:rPr>
        <w:t>achievable sensing performance</w:t>
      </w:r>
      <w:r w:rsidRPr="00154B71">
        <w:rPr>
          <w:rFonts w:eastAsia="MS Mincho" w:hint="eastAsia"/>
          <w:lang w:val="en-US"/>
        </w:rPr>
        <w:t>, reporting aspects (e.g., overhead)</w:t>
      </w:r>
      <w:r>
        <w:rPr>
          <w:rFonts w:eastAsia="MS Mincho" w:hint="eastAsia"/>
          <w:lang w:val="en-US"/>
        </w:rPr>
        <w:t xml:space="preserve"> </w:t>
      </w:r>
      <w:r w:rsidRPr="00154B71">
        <w:rPr>
          <w:rFonts w:eastAsia="MS Mincho" w:hint="eastAsia"/>
          <w:lang w:val="en-US"/>
        </w:rPr>
        <w:t>of above metrics can be discussed separately</w:t>
      </w:r>
    </w:p>
    <w:p w14:paraId="24963B28" w14:textId="77777777" w:rsidR="00246ADD" w:rsidRPr="00154B71" w:rsidRDefault="00246ADD" w:rsidP="00246ADD">
      <w:pPr>
        <w:rPr>
          <w:rFonts w:ascii="Times New Roman" w:eastAsia="MS Mincho" w:hAnsi="Times New Roman"/>
          <w:lang w:eastAsia="ja-JP"/>
        </w:rPr>
      </w:pPr>
    </w:p>
    <w:p w14:paraId="326844F9" w14:textId="77777777" w:rsidR="00246ADD" w:rsidRPr="00606665" w:rsidRDefault="00246ADD" w:rsidP="00246ADD">
      <w:pPr>
        <w:rPr>
          <w:rFonts w:ascii="Times New Roman" w:eastAsia="MS Mincho" w:hAnsi="Times New Roman"/>
          <w:lang w:eastAsia="ja-JP"/>
        </w:rPr>
      </w:pPr>
    </w:p>
    <w:p w14:paraId="652ADD52" w14:textId="2C9279B5" w:rsidR="00246ADD" w:rsidRPr="009D27E1" w:rsidRDefault="00C62C50" w:rsidP="00246ADD">
      <w:pPr>
        <w:rPr>
          <w:rFonts w:ascii="Times New Roman" w:eastAsia="MS Mincho" w:hAnsi="Times New Roman"/>
          <w:b/>
          <w:bCs/>
          <w:lang w:eastAsia="ja-JP"/>
        </w:rPr>
      </w:pPr>
      <w:hyperlink r:id="rId2001" w:history="1">
        <w:r w:rsidRPr="009D27E1">
          <w:rPr>
            <w:rStyle w:val="Hyperlink"/>
            <w:rFonts w:ascii="Times New Roman" w:eastAsia="Times New Roman" w:hAnsi="Times New Roman"/>
            <w:b/>
            <w:bCs/>
          </w:rPr>
          <w:t>R1-2605588</w:t>
        </w:r>
      </w:hyperlink>
      <w:r w:rsidR="00246ADD" w:rsidRPr="009D27E1">
        <w:rPr>
          <w:rFonts w:ascii="Times New Roman" w:eastAsia="Times New Roman" w:hAnsi="Times New Roman"/>
          <w:b/>
          <w:bCs/>
        </w:rPr>
        <w:tab/>
        <w:t>Summary #4 on integration with communication for ISAC</w:t>
      </w:r>
      <w:r w:rsidR="00246ADD" w:rsidRPr="009D27E1">
        <w:rPr>
          <w:rFonts w:ascii="Times New Roman" w:eastAsia="Times New Roman" w:hAnsi="Times New Roman"/>
          <w:b/>
          <w:bCs/>
        </w:rPr>
        <w:tab/>
        <w:t>Moderator (Xiaomi)</w:t>
      </w:r>
    </w:p>
    <w:p w14:paraId="38797CF7" w14:textId="77777777" w:rsidR="00246ADD" w:rsidRDefault="00246ADD" w:rsidP="00246ADD">
      <w:pPr>
        <w:rPr>
          <w:rFonts w:ascii="Times New Roman" w:eastAsia="MS Mincho" w:hAnsi="Times New Roman"/>
          <w:lang w:eastAsia="ja-JP"/>
        </w:rPr>
      </w:pPr>
    </w:p>
    <w:p w14:paraId="27BBD1F8" w14:textId="77777777" w:rsidR="00246ADD" w:rsidRPr="009D27E1" w:rsidRDefault="00246ADD" w:rsidP="00246ADD">
      <w:pPr>
        <w:rPr>
          <w:rFonts w:ascii="Times New Roman" w:eastAsia="MS Mincho" w:hAnsi="Times New Roman"/>
          <w:b/>
          <w:szCs w:val="20"/>
          <w:lang w:eastAsia="ja-JP"/>
        </w:rPr>
      </w:pPr>
      <w:r w:rsidRPr="009D27E1">
        <w:rPr>
          <w:rFonts w:ascii="Times New Roman" w:eastAsia="MS Mincho" w:hAnsi="Times New Roman" w:hint="eastAsia"/>
          <w:b/>
          <w:szCs w:val="20"/>
          <w:highlight w:val="green"/>
          <w:lang w:eastAsia="ja-JP"/>
        </w:rPr>
        <w:t>Agreement:</w:t>
      </w:r>
    </w:p>
    <w:p w14:paraId="6B72E072" w14:textId="77777777" w:rsidR="00246ADD" w:rsidRPr="00B27A99" w:rsidRDefault="00246ADD">
      <w:pPr>
        <w:numPr>
          <w:ilvl w:val="0"/>
          <w:numId w:val="253"/>
        </w:numPr>
        <w:tabs>
          <w:tab w:val="clear" w:pos="0"/>
        </w:tabs>
        <w:rPr>
          <w:rFonts w:ascii="Times New Roman" w:eastAsia="MS Mincho" w:hAnsi="Times New Roman"/>
          <w:szCs w:val="20"/>
          <w:lang w:eastAsia="ja-JP"/>
        </w:rPr>
      </w:pPr>
      <w:r w:rsidRPr="00B27A99">
        <w:rPr>
          <w:rFonts w:ascii="Times New Roman" w:eastAsia="MS Mincho" w:hAnsi="Times New Roman" w:hint="eastAsia"/>
          <w:szCs w:val="20"/>
          <w:lang w:eastAsia="ja-JP"/>
        </w:rPr>
        <w:t xml:space="preserve">The metrics of consecutive samples in </w:t>
      </w:r>
      <w:r w:rsidRPr="00B27A99">
        <w:rPr>
          <w:rFonts w:ascii="Times New Roman" w:eastAsia="MS Mincho" w:hAnsi="Times New Roman"/>
          <w:szCs w:val="20"/>
          <w:lang w:eastAsia="ja-JP"/>
        </w:rPr>
        <w:t>delay/Doppler/angle profiles are to be studied in 6G ISAC</w:t>
      </w:r>
    </w:p>
    <w:p w14:paraId="31196EF3" w14:textId="77777777" w:rsidR="00246ADD" w:rsidRPr="00B27A99" w:rsidRDefault="00246ADD">
      <w:pPr>
        <w:numPr>
          <w:ilvl w:val="1"/>
          <w:numId w:val="253"/>
        </w:numPr>
        <w:tabs>
          <w:tab w:val="clear" w:pos="0"/>
        </w:tabs>
        <w:rPr>
          <w:rFonts w:ascii="Times New Roman" w:eastAsia="MS Mincho" w:hAnsi="Times New Roman"/>
          <w:szCs w:val="20"/>
          <w:lang w:eastAsia="ja-JP"/>
        </w:rPr>
      </w:pPr>
      <w:r w:rsidRPr="00B27A99">
        <w:rPr>
          <w:rFonts w:ascii="Times New Roman" w:eastAsia="MS Mincho" w:hAnsi="Times New Roman" w:hint="eastAsia"/>
          <w:szCs w:val="20"/>
          <w:lang w:eastAsia="ja-JP"/>
        </w:rPr>
        <w:t>FFS: whether/how to apply</w:t>
      </w:r>
      <w:r w:rsidRPr="00B27A99">
        <w:rPr>
          <w:rFonts w:ascii="Times New Roman" w:eastAsia="MS Mincho" w:hAnsi="Times New Roman"/>
          <w:szCs w:val="20"/>
          <w:lang w:eastAsia="ja-JP"/>
        </w:rPr>
        <w:t xml:space="preserve"> window</w:t>
      </w:r>
      <w:r w:rsidRPr="00B27A99">
        <w:rPr>
          <w:rFonts w:ascii="Times New Roman" w:eastAsia="MS Mincho" w:hAnsi="Times New Roman" w:hint="eastAsia"/>
          <w:szCs w:val="20"/>
          <w:lang w:eastAsia="ja-JP"/>
        </w:rPr>
        <w:t>(</w:t>
      </w:r>
      <w:r w:rsidRPr="00B27A99">
        <w:rPr>
          <w:rFonts w:ascii="Times New Roman" w:eastAsia="MS Mincho" w:hAnsi="Times New Roman"/>
          <w:szCs w:val="20"/>
          <w:lang w:eastAsia="ja-JP"/>
        </w:rPr>
        <w:t>s</w:t>
      </w:r>
      <w:r w:rsidRPr="00B27A99">
        <w:rPr>
          <w:rFonts w:ascii="Times New Roman" w:eastAsia="MS Mincho" w:hAnsi="Times New Roman" w:hint="eastAsia"/>
          <w:szCs w:val="20"/>
          <w:lang w:eastAsia="ja-JP"/>
        </w:rPr>
        <w:t>)</w:t>
      </w:r>
      <w:r w:rsidRPr="00B27A99">
        <w:rPr>
          <w:rFonts w:ascii="Times New Roman" w:eastAsia="MS Mincho" w:hAnsi="Times New Roman"/>
          <w:szCs w:val="20"/>
          <w:lang w:eastAsia="ja-JP"/>
        </w:rPr>
        <w:t xml:space="preserve"> </w:t>
      </w:r>
      <w:r w:rsidRPr="00B27A99">
        <w:rPr>
          <w:rFonts w:ascii="Times New Roman" w:eastAsia="MS Mincho" w:hAnsi="Times New Roman" w:hint="eastAsia"/>
          <w:szCs w:val="20"/>
          <w:lang w:eastAsia="ja-JP"/>
        </w:rPr>
        <w:t>of</w:t>
      </w:r>
      <w:r w:rsidRPr="00B27A99">
        <w:rPr>
          <w:rFonts w:ascii="Times New Roman" w:eastAsia="MS Mincho" w:hAnsi="Times New Roman"/>
          <w:szCs w:val="20"/>
          <w:lang w:eastAsia="ja-JP"/>
        </w:rPr>
        <w:t xml:space="preserve"> consecutive samples in delay/Doppler/angle profile</w:t>
      </w:r>
    </w:p>
    <w:p w14:paraId="37C22BBB" w14:textId="77777777" w:rsidR="00246ADD" w:rsidRPr="00B27A99" w:rsidRDefault="00246ADD">
      <w:pPr>
        <w:numPr>
          <w:ilvl w:val="0"/>
          <w:numId w:val="253"/>
        </w:numPr>
        <w:tabs>
          <w:tab w:val="clear" w:pos="0"/>
        </w:tabs>
        <w:rPr>
          <w:rFonts w:ascii="Times New Roman" w:eastAsia="MS Mincho" w:hAnsi="Times New Roman"/>
          <w:szCs w:val="20"/>
          <w:lang w:eastAsia="ja-JP"/>
        </w:rPr>
      </w:pPr>
      <w:r w:rsidRPr="00B27A99">
        <w:rPr>
          <w:rFonts w:ascii="Times New Roman" w:eastAsia="MS Mincho" w:hAnsi="Times New Roman"/>
          <w:szCs w:val="20"/>
          <w:lang w:val="en-US" w:eastAsia="ja-JP"/>
        </w:rPr>
        <w:t>Note: the necessity, applicable sensing modes, and achievable sensing performance, reporting aspects (e.g., overhead) of above metrics can be discussed separately</w:t>
      </w:r>
    </w:p>
    <w:p w14:paraId="2F147B67" w14:textId="77777777" w:rsidR="00246ADD" w:rsidRPr="00B27A99" w:rsidRDefault="00246ADD" w:rsidP="00246ADD">
      <w:pPr>
        <w:rPr>
          <w:rFonts w:ascii="Times New Roman" w:eastAsia="MS Mincho" w:hAnsi="Times New Roman"/>
          <w:lang w:eastAsia="ja-JP"/>
        </w:rPr>
      </w:pPr>
    </w:p>
    <w:p w14:paraId="3FCEE96C" w14:textId="77777777" w:rsidR="00246ADD" w:rsidRPr="009D27E1" w:rsidRDefault="00246ADD" w:rsidP="00246ADD">
      <w:pPr>
        <w:rPr>
          <w:rFonts w:ascii="Times New Roman" w:eastAsia="MS Mincho" w:hAnsi="Times New Roman"/>
          <w:b/>
          <w:bCs/>
          <w:lang w:eastAsia="ja-JP"/>
        </w:rPr>
      </w:pPr>
    </w:p>
    <w:p w14:paraId="7FDDA740" w14:textId="46AA194C" w:rsidR="00246ADD" w:rsidRPr="009D27E1" w:rsidRDefault="00C62C50" w:rsidP="00246ADD">
      <w:pPr>
        <w:rPr>
          <w:rFonts w:ascii="Times New Roman" w:eastAsia="Times New Roman" w:hAnsi="Times New Roman"/>
          <w:b/>
          <w:bCs/>
        </w:rPr>
      </w:pPr>
      <w:hyperlink r:id="rId2002" w:history="1">
        <w:r w:rsidRPr="009D27E1">
          <w:rPr>
            <w:rStyle w:val="Hyperlink"/>
            <w:rFonts w:ascii="Times New Roman" w:eastAsia="Times New Roman" w:hAnsi="Times New Roman"/>
            <w:b/>
            <w:bCs/>
          </w:rPr>
          <w:t>R1-2605589</w:t>
        </w:r>
      </w:hyperlink>
      <w:r w:rsidR="00246ADD" w:rsidRPr="009D27E1">
        <w:rPr>
          <w:rFonts w:ascii="Times New Roman" w:eastAsia="Times New Roman" w:hAnsi="Times New Roman"/>
          <w:b/>
          <w:bCs/>
        </w:rPr>
        <w:tab/>
        <w:t>Summary #5 on integration with communication for ISAC</w:t>
      </w:r>
      <w:r w:rsidR="00246ADD" w:rsidRPr="009D27E1">
        <w:rPr>
          <w:rFonts w:ascii="Times New Roman" w:eastAsia="Times New Roman" w:hAnsi="Times New Roman"/>
          <w:b/>
          <w:bCs/>
        </w:rPr>
        <w:tab/>
        <w:t>Moderator (Xiaomi)</w:t>
      </w:r>
    </w:p>
    <w:p w14:paraId="49D09F1A" w14:textId="229180D7" w:rsidR="00246ADD" w:rsidRDefault="006B25F9" w:rsidP="00246ADD">
      <w:pPr>
        <w:rPr>
          <w:lang w:val="en-US"/>
        </w:rPr>
      </w:pPr>
      <w:r>
        <w:rPr>
          <w:lang w:val="en-US"/>
        </w:rPr>
        <w:t>Final post-meeting summary for this agenda item.</w:t>
      </w:r>
    </w:p>
    <w:p w14:paraId="36E2CFFB" w14:textId="77777777" w:rsidR="006B25F9" w:rsidRPr="00246ADD" w:rsidRDefault="006B25F9" w:rsidP="00246ADD">
      <w:pPr>
        <w:rPr>
          <w:lang w:val="en-US"/>
        </w:rPr>
      </w:pPr>
    </w:p>
    <w:p w14:paraId="3D1FE528" w14:textId="6353F889" w:rsidR="00246ADD" w:rsidRDefault="00246ADD" w:rsidP="0013532B">
      <w:pPr>
        <w:pStyle w:val="Heading3"/>
      </w:pPr>
      <w:bookmarkStart w:id="268" w:name="_Toc239313272"/>
      <w:r>
        <w:t>Waveform and frame structure</w:t>
      </w:r>
      <w:bookmarkEnd w:id="268"/>
    </w:p>
    <w:p w14:paraId="6ABEE6C9" w14:textId="77777777" w:rsidR="00246ADD" w:rsidRDefault="00246ADD" w:rsidP="00246ADD">
      <w:pPr>
        <w:rPr>
          <w:rFonts w:eastAsiaTheme="minorEastAsia"/>
          <w:i/>
          <w:iCs/>
          <w:lang w:eastAsia="zh-CN"/>
        </w:rPr>
      </w:pPr>
      <w:r w:rsidRPr="00FD0278">
        <w:rPr>
          <w:rFonts w:eastAsia="DengXian" w:hint="eastAsia"/>
          <w:i/>
          <w:iCs/>
          <w:lang w:eastAsia="zh-CN"/>
        </w:rPr>
        <w:t>Note 1: Including proposals for potential enhancement based on communication waveform (e.g., low PAPR waveform enhancement, longer CP length, larger SCS etc.), potential new waveform, frame structure, and corresponding analysis on performance benefit and impact in terms of integration with communication</w:t>
      </w:r>
      <w:r w:rsidRPr="00FD0278">
        <w:rPr>
          <w:rFonts w:hint="eastAsia"/>
          <w:i/>
          <w:iCs/>
        </w:rPr>
        <w:t>.</w:t>
      </w:r>
    </w:p>
    <w:p w14:paraId="38A8A834" w14:textId="77777777" w:rsidR="00246ADD" w:rsidRPr="00F73BBB" w:rsidRDefault="00246ADD" w:rsidP="00246ADD">
      <w:pPr>
        <w:rPr>
          <w:lang w:val="en-US" w:eastAsia="x-none"/>
        </w:rPr>
      </w:pPr>
      <w:bookmarkStart w:id="269" w:name="OLE_LINK35"/>
    </w:p>
    <w:bookmarkEnd w:id="269"/>
    <w:p w14:paraId="39499E0B" w14:textId="77777777" w:rsidR="00246ADD" w:rsidRPr="00E87D19" w:rsidRDefault="00246ADD" w:rsidP="00246ADD">
      <w:pPr>
        <w:rPr>
          <w:rFonts w:eastAsiaTheme="minorEastAsia"/>
          <w:i/>
          <w:iCs/>
          <w:lang w:val="en-US" w:eastAsia="zh-CN"/>
        </w:rPr>
      </w:pPr>
    </w:p>
    <w:p w14:paraId="5840ECF4" w14:textId="77777777" w:rsidR="00246ADD" w:rsidRPr="009D27E1" w:rsidRDefault="00246ADD" w:rsidP="00246ADD">
      <w:pPr>
        <w:rPr>
          <w:lang w:val="en-US" w:eastAsia="x-none"/>
        </w:rPr>
      </w:pPr>
      <w:r w:rsidRPr="009D27E1">
        <w:rPr>
          <w:lang w:val="en-US" w:eastAsia="x-none"/>
        </w:rPr>
        <w:t>[12</w:t>
      </w:r>
      <w:r w:rsidRPr="009D27E1">
        <w:rPr>
          <w:rFonts w:hint="eastAsia"/>
          <w:lang w:val="en-US" w:eastAsia="x-none"/>
        </w:rPr>
        <w:t>6</w:t>
      </w:r>
      <w:r w:rsidRPr="009D27E1">
        <w:rPr>
          <w:lang w:val="en-US" w:eastAsia="x-none"/>
        </w:rPr>
        <w:t>-R20-6GR-ISAC-Waveform and FS] Email discussion on Rel-20 6GR-ISAC-Waveforme and FS–Woo-Suk (LGE)</w:t>
      </w:r>
    </w:p>
    <w:p w14:paraId="4DCF2821" w14:textId="77777777" w:rsidR="00246ADD" w:rsidRPr="009D27E1" w:rsidRDefault="00246ADD">
      <w:pPr>
        <w:pStyle w:val="ListParagraph"/>
        <w:numPr>
          <w:ilvl w:val="0"/>
          <w:numId w:val="283"/>
        </w:numPr>
        <w:rPr>
          <w:lang w:val="en-US" w:eastAsia="x-none"/>
        </w:rPr>
      </w:pPr>
      <w:r w:rsidRPr="009D27E1">
        <w:rPr>
          <w:lang w:eastAsia="x-none"/>
        </w:rPr>
        <w:t xml:space="preserve">To be used for sharing updates on online/offline schedule, details on what is to be discussed in online/offline sessions, </w:t>
      </w:r>
      <w:proofErr w:type="spellStart"/>
      <w:r w:rsidRPr="009D27E1">
        <w:rPr>
          <w:lang w:eastAsia="x-none"/>
        </w:rPr>
        <w:t>tdoc</w:t>
      </w:r>
      <w:proofErr w:type="spellEnd"/>
      <w:r w:rsidRPr="009D27E1">
        <w:rPr>
          <w:lang w:eastAsia="x-none"/>
        </w:rPr>
        <w:t xml:space="preserve"> number of the moderator summary for online session, etc</w:t>
      </w:r>
    </w:p>
    <w:p w14:paraId="1F434B83" w14:textId="77777777" w:rsidR="00246ADD" w:rsidRPr="00A17522" w:rsidRDefault="00246ADD" w:rsidP="00246ADD">
      <w:pPr>
        <w:rPr>
          <w:lang w:val="en-US" w:eastAsia="x-none"/>
        </w:rPr>
      </w:pPr>
    </w:p>
    <w:p w14:paraId="73B4AC0A" w14:textId="77777777" w:rsidR="00246ADD" w:rsidRPr="00F73BBB" w:rsidRDefault="00246ADD" w:rsidP="00246ADD">
      <w:pPr>
        <w:rPr>
          <w:lang w:val="en-US" w:eastAsia="x-none"/>
        </w:rPr>
      </w:pPr>
    </w:p>
    <w:p w14:paraId="7538F876" w14:textId="01D32FB0" w:rsidR="00246ADD" w:rsidRDefault="00C62C50" w:rsidP="00246ADD">
      <w:hyperlink r:id="rId2003" w:history="1">
        <w:r>
          <w:rPr>
            <w:rStyle w:val="Hyperlink"/>
            <w:rFonts w:ascii="Times New Roman" w:eastAsia="Times New Roman" w:hAnsi="Times New Roman"/>
          </w:rPr>
          <w:t>R1-2606563</w:t>
        </w:r>
      </w:hyperlink>
      <w:r w:rsidR="00246ADD">
        <w:rPr>
          <w:rFonts w:ascii="Times New Roman" w:eastAsia="Times New Roman" w:hAnsi="Times New Roman"/>
        </w:rPr>
        <w:tab/>
        <w:t>Summary #1 on waveform and frame structure for 6G ISAC</w:t>
      </w:r>
      <w:r w:rsidR="00246ADD">
        <w:rPr>
          <w:rFonts w:ascii="Times New Roman" w:eastAsia="Times New Roman" w:hAnsi="Times New Roman"/>
        </w:rPr>
        <w:tab/>
        <w:t>Moderator (LGE)</w:t>
      </w:r>
    </w:p>
    <w:p w14:paraId="25A0B863" w14:textId="2C3796FD" w:rsidR="00246ADD" w:rsidRDefault="00C62C50" w:rsidP="00246ADD">
      <w:hyperlink r:id="rId2004" w:history="1">
        <w:r>
          <w:rPr>
            <w:rStyle w:val="Hyperlink"/>
            <w:rFonts w:ascii="Times New Roman" w:eastAsia="Times New Roman" w:hAnsi="Times New Roman"/>
          </w:rPr>
          <w:t>R1-2606564</w:t>
        </w:r>
      </w:hyperlink>
      <w:r w:rsidR="00246ADD">
        <w:rPr>
          <w:rFonts w:ascii="Times New Roman" w:eastAsia="Times New Roman" w:hAnsi="Times New Roman"/>
        </w:rPr>
        <w:tab/>
        <w:t>Summary #2 on waveform and frame structure for 6G ISAC</w:t>
      </w:r>
      <w:r w:rsidR="00246ADD">
        <w:rPr>
          <w:rFonts w:ascii="Times New Roman" w:eastAsia="Times New Roman" w:hAnsi="Times New Roman"/>
        </w:rPr>
        <w:tab/>
        <w:t>Moderator (LGE)</w:t>
      </w:r>
    </w:p>
    <w:p w14:paraId="21CE68A3" w14:textId="6795DDA2" w:rsidR="00246ADD" w:rsidRDefault="00C62C50" w:rsidP="00246ADD">
      <w:hyperlink r:id="rId2005" w:history="1">
        <w:r>
          <w:rPr>
            <w:rStyle w:val="Hyperlink"/>
            <w:rFonts w:ascii="Times New Roman" w:eastAsia="Times New Roman" w:hAnsi="Times New Roman"/>
          </w:rPr>
          <w:t>R1-2606565</w:t>
        </w:r>
      </w:hyperlink>
      <w:r w:rsidR="00246ADD">
        <w:rPr>
          <w:rFonts w:ascii="Times New Roman" w:eastAsia="Times New Roman" w:hAnsi="Times New Roman"/>
        </w:rPr>
        <w:tab/>
        <w:t>Summary #3 on waveform and frame structure for 6G ISAC</w:t>
      </w:r>
      <w:r w:rsidR="00246ADD">
        <w:rPr>
          <w:rFonts w:ascii="Times New Roman" w:eastAsia="Times New Roman" w:hAnsi="Times New Roman"/>
        </w:rPr>
        <w:tab/>
        <w:t>Moderator (LGE)</w:t>
      </w:r>
    </w:p>
    <w:p w14:paraId="0690F150" w14:textId="4DF8A036" w:rsidR="00246ADD" w:rsidRDefault="00C62C50" w:rsidP="00246ADD">
      <w:hyperlink r:id="rId2006" w:history="1">
        <w:r>
          <w:rPr>
            <w:rStyle w:val="Hyperlink"/>
            <w:rFonts w:ascii="Times New Roman" w:eastAsia="Times New Roman" w:hAnsi="Times New Roman"/>
          </w:rPr>
          <w:t>R1-2606566</w:t>
        </w:r>
      </w:hyperlink>
      <w:r w:rsidR="00246ADD">
        <w:rPr>
          <w:rFonts w:ascii="Times New Roman" w:eastAsia="Times New Roman" w:hAnsi="Times New Roman"/>
        </w:rPr>
        <w:tab/>
        <w:t>Summary #4 on waveform and frame structure for 6G ISAC</w:t>
      </w:r>
      <w:r w:rsidR="00246ADD">
        <w:rPr>
          <w:rFonts w:ascii="Times New Roman" w:eastAsia="Times New Roman" w:hAnsi="Times New Roman"/>
        </w:rPr>
        <w:tab/>
        <w:t>Moderator (LGE)</w:t>
      </w:r>
    </w:p>
    <w:p w14:paraId="0186311B" w14:textId="4B037936" w:rsidR="00246ADD" w:rsidRDefault="00C62C50" w:rsidP="00246ADD">
      <w:hyperlink r:id="rId2007" w:history="1">
        <w:r>
          <w:rPr>
            <w:rStyle w:val="Hyperlink"/>
            <w:rFonts w:ascii="Times New Roman" w:eastAsia="Times New Roman" w:hAnsi="Times New Roman"/>
          </w:rPr>
          <w:t>R1-2606567</w:t>
        </w:r>
      </w:hyperlink>
      <w:r w:rsidR="00246ADD">
        <w:rPr>
          <w:rFonts w:ascii="Times New Roman" w:eastAsia="Times New Roman" w:hAnsi="Times New Roman"/>
        </w:rPr>
        <w:tab/>
        <w:t>Summary #5 on waveform and frame structure for 6G ISAC</w:t>
      </w:r>
      <w:r w:rsidR="00246ADD">
        <w:rPr>
          <w:rFonts w:ascii="Times New Roman" w:eastAsia="Times New Roman" w:hAnsi="Times New Roman"/>
        </w:rPr>
        <w:tab/>
        <w:t>Moderator (LGE)</w:t>
      </w:r>
    </w:p>
    <w:p w14:paraId="14167E47" w14:textId="50DAF148" w:rsidR="00246ADD" w:rsidRDefault="00C62C50" w:rsidP="00246ADD">
      <w:hyperlink r:id="rId2008" w:history="1">
        <w:r>
          <w:rPr>
            <w:rStyle w:val="Hyperlink"/>
            <w:rFonts w:ascii="Times New Roman" w:eastAsia="Times New Roman" w:hAnsi="Times New Roman"/>
          </w:rPr>
          <w:t>R1-2605276</w:t>
        </w:r>
      </w:hyperlink>
      <w:r w:rsidR="00246ADD">
        <w:rPr>
          <w:rFonts w:ascii="Times New Roman" w:eastAsia="Times New Roman" w:hAnsi="Times New Roman"/>
        </w:rPr>
        <w:tab/>
        <w:t>Discussion on waveform and frame structure for 6GR ISAC</w:t>
      </w:r>
      <w:r w:rsidR="00246ADD">
        <w:rPr>
          <w:rFonts w:ascii="Times New Roman" w:eastAsia="Times New Roman" w:hAnsi="Times New Roman"/>
        </w:rPr>
        <w:tab/>
      </w:r>
      <w:proofErr w:type="spellStart"/>
      <w:r w:rsidR="00246ADD">
        <w:rPr>
          <w:rFonts w:ascii="Times New Roman" w:eastAsia="Times New Roman" w:hAnsi="Times New Roman"/>
        </w:rPr>
        <w:t>Spreadtrum</w:t>
      </w:r>
      <w:proofErr w:type="spellEnd"/>
      <w:r w:rsidR="00246ADD">
        <w:rPr>
          <w:rFonts w:ascii="Times New Roman" w:eastAsia="Times New Roman" w:hAnsi="Times New Roman"/>
        </w:rPr>
        <w:t>, UNISOC</w:t>
      </w:r>
    </w:p>
    <w:p w14:paraId="3DF71660" w14:textId="56F725AB" w:rsidR="00246ADD" w:rsidRDefault="00C62C50" w:rsidP="00246ADD">
      <w:hyperlink r:id="rId2009" w:history="1">
        <w:r>
          <w:rPr>
            <w:rStyle w:val="Hyperlink"/>
            <w:rFonts w:ascii="Times New Roman" w:eastAsia="Times New Roman" w:hAnsi="Times New Roman"/>
          </w:rPr>
          <w:t>R1-2605310</w:t>
        </w:r>
      </w:hyperlink>
      <w:r w:rsidR="00246ADD">
        <w:rPr>
          <w:rFonts w:ascii="Times New Roman" w:eastAsia="Times New Roman" w:hAnsi="Times New Roman"/>
        </w:rPr>
        <w:tab/>
        <w:t>Waveform and signal for 6GR ISAC</w:t>
      </w:r>
      <w:r w:rsidR="00246ADD">
        <w:rPr>
          <w:rFonts w:ascii="Times New Roman" w:eastAsia="Times New Roman" w:hAnsi="Times New Roman"/>
        </w:rPr>
        <w:tab/>
        <w:t xml:space="preserve">Huawei, </w:t>
      </w:r>
      <w:proofErr w:type="spellStart"/>
      <w:r w:rsidR="00246ADD">
        <w:rPr>
          <w:rFonts w:ascii="Times New Roman" w:eastAsia="Times New Roman" w:hAnsi="Times New Roman"/>
        </w:rPr>
        <w:t>HiSilicon</w:t>
      </w:r>
      <w:proofErr w:type="spellEnd"/>
    </w:p>
    <w:p w14:paraId="4B224923" w14:textId="69B8298E" w:rsidR="00246ADD" w:rsidRDefault="00C62C50" w:rsidP="00246ADD">
      <w:hyperlink r:id="rId2010" w:history="1">
        <w:r>
          <w:rPr>
            <w:rStyle w:val="Hyperlink"/>
            <w:rFonts w:ascii="Times New Roman" w:eastAsia="Times New Roman" w:hAnsi="Times New Roman"/>
          </w:rPr>
          <w:t>R1-2605349</w:t>
        </w:r>
      </w:hyperlink>
      <w:r w:rsidR="00246ADD">
        <w:rPr>
          <w:rFonts w:ascii="Times New Roman" w:eastAsia="Times New Roman" w:hAnsi="Times New Roman"/>
        </w:rPr>
        <w:tab/>
        <w:t>Waveform and Frame Structure Considerations for ISAC</w:t>
      </w:r>
      <w:r w:rsidR="00246ADD">
        <w:rPr>
          <w:rFonts w:ascii="Times New Roman" w:eastAsia="Times New Roman" w:hAnsi="Times New Roman"/>
        </w:rPr>
        <w:tab/>
        <w:t>Lekha Wireless Solutions</w:t>
      </w:r>
    </w:p>
    <w:p w14:paraId="7D5CA737" w14:textId="1258FB93" w:rsidR="00246ADD" w:rsidRDefault="00C62C50" w:rsidP="00246ADD">
      <w:hyperlink r:id="rId2011" w:history="1">
        <w:r>
          <w:rPr>
            <w:rStyle w:val="Hyperlink"/>
            <w:rFonts w:ascii="Times New Roman" w:eastAsia="Times New Roman" w:hAnsi="Times New Roman"/>
          </w:rPr>
          <w:t>R1-2605357</w:t>
        </w:r>
      </w:hyperlink>
      <w:r w:rsidR="00246ADD">
        <w:rPr>
          <w:rFonts w:ascii="Times New Roman" w:eastAsia="Times New Roman" w:hAnsi="Times New Roman"/>
        </w:rPr>
        <w:tab/>
        <w:t>Waveform and frame structure for ISAC</w:t>
      </w:r>
      <w:r w:rsidR="00246ADD">
        <w:rPr>
          <w:rFonts w:ascii="Times New Roman" w:eastAsia="Times New Roman" w:hAnsi="Times New Roman"/>
        </w:rPr>
        <w:tab/>
        <w:t>EURECOM</w:t>
      </w:r>
    </w:p>
    <w:p w14:paraId="6687F193" w14:textId="5E31D0BB" w:rsidR="00246ADD" w:rsidRDefault="00C62C50" w:rsidP="00246ADD">
      <w:hyperlink r:id="rId2012" w:history="1">
        <w:r>
          <w:rPr>
            <w:rStyle w:val="Hyperlink"/>
            <w:rFonts w:ascii="Times New Roman" w:eastAsia="Times New Roman" w:hAnsi="Times New Roman"/>
          </w:rPr>
          <w:t>R1-2605404</w:t>
        </w:r>
      </w:hyperlink>
      <w:r w:rsidR="00246ADD">
        <w:rPr>
          <w:rFonts w:ascii="Times New Roman" w:eastAsia="Times New Roman" w:hAnsi="Times New Roman"/>
        </w:rPr>
        <w:tab/>
        <w:t>On waveform for sensing in 6GR</w:t>
      </w:r>
      <w:r w:rsidR="00246ADD">
        <w:rPr>
          <w:rFonts w:ascii="Times New Roman" w:eastAsia="Times New Roman" w:hAnsi="Times New Roman"/>
        </w:rPr>
        <w:tab/>
        <w:t>Nokia</w:t>
      </w:r>
    </w:p>
    <w:p w14:paraId="084B7357" w14:textId="57846654" w:rsidR="00246ADD" w:rsidRDefault="00C62C50" w:rsidP="00246ADD">
      <w:hyperlink r:id="rId2013" w:history="1">
        <w:r>
          <w:rPr>
            <w:rStyle w:val="Hyperlink"/>
            <w:rFonts w:ascii="Times New Roman" w:eastAsia="Times New Roman" w:hAnsi="Times New Roman"/>
          </w:rPr>
          <w:t>R1-2605413</w:t>
        </w:r>
      </w:hyperlink>
      <w:r w:rsidR="00246ADD">
        <w:rPr>
          <w:rFonts w:ascii="Times New Roman" w:eastAsia="Times New Roman" w:hAnsi="Times New Roman"/>
        </w:rPr>
        <w:tab/>
        <w:t>Discussion on Waveform and frame structure</w:t>
      </w:r>
      <w:r w:rsidR="00246ADD">
        <w:rPr>
          <w:rFonts w:ascii="Times New Roman" w:eastAsia="Times New Roman" w:hAnsi="Times New Roman"/>
        </w:rPr>
        <w:tab/>
      </w:r>
      <w:proofErr w:type="spellStart"/>
      <w:r w:rsidR="00246ADD">
        <w:rPr>
          <w:rFonts w:ascii="Times New Roman" w:eastAsia="Times New Roman" w:hAnsi="Times New Roman"/>
        </w:rPr>
        <w:t>Transsion</w:t>
      </w:r>
      <w:proofErr w:type="spellEnd"/>
      <w:r w:rsidR="00246ADD">
        <w:rPr>
          <w:rFonts w:ascii="Times New Roman" w:eastAsia="Times New Roman" w:hAnsi="Times New Roman"/>
        </w:rPr>
        <w:t xml:space="preserve"> Holdings</w:t>
      </w:r>
    </w:p>
    <w:p w14:paraId="51948966" w14:textId="13BDB7BE" w:rsidR="00246ADD" w:rsidRDefault="00C62C50" w:rsidP="00246ADD">
      <w:hyperlink r:id="rId2014" w:history="1">
        <w:r>
          <w:rPr>
            <w:rStyle w:val="Hyperlink"/>
            <w:rFonts w:ascii="Times New Roman" w:eastAsia="Times New Roman" w:hAnsi="Times New Roman"/>
          </w:rPr>
          <w:t>R1-2605438</w:t>
        </w:r>
      </w:hyperlink>
      <w:r w:rsidR="00246ADD">
        <w:rPr>
          <w:rFonts w:ascii="Times New Roman" w:eastAsia="Times New Roman" w:hAnsi="Times New Roman"/>
        </w:rPr>
        <w:tab/>
        <w:t>Waveform and frame structure for ISAC</w:t>
      </w:r>
      <w:r w:rsidR="00246ADD">
        <w:rPr>
          <w:rFonts w:ascii="Times New Roman" w:eastAsia="Times New Roman" w:hAnsi="Times New Roman"/>
        </w:rPr>
        <w:tab/>
        <w:t>Jio Platforms</w:t>
      </w:r>
    </w:p>
    <w:p w14:paraId="4A68021E" w14:textId="175D6959" w:rsidR="00246ADD" w:rsidRDefault="00C62C50" w:rsidP="00246ADD">
      <w:hyperlink r:id="rId2015" w:history="1">
        <w:r>
          <w:rPr>
            <w:rStyle w:val="Hyperlink"/>
            <w:rFonts w:ascii="Times New Roman" w:eastAsia="Times New Roman" w:hAnsi="Times New Roman"/>
          </w:rPr>
          <w:t>R1-2605486</w:t>
        </w:r>
      </w:hyperlink>
      <w:r w:rsidR="00246ADD">
        <w:rPr>
          <w:rFonts w:ascii="Times New Roman" w:eastAsia="Times New Roman" w:hAnsi="Times New Roman"/>
        </w:rPr>
        <w:tab/>
        <w:t>Waveform and sequence design for 6G ISAC</w:t>
      </w:r>
      <w:r w:rsidR="00246ADD">
        <w:rPr>
          <w:rFonts w:ascii="Times New Roman" w:eastAsia="Times New Roman" w:hAnsi="Times New Roman"/>
        </w:rPr>
        <w:tab/>
        <w:t>vivo</w:t>
      </w:r>
    </w:p>
    <w:p w14:paraId="1326209A" w14:textId="3C7FA53E" w:rsidR="00246ADD" w:rsidRDefault="00C62C50" w:rsidP="00246ADD">
      <w:hyperlink r:id="rId2016" w:history="1">
        <w:r>
          <w:rPr>
            <w:rStyle w:val="Hyperlink"/>
            <w:rFonts w:ascii="Times New Roman" w:eastAsia="Times New Roman" w:hAnsi="Times New Roman"/>
          </w:rPr>
          <w:t>R1-2605513</w:t>
        </w:r>
      </w:hyperlink>
      <w:r w:rsidR="00246ADD">
        <w:rPr>
          <w:rFonts w:ascii="Times New Roman" w:eastAsia="Times New Roman" w:hAnsi="Times New Roman"/>
        </w:rPr>
        <w:tab/>
        <w:t>IMU Views on Waveform and Frame Structure for 6GR ISAC</w:t>
      </w:r>
      <w:r w:rsidR="00246ADD">
        <w:rPr>
          <w:rFonts w:ascii="Times New Roman" w:eastAsia="Times New Roman" w:hAnsi="Times New Roman"/>
        </w:rPr>
        <w:tab/>
        <w:t>IMU</w:t>
      </w:r>
    </w:p>
    <w:p w14:paraId="38BD7668" w14:textId="2C490876" w:rsidR="00246ADD" w:rsidRDefault="00C62C50" w:rsidP="00246ADD">
      <w:hyperlink r:id="rId2017" w:history="1">
        <w:r>
          <w:rPr>
            <w:rStyle w:val="Hyperlink"/>
            <w:rFonts w:ascii="Times New Roman" w:eastAsia="Times New Roman" w:hAnsi="Times New Roman"/>
          </w:rPr>
          <w:t>R1-2605590</w:t>
        </w:r>
      </w:hyperlink>
      <w:r w:rsidR="00246ADD">
        <w:rPr>
          <w:rFonts w:ascii="Times New Roman" w:eastAsia="Times New Roman" w:hAnsi="Times New Roman"/>
        </w:rPr>
        <w:tab/>
        <w:t>Discussion on waveform and frame structure for ISAC</w:t>
      </w:r>
      <w:r w:rsidR="00246ADD">
        <w:rPr>
          <w:rFonts w:ascii="Times New Roman" w:eastAsia="Times New Roman" w:hAnsi="Times New Roman"/>
        </w:rPr>
        <w:tab/>
        <w:t>Xiaomi</w:t>
      </w:r>
    </w:p>
    <w:p w14:paraId="5774520A" w14:textId="41E63B7F" w:rsidR="00246ADD" w:rsidRDefault="00C62C50" w:rsidP="00246ADD">
      <w:hyperlink r:id="rId2018" w:history="1">
        <w:r>
          <w:rPr>
            <w:rStyle w:val="Hyperlink"/>
            <w:rFonts w:ascii="Times New Roman" w:eastAsia="Times New Roman" w:hAnsi="Times New Roman"/>
          </w:rPr>
          <w:t>R1-2605620</w:t>
        </w:r>
      </w:hyperlink>
      <w:r w:rsidR="00246ADD">
        <w:rPr>
          <w:rFonts w:ascii="Times New Roman" w:eastAsia="Times New Roman" w:hAnsi="Times New Roman"/>
        </w:rPr>
        <w:tab/>
        <w:t>Frame Structure for ISAC with Beam Sweeping</w:t>
      </w:r>
      <w:r w:rsidR="00246ADD">
        <w:rPr>
          <w:rFonts w:ascii="Times New Roman" w:eastAsia="Times New Roman" w:hAnsi="Times New Roman"/>
        </w:rPr>
        <w:tab/>
        <w:t>Tejas Network Limited</w:t>
      </w:r>
    </w:p>
    <w:p w14:paraId="247C36CE" w14:textId="60DCB763" w:rsidR="00246ADD" w:rsidRDefault="00C62C50" w:rsidP="00246ADD">
      <w:hyperlink r:id="rId2019" w:history="1">
        <w:r>
          <w:rPr>
            <w:rStyle w:val="Hyperlink"/>
            <w:rFonts w:ascii="Times New Roman" w:eastAsia="Times New Roman" w:hAnsi="Times New Roman"/>
          </w:rPr>
          <w:t>R1-2605653</w:t>
        </w:r>
      </w:hyperlink>
      <w:r w:rsidR="00246ADD">
        <w:rPr>
          <w:rFonts w:ascii="Times New Roman" w:eastAsia="Times New Roman" w:hAnsi="Times New Roman"/>
        </w:rPr>
        <w:tab/>
        <w:t>Discussion on Sensing Waveform</w:t>
      </w:r>
      <w:r w:rsidR="00246ADD">
        <w:rPr>
          <w:rFonts w:ascii="Times New Roman" w:eastAsia="Times New Roman" w:hAnsi="Times New Roman"/>
        </w:rPr>
        <w:tab/>
        <w:t>CMCC</w:t>
      </w:r>
    </w:p>
    <w:p w14:paraId="4C4F4943" w14:textId="1ED8417C" w:rsidR="00246ADD" w:rsidRDefault="00C62C50" w:rsidP="00246ADD">
      <w:hyperlink r:id="rId2020" w:history="1">
        <w:r>
          <w:rPr>
            <w:rStyle w:val="Hyperlink"/>
            <w:rFonts w:ascii="Times New Roman" w:eastAsia="Times New Roman" w:hAnsi="Times New Roman"/>
          </w:rPr>
          <w:t>R1-2605692</w:t>
        </w:r>
      </w:hyperlink>
      <w:r w:rsidR="00246ADD">
        <w:rPr>
          <w:rFonts w:ascii="Times New Roman" w:eastAsia="Times New Roman" w:hAnsi="Times New Roman"/>
        </w:rPr>
        <w:tab/>
        <w:t>Sequence and waveform aspects for ISAC sensing signals</w:t>
      </w:r>
      <w:r w:rsidR="00246ADD">
        <w:rPr>
          <w:rFonts w:ascii="Times New Roman" w:eastAsia="Times New Roman" w:hAnsi="Times New Roman"/>
        </w:rPr>
        <w:tab/>
        <w:t>Tiami Networks</w:t>
      </w:r>
    </w:p>
    <w:p w14:paraId="18BA73AC" w14:textId="09AA7A27" w:rsidR="00246ADD" w:rsidRDefault="00C62C50" w:rsidP="00246ADD">
      <w:hyperlink r:id="rId2021" w:history="1">
        <w:r>
          <w:rPr>
            <w:rStyle w:val="Hyperlink"/>
            <w:rFonts w:ascii="Times New Roman" w:eastAsia="Times New Roman" w:hAnsi="Times New Roman"/>
          </w:rPr>
          <w:t>R1-2605748</w:t>
        </w:r>
      </w:hyperlink>
      <w:r w:rsidR="00246ADD">
        <w:rPr>
          <w:rFonts w:ascii="Times New Roman" w:eastAsia="Times New Roman" w:hAnsi="Times New Roman"/>
        </w:rPr>
        <w:tab/>
        <w:t>Discussion on waveform and frame structure for 6G ISAC</w:t>
      </w:r>
      <w:r w:rsidR="00246ADD">
        <w:rPr>
          <w:rFonts w:ascii="Times New Roman" w:eastAsia="Times New Roman" w:hAnsi="Times New Roman"/>
        </w:rPr>
        <w:tab/>
        <w:t>CATT, CICTCI</w:t>
      </w:r>
    </w:p>
    <w:p w14:paraId="43F44947" w14:textId="5BD48A78" w:rsidR="00246ADD" w:rsidRDefault="00C62C50" w:rsidP="00246ADD">
      <w:hyperlink r:id="rId2022" w:history="1">
        <w:r>
          <w:rPr>
            <w:rStyle w:val="Hyperlink"/>
            <w:rFonts w:ascii="Times New Roman" w:eastAsia="Times New Roman" w:hAnsi="Times New Roman"/>
          </w:rPr>
          <w:t>R1-2605853</w:t>
        </w:r>
      </w:hyperlink>
      <w:r w:rsidR="00246ADD">
        <w:rPr>
          <w:rFonts w:ascii="Times New Roman" w:eastAsia="Times New Roman" w:hAnsi="Times New Roman"/>
        </w:rPr>
        <w:tab/>
        <w:t xml:space="preserve">Discussion on </w:t>
      </w:r>
      <w:proofErr w:type="spellStart"/>
      <w:r w:rsidR="00246ADD">
        <w:rPr>
          <w:rFonts w:ascii="Times New Roman" w:eastAsia="Times New Roman" w:hAnsi="Times New Roman"/>
        </w:rPr>
        <w:t>wavefrom</w:t>
      </w:r>
      <w:proofErr w:type="spellEnd"/>
      <w:r w:rsidR="00246ADD">
        <w:rPr>
          <w:rFonts w:ascii="Times New Roman" w:eastAsia="Times New Roman" w:hAnsi="Times New Roman"/>
        </w:rPr>
        <w:t xml:space="preserve"> and frame structure</w:t>
      </w:r>
      <w:r w:rsidR="00246ADD">
        <w:rPr>
          <w:rFonts w:ascii="Times New Roman" w:eastAsia="Times New Roman" w:hAnsi="Times New Roman"/>
        </w:rPr>
        <w:tab/>
        <w:t>Samsung</w:t>
      </w:r>
    </w:p>
    <w:p w14:paraId="0DAC00B0" w14:textId="1B62F1E7" w:rsidR="00246ADD" w:rsidRDefault="00C62C50" w:rsidP="00246ADD">
      <w:hyperlink r:id="rId2023" w:history="1">
        <w:r>
          <w:rPr>
            <w:rStyle w:val="Hyperlink"/>
            <w:rFonts w:ascii="Times New Roman" w:eastAsia="Times New Roman" w:hAnsi="Times New Roman"/>
          </w:rPr>
          <w:t>R1-2605881</w:t>
        </w:r>
      </w:hyperlink>
      <w:r w:rsidR="00246ADD">
        <w:rPr>
          <w:rFonts w:ascii="Times New Roman" w:eastAsia="Times New Roman" w:hAnsi="Times New Roman"/>
        </w:rPr>
        <w:tab/>
        <w:t>Waveform and frame structure for 6GR sensing</w:t>
      </w:r>
      <w:r w:rsidR="00246ADD">
        <w:rPr>
          <w:rFonts w:ascii="Times New Roman" w:eastAsia="Times New Roman" w:hAnsi="Times New Roman"/>
        </w:rPr>
        <w:tab/>
        <w:t>NEC</w:t>
      </w:r>
    </w:p>
    <w:p w14:paraId="1AA315E3" w14:textId="5AF23576" w:rsidR="00246ADD" w:rsidRDefault="00C62C50" w:rsidP="00246ADD">
      <w:hyperlink r:id="rId2024" w:history="1">
        <w:r>
          <w:rPr>
            <w:rStyle w:val="Hyperlink"/>
            <w:rFonts w:ascii="Times New Roman" w:eastAsia="Times New Roman" w:hAnsi="Times New Roman"/>
          </w:rPr>
          <w:t>R1-2605895</w:t>
        </w:r>
      </w:hyperlink>
      <w:r w:rsidR="00246ADD">
        <w:rPr>
          <w:rFonts w:ascii="Times New Roman" w:eastAsia="Times New Roman" w:hAnsi="Times New Roman"/>
        </w:rPr>
        <w:tab/>
        <w:t>ISAC waveform and frame structure</w:t>
      </w:r>
      <w:r w:rsidR="00246ADD">
        <w:rPr>
          <w:rFonts w:ascii="Times New Roman" w:eastAsia="Times New Roman" w:hAnsi="Times New Roman"/>
        </w:rPr>
        <w:tab/>
        <w:t xml:space="preserve">ZTE Corporation, Beijing Digital Nebula, </w:t>
      </w:r>
      <w:proofErr w:type="spellStart"/>
      <w:r w:rsidR="00246ADD">
        <w:rPr>
          <w:rFonts w:ascii="Times New Roman" w:eastAsia="Times New Roman" w:hAnsi="Times New Roman"/>
        </w:rPr>
        <w:t>Sanechips</w:t>
      </w:r>
      <w:proofErr w:type="spellEnd"/>
    </w:p>
    <w:p w14:paraId="7D8B76E9" w14:textId="7F26912B" w:rsidR="00246ADD" w:rsidRDefault="00C62C50" w:rsidP="00246ADD">
      <w:hyperlink r:id="rId2025" w:history="1">
        <w:r>
          <w:rPr>
            <w:rStyle w:val="Hyperlink"/>
            <w:rFonts w:ascii="Times New Roman" w:eastAsia="Times New Roman" w:hAnsi="Times New Roman"/>
          </w:rPr>
          <w:t>R1-2605936</w:t>
        </w:r>
      </w:hyperlink>
      <w:r w:rsidR="00246ADD">
        <w:rPr>
          <w:rFonts w:ascii="Times New Roman" w:eastAsia="Times New Roman" w:hAnsi="Times New Roman"/>
        </w:rPr>
        <w:tab/>
        <w:t>Discussion on waveform and frame structure for sensing</w:t>
      </w:r>
      <w:r w:rsidR="00246ADD">
        <w:rPr>
          <w:rFonts w:ascii="Times New Roman" w:eastAsia="Times New Roman" w:hAnsi="Times New Roman"/>
        </w:rPr>
        <w:tab/>
        <w:t>OPPO</w:t>
      </w:r>
    </w:p>
    <w:p w14:paraId="6A5DB37D" w14:textId="091A58CC" w:rsidR="00246ADD" w:rsidRDefault="00C62C50" w:rsidP="00246ADD">
      <w:hyperlink r:id="rId2026" w:history="1">
        <w:r>
          <w:rPr>
            <w:rStyle w:val="Hyperlink"/>
            <w:rFonts w:ascii="Times New Roman" w:eastAsia="Times New Roman" w:hAnsi="Times New Roman"/>
          </w:rPr>
          <w:t>R1-2605946</w:t>
        </w:r>
      </w:hyperlink>
      <w:r w:rsidR="00246ADD">
        <w:rPr>
          <w:rFonts w:ascii="Times New Roman" w:eastAsia="Times New Roman" w:hAnsi="Times New Roman"/>
        </w:rPr>
        <w:tab/>
        <w:t>6GR ISAC Waveform and Frame Structure</w:t>
      </w:r>
      <w:r w:rsidR="00246ADD">
        <w:rPr>
          <w:rFonts w:ascii="Times New Roman" w:eastAsia="Times New Roman" w:hAnsi="Times New Roman"/>
        </w:rPr>
        <w:tab/>
      </w:r>
      <w:proofErr w:type="spellStart"/>
      <w:r w:rsidR="00246ADD">
        <w:rPr>
          <w:rFonts w:ascii="Times New Roman" w:eastAsia="Times New Roman" w:hAnsi="Times New Roman"/>
        </w:rPr>
        <w:t>InterDigital</w:t>
      </w:r>
      <w:proofErr w:type="spellEnd"/>
      <w:r w:rsidR="00246ADD">
        <w:rPr>
          <w:rFonts w:ascii="Times New Roman" w:eastAsia="Times New Roman" w:hAnsi="Times New Roman"/>
        </w:rPr>
        <w:t>, Inc.</w:t>
      </w:r>
    </w:p>
    <w:p w14:paraId="27BBC383" w14:textId="30257905" w:rsidR="00246ADD" w:rsidRDefault="00C62C50" w:rsidP="00246ADD">
      <w:hyperlink r:id="rId2027" w:history="1">
        <w:r>
          <w:rPr>
            <w:rStyle w:val="Hyperlink"/>
            <w:rFonts w:ascii="Times New Roman" w:eastAsia="Times New Roman" w:hAnsi="Times New Roman"/>
          </w:rPr>
          <w:t>R1-2605990</w:t>
        </w:r>
      </w:hyperlink>
      <w:r w:rsidR="00246ADD">
        <w:rPr>
          <w:rFonts w:ascii="Times New Roman" w:eastAsia="Times New Roman" w:hAnsi="Times New Roman"/>
        </w:rPr>
        <w:tab/>
        <w:t>Considerations on ISAC waveform and frame structure</w:t>
      </w:r>
      <w:r w:rsidR="00246ADD">
        <w:rPr>
          <w:rFonts w:ascii="Times New Roman" w:eastAsia="Times New Roman" w:hAnsi="Times New Roman"/>
        </w:rPr>
        <w:tab/>
        <w:t>Sony</w:t>
      </w:r>
    </w:p>
    <w:p w14:paraId="69485127" w14:textId="425D6AE5" w:rsidR="00246ADD" w:rsidRDefault="00C62C50" w:rsidP="00246ADD">
      <w:hyperlink r:id="rId2028" w:history="1">
        <w:r>
          <w:rPr>
            <w:rStyle w:val="Hyperlink"/>
            <w:rFonts w:ascii="Times New Roman" w:eastAsia="Times New Roman" w:hAnsi="Times New Roman"/>
          </w:rPr>
          <w:t>R1-2606043</w:t>
        </w:r>
      </w:hyperlink>
      <w:r w:rsidR="00246ADD">
        <w:rPr>
          <w:rFonts w:ascii="Times New Roman" w:eastAsia="Times New Roman" w:hAnsi="Times New Roman"/>
        </w:rPr>
        <w:tab/>
        <w:t>On ISAC Waveforms and Frame Structure</w:t>
      </w:r>
      <w:r w:rsidR="00246ADD">
        <w:rPr>
          <w:rFonts w:ascii="Times New Roman" w:eastAsia="Times New Roman" w:hAnsi="Times New Roman"/>
        </w:rPr>
        <w:tab/>
        <w:t>Apple</w:t>
      </w:r>
    </w:p>
    <w:p w14:paraId="165E39D6" w14:textId="06488E80" w:rsidR="00246ADD" w:rsidRDefault="00C62C50" w:rsidP="00246ADD">
      <w:hyperlink r:id="rId2029" w:history="1">
        <w:r>
          <w:rPr>
            <w:rStyle w:val="Hyperlink"/>
            <w:rFonts w:ascii="Times New Roman" w:eastAsia="Times New Roman" w:hAnsi="Times New Roman"/>
          </w:rPr>
          <w:t>R1-2606052</w:t>
        </w:r>
      </w:hyperlink>
      <w:r w:rsidR="00246ADD">
        <w:rPr>
          <w:rFonts w:ascii="Times New Roman" w:eastAsia="Times New Roman" w:hAnsi="Times New Roman"/>
        </w:rPr>
        <w:tab/>
        <w:t>Discussion on waveform and frame structure for 6G ISAC</w:t>
      </w:r>
      <w:r w:rsidR="00246ADD">
        <w:rPr>
          <w:rFonts w:ascii="Times New Roman" w:eastAsia="Times New Roman" w:hAnsi="Times New Roman"/>
        </w:rPr>
        <w:tab/>
        <w:t>Sharp</w:t>
      </w:r>
    </w:p>
    <w:p w14:paraId="37DD731A" w14:textId="27371047" w:rsidR="00246ADD" w:rsidRDefault="00C62C50" w:rsidP="00246ADD">
      <w:hyperlink r:id="rId2030" w:history="1">
        <w:r>
          <w:rPr>
            <w:rStyle w:val="Hyperlink"/>
            <w:rFonts w:ascii="Times New Roman" w:eastAsia="Times New Roman" w:hAnsi="Times New Roman"/>
          </w:rPr>
          <w:t>R1-2606073</w:t>
        </w:r>
      </w:hyperlink>
      <w:r w:rsidR="00246ADD">
        <w:rPr>
          <w:rFonts w:ascii="Times New Roman" w:eastAsia="Times New Roman" w:hAnsi="Times New Roman"/>
        </w:rPr>
        <w:tab/>
        <w:t>Discussion on ISAC Waveform and frame structure</w:t>
      </w:r>
      <w:r w:rsidR="00246ADD">
        <w:rPr>
          <w:rFonts w:ascii="Times New Roman" w:eastAsia="Times New Roman" w:hAnsi="Times New Roman"/>
        </w:rPr>
        <w:tab/>
        <w:t>TCL</w:t>
      </w:r>
    </w:p>
    <w:p w14:paraId="4595744D" w14:textId="4B4A89C2" w:rsidR="00246ADD" w:rsidRDefault="00C62C50" w:rsidP="00246ADD">
      <w:hyperlink r:id="rId2031" w:history="1">
        <w:r>
          <w:rPr>
            <w:rStyle w:val="Hyperlink"/>
            <w:rFonts w:ascii="Times New Roman" w:eastAsia="Times New Roman" w:hAnsi="Times New Roman"/>
          </w:rPr>
          <w:t>R1-2606093</w:t>
        </w:r>
      </w:hyperlink>
      <w:r w:rsidR="00246ADD">
        <w:rPr>
          <w:rFonts w:ascii="Times New Roman" w:eastAsia="Times New Roman" w:hAnsi="Times New Roman"/>
        </w:rPr>
        <w:tab/>
        <w:t>Discussion on ISAC waveform and frame structure</w:t>
      </w:r>
      <w:r w:rsidR="00246ADD">
        <w:rPr>
          <w:rFonts w:ascii="Times New Roman" w:eastAsia="Times New Roman" w:hAnsi="Times New Roman"/>
        </w:rPr>
        <w:tab/>
        <w:t>China Telecom</w:t>
      </w:r>
    </w:p>
    <w:p w14:paraId="119B8F3C" w14:textId="50A222FD" w:rsidR="00246ADD" w:rsidRDefault="00C62C50" w:rsidP="00246ADD">
      <w:hyperlink r:id="rId2032" w:history="1">
        <w:r>
          <w:rPr>
            <w:rStyle w:val="Hyperlink"/>
            <w:rFonts w:ascii="Times New Roman" w:eastAsia="Times New Roman" w:hAnsi="Times New Roman"/>
          </w:rPr>
          <w:t>R1-2606112</w:t>
        </w:r>
      </w:hyperlink>
      <w:r w:rsidR="00246ADD">
        <w:rPr>
          <w:rFonts w:ascii="Times New Roman" w:eastAsia="Times New Roman" w:hAnsi="Times New Roman"/>
        </w:rPr>
        <w:tab/>
        <w:t>Discussion on waveform and frame structure for 6G ISAC</w:t>
      </w:r>
      <w:r w:rsidR="00246ADD">
        <w:rPr>
          <w:rFonts w:ascii="Times New Roman" w:eastAsia="Times New Roman" w:hAnsi="Times New Roman"/>
        </w:rPr>
        <w:tab/>
        <w:t>Panasonic</w:t>
      </w:r>
    </w:p>
    <w:p w14:paraId="17D29B6F" w14:textId="27DF1926" w:rsidR="00246ADD" w:rsidRDefault="00C62C50" w:rsidP="00246ADD">
      <w:hyperlink r:id="rId2033" w:history="1">
        <w:r>
          <w:rPr>
            <w:rStyle w:val="Hyperlink"/>
            <w:rFonts w:ascii="Times New Roman" w:eastAsia="Times New Roman" w:hAnsi="Times New Roman"/>
          </w:rPr>
          <w:t>R1-2606154</w:t>
        </w:r>
      </w:hyperlink>
      <w:r w:rsidR="00246ADD">
        <w:rPr>
          <w:rFonts w:ascii="Times New Roman" w:eastAsia="Times New Roman" w:hAnsi="Times New Roman"/>
        </w:rPr>
        <w:tab/>
        <w:t>Discussion on sensing waveform and frame structure</w:t>
      </w:r>
      <w:r w:rsidR="00246ADD">
        <w:rPr>
          <w:rFonts w:ascii="Times New Roman" w:eastAsia="Times New Roman" w:hAnsi="Times New Roman"/>
        </w:rPr>
        <w:tab/>
        <w:t>MediaTek Inc.</w:t>
      </w:r>
    </w:p>
    <w:p w14:paraId="05A1B25E" w14:textId="5492BCB3" w:rsidR="00246ADD" w:rsidRDefault="00C62C50" w:rsidP="00246ADD">
      <w:hyperlink r:id="rId2034" w:history="1">
        <w:r>
          <w:rPr>
            <w:rStyle w:val="Hyperlink"/>
            <w:rFonts w:ascii="Times New Roman" w:eastAsia="Times New Roman" w:hAnsi="Times New Roman"/>
          </w:rPr>
          <w:t>R1-2606260</w:t>
        </w:r>
      </w:hyperlink>
      <w:r w:rsidR="00246ADD">
        <w:rPr>
          <w:rFonts w:ascii="Times New Roman" w:eastAsia="Times New Roman" w:hAnsi="Times New Roman"/>
        </w:rPr>
        <w:tab/>
        <w:t>Discussion on sensing waveform and frame structure</w:t>
      </w:r>
      <w:r w:rsidR="00246ADD">
        <w:rPr>
          <w:rFonts w:ascii="Times New Roman" w:eastAsia="Times New Roman" w:hAnsi="Times New Roman"/>
        </w:rPr>
        <w:tab/>
        <w:t>ETRI</w:t>
      </w:r>
    </w:p>
    <w:p w14:paraId="274466BD" w14:textId="4BAB699D" w:rsidR="00246ADD" w:rsidRDefault="00C62C50" w:rsidP="00246ADD">
      <w:hyperlink r:id="rId2035" w:history="1">
        <w:r>
          <w:rPr>
            <w:rStyle w:val="Hyperlink"/>
            <w:rFonts w:ascii="Times New Roman" w:eastAsia="Times New Roman" w:hAnsi="Times New Roman"/>
          </w:rPr>
          <w:t>R1-2606271</w:t>
        </w:r>
      </w:hyperlink>
      <w:r w:rsidR="00246ADD">
        <w:rPr>
          <w:rFonts w:ascii="Times New Roman" w:eastAsia="Times New Roman" w:hAnsi="Times New Roman"/>
        </w:rPr>
        <w:tab/>
        <w:t>Discussion on ISAC waveform for 6GR air interface</w:t>
      </w:r>
      <w:r w:rsidR="00246ADD">
        <w:rPr>
          <w:rFonts w:ascii="Times New Roman" w:eastAsia="Times New Roman" w:hAnsi="Times New Roman"/>
        </w:rPr>
        <w:tab/>
      </w:r>
      <w:proofErr w:type="spellStart"/>
      <w:r w:rsidR="00246ADD">
        <w:rPr>
          <w:rFonts w:ascii="Times New Roman" w:eastAsia="Times New Roman" w:hAnsi="Times New Roman"/>
        </w:rPr>
        <w:t>Pengcheng</w:t>
      </w:r>
      <w:proofErr w:type="spellEnd"/>
      <w:r w:rsidR="00246ADD">
        <w:rPr>
          <w:rFonts w:ascii="Times New Roman" w:eastAsia="Times New Roman" w:hAnsi="Times New Roman"/>
        </w:rPr>
        <w:t xml:space="preserve"> Laboratory, BUPT</w:t>
      </w:r>
    </w:p>
    <w:p w14:paraId="0626290B" w14:textId="63FFB037" w:rsidR="00246ADD" w:rsidRDefault="00C62C50" w:rsidP="00246ADD">
      <w:hyperlink r:id="rId2036" w:history="1">
        <w:r>
          <w:rPr>
            <w:rStyle w:val="Hyperlink"/>
            <w:rFonts w:ascii="Times New Roman" w:eastAsia="Times New Roman" w:hAnsi="Times New Roman"/>
          </w:rPr>
          <w:t>R1-2606305</w:t>
        </w:r>
      </w:hyperlink>
      <w:r w:rsidR="00246ADD">
        <w:rPr>
          <w:rFonts w:ascii="Times New Roman" w:eastAsia="Times New Roman" w:hAnsi="Times New Roman"/>
        </w:rPr>
        <w:tab/>
        <w:t>Views on waveform and frame structure for ISAC</w:t>
      </w:r>
      <w:r w:rsidR="00246ADD">
        <w:rPr>
          <w:rFonts w:ascii="Times New Roman" w:eastAsia="Times New Roman" w:hAnsi="Times New Roman"/>
        </w:rPr>
        <w:tab/>
        <w:t>Lenovo</w:t>
      </w:r>
    </w:p>
    <w:p w14:paraId="0101504F" w14:textId="13DFBF7B" w:rsidR="00246ADD" w:rsidRDefault="00C62C50" w:rsidP="00246ADD">
      <w:hyperlink r:id="rId2037" w:history="1">
        <w:r>
          <w:rPr>
            <w:rStyle w:val="Hyperlink"/>
            <w:rFonts w:ascii="Times New Roman" w:eastAsia="Times New Roman" w:hAnsi="Times New Roman"/>
          </w:rPr>
          <w:t>R1-2606345</w:t>
        </w:r>
      </w:hyperlink>
      <w:r w:rsidR="00246ADD">
        <w:rPr>
          <w:rFonts w:ascii="Times New Roman" w:eastAsia="Times New Roman" w:hAnsi="Times New Roman"/>
        </w:rPr>
        <w:tab/>
        <w:t>Waveform and frame structure for ISAC</w:t>
      </w:r>
      <w:r w:rsidR="00246ADD">
        <w:rPr>
          <w:rFonts w:ascii="Times New Roman" w:eastAsia="Times New Roman" w:hAnsi="Times New Roman"/>
        </w:rPr>
        <w:tab/>
      </w:r>
      <w:proofErr w:type="spellStart"/>
      <w:r w:rsidR="00246ADD">
        <w:rPr>
          <w:rFonts w:ascii="Times New Roman" w:eastAsia="Times New Roman" w:hAnsi="Times New Roman"/>
        </w:rPr>
        <w:t>Ofinno</w:t>
      </w:r>
      <w:proofErr w:type="spellEnd"/>
    </w:p>
    <w:p w14:paraId="2A729ADA" w14:textId="0CB74691" w:rsidR="00246ADD" w:rsidRDefault="00C62C50" w:rsidP="00246ADD">
      <w:hyperlink r:id="rId2038" w:history="1">
        <w:r>
          <w:rPr>
            <w:rStyle w:val="Hyperlink"/>
            <w:rFonts w:ascii="Times New Roman" w:eastAsia="Times New Roman" w:hAnsi="Times New Roman"/>
          </w:rPr>
          <w:t>R1-2606397</w:t>
        </w:r>
      </w:hyperlink>
      <w:r w:rsidR="00246ADD">
        <w:rPr>
          <w:rFonts w:ascii="Times New Roman" w:eastAsia="Times New Roman" w:hAnsi="Times New Roman"/>
        </w:rPr>
        <w:tab/>
        <w:t>Waveforms sensing for 6GR air interface</w:t>
      </w:r>
      <w:r w:rsidR="00246ADD">
        <w:rPr>
          <w:rFonts w:ascii="Times New Roman" w:eastAsia="Times New Roman" w:hAnsi="Times New Roman"/>
        </w:rPr>
        <w:tab/>
        <w:t>Qualcomm Incorporated</w:t>
      </w:r>
    </w:p>
    <w:p w14:paraId="09AB60DC" w14:textId="3FC18436" w:rsidR="00246ADD" w:rsidRDefault="00C62C50" w:rsidP="00246ADD">
      <w:pPr>
        <w:ind w:left="1440" w:hanging="1440"/>
      </w:pPr>
      <w:hyperlink r:id="rId2039" w:history="1">
        <w:r>
          <w:rPr>
            <w:rStyle w:val="Hyperlink"/>
            <w:rFonts w:ascii="Times New Roman" w:eastAsia="Times New Roman" w:hAnsi="Times New Roman"/>
          </w:rPr>
          <w:t>R1-2606412</w:t>
        </w:r>
      </w:hyperlink>
      <w:r w:rsidR="00246ADD">
        <w:rPr>
          <w:rFonts w:ascii="Times New Roman" w:eastAsia="Times New Roman" w:hAnsi="Times New Roman"/>
        </w:rPr>
        <w:tab/>
        <w:t>Discussion on handling sensing reception beyond communication CP length for 6G ISAC</w:t>
      </w:r>
      <w:r w:rsidR="00246ADD">
        <w:rPr>
          <w:rFonts w:ascii="Times New Roman" w:eastAsia="Times New Roman" w:hAnsi="Times New Roman"/>
        </w:rPr>
        <w:tab/>
        <w:t>T-Mobile USA, Deutsche Telekom</w:t>
      </w:r>
    </w:p>
    <w:p w14:paraId="0EAF97BA" w14:textId="77B33885" w:rsidR="00246ADD" w:rsidRDefault="00C62C50" w:rsidP="00246ADD">
      <w:pPr>
        <w:ind w:left="1440" w:hanging="1440"/>
      </w:pPr>
      <w:hyperlink r:id="rId2040" w:history="1">
        <w:r>
          <w:rPr>
            <w:rStyle w:val="Hyperlink"/>
            <w:rFonts w:ascii="Times New Roman" w:eastAsia="Times New Roman" w:hAnsi="Times New Roman"/>
          </w:rPr>
          <w:t>R1-2606416</w:t>
        </w:r>
      </w:hyperlink>
      <w:r w:rsidR="00246ADD">
        <w:rPr>
          <w:rFonts w:ascii="Times New Roman" w:eastAsia="Times New Roman" w:hAnsi="Times New Roman"/>
        </w:rPr>
        <w:tab/>
        <w:t>Link-level evaluation of candidate sensing waveforms and implications for the ISAC metric definitions</w:t>
      </w:r>
      <w:r w:rsidR="00246ADD">
        <w:rPr>
          <w:rFonts w:ascii="Times New Roman" w:eastAsia="Times New Roman" w:hAnsi="Times New Roman"/>
        </w:rPr>
        <w:tab/>
        <w:t>University of Sheffield</w:t>
      </w:r>
    </w:p>
    <w:p w14:paraId="015C7475" w14:textId="4B5308E2" w:rsidR="00246ADD" w:rsidRDefault="00C62C50" w:rsidP="00246ADD">
      <w:hyperlink r:id="rId2041" w:history="1">
        <w:r>
          <w:rPr>
            <w:rStyle w:val="Hyperlink"/>
            <w:rFonts w:ascii="Times New Roman" w:eastAsia="Times New Roman" w:hAnsi="Times New Roman"/>
          </w:rPr>
          <w:t>R1-2606438</w:t>
        </w:r>
      </w:hyperlink>
      <w:r w:rsidR="00246ADD">
        <w:rPr>
          <w:rFonts w:ascii="Times New Roman" w:eastAsia="Times New Roman" w:hAnsi="Times New Roman"/>
        </w:rPr>
        <w:tab/>
        <w:t>Sensing Waveform Considerations</w:t>
      </w:r>
      <w:r w:rsidR="00246ADD">
        <w:rPr>
          <w:rFonts w:ascii="Times New Roman" w:eastAsia="Times New Roman" w:hAnsi="Times New Roman"/>
        </w:rPr>
        <w:tab/>
        <w:t>AT&amp;T, FirstNet</w:t>
      </w:r>
    </w:p>
    <w:p w14:paraId="52EC58F9" w14:textId="3F01102E" w:rsidR="00246ADD" w:rsidRDefault="00C62C50" w:rsidP="00246ADD">
      <w:hyperlink r:id="rId2042" w:history="1">
        <w:r>
          <w:rPr>
            <w:rStyle w:val="Hyperlink"/>
            <w:rFonts w:ascii="Times New Roman" w:eastAsia="Times New Roman" w:hAnsi="Times New Roman"/>
          </w:rPr>
          <w:t>R1-2606459</w:t>
        </w:r>
      </w:hyperlink>
      <w:r w:rsidR="00246ADD">
        <w:rPr>
          <w:rFonts w:ascii="Times New Roman" w:eastAsia="Times New Roman" w:hAnsi="Times New Roman"/>
        </w:rPr>
        <w:tab/>
        <w:t>Discussion on ISAC waveform and frame structure</w:t>
      </w:r>
      <w:r w:rsidR="00246ADD">
        <w:rPr>
          <w:rFonts w:ascii="Times New Roman" w:eastAsia="Times New Roman" w:hAnsi="Times New Roman"/>
        </w:rPr>
        <w:tab/>
        <w:t>Ericsson</w:t>
      </w:r>
    </w:p>
    <w:p w14:paraId="501E2DF3" w14:textId="1FD80F82" w:rsidR="00246ADD" w:rsidRDefault="00C62C50" w:rsidP="00246ADD">
      <w:hyperlink r:id="rId2043" w:history="1">
        <w:r>
          <w:rPr>
            <w:rStyle w:val="Hyperlink"/>
            <w:rFonts w:ascii="Times New Roman" w:eastAsia="Times New Roman" w:hAnsi="Times New Roman"/>
          </w:rPr>
          <w:t>R1-2606471</w:t>
        </w:r>
      </w:hyperlink>
      <w:r w:rsidR="00246ADD">
        <w:rPr>
          <w:rFonts w:ascii="Times New Roman" w:eastAsia="Times New Roman" w:hAnsi="Times New Roman"/>
        </w:rPr>
        <w:tab/>
        <w:t>CDL Model for ISAC Channel</w:t>
      </w:r>
      <w:r w:rsidR="00246ADD">
        <w:rPr>
          <w:rFonts w:ascii="Times New Roman" w:eastAsia="Times New Roman" w:hAnsi="Times New Roman"/>
        </w:rPr>
        <w:tab/>
        <w:t>BUPT</w:t>
      </w:r>
    </w:p>
    <w:p w14:paraId="30D596AC" w14:textId="41423A63" w:rsidR="00246ADD" w:rsidRDefault="00C62C50" w:rsidP="00246ADD">
      <w:pPr>
        <w:ind w:left="1440" w:hanging="1440"/>
      </w:pPr>
      <w:hyperlink r:id="rId2044" w:history="1">
        <w:r>
          <w:rPr>
            <w:rStyle w:val="Hyperlink"/>
            <w:rFonts w:ascii="Times New Roman" w:eastAsia="Times New Roman" w:hAnsi="Times New Roman"/>
          </w:rPr>
          <w:t>R1-2606481</w:t>
        </w:r>
      </w:hyperlink>
      <w:r w:rsidR="00246ADD">
        <w:rPr>
          <w:rFonts w:ascii="Times New Roman" w:eastAsia="Times New Roman" w:hAnsi="Times New Roman"/>
        </w:rPr>
        <w:tab/>
        <w:t>Generalized Waveform Generation Framework for 6G ISAC</w:t>
      </w:r>
      <w:r w:rsidR="00246ADD">
        <w:rPr>
          <w:rFonts w:ascii="Times New Roman" w:eastAsia="Times New Roman" w:hAnsi="Times New Roman"/>
        </w:rPr>
        <w:tab/>
        <w:t>NERCDTV, East China Normal University</w:t>
      </w:r>
    </w:p>
    <w:p w14:paraId="0D0224B2" w14:textId="7CFB9197" w:rsidR="00246ADD" w:rsidRDefault="00C62C50" w:rsidP="00246ADD">
      <w:hyperlink r:id="rId2045" w:history="1">
        <w:r>
          <w:rPr>
            <w:rStyle w:val="Hyperlink"/>
            <w:rFonts w:ascii="Times New Roman" w:eastAsia="Times New Roman" w:hAnsi="Times New Roman"/>
          </w:rPr>
          <w:t>R1-2606482</w:t>
        </w:r>
      </w:hyperlink>
      <w:r w:rsidR="00246ADD">
        <w:rPr>
          <w:rFonts w:ascii="Times New Roman" w:eastAsia="Times New Roman" w:hAnsi="Times New Roman"/>
        </w:rPr>
        <w:tab/>
        <w:t>TDM-ISAC: Reference Signal Design for 6G ISAC</w:t>
      </w:r>
      <w:r w:rsidR="00246ADD">
        <w:rPr>
          <w:rFonts w:ascii="Times New Roman" w:eastAsia="Times New Roman" w:hAnsi="Times New Roman"/>
        </w:rPr>
        <w:tab/>
        <w:t>PHY Wireless</w:t>
      </w:r>
    </w:p>
    <w:p w14:paraId="26467CD5" w14:textId="51FC16CE" w:rsidR="00246ADD" w:rsidRDefault="00C62C50" w:rsidP="00246ADD">
      <w:hyperlink r:id="rId2046" w:history="1">
        <w:r>
          <w:rPr>
            <w:rStyle w:val="Hyperlink"/>
            <w:rFonts w:ascii="Times New Roman" w:eastAsia="Times New Roman" w:hAnsi="Times New Roman"/>
          </w:rPr>
          <w:t>R1-2606523</w:t>
        </w:r>
      </w:hyperlink>
      <w:r w:rsidR="00246ADD">
        <w:rPr>
          <w:rFonts w:ascii="Times New Roman" w:eastAsia="Times New Roman" w:hAnsi="Times New Roman"/>
        </w:rPr>
        <w:tab/>
        <w:t>Discussion on Waveform and frame structure for ISAC</w:t>
      </w:r>
      <w:r w:rsidR="00246ADD">
        <w:rPr>
          <w:rFonts w:ascii="Times New Roman" w:eastAsia="Times New Roman" w:hAnsi="Times New Roman"/>
        </w:rPr>
        <w:tab/>
        <w:t>NTT DOCOMO, INC.</w:t>
      </w:r>
    </w:p>
    <w:p w14:paraId="792FCBBF" w14:textId="40BF0C11" w:rsidR="00246ADD" w:rsidRDefault="00C62C50" w:rsidP="00246ADD">
      <w:hyperlink r:id="rId2047" w:history="1">
        <w:r>
          <w:rPr>
            <w:rStyle w:val="Hyperlink"/>
            <w:rFonts w:ascii="Times New Roman" w:eastAsia="Times New Roman" w:hAnsi="Times New Roman"/>
          </w:rPr>
          <w:t>R1-2606559</w:t>
        </w:r>
      </w:hyperlink>
      <w:r w:rsidR="00246ADD">
        <w:rPr>
          <w:rFonts w:ascii="Times New Roman" w:eastAsia="Times New Roman" w:hAnsi="Times New Roman"/>
        </w:rPr>
        <w:tab/>
        <w:t>Discussion on waveform for 6G ISAC</w:t>
      </w:r>
      <w:r w:rsidR="00246ADD">
        <w:rPr>
          <w:rFonts w:ascii="Times New Roman" w:eastAsia="Times New Roman" w:hAnsi="Times New Roman"/>
        </w:rPr>
        <w:tab/>
      </w:r>
      <w:proofErr w:type="spellStart"/>
      <w:r w:rsidR="00246ADD">
        <w:rPr>
          <w:rFonts w:ascii="Times New Roman" w:eastAsia="Times New Roman" w:hAnsi="Times New Roman"/>
        </w:rPr>
        <w:t>Quectel</w:t>
      </w:r>
      <w:proofErr w:type="spellEnd"/>
    </w:p>
    <w:p w14:paraId="39A84C75" w14:textId="6E2CF4DF" w:rsidR="00246ADD" w:rsidRDefault="00C62C50" w:rsidP="00246ADD">
      <w:hyperlink r:id="rId2048" w:history="1">
        <w:r>
          <w:rPr>
            <w:rStyle w:val="Hyperlink"/>
            <w:rFonts w:ascii="Times New Roman" w:eastAsia="Times New Roman" w:hAnsi="Times New Roman"/>
          </w:rPr>
          <w:t>R1-2606562</w:t>
        </w:r>
      </w:hyperlink>
      <w:r w:rsidR="00246ADD">
        <w:rPr>
          <w:rFonts w:ascii="Times New Roman" w:eastAsia="Times New Roman" w:hAnsi="Times New Roman"/>
        </w:rPr>
        <w:tab/>
        <w:t>Discussion on waveform and frame structure for 6G ISAC</w:t>
      </w:r>
      <w:r w:rsidR="00246ADD">
        <w:rPr>
          <w:rFonts w:ascii="Times New Roman" w:eastAsia="Times New Roman" w:hAnsi="Times New Roman"/>
        </w:rPr>
        <w:tab/>
        <w:t>LG Electronics</w:t>
      </w:r>
    </w:p>
    <w:p w14:paraId="0889F7E7" w14:textId="63B360AF" w:rsidR="00246ADD" w:rsidRDefault="00C62C50" w:rsidP="00246ADD">
      <w:hyperlink r:id="rId2049" w:history="1">
        <w:r>
          <w:rPr>
            <w:rStyle w:val="Hyperlink"/>
            <w:rFonts w:ascii="Times New Roman" w:eastAsia="Times New Roman" w:hAnsi="Times New Roman"/>
          </w:rPr>
          <w:t>R1-2606584</w:t>
        </w:r>
      </w:hyperlink>
      <w:r w:rsidR="00246ADD">
        <w:rPr>
          <w:rFonts w:ascii="Times New Roman" w:eastAsia="Times New Roman" w:hAnsi="Times New Roman"/>
        </w:rPr>
        <w:tab/>
        <w:t>Discussion on Sensing Waveform for 6G ISAC</w:t>
      </w:r>
      <w:r w:rsidR="00246ADD">
        <w:rPr>
          <w:rFonts w:ascii="Times New Roman" w:eastAsia="Times New Roman" w:hAnsi="Times New Roman"/>
        </w:rPr>
        <w:tab/>
        <w:t>Shanghai Jiao Tong University</w:t>
      </w:r>
    </w:p>
    <w:p w14:paraId="2FF812C4" w14:textId="3119E87A" w:rsidR="00246ADD" w:rsidRDefault="00C62C50" w:rsidP="00246ADD">
      <w:hyperlink r:id="rId2050" w:history="1">
        <w:r>
          <w:rPr>
            <w:rStyle w:val="Hyperlink"/>
            <w:rFonts w:ascii="Times New Roman" w:eastAsia="Times New Roman" w:hAnsi="Times New Roman"/>
          </w:rPr>
          <w:t>R1-2606603</w:t>
        </w:r>
      </w:hyperlink>
      <w:r w:rsidR="00246ADD">
        <w:rPr>
          <w:rFonts w:ascii="Times New Roman" w:eastAsia="Times New Roman" w:hAnsi="Times New Roman"/>
        </w:rPr>
        <w:tab/>
        <w:t>Discussion on Waveform and frame structure of ISAC</w:t>
      </w:r>
      <w:r w:rsidR="00246ADD">
        <w:rPr>
          <w:rFonts w:ascii="Times New Roman" w:eastAsia="Times New Roman" w:hAnsi="Times New Roman"/>
        </w:rPr>
        <w:tab/>
        <w:t>China Unicom</w:t>
      </w:r>
    </w:p>
    <w:p w14:paraId="5AF4A55F" w14:textId="052AE874" w:rsidR="00246ADD" w:rsidRDefault="00C62C50" w:rsidP="00246ADD">
      <w:hyperlink r:id="rId2051" w:history="1">
        <w:r>
          <w:rPr>
            <w:rStyle w:val="Hyperlink"/>
            <w:rFonts w:ascii="Times New Roman" w:eastAsia="Times New Roman" w:hAnsi="Times New Roman"/>
          </w:rPr>
          <w:t>R1-2606628</w:t>
        </w:r>
      </w:hyperlink>
      <w:r w:rsidR="00246ADD">
        <w:rPr>
          <w:rFonts w:ascii="Times New Roman" w:eastAsia="Times New Roman" w:hAnsi="Times New Roman"/>
        </w:rPr>
        <w:tab/>
        <w:t>Discussion on sensing waveform and frame structures design</w:t>
      </w:r>
      <w:r w:rsidR="00246ADD">
        <w:rPr>
          <w:rFonts w:ascii="Times New Roman" w:eastAsia="Times New Roman" w:hAnsi="Times New Roman"/>
        </w:rPr>
        <w:tab/>
        <w:t>IIT Kanpur</w:t>
      </w:r>
    </w:p>
    <w:p w14:paraId="767901E1" w14:textId="32F17BFB" w:rsidR="00246ADD" w:rsidRDefault="00C62C50" w:rsidP="00246ADD">
      <w:pPr>
        <w:ind w:left="1440" w:hanging="1440"/>
      </w:pPr>
      <w:hyperlink r:id="rId2052" w:history="1">
        <w:r>
          <w:rPr>
            <w:rStyle w:val="Hyperlink"/>
            <w:rFonts w:ascii="Times New Roman" w:eastAsia="Times New Roman" w:hAnsi="Times New Roman"/>
          </w:rPr>
          <w:t>R1-2606640</w:t>
        </w:r>
      </w:hyperlink>
      <w:r w:rsidR="00246ADD">
        <w:rPr>
          <w:rFonts w:ascii="Times New Roman" w:eastAsia="Times New Roman" w:hAnsi="Times New Roman"/>
        </w:rPr>
        <w:tab/>
        <w:t xml:space="preserve">Discussion on waveform and frame structure for sensing </w:t>
      </w:r>
      <w:r w:rsidR="00246ADD">
        <w:rPr>
          <w:rFonts w:ascii="Times New Roman" w:eastAsia="Times New Roman" w:hAnsi="Times New Roman"/>
        </w:rPr>
        <w:tab/>
        <w:t xml:space="preserve">Indian Institute of Tech (M), </w:t>
      </w:r>
      <w:proofErr w:type="spellStart"/>
      <w:r w:rsidR="00246ADD">
        <w:rPr>
          <w:rFonts w:ascii="Times New Roman" w:eastAsia="Times New Roman" w:hAnsi="Times New Roman"/>
        </w:rPr>
        <w:t>CEWiT</w:t>
      </w:r>
      <w:proofErr w:type="spellEnd"/>
      <w:r w:rsidR="00246ADD">
        <w:rPr>
          <w:rFonts w:ascii="Times New Roman" w:eastAsia="Times New Roman" w:hAnsi="Times New Roman"/>
        </w:rPr>
        <w:t xml:space="preserve">, Lekha Wireless Solutions, IIT Kanpur, IIT Kharagpur, Tejas Networks, HFCL, </w:t>
      </w:r>
      <w:proofErr w:type="spellStart"/>
      <w:r w:rsidR="00246ADD">
        <w:rPr>
          <w:rFonts w:ascii="Times New Roman" w:eastAsia="Times New Roman" w:hAnsi="Times New Roman"/>
        </w:rPr>
        <w:t>CDoT</w:t>
      </w:r>
      <w:proofErr w:type="spellEnd"/>
      <w:r w:rsidR="00246ADD">
        <w:rPr>
          <w:rFonts w:ascii="Times New Roman" w:eastAsia="Times New Roman" w:hAnsi="Times New Roman"/>
        </w:rPr>
        <w:t xml:space="preserve">, IIT Hyderabad, </w:t>
      </w:r>
      <w:proofErr w:type="spellStart"/>
      <w:r w:rsidR="00246ADD">
        <w:rPr>
          <w:rFonts w:ascii="Times New Roman" w:eastAsia="Times New Roman" w:hAnsi="Times New Roman"/>
        </w:rPr>
        <w:t>WiSig</w:t>
      </w:r>
      <w:proofErr w:type="spellEnd"/>
      <w:r w:rsidR="00246ADD">
        <w:rPr>
          <w:rFonts w:ascii="Times New Roman" w:eastAsia="Times New Roman" w:hAnsi="Times New Roman"/>
        </w:rPr>
        <w:t xml:space="preserve"> Networks</w:t>
      </w:r>
    </w:p>
    <w:p w14:paraId="1B4A02CF" w14:textId="4FCC60E2" w:rsidR="00246ADD" w:rsidRDefault="00C62C50" w:rsidP="00246ADD">
      <w:pPr>
        <w:rPr>
          <w:rFonts w:ascii="Times New Roman" w:eastAsia="Times New Roman" w:hAnsi="Times New Roman"/>
        </w:rPr>
      </w:pPr>
      <w:hyperlink r:id="rId2053" w:history="1">
        <w:r>
          <w:rPr>
            <w:rStyle w:val="Hyperlink"/>
            <w:rFonts w:ascii="Times New Roman" w:eastAsia="Times New Roman" w:hAnsi="Times New Roman"/>
          </w:rPr>
          <w:t>R1-2606663</w:t>
        </w:r>
      </w:hyperlink>
      <w:r w:rsidR="00246ADD">
        <w:rPr>
          <w:rFonts w:ascii="Times New Roman" w:eastAsia="Times New Roman" w:hAnsi="Times New Roman"/>
        </w:rPr>
        <w:tab/>
        <w:t>On 6GR Sensing Waveform and Frame Structure</w:t>
      </w:r>
      <w:r w:rsidR="00246ADD">
        <w:rPr>
          <w:rFonts w:ascii="Times New Roman" w:eastAsia="Times New Roman" w:hAnsi="Times New Roman"/>
        </w:rPr>
        <w:tab/>
        <w:t>Google</w:t>
      </w:r>
    </w:p>
    <w:p w14:paraId="37FDBDA7" w14:textId="77777777" w:rsidR="009D27E1" w:rsidRDefault="009D27E1" w:rsidP="00246ADD"/>
    <w:p w14:paraId="015A9299" w14:textId="7513CE40" w:rsidR="00246ADD" w:rsidRPr="009D27E1" w:rsidRDefault="00C62C50" w:rsidP="00246ADD">
      <w:pPr>
        <w:rPr>
          <w:rFonts w:ascii="Times New Roman" w:eastAsia="MS Mincho" w:hAnsi="Times New Roman"/>
          <w:b/>
          <w:bCs/>
          <w:lang w:eastAsia="ja-JP"/>
        </w:rPr>
      </w:pPr>
      <w:hyperlink r:id="rId2054" w:history="1">
        <w:r w:rsidRPr="009D27E1">
          <w:rPr>
            <w:rStyle w:val="Hyperlink"/>
            <w:rFonts w:ascii="Times New Roman" w:eastAsia="Times New Roman" w:hAnsi="Times New Roman"/>
            <w:b/>
            <w:bCs/>
          </w:rPr>
          <w:t>R1-2606563</w:t>
        </w:r>
      </w:hyperlink>
      <w:r w:rsidR="00246ADD" w:rsidRPr="009D27E1">
        <w:rPr>
          <w:rFonts w:ascii="Times New Roman" w:eastAsia="Times New Roman" w:hAnsi="Times New Roman"/>
          <w:b/>
          <w:bCs/>
        </w:rPr>
        <w:tab/>
        <w:t>Summary #1 on waveform and frame structure for 6G ISAC</w:t>
      </w:r>
      <w:r w:rsidR="00246ADD" w:rsidRPr="009D27E1">
        <w:rPr>
          <w:rFonts w:ascii="Times New Roman" w:eastAsia="Times New Roman" w:hAnsi="Times New Roman"/>
          <w:b/>
          <w:bCs/>
        </w:rPr>
        <w:tab/>
        <w:t>Moderator (LGE)</w:t>
      </w:r>
    </w:p>
    <w:p w14:paraId="0AB6B16E" w14:textId="77777777" w:rsidR="00246ADD" w:rsidRPr="009D27E1" w:rsidRDefault="00246ADD" w:rsidP="00246ADD">
      <w:pPr>
        <w:rPr>
          <w:rFonts w:ascii="Times New Roman" w:eastAsia="MS Mincho" w:hAnsi="Times New Roman"/>
          <w:b/>
          <w:bCs/>
          <w:lang w:eastAsia="ja-JP"/>
        </w:rPr>
      </w:pPr>
    </w:p>
    <w:p w14:paraId="1DC18522" w14:textId="05E0E68B" w:rsidR="00246ADD" w:rsidRPr="009D27E1" w:rsidRDefault="00C62C50" w:rsidP="00246ADD">
      <w:pPr>
        <w:rPr>
          <w:rFonts w:ascii="Times New Roman" w:eastAsia="MS Mincho" w:hAnsi="Times New Roman"/>
          <w:b/>
          <w:bCs/>
          <w:lang w:eastAsia="ja-JP"/>
        </w:rPr>
      </w:pPr>
      <w:hyperlink r:id="rId2055" w:history="1">
        <w:r w:rsidRPr="009D27E1">
          <w:rPr>
            <w:rStyle w:val="Hyperlink"/>
            <w:rFonts w:ascii="Times New Roman" w:eastAsia="Times New Roman" w:hAnsi="Times New Roman"/>
            <w:b/>
            <w:bCs/>
          </w:rPr>
          <w:t>R1-2606564</w:t>
        </w:r>
      </w:hyperlink>
      <w:r w:rsidR="00246ADD" w:rsidRPr="009D27E1">
        <w:rPr>
          <w:rFonts w:ascii="Times New Roman" w:eastAsia="Times New Roman" w:hAnsi="Times New Roman"/>
          <w:b/>
          <w:bCs/>
        </w:rPr>
        <w:tab/>
        <w:t>Summary #2 on waveform and frame structure for 6G ISAC</w:t>
      </w:r>
      <w:r w:rsidR="00246ADD" w:rsidRPr="009D27E1">
        <w:rPr>
          <w:rFonts w:ascii="Times New Roman" w:eastAsia="Times New Roman" w:hAnsi="Times New Roman"/>
          <w:b/>
          <w:bCs/>
        </w:rPr>
        <w:tab/>
        <w:t>Moderator (LGE)</w:t>
      </w:r>
    </w:p>
    <w:p w14:paraId="241D22DC" w14:textId="77777777" w:rsidR="00246ADD" w:rsidRDefault="00246ADD" w:rsidP="00246ADD">
      <w:pPr>
        <w:rPr>
          <w:rFonts w:ascii="Times New Roman" w:eastAsia="MS Mincho" w:hAnsi="Times New Roman"/>
          <w:lang w:eastAsia="ja-JP"/>
        </w:rPr>
      </w:pPr>
    </w:p>
    <w:p w14:paraId="0CCF2848"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b/>
          <w:highlight w:val="green"/>
          <w:lang w:eastAsia="ja-JP"/>
        </w:rPr>
        <w:t>Agreement:</w:t>
      </w:r>
    </w:p>
    <w:p w14:paraId="0248FF88"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The following options are further studied for RS sequence enhancement for sensing based on ZC sequence based on CP-OFDM.</w:t>
      </w:r>
    </w:p>
    <w:p w14:paraId="457FA410"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Opt. 1 ZC sequence optimization</w:t>
      </w:r>
    </w:p>
    <w:p w14:paraId="4CC5DCFB" w14:textId="77777777" w:rsidR="00246ADD" w:rsidRPr="009D27E1" w:rsidRDefault="00246ADD">
      <w:pPr>
        <w:numPr>
          <w:ilvl w:val="0"/>
          <w:numId w:val="254"/>
        </w:numPr>
        <w:tabs>
          <w:tab w:val="clear" w:pos="0"/>
        </w:tabs>
        <w:rPr>
          <w:rFonts w:ascii="Times New Roman" w:eastAsia="MS Mincho" w:hAnsi="Times New Roman"/>
          <w:iCs/>
          <w:lang w:eastAsia="ja-JP"/>
        </w:rPr>
      </w:pPr>
      <w:r w:rsidRPr="009D27E1">
        <w:rPr>
          <w:rFonts w:ascii="Times New Roman" w:eastAsia="MS Mincho" w:hAnsi="Times New Roman"/>
          <w:lang w:eastAsia="ja-JP"/>
        </w:rPr>
        <w:t xml:space="preserve">Opt. 2 Frequency domain quadratic-phase RS sequence </w:t>
      </w:r>
      <m:oMath>
        <m:r>
          <w:rPr>
            <w:rFonts w:ascii="Cambria Math" w:eastAsia="MS Mincho" w:hAnsi="Cambria Math"/>
            <w:lang w:eastAsia="ja-JP"/>
          </w:rPr>
          <m:t>x</m:t>
        </m:r>
        <m:d>
          <m:dPr>
            <m:begChr m:val="["/>
            <m:endChr m:val="]"/>
            <m:ctrlPr>
              <w:rPr>
                <w:rFonts w:ascii="Cambria Math" w:eastAsia="MS Mincho" w:hAnsi="Cambria Math"/>
                <w:lang w:eastAsia="ja-JP"/>
              </w:rPr>
            </m:ctrlPr>
          </m:dPr>
          <m:e>
            <m:r>
              <w:rPr>
                <w:rFonts w:ascii="Cambria Math" w:eastAsia="MS Mincho" w:hAnsi="Cambria Math"/>
                <w:lang w:eastAsia="ja-JP"/>
              </w:rPr>
              <m:t>m</m:t>
            </m:r>
          </m:e>
        </m:d>
        <m:r>
          <m:rPr>
            <m:sty m:val="p"/>
          </m:rPr>
          <w:rPr>
            <w:rFonts w:ascii="Cambria Math" w:eastAsia="MS Mincho" w:hAnsi="Cambria Math"/>
            <w:lang w:eastAsia="ja-JP"/>
          </w:rPr>
          <m:t>=</m:t>
        </m:r>
        <m:r>
          <w:rPr>
            <w:rFonts w:ascii="Cambria Math" w:eastAsia="MS Mincho" w:hAnsi="Cambria Math"/>
            <w:lang w:eastAsia="ja-JP"/>
          </w:rPr>
          <m:t>A∙</m:t>
        </m:r>
        <m:r>
          <m:rPr>
            <m:sty m:val="p"/>
          </m:rPr>
          <w:rPr>
            <w:rFonts w:ascii="Cambria Math" w:eastAsia="MS Mincho" w:hAnsi="Cambria Math"/>
            <w:lang w:eastAsia="ja-JP"/>
          </w:rPr>
          <m:t>exp</m:t>
        </m:r>
        <m:d>
          <m:dPr>
            <m:begChr m:val="{"/>
            <m:endChr m:val="}"/>
            <m:ctrlPr>
              <w:rPr>
                <w:rFonts w:ascii="Cambria Math" w:eastAsia="MS Mincho" w:hAnsi="Cambria Math"/>
                <w:lang w:eastAsia="ja-JP"/>
              </w:rPr>
            </m:ctrlPr>
          </m:dPr>
          <m:e>
            <m:r>
              <w:rPr>
                <w:rFonts w:ascii="Cambria Math" w:eastAsia="MS Mincho" w:hAnsi="Cambria Math"/>
                <w:lang w:eastAsia="ja-JP"/>
              </w:rPr>
              <m:t>j</m:t>
            </m:r>
            <m:r>
              <m:rPr>
                <m:sty m:val="p"/>
              </m:rPr>
              <w:rPr>
                <w:rFonts w:ascii="Cambria Math" w:eastAsia="MS Mincho" w:hAnsi="Cambria Math"/>
                <w:lang w:eastAsia="ja-JP"/>
              </w:rPr>
              <m:t>B</m:t>
            </m:r>
            <m:sSup>
              <m:sSupPr>
                <m:ctrlPr>
                  <w:rPr>
                    <w:rFonts w:ascii="Cambria Math" w:eastAsia="MS Mincho" w:hAnsi="Cambria Math"/>
                    <w:lang w:eastAsia="ja-JP"/>
                  </w:rPr>
                </m:ctrlPr>
              </m:sSupPr>
              <m:e>
                <m:r>
                  <w:rPr>
                    <w:rFonts w:ascii="Cambria Math" w:eastAsia="MS Mincho" w:hAnsi="Cambria Math"/>
                    <w:lang w:eastAsia="ja-JP"/>
                  </w:rPr>
                  <m:t>m</m:t>
                </m:r>
              </m:e>
              <m:sup>
                <m:r>
                  <m:rPr>
                    <m:sty m:val="p"/>
                  </m:rPr>
                  <w:rPr>
                    <w:rFonts w:ascii="Cambria Math" w:eastAsia="MS Mincho" w:hAnsi="Cambria Math"/>
                    <w:lang w:eastAsia="ja-JP"/>
                  </w:rPr>
                  <m:t>2</m:t>
                </m:r>
              </m:sup>
            </m:sSup>
            <m:r>
              <w:rPr>
                <w:rFonts w:ascii="Cambria Math" w:eastAsia="MS Mincho" w:hAnsi="Cambria Math"/>
                <w:lang w:eastAsia="ja-JP"/>
              </w:rPr>
              <m:t>+j</m:t>
            </m:r>
            <m:r>
              <m:rPr>
                <m:sty m:val="p"/>
              </m:rPr>
              <w:rPr>
                <w:rFonts w:ascii="Cambria Math" w:eastAsia="MS Mincho" w:hAnsi="Cambria Math"/>
                <w:lang w:eastAsia="ja-JP"/>
              </w:rPr>
              <m:t>Cm+</m:t>
            </m:r>
            <m:r>
              <w:rPr>
                <w:rFonts w:ascii="Cambria Math" w:eastAsia="MS Mincho" w:hAnsi="Cambria Math"/>
                <w:lang w:eastAsia="ja-JP"/>
              </w:rPr>
              <m:t>jD</m:t>
            </m:r>
          </m:e>
        </m:d>
      </m:oMath>
      <w:r w:rsidRPr="009D27E1">
        <w:rPr>
          <w:rFonts w:ascii="Times New Roman" w:eastAsia="MS Mincho" w:hAnsi="Times New Roman"/>
          <w:lang w:eastAsia="ja-JP"/>
        </w:rPr>
        <w:t xml:space="preserve">. </w:t>
      </w:r>
    </w:p>
    <w:p w14:paraId="5DBB7634" w14:textId="77777777" w:rsidR="00246ADD" w:rsidRPr="009D27E1" w:rsidRDefault="00246ADD">
      <w:pPr>
        <w:numPr>
          <w:ilvl w:val="1"/>
          <w:numId w:val="254"/>
        </w:numPr>
        <w:tabs>
          <w:tab w:val="clear" w:pos="0"/>
        </w:tabs>
        <w:rPr>
          <w:rFonts w:ascii="Times New Roman" w:eastAsia="MS Mincho" w:hAnsi="Times New Roman"/>
          <w:iCs/>
          <w:lang w:eastAsia="ja-JP"/>
        </w:rPr>
      </w:pPr>
      <w:r w:rsidRPr="009D27E1">
        <w:rPr>
          <w:rFonts w:ascii="Times New Roman" w:eastAsia="MS Mincho" w:hAnsi="Times New Roman"/>
          <w:lang w:eastAsia="ja-JP"/>
        </w:rPr>
        <w:t>FFS: details of B, C, D</w:t>
      </w:r>
    </w:p>
    <w:p w14:paraId="7BB28DBE" w14:textId="77777777" w:rsidR="00246ADD" w:rsidRPr="009D27E1" w:rsidRDefault="00246ADD">
      <w:pPr>
        <w:numPr>
          <w:ilvl w:val="1"/>
          <w:numId w:val="254"/>
        </w:numPr>
        <w:tabs>
          <w:tab w:val="clear" w:pos="0"/>
        </w:tabs>
        <w:rPr>
          <w:rFonts w:ascii="Times New Roman" w:eastAsia="MS Mincho" w:hAnsi="Times New Roman"/>
          <w:iCs/>
          <w:lang w:eastAsia="ja-JP"/>
        </w:rPr>
      </w:pPr>
      <w:r w:rsidRPr="009D27E1">
        <w:rPr>
          <w:rFonts w:ascii="Times New Roman" w:eastAsia="MS Mincho" w:hAnsi="Times New Roman"/>
          <w:lang w:eastAsia="ja-JP"/>
        </w:rPr>
        <w:t>FFS: A as constant or whether/how to define A as function of m</w:t>
      </w:r>
    </w:p>
    <w:p w14:paraId="0BF49E99" w14:textId="77777777" w:rsidR="00246ADD" w:rsidRPr="009D27E1" w:rsidRDefault="00246ADD">
      <w:pPr>
        <w:numPr>
          <w:ilvl w:val="2"/>
          <w:numId w:val="254"/>
        </w:numPr>
        <w:tabs>
          <w:tab w:val="clear" w:pos="0"/>
        </w:tabs>
        <w:rPr>
          <w:rFonts w:ascii="Times New Roman" w:eastAsia="MS Mincho" w:hAnsi="Times New Roman"/>
          <w:iCs/>
          <w:lang w:eastAsia="ja-JP"/>
        </w:rPr>
      </w:pPr>
      <w:r w:rsidRPr="009D27E1">
        <w:rPr>
          <w:rFonts w:ascii="Times New Roman" w:eastAsia="MS Mincho" w:hAnsi="Times New Roman"/>
          <w:lang w:eastAsia="ja-JP"/>
        </w:rPr>
        <w:t xml:space="preserve">Note: intention of A(m) here is different from FDSS </w:t>
      </w:r>
    </w:p>
    <w:p w14:paraId="42750EB3"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[Opt. 3 Time domain RS sequence generation based on transform precoding]</w:t>
      </w:r>
    </w:p>
    <w:p w14:paraId="1FC1CEEF"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lastRenderedPageBreak/>
        <w:t>Opt. 4 Time domain spanning ZC sequence across OFDM symbols</w:t>
      </w:r>
    </w:p>
    <w:p w14:paraId="692C5B7F"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RS sequence enhancement should identify:</w:t>
      </w:r>
    </w:p>
    <w:p w14:paraId="65BF0B93"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the benefits/drawbacks based on comprehensive comparison with NR Gold sequence for TRP transmission and NR ZC sequence for UE transmission as benchmark for evaluation</w:t>
      </w:r>
    </w:p>
    <w:p w14:paraId="6D2BEA94"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applicability/necessity to TRP-transmission based sensing</w:t>
      </w:r>
    </w:p>
    <w:p w14:paraId="48D32A59"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applicability/necessity to UE-transmission based sensing</w:t>
      </w:r>
    </w:p>
    <w:p w14:paraId="680C7877"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Discussion on the other solutions will continue.</w:t>
      </w:r>
    </w:p>
    <w:p w14:paraId="417648CB" w14:textId="77777777" w:rsidR="00246ADD" w:rsidRPr="009D27E1" w:rsidRDefault="00246ADD" w:rsidP="00246ADD">
      <w:pPr>
        <w:rPr>
          <w:rFonts w:ascii="Times New Roman" w:eastAsia="MS Mincho" w:hAnsi="Times New Roman"/>
          <w:lang w:eastAsia="ja-JP"/>
        </w:rPr>
      </w:pPr>
    </w:p>
    <w:p w14:paraId="71D36C3C"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b/>
          <w:highlight w:val="green"/>
          <w:lang w:eastAsia="ja-JP"/>
        </w:rPr>
        <w:t>Agreement:</w:t>
      </w:r>
    </w:p>
    <w:p w14:paraId="56EC277E" w14:textId="77777777" w:rsidR="00246ADD" w:rsidRPr="009D27E1" w:rsidRDefault="00246ADD">
      <w:pPr>
        <w:numPr>
          <w:ilvl w:val="0"/>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The following options are further studied for RS enhancement for sensing</w:t>
      </w:r>
      <w:r w:rsidRPr="009D27E1" w:rsidDel="00A13531">
        <w:rPr>
          <w:rFonts w:ascii="Times New Roman" w:eastAsia="MS Mincho" w:hAnsi="Times New Roman"/>
          <w:lang w:eastAsia="ja-JP"/>
        </w:rPr>
        <w:t xml:space="preserve"> </w:t>
      </w:r>
      <w:r w:rsidRPr="009D27E1">
        <w:rPr>
          <w:rFonts w:ascii="Times New Roman" w:eastAsia="MS Mincho" w:hAnsi="Times New Roman"/>
          <w:lang w:eastAsia="ja-JP"/>
        </w:rPr>
        <w:t>based on Gold sequence based on CP-OFDM.</w:t>
      </w:r>
    </w:p>
    <w:p w14:paraId="3CB3E39E"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Gold sequence optimization (e.g., initialization)</w:t>
      </w:r>
    </w:p>
    <w:p w14:paraId="5C2FEBE1"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Gold sequence modulated by pi/2 BPSK with transform precoding for UE transmission</w:t>
      </w:r>
    </w:p>
    <w:p w14:paraId="3578FB85"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Gold sequence modulated by pi/2 BPSK for CP-OFDM</w:t>
      </w:r>
    </w:p>
    <w:p w14:paraId="7D55DC8D"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Time domain spanning Gold sequence across OFDM symbols</w:t>
      </w:r>
    </w:p>
    <w:p w14:paraId="61FB191D"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RS sequence enhancement should identify:</w:t>
      </w:r>
    </w:p>
    <w:p w14:paraId="78FF4C2B"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the benefits/drawbacks based on comprehensive comparison with NR Gold sequence for TRP transmission and NR ZC sequence for UE transmission as benchmark for evaluation</w:t>
      </w:r>
    </w:p>
    <w:p w14:paraId="7519F744" w14:textId="77777777" w:rsidR="00246ADD" w:rsidRPr="009D27E1" w:rsidRDefault="00246ADD">
      <w:pPr>
        <w:numPr>
          <w:ilvl w:val="0"/>
          <w:numId w:val="254"/>
        </w:numPr>
        <w:tabs>
          <w:tab w:val="clear" w:pos="0"/>
        </w:tabs>
        <w:rPr>
          <w:rFonts w:ascii="Times New Roman" w:eastAsia="MS Mincho" w:hAnsi="Times New Roman"/>
          <w:lang w:eastAsia="ja-JP"/>
        </w:rPr>
      </w:pPr>
      <w:r w:rsidRPr="009D27E1">
        <w:rPr>
          <w:rFonts w:ascii="Times New Roman" w:eastAsia="MS Mincho" w:hAnsi="Times New Roman"/>
          <w:lang w:eastAsia="ja-JP"/>
        </w:rPr>
        <w:t>applicability/necessity to TRP-transmission and/or UE-transmission based sensing</w:t>
      </w:r>
    </w:p>
    <w:p w14:paraId="002FF068"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Other solutions are not precluded.</w:t>
      </w:r>
    </w:p>
    <w:p w14:paraId="4A266D45" w14:textId="77777777" w:rsidR="00246ADD" w:rsidRPr="009D27E1" w:rsidRDefault="00246ADD" w:rsidP="00246ADD">
      <w:pPr>
        <w:rPr>
          <w:rFonts w:ascii="Times New Roman" w:eastAsia="MS Mincho" w:hAnsi="Times New Roman"/>
          <w:lang w:eastAsia="ja-JP"/>
        </w:rPr>
      </w:pPr>
    </w:p>
    <w:p w14:paraId="3F3ABF58"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b/>
          <w:highlight w:val="green"/>
          <w:lang w:eastAsia="ja-JP"/>
        </w:rPr>
        <w:t>Agreement:</w:t>
      </w:r>
    </w:p>
    <w:p w14:paraId="4BCB5B93"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For effective CP length extension for sensing, further study the necessity (including whether implementation based solution can solve the issue or not) and the following candidate solutions.</w:t>
      </w:r>
    </w:p>
    <w:p w14:paraId="5384F09D" w14:textId="77777777" w:rsidR="00246ADD" w:rsidRPr="009D27E1" w:rsidRDefault="00246ADD">
      <w:pPr>
        <w:numPr>
          <w:ilvl w:val="0"/>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 xml:space="preserve">Transmission of successive </w:t>
      </w:r>
      <w:r w:rsidRPr="009D27E1">
        <w:rPr>
          <w:rFonts w:ascii="Times New Roman" w:eastAsia="MS Mincho" w:hAnsi="Times New Roman"/>
          <w:i/>
          <w:iCs/>
          <w:lang w:eastAsia="ja-JP"/>
        </w:rPr>
        <w:t>N</w:t>
      </w:r>
      <w:r w:rsidRPr="009D27E1">
        <w:rPr>
          <w:rFonts w:ascii="Times New Roman" w:eastAsia="MS Mincho" w:hAnsi="Times New Roman"/>
          <w:lang w:eastAsia="ja-JP"/>
        </w:rPr>
        <w:t xml:space="preserve"> OFDM symbols that carries sensing RS</w:t>
      </w:r>
    </w:p>
    <w:p w14:paraId="2E0FAB8D"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 xml:space="preserve">FFS: details of generation method </w:t>
      </w:r>
    </w:p>
    <w:p w14:paraId="2A350502"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 xml:space="preserve">FFS: value </w:t>
      </w:r>
      <w:r w:rsidRPr="009D27E1">
        <w:rPr>
          <w:rFonts w:ascii="Times New Roman" w:eastAsia="MS Mincho" w:hAnsi="Times New Roman"/>
          <w:i/>
          <w:iCs/>
          <w:lang w:eastAsia="ja-JP"/>
        </w:rPr>
        <w:t>N</w:t>
      </w:r>
    </w:p>
    <w:p w14:paraId="4F0DEDD3" w14:textId="77777777" w:rsidR="00246ADD" w:rsidRPr="009D27E1" w:rsidRDefault="00246ADD">
      <w:pPr>
        <w:numPr>
          <w:ilvl w:val="0"/>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Freq. domain comb pattern for sensing RS</w:t>
      </w:r>
    </w:p>
    <w:p w14:paraId="64699828"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FFS: details of generation method including comb size</w:t>
      </w:r>
    </w:p>
    <w:p w14:paraId="41FF34EF" w14:textId="77777777" w:rsidR="00246ADD" w:rsidRPr="009D27E1" w:rsidRDefault="00246ADD">
      <w:pPr>
        <w:numPr>
          <w:ilvl w:val="1"/>
          <w:numId w:val="255"/>
        </w:numPr>
        <w:tabs>
          <w:tab w:val="clear" w:pos="0"/>
        </w:tabs>
        <w:rPr>
          <w:rFonts w:ascii="Times New Roman" w:eastAsia="MS Mincho" w:hAnsi="Times New Roman"/>
          <w:lang w:eastAsia="ja-JP"/>
        </w:rPr>
      </w:pPr>
      <w:r w:rsidRPr="009D27E1">
        <w:rPr>
          <w:rFonts w:ascii="Times New Roman" w:eastAsia="MS Mincho" w:hAnsi="Times New Roman"/>
          <w:lang w:eastAsia="ja-JP"/>
        </w:rPr>
        <w:t xml:space="preserve">FFS: combination of successive </w:t>
      </w:r>
      <w:r w:rsidRPr="009D27E1">
        <w:rPr>
          <w:rFonts w:ascii="Times New Roman" w:eastAsia="MS Mincho" w:hAnsi="Times New Roman"/>
          <w:i/>
          <w:iCs/>
          <w:lang w:eastAsia="ja-JP"/>
        </w:rPr>
        <w:t>N</w:t>
      </w:r>
      <w:r w:rsidRPr="009D27E1">
        <w:rPr>
          <w:rFonts w:ascii="Times New Roman" w:eastAsia="MS Mincho" w:hAnsi="Times New Roman"/>
          <w:lang w:eastAsia="ja-JP"/>
        </w:rPr>
        <w:t xml:space="preserve"> OFDM symbols and freq. comb pattern</w:t>
      </w:r>
    </w:p>
    <w:p w14:paraId="769E9F12" w14:textId="77777777" w:rsidR="00246ADD" w:rsidRPr="009D27E1" w:rsidRDefault="00246ADD">
      <w:pPr>
        <w:numPr>
          <w:ilvl w:val="0"/>
          <w:numId w:val="255"/>
        </w:numPr>
        <w:rPr>
          <w:rFonts w:ascii="Times New Roman" w:eastAsia="MS Mincho" w:hAnsi="Times New Roman"/>
          <w:lang w:eastAsia="ja-JP"/>
        </w:rPr>
      </w:pPr>
      <w:r w:rsidRPr="009D27E1">
        <w:rPr>
          <w:rFonts w:ascii="Times New Roman" w:eastAsia="MS Mincho" w:hAnsi="Times New Roman"/>
          <w:lang w:eastAsia="ja-JP"/>
        </w:rPr>
        <w:t>Time gap after/before/within OFDM symbol carrying sensing RS, without changing OFDM symbol duration/structure of 6GR communication design</w:t>
      </w:r>
    </w:p>
    <w:p w14:paraId="3E49651C" w14:textId="77777777" w:rsidR="00246ADD" w:rsidRPr="009D27E1" w:rsidRDefault="00246ADD">
      <w:pPr>
        <w:numPr>
          <w:ilvl w:val="1"/>
          <w:numId w:val="255"/>
        </w:numPr>
        <w:rPr>
          <w:rFonts w:ascii="Times New Roman" w:eastAsia="MS Mincho" w:hAnsi="Times New Roman"/>
          <w:lang w:eastAsia="ja-JP"/>
        </w:rPr>
      </w:pPr>
      <w:r w:rsidRPr="009D27E1">
        <w:rPr>
          <w:rFonts w:ascii="Times New Roman" w:eastAsia="MS Mincho" w:hAnsi="Times New Roman"/>
          <w:lang w:eastAsia="ja-JP"/>
        </w:rPr>
        <w:t>FFS: location of the time gap</w:t>
      </w:r>
    </w:p>
    <w:p w14:paraId="20B8A87C" w14:textId="77777777" w:rsidR="00246ADD" w:rsidRPr="009D27E1" w:rsidRDefault="00246ADD">
      <w:pPr>
        <w:numPr>
          <w:ilvl w:val="1"/>
          <w:numId w:val="255"/>
        </w:numPr>
        <w:rPr>
          <w:rFonts w:ascii="Times New Roman" w:eastAsia="MS Mincho" w:hAnsi="Times New Roman"/>
          <w:lang w:eastAsia="ja-JP"/>
        </w:rPr>
      </w:pPr>
      <w:r w:rsidRPr="009D27E1">
        <w:rPr>
          <w:rFonts w:ascii="Times New Roman" w:eastAsia="MS Mincho" w:hAnsi="Times New Roman"/>
          <w:lang w:eastAsia="ja-JP"/>
        </w:rPr>
        <w:t>FFS: duration of the time gap</w:t>
      </w:r>
    </w:p>
    <w:p w14:paraId="67245132"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FFS: benefits/drawbacks/spec impact</w:t>
      </w:r>
    </w:p>
    <w:p w14:paraId="774BD52F"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FFS: applicable sensing mode and scenario</w:t>
      </w:r>
    </w:p>
    <w:p w14:paraId="333E6D1A"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FFS: supported excess delay</w:t>
      </w:r>
    </w:p>
    <w:p w14:paraId="7CEC5030" w14:textId="77777777" w:rsidR="00246ADD" w:rsidRPr="009D27E1" w:rsidRDefault="00246ADD" w:rsidP="00246ADD">
      <w:pPr>
        <w:rPr>
          <w:rFonts w:ascii="Times New Roman" w:eastAsia="MS Mincho" w:hAnsi="Times New Roman"/>
          <w:lang w:eastAsia="ja-JP"/>
        </w:rPr>
      </w:pPr>
      <w:r w:rsidRPr="009D27E1">
        <w:rPr>
          <w:rFonts w:ascii="Times New Roman" w:eastAsia="MS Mincho" w:hAnsi="Times New Roman"/>
          <w:lang w:eastAsia="ja-JP"/>
        </w:rPr>
        <w:t>FFS: other solutions are not precluded</w:t>
      </w:r>
    </w:p>
    <w:p w14:paraId="10CD4829" w14:textId="77777777" w:rsidR="00246ADD" w:rsidRPr="003B092D" w:rsidRDefault="00246ADD" w:rsidP="00246ADD">
      <w:pPr>
        <w:rPr>
          <w:rFonts w:eastAsia="MS Mincho"/>
          <w:lang w:eastAsia="ja-JP"/>
        </w:rPr>
      </w:pPr>
    </w:p>
    <w:p w14:paraId="2E561726" w14:textId="77777777" w:rsidR="00246ADD" w:rsidRPr="009A021F" w:rsidRDefault="00246ADD" w:rsidP="00246ADD">
      <w:pPr>
        <w:rPr>
          <w:rFonts w:eastAsia="MS Mincho"/>
          <w:lang w:eastAsia="ja-JP"/>
        </w:rPr>
      </w:pPr>
    </w:p>
    <w:p w14:paraId="37C2E6DF" w14:textId="4DFA6EFF" w:rsidR="00246ADD" w:rsidRPr="009D27E1" w:rsidRDefault="00C62C50" w:rsidP="00246ADD">
      <w:pPr>
        <w:rPr>
          <w:rFonts w:ascii="Times New Roman" w:eastAsia="MS Mincho" w:hAnsi="Times New Roman"/>
          <w:b/>
          <w:bCs/>
          <w:lang w:eastAsia="ja-JP"/>
        </w:rPr>
      </w:pPr>
      <w:hyperlink r:id="rId2056" w:history="1">
        <w:r w:rsidRPr="009D27E1">
          <w:rPr>
            <w:rStyle w:val="Hyperlink"/>
            <w:rFonts w:ascii="Times New Roman" w:eastAsia="Times New Roman" w:hAnsi="Times New Roman"/>
            <w:b/>
            <w:bCs/>
          </w:rPr>
          <w:t>R1-2606565</w:t>
        </w:r>
      </w:hyperlink>
      <w:r w:rsidR="00246ADD" w:rsidRPr="009D27E1">
        <w:rPr>
          <w:rFonts w:ascii="Times New Roman" w:eastAsia="Times New Roman" w:hAnsi="Times New Roman"/>
          <w:b/>
          <w:bCs/>
        </w:rPr>
        <w:tab/>
        <w:t>Summary #3 on waveform and frame structure for 6G ISAC</w:t>
      </w:r>
      <w:r w:rsidR="00246ADD" w:rsidRPr="009D27E1">
        <w:rPr>
          <w:rFonts w:ascii="Times New Roman" w:eastAsia="Times New Roman" w:hAnsi="Times New Roman"/>
          <w:b/>
          <w:bCs/>
        </w:rPr>
        <w:tab/>
        <w:t>Moderator (LGE)</w:t>
      </w:r>
    </w:p>
    <w:p w14:paraId="4B1FB93A" w14:textId="77777777" w:rsidR="00246ADD" w:rsidRDefault="00246ADD" w:rsidP="00246ADD">
      <w:pPr>
        <w:rPr>
          <w:rFonts w:ascii="Times New Roman" w:eastAsia="MS Mincho" w:hAnsi="Times New Roman"/>
          <w:lang w:eastAsia="ja-JP"/>
        </w:rPr>
      </w:pPr>
    </w:p>
    <w:p w14:paraId="1B11B319" w14:textId="77777777" w:rsidR="00246ADD" w:rsidRPr="00635B3A" w:rsidRDefault="00246ADD" w:rsidP="00246ADD">
      <w:pPr>
        <w:rPr>
          <w:rFonts w:ascii="Times New Roman" w:eastAsia="MS Mincho" w:hAnsi="Times New Roman"/>
          <w:bCs/>
          <w:lang w:eastAsia="ja-JP"/>
        </w:rPr>
      </w:pPr>
      <w:r w:rsidRPr="00DF6CC5">
        <w:rPr>
          <w:rFonts w:ascii="Times New Roman" w:eastAsia="MS Mincho" w:hAnsi="Times New Roman" w:hint="eastAsia"/>
          <w:bCs/>
          <w:highlight w:val="darkYellow"/>
          <w:lang w:eastAsia="ja-JP"/>
        </w:rPr>
        <w:t>Working assumption:</w:t>
      </w:r>
    </w:p>
    <w:p w14:paraId="1110956F" w14:textId="77777777" w:rsidR="00246ADD" w:rsidRPr="00635B3A" w:rsidRDefault="00246ADD" w:rsidP="00246ADD">
      <w:pPr>
        <w:rPr>
          <w:rFonts w:ascii="Times New Roman" w:eastAsia="MS Mincho" w:hAnsi="Times New Roman"/>
          <w:lang w:eastAsia="ja-JP"/>
        </w:rPr>
      </w:pPr>
      <w:r w:rsidRPr="00635B3A">
        <w:rPr>
          <w:rFonts w:ascii="Times New Roman" w:eastAsia="MS Mincho" w:hAnsi="Times New Roman"/>
          <w:lang w:eastAsia="ja-JP"/>
        </w:rPr>
        <w:t>Linear Amb</w:t>
      </w:r>
      <w:r>
        <w:rPr>
          <w:rFonts w:ascii="Times New Roman" w:eastAsia="MS Mincho" w:hAnsi="Times New Roman" w:hint="eastAsia"/>
          <w:lang w:eastAsia="ja-JP"/>
        </w:rPr>
        <w:t>i</w:t>
      </w:r>
      <w:r w:rsidRPr="00635B3A">
        <w:rPr>
          <w:rFonts w:ascii="Times New Roman" w:eastAsia="MS Mincho" w:hAnsi="Times New Roman"/>
          <w:lang w:eastAsia="ja-JP"/>
        </w:rPr>
        <w:t>guity Function</w:t>
      </w:r>
      <w:r>
        <w:rPr>
          <w:rFonts w:ascii="Times New Roman" w:eastAsia="MS Mincho" w:hAnsi="Times New Roman" w:hint="eastAsia"/>
          <w:lang w:eastAsia="ja-JP"/>
        </w:rPr>
        <w:t xml:space="preserve"> </w:t>
      </w:r>
      <w:r w:rsidRPr="00635B3A">
        <w:rPr>
          <w:rFonts w:ascii="Times New Roman" w:eastAsia="MS Mincho" w:hAnsi="Times New Roman"/>
          <w:lang w:eastAsia="ja-JP"/>
        </w:rPr>
        <w:t>(AF) is defined as:</w:t>
      </w:r>
    </w:p>
    <w:p w14:paraId="44418483" w14:textId="77777777" w:rsidR="00246ADD" w:rsidRPr="00635B3A" w:rsidRDefault="00246ADD">
      <w:pPr>
        <w:numPr>
          <w:ilvl w:val="0"/>
          <w:numId w:val="255"/>
        </w:numPr>
        <w:tabs>
          <w:tab w:val="clear" w:pos="0"/>
        </w:tabs>
        <w:rPr>
          <w:rFonts w:ascii="Times New Roman" w:eastAsia="MS Mincho" w:hAnsi="Times New Roman"/>
          <w:lang w:eastAsia="ja-JP"/>
        </w:rPr>
      </w:pPr>
      <w:proofErr w:type="spellStart"/>
      <w:r w:rsidRPr="00635B3A">
        <w:rPr>
          <w:rFonts w:ascii="Times New Roman" w:eastAsia="MS Mincho" w:hAnsi="Times New Roman"/>
          <w:lang w:eastAsia="ja-JP"/>
        </w:rPr>
        <w:t>Opt</w:t>
      </w:r>
      <w:proofErr w:type="spellEnd"/>
      <w:r w:rsidRPr="00635B3A">
        <w:rPr>
          <w:rFonts w:ascii="Times New Roman" w:eastAsia="MS Mincho" w:hAnsi="Times New Roman"/>
          <w:lang w:eastAsia="ja-JP"/>
        </w:rPr>
        <w:t xml:space="preserve"> 1.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nary>
          <m:naryPr>
            <m:chr m:val="∑"/>
            <m:limLoc m:val="subSup"/>
            <m:supHide m:val="1"/>
            <m:ctrlPr>
              <w:rPr>
                <w:rFonts w:ascii="Cambria Math" w:eastAsia="MS Mincho" w:hAnsi="Cambria Math"/>
                <w:lang w:eastAsia="ja-JP"/>
              </w:rPr>
            </m:ctrlPr>
          </m:naryPr>
          <m:sub>
            <m:r>
              <w:rPr>
                <w:rFonts w:ascii="Cambria Math" w:eastAsia="MS Mincho" w:hAnsi="Cambria Math"/>
                <w:lang w:eastAsia="ja-JP"/>
              </w:rPr>
              <m:t>n</m:t>
            </m:r>
          </m:sub>
          <m:sup/>
          <m:e>
            <m:r>
              <w:rPr>
                <w:rFonts w:ascii="Cambria Math" w:eastAsia="MS Mincho" w:hAnsi="Cambria Math"/>
                <w:lang w:eastAsia="ja-JP"/>
              </w:rPr>
              <m:t>(x</m:t>
            </m:r>
            <m:d>
              <m:dPr>
                <m:begChr m:val="["/>
                <m:endChr m:val="]"/>
                <m:ctrlPr>
                  <w:rPr>
                    <w:rFonts w:ascii="Cambria Math" w:eastAsia="MS Mincho" w:hAnsi="Cambria Math"/>
                    <w:lang w:eastAsia="ja-JP"/>
                  </w:rPr>
                </m:ctrlPr>
              </m:dPr>
              <m:e>
                <m:r>
                  <w:rPr>
                    <w:rFonts w:ascii="Cambria Math" w:eastAsia="MS Mincho" w:hAnsi="Cambria Math"/>
                    <w:lang w:eastAsia="ja-JP"/>
                  </w:rPr>
                  <m:t>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r>
                  <w:rPr>
                    <w:rFonts w:ascii="Cambria Math" w:eastAsia="MS Mincho" w:hAnsi="Cambria Math"/>
                    <w:lang w:eastAsia="ja-JP"/>
                  </w:rPr>
                  <m:t>n</m:t>
                </m:r>
                <m:r>
                  <m:rPr>
                    <m:sty m:val="p"/>
                  </m:rPr>
                  <w:rPr>
                    <w:rFonts w:ascii="Cambria Math" w:eastAsia="MS Mincho" w:hAnsi="Cambria Math"/>
                    <w:lang w:eastAsia="ja-JP"/>
                  </w:rPr>
                  <m:t>-</m:t>
                </m:r>
                <m:r>
                  <w:rPr>
                    <w:rFonts w:ascii="Cambria Math" w:eastAsia="MS Mincho" w:hAnsi="Cambria Math"/>
                    <w:lang w:eastAsia="ja-JP"/>
                  </w:rPr>
                  <m:t>τ</m:t>
                </m:r>
              </m:e>
            </m:d>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r>
              <w:rPr>
                <w:rFonts w:ascii="Cambria Math" w:eastAsia="MS Mincho" w:hAnsi="Cambria Math"/>
                <w:lang w:eastAsia="ja-JP"/>
              </w:rPr>
              <m:t>)</m:t>
            </m:r>
          </m:e>
        </m:nary>
      </m:oMath>
      <w:r w:rsidRPr="00635B3A">
        <w:rPr>
          <w:rFonts w:ascii="Times New Roman" w:eastAsia="MS Mincho" w:hAnsi="Times New Roman"/>
          <w:lang w:eastAsia="ja-JP"/>
        </w:rPr>
        <w:t xml:space="preserve"> in delay-Doppler domain</w:t>
      </w:r>
    </w:p>
    <w:p w14:paraId="2085707B" w14:textId="77777777" w:rsidR="00246ADD" w:rsidRPr="00635B3A" w:rsidRDefault="00246ADD" w:rsidP="00246ADD">
      <w:pPr>
        <w:ind w:leftChars="100" w:left="200"/>
        <w:rPr>
          <w:rFonts w:ascii="Times New Roman" w:eastAsia="MS Mincho" w:hAnsi="Times New Roman"/>
          <w:lang w:eastAsia="ja-JP"/>
        </w:rPr>
      </w:pPr>
      <w:r w:rsidRPr="00635B3A">
        <w:rPr>
          <w:rFonts w:ascii="Times New Roman" w:eastAsia="MS Mincho" w:hAnsi="Times New Roman"/>
          <w:lang w:eastAsia="ja-JP"/>
        </w:rPr>
        <w:t xml:space="preserve">where </w:t>
      </w:r>
      <m:oMath>
        <m:r>
          <w:rPr>
            <w:rFonts w:ascii="Cambria Math" w:eastAsia="MS Mincho" w:hAnsi="Cambria Math"/>
            <w:lang w:eastAsia="ja-JP"/>
          </w:rPr>
          <m:t>τ</m:t>
        </m:r>
      </m:oMath>
      <w:r w:rsidRPr="00635B3A">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635B3A">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635B3A">
        <w:rPr>
          <w:rFonts w:ascii="Times New Roman" w:eastAsia="MS Mincho" w:hAnsi="Times New Roman"/>
          <w:lang w:eastAsia="ja-JP"/>
        </w:rPr>
        <w:t xml:space="preserve"> is the sampling interval</w:t>
      </w:r>
    </w:p>
    <w:p w14:paraId="3A38DED3" w14:textId="77777777" w:rsidR="00246ADD" w:rsidRPr="00635B3A" w:rsidRDefault="00246ADD">
      <w:pPr>
        <w:numPr>
          <w:ilvl w:val="0"/>
          <w:numId w:val="255"/>
        </w:numPr>
        <w:tabs>
          <w:tab w:val="clear" w:pos="0"/>
        </w:tabs>
        <w:rPr>
          <w:rFonts w:ascii="Times New Roman" w:eastAsia="MS Mincho" w:hAnsi="Times New Roman"/>
          <w:lang w:eastAsia="ja-JP"/>
        </w:rPr>
      </w:pPr>
      <w:proofErr w:type="spellStart"/>
      <w:r w:rsidRPr="00635B3A">
        <w:rPr>
          <w:rFonts w:ascii="Times New Roman" w:eastAsia="MS Mincho" w:hAnsi="Times New Roman"/>
          <w:lang w:eastAsia="ja-JP"/>
        </w:rPr>
        <w:t>Opt</w:t>
      </w:r>
      <w:proofErr w:type="spellEnd"/>
      <w:r w:rsidRPr="00635B3A">
        <w:rPr>
          <w:rFonts w:ascii="Times New Roman" w:eastAsia="MS Mincho" w:hAnsi="Times New Roman"/>
          <w:lang w:eastAsia="ja-JP"/>
        </w:rPr>
        <w:t xml:space="preserve"> 2.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f>
          <m:fPr>
            <m:ctrlPr>
              <w:rPr>
                <w:rFonts w:ascii="Cambria Math" w:eastAsia="MS Mincho" w:hAnsi="Cambria Math"/>
                <w:i/>
                <w:lang w:eastAsia="ja-JP"/>
              </w:rPr>
            </m:ctrlPr>
          </m:fPr>
          <m:num>
            <m:r>
              <w:rPr>
                <w:rFonts w:ascii="Cambria Math" w:eastAsia="MS Mincho" w:hAnsi="Cambria Math"/>
                <w:lang w:eastAsia="ja-JP"/>
              </w:rPr>
              <m:t>1</m:t>
            </m:r>
          </m:num>
          <m:den>
            <m:r>
              <w:rPr>
                <w:rFonts w:ascii="Cambria Math" w:eastAsia="MS Mincho" w:hAnsi="Cambria Math"/>
                <w:lang w:eastAsia="ja-JP"/>
              </w:rPr>
              <m:t>M</m:t>
            </m:r>
          </m:den>
        </m:f>
        <m:nary>
          <m:naryPr>
            <m:chr m:val="∑"/>
            <m:limLoc m:val="subSup"/>
            <m:ctrlPr>
              <w:rPr>
                <w:rFonts w:ascii="Cambria Math" w:eastAsia="MS Mincho" w:hAnsi="Cambria Math"/>
                <w:lang w:eastAsia="ja-JP"/>
              </w:rPr>
            </m:ctrlPr>
          </m:naryPr>
          <m:sub>
            <m:r>
              <w:rPr>
                <w:rFonts w:ascii="Cambria Math" w:eastAsia="MS Mincho" w:hAnsi="Cambria Math"/>
                <w:lang w:eastAsia="ja-JP"/>
              </w:rPr>
              <m:t>m=0</m:t>
            </m:r>
          </m:sub>
          <m:sup>
            <m:r>
              <w:rPr>
                <w:rFonts w:ascii="Cambria Math" w:eastAsia="MS Mincho" w:hAnsi="Cambria Math"/>
                <w:lang w:eastAsia="ja-JP"/>
              </w:rPr>
              <m:t>M-1</m:t>
            </m:r>
          </m:sup>
          <m:e>
            <m:nary>
              <m:naryPr>
                <m:chr m:val="∑"/>
                <m:limLoc m:val="subSup"/>
                <m:supHide m:val="1"/>
                <m:ctrlPr>
                  <w:rPr>
                    <w:rFonts w:ascii="Cambria Math" w:eastAsia="MS Mincho" w:hAnsi="Cambria Math"/>
                    <w:i/>
                    <w:lang w:eastAsia="ja-JP"/>
                  </w:rPr>
                </m:ctrlPr>
              </m:naryPr>
              <m:sub>
                <m:r>
                  <w:rPr>
                    <w:rFonts w:ascii="Cambria Math" w:eastAsia="MS Mincho" w:hAnsi="Cambria Math"/>
                    <w:lang w:eastAsia="ja-JP"/>
                  </w:rPr>
                  <m:t>n</m:t>
                </m:r>
              </m:sub>
              <m:sup/>
              <m:e>
                <m:r>
                  <w:rPr>
                    <w:rFonts w:ascii="Cambria Math" w:eastAsia="MS Mincho" w:hAnsi="Cambria Math"/>
                    <w:lang w:eastAsia="ja-JP"/>
                  </w:rPr>
                  <m:t>(x</m:t>
                </m:r>
                <m:d>
                  <m:dPr>
                    <m:begChr m:val="["/>
                    <m:endChr m:val="]"/>
                    <m:ctrlPr>
                      <w:rPr>
                        <w:rFonts w:ascii="Cambria Math" w:eastAsia="MS Mincho" w:hAnsi="Cambria Math"/>
                        <w:lang w:eastAsia="ja-JP"/>
                      </w:rPr>
                    </m:ctrlPr>
                  </m:dPr>
                  <m:e>
                    <m:r>
                      <w:rPr>
                        <w:rFonts w:ascii="Cambria Math" w:eastAsia="MS Mincho" w:hAnsi="Cambria Math"/>
                        <w:lang w:eastAsia="ja-JP"/>
                      </w:rPr>
                      <m:t>mQ+n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r>
                      <w:rPr>
                        <w:rFonts w:ascii="Cambria Math" w:eastAsia="MS Mincho" w:hAnsi="Cambria Math"/>
                        <w:lang w:eastAsia="ja-JP"/>
                      </w:rPr>
                      <m:t>mQ+n</m:t>
                    </m:r>
                    <m:r>
                      <m:rPr>
                        <m:sty m:val="p"/>
                      </m:rPr>
                      <w:rPr>
                        <w:rFonts w:ascii="Cambria Math" w:eastAsia="MS Mincho" w:hAnsi="Cambria Math"/>
                        <w:lang w:eastAsia="ja-JP"/>
                      </w:rPr>
                      <m:t>-</m:t>
                    </m:r>
                    <m:r>
                      <w:rPr>
                        <w:rFonts w:ascii="Cambria Math" w:eastAsia="MS Mincho" w:hAnsi="Cambria Math"/>
                        <w:lang w:eastAsia="ja-JP"/>
                      </w:rPr>
                      <m:t>τ</m:t>
                    </m:r>
                  </m:e>
                </m:d>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j2πν(mQ+n)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r>
                  <w:rPr>
                    <w:rFonts w:ascii="Cambria Math" w:eastAsia="MS Mincho" w:hAnsi="Cambria Math"/>
                    <w:lang w:eastAsia="ja-JP"/>
                  </w:rPr>
                  <m:t>)</m:t>
                </m:r>
              </m:e>
            </m:nary>
          </m:e>
        </m:nary>
      </m:oMath>
      <w:r w:rsidRPr="00635B3A">
        <w:rPr>
          <w:rFonts w:ascii="Times New Roman" w:eastAsia="MS Mincho" w:hAnsi="Times New Roman"/>
          <w:lang w:eastAsia="ja-JP"/>
        </w:rPr>
        <w:t xml:space="preserve"> in delay-Doppler domain, </w:t>
      </w:r>
    </w:p>
    <w:p w14:paraId="32C90AB6" w14:textId="77777777" w:rsidR="00246ADD" w:rsidRPr="00635B3A" w:rsidRDefault="00246ADD" w:rsidP="00246ADD">
      <w:pPr>
        <w:ind w:leftChars="100" w:left="200"/>
        <w:rPr>
          <w:rFonts w:ascii="Times New Roman" w:eastAsia="MS Mincho" w:hAnsi="Times New Roman"/>
          <w:lang w:eastAsia="ja-JP"/>
        </w:rPr>
      </w:pPr>
      <w:r w:rsidRPr="00635B3A">
        <w:rPr>
          <w:rFonts w:ascii="Times New Roman" w:eastAsia="MS Mincho" w:hAnsi="Times New Roman"/>
          <w:lang w:eastAsia="ja-JP"/>
        </w:rPr>
        <w:t xml:space="preserve">where </w:t>
      </w:r>
      <m:oMath>
        <m:r>
          <w:rPr>
            <w:rFonts w:ascii="Cambria Math" w:eastAsia="MS Mincho" w:hAnsi="Cambria Math"/>
            <w:lang w:eastAsia="ja-JP"/>
          </w:rPr>
          <m:t>τ</m:t>
        </m:r>
      </m:oMath>
      <w:r w:rsidRPr="00635B3A">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635B3A">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635B3A">
        <w:rPr>
          <w:rFonts w:ascii="Times New Roman" w:eastAsia="MS Mincho" w:hAnsi="Times New Roman"/>
          <w:lang w:eastAsia="ja-JP"/>
        </w:rPr>
        <w:t xml:space="preserve"> is the sampling interval, </w:t>
      </w:r>
      <m:oMath>
        <m:r>
          <w:rPr>
            <w:rFonts w:ascii="Cambria Math" w:eastAsia="MS Mincho" w:hAnsi="Cambria Math"/>
            <w:lang w:eastAsia="ja-JP"/>
          </w:rPr>
          <m:t>Q=</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r>
          <m:rPr>
            <m:sty m:val="p"/>
          </m:rPr>
          <w:rPr>
            <w:rFonts w:ascii="Cambria Math" w:eastAsia="MS Mincho" w:hAnsi="Cambria Math"/>
            <w:lang w:eastAsia="ja-JP"/>
          </w:rPr>
          <m:t>+</m:t>
        </m:r>
        <m:r>
          <w:rPr>
            <w:rFonts w:ascii="Cambria Math" w:eastAsia="MS Mincho" w:hAnsi="Cambria Math"/>
            <w:lang w:eastAsia="ja-JP"/>
          </w:rPr>
          <m:t>N</m:t>
        </m:r>
      </m:oMath>
      <w:r w:rsidRPr="00635B3A">
        <w:rPr>
          <w:rFonts w:ascii="Times New Roman" w:eastAsia="MS Mincho" w:hAnsi="Times New Roman"/>
          <w:lang w:eastAsia="ja-JP"/>
        </w:rPr>
        <w:t xml:space="preserve">, </w:t>
      </w:r>
      <m:oMath>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oMath>
      <w:r w:rsidRPr="00635B3A">
        <w:rPr>
          <w:rFonts w:ascii="Times New Roman" w:eastAsia="MS Mincho" w:hAnsi="Times New Roman"/>
          <w:lang w:eastAsia="ja-JP"/>
        </w:rPr>
        <w:t xml:space="preserve"> is the number of samples in CP, </w:t>
      </w:r>
      <w:r w:rsidRPr="00635B3A">
        <w:rPr>
          <w:rFonts w:ascii="Times New Roman" w:eastAsia="MS Mincho" w:hAnsi="Times New Roman"/>
          <w:i/>
          <w:iCs/>
          <w:lang w:eastAsia="ja-JP"/>
        </w:rPr>
        <w:t>N</w:t>
      </w:r>
      <w:r w:rsidRPr="00635B3A">
        <w:rPr>
          <w:rFonts w:ascii="Times New Roman" w:eastAsia="MS Mincho" w:hAnsi="Times New Roman"/>
          <w:lang w:eastAsia="ja-JP"/>
        </w:rPr>
        <w:t xml:space="preserve"> is the number of samples in OFDM symbol without CP, </w:t>
      </w:r>
      <w:r w:rsidRPr="00635B3A">
        <w:rPr>
          <w:rFonts w:ascii="Times New Roman" w:eastAsia="MS Mincho" w:hAnsi="Times New Roman"/>
          <w:i/>
          <w:iCs/>
          <w:lang w:eastAsia="ja-JP"/>
        </w:rPr>
        <w:t>M</w:t>
      </w:r>
      <w:r w:rsidRPr="00635B3A">
        <w:rPr>
          <w:rFonts w:ascii="Times New Roman" w:eastAsia="MS Mincho" w:hAnsi="Times New Roman"/>
          <w:lang w:eastAsia="ja-JP"/>
        </w:rPr>
        <w:t xml:space="preserve"> is the number of OFDM symbols.</w:t>
      </w:r>
    </w:p>
    <w:p w14:paraId="65ACBB96" w14:textId="77777777" w:rsidR="00246ADD" w:rsidRDefault="00246ADD" w:rsidP="00246ADD">
      <w:pPr>
        <w:rPr>
          <w:rFonts w:ascii="Times New Roman" w:eastAsia="MS Mincho" w:hAnsi="Times New Roman"/>
          <w:lang w:eastAsia="ja-JP"/>
        </w:rPr>
      </w:pPr>
    </w:p>
    <w:p w14:paraId="2EA550AB" w14:textId="77777777" w:rsidR="00246ADD" w:rsidRPr="00635B3A" w:rsidRDefault="00246ADD" w:rsidP="00246ADD">
      <w:pPr>
        <w:rPr>
          <w:rFonts w:ascii="Times New Roman" w:eastAsia="MS Mincho" w:hAnsi="Times New Roman"/>
          <w:lang w:eastAsia="ja-JP"/>
        </w:rPr>
      </w:pPr>
      <w:r w:rsidRPr="00635B3A">
        <w:rPr>
          <w:rFonts w:ascii="Times New Roman" w:eastAsia="MS Mincho" w:hAnsi="Times New Roman"/>
          <w:lang w:eastAsia="ja-JP"/>
        </w:rPr>
        <w:t>Circular Amb</w:t>
      </w:r>
      <w:r>
        <w:rPr>
          <w:rFonts w:ascii="Times New Roman" w:eastAsia="MS Mincho" w:hAnsi="Times New Roman" w:hint="eastAsia"/>
          <w:lang w:eastAsia="ja-JP"/>
        </w:rPr>
        <w:t>i</w:t>
      </w:r>
      <w:r w:rsidRPr="00635B3A">
        <w:rPr>
          <w:rFonts w:ascii="Times New Roman" w:eastAsia="MS Mincho" w:hAnsi="Times New Roman"/>
          <w:lang w:eastAsia="ja-JP"/>
        </w:rPr>
        <w:t>guity Function</w:t>
      </w:r>
      <w:r>
        <w:rPr>
          <w:rFonts w:ascii="Times New Roman" w:eastAsia="MS Mincho" w:hAnsi="Times New Roman" w:hint="eastAsia"/>
          <w:lang w:eastAsia="ja-JP"/>
        </w:rPr>
        <w:t xml:space="preserve"> </w:t>
      </w:r>
      <w:r w:rsidRPr="00635B3A">
        <w:rPr>
          <w:rFonts w:ascii="Times New Roman" w:eastAsia="MS Mincho" w:hAnsi="Times New Roman"/>
          <w:lang w:eastAsia="ja-JP"/>
        </w:rPr>
        <w:t>(AF) is defined as:</w:t>
      </w:r>
    </w:p>
    <w:p w14:paraId="17148E89" w14:textId="77777777" w:rsidR="00246ADD" w:rsidRPr="00635B3A" w:rsidRDefault="00246ADD">
      <w:pPr>
        <w:numPr>
          <w:ilvl w:val="0"/>
          <w:numId w:val="255"/>
        </w:numPr>
        <w:tabs>
          <w:tab w:val="clear" w:pos="0"/>
        </w:tabs>
        <w:rPr>
          <w:rFonts w:ascii="Times New Roman" w:eastAsia="MS Mincho" w:hAnsi="Times New Roman"/>
          <w:lang w:eastAsia="ja-JP"/>
        </w:rPr>
      </w:pPr>
      <w:proofErr w:type="spellStart"/>
      <w:r w:rsidRPr="00635B3A">
        <w:rPr>
          <w:rFonts w:ascii="Times New Roman" w:eastAsia="MS Mincho" w:hAnsi="Times New Roman"/>
          <w:lang w:eastAsia="ja-JP"/>
        </w:rPr>
        <w:t>Opt</w:t>
      </w:r>
      <w:proofErr w:type="spellEnd"/>
      <w:r w:rsidRPr="00635B3A">
        <w:rPr>
          <w:rFonts w:ascii="Times New Roman" w:eastAsia="MS Mincho" w:hAnsi="Times New Roman"/>
          <w:lang w:eastAsia="ja-JP"/>
        </w:rPr>
        <w:t xml:space="preserve"> 1.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nary>
          <m:naryPr>
            <m:chr m:val="∑"/>
            <m:limLoc m:val="subSup"/>
            <m:ctrlPr>
              <w:rPr>
                <w:rFonts w:ascii="Cambria Math" w:eastAsia="MS Mincho" w:hAnsi="Cambria Math"/>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r>
              <w:rPr>
                <w:rFonts w:ascii="Cambria Math" w:eastAsia="MS Mincho" w:hAnsi="Cambria Math"/>
                <w:lang w:eastAsia="ja-JP"/>
              </w:rPr>
              <m:t>(x</m:t>
            </m:r>
            <m:d>
              <m:dPr>
                <m:begChr m:val="["/>
                <m:endChr m:val="]"/>
                <m:ctrlPr>
                  <w:rPr>
                    <w:rFonts w:ascii="Cambria Math" w:eastAsia="MS Mincho" w:hAnsi="Cambria Math"/>
                    <w:lang w:eastAsia="ja-JP"/>
                  </w:rPr>
                </m:ctrlPr>
              </m:dPr>
              <m:e>
                <m:r>
                  <w:rPr>
                    <w:rFonts w:ascii="Cambria Math" w:eastAsia="MS Mincho" w:hAnsi="Cambria Math"/>
                    <w:lang w:eastAsia="ja-JP"/>
                  </w:rPr>
                  <m:t>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d>
                  <m:dPr>
                    <m:ctrlPr>
                      <w:rPr>
                        <w:rFonts w:ascii="Cambria Math" w:eastAsia="MS Mincho" w:hAnsi="Cambria Math"/>
                        <w:i/>
                        <w:lang w:eastAsia="ja-JP"/>
                      </w:rPr>
                    </m:ctrlPr>
                  </m:dPr>
                  <m:e>
                    <m:r>
                      <w:rPr>
                        <w:rFonts w:ascii="Cambria Math" w:eastAsia="MS Mincho" w:hAnsi="Cambria Math"/>
                        <w:lang w:eastAsia="ja-JP"/>
                      </w:rPr>
                      <m:t>n</m:t>
                    </m:r>
                    <m:r>
                      <m:rPr>
                        <m:sty m:val="p"/>
                      </m:rPr>
                      <w:rPr>
                        <w:rFonts w:ascii="Cambria Math" w:eastAsia="MS Mincho" w:hAnsi="Cambria Math"/>
                        <w:lang w:eastAsia="ja-JP"/>
                      </w:rPr>
                      <m:t>-</m:t>
                    </m:r>
                    <m:r>
                      <w:rPr>
                        <w:rFonts w:ascii="Cambria Math" w:eastAsia="MS Mincho" w:hAnsi="Cambria Math"/>
                        <w:lang w:eastAsia="ja-JP"/>
                      </w:rPr>
                      <m:t>τ</m:t>
                    </m:r>
                  </m:e>
                </m:d>
                <m:r>
                  <m:rPr>
                    <m:sty m:val="p"/>
                  </m:rPr>
                  <w:rPr>
                    <w:rFonts w:ascii="Cambria Math" w:eastAsia="MS Mincho" w:hAnsi="Cambria Math"/>
                    <w:lang w:val="en-US" w:eastAsia="ja-JP"/>
                  </w:rPr>
                  <m:t>mod N</m:t>
                </m:r>
              </m:e>
            </m:d>
            <m:r>
              <w:rPr>
                <w:rFonts w:ascii="Cambria Math" w:eastAsia="MS Mincho" w:hAnsi="Cambria Math"/>
                <w:lang w:eastAsia="ja-JP"/>
              </w:rPr>
              <m:t>)</m:t>
            </m:r>
          </m:e>
        </m:nary>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oMath>
      <w:r w:rsidRPr="00635B3A">
        <w:rPr>
          <w:rFonts w:ascii="Times New Roman" w:eastAsia="MS Mincho" w:hAnsi="Times New Roman"/>
          <w:lang w:eastAsia="ja-JP"/>
        </w:rPr>
        <w:t xml:space="preserve"> in delay-Doppler domain,</w:t>
      </w:r>
    </w:p>
    <w:p w14:paraId="0AACCC27" w14:textId="77777777" w:rsidR="00246ADD" w:rsidRPr="00635B3A" w:rsidRDefault="00246ADD" w:rsidP="00246ADD">
      <w:pPr>
        <w:ind w:leftChars="100" w:left="200"/>
        <w:rPr>
          <w:rFonts w:ascii="Times New Roman" w:eastAsia="MS Mincho" w:hAnsi="Times New Roman"/>
          <w:lang w:eastAsia="ja-JP"/>
        </w:rPr>
      </w:pPr>
      <w:r w:rsidRPr="00635B3A">
        <w:rPr>
          <w:rFonts w:ascii="Times New Roman" w:eastAsia="MS Mincho" w:hAnsi="Times New Roman"/>
          <w:lang w:eastAsia="ja-JP"/>
        </w:rPr>
        <w:t xml:space="preserve">where </w:t>
      </w:r>
      <m:oMath>
        <m:r>
          <w:rPr>
            <w:rFonts w:ascii="Cambria Math" w:eastAsia="MS Mincho" w:hAnsi="Cambria Math"/>
            <w:lang w:eastAsia="ja-JP"/>
          </w:rPr>
          <m:t>τ</m:t>
        </m:r>
      </m:oMath>
      <w:r w:rsidRPr="00635B3A">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635B3A">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635B3A">
        <w:rPr>
          <w:rFonts w:ascii="Times New Roman" w:eastAsia="MS Mincho" w:hAnsi="Times New Roman"/>
          <w:lang w:eastAsia="ja-JP"/>
        </w:rPr>
        <w:t xml:space="preserve"> is the sampling interval, </w:t>
      </w:r>
      <w:r w:rsidRPr="00635B3A">
        <w:rPr>
          <w:rFonts w:ascii="Times New Roman" w:eastAsia="MS Mincho" w:hAnsi="Times New Roman"/>
          <w:i/>
          <w:iCs/>
          <w:lang w:eastAsia="ja-JP"/>
        </w:rPr>
        <w:t>N</w:t>
      </w:r>
      <w:r w:rsidRPr="00635B3A">
        <w:rPr>
          <w:rFonts w:ascii="Times New Roman" w:eastAsia="MS Mincho" w:hAnsi="Times New Roman"/>
          <w:lang w:eastAsia="ja-JP"/>
        </w:rPr>
        <w:t xml:space="preserve"> is the number of samples in OFDM symbol without CP</w:t>
      </w:r>
    </w:p>
    <w:p w14:paraId="2220B85B" w14:textId="77777777" w:rsidR="00246ADD" w:rsidRPr="00635B3A" w:rsidRDefault="00246ADD">
      <w:pPr>
        <w:numPr>
          <w:ilvl w:val="0"/>
          <w:numId w:val="255"/>
        </w:numPr>
        <w:tabs>
          <w:tab w:val="clear" w:pos="0"/>
        </w:tabs>
        <w:rPr>
          <w:rFonts w:ascii="Times New Roman" w:eastAsia="MS Mincho" w:hAnsi="Times New Roman"/>
          <w:iCs/>
          <w:lang w:eastAsia="ja-JP"/>
        </w:rPr>
      </w:pPr>
      <w:proofErr w:type="spellStart"/>
      <w:r w:rsidRPr="00635B3A">
        <w:rPr>
          <w:rFonts w:ascii="Times New Roman" w:eastAsia="MS Mincho" w:hAnsi="Times New Roman"/>
          <w:lang w:eastAsia="ja-JP"/>
        </w:rPr>
        <w:t>Opt</w:t>
      </w:r>
      <w:proofErr w:type="spellEnd"/>
      <w:r w:rsidRPr="00635B3A">
        <w:rPr>
          <w:rFonts w:ascii="Times New Roman" w:eastAsia="MS Mincho" w:hAnsi="Times New Roman"/>
          <w:lang w:eastAsia="ja-JP"/>
        </w:rPr>
        <w:t xml:space="preserve"> 2a. </w:t>
      </w:r>
      <m:oMath>
        <m:sSup>
          <m:sSupPr>
            <m:ctrlPr>
              <w:rPr>
                <w:rFonts w:ascii="Cambria Math" w:eastAsia="MS Mincho" w:hAnsi="Cambria Math"/>
                <w:i/>
                <w:iCs/>
                <w:lang w:eastAsia="ja-JP"/>
              </w:rPr>
            </m:ctrlPr>
          </m:sSupPr>
          <m:e>
            <m:r>
              <w:rPr>
                <w:rFonts w:ascii="Cambria Math" w:eastAsia="MS Mincho" w:hAnsi="Cambria Math"/>
                <w:lang w:eastAsia="ja-JP"/>
              </w:rPr>
              <m:t>χ</m:t>
            </m:r>
          </m:e>
          <m:sup>
            <m:d>
              <m:dPr>
                <m:ctrlPr>
                  <w:rPr>
                    <w:rFonts w:ascii="Cambria Math" w:eastAsia="MS Mincho" w:hAnsi="Cambria Math"/>
                    <w:i/>
                    <w:iCs/>
                    <w:lang w:eastAsia="ja-JP"/>
                  </w:rPr>
                </m:ctrlPr>
              </m:dPr>
              <m:e>
                <m:r>
                  <w:rPr>
                    <w:rFonts w:ascii="Cambria Math" w:eastAsia="MS Mincho" w:hAnsi="Cambria Math"/>
                    <w:lang w:eastAsia="ja-JP"/>
                  </w:rPr>
                  <m:t>d</m:t>
                </m:r>
              </m:e>
            </m:d>
          </m:sup>
        </m:sSup>
        <m:d>
          <m:dPr>
            <m:ctrlPr>
              <w:rPr>
                <w:rFonts w:ascii="Cambria Math" w:eastAsia="MS Mincho" w:hAnsi="Cambria Math"/>
                <w:iCs/>
                <w:lang w:eastAsia="ja-JP"/>
              </w:rPr>
            </m:ctrlPr>
          </m:dPr>
          <m:e>
            <m:r>
              <m:rPr>
                <m:scr m:val="script"/>
                <m:sty m:val="p"/>
              </m:rPr>
              <w:rPr>
                <w:rFonts w:ascii="Cambria Math" w:eastAsia="MS Mincho" w:hAnsi="Cambria Math"/>
                <w:lang w:eastAsia="ja-JP"/>
              </w:rPr>
              <m:t>l</m:t>
            </m:r>
            <m:r>
              <w:rPr>
                <w:rFonts w:ascii="Cambria Math" w:eastAsia="MS Mincho" w:hAnsi="Cambria Math"/>
                <w:lang w:eastAsia="ja-JP"/>
              </w:rPr>
              <m:t>,p</m:t>
            </m:r>
          </m:e>
        </m:d>
        <m:r>
          <w:rPr>
            <w:rFonts w:ascii="Cambria Math" w:eastAsia="MS Mincho" w:hAnsi="Cambria Math"/>
            <w:lang w:eastAsia="ja-JP"/>
          </w:rPr>
          <m:t>=</m:t>
        </m:r>
        <m:f>
          <m:fPr>
            <m:ctrlPr>
              <w:rPr>
                <w:rFonts w:ascii="Cambria Math" w:eastAsia="MS Mincho" w:hAnsi="Cambria Math"/>
                <w:i/>
                <w:lang w:eastAsia="ja-JP"/>
              </w:rPr>
            </m:ctrlPr>
          </m:fPr>
          <m:num>
            <m:r>
              <w:rPr>
                <w:rFonts w:ascii="Cambria Math" w:eastAsia="MS Mincho" w:hAnsi="Cambria Math"/>
                <w:lang w:eastAsia="ja-JP"/>
              </w:rPr>
              <m:t>1</m:t>
            </m:r>
          </m:num>
          <m:den>
            <m:r>
              <w:rPr>
                <w:rFonts w:ascii="Cambria Math" w:eastAsia="MS Mincho" w:hAnsi="Cambria Math"/>
                <w:lang w:eastAsia="ja-JP"/>
              </w:rPr>
              <m:t>M</m:t>
            </m:r>
          </m:den>
        </m:f>
        <m:limLow>
          <m:limLowPr>
            <m:ctrlPr>
              <w:rPr>
                <w:rFonts w:ascii="Cambria Math" w:eastAsia="MS Mincho" w:hAnsi="Cambria Math"/>
                <w:i/>
                <w:iCs/>
                <w:lang w:eastAsia="ja-JP"/>
              </w:rPr>
            </m:ctrlPr>
          </m:limLowPr>
          <m:e>
            <m:groupChr>
              <m:groupChrPr>
                <m:ctrlPr>
                  <w:rPr>
                    <w:rFonts w:ascii="Cambria Math" w:eastAsia="MS Mincho" w:hAnsi="Cambria Math"/>
                    <w:i/>
                    <w:iCs/>
                    <w:lang w:eastAsia="ja-JP"/>
                  </w:rPr>
                </m:ctrlPr>
              </m:groupChrPr>
              <m:e>
                <m:sSup>
                  <m:sSupPr>
                    <m:ctrlPr>
                      <w:rPr>
                        <w:rFonts w:ascii="Cambria Math" w:eastAsia="MS Mincho" w:hAnsi="Cambria Math"/>
                        <w:i/>
                        <w:iCs/>
                        <w:lang w:eastAsia="ja-JP"/>
                      </w:rPr>
                    </m:ctrlPr>
                  </m:sSupPr>
                  <m:e>
                    <m:r>
                      <w:rPr>
                        <w:rFonts w:ascii="Cambria Math" w:eastAsia="MS Mincho" w:hAnsi="Cambria Math"/>
                        <w:lang w:eastAsia="ja-JP"/>
                      </w:rPr>
                      <m:t>e</m:t>
                    </m:r>
                  </m:e>
                  <m:sup>
                    <m:r>
                      <w:rPr>
                        <w:rFonts w:ascii="Cambria Math" w:eastAsia="MS Mincho" w:hAnsi="Cambria Math"/>
                        <w:lang w:eastAsia="ja-JP"/>
                      </w:rPr>
                      <m:t>-j2π</m:t>
                    </m:r>
                    <m:f>
                      <m:fPr>
                        <m:ctrlPr>
                          <w:rPr>
                            <w:rFonts w:ascii="Cambria Math" w:eastAsia="MS Mincho" w:hAnsi="Cambria Math"/>
                            <w:i/>
                            <w:iCs/>
                            <w:lang w:eastAsia="ja-JP"/>
                          </w:rPr>
                        </m:ctrlPr>
                      </m:fPr>
                      <m:num>
                        <m:r>
                          <w:rPr>
                            <w:rFonts w:ascii="Cambria Math" w:eastAsia="MS Mincho" w:hAnsi="Cambria Math"/>
                            <w:lang w:eastAsia="ja-JP"/>
                          </w:rPr>
                          <m:t>p</m:t>
                        </m:r>
                      </m:num>
                      <m:den>
                        <m:r>
                          <w:rPr>
                            <w:rFonts w:ascii="Cambria Math" w:eastAsia="MS Mincho" w:hAnsi="Cambria Math"/>
                            <w:lang w:eastAsia="ja-JP"/>
                          </w:rPr>
                          <m:t>MN</m:t>
                        </m:r>
                      </m:den>
                    </m:f>
                    <m:d>
                      <m:dPr>
                        <m:ctrlPr>
                          <w:rPr>
                            <w:rFonts w:ascii="Cambria Math" w:eastAsia="MS Mincho" w:hAnsi="Cambria Math"/>
                            <w:iCs/>
                            <w:lang w:eastAsia="ja-JP"/>
                          </w:rPr>
                        </m:ctrlPr>
                      </m:dPr>
                      <m:e>
                        <m:r>
                          <m:rPr>
                            <m:scr m:val="script"/>
                            <m:sty m:val="p"/>
                          </m:rPr>
                          <w:rPr>
                            <w:rFonts w:ascii="Cambria Math" w:eastAsia="MS Mincho" w:hAnsi="Cambria Math"/>
                            <w:lang w:eastAsia="ja-JP"/>
                          </w:rPr>
                          <m:t>l</m:t>
                        </m:r>
                        <m:r>
                          <w:rPr>
                            <w:rFonts w:ascii="Cambria Math" w:eastAsia="MS Mincho" w:hAnsi="Cambria Math"/>
                            <w:lang w:eastAsia="ja-JP"/>
                          </w:rPr>
                          <m:t>+</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e>
                    </m:d>
                  </m:sup>
                </m:sSup>
              </m:e>
            </m:groupChr>
          </m:e>
          <m:lim>
            <m:r>
              <m:rPr>
                <m:sty m:val="p"/>
              </m:rPr>
              <w:rPr>
                <w:rFonts w:ascii="Cambria Math" w:eastAsia="MS Mincho" w:hAnsi="Cambria Math"/>
                <w:lang w:eastAsia="ja-JP"/>
              </w:rPr>
              <m:t>common phase</m:t>
            </m:r>
          </m:lim>
        </m:limLow>
        <m:nary>
          <m:naryPr>
            <m:chr m:val="∑"/>
            <m:ctrlPr>
              <w:rPr>
                <w:rFonts w:ascii="Cambria Math" w:eastAsia="MS Mincho" w:hAnsi="Cambria Math"/>
                <w:i/>
                <w:iCs/>
                <w:lang w:eastAsia="ja-JP"/>
              </w:rPr>
            </m:ctrlPr>
          </m:naryPr>
          <m:sub>
            <m:r>
              <w:rPr>
                <w:rFonts w:ascii="Cambria Math" w:eastAsia="MS Mincho" w:hAnsi="Cambria Math"/>
                <w:lang w:eastAsia="ja-JP"/>
              </w:rPr>
              <m:t>m=0</m:t>
            </m:r>
          </m:sub>
          <m:sup>
            <m:r>
              <w:rPr>
                <w:rFonts w:ascii="Cambria Math" w:eastAsia="MS Mincho" w:hAnsi="Cambria Math"/>
                <w:lang w:eastAsia="ja-JP"/>
              </w:rPr>
              <m:t>M-1</m:t>
            </m:r>
          </m:sup>
          <m:e>
            <m:sSup>
              <m:sSupPr>
                <m:ctrlPr>
                  <w:rPr>
                    <w:rFonts w:ascii="Cambria Math" w:eastAsia="MS Mincho" w:hAnsi="Cambria Math"/>
                    <w:i/>
                    <w:iCs/>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m:t>
                </m:r>
                <m:r>
                  <m:rPr>
                    <m:sty m:val="p"/>
                  </m:rPr>
                  <w:rPr>
                    <w:rFonts w:ascii="Cambria Math" w:eastAsia="MS Mincho" w:hAnsi="Cambria Math"/>
                    <w:lang w:eastAsia="ja-JP"/>
                  </w:rPr>
                  <m:t>2</m:t>
                </m:r>
                <m:r>
                  <w:rPr>
                    <w:rFonts w:ascii="Cambria Math" w:eastAsia="MS Mincho" w:hAnsi="Cambria Math"/>
                    <w:lang w:eastAsia="ja-JP"/>
                  </w:rPr>
                  <m:t>π</m:t>
                </m:r>
                <m:f>
                  <m:fPr>
                    <m:ctrlPr>
                      <w:rPr>
                        <w:rFonts w:ascii="Cambria Math" w:eastAsia="MS Mincho" w:hAnsi="Cambria Math"/>
                        <w:i/>
                        <w:iCs/>
                        <w:lang w:eastAsia="ja-JP"/>
                      </w:rPr>
                    </m:ctrlPr>
                  </m:fPr>
                  <m:num>
                    <m:r>
                      <w:rPr>
                        <w:rFonts w:ascii="Cambria Math" w:eastAsia="MS Mincho" w:hAnsi="Cambria Math"/>
                        <w:lang w:eastAsia="ja-JP"/>
                      </w:rPr>
                      <m:t>pQ</m:t>
                    </m:r>
                  </m:num>
                  <m:den>
                    <m:r>
                      <w:rPr>
                        <w:rFonts w:ascii="Cambria Math" w:eastAsia="MS Mincho" w:hAnsi="Cambria Math"/>
                        <w:lang w:eastAsia="ja-JP"/>
                      </w:rPr>
                      <m:t>MN</m:t>
                    </m:r>
                  </m:den>
                </m:f>
                <m:r>
                  <w:rPr>
                    <w:rFonts w:ascii="Cambria Math" w:eastAsia="MS Mincho" w:hAnsi="Cambria Math"/>
                    <w:lang w:eastAsia="ja-JP"/>
                  </w:rPr>
                  <m:t>m</m:t>
                </m:r>
              </m:sup>
            </m:sSup>
            <m:nary>
              <m:naryPr>
                <m:chr m:val="∑"/>
                <m:ctrlPr>
                  <w:rPr>
                    <w:rFonts w:ascii="Cambria Math" w:eastAsia="MS Mincho" w:hAnsi="Cambria Math"/>
                    <w:i/>
                    <w:iCs/>
                    <w:lang w:eastAsia="ja-JP"/>
                  </w:rPr>
                </m:ctrlPr>
              </m:naryPr>
              <m:sub>
                <m:r>
                  <w:rPr>
                    <w:rFonts w:ascii="Cambria Math" w:eastAsia="MS Mincho" w:hAnsi="Cambria Math"/>
                    <w:lang w:eastAsia="ja-JP"/>
                  </w:rPr>
                  <m:t>k=0</m:t>
                </m:r>
              </m:sub>
              <m:sup>
                <m:r>
                  <w:rPr>
                    <w:rFonts w:ascii="Cambria Math" w:eastAsia="MS Mincho" w:hAnsi="Cambria Math"/>
                    <w:lang w:eastAsia="ja-JP"/>
                  </w:rPr>
                  <m:t>N-1</m:t>
                </m:r>
              </m:sup>
              <m:e>
                <m:limLow>
                  <m:limLowPr>
                    <m:ctrlPr>
                      <w:rPr>
                        <w:rFonts w:ascii="Cambria Math" w:eastAsia="MS Mincho" w:hAnsi="Cambria Math"/>
                        <w:i/>
                        <w:iCs/>
                        <w:lang w:eastAsia="ja-JP"/>
                      </w:rPr>
                    </m:ctrlPr>
                  </m:limLowPr>
                  <m:e>
                    <m:groupChr>
                      <m:groupChrPr>
                        <m:ctrlPr>
                          <w:rPr>
                            <w:rFonts w:ascii="Cambria Math" w:eastAsia="MS Mincho" w:hAnsi="Cambria Math"/>
                            <w:i/>
                            <w:iCs/>
                            <w:lang w:eastAsia="ja-JP"/>
                          </w:rPr>
                        </m:ctrlPr>
                      </m:groupChrPr>
                      <m:e>
                        <m:sSub>
                          <m:sSubPr>
                            <m:ctrlPr>
                              <w:rPr>
                                <w:rFonts w:ascii="Cambria Math" w:eastAsia="MS Mincho" w:hAnsi="Cambria Math"/>
                                <w:i/>
                                <w:iCs/>
                                <w:lang w:eastAsia="ja-JP"/>
                              </w:rPr>
                            </m:ctrlPr>
                          </m:sSubPr>
                          <m:e>
                            <m:r>
                              <w:rPr>
                                <w:rFonts w:ascii="Cambria Math" w:eastAsia="MS Mincho" w:hAnsi="Cambria Math"/>
                                <w:lang w:eastAsia="ja-JP"/>
                              </w:rPr>
                              <m:t>X</m:t>
                            </m:r>
                          </m:e>
                          <m:sub>
                            <m:r>
                              <w:rPr>
                                <w:rFonts w:ascii="Cambria Math" w:eastAsia="MS Mincho" w:hAnsi="Cambria Math"/>
                                <w:lang w:eastAsia="ja-JP"/>
                              </w:rPr>
                              <m:t>m</m:t>
                            </m:r>
                          </m:sub>
                        </m:sSub>
                        <m:d>
                          <m:dPr>
                            <m:begChr m:val="["/>
                            <m:endChr m:val="]"/>
                            <m:ctrlPr>
                              <w:rPr>
                                <w:rFonts w:ascii="Cambria Math" w:eastAsia="MS Mincho" w:hAnsi="Cambria Math"/>
                                <w:i/>
                                <w:iCs/>
                                <w:lang w:eastAsia="ja-JP"/>
                              </w:rPr>
                            </m:ctrlPr>
                          </m:dPr>
                          <m:e>
                            <m:r>
                              <w:rPr>
                                <w:rFonts w:ascii="Cambria Math" w:eastAsia="MS Mincho" w:hAnsi="Cambria Math"/>
                                <w:lang w:eastAsia="ja-JP"/>
                              </w:rPr>
                              <m:t>k</m:t>
                            </m:r>
                          </m:e>
                        </m:d>
                        <m:sSubSup>
                          <m:sSubSupPr>
                            <m:ctrlPr>
                              <w:rPr>
                                <w:rFonts w:ascii="Cambria Math" w:eastAsia="MS Mincho" w:hAnsi="Cambria Math"/>
                                <w:i/>
                                <w:iCs/>
                                <w:lang w:eastAsia="ja-JP"/>
                              </w:rPr>
                            </m:ctrlPr>
                          </m:sSubSupPr>
                          <m:e>
                            <m:r>
                              <w:rPr>
                                <w:rFonts w:ascii="Cambria Math" w:eastAsia="MS Mincho" w:hAnsi="Cambria Math"/>
                                <w:lang w:eastAsia="ja-JP"/>
                              </w:rPr>
                              <m:t>X</m:t>
                            </m:r>
                          </m:e>
                          <m:sub>
                            <m:r>
                              <w:rPr>
                                <w:rFonts w:ascii="Cambria Math" w:eastAsia="MS Mincho" w:hAnsi="Cambria Math"/>
                                <w:lang w:eastAsia="ja-JP"/>
                              </w:rPr>
                              <m:t>m</m:t>
                            </m:r>
                          </m:sub>
                          <m:sup>
                            <m:r>
                              <w:rPr>
                                <w:rFonts w:ascii="Cambria Math" w:eastAsia="MS Mincho" w:hAnsi="Cambria Math"/>
                                <w:lang w:eastAsia="ja-JP"/>
                              </w:rPr>
                              <m:t>*</m:t>
                            </m:r>
                          </m:sup>
                        </m:sSubSup>
                        <m:d>
                          <m:dPr>
                            <m:begChr m:val="["/>
                            <m:endChr m:val="]"/>
                            <m:ctrlPr>
                              <w:rPr>
                                <w:rFonts w:ascii="Cambria Math" w:eastAsia="MS Mincho" w:hAnsi="Cambria Math"/>
                                <w:i/>
                                <w:iCs/>
                                <w:lang w:eastAsia="ja-JP"/>
                              </w:rPr>
                            </m:ctrlPr>
                          </m:dPr>
                          <m:e>
                            <m:r>
                              <w:rPr>
                                <w:rFonts w:ascii="Cambria Math" w:eastAsia="MS Mincho" w:hAnsi="Cambria Math"/>
                                <w:lang w:eastAsia="ja-JP"/>
                              </w:rPr>
                              <m:t>k</m:t>
                            </m:r>
                          </m:e>
                        </m:d>
                      </m:e>
                    </m:groupChr>
                  </m:e>
                  <m:lim>
                    <m:sSub>
                      <m:sSubPr>
                        <m:ctrlPr>
                          <w:rPr>
                            <w:rFonts w:ascii="Cambria Math" w:eastAsia="MS Mincho" w:hAnsi="Cambria Math"/>
                            <w:i/>
                            <w:iCs/>
                            <w:lang w:eastAsia="ja-JP"/>
                          </w:rPr>
                        </m:ctrlPr>
                      </m:sSubPr>
                      <m:e>
                        <m:r>
                          <w:rPr>
                            <w:rFonts w:ascii="Cambria Math" w:eastAsia="MS Mincho" w:hAnsi="Cambria Math"/>
                            <w:lang w:eastAsia="ja-JP"/>
                          </w:rPr>
                          <m:t>R</m:t>
                        </m:r>
                      </m:e>
                      <m:sub>
                        <m:r>
                          <w:rPr>
                            <w:rFonts w:ascii="Cambria Math" w:eastAsia="MS Mincho" w:hAnsi="Cambria Math"/>
                            <w:lang w:eastAsia="ja-JP"/>
                          </w:rPr>
                          <m:t>p</m:t>
                        </m:r>
                      </m:sub>
                    </m:sSub>
                    <m:d>
                      <m:dPr>
                        <m:begChr m:val="["/>
                        <m:endChr m:val="]"/>
                        <m:ctrlPr>
                          <w:rPr>
                            <w:rFonts w:ascii="Cambria Math" w:eastAsia="MS Mincho" w:hAnsi="Cambria Math"/>
                            <w:i/>
                            <w:iCs/>
                            <w:lang w:eastAsia="ja-JP"/>
                          </w:rPr>
                        </m:ctrlPr>
                      </m:dPr>
                      <m:e>
                        <m:r>
                          <w:rPr>
                            <w:rFonts w:ascii="Cambria Math" w:eastAsia="MS Mincho" w:hAnsi="Cambria Math"/>
                            <w:lang w:eastAsia="ja-JP"/>
                          </w:rPr>
                          <m:t>m,k</m:t>
                        </m:r>
                      </m:e>
                    </m:d>
                  </m:lim>
                </m:limLow>
                <m:sSup>
                  <m:sSupPr>
                    <m:ctrlPr>
                      <w:rPr>
                        <w:rFonts w:ascii="Cambria Math" w:eastAsia="MS Mincho" w:hAnsi="Cambria Math"/>
                        <w:i/>
                        <w:iCs/>
                        <w:lang w:eastAsia="ja-JP"/>
                      </w:rPr>
                    </m:ctrlPr>
                  </m:sSupPr>
                  <m:e>
                    <m:r>
                      <w:rPr>
                        <w:rFonts w:ascii="Cambria Math" w:eastAsia="MS Mincho" w:hAnsi="Cambria Math"/>
                        <w:lang w:eastAsia="ja-JP"/>
                      </w:rPr>
                      <m:t>e</m:t>
                    </m:r>
                  </m:e>
                  <m:sup>
                    <m:r>
                      <w:rPr>
                        <w:rFonts w:ascii="Cambria Math" w:eastAsia="MS Mincho" w:hAnsi="Cambria Math"/>
                        <w:lang w:eastAsia="ja-JP"/>
                      </w:rPr>
                      <m:t>j2π</m:t>
                    </m:r>
                    <m:f>
                      <m:fPr>
                        <m:ctrlPr>
                          <w:rPr>
                            <w:rFonts w:ascii="Cambria Math" w:eastAsia="MS Mincho" w:hAnsi="Cambria Math"/>
                            <w:i/>
                            <w:iCs/>
                            <w:lang w:eastAsia="ja-JP"/>
                          </w:rPr>
                        </m:ctrlPr>
                      </m:fPr>
                      <m:num>
                        <m:r>
                          <w:rPr>
                            <w:rFonts w:ascii="Cambria Math" w:eastAsia="MS Mincho" w:hAnsi="Cambria Math"/>
                            <w:lang w:eastAsia="ja-JP"/>
                          </w:rPr>
                          <m:t>k</m:t>
                        </m:r>
                      </m:num>
                      <m:den>
                        <m:r>
                          <w:rPr>
                            <w:rFonts w:ascii="Cambria Math" w:eastAsia="MS Mincho" w:hAnsi="Cambria Math"/>
                            <w:lang w:eastAsia="ja-JP"/>
                          </w:rPr>
                          <m:t>N</m:t>
                        </m:r>
                      </m:den>
                    </m:f>
                    <m:r>
                      <m:rPr>
                        <m:scr m:val="script"/>
                        <m:sty m:val="p"/>
                      </m:rPr>
                      <w:rPr>
                        <w:rFonts w:ascii="Cambria Math" w:eastAsia="MS Mincho" w:hAnsi="Cambria Math"/>
                        <w:lang w:eastAsia="ja-JP"/>
                      </w:rPr>
                      <m:t>l</m:t>
                    </m:r>
                  </m:sup>
                </m:sSup>
              </m:e>
            </m:nary>
          </m:e>
        </m:nary>
      </m:oMath>
      <w:r w:rsidRPr="00635B3A">
        <w:rPr>
          <w:rFonts w:ascii="Times New Roman" w:eastAsia="MS Mincho" w:hAnsi="Times New Roman"/>
          <w:i/>
          <w:iCs/>
          <w:lang w:eastAsia="ja-JP"/>
        </w:rPr>
        <w:t xml:space="preserve"> </w:t>
      </w:r>
    </w:p>
    <w:p w14:paraId="5C4D39C6" w14:textId="77777777" w:rsidR="00246ADD" w:rsidRPr="00635B3A" w:rsidRDefault="00246ADD" w:rsidP="00246ADD">
      <w:pPr>
        <w:ind w:leftChars="100" w:left="200"/>
        <w:rPr>
          <w:rFonts w:ascii="Times New Roman" w:eastAsia="MS Mincho" w:hAnsi="Times New Roman"/>
          <w:lang w:eastAsia="ja-JP"/>
        </w:rPr>
      </w:pPr>
      <w:r w:rsidRPr="00635B3A">
        <w:rPr>
          <w:rFonts w:ascii="Times New Roman" w:eastAsia="MS Mincho" w:hAnsi="Times New Roman"/>
          <w:lang w:eastAsia="ja-JP"/>
        </w:rPr>
        <w:t xml:space="preserve">where </w:t>
      </w:r>
      <w:r w:rsidRPr="00635B3A">
        <w:rPr>
          <w:rFonts w:ascii="Times New Roman" w:eastAsia="MS Mincho" w:hAnsi="Times New Roman"/>
          <w:i/>
          <w:iCs/>
          <w:lang w:eastAsia="ja-JP"/>
        </w:rPr>
        <w:t>p</w:t>
      </w:r>
      <w:r w:rsidRPr="00635B3A">
        <w:rPr>
          <w:rFonts w:ascii="Times New Roman" w:eastAsia="MS Mincho" w:hAnsi="Times New Roman"/>
          <w:lang w:eastAsia="ja-JP"/>
        </w:rPr>
        <w:t xml:space="preserve"> is Doppler index, </w:t>
      </w:r>
      <m:oMath>
        <m:r>
          <m:rPr>
            <m:scr m:val="script"/>
            <m:sty m:val="p"/>
          </m:rPr>
          <w:rPr>
            <w:rFonts w:ascii="Cambria Math" w:eastAsia="MS Mincho" w:hAnsi="Cambria Math"/>
            <w:lang w:eastAsia="ja-JP"/>
          </w:rPr>
          <m:t>l</m:t>
        </m:r>
      </m:oMath>
      <w:r w:rsidRPr="00635B3A">
        <w:rPr>
          <w:rFonts w:ascii="Times New Roman" w:eastAsia="MS Mincho" w:hAnsi="Times New Roman"/>
          <w:lang w:eastAsia="ja-JP"/>
        </w:rPr>
        <w:t xml:space="preserve"> is delay index, </w:t>
      </w:r>
      <m:oMath>
        <m:r>
          <w:rPr>
            <w:rFonts w:ascii="Cambria Math" w:eastAsia="MS Mincho" w:hAnsi="Cambria Math"/>
            <w:lang w:eastAsia="ja-JP"/>
          </w:rPr>
          <m:t>Q=</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r>
          <m:rPr>
            <m:sty m:val="p"/>
          </m:rPr>
          <w:rPr>
            <w:rFonts w:ascii="Cambria Math" w:eastAsia="MS Mincho" w:hAnsi="Cambria Math"/>
            <w:lang w:eastAsia="ja-JP"/>
          </w:rPr>
          <m:t>+</m:t>
        </m:r>
        <m:r>
          <w:rPr>
            <w:rFonts w:ascii="Cambria Math" w:eastAsia="MS Mincho" w:hAnsi="Cambria Math"/>
            <w:lang w:eastAsia="ja-JP"/>
          </w:rPr>
          <m:t>N</m:t>
        </m:r>
      </m:oMath>
      <w:r w:rsidRPr="00635B3A">
        <w:rPr>
          <w:rFonts w:ascii="Times New Roman" w:eastAsia="MS Mincho" w:hAnsi="Times New Roman"/>
          <w:lang w:eastAsia="ja-JP"/>
        </w:rPr>
        <w:t xml:space="preserve">, </w:t>
      </w:r>
      <m:oMath>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oMath>
      <w:r w:rsidRPr="00635B3A">
        <w:rPr>
          <w:rFonts w:ascii="Times New Roman" w:eastAsia="MS Mincho" w:hAnsi="Times New Roman"/>
          <w:lang w:eastAsia="ja-JP"/>
        </w:rPr>
        <w:t xml:space="preserve"> is the number of samples in CP, </w:t>
      </w:r>
      <w:r w:rsidRPr="00635B3A">
        <w:rPr>
          <w:rFonts w:ascii="Times New Roman" w:eastAsia="MS Mincho" w:hAnsi="Times New Roman"/>
          <w:i/>
          <w:iCs/>
          <w:lang w:eastAsia="ja-JP"/>
        </w:rPr>
        <w:t>N</w:t>
      </w:r>
      <w:r w:rsidRPr="00635B3A">
        <w:rPr>
          <w:rFonts w:ascii="Times New Roman" w:eastAsia="MS Mincho" w:hAnsi="Times New Roman"/>
          <w:lang w:eastAsia="ja-JP"/>
        </w:rPr>
        <w:t xml:space="preserve"> is the number of samples in OFDM symbol without CP, </w:t>
      </w:r>
      <w:r w:rsidRPr="00635B3A">
        <w:rPr>
          <w:rFonts w:ascii="Times New Roman" w:eastAsia="MS Mincho" w:hAnsi="Times New Roman"/>
          <w:i/>
          <w:iCs/>
          <w:lang w:eastAsia="ja-JP"/>
        </w:rPr>
        <w:t>M</w:t>
      </w:r>
      <w:r w:rsidRPr="00635B3A">
        <w:rPr>
          <w:rFonts w:ascii="Times New Roman" w:eastAsia="MS Mincho" w:hAnsi="Times New Roman"/>
          <w:lang w:eastAsia="ja-JP"/>
        </w:rPr>
        <w:t xml:space="preserve"> is the number of OFDM symbols, </w:t>
      </w:r>
      <w:r w:rsidRPr="00635B3A">
        <w:rPr>
          <w:rFonts w:ascii="Times New Roman" w:eastAsia="MS Mincho" w:hAnsi="Times New Roman"/>
          <w:i/>
          <w:iCs/>
          <w:lang w:eastAsia="ja-JP"/>
        </w:rPr>
        <w:t>X</w:t>
      </w:r>
      <w:r w:rsidRPr="00635B3A">
        <w:rPr>
          <w:rFonts w:ascii="Times New Roman" w:eastAsia="MS Mincho" w:hAnsi="Times New Roman"/>
          <w:lang w:eastAsia="ja-JP"/>
        </w:rPr>
        <w:t xml:space="preserve"> is the spectrum of </w:t>
      </w:r>
      <w:r w:rsidRPr="00635B3A">
        <w:rPr>
          <w:rFonts w:ascii="Times New Roman" w:eastAsia="MS Mincho" w:hAnsi="Times New Roman"/>
          <w:i/>
          <w:iCs/>
          <w:lang w:eastAsia="ja-JP"/>
        </w:rPr>
        <w:t>x</w:t>
      </w:r>
      <w:r w:rsidRPr="00635B3A">
        <w:rPr>
          <w:rFonts w:ascii="Times New Roman" w:eastAsia="MS Mincho" w:hAnsi="Times New Roman"/>
          <w:lang w:eastAsia="ja-JP"/>
        </w:rPr>
        <w:t>.</w:t>
      </w:r>
    </w:p>
    <w:p w14:paraId="19AE3C0C" w14:textId="77777777" w:rsidR="00246ADD" w:rsidRPr="00635B3A" w:rsidRDefault="00246ADD">
      <w:pPr>
        <w:numPr>
          <w:ilvl w:val="0"/>
          <w:numId w:val="255"/>
        </w:numPr>
        <w:tabs>
          <w:tab w:val="clear" w:pos="0"/>
        </w:tabs>
        <w:rPr>
          <w:rFonts w:ascii="Times New Roman" w:eastAsia="MS Mincho" w:hAnsi="Times New Roman"/>
          <w:lang w:eastAsia="ja-JP"/>
        </w:rPr>
      </w:pPr>
      <w:proofErr w:type="spellStart"/>
      <w:r w:rsidRPr="00635B3A">
        <w:rPr>
          <w:rFonts w:ascii="Times New Roman" w:eastAsia="MS Mincho" w:hAnsi="Times New Roman"/>
          <w:lang w:eastAsia="ja-JP"/>
        </w:rPr>
        <w:t>Opt</w:t>
      </w:r>
      <w:proofErr w:type="spellEnd"/>
      <w:r w:rsidRPr="00635B3A">
        <w:rPr>
          <w:rFonts w:ascii="Times New Roman" w:eastAsia="MS Mincho" w:hAnsi="Times New Roman"/>
          <w:lang w:eastAsia="ja-JP"/>
        </w:rPr>
        <w:t xml:space="preserve"> 2b.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f>
          <m:fPr>
            <m:ctrlPr>
              <w:rPr>
                <w:rFonts w:ascii="Cambria Math" w:eastAsia="MS Mincho" w:hAnsi="Cambria Math"/>
                <w:i/>
                <w:lang w:eastAsia="ja-JP"/>
              </w:rPr>
            </m:ctrlPr>
          </m:fPr>
          <m:num>
            <m:r>
              <w:rPr>
                <w:rFonts w:ascii="Cambria Math" w:eastAsia="MS Mincho" w:hAnsi="Cambria Math"/>
                <w:lang w:eastAsia="ja-JP"/>
              </w:rPr>
              <m:t>1</m:t>
            </m:r>
          </m:num>
          <m:den>
            <m:r>
              <w:rPr>
                <w:rFonts w:ascii="Cambria Math" w:eastAsia="MS Mincho" w:hAnsi="Cambria Math"/>
                <w:lang w:eastAsia="ja-JP"/>
              </w:rPr>
              <m:t>M</m:t>
            </m:r>
          </m:den>
        </m:f>
        <m:nary>
          <m:naryPr>
            <m:chr m:val="∑"/>
            <m:limLoc m:val="subSup"/>
            <m:ctrlPr>
              <w:rPr>
                <w:rFonts w:ascii="Cambria Math" w:eastAsia="MS Mincho" w:hAnsi="Cambria Math"/>
                <w:lang w:eastAsia="ja-JP"/>
              </w:rPr>
            </m:ctrlPr>
          </m:naryPr>
          <m:sub>
            <m:r>
              <w:rPr>
                <w:rFonts w:ascii="Cambria Math" w:eastAsia="MS Mincho" w:hAnsi="Cambria Math"/>
                <w:lang w:eastAsia="ja-JP"/>
              </w:rPr>
              <m:t>m=0</m:t>
            </m:r>
          </m:sub>
          <m:sup>
            <m:r>
              <w:rPr>
                <w:rFonts w:ascii="Cambria Math" w:eastAsia="MS Mincho" w:hAnsi="Cambria Math"/>
                <w:lang w:eastAsia="ja-JP"/>
              </w:rPr>
              <m:t>M-1</m:t>
            </m:r>
          </m:sup>
          <m:e>
            <m:nary>
              <m:naryPr>
                <m:chr m:val="∑"/>
                <m:limLoc m:val="subSup"/>
                <m:ctrlPr>
                  <w:rPr>
                    <w:rFonts w:ascii="Cambria Math" w:eastAsia="MS Mincho" w:hAnsi="Cambria Math"/>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r>
                  <w:rPr>
                    <w:rFonts w:ascii="Cambria Math" w:eastAsia="MS Mincho" w:hAnsi="Cambria Math"/>
                    <w:lang w:eastAsia="ja-JP"/>
                  </w:rPr>
                  <m:t>(x</m:t>
                </m:r>
                <m:d>
                  <m:dPr>
                    <m:begChr m:val="["/>
                    <m:endChr m:val="]"/>
                    <m:ctrlPr>
                      <w:rPr>
                        <w:rFonts w:ascii="Cambria Math" w:eastAsia="MS Mincho" w:hAnsi="Cambria Math"/>
                        <w:lang w:eastAsia="ja-JP"/>
                      </w:rPr>
                    </m:ctrlPr>
                  </m:dPr>
                  <m:e>
                    <m:r>
                      <w:rPr>
                        <w:rFonts w:ascii="Cambria Math" w:eastAsia="MS Mincho" w:hAnsi="Cambria Math"/>
                        <w:lang w:eastAsia="ja-JP"/>
                      </w:rPr>
                      <m:t>mQ+n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r>
                      <w:rPr>
                        <w:rFonts w:ascii="Cambria Math" w:eastAsia="MS Mincho" w:hAnsi="Cambria Math"/>
                        <w:lang w:eastAsia="ja-JP"/>
                      </w:rPr>
                      <m:t>mQ+(n</m:t>
                    </m:r>
                    <m:r>
                      <m:rPr>
                        <m:sty m:val="p"/>
                      </m:rPr>
                      <w:rPr>
                        <w:rFonts w:ascii="Cambria Math" w:eastAsia="MS Mincho" w:hAnsi="Cambria Math"/>
                        <w:lang w:eastAsia="ja-JP"/>
                      </w:rPr>
                      <m:t>-</m:t>
                    </m:r>
                    <m:r>
                      <w:rPr>
                        <w:rFonts w:ascii="Cambria Math" w:eastAsia="MS Mincho" w:hAnsi="Cambria Math"/>
                        <w:lang w:eastAsia="ja-JP"/>
                      </w:rPr>
                      <m:t>τ)</m:t>
                    </m:r>
                    <m:r>
                      <m:rPr>
                        <m:sty m:val="p"/>
                      </m:rPr>
                      <w:rPr>
                        <w:rFonts w:ascii="Cambria Math" w:eastAsia="MS Mincho" w:hAnsi="Cambria Math"/>
                        <w:lang w:val="en-US" w:eastAsia="ja-JP"/>
                      </w:rPr>
                      <m:t>mod N</m:t>
                    </m:r>
                  </m:e>
                </m:d>
                <m:r>
                  <w:rPr>
                    <w:rFonts w:ascii="Cambria Math" w:eastAsia="MS Mincho" w:hAnsi="Cambria Math"/>
                    <w:lang w:eastAsia="ja-JP"/>
                  </w:rPr>
                  <m:t>)</m:t>
                </m:r>
              </m:e>
            </m:nary>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j2πν(mQ+n)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e>
        </m:nary>
      </m:oMath>
      <w:r w:rsidRPr="00635B3A">
        <w:rPr>
          <w:rFonts w:ascii="Times New Roman" w:eastAsia="MS Mincho" w:hAnsi="Times New Roman"/>
          <w:lang w:eastAsia="ja-JP"/>
        </w:rPr>
        <w:t xml:space="preserve"> in delay-Doppler domain, </w:t>
      </w:r>
    </w:p>
    <w:p w14:paraId="4C42470A" w14:textId="77777777" w:rsidR="00246ADD" w:rsidRPr="00635B3A" w:rsidRDefault="00246ADD" w:rsidP="00246ADD">
      <w:pPr>
        <w:ind w:leftChars="100" w:left="200"/>
        <w:rPr>
          <w:rFonts w:ascii="Times New Roman" w:eastAsia="MS Mincho" w:hAnsi="Times New Roman"/>
          <w:lang w:eastAsia="ja-JP"/>
        </w:rPr>
      </w:pPr>
      <w:r w:rsidRPr="00635B3A">
        <w:rPr>
          <w:rFonts w:ascii="Times New Roman" w:eastAsia="MS Mincho" w:hAnsi="Times New Roman"/>
          <w:lang w:eastAsia="ja-JP"/>
        </w:rPr>
        <w:t xml:space="preserve">where </w:t>
      </w:r>
      <m:oMath>
        <m:r>
          <w:rPr>
            <w:rFonts w:ascii="Cambria Math" w:eastAsia="MS Mincho" w:hAnsi="Cambria Math"/>
            <w:lang w:eastAsia="ja-JP"/>
          </w:rPr>
          <m:t>τ</m:t>
        </m:r>
      </m:oMath>
      <w:r w:rsidRPr="00635B3A">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635B3A">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635B3A">
        <w:rPr>
          <w:rFonts w:ascii="Times New Roman" w:eastAsia="MS Mincho" w:hAnsi="Times New Roman"/>
          <w:lang w:eastAsia="ja-JP"/>
        </w:rPr>
        <w:t xml:space="preserve"> is the sampling interval, </w:t>
      </w:r>
      <m:oMath>
        <m:r>
          <w:rPr>
            <w:rFonts w:ascii="Cambria Math" w:eastAsia="MS Mincho" w:hAnsi="Cambria Math"/>
            <w:lang w:eastAsia="ja-JP"/>
          </w:rPr>
          <m:t>Q=</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r>
          <m:rPr>
            <m:sty m:val="p"/>
          </m:rPr>
          <w:rPr>
            <w:rFonts w:ascii="Cambria Math" w:eastAsia="MS Mincho" w:hAnsi="Cambria Math"/>
            <w:lang w:eastAsia="ja-JP"/>
          </w:rPr>
          <m:t>+</m:t>
        </m:r>
        <m:r>
          <w:rPr>
            <w:rFonts w:ascii="Cambria Math" w:eastAsia="MS Mincho" w:hAnsi="Cambria Math"/>
            <w:lang w:eastAsia="ja-JP"/>
          </w:rPr>
          <m:t>N</m:t>
        </m:r>
      </m:oMath>
      <w:r w:rsidRPr="00635B3A">
        <w:rPr>
          <w:rFonts w:ascii="Times New Roman" w:eastAsia="MS Mincho" w:hAnsi="Times New Roman"/>
          <w:lang w:eastAsia="ja-JP"/>
        </w:rPr>
        <w:t xml:space="preserve">, </w:t>
      </w:r>
      <m:oMath>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oMath>
      <w:r w:rsidRPr="00635B3A">
        <w:rPr>
          <w:rFonts w:ascii="Times New Roman" w:eastAsia="MS Mincho" w:hAnsi="Times New Roman"/>
          <w:lang w:eastAsia="ja-JP"/>
        </w:rPr>
        <w:t xml:space="preserve"> is the number of samples in CP, </w:t>
      </w:r>
      <w:r w:rsidRPr="00635B3A">
        <w:rPr>
          <w:rFonts w:ascii="Times New Roman" w:eastAsia="MS Mincho" w:hAnsi="Times New Roman"/>
          <w:i/>
          <w:iCs/>
          <w:lang w:eastAsia="ja-JP"/>
        </w:rPr>
        <w:t>N</w:t>
      </w:r>
      <w:r w:rsidRPr="00635B3A">
        <w:rPr>
          <w:rFonts w:ascii="Times New Roman" w:eastAsia="MS Mincho" w:hAnsi="Times New Roman"/>
          <w:lang w:eastAsia="ja-JP"/>
        </w:rPr>
        <w:t xml:space="preserve"> is the number of samples in OFDM symbol without CP, </w:t>
      </w:r>
      <w:r w:rsidRPr="00635B3A">
        <w:rPr>
          <w:rFonts w:ascii="Times New Roman" w:eastAsia="MS Mincho" w:hAnsi="Times New Roman"/>
          <w:i/>
          <w:iCs/>
          <w:lang w:eastAsia="ja-JP"/>
        </w:rPr>
        <w:t>M</w:t>
      </w:r>
      <w:r w:rsidRPr="00635B3A">
        <w:rPr>
          <w:rFonts w:ascii="Times New Roman" w:eastAsia="MS Mincho" w:hAnsi="Times New Roman"/>
          <w:lang w:eastAsia="ja-JP"/>
        </w:rPr>
        <w:t xml:space="preserve"> is the number of OFDM symbols.</w:t>
      </w:r>
    </w:p>
    <w:p w14:paraId="25AC2AB1" w14:textId="77777777" w:rsidR="00246ADD" w:rsidRPr="00893354" w:rsidRDefault="00246ADD">
      <w:pPr>
        <w:numPr>
          <w:ilvl w:val="0"/>
          <w:numId w:val="255"/>
        </w:numPr>
        <w:tabs>
          <w:tab w:val="clear" w:pos="0"/>
        </w:tabs>
        <w:rPr>
          <w:rFonts w:ascii="Times New Roman" w:eastAsia="MS Mincho" w:hAnsi="Times New Roman"/>
          <w:lang w:eastAsia="ja-JP"/>
        </w:rPr>
      </w:pPr>
      <w:proofErr w:type="spellStart"/>
      <w:r w:rsidRPr="00893354">
        <w:rPr>
          <w:rFonts w:ascii="Times New Roman" w:eastAsia="MS Mincho" w:hAnsi="Times New Roman"/>
          <w:lang w:eastAsia="ja-JP"/>
        </w:rPr>
        <w:t>Opt</w:t>
      </w:r>
      <w:proofErr w:type="spellEnd"/>
      <w:r w:rsidRPr="00893354">
        <w:rPr>
          <w:rFonts w:ascii="Times New Roman" w:eastAsia="MS Mincho" w:hAnsi="Times New Roman"/>
          <w:lang w:eastAsia="ja-JP"/>
        </w:rPr>
        <w:t xml:space="preserve"> </w:t>
      </w:r>
      <w:r>
        <w:rPr>
          <w:rFonts w:ascii="Times New Roman" w:eastAsia="MS Mincho" w:hAnsi="Times New Roman" w:hint="eastAsia"/>
          <w:lang w:eastAsia="ja-JP"/>
        </w:rPr>
        <w:t>3</w:t>
      </w:r>
      <w:r w:rsidRPr="00893354">
        <w:rPr>
          <w:rFonts w:ascii="Times New Roman" w:eastAsia="MS Mincho" w:hAnsi="Times New Roman"/>
          <w:lang w:eastAsia="ja-JP"/>
        </w:rPr>
        <w:t xml:space="preserve">. </w:t>
      </w:r>
      <m:oMath>
        <m:sSub>
          <m:sSubPr>
            <m:ctrlPr>
              <w:rPr>
                <w:rFonts w:ascii="Cambria Math" w:eastAsia="MS Mincho" w:hAnsi="Cambria Math"/>
                <w:lang w:eastAsia="ja-JP"/>
              </w:rPr>
            </m:ctrlPr>
          </m:sSubPr>
          <m:e>
            <m:r>
              <m:rPr>
                <m:sty m:val="p"/>
              </m:rPr>
              <w:rPr>
                <w:rFonts w:ascii="Cambria Math" w:eastAsia="MS Mincho" w:hAnsi="Cambria Math"/>
                <w:lang w:eastAsia="ja-JP"/>
              </w:rPr>
              <m:t>χ</m:t>
            </m:r>
          </m:e>
          <m:sub>
            <m:r>
              <m:rPr>
                <m:sty m:val="p"/>
              </m:rPr>
              <w:rPr>
                <w:rFonts w:ascii="Cambria Math" w:eastAsia="MS Mincho" w:hAnsi="Cambria Math"/>
                <w:lang w:eastAsia="ja-JP"/>
              </w:rPr>
              <m:t>τ</m:t>
            </m:r>
            <m:r>
              <m:rPr>
                <m:sty m:val="p"/>
              </m:rPr>
              <w:rPr>
                <w:rFonts w:ascii="Cambria Math" w:eastAsia="MS Mincho" w:hAnsi="Cambria Math"/>
                <w:lang w:val="en-US" w:eastAsia="ja-JP"/>
              </w:rPr>
              <m:t>0</m:t>
            </m:r>
            <m:r>
              <m:rPr>
                <m:sty m:val="p"/>
              </m:rPr>
              <w:rPr>
                <w:rFonts w:ascii="Cambria Math" w:eastAsia="MS Mincho" w:hAnsi="Cambria Math"/>
                <w:lang w:eastAsia="ja-JP"/>
              </w:rPr>
              <m:t>,ν</m:t>
            </m:r>
            <m:r>
              <m:rPr>
                <m:sty m:val="p"/>
              </m:rPr>
              <w:rPr>
                <w:rFonts w:ascii="Cambria Math" w:eastAsia="MS Mincho" w:hAnsi="Cambria Math"/>
                <w:lang w:val="en-US" w:eastAsia="ja-JP"/>
              </w:rPr>
              <m:t>0</m:t>
            </m:r>
          </m:sub>
        </m:sSub>
        <m:d>
          <m:dPr>
            <m:ctrlPr>
              <w:rPr>
                <w:rFonts w:ascii="Cambria Math" w:eastAsia="MS Mincho" w:hAnsi="Cambria Math"/>
                <w:lang w:eastAsia="ja-JP"/>
              </w:rPr>
            </m:ctrlPr>
          </m:dPr>
          <m:e>
            <m:r>
              <m:rPr>
                <m:sty m:val="p"/>
              </m:rPr>
              <w:rPr>
                <w:rFonts w:ascii="Cambria Math" w:eastAsia="MS Mincho" w:hAnsi="Cambria Math"/>
                <w:lang w:eastAsia="ja-JP"/>
              </w:rPr>
              <m:t>τ</m:t>
            </m:r>
          </m:e>
        </m:d>
        <m:r>
          <m:rPr>
            <m:sty m:val="p"/>
          </m:rPr>
          <w:rPr>
            <w:rFonts w:ascii="Cambria Math" w:eastAsia="MS Mincho" w:hAnsi="Cambria Math"/>
            <w:lang w:eastAsia="ja-JP"/>
          </w:rPr>
          <m:t>=</m:t>
        </m:r>
        <m:nary>
          <m:naryPr>
            <m:chr m:val="∑"/>
            <m:limLoc m:val="undOvr"/>
            <m:supHide m:val="1"/>
            <m:ctrlPr>
              <w:rPr>
                <w:rFonts w:ascii="Cambria Math" w:eastAsia="MS Mincho" w:hAnsi="Cambria Math"/>
                <w:lang w:eastAsia="ja-JP"/>
              </w:rPr>
            </m:ctrlPr>
          </m:naryPr>
          <m:sub>
            <m:r>
              <m:rPr>
                <m:sty m:val="p"/>
              </m:rPr>
              <w:rPr>
                <w:rFonts w:ascii="Cambria Math" w:eastAsia="MS Mincho" w:hAnsi="Cambria Math"/>
                <w:lang w:eastAsia="ja-JP"/>
              </w:rPr>
              <m:t>n</m:t>
            </m:r>
          </m:sub>
          <m:sup/>
          <m:e>
            <m:sSub>
              <m:sSubPr>
                <m:ctrlPr>
                  <w:rPr>
                    <w:rFonts w:ascii="Cambria Math" w:eastAsia="MS Mincho" w:hAnsi="Cambria Math"/>
                    <w:lang w:val="en-US" w:eastAsia="ja-JP"/>
                  </w:rPr>
                </m:ctrlPr>
              </m:sSubPr>
              <m:e>
                <m:r>
                  <m:rPr>
                    <m:sty m:val="p"/>
                  </m:rPr>
                  <w:rPr>
                    <w:rFonts w:ascii="Cambria Math" w:eastAsia="MS Mincho" w:hAnsi="Cambria Math"/>
                    <w:lang w:val="en-US" w:eastAsia="ja-JP"/>
                  </w:rPr>
                  <m:t>x'</m:t>
                </m:r>
              </m:e>
              <m:sub>
                <m:r>
                  <m:rPr>
                    <m:sty m:val="p"/>
                  </m:rPr>
                  <w:rPr>
                    <w:rFonts w:ascii="Cambria Math" w:eastAsia="MS Mincho" w:hAnsi="Cambria Math"/>
                    <w:lang w:eastAsia="ja-JP"/>
                  </w:rPr>
                  <m:t>τ</m:t>
                </m:r>
                <m:r>
                  <m:rPr>
                    <m:sty m:val="p"/>
                  </m:rPr>
                  <w:rPr>
                    <w:rFonts w:ascii="Cambria Math" w:eastAsia="MS Mincho" w:hAnsi="Cambria Math"/>
                    <w:lang w:val="en-US" w:eastAsia="ja-JP"/>
                  </w:rPr>
                  <m:t>0</m:t>
                </m:r>
                <m:r>
                  <m:rPr>
                    <m:sty m:val="p"/>
                  </m:rPr>
                  <w:rPr>
                    <w:rFonts w:ascii="Cambria Math" w:eastAsia="MS Mincho" w:hAnsi="Cambria Math"/>
                    <w:lang w:eastAsia="ja-JP"/>
                  </w:rPr>
                  <m:t>,ν</m:t>
                </m:r>
                <m:r>
                  <m:rPr>
                    <m:sty m:val="p"/>
                  </m:rPr>
                  <w:rPr>
                    <w:rFonts w:ascii="Cambria Math" w:eastAsia="MS Mincho" w:hAnsi="Cambria Math"/>
                    <w:lang w:val="en-US" w:eastAsia="ja-JP"/>
                  </w:rPr>
                  <m:t>0</m:t>
                </m:r>
              </m:sub>
            </m:sSub>
          </m:e>
        </m:nary>
        <m:d>
          <m:dPr>
            <m:begChr m:val="["/>
            <m:endChr m:val="]"/>
            <m:ctrlPr>
              <w:rPr>
                <w:rFonts w:ascii="Cambria Math" w:eastAsia="MS Mincho" w:hAnsi="Cambria Math"/>
                <w:lang w:eastAsia="ja-JP"/>
              </w:rPr>
            </m:ctrlPr>
          </m:dPr>
          <m:e>
            <m:r>
              <m:rPr>
                <m:sty m:val="p"/>
              </m:rPr>
              <w:rPr>
                <w:rFonts w:ascii="Cambria Math" w:eastAsia="MS Mincho" w:hAnsi="Cambria Math"/>
                <w:lang w:eastAsia="ja-JP"/>
              </w:rPr>
              <m:t>n</m:t>
            </m:r>
          </m:e>
        </m:d>
        <m:sSup>
          <m:sSupPr>
            <m:ctrlPr>
              <w:rPr>
                <w:rFonts w:ascii="Cambria Math" w:eastAsia="MS Mincho" w:hAnsi="Cambria Math"/>
                <w:lang w:eastAsia="ja-JP"/>
              </w:rPr>
            </m:ctrlPr>
          </m:sSupPr>
          <m:e>
            <m:r>
              <m:rPr>
                <m:sty m:val="p"/>
              </m:rP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d>
              <m:dPr>
                <m:ctrlPr>
                  <w:rPr>
                    <w:rFonts w:ascii="Cambria Math" w:eastAsia="MS Mincho" w:hAnsi="Cambria Math"/>
                    <w:lang w:eastAsia="ja-JP"/>
                  </w:rPr>
                </m:ctrlPr>
              </m:dPr>
              <m:e>
                <m:r>
                  <m:rPr>
                    <m:sty m:val="p"/>
                  </m:rPr>
                  <w:rPr>
                    <w:rFonts w:ascii="Cambria Math" w:eastAsia="MS Mincho" w:hAnsi="Cambria Math"/>
                    <w:lang w:eastAsia="ja-JP"/>
                  </w:rPr>
                  <m:t>n-τ</m:t>
                </m:r>
              </m:e>
            </m:d>
            <m:r>
              <m:rPr>
                <m:sty m:val="p"/>
              </m:rPr>
              <w:rPr>
                <w:rFonts w:ascii="Cambria Math" w:eastAsia="MS Mincho" w:hAnsi="Cambria Math"/>
                <w:lang w:val="en-US" w:eastAsia="ja-JP"/>
              </w:rPr>
              <m:t xml:space="preserve"> mod N</m:t>
            </m:r>
          </m:e>
        </m:d>
      </m:oMath>
      <w:r w:rsidRPr="00893354">
        <w:rPr>
          <w:rFonts w:ascii="Times New Roman" w:eastAsia="MS Mincho" w:hAnsi="Times New Roman"/>
          <w:lang w:eastAsia="ja-JP"/>
        </w:rPr>
        <w:t xml:space="preserve"> in delay domain of single symbol</w:t>
      </w:r>
    </w:p>
    <w:p w14:paraId="58EE9CE5" w14:textId="77777777" w:rsidR="00246ADD" w:rsidRPr="00893354" w:rsidRDefault="00246ADD" w:rsidP="00246ADD">
      <w:pPr>
        <w:ind w:leftChars="100" w:left="200"/>
        <w:rPr>
          <w:rFonts w:ascii="Times New Roman" w:eastAsia="MS Mincho" w:hAnsi="Times New Roman"/>
          <w:lang w:eastAsia="ja-JP"/>
        </w:rPr>
      </w:pPr>
      <w:r w:rsidRPr="00893354">
        <w:rPr>
          <w:rFonts w:ascii="Times New Roman" w:eastAsia="MS Mincho" w:hAnsi="Times New Roman"/>
          <w:lang w:eastAsia="ja-JP"/>
        </w:rPr>
        <w:lastRenderedPageBreak/>
        <w:t xml:space="preserve">where </w:t>
      </w:r>
      <m:oMath>
        <m:r>
          <w:rPr>
            <w:rFonts w:ascii="Cambria Math" w:eastAsia="MS Mincho" w:hAnsi="Cambria Math"/>
            <w:lang w:eastAsia="ja-JP"/>
          </w:rPr>
          <m:t>τ0</m:t>
        </m:r>
      </m:oMath>
      <w:r w:rsidRPr="00893354">
        <w:rPr>
          <w:rFonts w:ascii="Times New Roman" w:eastAsia="MS Mincho" w:hAnsi="Times New Roman"/>
          <w:lang w:eastAsia="ja-JP"/>
        </w:rPr>
        <w:t xml:space="preserve"> is the delay shift, </w:t>
      </w:r>
      <m:oMath>
        <m:r>
          <w:rPr>
            <w:rFonts w:ascii="Cambria Math" w:eastAsia="MS Mincho" w:hAnsi="Cambria Math"/>
            <w:lang w:eastAsia="ja-JP"/>
          </w:rPr>
          <m:t>v0</m:t>
        </m:r>
      </m:oMath>
      <w:r w:rsidRPr="00893354">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893354">
        <w:rPr>
          <w:rFonts w:ascii="Times New Roman" w:eastAsia="MS Mincho" w:hAnsi="Times New Roman"/>
          <w:lang w:eastAsia="ja-JP"/>
        </w:rPr>
        <w:t xml:space="preserve"> is the sampling interval, </w:t>
      </w:r>
      <w:r w:rsidRPr="00893354">
        <w:rPr>
          <w:rFonts w:ascii="Times New Roman" w:eastAsia="MS Mincho" w:hAnsi="Times New Roman"/>
          <w:i/>
          <w:iCs/>
          <w:lang w:eastAsia="ja-JP"/>
        </w:rPr>
        <w:t>N</w:t>
      </w:r>
      <w:r w:rsidRPr="00893354">
        <w:rPr>
          <w:rFonts w:ascii="Times New Roman" w:eastAsia="MS Mincho" w:hAnsi="Times New Roman"/>
          <w:lang w:eastAsia="ja-JP"/>
        </w:rPr>
        <w:t xml:space="preserve"> is the number of samples in OFDM symbol without CP</w:t>
      </w:r>
      <w:r>
        <w:rPr>
          <w:rFonts w:ascii="Times New Roman" w:eastAsia="MS Mincho" w:hAnsi="Times New Roman" w:hint="eastAsia"/>
          <w:lang w:eastAsia="ja-JP"/>
        </w:rPr>
        <w:t>, x</w:t>
      </w:r>
      <w:r>
        <w:rPr>
          <w:rFonts w:ascii="Times New Roman" w:eastAsia="MS Mincho" w:hAnsi="Times New Roman"/>
          <w:lang w:eastAsia="ja-JP"/>
        </w:rPr>
        <w:t>’</w:t>
      </w:r>
      <w:r>
        <w:rPr>
          <w:rFonts w:ascii="Times New Roman" w:eastAsia="MS Mincho" w:hAnsi="Times New Roman" w:hint="eastAsia"/>
          <w:lang w:eastAsia="ja-JP"/>
        </w:rPr>
        <w:t xml:space="preserve"> is the received signal</w:t>
      </w:r>
    </w:p>
    <w:p w14:paraId="5505D9CD" w14:textId="77777777" w:rsidR="00246ADD" w:rsidRDefault="00246ADD" w:rsidP="00246ADD">
      <w:pPr>
        <w:rPr>
          <w:rFonts w:ascii="Times New Roman" w:eastAsia="MS Mincho" w:hAnsi="Times New Roman"/>
          <w:lang w:eastAsia="ja-JP"/>
        </w:rPr>
      </w:pPr>
    </w:p>
    <w:p w14:paraId="5C817ACB" w14:textId="77777777" w:rsidR="00246ADD" w:rsidRPr="00635B3A" w:rsidRDefault="00246ADD" w:rsidP="00246ADD">
      <w:pPr>
        <w:rPr>
          <w:rFonts w:ascii="Times New Roman" w:eastAsia="MS Mincho" w:hAnsi="Times New Roman"/>
          <w:lang w:eastAsia="ja-JP"/>
        </w:rPr>
      </w:pPr>
      <w:r w:rsidRPr="00635B3A">
        <w:rPr>
          <w:rFonts w:ascii="Times New Roman" w:eastAsia="MS Mincho" w:hAnsi="Times New Roman"/>
          <w:lang w:eastAsia="ja-JP"/>
        </w:rPr>
        <w:t>Note: down-selection on Linear/Circular AF and options for evaluation will be discussed separately.</w:t>
      </w:r>
    </w:p>
    <w:p w14:paraId="6E50981B" w14:textId="77777777" w:rsidR="00246ADD" w:rsidRPr="00635B3A" w:rsidRDefault="00246ADD" w:rsidP="00246ADD">
      <w:pPr>
        <w:rPr>
          <w:rFonts w:ascii="Times New Roman" w:eastAsia="MS Mincho" w:hAnsi="Times New Roman"/>
          <w:lang w:eastAsia="ja-JP"/>
        </w:rPr>
      </w:pPr>
      <w:r w:rsidRPr="00635B3A">
        <w:rPr>
          <w:rFonts w:ascii="Times New Roman" w:eastAsia="MS Mincho" w:hAnsi="Times New Roman"/>
          <w:lang w:eastAsia="ja-JP"/>
        </w:rPr>
        <w:t>Note: companies should report assumption about receiver processing and observation window.</w:t>
      </w:r>
    </w:p>
    <w:p w14:paraId="24E84643" w14:textId="77777777" w:rsidR="00246ADD" w:rsidRDefault="00246ADD" w:rsidP="00246ADD">
      <w:pPr>
        <w:rPr>
          <w:rFonts w:ascii="Times New Roman" w:eastAsia="MS Mincho" w:hAnsi="Times New Roman"/>
          <w:lang w:eastAsia="ja-JP"/>
        </w:rPr>
      </w:pPr>
    </w:p>
    <w:p w14:paraId="7DDC34F4" w14:textId="77777777" w:rsidR="00246ADD" w:rsidRDefault="00246ADD" w:rsidP="00246ADD">
      <w:pPr>
        <w:rPr>
          <w:rFonts w:ascii="Times New Roman" w:eastAsia="MS Mincho" w:hAnsi="Times New Roman"/>
          <w:lang w:eastAsia="ja-JP"/>
        </w:rPr>
      </w:pPr>
    </w:p>
    <w:p w14:paraId="03E872D3" w14:textId="77777777" w:rsidR="00246ADD" w:rsidRPr="00635B3A" w:rsidRDefault="00246ADD" w:rsidP="00246ADD">
      <w:pPr>
        <w:rPr>
          <w:rFonts w:ascii="Times New Roman" w:eastAsia="MS Mincho" w:hAnsi="Times New Roman"/>
          <w:bCs/>
          <w:lang w:eastAsia="ja-JP"/>
        </w:rPr>
      </w:pPr>
      <w:r w:rsidRPr="00DF6CC5">
        <w:rPr>
          <w:rFonts w:ascii="Times New Roman" w:eastAsia="MS Mincho" w:hAnsi="Times New Roman" w:hint="eastAsia"/>
          <w:bCs/>
          <w:highlight w:val="darkYellow"/>
          <w:lang w:eastAsia="ja-JP"/>
        </w:rPr>
        <w:t>Working assumption:</w:t>
      </w:r>
    </w:p>
    <w:p w14:paraId="0789B7A3" w14:textId="77777777" w:rsidR="00246ADD" w:rsidRPr="00DF6CC5" w:rsidRDefault="00246ADD" w:rsidP="00246ADD">
      <w:pPr>
        <w:rPr>
          <w:rFonts w:ascii="Times New Roman" w:eastAsia="MS Mincho" w:hAnsi="Times New Roman"/>
          <w:lang w:eastAsia="ja-JP"/>
        </w:rPr>
      </w:pPr>
      <w:r w:rsidRPr="00DF6CC5">
        <w:rPr>
          <w:rFonts w:ascii="Times New Roman" w:eastAsia="MS Mincho" w:hAnsi="Times New Roman"/>
          <w:lang w:eastAsia="ja-JP"/>
        </w:rPr>
        <w:t>Linear Cross Amb</w:t>
      </w:r>
      <w:r>
        <w:rPr>
          <w:rFonts w:ascii="Times New Roman" w:eastAsia="MS Mincho" w:hAnsi="Times New Roman" w:hint="eastAsia"/>
          <w:lang w:eastAsia="ja-JP"/>
        </w:rPr>
        <w:t>i</w:t>
      </w:r>
      <w:r w:rsidRPr="00DF6CC5">
        <w:rPr>
          <w:rFonts w:ascii="Times New Roman" w:eastAsia="MS Mincho" w:hAnsi="Times New Roman"/>
          <w:lang w:eastAsia="ja-JP"/>
        </w:rPr>
        <w:t>guity Function(CAF) is defined as:</w:t>
      </w:r>
    </w:p>
    <w:p w14:paraId="4956976B" w14:textId="77777777" w:rsidR="00246ADD" w:rsidRPr="00DF6CC5" w:rsidRDefault="00246ADD">
      <w:pPr>
        <w:numPr>
          <w:ilvl w:val="0"/>
          <w:numId w:val="255"/>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1.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CA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nary>
          <m:naryPr>
            <m:chr m:val="∑"/>
            <m:limLoc m:val="subSup"/>
            <m:supHide m:val="1"/>
            <m:ctrlPr>
              <w:rPr>
                <w:rFonts w:ascii="Cambria Math" w:eastAsia="MS Mincho" w:hAnsi="Cambria Math"/>
                <w:lang w:eastAsia="ja-JP"/>
              </w:rPr>
            </m:ctrlPr>
          </m:naryPr>
          <m:sub>
            <m:r>
              <w:rPr>
                <w:rFonts w:ascii="Cambria Math" w:eastAsia="MS Mincho" w:hAnsi="Cambria Math"/>
                <w:lang w:eastAsia="ja-JP"/>
              </w:rPr>
              <m:t>n</m:t>
            </m:r>
          </m:sub>
          <m:sup/>
          <m:e>
            <m:r>
              <w:rPr>
                <w:rFonts w:ascii="Cambria Math" w:eastAsia="MS Mincho" w:hAnsi="Cambria Math"/>
                <w:lang w:eastAsia="ja-JP"/>
              </w:rPr>
              <m:t>(y</m:t>
            </m:r>
            <m:d>
              <m:dPr>
                <m:begChr m:val="["/>
                <m:endChr m:val="]"/>
                <m:ctrlPr>
                  <w:rPr>
                    <w:rFonts w:ascii="Cambria Math" w:eastAsia="MS Mincho" w:hAnsi="Cambria Math"/>
                    <w:lang w:eastAsia="ja-JP"/>
                  </w:rPr>
                </m:ctrlPr>
              </m:dPr>
              <m:e>
                <m:r>
                  <w:rPr>
                    <w:rFonts w:ascii="Cambria Math" w:eastAsia="MS Mincho" w:hAnsi="Cambria Math"/>
                    <w:lang w:eastAsia="ja-JP"/>
                  </w:rPr>
                  <m:t>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r>
                  <w:rPr>
                    <w:rFonts w:ascii="Cambria Math" w:eastAsia="MS Mincho" w:hAnsi="Cambria Math"/>
                    <w:lang w:eastAsia="ja-JP"/>
                  </w:rPr>
                  <m:t>n</m:t>
                </m:r>
                <m:r>
                  <m:rPr>
                    <m:sty m:val="p"/>
                  </m:rPr>
                  <w:rPr>
                    <w:rFonts w:ascii="Cambria Math" w:eastAsia="MS Mincho" w:hAnsi="Cambria Math"/>
                    <w:lang w:eastAsia="ja-JP"/>
                  </w:rPr>
                  <m:t>-</m:t>
                </m:r>
                <m:r>
                  <w:rPr>
                    <w:rFonts w:ascii="Cambria Math" w:eastAsia="MS Mincho" w:hAnsi="Cambria Math"/>
                    <w:lang w:eastAsia="ja-JP"/>
                  </w:rPr>
                  <m:t>τ</m:t>
                </m:r>
              </m:e>
            </m:d>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r>
              <w:rPr>
                <w:rFonts w:ascii="Cambria Math" w:eastAsia="MS Mincho" w:hAnsi="Cambria Math"/>
                <w:lang w:eastAsia="ja-JP"/>
              </w:rPr>
              <m:t>)</m:t>
            </m:r>
          </m:e>
        </m:nary>
      </m:oMath>
      <w:r w:rsidRPr="00DF6CC5">
        <w:rPr>
          <w:rFonts w:ascii="Times New Roman" w:eastAsia="MS Mincho" w:hAnsi="Times New Roman"/>
          <w:lang w:eastAsia="ja-JP"/>
        </w:rPr>
        <w:t xml:space="preserve"> in delay-Doppler domain,</w:t>
      </w:r>
    </w:p>
    <w:p w14:paraId="19FBCE59" w14:textId="77777777" w:rsidR="00246ADD" w:rsidRPr="00DF6CC5" w:rsidRDefault="00246ADD" w:rsidP="00246ADD">
      <w:pPr>
        <w:ind w:leftChars="100" w:left="200"/>
        <w:rPr>
          <w:rFonts w:ascii="Times New Roman" w:eastAsia="MS Mincho" w:hAnsi="Times New Roman"/>
          <w:lang w:eastAsia="ja-JP"/>
        </w:rPr>
      </w:pPr>
      <w:r w:rsidRPr="00DF6CC5">
        <w:rPr>
          <w:rFonts w:ascii="Times New Roman" w:eastAsia="MS Mincho" w:hAnsi="Times New Roman"/>
          <w:lang w:eastAsia="ja-JP"/>
        </w:rPr>
        <w:t xml:space="preserve">where </w:t>
      </w:r>
      <m:oMath>
        <m:r>
          <w:rPr>
            <w:rFonts w:ascii="Cambria Math" w:eastAsia="MS Mincho" w:hAnsi="Cambria Math"/>
            <w:lang w:eastAsia="ja-JP"/>
          </w:rPr>
          <m:t>τ</m:t>
        </m:r>
      </m:oMath>
      <w:r w:rsidRPr="00DF6CC5">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DF6CC5">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DF6CC5">
        <w:rPr>
          <w:rFonts w:ascii="Times New Roman" w:eastAsia="MS Mincho" w:hAnsi="Times New Roman"/>
          <w:lang w:eastAsia="ja-JP"/>
        </w:rPr>
        <w:t xml:space="preserve"> is the sampling interval</w:t>
      </w:r>
    </w:p>
    <w:p w14:paraId="6C27E414" w14:textId="77777777" w:rsidR="00246ADD" w:rsidRPr="00DF6CC5" w:rsidRDefault="00246ADD">
      <w:pPr>
        <w:numPr>
          <w:ilvl w:val="0"/>
          <w:numId w:val="255"/>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2.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CA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f>
          <m:fPr>
            <m:ctrlPr>
              <w:rPr>
                <w:rFonts w:ascii="Cambria Math" w:eastAsia="MS Mincho" w:hAnsi="Cambria Math"/>
                <w:i/>
                <w:lang w:eastAsia="ja-JP"/>
              </w:rPr>
            </m:ctrlPr>
          </m:fPr>
          <m:num>
            <m:r>
              <w:rPr>
                <w:rFonts w:ascii="Cambria Math" w:eastAsia="MS Mincho" w:hAnsi="Cambria Math"/>
                <w:lang w:eastAsia="ja-JP"/>
              </w:rPr>
              <m:t>1</m:t>
            </m:r>
          </m:num>
          <m:den>
            <m:r>
              <w:rPr>
                <w:rFonts w:ascii="Cambria Math" w:eastAsia="MS Mincho" w:hAnsi="Cambria Math"/>
                <w:lang w:eastAsia="ja-JP"/>
              </w:rPr>
              <m:t>M</m:t>
            </m:r>
          </m:den>
        </m:f>
        <m:nary>
          <m:naryPr>
            <m:chr m:val="∑"/>
            <m:limLoc m:val="subSup"/>
            <m:ctrlPr>
              <w:rPr>
                <w:rFonts w:ascii="Cambria Math" w:eastAsia="MS Mincho" w:hAnsi="Cambria Math"/>
                <w:lang w:eastAsia="ja-JP"/>
              </w:rPr>
            </m:ctrlPr>
          </m:naryPr>
          <m:sub>
            <m:r>
              <w:rPr>
                <w:rFonts w:ascii="Cambria Math" w:eastAsia="MS Mincho" w:hAnsi="Cambria Math"/>
                <w:lang w:eastAsia="ja-JP"/>
              </w:rPr>
              <m:t>m=0</m:t>
            </m:r>
          </m:sub>
          <m:sup>
            <m:r>
              <w:rPr>
                <w:rFonts w:ascii="Cambria Math" w:eastAsia="MS Mincho" w:hAnsi="Cambria Math"/>
                <w:lang w:eastAsia="ja-JP"/>
              </w:rPr>
              <m:t>M-1</m:t>
            </m:r>
          </m:sup>
          <m:e>
            <m:nary>
              <m:naryPr>
                <m:chr m:val="∑"/>
                <m:limLoc m:val="subSup"/>
                <m:supHide m:val="1"/>
                <m:ctrlPr>
                  <w:rPr>
                    <w:rFonts w:ascii="Cambria Math" w:eastAsia="MS Mincho" w:hAnsi="Cambria Math"/>
                    <w:i/>
                    <w:lang w:eastAsia="ja-JP"/>
                  </w:rPr>
                </m:ctrlPr>
              </m:naryPr>
              <m:sub>
                <m:r>
                  <w:rPr>
                    <w:rFonts w:ascii="Cambria Math" w:eastAsia="MS Mincho" w:hAnsi="Cambria Math"/>
                    <w:lang w:eastAsia="ja-JP"/>
                  </w:rPr>
                  <m:t>n</m:t>
                </m:r>
              </m:sub>
              <m:sup/>
              <m:e>
                <m:r>
                  <w:rPr>
                    <w:rFonts w:ascii="Cambria Math" w:eastAsia="MS Mincho" w:hAnsi="Cambria Math"/>
                    <w:lang w:eastAsia="ja-JP"/>
                  </w:rPr>
                  <m:t>(y</m:t>
                </m:r>
                <m:d>
                  <m:dPr>
                    <m:begChr m:val="["/>
                    <m:endChr m:val="]"/>
                    <m:ctrlPr>
                      <w:rPr>
                        <w:rFonts w:ascii="Cambria Math" w:eastAsia="MS Mincho" w:hAnsi="Cambria Math"/>
                        <w:lang w:eastAsia="ja-JP"/>
                      </w:rPr>
                    </m:ctrlPr>
                  </m:dPr>
                  <m:e>
                    <m:r>
                      <w:rPr>
                        <w:rFonts w:ascii="Cambria Math" w:eastAsia="MS Mincho" w:hAnsi="Cambria Math"/>
                        <w:lang w:eastAsia="ja-JP"/>
                      </w:rPr>
                      <m:t>mQ+n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r>
                      <w:rPr>
                        <w:rFonts w:ascii="Cambria Math" w:eastAsia="MS Mincho" w:hAnsi="Cambria Math"/>
                        <w:lang w:eastAsia="ja-JP"/>
                      </w:rPr>
                      <m:t>mQ+n</m:t>
                    </m:r>
                    <m:r>
                      <m:rPr>
                        <m:sty m:val="p"/>
                      </m:rPr>
                      <w:rPr>
                        <w:rFonts w:ascii="Cambria Math" w:eastAsia="MS Mincho" w:hAnsi="Cambria Math"/>
                        <w:lang w:eastAsia="ja-JP"/>
                      </w:rPr>
                      <m:t>-</m:t>
                    </m:r>
                    <m:r>
                      <w:rPr>
                        <w:rFonts w:ascii="Cambria Math" w:eastAsia="MS Mincho" w:hAnsi="Cambria Math"/>
                        <w:lang w:eastAsia="ja-JP"/>
                      </w:rPr>
                      <m:t>τ</m:t>
                    </m:r>
                  </m:e>
                </m:d>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j2πν(mQ+n)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r>
                  <w:rPr>
                    <w:rFonts w:ascii="Cambria Math" w:eastAsia="MS Mincho" w:hAnsi="Cambria Math"/>
                    <w:lang w:eastAsia="ja-JP"/>
                  </w:rPr>
                  <m:t>)</m:t>
                </m:r>
              </m:e>
            </m:nary>
          </m:e>
        </m:nary>
      </m:oMath>
      <w:r w:rsidRPr="00DF6CC5">
        <w:rPr>
          <w:rFonts w:ascii="Times New Roman" w:eastAsia="MS Mincho" w:hAnsi="Times New Roman"/>
          <w:lang w:eastAsia="ja-JP"/>
        </w:rPr>
        <w:t xml:space="preserve"> in delay-Doppler domain, </w:t>
      </w:r>
    </w:p>
    <w:p w14:paraId="5165B280" w14:textId="77777777" w:rsidR="00246ADD" w:rsidRPr="00DF6CC5" w:rsidRDefault="00246ADD" w:rsidP="00246ADD">
      <w:pPr>
        <w:ind w:leftChars="100" w:left="200"/>
        <w:rPr>
          <w:rFonts w:ascii="Times New Roman" w:eastAsia="MS Mincho" w:hAnsi="Times New Roman"/>
          <w:lang w:eastAsia="ja-JP"/>
        </w:rPr>
      </w:pPr>
      <w:r w:rsidRPr="00DF6CC5">
        <w:rPr>
          <w:rFonts w:ascii="Times New Roman" w:eastAsia="MS Mincho" w:hAnsi="Times New Roman"/>
          <w:lang w:eastAsia="ja-JP"/>
        </w:rPr>
        <w:t xml:space="preserve">where </w:t>
      </w:r>
      <m:oMath>
        <m:r>
          <w:rPr>
            <w:rFonts w:ascii="Cambria Math" w:eastAsia="MS Mincho" w:hAnsi="Cambria Math"/>
            <w:lang w:eastAsia="ja-JP"/>
          </w:rPr>
          <m:t>τ</m:t>
        </m:r>
      </m:oMath>
      <w:r w:rsidRPr="00DF6CC5">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DF6CC5">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DF6CC5">
        <w:rPr>
          <w:rFonts w:ascii="Times New Roman" w:eastAsia="MS Mincho" w:hAnsi="Times New Roman"/>
          <w:lang w:eastAsia="ja-JP"/>
        </w:rPr>
        <w:t xml:space="preserve"> is the sampling interval, </w:t>
      </w:r>
      <m:oMath>
        <m:r>
          <w:rPr>
            <w:rFonts w:ascii="Cambria Math" w:eastAsia="MS Mincho" w:hAnsi="Cambria Math"/>
            <w:lang w:eastAsia="ja-JP"/>
          </w:rPr>
          <m:t>Q=</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r>
          <m:rPr>
            <m:sty m:val="p"/>
          </m:rPr>
          <w:rPr>
            <w:rFonts w:ascii="Cambria Math" w:eastAsia="MS Mincho" w:hAnsi="Cambria Math"/>
            <w:lang w:eastAsia="ja-JP"/>
          </w:rPr>
          <m:t>+</m:t>
        </m:r>
        <m:r>
          <w:rPr>
            <w:rFonts w:ascii="Cambria Math" w:eastAsia="MS Mincho" w:hAnsi="Cambria Math"/>
            <w:lang w:eastAsia="ja-JP"/>
          </w:rPr>
          <m:t>N</m:t>
        </m:r>
      </m:oMath>
      <w:r w:rsidRPr="00DF6CC5">
        <w:rPr>
          <w:rFonts w:ascii="Times New Roman" w:eastAsia="MS Mincho" w:hAnsi="Times New Roman"/>
          <w:lang w:eastAsia="ja-JP"/>
        </w:rPr>
        <w:t xml:space="preserve">, </w:t>
      </w:r>
      <m:oMath>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oMath>
      <w:r w:rsidRPr="00DF6CC5">
        <w:rPr>
          <w:rFonts w:ascii="Times New Roman" w:eastAsia="MS Mincho" w:hAnsi="Times New Roman"/>
          <w:lang w:eastAsia="ja-JP"/>
        </w:rPr>
        <w:t xml:space="preserve"> is the number of samples in CP, </w:t>
      </w:r>
      <w:r w:rsidRPr="00DF6CC5">
        <w:rPr>
          <w:rFonts w:ascii="Times New Roman" w:eastAsia="MS Mincho" w:hAnsi="Times New Roman"/>
          <w:i/>
          <w:iCs/>
          <w:lang w:eastAsia="ja-JP"/>
        </w:rPr>
        <w:t>N</w:t>
      </w:r>
      <w:r w:rsidRPr="00DF6CC5">
        <w:rPr>
          <w:rFonts w:ascii="Times New Roman" w:eastAsia="MS Mincho" w:hAnsi="Times New Roman"/>
          <w:lang w:eastAsia="ja-JP"/>
        </w:rPr>
        <w:t xml:space="preserve"> is the number of samples in OFDM symbol without CP, </w:t>
      </w:r>
      <w:r w:rsidRPr="00DF6CC5">
        <w:rPr>
          <w:rFonts w:ascii="Times New Roman" w:eastAsia="MS Mincho" w:hAnsi="Times New Roman"/>
          <w:i/>
          <w:iCs/>
          <w:lang w:eastAsia="ja-JP"/>
        </w:rPr>
        <w:t>M</w:t>
      </w:r>
      <w:r w:rsidRPr="00DF6CC5">
        <w:rPr>
          <w:rFonts w:ascii="Times New Roman" w:eastAsia="MS Mincho" w:hAnsi="Times New Roman"/>
          <w:lang w:eastAsia="ja-JP"/>
        </w:rPr>
        <w:t xml:space="preserve"> is the number of OFDM symbols.</w:t>
      </w:r>
    </w:p>
    <w:p w14:paraId="457DAD3E" w14:textId="77777777" w:rsidR="00246ADD" w:rsidRPr="00DF6CC5" w:rsidRDefault="00246ADD" w:rsidP="00246ADD">
      <w:pPr>
        <w:rPr>
          <w:rFonts w:ascii="Times New Roman" w:eastAsia="MS Mincho" w:hAnsi="Times New Roman"/>
          <w:lang w:eastAsia="ja-JP"/>
        </w:rPr>
      </w:pPr>
    </w:p>
    <w:p w14:paraId="016C0E13" w14:textId="77777777" w:rsidR="00246ADD" w:rsidRPr="00DF6CC5" w:rsidRDefault="00246ADD" w:rsidP="00246ADD">
      <w:pPr>
        <w:rPr>
          <w:rFonts w:ascii="Times New Roman" w:eastAsia="MS Mincho" w:hAnsi="Times New Roman"/>
          <w:lang w:eastAsia="ja-JP"/>
        </w:rPr>
      </w:pPr>
      <w:r w:rsidRPr="00DF6CC5">
        <w:rPr>
          <w:rFonts w:ascii="Times New Roman" w:eastAsia="MS Mincho" w:hAnsi="Times New Roman"/>
          <w:lang w:eastAsia="ja-JP"/>
        </w:rPr>
        <w:t>Circular Cross Amb</w:t>
      </w:r>
      <w:r>
        <w:rPr>
          <w:rFonts w:ascii="Times New Roman" w:eastAsia="MS Mincho" w:hAnsi="Times New Roman" w:hint="eastAsia"/>
          <w:lang w:eastAsia="ja-JP"/>
        </w:rPr>
        <w:t>i</w:t>
      </w:r>
      <w:r w:rsidRPr="00DF6CC5">
        <w:rPr>
          <w:rFonts w:ascii="Times New Roman" w:eastAsia="MS Mincho" w:hAnsi="Times New Roman"/>
          <w:lang w:eastAsia="ja-JP"/>
        </w:rPr>
        <w:t>guity Function(CAF) is defined as:</w:t>
      </w:r>
    </w:p>
    <w:p w14:paraId="2964AD9E" w14:textId="77777777" w:rsidR="00246ADD" w:rsidRPr="00DF6CC5" w:rsidRDefault="00246ADD">
      <w:pPr>
        <w:numPr>
          <w:ilvl w:val="0"/>
          <w:numId w:val="255"/>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1.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CA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nary>
          <m:naryPr>
            <m:chr m:val="∑"/>
            <m:limLoc m:val="subSup"/>
            <m:ctrlPr>
              <w:rPr>
                <w:rFonts w:ascii="Cambria Math" w:eastAsia="MS Mincho" w:hAnsi="Cambria Math"/>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r>
              <w:rPr>
                <w:rFonts w:ascii="Cambria Math" w:eastAsia="MS Mincho" w:hAnsi="Cambria Math"/>
                <w:lang w:eastAsia="ja-JP"/>
              </w:rPr>
              <m:t>(y</m:t>
            </m:r>
            <m:d>
              <m:dPr>
                <m:begChr m:val="["/>
                <m:endChr m:val="]"/>
                <m:ctrlPr>
                  <w:rPr>
                    <w:rFonts w:ascii="Cambria Math" w:eastAsia="MS Mincho" w:hAnsi="Cambria Math"/>
                    <w:lang w:eastAsia="ja-JP"/>
                  </w:rPr>
                </m:ctrlPr>
              </m:dPr>
              <m:e>
                <m:r>
                  <w:rPr>
                    <w:rFonts w:ascii="Cambria Math" w:eastAsia="MS Mincho" w:hAnsi="Cambria Math"/>
                    <w:lang w:eastAsia="ja-JP"/>
                  </w:rPr>
                  <m:t>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d>
                  <m:dPr>
                    <m:ctrlPr>
                      <w:rPr>
                        <w:rFonts w:ascii="Cambria Math" w:eastAsia="MS Mincho" w:hAnsi="Cambria Math"/>
                        <w:i/>
                        <w:lang w:eastAsia="ja-JP"/>
                      </w:rPr>
                    </m:ctrlPr>
                  </m:dPr>
                  <m:e>
                    <m:r>
                      <w:rPr>
                        <w:rFonts w:ascii="Cambria Math" w:eastAsia="MS Mincho" w:hAnsi="Cambria Math"/>
                        <w:lang w:eastAsia="ja-JP"/>
                      </w:rPr>
                      <m:t>n</m:t>
                    </m:r>
                    <m:r>
                      <m:rPr>
                        <m:sty m:val="p"/>
                      </m:rPr>
                      <w:rPr>
                        <w:rFonts w:ascii="Cambria Math" w:eastAsia="MS Mincho" w:hAnsi="Cambria Math"/>
                        <w:lang w:eastAsia="ja-JP"/>
                      </w:rPr>
                      <m:t>-</m:t>
                    </m:r>
                    <m:r>
                      <w:rPr>
                        <w:rFonts w:ascii="Cambria Math" w:eastAsia="MS Mincho" w:hAnsi="Cambria Math"/>
                        <w:lang w:eastAsia="ja-JP"/>
                      </w:rPr>
                      <m:t>τ</m:t>
                    </m:r>
                  </m:e>
                </m:d>
                <m:r>
                  <m:rPr>
                    <m:sty m:val="p"/>
                  </m:rPr>
                  <w:rPr>
                    <w:rFonts w:ascii="Cambria Math" w:eastAsia="MS Mincho" w:hAnsi="Cambria Math"/>
                    <w:lang w:val="en-US" w:eastAsia="ja-JP"/>
                  </w:rPr>
                  <m:t>mod N</m:t>
                </m:r>
              </m:e>
            </m:d>
            <m:r>
              <w:rPr>
                <w:rFonts w:ascii="Cambria Math" w:eastAsia="MS Mincho" w:hAnsi="Cambria Math"/>
                <w:lang w:eastAsia="ja-JP"/>
              </w:rPr>
              <m:t>)</m:t>
            </m:r>
          </m:e>
        </m:nary>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oMath>
      <w:r w:rsidRPr="00DF6CC5">
        <w:rPr>
          <w:rFonts w:ascii="Times New Roman" w:eastAsia="MS Mincho" w:hAnsi="Times New Roman"/>
          <w:lang w:eastAsia="ja-JP"/>
        </w:rPr>
        <w:t xml:space="preserve"> in delay-Doppler domain,</w:t>
      </w:r>
    </w:p>
    <w:p w14:paraId="16656184" w14:textId="77777777" w:rsidR="00246ADD" w:rsidRPr="00DF6CC5" w:rsidRDefault="00246ADD" w:rsidP="00246ADD">
      <w:pPr>
        <w:ind w:leftChars="100" w:left="200"/>
        <w:rPr>
          <w:rFonts w:ascii="Times New Roman" w:eastAsia="MS Mincho" w:hAnsi="Times New Roman"/>
          <w:lang w:eastAsia="ja-JP"/>
        </w:rPr>
      </w:pPr>
      <w:r w:rsidRPr="00DF6CC5">
        <w:rPr>
          <w:rFonts w:ascii="Times New Roman" w:eastAsia="MS Mincho" w:hAnsi="Times New Roman"/>
          <w:lang w:eastAsia="ja-JP"/>
        </w:rPr>
        <w:t xml:space="preserve">where </w:t>
      </w:r>
      <m:oMath>
        <m:r>
          <w:rPr>
            <w:rFonts w:ascii="Cambria Math" w:eastAsia="MS Mincho" w:hAnsi="Cambria Math"/>
            <w:lang w:eastAsia="ja-JP"/>
          </w:rPr>
          <m:t>τ</m:t>
        </m:r>
      </m:oMath>
      <w:r w:rsidRPr="00DF6CC5">
        <w:rPr>
          <w:rFonts w:ascii="Times New Roman" w:eastAsia="MS Mincho" w:hAnsi="Times New Roman"/>
          <w:lang w:eastAsia="ja-JP"/>
        </w:rPr>
        <w:t xml:space="preserve"> is the integer delay shift, </w:t>
      </w:r>
      <m:oMath>
        <m:r>
          <w:rPr>
            <w:rFonts w:ascii="Cambria Math" w:eastAsia="MS Mincho" w:hAnsi="Cambria Math"/>
            <w:lang w:eastAsia="ja-JP"/>
          </w:rPr>
          <m:t>v</m:t>
        </m:r>
      </m:oMath>
      <w:r w:rsidRPr="00DF6CC5">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DF6CC5">
        <w:rPr>
          <w:rFonts w:ascii="Times New Roman" w:eastAsia="MS Mincho" w:hAnsi="Times New Roman"/>
          <w:lang w:eastAsia="ja-JP"/>
        </w:rPr>
        <w:t xml:space="preserve"> is the sampling interval, </w:t>
      </w:r>
      <w:r w:rsidRPr="00DF6CC5">
        <w:rPr>
          <w:rFonts w:ascii="Times New Roman" w:eastAsia="MS Mincho" w:hAnsi="Times New Roman"/>
          <w:i/>
          <w:iCs/>
          <w:lang w:eastAsia="ja-JP"/>
        </w:rPr>
        <w:t>N</w:t>
      </w:r>
      <w:r w:rsidRPr="00DF6CC5">
        <w:rPr>
          <w:rFonts w:ascii="Times New Roman" w:eastAsia="MS Mincho" w:hAnsi="Times New Roman"/>
          <w:lang w:eastAsia="ja-JP"/>
        </w:rPr>
        <w:t xml:space="preserve"> is the number of samples in OFDM symbol without CP</w:t>
      </w:r>
    </w:p>
    <w:p w14:paraId="4A5ABF22" w14:textId="77777777" w:rsidR="00246ADD" w:rsidRPr="00DF6CC5" w:rsidRDefault="00246ADD">
      <w:pPr>
        <w:numPr>
          <w:ilvl w:val="0"/>
          <w:numId w:val="255"/>
        </w:numPr>
        <w:tabs>
          <w:tab w:val="clear" w:pos="0"/>
        </w:tabs>
        <w:rPr>
          <w:rFonts w:ascii="Times New Roman" w:eastAsia="MS Mincho" w:hAnsi="Times New Roman"/>
          <w:iCs/>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2a.  </w:t>
      </w:r>
      <m:oMath>
        <m:sSubSup>
          <m:sSubSupPr>
            <m:ctrlPr>
              <w:rPr>
                <w:rFonts w:ascii="Cambria Math" w:eastAsia="MS Mincho" w:hAnsi="Cambria Math"/>
                <w:i/>
                <w:iCs/>
                <w:lang w:eastAsia="ja-JP"/>
              </w:rPr>
            </m:ctrlPr>
          </m:sSubSupPr>
          <m:e>
            <m:r>
              <w:rPr>
                <w:rFonts w:ascii="Cambria Math" w:eastAsia="MS Mincho" w:hAnsi="Cambria Math"/>
                <w:lang w:eastAsia="ja-JP"/>
              </w:rPr>
              <m:t>χ</m:t>
            </m:r>
          </m:e>
          <m:sub>
            <m:r>
              <m:rPr>
                <m:sty m:val="p"/>
              </m:rPr>
              <w:rPr>
                <w:rFonts w:ascii="Cambria Math" w:eastAsia="MS Mincho" w:hAnsi="Cambria Math"/>
                <w:lang w:eastAsia="ja-JP"/>
              </w:rPr>
              <m:t>cross</m:t>
            </m:r>
          </m:sub>
          <m:sup>
            <m:d>
              <m:dPr>
                <m:ctrlPr>
                  <w:rPr>
                    <w:rFonts w:ascii="Cambria Math" w:eastAsia="MS Mincho" w:hAnsi="Cambria Math"/>
                    <w:iCs/>
                    <w:lang w:eastAsia="ja-JP"/>
                  </w:rPr>
                </m:ctrlPr>
              </m:dPr>
              <m:e>
                <m:r>
                  <m:rPr>
                    <m:sty m:val="p"/>
                  </m:rPr>
                  <w:rPr>
                    <w:rFonts w:ascii="Cambria Math" w:eastAsia="MS Mincho" w:hAnsi="Cambria Math"/>
                    <w:lang w:eastAsia="ja-JP"/>
                  </w:rPr>
                  <m:t>d</m:t>
                </m:r>
              </m:e>
            </m:d>
          </m:sup>
        </m:sSubSup>
        <m:d>
          <m:dPr>
            <m:ctrlPr>
              <w:rPr>
                <w:rFonts w:ascii="Cambria Math" w:eastAsia="MS Mincho" w:hAnsi="Cambria Math"/>
                <w:iCs/>
                <w:lang w:eastAsia="ja-JP"/>
              </w:rPr>
            </m:ctrlPr>
          </m:dPr>
          <m:e>
            <m:r>
              <m:rPr>
                <m:scr m:val="script"/>
                <m:sty m:val="p"/>
              </m:rPr>
              <w:rPr>
                <w:rFonts w:ascii="Cambria Math" w:eastAsia="MS Mincho" w:hAnsi="Cambria Math"/>
                <w:lang w:eastAsia="ja-JP"/>
              </w:rPr>
              <m:t>l</m:t>
            </m:r>
            <m:r>
              <w:rPr>
                <w:rFonts w:ascii="Cambria Math" w:eastAsia="MS Mincho" w:hAnsi="Cambria Math"/>
                <w:lang w:eastAsia="ja-JP"/>
              </w:rPr>
              <m:t>,p</m:t>
            </m:r>
          </m:e>
        </m:d>
        <m:r>
          <w:rPr>
            <w:rFonts w:ascii="Cambria Math" w:eastAsia="MS Mincho" w:hAnsi="Cambria Math"/>
            <w:lang w:eastAsia="ja-JP"/>
          </w:rPr>
          <m:t>=</m:t>
        </m:r>
        <m:f>
          <m:fPr>
            <m:ctrlPr>
              <w:rPr>
                <w:rFonts w:ascii="Cambria Math" w:eastAsia="MS Mincho" w:hAnsi="Cambria Math"/>
                <w:i/>
                <w:lang w:eastAsia="ja-JP"/>
              </w:rPr>
            </m:ctrlPr>
          </m:fPr>
          <m:num>
            <m:r>
              <w:rPr>
                <w:rFonts w:ascii="Cambria Math" w:eastAsia="MS Mincho" w:hAnsi="Cambria Math"/>
                <w:lang w:eastAsia="ja-JP"/>
              </w:rPr>
              <m:t>1</m:t>
            </m:r>
          </m:num>
          <m:den>
            <m:r>
              <w:rPr>
                <w:rFonts w:ascii="Cambria Math" w:eastAsia="MS Mincho" w:hAnsi="Cambria Math"/>
                <w:lang w:eastAsia="ja-JP"/>
              </w:rPr>
              <m:t>M</m:t>
            </m:r>
          </m:den>
        </m:f>
        <m:limLow>
          <m:limLowPr>
            <m:ctrlPr>
              <w:rPr>
                <w:rFonts w:ascii="Cambria Math" w:eastAsia="MS Mincho" w:hAnsi="Cambria Math"/>
                <w:i/>
                <w:iCs/>
                <w:lang w:eastAsia="ja-JP"/>
              </w:rPr>
            </m:ctrlPr>
          </m:limLowPr>
          <m:e>
            <m:groupChr>
              <m:groupChrPr>
                <m:ctrlPr>
                  <w:rPr>
                    <w:rFonts w:ascii="Cambria Math" w:eastAsia="MS Mincho" w:hAnsi="Cambria Math"/>
                    <w:i/>
                    <w:iCs/>
                    <w:lang w:eastAsia="ja-JP"/>
                  </w:rPr>
                </m:ctrlPr>
              </m:groupChrPr>
              <m:e>
                <m:sSup>
                  <m:sSupPr>
                    <m:ctrlPr>
                      <w:rPr>
                        <w:rFonts w:ascii="Cambria Math" w:eastAsia="MS Mincho" w:hAnsi="Cambria Math"/>
                        <w:i/>
                        <w:iCs/>
                        <w:lang w:eastAsia="ja-JP"/>
                      </w:rPr>
                    </m:ctrlPr>
                  </m:sSupPr>
                  <m:e>
                    <m:r>
                      <w:rPr>
                        <w:rFonts w:ascii="Cambria Math" w:eastAsia="MS Mincho" w:hAnsi="Cambria Math"/>
                        <w:lang w:eastAsia="ja-JP"/>
                      </w:rPr>
                      <m:t>e</m:t>
                    </m:r>
                  </m:e>
                  <m:sup>
                    <m:r>
                      <w:rPr>
                        <w:rFonts w:ascii="Cambria Math" w:eastAsia="MS Mincho" w:hAnsi="Cambria Math"/>
                        <w:lang w:eastAsia="ja-JP"/>
                      </w:rPr>
                      <m:t>-j2π</m:t>
                    </m:r>
                    <m:f>
                      <m:fPr>
                        <m:ctrlPr>
                          <w:rPr>
                            <w:rFonts w:ascii="Cambria Math" w:eastAsia="MS Mincho" w:hAnsi="Cambria Math"/>
                            <w:i/>
                            <w:iCs/>
                            <w:lang w:eastAsia="ja-JP"/>
                          </w:rPr>
                        </m:ctrlPr>
                      </m:fPr>
                      <m:num>
                        <m:r>
                          <w:rPr>
                            <w:rFonts w:ascii="Cambria Math" w:eastAsia="MS Mincho" w:hAnsi="Cambria Math"/>
                            <w:lang w:eastAsia="ja-JP"/>
                          </w:rPr>
                          <m:t>p</m:t>
                        </m:r>
                      </m:num>
                      <m:den>
                        <m:r>
                          <w:rPr>
                            <w:rFonts w:ascii="Cambria Math" w:eastAsia="MS Mincho" w:hAnsi="Cambria Math"/>
                            <w:lang w:eastAsia="ja-JP"/>
                          </w:rPr>
                          <m:t>MN</m:t>
                        </m:r>
                      </m:den>
                    </m:f>
                    <m:d>
                      <m:dPr>
                        <m:ctrlPr>
                          <w:rPr>
                            <w:rFonts w:ascii="Cambria Math" w:eastAsia="MS Mincho" w:hAnsi="Cambria Math"/>
                            <w:iCs/>
                            <w:lang w:eastAsia="ja-JP"/>
                          </w:rPr>
                        </m:ctrlPr>
                      </m:dPr>
                      <m:e>
                        <m:r>
                          <m:rPr>
                            <m:scr m:val="script"/>
                            <m:sty m:val="p"/>
                          </m:rPr>
                          <w:rPr>
                            <w:rFonts w:ascii="Cambria Math" w:eastAsia="MS Mincho" w:hAnsi="Cambria Math"/>
                            <w:lang w:eastAsia="ja-JP"/>
                          </w:rPr>
                          <m:t>l</m:t>
                        </m:r>
                        <m:r>
                          <w:rPr>
                            <w:rFonts w:ascii="Cambria Math" w:eastAsia="MS Mincho" w:hAnsi="Cambria Math"/>
                            <w:lang w:eastAsia="ja-JP"/>
                          </w:rPr>
                          <m:t>+</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e>
                    </m:d>
                  </m:sup>
                </m:sSup>
              </m:e>
            </m:groupChr>
          </m:e>
          <m:lim>
            <m:r>
              <m:rPr>
                <m:sty m:val="p"/>
              </m:rPr>
              <w:rPr>
                <w:rFonts w:ascii="Cambria Math" w:eastAsia="MS Mincho" w:hAnsi="Cambria Math"/>
                <w:lang w:eastAsia="ja-JP"/>
              </w:rPr>
              <m:t>common phase</m:t>
            </m:r>
          </m:lim>
        </m:limLow>
        <m:nary>
          <m:naryPr>
            <m:chr m:val="∑"/>
            <m:ctrlPr>
              <w:rPr>
                <w:rFonts w:ascii="Cambria Math" w:eastAsia="MS Mincho" w:hAnsi="Cambria Math"/>
                <w:i/>
                <w:iCs/>
                <w:lang w:eastAsia="ja-JP"/>
              </w:rPr>
            </m:ctrlPr>
          </m:naryPr>
          <m:sub>
            <m:r>
              <w:rPr>
                <w:rFonts w:ascii="Cambria Math" w:eastAsia="MS Mincho" w:hAnsi="Cambria Math"/>
                <w:lang w:eastAsia="ja-JP"/>
              </w:rPr>
              <m:t>m=0</m:t>
            </m:r>
          </m:sub>
          <m:sup>
            <m:r>
              <w:rPr>
                <w:rFonts w:ascii="Cambria Math" w:eastAsia="MS Mincho" w:hAnsi="Cambria Math"/>
                <w:lang w:eastAsia="ja-JP"/>
              </w:rPr>
              <m:t>M-1</m:t>
            </m:r>
          </m:sup>
          <m:e>
            <m:sSup>
              <m:sSupPr>
                <m:ctrlPr>
                  <w:rPr>
                    <w:rFonts w:ascii="Cambria Math" w:eastAsia="MS Mincho" w:hAnsi="Cambria Math"/>
                    <w:i/>
                    <w:iCs/>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m:t>
                </m:r>
                <m:r>
                  <m:rPr>
                    <m:sty m:val="p"/>
                  </m:rPr>
                  <w:rPr>
                    <w:rFonts w:ascii="Cambria Math" w:eastAsia="MS Mincho" w:hAnsi="Cambria Math"/>
                    <w:lang w:eastAsia="ja-JP"/>
                  </w:rPr>
                  <m:t>2</m:t>
                </m:r>
                <m:r>
                  <w:rPr>
                    <w:rFonts w:ascii="Cambria Math" w:eastAsia="MS Mincho" w:hAnsi="Cambria Math"/>
                    <w:lang w:eastAsia="ja-JP"/>
                  </w:rPr>
                  <m:t>π</m:t>
                </m:r>
                <m:f>
                  <m:fPr>
                    <m:ctrlPr>
                      <w:rPr>
                        <w:rFonts w:ascii="Cambria Math" w:eastAsia="MS Mincho" w:hAnsi="Cambria Math"/>
                        <w:i/>
                        <w:iCs/>
                        <w:lang w:eastAsia="ja-JP"/>
                      </w:rPr>
                    </m:ctrlPr>
                  </m:fPr>
                  <m:num>
                    <m:r>
                      <w:rPr>
                        <w:rFonts w:ascii="Cambria Math" w:eastAsia="MS Mincho" w:hAnsi="Cambria Math"/>
                        <w:lang w:eastAsia="ja-JP"/>
                      </w:rPr>
                      <m:t>pQ</m:t>
                    </m:r>
                  </m:num>
                  <m:den>
                    <m:r>
                      <w:rPr>
                        <w:rFonts w:ascii="Cambria Math" w:eastAsia="MS Mincho" w:hAnsi="Cambria Math"/>
                        <w:lang w:eastAsia="ja-JP"/>
                      </w:rPr>
                      <m:t>MN</m:t>
                    </m:r>
                  </m:den>
                </m:f>
                <m:r>
                  <w:rPr>
                    <w:rFonts w:ascii="Cambria Math" w:eastAsia="MS Mincho" w:hAnsi="Cambria Math"/>
                    <w:lang w:eastAsia="ja-JP"/>
                  </w:rPr>
                  <m:t>m</m:t>
                </m:r>
              </m:sup>
            </m:sSup>
            <m:nary>
              <m:naryPr>
                <m:chr m:val="∑"/>
                <m:ctrlPr>
                  <w:rPr>
                    <w:rFonts w:ascii="Cambria Math" w:eastAsia="MS Mincho" w:hAnsi="Cambria Math"/>
                    <w:i/>
                    <w:iCs/>
                    <w:lang w:eastAsia="ja-JP"/>
                  </w:rPr>
                </m:ctrlPr>
              </m:naryPr>
              <m:sub>
                <m:r>
                  <w:rPr>
                    <w:rFonts w:ascii="Cambria Math" w:eastAsia="MS Mincho" w:hAnsi="Cambria Math"/>
                    <w:lang w:eastAsia="ja-JP"/>
                  </w:rPr>
                  <m:t>k=0</m:t>
                </m:r>
              </m:sub>
              <m:sup>
                <m:r>
                  <w:rPr>
                    <w:rFonts w:ascii="Cambria Math" w:eastAsia="MS Mincho" w:hAnsi="Cambria Math"/>
                    <w:lang w:eastAsia="ja-JP"/>
                  </w:rPr>
                  <m:t>N-1</m:t>
                </m:r>
              </m:sup>
              <m:e>
                <m:limLow>
                  <m:limLowPr>
                    <m:ctrlPr>
                      <w:rPr>
                        <w:rFonts w:ascii="Cambria Math" w:eastAsia="MS Mincho" w:hAnsi="Cambria Math"/>
                        <w:i/>
                        <w:iCs/>
                        <w:lang w:eastAsia="ja-JP"/>
                      </w:rPr>
                    </m:ctrlPr>
                  </m:limLowPr>
                  <m:e>
                    <m:groupChr>
                      <m:groupChrPr>
                        <m:ctrlPr>
                          <w:rPr>
                            <w:rFonts w:ascii="Cambria Math" w:eastAsia="MS Mincho" w:hAnsi="Cambria Math"/>
                            <w:i/>
                            <w:iCs/>
                            <w:lang w:eastAsia="ja-JP"/>
                          </w:rPr>
                        </m:ctrlPr>
                      </m:groupChrPr>
                      <m:e>
                        <m:sSub>
                          <m:sSubPr>
                            <m:ctrlPr>
                              <w:rPr>
                                <w:rFonts w:ascii="Cambria Math" w:eastAsia="MS Mincho" w:hAnsi="Cambria Math"/>
                                <w:i/>
                                <w:iCs/>
                                <w:lang w:eastAsia="ja-JP"/>
                              </w:rPr>
                            </m:ctrlPr>
                          </m:sSubPr>
                          <m:e>
                            <m:r>
                              <w:rPr>
                                <w:rFonts w:ascii="Cambria Math" w:eastAsia="MS Mincho" w:hAnsi="Cambria Math"/>
                                <w:lang w:eastAsia="ja-JP"/>
                              </w:rPr>
                              <m:t>X</m:t>
                            </m:r>
                          </m:e>
                          <m:sub>
                            <m:r>
                              <w:rPr>
                                <w:rFonts w:ascii="Cambria Math" w:eastAsia="MS Mincho" w:hAnsi="Cambria Math"/>
                                <w:lang w:eastAsia="ja-JP"/>
                              </w:rPr>
                              <m:t>m</m:t>
                            </m:r>
                          </m:sub>
                        </m:sSub>
                        <m:d>
                          <m:dPr>
                            <m:begChr m:val="["/>
                            <m:endChr m:val="]"/>
                            <m:ctrlPr>
                              <w:rPr>
                                <w:rFonts w:ascii="Cambria Math" w:eastAsia="MS Mincho" w:hAnsi="Cambria Math"/>
                                <w:i/>
                                <w:iCs/>
                                <w:lang w:eastAsia="ja-JP"/>
                              </w:rPr>
                            </m:ctrlPr>
                          </m:dPr>
                          <m:e>
                            <m:r>
                              <w:rPr>
                                <w:rFonts w:ascii="Cambria Math" w:eastAsia="MS Mincho" w:hAnsi="Cambria Math"/>
                                <w:lang w:eastAsia="ja-JP"/>
                              </w:rPr>
                              <m:t>k</m:t>
                            </m:r>
                          </m:e>
                        </m:d>
                        <m:sSubSup>
                          <m:sSubSupPr>
                            <m:ctrlPr>
                              <w:rPr>
                                <w:rFonts w:ascii="Cambria Math" w:eastAsia="MS Mincho" w:hAnsi="Cambria Math"/>
                                <w:i/>
                                <w:iCs/>
                                <w:lang w:eastAsia="ja-JP"/>
                              </w:rPr>
                            </m:ctrlPr>
                          </m:sSubSupPr>
                          <m:e>
                            <m:r>
                              <w:rPr>
                                <w:rFonts w:ascii="Cambria Math" w:eastAsia="MS Mincho" w:hAnsi="Cambria Math"/>
                                <w:lang w:eastAsia="ja-JP"/>
                              </w:rPr>
                              <m:t>Y</m:t>
                            </m:r>
                          </m:e>
                          <m:sub>
                            <m:r>
                              <w:rPr>
                                <w:rFonts w:ascii="Cambria Math" w:eastAsia="MS Mincho" w:hAnsi="Cambria Math"/>
                                <w:lang w:eastAsia="ja-JP"/>
                              </w:rPr>
                              <m:t>m</m:t>
                            </m:r>
                          </m:sub>
                          <m:sup>
                            <m:r>
                              <w:rPr>
                                <w:rFonts w:ascii="Cambria Math" w:eastAsia="MS Mincho" w:hAnsi="Cambria Math"/>
                                <w:lang w:eastAsia="ja-JP"/>
                              </w:rPr>
                              <m:t>*</m:t>
                            </m:r>
                          </m:sup>
                        </m:sSubSup>
                        <m:d>
                          <m:dPr>
                            <m:begChr m:val="["/>
                            <m:endChr m:val="]"/>
                            <m:ctrlPr>
                              <w:rPr>
                                <w:rFonts w:ascii="Cambria Math" w:eastAsia="MS Mincho" w:hAnsi="Cambria Math"/>
                                <w:i/>
                                <w:iCs/>
                                <w:lang w:eastAsia="ja-JP"/>
                              </w:rPr>
                            </m:ctrlPr>
                          </m:dPr>
                          <m:e>
                            <m:r>
                              <w:rPr>
                                <w:rFonts w:ascii="Cambria Math" w:eastAsia="MS Mincho" w:hAnsi="Cambria Math"/>
                                <w:lang w:eastAsia="ja-JP"/>
                              </w:rPr>
                              <m:t>k</m:t>
                            </m:r>
                          </m:e>
                        </m:d>
                      </m:e>
                    </m:groupChr>
                  </m:e>
                  <m:lim>
                    <m:sSubSup>
                      <m:sSubSupPr>
                        <m:ctrlPr>
                          <w:rPr>
                            <w:rFonts w:ascii="Cambria Math" w:eastAsia="MS Mincho" w:hAnsi="Cambria Math"/>
                            <w:i/>
                            <w:iCs/>
                            <w:lang w:eastAsia="ja-JP"/>
                          </w:rPr>
                        </m:ctrlPr>
                      </m:sSubSupPr>
                      <m:e>
                        <m:r>
                          <w:rPr>
                            <w:rFonts w:ascii="Cambria Math" w:eastAsia="MS Mincho" w:hAnsi="Cambria Math"/>
                            <w:lang w:eastAsia="ja-JP"/>
                          </w:rPr>
                          <m:t>R</m:t>
                        </m:r>
                      </m:e>
                      <m:sub>
                        <m:r>
                          <w:rPr>
                            <w:rFonts w:ascii="Cambria Math" w:eastAsia="MS Mincho" w:hAnsi="Cambria Math"/>
                            <w:lang w:eastAsia="ja-JP"/>
                          </w:rPr>
                          <m:t>p</m:t>
                        </m:r>
                      </m:sub>
                      <m:sup>
                        <m:d>
                          <m:dPr>
                            <m:ctrlPr>
                              <w:rPr>
                                <w:rFonts w:ascii="Cambria Math" w:eastAsia="MS Mincho" w:hAnsi="Cambria Math"/>
                                <w:iCs/>
                                <w:lang w:eastAsia="ja-JP"/>
                              </w:rPr>
                            </m:ctrlPr>
                          </m:dPr>
                          <m:e>
                            <m:r>
                              <m:rPr>
                                <m:sty m:val="p"/>
                              </m:rPr>
                              <w:rPr>
                                <w:rFonts w:ascii="Cambria Math" w:eastAsia="MS Mincho" w:hAnsi="Cambria Math"/>
                                <w:lang w:eastAsia="ja-JP"/>
                              </w:rPr>
                              <m:t>c</m:t>
                            </m:r>
                          </m:e>
                        </m:d>
                      </m:sup>
                    </m:sSubSup>
                    <m:d>
                      <m:dPr>
                        <m:begChr m:val="["/>
                        <m:endChr m:val="]"/>
                        <m:ctrlPr>
                          <w:rPr>
                            <w:rFonts w:ascii="Cambria Math" w:eastAsia="MS Mincho" w:hAnsi="Cambria Math"/>
                            <w:i/>
                            <w:iCs/>
                            <w:lang w:eastAsia="ja-JP"/>
                          </w:rPr>
                        </m:ctrlPr>
                      </m:dPr>
                      <m:e>
                        <m:r>
                          <w:rPr>
                            <w:rFonts w:ascii="Cambria Math" w:eastAsia="MS Mincho" w:hAnsi="Cambria Math"/>
                            <w:lang w:eastAsia="ja-JP"/>
                          </w:rPr>
                          <m:t>m,k</m:t>
                        </m:r>
                      </m:e>
                    </m:d>
                  </m:lim>
                </m:limLow>
                <m:sSup>
                  <m:sSupPr>
                    <m:ctrlPr>
                      <w:rPr>
                        <w:rFonts w:ascii="Cambria Math" w:eastAsia="MS Mincho" w:hAnsi="Cambria Math"/>
                        <w:i/>
                        <w:iCs/>
                        <w:lang w:eastAsia="ja-JP"/>
                      </w:rPr>
                    </m:ctrlPr>
                  </m:sSupPr>
                  <m:e>
                    <m:r>
                      <w:rPr>
                        <w:rFonts w:ascii="Cambria Math" w:eastAsia="MS Mincho" w:hAnsi="Cambria Math"/>
                        <w:lang w:eastAsia="ja-JP"/>
                      </w:rPr>
                      <m:t>e</m:t>
                    </m:r>
                  </m:e>
                  <m:sup>
                    <m:r>
                      <w:rPr>
                        <w:rFonts w:ascii="Cambria Math" w:eastAsia="MS Mincho" w:hAnsi="Cambria Math"/>
                        <w:lang w:eastAsia="ja-JP"/>
                      </w:rPr>
                      <m:t>j2π</m:t>
                    </m:r>
                    <m:f>
                      <m:fPr>
                        <m:ctrlPr>
                          <w:rPr>
                            <w:rFonts w:ascii="Cambria Math" w:eastAsia="MS Mincho" w:hAnsi="Cambria Math"/>
                            <w:i/>
                            <w:iCs/>
                            <w:lang w:eastAsia="ja-JP"/>
                          </w:rPr>
                        </m:ctrlPr>
                      </m:fPr>
                      <m:num>
                        <m:r>
                          <w:rPr>
                            <w:rFonts w:ascii="Cambria Math" w:eastAsia="MS Mincho" w:hAnsi="Cambria Math"/>
                            <w:lang w:eastAsia="ja-JP"/>
                          </w:rPr>
                          <m:t>k</m:t>
                        </m:r>
                      </m:num>
                      <m:den>
                        <m:r>
                          <w:rPr>
                            <w:rFonts w:ascii="Cambria Math" w:eastAsia="MS Mincho" w:hAnsi="Cambria Math"/>
                            <w:lang w:eastAsia="ja-JP"/>
                          </w:rPr>
                          <m:t>N</m:t>
                        </m:r>
                      </m:den>
                    </m:f>
                    <m:r>
                      <m:rPr>
                        <m:scr m:val="script"/>
                        <m:sty m:val="p"/>
                      </m:rPr>
                      <w:rPr>
                        <w:rFonts w:ascii="Cambria Math" w:eastAsia="MS Mincho" w:hAnsi="Cambria Math"/>
                        <w:lang w:eastAsia="ja-JP"/>
                      </w:rPr>
                      <m:t>l</m:t>
                    </m:r>
                  </m:sup>
                </m:sSup>
              </m:e>
            </m:nary>
          </m:e>
        </m:nary>
      </m:oMath>
      <w:r w:rsidRPr="00DF6CC5">
        <w:rPr>
          <w:rFonts w:ascii="Times New Roman" w:eastAsia="MS Mincho" w:hAnsi="Times New Roman"/>
          <w:i/>
          <w:iCs/>
          <w:lang w:eastAsia="ja-JP"/>
        </w:rPr>
        <w:t xml:space="preserve"> </w:t>
      </w:r>
      <w:r w:rsidRPr="00DF6CC5">
        <w:rPr>
          <w:rFonts w:ascii="Times New Roman" w:eastAsia="MS Mincho" w:hAnsi="Times New Roman"/>
          <w:lang w:eastAsia="ja-JP"/>
        </w:rPr>
        <w:t>in delay-Doppler domain,</w:t>
      </w:r>
    </w:p>
    <w:p w14:paraId="16636A10" w14:textId="77777777" w:rsidR="00246ADD" w:rsidRPr="00DF6CC5" w:rsidRDefault="00246ADD" w:rsidP="00246ADD">
      <w:pPr>
        <w:ind w:leftChars="100" w:left="200"/>
        <w:rPr>
          <w:rFonts w:ascii="Times New Roman" w:eastAsia="MS Mincho" w:hAnsi="Times New Roman"/>
          <w:lang w:eastAsia="ja-JP"/>
        </w:rPr>
      </w:pPr>
      <w:r w:rsidRPr="00DF6CC5">
        <w:rPr>
          <w:rFonts w:ascii="Times New Roman" w:eastAsia="MS Mincho" w:hAnsi="Times New Roman"/>
          <w:lang w:eastAsia="ja-JP"/>
        </w:rPr>
        <w:t xml:space="preserve">where </w:t>
      </w:r>
      <w:r w:rsidRPr="00DF6CC5">
        <w:rPr>
          <w:rFonts w:ascii="Times New Roman" w:eastAsia="MS Mincho" w:hAnsi="Times New Roman"/>
          <w:i/>
          <w:iCs/>
          <w:lang w:eastAsia="ja-JP"/>
        </w:rPr>
        <w:t>p</w:t>
      </w:r>
      <w:r w:rsidRPr="00DF6CC5">
        <w:rPr>
          <w:rFonts w:ascii="Times New Roman" w:eastAsia="MS Mincho" w:hAnsi="Times New Roman"/>
          <w:lang w:eastAsia="ja-JP"/>
        </w:rPr>
        <w:t xml:space="preserve"> is Doppler index, </w:t>
      </w:r>
      <m:oMath>
        <m:r>
          <m:rPr>
            <m:scr m:val="script"/>
            <m:sty m:val="p"/>
          </m:rPr>
          <w:rPr>
            <w:rFonts w:ascii="Cambria Math" w:eastAsia="MS Mincho" w:hAnsi="Cambria Math"/>
            <w:lang w:eastAsia="ja-JP"/>
          </w:rPr>
          <m:t>l</m:t>
        </m:r>
      </m:oMath>
      <w:r w:rsidRPr="00DF6CC5">
        <w:rPr>
          <w:rFonts w:ascii="Times New Roman" w:eastAsia="MS Mincho" w:hAnsi="Times New Roman"/>
          <w:lang w:eastAsia="ja-JP"/>
        </w:rPr>
        <w:t xml:space="preserve"> is delay index, </w:t>
      </w:r>
      <m:oMath>
        <m:r>
          <w:rPr>
            <w:rFonts w:ascii="Cambria Math" w:eastAsia="MS Mincho" w:hAnsi="Cambria Math"/>
            <w:lang w:eastAsia="ja-JP"/>
          </w:rPr>
          <m:t>Q=</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r>
          <m:rPr>
            <m:sty m:val="p"/>
          </m:rPr>
          <w:rPr>
            <w:rFonts w:ascii="Cambria Math" w:eastAsia="MS Mincho" w:hAnsi="Cambria Math"/>
            <w:lang w:eastAsia="ja-JP"/>
          </w:rPr>
          <m:t>+</m:t>
        </m:r>
        <m:r>
          <w:rPr>
            <w:rFonts w:ascii="Cambria Math" w:eastAsia="MS Mincho" w:hAnsi="Cambria Math"/>
            <w:lang w:eastAsia="ja-JP"/>
          </w:rPr>
          <m:t>N</m:t>
        </m:r>
      </m:oMath>
      <w:r w:rsidRPr="00DF6CC5">
        <w:rPr>
          <w:rFonts w:ascii="Times New Roman" w:eastAsia="MS Mincho" w:hAnsi="Times New Roman"/>
          <w:lang w:eastAsia="ja-JP"/>
        </w:rPr>
        <w:t xml:space="preserve">, </w:t>
      </w:r>
      <m:oMath>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oMath>
      <w:r w:rsidRPr="00DF6CC5">
        <w:rPr>
          <w:rFonts w:ascii="Times New Roman" w:eastAsia="MS Mincho" w:hAnsi="Times New Roman"/>
          <w:lang w:eastAsia="ja-JP"/>
        </w:rPr>
        <w:t xml:space="preserve"> is the number of samples in CP, </w:t>
      </w:r>
      <w:r w:rsidRPr="00DF6CC5">
        <w:rPr>
          <w:rFonts w:ascii="Times New Roman" w:eastAsia="MS Mincho" w:hAnsi="Times New Roman"/>
          <w:i/>
          <w:iCs/>
          <w:lang w:eastAsia="ja-JP"/>
        </w:rPr>
        <w:t>N</w:t>
      </w:r>
      <w:r w:rsidRPr="00DF6CC5">
        <w:rPr>
          <w:rFonts w:ascii="Times New Roman" w:eastAsia="MS Mincho" w:hAnsi="Times New Roman"/>
          <w:lang w:eastAsia="ja-JP"/>
        </w:rPr>
        <w:t xml:space="preserve"> is the number of samples in OFDM symbol without CP, </w:t>
      </w:r>
      <w:r w:rsidRPr="00DF6CC5">
        <w:rPr>
          <w:rFonts w:ascii="Times New Roman" w:eastAsia="MS Mincho" w:hAnsi="Times New Roman"/>
          <w:i/>
          <w:iCs/>
          <w:lang w:eastAsia="ja-JP"/>
        </w:rPr>
        <w:t>M</w:t>
      </w:r>
      <w:r w:rsidRPr="00DF6CC5">
        <w:rPr>
          <w:rFonts w:ascii="Times New Roman" w:eastAsia="MS Mincho" w:hAnsi="Times New Roman"/>
          <w:lang w:eastAsia="ja-JP"/>
        </w:rPr>
        <w:t xml:space="preserve"> is the number of OFDM symbols, </w:t>
      </w:r>
      <w:r w:rsidRPr="00DF6CC5">
        <w:rPr>
          <w:rFonts w:ascii="Times New Roman" w:eastAsia="MS Mincho" w:hAnsi="Times New Roman"/>
          <w:i/>
          <w:iCs/>
          <w:lang w:eastAsia="ja-JP"/>
        </w:rPr>
        <w:t>X</w:t>
      </w:r>
      <w:r w:rsidRPr="00DF6CC5">
        <w:rPr>
          <w:rFonts w:ascii="Times New Roman" w:eastAsia="MS Mincho" w:hAnsi="Times New Roman"/>
          <w:lang w:eastAsia="ja-JP"/>
        </w:rPr>
        <w:t xml:space="preserve"> and </w:t>
      </w:r>
      <w:r w:rsidRPr="00DF6CC5">
        <w:rPr>
          <w:rFonts w:ascii="Times New Roman" w:eastAsia="MS Mincho" w:hAnsi="Times New Roman"/>
          <w:i/>
          <w:iCs/>
          <w:lang w:eastAsia="ja-JP"/>
        </w:rPr>
        <w:t>Y</w:t>
      </w:r>
      <w:r w:rsidRPr="00DF6CC5">
        <w:rPr>
          <w:rFonts w:ascii="Times New Roman" w:eastAsia="MS Mincho" w:hAnsi="Times New Roman"/>
          <w:lang w:eastAsia="ja-JP"/>
        </w:rPr>
        <w:t xml:space="preserve"> are the spectrums of </w:t>
      </w:r>
      <w:r w:rsidRPr="00DF6CC5">
        <w:rPr>
          <w:rFonts w:ascii="Times New Roman" w:eastAsia="MS Mincho" w:hAnsi="Times New Roman"/>
          <w:i/>
          <w:iCs/>
          <w:lang w:eastAsia="ja-JP"/>
        </w:rPr>
        <w:t>x</w:t>
      </w:r>
      <w:r w:rsidRPr="00DF6CC5">
        <w:rPr>
          <w:rFonts w:ascii="Times New Roman" w:eastAsia="MS Mincho" w:hAnsi="Times New Roman"/>
          <w:lang w:eastAsia="ja-JP"/>
        </w:rPr>
        <w:t xml:space="preserve"> and </w:t>
      </w:r>
      <w:r w:rsidRPr="00DF6CC5">
        <w:rPr>
          <w:rFonts w:ascii="Times New Roman" w:eastAsia="MS Mincho" w:hAnsi="Times New Roman"/>
          <w:i/>
          <w:iCs/>
          <w:lang w:eastAsia="ja-JP"/>
        </w:rPr>
        <w:t>y</w:t>
      </w:r>
      <w:r w:rsidRPr="00DF6CC5">
        <w:rPr>
          <w:rFonts w:ascii="Times New Roman" w:eastAsia="MS Mincho" w:hAnsi="Times New Roman"/>
          <w:lang w:eastAsia="ja-JP"/>
        </w:rPr>
        <w:t xml:space="preserve"> respectively.</w:t>
      </w:r>
    </w:p>
    <w:p w14:paraId="7EE8966A" w14:textId="77777777" w:rsidR="00246ADD" w:rsidRPr="00DF6CC5" w:rsidRDefault="00246ADD">
      <w:pPr>
        <w:numPr>
          <w:ilvl w:val="0"/>
          <w:numId w:val="255"/>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2b. </w:t>
      </w:r>
      <m:oMath>
        <m:sSub>
          <m:sSubPr>
            <m:ctrlPr>
              <w:rPr>
                <w:rFonts w:ascii="Cambria Math" w:eastAsia="MS Mincho" w:hAnsi="Cambria Math"/>
                <w:lang w:eastAsia="ja-JP"/>
              </w:rPr>
            </m:ctrlPr>
          </m:sSubPr>
          <m:e>
            <m:r>
              <w:rPr>
                <w:rFonts w:ascii="Cambria Math" w:eastAsia="MS Mincho" w:hAnsi="Cambria Math"/>
                <w:lang w:eastAsia="ja-JP"/>
              </w:rPr>
              <m:t>χ</m:t>
            </m:r>
          </m:e>
          <m:sub>
            <m:r>
              <w:rPr>
                <w:rFonts w:ascii="Cambria Math" w:eastAsia="MS Mincho" w:hAnsi="Cambria Math"/>
                <w:lang w:eastAsia="ja-JP"/>
              </w:rPr>
              <m:t>CA</m:t>
            </m:r>
          </m:sub>
        </m:sSub>
        <m:d>
          <m:dPr>
            <m:ctrlPr>
              <w:rPr>
                <w:rFonts w:ascii="Cambria Math" w:eastAsia="MS Mincho" w:hAnsi="Cambria Math"/>
                <w:lang w:eastAsia="ja-JP"/>
              </w:rPr>
            </m:ctrlPr>
          </m:dPr>
          <m:e>
            <m:r>
              <w:rPr>
                <w:rFonts w:ascii="Cambria Math" w:eastAsia="MS Mincho" w:hAnsi="Cambria Math"/>
                <w:lang w:eastAsia="ja-JP"/>
              </w:rPr>
              <m:t>τ</m:t>
            </m:r>
            <m:r>
              <m:rPr>
                <m:sty m:val="p"/>
              </m:rPr>
              <w:rPr>
                <w:rFonts w:ascii="Cambria Math" w:eastAsia="MS Mincho" w:hAnsi="Cambria Math"/>
                <w:lang w:eastAsia="ja-JP"/>
              </w:rPr>
              <m:t>,</m:t>
            </m:r>
            <m:r>
              <w:rPr>
                <w:rFonts w:ascii="Cambria Math" w:eastAsia="MS Mincho" w:hAnsi="Cambria Math"/>
                <w:lang w:eastAsia="ja-JP"/>
              </w:rPr>
              <m:t>ν</m:t>
            </m:r>
          </m:e>
        </m:d>
        <m:r>
          <m:rPr>
            <m:sty m:val="p"/>
          </m:rPr>
          <w:rPr>
            <w:rFonts w:ascii="Cambria Math" w:eastAsia="MS Mincho" w:hAnsi="Cambria Math"/>
            <w:lang w:eastAsia="ja-JP"/>
          </w:rPr>
          <m:t>=</m:t>
        </m:r>
        <m:f>
          <m:fPr>
            <m:ctrlPr>
              <w:rPr>
                <w:rFonts w:ascii="Cambria Math" w:eastAsia="MS Mincho" w:hAnsi="Cambria Math"/>
                <w:i/>
                <w:lang w:eastAsia="ja-JP"/>
              </w:rPr>
            </m:ctrlPr>
          </m:fPr>
          <m:num>
            <m:r>
              <w:rPr>
                <w:rFonts w:ascii="Cambria Math" w:eastAsia="MS Mincho" w:hAnsi="Cambria Math"/>
                <w:lang w:eastAsia="ja-JP"/>
              </w:rPr>
              <m:t>1</m:t>
            </m:r>
          </m:num>
          <m:den>
            <m:r>
              <w:rPr>
                <w:rFonts w:ascii="Cambria Math" w:eastAsia="MS Mincho" w:hAnsi="Cambria Math"/>
                <w:lang w:eastAsia="ja-JP"/>
              </w:rPr>
              <m:t>M</m:t>
            </m:r>
          </m:den>
        </m:f>
        <m:nary>
          <m:naryPr>
            <m:chr m:val="∑"/>
            <m:limLoc m:val="subSup"/>
            <m:ctrlPr>
              <w:rPr>
                <w:rFonts w:ascii="Cambria Math" w:eastAsia="MS Mincho" w:hAnsi="Cambria Math"/>
                <w:lang w:eastAsia="ja-JP"/>
              </w:rPr>
            </m:ctrlPr>
          </m:naryPr>
          <m:sub>
            <m:r>
              <w:rPr>
                <w:rFonts w:ascii="Cambria Math" w:eastAsia="MS Mincho" w:hAnsi="Cambria Math"/>
                <w:lang w:eastAsia="ja-JP"/>
              </w:rPr>
              <m:t>m=0</m:t>
            </m:r>
          </m:sub>
          <m:sup>
            <m:r>
              <w:rPr>
                <w:rFonts w:ascii="Cambria Math" w:eastAsia="MS Mincho" w:hAnsi="Cambria Math"/>
                <w:lang w:eastAsia="ja-JP"/>
              </w:rPr>
              <m:t>M-1</m:t>
            </m:r>
          </m:sup>
          <m:e>
            <m:nary>
              <m:naryPr>
                <m:chr m:val="∑"/>
                <m:limLoc m:val="subSup"/>
                <m:ctrlPr>
                  <w:rPr>
                    <w:rFonts w:ascii="Cambria Math" w:eastAsia="MS Mincho" w:hAnsi="Cambria Math"/>
                    <w:lang w:eastAsia="ja-JP"/>
                  </w:rPr>
                </m:ctrlPr>
              </m:naryPr>
              <m:sub>
                <m:r>
                  <w:rPr>
                    <w:rFonts w:ascii="Cambria Math" w:eastAsia="MS Mincho" w:hAnsi="Cambria Math"/>
                    <w:lang w:eastAsia="ja-JP"/>
                  </w:rPr>
                  <m:t>n=0</m:t>
                </m:r>
              </m:sub>
              <m:sup>
                <m:r>
                  <w:rPr>
                    <w:rFonts w:ascii="Cambria Math" w:eastAsia="MS Mincho" w:hAnsi="Cambria Math"/>
                    <w:lang w:eastAsia="ja-JP"/>
                  </w:rPr>
                  <m:t>N-1</m:t>
                </m:r>
              </m:sup>
              <m:e>
                <m:r>
                  <w:rPr>
                    <w:rFonts w:ascii="Cambria Math" w:eastAsia="MS Mincho" w:hAnsi="Cambria Math"/>
                    <w:lang w:eastAsia="ja-JP"/>
                  </w:rPr>
                  <m:t>(y</m:t>
                </m:r>
                <m:d>
                  <m:dPr>
                    <m:begChr m:val="["/>
                    <m:endChr m:val="]"/>
                    <m:ctrlPr>
                      <w:rPr>
                        <w:rFonts w:ascii="Cambria Math" w:eastAsia="MS Mincho" w:hAnsi="Cambria Math"/>
                        <w:lang w:eastAsia="ja-JP"/>
                      </w:rPr>
                    </m:ctrlPr>
                  </m:dPr>
                  <m:e>
                    <m:r>
                      <w:rPr>
                        <w:rFonts w:ascii="Cambria Math" w:eastAsia="MS Mincho" w:hAnsi="Cambria Math"/>
                        <w:lang w:eastAsia="ja-JP"/>
                      </w:rPr>
                      <m:t>mQ+n</m:t>
                    </m:r>
                  </m:e>
                </m:d>
                <m:sSup>
                  <m:sSupPr>
                    <m:ctrlPr>
                      <w:rPr>
                        <w:rFonts w:ascii="Cambria Math" w:eastAsia="MS Mincho" w:hAnsi="Cambria Math"/>
                        <w:lang w:eastAsia="ja-JP"/>
                      </w:rPr>
                    </m:ctrlPr>
                  </m:sSupPr>
                  <m:e>
                    <m: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r>
                      <w:rPr>
                        <w:rFonts w:ascii="Cambria Math" w:eastAsia="MS Mincho" w:hAnsi="Cambria Math"/>
                        <w:lang w:eastAsia="ja-JP"/>
                      </w:rPr>
                      <m:t>mQ+(n</m:t>
                    </m:r>
                    <m:r>
                      <m:rPr>
                        <m:sty m:val="p"/>
                      </m:rPr>
                      <w:rPr>
                        <w:rFonts w:ascii="Cambria Math" w:eastAsia="MS Mincho" w:hAnsi="Cambria Math"/>
                        <w:lang w:eastAsia="ja-JP"/>
                      </w:rPr>
                      <m:t>-</m:t>
                    </m:r>
                    <m:r>
                      <w:rPr>
                        <w:rFonts w:ascii="Cambria Math" w:eastAsia="MS Mincho" w:hAnsi="Cambria Math"/>
                        <w:lang w:eastAsia="ja-JP"/>
                      </w:rPr>
                      <m:t>τ)</m:t>
                    </m:r>
                    <m:r>
                      <m:rPr>
                        <m:sty m:val="p"/>
                      </m:rPr>
                      <w:rPr>
                        <w:rFonts w:ascii="Cambria Math" w:eastAsia="MS Mincho" w:hAnsi="Cambria Math"/>
                        <w:lang w:val="en-US" w:eastAsia="ja-JP"/>
                      </w:rPr>
                      <m:t>mod N</m:t>
                    </m:r>
                  </m:e>
                </m:d>
                <m:r>
                  <w:rPr>
                    <w:rFonts w:ascii="Cambria Math" w:eastAsia="MS Mincho" w:hAnsi="Cambria Math"/>
                    <w:lang w:eastAsia="ja-JP"/>
                  </w:rPr>
                  <m:t>)</m:t>
                </m:r>
              </m:e>
            </m:nary>
            <m:sSup>
              <m:sSupPr>
                <m:ctrlPr>
                  <w:rPr>
                    <w:rFonts w:ascii="Cambria Math" w:eastAsia="MS Mincho" w:hAnsi="Cambria Math"/>
                    <w:lang w:eastAsia="ja-JP"/>
                  </w:rPr>
                </m:ctrlPr>
              </m:sSupPr>
              <m:e>
                <m:r>
                  <w:rPr>
                    <w:rFonts w:ascii="Cambria Math" w:eastAsia="MS Mincho" w:hAnsi="Cambria Math"/>
                    <w:lang w:eastAsia="ja-JP"/>
                  </w:rPr>
                  <m:t>e</m:t>
                </m:r>
              </m:e>
              <m:sup>
                <m:r>
                  <m:rPr>
                    <m:sty m:val="p"/>
                  </m:rPr>
                  <w:rPr>
                    <w:rFonts w:ascii="Cambria Math" w:eastAsia="MS Mincho" w:hAnsi="Cambria Math"/>
                    <w:lang w:eastAsia="ja-JP"/>
                  </w:rPr>
                  <m:t>-</m:t>
                </m:r>
                <m:r>
                  <w:rPr>
                    <w:rFonts w:ascii="Cambria Math" w:eastAsia="MS Mincho" w:hAnsi="Cambria Math"/>
                    <w:lang w:eastAsia="ja-JP"/>
                  </w:rPr>
                  <m:t>j2πν(mQ+n)</m:t>
                </m:r>
                <m:sSub>
                  <m:sSubPr>
                    <m:ctrlPr>
                      <w:rPr>
                        <w:rFonts w:ascii="Cambria Math" w:eastAsia="MS Mincho" w:hAnsi="Cambria Math"/>
                        <w:lang w:eastAsia="ja-JP"/>
                      </w:rPr>
                    </m:ctrlPr>
                  </m:sSubPr>
                  <m:e>
                    <m:r>
                      <w:rPr>
                        <w:rFonts w:ascii="Cambria Math" w:eastAsia="MS Mincho" w:hAnsi="Cambria Math"/>
                        <w:lang w:eastAsia="ja-JP"/>
                      </w:rPr>
                      <m:t>T</m:t>
                    </m:r>
                  </m:e>
                  <m:sub>
                    <m:r>
                      <w:rPr>
                        <w:rFonts w:ascii="Cambria Math" w:eastAsia="MS Mincho" w:hAnsi="Cambria Math"/>
                        <w:lang w:eastAsia="ja-JP"/>
                      </w:rPr>
                      <m:t>s</m:t>
                    </m:r>
                  </m:sub>
                </m:sSub>
              </m:sup>
            </m:sSup>
          </m:e>
        </m:nary>
      </m:oMath>
      <w:r w:rsidRPr="00DF6CC5">
        <w:rPr>
          <w:rFonts w:ascii="Times New Roman" w:eastAsia="MS Mincho" w:hAnsi="Times New Roman"/>
          <w:lang w:eastAsia="ja-JP"/>
        </w:rPr>
        <w:t xml:space="preserve"> in delay-Doppler domain,</w:t>
      </w:r>
    </w:p>
    <w:p w14:paraId="3BDF5FF6" w14:textId="77777777" w:rsidR="00246ADD" w:rsidRPr="00DF6CC5" w:rsidRDefault="00246ADD" w:rsidP="00246ADD">
      <w:pPr>
        <w:ind w:leftChars="100" w:left="200"/>
        <w:rPr>
          <w:rFonts w:ascii="Times New Roman" w:eastAsia="MS Mincho" w:hAnsi="Times New Roman"/>
          <w:lang w:eastAsia="ja-JP"/>
        </w:rPr>
      </w:pPr>
      <w:r w:rsidRPr="00DF6CC5">
        <w:rPr>
          <w:rFonts w:ascii="Times New Roman" w:eastAsia="MS Mincho" w:hAnsi="Times New Roman"/>
          <w:lang w:eastAsia="ja-JP"/>
        </w:rPr>
        <w:t xml:space="preserve">where </w:t>
      </w:r>
      <m:oMath>
        <m:r>
          <w:rPr>
            <w:rFonts w:ascii="Cambria Math" w:eastAsia="MS Mincho" w:hAnsi="Cambria Math"/>
            <w:lang w:eastAsia="ja-JP"/>
          </w:rPr>
          <m:t>τ</m:t>
        </m:r>
      </m:oMath>
      <w:r w:rsidRPr="00DF6CC5">
        <w:rPr>
          <w:rFonts w:ascii="Times New Roman" w:eastAsia="MS Mincho" w:hAnsi="Times New Roman"/>
          <w:lang w:eastAsia="ja-JP"/>
        </w:rPr>
        <w:t xml:space="preserve"> is the delay shift, </w:t>
      </w:r>
      <m:oMath>
        <m:r>
          <w:rPr>
            <w:rFonts w:ascii="Cambria Math" w:eastAsia="MS Mincho" w:hAnsi="Cambria Math"/>
            <w:lang w:eastAsia="ja-JP"/>
          </w:rPr>
          <m:t>v</m:t>
        </m:r>
      </m:oMath>
      <w:r w:rsidRPr="00DF6CC5">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DF6CC5">
        <w:rPr>
          <w:rFonts w:ascii="Times New Roman" w:eastAsia="MS Mincho" w:hAnsi="Times New Roman"/>
          <w:lang w:eastAsia="ja-JP"/>
        </w:rPr>
        <w:t xml:space="preserve"> is the sampling interval, </w:t>
      </w:r>
      <m:oMath>
        <m:r>
          <w:rPr>
            <w:rFonts w:ascii="Cambria Math" w:eastAsia="MS Mincho" w:hAnsi="Cambria Math"/>
            <w:lang w:eastAsia="ja-JP"/>
          </w:rPr>
          <m:t>Q=</m:t>
        </m:r>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r>
          <m:rPr>
            <m:sty m:val="p"/>
          </m:rPr>
          <w:rPr>
            <w:rFonts w:ascii="Cambria Math" w:eastAsia="MS Mincho" w:hAnsi="Cambria Math"/>
            <w:lang w:eastAsia="ja-JP"/>
          </w:rPr>
          <m:t>+</m:t>
        </m:r>
        <m:r>
          <w:rPr>
            <w:rFonts w:ascii="Cambria Math" w:eastAsia="MS Mincho" w:hAnsi="Cambria Math"/>
            <w:lang w:eastAsia="ja-JP"/>
          </w:rPr>
          <m:t>N</m:t>
        </m:r>
      </m:oMath>
      <w:r w:rsidRPr="00DF6CC5">
        <w:rPr>
          <w:rFonts w:ascii="Times New Roman" w:eastAsia="MS Mincho" w:hAnsi="Times New Roman"/>
          <w:lang w:eastAsia="ja-JP"/>
        </w:rPr>
        <w:t xml:space="preserve">, </w:t>
      </w:r>
      <m:oMath>
        <m:sSub>
          <m:sSubPr>
            <m:ctrlPr>
              <w:rPr>
                <w:rFonts w:ascii="Cambria Math" w:eastAsia="MS Mincho" w:hAnsi="Cambria Math"/>
                <w:i/>
                <w:iCs/>
                <w:lang w:eastAsia="ja-JP"/>
              </w:rPr>
            </m:ctrlPr>
          </m:sSubPr>
          <m:e>
            <m:r>
              <w:rPr>
                <w:rFonts w:ascii="Cambria Math" w:eastAsia="MS Mincho" w:hAnsi="Cambria Math"/>
                <w:lang w:eastAsia="ja-JP"/>
              </w:rPr>
              <m:t>N</m:t>
            </m:r>
          </m:e>
          <m:sub>
            <m:r>
              <w:rPr>
                <w:rFonts w:ascii="Cambria Math" w:eastAsia="MS Mincho" w:hAnsi="Cambria Math"/>
                <w:lang w:eastAsia="ja-JP"/>
              </w:rPr>
              <m:t>CP</m:t>
            </m:r>
          </m:sub>
        </m:sSub>
      </m:oMath>
      <w:r w:rsidRPr="00DF6CC5">
        <w:rPr>
          <w:rFonts w:ascii="Times New Roman" w:eastAsia="MS Mincho" w:hAnsi="Times New Roman"/>
          <w:lang w:eastAsia="ja-JP"/>
        </w:rPr>
        <w:t xml:space="preserve"> is the number of samples in CP, </w:t>
      </w:r>
      <w:r w:rsidRPr="00DF6CC5">
        <w:rPr>
          <w:rFonts w:ascii="Times New Roman" w:eastAsia="MS Mincho" w:hAnsi="Times New Roman"/>
          <w:i/>
          <w:iCs/>
          <w:lang w:eastAsia="ja-JP"/>
        </w:rPr>
        <w:t>N</w:t>
      </w:r>
      <w:r w:rsidRPr="00DF6CC5">
        <w:rPr>
          <w:rFonts w:ascii="Times New Roman" w:eastAsia="MS Mincho" w:hAnsi="Times New Roman"/>
          <w:lang w:eastAsia="ja-JP"/>
        </w:rPr>
        <w:t xml:space="preserve"> is the number of samples in OFDM symbol without CP, </w:t>
      </w:r>
      <w:r w:rsidRPr="00DF6CC5">
        <w:rPr>
          <w:rFonts w:ascii="Times New Roman" w:eastAsia="MS Mincho" w:hAnsi="Times New Roman"/>
          <w:i/>
          <w:iCs/>
          <w:lang w:eastAsia="ja-JP"/>
        </w:rPr>
        <w:t>M</w:t>
      </w:r>
      <w:r w:rsidRPr="00DF6CC5">
        <w:rPr>
          <w:rFonts w:ascii="Times New Roman" w:eastAsia="MS Mincho" w:hAnsi="Times New Roman"/>
          <w:lang w:eastAsia="ja-JP"/>
        </w:rPr>
        <w:t xml:space="preserve"> is the number of OFDM symbols.</w:t>
      </w:r>
    </w:p>
    <w:p w14:paraId="03713929" w14:textId="77777777" w:rsidR="00246ADD" w:rsidRPr="00893354" w:rsidRDefault="00246ADD">
      <w:pPr>
        <w:numPr>
          <w:ilvl w:val="0"/>
          <w:numId w:val="255"/>
        </w:numPr>
        <w:tabs>
          <w:tab w:val="clear" w:pos="0"/>
        </w:tabs>
        <w:rPr>
          <w:rFonts w:ascii="Times New Roman" w:eastAsia="MS Mincho" w:hAnsi="Times New Roman"/>
          <w:lang w:eastAsia="ja-JP"/>
        </w:rPr>
      </w:pPr>
      <w:proofErr w:type="spellStart"/>
      <w:r w:rsidRPr="00893354">
        <w:rPr>
          <w:rFonts w:ascii="Times New Roman" w:eastAsia="MS Mincho" w:hAnsi="Times New Roman"/>
          <w:lang w:eastAsia="ja-JP"/>
        </w:rPr>
        <w:t>Opt</w:t>
      </w:r>
      <w:proofErr w:type="spellEnd"/>
      <w:r w:rsidRPr="00893354">
        <w:rPr>
          <w:rFonts w:ascii="Times New Roman" w:eastAsia="MS Mincho" w:hAnsi="Times New Roman"/>
          <w:lang w:eastAsia="ja-JP"/>
        </w:rPr>
        <w:t xml:space="preserve"> </w:t>
      </w:r>
      <w:r>
        <w:rPr>
          <w:rFonts w:ascii="Times New Roman" w:eastAsia="MS Mincho" w:hAnsi="Times New Roman" w:hint="eastAsia"/>
          <w:lang w:eastAsia="ja-JP"/>
        </w:rPr>
        <w:t>3</w:t>
      </w:r>
      <w:r w:rsidRPr="00893354">
        <w:rPr>
          <w:rFonts w:ascii="Times New Roman" w:eastAsia="MS Mincho" w:hAnsi="Times New Roman"/>
          <w:lang w:eastAsia="ja-JP"/>
        </w:rPr>
        <w:t xml:space="preserve">. </w:t>
      </w:r>
      <m:oMath>
        <m:sSub>
          <m:sSubPr>
            <m:ctrlPr>
              <w:rPr>
                <w:rFonts w:ascii="Cambria Math" w:eastAsia="MS Mincho" w:hAnsi="Cambria Math"/>
                <w:lang w:eastAsia="ja-JP"/>
              </w:rPr>
            </m:ctrlPr>
          </m:sSubPr>
          <m:e>
            <m:r>
              <m:rPr>
                <m:sty m:val="p"/>
              </m:rPr>
              <w:rPr>
                <w:rFonts w:ascii="Cambria Math" w:eastAsia="MS Mincho" w:hAnsi="Cambria Math"/>
                <w:lang w:eastAsia="ja-JP"/>
              </w:rPr>
              <m:t>χ</m:t>
            </m:r>
          </m:e>
          <m:sub>
            <m:r>
              <m:rPr>
                <m:sty m:val="p"/>
              </m:rPr>
              <w:rPr>
                <w:rFonts w:ascii="Cambria Math" w:eastAsia="MS Mincho" w:hAnsi="Cambria Math"/>
                <w:lang w:eastAsia="ja-JP"/>
              </w:rPr>
              <m:t>τ</m:t>
            </m:r>
            <m:r>
              <m:rPr>
                <m:sty m:val="p"/>
              </m:rPr>
              <w:rPr>
                <w:rFonts w:ascii="Cambria Math" w:eastAsia="MS Mincho" w:hAnsi="Cambria Math"/>
                <w:lang w:val="en-US" w:eastAsia="ja-JP"/>
              </w:rPr>
              <m:t>0</m:t>
            </m:r>
            <m:r>
              <m:rPr>
                <m:sty m:val="p"/>
              </m:rPr>
              <w:rPr>
                <w:rFonts w:ascii="Cambria Math" w:eastAsia="MS Mincho" w:hAnsi="Cambria Math"/>
                <w:lang w:eastAsia="ja-JP"/>
              </w:rPr>
              <m:t>,ν</m:t>
            </m:r>
            <m:r>
              <m:rPr>
                <m:sty m:val="p"/>
              </m:rPr>
              <w:rPr>
                <w:rFonts w:ascii="Cambria Math" w:eastAsia="MS Mincho" w:hAnsi="Cambria Math"/>
                <w:lang w:val="en-US" w:eastAsia="ja-JP"/>
              </w:rPr>
              <m:t>0</m:t>
            </m:r>
          </m:sub>
        </m:sSub>
        <m:d>
          <m:dPr>
            <m:ctrlPr>
              <w:rPr>
                <w:rFonts w:ascii="Cambria Math" w:eastAsia="MS Mincho" w:hAnsi="Cambria Math"/>
                <w:lang w:eastAsia="ja-JP"/>
              </w:rPr>
            </m:ctrlPr>
          </m:dPr>
          <m:e>
            <m:r>
              <m:rPr>
                <m:sty m:val="p"/>
              </m:rPr>
              <w:rPr>
                <w:rFonts w:ascii="Cambria Math" w:eastAsia="MS Mincho" w:hAnsi="Cambria Math"/>
                <w:lang w:eastAsia="ja-JP"/>
              </w:rPr>
              <m:t>τ</m:t>
            </m:r>
          </m:e>
        </m:d>
        <m:r>
          <m:rPr>
            <m:sty m:val="p"/>
          </m:rPr>
          <w:rPr>
            <w:rFonts w:ascii="Cambria Math" w:eastAsia="MS Mincho" w:hAnsi="Cambria Math"/>
            <w:lang w:eastAsia="ja-JP"/>
          </w:rPr>
          <m:t>=</m:t>
        </m:r>
        <m:nary>
          <m:naryPr>
            <m:chr m:val="∑"/>
            <m:limLoc m:val="undOvr"/>
            <m:supHide m:val="1"/>
            <m:ctrlPr>
              <w:rPr>
                <w:rFonts w:ascii="Cambria Math" w:eastAsia="MS Mincho" w:hAnsi="Cambria Math"/>
                <w:lang w:eastAsia="ja-JP"/>
              </w:rPr>
            </m:ctrlPr>
          </m:naryPr>
          <m:sub>
            <m:r>
              <m:rPr>
                <m:sty m:val="p"/>
              </m:rPr>
              <w:rPr>
                <w:rFonts w:ascii="Cambria Math" w:eastAsia="MS Mincho" w:hAnsi="Cambria Math"/>
                <w:lang w:eastAsia="ja-JP"/>
              </w:rPr>
              <m:t>n</m:t>
            </m:r>
          </m:sub>
          <m:sup/>
          <m:e>
            <m:sSub>
              <m:sSubPr>
                <m:ctrlPr>
                  <w:rPr>
                    <w:rFonts w:ascii="Cambria Math" w:eastAsia="MS Mincho" w:hAnsi="Cambria Math"/>
                    <w:lang w:val="en-US" w:eastAsia="ja-JP"/>
                  </w:rPr>
                </m:ctrlPr>
              </m:sSubPr>
              <m:e>
                <m:r>
                  <m:rPr>
                    <m:sty m:val="p"/>
                  </m:rPr>
                  <w:rPr>
                    <w:rFonts w:ascii="Cambria Math" w:eastAsia="MS Mincho" w:hAnsi="Cambria Math"/>
                    <w:lang w:val="en-US" w:eastAsia="ja-JP"/>
                  </w:rPr>
                  <m:t>y'</m:t>
                </m:r>
              </m:e>
              <m:sub>
                <m:r>
                  <m:rPr>
                    <m:sty m:val="p"/>
                  </m:rPr>
                  <w:rPr>
                    <w:rFonts w:ascii="Cambria Math" w:eastAsia="MS Mincho" w:hAnsi="Cambria Math"/>
                    <w:lang w:eastAsia="ja-JP"/>
                  </w:rPr>
                  <m:t>τ</m:t>
                </m:r>
                <m:r>
                  <m:rPr>
                    <m:sty m:val="p"/>
                  </m:rPr>
                  <w:rPr>
                    <w:rFonts w:ascii="Cambria Math" w:eastAsia="MS Mincho" w:hAnsi="Cambria Math"/>
                    <w:lang w:val="en-US" w:eastAsia="ja-JP"/>
                  </w:rPr>
                  <m:t>0</m:t>
                </m:r>
                <m:r>
                  <m:rPr>
                    <m:sty m:val="p"/>
                  </m:rPr>
                  <w:rPr>
                    <w:rFonts w:ascii="Cambria Math" w:eastAsia="MS Mincho" w:hAnsi="Cambria Math"/>
                    <w:lang w:eastAsia="ja-JP"/>
                  </w:rPr>
                  <m:t>,ν</m:t>
                </m:r>
                <m:r>
                  <m:rPr>
                    <m:sty m:val="p"/>
                  </m:rPr>
                  <w:rPr>
                    <w:rFonts w:ascii="Cambria Math" w:eastAsia="MS Mincho" w:hAnsi="Cambria Math"/>
                    <w:lang w:val="en-US" w:eastAsia="ja-JP"/>
                  </w:rPr>
                  <m:t>0</m:t>
                </m:r>
              </m:sub>
            </m:sSub>
          </m:e>
        </m:nary>
        <m:d>
          <m:dPr>
            <m:begChr m:val="["/>
            <m:endChr m:val="]"/>
            <m:ctrlPr>
              <w:rPr>
                <w:rFonts w:ascii="Cambria Math" w:eastAsia="MS Mincho" w:hAnsi="Cambria Math"/>
                <w:lang w:eastAsia="ja-JP"/>
              </w:rPr>
            </m:ctrlPr>
          </m:dPr>
          <m:e>
            <m:r>
              <m:rPr>
                <m:sty m:val="p"/>
              </m:rPr>
              <w:rPr>
                <w:rFonts w:ascii="Cambria Math" w:eastAsia="MS Mincho" w:hAnsi="Cambria Math"/>
                <w:lang w:eastAsia="ja-JP"/>
              </w:rPr>
              <m:t>n</m:t>
            </m:r>
          </m:e>
        </m:d>
        <m:sSup>
          <m:sSupPr>
            <m:ctrlPr>
              <w:rPr>
                <w:rFonts w:ascii="Cambria Math" w:eastAsia="MS Mincho" w:hAnsi="Cambria Math"/>
                <w:lang w:eastAsia="ja-JP"/>
              </w:rPr>
            </m:ctrlPr>
          </m:sSupPr>
          <m:e>
            <m:r>
              <m:rPr>
                <m:sty m:val="p"/>
              </m:rPr>
              <w:rPr>
                <w:rFonts w:ascii="Cambria Math" w:eastAsia="MS Mincho" w:hAnsi="Cambria Math"/>
                <w:lang w:eastAsia="ja-JP"/>
              </w:rPr>
              <m:t>x</m:t>
            </m:r>
          </m:e>
          <m:sup>
            <m:r>
              <m:rPr>
                <m:sty m:val="p"/>
              </m:rPr>
              <w:rPr>
                <w:rFonts w:ascii="Cambria Math" w:eastAsia="MS Mincho" w:hAnsi="Cambria Math"/>
                <w:lang w:eastAsia="ja-JP"/>
              </w:rPr>
              <m:t>*</m:t>
            </m:r>
          </m:sup>
        </m:sSup>
        <m:d>
          <m:dPr>
            <m:begChr m:val="["/>
            <m:endChr m:val="]"/>
            <m:ctrlPr>
              <w:rPr>
                <w:rFonts w:ascii="Cambria Math" w:eastAsia="MS Mincho" w:hAnsi="Cambria Math"/>
                <w:lang w:eastAsia="ja-JP"/>
              </w:rPr>
            </m:ctrlPr>
          </m:dPr>
          <m:e>
            <m:d>
              <m:dPr>
                <m:ctrlPr>
                  <w:rPr>
                    <w:rFonts w:ascii="Cambria Math" w:eastAsia="MS Mincho" w:hAnsi="Cambria Math"/>
                    <w:lang w:eastAsia="ja-JP"/>
                  </w:rPr>
                </m:ctrlPr>
              </m:dPr>
              <m:e>
                <m:r>
                  <m:rPr>
                    <m:sty m:val="p"/>
                  </m:rPr>
                  <w:rPr>
                    <w:rFonts w:ascii="Cambria Math" w:eastAsia="MS Mincho" w:hAnsi="Cambria Math"/>
                    <w:lang w:eastAsia="ja-JP"/>
                  </w:rPr>
                  <m:t>n-τ</m:t>
                </m:r>
              </m:e>
            </m:d>
            <m:r>
              <m:rPr>
                <m:sty m:val="p"/>
              </m:rPr>
              <w:rPr>
                <w:rFonts w:ascii="Cambria Math" w:eastAsia="MS Mincho" w:hAnsi="Cambria Math"/>
                <w:lang w:val="en-US" w:eastAsia="ja-JP"/>
              </w:rPr>
              <m:t xml:space="preserve"> mod N</m:t>
            </m:r>
          </m:e>
        </m:d>
      </m:oMath>
      <w:r w:rsidRPr="00893354">
        <w:rPr>
          <w:rFonts w:ascii="Times New Roman" w:eastAsia="MS Mincho" w:hAnsi="Times New Roman"/>
          <w:lang w:eastAsia="ja-JP"/>
        </w:rPr>
        <w:t xml:space="preserve"> in delay domain of single symbol</w:t>
      </w:r>
    </w:p>
    <w:p w14:paraId="29AA96BD" w14:textId="77777777" w:rsidR="00246ADD" w:rsidRPr="00893354" w:rsidRDefault="00246ADD" w:rsidP="00246ADD">
      <w:pPr>
        <w:ind w:leftChars="200" w:left="400"/>
        <w:rPr>
          <w:rFonts w:ascii="Times New Roman" w:eastAsia="MS Mincho" w:hAnsi="Times New Roman"/>
          <w:lang w:eastAsia="ja-JP"/>
        </w:rPr>
      </w:pPr>
      <w:r w:rsidRPr="00893354">
        <w:rPr>
          <w:rFonts w:ascii="Times New Roman" w:eastAsia="MS Mincho" w:hAnsi="Times New Roman"/>
          <w:lang w:eastAsia="ja-JP"/>
        </w:rPr>
        <w:t xml:space="preserve">where </w:t>
      </w:r>
      <m:oMath>
        <m:r>
          <w:rPr>
            <w:rFonts w:ascii="Cambria Math" w:eastAsia="MS Mincho" w:hAnsi="Cambria Math"/>
            <w:lang w:eastAsia="ja-JP"/>
          </w:rPr>
          <m:t>τ0</m:t>
        </m:r>
      </m:oMath>
      <w:r w:rsidRPr="00893354">
        <w:rPr>
          <w:rFonts w:ascii="Times New Roman" w:eastAsia="MS Mincho" w:hAnsi="Times New Roman"/>
          <w:lang w:eastAsia="ja-JP"/>
        </w:rPr>
        <w:t xml:space="preserve"> is the delay shift, </w:t>
      </w:r>
      <m:oMath>
        <m:r>
          <w:rPr>
            <w:rFonts w:ascii="Cambria Math" w:eastAsia="MS Mincho" w:hAnsi="Cambria Math"/>
            <w:lang w:eastAsia="ja-JP"/>
          </w:rPr>
          <m:t>v0</m:t>
        </m:r>
      </m:oMath>
      <w:r w:rsidRPr="00893354">
        <w:rPr>
          <w:rFonts w:ascii="Times New Roman" w:eastAsia="MS Mincho" w:hAnsi="Times New Roman"/>
          <w:lang w:eastAsia="ja-JP"/>
        </w:rPr>
        <w:t xml:space="preserve"> is the Doppler frequency, </w:t>
      </w:r>
      <m:oMath>
        <m:sSub>
          <m:sSubPr>
            <m:ctrlPr>
              <w:rPr>
                <w:rFonts w:ascii="Cambria Math" w:eastAsia="MS Mincho" w:hAnsi="Cambria Math"/>
                <w:i/>
                <w:lang w:eastAsia="ja-JP"/>
              </w:rPr>
            </m:ctrlPr>
          </m:sSubPr>
          <m:e>
            <m:r>
              <w:rPr>
                <w:rFonts w:ascii="Cambria Math" w:eastAsia="MS Mincho" w:hAnsi="Cambria Math"/>
                <w:lang w:eastAsia="ja-JP"/>
              </w:rPr>
              <m:t>T</m:t>
            </m:r>
          </m:e>
          <m:sub>
            <m:r>
              <w:rPr>
                <w:rFonts w:ascii="Cambria Math" w:eastAsia="MS Mincho" w:hAnsi="Cambria Math"/>
                <w:lang w:eastAsia="ja-JP"/>
              </w:rPr>
              <m:t>s</m:t>
            </m:r>
          </m:sub>
        </m:sSub>
      </m:oMath>
      <w:r w:rsidRPr="00893354">
        <w:rPr>
          <w:rFonts w:ascii="Times New Roman" w:eastAsia="MS Mincho" w:hAnsi="Times New Roman"/>
          <w:lang w:eastAsia="ja-JP"/>
        </w:rPr>
        <w:t xml:space="preserve"> is the sampling interval, </w:t>
      </w:r>
      <w:r w:rsidRPr="00893354">
        <w:rPr>
          <w:rFonts w:ascii="Times New Roman" w:eastAsia="MS Mincho" w:hAnsi="Times New Roman"/>
          <w:i/>
          <w:iCs/>
          <w:lang w:eastAsia="ja-JP"/>
        </w:rPr>
        <w:t>N</w:t>
      </w:r>
      <w:r w:rsidRPr="00893354">
        <w:rPr>
          <w:rFonts w:ascii="Times New Roman" w:eastAsia="MS Mincho" w:hAnsi="Times New Roman"/>
          <w:lang w:eastAsia="ja-JP"/>
        </w:rPr>
        <w:t xml:space="preserve"> is the number of samples in OFDM symbol without CP</w:t>
      </w:r>
      <w:r>
        <w:rPr>
          <w:rFonts w:ascii="Times New Roman" w:eastAsia="MS Mincho" w:hAnsi="Times New Roman" w:hint="eastAsia"/>
          <w:lang w:eastAsia="ja-JP"/>
        </w:rPr>
        <w:t>, y</w:t>
      </w:r>
      <w:r>
        <w:rPr>
          <w:rFonts w:ascii="Times New Roman" w:eastAsia="MS Mincho" w:hAnsi="Times New Roman"/>
          <w:lang w:eastAsia="ja-JP"/>
        </w:rPr>
        <w:t>’</w:t>
      </w:r>
      <w:r>
        <w:rPr>
          <w:rFonts w:ascii="Times New Roman" w:eastAsia="MS Mincho" w:hAnsi="Times New Roman" w:hint="eastAsia"/>
          <w:lang w:eastAsia="ja-JP"/>
        </w:rPr>
        <w:t xml:space="preserve"> is the received signal</w:t>
      </w:r>
    </w:p>
    <w:p w14:paraId="10659705" w14:textId="77777777" w:rsidR="00246ADD" w:rsidRPr="00DF6CC5" w:rsidRDefault="00246ADD" w:rsidP="00246ADD">
      <w:pPr>
        <w:rPr>
          <w:rFonts w:ascii="Times New Roman" w:eastAsia="MS Mincho" w:hAnsi="Times New Roman"/>
          <w:lang w:eastAsia="ja-JP"/>
        </w:rPr>
      </w:pPr>
    </w:p>
    <w:p w14:paraId="245F63CC" w14:textId="77777777" w:rsidR="00246ADD" w:rsidRPr="00DF6CC5" w:rsidRDefault="00246ADD" w:rsidP="00246ADD">
      <w:pPr>
        <w:rPr>
          <w:rFonts w:ascii="Times New Roman" w:eastAsia="MS Mincho" w:hAnsi="Times New Roman"/>
          <w:lang w:eastAsia="ja-JP"/>
        </w:rPr>
      </w:pPr>
      <w:r w:rsidRPr="00DF6CC5">
        <w:rPr>
          <w:rFonts w:ascii="Times New Roman" w:eastAsia="MS Mincho" w:hAnsi="Times New Roman"/>
          <w:lang w:eastAsia="ja-JP"/>
        </w:rPr>
        <w:t>Note: down-selection on Linear/Circular CAF and options for evaluation will be discussed separately.</w:t>
      </w:r>
    </w:p>
    <w:p w14:paraId="7A845FCC" w14:textId="77777777" w:rsidR="00246ADD" w:rsidRPr="00DF6CC5" w:rsidRDefault="00246ADD" w:rsidP="00246ADD">
      <w:pPr>
        <w:rPr>
          <w:rFonts w:ascii="Times New Roman" w:eastAsia="MS Mincho" w:hAnsi="Times New Roman"/>
          <w:lang w:eastAsia="ja-JP"/>
        </w:rPr>
      </w:pPr>
      <w:r w:rsidRPr="00DF6CC5">
        <w:rPr>
          <w:rFonts w:ascii="Times New Roman" w:eastAsia="MS Mincho" w:hAnsi="Times New Roman"/>
          <w:lang w:eastAsia="ja-JP"/>
        </w:rPr>
        <w:t>Note: companies should report assumption about receiver processing and observation window.</w:t>
      </w:r>
    </w:p>
    <w:p w14:paraId="435C1B62" w14:textId="77777777" w:rsidR="00246ADD" w:rsidRDefault="00246ADD" w:rsidP="00246ADD">
      <w:pPr>
        <w:rPr>
          <w:rFonts w:ascii="Times New Roman" w:eastAsia="MS Mincho" w:hAnsi="Times New Roman"/>
          <w:lang w:eastAsia="ja-JP"/>
        </w:rPr>
      </w:pPr>
    </w:p>
    <w:p w14:paraId="3F934542" w14:textId="77777777" w:rsidR="00246ADD" w:rsidRDefault="00246ADD" w:rsidP="00246ADD">
      <w:pPr>
        <w:rPr>
          <w:rFonts w:ascii="Times New Roman" w:eastAsia="MS Mincho" w:hAnsi="Times New Roman"/>
          <w:lang w:eastAsia="ja-JP"/>
        </w:rPr>
      </w:pPr>
    </w:p>
    <w:p w14:paraId="0FD4D9D5" w14:textId="77777777" w:rsidR="00246ADD" w:rsidRPr="009D27E1" w:rsidRDefault="00246ADD" w:rsidP="00246ADD">
      <w:pPr>
        <w:rPr>
          <w:rFonts w:ascii="Times New Roman" w:eastAsia="MS Mincho" w:hAnsi="Times New Roman"/>
          <w:b/>
          <w:lang w:eastAsia="ja-JP"/>
        </w:rPr>
      </w:pPr>
      <w:r w:rsidRPr="009D27E1">
        <w:rPr>
          <w:rFonts w:ascii="Times New Roman" w:eastAsia="MS Mincho" w:hAnsi="Times New Roman" w:hint="eastAsia"/>
          <w:b/>
          <w:highlight w:val="green"/>
          <w:lang w:eastAsia="ja-JP"/>
        </w:rPr>
        <w:t>Agreement:</w:t>
      </w:r>
    </w:p>
    <w:p w14:paraId="73B58695" w14:textId="77777777" w:rsidR="00246ADD" w:rsidRPr="00DF6CC5" w:rsidRDefault="00246ADD" w:rsidP="00246ADD">
      <w:pPr>
        <w:rPr>
          <w:rFonts w:ascii="Times New Roman" w:eastAsia="MS Mincho" w:hAnsi="Times New Roman"/>
          <w:lang w:eastAsia="ja-JP"/>
        </w:rPr>
      </w:pPr>
      <w:r w:rsidRPr="00DF6CC5">
        <w:rPr>
          <w:rFonts w:ascii="Times New Roman" w:eastAsia="MS Mincho" w:hAnsi="Times New Roman"/>
          <w:lang w:eastAsia="ja-JP"/>
        </w:rPr>
        <w:t>Peak-to-Sidelobe Ratio (PSLR), Integrated Sidelobe Ratio (ISLR), and Main lobe width are defined based on AF as follows.</w:t>
      </w:r>
    </w:p>
    <w:p w14:paraId="15F909E7" w14:textId="77777777" w:rsidR="00246ADD" w:rsidRPr="00DF6CC5" w:rsidRDefault="00246ADD">
      <w:pPr>
        <w:numPr>
          <w:ilvl w:val="0"/>
          <w:numId w:val="256"/>
        </w:numPr>
        <w:tabs>
          <w:tab w:val="clear" w:pos="0"/>
        </w:tabs>
        <w:rPr>
          <w:rFonts w:ascii="Times New Roman" w:eastAsia="MS Mincho" w:hAnsi="Times New Roman"/>
          <w:lang w:eastAsia="ja-JP"/>
        </w:rPr>
      </w:pPr>
      <w:r w:rsidRPr="00DF6CC5">
        <w:rPr>
          <w:rFonts w:ascii="Times New Roman" w:eastAsia="MS Mincho" w:hAnsi="Times New Roman"/>
          <w:lang w:eastAsia="ja-JP"/>
        </w:rPr>
        <w:t>Definition of power</w:t>
      </w:r>
    </w:p>
    <w:p w14:paraId="0DFD9B7E" w14:textId="77777777" w:rsidR="00246ADD" w:rsidRPr="00DF6CC5" w:rsidRDefault="00246ADD">
      <w:pPr>
        <w:numPr>
          <w:ilvl w:val="1"/>
          <w:numId w:val="256"/>
        </w:numPr>
        <w:tabs>
          <w:tab w:val="clear" w:pos="0"/>
        </w:tabs>
        <w:rPr>
          <w:rFonts w:ascii="Times New Roman" w:eastAsia="MS Mincho" w:hAnsi="Times New Roman"/>
          <w:lang w:eastAsia="ja-JP"/>
        </w:rPr>
      </w:pPr>
      <w:proofErr w:type="spellStart"/>
      <w:r w:rsidRPr="00DF6CC5">
        <w:rPr>
          <w:rFonts w:ascii="Times New Roman" w:eastAsia="MS Mincho" w:hAnsi="Times New Roman"/>
          <w:lang w:val="en-US" w:eastAsia="ja-JP"/>
        </w:rPr>
        <w:t>Opt</w:t>
      </w:r>
      <w:proofErr w:type="spellEnd"/>
      <w:r w:rsidRPr="00DF6CC5">
        <w:rPr>
          <w:rFonts w:ascii="Times New Roman" w:eastAsia="MS Mincho" w:hAnsi="Times New Roman"/>
          <w:lang w:val="en-US" w:eastAsia="ja-JP"/>
        </w:rPr>
        <w:t xml:space="preserve"> 1. Power is defined in delay-Doppler domain </w:t>
      </w:r>
      <m:oMath>
        <m:r>
          <w:rPr>
            <w:rFonts w:ascii="Cambria Math" w:eastAsia="MS Mincho" w:hAnsi="Cambria Math"/>
            <w:lang w:val="en-US" w:eastAsia="ja-JP"/>
          </w:rPr>
          <m:t>P</m:t>
        </m:r>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r>
          <m:rPr>
            <m:sty m:val="p"/>
          </m:rPr>
          <w:rPr>
            <w:rFonts w:ascii="Cambria Math" w:eastAsia="MS Mincho" w:hAnsi="Cambria Math"/>
            <w:lang w:val="en-US" w:eastAsia="ja-JP"/>
          </w:rPr>
          <m:t>=</m:t>
        </m:r>
        <m:sSup>
          <m:sSupPr>
            <m:ctrlPr>
              <w:rPr>
                <w:rFonts w:ascii="Cambria Math" w:eastAsia="MS Mincho" w:hAnsi="Cambria Math"/>
                <w:lang w:val="en-US" w:eastAsia="ja-JP"/>
              </w:rPr>
            </m:ctrlPr>
          </m:sSupPr>
          <m:e>
            <m:d>
              <m:dPr>
                <m:begChr m:val="|"/>
                <m:endChr m:val="|"/>
                <m:ctrlPr>
                  <w:rPr>
                    <w:rFonts w:ascii="Cambria Math" w:eastAsia="MS Mincho" w:hAnsi="Cambria Math"/>
                    <w:lang w:val="en-US" w:eastAsia="ja-JP"/>
                  </w:rPr>
                </m:ctrlPr>
              </m:dPr>
              <m:e>
                <m:r>
                  <w:rPr>
                    <w:rFonts w:ascii="Cambria Math" w:eastAsia="MS Mincho" w:hAnsi="Cambria Math"/>
                    <w:lang w:val="en-US" w:eastAsia="ja-JP"/>
                  </w:rPr>
                  <m:t>χ</m:t>
                </m:r>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e>
            </m:d>
          </m:e>
          <m:sup>
            <m:r>
              <w:rPr>
                <w:rFonts w:ascii="Cambria Math" w:eastAsia="MS Mincho" w:hAnsi="Cambria Math"/>
                <w:lang w:val="en-US" w:eastAsia="ja-JP"/>
              </w:rPr>
              <m:t>2</m:t>
            </m:r>
          </m:sup>
        </m:sSup>
      </m:oMath>
    </w:p>
    <w:p w14:paraId="5542E991" w14:textId="77777777" w:rsidR="00246ADD" w:rsidRPr="00DF6CC5" w:rsidRDefault="00246ADD">
      <w:pPr>
        <w:numPr>
          <w:ilvl w:val="1"/>
          <w:numId w:val="256"/>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2. Power is defined in delay domain with zero or non-zero Doppler cut </w:t>
      </w:r>
      <m:oMath>
        <m:r>
          <w:rPr>
            <w:rFonts w:ascii="Cambria Math" w:eastAsia="MS Mincho" w:hAnsi="Cambria Math"/>
            <w:lang w:val="en-US" w:eastAsia="ja-JP"/>
          </w:rPr>
          <m:t>P</m:t>
        </m:r>
        <m:d>
          <m:dPr>
            <m:ctrlPr>
              <w:rPr>
                <w:rFonts w:ascii="Cambria Math" w:eastAsia="MS Mincho" w:hAnsi="Cambria Math"/>
                <w:lang w:val="en-US" w:eastAsia="ja-JP"/>
              </w:rPr>
            </m:ctrlPr>
          </m:dPr>
          <m:e>
            <m:r>
              <w:rPr>
                <w:rFonts w:ascii="Cambria Math" w:eastAsia="MS Mincho" w:hAnsi="Cambria Math"/>
                <w:lang w:val="en-US" w:eastAsia="ja-JP"/>
              </w:rPr>
              <m:t>τ</m:t>
            </m:r>
          </m:e>
        </m:d>
        <m:r>
          <m:rPr>
            <m:sty m:val="p"/>
          </m:rPr>
          <w:rPr>
            <w:rFonts w:ascii="Cambria Math" w:eastAsia="MS Mincho" w:hAnsi="Cambria Math"/>
            <w:lang w:val="en-US" w:eastAsia="ja-JP"/>
          </w:rPr>
          <m:t>=</m:t>
        </m:r>
        <m:sSup>
          <m:sSupPr>
            <m:ctrlPr>
              <w:rPr>
                <w:rFonts w:ascii="Cambria Math" w:eastAsia="MS Mincho" w:hAnsi="Cambria Math"/>
                <w:lang w:val="en-US" w:eastAsia="ja-JP"/>
              </w:rPr>
            </m:ctrlPr>
          </m:sSupPr>
          <m:e>
            <m:d>
              <m:dPr>
                <m:begChr m:val="|"/>
                <m:endChr m:val="|"/>
                <m:ctrlPr>
                  <w:rPr>
                    <w:rFonts w:ascii="Cambria Math" w:eastAsia="MS Mincho" w:hAnsi="Cambria Math"/>
                    <w:lang w:val="en-US" w:eastAsia="ja-JP"/>
                  </w:rPr>
                </m:ctrlPr>
              </m:dPr>
              <m:e>
                <m:r>
                  <w:rPr>
                    <w:rFonts w:ascii="Cambria Math" w:eastAsia="MS Mincho" w:hAnsi="Cambria Math"/>
                    <w:lang w:val="en-US" w:eastAsia="ja-JP"/>
                  </w:rPr>
                  <m:t>χ</m:t>
                </m:r>
                <m:d>
                  <m:dPr>
                    <m:ctrlPr>
                      <w:rPr>
                        <w:rFonts w:ascii="Cambria Math" w:eastAsia="MS Mincho" w:hAnsi="Cambria Math"/>
                        <w:lang w:val="en-US" w:eastAsia="ja-JP"/>
                      </w:rPr>
                    </m:ctrlPr>
                  </m:dPr>
                  <m:e>
                    <m:r>
                      <w:rPr>
                        <w:rFonts w:ascii="Cambria Math" w:eastAsia="MS Mincho" w:hAnsi="Cambria Math"/>
                        <w:lang w:val="en-US" w:eastAsia="ja-JP"/>
                      </w:rPr>
                      <m:t>τ</m:t>
                    </m:r>
                  </m:e>
                </m:d>
              </m:e>
            </m:d>
          </m:e>
          <m:sup>
            <m:r>
              <w:rPr>
                <w:rFonts w:ascii="Cambria Math" w:eastAsia="MS Mincho" w:hAnsi="Cambria Math"/>
                <w:lang w:val="en-US" w:eastAsia="ja-JP"/>
              </w:rPr>
              <m:t>2</m:t>
            </m:r>
          </m:sup>
        </m:sSup>
      </m:oMath>
    </w:p>
    <w:p w14:paraId="030753BE" w14:textId="77777777" w:rsidR="00246ADD" w:rsidRPr="00DF6CC5" w:rsidRDefault="00246ADD">
      <w:pPr>
        <w:numPr>
          <w:ilvl w:val="0"/>
          <w:numId w:val="256"/>
        </w:numPr>
        <w:tabs>
          <w:tab w:val="clear" w:pos="0"/>
        </w:tabs>
        <w:rPr>
          <w:rFonts w:ascii="Times New Roman" w:eastAsia="MS Mincho" w:hAnsi="Times New Roman"/>
          <w:lang w:eastAsia="ja-JP"/>
        </w:rPr>
      </w:pPr>
      <w:r w:rsidRPr="00DF6CC5">
        <w:rPr>
          <w:rFonts w:ascii="Times New Roman" w:eastAsia="MS Mincho" w:hAnsi="Times New Roman"/>
          <w:lang w:eastAsia="ja-JP"/>
        </w:rPr>
        <w:t xml:space="preserve">Main lobe width is defined as the width of AF measured at the points where the power drops to half (-3 dB) of the peak main lobe power (3dB width). </w:t>
      </w:r>
    </w:p>
    <w:p w14:paraId="4B24615C" w14:textId="77777777" w:rsidR="00246ADD" w:rsidRPr="00DF6CC5" w:rsidRDefault="00246ADD">
      <w:pPr>
        <w:numPr>
          <w:ilvl w:val="0"/>
          <w:numId w:val="256"/>
        </w:numPr>
        <w:tabs>
          <w:tab w:val="clear" w:pos="0"/>
        </w:tabs>
        <w:rPr>
          <w:rFonts w:ascii="Times New Roman" w:eastAsia="MS Mincho" w:hAnsi="Times New Roman"/>
          <w:lang w:eastAsia="ja-JP"/>
        </w:rPr>
      </w:pPr>
      <w:r w:rsidRPr="00DF6CC5">
        <w:rPr>
          <w:rFonts w:ascii="Times New Roman" w:eastAsia="MS Mincho" w:hAnsi="Times New Roman"/>
          <w:lang w:eastAsia="ja-JP"/>
        </w:rPr>
        <w:t>Main lobe region (</w:t>
      </w:r>
      <w:r w:rsidRPr="00DF6CC5">
        <w:rPr>
          <w:rFonts w:ascii="Times New Roman" w:eastAsia="MS Mincho" w:hAnsi="Times New Roman"/>
          <w:i/>
          <w:iCs/>
          <w:lang w:eastAsia="ja-JP"/>
        </w:rPr>
        <w:t>M</w:t>
      </w:r>
      <w:r w:rsidRPr="00DF6CC5">
        <w:rPr>
          <w:rFonts w:ascii="Times New Roman" w:eastAsia="MS Mincho" w:hAnsi="Times New Roman"/>
          <w:lang w:eastAsia="ja-JP"/>
        </w:rPr>
        <w:t xml:space="preserve">) is the region corresponding to the </w:t>
      </w:r>
      <w:r>
        <w:rPr>
          <w:rFonts w:ascii="Times New Roman" w:eastAsia="MS Mincho" w:hAnsi="Times New Roman" w:hint="eastAsia"/>
          <w:lang w:eastAsia="ja-JP"/>
        </w:rPr>
        <w:t xml:space="preserve">first </w:t>
      </w:r>
      <w:r w:rsidRPr="00DF6CC5">
        <w:rPr>
          <w:rFonts w:ascii="Times New Roman" w:eastAsia="MS Mincho" w:hAnsi="Times New Roman"/>
          <w:lang w:eastAsia="ja-JP"/>
        </w:rPr>
        <w:t>‘null-to-null’ region</w:t>
      </w:r>
      <w:r>
        <w:rPr>
          <w:rFonts w:ascii="Times New Roman" w:eastAsia="MS Mincho" w:hAnsi="Times New Roman" w:hint="eastAsia"/>
          <w:lang w:eastAsia="ja-JP"/>
        </w:rPr>
        <w:t xml:space="preserve"> from the main lobe</w:t>
      </w:r>
      <w:r w:rsidRPr="00DF6CC5">
        <w:rPr>
          <w:rFonts w:ascii="Times New Roman" w:eastAsia="MS Mincho" w:hAnsi="Times New Roman"/>
          <w:lang w:eastAsia="ja-JP"/>
        </w:rPr>
        <w:t>.</w:t>
      </w:r>
    </w:p>
    <w:p w14:paraId="4DB7EF40" w14:textId="77777777" w:rsidR="00246ADD" w:rsidRPr="00DF6CC5" w:rsidRDefault="00246ADD">
      <w:pPr>
        <w:numPr>
          <w:ilvl w:val="0"/>
          <w:numId w:val="256"/>
        </w:numPr>
        <w:tabs>
          <w:tab w:val="clear" w:pos="0"/>
        </w:tabs>
        <w:rPr>
          <w:rFonts w:ascii="Times New Roman" w:eastAsia="MS Mincho" w:hAnsi="Times New Roman"/>
          <w:lang w:eastAsia="ja-JP"/>
        </w:rPr>
      </w:pPr>
      <w:r w:rsidRPr="00DF6CC5">
        <w:rPr>
          <w:rFonts w:ascii="Times New Roman" w:eastAsia="MS Mincho" w:hAnsi="Times New Roman"/>
          <w:lang w:eastAsia="ja-JP"/>
        </w:rPr>
        <w:t>Side lobe region (</w:t>
      </w:r>
      <w:r w:rsidRPr="00DF6CC5">
        <w:rPr>
          <w:rFonts w:ascii="Times New Roman" w:eastAsia="MS Mincho" w:hAnsi="Times New Roman"/>
          <w:i/>
          <w:iCs/>
          <w:lang w:eastAsia="ja-JP"/>
        </w:rPr>
        <w:t>S</w:t>
      </w:r>
      <w:r w:rsidRPr="00DF6CC5">
        <w:rPr>
          <w:rFonts w:ascii="Times New Roman" w:eastAsia="MS Mincho" w:hAnsi="Times New Roman"/>
          <w:lang w:eastAsia="ja-JP"/>
        </w:rPr>
        <w:t>) is defined as the entire region except the first ‘null-to-null’ region from the main lobe</w:t>
      </w:r>
    </w:p>
    <w:p w14:paraId="24623927" w14:textId="77777777" w:rsidR="00246ADD" w:rsidRPr="00DF6CC5" w:rsidRDefault="00246ADD">
      <w:pPr>
        <w:numPr>
          <w:ilvl w:val="0"/>
          <w:numId w:val="256"/>
        </w:numPr>
        <w:tabs>
          <w:tab w:val="clear" w:pos="0"/>
        </w:tabs>
        <w:rPr>
          <w:rFonts w:ascii="Times New Roman" w:eastAsia="MS Mincho" w:hAnsi="Times New Roman"/>
          <w:lang w:eastAsia="ja-JP"/>
        </w:rPr>
      </w:pPr>
      <m:oMath>
        <m:r>
          <m:rPr>
            <m:sty m:val="p"/>
          </m:rPr>
          <w:rPr>
            <w:rFonts w:ascii="Cambria Math" w:eastAsia="MS Mincho" w:hAnsi="Cambria Math"/>
            <w:lang w:eastAsia="ja-JP"/>
          </w:rPr>
          <m:t>PSLR=10</m:t>
        </m:r>
        <m:func>
          <m:funcPr>
            <m:ctrlPr>
              <w:rPr>
                <w:rFonts w:ascii="Cambria Math" w:eastAsia="MS Mincho" w:hAnsi="Cambria Math"/>
                <w:lang w:eastAsia="ja-JP"/>
              </w:rPr>
            </m:ctrlPr>
          </m:funcPr>
          <m:fName>
            <m:r>
              <m:rPr>
                <m:sty m:val="p"/>
              </m:rPr>
              <w:rPr>
                <w:rFonts w:ascii="Cambria Math" w:eastAsia="MS Mincho" w:hAnsi="Cambria Math"/>
                <w:lang w:eastAsia="ja-JP"/>
              </w:rPr>
              <m:t>log</m:t>
            </m:r>
          </m:fName>
          <m:e>
            <m:r>
              <w:rPr>
                <w:rFonts w:ascii="Cambria Math" w:eastAsia="MS Mincho" w:hAnsi="Cambria Math"/>
                <w:lang w:eastAsia="ja-JP"/>
              </w:rPr>
              <m:t>10</m:t>
            </m:r>
            <m:d>
              <m:dPr>
                <m:ctrlPr>
                  <w:rPr>
                    <w:rFonts w:ascii="Cambria Math" w:eastAsia="MS Mincho" w:hAnsi="Cambria Math"/>
                    <w:lang w:eastAsia="ja-JP"/>
                  </w:rPr>
                </m:ctrlPr>
              </m:dPr>
              <m:e>
                <m:f>
                  <m:fPr>
                    <m:ctrlPr>
                      <w:rPr>
                        <w:rFonts w:ascii="Cambria Math" w:eastAsia="MS Mincho" w:hAnsi="Cambria Math"/>
                        <w:lang w:eastAsia="ja-JP"/>
                      </w:rPr>
                    </m:ctrlPr>
                  </m:fPr>
                  <m:num>
                    <m:sSub>
                      <m:sSubPr>
                        <m:ctrlPr>
                          <w:rPr>
                            <w:rFonts w:ascii="Cambria Math" w:eastAsia="MS Mincho" w:hAnsi="Cambria Math"/>
                            <w:lang w:eastAsia="ja-JP"/>
                          </w:rPr>
                        </m:ctrlPr>
                      </m:sSubPr>
                      <m:e>
                        <m:r>
                          <w:rPr>
                            <w:rFonts w:ascii="Cambria Math" w:eastAsia="MS Mincho" w:hAnsi="Cambria Math"/>
                            <w:lang w:eastAsia="ja-JP"/>
                          </w:rPr>
                          <m:t>P</m:t>
                        </m:r>
                      </m:e>
                      <m:sub>
                        <m:r>
                          <w:rPr>
                            <w:rFonts w:ascii="Cambria Math" w:eastAsia="MS Mincho" w:hAnsi="Cambria Math"/>
                            <w:lang w:eastAsia="ja-JP"/>
                          </w:rPr>
                          <m:t>ML</m:t>
                        </m:r>
                      </m:sub>
                    </m:sSub>
                  </m:num>
                  <m:den>
                    <m:sSub>
                      <m:sSubPr>
                        <m:ctrlPr>
                          <w:rPr>
                            <w:rFonts w:ascii="Cambria Math" w:eastAsia="MS Mincho" w:hAnsi="Cambria Math"/>
                            <w:lang w:eastAsia="ja-JP"/>
                          </w:rPr>
                        </m:ctrlPr>
                      </m:sSubPr>
                      <m:e>
                        <m:r>
                          <w:rPr>
                            <w:rFonts w:ascii="Cambria Math" w:eastAsia="MS Mincho" w:hAnsi="Cambria Math"/>
                            <w:lang w:eastAsia="ja-JP"/>
                          </w:rPr>
                          <m:t>P</m:t>
                        </m:r>
                      </m:e>
                      <m:sub>
                        <m:r>
                          <w:rPr>
                            <w:rFonts w:ascii="Cambria Math" w:eastAsia="MS Mincho" w:hAnsi="Cambria Math"/>
                            <w:lang w:eastAsia="ja-JP"/>
                          </w:rPr>
                          <m:t>SL</m:t>
                        </m:r>
                      </m:sub>
                    </m:sSub>
                  </m:den>
                </m:f>
              </m:e>
            </m:d>
          </m:e>
        </m:func>
      </m:oMath>
      <w:r w:rsidRPr="00DF6CC5">
        <w:rPr>
          <w:rFonts w:ascii="Times New Roman" w:eastAsia="MS Mincho" w:hAnsi="Times New Roman"/>
          <w:lang w:eastAsia="ja-JP"/>
        </w:rPr>
        <w:t xml:space="preserve"> , where </w:t>
      </w:r>
      <w:r w:rsidRPr="00DF6CC5">
        <w:rPr>
          <w:rFonts w:ascii="Times New Roman" w:eastAsia="MS Mincho" w:hAnsi="Times New Roman"/>
          <w:i/>
          <w:iCs/>
          <w:lang w:eastAsia="ja-JP"/>
        </w:rPr>
        <w:t>P</w:t>
      </w:r>
      <w:r w:rsidRPr="00DF6CC5">
        <w:rPr>
          <w:rFonts w:ascii="Times New Roman" w:eastAsia="MS Mincho" w:hAnsi="Times New Roman"/>
          <w:i/>
          <w:iCs/>
          <w:vertAlign w:val="subscript"/>
          <w:lang w:eastAsia="ja-JP"/>
        </w:rPr>
        <w:t>ML</w:t>
      </w:r>
      <w:r w:rsidRPr="00DF6CC5">
        <w:rPr>
          <w:rFonts w:ascii="Times New Roman" w:eastAsia="MS Mincho" w:hAnsi="Times New Roman"/>
          <w:lang w:eastAsia="ja-JP"/>
        </w:rPr>
        <w:t xml:space="preserve">=maximum power within the main lobe region, </w:t>
      </w:r>
      <w:r w:rsidRPr="00DF6CC5">
        <w:rPr>
          <w:rFonts w:ascii="Times New Roman" w:eastAsia="MS Mincho" w:hAnsi="Times New Roman"/>
          <w:i/>
          <w:iCs/>
          <w:lang w:eastAsia="ja-JP"/>
        </w:rPr>
        <w:t>P</w:t>
      </w:r>
      <w:r w:rsidRPr="00DF6CC5">
        <w:rPr>
          <w:rFonts w:ascii="Times New Roman" w:eastAsia="MS Mincho" w:hAnsi="Times New Roman"/>
          <w:i/>
          <w:iCs/>
          <w:vertAlign w:val="subscript"/>
          <w:lang w:eastAsia="ja-JP"/>
        </w:rPr>
        <w:t>SL</w:t>
      </w:r>
      <w:r w:rsidRPr="00DF6CC5">
        <w:rPr>
          <w:rFonts w:ascii="Times New Roman" w:eastAsia="MS Mincho" w:hAnsi="Times New Roman"/>
          <w:lang w:eastAsia="ja-JP"/>
        </w:rPr>
        <w:t>=maximum power within the sided lobe region</w:t>
      </w:r>
    </w:p>
    <w:p w14:paraId="67374AE8" w14:textId="77777777" w:rsidR="00246ADD" w:rsidRPr="00DF6CC5" w:rsidRDefault="00246ADD">
      <w:pPr>
        <w:numPr>
          <w:ilvl w:val="1"/>
          <w:numId w:val="256"/>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1. </w:t>
      </w:r>
      <m:oMath>
        <m:sSub>
          <m:sSubPr>
            <m:ctrlPr>
              <w:rPr>
                <w:rFonts w:ascii="Cambria Math" w:eastAsia="MS Mincho" w:hAnsi="Cambria Math"/>
                <w:lang w:val="en-US" w:eastAsia="ja-JP"/>
              </w:rPr>
            </m:ctrlPr>
          </m:sSubPr>
          <m:e>
            <m:r>
              <w:rPr>
                <w:rFonts w:ascii="Cambria Math" w:eastAsia="MS Mincho" w:hAnsi="Cambria Math"/>
                <w:lang w:val="en-US" w:eastAsia="ja-JP"/>
              </w:rPr>
              <m:t>P</m:t>
            </m:r>
          </m:e>
          <m:sub>
            <m:r>
              <m:rPr>
                <m:sty m:val="p"/>
              </m:rPr>
              <w:rPr>
                <w:rFonts w:ascii="Cambria Math" w:eastAsia="MS Mincho" w:hAnsi="Cambria Math"/>
                <w:lang w:val="en-US" w:eastAsia="ja-JP"/>
              </w:rPr>
              <m:t>ML</m:t>
            </m:r>
          </m:sub>
        </m:sSub>
        <m:r>
          <m:rPr>
            <m:sty m:val="p"/>
          </m:rPr>
          <w:rPr>
            <w:rFonts w:ascii="Cambria Math" w:eastAsia="MS Mincho" w:hAnsi="Cambria Math"/>
            <w:lang w:val="en-US" w:eastAsia="ja-JP"/>
          </w:rPr>
          <m:t>=</m:t>
        </m:r>
        <m:limLow>
          <m:limLowPr>
            <m:ctrlPr>
              <w:rPr>
                <w:rFonts w:ascii="Cambria Math" w:eastAsia="MS Mincho" w:hAnsi="Cambria Math"/>
                <w:lang w:val="en-US" w:eastAsia="ja-JP"/>
              </w:rPr>
            </m:ctrlPr>
          </m:limLowPr>
          <m:e>
            <m:r>
              <m:rPr>
                <m:sty m:val="p"/>
              </m:rPr>
              <w:rPr>
                <w:rFonts w:ascii="Cambria Math" w:eastAsia="MS Mincho" w:hAnsi="Cambria Math"/>
                <w:lang w:val="en-US" w:eastAsia="ja-JP"/>
              </w:rPr>
              <m:t>max</m:t>
            </m:r>
          </m:e>
          <m:lim>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r>
              <m:rPr>
                <m:scr m:val="script"/>
                <m:sty m:val="p"/>
              </m:rPr>
              <w:rPr>
                <w:rFonts w:ascii="Cambria Math" w:eastAsia="MS Mincho" w:hAnsi="Cambria Math"/>
                <w:lang w:val="en-US" w:eastAsia="ja-JP"/>
              </w:rPr>
              <m:t>∈M</m:t>
            </m:r>
          </m:lim>
        </m:limLow>
        <m:r>
          <w:rPr>
            <w:rFonts w:ascii="Cambria Math" w:eastAsia="MS Mincho" w:hAnsi="Cambria Math"/>
            <w:lang w:val="en-US" w:eastAsia="ja-JP"/>
          </w:rPr>
          <m:t>P</m:t>
        </m:r>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oMath>
      <w:r w:rsidRPr="00DF6CC5">
        <w:rPr>
          <w:rFonts w:ascii="Times New Roman" w:eastAsia="MS Mincho" w:hAnsi="Times New Roman"/>
          <w:lang w:val="en-US" w:eastAsia="ja-JP"/>
        </w:rPr>
        <w:t xml:space="preserve"> , </w:t>
      </w:r>
      <m:oMath>
        <m:sSub>
          <m:sSubPr>
            <m:ctrlPr>
              <w:rPr>
                <w:rFonts w:ascii="Cambria Math" w:eastAsia="MS Mincho" w:hAnsi="Cambria Math"/>
                <w:lang w:val="en-US" w:eastAsia="ja-JP"/>
              </w:rPr>
            </m:ctrlPr>
          </m:sSubPr>
          <m:e>
            <m:r>
              <w:rPr>
                <w:rFonts w:ascii="Cambria Math" w:eastAsia="MS Mincho" w:hAnsi="Cambria Math"/>
                <w:lang w:val="en-US" w:eastAsia="ja-JP"/>
              </w:rPr>
              <m:t>P</m:t>
            </m:r>
          </m:e>
          <m:sub>
            <m:r>
              <m:rPr>
                <m:sty m:val="p"/>
              </m:rPr>
              <w:rPr>
                <w:rFonts w:ascii="Cambria Math" w:eastAsia="MS Mincho" w:hAnsi="Cambria Math"/>
                <w:lang w:val="en-US" w:eastAsia="ja-JP"/>
              </w:rPr>
              <m:t>SL</m:t>
            </m:r>
          </m:sub>
        </m:sSub>
        <m:r>
          <m:rPr>
            <m:sty m:val="p"/>
          </m:rPr>
          <w:rPr>
            <w:rFonts w:ascii="Cambria Math" w:eastAsia="MS Mincho" w:hAnsi="Cambria Math"/>
            <w:lang w:val="en-US" w:eastAsia="ja-JP"/>
          </w:rPr>
          <m:t>=</m:t>
        </m:r>
        <m:limLow>
          <m:limLowPr>
            <m:ctrlPr>
              <w:rPr>
                <w:rFonts w:ascii="Cambria Math" w:eastAsia="MS Mincho" w:hAnsi="Cambria Math"/>
                <w:lang w:val="en-US" w:eastAsia="ja-JP"/>
              </w:rPr>
            </m:ctrlPr>
          </m:limLowPr>
          <m:e>
            <m:r>
              <m:rPr>
                <m:sty m:val="p"/>
              </m:rPr>
              <w:rPr>
                <w:rFonts w:ascii="Cambria Math" w:eastAsia="MS Mincho" w:hAnsi="Cambria Math"/>
                <w:lang w:val="en-US" w:eastAsia="ja-JP"/>
              </w:rPr>
              <m:t>max</m:t>
            </m:r>
          </m:e>
          <m:lim>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r>
              <m:rPr>
                <m:scr m:val="script"/>
                <m:sty m:val="p"/>
              </m:rPr>
              <w:rPr>
                <w:rFonts w:ascii="Cambria Math" w:eastAsia="MS Mincho" w:hAnsi="Cambria Math"/>
                <w:lang w:val="en-US" w:eastAsia="ja-JP"/>
              </w:rPr>
              <m:t>∈S</m:t>
            </m:r>
          </m:lim>
        </m:limLow>
        <m:r>
          <w:rPr>
            <w:rFonts w:ascii="Cambria Math" w:eastAsia="MS Mincho" w:hAnsi="Cambria Math"/>
            <w:lang w:val="en-US" w:eastAsia="ja-JP"/>
          </w:rPr>
          <m:t>P</m:t>
        </m:r>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oMath>
    </w:p>
    <w:p w14:paraId="4F4199E5" w14:textId="77777777" w:rsidR="00246ADD" w:rsidRPr="00DF6CC5" w:rsidRDefault="00246ADD">
      <w:pPr>
        <w:numPr>
          <w:ilvl w:val="1"/>
          <w:numId w:val="256"/>
        </w:numPr>
        <w:tabs>
          <w:tab w:val="clear" w:pos="0"/>
        </w:tabs>
        <w:rPr>
          <w:rFonts w:ascii="Times New Roman" w:eastAsia="MS Mincho" w:hAnsi="Times New Roman"/>
          <w:lang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2. </w:t>
      </w:r>
      <m:oMath>
        <m:sSub>
          <m:sSubPr>
            <m:ctrlPr>
              <w:rPr>
                <w:rFonts w:ascii="Cambria Math" w:eastAsia="MS Mincho" w:hAnsi="Cambria Math"/>
                <w:lang w:val="en-US" w:eastAsia="ja-JP"/>
              </w:rPr>
            </m:ctrlPr>
          </m:sSubPr>
          <m:e>
            <m:r>
              <w:rPr>
                <w:rFonts w:ascii="Cambria Math" w:eastAsia="MS Mincho" w:hAnsi="Cambria Math"/>
                <w:lang w:val="en-US" w:eastAsia="ja-JP"/>
              </w:rPr>
              <m:t>P</m:t>
            </m:r>
          </m:e>
          <m:sub>
            <m:r>
              <m:rPr>
                <m:sty m:val="p"/>
              </m:rPr>
              <w:rPr>
                <w:rFonts w:ascii="Cambria Math" w:eastAsia="MS Mincho" w:hAnsi="Cambria Math"/>
                <w:lang w:val="en-US" w:eastAsia="ja-JP"/>
              </w:rPr>
              <m:t>ML</m:t>
            </m:r>
          </m:sub>
        </m:sSub>
        <m:r>
          <m:rPr>
            <m:sty m:val="p"/>
          </m:rPr>
          <w:rPr>
            <w:rFonts w:ascii="Cambria Math" w:eastAsia="MS Mincho" w:hAnsi="Cambria Math"/>
            <w:lang w:val="en-US" w:eastAsia="ja-JP"/>
          </w:rPr>
          <m:t>=</m:t>
        </m:r>
        <m:limLow>
          <m:limLowPr>
            <m:ctrlPr>
              <w:rPr>
                <w:rFonts w:ascii="Cambria Math" w:eastAsia="MS Mincho" w:hAnsi="Cambria Math"/>
                <w:lang w:val="en-US" w:eastAsia="ja-JP"/>
              </w:rPr>
            </m:ctrlPr>
          </m:limLowPr>
          <m:e>
            <m:r>
              <m:rPr>
                <m:sty m:val="p"/>
              </m:rPr>
              <w:rPr>
                <w:rFonts w:ascii="Cambria Math" w:eastAsia="MS Mincho" w:hAnsi="Cambria Math"/>
                <w:lang w:val="en-US" w:eastAsia="ja-JP"/>
              </w:rPr>
              <m:t>max</m:t>
            </m:r>
          </m:e>
          <m:lim>
            <m:d>
              <m:dPr>
                <m:ctrlPr>
                  <w:rPr>
                    <w:rFonts w:ascii="Cambria Math" w:eastAsia="MS Mincho" w:hAnsi="Cambria Math"/>
                    <w:lang w:val="en-US" w:eastAsia="ja-JP"/>
                  </w:rPr>
                </m:ctrlPr>
              </m:dPr>
              <m:e>
                <m:r>
                  <w:rPr>
                    <w:rFonts w:ascii="Cambria Math" w:eastAsia="MS Mincho" w:hAnsi="Cambria Math"/>
                    <w:lang w:val="en-US" w:eastAsia="ja-JP"/>
                  </w:rPr>
                  <m:t>τ</m:t>
                </m:r>
              </m:e>
            </m:d>
            <m:r>
              <m:rPr>
                <m:scr m:val="script"/>
                <m:sty m:val="p"/>
              </m:rPr>
              <w:rPr>
                <w:rFonts w:ascii="Cambria Math" w:eastAsia="MS Mincho" w:hAnsi="Cambria Math"/>
                <w:lang w:val="en-US" w:eastAsia="ja-JP"/>
              </w:rPr>
              <m:t>∈M</m:t>
            </m:r>
          </m:lim>
        </m:limLow>
        <m:r>
          <w:rPr>
            <w:rFonts w:ascii="Cambria Math" w:eastAsia="MS Mincho" w:hAnsi="Cambria Math"/>
            <w:lang w:val="en-US" w:eastAsia="ja-JP"/>
          </w:rPr>
          <m:t>P</m:t>
        </m:r>
        <m:d>
          <m:dPr>
            <m:ctrlPr>
              <w:rPr>
                <w:rFonts w:ascii="Cambria Math" w:eastAsia="MS Mincho" w:hAnsi="Cambria Math"/>
                <w:lang w:val="en-US" w:eastAsia="ja-JP"/>
              </w:rPr>
            </m:ctrlPr>
          </m:dPr>
          <m:e>
            <m:r>
              <w:rPr>
                <w:rFonts w:ascii="Cambria Math" w:eastAsia="MS Mincho" w:hAnsi="Cambria Math"/>
                <w:lang w:val="en-US" w:eastAsia="ja-JP"/>
              </w:rPr>
              <m:t>τ</m:t>
            </m:r>
          </m:e>
        </m:d>
      </m:oMath>
      <w:r w:rsidRPr="00DF6CC5">
        <w:rPr>
          <w:rFonts w:ascii="Times New Roman" w:eastAsia="MS Mincho" w:hAnsi="Times New Roman"/>
          <w:lang w:val="en-US" w:eastAsia="ja-JP"/>
        </w:rPr>
        <w:t xml:space="preserve"> , </w:t>
      </w:r>
      <m:oMath>
        <m:sSub>
          <m:sSubPr>
            <m:ctrlPr>
              <w:rPr>
                <w:rFonts w:ascii="Cambria Math" w:eastAsia="MS Mincho" w:hAnsi="Cambria Math"/>
                <w:lang w:val="en-US" w:eastAsia="ja-JP"/>
              </w:rPr>
            </m:ctrlPr>
          </m:sSubPr>
          <m:e>
            <m:r>
              <w:rPr>
                <w:rFonts w:ascii="Cambria Math" w:eastAsia="MS Mincho" w:hAnsi="Cambria Math"/>
                <w:lang w:val="en-US" w:eastAsia="ja-JP"/>
              </w:rPr>
              <m:t>P</m:t>
            </m:r>
          </m:e>
          <m:sub>
            <m:r>
              <m:rPr>
                <m:sty m:val="p"/>
              </m:rPr>
              <w:rPr>
                <w:rFonts w:ascii="Cambria Math" w:eastAsia="MS Mincho" w:hAnsi="Cambria Math"/>
                <w:lang w:val="en-US" w:eastAsia="ja-JP"/>
              </w:rPr>
              <m:t>SL</m:t>
            </m:r>
          </m:sub>
        </m:sSub>
        <m:r>
          <m:rPr>
            <m:sty m:val="p"/>
          </m:rPr>
          <w:rPr>
            <w:rFonts w:ascii="Cambria Math" w:eastAsia="MS Mincho" w:hAnsi="Cambria Math"/>
            <w:lang w:val="en-US" w:eastAsia="ja-JP"/>
          </w:rPr>
          <m:t>=</m:t>
        </m:r>
        <m:limLow>
          <m:limLowPr>
            <m:ctrlPr>
              <w:rPr>
                <w:rFonts w:ascii="Cambria Math" w:eastAsia="MS Mincho" w:hAnsi="Cambria Math"/>
                <w:lang w:val="en-US" w:eastAsia="ja-JP"/>
              </w:rPr>
            </m:ctrlPr>
          </m:limLowPr>
          <m:e>
            <m:r>
              <m:rPr>
                <m:sty m:val="p"/>
              </m:rPr>
              <w:rPr>
                <w:rFonts w:ascii="Cambria Math" w:eastAsia="MS Mincho" w:hAnsi="Cambria Math"/>
                <w:lang w:val="en-US" w:eastAsia="ja-JP"/>
              </w:rPr>
              <m:t>max</m:t>
            </m:r>
          </m:e>
          <m:lim>
            <m:d>
              <m:dPr>
                <m:ctrlPr>
                  <w:rPr>
                    <w:rFonts w:ascii="Cambria Math" w:eastAsia="MS Mincho" w:hAnsi="Cambria Math"/>
                    <w:lang w:val="en-US" w:eastAsia="ja-JP"/>
                  </w:rPr>
                </m:ctrlPr>
              </m:dPr>
              <m:e>
                <m:r>
                  <w:rPr>
                    <w:rFonts w:ascii="Cambria Math" w:eastAsia="MS Mincho" w:hAnsi="Cambria Math"/>
                    <w:lang w:val="en-US" w:eastAsia="ja-JP"/>
                  </w:rPr>
                  <m:t>τ</m:t>
                </m:r>
              </m:e>
            </m:d>
            <m:r>
              <m:rPr>
                <m:scr m:val="script"/>
                <m:sty m:val="p"/>
              </m:rPr>
              <w:rPr>
                <w:rFonts w:ascii="Cambria Math" w:eastAsia="MS Mincho" w:hAnsi="Cambria Math"/>
                <w:lang w:val="en-US" w:eastAsia="ja-JP"/>
              </w:rPr>
              <m:t>∈S</m:t>
            </m:r>
          </m:lim>
        </m:limLow>
        <m:r>
          <w:rPr>
            <w:rFonts w:ascii="Cambria Math" w:eastAsia="MS Mincho" w:hAnsi="Cambria Math"/>
            <w:lang w:val="en-US" w:eastAsia="ja-JP"/>
          </w:rPr>
          <m:t>P</m:t>
        </m:r>
        <m:d>
          <m:dPr>
            <m:ctrlPr>
              <w:rPr>
                <w:rFonts w:ascii="Cambria Math" w:eastAsia="MS Mincho" w:hAnsi="Cambria Math"/>
                <w:lang w:val="en-US" w:eastAsia="ja-JP"/>
              </w:rPr>
            </m:ctrlPr>
          </m:dPr>
          <m:e>
            <m:r>
              <w:rPr>
                <w:rFonts w:ascii="Cambria Math" w:eastAsia="MS Mincho" w:hAnsi="Cambria Math"/>
                <w:lang w:val="en-US" w:eastAsia="ja-JP"/>
              </w:rPr>
              <m:t>τ</m:t>
            </m:r>
          </m:e>
        </m:d>
      </m:oMath>
    </w:p>
    <w:p w14:paraId="22B9CA73" w14:textId="77777777" w:rsidR="00246ADD" w:rsidRPr="00DF6CC5" w:rsidRDefault="00246ADD">
      <w:pPr>
        <w:numPr>
          <w:ilvl w:val="0"/>
          <w:numId w:val="256"/>
        </w:numPr>
        <w:tabs>
          <w:tab w:val="clear" w:pos="0"/>
        </w:tabs>
        <w:rPr>
          <w:rFonts w:ascii="Times New Roman" w:eastAsia="MS Mincho" w:hAnsi="Times New Roman"/>
          <w:lang w:eastAsia="ja-JP"/>
        </w:rPr>
      </w:pPr>
      <m:oMath>
        <m:r>
          <m:rPr>
            <m:sty m:val="p"/>
          </m:rPr>
          <w:rPr>
            <w:rFonts w:ascii="Cambria Math" w:eastAsia="MS Mincho" w:hAnsi="Cambria Math"/>
            <w:lang w:eastAsia="ja-JP"/>
          </w:rPr>
          <m:t>ISLR=10</m:t>
        </m:r>
        <m:func>
          <m:funcPr>
            <m:ctrlPr>
              <w:rPr>
                <w:rFonts w:ascii="Cambria Math" w:eastAsia="MS Mincho" w:hAnsi="Cambria Math"/>
                <w:lang w:eastAsia="ja-JP"/>
              </w:rPr>
            </m:ctrlPr>
          </m:funcPr>
          <m:fName>
            <m:r>
              <m:rPr>
                <m:sty m:val="p"/>
              </m:rPr>
              <w:rPr>
                <w:rFonts w:ascii="Cambria Math" w:eastAsia="MS Mincho" w:hAnsi="Cambria Math"/>
                <w:lang w:eastAsia="ja-JP"/>
              </w:rPr>
              <m:t>log</m:t>
            </m:r>
          </m:fName>
          <m:e>
            <m:r>
              <w:rPr>
                <w:rFonts w:ascii="Cambria Math" w:eastAsia="MS Mincho" w:hAnsi="Cambria Math"/>
                <w:lang w:eastAsia="ja-JP"/>
              </w:rPr>
              <m:t>10</m:t>
            </m:r>
            <m:d>
              <m:dPr>
                <m:ctrlPr>
                  <w:rPr>
                    <w:rFonts w:ascii="Cambria Math" w:eastAsia="MS Mincho" w:hAnsi="Cambria Math"/>
                    <w:lang w:eastAsia="ja-JP"/>
                  </w:rPr>
                </m:ctrlPr>
              </m:dPr>
              <m:e>
                <m:f>
                  <m:fPr>
                    <m:ctrlPr>
                      <w:rPr>
                        <w:rFonts w:ascii="Cambria Math" w:eastAsia="MS Mincho" w:hAnsi="Cambria Math"/>
                        <w:lang w:eastAsia="ja-JP"/>
                      </w:rPr>
                    </m:ctrlPr>
                  </m:fPr>
                  <m:num>
                    <m:sSub>
                      <m:sSubPr>
                        <m:ctrlPr>
                          <w:rPr>
                            <w:rFonts w:ascii="Cambria Math" w:eastAsia="MS Mincho" w:hAnsi="Cambria Math"/>
                            <w:lang w:eastAsia="ja-JP"/>
                          </w:rPr>
                        </m:ctrlPr>
                      </m:sSubPr>
                      <m:e>
                        <m:r>
                          <w:rPr>
                            <w:rFonts w:ascii="Cambria Math" w:eastAsia="MS Mincho" w:hAnsi="Cambria Math"/>
                            <w:lang w:eastAsia="ja-JP"/>
                          </w:rPr>
                          <m:t>I</m:t>
                        </m:r>
                      </m:e>
                      <m:sub>
                        <m:r>
                          <w:rPr>
                            <w:rFonts w:ascii="Cambria Math" w:eastAsia="MS Mincho" w:hAnsi="Cambria Math"/>
                            <w:lang w:eastAsia="ja-JP"/>
                          </w:rPr>
                          <m:t>ML</m:t>
                        </m:r>
                      </m:sub>
                    </m:sSub>
                  </m:num>
                  <m:den>
                    <m:sSub>
                      <m:sSubPr>
                        <m:ctrlPr>
                          <w:rPr>
                            <w:rFonts w:ascii="Cambria Math" w:eastAsia="MS Mincho" w:hAnsi="Cambria Math"/>
                            <w:lang w:eastAsia="ja-JP"/>
                          </w:rPr>
                        </m:ctrlPr>
                      </m:sSubPr>
                      <m:e>
                        <m:r>
                          <w:rPr>
                            <w:rFonts w:ascii="Cambria Math" w:eastAsia="MS Mincho" w:hAnsi="Cambria Math"/>
                            <w:lang w:eastAsia="ja-JP"/>
                          </w:rPr>
                          <m:t>I</m:t>
                        </m:r>
                      </m:e>
                      <m:sub>
                        <m:r>
                          <w:rPr>
                            <w:rFonts w:ascii="Cambria Math" w:eastAsia="MS Mincho" w:hAnsi="Cambria Math"/>
                            <w:lang w:eastAsia="ja-JP"/>
                          </w:rPr>
                          <m:t>SL</m:t>
                        </m:r>
                      </m:sub>
                    </m:sSub>
                  </m:den>
                </m:f>
              </m:e>
            </m:d>
          </m:e>
        </m:func>
      </m:oMath>
      <w:r w:rsidRPr="00DF6CC5">
        <w:rPr>
          <w:rFonts w:ascii="Times New Roman" w:eastAsia="MS Mincho" w:hAnsi="Times New Roman"/>
          <w:lang w:eastAsia="ja-JP"/>
        </w:rPr>
        <w:t xml:space="preserve"> , where </w:t>
      </w:r>
      <w:r w:rsidRPr="00DF6CC5">
        <w:rPr>
          <w:rFonts w:ascii="Times New Roman" w:eastAsia="MS Mincho" w:hAnsi="Times New Roman"/>
          <w:i/>
          <w:iCs/>
          <w:lang w:eastAsia="ja-JP"/>
        </w:rPr>
        <w:t>I</w:t>
      </w:r>
      <w:r w:rsidRPr="00DF6CC5">
        <w:rPr>
          <w:rFonts w:ascii="Times New Roman" w:eastAsia="MS Mincho" w:hAnsi="Times New Roman"/>
          <w:i/>
          <w:iCs/>
          <w:vertAlign w:val="subscript"/>
          <w:lang w:eastAsia="ja-JP"/>
        </w:rPr>
        <w:t>ML</w:t>
      </w:r>
      <w:r w:rsidRPr="00DF6CC5">
        <w:rPr>
          <w:rFonts w:ascii="Times New Roman" w:eastAsia="MS Mincho" w:hAnsi="Times New Roman"/>
          <w:lang w:eastAsia="ja-JP"/>
        </w:rPr>
        <w:t xml:space="preserve">=power integrated within the main lobe region, </w:t>
      </w:r>
      <w:r w:rsidRPr="00DF6CC5">
        <w:rPr>
          <w:rFonts w:ascii="Times New Roman" w:eastAsia="MS Mincho" w:hAnsi="Times New Roman"/>
          <w:i/>
          <w:iCs/>
          <w:lang w:eastAsia="ja-JP"/>
        </w:rPr>
        <w:t>I</w:t>
      </w:r>
      <w:r w:rsidRPr="00DF6CC5">
        <w:rPr>
          <w:rFonts w:ascii="Times New Roman" w:eastAsia="MS Mincho" w:hAnsi="Times New Roman"/>
          <w:i/>
          <w:iCs/>
          <w:vertAlign w:val="subscript"/>
          <w:lang w:eastAsia="ja-JP"/>
        </w:rPr>
        <w:t>SL</w:t>
      </w:r>
      <w:r w:rsidRPr="00DF6CC5">
        <w:rPr>
          <w:rFonts w:ascii="Times New Roman" w:eastAsia="MS Mincho" w:hAnsi="Times New Roman"/>
          <w:lang w:eastAsia="ja-JP"/>
        </w:rPr>
        <w:t>=power integrated within the sided lobe region</w:t>
      </w:r>
    </w:p>
    <w:p w14:paraId="4C98529A" w14:textId="77777777" w:rsidR="00246ADD" w:rsidRPr="00DF6CC5" w:rsidRDefault="00246ADD">
      <w:pPr>
        <w:numPr>
          <w:ilvl w:val="1"/>
          <w:numId w:val="256"/>
        </w:numPr>
        <w:tabs>
          <w:tab w:val="clear" w:pos="0"/>
        </w:tabs>
        <w:rPr>
          <w:rFonts w:ascii="Times New Roman" w:eastAsia="MS Mincho" w:hAnsi="Times New Roman"/>
          <w:lang w:val="en-US" w:eastAsia="ja-JP"/>
        </w:rPr>
      </w:pPr>
      <w:proofErr w:type="spellStart"/>
      <w:r w:rsidRPr="00DF6CC5">
        <w:rPr>
          <w:rFonts w:ascii="Times New Roman" w:eastAsia="MS Mincho" w:hAnsi="Times New Roman"/>
          <w:lang w:eastAsia="ja-JP"/>
        </w:rPr>
        <w:t>Opt</w:t>
      </w:r>
      <w:proofErr w:type="spellEnd"/>
      <w:r w:rsidRPr="00DF6CC5">
        <w:rPr>
          <w:rFonts w:ascii="Times New Roman" w:eastAsia="MS Mincho" w:hAnsi="Times New Roman"/>
          <w:lang w:eastAsia="ja-JP"/>
        </w:rPr>
        <w:t xml:space="preserve"> 1. </w:t>
      </w:r>
      <m:oMath>
        <m:sSub>
          <m:sSubPr>
            <m:ctrlPr>
              <w:rPr>
                <w:rFonts w:ascii="Cambria Math" w:eastAsia="MS Mincho" w:hAnsi="Cambria Math"/>
                <w:lang w:val="en-US" w:eastAsia="ja-JP"/>
              </w:rPr>
            </m:ctrlPr>
          </m:sSubPr>
          <m:e>
            <m:r>
              <w:rPr>
                <w:rFonts w:ascii="Cambria Math" w:eastAsia="MS Mincho" w:hAnsi="Cambria Math"/>
                <w:lang w:val="en-US" w:eastAsia="ja-JP"/>
              </w:rPr>
              <m:t>I</m:t>
            </m:r>
          </m:e>
          <m:sub>
            <m:r>
              <m:rPr>
                <m:sty m:val="p"/>
              </m:rPr>
              <w:rPr>
                <w:rFonts w:ascii="Cambria Math" w:eastAsia="MS Mincho" w:hAnsi="Cambria Math"/>
                <w:lang w:val="en-US" w:eastAsia="ja-JP"/>
              </w:rPr>
              <m:t>ML</m:t>
            </m:r>
          </m:sub>
        </m:sSub>
        <m:r>
          <m:rPr>
            <m:sty m:val="p"/>
          </m:rPr>
          <w:rPr>
            <w:rFonts w:ascii="Cambria Math" w:eastAsia="MS Mincho" w:hAnsi="Cambria Math"/>
            <w:lang w:val="en-US" w:eastAsia="ja-JP"/>
          </w:rPr>
          <m:t>=</m:t>
        </m:r>
        <m:nary>
          <m:naryPr>
            <m:chr m:val="∬"/>
            <m:limLoc m:val="subSup"/>
            <m:supHide m:val="1"/>
            <m:ctrlPr>
              <w:rPr>
                <w:rFonts w:ascii="Cambria Math" w:eastAsia="MS Mincho" w:hAnsi="Cambria Math"/>
                <w:lang w:val="en-US" w:eastAsia="ja-JP"/>
              </w:rPr>
            </m:ctrlPr>
          </m:naryPr>
          <m:sub>
            <m:r>
              <m:rPr>
                <m:scr m:val="script"/>
                <m:sty m:val="p"/>
              </m:rPr>
              <w:rPr>
                <w:rFonts w:ascii="Cambria Math" w:eastAsia="MS Mincho" w:hAnsi="Cambria Math"/>
                <w:lang w:val="en-US" w:eastAsia="ja-JP"/>
              </w:rPr>
              <m:t>M</m:t>
            </m:r>
          </m:sub>
          <m:sup>
            <m:r>
              <w:rPr>
                <w:rFonts w:ascii="Cambria Math" w:eastAsia="MS Mincho" w:hAnsi="Cambria Math"/>
                <w:lang w:val="en-US" w:eastAsia="ja-JP"/>
              </w:rPr>
              <m:t>​</m:t>
            </m:r>
          </m:sup>
          <m:e>
            <m:sSup>
              <m:sSupPr>
                <m:ctrlPr>
                  <w:rPr>
                    <w:rFonts w:ascii="Cambria Math" w:eastAsia="MS Mincho" w:hAnsi="Cambria Math"/>
                    <w:lang w:val="en-US" w:eastAsia="ja-JP"/>
                  </w:rPr>
                </m:ctrlPr>
              </m:sSupPr>
              <m:e>
                <m:d>
                  <m:dPr>
                    <m:begChr m:val="|"/>
                    <m:endChr m:val="|"/>
                    <m:ctrlPr>
                      <w:rPr>
                        <w:rFonts w:ascii="Cambria Math" w:eastAsia="MS Mincho" w:hAnsi="Cambria Math"/>
                        <w:lang w:val="en-US" w:eastAsia="ja-JP"/>
                      </w:rPr>
                    </m:ctrlPr>
                  </m:dPr>
                  <m:e>
                    <m:r>
                      <w:rPr>
                        <w:rFonts w:ascii="Cambria Math" w:eastAsia="MS Mincho" w:hAnsi="Cambria Math"/>
                        <w:lang w:val="en-US" w:eastAsia="ja-JP"/>
                      </w:rPr>
                      <m:t>χ</m:t>
                    </m:r>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e>
                </m:d>
              </m:e>
              <m:sup>
                <m:r>
                  <w:rPr>
                    <w:rFonts w:ascii="Cambria Math" w:eastAsia="MS Mincho" w:hAnsi="Cambria Math"/>
                    <w:lang w:val="en-US" w:eastAsia="ja-JP"/>
                  </w:rPr>
                  <m:t>2</m:t>
                </m:r>
              </m:sup>
            </m:sSup>
          </m:e>
        </m:nary>
        <m:r>
          <w:rPr>
            <w:rFonts w:ascii="Cambria Math" w:eastAsia="MS Mincho" w:hAnsi="Cambria Math"/>
            <w:lang w:val="en-US" w:eastAsia="ja-JP"/>
          </w:rPr>
          <m:t> dτ dν</m:t>
        </m:r>
      </m:oMath>
      <w:r w:rsidRPr="00DF6CC5">
        <w:rPr>
          <w:rFonts w:ascii="Times New Roman" w:eastAsia="MS Mincho" w:hAnsi="Times New Roman"/>
          <w:lang w:val="en-US" w:eastAsia="ja-JP"/>
        </w:rPr>
        <w:t xml:space="preserve">, </w:t>
      </w:r>
      <m:oMath>
        <m:sSub>
          <m:sSubPr>
            <m:ctrlPr>
              <w:rPr>
                <w:rFonts w:ascii="Cambria Math" w:eastAsia="MS Mincho" w:hAnsi="Cambria Math"/>
                <w:lang w:val="en-US" w:eastAsia="ja-JP"/>
              </w:rPr>
            </m:ctrlPr>
          </m:sSubPr>
          <m:e>
            <m:r>
              <w:rPr>
                <w:rFonts w:ascii="Cambria Math" w:eastAsia="MS Mincho" w:hAnsi="Cambria Math"/>
                <w:lang w:val="en-US" w:eastAsia="ja-JP"/>
              </w:rPr>
              <m:t>I</m:t>
            </m:r>
          </m:e>
          <m:sub>
            <m:r>
              <m:rPr>
                <m:sty m:val="p"/>
              </m:rPr>
              <w:rPr>
                <w:rFonts w:ascii="Cambria Math" w:eastAsia="MS Mincho" w:hAnsi="Cambria Math"/>
                <w:lang w:val="en-US" w:eastAsia="ja-JP"/>
              </w:rPr>
              <m:t>SL</m:t>
            </m:r>
          </m:sub>
        </m:sSub>
        <m:r>
          <m:rPr>
            <m:sty m:val="p"/>
          </m:rPr>
          <w:rPr>
            <w:rFonts w:ascii="Cambria Math" w:eastAsia="MS Mincho" w:hAnsi="Cambria Math"/>
            <w:lang w:val="en-US" w:eastAsia="ja-JP"/>
          </w:rPr>
          <m:t>=</m:t>
        </m:r>
        <m:nary>
          <m:naryPr>
            <m:chr m:val="∬"/>
            <m:limLoc m:val="subSup"/>
            <m:supHide m:val="1"/>
            <m:ctrlPr>
              <w:rPr>
                <w:rFonts w:ascii="Cambria Math" w:eastAsia="MS Mincho" w:hAnsi="Cambria Math"/>
                <w:lang w:val="en-US" w:eastAsia="ja-JP"/>
              </w:rPr>
            </m:ctrlPr>
          </m:naryPr>
          <m:sub>
            <m:r>
              <m:rPr>
                <m:scr m:val="script"/>
                <m:sty m:val="p"/>
              </m:rPr>
              <w:rPr>
                <w:rFonts w:ascii="Cambria Math" w:eastAsia="MS Mincho" w:hAnsi="Cambria Math"/>
                <w:lang w:val="en-US" w:eastAsia="ja-JP"/>
              </w:rPr>
              <m:t>S</m:t>
            </m:r>
          </m:sub>
          <m:sup>
            <m:r>
              <w:rPr>
                <w:rFonts w:ascii="Cambria Math" w:eastAsia="MS Mincho" w:hAnsi="Cambria Math"/>
                <w:lang w:val="en-US" w:eastAsia="ja-JP"/>
              </w:rPr>
              <m:t>​</m:t>
            </m:r>
          </m:sup>
          <m:e>
            <m:sSup>
              <m:sSupPr>
                <m:ctrlPr>
                  <w:rPr>
                    <w:rFonts w:ascii="Cambria Math" w:eastAsia="MS Mincho" w:hAnsi="Cambria Math"/>
                    <w:lang w:val="en-US" w:eastAsia="ja-JP"/>
                  </w:rPr>
                </m:ctrlPr>
              </m:sSupPr>
              <m:e>
                <m:d>
                  <m:dPr>
                    <m:begChr m:val="|"/>
                    <m:endChr m:val="|"/>
                    <m:ctrlPr>
                      <w:rPr>
                        <w:rFonts w:ascii="Cambria Math" w:eastAsia="MS Mincho" w:hAnsi="Cambria Math"/>
                        <w:lang w:val="en-US" w:eastAsia="ja-JP"/>
                      </w:rPr>
                    </m:ctrlPr>
                  </m:dPr>
                  <m:e>
                    <m:r>
                      <w:rPr>
                        <w:rFonts w:ascii="Cambria Math" w:eastAsia="MS Mincho" w:hAnsi="Cambria Math"/>
                        <w:lang w:val="en-US" w:eastAsia="ja-JP"/>
                      </w:rPr>
                      <m:t>χ</m:t>
                    </m:r>
                    <m:d>
                      <m:dPr>
                        <m:ctrlPr>
                          <w:rPr>
                            <w:rFonts w:ascii="Cambria Math" w:eastAsia="MS Mincho" w:hAnsi="Cambria Math"/>
                            <w:lang w:val="en-US" w:eastAsia="ja-JP"/>
                          </w:rPr>
                        </m:ctrlPr>
                      </m:dPr>
                      <m:e>
                        <m:r>
                          <w:rPr>
                            <w:rFonts w:ascii="Cambria Math" w:eastAsia="MS Mincho" w:hAnsi="Cambria Math"/>
                            <w:lang w:val="en-US" w:eastAsia="ja-JP"/>
                          </w:rPr>
                          <m:t>τ</m:t>
                        </m:r>
                        <m:r>
                          <m:rPr>
                            <m:sty m:val="p"/>
                          </m:rPr>
                          <w:rPr>
                            <w:rFonts w:ascii="Cambria Math" w:eastAsia="MS Mincho" w:hAnsi="Cambria Math"/>
                            <w:lang w:val="en-US" w:eastAsia="ja-JP"/>
                          </w:rPr>
                          <m:t>,</m:t>
                        </m:r>
                        <m:r>
                          <w:rPr>
                            <w:rFonts w:ascii="Cambria Math" w:eastAsia="MS Mincho" w:hAnsi="Cambria Math"/>
                            <w:lang w:val="en-US" w:eastAsia="ja-JP"/>
                          </w:rPr>
                          <m:t>ν</m:t>
                        </m:r>
                      </m:e>
                    </m:d>
                  </m:e>
                </m:d>
              </m:e>
              <m:sup>
                <m:r>
                  <w:rPr>
                    <w:rFonts w:ascii="Cambria Math" w:eastAsia="MS Mincho" w:hAnsi="Cambria Math"/>
                    <w:lang w:val="en-US" w:eastAsia="ja-JP"/>
                  </w:rPr>
                  <m:t>2</m:t>
                </m:r>
              </m:sup>
            </m:sSup>
          </m:e>
        </m:nary>
        <m:r>
          <w:rPr>
            <w:rFonts w:ascii="Cambria Math" w:eastAsia="MS Mincho" w:hAnsi="Cambria Math"/>
            <w:lang w:val="en-US" w:eastAsia="ja-JP"/>
          </w:rPr>
          <m:t> dτ dν</m:t>
        </m:r>
      </m:oMath>
    </w:p>
    <w:p w14:paraId="0AA5B9F6" w14:textId="77777777" w:rsidR="00246ADD" w:rsidRPr="00DF6CC5" w:rsidRDefault="00246ADD">
      <w:pPr>
        <w:numPr>
          <w:ilvl w:val="1"/>
          <w:numId w:val="256"/>
        </w:numPr>
        <w:tabs>
          <w:tab w:val="clear" w:pos="0"/>
        </w:tabs>
        <w:rPr>
          <w:rFonts w:ascii="Times New Roman" w:eastAsia="MS Mincho" w:hAnsi="Times New Roman"/>
          <w:lang w:eastAsia="ja-JP"/>
        </w:rPr>
      </w:pPr>
      <w:proofErr w:type="spellStart"/>
      <w:r w:rsidRPr="00DF6CC5">
        <w:rPr>
          <w:rFonts w:ascii="Times New Roman" w:eastAsia="MS Mincho" w:hAnsi="Times New Roman"/>
          <w:lang w:val="en-US" w:eastAsia="ja-JP"/>
        </w:rPr>
        <w:t>Opt</w:t>
      </w:r>
      <w:proofErr w:type="spellEnd"/>
      <w:r w:rsidRPr="00DF6CC5">
        <w:rPr>
          <w:rFonts w:ascii="Times New Roman" w:eastAsia="MS Mincho" w:hAnsi="Times New Roman"/>
          <w:lang w:val="en-US" w:eastAsia="ja-JP"/>
        </w:rPr>
        <w:t xml:space="preserve"> 2. </w:t>
      </w:r>
      <m:oMath>
        <m:sSub>
          <m:sSubPr>
            <m:ctrlPr>
              <w:rPr>
                <w:rFonts w:ascii="Cambria Math" w:eastAsia="MS Mincho" w:hAnsi="Cambria Math"/>
                <w:lang w:val="en-US" w:eastAsia="ja-JP"/>
              </w:rPr>
            </m:ctrlPr>
          </m:sSubPr>
          <m:e>
            <m:r>
              <w:rPr>
                <w:rFonts w:ascii="Cambria Math" w:eastAsia="MS Mincho" w:hAnsi="Cambria Math"/>
                <w:lang w:val="en-US" w:eastAsia="ja-JP"/>
              </w:rPr>
              <m:t>I</m:t>
            </m:r>
          </m:e>
          <m:sub>
            <m:r>
              <m:rPr>
                <m:sty m:val="p"/>
              </m:rPr>
              <w:rPr>
                <w:rFonts w:ascii="Cambria Math" w:eastAsia="MS Mincho" w:hAnsi="Cambria Math"/>
                <w:lang w:val="en-US" w:eastAsia="ja-JP"/>
              </w:rPr>
              <m:t>ML</m:t>
            </m:r>
          </m:sub>
        </m:sSub>
        <m:r>
          <m:rPr>
            <m:sty m:val="p"/>
          </m:rPr>
          <w:rPr>
            <w:rFonts w:ascii="Cambria Math" w:eastAsia="MS Mincho" w:hAnsi="Cambria Math"/>
            <w:lang w:val="en-US" w:eastAsia="ja-JP"/>
          </w:rPr>
          <m:t>=</m:t>
        </m:r>
        <m:nary>
          <m:naryPr>
            <m:limLoc m:val="subSup"/>
            <m:ctrlPr>
              <w:rPr>
                <w:rFonts w:ascii="Cambria Math" w:eastAsia="MS Mincho" w:hAnsi="Cambria Math"/>
                <w:lang w:val="en-US" w:eastAsia="ja-JP"/>
              </w:rPr>
            </m:ctrlPr>
          </m:naryPr>
          <m:sub>
            <m:r>
              <m:rPr>
                <m:scr m:val="script"/>
                <m:sty m:val="p"/>
              </m:rPr>
              <w:rPr>
                <w:rFonts w:ascii="Cambria Math" w:eastAsia="MS Mincho" w:hAnsi="Cambria Math"/>
                <w:lang w:val="en-US" w:eastAsia="ja-JP"/>
              </w:rPr>
              <m:t>M</m:t>
            </m:r>
          </m:sub>
          <m:sup/>
          <m:e>
            <m:sSup>
              <m:sSupPr>
                <m:ctrlPr>
                  <w:rPr>
                    <w:rFonts w:ascii="Cambria Math" w:eastAsia="MS Mincho" w:hAnsi="Cambria Math"/>
                    <w:lang w:val="en-US" w:eastAsia="ja-JP"/>
                  </w:rPr>
                </m:ctrlPr>
              </m:sSupPr>
              <m:e>
                <m:d>
                  <m:dPr>
                    <m:begChr m:val="|"/>
                    <m:endChr m:val="|"/>
                    <m:ctrlPr>
                      <w:rPr>
                        <w:rFonts w:ascii="Cambria Math" w:eastAsia="MS Mincho" w:hAnsi="Cambria Math"/>
                        <w:lang w:val="en-US" w:eastAsia="ja-JP"/>
                      </w:rPr>
                    </m:ctrlPr>
                  </m:dPr>
                  <m:e>
                    <m:r>
                      <w:rPr>
                        <w:rFonts w:ascii="Cambria Math" w:eastAsia="MS Mincho" w:hAnsi="Cambria Math"/>
                        <w:lang w:val="en-US" w:eastAsia="ja-JP"/>
                      </w:rPr>
                      <m:t>χ</m:t>
                    </m:r>
                    <m:d>
                      <m:dPr>
                        <m:ctrlPr>
                          <w:rPr>
                            <w:rFonts w:ascii="Cambria Math" w:eastAsia="MS Mincho" w:hAnsi="Cambria Math"/>
                            <w:lang w:val="en-US" w:eastAsia="ja-JP"/>
                          </w:rPr>
                        </m:ctrlPr>
                      </m:dPr>
                      <m:e>
                        <m:r>
                          <w:rPr>
                            <w:rFonts w:ascii="Cambria Math" w:eastAsia="MS Mincho" w:hAnsi="Cambria Math"/>
                            <w:lang w:val="en-US" w:eastAsia="ja-JP"/>
                          </w:rPr>
                          <m:t>τ</m:t>
                        </m:r>
                      </m:e>
                    </m:d>
                  </m:e>
                </m:d>
              </m:e>
              <m:sup>
                <m:r>
                  <w:rPr>
                    <w:rFonts w:ascii="Cambria Math" w:eastAsia="MS Mincho" w:hAnsi="Cambria Math"/>
                    <w:lang w:val="en-US" w:eastAsia="ja-JP"/>
                  </w:rPr>
                  <m:t>2</m:t>
                </m:r>
              </m:sup>
            </m:sSup>
            <m:r>
              <w:rPr>
                <w:rFonts w:ascii="Cambria Math" w:eastAsia="MS Mincho" w:hAnsi="Cambria Math"/>
                <w:lang w:val="en-US" w:eastAsia="ja-JP"/>
              </w:rPr>
              <m:t>dτ</m:t>
            </m:r>
          </m:e>
        </m:nary>
        <m:r>
          <w:rPr>
            <w:rFonts w:ascii="Cambria Math" w:eastAsia="MS Mincho" w:hAnsi="Cambria Math"/>
            <w:lang w:val="en-US" w:eastAsia="ja-JP"/>
          </w:rPr>
          <m:t> </m:t>
        </m:r>
      </m:oMath>
      <w:r w:rsidRPr="00DF6CC5">
        <w:rPr>
          <w:rFonts w:ascii="Times New Roman" w:eastAsia="MS Mincho" w:hAnsi="Times New Roman"/>
          <w:lang w:val="en-US" w:eastAsia="ja-JP"/>
        </w:rPr>
        <w:t xml:space="preserve">, </w:t>
      </w:r>
      <m:oMath>
        <m:sSub>
          <m:sSubPr>
            <m:ctrlPr>
              <w:rPr>
                <w:rFonts w:ascii="Cambria Math" w:eastAsia="MS Mincho" w:hAnsi="Cambria Math"/>
                <w:lang w:val="en-US" w:eastAsia="ja-JP"/>
              </w:rPr>
            </m:ctrlPr>
          </m:sSubPr>
          <m:e>
            <m:r>
              <w:rPr>
                <w:rFonts w:ascii="Cambria Math" w:eastAsia="MS Mincho" w:hAnsi="Cambria Math"/>
                <w:lang w:val="en-US" w:eastAsia="ja-JP"/>
              </w:rPr>
              <m:t>I</m:t>
            </m:r>
          </m:e>
          <m:sub>
            <m:r>
              <m:rPr>
                <m:sty m:val="p"/>
              </m:rPr>
              <w:rPr>
                <w:rFonts w:ascii="Cambria Math" w:eastAsia="MS Mincho" w:hAnsi="Cambria Math"/>
                <w:lang w:val="en-US" w:eastAsia="ja-JP"/>
              </w:rPr>
              <m:t>SL</m:t>
            </m:r>
          </m:sub>
        </m:sSub>
        <m:r>
          <m:rPr>
            <m:sty m:val="p"/>
          </m:rPr>
          <w:rPr>
            <w:rFonts w:ascii="Cambria Math" w:eastAsia="MS Mincho" w:hAnsi="Cambria Math"/>
            <w:lang w:val="en-US" w:eastAsia="ja-JP"/>
          </w:rPr>
          <m:t>=</m:t>
        </m:r>
        <m:nary>
          <m:naryPr>
            <m:limLoc m:val="subSup"/>
            <m:ctrlPr>
              <w:rPr>
                <w:rFonts w:ascii="Cambria Math" w:eastAsia="MS Mincho" w:hAnsi="Cambria Math"/>
                <w:lang w:val="en-US" w:eastAsia="ja-JP"/>
              </w:rPr>
            </m:ctrlPr>
          </m:naryPr>
          <m:sub>
            <m:r>
              <m:rPr>
                <m:scr m:val="script"/>
                <m:sty m:val="p"/>
              </m:rPr>
              <w:rPr>
                <w:rFonts w:ascii="Cambria Math" w:eastAsia="MS Mincho" w:hAnsi="Cambria Math"/>
                <w:lang w:val="en-US" w:eastAsia="ja-JP"/>
              </w:rPr>
              <m:t>S</m:t>
            </m:r>
          </m:sub>
          <m:sup/>
          <m:e>
            <m:sSup>
              <m:sSupPr>
                <m:ctrlPr>
                  <w:rPr>
                    <w:rFonts w:ascii="Cambria Math" w:eastAsia="MS Mincho" w:hAnsi="Cambria Math"/>
                    <w:lang w:val="en-US" w:eastAsia="ja-JP"/>
                  </w:rPr>
                </m:ctrlPr>
              </m:sSupPr>
              <m:e>
                <m:d>
                  <m:dPr>
                    <m:begChr m:val="|"/>
                    <m:endChr m:val="|"/>
                    <m:ctrlPr>
                      <w:rPr>
                        <w:rFonts w:ascii="Cambria Math" w:eastAsia="MS Mincho" w:hAnsi="Cambria Math"/>
                        <w:lang w:val="en-US" w:eastAsia="ja-JP"/>
                      </w:rPr>
                    </m:ctrlPr>
                  </m:dPr>
                  <m:e>
                    <m:r>
                      <w:rPr>
                        <w:rFonts w:ascii="Cambria Math" w:eastAsia="MS Mincho" w:hAnsi="Cambria Math"/>
                        <w:lang w:val="en-US" w:eastAsia="ja-JP"/>
                      </w:rPr>
                      <m:t>χ</m:t>
                    </m:r>
                    <m:d>
                      <m:dPr>
                        <m:ctrlPr>
                          <w:rPr>
                            <w:rFonts w:ascii="Cambria Math" w:eastAsia="MS Mincho" w:hAnsi="Cambria Math"/>
                            <w:lang w:val="en-US" w:eastAsia="ja-JP"/>
                          </w:rPr>
                        </m:ctrlPr>
                      </m:dPr>
                      <m:e>
                        <m:r>
                          <w:rPr>
                            <w:rFonts w:ascii="Cambria Math" w:eastAsia="MS Mincho" w:hAnsi="Cambria Math"/>
                            <w:lang w:val="en-US" w:eastAsia="ja-JP"/>
                          </w:rPr>
                          <m:t>τ</m:t>
                        </m:r>
                      </m:e>
                    </m:d>
                  </m:e>
                </m:d>
              </m:e>
              <m:sup>
                <m:r>
                  <w:rPr>
                    <w:rFonts w:ascii="Cambria Math" w:eastAsia="MS Mincho" w:hAnsi="Cambria Math"/>
                    <w:lang w:val="en-US" w:eastAsia="ja-JP"/>
                  </w:rPr>
                  <m:t>2</m:t>
                </m:r>
              </m:sup>
            </m:sSup>
            <m:r>
              <w:rPr>
                <w:rFonts w:ascii="Cambria Math" w:eastAsia="MS Mincho" w:hAnsi="Cambria Math"/>
                <w:lang w:val="en-US" w:eastAsia="ja-JP"/>
              </w:rPr>
              <m:t>dτ</m:t>
            </m:r>
          </m:e>
        </m:nary>
      </m:oMath>
    </w:p>
    <w:p w14:paraId="12DBC7F2" w14:textId="77777777" w:rsidR="00246ADD" w:rsidRPr="00606665" w:rsidRDefault="00246ADD" w:rsidP="00246ADD">
      <w:pPr>
        <w:rPr>
          <w:rFonts w:ascii="Times New Roman" w:eastAsia="MS Mincho" w:hAnsi="Times New Roman"/>
          <w:szCs w:val="20"/>
          <w:lang w:eastAsia="ja-JP"/>
        </w:rPr>
      </w:pPr>
    </w:p>
    <w:p w14:paraId="14923D86" w14:textId="77777777" w:rsidR="00246ADD" w:rsidRPr="00606665" w:rsidRDefault="00246ADD" w:rsidP="00246ADD">
      <w:pPr>
        <w:rPr>
          <w:rFonts w:eastAsia="MS Mincho"/>
          <w:szCs w:val="20"/>
          <w:lang w:eastAsia="ja-JP"/>
        </w:rPr>
      </w:pPr>
    </w:p>
    <w:p w14:paraId="494EF068" w14:textId="165EF264" w:rsidR="00246ADD" w:rsidRPr="009D27E1" w:rsidRDefault="00C62C50" w:rsidP="00246ADD">
      <w:pPr>
        <w:rPr>
          <w:rFonts w:ascii="Times New Roman" w:eastAsia="MS Mincho" w:hAnsi="Times New Roman"/>
          <w:b/>
          <w:bCs/>
          <w:lang w:eastAsia="ja-JP"/>
        </w:rPr>
      </w:pPr>
      <w:hyperlink r:id="rId2057" w:history="1">
        <w:r w:rsidRPr="009D27E1">
          <w:rPr>
            <w:rStyle w:val="Hyperlink"/>
            <w:rFonts w:ascii="Times New Roman" w:eastAsia="Times New Roman" w:hAnsi="Times New Roman"/>
            <w:b/>
            <w:bCs/>
          </w:rPr>
          <w:t>R1-2606566</w:t>
        </w:r>
      </w:hyperlink>
      <w:r w:rsidR="00246ADD" w:rsidRPr="009D27E1">
        <w:rPr>
          <w:rFonts w:ascii="Times New Roman" w:eastAsia="Times New Roman" w:hAnsi="Times New Roman"/>
          <w:b/>
          <w:bCs/>
        </w:rPr>
        <w:tab/>
        <w:t>Summary #4 on waveform and frame structure for 6G ISAC</w:t>
      </w:r>
      <w:r w:rsidR="00246ADD" w:rsidRPr="009D27E1">
        <w:rPr>
          <w:rFonts w:ascii="Times New Roman" w:eastAsia="Times New Roman" w:hAnsi="Times New Roman"/>
          <w:b/>
          <w:bCs/>
        </w:rPr>
        <w:tab/>
        <w:t>Moderator (LGE)</w:t>
      </w:r>
    </w:p>
    <w:p w14:paraId="74699E7E" w14:textId="77777777" w:rsidR="00246ADD" w:rsidRPr="009D27E1" w:rsidRDefault="00246ADD" w:rsidP="00246ADD">
      <w:pPr>
        <w:rPr>
          <w:rFonts w:ascii="Times New Roman" w:eastAsia="MS Mincho" w:hAnsi="Times New Roman"/>
          <w:b/>
          <w:bCs/>
          <w:lang w:val="en-US" w:eastAsia="ja-JP"/>
        </w:rPr>
      </w:pPr>
    </w:p>
    <w:p w14:paraId="12F24A60" w14:textId="77777777" w:rsidR="00246ADD" w:rsidRPr="009D27E1" w:rsidRDefault="00246ADD" w:rsidP="00246ADD">
      <w:pPr>
        <w:rPr>
          <w:rFonts w:eastAsia="MS Mincho"/>
          <w:b/>
          <w:bCs/>
          <w:lang w:eastAsia="ja-JP"/>
        </w:rPr>
      </w:pPr>
    </w:p>
    <w:p w14:paraId="741C0F6D" w14:textId="2D525FC6" w:rsidR="00246ADD" w:rsidRPr="009D27E1" w:rsidRDefault="00C62C50" w:rsidP="00246ADD">
      <w:pPr>
        <w:rPr>
          <w:b/>
          <w:bCs/>
        </w:rPr>
      </w:pPr>
      <w:hyperlink r:id="rId2058" w:history="1">
        <w:r w:rsidRPr="009D27E1">
          <w:rPr>
            <w:rStyle w:val="Hyperlink"/>
            <w:rFonts w:ascii="Times New Roman" w:eastAsia="Times New Roman" w:hAnsi="Times New Roman"/>
            <w:b/>
            <w:bCs/>
          </w:rPr>
          <w:t>R1-2606567</w:t>
        </w:r>
      </w:hyperlink>
      <w:r w:rsidR="00246ADD" w:rsidRPr="009D27E1">
        <w:rPr>
          <w:rFonts w:ascii="Times New Roman" w:eastAsia="Times New Roman" w:hAnsi="Times New Roman"/>
          <w:b/>
          <w:bCs/>
        </w:rPr>
        <w:tab/>
        <w:t>Summary #5 on waveform and frame structure for 6G ISAC</w:t>
      </w:r>
      <w:r w:rsidR="00246ADD" w:rsidRPr="009D27E1">
        <w:rPr>
          <w:rFonts w:ascii="Times New Roman" w:eastAsia="Times New Roman" w:hAnsi="Times New Roman"/>
          <w:b/>
          <w:bCs/>
        </w:rPr>
        <w:tab/>
        <w:t>Moderator (LGE)</w:t>
      </w:r>
    </w:p>
    <w:p w14:paraId="725631CD" w14:textId="527AAC2B" w:rsidR="00246ADD" w:rsidRPr="00246ADD" w:rsidRDefault="006B25F9" w:rsidP="00246ADD">
      <w:r>
        <w:lastRenderedPageBreak/>
        <w:t>Final post-meeting summary for this agenda item.</w:t>
      </w:r>
    </w:p>
    <w:p w14:paraId="6A1FECB6" w14:textId="77777777" w:rsidR="00F32149" w:rsidRPr="00F32149" w:rsidRDefault="00F32149" w:rsidP="00F32149"/>
    <w:p w14:paraId="700F64D2" w14:textId="7402EC39" w:rsidR="00015071" w:rsidRDefault="007974CB" w:rsidP="00015071">
      <w:pPr>
        <w:pStyle w:val="Heading1"/>
      </w:pPr>
      <w:bookmarkStart w:id="270" w:name="_Toc239313273"/>
      <w:r>
        <w:t>TEI</w:t>
      </w:r>
      <w:bookmarkEnd w:id="270"/>
    </w:p>
    <w:p w14:paraId="13F4C320" w14:textId="022F7CF2" w:rsidR="007974CB" w:rsidRPr="009D27E1" w:rsidRDefault="00C62C50" w:rsidP="007974CB">
      <w:pPr>
        <w:rPr>
          <w:rFonts w:eastAsiaTheme="minorEastAsia"/>
          <w:b/>
          <w:bCs/>
          <w:lang w:eastAsia="zh-CN"/>
        </w:rPr>
      </w:pPr>
      <w:hyperlink r:id="rId2059" w:history="1">
        <w:r w:rsidRPr="009D27E1">
          <w:rPr>
            <w:rStyle w:val="Hyperlink"/>
            <w:rFonts w:ascii="Times New Roman" w:eastAsiaTheme="minorEastAsia" w:hAnsi="Times New Roman"/>
            <w:b/>
            <w:bCs/>
            <w:lang w:eastAsia="zh-CN"/>
          </w:rPr>
          <w:t>R1-2606767</w:t>
        </w:r>
      </w:hyperlink>
      <w:r w:rsidR="007974CB" w:rsidRPr="009D27E1">
        <w:rPr>
          <w:rFonts w:ascii="Times New Roman" w:eastAsiaTheme="minorEastAsia" w:hAnsi="Times New Roman"/>
          <w:b/>
          <w:bCs/>
          <w:lang w:eastAsia="zh-CN"/>
        </w:rPr>
        <w:tab/>
      </w:r>
      <w:r w:rsidR="007974CB" w:rsidRPr="009D27E1">
        <w:rPr>
          <w:rFonts w:eastAsiaTheme="minorEastAsia"/>
          <w:b/>
          <w:bCs/>
          <w:lang w:eastAsia="zh-CN"/>
        </w:rPr>
        <w:t>Session Notes of AI 11(TEI)</w:t>
      </w:r>
      <w:r w:rsidR="007974CB" w:rsidRPr="009D27E1">
        <w:rPr>
          <w:rFonts w:eastAsiaTheme="minorEastAsia"/>
          <w:b/>
          <w:bCs/>
          <w:lang w:eastAsia="zh-CN"/>
        </w:rPr>
        <w:tab/>
        <w:t>Ad-Hoc Chair (NTT DOCOMO, INC.)</w:t>
      </w:r>
    </w:p>
    <w:p w14:paraId="0AD83923" w14:textId="77777777" w:rsidR="009D27E1" w:rsidRPr="003F20E6" w:rsidRDefault="009D27E1" w:rsidP="009D27E1">
      <w:pPr>
        <w:rPr>
          <w:rFonts w:eastAsia="DengXian"/>
          <w:lang w:eastAsia="zh-CN"/>
        </w:rPr>
      </w:pPr>
      <w:r w:rsidRPr="003F20E6">
        <w:rPr>
          <w:rFonts w:eastAsia="DengXian"/>
          <w:b/>
          <w:bCs/>
          <w:lang w:eastAsia="zh-CN"/>
        </w:rPr>
        <w:t>Friday decision:</w:t>
      </w:r>
      <w:r w:rsidRPr="003F20E6">
        <w:rPr>
          <w:rFonts w:eastAsia="DengXian"/>
          <w:lang w:eastAsia="zh-CN"/>
        </w:rPr>
        <w:t xml:space="preserve"> The session notes are </w:t>
      </w:r>
      <w:r w:rsidRPr="003F20E6">
        <w:rPr>
          <w:rFonts w:eastAsia="DengXian"/>
          <w:highlight w:val="green"/>
          <w:lang w:eastAsia="zh-CN"/>
        </w:rPr>
        <w:t>endorsed</w:t>
      </w:r>
      <w:r w:rsidRPr="003F20E6">
        <w:rPr>
          <w:rFonts w:eastAsia="DengXian"/>
          <w:lang w:eastAsia="zh-CN"/>
        </w:rPr>
        <w:t xml:space="preserve"> and contents reflected below.</w:t>
      </w:r>
    </w:p>
    <w:p w14:paraId="1C61091B" w14:textId="77777777" w:rsidR="009D27E1" w:rsidRPr="00C35AC3" w:rsidRDefault="009D27E1" w:rsidP="007974CB">
      <w:pPr>
        <w:rPr>
          <w:rFonts w:eastAsiaTheme="minorEastAsia"/>
          <w:highlight w:val="cyan"/>
          <w:lang w:eastAsia="zh-CN"/>
        </w:rPr>
      </w:pPr>
    </w:p>
    <w:p w14:paraId="35617FA0" w14:textId="77777777" w:rsidR="007974CB" w:rsidRDefault="007974CB" w:rsidP="007974CB">
      <w:pPr>
        <w:rPr>
          <w:rFonts w:eastAsiaTheme="minorEastAsia"/>
          <w:lang w:eastAsia="zh-CN"/>
        </w:rPr>
      </w:pPr>
    </w:p>
    <w:p w14:paraId="7869F3F7" w14:textId="77777777" w:rsidR="007974CB" w:rsidRPr="009D27E1" w:rsidRDefault="007974CB" w:rsidP="007974CB">
      <w:pPr>
        <w:rPr>
          <w:rFonts w:eastAsiaTheme="minorEastAsia"/>
          <w:lang w:val="en-US" w:eastAsia="zh-CN"/>
        </w:rPr>
      </w:pPr>
      <w:r w:rsidRPr="009D27E1">
        <w:rPr>
          <w:rFonts w:eastAsiaTheme="minorEastAsia"/>
          <w:lang w:val="en-US" w:eastAsia="zh-CN"/>
        </w:rPr>
        <w:t>[12</w:t>
      </w:r>
      <w:r w:rsidRPr="009D27E1">
        <w:rPr>
          <w:rFonts w:eastAsiaTheme="minorEastAsia" w:hint="eastAsia"/>
          <w:lang w:val="en-US" w:eastAsia="zh-CN"/>
        </w:rPr>
        <w:t>6</w:t>
      </w:r>
      <w:r w:rsidRPr="009D27E1">
        <w:rPr>
          <w:rFonts w:eastAsiaTheme="minorEastAsia"/>
          <w:lang w:val="en-US" w:eastAsia="zh-CN"/>
        </w:rPr>
        <w:t>-R20-TEI] Email discussion on Rel-20 TEI–</w:t>
      </w:r>
      <w:r w:rsidRPr="009D27E1">
        <w:rPr>
          <w:rFonts w:eastAsiaTheme="minorEastAsia" w:hint="eastAsia"/>
          <w:lang w:val="en-US" w:eastAsia="zh-CN"/>
        </w:rPr>
        <w:t xml:space="preserve">Xiang </w:t>
      </w:r>
      <w:r w:rsidRPr="009D27E1">
        <w:rPr>
          <w:rFonts w:eastAsiaTheme="minorEastAsia"/>
          <w:lang w:val="en-US" w:eastAsia="zh-CN"/>
        </w:rPr>
        <w:t>(</w:t>
      </w:r>
      <w:r w:rsidRPr="009D27E1">
        <w:rPr>
          <w:rFonts w:eastAsiaTheme="minorEastAsia" w:hint="eastAsia"/>
          <w:lang w:val="en-US" w:eastAsia="zh-CN"/>
        </w:rPr>
        <w:t>ASTRUM</w:t>
      </w:r>
      <w:r w:rsidRPr="009D27E1">
        <w:rPr>
          <w:rFonts w:eastAsiaTheme="minorEastAsia"/>
          <w:lang w:val="en-US" w:eastAsia="zh-CN"/>
        </w:rPr>
        <w:t>)</w:t>
      </w:r>
    </w:p>
    <w:p w14:paraId="13C13894" w14:textId="77777777" w:rsidR="007974CB" w:rsidRPr="009D27E1" w:rsidRDefault="007974CB">
      <w:pPr>
        <w:pStyle w:val="ListParagraph"/>
        <w:numPr>
          <w:ilvl w:val="0"/>
          <w:numId w:val="282"/>
        </w:numPr>
        <w:rPr>
          <w:rFonts w:eastAsiaTheme="minorEastAsia"/>
          <w:lang w:val="en-US" w:eastAsia="zh-CN"/>
        </w:rPr>
      </w:pPr>
      <w:r w:rsidRPr="009D27E1">
        <w:rPr>
          <w:rFonts w:eastAsiaTheme="minorEastAsia"/>
          <w:lang w:eastAsia="zh-CN"/>
        </w:rPr>
        <w:t xml:space="preserve">To be used for sharing updates on online/offline schedule, details on what is to be discussed in online/offline sessions, </w:t>
      </w:r>
      <w:proofErr w:type="spellStart"/>
      <w:r w:rsidRPr="009D27E1">
        <w:rPr>
          <w:rFonts w:eastAsiaTheme="minorEastAsia"/>
          <w:lang w:eastAsia="zh-CN"/>
        </w:rPr>
        <w:t>tdoc</w:t>
      </w:r>
      <w:proofErr w:type="spellEnd"/>
      <w:r w:rsidRPr="009D27E1">
        <w:rPr>
          <w:rFonts w:eastAsiaTheme="minorEastAsia"/>
          <w:lang w:eastAsia="zh-CN"/>
        </w:rPr>
        <w:t xml:space="preserve"> number of the moderator summary for online session, etc</w:t>
      </w:r>
    </w:p>
    <w:p w14:paraId="76A44454" w14:textId="77777777" w:rsidR="007974CB" w:rsidRPr="00BA6D71" w:rsidRDefault="007974CB" w:rsidP="007974CB">
      <w:pPr>
        <w:rPr>
          <w:rFonts w:eastAsiaTheme="minorEastAsia"/>
          <w:lang w:val="en-US" w:eastAsia="zh-CN"/>
        </w:rPr>
      </w:pPr>
    </w:p>
    <w:p w14:paraId="16DE3E0F" w14:textId="0E37B9D1" w:rsidR="007974CB" w:rsidRDefault="00C62C50" w:rsidP="007974CB">
      <w:pPr>
        <w:ind w:left="1440" w:hanging="1440"/>
      </w:pPr>
      <w:hyperlink r:id="rId2060" w:history="1">
        <w:r>
          <w:rPr>
            <w:rStyle w:val="Hyperlink"/>
            <w:rFonts w:ascii="Times New Roman" w:eastAsia="Times New Roman" w:hAnsi="Times New Roman"/>
          </w:rPr>
          <w:t>R1-2605439</w:t>
        </w:r>
      </w:hyperlink>
      <w:r w:rsidR="007974CB">
        <w:rPr>
          <w:rFonts w:ascii="Times New Roman" w:eastAsia="Times New Roman" w:hAnsi="Times New Roman"/>
        </w:rPr>
        <w:tab/>
        <w:t xml:space="preserve">Introduction of NCP configuration for MBSFN subframes of </w:t>
      </w:r>
      <w:proofErr w:type="spellStart"/>
      <w:r w:rsidR="007974CB">
        <w:rPr>
          <w:rFonts w:ascii="Times New Roman" w:eastAsia="Times New Roman" w:hAnsi="Times New Roman"/>
        </w:rPr>
        <w:t>EnTV</w:t>
      </w:r>
      <w:proofErr w:type="spellEnd"/>
      <w:r w:rsidR="007974CB">
        <w:rPr>
          <w:rFonts w:ascii="Times New Roman" w:eastAsia="Times New Roman" w:hAnsi="Times New Roman"/>
        </w:rPr>
        <w:t>/</w:t>
      </w:r>
      <w:proofErr w:type="spellStart"/>
      <w:r w:rsidR="007974CB">
        <w:rPr>
          <w:rFonts w:ascii="Times New Roman" w:eastAsia="Times New Roman" w:hAnsi="Times New Roman"/>
        </w:rPr>
        <w:t>FeMBMS</w:t>
      </w:r>
      <w:proofErr w:type="spellEnd"/>
      <w:r w:rsidR="007974CB">
        <w:rPr>
          <w:rFonts w:ascii="Times New Roman" w:eastAsia="Times New Roman" w:hAnsi="Times New Roman"/>
        </w:rPr>
        <w:tab/>
        <w:t>ASTRUM MOBILE PTE. LTD., UNISOC, CATT, OPPO, ABS</w:t>
      </w:r>
    </w:p>
    <w:p w14:paraId="66FF7C85" w14:textId="77777777" w:rsidR="007974CB" w:rsidRDefault="007974CB" w:rsidP="007974CB">
      <w:pPr>
        <w:rPr>
          <w:rFonts w:eastAsiaTheme="minorEastAsia"/>
          <w:lang w:eastAsia="zh-CN"/>
        </w:rPr>
      </w:pPr>
    </w:p>
    <w:p w14:paraId="7258E78F" w14:textId="71B6CD2B" w:rsidR="007974CB" w:rsidRPr="009D27E1" w:rsidRDefault="00C62C50" w:rsidP="007974CB">
      <w:pPr>
        <w:ind w:left="1440" w:hanging="1440"/>
        <w:rPr>
          <w:rFonts w:eastAsia="MS Mincho"/>
          <w:b/>
          <w:bCs/>
          <w:lang w:eastAsia="ja-JP"/>
        </w:rPr>
      </w:pPr>
      <w:hyperlink r:id="rId2061" w:history="1">
        <w:r w:rsidRPr="009D27E1">
          <w:rPr>
            <w:rStyle w:val="Hyperlink"/>
            <w:rFonts w:eastAsia="MS Mincho"/>
            <w:b/>
            <w:bCs/>
            <w:lang w:eastAsia="ja-JP"/>
          </w:rPr>
          <w:t>R1-2606841</w:t>
        </w:r>
      </w:hyperlink>
      <w:r w:rsidR="007974CB" w:rsidRPr="009D27E1">
        <w:rPr>
          <w:rFonts w:eastAsia="MS Mincho"/>
          <w:b/>
          <w:bCs/>
          <w:lang w:eastAsia="ja-JP"/>
        </w:rPr>
        <w:tab/>
        <w:t>FL Summary on TEI</w:t>
      </w:r>
      <w:r w:rsidR="007974CB" w:rsidRPr="009D27E1">
        <w:rPr>
          <w:rFonts w:eastAsia="MS Mincho"/>
          <w:b/>
          <w:bCs/>
          <w:lang w:eastAsia="ja-JP"/>
        </w:rPr>
        <w:tab/>
        <w:t>Moderator (Astrum)</w:t>
      </w:r>
    </w:p>
    <w:p w14:paraId="57B852B5" w14:textId="77777777" w:rsidR="007974CB" w:rsidRPr="009D27E1" w:rsidRDefault="007974CB" w:rsidP="007974CB">
      <w:pPr>
        <w:ind w:left="1440" w:hanging="1440"/>
        <w:rPr>
          <w:rFonts w:eastAsia="MS Mincho"/>
          <w:b/>
          <w:bCs/>
          <w:lang w:eastAsia="ja-JP"/>
        </w:rPr>
      </w:pPr>
    </w:p>
    <w:p w14:paraId="5549CA09" w14:textId="15D4B00D" w:rsidR="007974CB" w:rsidRPr="009D27E1" w:rsidRDefault="00C62C50" w:rsidP="007974CB">
      <w:pPr>
        <w:ind w:left="1440" w:hanging="1440"/>
        <w:rPr>
          <w:rFonts w:eastAsia="MS Mincho"/>
          <w:b/>
          <w:bCs/>
          <w:lang w:val="en-US" w:eastAsia="ja-JP"/>
        </w:rPr>
      </w:pPr>
      <w:hyperlink r:id="rId2062" w:history="1">
        <w:r w:rsidRPr="009D27E1">
          <w:rPr>
            <w:rStyle w:val="Hyperlink"/>
            <w:rFonts w:eastAsia="MS Mincho"/>
            <w:b/>
            <w:bCs/>
            <w:lang w:val="en-US" w:eastAsia="ja-JP"/>
          </w:rPr>
          <w:t>R1-2606848</w:t>
        </w:r>
      </w:hyperlink>
      <w:r w:rsidR="007974CB" w:rsidRPr="009D27E1">
        <w:rPr>
          <w:rFonts w:eastAsia="MS Mincho"/>
          <w:b/>
          <w:bCs/>
          <w:lang w:val="en-US" w:eastAsia="ja-JP"/>
        </w:rPr>
        <w:tab/>
        <w:t>FL Summary #2 on TEI</w:t>
      </w:r>
      <w:r w:rsidR="007974CB" w:rsidRPr="009D27E1">
        <w:rPr>
          <w:rFonts w:eastAsia="MS Mincho"/>
          <w:b/>
          <w:bCs/>
          <w:lang w:val="en-US" w:eastAsia="ja-JP"/>
        </w:rPr>
        <w:tab/>
        <w:t>Moderator (Astrum</w:t>
      </w:r>
      <w:r w:rsidR="007974CB" w:rsidRPr="009D27E1">
        <w:rPr>
          <w:rFonts w:eastAsia="MS Mincho" w:hint="eastAsia"/>
          <w:b/>
          <w:bCs/>
          <w:lang w:val="en-US" w:eastAsia="ja-JP"/>
        </w:rPr>
        <w:t>)</w:t>
      </w:r>
    </w:p>
    <w:p w14:paraId="0AD8A4C6" w14:textId="77777777" w:rsidR="007974CB" w:rsidRDefault="007974CB" w:rsidP="007974CB">
      <w:pPr>
        <w:ind w:left="1440" w:hanging="1440"/>
        <w:rPr>
          <w:rFonts w:eastAsia="MS Mincho"/>
          <w:lang w:val="en-US" w:eastAsia="ja-JP"/>
        </w:rPr>
      </w:pPr>
    </w:p>
    <w:p w14:paraId="3435E9D1" w14:textId="77777777" w:rsidR="007974CB" w:rsidRPr="009D27E1" w:rsidRDefault="007974CB" w:rsidP="007974CB">
      <w:pPr>
        <w:jc w:val="both"/>
        <w:rPr>
          <w:rFonts w:ascii="Times New Roman" w:eastAsia="MS Mincho" w:hAnsi="Times New Roman"/>
          <w:b/>
          <w:szCs w:val="20"/>
          <w:lang w:val="en-US" w:eastAsia="ja-JP"/>
        </w:rPr>
      </w:pPr>
      <w:r w:rsidRPr="009D27E1">
        <w:rPr>
          <w:rFonts w:ascii="Times New Roman" w:eastAsia="MS Mincho" w:hAnsi="Times New Roman"/>
          <w:b/>
          <w:szCs w:val="20"/>
          <w:highlight w:val="green"/>
          <w:lang w:val="en-US" w:eastAsia="ja-JP"/>
        </w:rPr>
        <w:t>Agreement:</w:t>
      </w:r>
    </w:p>
    <w:p w14:paraId="1357BF03" w14:textId="77777777" w:rsidR="007974CB" w:rsidRPr="009D27E1" w:rsidRDefault="007974CB" w:rsidP="007974CB">
      <w:pPr>
        <w:jc w:val="both"/>
        <w:rPr>
          <w:rFonts w:ascii="Times New Roman" w:eastAsia="Calibri" w:hAnsi="Times New Roman"/>
          <w:bCs/>
          <w:szCs w:val="20"/>
          <w:lang w:val="en-US" w:eastAsia="zh-CN"/>
        </w:rPr>
      </w:pPr>
      <w:r w:rsidRPr="009D27E1">
        <w:rPr>
          <w:rFonts w:ascii="Times New Roman" w:eastAsia="Calibri" w:hAnsi="Times New Roman"/>
          <w:bCs/>
          <w:szCs w:val="20"/>
          <w:lang w:val="en-US" w:eastAsia="zh-CN"/>
        </w:rPr>
        <w:t>I</w:t>
      </w:r>
      <w:r w:rsidRPr="009D27E1">
        <w:rPr>
          <w:rFonts w:ascii="Times New Roman" w:eastAsia="Calibri" w:hAnsi="Times New Roman"/>
          <w:bCs/>
          <w:szCs w:val="20"/>
          <w:lang w:val="en-US"/>
        </w:rPr>
        <w:t xml:space="preserve">ntroduce </w:t>
      </w:r>
      <w:r w:rsidRPr="009D27E1">
        <w:rPr>
          <w:rFonts w:ascii="Times New Roman" w:eastAsia="MS Mincho" w:hAnsi="Times New Roman"/>
          <w:bCs/>
          <w:szCs w:val="20"/>
          <w:lang w:val="en-US" w:eastAsia="ja-JP"/>
        </w:rPr>
        <w:t xml:space="preserve">15 kHz </w:t>
      </w:r>
      <w:r w:rsidRPr="009D27E1">
        <w:rPr>
          <w:rFonts w:ascii="Times New Roman" w:eastAsia="Calibri" w:hAnsi="Times New Roman"/>
          <w:bCs/>
          <w:szCs w:val="20"/>
          <w:lang w:val="en-US"/>
        </w:rPr>
        <w:t xml:space="preserve">NCP as an optional configuration for MBSFN subframes </w:t>
      </w:r>
      <w:r w:rsidRPr="009D27E1">
        <w:rPr>
          <w:rFonts w:ascii="Times New Roman" w:eastAsia="MS Mincho" w:hAnsi="Times New Roman"/>
          <w:bCs/>
          <w:szCs w:val="20"/>
          <w:lang w:val="en-US" w:eastAsia="ja-JP"/>
        </w:rPr>
        <w:t xml:space="preserve">of a dedicated MBMS carrier </w:t>
      </w:r>
      <w:r w:rsidRPr="009D27E1">
        <w:rPr>
          <w:rFonts w:ascii="Times New Roman" w:eastAsia="Calibri" w:hAnsi="Times New Roman"/>
          <w:bCs/>
          <w:szCs w:val="20"/>
          <w:lang w:val="en-US"/>
        </w:rPr>
        <w:t>in Rel-20 TEI.</w:t>
      </w:r>
    </w:p>
    <w:p w14:paraId="28477F87" w14:textId="77777777" w:rsidR="007974CB" w:rsidRPr="009D27E1" w:rsidRDefault="007974CB" w:rsidP="007974CB">
      <w:pPr>
        <w:jc w:val="both"/>
        <w:rPr>
          <w:rFonts w:ascii="Times New Roman" w:eastAsia="Calibri" w:hAnsi="Times New Roman"/>
          <w:bCs/>
          <w:szCs w:val="20"/>
          <w:lang w:val="en-US"/>
        </w:rPr>
      </w:pPr>
      <w:r w:rsidRPr="009D27E1">
        <w:rPr>
          <w:rFonts w:ascii="Times New Roman" w:eastAsia="Calibri" w:hAnsi="Times New Roman"/>
          <w:bCs/>
          <w:szCs w:val="20"/>
          <w:lang w:val="en-US"/>
        </w:rPr>
        <w:t xml:space="preserve">Note 1: </w:t>
      </w:r>
      <w:r w:rsidRPr="009D27E1">
        <w:rPr>
          <w:rFonts w:ascii="Times New Roman" w:eastAsiaTheme="minorEastAsia" w:hAnsi="Times New Roman"/>
          <w:bCs/>
          <w:szCs w:val="20"/>
          <w:lang w:val="en-US" w:eastAsia="zh-CN"/>
        </w:rPr>
        <w:t>Assuming UE operating in Receive Only Mode (ROM), no MDT support and n</w:t>
      </w:r>
      <w:r w:rsidRPr="009D27E1">
        <w:rPr>
          <w:rFonts w:ascii="Times New Roman" w:eastAsia="Calibri" w:hAnsi="Times New Roman"/>
          <w:bCs/>
          <w:szCs w:val="20"/>
          <w:lang w:val="en-US"/>
        </w:rPr>
        <w:t>o UE capability reporting required.</w:t>
      </w:r>
    </w:p>
    <w:p w14:paraId="59F422AD" w14:textId="77777777" w:rsidR="007974CB" w:rsidRPr="009D27E1" w:rsidRDefault="007974CB" w:rsidP="007974CB">
      <w:pPr>
        <w:jc w:val="both"/>
        <w:rPr>
          <w:rFonts w:ascii="Times New Roman" w:eastAsia="MS Mincho" w:hAnsi="Times New Roman"/>
          <w:bCs/>
          <w:szCs w:val="20"/>
          <w:lang w:val="en-US" w:eastAsia="ja-JP"/>
        </w:rPr>
      </w:pPr>
      <w:r w:rsidRPr="009D27E1">
        <w:rPr>
          <w:rFonts w:ascii="Times New Roman" w:eastAsia="Calibri" w:hAnsi="Times New Roman"/>
          <w:bCs/>
          <w:szCs w:val="20"/>
          <w:lang w:val="en-US"/>
        </w:rPr>
        <w:t>Note 2: The related CR work could then be discussed and completed during 2026 Q4 WG meetings.</w:t>
      </w:r>
    </w:p>
    <w:p w14:paraId="05E32F60" w14:textId="77777777" w:rsidR="007974CB" w:rsidRPr="009D27E1" w:rsidRDefault="007974CB" w:rsidP="007974CB">
      <w:pPr>
        <w:jc w:val="both"/>
        <w:rPr>
          <w:rFonts w:ascii="Times New Roman" w:eastAsia="MS Mincho" w:hAnsi="Times New Roman"/>
          <w:bCs/>
          <w:szCs w:val="20"/>
          <w:lang w:val="en-US" w:eastAsia="ja-JP"/>
        </w:rPr>
      </w:pPr>
      <w:r w:rsidRPr="009D27E1">
        <w:rPr>
          <w:rFonts w:ascii="Times New Roman" w:eastAsia="MS Mincho" w:hAnsi="Times New Roman"/>
          <w:bCs/>
          <w:szCs w:val="20"/>
          <w:lang w:val="en-US" w:eastAsia="ja-JP"/>
        </w:rPr>
        <w:t>Note 3: it is assumed that 15kHz NCP will be deployed with a single cell.</w:t>
      </w:r>
    </w:p>
    <w:p w14:paraId="70868039" w14:textId="6A23AD18" w:rsidR="006D17C7" w:rsidRPr="009D27E1" w:rsidRDefault="007974CB" w:rsidP="007974CB">
      <w:pPr>
        <w:jc w:val="both"/>
        <w:rPr>
          <w:rFonts w:ascii="Times New Roman" w:eastAsia="MS Mincho" w:hAnsi="Times New Roman"/>
          <w:bCs/>
          <w:szCs w:val="20"/>
          <w:lang w:val="en-US" w:eastAsia="ja-JP"/>
        </w:rPr>
      </w:pPr>
      <w:r w:rsidRPr="009D27E1">
        <w:rPr>
          <w:rFonts w:ascii="Times New Roman" w:eastAsia="MS Mincho" w:hAnsi="Times New Roman"/>
          <w:bCs/>
          <w:szCs w:val="20"/>
          <w:lang w:val="en-US" w:eastAsia="ja-JP"/>
        </w:rPr>
        <w:t>Note 4: it is assumed that if the cell has an MBSFN area with 15 kHz NCP, no other MBSFN area of the same cell has a different numerology on the same frequency carrier.</w:t>
      </w:r>
    </w:p>
    <w:p w14:paraId="141E80D3" w14:textId="3A552C05" w:rsidR="008F4B8C" w:rsidRPr="0032333C" w:rsidRDefault="008F4B8C" w:rsidP="00D10D1F">
      <w:pPr>
        <w:pStyle w:val="Heading1"/>
      </w:pPr>
      <w:bookmarkStart w:id="271" w:name="_Toc239313274"/>
      <w:r w:rsidRPr="0032333C">
        <w:t>Closing of the meeting</w:t>
      </w:r>
      <w:bookmarkEnd w:id="24"/>
      <w:bookmarkEnd w:id="271"/>
    </w:p>
    <w:p w14:paraId="24CBA290" w14:textId="76D2EA5A" w:rsidR="00F701E1" w:rsidRPr="0032333C" w:rsidRDefault="00AF7912" w:rsidP="00D92DF7">
      <w:pPr>
        <w:rPr>
          <w:rFonts w:eastAsia="MS Mincho"/>
          <w:szCs w:val="20"/>
        </w:rPr>
      </w:pPr>
      <w:r w:rsidRPr="00772D28">
        <w:rPr>
          <w:rFonts w:eastAsia="MS Mincho"/>
          <w:szCs w:val="20"/>
        </w:rPr>
        <w:t>Meeting was</w:t>
      </w:r>
      <w:r w:rsidRPr="00772D28">
        <w:rPr>
          <w:rFonts w:ascii="Times New Roman" w:eastAsia="SimSun" w:hAnsi="Times New Roman"/>
          <w:kern w:val="2"/>
          <w:szCs w:val="20"/>
        </w:rPr>
        <w:t xml:space="preserve"> </w:t>
      </w:r>
      <w:r w:rsidRPr="00772D28">
        <w:rPr>
          <w:rFonts w:eastAsia="MS Mincho"/>
          <w:szCs w:val="20"/>
        </w:rPr>
        <w:t xml:space="preserve">closed on </w:t>
      </w:r>
      <w:r w:rsidR="005E135D" w:rsidRPr="00772D28">
        <w:rPr>
          <w:kern w:val="2"/>
        </w:rPr>
        <w:t xml:space="preserve">Friday </w:t>
      </w:r>
      <w:r w:rsidR="00772D28" w:rsidRPr="00772D28">
        <w:rPr>
          <w:kern w:val="2"/>
        </w:rPr>
        <w:t>28/08</w:t>
      </w:r>
      <w:r w:rsidR="009B1B96" w:rsidRPr="00772D28">
        <w:rPr>
          <w:kern w:val="2"/>
        </w:rPr>
        <w:t xml:space="preserve"> </w:t>
      </w:r>
      <w:r w:rsidR="00772D28" w:rsidRPr="00772D28">
        <w:rPr>
          <w:kern w:val="2"/>
        </w:rPr>
        <w:t>16</w:t>
      </w:r>
      <w:r w:rsidR="009B1B96" w:rsidRPr="00772D28">
        <w:rPr>
          <w:kern w:val="2"/>
        </w:rPr>
        <w:t>:</w:t>
      </w:r>
      <w:r w:rsidR="00772D28" w:rsidRPr="00772D28">
        <w:rPr>
          <w:kern w:val="2"/>
        </w:rPr>
        <w:t>00</w:t>
      </w:r>
      <w:r w:rsidRPr="00772D28">
        <w:rPr>
          <w:rFonts w:eastAsia="MS Mincho"/>
          <w:szCs w:val="20"/>
        </w:rPr>
        <w:t xml:space="preserve"> UTC (excluding post email discussions </w:t>
      </w:r>
      <w:r w:rsidR="00F20699" w:rsidRPr="00772D28">
        <w:rPr>
          <w:rFonts w:eastAsia="MS Mincho"/>
          <w:szCs w:val="20"/>
        </w:rPr>
        <w:t>- see Annex F</w:t>
      </w:r>
      <w:r w:rsidRPr="00772D28">
        <w:rPr>
          <w:rFonts w:eastAsia="MS Mincho"/>
          <w:szCs w:val="20"/>
        </w:rPr>
        <w:t>).</w:t>
      </w:r>
    </w:p>
    <w:p w14:paraId="6CF152FE" w14:textId="77777777" w:rsidR="00DF73DC" w:rsidRPr="0032333C" w:rsidRDefault="00DF73DC" w:rsidP="00D92DF7">
      <w:pPr>
        <w:rPr>
          <w:rFonts w:eastAsia="MS Mincho"/>
          <w:szCs w:val="20"/>
        </w:rPr>
      </w:pPr>
    </w:p>
    <w:p w14:paraId="1A527666" w14:textId="1EB1AAD1" w:rsidR="000C3D87" w:rsidRPr="0032333C" w:rsidRDefault="000C3D87" w:rsidP="009643F7">
      <w:pPr>
        <w:rPr>
          <w:kern w:val="2"/>
        </w:rPr>
        <w:sectPr w:rsidR="000C3D87" w:rsidRPr="0032333C" w:rsidSect="00066B44">
          <w:headerReference w:type="default" r:id="rId2063"/>
          <w:footerReference w:type="default" r:id="rId2064"/>
          <w:pgSz w:w="11907" w:h="16840" w:code="9"/>
          <w:pgMar w:top="720" w:right="720" w:bottom="720" w:left="720" w:header="709" w:footer="578" w:gutter="0"/>
          <w:cols w:space="720"/>
          <w:docGrid w:linePitch="272"/>
        </w:sectPr>
      </w:pPr>
    </w:p>
    <w:p w14:paraId="6894D6A2" w14:textId="40154F8E" w:rsidR="007A5AC0" w:rsidRPr="0032333C" w:rsidRDefault="007A5AC0" w:rsidP="009643F7">
      <w:pPr>
        <w:pStyle w:val="Heading1"/>
        <w:numPr>
          <w:ilvl w:val="0"/>
          <w:numId w:val="0"/>
        </w:numPr>
        <w:spacing w:before="0" w:after="0"/>
        <w:rPr>
          <w:rFonts w:ascii="Times New Roman" w:hAnsi="Times New Roman" w:cs="Times New Roman"/>
          <w:sz w:val="20"/>
          <w:szCs w:val="20"/>
        </w:rPr>
      </w:pPr>
      <w:bookmarkStart w:id="272" w:name="_Toc239313275"/>
      <w:r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w:t>
      </w:r>
      <w:r w:rsidR="007D00AE" w:rsidRPr="0032333C">
        <w:rPr>
          <w:rFonts w:ascii="Times New Roman" w:hAnsi="Times New Roman" w:cs="Times New Roman"/>
          <w:sz w:val="20"/>
          <w:szCs w:val="20"/>
        </w:rPr>
        <w:t>-1</w:t>
      </w:r>
      <w:r w:rsidRPr="0032333C">
        <w:rPr>
          <w:rFonts w:ascii="Times New Roman" w:hAnsi="Times New Roman" w:cs="Times New Roman"/>
          <w:sz w:val="20"/>
          <w:szCs w:val="20"/>
        </w:rPr>
        <w:t>:</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proofErr w:type="spellStart"/>
      <w:r w:rsidRPr="0032333C">
        <w:rPr>
          <w:rFonts w:ascii="Times New Roman" w:hAnsi="Times New Roman" w:cs="Times New Roman"/>
          <w:sz w:val="20"/>
          <w:szCs w:val="20"/>
        </w:rPr>
        <w:t>Tdocs</w:t>
      </w:r>
      <w:proofErr w:type="spellEnd"/>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at</w:t>
      </w:r>
      <w:r w:rsidR="00233210" w:rsidRPr="0032333C">
        <w:rPr>
          <w:rFonts w:ascii="Times New Roman" w:hAnsi="Times New Roman" w:cs="Times New Roman"/>
          <w:sz w:val="20"/>
          <w:szCs w:val="20"/>
        </w:rPr>
        <w:t xml:space="preserve"> </w:t>
      </w:r>
      <w:r w:rsidR="00CC2881" w:rsidRPr="0032333C">
        <w:rPr>
          <w:rFonts w:ascii="Times New Roman" w:hAnsi="Times New Roman" w:cs="Times New Roman"/>
          <w:sz w:val="20"/>
          <w:szCs w:val="20"/>
        </w:rPr>
        <w:t xml:space="preserve">RAN1 </w:t>
      </w:r>
      <w:r w:rsidR="00583413" w:rsidRPr="0032333C">
        <w:rPr>
          <w:rFonts w:ascii="Times New Roman" w:hAnsi="Times New Roman" w:cs="Times New Roman"/>
          <w:sz w:val="20"/>
          <w:szCs w:val="20"/>
        </w:rPr>
        <w:t>#</w:t>
      </w:r>
      <w:r w:rsidR="009B1B96">
        <w:rPr>
          <w:rFonts w:ascii="Times New Roman" w:hAnsi="Times New Roman" w:cs="Times New Roman"/>
          <w:sz w:val="20"/>
          <w:szCs w:val="20"/>
        </w:rPr>
        <w:t>xxx</w:t>
      </w:r>
      <w:bookmarkEnd w:id="272"/>
    </w:p>
    <w:p w14:paraId="20896DE6" w14:textId="77777777" w:rsidR="005C5573" w:rsidRPr="0032333C" w:rsidRDefault="005C5573" w:rsidP="009643F7">
      <w:pPr>
        <w:rPr>
          <w:rFonts w:ascii="Times New Roman" w:eastAsia="SimSun" w:hAnsi="Times New Roman"/>
          <w:kern w:val="2"/>
          <w:szCs w:val="20"/>
        </w:rPr>
      </w:pPr>
    </w:p>
    <w:p w14:paraId="30FAEBCE" w14:textId="784D0926" w:rsidR="007A5AC0" w:rsidRPr="0032333C" w:rsidRDefault="007A5AC0" w:rsidP="009643F7">
      <w:pPr>
        <w:rPr>
          <w:rFonts w:ascii="Times New Roman" w:eastAsia="SimSun" w:hAnsi="Times New Roman"/>
          <w:kern w:val="2"/>
          <w:szCs w:val="20"/>
        </w:rPr>
      </w:pPr>
      <w:r w:rsidRPr="0032333C">
        <w:rPr>
          <w:rFonts w:ascii="Times New Roman" w:eastAsia="SimSun" w:hAnsi="Times New Roman"/>
          <w:kern w:val="2"/>
          <w:szCs w:val="20"/>
        </w:rPr>
        <w:t>Please</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see</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excel</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file</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attached</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to</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this</w:t>
      </w:r>
      <w:r w:rsidR="00233210" w:rsidRPr="0032333C">
        <w:rPr>
          <w:rFonts w:ascii="Times New Roman" w:eastAsia="SimSun" w:hAnsi="Times New Roman"/>
          <w:kern w:val="2"/>
          <w:szCs w:val="20"/>
        </w:rPr>
        <w:t xml:space="preserve"> </w:t>
      </w:r>
      <w:r w:rsidRPr="0032333C">
        <w:rPr>
          <w:rFonts w:ascii="Times New Roman" w:eastAsia="SimSun" w:hAnsi="Times New Roman"/>
          <w:kern w:val="2"/>
          <w:szCs w:val="20"/>
        </w:rPr>
        <w:t>report</w:t>
      </w:r>
    </w:p>
    <w:p w14:paraId="3EF003DD" w14:textId="77777777" w:rsidR="007D00AE" w:rsidRPr="0032333C" w:rsidRDefault="007D00AE" w:rsidP="007D00AE">
      <w:pPr>
        <w:rPr>
          <w:rFonts w:ascii="Times New Roman" w:hAnsi="Times New Roman"/>
          <w:b/>
          <w:bCs/>
          <w:kern w:val="32"/>
          <w:szCs w:val="20"/>
        </w:rPr>
      </w:pPr>
      <w:r w:rsidRPr="0032333C">
        <w:rPr>
          <w:rFonts w:ascii="Times New Roman" w:hAnsi="Times New Roman"/>
          <w:szCs w:val="20"/>
        </w:rPr>
        <w:br w:type="page"/>
      </w:r>
    </w:p>
    <w:p w14:paraId="18D10875" w14:textId="4D9632E2" w:rsidR="007D00AE" w:rsidRPr="0032333C" w:rsidRDefault="00AF0598" w:rsidP="007D00AE">
      <w:pPr>
        <w:pStyle w:val="Heading1"/>
        <w:numPr>
          <w:ilvl w:val="0"/>
          <w:numId w:val="0"/>
        </w:numPr>
        <w:spacing w:before="0" w:after="0"/>
        <w:rPr>
          <w:rFonts w:ascii="Times New Roman" w:hAnsi="Times New Roman" w:cs="Times New Roman"/>
          <w:sz w:val="20"/>
          <w:szCs w:val="20"/>
        </w:rPr>
      </w:pPr>
      <w:bookmarkStart w:id="273" w:name="_Toc239313276"/>
      <w:r w:rsidRPr="0032333C">
        <w:rPr>
          <w:noProof/>
        </w:rPr>
        <w:lastRenderedPageBreak/>
        <mc:AlternateContent>
          <mc:Choice Requires="wps">
            <w:drawing>
              <wp:anchor distT="45720" distB="45720" distL="114300" distR="114300" simplePos="0" relativeHeight="251742208" behindDoc="0" locked="0" layoutInCell="1" allowOverlap="1" wp14:anchorId="286E22E2" wp14:editId="60FCD5DC">
                <wp:simplePos x="0" y="0"/>
                <wp:positionH relativeFrom="column">
                  <wp:posOffset>7716520</wp:posOffset>
                </wp:positionH>
                <wp:positionV relativeFrom="paragraph">
                  <wp:posOffset>-250190</wp:posOffset>
                </wp:positionV>
                <wp:extent cx="1303655" cy="285750"/>
                <wp:effectExtent l="0" t="0" r="0" b="0"/>
                <wp:wrapSquare wrapText="bothSides"/>
                <wp:docPr id="13239216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C000">
                            <a:lumMod val="60000"/>
                            <a:lumOff val="40000"/>
                          </a:srgbClr>
                        </a:solidFill>
                        <a:ln w="9525">
                          <a:solidFill>
                            <a:srgbClr val="000000"/>
                          </a:solidFill>
                          <a:miter lim="800000"/>
                          <a:headEnd/>
                          <a:tailEnd/>
                        </a:ln>
                      </wps:spPr>
                      <wps:txb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 xml:space="preserve">RAN1 </w:t>
                            </w:r>
                            <w:proofErr w:type="spellStart"/>
                            <w:r w:rsidRPr="00326CEB">
                              <w:rPr>
                                <w:rFonts w:ascii="Arial Narrow" w:hAnsi="Arial Narrow"/>
                                <w:b/>
                                <w:sz w:val="18"/>
                                <w:szCs w:val="18"/>
                              </w:rPr>
                              <w:t>Brk</w:t>
                            </w:r>
                            <w:proofErr w:type="spellEnd"/>
                            <w:r w:rsidRPr="00326CEB">
                              <w:rPr>
                                <w:rFonts w:ascii="Arial Narrow" w:hAnsi="Arial Narrow"/>
                                <w:b/>
                                <w:sz w:val="18"/>
                                <w:szCs w:val="18"/>
                              </w:rPr>
                              <w:t xml:space="preserve">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86E22E2" id="_x0000_t202" coordsize="21600,21600" o:spt="202" path="m,l,21600r21600,l21600,xe">
                <v:stroke joinstyle="miter"/>
                <v:path gradientshapeok="t" o:connecttype="rect"/>
              </v:shapetype>
              <v:shape id="Text Box 3" o:spid="_x0000_s1026" type="#_x0000_t202" style="position:absolute;margin-left:607.6pt;margin-top:-19.7pt;width:102.65pt;height:2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" fillcolor="#ffd966">
                <v:textbo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 xml:space="preserve">RAN1 </w:t>
                      </w:r>
                      <w:proofErr w:type="spellStart"/>
                      <w:r w:rsidRPr="00326CEB">
                        <w:rPr>
                          <w:rFonts w:ascii="Arial Narrow" w:hAnsi="Arial Narrow"/>
                          <w:b/>
                          <w:sz w:val="18"/>
                          <w:szCs w:val="18"/>
                        </w:rPr>
                        <w:t>Brk</w:t>
                      </w:r>
                      <w:proofErr w:type="spellEnd"/>
                      <w:r w:rsidRPr="00326CEB">
                        <w:rPr>
                          <w:rFonts w:ascii="Arial Narrow" w:hAnsi="Arial Narrow"/>
                          <w:b/>
                          <w:sz w:val="18"/>
                          <w:szCs w:val="18"/>
                        </w:rPr>
                        <w:t xml:space="preserve"> 2</w:t>
                      </w:r>
                    </w:p>
                  </w:txbxContent>
                </v:textbox>
                <w10:wrap type="square"/>
              </v:shape>
            </w:pict>
          </mc:Fallback>
        </mc:AlternateContent>
      </w:r>
      <w:r w:rsidRPr="0032333C">
        <w:rPr>
          <w:noProof/>
        </w:rPr>
        <mc:AlternateContent>
          <mc:Choice Requires="wps">
            <w:drawing>
              <wp:anchor distT="45720" distB="45720" distL="114300" distR="114300" simplePos="0" relativeHeight="251741184" behindDoc="0" locked="0" layoutInCell="1" allowOverlap="1" wp14:anchorId="02BDBB82" wp14:editId="5936C7F8">
                <wp:simplePos x="0" y="0"/>
                <wp:positionH relativeFrom="column">
                  <wp:posOffset>6264275</wp:posOffset>
                </wp:positionH>
                <wp:positionV relativeFrom="paragraph">
                  <wp:posOffset>-250190</wp:posOffset>
                </wp:positionV>
                <wp:extent cx="1303655" cy="285750"/>
                <wp:effectExtent l="0" t="0" r="0" b="0"/>
                <wp:wrapSquare wrapText="bothSides"/>
                <wp:docPr id="1086706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ysClr val="window" lastClr="FFFFFF">
                            <a:lumMod val="85000"/>
                          </a:sysClr>
                        </a:solidFill>
                        <a:ln w="9525">
                          <a:solidFill>
                            <a:srgbClr val="000000"/>
                          </a:solidFill>
                          <a:miter lim="800000"/>
                          <a:headEnd/>
                          <a:tailEnd/>
                        </a:ln>
                      </wps:spPr>
                      <wps:txb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 xml:space="preserve">RAN1 </w:t>
                            </w:r>
                            <w:proofErr w:type="spellStart"/>
                            <w:r w:rsidRPr="00326CEB">
                              <w:rPr>
                                <w:rFonts w:ascii="Arial Narrow" w:hAnsi="Arial Narrow"/>
                                <w:b/>
                                <w:sz w:val="18"/>
                                <w:szCs w:val="18"/>
                              </w:rPr>
                              <w:t>Brk</w:t>
                            </w:r>
                            <w:proofErr w:type="spellEnd"/>
                            <w:r w:rsidRPr="00326CEB">
                              <w:rPr>
                                <w:rFonts w:ascii="Arial Narrow" w:hAnsi="Arial Narrow"/>
                                <w:b/>
                                <w:sz w:val="18"/>
                                <w:szCs w:val="18"/>
                              </w:rPr>
                              <w:t xml:space="preserve">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BDBB82" id="Text Box 2" o:spid="_x0000_s1027" type="#_x0000_t202" style="position:absolute;margin-left:493.25pt;margin-top:-19.7pt;width:102.65pt;height:22.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" fillcolor="#d9d9d9">
                <v:textbo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 xml:space="preserve">RAN1 </w:t>
                      </w:r>
                      <w:proofErr w:type="spellStart"/>
                      <w:r w:rsidRPr="00326CEB">
                        <w:rPr>
                          <w:rFonts w:ascii="Arial Narrow" w:hAnsi="Arial Narrow"/>
                          <w:b/>
                          <w:sz w:val="18"/>
                          <w:szCs w:val="18"/>
                        </w:rPr>
                        <w:t>Brk</w:t>
                      </w:r>
                      <w:proofErr w:type="spellEnd"/>
                      <w:r w:rsidRPr="00326CEB">
                        <w:rPr>
                          <w:rFonts w:ascii="Arial Narrow" w:hAnsi="Arial Narrow"/>
                          <w:b/>
                          <w:sz w:val="18"/>
                          <w:szCs w:val="18"/>
                        </w:rPr>
                        <w:t xml:space="preserve"> 1</w:t>
                      </w:r>
                    </w:p>
                  </w:txbxContent>
                </v:textbox>
                <w10:wrap type="square"/>
              </v:shape>
            </w:pict>
          </mc:Fallback>
        </mc:AlternateContent>
      </w:r>
      <w:r w:rsidRPr="0032333C">
        <w:rPr>
          <w:noProof/>
        </w:rPr>
        <mc:AlternateContent>
          <mc:Choice Requires="wps">
            <w:drawing>
              <wp:anchor distT="45720" distB="45720" distL="114300" distR="114300" simplePos="0" relativeHeight="251740160" behindDoc="0" locked="0" layoutInCell="1" allowOverlap="1" wp14:anchorId="12E6C979" wp14:editId="634DB7E3">
                <wp:simplePos x="0" y="0"/>
                <wp:positionH relativeFrom="column">
                  <wp:posOffset>4831715</wp:posOffset>
                </wp:positionH>
                <wp:positionV relativeFrom="paragraph">
                  <wp:posOffset>-250190</wp:posOffset>
                </wp:positionV>
                <wp:extent cx="1303655" cy="285750"/>
                <wp:effectExtent l="0" t="0" r="0" b="0"/>
                <wp:wrapSquare wrapText="bothSides"/>
                <wp:docPr id="13041273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FFFF"/>
                        </a:solidFill>
                        <a:ln w="9525">
                          <a:solidFill>
                            <a:srgbClr val="000000"/>
                          </a:solidFill>
                          <a:miter lim="800000"/>
                          <a:headEnd/>
                          <a:tailEnd/>
                        </a:ln>
                      </wps:spPr>
                      <wps:txb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2E6C979" id="Text Box 1" o:spid="_x0000_s1028" type="#_x0000_t202" style="position:absolute;margin-left:380.45pt;margin-top:-19.7pt;width:102.65pt;height:2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">
                <v:textbo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v:textbox>
                <w10:wrap type="square"/>
              </v:shape>
            </w:pict>
          </mc:Fallback>
        </mc:AlternateContent>
      </w:r>
      <w:r w:rsidR="007D00AE" w:rsidRPr="0032333C">
        <w:rPr>
          <w:rFonts w:ascii="Times New Roman" w:hAnsi="Times New Roman" w:cs="Times New Roman"/>
          <w:sz w:val="20"/>
          <w:szCs w:val="20"/>
        </w:rPr>
        <w:t>Annex A-2:</w:t>
      </w:r>
      <w:r w:rsidR="007D00AE" w:rsidRPr="0032333C">
        <w:rPr>
          <w:rFonts w:ascii="Times New Roman" w:hAnsi="Times New Roman" w:cs="Times New Roman"/>
          <w:sz w:val="20"/>
          <w:szCs w:val="20"/>
        </w:rPr>
        <w:tab/>
      </w:r>
      <w:r w:rsidR="00D12A5E" w:rsidRPr="0032333C">
        <w:rPr>
          <w:rFonts w:ascii="Times New Roman" w:hAnsi="Times New Roman" w:cs="Times New Roman"/>
          <w:sz w:val="20"/>
          <w:szCs w:val="20"/>
        </w:rPr>
        <w:t>RAN1</w:t>
      </w:r>
      <w:r w:rsidR="00583413" w:rsidRPr="0032333C">
        <w:rPr>
          <w:rFonts w:ascii="Times New Roman" w:hAnsi="Times New Roman" w:cs="Times New Roman"/>
          <w:sz w:val="20"/>
          <w:szCs w:val="20"/>
        </w:rPr>
        <w:t>#</w:t>
      </w:r>
      <w:r w:rsidR="002F0392">
        <w:rPr>
          <w:rFonts w:ascii="Times New Roman" w:hAnsi="Times New Roman" w:cs="Times New Roman"/>
          <w:sz w:val="20"/>
          <w:szCs w:val="20"/>
        </w:rPr>
        <w:t>126</w:t>
      </w:r>
      <w:r w:rsidR="00D12A5E" w:rsidRPr="0032333C">
        <w:rPr>
          <w:rFonts w:ascii="Times New Roman" w:hAnsi="Times New Roman" w:cs="Times New Roman"/>
          <w:sz w:val="20"/>
          <w:szCs w:val="20"/>
        </w:rPr>
        <w:t xml:space="preserve"> Online Session Schedule</w:t>
      </w:r>
      <w:bookmarkEnd w:id="273"/>
    </w:p>
    <w:p w14:paraId="6C7A3746" w14:textId="77777777" w:rsidR="002826A7" w:rsidRPr="0032333C" w:rsidRDefault="002826A7" w:rsidP="002826A7">
      <w:pPr>
        <w:widowControl w:val="0"/>
        <w:wordWrap w:val="0"/>
        <w:autoSpaceDE w:val="0"/>
        <w:autoSpaceDN w:val="0"/>
        <w:jc w:val="both"/>
        <w:rPr>
          <w:rFonts w:ascii="Arial" w:eastAsia="Malgun Gothic" w:hAnsi="Arial" w:cs="Arial"/>
          <w:b/>
          <w:kern w:val="2"/>
          <w:sz w:val="16"/>
          <w:szCs w:val="22"/>
          <w:lang w:eastAsia="ko-KR"/>
        </w:rPr>
      </w:pPr>
    </w:p>
    <w:tbl>
      <w:tblPr>
        <w:tblStyle w:val="TableGrid290"/>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36"/>
        <w:gridCol w:w="850"/>
        <w:gridCol w:w="893"/>
        <w:gridCol w:w="950"/>
        <w:gridCol w:w="992"/>
        <w:gridCol w:w="993"/>
        <w:gridCol w:w="992"/>
        <w:gridCol w:w="992"/>
        <w:gridCol w:w="992"/>
        <w:gridCol w:w="956"/>
        <w:gridCol w:w="925"/>
        <w:gridCol w:w="1096"/>
        <w:gridCol w:w="992"/>
        <w:gridCol w:w="851"/>
        <w:gridCol w:w="992"/>
        <w:gridCol w:w="1066"/>
      </w:tblGrid>
      <w:tr w:rsidR="002F0392" w:rsidRPr="00D9400E" w14:paraId="0AAF1724" w14:textId="77777777" w:rsidTr="00034849">
        <w:trPr>
          <w:trHeight w:val="136"/>
        </w:trPr>
        <w:tc>
          <w:tcPr>
            <w:tcW w:w="836" w:type="dxa"/>
            <w:tcBorders>
              <w:top w:val="single" w:sz="12" w:space="0" w:color="auto"/>
              <w:left w:val="single" w:sz="12" w:space="0" w:color="auto"/>
              <w:bottom w:val="single" w:sz="12" w:space="0" w:color="auto"/>
              <w:right w:val="single" w:sz="12" w:space="0" w:color="auto"/>
            </w:tcBorders>
            <w:shd w:val="clear" w:color="auto" w:fill="FFFFFF"/>
            <w:vAlign w:val="center"/>
          </w:tcPr>
          <w:p w14:paraId="0D4759F0" w14:textId="77777777" w:rsidR="002F0392" w:rsidRPr="00D9400E" w:rsidRDefault="002F0392" w:rsidP="00034849">
            <w:pPr>
              <w:wordWrap w:val="0"/>
              <w:autoSpaceDE w:val="0"/>
              <w:autoSpaceDN w:val="0"/>
              <w:spacing w:line="259" w:lineRule="auto"/>
              <w:jc w:val="center"/>
              <w:rPr>
                <w:rFonts w:ascii="Arial" w:hAnsi="Arial" w:cs="Arial"/>
                <w:sz w:val="14"/>
                <w:szCs w:val="14"/>
                <w:lang w:eastAsia="ko-KR"/>
              </w:rPr>
            </w:pPr>
          </w:p>
        </w:tc>
        <w:tc>
          <w:tcPr>
            <w:tcW w:w="2693"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05520BE1" w14:textId="77777777" w:rsidR="002F0392" w:rsidRPr="00D9400E" w:rsidRDefault="002F0392" w:rsidP="00034849">
            <w:pPr>
              <w:wordWrap w:val="0"/>
              <w:autoSpaceDE w:val="0"/>
              <w:autoSpaceDN w:val="0"/>
              <w:spacing w:line="259" w:lineRule="auto"/>
              <w:jc w:val="center"/>
              <w:rPr>
                <w:rFonts w:ascii="Arial" w:hAnsi="Arial" w:cs="Arial"/>
                <w:sz w:val="14"/>
                <w:szCs w:val="14"/>
                <w:lang w:eastAsia="ko-KR"/>
              </w:rPr>
            </w:pPr>
            <w:r w:rsidRPr="00D9400E">
              <w:rPr>
                <w:rFonts w:ascii="Arial" w:hAnsi="Arial" w:cs="Arial"/>
                <w:sz w:val="14"/>
                <w:szCs w:val="14"/>
                <w:lang w:eastAsia="ko-KR"/>
              </w:rPr>
              <w:t>Monday</w:t>
            </w:r>
          </w:p>
        </w:tc>
        <w:tc>
          <w:tcPr>
            <w:tcW w:w="2977"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379E795A" w14:textId="77777777" w:rsidR="002F0392" w:rsidRPr="00D9400E" w:rsidRDefault="002F0392" w:rsidP="00034849">
            <w:pPr>
              <w:wordWrap w:val="0"/>
              <w:autoSpaceDE w:val="0"/>
              <w:autoSpaceDN w:val="0"/>
              <w:spacing w:line="259" w:lineRule="auto"/>
              <w:jc w:val="center"/>
              <w:rPr>
                <w:rFonts w:ascii="Arial" w:hAnsi="Arial" w:cs="Arial"/>
                <w:sz w:val="14"/>
                <w:szCs w:val="14"/>
                <w:lang w:eastAsia="ko-KR"/>
              </w:rPr>
            </w:pPr>
            <w:r w:rsidRPr="00D9400E">
              <w:rPr>
                <w:rFonts w:ascii="Arial" w:hAnsi="Arial" w:cs="Arial"/>
                <w:sz w:val="14"/>
                <w:szCs w:val="14"/>
                <w:lang w:eastAsia="ko-KR"/>
              </w:rPr>
              <w:t>Tuesday</w:t>
            </w:r>
          </w:p>
        </w:tc>
        <w:tc>
          <w:tcPr>
            <w:tcW w:w="2940"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55A23787" w14:textId="77777777" w:rsidR="002F0392" w:rsidRPr="00D9400E" w:rsidRDefault="002F0392" w:rsidP="00034849">
            <w:pPr>
              <w:wordWrap w:val="0"/>
              <w:autoSpaceDE w:val="0"/>
              <w:autoSpaceDN w:val="0"/>
              <w:spacing w:line="259" w:lineRule="auto"/>
              <w:jc w:val="center"/>
              <w:rPr>
                <w:rFonts w:ascii="Arial" w:hAnsi="Arial" w:cs="Arial"/>
                <w:sz w:val="14"/>
                <w:szCs w:val="14"/>
                <w:lang w:eastAsia="ko-KR"/>
              </w:rPr>
            </w:pPr>
            <w:r w:rsidRPr="00D9400E">
              <w:rPr>
                <w:rFonts w:ascii="Arial" w:hAnsi="Arial" w:cs="Arial"/>
                <w:sz w:val="14"/>
                <w:szCs w:val="14"/>
                <w:lang w:eastAsia="ko-KR"/>
              </w:rPr>
              <w:t>Wednesday</w:t>
            </w:r>
          </w:p>
        </w:tc>
        <w:tc>
          <w:tcPr>
            <w:tcW w:w="3013"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4B391AF9" w14:textId="77777777" w:rsidR="002F0392" w:rsidRPr="00D9400E" w:rsidRDefault="002F0392" w:rsidP="00034849">
            <w:pPr>
              <w:wordWrap w:val="0"/>
              <w:autoSpaceDE w:val="0"/>
              <w:autoSpaceDN w:val="0"/>
              <w:spacing w:line="259" w:lineRule="auto"/>
              <w:jc w:val="center"/>
              <w:rPr>
                <w:rFonts w:ascii="Arial" w:hAnsi="Arial" w:cs="Arial"/>
                <w:sz w:val="14"/>
                <w:szCs w:val="14"/>
                <w:lang w:eastAsia="ko-KR"/>
              </w:rPr>
            </w:pPr>
            <w:r w:rsidRPr="00D9400E">
              <w:rPr>
                <w:rFonts w:ascii="Arial" w:hAnsi="Arial" w:cs="Arial"/>
                <w:sz w:val="14"/>
                <w:szCs w:val="14"/>
                <w:lang w:eastAsia="ko-KR"/>
              </w:rPr>
              <w:t>Thursday</w:t>
            </w:r>
          </w:p>
        </w:tc>
        <w:tc>
          <w:tcPr>
            <w:tcW w:w="2909"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68CC8FA2" w14:textId="77777777" w:rsidR="002F0392" w:rsidRPr="00D9400E" w:rsidRDefault="002F0392" w:rsidP="00034849">
            <w:pPr>
              <w:wordWrap w:val="0"/>
              <w:autoSpaceDE w:val="0"/>
              <w:autoSpaceDN w:val="0"/>
              <w:spacing w:line="259" w:lineRule="auto"/>
              <w:jc w:val="center"/>
              <w:rPr>
                <w:rFonts w:ascii="Arial" w:hAnsi="Arial" w:cs="Arial"/>
                <w:color w:val="FF0000"/>
                <w:sz w:val="14"/>
                <w:szCs w:val="14"/>
                <w:lang w:eastAsia="ko-KR"/>
              </w:rPr>
            </w:pPr>
            <w:r w:rsidRPr="00D9400E">
              <w:rPr>
                <w:rFonts w:ascii="Arial" w:hAnsi="Arial" w:cs="Arial"/>
                <w:sz w:val="14"/>
                <w:szCs w:val="14"/>
                <w:lang w:eastAsia="ko-KR"/>
              </w:rPr>
              <w:t>Friday</w:t>
            </w:r>
          </w:p>
        </w:tc>
      </w:tr>
      <w:tr w:rsidR="002F0392" w:rsidRPr="00D9400E" w14:paraId="272A6FAF" w14:textId="77777777" w:rsidTr="00034849">
        <w:trPr>
          <w:trHeight w:val="1616"/>
        </w:trPr>
        <w:tc>
          <w:tcPr>
            <w:tcW w:w="836" w:type="dxa"/>
            <w:tcBorders>
              <w:top w:val="single" w:sz="12" w:space="0" w:color="auto"/>
              <w:left w:val="single" w:sz="12" w:space="0" w:color="auto"/>
              <w:bottom w:val="single" w:sz="12" w:space="0" w:color="auto"/>
              <w:right w:val="single" w:sz="12" w:space="0" w:color="auto"/>
            </w:tcBorders>
            <w:shd w:val="clear" w:color="auto" w:fill="FFFFFF"/>
            <w:vAlign w:val="center"/>
          </w:tcPr>
          <w:p w14:paraId="7A177905" w14:textId="77777777" w:rsidR="002F0392" w:rsidRPr="00D9400E" w:rsidRDefault="002F0392" w:rsidP="00034849">
            <w:pPr>
              <w:wordWrap w:val="0"/>
              <w:autoSpaceDE w:val="0"/>
              <w:autoSpaceDN w:val="0"/>
              <w:jc w:val="center"/>
              <w:rPr>
                <w:rFonts w:ascii="Arial" w:hAnsi="Arial" w:cs="Arial"/>
                <w:sz w:val="14"/>
                <w:szCs w:val="14"/>
                <w:lang w:eastAsia="ko-KR"/>
              </w:rPr>
            </w:pPr>
            <w:bookmarkStart w:id="274" w:name="_Hlk227181736"/>
            <w:r w:rsidRPr="00D9400E">
              <w:rPr>
                <w:rFonts w:ascii="Arial" w:hAnsi="Arial" w:cs="Arial"/>
                <w:sz w:val="14"/>
                <w:szCs w:val="14"/>
                <w:lang w:eastAsia="ko-KR"/>
              </w:rPr>
              <w:t xml:space="preserve">08:30 </w:t>
            </w:r>
          </w:p>
          <w:p w14:paraId="718AB6D0"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w:t>
            </w:r>
          </w:p>
          <w:p w14:paraId="71944F75"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10:30</w:t>
            </w:r>
          </w:p>
          <w:p w14:paraId="61B92C1F" w14:textId="77777777" w:rsidR="002F0392" w:rsidRPr="00D9400E" w:rsidRDefault="002F0392" w:rsidP="00034849">
            <w:pPr>
              <w:wordWrap w:val="0"/>
              <w:autoSpaceDE w:val="0"/>
              <w:autoSpaceDN w:val="0"/>
              <w:jc w:val="center"/>
              <w:rPr>
                <w:rFonts w:ascii="Arial" w:hAnsi="Arial" w:cs="Arial"/>
                <w:sz w:val="14"/>
                <w:szCs w:val="14"/>
                <w:lang w:eastAsia="ko-KR"/>
              </w:rPr>
            </w:pPr>
          </w:p>
          <w:p w14:paraId="17DE7B67"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(120 min)</w:t>
            </w:r>
          </w:p>
        </w:tc>
        <w:tc>
          <w:tcPr>
            <w:tcW w:w="2693"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4D30E599" w14:textId="77777777" w:rsidR="002F0392" w:rsidRPr="00D9400E" w:rsidRDefault="002F0392" w:rsidP="00034849">
            <w:pPr>
              <w:wordWrap w:val="0"/>
              <w:autoSpaceDE w:val="0"/>
              <w:autoSpaceDN w:val="0"/>
              <w:jc w:val="left"/>
              <w:rPr>
                <w:rFonts w:ascii="Arial" w:hAnsi="Arial" w:cs="Arial"/>
                <w:sz w:val="14"/>
                <w:szCs w:val="14"/>
                <w:lang w:eastAsia="ko-KR"/>
              </w:rPr>
            </w:pPr>
            <w:r w:rsidRPr="00D9400E">
              <w:rPr>
                <w:rFonts w:ascii="Arial" w:hAnsi="Arial" w:cs="Arial"/>
                <w:sz w:val="14"/>
                <w:szCs w:val="14"/>
                <w:lang w:eastAsia="ko-KR"/>
              </w:rPr>
              <w:t>RAN1#1</w:t>
            </w:r>
            <w:r w:rsidRPr="00D9400E">
              <w:rPr>
                <w:rFonts w:ascii="Arial" w:eastAsia="DengXian" w:hAnsi="Arial" w:cs="Arial"/>
                <w:sz w:val="14"/>
                <w:szCs w:val="14"/>
                <w:lang w:eastAsia="zh-CN"/>
              </w:rPr>
              <w:t>26</w:t>
            </w:r>
            <w:r w:rsidRPr="00D9400E">
              <w:rPr>
                <w:rFonts w:ascii="Arial" w:hAnsi="Arial" w:cs="Arial"/>
                <w:sz w:val="14"/>
                <w:szCs w:val="14"/>
                <w:lang w:eastAsia="ko-KR"/>
              </w:rPr>
              <w:t xml:space="preserve"> commences at 09:00 on Monday </w:t>
            </w:r>
            <w:r w:rsidRPr="00D9400E">
              <w:rPr>
                <w:rFonts w:ascii="Arial" w:hAnsi="Arial" w:cs="Arial"/>
                <w:sz w:val="14"/>
                <w:szCs w:val="14"/>
                <w:lang w:eastAsia="ko-KR"/>
              </w:rPr>
              <w:br/>
            </w:r>
          </w:p>
          <w:p w14:paraId="67E50DD9"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hAnsi="Arial" w:cs="Arial"/>
                <w:sz w:val="14"/>
                <w:szCs w:val="14"/>
                <w:lang w:eastAsia="ko-KR"/>
              </w:rPr>
              <w:t>Agenda items 1, 2, 3, 4, 5</w:t>
            </w:r>
          </w:p>
          <w:p w14:paraId="595133EB"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(30)</w:t>
            </w:r>
          </w:p>
          <w:p w14:paraId="1B41A267"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.10.5.1.1 (30)</w:t>
            </w:r>
          </w:p>
        </w:tc>
        <w:tc>
          <w:tcPr>
            <w:tcW w:w="992" w:type="dxa"/>
            <w:tcBorders>
              <w:top w:val="single" w:sz="12" w:space="0" w:color="auto"/>
              <w:left w:val="single" w:sz="12" w:space="0" w:color="auto"/>
              <w:bottom w:val="single" w:sz="12" w:space="0" w:color="auto"/>
            </w:tcBorders>
            <w:shd w:val="clear" w:color="auto" w:fill="FFFFFF"/>
            <w:vAlign w:val="center"/>
          </w:tcPr>
          <w:p w14:paraId="40000FB3"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5D672E67"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sz w:val="14"/>
                <w:szCs w:val="14"/>
                <w:lang w:val="fr-FR" w:eastAsia="zh-CN"/>
              </w:rPr>
              <w:t>.</w:t>
            </w:r>
            <w:r w:rsidRPr="00D9400E">
              <w:rPr>
                <w:rFonts w:ascii="Arial" w:eastAsia="DengXian" w:hAnsi="Arial" w:cs="Arial"/>
                <w:color w:val="EE0000"/>
                <w:sz w:val="14"/>
                <w:szCs w:val="14"/>
                <w:lang w:val="fr-FR" w:eastAsia="zh-CN"/>
              </w:rPr>
              <w:t>10.5.1.3(30)</w:t>
            </w:r>
          </w:p>
          <w:p w14:paraId="5A6C003B"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.10.5.1.2(30)</w:t>
            </w:r>
          </w:p>
          <w:p w14:paraId="7C51B6F7"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lang w:val="fr-FR" w:eastAsia="zh-CN"/>
              </w:rPr>
              <w:t>.10.5.1.1(60).</w:t>
            </w:r>
          </w:p>
        </w:tc>
        <w:tc>
          <w:tcPr>
            <w:tcW w:w="993" w:type="dxa"/>
            <w:tcBorders>
              <w:top w:val="single" w:sz="12" w:space="0" w:color="auto"/>
              <w:bottom w:val="single" w:sz="12" w:space="0" w:color="auto"/>
            </w:tcBorders>
            <w:shd w:val="clear" w:color="auto" w:fill="D9D9D9"/>
            <w:vAlign w:val="center"/>
          </w:tcPr>
          <w:p w14:paraId="65E51245"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75A3F11E" w14:textId="7B8BED09"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NTN-NR (40)</w:t>
            </w:r>
          </w:p>
          <w:p w14:paraId="2D65F6AC"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(40)</w:t>
            </w:r>
          </w:p>
          <w:p w14:paraId="28A1D26E" w14:textId="42116ECD"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.10.7.1 NTN (40)</w:t>
            </w:r>
          </w:p>
          <w:p w14:paraId="6312980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5B5E5A98"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MIMO </w:t>
            </w:r>
            <w:r w:rsidRPr="00D9400E">
              <w:rPr>
                <w:rFonts w:ascii="Arial" w:hAnsi="Arial" w:cs="Arial"/>
                <w:sz w:val="14"/>
                <w:szCs w:val="14"/>
                <w:lang w:val="fr-FR" w:eastAsia="ko-KR"/>
              </w:rPr>
              <w:t>(</w:t>
            </w:r>
            <w:r w:rsidRPr="00D9400E">
              <w:rPr>
                <w:rFonts w:ascii="Arial" w:eastAsia="DengXian" w:hAnsi="Arial" w:cs="Arial"/>
                <w:sz w:val="14"/>
                <w:szCs w:val="14"/>
                <w:lang w:val="fr-FR" w:eastAsia="zh-CN"/>
              </w:rPr>
              <w:t>40</w:t>
            </w:r>
            <w:r w:rsidRPr="00D9400E">
              <w:rPr>
                <w:rFonts w:ascii="Arial" w:hAnsi="Arial" w:cs="Arial"/>
                <w:sz w:val="14"/>
                <w:szCs w:val="14"/>
                <w:lang w:val="fr-FR" w:eastAsia="ko-KR"/>
              </w:rPr>
              <w:t>)</w:t>
            </w:r>
          </w:p>
        </w:tc>
        <w:tc>
          <w:tcPr>
            <w:tcW w:w="992" w:type="dxa"/>
            <w:tcBorders>
              <w:top w:val="single" w:sz="12" w:space="0" w:color="auto"/>
              <w:bottom w:val="single" w:sz="12" w:space="0" w:color="auto"/>
              <w:right w:val="single" w:sz="12" w:space="0" w:color="auto"/>
            </w:tcBorders>
            <w:shd w:val="clear" w:color="auto" w:fill="FFD966"/>
            <w:vAlign w:val="center"/>
          </w:tcPr>
          <w:p w14:paraId="4DC65934" w14:textId="77777777" w:rsidR="002F0392" w:rsidRPr="00D9400E" w:rsidRDefault="002F0392" w:rsidP="00034849">
            <w:pPr>
              <w:wordWrap w:val="0"/>
              <w:autoSpaceDE w:val="0"/>
              <w:autoSpaceDN w:val="0"/>
              <w:jc w:val="left"/>
              <w:rPr>
                <w:rFonts w:ascii="Arial" w:eastAsia="DengXian" w:hAnsi="Arial" w:cs="Arial"/>
                <w:color w:val="000000"/>
                <w:sz w:val="14"/>
                <w:szCs w:val="14"/>
                <w:lang w:eastAsia="zh-CN"/>
              </w:rPr>
            </w:pPr>
            <w:r w:rsidRPr="00D9400E">
              <w:rPr>
                <w:rFonts w:ascii="Arial" w:eastAsia="DengXian" w:hAnsi="Arial" w:cs="Arial"/>
                <w:color w:val="000000"/>
                <w:sz w:val="14"/>
                <w:szCs w:val="14"/>
                <w:lang w:eastAsia="zh-CN"/>
              </w:rPr>
              <w:t>6GR (120)</w:t>
            </w:r>
          </w:p>
          <w:p w14:paraId="4D58ED84"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000000"/>
                <w:sz w:val="14"/>
                <w:szCs w:val="14"/>
                <w:lang w:eastAsia="zh-CN"/>
              </w:rPr>
              <w:t>.10.5.4 (120)</w:t>
            </w:r>
          </w:p>
        </w:tc>
        <w:tc>
          <w:tcPr>
            <w:tcW w:w="992" w:type="dxa"/>
            <w:tcBorders>
              <w:top w:val="single" w:sz="12" w:space="0" w:color="auto"/>
              <w:left w:val="single" w:sz="12" w:space="0" w:color="auto"/>
              <w:bottom w:val="single" w:sz="12" w:space="0" w:color="auto"/>
            </w:tcBorders>
            <w:shd w:val="clear" w:color="auto" w:fill="FFFFFF"/>
            <w:vAlign w:val="center"/>
          </w:tcPr>
          <w:p w14:paraId="679CC1AF"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03BF438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.10.5.1.1(60)</w:t>
            </w:r>
          </w:p>
          <w:p w14:paraId="5B8E2333"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w:t>
            </w:r>
            <w:r w:rsidRPr="00D9400E">
              <w:rPr>
                <w:rFonts w:ascii="Arial" w:eastAsia="DengXian" w:hAnsi="Arial" w:cs="Arial"/>
                <w:color w:val="EE0000"/>
                <w:sz w:val="14"/>
                <w:szCs w:val="14"/>
                <w:lang w:val="fr-FR" w:eastAsia="zh-CN"/>
              </w:rPr>
              <w:t>10.5.1.3(30)</w:t>
            </w:r>
          </w:p>
          <w:p w14:paraId="76E94C37"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EE0000"/>
                <w:sz w:val="14"/>
                <w:szCs w:val="14"/>
                <w:lang w:val="fr-FR" w:eastAsia="zh-CN"/>
              </w:rPr>
              <w:t>.10.5.1.2(30)</w:t>
            </w:r>
          </w:p>
        </w:tc>
        <w:tc>
          <w:tcPr>
            <w:tcW w:w="992" w:type="dxa"/>
            <w:tcBorders>
              <w:top w:val="single" w:sz="12" w:space="0" w:color="auto"/>
              <w:bottom w:val="single" w:sz="12" w:space="0" w:color="auto"/>
            </w:tcBorders>
            <w:shd w:val="clear" w:color="auto" w:fill="D9D9D9"/>
            <w:vAlign w:val="center"/>
          </w:tcPr>
          <w:p w14:paraId="6F1DE160"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2CD5243A" w14:textId="40DD3DFA"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NTN-NR (40)</w:t>
            </w:r>
          </w:p>
          <w:p w14:paraId="07DB93C0"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(40)</w:t>
            </w:r>
          </w:p>
          <w:p w14:paraId="1371B51C" w14:textId="31D4841E"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.10.7.1 NTN (40)</w:t>
            </w:r>
          </w:p>
          <w:p w14:paraId="0C3DAFF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35936FF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MIMO </w:t>
            </w:r>
            <w:r w:rsidRPr="00D9400E">
              <w:rPr>
                <w:rFonts w:ascii="Arial" w:hAnsi="Arial" w:cs="Arial"/>
                <w:sz w:val="14"/>
                <w:szCs w:val="14"/>
                <w:lang w:val="fr-FR" w:eastAsia="ko-KR"/>
              </w:rPr>
              <w:t>(</w:t>
            </w:r>
            <w:r w:rsidRPr="00D9400E">
              <w:rPr>
                <w:rFonts w:ascii="Arial" w:eastAsia="DengXian" w:hAnsi="Arial" w:cs="Arial"/>
                <w:sz w:val="14"/>
                <w:szCs w:val="14"/>
                <w:lang w:val="fr-FR" w:eastAsia="zh-CN"/>
              </w:rPr>
              <w:t>40</w:t>
            </w:r>
            <w:r w:rsidRPr="00D9400E">
              <w:rPr>
                <w:rFonts w:ascii="Arial" w:hAnsi="Arial" w:cs="Arial"/>
                <w:sz w:val="14"/>
                <w:szCs w:val="14"/>
                <w:lang w:val="fr-FR" w:eastAsia="ko-KR"/>
              </w:rPr>
              <w:t>)</w:t>
            </w:r>
          </w:p>
        </w:tc>
        <w:tc>
          <w:tcPr>
            <w:tcW w:w="956" w:type="dxa"/>
            <w:tcBorders>
              <w:top w:val="single" w:sz="12" w:space="0" w:color="auto"/>
              <w:bottom w:val="single" w:sz="12" w:space="0" w:color="auto"/>
              <w:right w:val="single" w:sz="12" w:space="0" w:color="auto"/>
            </w:tcBorders>
            <w:shd w:val="clear" w:color="auto" w:fill="FFD966"/>
            <w:vAlign w:val="center"/>
          </w:tcPr>
          <w:p w14:paraId="743A3DA6" w14:textId="77777777" w:rsidR="002F0392" w:rsidRPr="00D9400E" w:rsidRDefault="002F0392" w:rsidP="00034849">
            <w:pPr>
              <w:wordWrap w:val="0"/>
              <w:autoSpaceDE w:val="0"/>
              <w:autoSpaceDN w:val="0"/>
              <w:jc w:val="left"/>
              <w:rPr>
                <w:rFonts w:ascii="Arial" w:eastAsia="DengXian" w:hAnsi="Arial" w:cs="Arial"/>
                <w:color w:val="000000"/>
                <w:sz w:val="14"/>
                <w:szCs w:val="14"/>
                <w:lang w:eastAsia="zh-CN"/>
              </w:rPr>
            </w:pPr>
            <w:r w:rsidRPr="00D9400E">
              <w:rPr>
                <w:rFonts w:ascii="Arial" w:eastAsia="DengXian" w:hAnsi="Arial" w:cs="Arial"/>
                <w:color w:val="000000"/>
                <w:sz w:val="14"/>
                <w:szCs w:val="14"/>
                <w:lang w:eastAsia="zh-CN"/>
              </w:rPr>
              <w:t>6GR (120)</w:t>
            </w:r>
          </w:p>
          <w:p w14:paraId="795C05F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000000"/>
                <w:sz w:val="14"/>
                <w:szCs w:val="14"/>
                <w:lang w:eastAsia="zh-CN"/>
              </w:rPr>
              <w:t>.10.5.4 (120)</w:t>
            </w:r>
          </w:p>
        </w:tc>
        <w:tc>
          <w:tcPr>
            <w:tcW w:w="925" w:type="dxa"/>
            <w:tcBorders>
              <w:top w:val="single" w:sz="12" w:space="0" w:color="auto"/>
              <w:left w:val="single" w:sz="12" w:space="0" w:color="auto"/>
              <w:bottom w:val="single" w:sz="12" w:space="0" w:color="auto"/>
            </w:tcBorders>
            <w:shd w:val="clear" w:color="auto" w:fill="FFFFFF"/>
            <w:vAlign w:val="center"/>
          </w:tcPr>
          <w:p w14:paraId="5A5E77FA"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752D8D28"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.10.5.1.3(30)</w:t>
            </w:r>
          </w:p>
          <w:p w14:paraId="6F8D217A"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p>
          <w:p w14:paraId="144A3F88"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.10.5.1.1(60)</w:t>
            </w:r>
          </w:p>
          <w:p w14:paraId="7F7401C5"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lang w:val="fr-FR" w:eastAsia="zh-CN"/>
              </w:rPr>
              <w:t>.10.5.1.2(30)</w:t>
            </w:r>
          </w:p>
        </w:tc>
        <w:tc>
          <w:tcPr>
            <w:tcW w:w="1096" w:type="dxa"/>
            <w:tcBorders>
              <w:top w:val="single" w:sz="12" w:space="0" w:color="auto"/>
              <w:bottom w:val="single" w:sz="12" w:space="0" w:color="auto"/>
            </w:tcBorders>
            <w:shd w:val="clear" w:color="auto" w:fill="D9D9D9"/>
            <w:vAlign w:val="center"/>
          </w:tcPr>
          <w:p w14:paraId="2074D9B4"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3DD0A109"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MIMO </w:t>
            </w:r>
            <w:r w:rsidRPr="00D9400E">
              <w:rPr>
                <w:rFonts w:ascii="Arial" w:hAnsi="Arial" w:cs="Arial"/>
                <w:sz w:val="14"/>
                <w:szCs w:val="14"/>
                <w:lang w:val="fr-FR" w:eastAsia="ko-KR"/>
              </w:rPr>
              <w:t>(</w:t>
            </w:r>
            <w:r w:rsidRPr="00D9400E">
              <w:rPr>
                <w:rFonts w:ascii="Arial" w:eastAsia="DengXian" w:hAnsi="Arial" w:cs="Arial"/>
                <w:sz w:val="14"/>
                <w:szCs w:val="14"/>
                <w:lang w:val="fr-FR" w:eastAsia="zh-CN"/>
              </w:rPr>
              <w:t>40</w:t>
            </w:r>
            <w:r w:rsidRPr="00D9400E">
              <w:rPr>
                <w:rFonts w:ascii="Arial" w:hAnsi="Arial" w:cs="Arial"/>
                <w:sz w:val="14"/>
                <w:szCs w:val="14"/>
                <w:lang w:val="fr-FR" w:eastAsia="ko-KR"/>
              </w:rPr>
              <w:t>)</w:t>
            </w:r>
          </w:p>
          <w:p w14:paraId="07BEBD8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3B797CB2"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3EB1894A"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NTN-NR (40)</w:t>
            </w:r>
          </w:p>
          <w:p w14:paraId="3BECA07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7FD3F09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(40)</w:t>
            </w:r>
          </w:p>
          <w:p w14:paraId="00C2572F"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.10.7.1 NTN (40)</w:t>
            </w:r>
          </w:p>
        </w:tc>
        <w:tc>
          <w:tcPr>
            <w:tcW w:w="992" w:type="dxa"/>
            <w:tcBorders>
              <w:top w:val="single" w:sz="12" w:space="0" w:color="auto"/>
              <w:bottom w:val="single" w:sz="12" w:space="0" w:color="auto"/>
              <w:right w:val="single" w:sz="12" w:space="0" w:color="auto"/>
            </w:tcBorders>
            <w:shd w:val="clear" w:color="auto" w:fill="FFD966"/>
            <w:vAlign w:val="center"/>
          </w:tcPr>
          <w:p w14:paraId="3A9756B4"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highlight w:val="yellow"/>
                <w:lang w:val="fr-FR" w:eastAsia="zh-CN"/>
              </w:rPr>
              <w:t>AI 7/8.2 (80)</w:t>
            </w:r>
          </w:p>
          <w:p w14:paraId="5AE60CCF"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46864933"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(40)</w:t>
            </w:r>
          </w:p>
          <w:p w14:paraId="28B307DD"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val="fr-FR" w:eastAsia="zh-CN"/>
              </w:rPr>
              <w:t xml:space="preserve">.10.2.1 </w:t>
            </w:r>
            <w:proofErr w:type="spellStart"/>
            <w:r w:rsidRPr="00D9400E">
              <w:rPr>
                <w:rFonts w:ascii="Arial" w:eastAsia="DengXian" w:hAnsi="Arial" w:cs="Arial"/>
                <w:sz w:val="14"/>
                <w:szCs w:val="14"/>
                <w:lang w:val="fr-FR" w:eastAsia="zh-CN"/>
              </w:rPr>
              <w:t>Waveform</w:t>
            </w:r>
            <w:proofErr w:type="spellEnd"/>
            <w:r w:rsidRPr="00D9400E">
              <w:rPr>
                <w:rFonts w:ascii="Arial" w:eastAsia="DengXian" w:hAnsi="Arial" w:cs="Arial"/>
                <w:sz w:val="14"/>
                <w:szCs w:val="14"/>
                <w:lang w:val="fr-FR" w:eastAsia="zh-CN"/>
              </w:rPr>
              <w:t xml:space="preserve"> (40)</w:t>
            </w:r>
          </w:p>
        </w:tc>
        <w:tc>
          <w:tcPr>
            <w:tcW w:w="851" w:type="dxa"/>
            <w:tcBorders>
              <w:top w:val="single" w:sz="12" w:space="0" w:color="auto"/>
              <w:left w:val="single" w:sz="12" w:space="0" w:color="auto"/>
              <w:bottom w:val="single" w:sz="12" w:space="0" w:color="auto"/>
            </w:tcBorders>
            <w:vAlign w:val="center"/>
          </w:tcPr>
          <w:p w14:paraId="7741770F"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2581691F"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.10.5.1.1(70)</w:t>
            </w:r>
          </w:p>
          <w:p w14:paraId="70AA88AD"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eastAsia="zh-CN"/>
              </w:rPr>
              <w:t>.10.4.x (50)</w:t>
            </w:r>
          </w:p>
        </w:tc>
        <w:tc>
          <w:tcPr>
            <w:tcW w:w="992" w:type="dxa"/>
            <w:tcBorders>
              <w:top w:val="single" w:sz="12" w:space="0" w:color="auto"/>
              <w:bottom w:val="single" w:sz="12" w:space="0" w:color="auto"/>
            </w:tcBorders>
            <w:shd w:val="clear" w:color="auto" w:fill="D9D9D9"/>
            <w:vAlign w:val="center"/>
          </w:tcPr>
          <w:p w14:paraId="594A3A73"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(60)</w:t>
            </w:r>
            <w:r w:rsidRPr="00D9400E">
              <w:rPr>
                <w:rFonts w:ascii="Arial" w:hAnsi="Arial" w:cs="Arial"/>
                <w:sz w:val="14"/>
                <w:szCs w:val="14"/>
                <w:lang w:val="fr-FR" w:eastAsia="ko-KR"/>
              </w:rPr>
              <w:t>AI/ML (</w:t>
            </w:r>
            <w:r w:rsidRPr="00D9400E">
              <w:rPr>
                <w:rFonts w:ascii="Arial" w:eastAsia="DengXian" w:hAnsi="Arial" w:cs="Arial"/>
                <w:sz w:val="14"/>
                <w:szCs w:val="14"/>
                <w:lang w:val="fr-FR" w:eastAsia="zh-CN"/>
              </w:rPr>
              <w:t>60</w:t>
            </w:r>
            <w:r w:rsidRPr="00D9400E">
              <w:rPr>
                <w:rFonts w:ascii="Arial" w:hAnsi="Arial" w:cs="Arial"/>
                <w:sz w:val="14"/>
                <w:szCs w:val="14"/>
                <w:lang w:val="fr-FR" w:eastAsia="ko-KR"/>
              </w:rPr>
              <w:t>)</w:t>
            </w:r>
          </w:p>
          <w:p w14:paraId="0FB1334F"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1C0A15E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(60)</w:t>
            </w:r>
          </w:p>
          <w:p w14:paraId="49F6D4DF"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.10.7.1 NTN</w:t>
            </w:r>
          </w:p>
        </w:tc>
        <w:tc>
          <w:tcPr>
            <w:tcW w:w="1066" w:type="dxa"/>
            <w:tcBorders>
              <w:top w:val="single" w:sz="12" w:space="0" w:color="auto"/>
              <w:bottom w:val="single" w:sz="12" w:space="0" w:color="auto"/>
              <w:right w:val="single" w:sz="12" w:space="0" w:color="auto"/>
            </w:tcBorders>
            <w:shd w:val="clear" w:color="auto" w:fill="FFD966"/>
            <w:vAlign w:val="center"/>
          </w:tcPr>
          <w:p w14:paraId="1D515152"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R20 (120)</w:t>
            </w:r>
          </w:p>
          <w:p w14:paraId="53A9764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A-IoT Phase2 (120)</w:t>
            </w:r>
          </w:p>
        </w:tc>
      </w:tr>
      <w:bookmarkEnd w:id="274"/>
      <w:tr w:rsidR="002F0392" w:rsidRPr="00D9400E" w14:paraId="293F8F5F" w14:textId="77777777" w:rsidTr="00034849">
        <w:trPr>
          <w:trHeight w:val="255"/>
        </w:trPr>
        <w:tc>
          <w:tcPr>
            <w:tcW w:w="15368" w:type="dxa"/>
            <w:gridSpan w:val="16"/>
            <w:tcBorders>
              <w:left w:val="single" w:sz="12" w:space="0" w:color="auto"/>
              <w:right w:val="single" w:sz="12" w:space="0" w:color="auto"/>
            </w:tcBorders>
            <w:shd w:val="clear" w:color="auto" w:fill="FFFFFF"/>
            <w:vAlign w:val="center"/>
          </w:tcPr>
          <w:p w14:paraId="220B5EC6"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Morning coffee break: 10:30 ~ 11:00</w:t>
            </w:r>
          </w:p>
        </w:tc>
      </w:tr>
      <w:tr w:rsidR="002F0392" w:rsidRPr="00D9400E" w14:paraId="7F22322A" w14:textId="77777777" w:rsidTr="00034849">
        <w:trPr>
          <w:trHeight w:val="1379"/>
        </w:trPr>
        <w:tc>
          <w:tcPr>
            <w:tcW w:w="836" w:type="dxa"/>
            <w:tcBorders>
              <w:top w:val="single" w:sz="12" w:space="0" w:color="auto"/>
              <w:left w:val="single" w:sz="12" w:space="0" w:color="auto"/>
              <w:bottom w:val="single" w:sz="12" w:space="0" w:color="auto"/>
              <w:right w:val="single" w:sz="12" w:space="0" w:color="auto"/>
            </w:tcBorders>
            <w:shd w:val="clear" w:color="auto" w:fill="FFFFFF"/>
            <w:vAlign w:val="center"/>
          </w:tcPr>
          <w:p w14:paraId="066C0742" w14:textId="77777777" w:rsidR="002F0392" w:rsidRPr="00D9400E" w:rsidRDefault="002F0392" w:rsidP="00034849">
            <w:pPr>
              <w:wordWrap w:val="0"/>
              <w:autoSpaceDE w:val="0"/>
              <w:autoSpaceDN w:val="0"/>
              <w:jc w:val="center"/>
              <w:rPr>
                <w:rFonts w:ascii="Arial" w:hAnsi="Arial" w:cs="Arial"/>
                <w:sz w:val="14"/>
                <w:szCs w:val="14"/>
                <w:lang w:eastAsia="ko-KR"/>
              </w:rPr>
            </w:pPr>
            <w:bookmarkStart w:id="275" w:name="_Hlk221709897"/>
            <w:r w:rsidRPr="00D9400E">
              <w:rPr>
                <w:rFonts w:ascii="Arial" w:hAnsi="Arial" w:cs="Arial"/>
                <w:sz w:val="14"/>
                <w:szCs w:val="14"/>
                <w:lang w:eastAsia="ko-KR"/>
              </w:rPr>
              <w:t>11:00</w:t>
            </w:r>
          </w:p>
          <w:p w14:paraId="795F16FC"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w:t>
            </w:r>
          </w:p>
          <w:p w14:paraId="5001C199"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13:00</w:t>
            </w:r>
          </w:p>
          <w:p w14:paraId="6E6CF4C1" w14:textId="77777777" w:rsidR="002F0392" w:rsidRPr="00D9400E" w:rsidRDefault="002F0392" w:rsidP="00034849">
            <w:pPr>
              <w:wordWrap w:val="0"/>
              <w:autoSpaceDE w:val="0"/>
              <w:autoSpaceDN w:val="0"/>
              <w:jc w:val="center"/>
              <w:rPr>
                <w:rFonts w:ascii="Arial" w:hAnsi="Arial" w:cs="Arial"/>
                <w:sz w:val="14"/>
                <w:szCs w:val="14"/>
                <w:lang w:eastAsia="ko-KR"/>
              </w:rPr>
            </w:pPr>
          </w:p>
          <w:p w14:paraId="64F678B6"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(120 min)</w:t>
            </w:r>
          </w:p>
        </w:tc>
        <w:tc>
          <w:tcPr>
            <w:tcW w:w="2693" w:type="dxa"/>
            <w:gridSpan w:val="3"/>
            <w:tcBorders>
              <w:top w:val="single" w:sz="12" w:space="0" w:color="auto"/>
              <w:left w:val="single" w:sz="12" w:space="0" w:color="auto"/>
              <w:bottom w:val="single" w:sz="12" w:space="0" w:color="auto"/>
              <w:right w:val="single" w:sz="12" w:space="0" w:color="auto"/>
            </w:tcBorders>
            <w:shd w:val="clear" w:color="auto" w:fill="FFFFFF"/>
            <w:vAlign w:val="center"/>
          </w:tcPr>
          <w:p w14:paraId="5E81CDD5"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34C25DEA"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.10.5.1.3(40)</w:t>
            </w:r>
          </w:p>
          <w:p w14:paraId="1F99A550"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.10.5.1.1(40)</w:t>
            </w:r>
          </w:p>
          <w:p w14:paraId="6467B697"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.10.5.1.2(40)</w:t>
            </w:r>
          </w:p>
        </w:tc>
        <w:tc>
          <w:tcPr>
            <w:tcW w:w="992" w:type="dxa"/>
            <w:tcBorders>
              <w:top w:val="single" w:sz="12" w:space="0" w:color="auto"/>
              <w:left w:val="single" w:sz="12" w:space="0" w:color="auto"/>
              <w:bottom w:val="single" w:sz="12" w:space="0" w:color="auto"/>
            </w:tcBorders>
            <w:shd w:val="clear" w:color="auto" w:fill="FFFFFF"/>
            <w:vAlign w:val="center"/>
          </w:tcPr>
          <w:p w14:paraId="79D4B876" w14:textId="77777777" w:rsidR="002F0392" w:rsidRPr="00D9400E" w:rsidRDefault="002F0392" w:rsidP="00034849">
            <w:pPr>
              <w:wordWrap w:val="0"/>
              <w:autoSpaceDE w:val="0"/>
              <w:autoSpaceDN w:val="0"/>
              <w:jc w:val="left"/>
              <w:rPr>
                <w:rFonts w:ascii="Arial" w:eastAsia="DengXian" w:hAnsi="Arial" w:cs="Arial"/>
                <w:sz w:val="14"/>
                <w:szCs w:val="14"/>
                <w:lang w:eastAsia="zh-CN"/>
              </w:rPr>
            </w:pPr>
            <w:bookmarkStart w:id="276" w:name="OLE_LINK6"/>
            <w:r w:rsidRPr="00D9400E">
              <w:rPr>
                <w:rFonts w:ascii="Arial" w:eastAsia="DengXian" w:hAnsi="Arial" w:cs="Arial"/>
                <w:sz w:val="14"/>
                <w:szCs w:val="14"/>
                <w:lang w:eastAsia="zh-CN"/>
              </w:rPr>
              <w:t>6GR (120)</w:t>
            </w:r>
          </w:p>
          <w:p w14:paraId="70B57F80"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.10.5.5 (40)</w:t>
            </w:r>
          </w:p>
          <w:p w14:paraId="7DE93C6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77BFDCDD"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.10.4.2 (40)</w:t>
            </w:r>
          </w:p>
          <w:p w14:paraId="1688FE34"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EE0000"/>
                <w:sz w:val="14"/>
                <w:szCs w:val="14"/>
                <w:lang w:val="fr-FR" w:eastAsia="zh-CN"/>
              </w:rPr>
              <w:t>.10.4.1 (40)</w:t>
            </w:r>
            <w:bookmarkEnd w:id="276"/>
          </w:p>
        </w:tc>
        <w:tc>
          <w:tcPr>
            <w:tcW w:w="993" w:type="dxa"/>
            <w:tcBorders>
              <w:top w:val="single" w:sz="12" w:space="0" w:color="auto"/>
              <w:bottom w:val="single" w:sz="12" w:space="0" w:color="auto"/>
            </w:tcBorders>
            <w:shd w:val="clear" w:color="auto" w:fill="D9D9D9"/>
            <w:vAlign w:val="center"/>
          </w:tcPr>
          <w:p w14:paraId="208CC45E"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R20 (80)</w:t>
            </w:r>
            <w:r w:rsidRPr="00D9400E">
              <w:rPr>
                <w:rFonts w:ascii="Arial" w:hAnsi="Arial" w:cs="Arial"/>
                <w:color w:val="EE0000"/>
                <w:sz w:val="14"/>
                <w:szCs w:val="14"/>
                <w:lang w:val="fr-FR" w:eastAsia="ko-KR"/>
              </w:rPr>
              <w:t>AI/ML (</w:t>
            </w:r>
            <w:r w:rsidRPr="00D9400E">
              <w:rPr>
                <w:rFonts w:ascii="Arial" w:eastAsia="DengXian" w:hAnsi="Arial" w:cs="Arial"/>
                <w:color w:val="EE0000"/>
                <w:sz w:val="14"/>
                <w:szCs w:val="14"/>
                <w:lang w:val="fr-FR" w:eastAsia="zh-CN"/>
              </w:rPr>
              <w:t>80</w:t>
            </w:r>
            <w:r w:rsidRPr="00D9400E">
              <w:rPr>
                <w:rFonts w:ascii="Arial" w:hAnsi="Arial" w:cs="Arial"/>
                <w:color w:val="EE0000"/>
                <w:sz w:val="14"/>
                <w:szCs w:val="14"/>
                <w:lang w:val="fr-FR" w:eastAsia="ko-KR"/>
              </w:rPr>
              <w:t>)</w:t>
            </w:r>
          </w:p>
          <w:p w14:paraId="53561BD2"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p>
          <w:p w14:paraId="297620AE"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highlight w:val="yellow"/>
                <w:lang w:val="fr-FR" w:eastAsia="zh-CN"/>
              </w:rPr>
              <w:t>AI 6/8.1 (40)</w:t>
            </w:r>
          </w:p>
        </w:tc>
        <w:tc>
          <w:tcPr>
            <w:tcW w:w="992" w:type="dxa"/>
            <w:tcBorders>
              <w:top w:val="single" w:sz="12" w:space="0" w:color="auto"/>
              <w:bottom w:val="single" w:sz="12" w:space="0" w:color="auto"/>
              <w:right w:val="single" w:sz="12" w:space="0" w:color="auto"/>
            </w:tcBorders>
            <w:shd w:val="clear" w:color="auto" w:fill="FFD966"/>
            <w:vAlign w:val="center"/>
          </w:tcPr>
          <w:p w14:paraId="33D08170"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61027170" w14:textId="77777777" w:rsidR="002F0392" w:rsidRPr="00D9400E" w:rsidRDefault="002F0392" w:rsidP="00034849">
            <w:pPr>
              <w:wordWrap w:val="0"/>
              <w:autoSpaceDE w:val="0"/>
              <w:autoSpaceDN w:val="0"/>
              <w:jc w:val="left"/>
              <w:rPr>
                <w:rFonts w:ascii="Arial" w:eastAsia="DengXian" w:hAnsi="Arial" w:cs="Arial"/>
                <w:color w:val="EE0000"/>
                <w:sz w:val="14"/>
                <w:szCs w:val="14"/>
                <w:highlight w:val="darkGray"/>
                <w:lang w:eastAsia="zh-CN"/>
              </w:rPr>
            </w:pPr>
            <w:bookmarkStart w:id="277" w:name="OLE_LINK73"/>
            <w:r w:rsidRPr="00D9400E">
              <w:rPr>
                <w:rFonts w:ascii="Arial" w:eastAsia="DengXian" w:hAnsi="Arial" w:cs="Arial"/>
                <w:color w:val="EE0000"/>
                <w:sz w:val="14"/>
                <w:szCs w:val="14"/>
                <w:highlight w:val="darkGray"/>
                <w:lang w:eastAsia="zh-CN"/>
              </w:rPr>
              <w:t>.10.2.1 Waveform (40)</w:t>
            </w:r>
          </w:p>
          <w:p w14:paraId="35C6C807" w14:textId="77777777" w:rsidR="002F0392" w:rsidRPr="00D9400E" w:rsidRDefault="002F0392" w:rsidP="00034849">
            <w:pPr>
              <w:wordWrap w:val="0"/>
              <w:autoSpaceDE w:val="0"/>
              <w:autoSpaceDN w:val="0"/>
              <w:jc w:val="left"/>
              <w:rPr>
                <w:rFonts w:ascii="Arial" w:eastAsia="DengXian" w:hAnsi="Arial" w:cs="Arial"/>
                <w:color w:val="EE0000"/>
                <w:sz w:val="14"/>
                <w:szCs w:val="14"/>
                <w:highlight w:val="darkGray"/>
                <w:lang w:eastAsia="zh-CN"/>
              </w:rPr>
            </w:pPr>
          </w:p>
          <w:p w14:paraId="25F4956D"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EE0000"/>
                <w:sz w:val="14"/>
                <w:szCs w:val="14"/>
                <w:highlight w:val="darkGray"/>
                <w:lang w:eastAsia="zh-CN"/>
              </w:rPr>
              <w:t>.10.8 Sensing (80)</w:t>
            </w:r>
            <w:bookmarkEnd w:id="277"/>
          </w:p>
        </w:tc>
        <w:tc>
          <w:tcPr>
            <w:tcW w:w="992" w:type="dxa"/>
            <w:tcBorders>
              <w:top w:val="single" w:sz="12" w:space="0" w:color="auto"/>
              <w:left w:val="single" w:sz="12" w:space="0" w:color="auto"/>
              <w:bottom w:val="single" w:sz="12" w:space="0" w:color="auto"/>
            </w:tcBorders>
            <w:shd w:val="clear" w:color="auto" w:fill="FFFFFF"/>
            <w:vAlign w:val="center"/>
          </w:tcPr>
          <w:p w14:paraId="33154B1E"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52EF938A"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.10.5.5 (40)</w:t>
            </w:r>
          </w:p>
          <w:p w14:paraId="4BFC0693"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1E950F65"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.10.4.1 (40)</w:t>
            </w:r>
          </w:p>
          <w:p w14:paraId="577C4EEF"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val="fr-FR" w:eastAsia="zh-CN"/>
              </w:rPr>
              <w:t>.10.4.2 (40)</w:t>
            </w:r>
          </w:p>
        </w:tc>
        <w:tc>
          <w:tcPr>
            <w:tcW w:w="992" w:type="dxa"/>
            <w:tcBorders>
              <w:top w:val="single" w:sz="12" w:space="0" w:color="auto"/>
              <w:bottom w:val="single" w:sz="12" w:space="0" w:color="auto"/>
            </w:tcBorders>
            <w:shd w:val="clear" w:color="auto" w:fill="D9D9D9"/>
            <w:vAlign w:val="center"/>
          </w:tcPr>
          <w:p w14:paraId="56ED1E55"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R20 (80)</w:t>
            </w:r>
            <w:r w:rsidRPr="00D9400E">
              <w:rPr>
                <w:rFonts w:ascii="Arial" w:hAnsi="Arial" w:cs="Arial"/>
                <w:color w:val="EE0000"/>
                <w:sz w:val="14"/>
                <w:szCs w:val="14"/>
                <w:lang w:val="fr-FR" w:eastAsia="ko-KR"/>
              </w:rPr>
              <w:t>AI/ML (</w:t>
            </w:r>
            <w:r w:rsidRPr="00D9400E">
              <w:rPr>
                <w:rFonts w:ascii="Arial" w:eastAsia="DengXian" w:hAnsi="Arial" w:cs="Arial"/>
                <w:color w:val="EE0000"/>
                <w:sz w:val="14"/>
                <w:szCs w:val="14"/>
                <w:lang w:val="fr-FR" w:eastAsia="zh-CN"/>
              </w:rPr>
              <w:t>80</w:t>
            </w:r>
            <w:r w:rsidRPr="00D9400E">
              <w:rPr>
                <w:rFonts w:ascii="Arial" w:hAnsi="Arial" w:cs="Arial"/>
                <w:color w:val="EE0000"/>
                <w:sz w:val="14"/>
                <w:szCs w:val="14"/>
                <w:lang w:val="fr-FR" w:eastAsia="ko-KR"/>
              </w:rPr>
              <w:t>)</w:t>
            </w:r>
          </w:p>
          <w:p w14:paraId="61B19837"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p>
          <w:p w14:paraId="7529610D"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highlight w:val="yellow"/>
                <w:lang w:val="fr-FR" w:eastAsia="zh-CN"/>
              </w:rPr>
              <w:t>AI 6/8.1 (40)</w:t>
            </w:r>
          </w:p>
        </w:tc>
        <w:tc>
          <w:tcPr>
            <w:tcW w:w="956" w:type="dxa"/>
            <w:tcBorders>
              <w:top w:val="single" w:sz="12" w:space="0" w:color="auto"/>
              <w:bottom w:val="single" w:sz="12" w:space="0" w:color="auto"/>
              <w:right w:val="single" w:sz="12" w:space="0" w:color="auto"/>
            </w:tcBorders>
            <w:shd w:val="clear" w:color="auto" w:fill="FFD966"/>
            <w:vAlign w:val="center"/>
          </w:tcPr>
          <w:p w14:paraId="4F7D1F37"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0E23659D"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.10.8 Sensing (80)</w:t>
            </w:r>
          </w:p>
          <w:p w14:paraId="7EFDE956"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p>
          <w:p w14:paraId="6DED7602"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lang w:eastAsia="zh-CN"/>
              </w:rPr>
              <w:t>.10.2.1 Waveform (40)</w:t>
            </w:r>
          </w:p>
        </w:tc>
        <w:tc>
          <w:tcPr>
            <w:tcW w:w="925" w:type="dxa"/>
            <w:tcBorders>
              <w:top w:val="single" w:sz="12" w:space="0" w:color="auto"/>
              <w:left w:val="single" w:sz="12" w:space="0" w:color="auto"/>
              <w:bottom w:val="single" w:sz="12" w:space="0" w:color="auto"/>
            </w:tcBorders>
            <w:shd w:val="clear" w:color="auto" w:fill="FFFFFF"/>
            <w:vAlign w:val="center"/>
          </w:tcPr>
          <w:p w14:paraId="49D52EFA"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1277F73A"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.10.5.5 (40)</w:t>
            </w:r>
          </w:p>
          <w:p w14:paraId="1F542DB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7B6A571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.10.4.1 (40)</w:t>
            </w:r>
          </w:p>
          <w:p w14:paraId="399BDB22"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val="fr-FR" w:eastAsia="zh-CN"/>
              </w:rPr>
              <w:t>.10.4.2 (40)</w:t>
            </w:r>
          </w:p>
        </w:tc>
        <w:tc>
          <w:tcPr>
            <w:tcW w:w="1096" w:type="dxa"/>
            <w:tcBorders>
              <w:top w:val="single" w:sz="12" w:space="0" w:color="auto"/>
              <w:bottom w:val="single" w:sz="12" w:space="0" w:color="auto"/>
            </w:tcBorders>
            <w:shd w:val="clear" w:color="auto" w:fill="D9D9D9"/>
            <w:vAlign w:val="center"/>
          </w:tcPr>
          <w:p w14:paraId="2B326FCF"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r w:rsidRPr="00D9400E">
              <w:rPr>
                <w:rFonts w:ascii="Arial" w:eastAsia="DengXian" w:hAnsi="Arial" w:cs="Arial"/>
                <w:color w:val="EE0000"/>
                <w:sz w:val="14"/>
                <w:szCs w:val="14"/>
                <w:lang w:val="fr-FR" w:eastAsia="zh-CN"/>
              </w:rPr>
              <w:t>AI 6/8.1 (40)</w:t>
            </w:r>
          </w:p>
          <w:p w14:paraId="48F8247A" w14:textId="77777777" w:rsidR="002F0392" w:rsidRPr="00D9400E" w:rsidRDefault="002F0392" w:rsidP="00034849">
            <w:pPr>
              <w:wordWrap w:val="0"/>
              <w:autoSpaceDE w:val="0"/>
              <w:autoSpaceDN w:val="0"/>
              <w:jc w:val="left"/>
              <w:rPr>
                <w:rFonts w:ascii="Arial" w:eastAsia="DengXian" w:hAnsi="Arial" w:cs="Arial"/>
                <w:color w:val="EE0000"/>
                <w:sz w:val="14"/>
                <w:szCs w:val="14"/>
                <w:lang w:val="fr-FR" w:eastAsia="zh-CN"/>
              </w:rPr>
            </w:pPr>
          </w:p>
          <w:p w14:paraId="729C32B6" w14:textId="77777777" w:rsidR="002F0392" w:rsidRPr="00D9400E" w:rsidRDefault="002F0392" w:rsidP="00034849">
            <w:pPr>
              <w:wordWrap w:val="0"/>
              <w:autoSpaceDE w:val="0"/>
              <w:autoSpaceDN w:val="0"/>
              <w:jc w:val="left"/>
              <w:rPr>
                <w:rFonts w:ascii="Arial" w:eastAsia="DengXian" w:hAnsi="Arial" w:cs="Arial"/>
                <w:color w:val="000000"/>
                <w:sz w:val="14"/>
                <w:szCs w:val="14"/>
                <w:lang w:eastAsia="zh-CN"/>
              </w:rPr>
            </w:pPr>
            <w:r w:rsidRPr="00D9400E">
              <w:rPr>
                <w:rFonts w:ascii="Arial" w:eastAsia="DengXian" w:hAnsi="Arial" w:cs="Arial"/>
                <w:color w:val="EE0000"/>
                <w:sz w:val="14"/>
                <w:szCs w:val="14"/>
                <w:lang w:val="fr-FR" w:eastAsia="zh-CN"/>
              </w:rPr>
              <w:t>R20 (80)</w:t>
            </w:r>
            <w:r w:rsidRPr="00D9400E">
              <w:rPr>
                <w:rFonts w:ascii="Arial" w:hAnsi="Arial" w:cs="Arial"/>
                <w:color w:val="EE0000"/>
                <w:sz w:val="14"/>
                <w:szCs w:val="14"/>
                <w:lang w:val="fr-FR" w:eastAsia="ko-KR"/>
              </w:rPr>
              <w:t>AI/ML (</w:t>
            </w:r>
            <w:r w:rsidRPr="00D9400E">
              <w:rPr>
                <w:rFonts w:ascii="Arial" w:eastAsia="DengXian" w:hAnsi="Arial" w:cs="Arial"/>
                <w:color w:val="EE0000"/>
                <w:sz w:val="14"/>
                <w:szCs w:val="14"/>
                <w:lang w:val="fr-FR" w:eastAsia="zh-CN"/>
              </w:rPr>
              <w:t>80</w:t>
            </w:r>
            <w:r w:rsidRPr="00D9400E">
              <w:rPr>
                <w:rFonts w:ascii="Arial" w:hAnsi="Arial" w:cs="Arial"/>
                <w:color w:val="EE0000"/>
                <w:sz w:val="14"/>
                <w:szCs w:val="14"/>
                <w:lang w:val="fr-FR" w:eastAsia="ko-KR"/>
              </w:rPr>
              <w:t>)</w:t>
            </w:r>
          </w:p>
        </w:tc>
        <w:tc>
          <w:tcPr>
            <w:tcW w:w="992" w:type="dxa"/>
            <w:tcBorders>
              <w:top w:val="single" w:sz="12" w:space="0" w:color="auto"/>
              <w:bottom w:val="single" w:sz="12" w:space="0" w:color="auto"/>
              <w:right w:val="single" w:sz="12" w:space="0" w:color="auto"/>
            </w:tcBorders>
            <w:shd w:val="clear" w:color="auto" w:fill="FFD966"/>
            <w:vAlign w:val="center"/>
          </w:tcPr>
          <w:p w14:paraId="6D525A83"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R20 (120)</w:t>
            </w:r>
          </w:p>
          <w:p w14:paraId="0B675119"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val="fr-FR" w:eastAsia="zh-CN"/>
              </w:rPr>
              <w:t>A-IoT Phase2 (120)</w:t>
            </w:r>
          </w:p>
        </w:tc>
        <w:tc>
          <w:tcPr>
            <w:tcW w:w="851" w:type="dxa"/>
            <w:tcBorders>
              <w:top w:val="single" w:sz="12" w:space="0" w:color="auto"/>
              <w:left w:val="single" w:sz="12" w:space="0" w:color="auto"/>
              <w:bottom w:val="single" w:sz="12" w:space="0" w:color="auto"/>
              <w:right w:val="single" w:sz="12" w:space="0" w:color="auto"/>
            </w:tcBorders>
            <w:shd w:val="clear" w:color="auto" w:fill="FFFFFF"/>
            <w:vAlign w:val="center"/>
          </w:tcPr>
          <w:p w14:paraId="159EE927"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bookmarkStart w:id="278" w:name="OLE_LINK19"/>
            <w:r w:rsidRPr="00D9400E">
              <w:rPr>
                <w:rFonts w:ascii="Arial" w:eastAsia="DengXian" w:hAnsi="Arial" w:cs="Arial"/>
                <w:sz w:val="14"/>
                <w:szCs w:val="14"/>
                <w:lang w:val="de-DE" w:eastAsia="zh-CN"/>
              </w:rPr>
              <w:t>Sweep</w:t>
            </w:r>
          </w:p>
          <w:p w14:paraId="0C633212"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r w:rsidRPr="00D9400E">
              <w:rPr>
                <w:rFonts w:ascii="Arial" w:eastAsia="DengXian" w:hAnsi="Arial" w:cs="Arial"/>
                <w:sz w:val="14"/>
                <w:szCs w:val="14"/>
                <w:lang w:val="de-DE" w:eastAsia="zh-CN"/>
              </w:rPr>
              <w:t xml:space="preserve"> 6GR</w:t>
            </w:r>
          </w:p>
          <w:p w14:paraId="54849928"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r w:rsidRPr="00D9400E">
              <w:rPr>
                <w:rFonts w:ascii="Arial" w:eastAsia="DengXian" w:hAnsi="Arial" w:cs="Arial"/>
                <w:sz w:val="14"/>
                <w:szCs w:val="14"/>
                <w:lang w:val="de-DE" w:eastAsia="zh-CN"/>
              </w:rPr>
              <w:t>.10.5.1.3</w:t>
            </w:r>
          </w:p>
          <w:p w14:paraId="7DF46B58"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r w:rsidRPr="00D9400E">
              <w:rPr>
                <w:rFonts w:ascii="Arial" w:eastAsia="DengXian" w:hAnsi="Arial" w:cs="Arial"/>
                <w:sz w:val="14"/>
                <w:szCs w:val="14"/>
                <w:lang w:val="de-DE" w:eastAsia="zh-CN"/>
              </w:rPr>
              <w:t>.10.6.1.1</w:t>
            </w:r>
          </w:p>
          <w:p w14:paraId="24C70AAD"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r w:rsidRPr="00D9400E">
              <w:rPr>
                <w:rFonts w:ascii="Arial" w:eastAsia="DengXian" w:hAnsi="Arial" w:cs="Arial"/>
                <w:sz w:val="14"/>
                <w:szCs w:val="14"/>
                <w:lang w:val="de-DE" w:eastAsia="zh-CN"/>
              </w:rPr>
              <w:t>.10.6.1.2</w:t>
            </w:r>
          </w:p>
          <w:p w14:paraId="02F1647F"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r w:rsidRPr="00D9400E">
              <w:rPr>
                <w:rFonts w:ascii="Arial" w:eastAsia="DengXian" w:hAnsi="Arial" w:cs="Arial"/>
                <w:sz w:val="14"/>
                <w:szCs w:val="14"/>
                <w:lang w:val="de-DE" w:eastAsia="zh-CN"/>
              </w:rPr>
              <w:t>.10.5.3.1/4</w:t>
            </w:r>
          </w:p>
        </w:tc>
        <w:tc>
          <w:tcPr>
            <w:tcW w:w="992" w:type="dxa"/>
            <w:tcBorders>
              <w:top w:val="single" w:sz="12" w:space="0" w:color="auto"/>
              <w:left w:val="single" w:sz="12" w:space="0" w:color="auto"/>
              <w:bottom w:val="single" w:sz="12" w:space="0" w:color="auto"/>
              <w:right w:val="single" w:sz="12" w:space="0" w:color="auto"/>
            </w:tcBorders>
            <w:shd w:val="clear" w:color="auto" w:fill="FFFFFF"/>
            <w:vAlign w:val="center"/>
          </w:tcPr>
          <w:p w14:paraId="01A900DB" w14:textId="77777777" w:rsidR="002F0392" w:rsidRPr="00D9400E" w:rsidRDefault="002F0392" w:rsidP="00034849">
            <w:pPr>
              <w:wordWrap w:val="0"/>
              <w:autoSpaceDE w:val="0"/>
              <w:autoSpaceDN w:val="0"/>
              <w:jc w:val="left"/>
              <w:rPr>
                <w:rFonts w:ascii="Arial" w:eastAsia="DengXian" w:hAnsi="Arial" w:cs="Arial"/>
                <w:sz w:val="14"/>
                <w:szCs w:val="14"/>
                <w:highlight w:val="cyan"/>
                <w:lang w:val="fr-FR" w:eastAsia="zh-CN"/>
              </w:rPr>
            </w:pPr>
            <w:r w:rsidRPr="00D9400E">
              <w:rPr>
                <w:rFonts w:ascii="Arial" w:eastAsia="DengXian" w:hAnsi="Arial" w:cs="Arial"/>
                <w:sz w:val="14"/>
                <w:szCs w:val="14"/>
                <w:highlight w:val="cyan"/>
                <w:lang w:val="fr-FR" w:eastAsia="zh-CN"/>
              </w:rPr>
              <w:t>6GR (120)</w:t>
            </w:r>
          </w:p>
          <w:p w14:paraId="4B928530" w14:textId="77777777" w:rsidR="002F0392" w:rsidRPr="00D9400E" w:rsidRDefault="002F0392" w:rsidP="00034849">
            <w:pPr>
              <w:wordWrap w:val="0"/>
              <w:autoSpaceDE w:val="0"/>
              <w:autoSpaceDN w:val="0"/>
              <w:jc w:val="left"/>
              <w:rPr>
                <w:rFonts w:ascii="Arial" w:eastAsia="DengXian" w:hAnsi="Arial" w:cs="Arial"/>
                <w:sz w:val="14"/>
                <w:szCs w:val="14"/>
                <w:highlight w:val="cyan"/>
                <w:lang w:val="fr-FR" w:eastAsia="zh-CN"/>
              </w:rPr>
            </w:pPr>
            <w:r w:rsidRPr="00D9400E">
              <w:rPr>
                <w:rFonts w:ascii="Arial" w:eastAsia="DengXian" w:hAnsi="Arial" w:cs="Arial"/>
                <w:sz w:val="14"/>
                <w:szCs w:val="14"/>
                <w:highlight w:val="cyan"/>
                <w:lang w:val="fr-FR" w:eastAsia="zh-CN"/>
              </w:rPr>
              <w:t xml:space="preserve">.10.3.1 Channel </w:t>
            </w:r>
            <w:proofErr w:type="spellStart"/>
            <w:r w:rsidRPr="00D9400E">
              <w:rPr>
                <w:rFonts w:ascii="Arial" w:eastAsia="DengXian" w:hAnsi="Arial" w:cs="Arial"/>
                <w:sz w:val="14"/>
                <w:szCs w:val="14"/>
                <w:highlight w:val="cyan"/>
                <w:lang w:val="fr-FR" w:eastAsia="zh-CN"/>
              </w:rPr>
              <w:t>coding</w:t>
            </w:r>
            <w:proofErr w:type="spellEnd"/>
            <w:r w:rsidRPr="00D9400E">
              <w:rPr>
                <w:rFonts w:ascii="Arial" w:eastAsia="DengXian" w:hAnsi="Arial" w:cs="Arial"/>
                <w:sz w:val="14"/>
                <w:szCs w:val="14"/>
                <w:highlight w:val="cyan"/>
                <w:lang w:val="fr-FR" w:eastAsia="zh-CN"/>
              </w:rPr>
              <w:t xml:space="preserve"> (60)</w:t>
            </w:r>
          </w:p>
          <w:p w14:paraId="4F0C52AE" w14:textId="77777777" w:rsidR="002F0392" w:rsidRPr="00D9400E" w:rsidRDefault="002F0392" w:rsidP="00034849">
            <w:pPr>
              <w:wordWrap w:val="0"/>
              <w:autoSpaceDE w:val="0"/>
              <w:autoSpaceDN w:val="0"/>
              <w:jc w:val="left"/>
              <w:rPr>
                <w:rFonts w:ascii="Arial" w:eastAsia="DengXian" w:hAnsi="Arial" w:cs="Arial"/>
                <w:sz w:val="14"/>
                <w:szCs w:val="14"/>
                <w:highlight w:val="cyan"/>
                <w:lang w:val="fr-FR" w:eastAsia="zh-CN"/>
              </w:rPr>
            </w:pPr>
          </w:p>
          <w:p w14:paraId="26CCB88D" w14:textId="77777777" w:rsidR="002F0392" w:rsidRPr="00D9400E" w:rsidRDefault="002F0392" w:rsidP="00034849">
            <w:pPr>
              <w:wordWrap w:val="0"/>
              <w:autoSpaceDE w:val="0"/>
              <w:autoSpaceDN w:val="0"/>
              <w:jc w:val="left"/>
              <w:rPr>
                <w:rFonts w:ascii="Arial" w:eastAsia="DengXian" w:hAnsi="Arial" w:cs="Arial"/>
                <w:sz w:val="14"/>
                <w:szCs w:val="14"/>
                <w:highlight w:val="cyan"/>
                <w:lang w:val="fr-FR" w:eastAsia="zh-CN"/>
              </w:rPr>
            </w:pPr>
            <w:r w:rsidRPr="00D9400E">
              <w:rPr>
                <w:rFonts w:ascii="Arial" w:eastAsia="DengXian" w:hAnsi="Arial" w:cs="Arial"/>
                <w:sz w:val="14"/>
                <w:szCs w:val="14"/>
                <w:highlight w:val="cyan"/>
                <w:lang w:val="fr-FR" w:eastAsia="zh-CN"/>
              </w:rPr>
              <w:t>.10.3.2 Modulation (60)</w:t>
            </w:r>
          </w:p>
        </w:tc>
        <w:bookmarkEnd w:id="278"/>
        <w:tc>
          <w:tcPr>
            <w:tcW w:w="1066" w:type="dxa"/>
            <w:tcBorders>
              <w:top w:val="single" w:sz="12" w:space="0" w:color="auto"/>
              <w:left w:val="single" w:sz="12" w:space="0" w:color="auto"/>
              <w:bottom w:val="single" w:sz="12" w:space="0" w:color="auto"/>
              <w:right w:val="single" w:sz="12" w:space="0" w:color="auto"/>
            </w:tcBorders>
            <w:shd w:val="clear" w:color="auto" w:fill="FFFFFF"/>
            <w:vAlign w:val="center"/>
          </w:tcPr>
          <w:p w14:paraId="16D0BCD0" w14:textId="77777777" w:rsidR="002F0392" w:rsidRPr="00D9400E" w:rsidRDefault="002F0392" w:rsidP="00034849">
            <w:pPr>
              <w:wordWrap w:val="0"/>
              <w:autoSpaceDE w:val="0"/>
              <w:autoSpaceDN w:val="0"/>
              <w:jc w:val="left"/>
              <w:rPr>
                <w:rFonts w:ascii="Arial" w:eastAsia="DengXian" w:hAnsi="Arial" w:cs="Arial"/>
                <w:sz w:val="14"/>
                <w:szCs w:val="14"/>
                <w:highlight w:val="cyan"/>
                <w:lang w:val="fr-FR" w:eastAsia="zh-CN"/>
              </w:rPr>
            </w:pPr>
            <w:r w:rsidRPr="00D9400E">
              <w:rPr>
                <w:rFonts w:ascii="Arial" w:eastAsia="DengXian" w:hAnsi="Arial" w:cs="Arial"/>
                <w:sz w:val="14"/>
                <w:szCs w:val="14"/>
                <w:highlight w:val="cyan"/>
                <w:lang w:val="fr-FR" w:eastAsia="zh-CN"/>
              </w:rPr>
              <w:t>6GR (120)</w:t>
            </w:r>
          </w:p>
          <w:p w14:paraId="60E824E4" w14:textId="77777777" w:rsidR="002F0392" w:rsidRPr="00D9400E" w:rsidRDefault="002F0392" w:rsidP="00034849">
            <w:pPr>
              <w:wordWrap w:val="0"/>
              <w:autoSpaceDE w:val="0"/>
              <w:autoSpaceDN w:val="0"/>
              <w:jc w:val="left"/>
              <w:rPr>
                <w:rFonts w:ascii="Arial" w:eastAsia="DengXian" w:hAnsi="Arial" w:cs="Arial"/>
                <w:color w:val="EE0000"/>
                <w:sz w:val="14"/>
                <w:szCs w:val="14"/>
                <w:highlight w:val="cyan"/>
                <w:lang w:eastAsia="zh-CN"/>
              </w:rPr>
            </w:pPr>
            <w:r w:rsidRPr="00D9400E">
              <w:rPr>
                <w:rFonts w:ascii="Arial" w:eastAsia="DengXian" w:hAnsi="Arial" w:cs="Arial"/>
                <w:color w:val="EE0000"/>
                <w:sz w:val="14"/>
                <w:szCs w:val="14"/>
                <w:highlight w:val="cyan"/>
                <w:lang w:eastAsia="zh-CN"/>
              </w:rPr>
              <w:t>.10.8 Sensing (60)</w:t>
            </w:r>
          </w:p>
          <w:p w14:paraId="44DC3AE9" w14:textId="77777777" w:rsidR="002F0392" w:rsidRPr="00D9400E" w:rsidRDefault="002F0392" w:rsidP="00034849">
            <w:pPr>
              <w:wordWrap w:val="0"/>
              <w:autoSpaceDE w:val="0"/>
              <w:autoSpaceDN w:val="0"/>
              <w:jc w:val="left"/>
              <w:rPr>
                <w:rFonts w:ascii="Arial" w:eastAsia="DengXian" w:hAnsi="Arial" w:cs="Arial"/>
                <w:sz w:val="14"/>
                <w:szCs w:val="14"/>
                <w:highlight w:val="cyan"/>
                <w:lang w:eastAsia="zh-CN"/>
              </w:rPr>
            </w:pPr>
          </w:p>
          <w:p w14:paraId="4FCCCEB1" w14:textId="77777777" w:rsidR="002F0392" w:rsidRPr="00D9400E" w:rsidRDefault="002F0392" w:rsidP="00034849">
            <w:pPr>
              <w:wordWrap w:val="0"/>
              <w:autoSpaceDE w:val="0"/>
              <w:autoSpaceDN w:val="0"/>
              <w:jc w:val="left"/>
              <w:rPr>
                <w:rFonts w:ascii="Arial" w:eastAsia="DengXian" w:hAnsi="Arial" w:cs="Arial"/>
                <w:sz w:val="14"/>
                <w:szCs w:val="14"/>
                <w:highlight w:val="cyan"/>
                <w:lang w:eastAsia="zh-CN"/>
              </w:rPr>
            </w:pPr>
            <w:r w:rsidRPr="00D9400E">
              <w:rPr>
                <w:rFonts w:ascii="Arial" w:eastAsia="DengXian" w:hAnsi="Arial" w:cs="Arial"/>
                <w:color w:val="000000"/>
                <w:sz w:val="14"/>
                <w:szCs w:val="14"/>
                <w:highlight w:val="cyan"/>
                <w:lang w:eastAsia="zh-CN"/>
              </w:rPr>
              <w:t>.10.5.4(60)</w:t>
            </w:r>
          </w:p>
        </w:tc>
      </w:tr>
      <w:bookmarkEnd w:id="275"/>
      <w:tr w:rsidR="002F0392" w:rsidRPr="00D9400E" w14:paraId="2DF1B703" w14:textId="77777777" w:rsidTr="002F0392">
        <w:trPr>
          <w:trHeight w:val="283"/>
        </w:trPr>
        <w:tc>
          <w:tcPr>
            <w:tcW w:w="15368" w:type="dxa"/>
            <w:gridSpan w:val="16"/>
            <w:tcBorders>
              <w:left w:val="single" w:sz="12" w:space="0" w:color="auto"/>
              <w:right w:val="single" w:sz="12" w:space="0" w:color="auto"/>
            </w:tcBorders>
            <w:shd w:val="clear" w:color="auto" w:fill="FFFFFF"/>
            <w:vAlign w:val="center"/>
          </w:tcPr>
          <w:p w14:paraId="5DEB7B9A"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Lunch break: 13:00 ~ 14:30</w:t>
            </w:r>
          </w:p>
        </w:tc>
      </w:tr>
      <w:tr w:rsidR="002F0392" w:rsidRPr="00D9400E" w14:paraId="66477DBA" w14:textId="77777777" w:rsidTr="00034849">
        <w:trPr>
          <w:trHeight w:val="1489"/>
        </w:trPr>
        <w:tc>
          <w:tcPr>
            <w:tcW w:w="836" w:type="dxa"/>
            <w:tcBorders>
              <w:top w:val="single" w:sz="12" w:space="0" w:color="auto"/>
              <w:left w:val="single" w:sz="12" w:space="0" w:color="auto"/>
              <w:bottom w:val="single" w:sz="12" w:space="0" w:color="auto"/>
              <w:right w:val="single" w:sz="12" w:space="0" w:color="auto"/>
            </w:tcBorders>
            <w:shd w:val="clear" w:color="auto" w:fill="FFFFFF"/>
            <w:vAlign w:val="center"/>
          </w:tcPr>
          <w:p w14:paraId="2D06AF6E" w14:textId="77777777" w:rsidR="002F0392" w:rsidRPr="00D9400E" w:rsidRDefault="002F0392" w:rsidP="00034849">
            <w:pPr>
              <w:wordWrap w:val="0"/>
              <w:autoSpaceDE w:val="0"/>
              <w:autoSpaceDN w:val="0"/>
              <w:jc w:val="center"/>
              <w:rPr>
                <w:rFonts w:ascii="Arial" w:hAnsi="Arial" w:cs="Arial"/>
                <w:sz w:val="14"/>
                <w:szCs w:val="14"/>
                <w:lang w:eastAsia="ko-KR"/>
              </w:rPr>
            </w:pPr>
            <w:bookmarkStart w:id="279" w:name="_Hlk236327321"/>
            <w:r w:rsidRPr="00D9400E">
              <w:rPr>
                <w:rFonts w:ascii="Arial" w:hAnsi="Arial" w:cs="Arial"/>
                <w:sz w:val="14"/>
                <w:szCs w:val="14"/>
                <w:lang w:eastAsia="ko-KR"/>
              </w:rPr>
              <w:t>14:30</w:t>
            </w:r>
          </w:p>
          <w:p w14:paraId="7484D16B"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w:t>
            </w:r>
          </w:p>
          <w:p w14:paraId="2662FA7F"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16:30</w:t>
            </w:r>
          </w:p>
          <w:p w14:paraId="3E30A118" w14:textId="77777777" w:rsidR="002F0392" w:rsidRPr="00D9400E" w:rsidRDefault="002F0392" w:rsidP="00034849">
            <w:pPr>
              <w:wordWrap w:val="0"/>
              <w:autoSpaceDE w:val="0"/>
              <w:autoSpaceDN w:val="0"/>
              <w:jc w:val="center"/>
              <w:rPr>
                <w:rFonts w:ascii="Arial" w:hAnsi="Arial" w:cs="Arial"/>
                <w:sz w:val="14"/>
                <w:szCs w:val="14"/>
                <w:lang w:eastAsia="ko-KR"/>
              </w:rPr>
            </w:pPr>
          </w:p>
          <w:p w14:paraId="6AA0F014"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(120 min)</w:t>
            </w:r>
          </w:p>
        </w:tc>
        <w:tc>
          <w:tcPr>
            <w:tcW w:w="850" w:type="dxa"/>
            <w:tcBorders>
              <w:top w:val="single" w:sz="12" w:space="0" w:color="auto"/>
              <w:left w:val="single" w:sz="12" w:space="0" w:color="auto"/>
              <w:bottom w:val="single" w:sz="12" w:space="0" w:color="auto"/>
            </w:tcBorders>
            <w:shd w:val="clear" w:color="auto" w:fill="FFFFFF"/>
            <w:vAlign w:val="center"/>
          </w:tcPr>
          <w:p w14:paraId="3B2731B7"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6GR (120)</w:t>
            </w:r>
          </w:p>
          <w:p w14:paraId="69AB1C62"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.10.4.x (40)</w:t>
            </w:r>
          </w:p>
          <w:p w14:paraId="646CD2D0"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.10.6.x (80)</w:t>
            </w:r>
          </w:p>
        </w:tc>
        <w:tc>
          <w:tcPr>
            <w:tcW w:w="893" w:type="dxa"/>
            <w:tcBorders>
              <w:top w:val="single" w:sz="12" w:space="0" w:color="auto"/>
              <w:bottom w:val="single" w:sz="12" w:space="0" w:color="auto"/>
            </w:tcBorders>
            <w:shd w:val="clear" w:color="auto" w:fill="D9D9D9"/>
            <w:vAlign w:val="center"/>
          </w:tcPr>
          <w:p w14:paraId="3DE04F07"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R20 (40)</w:t>
            </w:r>
          </w:p>
          <w:p w14:paraId="614494BC"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NTN-NR (40)</w:t>
            </w:r>
          </w:p>
          <w:p w14:paraId="1F0ADE4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7EFEAF98"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(40)</w:t>
            </w:r>
          </w:p>
          <w:p w14:paraId="0BA35DF2"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.10.7.1 NTN (40) </w:t>
            </w:r>
          </w:p>
          <w:p w14:paraId="1557CCF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645F7845" w14:textId="77777777" w:rsidR="002F0392" w:rsidRPr="00D9400E" w:rsidRDefault="002F0392" w:rsidP="00034849">
            <w:pPr>
              <w:wordWrap w:val="0"/>
              <w:autoSpaceDE w:val="0"/>
              <w:autoSpaceDN w:val="0"/>
              <w:jc w:val="left"/>
              <w:rPr>
                <w:rFonts w:ascii="Arial" w:eastAsia="DengXian" w:hAnsi="Arial" w:cs="Arial"/>
                <w:color w:val="EE0000"/>
                <w:sz w:val="14"/>
                <w:szCs w:val="14"/>
                <w:highlight w:val="darkGray"/>
                <w:lang w:val="fr-FR" w:eastAsia="zh-CN"/>
              </w:rPr>
            </w:pPr>
            <w:r w:rsidRPr="00D9400E">
              <w:rPr>
                <w:rFonts w:ascii="Arial" w:eastAsia="DengXian" w:hAnsi="Arial" w:cs="Arial"/>
                <w:color w:val="EE0000"/>
                <w:sz w:val="14"/>
                <w:szCs w:val="14"/>
                <w:highlight w:val="darkGray"/>
                <w:lang w:val="fr-FR" w:eastAsia="zh-CN"/>
              </w:rPr>
              <w:t>R20 (40)</w:t>
            </w:r>
          </w:p>
          <w:p w14:paraId="3D95ED05"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highlight w:val="darkGray"/>
                <w:lang w:val="fr-FR" w:eastAsia="zh-CN"/>
              </w:rPr>
              <w:t xml:space="preserve">MIMO </w:t>
            </w:r>
            <w:r w:rsidRPr="00D9400E">
              <w:rPr>
                <w:rFonts w:ascii="Arial" w:hAnsi="Arial" w:cs="Arial"/>
                <w:color w:val="EE0000"/>
                <w:sz w:val="14"/>
                <w:szCs w:val="14"/>
                <w:highlight w:val="darkGray"/>
                <w:lang w:val="fr-FR" w:eastAsia="ko-KR"/>
              </w:rPr>
              <w:t>(</w:t>
            </w:r>
            <w:r w:rsidRPr="00D9400E">
              <w:rPr>
                <w:rFonts w:ascii="Arial" w:eastAsia="DengXian" w:hAnsi="Arial" w:cs="Arial"/>
                <w:color w:val="EE0000"/>
                <w:sz w:val="14"/>
                <w:szCs w:val="14"/>
                <w:highlight w:val="darkGray"/>
                <w:lang w:val="fr-FR" w:eastAsia="zh-CN"/>
              </w:rPr>
              <w:t>40</w:t>
            </w:r>
            <w:r w:rsidRPr="00D9400E">
              <w:rPr>
                <w:rFonts w:ascii="Arial" w:hAnsi="Arial" w:cs="Arial"/>
                <w:color w:val="EE0000"/>
                <w:sz w:val="14"/>
                <w:szCs w:val="14"/>
                <w:highlight w:val="darkGray"/>
                <w:lang w:val="fr-FR" w:eastAsia="ko-KR"/>
              </w:rPr>
              <w:t>)</w:t>
            </w:r>
          </w:p>
        </w:tc>
        <w:tc>
          <w:tcPr>
            <w:tcW w:w="950" w:type="dxa"/>
            <w:tcBorders>
              <w:top w:val="single" w:sz="12" w:space="0" w:color="auto"/>
              <w:bottom w:val="single" w:sz="12" w:space="0" w:color="auto"/>
              <w:right w:val="single" w:sz="12" w:space="0" w:color="auto"/>
            </w:tcBorders>
            <w:shd w:val="clear" w:color="auto" w:fill="FFD966"/>
            <w:vAlign w:val="center"/>
          </w:tcPr>
          <w:p w14:paraId="3BB2BF9E"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R20 (60)</w:t>
            </w:r>
          </w:p>
          <w:p w14:paraId="536DF254"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A-IoT Phase2 (60)</w:t>
            </w:r>
          </w:p>
          <w:p w14:paraId="3BF669DE" w14:textId="77777777" w:rsidR="002F0392" w:rsidRPr="00D9400E" w:rsidRDefault="002F0392" w:rsidP="00034849">
            <w:pPr>
              <w:wordWrap w:val="0"/>
              <w:autoSpaceDE w:val="0"/>
              <w:autoSpaceDN w:val="0"/>
              <w:jc w:val="left"/>
              <w:rPr>
                <w:rFonts w:ascii="Arial" w:eastAsia="DengXian" w:hAnsi="Arial" w:cs="Arial"/>
                <w:sz w:val="14"/>
                <w:szCs w:val="14"/>
                <w:lang w:eastAsia="zh-CN"/>
              </w:rPr>
            </w:pPr>
          </w:p>
          <w:p w14:paraId="77482BF5"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(60)</w:t>
            </w:r>
          </w:p>
          <w:p w14:paraId="26CB4CB1"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.10.8 Sensing (60)</w:t>
            </w:r>
          </w:p>
        </w:tc>
        <w:tc>
          <w:tcPr>
            <w:tcW w:w="992" w:type="dxa"/>
            <w:tcBorders>
              <w:top w:val="single" w:sz="12" w:space="0" w:color="auto"/>
              <w:left w:val="single" w:sz="12" w:space="0" w:color="auto"/>
              <w:bottom w:val="single" w:sz="12" w:space="0" w:color="auto"/>
            </w:tcBorders>
            <w:shd w:val="clear" w:color="auto" w:fill="FFFFFF"/>
            <w:vAlign w:val="center"/>
          </w:tcPr>
          <w:p w14:paraId="6049F159"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0FBCD560"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.10.6.x (120)</w:t>
            </w:r>
          </w:p>
        </w:tc>
        <w:tc>
          <w:tcPr>
            <w:tcW w:w="993" w:type="dxa"/>
            <w:tcBorders>
              <w:top w:val="single" w:sz="12" w:space="0" w:color="auto"/>
              <w:bottom w:val="single" w:sz="12" w:space="0" w:color="auto"/>
            </w:tcBorders>
            <w:shd w:val="clear" w:color="auto" w:fill="D9D9D9"/>
            <w:vAlign w:val="center"/>
          </w:tcPr>
          <w:p w14:paraId="5A5288E2"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bookmarkStart w:id="280" w:name="OLE_LINK24"/>
            <w:r w:rsidRPr="00D9400E">
              <w:rPr>
                <w:rFonts w:ascii="Arial" w:eastAsia="DengXian" w:hAnsi="Arial" w:cs="Arial"/>
                <w:sz w:val="14"/>
                <w:szCs w:val="14"/>
                <w:lang w:val="fr-FR" w:eastAsia="zh-CN"/>
              </w:rPr>
              <w:t>6GR (120)</w:t>
            </w:r>
          </w:p>
          <w:p w14:paraId="2B5A2B1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.10.5.2.1(30)</w:t>
            </w:r>
          </w:p>
          <w:p w14:paraId="3D347EF4"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.10.5.2.2(45)</w:t>
            </w:r>
          </w:p>
          <w:p w14:paraId="21F72FCF"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.10.5.2.3(45) </w:t>
            </w:r>
            <w:bookmarkEnd w:id="280"/>
          </w:p>
        </w:tc>
        <w:tc>
          <w:tcPr>
            <w:tcW w:w="992" w:type="dxa"/>
            <w:tcBorders>
              <w:top w:val="single" w:sz="12" w:space="0" w:color="auto"/>
              <w:bottom w:val="single" w:sz="12" w:space="0" w:color="auto"/>
              <w:right w:val="single" w:sz="12" w:space="0" w:color="auto"/>
            </w:tcBorders>
            <w:shd w:val="clear" w:color="auto" w:fill="FFD966"/>
            <w:vAlign w:val="center"/>
          </w:tcPr>
          <w:p w14:paraId="22F1D185" w14:textId="77777777" w:rsidR="002F0392" w:rsidRPr="00D9400E" w:rsidRDefault="002F0392" w:rsidP="00034849">
            <w:pPr>
              <w:wordWrap w:val="0"/>
              <w:autoSpaceDE w:val="0"/>
              <w:autoSpaceDN w:val="0"/>
              <w:jc w:val="left"/>
              <w:rPr>
                <w:rFonts w:ascii="Arial" w:eastAsia="DengXian" w:hAnsi="Arial" w:cs="Arial"/>
                <w:sz w:val="14"/>
                <w:szCs w:val="14"/>
                <w:highlight w:val="yellow"/>
                <w:lang w:eastAsia="zh-CN"/>
              </w:rPr>
            </w:pPr>
            <w:r w:rsidRPr="00D9400E">
              <w:rPr>
                <w:rFonts w:ascii="Arial" w:eastAsia="DengXian" w:hAnsi="Arial" w:cs="Arial"/>
                <w:sz w:val="14"/>
                <w:szCs w:val="14"/>
                <w:highlight w:val="yellow"/>
                <w:lang w:val="fr-FR" w:eastAsia="zh-CN"/>
              </w:rPr>
              <w:t xml:space="preserve">TEI </w:t>
            </w:r>
            <w:r w:rsidRPr="00D9400E">
              <w:rPr>
                <w:rFonts w:ascii="Arial" w:eastAsia="DengXian" w:hAnsi="Arial" w:cs="Arial"/>
                <w:sz w:val="14"/>
                <w:szCs w:val="14"/>
                <w:highlight w:val="yellow"/>
                <w:lang w:eastAsia="zh-CN"/>
              </w:rPr>
              <w:t>(30)</w:t>
            </w:r>
          </w:p>
          <w:p w14:paraId="31FFB36F"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highlight w:val="yellow"/>
                <w:lang w:val="fr-FR" w:eastAsia="zh-CN"/>
              </w:rPr>
              <w:t>AI 7/8.2 (50)</w:t>
            </w:r>
          </w:p>
          <w:p w14:paraId="3993742E"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68DCCDCB"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R20 (40)</w:t>
            </w:r>
          </w:p>
          <w:p w14:paraId="79CFD0B7"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val="fr-FR" w:eastAsia="zh-CN"/>
              </w:rPr>
              <w:t>A-IoT Phase2 (40)</w:t>
            </w:r>
          </w:p>
        </w:tc>
        <w:tc>
          <w:tcPr>
            <w:tcW w:w="992" w:type="dxa"/>
            <w:tcBorders>
              <w:top w:val="single" w:sz="12" w:space="0" w:color="auto"/>
              <w:left w:val="single" w:sz="12" w:space="0" w:color="auto"/>
              <w:bottom w:val="single" w:sz="12" w:space="0" w:color="auto"/>
            </w:tcBorders>
            <w:shd w:val="clear" w:color="auto" w:fill="FFFFFF"/>
            <w:vAlign w:val="center"/>
          </w:tcPr>
          <w:p w14:paraId="3486F2DE"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38200830"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.10.6.x (120)</w:t>
            </w:r>
          </w:p>
        </w:tc>
        <w:tc>
          <w:tcPr>
            <w:tcW w:w="992" w:type="dxa"/>
            <w:tcBorders>
              <w:top w:val="single" w:sz="12" w:space="0" w:color="auto"/>
              <w:bottom w:val="single" w:sz="12" w:space="0" w:color="auto"/>
            </w:tcBorders>
            <w:shd w:val="clear" w:color="auto" w:fill="D9D9D9"/>
            <w:vAlign w:val="center"/>
          </w:tcPr>
          <w:p w14:paraId="3FE6F59A"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(120)</w:t>
            </w:r>
          </w:p>
          <w:p w14:paraId="1A68D875"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.10.5.2.3(45)</w:t>
            </w:r>
          </w:p>
          <w:p w14:paraId="4344CD3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.10.5.2.1(30)</w:t>
            </w:r>
          </w:p>
          <w:p w14:paraId="41822A4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.10.5.2.2(45)</w:t>
            </w:r>
          </w:p>
        </w:tc>
        <w:tc>
          <w:tcPr>
            <w:tcW w:w="956" w:type="dxa"/>
            <w:tcBorders>
              <w:top w:val="single" w:sz="12" w:space="0" w:color="auto"/>
              <w:bottom w:val="single" w:sz="12" w:space="0" w:color="auto"/>
              <w:right w:val="single" w:sz="12" w:space="0" w:color="auto"/>
            </w:tcBorders>
            <w:shd w:val="clear" w:color="auto" w:fill="FFD966"/>
            <w:vAlign w:val="center"/>
          </w:tcPr>
          <w:p w14:paraId="399C911A" w14:textId="77777777" w:rsidR="002F0392" w:rsidRPr="00D9400E" w:rsidRDefault="002F0392" w:rsidP="00034849">
            <w:pPr>
              <w:wordWrap w:val="0"/>
              <w:autoSpaceDE w:val="0"/>
              <w:autoSpaceDN w:val="0"/>
              <w:jc w:val="left"/>
              <w:rPr>
                <w:rFonts w:ascii="Arial" w:eastAsia="DengXian" w:hAnsi="Arial" w:cs="Arial"/>
                <w:sz w:val="14"/>
                <w:szCs w:val="14"/>
                <w:highlight w:val="yellow"/>
                <w:lang w:val="fr-FR" w:eastAsia="zh-CN"/>
              </w:rPr>
            </w:pPr>
            <w:r w:rsidRPr="00D9400E">
              <w:rPr>
                <w:rFonts w:ascii="Arial" w:eastAsia="DengXian" w:hAnsi="Arial" w:cs="Arial"/>
                <w:sz w:val="14"/>
                <w:szCs w:val="14"/>
                <w:highlight w:val="yellow"/>
                <w:lang w:val="fr-FR" w:eastAsia="zh-CN"/>
              </w:rPr>
              <w:t>TEI (TBD)</w:t>
            </w:r>
          </w:p>
          <w:p w14:paraId="46776BD6" w14:textId="77777777" w:rsidR="002F0392" w:rsidRPr="00D9400E" w:rsidRDefault="002F0392" w:rsidP="00034849">
            <w:pPr>
              <w:wordWrap w:val="0"/>
              <w:autoSpaceDE w:val="0"/>
              <w:autoSpaceDN w:val="0"/>
              <w:jc w:val="left"/>
              <w:rPr>
                <w:rFonts w:ascii="Arial" w:eastAsia="DengXian" w:hAnsi="Arial" w:cs="Arial"/>
                <w:color w:val="000000"/>
                <w:sz w:val="14"/>
                <w:szCs w:val="14"/>
                <w:lang w:eastAsia="zh-CN"/>
              </w:rPr>
            </w:pPr>
            <w:r w:rsidRPr="00D9400E">
              <w:rPr>
                <w:rFonts w:ascii="Arial" w:eastAsia="DengXian" w:hAnsi="Arial" w:cs="Arial"/>
                <w:sz w:val="14"/>
                <w:szCs w:val="14"/>
                <w:highlight w:val="yellow"/>
                <w:lang w:val="fr-FR" w:eastAsia="zh-CN"/>
              </w:rPr>
              <w:t>AI 7/8.2 (~120)</w:t>
            </w:r>
          </w:p>
        </w:tc>
        <w:tc>
          <w:tcPr>
            <w:tcW w:w="925" w:type="dxa"/>
            <w:tcBorders>
              <w:top w:val="single" w:sz="12" w:space="0" w:color="auto"/>
              <w:left w:val="single" w:sz="12" w:space="0" w:color="auto"/>
              <w:bottom w:val="single" w:sz="12" w:space="0" w:color="auto"/>
            </w:tcBorders>
            <w:shd w:val="clear" w:color="auto" w:fill="FFFFFF"/>
            <w:vAlign w:val="center"/>
          </w:tcPr>
          <w:p w14:paraId="6E70BEF7"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(120)</w:t>
            </w:r>
          </w:p>
          <w:p w14:paraId="765AFBD8"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.10.6.x (80)</w:t>
            </w:r>
          </w:p>
          <w:p w14:paraId="1B7C7FE3" w14:textId="77777777" w:rsidR="002F0392" w:rsidRPr="00D9400E" w:rsidRDefault="002F0392" w:rsidP="00034849">
            <w:pPr>
              <w:wordWrap w:val="0"/>
              <w:autoSpaceDE w:val="0"/>
              <w:autoSpaceDN w:val="0"/>
              <w:jc w:val="left"/>
              <w:rPr>
                <w:rFonts w:ascii="Arial" w:eastAsia="DengXian" w:hAnsi="Arial" w:cs="Arial"/>
                <w:sz w:val="14"/>
                <w:szCs w:val="14"/>
                <w:lang w:eastAsia="zh-CN"/>
              </w:rPr>
            </w:pPr>
          </w:p>
          <w:p w14:paraId="1242E908"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EE0000"/>
                <w:sz w:val="14"/>
                <w:szCs w:val="14"/>
                <w:lang w:eastAsia="zh-CN"/>
              </w:rPr>
              <w:t>.10.5.3.1(40)</w:t>
            </w:r>
          </w:p>
        </w:tc>
        <w:tc>
          <w:tcPr>
            <w:tcW w:w="1096" w:type="dxa"/>
            <w:tcBorders>
              <w:top w:val="single" w:sz="12" w:space="0" w:color="auto"/>
              <w:bottom w:val="single" w:sz="12" w:space="0" w:color="auto"/>
            </w:tcBorders>
            <w:shd w:val="clear" w:color="auto" w:fill="D9D9D9"/>
            <w:vAlign w:val="center"/>
          </w:tcPr>
          <w:p w14:paraId="2BF288E9"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(120)</w:t>
            </w:r>
          </w:p>
          <w:p w14:paraId="127B248B"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.10.5.2.3(45)</w:t>
            </w:r>
          </w:p>
          <w:p w14:paraId="1935B06E"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.10.5.2.2(45) </w:t>
            </w:r>
          </w:p>
          <w:p w14:paraId="3BBE2DD3"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.10.5.2.1(30)</w:t>
            </w:r>
          </w:p>
        </w:tc>
        <w:tc>
          <w:tcPr>
            <w:tcW w:w="992" w:type="dxa"/>
            <w:tcBorders>
              <w:top w:val="single" w:sz="12" w:space="0" w:color="auto"/>
              <w:bottom w:val="single" w:sz="12" w:space="0" w:color="auto"/>
              <w:right w:val="single" w:sz="12" w:space="0" w:color="auto"/>
            </w:tcBorders>
            <w:shd w:val="clear" w:color="auto" w:fill="FFD966"/>
            <w:vAlign w:val="center"/>
          </w:tcPr>
          <w:p w14:paraId="09F0C488"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(120)</w:t>
            </w:r>
          </w:p>
          <w:p w14:paraId="74B056D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.10.8 </w:t>
            </w:r>
            <w:proofErr w:type="spellStart"/>
            <w:r w:rsidRPr="00D9400E">
              <w:rPr>
                <w:rFonts w:ascii="Arial" w:eastAsia="DengXian" w:hAnsi="Arial" w:cs="Arial"/>
                <w:sz w:val="14"/>
                <w:szCs w:val="14"/>
                <w:lang w:val="fr-FR" w:eastAsia="zh-CN"/>
              </w:rPr>
              <w:t>Sensing</w:t>
            </w:r>
            <w:proofErr w:type="spellEnd"/>
            <w:r w:rsidRPr="00D9400E">
              <w:rPr>
                <w:rFonts w:ascii="Arial" w:eastAsia="DengXian" w:hAnsi="Arial" w:cs="Arial"/>
                <w:sz w:val="14"/>
                <w:szCs w:val="14"/>
                <w:lang w:val="fr-FR" w:eastAsia="zh-CN"/>
              </w:rPr>
              <w:t xml:space="preserve"> (120)</w:t>
            </w:r>
          </w:p>
        </w:tc>
        <w:tc>
          <w:tcPr>
            <w:tcW w:w="2909" w:type="dxa"/>
            <w:gridSpan w:val="3"/>
            <w:vMerge w:val="restart"/>
            <w:tcBorders>
              <w:top w:val="single" w:sz="12" w:space="0" w:color="auto"/>
              <w:left w:val="single" w:sz="12" w:space="0" w:color="auto"/>
              <w:right w:val="single" w:sz="12" w:space="0" w:color="auto"/>
            </w:tcBorders>
            <w:shd w:val="clear" w:color="auto" w:fill="FFFFFF"/>
            <w:vAlign w:val="center"/>
          </w:tcPr>
          <w:p w14:paraId="2BFF7FB8"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hAnsi="Arial" w:cs="Arial"/>
                <w:sz w:val="14"/>
                <w:szCs w:val="14"/>
                <w:lang w:eastAsia="ko-KR"/>
              </w:rPr>
              <w:t>Any other open issues</w:t>
            </w:r>
            <w:r w:rsidRPr="00D9400E">
              <w:rPr>
                <w:rFonts w:ascii="Arial" w:hAnsi="Arial" w:cs="Arial"/>
                <w:sz w:val="14"/>
                <w:szCs w:val="14"/>
                <w:lang w:eastAsia="ko-KR"/>
              </w:rPr>
              <w:br/>
              <w:t>. Session reports</w:t>
            </w:r>
          </w:p>
          <w:p w14:paraId="03D38FFD" w14:textId="77777777" w:rsidR="002F0392" w:rsidRPr="00D9400E" w:rsidRDefault="002F0392" w:rsidP="00034849">
            <w:pPr>
              <w:wordWrap w:val="0"/>
              <w:autoSpaceDE w:val="0"/>
              <w:autoSpaceDN w:val="0"/>
              <w:jc w:val="left"/>
              <w:rPr>
                <w:rFonts w:ascii="Arial" w:hAnsi="Arial" w:cs="Arial"/>
                <w:sz w:val="14"/>
                <w:szCs w:val="14"/>
                <w:lang w:eastAsia="ko-KR"/>
              </w:rPr>
            </w:pPr>
            <w:r w:rsidRPr="00D9400E">
              <w:rPr>
                <w:rFonts w:ascii="Arial" w:hAnsi="Arial" w:cs="Arial"/>
                <w:sz w:val="14"/>
                <w:szCs w:val="14"/>
                <w:lang w:eastAsia="ko-KR"/>
              </w:rPr>
              <w:t>RAN1#1</w:t>
            </w:r>
            <w:r w:rsidRPr="00D9400E">
              <w:rPr>
                <w:rFonts w:ascii="Arial" w:eastAsia="DengXian" w:hAnsi="Arial" w:cs="Arial"/>
                <w:sz w:val="14"/>
                <w:szCs w:val="14"/>
                <w:lang w:eastAsia="zh-CN"/>
              </w:rPr>
              <w:t>26</w:t>
            </w:r>
            <w:r w:rsidRPr="00D9400E">
              <w:rPr>
                <w:rFonts w:ascii="Arial" w:hAnsi="Arial" w:cs="Arial"/>
                <w:sz w:val="14"/>
                <w:szCs w:val="14"/>
                <w:lang w:eastAsia="ko-KR"/>
              </w:rPr>
              <w:t xml:space="preserve"> expected to close at 1</w:t>
            </w:r>
            <w:r w:rsidRPr="00D9400E">
              <w:rPr>
                <w:rFonts w:ascii="Arial" w:eastAsia="DengXian" w:hAnsi="Arial" w:cs="Arial"/>
                <w:sz w:val="14"/>
                <w:szCs w:val="14"/>
                <w:lang w:eastAsia="zh-CN"/>
              </w:rPr>
              <w:t>7</w:t>
            </w:r>
            <w:r w:rsidRPr="00D9400E">
              <w:rPr>
                <w:rFonts w:ascii="Arial" w:hAnsi="Arial" w:cs="Arial"/>
                <w:sz w:val="14"/>
                <w:szCs w:val="14"/>
                <w:lang w:eastAsia="ko-KR"/>
              </w:rPr>
              <w:t>:</w:t>
            </w:r>
            <w:r w:rsidRPr="00D9400E">
              <w:rPr>
                <w:rFonts w:ascii="Arial" w:eastAsia="DengXian" w:hAnsi="Arial" w:cs="Arial"/>
                <w:sz w:val="14"/>
                <w:szCs w:val="14"/>
                <w:lang w:eastAsia="zh-CN"/>
              </w:rPr>
              <w:t>0</w:t>
            </w:r>
            <w:r w:rsidRPr="00D9400E">
              <w:rPr>
                <w:rFonts w:ascii="Arial" w:hAnsi="Arial" w:cs="Arial"/>
                <w:sz w:val="14"/>
                <w:szCs w:val="14"/>
                <w:lang w:eastAsia="ko-KR"/>
              </w:rPr>
              <w:t>0</w:t>
            </w:r>
          </w:p>
        </w:tc>
      </w:tr>
      <w:bookmarkEnd w:id="279"/>
      <w:tr w:rsidR="002F0392" w:rsidRPr="00D9400E" w14:paraId="2EBF630C" w14:textId="77777777" w:rsidTr="002F0392">
        <w:trPr>
          <w:trHeight w:val="283"/>
        </w:trPr>
        <w:tc>
          <w:tcPr>
            <w:tcW w:w="12459" w:type="dxa"/>
            <w:gridSpan w:val="13"/>
            <w:tcBorders>
              <w:left w:val="single" w:sz="12" w:space="0" w:color="auto"/>
              <w:right w:val="single" w:sz="12" w:space="0" w:color="auto"/>
            </w:tcBorders>
            <w:shd w:val="clear" w:color="auto" w:fill="FFFFFF"/>
            <w:vAlign w:val="center"/>
          </w:tcPr>
          <w:p w14:paraId="5FAF37D6"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 xml:space="preserve">                         Afternoon coffee break: 16:30 ~ 17:00</w:t>
            </w:r>
          </w:p>
        </w:tc>
        <w:tc>
          <w:tcPr>
            <w:tcW w:w="2909" w:type="dxa"/>
            <w:gridSpan w:val="3"/>
            <w:vMerge/>
            <w:tcBorders>
              <w:left w:val="single" w:sz="12" w:space="0" w:color="auto"/>
              <w:right w:val="single" w:sz="12" w:space="0" w:color="auto"/>
            </w:tcBorders>
            <w:shd w:val="clear" w:color="auto" w:fill="FFFFFF"/>
            <w:vAlign w:val="center"/>
          </w:tcPr>
          <w:p w14:paraId="5FFE02D4" w14:textId="77777777" w:rsidR="002F0392" w:rsidRPr="00D9400E" w:rsidRDefault="002F0392" w:rsidP="00034849">
            <w:pPr>
              <w:wordWrap w:val="0"/>
              <w:autoSpaceDE w:val="0"/>
              <w:autoSpaceDN w:val="0"/>
              <w:spacing w:after="120"/>
              <w:jc w:val="left"/>
              <w:rPr>
                <w:rFonts w:ascii="Arial" w:hAnsi="Arial" w:cs="Arial"/>
                <w:sz w:val="14"/>
                <w:szCs w:val="14"/>
                <w:lang w:eastAsia="ko-KR"/>
              </w:rPr>
            </w:pPr>
          </w:p>
        </w:tc>
      </w:tr>
      <w:tr w:rsidR="002F0392" w:rsidRPr="00D9400E" w14:paraId="74000449" w14:textId="77777777" w:rsidTr="002F0392">
        <w:trPr>
          <w:trHeight w:val="1775"/>
        </w:trPr>
        <w:tc>
          <w:tcPr>
            <w:tcW w:w="836" w:type="dxa"/>
            <w:vMerge w:val="restart"/>
            <w:tcBorders>
              <w:top w:val="single" w:sz="12" w:space="0" w:color="auto"/>
              <w:left w:val="single" w:sz="12" w:space="0" w:color="auto"/>
              <w:right w:val="single" w:sz="12" w:space="0" w:color="auto"/>
            </w:tcBorders>
            <w:shd w:val="clear" w:color="auto" w:fill="FFFFFF"/>
            <w:vAlign w:val="center"/>
          </w:tcPr>
          <w:p w14:paraId="7F4789A3" w14:textId="77777777" w:rsidR="002F0392" w:rsidRPr="00D9400E" w:rsidRDefault="002F0392" w:rsidP="00034849">
            <w:pPr>
              <w:wordWrap w:val="0"/>
              <w:autoSpaceDE w:val="0"/>
              <w:autoSpaceDN w:val="0"/>
              <w:jc w:val="center"/>
              <w:rPr>
                <w:rFonts w:ascii="Arial" w:hAnsi="Arial" w:cs="Arial"/>
                <w:sz w:val="14"/>
                <w:szCs w:val="14"/>
                <w:lang w:eastAsia="ko-KR"/>
              </w:rPr>
            </w:pPr>
            <w:bookmarkStart w:id="281" w:name="_Hlk226536830"/>
            <w:bookmarkStart w:id="282" w:name="_Hlk221709935"/>
            <w:r w:rsidRPr="00D9400E">
              <w:rPr>
                <w:rFonts w:ascii="Arial" w:hAnsi="Arial" w:cs="Arial"/>
                <w:sz w:val="14"/>
                <w:szCs w:val="14"/>
                <w:lang w:eastAsia="ko-KR"/>
              </w:rPr>
              <w:t>17:00</w:t>
            </w:r>
          </w:p>
          <w:p w14:paraId="767840F3"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w:t>
            </w:r>
          </w:p>
          <w:p w14:paraId="7E60AB86"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19:30</w:t>
            </w:r>
          </w:p>
          <w:p w14:paraId="5DA1409E" w14:textId="77777777" w:rsidR="002F0392" w:rsidRPr="00D9400E" w:rsidRDefault="002F0392" w:rsidP="00034849">
            <w:pPr>
              <w:wordWrap w:val="0"/>
              <w:autoSpaceDE w:val="0"/>
              <w:autoSpaceDN w:val="0"/>
              <w:jc w:val="center"/>
              <w:rPr>
                <w:rFonts w:ascii="Arial" w:hAnsi="Arial" w:cs="Arial"/>
                <w:sz w:val="14"/>
                <w:szCs w:val="14"/>
                <w:lang w:eastAsia="ko-KR"/>
              </w:rPr>
            </w:pPr>
          </w:p>
          <w:p w14:paraId="0E38E0DE"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(150 min)</w:t>
            </w:r>
          </w:p>
        </w:tc>
        <w:tc>
          <w:tcPr>
            <w:tcW w:w="850" w:type="dxa"/>
            <w:vMerge w:val="restart"/>
            <w:tcBorders>
              <w:top w:val="single" w:sz="12" w:space="0" w:color="auto"/>
              <w:left w:val="single" w:sz="12" w:space="0" w:color="auto"/>
            </w:tcBorders>
            <w:shd w:val="clear" w:color="auto" w:fill="FFFFFF"/>
            <w:vAlign w:val="center"/>
          </w:tcPr>
          <w:p w14:paraId="3717549A"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(150)</w:t>
            </w:r>
          </w:p>
          <w:p w14:paraId="15157B61"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.10.5.3.1(60)</w:t>
            </w:r>
          </w:p>
          <w:p w14:paraId="742AED23"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.10.5.3.2(30)</w:t>
            </w:r>
          </w:p>
          <w:p w14:paraId="2DD83AB2"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.10.5.3.3(20)</w:t>
            </w:r>
          </w:p>
          <w:p w14:paraId="5B50968E" w14:textId="77777777" w:rsidR="002F0392" w:rsidRPr="00D9400E" w:rsidRDefault="002F0392" w:rsidP="00034849">
            <w:pPr>
              <w:wordWrap w:val="0"/>
              <w:autoSpaceDE w:val="0"/>
              <w:autoSpaceDN w:val="0"/>
              <w:jc w:val="left"/>
              <w:rPr>
                <w:rFonts w:ascii="Arial" w:eastAsia="DengXian" w:hAnsi="Arial" w:cs="Arial"/>
                <w:sz w:val="14"/>
                <w:szCs w:val="14"/>
                <w:lang w:eastAsia="zh-CN"/>
              </w:rPr>
            </w:pPr>
          </w:p>
          <w:p w14:paraId="3DACA1E6"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.10.5.3.4(40)</w:t>
            </w:r>
          </w:p>
        </w:tc>
        <w:tc>
          <w:tcPr>
            <w:tcW w:w="893" w:type="dxa"/>
            <w:vMerge w:val="restart"/>
            <w:tcBorders>
              <w:top w:val="single" w:sz="12" w:space="0" w:color="auto"/>
            </w:tcBorders>
            <w:shd w:val="clear" w:color="auto" w:fill="D9D9D9"/>
            <w:vAlign w:val="center"/>
          </w:tcPr>
          <w:p w14:paraId="22CBC60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(120)</w:t>
            </w:r>
          </w:p>
          <w:p w14:paraId="7E77D8D8"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.10.3.2 Modulation (60)</w:t>
            </w:r>
          </w:p>
          <w:p w14:paraId="254314F1" w14:textId="5DA45540"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10.3.1 Channel </w:t>
            </w:r>
            <w:proofErr w:type="spellStart"/>
            <w:r w:rsidRPr="00D9400E">
              <w:rPr>
                <w:rFonts w:ascii="Arial" w:eastAsia="DengXian" w:hAnsi="Arial" w:cs="Arial"/>
                <w:sz w:val="14"/>
                <w:szCs w:val="14"/>
                <w:lang w:val="fr-FR" w:eastAsia="zh-CN"/>
              </w:rPr>
              <w:t>coding</w:t>
            </w:r>
            <w:proofErr w:type="spellEnd"/>
            <w:r w:rsidRPr="00D9400E">
              <w:rPr>
                <w:rFonts w:ascii="Arial" w:eastAsia="DengXian" w:hAnsi="Arial" w:cs="Arial"/>
                <w:sz w:val="14"/>
                <w:szCs w:val="14"/>
                <w:lang w:val="fr-FR" w:eastAsia="zh-CN"/>
              </w:rPr>
              <w:t xml:space="preserve"> (60)</w:t>
            </w:r>
          </w:p>
          <w:p w14:paraId="6ECB58E0" w14:textId="41CC8202"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10.5.2.1(30)</w:t>
            </w:r>
          </w:p>
        </w:tc>
        <w:tc>
          <w:tcPr>
            <w:tcW w:w="950" w:type="dxa"/>
            <w:vMerge w:val="restart"/>
            <w:tcBorders>
              <w:top w:val="single" w:sz="12" w:space="0" w:color="auto"/>
              <w:right w:val="single" w:sz="12" w:space="0" w:color="auto"/>
            </w:tcBorders>
            <w:shd w:val="clear" w:color="auto" w:fill="FFD966"/>
            <w:vAlign w:val="center"/>
          </w:tcPr>
          <w:p w14:paraId="0A1D7F04"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(150)</w:t>
            </w:r>
          </w:p>
          <w:p w14:paraId="289E76D3"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r w:rsidRPr="00D9400E">
              <w:rPr>
                <w:rFonts w:ascii="Arial" w:eastAsia="DengXian" w:hAnsi="Arial" w:cs="Arial"/>
                <w:sz w:val="14"/>
                <w:szCs w:val="14"/>
                <w:lang w:val="de-DE" w:eastAsia="zh-CN"/>
              </w:rPr>
              <w:t>.10.2.1 Waveform (40)</w:t>
            </w:r>
          </w:p>
          <w:p w14:paraId="6241433C" w14:textId="77777777" w:rsidR="002F0392" w:rsidRPr="00D9400E" w:rsidRDefault="002F0392" w:rsidP="00034849">
            <w:pPr>
              <w:wordWrap w:val="0"/>
              <w:autoSpaceDE w:val="0"/>
              <w:autoSpaceDN w:val="0"/>
              <w:jc w:val="left"/>
              <w:rPr>
                <w:rFonts w:ascii="Arial" w:eastAsia="DengXian" w:hAnsi="Arial" w:cs="Arial"/>
                <w:sz w:val="14"/>
                <w:szCs w:val="14"/>
                <w:lang w:val="de-DE" w:eastAsia="zh-CN"/>
              </w:rPr>
            </w:pPr>
          </w:p>
          <w:p w14:paraId="7CBD32AE"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000000"/>
                <w:sz w:val="14"/>
                <w:szCs w:val="14"/>
                <w:lang w:val="de-DE" w:eastAsia="zh-CN"/>
              </w:rPr>
              <w:t>.10.5.4 (110)</w:t>
            </w:r>
          </w:p>
        </w:tc>
        <w:tc>
          <w:tcPr>
            <w:tcW w:w="992" w:type="dxa"/>
            <w:vMerge w:val="restart"/>
            <w:tcBorders>
              <w:top w:val="single" w:sz="12" w:space="0" w:color="auto"/>
              <w:left w:val="single" w:sz="12" w:space="0" w:color="auto"/>
            </w:tcBorders>
            <w:shd w:val="clear" w:color="auto" w:fill="FFFFFF"/>
            <w:vAlign w:val="center"/>
          </w:tcPr>
          <w:p w14:paraId="014E2DE8"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(150)</w:t>
            </w:r>
          </w:p>
          <w:p w14:paraId="2F43D7F4"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.10.5.3.1(60)</w:t>
            </w:r>
          </w:p>
          <w:p w14:paraId="58C067BC"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.10.5.3.2(30)</w:t>
            </w:r>
          </w:p>
          <w:p w14:paraId="68587032"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.10.5.3.3(20)</w:t>
            </w:r>
          </w:p>
          <w:p w14:paraId="23D52F0B" w14:textId="77777777" w:rsidR="002F0392" w:rsidRPr="00D9400E" w:rsidRDefault="002F0392" w:rsidP="00034849">
            <w:pPr>
              <w:wordWrap w:val="0"/>
              <w:autoSpaceDE w:val="0"/>
              <w:autoSpaceDN w:val="0"/>
              <w:jc w:val="left"/>
              <w:rPr>
                <w:rFonts w:ascii="Arial" w:eastAsia="DengXian" w:hAnsi="Arial" w:cs="Arial"/>
                <w:sz w:val="14"/>
                <w:szCs w:val="14"/>
                <w:lang w:eastAsia="zh-CN"/>
              </w:rPr>
            </w:pPr>
          </w:p>
          <w:p w14:paraId="447A7CA8"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.10.5.3.4(40)</w:t>
            </w:r>
          </w:p>
        </w:tc>
        <w:tc>
          <w:tcPr>
            <w:tcW w:w="993" w:type="dxa"/>
            <w:vMerge w:val="restart"/>
            <w:tcBorders>
              <w:top w:val="single" w:sz="12" w:space="0" w:color="auto"/>
            </w:tcBorders>
            <w:shd w:val="clear" w:color="auto" w:fill="D9D9D9"/>
            <w:vAlign w:val="center"/>
          </w:tcPr>
          <w:p w14:paraId="2A0D13B2"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color w:val="000000"/>
                <w:sz w:val="14"/>
                <w:szCs w:val="14"/>
                <w:lang w:val="fr-FR" w:eastAsia="zh-CN"/>
              </w:rPr>
              <w:t>6GR (120)</w:t>
            </w:r>
          </w:p>
          <w:p w14:paraId="52B96543"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color w:val="000000"/>
                <w:sz w:val="14"/>
                <w:szCs w:val="14"/>
                <w:lang w:val="fr-FR" w:eastAsia="zh-CN"/>
              </w:rPr>
              <w:t xml:space="preserve">.10.3.1 Channel </w:t>
            </w:r>
            <w:proofErr w:type="spellStart"/>
            <w:r w:rsidRPr="00D9400E">
              <w:rPr>
                <w:rFonts w:ascii="Arial" w:eastAsia="DengXian" w:hAnsi="Arial" w:cs="Arial"/>
                <w:color w:val="000000"/>
                <w:sz w:val="14"/>
                <w:szCs w:val="14"/>
                <w:lang w:val="fr-FR" w:eastAsia="zh-CN"/>
              </w:rPr>
              <w:t>coding</w:t>
            </w:r>
            <w:proofErr w:type="spellEnd"/>
            <w:r w:rsidRPr="00D9400E">
              <w:rPr>
                <w:rFonts w:ascii="Arial" w:eastAsia="DengXian" w:hAnsi="Arial" w:cs="Arial"/>
                <w:color w:val="000000"/>
                <w:sz w:val="14"/>
                <w:szCs w:val="14"/>
                <w:lang w:val="fr-FR" w:eastAsia="zh-CN"/>
              </w:rPr>
              <w:t xml:space="preserve"> (60)</w:t>
            </w:r>
          </w:p>
          <w:p w14:paraId="2D6E8DC3"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color w:val="000000"/>
                <w:sz w:val="14"/>
                <w:szCs w:val="14"/>
                <w:lang w:val="fr-FR" w:eastAsia="zh-CN"/>
              </w:rPr>
              <w:t>.10.3.2 Modulation (60)</w:t>
            </w:r>
          </w:p>
          <w:p w14:paraId="05414431"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p>
          <w:p w14:paraId="33E1B0D1"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.10.5.2.2(30)</w:t>
            </w:r>
          </w:p>
        </w:tc>
        <w:tc>
          <w:tcPr>
            <w:tcW w:w="992" w:type="dxa"/>
            <w:vMerge w:val="restart"/>
            <w:tcBorders>
              <w:top w:val="single" w:sz="12" w:space="0" w:color="auto"/>
              <w:right w:val="single" w:sz="12" w:space="0" w:color="auto"/>
            </w:tcBorders>
            <w:shd w:val="clear" w:color="auto" w:fill="FFD966"/>
            <w:vAlign w:val="center"/>
          </w:tcPr>
          <w:p w14:paraId="7449116C"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R20 (150)</w:t>
            </w:r>
          </w:p>
          <w:p w14:paraId="322E51B9" w14:textId="77777777" w:rsidR="002F0392" w:rsidRPr="00D9400E" w:rsidRDefault="002F0392" w:rsidP="00034849">
            <w:pPr>
              <w:wordWrap w:val="0"/>
              <w:autoSpaceDE w:val="0"/>
              <w:autoSpaceDN w:val="0"/>
              <w:jc w:val="left"/>
              <w:rPr>
                <w:rFonts w:ascii="Arial" w:eastAsia="DengXian" w:hAnsi="Arial" w:cs="Arial"/>
                <w:color w:val="000000"/>
                <w:sz w:val="14"/>
                <w:szCs w:val="14"/>
                <w:lang w:eastAsia="zh-CN"/>
              </w:rPr>
            </w:pPr>
            <w:r w:rsidRPr="00D9400E">
              <w:rPr>
                <w:rFonts w:ascii="Arial" w:eastAsia="DengXian" w:hAnsi="Arial" w:cs="Arial"/>
                <w:sz w:val="14"/>
                <w:szCs w:val="14"/>
                <w:lang w:val="fr-FR" w:eastAsia="zh-CN"/>
              </w:rPr>
              <w:t>A-IoT Phase2 (150)</w:t>
            </w:r>
          </w:p>
        </w:tc>
        <w:tc>
          <w:tcPr>
            <w:tcW w:w="992" w:type="dxa"/>
            <w:vMerge w:val="restart"/>
            <w:tcBorders>
              <w:top w:val="single" w:sz="12" w:space="0" w:color="auto"/>
              <w:left w:val="single" w:sz="12" w:space="0" w:color="auto"/>
            </w:tcBorders>
            <w:shd w:val="clear" w:color="auto" w:fill="FFFFFF"/>
            <w:vAlign w:val="center"/>
          </w:tcPr>
          <w:p w14:paraId="3601F8DB"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(150)</w:t>
            </w:r>
          </w:p>
          <w:p w14:paraId="04B4AA73"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.10.5.3.4(40)</w:t>
            </w:r>
          </w:p>
          <w:p w14:paraId="21FBBCCB"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p>
          <w:p w14:paraId="5186885E"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.10.5.3.1(60)</w:t>
            </w:r>
          </w:p>
          <w:p w14:paraId="312A6913"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color w:val="EE0000"/>
                <w:sz w:val="14"/>
                <w:szCs w:val="14"/>
                <w:lang w:eastAsia="zh-CN"/>
              </w:rPr>
              <w:t>.10.5.3.2(30)</w:t>
            </w:r>
          </w:p>
          <w:p w14:paraId="430DB919"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color w:val="EE0000"/>
                <w:sz w:val="14"/>
                <w:szCs w:val="14"/>
                <w:lang w:eastAsia="zh-CN"/>
              </w:rPr>
              <w:t>.10.5.3.3(20)</w:t>
            </w:r>
          </w:p>
        </w:tc>
        <w:tc>
          <w:tcPr>
            <w:tcW w:w="992" w:type="dxa"/>
            <w:vMerge w:val="restart"/>
            <w:tcBorders>
              <w:top w:val="single" w:sz="12" w:space="0" w:color="auto"/>
            </w:tcBorders>
            <w:shd w:val="clear" w:color="auto" w:fill="D9D9D9"/>
            <w:vAlign w:val="center"/>
          </w:tcPr>
          <w:p w14:paraId="0082BA98"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color w:val="000000"/>
                <w:sz w:val="14"/>
                <w:szCs w:val="14"/>
                <w:lang w:val="fr-FR" w:eastAsia="zh-CN"/>
              </w:rPr>
              <w:t>6GR (150)</w:t>
            </w:r>
          </w:p>
          <w:p w14:paraId="323D09C6"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color w:val="000000"/>
                <w:sz w:val="14"/>
                <w:szCs w:val="14"/>
                <w:lang w:val="fr-FR" w:eastAsia="zh-CN"/>
              </w:rPr>
              <w:t xml:space="preserve">.10.3.1 Channel </w:t>
            </w:r>
            <w:proofErr w:type="spellStart"/>
            <w:r w:rsidRPr="00D9400E">
              <w:rPr>
                <w:rFonts w:ascii="Arial" w:eastAsia="DengXian" w:hAnsi="Arial" w:cs="Arial"/>
                <w:color w:val="000000"/>
                <w:sz w:val="14"/>
                <w:szCs w:val="14"/>
                <w:lang w:val="fr-FR" w:eastAsia="zh-CN"/>
              </w:rPr>
              <w:t>coding</w:t>
            </w:r>
            <w:proofErr w:type="spellEnd"/>
            <w:r w:rsidRPr="00D9400E">
              <w:rPr>
                <w:rFonts w:ascii="Arial" w:eastAsia="DengXian" w:hAnsi="Arial" w:cs="Arial"/>
                <w:color w:val="000000"/>
                <w:sz w:val="14"/>
                <w:szCs w:val="14"/>
                <w:lang w:val="fr-FR" w:eastAsia="zh-CN"/>
              </w:rPr>
              <w:t xml:space="preserve"> (60)</w:t>
            </w:r>
          </w:p>
          <w:p w14:paraId="6AACBF61"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p>
          <w:p w14:paraId="0036D867"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color w:val="000000"/>
                <w:sz w:val="14"/>
                <w:szCs w:val="14"/>
                <w:lang w:val="fr-FR" w:eastAsia="zh-CN"/>
              </w:rPr>
              <w:t xml:space="preserve">.10.3.2 Modulation (60) </w:t>
            </w:r>
          </w:p>
          <w:p w14:paraId="53188F47"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p>
          <w:p w14:paraId="703D88E8"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sz w:val="14"/>
                <w:szCs w:val="14"/>
                <w:lang w:val="fr-FR" w:eastAsia="zh-CN"/>
              </w:rPr>
              <w:t>.10.5.2.3(30)</w:t>
            </w:r>
          </w:p>
        </w:tc>
        <w:tc>
          <w:tcPr>
            <w:tcW w:w="956" w:type="dxa"/>
            <w:vMerge w:val="restart"/>
            <w:tcBorders>
              <w:top w:val="single" w:sz="12" w:space="0" w:color="auto"/>
              <w:right w:val="single" w:sz="12" w:space="0" w:color="auto"/>
            </w:tcBorders>
            <w:shd w:val="clear" w:color="auto" w:fill="FFD966"/>
            <w:vAlign w:val="center"/>
          </w:tcPr>
          <w:p w14:paraId="03BA2D03"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R20 (150)</w:t>
            </w:r>
          </w:p>
          <w:p w14:paraId="185D81F7" w14:textId="77777777" w:rsidR="002F0392" w:rsidRPr="00D9400E" w:rsidRDefault="002F0392" w:rsidP="00034849">
            <w:pPr>
              <w:wordWrap w:val="0"/>
              <w:autoSpaceDE w:val="0"/>
              <w:autoSpaceDN w:val="0"/>
              <w:jc w:val="left"/>
              <w:rPr>
                <w:rFonts w:ascii="Arial" w:eastAsia="DengXian" w:hAnsi="Arial" w:cs="Arial"/>
                <w:color w:val="EE0000"/>
                <w:sz w:val="14"/>
                <w:szCs w:val="14"/>
                <w:lang w:eastAsia="zh-CN"/>
              </w:rPr>
            </w:pPr>
            <w:r w:rsidRPr="00D9400E">
              <w:rPr>
                <w:rFonts w:ascii="Arial" w:eastAsia="DengXian" w:hAnsi="Arial" w:cs="Arial"/>
                <w:sz w:val="14"/>
                <w:szCs w:val="14"/>
                <w:lang w:val="fr-FR" w:eastAsia="zh-CN"/>
              </w:rPr>
              <w:t>A-IoT Phase2 (150)</w:t>
            </w:r>
          </w:p>
        </w:tc>
        <w:tc>
          <w:tcPr>
            <w:tcW w:w="925" w:type="dxa"/>
            <w:tcBorders>
              <w:top w:val="single" w:sz="12" w:space="0" w:color="auto"/>
              <w:left w:val="single" w:sz="12" w:space="0" w:color="auto"/>
            </w:tcBorders>
            <w:shd w:val="clear" w:color="auto" w:fill="FFFFFF"/>
            <w:vAlign w:val="center"/>
          </w:tcPr>
          <w:p w14:paraId="564FAB35"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6GR (90)</w:t>
            </w:r>
          </w:p>
          <w:p w14:paraId="4967FF39" w14:textId="77777777" w:rsidR="002F0392" w:rsidRPr="00D9400E" w:rsidRDefault="002F0392" w:rsidP="00034849">
            <w:pPr>
              <w:wordWrap w:val="0"/>
              <w:autoSpaceDE w:val="0"/>
              <w:autoSpaceDN w:val="0"/>
              <w:jc w:val="left"/>
              <w:rPr>
                <w:rFonts w:ascii="Arial" w:eastAsia="DengXian" w:hAnsi="Arial" w:cs="Arial"/>
                <w:sz w:val="14"/>
                <w:szCs w:val="14"/>
                <w:lang w:eastAsia="zh-CN"/>
              </w:rPr>
            </w:pPr>
            <w:bookmarkStart w:id="283" w:name="OLE_LINK34"/>
            <w:r w:rsidRPr="00D9400E">
              <w:rPr>
                <w:rFonts w:ascii="Arial" w:eastAsia="DengXian" w:hAnsi="Arial" w:cs="Arial"/>
                <w:sz w:val="14"/>
                <w:szCs w:val="14"/>
                <w:lang w:eastAsia="zh-CN"/>
              </w:rPr>
              <w:t>.10.5.3.2(30)</w:t>
            </w:r>
            <w:bookmarkEnd w:id="283"/>
          </w:p>
          <w:p w14:paraId="35B707EC"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sz w:val="14"/>
                <w:szCs w:val="14"/>
                <w:lang w:eastAsia="zh-CN"/>
              </w:rPr>
              <w:t>.10.5.3.3(20)</w:t>
            </w:r>
          </w:p>
          <w:p w14:paraId="49B7B6E2" w14:textId="77777777" w:rsidR="002F0392" w:rsidRPr="00D9400E" w:rsidRDefault="002F0392" w:rsidP="00034849">
            <w:pPr>
              <w:wordWrap w:val="0"/>
              <w:autoSpaceDE w:val="0"/>
              <w:autoSpaceDN w:val="0"/>
              <w:jc w:val="left"/>
              <w:rPr>
                <w:rFonts w:ascii="Arial" w:eastAsia="DengXian" w:hAnsi="Arial" w:cs="Arial"/>
                <w:sz w:val="14"/>
                <w:szCs w:val="14"/>
                <w:lang w:eastAsia="zh-CN"/>
              </w:rPr>
            </w:pPr>
          </w:p>
          <w:p w14:paraId="27EFE740"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EE0000"/>
                <w:sz w:val="14"/>
                <w:szCs w:val="14"/>
                <w:lang w:eastAsia="zh-CN"/>
              </w:rPr>
              <w:t>.10.5.3.4 (40)</w:t>
            </w:r>
          </w:p>
        </w:tc>
        <w:tc>
          <w:tcPr>
            <w:tcW w:w="1096" w:type="dxa"/>
            <w:tcBorders>
              <w:top w:val="single" w:sz="12" w:space="0" w:color="auto"/>
            </w:tcBorders>
            <w:shd w:val="clear" w:color="auto" w:fill="D9D9D9"/>
            <w:vAlign w:val="center"/>
          </w:tcPr>
          <w:p w14:paraId="39875259"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6GR (90)</w:t>
            </w:r>
          </w:p>
          <w:p w14:paraId="176F00D8"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r w:rsidRPr="00D9400E">
              <w:rPr>
                <w:rFonts w:ascii="Arial" w:eastAsia="DengXian" w:hAnsi="Arial" w:cs="Arial"/>
                <w:sz w:val="14"/>
                <w:szCs w:val="14"/>
                <w:lang w:val="fr-FR" w:eastAsia="zh-CN"/>
              </w:rPr>
              <w:t xml:space="preserve">.10.3.1 Channel </w:t>
            </w:r>
            <w:proofErr w:type="spellStart"/>
            <w:r w:rsidRPr="00D9400E">
              <w:rPr>
                <w:rFonts w:ascii="Arial" w:eastAsia="DengXian" w:hAnsi="Arial" w:cs="Arial"/>
                <w:sz w:val="14"/>
                <w:szCs w:val="14"/>
                <w:lang w:val="fr-FR" w:eastAsia="zh-CN"/>
              </w:rPr>
              <w:t>coding</w:t>
            </w:r>
            <w:proofErr w:type="spellEnd"/>
            <w:r w:rsidRPr="00D9400E">
              <w:rPr>
                <w:rFonts w:ascii="Arial" w:eastAsia="DengXian" w:hAnsi="Arial" w:cs="Arial"/>
                <w:sz w:val="14"/>
                <w:szCs w:val="14"/>
                <w:lang w:val="fr-FR" w:eastAsia="zh-CN"/>
              </w:rPr>
              <w:t xml:space="preserve"> (50)</w:t>
            </w:r>
          </w:p>
          <w:p w14:paraId="18801026" w14:textId="77777777" w:rsidR="002F0392" w:rsidRPr="00D9400E" w:rsidRDefault="002F0392" w:rsidP="00034849">
            <w:pPr>
              <w:wordWrap w:val="0"/>
              <w:autoSpaceDE w:val="0"/>
              <w:autoSpaceDN w:val="0"/>
              <w:jc w:val="left"/>
              <w:rPr>
                <w:rFonts w:ascii="Arial" w:eastAsia="DengXian" w:hAnsi="Arial" w:cs="Arial"/>
                <w:sz w:val="14"/>
                <w:szCs w:val="14"/>
                <w:lang w:val="fr-FR" w:eastAsia="zh-CN"/>
              </w:rPr>
            </w:pPr>
          </w:p>
          <w:p w14:paraId="03F845B2" w14:textId="77777777" w:rsidR="002F0392" w:rsidRPr="00D9400E" w:rsidRDefault="002F0392" w:rsidP="00034849">
            <w:pPr>
              <w:wordWrap w:val="0"/>
              <w:autoSpaceDE w:val="0"/>
              <w:autoSpaceDN w:val="0"/>
              <w:jc w:val="left"/>
              <w:rPr>
                <w:rFonts w:ascii="Arial" w:eastAsia="DengXian" w:hAnsi="Arial" w:cs="Arial"/>
                <w:color w:val="000000"/>
                <w:sz w:val="14"/>
                <w:szCs w:val="14"/>
                <w:lang w:val="fr-FR" w:eastAsia="zh-CN"/>
              </w:rPr>
            </w:pPr>
            <w:r w:rsidRPr="00D9400E">
              <w:rPr>
                <w:rFonts w:ascii="Arial" w:eastAsia="DengXian" w:hAnsi="Arial" w:cs="Arial"/>
                <w:sz w:val="14"/>
                <w:szCs w:val="14"/>
                <w:lang w:val="fr-FR" w:eastAsia="zh-CN"/>
              </w:rPr>
              <w:t>.10.3.2 Modulation (40)</w:t>
            </w:r>
          </w:p>
        </w:tc>
        <w:tc>
          <w:tcPr>
            <w:tcW w:w="992" w:type="dxa"/>
            <w:tcBorders>
              <w:top w:val="single" w:sz="12" w:space="0" w:color="auto"/>
              <w:right w:val="single" w:sz="12" w:space="0" w:color="auto"/>
            </w:tcBorders>
            <w:shd w:val="clear" w:color="auto" w:fill="FFD966"/>
            <w:vAlign w:val="center"/>
          </w:tcPr>
          <w:p w14:paraId="66966081" w14:textId="77777777" w:rsidR="002F0392" w:rsidRPr="00D9400E" w:rsidRDefault="002F0392" w:rsidP="00034849">
            <w:pPr>
              <w:wordWrap w:val="0"/>
              <w:autoSpaceDE w:val="0"/>
              <w:autoSpaceDN w:val="0"/>
              <w:jc w:val="left"/>
              <w:rPr>
                <w:rFonts w:ascii="Arial" w:eastAsia="DengXian" w:hAnsi="Arial" w:cs="Arial"/>
                <w:color w:val="000000"/>
                <w:sz w:val="14"/>
                <w:szCs w:val="14"/>
                <w:lang w:eastAsia="zh-CN"/>
              </w:rPr>
            </w:pPr>
            <w:r w:rsidRPr="00D9400E">
              <w:rPr>
                <w:rFonts w:ascii="Arial" w:eastAsia="DengXian" w:hAnsi="Arial" w:cs="Arial"/>
                <w:color w:val="000000"/>
                <w:sz w:val="14"/>
                <w:szCs w:val="14"/>
                <w:lang w:eastAsia="zh-CN"/>
              </w:rPr>
              <w:t>6GR (90)</w:t>
            </w:r>
          </w:p>
          <w:p w14:paraId="32012076" w14:textId="77777777" w:rsidR="002F0392" w:rsidRPr="00D9400E" w:rsidRDefault="002F0392" w:rsidP="00034849">
            <w:pPr>
              <w:wordWrap w:val="0"/>
              <w:autoSpaceDE w:val="0"/>
              <w:autoSpaceDN w:val="0"/>
              <w:jc w:val="left"/>
              <w:rPr>
                <w:rFonts w:ascii="Arial" w:eastAsia="DengXian" w:hAnsi="Arial" w:cs="Arial"/>
                <w:sz w:val="14"/>
                <w:szCs w:val="14"/>
                <w:lang w:eastAsia="zh-CN"/>
              </w:rPr>
            </w:pPr>
            <w:r w:rsidRPr="00D9400E">
              <w:rPr>
                <w:rFonts w:ascii="Arial" w:eastAsia="DengXian" w:hAnsi="Arial" w:cs="Arial"/>
                <w:color w:val="000000"/>
                <w:sz w:val="14"/>
                <w:szCs w:val="14"/>
                <w:lang w:eastAsia="zh-CN"/>
              </w:rPr>
              <w:t>.10.5.4(90)</w:t>
            </w:r>
          </w:p>
        </w:tc>
        <w:tc>
          <w:tcPr>
            <w:tcW w:w="2909" w:type="dxa"/>
            <w:gridSpan w:val="3"/>
            <w:vMerge/>
            <w:tcBorders>
              <w:left w:val="single" w:sz="12" w:space="0" w:color="auto"/>
              <w:right w:val="single" w:sz="12" w:space="0" w:color="auto"/>
            </w:tcBorders>
            <w:shd w:val="clear" w:color="auto" w:fill="FFFFFF"/>
          </w:tcPr>
          <w:p w14:paraId="70472269" w14:textId="77777777" w:rsidR="002F0392" w:rsidRPr="00D9400E" w:rsidRDefault="002F0392" w:rsidP="00034849">
            <w:pPr>
              <w:wordWrap w:val="0"/>
              <w:autoSpaceDE w:val="0"/>
              <w:autoSpaceDN w:val="0"/>
              <w:spacing w:after="120"/>
              <w:jc w:val="left"/>
              <w:rPr>
                <w:rFonts w:ascii="Arial" w:hAnsi="Arial" w:cs="Arial"/>
                <w:sz w:val="14"/>
                <w:szCs w:val="14"/>
                <w:lang w:eastAsia="ko-KR"/>
              </w:rPr>
            </w:pPr>
          </w:p>
        </w:tc>
      </w:tr>
      <w:bookmarkEnd w:id="281"/>
      <w:tr w:rsidR="002F0392" w:rsidRPr="00D9400E" w14:paraId="6603D4F6" w14:textId="77777777" w:rsidTr="00034849">
        <w:trPr>
          <w:trHeight w:val="40"/>
        </w:trPr>
        <w:tc>
          <w:tcPr>
            <w:tcW w:w="836" w:type="dxa"/>
            <w:vMerge/>
            <w:tcBorders>
              <w:left w:val="single" w:sz="12" w:space="0" w:color="auto"/>
              <w:bottom w:val="single" w:sz="12" w:space="0" w:color="auto"/>
              <w:right w:val="single" w:sz="12" w:space="0" w:color="auto"/>
            </w:tcBorders>
            <w:shd w:val="clear" w:color="auto" w:fill="FFFFFF"/>
            <w:vAlign w:val="center"/>
          </w:tcPr>
          <w:p w14:paraId="3FB16552" w14:textId="77777777" w:rsidR="002F0392" w:rsidRPr="00D9400E" w:rsidRDefault="002F0392" w:rsidP="00034849">
            <w:pPr>
              <w:wordWrap w:val="0"/>
              <w:autoSpaceDE w:val="0"/>
              <w:autoSpaceDN w:val="0"/>
              <w:spacing w:after="160"/>
              <w:jc w:val="center"/>
              <w:rPr>
                <w:rFonts w:ascii="Arial" w:hAnsi="Arial" w:cs="Arial"/>
                <w:sz w:val="14"/>
                <w:szCs w:val="14"/>
                <w:lang w:eastAsia="ko-KR"/>
              </w:rPr>
            </w:pPr>
          </w:p>
        </w:tc>
        <w:tc>
          <w:tcPr>
            <w:tcW w:w="850" w:type="dxa"/>
            <w:vMerge/>
            <w:tcBorders>
              <w:left w:val="single" w:sz="12" w:space="0" w:color="auto"/>
              <w:bottom w:val="single" w:sz="12" w:space="0" w:color="auto"/>
            </w:tcBorders>
            <w:shd w:val="clear" w:color="auto" w:fill="FFFFFF"/>
            <w:vAlign w:val="center"/>
          </w:tcPr>
          <w:p w14:paraId="1388DDEC" w14:textId="77777777" w:rsidR="002F0392" w:rsidRPr="00D9400E" w:rsidRDefault="002F0392" w:rsidP="00034849">
            <w:pPr>
              <w:wordWrap w:val="0"/>
              <w:autoSpaceDE w:val="0"/>
              <w:autoSpaceDN w:val="0"/>
              <w:spacing w:after="160"/>
              <w:jc w:val="left"/>
              <w:rPr>
                <w:rFonts w:ascii="Arial" w:eastAsia="DengXian" w:hAnsi="Arial" w:cs="Arial"/>
                <w:sz w:val="14"/>
                <w:szCs w:val="14"/>
                <w:lang w:eastAsia="zh-CN"/>
              </w:rPr>
            </w:pPr>
          </w:p>
        </w:tc>
        <w:tc>
          <w:tcPr>
            <w:tcW w:w="893" w:type="dxa"/>
            <w:vMerge/>
            <w:tcBorders>
              <w:bottom w:val="single" w:sz="12" w:space="0" w:color="auto"/>
            </w:tcBorders>
            <w:shd w:val="clear" w:color="auto" w:fill="D9D9D9"/>
            <w:vAlign w:val="center"/>
          </w:tcPr>
          <w:p w14:paraId="04B66621" w14:textId="77777777" w:rsidR="002F0392" w:rsidRPr="00D9400E" w:rsidRDefault="002F0392" w:rsidP="00034849">
            <w:pPr>
              <w:wordWrap w:val="0"/>
              <w:autoSpaceDE w:val="0"/>
              <w:autoSpaceDN w:val="0"/>
              <w:spacing w:after="160"/>
              <w:jc w:val="left"/>
              <w:rPr>
                <w:rFonts w:ascii="Arial" w:eastAsia="DengXian" w:hAnsi="Arial" w:cs="Arial"/>
                <w:sz w:val="14"/>
                <w:szCs w:val="14"/>
                <w:lang w:val="fr-FR" w:eastAsia="zh-CN"/>
              </w:rPr>
            </w:pPr>
          </w:p>
        </w:tc>
        <w:tc>
          <w:tcPr>
            <w:tcW w:w="950" w:type="dxa"/>
            <w:vMerge/>
            <w:tcBorders>
              <w:bottom w:val="single" w:sz="12" w:space="0" w:color="auto"/>
              <w:right w:val="single" w:sz="12" w:space="0" w:color="auto"/>
            </w:tcBorders>
            <w:shd w:val="clear" w:color="auto" w:fill="FFD966"/>
            <w:vAlign w:val="center"/>
          </w:tcPr>
          <w:p w14:paraId="6478A6B9" w14:textId="77777777" w:rsidR="002F0392" w:rsidRPr="00D9400E" w:rsidRDefault="002F0392" w:rsidP="00034849">
            <w:pPr>
              <w:wordWrap w:val="0"/>
              <w:autoSpaceDE w:val="0"/>
              <w:autoSpaceDN w:val="0"/>
              <w:spacing w:after="160"/>
              <w:jc w:val="left"/>
              <w:rPr>
                <w:rFonts w:ascii="Arial" w:eastAsia="DengXian" w:hAnsi="Arial" w:cs="Arial"/>
                <w:sz w:val="14"/>
                <w:szCs w:val="14"/>
                <w:lang w:eastAsia="zh-CN"/>
              </w:rPr>
            </w:pPr>
          </w:p>
        </w:tc>
        <w:tc>
          <w:tcPr>
            <w:tcW w:w="992" w:type="dxa"/>
            <w:vMerge/>
            <w:tcBorders>
              <w:left w:val="single" w:sz="12" w:space="0" w:color="auto"/>
              <w:bottom w:val="single" w:sz="12" w:space="0" w:color="auto"/>
            </w:tcBorders>
            <w:shd w:val="clear" w:color="auto" w:fill="FFFFFF"/>
            <w:vAlign w:val="center"/>
          </w:tcPr>
          <w:p w14:paraId="03A103E4" w14:textId="77777777" w:rsidR="002F0392" w:rsidRPr="00D9400E" w:rsidRDefault="002F0392" w:rsidP="00034849">
            <w:pPr>
              <w:wordWrap w:val="0"/>
              <w:autoSpaceDE w:val="0"/>
              <w:autoSpaceDN w:val="0"/>
              <w:spacing w:after="160"/>
              <w:jc w:val="left"/>
              <w:rPr>
                <w:rFonts w:ascii="Arial" w:eastAsia="DengXian" w:hAnsi="Arial" w:cs="Arial"/>
                <w:sz w:val="14"/>
                <w:szCs w:val="14"/>
                <w:lang w:eastAsia="zh-CN"/>
              </w:rPr>
            </w:pPr>
          </w:p>
        </w:tc>
        <w:tc>
          <w:tcPr>
            <w:tcW w:w="993" w:type="dxa"/>
            <w:vMerge/>
            <w:tcBorders>
              <w:bottom w:val="single" w:sz="12" w:space="0" w:color="auto"/>
            </w:tcBorders>
            <w:shd w:val="clear" w:color="auto" w:fill="D9D9D9"/>
            <w:vAlign w:val="center"/>
          </w:tcPr>
          <w:p w14:paraId="531EFEE5" w14:textId="77777777" w:rsidR="002F0392" w:rsidRPr="00D9400E" w:rsidRDefault="002F0392" w:rsidP="00034849">
            <w:pPr>
              <w:wordWrap w:val="0"/>
              <w:autoSpaceDE w:val="0"/>
              <w:autoSpaceDN w:val="0"/>
              <w:spacing w:after="160"/>
              <w:jc w:val="left"/>
              <w:rPr>
                <w:rFonts w:ascii="Arial" w:eastAsia="DengXian" w:hAnsi="Arial" w:cs="Arial"/>
                <w:sz w:val="14"/>
                <w:szCs w:val="14"/>
                <w:lang w:val="fr-FR" w:eastAsia="zh-CN"/>
              </w:rPr>
            </w:pPr>
          </w:p>
        </w:tc>
        <w:tc>
          <w:tcPr>
            <w:tcW w:w="992" w:type="dxa"/>
            <w:vMerge/>
            <w:tcBorders>
              <w:bottom w:val="single" w:sz="12" w:space="0" w:color="auto"/>
              <w:right w:val="single" w:sz="12" w:space="0" w:color="auto"/>
            </w:tcBorders>
            <w:shd w:val="clear" w:color="auto" w:fill="FFD966"/>
            <w:vAlign w:val="center"/>
          </w:tcPr>
          <w:p w14:paraId="67257274" w14:textId="77777777" w:rsidR="002F0392" w:rsidRPr="00D9400E" w:rsidRDefault="002F0392" w:rsidP="00034849">
            <w:pPr>
              <w:wordWrap w:val="0"/>
              <w:autoSpaceDE w:val="0"/>
              <w:autoSpaceDN w:val="0"/>
              <w:spacing w:after="160"/>
              <w:jc w:val="left"/>
              <w:rPr>
                <w:rFonts w:ascii="Arial" w:eastAsia="DengXian" w:hAnsi="Arial" w:cs="Arial"/>
                <w:sz w:val="14"/>
                <w:szCs w:val="14"/>
                <w:lang w:eastAsia="zh-CN"/>
              </w:rPr>
            </w:pPr>
          </w:p>
        </w:tc>
        <w:tc>
          <w:tcPr>
            <w:tcW w:w="992" w:type="dxa"/>
            <w:vMerge/>
            <w:tcBorders>
              <w:left w:val="single" w:sz="12" w:space="0" w:color="auto"/>
              <w:bottom w:val="single" w:sz="12" w:space="0" w:color="auto"/>
            </w:tcBorders>
            <w:shd w:val="clear" w:color="auto" w:fill="FFFFFF"/>
            <w:vAlign w:val="center"/>
          </w:tcPr>
          <w:p w14:paraId="22A4AF1F" w14:textId="77777777" w:rsidR="002F0392" w:rsidRPr="00D9400E" w:rsidRDefault="002F0392" w:rsidP="00034849">
            <w:pPr>
              <w:wordWrap w:val="0"/>
              <w:autoSpaceDE w:val="0"/>
              <w:autoSpaceDN w:val="0"/>
              <w:spacing w:after="160"/>
              <w:jc w:val="center"/>
              <w:rPr>
                <w:rFonts w:ascii="Arial" w:eastAsia="DengXian" w:hAnsi="Arial" w:cs="Arial"/>
                <w:sz w:val="14"/>
                <w:szCs w:val="14"/>
                <w:lang w:eastAsia="zh-CN"/>
              </w:rPr>
            </w:pPr>
          </w:p>
        </w:tc>
        <w:tc>
          <w:tcPr>
            <w:tcW w:w="992" w:type="dxa"/>
            <w:vMerge/>
            <w:tcBorders>
              <w:bottom w:val="single" w:sz="12" w:space="0" w:color="auto"/>
            </w:tcBorders>
            <w:shd w:val="clear" w:color="auto" w:fill="FFFFFF"/>
            <w:vAlign w:val="center"/>
          </w:tcPr>
          <w:p w14:paraId="22DF1014" w14:textId="77777777" w:rsidR="002F0392" w:rsidRPr="00D9400E" w:rsidRDefault="002F0392" w:rsidP="00034849">
            <w:pPr>
              <w:wordWrap w:val="0"/>
              <w:autoSpaceDE w:val="0"/>
              <w:autoSpaceDN w:val="0"/>
              <w:spacing w:after="160"/>
              <w:jc w:val="center"/>
              <w:rPr>
                <w:rFonts w:ascii="Arial" w:eastAsia="DengXian" w:hAnsi="Arial" w:cs="Arial"/>
                <w:sz w:val="14"/>
                <w:szCs w:val="14"/>
                <w:lang w:eastAsia="zh-CN"/>
              </w:rPr>
            </w:pPr>
          </w:p>
        </w:tc>
        <w:tc>
          <w:tcPr>
            <w:tcW w:w="956" w:type="dxa"/>
            <w:vMerge/>
            <w:tcBorders>
              <w:bottom w:val="single" w:sz="12" w:space="0" w:color="auto"/>
              <w:right w:val="single" w:sz="12" w:space="0" w:color="auto"/>
            </w:tcBorders>
            <w:shd w:val="clear" w:color="auto" w:fill="FFFFFF"/>
            <w:vAlign w:val="center"/>
          </w:tcPr>
          <w:p w14:paraId="6278A49B" w14:textId="77777777" w:rsidR="002F0392" w:rsidRPr="00D9400E" w:rsidRDefault="002F0392" w:rsidP="00034849">
            <w:pPr>
              <w:wordWrap w:val="0"/>
              <w:autoSpaceDE w:val="0"/>
              <w:autoSpaceDN w:val="0"/>
              <w:spacing w:after="160"/>
              <w:jc w:val="center"/>
              <w:rPr>
                <w:rFonts w:ascii="Arial" w:eastAsia="DengXian" w:hAnsi="Arial" w:cs="Arial"/>
                <w:sz w:val="14"/>
                <w:szCs w:val="14"/>
                <w:lang w:eastAsia="zh-CN"/>
              </w:rPr>
            </w:pPr>
          </w:p>
        </w:tc>
        <w:tc>
          <w:tcPr>
            <w:tcW w:w="3013" w:type="dxa"/>
            <w:gridSpan w:val="3"/>
            <w:tcBorders>
              <w:left w:val="single" w:sz="12" w:space="0" w:color="auto"/>
              <w:bottom w:val="single" w:sz="12" w:space="0" w:color="auto"/>
              <w:right w:val="single" w:sz="12" w:space="0" w:color="auto"/>
            </w:tcBorders>
            <w:shd w:val="clear" w:color="auto" w:fill="FFFFFF"/>
            <w:vAlign w:val="center"/>
          </w:tcPr>
          <w:p w14:paraId="494FCA3D" w14:textId="77777777" w:rsidR="002F0392" w:rsidRPr="00D9400E" w:rsidRDefault="002F0392" w:rsidP="00034849">
            <w:pPr>
              <w:wordWrap w:val="0"/>
              <w:autoSpaceDE w:val="0"/>
              <w:autoSpaceDN w:val="0"/>
              <w:spacing w:after="160"/>
              <w:jc w:val="center"/>
              <w:rPr>
                <w:rFonts w:ascii="Arial" w:eastAsia="DengXian" w:hAnsi="Arial" w:cs="Arial"/>
                <w:sz w:val="14"/>
                <w:szCs w:val="14"/>
                <w:lang w:eastAsia="zh-CN"/>
              </w:rPr>
            </w:pPr>
            <w:r w:rsidRPr="00D9400E">
              <w:rPr>
                <w:rFonts w:ascii="Arial" w:eastAsia="DengXian" w:hAnsi="Arial" w:cs="Arial"/>
                <w:color w:val="EE0000"/>
                <w:sz w:val="14"/>
                <w:szCs w:val="14"/>
                <w:lang w:eastAsia="zh-CN"/>
              </w:rPr>
              <w:t>Early dinner (60)</w:t>
            </w:r>
          </w:p>
        </w:tc>
        <w:tc>
          <w:tcPr>
            <w:tcW w:w="2909" w:type="dxa"/>
            <w:gridSpan w:val="3"/>
            <w:vMerge/>
            <w:tcBorders>
              <w:left w:val="single" w:sz="12" w:space="0" w:color="auto"/>
              <w:bottom w:val="single" w:sz="12" w:space="0" w:color="auto"/>
              <w:right w:val="single" w:sz="12" w:space="0" w:color="auto"/>
            </w:tcBorders>
            <w:shd w:val="clear" w:color="auto" w:fill="D9D9D9"/>
          </w:tcPr>
          <w:p w14:paraId="150E70A3" w14:textId="77777777" w:rsidR="002F0392" w:rsidRPr="00D9400E" w:rsidRDefault="002F0392" w:rsidP="00034849">
            <w:pPr>
              <w:wordWrap w:val="0"/>
              <w:autoSpaceDE w:val="0"/>
              <w:autoSpaceDN w:val="0"/>
              <w:spacing w:after="120"/>
              <w:jc w:val="left"/>
              <w:rPr>
                <w:rFonts w:ascii="Arial" w:hAnsi="Arial" w:cs="Arial"/>
                <w:sz w:val="14"/>
                <w:szCs w:val="14"/>
                <w:lang w:eastAsia="ko-KR"/>
              </w:rPr>
            </w:pPr>
          </w:p>
        </w:tc>
      </w:tr>
      <w:bookmarkEnd w:id="282"/>
      <w:tr w:rsidR="002F0392" w:rsidRPr="00D9400E" w14:paraId="76A2A89C" w14:textId="77777777" w:rsidTr="002F0392">
        <w:trPr>
          <w:trHeight w:val="283"/>
        </w:trPr>
        <w:tc>
          <w:tcPr>
            <w:tcW w:w="15368" w:type="dxa"/>
            <w:gridSpan w:val="16"/>
            <w:tcBorders>
              <w:left w:val="single" w:sz="12" w:space="0" w:color="auto"/>
              <w:bottom w:val="single" w:sz="12" w:space="0" w:color="auto"/>
              <w:right w:val="single" w:sz="12" w:space="0" w:color="auto"/>
            </w:tcBorders>
            <w:shd w:val="clear" w:color="auto" w:fill="FFFFFF"/>
            <w:vAlign w:val="center"/>
          </w:tcPr>
          <w:p w14:paraId="3C0DC09A" w14:textId="77777777" w:rsidR="002F0392" w:rsidRPr="00D9400E" w:rsidRDefault="002F0392" w:rsidP="00034849">
            <w:pPr>
              <w:wordWrap w:val="0"/>
              <w:autoSpaceDE w:val="0"/>
              <w:autoSpaceDN w:val="0"/>
              <w:jc w:val="center"/>
              <w:rPr>
                <w:rFonts w:ascii="Arial" w:hAnsi="Arial" w:cs="Arial"/>
                <w:sz w:val="14"/>
                <w:szCs w:val="14"/>
                <w:lang w:eastAsia="ko-KR"/>
              </w:rPr>
            </w:pPr>
            <w:r w:rsidRPr="00D9400E">
              <w:rPr>
                <w:rFonts w:ascii="Arial" w:hAnsi="Arial" w:cs="Arial"/>
                <w:sz w:val="14"/>
                <w:szCs w:val="14"/>
                <w:lang w:eastAsia="ko-KR"/>
              </w:rPr>
              <w:t>All sessions end at 19:45 – no exceptions</w:t>
            </w:r>
          </w:p>
        </w:tc>
      </w:tr>
    </w:tbl>
    <w:p w14:paraId="7597CE76" w14:textId="4E7FB554" w:rsidR="00BA48F8" w:rsidRPr="0032333C" w:rsidRDefault="00BA48F8">
      <w:pPr>
        <w:rPr>
          <w:rFonts w:ascii="Times New Roman" w:hAnsi="Times New Roman"/>
          <w:b/>
          <w:bCs/>
          <w:kern w:val="32"/>
          <w:szCs w:val="20"/>
        </w:rPr>
      </w:pPr>
    </w:p>
    <w:p w14:paraId="7A6A8F62" w14:textId="72FC36C3" w:rsidR="00BA48F8" w:rsidRPr="0032333C" w:rsidRDefault="00BA48F8" w:rsidP="00BA48F8">
      <w:pPr>
        <w:pStyle w:val="Heading1"/>
        <w:numPr>
          <w:ilvl w:val="0"/>
          <w:numId w:val="0"/>
        </w:numPr>
        <w:spacing w:before="0" w:after="0"/>
        <w:rPr>
          <w:rFonts w:ascii="Times New Roman" w:hAnsi="Times New Roman" w:cs="Times New Roman"/>
          <w:sz w:val="20"/>
          <w:szCs w:val="20"/>
        </w:rPr>
      </w:pPr>
      <w:bookmarkStart w:id="284" w:name="_Toc239313277"/>
      <w:r w:rsidRPr="0032333C">
        <w:rPr>
          <w:rFonts w:ascii="Times New Roman" w:hAnsi="Times New Roman" w:cs="Times New Roman"/>
          <w:sz w:val="20"/>
          <w:szCs w:val="20"/>
        </w:rPr>
        <w:t>Annex</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B:</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CRs</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agreed</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at</w:t>
      </w:r>
      <w:r w:rsidR="00233210" w:rsidRPr="0032333C">
        <w:rPr>
          <w:rFonts w:ascii="Times New Roman" w:hAnsi="Times New Roman" w:cs="Times New Roman"/>
          <w:sz w:val="20"/>
          <w:szCs w:val="20"/>
        </w:rPr>
        <w:t xml:space="preserve"> </w:t>
      </w:r>
      <w:r w:rsidR="00CC2881" w:rsidRPr="0032333C">
        <w:rPr>
          <w:rFonts w:ascii="Times New Roman" w:hAnsi="Times New Roman" w:cs="Times New Roman"/>
          <w:sz w:val="20"/>
          <w:szCs w:val="20"/>
        </w:rPr>
        <w:t xml:space="preserve">RAN1 </w:t>
      </w:r>
      <w:r w:rsidR="00583413" w:rsidRPr="0032333C">
        <w:rPr>
          <w:rFonts w:ascii="Times New Roman" w:hAnsi="Times New Roman" w:cs="Times New Roman"/>
          <w:sz w:val="20"/>
          <w:szCs w:val="20"/>
        </w:rPr>
        <w:t>#</w:t>
      </w:r>
      <w:r w:rsidR="007260E5">
        <w:rPr>
          <w:rFonts w:ascii="Times New Roman" w:hAnsi="Times New Roman" w:cs="Times New Roman"/>
          <w:sz w:val="20"/>
          <w:szCs w:val="20"/>
        </w:rPr>
        <w:t>126</w:t>
      </w:r>
      <w:bookmarkEnd w:id="284"/>
    </w:p>
    <w:p w14:paraId="220FF2CC" w14:textId="77777777" w:rsidR="00FD5B1A" w:rsidRPr="0032333C" w:rsidRDefault="00FD5B1A" w:rsidP="00FD5B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073"/>
        <w:gridCol w:w="2337"/>
        <w:gridCol w:w="661"/>
        <w:gridCol w:w="809"/>
        <w:gridCol w:w="873"/>
        <w:gridCol w:w="2449"/>
        <w:gridCol w:w="619"/>
        <w:gridCol w:w="600"/>
        <w:gridCol w:w="535"/>
      </w:tblGrid>
      <w:tr w:rsidR="00FC74E1" w:rsidRPr="0032333C" w14:paraId="5715D0FF" w14:textId="77777777" w:rsidTr="001B1C30">
        <w:trPr>
          <w:trHeight w:val="20"/>
          <w:tblHeader/>
        </w:trPr>
        <w:tc>
          <w:tcPr>
            <w:tcW w:w="354" w:type="pct"/>
            <w:shd w:val="clear" w:color="000000" w:fill="F3F3F3"/>
            <w:vAlign w:val="center"/>
          </w:tcPr>
          <w:p w14:paraId="12B0FC90" w14:textId="14EEE58F" w:rsidR="00FF7F9A" w:rsidRPr="00F567F5" w:rsidRDefault="00FF7F9A" w:rsidP="00FF7F9A">
            <w:pPr>
              <w:pStyle w:val="TAH"/>
              <w:rPr>
                <w:rFonts w:cs="Arial"/>
                <w:sz w:val="14"/>
                <w:szCs w:val="14"/>
              </w:rPr>
            </w:pPr>
            <w:r w:rsidRPr="00F567F5">
              <w:rPr>
                <w:rFonts w:cs="Arial"/>
                <w:sz w:val="14"/>
                <w:szCs w:val="14"/>
              </w:rPr>
              <w:t>TD#</w:t>
            </w:r>
          </w:p>
        </w:tc>
        <w:tc>
          <w:tcPr>
            <w:tcW w:w="1460" w:type="pct"/>
            <w:shd w:val="clear" w:color="000000" w:fill="F3F3F3"/>
            <w:vAlign w:val="center"/>
          </w:tcPr>
          <w:p w14:paraId="7D4C5BAD" w14:textId="24C62DBA" w:rsidR="00FF7F9A" w:rsidRPr="00F567F5" w:rsidRDefault="00FF7F9A" w:rsidP="00FF7F9A">
            <w:pPr>
              <w:pStyle w:val="TAH"/>
              <w:rPr>
                <w:rFonts w:cs="Arial"/>
                <w:sz w:val="14"/>
                <w:szCs w:val="14"/>
              </w:rPr>
            </w:pPr>
            <w:r w:rsidRPr="00F567F5">
              <w:rPr>
                <w:rFonts w:cs="Arial"/>
                <w:sz w:val="14"/>
                <w:szCs w:val="14"/>
              </w:rPr>
              <w:t>Title</w:t>
            </w:r>
          </w:p>
        </w:tc>
        <w:tc>
          <w:tcPr>
            <w:tcW w:w="838" w:type="pct"/>
            <w:shd w:val="clear" w:color="000000" w:fill="F3F3F3"/>
            <w:vAlign w:val="center"/>
          </w:tcPr>
          <w:p w14:paraId="2571EF0B" w14:textId="331D9EBB" w:rsidR="00FF7F9A" w:rsidRPr="00F567F5" w:rsidRDefault="00FF7F9A" w:rsidP="00FF7F9A">
            <w:pPr>
              <w:pStyle w:val="TAH"/>
              <w:rPr>
                <w:rFonts w:cs="Arial"/>
                <w:sz w:val="14"/>
                <w:szCs w:val="14"/>
              </w:rPr>
            </w:pPr>
            <w:r w:rsidRPr="00F567F5">
              <w:rPr>
                <w:rFonts w:cs="Arial"/>
                <w:sz w:val="14"/>
                <w:szCs w:val="14"/>
              </w:rPr>
              <w:t>Source to WG</w:t>
            </w:r>
          </w:p>
        </w:tc>
        <w:tc>
          <w:tcPr>
            <w:tcW w:w="237" w:type="pct"/>
            <w:shd w:val="clear" w:color="000000" w:fill="F3F3F3"/>
            <w:vAlign w:val="center"/>
          </w:tcPr>
          <w:p w14:paraId="718CA30C" w14:textId="6DEE7308" w:rsidR="00FF7F9A" w:rsidRPr="00F567F5" w:rsidRDefault="00FF7F9A" w:rsidP="00FF7F9A">
            <w:pPr>
              <w:pStyle w:val="TAH"/>
              <w:rPr>
                <w:rFonts w:cs="Arial"/>
                <w:sz w:val="14"/>
                <w:szCs w:val="14"/>
              </w:rPr>
            </w:pPr>
            <w:proofErr w:type="spellStart"/>
            <w:r w:rsidRPr="00F567F5">
              <w:rPr>
                <w:rFonts w:cs="Arial"/>
                <w:sz w:val="14"/>
                <w:szCs w:val="14"/>
              </w:rPr>
              <w:t>Rel</w:t>
            </w:r>
            <w:proofErr w:type="spellEnd"/>
          </w:p>
        </w:tc>
        <w:tc>
          <w:tcPr>
            <w:tcW w:w="290" w:type="pct"/>
            <w:shd w:val="clear" w:color="000000" w:fill="F3F3F3"/>
            <w:vAlign w:val="center"/>
            <w:hideMark/>
          </w:tcPr>
          <w:p w14:paraId="4305A905" w14:textId="1983D4EF" w:rsidR="00FF7F9A" w:rsidRPr="00F567F5" w:rsidRDefault="00FF7F9A" w:rsidP="00FF7F9A">
            <w:pPr>
              <w:pStyle w:val="TAH"/>
              <w:rPr>
                <w:rFonts w:cs="Arial"/>
                <w:sz w:val="14"/>
                <w:szCs w:val="14"/>
              </w:rPr>
            </w:pPr>
            <w:r w:rsidRPr="00F567F5">
              <w:rPr>
                <w:rFonts w:cs="Arial"/>
                <w:sz w:val="14"/>
                <w:szCs w:val="14"/>
              </w:rPr>
              <w:t>TS</w:t>
            </w:r>
          </w:p>
        </w:tc>
        <w:tc>
          <w:tcPr>
            <w:tcW w:w="313" w:type="pct"/>
            <w:shd w:val="clear" w:color="000000" w:fill="F3F3F3"/>
            <w:vAlign w:val="center"/>
            <w:hideMark/>
          </w:tcPr>
          <w:p w14:paraId="750C4230" w14:textId="77777777" w:rsidR="00FF7F9A" w:rsidRPr="00F567F5" w:rsidRDefault="00FF7F9A" w:rsidP="00FF7F9A">
            <w:pPr>
              <w:pStyle w:val="TAH"/>
              <w:rPr>
                <w:rFonts w:cs="Arial"/>
                <w:sz w:val="14"/>
                <w:szCs w:val="14"/>
              </w:rPr>
            </w:pPr>
            <w:proofErr w:type="spellStart"/>
            <w:r w:rsidRPr="00F567F5">
              <w:rPr>
                <w:rFonts w:cs="Arial"/>
                <w:sz w:val="14"/>
                <w:szCs w:val="14"/>
              </w:rPr>
              <w:t>Vsn</w:t>
            </w:r>
            <w:proofErr w:type="spellEnd"/>
          </w:p>
        </w:tc>
        <w:tc>
          <w:tcPr>
            <w:tcW w:w="878" w:type="pct"/>
            <w:shd w:val="clear" w:color="000000" w:fill="F3F3F3"/>
            <w:vAlign w:val="center"/>
          </w:tcPr>
          <w:p w14:paraId="44090BED" w14:textId="51C804AD" w:rsidR="00FF7F9A" w:rsidRPr="00F567F5" w:rsidRDefault="00FF7F9A" w:rsidP="00FF7F9A">
            <w:pPr>
              <w:pStyle w:val="TAH"/>
              <w:rPr>
                <w:rFonts w:cs="Arial"/>
                <w:sz w:val="14"/>
                <w:szCs w:val="14"/>
              </w:rPr>
            </w:pPr>
            <w:r w:rsidRPr="00F567F5">
              <w:rPr>
                <w:rFonts w:cs="Arial"/>
                <w:sz w:val="14"/>
                <w:szCs w:val="14"/>
              </w:rPr>
              <w:t>Work Item</w:t>
            </w:r>
          </w:p>
        </w:tc>
        <w:tc>
          <w:tcPr>
            <w:tcW w:w="222" w:type="pct"/>
            <w:shd w:val="clear" w:color="000000" w:fill="F3F3F3"/>
            <w:vAlign w:val="center"/>
          </w:tcPr>
          <w:p w14:paraId="488FA54D" w14:textId="196147B8" w:rsidR="00FF7F9A" w:rsidRPr="00F567F5" w:rsidRDefault="00FF7F9A" w:rsidP="00FF7F9A">
            <w:pPr>
              <w:pStyle w:val="TAH"/>
              <w:rPr>
                <w:rFonts w:cs="Arial"/>
                <w:sz w:val="14"/>
                <w:szCs w:val="14"/>
              </w:rPr>
            </w:pPr>
            <w:r w:rsidRPr="00F567F5">
              <w:rPr>
                <w:rFonts w:cs="Arial"/>
                <w:sz w:val="14"/>
                <w:szCs w:val="14"/>
              </w:rPr>
              <w:t>CR</w:t>
            </w:r>
          </w:p>
        </w:tc>
        <w:tc>
          <w:tcPr>
            <w:tcW w:w="215" w:type="pct"/>
            <w:shd w:val="clear" w:color="000000" w:fill="F3F3F3"/>
            <w:vAlign w:val="center"/>
          </w:tcPr>
          <w:p w14:paraId="49C5655F" w14:textId="1C5F1A16" w:rsidR="00FF7F9A" w:rsidRPr="00F567F5" w:rsidRDefault="00FF7F9A" w:rsidP="00FF7F9A">
            <w:pPr>
              <w:pStyle w:val="TAH"/>
              <w:rPr>
                <w:rFonts w:cs="Arial"/>
                <w:sz w:val="14"/>
                <w:szCs w:val="14"/>
              </w:rPr>
            </w:pPr>
            <w:r w:rsidRPr="00F567F5">
              <w:rPr>
                <w:rFonts w:cs="Arial"/>
                <w:sz w:val="14"/>
                <w:szCs w:val="14"/>
              </w:rPr>
              <w:t>Rev</w:t>
            </w:r>
          </w:p>
        </w:tc>
        <w:tc>
          <w:tcPr>
            <w:tcW w:w="192" w:type="pct"/>
            <w:shd w:val="clear" w:color="000000" w:fill="F3F3F3"/>
            <w:vAlign w:val="center"/>
          </w:tcPr>
          <w:p w14:paraId="34CEC4A8" w14:textId="07786C87" w:rsidR="00FF7F9A" w:rsidRPr="00F567F5" w:rsidRDefault="00FF7F9A" w:rsidP="00FF7F9A">
            <w:pPr>
              <w:pStyle w:val="TAH"/>
              <w:rPr>
                <w:rFonts w:cs="Arial"/>
                <w:sz w:val="14"/>
                <w:szCs w:val="14"/>
              </w:rPr>
            </w:pPr>
            <w:r w:rsidRPr="00F567F5">
              <w:rPr>
                <w:rFonts w:cs="Arial"/>
                <w:sz w:val="14"/>
                <w:szCs w:val="14"/>
              </w:rPr>
              <w:t>Cat</w:t>
            </w:r>
          </w:p>
        </w:tc>
      </w:tr>
      <w:tr w:rsidR="00F567F5" w:rsidRPr="0032333C" w14:paraId="71CD0004" w14:textId="77777777" w:rsidTr="001B1C30">
        <w:trPr>
          <w:trHeight w:val="20"/>
        </w:trPr>
        <w:tc>
          <w:tcPr>
            <w:tcW w:w="354" w:type="pct"/>
          </w:tcPr>
          <w:p w14:paraId="46D713F3" w14:textId="57844C98" w:rsidR="00F567F5" w:rsidRPr="00F567F5" w:rsidRDefault="00C62C50" w:rsidP="00F567F5">
            <w:pPr>
              <w:rPr>
                <w:rFonts w:ascii="Arial" w:eastAsia="Times New Roman" w:hAnsi="Arial" w:cs="Arial"/>
                <w:color w:val="000000"/>
                <w:sz w:val="14"/>
                <w:szCs w:val="14"/>
                <w:lang w:eastAsia="en-GB"/>
              </w:rPr>
            </w:pPr>
            <w:hyperlink r:id="rId2065" w:history="1">
              <w:r>
                <w:rPr>
                  <w:rStyle w:val="Hyperlink"/>
                  <w:rFonts w:ascii="Arial" w:eastAsia="Times New Roman" w:hAnsi="Arial" w:cs="Arial"/>
                  <w:sz w:val="14"/>
                  <w:szCs w:val="14"/>
                  <w:lang w:eastAsia="en-GB"/>
                </w:rPr>
                <w:t>R1-2606906</w:t>
              </w:r>
            </w:hyperlink>
          </w:p>
        </w:tc>
        <w:tc>
          <w:tcPr>
            <w:tcW w:w="1460" w:type="pct"/>
          </w:tcPr>
          <w:p w14:paraId="44252BB7" w14:textId="071BD79D"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Clarification on a slot to be an UL slot if within UL subframe(s) for NB-IoT NTN TDD</w:t>
            </w:r>
          </w:p>
        </w:tc>
        <w:tc>
          <w:tcPr>
            <w:tcW w:w="838" w:type="pct"/>
          </w:tcPr>
          <w:p w14:paraId="610AEE89" w14:textId="58E4E1F6"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Moderator (Ericsson), Samsung, vivo</w:t>
            </w:r>
          </w:p>
        </w:tc>
        <w:tc>
          <w:tcPr>
            <w:tcW w:w="237" w:type="pct"/>
          </w:tcPr>
          <w:p w14:paraId="7B6DDC8D" w14:textId="6BF47C27"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40B304CF" w14:textId="4CE7172D"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36.213</w:t>
            </w:r>
          </w:p>
        </w:tc>
        <w:tc>
          <w:tcPr>
            <w:tcW w:w="313" w:type="pct"/>
          </w:tcPr>
          <w:p w14:paraId="2ECC4F25" w14:textId="5FE536CF"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6F04FF07" w14:textId="006BDBB5"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IoT_NTN_Ph3</w:t>
            </w:r>
          </w:p>
        </w:tc>
        <w:tc>
          <w:tcPr>
            <w:tcW w:w="222" w:type="pct"/>
          </w:tcPr>
          <w:p w14:paraId="2DB89F6A" w14:textId="2232E4F1"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1467</w:t>
            </w:r>
          </w:p>
        </w:tc>
        <w:tc>
          <w:tcPr>
            <w:tcW w:w="215" w:type="pct"/>
          </w:tcPr>
          <w:p w14:paraId="1EC86054" w14:textId="41BCABE2" w:rsidR="00F567F5" w:rsidRPr="00F567F5" w:rsidRDefault="00F567F5" w:rsidP="00F567F5">
            <w:pPr>
              <w:rPr>
                <w:rFonts w:ascii="Arial" w:eastAsia="Times New Roman" w:hAnsi="Arial" w:cs="Arial"/>
                <w:color w:val="000000"/>
                <w:sz w:val="14"/>
                <w:szCs w:val="14"/>
                <w:lang w:eastAsia="en-GB"/>
              </w:rPr>
            </w:pPr>
          </w:p>
        </w:tc>
        <w:tc>
          <w:tcPr>
            <w:tcW w:w="192" w:type="pct"/>
          </w:tcPr>
          <w:p w14:paraId="0824408C" w14:textId="1585AC86" w:rsidR="00F567F5" w:rsidRPr="00F567F5" w:rsidRDefault="002F0392"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AB596B" w:rsidRPr="0032333C" w14:paraId="65F9A214" w14:textId="77777777" w:rsidTr="001B1C30">
        <w:trPr>
          <w:trHeight w:val="20"/>
        </w:trPr>
        <w:tc>
          <w:tcPr>
            <w:tcW w:w="354" w:type="pct"/>
          </w:tcPr>
          <w:p w14:paraId="34430808" w14:textId="7A7BB1EA" w:rsidR="00AB596B" w:rsidRDefault="00C62C50" w:rsidP="00F567F5">
            <w:pPr>
              <w:rPr>
                <w:rFonts w:ascii="Arial" w:eastAsia="Times New Roman" w:hAnsi="Arial" w:cs="Arial"/>
                <w:color w:val="000000"/>
                <w:sz w:val="14"/>
                <w:szCs w:val="14"/>
                <w:lang w:eastAsia="en-GB"/>
              </w:rPr>
            </w:pPr>
            <w:hyperlink r:id="rId2066" w:history="1">
              <w:r>
                <w:rPr>
                  <w:rStyle w:val="Hyperlink"/>
                  <w:rFonts w:ascii="Arial" w:eastAsia="Times New Roman" w:hAnsi="Arial" w:cs="Arial"/>
                  <w:sz w:val="14"/>
                  <w:szCs w:val="14"/>
                  <w:lang w:eastAsia="en-GB"/>
                </w:rPr>
                <w:t>R1-2606871</w:t>
              </w:r>
            </w:hyperlink>
          </w:p>
        </w:tc>
        <w:tc>
          <w:tcPr>
            <w:tcW w:w="1460" w:type="pct"/>
          </w:tcPr>
          <w:p w14:paraId="0A97E8AF" w14:textId="6568BCE3" w:rsidR="00AB596B" w:rsidRDefault="00AB596B" w:rsidP="00F567F5">
            <w:pPr>
              <w:rPr>
                <w:rFonts w:ascii="Arial" w:eastAsia="Times New Roman" w:hAnsi="Arial" w:cs="Arial"/>
                <w:color w:val="000000"/>
                <w:sz w:val="14"/>
                <w:szCs w:val="14"/>
                <w:lang w:eastAsia="en-GB"/>
              </w:rPr>
            </w:pPr>
            <w:r w:rsidRPr="00AB596B">
              <w:rPr>
                <w:rFonts w:ascii="Arial" w:eastAsia="Times New Roman" w:hAnsi="Arial" w:cs="Arial"/>
                <w:color w:val="000000"/>
                <w:sz w:val="14"/>
                <w:szCs w:val="14"/>
                <w:lang w:eastAsia="en-GB"/>
              </w:rPr>
              <w:t>Clarification on the initial redundancy version for CB-Msg3-EDT in LTE-MTC NTN</w:t>
            </w:r>
          </w:p>
        </w:tc>
        <w:tc>
          <w:tcPr>
            <w:tcW w:w="838" w:type="pct"/>
          </w:tcPr>
          <w:p w14:paraId="00C649E2" w14:textId="40F44823"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Moderator (Ericsson), Samsung, vivo</w:t>
            </w:r>
          </w:p>
        </w:tc>
        <w:tc>
          <w:tcPr>
            <w:tcW w:w="237" w:type="pct"/>
          </w:tcPr>
          <w:p w14:paraId="520D2171" w14:textId="4EE8C99A"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5CC8CAAF" w14:textId="4C001490"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36.213</w:t>
            </w:r>
          </w:p>
        </w:tc>
        <w:tc>
          <w:tcPr>
            <w:tcW w:w="313" w:type="pct"/>
          </w:tcPr>
          <w:p w14:paraId="1E1490B1" w14:textId="6C88AA4B"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15FF861C" w14:textId="0ACB6BF2"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IoT_NTN_Ph3</w:t>
            </w:r>
          </w:p>
        </w:tc>
        <w:tc>
          <w:tcPr>
            <w:tcW w:w="222" w:type="pct"/>
          </w:tcPr>
          <w:p w14:paraId="06C88F4E" w14:textId="443370E3"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1463</w:t>
            </w:r>
          </w:p>
        </w:tc>
        <w:tc>
          <w:tcPr>
            <w:tcW w:w="215" w:type="pct"/>
          </w:tcPr>
          <w:p w14:paraId="572E607A" w14:textId="77777777" w:rsidR="00AB596B" w:rsidRPr="00F567F5" w:rsidRDefault="00AB596B" w:rsidP="00F567F5">
            <w:pPr>
              <w:rPr>
                <w:rFonts w:ascii="Arial" w:eastAsia="Times New Roman" w:hAnsi="Arial" w:cs="Arial"/>
                <w:color w:val="000000"/>
                <w:sz w:val="14"/>
                <w:szCs w:val="14"/>
                <w:lang w:eastAsia="en-GB"/>
              </w:rPr>
            </w:pPr>
          </w:p>
        </w:tc>
        <w:tc>
          <w:tcPr>
            <w:tcW w:w="192" w:type="pct"/>
          </w:tcPr>
          <w:p w14:paraId="29380A8E" w14:textId="047E986C" w:rsidR="00AB596B"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F567F5" w:rsidRPr="0032333C" w14:paraId="38A9D79B" w14:textId="77777777" w:rsidTr="001B1C30">
        <w:trPr>
          <w:trHeight w:val="20"/>
        </w:trPr>
        <w:tc>
          <w:tcPr>
            <w:tcW w:w="354" w:type="pct"/>
          </w:tcPr>
          <w:p w14:paraId="60868C64" w14:textId="0CD3A835" w:rsidR="00F567F5" w:rsidRPr="00F567F5" w:rsidRDefault="00C62C50" w:rsidP="00F567F5">
            <w:pPr>
              <w:rPr>
                <w:rFonts w:ascii="Arial" w:eastAsia="Times New Roman" w:hAnsi="Arial" w:cs="Arial"/>
                <w:color w:val="000000"/>
                <w:sz w:val="14"/>
                <w:szCs w:val="14"/>
                <w:lang w:eastAsia="en-GB"/>
              </w:rPr>
            </w:pPr>
            <w:hyperlink r:id="rId2067" w:history="1">
              <w:r>
                <w:rPr>
                  <w:rStyle w:val="Hyperlink"/>
                  <w:rFonts w:ascii="Arial" w:eastAsia="Times New Roman" w:hAnsi="Arial" w:cs="Arial"/>
                  <w:sz w:val="14"/>
                  <w:szCs w:val="14"/>
                  <w:lang w:eastAsia="en-GB"/>
                </w:rPr>
                <w:t>R1-2606894</w:t>
              </w:r>
            </w:hyperlink>
          </w:p>
        </w:tc>
        <w:tc>
          <w:tcPr>
            <w:tcW w:w="1460" w:type="pct"/>
          </w:tcPr>
          <w:p w14:paraId="24C4CABF" w14:textId="34F4C953"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CR on differential K-offset application time</w:t>
            </w:r>
          </w:p>
        </w:tc>
        <w:tc>
          <w:tcPr>
            <w:tcW w:w="838" w:type="pct"/>
          </w:tcPr>
          <w:p w14:paraId="2CA2C2E0" w14:textId="73709777" w:rsidR="00F567F5" w:rsidRPr="00F567F5" w:rsidRDefault="007260E5" w:rsidP="00F567F5">
            <w:pPr>
              <w:rPr>
                <w:rFonts w:ascii="Arial" w:eastAsia="Times New Roman" w:hAnsi="Arial" w:cs="Arial"/>
                <w:color w:val="000000"/>
                <w:sz w:val="14"/>
                <w:szCs w:val="14"/>
                <w:lang w:eastAsia="en-GB"/>
              </w:rPr>
            </w:pPr>
            <w:r w:rsidRPr="007260E5">
              <w:rPr>
                <w:rFonts w:ascii="Arial" w:eastAsia="Times New Roman" w:hAnsi="Arial" w:cs="Arial"/>
                <w:color w:val="000000"/>
                <w:sz w:val="14"/>
                <w:szCs w:val="14"/>
                <w:lang w:eastAsia="en-GB"/>
              </w:rPr>
              <w:t>Moderator (Qualcomm Incorporated), Ericsson, MediaTek, Lenovo, Huawei, OPPO, vivo, Samsun</w:t>
            </w:r>
            <w:r>
              <w:rPr>
                <w:rFonts w:ascii="Arial" w:eastAsia="Times New Roman" w:hAnsi="Arial" w:cs="Arial"/>
                <w:color w:val="000000"/>
                <w:sz w:val="14"/>
                <w:szCs w:val="14"/>
                <w:lang w:eastAsia="en-GB"/>
              </w:rPr>
              <w:t>g</w:t>
            </w:r>
          </w:p>
        </w:tc>
        <w:tc>
          <w:tcPr>
            <w:tcW w:w="237" w:type="pct"/>
          </w:tcPr>
          <w:p w14:paraId="7B1ADBC5" w14:textId="7AA30E8C"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Rel-17</w:t>
            </w:r>
          </w:p>
        </w:tc>
        <w:tc>
          <w:tcPr>
            <w:tcW w:w="290" w:type="pct"/>
          </w:tcPr>
          <w:p w14:paraId="506E10F2" w14:textId="41568A5D"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36.213</w:t>
            </w:r>
          </w:p>
        </w:tc>
        <w:tc>
          <w:tcPr>
            <w:tcW w:w="313" w:type="pct"/>
          </w:tcPr>
          <w:p w14:paraId="298D01D6" w14:textId="0C689034"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17.7.0</w:t>
            </w:r>
          </w:p>
        </w:tc>
        <w:tc>
          <w:tcPr>
            <w:tcW w:w="878" w:type="pct"/>
          </w:tcPr>
          <w:p w14:paraId="218C3421" w14:textId="43A43A53" w:rsidR="00F567F5" w:rsidRPr="00F567F5" w:rsidRDefault="007260E5" w:rsidP="00F567F5">
            <w:pPr>
              <w:rPr>
                <w:rFonts w:ascii="Arial" w:eastAsia="Times New Roman" w:hAnsi="Arial" w:cs="Arial"/>
                <w:color w:val="000000"/>
                <w:sz w:val="14"/>
                <w:szCs w:val="14"/>
                <w:lang w:eastAsia="en-GB"/>
              </w:rPr>
            </w:pPr>
            <w:proofErr w:type="spellStart"/>
            <w:r w:rsidRPr="007260E5">
              <w:rPr>
                <w:rFonts w:ascii="Arial" w:eastAsia="Times New Roman" w:hAnsi="Arial" w:cs="Arial"/>
                <w:color w:val="000000"/>
                <w:sz w:val="14"/>
                <w:szCs w:val="14"/>
                <w:lang w:eastAsia="en-GB"/>
              </w:rPr>
              <w:t>LTE_NBIOT_eMTC_NTN</w:t>
            </w:r>
            <w:proofErr w:type="spellEnd"/>
            <w:r w:rsidRPr="007260E5">
              <w:rPr>
                <w:rFonts w:ascii="Arial" w:eastAsia="Times New Roman" w:hAnsi="Arial" w:cs="Arial"/>
                <w:color w:val="000000"/>
                <w:sz w:val="14"/>
                <w:szCs w:val="14"/>
                <w:lang w:eastAsia="en-GB"/>
              </w:rPr>
              <w:t>-Core</w:t>
            </w:r>
          </w:p>
        </w:tc>
        <w:tc>
          <w:tcPr>
            <w:tcW w:w="222" w:type="pct"/>
          </w:tcPr>
          <w:p w14:paraId="1AB8911C" w14:textId="3EF7F31C"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1464</w:t>
            </w:r>
          </w:p>
        </w:tc>
        <w:tc>
          <w:tcPr>
            <w:tcW w:w="215" w:type="pct"/>
          </w:tcPr>
          <w:p w14:paraId="35A39EB6" w14:textId="19BBC63A" w:rsidR="00F567F5" w:rsidRPr="00F567F5" w:rsidRDefault="00F567F5" w:rsidP="00F567F5">
            <w:pPr>
              <w:rPr>
                <w:rFonts w:ascii="Arial" w:eastAsia="Times New Roman" w:hAnsi="Arial" w:cs="Arial"/>
                <w:color w:val="000000"/>
                <w:sz w:val="14"/>
                <w:szCs w:val="14"/>
                <w:lang w:eastAsia="en-GB"/>
              </w:rPr>
            </w:pPr>
          </w:p>
        </w:tc>
        <w:tc>
          <w:tcPr>
            <w:tcW w:w="192" w:type="pct"/>
          </w:tcPr>
          <w:p w14:paraId="610C8727" w14:textId="353834C3"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F567F5" w:rsidRPr="0032333C" w14:paraId="11DF60BA" w14:textId="77777777" w:rsidTr="001B1C30">
        <w:trPr>
          <w:trHeight w:val="20"/>
        </w:trPr>
        <w:tc>
          <w:tcPr>
            <w:tcW w:w="354" w:type="pct"/>
          </w:tcPr>
          <w:p w14:paraId="66C1397C" w14:textId="0BE94760" w:rsidR="00F567F5" w:rsidRPr="00F567F5" w:rsidRDefault="00C62C50" w:rsidP="00F567F5">
            <w:pPr>
              <w:rPr>
                <w:rFonts w:ascii="Arial" w:eastAsia="Times New Roman" w:hAnsi="Arial" w:cs="Arial"/>
                <w:color w:val="000000"/>
                <w:sz w:val="14"/>
                <w:szCs w:val="14"/>
                <w:lang w:eastAsia="en-GB"/>
              </w:rPr>
            </w:pPr>
            <w:hyperlink r:id="rId2068" w:history="1">
              <w:r>
                <w:rPr>
                  <w:rStyle w:val="Hyperlink"/>
                  <w:rFonts w:ascii="Arial" w:eastAsia="Times New Roman" w:hAnsi="Arial" w:cs="Arial"/>
                  <w:sz w:val="14"/>
                  <w:szCs w:val="14"/>
                  <w:lang w:eastAsia="en-GB"/>
                </w:rPr>
                <w:t>R1-2606895</w:t>
              </w:r>
            </w:hyperlink>
          </w:p>
        </w:tc>
        <w:tc>
          <w:tcPr>
            <w:tcW w:w="1460" w:type="pct"/>
          </w:tcPr>
          <w:p w14:paraId="1DC744A2" w14:textId="2E778C93"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CR on differential K-offset application time</w:t>
            </w:r>
          </w:p>
        </w:tc>
        <w:tc>
          <w:tcPr>
            <w:tcW w:w="838" w:type="pct"/>
          </w:tcPr>
          <w:p w14:paraId="00A0B4A0" w14:textId="33E65C4A" w:rsidR="00F567F5" w:rsidRPr="00F567F5" w:rsidRDefault="007260E5" w:rsidP="00F567F5">
            <w:pPr>
              <w:rPr>
                <w:rFonts w:ascii="Arial" w:eastAsia="Times New Roman" w:hAnsi="Arial" w:cs="Arial"/>
                <w:color w:val="000000"/>
                <w:sz w:val="14"/>
                <w:szCs w:val="14"/>
                <w:lang w:eastAsia="en-GB"/>
              </w:rPr>
            </w:pPr>
            <w:r w:rsidRPr="007260E5">
              <w:rPr>
                <w:rFonts w:ascii="Arial" w:eastAsia="Times New Roman" w:hAnsi="Arial" w:cs="Arial"/>
                <w:color w:val="000000"/>
                <w:sz w:val="14"/>
                <w:szCs w:val="14"/>
                <w:lang w:eastAsia="en-GB"/>
              </w:rPr>
              <w:t>Moderator (Qualcomm Incorporated), Ericsson, MediaTek, Lenovo, Huawei, OPPO, vivo, Samsun</w:t>
            </w:r>
            <w:r>
              <w:rPr>
                <w:rFonts w:ascii="Arial" w:eastAsia="Times New Roman" w:hAnsi="Arial" w:cs="Arial"/>
                <w:color w:val="000000"/>
                <w:sz w:val="14"/>
                <w:szCs w:val="14"/>
                <w:lang w:eastAsia="en-GB"/>
              </w:rPr>
              <w:t>g</w:t>
            </w:r>
          </w:p>
        </w:tc>
        <w:tc>
          <w:tcPr>
            <w:tcW w:w="237" w:type="pct"/>
          </w:tcPr>
          <w:p w14:paraId="303E1353" w14:textId="43B60FFE"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Rel-18</w:t>
            </w:r>
          </w:p>
        </w:tc>
        <w:tc>
          <w:tcPr>
            <w:tcW w:w="290" w:type="pct"/>
          </w:tcPr>
          <w:p w14:paraId="58782FA5" w14:textId="7D9D5CE9"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36.213</w:t>
            </w:r>
          </w:p>
        </w:tc>
        <w:tc>
          <w:tcPr>
            <w:tcW w:w="313" w:type="pct"/>
          </w:tcPr>
          <w:p w14:paraId="15C89FC7" w14:textId="259E3E21"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18.3.0</w:t>
            </w:r>
          </w:p>
        </w:tc>
        <w:tc>
          <w:tcPr>
            <w:tcW w:w="878" w:type="pct"/>
          </w:tcPr>
          <w:p w14:paraId="4CA65462" w14:textId="51A5BAE4" w:rsidR="00F567F5" w:rsidRPr="00F567F5" w:rsidRDefault="007260E5" w:rsidP="00F567F5">
            <w:pPr>
              <w:rPr>
                <w:rFonts w:ascii="Arial" w:eastAsia="Times New Roman" w:hAnsi="Arial" w:cs="Arial"/>
                <w:color w:val="000000"/>
                <w:sz w:val="14"/>
                <w:szCs w:val="14"/>
                <w:lang w:eastAsia="en-GB"/>
              </w:rPr>
            </w:pPr>
            <w:proofErr w:type="spellStart"/>
            <w:r w:rsidRPr="007260E5">
              <w:rPr>
                <w:rFonts w:ascii="Arial" w:eastAsia="Times New Roman" w:hAnsi="Arial" w:cs="Arial"/>
                <w:color w:val="000000"/>
                <w:sz w:val="14"/>
                <w:szCs w:val="14"/>
                <w:lang w:eastAsia="en-GB"/>
              </w:rPr>
              <w:t>LTE_NBIOT_eMTC_NTN</w:t>
            </w:r>
            <w:proofErr w:type="spellEnd"/>
            <w:r w:rsidRPr="007260E5">
              <w:rPr>
                <w:rFonts w:ascii="Arial" w:eastAsia="Times New Roman" w:hAnsi="Arial" w:cs="Arial"/>
                <w:color w:val="000000"/>
                <w:sz w:val="14"/>
                <w:szCs w:val="14"/>
                <w:lang w:eastAsia="en-GB"/>
              </w:rPr>
              <w:t>-Core</w:t>
            </w:r>
          </w:p>
        </w:tc>
        <w:tc>
          <w:tcPr>
            <w:tcW w:w="222" w:type="pct"/>
          </w:tcPr>
          <w:p w14:paraId="24000B32" w14:textId="00B946E2"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1465</w:t>
            </w:r>
          </w:p>
        </w:tc>
        <w:tc>
          <w:tcPr>
            <w:tcW w:w="215" w:type="pct"/>
          </w:tcPr>
          <w:p w14:paraId="30BA3D9B" w14:textId="7B4D7521" w:rsidR="00F567F5" w:rsidRPr="00F567F5" w:rsidRDefault="00F567F5" w:rsidP="00F567F5">
            <w:pPr>
              <w:rPr>
                <w:rFonts w:ascii="Arial" w:eastAsia="Times New Roman" w:hAnsi="Arial" w:cs="Arial"/>
                <w:color w:val="000000"/>
                <w:sz w:val="14"/>
                <w:szCs w:val="14"/>
                <w:lang w:eastAsia="en-GB"/>
              </w:rPr>
            </w:pPr>
          </w:p>
        </w:tc>
        <w:tc>
          <w:tcPr>
            <w:tcW w:w="192" w:type="pct"/>
          </w:tcPr>
          <w:p w14:paraId="73DA1EE0" w14:textId="52AB00B5"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A</w:t>
            </w:r>
          </w:p>
        </w:tc>
      </w:tr>
      <w:tr w:rsidR="00F567F5" w:rsidRPr="0032333C" w14:paraId="7DCEB830" w14:textId="77777777" w:rsidTr="001B1C30">
        <w:trPr>
          <w:trHeight w:val="20"/>
        </w:trPr>
        <w:tc>
          <w:tcPr>
            <w:tcW w:w="354" w:type="pct"/>
          </w:tcPr>
          <w:p w14:paraId="418E8208" w14:textId="437618E5" w:rsidR="00F567F5" w:rsidRPr="00F567F5" w:rsidRDefault="00C62C50" w:rsidP="00F567F5">
            <w:pPr>
              <w:rPr>
                <w:rFonts w:ascii="Arial" w:eastAsia="Times New Roman" w:hAnsi="Arial" w:cs="Arial"/>
                <w:color w:val="000000"/>
                <w:sz w:val="14"/>
                <w:szCs w:val="14"/>
                <w:lang w:eastAsia="en-GB"/>
              </w:rPr>
            </w:pPr>
            <w:hyperlink r:id="rId2069" w:history="1">
              <w:r>
                <w:rPr>
                  <w:rStyle w:val="Hyperlink"/>
                  <w:rFonts w:ascii="Arial" w:eastAsia="Times New Roman" w:hAnsi="Arial" w:cs="Arial"/>
                  <w:sz w:val="14"/>
                  <w:szCs w:val="14"/>
                  <w:lang w:eastAsia="en-GB"/>
                </w:rPr>
                <w:t>R1-2606896</w:t>
              </w:r>
            </w:hyperlink>
          </w:p>
        </w:tc>
        <w:tc>
          <w:tcPr>
            <w:tcW w:w="1460" w:type="pct"/>
          </w:tcPr>
          <w:p w14:paraId="131F4B2B" w14:textId="4BFB32B6"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CR on differential K-offset application time</w:t>
            </w:r>
          </w:p>
        </w:tc>
        <w:tc>
          <w:tcPr>
            <w:tcW w:w="838" w:type="pct"/>
          </w:tcPr>
          <w:p w14:paraId="3293776E" w14:textId="276F49D7" w:rsidR="00F567F5" w:rsidRPr="00F567F5" w:rsidRDefault="007260E5" w:rsidP="00F567F5">
            <w:pPr>
              <w:rPr>
                <w:rFonts w:ascii="Arial" w:eastAsia="Times New Roman" w:hAnsi="Arial" w:cs="Arial"/>
                <w:color w:val="000000"/>
                <w:sz w:val="14"/>
                <w:szCs w:val="14"/>
                <w:lang w:eastAsia="en-GB"/>
              </w:rPr>
            </w:pPr>
            <w:r w:rsidRPr="007260E5">
              <w:rPr>
                <w:rFonts w:ascii="Arial" w:eastAsia="Times New Roman" w:hAnsi="Arial" w:cs="Arial"/>
                <w:color w:val="000000"/>
                <w:sz w:val="14"/>
                <w:szCs w:val="14"/>
                <w:lang w:eastAsia="en-GB"/>
              </w:rPr>
              <w:t>Moderator (Qualcomm Incorporated), Ericsson, MediaTek, Lenovo, Huawei, OPPO, vivo, Samsun</w:t>
            </w:r>
            <w:r>
              <w:rPr>
                <w:rFonts w:ascii="Arial" w:eastAsia="Times New Roman" w:hAnsi="Arial" w:cs="Arial"/>
                <w:color w:val="000000"/>
                <w:sz w:val="14"/>
                <w:szCs w:val="14"/>
                <w:lang w:eastAsia="en-GB"/>
              </w:rPr>
              <w:t>g</w:t>
            </w:r>
          </w:p>
        </w:tc>
        <w:tc>
          <w:tcPr>
            <w:tcW w:w="237" w:type="pct"/>
          </w:tcPr>
          <w:p w14:paraId="5E598363" w14:textId="62E28353"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2B12514C" w14:textId="558FD61F"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36.213</w:t>
            </w:r>
          </w:p>
        </w:tc>
        <w:tc>
          <w:tcPr>
            <w:tcW w:w="313" w:type="pct"/>
          </w:tcPr>
          <w:p w14:paraId="78C58C66" w14:textId="08C3611E"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4DA8234F" w14:textId="59279682" w:rsidR="00F567F5" w:rsidRPr="00F567F5" w:rsidRDefault="007260E5" w:rsidP="00F567F5">
            <w:pPr>
              <w:rPr>
                <w:rFonts w:ascii="Arial" w:eastAsia="Times New Roman" w:hAnsi="Arial" w:cs="Arial"/>
                <w:color w:val="000000"/>
                <w:sz w:val="14"/>
                <w:szCs w:val="14"/>
                <w:lang w:eastAsia="en-GB"/>
              </w:rPr>
            </w:pPr>
            <w:proofErr w:type="spellStart"/>
            <w:r w:rsidRPr="007260E5">
              <w:rPr>
                <w:rFonts w:ascii="Arial" w:eastAsia="Times New Roman" w:hAnsi="Arial" w:cs="Arial"/>
                <w:color w:val="000000"/>
                <w:sz w:val="14"/>
                <w:szCs w:val="14"/>
                <w:lang w:eastAsia="en-GB"/>
              </w:rPr>
              <w:t>LTE_NBIOT_eMTC_NTN</w:t>
            </w:r>
            <w:proofErr w:type="spellEnd"/>
            <w:r w:rsidRPr="007260E5">
              <w:rPr>
                <w:rFonts w:ascii="Arial" w:eastAsia="Times New Roman" w:hAnsi="Arial" w:cs="Arial"/>
                <w:color w:val="000000"/>
                <w:sz w:val="14"/>
                <w:szCs w:val="14"/>
                <w:lang w:eastAsia="en-GB"/>
              </w:rPr>
              <w:t>-Core</w:t>
            </w:r>
          </w:p>
        </w:tc>
        <w:tc>
          <w:tcPr>
            <w:tcW w:w="222" w:type="pct"/>
          </w:tcPr>
          <w:p w14:paraId="465F6A16" w14:textId="71D72B79"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1466</w:t>
            </w:r>
          </w:p>
        </w:tc>
        <w:tc>
          <w:tcPr>
            <w:tcW w:w="215" w:type="pct"/>
          </w:tcPr>
          <w:p w14:paraId="5575A668" w14:textId="739A82E8" w:rsidR="00F567F5" w:rsidRPr="00F567F5" w:rsidRDefault="00F567F5" w:rsidP="00F567F5">
            <w:pPr>
              <w:rPr>
                <w:rFonts w:ascii="Arial" w:eastAsia="Times New Roman" w:hAnsi="Arial" w:cs="Arial"/>
                <w:color w:val="000000"/>
                <w:sz w:val="14"/>
                <w:szCs w:val="14"/>
                <w:lang w:eastAsia="en-GB"/>
              </w:rPr>
            </w:pPr>
          </w:p>
        </w:tc>
        <w:tc>
          <w:tcPr>
            <w:tcW w:w="192" w:type="pct"/>
          </w:tcPr>
          <w:p w14:paraId="1D7DCA83" w14:textId="26D4F440" w:rsidR="00F567F5" w:rsidRPr="00F567F5" w:rsidRDefault="007260E5"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A</w:t>
            </w:r>
          </w:p>
        </w:tc>
      </w:tr>
      <w:tr w:rsidR="00F567F5" w:rsidRPr="0032333C" w14:paraId="5786B1D7" w14:textId="77777777" w:rsidTr="001B1C30">
        <w:trPr>
          <w:trHeight w:val="20"/>
        </w:trPr>
        <w:tc>
          <w:tcPr>
            <w:tcW w:w="354" w:type="pct"/>
          </w:tcPr>
          <w:p w14:paraId="7E7CF6E7" w14:textId="1FCA0023" w:rsidR="00F567F5" w:rsidRPr="00F567F5" w:rsidRDefault="00C62C50" w:rsidP="00F567F5">
            <w:pPr>
              <w:rPr>
                <w:rFonts w:ascii="Arial" w:eastAsia="Times New Roman" w:hAnsi="Arial" w:cs="Arial"/>
                <w:color w:val="000000"/>
                <w:sz w:val="14"/>
                <w:szCs w:val="14"/>
                <w:lang w:eastAsia="en-GB"/>
              </w:rPr>
            </w:pPr>
            <w:hyperlink r:id="rId2070" w:history="1">
              <w:r>
                <w:rPr>
                  <w:rStyle w:val="Hyperlink"/>
                  <w:rFonts w:ascii="Arial" w:eastAsia="Times New Roman" w:hAnsi="Arial" w:cs="Arial"/>
                  <w:sz w:val="14"/>
                  <w:szCs w:val="14"/>
                  <w:lang w:eastAsia="en-GB"/>
                </w:rPr>
                <w:t>R1-2606872</w:t>
              </w:r>
            </w:hyperlink>
          </w:p>
        </w:tc>
        <w:tc>
          <w:tcPr>
            <w:tcW w:w="1460" w:type="pct"/>
          </w:tcPr>
          <w:p w14:paraId="1B190AA9" w14:textId="52F695A7" w:rsidR="00F567F5" w:rsidRPr="00F567F5" w:rsidRDefault="00AB596B" w:rsidP="00F567F5">
            <w:pPr>
              <w:rPr>
                <w:rFonts w:ascii="Arial" w:eastAsia="Times New Roman" w:hAnsi="Arial" w:cs="Arial"/>
                <w:color w:val="000000"/>
                <w:sz w:val="14"/>
                <w:szCs w:val="14"/>
                <w:lang w:eastAsia="en-GB"/>
              </w:rPr>
            </w:pPr>
            <w:r w:rsidRPr="00AB596B">
              <w:rPr>
                <w:rFonts w:ascii="Arial" w:eastAsia="Times New Roman" w:hAnsi="Arial" w:cs="Arial"/>
                <w:color w:val="000000"/>
                <w:sz w:val="14"/>
                <w:szCs w:val="14"/>
                <w:lang w:eastAsia="en-GB"/>
              </w:rPr>
              <w:t xml:space="preserve">Correction on applying </w:t>
            </w:r>
            <w:proofErr w:type="spellStart"/>
            <w:r w:rsidRPr="00AB596B">
              <w:rPr>
                <w:rFonts w:ascii="Arial" w:eastAsia="Times New Roman" w:hAnsi="Arial" w:cs="Arial"/>
                <w:color w:val="000000"/>
                <w:sz w:val="14"/>
                <w:szCs w:val="14"/>
                <w:lang w:eastAsia="en-GB"/>
              </w:rPr>
              <w:t>controlResourceSetZero</w:t>
            </w:r>
            <w:proofErr w:type="spellEnd"/>
            <w:r w:rsidRPr="00AB596B">
              <w:rPr>
                <w:rFonts w:ascii="Arial" w:eastAsia="Times New Roman" w:hAnsi="Arial" w:cs="Arial"/>
                <w:color w:val="000000"/>
                <w:sz w:val="14"/>
                <w:szCs w:val="14"/>
                <w:lang w:eastAsia="en-GB"/>
              </w:rPr>
              <w:t xml:space="preserve"> and </w:t>
            </w:r>
            <w:proofErr w:type="spellStart"/>
            <w:r w:rsidRPr="00AB596B">
              <w:rPr>
                <w:rFonts w:ascii="Arial" w:eastAsia="Times New Roman" w:hAnsi="Arial" w:cs="Arial"/>
                <w:color w:val="000000"/>
                <w:sz w:val="14"/>
                <w:szCs w:val="14"/>
                <w:lang w:eastAsia="en-GB"/>
              </w:rPr>
              <w:t>searchSpaceZero</w:t>
            </w:r>
            <w:proofErr w:type="spellEnd"/>
            <w:r w:rsidRPr="00AB596B">
              <w:rPr>
                <w:rFonts w:ascii="Arial" w:eastAsia="Times New Roman" w:hAnsi="Arial" w:cs="Arial"/>
                <w:color w:val="000000"/>
                <w:sz w:val="14"/>
                <w:szCs w:val="14"/>
                <w:lang w:eastAsia="en-GB"/>
              </w:rPr>
              <w:t xml:space="preserve"> in OD-SIB1-Config</w:t>
            </w:r>
          </w:p>
        </w:tc>
        <w:tc>
          <w:tcPr>
            <w:tcW w:w="838" w:type="pct"/>
          </w:tcPr>
          <w:p w14:paraId="2ABAA9EC" w14:textId="5EA6C22F" w:rsidR="00F567F5" w:rsidRPr="00F567F5"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 xml:space="preserve">Moderator (Samsung), Huawei, </w:t>
            </w:r>
            <w:proofErr w:type="spellStart"/>
            <w:r>
              <w:rPr>
                <w:rFonts w:ascii="Arial" w:eastAsia="Times New Roman" w:hAnsi="Arial" w:cs="Arial"/>
                <w:color w:val="000000"/>
                <w:sz w:val="14"/>
                <w:szCs w:val="14"/>
                <w:lang w:eastAsia="en-GB"/>
              </w:rPr>
              <w:t>HiSilicon</w:t>
            </w:r>
            <w:proofErr w:type="spellEnd"/>
            <w:r>
              <w:rPr>
                <w:rFonts w:ascii="Arial" w:eastAsia="Times New Roman" w:hAnsi="Arial" w:cs="Arial"/>
                <w:color w:val="000000"/>
                <w:sz w:val="14"/>
                <w:szCs w:val="14"/>
                <w:lang w:eastAsia="en-GB"/>
              </w:rPr>
              <w:t xml:space="preserve">, </w:t>
            </w:r>
            <w:proofErr w:type="spellStart"/>
            <w:r>
              <w:rPr>
                <w:rFonts w:ascii="Arial" w:eastAsia="Times New Roman" w:hAnsi="Arial" w:cs="Arial"/>
                <w:color w:val="000000"/>
                <w:sz w:val="14"/>
                <w:szCs w:val="14"/>
                <w:lang w:eastAsia="en-GB"/>
              </w:rPr>
              <w:t>Ofinno</w:t>
            </w:r>
            <w:proofErr w:type="spellEnd"/>
            <w:r>
              <w:rPr>
                <w:rFonts w:ascii="Arial" w:eastAsia="Times New Roman" w:hAnsi="Arial" w:cs="Arial"/>
                <w:color w:val="000000"/>
                <w:sz w:val="14"/>
                <w:szCs w:val="14"/>
                <w:lang w:eastAsia="en-GB"/>
              </w:rPr>
              <w:t>, LG Electronics, Sharp, Ericsson, Apple, vivo, Nokia</w:t>
            </w:r>
          </w:p>
        </w:tc>
        <w:tc>
          <w:tcPr>
            <w:tcW w:w="237" w:type="pct"/>
          </w:tcPr>
          <w:p w14:paraId="561582DF" w14:textId="5AF9D121" w:rsidR="00F567F5" w:rsidRPr="00F567F5"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124A9170" w14:textId="3C94FB11" w:rsidR="00F567F5" w:rsidRPr="00F567F5"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38.213</w:t>
            </w:r>
          </w:p>
        </w:tc>
        <w:tc>
          <w:tcPr>
            <w:tcW w:w="313" w:type="pct"/>
          </w:tcPr>
          <w:p w14:paraId="51BA22CB" w14:textId="4B63C2B0" w:rsidR="00F567F5" w:rsidRPr="00F567F5"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6CD5ACEC" w14:textId="474C745F" w:rsidR="00F567F5" w:rsidRPr="00F567F5" w:rsidRDefault="00AB596B" w:rsidP="00F567F5">
            <w:pPr>
              <w:rPr>
                <w:rFonts w:ascii="Arial" w:eastAsia="Times New Roman" w:hAnsi="Arial" w:cs="Arial"/>
                <w:color w:val="000000"/>
                <w:sz w:val="14"/>
                <w:szCs w:val="14"/>
                <w:lang w:eastAsia="en-GB"/>
              </w:rPr>
            </w:pPr>
            <w:proofErr w:type="spellStart"/>
            <w:r w:rsidRPr="00AB596B">
              <w:rPr>
                <w:rFonts w:ascii="Arial" w:eastAsia="Times New Roman" w:hAnsi="Arial" w:cs="Arial"/>
                <w:color w:val="000000"/>
                <w:sz w:val="14"/>
                <w:szCs w:val="14"/>
                <w:lang w:eastAsia="en-GB"/>
              </w:rPr>
              <w:t>Netw_Energy_NR_enh</w:t>
            </w:r>
            <w:proofErr w:type="spellEnd"/>
            <w:r w:rsidRPr="00AB596B">
              <w:rPr>
                <w:rFonts w:ascii="Arial" w:eastAsia="Times New Roman" w:hAnsi="Arial" w:cs="Arial"/>
                <w:color w:val="000000"/>
                <w:sz w:val="14"/>
                <w:szCs w:val="14"/>
                <w:lang w:eastAsia="en-GB"/>
              </w:rPr>
              <w:t>-Core</w:t>
            </w:r>
          </w:p>
        </w:tc>
        <w:tc>
          <w:tcPr>
            <w:tcW w:w="222" w:type="pct"/>
          </w:tcPr>
          <w:p w14:paraId="5C57B825" w14:textId="2550573C" w:rsidR="00F567F5" w:rsidRPr="00F567F5"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0786</w:t>
            </w:r>
          </w:p>
        </w:tc>
        <w:tc>
          <w:tcPr>
            <w:tcW w:w="215" w:type="pct"/>
          </w:tcPr>
          <w:p w14:paraId="2C403830" w14:textId="2E12FD72" w:rsidR="00F567F5" w:rsidRPr="00F567F5" w:rsidRDefault="00F567F5" w:rsidP="00F567F5">
            <w:pPr>
              <w:rPr>
                <w:rFonts w:ascii="Arial" w:eastAsia="Times New Roman" w:hAnsi="Arial" w:cs="Arial"/>
                <w:color w:val="000000"/>
                <w:sz w:val="14"/>
                <w:szCs w:val="14"/>
                <w:lang w:eastAsia="en-GB"/>
              </w:rPr>
            </w:pPr>
          </w:p>
        </w:tc>
        <w:tc>
          <w:tcPr>
            <w:tcW w:w="192" w:type="pct"/>
          </w:tcPr>
          <w:p w14:paraId="36B84DA0" w14:textId="162F5617" w:rsidR="00F567F5" w:rsidRPr="00F567F5" w:rsidRDefault="00AB596B" w:rsidP="00F567F5">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AB596B" w:rsidRPr="0032333C" w14:paraId="56CBDB33" w14:textId="77777777" w:rsidTr="001B1C30">
        <w:trPr>
          <w:trHeight w:val="20"/>
        </w:trPr>
        <w:tc>
          <w:tcPr>
            <w:tcW w:w="354" w:type="pct"/>
          </w:tcPr>
          <w:p w14:paraId="65616037" w14:textId="76CAEA6E" w:rsidR="00AB596B" w:rsidRPr="00F567F5" w:rsidRDefault="00C62C50" w:rsidP="00AB596B">
            <w:pPr>
              <w:rPr>
                <w:rFonts w:ascii="Arial" w:eastAsia="Times New Roman" w:hAnsi="Arial" w:cs="Arial"/>
                <w:color w:val="000000"/>
                <w:sz w:val="14"/>
                <w:szCs w:val="14"/>
                <w:lang w:eastAsia="en-GB"/>
              </w:rPr>
            </w:pPr>
            <w:hyperlink r:id="rId2071" w:history="1">
              <w:r>
                <w:rPr>
                  <w:rStyle w:val="Hyperlink"/>
                  <w:rFonts w:ascii="Arial" w:eastAsia="Times New Roman" w:hAnsi="Arial" w:cs="Arial"/>
                  <w:sz w:val="14"/>
                  <w:szCs w:val="14"/>
                  <w:lang w:eastAsia="en-GB"/>
                </w:rPr>
                <w:t>R1-2606850</w:t>
              </w:r>
            </w:hyperlink>
          </w:p>
        </w:tc>
        <w:tc>
          <w:tcPr>
            <w:tcW w:w="1460" w:type="pct"/>
          </w:tcPr>
          <w:p w14:paraId="63B51963" w14:textId="7A108E18" w:rsidR="00AB596B" w:rsidRPr="00F567F5" w:rsidRDefault="00EB06A7" w:rsidP="00AB596B">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Correction on TDD configuration for on-demand SIB1 in TS 38.213</w:t>
            </w:r>
          </w:p>
        </w:tc>
        <w:tc>
          <w:tcPr>
            <w:tcW w:w="838" w:type="pct"/>
          </w:tcPr>
          <w:p w14:paraId="359BCB06" w14:textId="309BD432" w:rsidR="00AB596B" w:rsidRPr="00F567F5" w:rsidRDefault="00EB06A7" w:rsidP="00AB596B">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 xml:space="preserve">Moderator (LG Electronics), Sharp, Samsung, Nokia, </w:t>
            </w:r>
            <w:proofErr w:type="spellStart"/>
            <w:r w:rsidRPr="00EB06A7">
              <w:rPr>
                <w:rFonts w:ascii="Arial" w:eastAsia="Times New Roman" w:hAnsi="Arial" w:cs="Arial"/>
                <w:color w:val="000000"/>
                <w:sz w:val="14"/>
                <w:szCs w:val="14"/>
                <w:lang w:eastAsia="en-GB"/>
              </w:rPr>
              <w:t>Ofinno</w:t>
            </w:r>
            <w:proofErr w:type="spellEnd"/>
          </w:p>
        </w:tc>
        <w:tc>
          <w:tcPr>
            <w:tcW w:w="237" w:type="pct"/>
          </w:tcPr>
          <w:p w14:paraId="34C879C6" w14:textId="53F48A8C"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09F47D8B" w14:textId="23E3C28E"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38.213</w:t>
            </w:r>
          </w:p>
        </w:tc>
        <w:tc>
          <w:tcPr>
            <w:tcW w:w="313" w:type="pct"/>
          </w:tcPr>
          <w:p w14:paraId="03810475" w14:textId="52700D3A"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0794B082" w14:textId="2FB84423" w:rsidR="00AB596B" w:rsidRPr="00F567F5" w:rsidRDefault="00AB596B" w:rsidP="00AB596B">
            <w:pPr>
              <w:rPr>
                <w:rFonts w:ascii="Arial" w:eastAsia="Times New Roman" w:hAnsi="Arial" w:cs="Arial"/>
                <w:color w:val="000000"/>
                <w:sz w:val="14"/>
                <w:szCs w:val="14"/>
                <w:lang w:eastAsia="en-GB"/>
              </w:rPr>
            </w:pPr>
            <w:proofErr w:type="spellStart"/>
            <w:r w:rsidRPr="00AB596B">
              <w:rPr>
                <w:rFonts w:ascii="Arial" w:eastAsia="Times New Roman" w:hAnsi="Arial" w:cs="Arial"/>
                <w:color w:val="000000"/>
                <w:sz w:val="14"/>
                <w:szCs w:val="14"/>
                <w:lang w:eastAsia="en-GB"/>
              </w:rPr>
              <w:t>Netw_Energy_NR_enh</w:t>
            </w:r>
            <w:proofErr w:type="spellEnd"/>
            <w:r w:rsidRPr="00AB596B">
              <w:rPr>
                <w:rFonts w:ascii="Arial" w:eastAsia="Times New Roman" w:hAnsi="Arial" w:cs="Arial"/>
                <w:color w:val="000000"/>
                <w:sz w:val="14"/>
                <w:szCs w:val="14"/>
                <w:lang w:eastAsia="en-GB"/>
              </w:rPr>
              <w:t>-Core</w:t>
            </w:r>
          </w:p>
        </w:tc>
        <w:tc>
          <w:tcPr>
            <w:tcW w:w="222" w:type="pct"/>
          </w:tcPr>
          <w:p w14:paraId="6E4420F3" w14:textId="4109AD68" w:rsidR="00AB596B" w:rsidRPr="00F567F5" w:rsidRDefault="00EB06A7"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0781</w:t>
            </w:r>
          </w:p>
        </w:tc>
        <w:tc>
          <w:tcPr>
            <w:tcW w:w="215" w:type="pct"/>
          </w:tcPr>
          <w:p w14:paraId="46B0ED2F" w14:textId="5E4E1133" w:rsidR="00AB596B" w:rsidRPr="00F567F5" w:rsidRDefault="00AB596B" w:rsidP="00AB596B">
            <w:pPr>
              <w:rPr>
                <w:rFonts w:ascii="Arial" w:eastAsia="Times New Roman" w:hAnsi="Arial" w:cs="Arial"/>
                <w:color w:val="000000"/>
                <w:sz w:val="14"/>
                <w:szCs w:val="14"/>
                <w:lang w:eastAsia="en-GB"/>
              </w:rPr>
            </w:pPr>
          </w:p>
        </w:tc>
        <w:tc>
          <w:tcPr>
            <w:tcW w:w="192" w:type="pct"/>
          </w:tcPr>
          <w:p w14:paraId="0C87F4ED" w14:textId="2B4E5882" w:rsidR="00AB596B" w:rsidRPr="00F567F5" w:rsidRDefault="00EB06A7"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AB596B" w:rsidRPr="0032333C" w14:paraId="5C667202" w14:textId="77777777" w:rsidTr="001B1C30">
        <w:trPr>
          <w:trHeight w:val="20"/>
        </w:trPr>
        <w:tc>
          <w:tcPr>
            <w:tcW w:w="354" w:type="pct"/>
          </w:tcPr>
          <w:p w14:paraId="65A508B8" w14:textId="490FEBBE" w:rsidR="00AB596B" w:rsidRPr="00F567F5" w:rsidRDefault="00C62C50" w:rsidP="00AB596B">
            <w:pPr>
              <w:rPr>
                <w:rFonts w:ascii="Arial" w:eastAsia="Times New Roman" w:hAnsi="Arial" w:cs="Arial"/>
                <w:color w:val="000000"/>
                <w:sz w:val="14"/>
                <w:szCs w:val="14"/>
                <w:lang w:eastAsia="en-GB"/>
              </w:rPr>
            </w:pPr>
            <w:hyperlink r:id="rId2072" w:history="1">
              <w:r>
                <w:rPr>
                  <w:rStyle w:val="Hyperlink"/>
                  <w:rFonts w:ascii="Arial" w:eastAsia="Times New Roman" w:hAnsi="Arial" w:cs="Arial"/>
                  <w:sz w:val="14"/>
                  <w:szCs w:val="14"/>
                  <w:lang w:eastAsia="en-GB"/>
                </w:rPr>
                <w:t>R1-2606851</w:t>
              </w:r>
            </w:hyperlink>
          </w:p>
        </w:tc>
        <w:tc>
          <w:tcPr>
            <w:tcW w:w="1460" w:type="pct"/>
          </w:tcPr>
          <w:p w14:paraId="074C68D8" w14:textId="6ADE86B2" w:rsidR="00AB596B" w:rsidRPr="00F567F5" w:rsidRDefault="00AB596B" w:rsidP="00AB596B">
            <w:pPr>
              <w:rPr>
                <w:rFonts w:ascii="Arial" w:eastAsia="Times New Roman" w:hAnsi="Arial" w:cs="Arial"/>
                <w:color w:val="000000"/>
                <w:sz w:val="14"/>
                <w:szCs w:val="14"/>
                <w:lang w:eastAsia="en-GB"/>
              </w:rPr>
            </w:pPr>
            <w:r w:rsidRPr="00AB596B">
              <w:rPr>
                <w:rFonts w:ascii="Arial" w:eastAsia="Times New Roman" w:hAnsi="Arial" w:cs="Arial"/>
                <w:color w:val="000000"/>
                <w:sz w:val="14"/>
                <w:szCs w:val="14"/>
                <w:lang w:eastAsia="en-GB"/>
              </w:rPr>
              <w:t>Correction on collision handling for on-demand SIB1 in TS 38.21</w:t>
            </w:r>
            <w:r>
              <w:rPr>
                <w:rFonts w:ascii="Arial" w:eastAsia="Times New Roman" w:hAnsi="Arial" w:cs="Arial"/>
                <w:color w:val="000000"/>
                <w:sz w:val="14"/>
                <w:szCs w:val="14"/>
                <w:lang w:eastAsia="en-GB"/>
              </w:rPr>
              <w:t>1</w:t>
            </w:r>
          </w:p>
        </w:tc>
        <w:tc>
          <w:tcPr>
            <w:tcW w:w="838" w:type="pct"/>
          </w:tcPr>
          <w:p w14:paraId="195ECC76" w14:textId="54B2366F" w:rsidR="00AB596B" w:rsidRPr="00F567F5" w:rsidRDefault="00EB06A7" w:rsidP="00AB596B">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 xml:space="preserve">Moderator (LG Electronics), Huawei, </w:t>
            </w:r>
            <w:proofErr w:type="spellStart"/>
            <w:r w:rsidRPr="00EB06A7">
              <w:rPr>
                <w:rFonts w:ascii="Arial" w:eastAsia="Times New Roman" w:hAnsi="Arial" w:cs="Arial"/>
                <w:color w:val="000000"/>
                <w:sz w:val="14"/>
                <w:szCs w:val="14"/>
                <w:lang w:eastAsia="en-GB"/>
              </w:rPr>
              <w:t>HiSilicon</w:t>
            </w:r>
            <w:proofErr w:type="spellEnd"/>
            <w:r w:rsidRPr="00EB06A7">
              <w:rPr>
                <w:rFonts w:ascii="Arial" w:eastAsia="Times New Roman" w:hAnsi="Arial" w:cs="Arial"/>
                <w:color w:val="000000"/>
                <w:sz w:val="14"/>
                <w:szCs w:val="14"/>
                <w:lang w:eastAsia="en-GB"/>
              </w:rPr>
              <w:t>, Samsung, Nokia</w:t>
            </w:r>
          </w:p>
        </w:tc>
        <w:tc>
          <w:tcPr>
            <w:tcW w:w="237" w:type="pct"/>
          </w:tcPr>
          <w:p w14:paraId="64D681DD" w14:textId="43F436C5"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1440E191" w14:textId="6921E55A"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38.213</w:t>
            </w:r>
          </w:p>
        </w:tc>
        <w:tc>
          <w:tcPr>
            <w:tcW w:w="313" w:type="pct"/>
          </w:tcPr>
          <w:p w14:paraId="181A28D5" w14:textId="179A776A"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3E9D2CD9" w14:textId="1BE3D841" w:rsidR="00AB596B" w:rsidRPr="00F567F5" w:rsidRDefault="00AB596B" w:rsidP="00AB596B">
            <w:pPr>
              <w:rPr>
                <w:rFonts w:ascii="Arial" w:eastAsia="Times New Roman" w:hAnsi="Arial" w:cs="Arial"/>
                <w:color w:val="000000"/>
                <w:sz w:val="14"/>
                <w:szCs w:val="14"/>
                <w:lang w:eastAsia="en-GB"/>
              </w:rPr>
            </w:pPr>
            <w:proofErr w:type="spellStart"/>
            <w:r w:rsidRPr="00AB596B">
              <w:rPr>
                <w:rFonts w:ascii="Arial" w:eastAsia="Times New Roman" w:hAnsi="Arial" w:cs="Arial"/>
                <w:color w:val="000000"/>
                <w:sz w:val="14"/>
                <w:szCs w:val="14"/>
                <w:lang w:eastAsia="en-GB"/>
              </w:rPr>
              <w:t>Netw_Energy_NR_enh</w:t>
            </w:r>
            <w:proofErr w:type="spellEnd"/>
            <w:r w:rsidRPr="00AB596B">
              <w:rPr>
                <w:rFonts w:ascii="Arial" w:eastAsia="Times New Roman" w:hAnsi="Arial" w:cs="Arial"/>
                <w:color w:val="000000"/>
                <w:sz w:val="14"/>
                <w:szCs w:val="14"/>
                <w:lang w:eastAsia="en-GB"/>
              </w:rPr>
              <w:t>-Core</w:t>
            </w:r>
          </w:p>
        </w:tc>
        <w:tc>
          <w:tcPr>
            <w:tcW w:w="222" w:type="pct"/>
          </w:tcPr>
          <w:p w14:paraId="2ECE66E3" w14:textId="3A167819" w:rsidR="00AB596B" w:rsidRPr="00F567F5" w:rsidRDefault="00EB06A7"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0782</w:t>
            </w:r>
          </w:p>
        </w:tc>
        <w:tc>
          <w:tcPr>
            <w:tcW w:w="215" w:type="pct"/>
          </w:tcPr>
          <w:p w14:paraId="3F4DD514" w14:textId="6ECB4B36" w:rsidR="00AB596B" w:rsidRPr="00F567F5" w:rsidRDefault="00AB596B" w:rsidP="00AB596B">
            <w:pPr>
              <w:rPr>
                <w:rFonts w:ascii="Arial" w:eastAsia="Times New Roman" w:hAnsi="Arial" w:cs="Arial"/>
                <w:color w:val="000000"/>
                <w:sz w:val="14"/>
                <w:szCs w:val="14"/>
                <w:lang w:eastAsia="en-GB"/>
              </w:rPr>
            </w:pPr>
          </w:p>
        </w:tc>
        <w:tc>
          <w:tcPr>
            <w:tcW w:w="192" w:type="pct"/>
          </w:tcPr>
          <w:p w14:paraId="27F4261A" w14:textId="77A63203" w:rsidR="00AB596B" w:rsidRPr="00F567F5" w:rsidRDefault="00EB06A7"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AB596B" w:rsidRPr="0032333C" w14:paraId="50C13A92" w14:textId="77777777" w:rsidTr="001B1C30">
        <w:trPr>
          <w:trHeight w:val="20"/>
        </w:trPr>
        <w:tc>
          <w:tcPr>
            <w:tcW w:w="354" w:type="pct"/>
          </w:tcPr>
          <w:p w14:paraId="6130AA44" w14:textId="22D787AB" w:rsidR="00AB596B" w:rsidRPr="00F567F5" w:rsidRDefault="00C62C50" w:rsidP="00AB596B">
            <w:pPr>
              <w:rPr>
                <w:rFonts w:ascii="Arial" w:eastAsia="Times New Roman" w:hAnsi="Arial" w:cs="Arial"/>
                <w:color w:val="000000"/>
                <w:sz w:val="14"/>
                <w:szCs w:val="14"/>
                <w:lang w:eastAsia="en-GB"/>
              </w:rPr>
            </w:pPr>
            <w:hyperlink r:id="rId2073" w:history="1">
              <w:r>
                <w:rPr>
                  <w:rStyle w:val="Hyperlink"/>
                  <w:rFonts w:ascii="Arial" w:eastAsia="Times New Roman" w:hAnsi="Arial" w:cs="Arial"/>
                  <w:sz w:val="14"/>
                  <w:szCs w:val="14"/>
                  <w:lang w:eastAsia="en-GB"/>
                </w:rPr>
                <w:t>R1-2606849</w:t>
              </w:r>
            </w:hyperlink>
          </w:p>
        </w:tc>
        <w:tc>
          <w:tcPr>
            <w:tcW w:w="1460" w:type="pct"/>
          </w:tcPr>
          <w:p w14:paraId="2300CFFE" w14:textId="2621CB3A" w:rsidR="00AB596B" w:rsidRPr="00F567F5" w:rsidRDefault="00AB596B" w:rsidP="00AB596B">
            <w:pPr>
              <w:rPr>
                <w:rFonts w:ascii="Arial" w:eastAsia="Times New Roman" w:hAnsi="Arial" w:cs="Arial"/>
                <w:color w:val="000000"/>
                <w:sz w:val="14"/>
                <w:szCs w:val="14"/>
                <w:lang w:eastAsia="en-GB"/>
              </w:rPr>
            </w:pPr>
            <w:r w:rsidRPr="00AB596B">
              <w:rPr>
                <w:rFonts w:ascii="Arial" w:eastAsia="Times New Roman" w:hAnsi="Arial" w:cs="Arial"/>
                <w:color w:val="000000"/>
                <w:sz w:val="14"/>
                <w:szCs w:val="14"/>
                <w:lang w:eastAsia="en-GB"/>
              </w:rPr>
              <w:t>Correction on restricted set configuration for on-demand SIB1 in TS 38.211</w:t>
            </w:r>
          </w:p>
        </w:tc>
        <w:tc>
          <w:tcPr>
            <w:tcW w:w="838" w:type="pct"/>
          </w:tcPr>
          <w:p w14:paraId="7137FC37" w14:textId="35E14881" w:rsidR="00AB596B" w:rsidRPr="00F567F5" w:rsidRDefault="00AB596B" w:rsidP="00AB596B">
            <w:pPr>
              <w:rPr>
                <w:rFonts w:ascii="Arial" w:eastAsia="Times New Roman" w:hAnsi="Arial" w:cs="Arial"/>
                <w:color w:val="000000"/>
                <w:sz w:val="14"/>
                <w:szCs w:val="14"/>
                <w:lang w:eastAsia="en-GB"/>
              </w:rPr>
            </w:pPr>
            <w:r w:rsidRPr="00AB596B">
              <w:rPr>
                <w:rFonts w:ascii="Arial" w:eastAsia="Times New Roman" w:hAnsi="Arial" w:cs="Arial"/>
                <w:color w:val="000000"/>
                <w:sz w:val="14"/>
                <w:szCs w:val="14"/>
                <w:lang w:eastAsia="en-GB"/>
              </w:rPr>
              <w:t>Moderator (LG Electronics), Sharp, Samsung, Nokia</w:t>
            </w:r>
          </w:p>
        </w:tc>
        <w:tc>
          <w:tcPr>
            <w:tcW w:w="237" w:type="pct"/>
          </w:tcPr>
          <w:p w14:paraId="0BD3CBFC" w14:textId="2F23423A"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57453BB7" w14:textId="10255982"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38.211</w:t>
            </w:r>
          </w:p>
        </w:tc>
        <w:tc>
          <w:tcPr>
            <w:tcW w:w="313" w:type="pct"/>
          </w:tcPr>
          <w:p w14:paraId="1610CC07" w14:textId="2748BA4A"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1D6FD547" w14:textId="2C1F607B" w:rsidR="00AB596B" w:rsidRPr="00F567F5" w:rsidRDefault="00AB596B" w:rsidP="00AB596B">
            <w:pPr>
              <w:rPr>
                <w:rFonts w:ascii="Arial" w:eastAsia="Times New Roman" w:hAnsi="Arial" w:cs="Arial"/>
                <w:color w:val="000000"/>
                <w:sz w:val="14"/>
                <w:szCs w:val="14"/>
                <w:lang w:eastAsia="en-GB"/>
              </w:rPr>
            </w:pPr>
            <w:proofErr w:type="spellStart"/>
            <w:r w:rsidRPr="00AB596B">
              <w:rPr>
                <w:rFonts w:ascii="Arial" w:eastAsia="Times New Roman" w:hAnsi="Arial" w:cs="Arial"/>
                <w:color w:val="000000"/>
                <w:sz w:val="14"/>
                <w:szCs w:val="14"/>
                <w:lang w:eastAsia="en-GB"/>
              </w:rPr>
              <w:t>Netw_Energy_NR_enh</w:t>
            </w:r>
            <w:proofErr w:type="spellEnd"/>
            <w:r w:rsidRPr="00AB596B">
              <w:rPr>
                <w:rFonts w:ascii="Arial" w:eastAsia="Times New Roman" w:hAnsi="Arial" w:cs="Arial"/>
                <w:color w:val="000000"/>
                <w:sz w:val="14"/>
                <w:szCs w:val="14"/>
                <w:lang w:eastAsia="en-GB"/>
              </w:rPr>
              <w:t>-Core</w:t>
            </w:r>
          </w:p>
        </w:tc>
        <w:tc>
          <w:tcPr>
            <w:tcW w:w="222" w:type="pct"/>
          </w:tcPr>
          <w:p w14:paraId="6655C920" w14:textId="6803C74B"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0184</w:t>
            </w:r>
          </w:p>
        </w:tc>
        <w:tc>
          <w:tcPr>
            <w:tcW w:w="215" w:type="pct"/>
          </w:tcPr>
          <w:p w14:paraId="0411C3A5" w14:textId="1FE86C67" w:rsidR="00AB596B" w:rsidRPr="00F567F5" w:rsidRDefault="00AB596B" w:rsidP="00AB596B">
            <w:pPr>
              <w:rPr>
                <w:rFonts w:ascii="Arial" w:eastAsia="Times New Roman" w:hAnsi="Arial" w:cs="Arial"/>
                <w:color w:val="000000"/>
                <w:sz w:val="14"/>
                <w:szCs w:val="14"/>
                <w:lang w:eastAsia="en-GB"/>
              </w:rPr>
            </w:pPr>
          </w:p>
        </w:tc>
        <w:tc>
          <w:tcPr>
            <w:tcW w:w="192" w:type="pct"/>
          </w:tcPr>
          <w:p w14:paraId="388B3D73" w14:textId="1EA757FA" w:rsidR="00AB596B" w:rsidRPr="00F567F5" w:rsidRDefault="00AB596B" w:rsidP="00AB596B">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73044444" w14:textId="77777777" w:rsidTr="001B1C30">
        <w:trPr>
          <w:trHeight w:val="20"/>
        </w:trPr>
        <w:tc>
          <w:tcPr>
            <w:tcW w:w="354" w:type="pct"/>
          </w:tcPr>
          <w:p w14:paraId="1FF0CC0E" w14:textId="1FB99012" w:rsidR="00EB06A7" w:rsidRPr="00F567F5" w:rsidRDefault="00C62C50" w:rsidP="00EB06A7">
            <w:pPr>
              <w:rPr>
                <w:rFonts w:ascii="Arial" w:eastAsia="Times New Roman" w:hAnsi="Arial" w:cs="Arial"/>
                <w:color w:val="000000"/>
                <w:sz w:val="14"/>
                <w:szCs w:val="14"/>
                <w:lang w:eastAsia="en-GB"/>
              </w:rPr>
            </w:pPr>
            <w:hyperlink r:id="rId2074" w:history="1">
              <w:r>
                <w:rPr>
                  <w:rStyle w:val="Hyperlink"/>
                  <w:rFonts w:ascii="Arial" w:eastAsia="Times New Roman" w:hAnsi="Arial" w:cs="Arial"/>
                  <w:sz w:val="14"/>
                  <w:szCs w:val="14"/>
                  <w:lang w:eastAsia="en-GB"/>
                </w:rPr>
                <w:t>R1-2606922</w:t>
              </w:r>
            </w:hyperlink>
          </w:p>
        </w:tc>
        <w:tc>
          <w:tcPr>
            <w:tcW w:w="1460" w:type="pct"/>
          </w:tcPr>
          <w:p w14:paraId="73D106D4" w14:textId="6A88F1A2"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Correction on AI/ML for beam management in TS38214</w:t>
            </w:r>
          </w:p>
        </w:tc>
        <w:tc>
          <w:tcPr>
            <w:tcW w:w="838" w:type="pct"/>
          </w:tcPr>
          <w:p w14:paraId="34FFF9BD" w14:textId="4716B755"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 xml:space="preserve">Moderator (Samsung), Huawei, </w:t>
            </w:r>
            <w:proofErr w:type="spellStart"/>
            <w:r w:rsidRPr="00EB06A7">
              <w:rPr>
                <w:rFonts w:ascii="Arial" w:eastAsia="Times New Roman" w:hAnsi="Arial" w:cs="Arial"/>
                <w:color w:val="000000"/>
                <w:sz w:val="14"/>
                <w:szCs w:val="14"/>
                <w:lang w:eastAsia="en-GB"/>
              </w:rPr>
              <w:t>HiSilicon</w:t>
            </w:r>
            <w:proofErr w:type="spellEnd"/>
            <w:r w:rsidRPr="00EB06A7">
              <w:rPr>
                <w:rFonts w:ascii="Arial" w:eastAsia="Times New Roman" w:hAnsi="Arial" w:cs="Arial"/>
                <w:color w:val="000000"/>
                <w:sz w:val="14"/>
                <w:szCs w:val="14"/>
                <w:lang w:eastAsia="en-GB"/>
              </w:rPr>
              <w:t>, Google</w:t>
            </w:r>
          </w:p>
        </w:tc>
        <w:tc>
          <w:tcPr>
            <w:tcW w:w="237" w:type="pct"/>
          </w:tcPr>
          <w:p w14:paraId="5B1C91EA" w14:textId="1697120B"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72169812" w14:textId="4B211BA5"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38.214</w:t>
            </w:r>
          </w:p>
        </w:tc>
        <w:tc>
          <w:tcPr>
            <w:tcW w:w="313" w:type="pct"/>
          </w:tcPr>
          <w:p w14:paraId="67D4D11D" w14:textId="056DCD6B"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6A6738FF" w14:textId="78A54740" w:rsidR="00EB06A7" w:rsidRPr="00F567F5" w:rsidRDefault="00EB06A7" w:rsidP="00EB06A7">
            <w:pPr>
              <w:rPr>
                <w:rFonts w:ascii="Arial" w:eastAsia="Times New Roman" w:hAnsi="Arial" w:cs="Arial"/>
                <w:color w:val="000000"/>
                <w:sz w:val="14"/>
                <w:szCs w:val="14"/>
                <w:lang w:eastAsia="en-GB"/>
              </w:rPr>
            </w:pPr>
            <w:proofErr w:type="spellStart"/>
            <w:r w:rsidRPr="00EB06A7">
              <w:rPr>
                <w:rFonts w:ascii="Arial" w:eastAsia="Times New Roman" w:hAnsi="Arial" w:cs="Arial"/>
                <w:color w:val="000000"/>
                <w:sz w:val="14"/>
                <w:szCs w:val="14"/>
                <w:lang w:eastAsia="en-GB"/>
              </w:rPr>
              <w:t>NR_AIML_air</w:t>
            </w:r>
            <w:proofErr w:type="spellEnd"/>
            <w:r w:rsidRPr="00EB06A7">
              <w:rPr>
                <w:rFonts w:ascii="Arial" w:eastAsia="Times New Roman" w:hAnsi="Arial" w:cs="Arial"/>
                <w:color w:val="000000"/>
                <w:sz w:val="14"/>
                <w:szCs w:val="14"/>
                <w:lang w:eastAsia="en-GB"/>
              </w:rPr>
              <w:t>-Core</w:t>
            </w:r>
          </w:p>
        </w:tc>
        <w:tc>
          <w:tcPr>
            <w:tcW w:w="222" w:type="pct"/>
          </w:tcPr>
          <w:p w14:paraId="15028B52" w14:textId="579D1FFC"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0770</w:t>
            </w:r>
          </w:p>
        </w:tc>
        <w:tc>
          <w:tcPr>
            <w:tcW w:w="215" w:type="pct"/>
          </w:tcPr>
          <w:p w14:paraId="1DA785DC" w14:textId="0340F0E5" w:rsidR="00EB06A7" w:rsidRPr="00F567F5" w:rsidRDefault="00EB06A7" w:rsidP="00EB06A7">
            <w:pPr>
              <w:rPr>
                <w:rFonts w:ascii="Arial" w:eastAsia="Times New Roman" w:hAnsi="Arial" w:cs="Arial"/>
                <w:color w:val="000000"/>
                <w:sz w:val="14"/>
                <w:szCs w:val="14"/>
                <w:lang w:eastAsia="en-GB"/>
              </w:rPr>
            </w:pPr>
          </w:p>
        </w:tc>
        <w:tc>
          <w:tcPr>
            <w:tcW w:w="192" w:type="pct"/>
          </w:tcPr>
          <w:p w14:paraId="3EC6FDD2" w14:textId="697DE642"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6EC5DF21" w14:textId="77777777" w:rsidTr="001B1C30">
        <w:trPr>
          <w:trHeight w:val="20"/>
        </w:trPr>
        <w:tc>
          <w:tcPr>
            <w:tcW w:w="354" w:type="pct"/>
          </w:tcPr>
          <w:p w14:paraId="05BBE2E3" w14:textId="5FD8BF21" w:rsidR="00EB06A7" w:rsidRPr="00F567F5" w:rsidRDefault="00C62C50" w:rsidP="00EB06A7">
            <w:pPr>
              <w:rPr>
                <w:rFonts w:ascii="Arial" w:eastAsia="Times New Roman" w:hAnsi="Arial" w:cs="Arial"/>
                <w:color w:val="000000"/>
                <w:sz w:val="14"/>
                <w:szCs w:val="14"/>
                <w:lang w:eastAsia="en-GB"/>
              </w:rPr>
            </w:pPr>
            <w:hyperlink r:id="rId2075" w:history="1">
              <w:r>
                <w:rPr>
                  <w:rStyle w:val="Hyperlink"/>
                  <w:rFonts w:ascii="Arial" w:eastAsia="Times New Roman" w:hAnsi="Arial" w:cs="Arial"/>
                  <w:sz w:val="14"/>
                  <w:szCs w:val="14"/>
                  <w:lang w:eastAsia="en-GB"/>
                </w:rPr>
                <w:t>R1-2606932</w:t>
              </w:r>
            </w:hyperlink>
          </w:p>
        </w:tc>
        <w:tc>
          <w:tcPr>
            <w:tcW w:w="1460" w:type="pct"/>
          </w:tcPr>
          <w:p w14:paraId="13FBCD73" w14:textId="30AAAA23"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Correction on Rel-19 AI/ML based CSI prediction</w:t>
            </w:r>
          </w:p>
        </w:tc>
        <w:tc>
          <w:tcPr>
            <w:tcW w:w="838" w:type="pct"/>
          </w:tcPr>
          <w:p w14:paraId="3E0563FC" w14:textId="68708E39"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Moderator (LG Electronics), Sharp, Google</w:t>
            </w:r>
          </w:p>
        </w:tc>
        <w:tc>
          <w:tcPr>
            <w:tcW w:w="237" w:type="pct"/>
          </w:tcPr>
          <w:p w14:paraId="6FD97EA7" w14:textId="7E68A3EF"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05DCD125" w14:textId="414B0205"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38.214</w:t>
            </w:r>
          </w:p>
        </w:tc>
        <w:tc>
          <w:tcPr>
            <w:tcW w:w="313" w:type="pct"/>
          </w:tcPr>
          <w:p w14:paraId="03503151" w14:textId="606E4169"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36809EBB" w14:textId="2F6B8928" w:rsidR="00EB06A7" w:rsidRPr="00F567F5" w:rsidRDefault="00EB06A7" w:rsidP="00EB06A7">
            <w:pPr>
              <w:rPr>
                <w:rFonts w:ascii="Arial" w:eastAsia="Times New Roman" w:hAnsi="Arial" w:cs="Arial"/>
                <w:color w:val="000000"/>
                <w:sz w:val="14"/>
                <w:szCs w:val="14"/>
                <w:lang w:eastAsia="en-GB"/>
              </w:rPr>
            </w:pPr>
            <w:proofErr w:type="spellStart"/>
            <w:r w:rsidRPr="00EB06A7">
              <w:rPr>
                <w:rFonts w:ascii="Arial" w:eastAsia="Times New Roman" w:hAnsi="Arial" w:cs="Arial"/>
                <w:color w:val="000000"/>
                <w:sz w:val="14"/>
                <w:szCs w:val="14"/>
                <w:lang w:eastAsia="en-GB"/>
              </w:rPr>
              <w:t>NR_AIML_air</w:t>
            </w:r>
            <w:proofErr w:type="spellEnd"/>
            <w:r w:rsidRPr="00EB06A7">
              <w:rPr>
                <w:rFonts w:ascii="Arial" w:eastAsia="Times New Roman" w:hAnsi="Arial" w:cs="Arial"/>
                <w:color w:val="000000"/>
                <w:sz w:val="14"/>
                <w:szCs w:val="14"/>
                <w:lang w:eastAsia="en-GB"/>
              </w:rPr>
              <w:t>-Core</w:t>
            </w:r>
          </w:p>
        </w:tc>
        <w:tc>
          <w:tcPr>
            <w:tcW w:w="222" w:type="pct"/>
          </w:tcPr>
          <w:p w14:paraId="7F564F83" w14:textId="4AB5ABD2"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0769</w:t>
            </w:r>
          </w:p>
        </w:tc>
        <w:tc>
          <w:tcPr>
            <w:tcW w:w="215" w:type="pct"/>
          </w:tcPr>
          <w:p w14:paraId="2D3554CB" w14:textId="1213727D" w:rsidR="00EB06A7" w:rsidRPr="00F567F5" w:rsidRDefault="00EB06A7" w:rsidP="00EB06A7">
            <w:pPr>
              <w:rPr>
                <w:rFonts w:ascii="Arial" w:eastAsia="Times New Roman" w:hAnsi="Arial" w:cs="Arial"/>
                <w:color w:val="000000"/>
                <w:sz w:val="14"/>
                <w:szCs w:val="14"/>
                <w:lang w:eastAsia="en-GB"/>
              </w:rPr>
            </w:pPr>
          </w:p>
        </w:tc>
        <w:tc>
          <w:tcPr>
            <w:tcW w:w="192" w:type="pct"/>
          </w:tcPr>
          <w:p w14:paraId="7202C17D" w14:textId="1DF76598"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4A71B490" w14:textId="77777777" w:rsidTr="001B1C30">
        <w:trPr>
          <w:trHeight w:val="20"/>
        </w:trPr>
        <w:tc>
          <w:tcPr>
            <w:tcW w:w="354" w:type="pct"/>
          </w:tcPr>
          <w:p w14:paraId="380DE59B" w14:textId="42E68213" w:rsidR="00EB06A7" w:rsidRPr="00F567F5" w:rsidRDefault="00C62C50" w:rsidP="00EB06A7">
            <w:pPr>
              <w:rPr>
                <w:rFonts w:ascii="Arial" w:eastAsia="Times New Roman" w:hAnsi="Arial" w:cs="Arial"/>
                <w:color w:val="000000"/>
                <w:sz w:val="14"/>
                <w:szCs w:val="14"/>
                <w:lang w:eastAsia="en-GB"/>
              </w:rPr>
            </w:pPr>
            <w:hyperlink r:id="rId2076" w:history="1">
              <w:r>
                <w:rPr>
                  <w:rStyle w:val="Hyperlink"/>
                  <w:rFonts w:ascii="Arial" w:eastAsia="Times New Roman" w:hAnsi="Arial" w:cs="Arial"/>
                  <w:sz w:val="14"/>
                  <w:szCs w:val="14"/>
                  <w:lang w:eastAsia="en-GB"/>
                </w:rPr>
                <w:t>R1-2605542</w:t>
              </w:r>
            </w:hyperlink>
          </w:p>
        </w:tc>
        <w:tc>
          <w:tcPr>
            <w:tcW w:w="1460" w:type="pct"/>
          </w:tcPr>
          <w:p w14:paraId="082E4573" w14:textId="2833F169"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 xml:space="preserve">Correction on CG PUSCH with available slot counting or </w:t>
            </w:r>
            <w:proofErr w:type="spellStart"/>
            <w:r w:rsidRPr="00EB06A7">
              <w:rPr>
                <w:rFonts w:ascii="Arial" w:eastAsia="Times New Roman" w:hAnsi="Arial" w:cs="Arial"/>
                <w:color w:val="000000"/>
                <w:sz w:val="14"/>
                <w:szCs w:val="14"/>
                <w:lang w:eastAsia="en-GB"/>
              </w:rPr>
              <w:t>TBoMS</w:t>
            </w:r>
            <w:proofErr w:type="spellEnd"/>
          </w:p>
        </w:tc>
        <w:tc>
          <w:tcPr>
            <w:tcW w:w="838" w:type="pct"/>
          </w:tcPr>
          <w:p w14:paraId="722B13F5" w14:textId="5238C170"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Moderator (Xiaomi), 1Finity</w:t>
            </w:r>
          </w:p>
        </w:tc>
        <w:tc>
          <w:tcPr>
            <w:tcW w:w="237" w:type="pct"/>
          </w:tcPr>
          <w:p w14:paraId="79A98D45" w14:textId="5E3488F4"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789D863A" w14:textId="2076D52E"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38.214</w:t>
            </w:r>
          </w:p>
        </w:tc>
        <w:tc>
          <w:tcPr>
            <w:tcW w:w="313" w:type="pct"/>
          </w:tcPr>
          <w:p w14:paraId="4E334A24" w14:textId="09DD05B4"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20B036A6" w14:textId="5D47EBB8" w:rsidR="00EB06A7" w:rsidRPr="00F567F5" w:rsidRDefault="00EB06A7" w:rsidP="00EB06A7">
            <w:pPr>
              <w:rPr>
                <w:rFonts w:ascii="Arial" w:eastAsia="Times New Roman" w:hAnsi="Arial" w:cs="Arial"/>
                <w:color w:val="000000"/>
                <w:sz w:val="14"/>
                <w:szCs w:val="14"/>
                <w:lang w:eastAsia="en-GB"/>
              </w:rPr>
            </w:pPr>
            <w:proofErr w:type="spellStart"/>
            <w:r w:rsidRPr="00EB06A7">
              <w:rPr>
                <w:rFonts w:ascii="Arial" w:eastAsia="Times New Roman" w:hAnsi="Arial" w:cs="Arial"/>
                <w:color w:val="000000"/>
                <w:sz w:val="14"/>
                <w:szCs w:val="14"/>
                <w:lang w:eastAsia="en-GB"/>
              </w:rPr>
              <w:t>NR_duplex_evo</w:t>
            </w:r>
            <w:proofErr w:type="spellEnd"/>
            <w:r w:rsidRPr="00EB06A7">
              <w:rPr>
                <w:rFonts w:ascii="Arial" w:eastAsia="Times New Roman" w:hAnsi="Arial" w:cs="Arial"/>
                <w:color w:val="000000"/>
                <w:sz w:val="14"/>
                <w:szCs w:val="14"/>
                <w:lang w:eastAsia="en-GB"/>
              </w:rPr>
              <w:t>-Core</w:t>
            </w:r>
          </w:p>
        </w:tc>
        <w:tc>
          <w:tcPr>
            <w:tcW w:w="222" w:type="pct"/>
          </w:tcPr>
          <w:p w14:paraId="232D438A" w14:textId="4A071325"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0773</w:t>
            </w:r>
          </w:p>
        </w:tc>
        <w:tc>
          <w:tcPr>
            <w:tcW w:w="215" w:type="pct"/>
          </w:tcPr>
          <w:p w14:paraId="1A84D8AE" w14:textId="32F6F141" w:rsidR="00EB06A7" w:rsidRPr="00F567F5" w:rsidRDefault="00EB06A7" w:rsidP="00EB06A7">
            <w:pPr>
              <w:rPr>
                <w:rFonts w:ascii="Arial" w:eastAsia="Times New Roman" w:hAnsi="Arial" w:cs="Arial"/>
                <w:color w:val="000000"/>
                <w:sz w:val="14"/>
                <w:szCs w:val="14"/>
                <w:lang w:eastAsia="en-GB"/>
              </w:rPr>
            </w:pPr>
          </w:p>
        </w:tc>
        <w:tc>
          <w:tcPr>
            <w:tcW w:w="192" w:type="pct"/>
          </w:tcPr>
          <w:p w14:paraId="757952FD" w14:textId="085DEA38"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2BBE73C3" w14:textId="77777777" w:rsidTr="001B1C30">
        <w:trPr>
          <w:trHeight w:val="20"/>
        </w:trPr>
        <w:tc>
          <w:tcPr>
            <w:tcW w:w="354" w:type="pct"/>
          </w:tcPr>
          <w:p w14:paraId="0728CD82" w14:textId="6A081E09" w:rsidR="00EB06A7" w:rsidRPr="00F567F5" w:rsidRDefault="00C62C50" w:rsidP="00EB06A7">
            <w:pPr>
              <w:rPr>
                <w:rFonts w:ascii="Arial" w:eastAsia="Times New Roman" w:hAnsi="Arial" w:cs="Arial"/>
                <w:color w:val="000000"/>
                <w:sz w:val="14"/>
                <w:szCs w:val="14"/>
                <w:lang w:eastAsia="en-GB"/>
              </w:rPr>
            </w:pPr>
            <w:hyperlink r:id="rId2077" w:history="1">
              <w:r>
                <w:rPr>
                  <w:rStyle w:val="Hyperlink"/>
                  <w:rFonts w:ascii="Arial" w:eastAsia="Times New Roman" w:hAnsi="Arial" w:cs="Arial"/>
                  <w:sz w:val="14"/>
                  <w:szCs w:val="14"/>
                  <w:lang w:eastAsia="en-GB"/>
                </w:rPr>
                <w:t>R1-2605543</w:t>
              </w:r>
            </w:hyperlink>
          </w:p>
        </w:tc>
        <w:tc>
          <w:tcPr>
            <w:tcW w:w="1460" w:type="pct"/>
          </w:tcPr>
          <w:p w14:paraId="4360BBDC" w14:textId="6A841816"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 xml:space="preserve">Clarification of CSI </w:t>
            </w:r>
            <w:proofErr w:type="spellStart"/>
            <w:r w:rsidRPr="00EB06A7">
              <w:rPr>
                <w:rFonts w:ascii="Arial" w:eastAsia="Times New Roman" w:hAnsi="Arial" w:cs="Arial"/>
                <w:color w:val="000000"/>
                <w:sz w:val="14"/>
                <w:szCs w:val="14"/>
                <w:lang w:eastAsia="en-GB"/>
              </w:rPr>
              <w:t>subband</w:t>
            </w:r>
            <w:proofErr w:type="spellEnd"/>
            <w:r w:rsidRPr="00EB06A7">
              <w:rPr>
                <w:rFonts w:ascii="Arial" w:eastAsia="Times New Roman" w:hAnsi="Arial" w:cs="Arial"/>
                <w:color w:val="000000"/>
                <w:sz w:val="14"/>
                <w:szCs w:val="14"/>
                <w:lang w:eastAsia="en-GB"/>
              </w:rPr>
              <w:t xml:space="preserve"> outside DL </w:t>
            </w:r>
            <w:proofErr w:type="spellStart"/>
            <w:r w:rsidRPr="00EB06A7">
              <w:rPr>
                <w:rFonts w:ascii="Arial" w:eastAsia="Times New Roman" w:hAnsi="Arial" w:cs="Arial"/>
                <w:color w:val="000000"/>
                <w:sz w:val="14"/>
                <w:szCs w:val="14"/>
                <w:lang w:eastAsia="en-GB"/>
              </w:rPr>
              <w:t>subband</w:t>
            </w:r>
            <w:proofErr w:type="spellEnd"/>
            <w:r w:rsidRPr="00EB06A7">
              <w:rPr>
                <w:rFonts w:ascii="Arial" w:eastAsia="Times New Roman" w:hAnsi="Arial" w:cs="Arial"/>
                <w:color w:val="000000"/>
                <w:sz w:val="14"/>
                <w:szCs w:val="14"/>
                <w:lang w:eastAsia="en-GB"/>
              </w:rPr>
              <w:t>(s)</w:t>
            </w:r>
          </w:p>
        </w:tc>
        <w:tc>
          <w:tcPr>
            <w:tcW w:w="838" w:type="pct"/>
          </w:tcPr>
          <w:p w14:paraId="7113B345" w14:textId="23D06A7F"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Moderator (Xiaomi), vivo</w:t>
            </w:r>
          </w:p>
        </w:tc>
        <w:tc>
          <w:tcPr>
            <w:tcW w:w="237" w:type="pct"/>
          </w:tcPr>
          <w:p w14:paraId="1BD161CB" w14:textId="7F308282"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4AA168CF" w14:textId="030BB74E"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38.214</w:t>
            </w:r>
          </w:p>
        </w:tc>
        <w:tc>
          <w:tcPr>
            <w:tcW w:w="313" w:type="pct"/>
          </w:tcPr>
          <w:p w14:paraId="2D3EB2A7" w14:textId="7383EB66"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59588842" w14:textId="06255D10" w:rsidR="00EB06A7" w:rsidRPr="00F567F5" w:rsidRDefault="00EB06A7" w:rsidP="00EB06A7">
            <w:pPr>
              <w:rPr>
                <w:rFonts w:ascii="Arial" w:eastAsia="Times New Roman" w:hAnsi="Arial" w:cs="Arial"/>
                <w:color w:val="000000"/>
                <w:sz w:val="14"/>
                <w:szCs w:val="14"/>
                <w:lang w:eastAsia="en-GB"/>
              </w:rPr>
            </w:pPr>
            <w:proofErr w:type="spellStart"/>
            <w:r w:rsidRPr="00EB06A7">
              <w:rPr>
                <w:rFonts w:ascii="Arial" w:eastAsia="Times New Roman" w:hAnsi="Arial" w:cs="Arial"/>
                <w:color w:val="000000"/>
                <w:sz w:val="14"/>
                <w:szCs w:val="14"/>
                <w:lang w:eastAsia="en-GB"/>
              </w:rPr>
              <w:t>NR_duplex_evo</w:t>
            </w:r>
            <w:proofErr w:type="spellEnd"/>
            <w:r w:rsidRPr="00EB06A7">
              <w:rPr>
                <w:rFonts w:ascii="Arial" w:eastAsia="Times New Roman" w:hAnsi="Arial" w:cs="Arial"/>
                <w:color w:val="000000"/>
                <w:sz w:val="14"/>
                <w:szCs w:val="14"/>
                <w:lang w:eastAsia="en-GB"/>
              </w:rPr>
              <w:t>-Core</w:t>
            </w:r>
          </w:p>
        </w:tc>
        <w:tc>
          <w:tcPr>
            <w:tcW w:w="222" w:type="pct"/>
          </w:tcPr>
          <w:p w14:paraId="347032C7" w14:textId="5D47037E"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0774</w:t>
            </w:r>
          </w:p>
        </w:tc>
        <w:tc>
          <w:tcPr>
            <w:tcW w:w="215" w:type="pct"/>
          </w:tcPr>
          <w:p w14:paraId="4F58DE39" w14:textId="765673B9" w:rsidR="00EB06A7" w:rsidRPr="00F567F5" w:rsidRDefault="00EB06A7" w:rsidP="00EB06A7">
            <w:pPr>
              <w:rPr>
                <w:rFonts w:ascii="Arial" w:eastAsia="Times New Roman" w:hAnsi="Arial" w:cs="Arial"/>
                <w:color w:val="000000"/>
                <w:sz w:val="14"/>
                <w:szCs w:val="14"/>
                <w:lang w:eastAsia="en-GB"/>
              </w:rPr>
            </w:pPr>
          </w:p>
        </w:tc>
        <w:tc>
          <w:tcPr>
            <w:tcW w:w="192" w:type="pct"/>
          </w:tcPr>
          <w:p w14:paraId="1F521A0F" w14:textId="15EF19F9"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1B6316D8" w14:textId="77777777" w:rsidTr="001B1C30">
        <w:trPr>
          <w:trHeight w:val="20"/>
        </w:trPr>
        <w:tc>
          <w:tcPr>
            <w:tcW w:w="354" w:type="pct"/>
          </w:tcPr>
          <w:p w14:paraId="446BD02A" w14:textId="4BE15C9C" w:rsidR="00EB06A7" w:rsidRPr="00F567F5" w:rsidRDefault="00C62C50" w:rsidP="00EB06A7">
            <w:pPr>
              <w:rPr>
                <w:rFonts w:ascii="Arial" w:eastAsia="Times New Roman" w:hAnsi="Arial" w:cs="Arial"/>
                <w:color w:val="000000"/>
                <w:sz w:val="14"/>
                <w:szCs w:val="14"/>
                <w:lang w:eastAsia="en-GB"/>
              </w:rPr>
            </w:pPr>
            <w:hyperlink r:id="rId2078" w:history="1">
              <w:r>
                <w:rPr>
                  <w:rStyle w:val="Hyperlink"/>
                  <w:rFonts w:ascii="Arial" w:eastAsia="Times New Roman" w:hAnsi="Arial" w:cs="Arial"/>
                  <w:sz w:val="14"/>
                  <w:szCs w:val="14"/>
                  <w:lang w:eastAsia="en-GB"/>
                </w:rPr>
                <w:t>R1-2606917</w:t>
              </w:r>
            </w:hyperlink>
          </w:p>
        </w:tc>
        <w:tc>
          <w:tcPr>
            <w:tcW w:w="1460" w:type="pct"/>
          </w:tcPr>
          <w:p w14:paraId="771DAA4E" w14:textId="3A60D369"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Clarification of PTRS for multi-panel based scheme</w:t>
            </w:r>
          </w:p>
        </w:tc>
        <w:tc>
          <w:tcPr>
            <w:tcW w:w="838" w:type="pct"/>
          </w:tcPr>
          <w:p w14:paraId="481B6460" w14:textId="053D7A6C"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Moderator</w:t>
            </w:r>
            <w:r w:rsidR="00251689">
              <w:rPr>
                <w:rFonts w:ascii="Arial" w:eastAsia="Times New Roman" w:hAnsi="Arial" w:cs="Arial"/>
                <w:color w:val="000000"/>
                <w:sz w:val="14"/>
                <w:szCs w:val="14"/>
                <w:lang w:eastAsia="en-GB"/>
              </w:rPr>
              <w:t xml:space="preserve"> </w:t>
            </w:r>
            <w:r w:rsidRPr="00EB06A7">
              <w:rPr>
                <w:rFonts w:ascii="Arial" w:eastAsia="Times New Roman" w:hAnsi="Arial" w:cs="Arial"/>
                <w:color w:val="000000"/>
                <w:sz w:val="14"/>
                <w:szCs w:val="14"/>
                <w:lang w:eastAsia="en-GB"/>
              </w:rPr>
              <w:t>(Samsung)</w:t>
            </w:r>
          </w:p>
        </w:tc>
        <w:tc>
          <w:tcPr>
            <w:tcW w:w="237" w:type="pct"/>
          </w:tcPr>
          <w:p w14:paraId="5DE6A265" w14:textId="55D12F20"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Rel-18</w:t>
            </w:r>
          </w:p>
        </w:tc>
        <w:tc>
          <w:tcPr>
            <w:tcW w:w="290" w:type="pct"/>
          </w:tcPr>
          <w:p w14:paraId="73F0EFA1" w14:textId="10530E51"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38.214</w:t>
            </w:r>
          </w:p>
        </w:tc>
        <w:tc>
          <w:tcPr>
            <w:tcW w:w="313" w:type="pct"/>
          </w:tcPr>
          <w:p w14:paraId="7D25E5C0" w14:textId="3B32DDFF"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18.10.0</w:t>
            </w:r>
          </w:p>
        </w:tc>
        <w:tc>
          <w:tcPr>
            <w:tcW w:w="878" w:type="pct"/>
          </w:tcPr>
          <w:p w14:paraId="31EBF71A" w14:textId="36ACD6B2" w:rsidR="00EB06A7" w:rsidRPr="00F567F5" w:rsidRDefault="00EB06A7" w:rsidP="00EB06A7">
            <w:pPr>
              <w:rPr>
                <w:rFonts w:ascii="Arial" w:eastAsia="Times New Roman" w:hAnsi="Arial" w:cs="Arial"/>
                <w:color w:val="000000"/>
                <w:sz w:val="14"/>
                <w:szCs w:val="14"/>
                <w:lang w:eastAsia="en-GB"/>
              </w:rPr>
            </w:pPr>
            <w:proofErr w:type="spellStart"/>
            <w:r w:rsidRPr="00EB06A7">
              <w:rPr>
                <w:rFonts w:ascii="Arial" w:eastAsia="Times New Roman" w:hAnsi="Arial" w:cs="Arial"/>
                <w:color w:val="000000"/>
                <w:sz w:val="14"/>
                <w:szCs w:val="14"/>
                <w:lang w:eastAsia="en-GB"/>
              </w:rPr>
              <w:t>NR_MIMO_evo_DL_UL</w:t>
            </w:r>
            <w:proofErr w:type="spellEnd"/>
          </w:p>
        </w:tc>
        <w:tc>
          <w:tcPr>
            <w:tcW w:w="222" w:type="pct"/>
          </w:tcPr>
          <w:p w14:paraId="44738021" w14:textId="5C7BFF8A"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0771</w:t>
            </w:r>
          </w:p>
        </w:tc>
        <w:tc>
          <w:tcPr>
            <w:tcW w:w="215" w:type="pct"/>
          </w:tcPr>
          <w:p w14:paraId="1E074A1B" w14:textId="1A631E52" w:rsidR="00EB06A7" w:rsidRPr="00F567F5" w:rsidRDefault="00EB06A7" w:rsidP="00EB06A7">
            <w:pPr>
              <w:rPr>
                <w:rFonts w:ascii="Arial" w:eastAsia="Times New Roman" w:hAnsi="Arial" w:cs="Arial"/>
                <w:color w:val="000000"/>
                <w:sz w:val="14"/>
                <w:szCs w:val="14"/>
                <w:lang w:eastAsia="en-GB"/>
              </w:rPr>
            </w:pPr>
          </w:p>
        </w:tc>
        <w:tc>
          <w:tcPr>
            <w:tcW w:w="192" w:type="pct"/>
          </w:tcPr>
          <w:p w14:paraId="18B2B8AA" w14:textId="66743E39"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68F6AE94" w14:textId="77777777" w:rsidTr="001B1C30">
        <w:trPr>
          <w:trHeight w:val="20"/>
        </w:trPr>
        <w:tc>
          <w:tcPr>
            <w:tcW w:w="354" w:type="pct"/>
          </w:tcPr>
          <w:p w14:paraId="43702214" w14:textId="16A29F75" w:rsidR="00EB06A7" w:rsidRPr="00F567F5" w:rsidRDefault="00C62C50" w:rsidP="00EB06A7">
            <w:pPr>
              <w:rPr>
                <w:rFonts w:ascii="Arial" w:eastAsia="Times New Roman" w:hAnsi="Arial" w:cs="Arial"/>
                <w:color w:val="000000"/>
                <w:sz w:val="14"/>
                <w:szCs w:val="14"/>
                <w:lang w:eastAsia="en-GB"/>
              </w:rPr>
            </w:pPr>
            <w:hyperlink r:id="rId2079" w:history="1">
              <w:r>
                <w:rPr>
                  <w:rStyle w:val="Hyperlink"/>
                  <w:rFonts w:ascii="Arial" w:eastAsia="Times New Roman" w:hAnsi="Arial" w:cs="Arial"/>
                  <w:sz w:val="14"/>
                  <w:szCs w:val="14"/>
                  <w:lang w:eastAsia="en-GB"/>
                </w:rPr>
                <w:t>R1-2606918</w:t>
              </w:r>
            </w:hyperlink>
          </w:p>
        </w:tc>
        <w:tc>
          <w:tcPr>
            <w:tcW w:w="1460" w:type="pct"/>
          </w:tcPr>
          <w:p w14:paraId="3FD8294A" w14:textId="01E8E808"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Clarification of PTRS for multi-panel based scheme</w:t>
            </w:r>
          </w:p>
        </w:tc>
        <w:tc>
          <w:tcPr>
            <w:tcW w:w="838" w:type="pct"/>
          </w:tcPr>
          <w:p w14:paraId="62B4D56C" w14:textId="228E3457"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Moderator</w:t>
            </w:r>
            <w:r w:rsidR="00251689">
              <w:rPr>
                <w:rFonts w:ascii="Arial" w:eastAsia="Times New Roman" w:hAnsi="Arial" w:cs="Arial"/>
                <w:color w:val="000000"/>
                <w:sz w:val="14"/>
                <w:szCs w:val="14"/>
                <w:lang w:eastAsia="en-GB"/>
              </w:rPr>
              <w:t xml:space="preserve"> </w:t>
            </w:r>
            <w:r w:rsidRPr="00EB06A7">
              <w:rPr>
                <w:rFonts w:ascii="Arial" w:eastAsia="Times New Roman" w:hAnsi="Arial" w:cs="Arial"/>
                <w:color w:val="000000"/>
                <w:sz w:val="14"/>
                <w:szCs w:val="14"/>
                <w:lang w:eastAsia="en-GB"/>
              </w:rPr>
              <w:t>(Samsung)</w:t>
            </w:r>
          </w:p>
        </w:tc>
        <w:tc>
          <w:tcPr>
            <w:tcW w:w="237" w:type="pct"/>
          </w:tcPr>
          <w:p w14:paraId="4E6C6C65" w14:textId="6DD79222" w:rsidR="00EB06A7" w:rsidRPr="00F567F5" w:rsidRDefault="00EB06A7"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30874891" w14:textId="5F0FCAD4"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38.214</w:t>
            </w:r>
          </w:p>
        </w:tc>
        <w:tc>
          <w:tcPr>
            <w:tcW w:w="313" w:type="pct"/>
          </w:tcPr>
          <w:p w14:paraId="50F7AF67" w14:textId="34CBE5EA"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4910DC42" w14:textId="5A742853" w:rsidR="00EB06A7" w:rsidRPr="00F567F5" w:rsidRDefault="00EB06A7" w:rsidP="00EB06A7">
            <w:pPr>
              <w:rPr>
                <w:rFonts w:ascii="Arial" w:eastAsia="Times New Roman" w:hAnsi="Arial" w:cs="Arial"/>
                <w:color w:val="000000"/>
                <w:sz w:val="14"/>
                <w:szCs w:val="14"/>
                <w:lang w:eastAsia="en-GB"/>
              </w:rPr>
            </w:pPr>
            <w:proofErr w:type="spellStart"/>
            <w:r w:rsidRPr="00EB06A7">
              <w:rPr>
                <w:rFonts w:ascii="Arial" w:eastAsia="Times New Roman" w:hAnsi="Arial" w:cs="Arial"/>
                <w:color w:val="000000"/>
                <w:sz w:val="14"/>
                <w:szCs w:val="14"/>
                <w:lang w:eastAsia="en-GB"/>
              </w:rPr>
              <w:t>NR_MIMO_evo_DL_UL</w:t>
            </w:r>
            <w:proofErr w:type="spellEnd"/>
          </w:p>
        </w:tc>
        <w:tc>
          <w:tcPr>
            <w:tcW w:w="222" w:type="pct"/>
          </w:tcPr>
          <w:p w14:paraId="26DEA1A6" w14:textId="77F0A844"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0772</w:t>
            </w:r>
          </w:p>
        </w:tc>
        <w:tc>
          <w:tcPr>
            <w:tcW w:w="215" w:type="pct"/>
          </w:tcPr>
          <w:p w14:paraId="45EC36B2" w14:textId="1A342BB8" w:rsidR="00EB06A7" w:rsidRPr="00F567F5" w:rsidRDefault="00EB06A7" w:rsidP="00EB06A7">
            <w:pPr>
              <w:rPr>
                <w:rFonts w:ascii="Arial" w:eastAsia="Times New Roman" w:hAnsi="Arial" w:cs="Arial"/>
                <w:color w:val="000000"/>
                <w:sz w:val="14"/>
                <w:szCs w:val="14"/>
                <w:lang w:eastAsia="en-GB"/>
              </w:rPr>
            </w:pPr>
          </w:p>
        </w:tc>
        <w:tc>
          <w:tcPr>
            <w:tcW w:w="192" w:type="pct"/>
          </w:tcPr>
          <w:p w14:paraId="11FB18E4" w14:textId="148404EC"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A</w:t>
            </w:r>
          </w:p>
        </w:tc>
      </w:tr>
      <w:tr w:rsidR="00EB06A7" w:rsidRPr="0032333C" w14:paraId="2D89616C" w14:textId="77777777" w:rsidTr="001B1C30">
        <w:trPr>
          <w:trHeight w:val="20"/>
        </w:trPr>
        <w:tc>
          <w:tcPr>
            <w:tcW w:w="354" w:type="pct"/>
          </w:tcPr>
          <w:p w14:paraId="5A94561B" w14:textId="00B27546" w:rsidR="00EB06A7" w:rsidRPr="00F567F5" w:rsidRDefault="00C62C50" w:rsidP="00EB06A7">
            <w:pPr>
              <w:rPr>
                <w:rFonts w:ascii="Arial" w:eastAsia="Times New Roman" w:hAnsi="Arial" w:cs="Arial"/>
                <w:color w:val="000000"/>
                <w:sz w:val="14"/>
                <w:szCs w:val="14"/>
                <w:lang w:eastAsia="en-GB"/>
              </w:rPr>
            </w:pPr>
            <w:hyperlink r:id="rId2080" w:history="1">
              <w:r>
                <w:rPr>
                  <w:rStyle w:val="Hyperlink"/>
                  <w:rFonts w:ascii="Arial" w:eastAsia="Times New Roman" w:hAnsi="Arial" w:cs="Arial"/>
                  <w:sz w:val="14"/>
                  <w:szCs w:val="14"/>
                  <w:lang w:eastAsia="en-GB"/>
                </w:rPr>
                <w:t>R1-2606868</w:t>
              </w:r>
            </w:hyperlink>
          </w:p>
        </w:tc>
        <w:tc>
          <w:tcPr>
            <w:tcW w:w="1460" w:type="pct"/>
          </w:tcPr>
          <w:p w14:paraId="07B82AB2" w14:textId="382A6D3A" w:rsidR="00EB06A7" w:rsidRPr="00F567F5" w:rsidRDefault="00251689" w:rsidP="00EB06A7">
            <w:pPr>
              <w:rPr>
                <w:rFonts w:ascii="Arial" w:eastAsia="Times New Roman" w:hAnsi="Arial" w:cs="Arial"/>
                <w:color w:val="000000"/>
                <w:sz w:val="14"/>
                <w:szCs w:val="14"/>
                <w:lang w:eastAsia="en-GB"/>
              </w:rPr>
            </w:pPr>
            <w:r w:rsidRPr="00251689">
              <w:rPr>
                <w:rFonts w:ascii="Arial" w:eastAsia="Times New Roman" w:hAnsi="Arial" w:cs="Arial"/>
                <w:color w:val="000000"/>
                <w:sz w:val="14"/>
                <w:szCs w:val="14"/>
                <w:lang w:eastAsia="en-GB"/>
              </w:rPr>
              <w:t>CR on UEIRI information bit in PUCCH in TS 38.213</w:t>
            </w:r>
          </w:p>
        </w:tc>
        <w:tc>
          <w:tcPr>
            <w:tcW w:w="838" w:type="pct"/>
          </w:tcPr>
          <w:p w14:paraId="3F4A9CD2" w14:textId="024752BB" w:rsidR="00EB06A7" w:rsidRPr="00F567F5" w:rsidRDefault="00251689" w:rsidP="00EB06A7">
            <w:pPr>
              <w:rPr>
                <w:rFonts w:ascii="Arial" w:eastAsia="Times New Roman" w:hAnsi="Arial" w:cs="Arial"/>
                <w:color w:val="000000"/>
                <w:sz w:val="14"/>
                <w:szCs w:val="14"/>
                <w:lang w:eastAsia="en-GB"/>
              </w:rPr>
            </w:pPr>
            <w:r w:rsidRPr="00251689">
              <w:rPr>
                <w:rFonts w:ascii="Arial" w:eastAsia="Times New Roman" w:hAnsi="Arial" w:cs="Arial"/>
                <w:color w:val="000000"/>
                <w:sz w:val="14"/>
                <w:szCs w:val="14"/>
                <w:lang w:eastAsia="en-GB"/>
              </w:rPr>
              <w:t>Moderator (ZTE), CATT, Samsung, NTT DOCOMO</w:t>
            </w:r>
          </w:p>
        </w:tc>
        <w:tc>
          <w:tcPr>
            <w:tcW w:w="237" w:type="pct"/>
          </w:tcPr>
          <w:p w14:paraId="2C6EF9EF" w14:textId="4D4E0E89"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387710E7" w14:textId="0B3A1ED4"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38.213</w:t>
            </w:r>
          </w:p>
        </w:tc>
        <w:tc>
          <w:tcPr>
            <w:tcW w:w="313" w:type="pct"/>
          </w:tcPr>
          <w:p w14:paraId="4AD047E8" w14:textId="0C63C5C8"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33636EE4" w14:textId="3FE70F85"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NR_MIMO_Ph5-Core</w:t>
            </w:r>
          </w:p>
        </w:tc>
        <w:tc>
          <w:tcPr>
            <w:tcW w:w="222" w:type="pct"/>
          </w:tcPr>
          <w:p w14:paraId="08A1F1FB" w14:textId="2E12283F"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0784</w:t>
            </w:r>
          </w:p>
        </w:tc>
        <w:tc>
          <w:tcPr>
            <w:tcW w:w="215" w:type="pct"/>
          </w:tcPr>
          <w:p w14:paraId="47CCD2CB" w14:textId="599F7B7B" w:rsidR="00EB06A7" w:rsidRPr="00F567F5" w:rsidRDefault="00EB06A7" w:rsidP="00EB06A7">
            <w:pPr>
              <w:rPr>
                <w:rFonts w:ascii="Arial" w:eastAsia="Times New Roman" w:hAnsi="Arial" w:cs="Arial"/>
                <w:color w:val="000000"/>
                <w:sz w:val="14"/>
                <w:szCs w:val="14"/>
                <w:lang w:eastAsia="en-GB"/>
              </w:rPr>
            </w:pPr>
          </w:p>
        </w:tc>
        <w:tc>
          <w:tcPr>
            <w:tcW w:w="192" w:type="pct"/>
          </w:tcPr>
          <w:p w14:paraId="17BFA0D2" w14:textId="5ADFBC24"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4CA1FF3D" w14:textId="77777777" w:rsidTr="001B1C30">
        <w:trPr>
          <w:trHeight w:val="20"/>
        </w:trPr>
        <w:tc>
          <w:tcPr>
            <w:tcW w:w="354" w:type="pct"/>
          </w:tcPr>
          <w:p w14:paraId="0A6B2A81" w14:textId="27ACAF0C" w:rsidR="00EB06A7" w:rsidRPr="00F567F5" w:rsidRDefault="00C62C50" w:rsidP="00EB06A7">
            <w:pPr>
              <w:rPr>
                <w:rFonts w:ascii="Arial" w:eastAsia="Times New Roman" w:hAnsi="Arial" w:cs="Arial"/>
                <w:color w:val="000000"/>
                <w:sz w:val="14"/>
                <w:szCs w:val="14"/>
                <w:lang w:eastAsia="en-GB"/>
              </w:rPr>
            </w:pPr>
            <w:hyperlink r:id="rId2081" w:history="1">
              <w:r>
                <w:rPr>
                  <w:rStyle w:val="Hyperlink"/>
                  <w:rFonts w:ascii="Arial" w:eastAsia="Times New Roman" w:hAnsi="Arial" w:cs="Arial"/>
                  <w:sz w:val="14"/>
                  <w:szCs w:val="14"/>
                  <w:lang w:eastAsia="en-GB"/>
                </w:rPr>
                <w:t>R1-2606869</w:t>
              </w:r>
            </w:hyperlink>
          </w:p>
        </w:tc>
        <w:tc>
          <w:tcPr>
            <w:tcW w:w="1460" w:type="pct"/>
          </w:tcPr>
          <w:p w14:paraId="4C4A482A" w14:textId="6C14AFE9" w:rsidR="00EB06A7" w:rsidRPr="00F567F5" w:rsidRDefault="00251689" w:rsidP="00EB06A7">
            <w:pPr>
              <w:rPr>
                <w:rFonts w:ascii="Arial" w:eastAsia="Times New Roman" w:hAnsi="Arial" w:cs="Arial"/>
                <w:color w:val="000000"/>
                <w:sz w:val="14"/>
                <w:szCs w:val="14"/>
                <w:lang w:eastAsia="en-GB"/>
              </w:rPr>
            </w:pPr>
            <w:r w:rsidRPr="00251689">
              <w:rPr>
                <w:rFonts w:ascii="Arial" w:eastAsia="Times New Roman" w:hAnsi="Arial" w:cs="Arial"/>
                <w:color w:val="000000"/>
                <w:sz w:val="14"/>
                <w:szCs w:val="14"/>
                <w:lang w:eastAsia="en-GB"/>
              </w:rPr>
              <w:t>CR on overlapping of PUCCH with UEIRI and other channels/signals in TS 38.213</w:t>
            </w:r>
          </w:p>
        </w:tc>
        <w:tc>
          <w:tcPr>
            <w:tcW w:w="838" w:type="pct"/>
          </w:tcPr>
          <w:p w14:paraId="58BF6107" w14:textId="29C7A920" w:rsidR="00EB06A7" w:rsidRPr="00F567F5" w:rsidRDefault="00251689" w:rsidP="00EB06A7">
            <w:pPr>
              <w:rPr>
                <w:rFonts w:ascii="Arial" w:eastAsia="Times New Roman" w:hAnsi="Arial" w:cs="Arial"/>
                <w:color w:val="000000"/>
                <w:sz w:val="14"/>
                <w:szCs w:val="14"/>
                <w:lang w:eastAsia="en-GB"/>
              </w:rPr>
            </w:pPr>
            <w:r w:rsidRPr="00251689">
              <w:rPr>
                <w:rFonts w:ascii="Arial" w:eastAsia="Times New Roman" w:hAnsi="Arial" w:cs="Arial"/>
                <w:color w:val="000000"/>
                <w:sz w:val="14"/>
                <w:szCs w:val="14"/>
                <w:lang w:eastAsia="en-GB"/>
              </w:rPr>
              <w:t>Moderator (ZTE), Samsung, NTT DOCOMO, Google</w:t>
            </w:r>
          </w:p>
        </w:tc>
        <w:tc>
          <w:tcPr>
            <w:tcW w:w="237" w:type="pct"/>
          </w:tcPr>
          <w:p w14:paraId="40FA275A" w14:textId="6A24FFD3"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57C4916B" w14:textId="73C88E52"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38.213</w:t>
            </w:r>
          </w:p>
        </w:tc>
        <w:tc>
          <w:tcPr>
            <w:tcW w:w="313" w:type="pct"/>
          </w:tcPr>
          <w:p w14:paraId="2B0B9B07" w14:textId="6695556B"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77471742" w14:textId="651E8815"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NR_MIMO_Ph5-Core</w:t>
            </w:r>
          </w:p>
        </w:tc>
        <w:tc>
          <w:tcPr>
            <w:tcW w:w="222" w:type="pct"/>
          </w:tcPr>
          <w:p w14:paraId="7D543642" w14:textId="6F383896"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0785</w:t>
            </w:r>
          </w:p>
        </w:tc>
        <w:tc>
          <w:tcPr>
            <w:tcW w:w="215" w:type="pct"/>
          </w:tcPr>
          <w:p w14:paraId="22B288C6" w14:textId="3C10B542" w:rsidR="00EB06A7" w:rsidRPr="00F567F5" w:rsidRDefault="00EB06A7" w:rsidP="00EB06A7">
            <w:pPr>
              <w:rPr>
                <w:rFonts w:ascii="Arial" w:eastAsia="Times New Roman" w:hAnsi="Arial" w:cs="Arial"/>
                <w:color w:val="000000"/>
                <w:sz w:val="14"/>
                <w:szCs w:val="14"/>
                <w:lang w:eastAsia="en-GB"/>
              </w:rPr>
            </w:pPr>
          </w:p>
        </w:tc>
        <w:tc>
          <w:tcPr>
            <w:tcW w:w="192" w:type="pct"/>
          </w:tcPr>
          <w:p w14:paraId="3635E514" w14:textId="54418F69"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r w:rsidR="00EB06A7" w:rsidRPr="0032333C" w14:paraId="72695A5E" w14:textId="77777777" w:rsidTr="001B1C30">
        <w:trPr>
          <w:trHeight w:val="20"/>
        </w:trPr>
        <w:tc>
          <w:tcPr>
            <w:tcW w:w="354" w:type="pct"/>
          </w:tcPr>
          <w:p w14:paraId="7DC9B23B" w14:textId="18C4299C" w:rsidR="00EB06A7" w:rsidRPr="00F567F5" w:rsidRDefault="00C62C50" w:rsidP="00EB06A7">
            <w:pPr>
              <w:rPr>
                <w:rFonts w:ascii="Arial" w:eastAsia="Times New Roman" w:hAnsi="Arial" w:cs="Arial"/>
                <w:color w:val="000000"/>
                <w:sz w:val="14"/>
                <w:szCs w:val="14"/>
                <w:lang w:eastAsia="en-GB"/>
              </w:rPr>
            </w:pPr>
            <w:hyperlink r:id="rId2082" w:history="1">
              <w:r>
                <w:rPr>
                  <w:rStyle w:val="Hyperlink"/>
                  <w:rFonts w:ascii="Arial" w:eastAsia="Times New Roman" w:hAnsi="Arial" w:cs="Arial"/>
                  <w:sz w:val="14"/>
                  <w:szCs w:val="14"/>
                  <w:lang w:eastAsia="en-GB"/>
                </w:rPr>
                <w:t>R1-2606860</w:t>
              </w:r>
            </w:hyperlink>
          </w:p>
        </w:tc>
        <w:tc>
          <w:tcPr>
            <w:tcW w:w="1460" w:type="pct"/>
          </w:tcPr>
          <w:p w14:paraId="3DC770ED" w14:textId="69937860" w:rsidR="00EB06A7" w:rsidRPr="00F567F5" w:rsidRDefault="00251689" w:rsidP="00EB06A7">
            <w:pPr>
              <w:rPr>
                <w:rFonts w:ascii="Arial" w:eastAsia="Times New Roman" w:hAnsi="Arial" w:cs="Arial"/>
                <w:color w:val="000000"/>
                <w:sz w:val="14"/>
                <w:szCs w:val="14"/>
                <w:lang w:eastAsia="en-GB"/>
              </w:rPr>
            </w:pPr>
            <w:r w:rsidRPr="00251689">
              <w:rPr>
                <w:rFonts w:ascii="Arial" w:eastAsia="Times New Roman" w:hAnsi="Arial" w:cs="Arial"/>
                <w:color w:val="000000"/>
                <w:sz w:val="14"/>
                <w:szCs w:val="14"/>
                <w:lang w:eastAsia="en-GB"/>
              </w:rPr>
              <w:t>Correction on ZOD generation in channel model</w:t>
            </w:r>
          </w:p>
        </w:tc>
        <w:tc>
          <w:tcPr>
            <w:tcW w:w="838" w:type="pct"/>
          </w:tcPr>
          <w:p w14:paraId="274418BA" w14:textId="0258871B" w:rsidR="00EB06A7" w:rsidRPr="00F567F5" w:rsidRDefault="00251689" w:rsidP="00EB06A7">
            <w:pPr>
              <w:rPr>
                <w:rFonts w:ascii="Arial" w:eastAsia="Times New Roman" w:hAnsi="Arial" w:cs="Arial"/>
                <w:color w:val="000000"/>
                <w:sz w:val="14"/>
                <w:szCs w:val="14"/>
                <w:lang w:eastAsia="en-GB"/>
              </w:rPr>
            </w:pPr>
            <w:r w:rsidRPr="00251689">
              <w:rPr>
                <w:rFonts w:ascii="Arial" w:eastAsia="Times New Roman" w:hAnsi="Arial" w:cs="Arial"/>
                <w:color w:val="000000"/>
                <w:sz w:val="14"/>
                <w:szCs w:val="14"/>
                <w:lang w:eastAsia="en-GB"/>
              </w:rPr>
              <w:t xml:space="preserve">CATT, Huawei, </w:t>
            </w:r>
            <w:proofErr w:type="spellStart"/>
            <w:r w:rsidRPr="00251689">
              <w:rPr>
                <w:rFonts w:ascii="Arial" w:eastAsia="Times New Roman" w:hAnsi="Arial" w:cs="Arial"/>
                <w:color w:val="000000"/>
                <w:sz w:val="14"/>
                <w:szCs w:val="14"/>
                <w:lang w:eastAsia="en-GB"/>
              </w:rPr>
              <w:t>HiSilicon</w:t>
            </w:r>
            <w:proofErr w:type="spellEnd"/>
            <w:r w:rsidRPr="00251689">
              <w:rPr>
                <w:rFonts w:ascii="Arial" w:eastAsia="Times New Roman" w:hAnsi="Arial" w:cs="Arial"/>
                <w:color w:val="000000"/>
                <w:sz w:val="14"/>
                <w:szCs w:val="14"/>
                <w:lang w:eastAsia="en-GB"/>
              </w:rPr>
              <w:t>, Samsung</w:t>
            </w:r>
          </w:p>
        </w:tc>
        <w:tc>
          <w:tcPr>
            <w:tcW w:w="237" w:type="pct"/>
          </w:tcPr>
          <w:p w14:paraId="7A756F3C" w14:textId="2F57A29A"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Rel-19</w:t>
            </w:r>
          </w:p>
        </w:tc>
        <w:tc>
          <w:tcPr>
            <w:tcW w:w="290" w:type="pct"/>
          </w:tcPr>
          <w:p w14:paraId="06393E92" w14:textId="538E352C"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38.901</w:t>
            </w:r>
          </w:p>
        </w:tc>
        <w:tc>
          <w:tcPr>
            <w:tcW w:w="313" w:type="pct"/>
          </w:tcPr>
          <w:p w14:paraId="5D221E8F" w14:textId="0F20AB93"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19.4.0</w:t>
            </w:r>
          </w:p>
        </w:tc>
        <w:tc>
          <w:tcPr>
            <w:tcW w:w="878" w:type="pct"/>
          </w:tcPr>
          <w:p w14:paraId="00FB44A5" w14:textId="7E2B9847" w:rsidR="00EB06A7" w:rsidRPr="00F567F5" w:rsidRDefault="00EB06A7" w:rsidP="00EB06A7">
            <w:pPr>
              <w:rPr>
                <w:rFonts w:ascii="Arial" w:eastAsia="Times New Roman" w:hAnsi="Arial" w:cs="Arial"/>
                <w:color w:val="000000"/>
                <w:sz w:val="14"/>
                <w:szCs w:val="14"/>
                <w:lang w:eastAsia="en-GB"/>
              </w:rPr>
            </w:pPr>
            <w:r w:rsidRPr="00EB06A7">
              <w:rPr>
                <w:rFonts w:ascii="Arial" w:eastAsia="Times New Roman" w:hAnsi="Arial" w:cs="Arial"/>
                <w:color w:val="000000"/>
                <w:sz w:val="14"/>
                <w:szCs w:val="14"/>
                <w:lang w:eastAsia="en-GB"/>
              </w:rPr>
              <w:t>FS_NR_7_24GHz_CHmod</w:t>
            </w:r>
          </w:p>
        </w:tc>
        <w:tc>
          <w:tcPr>
            <w:tcW w:w="222" w:type="pct"/>
          </w:tcPr>
          <w:p w14:paraId="4285289C" w14:textId="5C1E9BEC"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0043</w:t>
            </w:r>
          </w:p>
        </w:tc>
        <w:tc>
          <w:tcPr>
            <w:tcW w:w="215" w:type="pct"/>
          </w:tcPr>
          <w:p w14:paraId="0973CB22" w14:textId="168247B2" w:rsidR="00EB06A7" w:rsidRPr="00F567F5" w:rsidRDefault="00EB06A7" w:rsidP="00EB06A7">
            <w:pPr>
              <w:rPr>
                <w:rFonts w:ascii="Arial" w:eastAsia="Times New Roman" w:hAnsi="Arial" w:cs="Arial"/>
                <w:color w:val="000000"/>
                <w:sz w:val="14"/>
                <w:szCs w:val="14"/>
                <w:lang w:eastAsia="en-GB"/>
              </w:rPr>
            </w:pPr>
          </w:p>
        </w:tc>
        <w:tc>
          <w:tcPr>
            <w:tcW w:w="192" w:type="pct"/>
          </w:tcPr>
          <w:p w14:paraId="3A4489DB" w14:textId="1D50A5E5" w:rsidR="00EB06A7" w:rsidRPr="00F567F5" w:rsidRDefault="00251689" w:rsidP="00EB06A7">
            <w:pPr>
              <w:rPr>
                <w:rFonts w:ascii="Arial" w:eastAsia="Times New Roman" w:hAnsi="Arial" w:cs="Arial"/>
                <w:color w:val="000000"/>
                <w:sz w:val="14"/>
                <w:szCs w:val="14"/>
                <w:lang w:eastAsia="en-GB"/>
              </w:rPr>
            </w:pPr>
            <w:r>
              <w:rPr>
                <w:rFonts w:ascii="Arial" w:eastAsia="Times New Roman" w:hAnsi="Arial" w:cs="Arial"/>
                <w:color w:val="000000"/>
                <w:sz w:val="14"/>
                <w:szCs w:val="14"/>
                <w:lang w:eastAsia="en-GB"/>
              </w:rPr>
              <w:t>F</w:t>
            </w:r>
          </w:p>
        </w:tc>
      </w:tr>
    </w:tbl>
    <w:p w14:paraId="45A28BEF" w14:textId="77777777" w:rsidR="00D5529D" w:rsidRPr="0032333C" w:rsidRDefault="00D5529D" w:rsidP="009643F7">
      <w:pPr>
        <w:rPr>
          <w:rFonts w:ascii="Times New Roman" w:hAnsi="Times New Roman"/>
          <w:szCs w:val="20"/>
        </w:rPr>
      </w:pPr>
    </w:p>
    <w:p w14:paraId="39609A58" w14:textId="6C36A274" w:rsidR="007A5AC0" w:rsidRPr="0032333C" w:rsidRDefault="007A5AC0" w:rsidP="009643F7">
      <w:pPr>
        <w:pStyle w:val="Heading1"/>
        <w:numPr>
          <w:ilvl w:val="0"/>
          <w:numId w:val="0"/>
        </w:numPr>
        <w:spacing w:before="0" w:after="0"/>
        <w:rPr>
          <w:rFonts w:ascii="Times New Roman" w:hAnsi="Times New Roman" w:cs="Times New Roman"/>
          <w:sz w:val="20"/>
          <w:szCs w:val="20"/>
        </w:rPr>
      </w:pPr>
      <w:r w:rsidRPr="0032333C">
        <w:rPr>
          <w:rFonts w:ascii="Times New Roman" w:hAnsi="Times New Roman" w:cs="Times New Roman"/>
          <w:sz w:val="20"/>
          <w:szCs w:val="20"/>
        </w:rPr>
        <w:br w:type="page"/>
      </w:r>
      <w:bookmarkStart w:id="285" w:name="_Toc239313278"/>
      <w:r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C</w:t>
      </w:r>
      <w:r w:rsidRPr="0032333C">
        <w:rPr>
          <w:rFonts w:ascii="Times New Roman" w:eastAsia="MS Mincho" w:hAnsi="Times New Roman" w:cs="Times New Roman"/>
          <w:sz w:val="20"/>
          <w:szCs w:val="20"/>
          <w:lang w:eastAsia="ja-JP"/>
        </w:rPr>
        <w:t>-1</w:t>
      </w:r>
      <w:r w:rsidRPr="0032333C">
        <w:rPr>
          <w:rFonts w:ascii="Times New Roman" w:hAnsi="Times New Roman" w:cs="Times New Roman"/>
          <w:sz w:val="20"/>
          <w:szCs w:val="20"/>
        </w:rPr>
        <w:t>:</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Outgoing</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LSs</w:t>
      </w:r>
      <w:r w:rsidR="00233210" w:rsidRPr="0032333C">
        <w:rPr>
          <w:rFonts w:ascii="Times New Roman" w:eastAsia="MS Mincho" w:hAnsi="Times New Roman" w:cs="Times New Roman"/>
          <w:sz w:val="20"/>
          <w:szCs w:val="20"/>
          <w:lang w:eastAsia="ja-JP"/>
        </w:rPr>
        <w:t xml:space="preserve"> </w:t>
      </w:r>
      <w:r w:rsidRPr="0032333C">
        <w:rPr>
          <w:rFonts w:ascii="Times New Roman" w:eastAsia="MS Mincho" w:hAnsi="Times New Roman" w:cs="Times New Roman"/>
          <w:sz w:val="20"/>
          <w:szCs w:val="20"/>
          <w:lang w:eastAsia="ja-JP"/>
        </w:rPr>
        <w:t>from</w:t>
      </w:r>
      <w:r w:rsidR="00233210" w:rsidRPr="0032333C">
        <w:rPr>
          <w:rFonts w:ascii="Times New Roman" w:eastAsia="MS Mincho" w:hAnsi="Times New Roman" w:cs="Times New Roman"/>
          <w:sz w:val="20"/>
          <w:szCs w:val="20"/>
          <w:lang w:eastAsia="ja-JP"/>
        </w:rPr>
        <w:t xml:space="preserve"> </w:t>
      </w:r>
      <w:r w:rsidR="00CC2881" w:rsidRPr="0032333C">
        <w:rPr>
          <w:rFonts w:ascii="Times New Roman" w:hAnsi="Times New Roman" w:cs="Times New Roman"/>
          <w:sz w:val="20"/>
          <w:szCs w:val="20"/>
        </w:rPr>
        <w:t xml:space="preserve">RAN1 </w:t>
      </w:r>
      <w:r w:rsidR="00583413" w:rsidRPr="0032333C">
        <w:rPr>
          <w:rFonts w:ascii="Times New Roman" w:hAnsi="Times New Roman" w:cs="Times New Roman"/>
          <w:sz w:val="20"/>
          <w:szCs w:val="20"/>
        </w:rPr>
        <w:t>#</w:t>
      </w:r>
      <w:r w:rsidR="007260E5">
        <w:rPr>
          <w:rFonts w:ascii="Times New Roman" w:hAnsi="Times New Roman" w:cs="Times New Roman"/>
          <w:sz w:val="20"/>
          <w:szCs w:val="20"/>
        </w:rPr>
        <w:t>126</w:t>
      </w:r>
      <w:bookmarkEnd w:id="285"/>
    </w:p>
    <w:p w14:paraId="5349C5C1" w14:textId="77777777" w:rsidR="005C5573" w:rsidRPr="0032333C" w:rsidRDefault="005C5573" w:rsidP="005C5573">
      <w:pPr>
        <w:rPr>
          <w:szCs w:val="20"/>
        </w:rPr>
      </w:pPr>
    </w:p>
    <w:tbl>
      <w:tblPr>
        <w:tblStyle w:val="TableGrid"/>
        <w:tblW w:w="14067" w:type="dxa"/>
        <w:jc w:val="center"/>
        <w:tblLayout w:type="fixed"/>
        <w:tblLook w:val="04A0" w:firstRow="1" w:lastRow="0" w:firstColumn="1" w:lastColumn="0" w:noHBand="0" w:noVBand="1"/>
      </w:tblPr>
      <w:tblGrid>
        <w:gridCol w:w="1094"/>
        <w:gridCol w:w="2646"/>
        <w:gridCol w:w="1583"/>
        <w:gridCol w:w="813"/>
        <w:gridCol w:w="2696"/>
        <w:gridCol w:w="1065"/>
        <w:gridCol w:w="994"/>
        <w:gridCol w:w="994"/>
        <w:gridCol w:w="1120"/>
        <w:gridCol w:w="1062"/>
      </w:tblGrid>
      <w:tr w:rsidR="00BA2E22" w:rsidRPr="00936F31" w14:paraId="1CF70865" w14:textId="77777777" w:rsidTr="002E42C4">
        <w:trPr>
          <w:trHeight w:val="20"/>
          <w:tblHeader/>
          <w:jc w:val="center"/>
        </w:trPr>
        <w:tc>
          <w:tcPr>
            <w:tcW w:w="1094" w:type="dxa"/>
            <w:shd w:val="clear" w:color="auto" w:fill="BFBFBF" w:themeFill="background1" w:themeFillShade="BF"/>
            <w:hideMark/>
          </w:tcPr>
          <w:p w14:paraId="2A0CD22B" w14:textId="656990E9" w:rsidR="003D240D" w:rsidRPr="00936F31" w:rsidRDefault="003D240D" w:rsidP="00266384">
            <w:pPr>
              <w:rPr>
                <w:rFonts w:ascii="Arial" w:hAnsi="Arial" w:cs="Arial"/>
                <w:b/>
                <w:sz w:val="14"/>
                <w:szCs w:val="14"/>
              </w:rPr>
            </w:pPr>
            <w:proofErr w:type="spellStart"/>
            <w:r w:rsidRPr="00936F31">
              <w:rPr>
                <w:rFonts w:ascii="Arial" w:hAnsi="Arial" w:cs="Arial"/>
                <w:b/>
                <w:sz w:val="14"/>
                <w:szCs w:val="14"/>
              </w:rPr>
              <w:t>TDoc</w:t>
            </w:r>
            <w:proofErr w:type="spellEnd"/>
            <w:r w:rsidR="00233210" w:rsidRPr="00936F31">
              <w:rPr>
                <w:rFonts w:ascii="Arial" w:hAnsi="Arial" w:cs="Arial"/>
                <w:b/>
                <w:sz w:val="14"/>
                <w:szCs w:val="14"/>
              </w:rPr>
              <w:t xml:space="preserve"> </w:t>
            </w:r>
            <w:r w:rsidRPr="00936F31">
              <w:rPr>
                <w:rFonts w:ascii="Arial" w:hAnsi="Arial" w:cs="Arial"/>
                <w:b/>
                <w:sz w:val="14"/>
                <w:szCs w:val="14"/>
              </w:rPr>
              <w:t>#</w:t>
            </w:r>
          </w:p>
        </w:tc>
        <w:tc>
          <w:tcPr>
            <w:tcW w:w="2646" w:type="dxa"/>
            <w:shd w:val="clear" w:color="auto" w:fill="BFBFBF" w:themeFill="background1" w:themeFillShade="BF"/>
            <w:hideMark/>
          </w:tcPr>
          <w:p w14:paraId="48E79649" w14:textId="77777777" w:rsidR="003D240D" w:rsidRPr="00936F31" w:rsidRDefault="003D240D" w:rsidP="00266384">
            <w:pPr>
              <w:rPr>
                <w:rFonts w:ascii="Arial" w:hAnsi="Arial" w:cs="Arial"/>
                <w:b/>
                <w:sz w:val="14"/>
                <w:szCs w:val="14"/>
              </w:rPr>
            </w:pPr>
            <w:r w:rsidRPr="00936F31">
              <w:rPr>
                <w:rFonts w:ascii="Arial" w:hAnsi="Arial" w:cs="Arial"/>
                <w:b/>
                <w:sz w:val="14"/>
                <w:szCs w:val="14"/>
              </w:rPr>
              <w:t>Title</w:t>
            </w:r>
          </w:p>
        </w:tc>
        <w:tc>
          <w:tcPr>
            <w:tcW w:w="1583" w:type="dxa"/>
            <w:shd w:val="clear" w:color="auto" w:fill="BFBFBF" w:themeFill="background1" w:themeFillShade="BF"/>
            <w:hideMark/>
          </w:tcPr>
          <w:p w14:paraId="777D401D" w14:textId="77777777" w:rsidR="003D240D" w:rsidRPr="00936F31" w:rsidRDefault="003D240D" w:rsidP="00266384">
            <w:pPr>
              <w:rPr>
                <w:rFonts w:ascii="Arial" w:hAnsi="Arial" w:cs="Arial"/>
                <w:b/>
                <w:sz w:val="14"/>
                <w:szCs w:val="14"/>
              </w:rPr>
            </w:pPr>
            <w:r w:rsidRPr="00936F31">
              <w:rPr>
                <w:rFonts w:ascii="Arial" w:hAnsi="Arial" w:cs="Arial"/>
                <w:b/>
                <w:sz w:val="14"/>
                <w:szCs w:val="14"/>
              </w:rPr>
              <w:t>Source</w:t>
            </w:r>
          </w:p>
        </w:tc>
        <w:tc>
          <w:tcPr>
            <w:tcW w:w="813" w:type="dxa"/>
            <w:shd w:val="clear" w:color="auto" w:fill="BFBFBF" w:themeFill="background1" w:themeFillShade="BF"/>
            <w:hideMark/>
          </w:tcPr>
          <w:p w14:paraId="1B119152" w14:textId="77777777" w:rsidR="003D240D" w:rsidRPr="00936F31" w:rsidRDefault="003D240D" w:rsidP="00266384">
            <w:pPr>
              <w:rPr>
                <w:rFonts w:ascii="Arial" w:hAnsi="Arial" w:cs="Arial"/>
                <w:b/>
                <w:sz w:val="14"/>
                <w:szCs w:val="14"/>
              </w:rPr>
            </w:pPr>
            <w:r w:rsidRPr="00936F31">
              <w:rPr>
                <w:rFonts w:ascii="Arial" w:hAnsi="Arial" w:cs="Arial"/>
                <w:b/>
                <w:sz w:val="14"/>
                <w:szCs w:val="14"/>
              </w:rPr>
              <w:t>Release</w:t>
            </w:r>
          </w:p>
        </w:tc>
        <w:tc>
          <w:tcPr>
            <w:tcW w:w="2696" w:type="dxa"/>
            <w:shd w:val="clear" w:color="auto" w:fill="BFBFBF" w:themeFill="background1" w:themeFillShade="BF"/>
            <w:hideMark/>
          </w:tcPr>
          <w:p w14:paraId="0C00C924" w14:textId="17020E54" w:rsidR="003D240D" w:rsidRPr="00936F31" w:rsidRDefault="003D240D" w:rsidP="00266384">
            <w:pPr>
              <w:rPr>
                <w:rFonts w:ascii="Arial" w:hAnsi="Arial" w:cs="Arial"/>
                <w:b/>
                <w:sz w:val="14"/>
                <w:szCs w:val="14"/>
              </w:rPr>
            </w:pPr>
            <w:r w:rsidRPr="00936F31">
              <w:rPr>
                <w:rFonts w:ascii="Arial" w:hAnsi="Arial" w:cs="Arial"/>
                <w:b/>
                <w:sz w:val="14"/>
                <w:szCs w:val="14"/>
              </w:rPr>
              <w:t>Related</w:t>
            </w:r>
            <w:r w:rsidR="00233210" w:rsidRPr="00936F31">
              <w:rPr>
                <w:rFonts w:ascii="Arial" w:hAnsi="Arial" w:cs="Arial"/>
                <w:b/>
                <w:sz w:val="14"/>
                <w:szCs w:val="14"/>
              </w:rPr>
              <w:t xml:space="preserve"> </w:t>
            </w:r>
            <w:r w:rsidRPr="00936F31">
              <w:rPr>
                <w:rFonts w:ascii="Arial" w:hAnsi="Arial" w:cs="Arial"/>
                <w:b/>
                <w:sz w:val="14"/>
                <w:szCs w:val="14"/>
              </w:rPr>
              <w:t>WIs</w:t>
            </w:r>
          </w:p>
        </w:tc>
        <w:tc>
          <w:tcPr>
            <w:tcW w:w="1065" w:type="dxa"/>
            <w:shd w:val="clear" w:color="auto" w:fill="BFBFBF" w:themeFill="background1" w:themeFillShade="BF"/>
            <w:hideMark/>
          </w:tcPr>
          <w:p w14:paraId="15310F18" w14:textId="3A25D0B7" w:rsidR="003D240D" w:rsidRPr="00936F31" w:rsidRDefault="003D240D" w:rsidP="00266384">
            <w:pPr>
              <w:rPr>
                <w:rFonts w:ascii="Arial" w:hAnsi="Arial" w:cs="Arial"/>
                <w:b/>
                <w:sz w:val="14"/>
                <w:szCs w:val="14"/>
              </w:rPr>
            </w:pPr>
            <w:r w:rsidRPr="00936F31">
              <w:rPr>
                <w:rFonts w:ascii="Arial" w:hAnsi="Arial" w:cs="Arial"/>
                <w:b/>
                <w:sz w:val="14"/>
                <w:szCs w:val="14"/>
              </w:rPr>
              <w:t>Reply</w:t>
            </w:r>
            <w:r w:rsidR="00233210" w:rsidRPr="00936F31">
              <w:rPr>
                <w:rFonts w:ascii="Arial" w:hAnsi="Arial" w:cs="Arial"/>
                <w:b/>
                <w:sz w:val="14"/>
                <w:szCs w:val="14"/>
              </w:rPr>
              <w:t xml:space="preserve"> </w:t>
            </w:r>
            <w:r w:rsidRPr="00936F31">
              <w:rPr>
                <w:rFonts w:ascii="Arial" w:hAnsi="Arial" w:cs="Arial"/>
                <w:b/>
                <w:sz w:val="14"/>
                <w:szCs w:val="14"/>
              </w:rPr>
              <w:t>to</w:t>
            </w:r>
          </w:p>
        </w:tc>
        <w:tc>
          <w:tcPr>
            <w:tcW w:w="994" w:type="dxa"/>
            <w:shd w:val="clear" w:color="auto" w:fill="BFBFBF" w:themeFill="background1" w:themeFillShade="BF"/>
            <w:hideMark/>
          </w:tcPr>
          <w:p w14:paraId="161CDB38" w14:textId="77777777" w:rsidR="003D240D" w:rsidRPr="00936F31" w:rsidRDefault="003D240D" w:rsidP="00266384">
            <w:pPr>
              <w:rPr>
                <w:rFonts w:ascii="Arial" w:hAnsi="Arial" w:cs="Arial"/>
                <w:b/>
                <w:sz w:val="14"/>
                <w:szCs w:val="14"/>
              </w:rPr>
            </w:pPr>
            <w:r w:rsidRPr="00936F31">
              <w:rPr>
                <w:rFonts w:ascii="Arial" w:hAnsi="Arial" w:cs="Arial"/>
                <w:b/>
                <w:sz w:val="14"/>
                <w:szCs w:val="14"/>
              </w:rPr>
              <w:t>To</w:t>
            </w:r>
          </w:p>
        </w:tc>
        <w:tc>
          <w:tcPr>
            <w:tcW w:w="994" w:type="dxa"/>
            <w:shd w:val="clear" w:color="auto" w:fill="BFBFBF" w:themeFill="background1" w:themeFillShade="BF"/>
            <w:hideMark/>
          </w:tcPr>
          <w:p w14:paraId="6C12C277" w14:textId="77777777" w:rsidR="003D240D" w:rsidRPr="00936F31" w:rsidRDefault="003D240D" w:rsidP="00266384">
            <w:pPr>
              <w:rPr>
                <w:rFonts w:ascii="Arial" w:hAnsi="Arial" w:cs="Arial"/>
                <w:b/>
                <w:sz w:val="14"/>
                <w:szCs w:val="14"/>
              </w:rPr>
            </w:pPr>
            <w:r w:rsidRPr="00936F31">
              <w:rPr>
                <w:rFonts w:ascii="Arial" w:hAnsi="Arial" w:cs="Arial"/>
                <w:b/>
                <w:sz w:val="14"/>
                <w:szCs w:val="14"/>
              </w:rPr>
              <w:t>Cc</w:t>
            </w:r>
          </w:p>
        </w:tc>
        <w:tc>
          <w:tcPr>
            <w:tcW w:w="1120" w:type="dxa"/>
            <w:shd w:val="clear" w:color="auto" w:fill="BFBFBF" w:themeFill="background1" w:themeFillShade="BF"/>
            <w:hideMark/>
          </w:tcPr>
          <w:p w14:paraId="26BB483E" w14:textId="3403091C" w:rsidR="003D240D" w:rsidRPr="00936F31" w:rsidRDefault="003D240D" w:rsidP="00266384">
            <w:pPr>
              <w:rPr>
                <w:rFonts w:ascii="Arial" w:hAnsi="Arial" w:cs="Arial"/>
                <w:b/>
                <w:sz w:val="14"/>
                <w:szCs w:val="14"/>
              </w:rPr>
            </w:pPr>
            <w:r w:rsidRPr="00936F31">
              <w:rPr>
                <w:rFonts w:ascii="Arial" w:hAnsi="Arial" w:cs="Arial"/>
                <w:b/>
                <w:sz w:val="14"/>
                <w:szCs w:val="14"/>
              </w:rPr>
              <w:t>Original</w:t>
            </w:r>
            <w:r w:rsidR="00233210" w:rsidRPr="00936F31">
              <w:rPr>
                <w:rFonts w:ascii="Arial" w:hAnsi="Arial" w:cs="Arial"/>
                <w:b/>
                <w:sz w:val="14"/>
                <w:szCs w:val="14"/>
              </w:rPr>
              <w:t xml:space="preserve"> </w:t>
            </w:r>
            <w:r w:rsidRPr="00936F31">
              <w:rPr>
                <w:rFonts w:ascii="Arial" w:hAnsi="Arial" w:cs="Arial"/>
                <w:b/>
                <w:sz w:val="14"/>
                <w:szCs w:val="14"/>
              </w:rPr>
              <w:t>LS</w:t>
            </w:r>
          </w:p>
        </w:tc>
        <w:tc>
          <w:tcPr>
            <w:tcW w:w="1062" w:type="dxa"/>
            <w:shd w:val="clear" w:color="auto" w:fill="BFBFBF" w:themeFill="background1" w:themeFillShade="BF"/>
            <w:hideMark/>
          </w:tcPr>
          <w:p w14:paraId="79CF337C" w14:textId="42F992AB" w:rsidR="003D240D" w:rsidRPr="00936F31" w:rsidRDefault="003D240D" w:rsidP="00266384">
            <w:pPr>
              <w:rPr>
                <w:rFonts w:ascii="Arial" w:hAnsi="Arial" w:cs="Arial"/>
                <w:b/>
                <w:sz w:val="14"/>
                <w:szCs w:val="14"/>
              </w:rPr>
            </w:pPr>
            <w:r w:rsidRPr="00936F31">
              <w:rPr>
                <w:rFonts w:ascii="Arial" w:hAnsi="Arial" w:cs="Arial"/>
                <w:b/>
                <w:sz w:val="14"/>
                <w:szCs w:val="14"/>
              </w:rPr>
              <w:t>Reply</w:t>
            </w:r>
            <w:r w:rsidR="00233210" w:rsidRPr="00936F31">
              <w:rPr>
                <w:rFonts w:ascii="Arial" w:hAnsi="Arial" w:cs="Arial"/>
                <w:b/>
                <w:sz w:val="14"/>
                <w:szCs w:val="14"/>
              </w:rPr>
              <w:t xml:space="preserve"> </w:t>
            </w:r>
            <w:r w:rsidRPr="00936F31">
              <w:rPr>
                <w:rFonts w:ascii="Arial" w:hAnsi="Arial" w:cs="Arial"/>
                <w:b/>
                <w:sz w:val="14"/>
                <w:szCs w:val="14"/>
              </w:rPr>
              <w:t>in</w:t>
            </w:r>
          </w:p>
        </w:tc>
      </w:tr>
      <w:tr w:rsidR="00251689" w:rsidRPr="00936F31" w14:paraId="510A5C58" w14:textId="77777777" w:rsidTr="00843441">
        <w:trPr>
          <w:trHeight w:val="20"/>
          <w:jc w:val="center"/>
        </w:trPr>
        <w:tc>
          <w:tcPr>
            <w:tcW w:w="1094" w:type="dxa"/>
          </w:tcPr>
          <w:p w14:paraId="26319704" w14:textId="263D464C" w:rsidR="00251689" w:rsidRPr="00251689" w:rsidRDefault="00C62C50" w:rsidP="00251689">
            <w:pPr>
              <w:rPr>
                <w:rFonts w:ascii="Arial" w:hAnsi="Arial" w:cs="Arial"/>
                <w:sz w:val="14"/>
                <w:szCs w:val="14"/>
              </w:rPr>
            </w:pPr>
            <w:hyperlink r:id="rId2083" w:history="1">
              <w:r>
                <w:rPr>
                  <w:rStyle w:val="Hyperlink"/>
                  <w:rFonts w:ascii="Arial" w:hAnsi="Arial" w:cs="Arial"/>
                  <w:sz w:val="14"/>
                  <w:szCs w:val="14"/>
                </w:rPr>
                <w:t>R1-2606891</w:t>
              </w:r>
            </w:hyperlink>
          </w:p>
        </w:tc>
        <w:tc>
          <w:tcPr>
            <w:tcW w:w="2646" w:type="dxa"/>
          </w:tcPr>
          <w:p w14:paraId="577B296D" w14:textId="4CBEE992" w:rsidR="00251689" w:rsidRPr="00251689" w:rsidRDefault="00251689" w:rsidP="00251689">
            <w:pPr>
              <w:rPr>
                <w:rFonts w:ascii="Arial" w:hAnsi="Arial" w:cs="Arial"/>
                <w:sz w:val="14"/>
                <w:szCs w:val="14"/>
              </w:rPr>
            </w:pPr>
            <w:r w:rsidRPr="00251689">
              <w:rPr>
                <w:rFonts w:ascii="Arial" w:hAnsi="Arial" w:cs="Arial"/>
                <w:sz w:val="14"/>
                <w:szCs w:val="14"/>
              </w:rPr>
              <w:t>LS on Time plan for SSB design in RAN1&amp;RAN4</w:t>
            </w:r>
          </w:p>
        </w:tc>
        <w:tc>
          <w:tcPr>
            <w:tcW w:w="1583" w:type="dxa"/>
          </w:tcPr>
          <w:p w14:paraId="2AF1248C" w14:textId="69D3B2F7" w:rsidR="00251689" w:rsidRPr="00251689" w:rsidRDefault="00AD5F11" w:rsidP="00251689">
            <w:pPr>
              <w:rPr>
                <w:rFonts w:ascii="Arial" w:hAnsi="Arial" w:cs="Arial"/>
                <w:sz w:val="14"/>
                <w:szCs w:val="14"/>
              </w:rPr>
            </w:pPr>
            <w:r>
              <w:rPr>
                <w:rFonts w:ascii="Arial" w:hAnsi="Arial" w:cs="Arial"/>
                <w:sz w:val="14"/>
                <w:szCs w:val="14"/>
              </w:rPr>
              <w:t>Rapporteur (NTT DOCOMO INC.)</w:t>
            </w:r>
          </w:p>
        </w:tc>
        <w:tc>
          <w:tcPr>
            <w:tcW w:w="813" w:type="dxa"/>
          </w:tcPr>
          <w:p w14:paraId="0013E28F" w14:textId="1C8CAF06" w:rsidR="00251689" w:rsidRPr="00251689" w:rsidRDefault="00251689" w:rsidP="00251689">
            <w:pPr>
              <w:rPr>
                <w:rFonts w:ascii="Arial" w:hAnsi="Arial" w:cs="Arial"/>
                <w:bCs/>
                <w:sz w:val="14"/>
                <w:szCs w:val="14"/>
              </w:rPr>
            </w:pPr>
            <w:r w:rsidRPr="00251689">
              <w:rPr>
                <w:rFonts w:ascii="Arial" w:hAnsi="Arial" w:cs="Arial"/>
                <w:bCs/>
                <w:sz w:val="14"/>
                <w:szCs w:val="14"/>
              </w:rPr>
              <w:t>Rel-20</w:t>
            </w:r>
          </w:p>
        </w:tc>
        <w:tc>
          <w:tcPr>
            <w:tcW w:w="2696" w:type="dxa"/>
          </w:tcPr>
          <w:p w14:paraId="15E7374F" w14:textId="09F65EF6" w:rsidR="00251689" w:rsidRPr="00251689" w:rsidRDefault="00251689" w:rsidP="00251689">
            <w:pPr>
              <w:rPr>
                <w:rFonts w:ascii="Arial" w:hAnsi="Arial" w:cs="Arial"/>
                <w:sz w:val="14"/>
                <w:szCs w:val="14"/>
              </w:rPr>
            </w:pPr>
            <w:r w:rsidRPr="00251689">
              <w:rPr>
                <w:rFonts w:ascii="Arial" w:hAnsi="Arial" w:cs="Arial"/>
                <w:sz w:val="14"/>
                <w:szCs w:val="14"/>
              </w:rPr>
              <w:t>FS_6G_Radio</w:t>
            </w:r>
          </w:p>
        </w:tc>
        <w:tc>
          <w:tcPr>
            <w:tcW w:w="1065" w:type="dxa"/>
          </w:tcPr>
          <w:p w14:paraId="62417D62" w14:textId="22EF0142" w:rsidR="00251689" w:rsidRPr="00251689" w:rsidRDefault="00251689" w:rsidP="00251689">
            <w:pPr>
              <w:rPr>
                <w:rFonts w:ascii="Arial" w:hAnsi="Arial" w:cs="Arial"/>
                <w:sz w:val="14"/>
                <w:szCs w:val="14"/>
              </w:rPr>
            </w:pPr>
          </w:p>
        </w:tc>
        <w:tc>
          <w:tcPr>
            <w:tcW w:w="994" w:type="dxa"/>
          </w:tcPr>
          <w:p w14:paraId="0573FC21" w14:textId="7EEAB747" w:rsidR="00251689" w:rsidRPr="00251689" w:rsidRDefault="00251689" w:rsidP="00251689">
            <w:pPr>
              <w:rPr>
                <w:rFonts w:ascii="Arial" w:hAnsi="Arial" w:cs="Arial"/>
                <w:sz w:val="14"/>
                <w:szCs w:val="14"/>
              </w:rPr>
            </w:pPr>
            <w:r w:rsidRPr="00251689">
              <w:rPr>
                <w:rFonts w:ascii="Arial" w:hAnsi="Arial" w:cs="Arial"/>
                <w:sz w:val="14"/>
                <w:szCs w:val="14"/>
              </w:rPr>
              <w:t>TSG RAN</w:t>
            </w:r>
          </w:p>
        </w:tc>
        <w:tc>
          <w:tcPr>
            <w:tcW w:w="994" w:type="dxa"/>
          </w:tcPr>
          <w:p w14:paraId="4D9C31FD" w14:textId="55808F67" w:rsidR="00251689" w:rsidRPr="00251689" w:rsidRDefault="00251689" w:rsidP="00251689">
            <w:pPr>
              <w:rPr>
                <w:rFonts w:ascii="Arial" w:hAnsi="Arial" w:cs="Arial"/>
                <w:sz w:val="14"/>
                <w:szCs w:val="14"/>
              </w:rPr>
            </w:pPr>
            <w:r w:rsidRPr="00251689">
              <w:rPr>
                <w:rFonts w:ascii="Arial" w:hAnsi="Arial" w:cs="Arial"/>
                <w:sz w:val="14"/>
                <w:szCs w:val="14"/>
              </w:rPr>
              <w:t>RAN WG4</w:t>
            </w:r>
          </w:p>
        </w:tc>
        <w:tc>
          <w:tcPr>
            <w:tcW w:w="1120" w:type="dxa"/>
          </w:tcPr>
          <w:p w14:paraId="7C3692FE" w14:textId="49F9847B" w:rsidR="00251689" w:rsidRPr="00251689" w:rsidRDefault="00251689" w:rsidP="00251689">
            <w:pPr>
              <w:rPr>
                <w:rFonts w:ascii="Arial" w:hAnsi="Arial" w:cs="Arial"/>
                <w:sz w:val="14"/>
                <w:szCs w:val="14"/>
              </w:rPr>
            </w:pPr>
          </w:p>
        </w:tc>
        <w:tc>
          <w:tcPr>
            <w:tcW w:w="1062" w:type="dxa"/>
          </w:tcPr>
          <w:p w14:paraId="54B2238B" w14:textId="5B0E2DA2" w:rsidR="00251689" w:rsidRPr="00251689" w:rsidRDefault="00251689" w:rsidP="00251689">
            <w:pPr>
              <w:rPr>
                <w:rFonts w:ascii="Arial" w:hAnsi="Arial" w:cs="Arial"/>
                <w:sz w:val="14"/>
                <w:szCs w:val="14"/>
              </w:rPr>
            </w:pPr>
          </w:p>
        </w:tc>
      </w:tr>
      <w:tr w:rsidR="00251689" w:rsidRPr="00936F31" w14:paraId="7561C699" w14:textId="77777777" w:rsidTr="00843441">
        <w:trPr>
          <w:trHeight w:val="20"/>
          <w:jc w:val="center"/>
        </w:trPr>
        <w:tc>
          <w:tcPr>
            <w:tcW w:w="1094" w:type="dxa"/>
          </w:tcPr>
          <w:p w14:paraId="15857570" w14:textId="35357372" w:rsidR="00251689" w:rsidRPr="00251689" w:rsidRDefault="00C62C50" w:rsidP="00251689">
            <w:pPr>
              <w:rPr>
                <w:rFonts w:ascii="Arial" w:hAnsi="Arial" w:cs="Arial"/>
                <w:bCs/>
                <w:sz w:val="14"/>
                <w:szCs w:val="14"/>
              </w:rPr>
            </w:pPr>
            <w:hyperlink r:id="rId2084" w:history="1">
              <w:r>
                <w:rPr>
                  <w:rStyle w:val="Hyperlink"/>
                  <w:rFonts w:ascii="Arial" w:hAnsi="Arial" w:cs="Arial"/>
                  <w:sz w:val="14"/>
                  <w:szCs w:val="14"/>
                </w:rPr>
                <w:t>R1-2606892</w:t>
              </w:r>
            </w:hyperlink>
          </w:p>
        </w:tc>
        <w:tc>
          <w:tcPr>
            <w:tcW w:w="2646" w:type="dxa"/>
          </w:tcPr>
          <w:p w14:paraId="3BF6F885" w14:textId="53136220" w:rsidR="00251689" w:rsidRPr="00251689" w:rsidRDefault="00251689" w:rsidP="00251689">
            <w:pPr>
              <w:rPr>
                <w:rFonts w:ascii="Arial" w:hAnsi="Arial" w:cs="Arial"/>
                <w:sz w:val="14"/>
                <w:szCs w:val="14"/>
              </w:rPr>
            </w:pPr>
            <w:r w:rsidRPr="00251689">
              <w:rPr>
                <w:rFonts w:ascii="Arial" w:hAnsi="Arial" w:cs="Arial"/>
                <w:sz w:val="14"/>
                <w:szCs w:val="14"/>
              </w:rPr>
              <w:t>LS reply on scheduling restriction for RACH related signals and channels</w:t>
            </w:r>
          </w:p>
        </w:tc>
        <w:tc>
          <w:tcPr>
            <w:tcW w:w="1583" w:type="dxa"/>
          </w:tcPr>
          <w:p w14:paraId="0CA8CDF4" w14:textId="12CD307E" w:rsidR="00251689" w:rsidRPr="00251689" w:rsidRDefault="00AD5F11" w:rsidP="00251689">
            <w:pPr>
              <w:rPr>
                <w:rFonts w:ascii="Arial" w:hAnsi="Arial" w:cs="Arial"/>
                <w:sz w:val="14"/>
                <w:szCs w:val="14"/>
              </w:rPr>
            </w:pPr>
            <w:r>
              <w:rPr>
                <w:rFonts w:ascii="Arial" w:hAnsi="Arial" w:cs="Arial"/>
                <w:sz w:val="14"/>
                <w:szCs w:val="14"/>
              </w:rPr>
              <w:t>Huawei</w:t>
            </w:r>
          </w:p>
        </w:tc>
        <w:tc>
          <w:tcPr>
            <w:tcW w:w="813" w:type="dxa"/>
          </w:tcPr>
          <w:p w14:paraId="42F1AFA1" w14:textId="444AED66" w:rsidR="00251689" w:rsidRPr="00251689" w:rsidRDefault="00251689" w:rsidP="00251689">
            <w:pPr>
              <w:rPr>
                <w:rFonts w:ascii="Arial" w:hAnsi="Arial" w:cs="Arial"/>
                <w:bCs/>
                <w:sz w:val="14"/>
                <w:szCs w:val="14"/>
              </w:rPr>
            </w:pPr>
            <w:r w:rsidRPr="00251689">
              <w:rPr>
                <w:rFonts w:ascii="Arial" w:hAnsi="Arial" w:cs="Arial"/>
                <w:bCs/>
                <w:sz w:val="14"/>
                <w:szCs w:val="14"/>
              </w:rPr>
              <w:t>Rel-20</w:t>
            </w:r>
          </w:p>
        </w:tc>
        <w:tc>
          <w:tcPr>
            <w:tcW w:w="2696" w:type="dxa"/>
          </w:tcPr>
          <w:p w14:paraId="4CEB90D9" w14:textId="4BA5B5B8" w:rsidR="00251689" w:rsidRPr="00251689" w:rsidRDefault="00251689" w:rsidP="00251689">
            <w:pPr>
              <w:rPr>
                <w:rFonts w:ascii="Arial" w:hAnsi="Arial" w:cs="Arial"/>
                <w:bCs/>
                <w:sz w:val="14"/>
                <w:szCs w:val="14"/>
              </w:rPr>
            </w:pPr>
            <w:r w:rsidRPr="00251689">
              <w:rPr>
                <w:rFonts w:ascii="Arial" w:hAnsi="Arial" w:cs="Arial"/>
                <w:sz w:val="14"/>
                <w:szCs w:val="14"/>
              </w:rPr>
              <w:t>NR_NTN_Ph3-Core</w:t>
            </w:r>
          </w:p>
        </w:tc>
        <w:tc>
          <w:tcPr>
            <w:tcW w:w="1065" w:type="dxa"/>
          </w:tcPr>
          <w:p w14:paraId="0420BB1D" w14:textId="04512E71" w:rsidR="00251689" w:rsidRPr="00251689" w:rsidRDefault="00C62C50" w:rsidP="00251689">
            <w:pPr>
              <w:rPr>
                <w:rFonts w:ascii="Arial" w:hAnsi="Arial" w:cs="Arial"/>
                <w:sz w:val="14"/>
                <w:szCs w:val="14"/>
              </w:rPr>
            </w:pPr>
            <w:hyperlink r:id="rId2085" w:history="1">
              <w:r>
                <w:rPr>
                  <w:rStyle w:val="Hyperlink"/>
                  <w:rFonts w:ascii="Arial" w:hAnsi="Arial" w:cs="Arial"/>
                  <w:sz w:val="14"/>
                  <w:szCs w:val="14"/>
                </w:rPr>
                <w:t>R1-2605188</w:t>
              </w:r>
            </w:hyperlink>
          </w:p>
        </w:tc>
        <w:tc>
          <w:tcPr>
            <w:tcW w:w="994" w:type="dxa"/>
          </w:tcPr>
          <w:p w14:paraId="76B6F8AF" w14:textId="0D861110" w:rsidR="00251689" w:rsidRPr="00251689" w:rsidRDefault="00251689" w:rsidP="00251689">
            <w:pPr>
              <w:rPr>
                <w:rFonts w:ascii="Arial" w:hAnsi="Arial" w:cs="Arial"/>
                <w:sz w:val="14"/>
                <w:szCs w:val="14"/>
              </w:rPr>
            </w:pPr>
            <w:r w:rsidRPr="00251689">
              <w:rPr>
                <w:rFonts w:ascii="Arial" w:hAnsi="Arial" w:cs="Arial"/>
                <w:sz w:val="14"/>
                <w:szCs w:val="14"/>
              </w:rPr>
              <w:t>RAN WG4</w:t>
            </w:r>
          </w:p>
        </w:tc>
        <w:tc>
          <w:tcPr>
            <w:tcW w:w="994" w:type="dxa"/>
          </w:tcPr>
          <w:p w14:paraId="646F57C5" w14:textId="034B1224" w:rsidR="00251689" w:rsidRPr="00251689" w:rsidRDefault="00251689" w:rsidP="00251689">
            <w:pPr>
              <w:rPr>
                <w:rFonts w:ascii="Arial" w:hAnsi="Arial" w:cs="Arial"/>
                <w:sz w:val="14"/>
                <w:szCs w:val="14"/>
              </w:rPr>
            </w:pPr>
          </w:p>
        </w:tc>
        <w:tc>
          <w:tcPr>
            <w:tcW w:w="1120" w:type="dxa"/>
          </w:tcPr>
          <w:p w14:paraId="1E8706B2" w14:textId="3052D7FD" w:rsidR="00251689" w:rsidRPr="00251689" w:rsidRDefault="00251689" w:rsidP="00251689">
            <w:pPr>
              <w:rPr>
                <w:rFonts w:ascii="Arial" w:hAnsi="Arial" w:cs="Arial"/>
                <w:sz w:val="14"/>
                <w:szCs w:val="14"/>
              </w:rPr>
            </w:pPr>
            <w:r w:rsidRPr="00251689">
              <w:rPr>
                <w:rFonts w:ascii="Arial" w:hAnsi="Arial" w:cs="Arial"/>
                <w:sz w:val="14"/>
                <w:szCs w:val="14"/>
              </w:rPr>
              <w:t>R4-2607745</w:t>
            </w:r>
          </w:p>
        </w:tc>
        <w:tc>
          <w:tcPr>
            <w:tcW w:w="1062" w:type="dxa"/>
          </w:tcPr>
          <w:p w14:paraId="3D18A43F" w14:textId="6F744673" w:rsidR="00251689" w:rsidRPr="00251689" w:rsidRDefault="00251689" w:rsidP="00251689">
            <w:pPr>
              <w:rPr>
                <w:rFonts w:ascii="Arial" w:hAnsi="Arial" w:cs="Arial"/>
                <w:sz w:val="14"/>
                <w:szCs w:val="14"/>
              </w:rPr>
            </w:pPr>
          </w:p>
        </w:tc>
      </w:tr>
      <w:tr w:rsidR="00251689" w:rsidRPr="00936F31" w14:paraId="2A0D1560" w14:textId="77777777" w:rsidTr="00843441">
        <w:trPr>
          <w:trHeight w:val="20"/>
          <w:jc w:val="center"/>
        </w:trPr>
        <w:tc>
          <w:tcPr>
            <w:tcW w:w="1094" w:type="dxa"/>
          </w:tcPr>
          <w:p w14:paraId="430CC0E3" w14:textId="58C870D8" w:rsidR="00251689" w:rsidRPr="00251689" w:rsidRDefault="00C62C50" w:rsidP="00251689">
            <w:pPr>
              <w:rPr>
                <w:rFonts w:ascii="Arial" w:hAnsi="Arial" w:cs="Arial"/>
                <w:bCs/>
                <w:sz w:val="14"/>
                <w:szCs w:val="14"/>
              </w:rPr>
            </w:pPr>
            <w:hyperlink r:id="rId2086" w:history="1">
              <w:r>
                <w:rPr>
                  <w:rStyle w:val="Hyperlink"/>
                  <w:rFonts w:ascii="Arial" w:hAnsi="Arial" w:cs="Arial"/>
                  <w:sz w:val="14"/>
                  <w:szCs w:val="14"/>
                </w:rPr>
                <w:t>R1-2606899</w:t>
              </w:r>
            </w:hyperlink>
          </w:p>
        </w:tc>
        <w:tc>
          <w:tcPr>
            <w:tcW w:w="2646" w:type="dxa"/>
          </w:tcPr>
          <w:p w14:paraId="5B508E1E" w14:textId="29A84888" w:rsidR="00251689" w:rsidRPr="00251689" w:rsidRDefault="00251689" w:rsidP="00251689">
            <w:pPr>
              <w:rPr>
                <w:rFonts w:ascii="Arial" w:hAnsi="Arial" w:cs="Arial"/>
                <w:sz w:val="14"/>
                <w:szCs w:val="14"/>
              </w:rPr>
            </w:pPr>
            <w:r w:rsidRPr="00251689">
              <w:rPr>
                <w:rFonts w:ascii="Arial" w:hAnsi="Arial" w:cs="Arial"/>
                <w:sz w:val="14"/>
                <w:szCs w:val="14"/>
              </w:rPr>
              <w:t>LS on RF coherence requirements for coherent UL MIMO for 6GR</w:t>
            </w:r>
          </w:p>
        </w:tc>
        <w:tc>
          <w:tcPr>
            <w:tcW w:w="1583" w:type="dxa"/>
          </w:tcPr>
          <w:p w14:paraId="3C6903F1" w14:textId="736587AE" w:rsidR="00251689" w:rsidRPr="00251689" w:rsidRDefault="00AD5F11" w:rsidP="00251689">
            <w:pPr>
              <w:rPr>
                <w:rFonts w:ascii="Arial" w:hAnsi="Arial" w:cs="Arial"/>
                <w:sz w:val="14"/>
                <w:szCs w:val="14"/>
              </w:rPr>
            </w:pPr>
            <w:r>
              <w:rPr>
                <w:rFonts w:ascii="Arial" w:hAnsi="Arial" w:cs="Arial"/>
                <w:sz w:val="14"/>
                <w:szCs w:val="14"/>
              </w:rPr>
              <w:t>Moderator (Samsung)</w:t>
            </w:r>
          </w:p>
        </w:tc>
        <w:tc>
          <w:tcPr>
            <w:tcW w:w="813" w:type="dxa"/>
          </w:tcPr>
          <w:p w14:paraId="23C915BC" w14:textId="77E3124F" w:rsidR="00251689" w:rsidRPr="00251689" w:rsidRDefault="00251689" w:rsidP="00251689">
            <w:pPr>
              <w:rPr>
                <w:rFonts w:ascii="Arial" w:hAnsi="Arial" w:cs="Arial"/>
                <w:bCs/>
                <w:sz w:val="14"/>
                <w:szCs w:val="14"/>
              </w:rPr>
            </w:pPr>
            <w:r w:rsidRPr="00251689">
              <w:rPr>
                <w:rFonts w:ascii="Arial" w:hAnsi="Arial" w:cs="Arial"/>
                <w:bCs/>
                <w:sz w:val="14"/>
                <w:szCs w:val="14"/>
              </w:rPr>
              <w:t>Rel-20</w:t>
            </w:r>
          </w:p>
        </w:tc>
        <w:tc>
          <w:tcPr>
            <w:tcW w:w="2696" w:type="dxa"/>
          </w:tcPr>
          <w:p w14:paraId="74539753" w14:textId="2F393015" w:rsidR="00251689" w:rsidRPr="00251689" w:rsidRDefault="00251689" w:rsidP="00251689">
            <w:pPr>
              <w:rPr>
                <w:rFonts w:ascii="Arial" w:hAnsi="Arial" w:cs="Arial"/>
                <w:bCs/>
                <w:sz w:val="14"/>
                <w:szCs w:val="14"/>
                <w:lang w:val="fr-FR"/>
              </w:rPr>
            </w:pPr>
            <w:r w:rsidRPr="00251689">
              <w:rPr>
                <w:rFonts w:ascii="Arial" w:hAnsi="Arial" w:cs="Arial"/>
                <w:sz w:val="14"/>
                <w:szCs w:val="14"/>
              </w:rPr>
              <w:t>FS_6G_Radio</w:t>
            </w:r>
          </w:p>
        </w:tc>
        <w:tc>
          <w:tcPr>
            <w:tcW w:w="1065" w:type="dxa"/>
          </w:tcPr>
          <w:p w14:paraId="45E136AD" w14:textId="5D00E2B1" w:rsidR="00251689" w:rsidRPr="00251689" w:rsidRDefault="00251689" w:rsidP="00251689">
            <w:pPr>
              <w:rPr>
                <w:rFonts w:ascii="Arial" w:hAnsi="Arial" w:cs="Arial"/>
                <w:sz w:val="14"/>
                <w:szCs w:val="14"/>
              </w:rPr>
            </w:pPr>
          </w:p>
        </w:tc>
        <w:tc>
          <w:tcPr>
            <w:tcW w:w="994" w:type="dxa"/>
          </w:tcPr>
          <w:p w14:paraId="6BFB577F" w14:textId="6B494670" w:rsidR="00251689" w:rsidRPr="00251689" w:rsidRDefault="00251689" w:rsidP="00251689">
            <w:pPr>
              <w:rPr>
                <w:rFonts w:ascii="Arial" w:hAnsi="Arial" w:cs="Arial"/>
                <w:sz w:val="14"/>
                <w:szCs w:val="14"/>
              </w:rPr>
            </w:pPr>
            <w:r w:rsidRPr="00251689">
              <w:rPr>
                <w:rFonts w:ascii="Arial" w:hAnsi="Arial" w:cs="Arial"/>
                <w:sz w:val="14"/>
                <w:szCs w:val="14"/>
              </w:rPr>
              <w:t>RAN WG4</w:t>
            </w:r>
          </w:p>
        </w:tc>
        <w:tc>
          <w:tcPr>
            <w:tcW w:w="994" w:type="dxa"/>
          </w:tcPr>
          <w:p w14:paraId="24589C5F" w14:textId="5B3C241C" w:rsidR="00251689" w:rsidRPr="00251689" w:rsidRDefault="00251689" w:rsidP="00251689">
            <w:pPr>
              <w:rPr>
                <w:rFonts w:ascii="Arial" w:hAnsi="Arial" w:cs="Arial"/>
                <w:sz w:val="14"/>
                <w:szCs w:val="14"/>
              </w:rPr>
            </w:pPr>
          </w:p>
        </w:tc>
        <w:tc>
          <w:tcPr>
            <w:tcW w:w="1120" w:type="dxa"/>
          </w:tcPr>
          <w:p w14:paraId="7673BE74" w14:textId="117F49BA" w:rsidR="00251689" w:rsidRPr="00251689" w:rsidRDefault="00251689" w:rsidP="00251689">
            <w:pPr>
              <w:rPr>
                <w:rFonts w:ascii="Arial" w:hAnsi="Arial" w:cs="Arial"/>
                <w:sz w:val="14"/>
                <w:szCs w:val="14"/>
              </w:rPr>
            </w:pPr>
          </w:p>
        </w:tc>
        <w:tc>
          <w:tcPr>
            <w:tcW w:w="1062" w:type="dxa"/>
          </w:tcPr>
          <w:p w14:paraId="515E4F17" w14:textId="57F94956" w:rsidR="00251689" w:rsidRPr="00251689" w:rsidRDefault="00251689" w:rsidP="00251689">
            <w:pPr>
              <w:rPr>
                <w:rFonts w:ascii="Arial" w:hAnsi="Arial" w:cs="Arial"/>
                <w:sz w:val="14"/>
                <w:szCs w:val="14"/>
              </w:rPr>
            </w:pPr>
          </w:p>
        </w:tc>
      </w:tr>
      <w:tr w:rsidR="00251689" w:rsidRPr="00936F31" w14:paraId="774D517C" w14:textId="77777777" w:rsidTr="00843441">
        <w:trPr>
          <w:trHeight w:val="20"/>
          <w:jc w:val="center"/>
        </w:trPr>
        <w:tc>
          <w:tcPr>
            <w:tcW w:w="1094" w:type="dxa"/>
          </w:tcPr>
          <w:p w14:paraId="52F9CC8E" w14:textId="5EB1EE92" w:rsidR="00251689" w:rsidRPr="00251689" w:rsidRDefault="00C62C50" w:rsidP="00251689">
            <w:pPr>
              <w:rPr>
                <w:rFonts w:ascii="Arial" w:hAnsi="Arial" w:cs="Arial"/>
                <w:bCs/>
                <w:sz w:val="14"/>
                <w:szCs w:val="14"/>
              </w:rPr>
            </w:pPr>
            <w:hyperlink r:id="rId2087" w:history="1">
              <w:r>
                <w:rPr>
                  <w:rStyle w:val="Hyperlink"/>
                  <w:rFonts w:ascii="Arial" w:hAnsi="Arial" w:cs="Arial"/>
                  <w:sz w:val="14"/>
                  <w:szCs w:val="14"/>
                </w:rPr>
                <w:t>R1-2606905</w:t>
              </w:r>
            </w:hyperlink>
          </w:p>
        </w:tc>
        <w:tc>
          <w:tcPr>
            <w:tcW w:w="2646" w:type="dxa"/>
          </w:tcPr>
          <w:p w14:paraId="542944C4" w14:textId="37F35A41" w:rsidR="00251689" w:rsidRPr="00251689" w:rsidRDefault="00251689" w:rsidP="00251689">
            <w:pPr>
              <w:rPr>
                <w:rFonts w:ascii="Arial" w:hAnsi="Arial" w:cs="Arial"/>
                <w:sz w:val="14"/>
                <w:szCs w:val="14"/>
              </w:rPr>
            </w:pPr>
            <w:r w:rsidRPr="00251689">
              <w:rPr>
                <w:rFonts w:ascii="Arial" w:hAnsi="Arial" w:cs="Arial"/>
                <w:sz w:val="14"/>
                <w:szCs w:val="14"/>
              </w:rPr>
              <w:t>LS on 6GR AI/ML use cases</w:t>
            </w:r>
          </w:p>
        </w:tc>
        <w:tc>
          <w:tcPr>
            <w:tcW w:w="1583" w:type="dxa"/>
          </w:tcPr>
          <w:p w14:paraId="4E400398" w14:textId="6CCD6E99" w:rsidR="00251689" w:rsidRPr="00251689" w:rsidRDefault="00AD5F11" w:rsidP="00251689">
            <w:pPr>
              <w:rPr>
                <w:rFonts w:ascii="Arial" w:hAnsi="Arial" w:cs="Arial"/>
                <w:sz w:val="14"/>
                <w:szCs w:val="14"/>
              </w:rPr>
            </w:pPr>
            <w:r>
              <w:rPr>
                <w:rFonts w:ascii="Arial" w:hAnsi="Arial" w:cs="Arial"/>
                <w:sz w:val="14"/>
                <w:szCs w:val="14"/>
              </w:rPr>
              <w:t>Moderators (</w:t>
            </w:r>
            <w:proofErr w:type="spellStart"/>
            <w:r>
              <w:rPr>
                <w:rFonts w:ascii="Arial" w:hAnsi="Arial" w:cs="Arial"/>
                <w:sz w:val="14"/>
                <w:szCs w:val="14"/>
              </w:rPr>
              <w:t>Samsung,vivo</w:t>
            </w:r>
            <w:proofErr w:type="spellEnd"/>
            <w:r>
              <w:rPr>
                <w:rFonts w:ascii="Arial" w:hAnsi="Arial" w:cs="Arial"/>
                <w:sz w:val="14"/>
                <w:szCs w:val="14"/>
              </w:rPr>
              <w:t>)</w:t>
            </w:r>
          </w:p>
        </w:tc>
        <w:tc>
          <w:tcPr>
            <w:tcW w:w="813" w:type="dxa"/>
          </w:tcPr>
          <w:p w14:paraId="08D6C9BF" w14:textId="15DA1589" w:rsidR="00251689" w:rsidRPr="00251689" w:rsidRDefault="00251689" w:rsidP="00251689">
            <w:pPr>
              <w:rPr>
                <w:rFonts w:ascii="Arial" w:hAnsi="Arial" w:cs="Arial"/>
                <w:bCs/>
                <w:sz w:val="14"/>
                <w:szCs w:val="14"/>
              </w:rPr>
            </w:pPr>
            <w:r w:rsidRPr="00251689">
              <w:rPr>
                <w:rFonts w:ascii="Arial" w:hAnsi="Arial" w:cs="Arial"/>
                <w:bCs/>
                <w:sz w:val="14"/>
                <w:szCs w:val="14"/>
              </w:rPr>
              <w:t>Rel-20</w:t>
            </w:r>
          </w:p>
        </w:tc>
        <w:tc>
          <w:tcPr>
            <w:tcW w:w="2696" w:type="dxa"/>
          </w:tcPr>
          <w:p w14:paraId="33064A9A" w14:textId="3FF6601C" w:rsidR="00251689" w:rsidRPr="00251689" w:rsidRDefault="00251689" w:rsidP="00251689">
            <w:pPr>
              <w:rPr>
                <w:rFonts w:ascii="Arial" w:hAnsi="Arial" w:cs="Arial"/>
                <w:bCs/>
                <w:sz w:val="14"/>
                <w:szCs w:val="14"/>
              </w:rPr>
            </w:pPr>
            <w:r w:rsidRPr="00251689">
              <w:rPr>
                <w:rFonts w:ascii="Arial" w:hAnsi="Arial" w:cs="Arial"/>
                <w:sz w:val="14"/>
                <w:szCs w:val="14"/>
              </w:rPr>
              <w:t>FS_6G_Radio</w:t>
            </w:r>
          </w:p>
        </w:tc>
        <w:tc>
          <w:tcPr>
            <w:tcW w:w="1065" w:type="dxa"/>
          </w:tcPr>
          <w:p w14:paraId="1368C1DA" w14:textId="125891DD" w:rsidR="00251689" w:rsidRPr="00251689" w:rsidRDefault="00251689" w:rsidP="00251689">
            <w:pPr>
              <w:rPr>
                <w:rFonts w:ascii="Arial" w:hAnsi="Arial" w:cs="Arial"/>
                <w:sz w:val="14"/>
                <w:szCs w:val="14"/>
              </w:rPr>
            </w:pPr>
          </w:p>
        </w:tc>
        <w:tc>
          <w:tcPr>
            <w:tcW w:w="994" w:type="dxa"/>
          </w:tcPr>
          <w:p w14:paraId="34E17BBF" w14:textId="7520164B" w:rsidR="00251689" w:rsidRPr="00251689" w:rsidRDefault="00251689" w:rsidP="00251689">
            <w:pPr>
              <w:rPr>
                <w:rFonts w:ascii="Arial" w:hAnsi="Arial" w:cs="Arial"/>
                <w:sz w:val="14"/>
                <w:szCs w:val="14"/>
              </w:rPr>
            </w:pPr>
            <w:r w:rsidRPr="00251689">
              <w:rPr>
                <w:rFonts w:ascii="Arial" w:hAnsi="Arial" w:cs="Arial"/>
                <w:sz w:val="14"/>
                <w:szCs w:val="14"/>
              </w:rPr>
              <w:t>RAN WG4</w:t>
            </w:r>
          </w:p>
        </w:tc>
        <w:tc>
          <w:tcPr>
            <w:tcW w:w="994" w:type="dxa"/>
          </w:tcPr>
          <w:p w14:paraId="49552707" w14:textId="5EAB78C6" w:rsidR="00251689" w:rsidRPr="00251689" w:rsidRDefault="00251689" w:rsidP="00251689">
            <w:pPr>
              <w:rPr>
                <w:rFonts w:ascii="Arial" w:hAnsi="Arial" w:cs="Arial"/>
                <w:sz w:val="14"/>
                <w:szCs w:val="14"/>
              </w:rPr>
            </w:pPr>
            <w:r w:rsidRPr="00251689">
              <w:rPr>
                <w:rFonts w:ascii="Arial" w:hAnsi="Arial" w:cs="Arial"/>
                <w:sz w:val="14"/>
                <w:szCs w:val="14"/>
              </w:rPr>
              <w:t>TSG RAN</w:t>
            </w:r>
          </w:p>
        </w:tc>
        <w:tc>
          <w:tcPr>
            <w:tcW w:w="1120" w:type="dxa"/>
          </w:tcPr>
          <w:p w14:paraId="62C70CCF" w14:textId="337CCB14" w:rsidR="00251689" w:rsidRPr="00251689" w:rsidRDefault="00251689" w:rsidP="00251689">
            <w:pPr>
              <w:rPr>
                <w:rFonts w:ascii="Arial" w:hAnsi="Arial" w:cs="Arial"/>
                <w:sz w:val="14"/>
                <w:szCs w:val="14"/>
              </w:rPr>
            </w:pPr>
          </w:p>
        </w:tc>
        <w:tc>
          <w:tcPr>
            <w:tcW w:w="1062" w:type="dxa"/>
          </w:tcPr>
          <w:p w14:paraId="0943562A" w14:textId="25B8896C" w:rsidR="00251689" w:rsidRPr="00251689" w:rsidRDefault="00251689" w:rsidP="00251689">
            <w:pPr>
              <w:rPr>
                <w:rFonts w:ascii="Arial" w:hAnsi="Arial" w:cs="Arial"/>
                <w:sz w:val="14"/>
                <w:szCs w:val="14"/>
              </w:rPr>
            </w:pPr>
          </w:p>
        </w:tc>
      </w:tr>
      <w:tr w:rsidR="00251689" w:rsidRPr="00936F31" w14:paraId="76333E23" w14:textId="77777777" w:rsidTr="00843441">
        <w:trPr>
          <w:trHeight w:val="20"/>
          <w:jc w:val="center"/>
        </w:trPr>
        <w:tc>
          <w:tcPr>
            <w:tcW w:w="1094" w:type="dxa"/>
          </w:tcPr>
          <w:p w14:paraId="6C3C0625" w14:textId="2FF54C69" w:rsidR="00251689" w:rsidRPr="00251689" w:rsidRDefault="00C62C50" w:rsidP="00251689">
            <w:pPr>
              <w:rPr>
                <w:rFonts w:ascii="Arial" w:hAnsi="Arial" w:cs="Arial"/>
                <w:bCs/>
                <w:sz w:val="14"/>
                <w:szCs w:val="14"/>
              </w:rPr>
            </w:pPr>
            <w:hyperlink r:id="rId2088" w:history="1">
              <w:r>
                <w:rPr>
                  <w:rStyle w:val="Hyperlink"/>
                  <w:rFonts w:ascii="Arial" w:hAnsi="Arial" w:cs="Arial"/>
                  <w:sz w:val="14"/>
                  <w:szCs w:val="14"/>
                </w:rPr>
                <w:t>R1-2606910</w:t>
              </w:r>
            </w:hyperlink>
          </w:p>
        </w:tc>
        <w:tc>
          <w:tcPr>
            <w:tcW w:w="2646" w:type="dxa"/>
          </w:tcPr>
          <w:p w14:paraId="55C49C45" w14:textId="0DDA4915" w:rsidR="00251689" w:rsidRPr="00251689" w:rsidRDefault="00251689" w:rsidP="00251689">
            <w:pPr>
              <w:rPr>
                <w:rFonts w:ascii="Arial" w:hAnsi="Arial" w:cs="Arial"/>
                <w:sz w:val="14"/>
                <w:szCs w:val="14"/>
              </w:rPr>
            </w:pPr>
            <w:r w:rsidRPr="00251689">
              <w:rPr>
                <w:rFonts w:ascii="Arial" w:hAnsi="Arial" w:cs="Arial"/>
                <w:sz w:val="14"/>
                <w:szCs w:val="14"/>
              </w:rPr>
              <w:t>LS to RAN4 on beam correspondence</w:t>
            </w:r>
          </w:p>
        </w:tc>
        <w:tc>
          <w:tcPr>
            <w:tcW w:w="1583" w:type="dxa"/>
          </w:tcPr>
          <w:p w14:paraId="72ABF362" w14:textId="026A70FF" w:rsidR="00251689" w:rsidRPr="00251689" w:rsidRDefault="00AD5F11" w:rsidP="00251689">
            <w:pPr>
              <w:rPr>
                <w:rFonts w:ascii="Arial" w:hAnsi="Arial" w:cs="Arial"/>
                <w:sz w:val="14"/>
                <w:szCs w:val="14"/>
              </w:rPr>
            </w:pPr>
            <w:r>
              <w:rPr>
                <w:rFonts w:ascii="Arial" w:hAnsi="Arial" w:cs="Arial"/>
                <w:sz w:val="14"/>
                <w:szCs w:val="14"/>
              </w:rPr>
              <w:t xml:space="preserve">ZTE, </w:t>
            </w:r>
            <w:proofErr w:type="spellStart"/>
            <w:r>
              <w:rPr>
                <w:rFonts w:ascii="Arial" w:hAnsi="Arial" w:cs="Arial"/>
                <w:sz w:val="14"/>
                <w:szCs w:val="14"/>
              </w:rPr>
              <w:t>Sanechips</w:t>
            </w:r>
            <w:proofErr w:type="spellEnd"/>
          </w:p>
        </w:tc>
        <w:tc>
          <w:tcPr>
            <w:tcW w:w="813" w:type="dxa"/>
          </w:tcPr>
          <w:p w14:paraId="49A4DB28" w14:textId="263D3E94" w:rsidR="00251689" w:rsidRPr="00251689" w:rsidRDefault="00251689" w:rsidP="00251689">
            <w:pPr>
              <w:rPr>
                <w:rFonts w:ascii="Arial" w:hAnsi="Arial" w:cs="Arial"/>
                <w:bCs/>
                <w:sz w:val="14"/>
                <w:szCs w:val="14"/>
              </w:rPr>
            </w:pPr>
            <w:r w:rsidRPr="00251689">
              <w:rPr>
                <w:rFonts w:ascii="Arial" w:hAnsi="Arial" w:cs="Arial"/>
                <w:bCs/>
                <w:sz w:val="14"/>
                <w:szCs w:val="14"/>
              </w:rPr>
              <w:t>Rel-20</w:t>
            </w:r>
          </w:p>
        </w:tc>
        <w:tc>
          <w:tcPr>
            <w:tcW w:w="2696" w:type="dxa"/>
          </w:tcPr>
          <w:p w14:paraId="54785E61" w14:textId="69D1DAC6" w:rsidR="00251689" w:rsidRPr="00251689" w:rsidRDefault="00251689" w:rsidP="00251689">
            <w:pPr>
              <w:rPr>
                <w:rFonts w:ascii="Arial" w:hAnsi="Arial" w:cs="Arial"/>
                <w:bCs/>
                <w:sz w:val="14"/>
                <w:szCs w:val="14"/>
              </w:rPr>
            </w:pPr>
            <w:r w:rsidRPr="00251689">
              <w:rPr>
                <w:rFonts w:ascii="Arial" w:hAnsi="Arial" w:cs="Arial"/>
                <w:sz w:val="14"/>
                <w:szCs w:val="14"/>
              </w:rPr>
              <w:t>FS_6G_Radio</w:t>
            </w:r>
          </w:p>
        </w:tc>
        <w:tc>
          <w:tcPr>
            <w:tcW w:w="1065" w:type="dxa"/>
          </w:tcPr>
          <w:p w14:paraId="28C988B4" w14:textId="0F51CD46" w:rsidR="00251689" w:rsidRPr="00251689" w:rsidRDefault="00251689" w:rsidP="00251689">
            <w:pPr>
              <w:rPr>
                <w:rFonts w:ascii="Arial" w:hAnsi="Arial" w:cs="Arial"/>
                <w:sz w:val="14"/>
                <w:szCs w:val="14"/>
              </w:rPr>
            </w:pPr>
          </w:p>
        </w:tc>
        <w:tc>
          <w:tcPr>
            <w:tcW w:w="994" w:type="dxa"/>
          </w:tcPr>
          <w:p w14:paraId="568E3695" w14:textId="6B0432C1" w:rsidR="00251689" w:rsidRPr="00251689" w:rsidRDefault="00251689" w:rsidP="00251689">
            <w:pPr>
              <w:rPr>
                <w:rFonts w:ascii="Arial" w:hAnsi="Arial" w:cs="Arial"/>
                <w:sz w:val="14"/>
                <w:szCs w:val="14"/>
              </w:rPr>
            </w:pPr>
            <w:r w:rsidRPr="00251689">
              <w:rPr>
                <w:rFonts w:ascii="Arial" w:hAnsi="Arial" w:cs="Arial"/>
                <w:sz w:val="14"/>
                <w:szCs w:val="14"/>
              </w:rPr>
              <w:t>RAN WG4</w:t>
            </w:r>
          </w:p>
        </w:tc>
        <w:tc>
          <w:tcPr>
            <w:tcW w:w="994" w:type="dxa"/>
          </w:tcPr>
          <w:p w14:paraId="28D0E020" w14:textId="3E99101C" w:rsidR="00251689" w:rsidRPr="00251689" w:rsidRDefault="00251689" w:rsidP="00251689">
            <w:pPr>
              <w:rPr>
                <w:rFonts w:ascii="Arial" w:hAnsi="Arial" w:cs="Arial"/>
                <w:sz w:val="14"/>
                <w:szCs w:val="14"/>
              </w:rPr>
            </w:pPr>
          </w:p>
        </w:tc>
        <w:tc>
          <w:tcPr>
            <w:tcW w:w="1120" w:type="dxa"/>
          </w:tcPr>
          <w:p w14:paraId="7032F7F9" w14:textId="4FF67FFE" w:rsidR="00251689" w:rsidRPr="00251689" w:rsidRDefault="00251689" w:rsidP="00251689">
            <w:pPr>
              <w:rPr>
                <w:rFonts w:ascii="Arial" w:hAnsi="Arial" w:cs="Arial"/>
                <w:sz w:val="14"/>
                <w:szCs w:val="14"/>
              </w:rPr>
            </w:pPr>
          </w:p>
        </w:tc>
        <w:tc>
          <w:tcPr>
            <w:tcW w:w="1062" w:type="dxa"/>
          </w:tcPr>
          <w:p w14:paraId="6E600F2E" w14:textId="7CBBE96A" w:rsidR="00251689" w:rsidRPr="00251689" w:rsidRDefault="00251689" w:rsidP="00251689">
            <w:pPr>
              <w:rPr>
                <w:rFonts w:ascii="Arial" w:hAnsi="Arial" w:cs="Arial"/>
                <w:sz w:val="14"/>
                <w:szCs w:val="14"/>
              </w:rPr>
            </w:pPr>
          </w:p>
        </w:tc>
      </w:tr>
      <w:tr w:rsidR="00251689" w:rsidRPr="00936F31" w14:paraId="16E34E16" w14:textId="77777777" w:rsidTr="00843441">
        <w:trPr>
          <w:trHeight w:val="20"/>
          <w:jc w:val="center"/>
        </w:trPr>
        <w:tc>
          <w:tcPr>
            <w:tcW w:w="1094" w:type="dxa"/>
          </w:tcPr>
          <w:p w14:paraId="26E3AA3F" w14:textId="199590EE" w:rsidR="00251689" w:rsidRPr="00251689" w:rsidRDefault="00C62C50" w:rsidP="00251689">
            <w:pPr>
              <w:rPr>
                <w:rFonts w:ascii="Arial" w:hAnsi="Arial" w:cs="Arial"/>
                <w:sz w:val="14"/>
                <w:szCs w:val="14"/>
              </w:rPr>
            </w:pPr>
            <w:hyperlink r:id="rId2089" w:history="1">
              <w:r>
                <w:rPr>
                  <w:rStyle w:val="Hyperlink"/>
                  <w:rFonts w:ascii="Arial" w:hAnsi="Arial" w:cs="Arial"/>
                  <w:sz w:val="14"/>
                  <w:szCs w:val="14"/>
                </w:rPr>
                <w:t>R1-2606913</w:t>
              </w:r>
            </w:hyperlink>
          </w:p>
        </w:tc>
        <w:tc>
          <w:tcPr>
            <w:tcW w:w="2646" w:type="dxa"/>
          </w:tcPr>
          <w:p w14:paraId="0706EB29" w14:textId="0A325976" w:rsidR="00251689" w:rsidRPr="00251689" w:rsidRDefault="00251689" w:rsidP="00251689">
            <w:pPr>
              <w:rPr>
                <w:rFonts w:ascii="Arial" w:hAnsi="Arial" w:cs="Arial"/>
                <w:sz w:val="14"/>
                <w:szCs w:val="14"/>
              </w:rPr>
            </w:pPr>
            <w:r w:rsidRPr="00251689">
              <w:rPr>
                <w:rFonts w:ascii="Arial" w:hAnsi="Arial" w:cs="Arial"/>
                <w:sz w:val="14"/>
                <w:szCs w:val="14"/>
              </w:rPr>
              <w:t>LS on receiver noise figure assumptions for link budget evaluations</w:t>
            </w:r>
          </w:p>
        </w:tc>
        <w:tc>
          <w:tcPr>
            <w:tcW w:w="1583" w:type="dxa"/>
          </w:tcPr>
          <w:p w14:paraId="2F78472E" w14:textId="1C8DCD05" w:rsidR="00251689" w:rsidRPr="00251689" w:rsidRDefault="00AD5F11" w:rsidP="00251689">
            <w:pPr>
              <w:rPr>
                <w:rFonts w:ascii="Arial" w:hAnsi="Arial" w:cs="Arial"/>
                <w:sz w:val="14"/>
                <w:szCs w:val="14"/>
              </w:rPr>
            </w:pPr>
            <w:r>
              <w:rPr>
                <w:rFonts w:ascii="Arial" w:hAnsi="Arial" w:cs="Arial"/>
                <w:sz w:val="14"/>
                <w:szCs w:val="14"/>
              </w:rPr>
              <w:t>Moderator (Huawei)</w:t>
            </w:r>
          </w:p>
        </w:tc>
        <w:tc>
          <w:tcPr>
            <w:tcW w:w="813" w:type="dxa"/>
          </w:tcPr>
          <w:p w14:paraId="344F8DE6" w14:textId="5F2D9D31" w:rsidR="00251689" w:rsidRPr="00251689" w:rsidRDefault="00251689" w:rsidP="00251689">
            <w:pPr>
              <w:rPr>
                <w:rFonts w:ascii="Arial" w:hAnsi="Arial" w:cs="Arial"/>
                <w:sz w:val="14"/>
                <w:szCs w:val="14"/>
              </w:rPr>
            </w:pPr>
            <w:r w:rsidRPr="00251689">
              <w:rPr>
                <w:rFonts w:ascii="Arial" w:hAnsi="Arial" w:cs="Arial"/>
                <w:bCs/>
                <w:sz w:val="14"/>
                <w:szCs w:val="14"/>
              </w:rPr>
              <w:t>Rel-20</w:t>
            </w:r>
          </w:p>
        </w:tc>
        <w:tc>
          <w:tcPr>
            <w:tcW w:w="2696" w:type="dxa"/>
          </w:tcPr>
          <w:p w14:paraId="6B037064" w14:textId="32C2DE82" w:rsidR="00251689" w:rsidRPr="00251689" w:rsidRDefault="00251689" w:rsidP="00251689">
            <w:pPr>
              <w:rPr>
                <w:rFonts w:ascii="Arial" w:hAnsi="Arial" w:cs="Arial"/>
                <w:sz w:val="14"/>
                <w:szCs w:val="14"/>
              </w:rPr>
            </w:pPr>
            <w:r w:rsidRPr="00251689">
              <w:rPr>
                <w:rFonts w:ascii="Arial" w:hAnsi="Arial" w:cs="Arial"/>
                <w:sz w:val="14"/>
                <w:szCs w:val="14"/>
              </w:rPr>
              <w:t>FS_6G_Radio</w:t>
            </w:r>
          </w:p>
        </w:tc>
        <w:tc>
          <w:tcPr>
            <w:tcW w:w="1065" w:type="dxa"/>
          </w:tcPr>
          <w:p w14:paraId="7DFBA33C" w14:textId="1139FC5B" w:rsidR="00251689" w:rsidRPr="00251689" w:rsidRDefault="00251689" w:rsidP="00251689">
            <w:pPr>
              <w:rPr>
                <w:rFonts w:ascii="Arial" w:hAnsi="Arial" w:cs="Arial"/>
                <w:sz w:val="14"/>
                <w:szCs w:val="14"/>
              </w:rPr>
            </w:pPr>
          </w:p>
        </w:tc>
        <w:tc>
          <w:tcPr>
            <w:tcW w:w="994" w:type="dxa"/>
          </w:tcPr>
          <w:p w14:paraId="39B23F31" w14:textId="1B1C0B87" w:rsidR="00251689" w:rsidRPr="00251689" w:rsidRDefault="00251689" w:rsidP="00251689">
            <w:pPr>
              <w:rPr>
                <w:rFonts w:ascii="Arial" w:hAnsi="Arial" w:cs="Arial"/>
                <w:sz w:val="14"/>
                <w:szCs w:val="14"/>
              </w:rPr>
            </w:pPr>
            <w:r w:rsidRPr="00251689">
              <w:rPr>
                <w:rFonts w:ascii="Arial" w:hAnsi="Arial" w:cs="Arial"/>
                <w:sz w:val="14"/>
                <w:szCs w:val="14"/>
              </w:rPr>
              <w:t>RAN WG4</w:t>
            </w:r>
          </w:p>
        </w:tc>
        <w:tc>
          <w:tcPr>
            <w:tcW w:w="994" w:type="dxa"/>
          </w:tcPr>
          <w:p w14:paraId="062F012A" w14:textId="751A1AF9" w:rsidR="00251689" w:rsidRPr="00251689" w:rsidRDefault="00251689" w:rsidP="00251689">
            <w:pPr>
              <w:rPr>
                <w:rFonts w:ascii="Arial" w:hAnsi="Arial" w:cs="Arial"/>
                <w:sz w:val="14"/>
                <w:szCs w:val="14"/>
              </w:rPr>
            </w:pPr>
          </w:p>
        </w:tc>
        <w:tc>
          <w:tcPr>
            <w:tcW w:w="1120" w:type="dxa"/>
          </w:tcPr>
          <w:p w14:paraId="544C4AE0" w14:textId="13F9E6DB" w:rsidR="00251689" w:rsidRPr="00251689" w:rsidRDefault="00251689" w:rsidP="00251689">
            <w:pPr>
              <w:rPr>
                <w:rFonts w:ascii="Arial" w:hAnsi="Arial" w:cs="Arial"/>
                <w:sz w:val="14"/>
                <w:szCs w:val="14"/>
              </w:rPr>
            </w:pPr>
          </w:p>
        </w:tc>
        <w:tc>
          <w:tcPr>
            <w:tcW w:w="1062" w:type="dxa"/>
          </w:tcPr>
          <w:p w14:paraId="0DE14A12" w14:textId="4FF56393" w:rsidR="00251689" w:rsidRPr="00251689" w:rsidRDefault="00251689" w:rsidP="00251689">
            <w:pPr>
              <w:rPr>
                <w:rFonts w:ascii="Arial" w:hAnsi="Arial" w:cs="Arial"/>
                <w:sz w:val="14"/>
                <w:szCs w:val="14"/>
              </w:rPr>
            </w:pPr>
          </w:p>
        </w:tc>
      </w:tr>
      <w:tr w:rsidR="00251689" w:rsidRPr="00936F31" w14:paraId="0B6AB19B" w14:textId="77777777" w:rsidTr="00843441">
        <w:trPr>
          <w:trHeight w:val="20"/>
          <w:jc w:val="center"/>
        </w:trPr>
        <w:tc>
          <w:tcPr>
            <w:tcW w:w="1094" w:type="dxa"/>
          </w:tcPr>
          <w:p w14:paraId="688E5082" w14:textId="3731671A" w:rsidR="00251689" w:rsidRPr="00251689" w:rsidRDefault="00C62C50" w:rsidP="00251689">
            <w:pPr>
              <w:rPr>
                <w:rFonts w:ascii="Arial" w:hAnsi="Arial" w:cs="Arial"/>
                <w:sz w:val="14"/>
                <w:szCs w:val="14"/>
              </w:rPr>
            </w:pPr>
            <w:hyperlink r:id="rId2090" w:history="1">
              <w:r>
                <w:rPr>
                  <w:rStyle w:val="Hyperlink"/>
                  <w:rFonts w:ascii="Arial" w:hAnsi="Arial" w:cs="Arial"/>
                  <w:sz w:val="14"/>
                  <w:szCs w:val="14"/>
                </w:rPr>
                <w:t>R1-2606930</w:t>
              </w:r>
            </w:hyperlink>
          </w:p>
        </w:tc>
        <w:tc>
          <w:tcPr>
            <w:tcW w:w="2646" w:type="dxa"/>
          </w:tcPr>
          <w:p w14:paraId="36B385CF" w14:textId="489ECB80" w:rsidR="00251689" w:rsidRPr="00251689" w:rsidRDefault="00251689" w:rsidP="00251689">
            <w:pPr>
              <w:rPr>
                <w:rFonts w:ascii="Arial" w:hAnsi="Arial" w:cs="Arial"/>
                <w:sz w:val="14"/>
                <w:szCs w:val="14"/>
              </w:rPr>
            </w:pPr>
            <w:r w:rsidRPr="00251689">
              <w:rPr>
                <w:rFonts w:ascii="Arial" w:hAnsi="Arial" w:cs="Arial"/>
                <w:sz w:val="14"/>
                <w:szCs w:val="14"/>
              </w:rPr>
              <w:t xml:space="preserve">LS on performance monitoring via L3 </w:t>
            </w:r>
            <w:proofErr w:type="spellStart"/>
            <w:r w:rsidRPr="00251689">
              <w:rPr>
                <w:rFonts w:ascii="Arial" w:hAnsi="Arial" w:cs="Arial"/>
                <w:sz w:val="14"/>
                <w:szCs w:val="14"/>
              </w:rPr>
              <w:t>signaling</w:t>
            </w:r>
            <w:proofErr w:type="spellEnd"/>
          </w:p>
        </w:tc>
        <w:tc>
          <w:tcPr>
            <w:tcW w:w="1583" w:type="dxa"/>
          </w:tcPr>
          <w:p w14:paraId="20213656" w14:textId="472FBC7F" w:rsidR="00251689" w:rsidRPr="00251689" w:rsidRDefault="00AD5F11" w:rsidP="00251689">
            <w:pPr>
              <w:rPr>
                <w:rFonts w:ascii="Arial" w:hAnsi="Arial" w:cs="Arial"/>
                <w:sz w:val="14"/>
                <w:szCs w:val="14"/>
              </w:rPr>
            </w:pPr>
            <w:r>
              <w:rPr>
                <w:rFonts w:ascii="Arial" w:hAnsi="Arial" w:cs="Arial"/>
                <w:sz w:val="14"/>
                <w:szCs w:val="14"/>
              </w:rPr>
              <w:t>Moderator (Qualcomm)</w:t>
            </w:r>
          </w:p>
        </w:tc>
        <w:tc>
          <w:tcPr>
            <w:tcW w:w="813" w:type="dxa"/>
          </w:tcPr>
          <w:p w14:paraId="352E3671" w14:textId="62970BDD" w:rsidR="00251689" w:rsidRPr="00251689" w:rsidRDefault="00251689" w:rsidP="00251689">
            <w:pPr>
              <w:rPr>
                <w:rFonts w:ascii="Arial" w:hAnsi="Arial" w:cs="Arial"/>
                <w:sz w:val="14"/>
                <w:szCs w:val="14"/>
              </w:rPr>
            </w:pPr>
            <w:r w:rsidRPr="00251689">
              <w:rPr>
                <w:rFonts w:ascii="Arial" w:hAnsi="Arial" w:cs="Arial"/>
                <w:bCs/>
                <w:sz w:val="14"/>
                <w:szCs w:val="14"/>
              </w:rPr>
              <w:t>Rel-20</w:t>
            </w:r>
          </w:p>
        </w:tc>
        <w:tc>
          <w:tcPr>
            <w:tcW w:w="2696" w:type="dxa"/>
          </w:tcPr>
          <w:p w14:paraId="48EB658A" w14:textId="78DEEF60" w:rsidR="00251689" w:rsidRPr="00251689" w:rsidRDefault="00251689" w:rsidP="00251689">
            <w:pPr>
              <w:rPr>
                <w:rFonts w:ascii="Arial" w:hAnsi="Arial" w:cs="Arial"/>
                <w:sz w:val="14"/>
                <w:szCs w:val="14"/>
              </w:rPr>
            </w:pPr>
            <w:r w:rsidRPr="00251689">
              <w:rPr>
                <w:rFonts w:ascii="Arial" w:hAnsi="Arial" w:cs="Arial"/>
                <w:sz w:val="14"/>
                <w:szCs w:val="14"/>
              </w:rPr>
              <w:t>NR_AIML_air_Ph2</w:t>
            </w:r>
          </w:p>
        </w:tc>
        <w:tc>
          <w:tcPr>
            <w:tcW w:w="1065" w:type="dxa"/>
          </w:tcPr>
          <w:p w14:paraId="09A34CD5" w14:textId="77777777" w:rsidR="00251689" w:rsidRPr="00251689" w:rsidRDefault="00251689" w:rsidP="00251689">
            <w:pPr>
              <w:rPr>
                <w:rFonts w:ascii="Arial" w:hAnsi="Arial" w:cs="Arial"/>
                <w:sz w:val="14"/>
                <w:szCs w:val="14"/>
              </w:rPr>
            </w:pPr>
          </w:p>
        </w:tc>
        <w:tc>
          <w:tcPr>
            <w:tcW w:w="994" w:type="dxa"/>
          </w:tcPr>
          <w:p w14:paraId="58C737DB" w14:textId="1DF305CC" w:rsidR="00251689" w:rsidRPr="00251689" w:rsidRDefault="00251689" w:rsidP="00251689">
            <w:pPr>
              <w:rPr>
                <w:rFonts w:ascii="Arial" w:hAnsi="Arial" w:cs="Arial"/>
                <w:sz w:val="14"/>
                <w:szCs w:val="14"/>
              </w:rPr>
            </w:pPr>
            <w:r w:rsidRPr="00251689">
              <w:rPr>
                <w:rFonts w:ascii="Arial" w:hAnsi="Arial" w:cs="Arial"/>
                <w:sz w:val="14"/>
                <w:szCs w:val="14"/>
              </w:rPr>
              <w:t>RAN WG2</w:t>
            </w:r>
          </w:p>
        </w:tc>
        <w:tc>
          <w:tcPr>
            <w:tcW w:w="994" w:type="dxa"/>
          </w:tcPr>
          <w:p w14:paraId="6DB6BA67" w14:textId="77777777" w:rsidR="00251689" w:rsidRPr="00251689" w:rsidRDefault="00251689" w:rsidP="00251689">
            <w:pPr>
              <w:rPr>
                <w:rFonts w:ascii="Arial" w:hAnsi="Arial" w:cs="Arial"/>
                <w:sz w:val="14"/>
                <w:szCs w:val="14"/>
              </w:rPr>
            </w:pPr>
          </w:p>
        </w:tc>
        <w:tc>
          <w:tcPr>
            <w:tcW w:w="1120" w:type="dxa"/>
          </w:tcPr>
          <w:p w14:paraId="1619E633" w14:textId="77777777" w:rsidR="00251689" w:rsidRPr="00251689" w:rsidRDefault="00251689" w:rsidP="00251689">
            <w:pPr>
              <w:rPr>
                <w:rFonts w:ascii="Arial" w:hAnsi="Arial" w:cs="Arial"/>
                <w:sz w:val="14"/>
                <w:szCs w:val="14"/>
              </w:rPr>
            </w:pPr>
          </w:p>
        </w:tc>
        <w:tc>
          <w:tcPr>
            <w:tcW w:w="1062" w:type="dxa"/>
          </w:tcPr>
          <w:p w14:paraId="7AA0F1D7" w14:textId="77777777" w:rsidR="00251689" w:rsidRPr="00251689" w:rsidRDefault="00251689" w:rsidP="00251689">
            <w:pPr>
              <w:rPr>
                <w:rFonts w:ascii="Arial" w:hAnsi="Arial" w:cs="Arial"/>
                <w:sz w:val="14"/>
                <w:szCs w:val="14"/>
              </w:rPr>
            </w:pPr>
          </w:p>
        </w:tc>
      </w:tr>
    </w:tbl>
    <w:p w14:paraId="26DCC5E9" w14:textId="5AD7355D" w:rsidR="007A5AC0" w:rsidRPr="0032333C" w:rsidRDefault="007A5AC0" w:rsidP="009643F7">
      <w:pPr>
        <w:pStyle w:val="Heading1"/>
        <w:numPr>
          <w:ilvl w:val="0"/>
          <w:numId w:val="0"/>
        </w:numPr>
        <w:spacing w:before="0" w:after="0"/>
        <w:rPr>
          <w:rFonts w:ascii="Times New Roman" w:hAnsi="Times New Roman" w:cs="Times New Roman"/>
          <w:sz w:val="20"/>
          <w:szCs w:val="20"/>
        </w:rPr>
      </w:pPr>
      <w:r w:rsidRPr="0032333C">
        <w:rPr>
          <w:rFonts w:ascii="Times New Roman" w:hAnsi="Times New Roman" w:cs="Times New Roman"/>
          <w:sz w:val="20"/>
          <w:szCs w:val="20"/>
        </w:rPr>
        <w:br w:type="page"/>
      </w:r>
      <w:bookmarkStart w:id="286" w:name="_Toc239313279"/>
      <w:r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Pr="0032333C">
        <w:rPr>
          <w:rFonts w:ascii="Times New Roman" w:eastAsia="MS Mincho" w:hAnsi="Times New Roman" w:cs="Times New Roman"/>
          <w:sz w:val="20"/>
          <w:szCs w:val="20"/>
          <w:lang w:eastAsia="ja-JP"/>
        </w:rPr>
        <w:t>C-2</w:t>
      </w:r>
      <w:r w:rsidRPr="0032333C">
        <w:rPr>
          <w:rFonts w:ascii="Times New Roman" w:hAnsi="Times New Roman" w:cs="Times New Roman"/>
          <w:sz w:val="20"/>
          <w:szCs w:val="20"/>
        </w:rPr>
        <w:t>:</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Incoming</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LSs</w:t>
      </w:r>
      <w:r w:rsidR="00233210" w:rsidRPr="0032333C">
        <w:rPr>
          <w:rFonts w:ascii="Times New Roman" w:eastAsia="MS Mincho" w:hAnsi="Times New Roman" w:cs="Times New Roman"/>
          <w:sz w:val="20"/>
          <w:szCs w:val="20"/>
          <w:lang w:eastAsia="ja-JP"/>
        </w:rPr>
        <w:t xml:space="preserve"> </w:t>
      </w:r>
      <w:r w:rsidR="00355CFF">
        <w:rPr>
          <w:rFonts w:ascii="Times New Roman" w:eastAsia="MS Mincho" w:hAnsi="Times New Roman" w:cs="Times New Roman"/>
          <w:sz w:val="20"/>
          <w:szCs w:val="20"/>
          <w:lang w:eastAsia="ja-JP"/>
        </w:rPr>
        <w:t>to</w:t>
      </w:r>
      <w:r w:rsidR="00233210" w:rsidRPr="0032333C">
        <w:rPr>
          <w:rFonts w:ascii="Times New Roman" w:eastAsia="MS Mincho" w:hAnsi="Times New Roman" w:cs="Times New Roman"/>
          <w:sz w:val="20"/>
          <w:szCs w:val="20"/>
          <w:lang w:eastAsia="ja-JP"/>
        </w:rPr>
        <w:t xml:space="preserve"> </w:t>
      </w:r>
      <w:r w:rsidR="00CC2881" w:rsidRPr="0032333C">
        <w:rPr>
          <w:rFonts w:ascii="Times New Roman" w:hAnsi="Times New Roman" w:cs="Times New Roman"/>
          <w:sz w:val="20"/>
          <w:szCs w:val="20"/>
        </w:rPr>
        <w:t xml:space="preserve">RAN1 </w:t>
      </w:r>
      <w:r w:rsidR="00583413" w:rsidRPr="0032333C">
        <w:rPr>
          <w:rFonts w:ascii="Times New Roman" w:hAnsi="Times New Roman" w:cs="Times New Roman"/>
          <w:sz w:val="20"/>
          <w:szCs w:val="20"/>
        </w:rPr>
        <w:t>#</w:t>
      </w:r>
      <w:r w:rsidR="007260E5">
        <w:rPr>
          <w:rFonts w:ascii="Times New Roman" w:hAnsi="Times New Roman" w:cs="Times New Roman"/>
          <w:sz w:val="20"/>
          <w:szCs w:val="20"/>
        </w:rPr>
        <w:t>126</w:t>
      </w:r>
      <w:bookmarkEnd w:id="286"/>
    </w:p>
    <w:p w14:paraId="37A1C420" w14:textId="77777777" w:rsidR="000D7152" w:rsidRPr="0032333C" w:rsidRDefault="000D7152" w:rsidP="000D7152"/>
    <w:tbl>
      <w:tblPr>
        <w:tblStyle w:val="TableGrid"/>
        <w:tblW w:w="14067" w:type="dxa"/>
        <w:jc w:val="center"/>
        <w:tblLayout w:type="fixed"/>
        <w:tblLook w:val="04A0" w:firstRow="1" w:lastRow="0" w:firstColumn="1" w:lastColumn="0" w:noHBand="0" w:noVBand="1"/>
      </w:tblPr>
      <w:tblGrid>
        <w:gridCol w:w="1094"/>
        <w:gridCol w:w="2646"/>
        <w:gridCol w:w="1583"/>
        <w:gridCol w:w="909"/>
        <w:gridCol w:w="2600"/>
        <w:gridCol w:w="1065"/>
        <w:gridCol w:w="994"/>
        <w:gridCol w:w="994"/>
        <w:gridCol w:w="1120"/>
        <w:gridCol w:w="1062"/>
      </w:tblGrid>
      <w:tr w:rsidR="000D7152" w:rsidRPr="00355CFF" w14:paraId="4DEEA9B2" w14:textId="77777777" w:rsidTr="00350D33">
        <w:trPr>
          <w:trHeight w:val="20"/>
          <w:tblHeader/>
          <w:jc w:val="center"/>
        </w:trPr>
        <w:tc>
          <w:tcPr>
            <w:tcW w:w="1094" w:type="dxa"/>
            <w:shd w:val="clear" w:color="auto" w:fill="BFBFBF" w:themeFill="background1" w:themeFillShade="BF"/>
            <w:hideMark/>
          </w:tcPr>
          <w:p w14:paraId="6D2843F2" w14:textId="73391C45" w:rsidR="007B422F" w:rsidRPr="00355CFF" w:rsidRDefault="007B422F" w:rsidP="000D7152">
            <w:pPr>
              <w:pStyle w:val="TAH"/>
              <w:rPr>
                <w:rFonts w:cs="Arial"/>
                <w:sz w:val="14"/>
                <w:szCs w:val="14"/>
              </w:rPr>
            </w:pPr>
            <w:proofErr w:type="spellStart"/>
            <w:r w:rsidRPr="00355CFF">
              <w:rPr>
                <w:rFonts w:cs="Arial"/>
                <w:sz w:val="14"/>
                <w:szCs w:val="14"/>
              </w:rPr>
              <w:t>TDoc</w:t>
            </w:r>
            <w:proofErr w:type="spellEnd"/>
            <w:r w:rsidR="00233210" w:rsidRPr="00355CFF">
              <w:rPr>
                <w:rFonts w:cs="Arial"/>
                <w:sz w:val="14"/>
                <w:szCs w:val="14"/>
              </w:rPr>
              <w:t xml:space="preserve"> </w:t>
            </w:r>
            <w:r w:rsidRPr="00355CFF">
              <w:rPr>
                <w:rFonts w:cs="Arial"/>
                <w:sz w:val="14"/>
                <w:szCs w:val="14"/>
              </w:rPr>
              <w:t>#</w:t>
            </w:r>
          </w:p>
        </w:tc>
        <w:tc>
          <w:tcPr>
            <w:tcW w:w="2646" w:type="dxa"/>
            <w:shd w:val="clear" w:color="auto" w:fill="BFBFBF" w:themeFill="background1" w:themeFillShade="BF"/>
            <w:hideMark/>
          </w:tcPr>
          <w:p w14:paraId="3CC39652" w14:textId="77777777" w:rsidR="007B422F" w:rsidRPr="00355CFF" w:rsidRDefault="007B422F" w:rsidP="000D7152">
            <w:pPr>
              <w:pStyle w:val="TAH"/>
              <w:rPr>
                <w:rFonts w:cs="Arial"/>
                <w:sz w:val="14"/>
                <w:szCs w:val="14"/>
              </w:rPr>
            </w:pPr>
            <w:r w:rsidRPr="00355CFF">
              <w:rPr>
                <w:rFonts w:cs="Arial"/>
                <w:sz w:val="14"/>
                <w:szCs w:val="14"/>
              </w:rPr>
              <w:t>Title</w:t>
            </w:r>
          </w:p>
        </w:tc>
        <w:tc>
          <w:tcPr>
            <w:tcW w:w="1583" w:type="dxa"/>
            <w:shd w:val="clear" w:color="auto" w:fill="BFBFBF" w:themeFill="background1" w:themeFillShade="BF"/>
            <w:hideMark/>
          </w:tcPr>
          <w:p w14:paraId="366AA7EC" w14:textId="77777777" w:rsidR="007B422F" w:rsidRPr="00355CFF" w:rsidRDefault="007B422F" w:rsidP="000D7152">
            <w:pPr>
              <w:pStyle w:val="TAH"/>
              <w:rPr>
                <w:rFonts w:cs="Arial"/>
                <w:sz w:val="14"/>
                <w:szCs w:val="14"/>
              </w:rPr>
            </w:pPr>
            <w:r w:rsidRPr="00355CFF">
              <w:rPr>
                <w:rFonts w:cs="Arial"/>
                <w:sz w:val="14"/>
                <w:szCs w:val="14"/>
              </w:rPr>
              <w:t>Source</w:t>
            </w:r>
          </w:p>
        </w:tc>
        <w:tc>
          <w:tcPr>
            <w:tcW w:w="909" w:type="dxa"/>
            <w:shd w:val="clear" w:color="auto" w:fill="BFBFBF" w:themeFill="background1" w:themeFillShade="BF"/>
            <w:hideMark/>
          </w:tcPr>
          <w:p w14:paraId="34B8E44C" w14:textId="77777777" w:rsidR="007B422F" w:rsidRPr="00355CFF" w:rsidRDefault="007B422F" w:rsidP="000D7152">
            <w:pPr>
              <w:pStyle w:val="TAH"/>
              <w:rPr>
                <w:rFonts w:cs="Arial"/>
                <w:sz w:val="14"/>
                <w:szCs w:val="14"/>
              </w:rPr>
            </w:pPr>
            <w:r w:rsidRPr="00355CFF">
              <w:rPr>
                <w:rFonts w:cs="Arial"/>
                <w:sz w:val="14"/>
                <w:szCs w:val="14"/>
              </w:rPr>
              <w:t>Release</w:t>
            </w:r>
          </w:p>
        </w:tc>
        <w:tc>
          <w:tcPr>
            <w:tcW w:w="2600" w:type="dxa"/>
            <w:shd w:val="clear" w:color="auto" w:fill="BFBFBF" w:themeFill="background1" w:themeFillShade="BF"/>
            <w:hideMark/>
          </w:tcPr>
          <w:p w14:paraId="341B101A" w14:textId="6CBCF9E1" w:rsidR="007B422F" w:rsidRPr="00355CFF" w:rsidRDefault="007B422F" w:rsidP="000D7152">
            <w:pPr>
              <w:pStyle w:val="TAH"/>
              <w:rPr>
                <w:rFonts w:cs="Arial"/>
                <w:sz w:val="14"/>
                <w:szCs w:val="14"/>
              </w:rPr>
            </w:pPr>
            <w:r w:rsidRPr="00355CFF">
              <w:rPr>
                <w:rFonts w:cs="Arial"/>
                <w:sz w:val="14"/>
                <w:szCs w:val="14"/>
              </w:rPr>
              <w:t>Related</w:t>
            </w:r>
            <w:r w:rsidR="00233210" w:rsidRPr="00355CFF">
              <w:rPr>
                <w:rFonts w:cs="Arial"/>
                <w:sz w:val="14"/>
                <w:szCs w:val="14"/>
              </w:rPr>
              <w:t xml:space="preserve"> </w:t>
            </w:r>
            <w:r w:rsidRPr="00355CFF">
              <w:rPr>
                <w:rFonts w:cs="Arial"/>
                <w:sz w:val="14"/>
                <w:szCs w:val="14"/>
              </w:rPr>
              <w:t>WIs</w:t>
            </w:r>
          </w:p>
        </w:tc>
        <w:tc>
          <w:tcPr>
            <w:tcW w:w="1065" w:type="dxa"/>
            <w:shd w:val="clear" w:color="auto" w:fill="BFBFBF" w:themeFill="background1" w:themeFillShade="BF"/>
            <w:hideMark/>
          </w:tcPr>
          <w:p w14:paraId="0D457CC8" w14:textId="15376EEC" w:rsidR="007B422F" w:rsidRPr="00355CFF" w:rsidRDefault="007B422F" w:rsidP="000D7152">
            <w:pPr>
              <w:pStyle w:val="TAH"/>
              <w:rPr>
                <w:rFonts w:cs="Arial"/>
                <w:sz w:val="14"/>
                <w:szCs w:val="14"/>
              </w:rPr>
            </w:pPr>
            <w:r w:rsidRPr="00355CFF">
              <w:rPr>
                <w:rFonts w:cs="Arial"/>
                <w:sz w:val="14"/>
                <w:szCs w:val="14"/>
              </w:rPr>
              <w:t>Reply</w:t>
            </w:r>
            <w:r w:rsidR="00233210" w:rsidRPr="00355CFF">
              <w:rPr>
                <w:rFonts w:cs="Arial"/>
                <w:sz w:val="14"/>
                <w:szCs w:val="14"/>
              </w:rPr>
              <w:t xml:space="preserve"> </w:t>
            </w:r>
            <w:r w:rsidRPr="00355CFF">
              <w:rPr>
                <w:rFonts w:cs="Arial"/>
                <w:sz w:val="14"/>
                <w:szCs w:val="14"/>
              </w:rPr>
              <w:t>to</w:t>
            </w:r>
          </w:p>
        </w:tc>
        <w:tc>
          <w:tcPr>
            <w:tcW w:w="994" w:type="dxa"/>
            <w:shd w:val="clear" w:color="auto" w:fill="BFBFBF" w:themeFill="background1" w:themeFillShade="BF"/>
            <w:hideMark/>
          </w:tcPr>
          <w:p w14:paraId="3DD0B523" w14:textId="77777777" w:rsidR="007B422F" w:rsidRPr="00355CFF" w:rsidRDefault="007B422F" w:rsidP="000D7152">
            <w:pPr>
              <w:pStyle w:val="TAH"/>
              <w:rPr>
                <w:rFonts w:cs="Arial"/>
                <w:sz w:val="14"/>
                <w:szCs w:val="14"/>
              </w:rPr>
            </w:pPr>
            <w:r w:rsidRPr="00355CFF">
              <w:rPr>
                <w:rFonts w:cs="Arial"/>
                <w:sz w:val="14"/>
                <w:szCs w:val="14"/>
              </w:rPr>
              <w:t>To</w:t>
            </w:r>
          </w:p>
        </w:tc>
        <w:tc>
          <w:tcPr>
            <w:tcW w:w="994" w:type="dxa"/>
            <w:shd w:val="clear" w:color="auto" w:fill="BFBFBF" w:themeFill="background1" w:themeFillShade="BF"/>
            <w:hideMark/>
          </w:tcPr>
          <w:p w14:paraId="0AC1C733" w14:textId="77777777" w:rsidR="007B422F" w:rsidRPr="00355CFF" w:rsidRDefault="007B422F" w:rsidP="000D7152">
            <w:pPr>
              <w:pStyle w:val="TAH"/>
              <w:rPr>
                <w:rFonts w:cs="Arial"/>
                <w:sz w:val="14"/>
                <w:szCs w:val="14"/>
              </w:rPr>
            </w:pPr>
            <w:r w:rsidRPr="00355CFF">
              <w:rPr>
                <w:rFonts w:cs="Arial"/>
                <w:sz w:val="14"/>
                <w:szCs w:val="14"/>
              </w:rPr>
              <w:t>Cc</w:t>
            </w:r>
          </w:p>
        </w:tc>
        <w:tc>
          <w:tcPr>
            <w:tcW w:w="1120" w:type="dxa"/>
            <w:shd w:val="clear" w:color="auto" w:fill="BFBFBF" w:themeFill="background1" w:themeFillShade="BF"/>
            <w:hideMark/>
          </w:tcPr>
          <w:p w14:paraId="4703ADF1" w14:textId="45D20885" w:rsidR="007B422F" w:rsidRPr="00355CFF" w:rsidRDefault="007B422F" w:rsidP="000D7152">
            <w:pPr>
              <w:pStyle w:val="TAH"/>
              <w:rPr>
                <w:rFonts w:cs="Arial"/>
                <w:sz w:val="14"/>
                <w:szCs w:val="14"/>
              </w:rPr>
            </w:pPr>
            <w:r w:rsidRPr="00355CFF">
              <w:rPr>
                <w:rFonts w:cs="Arial"/>
                <w:sz w:val="14"/>
                <w:szCs w:val="14"/>
              </w:rPr>
              <w:t>Original</w:t>
            </w:r>
            <w:r w:rsidR="00233210" w:rsidRPr="00355CFF">
              <w:rPr>
                <w:rFonts w:cs="Arial"/>
                <w:sz w:val="14"/>
                <w:szCs w:val="14"/>
              </w:rPr>
              <w:t xml:space="preserve"> </w:t>
            </w:r>
            <w:r w:rsidRPr="00355CFF">
              <w:rPr>
                <w:rFonts w:cs="Arial"/>
                <w:sz w:val="14"/>
                <w:szCs w:val="14"/>
              </w:rPr>
              <w:t>LS</w:t>
            </w:r>
          </w:p>
        </w:tc>
        <w:tc>
          <w:tcPr>
            <w:tcW w:w="1062" w:type="dxa"/>
            <w:shd w:val="clear" w:color="auto" w:fill="BFBFBF" w:themeFill="background1" w:themeFillShade="BF"/>
            <w:hideMark/>
          </w:tcPr>
          <w:p w14:paraId="7334DC27" w14:textId="2EB5121C" w:rsidR="007B422F" w:rsidRPr="00355CFF" w:rsidRDefault="007B422F" w:rsidP="000D7152">
            <w:pPr>
              <w:pStyle w:val="TAH"/>
              <w:rPr>
                <w:rFonts w:cs="Arial"/>
                <w:sz w:val="14"/>
                <w:szCs w:val="14"/>
              </w:rPr>
            </w:pPr>
            <w:r w:rsidRPr="00355CFF">
              <w:rPr>
                <w:rFonts w:cs="Arial"/>
                <w:sz w:val="14"/>
                <w:szCs w:val="14"/>
              </w:rPr>
              <w:t>Reply</w:t>
            </w:r>
            <w:r w:rsidR="00233210" w:rsidRPr="00355CFF">
              <w:rPr>
                <w:rFonts w:cs="Arial"/>
                <w:sz w:val="14"/>
                <w:szCs w:val="14"/>
              </w:rPr>
              <w:t xml:space="preserve"> </w:t>
            </w:r>
            <w:r w:rsidRPr="00355CFF">
              <w:rPr>
                <w:rFonts w:cs="Arial"/>
                <w:sz w:val="14"/>
                <w:szCs w:val="14"/>
              </w:rPr>
              <w:t>in</w:t>
            </w:r>
          </w:p>
        </w:tc>
      </w:tr>
      <w:tr w:rsidR="00355CFF" w:rsidRPr="00355CFF" w14:paraId="57000AB1" w14:textId="77777777" w:rsidTr="00E013E9">
        <w:trPr>
          <w:trHeight w:val="20"/>
          <w:jc w:val="center"/>
        </w:trPr>
        <w:tc>
          <w:tcPr>
            <w:tcW w:w="1094" w:type="dxa"/>
          </w:tcPr>
          <w:p w14:paraId="56D31422" w14:textId="45B4EFFE" w:rsidR="00355CFF" w:rsidRPr="00355CFF" w:rsidRDefault="00C62C50" w:rsidP="00355CFF">
            <w:pPr>
              <w:rPr>
                <w:rFonts w:ascii="Arial" w:hAnsi="Arial" w:cs="Arial"/>
                <w:bCs/>
                <w:sz w:val="14"/>
                <w:szCs w:val="14"/>
              </w:rPr>
            </w:pPr>
            <w:hyperlink r:id="rId2091" w:history="1">
              <w:r>
                <w:rPr>
                  <w:rStyle w:val="Hyperlink"/>
                  <w:rFonts w:ascii="Arial" w:hAnsi="Arial" w:cs="Arial"/>
                  <w:sz w:val="14"/>
                  <w:szCs w:val="14"/>
                </w:rPr>
                <w:t>R1-2605183</w:t>
              </w:r>
            </w:hyperlink>
          </w:p>
        </w:tc>
        <w:tc>
          <w:tcPr>
            <w:tcW w:w="2646" w:type="dxa"/>
          </w:tcPr>
          <w:p w14:paraId="7AB851D6" w14:textId="7EA3EDD3" w:rsidR="00355CFF" w:rsidRPr="00355CFF" w:rsidRDefault="00355CFF" w:rsidP="00355CFF">
            <w:pPr>
              <w:rPr>
                <w:rFonts w:ascii="Arial" w:hAnsi="Arial" w:cs="Arial"/>
                <w:bCs/>
                <w:sz w:val="14"/>
                <w:szCs w:val="14"/>
              </w:rPr>
            </w:pPr>
            <w:r w:rsidRPr="00355CFF">
              <w:rPr>
                <w:rFonts w:ascii="Arial" w:hAnsi="Arial" w:cs="Arial"/>
                <w:sz w:val="14"/>
                <w:szCs w:val="14"/>
              </w:rPr>
              <w:t>LS on Random Access in 6G</w:t>
            </w:r>
          </w:p>
        </w:tc>
        <w:tc>
          <w:tcPr>
            <w:tcW w:w="1583" w:type="dxa"/>
          </w:tcPr>
          <w:p w14:paraId="0C2877C1" w14:textId="461DA323" w:rsidR="00355CFF" w:rsidRPr="00355CFF" w:rsidRDefault="00355CFF" w:rsidP="00355CFF">
            <w:pPr>
              <w:rPr>
                <w:rFonts w:ascii="Arial" w:hAnsi="Arial" w:cs="Arial"/>
                <w:bCs/>
                <w:sz w:val="14"/>
                <w:szCs w:val="14"/>
              </w:rPr>
            </w:pPr>
            <w:r w:rsidRPr="00355CFF">
              <w:rPr>
                <w:rFonts w:ascii="Arial" w:hAnsi="Arial" w:cs="Arial"/>
                <w:sz w:val="14"/>
                <w:szCs w:val="14"/>
              </w:rPr>
              <w:t>RAN2, Huawei</w:t>
            </w:r>
          </w:p>
        </w:tc>
        <w:tc>
          <w:tcPr>
            <w:tcW w:w="909" w:type="dxa"/>
          </w:tcPr>
          <w:p w14:paraId="0786E814" w14:textId="4E031497"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5D820D3F" w14:textId="159CCF29" w:rsidR="00355CFF" w:rsidRPr="00355CFF" w:rsidRDefault="00355CFF" w:rsidP="00355CFF">
            <w:pPr>
              <w:rPr>
                <w:rFonts w:ascii="Arial" w:hAnsi="Arial" w:cs="Arial"/>
                <w:bCs/>
                <w:sz w:val="14"/>
                <w:szCs w:val="14"/>
              </w:rPr>
            </w:pPr>
            <w:r w:rsidRPr="00355CFF">
              <w:rPr>
                <w:rFonts w:ascii="Arial" w:hAnsi="Arial" w:cs="Arial"/>
                <w:sz w:val="14"/>
                <w:szCs w:val="14"/>
              </w:rPr>
              <w:t>FS_6G_Radio</w:t>
            </w:r>
          </w:p>
        </w:tc>
        <w:tc>
          <w:tcPr>
            <w:tcW w:w="1065" w:type="dxa"/>
          </w:tcPr>
          <w:p w14:paraId="61431CC0" w14:textId="704F6C55" w:rsidR="00355CFF" w:rsidRPr="00355CFF" w:rsidRDefault="00355CFF" w:rsidP="00355CFF">
            <w:pPr>
              <w:rPr>
                <w:rFonts w:ascii="Arial" w:hAnsi="Arial" w:cs="Arial"/>
                <w:bCs/>
                <w:sz w:val="14"/>
                <w:szCs w:val="14"/>
              </w:rPr>
            </w:pPr>
          </w:p>
        </w:tc>
        <w:tc>
          <w:tcPr>
            <w:tcW w:w="994" w:type="dxa"/>
          </w:tcPr>
          <w:p w14:paraId="66B2DD0C" w14:textId="2C674B61" w:rsidR="00355CFF" w:rsidRPr="00355CFF" w:rsidRDefault="00355CFF" w:rsidP="00355CFF">
            <w:pPr>
              <w:rPr>
                <w:rFonts w:ascii="Arial" w:hAnsi="Arial" w:cs="Arial"/>
                <w:bCs/>
                <w:sz w:val="14"/>
                <w:szCs w:val="14"/>
              </w:rPr>
            </w:pPr>
            <w:r w:rsidRPr="00355CFF">
              <w:rPr>
                <w:rFonts w:ascii="Arial" w:hAnsi="Arial" w:cs="Arial"/>
                <w:sz w:val="14"/>
                <w:szCs w:val="14"/>
              </w:rPr>
              <w:t>RAN1</w:t>
            </w:r>
          </w:p>
        </w:tc>
        <w:tc>
          <w:tcPr>
            <w:tcW w:w="994" w:type="dxa"/>
          </w:tcPr>
          <w:p w14:paraId="76D6F364" w14:textId="596632B9" w:rsidR="00355CFF" w:rsidRPr="00355CFF" w:rsidRDefault="00355CFF" w:rsidP="00355CFF">
            <w:pPr>
              <w:rPr>
                <w:rFonts w:ascii="Arial" w:hAnsi="Arial" w:cs="Arial"/>
                <w:bCs/>
                <w:sz w:val="14"/>
                <w:szCs w:val="14"/>
              </w:rPr>
            </w:pPr>
          </w:p>
        </w:tc>
        <w:tc>
          <w:tcPr>
            <w:tcW w:w="1120" w:type="dxa"/>
          </w:tcPr>
          <w:p w14:paraId="2F4441F5" w14:textId="11C3A142" w:rsidR="00355CFF" w:rsidRPr="00355CFF" w:rsidRDefault="00355CFF" w:rsidP="00355CFF">
            <w:pPr>
              <w:rPr>
                <w:rFonts w:ascii="Arial" w:hAnsi="Arial" w:cs="Arial"/>
                <w:bCs/>
                <w:sz w:val="14"/>
                <w:szCs w:val="14"/>
              </w:rPr>
            </w:pPr>
            <w:r w:rsidRPr="00355CFF">
              <w:rPr>
                <w:rFonts w:ascii="Arial" w:hAnsi="Arial" w:cs="Arial"/>
                <w:sz w:val="14"/>
                <w:szCs w:val="14"/>
              </w:rPr>
              <w:t>R2-2604385</w:t>
            </w:r>
          </w:p>
        </w:tc>
        <w:tc>
          <w:tcPr>
            <w:tcW w:w="1062" w:type="dxa"/>
          </w:tcPr>
          <w:p w14:paraId="68A32CF1" w14:textId="581A6E37" w:rsidR="00355CFF" w:rsidRPr="00355CFF" w:rsidRDefault="00355CFF" w:rsidP="00355CFF">
            <w:pPr>
              <w:rPr>
                <w:rFonts w:ascii="Arial" w:hAnsi="Arial" w:cs="Arial"/>
                <w:bCs/>
                <w:sz w:val="14"/>
                <w:szCs w:val="14"/>
              </w:rPr>
            </w:pPr>
          </w:p>
        </w:tc>
      </w:tr>
      <w:tr w:rsidR="00355CFF" w:rsidRPr="00355CFF" w14:paraId="7709966B" w14:textId="77777777" w:rsidTr="00E013E9">
        <w:trPr>
          <w:trHeight w:val="20"/>
          <w:jc w:val="center"/>
        </w:trPr>
        <w:tc>
          <w:tcPr>
            <w:tcW w:w="1094" w:type="dxa"/>
          </w:tcPr>
          <w:p w14:paraId="37A70CC8" w14:textId="54B72D04" w:rsidR="00355CFF" w:rsidRPr="00355CFF" w:rsidRDefault="00C62C50" w:rsidP="00355CFF">
            <w:pPr>
              <w:rPr>
                <w:rFonts w:ascii="Arial" w:hAnsi="Arial" w:cs="Arial"/>
                <w:bCs/>
                <w:sz w:val="14"/>
                <w:szCs w:val="14"/>
              </w:rPr>
            </w:pPr>
            <w:hyperlink r:id="rId2092" w:history="1">
              <w:r>
                <w:rPr>
                  <w:rStyle w:val="Hyperlink"/>
                  <w:rFonts w:ascii="Arial" w:hAnsi="Arial" w:cs="Arial"/>
                  <w:sz w:val="14"/>
                  <w:szCs w:val="14"/>
                </w:rPr>
                <w:t>R1-2605185</w:t>
              </w:r>
            </w:hyperlink>
          </w:p>
        </w:tc>
        <w:tc>
          <w:tcPr>
            <w:tcW w:w="2646" w:type="dxa"/>
          </w:tcPr>
          <w:p w14:paraId="1EA21E63" w14:textId="71E7A4AC" w:rsidR="00355CFF" w:rsidRPr="00355CFF" w:rsidRDefault="00355CFF" w:rsidP="00355CFF">
            <w:pPr>
              <w:rPr>
                <w:rFonts w:ascii="Arial" w:hAnsi="Arial" w:cs="Arial"/>
                <w:bCs/>
                <w:sz w:val="14"/>
                <w:szCs w:val="14"/>
              </w:rPr>
            </w:pPr>
            <w:r w:rsidRPr="00355CFF">
              <w:rPr>
                <w:rFonts w:ascii="Arial" w:hAnsi="Arial" w:cs="Arial"/>
                <w:sz w:val="14"/>
                <w:szCs w:val="14"/>
              </w:rPr>
              <w:t>LS on 6G Grant Types</w:t>
            </w:r>
          </w:p>
        </w:tc>
        <w:tc>
          <w:tcPr>
            <w:tcW w:w="1583" w:type="dxa"/>
          </w:tcPr>
          <w:p w14:paraId="4C748B9D" w14:textId="7A08564B" w:rsidR="00355CFF" w:rsidRPr="00355CFF" w:rsidRDefault="00355CFF" w:rsidP="00355CFF">
            <w:pPr>
              <w:rPr>
                <w:rFonts w:ascii="Arial" w:hAnsi="Arial" w:cs="Arial"/>
                <w:bCs/>
                <w:sz w:val="14"/>
                <w:szCs w:val="14"/>
              </w:rPr>
            </w:pPr>
            <w:r w:rsidRPr="00355CFF">
              <w:rPr>
                <w:rFonts w:ascii="Arial" w:hAnsi="Arial" w:cs="Arial"/>
                <w:sz w:val="14"/>
                <w:szCs w:val="14"/>
              </w:rPr>
              <w:t xml:space="preserve">RAN2, </w:t>
            </w:r>
            <w:proofErr w:type="spellStart"/>
            <w:r w:rsidRPr="00355CFF">
              <w:rPr>
                <w:rFonts w:ascii="Arial" w:hAnsi="Arial" w:cs="Arial"/>
                <w:sz w:val="14"/>
                <w:szCs w:val="14"/>
              </w:rPr>
              <w:t>InterDigital</w:t>
            </w:r>
            <w:proofErr w:type="spellEnd"/>
          </w:p>
        </w:tc>
        <w:tc>
          <w:tcPr>
            <w:tcW w:w="909" w:type="dxa"/>
          </w:tcPr>
          <w:p w14:paraId="2E1CE319" w14:textId="6739BB9F"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2541007D" w14:textId="3BC411AA" w:rsidR="00355CFF" w:rsidRPr="00355CFF" w:rsidRDefault="00355CFF" w:rsidP="00355CFF">
            <w:pPr>
              <w:rPr>
                <w:rFonts w:ascii="Arial" w:hAnsi="Arial" w:cs="Arial"/>
                <w:bCs/>
                <w:sz w:val="14"/>
                <w:szCs w:val="14"/>
              </w:rPr>
            </w:pPr>
            <w:r w:rsidRPr="00355CFF">
              <w:rPr>
                <w:rFonts w:ascii="Arial" w:hAnsi="Arial" w:cs="Arial"/>
                <w:sz w:val="14"/>
                <w:szCs w:val="14"/>
              </w:rPr>
              <w:t>FS_6G_Radio</w:t>
            </w:r>
          </w:p>
        </w:tc>
        <w:tc>
          <w:tcPr>
            <w:tcW w:w="1065" w:type="dxa"/>
          </w:tcPr>
          <w:p w14:paraId="49BC7D0C" w14:textId="52AD0414" w:rsidR="00355CFF" w:rsidRPr="00355CFF" w:rsidRDefault="00355CFF" w:rsidP="00355CFF">
            <w:pPr>
              <w:rPr>
                <w:rFonts w:ascii="Arial" w:hAnsi="Arial" w:cs="Arial"/>
                <w:bCs/>
                <w:sz w:val="14"/>
                <w:szCs w:val="14"/>
              </w:rPr>
            </w:pPr>
          </w:p>
        </w:tc>
        <w:tc>
          <w:tcPr>
            <w:tcW w:w="994" w:type="dxa"/>
          </w:tcPr>
          <w:p w14:paraId="5F1613B1" w14:textId="190E0C5D" w:rsidR="00355CFF" w:rsidRPr="00355CFF" w:rsidRDefault="00355CFF" w:rsidP="00355CFF">
            <w:pPr>
              <w:rPr>
                <w:rFonts w:ascii="Arial" w:hAnsi="Arial" w:cs="Arial"/>
                <w:bCs/>
                <w:sz w:val="14"/>
                <w:szCs w:val="14"/>
              </w:rPr>
            </w:pPr>
            <w:r w:rsidRPr="00355CFF">
              <w:rPr>
                <w:rFonts w:ascii="Arial" w:hAnsi="Arial" w:cs="Arial"/>
                <w:sz w:val="14"/>
                <w:szCs w:val="14"/>
              </w:rPr>
              <w:t>RAN1</w:t>
            </w:r>
          </w:p>
        </w:tc>
        <w:tc>
          <w:tcPr>
            <w:tcW w:w="994" w:type="dxa"/>
          </w:tcPr>
          <w:p w14:paraId="6CFE6170" w14:textId="6CEE040A" w:rsidR="00355CFF" w:rsidRPr="00355CFF" w:rsidRDefault="00355CFF" w:rsidP="00355CFF">
            <w:pPr>
              <w:rPr>
                <w:rFonts w:ascii="Arial" w:hAnsi="Arial" w:cs="Arial"/>
                <w:bCs/>
                <w:sz w:val="14"/>
                <w:szCs w:val="14"/>
              </w:rPr>
            </w:pPr>
          </w:p>
        </w:tc>
        <w:tc>
          <w:tcPr>
            <w:tcW w:w="1120" w:type="dxa"/>
          </w:tcPr>
          <w:p w14:paraId="75ECF45B" w14:textId="4AFD05C8" w:rsidR="00355CFF" w:rsidRPr="00355CFF" w:rsidRDefault="00355CFF" w:rsidP="00355CFF">
            <w:pPr>
              <w:rPr>
                <w:rFonts w:ascii="Arial" w:hAnsi="Arial" w:cs="Arial"/>
                <w:bCs/>
                <w:sz w:val="14"/>
                <w:szCs w:val="14"/>
              </w:rPr>
            </w:pPr>
            <w:r w:rsidRPr="00355CFF">
              <w:rPr>
                <w:rFonts w:ascii="Arial" w:hAnsi="Arial" w:cs="Arial"/>
                <w:sz w:val="14"/>
                <w:szCs w:val="14"/>
              </w:rPr>
              <w:t>R2-2604399</w:t>
            </w:r>
          </w:p>
        </w:tc>
        <w:tc>
          <w:tcPr>
            <w:tcW w:w="1062" w:type="dxa"/>
          </w:tcPr>
          <w:p w14:paraId="1E672BD7" w14:textId="5B97B18B" w:rsidR="00355CFF" w:rsidRPr="00355CFF" w:rsidRDefault="00355CFF" w:rsidP="00355CFF">
            <w:pPr>
              <w:rPr>
                <w:rFonts w:ascii="Arial" w:hAnsi="Arial" w:cs="Arial"/>
                <w:bCs/>
                <w:sz w:val="14"/>
                <w:szCs w:val="14"/>
              </w:rPr>
            </w:pPr>
          </w:p>
        </w:tc>
      </w:tr>
      <w:tr w:rsidR="00355CFF" w:rsidRPr="00355CFF" w14:paraId="43BB2FB0" w14:textId="77777777" w:rsidTr="00843441">
        <w:trPr>
          <w:trHeight w:val="20"/>
          <w:jc w:val="center"/>
        </w:trPr>
        <w:tc>
          <w:tcPr>
            <w:tcW w:w="1094" w:type="dxa"/>
          </w:tcPr>
          <w:p w14:paraId="1ABBE9C6" w14:textId="5771F2FE" w:rsidR="00355CFF" w:rsidRPr="00355CFF" w:rsidRDefault="00C62C50" w:rsidP="00355CFF">
            <w:pPr>
              <w:rPr>
                <w:rFonts w:ascii="Arial" w:hAnsi="Arial" w:cs="Arial"/>
                <w:bCs/>
                <w:sz w:val="14"/>
                <w:szCs w:val="14"/>
              </w:rPr>
            </w:pPr>
            <w:hyperlink r:id="rId2093" w:history="1">
              <w:r>
                <w:rPr>
                  <w:rStyle w:val="Hyperlink"/>
                  <w:rFonts w:ascii="Arial" w:hAnsi="Arial" w:cs="Arial"/>
                  <w:sz w:val="14"/>
                  <w:szCs w:val="14"/>
                </w:rPr>
                <w:t>R1-2605186</w:t>
              </w:r>
            </w:hyperlink>
          </w:p>
        </w:tc>
        <w:tc>
          <w:tcPr>
            <w:tcW w:w="2646" w:type="dxa"/>
          </w:tcPr>
          <w:p w14:paraId="360412F1" w14:textId="5EA53F69" w:rsidR="00355CFF" w:rsidRPr="00355CFF" w:rsidRDefault="00355CFF" w:rsidP="00355CFF">
            <w:pPr>
              <w:rPr>
                <w:rFonts w:ascii="Arial" w:hAnsi="Arial" w:cs="Arial"/>
                <w:sz w:val="14"/>
                <w:szCs w:val="14"/>
              </w:rPr>
            </w:pPr>
            <w:r w:rsidRPr="00355CFF">
              <w:rPr>
                <w:rFonts w:ascii="Arial" w:hAnsi="Arial" w:cs="Arial"/>
                <w:sz w:val="14"/>
                <w:szCs w:val="14"/>
              </w:rPr>
              <w:t>LS on 6GR system parameters</w:t>
            </w:r>
          </w:p>
        </w:tc>
        <w:tc>
          <w:tcPr>
            <w:tcW w:w="1583" w:type="dxa"/>
          </w:tcPr>
          <w:p w14:paraId="5557825D" w14:textId="2CE3809F" w:rsidR="00355CFF" w:rsidRPr="00355CFF" w:rsidRDefault="00355CFF" w:rsidP="00355CFF">
            <w:pPr>
              <w:rPr>
                <w:rFonts w:ascii="Arial" w:hAnsi="Arial" w:cs="Arial"/>
                <w:sz w:val="14"/>
                <w:szCs w:val="14"/>
              </w:rPr>
            </w:pPr>
            <w:r w:rsidRPr="00355CFF">
              <w:rPr>
                <w:rFonts w:ascii="Arial" w:hAnsi="Arial" w:cs="Arial"/>
                <w:sz w:val="14"/>
                <w:szCs w:val="14"/>
              </w:rPr>
              <w:t>RAN4, Huawei, OPPO</w:t>
            </w:r>
          </w:p>
        </w:tc>
        <w:tc>
          <w:tcPr>
            <w:tcW w:w="909" w:type="dxa"/>
          </w:tcPr>
          <w:p w14:paraId="19310952" w14:textId="2CDFA9A4"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093F58F9" w14:textId="6BE68251" w:rsidR="00355CFF" w:rsidRPr="00355CFF" w:rsidRDefault="00355CFF" w:rsidP="00355CFF">
            <w:pPr>
              <w:rPr>
                <w:rFonts w:ascii="Arial" w:hAnsi="Arial" w:cs="Arial"/>
                <w:bCs/>
                <w:sz w:val="14"/>
                <w:szCs w:val="14"/>
              </w:rPr>
            </w:pPr>
            <w:r w:rsidRPr="00355CFF">
              <w:rPr>
                <w:rFonts w:ascii="Arial" w:hAnsi="Arial" w:cs="Arial"/>
                <w:sz w:val="14"/>
                <w:szCs w:val="14"/>
              </w:rPr>
              <w:t>FS_6G_Radio</w:t>
            </w:r>
          </w:p>
        </w:tc>
        <w:tc>
          <w:tcPr>
            <w:tcW w:w="1065" w:type="dxa"/>
          </w:tcPr>
          <w:p w14:paraId="5E44F530" w14:textId="7E341F54" w:rsidR="00355CFF" w:rsidRPr="00355CFF" w:rsidRDefault="00355CFF" w:rsidP="00355CFF">
            <w:pPr>
              <w:rPr>
                <w:rFonts w:ascii="Arial" w:hAnsi="Arial" w:cs="Arial"/>
                <w:sz w:val="14"/>
                <w:szCs w:val="14"/>
              </w:rPr>
            </w:pPr>
          </w:p>
        </w:tc>
        <w:tc>
          <w:tcPr>
            <w:tcW w:w="994" w:type="dxa"/>
          </w:tcPr>
          <w:p w14:paraId="167F1D23" w14:textId="67D393C2"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994" w:type="dxa"/>
          </w:tcPr>
          <w:p w14:paraId="258D945E" w14:textId="3AD86BF8" w:rsidR="00355CFF" w:rsidRPr="00355CFF" w:rsidRDefault="00355CFF" w:rsidP="00355CFF">
            <w:pPr>
              <w:rPr>
                <w:rFonts w:ascii="Arial" w:hAnsi="Arial" w:cs="Arial"/>
                <w:sz w:val="14"/>
                <w:szCs w:val="14"/>
              </w:rPr>
            </w:pPr>
            <w:r w:rsidRPr="00355CFF">
              <w:rPr>
                <w:rFonts w:ascii="Arial" w:hAnsi="Arial" w:cs="Arial"/>
                <w:sz w:val="14"/>
                <w:szCs w:val="14"/>
              </w:rPr>
              <w:t>RAN</w:t>
            </w:r>
          </w:p>
        </w:tc>
        <w:tc>
          <w:tcPr>
            <w:tcW w:w="1120" w:type="dxa"/>
          </w:tcPr>
          <w:p w14:paraId="4381AD05" w14:textId="1BB2D18D" w:rsidR="00355CFF" w:rsidRPr="00355CFF" w:rsidRDefault="00355CFF" w:rsidP="00355CFF">
            <w:pPr>
              <w:rPr>
                <w:rFonts w:ascii="Arial" w:hAnsi="Arial" w:cs="Arial"/>
                <w:sz w:val="14"/>
                <w:szCs w:val="14"/>
              </w:rPr>
            </w:pPr>
            <w:r w:rsidRPr="00355CFF">
              <w:rPr>
                <w:rFonts w:ascii="Arial" w:hAnsi="Arial" w:cs="Arial"/>
                <w:sz w:val="14"/>
                <w:szCs w:val="14"/>
              </w:rPr>
              <w:t>R4-2607336</w:t>
            </w:r>
          </w:p>
        </w:tc>
        <w:tc>
          <w:tcPr>
            <w:tcW w:w="1062" w:type="dxa"/>
          </w:tcPr>
          <w:p w14:paraId="60D76E9C" w14:textId="4686978D" w:rsidR="00355CFF" w:rsidRPr="00355CFF" w:rsidRDefault="00355CFF" w:rsidP="00355CFF">
            <w:pPr>
              <w:rPr>
                <w:rFonts w:ascii="Arial" w:hAnsi="Arial" w:cs="Arial"/>
                <w:sz w:val="14"/>
                <w:szCs w:val="14"/>
              </w:rPr>
            </w:pPr>
          </w:p>
        </w:tc>
      </w:tr>
      <w:tr w:rsidR="00355CFF" w:rsidRPr="00355CFF" w14:paraId="1B64EC64" w14:textId="77777777" w:rsidTr="00843441">
        <w:trPr>
          <w:trHeight w:val="20"/>
          <w:jc w:val="center"/>
        </w:trPr>
        <w:tc>
          <w:tcPr>
            <w:tcW w:w="1094" w:type="dxa"/>
          </w:tcPr>
          <w:p w14:paraId="7F2144AE" w14:textId="64284003" w:rsidR="00355CFF" w:rsidRPr="00355CFF" w:rsidRDefault="00C62C50" w:rsidP="00355CFF">
            <w:pPr>
              <w:rPr>
                <w:rFonts w:ascii="Arial" w:hAnsi="Arial" w:cs="Arial"/>
                <w:bCs/>
                <w:sz w:val="14"/>
                <w:szCs w:val="14"/>
              </w:rPr>
            </w:pPr>
            <w:hyperlink r:id="rId2094" w:history="1">
              <w:r>
                <w:rPr>
                  <w:rStyle w:val="Hyperlink"/>
                  <w:rFonts w:ascii="Arial" w:hAnsi="Arial" w:cs="Arial"/>
                  <w:sz w:val="14"/>
                  <w:szCs w:val="14"/>
                </w:rPr>
                <w:t>R1-2605187</w:t>
              </w:r>
            </w:hyperlink>
          </w:p>
        </w:tc>
        <w:tc>
          <w:tcPr>
            <w:tcW w:w="2646" w:type="dxa"/>
          </w:tcPr>
          <w:p w14:paraId="3A54CDEF" w14:textId="047E92C3" w:rsidR="00355CFF" w:rsidRPr="00355CFF" w:rsidRDefault="00355CFF" w:rsidP="00355CFF">
            <w:pPr>
              <w:rPr>
                <w:rFonts w:ascii="Arial" w:hAnsi="Arial" w:cs="Arial"/>
                <w:sz w:val="14"/>
                <w:szCs w:val="14"/>
              </w:rPr>
            </w:pPr>
            <w:r w:rsidRPr="00355CFF">
              <w:rPr>
                <w:rFonts w:ascii="Arial" w:hAnsi="Arial" w:cs="Arial"/>
                <w:sz w:val="14"/>
                <w:szCs w:val="14"/>
              </w:rPr>
              <w:t>Reply LS on high order modulation</w:t>
            </w:r>
          </w:p>
        </w:tc>
        <w:tc>
          <w:tcPr>
            <w:tcW w:w="1583" w:type="dxa"/>
          </w:tcPr>
          <w:p w14:paraId="626D1414" w14:textId="2ECA1387" w:rsidR="00355CFF" w:rsidRPr="00355CFF" w:rsidRDefault="00355CFF" w:rsidP="00355CFF">
            <w:pPr>
              <w:rPr>
                <w:rFonts w:ascii="Arial" w:hAnsi="Arial" w:cs="Arial"/>
                <w:sz w:val="14"/>
                <w:szCs w:val="14"/>
              </w:rPr>
            </w:pPr>
            <w:r w:rsidRPr="00355CFF">
              <w:rPr>
                <w:rFonts w:ascii="Arial" w:hAnsi="Arial" w:cs="Arial"/>
                <w:sz w:val="14"/>
                <w:szCs w:val="14"/>
              </w:rPr>
              <w:t>RAN4, OPPO</w:t>
            </w:r>
          </w:p>
        </w:tc>
        <w:tc>
          <w:tcPr>
            <w:tcW w:w="909" w:type="dxa"/>
          </w:tcPr>
          <w:p w14:paraId="0DA81D55" w14:textId="1B7BBB1E"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057A0619" w14:textId="05225C49" w:rsidR="00355CFF" w:rsidRPr="00355CFF" w:rsidRDefault="00355CFF" w:rsidP="00355CFF">
            <w:pPr>
              <w:rPr>
                <w:rFonts w:ascii="Arial" w:hAnsi="Arial" w:cs="Arial"/>
                <w:bCs/>
                <w:sz w:val="14"/>
                <w:szCs w:val="14"/>
              </w:rPr>
            </w:pPr>
            <w:r w:rsidRPr="00355CFF">
              <w:rPr>
                <w:rFonts w:ascii="Arial" w:hAnsi="Arial" w:cs="Arial"/>
                <w:sz w:val="14"/>
                <w:szCs w:val="14"/>
              </w:rPr>
              <w:t>FS_6G_Radio</w:t>
            </w:r>
          </w:p>
        </w:tc>
        <w:tc>
          <w:tcPr>
            <w:tcW w:w="1065" w:type="dxa"/>
          </w:tcPr>
          <w:p w14:paraId="354893BF" w14:textId="30558386" w:rsidR="00355CFF" w:rsidRPr="00355CFF" w:rsidRDefault="00C62C50" w:rsidP="00355CFF">
            <w:pPr>
              <w:rPr>
                <w:rFonts w:ascii="Arial" w:hAnsi="Arial" w:cs="Arial"/>
                <w:sz w:val="14"/>
                <w:szCs w:val="14"/>
              </w:rPr>
            </w:pPr>
            <w:hyperlink r:id="rId2095" w:history="1">
              <w:r>
                <w:rPr>
                  <w:rStyle w:val="Hyperlink"/>
                  <w:rFonts w:ascii="Arial" w:hAnsi="Arial" w:cs="Arial"/>
                  <w:sz w:val="14"/>
                  <w:szCs w:val="14"/>
                </w:rPr>
                <w:t>R1-2601664</w:t>
              </w:r>
            </w:hyperlink>
          </w:p>
        </w:tc>
        <w:tc>
          <w:tcPr>
            <w:tcW w:w="994" w:type="dxa"/>
          </w:tcPr>
          <w:p w14:paraId="3C58D5BD" w14:textId="325436E5"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994" w:type="dxa"/>
          </w:tcPr>
          <w:p w14:paraId="370C74D9" w14:textId="5C5247AB" w:rsidR="00355CFF" w:rsidRPr="00355CFF" w:rsidRDefault="00355CFF" w:rsidP="00355CFF">
            <w:pPr>
              <w:rPr>
                <w:rFonts w:ascii="Arial" w:hAnsi="Arial" w:cs="Arial"/>
                <w:sz w:val="14"/>
                <w:szCs w:val="14"/>
              </w:rPr>
            </w:pPr>
          </w:p>
        </w:tc>
        <w:tc>
          <w:tcPr>
            <w:tcW w:w="1120" w:type="dxa"/>
          </w:tcPr>
          <w:p w14:paraId="73EB83B8" w14:textId="63CAB339" w:rsidR="00355CFF" w:rsidRPr="00355CFF" w:rsidRDefault="00355CFF" w:rsidP="00355CFF">
            <w:pPr>
              <w:rPr>
                <w:rFonts w:ascii="Arial" w:hAnsi="Arial" w:cs="Arial"/>
                <w:sz w:val="14"/>
                <w:szCs w:val="14"/>
              </w:rPr>
            </w:pPr>
            <w:r w:rsidRPr="00355CFF">
              <w:rPr>
                <w:rFonts w:ascii="Arial" w:hAnsi="Arial" w:cs="Arial"/>
                <w:sz w:val="14"/>
                <w:szCs w:val="14"/>
              </w:rPr>
              <w:t>R4-2607375</w:t>
            </w:r>
          </w:p>
        </w:tc>
        <w:tc>
          <w:tcPr>
            <w:tcW w:w="1062" w:type="dxa"/>
          </w:tcPr>
          <w:p w14:paraId="2D291059" w14:textId="335655F8" w:rsidR="00355CFF" w:rsidRPr="00355CFF" w:rsidRDefault="00355CFF" w:rsidP="00355CFF">
            <w:pPr>
              <w:rPr>
                <w:rFonts w:ascii="Arial" w:hAnsi="Arial" w:cs="Arial"/>
                <w:sz w:val="14"/>
                <w:szCs w:val="14"/>
              </w:rPr>
            </w:pPr>
          </w:p>
        </w:tc>
      </w:tr>
      <w:tr w:rsidR="00355CFF" w:rsidRPr="00355CFF" w14:paraId="7474EBFD" w14:textId="77777777" w:rsidTr="00843441">
        <w:trPr>
          <w:trHeight w:val="20"/>
          <w:jc w:val="center"/>
        </w:trPr>
        <w:tc>
          <w:tcPr>
            <w:tcW w:w="1094" w:type="dxa"/>
          </w:tcPr>
          <w:p w14:paraId="09CD8BCD" w14:textId="2CCA1501" w:rsidR="00355CFF" w:rsidRPr="00355CFF" w:rsidRDefault="00C62C50" w:rsidP="00355CFF">
            <w:pPr>
              <w:rPr>
                <w:rFonts w:ascii="Arial" w:hAnsi="Arial" w:cs="Arial"/>
                <w:bCs/>
                <w:sz w:val="14"/>
                <w:szCs w:val="14"/>
              </w:rPr>
            </w:pPr>
            <w:hyperlink r:id="rId2096" w:history="1">
              <w:r>
                <w:rPr>
                  <w:rStyle w:val="Hyperlink"/>
                  <w:rFonts w:ascii="Arial" w:hAnsi="Arial" w:cs="Arial"/>
                  <w:sz w:val="14"/>
                  <w:szCs w:val="14"/>
                </w:rPr>
                <w:t>R1-2605188</w:t>
              </w:r>
            </w:hyperlink>
          </w:p>
        </w:tc>
        <w:tc>
          <w:tcPr>
            <w:tcW w:w="2646" w:type="dxa"/>
          </w:tcPr>
          <w:p w14:paraId="2D78F849" w14:textId="06D100BC" w:rsidR="00355CFF" w:rsidRPr="00355CFF" w:rsidRDefault="00355CFF" w:rsidP="00355CFF">
            <w:pPr>
              <w:rPr>
                <w:rFonts w:ascii="Arial" w:hAnsi="Arial" w:cs="Arial"/>
                <w:sz w:val="14"/>
                <w:szCs w:val="14"/>
              </w:rPr>
            </w:pPr>
            <w:r w:rsidRPr="00355CFF">
              <w:rPr>
                <w:rFonts w:ascii="Arial" w:hAnsi="Arial" w:cs="Arial"/>
                <w:sz w:val="14"/>
                <w:szCs w:val="14"/>
              </w:rPr>
              <w:t>LS on scheduling restriction for RACH related signals and channels</w:t>
            </w:r>
          </w:p>
        </w:tc>
        <w:tc>
          <w:tcPr>
            <w:tcW w:w="1583" w:type="dxa"/>
          </w:tcPr>
          <w:p w14:paraId="14D9E6EF" w14:textId="195BEBA0" w:rsidR="00355CFF" w:rsidRPr="00355CFF" w:rsidRDefault="00355CFF" w:rsidP="00355CFF">
            <w:pPr>
              <w:rPr>
                <w:rFonts w:ascii="Arial" w:hAnsi="Arial" w:cs="Arial"/>
                <w:sz w:val="14"/>
                <w:szCs w:val="14"/>
              </w:rPr>
            </w:pPr>
            <w:r w:rsidRPr="00355CFF">
              <w:rPr>
                <w:rFonts w:ascii="Arial" w:hAnsi="Arial" w:cs="Arial"/>
                <w:sz w:val="14"/>
                <w:szCs w:val="14"/>
              </w:rPr>
              <w:t>RAN4, Huawei</w:t>
            </w:r>
          </w:p>
        </w:tc>
        <w:tc>
          <w:tcPr>
            <w:tcW w:w="909" w:type="dxa"/>
          </w:tcPr>
          <w:p w14:paraId="067D0D35" w14:textId="74C62CC3" w:rsidR="00355CFF" w:rsidRPr="00355CFF" w:rsidRDefault="00355CFF" w:rsidP="00355CFF">
            <w:pPr>
              <w:rPr>
                <w:rFonts w:ascii="Arial" w:hAnsi="Arial" w:cs="Arial"/>
                <w:bCs/>
                <w:sz w:val="14"/>
                <w:szCs w:val="14"/>
              </w:rPr>
            </w:pPr>
            <w:r w:rsidRPr="00355CFF">
              <w:rPr>
                <w:rFonts w:ascii="Arial" w:hAnsi="Arial" w:cs="Arial"/>
                <w:sz w:val="14"/>
                <w:szCs w:val="14"/>
              </w:rPr>
              <w:t>Rel-19</w:t>
            </w:r>
          </w:p>
        </w:tc>
        <w:tc>
          <w:tcPr>
            <w:tcW w:w="2600" w:type="dxa"/>
          </w:tcPr>
          <w:p w14:paraId="06706E71" w14:textId="123AFD91" w:rsidR="00355CFF" w:rsidRPr="00355CFF" w:rsidRDefault="00355CFF" w:rsidP="00355CFF">
            <w:pPr>
              <w:rPr>
                <w:rFonts w:ascii="Arial" w:hAnsi="Arial" w:cs="Arial"/>
                <w:bCs/>
                <w:sz w:val="14"/>
                <w:szCs w:val="14"/>
              </w:rPr>
            </w:pPr>
            <w:r w:rsidRPr="00355CFF">
              <w:rPr>
                <w:rFonts w:ascii="Arial" w:hAnsi="Arial" w:cs="Arial"/>
                <w:sz w:val="14"/>
                <w:szCs w:val="14"/>
              </w:rPr>
              <w:t>NR_NTN_Ph3-Core</w:t>
            </w:r>
          </w:p>
        </w:tc>
        <w:tc>
          <w:tcPr>
            <w:tcW w:w="1065" w:type="dxa"/>
          </w:tcPr>
          <w:p w14:paraId="2249A3C5" w14:textId="0FBDCD87" w:rsidR="00355CFF" w:rsidRPr="00355CFF" w:rsidRDefault="00355CFF" w:rsidP="00355CFF">
            <w:pPr>
              <w:rPr>
                <w:rFonts w:ascii="Arial" w:hAnsi="Arial" w:cs="Arial"/>
                <w:sz w:val="14"/>
                <w:szCs w:val="14"/>
              </w:rPr>
            </w:pPr>
          </w:p>
        </w:tc>
        <w:tc>
          <w:tcPr>
            <w:tcW w:w="994" w:type="dxa"/>
          </w:tcPr>
          <w:p w14:paraId="7E1C7150" w14:textId="724A8F36"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994" w:type="dxa"/>
          </w:tcPr>
          <w:p w14:paraId="24340579" w14:textId="6088A599" w:rsidR="00355CFF" w:rsidRPr="00355CFF" w:rsidRDefault="00355CFF" w:rsidP="00355CFF">
            <w:pPr>
              <w:rPr>
                <w:rFonts w:ascii="Arial" w:hAnsi="Arial" w:cs="Arial"/>
                <w:sz w:val="14"/>
                <w:szCs w:val="14"/>
              </w:rPr>
            </w:pPr>
          </w:p>
        </w:tc>
        <w:tc>
          <w:tcPr>
            <w:tcW w:w="1120" w:type="dxa"/>
          </w:tcPr>
          <w:p w14:paraId="7AC2ACB9" w14:textId="3164EDF9" w:rsidR="00355CFF" w:rsidRPr="00355CFF" w:rsidRDefault="00355CFF" w:rsidP="00355CFF">
            <w:pPr>
              <w:rPr>
                <w:rFonts w:ascii="Arial" w:hAnsi="Arial" w:cs="Arial"/>
                <w:sz w:val="14"/>
                <w:szCs w:val="14"/>
              </w:rPr>
            </w:pPr>
            <w:r w:rsidRPr="00355CFF">
              <w:rPr>
                <w:rFonts w:ascii="Arial" w:hAnsi="Arial" w:cs="Arial"/>
                <w:sz w:val="14"/>
                <w:szCs w:val="14"/>
              </w:rPr>
              <w:t>R4-2607745</w:t>
            </w:r>
          </w:p>
        </w:tc>
        <w:tc>
          <w:tcPr>
            <w:tcW w:w="1062" w:type="dxa"/>
          </w:tcPr>
          <w:p w14:paraId="19693723" w14:textId="40B43F64" w:rsidR="00355CFF" w:rsidRPr="00355CFF" w:rsidRDefault="00C62C50" w:rsidP="00355CFF">
            <w:pPr>
              <w:rPr>
                <w:rFonts w:ascii="Arial" w:hAnsi="Arial" w:cs="Arial"/>
                <w:sz w:val="14"/>
                <w:szCs w:val="14"/>
              </w:rPr>
            </w:pPr>
            <w:hyperlink r:id="rId2097" w:history="1">
              <w:r>
                <w:rPr>
                  <w:rStyle w:val="Hyperlink"/>
                  <w:rFonts w:ascii="Arial" w:hAnsi="Arial" w:cs="Arial"/>
                  <w:sz w:val="14"/>
                  <w:szCs w:val="14"/>
                </w:rPr>
                <w:t>R1-2606882</w:t>
              </w:r>
            </w:hyperlink>
            <w:r w:rsidR="00355CFF" w:rsidRPr="00355CFF">
              <w:rPr>
                <w:rFonts w:ascii="Arial" w:hAnsi="Arial" w:cs="Arial"/>
                <w:sz w:val="14"/>
                <w:szCs w:val="14"/>
              </w:rPr>
              <w:t xml:space="preserve">, </w:t>
            </w:r>
            <w:hyperlink r:id="rId2098" w:history="1">
              <w:r>
                <w:rPr>
                  <w:rStyle w:val="Hyperlink"/>
                  <w:rFonts w:ascii="Arial" w:hAnsi="Arial" w:cs="Arial"/>
                  <w:sz w:val="14"/>
                  <w:szCs w:val="14"/>
                </w:rPr>
                <w:t>R1-2606892</w:t>
              </w:r>
            </w:hyperlink>
          </w:p>
        </w:tc>
      </w:tr>
      <w:tr w:rsidR="00355CFF" w:rsidRPr="00355CFF" w14:paraId="1F19324F" w14:textId="77777777" w:rsidTr="00843441">
        <w:trPr>
          <w:trHeight w:val="20"/>
          <w:jc w:val="center"/>
        </w:trPr>
        <w:tc>
          <w:tcPr>
            <w:tcW w:w="1094" w:type="dxa"/>
          </w:tcPr>
          <w:p w14:paraId="448E448B" w14:textId="38FEAA4D" w:rsidR="00355CFF" w:rsidRPr="00355CFF" w:rsidRDefault="00C62C50" w:rsidP="00355CFF">
            <w:pPr>
              <w:rPr>
                <w:rFonts w:ascii="Arial" w:hAnsi="Arial" w:cs="Arial"/>
                <w:bCs/>
                <w:sz w:val="14"/>
                <w:szCs w:val="14"/>
              </w:rPr>
            </w:pPr>
            <w:hyperlink r:id="rId2099" w:history="1">
              <w:r>
                <w:rPr>
                  <w:rStyle w:val="Hyperlink"/>
                  <w:rFonts w:ascii="Arial" w:hAnsi="Arial" w:cs="Arial"/>
                  <w:sz w:val="14"/>
                  <w:szCs w:val="14"/>
                </w:rPr>
                <w:t>R1-2605189</w:t>
              </w:r>
            </w:hyperlink>
          </w:p>
        </w:tc>
        <w:tc>
          <w:tcPr>
            <w:tcW w:w="2646" w:type="dxa"/>
          </w:tcPr>
          <w:p w14:paraId="20E8573F" w14:textId="1B15E120" w:rsidR="00355CFF" w:rsidRPr="00355CFF" w:rsidRDefault="00355CFF" w:rsidP="00355CFF">
            <w:pPr>
              <w:rPr>
                <w:rFonts w:ascii="Arial" w:hAnsi="Arial" w:cs="Arial"/>
                <w:sz w:val="14"/>
                <w:szCs w:val="14"/>
              </w:rPr>
            </w:pPr>
            <w:r w:rsidRPr="00355CFF">
              <w:rPr>
                <w:rFonts w:ascii="Arial" w:hAnsi="Arial" w:cs="Arial"/>
                <w:sz w:val="14"/>
                <w:szCs w:val="14"/>
              </w:rPr>
              <w:t>LS on RAN4 analysis for NTN NR GNSS-resilient study</w:t>
            </w:r>
          </w:p>
        </w:tc>
        <w:tc>
          <w:tcPr>
            <w:tcW w:w="1583" w:type="dxa"/>
          </w:tcPr>
          <w:p w14:paraId="0C67E20F" w14:textId="766B1AD6" w:rsidR="00355CFF" w:rsidRPr="00355CFF" w:rsidRDefault="00355CFF" w:rsidP="00355CFF">
            <w:pPr>
              <w:rPr>
                <w:rFonts w:ascii="Arial" w:hAnsi="Arial" w:cs="Arial"/>
                <w:sz w:val="14"/>
                <w:szCs w:val="14"/>
              </w:rPr>
            </w:pPr>
            <w:r w:rsidRPr="00355CFF">
              <w:rPr>
                <w:rFonts w:ascii="Arial" w:hAnsi="Arial" w:cs="Arial"/>
                <w:sz w:val="14"/>
                <w:szCs w:val="14"/>
              </w:rPr>
              <w:t>RAN4, Thales</w:t>
            </w:r>
          </w:p>
        </w:tc>
        <w:tc>
          <w:tcPr>
            <w:tcW w:w="909" w:type="dxa"/>
          </w:tcPr>
          <w:p w14:paraId="08580895" w14:textId="71B01DE3"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344DF945" w14:textId="7C1E5B1F" w:rsidR="00355CFF" w:rsidRPr="00355CFF" w:rsidRDefault="00355CFF" w:rsidP="00355CFF">
            <w:pPr>
              <w:rPr>
                <w:rFonts w:ascii="Arial" w:hAnsi="Arial" w:cs="Arial"/>
                <w:bCs/>
                <w:sz w:val="14"/>
                <w:szCs w:val="14"/>
              </w:rPr>
            </w:pPr>
            <w:proofErr w:type="spellStart"/>
            <w:r w:rsidRPr="00355CFF">
              <w:rPr>
                <w:rFonts w:ascii="Arial" w:hAnsi="Arial" w:cs="Arial"/>
                <w:sz w:val="14"/>
                <w:szCs w:val="14"/>
              </w:rPr>
              <w:t>FS_NR_NTN_GNSS_resilient</w:t>
            </w:r>
            <w:proofErr w:type="spellEnd"/>
          </w:p>
        </w:tc>
        <w:tc>
          <w:tcPr>
            <w:tcW w:w="1065" w:type="dxa"/>
          </w:tcPr>
          <w:p w14:paraId="2E60AE4C" w14:textId="619D2B7D" w:rsidR="00355CFF" w:rsidRPr="00355CFF" w:rsidRDefault="00355CFF" w:rsidP="00355CFF">
            <w:pPr>
              <w:rPr>
                <w:rFonts w:ascii="Arial" w:hAnsi="Arial" w:cs="Arial"/>
                <w:sz w:val="14"/>
                <w:szCs w:val="14"/>
              </w:rPr>
            </w:pPr>
          </w:p>
        </w:tc>
        <w:tc>
          <w:tcPr>
            <w:tcW w:w="994" w:type="dxa"/>
          </w:tcPr>
          <w:p w14:paraId="4E0B7878" w14:textId="0BF59599"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994" w:type="dxa"/>
          </w:tcPr>
          <w:p w14:paraId="29196BC9" w14:textId="21604B50" w:rsidR="00355CFF" w:rsidRPr="00355CFF" w:rsidRDefault="00355CFF" w:rsidP="00355CFF">
            <w:pPr>
              <w:rPr>
                <w:rFonts w:ascii="Arial" w:hAnsi="Arial" w:cs="Arial"/>
                <w:sz w:val="14"/>
                <w:szCs w:val="14"/>
              </w:rPr>
            </w:pPr>
          </w:p>
        </w:tc>
        <w:tc>
          <w:tcPr>
            <w:tcW w:w="1120" w:type="dxa"/>
          </w:tcPr>
          <w:p w14:paraId="4F48CFD7" w14:textId="6778B76A" w:rsidR="00355CFF" w:rsidRPr="00355CFF" w:rsidRDefault="00355CFF" w:rsidP="00355CFF">
            <w:pPr>
              <w:rPr>
                <w:rFonts w:ascii="Arial" w:hAnsi="Arial" w:cs="Arial"/>
                <w:sz w:val="14"/>
                <w:szCs w:val="14"/>
              </w:rPr>
            </w:pPr>
            <w:r w:rsidRPr="00355CFF">
              <w:rPr>
                <w:rFonts w:ascii="Arial" w:hAnsi="Arial" w:cs="Arial"/>
                <w:sz w:val="14"/>
                <w:szCs w:val="14"/>
              </w:rPr>
              <w:t>R4-2607901</w:t>
            </w:r>
          </w:p>
        </w:tc>
        <w:tc>
          <w:tcPr>
            <w:tcW w:w="1062" w:type="dxa"/>
          </w:tcPr>
          <w:p w14:paraId="375A526F" w14:textId="635FF975" w:rsidR="00355CFF" w:rsidRPr="00355CFF" w:rsidRDefault="00355CFF" w:rsidP="00355CFF">
            <w:pPr>
              <w:rPr>
                <w:rFonts w:ascii="Arial" w:hAnsi="Arial" w:cs="Arial"/>
                <w:sz w:val="14"/>
                <w:szCs w:val="14"/>
              </w:rPr>
            </w:pPr>
          </w:p>
        </w:tc>
      </w:tr>
      <w:tr w:rsidR="00355CFF" w:rsidRPr="00355CFF" w14:paraId="78DCB544" w14:textId="77777777" w:rsidTr="00843441">
        <w:trPr>
          <w:trHeight w:val="20"/>
          <w:jc w:val="center"/>
        </w:trPr>
        <w:tc>
          <w:tcPr>
            <w:tcW w:w="1094" w:type="dxa"/>
          </w:tcPr>
          <w:p w14:paraId="24ABCD34" w14:textId="472A135B" w:rsidR="00355CFF" w:rsidRPr="00355CFF" w:rsidRDefault="00C62C50" w:rsidP="00355CFF">
            <w:pPr>
              <w:rPr>
                <w:rFonts w:ascii="Arial" w:hAnsi="Arial" w:cs="Arial"/>
                <w:sz w:val="14"/>
                <w:szCs w:val="14"/>
              </w:rPr>
            </w:pPr>
            <w:hyperlink r:id="rId2100" w:history="1">
              <w:r>
                <w:rPr>
                  <w:rStyle w:val="Hyperlink"/>
                  <w:rFonts w:ascii="Arial" w:hAnsi="Arial" w:cs="Arial"/>
                  <w:sz w:val="14"/>
                  <w:szCs w:val="14"/>
                </w:rPr>
                <w:t>R1-2605190</w:t>
              </w:r>
            </w:hyperlink>
          </w:p>
        </w:tc>
        <w:tc>
          <w:tcPr>
            <w:tcW w:w="2646" w:type="dxa"/>
          </w:tcPr>
          <w:p w14:paraId="6DEC08D2" w14:textId="316A3E46" w:rsidR="00355CFF" w:rsidRPr="00355CFF" w:rsidRDefault="00355CFF" w:rsidP="00355CFF">
            <w:pPr>
              <w:rPr>
                <w:rFonts w:ascii="Arial" w:hAnsi="Arial" w:cs="Arial"/>
                <w:sz w:val="14"/>
                <w:szCs w:val="14"/>
                <w:lang w:val="fr-FR"/>
              </w:rPr>
            </w:pPr>
            <w:r w:rsidRPr="00355CFF">
              <w:rPr>
                <w:rFonts w:ascii="Arial" w:hAnsi="Arial" w:cs="Arial"/>
                <w:sz w:val="14"/>
                <w:szCs w:val="14"/>
              </w:rPr>
              <w:t xml:space="preserve">Response to Reply LS to LS on R20 </w:t>
            </w:r>
            <w:proofErr w:type="spellStart"/>
            <w:r w:rsidRPr="00355CFF">
              <w:rPr>
                <w:rFonts w:ascii="Arial" w:hAnsi="Arial" w:cs="Arial"/>
                <w:sz w:val="14"/>
                <w:szCs w:val="14"/>
              </w:rPr>
              <w:t>AIoT</w:t>
            </w:r>
            <w:proofErr w:type="spellEnd"/>
            <w:r w:rsidRPr="00355CFF">
              <w:rPr>
                <w:rFonts w:ascii="Arial" w:hAnsi="Arial" w:cs="Arial"/>
                <w:sz w:val="14"/>
                <w:szCs w:val="14"/>
              </w:rPr>
              <w:t xml:space="preserve"> TR Conclusions in SA WG2</w:t>
            </w:r>
          </w:p>
        </w:tc>
        <w:tc>
          <w:tcPr>
            <w:tcW w:w="1583" w:type="dxa"/>
          </w:tcPr>
          <w:p w14:paraId="131B64B1" w14:textId="05F1690D" w:rsidR="00355CFF" w:rsidRPr="00355CFF" w:rsidRDefault="00355CFF" w:rsidP="00355CFF">
            <w:pPr>
              <w:rPr>
                <w:rFonts w:ascii="Arial" w:hAnsi="Arial" w:cs="Arial"/>
                <w:sz w:val="14"/>
                <w:szCs w:val="14"/>
              </w:rPr>
            </w:pPr>
            <w:r w:rsidRPr="00355CFF">
              <w:rPr>
                <w:rFonts w:ascii="Arial" w:hAnsi="Arial" w:cs="Arial"/>
                <w:sz w:val="14"/>
                <w:szCs w:val="14"/>
              </w:rPr>
              <w:t>SA2, Vivo</w:t>
            </w:r>
          </w:p>
        </w:tc>
        <w:tc>
          <w:tcPr>
            <w:tcW w:w="909" w:type="dxa"/>
          </w:tcPr>
          <w:p w14:paraId="1CF28C48" w14:textId="0C7780C8" w:rsidR="00355CFF" w:rsidRPr="00355CFF" w:rsidRDefault="00355CFF" w:rsidP="00355CFF">
            <w:pPr>
              <w:rPr>
                <w:rFonts w:ascii="Arial" w:hAnsi="Arial" w:cs="Arial"/>
                <w:sz w:val="14"/>
                <w:szCs w:val="14"/>
              </w:rPr>
            </w:pPr>
            <w:r w:rsidRPr="00355CFF">
              <w:rPr>
                <w:rFonts w:ascii="Arial" w:hAnsi="Arial" w:cs="Arial"/>
                <w:sz w:val="14"/>
                <w:szCs w:val="14"/>
              </w:rPr>
              <w:t>Rel-20</w:t>
            </w:r>
          </w:p>
        </w:tc>
        <w:tc>
          <w:tcPr>
            <w:tcW w:w="2600" w:type="dxa"/>
          </w:tcPr>
          <w:p w14:paraId="1FFC5F8E" w14:textId="339A9DFD" w:rsidR="00355CFF" w:rsidRPr="00355CFF" w:rsidRDefault="00355CFF" w:rsidP="00355CFF">
            <w:pPr>
              <w:rPr>
                <w:rFonts w:ascii="Arial" w:hAnsi="Arial" w:cs="Arial"/>
                <w:sz w:val="14"/>
                <w:szCs w:val="14"/>
              </w:rPr>
            </w:pPr>
            <w:r w:rsidRPr="00355CFF">
              <w:rPr>
                <w:rFonts w:ascii="Arial" w:hAnsi="Arial" w:cs="Arial"/>
                <w:sz w:val="14"/>
                <w:szCs w:val="14"/>
              </w:rPr>
              <w:t>Ambient_IoT_Solutions_Ph2, AmbientIoT_Ph2-ARC</w:t>
            </w:r>
          </w:p>
        </w:tc>
        <w:tc>
          <w:tcPr>
            <w:tcW w:w="1065" w:type="dxa"/>
          </w:tcPr>
          <w:p w14:paraId="2FEA834F" w14:textId="1D215D7D" w:rsidR="00355CFF" w:rsidRPr="00355CFF" w:rsidRDefault="00355CFF" w:rsidP="00355CFF">
            <w:pPr>
              <w:rPr>
                <w:rFonts w:ascii="Arial" w:hAnsi="Arial" w:cs="Arial"/>
                <w:sz w:val="14"/>
                <w:szCs w:val="14"/>
              </w:rPr>
            </w:pPr>
            <w:r w:rsidRPr="00355CFF">
              <w:rPr>
                <w:rFonts w:ascii="Arial" w:hAnsi="Arial" w:cs="Arial"/>
                <w:sz w:val="14"/>
                <w:szCs w:val="14"/>
              </w:rPr>
              <w:t>R2-2602733</w:t>
            </w:r>
          </w:p>
        </w:tc>
        <w:tc>
          <w:tcPr>
            <w:tcW w:w="994" w:type="dxa"/>
          </w:tcPr>
          <w:p w14:paraId="52BC346E" w14:textId="240C412E" w:rsidR="00355CFF" w:rsidRPr="00355CFF" w:rsidRDefault="00355CFF" w:rsidP="00355CFF">
            <w:pPr>
              <w:rPr>
                <w:rFonts w:ascii="Arial" w:hAnsi="Arial" w:cs="Arial"/>
                <w:sz w:val="14"/>
                <w:szCs w:val="14"/>
              </w:rPr>
            </w:pPr>
            <w:r w:rsidRPr="00355CFF">
              <w:rPr>
                <w:rFonts w:ascii="Arial" w:hAnsi="Arial" w:cs="Arial"/>
                <w:sz w:val="14"/>
                <w:szCs w:val="14"/>
              </w:rPr>
              <w:t>RAN2, RAN1, RAN3</w:t>
            </w:r>
          </w:p>
        </w:tc>
        <w:tc>
          <w:tcPr>
            <w:tcW w:w="994" w:type="dxa"/>
          </w:tcPr>
          <w:p w14:paraId="19344BC9" w14:textId="052D411B" w:rsidR="00355CFF" w:rsidRPr="00355CFF" w:rsidRDefault="00355CFF" w:rsidP="00355CFF">
            <w:pPr>
              <w:rPr>
                <w:rFonts w:ascii="Arial" w:hAnsi="Arial" w:cs="Arial"/>
                <w:sz w:val="14"/>
                <w:szCs w:val="14"/>
              </w:rPr>
            </w:pPr>
            <w:r w:rsidRPr="00355CFF">
              <w:rPr>
                <w:rFonts w:ascii="Arial" w:hAnsi="Arial" w:cs="Arial"/>
                <w:sz w:val="14"/>
                <w:szCs w:val="14"/>
              </w:rPr>
              <w:t>SA3, SA5</w:t>
            </w:r>
          </w:p>
        </w:tc>
        <w:tc>
          <w:tcPr>
            <w:tcW w:w="1120" w:type="dxa"/>
          </w:tcPr>
          <w:p w14:paraId="064C201C" w14:textId="34274F8C" w:rsidR="00355CFF" w:rsidRPr="00355CFF" w:rsidRDefault="00355CFF" w:rsidP="00355CFF">
            <w:pPr>
              <w:rPr>
                <w:rFonts w:ascii="Arial" w:hAnsi="Arial" w:cs="Arial"/>
                <w:sz w:val="14"/>
                <w:szCs w:val="14"/>
              </w:rPr>
            </w:pPr>
            <w:r w:rsidRPr="00355CFF">
              <w:rPr>
                <w:rFonts w:ascii="Arial" w:hAnsi="Arial" w:cs="Arial"/>
                <w:sz w:val="14"/>
                <w:szCs w:val="14"/>
              </w:rPr>
              <w:t>S2-2605226</w:t>
            </w:r>
          </w:p>
        </w:tc>
        <w:tc>
          <w:tcPr>
            <w:tcW w:w="1062" w:type="dxa"/>
          </w:tcPr>
          <w:p w14:paraId="31788D97" w14:textId="02EB8218" w:rsidR="00355CFF" w:rsidRPr="00355CFF" w:rsidRDefault="00355CFF" w:rsidP="00355CFF">
            <w:pPr>
              <w:rPr>
                <w:rFonts w:ascii="Arial" w:hAnsi="Arial" w:cs="Arial"/>
                <w:sz w:val="14"/>
                <w:szCs w:val="14"/>
              </w:rPr>
            </w:pPr>
          </w:p>
        </w:tc>
      </w:tr>
      <w:tr w:rsidR="00355CFF" w:rsidRPr="00355CFF" w14:paraId="2D489A37" w14:textId="77777777" w:rsidTr="00843441">
        <w:trPr>
          <w:trHeight w:val="20"/>
          <w:jc w:val="center"/>
        </w:trPr>
        <w:tc>
          <w:tcPr>
            <w:tcW w:w="1094" w:type="dxa"/>
          </w:tcPr>
          <w:p w14:paraId="4622E29F" w14:textId="085E3BFF" w:rsidR="00355CFF" w:rsidRPr="00355CFF" w:rsidRDefault="00C62C50" w:rsidP="00355CFF">
            <w:pPr>
              <w:rPr>
                <w:rFonts w:ascii="Arial" w:hAnsi="Arial" w:cs="Arial"/>
                <w:bCs/>
                <w:sz w:val="14"/>
                <w:szCs w:val="14"/>
              </w:rPr>
            </w:pPr>
            <w:hyperlink r:id="rId2101" w:history="1">
              <w:r>
                <w:rPr>
                  <w:rStyle w:val="Hyperlink"/>
                  <w:rFonts w:ascii="Arial" w:hAnsi="Arial" w:cs="Arial"/>
                  <w:sz w:val="14"/>
                  <w:szCs w:val="14"/>
                </w:rPr>
                <w:t>R1-2605191</w:t>
              </w:r>
            </w:hyperlink>
          </w:p>
        </w:tc>
        <w:tc>
          <w:tcPr>
            <w:tcW w:w="2646" w:type="dxa"/>
          </w:tcPr>
          <w:p w14:paraId="435CBD69" w14:textId="53E3DF5E" w:rsidR="00355CFF" w:rsidRPr="00355CFF" w:rsidRDefault="00355CFF" w:rsidP="00355CFF">
            <w:pPr>
              <w:rPr>
                <w:rFonts w:ascii="Arial" w:hAnsi="Arial" w:cs="Arial"/>
                <w:sz w:val="14"/>
                <w:szCs w:val="14"/>
              </w:rPr>
            </w:pPr>
            <w:r w:rsidRPr="00355CFF">
              <w:rPr>
                <w:rFonts w:ascii="Arial" w:hAnsi="Arial" w:cs="Arial"/>
                <w:sz w:val="14"/>
                <w:szCs w:val="14"/>
              </w:rPr>
              <w:t xml:space="preserve">LS on DO-A capable </w:t>
            </w:r>
            <w:proofErr w:type="spellStart"/>
            <w:r w:rsidRPr="00355CFF">
              <w:rPr>
                <w:rFonts w:ascii="Arial" w:hAnsi="Arial" w:cs="Arial"/>
                <w:sz w:val="14"/>
                <w:szCs w:val="14"/>
              </w:rPr>
              <w:t>AIoT</w:t>
            </w:r>
            <w:proofErr w:type="spellEnd"/>
            <w:r w:rsidRPr="00355CFF">
              <w:rPr>
                <w:rFonts w:ascii="Arial" w:hAnsi="Arial" w:cs="Arial"/>
                <w:sz w:val="14"/>
                <w:szCs w:val="14"/>
              </w:rPr>
              <w:t xml:space="preserve"> device selection of </w:t>
            </w:r>
            <w:proofErr w:type="spellStart"/>
            <w:r w:rsidRPr="00355CFF">
              <w:rPr>
                <w:rFonts w:ascii="Arial" w:hAnsi="Arial" w:cs="Arial"/>
                <w:sz w:val="14"/>
                <w:szCs w:val="14"/>
              </w:rPr>
              <w:t>AIoT</w:t>
            </w:r>
            <w:proofErr w:type="spellEnd"/>
            <w:r w:rsidRPr="00355CFF">
              <w:rPr>
                <w:rFonts w:ascii="Arial" w:hAnsi="Arial" w:cs="Arial"/>
                <w:sz w:val="14"/>
                <w:szCs w:val="14"/>
              </w:rPr>
              <w:t xml:space="preserve"> network</w:t>
            </w:r>
          </w:p>
        </w:tc>
        <w:tc>
          <w:tcPr>
            <w:tcW w:w="1583" w:type="dxa"/>
          </w:tcPr>
          <w:p w14:paraId="57DB4234" w14:textId="1957BB04" w:rsidR="00355CFF" w:rsidRPr="00355CFF" w:rsidRDefault="00355CFF" w:rsidP="00355CFF">
            <w:pPr>
              <w:rPr>
                <w:rFonts w:ascii="Arial" w:hAnsi="Arial" w:cs="Arial"/>
                <w:sz w:val="14"/>
                <w:szCs w:val="14"/>
              </w:rPr>
            </w:pPr>
            <w:r w:rsidRPr="00355CFF">
              <w:rPr>
                <w:rFonts w:ascii="Arial" w:hAnsi="Arial" w:cs="Arial"/>
                <w:sz w:val="14"/>
                <w:szCs w:val="14"/>
              </w:rPr>
              <w:t>CT1, OPPO</w:t>
            </w:r>
          </w:p>
        </w:tc>
        <w:tc>
          <w:tcPr>
            <w:tcW w:w="909" w:type="dxa"/>
          </w:tcPr>
          <w:p w14:paraId="1187B5A9" w14:textId="5F94411C"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1E50D609" w14:textId="4DABB1C6" w:rsidR="00355CFF" w:rsidRPr="00355CFF" w:rsidRDefault="00355CFF" w:rsidP="00355CFF">
            <w:pPr>
              <w:rPr>
                <w:rFonts w:ascii="Arial" w:hAnsi="Arial" w:cs="Arial"/>
                <w:bCs/>
                <w:sz w:val="14"/>
                <w:szCs w:val="14"/>
              </w:rPr>
            </w:pPr>
            <w:r w:rsidRPr="00355CFF">
              <w:rPr>
                <w:rFonts w:ascii="Arial" w:hAnsi="Arial" w:cs="Arial"/>
                <w:sz w:val="14"/>
                <w:szCs w:val="14"/>
              </w:rPr>
              <w:t>AmbientIoT_Ph2-CT</w:t>
            </w:r>
          </w:p>
        </w:tc>
        <w:tc>
          <w:tcPr>
            <w:tcW w:w="1065" w:type="dxa"/>
          </w:tcPr>
          <w:p w14:paraId="1E2FCF3E" w14:textId="485D7927" w:rsidR="00355CFF" w:rsidRPr="00355CFF" w:rsidRDefault="00355CFF" w:rsidP="00355CFF">
            <w:pPr>
              <w:rPr>
                <w:rFonts w:ascii="Arial" w:hAnsi="Arial" w:cs="Arial"/>
                <w:sz w:val="14"/>
                <w:szCs w:val="14"/>
              </w:rPr>
            </w:pPr>
          </w:p>
        </w:tc>
        <w:tc>
          <w:tcPr>
            <w:tcW w:w="994" w:type="dxa"/>
          </w:tcPr>
          <w:p w14:paraId="2B2E4B4D" w14:textId="6323842D" w:rsidR="00355CFF" w:rsidRPr="00355CFF" w:rsidRDefault="00355CFF" w:rsidP="00355CFF">
            <w:pPr>
              <w:rPr>
                <w:rFonts w:ascii="Arial" w:hAnsi="Arial" w:cs="Arial"/>
                <w:sz w:val="14"/>
                <w:szCs w:val="14"/>
              </w:rPr>
            </w:pPr>
            <w:r w:rsidRPr="00355CFF">
              <w:rPr>
                <w:rFonts w:ascii="Arial" w:hAnsi="Arial" w:cs="Arial"/>
                <w:sz w:val="14"/>
                <w:szCs w:val="14"/>
              </w:rPr>
              <w:t>SA1, RAN2</w:t>
            </w:r>
          </w:p>
        </w:tc>
        <w:tc>
          <w:tcPr>
            <w:tcW w:w="994" w:type="dxa"/>
          </w:tcPr>
          <w:p w14:paraId="2A0B9148" w14:textId="649295C7" w:rsidR="00355CFF" w:rsidRPr="00355CFF" w:rsidRDefault="00355CFF" w:rsidP="00355CFF">
            <w:pPr>
              <w:rPr>
                <w:rFonts w:ascii="Arial" w:hAnsi="Arial" w:cs="Arial"/>
                <w:sz w:val="14"/>
                <w:szCs w:val="14"/>
                <w:lang w:val="fr-FR"/>
              </w:rPr>
            </w:pPr>
            <w:r w:rsidRPr="00355CFF">
              <w:rPr>
                <w:rFonts w:ascii="Arial" w:hAnsi="Arial" w:cs="Arial"/>
                <w:sz w:val="14"/>
                <w:szCs w:val="14"/>
              </w:rPr>
              <w:t>RAN1, SA2</w:t>
            </w:r>
          </w:p>
        </w:tc>
        <w:tc>
          <w:tcPr>
            <w:tcW w:w="1120" w:type="dxa"/>
          </w:tcPr>
          <w:p w14:paraId="18D13580" w14:textId="6688CE8E" w:rsidR="00355CFF" w:rsidRPr="00355CFF" w:rsidRDefault="00355CFF" w:rsidP="00355CFF">
            <w:pPr>
              <w:rPr>
                <w:rFonts w:ascii="Arial" w:hAnsi="Arial" w:cs="Arial"/>
                <w:sz w:val="14"/>
                <w:szCs w:val="14"/>
              </w:rPr>
            </w:pPr>
            <w:r w:rsidRPr="00355CFF">
              <w:rPr>
                <w:rFonts w:ascii="Arial" w:hAnsi="Arial" w:cs="Arial"/>
                <w:sz w:val="14"/>
                <w:szCs w:val="14"/>
              </w:rPr>
              <w:t>C1-262609</w:t>
            </w:r>
          </w:p>
        </w:tc>
        <w:tc>
          <w:tcPr>
            <w:tcW w:w="1062" w:type="dxa"/>
          </w:tcPr>
          <w:p w14:paraId="2CFE27C6" w14:textId="6A8A744A" w:rsidR="00355CFF" w:rsidRPr="00355CFF" w:rsidRDefault="00355CFF" w:rsidP="00355CFF">
            <w:pPr>
              <w:rPr>
                <w:rFonts w:ascii="Arial" w:hAnsi="Arial" w:cs="Arial"/>
                <w:sz w:val="14"/>
                <w:szCs w:val="14"/>
              </w:rPr>
            </w:pPr>
          </w:p>
        </w:tc>
      </w:tr>
      <w:tr w:rsidR="00355CFF" w:rsidRPr="00355CFF" w14:paraId="63EB153B" w14:textId="77777777" w:rsidTr="00843441">
        <w:trPr>
          <w:trHeight w:val="20"/>
          <w:jc w:val="center"/>
        </w:trPr>
        <w:tc>
          <w:tcPr>
            <w:tcW w:w="1094" w:type="dxa"/>
          </w:tcPr>
          <w:p w14:paraId="55510E2A" w14:textId="3FD7908C" w:rsidR="00355CFF" w:rsidRPr="00355CFF" w:rsidRDefault="00C62C50" w:rsidP="00355CFF">
            <w:pPr>
              <w:rPr>
                <w:rFonts w:ascii="Arial" w:hAnsi="Arial" w:cs="Arial"/>
                <w:bCs/>
                <w:sz w:val="14"/>
                <w:szCs w:val="14"/>
              </w:rPr>
            </w:pPr>
            <w:hyperlink r:id="rId2102" w:history="1">
              <w:r>
                <w:rPr>
                  <w:rStyle w:val="Hyperlink"/>
                  <w:rFonts w:ascii="Arial" w:hAnsi="Arial" w:cs="Arial"/>
                  <w:sz w:val="14"/>
                  <w:szCs w:val="14"/>
                </w:rPr>
                <w:t>R1-2605192</w:t>
              </w:r>
            </w:hyperlink>
          </w:p>
        </w:tc>
        <w:tc>
          <w:tcPr>
            <w:tcW w:w="2646" w:type="dxa"/>
          </w:tcPr>
          <w:p w14:paraId="21994776" w14:textId="67FCEE1D" w:rsidR="00355CFF" w:rsidRPr="00355CFF" w:rsidRDefault="00355CFF" w:rsidP="00355CFF">
            <w:pPr>
              <w:rPr>
                <w:rFonts w:ascii="Arial" w:hAnsi="Arial" w:cs="Arial"/>
                <w:sz w:val="14"/>
                <w:szCs w:val="14"/>
              </w:rPr>
            </w:pPr>
            <w:r w:rsidRPr="00355CFF">
              <w:rPr>
                <w:rFonts w:ascii="Arial" w:hAnsi="Arial" w:cs="Arial"/>
                <w:sz w:val="14"/>
                <w:szCs w:val="14"/>
              </w:rPr>
              <w:t>LS on CN assigned subgroup ID for LP-WUS</w:t>
            </w:r>
          </w:p>
        </w:tc>
        <w:tc>
          <w:tcPr>
            <w:tcW w:w="1583" w:type="dxa"/>
          </w:tcPr>
          <w:p w14:paraId="10574A6B" w14:textId="55AE5122" w:rsidR="00355CFF" w:rsidRPr="00355CFF" w:rsidRDefault="00355CFF" w:rsidP="00355CFF">
            <w:pPr>
              <w:rPr>
                <w:rFonts w:ascii="Arial" w:hAnsi="Arial" w:cs="Arial"/>
                <w:sz w:val="14"/>
                <w:szCs w:val="14"/>
              </w:rPr>
            </w:pPr>
            <w:r w:rsidRPr="00355CFF">
              <w:rPr>
                <w:rFonts w:ascii="Arial" w:hAnsi="Arial" w:cs="Arial"/>
                <w:sz w:val="14"/>
                <w:szCs w:val="14"/>
              </w:rPr>
              <w:t>RAN2, Vodafone</w:t>
            </w:r>
          </w:p>
        </w:tc>
        <w:tc>
          <w:tcPr>
            <w:tcW w:w="909" w:type="dxa"/>
          </w:tcPr>
          <w:p w14:paraId="7FCEA875" w14:textId="5592C1D0" w:rsidR="00355CFF" w:rsidRPr="00355CFF" w:rsidRDefault="00355CFF" w:rsidP="00355CFF">
            <w:pPr>
              <w:rPr>
                <w:rFonts w:ascii="Arial" w:hAnsi="Arial" w:cs="Arial"/>
                <w:bCs/>
                <w:sz w:val="14"/>
                <w:szCs w:val="14"/>
              </w:rPr>
            </w:pPr>
            <w:r w:rsidRPr="00355CFF">
              <w:rPr>
                <w:rFonts w:ascii="Arial" w:hAnsi="Arial" w:cs="Arial"/>
                <w:sz w:val="14"/>
                <w:szCs w:val="14"/>
              </w:rPr>
              <w:t>Rel-19</w:t>
            </w:r>
          </w:p>
        </w:tc>
        <w:tc>
          <w:tcPr>
            <w:tcW w:w="2600" w:type="dxa"/>
          </w:tcPr>
          <w:p w14:paraId="36219C8C" w14:textId="4ECFE1FB" w:rsidR="00355CFF" w:rsidRPr="00355CFF" w:rsidRDefault="00355CFF" w:rsidP="00355CFF">
            <w:pPr>
              <w:rPr>
                <w:rFonts w:ascii="Arial" w:hAnsi="Arial" w:cs="Arial"/>
                <w:bCs/>
                <w:sz w:val="14"/>
                <w:szCs w:val="14"/>
              </w:rPr>
            </w:pPr>
            <w:r w:rsidRPr="00355CFF">
              <w:rPr>
                <w:rFonts w:ascii="Arial" w:hAnsi="Arial" w:cs="Arial"/>
                <w:sz w:val="14"/>
                <w:szCs w:val="14"/>
              </w:rPr>
              <w:t>NR_LPWUS-Core</w:t>
            </w:r>
          </w:p>
        </w:tc>
        <w:tc>
          <w:tcPr>
            <w:tcW w:w="1065" w:type="dxa"/>
          </w:tcPr>
          <w:p w14:paraId="427F6D11" w14:textId="29690091" w:rsidR="00355CFF" w:rsidRPr="00355CFF" w:rsidRDefault="00355CFF" w:rsidP="00355CFF">
            <w:pPr>
              <w:rPr>
                <w:rFonts w:ascii="Arial" w:hAnsi="Arial" w:cs="Arial"/>
                <w:sz w:val="14"/>
                <w:szCs w:val="14"/>
              </w:rPr>
            </w:pPr>
            <w:r w:rsidRPr="00355CFF">
              <w:rPr>
                <w:rFonts w:ascii="Arial" w:hAnsi="Arial" w:cs="Arial"/>
                <w:sz w:val="14"/>
                <w:szCs w:val="14"/>
              </w:rPr>
              <w:t>S2-2601719, S2-2600029</w:t>
            </w:r>
          </w:p>
        </w:tc>
        <w:tc>
          <w:tcPr>
            <w:tcW w:w="994" w:type="dxa"/>
          </w:tcPr>
          <w:p w14:paraId="2D880696" w14:textId="3C47927E" w:rsidR="00355CFF" w:rsidRPr="00355CFF" w:rsidRDefault="00355CFF" w:rsidP="00355CFF">
            <w:pPr>
              <w:rPr>
                <w:rFonts w:ascii="Arial" w:hAnsi="Arial" w:cs="Arial"/>
                <w:sz w:val="14"/>
                <w:szCs w:val="14"/>
              </w:rPr>
            </w:pPr>
            <w:r w:rsidRPr="00355CFF">
              <w:rPr>
                <w:rFonts w:ascii="Arial" w:hAnsi="Arial" w:cs="Arial"/>
                <w:sz w:val="14"/>
                <w:szCs w:val="14"/>
              </w:rPr>
              <w:t>SA2</w:t>
            </w:r>
          </w:p>
        </w:tc>
        <w:tc>
          <w:tcPr>
            <w:tcW w:w="994" w:type="dxa"/>
          </w:tcPr>
          <w:p w14:paraId="56716110" w14:textId="20CBC11E" w:rsidR="00355CFF" w:rsidRPr="00355CFF" w:rsidRDefault="00355CFF" w:rsidP="00355CFF">
            <w:pPr>
              <w:rPr>
                <w:rFonts w:ascii="Arial" w:hAnsi="Arial" w:cs="Arial"/>
                <w:sz w:val="14"/>
                <w:szCs w:val="14"/>
              </w:rPr>
            </w:pPr>
            <w:r w:rsidRPr="00355CFF">
              <w:rPr>
                <w:rFonts w:ascii="Arial" w:hAnsi="Arial" w:cs="Arial"/>
                <w:sz w:val="14"/>
                <w:szCs w:val="14"/>
              </w:rPr>
              <w:t>RAN1, RAN3, RAN, SA, SA5, CT1</w:t>
            </w:r>
          </w:p>
        </w:tc>
        <w:tc>
          <w:tcPr>
            <w:tcW w:w="1120" w:type="dxa"/>
          </w:tcPr>
          <w:p w14:paraId="56A581F8" w14:textId="43BC7177" w:rsidR="00355CFF" w:rsidRPr="00355CFF" w:rsidRDefault="00355CFF" w:rsidP="00355CFF">
            <w:pPr>
              <w:rPr>
                <w:rFonts w:ascii="Arial" w:hAnsi="Arial" w:cs="Arial"/>
                <w:sz w:val="14"/>
                <w:szCs w:val="14"/>
              </w:rPr>
            </w:pPr>
            <w:r w:rsidRPr="00355CFF">
              <w:rPr>
                <w:rFonts w:ascii="Arial" w:hAnsi="Arial" w:cs="Arial"/>
                <w:sz w:val="14"/>
                <w:szCs w:val="14"/>
              </w:rPr>
              <w:t>R2-2604258</w:t>
            </w:r>
          </w:p>
        </w:tc>
        <w:tc>
          <w:tcPr>
            <w:tcW w:w="1062" w:type="dxa"/>
          </w:tcPr>
          <w:p w14:paraId="2677FB29" w14:textId="771CC1B8" w:rsidR="00355CFF" w:rsidRPr="00355CFF" w:rsidRDefault="00355CFF" w:rsidP="00355CFF">
            <w:pPr>
              <w:rPr>
                <w:rFonts w:ascii="Arial" w:hAnsi="Arial" w:cs="Arial"/>
                <w:sz w:val="14"/>
                <w:szCs w:val="14"/>
              </w:rPr>
            </w:pPr>
          </w:p>
        </w:tc>
      </w:tr>
      <w:tr w:rsidR="00355CFF" w:rsidRPr="00355CFF" w14:paraId="54F6B383" w14:textId="77777777" w:rsidTr="00843441">
        <w:trPr>
          <w:trHeight w:val="20"/>
          <w:jc w:val="center"/>
        </w:trPr>
        <w:tc>
          <w:tcPr>
            <w:tcW w:w="1094" w:type="dxa"/>
          </w:tcPr>
          <w:p w14:paraId="4C9A6142" w14:textId="19C6FB3F" w:rsidR="00355CFF" w:rsidRPr="00355CFF" w:rsidRDefault="00C62C50" w:rsidP="00355CFF">
            <w:pPr>
              <w:rPr>
                <w:rFonts w:ascii="Arial" w:hAnsi="Arial" w:cs="Arial"/>
                <w:bCs/>
                <w:sz w:val="14"/>
                <w:szCs w:val="14"/>
              </w:rPr>
            </w:pPr>
            <w:hyperlink r:id="rId2103" w:history="1">
              <w:r>
                <w:rPr>
                  <w:rStyle w:val="Hyperlink"/>
                  <w:rFonts w:ascii="Arial" w:hAnsi="Arial" w:cs="Arial"/>
                  <w:sz w:val="14"/>
                  <w:szCs w:val="14"/>
                </w:rPr>
                <w:t>R1-2605193</w:t>
              </w:r>
            </w:hyperlink>
          </w:p>
        </w:tc>
        <w:tc>
          <w:tcPr>
            <w:tcW w:w="2646" w:type="dxa"/>
          </w:tcPr>
          <w:p w14:paraId="5991FF3C" w14:textId="6D47CDFC" w:rsidR="00355CFF" w:rsidRPr="00355CFF" w:rsidRDefault="00355CFF" w:rsidP="00355CFF">
            <w:pPr>
              <w:rPr>
                <w:rFonts w:ascii="Arial" w:hAnsi="Arial" w:cs="Arial"/>
                <w:sz w:val="14"/>
                <w:szCs w:val="14"/>
              </w:rPr>
            </w:pPr>
            <w:r w:rsidRPr="00355CFF">
              <w:rPr>
                <w:rFonts w:ascii="Arial" w:hAnsi="Arial" w:cs="Arial"/>
                <w:sz w:val="14"/>
                <w:szCs w:val="14"/>
              </w:rPr>
              <w:t>Reply LS on SA5 LS with questions on pairing ID handling for two-sided models</w:t>
            </w:r>
          </w:p>
        </w:tc>
        <w:tc>
          <w:tcPr>
            <w:tcW w:w="1583" w:type="dxa"/>
          </w:tcPr>
          <w:p w14:paraId="50F98DF7" w14:textId="1B6B6689" w:rsidR="00355CFF" w:rsidRPr="00355CFF" w:rsidRDefault="00355CFF" w:rsidP="00355CFF">
            <w:pPr>
              <w:rPr>
                <w:rFonts w:ascii="Arial" w:hAnsi="Arial" w:cs="Arial"/>
                <w:sz w:val="14"/>
                <w:szCs w:val="14"/>
              </w:rPr>
            </w:pPr>
            <w:r w:rsidRPr="00355CFF">
              <w:rPr>
                <w:rFonts w:ascii="Arial" w:hAnsi="Arial" w:cs="Arial"/>
                <w:sz w:val="14"/>
                <w:szCs w:val="14"/>
              </w:rPr>
              <w:t>RAN2, NEC</w:t>
            </w:r>
          </w:p>
        </w:tc>
        <w:tc>
          <w:tcPr>
            <w:tcW w:w="909" w:type="dxa"/>
          </w:tcPr>
          <w:p w14:paraId="10C82F86" w14:textId="7A221EF4"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6AD3E5A5" w14:textId="181D26FD" w:rsidR="00355CFF" w:rsidRPr="00355CFF" w:rsidRDefault="00355CFF" w:rsidP="00355CFF">
            <w:pPr>
              <w:rPr>
                <w:rFonts w:ascii="Arial" w:hAnsi="Arial" w:cs="Arial"/>
                <w:bCs/>
                <w:sz w:val="14"/>
                <w:szCs w:val="14"/>
              </w:rPr>
            </w:pPr>
            <w:r w:rsidRPr="00355CFF">
              <w:rPr>
                <w:rFonts w:ascii="Arial" w:hAnsi="Arial" w:cs="Arial"/>
                <w:sz w:val="14"/>
                <w:szCs w:val="14"/>
              </w:rPr>
              <w:t>FS_AIML_MGT_Ph3, NR_AIML_air_Ph2-Core</w:t>
            </w:r>
          </w:p>
        </w:tc>
        <w:tc>
          <w:tcPr>
            <w:tcW w:w="1065" w:type="dxa"/>
          </w:tcPr>
          <w:p w14:paraId="5E1DCD19" w14:textId="2F59CCB4" w:rsidR="00355CFF" w:rsidRPr="00355CFF" w:rsidRDefault="00355CFF" w:rsidP="00355CFF">
            <w:pPr>
              <w:rPr>
                <w:rFonts w:ascii="Arial" w:hAnsi="Arial" w:cs="Arial"/>
                <w:sz w:val="14"/>
                <w:szCs w:val="14"/>
              </w:rPr>
            </w:pPr>
            <w:r w:rsidRPr="00355CFF">
              <w:rPr>
                <w:rFonts w:ascii="Arial" w:hAnsi="Arial" w:cs="Arial"/>
                <w:sz w:val="14"/>
                <w:szCs w:val="14"/>
              </w:rPr>
              <w:t>S5-261831</w:t>
            </w:r>
          </w:p>
        </w:tc>
        <w:tc>
          <w:tcPr>
            <w:tcW w:w="994" w:type="dxa"/>
          </w:tcPr>
          <w:p w14:paraId="38521020" w14:textId="230EF381" w:rsidR="00355CFF" w:rsidRPr="00355CFF" w:rsidRDefault="00355CFF" w:rsidP="00355CFF">
            <w:pPr>
              <w:rPr>
                <w:rFonts w:ascii="Arial" w:hAnsi="Arial" w:cs="Arial"/>
                <w:sz w:val="14"/>
                <w:szCs w:val="14"/>
              </w:rPr>
            </w:pPr>
            <w:r w:rsidRPr="00355CFF">
              <w:rPr>
                <w:rFonts w:ascii="Arial" w:hAnsi="Arial" w:cs="Arial"/>
                <w:sz w:val="14"/>
                <w:szCs w:val="14"/>
              </w:rPr>
              <w:t>SA5</w:t>
            </w:r>
          </w:p>
        </w:tc>
        <w:tc>
          <w:tcPr>
            <w:tcW w:w="994" w:type="dxa"/>
          </w:tcPr>
          <w:p w14:paraId="3F415F83" w14:textId="0FA054BD" w:rsidR="00355CFF" w:rsidRPr="00355CFF" w:rsidRDefault="00355CFF" w:rsidP="00355CFF">
            <w:pPr>
              <w:rPr>
                <w:rFonts w:ascii="Arial" w:hAnsi="Arial" w:cs="Arial"/>
                <w:sz w:val="14"/>
                <w:szCs w:val="14"/>
              </w:rPr>
            </w:pPr>
            <w:r w:rsidRPr="00355CFF">
              <w:rPr>
                <w:rFonts w:ascii="Arial" w:hAnsi="Arial" w:cs="Arial"/>
                <w:sz w:val="14"/>
                <w:szCs w:val="14"/>
              </w:rPr>
              <w:t>RAN1, RAN3, RAN4</w:t>
            </w:r>
          </w:p>
        </w:tc>
        <w:tc>
          <w:tcPr>
            <w:tcW w:w="1120" w:type="dxa"/>
          </w:tcPr>
          <w:p w14:paraId="49F9EDCB" w14:textId="14DF84F8" w:rsidR="00355CFF" w:rsidRPr="00355CFF" w:rsidRDefault="00355CFF" w:rsidP="00355CFF">
            <w:pPr>
              <w:rPr>
                <w:rFonts w:ascii="Arial" w:hAnsi="Arial" w:cs="Arial"/>
                <w:sz w:val="14"/>
                <w:szCs w:val="14"/>
              </w:rPr>
            </w:pPr>
            <w:r w:rsidRPr="00355CFF">
              <w:rPr>
                <w:rFonts w:ascii="Arial" w:hAnsi="Arial" w:cs="Arial"/>
                <w:sz w:val="14"/>
                <w:szCs w:val="14"/>
              </w:rPr>
              <w:t>R2-2604414</w:t>
            </w:r>
          </w:p>
        </w:tc>
        <w:tc>
          <w:tcPr>
            <w:tcW w:w="1062" w:type="dxa"/>
          </w:tcPr>
          <w:p w14:paraId="14247059" w14:textId="7B8CF8C8" w:rsidR="00355CFF" w:rsidRPr="00355CFF" w:rsidRDefault="00355CFF" w:rsidP="00355CFF">
            <w:pPr>
              <w:rPr>
                <w:rFonts w:ascii="Arial" w:hAnsi="Arial" w:cs="Arial"/>
                <w:sz w:val="14"/>
                <w:szCs w:val="14"/>
              </w:rPr>
            </w:pPr>
          </w:p>
        </w:tc>
      </w:tr>
      <w:tr w:rsidR="00355CFF" w:rsidRPr="00355CFF" w14:paraId="5E8B6C9E" w14:textId="77777777" w:rsidTr="00843441">
        <w:trPr>
          <w:trHeight w:val="20"/>
          <w:jc w:val="center"/>
        </w:trPr>
        <w:tc>
          <w:tcPr>
            <w:tcW w:w="1094" w:type="dxa"/>
          </w:tcPr>
          <w:p w14:paraId="175196BD" w14:textId="03F51159" w:rsidR="00355CFF" w:rsidRPr="00355CFF" w:rsidRDefault="00C62C50" w:rsidP="00355CFF">
            <w:pPr>
              <w:rPr>
                <w:rFonts w:ascii="Arial" w:hAnsi="Arial" w:cs="Arial"/>
                <w:bCs/>
                <w:sz w:val="14"/>
                <w:szCs w:val="14"/>
              </w:rPr>
            </w:pPr>
            <w:hyperlink r:id="rId2104" w:history="1">
              <w:r>
                <w:rPr>
                  <w:rStyle w:val="Hyperlink"/>
                  <w:rFonts w:ascii="Arial" w:hAnsi="Arial" w:cs="Arial"/>
                  <w:sz w:val="14"/>
                  <w:szCs w:val="14"/>
                </w:rPr>
                <w:t>R1-2605194</w:t>
              </w:r>
            </w:hyperlink>
          </w:p>
        </w:tc>
        <w:tc>
          <w:tcPr>
            <w:tcW w:w="2646" w:type="dxa"/>
          </w:tcPr>
          <w:p w14:paraId="30108496" w14:textId="76B63B9F" w:rsidR="00355CFF" w:rsidRPr="00355CFF" w:rsidRDefault="00355CFF" w:rsidP="00355CFF">
            <w:pPr>
              <w:rPr>
                <w:rFonts w:ascii="Arial" w:hAnsi="Arial" w:cs="Arial"/>
                <w:sz w:val="14"/>
                <w:szCs w:val="14"/>
              </w:rPr>
            </w:pPr>
            <w:r w:rsidRPr="00355CFF">
              <w:rPr>
                <w:rFonts w:ascii="Arial" w:hAnsi="Arial" w:cs="Arial"/>
                <w:sz w:val="14"/>
                <w:szCs w:val="14"/>
              </w:rPr>
              <w:t>LS on Rel-19 RAN4 UE feature list for NR</w:t>
            </w:r>
          </w:p>
        </w:tc>
        <w:tc>
          <w:tcPr>
            <w:tcW w:w="1583" w:type="dxa"/>
          </w:tcPr>
          <w:p w14:paraId="04BB439D" w14:textId="02495FCE" w:rsidR="00355CFF" w:rsidRPr="00355CFF" w:rsidRDefault="00355CFF" w:rsidP="00355CFF">
            <w:pPr>
              <w:rPr>
                <w:rFonts w:ascii="Arial" w:hAnsi="Arial" w:cs="Arial"/>
                <w:sz w:val="14"/>
                <w:szCs w:val="14"/>
              </w:rPr>
            </w:pPr>
            <w:r w:rsidRPr="00355CFF">
              <w:rPr>
                <w:rFonts w:ascii="Arial" w:hAnsi="Arial" w:cs="Arial"/>
                <w:sz w:val="14"/>
                <w:szCs w:val="14"/>
              </w:rPr>
              <w:t>RAN4, CMCC</w:t>
            </w:r>
          </w:p>
        </w:tc>
        <w:tc>
          <w:tcPr>
            <w:tcW w:w="909" w:type="dxa"/>
          </w:tcPr>
          <w:p w14:paraId="1F1D9EB3" w14:textId="0A0A610B" w:rsidR="00355CFF" w:rsidRPr="00355CFF" w:rsidRDefault="00355CFF" w:rsidP="00355CFF">
            <w:pPr>
              <w:rPr>
                <w:rFonts w:ascii="Arial" w:hAnsi="Arial" w:cs="Arial"/>
                <w:bCs/>
                <w:sz w:val="14"/>
                <w:szCs w:val="14"/>
              </w:rPr>
            </w:pPr>
            <w:r w:rsidRPr="00355CFF">
              <w:rPr>
                <w:rFonts w:ascii="Arial" w:hAnsi="Arial" w:cs="Arial"/>
                <w:sz w:val="14"/>
                <w:szCs w:val="14"/>
              </w:rPr>
              <w:t>Rel-19</w:t>
            </w:r>
          </w:p>
        </w:tc>
        <w:tc>
          <w:tcPr>
            <w:tcW w:w="2600" w:type="dxa"/>
          </w:tcPr>
          <w:p w14:paraId="4E5E0980" w14:textId="316D725B" w:rsidR="00355CFF" w:rsidRPr="00355CFF" w:rsidRDefault="00355CFF" w:rsidP="00355CFF">
            <w:pPr>
              <w:rPr>
                <w:rFonts w:ascii="Arial" w:hAnsi="Arial" w:cs="Arial"/>
                <w:bCs/>
                <w:sz w:val="14"/>
                <w:szCs w:val="14"/>
              </w:rPr>
            </w:pPr>
            <w:r w:rsidRPr="00355CFF">
              <w:rPr>
                <w:rFonts w:ascii="Arial" w:hAnsi="Arial" w:cs="Arial"/>
                <w:sz w:val="14"/>
                <w:szCs w:val="14"/>
              </w:rPr>
              <w:t xml:space="preserve">NR_ENDC_RF_Ph4, NonCol_intraB_ENDC_NR_CA_Ph2, </w:t>
            </w:r>
            <w:proofErr w:type="spellStart"/>
            <w:r w:rsidRPr="00355CFF">
              <w:rPr>
                <w:rFonts w:ascii="Arial" w:hAnsi="Arial" w:cs="Arial"/>
                <w:sz w:val="14"/>
                <w:szCs w:val="14"/>
              </w:rPr>
              <w:t>NR_ATG_enh</w:t>
            </w:r>
            <w:proofErr w:type="spellEnd"/>
            <w:r w:rsidRPr="00355CFF">
              <w:rPr>
                <w:rFonts w:ascii="Arial" w:hAnsi="Arial" w:cs="Arial"/>
                <w:sz w:val="14"/>
                <w:szCs w:val="14"/>
              </w:rPr>
              <w:t xml:space="preserve">, NR_RRM_Ph5, </w:t>
            </w:r>
            <w:proofErr w:type="spellStart"/>
            <w:r w:rsidRPr="00355CFF">
              <w:rPr>
                <w:rFonts w:ascii="Arial" w:hAnsi="Arial" w:cs="Arial"/>
                <w:sz w:val="14"/>
                <w:szCs w:val="14"/>
              </w:rPr>
              <w:t>Netw_Energy_NR_enh</w:t>
            </w:r>
            <w:proofErr w:type="spellEnd"/>
            <w:r w:rsidRPr="00355CFF">
              <w:rPr>
                <w:rFonts w:ascii="Arial" w:hAnsi="Arial" w:cs="Arial"/>
                <w:sz w:val="14"/>
                <w:szCs w:val="14"/>
              </w:rPr>
              <w:t xml:space="preserve">, NR_LPWUS, NR_Mob_Ph4, NR_XR_Ph3, NR_FR1_lessthan_5MHz_BW_Ph2, </w:t>
            </w:r>
            <w:proofErr w:type="spellStart"/>
            <w:r w:rsidRPr="00355CFF">
              <w:rPr>
                <w:rFonts w:ascii="Arial" w:hAnsi="Arial" w:cs="Arial"/>
                <w:sz w:val="14"/>
                <w:szCs w:val="14"/>
              </w:rPr>
              <w:t>NR_LBCA_Sw</w:t>
            </w:r>
            <w:proofErr w:type="spellEnd"/>
            <w:r w:rsidRPr="00355CFF">
              <w:rPr>
                <w:rFonts w:ascii="Arial" w:hAnsi="Arial" w:cs="Arial"/>
                <w:sz w:val="14"/>
                <w:szCs w:val="14"/>
              </w:rPr>
              <w:t xml:space="preserve">, NR_FR1_7MHz_BW, </w:t>
            </w:r>
            <w:proofErr w:type="spellStart"/>
            <w:r w:rsidRPr="00355CFF">
              <w:rPr>
                <w:rFonts w:ascii="Arial" w:hAnsi="Arial" w:cs="Arial"/>
                <w:sz w:val="14"/>
                <w:szCs w:val="14"/>
              </w:rPr>
              <w:t>NR_IoT_NTN_req_test_enh</w:t>
            </w:r>
            <w:proofErr w:type="spellEnd"/>
            <w:r w:rsidRPr="00355CFF">
              <w:rPr>
                <w:rFonts w:ascii="Arial" w:hAnsi="Arial" w:cs="Arial"/>
                <w:sz w:val="14"/>
                <w:szCs w:val="14"/>
              </w:rPr>
              <w:t xml:space="preserve">, </w:t>
            </w:r>
            <w:proofErr w:type="spellStart"/>
            <w:r w:rsidRPr="00355CFF">
              <w:rPr>
                <w:rFonts w:ascii="Arial" w:hAnsi="Arial" w:cs="Arial"/>
                <w:sz w:val="14"/>
                <w:szCs w:val="14"/>
              </w:rPr>
              <w:t>NR_AIML_air</w:t>
            </w:r>
            <w:proofErr w:type="spellEnd"/>
            <w:r w:rsidRPr="00355CFF">
              <w:rPr>
                <w:rFonts w:ascii="Arial" w:hAnsi="Arial" w:cs="Arial"/>
                <w:sz w:val="14"/>
                <w:szCs w:val="14"/>
              </w:rPr>
              <w:t xml:space="preserve">, </w:t>
            </w:r>
            <w:proofErr w:type="spellStart"/>
            <w:r w:rsidRPr="00355CFF">
              <w:rPr>
                <w:rFonts w:ascii="Arial" w:hAnsi="Arial" w:cs="Arial"/>
                <w:sz w:val="14"/>
                <w:szCs w:val="14"/>
              </w:rPr>
              <w:t>NR_NTN_Ku_bands</w:t>
            </w:r>
            <w:proofErr w:type="spellEnd"/>
            <w:r w:rsidRPr="00355CFF">
              <w:rPr>
                <w:rFonts w:ascii="Arial" w:hAnsi="Arial" w:cs="Arial"/>
                <w:sz w:val="14"/>
                <w:szCs w:val="14"/>
              </w:rPr>
              <w:t>, NR_NTN_Ph3, NR_MIMO_Ph5</w:t>
            </w:r>
          </w:p>
        </w:tc>
        <w:tc>
          <w:tcPr>
            <w:tcW w:w="1065" w:type="dxa"/>
          </w:tcPr>
          <w:p w14:paraId="089F507D" w14:textId="505B1179" w:rsidR="00355CFF" w:rsidRPr="00355CFF" w:rsidRDefault="00355CFF" w:rsidP="00355CFF">
            <w:pPr>
              <w:rPr>
                <w:rFonts w:ascii="Arial" w:hAnsi="Arial" w:cs="Arial"/>
                <w:sz w:val="14"/>
                <w:szCs w:val="14"/>
              </w:rPr>
            </w:pPr>
          </w:p>
        </w:tc>
        <w:tc>
          <w:tcPr>
            <w:tcW w:w="994" w:type="dxa"/>
          </w:tcPr>
          <w:p w14:paraId="62DF8ED8" w14:textId="5DFCDB4F" w:rsidR="00355CFF" w:rsidRPr="00355CFF" w:rsidRDefault="00355CFF" w:rsidP="00355CFF">
            <w:pPr>
              <w:rPr>
                <w:rFonts w:ascii="Arial" w:hAnsi="Arial" w:cs="Arial"/>
                <w:sz w:val="14"/>
                <w:szCs w:val="14"/>
              </w:rPr>
            </w:pPr>
            <w:r w:rsidRPr="00355CFF">
              <w:rPr>
                <w:rFonts w:ascii="Arial" w:hAnsi="Arial" w:cs="Arial"/>
                <w:sz w:val="14"/>
                <w:szCs w:val="14"/>
              </w:rPr>
              <w:t>RAN2</w:t>
            </w:r>
          </w:p>
        </w:tc>
        <w:tc>
          <w:tcPr>
            <w:tcW w:w="994" w:type="dxa"/>
          </w:tcPr>
          <w:p w14:paraId="3577E097" w14:textId="48764EE6"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1120" w:type="dxa"/>
          </w:tcPr>
          <w:p w14:paraId="52EFDED1" w14:textId="7DBDA84A" w:rsidR="00355CFF" w:rsidRPr="00355CFF" w:rsidRDefault="00355CFF" w:rsidP="00355CFF">
            <w:pPr>
              <w:rPr>
                <w:rFonts w:ascii="Arial" w:hAnsi="Arial" w:cs="Arial"/>
                <w:sz w:val="14"/>
                <w:szCs w:val="14"/>
              </w:rPr>
            </w:pPr>
            <w:r w:rsidRPr="00355CFF">
              <w:rPr>
                <w:rFonts w:ascii="Arial" w:hAnsi="Arial" w:cs="Arial"/>
                <w:sz w:val="14"/>
                <w:szCs w:val="14"/>
              </w:rPr>
              <w:t>R4-2607345</w:t>
            </w:r>
          </w:p>
        </w:tc>
        <w:tc>
          <w:tcPr>
            <w:tcW w:w="1062" w:type="dxa"/>
          </w:tcPr>
          <w:p w14:paraId="5743C939" w14:textId="1247EA50" w:rsidR="00355CFF" w:rsidRPr="00355CFF" w:rsidRDefault="00355CFF" w:rsidP="00355CFF">
            <w:pPr>
              <w:rPr>
                <w:rFonts w:ascii="Arial" w:hAnsi="Arial" w:cs="Arial"/>
                <w:sz w:val="14"/>
                <w:szCs w:val="14"/>
              </w:rPr>
            </w:pPr>
          </w:p>
        </w:tc>
      </w:tr>
      <w:tr w:rsidR="00355CFF" w:rsidRPr="00355CFF" w14:paraId="56B1FE98" w14:textId="77777777" w:rsidTr="00843441">
        <w:trPr>
          <w:trHeight w:val="20"/>
          <w:jc w:val="center"/>
        </w:trPr>
        <w:tc>
          <w:tcPr>
            <w:tcW w:w="1094" w:type="dxa"/>
          </w:tcPr>
          <w:p w14:paraId="25D2CC3B" w14:textId="0D5A0128" w:rsidR="00355CFF" w:rsidRPr="00355CFF" w:rsidRDefault="00C62C50" w:rsidP="00355CFF">
            <w:pPr>
              <w:rPr>
                <w:rFonts w:ascii="Arial" w:hAnsi="Arial" w:cs="Arial"/>
                <w:bCs/>
                <w:sz w:val="14"/>
                <w:szCs w:val="14"/>
              </w:rPr>
            </w:pPr>
            <w:hyperlink r:id="rId2105" w:history="1">
              <w:r>
                <w:rPr>
                  <w:rStyle w:val="Hyperlink"/>
                  <w:rFonts w:ascii="Arial" w:hAnsi="Arial" w:cs="Arial"/>
                  <w:sz w:val="14"/>
                  <w:szCs w:val="14"/>
                </w:rPr>
                <w:t>R1-2605195</w:t>
              </w:r>
            </w:hyperlink>
          </w:p>
        </w:tc>
        <w:tc>
          <w:tcPr>
            <w:tcW w:w="2646" w:type="dxa"/>
          </w:tcPr>
          <w:p w14:paraId="22F1BD51" w14:textId="481A455D" w:rsidR="00355CFF" w:rsidRPr="00355CFF" w:rsidRDefault="00355CFF" w:rsidP="00355CFF">
            <w:pPr>
              <w:rPr>
                <w:rFonts w:ascii="Arial" w:hAnsi="Arial" w:cs="Arial"/>
                <w:sz w:val="14"/>
                <w:szCs w:val="14"/>
              </w:rPr>
            </w:pPr>
            <w:r w:rsidRPr="00355CFF">
              <w:rPr>
                <w:rFonts w:ascii="Arial" w:hAnsi="Arial" w:cs="Arial"/>
                <w:sz w:val="14"/>
                <w:szCs w:val="14"/>
              </w:rPr>
              <w:t>LS on (e)</w:t>
            </w:r>
            <w:proofErr w:type="spellStart"/>
            <w:r w:rsidRPr="00355CFF">
              <w:rPr>
                <w:rFonts w:ascii="Arial" w:hAnsi="Arial" w:cs="Arial"/>
                <w:sz w:val="14"/>
                <w:szCs w:val="14"/>
              </w:rPr>
              <w:t>RedCap</w:t>
            </w:r>
            <w:proofErr w:type="spellEnd"/>
            <w:r w:rsidRPr="00355CFF">
              <w:rPr>
                <w:rFonts w:ascii="Arial" w:hAnsi="Arial" w:cs="Arial"/>
                <w:sz w:val="14"/>
                <w:szCs w:val="14"/>
              </w:rPr>
              <w:t xml:space="preserve"> Less than 5 MHz FR1</w:t>
            </w:r>
          </w:p>
        </w:tc>
        <w:tc>
          <w:tcPr>
            <w:tcW w:w="1583" w:type="dxa"/>
          </w:tcPr>
          <w:p w14:paraId="2EF883A6" w14:textId="53ED00A1" w:rsidR="00355CFF" w:rsidRPr="00355CFF" w:rsidRDefault="00355CFF" w:rsidP="00355CFF">
            <w:pPr>
              <w:rPr>
                <w:rFonts w:ascii="Arial" w:hAnsi="Arial" w:cs="Arial"/>
                <w:sz w:val="14"/>
                <w:szCs w:val="14"/>
              </w:rPr>
            </w:pPr>
            <w:r w:rsidRPr="00355CFF">
              <w:rPr>
                <w:rFonts w:ascii="Arial" w:hAnsi="Arial" w:cs="Arial"/>
                <w:sz w:val="14"/>
                <w:szCs w:val="14"/>
              </w:rPr>
              <w:t>RAN4, Ericsson</w:t>
            </w:r>
          </w:p>
        </w:tc>
        <w:tc>
          <w:tcPr>
            <w:tcW w:w="909" w:type="dxa"/>
          </w:tcPr>
          <w:p w14:paraId="0EDF4C20" w14:textId="4B3993C6"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277832C8" w14:textId="4EC8DA9C" w:rsidR="00355CFF" w:rsidRPr="00355CFF" w:rsidRDefault="00355CFF" w:rsidP="00355CFF">
            <w:pPr>
              <w:rPr>
                <w:rFonts w:ascii="Arial" w:hAnsi="Arial" w:cs="Arial"/>
                <w:bCs/>
                <w:sz w:val="14"/>
                <w:szCs w:val="14"/>
              </w:rPr>
            </w:pPr>
            <w:r w:rsidRPr="00355CFF">
              <w:rPr>
                <w:rFonts w:ascii="Arial" w:hAnsi="Arial" w:cs="Arial"/>
                <w:sz w:val="14"/>
                <w:szCs w:val="14"/>
              </w:rPr>
              <w:t>NR_RRM_Ph6-Core</w:t>
            </w:r>
          </w:p>
        </w:tc>
        <w:tc>
          <w:tcPr>
            <w:tcW w:w="1065" w:type="dxa"/>
          </w:tcPr>
          <w:p w14:paraId="4940DD40" w14:textId="2ED8374E" w:rsidR="00355CFF" w:rsidRPr="00355CFF" w:rsidRDefault="00355CFF" w:rsidP="00355CFF">
            <w:pPr>
              <w:rPr>
                <w:rFonts w:ascii="Arial" w:hAnsi="Arial" w:cs="Arial"/>
                <w:sz w:val="14"/>
                <w:szCs w:val="14"/>
              </w:rPr>
            </w:pPr>
          </w:p>
        </w:tc>
        <w:tc>
          <w:tcPr>
            <w:tcW w:w="994" w:type="dxa"/>
          </w:tcPr>
          <w:p w14:paraId="5874BBBC" w14:textId="6FEE1DCF" w:rsidR="00355CFF" w:rsidRPr="00355CFF" w:rsidRDefault="00355CFF" w:rsidP="00355CFF">
            <w:pPr>
              <w:rPr>
                <w:rFonts w:ascii="Arial" w:hAnsi="Arial" w:cs="Arial"/>
                <w:sz w:val="14"/>
                <w:szCs w:val="14"/>
              </w:rPr>
            </w:pPr>
            <w:r w:rsidRPr="00355CFF">
              <w:rPr>
                <w:rFonts w:ascii="Arial" w:hAnsi="Arial" w:cs="Arial"/>
                <w:sz w:val="14"/>
                <w:szCs w:val="14"/>
              </w:rPr>
              <w:t>RAN2</w:t>
            </w:r>
          </w:p>
        </w:tc>
        <w:tc>
          <w:tcPr>
            <w:tcW w:w="994" w:type="dxa"/>
          </w:tcPr>
          <w:p w14:paraId="1153132F" w14:textId="1CFA8304"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1120" w:type="dxa"/>
          </w:tcPr>
          <w:p w14:paraId="3B13BD87" w14:textId="5180EAD2" w:rsidR="00355CFF" w:rsidRPr="00355CFF" w:rsidRDefault="00355CFF" w:rsidP="00355CFF">
            <w:pPr>
              <w:rPr>
                <w:rFonts w:ascii="Arial" w:hAnsi="Arial" w:cs="Arial"/>
                <w:sz w:val="14"/>
                <w:szCs w:val="14"/>
              </w:rPr>
            </w:pPr>
            <w:r w:rsidRPr="00355CFF">
              <w:rPr>
                <w:rFonts w:ascii="Arial" w:hAnsi="Arial" w:cs="Arial"/>
                <w:sz w:val="14"/>
                <w:szCs w:val="14"/>
              </w:rPr>
              <w:t>R4-2607521</w:t>
            </w:r>
          </w:p>
        </w:tc>
        <w:tc>
          <w:tcPr>
            <w:tcW w:w="1062" w:type="dxa"/>
          </w:tcPr>
          <w:p w14:paraId="7F5ABA82" w14:textId="27C3C34C" w:rsidR="00355CFF" w:rsidRPr="00355CFF" w:rsidRDefault="00355CFF" w:rsidP="00355CFF">
            <w:pPr>
              <w:rPr>
                <w:rFonts w:ascii="Arial" w:hAnsi="Arial" w:cs="Arial"/>
                <w:sz w:val="14"/>
                <w:szCs w:val="14"/>
              </w:rPr>
            </w:pPr>
          </w:p>
        </w:tc>
      </w:tr>
      <w:tr w:rsidR="00355CFF" w:rsidRPr="00355CFF" w14:paraId="1BB00270" w14:textId="77777777" w:rsidTr="00843441">
        <w:trPr>
          <w:trHeight w:val="20"/>
          <w:jc w:val="center"/>
        </w:trPr>
        <w:tc>
          <w:tcPr>
            <w:tcW w:w="1094" w:type="dxa"/>
          </w:tcPr>
          <w:p w14:paraId="0580E051" w14:textId="6A621C1C" w:rsidR="00355CFF" w:rsidRPr="00355CFF" w:rsidRDefault="00C62C50" w:rsidP="00355CFF">
            <w:pPr>
              <w:rPr>
                <w:rFonts w:ascii="Arial" w:hAnsi="Arial" w:cs="Arial"/>
                <w:bCs/>
                <w:sz w:val="14"/>
                <w:szCs w:val="14"/>
              </w:rPr>
            </w:pPr>
            <w:hyperlink r:id="rId2106" w:history="1">
              <w:r>
                <w:rPr>
                  <w:rStyle w:val="Hyperlink"/>
                  <w:rFonts w:ascii="Arial" w:hAnsi="Arial" w:cs="Arial"/>
                  <w:sz w:val="14"/>
                  <w:szCs w:val="14"/>
                </w:rPr>
                <w:t>R1-2605196</w:t>
              </w:r>
            </w:hyperlink>
          </w:p>
        </w:tc>
        <w:tc>
          <w:tcPr>
            <w:tcW w:w="2646" w:type="dxa"/>
          </w:tcPr>
          <w:p w14:paraId="3C2A47C3" w14:textId="32E3CB57" w:rsidR="00355CFF" w:rsidRPr="00355CFF" w:rsidRDefault="00355CFF" w:rsidP="00355CFF">
            <w:pPr>
              <w:rPr>
                <w:rFonts w:ascii="Arial" w:hAnsi="Arial" w:cs="Arial"/>
                <w:sz w:val="14"/>
                <w:szCs w:val="14"/>
              </w:rPr>
            </w:pPr>
            <w:r w:rsidRPr="00355CFF">
              <w:rPr>
                <w:rFonts w:ascii="Arial" w:hAnsi="Arial" w:cs="Arial"/>
                <w:sz w:val="14"/>
                <w:szCs w:val="14"/>
              </w:rPr>
              <w:t>LS on security for sensing measurement reporting in Rel-20 ISAC</w:t>
            </w:r>
          </w:p>
        </w:tc>
        <w:tc>
          <w:tcPr>
            <w:tcW w:w="1583" w:type="dxa"/>
          </w:tcPr>
          <w:p w14:paraId="3D0FD07E" w14:textId="463E136E" w:rsidR="00355CFF" w:rsidRPr="00355CFF" w:rsidRDefault="00355CFF" w:rsidP="00355CFF">
            <w:pPr>
              <w:rPr>
                <w:rFonts w:ascii="Arial" w:hAnsi="Arial" w:cs="Arial"/>
                <w:sz w:val="14"/>
                <w:szCs w:val="14"/>
              </w:rPr>
            </w:pPr>
            <w:r w:rsidRPr="00355CFF">
              <w:rPr>
                <w:rFonts w:ascii="Arial" w:hAnsi="Arial" w:cs="Arial"/>
                <w:sz w:val="14"/>
                <w:szCs w:val="14"/>
              </w:rPr>
              <w:t>TSG RAN</w:t>
            </w:r>
          </w:p>
        </w:tc>
        <w:tc>
          <w:tcPr>
            <w:tcW w:w="909" w:type="dxa"/>
          </w:tcPr>
          <w:p w14:paraId="22BE44A5" w14:textId="7AE6F648" w:rsidR="00355CFF" w:rsidRPr="00355CFF" w:rsidRDefault="00355CFF" w:rsidP="00355CFF">
            <w:pPr>
              <w:rPr>
                <w:rFonts w:ascii="Arial" w:hAnsi="Arial" w:cs="Arial"/>
                <w:bCs/>
                <w:sz w:val="14"/>
                <w:szCs w:val="14"/>
              </w:rPr>
            </w:pPr>
            <w:r w:rsidRPr="00355CFF">
              <w:rPr>
                <w:rFonts w:ascii="Arial" w:hAnsi="Arial" w:cs="Arial"/>
                <w:sz w:val="14"/>
                <w:szCs w:val="14"/>
              </w:rPr>
              <w:t>Rel-20</w:t>
            </w:r>
          </w:p>
        </w:tc>
        <w:tc>
          <w:tcPr>
            <w:tcW w:w="2600" w:type="dxa"/>
          </w:tcPr>
          <w:p w14:paraId="785C43BB" w14:textId="0A776C71" w:rsidR="00355CFF" w:rsidRPr="00355CFF" w:rsidRDefault="00355CFF" w:rsidP="00355CFF">
            <w:pPr>
              <w:rPr>
                <w:rFonts w:ascii="Arial" w:hAnsi="Arial" w:cs="Arial"/>
                <w:bCs/>
                <w:sz w:val="14"/>
                <w:szCs w:val="14"/>
              </w:rPr>
            </w:pPr>
            <w:proofErr w:type="spellStart"/>
            <w:r w:rsidRPr="00355CFF">
              <w:rPr>
                <w:rFonts w:ascii="Arial" w:hAnsi="Arial" w:cs="Arial"/>
                <w:sz w:val="14"/>
                <w:szCs w:val="14"/>
              </w:rPr>
              <w:t>FS_Sensing_NR_bis</w:t>
            </w:r>
            <w:proofErr w:type="spellEnd"/>
          </w:p>
        </w:tc>
        <w:tc>
          <w:tcPr>
            <w:tcW w:w="1065" w:type="dxa"/>
          </w:tcPr>
          <w:p w14:paraId="069F5C51" w14:textId="09932E09" w:rsidR="00355CFF" w:rsidRPr="00355CFF" w:rsidRDefault="00355CFF" w:rsidP="00355CFF">
            <w:pPr>
              <w:rPr>
                <w:rFonts w:ascii="Arial" w:hAnsi="Arial" w:cs="Arial"/>
                <w:sz w:val="14"/>
                <w:szCs w:val="14"/>
              </w:rPr>
            </w:pPr>
          </w:p>
        </w:tc>
        <w:tc>
          <w:tcPr>
            <w:tcW w:w="994" w:type="dxa"/>
          </w:tcPr>
          <w:p w14:paraId="2AA53AD0" w14:textId="59BD673C" w:rsidR="00355CFF" w:rsidRPr="00355CFF" w:rsidRDefault="00355CFF" w:rsidP="00355CFF">
            <w:pPr>
              <w:rPr>
                <w:rFonts w:ascii="Arial" w:hAnsi="Arial" w:cs="Arial"/>
                <w:sz w:val="14"/>
                <w:szCs w:val="14"/>
              </w:rPr>
            </w:pPr>
            <w:r w:rsidRPr="00355CFF">
              <w:rPr>
                <w:rFonts w:ascii="Arial" w:hAnsi="Arial" w:cs="Arial"/>
                <w:sz w:val="14"/>
                <w:szCs w:val="14"/>
              </w:rPr>
              <w:t>SA3</w:t>
            </w:r>
          </w:p>
        </w:tc>
        <w:tc>
          <w:tcPr>
            <w:tcW w:w="994" w:type="dxa"/>
          </w:tcPr>
          <w:p w14:paraId="1FCDF78F" w14:textId="522E46AE" w:rsidR="00355CFF" w:rsidRPr="00355CFF" w:rsidRDefault="00355CFF" w:rsidP="00355CFF">
            <w:pPr>
              <w:rPr>
                <w:rFonts w:ascii="Arial" w:hAnsi="Arial" w:cs="Arial"/>
                <w:sz w:val="14"/>
                <w:szCs w:val="14"/>
              </w:rPr>
            </w:pPr>
            <w:r w:rsidRPr="00355CFF">
              <w:rPr>
                <w:rFonts w:ascii="Arial" w:hAnsi="Arial" w:cs="Arial"/>
                <w:sz w:val="14"/>
                <w:szCs w:val="14"/>
              </w:rPr>
              <w:t>RAN1, RAN3, SA2</w:t>
            </w:r>
          </w:p>
        </w:tc>
        <w:tc>
          <w:tcPr>
            <w:tcW w:w="1120" w:type="dxa"/>
          </w:tcPr>
          <w:p w14:paraId="3B9EF30E" w14:textId="545A71E7" w:rsidR="00355CFF" w:rsidRPr="00355CFF" w:rsidRDefault="00355CFF" w:rsidP="00355CFF">
            <w:pPr>
              <w:rPr>
                <w:rFonts w:ascii="Arial" w:hAnsi="Arial" w:cs="Arial"/>
                <w:sz w:val="14"/>
                <w:szCs w:val="14"/>
              </w:rPr>
            </w:pPr>
            <w:r w:rsidRPr="00355CFF">
              <w:rPr>
                <w:rFonts w:ascii="Arial" w:hAnsi="Arial" w:cs="Arial"/>
                <w:sz w:val="14"/>
                <w:szCs w:val="14"/>
              </w:rPr>
              <w:t>RP-261538</w:t>
            </w:r>
          </w:p>
        </w:tc>
        <w:tc>
          <w:tcPr>
            <w:tcW w:w="1062" w:type="dxa"/>
          </w:tcPr>
          <w:p w14:paraId="5BDF2C36" w14:textId="78BF69C7" w:rsidR="00355CFF" w:rsidRPr="00355CFF" w:rsidRDefault="00355CFF" w:rsidP="00355CFF">
            <w:pPr>
              <w:rPr>
                <w:rFonts w:ascii="Arial" w:hAnsi="Arial" w:cs="Arial"/>
                <w:sz w:val="14"/>
                <w:szCs w:val="14"/>
              </w:rPr>
            </w:pPr>
          </w:p>
        </w:tc>
      </w:tr>
      <w:tr w:rsidR="00355CFF" w:rsidRPr="00355CFF" w14:paraId="62024C77" w14:textId="77777777" w:rsidTr="00843441">
        <w:trPr>
          <w:trHeight w:val="20"/>
          <w:jc w:val="center"/>
        </w:trPr>
        <w:tc>
          <w:tcPr>
            <w:tcW w:w="1094" w:type="dxa"/>
          </w:tcPr>
          <w:p w14:paraId="4A5A4EF7" w14:textId="0FB32326" w:rsidR="00355CFF" w:rsidRPr="00355CFF" w:rsidRDefault="00C62C50" w:rsidP="00355CFF">
            <w:pPr>
              <w:rPr>
                <w:rFonts w:ascii="Arial" w:hAnsi="Arial" w:cs="Arial"/>
                <w:sz w:val="14"/>
                <w:szCs w:val="14"/>
              </w:rPr>
            </w:pPr>
            <w:hyperlink r:id="rId2107" w:history="1">
              <w:r>
                <w:rPr>
                  <w:rStyle w:val="Hyperlink"/>
                  <w:rFonts w:ascii="Arial" w:hAnsi="Arial" w:cs="Arial"/>
                  <w:sz w:val="14"/>
                  <w:szCs w:val="14"/>
                </w:rPr>
                <w:t>R1-2605197</w:t>
              </w:r>
            </w:hyperlink>
          </w:p>
        </w:tc>
        <w:tc>
          <w:tcPr>
            <w:tcW w:w="2646" w:type="dxa"/>
          </w:tcPr>
          <w:p w14:paraId="05943020" w14:textId="67FC982D" w:rsidR="00355CFF" w:rsidRPr="00355CFF" w:rsidRDefault="00355CFF" w:rsidP="00355CFF">
            <w:pPr>
              <w:rPr>
                <w:rFonts w:ascii="Arial" w:hAnsi="Arial" w:cs="Arial"/>
                <w:sz w:val="14"/>
                <w:szCs w:val="14"/>
              </w:rPr>
            </w:pPr>
            <w:r w:rsidRPr="00355CFF">
              <w:rPr>
                <w:rFonts w:ascii="Arial" w:hAnsi="Arial" w:cs="Arial"/>
                <w:sz w:val="14"/>
                <w:szCs w:val="14"/>
              </w:rPr>
              <w:t>LS on 6G terminology</w:t>
            </w:r>
          </w:p>
        </w:tc>
        <w:tc>
          <w:tcPr>
            <w:tcW w:w="1583" w:type="dxa"/>
          </w:tcPr>
          <w:p w14:paraId="2106FFA9" w14:textId="567C45DE" w:rsidR="00355CFF" w:rsidRPr="00355CFF" w:rsidRDefault="00355CFF" w:rsidP="00355CFF">
            <w:pPr>
              <w:rPr>
                <w:rFonts w:ascii="Arial" w:hAnsi="Arial" w:cs="Arial"/>
                <w:sz w:val="14"/>
                <w:szCs w:val="14"/>
              </w:rPr>
            </w:pPr>
            <w:r w:rsidRPr="00355CFF">
              <w:rPr>
                <w:rFonts w:ascii="Arial" w:hAnsi="Arial" w:cs="Arial"/>
                <w:sz w:val="14"/>
                <w:szCs w:val="14"/>
              </w:rPr>
              <w:t>TSG SA</w:t>
            </w:r>
          </w:p>
        </w:tc>
        <w:tc>
          <w:tcPr>
            <w:tcW w:w="909" w:type="dxa"/>
          </w:tcPr>
          <w:p w14:paraId="248ACD8A" w14:textId="098322D1" w:rsidR="00355CFF" w:rsidRPr="00355CFF" w:rsidRDefault="00355CFF" w:rsidP="00355CFF">
            <w:pPr>
              <w:rPr>
                <w:rFonts w:ascii="Arial" w:hAnsi="Arial" w:cs="Arial"/>
                <w:sz w:val="14"/>
                <w:szCs w:val="14"/>
              </w:rPr>
            </w:pPr>
            <w:r w:rsidRPr="00355CFF">
              <w:rPr>
                <w:rFonts w:ascii="Arial" w:hAnsi="Arial" w:cs="Arial"/>
                <w:sz w:val="14"/>
                <w:szCs w:val="14"/>
              </w:rPr>
              <w:t>Rel-20</w:t>
            </w:r>
          </w:p>
        </w:tc>
        <w:tc>
          <w:tcPr>
            <w:tcW w:w="2600" w:type="dxa"/>
          </w:tcPr>
          <w:p w14:paraId="7BFBE41F" w14:textId="2287CF65" w:rsidR="00355CFF" w:rsidRPr="00355CFF" w:rsidRDefault="00355CFF" w:rsidP="00355CFF">
            <w:pPr>
              <w:rPr>
                <w:rFonts w:ascii="Arial" w:hAnsi="Arial" w:cs="Arial"/>
                <w:sz w:val="14"/>
                <w:szCs w:val="14"/>
              </w:rPr>
            </w:pPr>
            <w:r w:rsidRPr="00355CFF">
              <w:rPr>
                <w:rFonts w:ascii="Arial" w:hAnsi="Arial" w:cs="Arial"/>
                <w:sz w:val="14"/>
                <w:szCs w:val="14"/>
              </w:rPr>
              <w:t>FS_6G_Radio</w:t>
            </w:r>
          </w:p>
        </w:tc>
        <w:tc>
          <w:tcPr>
            <w:tcW w:w="1065" w:type="dxa"/>
          </w:tcPr>
          <w:p w14:paraId="096B73EC" w14:textId="3118BF6D" w:rsidR="00355CFF" w:rsidRPr="00355CFF" w:rsidRDefault="00355CFF" w:rsidP="00355CFF">
            <w:pPr>
              <w:rPr>
                <w:rFonts w:ascii="Arial" w:hAnsi="Arial" w:cs="Arial"/>
                <w:sz w:val="14"/>
                <w:szCs w:val="14"/>
              </w:rPr>
            </w:pPr>
          </w:p>
        </w:tc>
        <w:tc>
          <w:tcPr>
            <w:tcW w:w="994" w:type="dxa"/>
          </w:tcPr>
          <w:p w14:paraId="7A4AE58B" w14:textId="2CD08BF4" w:rsidR="00355CFF" w:rsidRPr="00355CFF" w:rsidRDefault="00355CFF" w:rsidP="00355CFF">
            <w:pPr>
              <w:rPr>
                <w:rFonts w:ascii="Arial" w:hAnsi="Arial" w:cs="Arial"/>
                <w:sz w:val="14"/>
                <w:szCs w:val="14"/>
              </w:rPr>
            </w:pPr>
            <w:r w:rsidRPr="00355CFF">
              <w:rPr>
                <w:rFonts w:ascii="Arial" w:hAnsi="Arial" w:cs="Arial"/>
                <w:sz w:val="14"/>
                <w:szCs w:val="14"/>
              </w:rPr>
              <w:t>TSG RAN, RAN1, RAN2, RAN3, RAN4, RAN5, TSG CT, CT1, CT3, CT4, CT6, SA1, SA2, SA3, SA4, SA5, SA6</w:t>
            </w:r>
          </w:p>
        </w:tc>
        <w:tc>
          <w:tcPr>
            <w:tcW w:w="994" w:type="dxa"/>
          </w:tcPr>
          <w:p w14:paraId="26550A45" w14:textId="625311E5" w:rsidR="00355CFF" w:rsidRPr="00355CFF" w:rsidRDefault="00355CFF" w:rsidP="00355CFF">
            <w:pPr>
              <w:rPr>
                <w:rFonts w:ascii="Arial" w:hAnsi="Arial" w:cs="Arial"/>
                <w:sz w:val="14"/>
                <w:szCs w:val="14"/>
              </w:rPr>
            </w:pPr>
          </w:p>
        </w:tc>
        <w:tc>
          <w:tcPr>
            <w:tcW w:w="1120" w:type="dxa"/>
          </w:tcPr>
          <w:p w14:paraId="2777CDD0" w14:textId="5795CBBB" w:rsidR="00355CFF" w:rsidRPr="00355CFF" w:rsidRDefault="00355CFF" w:rsidP="00355CFF">
            <w:pPr>
              <w:rPr>
                <w:rFonts w:ascii="Arial" w:hAnsi="Arial" w:cs="Arial"/>
                <w:sz w:val="14"/>
                <w:szCs w:val="14"/>
              </w:rPr>
            </w:pPr>
            <w:r w:rsidRPr="00355CFF">
              <w:rPr>
                <w:rFonts w:ascii="Arial" w:hAnsi="Arial" w:cs="Arial"/>
                <w:sz w:val="14"/>
                <w:szCs w:val="14"/>
              </w:rPr>
              <w:t>SP-260697</w:t>
            </w:r>
          </w:p>
        </w:tc>
        <w:tc>
          <w:tcPr>
            <w:tcW w:w="1062" w:type="dxa"/>
          </w:tcPr>
          <w:p w14:paraId="3A1F68BF" w14:textId="1BA7F9CB" w:rsidR="00355CFF" w:rsidRPr="00355CFF" w:rsidRDefault="00355CFF" w:rsidP="00355CFF">
            <w:pPr>
              <w:rPr>
                <w:rFonts w:ascii="Arial" w:hAnsi="Arial" w:cs="Arial"/>
                <w:sz w:val="14"/>
                <w:szCs w:val="14"/>
              </w:rPr>
            </w:pPr>
          </w:p>
        </w:tc>
      </w:tr>
      <w:tr w:rsidR="00355CFF" w:rsidRPr="00355CFF" w14:paraId="0BD0B45A" w14:textId="77777777" w:rsidTr="00843441">
        <w:trPr>
          <w:trHeight w:val="20"/>
          <w:jc w:val="center"/>
        </w:trPr>
        <w:tc>
          <w:tcPr>
            <w:tcW w:w="1094" w:type="dxa"/>
          </w:tcPr>
          <w:p w14:paraId="0D3C4C59" w14:textId="35C41AF1" w:rsidR="00355CFF" w:rsidRPr="00355CFF" w:rsidRDefault="00C62C50" w:rsidP="00355CFF">
            <w:pPr>
              <w:rPr>
                <w:rFonts w:ascii="Arial" w:hAnsi="Arial" w:cs="Arial"/>
                <w:sz w:val="14"/>
                <w:szCs w:val="14"/>
              </w:rPr>
            </w:pPr>
            <w:hyperlink r:id="rId2108" w:history="1">
              <w:r>
                <w:rPr>
                  <w:rStyle w:val="Hyperlink"/>
                  <w:rFonts w:ascii="Arial" w:hAnsi="Arial" w:cs="Arial"/>
                  <w:sz w:val="14"/>
                  <w:szCs w:val="14"/>
                </w:rPr>
                <w:t>R1-2605198</w:t>
              </w:r>
            </w:hyperlink>
          </w:p>
        </w:tc>
        <w:tc>
          <w:tcPr>
            <w:tcW w:w="2646" w:type="dxa"/>
          </w:tcPr>
          <w:p w14:paraId="5D49A103" w14:textId="6066F2CD" w:rsidR="00355CFF" w:rsidRPr="00355CFF" w:rsidRDefault="00355CFF" w:rsidP="00355CFF">
            <w:pPr>
              <w:rPr>
                <w:rFonts w:ascii="Arial" w:hAnsi="Arial" w:cs="Arial"/>
                <w:sz w:val="14"/>
                <w:szCs w:val="14"/>
              </w:rPr>
            </w:pPr>
            <w:r w:rsidRPr="00355CFF">
              <w:rPr>
                <w:rFonts w:ascii="Arial" w:hAnsi="Arial" w:cs="Arial"/>
                <w:sz w:val="14"/>
                <w:szCs w:val="14"/>
              </w:rPr>
              <w:t xml:space="preserve">LIAISON STATEMENT TO EXTERNAL ORGANIZATIONS  – REQUEST FOR INPUTS FOR THE </w:t>
            </w:r>
            <w:r w:rsidRPr="00355CFF">
              <w:rPr>
                <w:rFonts w:ascii="Arial" w:hAnsi="Arial" w:cs="Arial"/>
                <w:sz w:val="14"/>
                <w:szCs w:val="14"/>
              </w:rPr>
              <w:lastRenderedPageBreak/>
              <w:t>REVISION OF RECOMMENDATION ITU-R M.2009-2</w:t>
            </w:r>
          </w:p>
        </w:tc>
        <w:tc>
          <w:tcPr>
            <w:tcW w:w="1583" w:type="dxa"/>
          </w:tcPr>
          <w:p w14:paraId="6CB2D025" w14:textId="7891267E" w:rsidR="00355CFF" w:rsidRPr="00355CFF" w:rsidRDefault="00355CFF" w:rsidP="00355CFF">
            <w:pPr>
              <w:rPr>
                <w:rFonts w:ascii="Arial" w:hAnsi="Arial" w:cs="Arial"/>
                <w:sz w:val="14"/>
                <w:szCs w:val="14"/>
              </w:rPr>
            </w:pPr>
            <w:r w:rsidRPr="00355CFF">
              <w:rPr>
                <w:rFonts w:ascii="Arial" w:hAnsi="Arial" w:cs="Arial"/>
                <w:sz w:val="14"/>
                <w:szCs w:val="14"/>
              </w:rPr>
              <w:lastRenderedPageBreak/>
              <w:t>ITU-R WP 5A</w:t>
            </w:r>
          </w:p>
        </w:tc>
        <w:tc>
          <w:tcPr>
            <w:tcW w:w="909" w:type="dxa"/>
          </w:tcPr>
          <w:p w14:paraId="22E81667" w14:textId="1AFFDFDE" w:rsidR="00355CFF" w:rsidRPr="00355CFF" w:rsidRDefault="00355CFF" w:rsidP="00355CFF">
            <w:pPr>
              <w:rPr>
                <w:rFonts w:ascii="Arial" w:hAnsi="Arial" w:cs="Arial"/>
                <w:sz w:val="14"/>
                <w:szCs w:val="14"/>
              </w:rPr>
            </w:pPr>
          </w:p>
        </w:tc>
        <w:tc>
          <w:tcPr>
            <w:tcW w:w="2600" w:type="dxa"/>
          </w:tcPr>
          <w:p w14:paraId="3CB023BE" w14:textId="2B3E95A7" w:rsidR="00355CFF" w:rsidRPr="00355CFF" w:rsidRDefault="00355CFF" w:rsidP="00355CFF">
            <w:pPr>
              <w:rPr>
                <w:rFonts w:ascii="Arial" w:hAnsi="Arial" w:cs="Arial"/>
                <w:sz w:val="14"/>
                <w:szCs w:val="14"/>
              </w:rPr>
            </w:pPr>
          </w:p>
        </w:tc>
        <w:tc>
          <w:tcPr>
            <w:tcW w:w="1065" w:type="dxa"/>
          </w:tcPr>
          <w:p w14:paraId="4C57FDF3" w14:textId="3CD750AB" w:rsidR="00355CFF" w:rsidRPr="00355CFF" w:rsidRDefault="00355CFF" w:rsidP="00355CFF">
            <w:pPr>
              <w:rPr>
                <w:rFonts w:ascii="Arial" w:hAnsi="Arial" w:cs="Arial"/>
                <w:sz w:val="14"/>
                <w:szCs w:val="14"/>
              </w:rPr>
            </w:pPr>
          </w:p>
        </w:tc>
        <w:tc>
          <w:tcPr>
            <w:tcW w:w="994" w:type="dxa"/>
          </w:tcPr>
          <w:p w14:paraId="66B62985" w14:textId="28B5B8B3" w:rsidR="00355CFF" w:rsidRPr="00355CFF" w:rsidRDefault="00355CFF" w:rsidP="00355CFF">
            <w:pPr>
              <w:rPr>
                <w:rFonts w:ascii="Arial" w:hAnsi="Arial" w:cs="Arial"/>
                <w:sz w:val="14"/>
                <w:szCs w:val="14"/>
              </w:rPr>
            </w:pPr>
            <w:r w:rsidRPr="00355CFF">
              <w:rPr>
                <w:rFonts w:ascii="Arial" w:hAnsi="Arial" w:cs="Arial"/>
                <w:sz w:val="14"/>
                <w:szCs w:val="14"/>
              </w:rPr>
              <w:t>RAN1</w:t>
            </w:r>
          </w:p>
        </w:tc>
        <w:tc>
          <w:tcPr>
            <w:tcW w:w="994" w:type="dxa"/>
          </w:tcPr>
          <w:p w14:paraId="7563AFC6" w14:textId="0D5C8997" w:rsidR="00355CFF" w:rsidRPr="00355CFF" w:rsidRDefault="00355CFF" w:rsidP="00355CFF">
            <w:pPr>
              <w:rPr>
                <w:rFonts w:ascii="Arial" w:hAnsi="Arial" w:cs="Arial"/>
                <w:sz w:val="14"/>
                <w:szCs w:val="14"/>
              </w:rPr>
            </w:pPr>
          </w:p>
        </w:tc>
        <w:tc>
          <w:tcPr>
            <w:tcW w:w="1120" w:type="dxa"/>
          </w:tcPr>
          <w:p w14:paraId="0C5B44AE" w14:textId="5E7B76DA" w:rsidR="00355CFF" w:rsidRPr="00355CFF" w:rsidRDefault="00355CFF" w:rsidP="00355CFF">
            <w:pPr>
              <w:rPr>
                <w:rFonts w:ascii="Arial" w:hAnsi="Arial" w:cs="Arial"/>
                <w:sz w:val="14"/>
                <w:szCs w:val="14"/>
              </w:rPr>
            </w:pPr>
            <w:r w:rsidRPr="00355CFF">
              <w:rPr>
                <w:rFonts w:ascii="Arial" w:hAnsi="Arial" w:cs="Arial"/>
                <w:sz w:val="14"/>
                <w:szCs w:val="14"/>
              </w:rPr>
              <w:t>5A/TEMP/146</w:t>
            </w:r>
          </w:p>
        </w:tc>
        <w:tc>
          <w:tcPr>
            <w:tcW w:w="1062" w:type="dxa"/>
          </w:tcPr>
          <w:p w14:paraId="24668388" w14:textId="515301C1" w:rsidR="00355CFF" w:rsidRPr="00355CFF" w:rsidRDefault="00355CFF" w:rsidP="00355CFF">
            <w:pPr>
              <w:rPr>
                <w:rFonts w:ascii="Arial" w:hAnsi="Arial" w:cs="Arial"/>
                <w:sz w:val="14"/>
                <w:szCs w:val="14"/>
              </w:rPr>
            </w:pPr>
          </w:p>
        </w:tc>
      </w:tr>
      <w:tr w:rsidR="00355CFF" w:rsidRPr="00355CFF" w14:paraId="03289387" w14:textId="77777777" w:rsidTr="00843441">
        <w:trPr>
          <w:trHeight w:val="20"/>
          <w:jc w:val="center"/>
        </w:trPr>
        <w:tc>
          <w:tcPr>
            <w:tcW w:w="1094" w:type="dxa"/>
          </w:tcPr>
          <w:p w14:paraId="60A3A028" w14:textId="55C4360F" w:rsidR="00355CFF" w:rsidRPr="00355CFF" w:rsidRDefault="00C62C50" w:rsidP="00355CFF">
            <w:pPr>
              <w:rPr>
                <w:rFonts w:ascii="Arial" w:hAnsi="Arial" w:cs="Arial"/>
                <w:sz w:val="14"/>
                <w:szCs w:val="14"/>
              </w:rPr>
            </w:pPr>
            <w:hyperlink r:id="rId2109" w:history="1">
              <w:r>
                <w:rPr>
                  <w:rStyle w:val="Hyperlink"/>
                  <w:rFonts w:ascii="Arial" w:hAnsi="Arial" w:cs="Arial"/>
                  <w:sz w:val="14"/>
                  <w:szCs w:val="14"/>
                </w:rPr>
                <w:t>R1-2605200</w:t>
              </w:r>
            </w:hyperlink>
          </w:p>
        </w:tc>
        <w:tc>
          <w:tcPr>
            <w:tcW w:w="2646" w:type="dxa"/>
          </w:tcPr>
          <w:p w14:paraId="004418F8" w14:textId="687D975C" w:rsidR="00355CFF" w:rsidRPr="00355CFF" w:rsidRDefault="00355CFF" w:rsidP="00355CFF">
            <w:pPr>
              <w:rPr>
                <w:rFonts w:ascii="Arial" w:hAnsi="Arial" w:cs="Arial"/>
                <w:sz w:val="14"/>
                <w:szCs w:val="14"/>
              </w:rPr>
            </w:pPr>
            <w:r w:rsidRPr="00355CFF">
              <w:rPr>
                <w:rFonts w:ascii="Arial" w:hAnsi="Arial" w:cs="Arial"/>
                <w:sz w:val="14"/>
                <w:szCs w:val="14"/>
              </w:rPr>
              <w:t>reply to RAN LS on security for sensing measurement reporting in Rel-20 ISAC from TSG RAN</w:t>
            </w:r>
          </w:p>
        </w:tc>
        <w:tc>
          <w:tcPr>
            <w:tcW w:w="1583" w:type="dxa"/>
          </w:tcPr>
          <w:p w14:paraId="4F7E8DED" w14:textId="737EAF99" w:rsidR="00355CFF" w:rsidRPr="00355CFF" w:rsidRDefault="00355CFF" w:rsidP="00355CFF">
            <w:pPr>
              <w:rPr>
                <w:rFonts w:ascii="Arial" w:hAnsi="Arial" w:cs="Arial"/>
                <w:sz w:val="14"/>
                <w:szCs w:val="14"/>
              </w:rPr>
            </w:pPr>
            <w:r w:rsidRPr="00355CFF">
              <w:rPr>
                <w:rFonts w:ascii="Arial" w:hAnsi="Arial" w:cs="Arial"/>
                <w:sz w:val="14"/>
                <w:szCs w:val="14"/>
              </w:rPr>
              <w:t>ETSI MCC</w:t>
            </w:r>
          </w:p>
        </w:tc>
        <w:tc>
          <w:tcPr>
            <w:tcW w:w="909" w:type="dxa"/>
          </w:tcPr>
          <w:p w14:paraId="4517A0E7" w14:textId="06DB6CBE" w:rsidR="00355CFF" w:rsidRPr="00355CFF" w:rsidRDefault="00355CFF" w:rsidP="00355CFF">
            <w:pPr>
              <w:rPr>
                <w:rFonts w:ascii="Arial" w:hAnsi="Arial" w:cs="Arial"/>
                <w:sz w:val="14"/>
                <w:szCs w:val="14"/>
              </w:rPr>
            </w:pPr>
            <w:r w:rsidRPr="00355CFF">
              <w:rPr>
                <w:rFonts w:ascii="Arial" w:hAnsi="Arial" w:cs="Arial"/>
                <w:sz w:val="14"/>
                <w:szCs w:val="14"/>
              </w:rPr>
              <w:t>Rel-20</w:t>
            </w:r>
          </w:p>
        </w:tc>
        <w:tc>
          <w:tcPr>
            <w:tcW w:w="2600" w:type="dxa"/>
          </w:tcPr>
          <w:p w14:paraId="3684A40C" w14:textId="4F2C0CD7" w:rsidR="00355CFF" w:rsidRPr="00355CFF" w:rsidRDefault="00355CFF" w:rsidP="00355CFF">
            <w:pPr>
              <w:rPr>
                <w:rFonts w:ascii="Arial" w:hAnsi="Arial" w:cs="Arial"/>
                <w:sz w:val="14"/>
                <w:szCs w:val="14"/>
              </w:rPr>
            </w:pPr>
            <w:proofErr w:type="spellStart"/>
            <w:r w:rsidRPr="00355CFF">
              <w:rPr>
                <w:rFonts w:ascii="Arial" w:hAnsi="Arial" w:cs="Arial"/>
                <w:sz w:val="14"/>
                <w:szCs w:val="14"/>
              </w:rPr>
              <w:t>FS_Sensing_SEC</w:t>
            </w:r>
            <w:proofErr w:type="spellEnd"/>
          </w:p>
        </w:tc>
        <w:tc>
          <w:tcPr>
            <w:tcW w:w="1065" w:type="dxa"/>
          </w:tcPr>
          <w:p w14:paraId="199629F1" w14:textId="418B8281" w:rsidR="00355CFF" w:rsidRPr="00355CFF" w:rsidRDefault="00355CFF" w:rsidP="00355CFF">
            <w:pPr>
              <w:rPr>
                <w:rFonts w:ascii="Arial" w:hAnsi="Arial" w:cs="Arial"/>
                <w:sz w:val="14"/>
                <w:szCs w:val="14"/>
              </w:rPr>
            </w:pPr>
            <w:r w:rsidRPr="00355CFF">
              <w:rPr>
                <w:rFonts w:ascii="Arial" w:hAnsi="Arial" w:cs="Arial"/>
                <w:sz w:val="14"/>
                <w:szCs w:val="14"/>
              </w:rPr>
              <w:t>RP-261538/S3-262664</w:t>
            </w:r>
          </w:p>
        </w:tc>
        <w:tc>
          <w:tcPr>
            <w:tcW w:w="994" w:type="dxa"/>
          </w:tcPr>
          <w:p w14:paraId="30D3C444" w14:textId="201A6BA0" w:rsidR="00355CFF" w:rsidRPr="00355CFF" w:rsidRDefault="00355CFF" w:rsidP="00355CFF">
            <w:pPr>
              <w:rPr>
                <w:rFonts w:ascii="Arial" w:hAnsi="Arial" w:cs="Arial"/>
                <w:sz w:val="14"/>
                <w:szCs w:val="14"/>
              </w:rPr>
            </w:pPr>
            <w:r w:rsidRPr="00355CFF">
              <w:rPr>
                <w:rFonts w:ascii="Arial" w:hAnsi="Arial" w:cs="Arial"/>
                <w:sz w:val="14"/>
                <w:szCs w:val="14"/>
              </w:rPr>
              <w:t>TSG RAN</w:t>
            </w:r>
          </w:p>
        </w:tc>
        <w:tc>
          <w:tcPr>
            <w:tcW w:w="994" w:type="dxa"/>
          </w:tcPr>
          <w:p w14:paraId="471D23A5" w14:textId="309FAE05" w:rsidR="00355CFF" w:rsidRPr="00355CFF" w:rsidRDefault="00355CFF" w:rsidP="00355CFF">
            <w:pPr>
              <w:rPr>
                <w:rFonts w:ascii="Arial" w:hAnsi="Arial" w:cs="Arial"/>
                <w:sz w:val="14"/>
                <w:szCs w:val="14"/>
              </w:rPr>
            </w:pPr>
            <w:r w:rsidRPr="00355CFF">
              <w:rPr>
                <w:rFonts w:ascii="Arial" w:hAnsi="Arial" w:cs="Arial"/>
                <w:sz w:val="14"/>
                <w:szCs w:val="14"/>
              </w:rPr>
              <w:t>RAN1, RAN3, SA2</w:t>
            </w:r>
          </w:p>
        </w:tc>
        <w:tc>
          <w:tcPr>
            <w:tcW w:w="1120" w:type="dxa"/>
          </w:tcPr>
          <w:p w14:paraId="43ED3A99" w14:textId="78E3C7EF" w:rsidR="00355CFF" w:rsidRPr="00355CFF" w:rsidRDefault="00355CFF" w:rsidP="00355CFF">
            <w:pPr>
              <w:rPr>
                <w:rFonts w:ascii="Arial" w:hAnsi="Arial" w:cs="Arial"/>
                <w:sz w:val="14"/>
                <w:szCs w:val="14"/>
              </w:rPr>
            </w:pPr>
            <w:r w:rsidRPr="00355CFF">
              <w:rPr>
                <w:rFonts w:ascii="Arial" w:hAnsi="Arial" w:cs="Arial"/>
                <w:sz w:val="14"/>
                <w:szCs w:val="14"/>
              </w:rPr>
              <w:t>S3-263445</w:t>
            </w:r>
          </w:p>
        </w:tc>
        <w:tc>
          <w:tcPr>
            <w:tcW w:w="1062" w:type="dxa"/>
          </w:tcPr>
          <w:p w14:paraId="7EEDC842" w14:textId="2D171B27" w:rsidR="00355CFF" w:rsidRPr="00355CFF" w:rsidRDefault="00355CFF" w:rsidP="00355CFF">
            <w:pPr>
              <w:rPr>
                <w:rFonts w:ascii="Arial" w:hAnsi="Arial" w:cs="Arial"/>
                <w:sz w:val="14"/>
                <w:szCs w:val="14"/>
              </w:rPr>
            </w:pPr>
          </w:p>
        </w:tc>
      </w:tr>
      <w:tr w:rsidR="00355CFF" w:rsidRPr="00355CFF" w14:paraId="407231E4" w14:textId="77777777" w:rsidTr="00843441">
        <w:trPr>
          <w:trHeight w:val="20"/>
          <w:jc w:val="center"/>
        </w:trPr>
        <w:tc>
          <w:tcPr>
            <w:tcW w:w="1094" w:type="dxa"/>
          </w:tcPr>
          <w:p w14:paraId="46B045C9" w14:textId="0CEBF47B" w:rsidR="00355CFF" w:rsidRPr="00355CFF" w:rsidRDefault="00C62C50" w:rsidP="00355CFF">
            <w:pPr>
              <w:rPr>
                <w:rFonts w:ascii="Arial" w:hAnsi="Arial" w:cs="Arial"/>
                <w:sz w:val="14"/>
                <w:szCs w:val="14"/>
              </w:rPr>
            </w:pPr>
            <w:hyperlink r:id="rId2110" w:history="1">
              <w:r>
                <w:rPr>
                  <w:rStyle w:val="Hyperlink"/>
                  <w:rFonts w:ascii="Arial" w:hAnsi="Arial" w:cs="Arial"/>
                  <w:sz w:val="14"/>
                  <w:szCs w:val="14"/>
                </w:rPr>
                <w:t>R1-2605367</w:t>
              </w:r>
            </w:hyperlink>
          </w:p>
        </w:tc>
        <w:tc>
          <w:tcPr>
            <w:tcW w:w="2646" w:type="dxa"/>
          </w:tcPr>
          <w:p w14:paraId="7371FC25" w14:textId="35248C0C" w:rsidR="00355CFF" w:rsidRPr="00355CFF" w:rsidRDefault="00355CFF" w:rsidP="00355CFF">
            <w:pPr>
              <w:rPr>
                <w:rFonts w:ascii="Arial" w:hAnsi="Arial" w:cs="Arial"/>
                <w:sz w:val="14"/>
                <w:szCs w:val="14"/>
              </w:rPr>
            </w:pPr>
            <w:r w:rsidRPr="00355CFF">
              <w:rPr>
                <w:rFonts w:ascii="Arial" w:hAnsi="Arial" w:cs="Arial"/>
                <w:sz w:val="14"/>
                <w:szCs w:val="14"/>
              </w:rPr>
              <w:t xml:space="preserve">Reply LS on </w:t>
            </w:r>
            <w:proofErr w:type="spellStart"/>
            <w:r w:rsidRPr="00355CFF">
              <w:rPr>
                <w:rFonts w:ascii="Arial" w:hAnsi="Arial" w:cs="Arial"/>
                <w:sz w:val="14"/>
                <w:szCs w:val="14"/>
              </w:rPr>
              <w:t>controlResourceSetZero</w:t>
            </w:r>
            <w:proofErr w:type="spellEnd"/>
            <w:r w:rsidRPr="00355CFF">
              <w:rPr>
                <w:rFonts w:ascii="Arial" w:hAnsi="Arial" w:cs="Arial"/>
                <w:sz w:val="14"/>
                <w:szCs w:val="14"/>
              </w:rPr>
              <w:t xml:space="preserve"> and </w:t>
            </w:r>
            <w:proofErr w:type="spellStart"/>
            <w:r w:rsidRPr="00355CFF">
              <w:rPr>
                <w:rFonts w:ascii="Arial" w:hAnsi="Arial" w:cs="Arial"/>
                <w:sz w:val="14"/>
                <w:szCs w:val="14"/>
              </w:rPr>
              <w:t>seachSpaceZero</w:t>
            </w:r>
            <w:proofErr w:type="spellEnd"/>
            <w:r w:rsidRPr="00355CFF">
              <w:rPr>
                <w:rFonts w:ascii="Arial" w:hAnsi="Arial" w:cs="Arial"/>
                <w:sz w:val="14"/>
                <w:szCs w:val="14"/>
              </w:rPr>
              <w:t xml:space="preserve"> for OD-SIB1</w:t>
            </w:r>
          </w:p>
        </w:tc>
        <w:tc>
          <w:tcPr>
            <w:tcW w:w="1583" w:type="dxa"/>
          </w:tcPr>
          <w:p w14:paraId="76E31D43" w14:textId="5E237C4A" w:rsidR="00355CFF" w:rsidRPr="00355CFF" w:rsidRDefault="00355CFF" w:rsidP="00355CFF">
            <w:pPr>
              <w:rPr>
                <w:rFonts w:ascii="Arial" w:hAnsi="Arial" w:cs="Arial"/>
                <w:sz w:val="14"/>
                <w:szCs w:val="14"/>
              </w:rPr>
            </w:pPr>
            <w:r w:rsidRPr="00355CFF">
              <w:rPr>
                <w:rFonts w:ascii="Arial" w:hAnsi="Arial" w:cs="Arial"/>
                <w:sz w:val="14"/>
                <w:szCs w:val="14"/>
              </w:rPr>
              <w:t>RAN WG2, Samsung</w:t>
            </w:r>
          </w:p>
        </w:tc>
        <w:tc>
          <w:tcPr>
            <w:tcW w:w="909" w:type="dxa"/>
          </w:tcPr>
          <w:p w14:paraId="01E67D11" w14:textId="2AE76D12" w:rsidR="00355CFF" w:rsidRPr="00355CFF" w:rsidRDefault="00355CFF" w:rsidP="00355CFF">
            <w:pPr>
              <w:rPr>
                <w:rFonts w:ascii="Arial" w:hAnsi="Arial" w:cs="Arial"/>
                <w:sz w:val="14"/>
                <w:szCs w:val="14"/>
              </w:rPr>
            </w:pPr>
            <w:r w:rsidRPr="00355CFF">
              <w:rPr>
                <w:rFonts w:ascii="Arial" w:hAnsi="Arial" w:cs="Arial"/>
                <w:sz w:val="14"/>
                <w:szCs w:val="14"/>
              </w:rPr>
              <w:t>Rel-19</w:t>
            </w:r>
          </w:p>
        </w:tc>
        <w:tc>
          <w:tcPr>
            <w:tcW w:w="2600" w:type="dxa"/>
          </w:tcPr>
          <w:p w14:paraId="0258B40B" w14:textId="67F561F4" w:rsidR="00355CFF" w:rsidRPr="00355CFF" w:rsidRDefault="00355CFF" w:rsidP="00355CFF">
            <w:pPr>
              <w:rPr>
                <w:rFonts w:ascii="Arial" w:hAnsi="Arial" w:cs="Arial"/>
                <w:sz w:val="14"/>
                <w:szCs w:val="14"/>
              </w:rPr>
            </w:pPr>
            <w:proofErr w:type="spellStart"/>
            <w:r w:rsidRPr="00355CFF">
              <w:rPr>
                <w:rFonts w:ascii="Arial" w:hAnsi="Arial" w:cs="Arial"/>
                <w:sz w:val="14"/>
                <w:szCs w:val="14"/>
              </w:rPr>
              <w:t>Netw_Energy_NR_enh</w:t>
            </w:r>
            <w:proofErr w:type="spellEnd"/>
            <w:r w:rsidRPr="00355CFF">
              <w:rPr>
                <w:rFonts w:ascii="Arial" w:hAnsi="Arial" w:cs="Arial"/>
                <w:sz w:val="14"/>
                <w:szCs w:val="14"/>
              </w:rPr>
              <w:t>-Core</w:t>
            </w:r>
          </w:p>
        </w:tc>
        <w:tc>
          <w:tcPr>
            <w:tcW w:w="1065" w:type="dxa"/>
          </w:tcPr>
          <w:p w14:paraId="1FFFCCB0" w14:textId="55F7A02A" w:rsidR="00355CFF" w:rsidRPr="00355CFF" w:rsidRDefault="00C62C50" w:rsidP="00355CFF">
            <w:pPr>
              <w:rPr>
                <w:rFonts w:ascii="Arial" w:hAnsi="Arial" w:cs="Arial"/>
                <w:sz w:val="14"/>
                <w:szCs w:val="14"/>
              </w:rPr>
            </w:pPr>
            <w:hyperlink r:id="rId2111" w:history="1">
              <w:r>
                <w:rPr>
                  <w:rStyle w:val="Hyperlink"/>
                  <w:rFonts w:ascii="Arial" w:hAnsi="Arial" w:cs="Arial"/>
                  <w:sz w:val="14"/>
                  <w:szCs w:val="14"/>
                </w:rPr>
                <w:t>R1-2603405</w:t>
              </w:r>
            </w:hyperlink>
          </w:p>
        </w:tc>
        <w:tc>
          <w:tcPr>
            <w:tcW w:w="994" w:type="dxa"/>
          </w:tcPr>
          <w:p w14:paraId="335C3960" w14:textId="4905051E" w:rsidR="00355CFF" w:rsidRPr="00355CFF" w:rsidRDefault="00355CFF" w:rsidP="00355CFF">
            <w:pPr>
              <w:rPr>
                <w:rFonts w:ascii="Arial" w:hAnsi="Arial" w:cs="Arial"/>
                <w:sz w:val="14"/>
                <w:szCs w:val="14"/>
              </w:rPr>
            </w:pPr>
            <w:r w:rsidRPr="00355CFF">
              <w:rPr>
                <w:rFonts w:ascii="Arial" w:hAnsi="Arial" w:cs="Arial"/>
                <w:sz w:val="14"/>
                <w:szCs w:val="14"/>
              </w:rPr>
              <w:t>RAN WG1</w:t>
            </w:r>
          </w:p>
        </w:tc>
        <w:tc>
          <w:tcPr>
            <w:tcW w:w="994" w:type="dxa"/>
          </w:tcPr>
          <w:p w14:paraId="7411E7F8" w14:textId="037988E5" w:rsidR="00355CFF" w:rsidRPr="00355CFF" w:rsidRDefault="00355CFF" w:rsidP="00355CFF">
            <w:pPr>
              <w:rPr>
                <w:rFonts w:ascii="Arial" w:hAnsi="Arial" w:cs="Arial"/>
                <w:sz w:val="14"/>
                <w:szCs w:val="14"/>
              </w:rPr>
            </w:pPr>
          </w:p>
        </w:tc>
        <w:tc>
          <w:tcPr>
            <w:tcW w:w="1120" w:type="dxa"/>
          </w:tcPr>
          <w:p w14:paraId="6DFD1BF6" w14:textId="60A224DE" w:rsidR="00355CFF" w:rsidRPr="00355CFF" w:rsidRDefault="00355CFF" w:rsidP="00355CFF">
            <w:pPr>
              <w:rPr>
                <w:rFonts w:ascii="Arial" w:hAnsi="Arial" w:cs="Arial"/>
                <w:sz w:val="14"/>
                <w:szCs w:val="14"/>
              </w:rPr>
            </w:pPr>
            <w:r w:rsidRPr="00355CFF">
              <w:rPr>
                <w:rFonts w:ascii="Arial" w:hAnsi="Arial" w:cs="Arial"/>
                <w:sz w:val="14"/>
                <w:szCs w:val="14"/>
              </w:rPr>
              <w:t>R2-2604211</w:t>
            </w:r>
          </w:p>
        </w:tc>
        <w:tc>
          <w:tcPr>
            <w:tcW w:w="1062" w:type="dxa"/>
          </w:tcPr>
          <w:p w14:paraId="2226AAC6" w14:textId="13667A7C" w:rsidR="00355CFF" w:rsidRPr="00355CFF" w:rsidRDefault="00355CFF" w:rsidP="00355CFF">
            <w:pPr>
              <w:rPr>
                <w:rFonts w:ascii="Arial" w:hAnsi="Arial" w:cs="Arial"/>
                <w:sz w:val="14"/>
                <w:szCs w:val="14"/>
              </w:rPr>
            </w:pPr>
          </w:p>
        </w:tc>
      </w:tr>
    </w:tbl>
    <w:p w14:paraId="50EC24DA" w14:textId="77777777" w:rsidR="00853B87" w:rsidRPr="0032333C" w:rsidRDefault="00853B87" w:rsidP="009643F7">
      <w:pPr>
        <w:rPr>
          <w:rFonts w:ascii="Times New Roman" w:hAnsi="Times New Roman"/>
          <w:szCs w:val="20"/>
        </w:rPr>
      </w:pPr>
    </w:p>
    <w:p w14:paraId="77D091CD" w14:textId="200B9B71" w:rsidR="007A5AC0" w:rsidRPr="0032333C" w:rsidRDefault="007A5AC0" w:rsidP="009643F7">
      <w:pPr>
        <w:pStyle w:val="Heading1"/>
        <w:numPr>
          <w:ilvl w:val="0"/>
          <w:numId w:val="0"/>
        </w:numPr>
        <w:spacing w:before="0" w:after="0"/>
        <w:rPr>
          <w:rFonts w:ascii="Times New Roman" w:hAnsi="Times New Roman" w:cs="Times New Roman"/>
          <w:sz w:val="20"/>
          <w:szCs w:val="20"/>
        </w:rPr>
      </w:pPr>
      <w:r w:rsidRPr="0032333C">
        <w:rPr>
          <w:rFonts w:ascii="Times New Roman" w:hAnsi="Times New Roman" w:cs="Times New Roman"/>
          <w:sz w:val="20"/>
          <w:szCs w:val="20"/>
        </w:rPr>
        <w:br w:type="page"/>
      </w:r>
      <w:bookmarkStart w:id="287" w:name="_Toc239313280"/>
      <w:r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D:</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Approved</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updated</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WIDs</w:t>
      </w:r>
      <w:bookmarkEnd w:id="287"/>
    </w:p>
    <w:p w14:paraId="19A169FA" w14:textId="77777777" w:rsidR="005C5573" w:rsidRPr="0032333C" w:rsidRDefault="005C5573" w:rsidP="005C5573">
      <w:pPr>
        <w:rPr>
          <w:szCs w:val="20"/>
        </w:rPr>
      </w:pPr>
    </w:p>
    <w:p w14:paraId="17765E43" w14:textId="77777777" w:rsidR="007A5AC0" w:rsidRPr="0032333C" w:rsidRDefault="007A5AC0" w:rsidP="009643F7">
      <w:pPr>
        <w:rPr>
          <w:rFonts w:ascii="Times New Roman" w:eastAsia="SimSun" w:hAnsi="Times New Roman"/>
          <w:kern w:val="2"/>
          <w:szCs w:val="20"/>
        </w:rPr>
      </w:pPr>
      <w:r w:rsidRPr="0032333C">
        <w:rPr>
          <w:rFonts w:ascii="Times New Roman" w:eastAsia="SimSun" w:hAnsi="Times New Roman"/>
          <w:kern w:val="2"/>
          <w:szCs w:val="20"/>
        </w:rPr>
        <w:t>None</w:t>
      </w:r>
    </w:p>
    <w:p w14:paraId="330ADC53" w14:textId="77777777" w:rsidR="007A5AC0" w:rsidRPr="0032333C" w:rsidRDefault="007A5AC0" w:rsidP="009643F7">
      <w:pPr>
        <w:rPr>
          <w:rFonts w:ascii="Times New Roman" w:eastAsia="SimSun" w:hAnsi="Times New Roman"/>
          <w:kern w:val="2"/>
          <w:szCs w:val="20"/>
        </w:rPr>
      </w:pPr>
    </w:p>
    <w:p w14:paraId="42B32788" w14:textId="224B93E1" w:rsidR="007A5AC0" w:rsidRPr="0032333C" w:rsidRDefault="007A5AC0" w:rsidP="009643F7">
      <w:pPr>
        <w:pStyle w:val="Heading1"/>
        <w:numPr>
          <w:ilvl w:val="0"/>
          <w:numId w:val="0"/>
        </w:numPr>
        <w:spacing w:before="0" w:after="0"/>
        <w:rPr>
          <w:rFonts w:ascii="Times New Roman" w:hAnsi="Times New Roman" w:cs="Times New Roman"/>
          <w:sz w:val="20"/>
          <w:szCs w:val="20"/>
        </w:rPr>
      </w:pPr>
      <w:r w:rsidRPr="0032333C">
        <w:rPr>
          <w:rFonts w:ascii="Times New Roman" w:hAnsi="Times New Roman" w:cs="Times New Roman"/>
          <w:sz w:val="20"/>
          <w:szCs w:val="20"/>
        </w:rPr>
        <w:br w:type="page"/>
      </w:r>
      <w:bookmarkStart w:id="288" w:name="_Toc239313281"/>
      <w:r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E:</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draft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TSs/TRs</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agreed</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at</w:t>
      </w:r>
      <w:r w:rsidR="00233210" w:rsidRPr="0032333C">
        <w:rPr>
          <w:rFonts w:ascii="Times New Roman" w:hAnsi="Times New Roman" w:cs="Times New Roman"/>
          <w:sz w:val="20"/>
          <w:szCs w:val="20"/>
        </w:rPr>
        <w:t xml:space="preserve"> </w:t>
      </w:r>
      <w:r w:rsidR="00CC2881" w:rsidRPr="0032333C">
        <w:rPr>
          <w:rFonts w:ascii="Times New Roman" w:hAnsi="Times New Roman" w:cs="Times New Roman"/>
          <w:sz w:val="20"/>
          <w:szCs w:val="20"/>
        </w:rPr>
        <w:t xml:space="preserve">RAN1 </w:t>
      </w:r>
      <w:r w:rsidR="00583413" w:rsidRPr="0032333C">
        <w:rPr>
          <w:rFonts w:ascii="Times New Roman" w:hAnsi="Times New Roman" w:cs="Times New Roman"/>
          <w:sz w:val="20"/>
          <w:szCs w:val="20"/>
        </w:rPr>
        <w:t>#</w:t>
      </w:r>
      <w:r w:rsidR="009B1B96">
        <w:rPr>
          <w:rFonts w:ascii="Times New Roman" w:hAnsi="Times New Roman" w:cs="Times New Roman"/>
          <w:sz w:val="20"/>
          <w:szCs w:val="20"/>
        </w:rPr>
        <w:t>xxx</w:t>
      </w:r>
      <w:bookmarkEnd w:id="288"/>
    </w:p>
    <w:p w14:paraId="606B555D" w14:textId="77777777" w:rsidR="005C5573" w:rsidRPr="0032333C"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32333C"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32333C" w:rsidRDefault="007A5AC0" w:rsidP="009643F7">
            <w:pPr>
              <w:rPr>
                <w:rFonts w:ascii="Arial" w:eastAsia="MS Mincho" w:hAnsi="Arial" w:cs="Arial"/>
                <w:b/>
                <w:bCs/>
                <w:sz w:val="14"/>
                <w:szCs w:val="14"/>
                <w:lang w:eastAsia="ja-JP"/>
              </w:rPr>
            </w:pPr>
            <w:proofErr w:type="spellStart"/>
            <w:r w:rsidRPr="0032333C">
              <w:rPr>
                <w:rFonts w:ascii="Arial" w:eastAsia="MS Mincho" w:hAnsi="Arial" w:cs="Arial"/>
                <w:b/>
                <w:bCs/>
                <w:sz w:val="14"/>
                <w:szCs w:val="14"/>
                <w:lang w:eastAsia="ja-JP"/>
              </w:rPr>
              <w:t>Tdoc</w:t>
            </w:r>
            <w:proofErr w:type="spellEnd"/>
            <w:r w:rsidR="00233210" w:rsidRPr="0032333C">
              <w:rPr>
                <w:rFonts w:ascii="Arial" w:eastAsia="MS Mincho" w:hAnsi="Arial" w:cs="Arial"/>
                <w:b/>
                <w:bCs/>
                <w:sz w:val="14"/>
                <w:szCs w:val="14"/>
                <w:lang w:eastAsia="ja-JP"/>
              </w:rPr>
              <w:t xml:space="preserve"> </w:t>
            </w:r>
            <w:r w:rsidRPr="0032333C">
              <w:rPr>
                <w:rFonts w:ascii="Arial" w:eastAsia="MS Mincho" w:hAnsi="Arial" w:cs="Arial"/>
                <w:b/>
                <w:bCs/>
                <w:sz w:val="14"/>
                <w:szCs w:val="14"/>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32333C" w:rsidRDefault="007A5AC0" w:rsidP="009643F7">
            <w:pPr>
              <w:rPr>
                <w:rFonts w:ascii="Arial" w:eastAsia="MS Mincho" w:hAnsi="Arial" w:cs="Arial"/>
                <w:b/>
                <w:bCs/>
                <w:sz w:val="14"/>
                <w:szCs w:val="14"/>
                <w:lang w:eastAsia="ja-JP"/>
              </w:rPr>
            </w:pPr>
            <w:r w:rsidRPr="0032333C">
              <w:rPr>
                <w:rFonts w:ascii="Arial" w:eastAsia="MS Mincho" w:hAnsi="Arial" w:cs="Arial"/>
                <w:b/>
                <w:bCs/>
                <w:sz w:val="14"/>
                <w:szCs w:val="14"/>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32333C" w:rsidRDefault="007A5AC0" w:rsidP="009643F7">
            <w:pPr>
              <w:rPr>
                <w:rFonts w:ascii="Arial" w:eastAsia="MS Mincho" w:hAnsi="Arial" w:cs="Arial"/>
                <w:b/>
                <w:bCs/>
                <w:sz w:val="14"/>
                <w:szCs w:val="14"/>
                <w:lang w:eastAsia="ja-JP"/>
              </w:rPr>
            </w:pPr>
            <w:r w:rsidRPr="0032333C">
              <w:rPr>
                <w:rFonts w:ascii="Arial" w:eastAsia="MS Mincho" w:hAnsi="Arial" w:cs="Arial"/>
                <w:b/>
                <w:bCs/>
                <w:sz w:val="14"/>
                <w:szCs w:val="14"/>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32333C" w:rsidRDefault="007A5AC0" w:rsidP="009643F7">
            <w:pPr>
              <w:rPr>
                <w:rFonts w:ascii="Arial" w:eastAsia="MS Mincho" w:hAnsi="Arial" w:cs="Arial"/>
                <w:b/>
                <w:bCs/>
                <w:sz w:val="14"/>
                <w:szCs w:val="14"/>
                <w:lang w:eastAsia="ja-JP"/>
              </w:rPr>
            </w:pPr>
            <w:r w:rsidRPr="0032333C">
              <w:rPr>
                <w:rFonts w:ascii="Arial" w:eastAsia="MS Mincho" w:hAnsi="Arial" w:cs="Arial"/>
                <w:b/>
                <w:bCs/>
                <w:sz w:val="14"/>
                <w:szCs w:val="14"/>
                <w:lang w:eastAsia="ja-JP"/>
              </w:rPr>
              <w:t>Conclusion/Decision</w:t>
            </w:r>
          </w:p>
        </w:tc>
      </w:tr>
      <w:tr w:rsidR="00983EF9" w:rsidRPr="0032333C" w14:paraId="119EC0BA"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41CE58F2" w14:textId="05EED66A" w:rsidR="00983EF9" w:rsidRPr="0032333C" w:rsidRDefault="00983EF9" w:rsidP="00983EF9">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tcPr>
          <w:p w14:paraId="243715D4" w14:textId="1E643916" w:rsidR="00983EF9" w:rsidRPr="0032333C" w:rsidRDefault="00983EF9" w:rsidP="00983EF9">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tcPr>
          <w:p w14:paraId="704D3EA7" w14:textId="216798F8" w:rsidR="00983EF9" w:rsidRPr="0032333C" w:rsidRDefault="00983EF9" w:rsidP="00983EF9">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vAlign w:val="center"/>
          </w:tcPr>
          <w:p w14:paraId="5E69884C" w14:textId="5B7B39DC" w:rsidR="00983EF9" w:rsidRPr="0032333C" w:rsidRDefault="00983EF9" w:rsidP="00983EF9">
            <w:pPr>
              <w:rPr>
                <w:rFonts w:ascii="Arial" w:eastAsia="SimSun" w:hAnsi="Arial" w:cs="Arial"/>
                <w:kern w:val="2"/>
                <w:sz w:val="14"/>
                <w:szCs w:val="14"/>
              </w:rPr>
            </w:pPr>
          </w:p>
        </w:tc>
      </w:tr>
      <w:tr w:rsidR="00983EF9" w:rsidRPr="0032333C" w14:paraId="1BEFCD5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6F88A9B6" w14:textId="486F06D2" w:rsidR="00983EF9" w:rsidRPr="0032333C" w:rsidRDefault="00983EF9" w:rsidP="00983EF9">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tcPr>
          <w:p w14:paraId="68E39357" w14:textId="25C66DCD" w:rsidR="00983EF9" w:rsidRPr="0032333C" w:rsidRDefault="00983EF9" w:rsidP="00983EF9">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tcPr>
          <w:p w14:paraId="7D9863EB" w14:textId="599E3790" w:rsidR="00983EF9" w:rsidRPr="0032333C" w:rsidRDefault="00983EF9" w:rsidP="00983EF9">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vAlign w:val="center"/>
          </w:tcPr>
          <w:p w14:paraId="5A3E1D1D" w14:textId="36A456AF" w:rsidR="00983EF9" w:rsidRPr="0032333C" w:rsidRDefault="00983EF9" w:rsidP="00983EF9">
            <w:pPr>
              <w:rPr>
                <w:rFonts w:ascii="Arial" w:eastAsia="SimSun" w:hAnsi="Arial" w:cs="Arial"/>
                <w:kern w:val="2"/>
                <w:sz w:val="14"/>
                <w:szCs w:val="14"/>
              </w:rPr>
            </w:pPr>
          </w:p>
        </w:tc>
      </w:tr>
      <w:tr w:rsidR="00983EF9" w:rsidRPr="0032333C" w14:paraId="3C9D84A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6305A66C" w14:textId="738A264E" w:rsidR="00983EF9" w:rsidRPr="0032333C" w:rsidRDefault="00983EF9" w:rsidP="00983EF9">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tcPr>
          <w:p w14:paraId="6ACE79B0" w14:textId="46F3016A" w:rsidR="00983EF9" w:rsidRPr="0032333C" w:rsidRDefault="00983EF9" w:rsidP="00983EF9">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tcPr>
          <w:p w14:paraId="0E1F49D4" w14:textId="60D42DEF" w:rsidR="00983EF9" w:rsidRPr="0032333C" w:rsidRDefault="00983EF9" w:rsidP="00983EF9">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vAlign w:val="center"/>
          </w:tcPr>
          <w:p w14:paraId="61600B47" w14:textId="66658CB7" w:rsidR="00983EF9" w:rsidRPr="0032333C" w:rsidRDefault="00983EF9" w:rsidP="00983EF9">
            <w:pPr>
              <w:rPr>
                <w:rFonts w:ascii="Arial" w:eastAsia="SimSun" w:hAnsi="Arial" w:cs="Arial"/>
                <w:kern w:val="2"/>
                <w:sz w:val="14"/>
                <w:szCs w:val="14"/>
              </w:rPr>
            </w:pPr>
          </w:p>
        </w:tc>
      </w:tr>
      <w:tr w:rsidR="00B835FE" w:rsidRPr="0032333C" w14:paraId="33D21DF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32F1BCE8" w14:textId="5BA96F34" w:rsidR="00B835FE" w:rsidRPr="0032333C" w:rsidRDefault="00B835FE" w:rsidP="00B835FE">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tcPr>
          <w:p w14:paraId="7EE8ED0A" w14:textId="609F55BF" w:rsidR="00B835FE" w:rsidRPr="0032333C" w:rsidRDefault="00B835FE" w:rsidP="00B835FE">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tcPr>
          <w:p w14:paraId="48DA93E4" w14:textId="17CAF82B" w:rsidR="00B835FE" w:rsidRPr="0032333C" w:rsidRDefault="00B835FE" w:rsidP="00B835FE">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vAlign w:val="center"/>
          </w:tcPr>
          <w:p w14:paraId="04686407" w14:textId="3BD5E550" w:rsidR="00B835FE" w:rsidRPr="0032333C" w:rsidRDefault="00B835FE" w:rsidP="00B835FE">
            <w:pPr>
              <w:rPr>
                <w:rFonts w:ascii="Arial" w:eastAsia="SimSun" w:hAnsi="Arial" w:cs="Arial"/>
                <w:kern w:val="2"/>
                <w:sz w:val="14"/>
                <w:szCs w:val="14"/>
              </w:rPr>
            </w:pPr>
          </w:p>
        </w:tc>
      </w:tr>
    </w:tbl>
    <w:p w14:paraId="37398D75" w14:textId="44F54BD9" w:rsidR="007A5AC0" w:rsidRPr="0032333C" w:rsidRDefault="007A5AC0" w:rsidP="009643F7">
      <w:pPr>
        <w:rPr>
          <w:rFonts w:ascii="Times New Roman" w:eastAsia="SimSun" w:hAnsi="Times New Roman"/>
          <w:kern w:val="2"/>
          <w:szCs w:val="20"/>
        </w:rPr>
      </w:pPr>
    </w:p>
    <w:p w14:paraId="7E6D4450" w14:textId="77777777" w:rsidR="007A7F63" w:rsidRPr="0032333C" w:rsidRDefault="007A7F63" w:rsidP="007A7F63"/>
    <w:p w14:paraId="35F4A0AA" w14:textId="5563B078" w:rsidR="007A5AC0" w:rsidRPr="0032333C" w:rsidRDefault="007A5AC0" w:rsidP="009643F7">
      <w:pPr>
        <w:pStyle w:val="Heading1"/>
        <w:numPr>
          <w:ilvl w:val="0"/>
          <w:numId w:val="0"/>
        </w:numPr>
        <w:spacing w:before="0" w:after="0"/>
        <w:rPr>
          <w:rFonts w:ascii="Times New Roman" w:hAnsi="Times New Roman" w:cs="Times New Roman"/>
          <w:sz w:val="20"/>
          <w:szCs w:val="20"/>
        </w:rPr>
      </w:pPr>
      <w:r w:rsidRPr="0032333C">
        <w:rPr>
          <w:rFonts w:ascii="Times New Roman" w:hAnsi="Times New Roman" w:cs="Times New Roman"/>
          <w:sz w:val="20"/>
          <w:szCs w:val="20"/>
        </w:rPr>
        <w:br w:type="page"/>
      </w:r>
      <w:bookmarkStart w:id="289" w:name="_Toc239313282"/>
      <w:r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F:</w:t>
      </w:r>
      <w:r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Pr="0032333C">
        <w:rPr>
          <w:rFonts w:ascii="Times New Roman" w:hAnsi="Times New Roman" w:cs="Times New Roman"/>
          <w:sz w:val="20"/>
          <w:szCs w:val="20"/>
        </w:rPr>
        <w:t>actions</w:t>
      </w:r>
      <w:bookmarkEnd w:id="289"/>
    </w:p>
    <w:p w14:paraId="6C75DD42" w14:textId="00B61BE0" w:rsidR="00DD6A22" w:rsidRPr="0032333C" w:rsidRDefault="00DD6A22" w:rsidP="00DD6A22"/>
    <w:p w14:paraId="04C46776" w14:textId="35E12DCC" w:rsidR="007A5AC0" w:rsidRPr="0032333C" w:rsidRDefault="00DE04FB" w:rsidP="0078744C">
      <w:pPr>
        <w:numPr>
          <w:ilvl w:val="0"/>
          <w:numId w:val="9"/>
        </w:numPr>
        <w:rPr>
          <w:rFonts w:ascii="Times New Roman" w:hAnsi="Times New Roman"/>
          <w:b/>
          <w:szCs w:val="20"/>
        </w:rPr>
      </w:pPr>
      <w:r w:rsidRPr="0032333C">
        <w:rPr>
          <w:rFonts w:ascii="Times New Roman" w:hAnsi="Times New Roman"/>
          <w:b/>
          <w:szCs w:val="20"/>
        </w:rPr>
        <w:t>Outgoing</w:t>
      </w:r>
      <w:r w:rsidR="00233210" w:rsidRPr="0032333C">
        <w:rPr>
          <w:rFonts w:ascii="Times New Roman" w:hAnsi="Times New Roman"/>
          <w:b/>
          <w:szCs w:val="20"/>
        </w:rPr>
        <w:t xml:space="preserve"> </w:t>
      </w:r>
      <w:r w:rsidRPr="0032333C">
        <w:rPr>
          <w:rFonts w:ascii="Times New Roman" w:hAnsi="Times New Roman"/>
          <w:b/>
          <w:szCs w:val="20"/>
        </w:rPr>
        <w:t>LS</w:t>
      </w:r>
    </w:p>
    <w:p w14:paraId="6D3B578A" w14:textId="43B1D326" w:rsidR="00536D59" w:rsidRPr="0032333C" w:rsidRDefault="00536D59" w:rsidP="00536D59"/>
    <w:p w14:paraId="609E7DB9" w14:textId="2743DFA3" w:rsidR="00E44AF4" w:rsidRDefault="00E44AF4" w:rsidP="00E44AF4">
      <w:pPr>
        <w:rPr>
          <w:highlight w:val="cyan"/>
        </w:rPr>
      </w:pPr>
      <w:r w:rsidRPr="002A292A">
        <w:rPr>
          <w:highlight w:val="cyan"/>
        </w:rPr>
        <w:t>[Post-126-Rel-20-RRC] Approval of RRC parameter list and LS to RAN2 – Claes (Ericsson)</w:t>
      </w:r>
    </w:p>
    <w:p w14:paraId="3800C471" w14:textId="5B599AED" w:rsidR="00FB6BE2" w:rsidRPr="00AD078A" w:rsidRDefault="00FB6BE2" w:rsidP="00FB6BE2">
      <w:r>
        <w:t xml:space="preserve">LS to RAN2 on </w:t>
      </w:r>
      <w:r w:rsidRPr="00AD078A">
        <w:t>RRC parameter list</w:t>
      </w:r>
      <w:r>
        <w:t>, comments</w:t>
      </w:r>
      <w:r w:rsidRPr="00AD078A">
        <w:t xml:space="preserve"> by </w:t>
      </w:r>
      <w:r>
        <w:t>Sep</w:t>
      </w:r>
      <w:r w:rsidRPr="00AD078A">
        <w:t xml:space="preserve"> </w:t>
      </w:r>
      <w:r>
        <w:t>8th</w:t>
      </w:r>
      <w:r w:rsidRPr="00AD078A">
        <w:t xml:space="preserve"> (</w:t>
      </w:r>
      <w:r>
        <w:t>Tuesday</w:t>
      </w:r>
      <w:r w:rsidRPr="00AD078A">
        <w:t>)</w:t>
      </w:r>
    </w:p>
    <w:p w14:paraId="58276043" w14:textId="77777777" w:rsidR="00FB6BE2" w:rsidRPr="002A292A" w:rsidRDefault="00FB6BE2" w:rsidP="00E44AF4">
      <w:pPr>
        <w:rPr>
          <w:highlight w:val="cyan"/>
        </w:rPr>
      </w:pPr>
    </w:p>
    <w:p w14:paraId="0AC1B47C" w14:textId="77777777" w:rsidR="000E6D5C" w:rsidRPr="0032333C" w:rsidRDefault="000E6D5C" w:rsidP="00536D59"/>
    <w:p w14:paraId="5B6C8FCD" w14:textId="77777777" w:rsidR="00DD6A22" w:rsidRPr="0032333C" w:rsidRDefault="00DD6A22" w:rsidP="00DD6A22">
      <w:pPr>
        <w:numPr>
          <w:ilvl w:val="0"/>
          <w:numId w:val="9"/>
        </w:numPr>
        <w:rPr>
          <w:rFonts w:ascii="Times New Roman" w:hAnsi="Times New Roman"/>
          <w:b/>
          <w:szCs w:val="20"/>
        </w:rPr>
      </w:pPr>
      <w:r w:rsidRPr="0032333C">
        <w:rPr>
          <w:rFonts w:ascii="Times New Roman" w:hAnsi="Times New Roman"/>
          <w:b/>
          <w:szCs w:val="20"/>
        </w:rPr>
        <w:t>CR approval</w:t>
      </w:r>
    </w:p>
    <w:p w14:paraId="35C55CAC" w14:textId="77777777" w:rsidR="00E44AF4" w:rsidRPr="002A292A" w:rsidRDefault="00E44AF4" w:rsidP="00E44AF4">
      <w:pPr>
        <w:rPr>
          <w:highlight w:val="cyan"/>
        </w:rPr>
      </w:pPr>
    </w:p>
    <w:p w14:paraId="1EE12F83" w14:textId="77777777" w:rsidR="00EA10AB" w:rsidRDefault="00EA10AB" w:rsidP="00E44AF4">
      <w:pPr>
        <w:rPr>
          <w:highlight w:val="cyan"/>
        </w:rPr>
      </w:pPr>
      <w:r>
        <w:rPr>
          <w:highlight w:val="cyan"/>
        </w:rPr>
        <w:t>[</w:t>
      </w:r>
      <w:r w:rsidR="00E44AF4" w:rsidRPr="002A292A">
        <w:rPr>
          <w:highlight w:val="cyan"/>
        </w:rPr>
        <w:t xml:space="preserve">Post-126-RelXX-YYY-Alignment] </w:t>
      </w:r>
    </w:p>
    <w:p w14:paraId="6F810640" w14:textId="4D67B6EB" w:rsidR="00E44AF4" w:rsidRPr="00EA10AB" w:rsidRDefault="00E44AF4" w:rsidP="00E44AF4">
      <w:r w:rsidRPr="00EA10AB">
        <w:t>Email discussion on endorsement of alignment CRs (if any) – Editors </w:t>
      </w:r>
    </w:p>
    <w:p w14:paraId="43D9C84D" w14:textId="77777777" w:rsidR="00E44AF4" w:rsidRPr="00EA10AB" w:rsidRDefault="00E44AF4">
      <w:pPr>
        <w:numPr>
          <w:ilvl w:val="0"/>
          <w:numId w:val="280"/>
        </w:numPr>
      </w:pPr>
      <w:r w:rsidRPr="00EA10AB">
        <w:t>Editors to prepare draft CRs for the past wo meetings by Sept. 2 (Wednesday)</w:t>
      </w:r>
    </w:p>
    <w:p w14:paraId="14E5FFFA" w14:textId="77777777" w:rsidR="00E44AF4" w:rsidRPr="00EA10AB" w:rsidRDefault="00E44AF4">
      <w:pPr>
        <w:numPr>
          <w:ilvl w:val="0"/>
          <w:numId w:val="280"/>
        </w:numPr>
      </w:pPr>
      <w:r w:rsidRPr="00EA10AB">
        <w:t>Endorsements by Sept 4 (Friday)</w:t>
      </w:r>
    </w:p>
    <w:p w14:paraId="5699D0AB" w14:textId="77777777" w:rsidR="00E44AF4" w:rsidRPr="00EA10AB" w:rsidRDefault="00E44AF4">
      <w:pPr>
        <w:numPr>
          <w:ilvl w:val="0"/>
          <w:numId w:val="280"/>
        </w:numPr>
      </w:pPr>
      <w:r w:rsidRPr="00EA10AB">
        <w:t>Replace XX with Release # and YYY with specification number</w:t>
      </w:r>
    </w:p>
    <w:p w14:paraId="7ABD4D75" w14:textId="77777777" w:rsidR="009B1B96" w:rsidRDefault="009B1B96" w:rsidP="009B1B96"/>
    <w:p w14:paraId="1EA756EF" w14:textId="5647DF70" w:rsidR="00D8047B" w:rsidRPr="005C4ED6" w:rsidRDefault="00D8047B" w:rsidP="009B1B96">
      <w:pPr>
        <w:rPr>
          <w:b/>
          <w:bCs/>
        </w:rPr>
      </w:pPr>
      <w:r w:rsidRPr="005C4ED6">
        <w:rPr>
          <w:b/>
          <w:bCs/>
        </w:rPr>
        <w:t>R1-2606</w:t>
      </w:r>
      <w:r w:rsidR="005C4ED6" w:rsidRPr="005C4ED6">
        <w:rPr>
          <w:b/>
          <w:bCs/>
        </w:rPr>
        <w:t>934</w:t>
      </w:r>
      <w:r w:rsidRPr="005C4ED6">
        <w:rPr>
          <w:b/>
          <w:bCs/>
        </w:rPr>
        <w:tab/>
        <w:t>Alignment of PT-RS description</w:t>
      </w:r>
      <w:r w:rsidRPr="005C4ED6">
        <w:rPr>
          <w:b/>
          <w:bCs/>
        </w:rPr>
        <w:tab/>
        <w:t>Ericsson</w:t>
      </w:r>
    </w:p>
    <w:p w14:paraId="3F6EDD5A" w14:textId="50F98DF7" w:rsidR="005C4ED6" w:rsidRPr="005C4ED6" w:rsidRDefault="005C4ED6" w:rsidP="005C4ED6">
      <w:pPr>
        <w:wordWrap w:val="0"/>
        <w:spacing w:line="225" w:lineRule="atLeast"/>
        <w:rPr>
          <w:rFonts w:ascii="Times New Roman" w:eastAsia="Times New Roman" w:hAnsi="Times New Roman"/>
          <w:color w:val="333333"/>
          <w:szCs w:val="20"/>
          <w:lang w:eastAsia="en-GB"/>
        </w:rPr>
      </w:pPr>
      <w:r w:rsidRPr="005C4ED6">
        <w:rPr>
          <w:rFonts w:ascii="Times New Roman" w:hAnsi="Times New Roman"/>
          <w:szCs w:val="20"/>
        </w:rPr>
        <w:t xml:space="preserve">(Rel-17, TS38.211, </w:t>
      </w:r>
      <w:proofErr w:type="spellStart"/>
      <w:r w:rsidRPr="005C4ED6">
        <w:rPr>
          <w:rFonts w:ascii="Times New Roman" w:eastAsia="Times New Roman" w:hAnsi="Times New Roman"/>
          <w:color w:val="333333"/>
          <w:szCs w:val="20"/>
          <w:lang w:eastAsia="en-GB"/>
        </w:rPr>
        <w:t>NR_newRAT</w:t>
      </w:r>
      <w:proofErr w:type="spellEnd"/>
      <w:r w:rsidRPr="005C4ED6">
        <w:rPr>
          <w:rFonts w:ascii="Times New Roman" w:eastAsia="Times New Roman" w:hAnsi="Times New Roman"/>
          <w:color w:val="333333"/>
          <w:szCs w:val="20"/>
          <w:lang w:eastAsia="en-GB"/>
        </w:rPr>
        <w:t>-Core, CR 0185, Cat F)</w:t>
      </w:r>
    </w:p>
    <w:p w14:paraId="45539573" w14:textId="7F4DF7E7" w:rsidR="005C4ED6" w:rsidRDefault="005C4ED6" w:rsidP="009B1B96"/>
    <w:p w14:paraId="712F4157" w14:textId="121BDA13" w:rsidR="00D8047B" w:rsidRPr="005C4ED6" w:rsidRDefault="00D8047B" w:rsidP="009B1B96">
      <w:pPr>
        <w:rPr>
          <w:b/>
          <w:bCs/>
        </w:rPr>
      </w:pPr>
      <w:r w:rsidRPr="005C4ED6">
        <w:rPr>
          <w:b/>
          <w:bCs/>
        </w:rPr>
        <w:t>R1-2606</w:t>
      </w:r>
      <w:r w:rsidR="005C4ED6" w:rsidRPr="005C4ED6">
        <w:rPr>
          <w:b/>
          <w:bCs/>
        </w:rPr>
        <w:t>935</w:t>
      </w:r>
      <w:r w:rsidRPr="005C4ED6">
        <w:rPr>
          <w:b/>
          <w:bCs/>
        </w:rPr>
        <w:tab/>
        <w:t>Alignment of PT-RS description</w:t>
      </w:r>
      <w:r w:rsidRPr="005C4ED6">
        <w:rPr>
          <w:b/>
          <w:bCs/>
        </w:rPr>
        <w:tab/>
        <w:t>Ericsson</w:t>
      </w:r>
    </w:p>
    <w:p w14:paraId="69634B42" w14:textId="77F84FC1" w:rsidR="005C4ED6" w:rsidRPr="005C4ED6" w:rsidRDefault="005C4ED6" w:rsidP="005C4ED6">
      <w:pPr>
        <w:wordWrap w:val="0"/>
        <w:spacing w:line="225" w:lineRule="atLeast"/>
        <w:rPr>
          <w:rFonts w:ascii="Times New Roman" w:eastAsia="Times New Roman" w:hAnsi="Times New Roman"/>
          <w:color w:val="333333"/>
          <w:szCs w:val="20"/>
          <w:lang w:eastAsia="en-GB"/>
        </w:rPr>
      </w:pPr>
      <w:r w:rsidRPr="005C4ED6">
        <w:rPr>
          <w:rFonts w:ascii="Times New Roman" w:hAnsi="Times New Roman"/>
          <w:szCs w:val="20"/>
        </w:rPr>
        <w:t>(Rel-1</w:t>
      </w:r>
      <w:r>
        <w:rPr>
          <w:rFonts w:ascii="Times New Roman" w:hAnsi="Times New Roman"/>
          <w:szCs w:val="20"/>
        </w:rPr>
        <w:t>8</w:t>
      </w:r>
      <w:r w:rsidRPr="005C4ED6">
        <w:rPr>
          <w:rFonts w:ascii="Times New Roman" w:hAnsi="Times New Roman"/>
          <w:szCs w:val="20"/>
        </w:rPr>
        <w:t xml:space="preserve">, TS38.211, </w:t>
      </w:r>
      <w:proofErr w:type="spellStart"/>
      <w:r w:rsidRPr="005C4ED6">
        <w:rPr>
          <w:rFonts w:ascii="Times New Roman" w:eastAsia="Times New Roman" w:hAnsi="Times New Roman"/>
          <w:color w:val="333333"/>
          <w:szCs w:val="20"/>
          <w:lang w:eastAsia="en-GB"/>
        </w:rPr>
        <w:t>NR_newRAT</w:t>
      </w:r>
      <w:proofErr w:type="spellEnd"/>
      <w:r w:rsidRPr="005C4ED6">
        <w:rPr>
          <w:rFonts w:ascii="Times New Roman" w:eastAsia="Times New Roman" w:hAnsi="Times New Roman"/>
          <w:color w:val="333333"/>
          <w:szCs w:val="20"/>
          <w:lang w:eastAsia="en-GB"/>
        </w:rPr>
        <w:t>-Core, CR 018</w:t>
      </w:r>
      <w:r>
        <w:rPr>
          <w:rFonts w:ascii="Times New Roman" w:eastAsia="Times New Roman" w:hAnsi="Times New Roman"/>
          <w:color w:val="333333"/>
          <w:szCs w:val="20"/>
          <w:lang w:eastAsia="en-GB"/>
        </w:rPr>
        <w:t>6</w:t>
      </w:r>
      <w:r w:rsidRPr="005C4ED6">
        <w:rPr>
          <w:rFonts w:ascii="Times New Roman" w:eastAsia="Times New Roman" w:hAnsi="Times New Roman"/>
          <w:color w:val="333333"/>
          <w:szCs w:val="20"/>
          <w:lang w:eastAsia="en-GB"/>
        </w:rPr>
        <w:t xml:space="preserve">, Cat </w:t>
      </w:r>
      <w:r>
        <w:rPr>
          <w:rFonts w:ascii="Times New Roman" w:eastAsia="Times New Roman" w:hAnsi="Times New Roman"/>
          <w:color w:val="333333"/>
          <w:szCs w:val="20"/>
          <w:lang w:eastAsia="en-GB"/>
        </w:rPr>
        <w:t>A</w:t>
      </w:r>
      <w:r w:rsidRPr="005C4ED6">
        <w:rPr>
          <w:rFonts w:ascii="Times New Roman" w:eastAsia="Times New Roman" w:hAnsi="Times New Roman"/>
          <w:color w:val="333333"/>
          <w:szCs w:val="20"/>
          <w:lang w:eastAsia="en-GB"/>
        </w:rPr>
        <w:t>)</w:t>
      </w:r>
    </w:p>
    <w:p w14:paraId="37AFABEC" w14:textId="77777777" w:rsidR="005C4ED6" w:rsidRDefault="005C4ED6" w:rsidP="009B1B96"/>
    <w:p w14:paraId="08269B6C" w14:textId="2A0B1E7E" w:rsidR="00D8047B" w:rsidRPr="005C4ED6" w:rsidRDefault="00D8047B" w:rsidP="009B1B96">
      <w:pPr>
        <w:rPr>
          <w:b/>
          <w:bCs/>
        </w:rPr>
      </w:pPr>
      <w:r w:rsidRPr="005C4ED6">
        <w:rPr>
          <w:b/>
          <w:bCs/>
        </w:rPr>
        <w:t>R1-2606</w:t>
      </w:r>
      <w:r w:rsidR="005C4ED6" w:rsidRPr="005C4ED6">
        <w:rPr>
          <w:b/>
          <w:bCs/>
        </w:rPr>
        <w:t>936</w:t>
      </w:r>
      <w:r w:rsidRPr="005C4ED6">
        <w:rPr>
          <w:b/>
          <w:bCs/>
        </w:rPr>
        <w:tab/>
        <w:t>Alignment of PT-RS description</w:t>
      </w:r>
      <w:r w:rsidRPr="005C4ED6">
        <w:rPr>
          <w:b/>
          <w:bCs/>
        </w:rPr>
        <w:tab/>
        <w:t>Ericsson</w:t>
      </w:r>
    </w:p>
    <w:p w14:paraId="78D2A984" w14:textId="27D2B61B" w:rsidR="005C4ED6" w:rsidRPr="005C4ED6" w:rsidRDefault="005C4ED6" w:rsidP="005C4ED6">
      <w:pPr>
        <w:wordWrap w:val="0"/>
        <w:spacing w:line="225" w:lineRule="atLeast"/>
        <w:rPr>
          <w:rFonts w:ascii="Times New Roman" w:eastAsia="Times New Roman" w:hAnsi="Times New Roman"/>
          <w:color w:val="333333"/>
          <w:szCs w:val="20"/>
          <w:lang w:eastAsia="en-GB"/>
        </w:rPr>
      </w:pPr>
      <w:r w:rsidRPr="005C4ED6">
        <w:rPr>
          <w:rFonts w:ascii="Times New Roman" w:hAnsi="Times New Roman"/>
          <w:szCs w:val="20"/>
        </w:rPr>
        <w:t>(Rel-1</w:t>
      </w:r>
      <w:r>
        <w:rPr>
          <w:rFonts w:ascii="Times New Roman" w:hAnsi="Times New Roman"/>
          <w:szCs w:val="20"/>
        </w:rPr>
        <w:t>9</w:t>
      </w:r>
      <w:r w:rsidRPr="005C4ED6">
        <w:rPr>
          <w:rFonts w:ascii="Times New Roman" w:hAnsi="Times New Roman"/>
          <w:szCs w:val="20"/>
        </w:rPr>
        <w:t xml:space="preserve">, TS38.211, </w:t>
      </w:r>
      <w:proofErr w:type="spellStart"/>
      <w:r w:rsidRPr="005C4ED6">
        <w:rPr>
          <w:rFonts w:ascii="Times New Roman" w:eastAsia="Times New Roman" w:hAnsi="Times New Roman"/>
          <w:color w:val="333333"/>
          <w:szCs w:val="20"/>
          <w:lang w:eastAsia="en-GB"/>
        </w:rPr>
        <w:t>NR_newRAT</w:t>
      </w:r>
      <w:proofErr w:type="spellEnd"/>
      <w:r w:rsidRPr="005C4ED6">
        <w:rPr>
          <w:rFonts w:ascii="Times New Roman" w:eastAsia="Times New Roman" w:hAnsi="Times New Roman"/>
          <w:color w:val="333333"/>
          <w:szCs w:val="20"/>
          <w:lang w:eastAsia="en-GB"/>
        </w:rPr>
        <w:t>-Core, CR 018</w:t>
      </w:r>
      <w:r>
        <w:rPr>
          <w:rFonts w:ascii="Times New Roman" w:eastAsia="Times New Roman" w:hAnsi="Times New Roman"/>
          <w:color w:val="333333"/>
          <w:szCs w:val="20"/>
          <w:lang w:eastAsia="en-GB"/>
        </w:rPr>
        <w:t>7</w:t>
      </w:r>
      <w:r w:rsidRPr="005C4ED6">
        <w:rPr>
          <w:rFonts w:ascii="Times New Roman" w:eastAsia="Times New Roman" w:hAnsi="Times New Roman"/>
          <w:color w:val="333333"/>
          <w:szCs w:val="20"/>
          <w:lang w:eastAsia="en-GB"/>
        </w:rPr>
        <w:t xml:space="preserve">, Cat </w:t>
      </w:r>
      <w:r>
        <w:rPr>
          <w:rFonts w:ascii="Times New Roman" w:eastAsia="Times New Roman" w:hAnsi="Times New Roman"/>
          <w:color w:val="333333"/>
          <w:szCs w:val="20"/>
          <w:lang w:eastAsia="en-GB"/>
        </w:rPr>
        <w:t>A</w:t>
      </w:r>
      <w:r w:rsidRPr="005C4ED6">
        <w:rPr>
          <w:rFonts w:ascii="Times New Roman" w:eastAsia="Times New Roman" w:hAnsi="Times New Roman"/>
          <w:color w:val="333333"/>
          <w:szCs w:val="20"/>
          <w:lang w:eastAsia="en-GB"/>
        </w:rPr>
        <w:t>)</w:t>
      </w:r>
    </w:p>
    <w:p w14:paraId="4A7EAD7E" w14:textId="77777777" w:rsidR="005C4ED6" w:rsidRDefault="005C4ED6" w:rsidP="009B1B96"/>
    <w:p w14:paraId="7BB96FC8" w14:textId="77777777" w:rsidR="00D8047B" w:rsidRDefault="00D8047B" w:rsidP="009B1B96"/>
    <w:p w14:paraId="00788330" w14:textId="619C4373" w:rsidR="00D8047B" w:rsidRPr="00C402AA" w:rsidRDefault="00D8047B" w:rsidP="009B1B96">
      <w:pPr>
        <w:rPr>
          <w:b/>
          <w:bCs/>
        </w:rPr>
      </w:pPr>
      <w:r w:rsidRPr="00C402AA">
        <w:rPr>
          <w:b/>
          <w:bCs/>
        </w:rPr>
        <w:t>R1-2606</w:t>
      </w:r>
      <w:r w:rsidR="005C4ED6" w:rsidRPr="00C402AA">
        <w:rPr>
          <w:b/>
          <w:bCs/>
        </w:rPr>
        <w:t>937</w:t>
      </w:r>
      <w:r w:rsidRPr="00C402AA">
        <w:rPr>
          <w:b/>
          <w:bCs/>
        </w:rPr>
        <w:t xml:space="preserve"> </w:t>
      </w:r>
      <w:r w:rsidRPr="00C402AA">
        <w:rPr>
          <w:b/>
          <w:bCs/>
        </w:rPr>
        <w:tab/>
        <w:t>Rel-19 editorial corrections for TS 38.213</w:t>
      </w:r>
      <w:r w:rsidRPr="00C402AA">
        <w:rPr>
          <w:b/>
          <w:bCs/>
        </w:rPr>
        <w:tab/>
        <w:t>Samsung</w:t>
      </w:r>
    </w:p>
    <w:p w14:paraId="6C7FA23D" w14:textId="5F38736B" w:rsidR="005C4ED6" w:rsidRDefault="005C4ED6" w:rsidP="009B1B96">
      <w:r>
        <w:t xml:space="preserve">(Rel-19, TS38.213, </w:t>
      </w:r>
      <w:proofErr w:type="spellStart"/>
      <w:r>
        <w:t>NR_duplex_evo</w:t>
      </w:r>
      <w:proofErr w:type="spellEnd"/>
      <w:r>
        <w:t>-Core, NR_LPWUS-Core, CR 0787, Cat F)</w:t>
      </w:r>
    </w:p>
    <w:p w14:paraId="6C003CF4" w14:textId="77777777" w:rsidR="00D8047B" w:rsidRDefault="00D8047B" w:rsidP="009B1B96"/>
    <w:p w14:paraId="2D5C0BA9" w14:textId="00E3120F" w:rsidR="00D8047B" w:rsidRPr="00C402AA" w:rsidRDefault="00D8047B" w:rsidP="009B1B96">
      <w:pPr>
        <w:rPr>
          <w:b/>
          <w:bCs/>
        </w:rPr>
      </w:pPr>
      <w:r w:rsidRPr="00C402AA">
        <w:rPr>
          <w:b/>
          <w:bCs/>
        </w:rPr>
        <w:t>R1-2606</w:t>
      </w:r>
      <w:r w:rsidR="00C402AA" w:rsidRPr="00C402AA">
        <w:rPr>
          <w:b/>
          <w:bCs/>
        </w:rPr>
        <w:t>938</w:t>
      </w:r>
      <w:r w:rsidRPr="00C402AA">
        <w:rPr>
          <w:b/>
          <w:bCs/>
        </w:rPr>
        <w:tab/>
        <w:t>Rel-19 editorial corrections for TS 38.214</w:t>
      </w:r>
      <w:r w:rsidRPr="00C402AA">
        <w:rPr>
          <w:b/>
          <w:bCs/>
        </w:rPr>
        <w:tab/>
        <w:t>Nokia</w:t>
      </w:r>
    </w:p>
    <w:p w14:paraId="671534EC" w14:textId="50D3AC2A" w:rsidR="00C402AA" w:rsidRDefault="00C402AA" w:rsidP="009B1B96">
      <w:r>
        <w:t>(Rel-19, TS38.214, NR_MIMO_Ph5, NR_LPWUS-Core, NR_Mob_Ph4, CR 0775, Cat F)</w:t>
      </w:r>
    </w:p>
    <w:p w14:paraId="6C56193E" w14:textId="77777777" w:rsidR="00D8047B" w:rsidRDefault="00D8047B" w:rsidP="009B1B96"/>
    <w:p w14:paraId="06D68522" w14:textId="600B2F2F" w:rsidR="00D8047B" w:rsidRPr="00C402AA" w:rsidRDefault="00D8047B" w:rsidP="009B1B96">
      <w:pPr>
        <w:rPr>
          <w:b/>
          <w:bCs/>
        </w:rPr>
      </w:pPr>
      <w:r w:rsidRPr="00C402AA">
        <w:rPr>
          <w:b/>
          <w:bCs/>
        </w:rPr>
        <w:t>R1-2606XXX</w:t>
      </w:r>
      <w:r w:rsidRPr="00C402AA">
        <w:rPr>
          <w:b/>
          <w:bCs/>
        </w:rPr>
        <w:tab/>
      </w:r>
      <w:r w:rsidRPr="00C402AA">
        <w:rPr>
          <w:b/>
          <w:bCs/>
        </w:rPr>
        <w:fldChar w:fldCharType="begin"/>
      </w:r>
      <w:r w:rsidRPr="00C402AA">
        <w:rPr>
          <w:b/>
          <w:bCs/>
        </w:rPr>
        <w:instrText xml:space="preserve"> DOCPROPERTY  CrTitle  \* MERGEFORMAT </w:instrText>
      </w:r>
      <w:r w:rsidRPr="00C402AA">
        <w:rPr>
          <w:b/>
          <w:bCs/>
        </w:rPr>
        <w:fldChar w:fldCharType="separate"/>
      </w:r>
      <w:r w:rsidRPr="00C402AA">
        <w:rPr>
          <w:b/>
          <w:bCs/>
        </w:rPr>
        <w:t>Alignment CR for Rel-19 TS38.215</w:t>
      </w:r>
      <w:r w:rsidRPr="00C402AA">
        <w:rPr>
          <w:b/>
          <w:bCs/>
        </w:rPr>
        <w:fldChar w:fldCharType="end"/>
      </w:r>
      <w:r w:rsidRPr="00C402AA">
        <w:rPr>
          <w:b/>
          <w:bCs/>
        </w:rPr>
        <w:tab/>
        <w:t>Interdigital, Google</w:t>
      </w:r>
    </w:p>
    <w:p w14:paraId="7D732994" w14:textId="28188897" w:rsidR="00C402AA" w:rsidRDefault="00C402AA" w:rsidP="009B1B96">
      <w:r>
        <w:t>(Rel-19, TS38.215, NR_MIMO_Ph5-Core, CR 0082, Cat F)</w:t>
      </w:r>
    </w:p>
    <w:p w14:paraId="25208B1D" w14:textId="77777777" w:rsidR="00D8047B" w:rsidRDefault="00D8047B" w:rsidP="009B1B96"/>
    <w:p w14:paraId="200C6D9E" w14:textId="099D387F" w:rsidR="00D8047B" w:rsidRPr="0032333C" w:rsidRDefault="00D8047B" w:rsidP="009B1B96"/>
    <w:p w14:paraId="6443D517" w14:textId="124393AB" w:rsidR="00DD6A22" w:rsidRPr="0032333C" w:rsidRDefault="00DD6A22" w:rsidP="00DD6A22">
      <w:pPr>
        <w:numPr>
          <w:ilvl w:val="0"/>
          <w:numId w:val="9"/>
        </w:numPr>
        <w:rPr>
          <w:rFonts w:ascii="Times New Roman" w:hAnsi="Times New Roman"/>
          <w:b/>
          <w:szCs w:val="20"/>
        </w:rPr>
      </w:pPr>
      <w:r w:rsidRPr="0032333C">
        <w:rPr>
          <w:rFonts w:ascii="Times New Roman" w:hAnsi="Times New Roman"/>
          <w:b/>
          <w:szCs w:val="20"/>
        </w:rPr>
        <w:t>TR updates</w:t>
      </w:r>
    </w:p>
    <w:p w14:paraId="6538A3EC" w14:textId="77777777" w:rsidR="00E44AF4" w:rsidRDefault="00E44AF4" w:rsidP="00E44AF4">
      <w:pPr>
        <w:rPr>
          <w:highlight w:val="cyan"/>
        </w:rPr>
      </w:pPr>
    </w:p>
    <w:p w14:paraId="70FE176A" w14:textId="5ED52D13" w:rsidR="00FB6BE2" w:rsidRPr="00FB6BE2" w:rsidRDefault="00E44AF4" w:rsidP="00FB6BE2">
      <w:pPr>
        <w:rPr>
          <w:highlight w:val="cyan"/>
        </w:rPr>
      </w:pPr>
      <w:r w:rsidRPr="00FB6BE2">
        <w:rPr>
          <w:highlight w:val="cyan"/>
        </w:rPr>
        <w:lastRenderedPageBreak/>
        <w:t>[Post-126-6GR-RAN1 TR] </w:t>
      </w:r>
    </w:p>
    <w:p w14:paraId="22893E23" w14:textId="43059AE6" w:rsidR="00E44AF4" w:rsidRPr="00FB6BE2" w:rsidRDefault="00E44AF4" w:rsidP="00FB6BE2">
      <w:r w:rsidRPr="00FB6BE2">
        <w:t>Email discussion on RAN1 TR, From 31st Aug. to 9th Sep, 2026 –Shinya</w:t>
      </w:r>
      <w:r w:rsidR="00FB6BE2">
        <w:t xml:space="preserve"> </w:t>
      </w:r>
      <w:r w:rsidRPr="00FB6BE2">
        <w:t>(NTT DOCOMO, Inc.)</w:t>
      </w:r>
    </w:p>
    <w:p w14:paraId="45964181" w14:textId="3DBE8CEF" w:rsidR="00D8047B" w:rsidRPr="00D8047B" w:rsidRDefault="00D8047B" w:rsidP="00D8047B"/>
    <w:p w14:paraId="3440F9A2" w14:textId="77029A76" w:rsidR="007C799C" w:rsidRPr="00D8047B" w:rsidRDefault="00D8047B" w:rsidP="00B60F82">
      <w:pPr>
        <w:rPr>
          <w:b/>
          <w:bCs/>
          <w:lang w:val="en-US"/>
        </w:rPr>
      </w:pPr>
      <w:r w:rsidRPr="00D8047B">
        <w:rPr>
          <w:b/>
          <w:bCs/>
          <w:lang w:val="en-US"/>
        </w:rPr>
        <w:t>R1-2606929</w:t>
      </w:r>
      <w:r w:rsidRPr="00D8047B">
        <w:rPr>
          <w:b/>
          <w:bCs/>
          <w:lang w:val="en-US"/>
        </w:rPr>
        <w:tab/>
        <w:t>TR 38.760-1 “Study on 6G Radio RAN1 aspects” v0.5.0</w:t>
      </w:r>
      <w:r w:rsidRPr="00D8047B">
        <w:rPr>
          <w:b/>
          <w:bCs/>
          <w:lang w:val="en-US"/>
        </w:rPr>
        <w:tab/>
        <w:t xml:space="preserve">Rapporteur (NTT DOCOMO INC.) </w:t>
      </w:r>
    </w:p>
    <w:p w14:paraId="466B7671" w14:textId="77777777" w:rsidR="009B1B96" w:rsidRPr="007C799C" w:rsidRDefault="009B1B96" w:rsidP="00B60F82">
      <w:pPr>
        <w:rPr>
          <w:lang w:val="en-US"/>
        </w:rPr>
      </w:pPr>
    </w:p>
    <w:p w14:paraId="762BFF75" w14:textId="3C24EB29" w:rsidR="004F28C6" w:rsidRPr="0032333C" w:rsidRDefault="004F28C6" w:rsidP="004F28C6">
      <w:pPr>
        <w:numPr>
          <w:ilvl w:val="0"/>
          <w:numId w:val="9"/>
        </w:numPr>
        <w:rPr>
          <w:rFonts w:ascii="Times New Roman" w:hAnsi="Times New Roman"/>
          <w:b/>
          <w:szCs w:val="20"/>
        </w:rPr>
      </w:pPr>
      <w:r w:rsidRPr="0032333C">
        <w:rPr>
          <w:rFonts w:ascii="Times New Roman" w:hAnsi="Times New Roman"/>
          <w:b/>
          <w:szCs w:val="20"/>
        </w:rPr>
        <w:t>Miscellaneous</w:t>
      </w:r>
    </w:p>
    <w:p w14:paraId="3844476A" w14:textId="77777777" w:rsidR="00261FAD" w:rsidRPr="0032333C" w:rsidRDefault="00261FAD" w:rsidP="00261FAD"/>
    <w:p w14:paraId="779CD73D" w14:textId="595AC4BC" w:rsidR="00FB6BE2" w:rsidRDefault="001F025E" w:rsidP="001F025E">
      <w:pPr>
        <w:rPr>
          <w:highlight w:val="cyan"/>
        </w:rPr>
      </w:pPr>
      <w:r w:rsidRPr="002A292A">
        <w:rPr>
          <w:highlight w:val="cyan"/>
        </w:rPr>
        <w:t>[Post-126-6GR-MRSS Overhead]</w:t>
      </w:r>
    </w:p>
    <w:p w14:paraId="652F2A4B" w14:textId="0A3A4BBF" w:rsidR="001F025E" w:rsidRPr="00FB6BE2" w:rsidRDefault="00FB6BE2" w:rsidP="001F025E">
      <w:r w:rsidRPr="00FB6BE2">
        <w:t>E</w:t>
      </w:r>
      <w:r w:rsidR="001F025E" w:rsidRPr="00FB6BE2">
        <w:t>mail discussion to collect companies’ input on MRSS overhead, From 31st  Aug. to 4th Sept, 2026 –Shinya(NTT DOCOMO, Inc.)</w:t>
      </w:r>
      <w:r w:rsidR="001F025E" w:rsidRPr="00FB6BE2">
        <w:rPr>
          <w:rFonts w:ascii="Tahoma" w:hAnsi="Tahoma" w:cs="Tahoma"/>
        </w:rPr>
        <w:t>﻿</w:t>
      </w:r>
    </w:p>
    <w:p w14:paraId="5D7665F9" w14:textId="77777777" w:rsidR="001F025E" w:rsidRPr="002A292A" w:rsidRDefault="001F025E" w:rsidP="001F025E">
      <w:pPr>
        <w:rPr>
          <w:highlight w:val="cyan"/>
        </w:rPr>
      </w:pPr>
    </w:p>
    <w:p w14:paraId="4B7E0BE8" w14:textId="4A328E7B" w:rsidR="001F025E" w:rsidRPr="002A292A" w:rsidRDefault="001F025E" w:rsidP="001F025E">
      <w:pPr>
        <w:rPr>
          <w:highlight w:val="cyan"/>
        </w:rPr>
      </w:pPr>
    </w:p>
    <w:p w14:paraId="3D9B9720" w14:textId="1CA255F0" w:rsidR="001F025E" w:rsidRPr="002A292A" w:rsidRDefault="001F025E" w:rsidP="001F025E">
      <w:pPr>
        <w:rPr>
          <w:highlight w:val="cyan"/>
        </w:rPr>
      </w:pPr>
      <w:r w:rsidRPr="002A292A">
        <w:rPr>
          <w:highlight w:val="cyan"/>
        </w:rPr>
        <w:t>[Post-RAN1#126-R20-AIoT-R2D]</w:t>
      </w:r>
    </w:p>
    <w:p w14:paraId="15018A48" w14:textId="77777777" w:rsidR="001F025E" w:rsidRPr="00FB6BE2" w:rsidRDefault="001F025E" w:rsidP="001F025E">
      <w:r w:rsidRPr="00FB6BE2">
        <w:t>Email discussion to collect polynomials and initial states to be evaluated for periodic R2D sync signal and sequence-based SIP from 7</w:t>
      </w:r>
      <w:r w:rsidRPr="00FB6BE2">
        <w:rPr>
          <w:vertAlign w:val="superscript"/>
        </w:rPr>
        <w:t>th</w:t>
      </w:r>
      <w:r w:rsidRPr="00FB6BE2">
        <w:t xml:space="preserve"> Sept to 9</w:t>
      </w:r>
      <w:r w:rsidRPr="00FB6BE2">
        <w:rPr>
          <w:vertAlign w:val="superscript"/>
        </w:rPr>
        <w:t>th</w:t>
      </w:r>
      <w:r w:rsidRPr="00FB6BE2">
        <w:t xml:space="preserve"> Sept.</w:t>
      </w:r>
    </w:p>
    <w:p w14:paraId="7722B5F5" w14:textId="77777777" w:rsidR="001F025E" w:rsidRPr="00FB6BE2" w:rsidRDefault="001F025E" w:rsidP="001F025E">
      <w:r w:rsidRPr="00FB6BE2">
        <w:t>Note: Companies provide three distinct polynomials and each with one initial-state for periodic R2D sync signal</w:t>
      </w:r>
    </w:p>
    <w:p w14:paraId="09AB74FD" w14:textId="77777777" w:rsidR="001F025E" w:rsidRPr="00FB6BE2" w:rsidRDefault="001F025E" w:rsidP="001F025E">
      <w:r w:rsidRPr="00FB6BE2">
        <w:t>Note: Companies provide three distinct polynomials and each with one initial-state for each length of the sequence-based SIP</w:t>
      </w:r>
    </w:p>
    <w:p w14:paraId="11B3C07D" w14:textId="77777777" w:rsidR="001F025E" w:rsidRPr="002A292A" w:rsidRDefault="001F025E" w:rsidP="001F025E">
      <w:pPr>
        <w:rPr>
          <w:highlight w:val="cyan"/>
        </w:rPr>
      </w:pPr>
      <w:r w:rsidRPr="002A292A">
        <w:rPr>
          <w:highlight w:val="cyan"/>
        </w:rPr>
        <w:br/>
      </w:r>
    </w:p>
    <w:p w14:paraId="37EC4630" w14:textId="0EFA89F7" w:rsidR="001F025E" w:rsidRPr="002A292A" w:rsidRDefault="001F025E" w:rsidP="001F025E">
      <w:pPr>
        <w:rPr>
          <w:highlight w:val="cyan"/>
        </w:rPr>
      </w:pPr>
      <w:r w:rsidRPr="002A292A">
        <w:rPr>
          <w:highlight w:val="cyan"/>
          <w:lang w:val="en-US"/>
        </w:rPr>
        <w:t>[Post-126-R20-AIoT-D2R]</w:t>
      </w:r>
    </w:p>
    <w:p w14:paraId="7E4D83EA" w14:textId="77777777" w:rsidR="001F025E" w:rsidRPr="00FB6BE2" w:rsidRDefault="001F025E" w:rsidP="001F025E">
      <w:r w:rsidRPr="00FB6BE2">
        <w:rPr>
          <w:lang w:val="en-US"/>
        </w:rPr>
        <w:t xml:space="preserve">Email discussion to collect </w:t>
      </w:r>
      <w:r w:rsidRPr="00FB6BE2">
        <w:rPr>
          <w:bCs/>
          <w:lang w:val="en-US"/>
        </w:rPr>
        <w:t>polynomials and initial states to be evaluated for D2R preamble sequence from 7</w:t>
      </w:r>
      <w:r w:rsidRPr="00FB6BE2">
        <w:rPr>
          <w:bCs/>
          <w:vertAlign w:val="superscript"/>
          <w:lang w:val="en-US"/>
        </w:rPr>
        <w:t>th</w:t>
      </w:r>
      <w:r w:rsidRPr="00FB6BE2">
        <w:rPr>
          <w:bCs/>
          <w:lang w:val="en-US"/>
        </w:rPr>
        <w:t xml:space="preserve"> Sept to 9</w:t>
      </w:r>
      <w:r w:rsidRPr="00FB6BE2">
        <w:rPr>
          <w:bCs/>
          <w:vertAlign w:val="superscript"/>
          <w:lang w:val="en-US"/>
        </w:rPr>
        <w:t>th</w:t>
      </w:r>
      <w:r w:rsidRPr="00FB6BE2">
        <w:rPr>
          <w:bCs/>
          <w:lang w:val="en-US"/>
        </w:rPr>
        <w:t xml:space="preserve"> Sept.</w:t>
      </w:r>
    </w:p>
    <w:p w14:paraId="7ECA9819" w14:textId="77777777" w:rsidR="001F025E" w:rsidRPr="00FB6BE2" w:rsidRDefault="001F025E" w:rsidP="001F025E">
      <w:r w:rsidRPr="00FB6BE2">
        <w:rPr>
          <w:lang w:val="en-US"/>
        </w:rPr>
        <w:t xml:space="preserve">Note: Companies provide three polynomial/initial-state combinations for each D2R preamble sequence length:  </w:t>
      </w:r>
    </w:p>
    <w:p w14:paraId="3D39ED18" w14:textId="77777777" w:rsidR="001F025E" w:rsidRPr="00FB6BE2" w:rsidRDefault="001F025E" w:rsidP="001F025E">
      <w:r w:rsidRPr="00FB6BE2">
        <w:rPr>
          <w:bCs/>
          <w:lang w:val="en-US"/>
        </w:rPr>
        <w:t>l  For length 7: two distinct polynomials, with one initial state for one polynomial and two initial states for the other.</w:t>
      </w:r>
    </w:p>
    <w:p w14:paraId="72498EDA" w14:textId="77777777" w:rsidR="001F025E" w:rsidRPr="00FB6BE2" w:rsidRDefault="001F025E" w:rsidP="001F025E">
      <w:r w:rsidRPr="00FB6BE2">
        <w:rPr>
          <w:bCs/>
          <w:lang w:val="en-US"/>
        </w:rPr>
        <w:t>l  For lengths greater than 7: three distinct polynomials, each with one initial state.</w:t>
      </w:r>
    </w:p>
    <w:p w14:paraId="0AFA38EF" w14:textId="77777777" w:rsidR="001F025E" w:rsidRPr="002A292A" w:rsidRDefault="001F025E" w:rsidP="001F025E">
      <w:pPr>
        <w:rPr>
          <w:highlight w:val="cyan"/>
        </w:rPr>
      </w:pPr>
    </w:p>
    <w:p w14:paraId="3C66E67E" w14:textId="0E97337E" w:rsidR="001F025E" w:rsidRPr="002A292A" w:rsidRDefault="001F025E" w:rsidP="001F025E">
      <w:pPr>
        <w:rPr>
          <w:highlight w:val="cyan"/>
        </w:rPr>
      </w:pPr>
      <w:r w:rsidRPr="002A292A">
        <w:rPr>
          <w:highlight w:val="cyan"/>
          <w:lang w:val="de-DE"/>
        </w:rPr>
        <w:t>[Post-126-6GR-waveform] – Karri (Nokia)</w:t>
      </w:r>
    </w:p>
    <w:p w14:paraId="52A5360E" w14:textId="77777777" w:rsidR="001F025E" w:rsidRPr="00FB6BE2" w:rsidRDefault="001F025E" w:rsidP="001F025E">
      <w:r w:rsidRPr="00FB6BE2">
        <w:t>Email discussion to collect additional evaluation results from 28</w:t>
      </w:r>
      <w:r w:rsidRPr="00FB6BE2">
        <w:rPr>
          <w:vertAlign w:val="superscript"/>
        </w:rPr>
        <w:t>th</w:t>
      </w:r>
      <w:r w:rsidRPr="00FB6BE2">
        <w:t xml:space="preserve"> to 30</w:t>
      </w:r>
      <w:r w:rsidRPr="00FB6BE2">
        <w:rPr>
          <w:vertAlign w:val="superscript"/>
        </w:rPr>
        <w:t>th</w:t>
      </w:r>
      <w:r w:rsidRPr="00FB6BE2">
        <w:t xml:space="preserve"> Sept.</w:t>
      </w:r>
    </w:p>
    <w:p w14:paraId="27179F77" w14:textId="77777777" w:rsidR="001F025E" w:rsidRPr="00FB6BE2" w:rsidRDefault="001F025E" w:rsidP="001F025E">
      <w:r w:rsidRPr="00FB6BE2">
        <w:t>Note: additional evaluation results captured into the template should also be submitted in contribution for Oct. meeting.</w:t>
      </w:r>
    </w:p>
    <w:p w14:paraId="504D4CAE" w14:textId="77777777" w:rsidR="001F025E" w:rsidRPr="002A292A" w:rsidRDefault="001F025E" w:rsidP="001F025E">
      <w:pPr>
        <w:rPr>
          <w:highlight w:val="cyan"/>
        </w:rPr>
      </w:pPr>
      <w:r w:rsidRPr="002A292A">
        <w:rPr>
          <w:highlight w:val="cyan"/>
        </w:rPr>
        <w:br/>
      </w:r>
    </w:p>
    <w:p w14:paraId="40838EBF" w14:textId="1A173BAA" w:rsidR="001F025E" w:rsidRPr="002A292A" w:rsidRDefault="001F025E" w:rsidP="001F025E">
      <w:pPr>
        <w:rPr>
          <w:highlight w:val="cyan"/>
        </w:rPr>
      </w:pPr>
      <w:r w:rsidRPr="002A292A">
        <w:rPr>
          <w:highlight w:val="cyan"/>
        </w:rPr>
        <w:t>[Post-126-</w:t>
      </w:r>
      <w:r w:rsidRPr="002A292A">
        <w:rPr>
          <w:highlight w:val="cyan"/>
          <w:lang w:val="en-US"/>
        </w:rPr>
        <w:t xml:space="preserve">6GR-For </w:t>
      </w:r>
      <w:r w:rsidRPr="002A292A">
        <w:rPr>
          <w:highlight w:val="cyan"/>
        </w:rPr>
        <w:t>CSI prediction]</w:t>
      </w:r>
    </w:p>
    <w:p w14:paraId="1207FF92" w14:textId="77777777" w:rsidR="001F025E" w:rsidRPr="00FB6BE2" w:rsidRDefault="001F025E" w:rsidP="001F025E">
      <w:r w:rsidRPr="00FB6BE2">
        <w:t xml:space="preserve">Email discussion for </w:t>
      </w:r>
      <w:r w:rsidRPr="00FB6BE2">
        <w:rPr>
          <w:lang w:val="en-US"/>
        </w:rPr>
        <w:t xml:space="preserve">collecting </w:t>
      </w:r>
      <w:r w:rsidRPr="00FB6BE2">
        <w:t>CSI prediction simulation result from 23</w:t>
      </w:r>
      <w:r w:rsidRPr="00FB6BE2">
        <w:rPr>
          <w:vertAlign w:val="superscript"/>
        </w:rPr>
        <w:t>rd</w:t>
      </w:r>
      <w:r w:rsidRPr="00FB6BE2">
        <w:t xml:space="preserve"> Sept. to 8</w:t>
      </w:r>
      <w:r w:rsidRPr="00FB6BE2">
        <w:rPr>
          <w:vertAlign w:val="superscript"/>
        </w:rPr>
        <w:t>th</w:t>
      </w:r>
      <w:r w:rsidRPr="00FB6BE2">
        <w:t xml:space="preserve"> Oct.</w:t>
      </w:r>
    </w:p>
    <w:p w14:paraId="57E430C5" w14:textId="77777777" w:rsidR="001F025E" w:rsidRPr="002A292A" w:rsidRDefault="001F025E" w:rsidP="001F025E">
      <w:pPr>
        <w:rPr>
          <w:highlight w:val="cyan"/>
        </w:rPr>
      </w:pPr>
    </w:p>
    <w:p w14:paraId="682FE043" w14:textId="42780D45" w:rsidR="001F025E" w:rsidRPr="002A292A" w:rsidRDefault="001F025E" w:rsidP="001F025E">
      <w:pPr>
        <w:rPr>
          <w:highlight w:val="cyan"/>
        </w:rPr>
      </w:pPr>
      <w:r w:rsidRPr="002A292A">
        <w:rPr>
          <w:highlight w:val="cyan"/>
        </w:rPr>
        <w:t>[Post-126-</w:t>
      </w:r>
      <w:r w:rsidRPr="002A292A">
        <w:rPr>
          <w:highlight w:val="cyan"/>
          <w:lang w:val="en-US"/>
        </w:rPr>
        <w:t>6GR-For templates and results for use cases</w:t>
      </w:r>
      <w:r w:rsidRPr="002A292A">
        <w:rPr>
          <w:highlight w:val="cyan"/>
        </w:rPr>
        <w:t>]</w:t>
      </w:r>
    </w:p>
    <w:p w14:paraId="0FBB5D5C" w14:textId="77777777" w:rsidR="001F025E" w:rsidRPr="00FB6BE2" w:rsidRDefault="001F025E" w:rsidP="001F025E">
      <w:r w:rsidRPr="00FB6BE2">
        <w:t>Email discussion for the templates and collect results for the use cases, e.g., fixed codebook, AI-CSI, CPI, </w:t>
      </w:r>
      <w:r w:rsidRPr="00FB6BE2">
        <w:rPr>
          <w:lang w:val="en-US"/>
        </w:rPr>
        <w:t>downloadable/configurable codebook/basis</w:t>
      </w:r>
      <w:r w:rsidRPr="00FB6BE2">
        <w:t xml:space="preserve">, DMRS-based CSI, </w:t>
      </w:r>
      <w:proofErr w:type="spellStart"/>
      <w:r w:rsidRPr="00FB6BE2">
        <w:t>precoded</w:t>
      </w:r>
      <w:proofErr w:type="spellEnd"/>
      <w:r w:rsidRPr="00FB6BE2">
        <w:t xml:space="preserve"> CSI-RS from 21</w:t>
      </w:r>
      <w:r w:rsidRPr="00FB6BE2">
        <w:rPr>
          <w:vertAlign w:val="superscript"/>
        </w:rPr>
        <w:t>st</w:t>
      </w:r>
      <w:r w:rsidRPr="00FB6BE2">
        <w:t xml:space="preserve"> Sept. to 8</w:t>
      </w:r>
      <w:r w:rsidRPr="00FB6BE2">
        <w:rPr>
          <w:vertAlign w:val="superscript"/>
        </w:rPr>
        <w:t>th</w:t>
      </w:r>
      <w:r w:rsidRPr="00FB6BE2">
        <w:t xml:space="preserve"> Oct.</w:t>
      </w:r>
    </w:p>
    <w:p w14:paraId="21F93EEE" w14:textId="77777777" w:rsidR="001F025E" w:rsidRPr="002A292A" w:rsidRDefault="001F025E" w:rsidP="001F025E">
      <w:pPr>
        <w:rPr>
          <w:highlight w:val="cyan"/>
        </w:rPr>
      </w:pPr>
      <w:r w:rsidRPr="002A292A">
        <w:rPr>
          <w:highlight w:val="cyan"/>
          <w:lang w:val="en-US"/>
        </w:rPr>
        <w:br/>
      </w:r>
    </w:p>
    <w:p w14:paraId="71F00640" w14:textId="4E0E4562" w:rsidR="001F025E" w:rsidRPr="002A292A" w:rsidRDefault="001F025E" w:rsidP="001F025E">
      <w:pPr>
        <w:rPr>
          <w:highlight w:val="cyan"/>
        </w:rPr>
      </w:pPr>
      <w:r w:rsidRPr="002A292A">
        <w:rPr>
          <w:highlight w:val="cyan"/>
          <w:lang w:val="en-US"/>
        </w:rPr>
        <w:t>[Post-126-6G- Aspects of UL based CSI acquisition]</w:t>
      </w:r>
    </w:p>
    <w:p w14:paraId="202CC4A1" w14:textId="77777777" w:rsidR="001F025E" w:rsidRPr="00FB6BE2" w:rsidRDefault="001F025E" w:rsidP="001F025E">
      <w:pPr>
        <w:rPr>
          <w:lang w:val="en-US"/>
        </w:rPr>
      </w:pPr>
      <w:r w:rsidRPr="00FB6BE2">
        <w:rPr>
          <w:lang w:val="en-US"/>
        </w:rPr>
        <w:t>Email discussion for aligning evaluation assumptions and evaluation cases for SRS sequence design from 31st  Aug. to 16th Sept.</w:t>
      </w:r>
    </w:p>
    <w:p w14:paraId="7080263B" w14:textId="77777777" w:rsidR="001F025E" w:rsidRPr="002A292A" w:rsidRDefault="001F025E" w:rsidP="001F025E">
      <w:pPr>
        <w:rPr>
          <w:highlight w:val="cyan"/>
        </w:rPr>
      </w:pPr>
      <w:r w:rsidRPr="002A292A">
        <w:rPr>
          <w:highlight w:val="cyan"/>
          <w:lang w:val="en-US"/>
        </w:rPr>
        <w:lastRenderedPageBreak/>
        <w:br/>
      </w:r>
    </w:p>
    <w:p w14:paraId="7F47AC27" w14:textId="5A039E58" w:rsidR="001F025E" w:rsidRPr="002A292A" w:rsidRDefault="001F025E" w:rsidP="001F025E">
      <w:pPr>
        <w:rPr>
          <w:highlight w:val="cyan"/>
        </w:rPr>
      </w:pPr>
      <w:r w:rsidRPr="002A292A">
        <w:rPr>
          <w:highlight w:val="cyan"/>
        </w:rPr>
        <w:t>[Post-</w:t>
      </w:r>
      <w:r w:rsidRPr="002A292A">
        <w:rPr>
          <w:highlight w:val="cyan"/>
          <w:lang w:val="en-US"/>
        </w:rPr>
        <w:t>126-R20-6GR-</w:t>
      </w:r>
      <w:r w:rsidRPr="002A292A">
        <w:rPr>
          <w:highlight w:val="cyan"/>
        </w:rPr>
        <w:t>WUS operation in RRC states</w:t>
      </w:r>
      <w:r w:rsidRPr="002A292A">
        <w:rPr>
          <w:highlight w:val="cyan"/>
          <w:lang w:val="en-US"/>
        </w:rPr>
        <w:t>-1</w:t>
      </w:r>
      <w:r w:rsidRPr="002A292A">
        <w:rPr>
          <w:highlight w:val="cyan"/>
        </w:rPr>
        <w:t>]</w:t>
      </w:r>
    </w:p>
    <w:p w14:paraId="7BA444C8" w14:textId="77777777" w:rsidR="001F025E" w:rsidRPr="003A2245" w:rsidRDefault="001F025E" w:rsidP="001F025E">
      <w:r w:rsidRPr="003A2245">
        <w:t>Email discussion for collecting UE energy saving results in RRC idle mode from 21st Sept. to 2nd Oct, including potential updates to the template if any.</w:t>
      </w:r>
    </w:p>
    <w:p w14:paraId="67EFAD28" w14:textId="77777777" w:rsidR="001F025E" w:rsidRPr="003A2245" w:rsidRDefault="001F025E" w:rsidP="001F025E"/>
    <w:p w14:paraId="70D2C526" w14:textId="420EEACF" w:rsidR="001F025E" w:rsidRPr="002A292A" w:rsidRDefault="001F025E" w:rsidP="001F025E">
      <w:pPr>
        <w:rPr>
          <w:highlight w:val="cyan"/>
        </w:rPr>
      </w:pPr>
      <w:r w:rsidRPr="002A292A">
        <w:rPr>
          <w:highlight w:val="cyan"/>
        </w:rPr>
        <w:t>[Post-126-6GR-NTN]</w:t>
      </w:r>
    </w:p>
    <w:p w14:paraId="60E2390A" w14:textId="77777777" w:rsidR="001F025E" w:rsidRPr="003A2245" w:rsidRDefault="001F025E" w:rsidP="001F025E">
      <w:r w:rsidRPr="003A2245">
        <w:t xml:space="preserve">Email discussion on 6GR NTN requirements for </w:t>
      </w:r>
      <w:r w:rsidRPr="003A2245">
        <w:rPr>
          <w:lang w:val="en-US"/>
        </w:rPr>
        <w:t xml:space="preserve">GNSS-less/free/degraded </w:t>
      </w:r>
      <w:r w:rsidRPr="003A2245">
        <w:t>PRACH (Aug 31</w:t>
      </w:r>
      <w:r w:rsidRPr="003A2245">
        <w:rPr>
          <w:vertAlign w:val="superscript"/>
        </w:rPr>
        <w:t>st</w:t>
      </w:r>
      <w:r w:rsidRPr="003A2245">
        <w:t xml:space="preserve"> to Sept. 3</w:t>
      </w:r>
      <w:r w:rsidRPr="003A2245">
        <w:rPr>
          <w:vertAlign w:val="superscript"/>
        </w:rPr>
        <w:t>rd</w:t>
      </w:r>
      <w:r w:rsidRPr="003A2245">
        <w:t>)</w:t>
      </w:r>
      <w:r w:rsidRPr="003A2245">
        <w:rPr>
          <w:b/>
          <w:bCs/>
        </w:rPr>
        <w:t>.</w:t>
      </w:r>
    </w:p>
    <w:p w14:paraId="30E25FBB" w14:textId="1090E7D1" w:rsidR="001F025E" w:rsidRPr="003A2245" w:rsidRDefault="001F025E" w:rsidP="00E44AF4">
      <w:r w:rsidRPr="003A2245">
        <w:br/>
      </w:r>
    </w:p>
    <w:p w14:paraId="78B0CE90" w14:textId="77777777" w:rsidR="002A292A" w:rsidRPr="001F025E" w:rsidRDefault="002A292A" w:rsidP="001F025E"/>
    <w:p w14:paraId="17BEA3F6" w14:textId="77777777" w:rsidR="009B1B96" w:rsidRPr="00CD3C18" w:rsidRDefault="009B1B96" w:rsidP="006C4A52">
      <w:pPr>
        <w:rPr>
          <w:lang w:val="en-US"/>
        </w:rPr>
      </w:pPr>
    </w:p>
    <w:p w14:paraId="2EE22E6C" w14:textId="2380410E" w:rsidR="00F445D6" w:rsidRPr="0032333C" w:rsidRDefault="007A5AC0" w:rsidP="009643F7">
      <w:pPr>
        <w:pStyle w:val="Heading1"/>
        <w:numPr>
          <w:ilvl w:val="0"/>
          <w:numId w:val="0"/>
        </w:numPr>
        <w:spacing w:before="0" w:after="0"/>
        <w:rPr>
          <w:rFonts w:ascii="Times New Roman" w:hAnsi="Times New Roman" w:cs="Times New Roman"/>
          <w:sz w:val="20"/>
          <w:szCs w:val="20"/>
        </w:rPr>
      </w:pPr>
      <w:r w:rsidRPr="0032333C">
        <w:rPr>
          <w:rFonts w:ascii="Times New Roman" w:hAnsi="Times New Roman"/>
          <w:sz w:val="20"/>
          <w:szCs w:val="20"/>
        </w:rPr>
        <w:br w:type="page"/>
      </w:r>
      <w:bookmarkStart w:id="290" w:name="_Toc239313283"/>
      <w:r w:rsidR="00F445D6"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00F445D6" w:rsidRPr="0032333C">
        <w:rPr>
          <w:rFonts w:ascii="Times New Roman" w:hAnsi="Times New Roman" w:cs="Times New Roman"/>
          <w:sz w:val="20"/>
          <w:szCs w:val="20"/>
        </w:rPr>
        <w:t>G:</w:t>
      </w:r>
      <w:r w:rsidR="00F445D6" w:rsidRPr="0032333C">
        <w:rPr>
          <w:rFonts w:ascii="Times New Roman" w:hAnsi="Times New Roman" w:cs="Times New Roman"/>
          <w:sz w:val="20"/>
          <w:szCs w:val="20"/>
        </w:rPr>
        <w:tab/>
        <w:t>List</w:t>
      </w:r>
      <w:r w:rsidR="00233210" w:rsidRPr="0032333C">
        <w:rPr>
          <w:rFonts w:ascii="Times New Roman" w:hAnsi="Times New Roman" w:cs="Times New Roman"/>
          <w:sz w:val="20"/>
          <w:szCs w:val="20"/>
        </w:rPr>
        <w:t xml:space="preserve"> </w:t>
      </w:r>
      <w:r w:rsidR="00F445D6" w:rsidRPr="0032333C">
        <w:rPr>
          <w:rFonts w:ascii="Times New Roman" w:hAnsi="Times New Roman" w:cs="Times New Roman"/>
          <w:sz w:val="20"/>
          <w:szCs w:val="20"/>
        </w:rPr>
        <w:t>of</w:t>
      </w:r>
      <w:r w:rsidR="00233210" w:rsidRPr="0032333C">
        <w:rPr>
          <w:rFonts w:ascii="Times New Roman" w:hAnsi="Times New Roman" w:cs="Times New Roman"/>
          <w:sz w:val="20"/>
          <w:szCs w:val="20"/>
        </w:rPr>
        <w:t xml:space="preserve"> </w:t>
      </w:r>
      <w:r w:rsidR="00F445D6" w:rsidRPr="0032333C">
        <w:rPr>
          <w:rFonts w:ascii="Times New Roman" w:hAnsi="Times New Roman" w:cs="Times New Roman"/>
          <w:sz w:val="20"/>
          <w:szCs w:val="20"/>
        </w:rPr>
        <w:t>participants</w:t>
      </w:r>
      <w:r w:rsidR="00233210" w:rsidRPr="0032333C">
        <w:rPr>
          <w:rFonts w:ascii="Times New Roman" w:hAnsi="Times New Roman" w:cs="Times New Roman"/>
          <w:sz w:val="20"/>
          <w:szCs w:val="20"/>
        </w:rPr>
        <w:t xml:space="preserve"> </w:t>
      </w:r>
      <w:r w:rsidR="00F445D6" w:rsidRPr="0032333C">
        <w:rPr>
          <w:rFonts w:ascii="Times New Roman" w:hAnsi="Times New Roman" w:cs="Times New Roman"/>
          <w:sz w:val="20"/>
          <w:szCs w:val="20"/>
        </w:rPr>
        <w:t>at</w:t>
      </w:r>
      <w:r w:rsidR="00233210" w:rsidRPr="0032333C">
        <w:rPr>
          <w:rFonts w:ascii="Times New Roman" w:hAnsi="Times New Roman" w:cs="Times New Roman"/>
          <w:sz w:val="20"/>
          <w:szCs w:val="20"/>
        </w:rPr>
        <w:t xml:space="preserve"> </w:t>
      </w:r>
      <w:r w:rsidR="00CC2881" w:rsidRPr="0032333C">
        <w:rPr>
          <w:rFonts w:ascii="Times New Roman" w:hAnsi="Times New Roman" w:cs="Times New Roman"/>
          <w:sz w:val="20"/>
          <w:szCs w:val="20"/>
        </w:rPr>
        <w:t xml:space="preserve">RAN1 </w:t>
      </w:r>
      <w:r w:rsidR="00583413" w:rsidRPr="0032333C">
        <w:rPr>
          <w:rFonts w:ascii="Times New Roman" w:hAnsi="Times New Roman" w:cs="Times New Roman"/>
          <w:sz w:val="20"/>
          <w:szCs w:val="20"/>
        </w:rPr>
        <w:t>#12</w:t>
      </w:r>
      <w:r w:rsidR="00C878F2">
        <w:rPr>
          <w:rFonts w:ascii="Times New Roman" w:hAnsi="Times New Roman" w:cs="Times New Roman"/>
          <w:sz w:val="20"/>
          <w:szCs w:val="20"/>
        </w:rPr>
        <w:t>5</w:t>
      </w:r>
      <w:bookmarkEnd w:id="290"/>
    </w:p>
    <w:p w14:paraId="7AC8532D" w14:textId="77777777" w:rsidR="005C5573" w:rsidRPr="0032333C" w:rsidRDefault="005C5573" w:rsidP="005C5573">
      <w:pPr>
        <w:rPr>
          <w:szCs w:val="20"/>
        </w:rPr>
      </w:pPr>
    </w:p>
    <w:p w14:paraId="7D0188F5" w14:textId="1F89CB63" w:rsidR="007A5AC0" w:rsidRPr="0032333C" w:rsidRDefault="007A5AC0" w:rsidP="009643F7">
      <w:pPr>
        <w:rPr>
          <w:szCs w:val="20"/>
        </w:rPr>
      </w:pPr>
      <w:r w:rsidRPr="0032333C">
        <w:rPr>
          <w:szCs w:val="20"/>
        </w:rPr>
        <w:t>Please</w:t>
      </w:r>
      <w:r w:rsidR="00233210" w:rsidRPr="0032333C">
        <w:rPr>
          <w:szCs w:val="20"/>
        </w:rPr>
        <w:t xml:space="preserve"> </w:t>
      </w:r>
      <w:r w:rsidRPr="0032333C">
        <w:rPr>
          <w:szCs w:val="20"/>
        </w:rPr>
        <w:t>see</w:t>
      </w:r>
      <w:r w:rsidR="00233210" w:rsidRPr="0032333C">
        <w:rPr>
          <w:szCs w:val="20"/>
        </w:rPr>
        <w:t xml:space="preserve"> </w:t>
      </w:r>
      <w:r w:rsidRPr="0032333C">
        <w:rPr>
          <w:szCs w:val="20"/>
        </w:rPr>
        <w:t>excel</w:t>
      </w:r>
      <w:r w:rsidR="00233210" w:rsidRPr="0032333C">
        <w:rPr>
          <w:szCs w:val="20"/>
        </w:rPr>
        <w:t xml:space="preserve"> </w:t>
      </w:r>
      <w:r w:rsidRPr="0032333C">
        <w:rPr>
          <w:szCs w:val="20"/>
        </w:rPr>
        <w:t>file</w:t>
      </w:r>
      <w:r w:rsidR="00233210" w:rsidRPr="0032333C">
        <w:rPr>
          <w:szCs w:val="20"/>
        </w:rPr>
        <w:t xml:space="preserve"> </w:t>
      </w:r>
      <w:r w:rsidRPr="0032333C">
        <w:rPr>
          <w:szCs w:val="20"/>
        </w:rPr>
        <w:t>attached</w:t>
      </w:r>
      <w:r w:rsidR="00233210" w:rsidRPr="0032333C">
        <w:rPr>
          <w:szCs w:val="20"/>
        </w:rPr>
        <w:t xml:space="preserve"> </w:t>
      </w:r>
      <w:r w:rsidRPr="0032333C">
        <w:rPr>
          <w:szCs w:val="20"/>
        </w:rPr>
        <w:t>to</w:t>
      </w:r>
      <w:r w:rsidR="00233210" w:rsidRPr="0032333C">
        <w:rPr>
          <w:szCs w:val="20"/>
        </w:rPr>
        <w:t xml:space="preserve"> </w:t>
      </w:r>
      <w:r w:rsidRPr="0032333C">
        <w:rPr>
          <w:szCs w:val="20"/>
        </w:rPr>
        <w:t>this</w:t>
      </w:r>
      <w:r w:rsidR="00233210" w:rsidRPr="0032333C">
        <w:rPr>
          <w:szCs w:val="20"/>
        </w:rPr>
        <w:t xml:space="preserve"> </w:t>
      </w:r>
      <w:r w:rsidRPr="0032333C">
        <w:rPr>
          <w:szCs w:val="20"/>
        </w:rPr>
        <w:t>report</w:t>
      </w:r>
    </w:p>
    <w:p w14:paraId="3EF024D4" w14:textId="77777777" w:rsidR="007A5AC0" w:rsidRPr="0032333C" w:rsidRDefault="007A5AC0" w:rsidP="009643F7">
      <w:pPr>
        <w:rPr>
          <w:rFonts w:ascii="Times New Roman" w:eastAsia="SimSun" w:hAnsi="Times New Roman"/>
          <w:kern w:val="2"/>
          <w:szCs w:val="20"/>
        </w:rPr>
      </w:pPr>
    </w:p>
    <w:p w14:paraId="242BFCB6" w14:textId="21EFDA8D" w:rsidR="008755AE" w:rsidRPr="0032333C"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32333C">
        <w:rPr>
          <w:rFonts w:ascii="Times New Roman" w:hAnsi="Times New Roman" w:cs="Times New Roman"/>
          <w:sz w:val="20"/>
          <w:szCs w:val="20"/>
        </w:rPr>
        <w:br w:type="page"/>
      </w:r>
      <w:bookmarkStart w:id="291" w:name="_Toc436387513"/>
      <w:bookmarkStart w:id="292" w:name="_Toc239313284"/>
      <w:r w:rsidR="008755AE" w:rsidRPr="0032333C">
        <w:rPr>
          <w:rFonts w:ascii="Times New Roman" w:hAnsi="Times New Roman" w:cs="Times New Roman"/>
          <w:sz w:val="20"/>
          <w:szCs w:val="20"/>
        </w:rPr>
        <w:lastRenderedPageBreak/>
        <w:t>Annex</w:t>
      </w:r>
      <w:r w:rsidR="00233210" w:rsidRPr="0032333C">
        <w:rPr>
          <w:rFonts w:ascii="Times New Roman" w:hAnsi="Times New Roman" w:cs="Times New Roman"/>
          <w:sz w:val="20"/>
          <w:szCs w:val="20"/>
        </w:rPr>
        <w:t xml:space="preserve"> </w:t>
      </w:r>
      <w:r w:rsidR="008755AE" w:rsidRPr="0032333C">
        <w:rPr>
          <w:rFonts w:ascii="Times New Roman" w:hAnsi="Times New Roman" w:cs="Times New Roman"/>
          <w:sz w:val="20"/>
          <w:szCs w:val="20"/>
        </w:rPr>
        <w:t>H:</w:t>
      </w:r>
      <w:r w:rsidR="008755AE" w:rsidRPr="0032333C">
        <w:rPr>
          <w:rFonts w:ascii="Times New Roman" w:hAnsi="Times New Roman" w:cs="Times New Roman"/>
          <w:sz w:val="20"/>
          <w:szCs w:val="20"/>
        </w:rPr>
        <w:tab/>
        <w:t>TSG</w:t>
      </w:r>
      <w:r w:rsidR="00233210" w:rsidRPr="0032333C">
        <w:rPr>
          <w:rFonts w:ascii="Times New Roman" w:hAnsi="Times New Roman" w:cs="Times New Roman"/>
          <w:sz w:val="20"/>
          <w:szCs w:val="20"/>
        </w:rPr>
        <w:t xml:space="preserve"> </w:t>
      </w:r>
      <w:r w:rsidR="008755AE" w:rsidRPr="0032333C">
        <w:rPr>
          <w:rFonts w:ascii="Times New Roman" w:hAnsi="Times New Roman" w:cs="Times New Roman"/>
          <w:sz w:val="20"/>
          <w:szCs w:val="20"/>
        </w:rPr>
        <w:t>RAN</w:t>
      </w:r>
      <w:r w:rsidR="00233210" w:rsidRPr="0032333C">
        <w:rPr>
          <w:rFonts w:ascii="Times New Roman" w:hAnsi="Times New Roman" w:cs="Times New Roman"/>
          <w:sz w:val="20"/>
          <w:szCs w:val="20"/>
        </w:rPr>
        <w:t xml:space="preserve"> </w:t>
      </w:r>
      <w:r w:rsidR="008755AE" w:rsidRPr="0032333C">
        <w:rPr>
          <w:rFonts w:ascii="Times New Roman" w:hAnsi="Times New Roman" w:cs="Times New Roman"/>
          <w:sz w:val="20"/>
          <w:szCs w:val="20"/>
        </w:rPr>
        <w:t>WG1</w:t>
      </w:r>
      <w:r w:rsidR="00233210" w:rsidRPr="0032333C">
        <w:rPr>
          <w:rFonts w:ascii="Times New Roman" w:hAnsi="Times New Roman" w:cs="Times New Roman"/>
          <w:sz w:val="20"/>
          <w:szCs w:val="20"/>
        </w:rPr>
        <w:t xml:space="preserve"> </w:t>
      </w:r>
      <w:r w:rsidR="008755AE" w:rsidRPr="0032333C">
        <w:rPr>
          <w:rFonts w:ascii="Times New Roman" w:hAnsi="Times New Roman" w:cs="Times New Roman"/>
          <w:sz w:val="20"/>
          <w:szCs w:val="20"/>
        </w:rPr>
        <w:t>meetings</w:t>
      </w:r>
      <w:r w:rsidR="00233210" w:rsidRPr="0032333C">
        <w:rPr>
          <w:rFonts w:ascii="Times New Roman" w:hAnsi="Times New Roman" w:cs="Times New Roman"/>
          <w:sz w:val="20"/>
          <w:szCs w:val="20"/>
        </w:rPr>
        <w:t xml:space="preserve"> </w:t>
      </w:r>
      <w:r w:rsidR="008755AE" w:rsidRPr="0032333C">
        <w:rPr>
          <w:rFonts w:ascii="Times New Roman" w:hAnsi="Times New Roman" w:cs="Times New Roman"/>
          <w:sz w:val="20"/>
          <w:szCs w:val="20"/>
        </w:rPr>
        <w:t>in</w:t>
      </w:r>
      <w:r w:rsidR="00233210" w:rsidRPr="0032333C">
        <w:rPr>
          <w:rFonts w:ascii="Times New Roman" w:hAnsi="Times New Roman" w:cs="Times New Roman"/>
          <w:sz w:val="20"/>
          <w:szCs w:val="20"/>
        </w:rPr>
        <w:t xml:space="preserve"> </w:t>
      </w:r>
      <w:r w:rsidR="008755AE" w:rsidRPr="0032333C">
        <w:rPr>
          <w:rFonts w:ascii="Times New Roman" w:eastAsia="MS Mincho" w:hAnsi="Times New Roman" w:cs="Times New Roman"/>
          <w:sz w:val="20"/>
          <w:szCs w:val="20"/>
          <w:lang w:eastAsia="ja-JP"/>
        </w:rPr>
        <w:t>20</w:t>
      </w:r>
      <w:r w:rsidR="00104FF5" w:rsidRPr="0032333C">
        <w:rPr>
          <w:rFonts w:ascii="Times New Roman" w:eastAsia="MS Mincho" w:hAnsi="Times New Roman" w:cs="Times New Roman"/>
          <w:sz w:val="20"/>
          <w:szCs w:val="20"/>
          <w:lang w:eastAsia="ja-JP"/>
        </w:rPr>
        <w:t>2</w:t>
      </w:r>
      <w:r w:rsidR="0014625D" w:rsidRPr="0032333C">
        <w:rPr>
          <w:rFonts w:ascii="Times New Roman" w:eastAsia="MS Mincho" w:hAnsi="Times New Roman" w:cs="Times New Roman"/>
          <w:sz w:val="20"/>
          <w:szCs w:val="20"/>
          <w:lang w:eastAsia="ja-JP"/>
        </w:rPr>
        <w:t>6</w:t>
      </w:r>
      <w:r w:rsidR="00233210" w:rsidRPr="0032333C">
        <w:rPr>
          <w:rFonts w:ascii="Times New Roman" w:eastAsia="MS Mincho" w:hAnsi="Times New Roman" w:cs="Times New Roman"/>
          <w:sz w:val="20"/>
          <w:szCs w:val="20"/>
          <w:lang w:eastAsia="ja-JP"/>
        </w:rPr>
        <w:t xml:space="preserve"> </w:t>
      </w:r>
      <w:r w:rsidR="008755AE" w:rsidRPr="0032333C">
        <w:rPr>
          <w:rFonts w:ascii="Times New Roman" w:eastAsia="MS Mincho" w:hAnsi="Times New Roman" w:cs="Times New Roman"/>
          <w:sz w:val="20"/>
          <w:szCs w:val="20"/>
          <w:lang w:eastAsia="ja-JP"/>
        </w:rPr>
        <w:t>–</w:t>
      </w:r>
      <w:r w:rsidR="00233210" w:rsidRPr="0032333C">
        <w:rPr>
          <w:rFonts w:ascii="Times New Roman" w:eastAsia="MS Mincho" w:hAnsi="Times New Roman" w:cs="Times New Roman"/>
          <w:sz w:val="20"/>
          <w:szCs w:val="20"/>
          <w:lang w:eastAsia="ja-JP"/>
        </w:rPr>
        <w:t xml:space="preserve"> </w:t>
      </w:r>
      <w:r w:rsidR="008755AE" w:rsidRPr="0032333C">
        <w:rPr>
          <w:rFonts w:ascii="Times New Roman" w:eastAsia="MS Mincho" w:hAnsi="Times New Roman" w:cs="Times New Roman"/>
          <w:sz w:val="20"/>
          <w:szCs w:val="20"/>
          <w:lang w:eastAsia="ja-JP"/>
        </w:rPr>
        <w:t>20</w:t>
      </w:r>
      <w:bookmarkEnd w:id="291"/>
      <w:r w:rsidR="00136559" w:rsidRPr="0032333C">
        <w:rPr>
          <w:rFonts w:ascii="Times New Roman" w:eastAsia="MS Mincho" w:hAnsi="Times New Roman" w:cs="Times New Roman"/>
          <w:sz w:val="20"/>
          <w:szCs w:val="20"/>
          <w:lang w:eastAsia="ja-JP"/>
        </w:rPr>
        <w:t>2</w:t>
      </w:r>
      <w:r w:rsidR="0014625D" w:rsidRPr="0032333C">
        <w:rPr>
          <w:rFonts w:ascii="Times New Roman" w:eastAsia="MS Mincho" w:hAnsi="Times New Roman" w:cs="Times New Roman"/>
          <w:sz w:val="20"/>
          <w:szCs w:val="20"/>
          <w:lang w:eastAsia="ja-JP"/>
        </w:rPr>
        <w:t>7</w:t>
      </w:r>
      <w:bookmarkEnd w:id="292"/>
    </w:p>
    <w:p w14:paraId="468AA5E3" w14:textId="77777777" w:rsidR="008755AE" w:rsidRPr="0032333C"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32333C" w14:paraId="38078086" w14:textId="77777777" w:rsidTr="00765707">
        <w:trPr>
          <w:cantSplit/>
          <w:trHeight w:val="255"/>
          <w:jc w:val="center"/>
        </w:trPr>
        <w:tc>
          <w:tcPr>
            <w:tcW w:w="3348" w:type="dxa"/>
            <w:shd w:val="clear" w:color="auto" w:fill="FFFFCC"/>
            <w:noWrap/>
            <w:vAlign w:val="center"/>
          </w:tcPr>
          <w:p w14:paraId="1BE737CE" w14:textId="77777777" w:rsidR="00F40D66" w:rsidRPr="0032333C" w:rsidRDefault="00F40D66" w:rsidP="00765707">
            <w:pPr>
              <w:rPr>
                <w:rFonts w:ascii="Times New Roman" w:eastAsia="Arial Unicode MS" w:hAnsi="Times New Roman"/>
                <w:b/>
                <w:bCs/>
                <w:szCs w:val="20"/>
              </w:rPr>
            </w:pPr>
            <w:r w:rsidRPr="0032333C">
              <w:rPr>
                <w:rFonts w:ascii="Times New Roman" w:hAnsi="Times New Roman"/>
                <w:b/>
                <w:bCs/>
                <w:szCs w:val="20"/>
              </w:rPr>
              <w:t>TITLE</w:t>
            </w:r>
          </w:p>
        </w:tc>
        <w:tc>
          <w:tcPr>
            <w:tcW w:w="1119" w:type="dxa"/>
            <w:shd w:val="clear" w:color="auto" w:fill="FFFFCC"/>
            <w:noWrap/>
            <w:vAlign w:val="center"/>
          </w:tcPr>
          <w:p w14:paraId="10549FE6" w14:textId="77777777" w:rsidR="00F40D66" w:rsidRPr="0032333C" w:rsidRDefault="00F40D66" w:rsidP="00765707">
            <w:pPr>
              <w:rPr>
                <w:rFonts w:ascii="Times New Roman" w:eastAsia="Arial Unicode MS" w:hAnsi="Times New Roman"/>
                <w:b/>
                <w:bCs/>
                <w:szCs w:val="20"/>
              </w:rPr>
            </w:pPr>
            <w:r w:rsidRPr="0032333C">
              <w:rPr>
                <w:rFonts w:ascii="Times New Roman" w:hAnsi="Times New Roman"/>
                <w:b/>
                <w:bCs/>
                <w:szCs w:val="20"/>
              </w:rPr>
              <w:t>TYPE</w:t>
            </w:r>
          </w:p>
        </w:tc>
        <w:tc>
          <w:tcPr>
            <w:tcW w:w="3151" w:type="dxa"/>
            <w:shd w:val="clear" w:color="auto" w:fill="FFFFCC"/>
            <w:noWrap/>
            <w:vAlign w:val="center"/>
          </w:tcPr>
          <w:p w14:paraId="1986E7AA" w14:textId="77777777" w:rsidR="00F40D66" w:rsidRPr="0032333C" w:rsidRDefault="00F40D66" w:rsidP="00765707">
            <w:pPr>
              <w:rPr>
                <w:rFonts w:ascii="Times New Roman" w:eastAsia="Arial Unicode MS" w:hAnsi="Times New Roman"/>
                <w:b/>
                <w:bCs/>
                <w:szCs w:val="20"/>
              </w:rPr>
            </w:pPr>
            <w:r w:rsidRPr="0032333C">
              <w:rPr>
                <w:rFonts w:ascii="Times New Roman" w:hAnsi="Times New Roman"/>
                <w:b/>
                <w:bCs/>
                <w:szCs w:val="20"/>
              </w:rPr>
              <w:t>DATES</w:t>
            </w:r>
          </w:p>
        </w:tc>
        <w:tc>
          <w:tcPr>
            <w:tcW w:w="1975" w:type="dxa"/>
            <w:shd w:val="clear" w:color="auto" w:fill="FFFFCC"/>
            <w:noWrap/>
            <w:vAlign w:val="center"/>
          </w:tcPr>
          <w:p w14:paraId="67722592" w14:textId="77777777" w:rsidR="00F40D66" w:rsidRPr="0032333C" w:rsidRDefault="00F40D66" w:rsidP="00765707">
            <w:pPr>
              <w:rPr>
                <w:rFonts w:ascii="Times New Roman" w:eastAsia="Arial Unicode MS" w:hAnsi="Times New Roman"/>
                <w:b/>
                <w:bCs/>
                <w:szCs w:val="20"/>
              </w:rPr>
            </w:pPr>
            <w:r w:rsidRPr="0032333C">
              <w:rPr>
                <w:rFonts w:ascii="Times New Roman" w:hAnsi="Times New Roman"/>
                <w:b/>
                <w:bCs/>
                <w:szCs w:val="20"/>
              </w:rPr>
              <w:t>LOCATION</w:t>
            </w:r>
          </w:p>
        </w:tc>
        <w:tc>
          <w:tcPr>
            <w:tcW w:w="1008" w:type="dxa"/>
            <w:shd w:val="clear" w:color="auto" w:fill="FFFFCC"/>
            <w:noWrap/>
            <w:vAlign w:val="center"/>
          </w:tcPr>
          <w:p w14:paraId="21183073" w14:textId="77777777" w:rsidR="00F40D66" w:rsidRPr="0032333C" w:rsidRDefault="00F40D66" w:rsidP="00765707">
            <w:pPr>
              <w:rPr>
                <w:rFonts w:ascii="Times New Roman" w:eastAsia="Arial Unicode MS" w:hAnsi="Times New Roman"/>
                <w:b/>
                <w:bCs/>
                <w:szCs w:val="20"/>
              </w:rPr>
            </w:pPr>
            <w:r w:rsidRPr="0032333C">
              <w:rPr>
                <w:rFonts w:ascii="Times New Roman" w:hAnsi="Times New Roman"/>
                <w:b/>
                <w:bCs/>
                <w:szCs w:val="20"/>
              </w:rPr>
              <w:t>CTRY</w:t>
            </w:r>
          </w:p>
        </w:tc>
      </w:tr>
      <w:tr w:rsidR="004111FC" w:rsidRPr="0032333C" w14:paraId="0B80FDF0" w14:textId="77777777" w:rsidTr="001E6AEA">
        <w:trPr>
          <w:cantSplit/>
          <w:trHeight w:val="20"/>
          <w:jc w:val="center"/>
        </w:trPr>
        <w:tc>
          <w:tcPr>
            <w:tcW w:w="3348" w:type="dxa"/>
            <w:noWrap/>
            <w:tcMar>
              <w:top w:w="57" w:type="dxa"/>
              <w:left w:w="57" w:type="dxa"/>
              <w:bottom w:w="57" w:type="dxa"/>
              <w:right w:w="57" w:type="dxa"/>
            </w:tcMar>
          </w:tcPr>
          <w:p w14:paraId="72CA9025" w14:textId="1FD3060C" w:rsidR="004111FC" w:rsidRPr="0032333C" w:rsidRDefault="004111FC" w:rsidP="004111FC">
            <w:pPr>
              <w:rPr>
                <w:rFonts w:ascii="Times New Roman" w:hAnsi="Times New Roman"/>
                <w:szCs w:val="20"/>
                <w:u w:val="single"/>
              </w:rPr>
            </w:pPr>
            <w:r w:rsidRPr="0032333C">
              <w:rPr>
                <w:rFonts w:ascii="Times New Roman" w:hAnsi="Times New Roman"/>
                <w:szCs w:val="20"/>
                <w:u w:val="single"/>
              </w:rPr>
              <w:t>3GPPRAN1#126bis</w:t>
            </w:r>
          </w:p>
        </w:tc>
        <w:tc>
          <w:tcPr>
            <w:tcW w:w="1119" w:type="dxa"/>
            <w:noWrap/>
            <w:tcMar>
              <w:top w:w="57" w:type="dxa"/>
              <w:left w:w="57" w:type="dxa"/>
              <w:bottom w:w="57" w:type="dxa"/>
              <w:right w:w="57" w:type="dxa"/>
            </w:tcMar>
          </w:tcPr>
          <w:p w14:paraId="6008C0BE" w14:textId="496E577D" w:rsidR="004111FC" w:rsidRPr="0032333C" w:rsidRDefault="004111FC" w:rsidP="004111FC">
            <w:pPr>
              <w:rPr>
                <w:rFonts w:ascii="Times New Roman" w:hAnsi="Times New Roman"/>
                <w:szCs w:val="20"/>
                <w:u w:val="single"/>
              </w:rPr>
            </w:pPr>
            <w:r w:rsidRPr="0032333C">
              <w:rPr>
                <w:rFonts w:ascii="Times New Roman" w:hAnsi="Times New Roman"/>
                <w:szCs w:val="20"/>
                <w:u w:val="single"/>
              </w:rPr>
              <w:t>WG</w:t>
            </w:r>
          </w:p>
        </w:tc>
        <w:tc>
          <w:tcPr>
            <w:tcW w:w="3151" w:type="dxa"/>
            <w:noWrap/>
            <w:tcMar>
              <w:top w:w="57" w:type="dxa"/>
              <w:left w:w="57" w:type="dxa"/>
              <w:bottom w:w="57" w:type="dxa"/>
              <w:right w:w="57" w:type="dxa"/>
            </w:tcMar>
          </w:tcPr>
          <w:p w14:paraId="4AD7290A" w14:textId="35CAE1D0" w:rsidR="004111FC" w:rsidRPr="0032333C" w:rsidRDefault="004111FC" w:rsidP="004111FC">
            <w:r w:rsidRPr="0032333C">
              <w:t>1</w:t>
            </w:r>
            <w:r w:rsidR="00EA6315" w:rsidRPr="0032333C">
              <w:t>2</w:t>
            </w:r>
            <w:r w:rsidRPr="0032333C">
              <w:t xml:space="preserve"> – 1</w:t>
            </w:r>
            <w:r w:rsidR="00EA6315" w:rsidRPr="0032333C">
              <w:t>6</w:t>
            </w:r>
            <w:r w:rsidRPr="0032333C">
              <w:t xml:space="preserve"> Oct 2026</w:t>
            </w:r>
          </w:p>
        </w:tc>
        <w:tc>
          <w:tcPr>
            <w:tcW w:w="1975" w:type="dxa"/>
            <w:noWrap/>
            <w:tcMar>
              <w:top w:w="57" w:type="dxa"/>
              <w:left w:w="57" w:type="dxa"/>
              <w:bottom w:w="57" w:type="dxa"/>
              <w:right w:w="57" w:type="dxa"/>
            </w:tcMar>
          </w:tcPr>
          <w:p w14:paraId="3B4E53AD" w14:textId="1CF7AD8E" w:rsidR="004111FC" w:rsidRPr="0032333C" w:rsidRDefault="00C71A04" w:rsidP="004111FC">
            <w:pPr>
              <w:rPr>
                <w:rFonts w:ascii="Times New Roman" w:eastAsia="Arial Unicode MS" w:hAnsi="Times New Roman"/>
                <w:szCs w:val="20"/>
              </w:rPr>
            </w:pPr>
            <w:r>
              <w:rPr>
                <w:rFonts w:ascii="Times New Roman" w:eastAsia="Arial Unicode MS" w:hAnsi="Times New Roman"/>
                <w:szCs w:val="20"/>
              </w:rPr>
              <w:t>Jeju</w:t>
            </w:r>
          </w:p>
        </w:tc>
        <w:tc>
          <w:tcPr>
            <w:tcW w:w="1008" w:type="dxa"/>
            <w:noWrap/>
            <w:tcMar>
              <w:top w:w="57" w:type="dxa"/>
              <w:left w:w="57" w:type="dxa"/>
              <w:bottom w:w="57" w:type="dxa"/>
              <w:right w:w="57" w:type="dxa"/>
            </w:tcMar>
          </w:tcPr>
          <w:p w14:paraId="46ECF508" w14:textId="1FD436EA" w:rsidR="004111FC" w:rsidRPr="0032333C" w:rsidRDefault="004111FC" w:rsidP="004111FC">
            <w:r w:rsidRPr="0032333C">
              <w:t>Korea</w:t>
            </w:r>
          </w:p>
        </w:tc>
      </w:tr>
      <w:tr w:rsidR="004111FC" w:rsidRPr="0032333C" w14:paraId="69C4D498" w14:textId="77777777" w:rsidTr="001E6AEA">
        <w:trPr>
          <w:cantSplit/>
          <w:trHeight w:val="20"/>
          <w:jc w:val="center"/>
        </w:trPr>
        <w:tc>
          <w:tcPr>
            <w:tcW w:w="3348" w:type="dxa"/>
            <w:noWrap/>
            <w:tcMar>
              <w:top w:w="57" w:type="dxa"/>
              <w:left w:w="57" w:type="dxa"/>
              <w:bottom w:w="57" w:type="dxa"/>
              <w:right w:w="57" w:type="dxa"/>
            </w:tcMar>
          </w:tcPr>
          <w:p w14:paraId="48D31EB9" w14:textId="589C7A16" w:rsidR="004111FC" w:rsidRPr="0032333C" w:rsidRDefault="004111FC" w:rsidP="004111FC">
            <w:pPr>
              <w:rPr>
                <w:rFonts w:ascii="Times New Roman" w:hAnsi="Times New Roman"/>
                <w:szCs w:val="20"/>
                <w:u w:val="single"/>
              </w:rPr>
            </w:pPr>
            <w:r w:rsidRPr="0032333C">
              <w:rPr>
                <w:rFonts w:ascii="Times New Roman" w:hAnsi="Times New Roman"/>
                <w:szCs w:val="20"/>
                <w:u w:val="single"/>
              </w:rPr>
              <w:t>3GPPRAN1#127</w:t>
            </w:r>
          </w:p>
        </w:tc>
        <w:tc>
          <w:tcPr>
            <w:tcW w:w="1119" w:type="dxa"/>
            <w:noWrap/>
            <w:tcMar>
              <w:top w:w="57" w:type="dxa"/>
              <w:left w:w="57" w:type="dxa"/>
              <w:bottom w:w="57" w:type="dxa"/>
              <w:right w:w="57" w:type="dxa"/>
            </w:tcMar>
          </w:tcPr>
          <w:p w14:paraId="664E718D" w14:textId="291F350C" w:rsidR="004111FC" w:rsidRPr="0032333C" w:rsidRDefault="004111FC" w:rsidP="004111FC">
            <w:pPr>
              <w:rPr>
                <w:rFonts w:ascii="Times New Roman" w:hAnsi="Times New Roman"/>
                <w:szCs w:val="20"/>
                <w:u w:val="single"/>
              </w:rPr>
            </w:pPr>
            <w:r w:rsidRPr="0032333C">
              <w:rPr>
                <w:rFonts w:ascii="Times New Roman" w:hAnsi="Times New Roman"/>
                <w:szCs w:val="20"/>
                <w:u w:val="single"/>
              </w:rPr>
              <w:t>WG</w:t>
            </w:r>
          </w:p>
        </w:tc>
        <w:tc>
          <w:tcPr>
            <w:tcW w:w="3151" w:type="dxa"/>
            <w:noWrap/>
            <w:tcMar>
              <w:top w:w="57" w:type="dxa"/>
              <w:left w:w="57" w:type="dxa"/>
              <w:bottom w:w="57" w:type="dxa"/>
              <w:right w:w="57" w:type="dxa"/>
            </w:tcMar>
          </w:tcPr>
          <w:p w14:paraId="6A671FF6" w14:textId="5675DA4D" w:rsidR="004111FC" w:rsidRPr="0032333C" w:rsidRDefault="004111FC" w:rsidP="004111FC">
            <w:r w:rsidRPr="0032333C">
              <w:t>1</w:t>
            </w:r>
            <w:r w:rsidR="00EA6315" w:rsidRPr="0032333C">
              <w:t>6</w:t>
            </w:r>
            <w:r w:rsidRPr="0032333C">
              <w:t xml:space="preserve"> – 2</w:t>
            </w:r>
            <w:r w:rsidR="00EA6315" w:rsidRPr="0032333C">
              <w:t>0</w:t>
            </w:r>
            <w:r w:rsidRPr="0032333C">
              <w:t xml:space="preserve"> Nov 2026</w:t>
            </w:r>
          </w:p>
        </w:tc>
        <w:tc>
          <w:tcPr>
            <w:tcW w:w="1975" w:type="dxa"/>
            <w:noWrap/>
            <w:tcMar>
              <w:top w:w="57" w:type="dxa"/>
              <w:left w:w="57" w:type="dxa"/>
              <w:bottom w:w="57" w:type="dxa"/>
              <w:right w:w="57" w:type="dxa"/>
            </w:tcMar>
          </w:tcPr>
          <w:p w14:paraId="1142163C" w14:textId="3E62FA92" w:rsidR="004111FC" w:rsidRPr="0032333C" w:rsidRDefault="0001438B" w:rsidP="004111FC">
            <w:pPr>
              <w:rPr>
                <w:rFonts w:ascii="Times New Roman" w:eastAsia="Arial Unicode MS" w:hAnsi="Times New Roman"/>
                <w:szCs w:val="20"/>
              </w:rPr>
            </w:pPr>
            <w:r w:rsidRPr="0032333C">
              <w:rPr>
                <w:rFonts w:ascii="Times New Roman" w:eastAsia="Arial Unicode MS" w:hAnsi="Times New Roman"/>
                <w:szCs w:val="20"/>
              </w:rPr>
              <w:t>Calgary</w:t>
            </w:r>
          </w:p>
        </w:tc>
        <w:tc>
          <w:tcPr>
            <w:tcW w:w="1008" w:type="dxa"/>
            <w:noWrap/>
            <w:tcMar>
              <w:top w:w="57" w:type="dxa"/>
              <w:left w:w="57" w:type="dxa"/>
              <w:bottom w:w="57" w:type="dxa"/>
              <w:right w:w="57" w:type="dxa"/>
            </w:tcMar>
          </w:tcPr>
          <w:p w14:paraId="2F5BA48F" w14:textId="61A62C15" w:rsidR="004111FC" w:rsidRPr="0032333C" w:rsidRDefault="0001438B" w:rsidP="004111FC">
            <w:r w:rsidRPr="0032333C">
              <w:t>Canada</w:t>
            </w:r>
          </w:p>
        </w:tc>
      </w:tr>
      <w:tr w:rsidR="0014625D" w:rsidRPr="0032333C" w14:paraId="04B867F4"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62372875" w14:textId="12EEC9B6" w:rsidR="0014625D" w:rsidRPr="0032333C" w:rsidRDefault="0014625D" w:rsidP="00843441">
            <w:pPr>
              <w:rPr>
                <w:rFonts w:ascii="Times New Roman" w:hAnsi="Times New Roman"/>
                <w:szCs w:val="20"/>
                <w:u w:val="single"/>
              </w:rPr>
            </w:pPr>
            <w:r w:rsidRPr="0032333C">
              <w:rPr>
                <w:rFonts w:ascii="Times New Roman" w:hAnsi="Times New Roman"/>
                <w:szCs w:val="20"/>
                <w:u w:val="single"/>
              </w:rPr>
              <w:t>3GPPRAN1#128</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79180AEF" w14:textId="77777777" w:rsidR="0014625D" w:rsidRPr="0032333C" w:rsidRDefault="0014625D" w:rsidP="00843441">
            <w:pPr>
              <w:rPr>
                <w:rFonts w:ascii="Times New Roman" w:hAnsi="Times New Roman"/>
                <w:szCs w:val="20"/>
                <w:u w:val="single"/>
              </w:rPr>
            </w:pPr>
            <w:r w:rsidRPr="0032333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A686B63" w14:textId="426B3D49" w:rsidR="0014625D" w:rsidRPr="0032333C" w:rsidRDefault="00CD4870" w:rsidP="00843441">
            <w:r w:rsidRPr="0032333C">
              <w:t>25</w:t>
            </w:r>
            <w:r w:rsidR="0014625D" w:rsidRPr="0032333C">
              <w:t xml:space="preserve"> – </w:t>
            </w:r>
            <w:r w:rsidRPr="0032333C">
              <w:t>29 Jan</w:t>
            </w:r>
            <w:r w:rsidR="0014625D" w:rsidRPr="0032333C">
              <w:t xml:space="preserve">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02EC727C" w14:textId="7DA10C65" w:rsidR="0014625D" w:rsidRPr="0032333C" w:rsidRDefault="002F0392" w:rsidP="00843441">
            <w:pPr>
              <w:rPr>
                <w:rFonts w:ascii="Times New Roman" w:eastAsia="Arial Unicode MS" w:hAnsi="Times New Roman"/>
                <w:szCs w:val="20"/>
              </w:rPr>
            </w:pPr>
            <w:r>
              <w:rPr>
                <w:rFonts w:ascii="Times New Roman" w:eastAsia="Arial Unicode MS" w:hAnsi="Times New Roman"/>
                <w:szCs w:val="20"/>
              </w:rPr>
              <w:t>Kobe</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43F0B765" w14:textId="656A9B95" w:rsidR="0014625D" w:rsidRPr="0032333C" w:rsidRDefault="0014625D" w:rsidP="00843441">
            <w:r w:rsidRPr="0032333C">
              <w:t>Japan</w:t>
            </w:r>
          </w:p>
        </w:tc>
      </w:tr>
      <w:tr w:rsidR="0014625D" w:rsidRPr="0032333C" w14:paraId="3CA9C608"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1789FFB" w14:textId="05B3C814"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3GPPRAN1#128bis</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7B9E3DB1" w14:textId="77777777"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00B1A385" w14:textId="32039FC5" w:rsidR="0014625D" w:rsidRPr="0032333C" w:rsidRDefault="0014625D" w:rsidP="0014625D">
            <w:r w:rsidRPr="0032333C">
              <w:t>1</w:t>
            </w:r>
            <w:r w:rsidR="00CD4870" w:rsidRPr="0032333C">
              <w:t>9</w:t>
            </w:r>
            <w:r w:rsidRPr="0032333C">
              <w:t xml:space="preserve"> – </w:t>
            </w:r>
            <w:r w:rsidR="00CD4870" w:rsidRPr="0032333C">
              <w:t>23</w:t>
            </w:r>
            <w:r w:rsidRPr="0032333C">
              <w:t xml:space="preserve"> Apr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9DACE4E" w14:textId="7359D2D8" w:rsidR="0014625D" w:rsidRPr="0032333C" w:rsidRDefault="00C71A04" w:rsidP="0014625D">
            <w:pPr>
              <w:rPr>
                <w:rFonts w:ascii="Times New Roman" w:eastAsia="Arial Unicode MS" w:hAnsi="Times New Roman"/>
                <w:szCs w:val="20"/>
              </w:rPr>
            </w:pPr>
            <w:r>
              <w:rPr>
                <w:rFonts w:ascii="Times New Roman" w:eastAsia="Arial Unicode MS" w:hAnsi="Times New Roman"/>
                <w:szCs w:val="20"/>
              </w:rPr>
              <w:t>Lyon</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1A294787" w14:textId="2D6A7DFF" w:rsidR="0014625D" w:rsidRPr="0032333C" w:rsidRDefault="0014625D" w:rsidP="0014625D">
            <w:r w:rsidRPr="0032333C">
              <w:t>EU</w:t>
            </w:r>
          </w:p>
        </w:tc>
      </w:tr>
      <w:tr w:rsidR="0014625D" w:rsidRPr="0032333C" w14:paraId="27C49008"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581EFF64" w14:textId="2EE5960B"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3GPPRAN1#129</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8387B0B" w14:textId="77777777"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69D5150F" w14:textId="0DC0CBD1" w:rsidR="0014625D" w:rsidRPr="0032333C" w:rsidRDefault="0014625D" w:rsidP="0014625D">
            <w:r w:rsidRPr="0032333C">
              <w:t>24 – 28 May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E95C5E7" w14:textId="5C0254B6" w:rsidR="0014625D" w:rsidRPr="0032333C" w:rsidRDefault="0014625D" w:rsidP="0014625D">
            <w:pPr>
              <w:rPr>
                <w:rFonts w:ascii="Times New Roman" w:eastAsia="Arial Unicode MS" w:hAnsi="Times New Roman"/>
                <w:szCs w:val="20"/>
              </w:rPr>
            </w:pPr>
            <w:r w:rsidRPr="0032333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42D60682" w14:textId="6C362E5A" w:rsidR="0014625D" w:rsidRPr="0032333C" w:rsidRDefault="0014625D" w:rsidP="0014625D">
            <w:r w:rsidRPr="0032333C">
              <w:t>China</w:t>
            </w:r>
          </w:p>
        </w:tc>
      </w:tr>
      <w:tr w:rsidR="0014625D" w:rsidRPr="0032333C" w14:paraId="095C7FA1"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AD63E7A" w14:textId="480F453E"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3GPPRAN1#130</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4827914E" w14:textId="77777777"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0FE4603" w14:textId="3F465622" w:rsidR="0014625D" w:rsidRPr="0032333C" w:rsidRDefault="0014625D" w:rsidP="0014625D">
            <w:r w:rsidRPr="0032333C">
              <w:t>30 Aug – 03 Sept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5D0B16A" w14:textId="6078BAF5" w:rsidR="0014625D" w:rsidRPr="0032333C" w:rsidRDefault="0014625D" w:rsidP="0014625D">
            <w:pPr>
              <w:rPr>
                <w:rFonts w:ascii="Times New Roman" w:eastAsia="Arial Unicode MS" w:hAnsi="Times New Roman"/>
                <w:szCs w:val="20"/>
              </w:rPr>
            </w:pPr>
            <w:r w:rsidRPr="0032333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5232FE8E" w14:textId="28778D2B" w:rsidR="0014625D" w:rsidRPr="0032333C" w:rsidRDefault="0014625D" w:rsidP="0014625D">
            <w:r w:rsidRPr="0032333C">
              <w:t>EU</w:t>
            </w:r>
          </w:p>
        </w:tc>
      </w:tr>
      <w:tr w:rsidR="0014625D" w:rsidRPr="0032333C" w14:paraId="0CB123C8"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C99087F" w14:textId="0ADFE646"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3GPPRAN1#130bis</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55E7D524" w14:textId="77777777"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9E89A39" w14:textId="4A9849E4" w:rsidR="0014625D" w:rsidRPr="0032333C" w:rsidRDefault="0014625D" w:rsidP="0014625D">
            <w:r w:rsidRPr="0032333C">
              <w:t>11 – 15 Oct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B7155E0" w14:textId="12A937FA" w:rsidR="0014625D" w:rsidRPr="0032333C" w:rsidRDefault="0014625D" w:rsidP="0014625D">
            <w:pPr>
              <w:rPr>
                <w:rFonts w:ascii="Times New Roman" w:eastAsia="Arial Unicode MS" w:hAnsi="Times New Roman"/>
                <w:szCs w:val="20"/>
              </w:rPr>
            </w:pPr>
            <w:r w:rsidRPr="0032333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5F82BB2" w14:textId="083F8B4E" w:rsidR="0014625D" w:rsidRPr="0032333C" w:rsidRDefault="0014625D" w:rsidP="0014625D">
            <w:r w:rsidRPr="0032333C">
              <w:t>EU</w:t>
            </w:r>
          </w:p>
        </w:tc>
      </w:tr>
      <w:tr w:rsidR="0014625D" w:rsidRPr="0032333C" w14:paraId="4F313AB9"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02B67A84" w14:textId="1E2C8243"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3GPPRAN1#131</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D86B8AD" w14:textId="77777777" w:rsidR="0014625D" w:rsidRPr="0032333C" w:rsidRDefault="0014625D" w:rsidP="0014625D">
            <w:pPr>
              <w:rPr>
                <w:rFonts w:ascii="Times New Roman" w:hAnsi="Times New Roman"/>
                <w:szCs w:val="20"/>
                <w:u w:val="single"/>
              </w:rPr>
            </w:pPr>
            <w:r w:rsidRPr="0032333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4678A76" w14:textId="59435EDB" w:rsidR="0014625D" w:rsidRPr="0032333C" w:rsidRDefault="0014625D" w:rsidP="0014625D">
            <w:r w:rsidRPr="0032333C">
              <w:t>15 – 19 Nov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3379188" w14:textId="00D525AD" w:rsidR="0014625D" w:rsidRPr="0032333C" w:rsidRDefault="0014625D" w:rsidP="0014625D">
            <w:pPr>
              <w:rPr>
                <w:rFonts w:ascii="Times New Roman" w:eastAsia="Arial Unicode MS" w:hAnsi="Times New Roman"/>
                <w:szCs w:val="20"/>
              </w:rPr>
            </w:pPr>
            <w:r w:rsidRPr="0032333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75D6DEE0" w14:textId="29A1DE38" w:rsidR="0014625D" w:rsidRPr="0032333C" w:rsidRDefault="0014625D" w:rsidP="0014625D">
            <w:r w:rsidRPr="0032333C">
              <w:t>NA</w:t>
            </w:r>
          </w:p>
        </w:tc>
      </w:tr>
    </w:tbl>
    <w:p w14:paraId="1E25283C" w14:textId="677C3C8E" w:rsidR="007A5AC0" w:rsidRPr="0032333C"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rsidRPr="0032333C" w14:paraId="615E8568" w14:textId="77777777" w:rsidTr="00037679">
        <w:trPr>
          <w:jc w:val="center"/>
        </w:trPr>
        <w:tc>
          <w:tcPr>
            <w:tcW w:w="10343" w:type="dxa"/>
            <w:gridSpan w:val="3"/>
          </w:tcPr>
          <w:p w14:paraId="68FD8830" w14:textId="6F1CA929" w:rsidR="00037679" w:rsidRPr="0032333C" w:rsidRDefault="00037679" w:rsidP="00037679">
            <w:r w:rsidRPr="0032333C">
              <w:rPr>
                <w:rFonts w:ascii="Times New Roman" w:hAnsi="Times New Roman"/>
                <w:szCs w:val="20"/>
                <w:u w:val="single"/>
              </w:rPr>
              <w:t>MEETING</w:t>
            </w:r>
            <w:r w:rsidR="00233210" w:rsidRPr="0032333C">
              <w:rPr>
                <w:rFonts w:ascii="Times New Roman" w:hAnsi="Times New Roman"/>
                <w:szCs w:val="20"/>
                <w:u w:val="single"/>
              </w:rPr>
              <w:t xml:space="preserve"> </w:t>
            </w:r>
            <w:r w:rsidRPr="0032333C">
              <w:rPr>
                <w:rFonts w:ascii="Times New Roman" w:hAnsi="Times New Roman"/>
                <w:szCs w:val="20"/>
                <w:u w:val="single"/>
              </w:rPr>
              <w:t>TYPES</w:t>
            </w:r>
          </w:p>
        </w:tc>
      </w:tr>
      <w:tr w:rsidR="00037679" w:rsidRPr="0032333C" w14:paraId="173DAAF7" w14:textId="77777777" w:rsidTr="00037679">
        <w:trPr>
          <w:jc w:val="center"/>
        </w:trPr>
        <w:tc>
          <w:tcPr>
            <w:tcW w:w="3397" w:type="dxa"/>
            <w:vAlign w:val="bottom"/>
          </w:tcPr>
          <w:p w14:paraId="0230DD2C" w14:textId="3351BA02" w:rsidR="00037679" w:rsidRPr="0032333C" w:rsidRDefault="00037679" w:rsidP="00037679">
            <w:r w:rsidRPr="0032333C">
              <w:rPr>
                <w:rFonts w:ascii="Times New Roman" w:hAnsi="Times New Roman"/>
                <w:szCs w:val="20"/>
              </w:rPr>
              <w:t>AH</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Ad</w:t>
            </w:r>
            <w:r w:rsidR="00233210" w:rsidRPr="0032333C">
              <w:rPr>
                <w:rFonts w:ascii="Times New Roman" w:hAnsi="Times New Roman"/>
                <w:szCs w:val="20"/>
              </w:rPr>
              <w:t xml:space="preserve"> </w:t>
            </w:r>
            <w:r w:rsidRPr="0032333C">
              <w:rPr>
                <w:rFonts w:ascii="Times New Roman" w:hAnsi="Times New Roman"/>
                <w:szCs w:val="20"/>
              </w:rPr>
              <w:t>Hoc</w:t>
            </w:r>
          </w:p>
        </w:tc>
        <w:tc>
          <w:tcPr>
            <w:tcW w:w="3402" w:type="dxa"/>
            <w:vAlign w:val="bottom"/>
          </w:tcPr>
          <w:p w14:paraId="27A1942A" w14:textId="62F65B1A" w:rsidR="00037679" w:rsidRPr="0032333C" w:rsidRDefault="00037679" w:rsidP="00037679">
            <w:r w:rsidRPr="0032333C">
              <w:rPr>
                <w:rFonts w:ascii="Times New Roman" w:hAnsi="Times New Roman"/>
                <w:szCs w:val="20"/>
              </w:rPr>
              <w:t>ST</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Startup</w:t>
            </w:r>
            <w:r w:rsidR="00233210" w:rsidRPr="0032333C">
              <w:rPr>
                <w:rFonts w:ascii="Times New Roman" w:hAnsi="Times New Roman"/>
                <w:szCs w:val="20"/>
              </w:rPr>
              <w:t xml:space="preserve"> </w:t>
            </w:r>
            <w:r w:rsidRPr="0032333C">
              <w:rPr>
                <w:rFonts w:ascii="Times New Roman" w:hAnsi="Times New Roman"/>
                <w:szCs w:val="20"/>
              </w:rPr>
              <w:t>Meeting</w:t>
            </w:r>
          </w:p>
        </w:tc>
        <w:tc>
          <w:tcPr>
            <w:tcW w:w="3544" w:type="dxa"/>
            <w:vAlign w:val="bottom"/>
          </w:tcPr>
          <w:p w14:paraId="7CBDC50E" w14:textId="51870A78" w:rsidR="00037679" w:rsidRPr="0032333C" w:rsidRDefault="00037679" w:rsidP="00037679">
            <w:r w:rsidRPr="0032333C">
              <w:rPr>
                <w:rFonts w:ascii="Times New Roman" w:hAnsi="Times New Roman"/>
                <w:szCs w:val="20"/>
              </w:rPr>
              <w:t>RG</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Rapporteurs</w:t>
            </w:r>
            <w:r w:rsidR="00233210" w:rsidRPr="0032333C">
              <w:rPr>
                <w:rFonts w:ascii="Times New Roman" w:hAnsi="Times New Roman"/>
                <w:szCs w:val="20"/>
              </w:rPr>
              <w:t xml:space="preserve"> </w:t>
            </w:r>
            <w:r w:rsidRPr="0032333C">
              <w:rPr>
                <w:rFonts w:ascii="Times New Roman" w:hAnsi="Times New Roman"/>
                <w:szCs w:val="20"/>
              </w:rPr>
              <w:t>Group</w:t>
            </w:r>
          </w:p>
        </w:tc>
      </w:tr>
      <w:tr w:rsidR="00037679" w:rsidRPr="0032333C" w14:paraId="0317AD83" w14:textId="77777777" w:rsidTr="00037679">
        <w:trPr>
          <w:jc w:val="center"/>
        </w:trPr>
        <w:tc>
          <w:tcPr>
            <w:tcW w:w="3397" w:type="dxa"/>
            <w:vAlign w:val="bottom"/>
          </w:tcPr>
          <w:p w14:paraId="33D48964" w14:textId="67F58B3C" w:rsidR="00037679" w:rsidRPr="0032333C" w:rsidRDefault="00037679" w:rsidP="00037679">
            <w:r w:rsidRPr="0032333C">
              <w:rPr>
                <w:rFonts w:ascii="Times New Roman" w:hAnsi="Times New Roman"/>
                <w:szCs w:val="20"/>
              </w:rPr>
              <w:t>JM</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Joint</w:t>
            </w:r>
          </w:p>
        </w:tc>
        <w:tc>
          <w:tcPr>
            <w:tcW w:w="3402" w:type="dxa"/>
            <w:vAlign w:val="bottom"/>
          </w:tcPr>
          <w:p w14:paraId="7BA79BFD" w14:textId="0FC256B3" w:rsidR="00037679" w:rsidRPr="0032333C" w:rsidRDefault="00037679" w:rsidP="00037679">
            <w:r w:rsidRPr="0032333C">
              <w:rPr>
                <w:rFonts w:ascii="Times New Roman" w:hAnsi="Times New Roman"/>
                <w:szCs w:val="20"/>
              </w:rPr>
              <w:t>WG</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Working</w:t>
            </w:r>
            <w:r w:rsidR="00233210" w:rsidRPr="0032333C">
              <w:rPr>
                <w:rFonts w:ascii="Times New Roman" w:hAnsi="Times New Roman"/>
                <w:szCs w:val="20"/>
              </w:rPr>
              <w:t xml:space="preserve"> </w:t>
            </w:r>
            <w:r w:rsidRPr="0032333C">
              <w:rPr>
                <w:rFonts w:ascii="Times New Roman" w:hAnsi="Times New Roman"/>
                <w:szCs w:val="20"/>
              </w:rPr>
              <w:t>Group</w:t>
            </w:r>
          </w:p>
        </w:tc>
        <w:tc>
          <w:tcPr>
            <w:tcW w:w="3544" w:type="dxa"/>
            <w:vAlign w:val="bottom"/>
          </w:tcPr>
          <w:p w14:paraId="681830DE" w14:textId="1718D6CC" w:rsidR="00037679" w:rsidRPr="0032333C" w:rsidRDefault="00037679" w:rsidP="00037679">
            <w:r w:rsidRPr="0032333C">
              <w:rPr>
                <w:rFonts w:ascii="Times New Roman" w:hAnsi="Times New Roman"/>
                <w:szCs w:val="20"/>
              </w:rPr>
              <w:t>SG</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Steering</w:t>
            </w:r>
            <w:r w:rsidR="00233210" w:rsidRPr="0032333C">
              <w:rPr>
                <w:rFonts w:ascii="Times New Roman" w:hAnsi="Times New Roman"/>
                <w:szCs w:val="20"/>
              </w:rPr>
              <w:t xml:space="preserve"> </w:t>
            </w:r>
            <w:r w:rsidRPr="0032333C">
              <w:rPr>
                <w:rFonts w:ascii="Times New Roman" w:hAnsi="Times New Roman"/>
                <w:szCs w:val="20"/>
              </w:rPr>
              <w:t>Group</w:t>
            </w:r>
          </w:p>
        </w:tc>
      </w:tr>
      <w:tr w:rsidR="00037679" w:rsidRPr="0032333C" w14:paraId="2292B0D0" w14:textId="77777777" w:rsidTr="00037679">
        <w:trPr>
          <w:jc w:val="center"/>
        </w:trPr>
        <w:tc>
          <w:tcPr>
            <w:tcW w:w="3397" w:type="dxa"/>
            <w:vAlign w:val="bottom"/>
          </w:tcPr>
          <w:p w14:paraId="3E682D8B" w14:textId="7ED0236B" w:rsidR="00037679" w:rsidRPr="0032333C" w:rsidRDefault="00037679" w:rsidP="00037679">
            <w:r w:rsidRPr="0032333C">
              <w:rPr>
                <w:rFonts w:ascii="Times New Roman" w:hAnsi="Times New Roman"/>
                <w:szCs w:val="20"/>
              </w:rPr>
              <w:t>PM</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Preparatory</w:t>
            </w:r>
            <w:r w:rsidR="00233210" w:rsidRPr="0032333C">
              <w:rPr>
                <w:rFonts w:ascii="Times New Roman" w:hAnsi="Times New Roman"/>
                <w:szCs w:val="20"/>
              </w:rPr>
              <w:t xml:space="preserve"> </w:t>
            </w:r>
            <w:r w:rsidRPr="0032333C">
              <w:rPr>
                <w:rFonts w:ascii="Times New Roman" w:hAnsi="Times New Roman"/>
                <w:szCs w:val="20"/>
              </w:rPr>
              <w:t>Meeting</w:t>
            </w:r>
          </w:p>
        </w:tc>
        <w:tc>
          <w:tcPr>
            <w:tcW w:w="3402" w:type="dxa"/>
            <w:vAlign w:val="bottom"/>
          </w:tcPr>
          <w:p w14:paraId="3DA7F4C1" w14:textId="0C491524" w:rsidR="00037679" w:rsidRPr="0032333C" w:rsidRDefault="00037679" w:rsidP="00037679">
            <w:r w:rsidRPr="0032333C">
              <w:rPr>
                <w:rFonts w:ascii="Times New Roman" w:hAnsi="Times New Roman"/>
                <w:szCs w:val="20"/>
              </w:rPr>
              <w:t>CM</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Chairmen's</w:t>
            </w:r>
            <w:r w:rsidR="00233210" w:rsidRPr="0032333C">
              <w:rPr>
                <w:rFonts w:ascii="Times New Roman" w:hAnsi="Times New Roman"/>
                <w:szCs w:val="20"/>
              </w:rPr>
              <w:t xml:space="preserve"> </w:t>
            </w:r>
            <w:r w:rsidRPr="0032333C">
              <w:rPr>
                <w:rFonts w:ascii="Times New Roman" w:hAnsi="Times New Roman"/>
                <w:szCs w:val="20"/>
              </w:rPr>
              <w:t>meeting</w:t>
            </w:r>
          </w:p>
        </w:tc>
        <w:tc>
          <w:tcPr>
            <w:tcW w:w="3544" w:type="dxa"/>
            <w:vAlign w:val="bottom"/>
          </w:tcPr>
          <w:p w14:paraId="6F6576FD" w14:textId="5E7F771B" w:rsidR="00037679" w:rsidRPr="0032333C" w:rsidRDefault="00037679" w:rsidP="00037679">
            <w:r w:rsidRPr="0032333C">
              <w:rPr>
                <w:rFonts w:ascii="Times New Roman" w:hAnsi="Times New Roman"/>
                <w:szCs w:val="20"/>
              </w:rPr>
              <w:t>TG</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Task</w:t>
            </w:r>
            <w:r w:rsidR="00233210" w:rsidRPr="0032333C">
              <w:rPr>
                <w:rFonts w:ascii="Times New Roman" w:hAnsi="Times New Roman"/>
                <w:szCs w:val="20"/>
              </w:rPr>
              <w:t xml:space="preserve"> </w:t>
            </w:r>
            <w:r w:rsidRPr="0032333C">
              <w:rPr>
                <w:rFonts w:ascii="Times New Roman" w:hAnsi="Times New Roman"/>
                <w:szCs w:val="20"/>
              </w:rPr>
              <w:t>Group</w:t>
            </w:r>
          </w:p>
        </w:tc>
      </w:tr>
      <w:tr w:rsidR="00037679" w:rsidRPr="0032333C" w14:paraId="31EF974C" w14:textId="77777777" w:rsidTr="00037679">
        <w:trPr>
          <w:jc w:val="center"/>
        </w:trPr>
        <w:tc>
          <w:tcPr>
            <w:tcW w:w="3397" w:type="dxa"/>
            <w:vAlign w:val="bottom"/>
          </w:tcPr>
          <w:p w14:paraId="01A3F6BB" w14:textId="7A370158" w:rsidR="00037679" w:rsidRPr="0032333C" w:rsidRDefault="00037679" w:rsidP="00037679">
            <w:r w:rsidRPr="0032333C">
              <w:rPr>
                <w:rFonts w:ascii="Times New Roman" w:hAnsi="Times New Roman"/>
                <w:szCs w:val="20"/>
              </w:rPr>
              <w:t>RM</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Resolution</w:t>
            </w:r>
            <w:r w:rsidR="00233210" w:rsidRPr="0032333C">
              <w:rPr>
                <w:rFonts w:ascii="Times New Roman" w:hAnsi="Times New Roman"/>
                <w:szCs w:val="20"/>
              </w:rPr>
              <w:t xml:space="preserve"> </w:t>
            </w:r>
            <w:r w:rsidRPr="0032333C">
              <w:rPr>
                <w:rFonts w:ascii="Times New Roman" w:hAnsi="Times New Roman"/>
                <w:szCs w:val="20"/>
              </w:rPr>
              <w:t>Meeting</w:t>
            </w:r>
          </w:p>
        </w:tc>
        <w:tc>
          <w:tcPr>
            <w:tcW w:w="3402" w:type="dxa"/>
            <w:vAlign w:val="bottom"/>
          </w:tcPr>
          <w:p w14:paraId="0A3D0AC0" w14:textId="4EB1F835" w:rsidR="00037679" w:rsidRPr="0032333C" w:rsidRDefault="00037679" w:rsidP="00037679">
            <w:r w:rsidRPr="0032333C">
              <w:rPr>
                <w:rFonts w:ascii="Times New Roman" w:hAnsi="Times New Roman"/>
                <w:szCs w:val="20"/>
              </w:rPr>
              <w:t>OR</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Ordinary</w:t>
            </w:r>
          </w:p>
        </w:tc>
        <w:tc>
          <w:tcPr>
            <w:tcW w:w="3544" w:type="dxa"/>
            <w:vAlign w:val="bottom"/>
          </w:tcPr>
          <w:p w14:paraId="62D21EAC" w14:textId="72A222F0" w:rsidR="00037679" w:rsidRPr="0032333C" w:rsidRDefault="00037679" w:rsidP="00037679">
            <w:r w:rsidRPr="0032333C">
              <w:rPr>
                <w:rFonts w:ascii="Times New Roman" w:hAnsi="Times New Roman"/>
                <w:szCs w:val="20"/>
              </w:rPr>
              <w:t>XO</w:t>
            </w:r>
            <w:r w:rsidR="00233210" w:rsidRPr="0032333C">
              <w:rPr>
                <w:rFonts w:ascii="Times New Roman" w:hAnsi="Times New Roman"/>
                <w:szCs w:val="20"/>
              </w:rPr>
              <w:t xml:space="preserve"> </w:t>
            </w:r>
            <w:r w:rsidRPr="0032333C">
              <w:rPr>
                <w:rFonts w:ascii="Times New Roman" w:hAnsi="Times New Roman"/>
                <w:szCs w:val="20"/>
              </w:rPr>
              <w:t>=</w:t>
            </w:r>
            <w:r w:rsidR="00233210" w:rsidRPr="0032333C">
              <w:rPr>
                <w:rFonts w:ascii="Times New Roman" w:hAnsi="Times New Roman"/>
                <w:szCs w:val="20"/>
              </w:rPr>
              <w:t xml:space="preserve"> </w:t>
            </w:r>
            <w:r w:rsidRPr="0032333C">
              <w:rPr>
                <w:rFonts w:ascii="Times New Roman" w:hAnsi="Times New Roman"/>
                <w:szCs w:val="20"/>
              </w:rPr>
              <w:t>Extraordinary</w:t>
            </w:r>
          </w:p>
        </w:tc>
      </w:tr>
    </w:tbl>
    <w:p w14:paraId="4897B3D2" w14:textId="6DA4806A" w:rsidR="00037679" w:rsidRPr="0032333C" w:rsidRDefault="00037679" w:rsidP="00037679"/>
    <w:p w14:paraId="2DD011CD" w14:textId="77777777" w:rsidR="005B2A44" w:rsidRPr="0032333C" w:rsidRDefault="005B2A44" w:rsidP="00F53443"/>
    <w:p w14:paraId="5401C302" w14:textId="1BB94671" w:rsidR="007A5AC0" w:rsidRPr="0032333C" w:rsidRDefault="007A5AC0" w:rsidP="00F53443">
      <w:pPr>
        <w:rPr>
          <w:rFonts w:ascii="Times New Roman" w:hAnsi="Times New Roman"/>
          <w:i/>
          <w:szCs w:val="20"/>
        </w:rPr>
      </w:pPr>
      <w:r w:rsidRPr="0032333C">
        <w:rPr>
          <w:rFonts w:ascii="Times New Roman" w:hAnsi="Times New Roman"/>
          <w:i/>
          <w:szCs w:val="20"/>
        </w:rPr>
        <w:t>End</w:t>
      </w:r>
      <w:r w:rsidR="00233210" w:rsidRPr="0032333C">
        <w:rPr>
          <w:rFonts w:ascii="Times New Roman" w:hAnsi="Times New Roman"/>
          <w:i/>
          <w:szCs w:val="20"/>
        </w:rPr>
        <w:t xml:space="preserve"> </w:t>
      </w:r>
      <w:r w:rsidRPr="0032333C">
        <w:rPr>
          <w:rFonts w:ascii="Times New Roman" w:hAnsi="Times New Roman"/>
          <w:i/>
          <w:szCs w:val="20"/>
        </w:rPr>
        <w:t>of</w:t>
      </w:r>
      <w:r w:rsidR="00233210" w:rsidRPr="0032333C">
        <w:rPr>
          <w:rFonts w:ascii="Times New Roman" w:hAnsi="Times New Roman"/>
          <w:i/>
          <w:szCs w:val="20"/>
        </w:rPr>
        <w:t xml:space="preserve"> </w:t>
      </w:r>
      <w:r w:rsidRPr="0032333C">
        <w:rPr>
          <w:rFonts w:ascii="Times New Roman" w:hAnsi="Times New Roman"/>
          <w:i/>
          <w:szCs w:val="20"/>
        </w:rPr>
        <w:t>document</w:t>
      </w:r>
    </w:p>
    <w:sectPr w:rsidR="007A5AC0" w:rsidRPr="0032333C" w:rsidSect="00B72744">
      <w:headerReference w:type="default" r:id="rId2112"/>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50E2" w14:textId="77777777" w:rsidR="004A0679" w:rsidRDefault="004A0679">
      <w:r>
        <w:separator/>
      </w:r>
    </w:p>
  </w:endnote>
  <w:endnote w:type="continuationSeparator" w:id="0">
    <w:p w14:paraId="6429380A" w14:textId="77777777" w:rsidR="004A0679" w:rsidRDefault="004A0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apfDingbats">
    <w:charset w:val="02"/>
    <w:family w:val="decorative"/>
    <w:pitch w:val="default"/>
    <w:sig w:usb0="00000000" w:usb1="0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Klee One"/>
    <w:charset w:val="01"/>
    <w:family w:val="auto"/>
    <w:pitch w:val="variable"/>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auto"/>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FangSong">
    <w:charset w:val="86"/>
    <w:family w:val="modern"/>
    <w:pitch w:val="fixed"/>
    <w:sig w:usb0="800002BF" w:usb1="38CF7CFA"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Walbaum Display Light">
    <w:charset w:val="00"/>
    <w:family w:val="roman"/>
    <w:pitch w:val="variable"/>
    <w:sig w:usb0="8000002F" w:usb1="0000000A" w:usb2="00000000" w:usb3="00000000" w:csb0="00000001" w:csb1="00000000"/>
  </w:font>
  <w:font w:name="DengXian">
    <w:panose1 w:val="02010600030101010101"/>
    <w:charset w:val="86"/>
    <w:family w:val="auto"/>
    <w:pitch w:val="variable"/>
    <w:sig w:usb0="A00002BF" w:usb1="38CF7CFA" w:usb2="00000016" w:usb3="00000000" w:csb0="0004000F" w:csb1="00000000"/>
  </w:font>
  <w:font w:name="SimHei">
    <w:panose1 w:val="02010600030101010101"/>
    <w:charset w:val="86"/>
    <w:family w:val="modern"/>
    <w:pitch w:val="fixed"/>
    <w:sig w:usb0="800002BF" w:usb1="38CF7CFA"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G Smart_H Light">
    <w:altName w:val="Malgun Gothic"/>
    <w:charset w:val="81"/>
    <w:family w:val="modern"/>
    <w:pitch w:val="default"/>
    <w:sig w:usb0="00000000" w:usb1="00000000" w:usb2="00000010" w:usb3="00000000" w:csb0="00280005" w:csb1="00000000"/>
  </w:font>
  <w:font w:name="&quot;Times New Roman&quot;,serif">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charset w:val="00"/>
    <w:family w:val="roman"/>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 ??">
    <w:altName w:val="Yu Gothic"/>
    <w:charset w:val="80"/>
    <w:family w:val="roman"/>
    <w:pitch w:val="default"/>
    <w:sig w:usb0="00000000" w:usb1="0000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default"/>
    <w:sig w:usb0="00000000"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MS LineDraw">
    <w:charset w:val="02"/>
    <w:family w:val="modern"/>
    <w:pitch w:val="default"/>
  </w:font>
  <w:font w:name="????">
    <w:altName w:val="Arial Unicode MS"/>
    <w:charset w:val="88"/>
    <w:family w:val="auto"/>
    <w:pitch w:val="default"/>
    <w:sig w:usb0="00000000" w:usb1="00000000" w:usb2="00000010" w:usb3="00000000" w:csb0="00100000" w:csb1="00000000"/>
  </w:font>
  <w:font w:name="Mincho">
    <w:altName w:val="明朝"/>
    <w:panose1 w:val="02020609040305080305"/>
    <w:charset w:val="80"/>
    <w:family w:val="roman"/>
    <w:pitch w:val="default"/>
    <w:sig w:usb0="00000000" w:usb1="0000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pitch w:val="default"/>
    <w:sig w:usb0="00000000" w:usb1="00000000" w:usb2="00000000" w:usb3="00000000" w:csb0="00000001" w:csb1="00000000"/>
  </w:font>
  <w:font w:name="KaiTi_GB2312">
    <w:altName w:val="KaiTi"/>
    <w:charset w:val="86"/>
    <w:family w:val="modern"/>
    <w:pitch w:val="fixed"/>
    <w:sig w:usb0="800002BF" w:usb1="38CF7CFA" w:usb2="00000016" w:usb3="00000000" w:csb0="00040001" w:csb1="00000000"/>
  </w:font>
  <w:font w:name="KaiTi">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font>
  <w:font w:name="TimesNewRomanPS-ItalicMT">
    <w:altName w:val="Times New Roman"/>
    <w:panose1 w:val="00000000000000000000"/>
    <w:charset w:val="00"/>
    <w:family w:val="roman"/>
    <w:notTrueType/>
    <w:pitch w:val="default"/>
  </w:font>
  <w:font w:name="Gulim">
    <w:panose1 w:val="020B0600000101010101"/>
    <w:charset w:val="81"/>
    <w:family w:val="swiss"/>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Lohit Devanagari">
    <w:altName w:val="Cambria"/>
    <w:charset w:val="00"/>
    <w:family w:val="roman"/>
    <w:pitch w:val="default"/>
  </w:font>
  <w:font w:name="Yu Mincho">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Swift">
    <w:altName w:val="Times New Roman"/>
    <w:charset w:val="00"/>
    <w:family w:val="roman"/>
    <w:pitch w:val="default"/>
    <w:sig w:usb0="00000000"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t">
    <w:altName w:val="Segoe Print"/>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Ericsson Hilda">
    <w:altName w:val="Calibri"/>
    <w:charset w:val="00"/>
    <w:family w:val="auto"/>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FangSong_GB2312">
    <w:altName w:val="FangSong"/>
    <w:charset w:val="86"/>
    <w:family w:val="modern"/>
    <w:pitch w:val="default"/>
    <w:sig w:usb0="00000000" w:usb1="00000000" w:usb2="00000010" w:usb3="00000000" w:csb0="0004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n-cs">
    <w:altName w:val="苹方-简"/>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mn-ea">
    <w:altName w:val="Cambria"/>
    <w:charset w:val="00"/>
    <w:family w:val="roman"/>
    <w:pitch w:val="default"/>
  </w:font>
  <w:font w:name="SamsungOne 400">
    <w:altName w:val="Segoe Print"/>
    <w:charset w:val="00"/>
    <w:family w:val="swiss"/>
    <w:pitch w:val="variable"/>
    <w:sig w:usb0="E00002FF" w:usb1="52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noProof/>
      </w:rPr>
      <w:t>187</w:t>
    </w:r>
    <w:r w:rsidRPr="000B6FA8">
      <w:rPr>
        <w:rStyle w:val="PageNumber"/>
      </w:rPr>
      <w:fldChar w:fldCharType="end"/>
    </w:r>
  </w:p>
  <w:p w14:paraId="497760C1" w14:textId="77777777" w:rsidR="008C11A4" w:rsidRDefault="008C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FBD96" w14:textId="77777777" w:rsidR="004A0679" w:rsidRDefault="004A0679">
      <w:r>
        <w:separator/>
      </w:r>
    </w:p>
  </w:footnote>
  <w:footnote w:type="continuationSeparator" w:id="0">
    <w:p w14:paraId="236B734E" w14:textId="77777777" w:rsidR="004A0679" w:rsidRDefault="004A0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F8F8" w14:textId="54BB915A" w:rsidR="00C71A04" w:rsidRPr="007F48FC" w:rsidRDefault="00C71A04" w:rsidP="00C71A04">
    <w:pPr>
      <w:tabs>
        <w:tab w:val="center" w:pos="4536"/>
        <w:tab w:val="right" w:pos="7938"/>
        <w:tab w:val="right" w:pos="9639"/>
      </w:tabs>
      <w:rPr>
        <w:rFonts w:ascii="Arial" w:hAnsi="Arial" w:cs="Arial"/>
        <w:b/>
        <w:bCs/>
        <w:sz w:val="28"/>
        <w:lang w:val="en-US"/>
      </w:rPr>
    </w:pPr>
    <w:r w:rsidRPr="007F48FC">
      <w:rPr>
        <w:rFonts w:ascii="Arial" w:hAnsi="Arial" w:cs="Arial"/>
        <w:b/>
        <w:bCs/>
        <w:sz w:val="28"/>
        <w:lang w:val="en-US"/>
      </w:rPr>
      <w:t>3GPP TSG RAN WG1 #</w:t>
    </w:r>
    <w:r w:rsidR="00977959">
      <w:rPr>
        <w:rFonts w:ascii="Arial" w:hAnsi="Arial" w:cs="Arial"/>
        <w:b/>
        <w:bCs/>
        <w:sz w:val="28"/>
        <w:lang w:val="en-US"/>
      </w:rPr>
      <w:t>126bis</w:t>
    </w:r>
    <w:r w:rsidRPr="007F48FC">
      <w:rPr>
        <w:rFonts w:ascii="Arial" w:hAnsi="Arial" w:cs="Arial"/>
        <w:b/>
        <w:bCs/>
        <w:sz w:val="28"/>
        <w:lang w:val="en-US"/>
      </w:rPr>
      <w:tab/>
    </w:r>
    <w:r w:rsidRPr="007F48FC">
      <w:rPr>
        <w:rFonts w:ascii="Arial" w:hAnsi="Arial" w:cs="Arial"/>
        <w:b/>
        <w:bCs/>
        <w:sz w:val="28"/>
        <w:lang w:val="en-US"/>
      </w:rPr>
      <w:tab/>
    </w:r>
    <w:r w:rsidRPr="007F48FC">
      <w:rPr>
        <w:rFonts w:ascii="Arial" w:hAnsi="Arial" w:cs="Arial"/>
        <w:b/>
        <w:bCs/>
        <w:sz w:val="28"/>
        <w:lang w:val="en-US"/>
      </w:rPr>
      <w:tab/>
      <w:t>R1-2</w:t>
    </w:r>
    <w:r>
      <w:rPr>
        <w:rFonts w:ascii="Arial" w:hAnsi="Arial" w:cs="Arial"/>
        <w:b/>
        <w:bCs/>
        <w:sz w:val="28"/>
        <w:lang w:val="en-US"/>
      </w:rPr>
      <w:t>60xxxx</w:t>
    </w:r>
  </w:p>
  <w:p w14:paraId="1F3A3EDA" w14:textId="658C3053" w:rsidR="00C71A04" w:rsidRDefault="00977959" w:rsidP="00C71A04">
    <w:pPr>
      <w:tabs>
        <w:tab w:val="center" w:pos="4536"/>
        <w:tab w:val="right" w:pos="9072"/>
      </w:tabs>
      <w:rPr>
        <w:rFonts w:ascii="Arial" w:eastAsia="DengXian" w:hAnsi="Arial" w:cs="Arial"/>
        <w:b/>
        <w:bCs/>
        <w:sz w:val="28"/>
        <w:lang w:val="en-US" w:eastAsia="zh-CN"/>
      </w:rPr>
    </w:pPr>
    <w:r>
      <w:rPr>
        <w:rFonts w:ascii="Arial" w:hAnsi="Arial" w:cs="Arial"/>
        <w:b/>
        <w:bCs/>
        <w:sz w:val="28"/>
        <w:lang w:val="en-US"/>
      </w:rPr>
      <w:t>Jeju</w:t>
    </w:r>
    <w:r w:rsidR="00C71A04" w:rsidRPr="00562438">
      <w:rPr>
        <w:rFonts w:ascii="Arial" w:hAnsi="Arial" w:cs="Arial"/>
        <w:b/>
        <w:bCs/>
        <w:sz w:val="28"/>
        <w:lang w:val="en-US"/>
      </w:rPr>
      <w:t xml:space="preserve">, </w:t>
    </w:r>
    <w:r>
      <w:rPr>
        <w:rFonts w:ascii="Arial" w:hAnsi="Arial" w:cs="Arial"/>
        <w:b/>
        <w:bCs/>
        <w:sz w:val="28"/>
        <w:lang w:val="en-US"/>
      </w:rPr>
      <w:t>Korea</w:t>
    </w:r>
    <w:r w:rsidR="00C71A04">
      <w:rPr>
        <w:rFonts w:ascii="Arial" w:eastAsia="DengXian" w:hAnsi="Arial" w:cs="Arial" w:hint="eastAsia"/>
        <w:b/>
        <w:bCs/>
        <w:sz w:val="28"/>
        <w:lang w:val="en-US" w:eastAsia="zh-CN"/>
      </w:rPr>
      <w:t>,</w:t>
    </w:r>
    <w:r w:rsidR="00C71A04" w:rsidRPr="007F48FC">
      <w:rPr>
        <w:rFonts w:ascii="Arial" w:hAnsi="Arial" w:cs="Arial"/>
        <w:b/>
        <w:bCs/>
        <w:sz w:val="28"/>
        <w:lang w:val="en-US"/>
      </w:rPr>
      <w:t xml:space="preserve"> </w:t>
    </w:r>
    <w:r w:rsidR="009B1B96">
      <w:rPr>
        <w:rFonts w:ascii="Arial" w:hAnsi="Arial" w:cs="Arial"/>
        <w:b/>
        <w:bCs/>
        <w:sz w:val="28"/>
        <w:lang w:val="en-US"/>
      </w:rPr>
      <w:t>Date</w:t>
    </w:r>
    <w:r>
      <w:rPr>
        <w:rFonts w:ascii="Arial" w:hAnsi="Arial" w:cs="Arial"/>
        <w:b/>
        <w:bCs/>
        <w:sz w:val="28"/>
        <w:lang w:val="en-US"/>
      </w:rPr>
      <w:t xml:space="preserve"> 12</w:t>
    </w:r>
    <w:r w:rsidRPr="00977959">
      <w:rPr>
        <w:rFonts w:ascii="Arial" w:hAnsi="Arial" w:cs="Arial"/>
        <w:b/>
        <w:bCs/>
        <w:sz w:val="28"/>
        <w:vertAlign w:val="superscript"/>
        <w:lang w:val="en-US"/>
      </w:rPr>
      <w:t>th</w:t>
    </w:r>
    <w:r>
      <w:rPr>
        <w:rFonts w:ascii="Arial" w:hAnsi="Arial" w:cs="Arial"/>
        <w:b/>
        <w:bCs/>
        <w:sz w:val="28"/>
        <w:lang w:val="en-US"/>
      </w:rPr>
      <w:t xml:space="preserve"> – 16</w:t>
    </w:r>
    <w:r w:rsidRPr="00977959">
      <w:rPr>
        <w:rFonts w:ascii="Arial" w:hAnsi="Arial" w:cs="Arial"/>
        <w:b/>
        <w:bCs/>
        <w:sz w:val="28"/>
        <w:vertAlign w:val="superscript"/>
        <w:lang w:val="en-US"/>
      </w:rPr>
      <w:t>th</w:t>
    </w:r>
    <w:r>
      <w:rPr>
        <w:rFonts w:ascii="Arial" w:hAnsi="Arial" w:cs="Arial"/>
        <w:b/>
        <w:bCs/>
        <w:sz w:val="28"/>
        <w:lang w:val="en-US"/>
      </w:rPr>
      <w:t xml:space="preserve"> October, 2026</w:t>
    </w:r>
  </w:p>
  <w:p w14:paraId="157D1C7E" w14:textId="77777777" w:rsidR="00D6543D" w:rsidRPr="00C71A04" w:rsidRDefault="00D6543D">
    <w:pP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1CDF" w14:textId="4D51AA81" w:rsidR="009B1B96" w:rsidRPr="007F48FC" w:rsidRDefault="009B1B96" w:rsidP="009B1B96">
    <w:pPr>
      <w:tabs>
        <w:tab w:val="center" w:pos="4536"/>
        <w:tab w:val="right" w:pos="7938"/>
        <w:tab w:val="right" w:pos="9639"/>
      </w:tabs>
      <w:rPr>
        <w:rFonts w:ascii="Arial" w:hAnsi="Arial" w:cs="Arial"/>
        <w:b/>
        <w:bCs/>
        <w:sz w:val="28"/>
        <w:lang w:val="en-US"/>
      </w:rPr>
    </w:pPr>
    <w:r w:rsidRPr="007F48FC">
      <w:rPr>
        <w:rFonts w:ascii="Arial" w:hAnsi="Arial" w:cs="Arial"/>
        <w:b/>
        <w:bCs/>
        <w:sz w:val="28"/>
        <w:lang w:val="en-US"/>
      </w:rPr>
      <w:t>3GPP TSG RAN WG1 #</w:t>
    </w:r>
    <w:r w:rsidR="00CF36AC">
      <w:rPr>
        <w:rFonts w:ascii="Arial" w:hAnsi="Arial" w:cs="Arial"/>
        <w:b/>
        <w:bCs/>
        <w:sz w:val="28"/>
        <w:lang w:val="en-US"/>
      </w:rPr>
      <w:t>126bis</w:t>
    </w:r>
    <w:r w:rsidRPr="007F48FC">
      <w:rPr>
        <w:rFonts w:ascii="Arial" w:hAnsi="Arial" w:cs="Arial"/>
        <w:b/>
        <w:bCs/>
        <w:sz w:val="28"/>
        <w:lang w:val="en-US"/>
      </w:rPr>
      <w:tab/>
    </w:r>
    <w:r w:rsidRPr="007F48FC">
      <w:rPr>
        <w:rFonts w:ascii="Arial" w:hAnsi="Arial" w:cs="Arial"/>
        <w:b/>
        <w:bCs/>
        <w:sz w:val="28"/>
        <w:lang w:val="en-US"/>
      </w:rPr>
      <w:tab/>
    </w:r>
    <w:r w:rsidRPr="007F48FC">
      <w:rPr>
        <w:rFonts w:ascii="Arial" w:hAnsi="Arial" w:cs="Arial"/>
        <w:b/>
        <w:bCs/>
        <w:sz w:val="28"/>
        <w:lang w:val="en-US"/>
      </w:rPr>
      <w:tab/>
      <w:t>R1-2</w:t>
    </w:r>
    <w:r>
      <w:rPr>
        <w:rFonts w:ascii="Arial" w:hAnsi="Arial" w:cs="Arial"/>
        <w:b/>
        <w:bCs/>
        <w:sz w:val="28"/>
        <w:lang w:val="en-US"/>
      </w:rPr>
      <w:t>60xxxx</w:t>
    </w:r>
  </w:p>
  <w:p w14:paraId="65E73ECC" w14:textId="062A54CC" w:rsidR="009B1B96" w:rsidRDefault="00CF36AC" w:rsidP="009B1B96">
    <w:pPr>
      <w:tabs>
        <w:tab w:val="center" w:pos="4536"/>
        <w:tab w:val="right" w:pos="9072"/>
      </w:tabs>
      <w:rPr>
        <w:rFonts w:ascii="Arial" w:eastAsia="DengXian" w:hAnsi="Arial" w:cs="Arial"/>
        <w:b/>
        <w:bCs/>
        <w:sz w:val="28"/>
        <w:lang w:val="en-US" w:eastAsia="zh-CN"/>
      </w:rPr>
    </w:pPr>
    <w:r>
      <w:rPr>
        <w:rFonts w:ascii="Arial" w:hAnsi="Arial" w:cs="Arial"/>
        <w:b/>
        <w:bCs/>
        <w:sz w:val="28"/>
        <w:lang w:val="en-US"/>
      </w:rPr>
      <w:t>Jeju</w:t>
    </w:r>
    <w:r w:rsidR="009B1B96" w:rsidRPr="00562438">
      <w:rPr>
        <w:rFonts w:ascii="Arial" w:hAnsi="Arial" w:cs="Arial"/>
        <w:b/>
        <w:bCs/>
        <w:sz w:val="28"/>
        <w:lang w:val="en-US"/>
      </w:rPr>
      <w:t xml:space="preserve">, </w:t>
    </w:r>
    <w:r>
      <w:rPr>
        <w:rFonts w:ascii="Arial" w:hAnsi="Arial" w:cs="Arial"/>
        <w:b/>
        <w:bCs/>
        <w:sz w:val="28"/>
        <w:lang w:val="en-US"/>
      </w:rPr>
      <w:t>Korea</w:t>
    </w:r>
    <w:r w:rsidR="009B1B96">
      <w:rPr>
        <w:rFonts w:ascii="Arial" w:eastAsia="DengXian" w:hAnsi="Arial" w:cs="Arial" w:hint="eastAsia"/>
        <w:b/>
        <w:bCs/>
        <w:sz w:val="28"/>
        <w:lang w:val="en-US" w:eastAsia="zh-CN"/>
      </w:rPr>
      <w:t>,</w:t>
    </w:r>
    <w:r w:rsidR="009B1B96" w:rsidRPr="007F48FC">
      <w:rPr>
        <w:rFonts w:ascii="Arial" w:hAnsi="Arial" w:cs="Arial"/>
        <w:b/>
        <w:bCs/>
        <w:sz w:val="28"/>
        <w:lang w:val="en-US"/>
      </w:rPr>
      <w:t xml:space="preserve"> </w:t>
    </w:r>
    <w:r>
      <w:rPr>
        <w:rFonts w:ascii="Arial" w:hAnsi="Arial" w:cs="Arial"/>
        <w:b/>
        <w:bCs/>
        <w:sz w:val="28"/>
        <w:lang w:val="en-US"/>
      </w:rPr>
      <w:t>12</w:t>
    </w:r>
    <w:r w:rsidRPr="00CF36AC">
      <w:rPr>
        <w:rFonts w:ascii="Arial" w:hAnsi="Arial" w:cs="Arial"/>
        <w:b/>
        <w:bCs/>
        <w:sz w:val="28"/>
        <w:vertAlign w:val="superscript"/>
        <w:lang w:val="en-US"/>
      </w:rPr>
      <w:t>th</w:t>
    </w:r>
    <w:r>
      <w:rPr>
        <w:rFonts w:ascii="Arial" w:hAnsi="Arial" w:cs="Arial"/>
        <w:b/>
        <w:bCs/>
        <w:sz w:val="28"/>
        <w:lang w:val="en-US"/>
      </w:rPr>
      <w:t xml:space="preserve"> – 16</w:t>
    </w:r>
    <w:r w:rsidRPr="00CF36AC">
      <w:rPr>
        <w:rFonts w:ascii="Arial" w:hAnsi="Arial" w:cs="Arial"/>
        <w:b/>
        <w:bCs/>
        <w:sz w:val="28"/>
        <w:vertAlign w:val="superscript"/>
        <w:lang w:val="en-US"/>
      </w:rPr>
      <w:t>th</w:t>
    </w:r>
    <w:r>
      <w:rPr>
        <w:rFonts w:ascii="Arial" w:hAnsi="Arial" w:cs="Arial"/>
        <w:b/>
        <w:bCs/>
        <w:sz w:val="28"/>
        <w:lang w:val="en-US"/>
      </w:rPr>
      <w:t xml:space="preserve"> October, 2026</w:t>
    </w:r>
  </w:p>
  <w:p w14:paraId="26C6EA5D" w14:textId="77777777" w:rsidR="008C11A4" w:rsidRPr="009B1B96" w:rsidRDefault="008C11A4" w:rsidP="009B1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07D924"/>
    <w:multiLevelType w:val="multilevel"/>
    <w:tmpl w:val="8A07D924"/>
    <w:lvl w:ilvl="0">
      <w:start w:val="1"/>
      <w:numFmt w:val="bullet"/>
      <w:lvlText w:val="§"/>
      <w:lvlJc w:val="left"/>
      <w:pPr>
        <w:tabs>
          <w:tab w:val="left" w:pos="420"/>
        </w:tabs>
        <w:ind w:left="840" w:hanging="420"/>
      </w:pPr>
      <w:rPr>
        <w:rFonts w:ascii="Wingdings" w:hAnsi="Wingdings" w:cs="Wingdings" w:hint="default"/>
      </w:rPr>
    </w:lvl>
    <w:lvl w:ilvl="1">
      <w:start w:val="1"/>
      <w:numFmt w:val="bullet"/>
      <w:lvlText w:val=""/>
      <w:lvlJc w:val="left"/>
      <w:pPr>
        <w:tabs>
          <w:tab w:val="left" w:pos="840"/>
        </w:tabs>
        <w:ind w:left="1260" w:hanging="420"/>
      </w:pPr>
      <w:rPr>
        <w:rFonts w:ascii="Yu Gothic UI" w:hAnsi="Yu Gothic UI" w:hint="default"/>
      </w:rPr>
    </w:lvl>
    <w:lvl w:ilvl="2">
      <w:start w:val="1"/>
      <w:numFmt w:val="bullet"/>
      <w:lvlText w:val=""/>
      <w:lvlJc w:val="left"/>
      <w:pPr>
        <w:tabs>
          <w:tab w:val="left" w:pos="1260"/>
        </w:tabs>
        <w:ind w:left="1680" w:hanging="420"/>
      </w:pPr>
      <w:rPr>
        <w:rFonts w:ascii="Yu Gothic UI" w:hAnsi="Yu Gothic UI" w:hint="default"/>
      </w:rPr>
    </w:lvl>
    <w:lvl w:ilvl="3">
      <w:start w:val="1"/>
      <w:numFmt w:val="bullet"/>
      <w:lvlText w:val=""/>
      <w:lvlJc w:val="left"/>
      <w:pPr>
        <w:tabs>
          <w:tab w:val="left" w:pos="1680"/>
        </w:tabs>
        <w:ind w:left="2100" w:hanging="420"/>
      </w:pPr>
      <w:rPr>
        <w:rFonts w:ascii="Yu Gothic UI" w:hAnsi="Yu Gothic UI" w:hint="default"/>
      </w:rPr>
    </w:lvl>
    <w:lvl w:ilvl="4">
      <w:start w:val="1"/>
      <w:numFmt w:val="bullet"/>
      <w:lvlText w:val=""/>
      <w:lvlJc w:val="left"/>
      <w:pPr>
        <w:tabs>
          <w:tab w:val="left" w:pos="2100"/>
        </w:tabs>
        <w:ind w:left="2520" w:hanging="420"/>
      </w:pPr>
      <w:rPr>
        <w:rFonts w:ascii="Yu Gothic UI" w:hAnsi="Yu Gothic UI" w:hint="default"/>
      </w:rPr>
    </w:lvl>
    <w:lvl w:ilvl="5">
      <w:start w:val="1"/>
      <w:numFmt w:val="bullet"/>
      <w:lvlText w:val=""/>
      <w:lvlJc w:val="left"/>
      <w:pPr>
        <w:tabs>
          <w:tab w:val="left" w:pos="2520"/>
        </w:tabs>
        <w:ind w:left="2940" w:hanging="420"/>
      </w:pPr>
      <w:rPr>
        <w:rFonts w:ascii="Yu Gothic UI" w:hAnsi="Yu Gothic UI" w:hint="default"/>
      </w:rPr>
    </w:lvl>
    <w:lvl w:ilvl="6">
      <w:start w:val="1"/>
      <w:numFmt w:val="bullet"/>
      <w:lvlText w:val=""/>
      <w:lvlJc w:val="left"/>
      <w:pPr>
        <w:tabs>
          <w:tab w:val="left" w:pos="2940"/>
        </w:tabs>
        <w:ind w:left="3360" w:hanging="420"/>
      </w:pPr>
      <w:rPr>
        <w:rFonts w:ascii="Yu Gothic UI" w:hAnsi="Yu Gothic UI" w:hint="default"/>
      </w:rPr>
    </w:lvl>
    <w:lvl w:ilvl="7">
      <w:start w:val="1"/>
      <w:numFmt w:val="bullet"/>
      <w:lvlText w:val=""/>
      <w:lvlJc w:val="left"/>
      <w:pPr>
        <w:tabs>
          <w:tab w:val="left" w:pos="3360"/>
        </w:tabs>
        <w:ind w:left="3780" w:hanging="420"/>
      </w:pPr>
      <w:rPr>
        <w:rFonts w:ascii="Yu Gothic UI" w:hAnsi="Yu Gothic UI" w:hint="default"/>
      </w:rPr>
    </w:lvl>
    <w:lvl w:ilvl="8">
      <w:start w:val="1"/>
      <w:numFmt w:val="bullet"/>
      <w:lvlText w:val=""/>
      <w:lvlJc w:val="left"/>
      <w:pPr>
        <w:tabs>
          <w:tab w:val="left" w:pos="3780"/>
        </w:tabs>
        <w:ind w:left="4200" w:hanging="420"/>
      </w:pPr>
      <w:rPr>
        <w:rFonts w:ascii="Yu Gothic UI" w:hAnsi="Yu Gothic UI" w:hint="default"/>
      </w:rPr>
    </w:lvl>
  </w:abstractNum>
  <w:abstractNum w:abstractNumId="1" w15:restartNumberingAfterBreak="0">
    <w:nsid w:val="BD0CA652"/>
    <w:multiLevelType w:val="multilevel"/>
    <w:tmpl w:val="BD0CA652"/>
    <w:lvl w:ilvl="0">
      <w:start w:val="1"/>
      <w:numFmt w:val="decimal"/>
      <w:pStyle w:val="ZTE-Proposal"/>
      <w:lvlText w:val="Proposal %1:"/>
      <w:lvlJc w:val="left"/>
      <w:pPr>
        <w:tabs>
          <w:tab w:val="left" w:pos="0"/>
        </w:tabs>
        <w:ind w:left="0" w:firstLine="0"/>
      </w:pPr>
      <w:rPr>
        <w:rFonts w:ascii="Times New Roman" w:eastAsia="SimSun" w:hAnsi="Times New Roman" w:cs="Times New Roman" w:hint="default"/>
        <w:b/>
        <w:bCs/>
        <w:i/>
        <w:iCs/>
      </w:rPr>
    </w:lvl>
    <w:lvl w:ilvl="1">
      <w:start w:val="1"/>
      <w:numFmt w:val="bullet"/>
      <w:lvlText w:val="•"/>
      <w:lvlJc w:val="left"/>
      <w:pPr>
        <w:tabs>
          <w:tab w:val="left" w:pos="840"/>
        </w:tabs>
        <w:ind w:left="840" w:hanging="420"/>
      </w:pPr>
      <w:rPr>
        <w:rFonts w:ascii="Arial" w:eastAsia="SimSun" w:hAnsi="Arial" w:cs="Arial" w:hint="default"/>
        <w:b/>
        <w:bCs/>
        <w:i/>
        <w:i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3" w15:restartNumberingAfterBreak="0">
    <w:nsid w:val="FFFFFF7E"/>
    <w:multiLevelType w:val="singleLevel"/>
    <w:tmpl w:val="5A54DD86"/>
    <w:styleLink w:val="StyleBulletedSymbolsymbolLeft025Hanging02543"/>
    <w:lvl w:ilvl="0">
      <w:start w:val="1"/>
      <w:numFmt w:val="decimal"/>
      <w:pStyle w:val="ListNumber3"/>
      <w:lvlText w:val="%1."/>
      <w:lvlJc w:val="left"/>
      <w:pPr>
        <w:tabs>
          <w:tab w:val="num" w:pos="926"/>
        </w:tabs>
        <w:ind w:left="926" w:hanging="360"/>
      </w:pPr>
    </w:lvl>
  </w:abstractNum>
  <w:abstractNum w:abstractNumId="4"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5" w15:restartNumberingAfterBreak="0">
    <w:nsid w:val="00000002"/>
    <w:multiLevelType w:val="singleLevel"/>
    <w:tmpl w:val="00000002"/>
    <w:name w:val="WW8Num2"/>
    <w:styleLink w:val="StyleBulletedSymbolsymbolLeft025Hanging030"/>
    <w:lvl w:ilvl="0">
      <w:start w:val="1"/>
      <w:numFmt w:val="bullet"/>
      <w:pStyle w:val="ZchnZchn"/>
      <w:lvlText w:val=""/>
      <w:lvlJc w:val="left"/>
      <w:pPr>
        <w:tabs>
          <w:tab w:val="num" w:pos="851"/>
        </w:tabs>
        <w:ind w:left="851" w:hanging="851"/>
      </w:pPr>
      <w:rPr>
        <w:rFonts w:ascii="ZapfDingbats" w:hAnsi="ZapfDingbats"/>
      </w:rPr>
    </w:lvl>
  </w:abstractNum>
  <w:abstractNum w:abstractNumId="6"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A991"/>
    <w:multiLevelType w:val="multilevel"/>
    <w:tmpl w:val="439644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0585372"/>
    <w:multiLevelType w:val="multilevel"/>
    <w:tmpl w:val="0058537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00A86942"/>
    <w:multiLevelType w:val="multilevel"/>
    <w:tmpl w:val="00A869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0FD261B"/>
    <w:multiLevelType w:val="multilevel"/>
    <w:tmpl w:val="00FD26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1270B27"/>
    <w:multiLevelType w:val="multilevel"/>
    <w:tmpl w:val="01270B27"/>
    <w:lvl w:ilvl="0">
      <w:start w:val="1"/>
      <w:numFmt w:val="bullet"/>
      <w:lvlText w:val="-"/>
      <w:lvlJc w:val="left"/>
      <w:pPr>
        <w:ind w:left="420" w:hanging="420"/>
      </w:pPr>
      <w:rPr>
        <w:rFonts w:ascii="Arial" w:hAnsi="Arial" w:cs="Arial" w:hint="default"/>
      </w:rPr>
    </w:lvl>
    <w:lvl w:ilvl="1">
      <w:start w:val="1"/>
      <w:numFmt w:val="bullet"/>
      <w:lvlText w:val=""/>
      <w:lvlJc w:val="left"/>
      <w:pPr>
        <w:tabs>
          <w:tab w:val="left" w:pos="840"/>
        </w:tabs>
        <w:ind w:left="840" w:hanging="420"/>
      </w:pPr>
      <w:rPr>
        <w:rFonts w:ascii="Yu Gothic UI" w:hAnsi="Yu Gothic UI" w:hint="default"/>
      </w:rPr>
    </w:lvl>
    <w:lvl w:ilvl="2">
      <w:start w:val="1"/>
      <w:numFmt w:val="bullet"/>
      <w:lvlText w:val=""/>
      <w:lvlJc w:val="left"/>
      <w:pPr>
        <w:tabs>
          <w:tab w:val="left" w:pos="1260"/>
        </w:tabs>
        <w:ind w:left="1260" w:hanging="420"/>
      </w:pPr>
      <w:rPr>
        <w:rFonts w:ascii="Yu Gothic UI" w:hAnsi="Yu Gothic UI" w:hint="default"/>
      </w:rPr>
    </w:lvl>
    <w:lvl w:ilvl="3">
      <w:start w:val="1"/>
      <w:numFmt w:val="bullet"/>
      <w:lvlText w:val=""/>
      <w:lvlJc w:val="left"/>
      <w:pPr>
        <w:tabs>
          <w:tab w:val="left" w:pos="1680"/>
        </w:tabs>
        <w:ind w:left="1680" w:hanging="420"/>
      </w:pPr>
      <w:rPr>
        <w:rFonts w:ascii="Yu Gothic UI" w:hAnsi="Yu Gothic UI" w:hint="default"/>
      </w:rPr>
    </w:lvl>
    <w:lvl w:ilvl="4">
      <w:start w:val="1"/>
      <w:numFmt w:val="bullet"/>
      <w:lvlText w:val=""/>
      <w:lvlJc w:val="left"/>
      <w:pPr>
        <w:tabs>
          <w:tab w:val="left" w:pos="2100"/>
        </w:tabs>
        <w:ind w:left="2100" w:hanging="420"/>
      </w:pPr>
      <w:rPr>
        <w:rFonts w:ascii="Yu Gothic UI" w:hAnsi="Yu Gothic UI" w:hint="default"/>
      </w:rPr>
    </w:lvl>
    <w:lvl w:ilvl="5">
      <w:start w:val="1"/>
      <w:numFmt w:val="bullet"/>
      <w:lvlText w:val=""/>
      <w:lvlJc w:val="left"/>
      <w:pPr>
        <w:tabs>
          <w:tab w:val="left" w:pos="2520"/>
        </w:tabs>
        <w:ind w:left="2520" w:hanging="420"/>
      </w:pPr>
      <w:rPr>
        <w:rFonts w:ascii="Yu Gothic UI" w:hAnsi="Yu Gothic UI" w:hint="default"/>
      </w:rPr>
    </w:lvl>
    <w:lvl w:ilvl="6">
      <w:start w:val="1"/>
      <w:numFmt w:val="bullet"/>
      <w:lvlText w:val=""/>
      <w:lvlJc w:val="left"/>
      <w:pPr>
        <w:tabs>
          <w:tab w:val="left" w:pos="2940"/>
        </w:tabs>
        <w:ind w:left="2940" w:hanging="420"/>
      </w:pPr>
      <w:rPr>
        <w:rFonts w:ascii="Yu Gothic UI" w:hAnsi="Yu Gothic UI" w:hint="default"/>
      </w:rPr>
    </w:lvl>
    <w:lvl w:ilvl="7">
      <w:start w:val="1"/>
      <w:numFmt w:val="bullet"/>
      <w:lvlText w:val=""/>
      <w:lvlJc w:val="left"/>
      <w:pPr>
        <w:tabs>
          <w:tab w:val="left" w:pos="3360"/>
        </w:tabs>
        <w:ind w:left="3360" w:hanging="420"/>
      </w:pPr>
      <w:rPr>
        <w:rFonts w:ascii="Yu Gothic UI" w:hAnsi="Yu Gothic UI" w:hint="default"/>
      </w:rPr>
    </w:lvl>
    <w:lvl w:ilvl="8">
      <w:start w:val="1"/>
      <w:numFmt w:val="bullet"/>
      <w:lvlText w:val=""/>
      <w:lvlJc w:val="left"/>
      <w:pPr>
        <w:tabs>
          <w:tab w:val="left" w:pos="3780"/>
        </w:tabs>
        <w:ind w:left="3780" w:hanging="420"/>
      </w:pPr>
      <w:rPr>
        <w:rFonts w:ascii="Yu Gothic UI" w:hAnsi="Yu Gothic UI" w:hint="default"/>
      </w:rPr>
    </w:lvl>
  </w:abstractNum>
  <w:abstractNum w:abstractNumId="12" w15:restartNumberingAfterBreak="0">
    <w:nsid w:val="015D0C1A"/>
    <w:multiLevelType w:val="multilevel"/>
    <w:tmpl w:val="69D31786"/>
    <w:lvl w:ilvl="0">
      <w:start w:val="1"/>
      <w:numFmt w:val="lowerRoman"/>
      <w:lvlText w:val="%1."/>
      <w:lvlJc w:val="right"/>
      <w:pPr>
        <w:tabs>
          <w:tab w:val="left" w:pos="0"/>
        </w:tabs>
        <w:ind w:left="880" w:hanging="440"/>
      </w:pPr>
      <w:rPr>
        <w:rFonts w:hint="default"/>
      </w:rPr>
    </w:lvl>
    <w:lvl w:ilvl="1">
      <w:start w:val="1"/>
      <w:numFmt w:val="bullet"/>
      <w:lvlText w:val=""/>
      <w:lvlJc w:val="left"/>
      <w:pPr>
        <w:tabs>
          <w:tab w:val="left" w:pos="0"/>
        </w:tabs>
        <w:ind w:left="1240" w:hanging="360"/>
      </w:pPr>
      <w:rPr>
        <w:rFonts w:ascii="Symbol" w:hAnsi="Symbol" w:cs="Symbol" w:hint="default"/>
      </w:rPr>
    </w:lvl>
    <w:lvl w:ilvl="2">
      <w:start w:val="1"/>
      <w:numFmt w:val="bullet"/>
      <w:lvlText w:val=""/>
      <w:lvlJc w:val="left"/>
      <w:pPr>
        <w:ind w:left="1680" w:hanging="360"/>
      </w:pPr>
      <w:rPr>
        <w:rFonts w:ascii="Symbol" w:hAnsi="Symbol" w:hint="default"/>
      </w:rPr>
    </w:lvl>
    <w:lvl w:ilvl="3">
      <w:start w:val="1"/>
      <w:numFmt w:val="bullet"/>
      <w:lvlText w:val=""/>
      <w:lvlJc w:val="left"/>
      <w:pPr>
        <w:tabs>
          <w:tab w:val="left" w:pos="0"/>
        </w:tabs>
        <w:ind w:left="2200" w:hanging="440"/>
      </w:pPr>
      <w:rPr>
        <w:rFonts w:ascii="Wingdings" w:hAnsi="Wingdings" w:cs="Wingdings" w:hint="default"/>
      </w:rPr>
    </w:lvl>
    <w:lvl w:ilvl="4">
      <w:start w:val="1"/>
      <w:numFmt w:val="bullet"/>
      <w:lvlText w:val=""/>
      <w:lvlJc w:val="left"/>
      <w:pPr>
        <w:tabs>
          <w:tab w:val="left" w:pos="0"/>
        </w:tabs>
        <w:ind w:left="2640" w:hanging="440"/>
      </w:pPr>
      <w:rPr>
        <w:rFonts w:ascii="Wingdings" w:hAnsi="Wingdings" w:cs="Wingdings" w:hint="default"/>
      </w:rPr>
    </w:lvl>
    <w:lvl w:ilvl="5">
      <w:start w:val="1"/>
      <w:numFmt w:val="bullet"/>
      <w:lvlText w:val=""/>
      <w:lvlJc w:val="left"/>
      <w:pPr>
        <w:tabs>
          <w:tab w:val="left" w:pos="0"/>
        </w:tabs>
        <w:ind w:left="3080" w:hanging="440"/>
      </w:pPr>
      <w:rPr>
        <w:rFonts w:ascii="Wingdings" w:hAnsi="Wingdings" w:cs="Wingdings" w:hint="default"/>
      </w:rPr>
    </w:lvl>
    <w:lvl w:ilvl="6">
      <w:start w:val="1"/>
      <w:numFmt w:val="bullet"/>
      <w:lvlText w:val=""/>
      <w:lvlJc w:val="left"/>
      <w:pPr>
        <w:tabs>
          <w:tab w:val="left" w:pos="0"/>
        </w:tabs>
        <w:ind w:left="3520" w:hanging="440"/>
      </w:pPr>
      <w:rPr>
        <w:rFonts w:ascii="Wingdings" w:hAnsi="Wingdings" w:cs="Wingdings" w:hint="default"/>
      </w:rPr>
    </w:lvl>
    <w:lvl w:ilvl="7">
      <w:start w:val="1"/>
      <w:numFmt w:val="bullet"/>
      <w:lvlText w:val=""/>
      <w:lvlJc w:val="left"/>
      <w:pPr>
        <w:tabs>
          <w:tab w:val="left" w:pos="0"/>
        </w:tabs>
        <w:ind w:left="3960" w:hanging="440"/>
      </w:pPr>
      <w:rPr>
        <w:rFonts w:ascii="Wingdings" w:hAnsi="Wingdings" w:cs="Wingdings" w:hint="default"/>
      </w:rPr>
    </w:lvl>
    <w:lvl w:ilvl="8">
      <w:start w:val="1"/>
      <w:numFmt w:val="bullet"/>
      <w:lvlText w:val=""/>
      <w:lvlJc w:val="left"/>
      <w:pPr>
        <w:tabs>
          <w:tab w:val="left" w:pos="0"/>
        </w:tabs>
        <w:ind w:left="4400" w:hanging="440"/>
      </w:pPr>
      <w:rPr>
        <w:rFonts w:ascii="Wingdings" w:hAnsi="Wingdings" w:cs="Wingdings" w:hint="default"/>
      </w:rPr>
    </w:lvl>
  </w:abstractNum>
  <w:abstractNum w:abstractNumId="13" w15:restartNumberingAfterBreak="0">
    <w:nsid w:val="01D456FE"/>
    <w:multiLevelType w:val="multilevel"/>
    <w:tmpl w:val="01D456FE"/>
    <w:lvl w:ilvl="0">
      <w:start w:val="1"/>
      <w:numFmt w:val="bullet"/>
      <w:lvlText w:val=""/>
      <w:lvlJc w:val="left"/>
      <w:pPr>
        <w:tabs>
          <w:tab w:val="left" w:pos="0"/>
        </w:tabs>
        <w:ind w:left="360" w:hanging="360"/>
      </w:pPr>
      <w:rPr>
        <w:rFonts w:ascii="Symbol" w:hAnsi="Symbol" w:cs="Symbol" w:hint="default"/>
        <w:color w:val="auto"/>
      </w:rPr>
    </w:lvl>
    <w:lvl w:ilvl="1">
      <w:start w:val="1"/>
      <w:numFmt w:val="bullet"/>
      <w:lvlText w:val="o"/>
      <w:lvlJc w:val="left"/>
      <w:pPr>
        <w:tabs>
          <w:tab w:val="left" w:pos="0"/>
        </w:tabs>
        <w:ind w:left="1080" w:hanging="360"/>
      </w:pPr>
      <w:rPr>
        <w:rFonts w:ascii="Courier New" w:hAnsi="Courier New" w:cs="Courier New" w:hint="default"/>
        <w:color w:val="000000" w:themeColor="text1"/>
      </w:rPr>
    </w:lvl>
    <w:lvl w:ilvl="2">
      <w:start w:val="1"/>
      <w:numFmt w:val="bullet"/>
      <w:lvlText w:val=""/>
      <w:lvlJc w:val="left"/>
      <w:pPr>
        <w:tabs>
          <w:tab w:val="left" w:pos="0"/>
        </w:tabs>
        <w:ind w:left="1800" w:hanging="360"/>
      </w:pPr>
      <w:rPr>
        <w:rFonts w:ascii="Wingdings" w:hAnsi="Wingdings" w:cs="Wingdings" w:hint="default"/>
        <w:color w:val="auto"/>
      </w:rPr>
    </w:lvl>
    <w:lvl w:ilvl="3">
      <w:start w:val="1"/>
      <w:numFmt w:val="bullet"/>
      <w:lvlText w:val=""/>
      <w:lvlJc w:val="left"/>
      <w:pPr>
        <w:tabs>
          <w:tab w:val="left" w:pos="0"/>
        </w:tabs>
        <w:ind w:left="2520" w:hanging="360"/>
      </w:pPr>
      <w:rPr>
        <w:rFonts w:ascii="Symbol" w:hAnsi="Symbol" w:cs="Symbol" w:hint="default"/>
        <w:color w:val="auto"/>
      </w:rPr>
    </w:lvl>
    <w:lvl w:ilvl="4">
      <w:start w:val="1"/>
      <w:numFmt w:val="bullet"/>
      <w:lvlText w:val="o"/>
      <w:lvlJc w:val="left"/>
      <w:pPr>
        <w:tabs>
          <w:tab w:val="left" w:pos="0"/>
        </w:tabs>
        <w:ind w:left="3240" w:hanging="360"/>
      </w:pPr>
      <w:rPr>
        <w:rFonts w:ascii="Courier New" w:hAnsi="Courier New" w:cs="Courier New" w:hint="default"/>
        <w:color w:val="auto"/>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14" w15:restartNumberingAfterBreak="0">
    <w:nsid w:val="02291E49"/>
    <w:multiLevelType w:val="multilevel"/>
    <w:tmpl w:val="02291E49"/>
    <w:lvl w:ilvl="0">
      <w:start w:val="1"/>
      <w:numFmt w:val="lowerLetter"/>
      <w:pStyle w:val="Listabcsing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2965D24"/>
    <w:multiLevelType w:val="multilevel"/>
    <w:tmpl w:val="02965D2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02B32EE3"/>
    <w:multiLevelType w:val="hybridMultilevel"/>
    <w:tmpl w:val="A5E2691A"/>
    <w:styleLink w:val="StyleBulleted35"/>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2B51A58"/>
    <w:multiLevelType w:val="hybridMultilevel"/>
    <w:tmpl w:val="B99C4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36C77B8"/>
    <w:multiLevelType w:val="multilevel"/>
    <w:tmpl w:val="5E5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7D0A64"/>
    <w:multiLevelType w:val="multilevel"/>
    <w:tmpl w:val="037D0A64"/>
    <w:lvl w:ilvl="0">
      <w:start w:val="1"/>
      <w:numFmt w:val="decimalZero"/>
      <w:pStyle w:val="BodyText0001"/>
      <w:lvlText w:val="[00%1]"/>
      <w:lvlJc w:val="left"/>
      <w:pPr>
        <w:tabs>
          <w:tab w:val="left" w:pos="720"/>
        </w:tabs>
        <w:ind w:left="0" w:firstLine="0"/>
      </w:pPr>
      <w:rPr>
        <w:rFonts w:ascii="Times New Roman" w:hAnsi="Times New Roman" w:cs="Times New Roman"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6157CDB"/>
    <w:multiLevelType w:val="multilevel"/>
    <w:tmpl w:val="52227BDA"/>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061753B0"/>
    <w:multiLevelType w:val="multilevel"/>
    <w:tmpl w:val="061753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85254DF"/>
    <w:multiLevelType w:val="multilevel"/>
    <w:tmpl w:val="085254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A84229F"/>
    <w:multiLevelType w:val="hybridMultilevel"/>
    <w:tmpl w:val="BA5E6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AC676C0"/>
    <w:multiLevelType w:val="multilevel"/>
    <w:tmpl w:val="0AC676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C415513"/>
    <w:multiLevelType w:val="multilevel"/>
    <w:tmpl w:val="0C415513"/>
    <w:lvl w:ilvl="0">
      <w:start w:val="1"/>
      <w:numFmt w:val="bullet"/>
      <w:lvlText w:val="•"/>
      <w:lvlJc w:val="left"/>
      <w:pPr>
        <w:ind w:left="420" w:hanging="420"/>
      </w:pPr>
      <w:rPr>
        <w:rFonts w:ascii="Arial" w:hAnsi="Arial"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0C513215"/>
    <w:multiLevelType w:val="multilevel"/>
    <w:tmpl w:val="0C513215"/>
    <w:lvl w:ilvl="0">
      <w:start w:val="1"/>
      <w:numFmt w:val="lowerLetter"/>
      <w:pStyle w:val="Listabcdoub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2" w15:restartNumberingAfterBreak="0">
    <w:nsid w:val="0D104ACC"/>
    <w:multiLevelType w:val="hybridMultilevel"/>
    <w:tmpl w:val="85B6F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D465E98"/>
    <w:multiLevelType w:val="multilevel"/>
    <w:tmpl w:val="0D465E98"/>
    <w:lvl w:ilvl="0">
      <w:start w:val="1"/>
      <w:numFmt w:val="decimal"/>
      <w:pStyle w:val="Listnumberdoub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0D67560A"/>
    <w:multiLevelType w:val="multilevel"/>
    <w:tmpl w:val="0D67560A"/>
    <w:lvl w:ilvl="0">
      <w:start w:val="1"/>
      <w:numFmt w:val="decimal"/>
      <w:pStyle w:val="PatAppBody"/>
      <w:lvlText w:val="[0%1]"/>
      <w:lvlJc w:val="left"/>
      <w:pPr>
        <w:tabs>
          <w:tab w:val="left" w:pos="1080"/>
        </w:tabs>
        <w:ind w:left="0" w:firstLine="0"/>
      </w:pPr>
      <w:rPr>
        <w:rFonts w:ascii="Times New Roman Bold" w:hAnsi="Times New Roman Bold" w:hint="default"/>
        <w:b/>
        <w:i w:val="0"/>
        <w:sz w:val="24"/>
        <w:szCs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5" w15:restartNumberingAfterBreak="0">
    <w:nsid w:val="0D9D64E3"/>
    <w:multiLevelType w:val="hybridMultilevel"/>
    <w:tmpl w:val="197878D2"/>
    <w:lvl w:ilvl="0" w:tplc="C1989C7E">
      <w:start w:val="3"/>
      <w:numFmt w:val="bullet"/>
      <w:lvlText w:val="-"/>
      <w:lvlJc w:val="left"/>
      <w:pPr>
        <w:ind w:left="644" w:hanging="360"/>
      </w:pPr>
      <w:rPr>
        <w:rFonts w:ascii="Times New Roman" w:eastAsiaTheme="minorHAnsi" w:hAnsi="Times New Roman" w:cs="Times New Roman" w:hint="default"/>
        <w:b w:val="0"/>
        <w:sz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6" w15:restartNumberingAfterBreak="0">
    <w:nsid w:val="0DD01D8F"/>
    <w:multiLevelType w:val="multilevel"/>
    <w:tmpl w:val="0DD01D8F"/>
    <w:lvl w:ilvl="0">
      <w:numFmt w:val="bullet"/>
      <w:lvlText w:val="-"/>
      <w:lvlJc w:val="left"/>
      <w:pPr>
        <w:ind w:left="800" w:hanging="400"/>
      </w:pPr>
      <w:rPr>
        <w:rFonts w:ascii="Times New Roman" w:eastAsia="MS Mincho" w:hAnsi="Times New Roman" w:cs="Times New Roman" w:hint="default"/>
      </w:rPr>
    </w:lvl>
    <w:lvl w:ilvl="1">
      <w:start w:val="1"/>
      <w:numFmt w:val="bullet"/>
      <w:lvlText w:val=""/>
      <w:lvlJc w:val="left"/>
      <w:pPr>
        <w:ind w:left="1200" w:hanging="400"/>
      </w:pPr>
      <w:rPr>
        <w:rFonts w:ascii="Wingdings" w:hAnsi="Wingdings" w:hint="default"/>
      </w:rPr>
    </w:lvl>
    <w:lvl w:ilvl="2">
      <w:start w:val="1"/>
      <w:numFmt w:val="bullet"/>
      <w:lvlText w:val="o"/>
      <w:lvlJc w:val="left"/>
      <w:pPr>
        <w:ind w:left="1600" w:hanging="400"/>
      </w:pPr>
      <w:rPr>
        <w:rFonts w:ascii="Courier New" w:hAnsi="Courier New" w:cs="Courier New" w:hint="default"/>
        <w:color w:val="auto"/>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37" w15:restartNumberingAfterBreak="0">
    <w:nsid w:val="0DF40E44"/>
    <w:multiLevelType w:val="multilevel"/>
    <w:tmpl w:val="0DF40E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0E1E4EA7"/>
    <w:multiLevelType w:val="multilevel"/>
    <w:tmpl w:val="0E1E4EA7"/>
    <w:lvl w:ilvl="0">
      <w:start w:val="1"/>
      <w:numFmt w:val="bullet"/>
      <w:lvlText w:val=""/>
      <w:lvlJc w:val="left"/>
      <w:pPr>
        <w:ind w:left="420" w:hanging="420"/>
      </w:pPr>
      <w:rPr>
        <w:rFonts w:ascii="Wingdings" w:hAnsi="Wingdings"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0E7E186D"/>
    <w:multiLevelType w:val="multilevel"/>
    <w:tmpl w:val="0E7E18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0EC07F11"/>
    <w:multiLevelType w:val="multilevel"/>
    <w:tmpl w:val="0EC07F11"/>
    <w:lvl w:ilvl="0">
      <w:start w:val="150"/>
      <w:numFmt w:val="bullet"/>
      <w:lvlText w:val="-"/>
      <w:lvlJc w:val="left"/>
      <w:pPr>
        <w:ind w:left="720" w:hanging="360"/>
      </w:pPr>
      <w:rPr>
        <w:rFonts w:ascii="Times" w:eastAsia="Batang" w:hAnsi="Times" w:cs="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0F2E7DC8"/>
    <w:multiLevelType w:val="hybridMultilevel"/>
    <w:tmpl w:val="08027C42"/>
    <w:lvl w:ilvl="0" w:tplc="FFFFFFFF">
      <w:start w:val="1"/>
      <w:numFmt w:val="bullet"/>
      <w:lvlText w:val=""/>
      <w:lvlJc w:val="left"/>
      <w:pPr>
        <w:ind w:left="440" w:hanging="440"/>
      </w:pPr>
      <w:rPr>
        <w:rFonts w:ascii="Symbol" w:hAnsi="Symbol" w:hint="default"/>
      </w:rPr>
    </w:lvl>
    <w:lvl w:ilvl="1" w:tplc="20000001">
      <w:start w:val="1"/>
      <w:numFmt w:val="bullet"/>
      <w:lvlText w:val=""/>
      <w:lvlJc w:val="left"/>
      <w:pPr>
        <w:ind w:left="880" w:hanging="440"/>
      </w:pPr>
      <w:rPr>
        <w:rFonts w:ascii="Symbol" w:hAnsi="Symbol"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2" w15:restartNumberingAfterBreak="0">
    <w:nsid w:val="0F711895"/>
    <w:multiLevelType w:val="hybridMultilevel"/>
    <w:tmpl w:val="739CC90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 w15:restartNumberingAfterBreak="0">
    <w:nsid w:val="10F962B9"/>
    <w:multiLevelType w:val="multilevel"/>
    <w:tmpl w:val="10F962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11220B89"/>
    <w:multiLevelType w:val="multilevel"/>
    <w:tmpl w:val="72721500"/>
    <w:lvl w:ilvl="0">
      <w:start w:val="1"/>
      <w:numFmt w:val="bullet"/>
      <w:lvlText w:val="•"/>
      <w:lvlJc w:val="left"/>
      <w:pPr>
        <w:tabs>
          <w:tab w:val="num" w:pos="0"/>
        </w:tabs>
        <w:ind w:left="440" w:hanging="440"/>
      </w:pPr>
      <w:rPr>
        <w:rFonts w:ascii="Arial" w:hAnsi="Arial" w:cs="Arial"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45" w15:restartNumberingAfterBreak="0">
    <w:nsid w:val="11B862B8"/>
    <w:multiLevelType w:val="multilevel"/>
    <w:tmpl w:val="11B862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12521780"/>
    <w:multiLevelType w:val="multilevel"/>
    <w:tmpl w:val="125217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135E3F4A"/>
    <w:multiLevelType w:val="multilevel"/>
    <w:tmpl w:val="135E3F4A"/>
    <w:lvl w:ilvl="0">
      <w:start w:val="1"/>
      <w:numFmt w:val="bullet"/>
      <w:lvlText w:val=""/>
      <w:lvlJc w:val="left"/>
      <w:pPr>
        <w:tabs>
          <w:tab w:val="left" w:pos="0"/>
        </w:tabs>
        <w:ind w:left="840" w:hanging="420"/>
      </w:pPr>
      <w:rPr>
        <w:rFonts w:ascii="Wingdings" w:hAnsi="Wingdings" w:cs="Wingdings" w:hint="default"/>
      </w:rPr>
    </w:lvl>
    <w:lvl w:ilvl="1">
      <w:start w:val="1"/>
      <w:numFmt w:val="bullet"/>
      <w:lvlText w:val="o"/>
      <w:lvlJc w:val="left"/>
      <w:pPr>
        <w:tabs>
          <w:tab w:val="left" w:pos="0"/>
        </w:tabs>
        <w:ind w:left="1260" w:hanging="420"/>
      </w:pPr>
      <w:rPr>
        <w:rFonts w:ascii="Courier New" w:hAnsi="Courier New" w:cs="Courier New" w:hint="default"/>
      </w:rPr>
    </w:lvl>
    <w:lvl w:ilvl="2">
      <w:start w:val="1"/>
      <w:numFmt w:val="bullet"/>
      <w:lvlText w:val="。"/>
      <w:lvlJc w:val="left"/>
      <w:pPr>
        <w:tabs>
          <w:tab w:val="left" w:pos="0"/>
        </w:tabs>
        <w:ind w:left="1680" w:hanging="420"/>
      </w:pPr>
      <w:rPr>
        <w:rFonts w:ascii="PMingLiU" w:eastAsia="PMingLiU" w:hAnsi="PMingLiU" w:hint="eastAsia"/>
      </w:rPr>
    </w:lvl>
    <w:lvl w:ilvl="3">
      <w:start w:val="1"/>
      <w:numFmt w:val="bullet"/>
      <w:lvlText w:val="‒"/>
      <w:lvlJc w:val="left"/>
      <w:pPr>
        <w:tabs>
          <w:tab w:val="left" w:pos="0"/>
        </w:tabs>
        <w:ind w:left="2100" w:hanging="420"/>
      </w:pPr>
      <w:rPr>
        <w:rFonts w:ascii="Calibri" w:hAnsi="Calibri"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48" w15:restartNumberingAfterBreak="0">
    <w:nsid w:val="13ED0F03"/>
    <w:multiLevelType w:val="multilevel"/>
    <w:tmpl w:val="F1366458"/>
    <w:styleLink w:val="StyleBulleted25"/>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9" w15:restartNumberingAfterBreak="0">
    <w:nsid w:val="143A2A2F"/>
    <w:multiLevelType w:val="hybridMultilevel"/>
    <w:tmpl w:val="36187E8C"/>
    <w:styleLink w:val="StyleBulletedSymbolsymbolLeft025Hanging02564"/>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15AA4EB3"/>
    <w:multiLevelType w:val="multilevel"/>
    <w:tmpl w:val="15AA4EB3"/>
    <w:lvl w:ilvl="0">
      <w:start w:val="1"/>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15E63BB6"/>
    <w:multiLevelType w:val="multilevel"/>
    <w:tmpl w:val="15E63BB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2" w15:restartNumberingAfterBreak="0">
    <w:nsid w:val="15EA6B1E"/>
    <w:multiLevelType w:val="multilevel"/>
    <w:tmpl w:val="15EA6B1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Calibri" w:hAnsi="Calibri" w:cs="Calibri"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54" w15:restartNumberingAfterBreak="0">
    <w:nsid w:val="166378F8"/>
    <w:multiLevelType w:val="multilevel"/>
    <w:tmpl w:val="91108AF8"/>
    <w:lvl w:ilvl="0">
      <w:start w:val="1"/>
      <w:numFmt w:val="bullet"/>
      <w:lvlText w:val="-"/>
      <w:lvlJc w:val="left"/>
      <w:pPr>
        <w:tabs>
          <w:tab w:val="left" w:pos="720"/>
        </w:tabs>
        <w:ind w:left="720" w:hanging="360"/>
      </w:pPr>
      <w:rPr>
        <w:rFonts w:ascii="Times New Roman" w:hAnsi="Times New Roman" w:cs="Times New Roman" w:hint="default"/>
      </w:rPr>
    </w:lvl>
    <w:lvl w:ilvl="1">
      <w:start w:val="1"/>
      <w:numFmt w:val="bullet"/>
      <w:lvlText w:val="·"/>
      <w:lvlJc w:val="left"/>
      <w:pPr>
        <w:tabs>
          <w:tab w:val="left" w:pos="1440"/>
        </w:tabs>
        <w:ind w:left="1440" w:hanging="360"/>
      </w:pPr>
      <w:rPr>
        <w:rFonts w:ascii="SimSun" w:hAnsi="SimSun" w:cs="SimSun" w:hint="default"/>
        <w:color w:val="auto"/>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
      <w:lvlJc w:val="left"/>
      <w:pPr>
        <w:tabs>
          <w:tab w:val="left" w:pos="3600"/>
        </w:tabs>
        <w:ind w:left="3600" w:hanging="360"/>
      </w:pPr>
      <w:rPr>
        <w:rFonts w:ascii="Times New Roman" w:hAnsi="Times New Roman" w:cs="Times New Roman"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
      <w:lvlJc w:val="left"/>
      <w:pPr>
        <w:tabs>
          <w:tab w:val="left" w:pos="5760"/>
        </w:tabs>
        <w:ind w:left="5760" w:hanging="360"/>
      </w:pPr>
      <w:rPr>
        <w:rFonts w:ascii="Times New Roman" w:hAnsi="Times New Roman" w:cs="Times New Roman"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55"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1788743C"/>
    <w:multiLevelType w:val="multilevel"/>
    <w:tmpl w:val="1788743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Times New Roman" w:hAnsi="Times New Roman" w:cs="Times New Roman"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8" w15:restartNumberingAfterBreak="0">
    <w:nsid w:val="17BC3DBF"/>
    <w:multiLevelType w:val="multilevel"/>
    <w:tmpl w:val="0C525B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17BE0E62"/>
    <w:multiLevelType w:val="multilevel"/>
    <w:tmpl w:val="17BE0E62"/>
    <w:lvl w:ilvl="0">
      <w:start w:val="1"/>
      <w:numFmt w:val="bullet"/>
      <w:pStyle w:val="ListBullet2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60" w15:restartNumberingAfterBreak="0">
    <w:nsid w:val="18871D57"/>
    <w:multiLevelType w:val="multilevel"/>
    <w:tmpl w:val="18871D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188E46DF"/>
    <w:multiLevelType w:val="multilevel"/>
    <w:tmpl w:val="579A2CB6"/>
    <w:lvl w:ilvl="0">
      <w:start w:val="150"/>
      <w:numFmt w:val="bullet"/>
      <w:lvlText w:val="-"/>
      <w:lvlJc w:val="left"/>
      <w:pPr>
        <w:tabs>
          <w:tab w:val="num" w:pos="0"/>
        </w:tabs>
        <w:ind w:left="360" w:hanging="360"/>
      </w:pPr>
      <w:rPr>
        <w:rFonts w:ascii="Times" w:hAnsi="Times" w:cs="Time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15:restartNumberingAfterBreak="0">
    <w:nsid w:val="18901263"/>
    <w:multiLevelType w:val="multilevel"/>
    <w:tmpl w:val="189012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19126BA2"/>
    <w:multiLevelType w:val="multilevel"/>
    <w:tmpl w:val="19126BA2"/>
    <w:lvl w:ilvl="0">
      <w:start w:val="1"/>
      <w:numFmt w:val="bullet"/>
      <w:lvlText w:val=""/>
      <w:lvlJc w:val="left"/>
      <w:pPr>
        <w:tabs>
          <w:tab w:val="left" w:pos="0"/>
        </w:tabs>
        <w:ind w:left="420" w:hanging="420"/>
      </w:pPr>
      <w:rPr>
        <w:rFonts w:ascii="Wingdings" w:hAnsi="Wingdings" w:cs="Wingdings" w:hint="default"/>
      </w:rPr>
    </w:lvl>
    <w:lvl w:ilvl="1">
      <w:start w:val="1"/>
      <w:numFmt w:val="bullet"/>
      <w:lvlText w:val=""/>
      <w:lvlJc w:val="left"/>
      <w:pPr>
        <w:tabs>
          <w:tab w:val="left" w:pos="0"/>
        </w:tabs>
        <w:ind w:left="840" w:hanging="420"/>
      </w:pPr>
      <w:rPr>
        <w:rFonts w:ascii="Wingdings" w:hAnsi="Wingdings" w:cs="Wingdings" w:hint="default"/>
      </w:rPr>
    </w:lvl>
    <w:lvl w:ilvl="2">
      <w:start w:val="1"/>
      <w:numFmt w:val="bullet"/>
      <w:lvlText w:val=""/>
      <w:lvlJc w:val="left"/>
      <w:pPr>
        <w:tabs>
          <w:tab w:val="left" w:pos="0"/>
        </w:tabs>
        <w:ind w:left="1260" w:hanging="420"/>
      </w:pPr>
      <w:rPr>
        <w:rFonts w:ascii="Wingdings" w:hAnsi="Wingdings" w:cs="Wingdings"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64" w15:restartNumberingAfterBreak="0">
    <w:nsid w:val="194779C8"/>
    <w:multiLevelType w:val="hybridMultilevel"/>
    <w:tmpl w:val="F8E63A56"/>
    <w:lvl w:ilvl="0" w:tplc="115E7FE2">
      <w:start w:val="1"/>
      <w:numFmt w:val="decimal"/>
      <w:pStyle w:val="Steps-9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67" w15:restartNumberingAfterBreak="0">
    <w:nsid w:val="1AF1556A"/>
    <w:multiLevelType w:val="multilevel"/>
    <w:tmpl w:val="1AF1556A"/>
    <w:lvl w:ilvl="0">
      <w:start w:val="1"/>
      <w:numFmt w:val="decimal"/>
      <w:pStyle w:val="Proposalstylenokia2023"/>
      <w:suff w:val="space"/>
      <w:lvlText w:val="Proposal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A11F44"/>
    <w:multiLevelType w:val="multilevel"/>
    <w:tmpl w:val="1BA11F44"/>
    <w:lvl w:ilvl="0">
      <w:start w:val="1"/>
      <w:numFmt w:val="bullet"/>
      <w:lvlText w:val="•"/>
      <w:lvlJc w:val="left"/>
      <w:pPr>
        <w:ind w:left="420" w:hanging="420"/>
      </w:pPr>
      <w:rPr>
        <w:rFonts w:ascii="Arial" w:hAnsi="Arial" w:hint="default"/>
      </w:rPr>
    </w:lvl>
    <w:lvl w:ilvl="1">
      <w:numFmt w:val="bullet"/>
      <w:lvlText w:val="-"/>
      <w:lvlJc w:val="left"/>
      <w:pPr>
        <w:ind w:left="840" w:hanging="420"/>
      </w:pPr>
      <w:rPr>
        <w:rFonts w:ascii="Calibri" w:eastAsiaTheme="minorEastAsia" w:hAnsi="Calibri" w:cs="Calibri"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0" w15:restartNumberingAfterBreak="0">
    <w:nsid w:val="1BF95E5B"/>
    <w:multiLevelType w:val="hybridMultilevel"/>
    <w:tmpl w:val="6A70A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29604D"/>
    <w:multiLevelType w:val="hybridMultilevel"/>
    <w:tmpl w:val="7946E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0B3E09"/>
    <w:multiLevelType w:val="multilevel"/>
    <w:tmpl w:val="1E0B3E09"/>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3" w15:restartNumberingAfterBreak="0">
    <w:nsid w:val="1E1C585D"/>
    <w:multiLevelType w:val="hybridMultilevel"/>
    <w:tmpl w:val="75E2C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4C038A"/>
    <w:multiLevelType w:val="multilevel"/>
    <w:tmpl w:val="1E4C038A"/>
    <w:lvl w:ilvl="0">
      <w:start w:val="4"/>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1EDA4307"/>
    <w:multiLevelType w:val="multilevel"/>
    <w:tmpl w:val="4386FA10"/>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15:restartNumberingAfterBreak="0">
    <w:nsid w:val="1EDD29F8"/>
    <w:multiLevelType w:val="multilevel"/>
    <w:tmpl w:val="1EDD29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1F8C647D"/>
    <w:multiLevelType w:val="hybridMultilevel"/>
    <w:tmpl w:val="CA082190"/>
    <w:lvl w:ilvl="0" w:tplc="679C57C6">
      <w:numFmt w:val="bullet"/>
      <w:lvlText w:val="-"/>
      <w:lvlJc w:val="left"/>
      <w:pPr>
        <w:ind w:left="800" w:hanging="360"/>
      </w:pPr>
      <w:rPr>
        <w:rFonts w:ascii="Times New Roman" w:eastAsia="Malgun Gothic"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8" w15:restartNumberingAfterBreak="0">
    <w:nsid w:val="20337339"/>
    <w:multiLevelType w:val="multilevel"/>
    <w:tmpl w:val="1EC6E380"/>
    <w:lvl w:ilvl="0">
      <w:start w:val="1"/>
      <w:numFmt w:val="bullet"/>
      <w:lvlText w:val=""/>
      <w:lvlJc w:val="left"/>
      <w:pPr>
        <w:ind w:left="800" w:hanging="400"/>
      </w:pPr>
      <w:rPr>
        <w:rFonts w:ascii="Symbol" w:hAnsi="Symbol" w:hint="default"/>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79" w15:restartNumberingAfterBreak="0">
    <w:nsid w:val="20B448C4"/>
    <w:multiLevelType w:val="multilevel"/>
    <w:tmpl w:val="20B448C4"/>
    <w:lvl w:ilvl="0">
      <w:start w:val="2"/>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22C10099"/>
    <w:multiLevelType w:val="multilevel"/>
    <w:tmpl w:val="22C100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23750A3F"/>
    <w:multiLevelType w:val="multilevel"/>
    <w:tmpl w:val="23750A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40208CA"/>
    <w:multiLevelType w:val="multilevel"/>
    <w:tmpl w:val="240208CA"/>
    <w:lvl w:ilvl="0">
      <w:start w:val="1"/>
      <w:numFmt w:val="bullet"/>
      <w:lvlText w:val=""/>
      <w:lvlJc w:val="left"/>
      <w:pPr>
        <w:tabs>
          <w:tab w:val="left" w:pos="0"/>
        </w:tabs>
        <w:ind w:left="420" w:hanging="420"/>
      </w:pPr>
      <w:rPr>
        <w:rFonts w:ascii="Wingdings" w:hAnsi="Wingdings" w:cs="Wingdings" w:hint="default"/>
      </w:rPr>
    </w:lvl>
    <w:lvl w:ilvl="1">
      <w:start w:val="150"/>
      <w:numFmt w:val="bullet"/>
      <w:lvlText w:val="-"/>
      <w:lvlJc w:val="left"/>
      <w:pPr>
        <w:tabs>
          <w:tab w:val="left" w:pos="0"/>
        </w:tabs>
        <w:ind w:left="840" w:hanging="420"/>
      </w:pPr>
      <w:rPr>
        <w:rFonts w:ascii="Arial" w:hAnsi="Arial" w:cs="Aria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Arial" w:hAnsi="Arial" w:cs="Arial"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86" w15:restartNumberingAfterBreak="0">
    <w:nsid w:val="253A4B4E"/>
    <w:multiLevelType w:val="hybridMultilevel"/>
    <w:tmpl w:val="5748C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88" w15:restartNumberingAfterBreak="0">
    <w:nsid w:val="26A65792"/>
    <w:multiLevelType w:val="multilevel"/>
    <w:tmpl w:val="26A65792"/>
    <w:lvl w:ilvl="0">
      <w:start w:val="1"/>
      <w:numFmt w:val="decimal"/>
      <w:pStyle w:val="Proposals"/>
      <w:lvlText w:val="Proposal %1."/>
      <w:lvlJc w:val="right"/>
      <w:pPr>
        <w:ind w:left="720" w:firstLine="244"/>
      </w:pPr>
      <w:rPr>
        <w:rFonts w:ascii="Times New Roman Bold" w:hAnsi="Times New Roman Bold" w:hint="default"/>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270066B3"/>
    <w:multiLevelType w:val="multilevel"/>
    <w:tmpl w:val="81749D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15:restartNumberingAfterBreak="0">
    <w:nsid w:val="27052735"/>
    <w:multiLevelType w:val="multilevel"/>
    <w:tmpl w:val="2705273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1" w15:restartNumberingAfterBreak="0">
    <w:nsid w:val="275479AA"/>
    <w:multiLevelType w:val="multilevel"/>
    <w:tmpl w:val="275479AA"/>
    <w:lvl w:ilvl="0">
      <w:start w:val="1"/>
      <w:numFmt w:val="bullet"/>
      <w:lvlText w:val=""/>
      <w:lvlJc w:val="left"/>
      <w:pPr>
        <w:ind w:left="420" w:hanging="420"/>
      </w:pPr>
      <w:rPr>
        <w:rFonts w:ascii="Wingdings" w:hAnsi="Wingdings"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FangSong" w:eastAsia="FangSong" w:hAnsi="FangSong" w:cs="FangSong"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2" w15:restartNumberingAfterBreak="0">
    <w:nsid w:val="28F86914"/>
    <w:multiLevelType w:val="multilevel"/>
    <w:tmpl w:val="BAB2F10C"/>
    <w:lvl w:ilvl="0">
      <w:start w:val="1"/>
      <w:numFmt w:val="decimal"/>
      <w:pStyle w:val="title1"/>
      <w:lvlText w:val="%1."/>
      <w:lvlJc w:val="left"/>
      <w:pPr>
        <w:ind w:left="4537" w:hanging="425"/>
      </w:pPr>
    </w:lvl>
    <w:lvl w:ilvl="1">
      <w:start w:val="1"/>
      <w:numFmt w:val="decimal"/>
      <w:pStyle w:val="title2"/>
      <w:lvlText w:val="%1.%2."/>
      <w:lvlJc w:val="left"/>
      <w:pPr>
        <w:ind w:left="567" w:hanging="567"/>
      </w:pPr>
    </w:lvl>
    <w:lvl w:ilvl="2">
      <w:start w:val="1"/>
      <w:numFmt w:val="decimal"/>
      <w:pStyle w:val="title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3" w15:restartNumberingAfterBreak="0">
    <w:nsid w:val="28FE57FC"/>
    <w:multiLevelType w:val="hybridMultilevel"/>
    <w:tmpl w:val="50C616C4"/>
    <w:lvl w:ilvl="0" w:tplc="F5964470">
      <w:start w:val="1"/>
      <w:numFmt w:val="bullet"/>
      <w:lvlText w:val="•"/>
      <w:lvlJc w:val="left"/>
      <w:pPr>
        <w:ind w:left="440" w:hanging="440"/>
      </w:pPr>
      <w:rPr>
        <w:rFonts w:ascii="Arial" w:hAnsi="Arial" w:hint="default"/>
      </w:rPr>
    </w:lvl>
    <w:lvl w:ilvl="1" w:tplc="F5964470">
      <w:start w:val="1"/>
      <w:numFmt w:val="bullet"/>
      <w:lvlText w:val="•"/>
      <w:lvlJc w:val="left"/>
      <w:pPr>
        <w:ind w:left="880" w:hanging="440"/>
      </w:pPr>
      <w:rPr>
        <w:rFonts w:ascii="Arial" w:hAnsi="Aria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4" w15:restartNumberingAfterBreak="0">
    <w:nsid w:val="29CF2C0F"/>
    <w:multiLevelType w:val="multilevel"/>
    <w:tmpl w:val="3B450576"/>
    <w:lvl w:ilvl="0">
      <w:start w:val="1"/>
      <w:numFmt w:val="lowerRoman"/>
      <w:lvlText w:val="%1."/>
      <w:lvlJc w:val="right"/>
      <w:pPr>
        <w:tabs>
          <w:tab w:val="left" w:pos="0"/>
        </w:tabs>
        <w:ind w:left="880" w:hanging="440"/>
      </w:pPr>
      <w:rPr>
        <w:rFonts w:hint="default"/>
      </w:rPr>
    </w:lvl>
    <w:lvl w:ilvl="1">
      <w:start w:val="1"/>
      <w:numFmt w:val="bullet"/>
      <w:lvlText w:val=""/>
      <w:lvlJc w:val="left"/>
      <w:pPr>
        <w:tabs>
          <w:tab w:val="left" w:pos="0"/>
        </w:tabs>
        <w:ind w:left="1240" w:hanging="360"/>
      </w:pPr>
      <w:rPr>
        <w:rFonts w:ascii="Symbol" w:hAnsi="Symbol" w:cs="Symbol" w:hint="default"/>
      </w:rPr>
    </w:lvl>
    <w:lvl w:ilvl="2">
      <w:start w:val="1"/>
      <w:numFmt w:val="bullet"/>
      <w:lvlText w:val=""/>
      <w:lvlJc w:val="left"/>
      <w:pPr>
        <w:ind w:left="1680" w:hanging="360"/>
      </w:pPr>
      <w:rPr>
        <w:rFonts w:ascii="Symbol" w:hAnsi="Symbol" w:hint="default"/>
      </w:rPr>
    </w:lvl>
    <w:lvl w:ilvl="3">
      <w:start w:val="1"/>
      <w:numFmt w:val="bullet"/>
      <w:lvlText w:val=""/>
      <w:lvlJc w:val="left"/>
      <w:pPr>
        <w:tabs>
          <w:tab w:val="left" w:pos="0"/>
        </w:tabs>
        <w:ind w:left="2200" w:hanging="440"/>
      </w:pPr>
      <w:rPr>
        <w:rFonts w:ascii="Wingdings" w:hAnsi="Wingdings" w:cs="Wingdings" w:hint="default"/>
      </w:rPr>
    </w:lvl>
    <w:lvl w:ilvl="4">
      <w:start w:val="1"/>
      <w:numFmt w:val="bullet"/>
      <w:lvlText w:val=""/>
      <w:lvlJc w:val="left"/>
      <w:pPr>
        <w:tabs>
          <w:tab w:val="left" w:pos="0"/>
        </w:tabs>
        <w:ind w:left="2640" w:hanging="440"/>
      </w:pPr>
      <w:rPr>
        <w:rFonts w:ascii="Wingdings" w:hAnsi="Wingdings" w:cs="Wingdings" w:hint="default"/>
      </w:rPr>
    </w:lvl>
    <w:lvl w:ilvl="5">
      <w:start w:val="1"/>
      <w:numFmt w:val="bullet"/>
      <w:lvlText w:val=""/>
      <w:lvlJc w:val="left"/>
      <w:pPr>
        <w:tabs>
          <w:tab w:val="left" w:pos="0"/>
        </w:tabs>
        <w:ind w:left="3080" w:hanging="440"/>
      </w:pPr>
      <w:rPr>
        <w:rFonts w:ascii="Wingdings" w:hAnsi="Wingdings" w:cs="Wingdings" w:hint="default"/>
      </w:rPr>
    </w:lvl>
    <w:lvl w:ilvl="6">
      <w:start w:val="1"/>
      <w:numFmt w:val="bullet"/>
      <w:lvlText w:val=""/>
      <w:lvlJc w:val="left"/>
      <w:pPr>
        <w:tabs>
          <w:tab w:val="left" w:pos="0"/>
        </w:tabs>
        <w:ind w:left="3520" w:hanging="440"/>
      </w:pPr>
      <w:rPr>
        <w:rFonts w:ascii="Wingdings" w:hAnsi="Wingdings" w:cs="Wingdings" w:hint="default"/>
      </w:rPr>
    </w:lvl>
    <w:lvl w:ilvl="7">
      <w:start w:val="1"/>
      <w:numFmt w:val="bullet"/>
      <w:lvlText w:val=""/>
      <w:lvlJc w:val="left"/>
      <w:pPr>
        <w:tabs>
          <w:tab w:val="left" w:pos="0"/>
        </w:tabs>
        <w:ind w:left="3960" w:hanging="440"/>
      </w:pPr>
      <w:rPr>
        <w:rFonts w:ascii="Wingdings" w:hAnsi="Wingdings" w:cs="Wingdings" w:hint="default"/>
      </w:rPr>
    </w:lvl>
    <w:lvl w:ilvl="8">
      <w:start w:val="1"/>
      <w:numFmt w:val="bullet"/>
      <w:lvlText w:val=""/>
      <w:lvlJc w:val="left"/>
      <w:pPr>
        <w:tabs>
          <w:tab w:val="left" w:pos="0"/>
        </w:tabs>
        <w:ind w:left="4400" w:hanging="440"/>
      </w:pPr>
      <w:rPr>
        <w:rFonts w:ascii="Wingdings" w:hAnsi="Wingdings" w:cs="Wingdings" w:hint="default"/>
      </w:rPr>
    </w:lvl>
  </w:abstractNum>
  <w:abstractNum w:abstractNumId="95" w15:restartNumberingAfterBreak="0">
    <w:nsid w:val="2AF40E6E"/>
    <w:multiLevelType w:val="multilevel"/>
    <w:tmpl w:val="2AF40E6E"/>
    <w:lvl w:ilvl="0">
      <w:start w:val="1"/>
      <w:numFmt w:val="bullet"/>
      <w:pStyle w:val="LGTdoc"/>
      <w:lvlText w:val=""/>
      <w:lvlJc w:val="left"/>
      <w:pPr>
        <w:tabs>
          <w:tab w:val="left" w:pos="800"/>
        </w:tabs>
        <w:ind w:left="800" w:hanging="400"/>
      </w:pPr>
      <w:rPr>
        <w:rFonts w:ascii="Wingdings" w:hAnsi="Wingdings" w:hint="default"/>
      </w:rPr>
    </w:lvl>
    <w:lvl w:ilvl="1">
      <w:start w:val="1"/>
      <w:numFmt w:val="bullet"/>
      <w:lvlText w:val=""/>
      <w:lvlJc w:val="left"/>
      <w:pPr>
        <w:tabs>
          <w:tab w:val="left" w:pos="1200"/>
        </w:tabs>
        <w:ind w:left="1200" w:hanging="400"/>
      </w:pPr>
      <w:rPr>
        <w:rFonts w:ascii="Wingdings" w:hAnsi="Wingdings" w:hint="default"/>
      </w:rPr>
    </w:lvl>
    <w:lvl w:ilvl="2">
      <w:start w:val="1"/>
      <w:numFmt w:val="bullet"/>
      <w:lvlText w:val=""/>
      <w:lvlJc w:val="left"/>
      <w:pPr>
        <w:tabs>
          <w:tab w:val="left" w:pos="1600"/>
        </w:tabs>
        <w:ind w:left="1600" w:hanging="400"/>
      </w:pPr>
      <w:rPr>
        <w:rFonts w:ascii="Wingdings" w:hAnsi="Wingdings" w:hint="default"/>
      </w:rPr>
    </w:lvl>
    <w:lvl w:ilvl="3">
      <w:start w:val="1"/>
      <w:numFmt w:val="bullet"/>
      <w:lvlText w:val=""/>
      <w:lvlJc w:val="left"/>
      <w:pPr>
        <w:tabs>
          <w:tab w:val="left" w:pos="2000"/>
        </w:tabs>
        <w:ind w:left="2000" w:hanging="400"/>
      </w:pPr>
      <w:rPr>
        <w:rFonts w:ascii="Wingdings" w:hAnsi="Wingdings" w:hint="default"/>
      </w:rPr>
    </w:lvl>
    <w:lvl w:ilvl="4">
      <w:start w:val="1"/>
      <w:numFmt w:val="bullet"/>
      <w:lvlText w:val=""/>
      <w:lvlJc w:val="left"/>
      <w:pPr>
        <w:tabs>
          <w:tab w:val="left" w:pos="2400"/>
        </w:tabs>
        <w:ind w:left="2400" w:hanging="400"/>
      </w:pPr>
      <w:rPr>
        <w:rFonts w:ascii="Wingdings" w:hAnsi="Wingdings" w:hint="default"/>
      </w:rPr>
    </w:lvl>
    <w:lvl w:ilvl="5">
      <w:start w:val="1"/>
      <w:numFmt w:val="bullet"/>
      <w:lvlText w:val=""/>
      <w:lvlJc w:val="left"/>
      <w:pPr>
        <w:tabs>
          <w:tab w:val="left" w:pos="2800"/>
        </w:tabs>
        <w:ind w:left="2800" w:hanging="400"/>
      </w:pPr>
      <w:rPr>
        <w:rFonts w:ascii="Wingdings" w:hAnsi="Wingdings" w:hint="default"/>
      </w:rPr>
    </w:lvl>
    <w:lvl w:ilvl="6">
      <w:start w:val="1"/>
      <w:numFmt w:val="bullet"/>
      <w:lvlText w:val=""/>
      <w:lvlJc w:val="left"/>
      <w:pPr>
        <w:tabs>
          <w:tab w:val="left" w:pos="3200"/>
        </w:tabs>
        <w:ind w:left="3200" w:hanging="400"/>
      </w:pPr>
      <w:rPr>
        <w:rFonts w:ascii="Wingdings" w:hAnsi="Wingdings" w:hint="default"/>
      </w:rPr>
    </w:lvl>
    <w:lvl w:ilvl="7">
      <w:start w:val="1"/>
      <w:numFmt w:val="bullet"/>
      <w:lvlText w:val=""/>
      <w:lvlJc w:val="left"/>
      <w:pPr>
        <w:tabs>
          <w:tab w:val="left" w:pos="3600"/>
        </w:tabs>
        <w:ind w:left="3600" w:hanging="400"/>
      </w:pPr>
      <w:rPr>
        <w:rFonts w:ascii="Wingdings" w:hAnsi="Wingdings" w:hint="default"/>
      </w:rPr>
    </w:lvl>
    <w:lvl w:ilvl="8">
      <w:start w:val="1"/>
      <w:numFmt w:val="bullet"/>
      <w:lvlText w:val=""/>
      <w:lvlJc w:val="left"/>
      <w:pPr>
        <w:tabs>
          <w:tab w:val="left" w:pos="4000"/>
        </w:tabs>
        <w:ind w:left="4000" w:hanging="400"/>
      </w:pPr>
      <w:rPr>
        <w:rFonts w:ascii="Wingdings" w:hAnsi="Wingdings" w:hint="default"/>
      </w:rPr>
    </w:lvl>
  </w:abstractNum>
  <w:abstractNum w:abstractNumId="96"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97" w15:restartNumberingAfterBreak="0">
    <w:nsid w:val="2CE462A9"/>
    <w:multiLevelType w:val="multilevel"/>
    <w:tmpl w:val="2CE462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8" w15:restartNumberingAfterBreak="0">
    <w:nsid w:val="2CF156C7"/>
    <w:multiLevelType w:val="multilevel"/>
    <w:tmpl w:val="2CF156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9" w15:restartNumberingAfterBreak="0">
    <w:nsid w:val="2D0C6324"/>
    <w:multiLevelType w:val="multilevel"/>
    <w:tmpl w:val="2D0C6324"/>
    <w:lvl w:ilvl="0">
      <w:start w:val="1"/>
      <w:numFmt w:val="bullet"/>
      <w:lvlText w:val=""/>
      <w:lvlJc w:val="left"/>
      <w:pPr>
        <w:tabs>
          <w:tab w:val="left" w:pos="720"/>
        </w:tabs>
        <w:ind w:left="720" w:hanging="360"/>
      </w:pPr>
      <w:rPr>
        <w:rFonts w:ascii="Symbol" w:hAnsi="Symbol" w:hint="default"/>
      </w:rPr>
    </w:lvl>
    <w:lvl w:ilvl="1">
      <w:numFmt w:val="bullet"/>
      <w:lvlText w:val="o"/>
      <w:lvlJc w:val="left"/>
      <w:pPr>
        <w:tabs>
          <w:tab w:val="left" w:pos="1440"/>
        </w:tabs>
        <w:ind w:left="1440" w:hanging="360"/>
      </w:pPr>
      <w:rPr>
        <w:rFonts w:ascii="Courier New" w:hAnsi="Courier New" w:cs="Times New Roman" w:hint="default"/>
      </w:rPr>
    </w:lvl>
    <w:lvl w:ilvl="2">
      <w:numFmt w:val="bullet"/>
      <w:lvlText w:val=""/>
      <w:lvlJc w:val="left"/>
      <w:pPr>
        <w:tabs>
          <w:tab w:val="left" w:pos="2160"/>
        </w:tabs>
        <w:ind w:left="2160" w:hanging="360"/>
      </w:pPr>
      <w:rPr>
        <w:rFonts w:ascii="Wingdings" w:hAnsi="Wingdings" w:hint="default"/>
      </w:rPr>
    </w:lvl>
    <w:lvl w:ilvl="3">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100" w15:restartNumberingAfterBreak="0">
    <w:nsid w:val="2D8A541A"/>
    <w:multiLevelType w:val="hybridMultilevel"/>
    <w:tmpl w:val="47A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2DA018F5"/>
    <w:multiLevelType w:val="multilevel"/>
    <w:tmpl w:val="6E370D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2E081C49"/>
    <w:multiLevelType w:val="multilevel"/>
    <w:tmpl w:val="05E6BDAC"/>
    <w:lvl w:ilvl="0">
      <w:start w:val="1"/>
      <w:numFmt w:val="decimal"/>
      <w:pStyle w:val="BNokiaStyle2023"/>
      <w:suff w:val="space"/>
      <w:lvlText w:val="Observation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2E291D71"/>
    <w:multiLevelType w:val="multilevel"/>
    <w:tmpl w:val="2E291D71"/>
    <w:lvl w:ilvl="0">
      <w:start w:val="1"/>
      <w:numFmt w:val="decimal"/>
      <w:pStyle w:val="01Section1"/>
      <w:lvlText w:val="%1"/>
      <w:lvlJc w:val="left"/>
      <w:pPr>
        <w:ind w:left="800" w:hanging="400"/>
      </w:pPr>
      <w:rPr>
        <w:rFonts w:hint="eastAsia"/>
      </w:rPr>
    </w:lvl>
    <w:lvl w:ilvl="1">
      <w:start w:val="1"/>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2200" w:hanging="180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560" w:hanging="2160"/>
      </w:pPr>
      <w:rPr>
        <w:rFonts w:hint="default"/>
      </w:rPr>
    </w:lvl>
    <w:lvl w:ilvl="8">
      <w:start w:val="1"/>
      <w:numFmt w:val="decimal"/>
      <w:isLgl/>
      <w:lvlText w:val="%1.%2.%3.%4.%5.%6.%7.%8.%9"/>
      <w:lvlJc w:val="left"/>
      <w:pPr>
        <w:ind w:left="2920" w:hanging="2520"/>
      </w:pPr>
      <w:rPr>
        <w:rFonts w:hint="default"/>
      </w:rPr>
    </w:lvl>
  </w:abstractNum>
  <w:abstractNum w:abstractNumId="104" w15:restartNumberingAfterBreak="0">
    <w:nsid w:val="2E3A1262"/>
    <w:multiLevelType w:val="hybridMultilevel"/>
    <w:tmpl w:val="E8F4976C"/>
    <w:lvl w:ilvl="0" w:tplc="8554555E">
      <w:start w:val="150"/>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6" w15:restartNumberingAfterBreak="0">
    <w:nsid w:val="2E6E6BF0"/>
    <w:multiLevelType w:val="hybridMultilevel"/>
    <w:tmpl w:val="46661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2EA642AC"/>
    <w:multiLevelType w:val="multilevel"/>
    <w:tmpl w:val="2EA642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2EAE0704"/>
    <w:multiLevelType w:val="multilevel"/>
    <w:tmpl w:val="2EAE0704"/>
    <w:lvl w:ilvl="0">
      <w:start w:val="1"/>
      <w:numFmt w:val="bullet"/>
      <w:lvlText w:val=""/>
      <w:lvlJc w:val="left"/>
      <w:pPr>
        <w:tabs>
          <w:tab w:val="left" w:pos="0"/>
        </w:tabs>
        <w:ind w:left="880" w:hanging="440"/>
      </w:pPr>
      <w:rPr>
        <w:rFonts w:ascii="Symbol" w:hAnsi="Symbol" w:hint="default"/>
      </w:rPr>
    </w:lvl>
    <w:lvl w:ilvl="1">
      <w:start w:val="1"/>
      <w:numFmt w:val="bullet"/>
      <w:lvlText w:val=""/>
      <w:lvlJc w:val="left"/>
      <w:pPr>
        <w:tabs>
          <w:tab w:val="left" w:pos="0"/>
        </w:tabs>
        <w:ind w:left="1240" w:hanging="360"/>
      </w:pPr>
      <w:rPr>
        <w:rFonts w:ascii="Symbol" w:hAnsi="Symbol" w:cs="Symbol" w:hint="default"/>
      </w:rPr>
    </w:lvl>
    <w:lvl w:ilvl="2">
      <w:start w:val="1"/>
      <w:numFmt w:val="bullet"/>
      <w:lvlText w:val=""/>
      <w:lvlJc w:val="left"/>
      <w:pPr>
        <w:ind w:left="1680" w:hanging="360"/>
      </w:pPr>
      <w:rPr>
        <w:rFonts w:ascii="Symbol" w:hAnsi="Symbol" w:hint="default"/>
      </w:rPr>
    </w:lvl>
    <w:lvl w:ilvl="3">
      <w:start w:val="1"/>
      <w:numFmt w:val="bullet"/>
      <w:lvlText w:val=""/>
      <w:lvlJc w:val="left"/>
      <w:pPr>
        <w:tabs>
          <w:tab w:val="left" w:pos="0"/>
        </w:tabs>
        <w:ind w:left="2200" w:hanging="440"/>
      </w:pPr>
      <w:rPr>
        <w:rFonts w:ascii="Wingdings" w:hAnsi="Wingdings" w:cs="Wingdings" w:hint="default"/>
      </w:rPr>
    </w:lvl>
    <w:lvl w:ilvl="4">
      <w:start w:val="1"/>
      <w:numFmt w:val="bullet"/>
      <w:lvlText w:val=""/>
      <w:lvlJc w:val="left"/>
      <w:pPr>
        <w:tabs>
          <w:tab w:val="left" w:pos="0"/>
        </w:tabs>
        <w:ind w:left="2640" w:hanging="440"/>
      </w:pPr>
      <w:rPr>
        <w:rFonts w:ascii="Wingdings" w:hAnsi="Wingdings" w:cs="Wingdings" w:hint="default"/>
      </w:rPr>
    </w:lvl>
    <w:lvl w:ilvl="5">
      <w:start w:val="1"/>
      <w:numFmt w:val="bullet"/>
      <w:lvlText w:val=""/>
      <w:lvlJc w:val="left"/>
      <w:pPr>
        <w:tabs>
          <w:tab w:val="left" w:pos="0"/>
        </w:tabs>
        <w:ind w:left="3080" w:hanging="440"/>
      </w:pPr>
      <w:rPr>
        <w:rFonts w:ascii="Wingdings" w:hAnsi="Wingdings" w:cs="Wingdings" w:hint="default"/>
      </w:rPr>
    </w:lvl>
    <w:lvl w:ilvl="6">
      <w:start w:val="1"/>
      <w:numFmt w:val="bullet"/>
      <w:lvlText w:val=""/>
      <w:lvlJc w:val="left"/>
      <w:pPr>
        <w:tabs>
          <w:tab w:val="left" w:pos="0"/>
        </w:tabs>
        <w:ind w:left="3520" w:hanging="440"/>
      </w:pPr>
      <w:rPr>
        <w:rFonts w:ascii="Wingdings" w:hAnsi="Wingdings" w:cs="Wingdings" w:hint="default"/>
      </w:rPr>
    </w:lvl>
    <w:lvl w:ilvl="7">
      <w:start w:val="1"/>
      <w:numFmt w:val="bullet"/>
      <w:lvlText w:val=""/>
      <w:lvlJc w:val="left"/>
      <w:pPr>
        <w:tabs>
          <w:tab w:val="left" w:pos="0"/>
        </w:tabs>
        <w:ind w:left="3960" w:hanging="440"/>
      </w:pPr>
      <w:rPr>
        <w:rFonts w:ascii="Wingdings" w:hAnsi="Wingdings" w:cs="Wingdings" w:hint="default"/>
      </w:rPr>
    </w:lvl>
    <w:lvl w:ilvl="8">
      <w:start w:val="1"/>
      <w:numFmt w:val="bullet"/>
      <w:lvlText w:val=""/>
      <w:lvlJc w:val="left"/>
      <w:pPr>
        <w:tabs>
          <w:tab w:val="left" w:pos="0"/>
        </w:tabs>
        <w:ind w:left="4400" w:hanging="440"/>
      </w:pPr>
      <w:rPr>
        <w:rFonts w:ascii="Wingdings" w:hAnsi="Wingdings" w:cs="Wingdings" w:hint="default"/>
      </w:rPr>
    </w:lvl>
  </w:abstractNum>
  <w:abstractNum w:abstractNumId="109" w15:restartNumberingAfterBreak="0">
    <w:nsid w:val="2ED30B4E"/>
    <w:multiLevelType w:val="multilevel"/>
    <w:tmpl w:val="2ED30B4E"/>
    <w:lvl w:ilvl="0">
      <w:start w:val="1"/>
      <w:numFmt w:val="decimal"/>
      <w:pStyle w:val="TDocObservation"/>
      <w:lvlText w:val="Observation %1:"/>
      <w:lvlJc w:val="left"/>
      <w:pPr>
        <w:ind w:left="2629" w:hanging="360"/>
      </w:pPr>
      <w:rPr>
        <w:b/>
        <w:bCs/>
        <w:i w:val="0"/>
        <w:iCs w:val="0"/>
        <w:caps w:val="0"/>
        <w:smallCaps w:val="0"/>
        <w:strike w:val="0"/>
        <w:dstrike w:val="0"/>
        <w:vanish w:val="0"/>
        <w:color w:val="000000"/>
        <w:spacing w:val="0"/>
        <w:kern w:val="0"/>
        <w:position w:val="0"/>
        <w:sz w:val="24"/>
        <w:szCs w:val="24"/>
        <w:u w:val="none"/>
        <w:vertAlign w:val="baseline"/>
        <w:lang w:val="en-GB"/>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0" w15:restartNumberingAfterBreak="0">
    <w:nsid w:val="2EE71B06"/>
    <w:multiLevelType w:val="multilevel"/>
    <w:tmpl w:val="C11AA05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1" w15:restartNumberingAfterBreak="0">
    <w:nsid w:val="2F797176"/>
    <w:multiLevelType w:val="multilevel"/>
    <w:tmpl w:val="2F797176"/>
    <w:lvl w:ilvl="0">
      <w:start w:val="1"/>
      <w:numFmt w:val="bullet"/>
      <w:lvlText w:val=""/>
      <w:lvlJc w:val="left"/>
      <w:pPr>
        <w:tabs>
          <w:tab w:val="left" w:pos="0"/>
        </w:tabs>
        <w:ind w:left="420" w:hanging="420"/>
      </w:pPr>
      <w:rPr>
        <w:rFonts w:ascii="Wingdings" w:hAnsi="Wingdings" w:cs="Wingdings" w:hint="default"/>
      </w:rPr>
    </w:lvl>
    <w:lvl w:ilvl="1">
      <w:start w:val="150"/>
      <w:numFmt w:val="bullet"/>
      <w:lvlText w:val="-"/>
      <w:lvlJc w:val="left"/>
      <w:pPr>
        <w:tabs>
          <w:tab w:val="left" w:pos="0"/>
        </w:tabs>
        <w:ind w:left="840" w:hanging="420"/>
      </w:pPr>
      <w:rPr>
        <w:rFonts w:ascii="Arial" w:hAnsi="Arial" w:cs="Aria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Arial" w:hAnsi="Arial" w:cs="Arial"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112" w15:restartNumberingAfterBreak="0">
    <w:nsid w:val="2F953190"/>
    <w:multiLevelType w:val="multilevel"/>
    <w:tmpl w:val="2F953190"/>
    <w:lvl w:ilvl="0">
      <w:start w:val="1"/>
      <w:numFmt w:val="bullet"/>
      <w:lvlText w:val=""/>
      <w:lvlJc w:val="left"/>
      <w:pPr>
        <w:ind w:left="420" w:hanging="420"/>
      </w:pPr>
      <w:rPr>
        <w:rFonts w:ascii="Wingdings" w:hAnsi="Wingdings"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3" w15:restartNumberingAfterBreak="0">
    <w:nsid w:val="2FB01FD2"/>
    <w:multiLevelType w:val="multilevel"/>
    <w:tmpl w:val="2FB01FD2"/>
    <w:lvl w:ilvl="0">
      <w:start w:val="1"/>
      <w:numFmt w:val="decimal"/>
      <w:pStyle w:val="ListNumber4"/>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4"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115"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6" w15:restartNumberingAfterBreak="0">
    <w:nsid w:val="307B2397"/>
    <w:multiLevelType w:val="hybridMultilevel"/>
    <w:tmpl w:val="BCFCB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0DE6A72"/>
    <w:multiLevelType w:val="multilevel"/>
    <w:tmpl w:val="30DE6A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313748C2"/>
    <w:multiLevelType w:val="hybridMultilevel"/>
    <w:tmpl w:val="21E81B1E"/>
    <w:styleLink w:val="StyleBulletedSymbolsymbolLeft025Hanging017"/>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31CA57E3"/>
    <w:multiLevelType w:val="multilevel"/>
    <w:tmpl w:val="31CA57E3"/>
    <w:lvl w:ilvl="0">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0" w15:restartNumberingAfterBreak="0">
    <w:nsid w:val="32B62A3A"/>
    <w:multiLevelType w:val="hybridMultilevel"/>
    <w:tmpl w:val="5126ADCE"/>
    <w:lvl w:ilvl="0" w:tplc="04090001">
      <w:start w:val="1"/>
      <w:numFmt w:val="bullet"/>
      <w:lvlText w:val=""/>
      <w:lvlJc w:val="left"/>
      <w:pPr>
        <w:ind w:left="765" w:hanging="405"/>
      </w:pPr>
      <w:rPr>
        <w:rFonts w:ascii="Symbol" w:hAnsi="Symbol" w:hint="default"/>
        <w:color w:val="000000"/>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2B75C1E"/>
    <w:multiLevelType w:val="multilevel"/>
    <w:tmpl w:val="32B75C1E"/>
    <w:lvl w:ilvl="0">
      <w:start w:val="1"/>
      <w:numFmt w:val="bullet"/>
      <w:lvlText w:val=""/>
      <w:lvlJc w:val="left"/>
      <w:pPr>
        <w:ind w:left="420" w:hanging="420"/>
      </w:pPr>
      <w:rPr>
        <w:rFonts w:ascii="Wingdings" w:hAnsi="Wingdings"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2" w15:restartNumberingAfterBreak="0">
    <w:nsid w:val="33D952D2"/>
    <w:multiLevelType w:val="multilevel"/>
    <w:tmpl w:val="33D952D2"/>
    <w:lvl w:ilvl="0">
      <w:start w:val="1"/>
      <w:numFmt w:val="bullet"/>
      <w:lvlText w:val="•"/>
      <w:lvlJc w:val="left"/>
      <w:pPr>
        <w:tabs>
          <w:tab w:val="left" w:pos="360"/>
        </w:tabs>
        <w:ind w:left="360" w:hanging="360"/>
      </w:pPr>
      <w:rPr>
        <w:rFonts w:ascii="Arial" w:hAnsi="Arial" w:cs="Arial" w:hint="default"/>
      </w:rPr>
    </w:lvl>
    <w:lvl w:ilvl="1">
      <w:start w:val="1"/>
      <w:numFmt w:val="bullet"/>
      <w:lvlText w:val="•"/>
      <w:lvlJc w:val="left"/>
      <w:pPr>
        <w:tabs>
          <w:tab w:val="left" w:pos="1080"/>
        </w:tabs>
        <w:ind w:left="1080" w:hanging="360"/>
      </w:pPr>
      <w:rPr>
        <w:rFonts w:ascii="Arial" w:hAnsi="Arial" w:cs="Arial" w:hint="default"/>
      </w:rPr>
    </w:lvl>
    <w:lvl w:ilvl="2">
      <w:start w:val="1"/>
      <w:numFmt w:val="bullet"/>
      <w:lvlText w:val="•"/>
      <w:lvlJc w:val="left"/>
      <w:pPr>
        <w:tabs>
          <w:tab w:val="left" w:pos="1800"/>
        </w:tabs>
        <w:ind w:left="1800" w:hanging="360"/>
      </w:pPr>
      <w:rPr>
        <w:rFonts w:ascii="Arial" w:hAnsi="Arial" w:cs="Arial" w:hint="default"/>
      </w:rPr>
    </w:lvl>
    <w:lvl w:ilvl="3">
      <w:start w:val="1"/>
      <w:numFmt w:val="bullet"/>
      <w:lvlText w:val="•"/>
      <w:lvlJc w:val="left"/>
      <w:pPr>
        <w:tabs>
          <w:tab w:val="left" w:pos="2520"/>
        </w:tabs>
        <w:ind w:left="2520" w:hanging="360"/>
      </w:pPr>
      <w:rPr>
        <w:rFonts w:ascii="Arial" w:hAnsi="Arial" w:cs="Arial" w:hint="default"/>
      </w:rPr>
    </w:lvl>
    <w:lvl w:ilvl="4">
      <w:start w:val="1"/>
      <w:numFmt w:val="bullet"/>
      <w:lvlText w:val="•"/>
      <w:lvlJc w:val="left"/>
      <w:pPr>
        <w:tabs>
          <w:tab w:val="left" w:pos="3240"/>
        </w:tabs>
        <w:ind w:left="3240" w:hanging="360"/>
      </w:pPr>
      <w:rPr>
        <w:rFonts w:ascii="Arial" w:hAnsi="Arial" w:cs="Arial" w:hint="default"/>
      </w:rPr>
    </w:lvl>
    <w:lvl w:ilvl="5">
      <w:start w:val="1"/>
      <w:numFmt w:val="bullet"/>
      <w:lvlText w:val="•"/>
      <w:lvlJc w:val="left"/>
      <w:pPr>
        <w:tabs>
          <w:tab w:val="left" w:pos="3960"/>
        </w:tabs>
        <w:ind w:left="3960" w:hanging="360"/>
      </w:pPr>
      <w:rPr>
        <w:rFonts w:ascii="Arial" w:hAnsi="Arial" w:cs="Arial" w:hint="default"/>
      </w:rPr>
    </w:lvl>
    <w:lvl w:ilvl="6">
      <w:start w:val="1"/>
      <w:numFmt w:val="bullet"/>
      <w:lvlText w:val="•"/>
      <w:lvlJc w:val="left"/>
      <w:pPr>
        <w:tabs>
          <w:tab w:val="left" w:pos="4680"/>
        </w:tabs>
        <w:ind w:left="4680" w:hanging="360"/>
      </w:pPr>
      <w:rPr>
        <w:rFonts w:ascii="Arial" w:hAnsi="Arial" w:cs="Arial" w:hint="default"/>
      </w:rPr>
    </w:lvl>
    <w:lvl w:ilvl="7">
      <w:start w:val="1"/>
      <w:numFmt w:val="bullet"/>
      <w:lvlText w:val="•"/>
      <w:lvlJc w:val="left"/>
      <w:pPr>
        <w:tabs>
          <w:tab w:val="left" w:pos="5400"/>
        </w:tabs>
        <w:ind w:left="5400" w:hanging="360"/>
      </w:pPr>
      <w:rPr>
        <w:rFonts w:ascii="Arial" w:hAnsi="Arial" w:cs="Arial" w:hint="default"/>
      </w:rPr>
    </w:lvl>
    <w:lvl w:ilvl="8">
      <w:start w:val="1"/>
      <w:numFmt w:val="bullet"/>
      <w:lvlText w:val="•"/>
      <w:lvlJc w:val="left"/>
      <w:pPr>
        <w:tabs>
          <w:tab w:val="left" w:pos="6120"/>
        </w:tabs>
        <w:ind w:left="6120" w:hanging="360"/>
      </w:pPr>
      <w:rPr>
        <w:rFonts w:ascii="Arial" w:hAnsi="Arial" w:cs="Arial" w:hint="default"/>
      </w:rPr>
    </w:lvl>
  </w:abstractNum>
  <w:abstractNum w:abstractNumId="123" w15:restartNumberingAfterBreak="0">
    <w:nsid w:val="34393A5D"/>
    <w:multiLevelType w:val="multilevel"/>
    <w:tmpl w:val="65F0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CD4FE4"/>
    <w:multiLevelType w:val="hybridMultilevel"/>
    <w:tmpl w:val="4104B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126" w15:restartNumberingAfterBreak="0">
    <w:nsid w:val="351B0E15"/>
    <w:multiLevelType w:val="multilevel"/>
    <w:tmpl w:val="351B0E1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7" w15:restartNumberingAfterBreak="0">
    <w:nsid w:val="35F64CA9"/>
    <w:multiLevelType w:val="multilevel"/>
    <w:tmpl w:val="35F64CA9"/>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8" w15:restartNumberingAfterBreak="0">
    <w:nsid w:val="36A16B95"/>
    <w:multiLevelType w:val="hybridMultilevel"/>
    <w:tmpl w:val="66564E16"/>
    <w:lvl w:ilvl="0" w:tplc="186EB1DA">
      <w:start w:val="1"/>
      <w:numFmt w:val="bullet"/>
      <w:lvlText w:val="•"/>
      <w:lvlJc w:val="left"/>
      <w:pPr>
        <w:ind w:left="440" w:hanging="440"/>
      </w:pPr>
      <w:rPr>
        <w:rFonts w:ascii="Arial" w:hAnsi="Arial"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240" w:hanging="360"/>
      </w:pPr>
      <w:rPr>
        <w:rFonts w:ascii="Wingdings" w:hAnsi="Wingdings" w:hint="default"/>
      </w:rPr>
    </w:lvl>
    <w:lvl w:ilvl="3" w:tplc="04090001">
      <w:start w:val="1"/>
      <w:numFmt w:val="bullet"/>
      <w:lvlText w:val=""/>
      <w:lvlJc w:val="left"/>
      <w:pPr>
        <w:ind w:left="1680" w:hanging="360"/>
      </w:pPr>
      <w:rPr>
        <w:rFonts w:ascii="Symbol" w:hAnsi="Symbol"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9" w15:restartNumberingAfterBreak="0">
    <w:nsid w:val="36A16D62"/>
    <w:multiLevelType w:val="multilevel"/>
    <w:tmpl w:val="0EA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6CD2099"/>
    <w:multiLevelType w:val="multilevel"/>
    <w:tmpl w:val="36CD2099"/>
    <w:lvl w:ilvl="0">
      <w:start w:val="1"/>
      <w:numFmt w:val="bullet"/>
      <w:lvlText w:val=""/>
      <w:lvlJc w:val="left"/>
      <w:pPr>
        <w:tabs>
          <w:tab w:val="left" w:pos="0"/>
        </w:tabs>
        <w:ind w:left="420" w:hanging="420"/>
      </w:pPr>
      <w:rPr>
        <w:rFonts w:ascii="Wingdings" w:hAnsi="Wingdings" w:cs="Wingdings" w:hint="default"/>
      </w:rPr>
    </w:lvl>
    <w:lvl w:ilvl="1">
      <w:start w:val="150"/>
      <w:numFmt w:val="bullet"/>
      <w:lvlText w:val="-"/>
      <w:lvlJc w:val="left"/>
      <w:pPr>
        <w:tabs>
          <w:tab w:val="left" w:pos="0"/>
        </w:tabs>
        <w:ind w:left="840" w:hanging="420"/>
      </w:pPr>
      <w:rPr>
        <w:rFonts w:ascii="Arial" w:hAnsi="Arial" w:cs="Aria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Arial" w:hAnsi="Arial" w:cs="Arial"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131" w15:restartNumberingAfterBreak="0">
    <w:nsid w:val="37446B9B"/>
    <w:multiLevelType w:val="multilevel"/>
    <w:tmpl w:val="37446B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trike w:val="0"/>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3785249A"/>
    <w:multiLevelType w:val="multilevel"/>
    <w:tmpl w:val="BE24E902"/>
    <w:lvl w:ilvl="0">
      <w:start w:val="1"/>
      <w:numFmt w:val="bullet"/>
      <w:lvlText w:val="•"/>
      <w:lvlJc w:val="left"/>
      <w:pPr>
        <w:tabs>
          <w:tab w:val="num" w:pos="0"/>
        </w:tabs>
        <w:ind w:left="420" w:hanging="420"/>
      </w:pPr>
      <w:rPr>
        <w:rFonts w:ascii="Arial" w:hAnsi="Arial" w:cs="Arial" w:hint="default"/>
      </w:rPr>
    </w:lvl>
    <w:lvl w:ilvl="1">
      <w:numFmt w:val="bullet"/>
      <w:lvlText w:val="-"/>
      <w:lvlJc w:val="left"/>
      <w:pPr>
        <w:tabs>
          <w:tab w:val="num" w:pos="0"/>
        </w:tabs>
        <w:ind w:left="840" w:hanging="420"/>
      </w:pPr>
      <w:rPr>
        <w:rFonts w:ascii="Calibri" w:hAnsi="Calibri" w:cs="Calibri" w:hint="default"/>
      </w:rPr>
    </w:lvl>
    <w:lvl w:ilvl="2">
      <w:start w:val="1"/>
      <w:numFmt w:val="bullet"/>
      <w:lvlText w:val="o"/>
      <w:lvlJc w:val="left"/>
      <w:pPr>
        <w:tabs>
          <w:tab w:val="num" w:pos="0"/>
        </w:tabs>
        <w:ind w:left="1260" w:hanging="420"/>
      </w:pPr>
      <w:rPr>
        <w:rFonts w:ascii="Courier New" w:hAnsi="Courier New" w:cs="Courier New"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33"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38C9476E"/>
    <w:multiLevelType w:val="hybridMultilevel"/>
    <w:tmpl w:val="4BA8C31A"/>
    <w:styleLink w:val="StyleBulletedSymbolsymbolLeft025Hanging025131"/>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3A71407A"/>
    <w:multiLevelType w:val="multilevel"/>
    <w:tmpl w:val="3A71407A"/>
    <w:lvl w:ilvl="0">
      <w:start w:val="1"/>
      <w:numFmt w:val="bullet"/>
      <w:lvlText w:val="•"/>
      <w:lvlJc w:val="left"/>
      <w:pPr>
        <w:ind w:left="1260" w:hanging="420"/>
      </w:pPr>
      <w:rPr>
        <w:rFonts w:ascii="Arial" w:hAnsi="Arial" w:hint="default"/>
      </w:rPr>
    </w:lvl>
    <w:lvl w:ilvl="1">
      <w:start w:val="150"/>
      <w:numFmt w:val="bullet"/>
      <w:lvlText w:val="-"/>
      <w:lvlJc w:val="left"/>
      <w:pPr>
        <w:ind w:left="1680" w:hanging="420"/>
      </w:pPr>
      <w:rPr>
        <w:rFonts w:ascii="Times" w:eastAsia="Batang" w:hAnsi="Times" w:cs="Time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3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37" w15:restartNumberingAfterBreak="0">
    <w:nsid w:val="3A8F4513"/>
    <w:multiLevelType w:val="multilevel"/>
    <w:tmpl w:val="3A8F451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8"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C0123BC"/>
    <w:multiLevelType w:val="multilevel"/>
    <w:tmpl w:val="3C0123BC"/>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PMingLiU" w:eastAsia="PMingLiU" w:hAnsi="PMingLiU" w:hint="eastAsia"/>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0" w15:restartNumberingAfterBreak="0">
    <w:nsid w:val="3C4D2421"/>
    <w:multiLevelType w:val="multilevel"/>
    <w:tmpl w:val="7AFC8F9C"/>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15:restartNumberingAfterBreak="0">
    <w:nsid w:val="3C596927"/>
    <w:multiLevelType w:val="multilevel"/>
    <w:tmpl w:val="3C5969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2" w15:restartNumberingAfterBreak="0">
    <w:nsid w:val="3CE14D2E"/>
    <w:multiLevelType w:val="multilevel"/>
    <w:tmpl w:val="3CE14D2E"/>
    <w:lvl w:ilvl="0">
      <w:start w:val="1"/>
      <w:numFmt w:val="bullet"/>
      <w:lvlText w:val=""/>
      <w:lvlJc w:val="left"/>
      <w:pPr>
        <w:tabs>
          <w:tab w:val="left" w:pos="0"/>
        </w:tabs>
        <w:ind w:left="420" w:hanging="420"/>
      </w:pPr>
      <w:rPr>
        <w:rFonts w:ascii="Wingdings" w:hAnsi="Wingdings" w:cs="Wingdings" w:hint="default"/>
      </w:rPr>
    </w:lvl>
    <w:lvl w:ilvl="1">
      <w:numFmt w:val="bullet"/>
      <w:lvlText w:val="-"/>
      <w:lvlJc w:val="left"/>
      <w:pPr>
        <w:tabs>
          <w:tab w:val="left" w:pos="0"/>
        </w:tabs>
        <w:ind w:left="840" w:hanging="420"/>
      </w:pPr>
      <w:rPr>
        <w:rFonts w:ascii="Times New Roman" w:hAnsi="Times New Roman" w:cs="Times New Roman"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143" w15:restartNumberingAfterBreak="0">
    <w:nsid w:val="3D0B0395"/>
    <w:multiLevelType w:val="hybridMultilevel"/>
    <w:tmpl w:val="D8468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D5E09D7"/>
    <w:multiLevelType w:val="multilevel"/>
    <w:tmpl w:val="3D5E09D7"/>
    <w:lvl w:ilvl="0">
      <w:start w:val="1"/>
      <w:numFmt w:val="bullet"/>
      <w:lvlText w:val=""/>
      <w:lvlJc w:val="left"/>
      <w:pPr>
        <w:ind w:left="420" w:hanging="420"/>
      </w:pPr>
      <w:rPr>
        <w:rFonts w:ascii="Wingdings" w:hAnsi="Wingdings"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Microsoft Sans Serif" w:hAnsi="Microsoft Sans Serif" w:cs="Times New Roman"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5" w15:restartNumberingAfterBreak="0">
    <w:nsid w:val="3DF346DB"/>
    <w:multiLevelType w:val="multilevel"/>
    <w:tmpl w:val="3DF346DB"/>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6" w15:restartNumberingAfterBreak="0">
    <w:nsid w:val="3E95130D"/>
    <w:multiLevelType w:val="multilevel"/>
    <w:tmpl w:val="3E95130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7" w15:restartNumberingAfterBreak="0">
    <w:nsid w:val="3FE1497B"/>
    <w:multiLevelType w:val="multilevel"/>
    <w:tmpl w:val="3FE1497B"/>
    <w:lvl w:ilvl="0">
      <w:start w:val="1"/>
      <w:numFmt w:val="bullet"/>
      <w:lvlText w:val=""/>
      <w:lvlJc w:val="left"/>
      <w:pPr>
        <w:ind w:left="158" w:hanging="480"/>
      </w:pPr>
      <w:rPr>
        <w:rFonts w:ascii="Wingdings" w:hAnsi="Wingdings" w:hint="default"/>
        <w:strike w:val="0"/>
      </w:rPr>
    </w:lvl>
    <w:lvl w:ilvl="1">
      <w:start w:val="1"/>
      <w:numFmt w:val="bullet"/>
      <w:lvlText w:val="。"/>
      <w:lvlJc w:val="left"/>
      <w:pPr>
        <w:ind w:left="638" w:hanging="480"/>
      </w:pPr>
      <w:rPr>
        <w:rFonts w:ascii="PMingLiU" w:eastAsia="PMingLiU" w:hAnsi="PMingLiU" w:hint="eastAsia"/>
      </w:rPr>
    </w:lvl>
    <w:lvl w:ilvl="2">
      <w:start w:val="1"/>
      <w:numFmt w:val="bullet"/>
      <w:lvlText w:val=""/>
      <w:lvlJc w:val="left"/>
      <w:pPr>
        <w:ind w:left="1118" w:hanging="480"/>
      </w:pPr>
      <w:rPr>
        <w:rFonts w:ascii="Wingdings" w:hAnsi="Wingdings" w:hint="default"/>
      </w:rPr>
    </w:lvl>
    <w:lvl w:ilvl="3">
      <w:start w:val="1"/>
      <w:numFmt w:val="bullet"/>
      <w:lvlText w:val=""/>
      <w:lvlJc w:val="left"/>
      <w:pPr>
        <w:ind w:left="1598" w:hanging="480"/>
      </w:pPr>
      <w:rPr>
        <w:rFonts w:ascii="Wingdings" w:hAnsi="Wingdings" w:hint="default"/>
      </w:rPr>
    </w:lvl>
    <w:lvl w:ilvl="4">
      <w:start w:val="1"/>
      <w:numFmt w:val="bullet"/>
      <w:lvlText w:val=""/>
      <w:lvlJc w:val="left"/>
      <w:pPr>
        <w:ind w:left="2078" w:hanging="480"/>
      </w:pPr>
      <w:rPr>
        <w:rFonts w:ascii="Wingdings" w:hAnsi="Wingdings" w:hint="default"/>
      </w:rPr>
    </w:lvl>
    <w:lvl w:ilvl="5">
      <w:start w:val="1"/>
      <w:numFmt w:val="bullet"/>
      <w:lvlText w:val=""/>
      <w:lvlJc w:val="left"/>
      <w:pPr>
        <w:ind w:left="2558" w:hanging="480"/>
      </w:pPr>
      <w:rPr>
        <w:rFonts w:ascii="Wingdings" w:hAnsi="Wingdings" w:hint="default"/>
      </w:rPr>
    </w:lvl>
    <w:lvl w:ilvl="6">
      <w:start w:val="1"/>
      <w:numFmt w:val="bullet"/>
      <w:lvlText w:val=""/>
      <w:lvlJc w:val="left"/>
      <w:pPr>
        <w:ind w:left="3038" w:hanging="480"/>
      </w:pPr>
      <w:rPr>
        <w:rFonts w:ascii="Wingdings" w:hAnsi="Wingdings" w:hint="default"/>
      </w:rPr>
    </w:lvl>
    <w:lvl w:ilvl="7">
      <w:start w:val="1"/>
      <w:numFmt w:val="bullet"/>
      <w:lvlText w:val=""/>
      <w:lvlJc w:val="left"/>
      <w:pPr>
        <w:ind w:left="3518" w:hanging="480"/>
      </w:pPr>
      <w:rPr>
        <w:rFonts w:ascii="Wingdings" w:hAnsi="Wingdings" w:hint="default"/>
      </w:rPr>
    </w:lvl>
    <w:lvl w:ilvl="8">
      <w:start w:val="1"/>
      <w:numFmt w:val="bullet"/>
      <w:lvlText w:val=""/>
      <w:lvlJc w:val="left"/>
      <w:pPr>
        <w:ind w:left="3998" w:hanging="480"/>
      </w:pPr>
      <w:rPr>
        <w:rFonts w:ascii="Wingdings" w:hAnsi="Wingdings" w:hint="default"/>
      </w:rPr>
    </w:lvl>
  </w:abstractNum>
  <w:abstractNum w:abstractNumId="148" w15:restartNumberingAfterBreak="0">
    <w:nsid w:val="3FED1B37"/>
    <w:multiLevelType w:val="hybridMultilevel"/>
    <w:tmpl w:val="90C8C74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9" w15:restartNumberingAfterBreak="0">
    <w:nsid w:val="400410D5"/>
    <w:multiLevelType w:val="multilevel"/>
    <w:tmpl w:val="400410D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0"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51"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52" w15:restartNumberingAfterBreak="0">
    <w:nsid w:val="410F1BBE"/>
    <w:multiLevelType w:val="hybridMultilevel"/>
    <w:tmpl w:val="8C74DB1A"/>
    <w:lvl w:ilvl="0" w:tplc="19260F8A">
      <w:start w:val="1"/>
      <w:numFmt w:val="decimal"/>
      <w:pStyle w:val="Steps-8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99442B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4135419F"/>
    <w:multiLevelType w:val="hybridMultilevel"/>
    <w:tmpl w:val="534C0990"/>
    <w:lvl w:ilvl="0" w:tplc="2000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4" w15:restartNumberingAfterBreak="0">
    <w:nsid w:val="41371AAA"/>
    <w:multiLevelType w:val="hybridMultilevel"/>
    <w:tmpl w:val="04EA02C4"/>
    <w:lvl w:ilvl="0" w:tplc="8554555E">
      <w:start w:val="150"/>
      <w:numFmt w:val="bullet"/>
      <w:lvlText w:val="-"/>
      <w:lvlJc w:val="left"/>
      <w:pPr>
        <w:ind w:left="720" w:hanging="360"/>
      </w:pPr>
      <w:rPr>
        <w:rFonts w:ascii="Times" w:eastAsia="Batang" w:hAnsi="Times" w:cs="Time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6" w15:restartNumberingAfterBreak="0">
    <w:nsid w:val="41E0779F"/>
    <w:multiLevelType w:val="multilevel"/>
    <w:tmpl w:val="41E0779F"/>
    <w:lvl w:ilvl="0">
      <w:start w:val="1"/>
      <w:numFmt w:val="bullet"/>
      <w:lvlText w:val=""/>
      <w:lvlJc w:val="left"/>
      <w:pPr>
        <w:ind w:left="420" w:hanging="420"/>
      </w:pPr>
      <w:rPr>
        <w:rFonts w:ascii="Wingdings" w:hAnsi="Wingdings"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Arial" w:hAnsi="Arial" w:hint="default"/>
      </w:rPr>
    </w:lvl>
    <w:lvl w:ilvl="3">
      <w:start w:val="1"/>
      <w:numFmt w:val="bullet"/>
      <w:lvlText w:val="◦"/>
      <w:lvlJc w:val="left"/>
      <w:pPr>
        <w:ind w:left="1680" w:hanging="420"/>
      </w:pPr>
      <w:rPr>
        <w:rFonts w:ascii="Microsoft Sans Serif" w:hAnsi="Microsoft Sans Serif" w:cs="Times New Roman"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7" w15:restartNumberingAfterBreak="0">
    <w:nsid w:val="42847EBD"/>
    <w:multiLevelType w:val="multilevel"/>
    <w:tmpl w:val="42847E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8" w15:restartNumberingAfterBreak="0">
    <w:nsid w:val="42A46124"/>
    <w:multiLevelType w:val="multilevel"/>
    <w:tmpl w:val="417F6AFB"/>
    <w:lvl w:ilvl="0">
      <w:start w:val="1"/>
      <w:numFmt w:val="bullet"/>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42DF190B"/>
    <w:multiLevelType w:val="multilevel"/>
    <w:tmpl w:val="42DF19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1" w15:restartNumberingAfterBreak="0">
    <w:nsid w:val="42E171AC"/>
    <w:multiLevelType w:val="multilevel"/>
    <w:tmpl w:val="42E171AC"/>
    <w:lvl w:ilvl="0">
      <w:start w:val="1"/>
      <w:numFmt w:val="bullet"/>
      <w:lvlText w:val=""/>
      <w:lvlJc w:val="left"/>
      <w:pPr>
        <w:tabs>
          <w:tab w:val="left" w:pos="0"/>
        </w:tabs>
        <w:ind w:left="440" w:hanging="440"/>
      </w:pPr>
      <w:rPr>
        <w:rFonts w:ascii="Wingdings" w:hAnsi="Wingdings" w:cs="Wingdings" w:hint="default"/>
      </w:rPr>
    </w:lvl>
    <w:lvl w:ilvl="1">
      <w:start w:val="1"/>
      <w:numFmt w:val="bullet"/>
      <w:lvlText w:val="-"/>
      <w:lvlJc w:val="left"/>
      <w:pPr>
        <w:tabs>
          <w:tab w:val="left" w:pos="0"/>
        </w:tabs>
        <w:ind w:left="880" w:hanging="440"/>
      </w:pPr>
      <w:rPr>
        <w:rFonts w:ascii="Walbaum Display Light" w:hAnsi="Walbaum Display Light" w:cs="Walbaum Display Light" w:hint="default"/>
      </w:rPr>
    </w:lvl>
    <w:lvl w:ilvl="2">
      <w:start w:val="1"/>
      <w:numFmt w:val="bullet"/>
      <w:lvlText w:val=""/>
      <w:lvlJc w:val="left"/>
      <w:pPr>
        <w:tabs>
          <w:tab w:val="left" w:pos="0"/>
        </w:tabs>
        <w:ind w:left="1320" w:hanging="440"/>
      </w:pPr>
      <w:rPr>
        <w:rFonts w:ascii="Wingdings" w:hAnsi="Wingdings" w:cs="Wingdings" w:hint="default"/>
      </w:rPr>
    </w:lvl>
    <w:lvl w:ilvl="3">
      <w:start w:val="1"/>
      <w:numFmt w:val="bullet"/>
      <w:lvlText w:val=""/>
      <w:lvlJc w:val="left"/>
      <w:pPr>
        <w:tabs>
          <w:tab w:val="left" w:pos="0"/>
        </w:tabs>
        <w:ind w:left="1760" w:hanging="440"/>
      </w:pPr>
      <w:rPr>
        <w:rFonts w:ascii="Wingdings" w:hAnsi="Wingdings" w:cs="Wingdings" w:hint="default"/>
      </w:rPr>
    </w:lvl>
    <w:lvl w:ilvl="4">
      <w:start w:val="1"/>
      <w:numFmt w:val="bullet"/>
      <w:lvlText w:val=""/>
      <w:lvlJc w:val="left"/>
      <w:pPr>
        <w:tabs>
          <w:tab w:val="left" w:pos="0"/>
        </w:tabs>
        <w:ind w:left="2200" w:hanging="440"/>
      </w:pPr>
      <w:rPr>
        <w:rFonts w:ascii="Wingdings" w:hAnsi="Wingdings" w:cs="Wingdings" w:hint="default"/>
      </w:rPr>
    </w:lvl>
    <w:lvl w:ilvl="5">
      <w:start w:val="1"/>
      <w:numFmt w:val="bullet"/>
      <w:lvlText w:val=""/>
      <w:lvlJc w:val="left"/>
      <w:pPr>
        <w:tabs>
          <w:tab w:val="left" w:pos="0"/>
        </w:tabs>
        <w:ind w:left="2640" w:hanging="440"/>
      </w:pPr>
      <w:rPr>
        <w:rFonts w:ascii="Wingdings" w:hAnsi="Wingdings" w:cs="Wingdings" w:hint="default"/>
      </w:rPr>
    </w:lvl>
    <w:lvl w:ilvl="6">
      <w:start w:val="1"/>
      <w:numFmt w:val="bullet"/>
      <w:lvlText w:val=""/>
      <w:lvlJc w:val="left"/>
      <w:pPr>
        <w:tabs>
          <w:tab w:val="left" w:pos="0"/>
        </w:tabs>
        <w:ind w:left="3080" w:hanging="440"/>
      </w:pPr>
      <w:rPr>
        <w:rFonts w:ascii="Wingdings" w:hAnsi="Wingdings" w:cs="Wingdings" w:hint="default"/>
      </w:rPr>
    </w:lvl>
    <w:lvl w:ilvl="7">
      <w:start w:val="1"/>
      <w:numFmt w:val="bullet"/>
      <w:lvlText w:val=""/>
      <w:lvlJc w:val="left"/>
      <w:pPr>
        <w:tabs>
          <w:tab w:val="left" w:pos="0"/>
        </w:tabs>
        <w:ind w:left="3520" w:hanging="440"/>
      </w:pPr>
      <w:rPr>
        <w:rFonts w:ascii="Wingdings" w:hAnsi="Wingdings" w:cs="Wingdings" w:hint="default"/>
      </w:rPr>
    </w:lvl>
    <w:lvl w:ilvl="8">
      <w:start w:val="1"/>
      <w:numFmt w:val="bullet"/>
      <w:lvlText w:val=""/>
      <w:lvlJc w:val="left"/>
      <w:pPr>
        <w:tabs>
          <w:tab w:val="left" w:pos="0"/>
        </w:tabs>
        <w:ind w:left="3960" w:hanging="440"/>
      </w:pPr>
      <w:rPr>
        <w:rFonts w:ascii="Wingdings" w:hAnsi="Wingdings" w:cs="Wingdings" w:hint="default"/>
      </w:rPr>
    </w:lvl>
  </w:abstractNum>
  <w:abstractNum w:abstractNumId="162" w15:restartNumberingAfterBreak="0">
    <w:nsid w:val="42F62139"/>
    <w:multiLevelType w:val="multilevel"/>
    <w:tmpl w:val="42F62139"/>
    <w:lvl w:ilvl="0">
      <w:start w:val="2"/>
      <w:numFmt w:val="bullet"/>
      <w:pStyle w:val="listauto1"/>
      <w:lvlText w:val="-"/>
      <w:lvlJc w:val="left"/>
      <w:pPr>
        <w:ind w:left="1440" w:hanging="864"/>
      </w:pPr>
      <w:rPr>
        <w:rFonts w:ascii="Times New Roman" w:eastAsia="DengXian" w:hAnsi="Times New Roman" w:cs="Times New Roman" w:hint="default"/>
      </w:rPr>
    </w:lvl>
    <w:lvl w:ilvl="1">
      <w:start w:val="1"/>
      <w:numFmt w:val="bullet"/>
      <w:pStyle w:val="listauto2"/>
      <w:lvlText w:val="o"/>
      <w:lvlJc w:val="left"/>
      <w:pPr>
        <w:ind w:left="1440" w:hanging="60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3" w15:restartNumberingAfterBreak="0">
    <w:nsid w:val="42FE570A"/>
    <w:multiLevelType w:val="multilevel"/>
    <w:tmpl w:val="42FE570A"/>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2"/>
      <w:suff w:val="space"/>
      <w:lvlText w:val="表%9"/>
      <w:lvlJc w:val="center"/>
      <w:pPr>
        <w:ind w:left="0" w:firstLine="0"/>
      </w:pPr>
      <w:rPr>
        <w:rFonts w:ascii="Arial" w:eastAsia="SimHei" w:hAnsi="Arial" w:hint="default"/>
        <w:b w:val="0"/>
        <w:i w:val="0"/>
        <w:sz w:val="18"/>
        <w:szCs w:val="18"/>
      </w:rPr>
    </w:lvl>
  </w:abstractNum>
  <w:abstractNum w:abstractNumId="164" w15:restartNumberingAfterBreak="0">
    <w:nsid w:val="43391D40"/>
    <w:multiLevelType w:val="multilevel"/>
    <w:tmpl w:val="43391D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5" w15:restartNumberingAfterBreak="0">
    <w:nsid w:val="434E5986"/>
    <w:multiLevelType w:val="multilevel"/>
    <w:tmpl w:val="434E5986"/>
    <w:lvl w:ilvl="0">
      <w:start w:val="1"/>
      <w:numFmt w:val="bullet"/>
      <w:lvlText w:val=""/>
      <w:lvlJc w:val="left"/>
      <w:pPr>
        <w:ind w:left="720" w:hanging="360"/>
      </w:pPr>
      <w:rPr>
        <w:rFonts w:ascii="Wingdings" w:eastAsiaTheme="minorEastAsia"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6" w15:restartNumberingAfterBreak="0">
    <w:nsid w:val="43C649FE"/>
    <w:multiLevelType w:val="multilevel"/>
    <w:tmpl w:val="43C649FE"/>
    <w:lvl w:ilvl="0">
      <w:start w:val="1"/>
      <w:numFmt w:val="decimal"/>
      <w:lvlText w:val="%1."/>
      <w:lvlJc w:val="left"/>
      <w:pPr>
        <w:tabs>
          <w:tab w:val="left" w:pos="0"/>
        </w:tabs>
        <w:ind w:left="880" w:hanging="440"/>
      </w:pPr>
      <w:rPr>
        <w:rFonts w:hint="default"/>
      </w:rPr>
    </w:lvl>
    <w:lvl w:ilvl="1">
      <w:start w:val="1"/>
      <w:numFmt w:val="bullet"/>
      <w:lvlText w:val=""/>
      <w:lvlJc w:val="left"/>
      <w:pPr>
        <w:tabs>
          <w:tab w:val="left" w:pos="0"/>
        </w:tabs>
        <w:ind w:left="1240" w:hanging="360"/>
      </w:pPr>
      <w:rPr>
        <w:rFonts w:ascii="Symbol" w:hAnsi="Symbol" w:cs="Symbol" w:hint="default"/>
      </w:rPr>
    </w:lvl>
    <w:lvl w:ilvl="2">
      <w:start w:val="1"/>
      <w:numFmt w:val="bullet"/>
      <w:lvlText w:val=""/>
      <w:lvlJc w:val="left"/>
      <w:pPr>
        <w:ind w:left="1680" w:hanging="360"/>
      </w:pPr>
      <w:rPr>
        <w:rFonts w:ascii="Symbol" w:hAnsi="Symbol" w:hint="default"/>
      </w:rPr>
    </w:lvl>
    <w:lvl w:ilvl="3">
      <w:start w:val="1"/>
      <w:numFmt w:val="bullet"/>
      <w:lvlText w:val=""/>
      <w:lvlJc w:val="left"/>
      <w:pPr>
        <w:tabs>
          <w:tab w:val="left" w:pos="0"/>
        </w:tabs>
        <w:ind w:left="2200" w:hanging="440"/>
      </w:pPr>
      <w:rPr>
        <w:rFonts w:ascii="Wingdings" w:hAnsi="Wingdings" w:cs="Wingdings" w:hint="default"/>
      </w:rPr>
    </w:lvl>
    <w:lvl w:ilvl="4">
      <w:start w:val="1"/>
      <w:numFmt w:val="bullet"/>
      <w:lvlText w:val=""/>
      <w:lvlJc w:val="left"/>
      <w:pPr>
        <w:tabs>
          <w:tab w:val="left" w:pos="0"/>
        </w:tabs>
        <w:ind w:left="2640" w:hanging="440"/>
      </w:pPr>
      <w:rPr>
        <w:rFonts w:ascii="Wingdings" w:hAnsi="Wingdings" w:cs="Wingdings" w:hint="default"/>
      </w:rPr>
    </w:lvl>
    <w:lvl w:ilvl="5">
      <w:start w:val="1"/>
      <w:numFmt w:val="bullet"/>
      <w:lvlText w:val=""/>
      <w:lvlJc w:val="left"/>
      <w:pPr>
        <w:tabs>
          <w:tab w:val="left" w:pos="0"/>
        </w:tabs>
        <w:ind w:left="3080" w:hanging="440"/>
      </w:pPr>
      <w:rPr>
        <w:rFonts w:ascii="Wingdings" w:hAnsi="Wingdings" w:cs="Wingdings" w:hint="default"/>
      </w:rPr>
    </w:lvl>
    <w:lvl w:ilvl="6">
      <w:start w:val="1"/>
      <w:numFmt w:val="bullet"/>
      <w:lvlText w:val=""/>
      <w:lvlJc w:val="left"/>
      <w:pPr>
        <w:tabs>
          <w:tab w:val="left" w:pos="0"/>
        </w:tabs>
        <w:ind w:left="3520" w:hanging="440"/>
      </w:pPr>
      <w:rPr>
        <w:rFonts w:ascii="Wingdings" w:hAnsi="Wingdings" w:cs="Wingdings" w:hint="default"/>
      </w:rPr>
    </w:lvl>
    <w:lvl w:ilvl="7">
      <w:start w:val="1"/>
      <w:numFmt w:val="bullet"/>
      <w:lvlText w:val=""/>
      <w:lvlJc w:val="left"/>
      <w:pPr>
        <w:tabs>
          <w:tab w:val="left" w:pos="0"/>
        </w:tabs>
        <w:ind w:left="3960" w:hanging="440"/>
      </w:pPr>
      <w:rPr>
        <w:rFonts w:ascii="Wingdings" w:hAnsi="Wingdings" w:cs="Wingdings" w:hint="default"/>
      </w:rPr>
    </w:lvl>
    <w:lvl w:ilvl="8">
      <w:start w:val="1"/>
      <w:numFmt w:val="bullet"/>
      <w:lvlText w:val=""/>
      <w:lvlJc w:val="left"/>
      <w:pPr>
        <w:tabs>
          <w:tab w:val="left" w:pos="0"/>
        </w:tabs>
        <w:ind w:left="4400" w:hanging="440"/>
      </w:pPr>
      <w:rPr>
        <w:rFonts w:ascii="Wingdings" w:hAnsi="Wingdings" w:cs="Wingdings" w:hint="default"/>
      </w:rPr>
    </w:lvl>
  </w:abstractNum>
  <w:abstractNum w:abstractNumId="167"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44BE6111"/>
    <w:multiLevelType w:val="multilevel"/>
    <w:tmpl w:val="05A2965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9" w15:restartNumberingAfterBreak="0">
    <w:nsid w:val="44E70689"/>
    <w:multiLevelType w:val="singleLevel"/>
    <w:tmpl w:val="44E70689"/>
    <w:lvl w:ilvl="0">
      <w:start w:val="1"/>
      <w:numFmt w:val="upperLetter"/>
      <w:pStyle w:val="Appendix1"/>
      <w:lvlText w:val="Appendix %1"/>
      <w:lvlJc w:val="left"/>
      <w:pPr>
        <w:ind w:left="360" w:hanging="36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rPr>
    </w:lvl>
  </w:abstractNum>
  <w:abstractNum w:abstractNumId="170" w15:restartNumberingAfterBreak="0">
    <w:nsid w:val="45656483"/>
    <w:multiLevelType w:val="multilevel"/>
    <w:tmpl w:val="45656483"/>
    <w:lvl w:ilvl="0">
      <w:start w:val="8"/>
      <w:numFmt w:val="decimal"/>
      <w:pStyle w:val="observation"/>
      <w:lvlText w:val="Observation %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1" w15:restartNumberingAfterBreak="0">
    <w:nsid w:val="4583049C"/>
    <w:multiLevelType w:val="multilevel"/>
    <w:tmpl w:val="4583049C"/>
    <w:lvl w:ilvl="0">
      <w:start w:val="1"/>
      <w:numFmt w:val="bullet"/>
      <w:pStyle w:val="Tdoc-B1"/>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72" w15:restartNumberingAfterBreak="0">
    <w:nsid w:val="45E05BD5"/>
    <w:multiLevelType w:val="hybridMultilevel"/>
    <w:tmpl w:val="41A6D55A"/>
    <w:styleLink w:val="StyleBulletedSymbolsymbolLeft025Hanging025217"/>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46480928"/>
    <w:multiLevelType w:val="multilevel"/>
    <w:tmpl w:val="464809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5"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6" w15:restartNumberingAfterBreak="0">
    <w:nsid w:val="46D87D36"/>
    <w:multiLevelType w:val="multilevel"/>
    <w:tmpl w:val="46D87D36"/>
    <w:lvl w:ilvl="0">
      <w:start w:val="1"/>
      <w:numFmt w:val="bullet"/>
      <w:pStyle w:val="ListBullet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b/>
        <w:i w:val="0"/>
        <w:sz w:val="20"/>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177" w15:restartNumberingAfterBreak="0">
    <w:nsid w:val="46E928E5"/>
    <w:multiLevelType w:val="hybridMultilevel"/>
    <w:tmpl w:val="15D6F362"/>
    <w:lvl w:ilvl="0" w:tplc="F5964470">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8" w15:restartNumberingAfterBreak="0">
    <w:nsid w:val="474274C7"/>
    <w:multiLevelType w:val="multilevel"/>
    <w:tmpl w:val="474274C7"/>
    <w:lvl w:ilvl="0">
      <w:start w:val="1"/>
      <w:numFmt w:val="decimalZero"/>
      <w:pStyle w:val="SpecTextNum"/>
      <w:lvlText w:val="[00%1]"/>
      <w:lvlJc w:val="left"/>
      <w:pPr>
        <w:tabs>
          <w:tab w:val="left" w:pos="1134"/>
        </w:tabs>
        <w:ind w:left="0" w:firstLine="0"/>
      </w:pPr>
      <w:rPr>
        <w:rFonts w:ascii="Times New Roman" w:hAnsi="Times New Roman" w:hint="default"/>
        <w:b/>
        <w:i w:val="0"/>
        <w:color w:val="000000"/>
      </w:rPr>
    </w:lvl>
    <w:lvl w:ilvl="1">
      <w:start w:val="1"/>
      <w:numFmt w:val="upperLetter"/>
      <w:lvlText w:val="%2."/>
      <w:lvlJc w:val="left"/>
      <w:pPr>
        <w:tabs>
          <w:tab w:val="left" w:pos="300"/>
        </w:tabs>
        <w:ind w:left="300" w:hanging="400"/>
      </w:pPr>
    </w:lvl>
    <w:lvl w:ilvl="2">
      <w:start w:val="1"/>
      <w:numFmt w:val="lowerRoman"/>
      <w:lvlText w:val="%3."/>
      <w:lvlJc w:val="right"/>
      <w:pPr>
        <w:tabs>
          <w:tab w:val="left" w:pos="700"/>
        </w:tabs>
        <w:ind w:left="700" w:hanging="400"/>
      </w:pPr>
    </w:lvl>
    <w:lvl w:ilvl="3">
      <w:start w:val="1"/>
      <w:numFmt w:val="decimal"/>
      <w:lvlText w:val="%4."/>
      <w:lvlJc w:val="left"/>
      <w:pPr>
        <w:tabs>
          <w:tab w:val="left" w:pos="1100"/>
        </w:tabs>
        <w:ind w:left="1100" w:hanging="400"/>
      </w:pPr>
    </w:lvl>
    <w:lvl w:ilvl="4">
      <w:start w:val="1"/>
      <w:numFmt w:val="upperLetter"/>
      <w:lvlText w:val="%5."/>
      <w:lvlJc w:val="left"/>
      <w:pPr>
        <w:tabs>
          <w:tab w:val="left" w:pos="1500"/>
        </w:tabs>
        <w:ind w:left="1500" w:hanging="400"/>
      </w:pPr>
    </w:lvl>
    <w:lvl w:ilvl="5">
      <w:start w:val="1"/>
      <w:numFmt w:val="lowerRoman"/>
      <w:lvlText w:val="%6."/>
      <w:lvlJc w:val="right"/>
      <w:pPr>
        <w:tabs>
          <w:tab w:val="left" w:pos="1900"/>
        </w:tabs>
        <w:ind w:left="1900" w:hanging="400"/>
      </w:pPr>
    </w:lvl>
    <w:lvl w:ilvl="6">
      <w:start w:val="1"/>
      <w:numFmt w:val="decimal"/>
      <w:lvlText w:val="%7."/>
      <w:lvlJc w:val="left"/>
      <w:pPr>
        <w:tabs>
          <w:tab w:val="left" w:pos="2300"/>
        </w:tabs>
        <w:ind w:left="2300" w:hanging="400"/>
      </w:pPr>
    </w:lvl>
    <w:lvl w:ilvl="7">
      <w:start w:val="1"/>
      <w:numFmt w:val="upperLetter"/>
      <w:lvlText w:val="%8."/>
      <w:lvlJc w:val="left"/>
      <w:pPr>
        <w:tabs>
          <w:tab w:val="left" w:pos="2700"/>
        </w:tabs>
        <w:ind w:left="2700" w:hanging="400"/>
      </w:pPr>
    </w:lvl>
    <w:lvl w:ilvl="8">
      <w:start w:val="1"/>
      <w:numFmt w:val="lowerRoman"/>
      <w:lvlText w:val="%9."/>
      <w:lvlJc w:val="right"/>
      <w:pPr>
        <w:tabs>
          <w:tab w:val="left" w:pos="3100"/>
        </w:tabs>
        <w:ind w:left="3100" w:hanging="400"/>
      </w:pPr>
    </w:lvl>
  </w:abstractNum>
  <w:abstractNum w:abstractNumId="179" w15:restartNumberingAfterBreak="0">
    <w:nsid w:val="47500D5C"/>
    <w:multiLevelType w:val="hybridMultilevel"/>
    <w:tmpl w:val="4B94DA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0" w15:restartNumberingAfterBreak="0">
    <w:nsid w:val="47B64B38"/>
    <w:multiLevelType w:val="hybridMultilevel"/>
    <w:tmpl w:val="EAF0BB26"/>
    <w:lvl w:ilvl="0" w:tplc="27540B62">
      <w:start w:val="1"/>
      <w:numFmt w:val="bullet"/>
      <w:lvlText w:val="-"/>
      <w:lvlJc w:val="left"/>
      <w:pPr>
        <w:ind w:left="440" w:hanging="440"/>
      </w:pPr>
      <w:rPr>
        <w:rFonts w:ascii="DengXian" w:eastAsia="DengXian" w:hAnsi="DengXian"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1" w15:restartNumberingAfterBreak="0">
    <w:nsid w:val="487D1B22"/>
    <w:multiLevelType w:val="hybridMultilevel"/>
    <w:tmpl w:val="8E8E6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8B764A8"/>
    <w:multiLevelType w:val="multilevel"/>
    <w:tmpl w:val="48B764A8"/>
    <w:lvl w:ilvl="0">
      <w:start w:val="1"/>
      <w:numFmt w:val="decimal"/>
      <w:pStyle w:val="a3"/>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3" w15:restartNumberingAfterBreak="0">
    <w:nsid w:val="48C56355"/>
    <w:multiLevelType w:val="multilevel"/>
    <w:tmpl w:val="EC32F7F0"/>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184" w15:restartNumberingAfterBreak="0">
    <w:nsid w:val="48D60CE5"/>
    <w:multiLevelType w:val="multilevel"/>
    <w:tmpl w:val="A13859EE"/>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ingdings" w:hAnsi="Wingdings" w:cs="Wingdings"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185" w15:restartNumberingAfterBreak="0">
    <w:nsid w:val="499E6F4D"/>
    <w:multiLevelType w:val="hybridMultilevel"/>
    <w:tmpl w:val="7E3C68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6"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187"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188" w15:restartNumberingAfterBreak="0">
    <w:nsid w:val="4BD60B27"/>
    <w:multiLevelType w:val="hybridMultilevel"/>
    <w:tmpl w:val="9FDE7D10"/>
    <w:lvl w:ilvl="0" w:tplc="CE74E3EC">
      <w:start w:val="1"/>
      <w:numFmt w:val="bullet"/>
      <w:lvlText w:val="•"/>
      <w:lvlJc w:val="left"/>
      <w:pPr>
        <w:ind w:left="440" w:hanging="440"/>
      </w:pPr>
      <w:rPr>
        <w:rFonts w:ascii="Arial" w:hAnsi="Arial" w:hint="default"/>
      </w:rPr>
    </w:lvl>
    <w:lvl w:ilvl="1" w:tplc="F3640790">
      <w:numFmt w:val="bullet"/>
      <w:lvlText w:val="◦"/>
      <w:lvlJc w:val="left"/>
      <w:pPr>
        <w:ind w:left="880" w:hanging="440"/>
      </w:pPr>
      <w:rPr>
        <w:rFonts w:ascii="Calibri" w:hAnsi="Calibr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9"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0" w15:restartNumberingAfterBreak="0">
    <w:nsid w:val="4D0A43D8"/>
    <w:multiLevelType w:val="multilevel"/>
    <w:tmpl w:val="4D0A43D8"/>
    <w:lvl w:ilvl="0">
      <w:start w:val="1"/>
      <w:numFmt w:val="bullet"/>
      <w:lvlText w:val=""/>
      <w:lvlJc w:val="left"/>
      <w:pPr>
        <w:tabs>
          <w:tab w:val="left" w:pos="0"/>
        </w:tabs>
        <w:ind w:left="420" w:hanging="420"/>
      </w:pPr>
      <w:rPr>
        <w:rFonts w:ascii="Wingdings" w:hAnsi="Wingdings" w:cs="Wingdings" w:hint="default"/>
      </w:rPr>
    </w:lvl>
    <w:lvl w:ilvl="1">
      <w:start w:val="150"/>
      <w:numFmt w:val="bullet"/>
      <w:lvlText w:val="-"/>
      <w:lvlJc w:val="left"/>
      <w:pPr>
        <w:tabs>
          <w:tab w:val="left" w:pos="0"/>
        </w:tabs>
        <w:ind w:left="840" w:hanging="420"/>
      </w:pPr>
      <w:rPr>
        <w:rFonts w:ascii="Arial" w:hAnsi="Arial" w:cs="Aria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Arial" w:hAnsi="Arial" w:cs="Arial"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191" w15:restartNumberingAfterBreak="0">
    <w:nsid w:val="4D2D6DDC"/>
    <w:multiLevelType w:val="multilevel"/>
    <w:tmpl w:val="E110B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64431C"/>
    <w:multiLevelType w:val="hybridMultilevel"/>
    <w:tmpl w:val="A7307DA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3" w15:restartNumberingAfterBreak="0">
    <w:nsid w:val="4D87756F"/>
    <w:multiLevelType w:val="hybridMultilevel"/>
    <w:tmpl w:val="95928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DC24732"/>
    <w:multiLevelType w:val="multilevel"/>
    <w:tmpl w:val="4DC2473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5" w15:restartNumberingAfterBreak="0">
    <w:nsid w:val="4E25325B"/>
    <w:multiLevelType w:val="multilevel"/>
    <w:tmpl w:val="4E2532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6" w15:restartNumberingAfterBreak="0">
    <w:nsid w:val="4F9122F2"/>
    <w:multiLevelType w:val="multilevel"/>
    <w:tmpl w:val="4F9122F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7" w15:restartNumberingAfterBreak="0">
    <w:nsid w:val="5023088B"/>
    <w:multiLevelType w:val="multilevel"/>
    <w:tmpl w:val="5023088B"/>
    <w:lvl w:ilvl="0">
      <w:start w:val="1"/>
      <w:numFmt w:val="bullet"/>
      <w:lvlText w:val=""/>
      <w:lvlJc w:val="left"/>
      <w:pPr>
        <w:tabs>
          <w:tab w:val="left" w:pos="0"/>
        </w:tabs>
        <w:ind w:left="420" w:hanging="420"/>
      </w:pPr>
      <w:rPr>
        <w:rFonts w:ascii="Wingdings" w:hAnsi="Wingdings" w:cs="Wingdings" w:hint="default"/>
      </w:rPr>
    </w:lvl>
    <w:lvl w:ilvl="1">
      <w:numFmt w:val="bullet"/>
      <w:lvlText w:val="-"/>
      <w:lvlJc w:val="left"/>
      <w:pPr>
        <w:tabs>
          <w:tab w:val="left" w:pos="0"/>
        </w:tabs>
        <w:ind w:left="840" w:hanging="420"/>
      </w:pPr>
      <w:rPr>
        <w:rFonts w:ascii="Times New Roman" w:hAnsi="Times New Roman" w:cs="Times New Roman"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198" w15:restartNumberingAfterBreak="0">
    <w:nsid w:val="50F10317"/>
    <w:multiLevelType w:val="multilevel"/>
    <w:tmpl w:val="AFBC4856"/>
    <w:styleLink w:val="StyleBulletedSymbolsymbolLeft025Hanging025228"/>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5101505E"/>
    <w:multiLevelType w:val="hybridMultilevel"/>
    <w:tmpl w:val="6C28A41A"/>
    <w:lvl w:ilvl="0" w:tplc="901E4CC4">
      <w:start w:val="1"/>
      <w:numFmt w:val="decimal"/>
      <w:pStyle w:val="Observation0"/>
      <w:lvlText w:val="Observation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11C5658"/>
    <w:multiLevelType w:val="hybridMultilevel"/>
    <w:tmpl w:val="4D72A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15F69D5"/>
    <w:multiLevelType w:val="multilevel"/>
    <w:tmpl w:val="515F69D5"/>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2" w15:restartNumberingAfterBreak="0">
    <w:nsid w:val="520E3323"/>
    <w:multiLevelType w:val="hybridMultilevel"/>
    <w:tmpl w:val="8060688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3"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4" w15:restartNumberingAfterBreak="0">
    <w:nsid w:val="52583549"/>
    <w:multiLevelType w:val="multilevel"/>
    <w:tmpl w:val="BC28FB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5" w15:restartNumberingAfterBreak="0">
    <w:nsid w:val="52CA544A"/>
    <w:multiLevelType w:val="singleLevel"/>
    <w:tmpl w:val="D83040E2"/>
    <w:styleLink w:val="StyleBulletedSymbolsymbolLeft025Hanging02512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206"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55252E46"/>
    <w:multiLevelType w:val="hybridMultilevel"/>
    <w:tmpl w:val="02CA4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5EA4CD2"/>
    <w:multiLevelType w:val="multilevel"/>
    <w:tmpl w:val="55EA4CD2"/>
    <w:lvl w:ilvl="0">
      <w:start w:val="1"/>
      <w:numFmt w:val="bullet"/>
      <w:lvlText w:val=""/>
      <w:lvlJc w:val="left"/>
      <w:pPr>
        <w:ind w:left="420" w:hanging="420"/>
      </w:pPr>
      <w:rPr>
        <w:rFonts w:ascii="Symbol" w:hAnsi="Symbol"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9" w15:restartNumberingAfterBreak="0">
    <w:nsid w:val="56734D2E"/>
    <w:multiLevelType w:val="multilevel"/>
    <w:tmpl w:val="56734D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0" w15:restartNumberingAfterBreak="0">
    <w:nsid w:val="569D055B"/>
    <w:multiLevelType w:val="multilevel"/>
    <w:tmpl w:val="8ED87F6C"/>
    <w:lvl w:ilvl="0">
      <w:start w:val="1"/>
      <w:numFmt w:val="bullet"/>
      <w:lvlText w:val="-"/>
      <w:lvlJc w:val="left"/>
      <w:pPr>
        <w:tabs>
          <w:tab w:val="left" w:pos="0"/>
        </w:tabs>
        <w:ind w:left="1140" w:hanging="420"/>
      </w:pPr>
      <w:rPr>
        <w:rFonts w:ascii="Times" w:hAnsi="Times" w:cs="Times" w:hint="default"/>
      </w:rPr>
    </w:lvl>
    <w:lvl w:ilvl="1">
      <w:start w:val="1"/>
      <w:numFmt w:val="bullet"/>
      <w:lvlText w:val=""/>
      <w:lvlJc w:val="left"/>
      <w:pPr>
        <w:ind w:left="1500" w:hanging="360"/>
      </w:pPr>
      <w:rPr>
        <w:rFonts w:ascii="Symbol" w:hAnsi="Symbol" w:hint="default"/>
      </w:rPr>
    </w:lvl>
    <w:lvl w:ilvl="2">
      <w:start w:val="1"/>
      <w:numFmt w:val="bullet"/>
      <w:lvlText w:val=""/>
      <w:lvlJc w:val="left"/>
      <w:pPr>
        <w:ind w:left="1920" w:hanging="360"/>
      </w:pPr>
      <w:rPr>
        <w:rFonts w:ascii="Symbol" w:hAnsi="Symbol" w:hint="default"/>
      </w:rPr>
    </w:lvl>
    <w:lvl w:ilvl="3">
      <w:start w:val="1"/>
      <w:numFmt w:val="decimal"/>
      <w:lvlText w:val="%4."/>
      <w:lvlJc w:val="left"/>
      <w:pPr>
        <w:tabs>
          <w:tab w:val="left" w:pos="0"/>
        </w:tabs>
        <w:ind w:left="2400" w:hanging="420"/>
      </w:pPr>
    </w:lvl>
    <w:lvl w:ilvl="4">
      <w:start w:val="1"/>
      <w:numFmt w:val="lowerLetter"/>
      <w:lvlText w:val="%5)"/>
      <w:lvlJc w:val="left"/>
      <w:pPr>
        <w:tabs>
          <w:tab w:val="left" w:pos="0"/>
        </w:tabs>
        <w:ind w:left="2820" w:hanging="420"/>
      </w:pPr>
    </w:lvl>
    <w:lvl w:ilvl="5">
      <w:start w:val="1"/>
      <w:numFmt w:val="lowerRoman"/>
      <w:lvlText w:val="%6."/>
      <w:lvlJc w:val="right"/>
      <w:pPr>
        <w:tabs>
          <w:tab w:val="left" w:pos="0"/>
        </w:tabs>
        <w:ind w:left="3240" w:hanging="420"/>
      </w:pPr>
    </w:lvl>
    <w:lvl w:ilvl="6">
      <w:start w:val="1"/>
      <w:numFmt w:val="decimal"/>
      <w:lvlText w:val="%7."/>
      <w:lvlJc w:val="left"/>
      <w:pPr>
        <w:tabs>
          <w:tab w:val="left" w:pos="0"/>
        </w:tabs>
        <w:ind w:left="3660" w:hanging="420"/>
      </w:pPr>
    </w:lvl>
    <w:lvl w:ilvl="7">
      <w:start w:val="1"/>
      <w:numFmt w:val="lowerLetter"/>
      <w:lvlText w:val="%8)"/>
      <w:lvlJc w:val="left"/>
      <w:pPr>
        <w:tabs>
          <w:tab w:val="left" w:pos="0"/>
        </w:tabs>
        <w:ind w:left="4080" w:hanging="420"/>
      </w:pPr>
    </w:lvl>
    <w:lvl w:ilvl="8">
      <w:start w:val="1"/>
      <w:numFmt w:val="lowerRoman"/>
      <w:lvlText w:val="%9."/>
      <w:lvlJc w:val="right"/>
      <w:pPr>
        <w:tabs>
          <w:tab w:val="left" w:pos="0"/>
        </w:tabs>
        <w:ind w:left="4500" w:hanging="420"/>
      </w:pPr>
    </w:lvl>
  </w:abstractNum>
  <w:abstractNum w:abstractNumId="211" w15:restartNumberingAfterBreak="0">
    <w:nsid w:val="56B356B7"/>
    <w:multiLevelType w:val="hybridMultilevel"/>
    <w:tmpl w:val="F140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6BC365B"/>
    <w:multiLevelType w:val="multilevel"/>
    <w:tmpl w:val="04ACAE64"/>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3" w15:restartNumberingAfterBreak="0">
    <w:nsid w:val="574E1881"/>
    <w:multiLevelType w:val="multilevel"/>
    <w:tmpl w:val="574E1881"/>
    <w:lvl w:ilvl="0">
      <w:start w:val="8"/>
      <w:numFmt w:val="bullet"/>
      <w:pStyle w:val="bulletlevel1"/>
      <w:lvlText w:val=""/>
      <w:lvlJc w:val="left"/>
      <w:pPr>
        <w:ind w:left="1044" w:hanging="400"/>
      </w:pPr>
      <w:rPr>
        <w:rFonts w:ascii="Wingdings" w:eastAsia="Batang" w:hAnsi="Wingdings" w:hint="default"/>
        <w:lang w:val="zh-CN"/>
      </w:rPr>
    </w:lvl>
    <w:lvl w:ilvl="1">
      <w:start w:val="1"/>
      <w:numFmt w:val="bullet"/>
      <w:pStyle w:val="bulletlevel2"/>
      <w:lvlText w:val="o"/>
      <w:lvlJc w:val="left"/>
      <w:pPr>
        <w:ind w:left="1444" w:hanging="400"/>
      </w:pPr>
      <w:rPr>
        <w:rFonts w:ascii="Courier New" w:hAnsi="Courier New" w:cs="Courier New" w:hint="default"/>
        <w:lang w:val="en-AU"/>
      </w:rPr>
    </w:lvl>
    <w:lvl w:ilvl="2">
      <w:start w:val="8"/>
      <w:numFmt w:val="bullet"/>
      <w:pStyle w:val="Bullet-3"/>
      <w:lvlText w:val="-"/>
      <w:lvlJc w:val="left"/>
      <w:pPr>
        <w:ind w:left="1844" w:hanging="400"/>
      </w:pPr>
      <w:rPr>
        <w:rFonts w:ascii="Times New Roman" w:eastAsia="MS Mincho" w:hAnsi="Times New Roman" w:cs="Times New Roman" w:hint="default"/>
        <w:lang w:val="en-GB"/>
      </w:rPr>
    </w:lvl>
    <w:lvl w:ilvl="3">
      <w:start w:val="1"/>
      <w:numFmt w:val="bullet"/>
      <w:pStyle w:val="bulletlevel4"/>
      <w:lvlText w:val=""/>
      <w:lvlJc w:val="left"/>
      <w:pPr>
        <w:ind w:left="2244" w:hanging="400"/>
      </w:pPr>
      <w:rPr>
        <w:rFonts w:ascii="Wingdings" w:hAnsi="Wingdings" w:hint="default"/>
      </w:rPr>
    </w:lvl>
    <w:lvl w:ilvl="4">
      <w:start w:val="1"/>
      <w:numFmt w:val="bullet"/>
      <w:lvlText w:val="&gt;"/>
      <w:lvlJc w:val="left"/>
      <w:pPr>
        <w:ind w:left="2644" w:hanging="400"/>
      </w:pPr>
      <w:rPr>
        <w:rFonts w:ascii="Calibri" w:hAnsi="Calibri" w:hint="default"/>
        <w:b/>
        <w:i w:val="0"/>
      </w:rPr>
    </w:lvl>
    <w:lvl w:ilvl="5">
      <w:start w:val="8"/>
      <w:numFmt w:val="bullet"/>
      <w:pStyle w:val="Bullet2"/>
      <w:lvlText w:val="ӿ"/>
      <w:lvlJc w:val="left"/>
      <w:pPr>
        <w:ind w:left="3044" w:hanging="400"/>
      </w:pPr>
      <w:rPr>
        <w:rFonts w:ascii="Trebuchet MS" w:eastAsia="Batang" w:hAnsi="Trebuchet MS" w:hint="default"/>
        <w:sz w:val="10"/>
      </w:rPr>
    </w:lvl>
    <w:lvl w:ilvl="6">
      <w:start w:val="8"/>
      <w:numFmt w:val="bullet"/>
      <w:lvlText w:val="-"/>
      <w:lvlJc w:val="left"/>
      <w:pPr>
        <w:ind w:left="3444" w:hanging="400"/>
      </w:pPr>
      <w:rPr>
        <w:rFonts w:ascii="Times New Roman" w:eastAsia="MS Mincho" w:hAnsi="Times New Roman" w:cs="Times New Roman" w:hint="default"/>
        <w:lang w:val="en-GB"/>
      </w:rPr>
    </w:lvl>
    <w:lvl w:ilvl="7">
      <w:start w:val="1"/>
      <w:numFmt w:val="bullet"/>
      <w:lvlText w:val=""/>
      <w:lvlJc w:val="left"/>
      <w:pPr>
        <w:ind w:left="3844" w:hanging="400"/>
      </w:pPr>
      <w:rPr>
        <w:rFonts w:ascii="Wingdings" w:hAnsi="Wingdings" w:hint="default"/>
      </w:rPr>
    </w:lvl>
    <w:lvl w:ilvl="8">
      <w:numFmt w:val="bullet"/>
      <w:lvlText w:val=""/>
      <w:lvlJc w:val="left"/>
      <w:pPr>
        <w:ind w:left="4204" w:hanging="360"/>
      </w:pPr>
      <w:rPr>
        <w:rFonts w:ascii="Symbol" w:eastAsia="MS Mincho" w:hAnsi="Symbol" w:cs="Times New Roman" w:hint="default"/>
      </w:rPr>
    </w:lvl>
  </w:abstractNum>
  <w:abstractNum w:abstractNumId="214" w15:restartNumberingAfterBreak="0">
    <w:nsid w:val="57D7238A"/>
    <w:multiLevelType w:val="multilevel"/>
    <w:tmpl w:val="57D7238A"/>
    <w:lvl w:ilvl="0">
      <w:start w:val="15"/>
      <w:numFmt w:val="bullet"/>
      <w:lvlText w:val="-"/>
      <w:lvlJc w:val="left"/>
      <w:pPr>
        <w:ind w:left="360" w:hanging="360"/>
      </w:pPr>
      <w:rPr>
        <w:rFonts w:ascii="Times" w:eastAsiaTheme="minorEastAsia" w:hAnsi="Times" w:cs="Times" w:hint="default"/>
      </w:rPr>
    </w:lvl>
    <w:lvl w:ilvl="1">
      <w:start w:val="1"/>
      <w:numFmt w:val="bullet"/>
      <w:lvlText w:val="•"/>
      <w:lvlJc w:val="left"/>
      <w:pPr>
        <w:ind w:left="840" w:hanging="420"/>
      </w:pPr>
      <w:rPr>
        <w:rFonts w:ascii="Times New Roman" w:hAnsi="Times New Roman"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5" w15:restartNumberingAfterBreak="0">
    <w:nsid w:val="580F0579"/>
    <w:multiLevelType w:val="hybridMultilevel"/>
    <w:tmpl w:val="4A3EA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8435107"/>
    <w:multiLevelType w:val="multilevel"/>
    <w:tmpl w:val="584351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7" w15:restartNumberingAfterBreak="0">
    <w:nsid w:val="594274A5"/>
    <w:multiLevelType w:val="hybridMultilevel"/>
    <w:tmpl w:val="83DAC6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5AB75FBB"/>
    <w:multiLevelType w:val="multilevel"/>
    <w:tmpl w:val="8DEAB2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9" w15:restartNumberingAfterBreak="0">
    <w:nsid w:val="5B423086"/>
    <w:multiLevelType w:val="multilevel"/>
    <w:tmpl w:val="5B423086"/>
    <w:lvl w:ilvl="0">
      <w:numFmt w:val="bullet"/>
      <w:lvlText w:val="•"/>
      <w:lvlJc w:val="left"/>
      <w:pPr>
        <w:ind w:left="420" w:hanging="420"/>
      </w:pPr>
      <w:rPr>
        <w:rFonts w:ascii="Times New Roman" w:eastAsia="SimSun" w:hAnsi="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0" w15:restartNumberingAfterBreak="0">
    <w:nsid w:val="5BC030E9"/>
    <w:multiLevelType w:val="hybridMultilevel"/>
    <w:tmpl w:val="14FA2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C4B7195"/>
    <w:multiLevelType w:val="hybridMultilevel"/>
    <w:tmpl w:val="E51E2DB4"/>
    <w:lvl w:ilvl="0" w:tplc="20D01C46">
      <w:start w:val="1"/>
      <w:numFmt w:val="bullet"/>
      <w:lvlText w:val="-"/>
      <w:lvlJc w:val="left"/>
      <w:pPr>
        <w:ind w:left="1280" w:hanging="440"/>
      </w:pPr>
      <w:rPr>
        <w:rFonts w:ascii="Walbaum Display Light" w:hAnsi="Walbaum Display Light"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22" w15:restartNumberingAfterBreak="0">
    <w:nsid w:val="5D705504"/>
    <w:multiLevelType w:val="multilevel"/>
    <w:tmpl w:val="5D705504"/>
    <w:lvl w:ilvl="0">
      <w:start w:val="2"/>
      <w:numFmt w:val="bullet"/>
      <w:pStyle w:val="StyleListParagraph-BulletsLista1"/>
      <w:lvlText w:val="-"/>
      <w:lvlJc w:val="left"/>
      <w:pPr>
        <w:ind w:left="720" w:hanging="360"/>
      </w:pPr>
      <w:rPr>
        <w:rFonts w:ascii="Times New Roman" w:eastAsia="Malgun Gothic" w:hAnsi="Times New Roman" w:cs="Times New Roman" w:hint="default"/>
      </w:rPr>
    </w:lvl>
    <w:lvl w:ilvl="1">
      <w:start w:val="1"/>
      <w:numFmt w:val="bullet"/>
      <w:lvlText w:val="o"/>
      <w:lvlJc w:val="left"/>
      <w:pPr>
        <w:ind w:left="144" w:hanging="14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3" w15:restartNumberingAfterBreak="0">
    <w:nsid w:val="5E6F0500"/>
    <w:multiLevelType w:val="hybridMultilevel"/>
    <w:tmpl w:val="A1EA265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4"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0"/>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225"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5FB72DA7"/>
    <w:multiLevelType w:val="hybridMultilevel"/>
    <w:tmpl w:val="006EFC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60001FC7"/>
    <w:multiLevelType w:val="hybridMultilevel"/>
    <w:tmpl w:val="A6823794"/>
    <w:lvl w:ilvl="0" w:tplc="9D703F70">
      <w:start w:val="1"/>
      <w:numFmt w:val="bullet"/>
      <w:pStyle w:val="a4"/>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 Smart_H Light" w:hAnsi="Times New Roman" w:cs="Times New Roman"/>
        <w:b w:val="0"/>
        <w:bCs w:val="0"/>
        <w:i w:val="0"/>
        <w:iCs w:val="0"/>
        <w:caps w:val="0"/>
        <w:smallCaps w:val="0"/>
        <w:strike w:val="0"/>
        <w:dstrike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28" w15:restartNumberingAfterBreak="0">
    <w:nsid w:val="60572B6C"/>
    <w:multiLevelType w:val="hybridMultilevel"/>
    <w:tmpl w:val="251C2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60DC31FE"/>
    <w:multiLevelType w:val="hybridMultilevel"/>
    <w:tmpl w:val="2D48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1640FB9"/>
    <w:multiLevelType w:val="hybridMultilevel"/>
    <w:tmpl w:val="2B5A6F4A"/>
    <w:lvl w:ilvl="0" w:tplc="04090003">
      <w:start w:val="1"/>
      <w:numFmt w:val="bullet"/>
      <w:lvlText w:val=""/>
      <w:lvlJc w:val="left"/>
      <w:pPr>
        <w:ind w:left="420" w:hanging="420"/>
      </w:pPr>
      <w:rPr>
        <w:rFonts w:ascii="Wingdings" w:hAnsi="Wingdings" w:hint="default"/>
      </w:rPr>
    </w:lvl>
    <w:lvl w:ilvl="1" w:tplc="04090003">
      <w:start w:val="1"/>
      <w:numFmt w:val="bullet"/>
      <w:lvlText w:val="o"/>
      <w:lvlJc w:val="left"/>
      <w:pPr>
        <w:ind w:left="840" w:hanging="420"/>
      </w:pPr>
      <w:rPr>
        <w:rFonts w:ascii="Courier New" w:hAnsi="Courier New" w:cs="Courier New" w:hint="default"/>
      </w:rPr>
    </w:lvl>
    <w:lvl w:ilvl="2" w:tplc="8B689CCC">
      <w:start w:val="1"/>
      <w:numFmt w:val="bullet"/>
      <w:lvlText w:val="‐"/>
      <w:lvlJc w:val="left"/>
      <w:pPr>
        <w:ind w:left="1260" w:hanging="420"/>
      </w:pPr>
      <w:rPr>
        <w:rFonts w:ascii="SimSun" w:eastAsia="SimSun" w:hAnsi="SimSun" w:hint="eastAsia"/>
        <w:lang w:val="en-GB"/>
      </w:rPr>
    </w:lvl>
    <w:lvl w:ilvl="3" w:tplc="9A066178">
      <w:numFmt w:val="bullet"/>
      <w:lvlText w:val="•"/>
      <w:lvlJc w:val="left"/>
      <w:pPr>
        <w:ind w:left="1680" w:hanging="420"/>
      </w:pPr>
      <w:rPr>
        <w:rFonts w:ascii="Times New Roman" w:eastAsia="Times New Roman" w:hAnsi="Times New Roman" w:cs="Times New Roman" w:hint="default"/>
        <w:lang w:val="en-US"/>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1" w15:restartNumberingAfterBreak="0">
    <w:nsid w:val="62192E23"/>
    <w:multiLevelType w:val="multilevel"/>
    <w:tmpl w:val="62192E23"/>
    <w:lvl w:ilvl="0">
      <w:start w:val="1"/>
      <w:numFmt w:val="bullet"/>
      <w:lvlText w:val=""/>
      <w:lvlJc w:val="left"/>
      <w:pPr>
        <w:ind w:left="800" w:hanging="400"/>
      </w:pPr>
      <w:rPr>
        <w:rFonts w:ascii="Symbol" w:hAnsi="Symbol" w:hint="default"/>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32" w15:restartNumberingAfterBreak="0">
    <w:nsid w:val="62257591"/>
    <w:multiLevelType w:val="hybridMultilevel"/>
    <w:tmpl w:val="300ED83C"/>
    <w:lvl w:ilvl="0" w:tplc="F5964470">
      <w:start w:val="1"/>
      <w:numFmt w:val="bullet"/>
      <w:lvlText w:val="•"/>
      <w:lvlJc w:val="left"/>
      <w:pPr>
        <w:tabs>
          <w:tab w:val="num" w:pos="720"/>
        </w:tabs>
        <w:ind w:left="720" w:hanging="360"/>
      </w:pPr>
      <w:rPr>
        <w:rFonts w:ascii="Arial" w:hAnsi="Arial" w:hint="default"/>
      </w:rPr>
    </w:lvl>
    <w:lvl w:ilvl="1" w:tplc="F3C8DCCA">
      <w:start w:val="1"/>
      <w:numFmt w:val="bullet"/>
      <w:lvlText w:val="•"/>
      <w:lvlJc w:val="left"/>
      <w:pPr>
        <w:tabs>
          <w:tab w:val="num" w:pos="1440"/>
        </w:tabs>
        <w:ind w:left="1440" w:hanging="360"/>
      </w:pPr>
      <w:rPr>
        <w:rFonts w:ascii="Arial" w:hAnsi="Arial" w:hint="default"/>
      </w:rPr>
    </w:lvl>
    <w:lvl w:ilvl="2" w:tplc="C69CDEB4">
      <w:numFmt w:val="bullet"/>
      <w:lvlText w:val="•"/>
      <w:lvlJc w:val="left"/>
      <w:pPr>
        <w:tabs>
          <w:tab w:val="num" w:pos="2160"/>
        </w:tabs>
        <w:ind w:left="2160" w:hanging="360"/>
      </w:pPr>
      <w:rPr>
        <w:rFonts w:ascii="Arial" w:hAnsi="Arial" w:hint="default"/>
      </w:rPr>
    </w:lvl>
    <w:lvl w:ilvl="3" w:tplc="18526BDA" w:tentative="1">
      <w:start w:val="1"/>
      <w:numFmt w:val="bullet"/>
      <w:lvlText w:val="•"/>
      <w:lvlJc w:val="left"/>
      <w:pPr>
        <w:tabs>
          <w:tab w:val="num" w:pos="2880"/>
        </w:tabs>
        <w:ind w:left="2880" w:hanging="360"/>
      </w:pPr>
      <w:rPr>
        <w:rFonts w:ascii="Arial" w:hAnsi="Arial" w:hint="default"/>
      </w:rPr>
    </w:lvl>
    <w:lvl w:ilvl="4" w:tplc="2C202B2A" w:tentative="1">
      <w:start w:val="1"/>
      <w:numFmt w:val="bullet"/>
      <w:lvlText w:val="•"/>
      <w:lvlJc w:val="left"/>
      <w:pPr>
        <w:tabs>
          <w:tab w:val="num" w:pos="3600"/>
        </w:tabs>
        <w:ind w:left="3600" w:hanging="360"/>
      </w:pPr>
      <w:rPr>
        <w:rFonts w:ascii="Arial" w:hAnsi="Arial" w:hint="default"/>
      </w:rPr>
    </w:lvl>
    <w:lvl w:ilvl="5" w:tplc="6F3E2FA6" w:tentative="1">
      <w:start w:val="1"/>
      <w:numFmt w:val="bullet"/>
      <w:lvlText w:val="•"/>
      <w:lvlJc w:val="left"/>
      <w:pPr>
        <w:tabs>
          <w:tab w:val="num" w:pos="4320"/>
        </w:tabs>
        <w:ind w:left="4320" w:hanging="360"/>
      </w:pPr>
      <w:rPr>
        <w:rFonts w:ascii="Arial" w:hAnsi="Arial" w:hint="default"/>
      </w:rPr>
    </w:lvl>
    <w:lvl w:ilvl="6" w:tplc="5310F6D6" w:tentative="1">
      <w:start w:val="1"/>
      <w:numFmt w:val="bullet"/>
      <w:lvlText w:val="•"/>
      <w:lvlJc w:val="left"/>
      <w:pPr>
        <w:tabs>
          <w:tab w:val="num" w:pos="5040"/>
        </w:tabs>
        <w:ind w:left="5040" w:hanging="360"/>
      </w:pPr>
      <w:rPr>
        <w:rFonts w:ascii="Arial" w:hAnsi="Arial" w:hint="default"/>
      </w:rPr>
    </w:lvl>
    <w:lvl w:ilvl="7" w:tplc="1DBCFAD0" w:tentative="1">
      <w:start w:val="1"/>
      <w:numFmt w:val="bullet"/>
      <w:lvlText w:val="•"/>
      <w:lvlJc w:val="left"/>
      <w:pPr>
        <w:tabs>
          <w:tab w:val="num" w:pos="5760"/>
        </w:tabs>
        <w:ind w:left="5760" w:hanging="360"/>
      </w:pPr>
      <w:rPr>
        <w:rFonts w:ascii="Arial" w:hAnsi="Arial" w:hint="default"/>
      </w:rPr>
    </w:lvl>
    <w:lvl w:ilvl="8" w:tplc="81AC4A4C"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63201E29"/>
    <w:multiLevelType w:val="multilevel"/>
    <w:tmpl w:val="63201E2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34" w15:restartNumberingAfterBreak="0">
    <w:nsid w:val="63690C9E"/>
    <w:multiLevelType w:val="singleLevel"/>
    <w:tmpl w:val="63690C9E"/>
    <w:lvl w:ilvl="0">
      <w:start w:val="1"/>
      <w:numFmt w:val="bullet"/>
      <w:pStyle w:val="DECISION"/>
      <w:lvlText w:val=""/>
      <w:lvlJc w:val="left"/>
      <w:pPr>
        <w:tabs>
          <w:tab w:val="left" w:pos="360"/>
        </w:tabs>
        <w:ind w:left="360" w:hanging="360"/>
      </w:pPr>
      <w:rPr>
        <w:rFonts w:ascii="Wingdings" w:hAnsi="Wingdings" w:hint="default"/>
      </w:rPr>
    </w:lvl>
  </w:abstractNum>
  <w:abstractNum w:abstractNumId="235" w15:restartNumberingAfterBreak="0">
    <w:nsid w:val="63CC46BA"/>
    <w:multiLevelType w:val="multilevel"/>
    <w:tmpl w:val="63CC46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6"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37" w15:restartNumberingAfterBreak="0">
    <w:nsid w:val="64BF4874"/>
    <w:multiLevelType w:val="multilevel"/>
    <w:tmpl w:val="64BF487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8" w15:restartNumberingAfterBreak="0">
    <w:nsid w:val="65054672"/>
    <w:multiLevelType w:val="hybridMultilevel"/>
    <w:tmpl w:val="8056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53B5A11"/>
    <w:multiLevelType w:val="multilevel"/>
    <w:tmpl w:val="653B5A11"/>
    <w:lvl w:ilvl="0">
      <w:numFmt w:val="bullet"/>
      <w:lvlText w:val="-"/>
      <w:lvlJc w:val="left"/>
      <w:pPr>
        <w:ind w:left="360" w:hanging="360"/>
      </w:pPr>
      <w:rPr>
        <w:rFonts w:ascii="Times New Roman" w:eastAsia="SimSu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0" w15:restartNumberingAfterBreak="0">
    <w:nsid w:val="65C63AB7"/>
    <w:multiLevelType w:val="multilevel"/>
    <w:tmpl w:val="EACAD240"/>
    <w:styleLink w:val="Style2"/>
    <w:lvl w:ilvl="0">
      <w:start w:val="1"/>
      <w:numFmt w:val="upperLetter"/>
      <w:lvlText w:val="%1."/>
      <w:lvlJc w:val="left"/>
      <w:pPr>
        <w:ind w:left="928"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41" w15:restartNumberingAfterBreak="0">
    <w:nsid w:val="664C48C1"/>
    <w:multiLevelType w:val="multilevel"/>
    <w:tmpl w:val="664C48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2" w15:restartNumberingAfterBreak="0">
    <w:nsid w:val="6691242E"/>
    <w:multiLevelType w:val="hybridMultilevel"/>
    <w:tmpl w:val="58E6E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6BD2E9D"/>
    <w:multiLevelType w:val="hybridMultilevel"/>
    <w:tmpl w:val="6E5AC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6C67E22"/>
    <w:multiLevelType w:val="multilevel"/>
    <w:tmpl w:val="66C67E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5" w15:restartNumberingAfterBreak="0">
    <w:nsid w:val="66F50CF2"/>
    <w:multiLevelType w:val="multilevel"/>
    <w:tmpl w:val="66F50C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6" w15:restartNumberingAfterBreak="0">
    <w:nsid w:val="673F2025"/>
    <w:multiLevelType w:val="hybridMultilevel"/>
    <w:tmpl w:val="3B9AE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7712861"/>
    <w:multiLevelType w:val="hybridMultilevel"/>
    <w:tmpl w:val="1CA2B7AC"/>
    <w:lvl w:ilvl="0" w:tplc="186EB1DA">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8" w15:restartNumberingAfterBreak="0">
    <w:nsid w:val="67A2740E"/>
    <w:multiLevelType w:val="multilevel"/>
    <w:tmpl w:val="67A274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9" w15:restartNumberingAfterBreak="0">
    <w:nsid w:val="67F57315"/>
    <w:multiLevelType w:val="multilevel"/>
    <w:tmpl w:val="67F57315"/>
    <w:lvl w:ilvl="0">
      <w:start w:val="1"/>
      <w:numFmt w:val="bullet"/>
      <w:lvlText w:val=""/>
      <w:lvlJc w:val="left"/>
      <w:pPr>
        <w:ind w:left="420" w:hanging="420"/>
      </w:pPr>
      <w:rPr>
        <w:rFonts w:ascii="Wingdings" w:hAnsi="Wingdings"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0" w15:restartNumberingAfterBreak="0">
    <w:nsid w:val="686F263B"/>
    <w:multiLevelType w:val="multilevel"/>
    <w:tmpl w:val="686F26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1" w15:restartNumberingAfterBreak="0">
    <w:nsid w:val="68997A02"/>
    <w:multiLevelType w:val="multilevel"/>
    <w:tmpl w:val="68997A02"/>
    <w:lvl w:ilvl="0">
      <w:numFmt w:val="bullet"/>
      <w:lvlText w:val="-"/>
      <w:lvlJc w:val="left"/>
      <w:pPr>
        <w:ind w:left="360" w:hanging="360"/>
      </w:pPr>
      <w:rPr>
        <w:rFonts w:ascii="Times New Roman" w:eastAsia="SimSu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2" w15:restartNumberingAfterBreak="0">
    <w:nsid w:val="68BA6F97"/>
    <w:multiLevelType w:val="multilevel"/>
    <w:tmpl w:val="68BA6F97"/>
    <w:lvl w:ilvl="0">
      <w:start w:val="2"/>
      <w:numFmt w:val="bullet"/>
      <w:lvlText w:val="-"/>
      <w:lvlJc w:val="left"/>
      <w:pPr>
        <w:ind w:left="760" w:hanging="360"/>
      </w:pPr>
      <w:rPr>
        <w:rFonts w:ascii="Times New Roman" w:eastAsia="Malgun Gothic" w:hAnsi="Times New Roman" w:cs="Times New Roman" w:hint="default"/>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53" w15:restartNumberingAfterBreak="0">
    <w:nsid w:val="698E40C2"/>
    <w:multiLevelType w:val="multilevel"/>
    <w:tmpl w:val="698E40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4" w15:restartNumberingAfterBreak="0">
    <w:nsid w:val="69CC74D9"/>
    <w:multiLevelType w:val="multilevel"/>
    <w:tmpl w:val="69CC74D9"/>
    <w:lvl w:ilvl="0">
      <w:start w:val="150"/>
      <w:numFmt w:val="bullet"/>
      <w:lvlText w:val="-"/>
      <w:lvlJc w:val="left"/>
      <w:pPr>
        <w:ind w:left="840" w:hanging="420"/>
      </w:pPr>
      <w:rPr>
        <w:rFonts w:ascii="Times" w:eastAsia="Batang" w:hAnsi="Times" w:cs="Time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55" w15:restartNumberingAfterBreak="0">
    <w:nsid w:val="6AD37B09"/>
    <w:multiLevelType w:val="multilevel"/>
    <w:tmpl w:val="6AD37B09"/>
    <w:lvl w:ilvl="0">
      <w:numFmt w:val="bullet"/>
      <w:lvlText w:val="•"/>
      <w:lvlJc w:val="left"/>
      <w:pPr>
        <w:ind w:left="1200" w:hanging="400"/>
      </w:pPr>
      <w:rPr>
        <w:rFonts w:ascii="Arial" w:eastAsia="SimSun" w:hAnsi="Arial" w:cs="Arial" w:hint="default"/>
        <w:b/>
      </w:rPr>
    </w:lvl>
    <w:lvl w:ilvl="1">
      <w:start w:val="1"/>
      <w:numFmt w:val="bullet"/>
      <w:lvlText w:val=""/>
      <w:lvlJc w:val="left"/>
      <w:pPr>
        <w:ind w:left="1600" w:hanging="400"/>
      </w:pPr>
      <w:rPr>
        <w:rFonts w:ascii="Wingdings" w:hAnsi="Wingdings" w:hint="default"/>
      </w:rPr>
    </w:lvl>
    <w:lvl w:ilvl="2">
      <w:start w:val="1"/>
      <w:numFmt w:val="bullet"/>
      <w:lvlText w:val=""/>
      <w:lvlJc w:val="left"/>
      <w:pPr>
        <w:ind w:left="2000" w:hanging="400"/>
      </w:pPr>
      <w:rPr>
        <w:rFonts w:ascii="Wingdings" w:hAnsi="Wingdings" w:hint="default"/>
      </w:rPr>
    </w:lvl>
    <w:lvl w:ilvl="3">
      <w:start w:val="1"/>
      <w:numFmt w:val="bullet"/>
      <w:lvlText w:val=""/>
      <w:lvlJc w:val="left"/>
      <w:pPr>
        <w:ind w:left="2400" w:hanging="400"/>
      </w:pPr>
      <w:rPr>
        <w:rFonts w:ascii="Wingdings" w:hAnsi="Wingdings" w:hint="default"/>
      </w:rPr>
    </w:lvl>
    <w:lvl w:ilvl="4">
      <w:start w:val="1"/>
      <w:numFmt w:val="bullet"/>
      <w:lvlText w:val=""/>
      <w:lvlJc w:val="left"/>
      <w:pPr>
        <w:ind w:left="2800" w:hanging="400"/>
      </w:pPr>
      <w:rPr>
        <w:rFonts w:ascii="Wingdings" w:hAnsi="Wingdings" w:hint="default"/>
      </w:rPr>
    </w:lvl>
    <w:lvl w:ilvl="5">
      <w:start w:val="1"/>
      <w:numFmt w:val="bullet"/>
      <w:lvlText w:val=""/>
      <w:lvlJc w:val="left"/>
      <w:pPr>
        <w:ind w:left="3200" w:hanging="400"/>
      </w:pPr>
      <w:rPr>
        <w:rFonts w:ascii="Wingdings" w:hAnsi="Wingdings" w:hint="default"/>
      </w:rPr>
    </w:lvl>
    <w:lvl w:ilvl="6">
      <w:start w:val="1"/>
      <w:numFmt w:val="bullet"/>
      <w:lvlText w:val=""/>
      <w:lvlJc w:val="left"/>
      <w:pPr>
        <w:ind w:left="3600" w:hanging="400"/>
      </w:pPr>
      <w:rPr>
        <w:rFonts w:ascii="Wingdings" w:hAnsi="Wingdings" w:hint="default"/>
      </w:rPr>
    </w:lvl>
    <w:lvl w:ilvl="7">
      <w:start w:val="1"/>
      <w:numFmt w:val="bullet"/>
      <w:lvlText w:val=""/>
      <w:lvlJc w:val="left"/>
      <w:pPr>
        <w:ind w:left="4000" w:hanging="400"/>
      </w:pPr>
      <w:rPr>
        <w:rFonts w:ascii="Wingdings" w:hAnsi="Wingdings" w:hint="default"/>
      </w:rPr>
    </w:lvl>
    <w:lvl w:ilvl="8">
      <w:start w:val="1"/>
      <w:numFmt w:val="bullet"/>
      <w:lvlText w:val=""/>
      <w:lvlJc w:val="left"/>
      <w:pPr>
        <w:ind w:left="4400" w:hanging="400"/>
      </w:pPr>
      <w:rPr>
        <w:rFonts w:ascii="Wingdings" w:hAnsi="Wingdings" w:hint="default"/>
      </w:rPr>
    </w:lvl>
  </w:abstractNum>
  <w:abstractNum w:abstractNumId="256" w15:restartNumberingAfterBreak="0">
    <w:nsid w:val="6B2B0FC3"/>
    <w:multiLevelType w:val="hybridMultilevel"/>
    <w:tmpl w:val="1F462E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7" w15:restartNumberingAfterBreak="0">
    <w:nsid w:val="6B683888"/>
    <w:multiLevelType w:val="multilevel"/>
    <w:tmpl w:val="6E370D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8"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6D331BC0"/>
    <w:multiLevelType w:val="multilevel"/>
    <w:tmpl w:val="6D331BC0"/>
    <w:lvl w:ilvl="0">
      <w:start w:val="1"/>
      <w:numFmt w:val="bullet"/>
      <w:lvlText w:val=""/>
      <w:lvlJc w:val="left"/>
      <w:pPr>
        <w:ind w:left="420" w:hanging="420"/>
      </w:pPr>
      <w:rPr>
        <w:rFonts w:ascii="Wingdings" w:hAnsi="Wingdings"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0"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DAF3126"/>
    <w:multiLevelType w:val="multilevel"/>
    <w:tmpl w:val="6DAF3126"/>
    <w:lvl w:ilvl="0">
      <w:start w:val="2"/>
      <w:numFmt w:val="bullet"/>
      <w:lvlText w:val="-"/>
      <w:lvlJc w:val="left"/>
      <w:pPr>
        <w:tabs>
          <w:tab w:val="left" w:pos="0"/>
        </w:tabs>
        <w:ind w:left="760" w:hanging="360"/>
      </w:pPr>
      <w:rPr>
        <w:rFonts w:ascii="Times New Roman" w:hAnsi="Times New Roman" w:cs="Times New Roman" w:hint="default"/>
      </w:rPr>
    </w:lvl>
    <w:lvl w:ilvl="1">
      <w:start w:val="1"/>
      <w:numFmt w:val="bullet"/>
      <w:lvlText w:val=""/>
      <w:lvlJc w:val="left"/>
      <w:pPr>
        <w:tabs>
          <w:tab w:val="left" w:pos="0"/>
        </w:tabs>
        <w:ind w:left="1200" w:hanging="400"/>
      </w:pPr>
      <w:rPr>
        <w:rFonts w:ascii="Wingdings" w:hAnsi="Wingdings" w:cs="Wingdings" w:hint="default"/>
      </w:rPr>
    </w:lvl>
    <w:lvl w:ilvl="2">
      <w:start w:val="1"/>
      <w:numFmt w:val="bullet"/>
      <w:lvlText w:val="-"/>
      <w:lvlJc w:val="left"/>
      <w:pPr>
        <w:tabs>
          <w:tab w:val="left" w:pos="0"/>
        </w:tabs>
        <w:ind w:left="1600" w:hanging="400"/>
      </w:pPr>
      <w:rPr>
        <w:rFonts w:ascii="&quot;Times New Roman&quot;,serif" w:hAnsi="&quot;Times New Roman&quot;,serif" w:hint="default"/>
      </w:rPr>
    </w:lvl>
    <w:lvl w:ilvl="3">
      <w:start w:val="1"/>
      <w:numFmt w:val="bullet"/>
      <w:lvlText w:val=""/>
      <w:lvlJc w:val="left"/>
      <w:pPr>
        <w:tabs>
          <w:tab w:val="left" w:pos="0"/>
        </w:tabs>
        <w:ind w:left="2000" w:hanging="400"/>
      </w:pPr>
      <w:rPr>
        <w:rFonts w:ascii="Wingdings" w:hAnsi="Wingdings" w:cs="Wingdings" w:hint="default"/>
      </w:rPr>
    </w:lvl>
    <w:lvl w:ilvl="4">
      <w:start w:val="1"/>
      <w:numFmt w:val="bullet"/>
      <w:lvlText w:val=""/>
      <w:lvlJc w:val="left"/>
      <w:pPr>
        <w:tabs>
          <w:tab w:val="left" w:pos="0"/>
        </w:tabs>
        <w:ind w:left="2400" w:hanging="400"/>
      </w:pPr>
      <w:rPr>
        <w:rFonts w:ascii="Wingdings" w:hAnsi="Wingdings" w:cs="Wingdings" w:hint="default"/>
      </w:rPr>
    </w:lvl>
    <w:lvl w:ilvl="5">
      <w:start w:val="1"/>
      <w:numFmt w:val="bullet"/>
      <w:lvlText w:val=""/>
      <w:lvlJc w:val="left"/>
      <w:pPr>
        <w:tabs>
          <w:tab w:val="left" w:pos="0"/>
        </w:tabs>
        <w:ind w:left="2800" w:hanging="400"/>
      </w:pPr>
      <w:rPr>
        <w:rFonts w:ascii="Wingdings" w:hAnsi="Wingdings" w:cs="Wingdings" w:hint="default"/>
      </w:rPr>
    </w:lvl>
    <w:lvl w:ilvl="6">
      <w:start w:val="1"/>
      <w:numFmt w:val="bullet"/>
      <w:lvlText w:val=""/>
      <w:lvlJc w:val="left"/>
      <w:pPr>
        <w:tabs>
          <w:tab w:val="left" w:pos="0"/>
        </w:tabs>
        <w:ind w:left="3200" w:hanging="400"/>
      </w:pPr>
      <w:rPr>
        <w:rFonts w:ascii="Wingdings" w:hAnsi="Wingdings" w:cs="Wingdings" w:hint="default"/>
      </w:rPr>
    </w:lvl>
    <w:lvl w:ilvl="7">
      <w:start w:val="1"/>
      <w:numFmt w:val="bullet"/>
      <w:lvlText w:val=""/>
      <w:lvlJc w:val="left"/>
      <w:pPr>
        <w:tabs>
          <w:tab w:val="left" w:pos="0"/>
        </w:tabs>
        <w:ind w:left="3600" w:hanging="400"/>
      </w:pPr>
      <w:rPr>
        <w:rFonts w:ascii="Wingdings" w:hAnsi="Wingdings" w:cs="Wingdings" w:hint="default"/>
      </w:rPr>
    </w:lvl>
    <w:lvl w:ilvl="8">
      <w:start w:val="1"/>
      <w:numFmt w:val="bullet"/>
      <w:lvlText w:val=""/>
      <w:lvlJc w:val="left"/>
      <w:pPr>
        <w:tabs>
          <w:tab w:val="left" w:pos="0"/>
        </w:tabs>
        <w:ind w:left="4000" w:hanging="400"/>
      </w:pPr>
      <w:rPr>
        <w:rFonts w:ascii="Wingdings" w:hAnsi="Wingdings" w:cs="Wingdings" w:hint="default"/>
      </w:rPr>
    </w:lvl>
  </w:abstractNum>
  <w:abstractNum w:abstractNumId="262" w15:restartNumberingAfterBreak="0">
    <w:nsid w:val="6E11644D"/>
    <w:multiLevelType w:val="multilevel"/>
    <w:tmpl w:val="551C67F2"/>
    <w:lvl w:ilvl="0">
      <w:start w:val="1"/>
      <w:numFmt w:val="bullet"/>
      <w:lvlText w:val=""/>
      <w:lvlJc w:val="left"/>
      <w:pPr>
        <w:tabs>
          <w:tab w:val="num" w:pos="0"/>
        </w:tabs>
        <w:ind w:left="420" w:hanging="420"/>
      </w:pPr>
      <w:rPr>
        <w:rFonts w:ascii="Wingdings" w:hAnsi="Wingdings" w:cs="Wingdings" w:hint="default"/>
      </w:rPr>
    </w:lvl>
    <w:lvl w:ilvl="1">
      <w:start w:val="150"/>
      <w:numFmt w:val="bullet"/>
      <w:lvlText w:val="-"/>
      <w:lvlJc w:val="left"/>
      <w:pPr>
        <w:tabs>
          <w:tab w:val="num" w:pos="0"/>
        </w:tabs>
        <w:ind w:left="840" w:hanging="420"/>
      </w:pPr>
      <w:rPr>
        <w:rFonts w:ascii="Arial" w:hAnsi="Arial" w:cs="Arial" w:hint="default"/>
      </w:rPr>
    </w:lvl>
    <w:lvl w:ilvl="2">
      <w:start w:val="1"/>
      <w:numFmt w:val="bullet"/>
      <w:lvlText w:val="o"/>
      <w:lvlJc w:val="left"/>
      <w:pPr>
        <w:tabs>
          <w:tab w:val="num" w:pos="0"/>
        </w:tabs>
        <w:ind w:left="1260" w:hanging="420"/>
      </w:pPr>
      <w:rPr>
        <w:rFonts w:ascii="Courier New" w:hAnsi="Courier New" w:cs="Courier New" w:hint="default"/>
      </w:rPr>
    </w:lvl>
    <w:lvl w:ilvl="3">
      <w:start w:val="1"/>
      <w:numFmt w:val="bullet"/>
      <w:lvlText w:val="•"/>
      <w:lvlJc w:val="left"/>
      <w:pPr>
        <w:tabs>
          <w:tab w:val="num" w:pos="0"/>
        </w:tabs>
        <w:ind w:left="1680" w:hanging="420"/>
      </w:pPr>
      <w:rPr>
        <w:rFonts w:ascii="Arial" w:hAnsi="Arial" w:cs="Arial"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63" w15:restartNumberingAfterBreak="0">
    <w:nsid w:val="6E370D1F"/>
    <w:multiLevelType w:val="multilevel"/>
    <w:tmpl w:val="6E370D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4" w15:restartNumberingAfterBreak="0">
    <w:nsid w:val="6E760327"/>
    <w:multiLevelType w:val="multilevel"/>
    <w:tmpl w:val="62BAE1EC"/>
    <w:styleLink w:val="StyleBulleted36"/>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5"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6FBF45E7"/>
    <w:multiLevelType w:val="multilevel"/>
    <w:tmpl w:val="C5549FEE"/>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albaum Display Light" w:hAnsi="Walbaum Display Light" w:cs="Walbaum Display Light" w:hint="default"/>
      </w:rPr>
    </w:lvl>
    <w:lvl w:ilvl="4">
      <w:start w:val="1"/>
      <w:numFmt w:val="bullet"/>
      <w:lvlText w:val="◦"/>
      <w:lvlJc w:val="left"/>
      <w:pPr>
        <w:tabs>
          <w:tab w:val="num" w:pos="0"/>
        </w:tabs>
        <w:ind w:left="2200" w:hanging="440"/>
      </w:pPr>
      <w:rPr>
        <w:rFonts w:ascii="Arial" w:hAnsi="Arial" w:cs="Arial"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267"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268" w15:restartNumberingAfterBreak="0">
    <w:nsid w:val="705A040A"/>
    <w:multiLevelType w:val="multilevel"/>
    <w:tmpl w:val="705A040A"/>
    <w:lvl w:ilvl="0">
      <w:start w:val="1"/>
      <w:numFmt w:val="decimal"/>
      <w:pStyle w:val="Listnumbersing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9"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0" w15:restartNumberingAfterBreak="0">
    <w:nsid w:val="72196D4A"/>
    <w:multiLevelType w:val="hybridMultilevel"/>
    <w:tmpl w:val="F0C08A5C"/>
    <w:lvl w:ilvl="0" w:tplc="8554555E">
      <w:start w:val="150"/>
      <w:numFmt w:val="bullet"/>
      <w:lvlText w:val="-"/>
      <w:lvlJc w:val="left"/>
      <w:pPr>
        <w:ind w:left="720" w:hanging="360"/>
      </w:pPr>
      <w:rPr>
        <w:rFonts w:ascii="Times" w:eastAsia="Batang" w:hAnsi="Times" w:cs="Time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1" w15:restartNumberingAfterBreak="0">
    <w:nsid w:val="729A5584"/>
    <w:multiLevelType w:val="multilevel"/>
    <w:tmpl w:val="729A5584"/>
    <w:lvl w:ilvl="0">
      <w:start w:val="1"/>
      <w:numFmt w:val="bullet"/>
      <w:lvlText w:val="-"/>
      <w:lvlJc w:val="left"/>
      <w:pPr>
        <w:ind w:left="440" w:hanging="440"/>
      </w:pPr>
      <w:rPr>
        <w:rFonts w:ascii="DengXian" w:eastAsia="DengXian" w:hAnsi="DengXi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2"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3" w15:restartNumberingAfterBreak="0">
    <w:nsid w:val="748E33DA"/>
    <w:multiLevelType w:val="hybridMultilevel"/>
    <w:tmpl w:val="6D62A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5" w15:restartNumberingAfterBreak="0">
    <w:nsid w:val="75533639"/>
    <w:multiLevelType w:val="hybridMultilevel"/>
    <w:tmpl w:val="E45C3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75686C9B"/>
    <w:multiLevelType w:val="multilevel"/>
    <w:tmpl w:val="75686C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7" w15:restartNumberingAfterBreak="0">
    <w:nsid w:val="7600069B"/>
    <w:multiLevelType w:val="singleLevel"/>
    <w:tmpl w:val="7600069B"/>
    <w:lvl w:ilvl="0">
      <w:start w:val="1"/>
      <w:numFmt w:val="decimal"/>
      <w:pStyle w:val="YJ-Observation"/>
      <w:lvlText w:val="Observation %1: "/>
      <w:lvlJc w:val="left"/>
      <w:pPr>
        <w:tabs>
          <w:tab w:val="left" w:pos="0"/>
        </w:tabs>
        <w:ind w:left="0" w:firstLine="0"/>
      </w:pPr>
      <w:rPr>
        <w:rFonts w:ascii="Times New Roman" w:eastAsia="SimSun" w:hAnsi="Times New Roman" w:cs="Times New Roman" w:hint="default"/>
        <w:b/>
        <w:bCs/>
        <w:i/>
        <w:iCs/>
        <w:lang w:val="en-US"/>
      </w:rPr>
    </w:lvl>
  </w:abstractNum>
  <w:abstractNum w:abstractNumId="278" w15:restartNumberingAfterBreak="0">
    <w:nsid w:val="768464E6"/>
    <w:multiLevelType w:val="hybridMultilevel"/>
    <w:tmpl w:val="776C0D06"/>
    <w:styleLink w:val="StyleBulleted20"/>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68B7395"/>
    <w:multiLevelType w:val="multilevel"/>
    <w:tmpl w:val="768B7395"/>
    <w:lvl w:ilvl="0">
      <w:start w:val="1"/>
      <w:numFmt w:val="bullet"/>
      <w:lvlText w:val=""/>
      <w:lvlJc w:val="left"/>
      <w:pPr>
        <w:ind w:left="420" w:hanging="420"/>
      </w:pPr>
      <w:rPr>
        <w:rFonts w:ascii="Wingdings" w:hAnsi="Wingdings" w:hint="default"/>
      </w:rPr>
    </w:lvl>
    <w:lvl w:ilvl="1">
      <w:start w:val="1"/>
      <w:numFmt w:val="bullet"/>
      <w:lvlText w:val="o"/>
      <w:lvlJc w:val="left"/>
      <w:pPr>
        <w:ind w:left="840" w:hanging="420"/>
      </w:pPr>
      <w:rPr>
        <w:rFonts w:ascii="Courier New" w:hAnsi="Courier New" w:cs="Courier New" w:hint="default"/>
      </w:rPr>
    </w:lvl>
    <w:lvl w:ilvl="2">
      <w:start w:val="1"/>
      <w:numFmt w:val="bullet"/>
      <w:lvlText w:val="‐"/>
      <w:lvlJc w:val="left"/>
      <w:pPr>
        <w:ind w:left="1260" w:hanging="420"/>
      </w:pPr>
      <w:rPr>
        <w:rFonts w:ascii="FangSong" w:eastAsia="FangSong" w:hAnsi="FangSong" w:cs="FangSong"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0" w15:restartNumberingAfterBreak="0">
    <w:nsid w:val="76A8511C"/>
    <w:multiLevelType w:val="hybridMultilevel"/>
    <w:tmpl w:val="D9BCA090"/>
    <w:lvl w:ilvl="0" w:tplc="04090001">
      <w:start w:val="1"/>
      <w:numFmt w:val="bullet"/>
      <w:lvlText w:val=""/>
      <w:lvlJc w:val="left"/>
      <w:pPr>
        <w:ind w:left="1600" w:hanging="400"/>
      </w:pPr>
      <w:rPr>
        <w:rFonts w:ascii="Wingdings" w:hAnsi="Wingdings" w:hint="default"/>
      </w:rPr>
    </w:lvl>
    <w:lvl w:ilvl="1" w:tplc="04090003">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81" w15:restartNumberingAfterBreak="0">
    <w:nsid w:val="7773495F"/>
    <w:multiLevelType w:val="multilevel"/>
    <w:tmpl w:val="777349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2"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3" w15:restartNumberingAfterBreak="0">
    <w:nsid w:val="77D74807"/>
    <w:multiLevelType w:val="multilevel"/>
    <w:tmpl w:val="77D748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783720AC"/>
    <w:multiLevelType w:val="multilevel"/>
    <w:tmpl w:val="783720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5" w15:restartNumberingAfterBreak="0">
    <w:nsid w:val="788E3D29"/>
    <w:multiLevelType w:val="multilevel"/>
    <w:tmpl w:val="788E3D29"/>
    <w:lvl w:ilvl="0">
      <w:start w:val="1"/>
      <w:numFmt w:val="bullet"/>
      <w:lvlText w:val=""/>
      <w:lvlJc w:val="left"/>
      <w:pPr>
        <w:ind w:left="420" w:hanging="420"/>
      </w:pPr>
      <w:rPr>
        <w:rFonts w:ascii="Wingdings" w:hAnsi="Wingdings"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6" w15:restartNumberingAfterBreak="0">
    <w:nsid w:val="78D26457"/>
    <w:multiLevelType w:val="hybridMultilevel"/>
    <w:tmpl w:val="68449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7"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288" w15:restartNumberingAfterBreak="0">
    <w:nsid w:val="79725E8D"/>
    <w:multiLevelType w:val="hybridMultilevel"/>
    <w:tmpl w:val="DFEA8D4E"/>
    <w:lvl w:ilvl="0" w:tplc="7D802E9A">
      <w:start w:val="1"/>
      <w:numFmt w:val="bullet"/>
      <w:lvlText w:val=""/>
      <w:lvlJc w:val="left"/>
      <w:pPr>
        <w:ind w:left="920" w:hanging="440"/>
      </w:pPr>
      <w:rPr>
        <w:rFonts w:ascii="Wingdings" w:hAnsi="Wingdings" w:hint="default"/>
      </w:rPr>
    </w:lvl>
    <w:lvl w:ilvl="1" w:tplc="8554555E">
      <w:start w:val="150"/>
      <w:numFmt w:val="bullet"/>
      <w:lvlText w:val="-"/>
      <w:lvlJc w:val="left"/>
      <w:pPr>
        <w:ind w:left="720" w:hanging="360"/>
      </w:pPr>
      <w:rPr>
        <w:rFonts w:ascii="Times" w:eastAsia="Batang" w:hAnsi="Times" w:cs="Times" w:hint="default"/>
      </w:rPr>
    </w:lvl>
    <w:lvl w:ilvl="2" w:tplc="8554555E">
      <w:start w:val="150"/>
      <w:numFmt w:val="bullet"/>
      <w:lvlText w:val="-"/>
      <w:lvlJc w:val="left"/>
      <w:pPr>
        <w:ind w:left="720" w:hanging="360"/>
      </w:pPr>
      <w:rPr>
        <w:rFonts w:ascii="Times" w:eastAsia="Batang" w:hAnsi="Times" w:cs="Times" w:hint="default"/>
      </w:rPr>
    </w:lvl>
    <w:lvl w:ilvl="3" w:tplc="0409000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9" w15:restartNumberingAfterBreak="0">
    <w:nsid w:val="7A364047"/>
    <w:multiLevelType w:val="multilevel"/>
    <w:tmpl w:val="7A364047"/>
    <w:lvl w:ilvl="0">
      <w:start w:val="1"/>
      <w:numFmt w:val="bullet"/>
      <w:lvlText w:val=""/>
      <w:lvlJc w:val="left"/>
      <w:pPr>
        <w:ind w:left="420" w:hanging="420"/>
      </w:pPr>
      <w:rPr>
        <w:rFonts w:ascii="Wingdings" w:hAnsi="Wingdings" w:hint="default"/>
      </w:rPr>
    </w:lvl>
    <w:lvl w:ilvl="1">
      <w:start w:val="150"/>
      <w:numFmt w:val="bullet"/>
      <w:lvlText w:val="-"/>
      <w:lvlJc w:val="left"/>
      <w:pPr>
        <w:ind w:left="840" w:hanging="420"/>
      </w:pPr>
      <w:rPr>
        <w:rFonts w:ascii="Times" w:eastAsia="Batang" w:hAnsi="Times" w:cs="Time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0" w15:restartNumberingAfterBreak="0">
    <w:nsid w:val="7A99207D"/>
    <w:multiLevelType w:val="hybridMultilevel"/>
    <w:tmpl w:val="9664EA5E"/>
    <w:lvl w:ilvl="0" w:tplc="9A066178">
      <w:numFmt w:val="bullet"/>
      <w:lvlText w:val="•"/>
      <w:lvlJc w:val="left"/>
      <w:pPr>
        <w:ind w:left="440" w:hanging="440"/>
      </w:pPr>
      <w:rPr>
        <w:rFonts w:ascii="Times New Roman" w:eastAsia="Times New Roman" w:hAnsi="Times New Roman" w:cs="Times New Roman" w:hint="default"/>
        <w:lang w:val="en-US"/>
      </w:rPr>
    </w:lvl>
    <w:lvl w:ilvl="1" w:tplc="9A066178">
      <w:numFmt w:val="bullet"/>
      <w:lvlText w:val="•"/>
      <w:lvlJc w:val="left"/>
      <w:pPr>
        <w:ind w:left="880" w:hanging="440"/>
      </w:pPr>
      <w:rPr>
        <w:rFonts w:ascii="Times New Roman" w:eastAsia="Times New Roman" w:hAnsi="Times New Roman" w:cs="Times New Roman" w:hint="default"/>
        <w:lang w:val="en-US"/>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1" w15:restartNumberingAfterBreak="0">
    <w:nsid w:val="7B165001"/>
    <w:multiLevelType w:val="multilevel"/>
    <w:tmpl w:val="F2A64D0C"/>
    <w:lvl w:ilvl="0">
      <w:start w:val="1"/>
      <w:numFmt w:val="bullet"/>
      <w:lvlText w:val=""/>
      <w:lvlJc w:val="left"/>
      <w:pPr>
        <w:tabs>
          <w:tab w:val="num" w:pos="0"/>
        </w:tabs>
        <w:ind w:left="440" w:hanging="440"/>
      </w:pPr>
      <w:rPr>
        <w:rFonts w:ascii="Wingdings" w:hAnsi="Wingdings" w:cs="Wingdings" w:hint="default"/>
      </w:rPr>
    </w:lvl>
    <w:lvl w:ilvl="1">
      <w:start w:val="1"/>
      <w:numFmt w:val="bullet"/>
      <w:lvlText w:val=""/>
      <w:lvlJc w:val="left"/>
      <w:pPr>
        <w:tabs>
          <w:tab w:val="num" w:pos="0"/>
        </w:tabs>
        <w:ind w:left="880" w:hanging="440"/>
      </w:pPr>
      <w:rPr>
        <w:rFonts w:ascii="Wingdings" w:hAnsi="Wingdings" w:cs="Wingdings" w:hint="default"/>
      </w:rPr>
    </w:lvl>
    <w:lvl w:ilvl="2">
      <w:start w:val="1"/>
      <w:numFmt w:val="bullet"/>
      <w:lvlText w:val=""/>
      <w:lvlJc w:val="left"/>
      <w:pPr>
        <w:tabs>
          <w:tab w:val="num" w:pos="0"/>
        </w:tabs>
        <w:ind w:left="1320" w:hanging="440"/>
      </w:pPr>
      <w:rPr>
        <w:rFonts w:ascii="Wingdings" w:hAnsi="Wingdings" w:cs="Wingdings" w:hint="default"/>
      </w:rPr>
    </w:lvl>
    <w:lvl w:ilvl="3">
      <w:start w:val="1"/>
      <w:numFmt w:val="bullet"/>
      <w:lvlText w:val="-"/>
      <w:lvlJc w:val="left"/>
      <w:pPr>
        <w:tabs>
          <w:tab w:val="num" w:pos="0"/>
        </w:tabs>
        <w:ind w:left="1760" w:hanging="440"/>
      </w:pPr>
      <w:rPr>
        <w:rFonts w:ascii="Walbaum Display Light" w:hAnsi="Walbaum Display Light" w:cs="Walbaum Display Light" w:hint="default"/>
      </w:rPr>
    </w:lvl>
    <w:lvl w:ilvl="4">
      <w:start w:val="1"/>
      <w:numFmt w:val="bullet"/>
      <w:lvlText w:val=""/>
      <w:lvlJc w:val="left"/>
      <w:pPr>
        <w:tabs>
          <w:tab w:val="num" w:pos="0"/>
        </w:tabs>
        <w:ind w:left="2200" w:hanging="440"/>
      </w:pPr>
      <w:rPr>
        <w:rFonts w:ascii="Wingdings" w:hAnsi="Wingdings" w:cs="Wingdings" w:hint="default"/>
      </w:rPr>
    </w:lvl>
    <w:lvl w:ilvl="5">
      <w:start w:val="1"/>
      <w:numFmt w:val="bullet"/>
      <w:lvlText w:val=""/>
      <w:lvlJc w:val="left"/>
      <w:pPr>
        <w:tabs>
          <w:tab w:val="num" w:pos="0"/>
        </w:tabs>
        <w:ind w:left="2640" w:hanging="440"/>
      </w:pPr>
      <w:rPr>
        <w:rFonts w:ascii="Wingdings" w:hAnsi="Wingdings" w:cs="Wingdings" w:hint="default"/>
      </w:rPr>
    </w:lvl>
    <w:lvl w:ilvl="6">
      <w:start w:val="1"/>
      <w:numFmt w:val="bullet"/>
      <w:lvlText w:val=""/>
      <w:lvlJc w:val="left"/>
      <w:pPr>
        <w:tabs>
          <w:tab w:val="num" w:pos="0"/>
        </w:tabs>
        <w:ind w:left="3080" w:hanging="440"/>
      </w:pPr>
      <w:rPr>
        <w:rFonts w:ascii="Wingdings" w:hAnsi="Wingdings" w:cs="Wingdings" w:hint="default"/>
      </w:rPr>
    </w:lvl>
    <w:lvl w:ilvl="7">
      <w:start w:val="1"/>
      <w:numFmt w:val="bullet"/>
      <w:lvlText w:val=""/>
      <w:lvlJc w:val="left"/>
      <w:pPr>
        <w:tabs>
          <w:tab w:val="num" w:pos="0"/>
        </w:tabs>
        <w:ind w:left="3520" w:hanging="440"/>
      </w:pPr>
      <w:rPr>
        <w:rFonts w:ascii="Wingdings" w:hAnsi="Wingdings" w:cs="Wingdings" w:hint="default"/>
      </w:rPr>
    </w:lvl>
    <w:lvl w:ilvl="8">
      <w:start w:val="1"/>
      <w:numFmt w:val="bullet"/>
      <w:lvlText w:val=""/>
      <w:lvlJc w:val="left"/>
      <w:pPr>
        <w:tabs>
          <w:tab w:val="num" w:pos="0"/>
        </w:tabs>
        <w:ind w:left="3960" w:hanging="440"/>
      </w:pPr>
      <w:rPr>
        <w:rFonts w:ascii="Wingdings" w:hAnsi="Wingdings" w:cs="Wingdings" w:hint="default"/>
      </w:rPr>
    </w:lvl>
  </w:abstractNum>
  <w:abstractNum w:abstractNumId="292" w15:restartNumberingAfterBreak="0">
    <w:nsid w:val="7B5704A1"/>
    <w:multiLevelType w:val="multilevel"/>
    <w:tmpl w:val="7B5704A1"/>
    <w:lvl w:ilvl="0">
      <w:start w:val="1"/>
      <w:numFmt w:val="decimal"/>
      <w:pStyle w:val="PatSpecNumPara0-99"/>
      <w:lvlText w:val="[%1]"/>
      <w:lvlJc w:val="left"/>
      <w:pPr>
        <w:ind w:left="360" w:hanging="360"/>
      </w:pPr>
      <w:rPr>
        <w:rFonts w:hint="default"/>
        <w:b/>
        <w:i w:val="0"/>
        <w:sz w:val="24"/>
      </w:rPr>
    </w:lvl>
    <w:lvl w:ilvl="1">
      <w:start w:val="1"/>
      <w:numFmt w:val="lowerLetter"/>
      <w:lvlText w:val="(%2)"/>
      <w:lvlJc w:val="left"/>
      <w:pPr>
        <w:tabs>
          <w:tab w:val="left" w:pos="2520"/>
        </w:tabs>
        <w:ind w:left="2520" w:hanging="720"/>
      </w:pPr>
      <w:rPr>
        <w:rFonts w:hint="default"/>
      </w:rPr>
    </w:lvl>
    <w:lvl w:ilvl="2">
      <w:start w:val="1"/>
      <w:numFmt w:val="lowerRoman"/>
      <w:lvlText w:val="%3."/>
      <w:lvlJc w:val="right"/>
      <w:pPr>
        <w:tabs>
          <w:tab w:val="left" w:pos="2880"/>
        </w:tabs>
        <w:ind w:left="2880" w:hanging="180"/>
      </w:p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293" w15:restartNumberingAfterBreak="0">
    <w:nsid w:val="7BC330F5"/>
    <w:multiLevelType w:val="hybridMultilevel"/>
    <w:tmpl w:val="C2769C2A"/>
    <w:styleLink w:val="StyleBulletedSymbolsymbolLeft025Hanging02552"/>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pStyle w:val="3GPPH3"/>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C90728D"/>
    <w:multiLevelType w:val="multilevel"/>
    <w:tmpl w:val="7C9072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6" w15:restartNumberingAfterBreak="0">
    <w:nsid w:val="7E8C099F"/>
    <w:multiLevelType w:val="multilevel"/>
    <w:tmpl w:val="7E8C099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7" w15:restartNumberingAfterBreak="0">
    <w:nsid w:val="7EC21E2C"/>
    <w:multiLevelType w:val="multilevel"/>
    <w:tmpl w:val="7EC21E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8"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299"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0" w15:restartNumberingAfterBreak="0">
    <w:nsid w:val="7FCE49A7"/>
    <w:multiLevelType w:val="multilevel"/>
    <w:tmpl w:val="9FEEF1EE"/>
    <w:lvl w:ilvl="0">
      <w:start w:val="1"/>
      <w:numFmt w:val="decimal"/>
      <w:pStyle w:val="ANOKIA2023style"/>
      <w:suff w:val="space"/>
      <w:lvlText w:val="Proposal %1:"/>
      <w:lvlJc w:val="left"/>
      <w:pPr>
        <w:ind w:left="0" w:firstLine="0"/>
      </w:pPr>
      <w:rPr>
        <w:rFonts w:ascii="Times New Roman" w:hAnsi="Times New Roman" w:hint="default"/>
        <w:b/>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58746650">
    <w:abstractNumId w:val="151"/>
  </w:num>
  <w:num w:numId="2" w16cid:durableId="496001218">
    <w:abstractNumId w:val="264"/>
  </w:num>
  <w:num w:numId="3" w16cid:durableId="88233009">
    <w:abstractNumId w:val="48"/>
  </w:num>
  <w:num w:numId="4" w16cid:durableId="2120446628">
    <w:abstractNumId w:val="17"/>
  </w:num>
  <w:num w:numId="5" w16cid:durableId="1802728078">
    <w:abstractNumId w:val="294"/>
  </w:num>
  <w:num w:numId="6" w16cid:durableId="22756934">
    <w:abstractNumId w:val="136"/>
  </w:num>
  <w:num w:numId="7" w16cid:durableId="850488194">
    <w:abstractNumId w:val="293"/>
  </w:num>
  <w:num w:numId="8" w16cid:durableId="1226456198">
    <w:abstractNumId w:val="49"/>
  </w:num>
  <w:num w:numId="9" w16cid:durableId="869029945">
    <w:abstractNumId w:val="134"/>
  </w:num>
  <w:num w:numId="10" w16cid:durableId="1988437429">
    <w:abstractNumId w:val="5"/>
  </w:num>
  <w:num w:numId="11" w16cid:durableId="6910852">
    <w:abstractNumId w:val="198"/>
  </w:num>
  <w:num w:numId="12" w16cid:durableId="1828130773">
    <w:abstractNumId w:val="80"/>
  </w:num>
  <w:num w:numId="13" w16cid:durableId="1942060386">
    <w:abstractNumId w:val="258"/>
  </w:num>
  <w:num w:numId="14" w16cid:durableId="880166605">
    <w:abstractNumId w:val="150"/>
  </w:num>
  <w:num w:numId="15" w16cid:durableId="1844124929">
    <w:abstractNumId w:val="56"/>
  </w:num>
  <w:num w:numId="16" w16cid:durableId="1454014188">
    <w:abstractNumId w:val="282"/>
  </w:num>
  <w:num w:numId="17" w16cid:durableId="774596718">
    <w:abstractNumId w:val="189"/>
  </w:num>
  <w:num w:numId="18" w16cid:durableId="26833030">
    <w:abstractNumId w:val="138"/>
  </w:num>
  <w:num w:numId="19" w16cid:durableId="502401534">
    <w:abstractNumId w:val="68"/>
  </w:num>
  <w:num w:numId="20" w16cid:durableId="1001079530">
    <w:abstractNumId w:val="199"/>
  </w:num>
  <w:num w:numId="21" w16cid:durableId="1436711188">
    <w:abstractNumId w:val="267"/>
  </w:num>
  <w:num w:numId="22" w16cid:durableId="1747340217">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4534416">
    <w:abstractNumId w:val="175"/>
  </w:num>
  <w:num w:numId="24" w16cid:durableId="1426532114">
    <w:abstractNumId w:val="55"/>
  </w:num>
  <w:num w:numId="25" w16cid:durableId="811869633">
    <w:abstractNumId w:val="299"/>
  </w:num>
  <w:num w:numId="26" w16cid:durableId="609165681">
    <w:abstractNumId w:val="105"/>
  </w:num>
  <w:num w:numId="27" w16cid:durableId="1949315726">
    <w:abstractNumId w:val="272"/>
  </w:num>
  <w:num w:numId="28" w16cid:durableId="328145039">
    <w:abstractNumId w:val="225"/>
  </w:num>
  <w:num w:numId="29" w16cid:durableId="400520831">
    <w:abstractNumId w:val="82"/>
  </w:num>
  <w:num w:numId="30" w16cid:durableId="1018265488">
    <w:abstractNumId w:val="22"/>
  </w:num>
  <w:num w:numId="31" w16cid:durableId="1347248046">
    <w:abstractNumId w:val="278"/>
  </w:num>
  <w:num w:numId="32" w16cid:durableId="1492598753">
    <w:abstractNumId w:val="15"/>
  </w:num>
  <w:num w:numId="33" w16cid:durableId="1693797211">
    <w:abstractNumId w:val="125"/>
  </w:num>
  <w:num w:numId="34" w16cid:durableId="70083415">
    <w:abstractNumId w:val="224"/>
  </w:num>
  <w:num w:numId="35" w16cid:durableId="812219174">
    <w:abstractNumId w:val="3"/>
  </w:num>
  <w:num w:numId="36" w16cid:durableId="434787454">
    <w:abstractNumId w:val="205"/>
  </w:num>
  <w:num w:numId="37" w16cid:durableId="1022051866">
    <w:abstractNumId w:val="118"/>
  </w:num>
  <w:num w:numId="38" w16cid:durableId="1315915565">
    <w:abstractNumId w:val="172"/>
  </w:num>
  <w:num w:numId="39" w16cid:durableId="2117017486">
    <w:abstractNumId w:val="133"/>
  </w:num>
  <w:num w:numId="40" w16cid:durableId="115753984">
    <w:abstractNumId w:val="186"/>
  </w:num>
  <w:num w:numId="41" w16cid:durableId="1741172426">
    <w:abstractNumId w:val="298"/>
  </w:num>
  <w:num w:numId="42" w16cid:durableId="1834562694">
    <w:abstractNumId w:val="187"/>
  </w:num>
  <w:num w:numId="43" w16cid:durableId="1982613268">
    <w:abstractNumId w:val="287"/>
  </w:num>
  <w:num w:numId="44" w16cid:durableId="922836169">
    <w:abstractNumId w:val="96"/>
  </w:num>
  <w:num w:numId="45" w16cid:durableId="1840147538">
    <w:abstractNumId w:val="87"/>
  </w:num>
  <w:num w:numId="46" w16cid:durableId="1046562863">
    <w:abstractNumId w:val="236"/>
  </w:num>
  <w:num w:numId="47" w16cid:durableId="191767967">
    <w:abstractNumId w:val="66"/>
  </w:num>
  <w:num w:numId="48" w16cid:durableId="412943263">
    <w:abstractNumId w:val="274"/>
  </w:num>
  <w:num w:numId="49" w16cid:durableId="1526289933">
    <w:abstractNumId w:val="114"/>
  </w:num>
  <w:num w:numId="50" w16cid:durableId="1186677179">
    <w:abstractNumId w:val="155"/>
  </w:num>
  <w:num w:numId="51" w16cid:durableId="1223442318">
    <w:abstractNumId w:val="53"/>
  </w:num>
  <w:num w:numId="52" w16cid:durableId="554511357">
    <w:abstractNumId w:val="115"/>
  </w:num>
  <w:num w:numId="53" w16cid:durableId="319626412">
    <w:abstractNumId w:val="227"/>
  </w:num>
  <w:num w:numId="54" w16cid:durableId="1521119809">
    <w:abstractNumId w:val="21"/>
  </w:num>
  <w:num w:numId="55" w16cid:durableId="1414207845">
    <w:abstractNumId w:val="260"/>
  </w:num>
  <w:num w:numId="56" w16cid:durableId="908616907">
    <w:abstractNumId w:val="167"/>
  </w:num>
  <w:num w:numId="57" w16cid:durableId="1419794322">
    <w:abstractNumId w:val="158"/>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8" w16cid:durableId="1337273001">
    <w:abstractNumId w:val="182"/>
  </w:num>
  <w:num w:numId="59" w16cid:durableId="384136310">
    <w:abstractNumId w:val="84"/>
  </w:num>
  <w:num w:numId="60" w16cid:durableId="640960157">
    <w:abstractNumId w:val="1"/>
  </w:num>
  <w:num w:numId="61" w16cid:durableId="1622493963">
    <w:abstractNumId w:val="162"/>
  </w:num>
  <w:num w:numId="62" w16cid:durableId="7603625">
    <w:abstractNumId w:val="152"/>
  </w:num>
  <w:num w:numId="63" w16cid:durableId="1518738850">
    <w:abstractNumId w:val="64"/>
  </w:num>
  <w:num w:numId="64" w16cid:durableId="1258057565">
    <w:abstractNumId w:val="113"/>
  </w:num>
  <w:num w:numId="65" w16cid:durableId="688677518">
    <w:abstractNumId w:val="2"/>
  </w:num>
  <w:num w:numId="66" w16cid:durableId="82909837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6822124">
    <w:abstractNumId w:val="170"/>
  </w:num>
  <w:num w:numId="68" w16cid:durableId="233589076">
    <w:abstractNumId w:val="104"/>
  </w:num>
  <w:num w:numId="69" w16cid:durableId="249126769">
    <w:abstractNumId w:val="203"/>
  </w:num>
  <w:num w:numId="70" w16cid:durableId="2053923480">
    <w:abstractNumId w:val="300"/>
  </w:num>
  <w:num w:numId="71" w16cid:durableId="725377157">
    <w:abstractNumId w:val="102"/>
  </w:num>
  <w:num w:numId="72" w16cid:durableId="1966695536">
    <w:abstractNumId w:val="109"/>
  </w:num>
  <w:num w:numId="73" w16cid:durableId="1669558938">
    <w:abstractNumId w:val="67"/>
  </w:num>
  <w:num w:numId="74" w16cid:durableId="1561087281">
    <w:abstractNumId w:val="95"/>
  </w:num>
  <w:num w:numId="75" w16cid:durableId="968053299">
    <w:abstractNumId w:val="169"/>
  </w:num>
  <w:num w:numId="76" w16cid:durableId="65208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46897439">
    <w:abstractNumId w:val="92"/>
  </w:num>
  <w:num w:numId="78" w16cid:durableId="1987584168">
    <w:abstractNumId w:val="240"/>
  </w:num>
  <w:num w:numId="79" w16cid:durableId="155733489">
    <w:abstractNumId w:val="222"/>
  </w:num>
  <w:num w:numId="80" w16cid:durableId="3510800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4067523">
    <w:abstractNumId w:val="31"/>
  </w:num>
  <w:num w:numId="82" w16cid:durableId="403577009">
    <w:abstractNumId w:val="14"/>
  </w:num>
  <w:num w:numId="83" w16cid:durableId="7561580">
    <w:abstractNumId w:val="33"/>
  </w:num>
  <w:num w:numId="84" w16cid:durableId="700788069">
    <w:abstractNumId w:val="268"/>
  </w:num>
  <w:num w:numId="85" w16cid:durableId="884369860">
    <w:abstractNumId w:val="176"/>
  </w:num>
  <w:num w:numId="86" w16cid:durableId="1332098964">
    <w:abstractNumId w:val="59"/>
  </w:num>
  <w:num w:numId="87" w16cid:durableId="1588228030">
    <w:abstractNumId w:val="103"/>
  </w:num>
  <w:num w:numId="88" w16cid:durableId="179468830">
    <w:abstractNumId w:val="213"/>
  </w:num>
  <w:num w:numId="89" w16cid:durableId="594872393">
    <w:abstractNumId w:val="234"/>
  </w:num>
  <w:num w:numId="90" w16cid:durableId="1627857131">
    <w:abstractNumId w:val="178"/>
  </w:num>
  <w:num w:numId="91" w16cid:durableId="878280443">
    <w:abstractNumId w:val="292"/>
  </w:num>
  <w:num w:numId="92" w16cid:durableId="1574779852">
    <w:abstractNumId w:val="277"/>
  </w:num>
  <w:num w:numId="93" w16cid:durableId="1080641499">
    <w:abstractNumId w:val="171"/>
  </w:num>
  <w:num w:numId="94" w16cid:durableId="607272604">
    <w:abstractNumId w:val="88"/>
  </w:num>
  <w:num w:numId="95" w16cid:durableId="352340406">
    <w:abstractNumId w:val="19"/>
  </w:num>
  <w:num w:numId="96" w16cid:durableId="450519882">
    <w:abstractNumId w:val="50"/>
  </w:num>
  <w:num w:numId="97" w16cid:durableId="219512499">
    <w:abstractNumId w:val="35"/>
  </w:num>
  <w:num w:numId="98" w16cid:durableId="725836860">
    <w:abstractNumId w:val="76"/>
  </w:num>
  <w:num w:numId="99" w16cid:durableId="1029985770">
    <w:abstractNumId w:val="215"/>
  </w:num>
  <w:num w:numId="100" w16cid:durableId="1302152726">
    <w:abstractNumId w:val="241"/>
  </w:num>
  <w:num w:numId="101" w16cid:durableId="910312500">
    <w:abstractNumId w:val="129"/>
  </w:num>
  <w:num w:numId="102" w16cid:durableId="503932394">
    <w:abstractNumId w:val="248"/>
  </w:num>
  <w:num w:numId="103" w16cid:durableId="645864794">
    <w:abstractNumId w:val="160"/>
  </w:num>
  <w:num w:numId="104" w16cid:durableId="243497335">
    <w:abstractNumId w:val="81"/>
  </w:num>
  <w:num w:numId="105" w16cid:durableId="1266577612">
    <w:abstractNumId w:val="251"/>
  </w:num>
  <w:num w:numId="106" w16cid:durableId="941567406">
    <w:abstractNumId w:val="297"/>
  </w:num>
  <w:num w:numId="107" w16cid:durableId="572590512">
    <w:abstractNumId w:val="147"/>
  </w:num>
  <w:num w:numId="108" w16cid:durableId="251010709">
    <w:abstractNumId w:val="47"/>
  </w:num>
  <w:num w:numId="109" w16cid:durableId="485365651">
    <w:abstractNumId w:val="139"/>
  </w:num>
  <w:num w:numId="110" w16cid:durableId="37710152">
    <w:abstractNumId w:val="38"/>
  </w:num>
  <w:num w:numId="111" w16cid:durableId="355229598">
    <w:abstractNumId w:val="156"/>
  </w:num>
  <w:num w:numId="112" w16cid:durableId="34817462">
    <w:abstractNumId w:val="208"/>
  </w:num>
  <w:num w:numId="113" w16cid:durableId="913667385">
    <w:abstractNumId w:val="11"/>
  </w:num>
  <w:num w:numId="114" w16cid:durableId="1077706540">
    <w:abstractNumId w:val="0"/>
  </w:num>
  <w:num w:numId="115" w16cid:durableId="414202857">
    <w:abstractNumId w:val="9"/>
  </w:num>
  <w:num w:numId="116" w16cid:durableId="814568908">
    <w:abstractNumId w:val="78"/>
  </w:num>
  <w:num w:numId="117" w16cid:durableId="1152061766">
    <w:abstractNumId w:val="255"/>
  </w:num>
  <w:num w:numId="118" w16cid:durableId="1562715579">
    <w:abstractNumId w:val="231"/>
  </w:num>
  <w:num w:numId="119" w16cid:durableId="1881820425">
    <w:abstractNumId w:val="36"/>
  </w:num>
  <w:num w:numId="120" w16cid:durableId="1167749039">
    <w:abstractNumId w:val="185"/>
  </w:num>
  <w:num w:numId="121" w16cid:durableId="1355108275">
    <w:abstractNumId w:val="223"/>
  </w:num>
  <w:num w:numId="122" w16cid:durableId="1765488482">
    <w:abstractNumId w:val="280"/>
  </w:num>
  <w:num w:numId="123" w16cid:durableId="1984043129">
    <w:abstractNumId w:val="42"/>
  </w:num>
  <w:num w:numId="124" w16cid:durableId="1898592387">
    <w:abstractNumId w:val="279"/>
  </w:num>
  <w:num w:numId="125" w16cid:durableId="399526161">
    <w:abstractNumId w:val="91"/>
  </w:num>
  <w:num w:numId="126" w16cid:durableId="1726828032">
    <w:abstractNumId w:val="112"/>
  </w:num>
  <w:num w:numId="127" w16cid:durableId="695229391">
    <w:abstractNumId w:val="192"/>
  </w:num>
  <w:num w:numId="128" w16cid:durableId="1979259429">
    <w:abstractNumId w:val="28"/>
  </w:num>
  <w:num w:numId="129" w16cid:durableId="1281037221">
    <w:abstractNumId w:val="259"/>
  </w:num>
  <w:num w:numId="130" w16cid:durableId="559707638">
    <w:abstractNumId w:val="77"/>
  </w:num>
  <w:num w:numId="131" w16cid:durableId="2130397134">
    <w:abstractNumId w:val="219"/>
  </w:num>
  <w:num w:numId="132" w16cid:durableId="1163088133">
    <w:abstractNumId w:val="121"/>
  </w:num>
  <w:num w:numId="133" w16cid:durableId="752698775">
    <w:abstractNumId w:val="270"/>
  </w:num>
  <w:num w:numId="134" w16cid:durableId="669646909">
    <w:abstractNumId w:val="154"/>
  </w:num>
  <w:num w:numId="135" w16cid:durableId="1499468200">
    <w:abstractNumId w:val="79"/>
  </w:num>
  <w:num w:numId="136" w16cid:durableId="61366526">
    <w:abstractNumId w:val="201"/>
  </w:num>
  <w:num w:numId="137" w16cid:durableId="833954107">
    <w:abstractNumId w:val="110"/>
  </w:num>
  <w:num w:numId="138" w16cid:durableId="307367205">
    <w:abstractNumId w:val="256"/>
  </w:num>
  <w:num w:numId="139" w16cid:durableId="1449426583">
    <w:abstractNumId w:val="232"/>
  </w:num>
  <w:num w:numId="140" w16cid:durableId="1705862805">
    <w:abstractNumId w:val="196"/>
  </w:num>
  <w:num w:numId="141" w16cid:durableId="1005133863">
    <w:abstractNumId w:val="148"/>
  </w:num>
  <w:num w:numId="142" w16cid:durableId="1309479763">
    <w:abstractNumId w:val="183"/>
  </w:num>
  <w:num w:numId="143" w16cid:durableId="1902137513">
    <w:abstractNumId w:val="291"/>
  </w:num>
  <w:num w:numId="144" w16cid:durableId="1129663539">
    <w:abstractNumId w:val="266"/>
  </w:num>
  <w:num w:numId="145" w16cid:durableId="548996505">
    <w:abstractNumId w:val="288"/>
  </w:num>
  <w:num w:numId="146" w16cid:durableId="1519154339">
    <w:abstractNumId w:val="221"/>
  </w:num>
  <w:num w:numId="147" w16cid:durableId="1010833583">
    <w:abstractNumId w:val="184"/>
  </w:num>
  <w:num w:numId="148" w16cid:durableId="279533792">
    <w:abstractNumId w:val="63"/>
  </w:num>
  <w:num w:numId="149" w16cid:durableId="1095246852">
    <w:abstractNumId w:val="161"/>
  </w:num>
  <w:num w:numId="150" w16cid:durableId="920256907">
    <w:abstractNumId w:val="207"/>
  </w:num>
  <w:num w:numId="151" w16cid:durableId="465392969">
    <w:abstractNumId w:val="7"/>
  </w:num>
  <w:num w:numId="152" w16cid:durableId="106194071">
    <w:abstractNumId w:val="202"/>
  </w:num>
  <w:num w:numId="153" w16cid:durableId="1313824865">
    <w:abstractNumId w:val="37"/>
  </w:num>
  <w:num w:numId="154" w16cid:durableId="1449158734">
    <w:abstractNumId w:val="177"/>
  </w:num>
  <w:num w:numId="155" w16cid:durableId="995954074">
    <w:abstractNumId w:val="230"/>
  </w:num>
  <w:num w:numId="156" w16cid:durableId="1132744505">
    <w:abstractNumId w:val="164"/>
  </w:num>
  <w:num w:numId="157" w16cid:durableId="743529362">
    <w:abstractNumId w:val="188"/>
  </w:num>
  <w:num w:numId="158" w16cid:durableId="1956328371">
    <w:abstractNumId w:val="60"/>
  </w:num>
  <w:num w:numId="159" w16cid:durableId="1355957647">
    <w:abstractNumId w:val="43"/>
  </w:num>
  <w:num w:numId="160" w16cid:durableId="436214347">
    <w:abstractNumId w:val="146"/>
  </w:num>
  <w:num w:numId="161" w16cid:durableId="1436555149">
    <w:abstractNumId w:val="289"/>
  </w:num>
  <w:num w:numId="162" w16cid:durableId="420100912">
    <w:abstractNumId w:val="284"/>
  </w:num>
  <w:num w:numId="163" w16cid:durableId="1317761643">
    <w:abstractNumId w:val="74"/>
  </w:num>
  <w:num w:numId="164" w16cid:durableId="1726097467">
    <w:abstractNumId w:val="44"/>
  </w:num>
  <w:num w:numId="165" w16cid:durableId="167257707">
    <w:abstractNumId w:val="229"/>
  </w:num>
  <w:num w:numId="166" w16cid:durableId="1184827744">
    <w:abstractNumId w:val="211"/>
  </w:num>
  <w:num w:numId="167" w16cid:durableId="836265974">
    <w:abstractNumId w:val="238"/>
  </w:num>
  <w:num w:numId="168" w16cid:durableId="1121800247">
    <w:abstractNumId w:val="271"/>
  </w:num>
  <w:num w:numId="169" w16cid:durableId="1661076209">
    <w:abstractNumId w:val="52"/>
  </w:num>
  <w:num w:numId="170" w16cid:durableId="2084135630">
    <w:abstractNumId w:val="180"/>
  </w:num>
  <w:num w:numId="171" w16cid:durableId="138233378">
    <w:abstractNumId w:val="75"/>
  </w:num>
  <w:num w:numId="172" w16cid:durableId="1822191097">
    <w:abstractNumId w:val="153"/>
  </w:num>
  <w:num w:numId="173" w16cid:durableId="607083969">
    <w:abstractNumId w:val="41"/>
  </w:num>
  <w:num w:numId="174" w16cid:durableId="55127109">
    <w:abstractNumId w:val="97"/>
  </w:num>
  <w:num w:numId="175" w16cid:durableId="931472652">
    <w:abstractNumId w:val="194"/>
  </w:num>
  <w:num w:numId="176" w16cid:durableId="2106418842">
    <w:abstractNumId w:val="8"/>
  </w:num>
  <w:num w:numId="177" w16cid:durableId="1825079121">
    <w:abstractNumId w:val="237"/>
  </w:num>
  <w:num w:numId="178" w16cid:durableId="1536887619">
    <w:abstractNumId w:val="149"/>
  </w:num>
  <w:num w:numId="179" w16cid:durableId="53478009">
    <w:abstractNumId w:val="16"/>
  </w:num>
  <w:num w:numId="180" w16cid:durableId="1759324910">
    <w:abstractNumId w:val="30"/>
  </w:num>
  <w:num w:numId="181" w16cid:durableId="249898829">
    <w:abstractNumId w:val="127"/>
  </w:num>
  <w:num w:numId="182" w16cid:durableId="1585724681">
    <w:abstractNumId w:val="10"/>
  </w:num>
  <w:num w:numId="183" w16cid:durableId="367099680">
    <w:abstractNumId w:val="73"/>
  </w:num>
  <w:num w:numId="184" w16cid:durableId="858153894">
    <w:abstractNumId w:val="181"/>
  </w:num>
  <w:num w:numId="185" w16cid:durableId="1234774577">
    <w:abstractNumId w:val="124"/>
  </w:num>
  <w:num w:numId="186" w16cid:durableId="641808293">
    <w:abstractNumId w:val="143"/>
  </w:num>
  <w:num w:numId="187" w16cid:durableId="519507709">
    <w:abstractNumId w:val="93"/>
  </w:num>
  <w:num w:numId="188" w16cid:durableId="1491751930">
    <w:abstractNumId w:val="168"/>
  </w:num>
  <w:num w:numId="189" w16cid:durableId="1895116633">
    <w:abstractNumId w:val="23"/>
  </w:num>
  <w:num w:numId="190" w16cid:durableId="752627913">
    <w:abstractNumId w:val="119"/>
  </w:num>
  <w:num w:numId="191" w16cid:durableId="1182161520">
    <w:abstractNumId w:val="239"/>
  </w:num>
  <w:num w:numId="192" w16cid:durableId="763768398">
    <w:abstractNumId w:val="90"/>
  </w:num>
  <w:num w:numId="193" w16cid:durableId="574899507">
    <w:abstractNumId w:val="51"/>
  </w:num>
  <w:num w:numId="194" w16cid:durableId="18554085">
    <w:abstractNumId w:val="137"/>
  </w:num>
  <w:num w:numId="195" w16cid:durableId="616790679">
    <w:abstractNumId w:val="233"/>
  </w:num>
  <w:num w:numId="196" w16cid:durableId="1728185244">
    <w:abstractNumId w:val="57"/>
  </w:num>
  <w:num w:numId="197" w16cid:durableId="1941063942">
    <w:abstractNumId w:val="99"/>
  </w:num>
  <w:num w:numId="198" w16cid:durableId="61414290">
    <w:abstractNumId w:val="250"/>
  </w:num>
  <w:num w:numId="199" w16cid:durableId="445538427">
    <w:abstractNumId w:val="249"/>
  </w:num>
  <w:num w:numId="200" w16cid:durableId="183057987">
    <w:abstractNumId w:val="135"/>
  </w:num>
  <w:num w:numId="201" w16cid:durableId="515385041">
    <w:abstractNumId w:val="285"/>
  </w:num>
  <w:num w:numId="202" w16cid:durableId="1000620684">
    <w:abstractNumId w:val="254"/>
  </w:num>
  <w:num w:numId="203" w16cid:durableId="755518718">
    <w:abstractNumId w:val="13"/>
  </w:num>
  <w:num w:numId="204" w16cid:durableId="24716901">
    <w:abstractNumId w:val="46"/>
  </w:num>
  <w:num w:numId="205" w16cid:durableId="1613584455">
    <w:abstractNumId w:val="39"/>
  </w:num>
  <w:num w:numId="206" w16cid:durableId="119542162">
    <w:abstractNumId w:val="24"/>
  </w:num>
  <w:num w:numId="207" w16cid:durableId="1483697426">
    <w:abstractNumId w:val="243"/>
  </w:num>
  <w:num w:numId="208" w16cid:durableId="613292976">
    <w:abstractNumId w:val="193"/>
  </w:num>
  <w:num w:numId="209" w16cid:durableId="126629280">
    <w:abstractNumId w:val="245"/>
  </w:num>
  <w:num w:numId="210" w16cid:durableId="2001736905">
    <w:abstractNumId w:val="212"/>
  </w:num>
  <w:num w:numId="211" w16cid:durableId="1913007775">
    <w:abstractNumId w:val="140"/>
  </w:num>
  <w:num w:numId="212" w16cid:durableId="540482479">
    <w:abstractNumId w:val="214"/>
  </w:num>
  <w:num w:numId="213" w16cid:durableId="1243103663">
    <w:abstractNumId w:val="61"/>
  </w:num>
  <w:num w:numId="214" w16cid:durableId="1596860049">
    <w:abstractNumId w:val="120"/>
  </w:num>
  <w:num w:numId="215" w16cid:durableId="960577525">
    <w:abstractNumId w:val="126"/>
  </w:num>
  <w:num w:numId="216" w16cid:durableId="520897703">
    <w:abstractNumId w:val="209"/>
  </w:num>
  <w:num w:numId="217" w16cid:durableId="2056349659">
    <w:abstractNumId w:val="144"/>
  </w:num>
  <w:num w:numId="218" w16cid:durableId="733548012">
    <w:abstractNumId w:val="253"/>
  </w:num>
  <w:num w:numId="219" w16cid:durableId="358552505">
    <w:abstractNumId w:val="54"/>
  </w:num>
  <w:num w:numId="220" w16cid:durableId="1075593006">
    <w:abstractNumId w:val="128"/>
  </w:num>
  <w:num w:numId="221" w16cid:durableId="1665931537">
    <w:abstractNumId w:val="247"/>
  </w:num>
  <w:num w:numId="222" w16cid:durableId="2029210090">
    <w:abstractNumId w:val="179"/>
  </w:num>
  <w:num w:numId="223" w16cid:durableId="450707037">
    <w:abstractNumId w:val="122"/>
  </w:num>
  <w:num w:numId="224" w16cid:durableId="1679888167">
    <w:abstractNumId w:val="290"/>
  </w:num>
  <w:num w:numId="225" w16cid:durableId="1566909946">
    <w:abstractNumId w:val="174"/>
  </w:num>
  <w:num w:numId="226" w16cid:durableId="1692101365">
    <w:abstractNumId w:val="216"/>
  </w:num>
  <w:num w:numId="227" w16cid:durableId="1015578532">
    <w:abstractNumId w:val="83"/>
  </w:num>
  <w:num w:numId="228" w16cid:durableId="858667904">
    <w:abstractNumId w:val="296"/>
  </w:num>
  <w:num w:numId="229" w16cid:durableId="487407153">
    <w:abstractNumId w:val="165"/>
  </w:num>
  <w:num w:numId="230" w16cid:durableId="1883788143">
    <w:abstractNumId w:val="235"/>
  </w:num>
  <w:num w:numId="231" w16cid:durableId="112986510">
    <w:abstractNumId w:val="276"/>
  </w:num>
  <w:num w:numId="232" w16cid:durableId="1625425251">
    <w:abstractNumId w:val="58"/>
  </w:num>
  <w:num w:numId="233" w16cid:durableId="255555177">
    <w:abstractNumId w:val="257"/>
  </w:num>
  <w:num w:numId="234" w16cid:durableId="1601910540">
    <w:abstractNumId w:val="218"/>
  </w:num>
  <w:num w:numId="235" w16cid:durableId="1422679292">
    <w:abstractNumId w:val="204"/>
  </w:num>
  <w:num w:numId="236" w16cid:durableId="1364017898">
    <w:abstractNumId w:val="89"/>
  </w:num>
  <w:num w:numId="237" w16cid:durableId="1257666852">
    <w:abstractNumId w:val="244"/>
  </w:num>
  <w:num w:numId="238" w16cid:durableId="1784689401">
    <w:abstractNumId w:val="263"/>
  </w:num>
  <w:num w:numId="239" w16cid:durableId="1423528242">
    <w:abstractNumId w:val="107"/>
  </w:num>
  <w:num w:numId="240" w16cid:durableId="221600004">
    <w:abstractNumId w:val="101"/>
  </w:num>
  <w:num w:numId="241" w16cid:durableId="1976834914">
    <w:abstractNumId w:val="40"/>
  </w:num>
  <w:num w:numId="242" w16cid:durableId="1045177935">
    <w:abstractNumId w:val="200"/>
  </w:num>
  <w:num w:numId="243" w16cid:durableId="1121069983">
    <w:abstractNumId w:val="117"/>
  </w:num>
  <w:num w:numId="244" w16cid:durableId="185485090">
    <w:abstractNumId w:val="71"/>
  </w:num>
  <w:num w:numId="245" w16cid:durableId="88740579">
    <w:abstractNumId w:val="191"/>
  </w:num>
  <w:num w:numId="246" w16cid:durableId="1461999760">
    <w:abstractNumId w:val="226"/>
  </w:num>
  <w:num w:numId="247" w16cid:durableId="1124695693">
    <w:abstractNumId w:val="145"/>
  </w:num>
  <w:num w:numId="248" w16cid:durableId="631135930">
    <w:abstractNumId w:val="132"/>
  </w:num>
  <w:num w:numId="249" w16cid:durableId="432019610">
    <w:abstractNumId w:val="69"/>
  </w:num>
  <w:num w:numId="250" w16cid:durableId="1801460266">
    <w:abstractNumId w:val="262"/>
  </w:num>
  <w:num w:numId="251" w16cid:durableId="2012751991">
    <w:abstractNumId w:val="111"/>
  </w:num>
  <w:num w:numId="252" w16cid:durableId="1452475027">
    <w:abstractNumId w:val="130"/>
  </w:num>
  <w:num w:numId="253" w16cid:durableId="1412047293">
    <w:abstractNumId w:val="197"/>
  </w:num>
  <w:num w:numId="254" w16cid:durableId="469172923">
    <w:abstractNumId w:val="142"/>
  </w:num>
  <w:num w:numId="255" w16cid:durableId="1711609021">
    <w:abstractNumId w:val="190"/>
  </w:num>
  <w:num w:numId="256" w16cid:durableId="97994290">
    <w:abstractNumId w:val="85"/>
  </w:num>
  <w:num w:numId="257" w16cid:durableId="223952809">
    <w:abstractNumId w:val="210"/>
  </w:num>
  <w:num w:numId="258" w16cid:durableId="1042905558">
    <w:abstractNumId w:val="166"/>
  </w:num>
  <w:num w:numId="259" w16cid:durableId="483009797">
    <w:abstractNumId w:val="108"/>
  </w:num>
  <w:num w:numId="260" w16cid:durableId="813572118">
    <w:abstractNumId w:val="70"/>
  </w:num>
  <w:num w:numId="261" w16cid:durableId="39524966">
    <w:abstractNumId w:val="12"/>
  </w:num>
  <w:num w:numId="262" w16cid:durableId="2096589023">
    <w:abstractNumId w:val="94"/>
  </w:num>
  <w:num w:numId="263" w16cid:durableId="926579936">
    <w:abstractNumId w:val="220"/>
  </w:num>
  <w:num w:numId="264" w16cid:durableId="106312142">
    <w:abstractNumId w:val="273"/>
  </w:num>
  <w:num w:numId="265" w16cid:durableId="453527237">
    <w:abstractNumId w:val="281"/>
  </w:num>
  <w:num w:numId="266" w16cid:durableId="1872299236">
    <w:abstractNumId w:val="283"/>
  </w:num>
  <w:num w:numId="267" w16cid:durableId="336885645">
    <w:abstractNumId w:val="98"/>
  </w:num>
  <w:num w:numId="268" w16cid:durableId="2143381633">
    <w:abstractNumId w:val="246"/>
  </w:num>
  <w:num w:numId="269" w16cid:durableId="1777484687">
    <w:abstractNumId w:val="157"/>
  </w:num>
  <w:num w:numId="270" w16cid:durableId="324212823">
    <w:abstractNumId w:val="195"/>
  </w:num>
  <w:num w:numId="271" w16cid:durableId="1215504821">
    <w:abstractNumId w:val="62"/>
  </w:num>
  <w:num w:numId="272" w16cid:durableId="310210541">
    <w:abstractNumId w:val="26"/>
  </w:num>
  <w:num w:numId="273" w16cid:durableId="1268931420">
    <w:abstractNumId w:val="141"/>
  </w:num>
  <w:num w:numId="274" w16cid:durableId="1496069865">
    <w:abstractNumId w:val="295"/>
  </w:num>
  <w:num w:numId="275" w16cid:durableId="2111194035">
    <w:abstractNumId w:val="131"/>
  </w:num>
  <w:num w:numId="276" w16cid:durableId="368264166">
    <w:abstractNumId w:val="72"/>
  </w:num>
  <w:num w:numId="277" w16cid:durableId="1382942027">
    <w:abstractNumId w:val="45"/>
  </w:num>
  <w:num w:numId="278" w16cid:durableId="1776558051">
    <w:abstractNumId w:val="252"/>
  </w:num>
  <w:num w:numId="279" w16cid:durableId="2022924774">
    <w:abstractNumId w:val="261"/>
  </w:num>
  <w:num w:numId="280" w16cid:durableId="1458795806">
    <w:abstractNumId w:val="123"/>
  </w:num>
  <w:num w:numId="281" w16cid:durableId="623315979">
    <w:abstractNumId w:val="116"/>
  </w:num>
  <w:num w:numId="282" w16cid:durableId="1792742631">
    <w:abstractNumId w:val="86"/>
  </w:num>
  <w:num w:numId="283" w16cid:durableId="291860734">
    <w:abstractNumId w:val="27"/>
  </w:num>
  <w:num w:numId="284" w16cid:durableId="1447264127">
    <w:abstractNumId w:val="18"/>
  </w:num>
  <w:num w:numId="285" w16cid:durableId="709570886">
    <w:abstractNumId w:val="275"/>
  </w:num>
  <w:num w:numId="286" w16cid:durableId="567956790">
    <w:abstractNumId w:val="106"/>
  </w:num>
  <w:num w:numId="287" w16cid:durableId="1359626169">
    <w:abstractNumId w:val="228"/>
  </w:num>
  <w:num w:numId="288" w16cid:durableId="157893058">
    <w:abstractNumId w:val="242"/>
  </w:num>
  <w:num w:numId="289" w16cid:durableId="1615015502">
    <w:abstractNumId w:val="100"/>
  </w:num>
  <w:num w:numId="290" w16cid:durableId="47069147">
    <w:abstractNumId w:val="32"/>
  </w:num>
  <w:num w:numId="291" w16cid:durableId="1631277461">
    <w:abstractNumId w:val="286"/>
  </w:num>
  <w:num w:numId="292" w16cid:durableId="538392394">
    <w:abstractNumId w:val="217"/>
  </w:num>
  <w:numIdMacAtCleanup w:val="29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erto Rico Alvarino">
    <w15:presenceInfo w15:providerId="AD" w15:userId="S::albertor@qti.qualcomm.com::d08523d9-2e6a-4845-85fc-ca2842cee7a9"/>
  </w15:person>
  <w15:person w15:author="Author">
    <w15:presenceInfo w15:providerId="None" w15:userId="Author"/>
  </w15:person>
  <w15:person w15:author="Seonwook Kim">
    <w15:presenceInfo w15:providerId="None" w15:userId="Seonwook Kim"/>
  </w15:person>
  <w15:person w15:author="Sorour Falahati">
    <w15:presenceInfo w15:providerId="AD" w15:userId="S::sorour.falahati@ericsson.com::8955ae62-45ff-43c9-8c3d-6aad30f36d67"/>
  </w15:person>
  <w15:person w15:author="Gerardo Agni Medina Acosta">
    <w15:presenceInfo w15:providerId="AD" w15:userId="S::gerardo.agni.medina.acosta@ericsson.com::5a1d177a-95c9-4108-8cdb-042a80110dc0"/>
  </w15:person>
  <w15:person w15:author="만든 이">
    <w15:presenceInfo w15:providerId="None" w15:userId="만든 이"/>
  </w15:person>
  <w15:person w15:author="NEC-Wei">
    <w15:presenceInfo w15:providerId="None" w15:userId="NEC-Wei"/>
  </w15:person>
  <w15:person w15:author="Jae-Nam Shim">
    <w15:presenceInfo w15:providerId="AD" w15:userId="S::jshim@ofinno.com::2e7607d5-9b9d-41f4-ae6d-79605ceccd5e"/>
  </w15:person>
  <w15:person w15:author="Jae-Nam Shim [2]">
    <w15:presenceInfo w15:providerId="None" w15:userId="Jae-Nam Shim"/>
  </w15:person>
  <w15:person w15:author="Hao Wu">
    <w15:presenceInfo w15:providerId="AD" w15:userId="S-1-5-21-2660122827-3251746268-3620619969-234450"/>
  </w15:person>
  <w15:person w15:author="Feifei Sun/PHY Research &amp; Standard Lab /SRC-Beijing/Principal Engineer/Samsung Electronics">
    <w15:presenceInfo w15:providerId="AD" w15:userId="S-1-5-21-1569490900-2152479555-3239727262-3397263"/>
  </w15:person>
  <w15:person w15:author="Feifei Sun/PHY Standard&amp;Research Lab /SRC-Beijing/Principal Engineer/Samsung Electronics">
    <w15:presenceInfo w15:providerId="AD" w15:userId="S-1-5-21-1569490900-2152479555-3239727262-3397263"/>
  </w15:person>
  <w15:person w15:author="Xinlin Zhang (Ericsson)">
    <w15:presenceInfo w15:providerId="None" w15:userId="Xinlin Zhang (Erics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en-IN" w:vendorID="64" w:dllVersion="0" w:nlCheck="1" w:checkStyle="0"/>
  <w:activeWritingStyle w:appName="MSWord" w:lang="en-CA" w:vendorID="64" w:dllVersion="0" w:nlCheck="1" w:checkStyle="0"/>
  <w:activeWritingStyle w:appName="MSWord" w:lang="es-E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8A"/>
    <w:rsid w:val="0000011E"/>
    <w:rsid w:val="0000013F"/>
    <w:rsid w:val="00000238"/>
    <w:rsid w:val="000002C2"/>
    <w:rsid w:val="00000339"/>
    <w:rsid w:val="0000046A"/>
    <w:rsid w:val="00000491"/>
    <w:rsid w:val="000004A3"/>
    <w:rsid w:val="00000609"/>
    <w:rsid w:val="000008A4"/>
    <w:rsid w:val="00000913"/>
    <w:rsid w:val="0000099A"/>
    <w:rsid w:val="00000AA6"/>
    <w:rsid w:val="00000BFA"/>
    <w:rsid w:val="00000CD3"/>
    <w:rsid w:val="00000DDC"/>
    <w:rsid w:val="000011FF"/>
    <w:rsid w:val="00001387"/>
    <w:rsid w:val="00001808"/>
    <w:rsid w:val="00001983"/>
    <w:rsid w:val="00001A21"/>
    <w:rsid w:val="00001BCD"/>
    <w:rsid w:val="00001C57"/>
    <w:rsid w:val="00001D44"/>
    <w:rsid w:val="00001F3B"/>
    <w:rsid w:val="00001F4E"/>
    <w:rsid w:val="00001F7B"/>
    <w:rsid w:val="0000225F"/>
    <w:rsid w:val="00002390"/>
    <w:rsid w:val="00002523"/>
    <w:rsid w:val="00002561"/>
    <w:rsid w:val="0000260F"/>
    <w:rsid w:val="00002618"/>
    <w:rsid w:val="0000264D"/>
    <w:rsid w:val="000026FC"/>
    <w:rsid w:val="00002762"/>
    <w:rsid w:val="00002767"/>
    <w:rsid w:val="000028AB"/>
    <w:rsid w:val="0000299C"/>
    <w:rsid w:val="00002B32"/>
    <w:rsid w:val="00002BB0"/>
    <w:rsid w:val="00002C6E"/>
    <w:rsid w:val="00002D28"/>
    <w:rsid w:val="00002D7F"/>
    <w:rsid w:val="00002F18"/>
    <w:rsid w:val="00002F50"/>
    <w:rsid w:val="00002F83"/>
    <w:rsid w:val="00003103"/>
    <w:rsid w:val="000031A3"/>
    <w:rsid w:val="00003495"/>
    <w:rsid w:val="0000356D"/>
    <w:rsid w:val="00003945"/>
    <w:rsid w:val="000039F5"/>
    <w:rsid w:val="00003BE6"/>
    <w:rsid w:val="00003CBA"/>
    <w:rsid w:val="00003DC8"/>
    <w:rsid w:val="00003DE5"/>
    <w:rsid w:val="00003F1D"/>
    <w:rsid w:val="00004006"/>
    <w:rsid w:val="00004083"/>
    <w:rsid w:val="000040E7"/>
    <w:rsid w:val="00004111"/>
    <w:rsid w:val="000041DF"/>
    <w:rsid w:val="00004223"/>
    <w:rsid w:val="00004430"/>
    <w:rsid w:val="000044A0"/>
    <w:rsid w:val="000044DF"/>
    <w:rsid w:val="00004720"/>
    <w:rsid w:val="00004723"/>
    <w:rsid w:val="000047F2"/>
    <w:rsid w:val="000049C7"/>
    <w:rsid w:val="00004A38"/>
    <w:rsid w:val="00004E35"/>
    <w:rsid w:val="00004E6C"/>
    <w:rsid w:val="00004F32"/>
    <w:rsid w:val="00005177"/>
    <w:rsid w:val="0000518F"/>
    <w:rsid w:val="000053C5"/>
    <w:rsid w:val="00005919"/>
    <w:rsid w:val="00005AA6"/>
    <w:rsid w:val="00005C1F"/>
    <w:rsid w:val="00005E1D"/>
    <w:rsid w:val="0000633D"/>
    <w:rsid w:val="00006341"/>
    <w:rsid w:val="000063DE"/>
    <w:rsid w:val="00006779"/>
    <w:rsid w:val="000067D7"/>
    <w:rsid w:val="000068B9"/>
    <w:rsid w:val="00006E6F"/>
    <w:rsid w:val="00006E91"/>
    <w:rsid w:val="0000704A"/>
    <w:rsid w:val="0000704F"/>
    <w:rsid w:val="00007156"/>
    <w:rsid w:val="0000718E"/>
    <w:rsid w:val="00007236"/>
    <w:rsid w:val="0000724F"/>
    <w:rsid w:val="00007449"/>
    <w:rsid w:val="000075C6"/>
    <w:rsid w:val="00007853"/>
    <w:rsid w:val="000078AF"/>
    <w:rsid w:val="00007A57"/>
    <w:rsid w:val="00007B1B"/>
    <w:rsid w:val="00007B55"/>
    <w:rsid w:val="00007C8B"/>
    <w:rsid w:val="00007CD7"/>
    <w:rsid w:val="00007DCB"/>
    <w:rsid w:val="00007DD1"/>
    <w:rsid w:val="00007E17"/>
    <w:rsid w:val="00007E64"/>
    <w:rsid w:val="00007EDD"/>
    <w:rsid w:val="00007EFB"/>
    <w:rsid w:val="00007FAA"/>
    <w:rsid w:val="000101B6"/>
    <w:rsid w:val="000102F6"/>
    <w:rsid w:val="0001040C"/>
    <w:rsid w:val="00010432"/>
    <w:rsid w:val="0001043D"/>
    <w:rsid w:val="0001083D"/>
    <w:rsid w:val="000108E2"/>
    <w:rsid w:val="00010A17"/>
    <w:rsid w:val="00010A97"/>
    <w:rsid w:val="00010D11"/>
    <w:rsid w:val="00010E5E"/>
    <w:rsid w:val="00010EA4"/>
    <w:rsid w:val="00010EB9"/>
    <w:rsid w:val="00010F11"/>
    <w:rsid w:val="00010FC7"/>
    <w:rsid w:val="000110D0"/>
    <w:rsid w:val="00011137"/>
    <w:rsid w:val="00011365"/>
    <w:rsid w:val="00011381"/>
    <w:rsid w:val="000114A0"/>
    <w:rsid w:val="0001157A"/>
    <w:rsid w:val="000115EB"/>
    <w:rsid w:val="00011614"/>
    <w:rsid w:val="00011697"/>
    <w:rsid w:val="000117A7"/>
    <w:rsid w:val="00011833"/>
    <w:rsid w:val="000119D3"/>
    <w:rsid w:val="00011DBA"/>
    <w:rsid w:val="00011E0A"/>
    <w:rsid w:val="00011E10"/>
    <w:rsid w:val="00011E5B"/>
    <w:rsid w:val="00011EF5"/>
    <w:rsid w:val="00011EF7"/>
    <w:rsid w:val="0001205D"/>
    <w:rsid w:val="00012099"/>
    <w:rsid w:val="000120A3"/>
    <w:rsid w:val="000121E6"/>
    <w:rsid w:val="0001222C"/>
    <w:rsid w:val="000122B2"/>
    <w:rsid w:val="000123AB"/>
    <w:rsid w:val="000123C0"/>
    <w:rsid w:val="00012595"/>
    <w:rsid w:val="0001285D"/>
    <w:rsid w:val="00012D15"/>
    <w:rsid w:val="00012DDC"/>
    <w:rsid w:val="00012F0D"/>
    <w:rsid w:val="00012F9C"/>
    <w:rsid w:val="00012FC5"/>
    <w:rsid w:val="00012FD5"/>
    <w:rsid w:val="000136EA"/>
    <w:rsid w:val="00013744"/>
    <w:rsid w:val="00013758"/>
    <w:rsid w:val="00013A5B"/>
    <w:rsid w:val="00013A9A"/>
    <w:rsid w:val="00013B03"/>
    <w:rsid w:val="00013BE4"/>
    <w:rsid w:val="00013C6D"/>
    <w:rsid w:val="00013EAF"/>
    <w:rsid w:val="00013F19"/>
    <w:rsid w:val="00013F78"/>
    <w:rsid w:val="00014021"/>
    <w:rsid w:val="00014186"/>
    <w:rsid w:val="0001418A"/>
    <w:rsid w:val="00014253"/>
    <w:rsid w:val="0001438B"/>
    <w:rsid w:val="000144D9"/>
    <w:rsid w:val="000144E8"/>
    <w:rsid w:val="0001452A"/>
    <w:rsid w:val="000146A5"/>
    <w:rsid w:val="00014724"/>
    <w:rsid w:val="0001481C"/>
    <w:rsid w:val="000149B3"/>
    <w:rsid w:val="00014D5A"/>
    <w:rsid w:val="00014E55"/>
    <w:rsid w:val="00014F90"/>
    <w:rsid w:val="00015031"/>
    <w:rsid w:val="00015071"/>
    <w:rsid w:val="000150B2"/>
    <w:rsid w:val="0001512C"/>
    <w:rsid w:val="00015149"/>
    <w:rsid w:val="00015297"/>
    <w:rsid w:val="0001565D"/>
    <w:rsid w:val="00015795"/>
    <w:rsid w:val="000159DA"/>
    <w:rsid w:val="00015AF0"/>
    <w:rsid w:val="00015B19"/>
    <w:rsid w:val="00015CB8"/>
    <w:rsid w:val="00015D2E"/>
    <w:rsid w:val="00015DEA"/>
    <w:rsid w:val="00015E45"/>
    <w:rsid w:val="00015F1B"/>
    <w:rsid w:val="00015F37"/>
    <w:rsid w:val="00015FB9"/>
    <w:rsid w:val="00015FFD"/>
    <w:rsid w:val="0001631F"/>
    <w:rsid w:val="00016330"/>
    <w:rsid w:val="00016391"/>
    <w:rsid w:val="000163BD"/>
    <w:rsid w:val="00016466"/>
    <w:rsid w:val="00016716"/>
    <w:rsid w:val="0001673B"/>
    <w:rsid w:val="0001673E"/>
    <w:rsid w:val="00016752"/>
    <w:rsid w:val="0001698A"/>
    <w:rsid w:val="00016A20"/>
    <w:rsid w:val="00016ACC"/>
    <w:rsid w:val="00016AFA"/>
    <w:rsid w:val="00016C00"/>
    <w:rsid w:val="00016CD2"/>
    <w:rsid w:val="00016DAF"/>
    <w:rsid w:val="00016FE7"/>
    <w:rsid w:val="00017000"/>
    <w:rsid w:val="000172E3"/>
    <w:rsid w:val="00017304"/>
    <w:rsid w:val="00017317"/>
    <w:rsid w:val="0001784F"/>
    <w:rsid w:val="00017CC7"/>
    <w:rsid w:val="00017E12"/>
    <w:rsid w:val="00017F48"/>
    <w:rsid w:val="0002018B"/>
    <w:rsid w:val="00020268"/>
    <w:rsid w:val="000203FF"/>
    <w:rsid w:val="00020446"/>
    <w:rsid w:val="00020654"/>
    <w:rsid w:val="000207B2"/>
    <w:rsid w:val="000209B3"/>
    <w:rsid w:val="00020A26"/>
    <w:rsid w:val="00020A60"/>
    <w:rsid w:val="00020AC6"/>
    <w:rsid w:val="00020CD1"/>
    <w:rsid w:val="00020CF1"/>
    <w:rsid w:val="00020D2A"/>
    <w:rsid w:val="00020DC6"/>
    <w:rsid w:val="00020DFB"/>
    <w:rsid w:val="00020E44"/>
    <w:rsid w:val="00020E67"/>
    <w:rsid w:val="000210CE"/>
    <w:rsid w:val="00021374"/>
    <w:rsid w:val="00021426"/>
    <w:rsid w:val="000214FC"/>
    <w:rsid w:val="0002154C"/>
    <w:rsid w:val="00021561"/>
    <w:rsid w:val="000216DF"/>
    <w:rsid w:val="000217B1"/>
    <w:rsid w:val="000217EF"/>
    <w:rsid w:val="00021820"/>
    <w:rsid w:val="00021869"/>
    <w:rsid w:val="000218A9"/>
    <w:rsid w:val="000218E4"/>
    <w:rsid w:val="00021A29"/>
    <w:rsid w:val="00021C49"/>
    <w:rsid w:val="00021CE4"/>
    <w:rsid w:val="00021D2B"/>
    <w:rsid w:val="00021E0C"/>
    <w:rsid w:val="0002224E"/>
    <w:rsid w:val="00022329"/>
    <w:rsid w:val="00022370"/>
    <w:rsid w:val="00022531"/>
    <w:rsid w:val="00022616"/>
    <w:rsid w:val="0002270B"/>
    <w:rsid w:val="00022812"/>
    <w:rsid w:val="00022869"/>
    <w:rsid w:val="000228F8"/>
    <w:rsid w:val="000229FB"/>
    <w:rsid w:val="00022A86"/>
    <w:rsid w:val="00022CEB"/>
    <w:rsid w:val="00022D5C"/>
    <w:rsid w:val="00022DFC"/>
    <w:rsid w:val="00022F1D"/>
    <w:rsid w:val="00022F69"/>
    <w:rsid w:val="00023056"/>
    <w:rsid w:val="00023308"/>
    <w:rsid w:val="000233A9"/>
    <w:rsid w:val="00023467"/>
    <w:rsid w:val="00023468"/>
    <w:rsid w:val="000237CF"/>
    <w:rsid w:val="00023B08"/>
    <w:rsid w:val="00023B25"/>
    <w:rsid w:val="00023B76"/>
    <w:rsid w:val="00023E81"/>
    <w:rsid w:val="00024121"/>
    <w:rsid w:val="00024216"/>
    <w:rsid w:val="000242C4"/>
    <w:rsid w:val="000244D5"/>
    <w:rsid w:val="0002454E"/>
    <w:rsid w:val="000245BD"/>
    <w:rsid w:val="0002461B"/>
    <w:rsid w:val="000247E6"/>
    <w:rsid w:val="000248F8"/>
    <w:rsid w:val="00024A93"/>
    <w:rsid w:val="00024ABE"/>
    <w:rsid w:val="00024B1C"/>
    <w:rsid w:val="00024B8A"/>
    <w:rsid w:val="00024DBA"/>
    <w:rsid w:val="00024F96"/>
    <w:rsid w:val="00024FFC"/>
    <w:rsid w:val="00025028"/>
    <w:rsid w:val="00025078"/>
    <w:rsid w:val="00025099"/>
    <w:rsid w:val="00025150"/>
    <w:rsid w:val="000251A7"/>
    <w:rsid w:val="000252A8"/>
    <w:rsid w:val="000252C3"/>
    <w:rsid w:val="0002552A"/>
    <w:rsid w:val="00025930"/>
    <w:rsid w:val="0002595F"/>
    <w:rsid w:val="00025AEF"/>
    <w:rsid w:val="00025B9D"/>
    <w:rsid w:val="00025FE6"/>
    <w:rsid w:val="000261F5"/>
    <w:rsid w:val="000262BB"/>
    <w:rsid w:val="00026421"/>
    <w:rsid w:val="00026439"/>
    <w:rsid w:val="00026440"/>
    <w:rsid w:val="00026581"/>
    <w:rsid w:val="00026602"/>
    <w:rsid w:val="0002694C"/>
    <w:rsid w:val="00026B4C"/>
    <w:rsid w:val="00026C21"/>
    <w:rsid w:val="00026C93"/>
    <w:rsid w:val="00026EA0"/>
    <w:rsid w:val="00026F49"/>
    <w:rsid w:val="00026F68"/>
    <w:rsid w:val="00026FB8"/>
    <w:rsid w:val="00026FC9"/>
    <w:rsid w:val="0002706D"/>
    <w:rsid w:val="000270FA"/>
    <w:rsid w:val="00027176"/>
    <w:rsid w:val="00027184"/>
    <w:rsid w:val="00027236"/>
    <w:rsid w:val="0002727A"/>
    <w:rsid w:val="000272D7"/>
    <w:rsid w:val="0002731D"/>
    <w:rsid w:val="00027560"/>
    <w:rsid w:val="00027848"/>
    <w:rsid w:val="00027A38"/>
    <w:rsid w:val="00027C05"/>
    <w:rsid w:val="00027C52"/>
    <w:rsid w:val="00027EA6"/>
    <w:rsid w:val="00027FE9"/>
    <w:rsid w:val="0003013B"/>
    <w:rsid w:val="00030230"/>
    <w:rsid w:val="0003027C"/>
    <w:rsid w:val="000302E5"/>
    <w:rsid w:val="000302FB"/>
    <w:rsid w:val="000303CB"/>
    <w:rsid w:val="00030491"/>
    <w:rsid w:val="00030579"/>
    <w:rsid w:val="000305AD"/>
    <w:rsid w:val="00030600"/>
    <w:rsid w:val="00030656"/>
    <w:rsid w:val="00030673"/>
    <w:rsid w:val="00030808"/>
    <w:rsid w:val="00030857"/>
    <w:rsid w:val="00030941"/>
    <w:rsid w:val="00030A34"/>
    <w:rsid w:val="00030B05"/>
    <w:rsid w:val="00030BD6"/>
    <w:rsid w:val="00030C5B"/>
    <w:rsid w:val="00030D25"/>
    <w:rsid w:val="00030D98"/>
    <w:rsid w:val="00030DAD"/>
    <w:rsid w:val="00030E10"/>
    <w:rsid w:val="00030E1B"/>
    <w:rsid w:val="00030E8C"/>
    <w:rsid w:val="00030F4C"/>
    <w:rsid w:val="00030FD7"/>
    <w:rsid w:val="00031009"/>
    <w:rsid w:val="0003103E"/>
    <w:rsid w:val="00031054"/>
    <w:rsid w:val="00031057"/>
    <w:rsid w:val="0003111F"/>
    <w:rsid w:val="0003129F"/>
    <w:rsid w:val="000313F3"/>
    <w:rsid w:val="000314C8"/>
    <w:rsid w:val="00031733"/>
    <w:rsid w:val="00031755"/>
    <w:rsid w:val="000317FD"/>
    <w:rsid w:val="000319B9"/>
    <w:rsid w:val="00031A2E"/>
    <w:rsid w:val="00031A99"/>
    <w:rsid w:val="00031CDD"/>
    <w:rsid w:val="00032046"/>
    <w:rsid w:val="000320F5"/>
    <w:rsid w:val="00032241"/>
    <w:rsid w:val="000322D0"/>
    <w:rsid w:val="0003230C"/>
    <w:rsid w:val="0003242A"/>
    <w:rsid w:val="00032716"/>
    <w:rsid w:val="0003273A"/>
    <w:rsid w:val="0003277F"/>
    <w:rsid w:val="00032A11"/>
    <w:rsid w:val="00032A12"/>
    <w:rsid w:val="00032B5F"/>
    <w:rsid w:val="00032B72"/>
    <w:rsid w:val="00032D06"/>
    <w:rsid w:val="00032D4E"/>
    <w:rsid w:val="00032E77"/>
    <w:rsid w:val="00032E94"/>
    <w:rsid w:val="00033039"/>
    <w:rsid w:val="00033197"/>
    <w:rsid w:val="0003321A"/>
    <w:rsid w:val="0003324A"/>
    <w:rsid w:val="000334DE"/>
    <w:rsid w:val="000336E9"/>
    <w:rsid w:val="000338CE"/>
    <w:rsid w:val="0003394D"/>
    <w:rsid w:val="00033A59"/>
    <w:rsid w:val="00033C77"/>
    <w:rsid w:val="000341B7"/>
    <w:rsid w:val="000343AF"/>
    <w:rsid w:val="000345AE"/>
    <w:rsid w:val="00034845"/>
    <w:rsid w:val="00034849"/>
    <w:rsid w:val="000348A1"/>
    <w:rsid w:val="00034A22"/>
    <w:rsid w:val="00034A58"/>
    <w:rsid w:val="00034A5C"/>
    <w:rsid w:val="00034B93"/>
    <w:rsid w:val="00034C5E"/>
    <w:rsid w:val="00034CC1"/>
    <w:rsid w:val="00034DDA"/>
    <w:rsid w:val="00035052"/>
    <w:rsid w:val="0003520C"/>
    <w:rsid w:val="00035214"/>
    <w:rsid w:val="0003523E"/>
    <w:rsid w:val="000352B5"/>
    <w:rsid w:val="000352C1"/>
    <w:rsid w:val="0003542F"/>
    <w:rsid w:val="0003551D"/>
    <w:rsid w:val="000356AE"/>
    <w:rsid w:val="0003574E"/>
    <w:rsid w:val="000358ED"/>
    <w:rsid w:val="00035B2F"/>
    <w:rsid w:val="00035C5E"/>
    <w:rsid w:val="00035DD0"/>
    <w:rsid w:val="00035DE3"/>
    <w:rsid w:val="00035EC6"/>
    <w:rsid w:val="000361E6"/>
    <w:rsid w:val="00036244"/>
    <w:rsid w:val="00036451"/>
    <w:rsid w:val="0003652E"/>
    <w:rsid w:val="00036580"/>
    <w:rsid w:val="000366BE"/>
    <w:rsid w:val="00036715"/>
    <w:rsid w:val="00036761"/>
    <w:rsid w:val="000368CC"/>
    <w:rsid w:val="0003690D"/>
    <w:rsid w:val="000369F3"/>
    <w:rsid w:val="00036B18"/>
    <w:rsid w:val="00036CB7"/>
    <w:rsid w:val="00036CE4"/>
    <w:rsid w:val="00036DBD"/>
    <w:rsid w:val="000370C2"/>
    <w:rsid w:val="000370F9"/>
    <w:rsid w:val="00037246"/>
    <w:rsid w:val="000372C7"/>
    <w:rsid w:val="000372EF"/>
    <w:rsid w:val="000374B1"/>
    <w:rsid w:val="000374F5"/>
    <w:rsid w:val="000375D7"/>
    <w:rsid w:val="000375FD"/>
    <w:rsid w:val="00037679"/>
    <w:rsid w:val="00037829"/>
    <w:rsid w:val="00037970"/>
    <w:rsid w:val="00037996"/>
    <w:rsid w:val="00037A5A"/>
    <w:rsid w:val="00037C00"/>
    <w:rsid w:val="00037E76"/>
    <w:rsid w:val="0004004A"/>
    <w:rsid w:val="000400A1"/>
    <w:rsid w:val="00040120"/>
    <w:rsid w:val="0004016F"/>
    <w:rsid w:val="000402F3"/>
    <w:rsid w:val="0004034C"/>
    <w:rsid w:val="00040666"/>
    <w:rsid w:val="0004066F"/>
    <w:rsid w:val="000406E5"/>
    <w:rsid w:val="00040893"/>
    <w:rsid w:val="00040931"/>
    <w:rsid w:val="00040C86"/>
    <w:rsid w:val="000410F4"/>
    <w:rsid w:val="0004118B"/>
    <w:rsid w:val="000411DE"/>
    <w:rsid w:val="00041322"/>
    <w:rsid w:val="00041362"/>
    <w:rsid w:val="000413A7"/>
    <w:rsid w:val="00041452"/>
    <w:rsid w:val="000414CA"/>
    <w:rsid w:val="000416A3"/>
    <w:rsid w:val="000416F6"/>
    <w:rsid w:val="0004177A"/>
    <w:rsid w:val="00041882"/>
    <w:rsid w:val="000418D0"/>
    <w:rsid w:val="00041A80"/>
    <w:rsid w:val="00041AF5"/>
    <w:rsid w:val="00041C31"/>
    <w:rsid w:val="00041D0A"/>
    <w:rsid w:val="00041D5B"/>
    <w:rsid w:val="00041E0A"/>
    <w:rsid w:val="00041F03"/>
    <w:rsid w:val="00041F64"/>
    <w:rsid w:val="00041FCE"/>
    <w:rsid w:val="00041FF8"/>
    <w:rsid w:val="0004205D"/>
    <w:rsid w:val="000423DC"/>
    <w:rsid w:val="00042438"/>
    <w:rsid w:val="00042447"/>
    <w:rsid w:val="00042496"/>
    <w:rsid w:val="00042771"/>
    <w:rsid w:val="000428DC"/>
    <w:rsid w:val="00042C08"/>
    <w:rsid w:val="00042C35"/>
    <w:rsid w:val="00042DE2"/>
    <w:rsid w:val="00042E8F"/>
    <w:rsid w:val="00042FD7"/>
    <w:rsid w:val="0004307B"/>
    <w:rsid w:val="00043149"/>
    <w:rsid w:val="000433BD"/>
    <w:rsid w:val="000433E2"/>
    <w:rsid w:val="00043425"/>
    <w:rsid w:val="000435F2"/>
    <w:rsid w:val="00043615"/>
    <w:rsid w:val="000438EF"/>
    <w:rsid w:val="000439FD"/>
    <w:rsid w:val="00043CAB"/>
    <w:rsid w:val="00043D37"/>
    <w:rsid w:val="0004406F"/>
    <w:rsid w:val="000440AF"/>
    <w:rsid w:val="000441BC"/>
    <w:rsid w:val="0004431B"/>
    <w:rsid w:val="0004431F"/>
    <w:rsid w:val="000443CD"/>
    <w:rsid w:val="00044469"/>
    <w:rsid w:val="000444A6"/>
    <w:rsid w:val="0004453A"/>
    <w:rsid w:val="000445D5"/>
    <w:rsid w:val="0004466E"/>
    <w:rsid w:val="00044671"/>
    <w:rsid w:val="00044675"/>
    <w:rsid w:val="00044676"/>
    <w:rsid w:val="00044739"/>
    <w:rsid w:val="000447A7"/>
    <w:rsid w:val="00044839"/>
    <w:rsid w:val="00044ABA"/>
    <w:rsid w:val="00044BC5"/>
    <w:rsid w:val="00044C27"/>
    <w:rsid w:val="00044CB1"/>
    <w:rsid w:val="00044D18"/>
    <w:rsid w:val="00044DD3"/>
    <w:rsid w:val="00044E04"/>
    <w:rsid w:val="00044E41"/>
    <w:rsid w:val="00044F78"/>
    <w:rsid w:val="0004513F"/>
    <w:rsid w:val="0004582A"/>
    <w:rsid w:val="00045AA3"/>
    <w:rsid w:val="00045B07"/>
    <w:rsid w:val="00045BB7"/>
    <w:rsid w:val="00045EE6"/>
    <w:rsid w:val="00046194"/>
    <w:rsid w:val="000461DB"/>
    <w:rsid w:val="00046208"/>
    <w:rsid w:val="0004641B"/>
    <w:rsid w:val="00046463"/>
    <w:rsid w:val="00046502"/>
    <w:rsid w:val="000468FF"/>
    <w:rsid w:val="00046AC0"/>
    <w:rsid w:val="00046B0A"/>
    <w:rsid w:val="00046C95"/>
    <w:rsid w:val="00046CFC"/>
    <w:rsid w:val="0004707A"/>
    <w:rsid w:val="00047083"/>
    <w:rsid w:val="000472EE"/>
    <w:rsid w:val="00047315"/>
    <w:rsid w:val="00047321"/>
    <w:rsid w:val="0004734B"/>
    <w:rsid w:val="0004737C"/>
    <w:rsid w:val="0004764D"/>
    <w:rsid w:val="000477BA"/>
    <w:rsid w:val="00047813"/>
    <w:rsid w:val="00047889"/>
    <w:rsid w:val="00047950"/>
    <w:rsid w:val="00047A0F"/>
    <w:rsid w:val="00047BC1"/>
    <w:rsid w:val="00047CEE"/>
    <w:rsid w:val="00047CFD"/>
    <w:rsid w:val="00047E19"/>
    <w:rsid w:val="00047F36"/>
    <w:rsid w:val="000501AA"/>
    <w:rsid w:val="0005028F"/>
    <w:rsid w:val="00050538"/>
    <w:rsid w:val="00050672"/>
    <w:rsid w:val="00050682"/>
    <w:rsid w:val="00050991"/>
    <w:rsid w:val="00050A2C"/>
    <w:rsid w:val="00050A54"/>
    <w:rsid w:val="00050AC9"/>
    <w:rsid w:val="00050CF1"/>
    <w:rsid w:val="00050D36"/>
    <w:rsid w:val="0005108D"/>
    <w:rsid w:val="000510CE"/>
    <w:rsid w:val="000511DF"/>
    <w:rsid w:val="000512A1"/>
    <w:rsid w:val="00051483"/>
    <w:rsid w:val="000514D1"/>
    <w:rsid w:val="00051552"/>
    <w:rsid w:val="000515A4"/>
    <w:rsid w:val="000516F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D60"/>
    <w:rsid w:val="00052E98"/>
    <w:rsid w:val="00052E9E"/>
    <w:rsid w:val="000531C9"/>
    <w:rsid w:val="0005321A"/>
    <w:rsid w:val="00053300"/>
    <w:rsid w:val="000534D6"/>
    <w:rsid w:val="000536E7"/>
    <w:rsid w:val="00053CB7"/>
    <w:rsid w:val="00053D96"/>
    <w:rsid w:val="00053E7C"/>
    <w:rsid w:val="0005407C"/>
    <w:rsid w:val="000542D6"/>
    <w:rsid w:val="00054352"/>
    <w:rsid w:val="00054379"/>
    <w:rsid w:val="000543C3"/>
    <w:rsid w:val="0005449F"/>
    <w:rsid w:val="00054982"/>
    <w:rsid w:val="00054A7D"/>
    <w:rsid w:val="00054AB3"/>
    <w:rsid w:val="00054C12"/>
    <w:rsid w:val="00054D11"/>
    <w:rsid w:val="00054F40"/>
    <w:rsid w:val="000550DD"/>
    <w:rsid w:val="000552C2"/>
    <w:rsid w:val="00055363"/>
    <w:rsid w:val="0005536A"/>
    <w:rsid w:val="00055390"/>
    <w:rsid w:val="00055601"/>
    <w:rsid w:val="00055922"/>
    <w:rsid w:val="00055B3C"/>
    <w:rsid w:val="00055BC9"/>
    <w:rsid w:val="00055D3D"/>
    <w:rsid w:val="00055E3B"/>
    <w:rsid w:val="00055E79"/>
    <w:rsid w:val="00055E83"/>
    <w:rsid w:val="00055ED0"/>
    <w:rsid w:val="0005615D"/>
    <w:rsid w:val="0005618B"/>
    <w:rsid w:val="00056242"/>
    <w:rsid w:val="000562B4"/>
    <w:rsid w:val="000565CE"/>
    <w:rsid w:val="000565F9"/>
    <w:rsid w:val="000566FF"/>
    <w:rsid w:val="00056C55"/>
    <w:rsid w:val="00056E85"/>
    <w:rsid w:val="000570B9"/>
    <w:rsid w:val="00057376"/>
    <w:rsid w:val="00057569"/>
    <w:rsid w:val="00057683"/>
    <w:rsid w:val="0005769F"/>
    <w:rsid w:val="00057764"/>
    <w:rsid w:val="0005791A"/>
    <w:rsid w:val="000579FF"/>
    <w:rsid w:val="00057CC4"/>
    <w:rsid w:val="00057CE4"/>
    <w:rsid w:val="00057D1F"/>
    <w:rsid w:val="00057D6B"/>
    <w:rsid w:val="00057DFA"/>
    <w:rsid w:val="00057EED"/>
    <w:rsid w:val="00057F10"/>
    <w:rsid w:val="00060154"/>
    <w:rsid w:val="0006026C"/>
    <w:rsid w:val="000602C2"/>
    <w:rsid w:val="000602D4"/>
    <w:rsid w:val="00060301"/>
    <w:rsid w:val="0006044E"/>
    <w:rsid w:val="000605EE"/>
    <w:rsid w:val="000605F0"/>
    <w:rsid w:val="00060847"/>
    <w:rsid w:val="0006090B"/>
    <w:rsid w:val="00060B9E"/>
    <w:rsid w:val="00060C5B"/>
    <w:rsid w:val="00060CE5"/>
    <w:rsid w:val="00060FAA"/>
    <w:rsid w:val="0006113A"/>
    <w:rsid w:val="0006124E"/>
    <w:rsid w:val="000613E8"/>
    <w:rsid w:val="0006144C"/>
    <w:rsid w:val="000614A5"/>
    <w:rsid w:val="00061525"/>
    <w:rsid w:val="000616F5"/>
    <w:rsid w:val="00061813"/>
    <w:rsid w:val="000619F4"/>
    <w:rsid w:val="00061A8D"/>
    <w:rsid w:val="00061B2E"/>
    <w:rsid w:val="00061B32"/>
    <w:rsid w:val="00061C3A"/>
    <w:rsid w:val="00061C3D"/>
    <w:rsid w:val="00061CE3"/>
    <w:rsid w:val="00061D9C"/>
    <w:rsid w:val="00061EB3"/>
    <w:rsid w:val="00061FCA"/>
    <w:rsid w:val="0006221C"/>
    <w:rsid w:val="00062380"/>
    <w:rsid w:val="00062537"/>
    <w:rsid w:val="000625CA"/>
    <w:rsid w:val="0006260B"/>
    <w:rsid w:val="0006260E"/>
    <w:rsid w:val="00062684"/>
    <w:rsid w:val="000627FC"/>
    <w:rsid w:val="00062B82"/>
    <w:rsid w:val="00062B9E"/>
    <w:rsid w:val="00062CA4"/>
    <w:rsid w:val="00062CE1"/>
    <w:rsid w:val="00062D44"/>
    <w:rsid w:val="0006301B"/>
    <w:rsid w:val="000630C1"/>
    <w:rsid w:val="00063153"/>
    <w:rsid w:val="000631A2"/>
    <w:rsid w:val="000633AF"/>
    <w:rsid w:val="00063417"/>
    <w:rsid w:val="00063613"/>
    <w:rsid w:val="0006379A"/>
    <w:rsid w:val="0006380E"/>
    <w:rsid w:val="00063A25"/>
    <w:rsid w:val="00063ACB"/>
    <w:rsid w:val="00063ACC"/>
    <w:rsid w:val="00063ADF"/>
    <w:rsid w:val="00063BD2"/>
    <w:rsid w:val="00063C2C"/>
    <w:rsid w:val="00063C35"/>
    <w:rsid w:val="00063CD3"/>
    <w:rsid w:val="00063E3C"/>
    <w:rsid w:val="000645DC"/>
    <w:rsid w:val="0006465B"/>
    <w:rsid w:val="0006467D"/>
    <w:rsid w:val="00064722"/>
    <w:rsid w:val="00064757"/>
    <w:rsid w:val="000647DF"/>
    <w:rsid w:val="00064AA8"/>
    <w:rsid w:val="00064BAC"/>
    <w:rsid w:val="00064CC9"/>
    <w:rsid w:val="00064CD0"/>
    <w:rsid w:val="00064D3E"/>
    <w:rsid w:val="00064E78"/>
    <w:rsid w:val="00064EE5"/>
    <w:rsid w:val="00064F50"/>
    <w:rsid w:val="000650B8"/>
    <w:rsid w:val="00065105"/>
    <w:rsid w:val="00065194"/>
    <w:rsid w:val="0006524A"/>
    <w:rsid w:val="00065273"/>
    <w:rsid w:val="000658D9"/>
    <w:rsid w:val="00065A7C"/>
    <w:rsid w:val="00065A8D"/>
    <w:rsid w:val="00065A93"/>
    <w:rsid w:val="00065AA8"/>
    <w:rsid w:val="00065D36"/>
    <w:rsid w:val="00065DCB"/>
    <w:rsid w:val="00065FD0"/>
    <w:rsid w:val="00066082"/>
    <w:rsid w:val="000661E0"/>
    <w:rsid w:val="00066292"/>
    <w:rsid w:val="00066528"/>
    <w:rsid w:val="00066B1A"/>
    <w:rsid w:val="00066B44"/>
    <w:rsid w:val="00066B4B"/>
    <w:rsid w:val="00066DBB"/>
    <w:rsid w:val="00067007"/>
    <w:rsid w:val="00067092"/>
    <w:rsid w:val="000672E5"/>
    <w:rsid w:val="000674F0"/>
    <w:rsid w:val="000674F9"/>
    <w:rsid w:val="000675C1"/>
    <w:rsid w:val="00067626"/>
    <w:rsid w:val="00067670"/>
    <w:rsid w:val="00067722"/>
    <w:rsid w:val="0006778B"/>
    <w:rsid w:val="000678E3"/>
    <w:rsid w:val="000678F1"/>
    <w:rsid w:val="0006792D"/>
    <w:rsid w:val="00067992"/>
    <w:rsid w:val="00067A26"/>
    <w:rsid w:val="00067DF8"/>
    <w:rsid w:val="00067E92"/>
    <w:rsid w:val="00067FC0"/>
    <w:rsid w:val="00070140"/>
    <w:rsid w:val="000701AC"/>
    <w:rsid w:val="00070256"/>
    <w:rsid w:val="000702BF"/>
    <w:rsid w:val="000706EC"/>
    <w:rsid w:val="00070780"/>
    <w:rsid w:val="000708EB"/>
    <w:rsid w:val="00070A0E"/>
    <w:rsid w:val="00070A34"/>
    <w:rsid w:val="00070A66"/>
    <w:rsid w:val="00070AE9"/>
    <w:rsid w:val="00070B17"/>
    <w:rsid w:val="00070C57"/>
    <w:rsid w:val="00070E5B"/>
    <w:rsid w:val="00070F5B"/>
    <w:rsid w:val="00071126"/>
    <w:rsid w:val="00071138"/>
    <w:rsid w:val="00071766"/>
    <w:rsid w:val="000717D1"/>
    <w:rsid w:val="00071858"/>
    <w:rsid w:val="000719A6"/>
    <w:rsid w:val="00071A54"/>
    <w:rsid w:val="00071AFA"/>
    <w:rsid w:val="00071B84"/>
    <w:rsid w:val="00071BD7"/>
    <w:rsid w:val="00071E1E"/>
    <w:rsid w:val="00071E21"/>
    <w:rsid w:val="0007212F"/>
    <w:rsid w:val="0007216A"/>
    <w:rsid w:val="0007222F"/>
    <w:rsid w:val="000722A7"/>
    <w:rsid w:val="000723C0"/>
    <w:rsid w:val="0007258B"/>
    <w:rsid w:val="000726EA"/>
    <w:rsid w:val="00072CE5"/>
    <w:rsid w:val="00072D56"/>
    <w:rsid w:val="00072DBB"/>
    <w:rsid w:val="00072E5B"/>
    <w:rsid w:val="0007311E"/>
    <w:rsid w:val="00073618"/>
    <w:rsid w:val="00073657"/>
    <w:rsid w:val="0007368E"/>
    <w:rsid w:val="0007382D"/>
    <w:rsid w:val="000738CF"/>
    <w:rsid w:val="000738E9"/>
    <w:rsid w:val="00073A69"/>
    <w:rsid w:val="00073AC0"/>
    <w:rsid w:val="00073C22"/>
    <w:rsid w:val="00073C7A"/>
    <w:rsid w:val="00073D2F"/>
    <w:rsid w:val="00073D31"/>
    <w:rsid w:val="00073D66"/>
    <w:rsid w:val="00073F2B"/>
    <w:rsid w:val="0007419A"/>
    <w:rsid w:val="0007428E"/>
    <w:rsid w:val="00074313"/>
    <w:rsid w:val="00074435"/>
    <w:rsid w:val="0007460F"/>
    <w:rsid w:val="00074674"/>
    <w:rsid w:val="000746BF"/>
    <w:rsid w:val="0007472C"/>
    <w:rsid w:val="00074794"/>
    <w:rsid w:val="00074798"/>
    <w:rsid w:val="00074832"/>
    <w:rsid w:val="00074988"/>
    <w:rsid w:val="00074A21"/>
    <w:rsid w:val="00074ABE"/>
    <w:rsid w:val="00074C06"/>
    <w:rsid w:val="00074C45"/>
    <w:rsid w:val="00074C67"/>
    <w:rsid w:val="00074DDA"/>
    <w:rsid w:val="00074EB6"/>
    <w:rsid w:val="00074EE9"/>
    <w:rsid w:val="00074F28"/>
    <w:rsid w:val="0007507E"/>
    <w:rsid w:val="000751B3"/>
    <w:rsid w:val="000751BE"/>
    <w:rsid w:val="000751D3"/>
    <w:rsid w:val="000751E2"/>
    <w:rsid w:val="00075229"/>
    <w:rsid w:val="0007525E"/>
    <w:rsid w:val="000752DB"/>
    <w:rsid w:val="0007534E"/>
    <w:rsid w:val="0007538D"/>
    <w:rsid w:val="0007540A"/>
    <w:rsid w:val="00075414"/>
    <w:rsid w:val="0007577F"/>
    <w:rsid w:val="00075915"/>
    <w:rsid w:val="00075CF5"/>
    <w:rsid w:val="00075D7B"/>
    <w:rsid w:val="00075E84"/>
    <w:rsid w:val="00075EBD"/>
    <w:rsid w:val="0007612F"/>
    <w:rsid w:val="0007654A"/>
    <w:rsid w:val="00076584"/>
    <w:rsid w:val="0007664A"/>
    <w:rsid w:val="00076A1B"/>
    <w:rsid w:val="00076A3E"/>
    <w:rsid w:val="00076A52"/>
    <w:rsid w:val="00076A6D"/>
    <w:rsid w:val="00076A7F"/>
    <w:rsid w:val="00076C9C"/>
    <w:rsid w:val="00076DF8"/>
    <w:rsid w:val="00076EA3"/>
    <w:rsid w:val="00076FA3"/>
    <w:rsid w:val="00077008"/>
    <w:rsid w:val="0007705A"/>
    <w:rsid w:val="00077086"/>
    <w:rsid w:val="000770B3"/>
    <w:rsid w:val="00077147"/>
    <w:rsid w:val="0007717C"/>
    <w:rsid w:val="000772BF"/>
    <w:rsid w:val="000772C9"/>
    <w:rsid w:val="00077359"/>
    <w:rsid w:val="0007752C"/>
    <w:rsid w:val="00077628"/>
    <w:rsid w:val="000778C3"/>
    <w:rsid w:val="00077A44"/>
    <w:rsid w:val="00077B1F"/>
    <w:rsid w:val="00077CAD"/>
    <w:rsid w:val="00077D8A"/>
    <w:rsid w:val="00077EEC"/>
    <w:rsid w:val="00077F2B"/>
    <w:rsid w:val="00080064"/>
    <w:rsid w:val="0008042F"/>
    <w:rsid w:val="000804F5"/>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8A"/>
    <w:rsid w:val="000814AA"/>
    <w:rsid w:val="000815DD"/>
    <w:rsid w:val="000816B0"/>
    <w:rsid w:val="000817D4"/>
    <w:rsid w:val="000818C7"/>
    <w:rsid w:val="00081BA1"/>
    <w:rsid w:val="00081BC0"/>
    <w:rsid w:val="00081BDB"/>
    <w:rsid w:val="00081D2A"/>
    <w:rsid w:val="00081D61"/>
    <w:rsid w:val="00081F5C"/>
    <w:rsid w:val="000820A3"/>
    <w:rsid w:val="000820DE"/>
    <w:rsid w:val="00082171"/>
    <w:rsid w:val="00082277"/>
    <w:rsid w:val="000822FC"/>
    <w:rsid w:val="00082336"/>
    <w:rsid w:val="000823C9"/>
    <w:rsid w:val="000825A1"/>
    <w:rsid w:val="000826C9"/>
    <w:rsid w:val="00082B16"/>
    <w:rsid w:val="00082C2A"/>
    <w:rsid w:val="00082E9E"/>
    <w:rsid w:val="00082FA2"/>
    <w:rsid w:val="0008309C"/>
    <w:rsid w:val="000830B8"/>
    <w:rsid w:val="0008317D"/>
    <w:rsid w:val="0008345D"/>
    <w:rsid w:val="0008349C"/>
    <w:rsid w:val="0008352E"/>
    <w:rsid w:val="0008378B"/>
    <w:rsid w:val="000838A6"/>
    <w:rsid w:val="0008397C"/>
    <w:rsid w:val="00083A4E"/>
    <w:rsid w:val="00083AF9"/>
    <w:rsid w:val="00083BDB"/>
    <w:rsid w:val="00083BDD"/>
    <w:rsid w:val="00083CA9"/>
    <w:rsid w:val="00083CE9"/>
    <w:rsid w:val="00083D4E"/>
    <w:rsid w:val="00084060"/>
    <w:rsid w:val="000841FB"/>
    <w:rsid w:val="0008429E"/>
    <w:rsid w:val="000844F1"/>
    <w:rsid w:val="000844F6"/>
    <w:rsid w:val="00084587"/>
    <w:rsid w:val="0008472D"/>
    <w:rsid w:val="0008477A"/>
    <w:rsid w:val="000847B0"/>
    <w:rsid w:val="00084811"/>
    <w:rsid w:val="000848C7"/>
    <w:rsid w:val="000848E7"/>
    <w:rsid w:val="00084B0A"/>
    <w:rsid w:val="00084C04"/>
    <w:rsid w:val="00084D54"/>
    <w:rsid w:val="0008504B"/>
    <w:rsid w:val="00085162"/>
    <w:rsid w:val="00085236"/>
    <w:rsid w:val="000854C3"/>
    <w:rsid w:val="00085515"/>
    <w:rsid w:val="000855C9"/>
    <w:rsid w:val="000855EF"/>
    <w:rsid w:val="00085602"/>
    <w:rsid w:val="000858EC"/>
    <w:rsid w:val="00085956"/>
    <w:rsid w:val="00085997"/>
    <w:rsid w:val="000859AA"/>
    <w:rsid w:val="00085A6C"/>
    <w:rsid w:val="00085B14"/>
    <w:rsid w:val="00085C18"/>
    <w:rsid w:val="00085C85"/>
    <w:rsid w:val="00085E2C"/>
    <w:rsid w:val="00085ECD"/>
    <w:rsid w:val="00085F5E"/>
    <w:rsid w:val="00086360"/>
    <w:rsid w:val="00086435"/>
    <w:rsid w:val="0008654C"/>
    <w:rsid w:val="0008688E"/>
    <w:rsid w:val="000868E4"/>
    <w:rsid w:val="0008698A"/>
    <w:rsid w:val="00086B90"/>
    <w:rsid w:val="00086BEF"/>
    <w:rsid w:val="00086C6D"/>
    <w:rsid w:val="00086E76"/>
    <w:rsid w:val="00086F25"/>
    <w:rsid w:val="00086F66"/>
    <w:rsid w:val="00086F7F"/>
    <w:rsid w:val="00086F96"/>
    <w:rsid w:val="00087109"/>
    <w:rsid w:val="000871D5"/>
    <w:rsid w:val="00087260"/>
    <w:rsid w:val="000873E1"/>
    <w:rsid w:val="00087582"/>
    <w:rsid w:val="0008789C"/>
    <w:rsid w:val="00087916"/>
    <w:rsid w:val="00087946"/>
    <w:rsid w:val="00087AEA"/>
    <w:rsid w:val="00087CA2"/>
    <w:rsid w:val="00087DD0"/>
    <w:rsid w:val="00087DE1"/>
    <w:rsid w:val="000900DA"/>
    <w:rsid w:val="0009048D"/>
    <w:rsid w:val="000904A3"/>
    <w:rsid w:val="00090588"/>
    <w:rsid w:val="00090722"/>
    <w:rsid w:val="000907DE"/>
    <w:rsid w:val="000907DF"/>
    <w:rsid w:val="00090968"/>
    <w:rsid w:val="000909FF"/>
    <w:rsid w:val="00090A71"/>
    <w:rsid w:val="00090A82"/>
    <w:rsid w:val="00090C54"/>
    <w:rsid w:val="00090C90"/>
    <w:rsid w:val="00090F7C"/>
    <w:rsid w:val="000910C2"/>
    <w:rsid w:val="000910FA"/>
    <w:rsid w:val="00091200"/>
    <w:rsid w:val="000914AD"/>
    <w:rsid w:val="000914D2"/>
    <w:rsid w:val="00091505"/>
    <w:rsid w:val="00091514"/>
    <w:rsid w:val="000916BC"/>
    <w:rsid w:val="000916EE"/>
    <w:rsid w:val="00091722"/>
    <w:rsid w:val="0009184C"/>
    <w:rsid w:val="00091925"/>
    <w:rsid w:val="00091937"/>
    <w:rsid w:val="000919BC"/>
    <w:rsid w:val="00091A13"/>
    <w:rsid w:val="00091B09"/>
    <w:rsid w:val="00091C02"/>
    <w:rsid w:val="00091CDC"/>
    <w:rsid w:val="00091CE4"/>
    <w:rsid w:val="00091D50"/>
    <w:rsid w:val="00091D96"/>
    <w:rsid w:val="00091E87"/>
    <w:rsid w:val="00091EC9"/>
    <w:rsid w:val="00092097"/>
    <w:rsid w:val="0009214C"/>
    <w:rsid w:val="00092210"/>
    <w:rsid w:val="00092260"/>
    <w:rsid w:val="00092326"/>
    <w:rsid w:val="00092386"/>
    <w:rsid w:val="000926E4"/>
    <w:rsid w:val="000928D4"/>
    <w:rsid w:val="00092BC3"/>
    <w:rsid w:val="00092C87"/>
    <w:rsid w:val="00092DAB"/>
    <w:rsid w:val="00092F2E"/>
    <w:rsid w:val="00093052"/>
    <w:rsid w:val="00093074"/>
    <w:rsid w:val="000930D0"/>
    <w:rsid w:val="000931D9"/>
    <w:rsid w:val="0009331D"/>
    <w:rsid w:val="000933F9"/>
    <w:rsid w:val="000934BA"/>
    <w:rsid w:val="000935CD"/>
    <w:rsid w:val="000936FD"/>
    <w:rsid w:val="000937AC"/>
    <w:rsid w:val="00093BA2"/>
    <w:rsid w:val="00093BF9"/>
    <w:rsid w:val="00093D09"/>
    <w:rsid w:val="00093DC9"/>
    <w:rsid w:val="00093DCF"/>
    <w:rsid w:val="00093DD5"/>
    <w:rsid w:val="00093DEA"/>
    <w:rsid w:val="00093E02"/>
    <w:rsid w:val="00093E52"/>
    <w:rsid w:val="00093E5C"/>
    <w:rsid w:val="00094012"/>
    <w:rsid w:val="000940EE"/>
    <w:rsid w:val="000941AA"/>
    <w:rsid w:val="000943D2"/>
    <w:rsid w:val="00094422"/>
    <w:rsid w:val="0009454B"/>
    <w:rsid w:val="00094728"/>
    <w:rsid w:val="00094813"/>
    <w:rsid w:val="00094827"/>
    <w:rsid w:val="00094A0D"/>
    <w:rsid w:val="00094B53"/>
    <w:rsid w:val="00094CD3"/>
    <w:rsid w:val="00094D6C"/>
    <w:rsid w:val="00094EB3"/>
    <w:rsid w:val="00094EDB"/>
    <w:rsid w:val="00094EF7"/>
    <w:rsid w:val="00095058"/>
    <w:rsid w:val="00095107"/>
    <w:rsid w:val="00095145"/>
    <w:rsid w:val="00095268"/>
    <w:rsid w:val="000952F7"/>
    <w:rsid w:val="00095399"/>
    <w:rsid w:val="000953D9"/>
    <w:rsid w:val="000955AD"/>
    <w:rsid w:val="00095665"/>
    <w:rsid w:val="00095730"/>
    <w:rsid w:val="00095861"/>
    <w:rsid w:val="00095B2C"/>
    <w:rsid w:val="00095B93"/>
    <w:rsid w:val="00095C57"/>
    <w:rsid w:val="00095CB8"/>
    <w:rsid w:val="00096144"/>
    <w:rsid w:val="00096266"/>
    <w:rsid w:val="00096277"/>
    <w:rsid w:val="00096733"/>
    <w:rsid w:val="000967BE"/>
    <w:rsid w:val="000968E5"/>
    <w:rsid w:val="000968E6"/>
    <w:rsid w:val="00096A7D"/>
    <w:rsid w:val="00096C64"/>
    <w:rsid w:val="00096ED2"/>
    <w:rsid w:val="00096F97"/>
    <w:rsid w:val="00096FC2"/>
    <w:rsid w:val="00096FDD"/>
    <w:rsid w:val="00097095"/>
    <w:rsid w:val="00097392"/>
    <w:rsid w:val="000973B2"/>
    <w:rsid w:val="00097433"/>
    <w:rsid w:val="0009773C"/>
    <w:rsid w:val="000977B1"/>
    <w:rsid w:val="000977CE"/>
    <w:rsid w:val="000978B8"/>
    <w:rsid w:val="0009792D"/>
    <w:rsid w:val="00097A45"/>
    <w:rsid w:val="00097A68"/>
    <w:rsid w:val="00097AA8"/>
    <w:rsid w:val="00097AB9"/>
    <w:rsid w:val="00097C69"/>
    <w:rsid w:val="00097EF4"/>
    <w:rsid w:val="00097F19"/>
    <w:rsid w:val="000A0100"/>
    <w:rsid w:val="000A0145"/>
    <w:rsid w:val="000A0232"/>
    <w:rsid w:val="000A0293"/>
    <w:rsid w:val="000A0297"/>
    <w:rsid w:val="000A0337"/>
    <w:rsid w:val="000A043D"/>
    <w:rsid w:val="000A044C"/>
    <w:rsid w:val="000A0498"/>
    <w:rsid w:val="000A0569"/>
    <w:rsid w:val="000A073B"/>
    <w:rsid w:val="000A073C"/>
    <w:rsid w:val="000A076D"/>
    <w:rsid w:val="000A0795"/>
    <w:rsid w:val="000A08AC"/>
    <w:rsid w:val="000A08FC"/>
    <w:rsid w:val="000A0933"/>
    <w:rsid w:val="000A09A0"/>
    <w:rsid w:val="000A09C6"/>
    <w:rsid w:val="000A0A47"/>
    <w:rsid w:val="000A0B0B"/>
    <w:rsid w:val="000A0BF4"/>
    <w:rsid w:val="000A0CD0"/>
    <w:rsid w:val="000A0D24"/>
    <w:rsid w:val="000A0F9E"/>
    <w:rsid w:val="000A1056"/>
    <w:rsid w:val="000A10A3"/>
    <w:rsid w:val="000A1134"/>
    <w:rsid w:val="000A1249"/>
    <w:rsid w:val="000A146D"/>
    <w:rsid w:val="000A1494"/>
    <w:rsid w:val="000A17A8"/>
    <w:rsid w:val="000A18F0"/>
    <w:rsid w:val="000A1970"/>
    <w:rsid w:val="000A19A9"/>
    <w:rsid w:val="000A19E6"/>
    <w:rsid w:val="000A1A6C"/>
    <w:rsid w:val="000A1C87"/>
    <w:rsid w:val="000A1DA0"/>
    <w:rsid w:val="000A1F96"/>
    <w:rsid w:val="000A209D"/>
    <w:rsid w:val="000A20B2"/>
    <w:rsid w:val="000A20C6"/>
    <w:rsid w:val="000A2110"/>
    <w:rsid w:val="000A2396"/>
    <w:rsid w:val="000A2412"/>
    <w:rsid w:val="000A2452"/>
    <w:rsid w:val="000A2510"/>
    <w:rsid w:val="000A254B"/>
    <w:rsid w:val="000A25C6"/>
    <w:rsid w:val="000A27E3"/>
    <w:rsid w:val="000A2857"/>
    <w:rsid w:val="000A287B"/>
    <w:rsid w:val="000A2958"/>
    <w:rsid w:val="000A29B6"/>
    <w:rsid w:val="000A29DA"/>
    <w:rsid w:val="000A2A7D"/>
    <w:rsid w:val="000A2AF5"/>
    <w:rsid w:val="000A2B8D"/>
    <w:rsid w:val="000A2B8E"/>
    <w:rsid w:val="000A2C21"/>
    <w:rsid w:val="000A2D36"/>
    <w:rsid w:val="000A2E6C"/>
    <w:rsid w:val="000A2EFD"/>
    <w:rsid w:val="000A3185"/>
    <w:rsid w:val="000A31E3"/>
    <w:rsid w:val="000A31FD"/>
    <w:rsid w:val="000A338A"/>
    <w:rsid w:val="000A343F"/>
    <w:rsid w:val="000A3443"/>
    <w:rsid w:val="000A3475"/>
    <w:rsid w:val="000A358B"/>
    <w:rsid w:val="000A35AC"/>
    <w:rsid w:val="000A35BE"/>
    <w:rsid w:val="000A3624"/>
    <w:rsid w:val="000A3819"/>
    <w:rsid w:val="000A382E"/>
    <w:rsid w:val="000A3835"/>
    <w:rsid w:val="000A3A7D"/>
    <w:rsid w:val="000A3FF6"/>
    <w:rsid w:val="000A416C"/>
    <w:rsid w:val="000A43A3"/>
    <w:rsid w:val="000A43A5"/>
    <w:rsid w:val="000A46BE"/>
    <w:rsid w:val="000A46E0"/>
    <w:rsid w:val="000A4720"/>
    <w:rsid w:val="000A4756"/>
    <w:rsid w:val="000A4761"/>
    <w:rsid w:val="000A4960"/>
    <w:rsid w:val="000A4967"/>
    <w:rsid w:val="000A49AA"/>
    <w:rsid w:val="000A4AC3"/>
    <w:rsid w:val="000A4C1C"/>
    <w:rsid w:val="000A4DB8"/>
    <w:rsid w:val="000A4E43"/>
    <w:rsid w:val="000A5052"/>
    <w:rsid w:val="000A5115"/>
    <w:rsid w:val="000A51A3"/>
    <w:rsid w:val="000A522C"/>
    <w:rsid w:val="000A5303"/>
    <w:rsid w:val="000A54E8"/>
    <w:rsid w:val="000A550E"/>
    <w:rsid w:val="000A563C"/>
    <w:rsid w:val="000A578C"/>
    <w:rsid w:val="000A57E1"/>
    <w:rsid w:val="000A591F"/>
    <w:rsid w:val="000A5927"/>
    <w:rsid w:val="000A5990"/>
    <w:rsid w:val="000A5BC6"/>
    <w:rsid w:val="000A5CC5"/>
    <w:rsid w:val="000A5CC8"/>
    <w:rsid w:val="000A5D1E"/>
    <w:rsid w:val="000A5D78"/>
    <w:rsid w:val="000A6040"/>
    <w:rsid w:val="000A613A"/>
    <w:rsid w:val="000A6562"/>
    <w:rsid w:val="000A658C"/>
    <w:rsid w:val="000A695E"/>
    <w:rsid w:val="000A69E4"/>
    <w:rsid w:val="000A69EC"/>
    <w:rsid w:val="000A6A63"/>
    <w:rsid w:val="000A6C14"/>
    <w:rsid w:val="000A6C22"/>
    <w:rsid w:val="000A6C51"/>
    <w:rsid w:val="000A6D9B"/>
    <w:rsid w:val="000A6EDD"/>
    <w:rsid w:val="000A7015"/>
    <w:rsid w:val="000A7146"/>
    <w:rsid w:val="000A7163"/>
    <w:rsid w:val="000A7231"/>
    <w:rsid w:val="000A7261"/>
    <w:rsid w:val="000A72C7"/>
    <w:rsid w:val="000A7355"/>
    <w:rsid w:val="000A77D7"/>
    <w:rsid w:val="000A793D"/>
    <w:rsid w:val="000A79DD"/>
    <w:rsid w:val="000A7A58"/>
    <w:rsid w:val="000A7B2F"/>
    <w:rsid w:val="000A7BDF"/>
    <w:rsid w:val="000A7CFF"/>
    <w:rsid w:val="000A7D61"/>
    <w:rsid w:val="000A7D98"/>
    <w:rsid w:val="000A7E5C"/>
    <w:rsid w:val="000A7EE3"/>
    <w:rsid w:val="000B003E"/>
    <w:rsid w:val="000B0093"/>
    <w:rsid w:val="000B00A3"/>
    <w:rsid w:val="000B026F"/>
    <w:rsid w:val="000B02E4"/>
    <w:rsid w:val="000B072F"/>
    <w:rsid w:val="000B09DB"/>
    <w:rsid w:val="000B0AC0"/>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1F9"/>
    <w:rsid w:val="000B23B3"/>
    <w:rsid w:val="000B24C9"/>
    <w:rsid w:val="000B2863"/>
    <w:rsid w:val="000B2A06"/>
    <w:rsid w:val="000B2A40"/>
    <w:rsid w:val="000B2EBA"/>
    <w:rsid w:val="000B30F6"/>
    <w:rsid w:val="000B3323"/>
    <w:rsid w:val="000B3394"/>
    <w:rsid w:val="000B3568"/>
    <w:rsid w:val="000B359A"/>
    <w:rsid w:val="000B35D6"/>
    <w:rsid w:val="000B3615"/>
    <w:rsid w:val="000B362B"/>
    <w:rsid w:val="000B3660"/>
    <w:rsid w:val="000B3670"/>
    <w:rsid w:val="000B36BA"/>
    <w:rsid w:val="000B3705"/>
    <w:rsid w:val="000B37B4"/>
    <w:rsid w:val="000B39D9"/>
    <w:rsid w:val="000B3A55"/>
    <w:rsid w:val="000B3B7B"/>
    <w:rsid w:val="000B3D36"/>
    <w:rsid w:val="000B3FD4"/>
    <w:rsid w:val="000B42CC"/>
    <w:rsid w:val="000B4317"/>
    <w:rsid w:val="000B4364"/>
    <w:rsid w:val="000B4499"/>
    <w:rsid w:val="000B44D7"/>
    <w:rsid w:val="000B45AF"/>
    <w:rsid w:val="000B4960"/>
    <w:rsid w:val="000B4A04"/>
    <w:rsid w:val="000B4B9E"/>
    <w:rsid w:val="000B4BE0"/>
    <w:rsid w:val="000B4C5F"/>
    <w:rsid w:val="000B4C8C"/>
    <w:rsid w:val="000B4CD3"/>
    <w:rsid w:val="000B501D"/>
    <w:rsid w:val="000B51D6"/>
    <w:rsid w:val="000B536A"/>
    <w:rsid w:val="000B5620"/>
    <w:rsid w:val="000B5963"/>
    <w:rsid w:val="000B5B18"/>
    <w:rsid w:val="000B5C49"/>
    <w:rsid w:val="000B5E4D"/>
    <w:rsid w:val="000B5F66"/>
    <w:rsid w:val="000B60AD"/>
    <w:rsid w:val="000B6188"/>
    <w:rsid w:val="000B61AF"/>
    <w:rsid w:val="000B6367"/>
    <w:rsid w:val="000B6519"/>
    <w:rsid w:val="000B65A8"/>
    <w:rsid w:val="000B663C"/>
    <w:rsid w:val="000B6673"/>
    <w:rsid w:val="000B66EC"/>
    <w:rsid w:val="000B68A9"/>
    <w:rsid w:val="000B6930"/>
    <w:rsid w:val="000B69B5"/>
    <w:rsid w:val="000B6B01"/>
    <w:rsid w:val="000B6D3A"/>
    <w:rsid w:val="000B6E18"/>
    <w:rsid w:val="000B6E9B"/>
    <w:rsid w:val="000B7182"/>
    <w:rsid w:val="000B7342"/>
    <w:rsid w:val="000B74FB"/>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3B5"/>
    <w:rsid w:val="000C1597"/>
    <w:rsid w:val="000C16BC"/>
    <w:rsid w:val="000C1A20"/>
    <w:rsid w:val="000C1AF1"/>
    <w:rsid w:val="000C1CB6"/>
    <w:rsid w:val="000C1D83"/>
    <w:rsid w:val="000C201E"/>
    <w:rsid w:val="000C2186"/>
    <w:rsid w:val="000C218C"/>
    <w:rsid w:val="000C26CB"/>
    <w:rsid w:val="000C2758"/>
    <w:rsid w:val="000C2829"/>
    <w:rsid w:val="000C2ADF"/>
    <w:rsid w:val="000C2AE3"/>
    <w:rsid w:val="000C2BA2"/>
    <w:rsid w:val="000C2C05"/>
    <w:rsid w:val="000C2C10"/>
    <w:rsid w:val="000C2C2D"/>
    <w:rsid w:val="000C2C9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0"/>
    <w:rsid w:val="000C3D59"/>
    <w:rsid w:val="000C3D87"/>
    <w:rsid w:val="000C3DE5"/>
    <w:rsid w:val="000C3EC3"/>
    <w:rsid w:val="000C402F"/>
    <w:rsid w:val="000C40F7"/>
    <w:rsid w:val="000C41BC"/>
    <w:rsid w:val="000C41F6"/>
    <w:rsid w:val="000C4202"/>
    <w:rsid w:val="000C4324"/>
    <w:rsid w:val="000C432A"/>
    <w:rsid w:val="000C432E"/>
    <w:rsid w:val="000C4425"/>
    <w:rsid w:val="000C4568"/>
    <w:rsid w:val="000C45DC"/>
    <w:rsid w:val="000C45F1"/>
    <w:rsid w:val="000C486E"/>
    <w:rsid w:val="000C490B"/>
    <w:rsid w:val="000C4996"/>
    <w:rsid w:val="000C4B68"/>
    <w:rsid w:val="000C4C57"/>
    <w:rsid w:val="000C4D5E"/>
    <w:rsid w:val="000C4D82"/>
    <w:rsid w:val="000C4D9F"/>
    <w:rsid w:val="000C504A"/>
    <w:rsid w:val="000C5129"/>
    <w:rsid w:val="000C5309"/>
    <w:rsid w:val="000C5370"/>
    <w:rsid w:val="000C539F"/>
    <w:rsid w:val="000C53E1"/>
    <w:rsid w:val="000C53E7"/>
    <w:rsid w:val="000C543A"/>
    <w:rsid w:val="000C543F"/>
    <w:rsid w:val="000C5494"/>
    <w:rsid w:val="000C5495"/>
    <w:rsid w:val="000C54FB"/>
    <w:rsid w:val="000C5580"/>
    <w:rsid w:val="000C56C5"/>
    <w:rsid w:val="000C56C9"/>
    <w:rsid w:val="000C57B7"/>
    <w:rsid w:val="000C590E"/>
    <w:rsid w:val="000C5988"/>
    <w:rsid w:val="000C5B4A"/>
    <w:rsid w:val="000C5BFD"/>
    <w:rsid w:val="000C5CB8"/>
    <w:rsid w:val="000C5D65"/>
    <w:rsid w:val="000C6043"/>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230"/>
    <w:rsid w:val="000C724C"/>
    <w:rsid w:val="000C74E2"/>
    <w:rsid w:val="000C75BA"/>
    <w:rsid w:val="000C789D"/>
    <w:rsid w:val="000C79A0"/>
    <w:rsid w:val="000C7B70"/>
    <w:rsid w:val="000C7C4F"/>
    <w:rsid w:val="000C7FCD"/>
    <w:rsid w:val="000D0029"/>
    <w:rsid w:val="000D0068"/>
    <w:rsid w:val="000D0249"/>
    <w:rsid w:val="000D03B8"/>
    <w:rsid w:val="000D0693"/>
    <w:rsid w:val="000D0931"/>
    <w:rsid w:val="000D0A20"/>
    <w:rsid w:val="000D0A3E"/>
    <w:rsid w:val="000D0B20"/>
    <w:rsid w:val="000D0BBE"/>
    <w:rsid w:val="000D0BCC"/>
    <w:rsid w:val="000D0BFC"/>
    <w:rsid w:val="000D0C6C"/>
    <w:rsid w:val="000D0DC0"/>
    <w:rsid w:val="000D0EA8"/>
    <w:rsid w:val="000D0F9B"/>
    <w:rsid w:val="000D1003"/>
    <w:rsid w:val="000D1123"/>
    <w:rsid w:val="000D121C"/>
    <w:rsid w:val="000D13E2"/>
    <w:rsid w:val="000D1467"/>
    <w:rsid w:val="000D14A9"/>
    <w:rsid w:val="000D16D5"/>
    <w:rsid w:val="000D18E6"/>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752"/>
    <w:rsid w:val="000D285F"/>
    <w:rsid w:val="000D2951"/>
    <w:rsid w:val="000D29DD"/>
    <w:rsid w:val="000D2DB8"/>
    <w:rsid w:val="000D2EA7"/>
    <w:rsid w:val="000D2EC4"/>
    <w:rsid w:val="000D30F5"/>
    <w:rsid w:val="000D3223"/>
    <w:rsid w:val="000D33B3"/>
    <w:rsid w:val="000D33E8"/>
    <w:rsid w:val="000D3528"/>
    <w:rsid w:val="000D35D4"/>
    <w:rsid w:val="000D3708"/>
    <w:rsid w:val="000D3710"/>
    <w:rsid w:val="000D383F"/>
    <w:rsid w:val="000D38B2"/>
    <w:rsid w:val="000D396F"/>
    <w:rsid w:val="000D3995"/>
    <w:rsid w:val="000D3AC1"/>
    <w:rsid w:val="000D3AE3"/>
    <w:rsid w:val="000D3B3E"/>
    <w:rsid w:val="000D3B4C"/>
    <w:rsid w:val="000D3B86"/>
    <w:rsid w:val="000D3E68"/>
    <w:rsid w:val="000D3FEE"/>
    <w:rsid w:val="000D40A9"/>
    <w:rsid w:val="000D41AB"/>
    <w:rsid w:val="000D440D"/>
    <w:rsid w:val="000D4748"/>
    <w:rsid w:val="000D479D"/>
    <w:rsid w:val="000D49C4"/>
    <w:rsid w:val="000D4AE1"/>
    <w:rsid w:val="000D4B9A"/>
    <w:rsid w:val="000D4BFB"/>
    <w:rsid w:val="000D4DE6"/>
    <w:rsid w:val="000D5051"/>
    <w:rsid w:val="000D52B4"/>
    <w:rsid w:val="000D52D4"/>
    <w:rsid w:val="000D5696"/>
    <w:rsid w:val="000D5AD2"/>
    <w:rsid w:val="000D5D45"/>
    <w:rsid w:val="000D5DE4"/>
    <w:rsid w:val="000D5DF7"/>
    <w:rsid w:val="000D5E84"/>
    <w:rsid w:val="000D5EE7"/>
    <w:rsid w:val="000D5F46"/>
    <w:rsid w:val="000D6035"/>
    <w:rsid w:val="000D6093"/>
    <w:rsid w:val="000D60C3"/>
    <w:rsid w:val="000D60EE"/>
    <w:rsid w:val="000D6125"/>
    <w:rsid w:val="000D6395"/>
    <w:rsid w:val="000D63C2"/>
    <w:rsid w:val="000D66A4"/>
    <w:rsid w:val="000D66FE"/>
    <w:rsid w:val="000D6717"/>
    <w:rsid w:val="000D68A0"/>
    <w:rsid w:val="000D6A9C"/>
    <w:rsid w:val="000D6D49"/>
    <w:rsid w:val="000D6E86"/>
    <w:rsid w:val="000D6EFF"/>
    <w:rsid w:val="000D7152"/>
    <w:rsid w:val="000D7163"/>
    <w:rsid w:val="000D7390"/>
    <w:rsid w:val="000D74BA"/>
    <w:rsid w:val="000D74ED"/>
    <w:rsid w:val="000D76DB"/>
    <w:rsid w:val="000D798A"/>
    <w:rsid w:val="000D7A4E"/>
    <w:rsid w:val="000D7ADB"/>
    <w:rsid w:val="000D7D1B"/>
    <w:rsid w:val="000E0006"/>
    <w:rsid w:val="000E02BE"/>
    <w:rsid w:val="000E052C"/>
    <w:rsid w:val="000E06E8"/>
    <w:rsid w:val="000E07C0"/>
    <w:rsid w:val="000E0826"/>
    <w:rsid w:val="000E0919"/>
    <w:rsid w:val="000E0A31"/>
    <w:rsid w:val="000E0BBC"/>
    <w:rsid w:val="000E0D3F"/>
    <w:rsid w:val="000E0D92"/>
    <w:rsid w:val="000E0FDC"/>
    <w:rsid w:val="000E10F8"/>
    <w:rsid w:val="000E11A1"/>
    <w:rsid w:val="000E11E7"/>
    <w:rsid w:val="000E1809"/>
    <w:rsid w:val="000E1848"/>
    <w:rsid w:val="000E18E2"/>
    <w:rsid w:val="000E1968"/>
    <w:rsid w:val="000E1991"/>
    <w:rsid w:val="000E1C47"/>
    <w:rsid w:val="000E1DB9"/>
    <w:rsid w:val="000E1EA4"/>
    <w:rsid w:val="000E1ED6"/>
    <w:rsid w:val="000E1FB4"/>
    <w:rsid w:val="000E2039"/>
    <w:rsid w:val="000E2119"/>
    <w:rsid w:val="000E2234"/>
    <w:rsid w:val="000E22E2"/>
    <w:rsid w:val="000E22F2"/>
    <w:rsid w:val="000E240E"/>
    <w:rsid w:val="000E2433"/>
    <w:rsid w:val="000E2435"/>
    <w:rsid w:val="000E254E"/>
    <w:rsid w:val="000E25E7"/>
    <w:rsid w:val="000E26EE"/>
    <w:rsid w:val="000E2704"/>
    <w:rsid w:val="000E271B"/>
    <w:rsid w:val="000E2788"/>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3E"/>
    <w:rsid w:val="000E40E6"/>
    <w:rsid w:val="000E40EF"/>
    <w:rsid w:val="000E416D"/>
    <w:rsid w:val="000E4320"/>
    <w:rsid w:val="000E4806"/>
    <w:rsid w:val="000E49C3"/>
    <w:rsid w:val="000E49C5"/>
    <w:rsid w:val="000E4A13"/>
    <w:rsid w:val="000E4D41"/>
    <w:rsid w:val="000E50D4"/>
    <w:rsid w:val="000E52CB"/>
    <w:rsid w:val="000E557F"/>
    <w:rsid w:val="000E59AF"/>
    <w:rsid w:val="000E5ABB"/>
    <w:rsid w:val="000E5C27"/>
    <w:rsid w:val="000E5C4A"/>
    <w:rsid w:val="000E5E4F"/>
    <w:rsid w:val="000E5EDC"/>
    <w:rsid w:val="000E5EFD"/>
    <w:rsid w:val="000E60A7"/>
    <w:rsid w:val="000E618D"/>
    <w:rsid w:val="000E626C"/>
    <w:rsid w:val="000E62FE"/>
    <w:rsid w:val="000E630E"/>
    <w:rsid w:val="000E6476"/>
    <w:rsid w:val="000E6491"/>
    <w:rsid w:val="000E68BA"/>
    <w:rsid w:val="000E68CE"/>
    <w:rsid w:val="000E6940"/>
    <w:rsid w:val="000E6B73"/>
    <w:rsid w:val="000E6C90"/>
    <w:rsid w:val="000E6CE5"/>
    <w:rsid w:val="000E6D1C"/>
    <w:rsid w:val="000E6D5C"/>
    <w:rsid w:val="000E6DAF"/>
    <w:rsid w:val="000E6DD4"/>
    <w:rsid w:val="000E709D"/>
    <w:rsid w:val="000E70C3"/>
    <w:rsid w:val="000E70F6"/>
    <w:rsid w:val="000E718D"/>
    <w:rsid w:val="000E71B0"/>
    <w:rsid w:val="000E7228"/>
    <w:rsid w:val="000E7265"/>
    <w:rsid w:val="000E72F1"/>
    <w:rsid w:val="000E7328"/>
    <w:rsid w:val="000E7520"/>
    <w:rsid w:val="000E77A2"/>
    <w:rsid w:val="000E77EE"/>
    <w:rsid w:val="000E784F"/>
    <w:rsid w:val="000E7C13"/>
    <w:rsid w:val="000E7C7A"/>
    <w:rsid w:val="000E7D24"/>
    <w:rsid w:val="000E7F96"/>
    <w:rsid w:val="000F0194"/>
    <w:rsid w:val="000F0197"/>
    <w:rsid w:val="000F021E"/>
    <w:rsid w:val="000F0B3F"/>
    <w:rsid w:val="000F0CE9"/>
    <w:rsid w:val="000F0E04"/>
    <w:rsid w:val="000F0E29"/>
    <w:rsid w:val="000F0EB2"/>
    <w:rsid w:val="000F0FBE"/>
    <w:rsid w:val="000F0FC6"/>
    <w:rsid w:val="000F1044"/>
    <w:rsid w:val="000F1194"/>
    <w:rsid w:val="000F11D2"/>
    <w:rsid w:val="000F1281"/>
    <w:rsid w:val="000F186E"/>
    <w:rsid w:val="000F1930"/>
    <w:rsid w:val="000F1B50"/>
    <w:rsid w:val="000F1E12"/>
    <w:rsid w:val="000F1E34"/>
    <w:rsid w:val="000F1F8C"/>
    <w:rsid w:val="000F1F9F"/>
    <w:rsid w:val="000F20D1"/>
    <w:rsid w:val="000F21EF"/>
    <w:rsid w:val="000F22BC"/>
    <w:rsid w:val="000F237C"/>
    <w:rsid w:val="000F239F"/>
    <w:rsid w:val="000F2431"/>
    <w:rsid w:val="000F265D"/>
    <w:rsid w:val="000F27C3"/>
    <w:rsid w:val="000F2830"/>
    <w:rsid w:val="000F28B3"/>
    <w:rsid w:val="000F2AEC"/>
    <w:rsid w:val="000F2B08"/>
    <w:rsid w:val="000F2DDE"/>
    <w:rsid w:val="000F2DE2"/>
    <w:rsid w:val="000F2FBF"/>
    <w:rsid w:val="000F32E2"/>
    <w:rsid w:val="000F332E"/>
    <w:rsid w:val="000F333B"/>
    <w:rsid w:val="000F33EF"/>
    <w:rsid w:val="000F344A"/>
    <w:rsid w:val="000F3571"/>
    <w:rsid w:val="000F357F"/>
    <w:rsid w:val="000F3630"/>
    <w:rsid w:val="000F3684"/>
    <w:rsid w:val="000F37D0"/>
    <w:rsid w:val="000F37E6"/>
    <w:rsid w:val="000F3871"/>
    <w:rsid w:val="000F3914"/>
    <w:rsid w:val="000F398D"/>
    <w:rsid w:val="000F3A56"/>
    <w:rsid w:val="000F3B00"/>
    <w:rsid w:val="000F3CA3"/>
    <w:rsid w:val="000F3DE0"/>
    <w:rsid w:val="000F3EF4"/>
    <w:rsid w:val="000F427D"/>
    <w:rsid w:val="000F4373"/>
    <w:rsid w:val="000F4612"/>
    <w:rsid w:val="000F484B"/>
    <w:rsid w:val="000F49BD"/>
    <w:rsid w:val="000F4B1D"/>
    <w:rsid w:val="000F4C54"/>
    <w:rsid w:val="000F4D0F"/>
    <w:rsid w:val="000F4DC7"/>
    <w:rsid w:val="000F4FBB"/>
    <w:rsid w:val="000F511F"/>
    <w:rsid w:val="000F5259"/>
    <w:rsid w:val="000F52FC"/>
    <w:rsid w:val="000F5497"/>
    <w:rsid w:val="000F550D"/>
    <w:rsid w:val="000F55F2"/>
    <w:rsid w:val="000F5740"/>
    <w:rsid w:val="000F59F3"/>
    <w:rsid w:val="000F5CA5"/>
    <w:rsid w:val="000F5D34"/>
    <w:rsid w:val="000F5D4C"/>
    <w:rsid w:val="000F5DF9"/>
    <w:rsid w:val="000F5F41"/>
    <w:rsid w:val="000F5F46"/>
    <w:rsid w:val="000F605A"/>
    <w:rsid w:val="000F60A3"/>
    <w:rsid w:val="000F61C6"/>
    <w:rsid w:val="000F6396"/>
    <w:rsid w:val="000F644F"/>
    <w:rsid w:val="000F6487"/>
    <w:rsid w:val="000F6600"/>
    <w:rsid w:val="000F67E6"/>
    <w:rsid w:val="000F68F5"/>
    <w:rsid w:val="000F6903"/>
    <w:rsid w:val="000F6961"/>
    <w:rsid w:val="000F6B95"/>
    <w:rsid w:val="000F6D13"/>
    <w:rsid w:val="000F6E54"/>
    <w:rsid w:val="000F6ED5"/>
    <w:rsid w:val="000F6F3E"/>
    <w:rsid w:val="000F713F"/>
    <w:rsid w:val="000F7143"/>
    <w:rsid w:val="000F74BE"/>
    <w:rsid w:val="000F74D7"/>
    <w:rsid w:val="000F7635"/>
    <w:rsid w:val="000F7717"/>
    <w:rsid w:val="000F7784"/>
    <w:rsid w:val="000F77B7"/>
    <w:rsid w:val="000F791E"/>
    <w:rsid w:val="000F7968"/>
    <w:rsid w:val="000F7D11"/>
    <w:rsid w:val="000F7F45"/>
    <w:rsid w:val="0010002B"/>
    <w:rsid w:val="001001FD"/>
    <w:rsid w:val="0010037B"/>
    <w:rsid w:val="001004FD"/>
    <w:rsid w:val="001005D7"/>
    <w:rsid w:val="001005F9"/>
    <w:rsid w:val="0010072A"/>
    <w:rsid w:val="00100819"/>
    <w:rsid w:val="0010082E"/>
    <w:rsid w:val="001008CE"/>
    <w:rsid w:val="00100CDE"/>
    <w:rsid w:val="00100CEA"/>
    <w:rsid w:val="00100D0E"/>
    <w:rsid w:val="00100E0F"/>
    <w:rsid w:val="0010101B"/>
    <w:rsid w:val="001010E2"/>
    <w:rsid w:val="001010F9"/>
    <w:rsid w:val="001010FD"/>
    <w:rsid w:val="00101178"/>
    <w:rsid w:val="0010117E"/>
    <w:rsid w:val="001012DD"/>
    <w:rsid w:val="0010138C"/>
    <w:rsid w:val="001014DE"/>
    <w:rsid w:val="001015B6"/>
    <w:rsid w:val="001016F7"/>
    <w:rsid w:val="001018E2"/>
    <w:rsid w:val="001018F8"/>
    <w:rsid w:val="00101E20"/>
    <w:rsid w:val="001020CA"/>
    <w:rsid w:val="00102181"/>
    <w:rsid w:val="0010234C"/>
    <w:rsid w:val="00102358"/>
    <w:rsid w:val="00102429"/>
    <w:rsid w:val="001024E3"/>
    <w:rsid w:val="00102532"/>
    <w:rsid w:val="001026B7"/>
    <w:rsid w:val="001026E1"/>
    <w:rsid w:val="0010284B"/>
    <w:rsid w:val="001028F2"/>
    <w:rsid w:val="0010299F"/>
    <w:rsid w:val="00102AF8"/>
    <w:rsid w:val="00102BCD"/>
    <w:rsid w:val="00102BDA"/>
    <w:rsid w:val="00102C65"/>
    <w:rsid w:val="00102C91"/>
    <w:rsid w:val="00102D93"/>
    <w:rsid w:val="00102DAE"/>
    <w:rsid w:val="00102F1D"/>
    <w:rsid w:val="00102F96"/>
    <w:rsid w:val="001033AB"/>
    <w:rsid w:val="001035F1"/>
    <w:rsid w:val="00103AEA"/>
    <w:rsid w:val="00103B26"/>
    <w:rsid w:val="00103B36"/>
    <w:rsid w:val="00103C6C"/>
    <w:rsid w:val="00103DB3"/>
    <w:rsid w:val="00103E3A"/>
    <w:rsid w:val="00103EE2"/>
    <w:rsid w:val="00104012"/>
    <w:rsid w:val="001041AE"/>
    <w:rsid w:val="001043D6"/>
    <w:rsid w:val="00104435"/>
    <w:rsid w:val="00104489"/>
    <w:rsid w:val="001047EF"/>
    <w:rsid w:val="00104804"/>
    <w:rsid w:val="0010480C"/>
    <w:rsid w:val="00104A74"/>
    <w:rsid w:val="00104B8A"/>
    <w:rsid w:val="00104CC8"/>
    <w:rsid w:val="00104D1B"/>
    <w:rsid w:val="00104D2F"/>
    <w:rsid w:val="00104D3A"/>
    <w:rsid w:val="00104D92"/>
    <w:rsid w:val="00104F20"/>
    <w:rsid w:val="00104FF5"/>
    <w:rsid w:val="00105087"/>
    <w:rsid w:val="00105282"/>
    <w:rsid w:val="001052D3"/>
    <w:rsid w:val="00105402"/>
    <w:rsid w:val="001056EF"/>
    <w:rsid w:val="0010579C"/>
    <w:rsid w:val="001057AF"/>
    <w:rsid w:val="001058C5"/>
    <w:rsid w:val="00105A01"/>
    <w:rsid w:val="00105A43"/>
    <w:rsid w:val="00105CC3"/>
    <w:rsid w:val="00105DBD"/>
    <w:rsid w:val="00105EB4"/>
    <w:rsid w:val="00105EC0"/>
    <w:rsid w:val="0010605A"/>
    <w:rsid w:val="00106190"/>
    <w:rsid w:val="001064E4"/>
    <w:rsid w:val="001068F0"/>
    <w:rsid w:val="0010692B"/>
    <w:rsid w:val="001069F3"/>
    <w:rsid w:val="00106A42"/>
    <w:rsid w:val="00106B09"/>
    <w:rsid w:val="00106DB6"/>
    <w:rsid w:val="00106E48"/>
    <w:rsid w:val="00106FA7"/>
    <w:rsid w:val="00107079"/>
    <w:rsid w:val="001072F8"/>
    <w:rsid w:val="001076B5"/>
    <w:rsid w:val="00107808"/>
    <w:rsid w:val="001078C6"/>
    <w:rsid w:val="0010798C"/>
    <w:rsid w:val="001079B2"/>
    <w:rsid w:val="00107B0D"/>
    <w:rsid w:val="00107EA4"/>
    <w:rsid w:val="00107F15"/>
    <w:rsid w:val="001102E6"/>
    <w:rsid w:val="00110332"/>
    <w:rsid w:val="00110404"/>
    <w:rsid w:val="00110973"/>
    <w:rsid w:val="00110A87"/>
    <w:rsid w:val="00110B9A"/>
    <w:rsid w:val="00110C0B"/>
    <w:rsid w:val="00110EBE"/>
    <w:rsid w:val="001111B5"/>
    <w:rsid w:val="00111217"/>
    <w:rsid w:val="0011124D"/>
    <w:rsid w:val="0011125D"/>
    <w:rsid w:val="0011128C"/>
    <w:rsid w:val="0011134F"/>
    <w:rsid w:val="0011144A"/>
    <w:rsid w:val="00111681"/>
    <w:rsid w:val="00111832"/>
    <w:rsid w:val="001118C4"/>
    <w:rsid w:val="00111D17"/>
    <w:rsid w:val="00111E53"/>
    <w:rsid w:val="0011200E"/>
    <w:rsid w:val="00112371"/>
    <w:rsid w:val="00112405"/>
    <w:rsid w:val="00112678"/>
    <w:rsid w:val="001126FA"/>
    <w:rsid w:val="0011275B"/>
    <w:rsid w:val="001127CB"/>
    <w:rsid w:val="001127F2"/>
    <w:rsid w:val="00112825"/>
    <w:rsid w:val="0011285B"/>
    <w:rsid w:val="0011291F"/>
    <w:rsid w:val="001129BA"/>
    <w:rsid w:val="00112A62"/>
    <w:rsid w:val="00112C3B"/>
    <w:rsid w:val="00112C4F"/>
    <w:rsid w:val="00112EF4"/>
    <w:rsid w:val="00112F8A"/>
    <w:rsid w:val="00112FBB"/>
    <w:rsid w:val="0011304E"/>
    <w:rsid w:val="00113116"/>
    <w:rsid w:val="00113124"/>
    <w:rsid w:val="00113241"/>
    <w:rsid w:val="00113266"/>
    <w:rsid w:val="001133A9"/>
    <w:rsid w:val="001133C8"/>
    <w:rsid w:val="00113479"/>
    <w:rsid w:val="0011355A"/>
    <w:rsid w:val="001135A5"/>
    <w:rsid w:val="001136A3"/>
    <w:rsid w:val="001136F7"/>
    <w:rsid w:val="0011379A"/>
    <w:rsid w:val="001138C2"/>
    <w:rsid w:val="001139AE"/>
    <w:rsid w:val="00113A2A"/>
    <w:rsid w:val="00113A49"/>
    <w:rsid w:val="00113C3B"/>
    <w:rsid w:val="00113C74"/>
    <w:rsid w:val="00113C8C"/>
    <w:rsid w:val="00113CE0"/>
    <w:rsid w:val="00113E79"/>
    <w:rsid w:val="00113EB7"/>
    <w:rsid w:val="00113F30"/>
    <w:rsid w:val="00113F6A"/>
    <w:rsid w:val="00113F9C"/>
    <w:rsid w:val="001142AA"/>
    <w:rsid w:val="001142DB"/>
    <w:rsid w:val="001142F3"/>
    <w:rsid w:val="0011446A"/>
    <w:rsid w:val="00114726"/>
    <w:rsid w:val="00114749"/>
    <w:rsid w:val="00114846"/>
    <w:rsid w:val="001149D2"/>
    <w:rsid w:val="00114ADD"/>
    <w:rsid w:val="00114BCB"/>
    <w:rsid w:val="00115279"/>
    <w:rsid w:val="001152E4"/>
    <w:rsid w:val="0011532B"/>
    <w:rsid w:val="001153A6"/>
    <w:rsid w:val="001155ED"/>
    <w:rsid w:val="00115632"/>
    <w:rsid w:val="0011565E"/>
    <w:rsid w:val="001156D9"/>
    <w:rsid w:val="001157B6"/>
    <w:rsid w:val="001157D2"/>
    <w:rsid w:val="001158AA"/>
    <w:rsid w:val="001158C0"/>
    <w:rsid w:val="00115909"/>
    <w:rsid w:val="00115A5F"/>
    <w:rsid w:val="00115A93"/>
    <w:rsid w:val="00115B90"/>
    <w:rsid w:val="00115D14"/>
    <w:rsid w:val="00115DFE"/>
    <w:rsid w:val="00115E07"/>
    <w:rsid w:val="00115E4E"/>
    <w:rsid w:val="00115E59"/>
    <w:rsid w:val="00115F39"/>
    <w:rsid w:val="00115F83"/>
    <w:rsid w:val="00115FD7"/>
    <w:rsid w:val="00116018"/>
    <w:rsid w:val="0011605A"/>
    <w:rsid w:val="001160E5"/>
    <w:rsid w:val="001161A0"/>
    <w:rsid w:val="0011622C"/>
    <w:rsid w:val="001162D1"/>
    <w:rsid w:val="001163F5"/>
    <w:rsid w:val="0011640B"/>
    <w:rsid w:val="0011676C"/>
    <w:rsid w:val="0011679D"/>
    <w:rsid w:val="001168E3"/>
    <w:rsid w:val="001169E9"/>
    <w:rsid w:val="00116A19"/>
    <w:rsid w:val="00116C8D"/>
    <w:rsid w:val="00116DF0"/>
    <w:rsid w:val="00117090"/>
    <w:rsid w:val="00117216"/>
    <w:rsid w:val="0011744E"/>
    <w:rsid w:val="001174B4"/>
    <w:rsid w:val="001175C1"/>
    <w:rsid w:val="001176D2"/>
    <w:rsid w:val="00117849"/>
    <w:rsid w:val="0011795C"/>
    <w:rsid w:val="00117C0A"/>
    <w:rsid w:val="00117C7A"/>
    <w:rsid w:val="00117ECB"/>
    <w:rsid w:val="00120258"/>
    <w:rsid w:val="00120272"/>
    <w:rsid w:val="00120564"/>
    <w:rsid w:val="001205C7"/>
    <w:rsid w:val="001206FF"/>
    <w:rsid w:val="0012074C"/>
    <w:rsid w:val="00120A6C"/>
    <w:rsid w:val="00120BAE"/>
    <w:rsid w:val="00120C22"/>
    <w:rsid w:val="00120C49"/>
    <w:rsid w:val="00120D4B"/>
    <w:rsid w:val="00120D7C"/>
    <w:rsid w:val="00120EB8"/>
    <w:rsid w:val="0012110E"/>
    <w:rsid w:val="00121181"/>
    <w:rsid w:val="001212D8"/>
    <w:rsid w:val="0012131B"/>
    <w:rsid w:val="0012137D"/>
    <w:rsid w:val="0012142A"/>
    <w:rsid w:val="001214CF"/>
    <w:rsid w:val="001214E2"/>
    <w:rsid w:val="001215F1"/>
    <w:rsid w:val="001216BF"/>
    <w:rsid w:val="0012179C"/>
    <w:rsid w:val="001217EA"/>
    <w:rsid w:val="00121968"/>
    <w:rsid w:val="001219D1"/>
    <w:rsid w:val="00121D83"/>
    <w:rsid w:val="00121DC4"/>
    <w:rsid w:val="00121E6B"/>
    <w:rsid w:val="00121EA6"/>
    <w:rsid w:val="00121FF0"/>
    <w:rsid w:val="0012200F"/>
    <w:rsid w:val="0012211F"/>
    <w:rsid w:val="00122149"/>
    <w:rsid w:val="001222AE"/>
    <w:rsid w:val="001222B4"/>
    <w:rsid w:val="001222CE"/>
    <w:rsid w:val="001223A1"/>
    <w:rsid w:val="00122554"/>
    <w:rsid w:val="00122653"/>
    <w:rsid w:val="00122688"/>
    <w:rsid w:val="00122AF5"/>
    <w:rsid w:val="00122D35"/>
    <w:rsid w:val="00122F40"/>
    <w:rsid w:val="00123047"/>
    <w:rsid w:val="00123260"/>
    <w:rsid w:val="0012337D"/>
    <w:rsid w:val="001233E5"/>
    <w:rsid w:val="0012340E"/>
    <w:rsid w:val="00123803"/>
    <w:rsid w:val="0012382D"/>
    <w:rsid w:val="00123833"/>
    <w:rsid w:val="00123960"/>
    <w:rsid w:val="0012396F"/>
    <w:rsid w:val="00123D23"/>
    <w:rsid w:val="00123DDD"/>
    <w:rsid w:val="00123EE6"/>
    <w:rsid w:val="00123FF4"/>
    <w:rsid w:val="001241EC"/>
    <w:rsid w:val="0012425A"/>
    <w:rsid w:val="00124358"/>
    <w:rsid w:val="001244B4"/>
    <w:rsid w:val="001245DE"/>
    <w:rsid w:val="001245FF"/>
    <w:rsid w:val="001246D0"/>
    <w:rsid w:val="00124701"/>
    <w:rsid w:val="001247DC"/>
    <w:rsid w:val="001249BF"/>
    <w:rsid w:val="00124BAA"/>
    <w:rsid w:val="00124C30"/>
    <w:rsid w:val="00124CED"/>
    <w:rsid w:val="00124D6A"/>
    <w:rsid w:val="00124E94"/>
    <w:rsid w:val="00124F5C"/>
    <w:rsid w:val="00125020"/>
    <w:rsid w:val="0012513D"/>
    <w:rsid w:val="001252AA"/>
    <w:rsid w:val="00125332"/>
    <w:rsid w:val="0012545D"/>
    <w:rsid w:val="001255D5"/>
    <w:rsid w:val="001258A3"/>
    <w:rsid w:val="0012593B"/>
    <w:rsid w:val="0012595B"/>
    <w:rsid w:val="00125A4C"/>
    <w:rsid w:val="00125A52"/>
    <w:rsid w:val="00125AD8"/>
    <w:rsid w:val="00125C63"/>
    <w:rsid w:val="00125E73"/>
    <w:rsid w:val="00125F34"/>
    <w:rsid w:val="00125F84"/>
    <w:rsid w:val="0012601B"/>
    <w:rsid w:val="0012609A"/>
    <w:rsid w:val="00126104"/>
    <w:rsid w:val="00126446"/>
    <w:rsid w:val="001265F6"/>
    <w:rsid w:val="00126727"/>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1D"/>
    <w:rsid w:val="00127AD3"/>
    <w:rsid w:val="00127C69"/>
    <w:rsid w:val="00127E2C"/>
    <w:rsid w:val="00127F9E"/>
    <w:rsid w:val="00130075"/>
    <w:rsid w:val="001301CC"/>
    <w:rsid w:val="001303EE"/>
    <w:rsid w:val="00130421"/>
    <w:rsid w:val="001304ED"/>
    <w:rsid w:val="0013050C"/>
    <w:rsid w:val="0013051D"/>
    <w:rsid w:val="00130834"/>
    <w:rsid w:val="00130897"/>
    <w:rsid w:val="001308B5"/>
    <w:rsid w:val="001308E1"/>
    <w:rsid w:val="00130C3D"/>
    <w:rsid w:val="00130DE3"/>
    <w:rsid w:val="00130E31"/>
    <w:rsid w:val="001312A5"/>
    <w:rsid w:val="0013134F"/>
    <w:rsid w:val="00131413"/>
    <w:rsid w:val="001314E7"/>
    <w:rsid w:val="001315FD"/>
    <w:rsid w:val="00131A9A"/>
    <w:rsid w:val="00131B32"/>
    <w:rsid w:val="00131DF9"/>
    <w:rsid w:val="00131F17"/>
    <w:rsid w:val="00131F70"/>
    <w:rsid w:val="0013231B"/>
    <w:rsid w:val="001323DF"/>
    <w:rsid w:val="00132423"/>
    <w:rsid w:val="00132538"/>
    <w:rsid w:val="00132573"/>
    <w:rsid w:val="001325EE"/>
    <w:rsid w:val="00132668"/>
    <w:rsid w:val="001327D6"/>
    <w:rsid w:val="00132B97"/>
    <w:rsid w:val="00132BA3"/>
    <w:rsid w:val="00132C0C"/>
    <w:rsid w:val="00132D70"/>
    <w:rsid w:val="00132F45"/>
    <w:rsid w:val="0013303F"/>
    <w:rsid w:val="0013323D"/>
    <w:rsid w:val="00133275"/>
    <w:rsid w:val="00133379"/>
    <w:rsid w:val="0013347A"/>
    <w:rsid w:val="00133607"/>
    <w:rsid w:val="001337B7"/>
    <w:rsid w:val="001339E6"/>
    <w:rsid w:val="00133CF6"/>
    <w:rsid w:val="00133D2A"/>
    <w:rsid w:val="00133E74"/>
    <w:rsid w:val="00133FA4"/>
    <w:rsid w:val="0013407F"/>
    <w:rsid w:val="001341B5"/>
    <w:rsid w:val="001342B8"/>
    <w:rsid w:val="0013437D"/>
    <w:rsid w:val="00134410"/>
    <w:rsid w:val="00134655"/>
    <w:rsid w:val="001347B6"/>
    <w:rsid w:val="001347EA"/>
    <w:rsid w:val="0013488E"/>
    <w:rsid w:val="001348E0"/>
    <w:rsid w:val="00134B1B"/>
    <w:rsid w:val="00134F43"/>
    <w:rsid w:val="00134FE1"/>
    <w:rsid w:val="001351FA"/>
    <w:rsid w:val="0013532B"/>
    <w:rsid w:val="00135499"/>
    <w:rsid w:val="00135584"/>
    <w:rsid w:val="00135767"/>
    <w:rsid w:val="001357C6"/>
    <w:rsid w:val="0013583C"/>
    <w:rsid w:val="001359FB"/>
    <w:rsid w:val="00135A28"/>
    <w:rsid w:val="00135D20"/>
    <w:rsid w:val="00135D42"/>
    <w:rsid w:val="00135E14"/>
    <w:rsid w:val="00135F7A"/>
    <w:rsid w:val="00135FCA"/>
    <w:rsid w:val="00135FD6"/>
    <w:rsid w:val="001360DF"/>
    <w:rsid w:val="0013619F"/>
    <w:rsid w:val="001363A9"/>
    <w:rsid w:val="00136559"/>
    <w:rsid w:val="00136BC7"/>
    <w:rsid w:val="00137183"/>
    <w:rsid w:val="00137468"/>
    <w:rsid w:val="001375F1"/>
    <w:rsid w:val="00137655"/>
    <w:rsid w:val="001376D7"/>
    <w:rsid w:val="00137730"/>
    <w:rsid w:val="00137815"/>
    <w:rsid w:val="00137A30"/>
    <w:rsid w:val="00137CA3"/>
    <w:rsid w:val="00137D07"/>
    <w:rsid w:val="00137D20"/>
    <w:rsid w:val="00137DBB"/>
    <w:rsid w:val="00137F9C"/>
    <w:rsid w:val="00140681"/>
    <w:rsid w:val="001408E8"/>
    <w:rsid w:val="00140A39"/>
    <w:rsid w:val="00140AD8"/>
    <w:rsid w:val="00140B0E"/>
    <w:rsid w:val="0014118C"/>
    <w:rsid w:val="00141279"/>
    <w:rsid w:val="001412EB"/>
    <w:rsid w:val="00141555"/>
    <w:rsid w:val="0014165B"/>
    <w:rsid w:val="001417D7"/>
    <w:rsid w:val="00141860"/>
    <w:rsid w:val="001418A1"/>
    <w:rsid w:val="001419FB"/>
    <w:rsid w:val="00141AAB"/>
    <w:rsid w:val="00141B0B"/>
    <w:rsid w:val="00141B77"/>
    <w:rsid w:val="00141B8A"/>
    <w:rsid w:val="00141C16"/>
    <w:rsid w:val="00141CB2"/>
    <w:rsid w:val="00141CF5"/>
    <w:rsid w:val="00141D93"/>
    <w:rsid w:val="00141E2D"/>
    <w:rsid w:val="00141F37"/>
    <w:rsid w:val="00141FC5"/>
    <w:rsid w:val="001421F9"/>
    <w:rsid w:val="001422BB"/>
    <w:rsid w:val="0014234D"/>
    <w:rsid w:val="00142412"/>
    <w:rsid w:val="00142509"/>
    <w:rsid w:val="0014250C"/>
    <w:rsid w:val="0014259F"/>
    <w:rsid w:val="00142992"/>
    <w:rsid w:val="00142B2E"/>
    <w:rsid w:val="00142D17"/>
    <w:rsid w:val="00142D6A"/>
    <w:rsid w:val="00142D8F"/>
    <w:rsid w:val="00142DBD"/>
    <w:rsid w:val="00142DC6"/>
    <w:rsid w:val="00142EB0"/>
    <w:rsid w:val="00143313"/>
    <w:rsid w:val="0014342E"/>
    <w:rsid w:val="00143574"/>
    <w:rsid w:val="001437BC"/>
    <w:rsid w:val="00143891"/>
    <w:rsid w:val="00143B77"/>
    <w:rsid w:val="00143BAB"/>
    <w:rsid w:val="00143C28"/>
    <w:rsid w:val="00143E6F"/>
    <w:rsid w:val="00143F1B"/>
    <w:rsid w:val="00144180"/>
    <w:rsid w:val="001441A6"/>
    <w:rsid w:val="001441DD"/>
    <w:rsid w:val="0014421B"/>
    <w:rsid w:val="001443C3"/>
    <w:rsid w:val="00144483"/>
    <w:rsid w:val="0014448E"/>
    <w:rsid w:val="001445A6"/>
    <w:rsid w:val="001447F9"/>
    <w:rsid w:val="00144962"/>
    <w:rsid w:val="00144A9D"/>
    <w:rsid w:val="00144AA6"/>
    <w:rsid w:val="00144ADF"/>
    <w:rsid w:val="00144B66"/>
    <w:rsid w:val="00144E1D"/>
    <w:rsid w:val="00144EA6"/>
    <w:rsid w:val="00144EBF"/>
    <w:rsid w:val="00144EC2"/>
    <w:rsid w:val="00144FAB"/>
    <w:rsid w:val="0014502C"/>
    <w:rsid w:val="0014521C"/>
    <w:rsid w:val="0014557F"/>
    <w:rsid w:val="001455C6"/>
    <w:rsid w:val="0014568B"/>
    <w:rsid w:val="0014577A"/>
    <w:rsid w:val="00145792"/>
    <w:rsid w:val="0014591A"/>
    <w:rsid w:val="00145941"/>
    <w:rsid w:val="0014595C"/>
    <w:rsid w:val="00145A4B"/>
    <w:rsid w:val="00145B30"/>
    <w:rsid w:val="00145C84"/>
    <w:rsid w:val="00145C8E"/>
    <w:rsid w:val="00145CC8"/>
    <w:rsid w:val="0014625D"/>
    <w:rsid w:val="001462FB"/>
    <w:rsid w:val="0014632E"/>
    <w:rsid w:val="00146355"/>
    <w:rsid w:val="0014656D"/>
    <w:rsid w:val="0014659E"/>
    <w:rsid w:val="001466F9"/>
    <w:rsid w:val="0014681B"/>
    <w:rsid w:val="001468A5"/>
    <w:rsid w:val="00146B26"/>
    <w:rsid w:val="00146D05"/>
    <w:rsid w:val="00146D43"/>
    <w:rsid w:val="00146D83"/>
    <w:rsid w:val="00146DE5"/>
    <w:rsid w:val="00146E58"/>
    <w:rsid w:val="00146E6D"/>
    <w:rsid w:val="00147312"/>
    <w:rsid w:val="0014746F"/>
    <w:rsid w:val="00147529"/>
    <w:rsid w:val="0014755D"/>
    <w:rsid w:val="001475B2"/>
    <w:rsid w:val="001475FF"/>
    <w:rsid w:val="001476C4"/>
    <w:rsid w:val="0014775A"/>
    <w:rsid w:val="001477B4"/>
    <w:rsid w:val="00147998"/>
    <w:rsid w:val="00147A36"/>
    <w:rsid w:val="00147A8D"/>
    <w:rsid w:val="00147BD3"/>
    <w:rsid w:val="00147D67"/>
    <w:rsid w:val="00147D69"/>
    <w:rsid w:val="00147DB0"/>
    <w:rsid w:val="00147F10"/>
    <w:rsid w:val="00147FAA"/>
    <w:rsid w:val="0015002D"/>
    <w:rsid w:val="00150215"/>
    <w:rsid w:val="00150468"/>
    <w:rsid w:val="00150659"/>
    <w:rsid w:val="00150754"/>
    <w:rsid w:val="00150807"/>
    <w:rsid w:val="0015096E"/>
    <w:rsid w:val="00150A3D"/>
    <w:rsid w:val="00150CEF"/>
    <w:rsid w:val="00150DF2"/>
    <w:rsid w:val="00150E2C"/>
    <w:rsid w:val="00150E8B"/>
    <w:rsid w:val="00150EF9"/>
    <w:rsid w:val="0015107E"/>
    <w:rsid w:val="0015118B"/>
    <w:rsid w:val="00151282"/>
    <w:rsid w:val="0015139E"/>
    <w:rsid w:val="001514F3"/>
    <w:rsid w:val="00151B37"/>
    <w:rsid w:val="00151B6E"/>
    <w:rsid w:val="00151BC7"/>
    <w:rsid w:val="00151BC9"/>
    <w:rsid w:val="00151E88"/>
    <w:rsid w:val="001522A1"/>
    <w:rsid w:val="001522BF"/>
    <w:rsid w:val="001522DE"/>
    <w:rsid w:val="0015232C"/>
    <w:rsid w:val="0015256B"/>
    <w:rsid w:val="0015258F"/>
    <w:rsid w:val="0015261D"/>
    <w:rsid w:val="001526B9"/>
    <w:rsid w:val="001526CE"/>
    <w:rsid w:val="001526E0"/>
    <w:rsid w:val="001526FF"/>
    <w:rsid w:val="00152767"/>
    <w:rsid w:val="0015279C"/>
    <w:rsid w:val="00152831"/>
    <w:rsid w:val="00152AE0"/>
    <w:rsid w:val="00152B05"/>
    <w:rsid w:val="00152B18"/>
    <w:rsid w:val="00152B6B"/>
    <w:rsid w:val="00152C22"/>
    <w:rsid w:val="00152C59"/>
    <w:rsid w:val="00152C9F"/>
    <w:rsid w:val="00152CF8"/>
    <w:rsid w:val="00152D97"/>
    <w:rsid w:val="00152EAA"/>
    <w:rsid w:val="00152FCD"/>
    <w:rsid w:val="001530BA"/>
    <w:rsid w:val="0015352F"/>
    <w:rsid w:val="001535F4"/>
    <w:rsid w:val="001535FE"/>
    <w:rsid w:val="00153702"/>
    <w:rsid w:val="001537AA"/>
    <w:rsid w:val="00153C24"/>
    <w:rsid w:val="00153CED"/>
    <w:rsid w:val="00153EDA"/>
    <w:rsid w:val="00153EE1"/>
    <w:rsid w:val="0015417D"/>
    <w:rsid w:val="00154237"/>
    <w:rsid w:val="001543E6"/>
    <w:rsid w:val="00154499"/>
    <w:rsid w:val="00154636"/>
    <w:rsid w:val="00154725"/>
    <w:rsid w:val="0015473A"/>
    <w:rsid w:val="00154781"/>
    <w:rsid w:val="0015478F"/>
    <w:rsid w:val="00154832"/>
    <w:rsid w:val="0015484A"/>
    <w:rsid w:val="0015492D"/>
    <w:rsid w:val="00154951"/>
    <w:rsid w:val="001549BD"/>
    <w:rsid w:val="00154B18"/>
    <w:rsid w:val="00154BB1"/>
    <w:rsid w:val="00154BBC"/>
    <w:rsid w:val="00154C23"/>
    <w:rsid w:val="00154EDA"/>
    <w:rsid w:val="00155049"/>
    <w:rsid w:val="0015508A"/>
    <w:rsid w:val="001550A8"/>
    <w:rsid w:val="00155262"/>
    <w:rsid w:val="0015542A"/>
    <w:rsid w:val="00155840"/>
    <w:rsid w:val="001559DD"/>
    <w:rsid w:val="00155B07"/>
    <w:rsid w:val="00155B57"/>
    <w:rsid w:val="00155B5E"/>
    <w:rsid w:val="00155B8E"/>
    <w:rsid w:val="00155C8D"/>
    <w:rsid w:val="00155CF7"/>
    <w:rsid w:val="00155E0F"/>
    <w:rsid w:val="00155EE9"/>
    <w:rsid w:val="00155F25"/>
    <w:rsid w:val="00156172"/>
    <w:rsid w:val="00156224"/>
    <w:rsid w:val="001564D5"/>
    <w:rsid w:val="00156584"/>
    <w:rsid w:val="001565E6"/>
    <w:rsid w:val="001565F3"/>
    <w:rsid w:val="001566B8"/>
    <w:rsid w:val="001569EC"/>
    <w:rsid w:val="001569FA"/>
    <w:rsid w:val="00156B77"/>
    <w:rsid w:val="00156B8F"/>
    <w:rsid w:val="00156BB9"/>
    <w:rsid w:val="00156D01"/>
    <w:rsid w:val="00156D2B"/>
    <w:rsid w:val="0015706F"/>
    <w:rsid w:val="00157119"/>
    <w:rsid w:val="0015718B"/>
    <w:rsid w:val="001571B8"/>
    <w:rsid w:val="0015729A"/>
    <w:rsid w:val="001572A3"/>
    <w:rsid w:val="001572D9"/>
    <w:rsid w:val="001573A4"/>
    <w:rsid w:val="001573B8"/>
    <w:rsid w:val="0015752A"/>
    <w:rsid w:val="001577FF"/>
    <w:rsid w:val="00157831"/>
    <w:rsid w:val="0015788B"/>
    <w:rsid w:val="00157B2A"/>
    <w:rsid w:val="00157CF3"/>
    <w:rsid w:val="00157D5D"/>
    <w:rsid w:val="00157D72"/>
    <w:rsid w:val="00157DB0"/>
    <w:rsid w:val="00157EA6"/>
    <w:rsid w:val="0016011D"/>
    <w:rsid w:val="00160149"/>
    <w:rsid w:val="0016039A"/>
    <w:rsid w:val="001603DE"/>
    <w:rsid w:val="0016049C"/>
    <w:rsid w:val="00160531"/>
    <w:rsid w:val="00160610"/>
    <w:rsid w:val="00160858"/>
    <w:rsid w:val="00160882"/>
    <w:rsid w:val="0016090A"/>
    <w:rsid w:val="00160A0F"/>
    <w:rsid w:val="00160D8E"/>
    <w:rsid w:val="00160E04"/>
    <w:rsid w:val="00160E9D"/>
    <w:rsid w:val="00160FB0"/>
    <w:rsid w:val="00160FC6"/>
    <w:rsid w:val="001610E1"/>
    <w:rsid w:val="00161187"/>
    <w:rsid w:val="001611A8"/>
    <w:rsid w:val="001613B9"/>
    <w:rsid w:val="00161663"/>
    <w:rsid w:val="001616DC"/>
    <w:rsid w:val="001616F7"/>
    <w:rsid w:val="00161782"/>
    <w:rsid w:val="001617B0"/>
    <w:rsid w:val="001618A5"/>
    <w:rsid w:val="0016192B"/>
    <w:rsid w:val="00161B44"/>
    <w:rsid w:val="00161C16"/>
    <w:rsid w:val="00161CB3"/>
    <w:rsid w:val="00161EC7"/>
    <w:rsid w:val="00161EF8"/>
    <w:rsid w:val="0016205A"/>
    <w:rsid w:val="0016231D"/>
    <w:rsid w:val="00162454"/>
    <w:rsid w:val="00162565"/>
    <w:rsid w:val="00162580"/>
    <w:rsid w:val="001626BB"/>
    <w:rsid w:val="00162724"/>
    <w:rsid w:val="001627B3"/>
    <w:rsid w:val="00162837"/>
    <w:rsid w:val="00162A19"/>
    <w:rsid w:val="00162A63"/>
    <w:rsid w:val="00162CAD"/>
    <w:rsid w:val="00162F1C"/>
    <w:rsid w:val="00162F51"/>
    <w:rsid w:val="00162F9B"/>
    <w:rsid w:val="00162F9E"/>
    <w:rsid w:val="0016300F"/>
    <w:rsid w:val="0016303A"/>
    <w:rsid w:val="0016319A"/>
    <w:rsid w:val="0016320A"/>
    <w:rsid w:val="00163246"/>
    <w:rsid w:val="001632E9"/>
    <w:rsid w:val="001632EA"/>
    <w:rsid w:val="00163517"/>
    <w:rsid w:val="0016356A"/>
    <w:rsid w:val="00163824"/>
    <w:rsid w:val="001638D0"/>
    <w:rsid w:val="00163A24"/>
    <w:rsid w:val="00163AA3"/>
    <w:rsid w:val="00163B60"/>
    <w:rsid w:val="00163CD3"/>
    <w:rsid w:val="00163DB9"/>
    <w:rsid w:val="00163E83"/>
    <w:rsid w:val="00164297"/>
    <w:rsid w:val="00164512"/>
    <w:rsid w:val="00164788"/>
    <w:rsid w:val="001647C3"/>
    <w:rsid w:val="001647EC"/>
    <w:rsid w:val="0016481E"/>
    <w:rsid w:val="00164827"/>
    <w:rsid w:val="001649B5"/>
    <w:rsid w:val="001649FD"/>
    <w:rsid w:val="00164AA3"/>
    <w:rsid w:val="00164C24"/>
    <w:rsid w:val="00164CBB"/>
    <w:rsid w:val="0016503F"/>
    <w:rsid w:val="001650A5"/>
    <w:rsid w:val="0016531E"/>
    <w:rsid w:val="0016543B"/>
    <w:rsid w:val="001654EF"/>
    <w:rsid w:val="00165542"/>
    <w:rsid w:val="00165594"/>
    <w:rsid w:val="001656AF"/>
    <w:rsid w:val="00165727"/>
    <w:rsid w:val="00165787"/>
    <w:rsid w:val="001657C3"/>
    <w:rsid w:val="0016589B"/>
    <w:rsid w:val="001658CC"/>
    <w:rsid w:val="001659E4"/>
    <w:rsid w:val="001659F7"/>
    <w:rsid w:val="00165A12"/>
    <w:rsid w:val="00165CEC"/>
    <w:rsid w:val="00165E3E"/>
    <w:rsid w:val="00165EDE"/>
    <w:rsid w:val="00165F23"/>
    <w:rsid w:val="00165F6D"/>
    <w:rsid w:val="00166033"/>
    <w:rsid w:val="0016605A"/>
    <w:rsid w:val="00166070"/>
    <w:rsid w:val="001660FE"/>
    <w:rsid w:val="0016622D"/>
    <w:rsid w:val="00166266"/>
    <w:rsid w:val="001662E8"/>
    <w:rsid w:val="001663A5"/>
    <w:rsid w:val="00166469"/>
    <w:rsid w:val="001664A7"/>
    <w:rsid w:val="001664E0"/>
    <w:rsid w:val="0016657B"/>
    <w:rsid w:val="001665C0"/>
    <w:rsid w:val="001666D2"/>
    <w:rsid w:val="00166A3C"/>
    <w:rsid w:val="00166B6E"/>
    <w:rsid w:val="00166B73"/>
    <w:rsid w:val="00166C3C"/>
    <w:rsid w:val="00166E0B"/>
    <w:rsid w:val="00166F97"/>
    <w:rsid w:val="00167010"/>
    <w:rsid w:val="00167169"/>
    <w:rsid w:val="001672D0"/>
    <w:rsid w:val="0016746D"/>
    <w:rsid w:val="001674AD"/>
    <w:rsid w:val="00167700"/>
    <w:rsid w:val="0016773B"/>
    <w:rsid w:val="00167740"/>
    <w:rsid w:val="001677CA"/>
    <w:rsid w:val="00167838"/>
    <w:rsid w:val="001678A9"/>
    <w:rsid w:val="00167ACC"/>
    <w:rsid w:val="00167B51"/>
    <w:rsid w:val="00167C1C"/>
    <w:rsid w:val="00167C82"/>
    <w:rsid w:val="00167D56"/>
    <w:rsid w:val="00167ED0"/>
    <w:rsid w:val="0017009A"/>
    <w:rsid w:val="00170114"/>
    <w:rsid w:val="001701FE"/>
    <w:rsid w:val="0017028F"/>
    <w:rsid w:val="001703AE"/>
    <w:rsid w:val="00170A52"/>
    <w:rsid w:val="00171003"/>
    <w:rsid w:val="001710FF"/>
    <w:rsid w:val="001712C0"/>
    <w:rsid w:val="001712CD"/>
    <w:rsid w:val="00171540"/>
    <w:rsid w:val="001715A1"/>
    <w:rsid w:val="001716CA"/>
    <w:rsid w:val="00171711"/>
    <w:rsid w:val="001717F1"/>
    <w:rsid w:val="00171948"/>
    <w:rsid w:val="00171A1F"/>
    <w:rsid w:val="00171A20"/>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9D"/>
    <w:rsid w:val="00172BC1"/>
    <w:rsid w:val="00172CFC"/>
    <w:rsid w:val="00172E0B"/>
    <w:rsid w:val="00172ECA"/>
    <w:rsid w:val="00172EDF"/>
    <w:rsid w:val="00172FCF"/>
    <w:rsid w:val="00172FF5"/>
    <w:rsid w:val="00173008"/>
    <w:rsid w:val="001730D8"/>
    <w:rsid w:val="00173198"/>
    <w:rsid w:val="001731DD"/>
    <w:rsid w:val="001731F2"/>
    <w:rsid w:val="001732B6"/>
    <w:rsid w:val="001734B0"/>
    <w:rsid w:val="00173548"/>
    <w:rsid w:val="001736DD"/>
    <w:rsid w:val="00173C6B"/>
    <w:rsid w:val="00173CB8"/>
    <w:rsid w:val="00173D18"/>
    <w:rsid w:val="00173E43"/>
    <w:rsid w:val="00173F1D"/>
    <w:rsid w:val="00173F96"/>
    <w:rsid w:val="001741CE"/>
    <w:rsid w:val="00174201"/>
    <w:rsid w:val="0017431A"/>
    <w:rsid w:val="001743CF"/>
    <w:rsid w:val="001745F2"/>
    <w:rsid w:val="00174609"/>
    <w:rsid w:val="00174630"/>
    <w:rsid w:val="0017469B"/>
    <w:rsid w:val="001746B7"/>
    <w:rsid w:val="001746CB"/>
    <w:rsid w:val="00174847"/>
    <w:rsid w:val="00174AA2"/>
    <w:rsid w:val="00174B5A"/>
    <w:rsid w:val="00174BAB"/>
    <w:rsid w:val="00174BE5"/>
    <w:rsid w:val="00174CD3"/>
    <w:rsid w:val="00174D61"/>
    <w:rsid w:val="00174E51"/>
    <w:rsid w:val="00174F99"/>
    <w:rsid w:val="001752D6"/>
    <w:rsid w:val="00175422"/>
    <w:rsid w:val="00175441"/>
    <w:rsid w:val="00175632"/>
    <w:rsid w:val="001756AE"/>
    <w:rsid w:val="00175721"/>
    <w:rsid w:val="0017582A"/>
    <w:rsid w:val="00175856"/>
    <w:rsid w:val="001758DA"/>
    <w:rsid w:val="0017597A"/>
    <w:rsid w:val="00175A74"/>
    <w:rsid w:val="00175A88"/>
    <w:rsid w:val="00175E6C"/>
    <w:rsid w:val="00175E9D"/>
    <w:rsid w:val="00176005"/>
    <w:rsid w:val="00176069"/>
    <w:rsid w:val="001760D7"/>
    <w:rsid w:val="00176390"/>
    <w:rsid w:val="001763B6"/>
    <w:rsid w:val="001765CC"/>
    <w:rsid w:val="0017660E"/>
    <w:rsid w:val="00176707"/>
    <w:rsid w:val="001769DD"/>
    <w:rsid w:val="00176A08"/>
    <w:rsid w:val="00176BED"/>
    <w:rsid w:val="00176C01"/>
    <w:rsid w:val="00176E09"/>
    <w:rsid w:val="00176EC5"/>
    <w:rsid w:val="00176F6F"/>
    <w:rsid w:val="001770D7"/>
    <w:rsid w:val="0017727C"/>
    <w:rsid w:val="00177373"/>
    <w:rsid w:val="001773F1"/>
    <w:rsid w:val="001775CD"/>
    <w:rsid w:val="00177633"/>
    <w:rsid w:val="00177642"/>
    <w:rsid w:val="00177668"/>
    <w:rsid w:val="00177767"/>
    <w:rsid w:val="00177779"/>
    <w:rsid w:val="001777ED"/>
    <w:rsid w:val="00177904"/>
    <w:rsid w:val="001779BA"/>
    <w:rsid w:val="00177AFB"/>
    <w:rsid w:val="00177CEB"/>
    <w:rsid w:val="00177D9C"/>
    <w:rsid w:val="00177F23"/>
    <w:rsid w:val="00180089"/>
    <w:rsid w:val="00180145"/>
    <w:rsid w:val="001801A1"/>
    <w:rsid w:val="0018031B"/>
    <w:rsid w:val="00180374"/>
    <w:rsid w:val="00180406"/>
    <w:rsid w:val="00180455"/>
    <w:rsid w:val="00180658"/>
    <w:rsid w:val="0018082E"/>
    <w:rsid w:val="001808D8"/>
    <w:rsid w:val="00180941"/>
    <w:rsid w:val="00180946"/>
    <w:rsid w:val="00180A68"/>
    <w:rsid w:val="00180BAF"/>
    <w:rsid w:val="00180BC8"/>
    <w:rsid w:val="00180CFD"/>
    <w:rsid w:val="00180E6B"/>
    <w:rsid w:val="00180F2B"/>
    <w:rsid w:val="00180F41"/>
    <w:rsid w:val="001810CB"/>
    <w:rsid w:val="001810F0"/>
    <w:rsid w:val="001810F4"/>
    <w:rsid w:val="00181117"/>
    <w:rsid w:val="0018121E"/>
    <w:rsid w:val="001812C1"/>
    <w:rsid w:val="0018149A"/>
    <w:rsid w:val="00181529"/>
    <w:rsid w:val="00181668"/>
    <w:rsid w:val="0018169F"/>
    <w:rsid w:val="001816A9"/>
    <w:rsid w:val="00181703"/>
    <w:rsid w:val="001817F5"/>
    <w:rsid w:val="00181811"/>
    <w:rsid w:val="00181AAF"/>
    <w:rsid w:val="00181B2B"/>
    <w:rsid w:val="00181B3E"/>
    <w:rsid w:val="00181D37"/>
    <w:rsid w:val="00181E38"/>
    <w:rsid w:val="00181E6E"/>
    <w:rsid w:val="00181FAE"/>
    <w:rsid w:val="00181FBD"/>
    <w:rsid w:val="00181FE2"/>
    <w:rsid w:val="0018201A"/>
    <w:rsid w:val="00182181"/>
    <w:rsid w:val="00182185"/>
    <w:rsid w:val="001821E7"/>
    <w:rsid w:val="001823A6"/>
    <w:rsid w:val="001824DE"/>
    <w:rsid w:val="00182544"/>
    <w:rsid w:val="00182834"/>
    <w:rsid w:val="00182939"/>
    <w:rsid w:val="001829A8"/>
    <w:rsid w:val="00182CA8"/>
    <w:rsid w:val="00182D63"/>
    <w:rsid w:val="00182EC7"/>
    <w:rsid w:val="00182ECE"/>
    <w:rsid w:val="00183009"/>
    <w:rsid w:val="0018303F"/>
    <w:rsid w:val="00183282"/>
    <w:rsid w:val="00183538"/>
    <w:rsid w:val="0018354C"/>
    <w:rsid w:val="0018359A"/>
    <w:rsid w:val="001835F0"/>
    <w:rsid w:val="0018361B"/>
    <w:rsid w:val="0018388E"/>
    <w:rsid w:val="001838BE"/>
    <w:rsid w:val="00183A6E"/>
    <w:rsid w:val="00183AD3"/>
    <w:rsid w:val="00183DF4"/>
    <w:rsid w:val="00183E48"/>
    <w:rsid w:val="00183F8E"/>
    <w:rsid w:val="001842C6"/>
    <w:rsid w:val="0018432A"/>
    <w:rsid w:val="00184486"/>
    <w:rsid w:val="0018453C"/>
    <w:rsid w:val="0018468D"/>
    <w:rsid w:val="0018469B"/>
    <w:rsid w:val="001847D5"/>
    <w:rsid w:val="001848B7"/>
    <w:rsid w:val="001848C4"/>
    <w:rsid w:val="001849D5"/>
    <w:rsid w:val="00184B6D"/>
    <w:rsid w:val="00184B7E"/>
    <w:rsid w:val="00185071"/>
    <w:rsid w:val="00185156"/>
    <w:rsid w:val="00185171"/>
    <w:rsid w:val="00185246"/>
    <w:rsid w:val="0018530E"/>
    <w:rsid w:val="00185546"/>
    <w:rsid w:val="001855DA"/>
    <w:rsid w:val="00185657"/>
    <w:rsid w:val="001856D0"/>
    <w:rsid w:val="00185713"/>
    <w:rsid w:val="00185839"/>
    <w:rsid w:val="00185BAB"/>
    <w:rsid w:val="00185BB4"/>
    <w:rsid w:val="00185D3C"/>
    <w:rsid w:val="00186083"/>
    <w:rsid w:val="001860F9"/>
    <w:rsid w:val="001861EA"/>
    <w:rsid w:val="001863D3"/>
    <w:rsid w:val="00186498"/>
    <w:rsid w:val="00186881"/>
    <w:rsid w:val="00186892"/>
    <w:rsid w:val="0018691B"/>
    <w:rsid w:val="001869EC"/>
    <w:rsid w:val="00186AB7"/>
    <w:rsid w:val="00186AE3"/>
    <w:rsid w:val="00186C15"/>
    <w:rsid w:val="00186C6F"/>
    <w:rsid w:val="00186D3D"/>
    <w:rsid w:val="00186E80"/>
    <w:rsid w:val="00186F4C"/>
    <w:rsid w:val="0018706A"/>
    <w:rsid w:val="0018726E"/>
    <w:rsid w:val="001872C1"/>
    <w:rsid w:val="00187467"/>
    <w:rsid w:val="0018768E"/>
    <w:rsid w:val="001876A4"/>
    <w:rsid w:val="0018794F"/>
    <w:rsid w:val="00187A39"/>
    <w:rsid w:val="00187B2F"/>
    <w:rsid w:val="00187BC5"/>
    <w:rsid w:val="00187CB6"/>
    <w:rsid w:val="00187D96"/>
    <w:rsid w:val="00187E30"/>
    <w:rsid w:val="00187F61"/>
    <w:rsid w:val="00187F6D"/>
    <w:rsid w:val="0019022C"/>
    <w:rsid w:val="00190341"/>
    <w:rsid w:val="0019045D"/>
    <w:rsid w:val="00190606"/>
    <w:rsid w:val="00190869"/>
    <w:rsid w:val="001908B0"/>
    <w:rsid w:val="001908B8"/>
    <w:rsid w:val="00190A44"/>
    <w:rsid w:val="00190BB0"/>
    <w:rsid w:val="00190C27"/>
    <w:rsid w:val="00190DE6"/>
    <w:rsid w:val="00190E74"/>
    <w:rsid w:val="00190F4D"/>
    <w:rsid w:val="00191159"/>
    <w:rsid w:val="001913AB"/>
    <w:rsid w:val="0019161E"/>
    <w:rsid w:val="00191682"/>
    <w:rsid w:val="00191732"/>
    <w:rsid w:val="001917C0"/>
    <w:rsid w:val="0019192D"/>
    <w:rsid w:val="00191AD8"/>
    <w:rsid w:val="00191BFA"/>
    <w:rsid w:val="00191C4B"/>
    <w:rsid w:val="00191C67"/>
    <w:rsid w:val="00191DD1"/>
    <w:rsid w:val="00191E05"/>
    <w:rsid w:val="00191E96"/>
    <w:rsid w:val="00191F40"/>
    <w:rsid w:val="00191F4F"/>
    <w:rsid w:val="0019211B"/>
    <w:rsid w:val="001921F0"/>
    <w:rsid w:val="00192309"/>
    <w:rsid w:val="0019234D"/>
    <w:rsid w:val="00192390"/>
    <w:rsid w:val="001923F7"/>
    <w:rsid w:val="001924FF"/>
    <w:rsid w:val="0019254A"/>
    <w:rsid w:val="00192585"/>
    <w:rsid w:val="0019266F"/>
    <w:rsid w:val="0019273D"/>
    <w:rsid w:val="001928D5"/>
    <w:rsid w:val="001928D6"/>
    <w:rsid w:val="001928D8"/>
    <w:rsid w:val="00192BEE"/>
    <w:rsid w:val="00192CA4"/>
    <w:rsid w:val="00192E97"/>
    <w:rsid w:val="00192F7C"/>
    <w:rsid w:val="0019326D"/>
    <w:rsid w:val="00193382"/>
    <w:rsid w:val="001933DE"/>
    <w:rsid w:val="001933EA"/>
    <w:rsid w:val="00193488"/>
    <w:rsid w:val="00193AF8"/>
    <w:rsid w:val="00193BF8"/>
    <w:rsid w:val="00193BFB"/>
    <w:rsid w:val="00193C3B"/>
    <w:rsid w:val="00193C44"/>
    <w:rsid w:val="00193E5D"/>
    <w:rsid w:val="0019409C"/>
    <w:rsid w:val="001940BE"/>
    <w:rsid w:val="00194137"/>
    <w:rsid w:val="001941E2"/>
    <w:rsid w:val="00194202"/>
    <w:rsid w:val="00194268"/>
    <w:rsid w:val="0019442C"/>
    <w:rsid w:val="001944AE"/>
    <w:rsid w:val="001944B1"/>
    <w:rsid w:val="00194511"/>
    <w:rsid w:val="0019457C"/>
    <w:rsid w:val="001947D2"/>
    <w:rsid w:val="0019489A"/>
    <w:rsid w:val="00194956"/>
    <w:rsid w:val="00194A51"/>
    <w:rsid w:val="00194A75"/>
    <w:rsid w:val="00194A87"/>
    <w:rsid w:val="00194B8B"/>
    <w:rsid w:val="00194CF1"/>
    <w:rsid w:val="00194F2E"/>
    <w:rsid w:val="00194FAF"/>
    <w:rsid w:val="00195088"/>
    <w:rsid w:val="001950D6"/>
    <w:rsid w:val="00195109"/>
    <w:rsid w:val="00195130"/>
    <w:rsid w:val="00195175"/>
    <w:rsid w:val="00195290"/>
    <w:rsid w:val="0019529D"/>
    <w:rsid w:val="0019533E"/>
    <w:rsid w:val="001953B0"/>
    <w:rsid w:val="00195541"/>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5D5E"/>
    <w:rsid w:val="00195DC5"/>
    <w:rsid w:val="0019600E"/>
    <w:rsid w:val="001963D6"/>
    <w:rsid w:val="001963F5"/>
    <w:rsid w:val="00196720"/>
    <w:rsid w:val="00196756"/>
    <w:rsid w:val="0019675E"/>
    <w:rsid w:val="001967AE"/>
    <w:rsid w:val="001967B1"/>
    <w:rsid w:val="00196B93"/>
    <w:rsid w:val="00196D23"/>
    <w:rsid w:val="00196FD1"/>
    <w:rsid w:val="001970C5"/>
    <w:rsid w:val="0019713C"/>
    <w:rsid w:val="00197165"/>
    <w:rsid w:val="0019758D"/>
    <w:rsid w:val="00197622"/>
    <w:rsid w:val="00197747"/>
    <w:rsid w:val="00197798"/>
    <w:rsid w:val="00197816"/>
    <w:rsid w:val="001978F6"/>
    <w:rsid w:val="001978F8"/>
    <w:rsid w:val="00197A1B"/>
    <w:rsid w:val="00197A44"/>
    <w:rsid w:val="00197B20"/>
    <w:rsid w:val="00197B3D"/>
    <w:rsid w:val="00197C1C"/>
    <w:rsid w:val="00197C75"/>
    <w:rsid w:val="00197D0F"/>
    <w:rsid w:val="00197F8E"/>
    <w:rsid w:val="00197FA1"/>
    <w:rsid w:val="001A0017"/>
    <w:rsid w:val="001A0134"/>
    <w:rsid w:val="001A038D"/>
    <w:rsid w:val="001A0432"/>
    <w:rsid w:val="001A04D7"/>
    <w:rsid w:val="001A052F"/>
    <w:rsid w:val="001A053A"/>
    <w:rsid w:val="001A056C"/>
    <w:rsid w:val="001A0641"/>
    <w:rsid w:val="001A065B"/>
    <w:rsid w:val="001A0711"/>
    <w:rsid w:val="001A0927"/>
    <w:rsid w:val="001A0B82"/>
    <w:rsid w:val="001A0BEE"/>
    <w:rsid w:val="001A0C96"/>
    <w:rsid w:val="001A0DC3"/>
    <w:rsid w:val="001A0F2B"/>
    <w:rsid w:val="001A108C"/>
    <w:rsid w:val="001A1224"/>
    <w:rsid w:val="001A12F1"/>
    <w:rsid w:val="001A1474"/>
    <w:rsid w:val="001A14ED"/>
    <w:rsid w:val="001A1527"/>
    <w:rsid w:val="001A1539"/>
    <w:rsid w:val="001A162B"/>
    <w:rsid w:val="001A1743"/>
    <w:rsid w:val="001A17BA"/>
    <w:rsid w:val="001A18F9"/>
    <w:rsid w:val="001A1D16"/>
    <w:rsid w:val="001A1E4A"/>
    <w:rsid w:val="001A1E56"/>
    <w:rsid w:val="001A1E76"/>
    <w:rsid w:val="001A1EE6"/>
    <w:rsid w:val="001A1F25"/>
    <w:rsid w:val="001A202B"/>
    <w:rsid w:val="001A209A"/>
    <w:rsid w:val="001A20AF"/>
    <w:rsid w:val="001A21F2"/>
    <w:rsid w:val="001A2409"/>
    <w:rsid w:val="001A253A"/>
    <w:rsid w:val="001A266B"/>
    <w:rsid w:val="001A267A"/>
    <w:rsid w:val="001A287B"/>
    <w:rsid w:val="001A2A57"/>
    <w:rsid w:val="001A2AC2"/>
    <w:rsid w:val="001A2B0F"/>
    <w:rsid w:val="001A2BB7"/>
    <w:rsid w:val="001A2D7A"/>
    <w:rsid w:val="001A2D94"/>
    <w:rsid w:val="001A2F16"/>
    <w:rsid w:val="001A2FD1"/>
    <w:rsid w:val="001A2FF7"/>
    <w:rsid w:val="001A306C"/>
    <w:rsid w:val="001A3198"/>
    <w:rsid w:val="001A3566"/>
    <w:rsid w:val="001A3619"/>
    <w:rsid w:val="001A3700"/>
    <w:rsid w:val="001A39D2"/>
    <w:rsid w:val="001A3BF5"/>
    <w:rsid w:val="001A3C3F"/>
    <w:rsid w:val="001A3C4E"/>
    <w:rsid w:val="001A3CC1"/>
    <w:rsid w:val="001A3E8A"/>
    <w:rsid w:val="001A3F51"/>
    <w:rsid w:val="001A4015"/>
    <w:rsid w:val="001A401E"/>
    <w:rsid w:val="001A4048"/>
    <w:rsid w:val="001A4226"/>
    <w:rsid w:val="001A4431"/>
    <w:rsid w:val="001A445C"/>
    <w:rsid w:val="001A448B"/>
    <w:rsid w:val="001A4B9D"/>
    <w:rsid w:val="001A4BBF"/>
    <w:rsid w:val="001A4D26"/>
    <w:rsid w:val="001A4D59"/>
    <w:rsid w:val="001A4F5E"/>
    <w:rsid w:val="001A4F6C"/>
    <w:rsid w:val="001A50F4"/>
    <w:rsid w:val="001A51DA"/>
    <w:rsid w:val="001A52BE"/>
    <w:rsid w:val="001A554D"/>
    <w:rsid w:val="001A55F1"/>
    <w:rsid w:val="001A56EC"/>
    <w:rsid w:val="001A5720"/>
    <w:rsid w:val="001A581E"/>
    <w:rsid w:val="001A5841"/>
    <w:rsid w:val="001A592E"/>
    <w:rsid w:val="001A5951"/>
    <w:rsid w:val="001A59F8"/>
    <w:rsid w:val="001A5D0B"/>
    <w:rsid w:val="001A5DAD"/>
    <w:rsid w:val="001A5E2A"/>
    <w:rsid w:val="001A5F9D"/>
    <w:rsid w:val="001A6082"/>
    <w:rsid w:val="001A608C"/>
    <w:rsid w:val="001A6163"/>
    <w:rsid w:val="001A61A4"/>
    <w:rsid w:val="001A61BB"/>
    <w:rsid w:val="001A62F6"/>
    <w:rsid w:val="001A6370"/>
    <w:rsid w:val="001A6464"/>
    <w:rsid w:val="001A64F2"/>
    <w:rsid w:val="001A6721"/>
    <w:rsid w:val="001A67DF"/>
    <w:rsid w:val="001A681E"/>
    <w:rsid w:val="001A68CE"/>
    <w:rsid w:val="001A6C8D"/>
    <w:rsid w:val="001A6CA2"/>
    <w:rsid w:val="001A6D6B"/>
    <w:rsid w:val="001A6DC3"/>
    <w:rsid w:val="001A7122"/>
    <w:rsid w:val="001A713D"/>
    <w:rsid w:val="001A72A8"/>
    <w:rsid w:val="001A735C"/>
    <w:rsid w:val="001A7999"/>
    <w:rsid w:val="001A79D4"/>
    <w:rsid w:val="001A7A41"/>
    <w:rsid w:val="001A7A94"/>
    <w:rsid w:val="001A7AA1"/>
    <w:rsid w:val="001A7B74"/>
    <w:rsid w:val="001A7BEE"/>
    <w:rsid w:val="001A7CB6"/>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8EC"/>
    <w:rsid w:val="001B0ABA"/>
    <w:rsid w:val="001B0D98"/>
    <w:rsid w:val="001B0DC5"/>
    <w:rsid w:val="001B0F01"/>
    <w:rsid w:val="001B0FEB"/>
    <w:rsid w:val="001B10F6"/>
    <w:rsid w:val="001B1116"/>
    <w:rsid w:val="001B121C"/>
    <w:rsid w:val="001B1276"/>
    <w:rsid w:val="001B1345"/>
    <w:rsid w:val="001B1398"/>
    <w:rsid w:val="001B1504"/>
    <w:rsid w:val="001B167A"/>
    <w:rsid w:val="001B1767"/>
    <w:rsid w:val="001B17D0"/>
    <w:rsid w:val="001B1865"/>
    <w:rsid w:val="001B19F9"/>
    <w:rsid w:val="001B1AF7"/>
    <w:rsid w:val="001B1B3D"/>
    <w:rsid w:val="001B1B61"/>
    <w:rsid w:val="001B1BB1"/>
    <w:rsid w:val="001B1C30"/>
    <w:rsid w:val="001B1C31"/>
    <w:rsid w:val="001B1C89"/>
    <w:rsid w:val="001B1CCA"/>
    <w:rsid w:val="001B1E2D"/>
    <w:rsid w:val="001B202C"/>
    <w:rsid w:val="001B2093"/>
    <w:rsid w:val="001B2192"/>
    <w:rsid w:val="001B21D3"/>
    <w:rsid w:val="001B2310"/>
    <w:rsid w:val="001B2406"/>
    <w:rsid w:val="001B290E"/>
    <w:rsid w:val="001B29C1"/>
    <w:rsid w:val="001B2A72"/>
    <w:rsid w:val="001B2A82"/>
    <w:rsid w:val="001B2A9F"/>
    <w:rsid w:val="001B2ABA"/>
    <w:rsid w:val="001B2E53"/>
    <w:rsid w:val="001B2E55"/>
    <w:rsid w:val="001B2EA3"/>
    <w:rsid w:val="001B2FDE"/>
    <w:rsid w:val="001B3008"/>
    <w:rsid w:val="001B307A"/>
    <w:rsid w:val="001B31F6"/>
    <w:rsid w:val="001B321C"/>
    <w:rsid w:val="001B326C"/>
    <w:rsid w:val="001B327F"/>
    <w:rsid w:val="001B3373"/>
    <w:rsid w:val="001B34BF"/>
    <w:rsid w:val="001B34D2"/>
    <w:rsid w:val="001B3574"/>
    <w:rsid w:val="001B35DA"/>
    <w:rsid w:val="001B367C"/>
    <w:rsid w:val="001B37B6"/>
    <w:rsid w:val="001B38BA"/>
    <w:rsid w:val="001B38E7"/>
    <w:rsid w:val="001B3987"/>
    <w:rsid w:val="001B39FE"/>
    <w:rsid w:val="001B3B65"/>
    <w:rsid w:val="001B3C36"/>
    <w:rsid w:val="001B3E8D"/>
    <w:rsid w:val="001B3EB5"/>
    <w:rsid w:val="001B3F2D"/>
    <w:rsid w:val="001B4183"/>
    <w:rsid w:val="001B42F1"/>
    <w:rsid w:val="001B43BF"/>
    <w:rsid w:val="001B4514"/>
    <w:rsid w:val="001B47A9"/>
    <w:rsid w:val="001B47E4"/>
    <w:rsid w:val="001B48E7"/>
    <w:rsid w:val="001B4925"/>
    <w:rsid w:val="001B4A6B"/>
    <w:rsid w:val="001B4ABD"/>
    <w:rsid w:val="001B4C72"/>
    <w:rsid w:val="001B4FAC"/>
    <w:rsid w:val="001B50C0"/>
    <w:rsid w:val="001B5132"/>
    <w:rsid w:val="001B5332"/>
    <w:rsid w:val="001B53AD"/>
    <w:rsid w:val="001B53AF"/>
    <w:rsid w:val="001B53D2"/>
    <w:rsid w:val="001B5532"/>
    <w:rsid w:val="001B5688"/>
    <w:rsid w:val="001B5724"/>
    <w:rsid w:val="001B576B"/>
    <w:rsid w:val="001B580F"/>
    <w:rsid w:val="001B58AB"/>
    <w:rsid w:val="001B5A31"/>
    <w:rsid w:val="001B5C20"/>
    <w:rsid w:val="001B5E9A"/>
    <w:rsid w:val="001B5ED1"/>
    <w:rsid w:val="001B64D6"/>
    <w:rsid w:val="001B66B2"/>
    <w:rsid w:val="001B686E"/>
    <w:rsid w:val="001B6C2B"/>
    <w:rsid w:val="001B6D78"/>
    <w:rsid w:val="001B6E49"/>
    <w:rsid w:val="001B6ED3"/>
    <w:rsid w:val="001B7179"/>
    <w:rsid w:val="001B727B"/>
    <w:rsid w:val="001B78CF"/>
    <w:rsid w:val="001B7BF2"/>
    <w:rsid w:val="001B7DE2"/>
    <w:rsid w:val="001B7DFE"/>
    <w:rsid w:val="001B7E72"/>
    <w:rsid w:val="001B7FA6"/>
    <w:rsid w:val="001C004C"/>
    <w:rsid w:val="001C0131"/>
    <w:rsid w:val="001C04F7"/>
    <w:rsid w:val="001C053D"/>
    <w:rsid w:val="001C0791"/>
    <w:rsid w:val="001C086D"/>
    <w:rsid w:val="001C0885"/>
    <w:rsid w:val="001C0914"/>
    <w:rsid w:val="001C0B12"/>
    <w:rsid w:val="001C0E18"/>
    <w:rsid w:val="001C0FE6"/>
    <w:rsid w:val="001C1138"/>
    <w:rsid w:val="001C115A"/>
    <w:rsid w:val="001C118A"/>
    <w:rsid w:val="001C11A7"/>
    <w:rsid w:val="001C1215"/>
    <w:rsid w:val="001C133A"/>
    <w:rsid w:val="001C1405"/>
    <w:rsid w:val="001C144E"/>
    <w:rsid w:val="001C15B4"/>
    <w:rsid w:val="001C181E"/>
    <w:rsid w:val="001C1885"/>
    <w:rsid w:val="001C188F"/>
    <w:rsid w:val="001C1A67"/>
    <w:rsid w:val="001C1A9B"/>
    <w:rsid w:val="001C1D51"/>
    <w:rsid w:val="001C208A"/>
    <w:rsid w:val="001C21A8"/>
    <w:rsid w:val="001C21C8"/>
    <w:rsid w:val="001C2378"/>
    <w:rsid w:val="001C24D4"/>
    <w:rsid w:val="001C2551"/>
    <w:rsid w:val="001C2556"/>
    <w:rsid w:val="001C256A"/>
    <w:rsid w:val="001C262A"/>
    <w:rsid w:val="001C2A1D"/>
    <w:rsid w:val="001C2CCA"/>
    <w:rsid w:val="001C2D9C"/>
    <w:rsid w:val="001C2E7B"/>
    <w:rsid w:val="001C3059"/>
    <w:rsid w:val="001C314D"/>
    <w:rsid w:val="001C32BA"/>
    <w:rsid w:val="001C33A2"/>
    <w:rsid w:val="001C340D"/>
    <w:rsid w:val="001C3432"/>
    <w:rsid w:val="001C3542"/>
    <w:rsid w:val="001C3555"/>
    <w:rsid w:val="001C3575"/>
    <w:rsid w:val="001C36D2"/>
    <w:rsid w:val="001C378D"/>
    <w:rsid w:val="001C390E"/>
    <w:rsid w:val="001C3A06"/>
    <w:rsid w:val="001C3B1F"/>
    <w:rsid w:val="001C3C9A"/>
    <w:rsid w:val="001C3E36"/>
    <w:rsid w:val="001C3EC9"/>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01"/>
    <w:rsid w:val="001C555A"/>
    <w:rsid w:val="001C56E0"/>
    <w:rsid w:val="001C5761"/>
    <w:rsid w:val="001C5869"/>
    <w:rsid w:val="001C59F9"/>
    <w:rsid w:val="001C5A4B"/>
    <w:rsid w:val="001C5B45"/>
    <w:rsid w:val="001C5BAA"/>
    <w:rsid w:val="001C5BFB"/>
    <w:rsid w:val="001C5C35"/>
    <w:rsid w:val="001C5D41"/>
    <w:rsid w:val="001C5D9C"/>
    <w:rsid w:val="001C5ED3"/>
    <w:rsid w:val="001C5F6C"/>
    <w:rsid w:val="001C5FFA"/>
    <w:rsid w:val="001C6071"/>
    <w:rsid w:val="001C633E"/>
    <w:rsid w:val="001C63E2"/>
    <w:rsid w:val="001C6402"/>
    <w:rsid w:val="001C6507"/>
    <w:rsid w:val="001C6569"/>
    <w:rsid w:val="001C65EE"/>
    <w:rsid w:val="001C673B"/>
    <w:rsid w:val="001C6795"/>
    <w:rsid w:val="001C67AE"/>
    <w:rsid w:val="001C67C6"/>
    <w:rsid w:val="001C69C9"/>
    <w:rsid w:val="001C6A43"/>
    <w:rsid w:val="001C6BF2"/>
    <w:rsid w:val="001C6C03"/>
    <w:rsid w:val="001C6CF4"/>
    <w:rsid w:val="001C6D0A"/>
    <w:rsid w:val="001C6D2F"/>
    <w:rsid w:val="001C6DEB"/>
    <w:rsid w:val="001C6E68"/>
    <w:rsid w:val="001C6E93"/>
    <w:rsid w:val="001C705F"/>
    <w:rsid w:val="001C7537"/>
    <w:rsid w:val="001C7551"/>
    <w:rsid w:val="001C75DC"/>
    <w:rsid w:val="001C7701"/>
    <w:rsid w:val="001C784E"/>
    <w:rsid w:val="001C7B70"/>
    <w:rsid w:val="001C7C24"/>
    <w:rsid w:val="001C7E48"/>
    <w:rsid w:val="001C7F68"/>
    <w:rsid w:val="001C7F76"/>
    <w:rsid w:val="001D00CE"/>
    <w:rsid w:val="001D0316"/>
    <w:rsid w:val="001D039D"/>
    <w:rsid w:val="001D047D"/>
    <w:rsid w:val="001D05F9"/>
    <w:rsid w:val="001D095D"/>
    <w:rsid w:val="001D0AD2"/>
    <w:rsid w:val="001D0BEC"/>
    <w:rsid w:val="001D0C57"/>
    <w:rsid w:val="001D0D45"/>
    <w:rsid w:val="001D0D5B"/>
    <w:rsid w:val="001D0E65"/>
    <w:rsid w:val="001D0F32"/>
    <w:rsid w:val="001D1130"/>
    <w:rsid w:val="001D13D3"/>
    <w:rsid w:val="001D1510"/>
    <w:rsid w:val="001D153A"/>
    <w:rsid w:val="001D15B9"/>
    <w:rsid w:val="001D15E8"/>
    <w:rsid w:val="001D1693"/>
    <w:rsid w:val="001D16F3"/>
    <w:rsid w:val="001D1B37"/>
    <w:rsid w:val="001D1BE9"/>
    <w:rsid w:val="001D1C93"/>
    <w:rsid w:val="001D1D9D"/>
    <w:rsid w:val="001D1E86"/>
    <w:rsid w:val="001D1FDD"/>
    <w:rsid w:val="001D20A3"/>
    <w:rsid w:val="001D21CE"/>
    <w:rsid w:val="001D232E"/>
    <w:rsid w:val="001D250F"/>
    <w:rsid w:val="001D2672"/>
    <w:rsid w:val="001D279A"/>
    <w:rsid w:val="001D280B"/>
    <w:rsid w:val="001D2A69"/>
    <w:rsid w:val="001D2AC8"/>
    <w:rsid w:val="001D2B69"/>
    <w:rsid w:val="001D2BCE"/>
    <w:rsid w:val="001D2BDF"/>
    <w:rsid w:val="001D2C05"/>
    <w:rsid w:val="001D2C8E"/>
    <w:rsid w:val="001D2D34"/>
    <w:rsid w:val="001D2E17"/>
    <w:rsid w:val="001D3018"/>
    <w:rsid w:val="001D3033"/>
    <w:rsid w:val="001D3127"/>
    <w:rsid w:val="001D3134"/>
    <w:rsid w:val="001D324D"/>
    <w:rsid w:val="001D33B6"/>
    <w:rsid w:val="001D33E8"/>
    <w:rsid w:val="001D34CA"/>
    <w:rsid w:val="001D3751"/>
    <w:rsid w:val="001D378E"/>
    <w:rsid w:val="001D38CD"/>
    <w:rsid w:val="001D39EF"/>
    <w:rsid w:val="001D3AA8"/>
    <w:rsid w:val="001D3BEC"/>
    <w:rsid w:val="001D3CDB"/>
    <w:rsid w:val="001D3F2C"/>
    <w:rsid w:val="001D416A"/>
    <w:rsid w:val="001D4283"/>
    <w:rsid w:val="001D4324"/>
    <w:rsid w:val="001D4524"/>
    <w:rsid w:val="001D470D"/>
    <w:rsid w:val="001D4718"/>
    <w:rsid w:val="001D47EE"/>
    <w:rsid w:val="001D4848"/>
    <w:rsid w:val="001D4887"/>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36"/>
    <w:rsid w:val="001D5891"/>
    <w:rsid w:val="001D5A75"/>
    <w:rsid w:val="001D5A7C"/>
    <w:rsid w:val="001D5AF0"/>
    <w:rsid w:val="001D5C9D"/>
    <w:rsid w:val="001D5D7D"/>
    <w:rsid w:val="001D5E5C"/>
    <w:rsid w:val="001D5EA6"/>
    <w:rsid w:val="001D6031"/>
    <w:rsid w:val="001D6164"/>
    <w:rsid w:val="001D62A4"/>
    <w:rsid w:val="001D62E5"/>
    <w:rsid w:val="001D6463"/>
    <w:rsid w:val="001D649B"/>
    <w:rsid w:val="001D651C"/>
    <w:rsid w:val="001D65BD"/>
    <w:rsid w:val="001D662A"/>
    <w:rsid w:val="001D6688"/>
    <w:rsid w:val="001D66F7"/>
    <w:rsid w:val="001D6720"/>
    <w:rsid w:val="001D6817"/>
    <w:rsid w:val="001D6915"/>
    <w:rsid w:val="001D6D98"/>
    <w:rsid w:val="001D6E2C"/>
    <w:rsid w:val="001D6EA3"/>
    <w:rsid w:val="001D6F55"/>
    <w:rsid w:val="001D6FE9"/>
    <w:rsid w:val="001D745B"/>
    <w:rsid w:val="001D748F"/>
    <w:rsid w:val="001D74C9"/>
    <w:rsid w:val="001D7667"/>
    <w:rsid w:val="001D76C7"/>
    <w:rsid w:val="001D770D"/>
    <w:rsid w:val="001D78DB"/>
    <w:rsid w:val="001D78DC"/>
    <w:rsid w:val="001D790C"/>
    <w:rsid w:val="001D7974"/>
    <w:rsid w:val="001D7983"/>
    <w:rsid w:val="001D7BB8"/>
    <w:rsid w:val="001D7C7A"/>
    <w:rsid w:val="001D7F1B"/>
    <w:rsid w:val="001E0067"/>
    <w:rsid w:val="001E007E"/>
    <w:rsid w:val="001E0647"/>
    <w:rsid w:val="001E078B"/>
    <w:rsid w:val="001E07AD"/>
    <w:rsid w:val="001E0828"/>
    <w:rsid w:val="001E0B22"/>
    <w:rsid w:val="001E0B33"/>
    <w:rsid w:val="001E0B82"/>
    <w:rsid w:val="001E0C0D"/>
    <w:rsid w:val="001E0D4F"/>
    <w:rsid w:val="001E0F6B"/>
    <w:rsid w:val="001E11F7"/>
    <w:rsid w:val="001E1538"/>
    <w:rsid w:val="001E153E"/>
    <w:rsid w:val="001E1562"/>
    <w:rsid w:val="001E15BD"/>
    <w:rsid w:val="001E16CF"/>
    <w:rsid w:val="001E1709"/>
    <w:rsid w:val="001E170F"/>
    <w:rsid w:val="001E173F"/>
    <w:rsid w:val="001E17A8"/>
    <w:rsid w:val="001E1803"/>
    <w:rsid w:val="001E1835"/>
    <w:rsid w:val="001E1AE2"/>
    <w:rsid w:val="001E1B2C"/>
    <w:rsid w:val="001E1C47"/>
    <w:rsid w:val="001E1C6A"/>
    <w:rsid w:val="001E1E35"/>
    <w:rsid w:val="001E1F4E"/>
    <w:rsid w:val="001E1F87"/>
    <w:rsid w:val="001E20D3"/>
    <w:rsid w:val="001E2208"/>
    <w:rsid w:val="001E2221"/>
    <w:rsid w:val="001E233F"/>
    <w:rsid w:val="001E254E"/>
    <w:rsid w:val="001E2666"/>
    <w:rsid w:val="001E26BE"/>
    <w:rsid w:val="001E2811"/>
    <w:rsid w:val="001E2A5B"/>
    <w:rsid w:val="001E2A9E"/>
    <w:rsid w:val="001E2B25"/>
    <w:rsid w:val="001E2B72"/>
    <w:rsid w:val="001E2BF9"/>
    <w:rsid w:val="001E2C4F"/>
    <w:rsid w:val="001E2CA8"/>
    <w:rsid w:val="001E2CB2"/>
    <w:rsid w:val="001E2E8F"/>
    <w:rsid w:val="001E2F01"/>
    <w:rsid w:val="001E2F46"/>
    <w:rsid w:val="001E307B"/>
    <w:rsid w:val="001E30B7"/>
    <w:rsid w:val="001E3330"/>
    <w:rsid w:val="001E333E"/>
    <w:rsid w:val="001E3399"/>
    <w:rsid w:val="001E3403"/>
    <w:rsid w:val="001E34D1"/>
    <w:rsid w:val="001E34E1"/>
    <w:rsid w:val="001E35B7"/>
    <w:rsid w:val="001E35C0"/>
    <w:rsid w:val="001E378A"/>
    <w:rsid w:val="001E37F0"/>
    <w:rsid w:val="001E3844"/>
    <w:rsid w:val="001E3971"/>
    <w:rsid w:val="001E3972"/>
    <w:rsid w:val="001E3B7B"/>
    <w:rsid w:val="001E3CB3"/>
    <w:rsid w:val="001E3CCC"/>
    <w:rsid w:val="001E3F1A"/>
    <w:rsid w:val="001E3F44"/>
    <w:rsid w:val="001E3F62"/>
    <w:rsid w:val="001E3F7F"/>
    <w:rsid w:val="001E400E"/>
    <w:rsid w:val="001E405D"/>
    <w:rsid w:val="001E419E"/>
    <w:rsid w:val="001E4524"/>
    <w:rsid w:val="001E4561"/>
    <w:rsid w:val="001E4852"/>
    <w:rsid w:val="001E48B3"/>
    <w:rsid w:val="001E4BDF"/>
    <w:rsid w:val="001E4E41"/>
    <w:rsid w:val="001E4E81"/>
    <w:rsid w:val="001E5136"/>
    <w:rsid w:val="001E522A"/>
    <w:rsid w:val="001E5291"/>
    <w:rsid w:val="001E5582"/>
    <w:rsid w:val="001E56F1"/>
    <w:rsid w:val="001E58B8"/>
    <w:rsid w:val="001E5A54"/>
    <w:rsid w:val="001E5C30"/>
    <w:rsid w:val="001E5DB3"/>
    <w:rsid w:val="001E5EDE"/>
    <w:rsid w:val="001E5F26"/>
    <w:rsid w:val="001E5FE7"/>
    <w:rsid w:val="001E6134"/>
    <w:rsid w:val="001E6157"/>
    <w:rsid w:val="001E6347"/>
    <w:rsid w:val="001E639C"/>
    <w:rsid w:val="001E661E"/>
    <w:rsid w:val="001E6636"/>
    <w:rsid w:val="001E6666"/>
    <w:rsid w:val="001E6833"/>
    <w:rsid w:val="001E6853"/>
    <w:rsid w:val="001E68EB"/>
    <w:rsid w:val="001E6AE5"/>
    <w:rsid w:val="001E6AEA"/>
    <w:rsid w:val="001E6AF9"/>
    <w:rsid w:val="001E6B81"/>
    <w:rsid w:val="001E6D13"/>
    <w:rsid w:val="001E6D16"/>
    <w:rsid w:val="001E6E62"/>
    <w:rsid w:val="001E70C0"/>
    <w:rsid w:val="001E70CE"/>
    <w:rsid w:val="001E714A"/>
    <w:rsid w:val="001E72AF"/>
    <w:rsid w:val="001E7316"/>
    <w:rsid w:val="001E74B6"/>
    <w:rsid w:val="001E76EA"/>
    <w:rsid w:val="001E7793"/>
    <w:rsid w:val="001E7AE6"/>
    <w:rsid w:val="001E7C26"/>
    <w:rsid w:val="001E7C9C"/>
    <w:rsid w:val="001E7CA8"/>
    <w:rsid w:val="001E7D22"/>
    <w:rsid w:val="001F0231"/>
    <w:rsid w:val="001F025E"/>
    <w:rsid w:val="001F0261"/>
    <w:rsid w:val="001F0537"/>
    <w:rsid w:val="001F07F0"/>
    <w:rsid w:val="001F090C"/>
    <w:rsid w:val="001F0BF6"/>
    <w:rsid w:val="001F0C50"/>
    <w:rsid w:val="001F0C70"/>
    <w:rsid w:val="001F0D2C"/>
    <w:rsid w:val="001F0E5C"/>
    <w:rsid w:val="001F0F2F"/>
    <w:rsid w:val="001F0FB8"/>
    <w:rsid w:val="001F1023"/>
    <w:rsid w:val="001F1101"/>
    <w:rsid w:val="001F1293"/>
    <w:rsid w:val="001F155B"/>
    <w:rsid w:val="001F163D"/>
    <w:rsid w:val="001F1762"/>
    <w:rsid w:val="001F17AC"/>
    <w:rsid w:val="001F17F4"/>
    <w:rsid w:val="001F1848"/>
    <w:rsid w:val="001F18DA"/>
    <w:rsid w:val="001F195C"/>
    <w:rsid w:val="001F1A6E"/>
    <w:rsid w:val="001F1ACE"/>
    <w:rsid w:val="001F1B8E"/>
    <w:rsid w:val="001F1B93"/>
    <w:rsid w:val="001F1BB0"/>
    <w:rsid w:val="001F2006"/>
    <w:rsid w:val="001F2042"/>
    <w:rsid w:val="001F2242"/>
    <w:rsid w:val="001F22D3"/>
    <w:rsid w:val="001F26AC"/>
    <w:rsid w:val="001F2762"/>
    <w:rsid w:val="001F2832"/>
    <w:rsid w:val="001F2984"/>
    <w:rsid w:val="001F2A82"/>
    <w:rsid w:val="001F2BC8"/>
    <w:rsid w:val="001F2C51"/>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62C"/>
    <w:rsid w:val="001F3796"/>
    <w:rsid w:val="001F37CA"/>
    <w:rsid w:val="001F3820"/>
    <w:rsid w:val="001F382F"/>
    <w:rsid w:val="001F384D"/>
    <w:rsid w:val="001F39D4"/>
    <w:rsid w:val="001F3AFE"/>
    <w:rsid w:val="001F3BD5"/>
    <w:rsid w:val="001F3C3E"/>
    <w:rsid w:val="001F3DA9"/>
    <w:rsid w:val="001F4379"/>
    <w:rsid w:val="001F43BC"/>
    <w:rsid w:val="001F4739"/>
    <w:rsid w:val="001F4943"/>
    <w:rsid w:val="001F4947"/>
    <w:rsid w:val="001F496C"/>
    <w:rsid w:val="001F49FB"/>
    <w:rsid w:val="001F4C44"/>
    <w:rsid w:val="001F4CF0"/>
    <w:rsid w:val="001F4DDC"/>
    <w:rsid w:val="001F4E70"/>
    <w:rsid w:val="001F5153"/>
    <w:rsid w:val="001F51F8"/>
    <w:rsid w:val="001F5256"/>
    <w:rsid w:val="001F5449"/>
    <w:rsid w:val="001F54DE"/>
    <w:rsid w:val="001F5608"/>
    <w:rsid w:val="001F56C0"/>
    <w:rsid w:val="001F5783"/>
    <w:rsid w:val="001F58A3"/>
    <w:rsid w:val="001F59A0"/>
    <w:rsid w:val="001F5A64"/>
    <w:rsid w:val="001F5B6F"/>
    <w:rsid w:val="001F5C79"/>
    <w:rsid w:val="001F5D88"/>
    <w:rsid w:val="001F5E51"/>
    <w:rsid w:val="001F60F4"/>
    <w:rsid w:val="001F6123"/>
    <w:rsid w:val="001F61A0"/>
    <w:rsid w:val="001F61E3"/>
    <w:rsid w:val="001F6729"/>
    <w:rsid w:val="001F6748"/>
    <w:rsid w:val="001F6785"/>
    <w:rsid w:val="001F682B"/>
    <w:rsid w:val="001F684C"/>
    <w:rsid w:val="001F684D"/>
    <w:rsid w:val="001F6921"/>
    <w:rsid w:val="001F69FA"/>
    <w:rsid w:val="001F6B38"/>
    <w:rsid w:val="001F6C8A"/>
    <w:rsid w:val="001F6CA1"/>
    <w:rsid w:val="001F6D60"/>
    <w:rsid w:val="001F6EC1"/>
    <w:rsid w:val="001F6F81"/>
    <w:rsid w:val="001F7053"/>
    <w:rsid w:val="001F71C1"/>
    <w:rsid w:val="001F7299"/>
    <w:rsid w:val="001F75B9"/>
    <w:rsid w:val="001F764F"/>
    <w:rsid w:val="001F77FF"/>
    <w:rsid w:val="001F79F9"/>
    <w:rsid w:val="001F7E9F"/>
    <w:rsid w:val="00200370"/>
    <w:rsid w:val="002004D2"/>
    <w:rsid w:val="00200610"/>
    <w:rsid w:val="0020062C"/>
    <w:rsid w:val="0020079B"/>
    <w:rsid w:val="002007E8"/>
    <w:rsid w:val="0020094B"/>
    <w:rsid w:val="00200AAD"/>
    <w:rsid w:val="00200CDB"/>
    <w:rsid w:val="00200FC4"/>
    <w:rsid w:val="002011B9"/>
    <w:rsid w:val="002011F1"/>
    <w:rsid w:val="00201230"/>
    <w:rsid w:val="00201385"/>
    <w:rsid w:val="0020140D"/>
    <w:rsid w:val="0020141E"/>
    <w:rsid w:val="0020159A"/>
    <w:rsid w:val="00201632"/>
    <w:rsid w:val="002018A5"/>
    <w:rsid w:val="00201A7E"/>
    <w:rsid w:val="00201AE1"/>
    <w:rsid w:val="00201BD9"/>
    <w:rsid w:val="00201CC5"/>
    <w:rsid w:val="00201D29"/>
    <w:rsid w:val="00201D30"/>
    <w:rsid w:val="00201FB9"/>
    <w:rsid w:val="00201FE3"/>
    <w:rsid w:val="002021F3"/>
    <w:rsid w:val="00202846"/>
    <w:rsid w:val="002029BA"/>
    <w:rsid w:val="00202BCE"/>
    <w:rsid w:val="00202C94"/>
    <w:rsid w:val="00202F2F"/>
    <w:rsid w:val="00202F76"/>
    <w:rsid w:val="002030B2"/>
    <w:rsid w:val="002031DD"/>
    <w:rsid w:val="00203271"/>
    <w:rsid w:val="002032B6"/>
    <w:rsid w:val="002034CB"/>
    <w:rsid w:val="002036E9"/>
    <w:rsid w:val="0020388B"/>
    <w:rsid w:val="00203C1C"/>
    <w:rsid w:val="00203C3E"/>
    <w:rsid w:val="00203CF7"/>
    <w:rsid w:val="00203E12"/>
    <w:rsid w:val="00203E6B"/>
    <w:rsid w:val="00203EC4"/>
    <w:rsid w:val="002040B8"/>
    <w:rsid w:val="002040CD"/>
    <w:rsid w:val="0020418C"/>
    <w:rsid w:val="00204236"/>
    <w:rsid w:val="002042C2"/>
    <w:rsid w:val="002042E1"/>
    <w:rsid w:val="00204365"/>
    <w:rsid w:val="00204579"/>
    <w:rsid w:val="002045AF"/>
    <w:rsid w:val="00204632"/>
    <w:rsid w:val="002046EF"/>
    <w:rsid w:val="00204A59"/>
    <w:rsid w:val="00204BF9"/>
    <w:rsid w:val="00204D08"/>
    <w:rsid w:val="00205034"/>
    <w:rsid w:val="0020521E"/>
    <w:rsid w:val="00205409"/>
    <w:rsid w:val="00205558"/>
    <w:rsid w:val="00205787"/>
    <w:rsid w:val="002057E5"/>
    <w:rsid w:val="00205844"/>
    <w:rsid w:val="002059E2"/>
    <w:rsid w:val="002059E4"/>
    <w:rsid w:val="00205A14"/>
    <w:rsid w:val="00205A8E"/>
    <w:rsid w:val="00205BC1"/>
    <w:rsid w:val="00205BCB"/>
    <w:rsid w:val="00205D7C"/>
    <w:rsid w:val="00205E02"/>
    <w:rsid w:val="00205F1F"/>
    <w:rsid w:val="0020623F"/>
    <w:rsid w:val="0020650E"/>
    <w:rsid w:val="002065B5"/>
    <w:rsid w:val="002067E6"/>
    <w:rsid w:val="0020687C"/>
    <w:rsid w:val="00206940"/>
    <w:rsid w:val="00206970"/>
    <w:rsid w:val="0020698C"/>
    <w:rsid w:val="00206A0E"/>
    <w:rsid w:val="00206AA8"/>
    <w:rsid w:val="00206BD0"/>
    <w:rsid w:val="00206CF3"/>
    <w:rsid w:val="00206E9C"/>
    <w:rsid w:val="00206FD7"/>
    <w:rsid w:val="002071A1"/>
    <w:rsid w:val="00207438"/>
    <w:rsid w:val="00207997"/>
    <w:rsid w:val="00207CDC"/>
    <w:rsid w:val="00207DE6"/>
    <w:rsid w:val="00207F9F"/>
    <w:rsid w:val="002100AC"/>
    <w:rsid w:val="00210120"/>
    <w:rsid w:val="002101B7"/>
    <w:rsid w:val="00210246"/>
    <w:rsid w:val="00210510"/>
    <w:rsid w:val="00210533"/>
    <w:rsid w:val="00210552"/>
    <w:rsid w:val="00210732"/>
    <w:rsid w:val="00210871"/>
    <w:rsid w:val="00210A29"/>
    <w:rsid w:val="00210B92"/>
    <w:rsid w:val="00210C1B"/>
    <w:rsid w:val="00210C79"/>
    <w:rsid w:val="00210CCB"/>
    <w:rsid w:val="00210F2F"/>
    <w:rsid w:val="00210FCF"/>
    <w:rsid w:val="00211049"/>
    <w:rsid w:val="002110A5"/>
    <w:rsid w:val="00211115"/>
    <w:rsid w:val="0021119D"/>
    <w:rsid w:val="00211236"/>
    <w:rsid w:val="002112E5"/>
    <w:rsid w:val="00211513"/>
    <w:rsid w:val="002115B1"/>
    <w:rsid w:val="002116D5"/>
    <w:rsid w:val="002116F9"/>
    <w:rsid w:val="002117F7"/>
    <w:rsid w:val="00211AFC"/>
    <w:rsid w:val="00211DAF"/>
    <w:rsid w:val="00211DDC"/>
    <w:rsid w:val="00211FE6"/>
    <w:rsid w:val="0021212A"/>
    <w:rsid w:val="0021232A"/>
    <w:rsid w:val="00212425"/>
    <w:rsid w:val="002126E3"/>
    <w:rsid w:val="002126FC"/>
    <w:rsid w:val="0021273A"/>
    <w:rsid w:val="0021281C"/>
    <w:rsid w:val="00212D36"/>
    <w:rsid w:val="002130AD"/>
    <w:rsid w:val="0021310B"/>
    <w:rsid w:val="0021313A"/>
    <w:rsid w:val="0021323F"/>
    <w:rsid w:val="00213287"/>
    <w:rsid w:val="0021342E"/>
    <w:rsid w:val="00213548"/>
    <w:rsid w:val="00213784"/>
    <w:rsid w:val="00213837"/>
    <w:rsid w:val="002138B7"/>
    <w:rsid w:val="00213B39"/>
    <w:rsid w:val="00213E0C"/>
    <w:rsid w:val="00213FC6"/>
    <w:rsid w:val="0021452C"/>
    <w:rsid w:val="00214623"/>
    <w:rsid w:val="00214739"/>
    <w:rsid w:val="002147BA"/>
    <w:rsid w:val="002148ED"/>
    <w:rsid w:val="0021495B"/>
    <w:rsid w:val="00214A4A"/>
    <w:rsid w:val="00214AE0"/>
    <w:rsid w:val="00214BA6"/>
    <w:rsid w:val="00214CCB"/>
    <w:rsid w:val="00214D6F"/>
    <w:rsid w:val="00214E1D"/>
    <w:rsid w:val="00214F00"/>
    <w:rsid w:val="0021503E"/>
    <w:rsid w:val="002150FF"/>
    <w:rsid w:val="0021516F"/>
    <w:rsid w:val="002151A6"/>
    <w:rsid w:val="002152CC"/>
    <w:rsid w:val="00215329"/>
    <w:rsid w:val="0021536B"/>
    <w:rsid w:val="0021584D"/>
    <w:rsid w:val="002159EF"/>
    <w:rsid w:val="00215E5A"/>
    <w:rsid w:val="00215F37"/>
    <w:rsid w:val="00215FAD"/>
    <w:rsid w:val="00216052"/>
    <w:rsid w:val="00216107"/>
    <w:rsid w:val="002161CB"/>
    <w:rsid w:val="002161F8"/>
    <w:rsid w:val="0021654C"/>
    <w:rsid w:val="002167CA"/>
    <w:rsid w:val="0021686E"/>
    <w:rsid w:val="00216871"/>
    <w:rsid w:val="00216873"/>
    <w:rsid w:val="00216AB1"/>
    <w:rsid w:val="00216B11"/>
    <w:rsid w:val="00216B89"/>
    <w:rsid w:val="00216CA1"/>
    <w:rsid w:val="00216D44"/>
    <w:rsid w:val="00216DE7"/>
    <w:rsid w:val="00216EAB"/>
    <w:rsid w:val="00216EEE"/>
    <w:rsid w:val="0021713C"/>
    <w:rsid w:val="002171CC"/>
    <w:rsid w:val="00217228"/>
    <w:rsid w:val="00217263"/>
    <w:rsid w:val="002178A7"/>
    <w:rsid w:val="00217A5B"/>
    <w:rsid w:val="00217B80"/>
    <w:rsid w:val="00217E2D"/>
    <w:rsid w:val="00217EF4"/>
    <w:rsid w:val="00217F0E"/>
    <w:rsid w:val="00217F2B"/>
    <w:rsid w:val="00220308"/>
    <w:rsid w:val="002205AC"/>
    <w:rsid w:val="0022069B"/>
    <w:rsid w:val="00220732"/>
    <w:rsid w:val="00220A1F"/>
    <w:rsid w:val="00220B35"/>
    <w:rsid w:val="00220B90"/>
    <w:rsid w:val="00220BFA"/>
    <w:rsid w:val="00220C2B"/>
    <w:rsid w:val="00220DA2"/>
    <w:rsid w:val="00220E21"/>
    <w:rsid w:val="00220E66"/>
    <w:rsid w:val="002210A8"/>
    <w:rsid w:val="002210EA"/>
    <w:rsid w:val="002211C5"/>
    <w:rsid w:val="00221337"/>
    <w:rsid w:val="002213E4"/>
    <w:rsid w:val="002213EA"/>
    <w:rsid w:val="0022162D"/>
    <w:rsid w:val="00221910"/>
    <w:rsid w:val="00221913"/>
    <w:rsid w:val="002219FD"/>
    <w:rsid w:val="00221AFA"/>
    <w:rsid w:val="00221E30"/>
    <w:rsid w:val="002222BF"/>
    <w:rsid w:val="002222F2"/>
    <w:rsid w:val="0022238A"/>
    <w:rsid w:val="002223A6"/>
    <w:rsid w:val="0022245C"/>
    <w:rsid w:val="00222493"/>
    <w:rsid w:val="00222517"/>
    <w:rsid w:val="0022256C"/>
    <w:rsid w:val="00222817"/>
    <w:rsid w:val="00222959"/>
    <w:rsid w:val="002229E3"/>
    <w:rsid w:val="00222AFA"/>
    <w:rsid w:val="00222B4B"/>
    <w:rsid w:val="00222BDE"/>
    <w:rsid w:val="00222CBD"/>
    <w:rsid w:val="00222D99"/>
    <w:rsid w:val="0022311A"/>
    <w:rsid w:val="00223183"/>
    <w:rsid w:val="0022318A"/>
    <w:rsid w:val="002232A5"/>
    <w:rsid w:val="0022331D"/>
    <w:rsid w:val="0022348E"/>
    <w:rsid w:val="00223507"/>
    <w:rsid w:val="002235BD"/>
    <w:rsid w:val="00223794"/>
    <w:rsid w:val="002238B7"/>
    <w:rsid w:val="002238D4"/>
    <w:rsid w:val="00223961"/>
    <w:rsid w:val="002239CD"/>
    <w:rsid w:val="002239DC"/>
    <w:rsid w:val="00223C94"/>
    <w:rsid w:val="00223D89"/>
    <w:rsid w:val="00223E8C"/>
    <w:rsid w:val="00223EF2"/>
    <w:rsid w:val="00224042"/>
    <w:rsid w:val="00224046"/>
    <w:rsid w:val="002240C0"/>
    <w:rsid w:val="002240EA"/>
    <w:rsid w:val="00224133"/>
    <w:rsid w:val="002241B4"/>
    <w:rsid w:val="002242B9"/>
    <w:rsid w:val="0022432C"/>
    <w:rsid w:val="00224354"/>
    <w:rsid w:val="00224367"/>
    <w:rsid w:val="00224472"/>
    <w:rsid w:val="00224473"/>
    <w:rsid w:val="00224474"/>
    <w:rsid w:val="00224562"/>
    <w:rsid w:val="00224894"/>
    <w:rsid w:val="00224923"/>
    <w:rsid w:val="00224C9E"/>
    <w:rsid w:val="00224CE5"/>
    <w:rsid w:val="00224E28"/>
    <w:rsid w:val="00224F8A"/>
    <w:rsid w:val="00224FE1"/>
    <w:rsid w:val="002252D7"/>
    <w:rsid w:val="0022549B"/>
    <w:rsid w:val="002254BB"/>
    <w:rsid w:val="002256A9"/>
    <w:rsid w:val="002256D2"/>
    <w:rsid w:val="00225A0A"/>
    <w:rsid w:val="00225B3F"/>
    <w:rsid w:val="00225B81"/>
    <w:rsid w:val="00225FBD"/>
    <w:rsid w:val="00226616"/>
    <w:rsid w:val="002269A7"/>
    <w:rsid w:val="002269CE"/>
    <w:rsid w:val="00226AFC"/>
    <w:rsid w:val="00226B55"/>
    <w:rsid w:val="00226D48"/>
    <w:rsid w:val="00226DB4"/>
    <w:rsid w:val="00226DB7"/>
    <w:rsid w:val="00226DF5"/>
    <w:rsid w:val="00226E07"/>
    <w:rsid w:val="00226F01"/>
    <w:rsid w:val="00227022"/>
    <w:rsid w:val="002273F4"/>
    <w:rsid w:val="00227446"/>
    <w:rsid w:val="002274A8"/>
    <w:rsid w:val="00227626"/>
    <w:rsid w:val="00227800"/>
    <w:rsid w:val="002278E0"/>
    <w:rsid w:val="00227D91"/>
    <w:rsid w:val="002300A1"/>
    <w:rsid w:val="00230149"/>
    <w:rsid w:val="00230155"/>
    <w:rsid w:val="00230220"/>
    <w:rsid w:val="002302C7"/>
    <w:rsid w:val="002302FA"/>
    <w:rsid w:val="00230438"/>
    <w:rsid w:val="0023048C"/>
    <w:rsid w:val="002305EA"/>
    <w:rsid w:val="0023094B"/>
    <w:rsid w:val="00230954"/>
    <w:rsid w:val="0023098E"/>
    <w:rsid w:val="00230ABC"/>
    <w:rsid w:val="00231335"/>
    <w:rsid w:val="002313F1"/>
    <w:rsid w:val="00231419"/>
    <w:rsid w:val="00231492"/>
    <w:rsid w:val="0023165F"/>
    <w:rsid w:val="002317A9"/>
    <w:rsid w:val="002317CC"/>
    <w:rsid w:val="00231905"/>
    <w:rsid w:val="00231985"/>
    <w:rsid w:val="00231A9E"/>
    <w:rsid w:val="00231AD4"/>
    <w:rsid w:val="00231C3F"/>
    <w:rsid w:val="00231D42"/>
    <w:rsid w:val="00231DDC"/>
    <w:rsid w:val="00231E2A"/>
    <w:rsid w:val="00231E51"/>
    <w:rsid w:val="00231E7B"/>
    <w:rsid w:val="00231F56"/>
    <w:rsid w:val="00231FFF"/>
    <w:rsid w:val="002320D8"/>
    <w:rsid w:val="00232137"/>
    <w:rsid w:val="002321E5"/>
    <w:rsid w:val="002322FE"/>
    <w:rsid w:val="002323EF"/>
    <w:rsid w:val="00232639"/>
    <w:rsid w:val="002326AF"/>
    <w:rsid w:val="00232734"/>
    <w:rsid w:val="00232B0A"/>
    <w:rsid w:val="00232BAC"/>
    <w:rsid w:val="00232ECE"/>
    <w:rsid w:val="00232EE1"/>
    <w:rsid w:val="00232F12"/>
    <w:rsid w:val="00232F81"/>
    <w:rsid w:val="002330BE"/>
    <w:rsid w:val="00233115"/>
    <w:rsid w:val="00233138"/>
    <w:rsid w:val="00233210"/>
    <w:rsid w:val="0023326D"/>
    <w:rsid w:val="002332A7"/>
    <w:rsid w:val="00233455"/>
    <w:rsid w:val="00233467"/>
    <w:rsid w:val="002334DB"/>
    <w:rsid w:val="0023355E"/>
    <w:rsid w:val="002335C8"/>
    <w:rsid w:val="002335ED"/>
    <w:rsid w:val="002337F5"/>
    <w:rsid w:val="002339A7"/>
    <w:rsid w:val="00233AC1"/>
    <w:rsid w:val="00233CF3"/>
    <w:rsid w:val="00233D43"/>
    <w:rsid w:val="00233D9D"/>
    <w:rsid w:val="00233DE1"/>
    <w:rsid w:val="00234020"/>
    <w:rsid w:val="002341F5"/>
    <w:rsid w:val="00234215"/>
    <w:rsid w:val="00234611"/>
    <w:rsid w:val="00234627"/>
    <w:rsid w:val="00234693"/>
    <w:rsid w:val="002347C2"/>
    <w:rsid w:val="00234810"/>
    <w:rsid w:val="00234889"/>
    <w:rsid w:val="00234940"/>
    <w:rsid w:val="0023496E"/>
    <w:rsid w:val="00234988"/>
    <w:rsid w:val="00234ABE"/>
    <w:rsid w:val="00234AD1"/>
    <w:rsid w:val="00234BC4"/>
    <w:rsid w:val="00234D55"/>
    <w:rsid w:val="00234D57"/>
    <w:rsid w:val="00234E2F"/>
    <w:rsid w:val="00234F40"/>
    <w:rsid w:val="00234FD2"/>
    <w:rsid w:val="0023503E"/>
    <w:rsid w:val="00235292"/>
    <w:rsid w:val="00235459"/>
    <w:rsid w:val="00235532"/>
    <w:rsid w:val="0023566D"/>
    <w:rsid w:val="002356D6"/>
    <w:rsid w:val="00235A1D"/>
    <w:rsid w:val="00235A7C"/>
    <w:rsid w:val="00235B41"/>
    <w:rsid w:val="00235CEC"/>
    <w:rsid w:val="00235D5C"/>
    <w:rsid w:val="00235D76"/>
    <w:rsid w:val="00236027"/>
    <w:rsid w:val="0023623D"/>
    <w:rsid w:val="00236359"/>
    <w:rsid w:val="0023645F"/>
    <w:rsid w:val="0023652F"/>
    <w:rsid w:val="00236568"/>
    <w:rsid w:val="002365E8"/>
    <w:rsid w:val="0023664D"/>
    <w:rsid w:val="00236664"/>
    <w:rsid w:val="0023691D"/>
    <w:rsid w:val="00236983"/>
    <w:rsid w:val="00236AEE"/>
    <w:rsid w:val="00236CBD"/>
    <w:rsid w:val="00236DEB"/>
    <w:rsid w:val="00236DFC"/>
    <w:rsid w:val="00236F4A"/>
    <w:rsid w:val="00236F95"/>
    <w:rsid w:val="00237217"/>
    <w:rsid w:val="0023753D"/>
    <w:rsid w:val="00237553"/>
    <w:rsid w:val="002376D6"/>
    <w:rsid w:val="00237787"/>
    <w:rsid w:val="00237794"/>
    <w:rsid w:val="002377AC"/>
    <w:rsid w:val="002378DE"/>
    <w:rsid w:val="00237B50"/>
    <w:rsid w:val="00237C47"/>
    <w:rsid w:val="00237C58"/>
    <w:rsid w:val="00237E7A"/>
    <w:rsid w:val="00240024"/>
    <w:rsid w:val="00240092"/>
    <w:rsid w:val="002402E6"/>
    <w:rsid w:val="00240360"/>
    <w:rsid w:val="00240498"/>
    <w:rsid w:val="00240689"/>
    <w:rsid w:val="002407A9"/>
    <w:rsid w:val="002409CA"/>
    <w:rsid w:val="00240BFE"/>
    <w:rsid w:val="00240C1E"/>
    <w:rsid w:val="00240C71"/>
    <w:rsid w:val="00240F2E"/>
    <w:rsid w:val="00240F77"/>
    <w:rsid w:val="00241128"/>
    <w:rsid w:val="002411CA"/>
    <w:rsid w:val="00241489"/>
    <w:rsid w:val="0024148A"/>
    <w:rsid w:val="0024152D"/>
    <w:rsid w:val="00241537"/>
    <w:rsid w:val="0024154C"/>
    <w:rsid w:val="00241621"/>
    <w:rsid w:val="00241773"/>
    <w:rsid w:val="002419E5"/>
    <w:rsid w:val="00241A3B"/>
    <w:rsid w:val="00241ABC"/>
    <w:rsid w:val="00241ACA"/>
    <w:rsid w:val="00241C0B"/>
    <w:rsid w:val="00241E0B"/>
    <w:rsid w:val="00241EFC"/>
    <w:rsid w:val="00241F99"/>
    <w:rsid w:val="002420FC"/>
    <w:rsid w:val="00242530"/>
    <w:rsid w:val="0024258C"/>
    <w:rsid w:val="00242769"/>
    <w:rsid w:val="0024279F"/>
    <w:rsid w:val="00242915"/>
    <w:rsid w:val="0024293D"/>
    <w:rsid w:val="002429B1"/>
    <w:rsid w:val="00242B0F"/>
    <w:rsid w:val="00242B7D"/>
    <w:rsid w:val="00242CCD"/>
    <w:rsid w:val="00242D16"/>
    <w:rsid w:val="00242E05"/>
    <w:rsid w:val="00243060"/>
    <w:rsid w:val="00243277"/>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546"/>
    <w:rsid w:val="0024467B"/>
    <w:rsid w:val="0024482A"/>
    <w:rsid w:val="00244834"/>
    <w:rsid w:val="0024484D"/>
    <w:rsid w:val="00244851"/>
    <w:rsid w:val="002448DE"/>
    <w:rsid w:val="00244B57"/>
    <w:rsid w:val="00244CEB"/>
    <w:rsid w:val="00244D07"/>
    <w:rsid w:val="00244D3F"/>
    <w:rsid w:val="00244D7E"/>
    <w:rsid w:val="00244DA1"/>
    <w:rsid w:val="00244F21"/>
    <w:rsid w:val="00245189"/>
    <w:rsid w:val="00245281"/>
    <w:rsid w:val="00245406"/>
    <w:rsid w:val="0024544E"/>
    <w:rsid w:val="002454DD"/>
    <w:rsid w:val="00245594"/>
    <w:rsid w:val="0024573B"/>
    <w:rsid w:val="00245979"/>
    <w:rsid w:val="0024598F"/>
    <w:rsid w:val="00245C99"/>
    <w:rsid w:val="00245D33"/>
    <w:rsid w:val="002460B1"/>
    <w:rsid w:val="00246100"/>
    <w:rsid w:val="0024621E"/>
    <w:rsid w:val="0024630C"/>
    <w:rsid w:val="002463C6"/>
    <w:rsid w:val="002466E6"/>
    <w:rsid w:val="0024676C"/>
    <w:rsid w:val="0024678A"/>
    <w:rsid w:val="00246885"/>
    <w:rsid w:val="0024696F"/>
    <w:rsid w:val="00246ADD"/>
    <w:rsid w:val="00246CB8"/>
    <w:rsid w:val="00246D30"/>
    <w:rsid w:val="00246D8E"/>
    <w:rsid w:val="00246DAB"/>
    <w:rsid w:val="00246E77"/>
    <w:rsid w:val="00246EBF"/>
    <w:rsid w:val="00246F18"/>
    <w:rsid w:val="00246F66"/>
    <w:rsid w:val="00246FE5"/>
    <w:rsid w:val="0024715E"/>
    <w:rsid w:val="00247183"/>
    <w:rsid w:val="002473A7"/>
    <w:rsid w:val="002475FF"/>
    <w:rsid w:val="002476B2"/>
    <w:rsid w:val="00247753"/>
    <w:rsid w:val="002478C3"/>
    <w:rsid w:val="0024790A"/>
    <w:rsid w:val="00247954"/>
    <w:rsid w:val="00247D2A"/>
    <w:rsid w:val="00247D72"/>
    <w:rsid w:val="00247DAA"/>
    <w:rsid w:val="00247E7F"/>
    <w:rsid w:val="00247F71"/>
    <w:rsid w:val="00247FB3"/>
    <w:rsid w:val="00247FDA"/>
    <w:rsid w:val="0025000C"/>
    <w:rsid w:val="002501B8"/>
    <w:rsid w:val="0025029C"/>
    <w:rsid w:val="00250303"/>
    <w:rsid w:val="0025033F"/>
    <w:rsid w:val="002503CD"/>
    <w:rsid w:val="0025040A"/>
    <w:rsid w:val="00250508"/>
    <w:rsid w:val="00250519"/>
    <w:rsid w:val="00250617"/>
    <w:rsid w:val="00250745"/>
    <w:rsid w:val="002507D3"/>
    <w:rsid w:val="00250910"/>
    <w:rsid w:val="0025098E"/>
    <w:rsid w:val="00250AD9"/>
    <w:rsid w:val="00250B5B"/>
    <w:rsid w:val="00250C44"/>
    <w:rsid w:val="00250CF3"/>
    <w:rsid w:val="00250DB0"/>
    <w:rsid w:val="00250DB6"/>
    <w:rsid w:val="00250EA7"/>
    <w:rsid w:val="00250FC1"/>
    <w:rsid w:val="00250FE2"/>
    <w:rsid w:val="00251057"/>
    <w:rsid w:val="00251070"/>
    <w:rsid w:val="0025112E"/>
    <w:rsid w:val="002512A8"/>
    <w:rsid w:val="002514E7"/>
    <w:rsid w:val="002515A7"/>
    <w:rsid w:val="00251689"/>
    <w:rsid w:val="002518F4"/>
    <w:rsid w:val="002519DB"/>
    <w:rsid w:val="00251AE1"/>
    <w:rsid w:val="00251C01"/>
    <w:rsid w:val="00251CF5"/>
    <w:rsid w:val="00251D2A"/>
    <w:rsid w:val="00251EFD"/>
    <w:rsid w:val="0025212D"/>
    <w:rsid w:val="0025234B"/>
    <w:rsid w:val="002524E5"/>
    <w:rsid w:val="002525C5"/>
    <w:rsid w:val="002525D6"/>
    <w:rsid w:val="00252735"/>
    <w:rsid w:val="00252A0F"/>
    <w:rsid w:val="00252A65"/>
    <w:rsid w:val="00252ADC"/>
    <w:rsid w:val="00252BD3"/>
    <w:rsid w:val="00252C12"/>
    <w:rsid w:val="00252C28"/>
    <w:rsid w:val="00252C52"/>
    <w:rsid w:val="00252C7F"/>
    <w:rsid w:val="00252D24"/>
    <w:rsid w:val="00252D68"/>
    <w:rsid w:val="00252F6B"/>
    <w:rsid w:val="002530EE"/>
    <w:rsid w:val="00253238"/>
    <w:rsid w:val="00253462"/>
    <w:rsid w:val="002535AE"/>
    <w:rsid w:val="002535DC"/>
    <w:rsid w:val="0025375E"/>
    <w:rsid w:val="002537D3"/>
    <w:rsid w:val="002537DE"/>
    <w:rsid w:val="00253970"/>
    <w:rsid w:val="00253D09"/>
    <w:rsid w:val="00253EC5"/>
    <w:rsid w:val="00254009"/>
    <w:rsid w:val="0025405C"/>
    <w:rsid w:val="00254238"/>
    <w:rsid w:val="00254336"/>
    <w:rsid w:val="00254370"/>
    <w:rsid w:val="002543E2"/>
    <w:rsid w:val="00254417"/>
    <w:rsid w:val="00254467"/>
    <w:rsid w:val="002544DA"/>
    <w:rsid w:val="00254752"/>
    <w:rsid w:val="00254896"/>
    <w:rsid w:val="00254B35"/>
    <w:rsid w:val="00254B5B"/>
    <w:rsid w:val="00255691"/>
    <w:rsid w:val="002556EB"/>
    <w:rsid w:val="0025589B"/>
    <w:rsid w:val="00255B9A"/>
    <w:rsid w:val="00255C46"/>
    <w:rsid w:val="00255EA0"/>
    <w:rsid w:val="00255F86"/>
    <w:rsid w:val="002562DB"/>
    <w:rsid w:val="00256450"/>
    <w:rsid w:val="002565BB"/>
    <w:rsid w:val="00256644"/>
    <w:rsid w:val="00256677"/>
    <w:rsid w:val="002567C5"/>
    <w:rsid w:val="002567CD"/>
    <w:rsid w:val="002567CF"/>
    <w:rsid w:val="00256AA2"/>
    <w:rsid w:val="00256B2D"/>
    <w:rsid w:val="00256B39"/>
    <w:rsid w:val="0025717F"/>
    <w:rsid w:val="002572AC"/>
    <w:rsid w:val="00257333"/>
    <w:rsid w:val="002573E5"/>
    <w:rsid w:val="0025741D"/>
    <w:rsid w:val="00257488"/>
    <w:rsid w:val="002579D8"/>
    <w:rsid w:val="00257AEE"/>
    <w:rsid w:val="00257AF2"/>
    <w:rsid w:val="00257B67"/>
    <w:rsid w:val="00257CA0"/>
    <w:rsid w:val="00257DBC"/>
    <w:rsid w:val="00260012"/>
    <w:rsid w:val="002601BA"/>
    <w:rsid w:val="002602E0"/>
    <w:rsid w:val="002603BA"/>
    <w:rsid w:val="002604F0"/>
    <w:rsid w:val="0026077A"/>
    <w:rsid w:val="0026096B"/>
    <w:rsid w:val="002609B3"/>
    <w:rsid w:val="002609E0"/>
    <w:rsid w:val="00260AF9"/>
    <w:rsid w:val="00260B4F"/>
    <w:rsid w:val="00260D2A"/>
    <w:rsid w:val="00260F41"/>
    <w:rsid w:val="0026109F"/>
    <w:rsid w:val="0026122A"/>
    <w:rsid w:val="00261295"/>
    <w:rsid w:val="00261322"/>
    <w:rsid w:val="002615D9"/>
    <w:rsid w:val="00261657"/>
    <w:rsid w:val="00261754"/>
    <w:rsid w:val="00261800"/>
    <w:rsid w:val="00261884"/>
    <w:rsid w:val="00261904"/>
    <w:rsid w:val="00261B63"/>
    <w:rsid w:val="00261BA6"/>
    <w:rsid w:val="00261BB1"/>
    <w:rsid w:val="00261C58"/>
    <w:rsid w:val="00261D18"/>
    <w:rsid w:val="00261D58"/>
    <w:rsid w:val="00261D61"/>
    <w:rsid w:val="00261D87"/>
    <w:rsid w:val="00261F8E"/>
    <w:rsid w:val="00261FAD"/>
    <w:rsid w:val="00261FDC"/>
    <w:rsid w:val="00262104"/>
    <w:rsid w:val="00262111"/>
    <w:rsid w:val="00262154"/>
    <w:rsid w:val="00262178"/>
    <w:rsid w:val="00262296"/>
    <w:rsid w:val="002624CD"/>
    <w:rsid w:val="0026253D"/>
    <w:rsid w:val="0026259F"/>
    <w:rsid w:val="002626EE"/>
    <w:rsid w:val="00262714"/>
    <w:rsid w:val="0026285C"/>
    <w:rsid w:val="00262A4C"/>
    <w:rsid w:val="00262A5A"/>
    <w:rsid w:val="00262AE1"/>
    <w:rsid w:val="00262CBE"/>
    <w:rsid w:val="00262D19"/>
    <w:rsid w:val="00262D9E"/>
    <w:rsid w:val="00262EA0"/>
    <w:rsid w:val="00262EE6"/>
    <w:rsid w:val="00262F33"/>
    <w:rsid w:val="0026307D"/>
    <w:rsid w:val="00263132"/>
    <w:rsid w:val="002631C9"/>
    <w:rsid w:val="002631E3"/>
    <w:rsid w:val="00263216"/>
    <w:rsid w:val="0026327B"/>
    <w:rsid w:val="00263357"/>
    <w:rsid w:val="00263679"/>
    <w:rsid w:val="002637AB"/>
    <w:rsid w:val="0026390B"/>
    <w:rsid w:val="00263934"/>
    <w:rsid w:val="0026394B"/>
    <w:rsid w:val="00263A52"/>
    <w:rsid w:val="00263B64"/>
    <w:rsid w:val="00263E29"/>
    <w:rsid w:val="00264118"/>
    <w:rsid w:val="0026423D"/>
    <w:rsid w:val="00264321"/>
    <w:rsid w:val="00264413"/>
    <w:rsid w:val="00264480"/>
    <w:rsid w:val="002644AB"/>
    <w:rsid w:val="0026468C"/>
    <w:rsid w:val="00264732"/>
    <w:rsid w:val="00264A16"/>
    <w:rsid w:val="00264AAC"/>
    <w:rsid w:val="00264B05"/>
    <w:rsid w:val="00264BA8"/>
    <w:rsid w:val="00264EC2"/>
    <w:rsid w:val="00264FF1"/>
    <w:rsid w:val="00265121"/>
    <w:rsid w:val="00265195"/>
    <w:rsid w:val="00265289"/>
    <w:rsid w:val="00265347"/>
    <w:rsid w:val="00265379"/>
    <w:rsid w:val="0026545B"/>
    <w:rsid w:val="0026552D"/>
    <w:rsid w:val="00265610"/>
    <w:rsid w:val="002656C8"/>
    <w:rsid w:val="002657AB"/>
    <w:rsid w:val="002657DC"/>
    <w:rsid w:val="00265883"/>
    <w:rsid w:val="00265B85"/>
    <w:rsid w:val="00265B94"/>
    <w:rsid w:val="00265CAE"/>
    <w:rsid w:val="00265CF0"/>
    <w:rsid w:val="00265D1A"/>
    <w:rsid w:val="00265DC7"/>
    <w:rsid w:val="00265FAB"/>
    <w:rsid w:val="0026609F"/>
    <w:rsid w:val="002662F4"/>
    <w:rsid w:val="002662F7"/>
    <w:rsid w:val="00266384"/>
    <w:rsid w:val="002663A6"/>
    <w:rsid w:val="002663CA"/>
    <w:rsid w:val="002663CE"/>
    <w:rsid w:val="002663FB"/>
    <w:rsid w:val="00266451"/>
    <w:rsid w:val="00266456"/>
    <w:rsid w:val="00266522"/>
    <w:rsid w:val="002665D4"/>
    <w:rsid w:val="002666D0"/>
    <w:rsid w:val="00266701"/>
    <w:rsid w:val="002667F0"/>
    <w:rsid w:val="00266845"/>
    <w:rsid w:val="00266898"/>
    <w:rsid w:val="002668ED"/>
    <w:rsid w:val="002669AF"/>
    <w:rsid w:val="00266AD6"/>
    <w:rsid w:val="00266BD7"/>
    <w:rsid w:val="00266C9B"/>
    <w:rsid w:val="00266D32"/>
    <w:rsid w:val="00266D5E"/>
    <w:rsid w:val="00266DFF"/>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071"/>
    <w:rsid w:val="00270302"/>
    <w:rsid w:val="00270328"/>
    <w:rsid w:val="00270387"/>
    <w:rsid w:val="002703FA"/>
    <w:rsid w:val="002704CD"/>
    <w:rsid w:val="00270583"/>
    <w:rsid w:val="002709BB"/>
    <w:rsid w:val="002709C3"/>
    <w:rsid w:val="002709F6"/>
    <w:rsid w:val="00270AB7"/>
    <w:rsid w:val="00270B7B"/>
    <w:rsid w:val="00270C39"/>
    <w:rsid w:val="00270C3E"/>
    <w:rsid w:val="00270C80"/>
    <w:rsid w:val="00270E1D"/>
    <w:rsid w:val="00270EC8"/>
    <w:rsid w:val="00270F9F"/>
    <w:rsid w:val="0027108F"/>
    <w:rsid w:val="002711F2"/>
    <w:rsid w:val="00271577"/>
    <w:rsid w:val="0027159A"/>
    <w:rsid w:val="00271797"/>
    <w:rsid w:val="002717E8"/>
    <w:rsid w:val="002717FC"/>
    <w:rsid w:val="002718B0"/>
    <w:rsid w:val="00271C40"/>
    <w:rsid w:val="00271C51"/>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13"/>
    <w:rsid w:val="00273134"/>
    <w:rsid w:val="002731EA"/>
    <w:rsid w:val="00273619"/>
    <w:rsid w:val="0027389A"/>
    <w:rsid w:val="002738D6"/>
    <w:rsid w:val="00273972"/>
    <w:rsid w:val="00273A43"/>
    <w:rsid w:val="00273B5A"/>
    <w:rsid w:val="00273C28"/>
    <w:rsid w:val="00273C56"/>
    <w:rsid w:val="00273DDC"/>
    <w:rsid w:val="00273F3C"/>
    <w:rsid w:val="00273F57"/>
    <w:rsid w:val="00273F83"/>
    <w:rsid w:val="002740BD"/>
    <w:rsid w:val="00274108"/>
    <w:rsid w:val="0027410A"/>
    <w:rsid w:val="0027411A"/>
    <w:rsid w:val="00274171"/>
    <w:rsid w:val="002741C4"/>
    <w:rsid w:val="002742E7"/>
    <w:rsid w:val="002743F9"/>
    <w:rsid w:val="00274461"/>
    <w:rsid w:val="00274467"/>
    <w:rsid w:val="00274505"/>
    <w:rsid w:val="00274607"/>
    <w:rsid w:val="002746C7"/>
    <w:rsid w:val="002747A3"/>
    <w:rsid w:val="002747DA"/>
    <w:rsid w:val="00274A37"/>
    <w:rsid w:val="00274A8A"/>
    <w:rsid w:val="00274AF0"/>
    <w:rsid w:val="00274B33"/>
    <w:rsid w:val="00274CA2"/>
    <w:rsid w:val="00274CF7"/>
    <w:rsid w:val="00274F0D"/>
    <w:rsid w:val="002750F9"/>
    <w:rsid w:val="002752F2"/>
    <w:rsid w:val="0027540C"/>
    <w:rsid w:val="00275503"/>
    <w:rsid w:val="00275606"/>
    <w:rsid w:val="00275751"/>
    <w:rsid w:val="00275801"/>
    <w:rsid w:val="00275824"/>
    <w:rsid w:val="002758AE"/>
    <w:rsid w:val="002759AD"/>
    <w:rsid w:val="00275A33"/>
    <w:rsid w:val="00275A58"/>
    <w:rsid w:val="00275C67"/>
    <w:rsid w:val="00275CE3"/>
    <w:rsid w:val="00275DB1"/>
    <w:rsid w:val="00275DBE"/>
    <w:rsid w:val="00275EBE"/>
    <w:rsid w:val="002760C6"/>
    <w:rsid w:val="0027616D"/>
    <w:rsid w:val="00276215"/>
    <w:rsid w:val="002764CC"/>
    <w:rsid w:val="002764E5"/>
    <w:rsid w:val="00276687"/>
    <w:rsid w:val="0027674B"/>
    <w:rsid w:val="002769A3"/>
    <w:rsid w:val="002769AC"/>
    <w:rsid w:val="00276AA8"/>
    <w:rsid w:val="00276C37"/>
    <w:rsid w:val="00276F72"/>
    <w:rsid w:val="00276F91"/>
    <w:rsid w:val="00276F9C"/>
    <w:rsid w:val="00277081"/>
    <w:rsid w:val="002770BF"/>
    <w:rsid w:val="00277160"/>
    <w:rsid w:val="00277778"/>
    <w:rsid w:val="002777FE"/>
    <w:rsid w:val="002778DF"/>
    <w:rsid w:val="00277978"/>
    <w:rsid w:val="00277A86"/>
    <w:rsid w:val="00277AB1"/>
    <w:rsid w:val="00277AFC"/>
    <w:rsid w:val="00277C0D"/>
    <w:rsid w:val="00277CE4"/>
    <w:rsid w:val="00277ED4"/>
    <w:rsid w:val="00277F1A"/>
    <w:rsid w:val="0028006D"/>
    <w:rsid w:val="0028014B"/>
    <w:rsid w:val="00280156"/>
    <w:rsid w:val="0028031A"/>
    <w:rsid w:val="00280335"/>
    <w:rsid w:val="002803EC"/>
    <w:rsid w:val="002805D8"/>
    <w:rsid w:val="0028084A"/>
    <w:rsid w:val="0028095C"/>
    <w:rsid w:val="00280A8F"/>
    <w:rsid w:val="00280B71"/>
    <w:rsid w:val="00280BC5"/>
    <w:rsid w:val="00280F34"/>
    <w:rsid w:val="0028102C"/>
    <w:rsid w:val="002810A4"/>
    <w:rsid w:val="002810E5"/>
    <w:rsid w:val="0028119E"/>
    <w:rsid w:val="00281232"/>
    <w:rsid w:val="0028149D"/>
    <w:rsid w:val="002815C1"/>
    <w:rsid w:val="00281654"/>
    <w:rsid w:val="00281669"/>
    <w:rsid w:val="002816E2"/>
    <w:rsid w:val="002818C8"/>
    <w:rsid w:val="00281972"/>
    <w:rsid w:val="0028198A"/>
    <w:rsid w:val="00281A0C"/>
    <w:rsid w:val="00281B1B"/>
    <w:rsid w:val="00281B29"/>
    <w:rsid w:val="00281CDA"/>
    <w:rsid w:val="00281EE9"/>
    <w:rsid w:val="00282377"/>
    <w:rsid w:val="0028245E"/>
    <w:rsid w:val="00282488"/>
    <w:rsid w:val="00282569"/>
    <w:rsid w:val="002826A7"/>
    <w:rsid w:val="00282732"/>
    <w:rsid w:val="00282AC0"/>
    <w:rsid w:val="00282B9A"/>
    <w:rsid w:val="00282C6A"/>
    <w:rsid w:val="00282C75"/>
    <w:rsid w:val="00282EE5"/>
    <w:rsid w:val="00282FC8"/>
    <w:rsid w:val="0028304D"/>
    <w:rsid w:val="00283352"/>
    <w:rsid w:val="00283393"/>
    <w:rsid w:val="002834A6"/>
    <w:rsid w:val="002837E2"/>
    <w:rsid w:val="00283A01"/>
    <w:rsid w:val="00283A2D"/>
    <w:rsid w:val="00283A53"/>
    <w:rsid w:val="00283B24"/>
    <w:rsid w:val="00283C3B"/>
    <w:rsid w:val="00283C44"/>
    <w:rsid w:val="00283DB5"/>
    <w:rsid w:val="00283E46"/>
    <w:rsid w:val="00283F31"/>
    <w:rsid w:val="00284085"/>
    <w:rsid w:val="00284405"/>
    <w:rsid w:val="0028459F"/>
    <w:rsid w:val="002845BF"/>
    <w:rsid w:val="0028466D"/>
    <w:rsid w:val="00284676"/>
    <w:rsid w:val="00284735"/>
    <w:rsid w:val="00284763"/>
    <w:rsid w:val="00284A94"/>
    <w:rsid w:val="00284BAC"/>
    <w:rsid w:val="00284C00"/>
    <w:rsid w:val="00284FEE"/>
    <w:rsid w:val="002850AD"/>
    <w:rsid w:val="00285150"/>
    <w:rsid w:val="00285277"/>
    <w:rsid w:val="002852A0"/>
    <w:rsid w:val="00285330"/>
    <w:rsid w:val="002855F2"/>
    <w:rsid w:val="00285718"/>
    <w:rsid w:val="00285963"/>
    <w:rsid w:val="00285B05"/>
    <w:rsid w:val="00285D33"/>
    <w:rsid w:val="00285FA4"/>
    <w:rsid w:val="0028612D"/>
    <w:rsid w:val="002861AA"/>
    <w:rsid w:val="0028632D"/>
    <w:rsid w:val="002863B9"/>
    <w:rsid w:val="00286431"/>
    <w:rsid w:val="002864EF"/>
    <w:rsid w:val="002866D5"/>
    <w:rsid w:val="002867BB"/>
    <w:rsid w:val="00286911"/>
    <w:rsid w:val="00286B51"/>
    <w:rsid w:val="00286B70"/>
    <w:rsid w:val="00286BDC"/>
    <w:rsid w:val="00286E71"/>
    <w:rsid w:val="00286ED2"/>
    <w:rsid w:val="00286F38"/>
    <w:rsid w:val="00286F75"/>
    <w:rsid w:val="0028702C"/>
    <w:rsid w:val="00287151"/>
    <w:rsid w:val="0028718F"/>
    <w:rsid w:val="0028728C"/>
    <w:rsid w:val="00287379"/>
    <w:rsid w:val="0028743A"/>
    <w:rsid w:val="002874E9"/>
    <w:rsid w:val="00287651"/>
    <w:rsid w:val="002877A5"/>
    <w:rsid w:val="002878B9"/>
    <w:rsid w:val="002879DD"/>
    <w:rsid w:val="00290107"/>
    <w:rsid w:val="002901C5"/>
    <w:rsid w:val="00290299"/>
    <w:rsid w:val="002902DD"/>
    <w:rsid w:val="0029034D"/>
    <w:rsid w:val="0029050B"/>
    <w:rsid w:val="002905A6"/>
    <w:rsid w:val="00290816"/>
    <w:rsid w:val="0029090E"/>
    <w:rsid w:val="00290911"/>
    <w:rsid w:val="002909B9"/>
    <w:rsid w:val="00290A5A"/>
    <w:rsid w:val="00290B07"/>
    <w:rsid w:val="00290C8C"/>
    <w:rsid w:val="00290ED1"/>
    <w:rsid w:val="00290F63"/>
    <w:rsid w:val="0029110B"/>
    <w:rsid w:val="002912BF"/>
    <w:rsid w:val="002912ED"/>
    <w:rsid w:val="0029139F"/>
    <w:rsid w:val="0029143E"/>
    <w:rsid w:val="002914C6"/>
    <w:rsid w:val="002916E8"/>
    <w:rsid w:val="00291800"/>
    <w:rsid w:val="0029188E"/>
    <w:rsid w:val="002918C2"/>
    <w:rsid w:val="002918E3"/>
    <w:rsid w:val="00291967"/>
    <w:rsid w:val="002919E0"/>
    <w:rsid w:val="00291C5D"/>
    <w:rsid w:val="00291CAD"/>
    <w:rsid w:val="00291D1A"/>
    <w:rsid w:val="00291E8D"/>
    <w:rsid w:val="00291F20"/>
    <w:rsid w:val="00291F93"/>
    <w:rsid w:val="002921FA"/>
    <w:rsid w:val="002922AC"/>
    <w:rsid w:val="0029254B"/>
    <w:rsid w:val="002926E7"/>
    <w:rsid w:val="002927A9"/>
    <w:rsid w:val="00292824"/>
    <w:rsid w:val="00292850"/>
    <w:rsid w:val="00292917"/>
    <w:rsid w:val="00292992"/>
    <w:rsid w:val="002929C6"/>
    <w:rsid w:val="002929EF"/>
    <w:rsid w:val="002929F7"/>
    <w:rsid w:val="00292A1B"/>
    <w:rsid w:val="00292BFF"/>
    <w:rsid w:val="00292E1F"/>
    <w:rsid w:val="00292E6C"/>
    <w:rsid w:val="00292EAF"/>
    <w:rsid w:val="00292EC2"/>
    <w:rsid w:val="00292FBD"/>
    <w:rsid w:val="00292FD2"/>
    <w:rsid w:val="002930C9"/>
    <w:rsid w:val="0029318B"/>
    <w:rsid w:val="0029320B"/>
    <w:rsid w:val="002932D6"/>
    <w:rsid w:val="00293492"/>
    <w:rsid w:val="00293529"/>
    <w:rsid w:val="00293862"/>
    <w:rsid w:val="00293934"/>
    <w:rsid w:val="002939F8"/>
    <w:rsid w:val="00293C81"/>
    <w:rsid w:val="00293D1C"/>
    <w:rsid w:val="00293E01"/>
    <w:rsid w:val="00293E12"/>
    <w:rsid w:val="00293F5B"/>
    <w:rsid w:val="0029407D"/>
    <w:rsid w:val="002942DF"/>
    <w:rsid w:val="002942F7"/>
    <w:rsid w:val="0029457D"/>
    <w:rsid w:val="002947A6"/>
    <w:rsid w:val="0029490A"/>
    <w:rsid w:val="00294DCB"/>
    <w:rsid w:val="00294F1A"/>
    <w:rsid w:val="00294F26"/>
    <w:rsid w:val="00294FA2"/>
    <w:rsid w:val="00295170"/>
    <w:rsid w:val="0029517C"/>
    <w:rsid w:val="00295580"/>
    <w:rsid w:val="00295756"/>
    <w:rsid w:val="00295787"/>
    <w:rsid w:val="002958A8"/>
    <w:rsid w:val="002958E4"/>
    <w:rsid w:val="0029597F"/>
    <w:rsid w:val="002959B5"/>
    <w:rsid w:val="00295A24"/>
    <w:rsid w:val="00295AA7"/>
    <w:rsid w:val="00295F82"/>
    <w:rsid w:val="00295F87"/>
    <w:rsid w:val="00295FC0"/>
    <w:rsid w:val="002960A4"/>
    <w:rsid w:val="002963D4"/>
    <w:rsid w:val="002963DD"/>
    <w:rsid w:val="00296448"/>
    <w:rsid w:val="0029650E"/>
    <w:rsid w:val="002966DF"/>
    <w:rsid w:val="002966F8"/>
    <w:rsid w:val="002967D0"/>
    <w:rsid w:val="00296ACB"/>
    <w:rsid w:val="00296B46"/>
    <w:rsid w:val="00296B92"/>
    <w:rsid w:val="00296C2F"/>
    <w:rsid w:val="00296D5D"/>
    <w:rsid w:val="00297137"/>
    <w:rsid w:val="00297203"/>
    <w:rsid w:val="00297479"/>
    <w:rsid w:val="0029751C"/>
    <w:rsid w:val="002976BB"/>
    <w:rsid w:val="00297706"/>
    <w:rsid w:val="0029773F"/>
    <w:rsid w:val="00297D0B"/>
    <w:rsid w:val="00297D5D"/>
    <w:rsid w:val="00297E7B"/>
    <w:rsid w:val="00297F2A"/>
    <w:rsid w:val="00297F76"/>
    <w:rsid w:val="002A027F"/>
    <w:rsid w:val="002A038C"/>
    <w:rsid w:val="002A03F1"/>
    <w:rsid w:val="002A0498"/>
    <w:rsid w:val="002A090B"/>
    <w:rsid w:val="002A09C4"/>
    <w:rsid w:val="002A0A99"/>
    <w:rsid w:val="002A0B38"/>
    <w:rsid w:val="002A0BC5"/>
    <w:rsid w:val="002A0D09"/>
    <w:rsid w:val="002A0DC6"/>
    <w:rsid w:val="002A0E1B"/>
    <w:rsid w:val="002A0E5B"/>
    <w:rsid w:val="002A0E98"/>
    <w:rsid w:val="002A0F48"/>
    <w:rsid w:val="002A1222"/>
    <w:rsid w:val="002A12AA"/>
    <w:rsid w:val="002A12DF"/>
    <w:rsid w:val="002A12E4"/>
    <w:rsid w:val="002A1400"/>
    <w:rsid w:val="002A1407"/>
    <w:rsid w:val="002A143E"/>
    <w:rsid w:val="002A144D"/>
    <w:rsid w:val="002A1469"/>
    <w:rsid w:val="002A14B7"/>
    <w:rsid w:val="002A14D9"/>
    <w:rsid w:val="002A150C"/>
    <w:rsid w:val="002A15A0"/>
    <w:rsid w:val="002A1953"/>
    <w:rsid w:val="002A19AA"/>
    <w:rsid w:val="002A1A2E"/>
    <w:rsid w:val="002A1AA1"/>
    <w:rsid w:val="002A1ABE"/>
    <w:rsid w:val="002A1AE4"/>
    <w:rsid w:val="002A1C16"/>
    <w:rsid w:val="002A1D99"/>
    <w:rsid w:val="002A1FFA"/>
    <w:rsid w:val="002A2234"/>
    <w:rsid w:val="002A22A2"/>
    <w:rsid w:val="002A23B1"/>
    <w:rsid w:val="002A2850"/>
    <w:rsid w:val="002A290C"/>
    <w:rsid w:val="002A290F"/>
    <w:rsid w:val="002A292A"/>
    <w:rsid w:val="002A29A7"/>
    <w:rsid w:val="002A2B58"/>
    <w:rsid w:val="002A2C36"/>
    <w:rsid w:val="002A2C99"/>
    <w:rsid w:val="002A2D3A"/>
    <w:rsid w:val="002A2D42"/>
    <w:rsid w:val="002A2F75"/>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3F"/>
    <w:rsid w:val="002A4B76"/>
    <w:rsid w:val="002A4D30"/>
    <w:rsid w:val="002A4D57"/>
    <w:rsid w:val="002A4D88"/>
    <w:rsid w:val="002A4F23"/>
    <w:rsid w:val="002A507E"/>
    <w:rsid w:val="002A509E"/>
    <w:rsid w:val="002A50AB"/>
    <w:rsid w:val="002A50C8"/>
    <w:rsid w:val="002A52ED"/>
    <w:rsid w:val="002A5342"/>
    <w:rsid w:val="002A539D"/>
    <w:rsid w:val="002A53F5"/>
    <w:rsid w:val="002A547C"/>
    <w:rsid w:val="002A54AF"/>
    <w:rsid w:val="002A54B8"/>
    <w:rsid w:val="002A57C7"/>
    <w:rsid w:val="002A5BE9"/>
    <w:rsid w:val="002A5CC4"/>
    <w:rsid w:val="002A5CF3"/>
    <w:rsid w:val="002A5DF9"/>
    <w:rsid w:val="002A5FE0"/>
    <w:rsid w:val="002A5FE5"/>
    <w:rsid w:val="002A5FEA"/>
    <w:rsid w:val="002A6210"/>
    <w:rsid w:val="002A6214"/>
    <w:rsid w:val="002A638C"/>
    <w:rsid w:val="002A63B8"/>
    <w:rsid w:val="002A6478"/>
    <w:rsid w:val="002A677D"/>
    <w:rsid w:val="002A6787"/>
    <w:rsid w:val="002A67DB"/>
    <w:rsid w:val="002A6805"/>
    <w:rsid w:val="002A6A5E"/>
    <w:rsid w:val="002A6C62"/>
    <w:rsid w:val="002A6C6F"/>
    <w:rsid w:val="002A6D62"/>
    <w:rsid w:val="002A6E14"/>
    <w:rsid w:val="002A6E9B"/>
    <w:rsid w:val="002A6F6E"/>
    <w:rsid w:val="002A6F71"/>
    <w:rsid w:val="002A72FC"/>
    <w:rsid w:val="002A751B"/>
    <w:rsid w:val="002A75D3"/>
    <w:rsid w:val="002A7668"/>
    <w:rsid w:val="002A7675"/>
    <w:rsid w:val="002A769E"/>
    <w:rsid w:val="002A796E"/>
    <w:rsid w:val="002A79BB"/>
    <w:rsid w:val="002A7AFE"/>
    <w:rsid w:val="002A7B2B"/>
    <w:rsid w:val="002A7C5E"/>
    <w:rsid w:val="002A7F91"/>
    <w:rsid w:val="002A7FBA"/>
    <w:rsid w:val="002B009B"/>
    <w:rsid w:val="002B00B8"/>
    <w:rsid w:val="002B00DE"/>
    <w:rsid w:val="002B015B"/>
    <w:rsid w:val="002B01D6"/>
    <w:rsid w:val="002B029C"/>
    <w:rsid w:val="002B02BA"/>
    <w:rsid w:val="002B06AF"/>
    <w:rsid w:val="002B06C4"/>
    <w:rsid w:val="002B08ED"/>
    <w:rsid w:val="002B091F"/>
    <w:rsid w:val="002B0A71"/>
    <w:rsid w:val="002B0AE4"/>
    <w:rsid w:val="002B0C2B"/>
    <w:rsid w:val="002B0CC0"/>
    <w:rsid w:val="002B0CD0"/>
    <w:rsid w:val="002B0E12"/>
    <w:rsid w:val="002B0E16"/>
    <w:rsid w:val="002B0ED1"/>
    <w:rsid w:val="002B1108"/>
    <w:rsid w:val="002B1467"/>
    <w:rsid w:val="002B1686"/>
    <w:rsid w:val="002B175D"/>
    <w:rsid w:val="002B19BA"/>
    <w:rsid w:val="002B1C37"/>
    <w:rsid w:val="002B1D80"/>
    <w:rsid w:val="002B1DD7"/>
    <w:rsid w:val="002B1EE8"/>
    <w:rsid w:val="002B1EFB"/>
    <w:rsid w:val="002B1F9B"/>
    <w:rsid w:val="002B20F1"/>
    <w:rsid w:val="002B2250"/>
    <w:rsid w:val="002B24DF"/>
    <w:rsid w:val="002B252C"/>
    <w:rsid w:val="002B2857"/>
    <w:rsid w:val="002B28C6"/>
    <w:rsid w:val="002B28D0"/>
    <w:rsid w:val="002B295F"/>
    <w:rsid w:val="002B2AB9"/>
    <w:rsid w:val="002B2C9F"/>
    <w:rsid w:val="002B2D64"/>
    <w:rsid w:val="002B2E78"/>
    <w:rsid w:val="002B2E84"/>
    <w:rsid w:val="002B2F71"/>
    <w:rsid w:val="002B317F"/>
    <w:rsid w:val="002B324A"/>
    <w:rsid w:val="002B33DD"/>
    <w:rsid w:val="002B3414"/>
    <w:rsid w:val="002B3426"/>
    <w:rsid w:val="002B354B"/>
    <w:rsid w:val="002B3601"/>
    <w:rsid w:val="002B365A"/>
    <w:rsid w:val="002B3775"/>
    <w:rsid w:val="002B37C5"/>
    <w:rsid w:val="002B3962"/>
    <w:rsid w:val="002B3998"/>
    <w:rsid w:val="002B3A86"/>
    <w:rsid w:val="002B3B14"/>
    <w:rsid w:val="002B3B85"/>
    <w:rsid w:val="002B3CA4"/>
    <w:rsid w:val="002B3D45"/>
    <w:rsid w:val="002B3DB5"/>
    <w:rsid w:val="002B3E7D"/>
    <w:rsid w:val="002B3F39"/>
    <w:rsid w:val="002B4130"/>
    <w:rsid w:val="002B4281"/>
    <w:rsid w:val="002B4382"/>
    <w:rsid w:val="002B43CE"/>
    <w:rsid w:val="002B4540"/>
    <w:rsid w:val="002B4B44"/>
    <w:rsid w:val="002B4BF3"/>
    <w:rsid w:val="002B4CCF"/>
    <w:rsid w:val="002B4D8A"/>
    <w:rsid w:val="002B4DC7"/>
    <w:rsid w:val="002B508F"/>
    <w:rsid w:val="002B510A"/>
    <w:rsid w:val="002B5146"/>
    <w:rsid w:val="002B528D"/>
    <w:rsid w:val="002B52DA"/>
    <w:rsid w:val="002B53F5"/>
    <w:rsid w:val="002B543E"/>
    <w:rsid w:val="002B57A9"/>
    <w:rsid w:val="002B57D3"/>
    <w:rsid w:val="002B586E"/>
    <w:rsid w:val="002B599D"/>
    <w:rsid w:val="002B5A1E"/>
    <w:rsid w:val="002B5BE7"/>
    <w:rsid w:val="002B5C3F"/>
    <w:rsid w:val="002B5DCE"/>
    <w:rsid w:val="002B5E45"/>
    <w:rsid w:val="002B5F38"/>
    <w:rsid w:val="002B605B"/>
    <w:rsid w:val="002B6168"/>
    <w:rsid w:val="002B61A3"/>
    <w:rsid w:val="002B6249"/>
    <w:rsid w:val="002B63DD"/>
    <w:rsid w:val="002B66B5"/>
    <w:rsid w:val="002B67F0"/>
    <w:rsid w:val="002B69DD"/>
    <w:rsid w:val="002B6AB8"/>
    <w:rsid w:val="002B6C11"/>
    <w:rsid w:val="002B6C69"/>
    <w:rsid w:val="002B708C"/>
    <w:rsid w:val="002B72AB"/>
    <w:rsid w:val="002B7372"/>
    <w:rsid w:val="002B7375"/>
    <w:rsid w:val="002B73A6"/>
    <w:rsid w:val="002B73CD"/>
    <w:rsid w:val="002B7488"/>
    <w:rsid w:val="002B7575"/>
    <w:rsid w:val="002B7A4E"/>
    <w:rsid w:val="002B7A57"/>
    <w:rsid w:val="002B7AC5"/>
    <w:rsid w:val="002B7C9A"/>
    <w:rsid w:val="002B7CB2"/>
    <w:rsid w:val="002B7E4A"/>
    <w:rsid w:val="002B7E93"/>
    <w:rsid w:val="002C004D"/>
    <w:rsid w:val="002C00EE"/>
    <w:rsid w:val="002C0135"/>
    <w:rsid w:val="002C0218"/>
    <w:rsid w:val="002C03D8"/>
    <w:rsid w:val="002C059B"/>
    <w:rsid w:val="002C0607"/>
    <w:rsid w:val="002C0859"/>
    <w:rsid w:val="002C0A0D"/>
    <w:rsid w:val="002C0A74"/>
    <w:rsid w:val="002C0D3D"/>
    <w:rsid w:val="002C0DBD"/>
    <w:rsid w:val="002C0FCC"/>
    <w:rsid w:val="002C10A5"/>
    <w:rsid w:val="002C10D7"/>
    <w:rsid w:val="002C11DC"/>
    <w:rsid w:val="002C1307"/>
    <w:rsid w:val="002C144A"/>
    <w:rsid w:val="002C1631"/>
    <w:rsid w:val="002C169E"/>
    <w:rsid w:val="002C1736"/>
    <w:rsid w:val="002C175D"/>
    <w:rsid w:val="002C1831"/>
    <w:rsid w:val="002C18A7"/>
    <w:rsid w:val="002C18C0"/>
    <w:rsid w:val="002C1A0B"/>
    <w:rsid w:val="002C1CA1"/>
    <w:rsid w:val="002C1D46"/>
    <w:rsid w:val="002C1D49"/>
    <w:rsid w:val="002C1E52"/>
    <w:rsid w:val="002C2133"/>
    <w:rsid w:val="002C2220"/>
    <w:rsid w:val="002C2265"/>
    <w:rsid w:val="002C2391"/>
    <w:rsid w:val="002C2447"/>
    <w:rsid w:val="002C25A8"/>
    <w:rsid w:val="002C260A"/>
    <w:rsid w:val="002C2A08"/>
    <w:rsid w:val="002C2A9B"/>
    <w:rsid w:val="002C2CF2"/>
    <w:rsid w:val="002C2FC4"/>
    <w:rsid w:val="002C2FEB"/>
    <w:rsid w:val="002C3192"/>
    <w:rsid w:val="002C3315"/>
    <w:rsid w:val="002C3323"/>
    <w:rsid w:val="002C34FF"/>
    <w:rsid w:val="002C3671"/>
    <w:rsid w:val="002C36A7"/>
    <w:rsid w:val="002C36EB"/>
    <w:rsid w:val="002C39E4"/>
    <w:rsid w:val="002C3A0C"/>
    <w:rsid w:val="002C3B17"/>
    <w:rsid w:val="002C3B68"/>
    <w:rsid w:val="002C3B7E"/>
    <w:rsid w:val="002C3DB6"/>
    <w:rsid w:val="002C40AC"/>
    <w:rsid w:val="002C425F"/>
    <w:rsid w:val="002C4313"/>
    <w:rsid w:val="002C43D9"/>
    <w:rsid w:val="002C449B"/>
    <w:rsid w:val="002C44B2"/>
    <w:rsid w:val="002C4602"/>
    <w:rsid w:val="002C46AD"/>
    <w:rsid w:val="002C481D"/>
    <w:rsid w:val="002C4830"/>
    <w:rsid w:val="002C4B6C"/>
    <w:rsid w:val="002C4D3D"/>
    <w:rsid w:val="002C4E5B"/>
    <w:rsid w:val="002C4EB3"/>
    <w:rsid w:val="002C505E"/>
    <w:rsid w:val="002C50F7"/>
    <w:rsid w:val="002C514B"/>
    <w:rsid w:val="002C520F"/>
    <w:rsid w:val="002C5282"/>
    <w:rsid w:val="002C5355"/>
    <w:rsid w:val="002C538E"/>
    <w:rsid w:val="002C5549"/>
    <w:rsid w:val="002C5736"/>
    <w:rsid w:val="002C58D3"/>
    <w:rsid w:val="002C5918"/>
    <w:rsid w:val="002C5956"/>
    <w:rsid w:val="002C5C2D"/>
    <w:rsid w:val="002C5CA2"/>
    <w:rsid w:val="002C5CD2"/>
    <w:rsid w:val="002C5FA4"/>
    <w:rsid w:val="002C5FDC"/>
    <w:rsid w:val="002C602E"/>
    <w:rsid w:val="002C6115"/>
    <w:rsid w:val="002C61CD"/>
    <w:rsid w:val="002C631C"/>
    <w:rsid w:val="002C631F"/>
    <w:rsid w:val="002C65C1"/>
    <w:rsid w:val="002C67CE"/>
    <w:rsid w:val="002C6808"/>
    <w:rsid w:val="002C689A"/>
    <w:rsid w:val="002C68CE"/>
    <w:rsid w:val="002C6A75"/>
    <w:rsid w:val="002C6D45"/>
    <w:rsid w:val="002C6DC2"/>
    <w:rsid w:val="002C6EB9"/>
    <w:rsid w:val="002C7195"/>
    <w:rsid w:val="002C71ED"/>
    <w:rsid w:val="002C7205"/>
    <w:rsid w:val="002C72B9"/>
    <w:rsid w:val="002C72E7"/>
    <w:rsid w:val="002C7384"/>
    <w:rsid w:val="002C7652"/>
    <w:rsid w:val="002C7D70"/>
    <w:rsid w:val="002C7EBE"/>
    <w:rsid w:val="002C7F44"/>
    <w:rsid w:val="002D019F"/>
    <w:rsid w:val="002D01E1"/>
    <w:rsid w:val="002D038B"/>
    <w:rsid w:val="002D09CF"/>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BEB"/>
    <w:rsid w:val="002D1CC3"/>
    <w:rsid w:val="002D1E21"/>
    <w:rsid w:val="002D1E82"/>
    <w:rsid w:val="002D1FC7"/>
    <w:rsid w:val="002D1FD2"/>
    <w:rsid w:val="002D206E"/>
    <w:rsid w:val="002D208B"/>
    <w:rsid w:val="002D21B8"/>
    <w:rsid w:val="002D23AB"/>
    <w:rsid w:val="002D23D5"/>
    <w:rsid w:val="002D2432"/>
    <w:rsid w:val="002D2440"/>
    <w:rsid w:val="002D2538"/>
    <w:rsid w:val="002D266F"/>
    <w:rsid w:val="002D2671"/>
    <w:rsid w:val="002D27BC"/>
    <w:rsid w:val="002D28E1"/>
    <w:rsid w:val="002D2AFE"/>
    <w:rsid w:val="002D2BB8"/>
    <w:rsid w:val="002D2CAE"/>
    <w:rsid w:val="002D2DD4"/>
    <w:rsid w:val="002D2FE8"/>
    <w:rsid w:val="002D3085"/>
    <w:rsid w:val="002D3150"/>
    <w:rsid w:val="002D3357"/>
    <w:rsid w:val="002D347E"/>
    <w:rsid w:val="002D35FE"/>
    <w:rsid w:val="002D365C"/>
    <w:rsid w:val="002D382C"/>
    <w:rsid w:val="002D389C"/>
    <w:rsid w:val="002D3971"/>
    <w:rsid w:val="002D3973"/>
    <w:rsid w:val="002D39BE"/>
    <w:rsid w:val="002D3A4C"/>
    <w:rsid w:val="002D3CAB"/>
    <w:rsid w:val="002D3D91"/>
    <w:rsid w:val="002D3E1B"/>
    <w:rsid w:val="002D3FF2"/>
    <w:rsid w:val="002D4081"/>
    <w:rsid w:val="002D414C"/>
    <w:rsid w:val="002D43E6"/>
    <w:rsid w:val="002D4465"/>
    <w:rsid w:val="002D48C2"/>
    <w:rsid w:val="002D4956"/>
    <w:rsid w:val="002D4C24"/>
    <w:rsid w:val="002D4EBF"/>
    <w:rsid w:val="002D5266"/>
    <w:rsid w:val="002D530B"/>
    <w:rsid w:val="002D5589"/>
    <w:rsid w:val="002D55B2"/>
    <w:rsid w:val="002D5754"/>
    <w:rsid w:val="002D5862"/>
    <w:rsid w:val="002D58E9"/>
    <w:rsid w:val="002D5987"/>
    <w:rsid w:val="002D5A65"/>
    <w:rsid w:val="002D5C02"/>
    <w:rsid w:val="002D5C9E"/>
    <w:rsid w:val="002D5CA5"/>
    <w:rsid w:val="002D5D44"/>
    <w:rsid w:val="002D5D50"/>
    <w:rsid w:val="002D5DD4"/>
    <w:rsid w:val="002D61B2"/>
    <w:rsid w:val="002D63FF"/>
    <w:rsid w:val="002D6671"/>
    <w:rsid w:val="002D673C"/>
    <w:rsid w:val="002D67A8"/>
    <w:rsid w:val="002D68DB"/>
    <w:rsid w:val="002D6A26"/>
    <w:rsid w:val="002D6ABC"/>
    <w:rsid w:val="002D6B10"/>
    <w:rsid w:val="002D6BA3"/>
    <w:rsid w:val="002D6F37"/>
    <w:rsid w:val="002D6F68"/>
    <w:rsid w:val="002D7043"/>
    <w:rsid w:val="002D711F"/>
    <w:rsid w:val="002D71C1"/>
    <w:rsid w:val="002D7239"/>
    <w:rsid w:val="002D7306"/>
    <w:rsid w:val="002D74A0"/>
    <w:rsid w:val="002D755A"/>
    <w:rsid w:val="002D7572"/>
    <w:rsid w:val="002D7775"/>
    <w:rsid w:val="002D780F"/>
    <w:rsid w:val="002D787C"/>
    <w:rsid w:val="002D793C"/>
    <w:rsid w:val="002D79B6"/>
    <w:rsid w:val="002D7A6B"/>
    <w:rsid w:val="002D7D77"/>
    <w:rsid w:val="002D7E89"/>
    <w:rsid w:val="002D7F09"/>
    <w:rsid w:val="002E003D"/>
    <w:rsid w:val="002E04E8"/>
    <w:rsid w:val="002E05B6"/>
    <w:rsid w:val="002E0A2F"/>
    <w:rsid w:val="002E0C42"/>
    <w:rsid w:val="002E0C49"/>
    <w:rsid w:val="002E0C76"/>
    <w:rsid w:val="002E0CFC"/>
    <w:rsid w:val="002E0DBD"/>
    <w:rsid w:val="002E0F41"/>
    <w:rsid w:val="002E1089"/>
    <w:rsid w:val="002E127D"/>
    <w:rsid w:val="002E136C"/>
    <w:rsid w:val="002E13E8"/>
    <w:rsid w:val="002E13F8"/>
    <w:rsid w:val="002E1508"/>
    <w:rsid w:val="002E1520"/>
    <w:rsid w:val="002E1560"/>
    <w:rsid w:val="002E1713"/>
    <w:rsid w:val="002E1750"/>
    <w:rsid w:val="002E17F5"/>
    <w:rsid w:val="002E1A37"/>
    <w:rsid w:val="002E1A8A"/>
    <w:rsid w:val="002E1AC3"/>
    <w:rsid w:val="002E1AFF"/>
    <w:rsid w:val="002E1CED"/>
    <w:rsid w:val="002E1D36"/>
    <w:rsid w:val="002E1D70"/>
    <w:rsid w:val="002E1D8F"/>
    <w:rsid w:val="002E2028"/>
    <w:rsid w:val="002E22B3"/>
    <w:rsid w:val="002E22F6"/>
    <w:rsid w:val="002E24BD"/>
    <w:rsid w:val="002E2573"/>
    <w:rsid w:val="002E25EE"/>
    <w:rsid w:val="002E26ED"/>
    <w:rsid w:val="002E284D"/>
    <w:rsid w:val="002E28F1"/>
    <w:rsid w:val="002E293F"/>
    <w:rsid w:val="002E2996"/>
    <w:rsid w:val="002E2CB3"/>
    <w:rsid w:val="002E2D4F"/>
    <w:rsid w:val="002E2EEF"/>
    <w:rsid w:val="002E31CF"/>
    <w:rsid w:val="002E31DB"/>
    <w:rsid w:val="002E33C7"/>
    <w:rsid w:val="002E33D6"/>
    <w:rsid w:val="002E347B"/>
    <w:rsid w:val="002E3565"/>
    <w:rsid w:val="002E3706"/>
    <w:rsid w:val="002E37F6"/>
    <w:rsid w:val="002E380C"/>
    <w:rsid w:val="002E382C"/>
    <w:rsid w:val="002E3A0A"/>
    <w:rsid w:val="002E3C0B"/>
    <w:rsid w:val="002E3C2A"/>
    <w:rsid w:val="002E3E0F"/>
    <w:rsid w:val="002E3E44"/>
    <w:rsid w:val="002E3E7E"/>
    <w:rsid w:val="002E3E83"/>
    <w:rsid w:val="002E3EA0"/>
    <w:rsid w:val="002E4024"/>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420"/>
    <w:rsid w:val="002E5488"/>
    <w:rsid w:val="002E55CB"/>
    <w:rsid w:val="002E55D8"/>
    <w:rsid w:val="002E5675"/>
    <w:rsid w:val="002E582B"/>
    <w:rsid w:val="002E5922"/>
    <w:rsid w:val="002E5A9E"/>
    <w:rsid w:val="002E5B92"/>
    <w:rsid w:val="002E5CE0"/>
    <w:rsid w:val="002E5EDE"/>
    <w:rsid w:val="002E60C0"/>
    <w:rsid w:val="002E615A"/>
    <w:rsid w:val="002E61FD"/>
    <w:rsid w:val="002E6332"/>
    <w:rsid w:val="002E6630"/>
    <w:rsid w:val="002E671D"/>
    <w:rsid w:val="002E67A5"/>
    <w:rsid w:val="002E6864"/>
    <w:rsid w:val="002E68C9"/>
    <w:rsid w:val="002E6B97"/>
    <w:rsid w:val="002E6D1D"/>
    <w:rsid w:val="002E6E3C"/>
    <w:rsid w:val="002E6E9C"/>
    <w:rsid w:val="002E6EDC"/>
    <w:rsid w:val="002E6FC6"/>
    <w:rsid w:val="002E71A3"/>
    <w:rsid w:val="002E71E9"/>
    <w:rsid w:val="002E751B"/>
    <w:rsid w:val="002E7574"/>
    <w:rsid w:val="002E7956"/>
    <w:rsid w:val="002E796E"/>
    <w:rsid w:val="002E7980"/>
    <w:rsid w:val="002E7A1B"/>
    <w:rsid w:val="002E7B12"/>
    <w:rsid w:val="002E7C94"/>
    <w:rsid w:val="002E7D58"/>
    <w:rsid w:val="002E7DBE"/>
    <w:rsid w:val="002E7E46"/>
    <w:rsid w:val="002E7F0E"/>
    <w:rsid w:val="002E7F97"/>
    <w:rsid w:val="002F02DC"/>
    <w:rsid w:val="002F0392"/>
    <w:rsid w:val="002F03E0"/>
    <w:rsid w:val="002F03F0"/>
    <w:rsid w:val="002F05E6"/>
    <w:rsid w:val="002F0617"/>
    <w:rsid w:val="002F0777"/>
    <w:rsid w:val="002F087B"/>
    <w:rsid w:val="002F0B07"/>
    <w:rsid w:val="002F0B2A"/>
    <w:rsid w:val="002F0D03"/>
    <w:rsid w:val="002F0D30"/>
    <w:rsid w:val="002F0D52"/>
    <w:rsid w:val="002F0FE2"/>
    <w:rsid w:val="002F1148"/>
    <w:rsid w:val="002F1172"/>
    <w:rsid w:val="002F1334"/>
    <w:rsid w:val="002F138F"/>
    <w:rsid w:val="002F13BA"/>
    <w:rsid w:val="002F159F"/>
    <w:rsid w:val="002F15AF"/>
    <w:rsid w:val="002F1642"/>
    <w:rsid w:val="002F1777"/>
    <w:rsid w:val="002F187A"/>
    <w:rsid w:val="002F1886"/>
    <w:rsid w:val="002F1AFF"/>
    <w:rsid w:val="002F1B14"/>
    <w:rsid w:val="002F1B1A"/>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311"/>
    <w:rsid w:val="002F3420"/>
    <w:rsid w:val="002F3531"/>
    <w:rsid w:val="002F3745"/>
    <w:rsid w:val="002F386E"/>
    <w:rsid w:val="002F390B"/>
    <w:rsid w:val="002F39E9"/>
    <w:rsid w:val="002F3AE3"/>
    <w:rsid w:val="002F3B30"/>
    <w:rsid w:val="002F3C2D"/>
    <w:rsid w:val="002F3C6E"/>
    <w:rsid w:val="002F3DD7"/>
    <w:rsid w:val="002F3ECD"/>
    <w:rsid w:val="002F3FFE"/>
    <w:rsid w:val="002F418A"/>
    <w:rsid w:val="002F4263"/>
    <w:rsid w:val="002F42C1"/>
    <w:rsid w:val="002F4311"/>
    <w:rsid w:val="002F4485"/>
    <w:rsid w:val="002F4536"/>
    <w:rsid w:val="002F45C4"/>
    <w:rsid w:val="002F46DE"/>
    <w:rsid w:val="002F493D"/>
    <w:rsid w:val="002F4A25"/>
    <w:rsid w:val="002F4AAA"/>
    <w:rsid w:val="002F4AF6"/>
    <w:rsid w:val="002F4B44"/>
    <w:rsid w:val="002F4BEA"/>
    <w:rsid w:val="002F4CFF"/>
    <w:rsid w:val="002F4F84"/>
    <w:rsid w:val="002F5003"/>
    <w:rsid w:val="002F50A1"/>
    <w:rsid w:val="002F51F0"/>
    <w:rsid w:val="002F52C4"/>
    <w:rsid w:val="002F5451"/>
    <w:rsid w:val="002F583C"/>
    <w:rsid w:val="002F5919"/>
    <w:rsid w:val="002F59C6"/>
    <w:rsid w:val="002F5DC2"/>
    <w:rsid w:val="002F5E02"/>
    <w:rsid w:val="002F5F14"/>
    <w:rsid w:val="002F5FF2"/>
    <w:rsid w:val="002F6256"/>
    <w:rsid w:val="002F63CE"/>
    <w:rsid w:val="002F63CF"/>
    <w:rsid w:val="002F6411"/>
    <w:rsid w:val="002F64B4"/>
    <w:rsid w:val="002F64D9"/>
    <w:rsid w:val="002F6563"/>
    <w:rsid w:val="002F67F7"/>
    <w:rsid w:val="002F67FD"/>
    <w:rsid w:val="002F6959"/>
    <w:rsid w:val="002F695E"/>
    <w:rsid w:val="002F6BD7"/>
    <w:rsid w:val="002F6E2B"/>
    <w:rsid w:val="002F6E58"/>
    <w:rsid w:val="002F6E90"/>
    <w:rsid w:val="002F70B8"/>
    <w:rsid w:val="002F70F8"/>
    <w:rsid w:val="002F7182"/>
    <w:rsid w:val="002F7288"/>
    <w:rsid w:val="002F7829"/>
    <w:rsid w:val="002F7944"/>
    <w:rsid w:val="002F79F1"/>
    <w:rsid w:val="002F7A37"/>
    <w:rsid w:val="002F7AC2"/>
    <w:rsid w:val="002F7B0F"/>
    <w:rsid w:val="002F7D2F"/>
    <w:rsid w:val="0030007C"/>
    <w:rsid w:val="003000D4"/>
    <w:rsid w:val="00300311"/>
    <w:rsid w:val="003005CC"/>
    <w:rsid w:val="003007F4"/>
    <w:rsid w:val="00300973"/>
    <w:rsid w:val="00300B65"/>
    <w:rsid w:val="00300BAD"/>
    <w:rsid w:val="00300D61"/>
    <w:rsid w:val="00300DCE"/>
    <w:rsid w:val="00300DD8"/>
    <w:rsid w:val="00300DDD"/>
    <w:rsid w:val="00300F2E"/>
    <w:rsid w:val="00300FB7"/>
    <w:rsid w:val="00301105"/>
    <w:rsid w:val="00301338"/>
    <w:rsid w:val="00301538"/>
    <w:rsid w:val="0030154A"/>
    <w:rsid w:val="0030155A"/>
    <w:rsid w:val="003016B3"/>
    <w:rsid w:val="00301724"/>
    <w:rsid w:val="00301930"/>
    <w:rsid w:val="00301993"/>
    <w:rsid w:val="00301BA5"/>
    <w:rsid w:val="00301C68"/>
    <w:rsid w:val="00301D9A"/>
    <w:rsid w:val="00301DE8"/>
    <w:rsid w:val="00301F0F"/>
    <w:rsid w:val="0030203D"/>
    <w:rsid w:val="00302048"/>
    <w:rsid w:val="00302093"/>
    <w:rsid w:val="003020BC"/>
    <w:rsid w:val="0030219A"/>
    <w:rsid w:val="00302304"/>
    <w:rsid w:val="00302440"/>
    <w:rsid w:val="003024C7"/>
    <w:rsid w:val="0030258A"/>
    <w:rsid w:val="003025C1"/>
    <w:rsid w:val="00302652"/>
    <w:rsid w:val="003026AF"/>
    <w:rsid w:val="003027C9"/>
    <w:rsid w:val="00302850"/>
    <w:rsid w:val="003028C3"/>
    <w:rsid w:val="00302906"/>
    <w:rsid w:val="00302960"/>
    <w:rsid w:val="00302A7D"/>
    <w:rsid w:val="00302A83"/>
    <w:rsid w:val="00302B44"/>
    <w:rsid w:val="00302B7A"/>
    <w:rsid w:val="00302BDC"/>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D6"/>
    <w:rsid w:val="00303FF6"/>
    <w:rsid w:val="003040C6"/>
    <w:rsid w:val="003041F9"/>
    <w:rsid w:val="0030428A"/>
    <w:rsid w:val="00304321"/>
    <w:rsid w:val="00304333"/>
    <w:rsid w:val="003043CE"/>
    <w:rsid w:val="00304492"/>
    <w:rsid w:val="003044E3"/>
    <w:rsid w:val="00304537"/>
    <w:rsid w:val="0030460F"/>
    <w:rsid w:val="003047A5"/>
    <w:rsid w:val="0030480C"/>
    <w:rsid w:val="003048F3"/>
    <w:rsid w:val="00304987"/>
    <w:rsid w:val="00304A15"/>
    <w:rsid w:val="00304A6F"/>
    <w:rsid w:val="00304B00"/>
    <w:rsid w:val="00304B4F"/>
    <w:rsid w:val="00304BCA"/>
    <w:rsid w:val="00304C36"/>
    <w:rsid w:val="00304C8E"/>
    <w:rsid w:val="00304ED0"/>
    <w:rsid w:val="00305046"/>
    <w:rsid w:val="003050EA"/>
    <w:rsid w:val="0030514E"/>
    <w:rsid w:val="0030531D"/>
    <w:rsid w:val="00305374"/>
    <w:rsid w:val="00305415"/>
    <w:rsid w:val="00305478"/>
    <w:rsid w:val="003055B1"/>
    <w:rsid w:val="00305648"/>
    <w:rsid w:val="00305682"/>
    <w:rsid w:val="003056A7"/>
    <w:rsid w:val="00305C87"/>
    <w:rsid w:val="00305CB0"/>
    <w:rsid w:val="00305D4F"/>
    <w:rsid w:val="00305EB2"/>
    <w:rsid w:val="00305EC2"/>
    <w:rsid w:val="00306052"/>
    <w:rsid w:val="0030612D"/>
    <w:rsid w:val="00306289"/>
    <w:rsid w:val="003065A3"/>
    <w:rsid w:val="0030668A"/>
    <w:rsid w:val="00306B7C"/>
    <w:rsid w:val="00306BF6"/>
    <w:rsid w:val="00306D03"/>
    <w:rsid w:val="00306E21"/>
    <w:rsid w:val="00306F39"/>
    <w:rsid w:val="00306F5D"/>
    <w:rsid w:val="0030720F"/>
    <w:rsid w:val="003072A1"/>
    <w:rsid w:val="0030737B"/>
    <w:rsid w:val="00307435"/>
    <w:rsid w:val="00307832"/>
    <w:rsid w:val="00307AA2"/>
    <w:rsid w:val="00307C3A"/>
    <w:rsid w:val="00307C43"/>
    <w:rsid w:val="00307C7D"/>
    <w:rsid w:val="00307C80"/>
    <w:rsid w:val="00307D16"/>
    <w:rsid w:val="00310076"/>
    <w:rsid w:val="00310218"/>
    <w:rsid w:val="00310796"/>
    <w:rsid w:val="00310A13"/>
    <w:rsid w:val="00310B7B"/>
    <w:rsid w:val="00310BF1"/>
    <w:rsid w:val="00310F56"/>
    <w:rsid w:val="00311027"/>
    <w:rsid w:val="0031112F"/>
    <w:rsid w:val="003111E6"/>
    <w:rsid w:val="003112A1"/>
    <w:rsid w:val="003116DF"/>
    <w:rsid w:val="00311712"/>
    <w:rsid w:val="00311748"/>
    <w:rsid w:val="00311776"/>
    <w:rsid w:val="00311AD4"/>
    <w:rsid w:val="00311C7D"/>
    <w:rsid w:val="00311E9F"/>
    <w:rsid w:val="003120C6"/>
    <w:rsid w:val="00312105"/>
    <w:rsid w:val="00312272"/>
    <w:rsid w:val="003122EC"/>
    <w:rsid w:val="0031233A"/>
    <w:rsid w:val="003123DC"/>
    <w:rsid w:val="003124F9"/>
    <w:rsid w:val="003125B9"/>
    <w:rsid w:val="003126B8"/>
    <w:rsid w:val="00312761"/>
    <w:rsid w:val="00312896"/>
    <w:rsid w:val="00312909"/>
    <w:rsid w:val="00312944"/>
    <w:rsid w:val="00312BC5"/>
    <w:rsid w:val="00312BF5"/>
    <w:rsid w:val="00312D3D"/>
    <w:rsid w:val="00312E92"/>
    <w:rsid w:val="00312F1D"/>
    <w:rsid w:val="00312F2C"/>
    <w:rsid w:val="00312F83"/>
    <w:rsid w:val="00313216"/>
    <w:rsid w:val="003132A5"/>
    <w:rsid w:val="0031352E"/>
    <w:rsid w:val="003135F3"/>
    <w:rsid w:val="00313634"/>
    <w:rsid w:val="0031369B"/>
    <w:rsid w:val="003136A7"/>
    <w:rsid w:val="003136DA"/>
    <w:rsid w:val="00313797"/>
    <w:rsid w:val="00313A83"/>
    <w:rsid w:val="00313B40"/>
    <w:rsid w:val="00313F08"/>
    <w:rsid w:val="00313F8A"/>
    <w:rsid w:val="00313F92"/>
    <w:rsid w:val="00313FE8"/>
    <w:rsid w:val="0031401B"/>
    <w:rsid w:val="003141FC"/>
    <w:rsid w:val="0031435E"/>
    <w:rsid w:val="003143AC"/>
    <w:rsid w:val="003144BC"/>
    <w:rsid w:val="003145D1"/>
    <w:rsid w:val="003145E9"/>
    <w:rsid w:val="003146B6"/>
    <w:rsid w:val="00314879"/>
    <w:rsid w:val="003148C2"/>
    <w:rsid w:val="0031490D"/>
    <w:rsid w:val="00314B0B"/>
    <w:rsid w:val="00314BBE"/>
    <w:rsid w:val="00314CFC"/>
    <w:rsid w:val="00314D6C"/>
    <w:rsid w:val="00314F70"/>
    <w:rsid w:val="00314F78"/>
    <w:rsid w:val="00315035"/>
    <w:rsid w:val="003151E3"/>
    <w:rsid w:val="00315530"/>
    <w:rsid w:val="00315705"/>
    <w:rsid w:val="00315744"/>
    <w:rsid w:val="0031585D"/>
    <w:rsid w:val="0031589F"/>
    <w:rsid w:val="00315911"/>
    <w:rsid w:val="0031597A"/>
    <w:rsid w:val="00315AE2"/>
    <w:rsid w:val="00315B39"/>
    <w:rsid w:val="00315C50"/>
    <w:rsid w:val="00315C7C"/>
    <w:rsid w:val="00315C8F"/>
    <w:rsid w:val="00315CEA"/>
    <w:rsid w:val="00315E4B"/>
    <w:rsid w:val="0031604B"/>
    <w:rsid w:val="003160B5"/>
    <w:rsid w:val="003162FA"/>
    <w:rsid w:val="00316326"/>
    <w:rsid w:val="00316349"/>
    <w:rsid w:val="00316384"/>
    <w:rsid w:val="00316B27"/>
    <w:rsid w:val="00316C22"/>
    <w:rsid w:val="00316C3E"/>
    <w:rsid w:val="00316C9D"/>
    <w:rsid w:val="00316D75"/>
    <w:rsid w:val="00317054"/>
    <w:rsid w:val="0031723F"/>
    <w:rsid w:val="00317260"/>
    <w:rsid w:val="0031742E"/>
    <w:rsid w:val="0031757C"/>
    <w:rsid w:val="00317603"/>
    <w:rsid w:val="0031772B"/>
    <w:rsid w:val="0031775A"/>
    <w:rsid w:val="003177F6"/>
    <w:rsid w:val="0031784A"/>
    <w:rsid w:val="0031799A"/>
    <w:rsid w:val="00317A38"/>
    <w:rsid w:val="00317C65"/>
    <w:rsid w:val="00317E1B"/>
    <w:rsid w:val="00317F3B"/>
    <w:rsid w:val="00317F69"/>
    <w:rsid w:val="00320087"/>
    <w:rsid w:val="00320112"/>
    <w:rsid w:val="003201D0"/>
    <w:rsid w:val="00320220"/>
    <w:rsid w:val="0032049B"/>
    <w:rsid w:val="0032079F"/>
    <w:rsid w:val="003207F4"/>
    <w:rsid w:val="003208B7"/>
    <w:rsid w:val="003208CB"/>
    <w:rsid w:val="00320919"/>
    <w:rsid w:val="00320ADA"/>
    <w:rsid w:val="00320AE8"/>
    <w:rsid w:val="00320B2F"/>
    <w:rsid w:val="00320C03"/>
    <w:rsid w:val="00320C5E"/>
    <w:rsid w:val="00320C95"/>
    <w:rsid w:val="00320E7D"/>
    <w:rsid w:val="00320E9D"/>
    <w:rsid w:val="00320ED0"/>
    <w:rsid w:val="00320FFE"/>
    <w:rsid w:val="0032105B"/>
    <w:rsid w:val="0032107C"/>
    <w:rsid w:val="00321148"/>
    <w:rsid w:val="0032134E"/>
    <w:rsid w:val="00321414"/>
    <w:rsid w:val="0032153C"/>
    <w:rsid w:val="003215B5"/>
    <w:rsid w:val="00321640"/>
    <w:rsid w:val="003216DB"/>
    <w:rsid w:val="00321731"/>
    <w:rsid w:val="003217D0"/>
    <w:rsid w:val="003218B5"/>
    <w:rsid w:val="003218F0"/>
    <w:rsid w:val="003218FB"/>
    <w:rsid w:val="00321BC0"/>
    <w:rsid w:val="00321C61"/>
    <w:rsid w:val="00321CAC"/>
    <w:rsid w:val="00321CB2"/>
    <w:rsid w:val="00321CBB"/>
    <w:rsid w:val="00321DDE"/>
    <w:rsid w:val="00321DF3"/>
    <w:rsid w:val="00321F99"/>
    <w:rsid w:val="00322010"/>
    <w:rsid w:val="003220E3"/>
    <w:rsid w:val="00322141"/>
    <w:rsid w:val="0032215F"/>
    <w:rsid w:val="00322176"/>
    <w:rsid w:val="003221A8"/>
    <w:rsid w:val="00322298"/>
    <w:rsid w:val="00322374"/>
    <w:rsid w:val="00322451"/>
    <w:rsid w:val="003224D2"/>
    <w:rsid w:val="003228A2"/>
    <w:rsid w:val="003228C9"/>
    <w:rsid w:val="003229A7"/>
    <w:rsid w:val="00322A57"/>
    <w:rsid w:val="00322AFF"/>
    <w:rsid w:val="00322CBE"/>
    <w:rsid w:val="00322D4E"/>
    <w:rsid w:val="00322E50"/>
    <w:rsid w:val="00322F0B"/>
    <w:rsid w:val="00322FCA"/>
    <w:rsid w:val="00323072"/>
    <w:rsid w:val="003231F9"/>
    <w:rsid w:val="0032327D"/>
    <w:rsid w:val="0032333B"/>
    <w:rsid w:val="0032333C"/>
    <w:rsid w:val="00323684"/>
    <w:rsid w:val="003236B4"/>
    <w:rsid w:val="003237AB"/>
    <w:rsid w:val="0032386C"/>
    <w:rsid w:val="00323878"/>
    <w:rsid w:val="00323902"/>
    <w:rsid w:val="00323A83"/>
    <w:rsid w:val="00323B71"/>
    <w:rsid w:val="00323C38"/>
    <w:rsid w:val="00323CB9"/>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A71"/>
    <w:rsid w:val="00324B6B"/>
    <w:rsid w:val="00324CBA"/>
    <w:rsid w:val="00324FF3"/>
    <w:rsid w:val="003251FF"/>
    <w:rsid w:val="003252F4"/>
    <w:rsid w:val="00325839"/>
    <w:rsid w:val="00325848"/>
    <w:rsid w:val="00325896"/>
    <w:rsid w:val="003258B7"/>
    <w:rsid w:val="00325D7F"/>
    <w:rsid w:val="00325E53"/>
    <w:rsid w:val="00325EA5"/>
    <w:rsid w:val="00325F02"/>
    <w:rsid w:val="00326087"/>
    <w:rsid w:val="003260DA"/>
    <w:rsid w:val="00326145"/>
    <w:rsid w:val="00326282"/>
    <w:rsid w:val="003262E7"/>
    <w:rsid w:val="00326309"/>
    <w:rsid w:val="0032639E"/>
    <w:rsid w:val="003263DC"/>
    <w:rsid w:val="00326560"/>
    <w:rsid w:val="0032688B"/>
    <w:rsid w:val="00326AF2"/>
    <w:rsid w:val="00326B2D"/>
    <w:rsid w:val="00326CEB"/>
    <w:rsid w:val="00326DE8"/>
    <w:rsid w:val="00327143"/>
    <w:rsid w:val="00327231"/>
    <w:rsid w:val="00327409"/>
    <w:rsid w:val="0032782A"/>
    <w:rsid w:val="00327863"/>
    <w:rsid w:val="003278CC"/>
    <w:rsid w:val="003279C9"/>
    <w:rsid w:val="00327A4D"/>
    <w:rsid w:val="00327B4F"/>
    <w:rsid w:val="00327CC6"/>
    <w:rsid w:val="00327D9F"/>
    <w:rsid w:val="00327E3F"/>
    <w:rsid w:val="00327F22"/>
    <w:rsid w:val="0033002F"/>
    <w:rsid w:val="003300DA"/>
    <w:rsid w:val="0033011E"/>
    <w:rsid w:val="00330275"/>
    <w:rsid w:val="00330405"/>
    <w:rsid w:val="00330621"/>
    <w:rsid w:val="00330825"/>
    <w:rsid w:val="0033085B"/>
    <w:rsid w:val="0033095B"/>
    <w:rsid w:val="00330C78"/>
    <w:rsid w:val="00330CE1"/>
    <w:rsid w:val="00330E4D"/>
    <w:rsid w:val="00330F9E"/>
    <w:rsid w:val="00331294"/>
    <w:rsid w:val="003312DC"/>
    <w:rsid w:val="0033151A"/>
    <w:rsid w:val="00331824"/>
    <w:rsid w:val="00331EE9"/>
    <w:rsid w:val="00331F9E"/>
    <w:rsid w:val="003320F4"/>
    <w:rsid w:val="00332183"/>
    <w:rsid w:val="0033245A"/>
    <w:rsid w:val="00332528"/>
    <w:rsid w:val="00332537"/>
    <w:rsid w:val="003325A4"/>
    <w:rsid w:val="0033261D"/>
    <w:rsid w:val="00332629"/>
    <w:rsid w:val="0033271C"/>
    <w:rsid w:val="00332A97"/>
    <w:rsid w:val="00332B82"/>
    <w:rsid w:val="00332D02"/>
    <w:rsid w:val="00332D50"/>
    <w:rsid w:val="00332DED"/>
    <w:rsid w:val="00332E0C"/>
    <w:rsid w:val="00332E96"/>
    <w:rsid w:val="00332F34"/>
    <w:rsid w:val="00333070"/>
    <w:rsid w:val="003332A3"/>
    <w:rsid w:val="003332B5"/>
    <w:rsid w:val="0033338E"/>
    <w:rsid w:val="00333595"/>
    <w:rsid w:val="00333657"/>
    <w:rsid w:val="00333756"/>
    <w:rsid w:val="00333801"/>
    <w:rsid w:val="003338B1"/>
    <w:rsid w:val="00333AAD"/>
    <w:rsid w:val="00333C9E"/>
    <w:rsid w:val="00333EF9"/>
    <w:rsid w:val="00334011"/>
    <w:rsid w:val="0033431D"/>
    <w:rsid w:val="003343CF"/>
    <w:rsid w:val="003344F9"/>
    <w:rsid w:val="003346CE"/>
    <w:rsid w:val="00334705"/>
    <w:rsid w:val="0033475B"/>
    <w:rsid w:val="003347A8"/>
    <w:rsid w:val="003348C8"/>
    <w:rsid w:val="00334BF3"/>
    <w:rsid w:val="00334C98"/>
    <w:rsid w:val="00334CB3"/>
    <w:rsid w:val="00334D79"/>
    <w:rsid w:val="00334DA1"/>
    <w:rsid w:val="00334E94"/>
    <w:rsid w:val="00334F14"/>
    <w:rsid w:val="00334F35"/>
    <w:rsid w:val="003351A1"/>
    <w:rsid w:val="003351B9"/>
    <w:rsid w:val="00335202"/>
    <w:rsid w:val="00335238"/>
    <w:rsid w:val="00335250"/>
    <w:rsid w:val="003352DA"/>
    <w:rsid w:val="003353A9"/>
    <w:rsid w:val="003353EE"/>
    <w:rsid w:val="00335417"/>
    <w:rsid w:val="003354B9"/>
    <w:rsid w:val="00335515"/>
    <w:rsid w:val="00335667"/>
    <w:rsid w:val="00335685"/>
    <w:rsid w:val="003356C4"/>
    <w:rsid w:val="003358A6"/>
    <w:rsid w:val="00335954"/>
    <w:rsid w:val="00335A66"/>
    <w:rsid w:val="00335D19"/>
    <w:rsid w:val="00335E2C"/>
    <w:rsid w:val="003360C5"/>
    <w:rsid w:val="0033614B"/>
    <w:rsid w:val="00336174"/>
    <w:rsid w:val="003361AC"/>
    <w:rsid w:val="00336224"/>
    <w:rsid w:val="00336251"/>
    <w:rsid w:val="0033637F"/>
    <w:rsid w:val="003364FA"/>
    <w:rsid w:val="003365CF"/>
    <w:rsid w:val="0033661E"/>
    <w:rsid w:val="0033672D"/>
    <w:rsid w:val="00336887"/>
    <w:rsid w:val="00336A9E"/>
    <w:rsid w:val="00336B86"/>
    <w:rsid w:val="00336C3E"/>
    <w:rsid w:val="00336CEF"/>
    <w:rsid w:val="00336D57"/>
    <w:rsid w:val="00336D5F"/>
    <w:rsid w:val="00336F28"/>
    <w:rsid w:val="00337178"/>
    <w:rsid w:val="0033718D"/>
    <w:rsid w:val="0033773D"/>
    <w:rsid w:val="00337930"/>
    <w:rsid w:val="00337964"/>
    <w:rsid w:val="003379DC"/>
    <w:rsid w:val="00337F84"/>
    <w:rsid w:val="00337FA7"/>
    <w:rsid w:val="0034001B"/>
    <w:rsid w:val="0034008A"/>
    <w:rsid w:val="003401CC"/>
    <w:rsid w:val="0034022F"/>
    <w:rsid w:val="003403DF"/>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491"/>
    <w:rsid w:val="003425A7"/>
    <w:rsid w:val="00342607"/>
    <w:rsid w:val="00342671"/>
    <w:rsid w:val="00342760"/>
    <w:rsid w:val="00342951"/>
    <w:rsid w:val="003429BF"/>
    <w:rsid w:val="00342ACB"/>
    <w:rsid w:val="00342AD6"/>
    <w:rsid w:val="00342C2B"/>
    <w:rsid w:val="00342C99"/>
    <w:rsid w:val="00342DB4"/>
    <w:rsid w:val="00342E1D"/>
    <w:rsid w:val="0034324A"/>
    <w:rsid w:val="0034354E"/>
    <w:rsid w:val="00343625"/>
    <w:rsid w:val="00343968"/>
    <w:rsid w:val="00343DC4"/>
    <w:rsid w:val="00343E45"/>
    <w:rsid w:val="00343FD7"/>
    <w:rsid w:val="003441DC"/>
    <w:rsid w:val="0034428F"/>
    <w:rsid w:val="00344299"/>
    <w:rsid w:val="00344375"/>
    <w:rsid w:val="003443C0"/>
    <w:rsid w:val="003443EC"/>
    <w:rsid w:val="00344420"/>
    <w:rsid w:val="00344790"/>
    <w:rsid w:val="00344BF5"/>
    <w:rsid w:val="00344C75"/>
    <w:rsid w:val="00344DBE"/>
    <w:rsid w:val="003450E0"/>
    <w:rsid w:val="00345194"/>
    <w:rsid w:val="0034519C"/>
    <w:rsid w:val="0034527B"/>
    <w:rsid w:val="003453C6"/>
    <w:rsid w:val="003453CA"/>
    <w:rsid w:val="00345578"/>
    <w:rsid w:val="003455C1"/>
    <w:rsid w:val="003456BF"/>
    <w:rsid w:val="0034574C"/>
    <w:rsid w:val="00345896"/>
    <w:rsid w:val="0034594E"/>
    <w:rsid w:val="00345AE9"/>
    <w:rsid w:val="00345BDF"/>
    <w:rsid w:val="00345CDE"/>
    <w:rsid w:val="00345CF0"/>
    <w:rsid w:val="00345D40"/>
    <w:rsid w:val="00345DB4"/>
    <w:rsid w:val="00345DD2"/>
    <w:rsid w:val="00345E05"/>
    <w:rsid w:val="00345F7F"/>
    <w:rsid w:val="00345FCE"/>
    <w:rsid w:val="003461BC"/>
    <w:rsid w:val="00346246"/>
    <w:rsid w:val="003462FD"/>
    <w:rsid w:val="0034630B"/>
    <w:rsid w:val="003464A3"/>
    <w:rsid w:val="0034662E"/>
    <w:rsid w:val="00346708"/>
    <w:rsid w:val="00346738"/>
    <w:rsid w:val="00346851"/>
    <w:rsid w:val="00346913"/>
    <w:rsid w:val="0034698C"/>
    <w:rsid w:val="00346A4A"/>
    <w:rsid w:val="0034703B"/>
    <w:rsid w:val="003471A5"/>
    <w:rsid w:val="003473F2"/>
    <w:rsid w:val="003477D5"/>
    <w:rsid w:val="00347818"/>
    <w:rsid w:val="00347AAD"/>
    <w:rsid w:val="00347B37"/>
    <w:rsid w:val="00347CA4"/>
    <w:rsid w:val="00347CBA"/>
    <w:rsid w:val="00347CC8"/>
    <w:rsid w:val="00347D5B"/>
    <w:rsid w:val="00347DF4"/>
    <w:rsid w:val="00347E2E"/>
    <w:rsid w:val="00347E67"/>
    <w:rsid w:val="00347EE9"/>
    <w:rsid w:val="00347F3C"/>
    <w:rsid w:val="00347F87"/>
    <w:rsid w:val="003500E3"/>
    <w:rsid w:val="003500FE"/>
    <w:rsid w:val="003501BA"/>
    <w:rsid w:val="0035026D"/>
    <w:rsid w:val="003503B6"/>
    <w:rsid w:val="003503BB"/>
    <w:rsid w:val="003503E7"/>
    <w:rsid w:val="00350556"/>
    <w:rsid w:val="003505FF"/>
    <w:rsid w:val="00350639"/>
    <w:rsid w:val="00350678"/>
    <w:rsid w:val="00350938"/>
    <w:rsid w:val="00350A93"/>
    <w:rsid w:val="00350BD5"/>
    <w:rsid w:val="00350C5A"/>
    <w:rsid w:val="00350C6E"/>
    <w:rsid w:val="00350D30"/>
    <w:rsid w:val="00350D33"/>
    <w:rsid w:val="00350ED1"/>
    <w:rsid w:val="00350EE0"/>
    <w:rsid w:val="00350F47"/>
    <w:rsid w:val="003512F4"/>
    <w:rsid w:val="0035145A"/>
    <w:rsid w:val="0035153B"/>
    <w:rsid w:val="003516FB"/>
    <w:rsid w:val="003519E9"/>
    <w:rsid w:val="00351B3A"/>
    <w:rsid w:val="00351C0D"/>
    <w:rsid w:val="00351D39"/>
    <w:rsid w:val="00351F71"/>
    <w:rsid w:val="00351F92"/>
    <w:rsid w:val="00351FC9"/>
    <w:rsid w:val="00352008"/>
    <w:rsid w:val="00352130"/>
    <w:rsid w:val="003525F6"/>
    <w:rsid w:val="00352876"/>
    <w:rsid w:val="0035288E"/>
    <w:rsid w:val="003528BA"/>
    <w:rsid w:val="00352A75"/>
    <w:rsid w:val="00352B43"/>
    <w:rsid w:val="00352B6F"/>
    <w:rsid w:val="00352DA1"/>
    <w:rsid w:val="00352DFB"/>
    <w:rsid w:val="00353048"/>
    <w:rsid w:val="00353168"/>
    <w:rsid w:val="003532F5"/>
    <w:rsid w:val="00353656"/>
    <w:rsid w:val="0035392D"/>
    <w:rsid w:val="003539CB"/>
    <w:rsid w:val="00353B17"/>
    <w:rsid w:val="00353B4D"/>
    <w:rsid w:val="00353B5A"/>
    <w:rsid w:val="00353BB4"/>
    <w:rsid w:val="00353C6D"/>
    <w:rsid w:val="00353C7E"/>
    <w:rsid w:val="00353C90"/>
    <w:rsid w:val="00353D01"/>
    <w:rsid w:val="00353DB5"/>
    <w:rsid w:val="00353DD1"/>
    <w:rsid w:val="00354017"/>
    <w:rsid w:val="00354192"/>
    <w:rsid w:val="00354363"/>
    <w:rsid w:val="003543B2"/>
    <w:rsid w:val="0035465B"/>
    <w:rsid w:val="003548AE"/>
    <w:rsid w:val="0035491C"/>
    <w:rsid w:val="003549B8"/>
    <w:rsid w:val="00354B87"/>
    <w:rsid w:val="00354B99"/>
    <w:rsid w:val="00354C36"/>
    <w:rsid w:val="00354CA6"/>
    <w:rsid w:val="00354E76"/>
    <w:rsid w:val="00354ECD"/>
    <w:rsid w:val="00354FB5"/>
    <w:rsid w:val="00354FC8"/>
    <w:rsid w:val="003550BD"/>
    <w:rsid w:val="003552C4"/>
    <w:rsid w:val="003552DB"/>
    <w:rsid w:val="0035530C"/>
    <w:rsid w:val="003554F0"/>
    <w:rsid w:val="0035574D"/>
    <w:rsid w:val="0035576A"/>
    <w:rsid w:val="00355829"/>
    <w:rsid w:val="00355863"/>
    <w:rsid w:val="00355925"/>
    <w:rsid w:val="00355CFF"/>
    <w:rsid w:val="00355D7A"/>
    <w:rsid w:val="00355E1F"/>
    <w:rsid w:val="00355E6D"/>
    <w:rsid w:val="00356168"/>
    <w:rsid w:val="003565BC"/>
    <w:rsid w:val="0035665E"/>
    <w:rsid w:val="003566A4"/>
    <w:rsid w:val="00356741"/>
    <w:rsid w:val="00356754"/>
    <w:rsid w:val="00356774"/>
    <w:rsid w:val="0035692E"/>
    <w:rsid w:val="00356945"/>
    <w:rsid w:val="003569E9"/>
    <w:rsid w:val="00356A55"/>
    <w:rsid w:val="00356A75"/>
    <w:rsid w:val="00356EB7"/>
    <w:rsid w:val="003570D0"/>
    <w:rsid w:val="003570FA"/>
    <w:rsid w:val="00357315"/>
    <w:rsid w:val="00357349"/>
    <w:rsid w:val="0035736F"/>
    <w:rsid w:val="003573B8"/>
    <w:rsid w:val="003573CB"/>
    <w:rsid w:val="0035753F"/>
    <w:rsid w:val="0035757D"/>
    <w:rsid w:val="0035779E"/>
    <w:rsid w:val="0035793C"/>
    <w:rsid w:val="00357BFD"/>
    <w:rsid w:val="00357DFC"/>
    <w:rsid w:val="00357F2B"/>
    <w:rsid w:val="00357F37"/>
    <w:rsid w:val="00357F4D"/>
    <w:rsid w:val="00357FE7"/>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22"/>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28F"/>
    <w:rsid w:val="00363376"/>
    <w:rsid w:val="00363646"/>
    <w:rsid w:val="003637AC"/>
    <w:rsid w:val="003638AC"/>
    <w:rsid w:val="00363922"/>
    <w:rsid w:val="00363990"/>
    <w:rsid w:val="00363B2A"/>
    <w:rsid w:val="00363DC1"/>
    <w:rsid w:val="00363FEE"/>
    <w:rsid w:val="003640B3"/>
    <w:rsid w:val="003640E5"/>
    <w:rsid w:val="0036420A"/>
    <w:rsid w:val="00364265"/>
    <w:rsid w:val="00364619"/>
    <w:rsid w:val="00364643"/>
    <w:rsid w:val="003646D1"/>
    <w:rsid w:val="003648B4"/>
    <w:rsid w:val="003648CD"/>
    <w:rsid w:val="00364914"/>
    <w:rsid w:val="00364A3B"/>
    <w:rsid w:val="00364BE7"/>
    <w:rsid w:val="00364C96"/>
    <w:rsid w:val="00364CC9"/>
    <w:rsid w:val="00364CDF"/>
    <w:rsid w:val="00364D0A"/>
    <w:rsid w:val="00364D56"/>
    <w:rsid w:val="00364F74"/>
    <w:rsid w:val="00364F94"/>
    <w:rsid w:val="003650EB"/>
    <w:rsid w:val="003650FB"/>
    <w:rsid w:val="003652EB"/>
    <w:rsid w:val="00365360"/>
    <w:rsid w:val="00365377"/>
    <w:rsid w:val="00365553"/>
    <w:rsid w:val="00365580"/>
    <w:rsid w:val="003657AD"/>
    <w:rsid w:val="003658E8"/>
    <w:rsid w:val="00365A86"/>
    <w:rsid w:val="00365AE8"/>
    <w:rsid w:val="00365E1F"/>
    <w:rsid w:val="00365E25"/>
    <w:rsid w:val="00365EF4"/>
    <w:rsid w:val="00365FA7"/>
    <w:rsid w:val="00366181"/>
    <w:rsid w:val="0036621A"/>
    <w:rsid w:val="00366309"/>
    <w:rsid w:val="00366343"/>
    <w:rsid w:val="0036643D"/>
    <w:rsid w:val="00366564"/>
    <w:rsid w:val="003665D0"/>
    <w:rsid w:val="00366635"/>
    <w:rsid w:val="003666B3"/>
    <w:rsid w:val="0036673D"/>
    <w:rsid w:val="003667C9"/>
    <w:rsid w:val="00366A4F"/>
    <w:rsid w:val="00366AAC"/>
    <w:rsid w:val="00366D1D"/>
    <w:rsid w:val="00366DFB"/>
    <w:rsid w:val="0036710B"/>
    <w:rsid w:val="00367128"/>
    <w:rsid w:val="003671F0"/>
    <w:rsid w:val="003673EA"/>
    <w:rsid w:val="0036747E"/>
    <w:rsid w:val="003675CF"/>
    <w:rsid w:val="00367605"/>
    <w:rsid w:val="00367684"/>
    <w:rsid w:val="0036768E"/>
    <w:rsid w:val="00367751"/>
    <w:rsid w:val="0036775F"/>
    <w:rsid w:val="003677E1"/>
    <w:rsid w:val="003678C2"/>
    <w:rsid w:val="003679CF"/>
    <w:rsid w:val="00367A5B"/>
    <w:rsid w:val="00367C4B"/>
    <w:rsid w:val="00367C83"/>
    <w:rsid w:val="00367D23"/>
    <w:rsid w:val="00367F35"/>
    <w:rsid w:val="00367FEA"/>
    <w:rsid w:val="0037008B"/>
    <w:rsid w:val="003700E2"/>
    <w:rsid w:val="00370146"/>
    <w:rsid w:val="003702EB"/>
    <w:rsid w:val="003704AF"/>
    <w:rsid w:val="00370549"/>
    <w:rsid w:val="003706A3"/>
    <w:rsid w:val="0037070C"/>
    <w:rsid w:val="0037072B"/>
    <w:rsid w:val="003707F1"/>
    <w:rsid w:val="00370A62"/>
    <w:rsid w:val="00370A91"/>
    <w:rsid w:val="00370D03"/>
    <w:rsid w:val="00370F8A"/>
    <w:rsid w:val="00371000"/>
    <w:rsid w:val="00371028"/>
    <w:rsid w:val="0037105B"/>
    <w:rsid w:val="003711F7"/>
    <w:rsid w:val="003713AE"/>
    <w:rsid w:val="003714B0"/>
    <w:rsid w:val="003714CA"/>
    <w:rsid w:val="00371567"/>
    <w:rsid w:val="003715AD"/>
    <w:rsid w:val="00371736"/>
    <w:rsid w:val="003717B5"/>
    <w:rsid w:val="00371ADC"/>
    <w:rsid w:val="00371BD5"/>
    <w:rsid w:val="00371D89"/>
    <w:rsid w:val="00371DE5"/>
    <w:rsid w:val="00371E8B"/>
    <w:rsid w:val="00371EA1"/>
    <w:rsid w:val="00371F0C"/>
    <w:rsid w:val="00371F41"/>
    <w:rsid w:val="00372126"/>
    <w:rsid w:val="00372223"/>
    <w:rsid w:val="00372232"/>
    <w:rsid w:val="003722AF"/>
    <w:rsid w:val="00372332"/>
    <w:rsid w:val="00372392"/>
    <w:rsid w:val="003723D2"/>
    <w:rsid w:val="0037244A"/>
    <w:rsid w:val="0037246C"/>
    <w:rsid w:val="00372550"/>
    <w:rsid w:val="0037298B"/>
    <w:rsid w:val="00372AB3"/>
    <w:rsid w:val="00372BC8"/>
    <w:rsid w:val="00372BFE"/>
    <w:rsid w:val="00372C8C"/>
    <w:rsid w:val="00372DC3"/>
    <w:rsid w:val="00373153"/>
    <w:rsid w:val="0037319D"/>
    <w:rsid w:val="0037332B"/>
    <w:rsid w:val="003733D3"/>
    <w:rsid w:val="00373447"/>
    <w:rsid w:val="003736D3"/>
    <w:rsid w:val="00373792"/>
    <w:rsid w:val="0037382D"/>
    <w:rsid w:val="003738B7"/>
    <w:rsid w:val="003738DA"/>
    <w:rsid w:val="0037397B"/>
    <w:rsid w:val="003739DE"/>
    <w:rsid w:val="00373CA1"/>
    <w:rsid w:val="00373D05"/>
    <w:rsid w:val="00373E56"/>
    <w:rsid w:val="00374068"/>
    <w:rsid w:val="003740C3"/>
    <w:rsid w:val="003740E1"/>
    <w:rsid w:val="00374375"/>
    <w:rsid w:val="003743B1"/>
    <w:rsid w:val="003743B5"/>
    <w:rsid w:val="003744AC"/>
    <w:rsid w:val="0037457C"/>
    <w:rsid w:val="0037479A"/>
    <w:rsid w:val="00374A40"/>
    <w:rsid w:val="00374AC6"/>
    <w:rsid w:val="00374CFA"/>
    <w:rsid w:val="00374DAE"/>
    <w:rsid w:val="00375204"/>
    <w:rsid w:val="0037532F"/>
    <w:rsid w:val="00375343"/>
    <w:rsid w:val="00375375"/>
    <w:rsid w:val="003754C2"/>
    <w:rsid w:val="003754ED"/>
    <w:rsid w:val="00375564"/>
    <w:rsid w:val="0037556C"/>
    <w:rsid w:val="00375726"/>
    <w:rsid w:val="00375885"/>
    <w:rsid w:val="00375A46"/>
    <w:rsid w:val="00375B5F"/>
    <w:rsid w:val="00375B97"/>
    <w:rsid w:val="00375C4A"/>
    <w:rsid w:val="00375C80"/>
    <w:rsid w:val="00375F22"/>
    <w:rsid w:val="00376021"/>
    <w:rsid w:val="003760D4"/>
    <w:rsid w:val="003761D5"/>
    <w:rsid w:val="00376221"/>
    <w:rsid w:val="00376663"/>
    <w:rsid w:val="003767E8"/>
    <w:rsid w:val="00376820"/>
    <w:rsid w:val="00376887"/>
    <w:rsid w:val="00376A74"/>
    <w:rsid w:val="00376BEA"/>
    <w:rsid w:val="00376EAB"/>
    <w:rsid w:val="00377062"/>
    <w:rsid w:val="003770D5"/>
    <w:rsid w:val="00377178"/>
    <w:rsid w:val="003771A9"/>
    <w:rsid w:val="003771D2"/>
    <w:rsid w:val="0037723A"/>
    <w:rsid w:val="003775F1"/>
    <w:rsid w:val="00377749"/>
    <w:rsid w:val="00377782"/>
    <w:rsid w:val="003777BC"/>
    <w:rsid w:val="003777F0"/>
    <w:rsid w:val="0037784C"/>
    <w:rsid w:val="00377A6A"/>
    <w:rsid w:val="00377A81"/>
    <w:rsid w:val="00377E3A"/>
    <w:rsid w:val="00380253"/>
    <w:rsid w:val="0038050B"/>
    <w:rsid w:val="0038065F"/>
    <w:rsid w:val="0038079D"/>
    <w:rsid w:val="0038097A"/>
    <w:rsid w:val="00380A0F"/>
    <w:rsid w:val="00380A53"/>
    <w:rsid w:val="00380A6E"/>
    <w:rsid w:val="00380AB6"/>
    <w:rsid w:val="00380B07"/>
    <w:rsid w:val="00380DA4"/>
    <w:rsid w:val="00380F41"/>
    <w:rsid w:val="00380F6D"/>
    <w:rsid w:val="00380FB1"/>
    <w:rsid w:val="003811C8"/>
    <w:rsid w:val="003811C9"/>
    <w:rsid w:val="0038125B"/>
    <w:rsid w:val="003812AA"/>
    <w:rsid w:val="00381542"/>
    <w:rsid w:val="003818DE"/>
    <w:rsid w:val="00381A3E"/>
    <w:rsid w:val="00381B55"/>
    <w:rsid w:val="00381C39"/>
    <w:rsid w:val="00381CA6"/>
    <w:rsid w:val="003820AD"/>
    <w:rsid w:val="0038212C"/>
    <w:rsid w:val="0038212F"/>
    <w:rsid w:val="0038235A"/>
    <w:rsid w:val="003823EA"/>
    <w:rsid w:val="0038246B"/>
    <w:rsid w:val="003824FC"/>
    <w:rsid w:val="0038254B"/>
    <w:rsid w:val="003829A1"/>
    <w:rsid w:val="00382BA4"/>
    <w:rsid w:val="00382C90"/>
    <w:rsid w:val="00382DAE"/>
    <w:rsid w:val="00382DFB"/>
    <w:rsid w:val="00382EBA"/>
    <w:rsid w:val="00382FE3"/>
    <w:rsid w:val="0038324F"/>
    <w:rsid w:val="003832A7"/>
    <w:rsid w:val="003832BD"/>
    <w:rsid w:val="0038332E"/>
    <w:rsid w:val="00383393"/>
    <w:rsid w:val="003833E8"/>
    <w:rsid w:val="0038340D"/>
    <w:rsid w:val="0038342D"/>
    <w:rsid w:val="0038379E"/>
    <w:rsid w:val="0038394A"/>
    <w:rsid w:val="00383A7B"/>
    <w:rsid w:val="00383BBC"/>
    <w:rsid w:val="00383DB3"/>
    <w:rsid w:val="00383EEC"/>
    <w:rsid w:val="003840C3"/>
    <w:rsid w:val="003840F9"/>
    <w:rsid w:val="003845FF"/>
    <w:rsid w:val="00384AC0"/>
    <w:rsid w:val="00384D8D"/>
    <w:rsid w:val="00384F43"/>
    <w:rsid w:val="00385333"/>
    <w:rsid w:val="003855EE"/>
    <w:rsid w:val="003858AD"/>
    <w:rsid w:val="003858D7"/>
    <w:rsid w:val="00385906"/>
    <w:rsid w:val="003859AF"/>
    <w:rsid w:val="00385B7D"/>
    <w:rsid w:val="00385EB0"/>
    <w:rsid w:val="00385F84"/>
    <w:rsid w:val="003860BD"/>
    <w:rsid w:val="003860E3"/>
    <w:rsid w:val="00386184"/>
    <w:rsid w:val="00386366"/>
    <w:rsid w:val="00386492"/>
    <w:rsid w:val="003868D5"/>
    <w:rsid w:val="00386B84"/>
    <w:rsid w:val="00386C1A"/>
    <w:rsid w:val="00386DB2"/>
    <w:rsid w:val="003871DC"/>
    <w:rsid w:val="00387533"/>
    <w:rsid w:val="003878F8"/>
    <w:rsid w:val="00387A75"/>
    <w:rsid w:val="00387ADA"/>
    <w:rsid w:val="00387AF2"/>
    <w:rsid w:val="00387B24"/>
    <w:rsid w:val="00387B46"/>
    <w:rsid w:val="00387C39"/>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03"/>
    <w:rsid w:val="00391275"/>
    <w:rsid w:val="00391405"/>
    <w:rsid w:val="0039147B"/>
    <w:rsid w:val="003917AF"/>
    <w:rsid w:val="00391840"/>
    <w:rsid w:val="00391C81"/>
    <w:rsid w:val="00391DD9"/>
    <w:rsid w:val="00391FC9"/>
    <w:rsid w:val="00392140"/>
    <w:rsid w:val="00392172"/>
    <w:rsid w:val="00392221"/>
    <w:rsid w:val="00392276"/>
    <w:rsid w:val="0039247B"/>
    <w:rsid w:val="00392993"/>
    <w:rsid w:val="00392A33"/>
    <w:rsid w:val="00392BFA"/>
    <w:rsid w:val="00392F3B"/>
    <w:rsid w:val="00392FB3"/>
    <w:rsid w:val="003931C0"/>
    <w:rsid w:val="0039330E"/>
    <w:rsid w:val="00393396"/>
    <w:rsid w:val="003933E4"/>
    <w:rsid w:val="00393405"/>
    <w:rsid w:val="003935AB"/>
    <w:rsid w:val="00393713"/>
    <w:rsid w:val="00393835"/>
    <w:rsid w:val="00393880"/>
    <w:rsid w:val="00393942"/>
    <w:rsid w:val="0039394D"/>
    <w:rsid w:val="00393C8A"/>
    <w:rsid w:val="00393DD5"/>
    <w:rsid w:val="00393E1D"/>
    <w:rsid w:val="00393F38"/>
    <w:rsid w:val="00394126"/>
    <w:rsid w:val="003941DE"/>
    <w:rsid w:val="00394266"/>
    <w:rsid w:val="003943D9"/>
    <w:rsid w:val="00394534"/>
    <w:rsid w:val="0039465F"/>
    <w:rsid w:val="003946C7"/>
    <w:rsid w:val="00394919"/>
    <w:rsid w:val="00394961"/>
    <w:rsid w:val="003949BD"/>
    <w:rsid w:val="00394A1B"/>
    <w:rsid w:val="00394A59"/>
    <w:rsid w:val="00394D55"/>
    <w:rsid w:val="00394D9C"/>
    <w:rsid w:val="0039515F"/>
    <w:rsid w:val="003952A4"/>
    <w:rsid w:val="003952EF"/>
    <w:rsid w:val="00395318"/>
    <w:rsid w:val="00395416"/>
    <w:rsid w:val="00395584"/>
    <w:rsid w:val="003956F0"/>
    <w:rsid w:val="003957A8"/>
    <w:rsid w:val="00395A77"/>
    <w:rsid w:val="00395B51"/>
    <w:rsid w:val="00395B74"/>
    <w:rsid w:val="00395B84"/>
    <w:rsid w:val="00395BDC"/>
    <w:rsid w:val="00395C32"/>
    <w:rsid w:val="00395C48"/>
    <w:rsid w:val="00395CE1"/>
    <w:rsid w:val="00395D80"/>
    <w:rsid w:val="00395F91"/>
    <w:rsid w:val="00395FA6"/>
    <w:rsid w:val="00396052"/>
    <w:rsid w:val="0039609A"/>
    <w:rsid w:val="00396131"/>
    <w:rsid w:val="00396246"/>
    <w:rsid w:val="00396298"/>
    <w:rsid w:val="0039637C"/>
    <w:rsid w:val="003963AF"/>
    <w:rsid w:val="00396557"/>
    <w:rsid w:val="003965B0"/>
    <w:rsid w:val="003965C8"/>
    <w:rsid w:val="00396629"/>
    <w:rsid w:val="00396649"/>
    <w:rsid w:val="00396695"/>
    <w:rsid w:val="00396717"/>
    <w:rsid w:val="00396786"/>
    <w:rsid w:val="003969FD"/>
    <w:rsid w:val="00396C88"/>
    <w:rsid w:val="00396D22"/>
    <w:rsid w:val="00396E06"/>
    <w:rsid w:val="00396E45"/>
    <w:rsid w:val="00396E64"/>
    <w:rsid w:val="00396EF7"/>
    <w:rsid w:val="00396FB2"/>
    <w:rsid w:val="00396FD0"/>
    <w:rsid w:val="00397078"/>
    <w:rsid w:val="0039744A"/>
    <w:rsid w:val="00397463"/>
    <w:rsid w:val="00397598"/>
    <w:rsid w:val="003975F1"/>
    <w:rsid w:val="00397659"/>
    <w:rsid w:val="00397688"/>
    <w:rsid w:val="003977D4"/>
    <w:rsid w:val="003977DC"/>
    <w:rsid w:val="00397860"/>
    <w:rsid w:val="00397906"/>
    <w:rsid w:val="00397A27"/>
    <w:rsid w:val="00397B22"/>
    <w:rsid w:val="00397C98"/>
    <w:rsid w:val="00397E33"/>
    <w:rsid w:val="00397FBD"/>
    <w:rsid w:val="003A013D"/>
    <w:rsid w:val="003A0168"/>
    <w:rsid w:val="003A0219"/>
    <w:rsid w:val="003A0306"/>
    <w:rsid w:val="003A031F"/>
    <w:rsid w:val="003A0396"/>
    <w:rsid w:val="003A03DB"/>
    <w:rsid w:val="003A04D7"/>
    <w:rsid w:val="003A063F"/>
    <w:rsid w:val="003A068D"/>
    <w:rsid w:val="003A0718"/>
    <w:rsid w:val="003A0776"/>
    <w:rsid w:val="003A07EA"/>
    <w:rsid w:val="003A07F9"/>
    <w:rsid w:val="003A0874"/>
    <w:rsid w:val="003A08BF"/>
    <w:rsid w:val="003A091E"/>
    <w:rsid w:val="003A0A4B"/>
    <w:rsid w:val="003A0B6F"/>
    <w:rsid w:val="003A0D38"/>
    <w:rsid w:val="003A0EB6"/>
    <w:rsid w:val="003A0FA5"/>
    <w:rsid w:val="003A1455"/>
    <w:rsid w:val="003A14D5"/>
    <w:rsid w:val="003A1500"/>
    <w:rsid w:val="003A15B0"/>
    <w:rsid w:val="003A15CF"/>
    <w:rsid w:val="003A1607"/>
    <w:rsid w:val="003A1628"/>
    <w:rsid w:val="003A17B9"/>
    <w:rsid w:val="003A1834"/>
    <w:rsid w:val="003A1A4B"/>
    <w:rsid w:val="003A1BC5"/>
    <w:rsid w:val="003A1D1B"/>
    <w:rsid w:val="003A1ED5"/>
    <w:rsid w:val="003A1FCD"/>
    <w:rsid w:val="003A1FDA"/>
    <w:rsid w:val="003A2013"/>
    <w:rsid w:val="003A20B7"/>
    <w:rsid w:val="003A20D3"/>
    <w:rsid w:val="003A21D7"/>
    <w:rsid w:val="003A2245"/>
    <w:rsid w:val="003A2250"/>
    <w:rsid w:val="003A22CF"/>
    <w:rsid w:val="003A234B"/>
    <w:rsid w:val="003A23C4"/>
    <w:rsid w:val="003A24A0"/>
    <w:rsid w:val="003A24F0"/>
    <w:rsid w:val="003A24FF"/>
    <w:rsid w:val="003A257E"/>
    <w:rsid w:val="003A258B"/>
    <w:rsid w:val="003A25B4"/>
    <w:rsid w:val="003A268A"/>
    <w:rsid w:val="003A2797"/>
    <w:rsid w:val="003A27D9"/>
    <w:rsid w:val="003A2812"/>
    <w:rsid w:val="003A2868"/>
    <w:rsid w:val="003A29A3"/>
    <w:rsid w:val="003A2A38"/>
    <w:rsid w:val="003A2B95"/>
    <w:rsid w:val="003A2C5A"/>
    <w:rsid w:val="003A2C68"/>
    <w:rsid w:val="003A2DD0"/>
    <w:rsid w:val="003A2EFF"/>
    <w:rsid w:val="003A2FBF"/>
    <w:rsid w:val="003A306B"/>
    <w:rsid w:val="003A3427"/>
    <w:rsid w:val="003A3682"/>
    <w:rsid w:val="003A395D"/>
    <w:rsid w:val="003A3961"/>
    <w:rsid w:val="003A3963"/>
    <w:rsid w:val="003A3AFF"/>
    <w:rsid w:val="003A3BBE"/>
    <w:rsid w:val="003A3C09"/>
    <w:rsid w:val="003A3C95"/>
    <w:rsid w:val="003A3D35"/>
    <w:rsid w:val="003A3D5C"/>
    <w:rsid w:val="003A3FF4"/>
    <w:rsid w:val="003A4053"/>
    <w:rsid w:val="003A411E"/>
    <w:rsid w:val="003A4150"/>
    <w:rsid w:val="003A44B2"/>
    <w:rsid w:val="003A44D5"/>
    <w:rsid w:val="003A453B"/>
    <w:rsid w:val="003A45D0"/>
    <w:rsid w:val="003A4756"/>
    <w:rsid w:val="003A493C"/>
    <w:rsid w:val="003A49E7"/>
    <w:rsid w:val="003A4F62"/>
    <w:rsid w:val="003A51CD"/>
    <w:rsid w:val="003A55E8"/>
    <w:rsid w:val="003A5611"/>
    <w:rsid w:val="003A584D"/>
    <w:rsid w:val="003A5918"/>
    <w:rsid w:val="003A5E69"/>
    <w:rsid w:val="003A6003"/>
    <w:rsid w:val="003A61C3"/>
    <w:rsid w:val="003A6669"/>
    <w:rsid w:val="003A6A09"/>
    <w:rsid w:val="003A6AF8"/>
    <w:rsid w:val="003A6D97"/>
    <w:rsid w:val="003A6EF3"/>
    <w:rsid w:val="003A718A"/>
    <w:rsid w:val="003A71F5"/>
    <w:rsid w:val="003A720B"/>
    <w:rsid w:val="003A7343"/>
    <w:rsid w:val="003A75E7"/>
    <w:rsid w:val="003A7BAA"/>
    <w:rsid w:val="003A7BF6"/>
    <w:rsid w:val="003A7C4F"/>
    <w:rsid w:val="003B00B6"/>
    <w:rsid w:val="003B016F"/>
    <w:rsid w:val="003B01A7"/>
    <w:rsid w:val="003B01FE"/>
    <w:rsid w:val="003B0218"/>
    <w:rsid w:val="003B0294"/>
    <w:rsid w:val="003B037B"/>
    <w:rsid w:val="003B046F"/>
    <w:rsid w:val="003B05FD"/>
    <w:rsid w:val="003B063B"/>
    <w:rsid w:val="003B06EA"/>
    <w:rsid w:val="003B0762"/>
    <w:rsid w:val="003B0B20"/>
    <w:rsid w:val="003B0B8D"/>
    <w:rsid w:val="003B0C24"/>
    <w:rsid w:val="003B0C46"/>
    <w:rsid w:val="003B0D3B"/>
    <w:rsid w:val="003B0E03"/>
    <w:rsid w:val="003B0E34"/>
    <w:rsid w:val="003B0E39"/>
    <w:rsid w:val="003B0ED8"/>
    <w:rsid w:val="003B0FB4"/>
    <w:rsid w:val="003B1015"/>
    <w:rsid w:val="003B1093"/>
    <w:rsid w:val="003B1140"/>
    <w:rsid w:val="003B1364"/>
    <w:rsid w:val="003B13C5"/>
    <w:rsid w:val="003B148E"/>
    <w:rsid w:val="003B154D"/>
    <w:rsid w:val="003B15D7"/>
    <w:rsid w:val="003B1632"/>
    <w:rsid w:val="003B16C9"/>
    <w:rsid w:val="003B16F8"/>
    <w:rsid w:val="003B1709"/>
    <w:rsid w:val="003B184F"/>
    <w:rsid w:val="003B1877"/>
    <w:rsid w:val="003B192B"/>
    <w:rsid w:val="003B19DF"/>
    <w:rsid w:val="003B1A44"/>
    <w:rsid w:val="003B1A97"/>
    <w:rsid w:val="003B1DB1"/>
    <w:rsid w:val="003B1EC4"/>
    <w:rsid w:val="003B1FFC"/>
    <w:rsid w:val="003B21C7"/>
    <w:rsid w:val="003B2282"/>
    <w:rsid w:val="003B257D"/>
    <w:rsid w:val="003B26F4"/>
    <w:rsid w:val="003B28AE"/>
    <w:rsid w:val="003B2A24"/>
    <w:rsid w:val="003B2A7B"/>
    <w:rsid w:val="003B2AEF"/>
    <w:rsid w:val="003B2AFA"/>
    <w:rsid w:val="003B2B9E"/>
    <w:rsid w:val="003B2BC6"/>
    <w:rsid w:val="003B30D3"/>
    <w:rsid w:val="003B3128"/>
    <w:rsid w:val="003B31DA"/>
    <w:rsid w:val="003B32FB"/>
    <w:rsid w:val="003B3421"/>
    <w:rsid w:val="003B3479"/>
    <w:rsid w:val="003B349D"/>
    <w:rsid w:val="003B3756"/>
    <w:rsid w:val="003B37F5"/>
    <w:rsid w:val="003B384A"/>
    <w:rsid w:val="003B3852"/>
    <w:rsid w:val="003B3873"/>
    <w:rsid w:val="003B39DB"/>
    <w:rsid w:val="003B3A66"/>
    <w:rsid w:val="003B3A88"/>
    <w:rsid w:val="003B3C95"/>
    <w:rsid w:val="003B3CF5"/>
    <w:rsid w:val="003B3DD2"/>
    <w:rsid w:val="003B4038"/>
    <w:rsid w:val="003B42B2"/>
    <w:rsid w:val="003B49B7"/>
    <w:rsid w:val="003B49C3"/>
    <w:rsid w:val="003B4B00"/>
    <w:rsid w:val="003B4B4D"/>
    <w:rsid w:val="003B4BD1"/>
    <w:rsid w:val="003B4FBA"/>
    <w:rsid w:val="003B51DA"/>
    <w:rsid w:val="003B52B0"/>
    <w:rsid w:val="003B5426"/>
    <w:rsid w:val="003B5500"/>
    <w:rsid w:val="003B572C"/>
    <w:rsid w:val="003B58C7"/>
    <w:rsid w:val="003B591C"/>
    <w:rsid w:val="003B5ABD"/>
    <w:rsid w:val="003B5B27"/>
    <w:rsid w:val="003B5CB1"/>
    <w:rsid w:val="003B5CDD"/>
    <w:rsid w:val="003B5E0F"/>
    <w:rsid w:val="003B5E66"/>
    <w:rsid w:val="003B5F04"/>
    <w:rsid w:val="003B5FA9"/>
    <w:rsid w:val="003B60A1"/>
    <w:rsid w:val="003B61F2"/>
    <w:rsid w:val="003B62A1"/>
    <w:rsid w:val="003B639D"/>
    <w:rsid w:val="003B63B7"/>
    <w:rsid w:val="003B63D4"/>
    <w:rsid w:val="003B63E9"/>
    <w:rsid w:val="003B64A5"/>
    <w:rsid w:val="003B64AC"/>
    <w:rsid w:val="003B6540"/>
    <w:rsid w:val="003B6672"/>
    <w:rsid w:val="003B68FE"/>
    <w:rsid w:val="003B69FB"/>
    <w:rsid w:val="003B6A97"/>
    <w:rsid w:val="003B6B7A"/>
    <w:rsid w:val="003B6C07"/>
    <w:rsid w:val="003B6D75"/>
    <w:rsid w:val="003B6EDB"/>
    <w:rsid w:val="003B709F"/>
    <w:rsid w:val="003B735A"/>
    <w:rsid w:val="003B778A"/>
    <w:rsid w:val="003B7900"/>
    <w:rsid w:val="003B79CC"/>
    <w:rsid w:val="003B7B06"/>
    <w:rsid w:val="003B7C08"/>
    <w:rsid w:val="003B7DD2"/>
    <w:rsid w:val="003B7E4C"/>
    <w:rsid w:val="003C029D"/>
    <w:rsid w:val="003C04F2"/>
    <w:rsid w:val="003C060D"/>
    <w:rsid w:val="003C0856"/>
    <w:rsid w:val="003C086A"/>
    <w:rsid w:val="003C08D2"/>
    <w:rsid w:val="003C091B"/>
    <w:rsid w:val="003C0ADF"/>
    <w:rsid w:val="003C0B95"/>
    <w:rsid w:val="003C0C63"/>
    <w:rsid w:val="003C0CD6"/>
    <w:rsid w:val="003C0FAD"/>
    <w:rsid w:val="003C10E6"/>
    <w:rsid w:val="003C123A"/>
    <w:rsid w:val="003C123B"/>
    <w:rsid w:val="003C1309"/>
    <w:rsid w:val="003C1321"/>
    <w:rsid w:val="003C1358"/>
    <w:rsid w:val="003C13D7"/>
    <w:rsid w:val="003C13F7"/>
    <w:rsid w:val="003C145A"/>
    <w:rsid w:val="003C15BA"/>
    <w:rsid w:val="003C160C"/>
    <w:rsid w:val="003C18E5"/>
    <w:rsid w:val="003C19A4"/>
    <w:rsid w:val="003C1A0D"/>
    <w:rsid w:val="003C1ABC"/>
    <w:rsid w:val="003C1C35"/>
    <w:rsid w:val="003C1C4F"/>
    <w:rsid w:val="003C1C9D"/>
    <w:rsid w:val="003C1E9B"/>
    <w:rsid w:val="003C1EE3"/>
    <w:rsid w:val="003C233A"/>
    <w:rsid w:val="003C24A9"/>
    <w:rsid w:val="003C24CC"/>
    <w:rsid w:val="003C27A9"/>
    <w:rsid w:val="003C2B34"/>
    <w:rsid w:val="003C2B7F"/>
    <w:rsid w:val="003C2B8E"/>
    <w:rsid w:val="003C2CE9"/>
    <w:rsid w:val="003C2CF4"/>
    <w:rsid w:val="003C2D59"/>
    <w:rsid w:val="003C2D5E"/>
    <w:rsid w:val="003C2DAD"/>
    <w:rsid w:val="003C30A1"/>
    <w:rsid w:val="003C3171"/>
    <w:rsid w:val="003C31FE"/>
    <w:rsid w:val="003C3237"/>
    <w:rsid w:val="003C3290"/>
    <w:rsid w:val="003C3316"/>
    <w:rsid w:val="003C3385"/>
    <w:rsid w:val="003C358A"/>
    <w:rsid w:val="003C3607"/>
    <w:rsid w:val="003C36D7"/>
    <w:rsid w:val="003C3777"/>
    <w:rsid w:val="003C37F8"/>
    <w:rsid w:val="003C38E4"/>
    <w:rsid w:val="003C396E"/>
    <w:rsid w:val="003C3ADE"/>
    <w:rsid w:val="003C3CE2"/>
    <w:rsid w:val="003C3D4D"/>
    <w:rsid w:val="003C3E0F"/>
    <w:rsid w:val="003C3FCD"/>
    <w:rsid w:val="003C40D8"/>
    <w:rsid w:val="003C413D"/>
    <w:rsid w:val="003C4154"/>
    <w:rsid w:val="003C4213"/>
    <w:rsid w:val="003C4267"/>
    <w:rsid w:val="003C4277"/>
    <w:rsid w:val="003C4324"/>
    <w:rsid w:val="003C438B"/>
    <w:rsid w:val="003C4412"/>
    <w:rsid w:val="003C453B"/>
    <w:rsid w:val="003C453E"/>
    <w:rsid w:val="003C46CC"/>
    <w:rsid w:val="003C47AE"/>
    <w:rsid w:val="003C4827"/>
    <w:rsid w:val="003C4AFF"/>
    <w:rsid w:val="003C4B63"/>
    <w:rsid w:val="003C4B89"/>
    <w:rsid w:val="003C4C9A"/>
    <w:rsid w:val="003C4DCE"/>
    <w:rsid w:val="003C4ED7"/>
    <w:rsid w:val="003C4FCE"/>
    <w:rsid w:val="003C509A"/>
    <w:rsid w:val="003C50C6"/>
    <w:rsid w:val="003C50E6"/>
    <w:rsid w:val="003C51F1"/>
    <w:rsid w:val="003C52B3"/>
    <w:rsid w:val="003C5304"/>
    <w:rsid w:val="003C530E"/>
    <w:rsid w:val="003C53F4"/>
    <w:rsid w:val="003C5424"/>
    <w:rsid w:val="003C56C0"/>
    <w:rsid w:val="003C5818"/>
    <w:rsid w:val="003C5946"/>
    <w:rsid w:val="003C5C95"/>
    <w:rsid w:val="003C5CEC"/>
    <w:rsid w:val="003C605C"/>
    <w:rsid w:val="003C6085"/>
    <w:rsid w:val="003C6135"/>
    <w:rsid w:val="003C620A"/>
    <w:rsid w:val="003C63E5"/>
    <w:rsid w:val="003C66CB"/>
    <w:rsid w:val="003C6A26"/>
    <w:rsid w:val="003C6D39"/>
    <w:rsid w:val="003C711F"/>
    <w:rsid w:val="003C734A"/>
    <w:rsid w:val="003C76E8"/>
    <w:rsid w:val="003C7733"/>
    <w:rsid w:val="003C77B1"/>
    <w:rsid w:val="003C77C3"/>
    <w:rsid w:val="003C7848"/>
    <w:rsid w:val="003C7861"/>
    <w:rsid w:val="003C7A5F"/>
    <w:rsid w:val="003C7AF5"/>
    <w:rsid w:val="003C7B85"/>
    <w:rsid w:val="003C7BD9"/>
    <w:rsid w:val="003C7D60"/>
    <w:rsid w:val="003C7F08"/>
    <w:rsid w:val="003D0013"/>
    <w:rsid w:val="003D0015"/>
    <w:rsid w:val="003D0087"/>
    <w:rsid w:val="003D00EE"/>
    <w:rsid w:val="003D02EE"/>
    <w:rsid w:val="003D03A1"/>
    <w:rsid w:val="003D03C9"/>
    <w:rsid w:val="003D0434"/>
    <w:rsid w:val="003D046C"/>
    <w:rsid w:val="003D0733"/>
    <w:rsid w:val="003D0861"/>
    <w:rsid w:val="003D092D"/>
    <w:rsid w:val="003D0945"/>
    <w:rsid w:val="003D094E"/>
    <w:rsid w:val="003D0971"/>
    <w:rsid w:val="003D0990"/>
    <w:rsid w:val="003D0BFA"/>
    <w:rsid w:val="003D0C48"/>
    <w:rsid w:val="003D1069"/>
    <w:rsid w:val="003D10AB"/>
    <w:rsid w:val="003D10C1"/>
    <w:rsid w:val="003D120B"/>
    <w:rsid w:val="003D1534"/>
    <w:rsid w:val="003D1657"/>
    <w:rsid w:val="003D16B7"/>
    <w:rsid w:val="003D17FC"/>
    <w:rsid w:val="003D1ACC"/>
    <w:rsid w:val="003D1BC0"/>
    <w:rsid w:val="003D1BF7"/>
    <w:rsid w:val="003D1F27"/>
    <w:rsid w:val="003D2043"/>
    <w:rsid w:val="003D2155"/>
    <w:rsid w:val="003D216D"/>
    <w:rsid w:val="003D218D"/>
    <w:rsid w:val="003D240D"/>
    <w:rsid w:val="003D2733"/>
    <w:rsid w:val="003D27D5"/>
    <w:rsid w:val="003D2904"/>
    <w:rsid w:val="003D2B21"/>
    <w:rsid w:val="003D2C6B"/>
    <w:rsid w:val="003D2E7A"/>
    <w:rsid w:val="003D2F2F"/>
    <w:rsid w:val="003D2F44"/>
    <w:rsid w:val="003D2F6A"/>
    <w:rsid w:val="003D30B5"/>
    <w:rsid w:val="003D3122"/>
    <w:rsid w:val="003D31C5"/>
    <w:rsid w:val="003D3BB2"/>
    <w:rsid w:val="003D3BBB"/>
    <w:rsid w:val="003D3D3C"/>
    <w:rsid w:val="003D40D9"/>
    <w:rsid w:val="003D41D1"/>
    <w:rsid w:val="003D43C1"/>
    <w:rsid w:val="003D4507"/>
    <w:rsid w:val="003D46EF"/>
    <w:rsid w:val="003D4799"/>
    <w:rsid w:val="003D47B5"/>
    <w:rsid w:val="003D4957"/>
    <w:rsid w:val="003D4971"/>
    <w:rsid w:val="003D4AED"/>
    <w:rsid w:val="003D4CCA"/>
    <w:rsid w:val="003D4D4B"/>
    <w:rsid w:val="003D5001"/>
    <w:rsid w:val="003D50BD"/>
    <w:rsid w:val="003D52B4"/>
    <w:rsid w:val="003D5319"/>
    <w:rsid w:val="003D54CF"/>
    <w:rsid w:val="003D55FA"/>
    <w:rsid w:val="003D56F5"/>
    <w:rsid w:val="003D57B5"/>
    <w:rsid w:val="003D57B8"/>
    <w:rsid w:val="003D586D"/>
    <w:rsid w:val="003D58C8"/>
    <w:rsid w:val="003D5980"/>
    <w:rsid w:val="003D5A0E"/>
    <w:rsid w:val="003D5A36"/>
    <w:rsid w:val="003D5A5D"/>
    <w:rsid w:val="003D5AE4"/>
    <w:rsid w:val="003D5CBB"/>
    <w:rsid w:val="003D5EF4"/>
    <w:rsid w:val="003D5F4D"/>
    <w:rsid w:val="003D5FBA"/>
    <w:rsid w:val="003D6131"/>
    <w:rsid w:val="003D6187"/>
    <w:rsid w:val="003D61AC"/>
    <w:rsid w:val="003D625A"/>
    <w:rsid w:val="003D631B"/>
    <w:rsid w:val="003D63E0"/>
    <w:rsid w:val="003D64A9"/>
    <w:rsid w:val="003D64B9"/>
    <w:rsid w:val="003D65A3"/>
    <w:rsid w:val="003D67BB"/>
    <w:rsid w:val="003D6A10"/>
    <w:rsid w:val="003D6B1F"/>
    <w:rsid w:val="003D6B7F"/>
    <w:rsid w:val="003D6CA1"/>
    <w:rsid w:val="003D6D08"/>
    <w:rsid w:val="003D6DBC"/>
    <w:rsid w:val="003D6DE0"/>
    <w:rsid w:val="003D6E20"/>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33A"/>
    <w:rsid w:val="003E03D6"/>
    <w:rsid w:val="003E059F"/>
    <w:rsid w:val="003E08E8"/>
    <w:rsid w:val="003E08FF"/>
    <w:rsid w:val="003E0A47"/>
    <w:rsid w:val="003E0A48"/>
    <w:rsid w:val="003E0CCD"/>
    <w:rsid w:val="003E0D4B"/>
    <w:rsid w:val="003E0E4E"/>
    <w:rsid w:val="003E0EAE"/>
    <w:rsid w:val="003E0EBD"/>
    <w:rsid w:val="003E0EC1"/>
    <w:rsid w:val="003E100B"/>
    <w:rsid w:val="003E112D"/>
    <w:rsid w:val="003E1134"/>
    <w:rsid w:val="003E11F8"/>
    <w:rsid w:val="003E1248"/>
    <w:rsid w:val="003E16A4"/>
    <w:rsid w:val="003E1803"/>
    <w:rsid w:val="003E18ED"/>
    <w:rsid w:val="003E1918"/>
    <w:rsid w:val="003E1940"/>
    <w:rsid w:val="003E1947"/>
    <w:rsid w:val="003E1A09"/>
    <w:rsid w:val="003E1C81"/>
    <w:rsid w:val="003E1CD9"/>
    <w:rsid w:val="003E1E88"/>
    <w:rsid w:val="003E1ED8"/>
    <w:rsid w:val="003E1FC5"/>
    <w:rsid w:val="003E1FCD"/>
    <w:rsid w:val="003E1FEF"/>
    <w:rsid w:val="003E212D"/>
    <w:rsid w:val="003E237D"/>
    <w:rsid w:val="003E25A3"/>
    <w:rsid w:val="003E25CA"/>
    <w:rsid w:val="003E277D"/>
    <w:rsid w:val="003E2856"/>
    <w:rsid w:val="003E2960"/>
    <w:rsid w:val="003E2964"/>
    <w:rsid w:val="003E297A"/>
    <w:rsid w:val="003E2B1B"/>
    <w:rsid w:val="003E2D79"/>
    <w:rsid w:val="003E2EB0"/>
    <w:rsid w:val="003E2F39"/>
    <w:rsid w:val="003E3314"/>
    <w:rsid w:val="003E3398"/>
    <w:rsid w:val="003E33D8"/>
    <w:rsid w:val="003E3452"/>
    <w:rsid w:val="003E34FC"/>
    <w:rsid w:val="003E3644"/>
    <w:rsid w:val="003E398B"/>
    <w:rsid w:val="003E3B20"/>
    <w:rsid w:val="003E3CD0"/>
    <w:rsid w:val="003E3FC4"/>
    <w:rsid w:val="003E4101"/>
    <w:rsid w:val="003E414F"/>
    <w:rsid w:val="003E41DF"/>
    <w:rsid w:val="003E420D"/>
    <w:rsid w:val="003E43BB"/>
    <w:rsid w:val="003E4460"/>
    <w:rsid w:val="003E45C5"/>
    <w:rsid w:val="003E463D"/>
    <w:rsid w:val="003E48D1"/>
    <w:rsid w:val="003E4F61"/>
    <w:rsid w:val="003E51AB"/>
    <w:rsid w:val="003E5216"/>
    <w:rsid w:val="003E5241"/>
    <w:rsid w:val="003E524F"/>
    <w:rsid w:val="003E52C6"/>
    <w:rsid w:val="003E53E1"/>
    <w:rsid w:val="003E57F5"/>
    <w:rsid w:val="003E5824"/>
    <w:rsid w:val="003E5912"/>
    <w:rsid w:val="003E5995"/>
    <w:rsid w:val="003E5A41"/>
    <w:rsid w:val="003E5C0D"/>
    <w:rsid w:val="003E5E99"/>
    <w:rsid w:val="003E60AA"/>
    <w:rsid w:val="003E6108"/>
    <w:rsid w:val="003E63A0"/>
    <w:rsid w:val="003E6415"/>
    <w:rsid w:val="003E67C5"/>
    <w:rsid w:val="003E6A8B"/>
    <w:rsid w:val="003E6AD9"/>
    <w:rsid w:val="003E6AFE"/>
    <w:rsid w:val="003E6C75"/>
    <w:rsid w:val="003E6D5B"/>
    <w:rsid w:val="003E6DD8"/>
    <w:rsid w:val="003E6ECE"/>
    <w:rsid w:val="003E6EE8"/>
    <w:rsid w:val="003E6F0C"/>
    <w:rsid w:val="003E6FCC"/>
    <w:rsid w:val="003E702A"/>
    <w:rsid w:val="003E703A"/>
    <w:rsid w:val="003E732C"/>
    <w:rsid w:val="003E7415"/>
    <w:rsid w:val="003E7451"/>
    <w:rsid w:val="003E7464"/>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4B7"/>
    <w:rsid w:val="003F1505"/>
    <w:rsid w:val="003F1533"/>
    <w:rsid w:val="003F18FA"/>
    <w:rsid w:val="003F19F2"/>
    <w:rsid w:val="003F1AA4"/>
    <w:rsid w:val="003F1AB1"/>
    <w:rsid w:val="003F1B2E"/>
    <w:rsid w:val="003F1C57"/>
    <w:rsid w:val="003F1C9C"/>
    <w:rsid w:val="003F1EB3"/>
    <w:rsid w:val="003F1F45"/>
    <w:rsid w:val="003F1F85"/>
    <w:rsid w:val="003F205C"/>
    <w:rsid w:val="003F20E6"/>
    <w:rsid w:val="003F20F3"/>
    <w:rsid w:val="003F2128"/>
    <w:rsid w:val="003F2247"/>
    <w:rsid w:val="003F24B0"/>
    <w:rsid w:val="003F24CF"/>
    <w:rsid w:val="003F27B5"/>
    <w:rsid w:val="003F2878"/>
    <w:rsid w:val="003F298A"/>
    <w:rsid w:val="003F2B0F"/>
    <w:rsid w:val="003F3032"/>
    <w:rsid w:val="003F3260"/>
    <w:rsid w:val="003F326D"/>
    <w:rsid w:val="003F3366"/>
    <w:rsid w:val="003F3696"/>
    <w:rsid w:val="003F3714"/>
    <w:rsid w:val="003F3811"/>
    <w:rsid w:val="003F3962"/>
    <w:rsid w:val="003F3978"/>
    <w:rsid w:val="003F3986"/>
    <w:rsid w:val="003F39AD"/>
    <w:rsid w:val="003F3A9D"/>
    <w:rsid w:val="003F3AA2"/>
    <w:rsid w:val="003F3C0D"/>
    <w:rsid w:val="003F3EF2"/>
    <w:rsid w:val="003F3F47"/>
    <w:rsid w:val="003F3F67"/>
    <w:rsid w:val="003F3FE2"/>
    <w:rsid w:val="003F40B1"/>
    <w:rsid w:val="003F40C7"/>
    <w:rsid w:val="003F41CD"/>
    <w:rsid w:val="003F434D"/>
    <w:rsid w:val="003F448D"/>
    <w:rsid w:val="003F49CA"/>
    <w:rsid w:val="003F4A52"/>
    <w:rsid w:val="003F4BDF"/>
    <w:rsid w:val="003F4C41"/>
    <w:rsid w:val="003F4C91"/>
    <w:rsid w:val="003F4F49"/>
    <w:rsid w:val="003F5184"/>
    <w:rsid w:val="003F51AC"/>
    <w:rsid w:val="003F545B"/>
    <w:rsid w:val="003F57AD"/>
    <w:rsid w:val="003F5AF2"/>
    <w:rsid w:val="003F5B23"/>
    <w:rsid w:val="003F5B4B"/>
    <w:rsid w:val="003F5B6D"/>
    <w:rsid w:val="003F5DED"/>
    <w:rsid w:val="003F5F5E"/>
    <w:rsid w:val="003F5F8D"/>
    <w:rsid w:val="003F61A5"/>
    <w:rsid w:val="003F61A8"/>
    <w:rsid w:val="003F622F"/>
    <w:rsid w:val="003F62FA"/>
    <w:rsid w:val="003F636C"/>
    <w:rsid w:val="003F63B3"/>
    <w:rsid w:val="003F645C"/>
    <w:rsid w:val="003F646C"/>
    <w:rsid w:val="003F675A"/>
    <w:rsid w:val="003F67EB"/>
    <w:rsid w:val="003F6857"/>
    <w:rsid w:val="003F68B6"/>
    <w:rsid w:val="003F68CF"/>
    <w:rsid w:val="003F695B"/>
    <w:rsid w:val="003F69AB"/>
    <w:rsid w:val="003F6ABE"/>
    <w:rsid w:val="003F6BC8"/>
    <w:rsid w:val="003F6BD2"/>
    <w:rsid w:val="003F6EF6"/>
    <w:rsid w:val="003F6F38"/>
    <w:rsid w:val="003F6F6E"/>
    <w:rsid w:val="003F6FBD"/>
    <w:rsid w:val="003F70DE"/>
    <w:rsid w:val="003F7277"/>
    <w:rsid w:val="003F730C"/>
    <w:rsid w:val="003F731C"/>
    <w:rsid w:val="003F73AE"/>
    <w:rsid w:val="003F73BA"/>
    <w:rsid w:val="003F75F8"/>
    <w:rsid w:val="003F7645"/>
    <w:rsid w:val="003F76BC"/>
    <w:rsid w:val="003F7757"/>
    <w:rsid w:val="003F77F3"/>
    <w:rsid w:val="003F7985"/>
    <w:rsid w:val="003F7A69"/>
    <w:rsid w:val="003F7AE4"/>
    <w:rsid w:val="003F7B43"/>
    <w:rsid w:val="003F7CC8"/>
    <w:rsid w:val="003F7D35"/>
    <w:rsid w:val="003F7D5A"/>
    <w:rsid w:val="003F7E68"/>
    <w:rsid w:val="003F7EB5"/>
    <w:rsid w:val="003F7EC0"/>
    <w:rsid w:val="003F7F54"/>
    <w:rsid w:val="003F7F7C"/>
    <w:rsid w:val="00400152"/>
    <w:rsid w:val="004001CD"/>
    <w:rsid w:val="004003CD"/>
    <w:rsid w:val="004004DA"/>
    <w:rsid w:val="004005F0"/>
    <w:rsid w:val="00400799"/>
    <w:rsid w:val="0040079B"/>
    <w:rsid w:val="004007DC"/>
    <w:rsid w:val="00400802"/>
    <w:rsid w:val="00400839"/>
    <w:rsid w:val="0040085F"/>
    <w:rsid w:val="0040091F"/>
    <w:rsid w:val="00400AC4"/>
    <w:rsid w:val="00400BB7"/>
    <w:rsid w:val="00400BF0"/>
    <w:rsid w:val="00400C92"/>
    <w:rsid w:val="00400D4F"/>
    <w:rsid w:val="00400F23"/>
    <w:rsid w:val="00400FBB"/>
    <w:rsid w:val="0040112C"/>
    <w:rsid w:val="0040118F"/>
    <w:rsid w:val="004011E4"/>
    <w:rsid w:val="004014A2"/>
    <w:rsid w:val="004015D5"/>
    <w:rsid w:val="004017B9"/>
    <w:rsid w:val="0040180B"/>
    <w:rsid w:val="0040187D"/>
    <w:rsid w:val="004019A0"/>
    <w:rsid w:val="00401ABE"/>
    <w:rsid w:val="00401BE4"/>
    <w:rsid w:val="00401D6A"/>
    <w:rsid w:val="00401EC6"/>
    <w:rsid w:val="00401EE8"/>
    <w:rsid w:val="00401F12"/>
    <w:rsid w:val="00401FF2"/>
    <w:rsid w:val="00402029"/>
    <w:rsid w:val="0040209B"/>
    <w:rsid w:val="004020E3"/>
    <w:rsid w:val="0040228A"/>
    <w:rsid w:val="00402291"/>
    <w:rsid w:val="004022E3"/>
    <w:rsid w:val="00402301"/>
    <w:rsid w:val="00402660"/>
    <w:rsid w:val="00402A47"/>
    <w:rsid w:val="00402A9B"/>
    <w:rsid w:val="00402AA7"/>
    <w:rsid w:val="00402B64"/>
    <w:rsid w:val="00402BE8"/>
    <w:rsid w:val="00402D80"/>
    <w:rsid w:val="00402F99"/>
    <w:rsid w:val="0040329A"/>
    <w:rsid w:val="0040340F"/>
    <w:rsid w:val="00403419"/>
    <w:rsid w:val="00403439"/>
    <w:rsid w:val="0040349D"/>
    <w:rsid w:val="00403597"/>
    <w:rsid w:val="004037F0"/>
    <w:rsid w:val="00403925"/>
    <w:rsid w:val="00403930"/>
    <w:rsid w:val="00403B37"/>
    <w:rsid w:val="00403D92"/>
    <w:rsid w:val="00403DCF"/>
    <w:rsid w:val="00403EDA"/>
    <w:rsid w:val="00403EF0"/>
    <w:rsid w:val="00404113"/>
    <w:rsid w:val="00404202"/>
    <w:rsid w:val="0040450A"/>
    <w:rsid w:val="004046BE"/>
    <w:rsid w:val="004046DE"/>
    <w:rsid w:val="00404839"/>
    <w:rsid w:val="00404967"/>
    <w:rsid w:val="00404E23"/>
    <w:rsid w:val="00404E30"/>
    <w:rsid w:val="00404E80"/>
    <w:rsid w:val="004051FA"/>
    <w:rsid w:val="004053C6"/>
    <w:rsid w:val="004056ED"/>
    <w:rsid w:val="00405710"/>
    <w:rsid w:val="00405729"/>
    <w:rsid w:val="00405ADF"/>
    <w:rsid w:val="00405AF3"/>
    <w:rsid w:val="00405B50"/>
    <w:rsid w:val="00405BAD"/>
    <w:rsid w:val="00405D42"/>
    <w:rsid w:val="00405F5F"/>
    <w:rsid w:val="00406019"/>
    <w:rsid w:val="00406145"/>
    <w:rsid w:val="00406216"/>
    <w:rsid w:val="00406256"/>
    <w:rsid w:val="0040637E"/>
    <w:rsid w:val="004063C3"/>
    <w:rsid w:val="00406741"/>
    <w:rsid w:val="00406771"/>
    <w:rsid w:val="0040678B"/>
    <w:rsid w:val="00406A38"/>
    <w:rsid w:val="00406A65"/>
    <w:rsid w:val="00406B5E"/>
    <w:rsid w:val="00406C66"/>
    <w:rsid w:val="00406C71"/>
    <w:rsid w:val="00406D0A"/>
    <w:rsid w:val="00406DAA"/>
    <w:rsid w:val="00407161"/>
    <w:rsid w:val="004071BA"/>
    <w:rsid w:val="00407516"/>
    <w:rsid w:val="00407581"/>
    <w:rsid w:val="00407616"/>
    <w:rsid w:val="004077A0"/>
    <w:rsid w:val="00407996"/>
    <w:rsid w:val="004079CB"/>
    <w:rsid w:val="004079F9"/>
    <w:rsid w:val="00407A3B"/>
    <w:rsid w:val="00407B54"/>
    <w:rsid w:val="00407B89"/>
    <w:rsid w:val="00407B9A"/>
    <w:rsid w:val="00407BD2"/>
    <w:rsid w:val="00407C8D"/>
    <w:rsid w:val="00407E49"/>
    <w:rsid w:val="00407E8D"/>
    <w:rsid w:val="00407EA3"/>
    <w:rsid w:val="0041017C"/>
    <w:rsid w:val="00410189"/>
    <w:rsid w:val="004102CF"/>
    <w:rsid w:val="0041076E"/>
    <w:rsid w:val="00410901"/>
    <w:rsid w:val="00410BBE"/>
    <w:rsid w:val="00410F4B"/>
    <w:rsid w:val="0041107B"/>
    <w:rsid w:val="004111FC"/>
    <w:rsid w:val="00411330"/>
    <w:rsid w:val="004114E6"/>
    <w:rsid w:val="004117B0"/>
    <w:rsid w:val="004118A7"/>
    <w:rsid w:val="00411933"/>
    <w:rsid w:val="004119A3"/>
    <w:rsid w:val="004119B8"/>
    <w:rsid w:val="004119F7"/>
    <w:rsid w:val="00411ABA"/>
    <w:rsid w:val="0041220E"/>
    <w:rsid w:val="00412275"/>
    <w:rsid w:val="004122A5"/>
    <w:rsid w:val="004122EC"/>
    <w:rsid w:val="004123A0"/>
    <w:rsid w:val="00412632"/>
    <w:rsid w:val="00412696"/>
    <w:rsid w:val="004129FF"/>
    <w:rsid w:val="00412A0E"/>
    <w:rsid w:val="00412A18"/>
    <w:rsid w:val="00412A9C"/>
    <w:rsid w:val="00412C3C"/>
    <w:rsid w:val="00412D29"/>
    <w:rsid w:val="00412D5B"/>
    <w:rsid w:val="00412F98"/>
    <w:rsid w:val="00412FB3"/>
    <w:rsid w:val="0041311A"/>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F41"/>
    <w:rsid w:val="00413FD3"/>
    <w:rsid w:val="00414084"/>
    <w:rsid w:val="0041419E"/>
    <w:rsid w:val="004141EF"/>
    <w:rsid w:val="00414234"/>
    <w:rsid w:val="004142FA"/>
    <w:rsid w:val="004143A8"/>
    <w:rsid w:val="00414518"/>
    <w:rsid w:val="0041454A"/>
    <w:rsid w:val="00414559"/>
    <w:rsid w:val="0041472B"/>
    <w:rsid w:val="004147D5"/>
    <w:rsid w:val="0041490C"/>
    <w:rsid w:val="00414A86"/>
    <w:rsid w:val="00414AB9"/>
    <w:rsid w:val="00414C4E"/>
    <w:rsid w:val="00414EA5"/>
    <w:rsid w:val="00414FAC"/>
    <w:rsid w:val="00415009"/>
    <w:rsid w:val="00415020"/>
    <w:rsid w:val="00415093"/>
    <w:rsid w:val="0041518E"/>
    <w:rsid w:val="0041527C"/>
    <w:rsid w:val="00415307"/>
    <w:rsid w:val="0041538D"/>
    <w:rsid w:val="00415450"/>
    <w:rsid w:val="00415480"/>
    <w:rsid w:val="004157A0"/>
    <w:rsid w:val="00415849"/>
    <w:rsid w:val="004158C6"/>
    <w:rsid w:val="00415997"/>
    <w:rsid w:val="00416290"/>
    <w:rsid w:val="0041631F"/>
    <w:rsid w:val="004164A9"/>
    <w:rsid w:val="00416770"/>
    <w:rsid w:val="004167AC"/>
    <w:rsid w:val="00416A13"/>
    <w:rsid w:val="00416B15"/>
    <w:rsid w:val="00416B86"/>
    <w:rsid w:val="00416CC2"/>
    <w:rsid w:val="00416CE5"/>
    <w:rsid w:val="00416D9B"/>
    <w:rsid w:val="00416FC2"/>
    <w:rsid w:val="00417225"/>
    <w:rsid w:val="0041735F"/>
    <w:rsid w:val="00417451"/>
    <w:rsid w:val="00417468"/>
    <w:rsid w:val="00417469"/>
    <w:rsid w:val="00417559"/>
    <w:rsid w:val="00417562"/>
    <w:rsid w:val="00417582"/>
    <w:rsid w:val="004176FF"/>
    <w:rsid w:val="004178D3"/>
    <w:rsid w:val="004179D2"/>
    <w:rsid w:val="00417E6F"/>
    <w:rsid w:val="00417FE0"/>
    <w:rsid w:val="00420043"/>
    <w:rsid w:val="004200C4"/>
    <w:rsid w:val="004201A4"/>
    <w:rsid w:val="00420234"/>
    <w:rsid w:val="00420241"/>
    <w:rsid w:val="00420328"/>
    <w:rsid w:val="00420454"/>
    <w:rsid w:val="0042065A"/>
    <w:rsid w:val="004208A8"/>
    <w:rsid w:val="00420915"/>
    <w:rsid w:val="00420992"/>
    <w:rsid w:val="00420B81"/>
    <w:rsid w:val="00420BC1"/>
    <w:rsid w:val="00420BFA"/>
    <w:rsid w:val="00420C9A"/>
    <w:rsid w:val="00420CC0"/>
    <w:rsid w:val="00420DB1"/>
    <w:rsid w:val="00420ED4"/>
    <w:rsid w:val="00420F84"/>
    <w:rsid w:val="00421249"/>
    <w:rsid w:val="004213B1"/>
    <w:rsid w:val="0042148D"/>
    <w:rsid w:val="004215A0"/>
    <w:rsid w:val="004215C2"/>
    <w:rsid w:val="004217BA"/>
    <w:rsid w:val="00421A4B"/>
    <w:rsid w:val="00421BBD"/>
    <w:rsid w:val="00421BF9"/>
    <w:rsid w:val="00421D71"/>
    <w:rsid w:val="0042212D"/>
    <w:rsid w:val="004222E2"/>
    <w:rsid w:val="004226F9"/>
    <w:rsid w:val="00422798"/>
    <w:rsid w:val="004227F6"/>
    <w:rsid w:val="004228C0"/>
    <w:rsid w:val="00422AFA"/>
    <w:rsid w:val="00422B92"/>
    <w:rsid w:val="00422C77"/>
    <w:rsid w:val="00422CEF"/>
    <w:rsid w:val="00422D48"/>
    <w:rsid w:val="00422F32"/>
    <w:rsid w:val="00423188"/>
    <w:rsid w:val="00423212"/>
    <w:rsid w:val="00423251"/>
    <w:rsid w:val="00423332"/>
    <w:rsid w:val="0042340D"/>
    <w:rsid w:val="00423621"/>
    <w:rsid w:val="0042366C"/>
    <w:rsid w:val="0042370F"/>
    <w:rsid w:val="00423781"/>
    <w:rsid w:val="00423A25"/>
    <w:rsid w:val="00423A34"/>
    <w:rsid w:val="00423C24"/>
    <w:rsid w:val="00423FA8"/>
    <w:rsid w:val="0042405F"/>
    <w:rsid w:val="004240E2"/>
    <w:rsid w:val="0042410E"/>
    <w:rsid w:val="0042429B"/>
    <w:rsid w:val="0042433F"/>
    <w:rsid w:val="00424399"/>
    <w:rsid w:val="004244DC"/>
    <w:rsid w:val="004246D4"/>
    <w:rsid w:val="004248C8"/>
    <w:rsid w:val="0042491E"/>
    <w:rsid w:val="00424A14"/>
    <w:rsid w:val="00424A73"/>
    <w:rsid w:val="00424ABB"/>
    <w:rsid w:val="00424B47"/>
    <w:rsid w:val="00424C5F"/>
    <w:rsid w:val="00424CBE"/>
    <w:rsid w:val="00424D54"/>
    <w:rsid w:val="00424E78"/>
    <w:rsid w:val="004250D0"/>
    <w:rsid w:val="004250D6"/>
    <w:rsid w:val="00425273"/>
    <w:rsid w:val="004253CC"/>
    <w:rsid w:val="00425540"/>
    <w:rsid w:val="00425598"/>
    <w:rsid w:val="0042563F"/>
    <w:rsid w:val="00425696"/>
    <w:rsid w:val="00425731"/>
    <w:rsid w:val="004259CD"/>
    <w:rsid w:val="004259CE"/>
    <w:rsid w:val="00425D04"/>
    <w:rsid w:val="00425D1C"/>
    <w:rsid w:val="00425F09"/>
    <w:rsid w:val="00425F2E"/>
    <w:rsid w:val="00426062"/>
    <w:rsid w:val="0042608C"/>
    <w:rsid w:val="00426157"/>
    <w:rsid w:val="004261AA"/>
    <w:rsid w:val="00426328"/>
    <w:rsid w:val="004265C1"/>
    <w:rsid w:val="00426716"/>
    <w:rsid w:val="004267D7"/>
    <w:rsid w:val="00426B5E"/>
    <w:rsid w:val="00426C3E"/>
    <w:rsid w:val="00426E1F"/>
    <w:rsid w:val="00426EEC"/>
    <w:rsid w:val="00426F2C"/>
    <w:rsid w:val="004270EA"/>
    <w:rsid w:val="00427184"/>
    <w:rsid w:val="00427223"/>
    <w:rsid w:val="004272FD"/>
    <w:rsid w:val="0042742B"/>
    <w:rsid w:val="00427699"/>
    <w:rsid w:val="004276BE"/>
    <w:rsid w:val="004276CE"/>
    <w:rsid w:val="0042772E"/>
    <w:rsid w:val="004277DB"/>
    <w:rsid w:val="004279CD"/>
    <w:rsid w:val="00427AEA"/>
    <w:rsid w:val="00427CFE"/>
    <w:rsid w:val="00427DA5"/>
    <w:rsid w:val="00427E5C"/>
    <w:rsid w:val="00427F2B"/>
    <w:rsid w:val="00430010"/>
    <w:rsid w:val="00430153"/>
    <w:rsid w:val="004301AD"/>
    <w:rsid w:val="00430243"/>
    <w:rsid w:val="00430308"/>
    <w:rsid w:val="004307BC"/>
    <w:rsid w:val="004308B6"/>
    <w:rsid w:val="00430AD3"/>
    <w:rsid w:val="00430CE0"/>
    <w:rsid w:val="00430EB8"/>
    <w:rsid w:val="00430EDD"/>
    <w:rsid w:val="004310A1"/>
    <w:rsid w:val="00431107"/>
    <w:rsid w:val="00431112"/>
    <w:rsid w:val="00431257"/>
    <w:rsid w:val="004314D7"/>
    <w:rsid w:val="0043181C"/>
    <w:rsid w:val="0043189E"/>
    <w:rsid w:val="004319CA"/>
    <w:rsid w:val="00431A43"/>
    <w:rsid w:val="00431AAC"/>
    <w:rsid w:val="00431C3D"/>
    <w:rsid w:val="00431DDF"/>
    <w:rsid w:val="00431F38"/>
    <w:rsid w:val="00431F52"/>
    <w:rsid w:val="004321DE"/>
    <w:rsid w:val="0043229D"/>
    <w:rsid w:val="0043236B"/>
    <w:rsid w:val="0043238A"/>
    <w:rsid w:val="0043250D"/>
    <w:rsid w:val="0043264F"/>
    <w:rsid w:val="00432657"/>
    <w:rsid w:val="0043291A"/>
    <w:rsid w:val="00432979"/>
    <w:rsid w:val="00432BD9"/>
    <w:rsid w:val="00432C90"/>
    <w:rsid w:val="0043303F"/>
    <w:rsid w:val="0043308A"/>
    <w:rsid w:val="004331A8"/>
    <w:rsid w:val="0043332D"/>
    <w:rsid w:val="00433499"/>
    <w:rsid w:val="004336C6"/>
    <w:rsid w:val="00433892"/>
    <w:rsid w:val="0043397D"/>
    <w:rsid w:val="00433D0F"/>
    <w:rsid w:val="00433D13"/>
    <w:rsid w:val="00433F56"/>
    <w:rsid w:val="0043413C"/>
    <w:rsid w:val="00434344"/>
    <w:rsid w:val="004344CF"/>
    <w:rsid w:val="004345A9"/>
    <w:rsid w:val="004346BF"/>
    <w:rsid w:val="00434733"/>
    <w:rsid w:val="004347AE"/>
    <w:rsid w:val="004347FB"/>
    <w:rsid w:val="00434897"/>
    <w:rsid w:val="00434908"/>
    <w:rsid w:val="00434939"/>
    <w:rsid w:val="004349D1"/>
    <w:rsid w:val="00434B97"/>
    <w:rsid w:val="00434BC0"/>
    <w:rsid w:val="00434D0E"/>
    <w:rsid w:val="00434DAE"/>
    <w:rsid w:val="00434F88"/>
    <w:rsid w:val="00434FA3"/>
    <w:rsid w:val="00434FDE"/>
    <w:rsid w:val="004354C4"/>
    <w:rsid w:val="004355DA"/>
    <w:rsid w:val="004358AF"/>
    <w:rsid w:val="004358EA"/>
    <w:rsid w:val="00435909"/>
    <w:rsid w:val="00435A1E"/>
    <w:rsid w:val="00435BD9"/>
    <w:rsid w:val="00435C5C"/>
    <w:rsid w:val="00435D93"/>
    <w:rsid w:val="00435E8C"/>
    <w:rsid w:val="00435F37"/>
    <w:rsid w:val="00435F5F"/>
    <w:rsid w:val="00435F6E"/>
    <w:rsid w:val="00435FA9"/>
    <w:rsid w:val="00435FE8"/>
    <w:rsid w:val="00436166"/>
    <w:rsid w:val="004361BD"/>
    <w:rsid w:val="004363E9"/>
    <w:rsid w:val="0043648D"/>
    <w:rsid w:val="004365B0"/>
    <w:rsid w:val="004366E6"/>
    <w:rsid w:val="00436757"/>
    <w:rsid w:val="00436914"/>
    <w:rsid w:val="00436A3E"/>
    <w:rsid w:val="00436CA6"/>
    <w:rsid w:val="00436D42"/>
    <w:rsid w:val="00436DC4"/>
    <w:rsid w:val="00436E4A"/>
    <w:rsid w:val="00436EB4"/>
    <w:rsid w:val="00436FB2"/>
    <w:rsid w:val="004370A1"/>
    <w:rsid w:val="004371F4"/>
    <w:rsid w:val="00437317"/>
    <w:rsid w:val="00437341"/>
    <w:rsid w:val="004374FC"/>
    <w:rsid w:val="00437594"/>
    <w:rsid w:val="00437611"/>
    <w:rsid w:val="0043763D"/>
    <w:rsid w:val="00437794"/>
    <w:rsid w:val="004377EB"/>
    <w:rsid w:val="0043783D"/>
    <w:rsid w:val="004378EA"/>
    <w:rsid w:val="00437A66"/>
    <w:rsid w:val="00437A6D"/>
    <w:rsid w:val="00437E28"/>
    <w:rsid w:val="00437ED7"/>
    <w:rsid w:val="00437FA1"/>
    <w:rsid w:val="004401A0"/>
    <w:rsid w:val="00440210"/>
    <w:rsid w:val="0044038B"/>
    <w:rsid w:val="00440443"/>
    <w:rsid w:val="004404AF"/>
    <w:rsid w:val="004404F9"/>
    <w:rsid w:val="004405FD"/>
    <w:rsid w:val="0044062C"/>
    <w:rsid w:val="0044069E"/>
    <w:rsid w:val="004406C9"/>
    <w:rsid w:val="004406FF"/>
    <w:rsid w:val="0044099A"/>
    <w:rsid w:val="004409B8"/>
    <w:rsid w:val="00440E3F"/>
    <w:rsid w:val="00440EF0"/>
    <w:rsid w:val="00440F27"/>
    <w:rsid w:val="00440F54"/>
    <w:rsid w:val="00440F92"/>
    <w:rsid w:val="004411E0"/>
    <w:rsid w:val="0044142E"/>
    <w:rsid w:val="004414B0"/>
    <w:rsid w:val="0044151B"/>
    <w:rsid w:val="004415CB"/>
    <w:rsid w:val="004415EC"/>
    <w:rsid w:val="00441676"/>
    <w:rsid w:val="00441699"/>
    <w:rsid w:val="00441887"/>
    <w:rsid w:val="0044189E"/>
    <w:rsid w:val="0044197B"/>
    <w:rsid w:val="00441FA6"/>
    <w:rsid w:val="00441FD0"/>
    <w:rsid w:val="00441FDE"/>
    <w:rsid w:val="00441FF0"/>
    <w:rsid w:val="004420C7"/>
    <w:rsid w:val="004420CC"/>
    <w:rsid w:val="004420D7"/>
    <w:rsid w:val="004421BE"/>
    <w:rsid w:val="00442422"/>
    <w:rsid w:val="00442477"/>
    <w:rsid w:val="0044249E"/>
    <w:rsid w:val="004424EF"/>
    <w:rsid w:val="004425D9"/>
    <w:rsid w:val="004426A2"/>
    <w:rsid w:val="004426B7"/>
    <w:rsid w:val="00442885"/>
    <w:rsid w:val="0044294A"/>
    <w:rsid w:val="00442AE7"/>
    <w:rsid w:val="00442BB2"/>
    <w:rsid w:val="00442C99"/>
    <w:rsid w:val="00442CC2"/>
    <w:rsid w:val="00442D61"/>
    <w:rsid w:val="00443027"/>
    <w:rsid w:val="004432BE"/>
    <w:rsid w:val="00443515"/>
    <w:rsid w:val="00443760"/>
    <w:rsid w:val="0044388C"/>
    <w:rsid w:val="00443BBA"/>
    <w:rsid w:val="00443CFF"/>
    <w:rsid w:val="00443DE9"/>
    <w:rsid w:val="00443F74"/>
    <w:rsid w:val="00443FDB"/>
    <w:rsid w:val="00444019"/>
    <w:rsid w:val="0044401E"/>
    <w:rsid w:val="00444217"/>
    <w:rsid w:val="00444300"/>
    <w:rsid w:val="004446E0"/>
    <w:rsid w:val="00444732"/>
    <w:rsid w:val="0044479D"/>
    <w:rsid w:val="004447E8"/>
    <w:rsid w:val="00444BB4"/>
    <w:rsid w:val="00444C01"/>
    <w:rsid w:val="00444D92"/>
    <w:rsid w:val="00444E8B"/>
    <w:rsid w:val="00444FD4"/>
    <w:rsid w:val="00445028"/>
    <w:rsid w:val="004450C6"/>
    <w:rsid w:val="0044524D"/>
    <w:rsid w:val="00445264"/>
    <w:rsid w:val="004453CA"/>
    <w:rsid w:val="00445696"/>
    <w:rsid w:val="0044575C"/>
    <w:rsid w:val="0044577D"/>
    <w:rsid w:val="00445972"/>
    <w:rsid w:val="004459F4"/>
    <w:rsid w:val="00445BD1"/>
    <w:rsid w:val="00445C8B"/>
    <w:rsid w:val="00445DED"/>
    <w:rsid w:val="00445E43"/>
    <w:rsid w:val="00445F0F"/>
    <w:rsid w:val="004460DA"/>
    <w:rsid w:val="0044610F"/>
    <w:rsid w:val="0044623B"/>
    <w:rsid w:val="00446279"/>
    <w:rsid w:val="004462A5"/>
    <w:rsid w:val="00446424"/>
    <w:rsid w:val="0044643F"/>
    <w:rsid w:val="00446559"/>
    <w:rsid w:val="00446592"/>
    <w:rsid w:val="004466C1"/>
    <w:rsid w:val="00446818"/>
    <w:rsid w:val="004469C4"/>
    <w:rsid w:val="00446B71"/>
    <w:rsid w:val="00446F58"/>
    <w:rsid w:val="00446FF2"/>
    <w:rsid w:val="004470D0"/>
    <w:rsid w:val="00447141"/>
    <w:rsid w:val="004471C3"/>
    <w:rsid w:val="00447381"/>
    <w:rsid w:val="004473D8"/>
    <w:rsid w:val="004474CE"/>
    <w:rsid w:val="00447628"/>
    <w:rsid w:val="00447734"/>
    <w:rsid w:val="004477BB"/>
    <w:rsid w:val="00447A30"/>
    <w:rsid w:val="00447B29"/>
    <w:rsid w:val="00447D37"/>
    <w:rsid w:val="00447E93"/>
    <w:rsid w:val="00447F12"/>
    <w:rsid w:val="00447F2E"/>
    <w:rsid w:val="00447F72"/>
    <w:rsid w:val="00447FE0"/>
    <w:rsid w:val="00450004"/>
    <w:rsid w:val="0045024A"/>
    <w:rsid w:val="0045028C"/>
    <w:rsid w:val="004503DD"/>
    <w:rsid w:val="00450427"/>
    <w:rsid w:val="00450510"/>
    <w:rsid w:val="00450643"/>
    <w:rsid w:val="00450658"/>
    <w:rsid w:val="00450687"/>
    <w:rsid w:val="004507CD"/>
    <w:rsid w:val="00450840"/>
    <w:rsid w:val="00450AB7"/>
    <w:rsid w:val="00450D40"/>
    <w:rsid w:val="0045106E"/>
    <w:rsid w:val="004511A0"/>
    <w:rsid w:val="00451233"/>
    <w:rsid w:val="00451287"/>
    <w:rsid w:val="004512D6"/>
    <w:rsid w:val="00451349"/>
    <w:rsid w:val="0045165B"/>
    <w:rsid w:val="0045179B"/>
    <w:rsid w:val="00451A5F"/>
    <w:rsid w:val="00451AE9"/>
    <w:rsid w:val="00451C0A"/>
    <w:rsid w:val="00451D47"/>
    <w:rsid w:val="00451D6D"/>
    <w:rsid w:val="00451DEE"/>
    <w:rsid w:val="00451DF4"/>
    <w:rsid w:val="00451E50"/>
    <w:rsid w:val="00452134"/>
    <w:rsid w:val="00452221"/>
    <w:rsid w:val="00452242"/>
    <w:rsid w:val="00452246"/>
    <w:rsid w:val="0045247B"/>
    <w:rsid w:val="00452484"/>
    <w:rsid w:val="00452590"/>
    <w:rsid w:val="004527EA"/>
    <w:rsid w:val="0045291D"/>
    <w:rsid w:val="00452936"/>
    <w:rsid w:val="00452BAD"/>
    <w:rsid w:val="00452BBE"/>
    <w:rsid w:val="00452BCB"/>
    <w:rsid w:val="00452E04"/>
    <w:rsid w:val="00452E7E"/>
    <w:rsid w:val="00453207"/>
    <w:rsid w:val="0045323D"/>
    <w:rsid w:val="004533CC"/>
    <w:rsid w:val="004536A1"/>
    <w:rsid w:val="004537AA"/>
    <w:rsid w:val="0045389E"/>
    <w:rsid w:val="004538DA"/>
    <w:rsid w:val="00453AD0"/>
    <w:rsid w:val="00453B70"/>
    <w:rsid w:val="00453CFB"/>
    <w:rsid w:val="00453D00"/>
    <w:rsid w:val="00453D78"/>
    <w:rsid w:val="00453F21"/>
    <w:rsid w:val="00453F3C"/>
    <w:rsid w:val="0045401C"/>
    <w:rsid w:val="00454340"/>
    <w:rsid w:val="00454409"/>
    <w:rsid w:val="0045472D"/>
    <w:rsid w:val="004547AF"/>
    <w:rsid w:val="004547BE"/>
    <w:rsid w:val="0045480C"/>
    <w:rsid w:val="0045488F"/>
    <w:rsid w:val="004548DF"/>
    <w:rsid w:val="00454AE0"/>
    <w:rsid w:val="00454CAA"/>
    <w:rsid w:val="00454CBF"/>
    <w:rsid w:val="00454EEA"/>
    <w:rsid w:val="00454F78"/>
    <w:rsid w:val="00455036"/>
    <w:rsid w:val="004550A4"/>
    <w:rsid w:val="004551C9"/>
    <w:rsid w:val="0045527D"/>
    <w:rsid w:val="004553E3"/>
    <w:rsid w:val="004553EC"/>
    <w:rsid w:val="00455653"/>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7FF"/>
    <w:rsid w:val="0045680C"/>
    <w:rsid w:val="00456920"/>
    <w:rsid w:val="004569D7"/>
    <w:rsid w:val="004569EF"/>
    <w:rsid w:val="00456A21"/>
    <w:rsid w:val="00456BC6"/>
    <w:rsid w:val="00456D2E"/>
    <w:rsid w:val="00456DDD"/>
    <w:rsid w:val="00456E30"/>
    <w:rsid w:val="00456EAF"/>
    <w:rsid w:val="00456F1B"/>
    <w:rsid w:val="00456FF3"/>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5CD"/>
    <w:rsid w:val="00460802"/>
    <w:rsid w:val="0046085A"/>
    <w:rsid w:val="00460A0A"/>
    <w:rsid w:val="00460BC2"/>
    <w:rsid w:val="00460BCF"/>
    <w:rsid w:val="00460C6B"/>
    <w:rsid w:val="00460D22"/>
    <w:rsid w:val="00460D89"/>
    <w:rsid w:val="00460F8D"/>
    <w:rsid w:val="00461101"/>
    <w:rsid w:val="00461295"/>
    <w:rsid w:val="004612C4"/>
    <w:rsid w:val="0046154C"/>
    <w:rsid w:val="00461564"/>
    <w:rsid w:val="0046195D"/>
    <w:rsid w:val="00461A1C"/>
    <w:rsid w:val="00461DAA"/>
    <w:rsid w:val="00461E61"/>
    <w:rsid w:val="00461F07"/>
    <w:rsid w:val="00461F16"/>
    <w:rsid w:val="00461FA5"/>
    <w:rsid w:val="0046214D"/>
    <w:rsid w:val="0046219D"/>
    <w:rsid w:val="00462536"/>
    <w:rsid w:val="0046278D"/>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5D6"/>
    <w:rsid w:val="00464705"/>
    <w:rsid w:val="0046477F"/>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7F1"/>
    <w:rsid w:val="0046582E"/>
    <w:rsid w:val="0046599E"/>
    <w:rsid w:val="00465B37"/>
    <w:rsid w:val="00465B87"/>
    <w:rsid w:val="00465D37"/>
    <w:rsid w:val="00465D83"/>
    <w:rsid w:val="00465EC8"/>
    <w:rsid w:val="00465F7A"/>
    <w:rsid w:val="00465F8C"/>
    <w:rsid w:val="004660B0"/>
    <w:rsid w:val="004660E5"/>
    <w:rsid w:val="00466182"/>
    <w:rsid w:val="0046621C"/>
    <w:rsid w:val="0046648D"/>
    <w:rsid w:val="004664A6"/>
    <w:rsid w:val="00466813"/>
    <w:rsid w:val="00466861"/>
    <w:rsid w:val="004669D9"/>
    <w:rsid w:val="00466A77"/>
    <w:rsid w:val="00466AD1"/>
    <w:rsid w:val="00466C3F"/>
    <w:rsid w:val="00466C98"/>
    <w:rsid w:val="00466C9C"/>
    <w:rsid w:val="00466D25"/>
    <w:rsid w:val="00466EAF"/>
    <w:rsid w:val="00466ED9"/>
    <w:rsid w:val="00466F65"/>
    <w:rsid w:val="00466FCA"/>
    <w:rsid w:val="0046711F"/>
    <w:rsid w:val="0046720E"/>
    <w:rsid w:val="00467411"/>
    <w:rsid w:val="00467438"/>
    <w:rsid w:val="0046745D"/>
    <w:rsid w:val="0046762A"/>
    <w:rsid w:val="004677AD"/>
    <w:rsid w:val="004678DE"/>
    <w:rsid w:val="004678E0"/>
    <w:rsid w:val="004678F4"/>
    <w:rsid w:val="0046791A"/>
    <w:rsid w:val="00467926"/>
    <w:rsid w:val="00467964"/>
    <w:rsid w:val="00467A73"/>
    <w:rsid w:val="00467AF2"/>
    <w:rsid w:val="00467B10"/>
    <w:rsid w:val="00467BB3"/>
    <w:rsid w:val="00467BC7"/>
    <w:rsid w:val="00467D27"/>
    <w:rsid w:val="00467E10"/>
    <w:rsid w:val="00467E33"/>
    <w:rsid w:val="004700E3"/>
    <w:rsid w:val="00470241"/>
    <w:rsid w:val="004702B1"/>
    <w:rsid w:val="0047037A"/>
    <w:rsid w:val="0047038E"/>
    <w:rsid w:val="004705EE"/>
    <w:rsid w:val="004706C1"/>
    <w:rsid w:val="00470753"/>
    <w:rsid w:val="00470789"/>
    <w:rsid w:val="00470796"/>
    <w:rsid w:val="00470854"/>
    <w:rsid w:val="00470A41"/>
    <w:rsid w:val="00470B8B"/>
    <w:rsid w:val="00470CC8"/>
    <w:rsid w:val="00470DF0"/>
    <w:rsid w:val="00470EAA"/>
    <w:rsid w:val="0047106A"/>
    <w:rsid w:val="004710D7"/>
    <w:rsid w:val="004712FA"/>
    <w:rsid w:val="00471426"/>
    <w:rsid w:val="00471516"/>
    <w:rsid w:val="00471597"/>
    <w:rsid w:val="004716B3"/>
    <w:rsid w:val="004718D0"/>
    <w:rsid w:val="0047197B"/>
    <w:rsid w:val="004719AA"/>
    <w:rsid w:val="00471A20"/>
    <w:rsid w:val="00472021"/>
    <w:rsid w:val="004721BA"/>
    <w:rsid w:val="004721E0"/>
    <w:rsid w:val="00472334"/>
    <w:rsid w:val="00472426"/>
    <w:rsid w:val="004724AF"/>
    <w:rsid w:val="00472576"/>
    <w:rsid w:val="0047261C"/>
    <w:rsid w:val="00472785"/>
    <w:rsid w:val="0047282C"/>
    <w:rsid w:val="00472A67"/>
    <w:rsid w:val="00472B1E"/>
    <w:rsid w:val="00472B3C"/>
    <w:rsid w:val="00472C8E"/>
    <w:rsid w:val="00472D74"/>
    <w:rsid w:val="00472E6D"/>
    <w:rsid w:val="00472E8F"/>
    <w:rsid w:val="00472F8F"/>
    <w:rsid w:val="004731DC"/>
    <w:rsid w:val="00473269"/>
    <w:rsid w:val="00473403"/>
    <w:rsid w:val="0047352E"/>
    <w:rsid w:val="0047396D"/>
    <w:rsid w:val="00473A4B"/>
    <w:rsid w:val="00473D86"/>
    <w:rsid w:val="00473DE5"/>
    <w:rsid w:val="00473E82"/>
    <w:rsid w:val="00473EC6"/>
    <w:rsid w:val="00473EFE"/>
    <w:rsid w:val="00473F62"/>
    <w:rsid w:val="00474184"/>
    <w:rsid w:val="004741AC"/>
    <w:rsid w:val="00474422"/>
    <w:rsid w:val="004744EA"/>
    <w:rsid w:val="0047459F"/>
    <w:rsid w:val="0047470D"/>
    <w:rsid w:val="004747C3"/>
    <w:rsid w:val="004749B4"/>
    <w:rsid w:val="00474B36"/>
    <w:rsid w:val="00474B5E"/>
    <w:rsid w:val="00474B9B"/>
    <w:rsid w:val="00474FBC"/>
    <w:rsid w:val="0047511A"/>
    <w:rsid w:val="00475132"/>
    <w:rsid w:val="004751BD"/>
    <w:rsid w:val="004751DD"/>
    <w:rsid w:val="004752DC"/>
    <w:rsid w:val="004756D3"/>
    <w:rsid w:val="00475916"/>
    <w:rsid w:val="00475945"/>
    <w:rsid w:val="00475A43"/>
    <w:rsid w:val="00475B11"/>
    <w:rsid w:val="00475C36"/>
    <w:rsid w:val="00475F5E"/>
    <w:rsid w:val="004760F6"/>
    <w:rsid w:val="00476242"/>
    <w:rsid w:val="00476264"/>
    <w:rsid w:val="004762F2"/>
    <w:rsid w:val="0047645D"/>
    <w:rsid w:val="004764AA"/>
    <w:rsid w:val="00476563"/>
    <w:rsid w:val="0047658E"/>
    <w:rsid w:val="00476792"/>
    <w:rsid w:val="004768C6"/>
    <w:rsid w:val="004768CF"/>
    <w:rsid w:val="00476941"/>
    <w:rsid w:val="0047698E"/>
    <w:rsid w:val="00476AD6"/>
    <w:rsid w:val="00476C85"/>
    <w:rsid w:val="00476CB9"/>
    <w:rsid w:val="00476D09"/>
    <w:rsid w:val="00476EF6"/>
    <w:rsid w:val="00476FEB"/>
    <w:rsid w:val="004772BF"/>
    <w:rsid w:val="004774BC"/>
    <w:rsid w:val="00477607"/>
    <w:rsid w:val="00477730"/>
    <w:rsid w:val="00477806"/>
    <w:rsid w:val="0047798D"/>
    <w:rsid w:val="00477AAC"/>
    <w:rsid w:val="00477B82"/>
    <w:rsid w:val="00477CC4"/>
    <w:rsid w:val="0048002B"/>
    <w:rsid w:val="00480067"/>
    <w:rsid w:val="0048006F"/>
    <w:rsid w:val="004801F0"/>
    <w:rsid w:val="004804B9"/>
    <w:rsid w:val="0048050A"/>
    <w:rsid w:val="00480616"/>
    <w:rsid w:val="0048063A"/>
    <w:rsid w:val="004806C2"/>
    <w:rsid w:val="004806CB"/>
    <w:rsid w:val="00480704"/>
    <w:rsid w:val="0048077B"/>
    <w:rsid w:val="00480852"/>
    <w:rsid w:val="004808CF"/>
    <w:rsid w:val="00480CD8"/>
    <w:rsid w:val="00480F5B"/>
    <w:rsid w:val="00481044"/>
    <w:rsid w:val="004811C9"/>
    <w:rsid w:val="00481295"/>
    <w:rsid w:val="0048141F"/>
    <w:rsid w:val="004815CA"/>
    <w:rsid w:val="0048182E"/>
    <w:rsid w:val="00481BAB"/>
    <w:rsid w:val="00481D05"/>
    <w:rsid w:val="00481D38"/>
    <w:rsid w:val="00481D44"/>
    <w:rsid w:val="00481DAE"/>
    <w:rsid w:val="00481DD8"/>
    <w:rsid w:val="00481EF1"/>
    <w:rsid w:val="00481F9C"/>
    <w:rsid w:val="0048203D"/>
    <w:rsid w:val="00482104"/>
    <w:rsid w:val="00482108"/>
    <w:rsid w:val="00482186"/>
    <w:rsid w:val="00482221"/>
    <w:rsid w:val="00482253"/>
    <w:rsid w:val="00482268"/>
    <w:rsid w:val="00482495"/>
    <w:rsid w:val="00482571"/>
    <w:rsid w:val="004825B2"/>
    <w:rsid w:val="004826B1"/>
    <w:rsid w:val="004826D3"/>
    <w:rsid w:val="004828D8"/>
    <w:rsid w:val="0048290A"/>
    <w:rsid w:val="00482993"/>
    <w:rsid w:val="004829AB"/>
    <w:rsid w:val="00482A38"/>
    <w:rsid w:val="00482CCA"/>
    <w:rsid w:val="00482DD1"/>
    <w:rsid w:val="00482DEF"/>
    <w:rsid w:val="00482E1B"/>
    <w:rsid w:val="00482E81"/>
    <w:rsid w:val="0048316E"/>
    <w:rsid w:val="0048324D"/>
    <w:rsid w:val="00483291"/>
    <w:rsid w:val="0048342F"/>
    <w:rsid w:val="0048349D"/>
    <w:rsid w:val="004834E9"/>
    <w:rsid w:val="004835B8"/>
    <w:rsid w:val="004837AB"/>
    <w:rsid w:val="004838BA"/>
    <w:rsid w:val="00483B0D"/>
    <w:rsid w:val="00483C4B"/>
    <w:rsid w:val="00483DB5"/>
    <w:rsid w:val="00483E2E"/>
    <w:rsid w:val="00483E5E"/>
    <w:rsid w:val="00483E6A"/>
    <w:rsid w:val="00483F3E"/>
    <w:rsid w:val="00484456"/>
    <w:rsid w:val="004845F7"/>
    <w:rsid w:val="00484641"/>
    <w:rsid w:val="004846FE"/>
    <w:rsid w:val="0048472B"/>
    <w:rsid w:val="00484786"/>
    <w:rsid w:val="004847D2"/>
    <w:rsid w:val="0048484D"/>
    <w:rsid w:val="004849AA"/>
    <w:rsid w:val="00484D42"/>
    <w:rsid w:val="00484D99"/>
    <w:rsid w:val="00484EB6"/>
    <w:rsid w:val="00484F38"/>
    <w:rsid w:val="00484F5C"/>
    <w:rsid w:val="00484F79"/>
    <w:rsid w:val="0048500B"/>
    <w:rsid w:val="0048504B"/>
    <w:rsid w:val="004851D9"/>
    <w:rsid w:val="00485371"/>
    <w:rsid w:val="00485405"/>
    <w:rsid w:val="004854F1"/>
    <w:rsid w:val="004857A0"/>
    <w:rsid w:val="00485863"/>
    <w:rsid w:val="00485A27"/>
    <w:rsid w:val="00485A44"/>
    <w:rsid w:val="00485A5B"/>
    <w:rsid w:val="00485B78"/>
    <w:rsid w:val="00485BAD"/>
    <w:rsid w:val="00485BC3"/>
    <w:rsid w:val="00485C21"/>
    <w:rsid w:val="00485C30"/>
    <w:rsid w:val="00485C48"/>
    <w:rsid w:val="00485C70"/>
    <w:rsid w:val="00485D5A"/>
    <w:rsid w:val="00485D64"/>
    <w:rsid w:val="00485D73"/>
    <w:rsid w:val="00485E3E"/>
    <w:rsid w:val="00485EF6"/>
    <w:rsid w:val="00486013"/>
    <w:rsid w:val="00486043"/>
    <w:rsid w:val="00486333"/>
    <w:rsid w:val="00486433"/>
    <w:rsid w:val="00486769"/>
    <w:rsid w:val="004867E7"/>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B9E"/>
    <w:rsid w:val="00487C57"/>
    <w:rsid w:val="00487CD4"/>
    <w:rsid w:val="00487EBD"/>
    <w:rsid w:val="00487F55"/>
    <w:rsid w:val="004900A0"/>
    <w:rsid w:val="00490125"/>
    <w:rsid w:val="0049022A"/>
    <w:rsid w:val="004903BD"/>
    <w:rsid w:val="004904D7"/>
    <w:rsid w:val="004905B7"/>
    <w:rsid w:val="004905FA"/>
    <w:rsid w:val="0049068A"/>
    <w:rsid w:val="0049077B"/>
    <w:rsid w:val="004907EE"/>
    <w:rsid w:val="0049095C"/>
    <w:rsid w:val="00490A5B"/>
    <w:rsid w:val="00490A6C"/>
    <w:rsid w:val="00490ADA"/>
    <w:rsid w:val="00490CEE"/>
    <w:rsid w:val="00490D00"/>
    <w:rsid w:val="00490E2D"/>
    <w:rsid w:val="00490F41"/>
    <w:rsid w:val="00490FF1"/>
    <w:rsid w:val="004910CF"/>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7"/>
    <w:rsid w:val="004924B2"/>
    <w:rsid w:val="004926C6"/>
    <w:rsid w:val="004927AC"/>
    <w:rsid w:val="0049283E"/>
    <w:rsid w:val="00492956"/>
    <w:rsid w:val="00492971"/>
    <w:rsid w:val="004929B5"/>
    <w:rsid w:val="004929BE"/>
    <w:rsid w:val="00492AAB"/>
    <w:rsid w:val="00492B78"/>
    <w:rsid w:val="00492D1F"/>
    <w:rsid w:val="00492D58"/>
    <w:rsid w:val="00492D63"/>
    <w:rsid w:val="00492DA6"/>
    <w:rsid w:val="00492EA1"/>
    <w:rsid w:val="00493175"/>
    <w:rsid w:val="0049323F"/>
    <w:rsid w:val="00493325"/>
    <w:rsid w:val="0049348D"/>
    <w:rsid w:val="004934A2"/>
    <w:rsid w:val="00493615"/>
    <w:rsid w:val="0049365E"/>
    <w:rsid w:val="004938EE"/>
    <w:rsid w:val="0049393A"/>
    <w:rsid w:val="00493A84"/>
    <w:rsid w:val="00493B90"/>
    <w:rsid w:val="00493B96"/>
    <w:rsid w:val="00493C10"/>
    <w:rsid w:val="00493DC6"/>
    <w:rsid w:val="00493F5A"/>
    <w:rsid w:val="004942D7"/>
    <w:rsid w:val="004942DF"/>
    <w:rsid w:val="004942ED"/>
    <w:rsid w:val="00494651"/>
    <w:rsid w:val="004947F4"/>
    <w:rsid w:val="004948CD"/>
    <w:rsid w:val="004948CF"/>
    <w:rsid w:val="00494962"/>
    <w:rsid w:val="0049497E"/>
    <w:rsid w:val="00494A86"/>
    <w:rsid w:val="00494B78"/>
    <w:rsid w:val="00494BB9"/>
    <w:rsid w:val="00494CD8"/>
    <w:rsid w:val="00494F5A"/>
    <w:rsid w:val="0049500F"/>
    <w:rsid w:val="00495031"/>
    <w:rsid w:val="004950E5"/>
    <w:rsid w:val="00495188"/>
    <w:rsid w:val="004951EF"/>
    <w:rsid w:val="004955CB"/>
    <w:rsid w:val="00495670"/>
    <w:rsid w:val="00495797"/>
    <w:rsid w:val="00495D1D"/>
    <w:rsid w:val="00495D7A"/>
    <w:rsid w:val="00495D7D"/>
    <w:rsid w:val="00495DD4"/>
    <w:rsid w:val="00495ED7"/>
    <w:rsid w:val="00495EE2"/>
    <w:rsid w:val="00495FCA"/>
    <w:rsid w:val="0049613A"/>
    <w:rsid w:val="00496219"/>
    <w:rsid w:val="004962FE"/>
    <w:rsid w:val="004965D8"/>
    <w:rsid w:val="004967B9"/>
    <w:rsid w:val="0049681A"/>
    <w:rsid w:val="00496997"/>
    <w:rsid w:val="00496A3D"/>
    <w:rsid w:val="00496B1D"/>
    <w:rsid w:val="00496BCB"/>
    <w:rsid w:val="00496D23"/>
    <w:rsid w:val="00496E33"/>
    <w:rsid w:val="00496ED6"/>
    <w:rsid w:val="00496F07"/>
    <w:rsid w:val="00496F2F"/>
    <w:rsid w:val="00496F95"/>
    <w:rsid w:val="004970B1"/>
    <w:rsid w:val="00497113"/>
    <w:rsid w:val="0049713F"/>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C0F"/>
    <w:rsid w:val="00497C1A"/>
    <w:rsid w:val="00497CA8"/>
    <w:rsid w:val="00497D1D"/>
    <w:rsid w:val="00497D92"/>
    <w:rsid w:val="00497E07"/>
    <w:rsid w:val="00497E3A"/>
    <w:rsid w:val="00497E66"/>
    <w:rsid w:val="00497EFE"/>
    <w:rsid w:val="004A01C7"/>
    <w:rsid w:val="004A01D9"/>
    <w:rsid w:val="004A02F2"/>
    <w:rsid w:val="004A03B9"/>
    <w:rsid w:val="004A041D"/>
    <w:rsid w:val="004A05DE"/>
    <w:rsid w:val="004A060C"/>
    <w:rsid w:val="004A0679"/>
    <w:rsid w:val="004A0733"/>
    <w:rsid w:val="004A0780"/>
    <w:rsid w:val="004A079B"/>
    <w:rsid w:val="004A088D"/>
    <w:rsid w:val="004A0916"/>
    <w:rsid w:val="004A0AC8"/>
    <w:rsid w:val="004A0AED"/>
    <w:rsid w:val="004A0BEE"/>
    <w:rsid w:val="004A0D53"/>
    <w:rsid w:val="004A0D80"/>
    <w:rsid w:val="004A0E03"/>
    <w:rsid w:val="004A0EDF"/>
    <w:rsid w:val="004A0FA4"/>
    <w:rsid w:val="004A115C"/>
    <w:rsid w:val="004A12A5"/>
    <w:rsid w:val="004A12CD"/>
    <w:rsid w:val="004A1309"/>
    <w:rsid w:val="004A132B"/>
    <w:rsid w:val="004A1423"/>
    <w:rsid w:val="004A153A"/>
    <w:rsid w:val="004A1671"/>
    <w:rsid w:val="004A170A"/>
    <w:rsid w:val="004A1953"/>
    <w:rsid w:val="004A195E"/>
    <w:rsid w:val="004A1C06"/>
    <w:rsid w:val="004A1DBA"/>
    <w:rsid w:val="004A1DF5"/>
    <w:rsid w:val="004A1FAB"/>
    <w:rsid w:val="004A20FB"/>
    <w:rsid w:val="004A218D"/>
    <w:rsid w:val="004A21AD"/>
    <w:rsid w:val="004A2373"/>
    <w:rsid w:val="004A24CB"/>
    <w:rsid w:val="004A2531"/>
    <w:rsid w:val="004A27AD"/>
    <w:rsid w:val="004A2889"/>
    <w:rsid w:val="004A2A13"/>
    <w:rsid w:val="004A2A2B"/>
    <w:rsid w:val="004A2B9C"/>
    <w:rsid w:val="004A2DB2"/>
    <w:rsid w:val="004A2F80"/>
    <w:rsid w:val="004A2FBF"/>
    <w:rsid w:val="004A312E"/>
    <w:rsid w:val="004A31FD"/>
    <w:rsid w:val="004A32B8"/>
    <w:rsid w:val="004A339F"/>
    <w:rsid w:val="004A33CB"/>
    <w:rsid w:val="004A36EC"/>
    <w:rsid w:val="004A3873"/>
    <w:rsid w:val="004A399C"/>
    <w:rsid w:val="004A39BE"/>
    <w:rsid w:val="004A3B88"/>
    <w:rsid w:val="004A3D0C"/>
    <w:rsid w:val="004A3DD2"/>
    <w:rsid w:val="004A3E0A"/>
    <w:rsid w:val="004A3E59"/>
    <w:rsid w:val="004A40C0"/>
    <w:rsid w:val="004A42DC"/>
    <w:rsid w:val="004A4470"/>
    <w:rsid w:val="004A4613"/>
    <w:rsid w:val="004A46C7"/>
    <w:rsid w:val="004A46CD"/>
    <w:rsid w:val="004A476F"/>
    <w:rsid w:val="004A48C2"/>
    <w:rsid w:val="004A4901"/>
    <w:rsid w:val="004A4B1B"/>
    <w:rsid w:val="004A4B66"/>
    <w:rsid w:val="004A4B7E"/>
    <w:rsid w:val="004A4BAD"/>
    <w:rsid w:val="004A4C35"/>
    <w:rsid w:val="004A4CA6"/>
    <w:rsid w:val="004A4D19"/>
    <w:rsid w:val="004A4D3D"/>
    <w:rsid w:val="004A4DA4"/>
    <w:rsid w:val="004A4DEE"/>
    <w:rsid w:val="004A4E8B"/>
    <w:rsid w:val="004A4EF3"/>
    <w:rsid w:val="004A4FD9"/>
    <w:rsid w:val="004A5109"/>
    <w:rsid w:val="004A510B"/>
    <w:rsid w:val="004A516B"/>
    <w:rsid w:val="004A58C2"/>
    <w:rsid w:val="004A58CA"/>
    <w:rsid w:val="004A58F1"/>
    <w:rsid w:val="004A5BAB"/>
    <w:rsid w:val="004A5C02"/>
    <w:rsid w:val="004A5D39"/>
    <w:rsid w:val="004A620E"/>
    <w:rsid w:val="004A63D7"/>
    <w:rsid w:val="004A646B"/>
    <w:rsid w:val="004A66A4"/>
    <w:rsid w:val="004A66C5"/>
    <w:rsid w:val="004A6718"/>
    <w:rsid w:val="004A679E"/>
    <w:rsid w:val="004A67D5"/>
    <w:rsid w:val="004A6A77"/>
    <w:rsid w:val="004A6BB5"/>
    <w:rsid w:val="004A6BBA"/>
    <w:rsid w:val="004A700E"/>
    <w:rsid w:val="004A7292"/>
    <w:rsid w:val="004A7408"/>
    <w:rsid w:val="004A7585"/>
    <w:rsid w:val="004A75B3"/>
    <w:rsid w:val="004A76E2"/>
    <w:rsid w:val="004A773B"/>
    <w:rsid w:val="004A7826"/>
    <w:rsid w:val="004A789A"/>
    <w:rsid w:val="004A7902"/>
    <w:rsid w:val="004A791B"/>
    <w:rsid w:val="004A7A0C"/>
    <w:rsid w:val="004A7BA7"/>
    <w:rsid w:val="004A7F7F"/>
    <w:rsid w:val="004B0018"/>
    <w:rsid w:val="004B01A5"/>
    <w:rsid w:val="004B022A"/>
    <w:rsid w:val="004B0362"/>
    <w:rsid w:val="004B0363"/>
    <w:rsid w:val="004B045B"/>
    <w:rsid w:val="004B047E"/>
    <w:rsid w:val="004B057C"/>
    <w:rsid w:val="004B05FE"/>
    <w:rsid w:val="004B0C63"/>
    <w:rsid w:val="004B0C8F"/>
    <w:rsid w:val="004B0D5B"/>
    <w:rsid w:val="004B0DEB"/>
    <w:rsid w:val="004B0E7A"/>
    <w:rsid w:val="004B0F3E"/>
    <w:rsid w:val="004B0FBA"/>
    <w:rsid w:val="004B1063"/>
    <w:rsid w:val="004B126F"/>
    <w:rsid w:val="004B1369"/>
    <w:rsid w:val="004B1399"/>
    <w:rsid w:val="004B154A"/>
    <w:rsid w:val="004B161D"/>
    <w:rsid w:val="004B16F9"/>
    <w:rsid w:val="004B178D"/>
    <w:rsid w:val="004B187B"/>
    <w:rsid w:val="004B1962"/>
    <w:rsid w:val="004B1B15"/>
    <w:rsid w:val="004B1CC3"/>
    <w:rsid w:val="004B1E06"/>
    <w:rsid w:val="004B2000"/>
    <w:rsid w:val="004B201F"/>
    <w:rsid w:val="004B204D"/>
    <w:rsid w:val="004B276A"/>
    <w:rsid w:val="004B28C5"/>
    <w:rsid w:val="004B29D7"/>
    <w:rsid w:val="004B2AB2"/>
    <w:rsid w:val="004B2AD8"/>
    <w:rsid w:val="004B2BEB"/>
    <w:rsid w:val="004B2CF7"/>
    <w:rsid w:val="004B2E45"/>
    <w:rsid w:val="004B2F3D"/>
    <w:rsid w:val="004B2F86"/>
    <w:rsid w:val="004B3056"/>
    <w:rsid w:val="004B3090"/>
    <w:rsid w:val="004B3158"/>
    <w:rsid w:val="004B3396"/>
    <w:rsid w:val="004B3489"/>
    <w:rsid w:val="004B348A"/>
    <w:rsid w:val="004B39F2"/>
    <w:rsid w:val="004B3BE7"/>
    <w:rsid w:val="004B3C03"/>
    <w:rsid w:val="004B3CD2"/>
    <w:rsid w:val="004B3DDB"/>
    <w:rsid w:val="004B3E4A"/>
    <w:rsid w:val="004B3EEF"/>
    <w:rsid w:val="004B3F64"/>
    <w:rsid w:val="004B41E9"/>
    <w:rsid w:val="004B4498"/>
    <w:rsid w:val="004B451C"/>
    <w:rsid w:val="004B453A"/>
    <w:rsid w:val="004B456B"/>
    <w:rsid w:val="004B46D5"/>
    <w:rsid w:val="004B4A81"/>
    <w:rsid w:val="004B4BA3"/>
    <w:rsid w:val="004B4BD3"/>
    <w:rsid w:val="004B4BDD"/>
    <w:rsid w:val="004B4BFF"/>
    <w:rsid w:val="004B4CB6"/>
    <w:rsid w:val="004B4D0F"/>
    <w:rsid w:val="004B4EF5"/>
    <w:rsid w:val="004B4F35"/>
    <w:rsid w:val="004B4F93"/>
    <w:rsid w:val="004B5056"/>
    <w:rsid w:val="004B50EF"/>
    <w:rsid w:val="004B5125"/>
    <w:rsid w:val="004B51DA"/>
    <w:rsid w:val="004B526A"/>
    <w:rsid w:val="004B52E0"/>
    <w:rsid w:val="004B5335"/>
    <w:rsid w:val="004B53BF"/>
    <w:rsid w:val="004B53CD"/>
    <w:rsid w:val="004B5488"/>
    <w:rsid w:val="004B59B3"/>
    <w:rsid w:val="004B5B52"/>
    <w:rsid w:val="004B5C05"/>
    <w:rsid w:val="004B5C78"/>
    <w:rsid w:val="004B5DED"/>
    <w:rsid w:val="004B5F38"/>
    <w:rsid w:val="004B5FFA"/>
    <w:rsid w:val="004B61FD"/>
    <w:rsid w:val="004B623E"/>
    <w:rsid w:val="004B62DB"/>
    <w:rsid w:val="004B6317"/>
    <w:rsid w:val="004B63BD"/>
    <w:rsid w:val="004B63F7"/>
    <w:rsid w:val="004B644A"/>
    <w:rsid w:val="004B6524"/>
    <w:rsid w:val="004B6775"/>
    <w:rsid w:val="004B6781"/>
    <w:rsid w:val="004B6CB2"/>
    <w:rsid w:val="004B6DA6"/>
    <w:rsid w:val="004B6E0E"/>
    <w:rsid w:val="004B6E9E"/>
    <w:rsid w:val="004B6F1D"/>
    <w:rsid w:val="004B6F4F"/>
    <w:rsid w:val="004B6FBC"/>
    <w:rsid w:val="004B70B9"/>
    <w:rsid w:val="004B7118"/>
    <w:rsid w:val="004B711C"/>
    <w:rsid w:val="004B72FC"/>
    <w:rsid w:val="004B73B8"/>
    <w:rsid w:val="004B73E7"/>
    <w:rsid w:val="004B7739"/>
    <w:rsid w:val="004B779F"/>
    <w:rsid w:val="004B795C"/>
    <w:rsid w:val="004B7B21"/>
    <w:rsid w:val="004B7B27"/>
    <w:rsid w:val="004B7DA3"/>
    <w:rsid w:val="004B7F57"/>
    <w:rsid w:val="004C0026"/>
    <w:rsid w:val="004C003D"/>
    <w:rsid w:val="004C0052"/>
    <w:rsid w:val="004C009F"/>
    <w:rsid w:val="004C0100"/>
    <w:rsid w:val="004C0203"/>
    <w:rsid w:val="004C0301"/>
    <w:rsid w:val="004C0306"/>
    <w:rsid w:val="004C0431"/>
    <w:rsid w:val="004C0478"/>
    <w:rsid w:val="004C05B1"/>
    <w:rsid w:val="004C05F8"/>
    <w:rsid w:val="004C06D8"/>
    <w:rsid w:val="004C070C"/>
    <w:rsid w:val="004C07AE"/>
    <w:rsid w:val="004C0961"/>
    <w:rsid w:val="004C0A8F"/>
    <w:rsid w:val="004C0A9E"/>
    <w:rsid w:val="004C0AC2"/>
    <w:rsid w:val="004C0BFC"/>
    <w:rsid w:val="004C0DCC"/>
    <w:rsid w:val="004C0EDC"/>
    <w:rsid w:val="004C10E5"/>
    <w:rsid w:val="004C124A"/>
    <w:rsid w:val="004C1296"/>
    <w:rsid w:val="004C1458"/>
    <w:rsid w:val="004C162C"/>
    <w:rsid w:val="004C16B7"/>
    <w:rsid w:val="004C187E"/>
    <w:rsid w:val="004C1901"/>
    <w:rsid w:val="004C1949"/>
    <w:rsid w:val="004C1B16"/>
    <w:rsid w:val="004C1C86"/>
    <w:rsid w:val="004C1D4E"/>
    <w:rsid w:val="004C1E0C"/>
    <w:rsid w:val="004C1EB7"/>
    <w:rsid w:val="004C1FA2"/>
    <w:rsid w:val="004C203B"/>
    <w:rsid w:val="004C2270"/>
    <w:rsid w:val="004C22EC"/>
    <w:rsid w:val="004C23B4"/>
    <w:rsid w:val="004C2437"/>
    <w:rsid w:val="004C259A"/>
    <w:rsid w:val="004C2620"/>
    <w:rsid w:val="004C2742"/>
    <w:rsid w:val="004C29F7"/>
    <w:rsid w:val="004C2A1B"/>
    <w:rsid w:val="004C2AA4"/>
    <w:rsid w:val="004C2B98"/>
    <w:rsid w:val="004C2DD6"/>
    <w:rsid w:val="004C2DF1"/>
    <w:rsid w:val="004C2ECD"/>
    <w:rsid w:val="004C2EE1"/>
    <w:rsid w:val="004C2F44"/>
    <w:rsid w:val="004C323A"/>
    <w:rsid w:val="004C328E"/>
    <w:rsid w:val="004C336F"/>
    <w:rsid w:val="004C342E"/>
    <w:rsid w:val="004C34F8"/>
    <w:rsid w:val="004C357A"/>
    <w:rsid w:val="004C3778"/>
    <w:rsid w:val="004C3A85"/>
    <w:rsid w:val="004C3B36"/>
    <w:rsid w:val="004C3B82"/>
    <w:rsid w:val="004C3BC5"/>
    <w:rsid w:val="004C3BEA"/>
    <w:rsid w:val="004C3C24"/>
    <w:rsid w:val="004C3C8F"/>
    <w:rsid w:val="004C3D51"/>
    <w:rsid w:val="004C3DF6"/>
    <w:rsid w:val="004C401B"/>
    <w:rsid w:val="004C419A"/>
    <w:rsid w:val="004C41CE"/>
    <w:rsid w:val="004C423B"/>
    <w:rsid w:val="004C4287"/>
    <w:rsid w:val="004C458D"/>
    <w:rsid w:val="004C4676"/>
    <w:rsid w:val="004C49A6"/>
    <w:rsid w:val="004C49B2"/>
    <w:rsid w:val="004C49CD"/>
    <w:rsid w:val="004C4BAE"/>
    <w:rsid w:val="004C4FB2"/>
    <w:rsid w:val="004C50F8"/>
    <w:rsid w:val="004C511A"/>
    <w:rsid w:val="004C51C8"/>
    <w:rsid w:val="004C5382"/>
    <w:rsid w:val="004C542F"/>
    <w:rsid w:val="004C565C"/>
    <w:rsid w:val="004C56BA"/>
    <w:rsid w:val="004C5833"/>
    <w:rsid w:val="004C59B7"/>
    <w:rsid w:val="004C5B5A"/>
    <w:rsid w:val="004C5C13"/>
    <w:rsid w:val="004C5C17"/>
    <w:rsid w:val="004C5CA8"/>
    <w:rsid w:val="004C5E69"/>
    <w:rsid w:val="004C5EC9"/>
    <w:rsid w:val="004C5FD4"/>
    <w:rsid w:val="004C6004"/>
    <w:rsid w:val="004C6230"/>
    <w:rsid w:val="004C62CD"/>
    <w:rsid w:val="004C6777"/>
    <w:rsid w:val="004C6A79"/>
    <w:rsid w:val="004C6B3B"/>
    <w:rsid w:val="004C6B58"/>
    <w:rsid w:val="004C6BA0"/>
    <w:rsid w:val="004C6C60"/>
    <w:rsid w:val="004C6D7E"/>
    <w:rsid w:val="004C6ECA"/>
    <w:rsid w:val="004C6F37"/>
    <w:rsid w:val="004C70A4"/>
    <w:rsid w:val="004C7313"/>
    <w:rsid w:val="004C73E7"/>
    <w:rsid w:val="004C7475"/>
    <w:rsid w:val="004C7ADD"/>
    <w:rsid w:val="004C7B31"/>
    <w:rsid w:val="004C7B5E"/>
    <w:rsid w:val="004C7B6F"/>
    <w:rsid w:val="004C7D3D"/>
    <w:rsid w:val="004C7F54"/>
    <w:rsid w:val="004C7FE8"/>
    <w:rsid w:val="004D0051"/>
    <w:rsid w:val="004D00A9"/>
    <w:rsid w:val="004D0145"/>
    <w:rsid w:val="004D017E"/>
    <w:rsid w:val="004D030A"/>
    <w:rsid w:val="004D032E"/>
    <w:rsid w:val="004D049C"/>
    <w:rsid w:val="004D04F1"/>
    <w:rsid w:val="004D057A"/>
    <w:rsid w:val="004D074D"/>
    <w:rsid w:val="004D0913"/>
    <w:rsid w:val="004D0928"/>
    <w:rsid w:val="004D0B38"/>
    <w:rsid w:val="004D0C58"/>
    <w:rsid w:val="004D107B"/>
    <w:rsid w:val="004D12B9"/>
    <w:rsid w:val="004D1336"/>
    <w:rsid w:val="004D1347"/>
    <w:rsid w:val="004D13D6"/>
    <w:rsid w:val="004D1491"/>
    <w:rsid w:val="004D149C"/>
    <w:rsid w:val="004D153B"/>
    <w:rsid w:val="004D1893"/>
    <w:rsid w:val="004D1A85"/>
    <w:rsid w:val="004D1ABB"/>
    <w:rsid w:val="004D1EE0"/>
    <w:rsid w:val="004D1F2F"/>
    <w:rsid w:val="004D1FFD"/>
    <w:rsid w:val="004D20CC"/>
    <w:rsid w:val="004D224F"/>
    <w:rsid w:val="004D22DA"/>
    <w:rsid w:val="004D2382"/>
    <w:rsid w:val="004D2413"/>
    <w:rsid w:val="004D250C"/>
    <w:rsid w:val="004D2536"/>
    <w:rsid w:val="004D2561"/>
    <w:rsid w:val="004D267F"/>
    <w:rsid w:val="004D2705"/>
    <w:rsid w:val="004D27F5"/>
    <w:rsid w:val="004D2975"/>
    <w:rsid w:val="004D29F2"/>
    <w:rsid w:val="004D2A2B"/>
    <w:rsid w:val="004D2BD0"/>
    <w:rsid w:val="004D2C93"/>
    <w:rsid w:val="004D2DBA"/>
    <w:rsid w:val="004D2E24"/>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24"/>
    <w:rsid w:val="004D49FB"/>
    <w:rsid w:val="004D4AD7"/>
    <w:rsid w:val="004D4AF5"/>
    <w:rsid w:val="004D4B11"/>
    <w:rsid w:val="004D4B33"/>
    <w:rsid w:val="004D4C5B"/>
    <w:rsid w:val="004D4D08"/>
    <w:rsid w:val="004D51DC"/>
    <w:rsid w:val="004D537D"/>
    <w:rsid w:val="004D54CD"/>
    <w:rsid w:val="004D55A6"/>
    <w:rsid w:val="004D56A2"/>
    <w:rsid w:val="004D5719"/>
    <w:rsid w:val="004D58CF"/>
    <w:rsid w:val="004D5947"/>
    <w:rsid w:val="004D5962"/>
    <w:rsid w:val="004D5A8B"/>
    <w:rsid w:val="004D5A8E"/>
    <w:rsid w:val="004D5C54"/>
    <w:rsid w:val="004D5C94"/>
    <w:rsid w:val="004D5E00"/>
    <w:rsid w:val="004D5FA7"/>
    <w:rsid w:val="004D6049"/>
    <w:rsid w:val="004D614B"/>
    <w:rsid w:val="004D6151"/>
    <w:rsid w:val="004D6171"/>
    <w:rsid w:val="004D64D5"/>
    <w:rsid w:val="004D657E"/>
    <w:rsid w:val="004D6614"/>
    <w:rsid w:val="004D665A"/>
    <w:rsid w:val="004D669F"/>
    <w:rsid w:val="004D679D"/>
    <w:rsid w:val="004D6991"/>
    <w:rsid w:val="004D6A37"/>
    <w:rsid w:val="004D6BDE"/>
    <w:rsid w:val="004D6C98"/>
    <w:rsid w:val="004D6DF0"/>
    <w:rsid w:val="004D6E50"/>
    <w:rsid w:val="004D6F22"/>
    <w:rsid w:val="004D6F24"/>
    <w:rsid w:val="004D6FB9"/>
    <w:rsid w:val="004D706D"/>
    <w:rsid w:val="004D7119"/>
    <w:rsid w:val="004D73B7"/>
    <w:rsid w:val="004D743B"/>
    <w:rsid w:val="004D744E"/>
    <w:rsid w:val="004D74D3"/>
    <w:rsid w:val="004D74E0"/>
    <w:rsid w:val="004D76E4"/>
    <w:rsid w:val="004D7A59"/>
    <w:rsid w:val="004D7DF0"/>
    <w:rsid w:val="004D7FA1"/>
    <w:rsid w:val="004E0037"/>
    <w:rsid w:val="004E007D"/>
    <w:rsid w:val="004E0162"/>
    <w:rsid w:val="004E01A4"/>
    <w:rsid w:val="004E01CC"/>
    <w:rsid w:val="004E01F5"/>
    <w:rsid w:val="004E024B"/>
    <w:rsid w:val="004E050B"/>
    <w:rsid w:val="004E0672"/>
    <w:rsid w:val="004E0730"/>
    <w:rsid w:val="004E0790"/>
    <w:rsid w:val="004E0964"/>
    <w:rsid w:val="004E0A1D"/>
    <w:rsid w:val="004E0A1E"/>
    <w:rsid w:val="004E0A99"/>
    <w:rsid w:val="004E0AE6"/>
    <w:rsid w:val="004E0C8C"/>
    <w:rsid w:val="004E0D66"/>
    <w:rsid w:val="004E0E8F"/>
    <w:rsid w:val="004E0F92"/>
    <w:rsid w:val="004E1086"/>
    <w:rsid w:val="004E1182"/>
    <w:rsid w:val="004E1194"/>
    <w:rsid w:val="004E1288"/>
    <w:rsid w:val="004E14AA"/>
    <w:rsid w:val="004E1522"/>
    <w:rsid w:val="004E18A7"/>
    <w:rsid w:val="004E18DE"/>
    <w:rsid w:val="004E1913"/>
    <w:rsid w:val="004E1B1C"/>
    <w:rsid w:val="004E1B85"/>
    <w:rsid w:val="004E1BFA"/>
    <w:rsid w:val="004E1E92"/>
    <w:rsid w:val="004E1F56"/>
    <w:rsid w:val="004E2081"/>
    <w:rsid w:val="004E21C2"/>
    <w:rsid w:val="004E23C6"/>
    <w:rsid w:val="004E2427"/>
    <w:rsid w:val="004E2697"/>
    <w:rsid w:val="004E26E5"/>
    <w:rsid w:val="004E2876"/>
    <w:rsid w:val="004E296B"/>
    <w:rsid w:val="004E2AE9"/>
    <w:rsid w:val="004E2B3F"/>
    <w:rsid w:val="004E2D41"/>
    <w:rsid w:val="004E2EA6"/>
    <w:rsid w:val="004E2F41"/>
    <w:rsid w:val="004E2FC2"/>
    <w:rsid w:val="004E30C3"/>
    <w:rsid w:val="004E32C1"/>
    <w:rsid w:val="004E32D5"/>
    <w:rsid w:val="004E32E8"/>
    <w:rsid w:val="004E34E0"/>
    <w:rsid w:val="004E3791"/>
    <w:rsid w:val="004E38C1"/>
    <w:rsid w:val="004E39B7"/>
    <w:rsid w:val="004E39FB"/>
    <w:rsid w:val="004E3ADA"/>
    <w:rsid w:val="004E3B0C"/>
    <w:rsid w:val="004E3C6F"/>
    <w:rsid w:val="004E3C8B"/>
    <w:rsid w:val="004E3D6C"/>
    <w:rsid w:val="004E3EB8"/>
    <w:rsid w:val="004E3EC6"/>
    <w:rsid w:val="004E3EDB"/>
    <w:rsid w:val="004E3FB0"/>
    <w:rsid w:val="004E424D"/>
    <w:rsid w:val="004E4287"/>
    <w:rsid w:val="004E43B4"/>
    <w:rsid w:val="004E4410"/>
    <w:rsid w:val="004E44BB"/>
    <w:rsid w:val="004E44C6"/>
    <w:rsid w:val="004E44D2"/>
    <w:rsid w:val="004E44DE"/>
    <w:rsid w:val="004E48D8"/>
    <w:rsid w:val="004E4947"/>
    <w:rsid w:val="004E4B09"/>
    <w:rsid w:val="004E4B4B"/>
    <w:rsid w:val="004E4CED"/>
    <w:rsid w:val="004E4D35"/>
    <w:rsid w:val="004E4F00"/>
    <w:rsid w:val="004E50F0"/>
    <w:rsid w:val="004E513C"/>
    <w:rsid w:val="004E517C"/>
    <w:rsid w:val="004E526D"/>
    <w:rsid w:val="004E537C"/>
    <w:rsid w:val="004E5383"/>
    <w:rsid w:val="004E53BC"/>
    <w:rsid w:val="004E53DB"/>
    <w:rsid w:val="004E54FA"/>
    <w:rsid w:val="004E5600"/>
    <w:rsid w:val="004E5960"/>
    <w:rsid w:val="004E5969"/>
    <w:rsid w:val="004E5B89"/>
    <w:rsid w:val="004E5BC6"/>
    <w:rsid w:val="004E5BD5"/>
    <w:rsid w:val="004E5C06"/>
    <w:rsid w:val="004E5F88"/>
    <w:rsid w:val="004E5F96"/>
    <w:rsid w:val="004E60AD"/>
    <w:rsid w:val="004E6152"/>
    <w:rsid w:val="004E6367"/>
    <w:rsid w:val="004E65B8"/>
    <w:rsid w:val="004E65D3"/>
    <w:rsid w:val="004E66C2"/>
    <w:rsid w:val="004E6718"/>
    <w:rsid w:val="004E67AD"/>
    <w:rsid w:val="004E6AB9"/>
    <w:rsid w:val="004E6C87"/>
    <w:rsid w:val="004E6D49"/>
    <w:rsid w:val="004E6F74"/>
    <w:rsid w:val="004E6FC3"/>
    <w:rsid w:val="004E73F6"/>
    <w:rsid w:val="004E7406"/>
    <w:rsid w:val="004E7AB7"/>
    <w:rsid w:val="004E7AE2"/>
    <w:rsid w:val="004E7CEC"/>
    <w:rsid w:val="004E7D89"/>
    <w:rsid w:val="004F00AA"/>
    <w:rsid w:val="004F0276"/>
    <w:rsid w:val="004F053A"/>
    <w:rsid w:val="004F0BA2"/>
    <w:rsid w:val="004F0C3E"/>
    <w:rsid w:val="004F1020"/>
    <w:rsid w:val="004F1401"/>
    <w:rsid w:val="004F1499"/>
    <w:rsid w:val="004F1582"/>
    <w:rsid w:val="004F159E"/>
    <w:rsid w:val="004F15AE"/>
    <w:rsid w:val="004F160C"/>
    <w:rsid w:val="004F186E"/>
    <w:rsid w:val="004F1A76"/>
    <w:rsid w:val="004F1B3C"/>
    <w:rsid w:val="004F1BFE"/>
    <w:rsid w:val="004F1C68"/>
    <w:rsid w:val="004F1F3B"/>
    <w:rsid w:val="004F1FB2"/>
    <w:rsid w:val="004F1FFC"/>
    <w:rsid w:val="004F208D"/>
    <w:rsid w:val="004F214C"/>
    <w:rsid w:val="004F2185"/>
    <w:rsid w:val="004F22D0"/>
    <w:rsid w:val="004F248B"/>
    <w:rsid w:val="004F2663"/>
    <w:rsid w:val="004F2722"/>
    <w:rsid w:val="004F272B"/>
    <w:rsid w:val="004F2734"/>
    <w:rsid w:val="004F27A0"/>
    <w:rsid w:val="004F28C6"/>
    <w:rsid w:val="004F28E1"/>
    <w:rsid w:val="004F2A02"/>
    <w:rsid w:val="004F2A4A"/>
    <w:rsid w:val="004F2A81"/>
    <w:rsid w:val="004F2BDD"/>
    <w:rsid w:val="004F2C86"/>
    <w:rsid w:val="004F2CB5"/>
    <w:rsid w:val="004F2E0F"/>
    <w:rsid w:val="004F2F14"/>
    <w:rsid w:val="004F3148"/>
    <w:rsid w:val="004F3185"/>
    <w:rsid w:val="004F3255"/>
    <w:rsid w:val="004F3493"/>
    <w:rsid w:val="004F3520"/>
    <w:rsid w:val="004F3662"/>
    <w:rsid w:val="004F368D"/>
    <w:rsid w:val="004F369C"/>
    <w:rsid w:val="004F3786"/>
    <w:rsid w:val="004F3829"/>
    <w:rsid w:val="004F3AE3"/>
    <w:rsid w:val="004F3B63"/>
    <w:rsid w:val="004F3CC7"/>
    <w:rsid w:val="004F422B"/>
    <w:rsid w:val="004F4545"/>
    <w:rsid w:val="004F47AF"/>
    <w:rsid w:val="004F47CE"/>
    <w:rsid w:val="004F481E"/>
    <w:rsid w:val="004F4875"/>
    <w:rsid w:val="004F4C6D"/>
    <w:rsid w:val="004F4D39"/>
    <w:rsid w:val="004F4FA8"/>
    <w:rsid w:val="004F50B5"/>
    <w:rsid w:val="004F5336"/>
    <w:rsid w:val="004F5377"/>
    <w:rsid w:val="004F552D"/>
    <w:rsid w:val="004F5531"/>
    <w:rsid w:val="004F56AF"/>
    <w:rsid w:val="004F575D"/>
    <w:rsid w:val="004F5897"/>
    <w:rsid w:val="004F5965"/>
    <w:rsid w:val="004F5BB0"/>
    <w:rsid w:val="004F5CDB"/>
    <w:rsid w:val="004F5EC3"/>
    <w:rsid w:val="004F60FB"/>
    <w:rsid w:val="004F610F"/>
    <w:rsid w:val="004F62B5"/>
    <w:rsid w:val="004F65FA"/>
    <w:rsid w:val="004F669C"/>
    <w:rsid w:val="004F6AF0"/>
    <w:rsid w:val="004F6B6A"/>
    <w:rsid w:val="004F6BA5"/>
    <w:rsid w:val="004F6BC9"/>
    <w:rsid w:val="004F6DD5"/>
    <w:rsid w:val="004F6E76"/>
    <w:rsid w:val="004F70B1"/>
    <w:rsid w:val="004F712D"/>
    <w:rsid w:val="004F73E5"/>
    <w:rsid w:val="004F7727"/>
    <w:rsid w:val="004F7860"/>
    <w:rsid w:val="004F79C2"/>
    <w:rsid w:val="004F7B17"/>
    <w:rsid w:val="004F7D63"/>
    <w:rsid w:val="004F7EE6"/>
    <w:rsid w:val="004F7F58"/>
    <w:rsid w:val="00500057"/>
    <w:rsid w:val="005000D1"/>
    <w:rsid w:val="005001B3"/>
    <w:rsid w:val="005002D9"/>
    <w:rsid w:val="005002FA"/>
    <w:rsid w:val="00500374"/>
    <w:rsid w:val="005003C9"/>
    <w:rsid w:val="005003D7"/>
    <w:rsid w:val="00500412"/>
    <w:rsid w:val="005007AC"/>
    <w:rsid w:val="005007B2"/>
    <w:rsid w:val="00500A76"/>
    <w:rsid w:val="00500BB5"/>
    <w:rsid w:val="00500D6A"/>
    <w:rsid w:val="0050117D"/>
    <w:rsid w:val="00501335"/>
    <w:rsid w:val="0050137A"/>
    <w:rsid w:val="005013BF"/>
    <w:rsid w:val="005013D2"/>
    <w:rsid w:val="00501449"/>
    <w:rsid w:val="00501731"/>
    <w:rsid w:val="0050190B"/>
    <w:rsid w:val="00501965"/>
    <w:rsid w:val="00501B03"/>
    <w:rsid w:val="00501B9E"/>
    <w:rsid w:val="00501E54"/>
    <w:rsid w:val="00501EFC"/>
    <w:rsid w:val="00501EFD"/>
    <w:rsid w:val="0050221C"/>
    <w:rsid w:val="0050237D"/>
    <w:rsid w:val="0050241E"/>
    <w:rsid w:val="005025A5"/>
    <w:rsid w:val="00502630"/>
    <w:rsid w:val="0050290D"/>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838"/>
    <w:rsid w:val="00503B7B"/>
    <w:rsid w:val="00503BAF"/>
    <w:rsid w:val="00503C2A"/>
    <w:rsid w:val="00503D75"/>
    <w:rsid w:val="00503D9B"/>
    <w:rsid w:val="00503E2D"/>
    <w:rsid w:val="00503F01"/>
    <w:rsid w:val="00503F42"/>
    <w:rsid w:val="00503FA6"/>
    <w:rsid w:val="00504079"/>
    <w:rsid w:val="0050418B"/>
    <w:rsid w:val="00504198"/>
    <w:rsid w:val="00504340"/>
    <w:rsid w:val="005047C5"/>
    <w:rsid w:val="00504864"/>
    <w:rsid w:val="005048A9"/>
    <w:rsid w:val="00504A04"/>
    <w:rsid w:val="00504A06"/>
    <w:rsid w:val="00504A3A"/>
    <w:rsid w:val="00504F66"/>
    <w:rsid w:val="005050FD"/>
    <w:rsid w:val="005051BE"/>
    <w:rsid w:val="005056F0"/>
    <w:rsid w:val="00505837"/>
    <w:rsid w:val="0050583F"/>
    <w:rsid w:val="00505961"/>
    <w:rsid w:val="00505980"/>
    <w:rsid w:val="00505AB0"/>
    <w:rsid w:val="00505D66"/>
    <w:rsid w:val="00505EBB"/>
    <w:rsid w:val="0050602C"/>
    <w:rsid w:val="005060CF"/>
    <w:rsid w:val="00506445"/>
    <w:rsid w:val="00506756"/>
    <w:rsid w:val="00506796"/>
    <w:rsid w:val="00506AEE"/>
    <w:rsid w:val="00506B07"/>
    <w:rsid w:val="00506C3C"/>
    <w:rsid w:val="00506F7C"/>
    <w:rsid w:val="00506FCC"/>
    <w:rsid w:val="005070B6"/>
    <w:rsid w:val="0050717F"/>
    <w:rsid w:val="005073FF"/>
    <w:rsid w:val="00507785"/>
    <w:rsid w:val="005077FC"/>
    <w:rsid w:val="00507A59"/>
    <w:rsid w:val="00507B68"/>
    <w:rsid w:val="00507B7C"/>
    <w:rsid w:val="00507C57"/>
    <w:rsid w:val="00507C85"/>
    <w:rsid w:val="00507D90"/>
    <w:rsid w:val="00507ED9"/>
    <w:rsid w:val="00507EF1"/>
    <w:rsid w:val="00510085"/>
    <w:rsid w:val="005100C3"/>
    <w:rsid w:val="005101C1"/>
    <w:rsid w:val="00510215"/>
    <w:rsid w:val="005102D5"/>
    <w:rsid w:val="005102F9"/>
    <w:rsid w:val="00510582"/>
    <w:rsid w:val="005105C3"/>
    <w:rsid w:val="005105CC"/>
    <w:rsid w:val="00510664"/>
    <w:rsid w:val="00510697"/>
    <w:rsid w:val="00510776"/>
    <w:rsid w:val="005108C3"/>
    <w:rsid w:val="00510976"/>
    <w:rsid w:val="00510C32"/>
    <w:rsid w:val="00510CD8"/>
    <w:rsid w:val="00510D32"/>
    <w:rsid w:val="00510EB0"/>
    <w:rsid w:val="00510EDF"/>
    <w:rsid w:val="00510F0C"/>
    <w:rsid w:val="00511038"/>
    <w:rsid w:val="0051152E"/>
    <w:rsid w:val="0051153D"/>
    <w:rsid w:val="005115FA"/>
    <w:rsid w:val="005116F7"/>
    <w:rsid w:val="0051175C"/>
    <w:rsid w:val="005117FF"/>
    <w:rsid w:val="00511B2B"/>
    <w:rsid w:val="00511BB2"/>
    <w:rsid w:val="00511C30"/>
    <w:rsid w:val="00511CE8"/>
    <w:rsid w:val="00512040"/>
    <w:rsid w:val="005120BF"/>
    <w:rsid w:val="0051210D"/>
    <w:rsid w:val="0051227A"/>
    <w:rsid w:val="00512312"/>
    <w:rsid w:val="00512358"/>
    <w:rsid w:val="005123EB"/>
    <w:rsid w:val="00512401"/>
    <w:rsid w:val="00512408"/>
    <w:rsid w:val="0051264D"/>
    <w:rsid w:val="005127F8"/>
    <w:rsid w:val="00512899"/>
    <w:rsid w:val="00512AC1"/>
    <w:rsid w:val="00512ED8"/>
    <w:rsid w:val="00512F4E"/>
    <w:rsid w:val="00513225"/>
    <w:rsid w:val="005132EA"/>
    <w:rsid w:val="005132F1"/>
    <w:rsid w:val="0051348A"/>
    <w:rsid w:val="005134A4"/>
    <w:rsid w:val="00513689"/>
    <w:rsid w:val="005136B2"/>
    <w:rsid w:val="005136E3"/>
    <w:rsid w:val="0051372C"/>
    <w:rsid w:val="0051375F"/>
    <w:rsid w:val="005137ED"/>
    <w:rsid w:val="00513838"/>
    <w:rsid w:val="0051386B"/>
    <w:rsid w:val="0051388C"/>
    <w:rsid w:val="0051392F"/>
    <w:rsid w:val="00513DC2"/>
    <w:rsid w:val="00513EA0"/>
    <w:rsid w:val="00513F37"/>
    <w:rsid w:val="00514076"/>
    <w:rsid w:val="005140D9"/>
    <w:rsid w:val="0051423D"/>
    <w:rsid w:val="00514291"/>
    <w:rsid w:val="00514327"/>
    <w:rsid w:val="005143E4"/>
    <w:rsid w:val="005144F4"/>
    <w:rsid w:val="005144F8"/>
    <w:rsid w:val="00514512"/>
    <w:rsid w:val="0051456D"/>
    <w:rsid w:val="00514630"/>
    <w:rsid w:val="0051469C"/>
    <w:rsid w:val="005147DE"/>
    <w:rsid w:val="005148A1"/>
    <w:rsid w:val="00514928"/>
    <w:rsid w:val="0051494F"/>
    <w:rsid w:val="00514976"/>
    <w:rsid w:val="00514A76"/>
    <w:rsid w:val="00514C9B"/>
    <w:rsid w:val="00514CD3"/>
    <w:rsid w:val="00514D35"/>
    <w:rsid w:val="00514D4D"/>
    <w:rsid w:val="00514E0C"/>
    <w:rsid w:val="00515177"/>
    <w:rsid w:val="005152A7"/>
    <w:rsid w:val="0051533E"/>
    <w:rsid w:val="00515477"/>
    <w:rsid w:val="0051554F"/>
    <w:rsid w:val="005155C5"/>
    <w:rsid w:val="0051566E"/>
    <w:rsid w:val="005157E3"/>
    <w:rsid w:val="005159EB"/>
    <w:rsid w:val="00515A7D"/>
    <w:rsid w:val="00515B26"/>
    <w:rsid w:val="00515B4F"/>
    <w:rsid w:val="00515DEF"/>
    <w:rsid w:val="00515F1F"/>
    <w:rsid w:val="00516132"/>
    <w:rsid w:val="005161CD"/>
    <w:rsid w:val="0051625F"/>
    <w:rsid w:val="0051638A"/>
    <w:rsid w:val="005163D4"/>
    <w:rsid w:val="005164AB"/>
    <w:rsid w:val="005164E3"/>
    <w:rsid w:val="005167CB"/>
    <w:rsid w:val="005167E5"/>
    <w:rsid w:val="0051688D"/>
    <w:rsid w:val="00516A1C"/>
    <w:rsid w:val="00516AA0"/>
    <w:rsid w:val="00516B0E"/>
    <w:rsid w:val="00516BEF"/>
    <w:rsid w:val="00516BF8"/>
    <w:rsid w:val="00516CE0"/>
    <w:rsid w:val="00516FC9"/>
    <w:rsid w:val="005171F7"/>
    <w:rsid w:val="0051756C"/>
    <w:rsid w:val="0051773F"/>
    <w:rsid w:val="00517A74"/>
    <w:rsid w:val="00517C97"/>
    <w:rsid w:val="00517D23"/>
    <w:rsid w:val="00517DE7"/>
    <w:rsid w:val="00517FB8"/>
    <w:rsid w:val="00520131"/>
    <w:rsid w:val="005202C5"/>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5C6"/>
    <w:rsid w:val="00521689"/>
    <w:rsid w:val="0052170D"/>
    <w:rsid w:val="00521792"/>
    <w:rsid w:val="005217B2"/>
    <w:rsid w:val="005217CB"/>
    <w:rsid w:val="00521859"/>
    <w:rsid w:val="00521ACE"/>
    <w:rsid w:val="00521AE3"/>
    <w:rsid w:val="00521B71"/>
    <w:rsid w:val="00521B92"/>
    <w:rsid w:val="00521C04"/>
    <w:rsid w:val="00521C1C"/>
    <w:rsid w:val="00521C61"/>
    <w:rsid w:val="00521D2C"/>
    <w:rsid w:val="00521DFD"/>
    <w:rsid w:val="00521E5A"/>
    <w:rsid w:val="00521E96"/>
    <w:rsid w:val="00521F4C"/>
    <w:rsid w:val="00522092"/>
    <w:rsid w:val="0052213C"/>
    <w:rsid w:val="00522164"/>
    <w:rsid w:val="005221A0"/>
    <w:rsid w:val="00522291"/>
    <w:rsid w:val="00522312"/>
    <w:rsid w:val="005225B3"/>
    <w:rsid w:val="0052265B"/>
    <w:rsid w:val="0052270C"/>
    <w:rsid w:val="00522789"/>
    <w:rsid w:val="0052279E"/>
    <w:rsid w:val="00522841"/>
    <w:rsid w:val="0052296E"/>
    <w:rsid w:val="00522A31"/>
    <w:rsid w:val="00522AF6"/>
    <w:rsid w:val="00522B12"/>
    <w:rsid w:val="00522C3E"/>
    <w:rsid w:val="00522E4B"/>
    <w:rsid w:val="00522F18"/>
    <w:rsid w:val="005230AB"/>
    <w:rsid w:val="005230D6"/>
    <w:rsid w:val="005232B2"/>
    <w:rsid w:val="00523570"/>
    <w:rsid w:val="005236C0"/>
    <w:rsid w:val="00523792"/>
    <w:rsid w:val="0052386A"/>
    <w:rsid w:val="005239EA"/>
    <w:rsid w:val="00523B88"/>
    <w:rsid w:val="00523BAE"/>
    <w:rsid w:val="00523BDE"/>
    <w:rsid w:val="00523BEA"/>
    <w:rsid w:val="00523E46"/>
    <w:rsid w:val="00523EE3"/>
    <w:rsid w:val="005241AE"/>
    <w:rsid w:val="00524319"/>
    <w:rsid w:val="005244A6"/>
    <w:rsid w:val="0052452E"/>
    <w:rsid w:val="00524545"/>
    <w:rsid w:val="005246B3"/>
    <w:rsid w:val="0052481B"/>
    <w:rsid w:val="0052483C"/>
    <w:rsid w:val="005248E1"/>
    <w:rsid w:val="005249EE"/>
    <w:rsid w:val="00524AA0"/>
    <w:rsid w:val="00524D31"/>
    <w:rsid w:val="00524E93"/>
    <w:rsid w:val="00524EE1"/>
    <w:rsid w:val="005254F7"/>
    <w:rsid w:val="0052555D"/>
    <w:rsid w:val="0052559F"/>
    <w:rsid w:val="00525711"/>
    <w:rsid w:val="0052584F"/>
    <w:rsid w:val="00525910"/>
    <w:rsid w:val="00525958"/>
    <w:rsid w:val="00525C1C"/>
    <w:rsid w:val="00525E22"/>
    <w:rsid w:val="00525E72"/>
    <w:rsid w:val="0052605E"/>
    <w:rsid w:val="0052631A"/>
    <w:rsid w:val="005263A3"/>
    <w:rsid w:val="005263C9"/>
    <w:rsid w:val="005264B0"/>
    <w:rsid w:val="005265DA"/>
    <w:rsid w:val="005267C8"/>
    <w:rsid w:val="005268B7"/>
    <w:rsid w:val="005268C8"/>
    <w:rsid w:val="0052692D"/>
    <w:rsid w:val="00526A81"/>
    <w:rsid w:val="00526B57"/>
    <w:rsid w:val="00526B92"/>
    <w:rsid w:val="00526BE9"/>
    <w:rsid w:val="00526CD8"/>
    <w:rsid w:val="00526DC5"/>
    <w:rsid w:val="00526F0A"/>
    <w:rsid w:val="00526F26"/>
    <w:rsid w:val="005270EA"/>
    <w:rsid w:val="00527146"/>
    <w:rsid w:val="0052718D"/>
    <w:rsid w:val="00527307"/>
    <w:rsid w:val="0052730E"/>
    <w:rsid w:val="00527355"/>
    <w:rsid w:val="00527366"/>
    <w:rsid w:val="005273CF"/>
    <w:rsid w:val="0052741C"/>
    <w:rsid w:val="005274A5"/>
    <w:rsid w:val="005274ED"/>
    <w:rsid w:val="00527573"/>
    <w:rsid w:val="00527575"/>
    <w:rsid w:val="0052757F"/>
    <w:rsid w:val="005275E0"/>
    <w:rsid w:val="005276FA"/>
    <w:rsid w:val="00527719"/>
    <w:rsid w:val="005277D3"/>
    <w:rsid w:val="00527A85"/>
    <w:rsid w:val="00527B82"/>
    <w:rsid w:val="00527E0C"/>
    <w:rsid w:val="00527E6D"/>
    <w:rsid w:val="00527F0B"/>
    <w:rsid w:val="00527F4B"/>
    <w:rsid w:val="0053000D"/>
    <w:rsid w:val="005300FD"/>
    <w:rsid w:val="00530103"/>
    <w:rsid w:val="0053012D"/>
    <w:rsid w:val="00530141"/>
    <w:rsid w:val="005301AF"/>
    <w:rsid w:val="00530744"/>
    <w:rsid w:val="005307FE"/>
    <w:rsid w:val="00530836"/>
    <w:rsid w:val="00530867"/>
    <w:rsid w:val="00530888"/>
    <w:rsid w:val="00530A7B"/>
    <w:rsid w:val="00530CAB"/>
    <w:rsid w:val="00530D0D"/>
    <w:rsid w:val="00530FD2"/>
    <w:rsid w:val="0053113B"/>
    <w:rsid w:val="005311EB"/>
    <w:rsid w:val="0053131B"/>
    <w:rsid w:val="005317A3"/>
    <w:rsid w:val="0053189E"/>
    <w:rsid w:val="00531E43"/>
    <w:rsid w:val="00531EDD"/>
    <w:rsid w:val="00531FF7"/>
    <w:rsid w:val="00532194"/>
    <w:rsid w:val="005322AA"/>
    <w:rsid w:val="005325A1"/>
    <w:rsid w:val="00532633"/>
    <w:rsid w:val="005326A2"/>
    <w:rsid w:val="005328A0"/>
    <w:rsid w:val="00532978"/>
    <w:rsid w:val="00532AC3"/>
    <w:rsid w:val="00532CBF"/>
    <w:rsid w:val="00532D5B"/>
    <w:rsid w:val="00532EEA"/>
    <w:rsid w:val="00532FF1"/>
    <w:rsid w:val="005331EB"/>
    <w:rsid w:val="00533419"/>
    <w:rsid w:val="00533426"/>
    <w:rsid w:val="00533664"/>
    <w:rsid w:val="00533726"/>
    <w:rsid w:val="005339B2"/>
    <w:rsid w:val="00533CC1"/>
    <w:rsid w:val="00533DC1"/>
    <w:rsid w:val="00533E8B"/>
    <w:rsid w:val="00533EB1"/>
    <w:rsid w:val="005341A8"/>
    <w:rsid w:val="005345C5"/>
    <w:rsid w:val="0053467F"/>
    <w:rsid w:val="0053484B"/>
    <w:rsid w:val="00534903"/>
    <w:rsid w:val="00534909"/>
    <w:rsid w:val="0053491E"/>
    <w:rsid w:val="00534920"/>
    <w:rsid w:val="00534ABD"/>
    <w:rsid w:val="00534AEB"/>
    <w:rsid w:val="00534BCA"/>
    <w:rsid w:val="00534BE3"/>
    <w:rsid w:val="00534C29"/>
    <w:rsid w:val="00534CAB"/>
    <w:rsid w:val="00534D8B"/>
    <w:rsid w:val="005350A0"/>
    <w:rsid w:val="0053517E"/>
    <w:rsid w:val="005351AD"/>
    <w:rsid w:val="005354C7"/>
    <w:rsid w:val="00535579"/>
    <w:rsid w:val="00535666"/>
    <w:rsid w:val="005356C2"/>
    <w:rsid w:val="00535727"/>
    <w:rsid w:val="00535881"/>
    <w:rsid w:val="005359CE"/>
    <w:rsid w:val="005359D1"/>
    <w:rsid w:val="005359DC"/>
    <w:rsid w:val="00535A24"/>
    <w:rsid w:val="00535BDF"/>
    <w:rsid w:val="00535C6F"/>
    <w:rsid w:val="00535CD6"/>
    <w:rsid w:val="00535DCF"/>
    <w:rsid w:val="00535E5A"/>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3C2"/>
    <w:rsid w:val="00537474"/>
    <w:rsid w:val="005374F1"/>
    <w:rsid w:val="00537607"/>
    <w:rsid w:val="0053771D"/>
    <w:rsid w:val="005378C7"/>
    <w:rsid w:val="00537B43"/>
    <w:rsid w:val="00537C49"/>
    <w:rsid w:val="00537C79"/>
    <w:rsid w:val="00537CF9"/>
    <w:rsid w:val="00537D5E"/>
    <w:rsid w:val="00537F47"/>
    <w:rsid w:val="005402EA"/>
    <w:rsid w:val="00540338"/>
    <w:rsid w:val="00540359"/>
    <w:rsid w:val="00540361"/>
    <w:rsid w:val="005404C8"/>
    <w:rsid w:val="0054086C"/>
    <w:rsid w:val="0054094E"/>
    <w:rsid w:val="005409A1"/>
    <w:rsid w:val="005409B6"/>
    <w:rsid w:val="00540BC3"/>
    <w:rsid w:val="00540CFF"/>
    <w:rsid w:val="00540E30"/>
    <w:rsid w:val="00541143"/>
    <w:rsid w:val="0054141B"/>
    <w:rsid w:val="00541685"/>
    <w:rsid w:val="005416E6"/>
    <w:rsid w:val="00541782"/>
    <w:rsid w:val="005419AD"/>
    <w:rsid w:val="00541B5C"/>
    <w:rsid w:val="00542110"/>
    <w:rsid w:val="0054229D"/>
    <w:rsid w:val="00542411"/>
    <w:rsid w:val="005425B8"/>
    <w:rsid w:val="0054263E"/>
    <w:rsid w:val="00542790"/>
    <w:rsid w:val="00542892"/>
    <w:rsid w:val="005429DF"/>
    <w:rsid w:val="00542A6F"/>
    <w:rsid w:val="00542B01"/>
    <w:rsid w:val="00542BAA"/>
    <w:rsid w:val="005432F7"/>
    <w:rsid w:val="00543393"/>
    <w:rsid w:val="00543494"/>
    <w:rsid w:val="005434C1"/>
    <w:rsid w:val="005434E7"/>
    <w:rsid w:val="00543623"/>
    <w:rsid w:val="005436B9"/>
    <w:rsid w:val="0054390D"/>
    <w:rsid w:val="00543917"/>
    <w:rsid w:val="0054397F"/>
    <w:rsid w:val="00543A1E"/>
    <w:rsid w:val="00543A56"/>
    <w:rsid w:val="00543B8D"/>
    <w:rsid w:val="00543D9E"/>
    <w:rsid w:val="00543E85"/>
    <w:rsid w:val="00543F12"/>
    <w:rsid w:val="005440E7"/>
    <w:rsid w:val="005441F6"/>
    <w:rsid w:val="0054425B"/>
    <w:rsid w:val="00544455"/>
    <w:rsid w:val="00544577"/>
    <w:rsid w:val="005445BF"/>
    <w:rsid w:val="005445F3"/>
    <w:rsid w:val="00544817"/>
    <w:rsid w:val="00544891"/>
    <w:rsid w:val="0054499D"/>
    <w:rsid w:val="00544B7E"/>
    <w:rsid w:val="00544BDA"/>
    <w:rsid w:val="00544C91"/>
    <w:rsid w:val="00544CA7"/>
    <w:rsid w:val="00544DF2"/>
    <w:rsid w:val="00544FB4"/>
    <w:rsid w:val="0054505B"/>
    <w:rsid w:val="00545307"/>
    <w:rsid w:val="005453F1"/>
    <w:rsid w:val="00545591"/>
    <w:rsid w:val="00545780"/>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B5"/>
    <w:rsid w:val="00546EDA"/>
    <w:rsid w:val="0054704A"/>
    <w:rsid w:val="005471A0"/>
    <w:rsid w:val="005471F3"/>
    <w:rsid w:val="005472C6"/>
    <w:rsid w:val="00547583"/>
    <w:rsid w:val="00547587"/>
    <w:rsid w:val="005475A5"/>
    <w:rsid w:val="00547775"/>
    <w:rsid w:val="005478C8"/>
    <w:rsid w:val="00547AE0"/>
    <w:rsid w:val="00547CAF"/>
    <w:rsid w:val="00547CCF"/>
    <w:rsid w:val="00547F20"/>
    <w:rsid w:val="00547FF0"/>
    <w:rsid w:val="0055001E"/>
    <w:rsid w:val="0055007C"/>
    <w:rsid w:val="005500C3"/>
    <w:rsid w:val="005500D3"/>
    <w:rsid w:val="005501D2"/>
    <w:rsid w:val="005501E9"/>
    <w:rsid w:val="005502B7"/>
    <w:rsid w:val="005502F0"/>
    <w:rsid w:val="00550398"/>
    <w:rsid w:val="00550661"/>
    <w:rsid w:val="005508A1"/>
    <w:rsid w:val="00550A7C"/>
    <w:rsid w:val="00550CF5"/>
    <w:rsid w:val="00550D5B"/>
    <w:rsid w:val="00550FDA"/>
    <w:rsid w:val="00551246"/>
    <w:rsid w:val="00551249"/>
    <w:rsid w:val="0055124C"/>
    <w:rsid w:val="005512F8"/>
    <w:rsid w:val="00551478"/>
    <w:rsid w:val="00551510"/>
    <w:rsid w:val="00551537"/>
    <w:rsid w:val="0055164B"/>
    <w:rsid w:val="005518D4"/>
    <w:rsid w:val="00551B25"/>
    <w:rsid w:val="00551C1B"/>
    <w:rsid w:val="00551D13"/>
    <w:rsid w:val="005520B4"/>
    <w:rsid w:val="00552118"/>
    <w:rsid w:val="0055229C"/>
    <w:rsid w:val="00552306"/>
    <w:rsid w:val="00552331"/>
    <w:rsid w:val="005523CA"/>
    <w:rsid w:val="00552565"/>
    <w:rsid w:val="005526A4"/>
    <w:rsid w:val="00552860"/>
    <w:rsid w:val="00552950"/>
    <w:rsid w:val="00552A9B"/>
    <w:rsid w:val="00552B62"/>
    <w:rsid w:val="00552CFE"/>
    <w:rsid w:val="00552D2C"/>
    <w:rsid w:val="0055300D"/>
    <w:rsid w:val="00553226"/>
    <w:rsid w:val="00553235"/>
    <w:rsid w:val="00553764"/>
    <w:rsid w:val="005537FD"/>
    <w:rsid w:val="00553833"/>
    <w:rsid w:val="00553B79"/>
    <w:rsid w:val="00553B96"/>
    <w:rsid w:val="00553C1F"/>
    <w:rsid w:val="00553DBE"/>
    <w:rsid w:val="00553DE0"/>
    <w:rsid w:val="00554145"/>
    <w:rsid w:val="005544C4"/>
    <w:rsid w:val="005544D1"/>
    <w:rsid w:val="00554656"/>
    <w:rsid w:val="005546EA"/>
    <w:rsid w:val="00554724"/>
    <w:rsid w:val="0055477E"/>
    <w:rsid w:val="00554788"/>
    <w:rsid w:val="00554859"/>
    <w:rsid w:val="00554BD4"/>
    <w:rsid w:val="00554DA3"/>
    <w:rsid w:val="00554DDC"/>
    <w:rsid w:val="00554EA9"/>
    <w:rsid w:val="0055517C"/>
    <w:rsid w:val="0055537F"/>
    <w:rsid w:val="00555495"/>
    <w:rsid w:val="005554ED"/>
    <w:rsid w:val="00555513"/>
    <w:rsid w:val="005555D4"/>
    <w:rsid w:val="005555E3"/>
    <w:rsid w:val="005556D0"/>
    <w:rsid w:val="00555778"/>
    <w:rsid w:val="00555881"/>
    <w:rsid w:val="00555891"/>
    <w:rsid w:val="00555951"/>
    <w:rsid w:val="00555D42"/>
    <w:rsid w:val="00555EEE"/>
    <w:rsid w:val="00556145"/>
    <w:rsid w:val="00556579"/>
    <w:rsid w:val="00556601"/>
    <w:rsid w:val="0055662F"/>
    <w:rsid w:val="005568EF"/>
    <w:rsid w:val="0055692F"/>
    <w:rsid w:val="00556B07"/>
    <w:rsid w:val="00556CF7"/>
    <w:rsid w:val="00556DE2"/>
    <w:rsid w:val="00556FAC"/>
    <w:rsid w:val="0055711E"/>
    <w:rsid w:val="0055713F"/>
    <w:rsid w:val="00557176"/>
    <w:rsid w:val="00557309"/>
    <w:rsid w:val="005574D0"/>
    <w:rsid w:val="0055751B"/>
    <w:rsid w:val="00557533"/>
    <w:rsid w:val="00557612"/>
    <w:rsid w:val="00557634"/>
    <w:rsid w:val="00557644"/>
    <w:rsid w:val="00557726"/>
    <w:rsid w:val="00557732"/>
    <w:rsid w:val="005578A1"/>
    <w:rsid w:val="005579A7"/>
    <w:rsid w:val="00557A57"/>
    <w:rsid w:val="00557B17"/>
    <w:rsid w:val="00557C11"/>
    <w:rsid w:val="00557CB6"/>
    <w:rsid w:val="00557D0F"/>
    <w:rsid w:val="00557D3C"/>
    <w:rsid w:val="00557D98"/>
    <w:rsid w:val="00557DCB"/>
    <w:rsid w:val="00557ECE"/>
    <w:rsid w:val="00557EF1"/>
    <w:rsid w:val="00557F37"/>
    <w:rsid w:val="00560041"/>
    <w:rsid w:val="00560226"/>
    <w:rsid w:val="005602BF"/>
    <w:rsid w:val="0056031B"/>
    <w:rsid w:val="00560647"/>
    <w:rsid w:val="005606F9"/>
    <w:rsid w:val="00560777"/>
    <w:rsid w:val="0056077E"/>
    <w:rsid w:val="00560B17"/>
    <w:rsid w:val="00560BFE"/>
    <w:rsid w:val="00560E6B"/>
    <w:rsid w:val="00560F4E"/>
    <w:rsid w:val="00560FE0"/>
    <w:rsid w:val="00561587"/>
    <w:rsid w:val="00561589"/>
    <w:rsid w:val="005615E2"/>
    <w:rsid w:val="00561716"/>
    <w:rsid w:val="00561904"/>
    <w:rsid w:val="00561C22"/>
    <w:rsid w:val="00561C74"/>
    <w:rsid w:val="00561D17"/>
    <w:rsid w:val="00561E70"/>
    <w:rsid w:val="00561F60"/>
    <w:rsid w:val="00561F94"/>
    <w:rsid w:val="0056206A"/>
    <w:rsid w:val="005620B9"/>
    <w:rsid w:val="0056210F"/>
    <w:rsid w:val="00562120"/>
    <w:rsid w:val="00562318"/>
    <w:rsid w:val="005623A2"/>
    <w:rsid w:val="00562471"/>
    <w:rsid w:val="005624FA"/>
    <w:rsid w:val="0056253B"/>
    <w:rsid w:val="0056259A"/>
    <w:rsid w:val="00562867"/>
    <w:rsid w:val="005628A3"/>
    <w:rsid w:val="00562ADC"/>
    <w:rsid w:val="00562C4A"/>
    <w:rsid w:val="00562C64"/>
    <w:rsid w:val="00562C6D"/>
    <w:rsid w:val="00562D0D"/>
    <w:rsid w:val="00562F01"/>
    <w:rsid w:val="005630D5"/>
    <w:rsid w:val="0056315C"/>
    <w:rsid w:val="00563401"/>
    <w:rsid w:val="00563489"/>
    <w:rsid w:val="005634FD"/>
    <w:rsid w:val="00563517"/>
    <w:rsid w:val="005635B2"/>
    <w:rsid w:val="005635F8"/>
    <w:rsid w:val="00563683"/>
    <w:rsid w:val="0056391C"/>
    <w:rsid w:val="00563A9C"/>
    <w:rsid w:val="00563AAF"/>
    <w:rsid w:val="00563C2F"/>
    <w:rsid w:val="00563E76"/>
    <w:rsid w:val="00563FE4"/>
    <w:rsid w:val="00564115"/>
    <w:rsid w:val="005641ED"/>
    <w:rsid w:val="0056427F"/>
    <w:rsid w:val="005643F2"/>
    <w:rsid w:val="0056443E"/>
    <w:rsid w:val="005645E4"/>
    <w:rsid w:val="005647DF"/>
    <w:rsid w:val="005648EF"/>
    <w:rsid w:val="00564A34"/>
    <w:rsid w:val="00564A69"/>
    <w:rsid w:val="00564AED"/>
    <w:rsid w:val="00564B09"/>
    <w:rsid w:val="00564CA2"/>
    <w:rsid w:val="00564CEB"/>
    <w:rsid w:val="00564D42"/>
    <w:rsid w:val="00564D6F"/>
    <w:rsid w:val="00564E0F"/>
    <w:rsid w:val="00564E67"/>
    <w:rsid w:val="00565357"/>
    <w:rsid w:val="00565369"/>
    <w:rsid w:val="00565453"/>
    <w:rsid w:val="005655F7"/>
    <w:rsid w:val="0056580C"/>
    <w:rsid w:val="00565987"/>
    <w:rsid w:val="0056598C"/>
    <w:rsid w:val="00565A5B"/>
    <w:rsid w:val="00565A94"/>
    <w:rsid w:val="00565A9B"/>
    <w:rsid w:val="00565BB0"/>
    <w:rsid w:val="00565BDC"/>
    <w:rsid w:val="00565C3E"/>
    <w:rsid w:val="00565CD7"/>
    <w:rsid w:val="00565CDB"/>
    <w:rsid w:val="00565DA6"/>
    <w:rsid w:val="00565E80"/>
    <w:rsid w:val="0056606A"/>
    <w:rsid w:val="005661B1"/>
    <w:rsid w:val="00566261"/>
    <w:rsid w:val="00566280"/>
    <w:rsid w:val="005662CC"/>
    <w:rsid w:val="00566724"/>
    <w:rsid w:val="00566849"/>
    <w:rsid w:val="005669C7"/>
    <w:rsid w:val="00566A32"/>
    <w:rsid w:val="00566C76"/>
    <w:rsid w:val="00566F52"/>
    <w:rsid w:val="00567005"/>
    <w:rsid w:val="0056709E"/>
    <w:rsid w:val="00567197"/>
    <w:rsid w:val="005671DD"/>
    <w:rsid w:val="005676A8"/>
    <w:rsid w:val="005678A3"/>
    <w:rsid w:val="00567B61"/>
    <w:rsid w:val="00567C73"/>
    <w:rsid w:val="00567E28"/>
    <w:rsid w:val="00567E88"/>
    <w:rsid w:val="00567E92"/>
    <w:rsid w:val="00567EE6"/>
    <w:rsid w:val="00570018"/>
    <w:rsid w:val="00570117"/>
    <w:rsid w:val="00570149"/>
    <w:rsid w:val="00570380"/>
    <w:rsid w:val="005704A7"/>
    <w:rsid w:val="005704AE"/>
    <w:rsid w:val="005704BD"/>
    <w:rsid w:val="005704D5"/>
    <w:rsid w:val="005705FF"/>
    <w:rsid w:val="005706A9"/>
    <w:rsid w:val="005707EE"/>
    <w:rsid w:val="00570811"/>
    <w:rsid w:val="0057081A"/>
    <w:rsid w:val="005708CD"/>
    <w:rsid w:val="00570903"/>
    <w:rsid w:val="00570928"/>
    <w:rsid w:val="00570A73"/>
    <w:rsid w:val="00570EA9"/>
    <w:rsid w:val="0057104A"/>
    <w:rsid w:val="0057122D"/>
    <w:rsid w:val="0057125D"/>
    <w:rsid w:val="005713EE"/>
    <w:rsid w:val="0057146E"/>
    <w:rsid w:val="00571497"/>
    <w:rsid w:val="00571504"/>
    <w:rsid w:val="0057153D"/>
    <w:rsid w:val="00571692"/>
    <w:rsid w:val="00571A0F"/>
    <w:rsid w:val="00571C55"/>
    <w:rsid w:val="00571CDD"/>
    <w:rsid w:val="00572086"/>
    <w:rsid w:val="0057221B"/>
    <w:rsid w:val="0057229F"/>
    <w:rsid w:val="00572585"/>
    <w:rsid w:val="005726C3"/>
    <w:rsid w:val="0057293D"/>
    <w:rsid w:val="00572B54"/>
    <w:rsid w:val="00572B8A"/>
    <w:rsid w:val="00572C84"/>
    <w:rsid w:val="00572D13"/>
    <w:rsid w:val="00572D58"/>
    <w:rsid w:val="00572DCE"/>
    <w:rsid w:val="00572EB2"/>
    <w:rsid w:val="00572EE7"/>
    <w:rsid w:val="0057309B"/>
    <w:rsid w:val="00573253"/>
    <w:rsid w:val="00573284"/>
    <w:rsid w:val="005732F5"/>
    <w:rsid w:val="0057367B"/>
    <w:rsid w:val="0057372F"/>
    <w:rsid w:val="0057378D"/>
    <w:rsid w:val="005739A9"/>
    <w:rsid w:val="00573A66"/>
    <w:rsid w:val="00573B40"/>
    <w:rsid w:val="00573B6C"/>
    <w:rsid w:val="00573CFB"/>
    <w:rsid w:val="00573D44"/>
    <w:rsid w:val="00573D94"/>
    <w:rsid w:val="00573EA4"/>
    <w:rsid w:val="00573FA1"/>
    <w:rsid w:val="00573FF4"/>
    <w:rsid w:val="00573FFE"/>
    <w:rsid w:val="0057416C"/>
    <w:rsid w:val="005742B2"/>
    <w:rsid w:val="00574377"/>
    <w:rsid w:val="0057443E"/>
    <w:rsid w:val="00574486"/>
    <w:rsid w:val="005744E1"/>
    <w:rsid w:val="0057456F"/>
    <w:rsid w:val="00574675"/>
    <w:rsid w:val="00574697"/>
    <w:rsid w:val="005747A5"/>
    <w:rsid w:val="00574832"/>
    <w:rsid w:val="005748D0"/>
    <w:rsid w:val="005749BD"/>
    <w:rsid w:val="00574BD8"/>
    <w:rsid w:val="00574EA0"/>
    <w:rsid w:val="00574F86"/>
    <w:rsid w:val="00575322"/>
    <w:rsid w:val="0057542F"/>
    <w:rsid w:val="00575615"/>
    <w:rsid w:val="00575669"/>
    <w:rsid w:val="00575793"/>
    <w:rsid w:val="005758C4"/>
    <w:rsid w:val="00575975"/>
    <w:rsid w:val="00575981"/>
    <w:rsid w:val="00575986"/>
    <w:rsid w:val="005759EF"/>
    <w:rsid w:val="00575A83"/>
    <w:rsid w:val="00575AA3"/>
    <w:rsid w:val="00575C5B"/>
    <w:rsid w:val="00575C74"/>
    <w:rsid w:val="00575CAF"/>
    <w:rsid w:val="00575E39"/>
    <w:rsid w:val="00575E78"/>
    <w:rsid w:val="00576191"/>
    <w:rsid w:val="005761E5"/>
    <w:rsid w:val="00576286"/>
    <w:rsid w:val="005762B5"/>
    <w:rsid w:val="005762CB"/>
    <w:rsid w:val="005763C6"/>
    <w:rsid w:val="005763F7"/>
    <w:rsid w:val="0057646F"/>
    <w:rsid w:val="00576625"/>
    <w:rsid w:val="00576633"/>
    <w:rsid w:val="00576723"/>
    <w:rsid w:val="00576761"/>
    <w:rsid w:val="00576802"/>
    <w:rsid w:val="005768DB"/>
    <w:rsid w:val="005769C5"/>
    <w:rsid w:val="005769F0"/>
    <w:rsid w:val="00576C75"/>
    <w:rsid w:val="00577040"/>
    <w:rsid w:val="005770EF"/>
    <w:rsid w:val="005771F3"/>
    <w:rsid w:val="0057720E"/>
    <w:rsid w:val="0057722F"/>
    <w:rsid w:val="00577252"/>
    <w:rsid w:val="005772F1"/>
    <w:rsid w:val="00577304"/>
    <w:rsid w:val="0057740A"/>
    <w:rsid w:val="005774CB"/>
    <w:rsid w:val="005775C9"/>
    <w:rsid w:val="005778C5"/>
    <w:rsid w:val="00577991"/>
    <w:rsid w:val="00577ABB"/>
    <w:rsid w:val="00577ADB"/>
    <w:rsid w:val="00577BBF"/>
    <w:rsid w:val="00577E9B"/>
    <w:rsid w:val="0058003E"/>
    <w:rsid w:val="00580040"/>
    <w:rsid w:val="005800A2"/>
    <w:rsid w:val="0058029F"/>
    <w:rsid w:val="00580387"/>
    <w:rsid w:val="005803A1"/>
    <w:rsid w:val="005803C8"/>
    <w:rsid w:val="005803D5"/>
    <w:rsid w:val="0058063D"/>
    <w:rsid w:val="0058067C"/>
    <w:rsid w:val="005807C4"/>
    <w:rsid w:val="00580895"/>
    <w:rsid w:val="00580AAC"/>
    <w:rsid w:val="00580C4E"/>
    <w:rsid w:val="00580D49"/>
    <w:rsid w:val="00580E2F"/>
    <w:rsid w:val="00580FA1"/>
    <w:rsid w:val="00581021"/>
    <w:rsid w:val="00581037"/>
    <w:rsid w:val="005810AF"/>
    <w:rsid w:val="005810E1"/>
    <w:rsid w:val="00581225"/>
    <w:rsid w:val="00581511"/>
    <w:rsid w:val="00581784"/>
    <w:rsid w:val="005817C8"/>
    <w:rsid w:val="005818C5"/>
    <w:rsid w:val="005819BD"/>
    <w:rsid w:val="00581C2D"/>
    <w:rsid w:val="00581D8D"/>
    <w:rsid w:val="0058211C"/>
    <w:rsid w:val="00582128"/>
    <w:rsid w:val="0058217E"/>
    <w:rsid w:val="005826E1"/>
    <w:rsid w:val="0058285D"/>
    <w:rsid w:val="00582A2D"/>
    <w:rsid w:val="00582A6D"/>
    <w:rsid w:val="00582B8E"/>
    <w:rsid w:val="00582CE8"/>
    <w:rsid w:val="00582EB8"/>
    <w:rsid w:val="005830A1"/>
    <w:rsid w:val="005830A2"/>
    <w:rsid w:val="00583281"/>
    <w:rsid w:val="005833D7"/>
    <w:rsid w:val="005833F6"/>
    <w:rsid w:val="00583413"/>
    <w:rsid w:val="005835D9"/>
    <w:rsid w:val="0058388E"/>
    <w:rsid w:val="00583A16"/>
    <w:rsid w:val="00583AF9"/>
    <w:rsid w:val="00583B94"/>
    <w:rsid w:val="00583C5D"/>
    <w:rsid w:val="00583CCA"/>
    <w:rsid w:val="00583DD8"/>
    <w:rsid w:val="00583FA0"/>
    <w:rsid w:val="0058405C"/>
    <w:rsid w:val="00584214"/>
    <w:rsid w:val="0058422B"/>
    <w:rsid w:val="005843EA"/>
    <w:rsid w:val="0058452E"/>
    <w:rsid w:val="00584615"/>
    <w:rsid w:val="0058465C"/>
    <w:rsid w:val="0058475E"/>
    <w:rsid w:val="00584A18"/>
    <w:rsid w:val="00584CBD"/>
    <w:rsid w:val="00584E45"/>
    <w:rsid w:val="00584F23"/>
    <w:rsid w:val="00584F26"/>
    <w:rsid w:val="0058510C"/>
    <w:rsid w:val="00585297"/>
    <w:rsid w:val="00585387"/>
    <w:rsid w:val="005854E1"/>
    <w:rsid w:val="00585500"/>
    <w:rsid w:val="0058551E"/>
    <w:rsid w:val="005855C5"/>
    <w:rsid w:val="005859F6"/>
    <w:rsid w:val="00585A00"/>
    <w:rsid w:val="00585A07"/>
    <w:rsid w:val="00585DF9"/>
    <w:rsid w:val="00585E49"/>
    <w:rsid w:val="00585E56"/>
    <w:rsid w:val="00585E6B"/>
    <w:rsid w:val="00585F54"/>
    <w:rsid w:val="00585F8A"/>
    <w:rsid w:val="00586016"/>
    <w:rsid w:val="00586058"/>
    <w:rsid w:val="00586089"/>
    <w:rsid w:val="005860F0"/>
    <w:rsid w:val="005863DB"/>
    <w:rsid w:val="00586470"/>
    <w:rsid w:val="00586560"/>
    <w:rsid w:val="005866C6"/>
    <w:rsid w:val="0058681C"/>
    <w:rsid w:val="00586900"/>
    <w:rsid w:val="00586913"/>
    <w:rsid w:val="00586A6F"/>
    <w:rsid w:val="00586A90"/>
    <w:rsid w:val="00586ADD"/>
    <w:rsid w:val="00586D3B"/>
    <w:rsid w:val="00586DA6"/>
    <w:rsid w:val="00586F27"/>
    <w:rsid w:val="00586F78"/>
    <w:rsid w:val="00586FAC"/>
    <w:rsid w:val="0058702E"/>
    <w:rsid w:val="00587036"/>
    <w:rsid w:val="005871EB"/>
    <w:rsid w:val="00587275"/>
    <w:rsid w:val="0058731A"/>
    <w:rsid w:val="00587327"/>
    <w:rsid w:val="00587408"/>
    <w:rsid w:val="0058756B"/>
    <w:rsid w:val="00587600"/>
    <w:rsid w:val="005877C7"/>
    <w:rsid w:val="00587930"/>
    <w:rsid w:val="00587AF9"/>
    <w:rsid w:val="00587C43"/>
    <w:rsid w:val="00587C5B"/>
    <w:rsid w:val="00587D8D"/>
    <w:rsid w:val="00587EDC"/>
    <w:rsid w:val="00587F33"/>
    <w:rsid w:val="00587F3D"/>
    <w:rsid w:val="00590047"/>
    <w:rsid w:val="00590069"/>
    <w:rsid w:val="00590297"/>
    <w:rsid w:val="00590307"/>
    <w:rsid w:val="00590312"/>
    <w:rsid w:val="0059033A"/>
    <w:rsid w:val="00590369"/>
    <w:rsid w:val="00590378"/>
    <w:rsid w:val="005903B5"/>
    <w:rsid w:val="005903D6"/>
    <w:rsid w:val="00590465"/>
    <w:rsid w:val="005904E5"/>
    <w:rsid w:val="0059054C"/>
    <w:rsid w:val="00590648"/>
    <w:rsid w:val="00590699"/>
    <w:rsid w:val="005906B0"/>
    <w:rsid w:val="00590981"/>
    <w:rsid w:val="005909A8"/>
    <w:rsid w:val="00590A0F"/>
    <w:rsid w:val="00590BF4"/>
    <w:rsid w:val="00590C4C"/>
    <w:rsid w:val="00590D58"/>
    <w:rsid w:val="00590DA4"/>
    <w:rsid w:val="00590DCD"/>
    <w:rsid w:val="00590EB7"/>
    <w:rsid w:val="0059102D"/>
    <w:rsid w:val="0059110E"/>
    <w:rsid w:val="005911C0"/>
    <w:rsid w:val="005914ED"/>
    <w:rsid w:val="00591671"/>
    <w:rsid w:val="005917B7"/>
    <w:rsid w:val="00591B14"/>
    <w:rsid w:val="00591C49"/>
    <w:rsid w:val="00591C75"/>
    <w:rsid w:val="00591DCF"/>
    <w:rsid w:val="00591DDE"/>
    <w:rsid w:val="00591EC7"/>
    <w:rsid w:val="00591F97"/>
    <w:rsid w:val="00592006"/>
    <w:rsid w:val="00592020"/>
    <w:rsid w:val="0059210F"/>
    <w:rsid w:val="0059258F"/>
    <w:rsid w:val="005926FC"/>
    <w:rsid w:val="00592709"/>
    <w:rsid w:val="005928A1"/>
    <w:rsid w:val="00592999"/>
    <w:rsid w:val="005929C3"/>
    <w:rsid w:val="00592A33"/>
    <w:rsid w:val="00592AC8"/>
    <w:rsid w:val="00592B33"/>
    <w:rsid w:val="00592D42"/>
    <w:rsid w:val="00592E27"/>
    <w:rsid w:val="00592E61"/>
    <w:rsid w:val="00592FD1"/>
    <w:rsid w:val="00593134"/>
    <w:rsid w:val="00593296"/>
    <w:rsid w:val="00593415"/>
    <w:rsid w:val="00593428"/>
    <w:rsid w:val="00593433"/>
    <w:rsid w:val="005934B8"/>
    <w:rsid w:val="005935DB"/>
    <w:rsid w:val="00593663"/>
    <w:rsid w:val="005936E9"/>
    <w:rsid w:val="0059373B"/>
    <w:rsid w:val="00593AD2"/>
    <w:rsid w:val="00593AF0"/>
    <w:rsid w:val="00593AFE"/>
    <w:rsid w:val="00593B0E"/>
    <w:rsid w:val="00593B29"/>
    <w:rsid w:val="00593B75"/>
    <w:rsid w:val="00593BA4"/>
    <w:rsid w:val="00593CCF"/>
    <w:rsid w:val="00593D19"/>
    <w:rsid w:val="00593D68"/>
    <w:rsid w:val="00593E9E"/>
    <w:rsid w:val="005940A3"/>
    <w:rsid w:val="005941DA"/>
    <w:rsid w:val="005942ED"/>
    <w:rsid w:val="00594534"/>
    <w:rsid w:val="005946D5"/>
    <w:rsid w:val="00594720"/>
    <w:rsid w:val="00594766"/>
    <w:rsid w:val="00594811"/>
    <w:rsid w:val="00594954"/>
    <w:rsid w:val="005949D2"/>
    <w:rsid w:val="00594A20"/>
    <w:rsid w:val="00594A23"/>
    <w:rsid w:val="00594ABC"/>
    <w:rsid w:val="00594C07"/>
    <w:rsid w:val="00594DB9"/>
    <w:rsid w:val="00594FDC"/>
    <w:rsid w:val="0059511F"/>
    <w:rsid w:val="0059516D"/>
    <w:rsid w:val="005951EF"/>
    <w:rsid w:val="0059538B"/>
    <w:rsid w:val="005955CC"/>
    <w:rsid w:val="0059565A"/>
    <w:rsid w:val="00595715"/>
    <w:rsid w:val="00595728"/>
    <w:rsid w:val="00595758"/>
    <w:rsid w:val="00595772"/>
    <w:rsid w:val="005957E9"/>
    <w:rsid w:val="005957EF"/>
    <w:rsid w:val="005959AC"/>
    <w:rsid w:val="005959E4"/>
    <w:rsid w:val="00595ABD"/>
    <w:rsid w:val="00595AE7"/>
    <w:rsid w:val="00595D32"/>
    <w:rsid w:val="00595D3D"/>
    <w:rsid w:val="00595FAA"/>
    <w:rsid w:val="00596218"/>
    <w:rsid w:val="0059629B"/>
    <w:rsid w:val="00596377"/>
    <w:rsid w:val="00596395"/>
    <w:rsid w:val="005963F0"/>
    <w:rsid w:val="00596458"/>
    <w:rsid w:val="005965D7"/>
    <w:rsid w:val="005966C8"/>
    <w:rsid w:val="0059679F"/>
    <w:rsid w:val="005967BF"/>
    <w:rsid w:val="005968BE"/>
    <w:rsid w:val="0059693C"/>
    <w:rsid w:val="00596AB9"/>
    <w:rsid w:val="00596C21"/>
    <w:rsid w:val="00596C6A"/>
    <w:rsid w:val="00596E05"/>
    <w:rsid w:val="00596E58"/>
    <w:rsid w:val="00596EA2"/>
    <w:rsid w:val="00596F5B"/>
    <w:rsid w:val="0059723F"/>
    <w:rsid w:val="0059733A"/>
    <w:rsid w:val="0059733B"/>
    <w:rsid w:val="005973BC"/>
    <w:rsid w:val="0059746D"/>
    <w:rsid w:val="005975FA"/>
    <w:rsid w:val="00597754"/>
    <w:rsid w:val="00597861"/>
    <w:rsid w:val="005978E3"/>
    <w:rsid w:val="005979EB"/>
    <w:rsid w:val="00597B30"/>
    <w:rsid w:val="00597D78"/>
    <w:rsid w:val="00597DDF"/>
    <w:rsid w:val="00597F9A"/>
    <w:rsid w:val="005A00C7"/>
    <w:rsid w:val="005A0104"/>
    <w:rsid w:val="005A0187"/>
    <w:rsid w:val="005A018B"/>
    <w:rsid w:val="005A028A"/>
    <w:rsid w:val="005A05D6"/>
    <w:rsid w:val="005A0662"/>
    <w:rsid w:val="005A0700"/>
    <w:rsid w:val="005A0712"/>
    <w:rsid w:val="005A0889"/>
    <w:rsid w:val="005A0B69"/>
    <w:rsid w:val="005A0B73"/>
    <w:rsid w:val="005A0C34"/>
    <w:rsid w:val="005A0D35"/>
    <w:rsid w:val="005A0D65"/>
    <w:rsid w:val="005A0D79"/>
    <w:rsid w:val="005A0DDD"/>
    <w:rsid w:val="005A0E20"/>
    <w:rsid w:val="005A0EAA"/>
    <w:rsid w:val="005A0F59"/>
    <w:rsid w:val="005A0F8D"/>
    <w:rsid w:val="005A1031"/>
    <w:rsid w:val="005A1066"/>
    <w:rsid w:val="005A10C3"/>
    <w:rsid w:val="005A10F0"/>
    <w:rsid w:val="005A115E"/>
    <w:rsid w:val="005A1185"/>
    <w:rsid w:val="005A12FC"/>
    <w:rsid w:val="005A134A"/>
    <w:rsid w:val="005A1393"/>
    <w:rsid w:val="005A145F"/>
    <w:rsid w:val="005A1746"/>
    <w:rsid w:val="005A188B"/>
    <w:rsid w:val="005A18C9"/>
    <w:rsid w:val="005A18DC"/>
    <w:rsid w:val="005A1960"/>
    <w:rsid w:val="005A1A0D"/>
    <w:rsid w:val="005A1A16"/>
    <w:rsid w:val="005A1A9A"/>
    <w:rsid w:val="005A1E9C"/>
    <w:rsid w:val="005A1F04"/>
    <w:rsid w:val="005A2069"/>
    <w:rsid w:val="005A2192"/>
    <w:rsid w:val="005A2199"/>
    <w:rsid w:val="005A22CA"/>
    <w:rsid w:val="005A2344"/>
    <w:rsid w:val="005A2514"/>
    <w:rsid w:val="005A2735"/>
    <w:rsid w:val="005A28B0"/>
    <w:rsid w:val="005A2A28"/>
    <w:rsid w:val="005A2AE0"/>
    <w:rsid w:val="005A2B97"/>
    <w:rsid w:val="005A2C15"/>
    <w:rsid w:val="005A2D9A"/>
    <w:rsid w:val="005A2DCE"/>
    <w:rsid w:val="005A3098"/>
    <w:rsid w:val="005A3117"/>
    <w:rsid w:val="005A32D4"/>
    <w:rsid w:val="005A33C8"/>
    <w:rsid w:val="005A340D"/>
    <w:rsid w:val="005A3440"/>
    <w:rsid w:val="005A348C"/>
    <w:rsid w:val="005A34E5"/>
    <w:rsid w:val="005A364E"/>
    <w:rsid w:val="005A370B"/>
    <w:rsid w:val="005A389A"/>
    <w:rsid w:val="005A3916"/>
    <w:rsid w:val="005A394D"/>
    <w:rsid w:val="005A3B54"/>
    <w:rsid w:val="005A3CD5"/>
    <w:rsid w:val="005A3CE7"/>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AE3"/>
    <w:rsid w:val="005A4C74"/>
    <w:rsid w:val="005A4EB3"/>
    <w:rsid w:val="005A4F22"/>
    <w:rsid w:val="005A5041"/>
    <w:rsid w:val="005A517E"/>
    <w:rsid w:val="005A5356"/>
    <w:rsid w:val="005A54F2"/>
    <w:rsid w:val="005A5509"/>
    <w:rsid w:val="005A5827"/>
    <w:rsid w:val="005A59F7"/>
    <w:rsid w:val="005A5C25"/>
    <w:rsid w:val="005A5C2D"/>
    <w:rsid w:val="005A5C8A"/>
    <w:rsid w:val="005A5DAD"/>
    <w:rsid w:val="005A5E10"/>
    <w:rsid w:val="005A611F"/>
    <w:rsid w:val="005A616A"/>
    <w:rsid w:val="005A6247"/>
    <w:rsid w:val="005A63E7"/>
    <w:rsid w:val="005A64EE"/>
    <w:rsid w:val="005A653C"/>
    <w:rsid w:val="005A65B7"/>
    <w:rsid w:val="005A65C2"/>
    <w:rsid w:val="005A6655"/>
    <w:rsid w:val="005A6724"/>
    <w:rsid w:val="005A6744"/>
    <w:rsid w:val="005A683F"/>
    <w:rsid w:val="005A688B"/>
    <w:rsid w:val="005A6A7B"/>
    <w:rsid w:val="005A6C56"/>
    <w:rsid w:val="005A6C6A"/>
    <w:rsid w:val="005A6CA3"/>
    <w:rsid w:val="005A6E0A"/>
    <w:rsid w:val="005A6E42"/>
    <w:rsid w:val="005A6E94"/>
    <w:rsid w:val="005A6EBF"/>
    <w:rsid w:val="005A705D"/>
    <w:rsid w:val="005A708C"/>
    <w:rsid w:val="005A7298"/>
    <w:rsid w:val="005A7416"/>
    <w:rsid w:val="005A7451"/>
    <w:rsid w:val="005A7593"/>
    <w:rsid w:val="005A75D3"/>
    <w:rsid w:val="005A7606"/>
    <w:rsid w:val="005A7704"/>
    <w:rsid w:val="005A77D2"/>
    <w:rsid w:val="005A7A3E"/>
    <w:rsid w:val="005A7A86"/>
    <w:rsid w:val="005A7D71"/>
    <w:rsid w:val="005A7D74"/>
    <w:rsid w:val="005A7DB9"/>
    <w:rsid w:val="005A7EC2"/>
    <w:rsid w:val="005B00AB"/>
    <w:rsid w:val="005B0199"/>
    <w:rsid w:val="005B021C"/>
    <w:rsid w:val="005B025E"/>
    <w:rsid w:val="005B02BD"/>
    <w:rsid w:val="005B02CF"/>
    <w:rsid w:val="005B035F"/>
    <w:rsid w:val="005B0435"/>
    <w:rsid w:val="005B0497"/>
    <w:rsid w:val="005B050B"/>
    <w:rsid w:val="005B05AD"/>
    <w:rsid w:val="005B05DB"/>
    <w:rsid w:val="005B0685"/>
    <w:rsid w:val="005B08E6"/>
    <w:rsid w:val="005B0A3D"/>
    <w:rsid w:val="005B1043"/>
    <w:rsid w:val="005B1113"/>
    <w:rsid w:val="005B11BA"/>
    <w:rsid w:val="005B12AC"/>
    <w:rsid w:val="005B12B1"/>
    <w:rsid w:val="005B13E0"/>
    <w:rsid w:val="005B1541"/>
    <w:rsid w:val="005B154C"/>
    <w:rsid w:val="005B1575"/>
    <w:rsid w:val="005B157A"/>
    <w:rsid w:val="005B15CA"/>
    <w:rsid w:val="005B1859"/>
    <w:rsid w:val="005B1A66"/>
    <w:rsid w:val="005B1A89"/>
    <w:rsid w:val="005B1AE0"/>
    <w:rsid w:val="005B1F92"/>
    <w:rsid w:val="005B1FE3"/>
    <w:rsid w:val="005B204B"/>
    <w:rsid w:val="005B2105"/>
    <w:rsid w:val="005B210F"/>
    <w:rsid w:val="005B218B"/>
    <w:rsid w:val="005B2357"/>
    <w:rsid w:val="005B23B6"/>
    <w:rsid w:val="005B23F2"/>
    <w:rsid w:val="005B243C"/>
    <w:rsid w:val="005B25E0"/>
    <w:rsid w:val="005B26BC"/>
    <w:rsid w:val="005B28D3"/>
    <w:rsid w:val="005B2988"/>
    <w:rsid w:val="005B2A21"/>
    <w:rsid w:val="005B2A44"/>
    <w:rsid w:val="005B2A5D"/>
    <w:rsid w:val="005B2A86"/>
    <w:rsid w:val="005B2AFE"/>
    <w:rsid w:val="005B2DE4"/>
    <w:rsid w:val="005B3093"/>
    <w:rsid w:val="005B30A7"/>
    <w:rsid w:val="005B354A"/>
    <w:rsid w:val="005B35C9"/>
    <w:rsid w:val="005B3703"/>
    <w:rsid w:val="005B3A2C"/>
    <w:rsid w:val="005B3A75"/>
    <w:rsid w:val="005B3B16"/>
    <w:rsid w:val="005B3B5A"/>
    <w:rsid w:val="005B3C2C"/>
    <w:rsid w:val="005B3D61"/>
    <w:rsid w:val="005B3DB8"/>
    <w:rsid w:val="005B3E0C"/>
    <w:rsid w:val="005B3E12"/>
    <w:rsid w:val="005B3F7E"/>
    <w:rsid w:val="005B3FE3"/>
    <w:rsid w:val="005B4032"/>
    <w:rsid w:val="005B4263"/>
    <w:rsid w:val="005B445E"/>
    <w:rsid w:val="005B44D2"/>
    <w:rsid w:val="005B44EA"/>
    <w:rsid w:val="005B44F1"/>
    <w:rsid w:val="005B46C1"/>
    <w:rsid w:val="005B4759"/>
    <w:rsid w:val="005B479B"/>
    <w:rsid w:val="005B48B9"/>
    <w:rsid w:val="005B4A38"/>
    <w:rsid w:val="005B4C58"/>
    <w:rsid w:val="005B4D56"/>
    <w:rsid w:val="005B4DB6"/>
    <w:rsid w:val="005B4E9C"/>
    <w:rsid w:val="005B4EDD"/>
    <w:rsid w:val="005B4F35"/>
    <w:rsid w:val="005B5077"/>
    <w:rsid w:val="005B5425"/>
    <w:rsid w:val="005B54C5"/>
    <w:rsid w:val="005B556A"/>
    <w:rsid w:val="005B565F"/>
    <w:rsid w:val="005B56DC"/>
    <w:rsid w:val="005B57F7"/>
    <w:rsid w:val="005B5841"/>
    <w:rsid w:val="005B5893"/>
    <w:rsid w:val="005B597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CDA"/>
    <w:rsid w:val="005B6E67"/>
    <w:rsid w:val="005B6FAD"/>
    <w:rsid w:val="005B71CC"/>
    <w:rsid w:val="005B721F"/>
    <w:rsid w:val="005B7262"/>
    <w:rsid w:val="005B7304"/>
    <w:rsid w:val="005B7334"/>
    <w:rsid w:val="005B734C"/>
    <w:rsid w:val="005B73D3"/>
    <w:rsid w:val="005B7495"/>
    <w:rsid w:val="005B74A4"/>
    <w:rsid w:val="005B7502"/>
    <w:rsid w:val="005B7805"/>
    <w:rsid w:val="005B790E"/>
    <w:rsid w:val="005B7950"/>
    <w:rsid w:val="005B797A"/>
    <w:rsid w:val="005B79F9"/>
    <w:rsid w:val="005B7B38"/>
    <w:rsid w:val="005B7B9A"/>
    <w:rsid w:val="005B7E22"/>
    <w:rsid w:val="005C0121"/>
    <w:rsid w:val="005C0137"/>
    <w:rsid w:val="005C01D4"/>
    <w:rsid w:val="005C022B"/>
    <w:rsid w:val="005C04AD"/>
    <w:rsid w:val="005C05EB"/>
    <w:rsid w:val="005C0722"/>
    <w:rsid w:val="005C07AA"/>
    <w:rsid w:val="005C08A3"/>
    <w:rsid w:val="005C0A44"/>
    <w:rsid w:val="005C0B1D"/>
    <w:rsid w:val="005C0B52"/>
    <w:rsid w:val="005C0BEA"/>
    <w:rsid w:val="005C0D5B"/>
    <w:rsid w:val="005C0D7C"/>
    <w:rsid w:val="005C0E66"/>
    <w:rsid w:val="005C0E96"/>
    <w:rsid w:val="005C0F28"/>
    <w:rsid w:val="005C1161"/>
    <w:rsid w:val="005C123B"/>
    <w:rsid w:val="005C12AB"/>
    <w:rsid w:val="005C1352"/>
    <w:rsid w:val="005C135E"/>
    <w:rsid w:val="005C13F0"/>
    <w:rsid w:val="005C1412"/>
    <w:rsid w:val="005C1436"/>
    <w:rsid w:val="005C1769"/>
    <w:rsid w:val="005C1802"/>
    <w:rsid w:val="005C188D"/>
    <w:rsid w:val="005C18F3"/>
    <w:rsid w:val="005C1956"/>
    <w:rsid w:val="005C1972"/>
    <w:rsid w:val="005C1A48"/>
    <w:rsid w:val="005C1DBF"/>
    <w:rsid w:val="005C1E40"/>
    <w:rsid w:val="005C1F71"/>
    <w:rsid w:val="005C2257"/>
    <w:rsid w:val="005C2433"/>
    <w:rsid w:val="005C2745"/>
    <w:rsid w:val="005C28E5"/>
    <w:rsid w:val="005C29FF"/>
    <w:rsid w:val="005C2A9E"/>
    <w:rsid w:val="005C2E5E"/>
    <w:rsid w:val="005C3058"/>
    <w:rsid w:val="005C3112"/>
    <w:rsid w:val="005C3190"/>
    <w:rsid w:val="005C31A7"/>
    <w:rsid w:val="005C31AA"/>
    <w:rsid w:val="005C31BA"/>
    <w:rsid w:val="005C322C"/>
    <w:rsid w:val="005C3357"/>
    <w:rsid w:val="005C349B"/>
    <w:rsid w:val="005C36BA"/>
    <w:rsid w:val="005C372B"/>
    <w:rsid w:val="005C3C5F"/>
    <w:rsid w:val="005C3D2B"/>
    <w:rsid w:val="005C3D3D"/>
    <w:rsid w:val="005C3D50"/>
    <w:rsid w:val="005C3D6B"/>
    <w:rsid w:val="005C3D9C"/>
    <w:rsid w:val="005C3EE9"/>
    <w:rsid w:val="005C4066"/>
    <w:rsid w:val="005C4202"/>
    <w:rsid w:val="005C42F6"/>
    <w:rsid w:val="005C4493"/>
    <w:rsid w:val="005C44AD"/>
    <w:rsid w:val="005C47AF"/>
    <w:rsid w:val="005C4833"/>
    <w:rsid w:val="005C4916"/>
    <w:rsid w:val="005C49DB"/>
    <w:rsid w:val="005C4A29"/>
    <w:rsid w:val="005C4ACF"/>
    <w:rsid w:val="005C4B00"/>
    <w:rsid w:val="005C4D31"/>
    <w:rsid w:val="005C4DFF"/>
    <w:rsid w:val="005C4ED6"/>
    <w:rsid w:val="005C501B"/>
    <w:rsid w:val="005C50D2"/>
    <w:rsid w:val="005C5147"/>
    <w:rsid w:val="005C5190"/>
    <w:rsid w:val="005C520E"/>
    <w:rsid w:val="005C528B"/>
    <w:rsid w:val="005C5449"/>
    <w:rsid w:val="005C553A"/>
    <w:rsid w:val="005C5573"/>
    <w:rsid w:val="005C5733"/>
    <w:rsid w:val="005C57A8"/>
    <w:rsid w:val="005C5962"/>
    <w:rsid w:val="005C5AA5"/>
    <w:rsid w:val="005C5DC2"/>
    <w:rsid w:val="005C5DEF"/>
    <w:rsid w:val="005C60E3"/>
    <w:rsid w:val="005C61EA"/>
    <w:rsid w:val="005C6242"/>
    <w:rsid w:val="005C63D8"/>
    <w:rsid w:val="005C677F"/>
    <w:rsid w:val="005C68A1"/>
    <w:rsid w:val="005C69E9"/>
    <w:rsid w:val="005C6AC1"/>
    <w:rsid w:val="005C6B83"/>
    <w:rsid w:val="005C6C0C"/>
    <w:rsid w:val="005C6C3B"/>
    <w:rsid w:val="005C6C5B"/>
    <w:rsid w:val="005C6DFD"/>
    <w:rsid w:val="005C6F5F"/>
    <w:rsid w:val="005C6FE3"/>
    <w:rsid w:val="005C714A"/>
    <w:rsid w:val="005C7254"/>
    <w:rsid w:val="005C7306"/>
    <w:rsid w:val="005C7736"/>
    <w:rsid w:val="005C77D5"/>
    <w:rsid w:val="005C7A40"/>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23C"/>
    <w:rsid w:val="005D1428"/>
    <w:rsid w:val="005D1564"/>
    <w:rsid w:val="005D1708"/>
    <w:rsid w:val="005D1779"/>
    <w:rsid w:val="005D18C6"/>
    <w:rsid w:val="005D18F3"/>
    <w:rsid w:val="005D195C"/>
    <w:rsid w:val="005D197F"/>
    <w:rsid w:val="005D1C61"/>
    <w:rsid w:val="005D1CAF"/>
    <w:rsid w:val="005D1E83"/>
    <w:rsid w:val="005D1ED6"/>
    <w:rsid w:val="005D1F82"/>
    <w:rsid w:val="005D2096"/>
    <w:rsid w:val="005D20D9"/>
    <w:rsid w:val="005D2135"/>
    <w:rsid w:val="005D252D"/>
    <w:rsid w:val="005D253B"/>
    <w:rsid w:val="005D26DE"/>
    <w:rsid w:val="005D27B6"/>
    <w:rsid w:val="005D27B9"/>
    <w:rsid w:val="005D27C3"/>
    <w:rsid w:val="005D2959"/>
    <w:rsid w:val="005D29E0"/>
    <w:rsid w:val="005D2B80"/>
    <w:rsid w:val="005D2B86"/>
    <w:rsid w:val="005D2F1B"/>
    <w:rsid w:val="005D2FA1"/>
    <w:rsid w:val="005D2FBD"/>
    <w:rsid w:val="005D313F"/>
    <w:rsid w:val="005D31EE"/>
    <w:rsid w:val="005D32C9"/>
    <w:rsid w:val="005D338F"/>
    <w:rsid w:val="005D33DE"/>
    <w:rsid w:val="005D342A"/>
    <w:rsid w:val="005D3659"/>
    <w:rsid w:val="005D366D"/>
    <w:rsid w:val="005D37E1"/>
    <w:rsid w:val="005D3AEC"/>
    <w:rsid w:val="005D3CB7"/>
    <w:rsid w:val="005D3F1B"/>
    <w:rsid w:val="005D3FBB"/>
    <w:rsid w:val="005D4139"/>
    <w:rsid w:val="005D43AB"/>
    <w:rsid w:val="005D4428"/>
    <w:rsid w:val="005D450C"/>
    <w:rsid w:val="005D4540"/>
    <w:rsid w:val="005D46E1"/>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5F7C"/>
    <w:rsid w:val="005D5FA8"/>
    <w:rsid w:val="005D609F"/>
    <w:rsid w:val="005D60A2"/>
    <w:rsid w:val="005D6102"/>
    <w:rsid w:val="005D621B"/>
    <w:rsid w:val="005D636C"/>
    <w:rsid w:val="005D673E"/>
    <w:rsid w:val="005D6895"/>
    <w:rsid w:val="005D6ACC"/>
    <w:rsid w:val="005D6BD8"/>
    <w:rsid w:val="005D6C1D"/>
    <w:rsid w:val="005D6C50"/>
    <w:rsid w:val="005D6D82"/>
    <w:rsid w:val="005D6DA2"/>
    <w:rsid w:val="005D6DDD"/>
    <w:rsid w:val="005D6DF1"/>
    <w:rsid w:val="005D7083"/>
    <w:rsid w:val="005D7126"/>
    <w:rsid w:val="005D74F7"/>
    <w:rsid w:val="005D76BA"/>
    <w:rsid w:val="005D7786"/>
    <w:rsid w:val="005D7DF3"/>
    <w:rsid w:val="005D7DF8"/>
    <w:rsid w:val="005E009C"/>
    <w:rsid w:val="005E00B5"/>
    <w:rsid w:val="005E0254"/>
    <w:rsid w:val="005E036B"/>
    <w:rsid w:val="005E03E7"/>
    <w:rsid w:val="005E04DF"/>
    <w:rsid w:val="005E04E5"/>
    <w:rsid w:val="005E0556"/>
    <w:rsid w:val="005E07AF"/>
    <w:rsid w:val="005E0897"/>
    <w:rsid w:val="005E0A05"/>
    <w:rsid w:val="005E0A67"/>
    <w:rsid w:val="005E0BBA"/>
    <w:rsid w:val="005E0C0E"/>
    <w:rsid w:val="005E0E48"/>
    <w:rsid w:val="005E0ED7"/>
    <w:rsid w:val="005E0FCB"/>
    <w:rsid w:val="005E1207"/>
    <w:rsid w:val="005E12AB"/>
    <w:rsid w:val="005E133C"/>
    <w:rsid w:val="005E1349"/>
    <w:rsid w:val="005E135D"/>
    <w:rsid w:val="005E1456"/>
    <w:rsid w:val="005E1692"/>
    <w:rsid w:val="005E179D"/>
    <w:rsid w:val="005E17CA"/>
    <w:rsid w:val="005E1870"/>
    <w:rsid w:val="005E188C"/>
    <w:rsid w:val="005E18BF"/>
    <w:rsid w:val="005E18D1"/>
    <w:rsid w:val="005E19E4"/>
    <w:rsid w:val="005E1C7A"/>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7AC"/>
    <w:rsid w:val="005E3811"/>
    <w:rsid w:val="005E38B7"/>
    <w:rsid w:val="005E3F7D"/>
    <w:rsid w:val="005E40CD"/>
    <w:rsid w:val="005E41E1"/>
    <w:rsid w:val="005E4275"/>
    <w:rsid w:val="005E450B"/>
    <w:rsid w:val="005E4649"/>
    <w:rsid w:val="005E49E8"/>
    <w:rsid w:val="005E4A3E"/>
    <w:rsid w:val="005E4A47"/>
    <w:rsid w:val="005E4A7B"/>
    <w:rsid w:val="005E4B10"/>
    <w:rsid w:val="005E4B37"/>
    <w:rsid w:val="005E4C39"/>
    <w:rsid w:val="005E4E86"/>
    <w:rsid w:val="005E5012"/>
    <w:rsid w:val="005E52E3"/>
    <w:rsid w:val="005E55C4"/>
    <w:rsid w:val="005E5600"/>
    <w:rsid w:val="005E5649"/>
    <w:rsid w:val="005E5923"/>
    <w:rsid w:val="005E59AD"/>
    <w:rsid w:val="005E5B4B"/>
    <w:rsid w:val="005E5BB5"/>
    <w:rsid w:val="005E5BE4"/>
    <w:rsid w:val="005E5C7E"/>
    <w:rsid w:val="005E5E3C"/>
    <w:rsid w:val="005E6045"/>
    <w:rsid w:val="005E61EC"/>
    <w:rsid w:val="005E6428"/>
    <w:rsid w:val="005E6590"/>
    <w:rsid w:val="005E6605"/>
    <w:rsid w:val="005E6B3F"/>
    <w:rsid w:val="005E6B5F"/>
    <w:rsid w:val="005E6BA0"/>
    <w:rsid w:val="005E6D0D"/>
    <w:rsid w:val="005E6E18"/>
    <w:rsid w:val="005E6F74"/>
    <w:rsid w:val="005E7022"/>
    <w:rsid w:val="005E711C"/>
    <w:rsid w:val="005E7163"/>
    <w:rsid w:val="005E7446"/>
    <w:rsid w:val="005E7558"/>
    <w:rsid w:val="005E7606"/>
    <w:rsid w:val="005E77A8"/>
    <w:rsid w:val="005E77B0"/>
    <w:rsid w:val="005E7868"/>
    <w:rsid w:val="005E7891"/>
    <w:rsid w:val="005E7962"/>
    <w:rsid w:val="005E7A2B"/>
    <w:rsid w:val="005E7A89"/>
    <w:rsid w:val="005E7A8B"/>
    <w:rsid w:val="005E7C8B"/>
    <w:rsid w:val="005E7D00"/>
    <w:rsid w:val="005E7D31"/>
    <w:rsid w:val="005E7F0D"/>
    <w:rsid w:val="005F0357"/>
    <w:rsid w:val="005F05F3"/>
    <w:rsid w:val="005F0663"/>
    <w:rsid w:val="005F066F"/>
    <w:rsid w:val="005F0675"/>
    <w:rsid w:val="005F07AC"/>
    <w:rsid w:val="005F0C14"/>
    <w:rsid w:val="005F0EC2"/>
    <w:rsid w:val="005F0EF0"/>
    <w:rsid w:val="005F0FB1"/>
    <w:rsid w:val="005F127D"/>
    <w:rsid w:val="005F12E1"/>
    <w:rsid w:val="005F14AC"/>
    <w:rsid w:val="005F14D7"/>
    <w:rsid w:val="005F154C"/>
    <w:rsid w:val="005F156E"/>
    <w:rsid w:val="005F1593"/>
    <w:rsid w:val="005F15C9"/>
    <w:rsid w:val="005F17C8"/>
    <w:rsid w:val="005F1824"/>
    <w:rsid w:val="005F1B7C"/>
    <w:rsid w:val="005F1B89"/>
    <w:rsid w:val="005F1C9F"/>
    <w:rsid w:val="005F1EDC"/>
    <w:rsid w:val="005F20BB"/>
    <w:rsid w:val="005F2263"/>
    <w:rsid w:val="005F2530"/>
    <w:rsid w:val="005F2733"/>
    <w:rsid w:val="005F27CC"/>
    <w:rsid w:val="005F2AA1"/>
    <w:rsid w:val="005F2AB8"/>
    <w:rsid w:val="005F2B9B"/>
    <w:rsid w:val="005F2E16"/>
    <w:rsid w:val="005F2E5F"/>
    <w:rsid w:val="005F2EF4"/>
    <w:rsid w:val="005F3324"/>
    <w:rsid w:val="005F3350"/>
    <w:rsid w:val="005F3425"/>
    <w:rsid w:val="005F3569"/>
    <w:rsid w:val="005F399C"/>
    <w:rsid w:val="005F39D2"/>
    <w:rsid w:val="005F3A6C"/>
    <w:rsid w:val="005F3BEA"/>
    <w:rsid w:val="005F3C1A"/>
    <w:rsid w:val="005F3DA1"/>
    <w:rsid w:val="005F3E84"/>
    <w:rsid w:val="005F3F43"/>
    <w:rsid w:val="005F3F4D"/>
    <w:rsid w:val="005F405E"/>
    <w:rsid w:val="005F4078"/>
    <w:rsid w:val="005F4130"/>
    <w:rsid w:val="005F4149"/>
    <w:rsid w:val="005F41E1"/>
    <w:rsid w:val="005F420A"/>
    <w:rsid w:val="005F4484"/>
    <w:rsid w:val="005F44A1"/>
    <w:rsid w:val="005F4791"/>
    <w:rsid w:val="005F479F"/>
    <w:rsid w:val="005F497C"/>
    <w:rsid w:val="005F4BAF"/>
    <w:rsid w:val="005F4CF7"/>
    <w:rsid w:val="005F4E06"/>
    <w:rsid w:val="005F4FF3"/>
    <w:rsid w:val="005F5010"/>
    <w:rsid w:val="005F524C"/>
    <w:rsid w:val="005F5326"/>
    <w:rsid w:val="005F53A7"/>
    <w:rsid w:val="005F53D8"/>
    <w:rsid w:val="005F5468"/>
    <w:rsid w:val="005F5521"/>
    <w:rsid w:val="005F560E"/>
    <w:rsid w:val="005F5856"/>
    <w:rsid w:val="005F58BE"/>
    <w:rsid w:val="005F594E"/>
    <w:rsid w:val="005F5BD6"/>
    <w:rsid w:val="005F5DBF"/>
    <w:rsid w:val="005F5E8E"/>
    <w:rsid w:val="005F5EC3"/>
    <w:rsid w:val="005F5EFC"/>
    <w:rsid w:val="005F5F99"/>
    <w:rsid w:val="005F5FEF"/>
    <w:rsid w:val="005F614F"/>
    <w:rsid w:val="005F61EC"/>
    <w:rsid w:val="005F6261"/>
    <w:rsid w:val="005F63AF"/>
    <w:rsid w:val="005F6422"/>
    <w:rsid w:val="005F65AA"/>
    <w:rsid w:val="005F66F4"/>
    <w:rsid w:val="005F670B"/>
    <w:rsid w:val="005F6841"/>
    <w:rsid w:val="005F6AF5"/>
    <w:rsid w:val="005F6B48"/>
    <w:rsid w:val="005F6BB6"/>
    <w:rsid w:val="005F6C73"/>
    <w:rsid w:val="005F6CB9"/>
    <w:rsid w:val="005F6CF6"/>
    <w:rsid w:val="005F6F4C"/>
    <w:rsid w:val="005F6FA7"/>
    <w:rsid w:val="005F700E"/>
    <w:rsid w:val="005F718B"/>
    <w:rsid w:val="005F71C8"/>
    <w:rsid w:val="005F7373"/>
    <w:rsid w:val="005F73BA"/>
    <w:rsid w:val="005F741E"/>
    <w:rsid w:val="005F74E8"/>
    <w:rsid w:val="005F753B"/>
    <w:rsid w:val="005F76C5"/>
    <w:rsid w:val="005F778D"/>
    <w:rsid w:val="005F7995"/>
    <w:rsid w:val="005F79D3"/>
    <w:rsid w:val="005F7A39"/>
    <w:rsid w:val="005F7A76"/>
    <w:rsid w:val="005F7CA5"/>
    <w:rsid w:val="005F7EB0"/>
    <w:rsid w:val="005F7F1E"/>
    <w:rsid w:val="0060008E"/>
    <w:rsid w:val="00600125"/>
    <w:rsid w:val="00600334"/>
    <w:rsid w:val="00600475"/>
    <w:rsid w:val="0060050B"/>
    <w:rsid w:val="00600663"/>
    <w:rsid w:val="00600711"/>
    <w:rsid w:val="0060072A"/>
    <w:rsid w:val="00600839"/>
    <w:rsid w:val="006009AF"/>
    <w:rsid w:val="00600A22"/>
    <w:rsid w:val="00600A88"/>
    <w:rsid w:val="00600BB1"/>
    <w:rsid w:val="00600C67"/>
    <w:rsid w:val="00600CBD"/>
    <w:rsid w:val="00600E20"/>
    <w:rsid w:val="00600F2D"/>
    <w:rsid w:val="00600F8F"/>
    <w:rsid w:val="00600FBE"/>
    <w:rsid w:val="00601141"/>
    <w:rsid w:val="006011D2"/>
    <w:rsid w:val="006011EF"/>
    <w:rsid w:val="006011F1"/>
    <w:rsid w:val="00601208"/>
    <w:rsid w:val="006014F9"/>
    <w:rsid w:val="006014FA"/>
    <w:rsid w:val="00601529"/>
    <w:rsid w:val="00601833"/>
    <w:rsid w:val="0060190E"/>
    <w:rsid w:val="006019B8"/>
    <w:rsid w:val="006019DE"/>
    <w:rsid w:val="00601CDC"/>
    <w:rsid w:val="00601EE2"/>
    <w:rsid w:val="00602108"/>
    <w:rsid w:val="0060210F"/>
    <w:rsid w:val="006022B9"/>
    <w:rsid w:val="006022F8"/>
    <w:rsid w:val="00602475"/>
    <w:rsid w:val="0060254A"/>
    <w:rsid w:val="00602709"/>
    <w:rsid w:val="0060273E"/>
    <w:rsid w:val="00602784"/>
    <w:rsid w:val="00602849"/>
    <w:rsid w:val="0060285B"/>
    <w:rsid w:val="00602868"/>
    <w:rsid w:val="0060297A"/>
    <w:rsid w:val="006029ED"/>
    <w:rsid w:val="00602E12"/>
    <w:rsid w:val="00602ED6"/>
    <w:rsid w:val="00602F0B"/>
    <w:rsid w:val="00603069"/>
    <w:rsid w:val="00603152"/>
    <w:rsid w:val="0060316B"/>
    <w:rsid w:val="006031FC"/>
    <w:rsid w:val="006032B6"/>
    <w:rsid w:val="006032D2"/>
    <w:rsid w:val="006032E9"/>
    <w:rsid w:val="0060334D"/>
    <w:rsid w:val="006033E2"/>
    <w:rsid w:val="00603496"/>
    <w:rsid w:val="006034B1"/>
    <w:rsid w:val="0060393C"/>
    <w:rsid w:val="006039BB"/>
    <w:rsid w:val="00603AA5"/>
    <w:rsid w:val="00603C5C"/>
    <w:rsid w:val="00603D33"/>
    <w:rsid w:val="00603E09"/>
    <w:rsid w:val="00603F00"/>
    <w:rsid w:val="00603F06"/>
    <w:rsid w:val="006040D4"/>
    <w:rsid w:val="006040F2"/>
    <w:rsid w:val="006041BE"/>
    <w:rsid w:val="006041C4"/>
    <w:rsid w:val="006041EE"/>
    <w:rsid w:val="00604484"/>
    <w:rsid w:val="006045F5"/>
    <w:rsid w:val="006047AE"/>
    <w:rsid w:val="00604877"/>
    <w:rsid w:val="00604A47"/>
    <w:rsid w:val="00604B50"/>
    <w:rsid w:val="00604C6A"/>
    <w:rsid w:val="00604DA7"/>
    <w:rsid w:val="00604DBF"/>
    <w:rsid w:val="00604DF9"/>
    <w:rsid w:val="00604E99"/>
    <w:rsid w:val="00604EC8"/>
    <w:rsid w:val="00604ECE"/>
    <w:rsid w:val="00604F0A"/>
    <w:rsid w:val="00604F83"/>
    <w:rsid w:val="00604FA4"/>
    <w:rsid w:val="00605150"/>
    <w:rsid w:val="006051A6"/>
    <w:rsid w:val="0060527B"/>
    <w:rsid w:val="006052E4"/>
    <w:rsid w:val="0060545F"/>
    <w:rsid w:val="006056CA"/>
    <w:rsid w:val="0060598B"/>
    <w:rsid w:val="00605B0B"/>
    <w:rsid w:val="00605C0A"/>
    <w:rsid w:val="00605C42"/>
    <w:rsid w:val="00605C44"/>
    <w:rsid w:val="00605C86"/>
    <w:rsid w:val="00605CBF"/>
    <w:rsid w:val="00605CCB"/>
    <w:rsid w:val="00605D78"/>
    <w:rsid w:val="00605EB9"/>
    <w:rsid w:val="00605F47"/>
    <w:rsid w:val="00605F81"/>
    <w:rsid w:val="00605FD1"/>
    <w:rsid w:val="006062B7"/>
    <w:rsid w:val="006063B0"/>
    <w:rsid w:val="006063BE"/>
    <w:rsid w:val="0060640B"/>
    <w:rsid w:val="0060642A"/>
    <w:rsid w:val="00606529"/>
    <w:rsid w:val="006065B1"/>
    <w:rsid w:val="00606640"/>
    <w:rsid w:val="006068E1"/>
    <w:rsid w:val="006069B7"/>
    <w:rsid w:val="00606A30"/>
    <w:rsid w:val="00606C87"/>
    <w:rsid w:val="00606E3D"/>
    <w:rsid w:val="00606F69"/>
    <w:rsid w:val="00606F6D"/>
    <w:rsid w:val="00607026"/>
    <w:rsid w:val="006070CF"/>
    <w:rsid w:val="006072CC"/>
    <w:rsid w:val="006072ED"/>
    <w:rsid w:val="00607338"/>
    <w:rsid w:val="00607772"/>
    <w:rsid w:val="006077B8"/>
    <w:rsid w:val="00607868"/>
    <w:rsid w:val="006078C3"/>
    <w:rsid w:val="006078E9"/>
    <w:rsid w:val="00607901"/>
    <w:rsid w:val="006079FC"/>
    <w:rsid w:val="00607C91"/>
    <w:rsid w:val="00607CCA"/>
    <w:rsid w:val="006100F1"/>
    <w:rsid w:val="00610107"/>
    <w:rsid w:val="0061012C"/>
    <w:rsid w:val="006101AF"/>
    <w:rsid w:val="006101FF"/>
    <w:rsid w:val="006102AE"/>
    <w:rsid w:val="0061030B"/>
    <w:rsid w:val="006104D7"/>
    <w:rsid w:val="006105CF"/>
    <w:rsid w:val="00610642"/>
    <w:rsid w:val="00610714"/>
    <w:rsid w:val="00610919"/>
    <w:rsid w:val="0061099A"/>
    <w:rsid w:val="00610A3A"/>
    <w:rsid w:val="00610E77"/>
    <w:rsid w:val="00610FF8"/>
    <w:rsid w:val="0061104C"/>
    <w:rsid w:val="0061111C"/>
    <w:rsid w:val="0061140A"/>
    <w:rsid w:val="00611443"/>
    <w:rsid w:val="006116C8"/>
    <w:rsid w:val="00611BFA"/>
    <w:rsid w:val="00611CFA"/>
    <w:rsid w:val="00611E33"/>
    <w:rsid w:val="00611E9D"/>
    <w:rsid w:val="00612239"/>
    <w:rsid w:val="00612622"/>
    <w:rsid w:val="00612711"/>
    <w:rsid w:val="00612774"/>
    <w:rsid w:val="006128C0"/>
    <w:rsid w:val="0061298C"/>
    <w:rsid w:val="00612A64"/>
    <w:rsid w:val="00612A9F"/>
    <w:rsid w:val="00612AB3"/>
    <w:rsid w:val="00612ADB"/>
    <w:rsid w:val="00612B55"/>
    <w:rsid w:val="00612C0E"/>
    <w:rsid w:val="00612D15"/>
    <w:rsid w:val="00612DDB"/>
    <w:rsid w:val="00612E95"/>
    <w:rsid w:val="00612EE7"/>
    <w:rsid w:val="00612F4C"/>
    <w:rsid w:val="006130A2"/>
    <w:rsid w:val="00613151"/>
    <w:rsid w:val="006131C9"/>
    <w:rsid w:val="00613221"/>
    <w:rsid w:val="006132C8"/>
    <w:rsid w:val="00613396"/>
    <w:rsid w:val="00613418"/>
    <w:rsid w:val="0061348C"/>
    <w:rsid w:val="00613549"/>
    <w:rsid w:val="00613586"/>
    <w:rsid w:val="00613756"/>
    <w:rsid w:val="006137D9"/>
    <w:rsid w:val="00613919"/>
    <w:rsid w:val="00613992"/>
    <w:rsid w:val="00613BCD"/>
    <w:rsid w:val="00613C78"/>
    <w:rsid w:val="00613D3C"/>
    <w:rsid w:val="00613D4E"/>
    <w:rsid w:val="00613E67"/>
    <w:rsid w:val="00613E9D"/>
    <w:rsid w:val="00614066"/>
    <w:rsid w:val="00614274"/>
    <w:rsid w:val="0061430A"/>
    <w:rsid w:val="0061434E"/>
    <w:rsid w:val="00614441"/>
    <w:rsid w:val="00614502"/>
    <w:rsid w:val="00614711"/>
    <w:rsid w:val="00614894"/>
    <w:rsid w:val="006148A0"/>
    <w:rsid w:val="006148B3"/>
    <w:rsid w:val="00614B70"/>
    <w:rsid w:val="00614BB8"/>
    <w:rsid w:val="00614C9A"/>
    <w:rsid w:val="00614CA9"/>
    <w:rsid w:val="00614CCF"/>
    <w:rsid w:val="00614CE2"/>
    <w:rsid w:val="00614EA0"/>
    <w:rsid w:val="00614F04"/>
    <w:rsid w:val="00614F27"/>
    <w:rsid w:val="00614F2C"/>
    <w:rsid w:val="00615074"/>
    <w:rsid w:val="00615258"/>
    <w:rsid w:val="0061534A"/>
    <w:rsid w:val="0061564A"/>
    <w:rsid w:val="00615693"/>
    <w:rsid w:val="0061570E"/>
    <w:rsid w:val="0061589E"/>
    <w:rsid w:val="00615A05"/>
    <w:rsid w:val="00615B58"/>
    <w:rsid w:val="00615C32"/>
    <w:rsid w:val="00615D0A"/>
    <w:rsid w:val="00615F5F"/>
    <w:rsid w:val="00615FFD"/>
    <w:rsid w:val="0061602F"/>
    <w:rsid w:val="006161C0"/>
    <w:rsid w:val="006162A3"/>
    <w:rsid w:val="00616393"/>
    <w:rsid w:val="00616502"/>
    <w:rsid w:val="00616586"/>
    <w:rsid w:val="00616707"/>
    <w:rsid w:val="00616712"/>
    <w:rsid w:val="0061671D"/>
    <w:rsid w:val="006167A2"/>
    <w:rsid w:val="006167E0"/>
    <w:rsid w:val="0061680F"/>
    <w:rsid w:val="0061682B"/>
    <w:rsid w:val="00616848"/>
    <w:rsid w:val="00616B88"/>
    <w:rsid w:val="00616C0F"/>
    <w:rsid w:val="00616C27"/>
    <w:rsid w:val="00616C62"/>
    <w:rsid w:val="00616CC2"/>
    <w:rsid w:val="00616DDE"/>
    <w:rsid w:val="00616E95"/>
    <w:rsid w:val="00616F19"/>
    <w:rsid w:val="00616FCD"/>
    <w:rsid w:val="0061712E"/>
    <w:rsid w:val="0061714F"/>
    <w:rsid w:val="00617182"/>
    <w:rsid w:val="0061719D"/>
    <w:rsid w:val="00617245"/>
    <w:rsid w:val="0061730B"/>
    <w:rsid w:val="0061735F"/>
    <w:rsid w:val="006173ED"/>
    <w:rsid w:val="00617416"/>
    <w:rsid w:val="0061749E"/>
    <w:rsid w:val="006174FF"/>
    <w:rsid w:val="00617645"/>
    <w:rsid w:val="00617853"/>
    <w:rsid w:val="006178F7"/>
    <w:rsid w:val="0061797F"/>
    <w:rsid w:val="00617BC0"/>
    <w:rsid w:val="00617C55"/>
    <w:rsid w:val="00617EDD"/>
    <w:rsid w:val="00620079"/>
    <w:rsid w:val="006203AA"/>
    <w:rsid w:val="0062052D"/>
    <w:rsid w:val="00620805"/>
    <w:rsid w:val="00620813"/>
    <w:rsid w:val="00620881"/>
    <w:rsid w:val="00620967"/>
    <w:rsid w:val="00620AE0"/>
    <w:rsid w:val="00620B32"/>
    <w:rsid w:val="00620BEF"/>
    <w:rsid w:val="00620D3D"/>
    <w:rsid w:val="006210D4"/>
    <w:rsid w:val="00621218"/>
    <w:rsid w:val="0062123B"/>
    <w:rsid w:val="0062124C"/>
    <w:rsid w:val="006212E3"/>
    <w:rsid w:val="00621391"/>
    <w:rsid w:val="0062161F"/>
    <w:rsid w:val="00621661"/>
    <w:rsid w:val="00621AD5"/>
    <w:rsid w:val="00621BD1"/>
    <w:rsid w:val="00621DD3"/>
    <w:rsid w:val="00621DEA"/>
    <w:rsid w:val="006220DA"/>
    <w:rsid w:val="00622213"/>
    <w:rsid w:val="00622298"/>
    <w:rsid w:val="00622302"/>
    <w:rsid w:val="00622541"/>
    <w:rsid w:val="00622664"/>
    <w:rsid w:val="00622731"/>
    <w:rsid w:val="006227CA"/>
    <w:rsid w:val="006229C1"/>
    <w:rsid w:val="006229DB"/>
    <w:rsid w:val="00622BE0"/>
    <w:rsid w:val="00622C68"/>
    <w:rsid w:val="00622DEB"/>
    <w:rsid w:val="00622EF4"/>
    <w:rsid w:val="006231F1"/>
    <w:rsid w:val="006232CA"/>
    <w:rsid w:val="006232E1"/>
    <w:rsid w:val="006232F3"/>
    <w:rsid w:val="0062331D"/>
    <w:rsid w:val="006234AD"/>
    <w:rsid w:val="00623541"/>
    <w:rsid w:val="006235E1"/>
    <w:rsid w:val="006238B3"/>
    <w:rsid w:val="00623A5B"/>
    <w:rsid w:val="00623AF4"/>
    <w:rsid w:val="00623B3C"/>
    <w:rsid w:val="00623BA7"/>
    <w:rsid w:val="00623CFC"/>
    <w:rsid w:val="00623D2C"/>
    <w:rsid w:val="00623D6C"/>
    <w:rsid w:val="00623E16"/>
    <w:rsid w:val="00623E19"/>
    <w:rsid w:val="00623F24"/>
    <w:rsid w:val="00623FEC"/>
    <w:rsid w:val="00624194"/>
    <w:rsid w:val="00624224"/>
    <w:rsid w:val="006242E6"/>
    <w:rsid w:val="006243B1"/>
    <w:rsid w:val="006244BB"/>
    <w:rsid w:val="006245F6"/>
    <w:rsid w:val="006247A2"/>
    <w:rsid w:val="006249E2"/>
    <w:rsid w:val="00624AD5"/>
    <w:rsid w:val="00624BEA"/>
    <w:rsid w:val="00624CF2"/>
    <w:rsid w:val="00624E62"/>
    <w:rsid w:val="00624FB3"/>
    <w:rsid w:val="00625015"/>
    <w:rsid w:val="00625215"/>
    <w:rsid w:val="0062553A"/>
    <w:rsid w:val="006255A1"/>
    <w:rsid w:val="006255C6"/>
    <w:rsid w:val="00625684"/>
    <w:rsid w:val="00625689"/>
    <w:rsid w:val="006256A1"/>
    <w:rsid w:val="006256E6"/>
    <w:rsid w:val="006257CD"/>
    <w:rsid w:val="00625873"/>
    <w:rsid w:val="00625875"/>
    <w:rsid w:val="006258B3"/>
    <w:rsid w:val="00625934"/>
    <w:rsid w:val="0062593B"/>
    <w:rsid w:val="00625958"/>
    <w:rsid w:val="00625962"/>
    <w:rsid w:val="00625A27"/>
    <w:rsid w:val="00625B06"/>
    <w:rsid w:val="00625B2F"/>
    <w:rsid w:val="00625C0A"/>
    <w:rsid w:val="00625C62"/>
    <w:rsid w:val="00625CDF"/>
    <w:rsid w:val="00625CFF"/>
    <w:rsid w:val="00625D96"/>
    <w:rsid w:val="00625E37"/>
    <w:rsid w:val="00625EC2"/>
    <w:rsid w:val="00626012"/>
    <w:rsid w:val="0062605B"/>
    <w:rsid w:val="006260CE"/>
    <w:rsid w:val="00626104"/>
    <w:rsid w:val="00626125"/>
    <w:rsid w:val="00626197"/>
    <w:rsid w:val="006261AB"/>
    <w:rsid w:val="0062662F"/>
    <w:rsid w:val="0062679E"/>
    <w:rsid w:val="0062685D"/>
    <w:rsid w:val="006268B0"/>
    <w:rsid w:val="00626935"/>
    <w:rsid w:val="006269A2"/>
    <w:rsid w:val="00626A9B"/>
    <w:rsid w:val="00626BF9"/>
    <w:rsid w:val="00626C13"/>
    <w:rsid w:val="00626CB2"/>
    <w:rsid w:val="00626D70"/>
    <w:rsid w:val="00626DF1"/>
    <w:rsid w:val="00626E33"/>
    <w:rsid w:val="00626ED7"/>
    <w:rsid w:val="00626F0B"/>
    <w:rsid w:val="00626FFA"/>
    <w:rsid w:val="0062704B"/>
    <w:rsid w:val="00627071"/>
    <w:rsid w:val="006271AD"/>
    <w:rsid w:val="0062738D"/>
    <w:rsid w:val="006273F3"/>
    <w:rsid w:val="006274E3"/>
    <w:rsid w:val="00627623"/>
    <w:rsid w:val="00627862"/>
    <w:rsid w:val="006278AB"/>
    <w:rsid w:val="00627A48"/>
    <w:rsid w:val="00627AF6"/>
    <w:rsid w:val="00627BAD"/>
    <w:rsid w:val="00627EF8"/>
    <w:rsid w:val="00627F45"/>
    <w:rsid w:val="00630494"/>
    <w:rsid w:val="00630515"/>
    <w:rsid w:val="00630537"/>
    <w:rsid w:val="0063053C"/>
    <w:rsid w:val="00630855"/>
    <w:rsid w:val="006308F7"/>
    <w:rsid w:val="00630929"/>
    <w:rsid w:val="00630ACA"/>
    <w:rsid w:val="00630E24"/>
    <w:rsid w:val="00630EE1"/>
    <w:rsid w:val="006310F9"/>
    <w:rsid w:val="00631136"/>
    <w:rsid w:val="006315EE"/>
    <w:rsid w:val="006316C6"/>
    <w:rsid w:val="006317AE"/>
    <w:rsid w:val="00631B48"/>
    <w:rsid w:val="00631B7C"/>
    <w:rsid w:val="00631D1A"/>
    <w:rsid w:val="00631D98"/>
    <w:rsid w:val="00631E2B"/>
    <w:rsid w:val="00631EBD"/>
    <w:rsid w:val="00631EEA"/>
    <w:rsid w:val="00631FA8"/>
    <w:rsid w:val="00632141"/>
    <w:rsid w:val="00632306"/>
    <w:rsid w:val="00632437"/>
    <w:rsid w:val="006325B1"/>
    <w:rsid w:val="00632709"/>
    <w:rsid w:val="006327A1"/>
    <w:rsid w:val="00632802"/>
    <w:rsid w:val="0063287F"/>
    <w:rsid w:val="006328F0"/>
    <w:rsid w:val="00632A6D"/>
    <w:rsid w:val="00632B2D"/>
    <w:rsid w:val="006330B1"/>
    <w:rsid w:val="006333C1"/>
    <w:rsid w:val="00633700"/>
    <w:rsid w:val="00633708"/>
    <w:rsid w:val="00633907"/>
    <w:rsid w:val="00633977"/>
    <w:rsid w:val="00633C41"/>
    <w:rsid w:val="00633C7C"/>
    <w:rsid w:val="00633C9B"/>
    <w:rsid w:val="00633E0A"/>
    <w:rsid w:val="00633E2A"/>
    <w:rsid w:val="00633ED1"/>
    <w:rsid w:val="00633EF0"/>
    <w:rsid w:val="00633FAE"/>
    <w:rsid w:val="0063400E"/>
    <w:rsid w:val="006340EC"/>
    <w:rsid w:val="0063410C"/>
    <w:rsid w:val="00634121"/>
    <w:rsid w:val="00634552"/>
    <w:rsid w:val="0063461C"/>
    <w:rsid w:val="006347B9"/>
    <w:rsid w:val="00634856"/>
    <w:rsid w:val="00634956"/>
    <w:rsid w:val="00634BB5"/>
    <w:rsid w:val="00634D94"/>
    <w:rsid w:val="00634DD2"/>
    <w:rsid w:val="00635079"/>
    <w:rsid w:val="006350A1"/>
    <w:rsid w:val="00635100"/>
    <w:rsid w:val="0063530B"/>
    <w:rsid w:val="006354E0"/>
    <w:rsid w:val="0063557C"/>
    <w:rsid w:val="006357DC"/>
    <w:rsid w:val="006357F4"/>
    <w:rsid w:val="00635886"/>
    <w:rsid w:val="00635996"/>
    <w:rsid w:val="00635A58"/>
    <w:rsid w:val="00635B24"/>
    <w:rsid w:val="00635D3B"/>
    <w:rsid w:val="00635FCE"/>
    <w:rsid w:val="00636007"/>
    <w:rsid w:val="00636059"/>
    <w:rsid w:val="0063618E"/>
    <w:rsid w:val="00636292"/>
    <w:rsid w:val="00636432"/>
    <w:rsid w:val="00636672"/>
    <w:rsid w:val="006368D5"/>
    <w:rsid w:val="00636999"/>
    <w:rsid w:val="006369AB"/>
    <w:rsid w:val="00636A3D"/>
    <w:rsid w:val="00636B0F"/>
    <w:rsid w:val="00636BA1"/>
    <w:rsid w:val="00636C91"/>
    <w:rsid w:val="00636D33"/>
    <w:rsid w:val="00636DC0"/>
    <w:rsid w:val="00636E5F"/>
    <w:rsid w:val="00636EBE"/>
    <w:rsid w:val="00636F80"/>
    <w:rsid w:val="00636FFF"/>
    <w:rsid w:val="00637005"/>
    <w:rsid w:val="0063702A"/>
    <w:rsid w:val="006370A7"/>
    <w:rsid w:val="00637144"/>
    <w:rsid w:val="006371E7"/>
    <w:rsid w:val="00637205"/>
    <w:rsid w:val="00637222"/>
    <w:rsid w:val="00637259"/>
    <w:rsid w:val="006372DA"/>
    <w:rsid w:val="006375DC"/>
    <w:rsid w:val="006375FA"/>
    <w:rsid w:val="00637647"/>
    <w:rsid w:val="00637919"/>
    <w:rsid w:val="00637A00"/>
    <w:rsid w:val="00637A32"/>
    <w:rsid w:val="00637B42"/>
    <w:rsid w:val="00637C0F"/>
    <w:rsid w:val="00637E06"/>
    <w:rsid w:val="006400F9"/>
    <w:rsid w:val="0064010F"/>
    <w:rsid w:val="006402EF"/>
    <w:rsid w:val="006403BC"/>
    <w:rsid w:val="006403E6"/>
    <w:rsid w:val="0064056E"/>
    <w:rsid w:val="006405CE"/>
    <w:rsid w:val="0064063C"/>
    <w:rsid w:val="00640855"/>
    <w:rsid w:val="006409A7"/>
    <w:rsid w:val="00640A58"/>
    <w:rsid w:val="00640C0A"/>
    <w:rsid w:val="00640C2B"/>
    <w:rsid w:val="00640C6F"/>
    <w:rsid w:val="00640E2E"/>
    <w:rsid w:val="00640F58"/>
    <w:rsid w:val="00640FA9"/>
    <w:rsid w:val="00641030"/>
    <w:rsid w:val="0064110A"/>
    <w:rsid w:val="0064131A"/>
    <w:rsid w:val="00641369"/>
    <w:rsid w:val="006413AD"/>
    <w:rsid w:val="0064143C"/>
    <w:rsid w:val="006417FE"/>
    <w:rsid w:val="00641887"/>
    <w:rsid w:val="0064191A"/>
    <w:rsid w:val="00641AC1"/>
    <w:rsid w:val="00641B06"/>
    <w:rsid w:val="00641B36"/>
    <w:rsid w:val="00641BBA"/>
    <w:rsid w:val="00641D2A"/>
    <w:rsid w:val="00641D73"/>
    <w:rsid w:val="00641DF4"/>
    <w:rsid w:val="00641F16"/>
    <w:rsid w:val="006421C9"/>
    <w:rsid w:val="00642383"/>
    <w:rsid w:val="006423BB"/>
    <w:rsid w:val="006423E1"/>
    <w:rsid w:val="00642466"/>
    <w:rsid w:val="00642920"/>
    <w:rsid w:val="00642936"/>
    <w:rsid w:val="00642B25"/>
    <w:rsid w:val="00642CBD"/>
    <w:rsid w:val="00642CC8"/>
    <w:rsid w:val="00642D18"/>
    <w:rsid w:val="00642D30"/>
    <w:rsid w:val="00642D81"/>
    <w:rsid w:val="00642EA6"/>
    <w:rsid w:val="00642EC1"/>
    <w:rsid w:val="00642FE3"/>
    <w:rsid w:val="00643199"/>
    <w:rsid w:val="006431E8"/>
    <w:rsid w:val="00643301"/>
    <w:rsid w:val="006433D8"/>
    <w:rsid w:val="006434F2"/>
    <w:rsid w:val="00643568"/>
    <w:rsid w:val="0064377E"/>
    <w:rsid w:val="00643969"/>
    <w:rsid w:val="00643A84"/>
    <w:rsid w:val="00643BCB"/>
    <w:rsid w:val="00643C57"/>
    <w:rsid w:val="00643E7E"/>
    <w:rsid w:val="00643F2B"/>
    <w:rsid w:val="00643F5C"/>
    <w:rsid w:val="0064405F"/>
    <w:rsid w:val="00644078"/>
    <w:rsid w:val="006440D4"/>
    <w:rsid w:val="0064428C"/>
    <w:rsid w:val="006443D2"/>
    <w:rsid w:val="006443FF"/>
    <w:rsid w:val="00644436"/>
    <w:rsid w:val="006444A9"/>
    <w:rsid w:val="00644625"/>
    <w:rsid w:val="006447A0"/>
    <w:rsid w:val="006448B6"/>
    <w:rsid w:val="00644962"/>
    <w:rsid w:val="00644A76"/>
    <w:rsid w:val="00644DF3"/>
    <w:rsid w:val="00644E8E"/>
    <w:rsid w:val="0064505B"/>
    <w:rsid w:val="00645078"/>
    <w:rsid w:val="006450C0"/>
    <w:rsid w:val="006454D8"/>
    <w:rsid w:val="0064556D"/>
    <w:rsid w:val="0064562B"/>
    <w:rsid w:val="0064568C"/>
    <w:rsid w:val="006458D8"/>
    <w:rsid w:val="00645BCF"/>
    <w:rsid w:val="00645BD1"/>
    <w:rsid w:val="00645D7A"/>
    <w:rsid w:val="00645E2A"/>
    <w:rsid w:val="006462C1"/>
    <w:rsid w:val="00646337"/>
    <w:rsid w:val="00646442"/>
    <w:rsid w:val="00646462"/>
    <w:rsid w:val="006464A8"/>
    <w:rsid w:val="006464F5"/>
    <w:rsid w:val="00646709"/>
    <w:rsid w:val="0064678B"/>
    <w:rsid w:val="006468E2"/>
    <w:rsid w:val="006469AC"/>
    <w:rsid w:val="00646B06"/>
    <w:rsid w:val="00646B1F"/>
    <w:rsid w:val="00646B4B"/>
    <w:rsid w:val="00646CB7"/>
    <w:rsid w:val="00646D8F"/>
    <w:rsid w:val="00646D92"/>
    <w:rsid w:val="00646D96"/>
    <w:rsid w:val="00646DB8"/>
    <w:rsid w:val="00646E2D"/>
    <w:rsid w:val="00646F0D"/>
    <w:rsid w:val="006470FA"/>
    <w:rsid w:val="006471CD"/>
    <w:rsid w:val="0064720B"/>
    <w:rsid w:val="00647324"/>
    <w:rsid w:val="00647364"/>
    <w:rsid w:val="00647444"/>
    <w:rsid w:val="00647480"/>
    <w:rsid w:val="006474EF"/>
    <w:rsid w:val="006479CE"/>
    <w:rsid w:val="00647A8A"/>
    <w:rsid w:val="00647B9E"/>
    <w:rsid w:val="0065001C"/>
    <w:rsid w:val="006500CF"/>
    <w:rsid w:val="0065015F"/>
    <w:rsid w:val="0065033F"/>
    <w:rsid w:val="00650342"/>
    <w:rsid w:val="006505A4"/>
    <w:rsid w:val="0065068B"/>
    <w:rsid w:val="0065084B"/>
    <w:rsid w:val="0065097F"/>
    <w:rsid w:val="00650987"/>
    <w:rsid w:val="00650A21"/>
    <w:rsid w:val="00650C02"/>
    <w:rsid w:val="00650F72"/>
    <w:rsid w:val="00650FB7"/>
    <w:rsid w:val="00651047"/>
    <w:rsid w:val="0065110F"/>
    <w:rsid w:val="00651361"/>
    <w:rsid w:val="00651508"/>
    <w:rsid w:val="006516CE"/>
    <w:rsid w:val="00651718"/>
    <w:rsid w:val="00651723"/>
    <w:rsid w:val="0065186F"/>
    <w:rsid w:val="00651884"/>
    <w:rsid w:val="006519AD"/>
    <w:rsid w:val="00651A7B"/>
    <w:rsid w:val="00651AF6"/>
    <w:rsid w:val="00651CA3"/>
    <w:rsid w:val="00651E57"/>
    <w:rsid w:val="00651F09"/>
    <w:rsid w:val="00651F59"/>
    <w:rsid w:val="00651FDE"/>
    <w:rsid w:val="00651FE1"/>
    <w:rsid w:val="006520C5"/>
    <w:rsid w:val="006524A3"/>
    <w:rsid w:val="006524A5"/>
    <w:rsid w:val="00652511"/>
    <w:rsid w:val="006528C5"/>
    <w:rsid w:val="00652923"/>
    <w:rsid w:val="00652A01"/>
    <w:rsid w:val="00652A7E"/>
    <w:rsid w:val="00652A80"/>
    <w:rsid w:val="00652A81"/>
    <w:rsid w:val="00652A8D"/>
    <w:rsid w:val="00652BA5"/>
    <w:rsid w:val="00652C1D"/>
    <w:rsid w:val="00652D87"/>
    <w:rsid w:val="00652F94"/>
    <w:rsid w:val="00652FED"/>
    <w:rsid w:val="00653003"/>
    <w:rsid w:val="0065315F"/>
    <w:rsid w:val="00653248"/>
    <w:rsid w:val="00653256"/>
    <w:rsid w:val="00653381"/>
    <w:rsid w:val="00653472"/>
    <w:rsid w:val="0065352E"/>
    <w:rsid w:val="006536C2"/>
    <w:rsid w:val="0065375D"/>
    <w:rsid w:val="00653826"/>
    <w:rsid w:val="0065389E"/>
    <w:rsid w:val="006538C5"/>
    <w:rsid w:val="006539D4"/>
    <w:rsid w:val="006539F4"/>
    <w:rsid w:val="00653A95"/>
    <w:rsid w:val="00653C7F"/>
    <w:rsid w:val="00653D7D"/>
    <w:rsid w:val="00653D8E"/>
    <w:rsid w:val="00653F8A"/>
    <w:rsid w:val="00653F97"/>
    <w:rsid w:val="00654656"/>
    <w:rsid w:val="00654715"/>
    <w:rsid w:val="0065479C"/>
    <w:rsid w:val="006547D3"/>
    <w:rsid w:val="00654852"/>
    <w:rsid w:val="006548C9"/>
    <w:rsid w:val="0065496A"/>
    <w:rsid w:val="00654BD9"/>
    <w:rsid w:val="00654BE9"/>
    <w:rsid w:val="00654C7F"/>
    <w:rsid w:val="00654CDF"/>
    <w:rsid w:val="0065505D"/>
    <w:rsid w:val="006551C3"/>
    <w:rsid w:val="0065560C"/>
    <w:rsid w:val="0065573E"/>
    <w:rsid w:val="0065578E"/>
    <w:rsid w:val="0065581C"/>
    <w:rsid w:val="00655822"/>
    <w:rsid w:val="00655934"/>
    <w:rsid w:val="00655939"/>
    <w:rsid w:val="0065599E"/>
    <w:rsid w:val="00655B64"/>
    <w:rsid w:val="00655C1E"/>
    <w:rsid w:val="00655C7E"/>
    <w:rsid w:val="00655CDE"/>
    <w:rsid w:val="00655CF6"/>
    <w:rsid w:val="00655DCB"/>
    <w:rsid w:val="00655E62"/>
    <w:rsid w:val="00655E98"/>
    <w:rsid w:val="00655F13"/>
    <w:rsid w:val="00656003"/>
    <w:rsid w:val="00656171"/>
    <w:rsid w:val="006561AF"/>
    <w:rsid w:val="006563AC"/>
    <w:rsid w:val="0065641E"/>
    <w:rsid w:val="0065662C"/>
    <w:rsid w:val="0065669C"/>
    <w:rsid w:val="006566EE"/>
    <w:rsid w:val="006567A9"/>
    <w:rsid w:val="006568B2"/>
    <w:rsid w:val="00656950"/>
    <w:rsid w:val="0065695B"/>
    <w:rsid w:val="006569F7"/>
    <w:rsid w:val="00656A6B"/>
    <w:rsid w:val="00656DCC"/>
    <w:rsid w:val="00656F81"/>
    <w:rsid w:val="006571A5"/>
    <w:rsid w:val="00657227"/>
    <w:rsid w:val="0065738E"/>
    <w:rsid w:val="006574E0"/>
    <w:rsid w:val="006575A3"/>
    <w:rsid w:val="0065768C"/>
    <w:rsid w:val="00657772"/>
    <w:rsid w:val="006578EA"/>
    <w:rsid w:val="00657ADD"/>
    <w:rsid w:val="00657CB2"/>
    <w:rsid w:val="00657CE9"/>
    <w:rsid w:val="00660081"/>
    <w:rsid w:val="00660123"/>
    <w:rsid w:val="0066027F"/>
    <w:rsid w:val="00660294"/>
    <w:rsid w:val="006603D6"/>
    <w:rsid w:val="00660463"/>
    <w:rsid w:val="006605CA"/>
    <w:rsid w:val="00660681"/>
    <w:rsid w:val="00660702"/>
    <w:rsid w:val="006607D2"/>
    <w:rsid w:val="006607DB"/>
    <w:rsid w:val="006609B2"/>
    <w:rsid w:val="00660A3F"/>
    <w:rsid w:val="00660A87"/>
    <w:rsid w:val="00660B97"/>
    <w:rsid w:val="00660F13"/>
    <w:rsid w:val="0066123D"/>
    <w:rsid w:val="006612D6"/>
    <w:rsid w:val="0066142A"/>
    <w:rsid w:val="00661497"/>
    <w:rsid w:val="0066154B"/>
    <w:rsid w:val="00661773"/>
    <w:rsid w:val="00661810"/>
    <w:rsid w:val="00661880"/>
    <w:rsid w:val="00661C22"/>
    <w:rsid w:val="00661D98"/>
    <w:rsid w:val="00661EA3"/>
    <w:rsid w:val="00662383"/>
    <w:rsid w:val="00662394"/>
    <w:rsid w:val="006623A8"/>
    <w:rsid w:val="006625D9"/>
    <w:rsid w:val="0066268E"/>
    <w:rsid w:val="00662939"/>
    <w:rsid w:val="00662976"/>
    <w:rsid w:val="00662A1D"/>
    <w:rsid w:val="00662A7C"/>
    <w:rsid w:val="00662AF3"/>
    <w:rsid w:val="00662B37"/>
    <w:rsid w:val="00662B50"/>
    <w:rsid w:val="00662CEC"/>
    <w:rsid w:val="00662D0D"/>
    <w:rsid w:val="00662E79"/>
    <w:rsid w:val="00662F48"/>
    <w:rsid w:val="00662F60"/>
    <w:rsid w:val="00662FBB"/>
    <w:rsid w:val="0066310D"/>
    <w:rsid w:val="006633FC"/>
    <w:rsid w:val="00663443"/>
    <w:rsid w:val="00663557"/>
    <w:rsid w:val="00663666"/>
    <w:rsid w:val="00663974"/>
    <w:rsid w:val="00663ACE"/>
    <w:rsid w:val="00663B90"/>
    <w:rsid w:val="00663BC6"/>
    <w:rsid w:val="00663E1A"/>
    <w:rsid w:val="00663E5A"/>
    <w:rsid w:val="00663EBD"/>
    <w:rsid w:val="006640C7"/>
    <w:rsid w:val="006640D6"/>
    <w:rsid w:val="006641C9"/>
    <w:rsid w:val="00664375"/>
    <w:rsid w:val="00664391"/>
    <w:rsid w:val="006645A7"/>
    <w:rsid w:val="006645C3"/>
    <w:rsid w:val="00664602"/>
    <w:rsid w:val="0066469A"/>
    <w:rsid w:val="006647B1"/>
    <w:rsid w:val="0066485C"/>
    <w:rsid w:val="00664941"/>
    <w:rsid w:val="00664A4E"/>
    <w:rsid w:val="00664A80"/>
    <w:rsid w:val="00664ADC"/>
    <w:rsid w:val="00664B1E"/>
    <w:rsid w:val="00664D7A"/>
    <w:rsid w:val="00664F48"/>
    <w:rsid w:val="0066518F"/>
    <w:rsid w:val="00665211"/>
    <w:rsid w:val="0066543D"/>
    <w:rsid w:val="00665476"/>
    <w:rsid w:val="00665522"/>
    <w:rsid w:val="00665584"/>
    <w:rsid w:val="006657D5"/>
    <w:rsid w:val="0066584A"/>
    <w:rsid w:val="00665A71"/>
    <w:rsid w:val="00665A9C"/>
    <w:rsid w:val="00665AD9"/>
    <w:rsid w:val="00665D4D"/>
    <w:rsid w:val="00665D7B"/>
    <w:rsid w:val="00665DE6"/>
    <w:rsid w:val="00665E04"/>
    <w:rsid w:val="00665EC0"/>
    <w:rsid w:val="00666114"/>
    <w:rsid w:val="006661E1"/>
    <w:rsid w:val="00666235"/>
    <w:rsid w:val="00666296"/>
    <w:rsid w:val="00666408"/>
    <w:rsid w:val="0066651C"/>
    <w:rsid w:val="006666AF"/>
    <w:rsid w:val="006667B5"/>
    <w:rsid w:val="0066695F"/>
    <w:rsid w:val="006669A0"/>
    <w:rsid w:val="00666A5F"/>
    <w:rsid w:val="00666C15"/>
    <w:rsid w:val="00666CDE"/>
    <w:rsid w:val="0066713D"/>
    <w:rsid w:val="00667298"/>
    <w:rsid w:val="0066740C"/>
    <w:rsid w:val="00667481"/>
    <w:rsid w:val="006675FF"/>
    <w:rsid w:val="00667668"/>
    <w:rsid w:val="006677B5"/>
    <w:rsid w:val="00667854"/>
    <w:rsid w:val="00667BCF"/>
    <w:rsid w:val="00667BD0"/>
    <w:rsid w:val="00667C77"/>
    <w:rsid w:val="00667CB6"/>
    <w:rsid w:val="00667D71"/>
    <w:rsid w:val="00667D85"/>
    <w:rsid w:val="00670382"/>
    <w:rsid w:val="00670587"/>
    <w:rsid w:val="00670613"/>
    <w:rsid w:val="0067069E"/>
    <w:rsid w:val="006707FC"/>
    <w:rsid w:val="006709E8"/>
    <w:rsid w:val="00670A7A"/>
    <w:rsid w:val="00670C8F"/>
    <w:rsid w:val="00670CE0"/>
    <w:rsid w:val="00670E3D"/>
    <w:rsid w:val="00670EA1"/>
    <w:rsid w:val="00670EC7"/>
    <w:rsid w:val="006711EC"/>
    <w:rsid w:val="00671305"/>
    <w:rsid w:val="00671580"/>
    <w:rsid w:val="0067160E"/>
    <w:rsid w:val="00671632"/>
    <w:rsid w:val="00671B81"/>
    <w:rsid w:val="00671B91"/>
    <w:rsid w:val="00671BCB"/>
    <w:rsid w:val="00671E30"/>
    <w:rsid w:val="00672062"/>
    <w:rsid w:val="00672173"/>
    <w:rsid w:val="00672440"/>
    <w:rsid w:val="00672610"/>
    <w:rsid w:val="00672C0B"/>
    <w:rsid w:val="00672C86"/>
    <w:rsid w:val="00672CB1"/>
    <w:rsid w:val="00672CF9"/>
    <w:rsid w:val="00672DDF"/>
    <w:rsid w:val="00672DE5"/>
    <w:rsid w:val="00672E07"/>
    <w:rsid w:val="00672E8A"/>
    <w:rsid w:val="006730F0"/>
    <w:rsid w:val="00673196"/>
    <w:rsid w:val="006731BB"/>
    <w:rsid w:val="00673728"/>
    <w:rsid w:val="00673733"/>
    <w:rsid w:val="00673768"/>
    <w:rsid w:val="00673856"/>
    <w:rsid w:val="006738B8"/>
    <w:rsid w:val="0067399A"/>
    <w:rsid w:val="00673AAB"/>
    <w:rsid w:val="00673D9D"/>
    <w:rsid w:val="00673F66"/>
    <w:rsid w:val="00673F99"/>
    <w:rsid w:val="00673FA4"/>
    <w:rsid w:val="00674090"/>
    <w:rsid w:val="00674110"/>
    <w:rsid w:val="0067434D"/>
    <w:rsid w:val="00674729"/>
    <w:rsid w:val="0067476A"/>
    <w:rsid w:val="006748FA"/>
    <w:rsid w:val="00674906"/>
    <w:rsid w:val="00674A43"/>
    <w:rsid w:val="00674A62"/>
    <w:rsid w:val="00674B1E"/>
    <w:rsid w:val="00674C52"/>
    <w:rsid w:val="00674C75"/>
    <w:rsid w:val="00674D7C"/>
    <w:rsid w:val="00674DA0"/>
    <w:rsid w:val="0067516F"/>
    <w:rsid w:val="0067529E"/>
    <w:rsid w:val="006752FA"/>
    <w:rsid w:val="00675477"/>
    <w:rsid w:val="006755CB"/>
    <w:rsid w:val="00675622"/>
    <w:rsid w:val="0067570A"/>
    <w:rsid w:val="0067576B"/>
    <w:rsid w:val="006757FE"/>
    <w:rsid w:val="0067584A"/>
    <w:rsid w:val="00675924"/>
    <w:rsid w:val="00675C6B"/>
    <w:rsid w:val="00675C75"/>
    <w:rsid w:val="00675F8B"/>
    <w:rsid w:val="00676062"/>
    <w:rsid w:val="0067617A"/>
    <w:rsid w:val="006761EA"/>
    <w:rsid w:val="00676280"/>
    <w:rsid w:val="006762CB"/>
    <w:rsid w:val="006762F9"/>
    <w:rsid w:val="00676376"/>
    <w:rsid w:val="0067640A"/>
    <w:rsid w:val="0067661D"/>
    <w:rsid w:val="006767C8"/>
    <w:rsid w:val="00676845"/>
    <w:rsid w:val="00676933"/>
    <w:rsid w:val="00676B4B"/>
    <w:rsid w:val="00676B5C"/>
    <w:rsid w:val="00676F99"/>
    <w:rsid w:val="006770F7"/>
    <w:rsid w:val="00677129"/>
    <w:rsid w:val="00677198"/>
    <w:rsid w:val="00677357"/>
    <w:rsid w:val="00677539"/>
    <w:rsid w:val="006776C0"/>
    <w:rsid w:val="00677802"/>
    <w:rsid w:val="006778D8"/>
    <w:rsid w:val="00677A03"/>
    <w:rsid w:val="00677A3C"/>
    <w:rsid w:val="00677B1C"/>
    <w:rsid w:val="00677B44"/>
    <w:rsid w:val="00677E77"/>
    <w:rsid w:val="00677F82"/>
    <w:rsid w:val="00677FBD"/>
    <w:rsid w:val="0068008A"/>
    <w:rsid w:val="006800A6"/>
    <w:rsid w:val="006800BA"/>
    <w:rsid w:val="006800E4"/>
    <w:rsid w:val="00680127"/>
    <w:rsid w:val="006801C4"/>
    <w:rsid w:val="00680209"/>
    <w:rsid w:val="006803AB"/>
    <w:rsid w:val="00680424"/>
    <w:rsid w:val="00680443"/>
    <w:rsid w:val="0068069B"/>
    <w:rsid w:val="006806B6"/>
    <w:rsid w:val="0068075F"/>
    <w:rsid w:val="006807F4"/>
    <w:rsid w:val="0068090E"/>
    <w:rsid w:val="006809EB"/>
    <w:rsid w:val="00680AA6"/>
    <w:rsid w:val="00680ACD"/>
    <w:rsid w:val="00680C91"/>
    <w:rsid w:val="00680DD3"/>
    <w:rsid w:val="00680E33"/>
    <w:rsid w:val="00680E74"/>
    <w:rsid w:val="00680EB2"/>
    <w:rsid w:val="0068110A"/>
    <w:rsid w:val="006814C0"/>
    <w:rsid w:val="00681588"/>
    <w:rsid w:val="006817BA"/>
    <w:rsid w:val="00681AC8"/>
    <w:rsid w:val="00681B3A"/>
    <w:rsid w:val="00681B9C"/>
    <w:rsid w:val="00681BDB"/>
    <w:rsid w:val="00681D90"/>
    <w:rsid w:val="00681EC9"/>
    <w:rsid w:val="00681F31"/>
    <w:rsid w:val="00681F33"/>
    <w:rsid w:val="00681F59"/>
    <w:rsid w:val="0068227E"/>
    <w:rsid w:val="0068230F"/>
    <w:rsid w:val="00682508"/>
    <w:rsid w:val="00682645"/>
    <w:rsid w:val="00682790"/>
    <w:rsid w:val="006827A0"/>
    <w:rsid w:val="00682802"/>
    <w:rsid w:val="00682A9D"/>
    <w:rsid w:val="00682AE6"/>
    <w:rsid w:val="00682C15"/>
    <w:rsid w:val="00682DEC"/>
    <w:rsid w:val="0068313D"/>
    <w:rsid w:val="00683257"/>
    <w:rsid w:val="006833BC"/>
    <w:rsid w:val="006833F0"/>
    <w:rsid w:val="0068365E"/>
    <w:rsid w:val="00683746"/>
    <w:rsid w:val="006839F1"/>
    <w:rsid w:val="00683AC2"/>
    <w:rsid w:val="00683C4A"/>
    <w:rsid w:val="0068404D"/>
    <w:rsid w:val="00684203"/>
    <w:rsid w:val="00684371"/>
    <w:rsid w:val="00684373"/>
    <w:rsid w:val="006844C5"/>
    <w:rsid w:val="00684627"/>
    <w:rsid w:val="00684B9D"/>
    <w:rsid w:val="00684BF4"/>
    <w:rsid w:val="00684FB8"/>
    <w:rsid w:val="0068522E"/>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B8F"/>
    <w:rsid w:val="00686EB0"/>
    <w:rsid w:val="00686F84"/>
    <w:rsid w:val="00687038"/>
    <w:rsid w:val="006870F5"/>
    <w:rsid w:val="006872E0"/>
    <w:rsid w:val="00687424"/>
    <w:rsid w:val="00687589"/>
    <w:rsid w:val="006876BA"/>
    <w:rsid w:val="00687773"/>
    <w:rsid w:val="00687797"/>
    <w:rsid w:val="00687ADE"/>
    <w:rsid w:val="00687D51"/>
    <w:rsid w:val="00687D98"/>
    <w:rsid w:val="00687FA1"/>
    <w:rsid w:val="00687FAB"/>
    <w:rsid w:val="00690147"/>
    <w:rsid w:val="006901C3"/>
    <w:rsid w:val="00690212"/>
    <w:rsid w:val="00690265"/>
    <w:rsid w:val="0069040B"/>
    <w:rsid w:val="00690480"/>
    <w:rsid w:val="006905FD"/>
    <w:rsid w:val="00690656"/>
    <w:rsid w:val="0069067F"/>
    <w:rsid w:val="006906DE"/>
    <w:rsid w:val="00690745"/>
    <w:rsid w:val="006907E1"/>
    <w:rsid w:val="00690BEC"/>
    <w:rsid w:val="00690C9F"/>
    <w:rsid w:val="00690DEF"/>
    <w:rsid w:val="00690EAA"/>
    <w:rsid w:val="006910CE"/>
    <w:rsid w:val="0069113E"/>
    <w:rsid w:val="0069117E"/>
    <w:rsid w:val="0069118B"/>
    <w:rsid w:val="006912B0"/>
    <w:rsid w:val="0069131E"/>
    <w:rsid w:val="0069138D"/>
    <w:rsid w:val="006913AE"/>
    <w:rsid w:val="006914B5"/>
    <w:rsid w:val="00691997"/>
    <w:rsid w:val="006919C0"/>
    <w:rsid w:val="00691AD8"/>
    <w:rsid w:val="00691B1A"/>
    <w:rsid w:val="00691BFB"/>
    <w:rsid w:val="00691C26"/>
    <w:rsid w:val="00691CC2"/>
    <w:rsid w:val="00691EC8"/>
    <w:rsid w:val="00691F11"/>
    <w:rsid w:val="00691F57"/>
    <w:rsid w:val="00691F62"/>
    <w:rsid w:val="006920A9"/>
    <w:rsid w:val="006920F8"/>
    <w:rsid w:val="006921EE"/>
    <w:rsid w:val="0069243C"/>
    <w:rsid w:val="00692476"/>
    <w:rsid w:val="006928EE"/>
    <w:rsid w:val="00692924"/>
    <w:rsid w:val="0069294B"/>
    <w:rsid w:val="00692A39"/>
    <w:rsid w:val="00692AD4"/>
    <w:rsid w:val="00692BA8"/>
    <w:rsid w:val="00692C20"/>
    <w:rsid w:val="00692D97"/>
    <w:rsid w:val="00692DB5"/>
    <w:rsid w:val="00692F1D"/>
    <w:rsid w:val="006930B5"/>
    <w:rsid w:val="0069311E"/>
    <w:rsid w:val="00693133"/>
    <w:rsid w:val="00693183"/>
    <w:rsid w:val="00693218"/>
    <w:rsid w:val="00693395"/>
    <w:rsid w:val="006934A4"/>
    <w:rsid w:val="006934AE"/>
    <w:rsid w:val="006934F0"/>
    <w:rsid w:val="006936F8"/>
    <w:rsid w:val="00693720"/>
    <w:rsid w:val="006937A9"/>
    <w:rsid w:val="00693843"/>
    <w:rsid w:val="0069389A"/>
    <w:rsid w:val="00693A15"/>
    <w:rsid w:val="00693A87"/>
    <w:rsid w:val="00693F96"/>
    <w:rsid w:val="006940D0"/>
    <w:rsid w:val="00694246"/>
    <w:rsid w:val="0069472A"/>
    <w:rsid w:val="006947EF"/>
    <w:rsid w:val="006949DC"/>
    <w:rsid w:val="00694A0E"/>
    <w:rsid w:val="00694ADD"/>
    <w:rsid w:val="00694B43"/>
    <w:rsid w:val="00694C35"/>
    <w:rsid w:val="00694CD8"/>
    <w:rsid w:val="00694CDB"/>
    <w:rsid w:val="00694D53"/>
    <w:rsid w:val="00694DD8"/>
    <w:rsid w:val="00694F34"/>
    <w:rsid w:val="00694F7E"/>
    <w:rsid w:val="00695068"/>
    <w:rsid w:val="006950A4"/>
    <w:rsid w:val="00695110"/>
    <w:rsid w:val="006951FB"/>
    <w:rsid w:val="00695207"/>
    <w:rsid w:val="0069526B"/>
    <w:rsid w:val="0069526C"/>
    <w:rsid w:val="00695347"/>
    <w:rsid w:val="0069534D"/>
    <w:rsid w:val="00695465"/>
    <w:rsid w:val="006955E7"/>
    <w:rsid w:val="00695738"/>
    <w:rsid w:val="006957A7"/>
    <w:rsid w:val="006957C0"/>
    <w:rsid w:val="00695C6E"/>
    <w:rsid w:val="00695FB3"/>
    <w:rsid w:val="00696013"/>
    <w:rsid w:val="0069609E"/>
    <w:rsid w:val="006960DD"/>
    <w:rsid w:val="00696223"/>
    <w:rsid w:val="006962BB"/>
    <w:rsid w:val="00696303"/>
    <w:rsid w:val="00696378"/>
    <w:rsid w:val="00696619"/>
    <w:rsid w:val="0069673D"/>
    <w:rsid w:val="006967CD"/>
    <w:rsid w:val="0069696B"/>
    <w:rsid w:val="00696994"/>
    <w:rsid w:val="00696B91"/>
    <w:rsid w:val="00696BF0"/>
    <w:rsid w:val="00696D10"/>
    <w:rsid w:val="00696E70"/>
    <w:rsid w:val="00696F6C"/>
    <w:rsid w:val="00697154"/>
    <w:rsid w:val="006973A8"/>
    <w:rsid w:val="00697630"/>
    <w:rsid w:val="0069782F"/>
    <w:rsid w:val="006978EA"/>
    <w:rsid w:val="0069790A"/>
    <w:rsid w:val="00697BE1"/>
    <w:rsid w:val="00697C08"/>
    <w:rsid w:val="00697CF0"/>
    <w:rsid w:val="00697CFC"/>
    <w:rsid w:val="00697D26"/>
    <w:rsid w:val="00697D5A"/>
    <w:rsid w:val="00697E19"/>
    <w:rsid w:val="00697E5C"/>
    <w:rsid w:val="00697E62"/>
    <w:rsid w:val="00697E76"/>
    <w:rsid w:val="00697F7E"/>
    <w:rsid w:val="006A016F"/>
    <w:rsid w:val="006A01CC"/>
    <w:rsid w:val="006A032A"/>
    <w:rsid w:val="006A0386"/>
    <w:rsid w:val="006A05C5"/>
    <w:rsid w:val="006A0633"/>
    <w:rsid w:val="006A06C3"/>
    <w:rsid w:val="006A08B3"/>
    <w:rsid w:val="006A0A66"/>
    <w:rsid w:val="006A0B29"/>
    <w:rsid w:val="006A0B3E"/>
    <w:rsid w:val="006A0B40"/>
    <w:rsid w:val="006A0C97"/>
    <w:rsid w:val="006A0FF7"/>
    <w:rsid w:val="006A13F0"/>
    <w:rsid w:val="006A1509"/>
    <w:rsid w:val="006A1621"/>
    <w:rsid w:val="006A1690"/>
    <w:rsid w:val="006A1697"/>
    <w:rsid w:val="006A17D6"/>
    <w:rsid w:val="006A184A"/>
    <w:rsid w:val="006A1905"/>
    <w:rsid w:val="006A1A05"/>
    <w:rsid w:val="006A1A4C"/>
    <w:rsid w:val="006A1B86"/>
    <w:rsid w:val="006A1CAC"/>
    <w:rsid w:val="006A1CB1"/>
    <w:rsid w:val="006A20AC"/>
    <w:rsid w:val="006A21B5"/>
    <w:rsid w:val="006A221D"/>
    <w:rsid w:val="006A2270"/>
    <w:rsid w:val="006A227C"/>
    <w:rsid w:val="006A2314"/>
    <w:rsid w:val="006A238A"/>
    <w:rsid w:val="006A24E6"/>
    <w:rsid w:val="006A2530"/>
    <w:rsid w:val="006A26B7"/>
    <w:rsid w:val="006A294A"/>
    <w:rsid w:val="006A2AE3"/>
    <w:rsid w:val="006A2B9A"/>
    <w:rsid w:val="006A2BB7"/>
    <w:rsid w:val="006A2E5A"/>
    <w:rsid w:val="006A2E85"/>
    <w:rsid w:val="006A2EE1"/>
    <w:rsid w:val="006A3008"/>
    <w:rsid w:val="006A30D1"/>
    <w:rsid w:val="006A31D4"/>
    <w:rsid w:val="006A3286"/>
    <w:rsid w:val="006A32EE"/>
    <w:rsid w:val="006A3345"/>
    <w:rsid w:val="006A33E4"/>
    <w:rsid w:val="006A35A3"/>
    <w:rsid w:val="006A35B0"/>
    <w:rsid w:val="006A3635"/>
    <w:rsid w:val="006A3768"/>
    <w:rsid w:val="006A3778"/>
    <w:rsid w:val="006A3793"/>
    <w:rsid w:val="006A37FA"/>
    <w:rsid w:val="006A384F"/>
    <w:rsid w:val="006A38E7"/>
    <w:rsid w:val="006A3AB2"/>
    <w:rsid w:val="006A3C44"/>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4D3E"/>
    <w:rsid w:val="006A510A"/>
    <w:rsid w:val="006A52BD"/>
    <w:rsid w:val="006A530B"/>
    <w:rsid w:val="006A536B"/>
    <w:rsid w:val="006A5374"/>
    <w:rsid w:val="006A542F"/>
    <w:rsid w:val="006A5698"/>
    <w:rsid w:val="006A56C7"/>
    <w:rsid w:val="006A5716"/>
    <w:rsid w:val="006A5A3B"/>
    <w:rsid w:val="006A5B22"/>
    <w:rsid w:val="006A5B68"/>
    <w:rsid w:val="006A5BE7"/>
    <w:rsid w:val="006A5C7F"/>
    <w:rsid w:val="006A5CDC"/>
    <w:rsid w:val="006A5E3C"/>
    <w:rsid w:val="006A5E3F"/>
    <w:rsid w:val="006A6391"/>
    <w:rsid w:val="006A643B"/>
    <w:rsid w:val="006A6499"/>
    <w:rsid w:val="006A65C4"/>
    <w:rsid w:val="006A67C7"/>
    <w:rsid w:val="006A67E8"/>
    <w:rsid w:val="006A683B"/>
    <w:rsid w:val="006A6891"/>
    <w:rsid w:val="006A6AC7"/>
    <w:rsid w:val="006A6D48"/>
    <w:rsid w:val="006A6F66"/>
    <w:rsid w:val="006A7013"/>
    <w:rsid w:val="006A70F5"/>
    <w:rsid w:val="006A721D"/>
    <w:rsid w:val="006A73B1"/>
    <w:rsid w:val="006A745D"/>
    <w:rsid w:val="006A7580"/>
    <w:rsid w:val="006A75C7"/>
    <w:rsid w:val="006A7712"/>
    <w:rsid w:val="006A7873"/>
    <w:rsid w:val="006A78C4"/>
    <w:rsid w:val="006A7B6C"/>
    <w:rsid w:val="006A7CCA"/>
    <w:rsid w:val="006A7D4B"/>
    <w:rsid w:val="006A7E4A"/>
    <w:rsid w:val="006B009E"/>
    <w:rsid w:val="006B0127"/>
    <w:rsid w:val="006B0248"/>
    <w:rsid w:val="006B029B"/>
    <w:rsid w:val="006B040C"/>
    <w:rsid w:val="006B057D"/>
    <w:rsid w:val="006B0591"/>
    <w:rsid w:val="006B072C"/>
    <w:rsid w:val="006B07E9"/>
    <w:rsid w:val="006B0808"/>
    <w:rsid w:val="006B08E3"/>
    <w:rsid w:val="006B0A81"/>
    <w:rsid w:val="006B0AAC"/>
    <w:rsid w:val="006B0BB7"/>
    <w:rsid w:val="006B0E16"/>
    <w:rsid w:val="006B0F71"/>
    <w:rsid w:val="006B1064"/>
    <w:rsid w:val="006B11F9"/>
    <w:rsid w:val="006B120C"/>
    <w:rsid w:val="006B1362"/>
    <w:rsid w:val="006B1468"/>
    <w:rsid w:val="006B149A"/>
    <w:rsid w:val="006B160F"/>
    <w:rsid w:val="006B166C"/>
    <w:rsid w:val="006B167A"/>
    <w:rsid w:val="006B18D6"/>
    <w:rsid w:val="006B1987"/>
    <w:rsid w:val="006B19E1"/>
    <w:rsid w:val="006B19F1"/>
    <w:rsid w:val="006B1A43"/>
    <w:rsid w:val="006B1B4B"/>
    <w:rsid w:val="006B1B80"/>
    <w:rsid w:val="006B1C3E"/>
    <w:rsid w:val="006B1EF5"/>
    <w:rsid w:val="006B20C7"/>
    <w:rsid w:val="006B2193"/>
    <w:rsid w:val="006B25F1"/>
    <w:rsid w:val="006B25F9"/>
    <w:rsid w:val="006B2707"/>
    <w:rsid w:val="006B2977"/>
    <w:rsid w:val="006B2C8B"/>
    <w:rsid w:val="006B2D63"/>
    <w:rsid w:val="006B2F51"/>
    <w:rsid w:val="006B3398"/>
    <w:rsid w:val="006B349B"/>
    <w:rsid w:val="006B34DC"/>
    <w:rsid w:val="006B353D"/>
    <w:rsid w:val="006B355A"/>
    <w:rsid w:val="006B36C2"/>
    <w:rsid w:val="006B3821"/>
    <w:rsid w:val="006B38C8"/>
    <w:rsid w:val="006B38CD"/>
    <w:rsid w:val="006B3997"/>
    <w:rsid w:val="006B3A56"/>
    <w:rsid w:val="006B3B2C"/>
    <w:rsid w:val="006B3E6B"/>
    <w:rsid w:val="006B3EDE"/>
    <w:rsid w:val="006B3FDA"/>
    <w:rsid w:val="006B4114"/>
    <w:rsid w:val="006B4394"/>
    <w:rsid w:val="006B445B"/>
    <w:rsid w:val="006B4528"/>
    <w:rsid w:val="006B4575"/>
    <w:rsid w:val="006B468A"/>
    <w:rsid w:val="006B480F"/>
    <w:rsid w:val="006B4841"/>
    <w:rsid w:val="006B48DA"/>
    <w:rsid w:val="006B48FC"/>
    <w:rsid w:val="006B4AE5"/>
    <w:rsid w:val="006B4BA2"/>
    <w:rsid w:val="006B4C93"/>
    <w:rsid w:val="006B4D00"/>
    <w:rsid w:val="006B519D"/>
    <w:rsid w:val="006B53DA"/>
    <w:rsid w:val="006B5409"/>
    <w:rsid w:val="006B559B"/>
    <w:rsid w:val="006B5690"/>
    <w:rsid w:val="006B5761"/>
    <w:rsid w:val="006B58FA"/>
    <w:rsid w:val="006B5919"/>
    <w:rsid w:val="006B5A33"/>
    <w:rsid w:val="006B5A50"/>
    <w:rsid w:val="006B5D9B"/>
    <w:rsid w:val="006B5DDD"/>
    <w:rsid w:val="006B5F1A"/>
    <w:rsid w:val="006B5FBF"/>
    <w:rsid w:val="006B60E6"/>
    <w:rsid w:val="006B6121"/>
    <w:rsid w:val="006B649F"/>
    <w:rsid w:val="006B66E3"/>
    <w:rsid w:val="006B67B5"/>
    <w:rsid w:val="006B6816"/>
    <w:rsid w:val="006B6842"/>
    <w:rsid w:val="006B68B2"/>
    <w:rsid w:val="006B6AFB"/>
    <w:rsid w:val="006B6B63"/>
    <w:rsid w:val="006B6ED4"/>
    <w:rsid w:val="006B7015"/>
    <w:rsid w:val="006B7069"/>
    <w:rsid w:val="006B70AF"/>
    <w:rsid w:val="006B7198"/>
    <w:rsid w:val="006B71C5"/>
    <w:rsid w:val="006B7289"/>
    <w:rsid w:val="006B734C"/>
    <w:rsid w:val="006B759F"/>
    <w:rsid w:val="006B75E0"/>
    <w:rsid w:val="006B7641"/>
    <w:rsid w:val="006B784A"/>
    <w:rsid w:val="006B78E9"/>
    <w:rsid w:val="006B7A1C"/>
    <w:rsid w:val="006B7AD9"/>
    <w:rsid w:val="006B7C19"/>
    <w:rsid w:val="006C0017"/>
    <w:rsid w:val="006C0022"/>
    <w:rsid w:val="006C00D9"/>
    <w:rsid w:val="006C0354"/>
    <w:rsid w:val="006C03C8"/>
    <w:rsid w:val="006C057F"/>
    <w:rsid w:val="006C084E"/>
    <w:rsid w:val="006C0897"/>
    <w:rsid w:val="006C08A6"/>
    <w:rsid w:val="006C0948"/>
    <w:rsid w:val="006C09FF"/>
    <w:rsid w:val="006C0AE1"/>
    <w:rsid w:val="006C0B04"/>
    <w:rsid w:val="006C0C73"/>
    <w:rsid w:val="006C0CF4"/>
    <w:rsid w:val="006C0D75"/>
    <w:rsid w:val="006C0DD5"/>
    <w:rsid w:val="006C0F4D"/>
    <w:rsid w:val="006C1091"/>
    <w:rsid w:val="006C1141"/>
    <w:rsid w:val="006C1163"/>
    <w:rsid w:val="006C12AF"/>
    <w:rsid w:val="006C13DF"/>
    <w:rsid w:val="006C13FC"/>
    <w:rsid w:val="006C16B9"/>
    <w:rsid w:val="006C188E"/>
    <w:rsid w:val="006C1932"/>
    <w:rsid w:val="006C1A4E"/>
    <w:rsid w:val="006C1B38"/>
    <w:rsid w:val="006C1BCB"/>
    <w:rsid w:val="006C1C7F"/>
    <w:rsid w:val="006C1CE6"/>
    <w:rsid w:val="006C1D91"/>
    <w:rsid w:val="006C1E10"/>
    <w:rsid w:val="006C1ECB"/>
    <w:rsid w:val="006C1EE0"/>
    <w:rsid w:val="006C20FD"/>
    <w:rsid w:val="006C2122"/>
    <w:rsid w:val="006C251F"/>
    <w:rsid w:val="006C25C1"/>
    <w:rsid w:val="006C2602"/>
    <w:rsid w:val="006C270C"/>
    <w:rsid w:val="006C2836"/>
    <w:rsid w:val="006C2A08"/>
    <w:rsid w:val="006C2A4A"/>
    <w:rsid w:val="006C2A7B"/>
    <w:rsid w:val="006C2C42"/>
    <w:rsid w:val="006C2D0D"/>
    <w:rsid w:val="006C2EFF"/>
    <w:rsid w:val="006C2F46"/>
    <w:rsid w:val="006C315F"/>
    <w:rsid w:val="006C3289"/>
    <w:rsid w:val="006C37F3"/>
    <w:rsid w:val="006C38BA"/>
    <w:rsid w:val="006C3B2B"/>
    <w:rsid w:val="006C3C03"/>
    <w:rsid w:val="006C3C2B"/>
    <w:rsid w:val="006C3C2C"/>
    <w:rsid w:val="006C3C3D"/>
    <w:rsid w:val="006C3C8F"/>
    <w:rsid w:val="006C3CD9"/>
    <w:rsid w:val="006C3D1B"/>
    <w:rsid w:val="006C3D23"/>
    <w:rsid w:val="006C3D4B"/>
    <w:rsid w:val="006C3D83"/>
    <w:rsid w:val="006C3FB8"/>
    <w:rsid w:val="006C41FC"/>
    <w:rsid w:val="006C4223"/>
    <w:rsid w:val="006C4224"/>
    <w:rsid w:val="006C4259"/>
    <w:rsid w:val="006C4405"/>
    <w:rsid w:val="006C4406"/>
    <w:rsid w:val="006C4413"/>
    <w:rsid w:val="006C44E3"/>
    <w:rsid w:val="006C4574"/>
    <w:rsid w:val="006C4687"/>
    <w:rsid w:val="006C46B4"/>
    <w:rsid w:val="006C476A"/>
    <w:rsid w:val="006C47E8"/>
    <w:rsid w:val="006C4A52"/>
    <w:rsid w:val="006C4A85"/>
    <w:rsid w:val="006C4D03"/>
    <w:rsid w:val="006C4D17"/>
    <w:rsid w:val="006C4EBD"/>
    <w:rsid w:val="006C4FC1"/>
    <w:rsid w:val="006C5068"/>
    <w:rsid w:val="006C513D"/>
    <w:rsid w:val="006C51F1"/>
    <w:rsid w:val="006C5339"/>
    <w:rsid w:val="006C55A9"/>
    <w:rsid w:val="006C55F2"/>
    <w:rsid w:val="006C5607"/>
    <w:rsid w:val="006C576F"/>
    <w:rsid w:val="006C57A6"/>
    <w:rsid w:val="006C5911"/>
    <w:rsid w:val="006C59B4"/>
    <w:rsid w:val="006C5B11"/>
    <w:rsid w:val="006C5C55"/>
    <w:rsid w:val="006C5C6B"/>
    <w:rsid w:val="006C5CFB"/>
    <w:rsid w:val="006C6033"/>
    <w:rsid w:val="006C60EF"/>
    <w:rsid w:val="006C623B"/>
    <w:rsid w:val="006C62FD"/>
    <w:rsid w:val="006C63E1"/>
    <w:rsid w:val="006C63F7"/>
    <w:rsid w:val="006C6494"/>
    <w:rsid w:val="006C6500"/>
    <w:rsid w:val="006C651D"/>
    <w:rsid w:val="006C658B"/>
    <w:rsid w:val="006C658F"/>
    <w:rsid w:val="006C661D"/>
    <w:rsid w:val="006C667E"/>
    <w:rsid w:val="006C6821"/>
    <w:rsid w:val="006C685A"/>
    <w:rsid w:val="006C6902"/>
    <w:rsid w:val="006C6957"/>
    <w:rsid w:val="006C6AF2"/>
    <w:rsid w:val="006C6B89"/>
    <w:rsid w:val="006C7006"/>
    <w:rsid w:val="006C73B9"/>
    <w:rsid w:val="006C75DC"/>
    <w:rsid w:val="006C790C"/>
    <w:rsid w:val="006C798D"/>
    <w:rsid w:val="006C7A57"/>
    <w:rsid w:val="006C7B8A"/>
    <w:rsid w:val="006C7C6F"/>
    <w:rsid w:val="006C7D85"/>
    <w:rsid w:val="006C7DBB"/>
    <w:rsid w:val="006C7DF5"/>
    <w:rsid w:val="006C7E6E"/>
    <w:rsid w:val="006C7ED4"/>
    <w:rsid w:val="006C7FD2"/>
    <w:rsid w:val="006D00F3"/>
    <w:rsid w:val="006D010D"/>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41"/>
    <w:rsid w:val="006D14B5"/>
    <w:rsid w:val="006D14FB"/>
    <w:rsid w:val="006D153B"/>
    <w:rsid w:val="006D160A"/>
    <w:rsid w:val="006D169F"/>
    <w:rsid w:val="006D16B8"/>
    <w:rsid w:val="006D17C7"/>
    <w:rsid w:val="006D1886"/>
    <w:rsid w:val="006D18DF"/>
    <w:rsid w:val="006D1B4D"/>
    <w:rsid w:val="006D1CB4"/>
    <w:rsid w:val="006D1DB6"/>
    <w:rsid w:val="006D1E1F"/>
    <w:rsid w:val="006D207A"/>
    <w:rsid w:val="006D20F8"/>
    <w:rsid w:val="006D21B8"/>
    <w:rsid w:val="006D24E5"/>
    <w:rsid w:val="006D25F2"/>
    <w:rsid w:val="006D2691"/>
    <w:rsid w:val="006D2748"/>
    <w:rsid w:val="006D2792"/>
    <w:rsid w:val="006D284A"/>
    <w:rsid w:val="006D298E"/>
    <w:rsid w:val="006D2F4E"/>
    <w:rsid w:val="006D2FE8"/>
    <w:rsid w:val="006D30B1"/>
    <w:rsid w:val="006D3143"/>
    <w:rsid w:val="006D32AD"/>
    <w:rsid w:val="006D3341"/>
    <w:rsid w:val="006D336C"/>
    <w:rsid w:val="006D35BE"/>
    <w:rsid w:val="006D3625"/>
    <w:rsid w:val="006D3638"/>
    <w:rsid w:val="006D3760"/>
    <w:rsid w:val="006D3A7F"/>
    <w:rsid w:val="006D3A9D"/>
    <w:rsid w:val="006D3BDD"/>
    <w:rsid w:val="006D3C41"/>
    <w:rsid w:val="006D3CF1"/>
    <w:rsid w:val="006D3D0B"/>
    <w:rsid w:val="006D3DB7"/>
    <w:rsid w:val="006D3E8A"/>
    <w:rsid w:val="006D3F12"/>
    <w:rsid w:val="006D4081"/>
    <w:rsid w:val="006D40C7"/>
    <w:rsid w:val="006D4441"/>
    <w:rsid w:val="006D44DF"/>
    <w:rsid w:val="006D48F4"/>
    <w:rsid w:val="006D4934"/>
    <w:rsid w:val="006D4952"/>
    <w:rsid w:val="006D496B"/>
    <w:rsid w:val="006D4B81"/>
    <w:rsid w:val="006D4BE6"/>
    <w:rsid w:val="006D4CB1"/>
    <w:rsid w:val="006D4CF6"/>
    <w:rsid w:val="006D4D41"/>
    <w:rsid w:val="006D4E66"/>
    <w:rsid w:val="006D4F3E"/>
    <w:rsid w:val="006D4FA6"/>
    <w:rsid w:val="006D4FC6"/>
    <w:rsid w:val="006D4FE8"/>
    <w:rsid w:val="006D5100"/>
    <w:rsid w:val="006D51E6"/>
    <w:rsid w:val="006D5516"/>
    <w:rsid w:val="006D56F9"/>
    <w:rsid w:val="006D574E"/>
    <w:rsid w:val="006D57C8"/>
    <w:rsid w:val="006D59E9"/>
    <w:rsid w:val="006D5D1C"/>
    <w:rsid w:val="006D5DD2"/>
    <w:rsid w:val="006D5E41"/>
    <w:rsid w:val="006D5FA0"/>
    <w:rsid w:val="006D5FC8"/>
    <w:rsid w:val="006D6081"/>
    <w:rsid w:val="006D6181"/>
    <w:rsid w:val="006D61CB"/>
    <w:rsid w:val="006D61D9"/>
    <w:rsid w:val="006D6293"/>
    <w:rsid w:val="006D62B1"/>
    <w:rsid w:val="006D62FB"/>
    <w:rsid w:val="006D6317"/>
    <w:rsid w:val="006D64A4"/>
    <w:rsid w:val="006D64C3"/>
    <w:rsid w:val="006D6668"/>
    <w:rsid w:val="006D6671"/>
    <w:rsid w:val="006D695D"/>
    <w:rsid w:val="006D697B"/>
    <w:rsid w:val="006D6A47"/>
    <w:rsid w:val="006D6AA0"/>
    <w:rsid w:val="006D6DA5"/>
    <w:rsid w:val="006D6EDB"/>
    <w:rsid w:val="006D6F3B"/>
    <w:rsid w:val="006D712F"/>
    <w:rsid w:val="006D724A"/>
    <w:rsid w:val="006D7424"/>
    <w:rsid w:val="006D7648"/>
    <w:rsid w:val="006D778C"/>
    <w:rsid w:val="006D7881"/>
    <w:rsid w:val="006D7946"/>
    <w:rsid w:val="006D7A41"/>
    <w:rsid w:val="006D7B4D"/>
    <w:rsid w:val="006D7BE7"/>
    <w:rsid w:val="006D7D75"/>
    <w:rsid w:val="006E0058"/>
    <w:rsid w:val="006E00BA"/>
    <w:rsid w:val="006E00BD"/>
    <w:rsid w:val="006E02EA"/>
    <w:rsid w:val="006E03A1"/>
    <w:rsid w:val="006E03AA"/>
    <w:rsid w:val="006E040F"/>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28C"/>
    <w:rsid w:val="006E12A3"/>
    <w:rsid w:val="006E1332"/>
    <w:rsid w:val="006E136B"/>
    <w:rsid w:val="006E145F"/>
    <w:rsid w:val="006E1592"/>
    <w:rsid w:val="006E1686"/>
    <w:rsid w:val="006E16EE"/>
    <w:rsid w:val="006E17F6"/>
    <w:rsid w:val="006E193F"/>
    <w:rsid w:val="006E1AA4"/>
    <w:rsid w:val="006E1AC0"/>
    <w:rsid w:val="006E1B65"/>
    <w:rsid w:val="006E1B94"/>
    <w:rsid w:val="006E1C4A"/>
    <w:rsid w:val="006E1CC6"/>
    <w:rsid w:val="006E1D57"/>
    <w:rsid w:val="006E1D77"/>
    <w:rsid w:val="006E1DC1"/>
    <w:rsid w:val="006E1DF7"/>
    <w:rsid w:val="006E2156"/>
    <w:rsid w:val="006E22C4"/>
    <w:rsid w:val="006E23A5"/>
    <w:rsid w:val="006E2426"/>
    <w:rsid w:val="006E24D0"/>
    <w:rsid w:val="006E24D1"/>
    <w:rsid w:val="006E27A0"/>
    <w:rsid w:val="006E27D9"/>
    <w:rsid w:val="006E2B0E"/>
    <w:rsid w:val="006E2B6C"/>
    <w:rsid w:val="006E2CFB"/>
    <w:rsid w:val="006E2E7B"/>
    <w:rsid w:val="006E2EFD"/>
    <w:rsid w:val="006E30CC"/>
    <w:rsid w:val="006E316B"/>
    <w:rsid w:val="006E316E"/>
    <w:rsid w:val="006E3174"/>
    <w:rsid w:val="006E31C7"/>
    <w:rsid w:val="006E3276"/>
    <w:rsid w:val="006E3374"/>
    <w:rsid w:val="006E33A0"/>
    <w:rsid w:val="006E33BD"/>
    <w:rsid w:val="006E34B3"/>
    <w:rsid w:val="006E353F"/>
    <w:rsid w:val="006E35B5"/>
    <w:rsid w:val="006E35EE"/>
    <w:rsid w:val="006E3602"/>
    <w:rsid w:val="006E36E3"/>
    <w:rsid w:val="006E36E4"/>
    <w:rsid w:val="006E3700"/>
    <w:rsid w:val="006E386E"/>
    <w:rsid w:val="006E3A22"/>
    <w:rsid w:val="006E3A40"/>
    <w:rsid w:val="006E3A79"/>
    <w:rsid w:val="006E3AEE"/>
    <w:rsid w:val="006E3BB1"/>
    <w:rsid w:val="006E3BBD"/>
    <w:rsid w:val="006E3BFC"/>
    <w:rsid w:val="006E3C54"/>
    <w:rsid w:val="006E3ECB"/>
    <w:rsid w:val="006E3FCD"/>
    <w:rsid w:val="006E401F"/>
    <w:rsid w:val="006E42DE"/>
    <w:rsid w:val="006E430B"/>
    <w:rsid w:val="006E4378"/>
    <w:rsid w:val="006E449E"/>
    <w:rsid w:val="006E45F7"/>
    <w:rsid w:val="006E4712"/>
    <w:rsid w:val="006E4812"/>
    <w:rsid w:val="006E4852"/>
    <w:rsid w:val="006E4884"/>
    <w:rsid w:val="006E4907"/>
    <w:rsid w:val="006E49BA"/>
    <w:rsid w:val="006E4AD5"/>
    <w:rsid w:val="006E4B9F"/>
    <w:rsid w:val="006E4CD1"/>
    <w:rsid w:val="006E4CF0"/>
    <w:rsid w:val="006E4F5B"/>
    <w:rsid w:val="006E4F72"/>
    <w:rsid w:val="006E4FC0"/>
    <w:rsid w:val="006E5080"/>
    <w:rsid w:val="006E5141"/>
    <w:rsid w:val="006E52C6"/>
    <w:rsid w:val="006E5340"/>
    <w:rsid w:val="006E5432"/>
    <w:rsid w:val="006E54D0"/>
    <w:rsid w:val="006E55D1"/>
    <w:rsid w:val="006E56DA"/>
    <w:rsid w:val="006E5707"/>
    <w:rsid w:val="006E5709"/>
    <w:rsid w:val="006E5868"/>
    <w:rsid w:val="006E59C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AA4"/>
    <w:rsid w:val="006E6B4F"/>
    <w:rsid w:val="006E6CF9"/>
    <w:rsid w:val="006E6E13"/>
    <w:rsid w:val="006E6E51"/>
    <w:rsid w:val="006E7078"/>
    <w:rsid w:val="006E70E9"/>
    <w:rsid w:val="006E71B4"/>
    <w:rsid w:val="006E7669"/>
    <w:rsid w:val="006E76E9"/>
    <w:rsid w:val="006E79F0"/>
    <w:rsid w:val="006E7A05"/>
    <w:rsid w:val="006E7B03"/>
    <w:rsid w:val="006E7BEF"/>
    <w:rsid w:val="006E7CD8"/>
    <w:rsid w:val="006E7DB1"/>
    <w:rsid w:val="006E7DDA"/>
    <w:rsid w:val="006E7E27"/>
    <w:rsid w:val="006F0022"/>
    <w:rsid w:val="006F0105"/>
    <w:rsid w:val="006F0574"/>
    <w:rsid w:val="006F0884"/>
    <w:rsid w:val="006F08BC"/>
    <w:rsid w:val="006F08C1"/>
    <w:rsid w:val="006F08CF"/>
    <w:rsid w:val="006F0923"/>
    <w:rsid w:val="006F09C1"/>
    <w:rsid w:val="006F0BA1"/>
    <w:rsid w:val="006F0BAB"/>
    <w:rsid w:val="006F0CEE"/>
    <w:rsid w:val="006F0ED6"/>
    <w:rsid w:val="006F0EEE"/>
    <w:rsid w:val="006F0EF2"/>
    <w:rsid w:val="006F0F65"/>
    <w:rsid w:val="006F10C4"/>
    <w:rsid w:val="006F1265"/>
    <w:rsid w:val="006F1360"/>
    <w:rsid w:val="006F1461"/>
    <w:rsid w:val="006F1568"/>
    <w:rsid w:val="006F1604"/>
    <w:rsid w:val="006F188B"/>
    <w:rsid w:val="006F1911"/>
    <w:rsid w:val="006F1A75"/>
    <w:rsid w:val="006F1BA8"/>
    <w:rsid w:val="006F1C75"/>
    <w:rsid w:val="006F1CE1"/>
    <w:rsid w:val="006F1D34"/>
    <w:rsid w:val="006F1EA7"/>
    <w:rsid w:val="006F1FBB"/>
    <w:rsid w:val="006F1FE7"/>
    <w:rsid w:val="006F1FEE"/>
    <w:rsid w:val="006F201C"/>
    <w:rsid w:val="006F2091"/>
    <w:rsid w:val="006F2247"/>
    <w:rsid w:val="006F2271"/>
    <w:rsid w:val="006F23E0"/>
    <w:rsid w:val="006F248F"/>
    <w:rsid w:val="006F24A5"/>
    <w:rsid w:val="006F24EC"/>
    <w:rsid w:val="006F24F2"/>
    <w:rsid w:val="006F252D"/>
    <w:rsid w:val="006F25AE"/>
    <w:rsid w:val="006F25C5"/>
    <w:rsid w:val="006F275D"/>
    <w:rsid w:val="006F2835"/>
    <w:rsid w:val="006F2849"/>
    <w:rsid w:val="006F29F4"/>
    <w:rsid w:val="006F2A57"/>
    <w:rsid w:val="006F2C0D"/>
    <w:rsid w:val="006F2C52"/>
    <w:rsid w:val="006F2D57"/>
    <w:rsid w:val="006F2E8A"/>
    <w:rsid w:val="006F3080"/>
    <w:rsid w:val="006F30BF"/>
    <w:rsid w:val="006F3100"/>
    <w:rsid w:val="006F310D"/>
    <w:rsid w:val="006F314E"/>
    <w:rsid w:val="006F32C4"/>
    <w:rsid w:val="006F3425"/>
    <w:rsid w:val="006F3511"/>
    <w:rsid w:val="006F36D6"/>
    <w:rsid w:val="006F3863"/>
    <w:rsid w:val="006F3A6A"/>
    <w:rsid w:val="006F3A83"/>
    <w:rsid w:val="006F3DEE"/>
    <w:rsid w:val="006F3FB0"/>
    <w:rsid w:val="006F4043"/>
    <w:rsid w:val="006F40D1"/>
    <w:rsid w:val="006F40E3"/>
    <w:rsid w:val="006F419A"/>
    <w:rsid w:val="006F425F"/>
    <w:rsid w:val="006F42E6"/>
    <w:rsid w:val="006F43C5"/>
    <w:rsid w:val="006F4473"/>
    <w:rsid w:val="006F4589"/>
    <w:rsid w:val="006F45E8"/>
    <w:rsid w:val="006F462C"/>
    <w:rsid w:val="006F465A"/>
    <w:rsid w:val="006F469A"/>
    <w:rsid w:val="006F4915"/>
    <w:rsid w:val="006F4A4B"/>
    <w:rsid w:val="006F4AE6"/>
    <w:rsid w:val="006F4C93"/>
    <w:rsid w:val="006F4DD5"/>
    <w:rsid w:val="006F4F12"/>
    <w:rsid w:val="006F4FA2"/>
    <w:rsid w:val="006F521D"/>
    <w:rsid w:val="006F522A"/>
    <w:rsid w:val="006F5371"/>
    <w:rsid w:val="006F546E"/>
    <w:rsid w:val="006F56B1"/>
    <w:rsid w:val="006F57DB"/>
    <w:rsid w:val="006F5955"/>
    <w:rsid w:val="006F59B9"/>
    <w:rsid w:val="006F5B08"/>
    <w:rsid w:val="006F5BCC"/>
    <w:rsid w:val="006F5C81"/>
    <w:rsid w:val="006F5D07"/>
    <w:rsid w:val="006F5D8B"/>
    <w:rsid w:val="006F5E66"/>
    <w:rsid w:val="006F5FD0"/>
    <w:rsid w:val="006F6036"/>
    <w:rsid w:val="006F60DD"/>
    <w:rsid w:val="006F611E"/>
    <w:rsid w:val="006F6130"/>
    <w:rsid w:val="006F6198"/>
    <w:rsid w:val="006F63F4"/>
    <w:rsid w:val="006F691C"/>
    <w:rsid w:val="006F69F8"/>
    <w:rsid w:val="006F6A7B"/>
    <w:rsid w:val="006F6AD1"/>
    <w:rsid w:val="006F6AE8"/>
    <w:rsid w:val="006F6BD1"/>
    <w:rsid w:val="006F6E3A"/>
    <w:rsid w:val="006F6F35"/>
    <w:rsid w:val="006F71F1"/>
    <w:rsid w:val="006F7220"/>
    <w:rsid w:val="006F744B"/>
    <w:rsid w:val="006F74E2"/>
    <w:rsid w:val="006F761A"/>
    <w:rsid w:val="006F762B"/>
    <w:rsid w:val="006F773A"/>
    <w:rsid w:val="006F7756"/>
    <w:rsid w:val="006F7893"/>
    <w:rsid w:val="006F78F7"/>
    <w:rsid w:val="006F790B"/>
    <w:rsid w:val="006F7A81"/>
    <w:rsid w:val="006F7B37"/>
    <w:rsid w:val="006F7C8C"/>
    <w:rsid w:val="006F7CE0"/>
    <w:rsid w:val="00700121"/>
    <w:rsid w:val="007001E8"/>
    <w:rsid w:val="0070020C"/>
    <w:rsid w:val="007002B7"/>
    <w:rsid w:val="00700361"/>
    <w:rsid w:val="00700499"/>
    <w:rsid w:val="007004A0"/>
    <w:rsid w:val="00700853"/>
    <w:rsid w:val="00700955"/>
    <w:rsid w:val="0070097B"/>
    <w:rsid w:val="00700980"/>
    <w:rsid w:val="007009B3"/>
    <w:rsid w:val="00700A16"/>
    <w:rsid w:val="00700AC5"/>
    <w:rsid w:val="00700D5D"/>
    <w:rsid w:val="00700F4E"/>
    <w:rsid w:val="00701098"/>
    <w:rsid w:val="0070111F"/>
    <w:rsid w:val="0070122D"/>
    <w:rsid w:val="007012E3"/>
    <w:rsid w:val="00701369"/>
    <w:rsid w:val="00701459"/>
    <w:rsid w:val="007017BC"/>
    <w:rsid w:val="0070191C"/>
    <w:rsid w:val="00701AA6"/>
    <w:rsid w:val="00701AF5"/>
    <w:rsid w:val="00701BCA"/>
    <w:rsid w:val="00701CA4"/>
    <w:rsid w:val="00701D4B"/>
    <w:rsid w:val="00701F9B"/>
    <w:rsid w:val="00702078"/>
    <w:rsid w:val="00702156"/>
    <w:rsid w:val="007023B7"/>
    <w:rsid w:val="00702400"/>
    <w:rsid w:val="00702604"/>
    <w:rsid w:val="0070279B"/>
    <w:rsid w:val="007027CF"/>
    <w:rsid w:val="00702956"/>
    <w:rsid w:val="007029CF"/>
    <w:rsid w:val="00702A54"/>
    <w:rsid w:val="00702AA2"/>
    <w:rsid w:val="00702AD6"/>
    <w:rsid w:val="00702B83"/>
    <w:rsid w:val="00702C59"/>
    <w:rsid w:val="00702C60"/>
    <w:rsid w:val="00702CBF"/>
    <w:rsid w:val="00702CF0"/>
    <w:rsid w:val="00702D43"/>
    <w:rsid w:val="00702DC9"/>
    <w:rsid w:val="00702E8A"/>
    <w:rsid w:val="00702E8E"/>
    <w:rsid w:val="00702FA0"/>
    <w:rsid w:val="00703198"/>
    <w:rsid w:val="0070322B"/>
    <w:rsid w:val="007032C9"/>
    <w:rsid w:val="00703376"/>
    <w:rsid w:val="00703668"/>
    <w:rsid w:val="00703680"/>
    <w:rsid w:val="0070377E"/>
    <w:rsid w:val="00703816"/>
    <w:rsid w:val="00703932"/>
    <w:rsid w:val="00703986"/>
    <w:rsid w:val="00703994"/>
    <w:rsid w:val="00703B4B"/>
    <w:rsid w:val="00703C32"/>
    <w:rsid w:val="00703FFE"/>
    <w:rsid w:val="007040B9"/>
    <w:rsid w:val="0070422A"/>
    <w:rsid w:val="007043EC"/>
    <w:rsid w:val="00704420"/>
    <w:rsid w:val="00704727"/>
    <w:rsid w:val="0070480D"/>
    <w:rsid w:val="007049E0"/>
    <w:rsid w:val="00704AD8"/>
    <w:rsid w:val="00704B5E"/>
    <w:rsid w:val="00704CBF"/>
    <w:rsid w:val="00704DE0"/>
    <w:rsid w:val="00704E29"/>
    <w:rsid w:val="00704FA1"/>
    <w:rsid w:val="007050FB"/>
    <w:rsid w:val="00705176"/>
    <w:rsid w:val="007051B5"/>
    <w:rsid w:val="00705406"/>
    <w:rsid w:val="007054D2"/>
    <w:rsid w:val="00705544"/>
    <w:rsid w:val="007058A8"/>
    <w:rsid w:val="00705942"/>
    <w:rsid w:val="0070598D"/>
    <w:rsid w:val="007059B2"/>
    <w:rsid w:val="00705A51"/>
    <w:rsid w:val="00705BBE"/>
    <w:rsid w:val="00705C18"/>
    <w:rsid w:val="00705C3C"/>
    <w:rsid w:val="00705D37"/>
    <w:rsid w:val="00705E60"/>
    <w:rsid w:val="00705F4D"/>
    <w:rsid w:val="00705FA1"/>
    <w:rsid w:val="0070605C"/>
    <w:rsid w:val="0070607F"/>
    <w:rsid w:val="00706277"/>
    <w:rsid w:val="00706427"/>
    <w:rsid w:val="00706615"/>
    <w:rsid w:val="007068DE"/>
    <w:rsid w:val="0070694F"/>
    <w:rsid w:val="007069BE"/>
    <w:rsid w:val="00706AC7"/>
    <w:rsid w:val="00706CA1"/>
    <w:rsid w:val="00706DE4"/>
    <w:rsid w:val="00706EF9"/>
    <w:rsid w:val="00707009"/>
    <w:rsid w:val="00707080"/>
    <w:rsid w:val="007070B2"/>
    <w:rsid w:val="00707265"/>
    <w:rsid w:val="0070729A"/>
    <w:rsid w:val="00707308"/>
    <w:rsid w:val="007073E7"/>
    <w:rsid w:val="00707847"/>
    <w:rsid w:val="007078C8"/>
    <w:rsid w:val="00707918"/>
    <w:rsid w:val="007079BE"/>
    <w:rsid w:val="00707B3D"/>
    <w:rsid w:val="00707C51"/>
    <w:rsid w:val="00707DAC"/>
    <w:rsid w:val="00707F6F"/>
    <w:rsid w:val="00707F92"/>
    <w:rsid w:val="007100DD"/>
    <w:rsid w:val="007100DF"/>
    <w:rsid w:val="00710181"/>
    <w:rsid w:val="00710190"/>
    <w:rsid w:val="007106EC"/>
    <w:rsid w:val="00710798"/>
    <w:rsid w:val="007107AE"/>
    <w:rsid w:val="00710A49"/>
    <w:rsid w:val="00710AE3"/>
    <w:rsid w:val="00710C69"/>
    <w:rsid w:val="00710D59"/>
    <w:rsid w:val="00710DE1"/>
    <w:rsid w:val="00710E1D"/>
    <w:rsid w:val="00710EA5"/>
    <w:rsid w:val="00710EA9"/>
    <w:rsid w:val="00710F6C"/>
    <w:rsid w:val="00711058"/>
    <w:rsid w:val="007111E3"/>
    <w:rsid w:val="0071128A"/>
    <w:rsid w:val="0071134B"/>
    <w:rsid w:val="0071156A"/>
    <w:rsid w:val="00711588"/>
    <w:rsid w:val="007117EA"/>
    <w:rsid w:val="0071185B"/>
    <w:rsid w:val="007118E2"/>
    <w:rsid w:val="00711C8D"/>
    <w:rsid w:val="00711C94"/>
    <w:rsid w:val="00711C96"/>
    <w:rsid w:val="00711FC9"/>
    <w:rsid w:val="00712046"/>
    <w:rsid w:val="007122C4"/>
    <w:rsid w:val="0071245D"/>
    <w:rsid w:val="007125A7"/>
    <w:rsid w:val="00712612"/>
    <w:rsid w:val="0071275D"/>
    <w:rsid w:val="007128BB"/>
    <w:rsid w:val="00712B46"/>
    <w:rsid w:val="00712BD2"/>
    <w:rsid w:val="00712D6B"/>
    <w:rsid w:val="00712E88"/>
    <w:rsid w:val="00712EF5"/>
    <w:rsid w:val="0071300A"/>
    <w:rsid w:val="007131DB"/>
    <w:rsid w:val="00713287"/>
    <w:rsid w:val="00713323"/>
    <w:rsid w:val="00713378"/>
    <w:rsid w:val="00713484"/>
    <w:rsid w:val="00713693"/>
    <w:rsid w:val="007136D0"/>
    <w:rsid w:val="007137D4"/>
    <w:rsid w:val="007138AB"/>
    <w:rsid w:val="00713B91"/>
    <w:rsid w:val="00713D1B"/>
    <w:rsid w:val="00713DA0"/>
    <w:rsid w:val="00713F43"/>
    <w:rsid w:val="007141DA"/>
    <w:rsid w:val="007141E1"/>
    <w:rsid w:val="007143D6"/>
    <w:rsid w:val="007143E7"/>
    <w:rsid w:val="007148C8"/>
    <w:rsid w:val="007148F6"/>
    <w:rsid w:val="00714A89"/>
    <w:rsid w:val="00714B4D"/>
    <w:rsid w:val="00714D0B"/>
    <w:rsid w:val="00714D98"/>
    <w:rsid w:val="00714E17"/>
    <w:rsid w:val="00714E1C"/>
    <w:rsid w:val="007150F8"/>
    <w:rsid w:val="00715130"/>
    <w:rsid w:val="00715202"/>
    <w:rsid w:val="0071525D"/>
    <w:rsid w:val="00715273"/>
    <w:rsid w:val="007152E1"/>
    <w:rsid w:val="00715362"/>
    <w:rsid w:val="007155CB"/>
    <w:rsid w:val="00715621"/>
    <w:rsid w:val="00715965"/>
    <w:rsid w:val="007159E0"/>
    <w:rsid w:val="00715A30"/>
    <w:rsid w:val="00715BD4"/>
    <w:rsid w:val="00715C08"/>
    <w:rsid w:val="00715DC1"/>
    <w:rsid w:val="007160F5"/>
    <w:rsid w:val="007162A3"/>
    <w:rsid w:val="0071633C"/>
    <w:rsid w:val="007164A2"/>
    <w:rsid w:val="0071650E"/>
    <w:rsid w:val="00716511"/>
    <w:rsid w:val="007166A0"/>
    <w:rsid w:val="0071672A"/>
    <w:rsid w:val="0071673B"/>
    <w:rsid w:val="00716844"/>
    <w:rsid w:val="0071687E"/>
    <w:rsid w:val="007168D0"/>
    <w:rsid w:val="00716A41"/>
    <w:rsid w:val="00716A56"/>
    <w:rsid w:val="00716AAB"/>
    <w:rsid w:val="00716B1D"/>
    <w:rsid w:val="00716BED"/>
    <w:rsid w:val="00716C69"/>
    <w:rsid w:val="00716CB9"/>
    <w:rsid w:val="00716D2C"/>
    <w:rsid w:val="00716D50"/>
    <w:rsid w:val="00716EFA"/>
    <w:rsid w:val="007173AC"/>
    <w:rsid w:val="0071741E"/>
    <w:rsid w:val="0071743E"/>
    <w:rsid w:val="0071753D"/>
    <w:rsid w:val="00717540"/>
    <w:rsid w:val="007175E7"/>
    <w:rsid w:val="00717727"/>
    <w:rsid w:val="007177A3"/>
    <w:rsid w:val="0071782D"/>
    <w:rsid w:val="00717A26"/>
    <w:rsid w:val="00717C88"/>
    <w:rsid w:val="00717D37"/>
    <w:rsid w:val="00717DD3"/>
    <w:rsid w:val="00717F05"/>
    <w:rsid w:val="00717F72"/>
    <w:rsid w:val="007200CC"/>
    <w:rsid w:val="00720109"/>
    <w:rsid w:val="007201C4"/>
    <w:rsid w:val="007203E5"/>
    <w:rsid w:val="00720461"/>
    <w:rsid w:val="007208FA"/>
    <w:rsid w:val="007209C4"/>
    <w:rsid w:val="00720B15"/>
    <w:rsid w:val="00720BB4"/>
    <w:rsid w:val="00720BC6"/>
    <w:rsid w:val="00720D32"/>
    <w:rsid w:val="00720F5E"/>
    <w:rsid w:val="007210D1"/>
    <w:rsid w:val="00721101"/>
    <w:rsid w:val="007211E1"/>
    <w:rsid w:val="007216A0"/>
    <w:rsid w:val="007217C4"/>
    <w:rsid w:val="007218B7"/>
    <w:rsid w:val="0072194D"/>
    <w:rsid w:val="00721976"/>
    <w:rsid w:val="00721B06"/>
    <w:rsid w:val="00721BCA"/>
    <w:rsid w:val="00721D65"/>
    <w:rsid w:val="00721E59"/>
    <w:rsid w:val="00721EAF"/>
    <w:rsid w:val="00721EEE"/>
    <w:rsid w:val="00721F15"/>
    <w:rsid w:val="00722037"/>
    <w:rsid w:val="00722181"/>
    <w:rsid w:val="00722197"/>
    <w:rsid w:val="007222F1"/>
    <w:rsid w:val="00722319"/>
    <w:rsid w:val="007224D8"/>
    <w:rsid w:val="00722542"/>
    <w:rsid w:val="007226F9"/>
    <w:rsid w:val="007228C5"/>
    <w:rsid w:val="00722A73"/>
    <w:rsid w:val="00722A80"/>
    <w:rsid w:val="00722C83"/>
    <w:rsid w:val="00722CC0"/>
    <w:rsid w:val="00722DF9"/>
    <w:rsid w:val="00722E01"/>
    <w:rsid w:val="00722E62"/>
    <w:rsid w:val="00722F90"/>
    <w:rsid w:val="00723022"/>
    <w:rsid w:val="00723130"/>
    <w:rsid w:val="0072314B"/>
    <w:rsid w:val="00723204"/>
    <w:rsid w:val="007232ED"/>
    <w:rsid w:val="007232FC"/>
    <w:rsid w:val="0072358F"/>
    <w:rsid w:val="007236A6"/>
    <w:rsid w:val="007238E9"/>
    <w:rsid w:val="007238F0"/>
    <w:rsid w:val="00723CA7"/>
    <w:rsid w:val="00723EB9"/>
    <w:rsid w:val="00724160"/>
    <w:rsid w:val="00724312"/>
    <w:rsid w:val="0072436E"/>
    <w:rsid w:val="007243BE"/>
    <w:rsid w:val="0072446F"/>
    <w:rsid w:val="00724838"/>
    <w:rsid w:val="00724B4D"/>
    <w:rsid w:val="00724B51"/>
    <w:rsid w:val="00724B5C"/>
    <w:rsid w:val="00724C09"/>
    <w:rsid w:val="00724CA8"/>
    <w:rsid w:val="00724CFD"/>
    <w:rsid w:val="00724E4C"/>
    <w:rsid w:val="00725494"/>
    <w:rsid w:val="00725528"/>
    <w:rsid w:val="00725603"/>
    <w:rsid w:val="007256A9"/>
    <w:rsid w:val="0072570B"/>
    <w:rsid w:val="00725986"/>
    <w:rsid w:val="00725A49"/>
    <w:rsid w:val="00725B08"/>
    <w:rsid w:val="00725D15"/>
    <w:rsid w:val="00725E95"/>
    <w:rsid w:val="00726021"/>
    <w:rsid w:val="007260E5"/>
    <w:rsid w:val="0072610F"/>
    <w:rsid w:val="007261E7"/>
    <w:rsid w:val="00726228"/>
    <w:rsid w:val="00726277"/>
    <w:rsid w:val="007264CD"/>
    <w:rsid w:val="00726576"/>
    <w:rsid w:val="00726601"/>
    <w:rsid w:val="00726642"/>
    <w:rsid w:val="0072664C"/>
    <w:rsid w:val="007266BD"/>
    <w:rsid w:val="0072679D"/>
    <w:rsid w:val="00726973"/>
    <w:rsid w:val="007269AD"/>
    <w:rsid w:val="00726C99"/>
    <w:rsid w:val="00726D99"/>
    <w:rsid w:val="00726DDD"/>
    <w:rsid w:val="00726E00"/>
    <w:rsid w:val="007271AD"/>
    <w:rsid w:val="00727340"/>
    <w:rsid w:val="007275EB"/>
    <w:rsid w:val="007276CB"/>
    <w:rsid w:val="00727888"/>
    <w:rsid w:val="00727CB3"/>
    <w:rsid w:val="00727E41"/>
    <w:rsid w:val="007300D0"/>
    <w:rsid w:val="0073018F"/>
    <w:rsid w:val="0073034E"/>
    <w:rsid w:val="007303F4"/>
    <w:rsid w:val="0073040C"/>
    <w:rsid w:val="0073047A"/>
    <w:rsid w:val="00730492"/>
    <w:rsid w:val="00730649"/>
    <w:rsid w:val="00730748"/>
    <w:rsid w:val="00730841"/>
    <w:rsid w:val="007309AF"/>
    <w:rsid w:val="007309EF"/>
    <w:rsid w:val="00730A7C"/>
    <w:rsid w:val="00730B51"/>
    <w:rsid w:val="00730D6D"/>
    <w:rsid w:val="00730F34"/>
    <w:rsid w:val="0073120B"/>
    <w:rsid w:val="00731214"/>
    <w:rsid w:val="007312AC"/>
    <w:rsid w:val="00731709"/>
    <w:rsid w:val="00731785"/>
    <w:rsid w:val="007317CD"/>
    <w:rsid w:val="0073184D"/>
    <w:rsid w:val="007318F1"/>
    <w:rsid w:val="0073191B"/>
    <w:rsid w:val="00731BB3"/>
    <w:rsid w:val="00731BC1"/>
    <w:rsid w:val="00731C8A"/>
    <w:rsid w:val="00731C96"/>
    <w:rsid w:val="00731C9F"/>
    <w:rsid w:val="00731D64"/>
    <w:rsid w:val="00731E5C"/>
    <w:rsid w:val="00731E9E"/>
    <w:rsid w:val="00731F4C"/>
    <w:rsid w:val="00731FD0"/>
    <w:rsid w:val="0073200C"/>
    <w:rsid w:val="007320A2"/>
    <w:rsid w:val="00732178"/>
    <w:rsid w:val="0073223B"/>
    <w:rsid w:val="007325F0"/>
    <w:rsid w:val="00732796"/>
    <w:rsid w:val="00732863"/>
    <w:rsid w:val="00732A0F"/>
    <w:rsid w:val="00732A54"/>
    <w:rsid w:val="00732A8A"/>
    <w:rsid w:val="00732B09"/>
    <w:rsid w:val="00732C03"/>
    <w:rsid w:val="00732D5B"/>
    <w:rsid w:val="00733065"/>
    <w:rsid w:val="0073311E"/>
    <w:rsid w:val="0073374B"/>
    <w:rsid w:val="007337EC"/>
    <w:rsid w:val="00733902"/>
    <w:rsid w:val="0073393C"/>
    <w:rsid w:val="0073397E"/>
    <w:rsid w:val="00733DA9"/>
    <w:rsid w:val="00733E65"/>
    <w:rsid w:val="00733F31"/>
    <w:rsid w:val="00733F7D"/>
    <w:rsid w:val="00733FE2"/>
    <w:rsid w:val="0073420C"/>
    <w:rsid w:val="007343FF"/>
    <w:rsid w:val="007345AC"/>
    <w:rsid w:val="00734797"/>
    <w:rsid w:val="0073485F"/>
    <w:rsid w:val="007348C5"/>
    <w:rsid w:val="0073499F"/>
    <w:rsid w:val="00734B4A"/>
    <w:rsid w:val="00734DF3"/>
    <w:rsid w:val="00734E41"/>
    <w:rsid w:val="00734EF4"/>
    <w:rsid w:val="0073501F"/>
    <w:rsid w:val="00735054"/>
    <w:rsid w:val="00735203"/>
    <w:rsid w:val="0073568F"/>
    <w:rsid w:val="0073569B"/>
    <w:rsid w:val="007356A4"/>
    <w:rsid w:val="00735A03"/>
    <w:rsid w:val="00735A84"/>
    <w:rsid w:val="00735CE6"/>
    <w:rsid w:val="00735E13"/>
    <w:rsid w:val="00735E6F"/>
    <w:rsid w:val="00735F33"/>
    <w:rsid w:val="00735FD2"/>
    <w:rsid w:val="0073608A"/>
    <w:rsid w:val="007361A7"/>
    <w:rsid w:val="007362B5"/>
    <w:rsid w:val="00736348"/>
    <w:rsid w:val="007363BF"/>
    <w:rsid w:val="0073642E"/>
    <w:rsid w:val="007364BB"/>
    <w:rsid w:val="0073653D"/>
    <w:rsid w:val="00736665"/>
    <w:rsid w:val="00736668"/>
    <w:rsid w:val="0073667D"/>
    <w:rsid w:val="007367A6"/>
    <w:rsid w:val="007367F7"/>
    <w:rsid w:val="00736A02"/>
    <w:rsid w:val="00736A5A"/>
    <w:rsid w:val="00736A65"/>
    <w:rsid w:val="007370A8"/>
    <w:rsid w:val="00737106"/>
    <w:rsid w:val="0073713D"/>
    <w:rsid w:val="0073737E"/>
    <w:rsid w:val="007373EA"/>
    <w:rsid w:val="00737602"/>
    <w:rsid w:val="0073762E"/>
    <w:rsid w:val="0073764F"/>
    <w:rsid w:val="007379E3"/>
    <w:rsid w:val="00737A07"/>
    <w:rsid w:val="00737B83"/>
    <w:rsid w:val="00737BE1"/>
    <w:rsid w:val="00737BF5"/>
    <w:rsid w:val="00737E62"/>
    <w:rsid w:val="00737F73"/>
    <w:rsid w:val="00740002"/>
    <w:rsid w:val="00740031"/>
    <w:rsid w:val="00740209"/>
    <w:rsid w:val="007402BB"/>
    <w:rsid w:val="007402D7"/>
    <w:rsid w:val="007402DA"/>
    <w:rsid w:val="007402E0"/>
    <w:rsid w:val="007404C4"/>
    <w:rsid w:val="007404E1"/>
    <w:rsid w:val="007404E2"/>
    <w:rsid w:val="007404EB"/>
    <w:rsid w:val="00740508"/>
    <w:rsid w:val="00740581"/>
    <w:rsid w:val="00740602"/>
    <w:rsid w:val="00740693"/>
    <w:rsid w:val="00740767"/>
    <w:rsid w:val="00740826"/>
    <w:rsid w:val="007409B5"/>
    <w:rsid w:val="00740A5A"/>
    <w:rsid w:val="00740AF8"/>
    <w:rsid w:val="00740B32"/>
    <w:rsid w:val="00740C85"/>
    <w:rsid w:val="00740E90"/>
    <w:rsid w:val="00740E92"/>
    <w:rsid w:val="00740ECF"/>
    <w:rsid w:val="00740F1E"/>
    <w:rsid w:val="00740F60"/>
    <w:rsid w:val="00740F6D"/>
    <w:rsid w:val="007411CA"/>
    <w:rsid w:val="0074120E"/>
    <w:rsid w:val="007412C6"/>
    <w:rsid w:val="007412CD"/>
    <w:rsid w:val="00741332"/>
    <w:rsid w:val="007413E9"/>
    <w:rsid w:val="007414B2"/>
    <w:rsid w:val="007415F3"/>
    <w:rsid w:val="00741669"/>
    <w:rsid w:val="007416CE"/>
    <w:rsid w:val="00741781"/>
    <w:rsid w:val="00741825"/>
    <w:rsid w:val="00741868"/>
    <w:rsid w:val="00741B8F"/>
    <w:rsid w:val="00741D2A"/>
    <w:rsid w:val="00741D65"/>
    <w:rsid w:val="00741F00"/>
    <w:rsid w:val="00741F1C"/>
    <w:rsid w:val="00742052"/>
    <w:rsid w:val="007420B3"/>
    <w:rsid w:val="007422AC"/>
    <w:rsid w:val="007422C8"/>
    <w:rsid w:val="007422D7"/>
    <w:rsid w:val="00742521"/>
    <w:rsid w:val="00742CA9"/>
    <w:rsid w:val="00743229"/>
    <w:rsid w:val="00743285"/>
    <w:rsid w:val="00743424"/>
    <w:rsid w:val="0074359F"/>
    <w:rsid w:val="007435FF"/>
    <w:rsid w:val="00743730"/>
    <w:rsid w:val="007438A5"/>
    <w:rsid w:val="007438F0"/>
    <w:rsid w:val="00743912"/>
    <w:rsid w:val="00743A6F"/>
    <w:rsid w:val="00743ABF"/>
    <w:rsid w:val="00743BB2"/>
    <w:rsid w:val="00743E4C"/>
    <w:rsid w:val="00743F67"/>
    <w:rsid w:val="00744001"/>
    <w:rsid w:val="007440AF"/>
    <w:rsid w:val="007440D4"/>
    <w:rsid w:val="007440DD"/>
    <w:rsid w:val="007441E2"/>
    <w:rsid w:val="0074420B"/>
    <w:rsid w:val="00744246"/>
    <w:rsid w:val="00744313"/>
    <w:rsid w:val="00744444"/>
    <w:rsid w:val="007444F4"/>
    <w:rsid w:val="00744512"/>
    <w:rsid w:val="00744521"/>
    <w:rsid w:val="00744532"/>
    <w:rsid w:val="0074458B"/>
    <w:rsid w:val="00744646"/>
    <w:rsid w:val="0074477C"/>
    <w:rsid w:val="00744A18"/>
    <w:rsid w:val="00744C0D"/>
    <w:rsid w:val="00744C2E"/>
    <w:rsid w:val="00744C6B"/>
    <w:rsid w:val="00744CAC"/>
    <w:rsid w:val="00744D0C"/>
    <w:rsid w:val="00744FBA"/>
    <w:rsid w:val="00745023"/>
    <w:rsid w:val="0074502E"/>
    <w:rsid w:val="00745162"/>
    <w:rsid w:val="007451EB"/>
    <w:rsid w:val="007452CE"/>
    <w:rsid w:val="0074564F"/>
    <w:rsid w:val="007456AC"/>
    <w:rsid w:val="00745B59"/>
    <w:rsid w:val="00745F79"/>
    <w:rsid w:val="00746016"/>
    <w:rsid w:val="007460C8"/>
    <w:rsid w:val="00746357"/>
    <w:rsid w:val="00746363"/>
    <w:rsid w:val="0074640F"/>
    <w:rsid w:val="007465EA"/>
    <w:rsid w:val="00746930"/>
    <w:rsid w:val="0074693E"/>
    <w:rsid w:val="00746A0E"/>
    <w:rsid w:val="00746E25"/>
    <w:rsid w:val="00746E2C"/>
    <w:rsid w:val="00746E92"/>
    <w:rsid w:val="00746F73"/>
    <w:rsid w:val="00746F8F"/>
    <w:rsid w:val="00746FFB"/>
    <w:rsid w:val="00747073"/>
    <w:rsid w:val="00747188"/>
    <w:rsid w:val="007471BA"/>
    <w:rsid w:val="0074747D"/>
    <w:rsid w:val="00747941"/>
    <w:rsid w:val="00747A2B"/>
    <w:rsid w:val="00747AD9"/>
    <w:rsid w:val="00747B1D"/>
    <w:rsid w:val="00747C5F"/>
    <w:rsid w:val="00747CB4"/>
    <w:rsid w:val="00747E9C"/>
    <w:rsid w:val="00747EC7"/>
    <w:rsid w:val="00747EE8"/>
    <w:rsid w:val="00747F03"/>
    <w:rsid w:val="00747F0E"/>
    <w:rsid w:val="00747F4F"/>
    <w:rsid w:val="00747F85"/>
    <w:rsid w:val="00747FA0"/>
    <w:rsid w:val="0075018F"/>
    <w:rsid w:val="0075019C"/>
    <w:rsid w:val="00750230"/>
    <w:rsid w:val="0075023A"/>
    <w:rsid w:val="0075041D"/>
    <w:rsid w:val="007506B5"/>
    <w:rsid w:val="0075072C"/>
    <w:rsid w:val="00750739"/>
    <w:rsid w:val="00750881"/>
    <w:rsid w:val="00750DEF"/>
    <w:rsid w:val="00750E6F"/>
    <w:rsid w:val="00750EE9"/>
    <w:rsid w:val="00751055"/>
    <w:rsid w:val="0075112F"/>
    <w:rsid w:val="007511D0"/>
    <w:rsid w:val="007512A6"/>
    <w:rsid w:val="00751389"/>
    <w:rsid w:val="00751398"/>
    <w:rsid w:val="007513A5"/>
    <w:rsid w:val="00751421"/>
    <w:rsid w:val="0075148F"/>
    <w:rsid w:val="007514EE"/>
    <w:rsid w:val="00751732"/>
    <w:rsid w:val="0075174D"/>
    <w:rsid w:val="00751811"/>
    <w:rsid w:val="00751817"/>
    <w:rsid w:val="007518A3"/>
    <w:rsid w:val="007518B6"/>
    <w:rsid w:val="00751AB1"/>
    <w:rsid w:val="00751C27"/>
    <w:rsid w:val="00751C31"/>
    <w:rsid w:val="00751CF5"/>
    <w:rsid w:val="00751E11"/>
    <w:rsid w:val="00751E5C"/>
    <w:rsid w:val="00751F58"/>
    <w:rsid w:val="00751FF5"/>
    <w:rsid w:val="00752031"/>
    <w:rsid w:val="0075218B"/>
    <w:rsid w:val="007521F9"/>
    <w:rsid w:val="00752267"/>
    <w:rsid w:val="007523D9"/>
    <w:rsid w:val="00752422"/>
    <w:rsid w:val="007525A3"/>
    <w:rsid w:val="007525D9"/>
    <w:rsid w:val="00752897"/>
    <w:rsid w:val="00752CE9"/>
    <w:rsid w:val="00752E82"/>
    <w:rsid w:val="00752F65"/>
    <w:rsid w:val="00752FC6"/>
    <w:rsid w:val="00752FF0"/>
    <w:rsid w:val="007530BF"/>
    <w:rsid w:val="0075310A"/>
    <w:rsid w:val="00753677"/>
    <w:rsid w:val="00753881"/>
    <w:rsid w:val="007538A1"/>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6A5"/>
    <w:rsid w:val="0075473D"/>
    <w:rsid w:val="0075476D"/>
    <w:rsid w:val="007547F4"/>
    <w:rsid w:val="007548C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85"/>
    <w:rsid w:val="00756397"/>
    <w:rsid w:val="00756505"/>
    <w:rsid w:val="0075664A"/>
    <w:rsid w:val="007566D1"/>
    <w:rsid w:val="007568E8"/>
    <w:rsid w:val="007568F0"/>
    <w:rsid w:val="00756939"/>
    <w:rsid w:val="00756C9C"/>
    <w:rsid w:val="00756E11"/>
    <w:rsid w:val="00756E57"/>
    <w:rsid w:val="00756F06"/>
    <w:rsid w:val="007570DA"/>
    <w:rsid w:val="00757151"/>
    <w:rsid w:val="007571A6"/>
    <w:rsid w:val="007573B2"/>
    <w:rsid w:val="007574AE"/>
    <w:rsid w:val="00757511"/>
    <w:rsid w:val="00757683"/>
    <w:rsid w:val="007576E2"/>
    <w:rsid w:val="0075775E"/>
    <w:rsid w:val="007577B8"/>
    <w:rsid w:val="007577CC"/>
    <w:rsid w:val="007577D7"/>
    <w:rsid w:val="00757872"/>
    <w:rsid w:val="00757AB6"/>
    <w:rsid w:val="00757C48"/>
    <w:rsid w:val="00757CA1"/>
    <w:rsid w:val="00757D88"/>
    <w:rsid w:val="00757E1B"/>
    <w:rsid w:val="00757FB6"/>
    <w:rsid w:val="007600A4"/>
    <w:rsid w:val="007600C0"/>
    <w:rsid w:val="0076010F"/>
    <w:rsid w:val="0076018A"/>
    <w:rsid w:val="007602DD"/>
    <w:rsid w:val="007603AE"/>
    <w:rsid w:val="007604FA"/>
    <w:rsid w:val="00760502"/>
    <w:rsid w:val="0076057F"/>
    <w:rsid w:val="007605A8"/>
    <w:rsid w:val="007605AE"/>
    <w:rsid w:val="007607C9"/>
    <w:rsid w:val="0076085D"/>
    <w:rsid w:val="0076094E"/>
    <w:rsid w:val="0076095F"/>
    <w:rsid w:val="00760A3C"/>
    <w:rsid w:val="00760B2D"/>
    <w:rsid w:val="00760B8B"/>
    <w:rsid w:val="00760CC8"/>
    <w:rsid w:val="00760E34"/>
    <w:rsid w:val="0076106D"/>
    <w:rsid w:val="00761230"/>
    <w:rsid w:val="0076125F"/>
    <w:rsid w:val="00761536"/>
    <w:rsid w:val="00761581"/>
    <w:rsid w:val="0076171E"/>
    <w:rsid w:val="00761844"/>
    <w:rsid w:val="00761882"/>
    <w:rsid w:val="007619EF"/>
    <w:rsid w:val="00761A4B"/>
    <w:rsid w:val="00761A5F"/>
    <w:rsid w:val="00761C1D"/>
    <w:rsid w:val="00761CD9"/>
    <w:rsid w:val="00761CE3"/>
    <w:rsid w:val="00761D31"/>
    <w:rsid w:val="00761E79"/>
    <w:rsid w:val="00761EAD"/>
    <w:rsid w:val="00761F81"/>
    <w:rsid w:val="007620E4"/>
    <w:rsid w:val="0076210B"/>
    <w:rsid w:val="007627D3"/>
    <w:rsid w:val="00762807"/>
    <w:rsid w:val="0076280F"/>
    <w:rsid w:val="007629FE"/>
    <w:rsid w:val="00762B0F"/>
    <w:rsid w:val="00762C35"/>
    <w:rsid w:val="00762C38"/>
    <w:rsid w:val="00762D9C"/>
    <w:rsid w:val="007630E6"/>
    <w:rsid w:val="00763245"/>
    <w:rsid w:val="00763709"/>
    <w:rsid w:val="007639A2"/>
    <w:rsid w:val="00763AFA"/>
    <w:rsid w:val="00763B1E"/>
    <w:rsid w:val="00763B28"/>
    <w:rsid w:val="00763BCA"/>
    <w:rsid w:val="00763EBA"/>
    <w:rsid w:val="00763F38"/>
    <w:rsid w:val="00763F46"/>
    <w:rsid w:val="00763F7D"/>
    <w:rsid w:val="00764063"/>
    <w:rsid w:val="0076420A"/>
    <w:rsid w:val="007642A0"/>
    <w:rsid w:val="00764620"/>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25"/>
    <w:rsid w:val="00765479"/>
    <w:rsid w:val="007654D5"/>
    <w:rsid w:val="00765551"/>
    <w:rsid w:val="00765707"/>
    <w:rsid w:val="007658A0"/>
    <w:rsid w:val="00765966"/>
    <w:rsid w:val="00765A45"/>
    <w:rsid w:val="00765AAB"/>
    <w:rsid w:val="00765ABF"/>
    <w:rsid w:val="00765C13"/>
    <w:rsid w:val="00765D00"/>
    <w:rsid w:val="00766268"/>
    <w:rsid w:val="0076626E"/>
    <w:rsid w:val="0076629A"/>
    <w:rsid w:val="0076634D"/>
    <w:rsid w:val="00766439"/>
    <w:rsid w:val="0076651D"/>
    <w:rsid w:val="00766637"/>
    <w:rsid w:val="00766761"/>
    <w:rsid w:val="007668C8"/>
    <w:rsid w:val="007669AF"/>
    <w:rsid w:val="00766A24"/>
    <w:rsid w:val="00766B4B"/>
    <w:rsid w:val="00766BFB"/>
    <w:rsid w:val="00766DA6"/>
    <w:rsid w:val="00766F03"/>
    <w:rsid w:val="00766F65"/>
    <w:rsid w:val="00767215"/>
    <w:rsid w:val="007673C2"/>
    <w:rsid w:val="00767460"/>
    <w:rsid w:val="00767484"/>
    <w:rsid w:val="007674B8"/>
    <w:rsid w:val="0076758E"/>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008"/>
    <w:rsid w:val="00770156"/>
    <w:rsid w:val="00770181"/>
    <w:rsid w:val="007704C1"/>
    <w:rsid w:val="007704F8"/>
    <w:rsid w:val="007705CA"/>
    <w:rsid w:val="007705FC"/>
    <w:rsid w:val="00770608"/>
    <w:rsid w:val="00770B6D"/>
    <w:rsid w:val="00770BC5"/>
    <w:rsid w:val="00770BCC"/>
    <w:rsid w:val="00770D3F"/>
    <w:rsid w:val="00771041"/>
    <w:rsid w:val="007710FD"/>
    <w:rsid w:val="007711C1"/>
    <w:rsid w:val="0077133F"/>
    <w:rsid w:val="007715F4"/>
    <w:rsid w:val="0077170A"/>
    <w:rsid w:val="00771723"/>
    <w:rsid w:val="00771824"/>
    <w:rsid w:val="00771856"/>
    <w:rsid w:val="007719AA"/>
    <w:rsid w:val="007719AC"/>
    <w:rsid w:val="007719FC"/>
    <w:rsid w:val="00771B76"/>
    <w:rsid w:val="00771C54"/>
    <w:rsid w:val="00771DF5"/>
    <w:rsid w:val="00772030"/>
    <w:rsid w:val="0077212C"/>
    <w:rsid w:val="00772408"/>
    <w:rsid w:val="00772658"/>
    <w:rsid w:val="00772784"/>
    <w:rsid w:val="0077283F"/>
    <w:rsid w:val="00772927"/>
    <w:rsid w:val="0077299A"/>
    <w:rsid w:val="00772AB9"/>
    <w:rsid w:val="00772D28"/>
    <w:rsid w:val="00772E53"/>
    <w:rsid w:val="00773272"/>
    <w:rsid w:val="00773468"/>
    <w:rsid w:val="007734EF"/>
    <w:rsid w:val="0077357C"/>
    <w:rsid w:val="007735F9"/>
    <w:rsid w:val="0077374F"/>
    <w:rsid w:val="0077383C"/>
    <w:rsid w:val="00773886"/>
    <w:rsid w:val="007738D8"/>
    <w:rsid w:val="007738E2"/>
    <w:rsid w:val="00773AA4"/>
    <w:rsid w:val="00773D18"/>
    <w:rsid w:val="00773D28"/>
    <w:rsid w:val="00773E42"/>
    <w:rsid w:val="00773ED1"/>
    <w:rsid w:val="00773F2C"/>
    <w:rsid w:val="0077407D"/>
    <w:rsid w:val="007741B3"/>
    <w:rsid w:val="0077430A"/>
    <w:rsid w:val="00774566"/>
    <w:rsid w:val="007746FE"/>
    <w:rsid w:val="00774707"/>
    <w:rsid w:val="00774727"/>
    <w:rsid w:val="00774823"/>
    <w:rsid w:val="0077488D"/>
    <w:rsid w:val="007749CF"/>
    <w:rsid w:val="00774A0E"/>
    <w:rsid w:val="00774B67"/>
    <w:rsid w:val="00774B6D"/>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22B"/>
    <w:rsid w:val="0077542C"/>
    <w:rsid w:val="00775434"/>
    <w:rsid w:val="00775533"/>
    <w:rsid w:val="007755B8"/>
    <w:rsid w:val="00775668"/>
    <w:rsid w:val="00775742"/>
    <w:rsid w:val="00775859"/>
    <w:rsid w:val="00775BF6"/>
    <w:rsid w:val="00775CA3"/>
    <w:rsid w:val="00775E12"/>
    <w:rsid w:val="00776062"/>
    <w:rsid w:val="00776130"/>
    <w:rsid w:val="007762AA"/>
    <w:rsid w:val="00776664"/>
    <w:rsid w:val="0077689B"/>
    <w:rsid w:val="00776945"/>
    <w:rsid w:val="007769D5"/>
    <w:rsid w:val="00776B9A"/>
    <w:rsid w:val="00776BDF"/>
    <w:rsid w:val="00776C87"/>
    <w:rsid w:val="00776E2E"/>
    <w:rsid w:val="00776ED2"/>
    <w:rsid w:val="00776F06"/>
    <w:rsid w:val="00776F79"/>
    <w:rsid w:val="00776F99"/>
    <w:rsid w:val="00777035"/>
    <w:rsid w:val="007770E7"/>
    <w:rsid w:val="0077723D"/>
    <w:rsid w:val="007772E6"/>
    <w:rsid w:val="007772F6"/>
    <w:rsid w:val="00777317"/>
    <w:rsid w:val="0077744B"/>
    <w:rsid w:val="00777486"/>
    <w:rsid w:val="00777750"/>
    <w:rsid w:val="0077780D"/>
    <w:rsid w:val="0077781D"/>
    <w:rsid w:val="00777850"/>
    <w:rsid w:val="00777864"/>
    <w:rsid w:val="00777918"/>
    <w:rsid w:val="00777AB5"/>
    <w:rsid w:val="00777B9F"/>
    <w:rsid w:val="00777DA4"/>
    <w:rsid w:val="00777E9C"/>
    <w:rsid w:val="00777EBC"/>
    <w:rsid w:val="00777FA2"/>
    <w:rsid w:val="00780000"/>
    <w:rsid w:val="00780028"/>
    <w:rsid w:val="0078027D"/>
    <w:rsid w:val="00780582"/>
    <w:rsid w:val="0078061D"/>
    <w:rsid w:val="0078064F"/>
    <w:rsid w:val="00780774"/>
    <w:rsid w:val="007807DD"/>
    <w:rsid w:val="00780B42"/>
    <w:rsid w:val="00780B4E"/>
    <w:rsid w:val="00780BC5"/>
    <w:rsid w:val="00780E50"/>
    <w:rsid w:val="00780EE0"/>
    <w:rsid w:val="00781168"/>
    <w:rsid w:val="00781478"/>
    <w:rsid w:val="007815C8"/>
    <w:rsid w:val="0078161C"/>
    <w:rsid w:val="0078167B"/>
    <w:rsid w:val="00781ADB"/>
    <w:rsid w:val="00781B4E"/>
    <w:rsid w:val="00781C32"/>
    <w:rsid w:val="00781D77"/>
    <w:rsid w:val="00781D8A"/>
    <w:rsid w:val="00781E30"/>
    <w:rsid w:val="00782224"/>
    <w:rsid w:val="007822F0"/>
    <w:rsid w:val="0078232B"/>
    <w:rsid w:val="00782433"/>
    <w:rsid w:val="00782484"/>
    <w:rsid w:val="007824A7"/>
    <w:rsid w:val="00782629"/>
    <w:rsid w:val="0078267A"/>
    <w:rsid w:val="00782968"/>
    <w:rsid w:val="00782B38"/>
    <w:rsid w:val="00783136"/>
    <w:rsid w:val="007831D3"/>
    <w:rsid w:val="00783336"/>
    <w:rsid w:val="00783371"/>
    <w:rsid w:val="007834F2"/>
    <w:rsid w:val="0078353B"/>
    <w:rsid w:val="00783592"/>
    <w:rsid w:val="00783773"/>
    <w:rsid w:val="007838C4"/>
    <w:rsid w:val="007838F8"/>
    <w:rsid w:val="00783947"/>
    <w:rsid w:val="00783A2D"/>
    <w:rsid w:val="00783A9A"/>
    <w:rsid w:val="00783AF9"/>
    <w:rsid w:val="00783B4F"/>
    <w:rsid w:val="00783C23"/>
    <w:rsid w:val="00783C96"/>
    <w:rsid w:val="00783CFB"/>
    <w:rsid w:val="00783D3E"/>
    <w:rsid w:val="00783E5D"/>
    <w:rsid w:val="00783EC1"/>
    <w:rsid w:val="00783F20"/>
    <w:rsid w:val="00783FB7"/>
    <w:rsid w:val="007842E3"/>
    <w:rsid w:val="007844A0"/>
    <w:rsid w:val="007845BB"/>
    <w:rsid w:val="007845C0"/>
    <w:rsid w:val="0078493F"/>
    <w:rsid w:val="00784A29"/>
    <w:rsid w:val="00784CDB"/>
    <w:rsid w:val="00784CEA"/>
    <w:rsid w:val="00784F6C"/>
    <w:rsid w:val="00785296"/>
    <w:rsid w:val="007854C1"/>
    <w:rsid w:val="0078553F"/>
    <w:rsid w:val="00785596"/>
    <w:rsid w:val="00785945"/>
    <w:rsid w:val="00785AAA"/>
    <w:rsid w:val="00785AB1"/>
    <w:rsid w:val="00785CD0"/>
    <w:rsid w:val="00785D37"/>
    <w:rsid w:val="00785DD6"/>
    <w:rsid w:val="00785DFD"/>
    <w:rsid w:val="00785E4B"/>
    <w:rsid w:val="007860D0"/>
    <w:rsid w:val="007860EA"/>
    <w:rsid w:val="007861C7"/>
    <w:rsid w:val="0078662D"/>
    <w:rsid w:val="007866C6"/>
    <w:rsid w:val="007866EA"/>
    <w:rsid w:val="007867E2"/>
    <w:rsid w:val="00786999"/>
    <w:rsid w:val="00786AB3"/>
    <w:rsid w:val="00786C8B"/>
    <w:rsid w:val="00786C97"/>
    <w:rsid w:val="00786CCA"/>
    <w:rsid w:val="00786D8C"/>
    <w:rsid w:val="00786EEF"/>
    <w:rsid w:val="00786F7F"/>
    <w:rsid w:val="0078716E"/>
    <w:rsid w:val="0078723F"/>
    <w:rsid w:val="00787342"/>
    <w:rsid w:val="007873D1"/>
    <w:rsid w:val="00787407"/>
    <w:rsid w:val="0078744C"/>
    <w:rsid w:val="00787493"/>
    <w:rsid w:val="007876A7"/>
    <w:rsid w:val="00787723"/>
    <w:rsid w:val="00787B8A"/>
    <w:rsid w:val="00787CA1"/>
    <w:rsid w:val="00787E13"/>
    <w:rsid w:val="0079001F"/>
    <w:rsid w:val="0079004B"/>
    <w:rsid w:val="00790051"/>
    <w:rsid w:val="0079010D"/>
    <w:rsid w:val="00790152"/>
    <w:rsid w:val="007901E6"/>
    <w:rsid w:val="0079036C"/>
    <w:rsid w:val="00790460"/>
    <w:rsid w:val="007906C3"/>
    <w:rsid w:val="00790812"/>
    <w:rsid w:val="00790837"/>
    <w:rsid w:val="00790AA8"/>
    <w:rsid w:val="00790C04"/>
    <w:rsid w:val="00790C15"/>
    <w:rsid w:val="00790C4E"/>
    <w:rsid w:val="00790D59"/>
    <w:rsid w:val="00790D87"/>
    <w:rsid w:val="00790EE0"/>
    <w:rsid w:val="00790FD5"/>
    <w:rsid w:val="007913AE"/>
    <w:rsid w:val="00791446"/>
    <w:rsid w:val="00791475"/>
    <w:rsid w:val="007914B0"/>
    <w:rsid w:val="00791718"/>
    <w:rsid w:val="007917C1"/>
    <w:rsid w:val="00791C48"/>
    <w:rsid w:val="00791CCB"/>
    <w:rsid w:val="00791E20"/>
    <w:rsid w:val="00791E34"/>
    <w:rsid w:val="00791F50"/>
    <w:rsid w:val="00791FAA"/>
    <w:rsid w:val="0079223A"/>
    <w:rsid w:val="0079232D"/>
    <w:rsid w:val="007925C7"/>
    <w:rsid w:val="00792650"/>
    <w:rsid w:val="00792721"/>
    <w:rsid w:val="00792918"/>
    <w:rsid w:val="00792BAE"/>
    <w:rsid w:val="00792DED"/>
    <w:rsid w:val="00792DF5"/>
    <w:rsid w:val="007931FA"/>
    <w:rsid w:val="00793222"/>
    <w:rsid w:val="00793346"/>
    <w:rsid w:val="007933E4"/>
    <w:rsid w:val="007933FA"/>
    <w:rsid w:val="00793477"/>
    <w:rsid w:val="007934D6"/>
    <w:rsid w:val="00793504"/>
    <w:rsid w:val="00793605"/>
    <w:rsid w:val="0079361C"/>
    <w:rsid w:val="0079365D"/>
    <w:rsid w:val="00793692"/>
    <w:rsid w:val="0079369A"/>
    <w:rsid w:val="007936C9"/>
    <w:rsid w:val="007936FF"/>
    <w:rsid w:val="0079376A"/>
    <w:rsid w:val="00793805"/>
    <w:rsid w:val="007939FC"/>
    <w:rsid w:val="00793C24"/>
    <w:rsid w:val="00793D85"/>
    <w:rsid w:val="00793EC5"/>
    <w:rsid w:val="00793EE7"/>
    <w:rsid w:val="00793F98"/>
    <w:rsid w:val="00793FBE"/>
    <w:rsid w:val="00794063"/>
    <w:rsid w:val="00794110"/>
    <w:rsid w:val="00794226"/>
    <w:rsid w:val="00794262"/>
    <w:rsid w:val="007942EB"/>
    <w:rsid w:val="00794367"/>
    <w:rsid w:val="00794864"/>
    <w:rsid w:val="00794B10"/>
    <w:rsid w:val="00794E54"/>
    <w:rsid w:val="00795158"/>
    <w:rsid w:val="00795349"/>
    <w:rsid w:val="00795407"/>
    <w:rsid w:val="00795632"/>
    <w:rsid w:val="007957BA"/>
    <w:rsid w:val="00795AEF"/>
    <w:rsid w:val="00795C5F"/>
    <w:rsid w:val="00795D07"/>
    <w:rsid w:val="00795F06"/>
    <w:rsid w:val="00795FCF"/>
    <w:rsid w:val="007961FE"/>
    <w:rsid w:val="0079620D"/>
    <w:rsid w:val="007962D1"/>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4CB"/>
    <w:rsid w:val="0079760B"/>
    <w:rsid w:val="00797696"/>
    <w:rsid w:val="007976EF"/>
    <w:rsid w:val="007979A2"/>
    <w:rsid w:val="00797CA4"/>
    <w:rsid w:val="00797D25"/>
    <w:rsid w:val="00797E0F"/>
    <w:rsid w:val="00797EAB"/>
    <w:rsid w:val="00797FE5"/>
    <w:rsid w:val="007A002D"/>
    <w:rsid w:val="007A005B"/>
    <w:rsid w:val="007A0276"/>
    <w:rsid w:val="007A032B"/>
    <w:rsid w:val="007A0640"/>
    <w:rsid w:val="007A0682"/>
    <w:rsid w:val="007A071E"/>
    <w:rsid w:val="007A0845"/>
    <w:rsid w:val="007A0B08"/>
    <w:rsid w:val="007A0C1F"/>
    <w:rsid w:val="007A0C3A"/>
    <w:rsid w:val="007A0C66"/>
    <w:rsid w:val="007A0FF0"/>
    <w:rsid w:val="007A0FFC"/>
    <w:rsid w:val="007A101A"/>
    <w:rsid w:val="007A104A"/>
    <w:rsid w:val="007A1056"/>
    <w:rsid w:val="007A1081"/>
    <w:rsid w:val="007A10E3"/>
    <w:rsid w:val="007A10E6"/>
    <w:rsid w:val="007A1112"/>
    <w:rsid w:val="007A1279"/>
    <w:rsid w:val="007A1315"/>
    <w:rsid w:val="007A133D"/>
    <w:rsid w:val="007A13AB"/>
    <w:rsid w:val="007A1539"/>
    <w:rsid w:val="007A1637"/>
    <w:rsid w:val="007A1728"/>
    <w:rsid w:val="007A180D"/>
    <w:rsid w:val="007A1890"/>
    <w:rsid w:val="007A1897"/>
    <w:rsid w:val="007A18E3"/>
    <w:rsid w:val="007A1A84"/>
    <w:rsid w:val="007A1AD3"/>
    <w:rsid w:val="007A1CBA"/>
    <w:rsid w:val="007A1ECD"/>
    <w:rsid w:val="007A1ED6"/>
    <w:rsid w:val="007A1F3B"/>
    <w:rsid w:val="007A2099"/>
    <w:rsid w:val="007A2140"/>
    <w:rsid w:val="007A2276"/>
    <w:rsid w:val="007A22A8"/>
    <w:rsid w:val="007A22D2"/>
    <w:rsid w:val="007A2388"/>
    <w:rsid w:val="007A23FA"/>
    <w:rsid w:val="007A25C0"/>
    <w:rsid w:val="007A25C2"/>
    <w:rsid w:val="007A2681"/>
    <w:rsid w:val="007A26BE"/>
    <w:rsid w:val="007A27BC"/>
    <w:rsid w:val="007A27F7"/>
    <w:rsid w:val="007A282C"/>
    <w:rsid w:val="007A2952"/>
    <w:rsid w:val="007A297D"/>
    <w:rsid w:val="007A297E"/>
    <w:rsid w:val="007A2A08"/>
    <w:rsid w:val="007A2A5E"/>
    <w:rsid w:val="007A2BBC"/>
    <w:rsid w:val="007A2C15"/>
    <w:rsid w:val="007A2EC2"/>
    <w:rsid w:val="007A2EC8"/>
    <w:rsid w:val="007A2FF1"/>
    <w:rsid w:val="007A322F"/>
    <w:rsid w:val="007A3291"/>
    <w:rsid w:val="007A32AC"/>
    <w:rsid w:val="007A33DE"/>
    <w:rsid w:val="007A3868"/>
    <w:rsid w:val="007A38CA"/>
    <w:rsid w:val="007A3C88"/>
    <w:rsid w:val="007A3CCB"/>
    <w:rsid w:val="007A3D92"/>
    <w:rsid w:val="007A3DF3"/>
    <w:rsid w:val="007A3FF9"/>
    <w:rsid w:val="007A4114"/>
    <w:rsid w:val="007A42F2"/>
    <w:rsid w:val="007A43A2"/>
    <w:rsid w:val="007A43D1"/>
    <w:rsid w:val="007A4599"/>
    <w:rsid w:val="007A4657"/>
    <w:rsid w:val="007A474A"/>
    <w:rsid w:val="007A4C33"/>
    <w:rsid w:val="007A4C5C"/>
    <w:rsid w:val="007A4C64"/>
    <w:rsid w:val="007A4D85"/>
    <w:rsid w:val="007A4E8D"/>
    <w:rsid w:val="007A5032"/>
    <w:rsid w:val="007A5089"/>
    <w:rsid w:val="007A5094"/>
    <w:rsid w:val="007A515A"/>
    <w:rsid w:val="007A51B4"/>
    <w:rsid w:val="007A51E6"/>
    <w:rsid w:val="007A5267"/>
    <w:rsid w:val="007A5282"/>
    <w:rsid w:val="007A52D8"/>
    <w:rsid w:val="007A5476"/>
    <w:rsid w:val="007A5682"/>
    <w:rsid w:val="007A572F"/>
    <w:rsid w:val="007A5927"/>
    <w:rsid w:val="007A5A0D"/>
    <w:rsid w:val="007A5AB1"/>
    <w:rsid w:val="007A5AC0"/>
    <w:rsid w:val="007A5B1B"/>
    <w:rsid w:val="007A5B22"/>
    <w:rsid w:val="007A5BC8"/>
    <w:rsid w:val="007A5C41"/>
    <w:rsid w:val="007A5C96"/>
    <w:rsid w:val="007A5C9A"/>
    <w:rsid w:val="007A5D7D"/>
    <w:rsid w:val="007A5E48"/>
    <w:rsid w:val="007A5F63"/>
    <w:rsid w:val="007A605D"/>
    <w:rsid w:val="007A6176"/>
    <w:rsid w:val="007A624A"/>
    <w:rsid w:val="007A6428"/>
    <w:rsid w:val="007A648E"/>
    <w:rsid w:val="007A66B1"/>
    <w:rsid w:val="007A66E5"/>
    <w:rsid w:val="007A670D"/>
    <w:rsid w:val="007A670F"/>
    <w:rsid w:val="007A67EB"/>
    <w:rsid w:val="007A67EF"/>
    <w:rsid w:val="007A699D"/>
    <w:rsid w:val="007A69D8"/>
    <w:rsid w:val="007A6BA8"/>
    <w:rsid w:val="007A6BD2"/>
    <w:rsid w:val="007A6C02"/>
    <w:rsid w:val="007A6FBF"/>
    <w:rsid w:val="007A70A5"/>
    <w:rsid w:val="007A71A1"/>
    <w:rsid w:val="007A71E7"/>
    <w:rsid w:val="007A7205"/>
    <w:rsid w:val="007A7244"/>
    <w:rsid w:val="007A7440"/>
    <w:rsid w:val="007A759E"/>
    <w:rsid w:val="007A7678"/>
    <w:rsid w:val="007A77C2"/>
    <w:rsid w:val="007A77C8"/>
    <w:rsid w:val="007A77ED"/>
    <w:rsid w:val="007A7814"/>
    <w:rsid w:val="007A7A81"/>
    <w:rsid w:val="007A7B7C"/>
    <w:rsid w:val="007A7C51"/>
    <w:rsid w:val="007A7C92"/>
    <w:rsid w:val="007A7E76"/>
    <w:rsid w:val="007A7E96"/>
    <w:rsid w:val="007A7F1F"/>
    <w:rsid w:val="007A7F63"/>
    <w:rsid w:val="007A7F80"/>
    <w:rsid w:val="007B002F"/>
    <w:rsid w:val="007B03A9"/>
    <w:rsid w:val="007B05F3"/>
    <w:rsid w:val="007B07C5"/>
    <w:rsid w:val="007B0A1B"/>
    <w:rsid w:val="007B0A94"/>
    <w:rsid w:val="007B0ADA"/>
    <w:rsid w:val="007B0BBC"/>
    <w:rsid w:val="007B0C4B"/>
    <w:rsid w:val="007B0DA8"/>
    <w:rsid w:val="007B11EC"/>
    <w:rsid w:val="007B12BB"/>
    <w:rsid w:val="007B135F"/>
    <w:rsid w:val="007B142B"/>
    <w:rsid w:val="007B173A"/>
    <w:rsid w:val="007B17BA"/>
    <w:rsid w:val="007B184B"/>
    <w:rsid w:val="007B1A6D"/>
    <w:rsid w:val="007B1A9F"/>
    <w:rsid w:val="007B1B3E"/>
    <w:rsid w:val="007B1C22"/>
    <w:rsid w:val="007B1C83"/>
    <w:rsid w:val="007B1CD8"/>
    <w:rsid w:val="007B1D0F"/>
    <w:rsid w:val="007B1FE5"/>
    <w:rsid w:val="007B202E"/>
    <w:rsid w:val="007B2034"/>
    <w:rsid w:val="007B21F1"/>
    <w:rsid w:val="007B24DE"/>
    <w:rsid w:val="007B2624"/>
    <w:rsid w:val="007B270D"/>
    <w:rsid w:val="007B28B5"/>
    <w:rsid w:val="007B299C"/>
    <w:rsid w:val="007B29C0"/>
    <w:rsid w:val="007B2A7A"/>
    <w:rsid w:val="007B2CC8"/>
    <w:rsid w:val="007B2D91"/>
    <w:rsid w:val="007B2E65"/>
    <w:rsid w:val="007B2E8F"/>
    <w:rsid w:val="007B2FFF"/>
    <w:rsid w:val="007B3041"/>
    <w:rsid w:val="007B3142"/>
    <w:rsid w:val="007B3147"/>
    <w:rsid w:val="007B315A"/>
    <w:rsid w:val="007B325B"/>
    <w:rsid w:val="007B326C"/>
    <w:rsid w:val="007B343C"/>
    <w:rsid w:val="007B34F8"/>
    <w:rsid w:val="007B356D"/>
    <w:rsid w:val="007B3936"/>
    <w:rsid w:val="007B39DB"/>
    <w:rsid w:val="007B3ADC"/>
    <w:rsid w:val="007B3CBB"/>
    <w:rsid w:val="007B3D00"/>
    <w:rsid w:val="007B3D70"/>
    <w:rsid w:val="007B3D91"/>
    <w:rsid w:val="007B3E04"/>
    <w:rsid w:val="007B3EAD"/>
    <w:rsid w:val="007B3F2D"/>
    <w:rsid w:val="007B4084"/>
    <w:rsid w:val="007B4127"/>
    <w:rsid w:val="007B4186"/>
    <w:rsid w:val="007B422F"/>
    <w:rsid w:val="007B42B9"/>
    <w:rsid w:val="007B4506"/>
    <w:rsid w:val="007B47C9"/>
    <w:rsid w:val="007B4956"/>
    <w:rsid w:val="007B49FF"/>
    <w:rsid w:val="007B4BB7"/>
    <w:rsid w:val="007B4BFC"/>
    <w:rsid w:val="007B4EA4"/>
    <w:rsid w:val="007B4EE1"/>
    <w:rsid w:val="007B4FDB"/>
    <w:rsid w:val="007B513C"/>
    <w:rsid w:val="007B51C2"/>
    <w:rsid w:val="007B57D1"/>
    <w:rsid w:val="007B5ADD"/>
    <w:rsid w:val="007B5B7A"/>
    <w:rsid w:val="007B5BC6"/>
    <w:rsid w:val="007B5C06"/>
    <w:rsid w:val="007B5DB8"/>
    <w:rsid w:val="007B5DF7"/>
    <w:rsid w:val="007B5EDD"/>
    <w:rsid w:val="007B60F4"/>
    <w:rsid w:val="007B6146"/>
    <w:rsid w:val="007B61F3"/>
    <w:rsid w:val="007B6216"/>
    <w:rsid w:val="007B621A"/>
    <w:rsid w:val="007B6329"/>
    <w:rsid w:val="007B6424"/>
    <w:rsid w:val="007B6502"/>
    <w:rsid w:val="007B654A"/>
    <w:rsid w:val="007B6599"/>
    <w:rsid w:val="007B6694"/>
    <w:rsid w:val="007B66A1"/>
    <w:rsid w:val="007B6736"/>
    <w:rsid w:val="007B6D2D"/>
    <w:rsid w:val="007B6D6E"/>
    <w:rsid w:val="007B6DBE"/>
    <w:rsid w:val="007B6DDC"/>
    <w:rsid w:val="007B738E"/>
    <w:rsid w:val="007B73AA"/>
    <w:rsid w:val="007B746F"/>
    <w:rsid w:val="007B7470"/>
    <w:rsid w:val="007B74CC"/>
    <w:rsid w:val="007B7546"/>
    <w:rsid w:val="007B754A"/>
    <w:rsid w:val="007B7704"/>
    <w:rsid w:val="007B77B6"/>
    <w:rsid w:val="007B7ACF"/>
    <w:rsid w:val="007B7D85"/>
    <w:rsid w:val="007B7E04"/>
    <w:rsid w:val="007B7F29"/>
    <w:rsid w:val="007C0180"/>
    <w:rsid w:val="007C023B"/>
    <w:rsid w:val="007C02BF"/>
    <w:rsid w:val="007C0358"/>
    <w:rsid w:val="007C0410"/>
    <w:rsid w:val="007C0432"/>
    <w:rsid w:val="007C05D6"/>
    <w:rsid w:val="007C061C"/>
    <w:rsid w:val="007C0A3F"/>
    <w:rsid w:val="007C0BA4"/>
    <w:rsid w:val="007C0C7A"/>
    <w:rsid w:val="007C0D03"/>
    <w:rsid w:val="007C0EF3"/>
    <w:rsid w:val="007C104D"/>
    <w:rsid w:val="007C11F6"/>
    <w:rsid w:val="007C1238"/>
    <w:rsid w:val="007C1251"/>
    <w:rsid w:val="007C129F"/>
    <w:rsid w:val="007C12C5"/>
    <w:rsid w:val="007C1319"/>
    <w:rsid w:val="007C1323"/>
    <w:rsid w:val="007C134C"/>
    <w:rsid w:val="007C1532"/>
    <w:rsid w:val="007C15CE"/>
    <w:rsid w:val="007C160C"/>
    <w:rsid w:val="007C161F"/>
    <w:rsid w:val="007C1624"/>
    <w:rsid w:val="007C1671"/>
    <w:rsid w:val="007C182B"/>
    <w:rsid w:val="007C182E"/>
    <w:rsid w:val="007C18AF"/>
    <w:rsid w:val="007C18C1"/>
    <w:rsid w:val="007C19A7"/>
    <w:rsid w:val="007C19B6"/>
    <w:rsid w:val="007C19EB"/>
    <w:rsid w:val="007C1A63"/>
    <w:rsid w:val="007C1AD7"/>
    <w:rsid w:val="007C1E89"/>
    <w:rsid w:val="007C1ED1"/>
    <w:rsid w:val="007C20BC"/>
    <w:rsid w:val="007C2145"/>
    <w:rsid w:val="007C2268"/>
    <w:rsid w:val="007C23A4"/>
    <w:rsid w:val="007C2481"/>
    <w:rsid w:val="007C252F"/>
    <w:rsid w:val="007C2676"/>
    <w:rsid w:val="007C27F4"/>
    <w:rsid w:val="007C2833"/>
    <w:rsid w:val="007C2960"/>
    <w:rsid w:val="007C2B63"/>
    <w:rsid w:val="007C2F7F"/>
    <w:rsid w:val="007C2FE3"/>
    <w:rsid w:val="007C3197"/>
    <w:rsid w:val="007C321A"/>
    <w:rsid w:val="007C3258"/>
    <w:rsid w:val="007C337F"/>
    <w:rsid w:val="007C3415"/>
    <w:rsid w:val="007C356B"/>
    <w:rsid w:val="007C35DB"/>
    <w:rsid w:val="007C36A6"/>
    <w:rsid w:val="007C3792"/>
    <w:rsid w:val="007C3A3C"/>
    <w:rsid w:val="007C3AAF"/>
    <w:rsid w:val="007C3B7C"/>
    <w:rsid w:val="007C3BED"/>
    <w:rsid w:val="007C3D15"/>
    <w:rsid w:val="007C3DEC"/>
    <w:rsid w:val="007C3F90"/>
    <w:rsid w:val="007C41F0"/>
    <w:rsid w:val="007C438E"/>
    <w:rsid w:val="007C4410"/>
    <w:rsid w:val="007C466D"/>
    <w:rsid w:val="007C46F5"/>
    <w:rsid w:val="007C4760"/>
    <w:rsid w:val="007C4794"/>
    <w:rsid w:val="007C48AA"/>
    <w:rsid w:val="007C4B8C"/>
    <w:rsid w:val="007C4D38"/>
    <w:rsid w:val="007C4DA0"/>
    <w:rsid w:val="007C4DB8"/>
    <w:rsid w:val="007C4EC1"/>
    <w:rsid w:val="007C4FCA"/>
    <w:rsid w:val="007C502E"/>
    <w:rsid w:val="007C50AB"/>
    <w:rsid w:val="007C5112"/>
    <w:rsid w:val="007C5255"/>
    <w:rsid w:val="007C5307"/>
    <w:rsid w:val="007C53B4"/>
    <w:rsid w:val="007C5573"/>
    <w:rsid w:val="007C5671"/>
    <w:rsid w:val="007C567B"/>
    <w:rsid w:val="007C5A19"/>
    <w:rsid w:val="007C5AB4"/>
    <w:rsid w:val="007C5E71"/>
    <w:rsid w:val="007C5FDD"/>
    <w:rsid w:val="007C644B"/>
    <w:rsid w:val="007C655E"/>
    <w:rsid w:val="007C65FB"/>
    <w:rsid w:val="007C660B"/>
    <w:rsid w:val="007C665C"/>
    <w:rsid w:val="007C66CF"/>
    <w:rsid w:val="007C6987"/>
    <w:rsid w:val="007C6D11"/>
    <w:rsid w:val="007C6ECF"/>
    <w:rsid w:val="007C6FD8"/>
    <w:rsid w:val="007C71CD"/>
    <w:rsid w:val="007C7292"/>
    <w:rsid w:val="007C74A1"/>
    <w:rsid w:val="007C76D4"/>
    <w:rsid w:val="007C77A5"/>
    <w:rsid w:val="007C7831"/>
    <w:rsid w:val="007C786F"/>
    <w:rsid w:val="007C799C"/>
    <w:rsid w:val="007C7A36"/>
    <w:rsid w:val="007C7A6F"/>
    <w:rsid w:val="007C7A86"/>
    <w:rsid w:val="007C7B11"/>
    <w:rsid w:val="007C7C1F"/>
    <w:rsid w:val="007C7C79"/>
    <w:rsid w:val="007C7E8E"/>
    <w:rsid w:val="007C7FFD"/>
    <w:rsid w:val="007D00AE"/>
    <w:rsid w:val="007D032F"/>
    <w:rsid w:val="007D0377"/>
    <w:rsid w:val="007D0421"/>
    <w:rsid w:val="007D048B"/>
    <w:rsid w:val="007D0556"/>
    <w:rsid w:val="007D05FC"/>
    <w:rsid w:val="007D0704"/>
    <w:rsid w:val="007D0992"/>
    <w:rsid w:val="007D0A23"/>
    <w:rsid w:val="007D0B4E"/>
    <w:rsid w:val="007D0BD3"/>
    <w:rsid w:val="007D0E6D"/>
    <w:rsid w:val="007D0E71"/>
    <w:rsid w:val="007D0F15"/>
    <w:rsid w:val="007D0F29"/>
    <w:rsid w:val="007D0F8C"/>
    <w:rsid w:val="007D106C"/>
    <w:rsid w:val="007D1196"/>
    <w:rsid w:val="007D1284"/>
    <w:rsid w:val="007D1385"/>
    <w:rsid w:val="007D1510"/>
    <w:rsid w:val="007D152B"/>
    <w:rsid w:val="007D15B5"/>
    <w:rsid w:val="007D16F7"/>
    <w:rsid w:val="007D1719"/>
    <w:rsid w:val="007D17D7"/>
    <w:rsid w:val="007D1879"/>
    <w:rsid w:val="007D1916"/>
    <w:rsid w:val="007D1A5B"/>
    <w:rsid w:val="007D1AD2"/>
    <w:rsid w:val="007D1E84"/>
    <w:rsid w:val="007D1EA1"/>
    <w:rsid w:val="007D1EB7"/>
    <w:rsid w:val="007D1F5A"/>
    <w:rsid w:val="007D205B"/>
    <w:rsid w:val="007D24B5"/>
    <w:rsid w:val="007D2538"/>
    <w:rsid w:val="007D256F"/>
    <w:rsid w:val="007D2675"/>
    <w:rsid w:val="007D26AB"/>
    <w:rsid w:val="007D27D8"/>
    <w:rsid w:val="007D2803"/>
    <w:rsid w:val="007D2856"/>
    <w:rsid w:val="007D29ED"/>
    <w:rsid w:val="007D2B4B"/>
    <w:rsid w:val="007D2C44"/>
    <w:rsid w:val="007D2D17"/>
    <w:rsid w:val="007D2D61"/>
    <w:rsid w:val="007D2EDC"/>
    <w:rsid w:val="007D3119"/>
    <w:rsid w:val="007D31E0"/>
    <w:rsid w:val="007D328A"/>
    <w:rsid w:val="007D336D"/>
    <w:rsid w:val="007D3537"/>
    <w:rsid w:val="007D35EB"/>
    <w:rsid w:val="007D363D"/>
    <w:rsid w:val="007D3748"/>
    <w:rsid w:val="007D3815"/>
    <w:rsid w:val="007D3ACA"/>
    <w:rsid w:val="007D3BBC"/>
    <w:rsid w:val="007D3D38"/>
    <w:rsid w:val="007D3E62"/>
    <w:rsid w:val="007D4079"/>
    <w:rsid w:val="007D41D7"/>
    <w:rsid w:val="007D423D"/>
    <w:rsid w:val="007D4358"/>
    <w:rsid w:val="007D43DD"/>
    <w:rsid w:val="007D456F"/>
    <w:rsid w:val="007D4598"/>
    <w:rsid w:val="007D4868"/>
    <w:rsid w:val="007D4A8D"/>
    <w:rsid w:val="007D4A98"/>
    <w:rsid w:val="007D4CFF"/>
    <w:rsid w:val="007D4E44"/>
    <w:rsid w:val="007D4EB0"/>
    <w:rsid w:val="007D4F6B"/>
    <w:rsid w:val="007D5027"/>
    <w:rsid w:val="007D516A"/>
    <w:rsid w:val="007D5480"/>
    <w:rsid w:val="007D553D"/>
    <w:rsid w:val="007D5598"/>
    <w:rsid w:val="007D5618"/>
    <w:rsid w:val="007D56F6"/>
    <w:rsid w:val="007D58EE"/>
    <w:rsid w:val="007D59E0"/>
    <w:rsid w:val="007D5B55"/>
    <w:rsid w:val="007D5C90"/>
    <w:rsid w:val="007D5FA1"/>
    <w:rsid w:val="007D6166"/>
    <w:rsid w:val="007D6246"/>
    <w:rsid w:val="007D624A"/>
    <w:rsid w:val="007D6255"/>
    <w:rsid w:val="007D625D"/>
    <w:rsid w:val="007D65E6"/>
    <w:rsid w:val="007D6681"/>
    <w:rsid w:val="007D6692"/>
    <w:rsid w:val="007D670A"/>
    <w:rsid w:val="007D6795"/>
    <w:rsid w:val="007D697E"/>
    <w:rsid w:val="007D699E"/>
    <w:rsid w:val="007D6A1F"/>
    <w:rsid w:val="007D6A8D"/>
    <w:rsid w:val="007D6AAB"/>
    <w:rsid w:val="007D6C40"/>
    <w:rsid w:val="007D6E67"/>
    <w:rsid w:val="007D6E7C"/>
    <w:rsid w:val="007D71DF"/>
    <w:rsid w:val="007D7263"/>
    <w:rsid w:val="007D74AA"/>
    <w:rsid w:val="007D75D8"/>
    <w:rsid w:val="007D7667"/>
    <w:rsid w:val="007D76BC"/>
    <w:rsid w:val="007D7861"/>
    <w:rsid w:val="007D7A1C"/>
    <w:rsid w:val="007D7A8A"/>
    <w:rsid w:val="007D7BAF"/>
    <w:rsid w:val="007D7E30"/>
    <w:rsid w:val="007D7EC6"/>
    <w:rsid w:val="007D7F59"/>
    <w:rsid w:val="007D7F65"/>
    <w:rsid w:val="007E01C4"/>
    <w:rsid w:val="007E029C"/>
    <w:rsid w:val="007E038C"/>
    <w:rsid w:val="007E04B7"/>
    <w:rsid w:val="007E0593"/>
    <w:rsid w:val="007E0635"/>
    <w:rsid w:val="007E0668"/>
    <w:rsid w:val="007E070F"/>
    <w:rsid w:val="007E0755"/>
    <w:rsid w:val="007E08A8"/>
    <w:rsid w:val="007E0937"/>
    <w:rsid w:val="007E0AB9"/>
    <w:rsid w:val="007E0B58"/>
    <w:rsid w:val="007E0E4F"/>
    <w:rsid w:val="007E0E64"/>
    <w:rsid w:val="007E0F3D"/>
    <w:rsid w:val="007E0F8B"/>
    <w:rsid w:val="007E0F94"/>
    <w:rsid w:val="007E106D"/>
    <w:rsid w:val="007E1247"/>
    <w:rsid w:val="007E12ED"/>
    <w:rsid w:val="007E147C"/>
    <w:rsid w:val="007E1765"/>
    <w:rsid w:val="007E1773"/>
    <w:rsid w:val="007E184F"/>
    <w:rsid w:val="007E194C"/>
    <w:rsid w:val="007E198A"/>
    <w:rsid w:val="007E1BBF"/>
    <w:rsid w:val="007E1E34"/>
    <w:rsid w:val="007E1F11"/>
    <w:rsid w:val="007E1F5C"/>
    <w:rsid w:val="007E1F85"/>
    <w:rsid w:val="007E1FF5"/>
    <w:rsid w:val="007E20B6"/>
    <w:rsid w:val="007E2194"/>
    <w:rsid w:val="007E236B"/>
    <w:rsid w:val="007E2399"/>
    <w:rsid w:val="007E23AA"/>
    <w:rsid w:val="007E2409"/>
    <w:rsid w:val="007E2599"/>
    <w:rsid w:val="007E26E1"/>
    <w:rsid w:val="007E290D"/>
    <w:rsid w:val="007E2942"/>
    <w:rsid w:val="007E2A76"/>
    <w:rsid w:val="007E2ACB"/>
    <w:rsid w:val="007E2B38"/>
    <w:rsid w:val="007E2CA1"/>
    <w:rsid w:val="007E2CA6"/>
    <w:rsid w:val="007E2CAF"/>
    <w:rsid w:val="007E2D19"/>
    <w:rsid w:val="007E2D1E"/>
    <w:rsid w:val="007E2E09"/>
    <w:rsid w:val="007E2E62"/>
    <w:rsid w:val="007E3069"/>
    <w:rsid w:val="007E324E"/>
    <w:rsid w:val="007E33D9"/>
    <w:rsid w:val="007E3430"/>
    <w:rsid w:val="007E371F"/>
    <w:rsid w:val="007E3799"/>
    <w:rsid w:val="007E392B"/>
    <w:rsid w:val="007E3A3C"/>
    <w:rsid w:val="007E3BFB"/>
    <w:rsid w:val="007E3CB6"/>
    <w:rsid w:val="007E3DB1"/>
    <w:rsid w:val="007E3DC0"/>
    <w:rsid w:val="007E3E56"/>
    <w:rsid w:val="007E402C"/>
    <w:rsid w:val="007E415C"/>
    <w:rsid w:val="007E420C"/>
    <w:rsid w:val="007E4213"/>
    <w:rsid w:val="007E43E7"/>
    <w:rsid w:val="007E45AE"/>
    <w:rsid w:val="007E45B0"/>
    <w:rsid w:val="007E45CE"/>
    <w:rsid w:val="007E4610"/>
    <w:rsid w:val="007E4740"/>
    <w:rsid w:val="007E481D"/>
    <w:rsid w:val="007E4893"/>
    <w:rsid w:val="007E4A3E"/>
    <w:rsid w:val="007E4ADD"/>
    <w:rsid w:val="007E4AFB"/>
    <w:rsid w:val="007E4C9D"/>
    <w:rsid w:val="007E4DA0"/>
    <w:rsid w:val="007E4FD7"/>
    <w:rsid w:val="007E5109"/>
    <w:rsid w:val="007E5120"/>
    <w:rsid w:val="007E513B"/>
    <w:rsid w:val="007E52E5"/>
    <w:rsid w:val="007E54DC"/>
    <w:rsid w:val="007E56D2"/>
    <w:rsid w:val="007E56D4"/>
    <w:rsid w:val="007E5727"/>
    <w:rsid w:val="007E5742"/>
    <w:rsid w:val="007E57A4"/>
    <w:rsid w:val="007E592E"/>
    <w:rsid w:val="007E59FF"/>
    <w:rsid w:val="007E5A9E"/>
    <w:rsid w:val="007E5C05"/>
    <w:rsid w:val="007E5CE0"/>
    <w:rsid w:val="007E5DDA"/>
    <w:rsid w:val="007E6051"/>
    <w:rsid w:val="007E61E0"/>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1C7"/>
    <w:rsid w:val="007E72AD"/>
    <w:rsid w:val="007E72E7"/>
    <w:rsid w:val="007E7358"/>
    <w:rsid w:val="007E7638"/>
    <w:rsid w:val="007E76FD"/>
    <w:rsid w:val="007E788D"/>
    <w:rsid w:val="007E78A3"/>
    <w:rsid w:val="007E791A"/>
    <w:rsid w:val="007E7954"/>
    <w:rsid w:val="007E79C4"/>
    <w:rsid w:val="007E7DAA"/>
    <w:rsid w:val="007E7DE0"/>
    <w:rsid w:val="007F0015"/>
    <w:rsid w:val="007F0059"/>
    <w:rsid w:val="007F0080"/>
    <w:rsid w:val="007F02AE"/>
    <w:rsid w:val="007F0474"/>
    <w:rsid w:val="007F0552"/>
    <w:rsid w:val="007F06C5"/>
    <w:rsid w:val="007F08A4"/>
    <w:rsid w:val="007F092E"/>
    <w:rsid w:val="007F0A24"/>
    <w:rsid w:val="007F0A3E"/>
    <w:rsid w:val="007F0A52"/>
    <w:rsid w:val="007F0CC3"/>
    <w:rsid w:val="007F0EE7"/>
    <w:rsid w:val="007F0FB3"/>
    <w:rsid w:val="007F1065"/>
    <w:rsid w:val="007F10E3"/>
    <w:rsid w:val="007F1292"/>
    <w:rsid w:val="007F13A1"/>
    <w:rsid w:val="007F1530"/>
    <w:rsid w:val="007F169F"/>
    <w:rsid w:val="007F17B6"/>
    <w:rsid w:val="007F17DB"/>
    <w:rsid w:val="007F18B9"/>
    <w:rsid w:val="007F1960"/>
    <w:rsid w:val="007F19E5"/>
    <w:rsid w:val="007F1A1D"/>
    <w:rsid w:val="007F1AEB"/>
    <w:rsid w:val="007F1CC0"/>
    <w:rsid w:val="007F1D1D"/>
    <w:rsid w:val="007F1F86"/>
    <w:rsid w:val="007F1FB2"/>
    <w:rsid w:val="007F227A"/>
    <w:rsid w:val="007F22D8"/>
    <w:rsid w:val="007F24A3"/>
    <w:rsid w:val="007F24C0"/>
    <w:rsid w:val="007F268C"/>
    <w:rsid w:val="007F2920"/>
    <w:rsid w:val="007F2937"/>
    <w:rsid w:val="007F29E0"/>
    <w:rsid w:val="007F2C1D"/>
    <w:rsid w:val="007F2CAF"/>
    <w:rsid w:val="007F2E3E"/>
    <w:rsid w:val="007F2E52"/>
    <w:rsid w:val="007F316C"/>
    <w:rsid w:val="007F349C"/>
    <w:rsid w:val="007F3558"/>
    <w:rsid w:val="007F35DB"/>
    <w:rsid w:val="007F35DE"/>
    <w:rsid w:val="007F3630"/>
    <w:rsid w:val="007F36AF"/>
    <w:rsid w:val="007F37D7"/>
    <w:rsid w:val="007F380B"/>
    <w:rsid w:val="007F389C"/>
    <w:rsid w:val="007F38FD"/>
    <w:rsid w:val="007F3911"/>
    <w:rsid w:val="007F3954"/>
    <w:rsid w:val="007F3C42"/>
    <w:rsid w:val="007F3E70"/>
    <w:rsid w:val="007F4549"/>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E6"/>
    <w:rsid w:val="007F5034"/>
    <w:rsid w:val="007F51CD"/>
    <w:rsid w:val="007F533D"/>
    <w:rsid w:val="007F55FB"/>
    <w:rsid w:val="007F56CA"/>
    <w:rsid w:val="007F5AE1"/>
    <w:rsid w:val="007F5BAC"/>
    <w:rsid w:val="007F5D68"/>
    <w:rsid w:val="007F6022"/>
    <w:rsid w:val="007F603D"/>
    <w:rsid w:val="007F61C9"/>
    <w:rsid w:val="007F624B"/>
    <w:rsid w:val="007F6477"/>
    <w:rsid w:val="007F6544"/>
    <w:rsid w:val="007F6610"/>
    <w:rsid w:val="007F6812"/>
    <w:rsid w:val="007F6842"/>
    <w:rsid w:val="007F6967"/>
    <w:rsid w:val="007F6A2D"/>
    <w:rsid w:val="007F6CF0"/>
    <w:rsid w:val="007F6F00"/>
    <w:rsid w:val="007F7040"/>
    <w:rsid w:val="007F70F3"/>
    <w:rsid w:val="007F7167"/>
    <w:rsid w:val="007F7436"/>
    <w:rsid w:val="007F7646"/>
    <w:rsid w:val="007F77DF"/>
    <w:rsid w:val="007F78F2"/>
    <w:rsid w:val="007F7D4F"/>
    <w:rsid w:val="00800015"/>
    <w:rsid w:val="008004C2"/>
    <w:rsid w:val="0080058D"/>
    <w:rsid w:val="008005A3"/>
    <w:rsid w:val="008007C5"/>
    <w:rsid w:val="008008B2"/>
    <w:rsid w:val="00800D99"/>
    <w:rsid w:val="008011C5"/>
    <w:rsid w:val="00801298"/>
    <w:rsid w:val="008012CD"/>
    <w:rsid w:val="008012D4"/>
    <w:rsid w:val="0080146E"/>
    <w:rsid w:val="00801491"/>
    <w:rsid w:val="0080153C"/>
    <w:rsid w:val="0080171D"/>
    <w:rsid w:val="008017E9"/>
    <w:rsid w:val="00801998"/>
    <w:rsid w:val="008019A2"/>
    <w:rsid w:val="008019D1"/>
    <w:rsid w:val="00801ABF"/>
    <w:rsid w:val="00801BFF"/>
    <w:rsid w:val="00801E79"/>
    <w:rsid w:val="00801E98"/>
    <w:rsid w:val="0080203B"/>
    <w:rsid w:val="008020A1"/>
    <w:rsid w:val="00802237"/>
    <w:rsid w:val="008023F3"/>
    <w:rsid w:val="00802400"/>
    <w:rsid w:val="00802484"/>
    <w:rsid w:val="00802683"/>
    <w:rsid w:val="008027D1"/>
    <w:rsid w:val="00802955"/>
    <w:rsid w:val="00802963"/>
    <w:rsid w:val="00802C8C"/>
    <w:rsid w:val="00802D53"/>
    <w:rsid w:val="00802E39"/>
    <w:rsid w:val="00803148"/>
    <w:rsid w:val="00803155"/>
    <w:rsid w:val="0080319C"/>
    <w:rsid w:val="008031D5"/>
    <w:rsid w:val="00803365"/>
    <w:rsid w:val="00803480"/>
    <w:rsid w:val="008035C4"/>
    <w:rsid w:val="00803673"/>
    <w:rsid w:val="00803823"/>
    <w:rsid w:val="00803868"/>
    <w:rsid w:val="008039AD"/>
    <w:rsid w:val="00803AC7"/>
    <w:rsid w:val="00803AD2"/>
    <w:rsid w:val="00803B4E"/>
    <w:rsid w:val="00803C25"/>
    <w:rsid w:val="00803CBA"/>
    <w:rsid w:val="00803D5F"/>
    <w:rsid w:val="00803E2B"/>
    <w:rsid w:val="00803EA8"/>
    <w:rsid w:val="00803F51"/>
    <w:rsid w:val="00804329"/>
    <w:rsid w:val="00804371"/>
    <w:rsid w:val="008043DB"/>
    <w:rsid w:val="00804494"/>
    <w:rsid w:val="00804700"/>
    <w:rsid w:val="00804729"/>
    <w:rsid w:val="00804768"/>
    <w:rsid w:val="00804789"/>
    <w:rsid w:val="00804860"/>
    <w:rsid w:val="00804884"/>
    <w:rsid w:val="00804C79"/>
    <w:rsid w:val="00804D5C"/>
    <w:rsid w:val="00804E17"/>
    <w:rsid w:val="00804E3F"/>
    <w:rsid w:val="00804EE7"/>
    <w:rsid w:val="00804F53"/>
    <w:rsid w:val="00804FBE"/>
    <w:rsid w:val="0080516B"/>
    <w:rsid w:val="00805283"/>
    <w:rsid w:val="00805286"/>
    <w:rsid w:val="0080529F"/>
    <w:rsid w:val="008054BA"/>
    <w:rsid w:val="008056D6"/>
    <w:rsid w:val="00805734"/>
    <w:rsid w:val="0080591B"/>
    <w:rsid w:val="00805A09"/>
    <w:rsid w:val="00805A42"/>
    <w:rsid w:val="00805AD9"/>
    <w:rsid w:val="00806069"/>
    <w:rsid w:val="008064E4"/>
    <w:rsid w:val="00806704"/>
    <w:rsid w:val="00806BB8"/>
    <w:rsid w:val="00806C13"/>
    <w:rsid w:val="00806E4E"/>
    <w:rsid w:val="00806E82"/>
    <w:rsid w:val="00806E86"/>
    <w:rsid w:val="00806FD4"/>
    <w:rsid w:val="008071AA"/>
    <w:rsid w:val="008073D4"/>
    <w:rsid w:val="008075A9"/>
    <w:rsid w:val="008075AF"/>
    <w:rsid w:val="008075FB"/>
    <w:rsid w:val="008077F4"/>
    <w:rsid w:val="00807928"/>
    <w:rsid w:val="00807930"/>
    <w:rsid w:val="0080797E"/>
    <w:rsid w:val="008079B9"/>
    <w:rsid w:val="00807ABD"/>
    <w:rsid w:val="00807AC0"/>
    <w:rsid w:val="00807B48"/>
    <w:rsid w:val="00807EB8"/>
    <w:rsid w:val="00807FC0"/>
    <w:rsid w:val="00810043"/>
    <w:rsid w:val="008101C4"/>
    <w:rsid w:val="008102E1"/>
    <w:rsid w:val="008102FC"/>
    <w:rsid w:val="0081035F"/>
    <w:rsid w:val="008103EE"/>
    <w:rsid w:val="00810673"/>
    <w:rsid w:val="00810C7A"/>
    <w:rsid w:val="00810CF3"/>
    <w:rsid w:val="00810EAD"/>
    <w:rsid w:val="00810FCE"/>
    <w:rsid w:val="00811103"/>
    <w:rsid w:val="00811236"/>
    <w:rsid w:val="008112E2"/>
    <w:rsid w:val="00811491"/>
    <w:rsid w:val="00811538"/>
    <w:rsid w:val="008116AA"/>
    <w:rsid w:val="0081179C"/>
    <w:rsid w:val="0081181A"/>
    <w:rsid w:val="0081188E"/>
    <w:rsid w:val="00811B48"/>
    <w:rsid w:val="00811B58"/>
    <w:rsid w:val="00811B5B"/>
    <w:rsid w:val="00811D49"/>
    <w:rsid w:val="00811EDC"/>
    <w:rsid w:val="00811F94"/>
    <w:rsid w:val="0081205E"/>
    <w:rsid w:val="00812261"/>
    <w:rsid w:val="0081227C"/>
    <w:rsid w:val="00812668"/>
    <w:rsid w:val="008126F9"/>
    <w:rsid w:val="0081291F"/>
    <w:rsid w:val="008129C0"/>
    <w:rsid w:val="00812B92"/>
    <w:rsid w:val="00812C99"/>
    <w:rsid w:val="00812CDD"/>
    <w:rsid w:val="00812D8B"/>
    <w:rsid w:val="00812E0D"/>
    <w:rsid w:val="00812EB2"/>
    <w:rsid w:val="00812EC2"/>
    <w:rsid w:val="00812F27"/>
    <w:rsid w:val="00813041"/>
    <w:rsid w:val="00813139"/>
    <w:rsid w:val="008134B5"/>
    <w:rsid w:val="008137EE"/>
    <w:rsid w:val="008138EA"/>
    <w:rsid w:val="008139B8"/>
    <w:rsid w:val="00813A7C"/>
    <w:rsid w:val="00813CFA"/>
    <w:rsid w:val="00813DEF"/>
    <w:rsid w:val="00813F5F"/>
    <w:rsid w:val="00814021"/>
    <w:rsid w:val="00814190"/>
    <w:rsid w:val="008143DD"/>
    <w:rsid w:val="0081447A"/>
    <w:rsid w:val="008144C1"/>
    <w:rsid w:val="0081455B"/>
    <w:rsid w:val="00814857"/>
    <w:rsid w:val="0081488E"/>
    <w:rsid w:val="008148AD"/>
    <w:rsid w:val="008148B0"/>
    <w:rsid w:val="00814961"/>
    <w:rsid w:val="00814B15"/>
    <w:rsid w:val="00814D5D"/>
    <w:rsid w:val="00814DAA"/>
    <w:rsid w:val="00814E15"/>
    <w:rsid w:val="008150CD"/>
    <w:rsid w:val="00815128"/>
    <w:rsid w:val="0081515E"/>
    <w:rsid w:val="00815566"/>
    <w:rsid w:val="00815571"/>
    <w:rsid w:val="008157A3"/>
    <w:rsid w:val="0081593A"/>
    <w:rsid w:val="0081598D"/>
    <w:rsid w:val="008159B2"/>
    <w:rsid w:val="00815C32"/>
    <w:rsid w:val="00815CDF"/>
    <w:rsid w:val="00815E71"/>
    <w:rsid w:val="00815F52"/>
    <w:rsid w:val="008161A5"/>
    <w:rsid w:val="0081624A"/>
    <w:rsid w:val="00816298"/>
    <w:rsid w:val="008165AF"/>
    <w:rsid w:val="008165E6"/>
    <w:rsid w:val="0081672A"/>
    <w:rsid w:val="00816B36"/>
    <w:rsid w:val="00816C64"/>
    <w:rsid w:val="00816CBE"/>
    <w:rsid w:val="00816D1F"/>
    <w:rsid w:val="00816E0A"/>
    <w:rsid w:val="0081710A"/>
    <w:rsid w:val="00817151"/>
    <w:rsid w:val="00817198"/>
    <w:rsid w:val="0081723C"/>
    <w:rsid w:val="00817260"/>
    <w:rsid w:val="0081733D"/>
    <w:rsid w:val="0081748D"/>
    <w:rsid w:val="008174B8"/>
    <w:rsid w:val="0081757E"/>
    <w:rsid w:val="0081765A"/>
    <w:rsid w:val="0081766A"/>
    <w:rsid w:val="00817748"/>
    <w:rsid w:val="0081781C"/>
    <w:rsid w:val="00817917"/>
    <w:rsid w:val="00817A92"/>
    <w:rsid w:val="00817CD1"/>
    <w:rsid w:val="00817E6D"/>
    <w:rsid w:val="00817EB4"/>
    <w:rsid w:val="00817F6E"/>
    <w:rsid w:val="00817FB4"/>
    <w:rsid w:val="00820078"/>
    <w:rsid w:val="00820089"/>
    <w:rsid w:val="0082047D"/>
    <w:rsid w:val="008204CD"/>
    <w:rsid w:val="00820556"/>
    <w:rsid w:val="00820578"/>
    <w:rsid w:val="00820604"/>
    <w:rsid w:val="0082065B"/>
    <w:rsid w:val="008206A3"/>
    <w:rsid w:val="008207A2"/>
    <w:rsid w:val="008207BC"/>
    <w:rsid w:val="00820A5B"/>
    <w:rsid w:val="00820AC3"/>
    <w:rsid w:val="00820E05"/>
    <w:rsid w:val="00820F5D"/>
    <w:rsid w:val="00820FFF"/>
    <w:rsid w:val="00821089"/>
    <w:rsid w:val="008210F6"/>
    <w:rsid w:val="00821193"/>
    <w:rsid w:val="008211CF"/>
    <w:rsid w:val="0082129E"/>
    <w:rsid w:val="008212A6"/>
    <w:rsid w:val="008213FD"/>
    <w:rsid w:val="0082146E"/>
    <w:rsid w:val="008215E5"/>
    <w:rsid w:val="008216D1"/>
    <w:rsid w:val="00821853"/>
    <w:rsid w:val="00821A30"/>
    <w:rsid w:val="00821A7E"/>
    <w:rsid w:val="00821B00"/>
    <w:rsid w:val="00821B85"/>
    <w:rsid w:val="00821CE0"/>
    <w:rsid w:val="00821E87"/>
    <w:rsid w:val="00822179"/>
    <w:rsid w:val="008222FD"/>
    <w:rsid w:val="008223DC"/>
    <w:rsid w:val="0082255A"/>
    <w:rsid w:val="0082259C"/>
    <w:rsid w:val="00822610"/>
    <w:rsid w:val="00822615"/>
    <w:rsid w:val="008226CE"/>
    <w:rsid w:val="008226D7"/>
    <w:rsid w:val="0082272B"/>
    <w:rsid w:val="0082290F"/>
    <w:rsid w:val="00822939"/>
    <w:rsid w:val="00822B87"/>
    <w:rsid w:val="00822C6C"/>
    <w:rsid w:val="00822CC1"/>
    <w:rsid w:val="00822CCA"/>
    <w:rsid w:val="00822CDB"/>
    <w:rsid w:val="00822D01"/>
    <w:rsid w:val="00822E89"/>
    <w:rsid w:val="00822F6A"/>
    <w:rsid w:val="00822FC9"/>
    <w:rsid w:val="00822FE0"/>
    <w:rsid w:val="0082300C"/>
    <w:rsid w:val="008230E4"/>
    <w:rsid w:val="00823127"/>
    <w:rsid w:val="00823264"/>
    <w:rsid w:val="00823434"/>
    <w:rsid w:val="0082347D"/>
    <w:rsid w:val="008234AB"/>
    <w:rsid w:val="008234D3"/>
    <w:rsid w:val="008234F1"/>
    <w:rsid w:val="00823510"/>
    <w:rsid w:val="00823577"/>
    <w:rsid w:val="00823813"/>
    <w:rsid w:val="00823A83"/>
    <w:rsid w:val="00824010"/>
    <w:rsid w:val="008240B0"/>
    <w:rsid w:val="00824150"/>
    <w:rsid w:val="008243FF"/>
    <w:rsid w:val="008244AB"/>
    <w:rsid w:val="00824560"/>
    <w:rsid w:val="00824595"/>
    <w:rsid w:val="008248C2"/>
    <w:rsid w:val="008248E6"/>
    <w:rsid w:val="0082490C"/>
    <w:rsid w:val="00824913"/>
    <w:rsid w:val="00824B45"/>
    <w:rsid w:val="00824B58"/>
    <w:rsid w:val="00824C22"/>
    <w:rsid w:val="00824C47"/>
    <w:rsid w:val="00824E27"/>
    <w:rsid w:val="00824EAD"/>
    <w:rsid w:val="00824EE3"/>
    <w:rsid w:val="00824EE6"/>
    <w:rsid w:val="00824FFB"/>
    <w:rsid w:val="008252CF"/>
    <w:rsid w:val="008255EF"/>
    <w:rsid w:val="00825681"/>
    <w:rsid w:val="00825852"/>
    <w:rsid w:val="008258C7"/>
    <w:rsid w:val="00825AFE"/>
    <w:rsid w:val="00825B29"/>
    <w:rsid w:val="00825DE3"/>
    <w:rsid w:val="00825EDC"/>
    <w:rsid w:val="008261CF"/>
    <w:rsid w:val="00826242"/>
    <w:rsid w:val="00826297"/>
    <w:rsid w:val="00826392"/>
    <w:rsid w:val="00826A03"/>
    <w:rsid w:val="00826AAE"/>
    <w:rsid w:val="00826D01"/>
    <w:rsid w:val="00826DB4"/>
    <w:rsid w:val="00826E35"/>
    <w:rsid w:val="00826EA3"/>
    <w:rsid w:val="00826ED0"/>
    <w:rsid w:val="0082717E"/>
    <w:rsid w:val="008271A1"/>
    <w:rsid w:val="008271A3"/>
    <w:rsid w:val="008271B6"/>
    <w:rsid w:val="008277F9"/>
    <w:rsid w:val="0082783B"/>
    <w:rsid w:val="00827C64"/>
    <w:rsid w:val="00827D22"/>
    <w:rsid w:val="00827D3C"/>
    <w:rsid w:val="00827DE5"/>
    <w:rsid w:val="008300A5"/>
    <w:rsid w:val="008301A3"/>
    <w:rsid w:val="0083023A"/>
    <w:rsid w:val="00830313"/>
    <w:rsid w:val="008303A9"/>
    <w:rsid w:val="008307F5"/>
    <w:rsid w:val="00830839"/>
    <w:rsid w:val="00830A61"/>
    <w:rsid w:val="00830A99"/>
    <w:rsid w:val="00830E2B"/>
    <w:rsid w:val="00830EF3"/>
    <w:rsid w:val="00830F86"/>
    <w:rsid w:val="0083128D"/>
    <w:rsid w:val="00831372"/>
    <w:rsid w:val="0083169A"/>
    <w:rsid w:val="0083185E"/>
    <w:rsid w:val="00831A5F"/>
    <w:rsid w:val="00831CD2"/>
    <w:rsid w:val="00831CFB"/>
    <w:rsid w:val="00831E25"/>
    <w:rsid w:val="00831E2B"/>
    <w:rsid w:val="00831E70"/>
    <w:rsid w:val="00831E7A"/>
    <w:rsid w:val="00831ECC"/>
    <w:rsid w:val="00832117"/>
    <w:rsid w:val="0083211C"/>
    <w:rsid w:val="0083230B"/>
    <w:rsid w:val="008325ED"/>
    <w:rsid w:val="008326B3"/>
    <w:rsid w:val="00832D5B"/>
    <w:rsid w:val="00832DD4"/>
    <w:rsid w:val="00832F29"/>
    <w:rsid w:val="00832F44"/>
    <w:rsid w:val="00833091"/>
    <w:rsid w:val="00833158"/>
    <w:rsid w:val="0083315C"/>
    <w:rsid w:val="0083315D"/>
    <w:rsid w:val="008331FC"/>
    <w:rsid w:val="0083338D"/>
    <w:rsid w:val="00833647"/>
    <w:rsid w:val="0083371D"/>
    <w:rsid w:val="00833723"/>
    <w:rsid w:val="008338B2"/>
    <w:rsid w:val="008338B4"/>
    <w:rsid w:val="008339C1"/>
    <w:rsid w:val="008339E5"/>
    <w:rsid w:val="00833A2A"/>
    <w:rsid w:val="00833C2C"/>
    <w:rsid w:val="008343C6"/>
    <w:rsid w:val="00834878"/>
    <w:rsid w:val="00834A40"/>
    <w:rsid w:val="00834AD4"/>
    <w:rsid w:val="00834AFB"/>
    <w:rsid w:val="00834B01"/>
    <w:rsid w:val="00834B5A"/>
    <w:rsid w:val="00834B65"/>
    <w:rsid w:val="00834BEC"/>
    <w:rsid w:val="00834D3A"/>
    <w:rsid w:val="00834F12"/>
    <w:rsid w:val="0083503A"/>
    <w:rsid w:val="008350EE"/>
    <w:rsid w:val="00835212"/>
    <w:rsid w:val="008353CF"/>
    <w:rsid w:val="00835485"/>
    <w:rsid w:val="008354D2"/>
    <w:rsid w:val="008355F6"/>
    <w:rsid w:val="008356C8"/>
    <w:rsid w:val="0083571C"/>
    <w:rsid w:val="00835824"/>
    <w:rsid w:val="0083591B"/>
    <w:rsid w:val="00835AAF"/>
    <w:rsid w:val="00835B45"/>
    <w:rsid w:val="00835CB1"/>
    <w:rsid w:val="00835FCD"/>
    <w:rsid w:val="00836033"/>
    <w:rsid w:val="008361D4"/>
    <w:rsid w:val="00836264"/>
    <w:rsid w:val="008364A3"/>
    <w:rsid w:val="008365F2"/>
    <w:rsid w:val="008366E1"/>
    <w:rsid w:val="00836900"/>
    <w:rsid w:val="00836918"/>
    <w:rsid w:val="00836933"/>
    <w:rsid w:val="00836A67"/>
    <w:rsid w:val="00836B4A"/>
    <w:rsid w:val="00836DB6"/>
    <w:rsid w:val="00837215"/>
    <w:rsid w:val="0083733E"/>
    <w:rsid w:val="00837452"/>
    <w:rsid w:val="00837573"/>
    <w:rsid w:val="00837654"/>
    <w:rsid w:val="008376C4"/>
    <w:rsid w:val="008376C7"/>
    <w:rsid w:val="008377B5"/>
    <w:rsid w:val="00837802"/>
    <w:rsid w:val="00837852"/>
    <w:rsid w:val="00837953"/>
    <w:rsid w:val="00837964"/>
    <w:rsid w:val="00837B26"/>
    <w:rsid w:val="00837C48"/>
    <w:rsid w:val="00837C58"/>
    <w:rsid w:val="00837CA7"/>
    <w:rsid w:val="00837D23"/>
    <w:rsid w:val="00837D26"/>
    <w:rsid w:val="00837DC5"/>
    <w:rsid w:val="00837E3A"/>
    <w:rsid w:val="008400A9"/>
    <w:rsid w:val="008401A2"/>
    <w:rsid w:val="008401D8"/>
    <w:rsid w:val="0084036B"/>
    <w:rsid w:val="00840490"/>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06"/>
    <w:rsid w:val="00841B3F"/>
    <w:rsid w:val="00841BD8"/>
    <w:rsid w:val="00841C79"/>
    <w:rsid w:val="00841C7B"/>
    <w:rsid w:val="00841D42"/>
    <w:rsid w:val="00841EE5"/>
    <w:rsid w:val="00842313"/>
    <w:rsid w:val="00842389"/>
    <w:rsid w:val="00842731"/>
    <w:rsid w:val="00842772"/>
    <w:rsid w:val="00842834"/>
    <w:rsid w:val="0084291B"/>
    <w:rsid w:val="0084295D"/>
    <w:rsid w:val="00842B0F"/>
    <w:rsid w:val="00842B69"/>
    <w:rsid w:val="00842B9C"/>
    <w:rsid w:val="00842CF4"/>
    <w:rsid w:val="00842D38"/>
    <w:rsid w:val="00842FD4"/>
    <w:rsid w:val="00842FD9"/>
    <w:rsid w:val="00843038"/>
    <w:rsid w:val="008431CC"/>
    <w:rsid w:val="008431ED"/>
    <w:rsid w:val="00843412"/>
    <w:rsid w:val="00843441"/>
    <w:rsid w:val="008435F7"/>
    <w:rsid w:val="008435FA"/>
    <w:rsid w:val="0084362A"/>
    <w:rsid w:val="00843660"/>
    <w:rsid w:val="008436A3"/>
    <w:rsid w:val="008436D1"/>
    <w:rsid w:val="00843840"/>
    <w:rsid w:val="008439BC"/>
    <w:rsid w:val="00843B00"/>
    <w:rsid w:val="00843B1A"/>
    <w:rsid w:val="00843B4F"/>
    <w:rsid w:val="00843D3A"/>
    <w:rsid w:val="00843EC6"/>
    <w:rsid w:val="00843FBF"/>
    <w:rsid w:val="00844171"/>
    <w:rsid w:val="008442EC"/>
    <w:rsid w:val="00844362"/>
    <w:rsid w:val="0084447C"/>
    <w:rsid w:val="00844664"/>
    <w:rsid w:val="008446C8"/>
    <w:rsid w:val="00844732"/>
    <w:rsid w:val="00844759"/>
    <w:rsid w:val="008448EE"/>
    <w:rsid w:val="00844909"/>
    <w:rsid w:val="00844AA8"/>
    <w:rsid w:val="00844BDC"/>
    <w:rsid w:val="00844C30"/>
    <w:rsid w:val="00844CEA"/>
    <w:rsid w:val="00844D45"/>
    <w:rsid w:val="00844E15"/>
    <w:rsid w:val="00844EF7"/>
    <w:rsid w:val="00844FF6"/>
    <w:rsid w:val="0084507B"/>
    <w:rsid w:val="008451F0"/>
    <w:rsid w:val="00845292"/>
    <w:rsid w:val="008452B6"/>
    <w:rsid w:val="008452CE"/>
    <w:rsid w:val="008453A7"/>
    <w:rsid w:val="008454D8"/>
    <w:rsid w:val="008455DC"/>
    <w:rsid w:val="00845679"/>
    <w:rsid w:val="008456E7"/>
    <w:rsid w:val="00845823"/>
    <w:rsid w:val="00845853"/>
    <w:rsid w:val="008458C1"/>
    <w:rsid w:val="00845E35"/>
    <w:rsid w:val="00845FEC"/>
    <w:rsid w:val="00846023"/>
    <w:rsid w:val="008460FA"/>
    <w:rsid w:val="0084617C"/>
    <w:rsid w:val="008461E1"/>
    <w:rsid w:val="008461FA"/>
    <w:rsid w:val="008462A0"/>
    <w:rsid w:val="008462C4"/>
    <w:rsid w:val="008463F6"/>
    <w:rsid w:val="00846496"/>
    <w:rsid w:val="008464EC"/>
    <w:rsid w:val="0084653F"/>
    <w:rsid w:val="0084660C"/>
    <w:rsid w:val="00846821"/>
    <w:rsid w:val="0084686A"/>
    <w:rsid w:val="00846888"/>
    <w:rsid w:val="00846AD5"/>
    <w:rsid w:val="00846B1C"/>
    <w:rsid w:val="00846B36"/>
    <w:rsid w:val="00846C4A"/>
    <w:rsid w:val="00846CEB"/>
    <w:rsid w:val="00846CFA"/>
    <w:rsid w:val="00846D89"/>
    <w:rsid w:val="00846D8F"/>
    <w:rsid w:val="00846DDD"/>
    <w:rsid w:val="00846EAF"/>
    <w:rsid w:val="00846F2D"/>
    <w:rsid w:val="00847260"/>
    <w:rsid w:val="00847274"/>
    <w:rsid w:val="008472BF"/>
    <w:rsid w:val="00847424"/>
    <w:rsid w:val="008474B9"/>
    <w:rsid w:val="0084769B"/>
    <w:rsid w:val="0084774F"/>
    <w:rsid w:val="008478C1"/>
    <w:rsid w:val="008478DA"/>
    <w:rsid w:val="00847929"/>
    <w:rsid w:val="00847A12"/>
    <w:rsid w:val="00847AEC"/>
    <w:rsid w:val="00847C06"/>
    <w:rsid w:val="00847C25"/>
    <w:rsid w:val="00847C49"/>
    <w:rsid w:val="00847C5D"/>
    <w:rsid w:val="00847D58"/>
    <w:rsid w:val="00847E63"/>
    <w:rsid w:val="008501F0"/>
    <w:rsid w:val="00850461"/>
    <w:rsid w:val="0085047E"/>
    <w:rsid w:val="00850550"/>
    <w:rsid w:val="008508FF"/>
    <w:rsid w:val="00850909"/>
    <w:rsid w:val="008509EA"/>
    <w:rsid w:val="00850ABB"/>
    <w:rsid w:val="00850B1C"/>
    <w:rsid w:val="00850B5F"/>
    <w:rsid w:val="00850B8A"/>
    <w:rsid w:val="00850CE4"/>
    <w:rsid w:val="00850D36"/>
    <w:rsid w:val="00850DFB"/>
    <w:rsid w:val="00850F40"/>
    <w:rsid w:val="00850F5C"/>
    <w:rsid w:val="0085120A"/>
    <w:rsid w:val="0085123B"/>
    <w:rsid w:val="00851317"/>
    <w:rsid w:val="008513DB"/>
    <w:rsid w:val="00851448"/>
    <w:rsid w:val="00851722"/>
    <w:rsid w:val="00851913"/>
    <w:rsid w:val="00851919"/>
    <w:rsid w:val="0085198D"/>
    <w:rsid w:val="00851A1C"/>
    <w:rsid w:val="00851DD9"/>
    <w:rsid w:val="00851E0E"/>
    <w:rsid w:val="00851F79"/>
    <w:rsid w:val="00851FC7"/>
    <w:rsid w:val="00851FE9"/>
    <w:rsid w:val="0085202C"/>
    <w:rsid w:val="00852144"/>
    <w:rsid w:val="008522D1"/>
    <w:rsid w:val="0085234A"/>
    <w:rsid w:val="00852356"/>
    <w:rsid w:val="008524C7"/>
    <w:rsid w:val="008524CD"/>
    <w:rsid w:val="008527BF"/>
    <w:rsid w:val="00852956"/>
    <w:rsid w:val="00852972"/>
    <w:rsid w:val="00852B1F"/>
    <w:rsid w:val="00852B4D"/>
    <w:rsid w:val="00852C1A"/>
    <w:rsid w:val="00852F48"/>
    <w:rsid w:val="00852F75"/>
    <w:rsid w:val="00852FA2"/>
    <w:rsid w:val="0085309A"/>
    <w:rsid w:val="008531BB"/>
    <w:rsid w:val="00853328"/>
    <w:rsid w:val="00853483"/>
    <w:rsid w:val="008534EC"/>
    <w:rsid w:val="008536FC"/>
    <w:rsid w:val="008537A1"/>
    <w:rsid w:val="00853904"/>
    <w:rsid w:val="0085395D"/>
    <w:rsid w:val="00853AD1"/>
    <w:rsid w:val="00853B87"/>
    <w:rsid w:val="00853BB6"/>
    <w:rsid w:val="00853C25"/>
    <w:rsid w:val="00853DA2"/>
    <w:rsid w:val="00853FE5"/>
    <w:rsid w:val="00854015"/>
    <w:rsid w:val="00854084"/>
    <w:rsid w:val="0085424C"/>
    <w:rsid w:val="00854299"/>
    <w:rsid w:val="0085449A"/>
    <w:rsid w:val="008544F3"/>
    <w:rsid w:val="0085478B"/>
    <w:rsid w:val="008549D4"/>
    <w:rsid w:val="00854B66"/>
    <w:rsid w:val="00854BFB"/>
    <w:rsid w:val="00854CFD"/>
    <w:rsid w:val="00854DE0"/>
    <w:rsid w:val="00854FA8"/>
    <w:rsid w:val="00854FBA"/>
    <w:rsid w:val="00854FCA"/>
    <w:rsid w:val="0085501B"/>
    <w:rsid w:val="00855076"/>
    <w:rsid w:val="0085528C"/>
    <w:rsid w:val="00855340"/>
    <w:rsid w:val="00855342"/>
    <w:rsid w:val="008553CB"/>
    <w:rsid w:val="0085584D"/>
    <w:rsid w:val="00855852"/>
    <w:rsid w:val="00855B13"/>
    <w:rsid w:val="00855CF9"/>
    <w:rsid w:val="00855DB4"/>
    <w:rsid w:val="00855F34"/>
    <w:rsid w:val="00855F5F"/>
    <w:rsid w:val="00856018"/>
    <w:rsid w:val="00856038"/>
    <w:rsid w:val="00856084"/>
    <w:rsid w:val="008560CD"/>
    <w:rsid w:val="008560EB"/>
    <w:rsid w:val="0085668C"/>
    <w:rsid w:val="00856697"/>
    <w:rsid w:val="008566CE"/>
    <w:rsid w:val="008566F9"/>
    <w:rsid w:val="0085675E"/>
    <w:rsid w:val="00856830"/>
    <w:rsid w:val="00856ADF"/>
    <w:rsid w:val="00856DB7"/>
    <w:rsid w:val="00856F74"/>
    <w:rsid w:val="00856F84"/>
    <w:rsid w:val="00856FAE"/>
    <w:rsid w:val="008570AD"/>
    <w:rsid w:val="008570C0"/>
    <w:rsid w:val="00857106"/>
    <w:rsid w:val="00857221"/>
    <w:rsid w:val="0085734D"/>
    <w:rsid w:val="0085755B"/>
    <w:rsid w:val="00857652"/>
    <w:rsid w:val="00857699"/>
    <w:rsid w:val="0085769B"/>
    <w:rsid w:val="008577B9"/>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83B"/>
    <w:rsid w:val="008609A0"/>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1FD9"/>
    <w:rsid w:val="00862132"/>
    <w:rsid w:val="0086228D"/>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431"/>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7BB"/>
    <w:rsid w:val="008648CF"/>
    <w:rsid w:val="008648DB"/>
    <w:rsid w:val="00864B2A"/>
    <w:rsid w:val="00864D48"/>
    <w:rsid w:val="00864E75"/>
    <w:rsid w:val="00864E76"/>
    <w:rsid w:val="00864EDA"/>
    <w:rsid w:val="00864FB1"/>
    <w:rsid w:val="00864FEC"/>
    <w:rsid w:val="008650AE"/>
    <w:rsid w:val="008652D4"/>
    <w:rsid w:val="0086547C"/>
    <w:rsid w:val="00865591"/>
    <w:rsid w:val="008655EA"/>
    <w:rsid w:val="008658E1"/>
    <w:rsid w:val="0086590C"/>
    <w:rsid w:val="00865969"/>
    <w:rsid w:val="00865A8D"/>
    <w:rsid w:val="00865CB5"/>
    <w:rsid w:val="00865D9B"/>
    <w:rsid w:val="00865DB8"/>
    <w:rsid w:val="00865DC5"/>
    <w:rsid w:val="00865E3F"/>
    <w:rsid w:val="00865FAC"/>
    <w:rsid w:val="00866017"/>
    <w:rsid w:val="0086603C"/>
    <w:rsid w:val="0086614A"/>
    <w:rsid w:val="00866160"/>
    <w:rsid w:val="00866303"/>
    <w:rsid w:val="00866441"/>
    <w:rsid w:val="00866484"/>
    <w:rsid w:val="008664A8"/>
    <w:rsid w:val="00866580"/>
    <w:rsid w:val="008667AC"/>
    <w:rsid w:val="008667C4"/>
    <w:rsid w:val="008669E1"/>
    <w:rsid w:val="00866BB5"/>
    <w:rsid w:val="00866C9A"/>
    <w:rsid w:val="00866CE0"/>
    <w:rsid w:val="00866D9A"/>
    <w:rsid w:val="00866FB9"/>
    <w:rsid w:val="008671EA"/>
    <w:rsid w:val="00867237"/>
    <w:rsid w:val="0086724D"/>
    <w:rsid w:val="008673D4"/>
    <w:rsid w:val="00867685"/>
    <w:rsid w:val="00867782"/>
    <w:rsid w:val="008677CB"/>
    <w:rsid w:val="0086780C"/>
    <w:rsid w:val="0086785D"/>
    <w:rsid w:val="00867B8C"/>
    <w:rsid w:val="00867B94"/>
    <w:rsid w:val="00867BE0"/>
    <w:rsid w:val="00867E52"/>
    <w:rsid w:val="00867FB6"/>
    <w:rsid w:val="00867FC3"/>
    <w:rsid w:val="0087006B"/>
    <w:rsid w:val="008700B0"/>
    <w:rsid w:val="00870313"/>
    <w:rsid w:val="008703CB"/>
    <w:rsid w:val="008703D3"/>
    <w:rsid w:val="0087055C"/>
    <w:rsid w:val="0087071D"/>
    <w:rsid w:val="0087079A"/>
    <w:rsid w:val="00870BD0"/>
    <w:rsid w:val="00870CF2"/>
    <w:rsid w:val="00870F58"/>
    <w:rsid w:val="00871106"/>
    <w:rsid w:val="00871122"/>
    <w:rsid w:val="008711FC"/>
    <w:rsid w:val="0087125A"/>
    <w:rsid w:val="0087130F"/>
    <w:rsid w:val="0087131C"/>
    <w:rsid w:val="0087143A"/>
    <w:rsid w:val="0087149C"/>
    <w:rsid w:val="0087151A"/>
    <w:rsid w:val="00871798"/>
    <w:rsid w:val="008717BE"/>
    <w:rsid w:val="00871B20"/>
    <w:rsid w:val="00871CAF"/>
    <w:rsid w:val="00871D16"/>
    <w:rsid w:val="00871F28"/>
    <w:rsid w:val="00871F86"/>
    <w:rsid w:val="00871FCA"/>
    <w:rsid w:val="0087203C"/>
    <w:rsid w:val="008720B5"/>
    <w:rsid w:val="00872107"/>
    <w:rsid w:val="0087239D"/>
    <w:rsid w:val="008723A8"/>
    <w:rsid w:val="008724FA"/>
    <w:rsid w:val="00872513"/>
    <w:rsid w:val="0087259C"/>
    <w:rsid w:val="008728A6"/>
    <w:rsid w:val="008729AD"/>
    <w:rsid w:val="00872C5C"/>
    <w:rsid w:val="00872CC3"/>
    <w:rsid w:val="00872F98"/>
    <w:rsid w:val="008731DB"/>
    <w:rsid w:val="008731FB"/>
    <w:rsid w:val="00873440"/>
    <w:rsid w:val="008734FF"/>
    <w:rsid w:val="008735E9"/>
    <w:rsid w:val="008738E5"/>
    <w:rsid w:val="00873ACA"/>
    <w:rsid w:val="00873B74"/>
    <w:rsid w:val="00873BD1"/>
    <w:rsid w:val="00873C30"/>
    <w:rsid w:val="00873E2C"/>
    <w:rsid w:val="00873E95"/>
    <w:rsid w:val="00874020"/>
    <w:rsid w:val="00874022"/>
    <w:rsid w:val="0087403E"/>
    <w:rsid w:val="00874088"/>
    <w:rsid w:val="00874136"/>
    <w:rsid w:val="0087414E"/>
    <w:rsid w:val="0087428A"/>
    <w:rsid w:val="0087443A"/>
    <w:rsid w:val="00874495"/>
    <w:rsid w:val="008744B9"/>
    <w:rsid w:val="008746BC"/>
    <w:rsid w:val="008746BE"/>
    <w:rsid w:val="008749A3"/>
    <w:rsid w:val="00874D71"/>
    <w:rsid w:val="00874E40"/>
    <w:rsid w:val="00874E44"/>
    <w:rsid w:val="00874E7A"/>
    <w:rsid w:val="008750A0"/>
    <w:rsid w:val="0087513F"/>
    <w:rsid w:val="00875198"/>
    <w:rsid w:val="008752F0"/>
    <w:rsid w:val="008754BB"/>
    <w:rsid w:val="00875521"/>
    <w:rsid w:val="0087554E"/>
    <w:rsid w:val="008755AE"/>
    <w:rsid w:val="00875661"/>
    <w:rsid w:val="008756FE"/>
    <w:rsid w:val="008758D4"/>
    <w:rsid w:val="008758ED"/>
    <w:rsid w:val="00875954"/>
    <w:rsid w:val="00875A22"/>
    <w:rsid w:val="00875B85"/>
    <w:rsid w:val="00875CFC"/>
    <w:rsid w:val="008762B7"/>
    <w:rsid w:val="008764C5"/>
    <w:rsid w:val="008765CB"/>
    <w:rsid w:val="0087667F"/>
    <w:rsid w:val="0087678D"/>
    <w:rsid w:val="00876814"/>
    <w:rsid w:val="00876987"/>
    <w:rsid w:val="0087698C"/>
    <w:rsid w:val="00876A88"/>
    <w:rsid w:val="00876AF0"/>
    <w:rsid w:val="00876B7F"/>
    <w:rsid w:val="00876D2B"/>
    <w:rsid w:val="00876D53"/>
    <w:rsid w:val="00876F77"/>
    <w:rsid w:val="00876FC6"/>
    <w:rsid w:val="00876FF1"/>
    <w:rsid w:val="0087711A"/>
    <w:rsid w:val="008771F8"/>
    <w:rsid w:val="008772F6"/>
    <w:rsid w:val="00877302"/>
    <w:rsid w:val="008773CC"/>
    <w:rsid w:val="008775BA"/>
    <w:rsid w:val="008775EF"/>
    <w:rsid w:val="00877601"/>
    <w:rsid w:val="0087761B"/>
    <w:rsid w:val="00877684"/>
    <w:rsid w:val="008778D8"/>
    <w:rsid w:val="008778EC"/>
    <w:rsid w:val="00877908"/>
    <w:rsid w:val="00877D26"/>
    <w:rsid w:val="00877D92"/>
    <w:rsid w:val="00877E10"/>
    <w:rsid w:val="00877E67"/>
    <w:rsid w:val="0088007A"/>
    <w:rsid w:val="00880441"/>
    <w:rsid w:val="00880590"/>
    <w:rsid w:val="008806DE"/>
    <w:rsid w:val="008807FE"/>
    <w:rsid w:val="0088082B"/>
    <w:rsid w:val="00880993"/>
    <w:rsid w:val="008809E5"/>
    <w:rsid w:val="00880B34"/>
    <w:rsid w:val="00880B99"/>
    <w:rsid w:val="00880BC5"/>
    <w:rsid w:val="00880FF9"/>
    <w:rsid w:val="0088119F"/>
    <w:rsid w:val="00881229"/>
    <w:rsid w:val="008812ED"/>
    <w:rsid w:val="008813D1"/>
    <w:rsid w:val="00881600"/>
    <w:rsid w:val="0088176A"/>
    <w:rsid w:val="008817AD"/>
    <w:rsid w:val="008818EF"/>
    <w:rsid w:val="00881984"/>
    <w:rsid w:val="00881A3F"/>
    <w:rsid w:val="00881A4C"/>
    <w:rsid w:val="00881BE0"/>
    <w:rsid w:val="00881D35"/>
    <w:rsid w:val="00881E23"/>
    <w:rsid w:val="00881F55"/>
    <w:rsid w:val="0088222E"/>
    <w:rsid w:val="00882356"/>
    <w:rsid w:val="008823DC"/>
    <w:rsid w:val="00882497"/>
    <w:rsid w:val="00882516"/>
    <w:rsid w:val="00882675"/>
    <w:rsid w:val="00882932"/>
    <w:rsid w:val="008829C9"/>
    <w:rsid w:val="00882A7D"/>
    <w:rsid w:val="00882B15"/>
    <w:rsid w:val="00882B23"/>
    <w:rsid w:val="00882C18"/>
    <w:rsid w:val="00882C7E"/>
    <w:rsid w:val="00882C96"/>
    <w:rsid w:val="00882E4D"/>
    <w:rsid w:val="00882E54"/>
    <w:rsid w:val="008830DE"/>
    <w:rsid w:val="00883253"/>
    <w:rsid w:val="0088338C"/>
    <w:rsid w:val="008834FE"/>
    <w:rsid w:val="0088357B"/>
    <w:rsid w:val="008837EB"/>
    <w:rsid w:val="00883850"/>
    <w:rsid w:val="00883917"/>
    <w:rsid w:val="00883953"/>
    <w:rsid w:val="00883981"/>
    <w:rsid w:val="00883EB3"/>
    <w:rsid w:val="00883F5C"/>
    <w:rsid w:val="00883FC2"/>
    <w:rsid w:val="00883FD0"/>
    <w:rsid w:val="0088417D"/>
    <w:rsid w:val="0088420A"/>
    <w:rsid w:val="008844CF"/>
    <w:rsid w:val="008844E7"/>
    <w:rsid w:val="008844F5"/>
    <w:rsid w:val="00884507"/>
    <w:rsid w:val="00884545"/>
    <w:rsid w:val="00884853"/>
    <w:rsid w:val="00884921"/>
    <w:rsid w:val="0088496D"/>
    <w:rsid w:val="00884A1B"/>
    <w:rsid w:val="00884A7B"/>
    <w:rsid w:val="00884B4B"/>
    <w:rsid w:val="00884B4C"/>
    <w:rsid w:val="00884C6F"/>
    <w:rsid w:val="00884F04"/>
    <w:rsid w:val="00884F33"/>
    <w:rsid w:val="00884FC4"/>
    <w:rsid w:val="00885335"/>
    <w:rsid w:val="0088554F"/>
    <w:rsid w:val="00885573"/>
    <w:rsid w:val="0088557B"/>
    <w:rsid w:val="008855CF"/>
    <w:rsid w:val="00885742"/>
    <w:rsid w:val="00885C79"/>
    <w:rsid w:val="00885CAB"/>
    <w:rsid w:val="0088610B"/>
    <w:rsid w:val="008861EC"/>
    <w:rsid w:val="008861FE"/>
    <w:rsid w:val="00886204"/>
    <w:rsid w:val="00886229"/>
    <w:rsid w:val="008863D3"/>
    <w:rsid w:val="00886459"/>
    <w:rsid w:val="00886580"/>
    <w:rsid w:val="0088662A"/>
    <w:rsid w:val="0088671E"/>
    <w:rsid w:val="00886722"/>
    <w:rsid w:val="00886738"/>
    <w:rsid w:val="00886840"/>
    <w:rsid w:val="008868F9"/>
    <w:rsid w:val="008869F3"/>
    <w:rsid w:val="00886AFF"/>
    <w:rsid w:val="00886B30"/>
    <w:rsid w:val="00886C3E"/>
    <w:rsid w:val="00886D4A"/>
    <w:rsid w:val="00886DBB"/>
    <w:rsid w:val="00886EBF"/>
    <w:rsid w:val="0088703D"/>
    <w:rsid w:val="00887075"/>
    <w:rsid w:val="00887345"/>
    <w:rsid w:val="00887418"/>
    <w:rsid w:val="00887617"/>
    <w:rsid w:val="0088790D"/>
    <w:rsid w:val="00887CA1"/>
    <w:rsid w:val="00887D23"/>
    <w:rsid w:val="00887D52"/>
    <w:rsid w:val="00887F8F"/>
    <w:rsid w:val="00887F9D"/>
    <w:rsid w:val="00887FE0"/>
    <w:rsid w:val="00887FF2"/>
    <w:rsid w:val="00887FF5"/>
    <w:rsid w:val="0089015E"/>
    <w:rsid w:val="008901D4"/>
    <w:rsid w:val="00890422"/>
    <w:rsid w:val="00890549"/>
    <w:rsid w:val="00890602"/>
    <w:rsid w:val="00890653"/>
    <w:rsid w:val="0089091B"/>
    <w:rsid w:val="00890C4F"/>
    <w:rsid w:val="00890C8E"/>
    <w:rsid w:val="00890D58"/>
    <w:rsid w:val="00890F9E"/>
    <w:rsid w:val="0089111C"/>
    <w:rsid w:val="00891149"/>
    <w:rsid w:val="008911F2"/>
    <w:rsid w:val="00891247"/>
    <w:rsid w:val="00891264"/>
    <w:rsid w:val="008914DF"/>
    <w:rsid w:val="0089152E"/>
    <w:rsid w:val="00891537"/>
    <w:rsid w:val="0089156D"/>
    <w:rsid w:val="00891615"/>
    <w:rsid w:val="00891620"/>
    <w:rsid w:val="00891BFB"/>
    <w:rsid w:val="00891C4F"/>
    <w:rsid w:val="00891CBA"/>
    <w:rsid w:val="00891E64"/>
    <w:rsid w:val="00891F15"/>
    <w:rsid w:val="00891F5E"/>
    <w:rsid w:val="00891F7C"/>
    <w:rsid w:val="008921B8"/>
    <w:rsid w:val="0089225B"/>
    <w:rsid w:val="008922D6"/>
    <w:rsid w:val="008922FD"/>
    <w:rsid w:val="008924E1"/>
    <w:rsid w:val="0089259E"/>
    <w:rsid w:val="008925B8"/>
    <w:rsid w:val="00892719"/>
    <w:rsid w:val="008927FD"/>
    <w:rsid w:val="00892856"/>
    <w:rsid w:val="008928E5"/>
    <w:rsid w:val="00892998"/>
    <w:rsid w:val="00893012"/>
    <w:rsid w:val="00893121"/>
    <w:rsid w:val="00893299"/>
    <w:rsid w:val="00893300"/>
    <w:rsid w:val="008933AC"/>
    <w:rsid w:val="008933DF"/>
    <w:rsid w:val="0089348F"/>
    <w:rsid w:val="00893648"/>
    <w:rsid w:val="00893758"/>
    <w:rsid w:val="008937F0"/>
    <w:rsid w:val="0089390C"/>
    <w:rsid w:val="00893919"/>
    <w:rsid w:val="00893AB7"/>
    <w:rsid w:val="00893AC4"/>
    <w:rsid w:val="00893AF1"/>
    <w:rsid w:val="00893B1C"/>
    <w:rsid w:val="00893B88"/>
    <w:rsid w:val="00893CCB"/>
    <w:rsid w:val="00893E13"/>
    <w:rsid w:val="00893E8E"/>
    <w:rsid w:val="00894219"/>
    <w:rsid w:val="0089421F"/>
    <w:rsid w:val="00894287"/>
    <w:rsid w:val="00894823"/>
    <w:rsid w:val="00894A08"/>
    <w:rsid w:val="00894C6D"/>
    <w:rsid w:val="00894D64"/>
    <w:rsid w:val="00895147"/>
    <w:rsid w:val="0089518A"/>
    <w:rsid w:val="0089543D"/>
    <w:rsid w:val="008954B6"/>
    <w:rsid w:val="0089550B"/>
    <w:rsid w:val="00895AC2"/>
    <w:rsid w:val="00895BEE"/>
    <w:rsid w:val="00896264"/>
    <w:rsid w:val="00896458"/>
    <w:rsid w:val="008964FA"/>
    <w:rsid w:val="008965D9"/>
    <w:rsid w:val="0089677C"/>
    <w:rsid w:val="008967E8"/>
    <w:rsid w:val="008968C0"/>
    <w:rsid w:val="00896BD2"/>
    <w:rsid w:val="00896CE7"/>
    <w:rsid w:val="00896CF4"/>
    <w:rsid w:val="00896DF7"/>
    <w:rsid w:val="00896E0B"/>
    <w:rsid w:val="00896E0E"/>
    <w:rsid w:val="00896EB6"/>
    <w:rsid w:val="00896FDE"/>
    <w:rsid w:val="00897007"/>
    <w:rsid w:val="00897173"/>
    <w:rsid w:val="008971E6"/>
    <w:rsid w:val="00897471"/>
    <w:rsid w:val="00897788"/>
    <w:rsid w:val="008978FB"/>
    <w:rsid w:val="00897B67"/>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9C6"/>
    <w:rsid w:val="008A0A0F"/>
    <w:rsid w:val="008A0BED"/>
    <w:rsid w:val="008A0D83"/>
    <w:rsid w:val="008A108B"/>
    <w:rsid w:val="008A10C1"/>
    <w:rsid w:val="008A1115"/>
    <w:rsid w:val="008A1128"/>
    <w:rsid w:val="008A1268"/>
    <w:rsid w:val="008A1291"/>
    <w:rsid w:val="008A1373"/>
    <w:rsid w:val="008A151E"/>
    <w:rsid w:val="008A176E"/>
    <w:rsid w:val="008A1780"/>
    <w:rsid w:val="008A1838"/>
    <w:rsid w:val="008A1A1E"/>
    <w:rsid w:val="008A1AAD"/>
    <w:rsid w:val="008A1B45"/>
    <w:rsid w:val="008A1B8C"/>
    <w:rsid w:val="008A1C97"/>
    <w:rsid w:val="008A1D3F"/>
    <w:rsid w:val="008A1DAF"/>
    <w:rsid w:val="008A1DD8"/>
    <w:rsid w:val="008A20F3"/>
    <w:rsid w:val="008A2164"/>
    <w:rsid w:val="008A23DB"/>
    <w:rsid w:val="008A23DC"/>
    <w:rsid w:val="008A25E6"/>
    <w:rsid w:val="008A27A5"/>
    <w:rsid w:val="008A28C3"/>
    <w:rsid w:val="008A29DC"/>
    <w:rsid w:val="008A2A7A"/>
    <w:rsid w:val="008A2BAE"/>
    <w:rsid w:val="008A2BC9"/>
    <w:rsid w:val="008A2C04"/>
    <w:rsid w:val="008A2D21"/>
    <w:rsid w:val="008A2D65"/>
    <w:rsid w:val="008A2F6A"/>
    <w:rsid w:val="008A2F7A"/>
    <w:rsid w:val="008A300D"/>
    <w:rsid w:val="008A3062"/>
    <w:rsid w:val="008A3174"/>
    <w:rsid w:val="008A3253"/>
    <w:rsid w:val="008A329E"/>
    <w:rsid w:val="008A32B6"/>
    <w:rsid w:val="008A335B"/>
    <w:rsid w:val="008A34AA"/>
    <w:rsid w:val="008A3526"/>
    <w:rsid w:val="008A354D"/>
    <w:rsid w:val="008A356C"/>
    <w:rsid w:val="008A37A1"/>
    <w:rsid w:val="008A3867"/>
    <w:rsid w:val="008A38B0"/>
    <w:rsid w:val="008A3988"/>
    <w:rsid w:val="008A3A92"/>
    <w:rsid w:val="008A3C19"/>
    <w:rsid w:val="008A3D09"/>
    <w:rsid w:val="008A3D1B"/>
    <w:rsid w:val="008A3E12"/>
    <w:rsid w:val="008A4100"/>
    <w:rsid w:val="008A4139"/>
    <w:rsid w:val="008A41B6"/>
    <w:rsid w:val="008A41FC"/>
    <w:rsid w:val="008A420E"/>
    <w:rsid w:val="008A4228"/>
    <w:rsid w:val="008A429D"/>
    <w:rsid w:val="008A42DA"/>
    <w:rsid w:val="008A42F6"/>
    <w:rsid w:val="008A464A"/>
    <w:rsid w:val="008A4657"/>
    <w:rsid w:val="008A4788"/>
    <w:rsid w:val="008A47FB"/>
    <w:rsid w:val="008A48AF"/>
    <w:rsid w:val="008A48D2"/>
    <w:rsid w:val="008A48F3"/>
    <w:rsid w:val="008A4A79"/>
    <w:rsid w:val="008A4A7B"/>
    <w:rsid w:val="008A4B57"/>
    <w:rsid w:val="008A4D06"/>
    <w:rsid w:val="008A4D83"/>
    <w:rsid w:val="008A4F2C"/>
    <w:rsid w:val="008A5022"/>
    <w:rsid w:val="008A5074"/>
    <w:rsid w:val="008A50CC"/>
    <w:rsid w:val="008A50F9"/>
    <w:rsid w:val="008A5188"/>
    <w:rsid w:val="008A5321"/>
    <w:rsid w:val="008A5458"/>
    <w:rsid w:val="008A55D6"/>
    <w:rsid w:val="008A5746"/>
    <w:rsid w:val="008A574B"/>
    <w:rsid w:val="008A5767"/>
    <w:rsid w:val="008A57C1"/>
    <w:rsid w:val="008A5A1D"/>
    <w:rsid w:val="008A5A3D"/>
    <w:rsid w:val="008A5A89"/>
    <w:rsid w:val="008A5BE6"/>
    <w:rsid w:val="008A5BE9"/>
    <w:rsid w:val="008A5E08"/>
    <w:rsid w:val="008A5E6C"/>
    <w:rsid w:val="008A5EEF"/>
    <w:rsid w:val="008A5FF2"/>
    <w:rsid w:val="008A608B"/>
    <w:rsid w:val="008A63BF"/>
    <w:rsid w:val="008A64E6"/>
    <w:rsid w:val="008A6519"/>
    <w:rsid w:val="008A65AF"/>
    <w:rsid w:val="008A6784"/>
    <w:rsid w:val="008A6934"/>
    <w:rsid w:val="008A69AA"/>
    <w:rsid w:val="008A69D1"/>
    <w:rsid w:val="008A69EB"/>
    <w:rsid w:val="008A6A19"/>
    <w:rsid w:val="008A6A26"/>
    <w:rsid w:val="008A6AB1"/>
    <w:rsid w:val="008A6ADF"/>
    <w:rsid w:val="008A6B6A"/>
    <w:rsid w:val="008A6CD1"/>
    <w:rsid w:val="008A6D32"/>
    <w:rsid w:val="008A6D89"/>
    <w:rsid w:val="008A6E42"/>
    <w:rsid w:val="008A6F13"/>
    <w:rsid w:val="008A6F76"/>
    <w:rsid w:val="008A7310"/>
    <w:rsid w:val="008A7323"/>
    <w:rsid w:val="008A748B"/>
    <w:rsid w:val="008A74BD"/>
    <w:rsid w:val="008A756D"/>
    <w:rsid w:val="008A7698"/>
    <w:rsid w:val="008A771A"/>
    <w:rsid w:val="008A77D5"/>
    <w:rsid w:val="008A7808"/>
    <w:rsid w:val="008A7AE2"/>
    <w:rsid w:val="008A7DC8"/>
    <w:rsid w:val="008A7ED2"/>
    <w:rsid w:val="008B0073"/>
    <w:rsid w:val="008B0251"/>
    <w:rsid w:val="008B0276"/>
    <w:rsid w:val="008B0281"/>
    <w:rsid w:val="008B0330"/>
    <w:rsid w:val="008B0407"/>
    <w:rsid w:val="008B05D1"/>
    <w:rsid w:val="008B0652"/>
    <w:rsid w:val="008B06FF"/>
    <w:rsid w:val="008B0727"/>
    <w:rsid w:val="008B0754"/>
    <w:rsid w:val="008B0816"/>
    <w:rsid w:val="008B08C8"/>
    <w:rsid w:val="008B0997"/>
    <w:rsid w:val="008B0A7C"/>
    <w:rsid w:val="008B0AEB"/>
    <w:rsid w:val="008B0B6E"/>
    <w:rsid w:val="008B0B8D"/>
    <w:rsid w:val="008B0CE3"/>
    <w:rsid w:val="008B0E29"/>
    <w:rsid w:val="008B0E74"/>
    <w:rsid w:val="008B0EA0"/>
    <w:rsid w:val="008B0F1E"/>
    <w:rsid w:val="008B115C"/>
    <w:rsid w:val="008B1208"/>
    <w:rsid w:val="008B1582"/>
    <w:rsid w:val="008B1662"/>
    <w:rsid w:val="008B16A9"/>
    <w:rsid w:val="008B1908"/>
    <w:rsid w:val="008B1915"/>
    <w:rsid w:val="008B1AB6"/>
    <w:rsid w:val="008B1AD9"/>
    <w:rsid w:val="008B1B7C"/>
    <w:rsid w:val="008B1CB6"/>
    <w:rsid w:val="008B1D50"/>
    <w:rsid w:val="008B1D6C"/>
    <w:rsid w:val="008B1DD2"/>
    <w:rsid w:val="008B2006"/>
    <w:rsid w:val="008B2027"/>
    <w:rsid w:val="008B2103"/>
    <w:rsid w:val="008B21B6"/>
    <w:rsid w:val="008B22A0"/>
    <w:rsid w:val="008B239E"/>
    <w:rsid w:val="008B2549"/>
    <w:rsid w:val="008B2550"/>
    <w:rsid w:val="008B2633"/>
    <w:rsid w:val="008B26D9"/>
    <w:rsid w:val="008B2864"/>
    <w:rsid w:val="008B2ACF"/>
    <w:rsid w:val="008B2B3E"/>
    <w:rsid w:val="008B2D9D"/>
    <w:rsid w:val="008B2EB5"/>
    <w:rsid w:val="008B3068"/>
    <w:rsid w:val="008B307D"/>
    <w:rsid w:val="008B310E"/>
    <w:rsid w:val="008B32CF"/>
    <w:rsid w:val="008B34BE"/>
    <w:rsid w:val="008B34C6"/>
    <w:rsid w:val="008B3601"/>
    <w:rsid w:val="008B37E5"/>
    <w:rsid w:val="008B38CA"/>
    <w:rsid w:val="008B38F4"/>
    <w:rsid w:val="008B3967"/>
    <w:rsid w:val="008B3A17"/>
    <w:rsid w:val="008B3A56"/>
    <w:rsid w:val="008B3C29"/>
    <w:rsid w:val="008B3ED3"/>
    <w:rsid w:val="008B3F1A"/>
    <w:rsid w:val="008B4218"/>
    <w:rsid w:val="008B434F"/>
    <w:rsid w:val="008B44FF"/>
    <w:rsid w:val="008B4525"/>
    <w:rsid w:val="008B462C"/>
    <w:rsid w:val="008B48FC"/>
    <w:rsid w:val="008B4983"/>
    <w:rsid w:val="008B4ADE"/>
    <w:rsid w:val="008B4CE4"/>
    <w:rsid w:val="008B4D04"/>
    <w:rsid w:val="008B4FA7"/>
    <w:rsid w:val="008B4FAE"/>
    <w:rsid w:val="008B5191"/>
    <w:rsid w:val="008B51B5"/>
    <w:rsid w:val="008B51FC"/>
    <w:rsid w:val="008B524F"/>
    <w:rsid w:val="008B552D"/>
    <w:rsid w:val="008B5549"/>
    <w:rsid w:val="008B5615"/>
    <w:rsid w:val="008B5E38"/>
    <w:rsid w:val="008B6067"/>
    <w:rsid w:val="008B6095"/>
    <w:rsid w:val="008B6128"/>
    <w:rsid w:val="008B6360"/>
    <w:rsid w:val="008B639A"/>
    <w:rsid w:val="008B6650"/>
    <w:rsid w:val="008B6683"/>
    <w:rsid w:val="008B670E"/>
    <w:rsid w:val="008B676E"/>
    <w:rsid w:val="008B6849"/>
    <w:rsid w:val="008B6B52"/>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9E"/>
    <w:rsid w:val="008B7CB9"/>
    <w:rsid w:val="008B7D53"/>
    <w:rsid w:val="008B7DCD"/>
    <w:rsid w:val="008B7DE8"/>
    <w:rsid w:val="008B7ED6"/>
    <w:rsid w:val="008B7F5E"/>
    <w:rsid w:val="008C0045"/>
    <w:rsid w:val="008C0146"/>
    <w:rsid w:val="008C0211"/>
    <w:rsid w:val="008C02DF"/>
    <w:rsid w:val="008C03B3"/>
    <w:rsid w:val="008C04B8"/>
    <w:rsid w:val="008C04E8"/>
    <w:rsid w:val="008C0545"/>
    <w:rsid w:val="008C0575"/>
    <w:rsid w:val="008C0711"/>
    <w:rsid w:val="008C0742"/>
    <w:rsid w:val="008C0844"/>
    <w:rsid w:val="008C086B"/>
    <w:rsid w:val="008C0910"/>
    <w:rsid w:val="008C09B7"/>
    <w:rsid w:val="008C0ABD"/>
    <w:rsid w:val="008C0AFD"/>
    <w:rsid w:val="008C0BB5"/>
    <w:rsid w:val="008C0C03"/>
    <w:rsid w:val="008C103E"/>
    <w:rsid w:val="008C104F"/>
    <w:rsid w:val="008C1089"/>
    <w:rsid w:val="008C1145"/>
    <w:rsid w:val="008C11A4"/>
    <w:rsid w:val="008C12FC"/>
    <w:rsid w:val="008C1400"/>
    <w:rsid w:val="008C14D8"/>
    <w:rsid w:val="008C1550"/>
    <w:rsid w:val="008C16C1"/>
    <w:rsid w:val="008C187B"/>
    <w:rsid w:val="008C192C"/>
    <w:rsid w:val="008C199A"/>
    <w:rsid w:val="008C1B34"/>
    <w:rsid w:val="008C1B4B"/>
    <w:rsid w:val="008C1C14"/>
    <w:rsid w:val="008C1C6F"/>
    <w:rsid w:val="008C1D2C"/>
    <w:rsid w:val="008C1EBB"/>
    <w:rsid w:val="008C20CF"/>
    <w:rsid w:val="008C23AD"/>
    <w:rsid w:val="008C24FC"/>
    <w:rsid w:val="008C26B8"/>
    <w:rsid w:val="008C27C0"/>
    <w:rsid w:val="008C28DC"/>
    <w:rsid w:val="008C2AA9"/>
    <w:rsid w:val="008C2DBD"/>
    <w:rsid w:val="008C2DD3"/>
    <w:rsid w:val="008C2E09"/>
    <w:rsid w:val="008C2F09"/>
    <w:rsid w:val="008C2F39"/>
    <w:rsid w:val="008C2FD1"/>
    <w:rsid w:val="008C2FFD"/>
    <w:rsid w:val="008C3048"/>
    <w:rsid w:val="008C3207"/>
    <w:rsid w:val="008C324E"/>
    <w:rsid w:val="008C33AC"/>
    <w:rsid w:val="008C3697"/>
    <w:rsid w:val="008C3806"/>
    <w:rsid w:val="008C38EB"/>
    <w:rsid w:val="008C392E"/>
    <w:rsid w:val="008C3B15"/>
    <w:rsid w:val="008C3D55"/>
    <w:rsid w:val="008C3E52"/>
    <w:rsid w:val="008C403D"/>
    <w:rsid w:val="008C4164"/>
    <w:rsid w:val="008C41F3"/>
    <w:rsid w:val="008C4285"/>
    <w:rsid w:val="008C429E"/>
    <w:rsid w:val="008C42FA"/>
    <w:rsid w:val="008C443D"/>
    <w:rsid w:val="008C44B0"/>
    <w:rsid w:val="008C44BF"/>
    <w:rsid w:val="008C4633"/>
    <w:rsid w:val="008C463F"/>
    <w:rsid w:val="008C4808"/>
    <w:rsid w:val="008C4845"/>
    <w:rsid w:val="008C48ED"/>
    <w:rsid w:val="008C4A12"/>
    <w:rsid w:val="008C4A19"/>
    <w:rsid w:val="008C4BDA"/>
    <w:rsid w:val="008C4C58"/>
    <w:rsid w:val="008C4D43"/>
    <w:rsid w:val="008C4DA4"/>
    <w:rsid w:val="008C506C"/>
    <w:rsid w:val="008C522A"/>
    <w:rsid w:val="008C536D"/>
    <w:rsid w:val="008C5503"/>
    <w:rsid w:val="008C557E"/>
    <w:rsid w:val="008C559E"/>
    <w:rsid w:val="008C55E1"/>
    <w:rsid w:val="008C5625"/>
    <w:rsid w:val="008C572D"/>
    <w:rsid w:val="008C57A5"/>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3B8"/>
    <w:rsid w:val="008C6556"/>
    <w:rsid w:val="008C6601"/>
    <w:rsid w:val="008C67D7"/>
    <w:rsid w:val="008C67F3"/>
    <w:rsid w:val="008C67FE"/>
    <w:rsid w:val="008C6823"/>
    <w:rsid w:val="008C6A05"/>
    <w:rsid w:val="008C6B11"/>
    <w:rsid w:val="008C6B52"/>
    <w:rsid w:val="008C6B91"/>
    <w:rsid w:val="008C6C96"/>
    <w:rsid w:val="008C6CEB"/>
    <w:rsid w:val="008C6FEE"/>
    <w:rsid w:val="008C7042"/>
    <w:rsid w:val="008C707F"/>
    <w:rsid w:val="008C7172"/>
    <w:rsid w:val="008C730A"/>
    <w:rsid w:val="008C7434"/>
    <w:rsid w:val="008C7536"/>
    <w:rsid w:val="008C7588"/>
    <w:rsid w:val="008C779D"/>
    <w:rsid w:val="008C7A0F"/>
    <w:rsid w:val="008C7B1E"/>
    <w:rsid w:val="008C7EC7"/>
    <w:rsid w:val="008D0133"/>
    <w:rsid w:val="008D01E6"/>
    <w:rsid w:val="008D032F"/>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EF"/>
    <w:rsid w:val="008D14DF"/>
    <w:rsid w:val="008D16C6"/>
    <w:rsid w:val="008D1757"/>
    <w:rsid w:val="008D17F6"/>
    <w:rsid w:val="008D1957"/>
    <w:rsid w:val="008D199A"/>
    <w:rsid w:val="008D1D31"/>
    <w:rsid w:val="008D1EC7"/>
    <w:rsid w:val="008D1F72"/>
    <w:rsid w:val="008D1FD1"/>
    <w:rsid w:val="008D2389"/>
    <w:rsid w:val="008D2674"/>
    <w:rsid w:val="008D28A5"/>
    <w:rsid w:val="008D28D5"/>
    <w:rsid w:val="008D2B0D"/>
    <w:rsid w:val="008D2B7D"/>
    <w:rsid w:val="008D2C08"/>
    <w:rsid w:val="008D2D02"/>
    <w:rsid w:val="008D2E9B"/>
    <w:rsid w:val="008D31D8"/>
    <w:rsid w:val="008D31F2"/>
    <w:rsid w:val="008D3223"/>
    <w:rsid w:val="008D3264"/>
    <w:rsid w:val="008D33BE"/>
    <w:rsid w:val="008D3566"/>
    <w:rsid w:val="008D361D"/>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52B"/>
    <w:rsid w:val="008D481F"/>
    <w:rsid w:val="008D4939"/>
    <w:rsid w:val="008D49EF"/>
    <w:rsid w:val="008D4A40"/>
    <w:rsid w:val="008D4D0E"/>
    <w:rsid w:val="008D4E12"/>
    <w:rsid w:val="008D4FBA"/>
    <w:rsid w:val="008D4FE1"/>
    <w:rsid w:val="008D508D"/>
    <w:rsid w:val="008D51A7"/>
    <w:rsid w:val="008D5759"/>
    <w:rsid w:val="008D5862"/>
    <w:rsid w:val="008D5901"/>
    <w:rsid w:val="008D5956"/>
    <w:rsid w:val="008D59D4"/>
    <w:rsid w:val="008D5B09"/>
    <w:rsid w:val="008D5BC0"/>
    <w:rsid w:val="008D5D7D"/>
    <w:rsid w:val="008D5E30"/>
    <w:rsid w:val="008D5E91"/>
    <w:rsid w:val="008D5F5F"/>
    <w:rsid w:val="008D6041"/>
    <w:rsid w:val="008D6224"/>
    <w:rsid w:val="008D633C"/>
    <w:rsid w:val="008D6591"/>
    <w:rsid w:val="008D667C"/>
    <w:rsid w:val="008D6810"/>
    <w:rsid w:val="008D6CCF"/>
    <w:rsid w:val="008D6CE4"/>
    <w:rsid w:val="008D6D5E"/>
    <w:rsid w:val="008D6F59"/>
    <w:rsid w:val="008D6FCE"/>
    <w:rsid w:val="008D72E9"/>
    <w:rsid w:val="008D73F9"/>
    <w:rsid w:val="008D7410"/>
    <w:rsid w:val="008D743A"/>
    <w:rsid w:val="008D7452"/>
    <w:rsid w:val="008D75B4"/>
    <w:rsid w:val="008D76D1"/>
    <w:rsid w:val="008D7788"/>
    <w:rsid w:val="008D781C"/>
    <w:rsid w:val="008D7BC9"/>
    <w:rsid w:val="008D7DAE"/>
    <w:rsid w:val="008D7DD6"/>
    <w:rsid w:val="008D7E29"/>
    <w:rsid w:val="008E00FA"/>
    <w:rsid w:val="008E01F8"/>
    <w:rsid w:val="008E02C8"/>
    <w:rsid w:val="008E05D1"/>
    <w:rsid w:val="008E05FD"/>
    <w:rsid w:val="008E064F"/>
    <w:rsid w:val="008E0861"/>
    <w:rsid w:val="008E0948"/>
    <w:rsid w:val="008E09F5"/>
    <w:rsid w:val="008E0A8B"/>
    <w:rsid w:val="008E0B07"/>
    <w:rsid w:val="008E0B5B"/>
    <w:rsid w:val="008E0D2B"/>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48"/>
    <w:rsid w:val="008E28F1"/>
    <w:rsid w:val="008E2A1C"/>
    <w:rsid w:val="008E2A22"/>
    <w:rsid w:val="008E2D89"/>
    <w:rsid w:val="008E2E3F"/>
    <w:rsid w:val="008E2FB9"/>
    <w:rsid w:val="008E3012"/>
    <w:rsid w:val="008E314A"/>
    <w:rsid w:val="008E31AB"/>
    <w:rsid w:val="008E3275"/>
    <w:rsid w:val="008E3354"/>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256"/>
    <w:rsid w:val="008E431F"/>
    <w:rsid w:val="008E43D4"/>
    <w:rsid w:val="008E43FC"/>
    <w:rsid w:val="008E442F"/>
    <w:rsid w:val="008E453D"/>
    <w:rsid w:val="008E4632"/>
    <w:rsid w:val="008E46AB"/>
    <w:rsid w:val="008E4809"/>
    <w:rsid w:val="008E4832"/>
    <w:rsid w:val="008E4A68"/>
    <w:rsid w:val="008E4B2D"/>
    <w:rsid w:val="008E4D77"/>
    <w:rsid w:val="008E4DF2"/>
    <w:rsid w:val="008E4E40"/>
    <w:rsid w:val="008E4EA6"/>
    <w:rsid w:val="008E4F58"/>
    <w:rsid w:val="008E4F96"/>
    <w:rsid w:val="008E5117"/>
    <w:rsid w:val="008E521D"/>
    <w:rsid w:val="008E534B"/>
    <w:rsid w:val="008E5555"/>
    <w:rsid w:val="008E55A3"/>
    <w:rsid w:val="008E55A4"/>
    <w:rsid w:val="008E56E4"/>
    <w:rsid w:val="008E5723"/>
    <w:rsid w:val="008E5738"/>
    <w:rsid w:val="008E5754"/>
    <w:rsid w:val="008E57C3"/>
    <w:rsid w:val="008E589F"/>
    <w:rsid w:val="008E5938"/>
    <w:rsid w:val="008E5D20"/>
    <w:rsid w:val="008E5D74"/>
    <w:rsid w:val="008E5D75"/>
    <w:rsid w:val="008E5D88"/>
    <w:rsid w:val="008E5E80"/>
    <w:rsid w:val="008E5E96"/>
    <w:rsid w:val="008E5F27"/>
    <w:rsid w:val="008E5F51"/>
    <w:rsid w:val="008E5F63"/>
    <w:rsid w:val="008E6021"/>
    <w:rsid w:val="008E60C9"/>
    <w:rsid w:val="008E6104"/>
    <w:rsid w:val="008E6219"/>
    <w:rsid w:val="008E624A"/>
    <w:rsid w:val="008E6262"/>
    <w:rsid w:val="008E660E"/>
    <w:rsid w:val="008E6824"/>
    <w:rsid w:val="008E686B"/>
    <w:rsid w:val="008E6B22"/>
    <w:rsid w:val="008E6DBF"/>
    <w:rsid w:val="008E6E48"/>
    <w:rsid w:val="008E6EA9"/>
    <w:rsid w:val="008E6F47"/>
    <w:rsid w:val="008E6FDF"/>
    <w:rsid w:val="008E7088"/>
    <w:rsid w:val="008E7328"/>
    <w:rsid w:val="008E7382"/>
    <w:rsid w:val="008E741D"/>
    <w:rsid w:val="008E742A"/>
    <w:rsid w:val="008E758E"/>
    <w:rsid w:val="008E76F0"/>
    <w:rsid w:val="008E772F"/>
    <w:rsid w:val="008E787C"/>
    <w:rsid w:val="008E78E9"/>
    <w:rsid w:val="008E7975"/>
    <w:rsid w:val="008E79A5"/>
    <w:rsid w:val="008E7AF6"/>
    <w:rsid w:val="008E7EA8"/>
    <w:rsid w:val="008F0027"/>
    <w:rsid w:val="008F011A"/>
    <w:rsid w:val="008F0145"/>
    <w:rsid w:val="008F01EB"/>
    <w:rsid w:val="008F0227"/>
    <w:rsid w:val="008F02FF"/>
    <w:rsid w:val="008F03FC"/>
    <w:rsid w:val="008F071B"/>
    <w:rsid w:val="008F0A32"/>
    <w:rsid w:val="008F0AC4"/>
    <w:rsid w:val="008F0EB0"/>
    <w:rsid w:val="008F10BB"/>
    <w:rsid w:val="008F1270"/>
    <w:rsid w:val="008F12BC"/>
    <w:rsid w:val="008F12CD"/>
    <w:rsid w:val="008F149B"/>
    <w:rsid w:val="008F1513"/>
    <w:rsid w:val="008F1676"/>
    <w:rsid w:val="008F1929"/>
    <w:rsid w:val="008F1BF8"/>
    <w:rsid w:val="008F1D07"/>
    <w:rsid w:val="008F1D61"/>
    <w:rsid w:val="008F1E8B"/>
    <w:rsid w:val="008F1FAE"/>
    <w:rsid w:val="008F1FE7"/>
    <w:rsid w:val="008F204B"/>
    <w:rsid w:val="008F21C8"/>
    <w:rsid w:val="008F2263"/>
    <w:rsid w:val="008F235B"/>
    <w:rsid w:val="008F2375"/>
    <w:rsid w:val="008F24DF"/>
    <w:rsid w:val="008F2547"/>
    <w:rsid w:val="008F2664"/>
    <w:rsid w:val="008F299A"/>
    <w:rsid w:val="008F2A34"/>
    <w:rsid w:val="008F2A4B"/>
    <w:rsid w:val="008F2A8A"/>
    <w:rsid w:val="008F2B8F"/>
    <w:rsid w:val="008F2C09"/>
    <w:rsid w:val="008F2C54"/>
    <w:rsid w:val="008F2DB5"/>
    <w:rsid w:val="008F2EE8"/>
    <w:rsid w:val="008F309C"/>
    <w:rsid w:val="008F3159"/>
    <w:rsid w:val="008F31E9"/>
    <w:rsid w:val="008F3284"/>
    <w:rsid w:val="008F3384"/>
    <w:rsid w:val="008F356B"/>
    <w:rsid w:val="008F35C4"/>
    <w:rsid w:val="008F35F7"/>
    <w:rsid w:val="008F3666"/>
    <w:rsid w:val="008F3869"/>
    <w:rsid w:val="008F38FC"/>
    <w:rsid w:val="008F395B"/>
    <w:rsid w:val="008F3968"/>
    <w:rsid w:val="008F3A81"/>
    <w:rsid w:val="008F3BE4"/>
    <w:rsid w:val="008F3C22"/>
    <w:rsid w:val="008F3C48"/>
    <w:rsid w:val="008F3FA6"/>
    <w:rsid w:val="008F4058"/>
    <w:rsid w:val="008F41D1"/>
    <w:rsid w:val="008F4325"/>
    <w:rsid w:val="008F435B"/>
    <w:rsid w:val="008F43EE"/>
    <w:rsid w:val="008F4459"/>
    <w:rsid w:val="008F44C1"/>
    <w:rsid w:val="008F4563"/>
    <w:rsid w:val="008F4658"/>
    <w:rsid w:val="008F46BC"/>
    <w:rsid w:val="008F48E6"/>
    <w:rsid w:val="008F495B"/>
    <w:rsid w:val="008F4A21"/>
    <w:rsid w:val="008F4A51"/>
    <w:rsid w:val="008F4A70"/>
    <w:rsid w:val="008F4B26"/>
    <w:rsid w:val="008F4B8C"/>
    <w:rsid w:val="008F4C2A"/>
    <w:rsid w:val="008F4C93"/>
    <w:rsid w:val="008F4DF5"/>
    <w:rsid w:val="008F4FD3"/>
    <w:rsid w:val="008F51A8"/>
    <w:rsid w:val="008F5202"/>
    <w:rsid w:val="008F5278"/>
    <w:rsid w:val="008F5297"/>
    <w:rsid w:val="008F541A"/>
    <w:rsid w:val="008F55CF"/>
    <w:rsid w:val="008F5665"/>
    <w:rsid w:val="008F5916"/>
    <w:rsid w:val="008F5A9A"/>
    <w:rsid w:val="008F5AFB"/>
    <w:rsid w:val="008F5BB7"/>
    <w:rsid w:val="008F6102"/>
    <w:rsid w:val="008F619E"/>
    <w:rsid w:val="008F6497"/>
    <w:rsid w:val="008F6501"/>
    <w:rsid w:val="008F67B1"/>
    <w:rsid w:val="008F68DE"/>
    <w:rsid w:val="008F6978"/>
    <w:rsid w:val="008F69AD"/>
    <w:rsid w:val="008F69EA"/>
    <w:rsid w:val="008F69F5"/>
    <w:rsid w:val="008F6B5D"/>
    <w:rsid w:val="008F6C25"/>
    <w:rsid w:val="008F6D67"/>
    <w:rsid w:val="008F700F"/>
    <w:rsid w:val="008F7073"/>
    <w:rsid w:val="008F71C9"/>
    <w:rsid w:val="008F7211"/>
    <w:rsid w:val="008F72A9"/>
    <w:rsid w:val="008F7462"/>
    <w:rsid w:val="008F7478"/>
    <w:rsid w:val="008F7650"/>
    <w:rsid w:val="008F7809"/>
    <w:rsid w:val="008F7874"/>
    <w:rsid w:val="008F78A1"/>
    <w:rsid w:val="008F7989"/>
    <w:rsid w:val="008F7B34"/>
    <w:rsid w:val="008F7B6C"/>
    <w:rsid w:val="008F7E6F"/>
    <w:rsid w:val="008F7E88"/>
    <w:rsid w:val="008F7EEF"/>
    <w:rsid w:val="008F7F82"/>
    <w:rsid w:val="00900249"/>
    <w:rsid w:val="0090037A"/>
    <w:rsid w:val="009003C9"/>
    <w:rsid w:val="009003E6"/>
    <w:rsid w:val="00900403"/>
    <w:rsid w:val="009004A3"/>
    <w:rsid w:val="0090059F"/>
    <w:rsid w:val="009006E4"/>
    <w:rsid w:val="009007B1"/>
    <w:rsid w:val="009007E4"/>
    <w:rsid w:val="009008A5"/>
    <w:rsid w:val="00900B7D"/>
    <w:rsid w:val="00900C03"/>
    <w:rsid w:val="00900E67"/>
    <w:rsid w:val="0090109F"/>
    <w:rsid w:val="0090111F"/>
    <w:rsid w:val="009011A5"/>
    <w:rsid w:val="009011B5"/>
    <w:rsid w:val="009011CC"/>
    <w:rsid w:val="0090126A"/>
    <w:rsid w:val="009013C8"/>
    <w:rsid w:val="00901606"/>
    <w:rsid w:val="0090167D"/>
    <w:rsid w:val="00901770"/>
    <w:rsid w:val="009017C6"/>
    <w:rsid w:val="009018D4"/>
    <w:rsid w:val="009018F7"/>
    <w:rsid w:val="00901962"/>
    <w:rsid w:val="009019BC"/>
    <w:rsid w:val="00901B41"/>
    <w:rsid w:val="00901B80"/>
    <w:rsid w:val="00901DB9"/>
    <w:rsid w:val="00901DCD"/>
    <w:rsid w:val="00901E19"/>
    <w:rsid w:val="00901F42"/>
    <w:rsid w:val="0090227D"/>
    <w:rsid w:val="009023CF"/>
    <w:rsid w:val="009023DD"/>
    <w:rsid w:val="00902474"/>
    <w:rsid w:val="0090266B"/>
    <w:rsid w:val="009026D6"/>
    <w:rsid w:val="0090275E"/>
    <w:rsid w:val="00902949"/>
    <w:rsid w:val="00902983"/>
    <w:rsid w:val="00902B1A"/>
    <w:rsid w:val="00902BFA"/>
    <w:rsid w:val="00902C50"/>
    <w:rsid w:val="00902D0A"/>
    <w:rsid w:val="00902D16"/>
    <w:rsid w:val="00902D80"/>
    <w:rsid w:val="00902E26"/>
    <w:rsid w:val="00902E78"/>
    <w:rsid w:val="00902E7C"/>
    <w:rsid w:val="00902E90"/>
    <w:rsid w:val="00902F55"/>
    <w:rsid w:val="00902FE0"/>
    <w:rsid w:val="0090313E"/>
    <w:rsid w:val="0090317B"/>
    <w:rsid w:val="00903327"/>
    <w:rsid w:val="009033A1"/>
    <w:rsid w:val="0090359A"/>
    <w:rsid w:val="009035BA"/>
    <w:rsid w:val="00903788"/>
    <w:rsid w:val="009037BC"/>
    <w:rsid w:val="009037D0"/>
    <w:rsid w:val="009037DF"/>
    <w:rsid w:val="009038D6"/>
    <w:rsid w:val="0090395E"/>
    <w:rsid w:val="00903995"/>
    <w:rsid w:val="00903A18"/>
    <w:rsid w:val="00903A31"/>
    <w:rsid w:val="00903AFA"/>
    <w:rsid w:val="00903B10"/>
    <w:rsid w:val="00903B21"/>
    <w:rsid w:val="00903BB7"/>
    <w:rsid w:val="00903CF1"/>
    <w:rsid w:val="00903DA3"/>
    <w:rsid w:val="00903E06"/>
    <w:rsid w:val="00903EF2"/>
    <w:rsid w:val="00903FC0"/>
    <w:rsid w:val="0090408A"/>
    <w:rsid w:val="009040AF"/>
    <w:rsid w:val="009040DD"/>
    <w:rsid w:val="009041A7"/>
    <w:rsid w:val="0090426A"/>
    <w:rsid w:val="00904298"/>
    <w:rsid w:val="009042D4"/>
    <w:rsid w:val="00904358"/>
    <w:rsid w:val="00904476"/>
    <w:rsid w:val="00904556"/>
    <w:rsid w:val="00904568"/>
    <w:rsid w:val="00904A48"/>
    <w:rsid w:val="00904CA9"/>
    <w:rsid w:val="00904CF6"/>
    <w:rsid w:val="00904E33"/>
    <w:rsid w:val="00904E90"/>
    <w:rsid w:val="00904F41"/>
    <w:rsid w:val="00904FB3"/>
    <w:rsid w:val="009050FD"/>
    <w:rsid w:val="009053AB"/>
    <w:rsid w:val="00905479"/>
    <w:rsid w:val="009056DF"/>
    <w:rsid w:val="0090596D"/>
    <w:rsid w:val="00905978"/>
    <w:rsid w:val="009059C8"/>
    <w:rsid w:val="009059E7"/>
    <w:rsid w:val="00905CC9"/>
    <w:rsid w:val="00905D9A"/>
    <w:rsid w:val="00905DA5"/>
    <w:rsid w:val="00905EB1"/>
    <w:rsid w:val="00905F91"/>
    <w:rsid w:val="00906022"/>
    <w:rsid w:val="009060E6"/>
    <w:rsid w:val="009063F1"/>
    <w:rsid w:val="009063F2"/>
    <w:rsid w:val="009064F1"/>
    <w:rsid w:val="00906514"/>
    <w:rsid w:val="009065EB"/>
    <w:rsid w:val="0090662E"/>
    <w:rsid w:val="00906687"/>
    <w:rsid w:val="0090686C"/>
    <w:rsid w:val="00906929"/>
    <w:rsid w:val="00906B2A"/>
    <w:rsid w:val="00906BBB"/>
    <w:rsid w:val="00906D6F"/>
    <w:rsid w:val="0090705C"/>
    <w:rsid w:val="0090706C"/>
    <w:rsid w:val="009070CB"/>
    <w:rsid w:val="00907222"/>
    <w:rsid w:val="00907361"/>
    <w:rsid w:val="0090740A"/>
    <w:rsid w:val="00907563"/>
    <w:rsid w:val="009075BD"/>
    <w:rsid w:val="00907774"/>
    <w:rsid w:val="009077DF"/>
    <w:rsid w:val="009078E7"/>
    <w:rsid w:val="00907982"/>
    <w:rsid w:val="009079F4"/>
    <w:rsid w:val="00907AA7"/>
    <w:rsid w:val="00907B0F"/>
    <w:rsid w:val="00907CC1"/>
    <w:rsid w:val="00907ED7"/>
    <w:rsid w:val="0091003A"/>
    <w:rsid w:val="009103ED"/>
    <w:rsid w:val="00910565"/>
    <w:rsid w:val="009107DE"/>
    <w:rsid w:val="00910964"/>
    <w:rsid w:val="00910F31"/>
    <w:rsid w:val="00911264"/>
    <w:rsid w:val="009112EF"/>
    <w:rsid w:val="00911419"/>
    <w:rsid w:val="00911625"/>
    <w:rsid w:val="009116ED"/>
    <w:rsid w:val="00911806"/>
    <w:rsid w:val="00911859"/>
    <w:rsid w:val="00911905"/>
    <w:rsid w:val="00911946"/>
    <w:rsid w:val="009119B2"/>
    <w:rsid w:val="00911B87"/>
    <w:rsid w:val="00911BC9"/>
    <w:rsid w:val="00911D29"/>
    <w:rsid w:val="00911D4F"/>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2F"/>
    <w:rsid w:val="00912DEB"/>
    <w:rsid w:val="00912EF9"/>
    <w:rsid w:val="00912FBD"/>
    <w:rsid w:val="00912FF0"/>
    <w:rsid w:val="0091335C"/>
    <w:rsid w:val="00913450"/>
    <w:rsid w:val="00913537"/>
    <w:rsid w:val="009135CE"/>
    <w:rsid w:val="0091360D"/>
    <w:rsid w:val="009137BE"/>
    <w:rsid w:val="009138CD"/>
    <w:rsid w:val="00913A09"/>
    <w:rsid w:val="00913B7D"/>
    <w:rsid w:val="00913D23"/>
    <w:rsid w:val="00913FA4"/>
    <w:rsid w:val="009143A5"/>
    <w:rsid w:val="0091460B"/>
    <w:rsid w:val="0091481C"/>
    <w:rsid w:val="00914BB9"/>
    <w:rsid w:val="00914C57"/>
    <w:rsid w:val="00914CC0"/>
    <w:rsid w:val="00914E9A"/>
    <w:rsid w:val="00915174"/>
    <w:rsid w:val="009154ED"/>
    <w:rsid w:val="0091556D"/>
    <w:rsid w:val="009155D4"/>
    <w:rsid w:val="009156A7"/>
    <w:rsid w:val="009157FE"/>
    <w:rsid w:val="0091581C"/>
    <w:rsid w:val="00915862"/>
    <w:rsid w:val="00915A49"/>
    <w:rsid w:val="00915A90"/>
    <w:rsid w:val="00915D1D"/>
    <w:rsid w:val="00915DF9"/>
    <w:rsid w:val="00915F3E"/>
    <w:rsid w:val="00915F3F"/>
    <w:rsid w:val="00915F4D"/>
    <w:rsid w:val="00916197"/>
    <w:rsid w:val="009161BF"/>
    <w:rsid w:val="009164CF"/>
    <w:rsid w:val="009165A2"/>
    <w:rsid w:val="009168CA"/>
    <w:rsid w:val="00916A00"/>
    <w:rsid w:val="00916A1E"/>
    <w:rsid w:val="00916A9B"/>
    <w:rsid w:val="00916AA0"/>
    <w:rsid w:val="00916AEB"/>
    <w:rsid w:val="00916B92"/>
    <w:rsid w:val="00916BB1"/>
    <w:rsid w:val="00916BED"/>
    <w:rsid w:val="00916C58"/>
    <w:rsid w:val="00916E9E"/>
    <w:rsid w:val="00916F7D"/>
    <w:rsid w:val="00917084"/>
    <w:rsid w:val="009170B2"/>
    <w:rsid w:val="009170E2"/>
    <w:rsid w:val="009172B3"/>
    <w:rsid w:val="00917377"/>
    <w:rsid w:val="00917440"/>
    <w:rsid w:val="009179EB"/>
    <w:rsid w:val="00917C67"/>
    <w:rsid w:val="00917EBE"/>
    <w:rsid w:val="00917EF5"/>
    <w:rsid w:val="00917F2F"/>
    <w:rsid w:val="00920048"/>
    <w:rsid w:val="00920140"/>
    <w:rsid w:val="0092028B"/>
    <w:rsid w:val="009202B0"/>
    <w:rsid w:val="009202BB"/>
    <w:rsid w:val="009202D9"/>
    <w:rsid w:val="00920401"/>
    <w:rsid w:val="009204A8"/>
    <w:rsid w:val="0092058C"/>
    <w:rsid w:val="00920667"/>
    <w:rsid w:val="00920A82"/>
    <w:rsid w:val="00920A95"/>
    <w:rsid w:val="00920B76"/>
    <w:rsid w:val="00920C5A"/>
    <w:rsid w:val="00920D0A"/>
    <w:rsid w:val="00920E91"/>
    <w:rsid w:val="00920E93"/>
    <w:rsid w:val="0092109C"/>
    <w:rsid w:val="0092123A"/>
    <w:rsid w:val="009212D2"/>
    <w:rsid w:val="00921383"/>
    <w:rsid w:val="00921478"/>
    <w:rsid w:val="00921522"/>
    <w:rsid w:val="00921526"/>
    <w:rsid w:val="00921574"/>
    <w:rsid w:val="009216AC"/>
    <w:rsid w:val="009218CE"/>
    <w:rsid w:val="00921C67"/>
    <w:rsid w:val="00921C69"/>
    <w:rsid w:val="00921C6C"/>
    <w:rsid w:val="00921D24"/>
    <w:rsid w:val="00921D40"/>
    <w:rsid w:val="00921D50"/>
    <w:rsid w:val="00921D7C"/>
    <w:rsid w:val="00921D88"/>
    <w:rsid w:val="00921E9A"/>
    <w:rsid w:val="009222FF"/>
    <w:rsid w:val="009224CB"/>
    <w:rsid w:val="00922796"/>
    <w:rsid w:val="009227F9"/>
    <w:rsid w:val="00922973"/>
    <w:rsid w:val="00922C43"/>
    <w:rsid w:val="00922E43"/>
    <w:rsid w:val="00922F2A"/>
    <w:rsid w:val="00923138"/>
    <w:rsid w:val="009231FA"/>
    <w:rsid w:val="00923421"/>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B78"/>
    <w:rsid w:val="00924FB5"/>
    <w:rsid w:val="00925019"/>
    <w:rsid w:val="00925043"/>
    <w:rsid w:val="00925053"/>
    <w:rsid w:val="009250F1"/>
    <w:rsid w:val="009254DF"/>
    <w:rsid w:val="00925890"/>
    <w:rsid w:val="009258BA"/>
    <w:rsid w:val="009259AD"/>
    <w:rsid w:val="00925BA5"/>
    <w:rsid w:val="00925C14"/>
    <w:rsid w:val="00925CA7"/>
    <w:rsid w:val="00925D88"/>
    <w:rsid w:val="00925E05"/>
    <w:rsid w:val="00925EDD"/>
    <w:rsid w:val="00925FF3"/>
    <w:rsid w:val="0092617D"/>
    <w:rsid w:val="009264EF"/>
    <w:rsid w:val="009264FD"/>
    <w:rsid w:val="009265B8"/>
    <w:rsid w:val="00926764"/>
    <w:rsid w:val="009267E9"/>
    <w:rsid w:val="00926A67"/>
    <w:rsid w:val="00926B4B"/>
    <w:rsid w:val="00926C38"/>
    <w:rsid w:val="00926FB1"/>
    <w:rsid w:val="00926FE7"/>
    <w:rsid w:val="00927013"/>
    <w:rsid w:val="009272D7"/>
    <w:rsid w:val="0092736B"/>
    <w:rsid w:val="009273A7"/>
    <w:rsid w:val="00927473"/>
    <w:rsid w:val="0092747F"/>
    <w:rsid w:val="009274A6"/>
    <w:rsid w:val="009274C8"/>
    <w:rsid w:val="00927624"/>
    <w:rsid w:val="00927869"/>
    <w:rsid w:val="0092786B"/>
    <w:rsid w:val="009278B5"/>
    <w:rsid w:val="00927992"/>
    <w:rsid w:val="00927A08"/>
    <w:rsid w:val="00927A9D"/>
    <w:rsid w:val="00927AD3"/>
    <w:rsid w:val="00927BDB"/>
    <w:rsid w:val="00927D1D"/>
    <w:rsid w:val="00927E30"/>
    <w:rsid w:val="00927F12"/>
    <w:rsid w:val="009302A3"/>
    <w:rsid w:val="00930385"/>
    <w:rsid w:val="009303DD"/>
    <w:rsid w:val="009304DF"/>
    <w:rsid w:val="00930589"/>
    <w:rsid w:val="009307E1"/>
    <w:rsid w:val="0093082E"/>
    <w:rsid w:val="009308B7"/>
    <w:rsid w:val="00930948"/>
    <w:rsid w:val="009309A2"/>
    <w:rsid w:val="00930B4F"/>
    <w:rsid w:val="00930B85"/>
    <w:rsid w:val="00930BEB"/>
    <w:rsid w:val="00930CC6"/>
    <w:rsid w:val="00930CE1"/>
    <w:rsid w:val="00930DD6"/>
    <w:rsid w:val="00930DF7"/>
    <w:rsid w:val="00930E05"/>
    <w:rsid w:val="00930E14"/>
    <w:rsid w:val="00930F8C"/>
    <w:rsid w:val="009310DC"/>
    <w:rsid w:val="009310EE"/>
    <w:rsid w:val="00931248"/>
    <w:rsid w:val="0093125A"/>
    <w:rsid w:val="0093140C"/>
    <w:rsid w:val="00931489"/>
    <w:rsid w:val="00931581"/>
    <w:rsid w:val="0093159F"/>
    <w:rsid w:val="009316A4"/>
    <w:rsid w:val="00931B26"/>
    <w:rsid w:val="00931C83"/>
    <w:rsid w:val="00931DD2"/>
    <w:rsid w:val="00932048"/>
    <w:rsid w:val="009320D3"/>
    <w:rsid w:val="00932343"/>
    <w:rsid w:val="0093249C"/>
    <w:rsid w:val="009326FB"/>
    <w:rsid w:val="009328B3"/>
    <w:rsid w:val="009329E2"/>
    <w:rsid w:val="00932A9F"/>
    <w:rsid w:val="00932B61"/>
    <w:rsid w:val="00932B6A"/>
    <w:rsid w:val="00932EBA"/>
    <w:rsid w:val="00932EE5"/>
    <w:rsid w:val="00932FD3"/>
    <w:rsid w:val="00933233"/>
    <w:rsid w:val="009333BA"/>
    <w:rsid w:val="00933498"/>
    <w:rsid w:val="00933582"/>
    <w:rsid w:val="00933657"/>
    <w:rsid w:val="00933777"/>
    <w:rsid w:val="0093395D"/>
    <w:rsid w:val="00933A79"/>
    <w:rsid w:val="00933BE6"/>
    <w:rsid w:val="00933C33"/>
    <w:rsid w:val="00933D07"/>
    <w:rsid w:val="00933DE3"/>
    <w:rsid w:val="00933E5A"/>
    <w:rsid w:val="00933E9D"/>
    <w:rsid w:val="00934083"/>
    <w:rsid w:val="009340CE"/>
    <w:rsid w:val="00934137"/>
    <w:rsid w:val="0093414A"/>
    <w:rsid w:val="0093423E"/>
    <w:rsid w:val="009342D4"/>
    <w:rsid w:val="009345DD"/>
    <w:rsid w:val="00934773"/>
    <w:rsid w:val="009349F9"/>
    <w:rsid w:val="00934A9A"/>
    <w:rsid w:val="00934E38"/>
    <w:rsid w:val="00934EA4"/>
    <w:rsid w:val="00935062"/>
    <w:rsid w:val="009350D4"/>
    <w:rsid w:val="009352F4"/>
    <w:rsid w:val="009353CA"/>
    <w:rsid w:val="00935460"/>
    <w:rsid w:val="00935466"/>
    <w:rsid w:val="00935536"/>
    <w:rsid w:val="00935546"/>
    <w:rsid w:val="0093562C"/>
    <w:rsid w:val="009356BE"/>
    <w:rsid w:val="0093574C"/>
    <w:rsid w:val="00935852"/>
    <w:rsid w:val="00935B02"/>
    <w:rsid w:val="00935BCA"/>
    <w:rsid w:val="00935D55"/>
    <w:rsid w:val="00935ED6"/>
    <w:rsid w:val="009360C7"/>
    <w:rsid w:val="00936273"/>
    <w:rsid w:val="009363DD"/>
    <w:rsid w:val="009364D0"/>
    <w:rsid w:val="009364DF"/>
    <w:rsid w:val="00936535"/>
    <w:rsid w:val="00936552"/>
    <w:rsid w:val="009365A0"/>
    <w:rsid w:val="009365A2"/>
    <w:rsid w:val="0093661B"/>
    <w:rsid w:val="00936771"/>
    <w:rsid w:val="009367CB"/>
    <w:rsid w:val="009367F7"/>
    <w:rsid w:val="00936919"/>
    <w:rsid w:val="009369B8"/>
    <w:rsid w:val="00936CD2"/>
    <w:rsid w:val="00936D4F"/>
    <w:rsid w:val="00936EFD"/>
    <w:rsid w:val="00936F31"/>
    <w:rsid w:val="00936F6E"/>
    <w:rsid w:val="00936F9F"/>
    <w:rsid w:val="0093706F"/>
    <w:rsid w:val="0093738F"/>
    <w:rsid w:val="009375BF"/>
    <w:rsid w:val="009377E6"/>
    <w:rsid w:val="00937908"/>
    <w:rsid w:val="0093790F"/>
    <w:rsid w:val="00937ABC"/>
    <w:rsid w:val="00937C39"/>
    <w:rsid w:val="00937D73"/>
    <w:rsid w:val="00937EA9"/>
    <w:rsid w:val="00940049"/>
    <w:rsid w:val="0094016B"/>
    <w:rsid w:val="0094020C"/>
    <w:rsid w:val="0094046C"/>
    <w:rsid w:val="00940515"/>
    <w:rsid w:val="0094068F"/>
    <w:rsid w:val="009407A8"/>
    <w:rsid w:val="009408C8"/>
    <w:rsid w:val="00940AE0"/>
    <w:rsid w:val="00940B9D"/>
    <w:rsid w:val="00940BE0"/>
    <w:rsid w:val="00940DB4"/>
    <w:rsid w:val="00940E18"/>
    <w:rsid w:val="00940EF0"/>
    <w:rsid w:val="009414B7"/>
    <w:rsid w:val="0094158B"/>
    <w:rsid w:val="00941598"/>
    <w:rsid w:val="00941720"/>
    <w:rsid w:val="0094192B"/>
    <w:rsid w:val="009419DD"/>
    <w:rsid w:val="009419EA"/>
    <w:rsid w:val="00941D44"/>
    <w:rsid w:val="00941D8C"/>
    <w:rsid w:val="00941ECD"/>
    <w:rsid w:val="009420A0"/>
    <w:rsid w:val="009420D3"/>
    <w:rsid w:val="00942141"/>
    <w:rsid w:val="00942329"/>
    <w:rsid w:val="00942453"/>
    <w:rsid w:val="00942504"/>
    <w:rsid w:val="0094279B"/>
    <w:rsid w:val="009427BA"/>
    <w:rsid w:val="0094285A"/>
    <w:rsid w:val="009428D4"/>
    <w:rsid w:val="009428F5"/>
    <w:rsid w:val="0094292E"/>
    <w:rsid w:val="0094295A"/>
    <w:rsid w:val="00942BF1"/>
    <w:rsid w:val="00942CDB"/>
    <w:rsid w:val="00942D26"/>
    <w:rsid w:val="00942E86"/>
    <w:rsid w:val="00942F4A"/>
    <w:rsid w:val="0094301D"/>
    <w:rsid w:val="00943111"/>
    <w:rsid w:val="0094320B"/>
    <w:rsid w:val="0094330D"/>
    <w:rsid w:val="009433D5"/>
    <w:rsid w:val="0094343C"/>
    <w:rsid w:val="00943663"/>
    <w:rsid w:val="009437BE"/>
    <w:rsid w:val="00943A0A"/>
    <w:rsid w:val="00943A5C"/>
    <w:rsid w:val="00943A7E"/>
    <w:rsid w:val="00943C10"/>
    <w:rsid w:val="00943C1A"/>
    <w:rsid w:val="00943D1C"/>
    <w:rsid w:val="00943E29"/>
    <w:rsid w:val="00943E97"/>
    <w:rsid w:val="00943EDA"/>
    <w:rsid w:val="00943F84"/>
    <w:rsid w:val="00944151"/>
    <w:rsid w:val="009441F1"/>
    <w:rsid w:val="0094426F"/>
    <w:rsid w:val="009442A6"/>
    <w:rsid w:val="00944451"/>
    <w:rsid w:val="009444A8"/>
    <w:rsid w:val="00944800"/>
    <w:rsid w:val="00944945"/>
    <w:rsid w:val="0094499F"/>
    <w:rsid w:val="00944B98"/>
    <w:rsid w:val="00944BD7"/>
    <w:rsid w:val="00944C9C"/>
    <w:rsid w:val="00944CB4"/>
    <w:rsid w:val="00944CC1"/>
    <w:rsid w:val="00944EDA"/>
    <w:rsid w:val="009453F0"/>
    <w:rsid w:val="00945443"/>
    <w:rsid w:val="009454F1"/>
    <w:rsid w:val="009456F8"/>
    <w:rsid w:val="00945762"/>
    <w:rsid w:val="00945791"/>
    <w:rsid w:val="00945A01"/>
    <w:rsid w:val="00945BC9"/>
    <w:rsid w:val="00945BCA"/>
    <w:rsid w:val="00945C18"/>
    <w:rsid w:val="00945ED3"/>
    <w:rsid w:val="00945F8B"/>
    <w:rsid w:val="009460A6"/>
    <w:rsid w:val="0094612E"/>
    <w:rsid w:val="009461C7"/>
    <w:rsid w:val="009463D9"/>
    <w:rsid w:val="0094645B"/>
    <w:rsid w:val="00946488"/>
    <w:rsid w:val="00946595"/>
    <w:rsid w:val="00946834"/>
    <w:rsid w:val="009468C6"/>
    <w:rsid w:val="009468D0"/>
    <w:rsid w:val="009468F4"/>
    <w:rsid w:val="009469C7"/>
    <w:rsid w:val="00946A97"/>
    <w:rsid w:val="00946AC5"/>
    <w:rsid w:val="00946AD0"/>
    <w:rsid w:val="00946BBE"/>
    <w:rsid w:val="00946BDD"/>
    <w:rsid w:val="00946C27"/>
    <w:rsid w:val="00946D1F"/>
    <w:rsid w:val="00946E1B"/>
    <w:rsid w:val="00946EAB"/>
    <w:rsid w:val="00946FC2"/>
    <w:rsid w:val="00947033"/>
    <w:rsid w:val="009470D0"/>
    <w:rsid w:val="009472DC"/>
    <w:rsid w:val="00947308"/>
    <w:rsid w:val="00947391"/>
    <w:rsid w:val="009473C2"/>
    <w:rsid w:val="00947565"/>
    <w:rsid w:val="009475BE"/>
    <w:rsid w:val="009475D4"/>
    <w:rsid w:val="009476C8"/>
    <w:rsid w:val="009477C3"/>
    <w:rsid w:val="00947802"/>
    <w:rsid w:val="0094781F"/>
    <w:rsid w:val="00947872"/>
    <w:rsid w:val="00947934"/>
    <w:rsid w:val="00947939"/>
    <w:rsid w:val="009479FB"/>
    <w:rsid w:val="00947A3C"/>
    <w:rsid w:val="00947AA3"/>
    <w:rsid w:val="00947C03"/>
    <w:rsid w:val="00947C34"/>
    <w:rsid w:val="00947D97"/>
    <w:rsid w:val="00950014"/>
    <w:rsid w:val="00950059"/>
    <w:rsid w:val="009501B0"/>
    <w:rsid w:val="0095033D"/>
    <w:rsid w:val="009503C0"/>
    <w:rsid w:val="00950446"/>
    <w:rsid w:val="0095044F"/>
    <w:rsid w:val="0095083C"/>
    <w:rsid w:val="00950859"/>
    <w:rsid w:val="00950918"/>
    <w:rsid w:val="00950929"/>
    <w:rsid w:val="009509B0"/>
    <w:rsid w:val="00950E1C"/>
    <w:rsid w:val="00950EB7"/>
    <w:rsid w:val="009514CC"/>
    <w:rsid w:val="009514E5"/>
    <w:rsid w:val="00951B16"/>
    <w:rsid w:val="00951BAE"/>
    <w:rsid w:val="00951BE9"/>
    <w:rsid w:val="00951BEC"/>
    <w:rsid w:val="00951DA4"/>
    <w:rsid w:val="00951F49"/>
    <w:rsid w:val="00951F87"/>
    <w:rsid w:val="00951F94"/>
    <w:rsid w:val="00952033"/>
    <w:rsid w:val="00952047"/>
    <w:rsid w:val="009520CC"/>
    <w:rsid w:val="00952285"/>
    <w:rsid w:val="00952315"/>
    <w:rsid w:val="009524A9"/>
    <w:rsid w:val="009526A2"/>
    <w:rsid w:val="009527C4"/>
    <w:rsid w:val="00952963"/>
    <w:rsid w:val="00952B88"/>
    <w:rsid w:val="00952B91"/>
    <w:rsid w:val="00952BA2"/>
    <w:rsid w:val="00952BF8"/>
    <w:rsid w:val="00952D29"/>
    <w:rsid w:val="00952F8E"/>
    <w:rsid w:val="009532BE"/>
    <w:rsid w:val="00953398"/>
    <w:rsid w:val="0095340B"/>
    <w:rsid w:val="0095340E"/>
    <w:rsid w:val="0095356C"/>
    <w:rsid w:val="009537ED"/>
    <w:rsid w:val="00953B0A"/>
    <w:rsid w:val="00953C0B"/>
    <w:rsid w:val="00953C12"/>
    <w:rsid w:val="00953C54"/>
    <w:rsid w:val="00953D4C"/>
    <w:rsid w:val="00953F32"/>
    <w:rsid w:val="00953F96"/>
    <w:rsid w:val="0095401C"/>
    <w:rsid w:val="009540D4"/>
    <w:rsid w:val="009540E7"/>
    <w:rsid w:val="0095415A"/>
    <w:rsid w:val="00954395"/>
    <w:rsid w:val="009543E4"/>
    <w:rsid w:val="00954415"/>
    <w:rsid w:val="0095452A"/>
    <w:rsid w:val="009549F0"/>
    <w:rsid w:val="00954B2E"/>
    <w:rsid w:val="00954BB4"/>
    <w:rsid w:val="0095503B"/>
    <w:rsid w:val="0095514A"/>
    <w:rsid w:val="00955200"/>
    <w:rsid w:val="00955339"/>
    <w:rsid w:val="00955676"/>
    <w:rsid w:val="00955702"/>
    <w:rsid w:val="009558D8"/>
    <w:rsid w:val="00955F1A"/>
    <w:rsid w:val="00955F5C"/>
    <w:rsid w:val="00955FD0"/>
    <w:rsid w:val="00956037"/>
    <w:rsid w:val="009560AC"/>
    <w:rsid w:val="0095611E"/>
    <w:rsid w:val="0095615C"/>
    <w:rsid w:val="0095619C"/>
    <w:rsid w:val="009561E9"/>
    <w:rsid w:val="00956440"/>
    <w:rsid w:val="00956756"/>
    <w:rsid w:val="0095675B"/>
    <w:rsid w:val="00956857"/>
    <w:rsid w:val="00956A3E"/>
    <w:rsid w:val="00956A93"/>
    <w:rsid w:val="00956AD2"/>
    <w:rsid w:val="00956C6E"/>
    <w:rsid w:val="00956E14"/>
    <w:rsid w:val="00956E56"/>
    <w:rsid w:val="00956F28"/>
    <w:rsid w:val="00956F2A"/>
    <w:rsid w:val="00956F73"/>
    <w:rsid w:val="00957238"/>
    <w:rsid w:val="0095745A"/>
    <w:rsid w:val="00957574"/>
    <w:rsid w:val="009575BF"/>
    <w:rsid w:val="0095767A"/>
    <w:rsid w:val="00957864"/>
    <w:rsid w:val="009578C3"/>
    <w:rsid w:val="009578DA"/>
    <w:rsid w:val="00957A83"/>
    <w:rsid w:val="00957B8D"/>
    <w:rsid w:val="00957C6E"/>
    <w:rsid w:val="00957D63"/>
    <w:rsid w:val="00957D89"/>
    <w:rsid w:val="00957F53"/>
    <w:rsid w:val="00957FE3"/>
    <w:rsid w:val="00960113"/>
    <w:rsid w:val="009601F3"/>
    <w:rsid w:val="0096067A"/>
    <w:rsid w:val="00960736"/>
    <w:rsid w:val="009608D5"/>
    <w:rsid w:val="009609D0"/>
    <w:rsid w:val="00960AFE"/>
    <w:rsid w:val="00960B0F"/>
    <w:rsid w:val="00960B50"/>
    <w:rsid w:val="00960B86"/>
    <w:rsid w:val="00960F10"/>
    <w:rsid w:val="00960FA4"/>
    <w:rsid w:val="009614E0"/>
    <w:rsid w:val="00961636"/>
    <w:rsid w:val="0096181E"/>
    <w:rsid w:val="00961A09"/>
    <w:rsid w:val="00961C40"/>
    <w:rsid w:val="00961C67"/>
    <w:rsid w:val="00961D30"/>
    <w:rsid w:val="00961D77"/>
    <w:rsid w:val="00961FA6"/>
    <w:rsid w:val="0096225A"/>
    <w:rsid w:val="0096227E"/>
    <w:rsid w:val="009623F1"/>
    <w:rsid w:val="009624FD"/>
    <w:rsid w:val="009625AF"/>
    <w:rsid w:val="00962622"/>
    <w:rsid w:val="009628EE"/>
    <w:rsid w:val="009628F7"/>
    <w:rsid w:val="0096295A"/>
    <w:rsid w:val="00962ABD"/>
    <w:rsid w:val="00962AFC"/>
    <w:rsid w:val="00962B2C"/>
    <w:rsid w:val="00962C70"/>
    <w:rsid w:val="00962CB7"/>
    <w:rsid w:val="00962CE0"/>
    <w:rsid w:val="00962D2C"/>
    <w:rsid w:val="00962E94"/>
    <w:rsid w:val="00962F8A"/>
    <w:rsid w:val="00962F99"/>
    <w:rsid w:val="00963017"/>
    <w:rsid w:val="00963099"/>
    <w:rsid w:val="009630EF"/>
    <w:rsid w:val="009630FB"/>
    <w:rsid w:val="00963389"/>
    <w:rsid w:val="00963395"/>
    <w:rsid w:val="009634C3"/>
    <w:rsid w:val="00963951"/>
    <w:rsid w:val="0096398D"/>
    <w:rsid w:val="00963A51"/>
    <w:rsid w:val="00963C2A"/>
    <w:rsid w:val="00963D6C"/>
    <w:rsid w:val="00963D90"/>
    <w:rsid w:val="00963DD2"/>
    <w:rsid w:val="00963E05"/>
    <w:rsid w:val="00963ED4"/>
    <w:rsid w:val="00963F21"/>
    <w:rsid w:val="00964072"/>
    <w:rsid w:val="009643F7"/>
    <w:rsid w:val="00964474"/>
    <w:rsid w:val="00964649"/>
    <w:rsid w:val="009647BA"/>
    <w:rsid w:val="00964895"/>
    <w:rsid w:val="00964A9D"/>
    <w:rsid w:val="00964BCE"/>
    <w:rsid w:val="00964E37"/>
    <w:rsid w:val="00964F90"/>
    <w:rsid w:val="0096501D"/>
    <w:rsid w:val="00965095"/>
    <w:rsid w:val="00965112"/>
    <w:rsid w:val="009652B8"/>
    <w:rsid w:val="009653E7"/>
    <w:rsid w:val="00965405"/>
    <w:rsid w:val="00965554"/>
    <w:rsid w:val="00965619"/>
    <w:rsid w:val="009656F0"/>
    <w:rsid w:val="00965912"/>
    <w:rsid w:val="009659E3"/>
    <w:rsid w:val="00965AED"/>
    <w:rsid w:val="00965D01"/>
    <w:rsid w:val="00965D66"/>
    <w:rsid w:val="00965E3F"/>
    <w:rsid w:val="0096600C"/>
    <w:rsid w:val="00966035"/>
    <w:rsid w:val="009660DD"/>
    <w:rsid w:val="009660EE"/>
    <w:rsid w:val="009662BD"/>
    <w:rsid w:val="009663C3"/>
    <w:rsid w:val="00966518"/>
    <w:rsid w:val="00966665"/>
    <w:rsid w:val="0096696C"/>
    <w:rsid w:val="00966A85"/>
    <w:rsid w:val="00966AE5"/>
    <w:rsid w:val="00966B23"/>
    <w:rsid w:val="00966B24"/>
    <w:rsid w:val="00966D15"/>
    <w:rsid w:val="00966D26"/>
    <w:rsid w:val="00966E95"/>
    <w:rsid w:val="009670E3"/>
    <w:rsid w:val="00967290"/>
    <w:rsid w:val="009672AC"/>
    <w:rsid w:val="0096745C"/>
    <w:rsid w:val="00967477"/>
    <w:rsid w:val="00967549"/>
    <w:rsid w:val="0096790E"/>
    <w:rsid w:val="00967A58"/>
    <w:rsid w:val="00967ABF"/>
    <w:rsid w:val="00967AEA"/>
    <w:rsid w:val="00967D9A"/>
    <w:rsid w:val="00967EB6"/>
    <w:rsid w:val="00967EE1"/>
    <w:rsid w:val="00967F89"/>
    <w:rsid w:val="0097001B"/>
    <w:rsid w:val="009700A3"/>
    <w:rsid w:val="00970172"/>
    <w:rsid w:val="0097017A"/>
    <w:rsid w:val="0097026D"/>
    <w:rsid w:val="00970290"/>
    <w:rsid w:val="00970297"/>
    <w:rsid w:val="009703DD"/>
    <w:rsid w:val="0097047B"/>
    <w:rsid w:val="00970619"/>
    <w:rsid w:val="00970832"/>
    <w:rsid w:val="00970859"/>
    <w:rsid w:val="00970954"/>
    <w:rsid w:val="00970AE0"/>
    <w:rsid w:val="00970BE5"/>
    <w:rsid w:val="00970C96"/>
    <w:rsid w:val="00970CD1"/>
    <w:rsid w:val="00970F07"/>
    <w:rsid w:val="0097109F"/>
    <w:rsid w:val="009710A0"/>
    <w:rsid w:val="00971319"/>
    <w:rsid w:val="00971326"/>
    <w:rsid w:val="009713A6"/>
    <w:rsid w:val="009715BE"/>
    <w:rsid w:val="009716AD"/>
    <w:rsid w:val="009717FA"/>
    <w:rsid w:val="009718AC"/>
    <w:rsid w:val="009718C5"/>
    <w:rsid w:val="00971A1C"/>
    <w:rsid w:val="00971B2B"/>
    <w:rsid w:val="00971C40"/>
    <w:rsid w:val="00971C86"/>
    <w:rsid w:val="00971D00"/>
    <w:rsid w:val="00971D36"/>
    <w:rsid w:val="00971E19"/>
    <w:rsid w:val="00971F12"/>
    <w:rsid w:val="0097208A"/>
    <w:rsid w:val="009720FE"/>
    <w:rsid w:val="009721F5"/>
    <w:rsid w:val="00972255"/>
    <w:rsid w:val="009722F1"/>
    <w:rsid w:val="009722F3"/>
    <w:rsid w:val="0097230E"/>
    <w:rsid w:val="0097236F"/>
    <w:rsid w:val="009724FD"/>
    <w:rsid w:val="0097273D"/>
    <w:rsid w:val="00972774"/>
    <w:rsid w:val="00972965"/>
    <w:rsid w:val="00972973"/>
    <w:rsid w:val="00972B8B"/>
    <w:rsid w:val="00972BC5"/>
    <w:rsid w:val="00972CE8"/>
    <w:rsid w:val="00972F00"/>
    <w:rsid w:val="00973494"/>
    <w:rsid w:val="009734BA"/>
    <w:rsid w:val="009734EE"/>
    <w:rsid w:val="00973585"/>
    <w:rsid w:val="00973699"/>
    <w:rsid w:val="009737FC"/>
    <w:rsid w:val="009738F9"/>
    <w:rsid w:val="00973D5F"/>
    <w:rsid w:val="00973D6E"/>
    <w:rsid w:val="00973D79"/>
    <w:rsid w:val="00973E0B"/>
    <w:rsid w:val="00973E25"/>
    <w:rsid w:val="00973F10"/>
    <w:rsid w:val="0097415C"/>
    <w:rsid w:val="009742E8"/>
    <w:rsid w:val="009744D9"/>
    <w:rsid w:val="00974505"/>
    <w:rsid w:val="0097467F"/>
    <w:rsid w:val="00974762"/>
    <w:rsid w:val="00974871"/>
    <w:rsid w:val="009748C6"/>
    <w:rsid w:val="00974944"/>
    <w:rsid w:val="00974B2D"/>
    <w:rsid w:val="00974BD9"/>
    <w:rsid w:val="00974BDD"/>
    <w:rsid w:val="00974D74"/>
    <w:rsid w:val="00974F6F"/>
    <w:rsid w:val="00975195"/>
    <w:rsid w:val="009752D7"/>
    <w:rsid w:val="00975491"/>
    <w:rsid w:val="00975526"/>
    <w:rsid w:val="00975620"/>
    <w:rsid w:val="009759A6"/>
    <w:rsid w:val="009759B9"/>
    <w:rsid w:val="00975AD2"/>
    <w:rsid w:val="00975B27"/>
    <w:rsid w:val="00975CB8"/>
    <w:rsid w:val="00975CED"/>
    <w:rsid w:val="00975D95"/>
    <w:rsid w:val="00975E68"/>
    <w:rsid w:val="00975EEB"/>
    <w:rsid w:val="00975F84"/>
    <w:rsid w:val="009761A5"/>
    <w:rsid w:val="0097621E"/>
    <w:rsid w:val="00976253"/>
    <w:rsid w:val="00976366"/>
    <w:rsid w:val="009763BC"/>
    <w:rsid w:val="009763EE"/>
    <w:rsid w:val="0097656D"/>
    <w:rsid w:val="0097673C"/>
    <w:rsid w:val="00976826"/>
    <w:rsid w:val="00976832"/>
    <w:rsid w:val="0097692A"/>
    <w:rsid w:val="00976A6B"/>
    <w:rsid w:val="00976C1B"/>
    <w:rsid w:val="00976C9E"/>
    <w:rsid w:val="00976DA1"/>
    <w:rsid w:val="00976F0A"/>
    <w:rsid w:val="009771E6"/>
    <w:rsid w:val="009772D2"/>
    <w:rsid w:val="0097757B"/>
    <w:rsid w:val="00977692"/>
    <w:rsid w:val="009776DB"/>
    <w:rsid w:val="00977959"/>
    <w:rsid w:val="00977B6D"/>
    <w:rsid w:val="00977BA7"/>
    <w:rsid w:val="00977BD6"/>
    <w:rsid w:val="00977D98"/>
    <w:rsid w:val="00977DE4"/>
    <w:rsid w:val="00977E1E"/>
    <w:rsid w:val="0098013A"/>
    <w:rsid w:val="0098013D"/>
    <w:rsid w:val="009802AA"/>
    <w:rsid w:val="00980351"/>
    <w:rsid w:val="00980353"/>
    <w:rsid w:val="0098071F"/>
    <w:rsid w:val="00980819"/>
    <w:rsid w:val="009809B1"/>
    <w:rsid w:val="009809FF"/>
    <w:rsid w:val="00980A05"/>
    <w:rsid w:val="00980B6C"/>
    <w:rsid w:val="00980CA0"/>
    <w:rsid w:val="00980CAC"/>
    <w:rsid w:val="00980CAF"/>
    <w:rsid w:val="00980CD1"/>
    <w:rsid w:val="00980CDD"/>
    <w:rsid w:val="00980D96"/>
    <w:rsid w:val="00980EC5"/>
    <w:rsid w:val="00980FBE"/>
    <w:rsid w:val="00981077"/>
    <w:rsid w:val="009812B6"/>
    <w:rsid w:val="009815C0"/>
    <w:rsid w:val="009815F4"/>
    <w:rsid w:val="00981600"/>
    <w:rsid w:val="00981990"/>
    <w:rsid w:val="009819E3"/>
    <w:rsid w:val="00981A05"/>
    <w:rsid w:val="00981AC6"/>
    <w:rsid w:val="00981D14"/>
    <w:rsid w:val="00981DDA"/>
    <w:rsid w:val="00981EC1"/>
    <w:rsid w:val="00981F32"/>
    <w:rsid w:val="00981F88"/>
    <w:rsid w:val="00981F8A"/>
    <w:rsid w:val="00982342"/>
    <w:rsid w:val="00982469"/>
    <w:rsid w:val="009824D2"/>
    <w:rsid w:val="00982519"/>
    <w:rsid w:val="00982920"/>
    <w:rsid w:val="00982B9E"/>
    <w:rsid w:val="00982D60"/>
    <w:rsid w:val="00982DEB"/>
    <w:rsid w:val="00982E31"/>
    <w:rsid w:val="00982E91"/>
    <w:rsid w:val="00982F40"/>
    <w:rsid w:val="00983142"/>
    <w:rsid w:val="00983377"/>
    <w:rsid w:val="009834E8"/>
    <w:rsid w:val="00983584"/>
    <w:rsid w:val="009837D2"/>
    <w:rsid w:val="00983BBA"/>
    <w:rsid w:val="00983EC7"/>
    <w:rsid w:val="00983EF9"/>
    <w:rsid w:val="00983F3E"/>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0F"/>
    <w:rsid w:val="00985075"/>
    <w:rsid w:val="009850F7"/>
    <w:rsid w:val="00985297"/>
    <w:rsid w:val="00985593"/>
    <w:rsid w:val="009855DC"/>
    <w:rsid w:val="009857D0"/>
    <w:rsid w:val="00985841"/>
    <w:rsid w:val="0098595A"/>
    <w:rsid w:val="00985BD8"/>
    <w:rsid w:val="00985C93"/>
    <w:rsid w:val="00985CEC"/>
    <w:rsid w:val="00985CF3"/>
    <w:rsid w:val="00985D03"/>
    <w:rsid w:val="00985DF0"/>
    <w:rsid w:val="00985E7D"/>
    <w:rsid w:val="00985E88"/>
    <w:rsid w:val="00985EDC"/>
    <w:rsid w:val="0098614E"/>
    <w:rsid w:val="009862CB"/>
    <w:rsid w:val="00986332"/>
    <w:rsid w:val="009863C2"/>
    <w:rsid w:val="00986483"/>
    <w:rsid w:val="009865E2"/>
    <w:rsid w:val="00986664"/>
    <w:rsid w:val="0098675D"/>
    <w:rsid w:val="00986834"/>
    <w:rsid w:val="00986856"/>
    <w:rsid w:val="00986970"/>
    <w:rsid w:val="00986B0D"/>
    <w:rsid w:val="00986B18"/>
    <w:rsid w:val="00986B1E"/>
    <w:rsid w:val="009870AE"/>
    <w:rsid w:val="009870D8"/>
    <w:rsid w:val="009870E1"/>
    <w:rsid w:val="009874E2"/>
    <w:rsid w:val="0098767B"/>
    <w:rsid w:val="0098790B"/>
    <w:rsid w:val="00987932"/>
    <w:rsid w:val="0098799D"/>
    <w:rsid w:val="00987DC5"/>
    <w:rsid w:val="00987DCD"/>
    <w:rsid w:val="00987DD2"/>
    <w:rsid w:val="00987DF1"/>
    <w:rsid w:val="00987DFB"/>
    <w:rsid w:val="0099018B"/>
    <w:rsid w:val="009902F6"/>
    <w:rsid w:val="00990398"/>
    <w:rsid w:val="0099047C"/>
    <w:rsid w:val="0099066B"/>
    <w:rsid w:val="0099068A"/>
    <w:rsid w:val="0099086B"/>
    <w:rsid w:val="00990AEF"/>
    <w:rsid w:val="00990AF5"/>
    <w:rsid w:val="00990AFD"/>
    <w:rsid w:val="00990D41"/>
    <w:rsid w:val="00990D7B"/>
    <w:rsid w:val="00990DD0"/>
    <w:rsid w:val="00990DF7"/>
    <w:rsid w:val="00990E04"/>
    <w:rsid w:val="00990F75"/>
    <w:rsid w:val="00991179"/>
    <w:rsid w:val="00991371"/>
    <w:rsid w:val="0099145F"/>
    <w:rsid w:val="00991460"/>
    <w:rsid w:val="0099151F"/>
    <w:rsid w:val="00991600"/>
    <w:rsid w:val="00991665"/>
    <w:rsid w:val="00991816"/>
    <w:rsid w:val="00991873"/>
    <w:rsid w:val="0099197D"/>
    <w:rsid w:val="00991AE0"/>
    <w:rsid w:val="00991BED"/>
    <w:rsid w:val="00991C54"/>
    <w:rsid w:val="00991D15"/>
    <w:rsid w:val="00991DFD"/>
    <w:rsid w:val="00991E60"/>
    <w:rsid w:val="00991E80"/>
    <w:rsid w:val="00991EF6"/>
    <w:rsid w:val="00991F28"/>
    <w:rsid w:val="00991FD2"/>
    <w:rsid w:val="00992055"/>
    <w:rsid w:val="00992163"/>
    <w:rsid w:val="009921F9"/>
    <w:rsid w:val="009922F1"/>
    <w:rsid w:val="009924F5"/>
    <w:rsid w:val="00992812"/>
    <w:rsid w:val="00992867"/>
    <w:rsid w:val="0099297D"/>
    <w:rsid w:val="0099298B"/>
    <w:rsid w:val="009929FD"/>
    <w:rsid w:val="00992A38"/>
    <w:rsid w:val="00992CC3"/>
    <w:rsid w:val="00992DA1"/>
    <w:rsid w:val="00993033"/>
    <w:rsid w:val="00993176"/>
    <w:rsid w:val="00993273"/>
    <w:rsid w:val="00993415"/>
    <w:rsid w:val="009935F0"/>
    <w:rsid w:val="00993682"/>
    <w:rsid w:val="00993725"/>
    <w:rsid w:val="009937DC"/>
    <w:rsid w:val="00993A11"/>
    <w:rsid w:val="00993A5E"/>
    <w:rsid w:val="00993F1F"/>
    <w:rsid w:val="00993F52"/>
    <w:rsid w:val="00993F8C"/>
    <w:rsid w:val="009942B7"/>
    <w:rsid w:val="00994366"/>
    <w:rsid w:val="00994418"/>
    <w:rsid w:val="00994843"/>
    <w:rsid w:val="00994BA7"/>
    <w:rsid w:val="00994C06"/>
    <w:rsid w:val="00994DE6"/>
    <w:rsid w:val="00994EDA"/>
    <w:rsid w:val="00994F43"/>
    <w:rsid w:val="00994FCD"/>
    <w:rsid w:val="009951FC"/>
    <w:rsid w:val="0099523D"/>
    <w:rsid w:val="00995343"/>
    <w:rsid w:val="00995404"/>
    <w:rsid w:val="00995463"/>
    <w:rsid w:val="009954F5"/>
    <w:rsid w:val="00995533"/>
    <w:rsid w:val="009955CF"/>
    <w:rsid w:val="009956E6"/>
    <w:rsid w:val="0099570C"/>
    <w:rsid w:val="00995757"/>
    <w:rsid w:val="00995956"/>
    <w:rsid w:val="0099597B"/>
    <w:rsid w:val="00995997"/>
    <w:rsid w:val="00995EB2"/>
    <w:rsid w:val="00995FB2"/>
    <w:rsid w:val="0099634E"/>
    <w:rsid w:val="0099636F"/>
    <w:rsid w:val="009963EE"/>
    <w:rsid w:val="00996531"/>
    <w:rsid w:val="00996574"/>
    <w:rsid w:val="0099660D"/>
    <w:rsid w:val="00996714"/>
    <w:rsid w:val="0099685B"/>
    <w:rsid w:val="0099688B"/>
    <w:rsid w:val="009968D9"/>
    <w:rsid w:val="00996A5A"/>
    <w:rsid w:val="00996B98"/>
    <w:rsid w:val="00996D7B"/>
    <w:rsid w:val="00996DB8"/>
    <w:rsid w:val="00996E31"/>
    <w:rsid w:val="00996EAE"/>
    <w:rsid w:val="00996FB7"/>
    <w:rsid w:val="0099746C"/>
    <w:rsid w:val="009974D7"/>
    <w:rsid w:val="009978AC"/>
    <w:rsid w:val="009979F4"/>
    <w:rsid w:val="00997AF1"/>
    <w:rsid w:val="00997BEC"/>
    <w:rsid w:val="00997C94"/>
    <w:rsid w:val="00997E6E"/>
    <w:rsid w:val="00997ECE"/>
    <w:rsid w:val="00997FAE"/>
    <w:rsid w:val="009A007F"/>
    <w:rsid w:val="009A00E5"/>
    <w:rsid w:val="009A00F2"/>
    <w:rsid w:val="009A0365"/>
    <w:rsid w:val="009A051A"/>
    <w:rsid w:val="009A0526"/>
    <w:rsid w:val="009A0563"/>
    <w:rsid w:val="009A05E5"/>
    <w:rsid w:val="009A09FD"/>
    <w:rsid w:val="009A0AEE"/>
    <w:rsid w:val="009A0CBA"/>
    <w:rsid w:val="009A0CE7"/>
    <w:rsid w:val="009A0D7A"/>
    <w:rsid w:val="009A0DBB"/>
    <w:rsid w:val="009A0E28"/>
    <w:rsid w:val="009A0F63"/>
    <w:rsid w:val="009A1215"/>
    <w:rsid w:val="009A1238"/>
    <w:rsid w:val="009A1347"/>
    <w:rsid w:val="009A14E0"/>
    <w:rsid w:val="009A19BD"/>
    <w:rsid w:val="009A1A3D"/>
    <w:rsid w:val="009A1B19"/>
    <w:rsid w:val="009A1CD3"/>
    <w:rsid w:val="009A1E33"/>
    <w:rsid w:val="009A1F7B"/>
    <w:rsid w:val="009A1FA3"/>
    <w:rsid w:val="009A2067"/>
    <w:rsid w:val="009A211D"/>
    <w:rsid w:val="009A2196"/>
    <w:rsid w:val="009A2726"/>
    <w:rsid w:val="009A27BF"/>
    <w:rsid w:val="009A27D9"/>
    <w:rsid w:val="009A294F"/>
    <w:rsid w:val="009A2F66"/>
    <w:rsid w:val="009A30E5"/>
    <w:rsid w:val="009A322E"/>
    <w:rsid w:val="009A3251"/>
    <w:rsid w:val="009A329C"/>
    <w:rsid w:val="009A3341"/>
    <w:rsid w:val="009A334B"/>
    <w:rsid w:val="009A33F7"/>
    <w:rsid w:val="009A34E7"/>
    <w:rsid w:val="009A3541"/>
    <w:rsid w:val="009A3546"/>
    <w:rsid w:val="009A35EC"/>
    <w:rsid w:val="009A3629"/>
    <w:rsid w:val="009A3648"/>
    <w:rsid w:val="009A36AE"/>
    <w:rsid w:val="009A36B1"/>
    <w:rsid w:val="009A396D"/>
    <w:rsid w:val="009A3B38"/>
    <w:rsid w:val="009A3BC4"/>
    <w:rsid w:val="009A3C66"/>
    <w:rsid w:val="009A3CD2"/>
    <w:rsid w:val="009A405A"/>
    <w:rsid w:val="009A40BB"/>
    <w:rsid w:val="009A4167"/>
    <w:rsid w:val="009A42DF"/>
    <w:rsid w:val="009A43C7"/>
    <w:rsid w:val="009A43C9"/>
    <w:rsid w:val="009A47F0"/>
    <w:rsid w:val="009A4948"/>
    <w:rsid w:val="009A4B6E"/>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CA"/>
    <w:rsid w:val="009A63E1"/>
    <w:rsid w:val="009A66B4"/>
    <w:rsid w:val="009A6722"/>
    <w:rsid w:val="009A6AFF"/>
    <w:rsid w:val="009A6DD3"/>
    <w:rsid w:val="009A6ED6"/>
    <w:rsid w:val="009A71DF"/>
    <w:rsid w:val="009A72C9"/>
    <w:rsid w:val="009A732F"/>
    <w:rsid w:val="009A7480"/>
    <w:rsid w:val="009A7538"/>
    <w:rsid w:val="009A765F"/>
    <w:rsid w:val="009A766D"/>
    <w:rsid w:val="009A7705"/>
    <w:rsid w:val="009A7941"/>
    <w:rsid w:val="009A7987"/>
    <w:rsid w:val="009A79C3"/>
    <w:rsid w:val="009A7B23"/>
    <w:rsid w:val="009A7D7E"/>
    <w:rsid w:val="009A7F26"/>
    <w:rsid w:val="009A7FBB"/>
    <w:rsid w:val="009B0010"/>
    <w:rsid w:val="009B0451"/>
    <w:rsid w:val="009B047E"/>
    <w:rsid w:val="009B058D"/>
    <w:rsid w:val="009B05F7"/>
    <w:rsid w:val="009B0716"/>
    <w:rsid w:val="009B07BD"/>
    <w:rsid w:val="009B0B1C"/>
    <w:rsid w:val="009B0B47"/>
    <w:rsid w:val="009B0B8D"/>
    <w:rsid w:val="009B0CD1"/>
    <w:rsid w:val="009B10CE"/>
    <w:rsid w:val="009B1166"/>
    <w:rsid w:val="009B11F3"/>
    <w:rsid w:val="009B1214"/>
    <w:rsid w:val="009B1447"/>
    <w:rsid w:val="009B14EA"/>
    <w:rsid w:val="009B1AB1"/>
    <w:rsid w:val="009B1B02"/>
    <w:rsid w:val="009B1B8A"/>
    <w:rsid w:val="009B1B96"/>
    <w:rsid w:val="009B1BA2"/>
    <w:rsid w:val="009B1BD0"/>
    <w:rsid w:val="009B1BDD"/>
    <w:rsid w:val="009B1D4A"/>
    <w:rsid w:val="009B1DB4"/>
    <w:rsid w:val="009B1EA0"/>
    <w:rsid w:val="009B2096"/>
    <w:rsid w:val="009B2135"/>
    <w:rsid w:val="009B225E"/>
    <w:rsid w:val="009B232A"/>
    <w:rsid w:val="009B25B6"/>
    <w:rsid w:val="009B2643"/>
    <w:rsid w:val="009B28D9"/>
    <w:rsid w:val="009B29AC"/>
    <w:rsid w:val="009B2B90"/>
    <w:rsid w:val="009B2D7D"/>
    <w:rsid w:val="009B2DE4"/>
    <w:rsid w:val="009B2F5F"/>
    <w:rsid w:val="009B2FC4"/>
    <w:rsid w:val="009B300D"/>
    <w:rsid w:val="009B3050"/>
    <w:rsid w:val="009B3112"/>
    <w:rsid w:val="009B31EC"/>
    <w:rsid w:val="009B31FF"/>
    <w:rsid w:val="009B33FD"/>
    <w:rsid w:val="009B3425"/>
    <w:rsid w:val="009B354E"/>
    <w:rsid w:val="009B3720"/>
    <w:rsid w:val="009B38BE"/>
    <w:rsid w:val="009B38D8"/>
    <w:rsid w:val="009B39B3"/>
    <w:rsid w:val="009B3A19"/>
    <w:rsid w:val="009B3A73"/>
    <w:rsid w:val="009B3A89"/>
    <w:rsid w:val="009B3C07"/>
    <w:rsid w:val="009B3C11"/>
    <w:rsid w:val="009B3C9C"/>
    <w:rsid w:val="009B3D8A"/>
    <w:rsid w:val="009B3DAC"/>
    <w:rsid w:val="009B3DCD"/>
    <w:rsid w:val="009B3FD2"/>
    <w:rsid w:val="009B407A"/>
    <w:rsid w:val="009B41D8"/>
    <w:rsid w:val="009B4220"/>
    <w:rsid w:val="009B42B7"/>
    <w:rsid w:val="009B431A"/>
    <w:rsid w:val="009B43E7"/>
    <w:rsid w:val="009B44F5"/>
    <w:rsid w:val="009B45D3"/>
    <w:rsid w:val="009B488C"/>
    <w:rsid w:val="009B493A"/>
    <w:rsid w:val="009B49F0"/>
    <w:rsid w:val="009B4AEB"/>
    <w:rsid w:val="009B4DE1"/>
    <w:rsid w:val="009B4E3A"/>
    <w:rsid w:val="009B4E7A"/>
    <w:rsid w:val="009B4E91"/>
    <w:rsid w:val="009B4F39"/>
    <w:rsid w:val="009B4FAE"/>
    <w:rsid w:val="009B5181"/>
    <w:rsid w:val="009B52A8"/>
    <w:rsid w:val="009B5361"/>
    <w:rsid w:val="009B5389"/>
    <w:rsid w:val="009B554A"/>
    <w:rsid w:val="009B55CD"/>
    <w:rsid w:val="009B5666"/>
    <w:rsid w:val="009B57C7"/>
    <w:rsid w:val="009B5B77"/>
    <w:rsid w:val="009B5DD3"/>
    <w:rsid w:val="009B5E77"/>
    <w:rsid w:val="009B5F35"/>
    <w:rsid w:val="009B6069"/>
    <w:rsid w:val="009B61FC"/>
    <w:rsid w:val="009B6216"/>
    <w:rsid w:val="009B62DD"/>
    <w:rsid w:val="009B62F6"/>
    <w:rsid w:val="009B64F8"/>
    <w:rsid w:val="009B64FC"/>
    <w:rsid w:val="009B6587"/>
    <w:rsid w:val="009B65BB"/>
    <w:rsid w:val="009B6824"/>
    <w:rsid w:val="009B6899"/>
    <w:rsid w:val="009B6B48"/>
    <w:rsid w:val="009B6BAE"/>
    <w:rsid w:val="009B6CC7"/>
    <w:rsid w:val="009B6CEE"/>
    <w:rsid w:val="009B6CF8"/>
    <w:rsid w:val="009B6EBB"/>
    <w:rsid w:val="009B6F6F"/>
    <w:rsid w:val="009B706A"/>
    <w:rsid w:val="009B7098"/>
    <w:rsid w:val="009B70D1"/>
    <w:rsid w:val="009B711F"/>
    <w:rsid w:val="009B7167"/>
    <w:rsid w:val="009B7201"/>
    <w:rsid w:val="009B7212"/>
    <w:rsid w:val="009B724D"/>
    <w:rsid w:val="009B7357"/>
    <w:rsid w:val="009B7427"/>
    <w:rsid w:val="009B75A6"/>
    <w:rsid w:val="009B76D0"/>
    <w:rsid w:val="009B77A5"/>
    <w:rsid w:val="009B77AA"/>
    <w:rsid w:val="009B795C"/>
    <w:rsid w:val="009B7A1D"/>
    <w:rsid w:val="009B7D90"/>
    <w:rsid w:val="009B7DA9"/>
    <w:rsid w:val="009B7EC1"/>
    <w:rsid w:val="009B7EFB"/>
    <w:rsid w:val="009B7F8C"/>
    <w:rsid w:val="009C0074"/>
    <w:rsid w:val="009C0094"/>
    <w:rsid w:val="009C009A"/>
    <w:rsid w:val="009C01A5"/>
    <w:rsid w:val="009C026F"/>
    <w:rsid w:val="009C02F9"/>
    <w:rsid w:val="009C034E"/>
    <w:rsid w:val="009C04FE"/>
    <w:rsid w:val="009C0653"/>
    <w:rsid w:val="009C0836"/>
    <w:rsid w:val="009C099A"/>
    <w:rsid w:val="009C0A90"/>
    <w:rsid w:val="009C0AB6"/>
    <w:rsid w:val="009C0B1B"/>
    <w:rsid w:val="009C1285"/>
    <w:rsid w:val="009C13C1"/>
    <w:rsid w:val="009C16A2"/>
    <w:rsid w:val="009C19BA"/>
    <w:rsid w:val="009C19C0"/>
    <w:rsid w:val="009C1A45"/>
    <w:rsid w:val="009C1ABE"/>
    <w:rsid w:val="009C1B7A"/>
    <w:rsid w:val="009C1BC0"/>
    <w:rsid w:val="009C1D59"/>
    <w:rsid w:val="009C1D63"/>
    <w:rsid w:val="009C1FCB"/>
    <w:rsid w:val="009C201B"/>
    <w:rsid w:val="009C230C"/>
    <w:rsid w:val="009C232B"/>
    <w:rsid w:val="009C2362"/>
    <w:rsid w:val="009C2512"/>
    <w:rsid w:val="009C2695"/>
    <w:rsid w:val="009C26BA"/>
    <w:rsid w:val="009C26E1"/>
    <w:rsid w:val="009C276F"/>
    <w:rsid w:val="009C279B"/>
    <w:rsid w:val="009C27C2"/>
    <w:rsid w:val="009C2999"/>
    <w:rsid w:val="009C2A52"/>
    <w:rsid w:val="009C2BB2"/>
    <w:rsid w:val="009C2C1A"/>
    <w:rsid w:val="009C2DD2"/>
    <w:rsid w:val="009C3046"/>
    <w:rsid w:val="009C30FC"/>
    <w:rsid w:val="009C3160"/>
    <w:rsid w:val="009C3181"/>
    <w:rsid w:val="009C33F8"/>
    <w:rsid w:val="009C34E1"/>
    <w:rsid w:val="009C35D0"/>
    <w:rsid w:val="009C3677"/>
    <w:rsid w:val="009C37F0"/>
    <w:rsid w:val="009C3862"/>
    <w:rsid w:val="009C3ABD"/>
    <w:rsid w:val="009C3EE5"/>
    <w:rsid w:val="009C431A"/>
    <w:rsid w:val="009C43D8"/>
    <w:rsid w:val="009C4457"/>
    <w:rsid w:val="009C447F"/>
    <w:rsid w:val="009C44FA"/>
    <w:rsid w:val="009C4552"/>
    <w:rsid w:val="009C45B0"/>
    <w:rsid w:val="009C4756"/>
    <w:rsid w:val="009C47EE"/>
    <w:rsid w:val="009C4881"/>
    <w:rsid w:val="009C4907"/>
    <w:rsid w:val="009C490C"/>
    <w:rsid w:val="009C4919"/>
    <w:rsid w:val="009C496E"/>
    <w:rsid w:val="009C4C1C"/>
    <w:rsid w:val="009C4CD8"/>
    <w:rsid w:val="009C4F33"/>
    <w:rsid w:val="009C4F48"/>
    <w:rsid w:val="009C51B5"/>
    <w:rsid w:val="009C51D7"/>
    <w:rsid w:val="009C52D1"/>
    <w:rsid w:val="009C52F6"/>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594"/>
    <w:rsid w:val="009C6630"/>
    <w:rsid w:val="009C668C"/>
    <w:rsid w:val="009C673D"/>
    <w:rsid w:val="009C690C"/>
    <w:rsid w:val="009C698D"/>
    <w:rsid w:val="009C69DF"/>
    <w:rsid w:val="009C6A83"/>
    <w:rsid w:val="009C6AE6"/>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D45"/>
    <w:rsid w:val="009C7F47"/>
    <w:rsid w:val="009C7F49"/>
    <w:rsid w:val="009C7F72"/>
    <w:rsid w:val="009C7F84"/>
    <w:rsid w:val="009D04CE"/>
    <w:rsid w:val="009D0612"/>
    <w:rsid w:val="009D0964"/>
    <w:rsid w:val="009D0A21"/>
    <w:rsid w:val="009D0A43"/>
    <w:rsid w:val="009D0CD3"/>
    <w:rsid w:val="009D0F97"/>
    <w:rsid w:val="009D0FAA"/>
    <w:rsid w:val="009D126F"/>
    <w:rsid w:val="009D139A"/>
    <w:rsid w:val="009D13A1"/>
    <w:rsid w:val="009D173F"/>
    <w:rsid w:val="009D1A92"/>
    <w:rsid w:val="009D1CF0"/>
    <w:rsid w:val="009D1DC6"/>
    <w:rsid w:val="009D1DE4"/>
    <w:rsid w:val="009D1DE8"/>
    <w:rsid w:val="009D1F58"/>
    <w:rsid w:val="009D2195"/>
    <w:rsid w:val="009D21A4"/>
    <w:rsid w:val="009D2275"/>
    <w:rsid w:val="009D24A2"/>
    <w:rsid w:val="009D2507"/>
    <w:rsid w:val="009D2531"/>
    <w:rsid w:val="009D2569"/>
    <w:rsid w:val="009D27E1"/>
    <w:rsid w:val="009D2BA6"/>
    <w:rsid w:val="009D2C0E"/>
    <w:rsid w:val="009D2CB9"/>
    <w:rsid w:val="009D2D68"/>
    <w:rsid w:val="009D2DC9"/>
    <w:rsid w:val="009D2E7A"/>
    <w:rsid w:val="009D2EB8"/>
    <w:rsid w:val="009D3028"/>
    <w:rsid w:val="009D3034"/>
    <w:rsid w:val="009D3057"/>
    <w:rsid w:val="009D3541"/>
    <w:rsid w:val="009D36CC"/>
    <w:rsid w:val="009D38A2"/>
    <w:rsid w:val="009D3B6B"/>
    <w:rsid w:val="009D3BC6"/>
    <w:rsid w:val="009D3D75"/>
    <w:rsid w:val="009D3FE7"/>
    <w:rsid w:val="009D4145"/>
    <w:rsid w:val="009D438F"/>
    <w:rsid w:val="009D46EF"/>
    <w:rsid w:val="009D4A5E"/>
    <w:rsid w:val="009D4AC0"/>
    <w:rsid w:val="009D4EAD"/>
    <w:rsid w:val="009D51FF"/>
    <w:rsid w:val="009D5201"/>
    <w:rsid w:val="009D5219"/>
    <w:rsid w:val="009D5317"/>
    <w:rsid w:val="009D548C"/>
    <w:rsid w:val="009D556F"/>
    <w:rsid w:val="009D5570"/>
    <w:rsid w:val="009D55A7"/>
    <w:rsid w:val="009D5781"/>
    <w:rsid w:val="009D5807"/>
    <w:rsid w:val="009D5B49"/>
    <w:rsid w:val="009D5C10"/>
    <w:rsid w:val="009D5E36"/>
    <w:rsid w:val="009D5F09"/>
    <w:rsid w:val="009D606F"/>
    <w:rsid w:val="009D611E"/>
    <w:rsid w:val="009D627C"/>
    <w:rsid w:val="009D6385"/>
    <w:rsid w:val="009D648F"/>
    <w:rsid w:val="009D662C"/>
    <w:rsid w:val="009D67DF"/>
    <w:rsid w:val="009D6990"/>
    <w:rsid w:val="009D6A63"/>
    <w:rsid w:val="009D6DB9"/>
    <w:rsid w:val="009D6E7C"/>
    <w:rsid w:val="009D6EC7"/>
    <w:rsid w:val="009D6EFD"/>
    <w:rsid w:val="009D70A9"/>
    <w:rsid w:val="009D718F"/>
    <w:rsid w:val="009D784E"/>
    <w:rsid w:val="009D7919"/>
    <w:rsid w:val="009D7989"/>
    <w:rsid w:val="009D79A6"/>
    <w:rsid w:val="009D7A82"/>
    <w:rsid w:val="009D7C8F"/>
    <w:rsid w:val="009D7F67"/>
    <w:rsid w:val="009E0128"/>
    <w:rsid w:val="009E03B4"/>
    <w:rsid w:val="009E04B6"/>
    <w:rsid w:val="009E07E2"/>
    <w:rsid w:val="009E0851"/>
    <w:rsid w:val="009E08B4"/>
    <w:rsid w:val="009E0B00"/>
    <w:rsid w:val="009E0BA9"/>
    <w:rsid w:val="009E0C4A"/>
    <w:rsid w:val="009E0D06"/>
    <w:rsid w:val="009E0E45"/>
    <w:rsid w:val="009E0E4F"/>
    <w:rsid w:val="009E0EE4"/>
    <w:rsid w:val="009E0FD3"/>
    <w:rsid w:val="009E0FEE"/>
    <w:rsid w:val="009E10EA"/>
    <w:rsid w:val="009E11FD"/>
    <w:rsid w:val="009E12B2"/>
    <w:rsid w:val="009E13EA"/>
    <w:rsid w:val="009E14BC"/>
    <w:rsid w:val="009E16A5"/>
    <w:rsid w:val="009E17A0"/>
    <w:rsid w:val="009E1855"/>
    <w:rsid w:val="009E18A0"/>
    <w:rsid w:val="009E1AE3"/>
    <w:rsid w:val="009E1BF1"/>
    <w:rsid w:val="009E1C10"/>
    <w:rsid w:val="009E1C3E"/>
    <w:rsid w:val="009E1EBE"/>
    <w:rsid w:val="009E1F68"/>
    <w:rsid w:val="009E1F92"/>
    <w:rsid w:val="009E21BA"/>
    <w:rsid w:val="009E23A9"/>
    <w:rsid w:val="009E247D"/>
    <w:rsid w:val="009E2550"/>
    <w:rsid w:val="009E261C"/>
    <w:rsid w:val="009E2718"/>
    <w:rsid w:val="009E27C0"/>
    <w:rsid w:val="009E2ABA"/>
    <w:rsid w:val="009E2B2D"/>
    <w:rsid w:val="009E2D5C"/>
    <w:rsid w:val="009E2DFC"/>
    <w:rsid w:val="009E2EC5"/>
    <w:rsid w:val="009E2F45"/>
    <w:rsid w:val="009E34CC"/>
    <w:rsid w:val="009E34E7"/>
    <w:rsid w:val="009E35E8"/>
    <w:rsid w:val="009E3763"/>
    <w:rsid w:val="009E37E1"/>
    <w:rsid w:val="009E3AD3"/>
    <w:rsid w:val="009E3D32"/>
    <w:rsid w:val="009E3E4F"/>
    <w:rsid w:val="009E3F7A"/>
    <w:rsid w:val="009E3FC0"/>
    <w:rsid w:val="009E40D1"/>
    <w:rsid w:val="009E41E6"/>
    <w:rsid w:val="009E4205"/>
    <w:rsid w:val="009E4224"/>
    <w:rsid w:val="009E428A"/>
    <w:rsid w:val="009E42C2"/>
    <w:rsid w:val="009E42CB"/>
    <w:rsid w:val="009E4328"/>
    <w:rsid w:val="009E4330"/>
    <w:rsid w:val="009E43CD"/>
    <w:rsid w:val="009E4540"/>
    <w:rsid w:val="009E4555"/>
    <w:rsid w:val="009E465B"/>
    <w:rsid w:val="009E496F"/>
    <w:rsid w:val="009E49A4"/>
    <w:rsid w:val="009E4BF3"/>
    <w:rsid w:val="009E4CAC"/>
    <w:rsid w:val="009E4D7B"/>
    <w:rsid w:val="009E4E62"/>
    <w:rsid w:val="009E4F2C"/>
    <w:rsid w:val="009E4F5C"/>
    <w:rsid w:val="009E4F82"/>
    <w:rsid w:val="009E4F9B"/>
    <w:rsid w:val="009E4FD9"/>
    <w:rsid w:val="009E51F6"/>
    <w:rsid w:val="009E533E"/>
    <w:rsid w:val="009E5405"/>
    <w:rsid w:val="009E5587"/>
    <w:rsid w:val="009E563D"/>
    <w:rsid w:val="009E5943"/>
    <w:rsid w:val="009E597C"/>
    <w:rsid w:val="009E59E5"/>
    <w:rsid w:val="009E5A9B"/>
    <w:rsid w:val="009E5A9C"/>
    <w:rsid w:val="009E5AC1"/>
    <w:rsid w:val="009E5AF1"/>
    <w:rsid w:val="009E5C4A"/>
    <w:rsid w:val="009E6196"/>
    <w:rsid w:val="009E61A0"/>
    <w:rsid w:val="009E63A4"/>
    <w:rsid w:val="009E6499"/>
    <w:rsid w:val="009E6697"/>
    <w:rsid w:val="009E675D"/>
    <w:rsid w:val="009E6797"/>
    <w:rsid w:val="009E67E2"/>
    <w:rsid w:val="009E687D"/>
    <w:rsid w:val="009E68A4"/>
    <w:rsid w:val="009E6A0F"/>
    <w:rsid w:val="009E6B14"/>
    <w:rsid w:val="009E6C10"/>
    <w:rsid w:val="009E6D37"/>
    <w:rsid w:val="009E6EA1"/>
    <w:rsid w:val="009E6EB1"/>
    <w:rsid w:val="009E6F2D"/>
    <w:rsid w:val="009E7008"/>
    <w:rsid w:val="009E7188"/>
    <w:rsid w:val="009E7460"/>
    <w:rsid w:val="009E7734"/>
    <w:rsid w:val="009E7830"/>
    <w:rsid w:val="009E7982"/>
    <w:rsid w:val="009E7ABE"/>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0DFE"/>
    <w:rsid w:val="009F1001"/>
    <w:rsid w:val="009F10A8"/>
    <w:rsid w:val="009F11BD"/>
    <w:rsid w:val="009F11E9"/>
    <w:rsid w:val="009F150B"/>
    <w:rsid w:val="009F150D"/>
    <w:rsid w:val="009F15EB"/>
    <w:rsid w:val="009F1784"/>
    <w:rsid w:val="009F181F"/>
    <w:rsid w:val="009F194D"/>
    <w:rsid w:val="009F1DD3"/>
    <w:rsid w:val="009F1F42"/>
    <w:rsid w:val="009F1F4D"/>
    <w:rsid w:val="009F2092"/>
    <w:rsid w:val="009F2105"/>
    <w:rsid w:val="009F225A"/>
    <w:rsid w:val="009F22BD"/>
    <w:rsid w:val="009F25B5"/>
    <w:rsid w:val="009F2608"/>
    <w:rsid w:val="009F276E"/>
    <w:rsid w:val="009F277F"/>
    <w:rsid w:val="009F2A34"/>
    <w:rsid w:val="009F2D5C"/>
    <w:rsid w:val="009F2F1A"/>
    <w:rsid w:val="009F31EF"/>
    <w:rsid w:val="009F3353"/>
    <w:rsid w:val="009F366D"/>
    <w:rsid w:val="009F36CC"/>
    <w:rsid w:val="009F3806"/>
    <w:rsid w:val="009F3833"/>
    <w:rsid w:val="009F3C8D"/>
    <w:rsid w:val="009F3D43"/>
    <w:rsid w:val="009F411B"/>
    <w:rsid w:val="009F4344"/>
    <w:rsid w:val="009F434D"/>
    <w:rsid w:val="009F43B9"/>
    <w:rsid w:val="009F44B1"/>
    <w:rsid w:val="009F44F1"/>
    <w:rsid w:val="009F45F2"/>
    <w:rsid w:val="009F4635"/>
    <w:rsid w:val="009F471A"/>
    <w:rsid w:val="009F47E1"/>
    <w:rsid w:val="009F4A02"/>
    <w:rsid w:val="009F4A49"/>
    <w:rsid w:val="009F4B68"/>
    <w:rsid w:val="009F4C53"/>
    <w:rsid w:val="009F4C6C"/>
    <w:rsid w:val="009F501C"/>
    <w:rsid w:val="009F511C"/>
    <w:rsid w:val="009F51C4"/>
    <w:rsid w:val="009F528B"/>
    <w:rsid w:val="009F52F1"/>
    <w:rsid w:val="009F55B6"/>
    <w:rsid w:val="009F55E9"/>
    <w:rsid w:val="009F56DC"/>
    <w:rsid w:val="009F575F"/>
    <w:rsid w:val="009F577D"/>
    <w:rsid w:val="009F5A57"/>
    <w:rsid w:val="009F5BDA"/>
    <w:rsid w:val="009F5DCB"/>
    <w:rsid w:val="009F5DDC"/>
    <w:rsid w:val="009F5FA2"/>
    <w:rsid w:val="009F615D"/>
    <w:rsid w:val="009F618D"/>
    <w:rsid w:val="009F630B"/>
    <w:rsid w:val="009F6380"/>
    <w:rsid w:val="009F6394"/>
    <w:rsid w:val="009F654A"/>
    <w:rsid w:val="009F67DC"/>
    <w:rsid w:val="009F692C"/>
    <w:rsid w:val="009F69F2"/>
    <w:rsid w:val="009F6D00"/>
    <w:rsid w:val="009F6E69"/>
    <w:rsid w:val="009F7035"/>
    <w:rsid w:val="009F71DF"/>
    <w:rsid w:val="009F72AA"/>
    <w:rsid w:val="009F750D"/>
    <w:rsid w:val="009F7679"/>
    <w:rsid w:val="009F76AE"/>
    <w:rsid w:val="009F76F8"/>
    <w:rsid w:val="009F7873"/>
    <w:rsid w:val="009F78DA"/>
    <w:rsid w:val="009F7936"/>
    <w:rsid w:val="009F7AFA"/>
    <w:rsid w:val="009F7BD5"/>
    <w:rsid w:val="009F7EC3"/>
    <w:rsid w:val="009F7F28"/>
    <w:rsid w:val="009F7FC3"/>
    <w:rsid w:val="00A00135"/>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C9D"/>
    <w:rsid w:val="00A01E36"/>
    <w:rsid w:val="00A01E50"/>
    <w:rsid w:val="00A0210C"/>
    <w:rsid w:val="00A021A2"/>
    <w:rsid w:val="00A0290D"/>
    <w:rsid w:val="00A02919"/>
    <w:rsid w:val="00A029EA"/>
    <w:rsid w:val="00A02AE1"/>
    <w:rsid w:val="00A02BAD"/>
    <w:rsid w:val="00A02D9A"/>
    <w:rsid w:val="00A03048"/>
    <w:rsid w:val="00A03061"/>
    <w:rsid w:val="00A0309F"/>
    <w:rsid w:val="00A03161"/>
    <w:rsid w:val="00A031AC"/>
    <w:rsid w:val="00A0325E"/>
    <w:rsid w:val="00A033C1"/>
    <w:rsid w:val="00A033EC"/>
    <w:rsid w:val="00A0364F"/>
    <w:rsid w:val="00A03755"/>
    <w:rsid w:val="00A03760"/>
    <w:rsid w:val="00A03854"/>
    <w:rsid w:val="00A03A30"/>
    <w:rsid w:val="00A03BE1"/>
    <w:rsid w:val="00A03C5E"/>
    <w:rsid w:val="00A03DB2"/>
    <w:rsid w:val="00A03F99"/>
    <w:rsid w:val="00A041F2"/>
    <w:rsid w:val="00A045C6"/>
    <w:rsid w:val="00A046DF"/>
    <w:rsid w:val="00A04741"/>
    <w:rsid w:val="00A0479D"/>
    <w:rsid w:val="00A048E9"/>
    <w:rsid w:val="00A04CB1"/>
    <w:rsid w:val="00A04D14"/>
    <w:rsid w:val="00A04D47"/>
    <w:rsid w:val="00A04D69"/>
    <w:rsid w:val="00A04DE2"/>
    <w:rsid w:val="00A050FC"/>
    <w:rsid w:val="00A05150"/>
    <w:rsid w:val="00A0515C"/>
    <w:rsid w:val="00A0522E"/>
    <w:rsid w:val="00A0541E"/>
    <w:rsid w:val="00A0544E"/>
    <w:rsid w:val="00A05476"/>
    <w:rsid w:val="00A0559F"/>
    <w:rsid w:val="00A05659"/>
    <w:rsid w:val="00A056D5"/>
    <w:rsid w:val="00A05701"/>
    <w:rsid w:val="00A05875"/>
    <w:rsid w:val="00A0597D"/>
    <w:rsid w:val="00A0597E"/>
    <w:rsid w:val="00A059E0"/>
    <w:rsid w:val="00A05AF1"/>
    <w:rsid w:val="00A05AF2"/>
    <w:rsid w:val="00A05D72"/>
    <w:rsid w:val="00A05DD2"/>
    <w:rsid w:val="00A06162"/>
    <w:rsid w:val="00A06285"/>
    <w:rsid w:val="00A06587"/>
    <w:rsid w:val="00A065CE"/>
    <w:rsid w:val="00A067C7"/>
    <w:rsid w:val="00A068A8"/>
    <w:rsid w:val="00A0699E"/>
    <w:rsid w:val="00A06B5C"/>
    <w:rsid w:val="00A06C4A"/>
    <w:rsid w:val="00A06C9D"/>
    <w:rsid w:val="00A06DCC"/>
    <w:rsid w:val="00A06E2A"/>
    <w:rsid w:val="00A06EDD"/>
    <w:rsid w:val="00A0707D"/>
    <w:rsid w:val="00A0711F"/>
    <w:rsid w:val="00A0714A"/>
    <w:rsid w:val="00A073A1"/>
    <w:rsid w:val="00A076F4"/>
    <w:rsid w:val="00A07919"/>
    <w:rsid w:val="00A079E6"/>
    <w:rsid w:val="00A07A31"/>
    <w:rsid w:val="00A07AF4"/>
    <w:rsid w:val="00A07B59"/>
    <w:rsid w:val="00A07C84"/>
    <w:rsid w:val="00A07D3B"/>
    <w:rsid w:val="00A07DC1"/>
    <w:rsid w:val="00A1001B"/>
    <w:rsid w:val="00A1010C"/>
    <w:rsid w:val="00A10176"/>
    <w:rsid w:val="00A102DF"/>
    <w:rsid w:val="00A10311"/>
    <w:rsid w:val="00A1040B"/>
    <w:rsid w:val="00A1055F"/>
    <w:rsid w:val="00A105C2"/>
    <w:rsid w:val="00A105CD"/>
    <w:rsid w:val="00A10A39"/>
    <w:rsid w:val="00A10A78"/>
    <w:rsid w:val="00A10B01"/>
    <w:rsid w:val="00A10B1A"/>
    <w:rsid w:val="00A10CF9"/>
    <w:rsid w:val="00A10F11"/>
    <w:rsid w:val="00A110FC"/>
    <w:rsid w:val="00A111B5"/>
    <w:rsid w:val="00A11431"/>
    <w:rsid w:val="00A115A0"/>
    <w:rsid w:val="00A115F3"/>
    <w:rsid w:val="00A115F7"/>
    <w:rsid w:val="00A11611"/>
    <w:rsid w:val="00A116E2"/>
    <w:rsid w:val="00A117BD"/>
    <w:rsid w:val="00A1196F"/>
    <w:rsid w:val="00A11A48"/>
    <w:rsid w:val="00A11A7B"/>
    <w:rsid w:val="00A11B0E"/>
    <w:rsid w:val="00A11BB4"/>
    <w:rsid w:val="00A11D4E"/>
    <w:rsid w:val="00A120E2"/>
    <w:rsid w:val="00A122AC"/>
    <w:rsid w:val="00A12342"/>
    <w:rsid w:val="00A123DF"/>
    <w:rsid w:val="00A12486"/>
    <w:rsid w:val="00A124E1"/>
    <w:rsid w:val="00A126BD"/>
    <w:rsid w:val="00A126DA"/>
    <w:rsid w:val="00A1291A"/>
    <w:rsid w:val="00A129B1"/>
    <w:rsid w:val="00A12AE3"/>
    <w:rsid w:val="00A12E21"/>
    <w:rsid w:val="00A12E42"/>
    <w:rsid w:val="00A1321C"/>
    <w:rsid w:val="00A13243"/>
    <w:rsid w:val="00A13268"/>
    <w:rsid w:val="00A13411"/>
    <w:rsid w:val="00A134C7"/>
    <w:rsid w:val="00A134E4"/>
    <w:rsid w:val="00A13702"/>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24"/>
    <w:rsid w:val="00A14AF0"/>
    <w:rsid w:val="00A14B59"/>
    <w:rsid w:val="00A14DF9"/>
    <w:rsid w:val="00A15149"/>
    <w:rsid w:val="00A1517A"/>
    <w:rsid w:val="00A153C0"/>
    <w:rsid w:val="00A15467"/>
    <w:rsid w:val="00A157BD"/>
    <w:rsid w:val="00A15B60"/>
    <w:rsid w:val="00A15B71"/>
    <w:rsid w:val="00A15D08"/>
    <w:rsid w:val="00A15EEC"/>
    <w:rsid w:val="00A15F0D"/>
    <w:rsid w:val="00A15F15"/>
    <w:rsid w:val="00A15FE1"/>
    <w:rsid w:val="00A16009"/>
    <w:rsid w:val="00A161AF"/>
    <w:rsid w:val="00A16251"/>
    <w:rsid w:val="00A162B6"/>
    <w:rsid w:val="00A165B8"/>
    <w:rsid w:val="00A16672"/>
    <w:rsid w:val="00A166AF"/>
    <w:rsid w:val="00A166ED"/>
    <w:rsid w:val="00A16824"/>
    <w:rsid w:val="00A16827"/>
    <w:rsid w:val="00A16906"/>
    <w:rsid w:val="00A16912"/>
    <w:rsid w:val="00A16D98"/>
    <w:rsid w:val="00A16DC0"/>
    <w:rsid w:val="00A16EE1"/>
    <w:rsid w:val="00A16EE2"/>
    <w:rsid w:val="00A16FBE"/>
    <w:rsid w:val="00A17014"/>
    <w:rsid w:val="00A1707E"/>
    <w:rsid w:val="00A170CC"/>
    <w:rsid w:val="00A171D2"/>
    <w:rsid w:val="00A17324"/>
    <w:rsid w:val="00A17463"/>
    <w:rsid w:val="00A17500"/>
    <w:rsid w:val="00A17558"/>
    <w:rsid w:val="00A178F5"/>
    <w:rsid w:val="00A1795F"/>
    <w:rsid w:val="00A17979"/>
    <w:rsid w:val="00A17C90"/>
    <w:rsid w:val="00A17CFC"/>
    <w:rsid w:val="00A17E78"/>
    <w:rsid w:val="00A17EF5"/>
    <w:rsid w:val="00A17EFB"/>
    <w:rsid w:val="00A17F99"/>
    <w:rsid w:val="00A200C1"/>
    <w:rsid w:val="00A2033B"/>
    <w:rsid w:val="00A205DE"/>
    <w:rsid w:val="00A2061C"/>
    <w:rsid w:val="00A2099C"/>
    <w:rsid w:val="00A20A1F"/>
    <w:rsid w:val="00A20AAE"/>
    <w:rsid w:val="00A20D09"/>
    <w:rsid w:val="00A20E39"/>
    <w:rsid w:val="00A20E94"/>
    <w:rsid w:val="00A20EC9"/>
    <w:rsid w:val="00A20FE3"/>
    <w:rsid w:val="00A21098"/>
    <w:rsid w:val="00A21409"/>
    <w:rsid w:val="00A2145B"/>
    <w:rsid w:val="00A214A8"/>
    <w:rsid w:val="00A2172D"/>
    <w:rsid w:val="00A21741"/>
    <w:rsid w:val="00A21925"/>
    <w:rsid w:val="00A21BF6"/>
    <w:rsid w:val="00A21C00"/>
    <w:rsid w:val="00A21CC2"/>
    <w:rsid w:val="00A21DB7"/>
    <w:rsid w:val="00A21F14"/>
    <w:rsid w:val="00A21FAA"/>
    <w:rsid w:val="00A221EC"/>
    <w:rsid w:val="00A22265"/>
    <w:rsid w:val="00A226F1"/>
    <w:rsid w:val="00A22758"/>
    <w:rsid w:val="00A2281B"/>
    <w:rsid w:val="00A228EF"/>
    <w:rsid w:val="00A2291D"/>
    <w:rsid w:val="00A22AED"/>
    <w:rsid w:val="00A23031"/>
    <w:rsid w:val="00A230E9"/>
    <w:rsid w:val="00A23153"/>
    <w:rsid w:val="00A23203"/>
    <w:rsid w:val="00A23226"/>
    <w:rsid w:val="00A2350B"/>
    <w:rsid w:val="00A23561"/>
    <w:rsid w:val="00A236A5"/>
    <w:rsid w:val="00A236B4"/>
    <w:rsid w:val="00A2387A"/>
    <w:rsid w:val="00A238F3"/>
    <w:rsid w:val="00A23A0B"/>
    <w:rsid w:val="00A23A8F"/>
    <w:rsid w:val="00A23AC9"/>
    <w:rsid w:val="00A23B94"/>
    <w:rsid w:val="00A23C6A"/>
    <w:rsid w:val="00A23D7E"/>
    <w:rsid w:val="00A23DC4"/>
    <w:rsid w:val="00A23F6D"/>
    <w:rsid w:val="00A240BD"/>
    <w:rsid w:val="00A24191"/>
    <w:rsid w:val="00A241A0"/>
    <w:rsid w:val="00A2433E"/>
    <w:rsid w:val="00A24491"/>
    <w:rsid w:val="00A2453A"/>
    <w:rsid w:val="00A24726"/>
    <w:rsid w:val="00A24733"/>
    <w:rsid w:val="00A247AE"/>
    <w:rsid w:val="00A249B7"/>
    <w:rsid w:val="00A24BBD"/>
    <w:rsid w:val="00A24C47"/>
    <w:rsid w:val="00A24C78"/>
    <w:rsid w:val="00A24CDA"/>
    <w:rsid w:val="00A24D30"/>
    <w:rsid w:val="00A24D6F"/>
    <w:rsid w:val="00A24DCB"/>
    <w:rsid w:val="00A24FB0"/>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5FA9"/>
    <w:rsid w:val="00A26194"/>
    <w:rsid w:val="00A264BF"/>
    <w:rsid w:val="00A264C4"/>
    <w:rsid w:val="00A26622"/>
    <w:rsid w:val="00A26656"/>
    <w:rsid w:val="00A266C9"/>
    <w:rsid w:val="00A2688E"/>
    <w:rsid w:val="00A26968"/>
    <w:rsid w:val="00A2696D"/>
    <w:rsid w:val="00A269B7"/>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D6D"/>
    <w:rsid w:val="00A27E76"/>
    <w:rsid w:val="00A3011E"/>
    <w:rsid w:val="00A30444"/>
    <w:rsid w:val="00A30700"/>
    <w:rsid w:val="00A30707"/>
    <w:rsid w:val="00A308AA"/>
    <w:rsid w:val="00A3097D"/>
    <w:rsid w:val="00A30C7B"/>
    <w:rsid w:val="00A30D91"/>
    <w:rsid w:val="00A3108D"/>
    <w:rsid w:val="00A31187"/>
    <w:rsid w:val="00A312C0"/>
    <w:rsid w:val="00A31437"/>
    <w:rsid w:val="00A3156C"/>
    <w:rsid w:val="00A3157A"/>
    <w:rsid w:val="00A31613"/>
    <w:rsid w:val="00A3162F"/>
    <w:rsid w:val="00A3178D"/>
    <w:rsid w:val="00A3184E"/>
    <w:rsid w:val="00A319B6"/>
    <w:rsid w:val="00A319F7"/>
    <w:rsid w:val="00A31A17"/>
    <w:rsid w:val="00A31B61"/>
    <w:rsid w:val="00A31B99"/>
    <w:rsid w:val="00A31C5A"/>
    <w:rsid w:val="00A31CD3"/>
    <w:rsid w:val="00A31D21"/>
    <w:rsid w:val="00A31DE3"/>
    <w:rsid w:val="00A31EFA"/>
    <w:rsid w:val="00A31EFE"/>
    <w:rsid w:val="00A32070"/>
    <w:rsid w:val="00A32076"/>
    <w:rsid w:val="00A320A8"/>
    <w:rsid w:val="00A32218"/>
    <w:rsid w:val="00A32621"/>
    <w:rsid w:val="00A3263B"/>
    <w:rsid w:val="00A327FE"/>
    <w:rsid w:val="00A328AC"/>
    <w:rsid w:val="00A3299B"/>
    <w:rsid w:val="00A32AF3"/>
    <w:rsid w:val="00A32D7E"/>
    <w:rsid w:val="00A32E85"/>
    <w:rsid w:val="00A32EF0"/>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A4C"/>
    <w:rsid w:val="00A34B0A"/>
    <w:rsid w:val="00A34C72"/>
    <w:rsid w:val="00A34DE7"/>
    <w:rsid w:val="00A34DFF"/>
    <w:rsid w:val="00A34E2B"/>
    <w:rsid w:val="00A34E52"/>
    <w:rsid w:val="00A34EF8"/>
    <w:rsid w:val="00A34F4F"/>
    <w:rsid w:val="00A34F72"/>
    <w:rsid w:val="00A34FAC"/>
    <w:rsid w:val="00A34FB8"/>
    <w:rsid w:val="00A351FA"/>
    <w:rsid w:val="00A352AF"/>
    <w:rsid w:val="00A35307"/>
    <w:rsid w:val="00A3535C"/>
    <w:rsid w:val="00A35364"/>
    <w:rsid w:val="00A35474"/>
    <w:rsid w:val="00A355BA"/>
    <w:rsid w:val="00A35634"/>
    <w:rsid w:val="00A357C7"/>
    <w:rsid w:val="00A3583A"/>
    <w:rsid w:val="00A35B45"/>
    <w:rsid w:val="00A35CBF"/>
    <w:rsid w:val="00A35DF5"/>
    <w:rsid w:val="00A35E50"/>
    <w:rsid w:val="00A36110"/>
    <w:rsid w:val="00A36203"/>
    <w:rsid w:val="00A3642B"/>
    <w:rsid w:val="00A364EA"/>
    <w:rsid w:val="00A365A6"/>
    <w:rsid w:val="00A365C8"/>
    <w:rsid w:val="00A365F8"/>
    <w:rsid w:val="00A36874"/>
    <w:rsid w:val="00A36899"/>
    <w:rsid w:val="00A369EA"/>
    <w:rsid w:val="00A36A82"/>
    <w:rsid w:val="00A36DF7"/>
    <w:rsid w:val="00A370CE"/>
    <w:rsid w:val="00A371CA"/>
    <w:rsid w:val="00A3720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33"/>
    <w:rsid w:val="00A40471"/>
    <w:rsid w:val="00A40591"/>
    <w:rsid w:val="00A40636"/>
    <w:rsid w:val="00A407F1"/>
    <w:rsid w:val="00A40869"/>
    <w:rsid w:val="00A40994"/>
    <w:rsid w:val="00A40997"/>
    <w:rsid w:val="00A40A59"/>
    <w:rsid w:val="00A40B51"/>
    <w:rsid w:val="00A40C2E"/>
    <w:rsid w:val="00A41184"/>
    <w:rsid w:val="00A4152E"/>
    <w:rsid w:val="00A41539"/>
    <w:rsid w:val="00A41608"/>
    <w:rsid w:val="00A4162C"/>
    <w:rsid w:val="00A417C2"/>
    <w:rsid w:val="00A41819"/>
    <w:rsid w:val="00A418AB"/>
    <w:rsid w:val="00A41953"/>
    <w:rsid w:val="00A419AB"/>
    <w:rsid w:val="00A41C1A"/>
    <w:rsid w:val="00A41D3D"/>
    <w:rsid w:val="00A41F7E"/>
    <w:rsid w:val="00A421DB"/>
    <w:rsid w:val="00A422B4"/>
    <w:rsid w:val="00A422CF"/>
    <w:rsid w:val="00A423A8"/>
    <w:rsid w:val="00A423F7"/>
    <w:rsid w:val="00A4241A"/>
    <w:rsid w:val="00A42433"/>
    <w:rsid w:val="00A4257E"/>
    <w:rsid w:val="00A425D0"/>
    <w:rsid w:val="00A42680"/>
    <w:rsid w:val="00A42686"/>
    <w:rsid w:val="00A42788"/>
    <w:rsid w:val="00A427ED"/>
    <w:rsid w:val="00A42896"/>
    <w:rsid w:val="00A428CE"/>
    <w:rsid w:val="00A4293C"/>
    <w:rsid w:val="00A4295B"/>
    <w:rsid w:val="00A42995"/>
    <w:rsid w:val="00A42B25"/>
    <w:rsid w:val="00A42C0B"/>
    <w:rsid w:val="00A42C7A"/>
    <w:rsid w:val="00A42DB8"/>
    <w:rsid w:val="00A42DC6"/>
    <w:rsid w:val="00A42E37"/>
    <w:rsid w:val="00A42EBE"/>
    <w:rsid w:val="00A42ECF"/>
    <w:rsid w:val="00A42F6E"/>
    <w:rsid w:val="00A430CE"/>
    <w:rsid w:val="00A43476"/>
    <w:rsid w:val="00A4363A"/>
    <w:rsid w:val="00A4367F"/>
    <w:rsid w:val="00A439A0"/>
    <w:rsid w:val="00A439BC"/>
    <w:rsid w:val="00A439C4"/>
    <w:rsid w:val="00A43D8E"/>
    <w:rsid w:val="00A43F2B"/>
    <w:rsid w:val="00A43FD7"/>
    <w:rsid w:val="00A44053"/>
    <w:rsid w:val="00A440DA"/>
    <w:rsid w:val="00A441F3"/>
    <w:rsid w:val="00A4423F"/>
    <w:rsid w:val="00A443DC"/>
    <w:rsid w:val="00A44448"/>
    <w:rsid w:val="00A44837"/>
    <w:rsid w:val="00A4497D"/>
    <w:rsid w:val="00A449A1"/>
    <w:rsid w:val="00A44A3E"/>
    <w:rsid w:val="00A44AD9"/>
    <w:rsid w:val="00A44BF2"/>
    <w:rsid w:val="00A44C66"/>
    <w:rsid w:val="00A44D96"/>
    <w:rsid w:val="00A44DB8"/>
    <w:rsid w:val="00A450AF"/>
    <w:rsid w:val="00A45130"/>
    <w:rsid w:val="00A451BC"/>
    <w:rsid w:val="00A45241"/>
    <w:rsid w:val="00A452AF"/>
    <w:rsid w:val="00A4571A"/>
    <w:rsid w:val="00A45769"/>
    <w:rsid w:val="00A457CA"/>
    <w:rsid w:val="00A457EF"/>
    <w:rsid w:val="00A457F5"/>
    <w:rsid w:val="00A45A58"/>
    <w:rsid w:val="00A45D12"/>
    <w:rsid w:val="00A45D56"/>
    <w:rsid w:val="00A45E62"/>
    <w:rsid w:val="00A45F7A"/>
    <w:rsid w:val="00A46038"/>
    <w:rsid w:val="00A460DF"/>
    <w:rsid w:val="00A462C2"/>
    <w:rsid w:val="00A46496"/>
    <w:rsid w:val="00A464DF"/>
    <w:rsid w:val="00A4659E"/>
    <w:rsid w:val="00A467E7"/>
    <w:rsid w:val="00A4685A"/>
    <w:rsid w:val="00A46B97"/>
    <w:rsid w:val="00A46F4A"/>
    <w:rsid w:val="00A47013"/>
    <w:rsid w:val="00A47084"/>
    <w:rsid w:val="00A470C1"/>
    <w:rsid w:val="00A474AE"/>
    <w:rsid w:val="00A4752C"/>
    <w:rsid w:val="00A47734"/>
    <w:rsid w:val="00A47940"/>
    <w:rsid w:val="00A4795A"/>
    <w:rsid w:val="00A4795F"/>
    <w:rsid w:val="00A47989"/>
    <w:rsid w:val="00A47ACB"/>
    <w:rsid w:val="00A47B73"/>
    <w:rsid w:val="00A47CA8"/>
    <w:rsid w:val="00A47D66"/>
    <w:rsid w:val="00A47EBD"/>
    <w:rsid w:val="00A47EC5"/>
    <w:rsid w:val="00A47EC8"/>
    <w:rsid w:val="00A47FE0"/>
    <w:rsid w:val="00A500C1"/>
    <w:rsid w:val="00A500E7"/>
    <w:rsid w:val="00A500F0"/>
    <w:rsid w:val="00A50175"/>
    <w:rsid w:val="00A504F7"/>
    <w:rsid w:val="00A50AA9"/>
    <w:rsid w:val="00A50B23"/>
    <w:rsid w:val="00A50CAD"/>
    <w:rsid w:val="00A50CB3"/>
    <w:rsid w:val="00A50DCF"/>
    <w:rsid w:val="00A50E62"/>
    <w:rsid w:val="00A50EAF"/>
    <w:rsid w:val="00A50F0C"/>
    <w:rsid w:val="00A51114"/>
    <w:rsid w:val="00A5125F"/>
    <w:rsid w:val="00A512FC"/>
    <w:rsid w:val="00A51453"/>
    <w:rsid w:val="00A514CB"/>
    <w:rsid w:val="00A514E5"/>
    <w:rsid w:val="00A5158B"/>
    <w:rsid w:val="00A5168A"/>
    <w:rsid w:val="00A516AF"/>
    <w:rsid w:val="00A5173A"/>
    <w:rsid w:val="00A5179F"/>
    <w:rsid w:val="00A517E8"/>
    <w:rsid w:val="00A51835"/>
    <w:rsid w:val="00A51870"/>
    <w:rsid w:val="00A51C93"/>
    <w:rsid w:val="00A51E91"/>
    <w:rsid w:val="00A521E9"/>
    <w:rsid w:val="00A52331"/>
    <w:rsid w:val="00A52444"/>
    <w:rsid w:val="00A5251F"/>
    <w:rsid w:val="00A525CD"/>
    <w:rsid w:val="00A527C8"/>
    <w:rsid w:val="00A5284F"/>
    <w:rsid w:val="00A52E03"/>
    <w:rsid w:val="00A52E49"/>
    <w:rsid w:val="00A53395"/>
    <w:rsid w:val="00A53489"/>
    <w:rsid w:val="00A534FE"/>
    <w:rsid w:val="00A5351C"/>
    <w:rsid w:val="00A536AC"/>
    <w:rsid w:val="00A53859"/>
    <w:rsid w:val="00A53883"/>
    <w:rsid w:val="00A5394D"/>
    <w:rsid w:val="00A53B79"/>
    <w:rsid w:val="00A53BDF"/>
    <w:rsid w:val="00A53BEE"/>
    <w:rsid w:val="00A53E4C"/>
    <w:rsid w:val="00A53E54"/>
    <w:rsid w:val="00A53EAF"/>
    <w:rsid w:val="00A53F36"/>
    <w:rsid w:val="00A53FB9"/>
    <w:rsid w:val="00A54058"/>
    <w:rsid w:val="00A5419B"/>
    <w:rsid w:val="00A54470"/>
    <w:rsid w:val="00A544D6"/>
    <w:rsid w:val="00A5455E"/>
    <w:rsid w:val="00A5470E"/>
    <w:rsid w:val="00A54B98"/>
    <w:rsid w:val="00A54C35"/>
    <w:rsid w:val="00A54CD5"/>
    <w:rsid w:val="00A54F42"/>
    <w:rsid w:val="00A54F87"/>
    <w:rsid w:val="00A551AF"/>
    <w:rsid w:val="00A553D7"/>
    <w:rsid w:val="00A5544E"/>
    <w:rsid w:val="00A557E5"/>
    <w:rsid w:val="00A5584D"/>
    <w:rsid w:val="00A5597F"/>
    <w:rsid w:val="00A55C3B"/>
    <w:rsid w:val="00A55C83"/>
    <w:rsid w:val="00A55C9E"/>
    <w:rsid w:val="00A55D9A"/>
    <w:rsid w:val="00A55E6A"/>
    <w:rsid w:val="00A55EE7"/>
    <w:rsid w:val="00A55F10"/>
    <w:rsid w:val="00A55F2E"/>
    <w:rsid w:val="00A55F5C"/>
    <w:rsid w:val="00A5619B"/>
    <w:rsid w:val="00A562FB"/>
    <w:rsid w:val="00A56733"/>
    <w:rsid w:val="00A56772"/>
    <w:rsid w:val="00A56782"/>
    <w:rsid w:val="00A569BE"/>
    <w:rsid w:val="00A56A25"/>
    <w:rsid w:val="00A56B2D"/>
    <w:rsid w:val="00A56B95"/>
    <w:rsid w:val="00A56EA9"/>
    <w:rsid w:val="00A5701B"/>
    <w:rsid w:val="00A572A6"/>
    <w:rsid w:val="00A572E7"/>
    <w:rsid w:val="00A573A4"/>
    <w:rsid w:val="00A573A6"/>
    <w:rsid w:val="00A57498"/>
    <w:rsid w:val="00A5755B"/>
    <w:rsid w:val="00A57572"/>
    <w:rsid w:val="00A57AA5"/>
    <w:rsid w:val="00A57ABE"/>
    <w:rsid w:val="00A57B7A"/>
    <w:rsid w:val="00A57B97"/>
    <w:rsid w:val="00A57C2E"/>
    <w:rsid w:val="00A57CB4"/>
    <w:rsid w:val="00A57D14"/>
    <w:rsid w:val="00A57D54"/>
    <w:rsid w:val="00A57D81"/>
    <w:rsid w:val="00A57DE3"/>
    <w:rsid w:val="00A57E55"/>
    <w:rsid w:val="00A57EB8"/>
    <w:rsid w:val="00A57ECE"/>
    <w:rsid w:val="00A57FA8"/>
    <w:rsid w:val="00A57FAB"/>
    <w:rsid w:val="00A601EB"/>
    <w:rsid w:val="00A602F7"/>
    <w:rsid w:val="00A6038B"/>
    <w:rsid w:val="00A6075A"/>
    <w:rsid w:val="00A607A3"/>
    <w:rsid w:val="00A60B5C"/>
    <w:rsid w:val="00A60C9A"/>
    <w:rsid w:val="00A60CB1"/>
    <w:rsid w:val="00A60D58"/>
    <w:rsid w:val="00A60D77"/>
    <w:rsid w:val="00A60DB6"/>
    <w:rsid w:val="00A60E20"/>
    <w:rsid w:val="00A61132"/>
    <w:rsid w:val="00A611F3"/>
    <w:rsid w:val="00A61246"/>
    <w:rsid w:val="00A6127A"/>
    <w:rsid w:val="00A61326"/>
    <w:rsid w:val="00A613D2"/>
    <w:rsid w:val="00A6142D"/>
    <w:rsid w:val="00A614C8"/>
    <w:rsid w:val="00A61512"/>
    <w:rsid w:val="00A618BB"/>
    <w:rsid w:val="00A6195A"/>
    <w:rsid w:val="00A61A37"/>
    <w:rsid w:val="00A61C3B"/>
    <w:rsid w:val="00A61D2D"/>
    <w:rsid w:val="00A61DE6"/>
    <w:rsid w:val="00A61DFD"/>
    <w:rsid w:val="00A61FE4"/>
    <w:rsid w:val="00A6207A"/>
    <w:rsid w:val="00A620A5"/>
    <w:rsid w:val="00A620B2"/>
    <w:rsid w:val="00A6257E"/>
    <w:rsid w:val="00A627EA"/>
    <w:rsid w:val="00A628D4"/>
    <w:rsid w:val="00A6290A"/>
    <w:rsid w:val="00A62A6C"/>
    <w:rsid w:val="00A62B01"/>
    <w:rsid w:val="00A62CD5"/>
    <w:rsid w:val="00A62F1F"/>
    <w:rsid w:val="00A62FDE"/>
    <w:rsid w:val="00A630D0"/>
    <w:rsid w:val="00A6329A"/>
    <w:rsid w:val="00A633B4"/>
    <w:rsid w:val="00A633F0"/>
    <w:rsid w:val="00A63510"/>
    <w:rsid w:val="00A635C2"/>
    <w:rsid w:val="00A636D7"/>
    <w:rsid w:val="00A637EF"/>
    <w:rsid w:val="00A638FE"/>
    <w:rsid w:val="00A639FB"/>
    <w:rsid w:val="00A63DE2"/>
    <w:rsid w:val="00A63EC3"/>
    <w:rsid w:val="00A63FAE"/>
    <w:rsid w:val="00A63FE2"/>
    <w:rsid w:val="00A641B8"/>
    <w:rsid w:val="00A6453D"/>
    <w:rsid w:val="00A64714"/>
    <w:rsid w:val="00A64762"/>
    <w:rsid w:val="00A64771"/>
    <w:rsid w:val="00A647AD"/>
    <w:rsid w:val="00A64A30"/>
    <w:rsid w:val="00A64DC2"/>
    <w:rsid w:val="00A64DDC"/>
    <w:rsid w:val="00A64E31"/>
    <w:rsid w:val="00A64F74"/>
    <w:rsid w:val="00A65124"/>
    <w:rsid w:val="00A6544A"/>
    <w:rsid w:val="00A654E2"/>
    <w:rsid w:val="00A657CB"/>
    <w:rsid w:val="00A65938"/>
    <w:rsid w:val="00A65987"/>
    <w:rsid w:val="00A65B0D"/>
    <w:rsid w:val="00A65B1B"/>
    <w:rsid w:val="00A65CAA"/>
    <w:rsid w:val="00A65CC5"/>
    <w:rsid w:val="00A65DEB"/>
    <w:rsid w:val="00A65F31"/>
    <w:rsid w:val="00A65FCD"/>
    <w:rsid w:val="00A661E9"/>
    <w:rsid w:val="00A662DD"/>
    <w:rsid w:val="00A66397"/>
    <w:rsid w:val="00A663CB"/>
    <w:rsid w:val="00A6648A"/>
    <w:rsid w:val="00A6656F"/>
    <w:rsid w:val="00A665E6"/>
    <w:rsid w:val="00A66623"/>
    <w:rsid w:val="00A6662E"/>
    <w:rsid w:val="00A667F2"/>
    <w:rsid w:val="00A66AE1"/>
    <w:rsid w:val="00A66B39"/>
    <w:rsid w:val="00A66DDD"/>
    <w:rsid w:val="00A67145"/>
    <w:rsid w:val="00A67318"/>
    <w:rsid w:val="00A6733B"/>
    <w:rsid w:val="00A67394"/>
    <w:rsid w:val="00A677D0"/>
    <w:rsid w:val="00A67843"/>
    <w:rsid w:val="00A6784C"/>
    <w:rsid w:val="00A678F1"/>
    <w:rsid w:val="00A67C72"/>
    <w:rsid w:val="00A67C7D"/>
    <w:rsid w:val="00A67DA0"/>
    <w:rsid w:val="00A67DB9"/>
    <w:rsid w:val="00A67DF9"/>
    <w:rsid w:val="00A67E7F"/>
    <w:rsid w:val="00A70047"/>
    <w:rsid w:val="00A70147"/>
    <w:rsid w:val="00A70248"/>
    <w:rsid w:val="00A70541"/>
    <w:rsid w:val="00A70544"/>
    <w:rsid w:val="00A705FF"/>
    <w:rsid w:val="00A70601"/>
    <w:rsid w:val="00A7063D"/>
    <w:rsid w:val="00A706A7"/>
    <w:rsid w:val="00A7079D"/>
    <w:rsid w:val="00A707E7"/>
    <w:rsid w:val="00A708DD"/>
    <w:rsid w:val="00A7095B"/>
    <w:rsid w:val="00A709E4"/>
    <w:rsid w:val="00A70B13"/>
    <w:rsid w:val="00A70BAF"/>
    <w:rsid w:val="00A70E81"/>
    <w:rsid w:val="00A70ECD"/>
    <w:rsid w:val="00A713E9"/>
    <w:rsid w:val="00A71486"/>
    <w:rsid w:val="00A716F5"/>
    <w:rsid w:val="00A71760"/>
    <w:rsid w:val="00A717FF"/>
    <w:rsid w:val="00A7183C"/>
    <w:rsid w:val="00A718BC"/>
    <w:rsid w:val="00A71937"/>
    <w:rsid w:val="00A71A94"/>
    <w:rsid w:val="00A71A9B"/>
    <w:rsid w:val="00A71AA2"/>
    <w:rsid w:val="00A71CF9"/>
    <w:rsid w:val="00A71D68"/>
    <w:rsid w:val="00A71EA8"/>
    <w:rsid w:val="00A71F5B"/>
    <w:rsid w:val="00A720FB"/>
    <w:rsid w:val="00A72171"/>
    <w:rsid w:val="00A72184"/>
    <w:rsid w:val="00A721CD"/>
    <w:rsid w:val="00A7233F"/>
    <w:rsid w:val="00A724DC"/>
    <w:rsid w:val="00A725FE"/>
    <w:rsid w:val="00A7269D"/>
    <w:rsid w:val="00A7277C"/>
    <w:rsid w:val="00A727CE"/>
    <w:rsid w:val="00A7290E"/>
    <w:rsid w:val="00A7293D"/>
    <w:rsid w:val="00A72A5F"/>
    <w:rsid w:val="00A72BFA"/>
    <w:rsid w:val="00A72CD5"/>
    <w:rsid w:val="00A72EC6"/>
    <w:rsid w:val="00A731CD"/>
    <w:rsid w:val="00A731EA"/>
    <w:rsid w:val="00A73323"/>
    <w:rsid w:val="00A733F3"/>
    <w:rsid w:val="00A7342C"/>
    <w:rsid w:val="00A73564"/>
    <w:rsid w:val="00A735C3"/>
    <w:rsid w:val="00A739CE"/>
    <w:rsid w:val="00A739FB"/>
    <w:rsid w:val="00A73A4A"/>
    <w:rsid w:val="00A73B18"/>
    <w:rsid w:val="00A73B72"/>
    <w:rsid w:val="00A73C88"/>
    <w:rsid w:val="00A73D16"/>
    <w:rsid w:val="00A73E95"/>
    <w:rsid w:val="00A73F16"/>
    <w:rsid w:val="00A740C3"/>
    <w:rsid w:val="00A7421C"/>
    <w:rsid w:val="00A742F4"/>
    <w:rsid w:val="00A743B9"/>
    <w:rsid w:val="00A74479"/>
    <w:rsid w:val="00A745D5"/>
    <w:rsid w:val="00A74652"/>
    <w:rsid w:val="00A747A7"/>
    <w:rsid w:val="00A748E3"/>
    <w:rsid w:val="00A748EC"/>
    <w:rsid w:val="00A74938"/>
    <w:rsid w:val="00A74B28"/>
    <w:rsid w:val="00A74C24"/>
    <w:rsid w:val="00A74CFC"/>
    <w:rsid w:val="00A74D44"/>
    <w:rsid w:val="00A74E70"/>
    <w:rsid w:val="00A74E78"/>
    <w:rsid w:val="00A74F14"/>
    <w:rsid w:val="00A75157"/>
    <w:rsid w:val="00A7540D"/>
    <w:rsid w:val="00A75422"/>
    <w:rsid w:val="00A75483"/>
    <w:rsid w:val="00A7563B"/>
    <w:rsid w:val="00A75687"/>
    <w:rsid w:val="00A75696"/>
    <w:rsid w:val="00A757D8"/>
    <w:rsid w:val="00A75969"/>
    <w:rsid w:val="00A7599C"/>
    <w:rsid w:val="00A75A05"/>
    <w:rsid w:val="00A75A35"/>
    <w:rsid w:val="00A75B41"/>
    <w:rsid w:val="00A75C69"/>
    <w:rsid w:val="00A75CBD"/>
    <w:rsid w:val="00A75D2C"/>
    <w:rsid w:val="00A75EA7"/>
    <w:rsid w:val="00A75F5B"/>
    <w:rsid w:val="00A760F0"/>
    <w:rsid w:val="00A76305"/>
    <w:rsid w:val="00A76416"/>
    <w:rsid w:val="00A764E5"/>
    <w:rsid w:val="00A7654F"/>
    <w:rsid w:val="00A7679D"/>
    <w:rsid w:val="00A767C7"/>
    <w:rsid w:val="00A76810"/>
    <w:rsid w:val="00A7691B"/>
    <w:rsid w:val="00A7692E"/>
    <w:rsid w:val="00A76B05"/>
    <w:rsid w:val="00A76E0D"/>
    <w:rsid w:val="00A76EF7"/>
    <w:rsid w:val="00A76F0E"/>
    <w:rsid w:val="00A77118"/>
    <w:rsid w:val="00A7736B"/>
    <w:rsid w:val="00A77584"/>
    <w:rsid w:val="00A7772B"/>
    <w:rsid w:val="00A77962"/>
    <w:rsid w:val="00A779D7"/>
    <w:rsid w:val="00A77B01"/>
    <w:rsid w:val="00A77C2F"/>
    <w:rsid w:val="00A77D05"/>
    <w:rsid w:val="00A77EF1"/>
    <w:rsid w:val="00A80104"/>
    <w:rsid w:val="00A80346"/>
    <w:rsid w:val="00A803B6"/>
    <w:rsid w:val="00A8060C"/>
    <w:rsid w:val="00A8083C"/>
    <w:rsid w:val="00A808D8"/>
    <w:rsid w:val="00A80934"/>
    <w:rsid w:val="00A80999"/>
    <w:rsid w:val="00A80B62"/>
    <w:rsid w:val="00A80B67"/>
    <w:rsid w:val="00A80BFA"/>
    <w:rsid w:val="00A80C48"/>
    <w:rsid w:val="00A80C4E"/>
    <w:rsid w:val="00A80C82"/>
    <w:rsid w:val="00A80CCE"/>
    <w:rsid w:val="00A80EEB"/>
    <w:rsid w:val="00A81002"/>
    <w:rsid w:val="00A811D4"/>
    <w:rsid w:val="00A81377"/>
    <w:rsid w:val="00A81472"/>
    <w:rsid w:val="00A814B9"/>
    <w:rsid w:val="00A81517"/>
    <w:rsid w:val="00A81544"/>
    <w:rsid w:val="00A815C7"/>
    <w:rsid w:val="00A8171B"/>
    <w:rsid w:val="00A81870"/>
    <w:rsid w:val="00A81A2D"/>
    <w:rsid w:val="00A81AB9"/>
    <w:rsid w:val="00A81B60"/>
    <w:rsid w:val="00A81B7D"/>
    <w:rsid w:val="00A81D62"/>
    <w:rsid w:val="00A81E6A"/>
    <w:rsid w:val="00A81EAE"/>
    <w:rsid w:val="00A821D2"/>
    <w:rsid w:val="00A8226F"/>
    <w:rsid w:val="00A82370"/>
    <w:rsid w:val="00A824D2"/>
    <w:rsid w:val="00A8270D"/>
    <w:rsid w:val="00A827AB"/>
    <w:rsid w:val="00A827F7"/>
    <w:rsid w:val="00A8285D"/>
    <w:rsid w:val="00A8292C"/>
    <w:rsid w:val="00A829A3"/>
    <w:rsid w:val="00A82DAB"/>
    <w:rsid w:val="00A82DFE"/>
    <w:rsid w:val="00A82E59"/>
    <w:rsid w:val="00A82E7F"/>
    <w:rsid w:val="00A82FD2"/>
    <w:rsid w:val="00A8303D"/>
    <w:rsid w:val="00A830A6"/>
    <w:rsid w:val="00A83160"/>
    <w:rsid w:val="00A8318B"/>
    <w:rsid w:val="00A8355B"/>
    <w:rsid w:val="00A8365F"/>
    <w:rsid w:val="00A83693"/>
    <w:rsid w:val="00A8369F"/>
    <w:rsid w:val="00A83B3F"/>
    <w:rsid w:val="00A83BF1"/>
    <w:rsid w:val="00A83C92"/>
    <w:rsid w:val="00A83E09"/>
    <w:rsid w:val="00A83F14"/>
    <w:rsid w:val="00A83F95"/>
    <w:rsid w:val="00A84068"/>
    <w:rsid w:val="00A84115"/>
    <w:rsid w:val="00A84257"/>
    <w:rsid w:val="00A84339"/>
    <w:rsid w:val="00A8433F"/>
    <w:rsid w:val="00A844C6"/>
    <w:rsid w:val="00A845FE"/>
    <w:rsid w:val="00A8486B"/>
    <w:rsid w:val="00A84877"/>
    <w:rsid w:val="00A848CF"/>
    <w:rsid w:val="00A8498D"/>
    <w:rsid w:val="00A84A54"/>
    <w:rsid w:val="00A84BC1"/>
    <w:rsid w:val="00A84C05"/>
    <w:rsid w:val="00A84DC5"/>
    <w:rsid w:val="00A85006"/>
    <w:rsid w:val="00A850E9"/>
    <w:rsid w:val="00A8512A"/>
    <w:rsid w:val="00A85277"/>
    <w:rsid w:val="00A85306"/>
    <w:rsid w:val="00A854C2"/>
    <w:rsid w:val="00A855DA"/>
    <w:rsid w:val="00A857A8"/>
    <w:rsid w:val="00A858B2"/>
    <w:rsid w:val="00A85969"/>
    <w:rsid w:val="00A85A4C"/>
    <w:rsid w:val="00A85A7B"/>
    <w:rsid w:val="00A85BE1"/>
    <w:rsid w:val="00A85C62"/>
    <w:rsid w:val="00A85EBF"/>
    <w:rsid w:val="00A85ECC"/>
    <w:rsid w:val="00A860AC"/>
    <w:rsid w:val="00A8622F"/>
    <w:rsid w:val="00A8643D"/>
    <w:rsid w:val="00A866F4"/>
    <w:rsid w:val="00A867C6"/>
    <w:rsid w:val="00A86806"/>
    <w:rsid w:val="00A86893"/>
    <w:rsid w:val="00A868F0"/>
    <w:rsid w:val="00A869D3"/>
    <w:rsid w:val="00A86A63"/>
    <w:rsid w:val="00A86D20"/>
    <w:rsid w:val="00A86D42"/>
    <w:rsid w:val="00A86E36"/>
    <w:rsid w:val="00A87030"/>
    <w:rsid w:val="00A8708E"/>
    <w:rsid w:val="00A872C1"/>
    <w:rsid w:val="00A8749C"/>
    <w:rsid w:val="00A87534"/>
    <w:rsid w:val="00A87660"/>
    <w:rsid w:val="00A876B8"/>
    <w:rsid w:val="00A87A06"/>
    <w:rsid w:val="00A87AFE"/>
    <w:rsid w:val="00A87B1F"/>
    <w:rsid w:val="00A87B40"/>
    <w:rsid w:val="00A87B6D"/>
    <w:rsid w:val="00A87C22"/>
    <w:rsid w:val="00A87D04"/>
    <w:rsid w:val="00A87D6B"/>
    <w:rsid w:val="00A87EA4"/>
    <w:rsid w:val="00A87EF6"/>
    <w:rsid w:val="00A90091"/>
    <w:rsid w:val="00A900BE"/>
    <w:rsid w:val="00A90160"/>
    <w:rsid w:val="00A901BC"/>
    <w:rsid w:val="00A906A1"/>
    <w:rsid w:val="00A9085E"/>
    <w:rsid w:val="00A9095E"/>
    <w:rsid w:val="00A90A4B"/>
    <w:rsid w:val="00A90A55"/>
    <w:rsid w:val="00A90AA1"/>
    <w:rsid w:val="00A90C29"/>
    <w:rsid w:val="00A90D06"/>
    <w:rsid w:val="00A90D73"/>
    <w:rsid w:val="00A90F20"/>
    <w:rsid w:val="00A90F54"/>
    <w:rsid w:val="00A9108A"/>
    <w:rsid w:val="00A91279"/>
    <w:rsid w:val="00A9133F"/>
    <w:rsid w:val="00A91457"/>
    <w:rsid w:val="00A91488"/>
    <w:rsid w:val="00A91648"/>
    <w:rsid w:val="00A9165A"/>
    <w:rsid w:val="00A918E3"/>
    <w:rsid w:val="00A9191B"/>
    <w:rsid w:val="00A919B2"/>
    <w:rsid w:val="00A919E8"/>
    <w:rsid w:val="00A91A98"/>
    <w:rsid w:val="00A91AC5"/>
    <w:rsid w:val="00A91B56"/>
    <w:rsid w:val="00A91BD5"/>
    <w:rsid w:val="00A91BF8"/>
    <w:rsid w:val="00A91CBF"/>
    <w:rsid w:val="00A91E45"/>
    <w:rsid w:val="00A91F2F"/>
    <w:rsid w:val="00A91F44"/>
    <w:rsid w:val="00A91F8D"/>
    <w:rsid w:val="00A91FDE"/>
    <w:rsid w:val="00A92365"/>
    <w:rsid w:val="00A923E0"/>
    <w:rsid w:val="00A923F4"/>
    <w:rsid w:val="00A9249D"/>
    <w:rsid w:val="00A924AD"/>
    <w:rsid w:val="00A924BB"/>
    <w:rsid w:val="00A92652"/>
    <w:rsid w:val="00A926FA"/>
    <w:rsid w:val="00A92720"/>
    <w:rsid w:val="00A92837"/>
    <w:rsid w:val="00A92980"/>
    <w:rsid w:val="00A92A0A"/>
    <w:rsid w:val="00A92BAA"/>
    <w:rsid w:val="00A92E8F"/>
    <w:rsid w:val="00A92EA3"/>
    <w:rsid w:val="00A92EA6"/>
    <w:rsid w:val="00A92ECB"/>
    <w:rsid w:val="00A930DC"/>
    <w:rsid w:val="00A93112"/>
    <w:rsid w:val="00A932C4"/>
    <w:rsid w:val="00A93361"/>
    <w:rsid w:val="00A9342D"/>
    <w:rsid w:val="00A93630"/>
    <w:rsid w:val="00A938A2"/>
    <w:rsid w:val="00A938D9"/>
    <w:rsid w:val="00A9399B"/>
    <w:rsid w:val="00A93A66"/>
    <w:rsid w:val="00A93A77"/>
    <w:rsid w:val="00A93B88"/>
    <w:rsid w:val="00A93BBD"/>
    <w:rsid w:val="00A93CEB"/>
    <w:rsid w:val="00A93DF1"/>
    <w:rsid w:val="00A93F6E"/>
    <w:rsid w:val="00A93FFA"/>
    <w:rsid w:val="00A94066"/>
    <w:rsid w:val="00A940F5"/>
    <w:rsid w:val="00A94119"/>
    <w:rsid w:val="00A94143"/>
    <w:rsid w:val="00A94168"/>
    <w:rsid w:val="00A942C9"/>
    <w:rsid w:val="00A94315"/>
    <w:rsid w:val="00A943DC"/>
    <w:rsid w:val="00A944A5"/>
    <w:rsid w:val="00A94594"/>
    <w:rsid w:val="00A947CE"/>
    <w:rsid w:val="00A9492D"/>
    <w:rsid w:val="00A949D5"/>
    <w:rsid w:val="00A94B25"/>
    <w:rsid w:val="00A94B79"/>
    <w:rsid w:val="00A94D16"/>
    <w:rsid w:val="00A94DFE"/>
    <w:rsid w:val="00A94E66"/>
    <w:rsid w:val="00A950B8"/>
    <w:rsid w:val="00A950ED"/>
    <w:rsid w:val="00A95381"/>
    <w:rsid w:val="00A95470"/>
    <w:rsid w:val="00A9549F"/>
    <w:rsid w:val="00A95556"/>
    <w:rsid w:val="00A9574A"/>
    <w:rsid w:val="00A95900"/>
    <w:rsid w:val="00A95948"/>
    <w:rsid w:val="00A95B76"/>
    <w:rsid w:val="00A95C10"/>
    <w:rsid w:val="00A960C6"/>
    <w:rsid w:val="00A960E1"/>
    <w:rsid w:val="00A96103"/>
    <w:rsid w:val="00A9620E"/>
    <w:rsid w:val="00A96300"/>
    <w:rsid w:val="00A963B9"/>
    <w:rsid w:val="00A965F2"/>
    <w:rsid w:val="00A96626"/>
    <w:rsid w:val="00A96884"/>
    <w:rsid w:val="00A96892"/>
    <w:rsid w:val="00A968F8"/>
    <w:rsid w:val="00A96A06"/>
    <w:rsid w:val="00A96BFE"/>
    <w:rsid w:val="00A96CBE"/>
    <w:rsid w:val="00A96E9B"/>
    <w:rsid w:val="00A96FD8"/>
    <w:rsid w:val="00A970CB"/>
    <w:rsid w:val="00A971F9"/>
    <w:rsid w:val="00A97263"/>
    <w:rsid w:val="00A97283"/>
    <w:rsid w:val="00A9763A"/>
    <w:rsid w:val="00A978C0"/>
    <w:rsid w:val="00A9795D"/>
    <w:rsid w:val="00A97C50"/>
    <w:rsid w:val="00A97CA1"/>
    <w:rsid w:val="00A97E08"/>
    <w:rsid w:val="00A97EB7"/>
    <w:rsid w:val="00A97EF6"/>
    <w:rsid w:val="00A97FB4"/>
    <w:rsid w:val="00AA0033"/>
    <w:rsid w:val="00AA00C6"/>
    <w:rsid w:val="00AA0120"/>
    <w:rsid w:val="00AA017D"/>
    <w:rsid w:val="00AA01ED"/>
    <w:rsid w:val="00AA024F"/>
    <w:rsid w:val="00AA02DE"/>
    <w:rsid w:val="00AA0565"/>
    <w:rsid w:val="00AA05DD"/>
    <w:rsid w:val="00AA076A"/>
    <w:rsid w:val="00AA07B5"/>
    <w:rsid w:val="00AA0987"/>
    <w:rsid w:val="00AA0A55"/>
    <w:rsid w:val="00AA0B4F"/>
    <w:rsid w:val="00AA0BDB"/>
    <w:rsid w:val="00AA0D1B"/>
    <w:rsid w:val="00AA0E2B"/>
    <w:rsid w:val="00AA12FE"/>
    <w:rsid w:val="00AA1316"/>
    <w:rsid w:val="00AA1505"/>
    <w:rsid w:val="00AA162C"/>
    <w:rsid w:val="00AA1713"/>
    <w:rsid w:val="00AA19A4"/>
    <w:rsid w:val="00AA1A1A"/>
    <w:rsid w:val="00AA1A98"/>
    <w:rsid w:val="00AA1B9C"/>
    <w:rsid w:val="00AA1CB6"/>
    <w:rsid w:val="00AA1D48"/>
    <w:rsid w:val="00AA1E86"/>
    <w:rsid w:val="00AA1EC1"/>
    <w:rsid w:val="00AA1FD5"/>
    <w:rsid w:val="00AA2239"/>
    <w:rsid w:val="00AA24FB"/>
    <w:rsid w:val="00AA2BC8"/>
    <w:rsid w:val="00AA2BD9"/>
    <w:rsid w:val="00AA2C6B"/>
    <w:rsid w:val="00AA2CF5"/>
    <w:rsid w:val="00AA2CFB"/>
    <w:rsid w:val="00AA2D6B"/>
    <w:rsid w:val="00AA2E71"/>
    <w:rsid w:val="00AA2F3C"/>
    <w:rsid w:val="00AA2F9A"/>
    <w:rsid w:val="00AA30E5"/>
    <w:rsid w:val="00AA313E"/>
    <w:rsid w:val="00AA31E8"/>
    <w:rsid w:val="00AA32D4"/>
    <w:rsid w:val="00AA3303"/>
    <w:rsid w:val="00AA334E"/>
    <w:rsid w:val="00AA3379"/>
    <w:rsid w:val="00AA342A"/>
    <w:rsid w:val="00AA34B8"/>
    <w:rsid w:val="00AA34C0"/>
    <w:rsid w:val="00AA359B"/>
    <w:rsid w:val="00AA38D0"/>
    <w:rsid w:val="00AA3DAA"/>
    <w:rsid w:val="00AA3EEB"/>
    <w:rsid w:val="00AA4029"/>
    <w:rsid w:val="00AA4043"/>
    <w:rsid w:val="00AA40B6"/>
    <w:rsid w:val="00AA40D7"/>
    <w:rsid w:val="00AA4471"/>
    <w:rsid w:val="00AA4527"/>
    <w:rsid w:val="00AA4577"/>
    <w:rsid w:val="00AA470A"/>
    <w:rsid w:val="00AA492E"/>
    <w:rsid w:val="00AA49EC"/>
    <w:rsid w:val="00AA4B07"/>
    <w:rsid w:val="00AA4E33"/>
    <w:rsid w:val="00AA4F37"/>
    <w:rsid w:val="00AA5285"/>
    <w:rsid w:val="00AA5292"/>
    <w:rsid w:val="00AA5417"/>
    <w:rsid w:val="00AA5465"/>
    <w:rsid w:val="00AA5493"/>
    <w:rsid w:val="00AA554A"/>
    <w:rsid w:val="00AA559A"/>
    <w:rsid w:val="00AA5615"/>
    <w:rsid w:val="00AA584D"/>
    <w:rsid w:val="00AA5B23"/>
    <w:rsid w:val="00AA5B8B"/>
    <w:rsid w:val="00AA5C5B"/>
    <w:rsid w:val="00AA5D9E"/>
    <w:rsid w:val="00AA5DF6"/>
    <w:rsid w:val="00AA5E13"/>
    <w:rsid w:val="00AA5EF2"/>
    <w:rsid w:val="00AA5F34"/>
    <w:rsid w:val="00AA60FF"/>
    <w:rsid w:val="00AA6494"/>
    <w:rsid w:val="00AA668F"/>
    <w:rsid w:val="00AA6728"/>
    <w:rsid w:val="00AA676D"/>
    <w:rsid w:val="00AA67B6"/>
    <w:rsid w:val="00AA6B09"/>
    <w:rsid w:val="00AA6E4A"/>
    <w:rsid w:val="00AA703E"/>
    <w:rsid w:val="00AA7044"/>
    <w:rsid w:val="00AA7058"/>
    <w:rsid w:val="00AA7169"/>
    <w:rsid w:val="00AA71F5"/>
    <w:rsid w:val="00AA739E"/>
    <w:rsid w:val="00AA73AB"/>
    <w:rsid w:val="00AA756C"/>
    <w:rsid w:val="00AA768B"/>
    <w:rsid w:val="00AA76CD"/>
    <w:rsid w:val="00AA7762"/>
    <w:rsid w:val="00AA78C7"/>
    <w:rsid w:val="00AA79C1"/>
    <w:rsid w:val="00AA7B47"/>
    <w:rsid w:val="00AB003A"/>
    <w:rsid w:val="00AB00D5"/>
    <w:rsid w:val="00AB0166"/>
    <w:rsid w:val="00AB0243"/>
    <w:rsid w:val="00AB06AE"/>
    <w:rsid w:val="00AB06FE"/>
    <w:rsid w:val="00AB0739"/>
    <w:rsid w:val="00AB088D"/>
    <w:rsid w:val="00AB097D"/>
    <w:rsid w:val="00AB09D9"/>
    <w:rsid w:val="00AB09DB"/>
    <w:rsid w:val="00AB0B3F"/>
    <w:rsid w:val="00AB0B7D"/>
    <w:rsid w:val="00AB0E89"/>
    <w:rsid w:val="00AB0EBF"/>
    <w:rsid w:val="00AB1132"/>
    <w:rsid w:val="00AB1174"/>
    <w:rsid w:val="00AB11A4"/>
    <w:rsid w:val="00AB124F"/>
    <w:rsid w:val="00AB16CF"/>
    <w:rsid w:val="00AB17BD"/>
    <w:rsid w:val="00AB18C2"/>
    <w:rsid w:val="00AB1CA2"/>
    <w:rsid w:val="00AB1E96"/>
    <w:rsid w:val="00AB1F04"/>
    <w:rsid w:val="00AB2034"/>
    <w:rsid w:val="00AB23F5"/>
    <w:rsid w:val="00AB2421"/>
    <w:rsid w:val="00AB2615"/>
    <w:rsid w:val="00AB2632"/>
    <w:rsid w:val="00AB2658"/>
    <w:rsid w:val="00AB2677"/>
    <w:rsid w:val="00AB28AF"/>
    <w:rsid w:val="00AB293A"/>
    <w:rsid w:val="00AB2950"/>
    <w:rsid w:val="00AB29B8"/>
    <w:rsid w:val="00AB2A9E"/>
    <w:rsid w:val="00AB2C69"/>
    <w:rsid w:val="00AB2CA4"/>
    <w:rsid w:val="00AB2D0F"/>
    <w:rsid w:val="00AB2F17"/>
    <w:rsid w:val="00AB2FF1"/>
    <w:rsid w:val="00AB3062"/>
    <w:rsid w:val="00AB3083"/>
    <w:rsid w:val="00AB310B"/>
    <w:rsid w:val="00AB32D1"/>
    <w:rsid w:val="00AB35ED"/>
    <w:rsid w:val="00AB3723"/>
    <w:rsid w:val="00AB383C"/>
    <w:rsid w:val="00AB39E9"/>
    <w:rsid w:val="00AB3BD4"/>
    <w:rsid w:val="00AB3CDC"/>
    <w:rsid w:val="00AB3E11"/>
    <w:rsid w:val="00AB3F57"/>
    <w:rsid w:val="00AB4022"/>
    <w:rsid w:val="00AB4201"/>
    <w:rsid w:val="00AB4407"/>
    <w:rsid w:val="00AB44D4"/>
    <w:rsid w:val="00AB457A"/>
    <w:rsid w:val="00AB46D1"/>
    <w:rsid w:val="00AB46E1"/>
    <w:rsid w:val="00AB4774"/>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2E"/>
    <w:rsid w:val="00AB543F"/>
    <w:rsid w:val="00AB5476"/>
    <w:rsid w:val="00AB5478"/>
    <w:rsid w:val="00AB55C6"/>
    <w:rsid w:val="00AB563E"/>
    <w:rsid w:val="00AB56F5"/>
    <w:rsid w:val="00AB575E"/>
    <w:rsid w:val="00AB578A"/>
    <w:rsid w:val="00AB58B3"/>
    <w:rsid w:val="00AB58BA"/>
    <w:rsid w:val="00AB596B"/>
    <w:rsid w:val="00AB5988"/>
    <w:rsid w:val="00AB598A"/>
    <w:rsid w:val="00AB5995"/>
    <w:rsid w:val="00AB5A6E"/>
    <w:rsid w:val="00AB5B90"/>
    <w:rsid w:val="00AB5C1B"/>
    <w:rsid w:val="00AB5E50"/>
    <w:rsid w:val="00AB5E9C"/>
    <w:rsid w:val="00AB6164"/>
    <w:rsid w:val="00AB6216"/>
    <w:rsid w:val="00AB6343"/>
    <w:rsid w:val="00AB6421"/>
    <w:rsid w:val="00AB642F"/>
    <w:rsid w:val="00AB6462"/>
    <w:rsid w:val="00AB6683"/>
    <w:rsid w:val="00AB6702"/>
    <w:rsid w:val="00AB6805"/>
    <w:rsid w:val="00AB68A5"/>
    <w:rsid w:val="00AB697F"/>
    <w:rsid w:val="00AB6A94"/>
    <w:rsid w:val="00AB6B4C"/>
    <w:rsid w:val="00AB6E2B"/>
    <w:rsid w:val="00AB6E4E"/>
    <w:rsid w:val="00AB6EDE"/>
    <w:rsid w:val="00AB6FE3"/>
    <w:rsid w:val="00AB71A1"/>
    <w:rsid w:val="00AB71D9"/>
    <w:rsid w:val="00AB7397"/>
    <w:rsid w:val="00AB742A"/>
    <w:rsid w:val="00AB747B"/>
    <w:rsid w:val="00AB7695"/>
    <w:rsid w:val="00AB76C0"/>
    <w:rsid w:val="00AB76EA"/>
    <w:rsid w:val="00AB773C"/>
    <w:rsid w:val="00AB77A9"/>
    <w:rsid w:val="00AB78BF"/>
    <w:rsid w:val="00AB7A99"/>
    <w:rsid w:val="00AB7A9C"/>
    <w:rsid w:val="00AB7B62"/>
    <w:rsid w:val="00AB7B9C"/>
    <w:rsid w:val="00AB7BE8"/>
    <w:rsid w:val="00AB7CC6"/>
    <w:rsid w:val="00AB7EDA"/>
    <w:rsid w:val="00AB7EF7"/>
    <w:rsid w:val="00AB7F90"/>
    <w:rsid w:val="00AC0012"/>
    <w:rsid w:val="00AC0190"/>
    <w:rsid w:val="00AC0343"/>
    <w:rsid w:val="00AC0502"/>
    <w:rsid w:val="00AC07BC"/>
    <w:rsid w:val="00AC0D98"/>
    <w:rsid w:val="00AC0E5D"/>
    <w:rsid w:val="00AC0F77"/>
    <w:rsid w:val="00AC101D"/>
    <w:rsid w:val="00AC1097"/>
    <w:rsid w:val="00AC1299"/>
    <w:rsid w:val="00AC14A4"/>
    <w:rsid w:val="00AC14C2"/>
    <w:rsid w:val="00AC14DB"/>
    <w:rsid w:val="00AC14E2"/>
    <w:rsid w:val="00AC1527"/>
    <w:rsid w:val="00AC16D7"/>
    <w:rsid w:val="00AC1788"/>
    <w:rsid w:val="00AC17F2"/>
    <w:rsid w:val="00AC1831"/>
    <w:rsid w:val="00AC18E6"/>
    <w:rsid w:val="00AC196A"/>
    <w:rsid w:val="00AC1C87"/>
    <w:rsid w:val="00AC1DB9"/>
    <w:rsid w:val="00AC21B6"/>
    <w:rsid w:val="00AC22A8"/>
    <w:rsid w:val="00AC2434"/>
    <w:rsid w:val="00AC2546"/>
    <w:rsid w:val="00AC256A"/>
    <w:rsid w:val="00AC259B"/>
    <w:rsid w:val="00AC2787"/>
    <w:rsid w:val="00AC28AE"/>
    <w:rsid w:val="00AC297C"/>
    <w:rsid w:val="00AC29BA"/>
    <w:rsid w:val="00AC2AA8"/>
    <w:rsid w:val="00AC2B7A"/>
    <w:rsid w:val="00AC2BE1"/>
    <w:rsid w:val="00AC2C60"/>
    <w:rsid w:val="00AC306B"/>
    <w:rsid w:val="00AC31E7"/>
    <w:rsid w:val="00AC3267"/>
    <w:rsid w:val="00AC337B"/>
    <w:rsid w:val="00AC3663"/>
    <w:rsid w:val="00AC3792"/>
    <w:rsid w:val="00AC37DC"/>
    <w:rsid w:val="00AC3812"/>
    <w:rsid w:val="00AC39A2"/>
    <w:rsid w:val="00AC39F6"/>
    <w:rsid w:val="00AC3D9E"/>
    <w:rsid w:val="00AC3DA3"/>
    <w:rsid w:val="00AC3E0B"/>
    <w:rsid w:val="00AC4189"/>
    <w:rsid w:val="00AC41EE"/>
    <w:rsid w:val="00AC422B"/>
    <w:rsid w:val="00AC42D4"/>
    <w:rsid w:val="00AC481B"/>
    <w:rsid w:val="00AC4A08"/>
    <w:rsid w:val="00AC4AB1"/>
    <w:rsid w:val="00AC4AF3"/>
    <w:rsid w:val="00AC4B90"/>
    <w:rsid w:val="00AC4C23"/>
    <w:rsid w:val="00AC4DEC"/>
    <w:rsid w:val="00AC4EA0"/>
    <w:rsid w:val="00AC507D"/>
    <w:rsid w:val="00AC5094"/>
    <w:rsid w:val="00AC52DD"/>
    <w:rsid w:val="00AC5396"/>
    <w:rsid w:val="00AC556D"/>
    <w:rsid w:val="00AC558F"/>
    <w:rsid w:val="00AC5603"/>
    <w:rsid w:val="00AC5692"/>
    <w:rsid w:val="00AC5A44"/>
    <w:rsid w:val="00AC5A7A"/>
    <w:rsid w:val="00AC5AD1"/>
    <w:rsid w:val="00AC5ADA"/>
    <w:rsid w:val="00AC5B3B"/>
    <w:rsid w:val="00AC5C0D"/>
    <w:rsid w:val="00AC5C85"/>
    <w:rsid w:val="00AC5E35"/>
    <w:rsid w:val="00AC5F30"/>
    <w:rsid w:val="00AC60C3"/>
    <w:rsid w:val="00AC6294"/>
    <w:rsid w:val="00AC6479"/>
    <w:rsid w:val="00AC64CB"/>
    <w:rsid w:val="00AC6571"/>
    <w:rsid w:val="00AC65F9"/>
    <w:rsid w:val="00AC688D"/>
    <w:rsid w:val="00AC69F3"/>
    <w:rsid w:val="00AC6C19"/>
    <w:rsid w:val="00AC6D76"/>
    <w:rsid w:val="00AC6F5A"/>
    <w:rsid w:val="00AC7021"/>
    <w:rsid w:val="00AC70CA"/>
    <w:rsid w:val="00AC7202"/>
    <w:rsid w:val="00AC7261"/>
    <w:rsid w:val="00AC72CE"/>
    <w:rsid w:val="00AC7332"/>
    <w:rsid w:val="00AC7720"/>
    <w:rsid w:val="00AC796E"/>
    <w:rsid w:val="00AC7BA8"/>
    <w:rsid w:val="00AC7DE1"/>
    <w:rsid w:val="00AC7F4B"/>
    <w:rsid w:val="00AC7FA2"/>
    <w:rsid w:val="00AC7FEE"/>
    <w:rsid w:val="00AD0104"/>
    <w:rsid w:val="00AD0223"/>
    <w:rsid w:val="00AD02F7"/>
    <w:rsid w:val="00AD039F"/>
    <w:rsid w:val="00AD03F3"/>
    <w:rsid w:val="00AD04A1"/>
    <w:rsid w:val="00AD077A"/>
    <w:rsid w:val="00AD09B7"/>
    <w:rsid w:val="00AD0D71"/>
    <w:rsid w:val="00AD1020"/>
    <w:rsid w:val="00AD103E"/>
    <w:rsid w:val="00AD10E9"/>
    <w:rsid w:val="00AD123D"/>
    <w:rsid w:val="00AD125A"/>
    <w:rsid w:val="00AD12A6"/>
    <w:rsid w:val="00AD1326"/>
    <w:rsid w:val="00AD1467"/>
    <w:rsid w:val="00AD163E"/>
    <w:rsid w:val="00AD1666"/>
    <w:rsid w:val="00AD167F"/>
    <w:rsid w:val="00AD16EA"/>
    <w:rsid w:val="00AD1799"/>
    <w:rsid w:val="00AD18B5"/>
    <w:rsid w:val="00AD19D3"/>
    <w:rsid w:val="00AD19E7"/>
    <w:rsid w:val="00AD1BF3"/>
    <w:rsid w:val="00AD1C91"/>
    <w:rsid w:val="00AD1CE4"/>
    <w:rsid w:val="00AD1D96"/>
    <w:rsid w:val="00AD1E54"/>
    <w:rsid w:val="00AD1E75"/>
    <w:rsid w:val="00AD1F5B"/>
    <w:rsid w:val="00AD20A7"/>
    <w:rsid w:val="00AD2117"/>
    <w:rsid w:val="00AD2360"/>
    <w:rsid w:val="00AD2452"/>
    <w:rsid w:val="00AD24D1"/>
    <w:rsid w:val="00AD259F"/>
    <w:rsid w:val="00AD25B8"/>
    <w:rsid w:val="00AD26B0"/>
    <w:rsid w:val="00AD2809"/>
    <w:rsid w:val="00AD296B"/>
    <w:rsid w:val="00AD2A25"/>
    <w:rsid w:val="00AD2BBB"/>
    <w:rsid w:val="00AD2DBB"/>
    <w:rsid w:val="00AD2DBC"/>
    <w:rsid w:val="00AD2FB4"/>
    <w:rsid w:val="00AD317A"/>
    <w:rsid w:val="00AD3221"/>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3CCA"/>
    <w:rsid w:val="00AD407F"/>
    <w:rsid w:val="00AD42D2"/>
    <w:rsid w:val="00AD43E7"/>
    <w:rsid w:val="00AD45BE"/>
    <w:rsid w:val="00AD46D5"/>
    <w:rsid w:val="00AD486F"/>
    <w:rsid w:val="00AD4A0F"/>
    <w:rsid w:val="00AD4C84"/>
    <w:rsid w:val="00AD4CD9"/>
    <w:rsid w:val="00AD4F26"/>
    <w:rsid w:val="00AD4F72"/>
    <w:rsid w:val="00AD5019"/>
    <w:rsid w:val="00AD533D"/>
    <w:rsid w:val="00AD5394"/>
    <w:rsid w:val="00AD5585"/>
    <w:rsid w:val="00AD56CE"/>
    <w:rsid w:val="00AD56F1"/>
    <w:rsid w:val="00AD58E8"/>
    <w:rsid w:val="00AD5F11"/>
    <w:rsid w:val="00AD60C2"/>
    <w:rsid w:val="00AD6143"/>
    <w:rsid w:val="00AD6284"/>
    <w:rsid w:val="00AD6294"/>
    <w:rsid w:val="00AD646A"/>
    <w:rsid w:val="00AD64B6"/>
    <w:rsid w:val="00AD65BB"/>
    <w:rsid w:val="00AD660A"/>
    <w:rsid w:val="00AD679D"/>
    <w:rsid w:val="00AD67C2"/>
    <w:rsid w:val="00AD6828"/>
    <w:rsid w:val="00AD6A32"/>
    <w:rsid w:val="00AD6AA4"/>
    <w:rsid w:val="00AD6B1E"/>
    <w:rsid w:val="00AD6CB6"/>
    <w:rsid w:val="00AD6D67"/>
    <w:rsid w:val="00AD6D68"/>
    <w:rsid w:val="00AD6E5A"/>
    <w:rsid w:val="00AD6EA3"/>
    <w:rsid w:val="00AD6FC5"/>
    <w:rsid w:val="00AD7131"/>
    <w:rsid w:val="00AD72B1"/>
    <w:rsid w:val="00AD7332"/>
    <w:rsid w:val="00AD73B3"/>
    <w:rsid w:val="00AD73EA"/>
    <w:rsid w:val="00AD7416"/>
    <w:rsid w:val="00AD74E4"/>
    <w:rsid w:val="00AD755B"/>
    <w:rsid w:val="00AD761E"/>
    <w:rsid w:val="00AD76AE"/>
    <w:rsid w:val="00AD770B"/>
    <w:rsid w:val="00AD79D2"/>
    <w:rsid w:val="00AD7D21"/>
    <w:rsid w:val="00AD7D3F"/>
    <w:rsid w:val="00AD7D99"/>
    <w:rsid w:val="00AD7DC5"/>
    <w:rsid w:val="00AD7DC7"/>
    <w:rsid w:val="00AD7F36"/>
    <w:rsid w:val="00AD7FA0"/>
    <w:rsid w:val="00AE0034"/>
    <w:rsid w:val="00AE0045"/>
    <w:rsid w:val="00AE0050"/>
    <w:rsid w:val="00AE0063"/>
    <w:rsid w:val="00AE00F7"/>
    <w:rsid w:val="00AE0144"/>
    <w:rsid w:val="00AE0212"/>
    <w:rsid w:val="00AE025E"/>
    <w:rsid w:val="00AE0288"/>
    <w:rsid w:val="00AE0289"/>
    <w:rsid w:val="00AE03FB"/>
    <w:rsid w:val="00AE05F5"/>
    <w:rsid w:val="00AE0702"/>
    <w:rsid w:val="00AE074B"/>
    <w:rsid w:val="00AE07C5"/>
    <w:rsid w:val="00AE0A2A"/>
    <w:rsid w:val="00AE0A3F"/>
    <w:rsid w:val="00AE0D24"/>
    <w:rsid w:val="00AE0F1E"/>
    <w:rsid w:val="00AE107B"/>
    <w:rsid w:val="00AE10EA"/>
    <w:rsid w:val="00AE1159"/>
    <w:rsid w:val="00AE11CC"/>
    <w:rsid w:val="00AE15B1"/>
    <w:rsid w:val="00AE1727"/>
    <w:rsid w:val="00AE1878"/>
    <w:rsid w:val="00AE1B22"/>
    <w:rsid w:val="00AE1CA2"/>
    <w:rsid w:val="00AE1E0F"/>
    <w:rsid w:val="00AE1FED"/>
    <w:rsid w:val="00AE20AD"/>
    <w:rsid w:val="00AE20E8"/>
    <w:rsid w:val="00AE2148"/>
    <w:rsid w:val="00AE24AE"/>
    <w:rsid w:val="00AE28D2"/>
    <w:rsid w:val="00AE2B4D"/>
    <w:rsid w:val="00AE2C0C"/>
    <w:rsid w:val="00AE2D47"/>
    <w:rsid w:val="00AE2E26"/>
    <w:rsid w:val="00AE2F0A"/>
    <w:rsid w:val="00AE2FBA"/>
    <w:rsid w:val="00AE311F"/>
    <w:rsid w:val="00AE31BB"/>
    <w:rsid w:val="00AE3281"/>
    <w:rsid w:val="00AE3375"/>
    <w:rsid w:val="00AE342B"/>
    <w:rsid w:val="00AE34F0"/>
    <w:rsid w:val="00AE3624"/>
    <w:rsid w:val="00AE362F"/>
    <w:rsid w:val="00AE3701"/>
    <w:rsid w:val="00AE380E"/>
    <w:rsid w:val="00AE38BD"/>
    <w:rsid w:val="00AE38CD"/>
    <w:rsid w:val="00AE3A24"/>
    <w:rsid w:val="00AE3A3E"/>
    <w:rsid w:val="00AE3B40"/>
    <w:rsid w:val="00AE3CD5"/>
    <w:rsid w:val="00AE3E04"/>
    <w:rsid w:val="00AE3F5C"/>
    <w:rsid w:val="00AE3FA7"/>
    <w:rsid w:val="00AE401F"/>
    <w:rsid w:val="00AE40E3"/>
    <w:rsid w:val="00AE4197"/>
    <w:rsid w:val="00AE4283"/>
    <w:rsid w:val="00AE42AF"/>
    <w:rsid w:val="00AE44B9"/>
    <w:rsid w:val="00AE4524"/>
    <w:rsid w:val="00AE4563"/>
    <w:rsid w:val="00AE4585"/>
    <w:rsid w:val="00AE4596"/>
    <w:rsid w:val="00AE45F2"/>
    <w:rsid w:val="00AE463F"/>
    <w:rsid w:val="00AE4A24"/>
    <w:rsid w:val="00AE4A81"/>
    <w:rsid w:val="00AE4B99"/>
    <w:rsid w:val="00AE4BA9"/>
    <w:rsid w:val="00AE4C29"/>
    <w:rsid w:val="00AE517D"/>
    <w:rsid w:val="00AE530D"/>
    <w:rsid w:val="00AE5521"/>
    <w:rsid w:val="00AE553E"/>
    <w:rsid w:val="00AE5579"/>
    <w:rsid w:val="00AE55BF"/>
    <w:rsid w:val="00AE55C9"/>
    <w:rsid w:val="00AE5654"/>
    <w:rsid w:val="00AE5661"/>
    <w:rsid w:val="00AE56DF"/>
    <w:rsid w:val="00AE57B4"/>
    <w:rsid w:val="00AE5920"/>
    <w:rsid w:val="00AE5944"/>
    <w:rsid w:val="00AE5AAF"/>
    <w:rsid w:val="00AE5DD3"/>
    <w:rsid w:val="00AE6051"/>
    <w:rsid w:val="00AE61A3"/>
    <w:rsid w:val="00AE6234"/>
    <w:rsid w:val="00AE62BE"/>
    <w:rsid w:val="00AE62E0"/>
    <w:rsid w:val="00AE646F"/>
    <w:rsid w:val="00AE652F"/>
    <w:rsid w:val="00AE689D"/>
    <w:rsid w:val="00AE6997"/>
    <w:rsid w:val="00AE6A6C"/>
    <w:rsid w:val="00AE6F8E"/>
    <w:rsid w:val="00AE7009"/>
    <w:rsid w:val="00AE706C"/>
    <w:rsid w:val="00AE7268"/>
    <w:rsid w:val="00AE74FF"/>
    <w:rsid w:val="00AE757E"/>
    <w:rsid w:val="00AE75E0"/>
    <w:rsid w:val="00AE7789"/>
    <w:rsid w:val="00AE77B2"/>
    <w:rsid w:val="00AE7800"/>
    <w:rsid w:val="00AE7819"/>
    <w:rsid w:val="00AE7A07"/>
    <w:rsid w:val="00AE7A09"/>
    <w:rsid w:val="00AE7A5B"/>
    <w:rsid w:val="00AE7B34"/>
    <w:rsid w:val="00AE7C3A"/>
    <w:rsid w:val="00AE7C52"/>
    <w:rsid w:val="00AE7D62"/>
    <w:rsid w:val="00AF0243"/>
    <w:rsid w:val="00AF03B7"/>
    <w:rsid w:val="00AF0419"/>
    <w:rsid w:val="00AF041C"/>
    <w:rsid w:val="00AF0572"/>
    <w:rsid w:val="00AF0598"/>
    <w:rsid w:val="00AF0620"/>
    <w:rsid w:val="00AF06FD"/>
    <w:rsid w:val="00AF0791"/>
    <w:rsid w:val="00AF08B5"/>
    <w:rsid w:val="00AF09D4"/>
    <w:rsid w:val="00AF0C2F"/>
    <w:rsid w:val="00AF0CA3"/>
    <w:rsid w:val="00AF1059"/>
    <w:rsid w:val="00AF1210"/>
    <w:rsid w:val="00AF1269"/>
    <w:rsid w:val="00AF135E"/>
    <w:rsid w:val="00AF1443"/>
    <w:rsid w:val="00AF1739"/>
    <w:rsid w:val="00AF1852"/>
    <w:rsid w:val="00AF18F5"/>
    <w:rsid w:val="00AF1905"/>
    <w:rsid w:val="00AF1972"/>
    <w:rsid w:val="00AF1DF1"/>
    <w:rsid w:val="00AF1E60"/>
    <w:rsid w:val="00AF1EE7"/>
    <w:rsid w:val="00AF1F20"/>
    <w:rsid w:val="00AF1F46"/>
    <w:rsid w:val="00AF1F84"/>
    <w:rsid w:val="00AF20AA"/>
    <w:rsid w:val="00AF20F0"/>
    <w:rsid w:val="00AF238E"/>
    <w:rsid w:val="00AF2465"/>
    <w:rsid w:val="00AF2547"/>
    <w:rsid w:val="00AF26B7"/>
    <w:rsid w:val="00AF279A"/>
    <w:rsid w:val="00AF2913"/>
    <w:rsid w:val="00AF2A9F"/>
    <w:rsid w:val="00AF2B33"/>
    <w:rsid w:val="00AF2BB4"/>
    <w:rsid w:val="00AF2E37"/>
    <w:rsid w:val="00AF315F"/>
    <w:rsid w:val="00AF317B"/>
    <w:rsid w:val="00AF3251"/>
    <w:rsid w:val="00AF3448"/>
    <w:rsid w:val="00AF3714"/>
    <w:rsid w:val="00AF3736"/>
    <w:rsid w:val="00AF37D9"/>
    <w:rsid w:val="00AF3841"/>
    <w:rsid w:val="00AF38A6"/>
    <w:rsid w:val="00AF38CA"/>
    <w:rsid w:val="00AF38FF"/>
    <w:rsid w:val="00AF3DDD"/>
    <w:rsid w:val="00AF3E30"/>
    <w:rsid w:val="00AF4003"/>
    <w:rsid w:val="00AF40B9"/>
    <w:rsid w:val="00AF4183"/>
    <w:rsid w:val="00AF42C1"/>
    <w:rsid w:val="00AF43D3"/>
    <w:rsid w:val="00AF4566"/>
    <w:rsid w:val="00AF4618"/>
    <w:rsid w:val="00AF466C"/>
    <w:rsid w:val="00AF4787"/>
    <w:rsid w:val="00AF47B1"/>
    <w:rsid w:val="00AF4AA6"/>
    <w:rsid w:val="00AF4B41"/>
    <w:rsid w:val="00AF4C2E"/>
    <w:rsid w:val="00AF4CA0"/>
    <w:rsid w:val="00AF4D4F"/>
    <w:rsid w:val="00AF4D7E"/>
    <w:rsid w:val="00AF4F7F"/>
    <w:rsid w:val="00AF4FD7"/>
    <w:rsid w:val="00AF50F3"/>
    <w:rsid w:val="00AF5274"/>
    <w:rsid w:val="00AF558C"/>
    <w:rsid w:val="00AF5695"/>
    <w:rsid w:val="00AF56D2"/>
    <w:rsid w:val="00AF5705"/>
    <w:rsid w:val="00AF57E9"/>
    <w:rsid w:val="00AF5903"/>
    <w:rsid w:val="00AF5955"/>
    <w:rsid w:val="00AF59A8"/>
    <w:rsid w:val="00AF5ABD"/>
    <w:rsid w:val="00AF5B6F"/>
    <w:rsid w:val="00AF5CB2"/>
    <w:rsid w:val="00AF5CE1"/>
    <w:rsid w:val="00AF5D3E"/>
    <w:rsid w:val="00AF5E9B"/>
    <w:rsid w:val="00AF5F45"/>
    <w:rsid w:val="00AF5FA9"/>
    <w:rsid w:val="00AF6065"/>
    <w:rsid w:val="00AF6168"/>
    <w:rsid w:val="00AF62B3"/>
    <w:rsid w:val="00AF632E"/>
    <w:rsid w:val="00AF6414"/>
    <w:rsid w:val="00AF65BB"/>
    <w:rsid w:val="00AF6964"/>
    <w:rsid w:val="00AF6A76"/>
    <w:rsid w:val="00AF6A77"/>
    <w:rsid w:val="00AF6B19"/>
    <w:rsid w:val="00AF709A"/>
    <w:rsid w:val="00AF713A"/>
    <w:rsid w:val="00AF71DC"/>
    <w:rsid w:val="00AF7253"/>
    <w:rsid w:val="00AF7298"/>
    <w:rsid w:val="00AF7372"/>
    <w:rsid w:val="00AF7474"/>
    <w:rsid w:val="00AF7504"/>
    <w:rsid w:val="00AF7595"/>
    <w:rsid w:val="00AF764E"/>
    <w:rsid w:val="00AF7664"/>
    <w:rsid w:val="00AF766D"/>
    <w:rsid w:val="00AF7843"/>
    <w:rsid w:val="00AF7912"/>
    <w:rsid w:val="00AF79CD"/>
    <w:rsid w:val="00AF7B48"/>
    <w:rsid w:val="00AF7BCE"/>
    <w:rsid w:val="00AF7BDD"/>
    <w:rsid w:val="00AF7CD5"/>
    <w:rsid w:val="00AF7E6D"/>
    <w:rsid w:val="00AF7EFD"/>
    <w:rsid w:val="00B00192"/>
    <w:rsid w:val="00B0062B"/>
    <w:rsid w:val="00B007CB"/>
    <w:rsid w:val="00B00A15"/>
    <w:rsid w:val="00B00AA2"/>
    <w:rsid w:val="00B010B5"/>
    <w:rsid w:val="00B0113C"/>
    <w:rsid w:val="00B011F5"/>
    <w:rsid w:val="00B01383"/>
    <w:rsid w:val="00B01593"/>
    <w:rsid w:val="00B0160D"/>
    <w:rsid w:val="00B0164B"/>
    <w:rsid w:val="00B018ED"/>
    <w:rsid w:val="00B01956"/>
    <w:rsid w:val="00B01BA2"/>
    <w:rsid w:val="00B01CA6"/>
    <w:rsid w:val="00B01D26"/>
    <w:rsid w:val="00B01D74"/>
    <w:rsid w:val="00B01F0E"/>
    <w:rsid w:val="00B01F65"/>
    <w:rsid w:val="00B02133"/>
    <w:rsid w:val="00B02228"/>
    <w:rsid w:val="00B02267"/>
    <w:rsid w:val="00B0226F"/>
    <w:rsid w:val="00B0230E"/>
    <w:rsid w:val="00B025FC"/>
    <w:rsid w:val="00B02602"/>
    <w:rsid w:val="00B027F9"/>
    <w:rsid w:val="00B02B28"/>
    <w:rsid w:val="00B02B31"/>
    <w:rsid w:val="00B02B3B"/>
    <w:rsid w:val="00B02C4C"/>
    <w:rsid w:val="00B02CA2"/>
    <w:rsid w:val="00B02F7E"/>
    <w:rsid w:val="00B0301C"/>
    <w:rsid w:val="00B03317"/>
    <w:rsid w:val="00B03351"/>
    <w:rsid w:val="00B03381"/>
    <w:rsid w:val="00B035FC"/>
    <w:rsid w:val="00B03714"/>
    <w:rsid w:val="00B03779"/>
    <w:rsid w:val="00B037B3"/>
    <w:rsid w:val="00B03837"/>
    <w:rsid w:val="00B038AF"/>
    <w:rsid w:val="00B039F2"/>
    <w:rsid w:val="00B03AA4"/>
    <w:rsid w:val="00B03ACF"/>
    <w:rsid w:val="00B04010"/>
    <w:rsid w:val="00B0410C"/>
    <w:rsid w:val="00B043B8"/>
    <w:rsid w:val="00B043DB"/>
    <w:rsid w:val="00B04493"/>
    <w:rsid w:val="00B04570"/>
    <w:rsid w:val="00B045D7"/>
    <w:rsid w:val="00B04619"/>
    <w:rsid w:val="00B046A7"/>
    <w:rsid w:val="00B047FC"/>
    <w:rsid w:val="00B0485A"/>
    <w:rsid w:val="00B04B06"/>
    <w:rsid w:val="00B04BD4"/>
    <w:rsid w:val="00B04C47"/>
    <w:rsid w:val="00B04D25"/>
    <w:rsid w:val="00B04DE1"/>
    <w:rsid w:val="00B04E1C"/>
    <w:rsid w:val="00B04F5B"/>
    <w:rsid w:val="00B04FBE"/>
    <w:rsid w:val="00B05060"/>
    <w:rsid w:val="00B05097"/>
    <w:rsid w:val="00B050A4"/>
    <w:rsid w:val="00B0516D"/>
    <w:rsid w:val="00B0518A"/>
    <w:rsid w:val="00B052D0"/>
    <w:rsid w:val="00B052FE"/>
    <w:rsid w:val="00B05493"/>
    <w:rsid w:val="00B055BB"/>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4FC"/>
    <w:rsid w:val="00B0685F"/>
    <w:rsid w:val="00B069CA"/>
    <w:rsid w:val="00B06A61"/>
    <w:rsid w:val="00B06B22"/>
    <w:rsid w:val="00B06D50"/>
    <w:rsid w:val="00B06D90"/>
    <w:rsid w:val="00B06E33"/>
    <w:rsid w:val="00B07044"/>
    <w:rsid w:val="00B070CB"/>
    <w:rsid w:val="00B0720D"/>
    <w:rsid w:val="00B07372"/>
    <w:rsid w:val="00B07410"/>
    <w:rsid w:val="00B07417"/>
    <w:rsid w:val="00B076D0"/>
    <w:rsid w:val="00B07BB4"/>
    <w:rsid w:val="00B07D7C"/>
    <w:rsid w:val="00B07DFB"/>
    <w:rsid w:val="00B07F13"/>
    <w:rsid w:val="00B10467"/>
    <w:rsid w:val="00B10496"/>
    <w:rsid w:val="00B10622"/>
    <w:rsid w:val="00B1071E"/>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84B"/>
    <w:rsid w:val="00B119E0"/>
    <w:rsid w:val="00B11BBD"/>
    <w:rsid w:val="00B11C5A"/>
    <w:rsid w:val="00B11E1A"/>
    <w:rsid w:val="00B11E87"/>
    <w:rsid w:val="00B11EAE"/>
    <w:rsid w:val="00B11EEA"/>
    <w:rsid w:val="00B11EF6"/>
    <w:rsid w:val="00B12033"/>
    <w:rsid w:val="00B121E0"/>
    <w:rsid w:val="00B1246F"/>
    <w:rsid w:val="00B124A8"/>
    <w:rsid w:val="00B12664"/>
    <w:rsid w:val="00B128D1"/>
    <w:rsid w:val="00B1293D"/>
    <w:rsid w:val="00B12940"/>
    <w:rsid w:val="00B12AE5"/>
    <w:rsid w:val="00B12BE4"/>
    <w:rsid w:val="00B12C59"/>
    <w:rsid w:val="00B12D7E"/>
    <w:rsid w:val="00B12DE2"/>
    <w:rsid w:val="00B12ED6"/>
    <w:rsid w:val="00B12FA5"/>
    <w:rsid w:val="00B13097"/>
    <w:rsid w:val="00B133C8"/>
    <w:rsid w:val="00B133E1"/>
    <w:rsid w:val="00B134C2"/>
    <w:rsid w:val="00B13585"/>
    <w:rsid w:val="00B1361E"/>
    <w:rsid w:val="00B136AE"/>
    <w:rsid w:val="00B138A5"/>
    <w:rsid w:val="00B1396C"/>
    <w:rsid w:val="00B13A09"/>
    <w:rsid w:val="00B13C40"/>
    <w:rsid w:val="00B13DA1"/>
    <w:rsid w:val="00B13F87"/>
    <w:rsid w:val="00B141E8"/>
    <w:rsid w:val="00B1436B"/>
    <w:rsid w:val="00B14412"/>
    <w:rsid w:val="00B145DA"/>
    <w:rsid w:val="00B147E8"/>
    <w:rsid w:val="00B1498C"/>
    <w:rsid w:val="00B149BB"/>
    <w:rsid w:val="00B14A20"/>
    <w:rsid w:val="00B14ACC"/>
    <w:rsid w:val="00B14B91"/>
    <w:rsid w:val="00B14C73"/>
    <w:rsid w:val="00B14CCB"/>
    <w:rsid w:val="00B14F82"/>
    <w:rsid w:val="00B14F91"/>
    <w:rsid w:val="00B14FE8"/>
    <w:rsid w:val="00B1505A"/>
    <w:rsid w:val="00B150FD"/>
    <w:rsid w:val="00B15110"/>
    <w:rsid w:val="00B15137"/>
    <w:rsid w:val="00B15577"/>
    <w:rsid w:val="00B15602"/>
    <w:rsid w:val="00B157CF"/>
    <w:rsid w:val="00B1590D"/>
    <w:rsid w:val="00B15A1A"/>
    <w:rsid w:val="00B15AE5"/>
    <w:rsid w:val="00B15B62"/>
    <w:rsid w:val="00B15BC9"/>
    <w:rsid w:val="00B15BFE"/>
    <w:rsid w:val="00B15D5A"/>
    <w:rsid w:val="00B15D73"/>
    <w:rsid w:val="00B15E64"/>
    <w:rsid w:val="00B15EFE"/>
    <w:rsid w:val="00B15F0A"/>
    <w:rsid w:val="00B160FC"/>
    <w:rsid w:val="00B1628C"/>
    <w:rsid w:val="00B163AF"/>
    <w:rsid w:val="00B1646A"/>
    <w:rsid w:val="00B16606"/>
    <w:rsid w:val="00B1695D"/>
    <w:rsid w:val="00B16A9C"/>
    <w:rsid w:val="00B16AD4"/>
    <w:rsid w:val="00B16B15"/>
    <w:rsid w:val="00B16B56"/>
    <w:rsid w:val="00B16B63"/>
    <w:rsid w:val="00B16B6B"/>
    <w:rsid w:val="00B16C26"/>
    <w:rsid w:val="00B16CE1"/>
    <w:rsid w:val="00B16DA3"/>
    <w:rsid w:val="00B16DED"/>
    <w:rsid w:val="00B16E8E"/>
    <w:rsid w:val="00B16FC6"/>
    <w:rsid w:val="00B17070"/>
    <w:rsid w:val="00B17126"/>
    <w:rsid w:val="00B17130"/>
    <w:rsid w:val="00B17187"/>
    <w:rsid w:val="00B171AE"/>
    <w:rsid w:val="00B172FF"/>
    <w:rsid w:val="00B17433"/>
    <w:rsid w:val="00B1745F"/>
    <w:rsid w:val="00B17529"/>
    <w:rsid w:val="00B1754E"/>
    <w:rsid w:val="00B17573"/>
    <w:rsid w:val="00B17726"/>
    <w:rsid w:val="00B1773C"/>
    <w:rsid w:val="00B17842"/>
    <w:rsid w:val="00B179B5"/>
    <w:rsid w:val="00B17A33"/>
    <w:rsid w:val="00B17A8B"/>
    <w:rsid w:val="00B17B2E"/>
    <w:rsid w:val="00B17B4E"/>
    <w:rsid w:val="00B17BF0"/>
    <w:rsid w:val="00B17E2A"/>
    <w:rsid w:val="00B17E76"/>
    <w:rsid w:val="00B17EB3"/>
    <w:rsid w:val="00B17F5D"/>
    <w:rsid w:val="00B202DD"/>
    <w:rsid w:val="00B203A0"/>
    <w:rsid w:val="00B203F9"/>
    <w:rsid w:val="00B204FE"/>
    <w:rsid w:val="00B205EF"/>
    <w:rsid w:val="00B206EC"/>
    <w:rsid w:val="00B20863"/>
    <w:rsid w:val="00B2089D"/>
    <w:rsid w:val="00B20A6B"/>
    <w:rsid w:val="00B20A6E"/>
    <w:rsid w:val="00B20AD0"/>
    <w:rsid w:val="00B20B78"/>
    <w:rsid w:val="00B20B9A"/>
    <w:rsid w:val="00B20E6B"/>
    <w:rsid w:val="00B211FF"/>
    <w:rsid w:val="00B21285"/>
    <w:rsid w:val="00B212E9"/>
    <w:rsid w:val="00B21493"/>
    <w:rsid w:val="00B21505"/>
    <w:rsid w:val="00B2157B"/>
    <w:rsid w:val="00B21664"/>
    <w:rsid w:val="00B21775"/>
    <w:rsid w:val="00B21C09"/>
    <w:rsid w:val="00B21C4B"/>
    <w:rsid w:val="00B21C66"/>
    <w:rsid w:val="00B21DA9"/>
    <w:rsid w:val="00B22069"/>
    <w:rsid w:val="00B2225C"/>
    <w:rsid w:val="00B222C6"/>
    <w:rsid w:val="00B2244E"/>
    <w:rsid w:val="00B226CF"/>
    <w:rsid w:val="00B22700"/>
    <w:rsid w:val="00B22823"/>
    <w:rsid w:val="00B228CD"/>
    <w:rsid w:val="00B2293E"/>
    <w:rsid w:val="00B22A02"/>
    <w:rsid w:val="00B22A4C"/>
    <w:rsid w:val="00B22AF0"/>
    <w:rsid w:val="00B22B27"/>
    <w:rsid w:val="00B22B2F"/>
    <w:rsid w:val="00B22BC3"/>
    <w:rsid w:val="00B22CCA"/>
    <w:rsid w:val="00B22E04"/>
    <w:rsid w:val="00B22E81"/>
    <w:rsid w:val="00B22EA5"/>
    <w:rsid w:val="00B23073"/>
    <w:rsid w:val="00B23088"/>
    <w:rsid w:val="00B23164"/>
    <w:rsid w:val="00B23587"/>
    <w:rsid w:val="00B2372C"/>
    <w:rsid w:val="00B238A9"/>
    <w:rsid w:val="00B2399C"/>
    <w:rsid w:val="00B23C0E"/>
    <w:rsid w:val="00B23C37"/>
    <w:rsid w:val="00B23C3B"/>
    <w:rsid w:val="00B23C4B"/>
    <w:rsid w:val="00B23CB3"/>
    <w:rsid w:val="00B2426E"/>
    <w:rsid w:val="00B24315"/>
    <w:rsid w:val="00B243A9"/>
    <w:rsid w:val="00B243DC"/>
    <w:rsid w:val="00B244E1"/>
    <w:rsid w:val="00B24565"/>
    <w:rsid w:val="00B24751"/>
    <w:rsid w:val="00B24925"/>
    <w:rsid w:val="00B24B92"/>
    <w:rsid w:val="00B24EB2"/>
    <w:rsid w:val="00B24F1C"/>
    <w:rsid w:val="00B25296"/>
    <w:rsid w:val="00B25644"/>
    <w:rsid w:val="00B257F6"/>
    <w:rsid w:val="00B25863"/>
    <w:rsid w:val="00B2589E"/>
    <w:rsid w:val="00B25911"/>
    <w:rsid w:val="00B25A67"/>
    <w:rsid w:val="00B25A81"/>
    <w:rsid w:val="00B25A86"/>
    <w:rsid w:val="00B25D05"/>
    <w:rsid w:val="00B25D09"/>
    <w:rsid w:val="00B2653C"/>
    <w:rsid w:val="00B26578"/>
    <w:rsid w:val="00B265A2"/>
    <w:rsid w:val="00B266CB"/>
    <w:rsid w:val="00B267D1"/>
    <w:rsid w:val="00B267D8"/>
    <w:rsid w:val="00B268E1"/>
    <w:rsid w:val="00B26B05"/>
    <w:rsid w:val="00B26DA2"/>
    <w:rsid w:val="00B2714B"/>
    <w:rsid w:val="00B272A7"/>
    <w:rsid w:val="00B2762A"/>
    <w:rsid w:val="00B276FA"/>
    <w:rsid w:val="00B27815"/>
    <w:rsid w:val="00B27860"/>
    <w:rsid w:val="00B27BDB"/>
    <w:rsid w:val="00B27C9F"/>
    <w:rsid w:val="00B27E85"/>
    <w:rsid w:val="00B27E8B"/>
    <w:rsid w:val="00B27F20"/>
    <w:rsid w:val="00B27F28"/>
    <w:rsid w:val="00B3007D"/>
    <w:rsid w:val="00B30124"/>
    <w:rsid w:val="00B3041A"/>
    <w:rsid w:val="00B30458"/>
    <w:rsid w:val="00B30521"/>
    <w:rsid w:val="00B30784"/>
    <w:rsid w:val="00B307F5"/>
    <w:rsid w:val="00B30A05"/>
    <w:rsid w:val="00B30AAE"/>
    <w:rsid w:val="00B30BEC"/>
    <w:rsid w:val="00B30D05"/>
    <w:rsid w:val="00B30D42"/>
    <w:rsid w:val="00B30D75"/>
    <w:rsid w:val="00B30E31"/>
    <w:rsid w:val="00B30E4F"/>
    <w:rsid w:val="00B30F72"/>
    <w:rsid w:val="00B30FBC"/>
    <w:rsid w:val="00B30FD5"/>
    <w:rsid w:val="00B31073"/>
    <w:rsid w:val="00B3122E"/>
    <w:rsid w:val="00B312DB"/>
    <w:rsid w:val="00B313FB"/>
    <w:rsid w:val="00B3175D"/>
    <w:rsid w:val="00B3181C"/>
    <w:rsid w:val="00B3199D"/>
    <w:rsid w:val="00B31E9E"/>
    <w:rsid w:val="00B3203B"/>
    <w:rsid w:val="00B3211D"/>
    <w:rsid w:val="00B3218B"/>
    <w:rsid w:val="00B322D1"/>
    <w:rsid w:val="00B3236C"/>
    <w:rsid w:val="00B32439"/>
    <w:rsid w:val="00B32590"/>
    <w:rsid w:val="00B32672"/>
    <w:rsid w:val="00B3269B"/>
    <w:rsid w:val="00B326CA"/>
    <w:rsid w:val="00B32741"/>
    <w:rsid w:val="00B3275F"/>
    <w:rsid w:val="00B32791"/>
    <w:rsid w:val="00B328B8"/>
    <w:rsid w:val="00B328EF"/>
    <w:rsid w:val="00B32C08"/>
    <w:rsid w:val="00B32D10"/>
    <w:rsid w:val="00B32D2F"/>
    <w:rsid w:val="00B32D39"/>
    <w:rsid w:val="00B3300F"/>
    <w:rsid w:val="00B33055"/>
    <w:rsid w:val="00B33112"/>
    <w:rsid w:val="00B331D1"/>
    <w:rsid w:val="00B33335"/>
    <w:rsid w:val="00B33363"/>
    <w:rsid w:val="00B33479"/>
    <w:rsid w:val="00B334D7"/>
    <w:rsid w:val="00B335B7"/>
    <w:rsid w:val="00B336A7"/>
    <w:rsid w:val="00B3377C"/>
    <w:rsid w:val="00B33793"/>
    <w:rsid w:val="00B337D6"/>
    <w:rsid w:val="00B33932"/>
    <w:rsid w:val="00B339B8"/>
    <w:rsid w:val="00B33BBB"/>
    <w:rsid w:val="00B33D79"/>
    <w:rsid w:val="00B340C8"/>
    <w:rsid w:val="00B342EC"/>
    <w:rsid w:val="00B3438E"/>
    <w:rsid w:val="00B34540"/>
    <w:rsid w:val="00B347BB"/>
    <w:rsid w:val="00B3482B"/>
    <w:rsid w:val="00B349AB"/>
    <w:rsid w:val="00B34BBB"/>
    <w:rsid w:val="00B34CDD"/>
    <w:rsid w:val="00B35106"/>
    <w:rsid w:val="00B3513E"/>
    <w:rsid w:val="00B35155"/>
    <w:rsid w:val="00B352DC"/>
    <w:rsid w:val="00B353D3"/>
    <w:rsid w:val="00B354FE"/>
    <w:rsid w:val="00B3558C"/>
    <w:rsid w:val="00B356A8"/>
    <w:rsid w:val="00B3575D"/>
    <w:rsid w:val="00B3580A"/>
    <w:rsid w:val="00B359E2"/>
    <w:rsid w:val="00B35A1E"/>
    <w:rsid w:val="00B35B22"/>
    <w:rsid w:val="00B35B24"/>
    <w:rsid w:val="00B35C38"/>
    <w:rsid w:val="00B35C6A"/>
    <w:rsid w:val="00B35CB8"/>
    <w:rsid w:val="00B3615A"/>
    <w:rsid w:val="00B3633A"/>
    <w:rsid w:val="00B363E0"/>
    <w:rsid w:val="00B36453"/>
    <w:rsid w:val="00B36506"/>
    <w:rsid w:val="00B365CD"/>
    <w:rsid w:val="00B36750"/>
    <w:rsid w:val="00B3682B"/>
    <w:rsid w:val="00B3686F"/>
    <w:rsid w:val="00B36883"/>
    <w:rsid w:val="00B36908"/>
    <w:rsid w:val="00B36BC0"/>
    <w:rsid w:val="00B36DD1"/>
    <w:rsid w:val="00B36E22"/>
    <w:rsid w:val="00B36EE5"/>
    <w:rsid w:val="00B37230"/>
    <w:rsid w:val="00B372D6"/>
    <w:rsid w:val="00B372E1"/>
    <w:rsid w:val="00B37313"/>
    <w:rsid w:val="00B374FB"/>
    <w:rsid w:val="00B37556"/>
    <w:rsid w:val="00B37753"/>
    <w:rsid w:val="00B377EC"/>
    <w:rsid w:val="00B37877"/>
    <w:rsid w:val="00B379A4"/>
    <w:rsid w:val="00B37B36"/>
    <w:rsid w:val="00B37B5E"/>
    <w:rsid w:val="00B37B84"/>
    <w:rsid w:val="00B37D38"/>
    <w:rsid w:val="00B37F17"/>
    <w:rsid w:val="00B37FB3"/>
    <w:rsid w:val="00B40125"/>
    <w:rsid w:val="00B403B1"/>
    <w:rsid w:val="00B40404"/>
    <w:rsid w:val="00B406F4"/>
    <w:rsid w:val="00B40B64"/>
    <w:rsid w:val="00B40BDE"/>
    <w:rsid w:val="00B40DD9"/>
    <w:rsid w:val="00B40DFF"/>
    <w:rsid w:val="00B40E2F"/>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214"/>
    <w:rsid w:val="00B4337A"/>
    <w:rsid w:val="00B4339A"/>
    <w:rsid w:val="00B437F8"/>
    <w:rsid w:val="00B4386E"/>
    <w:rsid w:val="00B43901"/>
    <w:rsid w:val="00B43959"/>
    <w:rsid w:val="00B43A30"/>
    <w:rsid w:val="00B43A41"/>
    <w:rsid w:val="00B43B0E"/>
    <w:rsid w:val="00B43BDC"/>
    <w:rsid w:val="00B43C5E"/>
    <w:rsid w:val="00B43C76"/>
    <w:rsid w:val="00B43D5B"/>
    <w:rsid w:val="00B43E05"/>
    <w:rsid w:val="00B43E52"/>
    <w:rsid w:val="00B44184"/>
    <w:rsid w:val="00B44235"/>
    <w:rsid w:val="00B44290"/>
    <w:rsid w:val="00B444E1"/>
    <w:rsid w:val="00B44679"/>
    <w:rsid w:val="00B44760"/>
    <w:rsid w:val="00B4478D"/>
    <w:rsid w:val="00B447D7"/>
    <w:rsid w:val="00B448DF"/>
    <w:rsid w:val="00B448FC"/>
    <w:rsid w:val="00B4494B"/>
    <w:rsid w:val="00B449BC"/>
    <w:rsid w:val="00B44A00"/>
    <w:rsid w:val="00B44C3E"/>
    <w:rsid w:val="00B44C71"/>
    <w:rsid w:val="00B44C79"/>
    <w:rsid w:val="00B44D2D"/>
    <w:rsid w:val="00B451A5"/>
    <w:rsid w:val="00B45237"/>
    <w:rsid w:val="00B45463"/>
    <w:rsid w:val="00B45649"/>
    <w:rsid w:val="00B45657"/>
    <w:rsid w:val="00B4565A"/>
    <w:rsid w:val="00B45759"/>
    <w:rsid w:val="00B45869"/>
    <w:rsid w:val="00B45887"/>
    <w:rsid w:val="00B459A2"/>
    <w:rsid w:val="00B45C8F"/>
    <w:rsid w:val="00B45D02"/>
    <w:rsid w:val="00B45D34"/>
    <w:rsid w:val="00B45D6B"/>
    <w:rsid w:val="00B4602F"/>
    <w:rsid w:val="00B46039"/>
    <w:rsid w:val="00B4619F"/>
    <w:rsid w:val="00B46402"/>
    <w:rsid w:val="00B46413"/>
    <w:rsid w:val="00B46595"/>
    <w:rsid w:val="00B466E1"/>
    <w:rsid w:val="00B46A29"/>
    <w:rsid w:val="00B46BC9"/>
    <w:rsid w:val="00B46BF5"/>
    <w:rsid w:val="00B46CA4"/>
    <w:rsid w:val="00B46CFD"/>
    <w:rsid w:val="00B46E4C"/>
    <w:rsid w:val="00B46E60"/>
    <w:rsid w:val="00B46EB4"/>
    <w:rsid w:val="00B46FF5"/>
    <w:rsid w:val="00B47080"/>
    <w:rsid w:val="00B472B7"/>
    <w:rsid w:val="00B4747F"/>
    <w:rsid w:val="00B47515"/>
    <w:rsid w:val="00B4759A"/>
    <w:rsid w:val="00B476B5"/>
    <w:rsid w:val="00B476C1"/>
    <w:rsid w:val="00B4771F"/>
    <w:rsid w:val="00B47830"/>
    <w:rsid w:val="00B4790F"/>
    <w:rsid w:val="00B47A9D"/>
    <w:rsid w:val="00B47AD2"/>
    <w:rsid w:val="00B47B4B"/>
    <w:rsid w:val="00B47BE1"/>
    <w:rsid w:val="00B47C50"/>
    <w:rsid w:val="00B47C7D"/>
    <w:rsid w:val="00B47DA4"/>
    <w:rsid w:val="00B47DFD"/>
    <w:rsid w:val="00B50010"/>
    <w:rsid w:val="00B5001E"/>
    <w:rsid w:val="00B500D1"/>
    <w:rsid w:val="00B5034E"/>
    <w:rsid w:val="00B5036B"/>
    <w:rsid w:val="00B50472"/>
    <w:rsid w:val="00B504D5"/>
    <w:rsid w:val="00B5079D"/>
    <w:rsid w:val="00B507A3"/>
    <w:rsid w:val="00B50937"/>
    <w:rsid w:val="00B50945"/>
    <w:rsid w:val="00B50959"/>
    <w:rsid w:val="00B5096E"/>
    <w:rsid w:val="00B50A05"/>
    <w:rsid w:val="00B50A77"/>
    <w:rsid w:val="00B50AEC"/>
    <w:rsid w:val="00B50C30"/>
    <w:rsid w:val="00B50D5A"/>
    <w:rsid w:val="00B50E0D"/>
    <w:rsid w:val="00B50E4C"/>
    <w:rsid w:val="00B50FB7"/>
    <w:rsid w:val="00B51007"/>
    <w:rsid w:val="00B51421"/>
    <w:rsid w:val="00B515AF"/>
    <w:rsid w:val="00B51702"/>
    <w:rsid w:val="00B5174F"/>
    <w:rsid w:val="00B517EA"/>
    <w:rsid w:val="00B51B2D"/>
    <w:rsid w:val="00B51B67"/>
    <w:rsid w:val="00B51BFD"/>
    <w:rsid w:val="00B51C75"/>
    <w:rsid w:val="00B51CD5"/>
    <w:rsid w:val="00B51F01"/>
    <w:rsid w:val="00B5214C"/>
    <w:rsid w:val="00B52171"/>
    <w:rsid w:val="00B52190"/>
    <w:rsid w:val="00B521A1"/>
    <w:rsid w:val="00B522B1"/>
    <w:rsid w:val="00B52371"/>
    <w:rsid w:val="00B52401"/>
    <w:rsid w:val="00B52755"/>
    <w:rsid w:val="00B52776"/>
    <w:rsid w:val="00B527A3"/>
    <w:rsid w:val="00B52912"/>
    <w:rsid w:val="00B52A81"/>
    <w:rsid w:val="00B52B01"/>
    <w:rsid w:val="00B52B5C"/>
    <w:rsid w:val="00B52DEF"/>
    <w:rsid w:val="00B532F7"/>
    <w:rsid w:val="00B5384C"/>
    <w:rsid w:val="00B53852"/>
    <w:rsid w:val="00B53985"/>
    <w:rsid w:val="00B539B8"/>
    <w:rsid w:val="00B53B29"/>
    <w:rsid w:val="00B53B97"/>
    <w:rsid w:val="00B53CE9"/>
    <w:rsid w:val="00B53E1D"/>
    <w:rsid w:val="00B53E40"/>
    <w:rsid w:val="00B540D3"/>
    <w:rsid w:val="00B54130"/>
    <w:rsid w:val="00B542F6"/>
    <w:rsid w:val="00B54382"/>
    <w:rsid w:val="00B54BF9"/>
    <w:rsid w:val="00B54DD8"/>
    <w:rsid w:val="00B54E50"/>
    <w:rsid w:val="00B55289"/>
    <w:rsid w:val="00B552BD"/>
    <w:rsid w:val="00B55355"/>
    <w:rsid w:val="00B55401"/>
    <w:rsid w:val="00B554A9"/>
    <w:rsid w:val="00B554FA"/>
    <w:rsid w:val="00B5550F"/>
    <w:rsid w:val="00B559EC"/>
    <w:rsid w:val="00B55B2A"/>
    <w:rsid w:val="00B55BC2"/>
    <w:rsid w:val="00B55D81"/>
    <w:rsid w:val="00B55E69"/>
    <w:rsid w:val="00B5609D"/>
    <w:rsid w:val="00B560FC"/>
    <w:rsid w:val="00B5619D"/>
    <w:rsid w:val="00B56218"/>
    <w:rsid w:val="00B56286"/>
    <w:rsid w:val="00B56317"/>
    <w:rsid w:val="00B56696"/>
    <w:rsid w:val="00B5698C"/>
    <w:rsid w:val="00B569D0"/>
    <w:rsid w:val="00B56A4B"/>
    <w:rsid w:val="00B56ACE"/>
    <w:rsid w:val="00B56D6F"/>
    <w:rsid w:val="00B56DEC"/>
    <w:rsid w:val="00B56F44"/>
    <w:rsid w:val="00B57385"/>
    <w:rsid w:val="00B573A4"/>
    <w:rsid w:val="00B57413"/>
    <w:rsid w:val="00B57593"/>
    <w:rsid w:val="00B5766A"/>
    <w:rsid w:val="00B577A5"/>
    <w:rsid w:val="00B578D3"/>
    <w:rsid w:val="00B57926"/>
    <w:rsid w:val="00B579D7"/>
    <w:rsid w:val="00B57A64"/>
    <w:rsid w:val="00B57AA7"/>
    <w:rsid w:val="00B57B28"/>
    <w:rsid w:val="00B57FF3"/>
    <w:rsid w:val="00B60498"/>
    <w:rsid w:val="00B604AC"/>
    <w:rsid w:val="00B6054A"/>
    <w:rsid w:val="00B607C7"/>
    <w:rsid w:val="00B60BEA"/>
    <w:rsid w:val="00B60C7C"/>
    <w:rsid w:val="00B60CE2"/>
    <w:rsid w:val="00B60DC5"/>
    <w:rsid w:val="00B60E46"/>
    <w:rsid w:val="00B60E55"/>
    <w:rsid w:val="00B60E5D"/>
    <w:rsid w:val="00B60E91"/>
    <w:rsid w:val="00B60F82"/>
    <w:rsid w:val="00B610CB"/>
    <w:rsid w:val="00B611C0"/>
    <w:rsid w:val="00B611DD"/>
    <w:rsid w:val="00B61491"/>
    <w:rsid w:val="00B6149F"/>
    <w:rsid w:val="00B61599"/>
    <w:rsid w:val="00B61644"/>
    <w:rsid w:val="00B61837"/>
    <w:rsid w:val="00B61AB9"/>
    <w:rsid w:val="00B61B19"/>
    <w:rsid w:val="00B61D53"/>
    <w:rsid w:val="00B61DBF"/>
    <w:rsid w:val="00B61E0C"/>
    <w:rsid w:val="00B621C0"/>
    <w:rsid w:val="00B6227F"/>
    <w:rsid w:val="00B6230A"/>
    <w:rsid w:val="00B624CC"/>
    <w:rsid w:val="00B6275E"/>
    <w:rsid w:val="00B627FF"/>
    <w:rsid w:val="00B62965"/>
    <w:rsid w:val="00B62995"/>
    <w:rsid w:val="00B62C44"/>
    <w:rsid w:val="00B62E20"/>
    <w:rsid w:val="00B62E3D"/>
    <w:rsid w:val="00B62E61"/>
    <w:rsid w:val="00B631E8"/>
    <w:rsid w:val="00B63273"/>
    <w:rsid w:val="00B63448"/>
    <w:rsid w:val="00B634D2"/>
    <w:rsid w:val="00B6357F"/>
    <w:rsid w:val="00B636F9"/>
    <w:rsid w:val="00B639BC"/>
    <w:rsid w:val="00B639E8"/>
    <w:rsid w:val="00B63A13"/>
    <w:rsid w:val="00B63B3E"/>
    <w:rsid w:val="00B63D3F"/>
    <w:rsid w:val="00B63DAF"/>
    <w:rsid w:val="00B63FA8"/>
    <w:rsid w:val="00B640FD"/>
    <w:rsid w:val="00B6416D"/>
    <w:rsid w:val="00B6435A"/>
    <w:rsid w:val="00B6436B"/>
    <w:rsid w:val="00B6454A"/>
    <w:rsid w:val="00B645E5"/>
    <w:rsid w:val="00B64781"/>
    <w:rsid w:val="00B648E5"/>
    <w:rsid w:val="00B64933"/>
    <w:rsid w:val="00B64A5F"/>
    <w:rsid w:val="00B64A7E"/>
    <w:rsid w:val="00B64B18"/>
    <w:rsid w:val="00B64B39"/>
    <w:rsid w:val="00B64C51"/>
    <w:rsid w:val="00B64CA0"/>
    <w:rsid w:val="00B64CB3"/>
    <w:rsid w:val="00B64CF2"/>
    <w:rsid w:val="00B64CF8"/>
    <w:rsid w:val="00B64E2D"/>
    <w:rsid w:val="00B64F07"/>
    <w:rsid w:val="00B65164"/>
    <w:rsid w:val="00B6518E"/>
    <w:rsid w:val="00B65253"/>
    <w:rsid w:val="00B652B5"/>
    <w:rsid w:val="00B65442"/>
    <w:rsid w:val="00B654AF"/>
    <w:rsid w:val="00B654F9"/>
    <w:rsid w:val="00B65603"/>
    <w:rsid w:val="00B65609"/>
    <w:rsid w:val="00B6568F"/>
    <w:rsid w:val="00B6589B"/>
    <w:rsid w:val="00B65A2C"/>
    <w:rsid w:val="00B65B39"/>
    <w:rsid w:val="00B65BC5"/>
    <w:rsid w:val="00B65C41"/>
    <w:rsid w:val="00B65CA3"/>
    <w:rsid w:val="00B65F43"/>
    <w:rsid w:val="00B65F48"/>
    <w:rsid w:val="00B6600F"/>
    <w:rsid w:val="00B66238"/>
    <w:rsid w:val="00B662E9"/>
    <w:rsid w:val="00B66330"/>
    <w:rsid w:val="00B663C0"/>
    <w:rsid w:val="00B66438"/>
    <w:rsid w:val="00B664BE"/>
    <w:rsid w:val="00B666CD"/>
    <w:rsid w:val="00B667A9"/>
    <w:rsid w:val="00B667E4"/>
    <w:rsid w:val="00B668D4"/>
    <w:rsid w:val="00B66B15"/>
    <w:rsid w:val="00B66B19"/>
    <w:rsid w:val="00B66C51"/>
    <w:rsid w:val="00B66E1B"/>
    <w:rsid w:val="00B66E58"/>
    <w:rsid w:val="00B67105"/>
    <w:rsid w:val="00B67157"/>
    <w:rsid w:val="00B6733E"/>
    <w:rsid w:val="00B6735B"/>
    <w:rsid w:val="00B67361"/>
    <w:rsid w:val="00B67397"/>
    <w:rsid w:val="00B674BA"/>
    <w:rsid w:val="00B674CB"/>
    <w:rsid w:val="00B6751D"/>
    <w:rsid w:val="00B675C4"/>
    <w:rsid w:val="00B6771D"/>
    <w:rsid w:val="00B67899"/>
    <w:rsid w:val="00B678C1"/>
    <w:rsid w:val="00B678E0"/>
    <w:rsid w:val="00B679A5"/>
    <w:rsid w:val="00B67A19"/>
    <w:rsid w:val="00B67B40"/>
    <w:rsid w:val="00B67C1A"/>
    <w:rsid w:val="00B67C3E"/>
    <w:rsid w:val="00B67D18"/>
    <w:rsid w:val="00B700B9"/>
    <w:rsid w:val="00B701E5"/>
    <w:rsid w:val="00B7036A"/>
    <w:rsid w:val="00B70399"/>
    <w:rsid w:val="00B703A2"/>
    <w:rsid w:val="00B70441"/>
    <w:rsid w:val="00B704AF"/>
    <w:rsid w:val="00B70629"/>
    <w:rsid w:val="00B706FE"/>
    <w:rsid w:val="00B7095A"/>
    <w:rsid w:val="00B709B2"/>
    <w:rsid w:val="00B709C4"/>
    <w:rsid w:val="00B70B0A"/>
    <w:rsid w:val="00B70BC5"/>
    <w:rsid w:val="00B70CB6"/>
    <w:rsid w:val="00B70EAF"/>
    <w:rsid w:val="00B70F72"/>
    <w:rsid w:val="00B70FE3"/>
    <w:rsid w:val="00B7126F"/>
    <w:rsid w:val="00B713AB"/>
    <w:rsid w:val="00B71512"/>
    <w:rsid w:val="00B71608"/>
    <w:rsid w:val="00B7165D"/>
    <w:rsid w:val="00B7186D"/>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0E3"/>
    <w:rsid w:val="00B731DB"/>
    <w:rsid w:val="00B73346"/>
    <w:rsid w:val="00B7337D"/>
    <w:rsid w:val="00B734A7"/>
    <w:rsid w:val="00B73541"/>
    <w:rsid w:val="00B737A3"/>
    <w:rsid w:val="00B73A3B"/>
    <w:rsid w:val="00B73AB2"/>
    <w:rsid w:val="00B73BA9"/>
    <w:rsid w:val="00B73BD9"/>
    <w:rsid w:val="00B73C90"/>
    <w:rsid w:val="00B73E09"/>
    <w:rsid w:val="00B73E25"/>
    <w:rsid w:val="00B740DF"/>
    <w:rsid w:val="00B74638"/>
    <w:rsid w:val="00B74667"/>
    <w:rsid w:val="00B746C4"/>
    <w:rsid w:val="00B74943"/>
    <w:rsid w:val="00B74950"/>
    <w:rsid w:val="00B749B8"/>
    <w:rsid w:val="00B74B37"/>
    <w:rsid w:val="00B74B4B"/>
    <w:rsid w:val="00B74B4C"/>
    <w:rsid w:val="00B74B9A"/>
    <w:rsid w:val="00B74DBE"/>
    <w:rsid w:val="00B74DFC"/>
    <w:rsid w:val="00B7505F"/>
    <w:rsid w:val="00B75133"/>
    <w:rsid w:val="00B7535D"/>
    <w:rsid w:val="00B756BF"/>
    <w:rsid w:val="00B756D7"/>
    <w:rsid w:val="00B75872"/>
    <w:rsid w:val="00B75883"/>
    <w:rsid w:val="00B758AA"/>
    <w:rsid w:val="00B75971"/>
    <w:rsid w:val="00B75D1C"/>
    <w:rsid w:val="00B75F78"/>
    <w:rsid w:val="00B75F9A"/>
    <w:rsid w:val="00B761E1"/>
    <w:rsid w:val="00B76206"/>
    <w:rsid w:val="00B762B8"/>
    <w:rsid w:val="00B762EF"/>
    <w:rsid w:val="00B766AE"/>
    <w:rsid w:val="00B766D6"/>
    <w:rsid w:val="00B7672F"/>
    <w:rsid w:val="00B7679A"/>
    <w:rsid w:val="00B7682B"/>
    <w:rsid w:val="00B769A3"/>
    <w:rsid w:val="00B76C21"/>
    <w:rsid w:val="00B76DFF"/>
    <w:rsid w:val="00B76F65"/>
    <w:rsid w:val="00B76FE5"/>
    <w:rsid w:val="00B77031"/>
    <w:rsid w:val="00B77211"/>
    <w:rsid w:val="00B77282"/>
    <w:rsid w:val="00B77441"/>
    <w:rsid w:val="00B774BB"/>
    <w:rsid w:val="00B7752C"/>
    <w:rsid w:val="00B77668"/>
    <w:rsid w:val="00B7784B"/>
    <w:rsid w:val="00B77AEC"/>
    <w:rsid w:val="00B77AF5"/>
    <w:rsid w:val="00B77B1C"/>
    <w:rsid w:val="00B800F8"/>
    <w:rsid w:val="00B80185"/>
    <w:rsid w:val="00B8032F"/>
    <w:rsid w:val="00B803CA"/>
    <w:rsid w:val="00B805E5"/>
    <w:rsid w:val="00B8070E"/>
    <w:rsid w:val="00B80723"/>
    <w:rsid w:val="00B809DD"/>
    <w:rsid w:val="00B80B33"/>
    <w:rsid w:val="00B80CCF"/>
    <w:rsid w:val="00B80E73"/>
    <w:rsid w:val="00B80F14"/>
    <w:rsid w:val="00B80F15"/>
    <w:rsid w:val="00B80FD1"/>
    <w:rsid w:val="00B80FE5"/>
    <w:rsid w:val="00B8111B"/>
    <w:rsid w:val="00B81273"/>
    <w:rsid w:val="00B817DB"/>
    <w:rsid w:val="00B8181E"/>
    <w:rsid w:val="00B81931"/>
    <w:rsid w:val="00B81A28"/>
    <w:rsid w:val="00B81C0C"/>
    <w:rsid w:val="00B81C15"/>
    <w:rsid w:val="00B81C52"/>
    <w:rsid w:val="00B81D49"/>
    <w:rsid w:val="00B81E53"/>
    <w:rsid w:val="00B821D9"/>
    <w:rsid w:val="00B82264"/>
    <w:rsid w:val="00B823AA"/>
    <w:rsid w:val="00B823AC"/>
    <w:rsid w:val="00B82429"/>
    <w:rsid w:val="00B8243B"/>
    <w:rsid w:val="00B8247E"/>
    <w:rsid w:val="00B824D0"/>
    <w:rsid w:val="00B82609"/>
    <w:rsid w:val="00B82707"/>
    <w:rsid w:val="00B82786"/>
    <w:rsid w:val="00B828BE"/>
    <w:rsid w:val="00B82902"/>
    <w:rsid w:val="00B82A3A"/>
    <w:rsid w:val="00B82A49"/>
    <w:rsid w:val="00B82A67"/>
    <w:rsid w:val="00B830FE"/>
    <w:rsid w:val="00B83332"/>
    <w:rsid w:val="00B834A4"/>
    <w:rsid w:val="00B834AB"/>
    <w:rsid w:val="00B83558"/>
    <w:rsid w:val="00B835FE"/>
    <w:rsid w:val="00B83A26"/>
    <w:rsid w:val="00B83A7D"/>
    <w:rsid w:val="00B84010"/>
    <w:rsid w:val="00B84110"/>
    <w:rsid w:val="00B8422D"/>
    <w:rsid w:val="00B8429E"/>
    <w:rsid w:val="00B843AA"/>
    <w:rsid w:val="00B843F9"/>
    <w:rsid w:val="00B8441B"/>
    <w:rsid w:val="00B846FB"/>
    <w:rsid w:val="00B8478E"/>
    <w:rsid w:val="00B84AAA"/>
    <w:rsid w:val="00B84B93"/>
    <w:rsid w:val="00B84CCB"/>
    <w:rsid w:val="00B84D18"/>
    <w:rsid w:val="00B84DB4"/>
    <w:rsid w:val="00B84DC5"/>
    <w:rsid w:val="00B84E80"/>
    <w:rsid w:val="00B84EB0"/>
    <w:rsid w:val="00B84EE1"/>
    <w:rsid w:val="00B84FBA"/>
    <w:rsid w:val="00B85026"/>
    <w:rsid w:val="00B85031"/>
    <w:rsid w:val="00B852C1"/>
    <w:rsid w:val="00B852D6"/>
    <w:rsid w:val="00B85667"/>
    <w:rsid w:val="00B85C59"/>
    <w:rsid w:val="00B8606B"/>
    <w:rsid w:val="00B86110"/>
    <w:rsid w:val="00B8617A"/>
    <w:rsid w:val="00B861E1"/>
    <w:rsid w:val="00B8642D"/>
    <w:rsid w:val="00B86727"/>
    <w:rsid w:val="00B86796"/>
    <w:rsid w:val="00B86941"/>
    <w:rsid w:val="00B86A90"/>
    <w:rsid w:val="00B86CFA"/>
    <w:rsid w:val="00B86D49"/>
    <w:rsid w:val="00B86D59"/>
    <w:rsid w:val="00B86D5A"/>
    <w:rsid w:val="00B86E76"/>
    <w:rsid w:val="00B86F60"/>
    <w:rsid w:val="00B86F98"/>
    <w:rsid w:val="00B8701B"/>
    <w:rsid w:val="00B87025"/>
    <w:rsid w:val="00B87069"/>
    <w:rsid w:val="00B87090"/>
    <w:rsid w:val="00B871A4"/>
    <w:rsid w:val="00B87262"/>
    <w:rsid w:val="00B87311"/>
    <w:rsid w:val="00B873E7"/>
    <w:rsid w:val="00B8761C"/>
    <w:rsid w:val="00B87828"/>
    <w:rsid w:val="00B87A00"/>
    <w:rsid w:val="00B87A2D"/>
    <w:rsid w:val="00B87B1A"/>
    <w:rsid w:val="00B87B78"/>
    <w:rsid w:val="00B87BF8"/>
    <w:rsid w:val="00B87CC5"/>
    <w:rsid w:val="00B87CDA"/>
    <w:rsid w:val="00B87E9D"/>
    <w:rsid w:val="00B87EAA"/>
    <w:rsid w:val="00B87F6C"/>
    <w:rsid w:val="00B87FC3"/>
    <w:rsid w:val="00B900DF"/>
    <w:rsid w:val="00B900EC"/>
    <w:rsid w:val="00B900FA"/>
    <w:rsid w:val="00B90279"/>
    <w:rsid w:val="00B9035E"/>
    <w:rsid w:val="00B90374"/>
    <w:rsid w:val="00B903BD"/>
    <w:rsid w:val="00B90667"/>
    <w:rsid w:val="00B906D2"/>
    <w:rsid w:val="00B906F7"/>
    <w:rsid w:val="00B9079E"/>
    <w:rsid w:val="00B90804"/>
    <w:rsid w:val="00B90814"/>
    <w:rsid w:val="00B90851"/>
    <w:rsid w:val="00B90B0C"/>
    <w:rsid w:val="00B90BD2"/>
    <w:rsid w:val="00B90C93"/>
    <w:rsid w:val="00B90D1C"/>
    <w:rsid w:val="00B90E06"/>
    <w:rsid w:val="00B90E72"/>
    <w:rsid w:val="00B90FCB"/>
    <w:rsid w:val="00B9105F"/>
    <w:rsid w:val="00B91163"/>
    <w:rsid w:val="00B911F7"/>
    <w:rsid w:val="00B911F9"/>
    <w:rsid w:val="00B912D1"/>
    <w:rsid w:val="00B912F9"/>
    <w:rsid w:val="00B9155A"/>
    <w:rsid w:val="00B916D8"/>
    <w:rsid w:val="00B916EC"/>
    <w:rsid w:val="00B918DE"/>
    <w:rsid w:val="00B91B56"/>
    <w:rsid w:val="00B91B88"/>
    <w:rsid w:val="00B91BEE"/>
    <w:rsid w:val="00B91C9A"/>
    <w:rsid w:val="00B91E24"/>
    <w:rsid w:val="00B91F54"/>
    <w:rsid w:val="00B9248B"/>
    <w:rsid w:val="00B92668"/>
    <w:rsid w:val="00B926CA"/>
    <w:rsid w:val="00B92753"/>
    <w:rsid w:val="00B928A7"/>
    <w:rsid w:val="00B92A3E"/>
    <w:rsid w:val="00B92D3B"/>
    <w:rsid w:val="00B92DCF"/>
    <w:rsid w:val="00B92DDE"/>
    <w:rsid w:val="00B92F8B"/>
    <w:rsid w:val="00B9327F"/>
    <w:rsid w:val="00B93384"/>
    <w:rsid w:val="00B934DA"/>
    <w:rsid w:val="00B9355B"/>
    <w:rsid w:val="00B9357B"/>
    <w:rsid w:val="00B938EF"/>
    <w:rsid w:val="00B939A4"/>
    <w:rsid w:val="00B93A67"/>
    <w:rsid w:val="00B93AFF"/>
    <w:rsid w:val="00B940D0"/>
    <w:rsid w:val="00B941A4"/>
    <w:rsid w:val="00B941F1"/>
    <w:rsid w:val="00B94219"/>
    <w:rsid w:val="00B9424B"/>
    <w:rsid w:val="00B943E7"/>
    <w:rsid w:val="00B94540"/>
    <w:rsid w:val="00B9456A"/>
    <w:rsid w:val="00B945ED"/>
    <w:rsid w:val="00B94679"/>
    <w:rsid w:val="00B94851"/>
    <w:rsid w:val="00B94A75"/>
    <w:rsid w:val="00B94B29"/>
    <w:rsid w:val="00B94BDF"/>
    <w:rsid w:val="00B94BF5"/>
    <w:rsid w:val="00B94E2C"/>
    <w:rsid w:val="00B94F0F"/>
    <w:rsid w:val="00B95021"/>
    <w:rsid w:val="00B9539A"/>
    <w:rsid w:val="00B95648"/>
    <w:rsid w:val="00B956F7"/>
    <w:rsid w:val="00B957AA"/>
    <w:rsid w:val="00B957D4"/>
    <w:rsid w:val="00B95947"/>
    <w:rsid w:val="00B959B3"/>
    <w:rsid w:val="00B95AB6"/>
    <w:rsid w:val="00B95C66"/>
    <w:rsid w:val="00B95D0C"/>
    <w:rsid w:val="00B95EDA"/>
    <w:rsid w:val="00B9610B"/>
    <w:rsid w:val="00B961B1"/>
    <w:rsid w:val="00B961C7"/>
    <w:rsid w:val="00B9621D"/>
    <w:rsid w:val="00B96231"/>
    <w:rsid w:val="00B96390"/>
    <w:rsid w:val="00B96495"/>
    <w:rsid w:val="00B96693"/>
    <w:rsid w:val="00B966CC"/>
    <w:rsid w:val="00B966ED"/>
    <w:rsid w:val="00B9678C"/>
    <w:rsid w:val="00B967EF"/>
    <w:rsid w:val="00B96908"/>
    <w:rsid w:val="00B96A31"/>
    <w:rsid w:val="00B96E78"/>
    <w:rsid w:val="00B96EA2"/>
    <w:rsid w:val="00B970C7"/>
    <w:rsid w:val="00B971D8"/>
    <w:rsid w:val="00B9726B"/>
    <w:rsid w:val="00B97540"/>
    <w:rsid w:val="00B9769F"/>
    <w:rsid w:val="00B97759"/>
    <w:rsid w:val="00B977BD"/>
    <w:rsid w:val="00B97829"/>
    <w:rsid w:val="00B97B25"/>
    <w:rsid w:val="00B97B53"/>
    <w:rsid w:val="00B97BA6"/>
    <w:rsid w:val="00B97C18"/>
    <w:rsid w:val="00B97C89"/>
    <w:rsid w:val="00B97D74"/>
    <w:rsid w:val="00B97F34"/>
    <w:rsid w:val="00B97F83"/>
    <w:rsid w:val="00B97F95"/>
    <w:rsid w:val="00BA00E7"/>
    <w:rsid w:val="00BA02E7"/>
    <w:rsid w:val="00BA03E9"/>
    <w:rsid w:val="00BA0406"/>
    <w:rsid w:val="00BA043B"/>
    <w:rsid w:val="00BA069C"/>
    <w:rsid w:val="00BA07DC"/>
    <w:rsid w:val="00BA083F"/>
    <w:rsid w:val="00BA08D2"/>
    <w:rsid w:val="00BA090B"/>
    <w:rsid w:val="00BA0943"/>
    <w:rsid w:val="00BA0AE8"/>
    <w:rsid w:val="00BA0B7C"/>
    <w:rsid w:val="00BA0BB2"/>
    <w:rsid w:val="00BA0C56"/>
    <w:rsid w:val="00BA0CB5"/>
    <w:rsid w:val="00BA0D9B"/>
    <w:rsid w:val="00BA0DF5"/>
    <w:rsid w:val="00BA0E57"/>
    <w:rsid w:val="00BA1001"/>
    <w:rsid w:val="00BA112D"/>
    <w:rsid w:val="00BA113C"/>
    <w:rsid w:val="00BA11FF"/>
    <w:rsid w:val="00BA12AA"/>
    <w:rsid w:val="00BA1431"/>
    <w:rsid w:val="00BA145F"/>
    <w:rsid w:val="00BA14E1"/>
    <w:rsid w:val="00BA16AC"/>
    <w:rsid w:val="00BA176C"/>
    <w:rsid w:val="00BA1875"/>
    <w:rsid w:val="00BA1884"/>
    <w:rsid w:val="00BA1936"/>
    <w:rsid w:val="00BA193C"/>
    <w:rsid w:val="00BA197D"/>
    <w:rsid w:val="00BA19AC"/>
    <w:rsid w:val="00BA1A6C"/>
    <w:rsid w:val="00BA1A89"/>
    <w:rsid w:val="00BA1A99"/>
    <w:rsid w:val="00BA1B89"/>
    <w:rsid w:val="00BA1D54"/>
    <w:rsid w:val="00BA1D92"/>
    <w:rsid w:val="00BA1DD3"/>
    <w:rsid w:val="00BA1E69"/>
    <w:rsid w:val="00BA1EC0"/>
    <w:rsid w:val="00BA20B0"/>
    <w:rsid w:val="00BA2315"/>
    <w:rsid w:val="00BA240F"/>
    <w:rsid w:val="00BA2450"/>
    <w:rsid w:val="00BA2460"/>
    <w:rsid w:val="00BA2528"/>
    <w:rsid w:val="00BA2698"/>
    <w:rsid w:val="00BA295E"/>
    <w:rsid w:val="00BA2B66"/>
    <w:rsid w:val="00BA2D76"/>
    <w:rsid w:val="00BA2E22"/>
    <w:rsid w:val="00BA2F77"/>
    <w:rsid w:val="00BA2FA9"/>
    <w:rsid w:val="00BA3119"/>
    <w:rsid w:val="00BA31E1"/>
    <w:rsid w:val="00BA32B3"/>
    <w:rsid w:val="00BA331C"/>
    <w:rsid w:val="00BA3321"/>
    <w:rsid w:val="00BA3672"/>
    <w:rsid w:val="00BA3685"/>
    <w:rsid w:val="00BA375E"/>
    <w:rsid w:val="00BA3877"/>
    <w:rsid w:val="00BA39CF"/>
    <w:rsid w:val="00BA39F0"/>
    <w:rsid w:val="00BA3A42"/>
    <w:rsid w:val="00BA3AB1"/>
    <w:rsid w:val="00BA3AE2"/>
    <w:rsid w:val="00BA3C3E"/>
    <w:rsid w:val="00BA3CF2"/>
    <w:rsid w:val="00BA3DBB"/>
    <w:rsid w:val="00BA40E5"/>
    <w:rsid w:val="00BA422B"/>
    <w:rsid w:val="00BA43CF"/>
    <w:rsid w:val="00BA44BD"/>
    <w:rsid w:val="00BA4591"/>
    <w:rsid w:val="00BA4600"/>
    <w:rsid w:val="00BA4615"/>
    <w:rsid w:val="00BA463B"/>
    <w:rsid w:val="00BA4713"/>
    <w:rsid w:val="00BA475E"/>
    <w:rsid w:val="00BA48F8"/>
    <w:rsid w:val="00BA4EAC"/>
    <w:rsid w:val="00BA4FF0"/>
    <w:rsid w:val="00BA51FE"/>
    <w:rsid w:val="00BA52B0"/>
    <w:rsid w:val="00BA5423"/>
    <w:rsid w:val="00BA543A"/>
    <w:rsid w:val="00BA545B"/>
    <w:rsid w:val="00BA5599"/>
    <w:rsid w:val="00BA5771"/>
    <w:rsid w:val="00BA57F6"/>
    <w:rsid w:val="00BA5913"/>
    <w:rsid w:val="00BA593B"/>
    <w:rsid w:val="00BA5DC0"/>
    <w:rsid w:val="00BA5DD4"/>
    <w:rsid w:val="00BA6032"/>
    <w:rsid w:val="00BA6055"/>
    <w:rsid w:val="00BA607A"/>
    <w:rsid w:val="00BA614C"/>
    <w:rsid w:val="00BA61EF"/>
    <w:rsid w:val="00BA62F8"/>
    <w:rsid w:val="00BA6494"/>
    <w:rsid w:val="00BA67D8"/>
    <w:rsid w:val="00BA683D"/>
    <w:rsid w:val="00BA6875"/>
    <w:rsid w:val="00BA6893"/>
    <w:rsid w:val="00BA6A19"/>
    <w:rsid w:val="00BA6A88"/>
    <w:rsid w:val="00BA6B33"/>
    <w:rsid w:val="00BA6E5D"/>
    <w:rsid w:val="00BA6F94"/>
    <w:rsid w:val="00BA70CF"/>
    <w:rsid w:val="00BA7167"/>
    <w:rsid w:val="00BA71CB"/>
    <w:rsid w:val="00BA71E5"/>
    <w:rsid w:val="00BA7296"/>
    <w:rsid w:val="00BA7310"/>
    <w:rsid w:val="00BA754E"/>
    <w:rsid w:val="00BA7604"/>
    <w:rsid w:val="00BA763E"/>
    <w:rsid w:val="00BA76A2"/>
    <w:rsid w:val="00BA7844"/>
    <w:rsid w:val="00BA798D"/>
    <w:rsid w:val="00BA7F1C"/>
    <w:rsid w:val="00BA7F53"/>
    <w:rsid w:val="00BA7FA7"/>
    <w:rsid w:val="00BA7FFC"/>
    <w:rsid w:val="00BB007C"/>
    <w:rsid w:val="00BB012D"/>
    <w:rsid w:val="00BB0542"/>
    <w:rsid w:val="00BB05D2"/>
    <w:rsid w:val="00BB05D8"/>
    <w:rsid w:val="00BB0872"/>
    <w:rsid w:val="00BB0964"/>
    <w:rsid w:val="00BB0BEB"/>
    <w:rsid w:val="00BB0C0B"/>
    <w:rsid w:val="00BB0C65"/>
    <w:rsid w:val="00BB0D85"/>
    <w:rsid w:val="00BB10B6"/>
    <w:rsid w:val="00BB1103"/>
    <w:rsid w:val="00BB1136"/>
    <w:rsid w:val="00BB11CB"/>
    <w:rsid w:val="00BB1201"/>
    <w:rsid w:val="00BB1263"/>
    <w:rsid w:val="00BB12A5"/>
    <w:rsid w:val="00BB12EF"/>
    <w:rsid w:val="00BB1369"/>
    <w:rsid w:val="00BB137B"/>
    <w:rsid w:val="00BB1454"/>
    <w:rsid w:val="00BB14AB"/>
    <w:rsid w:val="00BB1A4B"/>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791"/>
    <w:rsid w:val="00BB3826"/>
    <w:rsid w:val="00BB384A"/>
    <w:rsid w:val="00BB38C6"/>
    <w:rsid w:val="00BB3AA8"/>
    <w:rsid w:val="00BB3BDF"/>
    <w:rsid w:val="00BB3BF9"/>
    <w:rsid w:val="00BB3C42"/>
    <w:rsid w:val="00BB3C8B"/>
    <w:rsid w:val="00BB3DCD"/>
    <w:rsid w:val="00BB3E08"/>
    <w:rsid w:val="00BB3E5B"/>
    <w:rsid w:val="00BB3E9A"/>
    <w:rsid w:val="00BB3F45"/>
    <w:rsid w:val="00BB4741"/>
    <w:rsid w:val="00BB4825"/>
    <w:rsid w:val="00BB4899"/>
    <w:rsid w:val="00BB48D9"/>
    <w:rsid w:val="00BB48FD"/>
    <w:rsid w:val="00BB497E"/>
    <w:rsid w:val="00BB4BB1"/>
    <w:rsid w:val="00BB4DF9"/>
    <w:rsid w:val="00BB4EFD"/>
    <w:rsid w:val="00BB5097"/>
    <w:rsid w:val="00BB52DE"/>
    <w:rsid w:val="00BB52E4"/>
    <w:rsid w:val="00BB53E0"/>
    <w:rsid w:val="00BB5C88"/>
    <w:rsid w:val="00BB5D3D"/>
    <w:rsid w:val="00BB5D3F"/>
    <w:rsid w:val="00BB5FC8"/>
    <w:rsid w:val="00BB6091"/>
    <w:rsid w:val="00BB60E4"/>
    <w:rsid w:val="00BB615D"/>
    <w:rsid w:val="00BB6173"/>
    <w:rsid w:val="00BB62CB"/>
    <w:rsid w:val="00BB62D3"/>
    <w:rsid w:val="00BB62E2"/>
    <w:rsid w:val="00BB62FB"/>
    <w:rsid w:val="00BB64B1"/>
    <w:rsid w:val="00BB6500"/>
    <w:rsid w:val="00BB65A8"/>
    <w:rsid w:val="00BB6637"/>
    <w:rsid w:val="00BB666C"/>
    <w:rsid w:val="00BB67EF"/>
    <w:rsid w:val="00BB6AAA"/>
    <w:rsid w:val="00BB6B96"/>
    <w:rsid w:val="00BB6C2A"/>
    <w:rsid w:val="00BB6DA1"/>
    <w:rsid w:val="00BB6E1A"/>
    <w:rsid w:val="00BB6FC8"/>
    <w:rsid w:val="00BB738F"/>
    <w:rsid w:val="00BB7411"/>
    <w:rsid w:val="00BB7428"/>
    <w:rsid w:val="00BB74F8"/>
    <w:rsid w:val="00BB753B"/>
    <w:rsid w:val="00BB77E7"/>
    <w:rsid w:val="00BB7A5A"/>
    <w:rsid w:val="00BB7BDD"/>
    <w:rsid w:val="00BB7C4E"/>
    <w:rsid w:val="00BB7DDF"/>
    <w:rsid w:val="00BB7EB4"/>
    <w:rsid w:val="00BB7FF2"/>
    <w:rsid w:val="00BC03EC"/>
    <w:rsid w:val="00BC0407"/>
    <w:rsid w:val="00BC0487"/>
    <w:rsid w:val="00BC0551"/>
    <w:rsid w:val="00BC0735"/>
    <w:rsid w:val="00BC090C"/>
    <w:rsid w:val="00BC09C1"/>
    <w:rsid w:val="00BC0D03"/>
    <w:rsid w:val="00BC0FAB"/>
    <w:rsid w:val="00BC1527"/>
    <w:rsid w:val="00BC154A"/>
    <w:rsid w:val="00BC172A"/>
    <w:rsid w:val="00BC1878"/>
    <w:rsid w:val="00BC1A25"/>
    <w:rsid w:val="00BC1BA5"/>
    <w:rsid w:val="00BC1BD3"/>
    <w:rsid w:val="00BC1BE8"/>
    <w:rsid w:val="00BC1E45"/>
    <w:rsid w:val="00BC1E5B"/>
    <w:rsid w:val="00BC1F42"/>
    <w:rsid w:val="00BC1FC8"/>
    <w:rsid w:val="00BC2264"/>
    <w:rsid w:val="00BC22E1"/>
    <w:rsid w:val="00BC2338"/>
    <w:rsid w:val="00BC236B"/>
    <w:rsid w:val="00BC23CF"/>
    <w:rsid w:val="00BC257C"/>
    <w:rsid w:val="00BC259D"/>
    <w:rsid w:val="00BC25C1"/>
    <w:rsid w:val="00BC26A4"/>
    <w:rsid w:val="00BC270C"/>
    <w:rsid w:val="00BC2748"/>
    <w:rsid w:val="00BC27FF"/>
    <w:rsid w:val="00BC2801"/>
    <w:rsid w:val="00BC28FF"/>
    <w:rsid w:val="00BC2A6E"/>
    <w:rsid w:val="00BC2B08"/>
    <w:rsid w:val="00BC2B6E"/>
    <w:rsid w:val="00BC2C80"/>
    <w:rsid w:val="00BC2CBD"/>
    <w:rsid w:val="00BC2D65"/>
    <w:rsid w:val="00BC2F78"/>
    <w:rsid w:val="00BC2F7B"/>
    <w:rsid w:val="00BC30CF"/>
    <w:rsid w:val="00BC30EA"/>
    <w:rsid w:val="00BC330F"/>
    <w:rsid w:val="00BC33DE"/>
    <w:rsid w:val="00BC3402"/>
    <w:rsid w:val="00BC342F"/>
    <w:rsid w:val="00BC347C"/>
    <w:rsid w:val="00BC350B"/>
    <w:rsid w:val="00BC35E2"/>
    <w:rsid w:val="00BC36AE"/>
    <w:rsid w:val="00BC36E4"/>
    <w:rsid w:val="00BC386A"/>
    <w:rsid w:val="00BC38F0"/>
    <w:rsid w:val="00BC391E"/>
    <w:rsid w:val="00BC3968"/>
    <w:rsid w:val="00BC3AD6"/>
    <w:rsid w:val="00BC3CBF"/>
    <w:rsid w:val="00BC3E81"/>
    <w:rsid w:val="00BC3FE5"/>
    <w:rsid w:val="00BC40F5"/>
    <w:rsid w:val="00BC43C8"/>
    <w:rsid w:val="00BC4400"/>
    <w:rsid w:val="00BC44D2"/>
    <w:rsid w:val="00BC4515"/>
    <w:rsid w:val="00BC45AD"/>
    <w:rsid w:val="00BC46BD"/>
    <w:rsid w:val="00BC4718"/>
    <w:rsid w:val="00BC49DE"/>
    <w:rsid w:val="00BC4A14"/>
    <w:rsid w:val="00BC4AF4"/>
    <w:rsid w:val="00BC4B64"/>
    <w:rsid w:val="00BC4CCD"/>
    <w:rsid w:val="00BC4E35"/>
    <w:rsid w:val="00BC4E44"/>
    <w:rsid w:val="00BC4EF6"/>
    <w:rsid w:val="00BC509D"/>
    <w:rsid w:val="00BC51EF"/>
    <w:rsid w:val="00BC527D"/>
    <w:rsid w:val="00BC530F"/>
    <w:rsid w:val="00BC543E"/>
    <w:rsid w:val="00BC55E7"/>
    <w:rsid w:val="00BC58DB"/>
    <w:rsid w:val="00BC59ED"/>
    <w:rsid w:val="00BC5BE9"/>
    <w:rsid w:val="00BC5C97"/>
    <w:rsid w:val="00BC5DD1"/>
    <w:rsid w:val="00BC6054"/>
    <w:rsid w:val="00BC62F6"/>
    <w:rsid w:val="00BC6437"/>
    <w:rsid w:val="00BC6553"/>
    <w:rsid w:val="00BC659C"/>
    <w:rsid w:val="00BC6851"/>
    <w:rsid w:val="00BC690A"/>
    <w:rsid w:val="00BC6949"/>
    <w:rsid w:val="00BC6ACF"/>
    <w:rsid w:val="00BC6C9E"/>
    <w:rsid w:val="00BC7030"/>
    <w:rsid w:val="00BC7222"/>
    <w:rsid w:val="00BC72CC"/>
    <w:rsid w:val="00BC739F"/>
    <w:rsid w:val="00BC7459"/>
    <w:rsid w:val="00BC75C4"/>
    <w:rsid w:val="00BC7662"/>
    <w:rsid w:val="00BC7706"/>
    <w:rsid w:val="00BC77B1"/>
    <w:rsid w:val="00BC7B81"/>
    <w:rsid w:val="00BC7CB6"/>
    <w:rsid w:val="00BC7EC9"/>
    <w:rsid w:val="00BC7F28"/>
    <w:rsid w:val="00BC7F88"/>
    <w:rsid w:val="00BD0157"/>
    <w:rsid w:val="00BD0234"/>
    <w:rsid w:val="00BD03F2"/>
    <w:rsid w:val="00BD052C"/>
    <w:rsid w:val="00BD0548"/>
    <w:rsid w:val="00BD05E2"/>
    <w:rsid w:val="00BD0673"/>
    <w:rsid w:val="00BD073D"/>
    <w:rsid w:val="00BD08B1"/>
    <w:rsid w:val="00BD0C1D"/>
    <w:rsid w:val="00BD0E03"/>
    <w:rsid w:val="00BD0F21"/>
    <w:rsid w:val="00BD117D"/>
    <w:rsid w:val="00BD125A"/>
    <w:rsid w:val="00BD133F"/>
    <w:rsid w:val="00BD13EB"/>
    <w:rsid w:val="00BD141E"/>
    <w:rsid w:val="00BD1456"/>
    <w:rsid w:val="00BD14E8"/>
    <w:rsid w:val="00BD1516"/>
    <w:rsid w:val="00BD1519"/>
    <w:rsid w:val="00BD1563"/>
    <w:rsid w:val="00BD1717"/>
    <w:rsid w:val="00BD1793"/>
    <w:rsid w:val="00BD1914"/>
    <w:rsid w:val="00BD1952"/>
    <w:rsid w:val="00BD1A67"/>
    <w:rsid w:val="00BD1B1E"/>
    <w:rsid w:val="00BD1D25"/>
    <w:rsid w:val="00BD1D70"/>
    <w:rsid w:val="00BD1EB6"/>
    <w:rsid w:val="00BD1F5F"/>
    <w:rsid w:val="00BD1F8E"/>
    <w:rsid w:val="00BD2637"/>
    <w:rsid w:val="00BD267D"/>
    <w:rsid w:val="00BD2871"/>
    <w:rsid w:val="00BD2879"/>
    <w:rsid w:val="00BD2BA7"/>
    <w:rsid w:val="00BD2CBE"/>
    <w:rsid w:val="00BD2E70"/>
    <w:rsid w:val="00BD2E92"/>
    <w:rsid w:val="00BD2EB5"/>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3EC"/>
    <w:rsid w:val="00BD4426"/>
    <w:rsid w:val="00BD445A"/>
    <w:rsid w:val="00BD44D4"/>
    <w:rsid w:val="00BD45A0"/>
    <w:rsid w:val="00BD45CA"/>
    <w:rsid w:val="00BD4661"/>
    <w:rsid w:val="00BD46B2"/>
    <w:rsid w:val="00BD4768"/>
    <w:rsid w:val="00BD4919"/>
    <w:rsid w:val="00BD49D2"/>
    <w:rsid w:val="00BD4C00"/>
    <w:rsid w:val="00BD4CF7"/>
    <w:rsid w:val="00BD4F6E"/>
    <w:rsid w:val="00BD502C"/>
    <w:rsid w:val="00BD519D"/>
    <w:rsid w:val="00BD5368"/>
    <w:rsid w:val="00BD5423"/>
    <w:rsid w:val="00BD5427"/>
    <w:rsid w:val="00BD542D"/>
    <w:rsid w:val="00BD5459"/>
    <w:rsid w:val="00BD54D3"/>
    <w:rsid w:val="00BD56D0"/>
    <w:rsid w:val="00BD56F1"/>
    <w:rsid w:val="00BD5726"/>
    <w:rsid w:val="00BD58C9"/>
    <w:rsid w:val="00BD5B2A"/>
    <w:rsid w:val="00BD5C35"/>
    <w:rsid w:val="00BD5DD2"/>
    <w:rsid w:val="00BD5E1B"/>
    <w:rsid w:val="00BD5F05"/>
    <w:rsid w:val="00BD5FA2"/>
    <w:rsid w:val="00BD6072"/>
    <w:rsid w:val="00BD614C"/>
    <w:rsid w:val="00BD6253"/>
    <w:rsid w:val="00BD6259"/>
    <w:rsid w:val="00BD62C7"/>
    <w:rsid w:val="00BD6359"/>
    <w:rsid w:val="00BD63C9"/>
    <w:rsid w:val="00BD63E0"/>
    <w:rsid w:val="00BD646C"/>
    <w:rsid w:val="00BD64BF"/>
    <w:rsid w:val="00BD64F3"/>
    <w:rsid w:val="00BD65D6"/>
    <w:rsid w:val="00BD6667"/>
    <w:rsid w:val="00BD6786"/>
    <w:rsid w:val="00BD67E1"/>
    <w:rsid w:val="00BD681B"/>
    <w:rsid w:val="00BD6970"/>
    <w:rsid w:val="00BD6A52"/>
    <w:rsid w:val="00BD6BD6"/>
    <w:rsid w:val="00BD6F39"/>
    <w:rsid w:val="00BD6F42"/>
    <w:rsid w:val="00BD6F5E"/>
    <w:rsid w:val="00BD705C"/>
    <w:rsid w:val="00BD724E"/>
    <w:rsid w:val="00BD72CF"/>
    <w:rsid w:val="00BD749C"/>
    <w:rsid w:val="00BD75E1"/>
    <w:rsid w:val="00BD773F"/>
    <w:rsid w:val="00BD7967"/>
    <w:rsid w:val="00BD798B"/>
    <w:rsid w:val="00BD798D"/>
    <w:rsid w:val="00BD79C5"/>
    <w:rsid w:val="00BD7B0D"/>
    <w:rsid w:val="00BD7BB5"/>
    <w:rsid w:val="00BD7D40"/>
    <w:rsid w:val="00BD7F4C"/>
    <w:rsid w:val="00BE0218"/>
    <w:rsid w:val="00BE04FE"/>
    <w:rsid w:val="00BE066F"/>
    <w:rsid w:val="00BE077F"/>
    <w:rsid w:val="00BE0911"/>
    <w:rsid w:val="00BE0941"/>
    <w:rsid w:val="00BE0AA9"/>
    <w:rsid w:val="00BE0AED"/>
    <w:rsid w:val="00BE0E18"/>
    <w:rsid w:val="00BE0E4F"/>
    <w:rsid w:val="00BE0FD9"/>
    <w:rsid w:val="00BE1064"/>
    <w:rsid w:val="00BE10FD"/>
    <w:rsid w:val="00BE11BC"/>
    <w:rsid w:val="00BE11EE"/>
    <w:rsid w:val="00BE13E0"/>
    <w:rsid w:val="00BE159F"/>
    <w:rsid w:val="00BE15B1"/>
    <w:rsid w:val="00BE174D"/>
    <w:rsid w:val="00BE180F"/>
    <w:rsid w:val="00BE19B3"/>
    <w:rsid w:val="00BE1A96"/>
    <w:rsid w:val="00BE1AA8"/>
    <w:rsid w:val="00BE1BC5"/>
    <w:rsid w:val="00BE1BF6"/>
    <w:rsid w:val="00BE1F9D"/>
    <w:rsid w:val="00BE22B9"/>
    <w:rsid w:val="00BE234F"/>
    <w:rsid w:val="00BE2393"/>
    <w:rsid w:val="00BE23E3"/>
    <w:rsid w:val="00BE259B"/>
    <w:rsid w:val="00BE268D"/>
    <w:rsid w:val="00BE27F2"/>
    <w:rsid w:val="00BE291C"/>
    <w:rsid w:val="00BE292A"/>
    <w:rsid w:val="00BE2A7B"/>
    <w:rsid w:val="00BE2AE5"/>
    <w:rsid w:val="00BE2C7E"/>
    <w:rsid w:val="00BE2FBA"/>
    <w:rsid w:val="00BE316F"/>
    <w:rsid w:val="00BE321B"/>
    <w:rsid w:val="00BE329C"/>
    <w:rsid w:val="00BE33CD"/>
    <w:rsid w:val="00BE33F5"/>
    <w:rsid w:val="00BE33FE"/>
    <w:rsid w:val="00BE3504"/>
    <w:rsid w:val="00BE3546"/>
    <w:rsid w:val="00BE35DE"/>
    <w:rsid w:val="00BE35EE"/>
    <w:rsid w:val="00BE3711"/>
    <w:rsid w:val="00BE39CC"/>
    <w:rsid w:val="00BE3A45"/>
    <w:rsid w:val="00BE3BFA"/>
    <w:rsid w:val="00BE3C1C"/>
    <w:rsid w:val="00BE3D18"/>
    <w:rsid w:val="00BE3E99"/>
    <w:rsid w:val="00BE3EE8"/>
    <w:rsid w:val="00BE4069"/>
    <w:rsid w:val="00BE4120"/>
    <w:rsid w:val="00BE4144"/>
    <w:rsid w:val="00BE4149"/>
    <w:rsid w:val="00BE4288"/>
    <w:rsid w:val="00BE4559"/>
    <w:rsid w:val="00BE4684"/>
    <w:rsid w:val="00BE471E"/>
    <w:rsid w:val="00BE4915"/>
    <w:rsid w:val="00BE4940"/>
    <w:rsid w:val="00BE498A"/>
    <w:rsid w:val="00BE514F"/>
    <w:rsid w:val="00BE5259"/>
    <w:rsid w:val="00BE565A"/>
    <w:rsid w:val="00BE5803"/>
    <w:rsid w:val="00BE592A"/>
    <w:rsid w:val="00BE5A90"/>
    <w:rsid w:val="00BE5B0B"/>
    <w:rsid w:val="00BE5E12"/>
    <w:rsid w:val="00BE5EC6"/>
    <w:rsid w:val="00BE5F8E"/>
    <w:rsid w:val="00BE5FB9"/>
    <w:rsid w:val="00BE6163"/>
    <w:rsid w:val="00BE61F8"/>
    <w:rsid w:val="00BE6228"/>
    <w:rsid w:val="00BE6387"/>
    <w:rsid w:val="00BE63B5"/>
    <w:rsid w:val="00BE64E4"/>
    <w:rsid w:val="00BE6523"/>
    <w:rsid w:val="00BE6916"/>
    <w:rsid w:val="00BE6928"/>
    <w:rsid w:val="00BE698D"/>
    <w:rsid w:val="00BE6A5B"/>
    <w:rsid w:val="00BE6B36"/>
    <w:rsid w:val="00BE6CAB"/>
    <w:rsid w:val="00BE6FC6"/>
    <w:rsid w:val="00BE716C"/>
    <w:rsid w:val="00BE71DF"/>
    <w:rsid w:val="00BE74ED"/>
    <w:rsid w:val="00BE74F2"/>
    <w:rsid w:val="00BE750A"/>
    <w:rsid w:val="00BE7692"/>
    <w:rsid w:val="00BE7AD9"/>
    <w:rsid w:val="00BE7B82"/>
    <w:rsid w:val="00BE7C29"/>
    <w:rsid w:val="00BE7C5E"/>
    <w:rsid w:val="00BE7CC9"/>
    <w:rsid w:val="00BE7D12"/>
    <w:rsid w:val="00BE7D6D"/>
    <w:rsid w:val="00BE7DDC"/>
    <w:rsid w:val="00BE7EEE"/>
    <w:rsid w:val="00BF019A"/>
    <w:rsid w:val="00BF01F8"/>
    <w:rsid w:val="00BF0358"/>
    <w:rsid w:val="00BF0391"/>
    <w:rsid w:val="00BF03A9"/>
    <w:rsid w:val="00BF05B7"/>
    <w:rsid w:val="00BF0652"/>
    <w:rsid w:val="00BF06B7"/>
    <w:rsid w:val="00BF06E4"/>
    <w:rsid w:val="00BF0912"/>
    <w:rsid w:val="00BF09FD"/>
    <w:rsid w:val="00BF0A5E"/>
    <w:rsid w:val="00BF0CC9"/>
    <w:rsid w:val="00BF0D15"/>
    <w:rsid w:val="00BF0D31"/>
    <w:rsid w:val="00BF0E9E"/>
    <w:rsid w:val="00BF0EE4"/>
    <w:rsid w:val="00BF0F01"/>
    <w:rsid w:val="00BF1032"/>
    <w:rsid w:val="00BF1127"/>
    <w:rsid w:val="00BF1222"/>
    <w:rsid w:val="00BF12B1"/>
    <w:rsid w:val="00BF15DD"/>
    <w:rsid w:val="00BF161A"/>
    <w:rsid w:val="00BF16C6"/>
    <w:rsid w:val="00BF17EF"/>
    <w:rsid w:val="00BF1A40"/>
    <w:rsid w:val="00BF1AF1"/>
    <w:rsid w:val="00BF1B77"/>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ACD"/>
    <w:rsid w:val="00BF2C14"/>
    <w:rsid w:val="00BF2E17"/>
    <w:rsid w:val="00BF2F71"/>
    <w:rsid w:val="00BF30A1"/>
    <w:rsid w:val="00BF319E"/>
    <w:rsid w:val="00BF3256"/>
    <w:rsid w:val="00BF3375"/>
    <w:rsid w:val="00BF34CE"/>
    <w:rsid w:val="00BF3536"/>
    <w:rsid w:val="00BF3581"/>
    <w:rsid w:val="00BF35CF"/>
    <w:rsid w:val="00BF3601"/>
    <w:rsid w:val="00BF3658"/>
    <w:rsid w:val="00BF370E"/>
    <w:rsid w:val="00BF37C7"/>
    <w:rsid w:val="00BF3802"/>
    <w:rsid w:val="00BF399B"/>
    <w:rsid w:val="00BF3C78"/>
    <w:rsid w:val="00BF3CFD"/>
    <w:rsid w:val="00BF3E7B"/>
    <w:rsid w:val="00BF3EB5"/>
    <w:rsid w:val="00BF3EE8"/>
    <w:rsid w:val="00BF40FC"/>
    <w:rsid w:val="00BF4171"/>
    <w:rsid w:val="00BF417B"/>
    <w:rsid w:val="00BF457E"/>
    <w:rsid w:val="00BF45D6"/>
    <w:rsid w:val="00BF465E"/>
    <w:rsid w:val="00BF4702"/>
    <w:rsid w:val="00BF4803"/>
    <w:rsid w:val="00BF485C"/>
    <w:rsid w:val="00BF48AB"/>
    <w:rsid w:val="00BF4C44"/>
    <w:rsid w:val="00BF4F15"/>
    <w:rsid w:val="00BF4F6D"/>
    <w:rsid w:val="00BF514B"/>
    <w:rsid w:val="00BF5194"/>
    <w:rsid w:val="00BF51E0"/>
    <w:rsid w:val="00BF52B4"/>
    <w:rsid w:val="00BF53D6"/>
    <w:rsid w:val="00BF574E"/>
    <w:rsid w:val="00BF5945"/>
    <w:rsid w:val="00BF599A"/>
    <w:rsid w:val="00BF5A06"/>
    <w:rsid w:val="00BF5C69"/>
    <w:rsid w:val="00BF5CA6"/>
    <w:rsid w:val="00BF5CB3"/>
    <w:rsid w:val="00BF5D01"/>
    <w:rsid w:val="00BF5DA1"/>
    <w:rsid w:val="00BF6004"/>
    <w:rsid w:val="00BF605D"/>
    <w:rsid w:val="00BF6153"/>
    <w:rsid w:val="00BF629D"/>
    <w:rsid w:val="00BF63B6"/>
    <w:rsid w:val="00BF63D4"/>
    <w:rsid w:val="00BF63E3"/>
    <w:rsid w:val="00BF6501"/>
    <w:rsid w:val="00BF6741"/>
    <w:rsid w:val="00BF68B8"/>
    <w:rsid w:val="00BF69BF"/>
    <w:rsid w:val="00BF6C16"/>
    <w:rsid w:val="00BF6C5B"/>
    <w:rsid w:val="00BF6C8E"/>
    <w:rsid w:val="00BF6CE4"/>
    <w:rsid w:val="00BF6DBE"/>
    <w:rsid w:val="00BF6DCE"/>
    <w:rsid w:val="00BF71CC"/>
    <w:rsid w:val="00BF75F9"/>
    <w:rsid w:val="00BF7650"/>
    <w:rsid w:val="00BF7651"/>
    <w:rsid w:val="00BF765A"/>
    <w:rsid w:val="00BF774B"/>
    <w:rsid w:val="00BF7775"/>
    <w:rsid w:val="00BF7793"/>
    <w:rsid w:val="00BF7838"/>
    <w:rsid w:val="00BF79AD"/>
    <w:rsid w:val="00BF7C67"/>
    <w:rsid w:val="00BF7E3D"/>
    <w:rsid w:val="00BF7E94"/>
    <w:rsid w:val="00BF7EC0"/>
    <w:rsid w:val="00BF7EDE"/>
    <w:rsid w:val="00C002C9"/>
    <w:rsid w:val="00C003CA"/>
    <w:rsid w:val="00C004B3"/>
    <w:rsid w:val="00C00777"/>
    <w:rsid w:val="00C00910"/>
    <w:rsid w:val="00C00959"/>
    <w:rsid w:val="00C00A3B"/>
    <w:rsid w:val="00C00CF7"/>
    <w:rsid w:val="00C00DC7"/>
    <w:rsid w:val="00C00DFA"/>
    <w:rsid w:val="00C00EAF"/>
    <w:rsid w:val="00C00FAC"/>
    <w:rsid w:val="00C010B7"/>
    <w:rsid w:val="00C0112A"/>
    <w:rsid w:val="00C01140"/>
    <w:rsid w:val="00C01169"/>
    <w:rsid w:val="00C011C8"/>
    <w:rsid w:val="00C012B8"/>
    <w:rsid w:val="00C01319"/>
    <w:rsid w:val="00C013D0"/>
    <w:rsid w:val="00C014BA"/>
    <w:rsid w:val="00C0151E"/>
    <w:rsid w:val="00C0159C"/>
    <w:rsid w:val="00C017EE"/>
    <w:rsid w:val="00C01900"/>
    <w:rsid w:val="00C01ADE"/>
    <w:rsid w:val="00C01B50"/>
    <w:rsid w:val="00C01C34"/>
    <w:rsid w:val="00C01CEE"/>
    <w:rsid w:val="00C01E21"/>
    <w:rsid w:val="00C02024"/>
    <w:rsid w:val="00C0218B"/>
    <w:rsid w:val="00C0222E"/>
    <w:rsid w:val="00C02269"/>
    <w:rsid w:val="00C022D9"/>
    <w:rsid w:val="00C02524"/>
    <w:rsid w:val="00C026F2"/>
    <w:rsid w:val="00C028CC"/>
    <w:rsid w:val="00C02AB1"/>
    <w:rsid w:val="00C02BB1"/>
    <w:rsid w:val="00C02C33"/>
    <w:rsid w:val="00C02C6E"/>
    <w:rsid w:val="00C02D2F"/>
    <w:rsid w:val="00C02E59"/>
    <w:rsid w:val="00C02FBC"/>
    <w:rsid w:val="00C03000"/>
    <w:rsid w:val="00C03087"/>
    <w:rsid w:val="00C030AA"/>
    <w:rsid w:val="00C03219"/>
    <w:rsid w:val="00C0339A"/>
    <w:rsid w:val="00C0345A"/>
    <w:rsid w:val="00C03487"/>
    <w:rsid w:val="00C034E8"/>
    <w:rsid w:val="00C036F9"/>
    <w:rsid w:val="00C03715"/>
    <w:rsid w:val="00C0392E"/>
    <w:rsid w:val="00C03970"/>
    <w:rsid w:val="00C03980"/>
    <w:rsid w:val="00C03CE5"/>
    <w:rsid w:val="00C03CED"/>
    <w:rsid w:val="00C03D24"/>
    <w:rsid w:val="00C03DDC"/>
    <w:rsid w:val="00C03F64"/>
    <w:rsid w:val="00C043E7"/>
    <w:rsid w:val="00C04625"/>
    <w:rsid w:val="00C04641"/>
    <w:rsid w:val="00C04675"/>
    <w:rsid w:val="00C0486B"/>
    <w:rsid w:val="00C04974"/>
    <w:rsid w:val="00C04A0B"/>
    <w:rsid w:val="00C04A30"/>
    <w:rsid w:val="00C04A9A"/>
    <w:rsid w:val="00C04B97"/>
    <w:rsid w:val="00C04BF3"/>
    <w:rsid w:val="00C04C31"/>
    <w:rsid w:val="00C04C39"/>
    <w:rsid w:val="00C04EDE"/>
    <w:rsid w:val="00C04FE0"/>
    <w:rsid w:val="00C053AA"/>
    <w:rsid w:val="00C0560C"/>
    <w:rsid w:val="00C057DC"/>
    <w:rsid w:val="00C05872"/>
    <w:rsid w:val="00C058F1"/>
    <w:rsid w:val="00C059D6"/>
    <w:rsid w:val="00C05A3A"/>
    <w:rsid w:val="00C05C6C"/>
    <w:rsid w:val="00C05D83"/>
    <w:rsid w:val="00C05EF0"/>
    <w:rsid w:val="00C05F39"/>
    <w:rsid w:val="00C05F40"/>
    <w:rsid w:val="00C06168"/>
    <w:rsid w:val="00C062DE"/>
    <w:rsid w:val="00C06315"/>
    <w:rsid w:val="00C06427"/>
    <w:rsid w:val="00C06709"/>
    <w:rsid w:val="00C06AEB"/>
    <w:rsid w:val="00C06C40"/>
    <w:rsid w:val="00C06CC9"/>
    <w:rsid w:val="00C06D7A"/>
    <w:rsid w:val="00C06DE3"/>
    <w:rsid w:val="00C06E41"/>
    <w:rsid w:val="00C0700A"/>
    <w:rsid w:val="00C072D5"/>
    <w:rsid w:val="00C0733E"/>
    <w:rsid w:val="00C07487"/>
    <w:rsid w:val="00C074D4"/>
    <w:rsid w:val="00C07926"/>
    <w:rsid w:val="00C079C2"/>
    <w:rsid w:val="00C07AF6"/>
    <w:rsid w:val="00C07DC1"/>
    <w:rsid w:val="00C10132"/>
    <w:rsid w:val="00C101DC"/>
    <w:rsid w:val="00C101F7"/>
    <w:rsid w:val="00C102DF"/>
    <w:rsid w:val="00C1050D"/>
    <w:rsid w:val="00C10547"/>
    <w:rsid w:val="00C10697"/>
    <w:rsid w:val="00C10824"/>
    <w:rsid w:val="00C1095B"/>
    <w:rsid w:val="00C10B6B"/>
    <w:rsid w:val="00C10BDE"/>
    <w:rsid w:val="00C10C77"/>
    <w:rsid w:val="00C10D8E"/>
    <w:rsid w:val="00C10ECD"/>
    <w:rsid w:val="00C11139"/>
    <w:rsid w:val="00C113C1"/>
    <w:rsid w:val="00C11405"/>
    <w:rsid w:val="00C11493"/>
    <w:rsid w:val="00C114F6"/>
    <w:rsid w:val="00C11554"/>
    <w:rsid w:val="00C115FA"/>
    <w:rsid w:val="00C11609"/>
    <w:rsid w:val="00C116BF"/>
    <w:rsid w:val="00C1181E"/>
    <w:rsid w:val="00C11A39"/>
    <w:rsid w:val="00C11A96"/>
    <w:rsid w:val="00C11BFC"/>
    <w:rsid w:val="00C11C94"/>
    <w:rsid w:val="00C11C9A"/>
    <w:rsid w:val="00C12012"/>
    <w:rsid w:val="00C120ED"/>
    <w:rsid w:val="00C120FD"/>
    <w:rsid w:val="00C12253"/>
    <w:rsid w:val="00C12354"/>
    <w:rsid w:val="00C123F9"/>
    <w:rsid w:val="00C124C0"/>
    <w:rsid w:val="00C12509"/>
    <w:rsid w:val="00C12532"/>
    <w:rsid w:val="00C12545"/>
    <w:rsid w:val="00C12580"/>
    <w:rsid w:val="00C12634"/>
    <w:rsid w:val="00C12639"/>
    <w:rsid w:val="00C1269B"/>
    <w:rsid w:val="00C129D7"/>
    <w:rsid w:val="00C12A92"/>
    <w:rsid w:val="00C12ADE"/>
    <w:rsid w:val="00C12B4C"/>
    <w:rsid w:val="00C12D5C"/>
    <w:rsid w:val="00C12ED4"/>
    <w:rsid w:val="00C12EF4"/>
    <w:rsid w:val="00C12EFF"/>
    <w:rsid w:val="00C12F63"/>
    <w:rsid w:val="00C13096"/>
    <w:rsid w:val="00C130A1"/>
    <w:rsid w:val="00C132BF"/>
    <w:rsid w:val="00C13912"/>
    <w:rsid w:val="00C1393E"/>
    <w:rsid w:val="00C13A8F"/>
    <w:rsid w:val="00C13A92"/>
    <w:rsid w:val="00C13D73"/>
    <w:rsid w:val="00C13D86"/>
    <w:rsid w:val="00C13E21"/>
    <w:rsid w:val="00C140A9"/>
    <w:rsid w:val="00C140E8"/>
    <w:rsid w:val="00C141C6"/>
    <w:rsid w:val="00C14436"/>
    <w:rsid w:val="00C14440"/>
    <w:rsid w:val="00C14491"/>
    <w:rsid w:val="00C1453E"/>
    <w:rsid w:val="00C14563"/>
    <w:rsid w:val="00C1469C"/>
    <w:rsid w:val="00C14823"/>
    <w:rsid w:val="00C1495C"/>
    <w:rsid w:val="00C14967"/>
    <w:rsid w:val="00C1496B"/>
    <w:rsid w:val="00C14A5B"/>
    <w:rsid w:val="00C14BBB"/>
    <w:rsid w:val="00C14E3A"/>
    <w:rsid w:val="00C14E80"/>
    <w:rsid w:val="00C14ECB"/>
    <w:rsid w:val="00C14F1C"/>
    <w:rsid w:val="00C14FAF"/>
    <w:rsid w:val="00C14FC5"/>
    <w:rsid w:val="00C14FDE"/>
    <w:rsid w:val="00C150D9"/>
    <w:rsid w:val="00C151E6"/>
    <w:rsid w:val="00C1521A"/>
    <w:rsid w:val="00C15223"/>
    <w:rsid w:val="00C15236"/>
    <w:rsid w:val="00C152F4"/>
    <w:rsid w:val="00C15328"/>
    <w:rsid w:val="00C154BE"/>
    <w:rsid w:val="00C155F7"/>
    <w:rsid w:val="00C1562B"/>
    <w:rsid w:val="00C159E2"/>
    <w:rsid w:val="00C15A8D"/>
    <w:rsid w:val="00C15EA1"/>
    <w:rsid w:val="00C15EA8"/>
    <w:rsid w:val="00C15F80"/>
    <w:rsid w:val="00C160CC"/>
    <w:rsid w:val="00C1617F"/>
    <w:rsid w:val="00C1658D"/>
    <w:rsid w:val="00C16892"/>
    <w:rsid w:val="00C16B08"/>
    <w:rsid w:val="00C16B09"/>
    <w:rsid w:val="00C16BDE"/>
    <w:rsid w:val="00C16BFC"/>
    <w:rsid w:val="00C16C29"/>
    <w:rsid w:val="00C16D68"/>
    <w:rsid w:val="00C16DC9"/>
    <w:rsid w:val="00C16ED6"/>
    <w:rsid w:val="00C1713C"/>
    <w:rsid w:val="00C17253"/>
    <w:rsid w:val="00C1735D"/>
    <w:rsid w:val="00C173A0"/>
    <w:rsid w:val="00C17440"/>
    <w:rsid w:val="00C17521"/>
    <w:rsid w:val="00C17582"/>
    <w:rsid w:val="00C177F3"/>
    <w:rsid w:val="00C17828"/>
    <w:rsid w:val="00C17A62"/>
    <w:rsid w:val="00C17C10"/>
    <w:rsid w:val="00C17CF0"/>
    <w:rsid w:val="00C17D68"/>
    <w:rsid w:val="00C2011D"/>
    <w:rsid w:val="00C202B2"/>
    <w:rsid w:val="00C2062F"/>
    <w:rsid w:val="00C206A8"/>
    <w:rsid w:val="00C20759"/>
    <w:rsid w:val="00C20788"/>
    <w:rsid w:val="00C208B3"/>
    <w:rsid w:val="00C20ADA"/>
    <w:rsid w:val="00C20AFA"/>
    <w:rsid w:val="00C20B6A"/>
    <w:rsid w:val="00C20C73"/>
    <w:rsid w:val="00C20E06"/>
    <w:rsid w:val="00C20E5C"/>
    <w:rsid w:val="00C2104E"/>
    <w:rsid w:val="00C21222"/>
    <w:rsid w:val="00C21335"/>
    <w:rsid w:val="00C2134D"/>
    <w:rsid w:val="00C21466"/>
    <w:rsid w:val="00C2163B"/>
    <w:rsid w:val="00C216E4"/>
    <w:rsid w:val="00C217FA"/>
    <w:rsid w:val="00C2181E"/>
    <w:rsid w:val="00C218FA"/>
    <w:rsid w:val="00C218FB"/>
    <w:rsid w:val="00C21A33"/>
    <w:rsid w:val="00C21ADA"/>
    <w:rsid w:val="00C21AF1"/>
    <w:rsid w:val="00C21BEF"/>
    <w:rsid w:val="00C21C7B"/>
    <w:rsid w:val="00C21DE4"/>
    <w:rsid w:val="00C21E49"/>
    <w:rsid w:val="00C22085"/>
    <w:rsid w:val="00C221E4"/>
    <w:rsid w:val="00C2241A"/>
    <w:rsid w:val="00C22529"/>
    <w:rsid w:val="00C22998"/>
    <w:rsid w:val="00C22CCC"/>
    <w:rsid w:val="00C22D0B"/>
    <w:rsid w:val="00C22D9B"/>
    <w:rsid w:val="00C22EE5"/>
    <w:rsid w:val="00C22F57"/>
    <w:rsid w:val="00C230A9"/>
    <w:rsid w:val="00C231BA"/>
    <w:rsid w:val="00C23203"/>
    <w:rsid w:val="00C2321D"/>
    <w:rsid w:val="00C232A8"/>
    <w:rsid w:val="00C233AE"/>
    <w:rsid w:val="00C23456"/>
    <w:rsid w:val="00C23470"/>
    <w:rsid w:val="00C23598"/>
    <w:rsid w:val="00C236D8"/>
    <w:rsid w:val="00C23956"/>
    <w:rsid w:val="00C239F7"/>
    <w:rsid w:val="00C23AA8"/>
    <w:rsid w:val="00C23AD6"/>
    <w:rsid w:val="00C23BAF"/>
    <w:rsid w:val="00C23BD2"/>
    <w:rsid w:val="00C23BDA"/>
    <w:rsid w:val="00C23CD3"/>
    <w:rsid w:val="00C23DF3"/>
    <w:rsid w:val="00C23E76"/>
    <w:rsid w:val="00C23F50"/>
    <w:rsid w:val="00C23F8E"/>
    <w:rsid w:val="00C23FAB"/>
    <w:rsid w:val="00C23FE3"/>
    <w:rsid w:val="00C240B4"/>
    <w:rsid w:val="00C24232"/>
    <w:rsid w:val="00C2425F"/>
    <w:rsid w:val="00C24344"/>
    <w:rsid w:val="00C24423"/>
    <w:rsid w:val="00C247BA"/>
    <w:rsid w:val="00C24829"/>
    <w:rsid w:val="00C24897"/>
    <w:rsid w:val="00C24A7B"/>
    <w:rsid w:val="00C24C5D"/>
    <w:rsid w:val="00C24CAA"/>
    <w:rsid w:val="00C24F65"/>
    <w:rsid w:val="00C25106"/>
    <w:rsid w:val="00C2526D"/>
    <w:rsid w:val="00C25303"/>
    <w:rsid w:val="00C2541D"/>
    <w:rsid w:val="00C25459"/>
    <w:rsid w:val="00C254F4"/>
    <w:rsid w:val="00C255D1"/>
    <w:rsid w:val="00C25672"/>
    <w:rsid w:val="00C2580B"/>
    <w:rsid w:val="00C258D8"/>
    <w:rsid w:val="00C25CC2"/>
    <w:rsid w:val="00C25D53"/>
    <w:rsid w:val="00C25D5B"/>
    <w:rsid w:val="00C25DFD"/>
    <w:rsid w:val="00C25F9B"/>
    <w:rsid w:val="00C2646C"/>
    <w:rsid w:val="00C26795"/>
    <w:rsid w:val="00C26949"/>
    <w:rsid w:val="00C26A39"/>
    <w:rsid w:val="00C26AE8"/>
    <w:rsid w:val="00C26B72"/>
    <w:rsid w:val="00C26CD3"/>
    <w:rsid w:val="00C26D18"/>
    <w:rsid w:val="00C26D92"/>
    <w:rsid w:val="00C26EFE"/>
    <w:rsid w:val="00C26F6A"/>
    <w:rsid w:val="00C26FC2"/>
    <w:rsid w:val="00C2702D"/>
    <w:rsid w:val="00C27218"/>
    <w:rsid w:val="00C2738D"/>
    <w:rsid w:val="00C274A3"/>
    <w:rsid w:val="00C275A2"/>
    <w:rsid w:val="00C275FE"/>
    <w:rsid w:val="00C27679"/>
    <w:rsid w:val="00C27723"/>
    <w:rsid w:val="00C27725"/>
    <w:rsid w:val="00C2773F"/>
    <w:rsid w:val="00C277B1"/>
    <w:rsid w:val="00C27819"/>
    <w:rsid w:val="00C278AE"/>
    <w:rsid w:val="00C278ED"/>
    <w:rsid w:val="00C27C46"/>
    <w:rsid w:val="00C27DA7"/>
    <w:rsid w:val="00C27DFF"/>
    <w:rsid w:val="00C27E13"/>
    <w:rsid w:val="00C27E3A"/>
    <w:rsid w:val="00C30058"/>
    <w:rsid w:val="00C300BC"/>
    <w:rsid w:val="00C30115"/>
    <w:rsid w:val="00C3023C"/>
    <w:rsid w:val="00C30645"/>
    <w:rsid w:val="00C3078F"/>
    <w:rsid w:val="00C30811"/>
    <w:rsid w:val="00C308BA"/>
    <w:rsid w:val="00C3090E"/>
    <w:rsid w:val="00C3095C"/>
    <w:rsid w:val="00C3096F"/>
    <w:rsid w:val="00C30990"/>
    <w:rsid w:val="00C30AC2"/>
    <w:rsid w:val="00C30ADE"/>
    <w:rsid w:val="00C30CBF"/>
    <w:rsid w:val="00C30D1A"/>
    <w:rsid w:val="00C30E6D"/>
    <w:rsid w:val="00C30FB6"/>
    <w:rsid w:val="00C30FB7"/>
    <w:rsid w:val="00C30FE4"/>
    <w:rsid w:val="00C310ED"/>
    <w:rsid w:val="00C314F9"/>
    <w:rsid w:val="00C315D9"/>
    <w:rsid w:val="00C31684"/>
    <w:rsid w:val="00C3168C"/>
    <w:rsid w:val="00C3175E"/>
    <w:rsid w:val="00C318E9"/>
    <w:rsid w:val="00C318F9"/>
    <w:rsid w:val="00C319BA"/>
    <w:rsid w:val="00C31AA2"/>
    <w:rsid w:val="00C31EEA"/>
    <w:rsid w:val="00C31F22"/>
    <w:rsid w:val="00C31F46"/>
    <w:rsid w:val="00C31FB3"/>
    <w:rsid w:val="00C32120"/>
    <w:rsid w:val="00C32284"/>
    <w:rsid w:val="00C3258E"/>
    <w:rsid w:val="00C32762"/>
    <w:rsid w:val="00C32768"/>
    <w:rsid w:val="00C327C5"/>
    <w:rsid w:val="00C328D8"/>
    <w:rsid w:val="00C3296B"/>
    <w:rsid w:val="00C32BC1"/>
    <w:rsid w:val="00C32C0C"/>
    <w:rsid w:val="00C32C2F"/>
    <w:rsid w:val="00C32D2C"/>
    <w:rsid w:val="00C3309E"/>
    <w:rsid w:val="00C330FC"/>
    <w:rsid w:val="00C332D9"/>
    <w:rsid w:val="00C334E0"/>
    <w:rsid w:val="00C3350F"/>
    <w:rsid w:val="00C33542"/>
    <w:rsid w:val="00C33750"/>
    <w:rsid w:val="00C33787"/>
    <w:rsid w:val="00C337FF"/>
    <w:rsid w:val="00C338A1"/>
    <w:rsid w:val="00C33956"/>
    <w:rsid w:val="00C339A0"/>
    <w:rsid w:val="00C33E1E"/>
    <w:rsid w:val="00C33E37"/>
    <w:rsid w:val="00C341BD"/>
    <w:rsid w:val="00C341BE"/>
    <w:rsid w:val="00C34259"/>
    <w:rsid w:val="00C3431F"/>
    <w:rsid w:val="00C3435F"/>
    <w:rsid w:val="00C3473B"/>
    <w:rsid w:val="00C3481E"/>
    <w:rsid w:val="00C3487A"/>
    <w:rsid w:val="00C34891"/>
    <w:rsid w:val="00C3498B"/>
    <w:rsid w:val="00C349DC"/>
    <w:rsid w:val="00C34B3A"/>
    <w:rsid w:val="00C34C17"/>
    <w:rsid w:val="00C34D55"/>
    <w:rsid w:val="00C34E61"/>
    <w:rsid w:val="00C34EBA"/>
    <w:rsid w:val="00C350B5"/>
    <w:rsid w:val="00C352BF"/>
    <w:rsid w:val="00C352F5"/>
    <w:rsid w:val="00C353BC"/>
    <w:rsid w:val="00C35492"/>
    <w:rsid w:val="00C3559D"/>
    <w:rsid w:val="00C35729"/>
    <w:rsid w:val="00C357DB"/>
    <w:rsid w:val="00C35BBE"/>
    <w:rsid w:val="00C35D44"/>
    <w:rsid w:val="00C35EAA"/>
    <w:rsid w:val="00C3606E"/>
    <w:rsid w:val="00C360F0"/>
    <w:rsid w:val="00C36160"/>
    <w:rsid w:val="00C361E1"/>
    <w:rsid w:val="00C36239"/>
    <w:rsid w:val="00C362CF"/>
    <w:rsid w:val="00C36358"/>
    <w:rsid w:val="00C364B2"/>
    <w:rsid w:val="00C36773"/>
    <w:rsid w:val="00C369A3"/>
    <w:rsid w:val="00C36B1A"/>
    <w:rsid w:val="00C36B87"/>
    <w:rsid w:val="00C36BF2"/>
    <w:rsid w:val="00C36C15"/>
    <w:rsid w:val="00C36F26"/>
    <w:rsid w:val="00C37132"/>
    <w:rsid w:val="00C37237"/>
    <w:rsid w:val="00C374FB"/>
    <w:rsid w:val="00C37536"/>
    <w:rsid w:val="00C376C3"/>
    <w:rsid w:val="00C37800"/>
    <w:rsid w:val="00C3785B"/>
    <w:rsid w:val="00C37963"/>
    <w:rsid w:val="00C37A97"/>
    <w:rsid w:val="00C37ABA"/>
    <w:rsid w:val="00C37B07"/>
    <w:rsid w:val="00C37B4C"/>
    <w:rsid w:val="00C37DE4"/>
    <w:rsid w:val="00C37E63"/>
    <w:rsid w:val="00C40227"/>
    <w:rsid w:val="00C40250"/>
    <w:rsid w:val="00C402AA"/>
    <w:rsid w:val="00C4085C"/>
    <w:rsid w:val="00C40B54"/>
    <w:rsid w:val="00C40BE5"/>
    <w:rsid w:val="00C40DAF"/>
    <w:rsid w:val="00C40FAB"/>
    <w:rsid w:val="00C410AC"/>
    <w:rsid w:val="00C410B7"/>
    <w:rsid w:val="00C41182"/>
    <w:rsid w:val="00C41367"/>
    <w:rsid w:val="00C4143E"/>
    <w:rsid w:val="00C41628"/>
    <w:rsid w:val="00C418A1"/>
    <w:rsid w:val="00C418A7"/>
    <w:rsid w:val="00C4194B"/>
    <w:rsid w:val="00C41C69"/>
    <w:rsid w:val="00C41CF7"/>
    <w:rsid w:val="00C41E31"/>
    <w:rsid w:val="00C41E47"/>
    <w:rsid w:val="00C42079"/>
    <w:rsid w:val="00C42119"/>
    <w:rsid w:val="00C42131"/>
    <w:rsid w:val="00C422CA"/>
    <w:rsid w:val="00C4232D"/>
    <w:rsid w:val="00C42347"/>
    <w:rsid w:val="00C423EE"/>
    <w:rsid w:val="00C42407"/>
    <w:rsid w:val="00C425C8"/>
    <w:rsid w:val="00C42663"/>
    <w:rsid w:val="00C4267B"/>
    <w:rsid w:val="00C426EF"/>
    <w:rsid w:val="00C4273A"/>
    <w:rsid w:val="00C42838"/>
    <w:rsid w:val="00C42880"/>
    <w:rsid w:val="00C428F9"/>
    <w:rsid w:val="00C42B54"/>
    <w:rsid w:val="00C42BCE"/>
    <w:rsid w:val="00C42BFA"/>
    <w:rsid w:val="00C42C1D"/>
    <w:rsid w:val="00C42C60"/>
    <w:rsid w:val="00C42FEA"/>
    <w:rsid w:val="00C43085"/>
    <w:rsid w:val="00C432E9"/>
    <w:rsid w:val="00C43526"/>
    <w:rsid w:val="00C4379C"/>
    <w:rsid w:val="00C43815"/>
    <w:rsid w:val="00C43AC2"/>
    <w:rsid w:val="00C43BF7"/>
    <w:rsid w:val="00C43CAB"/>
    <w:rsid w:val="00C43EC2"/>
    <w:rsid w:val="00C43FF5"/>
    <w:rsid w:val="00C44038"/>
    <w:rsid w:val="00C441E2"/>
    <w:rsid w:val="00C44201"/>
    <w:rsid w:val="00C443BB"/>
    <w:rsid w:val="00C4441F"/>
    <w:rsid w:val="00C4447C"/>
    <w:rsid w:val="00C4457E"/>
    <w:rsid w:val="00C4458C"/>
    <w:rsid w:val="00C446A7"/>
    <w:rsid w:val="00C446DF"/>
    <w:rsid w:val="00C447EC"/>
    <w:rsid w:val="00C44862"/>
    <w:rsid w:val="00C448A2"/>
    <w:rsid w:val="00C44A89"/>
    <w:rsid w:val="00C44ACD"/>
    <w:rsid w:val="00C44C04"/>
    <w:rsid w:val="00C44C5E"/>
    <w:rsid w:val="00C44D1B"/>
    <w:rsid w:val="00C45051"/>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C42"/>
    <w:rsid w:val="00C45EA1"/>
    <w:rsid w:val="00C45FF0"/>
    <w:rsid w:val="00C46029"/>
    <w:rsid w:val="00C46068"/>
    <w:rsid w:val="00C4607D"/>
    <w:rsid w:val="00C460FD"/>
    <w:rsid w:val="00C463D1"/>
    <w:rsid w:val="00C464C6"/>
    <w:rsid w:val="00C466D1"/>
    <w:rsid w:val="00C46759"/>
    <w:rsid w:val="00C4680A"/>
    <w:rsid w:val="00C46A2D"/>
    <w:rsid w:val="00C46C0C"/>
    <w:rsid w:val="00C46C3D"/>
    <w:rsid w:val="00C46D2F"/>
    <w:rsid w:val="00C46E0A"/>
    <w:rsid w:val="00C46FCB"/>
    <w:rsid w:val="00C4724C"/>
    <w:rsid w:val="00C47556"/>
    <w:rsid w:val="00C475A2"/>
    <w:rsid w:val="00C476AD"/>
    <w:rsid w:val="00C47802"/>
    <w:rsid w:val="00C478CB"/>
    <w:rsid w:val="00C478FF"/>
    <w:rsid w:val="00C47958"/>
    <w:rsid w:val="00C47DF3"/>
    <w:rsid w:val="00C47E75"/>
    <w:rsid w:val="00C47F09"/>
    <w:rsid w:val="00C47FC6"/>
    <w:rsid w:val="00C5027F"/>
    <w:rsid w:val="00C503DB"/>
    <w:rsid w:val="00C503F7"/>
    <w:rsid w:val="00C5055C"/>
    <w:rsid w:val="00C5068E"/>
    <w:rsid w:val="00C5077D"/>
    <w:rsid w:val="00C50793"/>
    <w:rsid w:val="00C50873"/>
    <w:rsid w:val="00C509F0"/>
    <w:rsid w:val="00C50BC0"/>
    <w:rsid w:val="00C50C52"/>
    <w:rsid w:val="00C50D00"/>
    <w:rsid w:val="00C50F78"/>
    <w:rsid w:val="00C5120F"/>
    <w:rsid w:val="00C51291"/>
    <w:rsid w:val="00C5135C"/>
    <w:rsid w:val="00C514D4"/>
    <w:rsid w:val="00C5156B"/>
    <w:rsid w:val="00C5156D"/>
    <w:rsid w:val="00C5168C"/>
    <w:rsid w:val="00C518BE"/>
    <w:rsid w:val="00C51975"/>
    <w:rsid w:val="00C51A9E"/>
    <w:rsid w:val="00C51BC8"/>
    <w:rsid w:val="00C51CBA"/>
    <w:rsid w:val="00C51E0D"/>
    <w:rsid w:val="00C5201F"/>
    <w:rsid w:val="00C5206E"/>
    <w:rsid w:val="00C523DB"/>
    <w:rsid w:val="00C52616"/>
    <w:rsid w:val="00C52CE4"/>
    <w:rsid w:val="00C52E01"/>
    <w:rsid w:val="00C52F5E"/>
    <w:rsid w:val="00C5302A"/>
    <w:rsid w:val="00C530AA"/>
    <w:rsid w:val="00C53158"/>
    <w:rsid w:val="00C5328A"/>
    <w:rsid w:val="00C532D8"/>
    <w:rsid w:val="00C53870"/>
    <w:rsid w:val="00C53938"/>
    <w:rsid w:val="00C53A2B"/>
    <w:rsid w:val="00C53A8E"/>
    <w:rsid w:val="00C53AEB"/>
    <w:rsid w:val="00C53AFC"/>
    <w:rsid w:val="00C53C7B"/>
    <w:rsid w:val="00C53CA8"/>
    <w:rsid w:val="00C53DAE"/>
    <w:rsid w:val="00C53DAF"/>
    <w:rsid w:val="00C53F27"/>
    <w:rsid w:val="00C540AB"/>
    <w:rsid w:val="00C54293"/>
    <w:rsid w:val="00C54472"/>
    <w:rsid w:val="00C5447B"/>
    <w:rsid w:val="00C54505"/>
    <w:rsid w:val="00C5467B"/>
    <w:rsid w:val="00C546B1"/>
    <w:rsid w:val="00C546E8"/>
    <w:rsid w:val="00C547C3"/>
    <w:rsid w:val="00C54898"/>
    <w:rsid w:val="00C54973"/>
    <w:rsid w:val="00C54AD6"/>
    <w:rsid w:val="00C54C44"/>
    <w:rsid w:val="00C54E46"/>
    <w:rsid w:val="00C55038"/>
    <w:rsid w:val="00C55219"/>
    <w:rsid w:val="00C552B8"/>
    <w:rsid w:val="00C55381"/>
    <w:rsid w:val="00C553FE"/>
    <w:rsid w:val="00C5556C"/>
    <w:rsid w:val="00C55643"/>
    <w:rsid w:val="00C559A8"/>
    <w:rsid w:val="00C55A16"/>
    <w:rsid w:val="00C55ACF"/>
    <w:rsid w:val="00C55B0E"/>
    <w:rsid w:val="00C55D5A"/>
    <w:rsid w:val="00C55F8A"/>
    <w:rsid w:val="00C560FA"/>
    <w:rsid w:val="00C564B2"/>
    <w:rsid w:val="00C564BA"/>
    <w:rsid w:val="00C56775"/>
    <w:rsid w:val="00C567D6"/>
    <w:rsid w:val="00C56809"/>
    <w:rsid w:val="00C568CB"/>
    <w:rsid w:val="00C568E9"/>
    <w:rsid w:val="00C56981"/>
    <w:rsid w:val="00C5698C"/>
    <w:rsid w:val="00C56AD4"/>
    <w:rsid w:val="00C56AF8"/>
    <w:rsid w:val="00C56C51"/>
    <w:rsid w:val="00C56E1B"/>
    <w:rsid w:val="00C56EC9"/>
    <w:rsid w:val="00C56FB1"/>
    <w:rsid w:val="00C57097"/>
    <w:rsid w:val="00C570B3"/>
    <w:rsid w:val="00C5711F"/>
    <w:rsid w:val="00C5715C"/>
    <w:rsid w:val="00C571AA"/>
    <w:rsid w:val="00C57353"/>
    <w:rsid w:val="00C5737F"/>
    <w:rsid w:val="00C57479"/>
    <w:rsid w:val="00C575ED"/>
    <w:rsid w:val="00C5767A"/>
    <w:rsid w:val="00C5768B"/>
    <w:rsid w:val="00C57834"/>
    <w:rsid w:val="00C578C6"/>
    <w:rsid w:val="00C578F8"/>
    <w:rsid w:val="00C57B07"/>
    <w:rsid w:val="00C57D54"/>
    <w:rsid w:val="00C57DB8"/>
    <w:rsid w:val="00C57EF6"/>
    <w:rsid w:val="00C57FA2"/>
    <w:rsid w:val="00C57FF6"/>
    <w:rsid w:val="00C6036F"/>
    <w:rsid w:val="00C604DD"/>
    <w:rsid w:val="00C6057C"/>
    <w:rsid w:val="00C608E7"/>
    <w:rsid w:val="00C60929"/>
    <w:rsid w:val="00C60A13"/>
    <w:rsid w:val="00C60AB5"/>
    <w:rsid w:val="00C60C93"/>
    <w:rsid w:val="00C60CEA"/>
    <w:rsid w:val="00C60D63"/>
    <w:rsid w:val="00C61001"/>
    <w:rsid w:val="00C6124A"/>
    <w:rsid w:val="00C6125A"/>
    <w:rsid w:val="00C61475"/>
    <w:rsid w:val="00C61640"/>
    <w:rsid w:val="00C6184C"/>
    <w:rsid w:val="00C61897"/>
    <w:rsid w:val="00C61946"/>
    <w:rsid w:val="00C61B8B"/>
    <w:rsid w:val="00C61C57"/>
    <w:rsid w:val="00C61E92"/>
    <w:rsid w:val="00C61F5A"/>
    <w:rsid w:val="00C62058"/>
    <w:rsid w:val="00C623CC"/>
    <w:rsid w:val="00C624A4"/>
    <w:rsid w:val="00C62516"/>
    <w:rsid w:val="00C62533"/>
    <w:rsid w:val="00C6271F"/>
    <w:rsid w:val="00C62753"/>
    <w:rsid w:val="00C62B2A"/>
    <w:rsid w:val="00C62C15"/>
    <w:rsid w:val="00C62C50"/>
    <w:rsid w:val="00C62CD8"/>
    <w:rsid w:val="00C62D57"/>
    <w:rsid w:val="00C63091"/>
    <w:rsid w:val="00C6317B"/>
    <w:rsid w:val="00C6390E"/>
    <w:rsid w:val="00C63925"/>
    <w:rsid w:val="00C63ECA"/>
    <w:rsid w:val="00C64022"/>
    <w:rsid w:val="00C6408E"/>
    <w:rsid w:val="00C64239"/>
    <w:rsid w:val="00C64348"/>
    <w:rsid w:val="00C64411"/>
    <w:rsid w:val="00C6441D"/>
    <w:rsid w:val="00C644E2"/>
    <w:rsid w:val="00C64634"/>
    <w:rsid w:val="00C6466C"/>
    <w:rsid w:val="00C646A5"/>
    <w:rsid w:val="00C649B5"/>
    <w:rsid w:val="00C649B7"/>
    <w:rsid w:val="00C64B49"/>
    <w:rsid w:val="00C64BB0"/>
    <w:rsid w:val="00C64DAE"/>
    <w:rsid w:val="00C64FB9"/>
    <w:rsid w:val="00C64FE5"/>
    <w:rsid w:val="00C6513C"/>
    <w:rsid w:val="00C65184"/>
    <w:rsid w:val="00C651E3"/>
    <w:rsid w:val="00C65277"/>
    <w:rsid w:val="00C65638"/>
    <w:rsid w:val="00C6563C"/>
    <w:rsid w:val="00C656A2"/>
    <w:rsid w:val="00C65972"/>
    <w:rsid w:val="00C65E22"/>
    <w:rsid w:val="00C65E26"/>
    <w:rsid w:val="00C65EBD"/>
    <w:rsid w:val="00C66231"/>
    <w:rsid w:val="00C6626C"/>
    <w:rsid w:val="00C663CF"/>
    <w:rsid w:val="00C664F4"/>
    <w:rsid w:val="00C666CD"/>
    <w:rsid w:val="00C667A8"/>
    <w:rsid w:val="00C667C2"/>
    <w:rsid w:val="00C667E6"/>
    <w:rsid w:val="00C66BAC"/>
    <w:rsid w:val="00C66E2F"/>
    <w:rsid w:val="00C66E77"/>
    <w:rsid w:val="00C66EDF"/>
    <w:rsid w:val="00C66F20"/>
    <w:rsid w:val="00C66FDE"/>
    <w:rsid w:val="00C671A0"/>
    <w:rsid w:val="00C67293"/>
    <w:rsid w:val="00C676E9"/>
    <w:rsid w:val="00C676EB"/>
    <w:rsid w:val="00C679BE"/>
    <w:rsid w:val="00C67A59"/>
    <w:rsid w:val="00C67A60"/>
    <w:rsid w:val="00C67C56"/>
    <w:rsid w:val="00C67D37"/>
    <w:rsid w:val="00C67F53"/>
    <w:rsid w:val="00C67F72"/>
    <w:rsid w:val="00C70016"/>
    <w:rsid w:val="00C70075"/>
    <w:rsid w:val="00C700FF"/>
    <w:rsid w:val="00C701B2"/>
    <w:rsid w:val="00C70416"/>
    <w:rsid w:val="00C70642"/>
    <w:rsid w:val="00C70886"/>
    <w:rsid w:val="00C7088D"/>
    <w:rsid w:val="00C708D2"/>
    <w:rsid w:val="00C70AFB"/>
    <w:rsid w:val="00C70B4E"/>
    <w:rsid w:val="00C70D51"/>
    <w:rsid w:val="00C70D9A"/>
    <w:rsid w:val="00C70E3A"/>
    <w:rsid w:val="00C71059"/>
    <w:rsid w:val="00C71316"/>
    <w:rsid w:val="00C71370"/>
    <w:rsid w:val="00C71413"/>
    <w:rsid w:val="00C71429"/>
    <w:rsid w:val="00C7154A"/>
    <w:rsid w:val="00C715D2"/>
    <w:rsid w:val="00C71665"/>
    <w:rsid w:val="00C7178C"/>
    <w:rsid w:val="00C718AD"/>
    <w:rsid w:val="00C71A04"/>
    <w:rsid w:val="00C71A29"/>
    <w:rsid w:val="00C71AF4"/>
    <w:rsid w:val="00C71BDB"/>
    <w:rsid w:val="00C71DF7"/>
    <w:rsid w:val="00C71E12"/>
    <w:rsid w:val="00C71E2F"/>
    <w:rsid w:val="00C7219B"/>
    <w:rsid w:val="00C72299"/>
    <w:rsid w:val="00C722C3"/>
    <w:rsid w:val="00C7256D"/>
    <w:rsid w:val="00C72662"/>
    <w:rsid w:val="00C7271C"/>
    <w:rsid w:val="00C727C1"/>
    <w:rsid w:val="00C72AFA"/>
    <w:rsid w:val="00C72BB7"/>
    <w:rsid w:val="00C72BEF"/>
    <w:rsid w:val="00C72C99"/>
    <w:rsid w:val="00C72D9E"/>
    <w:rsid w:val="00C72DE1"/>
    <w:rsid w:val="00C72EBE"/>
    <w:rsid w:val="00C72EC6"/>
    <w:rsid w:val="00C73111"/>
    <w:rsid w:val="00C731B0"/>
    <w:rsid w:val="00C7321C"/>
    <w:rsid w:val="00C73415"/>
    <w:rsid w:val="00C7345D"/>
    <w:rsid w:val="00C7364E"/>
    <w:rsid w:val="00C73678"/>
    <w:rsid w:val="00C739B6"/>
    <w:rsid w:val="00C73ACC"/>
    <w:rsid w:val="00C73BEE"/>
    <w:rsid w:val="00C73D51"/>
    <w:rsid w:val="00C73E10"/>
    <w:rsid w:val="00C73E53"/>
    <w:rsid w:val="00C7411D"/>
    <w:rsid w:val="00C74181"/>
    <w:rsid w:val="00C741C9"/>
    <w:rsid w:val="00C741F5"/>
    <w:rsid w:val="00C7423F"/>
    <w:rsid w:val="00C74415"/>
    <w:rsid w:val="00C74441"/>
    <w:rsid w:val="00C74698"/>
    <w:rsid w:val="00C746CC"/>
    <w:rsid w:val="00C7474E"/>
    <w:rsid w:val="00C7488A"/>
    <w:rsid w:val="00C74AD8"/>
    <w:rsid w:val="00C74AFB"/>
    <w:rsid w:val="00C74CC9"/>
    <w:rsid w:val="00C74EA9"/>
    <w:rsid w:val="00C74FB6"/>
    <w:rsid w:val="00C7512C"/>
    <w:rsid w:val="00C75155"/>
    <w:rsid w:val="00C75493"/>
    <w:rsid w:val="00C75677"/>
    <w:rsid w:val="00C7577A"/>
    <w:rsid w:val="00C75BAC"/>
    <w:rsid w:val="00C75D05"/>
    <w:rsid w:val="00C75ED1"/>
    <w:rsid w:val="00C75F58"/>
    <w:rsid w:val="00C760B6"/>
    <w:rsid w:val="00C761C7"/>
    <w:rsid w:val="00C764BF"/>
    <w:rsid w:val="00C765BA"/>
    <w:rsid w:val="00C765C4"/>
    <w:rsid w:val="00C765CD"/>
    <w:rsid w:val="00C7669C"/>
    <w:rsid w:val="00C76725"/>
    <w:rsid w:val="00C769AB"/>
    <w:rsid w:val="00C76B32"/>
    <w:rsid w:val="00C76CD4"/>
    <w:rsid w:val="00C771A2"/>
    <w:rsid w:val="00C77223"/>
    <w:rsid w:val="00C7735D"/>
    <w:rsid w:val="00C773A4"/>
    <w:rsid w:val="00C774EC"/>
    <w:rsid w:val="00C77651"/>
    <w:rsid w:val="00C7777B"/>
    <w:rsid w:val="00C777E0"/>
    <w:rsid w:val="00C77834"/>
    <w:rsid w:val="00C77890"/>
    <w:rsid w:val="00C778B0"/>
    <w:rsid w:val="00C778E6"/>
    <w:rsid w:val="00C77911"/>
    <w:rsid w:val="00C77A37"/>
    <w:rsid w:val="00C77B24"/>
    <w:rsid w:val="00C77B50"/>
    <w:rsid w:val="00C77B7D"/>
    <w:rsid w:val="00C77B91"/>
    <w:rsid w:val="00C77C08"/>
    <w:rsid w:val="00C77C26"/>
    <w:rsid w:val="00C77CCE"/>
    <w:rsid w:val="00C77D79"/>
    <w:rsid w:val="00C77FCC"/>
    <w:rsid w:val="00C77FF7"/>
    <w:rsid w:val="00C8028D"/>
    <w:rsid w:val="00C80393"/>
    <w:rsid w:val="00C8051D"/>
    <w:rsid w:val="00C80572"/>
    <w:rsid w:val="00C8059D"/>
    <w:rsid w:val="00C80741"/>
    <w:rsid w:val="00C809EF"/>
    <w:rsid w:val="00C80A65"/>
    <w:rsid w:val="00C80CB1"/>
    <w:rsid w:val="00C80E8C"/>
    <w:rsid w:val="00C81022"/>
    <w:rsid w:val="00C81098"/>
    <w:rsid w:val="00C81213"/>
    <w:rsid w:val="00C812CE"/>
    <w:rsid w:val="00C8133C"/>
    <w:rsid w:val="00C815B2"/>
    <w:rsid w:val="00C817CF"/>
    <w:rsid w:val="00C81934"/>
    <w:rsid w:val="00C81A54"/>
    <w:rsid w:val="00C81CDB"/>
    <w:rsid w:val="00C81ED3"/>
    <w:rsid w:val="00C81F1C"/>
    <w:rsid w:val="00C81F72"/>
    <w:rsid w:val="00C81FF3"/>
    <w:rsid w:val="00C8202B"/>
    <w:rsid w:val="00C8213B"/>
    <w:rsid w:val="00C821A7"/>
    <w:rsid w:val="00C822B7"/>
    <w:rsid w:val="00C8236B"/>
    <w:rsid w:val="00C8240C"/>
    <w:rsid w:val="00C828D8"/>
    <w:rsid w:val="00C828DB"/>
    <w:rsid w:val="00C82909"/>
    <w:rsid w:val="00C82952"/>
    <w:rsid w:val="00C829C9"/>
    <w:rsid w:val="00C82B2A"/>
    <w:rsid w:val="00C82B46"/>
    <w:rsid w:val="00C82BF7"/>
    <w:rsid w:val="00C82D4C"/>
    <w:rsid w:val="00C82E93"/>
    <w:rsid w:val="00C82F13"/>
    <w:rsid w:val="00C82F49"/>
    <w:rsid w:val="00C83157"/>
    <w:rsid w:val="00C833B7"/>
    <w:rsid w:val="00C833D4"/>
    <w:rsid w:val="00C83434"/>
    <w:rsid w:val="00C834E2"/>
    <w:rsid w:val="00C8352D"/>
    <w:rsid w:val="00C83551"/>
    <w:rsid w:val="00C8355F"/>
    <w:rsid w:val="00C8357F"/>
    <w:rsid w:val="00C8367B"/>
    <w:rsid w:val="00C83808"/>
    <w:rsid w:val="00C838AD"/>
    <w:rsid w:val="00C83978"/>
    <w:rsid w:val="00C839A1"/>
    <w:rsid w:val="00C83C5C"/>
    <w:rsid w:val="00C83E1C"/>
    <w:rsid w:val="00C83E32"/>
    <w:rsid w:val="00C83E8F"/>
    <w:rsid w:val="00C840E2"/>
    <w:rsid w:val="00C8418C"/>
    <w:rsid w:val="00C84389"/>
    <w:rsid w:val="00C843D8"/>
    <w:rsid w:val="00C843ED"/>
    <w:rsid w:val="00C844B0"/>
    <w:rsid w:val="00C844EC"/>
    <w:rsid w:val="00C8450E"/>
    <w:rsid w:val="00C846E3"/>
    <w:rsid w:val="00C8476D"/>
    <w:rsid w:val="00C847C0"/>
    <w:rsid w:val="00C84891"/>
    <w:rsid w:val="00C84922"/>
    <w:rsid w:val="00C84959"/>
    <w:rsid w:val="00C84BB9"/>
    <w:rsid w:val="00C84CB5"/>
    <w:rsid w:val="00C84D0B"/>
    <w:rsid w:val="00C84D56"/>
    <w:rsid w:val="00C85354"/>
    <w:rsid w:val="00C8564E"/>
    <w:rsid w:val="00C856D6"/>
    <w:rsid w:val="00C85DFA"/>
    <w:rsid w:val="00C85EC7"/>
    <w:rsid w:val="00C85F01"/>
    <w:rsid w:val="00C85F47"/>
    <w:rsid w:val="00C86017"/>
    <w:rsid w:val="00C86030"/>
    <w:rsid w:val="00C86294"/>
    <w:rsid w:val="00C8632C"/>
    <w:rsid w:val="00C864CA"/>
    <w:rsid w:val="00C864FA"/>
    <w:rsid w:val="00C8655D"/>
    <w:rsid w:val="00C86571"/>
    <w:rsid w:val="00C86750"/>
    <w:rsid w:val="00C867A4"/>
    <w:rsid w:val="00C86A19"/>
    <w:rsid w:val="00C86A8C"/>
    <w:rsid w:val="00C86AC2"/>
    <w:rsid w:val="00C86C04"/>
    <w:rsid w:val="00C86C26"/>
    <w:rsid w:val="00C86DA5"/>
    <w:rsid w:val="00C86DE0"/>
    <w:rsid w:val="00C86E52"/>
    <w:rsid w:val="00C86F45"/>
    <w:rsid w:val="00C86F4B"/>
    <w:rsid w:val="00C8701B"/>
    <w:rsid w:val="00C87235"/>
    <w:rsid w:val="00C87245"/>
    <w:rsid w:val="00C87292"/>
    <w:rsid w:val="00C873AE"/>
    <w:rsid w:val="00C87668"/>
    <w:rsid w:val="00C876C4"/>
    <w:rsid w:val="00C877C1"/>
    <w:rsid w:val="00C878F2"/>
    <w:rsid w:val="00C87ADA"/>
    <w:rsid w:val="00C87B3C"/>
    <w:rsid w:val="00C87B68"/>
    <w:rsid w:val="00C87C9A"/>
    <w:rsid w:val="00C87F5A"/>
    <w:rsid w:val="00C87FDB"/>
    <w:rsid w:val="00C87FFE"/>
    <w:rsid w:val="00C90011"/>
    <w:rsid w:val="00C9003C"/>
    <w:rsid w:val="00C901AA"/>
    <w:rsid w:val="00C901FD"/>
    <w:rsid w:val="00C9050C"/>
    <w:rsid w:val="00C90551"/>
    <w:rsid w:val="00C905E0"/>
    <w:rsid w:val="00C9081A"/>
    <w:rsid w:val="00C90BB3"/>
    <w:rsid w:val="00C90BC8"/>
    <w:rsid w:val="00C90C0A"/>
    <w:rsid w:val="00C90C33"/>
    <w:rsid w:val="00C910E6"/>
    <w:rsid w:val="00C91197"/>
    <w:rsid w:val="00C9119E"/>
    <w:rsid w:val="00C9128E"/>
    <w:rsid w:val="00C91330"/>
    <w:rsid w:val="00C913AD"/>
    <w:rsid w:val="00C91434"/>
    <w:rsid w:val="00C9155A"/>
    <w:rsid w:val="00C915A2"/>
    <w:rsid w:val="00C9193E"/>
    <w:rsid w:val="00C9196F"/>
    <w:rsid w:val="00C91B2C"/>
    <w:rsid w:val="00C91C26"/>
    <w:rsid w:val="00C91C78"/>
    <w:rsid w:val="00C91E0B"/>
    <w:rsid w:val="00C91E69"/>
    <w:rsid w:val="00C92022"/>
    <w:rsid w:val="00C921C1"/>
    <w:rsid w:val="00C922BF"/>
    <w:rsid w:val="00C92318"/>
    <w:rsid w:val="00C9243F"/>
    <w:rsid w:val="00C92442"/>
    <w:rsid w:val="00C9248B"/>
    <w:rsid w:val="00C9255D"/>
    <w:rsid w:val="00C92770"/>
    <w:rsid w:val="00C928A1"/>
    <w:rsid w:val="00C92A50"/>
    <w:rsid w:val="00C92BF4"/>
    <w:rsid w:val="00C92C1B"/>
    <w:rsid w:val="00C92C59"/>
    <w:rsid w:val="00C92E45"/>
    <w:rsid w:val="00C92E95"/>
    <w:rsid w:val="00C930FA"/>
    <w:rsid w:val="00C932E7"/>
    <w:rsid w:val="00C93721"/>
    <w:rsid w:val="00C93844"/>
    <w:rsid w:val="00C93935"/>
    <w:rsid w:val="00C939AC"/>
    <w:rsid w:val="00C93AB0"/>
    <w:rsid w:val="00C93B48"/>
    <w:rsid w:val="00C93B83"/>
    <w:rsid w:val="00C93C05"/>
    <w:rsid w:val="00C93C1E"/>
    <w:rsid w:val="00C93C68"/>
    <w:rsid w:val="00C93FDA"/>
    <w:rsid w:val="00C940C6"/>
    <w:rsid w:val="00C94133"/>
    <w:rsid w:val="00C94175"/>
    <w:rsid w:val="00C94180"/>
    <w:rsid w:val="00C941AC"/>
    <w:rsid w:val="00C94488"/>
    <w:rsid w:val="00C9465E"/>
    <w:rsid w:val="00C94674"/>
    <w:rsid w:val="00C9479B"/>
    <w:rsid w:val="00C947C9"/>
    <w:rsid w:val="00C948EA"/>
    <w:rsid w:val="00C949B6"/>
    <w:rsid w:val="00C94A07"/>
    <w:rsid w:val="00C94EBB"/>
    <w:rsid w:val="00C94F0E"/>
    <w:rsid w:val="00C94FED"/>
    <w:rsid w:val="00C951CE"/>
    <w:rsid w:val="00C951F1"/>
    <w:rsid w:val="00C95227"/>
    <w:rsid w:val="00C95242"/>
    <w:rsid w:val="00C9529C"/>
    <w:rsid w:val="00C95396"/>
    <w:rsid w:val="00C953C2"/>
    <w:rsid w:val="00C95730"/>
    <w:rsid w:val="00C95926"/>
    <w:rsid w:val="00C959BA"/>
    <w:rsid w:val="00C959D9"/>
    <w:rsid w:val="00C95BAD"/>
    <w:rsid w:val="00C95BFC"/>
    <w:rsid w:val="00C95C0E"/>
    <w:rsid w:val="00C95D0D"/>
    <w:rsid w:val="00C960F4"/>
    <w:rsid w:val="00C961CA"/>
    <w:rsid w:val="00C961F8"/>
    <w:rsid w:val="00C96201"/>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065"/>
    <w:rsid w:val="00C971BC"/>
    <w:rsid w:val="00C97260"/>
    <w:rsid w:val="00C97340"/>
    <w:rsid w:val="00C9751A"/>
    <w:rsid w:val="00C97653"/>
    <w:rsid w:val="00C977D6"/>
    <w:rsid w:val="00C97832"/>
    <w:rsid w:val="00C97BC3"/>
    <w:rsid w:val="00CA00B2"/>
    <w:rsid w:val="00CA00E2"/>
    <w:rsid w:val="00CA01BE"/>
    <w:rsid w:val="00CA02BB"/>
    <w:rsid w:val="00CA056A"/>
    <w:rsid w:val="00CA05EF"/>
    <w:rsid w:val="00CA0688"/>
    <w:rsid w:val="00CA070E"/>
    <w:rsid w:val="00CA071D"/>
    <w:rsid w:val="00CA0940"/>
    <w:rsid w:val="00CA09CA"/>
    <w:rsid w:val="00CA0A56"/>
    <w:rsid w:val="00CA0AE2"/>
    <w:rsid w:val="00CA0B11"/>
    <w:rsid w:val="00CA0CF3"/>
    <w:rsid w:val="00CA0FDD"/>
    <w:rsid w:val="00CA1086"/>
    <w:rsid w:val="00CA1137"/>
    <w:rsid w:val="00CA1252"/>
    <w:rsid w:val="00CA1275"/>
    <w:rsid w:val="00CA1277"/>
    <w:rsid w:val="00CA12FE"/>
    <w:rsid w:val="00CA145F"/>
    <w:rsid w:val="00CA1712"/>
    <w:rsid w:val="00CA18DB"/>
    <w:rsid w:val="00CA191B"/>
    <w:rsid w:val="00CA196D"/>
    <w:rsid w:val="00CA1999"/>
    <w:rsid w:val="00CA19CB"/>
    <w:rsid w:val="00CA19FA"/>
    <w:rsid w:val="00CA1A50"/>
    <w:rsid w:val="00CA1B3D"/>
    <w:rsid w:val="00CA1E7A"/>
    <w:rsid w:val="00CA1EAF"/>
    <w:rsid w:val="00CA1FB0"/>
    <w:rsid w:val="00CA2008"/>
    <w:rsid w:val="00CA230C"/>
    <w:rsid w:val="00CA2493"/>
    <w:rsid w:val="00CA25A6"/>
    <w:rsid w:val="00CA25E7"/>
    <w:rsid w:val="00CA25EB"/>
    <w:rsid w:val="00CA2663"/>
    <w:rsid w:val="00CA2764"/>
    <w:rsid w:val="00CA2827"/>
    <w:rsid w:val="00CA28D5"/>
    <w:rsid w:val="00CA2B1B"/>
    <w:rsid w:val="00CA2BAF"/>
    <w:rsid w:val="00CA2D60"/>
    <w:rsid w:val="00CA2D6C"/>
    <w:rsid w:val="00CA3159"/>
    <w:rsid w:val="00CA3327"/>
    <w:rsid w:val="00CA3421"/>
    <w:rsid w:val="00CA3538"/>
    <w:rsid w:val="00CA358A"/>
    <w:rsid w:val="00CA35E6"/>
    <w:rsid w:val="00CA3782"/>
    <w:rsid w:val="00CA38C5"/>
    <w:rsid w:val="00CA3992"/>
    <w:rsid w:val="00CA3A79"/>
    <w:rsid w:val="00CA3ADB"/>
    <w:rsid w:val="00CA3D63"/>
    <w:rsid w:val="00CA3F66"/>
    <w:rsid w:val="00CA408D"/>
    <w:rsid w:val="00CA427E"/>
    <w:rsid w:val="00CA42D6"/>
    <w:rsid w:val="00CA446A"/>
    <w:rsid w:val="00CA4493"/>
    <w:rsid w:val="00CA451E"/>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0F"/>
    <w:rsid w:val="00CA5B5A"/>
    <w:rsid w:val="00CA5DB8"/>
    <w:rsid w:val="00CA5E95"/>
    <w:rsid w:val="00CA5F81"/>
    <w:rsid w:val="00CA60F1"/>
    <w:rsid w:val="00CA6190"/>
    <w:rsid w:val="00CA61D2"/>
    <w:rsid w:val="00CA6223"/>
    <w:rsid w:val="00CA641B"/>
    <w:rsid w:val="00CA6665"/>
    <w:rsid w:val="00CA667A"/>
    <w:rsid w:val="00CA66AA"/>
    <w:rsid w:val="00CA66C4"/>
    <w:rsid w:val="00CA6727"/>
    <w:rsid w:val="00CA678D"/>
    <w:rsid w:val="00CA67AE"/>
    <w:rsid w:val="00CA6986"/>
    <w:rsid w:val="00CA69C5"/>
    <w:rsid w:val="00CA6B8D"/>
    <w:rsid w:val="00CA6BF9"/>
    <w:rsid w:val="00CA6C73"/>
    <w:rsid w:val="00CA6F0D"/>
    <w:rsid w:val="00CA703D"/>
    <w:rsid w:val="00CA71EC"/>
    <w:rsid w:val="00CA726B"/>
    <w:rsid w:val="00CA72DF"/>
    <w:rsid w:val="00CA75A2"/>
    <w:rsid w:val="00CA772B"/>
    <w:rsid w:val="00CA786E"/>
    <w:rsid w:val="00CA7A68"/>
    <w:rsid w:val="00CA7C10"/>
    <w:rsid w:val="00CA7DD7"/>
    <w:rsid w:val="00CA7F9F"/>
    <w:rsid w:val="00CB003D"/>
    <w:rsid w:val="00CB003F"/>
    <w:rsid w:val="00CB0145"/>
    <w:rsid w:val="00CB02E8"/>
    <w:rsid w:val="00CB0316"/>
    <w:rsid w:val="00CB0527"/>
    <w:rsid w:val="00CB05B3"/>
    <w:rsid w:val="00CB067B"/>
    <w:rsid w:val="00CB0763"/>
    <w:rsid w:val="00CB07DD"/>
    <w:rsid w:val="00CB0944"/>
    <w:rsid w:val="00CB0ACD"/>
    <w:rsid w:val="00CB0B0B"/>
    <w:rsid w:val="00CB0C1E"/>
    <w:rsid w:val="00CB0C8D"/>
    <w:rsid w:val="00CB0ED1"/>
    <w:rsid w:val="00CB11FF"/>
    <w:rsid w:val="00CB13C5"/>
    <w:rsid w:val="00CB140A"/>
    <w:rsid w:val="00CB1512"/>
    <w:rsid w:val="00CB1567"/>
    <w:rsid w:val="00CB15F1"/>
    <w:rsid w:val="00CB1876"/>
    <w:rsid w:val="00CB1968"/>
    <w:rsid w:val="00CB1A74"/>
    <w:rsid w:val="00CB2206"/>
    <w:rsid w:val="00CB2611"/>
    <w:rsid w:val="00CB26FA"/>
    <w:rsid w:val="00CB2725"/>
    <w:rsid w:val="00CB27CF"/>
    <w:rsid w:val="00CB2851"/>
    <w:rsid w:val="00CB2921"/>
    <w:rsid w:val="00CB2A00"/>
    <w:rsid w:val="00CB2D6A"/>
    <w:rsid w:val="00CB2EBC"/>
    <w:rsid w:val="00CB2EF9"/>
    <w:rsid w:val="00CB2F61"/>
    <w:rsid w:val="00CB31A0"/>
    <w:rsid w:val="00CB3212"/>
    <w:rsid w:val="00CB327B"/>
    <w:rsid w:val="00CB33CE"/>
    <w:rsid w:val="00CB33E4"/>
    <w:rsid w:val="00CB343F"/>
    <w:rsid w:val="00CB347F"/>
    <w:rsid w:val="00CB3538"/>
    <w:rsid w:val="00CB3575"/>
    <w:rsid w:val="00CB3592"/>
    <w:rsid w:val="00CB36C7"/>
    <w:rsid w:val="00CB36E4"/>
    <w:rsid w:val="00CB36E6"/>
    <w:rsid w:val="00CB3702"/>
    <w:rsid w:val="00CB3762"/>
    <w:rsid w:val="00CB3834"/>
    <w:rsid w:val="00CB394F"/>
    <w:rsid w:val="00CB3B82"/>
    <w:rsid w:val="00CB3BF6"/>
    <w:rsid w:val="00CB3DD2"/>
    <w:rsid w:val="00CB3EE2"/>
    <w:rsid w:val="00CB40DC"/>
    <w:rsid w:val="00CB412A"/>
    <w:rsid w:val="00CB42C1"/>
    <w:rsid w:val="00CB44A3"/>
    <w:rsid w:val="00CB45B2"/>
    <w:rsid w:val="00CB4890"/>
    <w:rsid w:val="00CB492E"/>
    <w:rsid w:val="00CB4C53"/>
    <w:rsid w:val="00CB4D60"/>
    <w:rsid w:val="00CB5105"/>
    <w:rsid w:val="00CB51B4"/>
    <w:rsid w:val="00CB5387"/>
    <w:rsid w:val="00CB54AA"/>
    <w:rsid w:val="00CB57AA"/>
    <w:rsid w:val="00CB57C0"/>
    <w:rsid w:val="00CB582B"/>
    <w:rsid w:val="00CB5833"/>
    <w:rsid w:val="00CB5858"/>
    <w:rsid w:val="00CB5A36"/>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161"/>
    <w:rsid w:val="00CB7324"/>
    <w:rsid w:val="00CB7505"/>
    <w:rsid w:val="00CB7541"/>
    <w:rsid w:val="00CB7552"/>
    <w:rsid w:val="00CB756B"/>
    <w:rsid w:val="00CB75BD"/>
    <w:rsid w:val="00CB794E"/>
    <w:rsid w:val="00CB7A39"/>
    <w:rsid w:val="00CB7A69"/>
    <w:rsid w:val="00CB7B03"/>
    <w:rsid w:val="00CB7F5A"/>
    <w:rsid w:val="00CB7FB8"/>
    <w:rsid w:val="00CC0107"/>
    <w:rsid w:val="00CC0112"/>
    <w:rsid w:val="00CC0144"/>
    <w:rsid w:val="00CC017F"/>
    <w:rsid w:val="00CC01F0"/>
    <w:rsid w:val="00CC034E"/>
    <w:rsid w:val="00CC042D"/>
    <w:rsid w:val="00CC04DB"/>
    <w:rsid w:val="00CC067A"/>
    <w:rsid w:val="00CC07BB"/>
    <w:rsid w:val="00CC0B92"/>
    <w:rsid w:val="00CC0BBD"/>
    <w:rsid w:val="00CC0C0E"/>
    <w:rsid w:val="00CC0C21"/>
    <w:rsid w:val="00CC0C86"/>
    <w:rsid w:val="00CC0CF5"/>
    <w:rsid w:val="00CC0E7D"/>
    <w:rsid w:val="00CC0E82"/>
    <w:rsid w:val="00CC1071"/>
    <w:rsid w:val="00CC10FC"/>
    <w:rsid w:val="00CC11BF"/>
    <w:rsid w:val="00CC13CC"/>
    <w:rsid w:val="00CC1458"/>
    <w:rsid w:val="00CC156B"/>
    <w:rsid w:val="00CC1642"/>
    <w:rsid w:val="00CC16AC"/>
    <w:rsid w:val="00CC16C7"/>
    <w:rsid w:val="00CC1821"/>
    <w:rsid w:val="00CC1A04"/>
    <w:rsid w:val="00CC1D9F"/>
    <w:rsid w:val="00CC1E25"/>
    <w:rsid w:val="00CC2204"/>
    <w:rsid w:val="00CC2220"/>
    <w:rsid w:val="00CC22A0"/>
    <w:rsid w:val="00CC22D2"/>
    <w:rsid w:val="00CC249A"/>
    <w:rsid w:val="00CC24D2"/>
    <w:rsid w:val="00CC26D0"/>
    <w:rsid w:val="00CC26E4"/>
    <w:rsid w:val="00CC2722"/>
    <w:rsid w:val="00CC276B"/>
    <w:rsid w:val="00CC2881"/>
    <w:rsid w:val="00CC2883"/>
    <w:rsid w:val="00CC297A"/>
    <w:rsid w:val="00CC2A4F"/>
    <w:rsid w:val="00CC2BF2"/>
    <w:rsid w:val="00CC2CAE"/>
    <w:rsid w:val="00CC2D90"/>
    <w:rsid w:val="00CC2EAF"/>
    <w:rsid w:val="00CC2FBE"/>
    <w:rsid w:val="00CC30E9"/>
    <w:rsid w:val="00CC31B8"/>
    <w:rsid w:val="00CC32CD"/>
    <w:rsid w:val="00CC3368"/>
    <w:rsid w:val="00CC3872"/>
    <w:rsid w:val="00CC39A8"/>
    <w:rsid w:val="00CC3AA2"/>
    <w:rsid w:val="00CC3BD2"/>
    <w:rsid w:val="00CC3DC7"/>
    <w:rsid w:val="00CC3E2E"/>
    <w:rsid w:val="00CC3E8D"/>
    <w:rsid w:val="00CC3F48"/>
    <w:rsid w:val="00CC410E"/>
    <w:rsid w:val="00CC4192"/>
    <w:rsid w:val="00CC4426"/>
    <w:rsid w:val="00CC444F"/>
    <w:rsid w:val="00CC49F3"/>
    <w:rsid w:val="00CC4A4A"/>
    <w:rsid w:val="00CC4B96"/>
    <w:rsid w:val="00CC4BFF"/>
    <w:rsid w:val="00CC4EE7"/>
    <w:rsid w:val="00CC5107"/>
    <w:rsid w:val="00CC51E8"/>
    <w:rsid w:val="00CC522C"/>
    <w:rsid w:val="00CC550C"/>
    <w:rsid w:val="00CC5585"/>
    <w:rsid w:val="00CC5597"/>
    <w:rsid w:val="00CC58F7"/>
    <w:rsid w:val="00CC594D"/>
    <w:rsid w:val="00CC5BC9"/>
    <w:rsid w:val="00CC5D48"/>
    <w:rsid w:val="00CC5E3E"/>
    <w:rsid w:val="00CC5EFB"/>
    <w:rsid w:val="00CC5F24"/>
    <w:rsid w:val="00CC5FED"/>
    <w:rsid w:val="00CC62EB"/>
    <w:rsid w:val="00CC6312"/>
    <w:rsid w:val="00CC63AC"/>
    <w:rsid w:val="00CC6492"/>
    <w:rsid w:val="00CC6510"/>
    <w:rsid w:val="00CC6634"/>
    <w:rsid w:val="00CC6679"/>
    <w:rsid w:val="00CC66AD"/>
    <w:rsid w:val="00CC6769"/>
    <w:rsid w:val="00CC6782"/>
    <w:rsid w:val="00CC68FA"/>
    <w:rsid w:val="00CC6976"/>
    <w:rsid w:val="00CC6A11"/>
    <w:rsid w:val="00CC6C13"/>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C7C72"/>
    <w:rsid w:val="00CD004D"/>
    <w:rsid w:val="00CD0070"/>
    <w:rsid w:val="00CD017E"/>
    <w:rsid w:val="00CD01D0"/>
    <w:rsid w:val="00CD0203"/>
    <w:rsid w:val="00CD0365"/>
    <w:rsid w:val="00CD0646"/>
    <w:rsid w:val="00CD068B"/>
    <w:rsid w:val="00CD0784"/>
    <w:rsid w:val="00CD09F5"/>
    <w:rsid w:val="00CD0AA2"/>
    <w:rsid w:val="00CD0BE9"/>
    <w:rsid w:val="00CD0C84"/>
    <w:rsid w:val="00CD0CE2"/>
    <w:rsid w:val="00CD0D85"/>
    <w:rsid w:val="00CD0DF8"/>
    <w:rsid w:val="00CD0F86"/>
    <w:rsid w:val="00CD0FB3"/>
    <w:rsid w:val="00CD1105"/>
    <w:rsid w:val="00CD1157"/>
    <w:rsid w:val="00CD11AB"/>
    <w:rsid w:val="00CD1448"/>
    <w:rsid w:val="00CD14C1"/>
    <w:rsid w:val="00CD1502"/>
    <w:rsid w:val="00CD15A3"/>
    <w:rsid w:val="00CD15E2"/>
    <w:rsid w:val="00CD16F9"/>
    <w:rsid w:val="00CD1726"/>
    <w:rsid w:val="00CD1841"/>
    <w:rsid w:val="00CD1868"/>
    <w:rsid w:val="00CD19F1"/>
    <w:rsid w:val="00CD1C56"/>
    <w:rsid w:val="00CD1C80"/>
    <w:rsid w:val="00CD1FCC"/>
    <w:rsid w:val="00CD21AD"/>
    <w:rsid w:val="00CD23A7"/>
    <w:rsid w:val="00CD2426"/>
    <w:rsid w:val="00CD2800"/>
    <w:rsid w:val="00CD28A7"/>
    <w:rsid w:val="00CD2A1C"/>
    <w:rsid w:val="00CD2A61"/>
    <w:rsid w:val="00CD2A76"/>
    <w:rsid w:val="00CD2AFB"/>
    <w:rsid w:val="00CD2C70"/>
    <w:rsid w:val="00CD2D8E"/>
    <w:rsid w:val="00CD2D98"/>
    <w:rsid w:val="00CD2E55"/>
    <w:rsid w:val="00CD2ECD"/>
    <w:rsid w:val="00CD3107"/>
    <w:rsid w:val="00CD31C0"/>
    <w:rsid w:val="00CD32A1"/>
    <w:rsid w:val="00CD34A3"/>
    <w:rsid w:val="00CD3510"/>
    <w:rsid w:val="00CD36DF"/>
    <w:rsid w:val="00CD3742"/>
    <w:rsid w:val="00CD38AA"/>
    <w:rsid w:val="00CD3C18"/>
    <w:rsid w:val="00CD3CFA"/>
    <w:rsid w:val="00CD3D73"/>
    <w:rsid w:val="00CD3DB9"/>
    <w:rsid w:val="00CD3DEC"/>
    <w:rsid w:val="00CD3FA2"/>
    <w:rsid w:val="00CD42E8"/>
    <w:rsid w:val="00CD43E1"/>
    <w:rsid w:val="00CD44E0"/>
    <w:rsid w:val="00CD458A"/>
    <w:rsid w:val="00CD4739"/>
    <w:rsid w:val="00CD4870"/>
    <w:rsid w:val="00CD499C"/>
    <w:rsid w:val="00CD4BD2"/>
    <w:rsid w:val="00CD4C38"/>
    <w:rsid w:val="00CD4CC6"/>
    <w:rsid w:val="00CD4DF3"/>
    <w:rsid w:val="00CD4E83"/>
    <w:rsid w:val="00CD4F6A"/>
    <w:rsid w:val="00CD5083"/>
    <w:rsid w:val="00CD5106"/>
    <w:rsid w:val="00CD51C3"/>
    <w:rsid w:val="00CD521E"/>
    <w:rsid w:val="00CD5284"/>
    <w:rsid w:val="00CD5297"/>
    <w:rsid w:val="00CD54E3"/>
    <w:rsid w:val="00CD5609"/>
    <w:rsid w:val="00CD562E"/>
    <w:rsid w:val="00CD578A"/>
    <w:rsid w:val="00CD58DD"/>
    <w:rsid w:val="00CD5AC7"/>
    <w:rsid w:val="00CD5AD6"/>
    <w:rsid w:val="00CD5B7D"/>
    <w:rsid w:val="00CD5B99"/>
    <w:rsid w:val="00CD5BB5"/>
    <w:rsid w:val="00CD5E24"/>
    <w:rsid w:val="00CD5F56"/>
    <w:rsid w:val="00CD60BA"/>
    <w:rsid w:val="00CD60BF"/>
    <w:rsid w:val="00CD61B7"/>
    <w:rsid w:val="00CD621E"/>
    <w:rsid w:val="00CD6221"/>
    <w:rsid w:val="00CD625E"/>
    <w:rsid w:val="00CD6276"/>
    <w:rsid w:val="00CD635C"/>
    <w:rsid w:val="00CD63B9"/>
    <w:rsid w:val="00CD652C"/>
    <w:rsid w:val="00CD6778"/>
    <w:rsid w:val="00CD683F"/>
    <w:rsid w:val="00CD6886"/>
    <w:rsid w:val="00CD68C7"/>
    <w:rsid w:val="00CD6A77"/>
    <w:rsid w:val="00CD6C17"/>
    <w:rsid w:val="00CD6C7F"/>
    <w:rsid w:val="00CD7138"/>
    <w:rsid w:val="00CD7354"/>
    <w:rsid w:val="00CD73E3"/>
    <w:rsid w:val="00CD7568"/>
    <w:rsid w:val="00CD75F8"/>
    <w:rsid w:val="00CD7781"/>
    <w:rsid w:val="00CD77CF"/>
    <w:rsid w:val="00CD78D0"/>
    <w:rsid w:val="00CD7A92"/>
    <w:rsid w:val="00CD7D63"/>
    <w:rsid w:val="00CD7D71"/>
    <w:rsid w:val="00CD7F38"/>
    <w:rsid w:val="00CD7F93"/>
    <w:rsid w:val="00CE0006"/>
    <w:rsid w:val="00CE01D3"/>
    <w:rsid w:val="00CE0221"/>
    <w:rsid w:val="00CE0240"/>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3AC"/>
    <w:rsid w:val="00CE2448"/>
    <w:rsid w:val="00CE24E9"/>
    <w:rsid w:val="00CE294E"/>
    <w:rsid w:val="00CE2BEE"/>
    <w:rsid w:val="00CE2D44"/>
    <w:rsid w:val="00CE2DF2"/>
    <w:rsid w:val="00CE2EC4"/>
    <w:rsid w:val="00CE2F10"/>
    <w:rsid w:val="00CE30BC"/>
    <w:rsid w:val="00CE30C5"/>
    <w:rsid w:val="00CE3541"/>
    <w:rsid w:val="00CE354E"/>
    <w:rsid w:val="00CE35A9"/>
    <w:rsid w:val="00CE384E"/>
    <w:rsid w:val="00CE38D2"/>
    <w:rsid w:val="00CE398C"/>
    <w:rsid w:val="00CE39F0"/>
    <w:rsid w:val="00CE3D36"/>
    <w:rsid w:val="00CE3F0F"/>
    <w:rsid w:val="00CE3FA9"/>
    <w:rsid w:val="00CE3FC7"/>
    <w:rsid w:val="00CE3FD3"/>
    <w:rsid w:val="00CE3FFD"/>
    <w:rsid w:val="00CE3FFE"/>
    <w:rsid w:val="00CE401C"/>
    <w:rsid w:val="00CE4185"/>
    <w:rsid w:val="00CE4238"/>
    <w:rsid w:val="00CE448B"/>
    <w:rsid w:val="00CE4639"/>
    <w:rsid w:val="00CE4727"/>
    <w:rsid w:val="00CE47BA"/>
    <w:rsid w:val="00CE47E6"/>
    <w:rsid w:val="00CE4810"/>
    <w:rsid w:val="00CE491F"/>
    <w:rsid w:val="00CE4A39"/>
    <w:rsid w:val="00CE4C26"/>
    <w:rsid w:val="00CE4CE8"/>
    <w:rsid w:val="00CE4D5E"/>
    <w:rsid w:val="00CE4D6A"/>
    <w:rsid w:val="00CE5004"/>
    <w:rsid w:val="00CE526D"/>
    <w:rsid w:val="00CE5428"/>
    <w:rsid w:val="00CE55B7"/>
    <w:rsid w:val="00CE57D9"/>
    <w:rsid w:val="00CE5918"/>
    <w:rsid w:val="00CE5B57"/>
    <w:rsid w:val="00CE5BA7"/>
    <w:rsid w:val="00CE5BC6"/>
    <w:rsid w:val="00CE5C54"/>
    <w:rsid w:val="00CE5C9C"/>
    <w:rsid w:val="00CE5DA7"/>
    <w:rsid w:val="00CE5DC6"/>
    <w:rsid w:val="00CE5F39"/>
    <w:rsid w:val="00CE5FDA"/>
    <w:rsid w:val="00CE609A"/>
    <w:rsid w:val="00CE635E"/>
    <w:rsid w:val="00CE6400"/>
    <w:rsid w:val="00CE641C"/>
    <w:rsid w:val="00CE66A2"/>
    <w:rsid w:val="00CE68AD"/>
    <w:rsid w:val="00CE6926"/>
    <w:rsid w:val="00CE6AD1"/>
    <w:rsid w:val="00CE6B64"/>
    <w:rsid w:val="00CE6C33"/>
    <w:rsid w:val="00CE6EC9"/>
    <w:rsid w:val="00CE6F25"/>
    <w:rsid w:val="00CE6F9D"/>
    <w:rsid w:val="00CE6FDB"/>
    <w:rsid w:val="00CE700B"/>
    <w:rsid w:val="00CE7011"/>
    <w:rsid w:val="00CE7014"/>
    <w:rsid w:val="00CE7112"/>
    <w:rsid w:val="00CE7162"/>
    <w:rsid w:val="00CE7242"/>
    <w:rsid w:val="00CE72B0"/>
    <w:rsid w:val="00CE72EA"/>
    <w:rsid w:val="00CE7311"/>
    <w:rsid w:val="00CE732B"/>
    <w:rsid w:val="00CE7432"/>
    <w:rsid w:val="00CE7494"/>
    <w:rsid w:val="00CE75F4"/>
    <w:rsid w:val="00CE766D"/>
    <w:rsid w:val="00CE771F"/>
    <w:rsid w:val="00CE79ED"/>
    <w:rsid w:val="00CE7A5A"/>
    <w:rsid w:val="00CE7ABE"/>
    <w:rsid w:val="00CE7C24"/>
    <w:rsid w:val="00CE7EF6"/>
    <w:rsid w:val="00CF00FB"/>
    <w:rsid w:val="00CF012E"/>
    <w:rsid w:val="00CF02A9"/>
    <w:rsid w:val="00CF02E6"/>
    <w:rsid w:val="00CF0459"/>
    <w:rsid w:val="00CF0615"/>
    <w:rsid w:val="00CF0686"/>
    <w:rsid w:val="00CF0A54"/>
    <w:rsid w:val="00CF0B2C"/>
    <w:rsid w:val="00CF0C5E"/>
    <w:rsid w:val="00CF0D86"/>
    <w:rsid w:val="00CF0E0D"/>
    <w:rsid w:val="00CF0E53"/>
    <w:rsid w:val="00CF0EA1"/>
    <w:rsid w:val="00CF1058"/>
    <w:rsid w:val="00CF11D0"/>
    <w:rsid w:val="00CF1242"/>
    <w:rsid w:val="00CF12C2"/>
    <w:rsid w:val="00CF155C"/>
    <w:rsid w:val="00CF1857"/>
    <w:rsid w:val="00CF1894"/>
    <w:rsid w:val="00CF18E1"/>
    <w:rsid w:val="00CF1A69"/>
    <w:rsid w:val="00CF1D11"/>
    <w:rsid w:val="00CF1DFB"/>
    <w:rsid w:val="00CF1F2B"/>
    <w:rsid w:val="00CF1F62"/>
    <w:rsid w:val="00CF1FF7"/>
    <w:rsid w:val="00CF20F4"/>
    <w:rsid w:val="00CF217E"/>
    <w:rsid w:val="00CF2186"/>
    <w:rsid w:val="00CF2255"/>
    <w:rsid w:val="00CF229F"/>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E12"/>
    <w:rsid w:val="00CF305E"/>
    <w:rsid w:val="00CF30DB"/>
    <w:rsid w:val="00CF30EE"/>
    <w:rsid w:val="00CF312D"/>
    <w:rsid w:val="00CF34C1"/>
    <w:rsid w:val="00CF357B"/>
    <w:rsid w:val="00CF3603"/>
    <w:rsid w:val="00CF36AC"/>
    <w:rsid w:val="00CF36E4"/>
    <w:rsid w:val="00CF384D"/>
    <w:rsid w:val="00CF3935"/>
    <w:rsid w:val="00CF394B"/>
    <w:rsid w:val="00CF39CE"/>
    <w:rsid w:val="00CF3A09"/>
    <w:rsid w:val="00CF3A63"/>
    <w:rsid w:val="00CF3A94"/>
    <w:rsid w:val="00CF3CA7"/>
    <w:rsid w:val="00CF40EE"/>
    <w:rsid w:val="00CF43D3"/>
    <w:rsid w:val="00CF4404"/>
    <w:rsid w:val="00CF445A"/>
    <w:rsid w:val="00CF44F3"/>
    <w:rsid w:val="00CF453E"/>
    <w:rsid w:val="00CF465B"/>
    <w:rsid w:val="00CF465D"/>
    <w:rsid w:val="00CF4714"/>
    <w:rsid w:val="00CF4751"/>
    <w:rsid w:val="00CF4823"/>
    <w:rsid w:val="00CF4855"/>
    <w:rsid w:val="00CF49C2"/>
    <w:rsid w:val="00CF4AF1"/>
    <w:rsid w:val="00CF4B53"/>
    <w:rsid w:val="00CF4BBA"/>
    <w:rsid w:val="00CF4D3B"/>
    <w:rsid w:val="00CF4DBF"/>
    <w:rsid w:val="00CF4DEE"/>
    <w:rsid w:val="00CF4EC0"/>
    <w:rsid w:val="00CF51EF"/>
    <w:rsid w:val="00CF5322"/>
    <w:rsid w:val="00CF53A6"/>
    <w:rsid w:val="00CF55ED"/>
    <w:rsid w:val="00CF5891"/>
    <w:rsid w:val="00CF5AAD"/>
    <w:rsid w:val="00CF5B2B"/>
    <w:rsid w:val="00CF5D49"/>
    <w:rsid w:val="00CF5F70"/>
    <w:rsid w:val="00CF6102"/>
    <w:rsid w:val="00CF6311"/>
    <w:rsid w:val="00CF6456"/>
    <w:rsid w:val="00CF665C"/>
    <w:rsid w:val="00CF67C8"/>
    <w:rsid w:val="00CF6841"/>
    <w:rsid w:val="00CF688E"/>
    <w:rsid w:val="00CF6A6D"/>
    <w:rsid w:val="00CF6B14"/>
    <w:rsid w:val="00CF6BF1"/>
    <w:rsid w:val="00CF6CD2"/>
    <w:rsid w:val="00CF6D45"/>
    <w:rsid w:val="00CF6DE7"/>
    <w:rsid w:val="00CF6E51"/>
    <w:rsid w:val="00CF6E6D"/>
    <w:rsid w:val="00CF6F6E"/>
    <w:rsid w:val="00CF70B8"/>
    <w:rsid w:val="00CF7173"/>
    <w:rsid w:val="00CF71C7"/>
    <w:rsid w:val="00CF735F"/>
    <w:rsid w:val="00CF7411"/>
    <w:rsid w:val="00CF750E"/>
    <w:rsid w:val="00CF7532"/>
    <w:rsid w:val="00CF7722"/>
    <w:rsid w:val="00CF77A7"/>
    <w:rsid w:val="00CF7811"/>
    <w:rsid w:val="00CF792E"/>
    <w:rsid w:val="00CF7BB7"/>
    <w:rsid w:val="00CF7C7A"/>
    <w:rsid w:val="00CF7E3F"/>
    <w:rsid w:val="00CF7FDA"/>
    <w:rsid w:val="00D000DA"/>
    <w:rsid w:val="00D00347"/>
    <w:rsid w:val="00D00382"/>
    <w:rsid w:val="00D005AB"/>
    <w:rsid w:val="00D005DF"/>
    <w:rsid w:val="00D0067F"/>
    <w:rsid w:val="00D007D4"/>
    <w:rsid w:val="00D00ABE"/>
    <w:rsid w:val="00D00B4C"/>
    <w:rsid w:val="00D00E9F"/>
    <w:rsid w:val="00D00EB7"/>
    <w:rsid w:val="00D01005"/>
    <w:rsid w:val="00D013D6"/>
    <w:rsid w:val="00D013DA"/>
    <w:rsid w:val="00D0143E"/>
    <w:rsid w:val="00D016B6"/>
    <w:rsid w:val="00D016F0"/>
    <w:rsid w:val="00D01741"/>
    <w:rsid w:val="00D01E15"/>
    <w:rsid w:val="00D0205E"/>
    <w:rsid w:val="00D0209A"/>
    <w:rsid w:val="00D02122"/>
    <w:rsid w:val="00D02238"/>
    <w:rsid w:val="00D02243"/>
    <w:rsid w:val="00D02360"/>
    <w:rsid w:val="00D023F8"/>
    <w:rsid w:val="00D0246E"/>
    <w:rsid w:val="00D025BF"/>
    <w:rsid w:val="00D02712"/>
    <w:rsid w:val="00D0271F"/>
    <w:rsid w:val="00D02729"/>
    <w:rsid w:val="00D02807"/>
    <w:rsid w:val="00D029D4"/>
    <w:rsid w:val="00D02A18"/>
    <w:rsid w:val="00D02A92"/>
    <w:rsid w:val="00D02AC8"/>
    <w:rsid w:val="00D02BB1"/>
    <w:rsid w:val="00D02C5D"/>
    <w:rsid w:val="00D02D40"/>
    <w:rsid w:val="00D02EB7"/>
    <w:rsid w:val="00D02F7F"/>
    <w:rsid w:val="00D032B2"/>
    <w:rsid w:val="00D03515"/>
    <w:rsid w:val="00D035CB"/>
    <w:rsid w:val="00D035CE"/>
    <w:rsid w:val="00D0367D"/>
    <w:rsid w:val="00D038A7"/>
    <w:rsid w:val="00D038D6"/>
    <w:rsid w:val="00D03936"/>
    <w:rsid w:val="00D03A33"/>
    <w:rsid w:val="00D03AAF"/>
    <w:rsid w:val="00D03CDC"/>
    <w:rsid w:val="00D040A5"/>
    <w:rsid w:val="00D040BE"/>
    <w:rsid w:val="00D04239"/>
    <w:rsid w:val="00D043A0"/>
    <w:rsid w:val="00D046C5"/>
    <w:rsid w:val="00D047A8"/>
    <w:rsid w:val="00D047D1"/>
    <w:rsid w:val="00D0481E"/>
    <w:rsid w:val="00D04934"/>
    <w:rsid w:val="00D04948"/>
    <w:rsid w:val="00D04A80"/>
    <w:rsid w:val="00D04B3E"/>
    <w:rsid w:val="00D04E31"/>
    <w:rsid w:val="00D04EF2"/>
    <w:rsid w:val="00D05059"/>
    <w:rsid w:val="00D051B8"/>
    <w:rsid w:val="00D052AF"/>
    <w:rsid w:val="00D052BA"/>
    <w:rsid w:val="00D05309"/>
    <w:rsid w:val="00D055A0"/>
    <w:rsid w:val="00D055DA"/>
    <w:rsid w:val="00D05606"/>
    <w:rsid w:val="00D05698"/>
    <w:rsid w:val="00D056C3"/>
    <w:rsid w:val="00D05733"/>
    <w:rsid w:val="00D05808"/>
    <w:rsid w:val="00D0580E"/>
    <w:rsid w:val="00D05BDB"/>
    <w:rsid w:val="00D05C10"/>
    <w:rsid w:val="00D0611B"/>
    <w:rsid w:val="00D06145"/>
    <w:rsid w:val="00D065E4"/>
    <w:rsid w:val="00D065F4"/>
    <w:rsid w:val="00D0663E"/>
    <w:rsid w:val="00D067BF"/>
    <w:rsid w:val="00D06BA7"/>
    <w:rsid w:val="00D06C1B"/>
    <w:rsid w:val="00D06C60"/>
    <w:rsid w:val="00D06C8C"/>
    <w:rsid w:val="00D06D26"/>
    <w:rsid w:val="00D06D50"/>
    <w:rsid w:val="00D06DCE"/>
    <w:rsid w:val="00D06E02"/>
    <w:rsid w:val="00D06E0A"/>
    <w:rsid w:val="00D06F1F"/>
    <w:rsid w:val="00D070AC"/>
    <w:rsid w:val="00D071F7"/>
    <w:rsid w:val="00D072B5"/>
    <w:rsid w:val="00D07447"/>
    <w:rsid w:val="00D07534"/>
    <w:rsid w:val="00D075E6"/>
    <w:rsid w:val="00D076A7"/>
    <w:rsid w:val="00D076F7"/>
    <w:rsid w:val="00D077B0"/>
    <w:rsid w:val="00D07B15"/>
    <w:rsid w:val="00D07B8F"/>
    <w:rsid w:val="00D07CE1"/>
    <w:rsid w:val="00D07DA4"/>
    <w:rsid w:val="00D07EF9"/>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0D1F"/>
    <w:rsid w:val="00D10F4B"/>
    <w:rsid w:val="00D11131"/>
    <w:rsid w:val="00D11199"/>
    <w:rsid w:val="00D112F1"/>
    <w:rsid w:val="00D115CD"/>
    <w:rsid w:val="00D115F2"/>
    <w:rsid w:val="00D1168B"/>
    <w:rsid w:val="00D117BF"/>
    <w:rsid w:val="00D117D5"/>
    <w:rsid w:val="00D1186D"/>
    <w:rsid w:val="00D11A2C"/>
    <w:rsid w:val="00D11D18"/>
    <w:rsid w:val="00D11D2F"/>
    <w:rsid w:val="00D12142"/>
    <w:rsid w:val="00D121CC"/>
    <w:rsid w:val="00D12282"/>
    <w:rsid w:val="00D123DB"/>
    <w:rsid w:val="00D1293F"/>
    <w:rsid w:val="00D12A4D"/>
    <w:rsid w:val="00D12A5E"/>
    <w:rsid w:val="00D12C0B"/>
    <w:rsid w:val="00D12C0D"/>
    <w:rsid w:val="00D12E20"/>
    <w:rsid w:val="00D12E9D"/>
    <w:rsid w:val="00D12FFA"/>
    <w:rsid w:val="00D13038"/>
    <w:rsid w:val="00D134F6"/>
    <w:rsid w:val="00D1359C"/>
    <w:rsid w:val="00D13891"/>
    <w:rsid w:val="00D139AC"/>
    <w:rsid w:val="00D13E33"/>
    <w:rsid w:val="00D13EC2"/>
    <w:rsid w:val="00D13F7A"/>
    <w:rsid w:val="00D13FBD"/>
    <w:rsid w:val="00D140A9"/>
    <w:rsid w:val="00D140DA"/>
    <w:rsid w:val="00D14283"/>
    <w:rsid w:val="00D14480"/>
    <w:rsid w:val="00D14564"/>
    <w:rsid w:val="00D145D6"/>
    <w:rsid w:val="00D14882"/>
    <w:rsid w:val="00D1495E"/>
    <w:rsid w:val="00D14997"/>
    <w:rsid w:val="00D14A97"/>
    <w:rsid w:val="00D14B25"/>
    <w:rsid w:val="00D14CBC"/>
    <w:rsid w:val="00D14E95"/>
    <w:rsid w:val="00D14EAC"/>
    <w:rsid w:val="00D15048"/>
    <w:rsid w:val="00D152BA"/>
    <w:rsid w:val="00D152FF"/>
    <w:rsid w:val="00D1534B"/>
    <w:rsid w:val="00D153AE"/>
    <w:rsid w:val="00D153D0"/>
    <w:rsid w:val="00D15407"/>
    <w:rsid w:val="00D15538"/>
    <w:rsid w:val="00D156C7"/>
    <w:rsid w:val="00D15745"/>
    <w:rsid w:val="00D15A01"/>
    <w:rsid w:val="00D15A2A"/>
    <w:rsid w:val="00D15C18"/>
    <w:rsid w:val="00D15DFE"/>
    <w:rsid w:val="00D15E61"/>
    <w:rsid w:val="00D15F3A"/>
    <w:rsid w:val="00D16412"/>
    <w:rsid w:val="00D165E2"/>
    <w:rsid w:val="00D1677D"/>
    <w:rsid w:val="00D167D5"/>
    <w:rsid w:val="00D16808"/>
    <w:rsid w:val="00D16878"/>
    <w:rsid w:val="00D168FC"/>
    <w:rsid w:val="00D16A72"/>
    <w:rsid w:val="00D16B12"/>
    <w:rsid w:val="00D16B66"/>
    <w:rsid w:val="00D16F9A"/>
    <w:rsid w:val="00D17219"/>
    <w:rsid w:val="00D1733D"/>
    <w:rsid w:val="00D1752F"/>
    <w:rsid w:val="00D175B1"/>
    <w:rsid w:val="00D175D4"/>
    <w:rsid w:val="00D17621"/>
    <w:rsid w:val="00D17626"/>
    <w:rsid w:val="00D177B8"/>
    <w:rsid w:val="00D17807"/>
    <w:rsid w:val="00D178AC"/>
    <w:rsid w:val="00D17904"/>
    <w:rsid w:val="00D17936"/>
    <w:rsid w:val="00D17A05"/>
    <w:rsid w:val="00D17A38"/>
    <w:rsid w:val="00D17AA0"/>
    <w:rsid w:val="00D17BB6"/>
    <w:rsid w:val="00D17C4A"/>
    <w:rsid w:val="00D17CFC"/>
    <w:rsid w:val="00D17EFE"/>
    <w:rsid w:val="00D20057"/>
    <w:rsid w:val="00D20172"/>
    <w:rsid w:val="00D205C6"/>
    <w:rsid w:val="00D206E3"/>
    <w:rsid w:val="00D20740"/>
    <w:rsid w:val="00D20765"/>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639"/>
    <w:rsid w:val="00D216BF"/>
    <w:rsid w:val="00D216CA"/>
    <w:rsid w:val="00D21835"/>
    <w:rsid w:val="00D21909"/>
    <w:rsid w:val="00D21C6B"/>
    <w:rsid w:val="00D21D77"/>
    <w:rsid w:val="00D21E26"/>
    <w:rsid w:val="00D21E29"/>
    <w:rsid w:val="00D21E8F"/>
    <w:rsid w:val="00D220F7"/>
    <w:rsid w:val="00D22347"/>
    <w:rsid w:val="00D22426"/>
    <w:rsid w:val="00D224BF"/>
    <w:rsid w:val="00D224CB"/>
    <w:rsid w:val="00D22608"/>
    <w:rsid w:val="00D226F6"/>
    <w:rsid w:val="00D22860"/>
    <w:rsid w:val="00D228CA"/>
    <w:rsid w:val="00D228E8"/>
    <w:rsid w:val="00D22A18"/>
    <w:rsid w:val="00D22B3A"/>
    <w:rsid w:val="00D22CB9"/>
    <w:rsid w:val="00D22DA7"/>
    <w:rsid w:val="00D22F66"/>
    <w:rsid w:val="00D22F8D"/>
    <w:rsid w:val="00D22FEB"/>
    <w:rsid w:val="00D2310C"/>
    <w:rsid w:val="00D232D9"/>
    <w:rsid w:val="00D233DD"/>
    <w:rsid w:val="00D23583"/>
    <w:rsid w:val="00D237F5"/>
    <w:rsid w:val="00D238EF"/>
    <w:rsid w:val="00D23A79"/>
    <w:rsid w:val="00D23A7D"/>
    <w:rsid w:val="00D23A8E"/>
    <w:rsid w:val="00D23AD4"/>
    <w:rsid w:val="00D23B89"/>
    <w:rsid w:val="00D23CD6"/>
    <w:rsid w:val="00D23CE3"/>
    <w:rsid w:val="00D23E02"/>
    <w:rsid w:val="00D23F3D"/>
    <w:rsid w:val="00D24014"/>
    <w:rsid w:val="00D2402A"/>
    <w:rsid w:val="00D24079"/>
    <w:rsid w:val="00D241FC"/>
    <w:rsid w:val="00D24239"/>
    <w:rsid w:val="00D244DD"/>
    <w:rsid w:val="00D24548"/>
    <w:rsid w:val="00D24561"/>
    <w:rsid w:val="00D245F3"/>
    <w:rsid w:val="00D24733"/>
    <w:rsid w:val="00D24944"/>
    <w:rsid w:val="00D24985"/>
    <w:rsid w:val="00D24987"/>
    <w:rsid w:val="00D24A5D"/>
    <w:rsid w:val="00D24B87"/>
    <w:rsid w:val="00D24C3D"/>
    <w:rsid w:val="00D24E3C"/>
    <w:rsid w:val="00D24EC1"/>
    <w:rsid w:val="00D251B1"/>
    <w:rsid w:val="00D251BE"/>
    <w:rsid w:val="00D25332"/>
    <w:rsid w:val="00D25507"/>
    <w:rsid w:val="00D25638"/>
    <w:rsid w:val="00D25658"/>
    <w:rsid w:val="00D257EF"/>
    <w:rsid w:val="00D258E7"/>
    <w:rsid w:val="00D259AB"/>
    <w:rsid w:val="00D259F0"/>
    <w:rsid w:val="00D25A83"/>
    <w:rsid w:val="00D25AAA"/>
    <w:rsid w:val="00D25BE0"/>
    <w:rsid w:val="00D25CC1"/>
    <w:rsid w:val="00D25D6B"/>
    <w:rsid w:val="00D25DF8"/>
    <w:rsid w:val="00D26144"/>
    <w:rsid w:val="00D261EA"/>
    <w:rsid w:val="00D2625B"/>
    <w:rsid w:val="00D26284"/>
    <w:rsid w:val="00D26379"/>
    <w:rsid w:val="00D26623"/>
    <w:rsid w:val="00D267D4"/>
    <w:rsid w:val="00D268E9"/>
    <w:rsid w:val="00D26946"/>
    <w:rsid w:val="00D2699B"/>
    <w:rsid w:val="00D26AA1"/>
    <w:rsid w:val="00D26C8F"/>
    <w:rsid w:val="00D26D99"/>
    <w:rsid w:val="00D26E60"/>
    <w:rsid w:val="00D26F5F"/>
    <w:rsid w:val="00D26FC2"/>
    <w:rsid w:val="00D27054"/>
    <w:rsid w:val="00D27084"/>
    <w:rsid w:val="00D270C3"/>
    <w:rsid w:val="00D27316"/>
    <w:rsid w:val="00D27390"/>
    <w:rsid w:val="00D2740D"/>
    <w:rsid w:val="00D275B3"/>
    <w:rsid w:val="00D2770A"/>
    <w:rsid w:val="00D27916"/>
    <w:rsid w:val="00D27996"/>
    <w:rsid w:val="00D27A9C"/>
    <w:rsid w:val="00D27AF0"/>
    <w:rsid w:val="00D27B6F"/>
    <w:rsid w:val="00D27D27"/>
    <w:rsid w:val="00D27D2F"/>
    <w:rsid w:val="00D27D67"/>
    <w:rsid w:val="00D27DA1"/>
    <w:rsid w:val="00D27DEA"/>
    <w:rsid w:val="00D27E96"/>
    <w:rsid w:val="00D27EFE"/>
    <w:rsid w:val="00D27F5F"/>
    <w:rsid w:val="00D300C6"/>
    <w:rsid w:val="00D30101"/>
    <w:rsid w:val="00D30109"/>
    <w:rsid w:val="00D301E7"/>
    <w:rsid w:val="00D30205"/>
    <w:rsid w:val="00D302A6"/>
    <w:rsid w:val="00D302DE"/>
    <w:rsid w:val="00D30348"/>
    <w:rsid w:val="00D3042E"/>
    <w:rsid w:val="00D30495"/>
    <w:rsid w:val="00D30598"/>
    <w:rsid w:val="00D305E3"/>
    <w:rsid w:val="00D3068B"/>
    <w:rsid w:val="00D3068F"/>
    <w:rsid w:val="00D30796"/>
    <w:rsid w:val="00D30842"/>
    <w:rsid w:val="00D30A75"/>
    <w:rsid w:val="00D30B8A"/>
    <w:rsid w:val="00D30BF9"/>
    <w:rsid w:val="00D30CD3"/>
    <w:rsid w:val="00D312FE"/>
    <w:rsid w:val="00D31306"/>
    <w:rsid w:val="00D313F2"/>
    <w:rsid w:val="00D3145B"/>
    <w:rsid w:val="00D31A0A"/>
    <w:rsid w:val="00D31C8B"/>
    <w:rsid w:val="00D31D2E"/>
    <w:rsid w:val="00D31DEA"/>
    <w:rsid w:val="00D321C3"/>
    <w:rsid w:val="00D322CD"/>
    <w:rsid w:val="00D3237F"/>
    <w:rsid w:val="00D323A4"/>
    <w:rsid w:val="00D323AD"/>
    <w:rsid w:val="00D323BF"/>
    <w:rsid w:val="00D3259F"/>
    <w:rsid w:val="00D3283D"/>
    <w:rsid w:val="00D32865"/>
    <w:rsid w:val="00D328AB"/>
    <w:rsid w:val="00D328BC"/>
    <w:rsid w:val="00D3290C"/>
    <w:rsid w:val="00D32AF1"/>
    <w:rsid w:val="00D32D5A"/>
    <w:rsid w:val="00D32EE3"/>
    <w:rsid w:val="00D32EF9"/>
    <w:rsid w:val="00D32FD6"/>
    <w:rsid w:val="00D3305D"/>
    <w:rsid w:val="00D33264"/>
    <w:rsid w:val="00D3368C"/>
    <w:rsid w:val="00D33779"/>
    <w:rsid w:val="00D33824"/>
    <w:rsid w:val="00D33873"/>
    <w:rsid w:val="00D3392B"/>
    <w:rsid w:val="00D3392E"/>
    <w:rsid w:val="00D33DBF"/>
    <w:rsid w:val="00D33DDD"/>
    <w:rsid w:val="00D33F4F"/>
    <w:rsid w:val="00D33F98"/>
    <w:rsid w:val="00D34160"/>
    <w:rsid w:val="00D341DA"/>
    <w:rsid w:val="00D34304"/>
    <w:rsid w:val="00D343B5"/>
    <w:rsid w:val="00D343C7"/>
    <w:rsid w:val="00D34A4D"/>
    <w:rsid w:val="00D34BF9"/>
    <w:rsid w:val="00D34C68"/>
    <w:rsid w:val="00D34D0D"/>
    <w:rsid w:val="00D34EBC"/>
    <w:rsid w:val="00D34F92"/>
    <w:rsid w:val="00D34FBF"/>
    <w:rsid w:val="00D35056"/>
    <w:rsid w:val="00D35176"/>
    <w:rsid w:val="00D3518A"/>
    <w:rsid w:val="00D35317"/>
    <w:rsid w:val="00D354CE"/>
    <w:rsid w:val="00D3576A"/>
    <w:rsid w:val="00D357AD"/>
    <w:rsid w:val="00D359AD"/>
    <w:rsid w:val="00D35AD9"/>
    <w:rsid w:val="00D35BC3"/>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063"/>
    <w:rsid w:val="00D37224"/>
    <w:rsid w:val="00D3748D"/>
    <w:rsid w:val="00D374FA"/>
    <w:rsid w:val="00D37744"/>
    <w:rsid w:val="00D37771"/>
    <w:rsid w:val="00D3779A"/>
    <w:rsid w:val="00D37820"/>
    <w:rsid w:val="00D3782C"/>
    <w:rsid w:val="00D378CC"/>
    <w:rsid w:val="00D37B00"/>
    <w:rsid w:val="00D37B7E"/>
    <w:rsid w:val="00D37B8A"/>
    <w:rsid w:val="00D37CD3"/>
    <w:rsid w:val="00D37F65"/>
    <w:rsid w:val="00D40088"/>
    <w:rsid w:val="00D402BA"/>
    <w:rsid w:val="00D4047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4B"/>
    <w:rsid w:val="00D41CCE"/>
    <w:rsid w:val="00D41DEE"/>
    <w:rsid w:val="00D41E41"/>
    <w:rsid w:val="00D41F25"/>
    <w:rsid w:val="00D42174"/>
    <w:rsid w:val="00D42198"/>
    <w:rsid w:val="00D42680"/>
    <w:rsid w:val="00D42779"/>
    <w:rsid w:val="00D42898"/>
    <w:rsid w:val="00D428CA"/>
    <w:rsid w:val="00D42912"/>
    <w:rsid w:val="00D42C2B"/>
    <w:rsid w:val="00D42C8D"/>
    <w:rsid w:val="00D42E4B"/>
    <w:rsid w:val="00D431A8"/>
    <w:rsid w:val="00D43538"/>
    <w:rsid w:val="00D43703"/>
    <w:rsid w:val="00D43743"/>
    <w:rsid w:val="00D4375C"/>
    <w:rsid w:val="00D4386F"/>
    <w:rsid w:val="00D4387B"/>
    <w:rsid w:val="00D43973"/>
    <w:rsid w:val="00D43C5C"/>
    <w:rsid w:val="00D43E03"/>
    <w:rsid w:val="00D43E4E"/>
    <w:rsid w:val="00D44103"/>
    <w:rsid w:val="00D443FC"/>
    <w:rsid w:val="00D4440E"/>
    <w:rsid w:val="00D4457C"/>
    <w:rsid w:val="00D446DB"/>
    <w:rsid w:val="00D449CB"/>
    <w:rsid w:val="00D44A23"/>
    <w:rsid w:val="00D44AF2"/>
    <w:rsid w:val="00D44D88"/>
    <w:rsid w:val="00D454F6"/>
    <w:rsid w:val="00D456E3"/>
    <w:rsid w:val="00D45731"/>
    <w:rsid w:val="00D45748"/>
    <w:rsid w:val="00D4574C"/>
    <w:rsid w:val="00D4577F"/>
    <w:rsid w:val="00D4579C"/>
    <w:rsid w:val="00D457A1"/>
    <w:rsid w:val="00D45958"/>
    <w:rsid w:val="00D4598F"/>
    <w:rsid w:val="00D45C4D"/>
    <w:rsid w:val="00D45C73"/>
    <w:rsid w:val="00D45CA1"/>
    <w:rsid w:val="00D45DA9"/>
    <w:rsid w:val="00D45E86"/>
    <w:rsid w:val="00D46148"/>
    <w:rsid w:val="00D467E0"/>
    <w:rsid w:val="00D46823"/>
    <w:rsid w:val="00D4688F"/>
    <w:rsid w:val="00D46911"/>
    <w:rsid w:val="00D46A1A"/>
    <w:rsid w:val="00D46A70"/>
    <w:rsid w:val="00D46A99"/>
    <w:rsid w:val="00D46AB7"/>
    <w:rsid w:val="00D46BEA"/>
    <w:rsid w:val="00D46D1B"/>
    <w:rsid w:val="00D46D27"/>
    <w:rsid w:val="00D46D80"/>
    <w:rsid w:val="00D46DA6"/>
    <w:rsid w:val="00D46E37"/>
    <w:rsid w:val="00D46E63"/>
    <w:rsid w:val="00D46E65"/>
    <w:rsid w:val="00D46EAA"/>
    <w:rsid w:val="00D472EC"/>
    <w:rsid w:val="00D477FF"/>
    <w:rsid w:val="00D47994"/>
    <w:rsid w:val="00D479BB"/>
    <w:rsid w:val="00D47A12"/>
    <w:rsid w:val="00D47B0D"/>
    <w:rsid w:val="00D47B6B"/>
    <w:rsid w:val="00D47B93"/>
    <w:rsid w:val="00D47BFB"/>
    <w:rsid w:val="00D47C0C"/>
    <w:rsid w:val="00D47C49"/>
    <w:rsid w:val="00D47F9B"/>
    <w:rsid w:val="00D47FC0"/>
    <w:rsid w:val="00D50000"/>
    <w:rsid w:val="00D5025F"/>
    <w:rsid w:val="00D5049B"/>
    <w:rsid w:val="00D504AF"/>
    <w:rsid w:val="00D505E9"/>
    <w:rsid w:val="00D507A0"/>
    <w:rsid w:val="00D507A7"/>
    <w:rsid w:val="00D50863"/>
    <w:rsid w:val="00D50934"/>
    <w:rsid w:val="00D50AFF"/>
    <w:rsid w:val="00D50B82"/>
    <w:rsid w:val="00D50D4E"/>
    <w:rsid w:val="00D50D65"/>
    <w:rsid w:val="00D50E8E"/>
    <w:rsid w:val="00D511A2"/>
    <w:rsid w:val="00D511B2"/>
    <w:rsid w:val="00D5124C"/>
    <w:rsid w:val="00D5124F"/>
    <w:rsid w:val="00D5126C"/>
    <w:rsid w:val="00D512C3"/>
    <w:rsid w:val="00D51338"/>
    <w:rsid w:val="00D5137E"/>
    <w:rsid w:val="00D51487"/>
    <w:rsid w:val="00D514D2"/>
    <w:rsid w:val="00D514E9"/>
    <w:rsid w:val="00D515F8"/>
    <w:rsid w:val="00D51674"/>
    <w:rsid w:val="00D51796"/>
    <w:rsid w:val="00D517FD"/>
    <w:rsid w:val="00D51815"/>
    <w:rsid w:val="00D519B1"/>
    <w:rsid w:val="00D51C78"/>
    <w:rsid w:val="00D51C82"/>
    <w:rsid w:val="00D51CA6"/>
    <w:rsid w:val="00D51EE8"/>
    <w:rsid w:val="00D51F18"/>
    <w:rsid w:val="00D51F35"/>
    <w:rsid w:val="00D52041"/>
    <w:rsid w:val="00D5218D"/>
    <w:rsid w:val="00D521A9"/>
    <w:rsid w:val="00D521DF"/>
    <w:rsid w:val="00D5223E"/>
    <w:rsid w:val="00D52324"/>
    <w:rsid w:val="00D5236E"/>
    <w:rsid w:val="00D523D8"/>
    <w:rsid w:val="00D523F2"/>
    <w:rsid w:val="00D524C7"/>
    <w:rsid w:val="00D524EC"/>
    <w:rsid w:val="00D52501"/>
    <w:rsid w:val="00D52508"/>
    <w:rsid w:val="00D5262C"/>
    <w:rsid w:val="00D52652"/>
    <w:rsid w:val="00D52686"/>
    <w:rsid w:val="00D526C2"/>
    <w:rsid w:val="00D52847"/>
    <w:rsid w:val="00D5284C"/>
    <w:rsid w:val="00D528FB"/>
    <w:rsid w:val="00D52973"/>
    <w:rsid w:val="00D52975"/>
    <w:rsid w:val="00D52A06"/>
    <w:rsid w:val="00D52A0E"/>
    <w:rsid w:val="00D52BA0"/>
    <w:rsid w:val="00D52C02"/>
    <w:rsid w:val="00D52D97"/>
    <w:rsid w:val="00D52EAC"/>
    <w:rsid w:val="00D52F3D"/>
    <w:rsid w:val="00D52F44"/>
    <w:rsid w:val="00D53199"/>
    <w:rsid w:val="00D53364"/>
    <w:rsid w:val="00D534DF"/>
    <w:rsid w:val="00D5352A"/>
    <w:rsid w:val="00D53564"/>
    <w:rsid w:val="00D5358E"/>
    <w:rsid w:val="00D536CD"/>
    <w:rsid w:val="00D537FB"/>
    <w:rsid w:val="00D539FA"/>
    <w:rsid w:val="00D53BBB"/>
    <w:rsid w:val="00D53C4F"/>
    <w:rsid w:val="00D53F1D"/>
    <w:rsid w:val="00D54015"/>
    <w:rsid w:val="00D5411B"/>
    <w:rsid w:val="00D54264"/>
    <w:rsid w:val="00D542C9"/>
    <w:rsid w:val="00D54392"/>
    <w:rsid w:val="00D54426"/>
    <w:rsid w:val="00D54478"/>
    <w:rsid w:val="00D5453B"/>
    <w:rsid w:val="00D545F2"/>
    <w:rsid w:val="00D546D3"/>
    <w:rsid w:val="00D5483C"/>
    <w:rsid w:val="00D548B9"/>
    <w:rsid w:val="00D54944"/>
    <w:rsid w:val="00D55058"/>
    <w:rsid w:val="00D550D2"/>
    <w:rsid w:val="00D55270"/>
    <w:rsid w:val="00D5529D"/>
    <w:rsid w:val="00D55358"/>
    <w:rsid w:val="00D55568"/>
    <w:rsid w:val="00D555B0"/>
    <w:rsid w:val="00D555D7"/>
    <w:rsid w:val="00D55669"/>
    <w:rsid w:val="00D55671"/>
    <w:rsid w:val="00D55837"/>
    <w:rsid w:val="00D55A7D"/>
    <w:rsid w:val="00D55AAA"/>
    <w:rsid w:val="00D55B37"/>
    <w:rsid w:val="00D55C44"/>
    <w:rsid w:val="00D55C90"/>
    <w:rsid w:val="00D55E03"/>
    <w:rsid w:val="00D55F75"/>
    <w:rsid w:val="00D562D3"/>
    <w:rsid w:val="00D56356"/>
    <w:rsid w:val="00D56706"/>
    <w:rsid w:val="00D56731"/>
    <w:rsid w:val="00D56927"/>
    <w:rsid w:val="00D5692C"/>
    <w:rsid w:val="00D56B59"/>
    <w:rsid w:val="00D56CEE"/>
    <w:rsid w:val="00D56FB6"/>
    <w:rsid w:val="00D56FDC"/>
    <w:rsid w:val="00D570D7"/>
    <w:rsid w:val="00D570DA"/>
    <w:rsid w:val="00D5723D"/>
    <w:rsid w:val="00D57267"/>
    <w:rsid w:val="00D57269"/>
    <w:rsid w:val="00D57272"/>
    <w:rsid w:val="00D572A2"/>
    <w:rsid w:val="00D57517"/>
    <w:rsid w:val="00D5753F"/>
    <w:rsid w:val="00D57576"/>
    <w:rsid w:val="00D575BB"/>
    <w:rsid w:val="00D575FF"/>
    <w:rsid w:val="00D57625"/>
    <w:rsid w:val="00D57897"/>
    <w:rsid w:val="00D578EF"/>
    <w:rsid w:val="00D5798B"/>
    <w:rsid w:val="00D57C1F"/>
    <w:rsid w:val="00D57C4C"/>
    <w:rsid w:val="00D57C70"/>
    <w:rsid w:val="00D57CFB"/>
    <w:rsid w:val="00D57E27"/>
    <w:rsid w:val="00D60103"/>
    <w:rsid w:val="00D6041F"/>
    <w:rsid w:val="00D604D4"/>
    <w:rsid w:val="00D604DC"/>
    <w:rsid w:val="00D60502"/>
    <w:rsid w:val="00D60660"/>
    <w:rsid w:val="00D60687"/>
    <w:rsid w:val="00D6091B"/>
    <w:rsid w:val="00D60A1C"/>
    <w:rsid w:val="00D60B48"/>
    <w:rsid w:val="00D60B4D"/>
    <w:rsid w:val="00D60CE4"/>
    <w:rsid w:val="00D60CFE"/>
    <w:rsid w:val="00D60F74"/>
    <w:rsid w:val="00D6100D"/>
    <w:rsid w:val="00D6104D"/>
    <w:rsid w:val="00D610A3"/>
    <w:rsid w:val="00D6122F"/>
    <w:rsid w:val="00D6131D"/>
    <w:rsid w:val="00D614A1"/>
    <w:rsid w:val="00D6155F"/>
    <w:rsid w:val="00D6162E"/>
    <w:rsid w:val="00D61705"/>
    <w:rsid w:val="00D61948"/>
    <w:rsid w:val="00D619AE"/>
    <w:rsid w:val="00D61A60"/>
    <w:rsid w:val="00D61B66"/>
    <w:rsid w:val="00D61BA3"/>
    <w:rsid w:val="00D61BE9"/>
    <w:rsid w:val="00D61D8A"/>
    <w:rsid w:val="00D61E2B"/>
    <w:rsid w:val="00D61F58"/>
    <w:rsid w:val="00D61FD3"/>
    <w:rsid w:val="00D62102"/>
    <w:rsid w:val="00D62121"/>
    <w:rsid w:val="00D6224A"/>
    <w:rsid w:val="00D627F6"/>
    <w:rsid w:val="00D62855"/>
    <w:rsid w:val="00D629C4"/>
    <w:rsid w:val="00D62B9F"/>
    <w:rsid w:val="00D62CD9"/>
    <w:rsid w:val="00D62E57"/>
    <w:rsid w:val="00D62E95"/>
    <w:rsid w:val="00D630AB"/>
    <w:rsid w:val="00D63118"/>
    <w:rsid w:val="00D63237"/>
    <w:rsid w:val="00D63339"/>
    <w:rsid w:val="00D63452"/>
    <w:rsid w:val="00D63729"/>
    <w:rsid w:val="00D63750"/>
    <w:rsid w:val="00D6397D"/>
    <w:rsid w:val="00D639C9"/>
    <w:rsid w:val="00D63A76"/>
    <w:rsid w:val="00D63A96"/>
    <w:rsid w:val="00D63AD2"/>
    <w:rsid w:val="00D63D50"/>
    <w:rsid w:val="00D63E1D"/>
    <w:rsid w:val="00D63FF6"/>
    <w:rsid w:val="00D6406B"/>
    <w:rsid w:val="00D6407D"/>
    <w:rsid w:val="00D64186"/>
    <w:rsid w:val="00D6425F"/>
    <w:rsid w:val="00D643CF"/>
    <w:rsid w:val="00D6449B"/>
    <w:rsid w:val="00D6456D"/>
    <w:rsid w:val="00D64818"/>
    <w:rsid w:val="00D6493C"/>
    <w:rsid w:val="00D64A39"/>
    <w:rsid w:val="00D64D17"/>
    <w:rsid w:val="00D650E4"/>
    <w:rsid w:val="00D65106"/>
    <w:rsid w:val="00D65114"/>
    <w:rsid w:val="00D65121"/>
    <w:rsid w:val="00D6512F"/>
    <w:rsid w:val="00D65277"/>
    <w:rsid w:val="00D652E9"/>
    <w:rsid w:val="00D65408"/>
    <w:rsid w:val="00D6543D"/>
    <w:rsid w:val="00D65511"/>
    <w:rsid w:val="00D65548"/>
    <w:rsid w:val="00D657F9"/>
    <w:rsid w:val="00D65C18"/>
    <w:rsid w:val="00D65ECD"/>
    <w:rsid w:val="00D65F82"/>
    <w:rsid w:val="00D66041"/>
    <w:rsid w:val="00D66141"/>
    <w:rsid w:val="00D66546"/>
    <w:rsid w:val="00D6657C"/>
    <w:rsid w:val="00D66613"/>
    <w:rsid w:val="00D667C4"/>
    <w:rsid w:val="00D66ABD"/>
    <w:rsid w:val="00D66D3E"/>
    <w:rsid w:val="00D66DB2"/>
    <w:rsid w:val="00D67058"/>
    <w:rsid w:val="00D671EA"/>
    <w:rsid w:val="00D67266"/>
    <w:rsid w:val="00D6728C"/>
    <w:rsid w:val="00D67296"/>
    <w:rsid w:val="00D672B5"/>
    <w:rsid w:val="00D67373"/>
    <w:rsid w:val="00D67441"/>
    <w:rsid w:val="00D676F2"/>
    <w:rsid w:val="00D6771B"/>
    <w:rsid w:val="00D6781B"/>
    <w:rsid w:val="00D67A8B"/>
    <w:rsid w:val="00D67C6F"/>
    <w:rsid w:val="00D67D7F"/>
    <w:rsid w:val="00D67EAB"/>
    <w:rsid w:val="00D70070"/>
    <w:rsid w:val="00D70080"/>
    <w:rsid w:val="00D702BE"/>
    <w:rsid w:val="00D7050C"/>
    <w:rsid w:val="00D706CB"/>
    <w:rsid w:val="00D706DC"/>
    <w:rsid w:val="00D70723"/>
    <w:rsid w:val="00D70A3B"/>
    <w:rsid w:val="00D70ECF"/>
    <w:rsid w:val="00D710C6"/>
    <w:rsid w:val="00D7115D"/>
    <w:rsid w:val="00D711FE"/>
    <w:rsid w:val="00D71231"/>
    <w:rsid w:val="00D713AC"/>
    <w:rsid w:val="00D713C6"/>
    <w:rsid w:val="00D71470"/>
    <w:rsid w:val="00D7150D"/>
    <w:rsid w:val="00D716E2"/>
    <w:rsid w:val="00D71798"/>
    <w:rsid w:val="00D71802"/>
    <w:rsid w:val="00D71870"/>
    <w:rsid w:val="00D718C9"/>
    <w:rsid w:val="00D71928"/>
    <w:rsid w:val="00D71A3E"/>
    <w:rsid w:val="00D71AAA"/>
    <w:rsid w:val="00D71ADB"/>
    <w:rsid w:val="00D71C11"/>
    <w:rsid w:val="00D71C3B"/>
    <w:rsid w:val="00D71EAC"/>
    <w:rsid w:val="00D71FB7"/>
    <w:rsid w:val="00D71FFF"/>
    <w:rsid w:val="00D7204D"/>
    <w:rsid w:val="00D720A8"/>
    <w:rsid w:val="00D721C8"/>
    <w:rsid w:val="00D721E4"/>
    <w:rsid w:val="00D72209"/>
    <w:rsid w:val="00D72349"/>
    <w:rsid w:val="00D72386"/>
    <w:rsid w:val="00D7241D"/>
    <w:rsid w:val="00D72430"/>
    <w:rsid w:val="00D72474"/>
    <w:rsid w:val="00D7247C"/>
    <w:rsid w:val="00D724D7"/>
    <w:rsid w:val="00D725E6"/>
    <w:rsid w:val="00D727F2"/>
    <w:rsid w:val="00D7296B"/>
    <w:rsid w:val="00D729D3"/>
    <w:rsid w:val="00D72A21"/>
    <w:rsid w:val="00D72A51"/>
    <w:rsid w:val="00D72A66"/>
    <w:rsid w:val="00D72A6D"/>
    <w:rsid w:val="00D72BC2"/>
    <w:rsid w:val="00D72E47"/>
    <w:rsid w:val="00D72F7F"/>
    <w:rsid w:val="00D73143"/>
    <w:rsid w:val="00D731D6"/>
    <w:rsid w:val="00D733BA"/>
    <w:rsid w:val="00D73405"/>
    <w:rsid w:val="00D73529"/>
    <w:rsid w:val="00D73704"/>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6A6"/>
    <w:rsid w:val="00D74817"/>
    <w:rsid w:val="00D74A40"/>
    <w:rsid w:val="00D74A94"/>
    <w:rsid w:val="00D74AE2"/>
    <w:rsid w:val="00D74BAD"/>
    <w:rsid w:val="00D74BF6"/>
    <w:rsid w:val="00D74DC2"/>
    <w:rsid w:val="00D7506D"/>
    <w:rsid w:val="00D751B4"/>
    <w:rsid w:val="00D752DF"/>
    <w:rsid w:val="00D753B3"/>
    <w:rsid w:val="00D75481"/>
    <w:rsid w:val="00D754A3"/>
    <w:rsid w:val="00D755C4"/>
    <w:rsid w:val="00D75656"/>
    <w:rsid w:val="00D75791"/>
    <w:rsid w:val="00D759FF"/>
    <w:rsid w:val="00D75AB1"/>
    <w:rsid w:val="00D75B25"/>
    <w:rsid w:val="00D75B41"/>
    <w:rsid w:val="00D75C94"/>
    <w:rsid w:val="00D75DD0"/>
    <w:rsid w:val="00D75E73"/>
    <w:rsid w:val="00D75FC1"/>
    <w:rsid w:val="00D75FDB"/>
    <w:rsid w:val="00D76143"/>
    <w:rsid w:val="00D761BE"/>
    <w:rsid w:val="00D76491"/>
    <w:rsid w:val="00D765DC"/>
    <w:rsid w:val="00D7664D"/>
    <w:rsid w:val="00D767D0"/>
    <w:rsid w:val="00D76A2C"/>
    <w:rsid w:val="00D76A57"/>
    <w:rsid w:val="00D76A66"/>
    <w:rsid w:val="00D76A86"/>
    <w:rsid w:val="00D76BDE"/>
    <w:rsid w:val="00D76CBB"/>
    <w:rsid w:val="00D76CCA"/>
    <w:rsid w:val="00D76CE8"/>
    <w:rsid w:val="00D76E35"/>
    <w:rsid w:val="00D76EDB"/>
    <w:rsid w:val="00D77073"/>
    <w:rsid w:val="00D77519"/>
    <w:rsid w:val="00D77613"/>
    <w:rsid w:val="00D776CB"/>
    <w:rsid w:val="00D77789"/>
    <w:rsid w:val="00D77BE0"/>
    <w:rsid w:val="00D77CDE"/>
    <w:rsid w:val="00D77D02"/>
    <w:rsid w:val="00D77D2E"/>
    <w:rsid w:val="00D77D48"/>
    <w:rsid w:val="00D77D6C"/>
    <w:rsid w:val="00D77F95"/>
    <w:rsid w:val="00D77F9D"/>
    <w:rsid w:val="00D801A1"/>
    <w:rsid w:val="00D8022A"/>
    <w:rsid w:val="00D80423"/>
    <w:rsid w:val="00D8047B"/>
    <w:rsid w:val="00D804EA"/>
    <w:rsid w:val="00D807DD"/>
    <w:rsid w:val="00D808BB"/>
    <w:rsid w:val="00D8092D"/>
    <w:rsid w:val="00D80A1A"/>
    <w:rsid w:val="00D80B53"/>
    <w:rsid w:val="00D80C1E"/>
    <w:rsid w:val="00D80C57"/>
    <w:rsid w:val="00D80E84"/>
    <w:rsid w:val="00D80F64"/>
    <w:rsid w:val="00D81201"/>
    <w:rsid w:val="00D813A6"/>
    <w:rsid w:val="00D81600"/>
    <w:rsid w:val="00D817F4"/>
    <w:rsid w:val="00D8186E"/>
    <w:rsid w:val="00D819D1"/>
    <w:rsid w:val="00D81A5C"/>
    <w:rsid w:val="00D81BD3"/>
    <w:rsid w:val="00D81EF5"/>
    <w:rsid w:val="00D81F05"/>
    <w:rsid w:val="00D82202"/>
    <w:rsid w:val="00D82232"/>
    <w:rsid w:val="00D82456"/>
    <w:rsid w:val="00D824E9"/>
    <w:rsid w:val="00D825AF"/>
    <w:rsid w:val="00D82652"/>
    <w:rsid w:val="00D826BF"/>
    <w:rsid w:val="00D827FF"/>
    <w:rsid w:val="00D82ABD"/>
    <w:rsid w:val="00D82AF1"/>
    <w:rsid w:val="00D82F5F"/>
    <w:rsid w:val="00D82F8E"/>
    <w:rsid w:val="00D82FB9"/>
    <w:rsid w:val="00D82FE3"/>
    <w:rsid w:val="00D82FE7"/>
    <w:rsid w:val="00D835BE"/>
    <w:rsid w:val="00D83698"/>
    <w:rsid w:val="00D83700"/>
    <w:rsid w:val="00D837A8"/>
    <w:rsid w:val="00D83815"/>
    <w:rsid w:val="00D83906"/>
    <w:rsid w:val="00D83968"/>
    <w:rsid w:val="00D83A4B"/>
    <w:rsid w:val="00D83AA2"/>
    <w:rsid w:val="00D83BAB"/>
    <w:rsid w:val="00D83CD2"/>
    <w:rsid w:val="00D83CFB"/>
    <w:rsid w:val="00D83ECD"/>
    <w:rsid w:val="00D83F16"/>
    <w:rsid w:val="00D83F1F"/>
    <w:rsid w:val="00D83F7C"/>
    <w:rsid w:val="00D84036"/>
    <w:rsid w:val="00D841C1"/>
    <w:rsid w:val="00D841FF"/>
    <w:rsid w:val="00D842E0"/>
    <w:rsid w:val="00D84383"/>
    <w:rsid w:val="00D8451C"/>
    <w:rsid w:val="00D84939"/>
    <w:rsid w:val="00D84A8D"/>
    <w:rsid w:val="00D84B73"/>
    <w:rsid w:val="00D84EC0"/>
    <w:rsid w:val="00D84ED6"/>
    <w:rsid w:val="00D85108"/>
    <w:rsid w:val="00D85199"/>
    <w:rsid w:val="00D851D9"/>
    <w:rsid w:val="00D85234"/>
    <w:rsid w:val="00D852F8"/>
    <w:rsid w:val="00D855FB"/>
    <w:rsid w:val="00D8567A"/>
    <w:rsid w:val="00D8574C"/>
    <w:rsid w:val="00D857A7"/>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0DC"/>
    <w:rsid w:val="00D871C7"/>
    <w:rsid w:val="00D8736A"/>
    <w:rsid w:val="00D87511"/>
    <w:rsid w:val="00D87748"/>
    <w:rsid w:val="00D87792"/>
    <w:rsid w:val="00D8786F"/>
    <w:rsid w:val="00D87898"/>
    <w:rsid w:val="00D878DE"/>
    <w:rsid w:val="00D87A3E"/>
    <w:rsid w:val="00D87A67"/>
    <w:rsid w:val="00D87BDC"/>
    <w:rsid w:val="00D87C46"/>
    <w:rsid w:val="00D87FCD"/>
    <w:rsid w:val="00D90054"/>
    <w:rsid w:val="00D900E7"/>
    <w:rsid w:val="00D901D8"/>
    <w:rsid w:val="00D9022D"/>
    <w:rsid w:val="00D9039F"/>
    <w:rsid w:val="00D90539"/>
    <w:rsid w:val="00D9053D"/>
    <w:rsid w:val="00D9082E"/>
    <w:rsid w:val="00D908E6"/>
    <w:rsid w:val="00D909A4"/>
    <w:rsid w:val="00D909D3"/>
    <w:rsid w:val="00D90A65"/>
    <w:rsid w:val="00D90A9B"/>
    <w:rsid w:val="00D90AA7"/>
    <w:rsid w:val="00D90B71"/>
    <w:rsid w:val="00D90C47"/>
    <w:rsid w:val="00D90CF9"/>
    <w:rsid w:val="00D90F1B"/>
    <w:rsid w:val="00D90F85"/>
    <w:rsid w:val="00D91045"/>
    <w:rsid w:val="00D91097"/>
    <w:rsid w:val="00D91183"/>
    <w:rsid w:val="00D911CA"/>
    <w:rsid w:val="00D912A4"/>
    <w:rsid w:val="00D914C8"/>
    <w:rsid w:val="00D916BC"/>
    <w:rsid w:val="00D9170D"/>
    <w:rsid w:val="00D9175E"/>
    <w:rsid w:val="00D917C1"/>
    <w:rsid w:val="00D91A84"/>
    <w:rsid w:val="00D91AB0"/>
    <w:rsid w:val="00D91B60"/>
    <w:rsid w:val="00D91CAC"/>
    <w:rsid w:val="00D91E25"/>
    <w:rsid w:val="00D92006"/>
    <w:rsid w:val="00D920BE"/>
    <w:rsid w:val="00D92286"/>
    <w:rsid w:val="00D922E4"/>
    <w:rsid w:val="00D92479"/>
    <w:rsid w:val="00D925B0"/>
    <w:rsid w:val="00D92613"/>
    <w:rsid w:val="00D92661"/>
    <w:rsid w:val="00D926A6"/>
    <w:rsid w:val="00D92835"/>
    <w:rsid w:val="00D92851"/>
    <w:rsid w:val="00D9285A"/>
    <w:rsid w:val="00D928B3"/>
    <w:rsid w:val="00D92990"/>
    <w:rsid w:val="00D92A22"/>
    <w:rsid w:val="00D92A3F"/>
    <w:rsid w:val="00D92A63"/>
    <w:rsid w:val="00D92AE4"/>
    <w:rsid w:val="00D92CCA"/>
    <w:rsid w:val="00D92D2A"/>
    <w:rsid w:val="00D92DF7"/>
    <w:rsid w:val="00D92E40"/>
    <w:rsid w:val="00D92E4B"/>
    <w:rsid w:val="00D92E55"/>
    <w:rsid w:val="00D93040"/>
    <w:rsid w:val="00D930CE"/>
    <w:rsid w:val="00D93134"/>
    <w:rsid w:val="00D93208"/>
    <w:rsid w:val="00D93232"/>
    <w:rsid w:val="00D93464"/>
    <w:rsid w:val="00D93489"/>
    <w:rsid w:val="00D937F2"/>
    <w:rsid w:val="00D939A6"/>
    <w:rsid w:val="00D93AE1"/>
    <w:rsid w:val="00D93BD2"/>
    <w:rsid w:val="00D93C2B"/>
    <w:rsid w:val="00D93C2E"/>
    <w:rsid w:val="00D93D1B"/>
    <w:rsid w:val="00D93D37"/>
    <w:rsid w:val="00D93D4E"/>
    <w:rsid w:val="00D93E86"/>
    <w:rsid w:val="00D93ECB"/>
    <w:rsid w:val="00D9400E"/>
    <w:rsid w:val="00D94062"/>
    <w:rsid w:val="00D940FE"/>
    <w:rsid w:val="00D941DF"/>
    <w:rsid w:val="00D9434D"/>
    <w:rsid w:val="00D943BD"/>
    <w:rsid w:val="00D94494"/>
    <w:rsid w:val="00D945F9"/>
    <w:rsid w:val="00D94658"/>
    <w:rsid w:val="00D94869"/>
    <w:rsid w:val="00D94A76"/>
    <w:rsid w:val="00D94C31"/>
    <w:rsid w:val="00D94CF7"/>
    <w:rsid w:val="00D94E18"/>
    <w:rsid w:val="00D94E45"/>
    <w:rsid w:val="00D94E87"/>
    <w:rsid w:val="00D94EA0"/>
    <w:rsid w:val="00D94EA5"/>
    <w:rsid w:val="00D94FC8"/>
    <w:rsid w:val="00D950A0"/>
    <w:rsid w:val="00D950CC"/>
    <w:rsid w:val="00D9515F"/>
    <w:rsid w:val="00D95186"/>
    <w:rsid w:val="00D952DD"/>
    <w:rsid w:val="00D953C1"/>
    <w:rsid w:val="00D95445"/>
    <w:rsid w:val="00D9561E"/>
    <w:rsid w:val="00D9582C"/>
    <w:rsid w:val="00D95856"/>
    <w:rsid w:val="00D959BA"/>
    <w:rsid w:val="00D959F6"/>
    <w:rsid w:val="00D95B64"/>
    <w:rsid w:val="00D95D8F"/>
    <w:rsid w:val="00D960B3"/>
    <w:rsid w:val="00D963C8"/>
    <w:rsid w:val="00D96588"/>
    <w:rsid w:val="00D9661A"/>
    <w:rsid w:val="00D96693"/>
    <w:rsid w:val="00D966F9"/>
    <w:rsid w:val="00D9697D"/>
    <w:rsid w:val="00D969C8"/>
    <w:rsid w:val="00D96B9C"/>
    <w:rsid w:val="00D96BA8"/>
    <w:rsid w:val="00D96BA9"/>
    <w:rsid w:val="00D96E41"/>
    <w:rsid w:val="00D96F51"/>
    <w:rsid w:val="00D96FDF"/>
    <w:rsid w:val="00D96FF4"/>
    <w:rsid w:val="00D97003"/>
    <w:rsid w:val="00D971AA"/>
    <w:rsid w:val="00D971B6"/>
    <w:rsid w:val="00D97225"/>
    <w:rsid w:val="00D97457"/>
    <w:rsid w:val="00D974C9"/>
    <w:rsid w:val="00D9776C"/>
    <w:rsid w:val="00D977B6"/>
    <w:rsid w:val="00D9783A"/>
    <w:rsid w:val="00D97876"/>
    <w:rsid w:val="00D97877"/>
    <w:rsid w:val="00D9788C"/>
    <w:rsid w:val="00D97A3F"/>
    <w:rsid w:val="00D97C1C"/>
    <w:rsid w:val="00D97CE5"/>
    <w:rsid w:val="00D97D29"/>
    <w:rsid w:val="00D97DF9"/>
    <w:rsid w:val="00D97ED2"/>
    <w:rsid w:val="00D97FDC"/>
    <w:rsid w:val="00DA001A"/>
    <w:rsid w:val="00DA0045"/>
    <w:rsid w:val="00DA0068"/>
    <w:rsid w:val="00DA007F"/>
    <w:rsid w:val="00DA00F7"/>
    <w:rsid w:val="00DA01B4"/>
    <w:rsid w:val="00DA02F4"/>
    <w:rsid w:val="00DA0359"/>
    <w:rsid w:val="00DA0475"/>
    <w:rsid w:val="00DA04A1"/>
    <w:rsid w:val="00DA0502"/>
    <w:rsid w:val="00DA0569"/>
    <w:rsid w:val="00DA0585"/>
    <w:rsid w:val="00DA0776"/>
    <w:rsid w:val="00DA084A"/>
    <w:rsid w:val="00DA088B"/>
    <w:rsid w:val="00DA0B0D"/>
    <w:rsid w:val="00DA0B54"/>
    <w:rsid w:val="00DA0B6A"/>
    <w:rsid w:val="00DA0CE4"/>
    <w:rsid w:val="00DA0CE7"/>
    <w:rsid w:val="00DA0DD8"/>
    <w:rsid w:val="00DA1063"/>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3CF"/>
    <w:rsid w:val="00DA23FD"/>
    <w:rsid w:val="00DA24BA"/>
    <w:rsid w:val="00DA2936"/>
    <w:rsid w:val="00DA2A6B"/>
    <w:rsid w:val="00DA2AB2"/>
    <w:rsid w:val="00DA2ABF"/>
    <w:rsid w:val="00DA2C90"/>
    <w:rsid w:val="00DA2D82"/>
    <w:rsid w:val="00DA2DAB"/>
    <w:rsid w:val="00DA2DEA"/>
    <w:rsid w:val="00DA2ED2"/>
    <w:rsid w:val="00DA3141"/>
    <w:rsid w:val="00DA32A9"/>
    <w:rsid w:val="00DA32E0"/>
    <w:rsid w:val="00DA331A"/>
    <w:rsid w:val="00DA3375"/>
    <w:rsid w:val="00DA342C"/>
    <w:rsid w:val="00DA368F"/>
    <w:rsid w:val="00DA3696"/>
    <w:rsid w:val="00DA36FB"/>
    <w:rsid w:val="00DA38D6"/>
    <w:rsid w:val="00DA38D9"/>
    <w:rsid w:val="00DA39F3"/>
    <w:rsid w:val="00DA39F5"/>
    <w:rsid w:val="00DA3A99"/>
    <w:rsid w:val="00DA3B23"/>
    <w:rsid w:val="00DA3E87"/>
    <w:rsid w:val="00DA3ECB"/>
    <w:rsid w:val="00DA408B"/>
    <w:rsid w:val="00DA40FF"/>
    <w:rsid w:val="00DA413B"/>
    <w:rsid w:val="00DA4192"/>
    <w:rsid w:val="00DA4294"/>
    <w:rsid w:val="00DA43B1"/>
    <w:rsid w:val="00DA46E2"/>
    <w:rsid w:val="00DA481C"/>
    <w:rsid w:val="00DA48E8"/>
    <w:rsid w:val="00DA4A4E"/>
    <w:rsid w:val="00DA4B27"/>
    <w:rsid w:val="00DA4B82"/>
    <w:rsid w:val="00DA4C60"/>
    <w:rsid w:val="00DA4CFA"/>
    <w:rsid w:val="00DA4DC9"/>
    <w:rsid w:val="00DA4EB8"/>
    <w:rsid w:val="00DA4EBF"/>
    <w:rsid w:val="00DA500B"/>
    <w:rsid w:val="00DA5071"/>
    <w:rsid w:val="00DA50E4"/>
    <w:rsid w:val="00DA5189"/>
    <w:rsid w:val="00DA51C0"/>
    <w:rsid w:val="00DA51D2"/>
    <w:rsid w:val="00DA53EC"/>
    <w:rsid w:val="00DA5412"/>
    <w:rsid w:val="00DA54CD"/>
    <w:rsid w:val="00DA55AF"/>
    <w:rsid w:val="00DA568E"/>
    <w:rsid w:val="00DA56F5"/>
    <w:rsid w:val="00DA57EB"/>
    <w:rsid w:val="00DA587F"/>
    <w:rsid w:val="00DA5A68"/>
    <w:rsid w:val="00DA5ABB"/>
    <w:rsid w:val="00DA5AD9"/>
    <w:rsid w:val="00DA5B54"/>
    <w:rsid w:val="00DA5B62"/>
    <w:rsid w:val="00DA5B99"/>
    <w:rsid w:val="00DA5D0C"/>
    <w:rsid w:val="00DA5D5B"/>
    <w:rsid w:val="00DA5E1E"/>
    <w:rsid w:val="00DA607B"/>
    <w:rsid w:val="00DA63CE"/>
    <w:rsid w:val="00DA63EE"/>
    <w:rsid w:val="00DA6406"/>
    <w:rsid w:val="00DA6565"/>
    <w:rsid w:val="00DA65B3"/>
    <w:rsid w:val="00DA6681"/>
    <w:rsid w:val="00DA67CE"/>
    <w:rsid w:val="00DA687B"/>
    <w:rsid w:val="00DA689F"/>
    <w:rsid w:val="00DA6986"/>
    <w:rsid w:val="00DA6BC9"/>
    <w:rsid w:val="00DA6C45"/>
    <w:rsid w:val="00DA6C72"/>
    <w:rsid w:val="00DA6CFD"/>
    <w:rsid w:val="00DA6D62"/>
    <w:rsid w:val="00DA6E50"/>
    <w:rsid w:val="00DA6EE9"/>
    <w:rsid w:val="00DA7100"/>
    <w:rsid w:val="00DA717B"/>
    <w:rsid w:val="00DA726D"/>
    <w:rsid w:val="00DA7298"/>
    <w:rsid w:val="00DA72B9"/>
    <w:rsid w:val="00DA7407"/>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0EA3"/>
    <w:rsid w:val="00DB12B8"/>
    <w:rsid w:val="00DB17E3"/>
    <w:rsid w:val="00DB19E0"/>
    <w:rsid w:val="00DB1AAF"/>
    <w:rsid w:val="00DB1B55"/>
    <w:rsid w:val="00DB1C69"/>
    <w:rsid w:val="00DB1FA5"/>
    <w:rsid w:val="00DB209C"/>
    <w:rsid w:val="00DB20E8"/>
    <w:rsid w:val="00DB221B"/>
    <w:rsid w:val="00DB2454"/>
    <w:rsid w:val="00DB26EE"/>
    <w:rsid w:val="00DB27A1"/>
    <w:rsid w:val="00DB2841"/>
    <w:rsid w:val="00DB290C"/>
    <w:rsid w:val="00DB29FD"/>
    <w:rsid w:val="00DB2BA3"/>
    <w:rsid w:val="00DB2DAF"/>
    <w:rsid w:val="00DB2E98"/>
    <w:rsid w:val="00DB2EBF"/>
    <w:rsid w:val="00DB2F32"/>
    <w:rsid w:val="00DB3065"/>
    <w:rsid w:val="00DB3199"/>
    <w:rsid w:val="00DB32B6"/>
    <w:rsid w:val="00DB32D9"/>
    <w:rsid w:val="00DB3308"/>
    <w:rsid w:val="00DB3706"/>
    <w:rsid w:val="00DB374B"/>
    <w:rsid w:val="00DB375B"/>
    <w:rsid w:val="00DB386D"/>
    <w:rsid w:val="00DB38CE"/>
    <w:rsid w:val="00DB398C"/>
    <w:rsid w:val="00DB3B88"/>
    <w:rsid w:val="00DB3D5A"/>
    <w:rsid w:val="00DB3E3C"/>
    <w:rsid w:val="00DB3F8A"/>
    <w:rsid w:val="00DB410C"/>
    <w:rsid w:val="00DB4118"/>
    <w:rsid w:val="00DB41ED"/>
    <w:rsid w:val="00DB423F"/>
    <w:rsid w:val="00DB42B2"/>
    <w:rsid w:val="00DB42F6"/>
    <w:rsid w:val="00DB438A"/>
    <w:rsid w:val="00DB45EA"/>
    <w:rsid w:val="00DB482D"/>
    <w:rsid w:val="00DB48F9"/>
    <w:rsid w:val="00DB4933"/>
    <w:rsid w:val="00DB4975"/>
    <w:rsid w:val="00DB49EE"/>
    <w:rsid w:val="00DB49F8"/>
    <w:rsid w:val="00DB4ADD"/>
    <w:rsid w:val="00DB4B06"/>
    <w:rsid w:val="00DB4B84"/>
    <w:rsid w:val="00DB4BC3"/>
    <w:rsid w:val="00DB4C0A"/>
    <w:rsid w:val="00DB4EEB"/>
    <w:rsid w:val="00DB4F09"/>
    <w:rsid w:val="00DB4F41"/>
    <w:rsid w:val="00DB4F7A"/>
    <w:rsid w:val="00DB5196"/>
    <w:rsid w:val="00DB51F6"/>
    <w:rsid w:val="00DB55BB"/>
    <w:rsid w:val="00DB55F7"/>
    <w:rsid w:val="00DB5638"/>
    <w:rsid w:val="00DB58CB"/>
    <w:rsid w:val="00DB597D"/>
    <w:rsid w:val="00DB5D99"/>
    <w:rsid w:val="00DB5ECB"/>
    <w:rsid w:val="00DB5EF2"/>
    <w:rsid w:val="00DB5F4D"/>
    <w:rsid w:val="00DB61BB"/>
    <w:rsid w:val="00DB61DE"/>
    <w:rsid w:val="00DB6308"/>
    <w:rsid w:val="00DB6516"/>
    <w:rsid w:val="00DB653E"/>
    <w:rsid w:val="00DB68E3"/>
    <w:rsid w:val="00DB690C"/>
    <w:rsid w:val="00DB6953"/>
    <w:rsid w:val="00DB6A44"/>
    <w:rsid w:val="00DB6CE7"/>
    <w:rsid w:val="00DB6DC9"/>
    <w:rsid w:val="00DB6DDE"/>
    <w:rsid w:val="00DB6E0E"/>
    <w:rsid w:val="00DB6F2F"/>
    <w:rsid w:val="00DB6FEF"/>
    <w:rsid w:val="00DB7192"/>
    <w:rsid w:val="00DB71B8"/>
    <w:rsid w:val="00DB72AC"/>
    <w:rsid w:val="00DB7407"/>
    <w:rsid w:val="00DB758A"/>
    <w:rsid w:val="00DB78C6"/>
    <w:rsid w:val="00DB78EB"/>
    <w:rsid w:val="00DB79CF"/>
    <w:rsid w:val="00DB79DF"/>
    <w:rsid w:val="00DB7D05"/>
    <w:rsid w:val="00DB7E72"/>
    <w:rsid w:val="00DC004B"/>
    <w:rsid w:val="00DC00E4"/>
    <w:rsid w:val="00DC0151"/>
    <w:rsid w:val="00DC01E2"/>
    <w:rsid w:val="00DC032F"/>
    <w:rsid w:val="00DC03A0"/>
    <w:rsid w:val="00DC05FA"/>
    <w:rsid w:val="00DC072A"/>
    <w:rsid w:val="00DC09E3"/>
    <w:rsid w:val="00DC0C88"/>
    <w:rsid w:val="00DC0FA7"/>
    <w:rsid w:val="00DC1188"/>
    <w:rsid w:val="00DC1231"/>
    <w:rsid w:val="00DC1273"/>
    <w:rsid w:val="00DC1481"/>
    <w:rsid w:val="00DC16F5"/>
    <w:rsid w:val="00DC17D8"/>
    <w:rsid w:val="00DC1A8F"/>
    <w:rsid w:val="00DC1B69"/>
    <w:rsid w:val="00DC1BC0"/>
    <w:rsid w:val="00DC1C93"/>
    <w:rsid w:val="00DC1EC1"/>
    <w:rsid w:val="00DC1F0F"/>
    <w:rsid w:val="00DC1F34"/>
    <w:rsid w:val="00DC239E"/>
    <w:rsid w:val="00DC23DE"/>
    <w:rsid w:val="00DC2413"/>
    <w:rsid w:val="00DC2483"/>
    <w:rsid w:val="00DC2599"/>
    <w:rsid w:val="00DC295A"/>
    <w:rsid w:val="00DC29FA"/>
    <w:rsid w:val="00DC2A60"/>
    <w:rsid w:val="00DC2B21"/>
    <w:rsid w:val="00DC2ECC"/>
    <w:rsid w:val="00DC2FD9"/>
    <w:rsid w:val="00DC330F"/>
    <w:rsid w:val="00DC358E"/>
    <w:rsid w:val="00DC361D"/>
    <w:rsid w:val="00DC3714"/>
    <w:rsid w:val="00DC38AF"/>
    <w:rsid w:val="00DC39CE"/>
    <w:rsid w:val="00DC3A62"/>
    <w:rsid w:val="00DC3E69"/>
    <w:rsid w:val="00DC3EAA"/>
    <w:rsid w:val="00DC3F70"/>
    <w:rsid w:val="00DC40D0"/>
    <w:rsid w:val="00DC4227"/>
    <w:rsid w:val="00DC423F"/>
    <w:rsid w:val="00DC4304"/>
    <w:rsid w:val="00DC439A"/>
    <w:rsid w:val="00DC4433"/>
    <w:rsid w:val="00DC4540"/>
    <w:rsid w:val="00DC45E8"/>
    <w:rsid w:val="00DC4627"/>
    <w:rsid w:val="00DC469F"/>
    <w:rsid w:val="00DC4731"/>
    <w:rsid w:val="00DC47EC"/>
    <w:rsid w:val="00DC49A8"/>
    <w:rsid w:val="00DC4F68"/>
    <w:rsid w:val="00DC4F8B"/>
    <w:rsid w:val="00DC50D8"/>
    <w:rsid w:val="00DC5116"/>
    <w:rsid w:val="00DC51C9"/>
    <w:rsid w:val="00DC525E"/>
    <w:rsid w:val="00DC527D"/>
    <w:rsid w:val="00DC52F3"/>
    <w:rsid w:val="00DC54BA"/>
    <w:rsid w:val="00DC54D4"/>
    <w:rsid w:val="00DC572D"/>
    <w:rsid w:val="00DC57A6"/>
    <w:rsid w:val="00DC5B5D"/>
    <w:rsid w:val="00DC612A"/>
    <w:rsid w:val="00DC6325"/>
    <w:rsid w:val="00DC6348"/>
    <w:rsid w:val="00DC6480"/>
    <w:rsid w:val="00DC667E"/>
    <w:rsid w:val="00DC6766"/>
    <w:rsid w:val="00DC6867"/>
    <w:rsid w:val="00DC69DD"/>
    <w:rsid w:val="00DC6C47"/>
    <w:rsid w:val="00DC6CFB"/>
    <w:rsid w:val="00DC6D24"/>
    <w:rsid w:val="00DC6D26"/>
    <w:rsid w:val="00DC6D78"/>
    <w:rsid w:val="00DC6E0C"/>
    <w:rsid w:val="00DC6E65"/>
    <w:rsid w:val="00DC7015"/>
    <w:rsid w:val="00DC705E"/>
    <w:rsid w:val="00DC7087"/>
    <w:rsid w:val="00DC70C8"/>
    <w:rsid w:val="00DC723B"/>
    <w:rsid w:val="00DC7347"/>
    <w:rsid w:val="00DC7382"/>
    <w:rsid w:val="00DC74D1"/>
    <w:rsid w:val="00DC7514"/>
    <w:rsid w:val="00DC7710"/>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1060"/>
    <w:rsid w:val="00DD12A1"/>
    <w:rsid w:val="00DD13D2"/>
    <w:rsid w:val="00DD145B"/>
    <w:rsid w:val="00DD148A"/>
    <w:rsid w:val="00DD14FA"/>
    <w:rsid w:val="00DD1539"/>
    <w:rsid w:val="00DD1622"/>
    <w:rsid w:val="00DD179A"/>
    <w:rsid w:val="00DD1814"/>
    <w:rsid w:val="00DD187F"/>
    <w:rsid w:val="00DD1898"/>
    <w:rsid w:val="00DD18B5"/>
    <w:rsid w:val="00DD1B20"/>
    <w:rsid w:val="00DD1B8B"/>
    <w:rsid w:val="00DD1B8D"/>
    <w:rsid w:val="00DD1BCC"/>
    <w:rsid w:val="00DD1C10"/>
    <w:rsid w:val="00DD1C59"/>
    <w:rsid w:val="00DD1D58"/>
    <w:rsid w:val="00DD1DDD"/>
    <w:rsid w:val="00DD1E19"/>
    <w:rsid w:val="00DD1EB6"/>
    <w:rsid w:val="00DD1F59"/>
    <w:rsid w:val="00DD1F7D"/>
    <w:rsid w:val="00DD22E2"/>
    <w:rsid w:val="00DD2465"/>
    <w:rsid w:val="00DD2775"/>
    <w:rsid w:val="00DD27AE"/>
    <w:rsid w:val="00DD2CDA"/>
    <w:rsid w:val="00DD2E76"/>
    <w:rsid w:val="00DD2EDB"/>
    <w:rsid w:val="00DD342A"/>
    <w:rsid w:val="00DD3735"/>
    <w:rsid w:val="00DD3736"/>
    <w:rsid w:val="00DD3914"/>
    <w:rsid w:val="00DD3EBB"/>
    <w:rsid w:val="00DD406A"/>
    <w:rsid w:val="00DD44C3"/>
    <w:rsid w:val="00DD4558"/>
    <w:rsid w:val="00DD45EE"/>
    <w:rsid w:val="00DD4641"/>
    <w:rsid w:val="00DD476E"/>
    <w:rsid w:val="00DD4B85"/>
    <w:rsid w:val="00DD4C22"/>
    <w:rsid w:val="00DD4F8C"/>
    <w:rsid w:val="00DD5092"/>
    <w:rsid w:val="00DD5226"/>
    <w:rsid w:val="00DD5418"/>
    <w:rsid w:val="00DD5421"/>
    <w:rsid w:val="00DD544B"/>
    <w:rsid w:val="00DD571C"/>
    <w:rsid w:val="00DD577C"/>
    <w:rsid w:val="00DD5859"/>
    <w:rsid w:val="00DD594F"/>
    <w:rsid w:val="00DD595A"/>
    <w:rsid w:val="00DD5A01"/>
    <w:rsid w:val="00DD5AAA"/>
    <w:rsid w:val="00DD5F50"/>
    <w:rsid w:val="00DD5FEB"/>
    <w:rsid w:val="00DD6558"/>
    <w:rsid w:val="00DD66CD"/>
    <w:rsid w:val="00DD676C"/>
    <w:rsid w:val="00DD68B2"/>
    <w:rsid w:val="00DD68B5"/>
    <w:rsid w:val="00DD6A22"/>
    <w:rsid w:val="00DD6AF3"/>
    <w:rsid w:val="00DD6B64"/>
    <w:rsid w:val="00DD6C34"/>
    <w:rsid w:val="00DD708D"/>
    <w:rsid w:val="00DD712F"/>
    <w:rsid w:val="00DD71C5"/>
    <w:rsid w:val="00DD72E2"/>
    <w:rsid w:val="00DD74FB"/>
    <w:rsid w:val="00DD7626"/>
    <w:rsid w:val="00DD76D3"/>
    <w:rsid w:val="00DD7700"/>
    <w:rsid w:val="00DD7793"/>
    <w:rsid w:val="00DD781F"/>
    <w:rsid w:val="00DD78D3"/>
    <w:rsid w:val="00DD7BA9"/>
    <w:rsid w:val="00DD7C21"/>
    <w:rsid w:val="00DD7D2A"/>
    <w:rsid w:val="00DD7D87"/>
    <w:rsid w:val="00DD7DCC"/>
    <w:rsid w:val="00DD7EA0"/>
    <w:rsid w:val="00DD7EA3"/>
    <w:rsid w:val="00DE041D"/>
    <w:rsid w:val="00DE04FB"/>
    <w:rsid w:val="00DE05CF"/>
    <w:rsid w:val="00DE05F5"/>
    <w:rsid w:val="00DE0637"/>
    <w:rsid w:val="00DE0650"/>
    <w:rsid w:val="00DE07D5"/>
    <w:rsid w:val="00DE09E6"/>
    <w:rsid w:val="00DE0B22"/>
    <w:rsid w:val="00DE0BCF"/>
    <w:rsid w:val="00DE0BDA"/>
    <w:rsid w:val="00DE0C11"/>
    <w:rsid w:val="00DE0C75"/>
    <w:rsid w:val="00DE0E1A"/>
    <w:rsid w:val="00DE1016"/>
    <w:rsid w:val="00DE11A7"/>
    <w:rsid w:val="00DE1475"/>
    <w:rsid w:val="00DE1869"/>
    <w:rsid w:val="00DE186B"/>
    <w:rsid w:val="00DE1944"/>
    <w:rsid w:val="00DE194B"/>
    <w:rsid w:val="00DE1A3C"/>
    <w:rsid w:val="00DE1AB0"/>
    <w:rsid w:val="00DE1AB4"/>
    <w:rsid w:val="00DE1B29"/>
    <w:rsid w:val="00DE1CB1"/>
    <w:rsid w:val="00DE1D1A"/>
    <w:rsid w:val="00DE208A"/>
    <w:rsid w:val="00DE220F"/>
    <w:rsid w:val="00DE2520"/>
    <w:rsid w:val="00DE2573"/>
    <w:rsid w:val="00DE259F"/>
    <w:rsid w:val="00DE264E"/>
    <w:rsid w:val="00DE2772"/>
    <w:rsid w:val="00DE2808"/>
    <w:rsid w:val="00DE2AF4"/>
    <w:rsid w:val="00DE2F67"/>
    <w:rsid w:val="00DE2FC7"/>
    <w:rsid w:val="00DE2FDD"/>
    <w:rsid w:val="00DE3036"/>
    <w:rsid w:val="00DE31CF"/>
    <w:rsid w:val="00DE342D"/>
    <w:rsid w:val="00DE36C2"/>
    <w:rsid w:val="00DE379D"/>
    <w:rsid w:val="00DE382B"/>
    <w:rsid w:val="00DE38C0"/>
    <w:rsid w:val="00DE39BE"/>
    <w:rsid w:val="00DE3B6A"/>
    <w:rsid w:val="00DE3BD6"/>
    <w:rsid w:val="00DE3BE5"/>
    <w:rsid w:val="00DE3CAB"/>
    <w:rsid w:val="00DE3D2E"/>
    <w:rsid w:val="00DE3ECE"/>
    <w:rsid w:val="00DE42AA"/>
    <w:rsid w:val="00DE42FC"/>
    <w:rsid w:val="00DE4317"/>
    <w:rsid w:val="00DE4351"/>
    <w:rsid w:val="00DE45D5"/>
    <w:rsid w:val="00DE4653"/>
    <w:rsid w:val="00DE495E"/>
    <w:rsid w:val="00DE49EE"/>
    <w:rsid w:val="00DE4F83"/>
    <w:rsid w:val="00DE51C5"/>
    <w:rsid w:val="00DE5226"/>
    <w:rsid w:val="00DE53E1"/>
    <w:rsid w:val="00DE5723"/>
    <w:rsid w:val="00DE58E0"/>
    <w:rsid w:val="00DE594C"/>
    <w:rsid w:val="00DE5A02"/>
    <w:rsid w:val="00DE5B8A"/>
    <w:rsid w:val="00DE5C39"/>
    <w:rsid w:val="00DE5CC3"/>
    <w:rsid w:val="00DE5D9D"/>
    <w:rsid w:val="00DE6030"/>
    <w:rsid w:val="00DE6106"/>
    <w:rsid w:val="00DE6135"/>
    <w:rsid w:val="00DE615F"/>
    <w:rsid w:val="00DE6186"/>
    <w:rsid w:val="00DE622C"/>
    <w:rsid w:val="00DE623D"/>
    <w:rsid w:val="00DE6490"/>
    <w:rsid w:val="00DE64E5"/>
    <w:rsid w:val="00DE6645"/>
    <w:rsid w:val="00DE6674"/>
    <w:rsid w:val="00DE68A8"/>
    <w:rsid w:val="00DE68E9"/>
    <w:rsid w:val="00DE68EE"/>
    <w:rsid w:val="00DE6ABF"/>
    <w:rsid w:val="00DE6B5A"/>
    <w:rsid w:val="00DE6C63"/>
    <w:rsid w:val="00DE6CAF"/>
    <w:rsid w:val="00DE6D70"/>
    <w:rsid w:val="00DE6DED"/>
    <w:rsid w:val="00DE6ECA"/>
    <w:rsid w:val="00DE6ED9"/>
    <w:rsid w:val="00DE6EE8"/>
    <w:rsid w:val="00DE7076"/>
    <w:rsid w:val="00DE7304"/>
    <w:rsid w:val="00DE7408"/>
    <w:rsid w:val="00DE779D"/>
    <w:rsid w:val="00DE77EE"/>
    <w:rsid w:val="00DE78AA"/>
    <w:rsid w:val="00DE7997"/>
    <w:rsid w:val="00DE79CF"/>
    <w:rsid w:val="00DE79F5"/>
    <w:rsid w:val="00DE7B8D"/>
    <w:rsid w:val="00DE7B95"/>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2F"/>
    <w:rsid w:val="00DF0656"/>
    <w:rsid w:val="00DF0664"/>
    <w:rsid w:val="00DF06A7"/>
    <w:rsid w:val="00DF0806"/>
    <w:rsid w:val="00DF0B48"/>
    <w:rsid w:val="00DF0BDA"/>
    <w:rsid w:val="00DF0C0C"/>
    <w:rsid w:val="00DF0C1B"/>
    <w:rsid w:val="00DF0CA4"/>
    <w:rsid w:val="00DF0CBC"/>
    <w:rsid w:val="00DF0DF5"/>
    <w:rsid w:val="00DF0E84"/>
    <w:rsid w:val="00DF0FCB"/>
    <w:rsid w:val="00DF114A"/>
    <w:rsid w:val="00DF122F"/>
    <w:rsid w:val="00DF1497"/>
    <w:rsid w:val="00DF14B4"/>
    <w:rsid w:val="00DF157C"/>
    <w:rsid w:val="00DF1613"/>
    <w:rsid w:val="00DF1950"/>
    <w:rsid w:val="00DF1A31"/>
    <w:rsid w:val="00DF1AC2"/>
    <w:rsid w:val="00DF1ADD"/>
    <w:rsid w:val="00DF1B05"/>
    <w:rsid w:val="00DF1D2E"/>
    <w:rsid w:val="00DF1E52"/>
    <w:rsid w:val="00DF20D8"/>
    <w:rsid w:val="00DF212A"/>
    <w:rsid w:val="00DF219D"/>
    <w:rsid w:val="00DF21CB"/>
    <w:rsid w:val="00DF239C"/>
    <w:rsid w:val="00DF2501"/>
    <w:rsid w:val="00DF257A"/>
    <w:rsid w:val="00DF2585"/>
    <w:rsid w:val="00DF25E0"/>
    <w:rsid w:val="00DF26E9"/>
    <w:rsid w:val="00DF2810"/>
    <w:rsid w:val="00DF2A16"/>
    <w:rsid w:val="00DF2B83"/>
    <w:rsid w:val="00DF2CAF"/>
    <w:rsid w:val="00DF2D28"/>
    <w:rsid w:val="00DF2DC7"/>
    <w:rsid w:val="00DF2FAA"/>
    <w:rsid w:val="00DF30A2"/>
    <w:rsid w:val="00DF30DF"/>
    <w:rsid w:val="00DF329D"/>
    <w:rsid w:val="00DF33C4"/>
    <w:rsid w:val="00DF34D7"/>
    <w:rsid w:val="00DF35F3"/>
    <w:rsid w:val="00DF3AA6"/>
    <w:rsid w:val="00DF3D06"/>
    <w:rsid w:val="00DF3E00"/>
    <w:rsid w:val="00DF40A7"/>
    <w:rsid w:val="00DF40EB"/>
    <w:rsid w:val="00DF41BC"/>
    <w:rsid w:val="00DF42CF"/>
    <w:rsid w:val="00DF43ED"/>
    <w:rsid w:val="00DF4534"/>
    <w:rsid w:val="00DF45DF"/>
    <w:rsid w:val="00DF465E"/>
    <w:rsid w:val="00DF4794"/>
    <w:rsid w:val="00DF48F2"/>
    <w:rsid w:val="00DF4A89"/>
    <w:rsid w:val="00DF4B6C"/>
    <w:rsid w:val="00DF4BB2"/>
    <w:rsid w:val="00DF4C71"/>
    <w:rsid w:val="00DF4ED9"/>
    <w:rsid w:val="00DF5011"/>
    <w:rsid w:val="00DF507A"/>
    <w:rsid w:val="00DF5359"/>
    <w:rsid w:val="00DF5A98"/>
    <w:rsid w:val="00DF5ABD"/>
    <w:rsid w:val="00DF5B12"/>
    <w:rsid w:val="00DF5B36"/>
    <w:rsid w:val="00DF5C19"/>
    <w:rsid w:val="00DF5CA6"/>
    <w:rsid w:val="00DF5CE6"/>
    <w:rsid w:val="00DF5D04"/>
    <w:rsid w:val="00DF5E25"/>
    <w:rsid w:val="00DF5E6A"/>
    <w:rsid w:val="00DF5EB6"/>
    <w:rsid w:val="00DF5ECA"/>
    <w:rsid w:val="00DF5F60"/>
    <w:rsid w:val="00DF5F7C"/>
    <w:rsid w:val="00DF5FDE"/>
    <w:rsid w:val="00DF648A"/>
    <w:rsid w:val="00DF6501"/>
    <w:rsid w:val="00DF657D"/>
    <w:rsid w:val="00DF65B6"/>
    <w:rsid w:val="00DF65F9"/>
    <w:rsid w:val="00DF6A87"/>
    <w:rsid w:val="00DF6AAF"/>
    <w:rsid w:val="00DF6D77"/>
    <w:rsid w:val="00DF6E82"/>
    <w:rsid w:val="00DF6F25"/>
    <w:rsid w:val="00DF7229"/>
    <w:rsid w:val="00DF73C6"/>
    <w:rsid w:val="00DF73DC"/>
    <w:rsid w:val="00DF75EC"/>
    <w:rsid w:val="00DF77A2"/>
    <w:rsid w:val="00DF799F"/>
    <w:rsid w:val="00DF7A40"/>
    <w:rsid w:val="00DF7A76"/>
    <w:rsid w:val="00DF7BE2"/>
    <w:rsid w:val="00DF7C35"/>
    <w:rsid w:val="00DF7D72"/>
    <w:rsid w:val="00DF7E54"/>
    <w:rsid w:val="00DF7FE4"/>
    <w:rsid w:val="00E0010D"/>
    <w:rsid w:val="00E00175"/>
    <w:rsid w:val="00E00772"/>
    <w:rsid w:val="00E0090B"/>
    <w:rsid w:val="00E00B7B"/>
    <w:rsid w:val="00E00D0B"/>
    <w:rsid w:val="00E00D93"/>
    <w:rsid w:val="00E00DDE"/>
    <w:rsid w:val="00E00DF9"/>
    <w:rsid w:val="00E00E41"/>
    <w:rsid w:val="00E00E48"/>
    <w:rsid w:val="00E00E6F"/>
    <w:rsid w:val="00E00ED9"/>
    <w:rsid w:val="00E00F2E"/>
    <w:rsid w:val="00E010FC"/>
    <w:rsid w:val="00E011A4"/>
    <w:rsid w:val="00E011A6"/>
    <w:rsid w:val="00E01311"/>
    <w:rsid w:val="00E013E9"/>
    <w:rsid w:val="00E01403"/>
    <w:rsid w:val="00E0143C"/>
    <w:rsid w:val="00E016AE"/>
    <w:rsid w:val="00E01890"/>
    <w:rsid w:val="00E01A20"/>
    <w:rsid w:val="00E01DD6"/>
    <w:rsid w:val="00E020E7"/>
    <w:rsid w:val="00E0221A"/>
    <w:rsid w:val="00E02393"/>
    <w:rsid w:val="00E023D4"/>
    <w:rsid w:val="00E02573"/>
    <w:rsid w:val="00E0262D"/>
    <w:rsid w:val="00E02634"/>
    <w:rsid w:val="00E02856"/>
    <w:rsid w:val="00E02871"/>
    <w:rsid w:val="00E028AD"/>
    <w:rsid w:val="00E02907"/>
    <w:rsid w:val="00E02A29"/>
    <w:rsid w:val="00E02C5D"/>
    <w:rsid w:val="00E02CC9"/>
    <w:rsid w:val="00E02FCD"/>
    <w:rsid w:val="00E02FEC"/>
    <w:rsid w:val="00E03007"/>
    <w:rsid w:val="00E0301B"/>
    <w:rsid w:val="00E0304A"/>
    <w:rsid w:val="00E0330F"/>
    <w:rsid w:val="00E033B5"/>
    <w:rsid w:val="00E034B0"/>
    <w:rsid w:val="00E034C4"/>
    <w:rsid w:val="00E036FD"/>
    <w:rsid w:val="00E0376A"/>
    <w:rsid w:val="00E03894"/>
    <w:rsid w:val="00E038E1"/>
    <w:rsid w:val="00E038FA"/>
    <w:rsid w:val="00E03A15"/>
    <w:rsid w:val="00E03A74"/>
    <w:rsid w:val="00E03A80"/>
    <w:rsid w:val="00E03AA4"/>
    <w:rsid w:val="00E03B72"/>
    <w:rsid w:val="00E03CD3"/>
    <w:rsid w:val="00E03ED1"/>
    <w:rsid w:val="00E04059"/>
    <w:rsid w:val="00E040E7"/>
    <w:rsid w:val="00E040F7"/>
    <w:rsid w:val="00E04121"/>
    <w:rsid w:val="00E04144"/>
    <w:rsid w:val="00E041F2"/>
    <w:rsid w:val="00E042E4"/>
    <w:rsid w:val="00E0432C"/>
    <w:rsid w:val="00E04391"/>
    <w:rsid w:val="00E043D3"/>
    <w:rsid w:val="00E04613"/>
    <w:rsid w:val="00E04674"/>
    <w:rsid w:val="00E046B7"/>
    <w:rsid w:val="00E046C5"/>
    <w:rsid w:val="00E0470C"/>
    <w:rsid w:val="00E049D4"/>
    <w:rsid w:val="00E04A53"/>
    <w:rsid w:val="00E04B6E"/>
    <w:rsid w:val="00E04BF5"/>
    <w:rsid w:val="00E04DE2"/>
    <w:rsid w:val="00E04E08"/>
    <w:rsid w:val="00E04E42"/>
    <w:rsid w:val="00E05180"/>
    <w:rsid w:val="00E0523F"/>
    <w:rsid w:val="00E05512"/>
    <w:rsid w:val="00E055AE"/>
    <w:rsid w:val="00E0574A"/>
    <w:rsid w:val="00E058F4"/>
    <w:rsid w:val="00E05C00"/>
    <w:rsid w:val="00E05CE3"/>
    <w:rsid w:val="00E05CF6"/>
    <w:rsid w:val="00E05D9E"/>
    <w:rsid w:val="00E05F50"/>
    <w:rsid w:val="00E062C9"/>
    <w:rsid w:val="00E06401"/>
    <w:rsid w:val="00E06415"/>
    <w:rsid w:val="00E06449"/>
    <w:rsid w:val="00E064E4"/>
    <w:rsid w:val="00E065EA"/>
    <w:rsid w:val="00E066D3"/>
    <w:rsid w:val="00E06AE0"/>
    <w:rsid w:val="00E06E53"/>
    <w:rsid w:val="00E06E8D"/>
    <w:rsid w:val="00E06ED4"/>
    <w:rsid w:val="00E06F7C"/>
    <w:rsid w:val="00E07131"/>
    <w:rsid w:val="00E07180"/>
    <w:rsid w:val="00E07316"/>
    <w:rsid w:val="00E07320"/>
    <w:rsid w:val="00E07333"/>
    <w:rsid w:val="00E073D0"/>
    <w:rsid w:val="00E074F5"/>
    <w:rsid w:val="00E0755C"/>
    <w:rsid w:val="00E075C0"/>
    <w:rsid w:val="00E075D0"/>
    <w:rsid w:val="00E07763"/>
    <w:rsid w:val="00E077E8"/>
    <w:rsid w:val="00E079DD"/>
    <w:rsid w:val="00E07B21"/>
    <w:rsid w:val="00E07CE4"/>
    <w:rsid w:val="00E07D20"/>
    <w:rsid w:val="00E07E52"/>
    <w:rsid w:val="00E07E70"/>
    <w:rsid w:val="00E07EB4"/>
    <w:rsid w:val="00E07F22"/>
    <w:rsid w:val="00E10018"/>
    <w:rsid w:val="00E10149"/>
    <w:rsid w:val="00E1015B"/>
    <w:rsid w:val="00E10188"/>
    <w:rsid w:val="00E10223"/>
    <w:rsid w:val="00E10509"/>
    <w:rsid w:val="00E1062A"/>
    <w:rsid w:val="00E10770"/>
    <w:rsid w:val="00E1078B"/>
    <w:rsid w:val="00E107A2"/>
    <w:rsid w:val="00E10941"/>
    <w:rsid w:val="00E10A73"/>
    <w:rsid w:val="00E10B5D"/>
    <w:rsid w:val="00E11072"/>
    <w:rsid w:val="00E110B6"/>
    <w:rsid w:val="00E11141"/>
    <w:rsid w:val="00E11146"/>
    <w:rsid w:val="00E112BB"/>
    <w:rsid w:val="00E11348"/>
    <w:rsid w:val="00E113FB"/>
    <w:rsid w:val="00E11400"/>
    <w:rsid w:val="00E1145F"/>
    <w:rsid w:val="00E1146D"/>
    <w:rsid w:val="00E114B5"/>
    <w:rsid w:val="00E114E9"/>
    <w:rsid w:val="00E1154C"/>
    <w:rsid w:val="00E117D5"/>
    <w:rsid w:val="00E1199D"/>
    <w:rsid w:val="00E11A6C"/>
    <w:rsid w:val="00E11C08"/>
    <w:rsid w:val="00E11C18"/>
    <w:rsid w:val="00E11D02"/>
    <w:rsid w:val="00E11DD2"/>
    <w:rsid w:val="00E12096"/>
    <w:rsid w:val="00E120D8"/>
    <w:rsid w:val="00E121DC"/>
    <w:rsid w:val="00E12357"/>
    <w:rsid w:val="00E12483"/>
    <w:rsid w:val="00E1289D"/>
    <w:rsid w:val="00E12A13"/>
    <w:rsid w:val="00E12AC6"/>
    <w:rsid w:val="00E12B52"/>
    <w:rsid w:val="00E12BE2"/>
    <w:rsid w:val="00E12C6E"/>
    <w:rsid w:val="00E12F09"/>
    <w:rsid w:val="00E1310D"/>
    <w:rsid w:val="00E131DA"/>
    <w:rsid w:val="00E134E0"/>
    <w:rsid w:val="00E134FA"/>
    <w:rsid w:val="00E13698"/>
    <w:rsid w:val="00E1377B"/>
    <w:rsid w:val="00E137E9"/>
    <w:rsid w:val="00E138F0"/>
    <w:rsid w:val="00E139E1"/>
    <w:rsid w:val="00E139F4"/>
    <w:rsid w:val="00E139FA"/>
    <w:rsid w:val="00E13A6F"/>
    <w:rsid w:val="00E13BED"/>
    <w:rsid w:val="00E13C92"/>
    <w:rsid w:val="00E13D31"/>
    <w:rsid w:val="00E13DC4"/>
    <w:rsid w:val="00E13EB7"/>
    <w:rsid w:val="00E14298"/>
    <w:rsid w:val="00E1430E"/>
    <w:rsid w:val="00E14380"/>
    <w:rsid w:val="00E145BB"/>
    <w:rsid w:val="00E145EF"/>
    <w:rsid w:val="00E148FC"/>
    <w:rsid w:val="00E14910"/>
    <w:rsid w:val="00E149C2"/>
    <w:rsid w:val="00E14AA2"/>
    <w:rsid w:val="00E14B99"/>
    <w:rsid w:val="00E14C13"/>
    <w:rsid w:val="00E14CAC"/>
    <w:rsid w:val="00E14E7F"/>
    <w:rsid w:val="00E14ECA"/>
    <w:rsid w:val="00E14F5F"/>
    <w:rsid w:val="00E15025"/>
    <w:rsid w:val="00E151C4"/>
    <w:rsid w:val="00E15455"/>
    <w:rsid w:val="00E15482"/>
    <w:rsid w:val="00E156A7"/>
    <w:rsid w:val="00E15745"/>
    <w:rsid w:val="00E15931"/>
    <w:rsid w:val="00E159E2"/>
    <w:rsid w:val="00E15C5F"/>
    <w:rsid w:val="00E15D45"/>
    <w:rsid w:val="00E15EAD"/>
    <w:rsid w:val="00E15EBD"/>
    <w:rsid w:val="00E15F2C"/>
    <w:rsid w:val="00E15FA5"/>
    <w:rsid w:val="00E16049"/>
    <w:rsid w:val="00E16157"/>
    <w:rsid w:val="00E16237"/>
    <w:rsid w:val="00E16297"/>
    <w:rsid w:val="00E1635B"/>
    <w:rsid w:val="00E16366"/>
    <w:rsid w:val="00E16565"/>
    <w:rsid w:val="00E1661C"/>
    <w:rsid w:val="00E16671"/>
    <w:rsid w:val="00E16719"/>
    <w:rsid w:val="00E16733"/>
    <w:rsid w:val="00E169B0"/>
    <w:rsid w:val="00E16C34"/>
    <w:rsid w:val="00E16C4B"/>
    <w:rsid w:val="00E16C5C"/>
    <w:rsid w:val="00E16CFB"/>
    <w:rsid w:val="00E16E5A"/>
    <w:rsid w:val="00E16EA1"/>
    <w:rsid w:val="00E16F28"/>
    <w:rsid w:val="00E16F7B"/>
    <w:rsid w:val="00E17131"/>
    <w:rsid w:val="00E1733D"/>
    <w:rsid w:val="00E174DD"/>
    <w:rsid w:val="00E175B6"/>
    <w:rsid w:val="00E17695"/>
    <w:rsid w:val="00E176E4"/>
    <w:rsid w:val="00E1794D"/>
    <w:rsid w:val="00E17952"/>
    <w:rsid w:val="00E17AB6"/>
    <w:rsid w:val="00E17AF2"/>
    <w:rsid w:val="00E17AF6"/>
    <w:rsid w:val="00E17B31"/>
    <w:rsid w:val="00E17B7F"/>
    <w:rsid w:val="00E17C35"/>
    <w:rsid w:val="00E17CFB"/>
    <w:rsid w:val="00E17DE5"/>
    <w:rsid w:val="00E17F61"/>
    <w:rsid w:val="00E17FD4"/>
    <w:rsid w:val="00E20032"/>
    <w:rsid w:val="00E200EC"/>
    <w:rsid w:val="00E20260"/>
    <w:rsid w:val="00E20349"/>
    <w:rsid w:val="00E2049B"/>
    <w:rsid w:val="00E205B6"/>
    <w:rsid w:val="00E206D7"/>
    <w:rsid w:val="00E20A11"/>
    <w:rsid w:val="00E20A28"/>
    <w:rsid w:val="00E20A73"/>
    <w:rsid w:val="00E20ADA"/>
    <w:rsid w:val="00E20EAC"/>
    <w:rsid w:val="00E20F27"/>
    <w:rsid w:val="00E20FD1"/>
    <w:rsid w:val="00E21016"/>
    <w:rsid w:val="00E2118C"/>
    <w:rsid w:val="00E21295"/>
    <w:rsid w:val="00E2148C"/>
    <w:rsid w:val="00E214BC"/>
    <w:rsid w:val="00E2167E"/>
    <w:rsid w:val="00E2168D"/>
    <w:rsid w:val="00E2193A"/>
    <w:rsid w:val="00E21A7E"/>
    <w:rsid w:val="00E21BDF"/>
    <w:rsid w:val="00E21E98"/>
    <w:rsid w:val="00E21F22"/>
    <w:rsid w:val="00E220A9"/>
    <w:rsid w:val="00E223B5"/>
    <w:rsid w:val="00E226B5"/>
    <w:rsid w:val="00E226F1"/>
    <w:rsid w:val="00E2274A"/>
    <w:rsid w:val="00E2281F"/>
    <w:rsid w:val="00E22A35"/>
    <w:rsid w:val="00E22B08"/>
    <w:rsid w:val="00E22B59"/>
    <w:rsid w:val="00E22D0C"/>
    <w:rsid w:val="00E22D8A"/>
    <w:rsid w:val="00E22D92"/>
    <w:rsid w:val="00E22F04"/>
    <w:rsid w:val="00E22F81"/>
    <w:rsid w:val="00E22F9D"/>
    <w:rsid w:val="00E2305F"/>
    <w:rsid w:val="00E23265"/>
    <w:rsid w:val="00E23630"/>
    <w:rsid w:val="00E23682"/>
    <w:rsid w:val="00E2377D"/>
    <w:rsid w:val="00E238B6"/>
    <w:rsid w:val="00E238D1"/>
    <w:rsid w:val="00E2393D"/>
    <w:rsid w:val="00E23A4E"/>
    <w:rsid w:val="00E23A89"/>
    <w:rsid w:val="00E23B6A"/>
    <w:rsid w:val="00E23BC5"/>
    <w:rsid w:val="00E23C99"/>
    <w:rsid w:val="00E23D33"/>
    <w:rsid w:val="00E23E22"/>
    <w:rsid w:val="00E23EFF"/>
    <w:rsid w:val="00E2421C"/>
    <w:rsid w:val="00E2430A"/>
    <w:rsid w:val="00E24413"/>
    <w:rsid w:val="00E244DB"/>
    <w:rsid w:val="00E245FF"/>
    <w:rsid w:val="00E247CD"/>
    <w:rsid w:val="00E24859"/>
    <w:rsid w:val="00E248F0"/>
    <w:rsid w:val="00E24B45"/>
    <w:rsid w:val="00E24C99"/>
    <w:rsid w:val="00E24D67"/>
    <w:rsid w:val="00E24E73"/>
    <w:rsid w:val="00E252DF"/>
    <w:rsid w:val="00E253B9"/>
    <w:rsid w:val="00E25430"/>
    <w:rsid w:val="00E25561"/>
    <w:rsid w:val="00E255C8"/>
    <w:rsid w:val="00E25727"/>
    <w:rsid w:val="00E257E2"/>
    <w:rsid w:val="00E258FA"/>
    <w:rsid w:val="00E25986"/>
    <w:rsid w:val="00E25B51"/>
    <w:rsid w:val="00E25C0A"/>
    <w:rsid w:val="00E25DBF"/>
    <w:rsid w:val="00E25E8F"/>
    <w:rsid w:val="00E26030"/>
    <w:rsid w:val="00E260D9"/>
    <w:rsid w:val="00E26537"/>
    <w:rsid w:val="00E26821"/>
    <w:rsid w:val="00E268B3"/>
    <w:rsid w:val="00E269A8"/>
    <w:rsid w:val="00E26A90"/>
    <w:rsid w:val="00E26AAB"/>
    <w:rsid w:val="00E26AAC"/>
    <w:rsid w:val="00E26B09"/>
    <w:rsid w:val="00E26CEA"/>
    <w:rsid w:val="00E26DA7"/>
    <w:rsid w:val="00E26FA8"/>
    <w:rsid w:val="00E27226"/>
    <w:rsid w:val="00E27230"/>
    <w:rsid w:val="00E272C3"/>
    <w:rsid w:val="00E272DE"/>
    <w:rsid w:val="00E2731B"/>
    <w:rsid w:val="00E273D4"/>
    <w:rsid w:val="00E2773D"/>
    <w:rsid w:val="00E277F1"/>
    <w:rsid w:val="00E278E7"/>
    <w:rsid w:val="00E279A0"/>
    <w:rsid w:val="00E279F6"/>
    <w:rsid w:val="00E27A30"/>
    <w:rsid w:val="00E27B45"/>
    <w:rsid w:val="00E27BF8"/>
    <w:rsid w:val="00E27CFF"/>
    <w:rsid w:val="00E27FE9"/>
    <w:rsid w:val="00E3005C"/>
    <w:rsid w:val="00E3006C"/>
    <w:rsid w:val="00E30070"/>
    <w:rsid w:val="00E301E4"/>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2B4"/>
    <w:rsid w:val="00E3155C"/>
    <w:rsid w:val="00E316E3"/>
    <w:rsid w:val="00E316FB"/>
    <w:rsid w:val="00E3178D"/>
    <w:rsid w:val="00E31790"/>
    <w:rsid w:val="00E317F7"/>
    <w:rsid w:val="00E31857"/>
    <w:rsid w:val="00E318FF"/>
    <w:rsid w:val="00E319D3"/>
    <w:rsid w:val="00E31A9C"/>
    <w:rsid w:val="00E320C5"/>
    <w:rsid w:val="00E32292"/>
    <w:rsid w:val="00E322D2"/>
    <w:rsid w:val="00E32376"/>
    <w:rsid w:val="00E323CF"/>
    <w:rsid w:val="00E3247A"/>
    <w:rsid w:val="00E32499"/>
    <w:rsid w:val="00E324BD"/>
    <w:rsid w:val="00E32620"/>
    <w:rsid w:val="00E32785"/>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2DB"/>
    <w:rsid w:val="00E3332F"/>
    <w:rsid w:val="00E33373"/>
    <w:rsid w:val="00E33563"/>
    <w:rsid w:val="00E3356C"/>
    <w:rsid w:val="00E3368D"/>
    <w:rsid w:val="00E336AA"/>
    <w:rsid w:val="00E337D6"/>
    <w:rsid w:val="00E33893"/>
    <w:rsid w:val="00E338E5"/>
    <w:rsid w:val="00E33A75"/>
    <w:rsid w:val="00E33C47"/>
    <w:rsid w:val="00E33D5E"/>
    <w:rsid w:val="00E33DD7"/>
    <w:rsid w:val="00E340BD"/>
    <w:rsid w:val="00E3418E"/>
    <w:rsid w:val="00E341B9"/>
    <w:rsid w:val="00E3441A"/>
    <w:rsid w:val="00E34631"/>
    <w:rsid w:val="00E34A05"/>
    <w:rsid w:val="00E34AD0"/>
    <w:rsid w:val="00E34B32"/>
    <w:rsid w:val="00E34C5C"/>
    <w:rsid w:val="00E34CD8"/>
    <w:rsid w:val="00E34D08"/>
    <w:rsid w:val="00E34E53"/>
    <w:rsid w:val="00E3508A"/>
    <w:rsid w:val="00E350E5"/>
    <w:rsid w:val="00E351C3"/>
    <w:rsid w:val="00E352A0"/>
    <w:rsid w:val="00E35445"/>
    <w:rsid w:val="00E355E0"/>
    <w:rsid w:val="00E35885"/>
    <w:rsid w:val="00E35AD1"/>
    <w:rsid w:val="00E35C28"/>
    <w:rsid w:val="00E35FA3"/>
    <w:rsid w:val="00E360E0"/>
    <w:rsid w:val="00E36144"/>
    <w:rsid w:val="00E3627C"/>
    <w:rsid w:val="00E3632E"/>
    <w:rsid w:val="00E36529"/>
    <w:rsid w:val="00E365D6"/>
    <w:rsid w:val="00E3676E"/>
    <w:rsid w:val="00E368C2"/>
    <w:rsid w:val="00E36A63"/>
    <w:rsid w:val="00E36BF5"/>
    <w:rsid w:val="00E36C3E"/>
    <w:rsid w:val="00E36EEC"/>
    <w:rsid w:val="00E36F08"/>
    <w:rsid w:val="00E36F9E"/>
    <w:rsid w:val="00E3703B"/>
    <w:rsid w:val="00E371A0"/>
    <w:rsid w:val="00E37225"/>
    <w:rsid w:val="00E37633"/>
    <w:rsid w:val="00E3765A"/>
    <w:rsid w:val="00E37784"/>
    <w:rsid w:val="00E377CC"/>
    <w:rsid w:val="00E37A20"/>
    <w:rsid w:val="00E37A6B"/>
    <w:rsid w:val="00E37BFB"/>
    <w:rsid w:val="00E37E0A"/>
    <w:rsid w:val="00E37E4C"/>
    <w:rsid w:val="00E37FD1"/>
    <w:rsid w:val="00E4011D"/>
    <w:rsid w:val="00E40148"/>
    <w:rsid w:val="00E401E4"/>
    <w:rsid w:val="00E40292"/>
    <w:rsid w:val="00E4029F"/>
    <w:rsid w:val="00E4034A"/>
    <w:rsid w:val="00E4051C"/>
    <w:rsid w:val="00E40764"/>
    <w:rsid w:val="00E407B7"/>
    <w:rsid w:val="00E40889"/>
    <w:rsid w:val="00E408FD"/>
    <w:rsid w:val="00E40A3D"/>
    <w:rsid w:val="00E40AD8"/>
    <w:rsid w:val="00E40B08"/>
    <w:rsid w:val="00E40B0B"/>
    <w:rsid w:val="00E40B40"/>
    <w:rsid w:val="00E40BF9"/>
    <w:rsid w:val="00E40E67"/>
    <w:rsid w:val="00E4139C"/>
    <w:rsid w:val="00E41675"/>
    <w:rsid w:val="00E41741"/>
    <w:rsid w:val="00E417B2"/>
    <w:rsid w:val="00E41810"/>
    <w:rsid w:val="00E41843"/>
    <w:rsid w:val="00E41937"/>
    <w:rsid w:val="00E419BA"/>
    <w:rsid w:val="00E41BB1"/>
    <w:rsid w:val="00E41C45"/>
    <w:rsid w:val="00E41E98"/>
    <w:rsid w:val="00E41EC0"/>
    <w:rsid w:val="00E4214F"/>
    <w:rsid w:val="00E42223"/>
    <w:rsid w:val="00E4239B"/>
    <w:rsid w:val="00E4244F"/>
    <w:rsid w:val="00E42580"/>
    <w:rsid w:val="00E42AAA"/>
    <w:rsid w:val="00E42AB0"/>
    <w:rsid w:val="00E42B32"/>
    <w:rsid w:val="00E42CB3"/>
    <w:rsid w:val="00E42FBA"/>
    <w:rsid w:val="00E430ED"/>
    <w:rsid w:val="00E43193"/>
    <w:rsid w:val="00E432E6"/>
    <w:rsid w:val="00E43418"/>
    <w:rsid w:val="00E435BA"/>
    <w:rsid w:val="00E436F2"/>
    <w:rsid w:val="00E43700"/>
    <w:rsid w:val="00E43724"/>
    <w:rsid w:val="00E43874"/>
    <w:rsid w:val="00E43ABD"/>
    <w:rsid w:val="00E43B07"/>
    <w:rsid w:val="00E43B6D"/>
    <w:rsid w:val="00E43E60"/>
    <w:rsid w:val="00E43EAB"/>
    <w:rsid w:val="00E441BE"/>
    <w:rsid w:val="00E444B6"/>
    <w:rsid w:val="00E445C8"/>
    <w:rsid w:val="00E44989"/>
    <w:rsid w:val="00E449A3"/>
    <w:rsid w:val="00E44AF4"/>
    <w:rsid w:val="00E44B44"/>
    <w:rsid w:val="00E44EF6"/>
    <w:rsid w:val="00E44F9C"/>
    <w:rsid w:val="00E44FA4"/>
    <w:rsid w:val="00E45021"/>
    <w:rsid w:val="00E450E1"/>
    <w:rsid w:val="00E45183"/>
    <w:rsid w:val="00E451ED"/>
    <w:rsid w:val="00E452A8"/>
    <w:rsid w:val="00E45512"/>
    <w:rsid w:val="00E45521"/>
    <w:rsid w:val="00E4560A"/>
    <w:rsid w:val="00E4583F"/>
    <w:rsid w:val="00E45851"/>
    <w:rsid w:val="00E45957"/>
    <w:rsid w:val="00E459A1"/>
    <w:rsid w:val="00E45A34"/>
    <w:rsid w:val="00E45B0D"/>
    <w:rsid w:val="00E45C1D"/>
    <w:rsid w:val="00E45CC7"/>
    <w:rsid w:val="00E45CEF"/>
    <w:rsid w:val="00E45E58"/>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890"/>
    <w:rsid w:val="00E46B9A"/>
    <w:rsid w:val="00E46BB9"/>
    <w:rsid w:val="00E46C05"/>
    <w:rsid w:val="00E46D3D"/>
    <w:rsid w:val="00E46DF3"/>
    <w:rsid w:val="00E46EF4"/>
    <w:rsid w:val="00E46FC5"/>
    <w:rsid w:val="00E46FE8"/>
    <w:rsid w:val="00E47208"/>
    <w:rsid w:val="00E473AD"/>
    <w:rsid w:val="00E47502"/>
    <w:rsid w:val="00E476CA"/>
    <w:rsid w:val="00E4771B"/>
    <w:rsid w:val="00E47787"/>
    <w:rsid w:val="00E477D6"/>
    <w:rsid w:val="00E47827"/>
    <w:rsid w:val="00E47854"/>
    <w:rsid w:val="00E47921"/>
    <w:rsid w:val="00E47A2B"/>
    <w:rsid w:val="00E47A7E"/>
    <w:rsid w:val="00E47A95"/>
    <w:rsid w:val="00E47BF5"/>
    <w:rsid w:val="00E47D68"/>
    <w:rsid w:val="00E47D8D"/>
    <w:rsid w:val="00E47DA0"/>
    <w:rsid w:val="00E47DF2"/>
    <w:rsid w:val="00E47EDD"/>
    <w:rsid w:val="00E47F1B"/>
    <w:rsid w:val="00E47F33"/>
    <w:rsid w:val="00E47F35"/>
    <w:rsid w:val="00E47FB5"/>
    <w:rsid w:val="00E47FF5"/>
    <w:rsid w:val="00E5012B"/>
    <w:rsid w:val="00E5012D"/>
    <w:rsid w:val="00E5019B"/>
    <w:rsid w:val="00E50225"/>
    <w:rsid w:val="00E50463"/>
    <w:rsid w:val="00E506C6"/>
    <w:rsid w:val="00E508B3"/>
    <w:rsid w:val="00E508E9"/>
    <w:rsid w:val="00E509F0"/>
    <w:rsid w:val="00E50B2C"/>
    <w:rsid w:val="00E50B73"/>
    <w:rsid w:val="00E50DF7"/>
    <w:rsid w:val="00E50E8D"/>
    <w:rsid w:val="00E50E9F"/>
    <w:rsid w:val="00E50F1A"/>
    <w:rsid w:val="00E50FC5"/>
    <w:rsid w:val="00E50FC7"/>
    <w:rsid w:val="00E51102"/>
    <w:rsid w:val="00E512CF"/>
    <w:rsid w:val="00E516F4"/>
    <w:rsid w:val="00E51A11"/>
    <w:rsid w:val="00E51A7E"/>
    <w:rsid w:val="00E51BDD"/>
    <w:rsid w:val="00E51DC0"/>
    <w:rsid w:val="00E52219"/>
    <w:rsid w:val="00E52267"/>
    <w:rsid w:val="00E525DC"/>
    <w:rsid w:val="00E525ED"/>
    <w:rsid w:val="00E52746"/>
    <w:rsid w:val="00E527DE"/>
    <w:rsid w:val="00E527E0"/>
    <w:rsid w:val="00E52842"/>
    <w:rsid w:val="00E52B02"/>
    <w:rsid w:val="00E52D04"/>
    <w:rsid w:val="00E52DBD"/>
    <w:rsid w:val="00E52EA8"/>
    <w:rsid w:val="00E52F9B"/>
    <w:rsid w:val="00E5304B"/>
    <w:rsid w:val="00E53317"/>
    <w:rsid w:val="00E535E7"/>
    <w:rsid w:val="00E53602"/>
    <w:rsid w:val="00E536CB"/>
    <w:rsid w:val="00E5377D"/>
    <w:rsid w:val="00E537CA"/>
    <w:rsid w:val="00E537FC"/>
    <w:rsid w:val="00E538F1"/>
    <w:rsid w:val="00E53940"/>
    <w:rsid w:val="00E53A76"/>
    <w:rsid w:val="00E53ABC"/>
    <w:rsid w:val="00E53BB1"/>
    <w:rsid w:val="00E53C0A"/>
    <w:rsid w:val="00E53DDE"/>
    <w:rsid w:val="00E53E2A"/>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4F12"/>
    <w:rsid w:val="00E5510D"/>
    <w:rsid w:val="00E551D3"/>
    <w:rsid w:val="00E552F7"/>
    <w:rsid w:val="00E5531D"/>
    <w:rsid w:val="00E553B4"/>
    <w:rsid w:val="00E553D1"/>
    <w:rsid w:val="00E5546B"/>
    <w:rsid w:val="00E55525"/>
    <w:rsid w:val="00E5553F"/>
    <w:rsid w:val="00E555B0"/>
    <w:rsid w:val="00E556CC"/>
    <w:rsid w:val="00E5571D"/>
    <w:rsid w:val="00E55A0A"/>
    <w:rsid w:val="00E55A82"/>
    <w:rsid w:val="00E55B9D"/>
    <w:rsid w:val="00E55C7B"/>
    <w:rsid w:val="00E55E04"/>
    <w:rsid w:val="00E55EB7"/>
    <w:rsid w:val="00E55F14"/>
    <w:rsid w:val="00E55F3D"/>
    <w:rsid w:val="00E56011"/>
    <w:rsid w:val="00E5601E"/>
    <w:rsid w:val="00E562C3"/>
    <w:rsid w:val="00E5643C"/>
    <w:rsid w:val="00E568EA"/>
    <w:rsid w:val="00E569D0"/>
    <w:rsid w:val="00E56ACC"/>
    <w:rsid w:val="00E56B16"/>
    <w:rsid w:val="00E56F9C"/>
    <w:rsid w:val="00E57028"/>
    <w:rsid w:val="00E5704C"/>
    <w:rsid w:val="00E573D1"/>
    <w:rsid w:val="00E57497"/>
    <w:rsid w:val="00E576F6"/>
    <w:rsid w:val="00E57767"/>
    <w:rsid w:val="00E57AC5"/>
    <w:rsid w:val="00E57BCB"/>
    <w:rsid w:val="00E57BE6"/>
    <w:rsid w:val="00E57C19"/>
    <w:rsid w:val="00E57CF4"/>
    <w:rsid w:val="00E57D8F"/>
    <w:rsid w:val="00E600FC"/>
    <w:rsid w:val="00E6036E"/>
    <w:rsid w:val="00E60584"/>
    <w:rsid w:val="00E6067A"/>
    <w:rsid w:val="00E607CA"/>
    <w:rsid w:val="00E60DB8"/>
    <w:rsid w:val="00E60E6C"/>
    <w:rsid w:val="00E60FDE"/>
    <w:rsid w:val="00E612E8"/>
    <w:rsid w:val="00E6135A"/>
    <w:rsid w:val="00E613BE"/>
    <w:rsid w:val="00E613D2"/>
    <w:rsid w:val="00E614DE"/>
    <w:rsid w:val="00E614E3"/>
    <w:rsid w:val="00E6153F"/>
    <w:rsid w:val="00E616D7"/>
    <w:rsid w:val="00E617BF"/>
    <w:rsid w:val="00E61A5C"/>
    <w:rsid w:val="00E61B95"/>
    <w:rsid w:val="00E61CD0"/>
    <w:rsid w:val="00E61D15"/>
    <w:rsid w:val="00E61D34"/>
    <w:rsid w:val="00E61D70"/>
    <w:rsid w:val="00E61DEC"/>
    <w:rsid w:val="00E61F7E"/>
    <w:rsid w:val="00E62036"/>
    <w:rsid w:val="00E620C1"/>
    <w:rsid w:val="00E6215E"/>
    <w:rsid w:val="00E621C1"/>
    <w:rsid w:val="00E62225"/>
    <w:rsid w:val="00E62253"/>
    <w:rsid w:val="00E62399"/>
    <w:rsid w:val="00E624BB"/>
    <w:rsid w:val="00E625E8"/>
    <w:rsid w:val="00E6263B"/>
    <w:rsid w:val="00E62717"/>
    <w:rsid w:val="00E62737"/>
    <w:rsid w:val="00E62B2F"/>
    <w:rsid w:val="00E62C8B"/>
    <w:rsid w:val="00E62CD5"/>
    <w:rsid w:val="00E62CEA"/>
    <w:rsid w:val="00E62D85"/>
    <w:rsid w:val="00E62F39"/>
    <w:rsid w:val="00E62FB1"/>
    <w:rsid w:val="00E6301B"/>
    <w:rsid w:val="00E63024"/>
    <w:rsid w:val="00E630C2"/>
    <w:rsid w:val="00E63273"/>
    <w:rsid w:val="00E632C7"/>
    <w:rsid w:val="00E632E5"/>
    <w:rsid w:val="00E63360"/>
    <w:rsid w:val="00E63381"/>
    <w:rsid w:val="00E63393"/>
    <w:rsid w:val="00E634AB"/>
    <w:rsid w:val="00E63513"/>
    <w:rsid w:val="00E6366D"/>
    <w:rsid w:val="00E63786"/>
    <w:rsid w:val="00E637B5"/>
    <w:rsid w:val="00E6380A"/>
    <w:rsid w:val="00E63A13"/>
    <w:rsid w:val="00E63B58"/>
    <w:rsid w:val="00E63EF3"/>
    <w:rsid w:val="00E63F68"/>
    <w:rsid w:val="00E6418B"/>
    <w:rsid w:val="00E641CD"/>
    <w:rsid w:val="00E64317"/>
    <w:rsid w:val="00E64454"/>
    <w:rsid w:val="00E64466"/>
    <w:rsid w:val="00E647BA"/>
    <w:rsid w:val="00E64B7D"/>
    <w:rsid w:val="00E64C8C"/>
    <w:rsid w:val="00E64F96"/>
    <w:rsid w:val="00E64FC5"/>
    <w:rsid w:val="00E65203"/>
    <w:rsid w:val="00E6521B"/>
    <w:rsid w:val="00E6529C"/>
    <w:rsid w:val="00E654C5"/>
    <w:rsid w:val="00E65592"/>
    <w:rsid w:val="00E65595"/>
    <w:rsid w:val="00E655C6"/>
    <w:rsid w:val="00E655FD"/>
    <w:rsid w:val="00E65632"/>
    <w:rsid w:val="00E656DD"/>
    <w:rsid w:val="00E65702"/>
    <w:rsid w:val="00E657A3"/>
    <w:rsid w:val="00E65814"/>
    <w:rsid w:val="00E65849"/>
    <w:rsid w:val="00E65A4A"/>
    <w:rsid w:val="00E65B13"/>
    <w:rsid w:val="00E65B6A"/>
    <w:rsid w:val="00E65C36"/>
    <w:rsid w:val="00E65C84"/>
    <w:rsid w:val="00E65CCD"/>
    <w:rsid w:val="00E65EC7"/>
    <w:rsid w:val="00E65F5D"/>
    <w:rsid w:val="00E65F62"/>
    <w:rsid w:val="00E65F92"/>
    <w:rsid w:val="00E65FA3"/>
    <w:rsid w:val="00E65FFE"/>
    <w:rsid w:val="00E660D9"/>
    <w:rsid w:val="00E661DB"/>
    <w:rsid w:val="00E66282"/>
    <w:rsid w:val="00E66458"/>
    <w:rsid w:val="00E665DC"/>
    <w:rsid w:val="00E666AD"/>
    <w:rsid w:val="00E667AF"/>
    <w:rsid w:val="00E66825"/>
    <w:rsid w:val="00E6690C"/>
    <w:rsid w:val="00E66A0D"/>
    <w:rsid w:val="00E66CAF"/>
    <w:rsid w:val="00E66D52"/>
    <w:rsid w:val="00E66D5F"/>
    <w:rsid w:val="00E66E02"/>
    <w:rsid w:val="00E66E74"/>
    <w:rsid w:val="00E66EE2"/>
    <w:rsid w:val="00E66F76"/>
    <w:rsid w:val="00E67152"/>
    <w:rsid w:val="00E67207"/>
    <w:rsid w:val="00E67250"/>
    <w:rsid w:val="00E6735E"/>
    <w:rsid w:val="00E67375"/>
    <w:rsid w:val="00E67376"/>
    <w:rsid w:val="00E67391"/>
    <w:rsid w:val="00E673E2"/>
    <w:rsid w:val="00E678CD"/>
    <w:rsid w:val="00E67AAA"/>
    <w:rsid w:val="00E67E3F"/>
    <w:rsid w:val="00E67E43"/>
    <w:rsid w:val="00E67F19"/>
    <w:rsid w:val="00E70126"/>
    <w:rsid w:val="00E70223"/>
    <w:rsid w:val="00E70289"/>
    <w:rsid w:val="00E70489"/>
    <w:rsid w:val="00E704EC"/>
    <w:rsid w:val="00E7070F"/>
    <w:rsid w:val="00E707AB"/>
    <w:rsid w:val="00E7087B"/>
    <w:rsid w:val="00E70899"/>
    <w:rsid w:val="00E709CF"/>
    <w:rsid w:val="00E70A20"/>
    <w:rsid w:val="00E70B33"/>
    <w:rsid w:val="00E70B51"/>
    <w:rsid w:val="00E70BD2"/>
    <w:rsid w:val="00E70C27"/>
    <w:rsid w:val="00E70D72"/>
    <w:rsid w:val="00E70D87"/>
    <w:rsid w:val="00E70D9F"/>
    <w:rsid w:val="00E71031"/>
    <w:rsid w:val="00E7109E"/>
    <w:rsid w:val="00E710E3"/>
    <w:rsid w:val="00E71131"/>
    <w:rsid w:val="00E711DD"/>
    <w:rsid w:val="00E71206"/>
    <w:rsid w:val="00E71350"/>
    <w:rsid w:val="00E71371"/>
    <w:rsid w:val="00E7143C"/>
    <w:rsid w:val="00E714FB"/>
    <w:rsid w:val="00E715A0"/>
    <w:rsid w:val="00E715A3"/>
    <w:rsid w:val="00E716EE"/>
    <w:rsid w:val="00E718B5"/>
    <w:rsid w:val="00E718DC"/>
    <w:rsid w:val="00E71AAD"/>
    <w:rsid w:val="00E71BB4"/>
    <w:rsid w:val="00E71BCB"/>
    <w:rsid w:val="00E71C80"/>
    <w:rsid w:val="00E71C9F"/>
    <w:rsid w:val="00E71CED"/>
    <w:rsid w:val="00E71DF0"/>
    <w:rsid w:val="00E71F12"/>
    <w:rsid w:val="00E72001"/>
    <w:rsid w:val="00E7203F"/>
    <w:rsid w:val="00E723EC"/>
    <w:rsid w:val="00E72428"/>
    <w:rsid w:val="00E726EC"/>
    <w:rsid w:val="00E72A1D"/>
    <w:rsid w:val="00E72B5D"/>
    <w:rsid w:val="00E72C6B"/>
    <w:rsid w:val="00E72D37"/>
    <w:rsid w:val="00E72D76"/>
    <w:rsid w:val="00E72E4C"/>
    <w:rsid w:val="00E72E57"/>
    <w:rsid w:val="00E72E70"/>
    <w:rsid w:val="00E73043"/>
    <w:rsid w:val="00E73142"/>
    <w:rsid w:val="00E73226"/>
    <w:rsid w:val="00E732C3"/>
    <w:rsid w:val="00E734F7"/>
    <w:rsid w:val="00E73577"/>
    <w:rsid w:val="00E73643"/>
    <w:rsid w:val="00E736D2"/>
    <w:rsid w:val="00E7370E"/>
    <w:rsid w:val="00E73799"/>
    <w:rsid w:val="00E73855"/>
    <w:rsid w:val="00E73C2D"/>
    <w:rsid w:val="00E73CD4"/>
    <w:rsid w:val="00E73E5C"/>
    <w:rsid w:val="00E73F2E"/>
    <w:rsid w:val="00E74059"/>
    <w:rsid w:val="00E740A4"/>
    <w:rsid w:val="00E740F9"/>
    <w:rsid w:val="00E741AF"/>
    <w:rsid w:val="00E741FA"/>
    <w:rsid w:val="00E742A5"/>
    <w:rsid w:val="00E74485"/>
    <w:rsid w:val="00E7448A"/>
    <w:rsid w:val="00E7451E"/>
    <w:rsid w:val="00E7459D"/>
    <w:rsid w:val="00E74638"/>
    <w:rsid w:val="00E74749"/>
    <w:rsid w:val="00E748B8"/>
    <w:rsid w:val="00E749BF"/>
    <w:rsid w:val="00E74A61"/>
    <w:rsid w:val="00E74AE5"/>
    <w:rsid w:val="00E74C86"/>
    <w:rsid w:val="00E74C99"/>
    <w:rsid w:val="00E7537A"/>
    <w:rsid w:val="00E75406"/>
    <w:rsid w:val="00E75569"/>
    <w:rsid w:val="00E7557C"/>
    <w:rsid w:val="00E75611"/>
    <w:rsid w:val="00E757C7"/>
    <w:rsid w:val="00E7590C"/>
    <w:rsid w:val="00E759E5"/>
    <w:rsid w:val="00E75C63"/>
    <w:rsid w:val="00E75CC4"/>
    <w:rsid w:val="00E75D0B"/>
    <w:rsid w:val="00E75D77"/>
    <w:rsid w:val="00E75DA8"/>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0A"/>
    <w:rsid w:val="00E76B40"/>
    <w:rsid w:val="00E76C61"/>
    <w:rsid w:val="00E76C72"/>
    <w:rsid w:val="00E76D2F"/>
    <w:rsid w:val="00E76E06"/>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2D5"/>
    <w:rsid w:val="00E80785"/>
    <w:rsid w:val="00E80802"/>
    <w:rsid w:val="00E8089B"/>
    <w:rsid w:val="00E80B15"/>
    <w:rsid w:val="00E80C7E"/>
    <w:rsid w:val="00E80D07"/>
    <w:rsid w:val="00E80DF6"/>
    <w:rsid w:val="00E80F84"/>
    <w:rsid w:val="00E80FDB"/>
    <w:rsid w:val="00E81378"/>
    <w:rsid w:val="00E814D1"/>
    <w:rsid w:val="00E8172B"/>
    <w:rsid w:val="00E817D0"/>
    <w:rsid w:val="00E81831"/>
    <w:rsid w:val="00E819A4"/>
    <w:rsid w:val="00E81A06"/>
    <w:rsid w:val="00E81A2A"/>
    <w:rsid w:val="00E81A86"/>
    <w:rsid w:val="00E81AF7"/>
    <w:rsid w:val="00E81C3B"/>
    <w:rsid w:val="00E81CC0"/>
    <w:rsid w:val="00E81D59"/>
    <w:rsid w:val="00E81E8B"/>
    <w:rsid w:val="00E81F0C"/>
    <w:rsid w:val="00E824EA"/>
    <w:rsid w:val="00E826B1"/>
    <w:rsid w:val="00E8293E"/>
    <w:rsid w:val="00E82963"/>
    <w:rsid w:val="00E82C37"/>
    <w:rsid w:val="00E82CE9"/>
    <w:rsid w:val="00E82DFB"/>
    <w:rsid w:val="00E82E5F"/>
    <w:rsid w:val="00E82EEB"/>
    <w:rsid w:val="00E82F5E"/>
    <w:rsid w:val="00E82FDE"/>
    <w:rsid w:val="00E830C9"/>
    <w:rsid w:val="00E83301"/>
    <w:rsid w:val="00E83562"/>
    <w:rsid w:val="00E836BC"/>
    <w:rsid w:val="00E83868"/>
    <w:rsid w:val="00E838CF"/>
    <w:rsid w:val="00E8394E"/>
    <w:rsid w:val="00E839D9"/>
    <w:rsid w:val="00E83A7C"/>
    <w:rsid w:val="00E83A99"/>
    <w:rsid w:val="00E83AFD"/>
    <w:rsid w:val="00E83EEE"/>
    <w:rsid w:val="00E83FA9"/>
    <w:rsid w:val="00E83FE9"/>
    <w:rsid w:val="00E8405E"/>
    <w:rsid w:val="00E840FD"/>
    <w:rsid w:val="00E84202"/>
    <w:rsid w:val="00E84243"/>
    <w:rsid w:val="00E84382"/>
    <w:rsid w:val="00E8443D"/>
    <w:rsid w:val="00E844CB"/>
    <w:rsid w:val="00E8454A"/>
    <w:rsid w:val="00E84591"/>
    <w:rsid w:val="00E8465B"/>
    <w:rsid w:val="00E84677"/>
    <w:rsid w:val="00E846B4"/>
    <w:rsid w:val="00E847EF"/>
    <w:rsid w:val="00E8489E"/>
    <w:rsid w:val="00E84A02"/>
    <w:rsid w:val="00E84C44"/>
    <w:rsid w:val="00E84D27"/>
    <w:rsid w:val="00E84DE2"/>
    <w:rsid w:val="00E84ED2"/>
    <w:rsid w:val="00E84F0F"/>
    <w:rsid w:val="00E84F97"/>
    <w:rsid w:val="00E8543B"/>
    <w:rsid w:val="00E8553A"/>
    <w:rsid w:val="00E85653"/>
    <w:rsid w:val="00E85671"/>
    <w:rsid w:val="00E857AC"/>
    <w:rsid w:val="00E85950"/>
    <w:rsid w:val="00E85986"/>
    <w:rsid w:val="00E85A5A"/>
    <w:rsid w:val="00E85B24"/>
    <w:rsid w:val="00E85E34"/>
    <w:rsid w:val="00E85EE5"/>
    <w:rsid w:val="00E85F19"/>
    <w:rsid w:val="00E86159"/>
    <w:rsid w:val="00E86164"/>
    <w:rsid w:val="00E861D4"/>
    <w:rsid w:val="00E8657A"/>
    <w:rsid w:val="00E86654"/>
    <w:rsid w:val="00E8670B"/>
    <w:rsid w:val="00E8673E"/>
    <w:rsid w:val="00E8676F"/>
    <w:rsid w:val="00E8685A"/>
    <w:rsid w:val="00E86985"/>
    <w:rsid w:val="00E8698D"/>
    <w:rsid w:val="00E869A0"/>
    <w:rsid w:val="00E86A5D"/>
    <w:rsid w:val="00E86A86"/>
    <w:rsid w:val="00E86B36"/>
    <w:rsid w:val="00E86B48"/>
    <w:rsid w:val="00E86CB4"/>
    <w:rsid w:val="00E86CE0"/>
    <w:rsid w:val="00E86D57"/>
    <w:rsid w:val="00E86F74"/>
    <w:rsid w:val="00E86F90"/>
    <w:rsid w:val="00E8711C"/>
    <w:rsid w:val="00E87163"/>
    <w:rsid w:val="00E871C8"/>
    <w:rsid w:val="00E872CC"/>
    <w:rsid w:val="00E873B3"/>
    <w:rsid w:val="00E87435"/>
    <w:rsid w:val="00E8748B"/>
    <w:rsid w:val="00E874D5"/>
    <w:rsid w:val="00E87562"/>
    <w:rsid w:val="00E87659"/>
    <w:rsid w:val="00E8768E"/>
    <w:rsid w:val="00E876CF"/>
    <w:rsid w:val="00E8770D"/>
    <w:rsid w:val="00E87855"/>
    <w:rsid w:val="00E87A30"/>
    <w:rsid w:val="00E87C0C"/>
    <w:rsid w:val="00E87C12"/>
    <w:rsid w:val="00E87FDE"/>
    <w:rsid w:val="00E9015F"/>
    <w:rsid w:val="00E90320"/>
    <w:rsid w:val="00E90405"/>
    <w:rsid w:val="00E9048C"/>
    <w:rsid w:val="00E9073E"/>
    <w:rsid w:val="00E908C6"/>
    <w:rsid w:val="00E9096D"/>
    <w:rsid w:val="00E90B2B"/>
    <w:rsid w:val="00E90E07"/>
    <w:rsid w:val="00E90EAA"/>
    <w:rsid w:val="00E90F46"/>
    <w:rsid w:val="00E90FEC"/>
    <w:rsid w:val="00E90FEF"/>
    <w:rsid w:val="00E91041"/>
    <w:rsid w:val="00E91070"/>
    <w:rsid w:val="00E910FC"/>
    <w:rsid w:val="00E91157"/>
    <w:rsid w:val="00E9162C"/>
    <w:rsid w:val="00E9167B"/>
    <w:rsid w:val="00E9171F"/>
    <w:rsid w:val="00E9190A"/>
    <w:rsid w:val="00E919BF"/>
    <w:rsid w:val="00E919E6"/>
    <w:rsid w:val="00E91A5A"/>
    <w:rsid w:val="00E91F2F"/>
    <w:rsid w:val="00E91FE0"/>
    <w:rsid w:val="00E92071"/>
    <w:rsid w:val="00E92184"/>
    <w:rsid w:val="00E9221D"/>
    <w:rsid w:val="00E92430"/>
    <w:rsid w:val="00E9248F"/>
    <w:rsid w:val="00E9256C"/>
    <w:rsid w:val="00E925C4"/>
    <w:rsid w:val="00E92623"/>
    <w:rsid w:val="00E9262B"/>
    <w:rsid w:val="00E9264D"/>
    <w:rsid w:val="00E92872"/>
    <w:rsid w:val="00E92903"/>
    <w:rsid w:val="00E929DD"/>
    <w:rsid w:val="00E92AC3"/>
    <w:rsid w:val="00E92B01"/>
    <w:rsid w:val="00E92BDB"/>
    <w:rsid w:val="00E92D5D"/>
    <w:rsid w:val="00E92D95"/>
    <w:rsid w:val="00E9336B"/>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8C"/>
    <w:rsid w:val="00E942D7"/>
    <w:rsid w:val="00E94399"/>
    <w:rsid w:val="00E943E9"/>
    <w:rsid w:val="00E9447B"/>
    <w:rsid w:val="00E944AF"/>
    <w:rsid w:val="00E944E1"/>
    <w:rsid w:val="00E94559"/>
    <w:rsid w:val="00E94637"/>
    <w:rsid w:val="00E94714"/>
    <w:rsid w:val="00E94779"/>
    <w:rsid w:val="00E948D6"/>
    <w:rsid w:val="00E94905"/>
    <w:rsid w:val="00E94963"/>
    <w:rsid w:val="00E94C94"/>
    <w:rsid w:val="00E94EEB"/>
    <w:rsid w:val="00E95119"/>
    <w:rsid w:val="00E95269"/>
    <w:rsid w:val="00E953E4"/>
    <w:rsid w:val="00E95458"/>
    <w:rsid w:val="00E955C3"/>
    <w:rsid w:val="00E9564F"/>
    <w:rsid w:val="00E95696"/>
    <w:rsid w:val="00E9578D"/>
    <w:rsid w:val="00E95824"/>
    <w:rsid w:val="00E95A1A"/>
    <w:rsid w:val="00E95B55"/>
    <w:rsid w:val="00E95C01"/>
    <w:rsid w:val="00E95E08"/>
    <w:rsid w:val="00E95FF2"/>
    <w:rsid w:val="00E96335"/>
    <w:rsid w:val="00E96466"/>
    <w:rsid w:val="00E964D5"/>
    <w:rsid w:val="00E96601"/>
    <w:rsid w:val="00E9666D"/>
    <w:rsid w:val="00E96697"/>
    <w:rsid w:val="00E966DB"/>
    <w:rsid w:val="00E9682D"/>
    <w:rsid w:val="00E96838"/>
    <w:rsid w:val="00E968C3"/>
    <w:rsid w:val="00E96B29"/>
    <w:rsid w:val="00E96C7E"/>
    <w:rsid w:val="00E96CEA"/>
    <w:rsid w:val="00E96F0D"/>
    <w:rsid w:val="00E972C0"/>
    <w:rsid w:val="00E97313"/>
    <w:rsid w:val="00E97466"/>
    <w:rsid w:val="00E97480"/>
    <w:rsid w:val="00E9748C"/>
    <w:rsid w:val="00E97738"/>
    <w:rsid w:val="00E97789"/>
    <w:rsid w:val="00E97792"/>
    <w:rsid w:val="00E97829"/>
    <w:rsid w:val="00E97833"/>
    <w:rsid w:val="00E978A5"/>
    <w:rsid w:val="00E97AAF"/>
    <w:rsid w:val="00E97CE1"/>
    <w:rsid w:val="00E97E9F"/>
    <w:rsid w:val="00EA00B1"/>
    <w:rsid w:val="00EA00B9"/>
    <w:rsid w:val="00EA0134"/>
    <w:rsid w:val="00EA016E"/>
    <w:rsid w:val="00EA01E9"/>
    <w:rsid w:val="00EA0210"/>
    <w:rsid w:val="00EA0272"/>
    <w:rsid w:val="00EA02EC"/>
    <w:rsid w:val="00EA043E"/>
    <w:rsid w:val="00EA04C2"/>
    <w:rsid w:val="00EA0576"/>
    <w:rsid w:val="00EA06AD"/>
    <w:rsid w:val="00EA0702"/>
    <w:rsid w:val="00EA0708"/>
    <w:rsid w:val="00EA0837"/>
    <w:rsid w:val="00EA0840"/>
    <w:rsid w:val="00EA0872"/>
    <w:rsid w:val="00EA09DF"/>
    <w:rsid w:val="00EA0B93"/>
    <w:rsid w:val="00EA0EA1"/>
    <w:rsid w:val="00EA0F5A"/>
    <w:rsid w:val="00EA0F62"/>
    <w:rsid w:val="00EA0FFF"/>
    <w:rsid w:val="00EA10AB"/>
    <w:rsid w:val="00EA12DE"/>
    <w:rsid w:val="00EA139B"/>
    <w:rsid w:val="00EA1434"/>
    <w:rsid w:val="00EA16D5"/>
    <w:rsid w:val="00EA175A"/>
    <w:rsid w:val="00EA192E"/>
    <w:rsid w:val="00EA19E1"/>
    <w:rsid w:val="00EA1A14"/>
    <w:rsid w:val="00EA1C32"/>
    <w:rsid w:val="00EA1EBA"/>
    <w:rsid w:val="00EA20CE"/>
    <w:rsid w:val="00EA21CB"/>
    <w:rsid w:val="00EA248A"/>
    <w:rsid w:val="00EA2526"/>
    <w:rsid w:val="00EA2547"/>
    <w:rsid w:val="00EA2570"/>
    <w:rsid w:val="00EA269E"/>
    <w:rsid w:val="00EA2969"/>
    <w:rsid w:val="00EA2A6E"/>
    <w:rsid w:val="00EA2B5A"/>
    <w:rsid w:val="00EA2BCD"/>
    <w:rsid w:val="00EA2C27"/>
    <w:rsid w:val="00EA2C44"/>
    <w:rsid w:val="00EA2CBF"/>
    <w:rsid w:val="00EA2CE7"/>
    <w:rsid w:val="00EA2F83"/>
    <w:rsid w:val="00EA302F"/>
    <w:rsid w:val="00EA307A"/>
    <w:rsid w:val="00EA31C6"/>
    <w:rsid w:val="00EA3500"/>
    <w:rsid w:val="00EA3574"/>
    <w:rsid w:val="00EA3575"/>
    <w:rsid w:val="00EA3713"/>
    <w:rsid w:val="00EA3783"/>
    <w:rsid w:val="00EA378C"/>
    <w:rsid w:val="00EA382D"/>
    <w:rsid w:val="00EA3A36"/>
    <w:rsid w:val="00EA3B0F"/>
    <w:rsid w:val="00EA3C67"/>
    <w:rsid w:val="00EA3E5F"/>
    <w:rsid w:val="00EA3F21"/>
    <w:rsid w:val="00EA3FAB"/>
    <w:rsid w:val="00EA3FF4"/>
    <w:rsid w:val="00EA4066"/>
    <w:rsid w:val="00EA4087"/>
    <w:rsid w:val="00EA4112"/>
    <w:rsid w:val="00EA4161"/>
    <w:rsid w:val="00EA41DF"/>
    <w:rsid w:val="00EA462F"/>
    <w:rsid w:val="00EA4657"/>
    <w:rsid w:val="00EA4890"/>
    <w:rsid w:val="00EA495D"/>
    <w:rsid w:val="00EA4C37"/>
    <w:rsid w:val="00EA4C77"/>
    <w:rsid w:val="00EA4CC9"/>
    <w:rsid w:val="00EA4D76"/>
    <w:rsid w:val="00EA4FFA"/>
    <w:rsid w:val="00EA53A8"/>
    <w:rsid w:val="00EA540F"/>
    <w:rsid w:val="00EA54A3"/>
    <w:rsid w:val="00EA5613"/>
    <w:rsid w:val="00EA5673"/>
    <w:rsid w:val="00EA56E0"/>
    <w:rsid w:val="00EA585F"/>
    <w:rsid w:val="00EA58BB"/>
    <w:rsid w:val="00EA5A4B"/>
    <w:rsid w:val="00EA5B2C"/>
    <w:rsid w:val="00EA5CE2"/>
    <w:rsid w:val="00EA5CEA"/>
    <w:rsid w:val="00EA5D3A"/>
    <w:rsid w:val="00EA5D6B"/>
    <w:rsid w:val="00EA5F20"/>
    <w:rsid w:val="00EA609F"/>
    <w:rsid w:val="00EA60EF"/>
    <w:rsid w:val="00EA622F"/>
    <w:rsid w:val="00EA6283"/>
    <w:rsid w:val="00EA6287"/>
    <w:rsid w:val="00EA62FC"/>
    <w:rsid w:val="00EA6315"/>
    <w:rsid w:val="00EA6327"/>
    <w:rsid w:val="00EA63CA"/>
    <w:rsid w:val="00EA6488"/>
    <w:rsid w:val="00EA660D"/>
    <w:rsid w:val="00EA6711"/>
    <w:rsid w:val="00EA6730"/>
    <w:rsid w:val="00EA680C"/>
    <w:rsid w:val="00EA68F2"/>
    <w:rsid w:val="00EA6A98"/>
    <w:rsid w:val="00EA6F0D"/>
    <w:rsid w:val="00EA6FEE"/>
    <w:rsid w:val="00EA7132"/>
    <w:rsid w:val="00EA72D7"/>
    <w:rsid w:val="00EA73E8"/>
    <w:rsid w:val="00EA74B5"/>
    <w:rsid w:val="00EA74C1"/>
    <w:rsid w:val="00EA7545"/>
    <w:rsid w:val="00EA75F7"/>
    <w:rsid w:val="00EA7664"/>
    <w:rsid w:val="00EA7728"/>
    <w:rsid w:val="00EA78B5"/>
    <w:rsid w:val="00EA7945"/>
    <w:rsid w:val="00EA7AB6"/>
    <w:rsid w:val="00EA7CA5"/>
    <w:rsid w:val="00EA7D6A"/>
    <w:rsid w:val="00EA7DED"/>
    <w:rsid w:val="00EA7EA4"/>
    <w:rsid w:val="00EB0449"/>
    <w:rsid w:val="00EB0549"/>
    <w:rsid w:val="00EB05C8"/>
    <w:rsid w:val="00EB062C"/>
    <w:rsid w:val="00EB06A7"/>
    <w:rsid w:val="00EB09D2"/>
    <w:rsid w:val="00EB0B88"/>
    <w:rsid w:val="00EB0BE6"/>
    <w:rsid w:val="00EB0D14"/>
    <w:rsid w:val="00EB0FD1"/>
    <w:rsid w:val="00EB1494"/>
    <w:rsid w:val="00EB151D"/>
    <w:rsid w:val="00EB1835"/>
    <w:rsid w:val="00EB1858"/>
    <w:rsid w:val="00EB18F9"/>
    <w:rsid w:val="00EB1B3D"/>
    <w:rsid w:val="00EB1BB4"/>
    <w:rsid w:val="00EB1CA3"/>
    <w:rsid w:val="00EB1D9A"/>
    <w:rsid w:val="00EB1E0D"/>
    <w:rsid w:val="00EB1E5F"/>
    <w:rsid w:val="00EB1EFF"/>
    <w:rsid w:val="00EB203B"/>
    <w:rsid w:val="00EB2151"/>
    <w:rsid w:val="00EB21FE"/>
    <w:rsid w:val="00EB2273"/>
    <w:rsid w:val="00EB23AD"/>
    <w:rsid w:val="00EB2544"/>
    <w:rsid w:val="00EB260D"/>
    <w:rsid w:val="00EB2652"/>
    <w:rsid w:val="00EB28F5"/>
    <w:rsid w:val="00EB2930"/>
    <w:rsid w:val="00EB2A54"/>
    <w:rsid w:val="00EB2B03"/>
    <w:rsid w:val="00EB2DD5"/>
    <w:rsid w:val="00EB2F97"/>
    <w:rsid w:val="00EB3007"/>
    <w:rsid w:val="00EB3261"/>
    <w:rsid w:val="00EB34E0"/>
    <w:rsid w:val="00EB3512"/>
    <w:rsid w:val="00EB3556"/>
    <w:rsid w:val="00EB37EC"/>
    <w:rsid w:val="00EB3867"/>
    <w:rsid w:val="00EB38EA"/>
    <w:rsid w:val="00EB3E65"/>
    <w:rsid w:val="00EB3FFB"/>
    <w:rsid w:val="00EB4159"/>
    <w:rsid w:val="00EB42D1"/>
    <w:rsid w:val="00EB44BF"/>
    <w:rsid w:val="00EB45CB"/>
    <w:rsid w:val="00EB4827"/>
    <w:rsid w:val="00EB482E"/>
    <w:rsid w:val="00EB4964"/>
    <w:rsid w:val="00EB4B34"/>
    <w:rsid w:val="00EB4C6D"/>
    <w:rsid w:val="00EB4DAE"/>
    <w:rsid w:val="00EB4DAF"/>
    <w:rsid w:val="00EB4DD1"/>
    <w:rsid w:val="00EB4E52"/>
    <w:rsid w:val="00EB4E94"/>
    <w:rsid w:val="00EB4E96"/>
    <w:rsid w:val="00EB4ECC"/>
    <w:rsid w:val="00EB5134"/>
    <w:rsid w:val="00EB5271"/>
    <w:rsid w:val="00EB527C"/>
    <w:rsid w:val="00EB5562"/>
    <w:rsid w:val="00EB585F"/>
    <w:rsid w:val="00EB5A21"/>
    <w:rsid w:val="00EB5A2C"/>
    <w:rsid w:val="00EB5AF3"/>
    <w:rsid w:val="00EB5D1C"/>
    <w:rsid w:val="00EB5D37"/>
    <w:rsid w:val="00EB5DCB"/>
    <w:rsid w:val="00EB5F4B"/>
    <w:rsid w:val="00EB6055"/>
    <w:rsid w:val="00EB60D0"/>
    <w:rsid w:val="00EB60D9"/>
    <w:rsid w:val="00EB619B"/>
    <w:rsid w:val="00EB61AB"/>
    <w:rsid w:val="00EB647F"/>
    <w:rsid w:val="00EB64D1"/>
    <w:rsid w:val="00EB64FD"/>
    <w:rsid w:val="00EB6531"/>
    <w:rsid w:val="00EB65A7"/>
    <w:rsid w:val="00EB65BE"/>
    <w:rsid w:val="00EB65F1"/>
    <w:rsid w:val="00EB667E"/>
    <w:rsid w:val="00EB6858"/>
    <w:rsid w:val="00EB6A33"/>
    <w:rsid w:val="00EB6F8D"/>
    <w:rsid w:val="00EB6FC1"/>
    <w:rsid w:val="00EB70A0"/>
    <w:rsid w:val="00EB7195"/>
    <w:rsid w:val="00EB71AD"/>
    <w:rsid w:val="00EB7241"/>
    <w:rsid w:val="00EB7283"/>
    <w:rsid w:val="00EB733D"/>
    <w:rsid w:val="00EB7832"/>
    <w:rsid w:val="00EB78B3"/>
    <w:rsid w:val="00EB7A68"/>
    <w:rsid w:val="00EB7C27"/>
    <w:rsid w:val="00EB7D31"/>
    <w:rsid w:val="00EC008D"/>
    <w:rsid w:val="00EC0317"/>
    <w:rsid w:val="00EC042C"/>
    <w:rsid w:val="00EC06F4"/>
    <w:rsid w:val="00EC0775"/>
    <w:rsid w:val="00EC0884"/>
    <w:rsid w:val="00EC0978"/>
    <w:rsid w:val="00EC09D8"/>
    <w:rsid w:val="00EC0A78"/>
    <w:rsid w:val="00EC0B69"/>
    <w:rsid w:val="00EC0D38"/>
    <w:rsid w:val="00EC0DBE"/>
    <w:rsid w:val="00EC0EB3"/>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3B9"/>
    <w:rsid w:val="00EC2470"/>
    <w:rsid w:val="00EC2491"/>
    <w:rsid w:val="00EC259F"/>
    <w:rsid w:val="00EC2697"/>
    <w:rsid w:val="00EC2835"/>
    <w:rsid w:val="00EC2A97"/>
    <w:rsid w:val="00EC2B1C"/>
    <w:rsid w:val="00EC2D94"/>
    <w:rsid w:val="00EC2E38"/>
    <w:rsid w:val="00EC2F4A"/>
    <w:rsid w:val="00EC315F"/>
    <w:rsid w:val="00EC3161"/>
    <w:rsid w:val="00EC31B9"/>
    <w:rsid w:val="00EC3281"/>
    <w:rsid w:val="00EC3313"/>
    <w:rsid w:val="00EC34CB"/>
    <w:rsid w:val="00EC35CF"/>
    <w:rsid w:val="00EC369F"/>
    <w:rsid w:val="00EC3930"/>
    <w:rsid w:val="00EC3953"/>
    <w:rsid w:val="00EC396E"/>
    <w:rsid w:val="00EC39D3"/>
    <w:rsid w:val="00EC3A24"/>
    <w:rsid w:val="00EC3A7F"/>
    <w:rsid w:val="00EC3B13"/>
    <w:rsid w:val="00EC3B74"/>
    <w:rsid w:val="00EC3B8B"/>
    <w:rsid w:val="00EC40C7"/>
    <w:rsid w:val="00EC41F4"/>
    <w:rsid w:val="00EC421C"/>
    <w:rsid w:val="00EC4689"/>
    <w:rsid w:val="00EC473A"/>
    <w:rsid w:val="00EC47CA"/>
    <w:rsid w:val="00EC487E"/>
    <w:rsid w:val="00EC4984"/>
    <w:rsid w:val="00EC4B06"/>
    <w:rsid w:val="00EC4BC1"/>
    <w:rsid w:val="00EC4E0A"/>
    <w:rsid w:val="00EC4FCD"/>
    <w:rsid w:val="00EC519B"/>
    <w:rsid w:val="00EC51C5"/>
    <w:rsid w:val="00EC52E7"/>
    <w:rsid w:val="00EC540D"/>
    <w:rsid w:val="00EC553A"/>
    <w:rsid w:val="00EC5746"/>
    <w:rsid w:val="00EC5806"/>
    <w:rsid w:val="00EC5906"/>
    <w:rsid w:val="00EC5AC1"/>
    <w:rsid w:val="00EC5B16"/>
    <w:rsid w:val="00EC5BD8"/>
    <w:rsid w:val="00EC61CA"/>
    <w:rsid w:val="00EC62FE"/>
    <w:rsid w:val="00EC6516"/>
    <w:rsid w:val="00EC66A7"/>
    <w:rsid w:val="00EC6714"/>
    <w:rsid w:val="00EC68A8"/>
    <w:rsid w:val="00EC6924"/>
    <w:rsid w:val="00EC6936"/>
    <w:rsid w:val="00EC6A53"/>
    <w:rsid w:val="00EC6AD1"/>
    <w:rsid w:val="00EC6AFD"/>
    <w:rsid w:val="00EC6BB1"/>
    <w:rsid w:val="00EC6C16"/>
    <w:rsid w:val="00EC6D40"/>
    <w:rsid w:val="00EC6E33"/>
    <w:rsid w:val="00EC6E5E"/>
    <w:rsid w:val="00EC6E67"/>
    <w:rsid w:val="00EC6FDB"/>
    <w:rsid w:val="00EC701E"/>
    <w:rsid w:val="00EC7034"/>
    <w:rsid w:val="00EC7122"/>
    <w:rsid w:val="00EC7249"/>
    <w:rsid w:val="00EC728E"/>
    <w:rsid w:val="00EC72B0"/>
    <w:rsid w:val="00EC75A3"/>
    <w:rsid w:val="00EC75FA"/>
    <w:rsid w:val="00EC75FD"/>
    <w:rsid w:val="00EC76FC"/>
    <w:rsid w:val="00EC7782"/>
    <w:rsid w:val="00EC77E2"/>
    <w:rsid w:val="00EC7B05"/>
    <w:rsid w:val="00EC7CF6"/>
    <w:rsid w:val="00EC7E3B"/>
    <w:rsid w:val="00EC7E9E"/>
    <w:rsid w:val="00EC7ED4"/>
    <w:rsid w:val="00EC7F95"/>
    <w:rsid w:val="00ED0048"/>
    <w:rsid w:val="00ED00F0"/>
    <w:rsid w:val="00ED0269"/>
    <w:rsid w:val="00ED02AD"/>
    <w:rsid w:val="00ED02F0"/>
    <w:rsid w:val="00ED0503"/>
    <w:rsid w:val="00ED0679"/>
    <w:rsid w:val="00ED06A2"/>
    <w:rsid w:val="00ED07B4"/>
    <w:rsid w:val="00ED09A6"/>
    <w:rsid w:val="00ED09A8"/>
    <w:rsid w:val="00ED09E6"/>
    <w:rsid w:val="00ED0A94"/>
    <w:rsid w:val="00ED0B5D"/>
    <w:rsid w:val="00ED0B8F"/>
    <w:rsid w:val="00ED0BE9"/>
    <w:rsid w:val="00ED105C"/>
    <w:rsid w:val="00ED1145"/>
    <w:rsid w:val="00ED11BB"/>
    <w:rsid w:val="00ED1215"/>
    <w:rsid w:val="00ED1482"/>
    <w:rsid w:val="00ED1580"/>
    <w:rsid w:val="00ED183A"/>
    <w:rsid w:val="00ED1840"/>
    <w:rsid w:val="00ED1BBF"/>
    <w:rsid w:val="00ED1BEE"/>
    <w:rsid w:val="00ED210A"/>
    <w:rsid w:val="00ED2473"/>
    <w:rsid w:val="00ED24BF"/>
    <w:rsid w:val="00ED25BC"/>
    <w:rsid w:val="00ED26A0"/>
    <w:rsid w:val="00ED26AA"/>
    <w:rsid w:val="00ED27E5"/>
    <w:rsid w:val="00ED2B84"/>
    <w:rsid w:val="00ED2C66"/>
    <w:rsid w:val="00ED2D05"/>
    <w:rsid w:val="00ED2D56"/>
    <w:rsid w:val="00ED304B"/>
    <w:rsid w:val="00ED3273"/>
    <w:rsid w:val="00ED34E0"/>
    <w:rsid w:val="00ED35D5"/>
    <w:rsid w:val="00ED3A6E"/>
    <w:rsid w:val="00ED3ACD"/>
    <w:rsid w:val="00ED3C23"/>
    <w:rsid w:val="00ED3DD3"/>
    <w:rsid w:val="00ED4057"/>
    <w:rsid w:val="00ED40AA"/>
    <w:rsid w:val="00ED4148"/>
    <w:rsid w:val="00ED416A"/>
    <w:rsid w:val="00ED4285"/>
    <w:rsid w:val="00ED4315"/>
    <w:rsid w:val="00ED4407"/>
    <w:rsid w:val="00ED44DD"/>
    <w:rsid w:val="00ED45F8"/>
    <w:rsid w:val="00ED49B4"/>
    <w:rsid w:val="00ED4A57"/>
    <w:rsid w:val="00ED4ACC"/>
    <w:rsid w:val="00ED4B23"/>
    <w:rsid w:val="00ED4BEB"/>
    <w:rsid w:val="00ED4C6D"/>
    <w:rsid w:val="00ED4D9F"/>
    <w:rsid w:val="00ED4E88"/>
    <w:rsid w:val="00ED4F9F"/>
    <w:rsid w:val="00ED5038"/>
    <w:rsid w:val="00ED534A"/>
    <w:rsid w:val="00ED5373"/>
    <w:rsid w:val="00ED53A1"/>
    <w:rsid w:val="00ED55C1"/>
    <w:rsid w:val="00ED5996"/>
    <w:rsid w:val="00ED59F6"/>
    <w:rsid w:val="00ED5AC1"/>
    <w:rsid w:val="00ED5B6F"/>
    <w:rsid w:val="00ED5BE4"/>
    <w:rsid w:val="00ED5C58"/>
    <w:rsid w:val="00ED5C6D"/>
    <w:rsid w:val="00ED5E80"/>
    <w:rsid w:val="00ED5F51"/>
    <w:rsid w:val="00ED6079"/>
    <w:rsid w:val="00ED6114"/>
    <w:rsid w:val="00ED64E9"/>
    <w:rsid w:val="00ED6550"/>
    <w:rsid w:val="00ED657A"/>
    <w:rsid w:val="00ED6895"/>
    <w:rsid w:val="00ED6900"/>
    <w:rsid w:val="00ED6A12"/>
    <w:rsid w:val="00ED6CD4"/>
    <w:rsid w:val="00ED6D49"/>
    <w:rsid w:val="00ED6D9B"/>
    <w:rsid w:val="00ED6DEF"/>
    <w:rsid w:val="00ED6FEE"/>
    <w:rsid w:val="00ED70EE"/>
    <w:rsid w:val="00ED7399"/>
    <w:rsid w:val="00ED74EF"/>
    <w:rsid w:val="00ED7591"/>
    <w:rsid w:val="00ED75A2"/>
    <w:rsid w:val="00ED75FF"/>
    <w:rsid w:val="00ED776A"/>
    <w:rsid w:val="00ED783F"/>
    <w:rsid w:val="00ED7B14"/>
    <w:rsid w:val="00ED7B28"/>
    <w:rsid w:val="00ED7C72"/>
    <w:rsid w:val="00ED7C9E"/>
    <w:rsid w:val="00ED7EB7"/>
    <w:rsid w:val="00ED7ED3"/>
    <w:rsid w:val="00ED7FE9"/>
    <w:rsid w:val="00EE0075"/>
    <w:rsid w:val="00EE0109"/>
    <w:rsid w:val="00EE0111"/>
    <w:rsid w:val="00EE01BD"/>
    <w:rsid w:val="00EE0314"/>
    <w:rsid w:val="00EE0616"/>
    <w:rsid w:val="00EE0655"/>
    <w:rsid w:val="00EE0695"/>
    <w:rsid w:val="00EE06FE"/>
    <w:rsid w:val="00EE098B"/>
    <w:rsid w:val="00EE09FF"/>
    <w:rsid w:val="00EE0A4F"/>
    <w:rsid w:val="00EE1011"/>
    <w:rsid w:val="00EE117E"/>
    <w:rsid w:val="00EE1189"/>
    <w:rsid w:val="00EE1448"/>
    <w:rsid w:val="00EE1589"/>
    <w:rsid w:val="00EE192E"/>
    <w:rsid w:val="00EE1A9B"/>
    <w:rsid w:val="00EE1B6B"/>
    <w:rsid w:val="00EE1BB8"/>
    <w:rsid w:val="00EE1C2F"/>
    <w:rsid w:val="00EE1CAB"/>
    <w:rsid w:val="00EE1E10"/>
    <w:rsid w:val="00EE1EBB"/>
    <w:rsid w:val="00EE1F05"/>
    <w:rsid w:val="00EE1FCF"/>
    <w:rsid w:val="00EE21D1"/>
    <w:rsid w:val="00EE23EF"/>
    <w:rsid w:val="00EE250B"/>
    <w:rsid w:val="00EE25B3"/>
    <w:rsid w:val="00EE260D"/>
    <w:rsid w:val="00EE29E8"/>
    <w:rsid w:val="00EE2A0C"/>
    <w:rsid w:val="00EE2A39"/>
    <w:rsid w:val="00EE2E3C"/>
    <w:rsid w:val="00EE301C"/>
    <w:rsid w:val="00EE31CE"/>
    <w:rsid w:val="00EE32D3"/>
    <w:rsid w:val="00EE34D7"/>
    <w:rsid w:val="00EE389C"/>
    <w:rsid w:val="00EE3A0A"/>
    <w:rsid w:val="00EE3B4B"/>
    <w:rsid w:val="00EE3CE2"/>
    <w:rsid w:val="00EE3CEC"/>
    <w:rsid w:val="00EE3D35"/>
    <w:rsid w:val="00EE3E0C"/>
    <w:rsid w:val="00EE3FC8"/>
    <w:rsid w:val="00EE3FFE"/>
    <w:rsid w:val="00EE41CD"/>
    <w:rsid w:val="00EE44BA"/>
    <w:rsid w:val="00EE44FC"/>
    <w:rsid w:val="00EE4613"/>
    <w:rsid w:val="00EE469C"/>
    <w:rsid w:val="00EE4AD5"/>
    <w:rsid w:val="00EE4C2F"/>
    <w:rsid w:val="00EE4CEE"/>
    <w:rsid w:val="00EE5041"/>
    <w:rsid w:val="00EE504B"/>
    <w:rsid w:val="00EE5085"/>
    <w:rsid w:val="00EE522D"/>
    <w:rsid w:val="00EE523D"/>
    <w:rsid w:val="00EE525D"/>
    <w:rsid w:val="00EE54BA"/>
    <w:rsid w:val="00EE5775"/>
    <w:rsid w:val="00EE57E0"/>
    <w:rsid w:val="00EE5851"/>
    <w:rsid w:val="00EE5972"/>
    <w:rsid w:val="00EE59BF"/>
    <w:rsid w:val="00EE5A73"/>
    <w:rsid w:val="00EE5ABC"/>
    <w:rsid w:val="00EE5B75"/>
    <w:rsid w:val="00EE5B87"/>
    <w:rsid w:val="00EE5C29"/>
    <w:rsid w:val="00EE5C54"/>
    <w:rsid w:val="00EE5C5B"/>
    <w:rsid w:val="00EE5D1D"/>
    <w:rsid w:val="00EE5D7B"/>
    <w:rsid w:val="00EE5DCE"/>
    <w:rsid w:val="00EE5DDE"/>
    <w:rsid w:val="00EE5F98"/>
    <w:rsid w:val="00EE605D"/>
    <w:rsid w:val="00EE6080"/>
    <w:rsid w:val="00EE609C"/>
    <w:rsid w:val="00EE6100"/>
    <w:rsid w:val="00EE61B8"/>
    <w:rsid w:val="00EE61E2"/>
    <w:rsid w:val="00EE61EE"/>
    <w:rsid w:val="00EE635E"/>
    <w:rsid w:val="00EE6784"/>
    <w:rsid w:val="00EE67D2"/>
    <w:rsid w:val="00EE67D8"/>
    <w:rsid w:val="00EE6812"/>
    <w:rsid w:val="00EE6AB6"/>
    <w:rsid w:val="00EE6CAE"/>
    <w:rsid w:val="00EE6D41"/>
    <w:rsid w:val="00EE6E9F"/>
    <w:rsid w:val="00EE6EDB"/>
    <w:rsid w:val="00EE74ED"/>
    <w:rsid w:val="00EE772B"/>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0EBD"/>
    <w:rsid w:val="00EF120C"/>
    <w:rsid w:val="00EF12F7"/>
    <w:rsid w:val="00EF13F5"/>
    <w:rsid w:val="00EF1859"/>
    <w:rsid w:val="00EF1B4B"/>
    <w:rsid w:val="00EF1C05"/>
    <w:rsid w:val="00EF1E30"/>
    <w:rsid w:val="00EF1F6B"/>
    <w:rsid w:val="00EF2110"/>
    <w:rsid w:val="00EF21D0"/>
    <w:rsid w:val="00EF23AE"/>
    <w:rsid w:val="00EF23E3"/>
    <w:rsid w:val="00EF25C0"/>
    <w:rsid w:val="00EF26DB"/>
    <w:rsid w:val="00EF2720"/>
    <w:rsid w:val="00EF2864"/>
    <w:rsid w:val="00EF28FB"/>
    <w:rsid w:val="00EF2929"/>
    <w:rsid w:val="00EF2A08"/>
    <w:rsid w:val="00EF2E7D"/>
    <w:rsid w:val="00EF2ED0"/>
    <w:rsid w:val="00EF32EF"/>
    <w:rsid w:val="00EF339C"/>
    <w:rsid w:val="00EF3438"/>
    <w:rsid w:val="00EF3735"/>
    <w:rsid w:val="00EF3AE2"/>
    <w:rsid w:val="00EF3BBA"/>
    <w:rsid w:val="00EF3C09"/>
    <w:rsid w:val="00EF3CE4"/>
    <w:rsid w:val="00EF3DDC"/>
    <w:rsid w:val="00EF3F98"/>
    <w:rsid w:val="00EF4020"/>
    <w:rsid w:val="00EF4125"/>
    <w:rsid w:val="00EF4344"/>
    <w:rsid w:val="00EF436B"/>
    <w:rsid w:val="00EF4407"/>
    <w:rsid w:val="00EF4621"/>
    <w:rsid w:val="00EF486E"/>
    <w:rsid w:val="00EF491D"/>
    <w:rsid w:val="00EF495D"/>
    <w:rsid w:val="00EF4B17"/>
    <w:rsid w:val="00EF4C3E"/>
    <w:rsid w:val="00EF4D42"/>
    <w:rsid w:val="00EF4FD5"/>
    <w:rsid w:val="00EF50AF"/>
    <w:rsid w:val="00EF50FD"/>
    <w:rsid w:val="00EF521B"/>
    <w:rsid w:val="00EF5340"/>
    <w:rsid w:val="00EF541F"/>
    <w:rsid w:val="00EF54BB"/>
    <w:rsid w:val="00EF554F"/>
    <w:rsid w:val="00EF5661"/>
    <w:rsid w:val="00EF5686"/>
    <w:rsid w:val="00EF57CA"/>
    <w:rsid w:val="00EF5A7D"/>
    <w:rsid w:val="00EF5B02"/>
    <w:rsid w:val="00EF5DB8"/>
    <w:rsid w:val="00EF5FC6"/>
    <w:rsid w:val="00EF605C"/>
    <w:rsid w:val="00EF60AF"/>
    <w:rsid w:val="00EF61D3"/>
    <w:rsid w:val="00EF61E1"/>
    <w:rsid w:val="00EF6298"/>
    <w:rsid w:val="00EF62E5"/>
    <w:rsid w:val="00EF62FD"/>
    <w:rsid w:val="00EF6392"/>
    <w:rsid w:val="00EF64F2"/>
    <w:rsid w:val="00EF6669"/>
    <w:rsid w:val="00EF66DE"/>
    <w:rsid w:val="00EF672F"/>
    <w:rsid w:val="00EF6868"/>
    <w:rsid w:val="00EF6913"/>
    <w:rsid w:val="00EF6C8A"/>
    <w:rsid w:val="00EF6C8D"/>
    <w:rsid w:val="00EF6DC9"/>
    <w:rsid w:val="00EF6E4F"/>
    <w:rsid w:val="00EF70A9"/>
    <w:rsid w:val="00EF70FC"/>
    <w:rsid w:val="00EF712E"/>
    <w:rsid w:val="00EF767A"/>
    <w:rsid w:val="00EF76F0"/>
    <w:rsid w:val="00EF7724"/>
    <w:rsid w:val="00EF784C"/>
    <w:rsid w:val="00EF7856"/>
    <w:rsid w:val="00EF794E"/>
    <w:rsid w:val="00EF7C50"/>
    <w:rsid w:val="00EF7CDB"/>
    <w:rsid w:val="00EF7EB9"/>
    <w:rsid w:val="00EF7FE9"/>
    <w:rsid w:val="00F0002F"/>
    <w:rsid w:val="00F0003F"/>
    <w:rsid w:val="00F000FA"/>
    <w:rsid w:val="00F0014E"/>
    <w:rsid w:val="00F003A2"/>
    <w:rsid w:val="00F00601"/>
    <w:rsid w:val="00F00686"/>
    <w:rsid w:val="00F006F9"/>
    <w:rsid w:val="00F00A91"/>
    <w:rsid w:val="00F00BAA"/>
    <w:rsid w:val="00F00C1F"/>
    <w:rsid w:val="00F00C81"/>
    <w:rsid w:val="00F00CCD"/>
    <w:rsid w:val="00F00D99"/>
    <w:rsid w:val="00F00DE6"/>
    <w:rsid w:val="00F01093"/>
    <w:rsid w:val="00F01394"/>
    <w:rsid w:val="00F014B7"/>
    <w:rsid w:val="00F014C9"/>
    <w:rsid w:val="00F014E3"/>
    <w:rsid w:val="00F016D4"/>
    <w:rsid w:val="00F016DF"/>
    <w:rsid w:val="00F0186D"/>
    <w:rsid w:val="00F0195E"/>
    <w:rsid w:val="00F01A11"/>
    <w:rsid w:val="00F01A2E"/>
    <w:rsid w:val="00F01C31"/>
    <w:rsid w:val="00F01D7E"/>
    <w:rsid w:val="00F01EB0"/>
    <w:rsid w:val="00F02054"/>
    <w:rsid w:val="00F022B6"/>
    <w:rsid w:val="00F0240A"/>
    <w:rsid w:val="00F02436"/>
    <w:rsid w:val="00F02647"/>
    <w:rsid w:val="00F0276C"/>
    <w:rsid w:val="00F0297E"/>
    <w:rsid w:val="00F029A2"/>
    <w:rsid w:val="00F029D6"/>
    <w:rsid w:val="00F02A6C"/>
    <w:rsid w:val="00F02E47"/>
    <w:rsid w:val="00F02EAF"/>
    <w:rsid w:val="00F031C4"/>
    <w:rsid w:val="00F03222"/>
    <w:rsid w:val="00F03282"/>
    <w:rsid w:val="00F034BB"/>
    <w:rsid w:val="00F035A4"/>
    <w:rsid w:val="00F036EE"/>
    <w:rsid w:val="00F037B6"/>
    <w:rsid w:val="00F039F7"/>
    <w:rsid w:val="00F03C68"/>
    <w:rsid w:val="00F03D39"/>
    <w:rsid w:val="00F03FD0"/>
    <w:rsid w:val="00F03FDF"/>
    <w:rsid w:val="00F04056"/>
    <w:rsid w:val="00F040DD"/>
    <w:rsid w:val="00F0414F"/>
    <w:rsid w:val="00F0417D"/>
    <w:rsid w:val="00F0423F"/>
    <w:rsid w:val="00F04456"/>
    <w:rsid w:val="00F04531"/>
    <w:rsid w:val="00F045A6"/>
    <w:rsid w:val="00F04693"/>
    <w:rsid w:val="00F0476C"/>
    <w:rsid w:val="00F0478A"/>
    <w:rsid w:val="00F047EF"/>
    <w:rsid w:val="00F048AF"/>
    <w:rsid w:val="00F04941"/>
    <w:rsid w:val="00F0495B"/>
    <w:rsid w:val="00F04B7A"/>
    <w:rsid w:val="00F04B7C"/>
    <w:rsid w:val="00F04B9E"/>
    <w:rsid w:val="00F04C3E"/>
    <w:rsid w:val="00F04E77"/>
    <w:rsid w:val="00F05035"/>
    <w:rsid w:val="00F05265"/>
    <w:rsid w:val="00F0529B"/>
    <w:rsid w:val="00F05345"/>
    <w:rsid w:val="00F05399"/>
    <w:rsid w:val="00F054C5"/>
    <w:rsid w:val="00F0555B"/>
    <w:rsid w:val="00F05991"/>
    <w:rsid w:val="00F05C1E"/>
    <w:rsid w:val="00F05C23"/>
    <w:rsid w:val="00F05C2C"/>
    <w:rsid w:val="00F05D86"/>
    <w:rsid w:val="00F05DF0"/>
    <w:rsid w:val="00F05E19"/>
    <w:rsid w:val="00F05E25"/>
    <w:rsid w:val="00F05EFE"/>
    <w:rsid w:val="00F05F53"/>
    <w:rsid w:val="00F05F83"/>
    <w:rsid w:val="00F060AD"/>
    <w:rsid w:val="00F06103"/>
    <w:rsid w:val="00F06128"/>
    <w:rsid w:val="00F06212"/>
    <w:rsid w:val="00F06244"/>
    <w:rsid w:val="00F064E4"/>
    <w:rsid w:val="00F066DA"/>
    <w:rsid w:val="00F06806"/>
    <w:rsid w:val="00F069C8"/>
    <w:rsid w:val="00F06A3C"/>
    <w:rsid w:val="00F06AF2"/>
    <w:rsid w:val="00F06AFB"/>
    <w:rsid w:val="00F06B1E"/>
    <w:rsid w:val="00F06E43"/>
    <w:rsid w:val="00F070BF"/>
    <w:rsid w:val="00F070C0"/>
    <w:rsid w:val="00F0710D"/>
    <w:rsid w:val="00F074D7"/>
    <w:rsid w:val="00F07514"/>
    <w:rsid w:val="00F07581"/>
    <w:rsid w:val="00F0760F"/>
    <w:rsid w:val="00F07682"/>
    <w:rsid w:val="00F07703"/>
    <w:rsid w:val="00F079E2"/>
    <w:rsid w:val="00F079FC"/>
    <w:rsid w:val="00F07B91"/>
    <w:rsid w:val="00F07D98"/>
    <w:rsid w:val="00F07E62"/>
    <w:rsid w:val="00F07EBB"/>
    <w:rsid w:val="00F07F14"/>
    <w:rsid w:val="00F07F2C"/>
    <w:rsid w:val="00F07F3F"/>
    <w:rsid w:val="00F100C1"/>
    <w:rsid w:val="00F10267"/>
    <w:rsid w:val="00F103A8"/>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BFD"/>
    <w:rsid w:val="00F11C2B"/>
    <w:rsid w:val="00F11CED"/>
    <w:rsid w:val="00F11E51"/>
    <w:rsid w:val="00F11E57"/>
    <w:rsid w:val="00F12231"/>
    <w:rsid w:val="00F12253"/>
    <w:rsid w:val="00F122AA"/>
    <w:rsid w:val="00F12392"/>
    <w:rsid w:val="00F1243F"/>
    <w:rsid w:val="00F124EB"/>
    <w:rsid w:val="00F125DD"/>
    <w:rsid w:val="00F1268F"/>
    <w:rsid w:val="00F12774"/>
    <w:rsid w:val="00F129D2"/>
    <w:rsid w:val="00F12AAE"/>
    <w:rsid w:val="00F12AF4"/>
    <w:rsid w:val="00F12B5B"/>
    <w:rsid w:val="00F12B8A"/>
    <w:rsid w:val="00F12C85"/>
    <w:rsid w:val="00F12D13"/>
    <w:rsid w:val="00F12D53"/>
    <w:rsid w:val="00F12E11"/>
    <w:rsid w:val="00F12EAC"/>
    <w:rsid w:val="00F12FB0"/>
    <w:rsid w:val="00F13171"/>
    <w:rsid w:val="00F13187"/>
    <w:rsid w:val="00F131B4"/>
    <w:rsid w:val="00F13215"/>
    <w:rsid w:val="00F13250"/>
    <w:rsid w:val="00F13430"/>
    <w:rsid w:val="00F13491"/>
    <w:rsid w:val="00F134A1"/>
    <w:rsid w:val="00F13881"/>
    <w:rsid w:val="00F13967"/>
    <w:rsid w:val="00F13B3A"/>
    <w:rsid w:val="00F13CE0"/>
    <w:rsid w:val="00F13D39"/>
    <w:rsid w:val="00F13D72"/>
    <w:rsid w:val="00F13DBC"/>
    <w:rsid w:val="00F13E83"/>
    <w:rsid w:val="00F13EEA"/>
    <w:rsid w:val="00F142E4"/>
    <w:rsid w:val="00F1434D"/>
    <w:rsid w:val="00F1460D"/>
    <w:rsid w:val="00F147F8"/>
    <w:rsid w:val="00F14802"/>
    <w:rsid w:val="00F148B4"/>
    <w:rsid w:val="00F14BC5"/>
    <w:rsid w:val="00F14DF9"/>
    <w:rsid w:val="00F14FD4"/>
    <w:rsid w:val="00F1501E"/>
    <w:rsid w:val="00F1561E"/>
    <w:rsid w:val="00F1567A"/>
    <w:rsid w:val="00F156B9"/>
    <w:rsid w:val="00F15705"/>
    <w:rsid w:val="00F1588A"/>
    <w:rsid w:val="00F1599B"/>
    <w:rsid w:val="00F159B3"/>
    <w:rsid w:val="00F15BAE"/>
    <w:rsid w:val="00F15D38"/>
    <w:rsid w:val="00F15E20"/>
    <w:rsid w:val="00F15FAE"/>
    <w:rsid w:val="00F16201"/>
    <w:rsid w:val="00F16270"/>
    <w:rsid w:val="00F16493"/>
    <w:rsid w:val="00F164DD"/>
    <w:rsid w:val="00F16628"/>
    <w:rsid w:val="00F16686"/>
    <w:rsid w:val="00F1686D"/>
    <w:rsid w:val="00F16A99"/>
    <w:rsid w:val="00F16BDF"/>
    <w:rsid w:val="00F16E5E"/>
    <w:rsid w:val="00F16FA1"/>
    <w:rsid w:val="00F1707D"/>
    <w:rsid w:val="00F17707"/>
    <w:rsid w:val="00F17754"/>
    <w:rsid w:val="00F17880"/>
    <w:rsid w:val="00F17A9B"/>
    <w:rsid w:val="00F17B33"/>
    <w:rsid w:val="00F17BB9"/>
    <w:rsid w:val="00F17BF0"/>
    <w:rsid w:val="00F17D5A"/>
    <w:rsid w:val="00F20031"/>
    <w:rsid w:val="00F2026D"/>
    <w:rsid w:val="00F20642"/>
    <w:rsid w:val="00F20699"/>
    <w:rsid w:val="00F20A81"/>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FB3"/>
    <w:rsid w:val="00F21FDA"/>
    <w:rsid w:val="00F221F1"/>
    <w:rsid w:val="00F22344"/>
    <w:rsid w:val="00F224B0"/>
    <w:rsid w:val="00F224D5"/>
    <w:rsid w:val="00F224DB"/>
    <w:rsid w:val="00F22612"/>
    <w:rsid w:val="00F2270F"/>
    <w:rsid w:val="00F2273B"/>
    <w:rsid w:val="00F22B00"/>
    <w:rsid w:val="00F22B3C"/>
    <w:rsid w:val="00F22C11"/>
    <w:rsid w:val="00F22EA0"/>
    <w:rsid w:val="00F22EA6"/>
    <w:rsid w:val="00F22F57"/>
    <w:rsid w:val="00F230F1"/>
    <w:rsid w:val="00F2325C"/>
    <w:rsid w:val="00F23282"/>
    <w:rsid w:val="00F2328C"/>
    <w:rsid w:val="00F234E3"/>
    <w:rsid w:val="00F23589"/>
    <w:rsid w:val="00F23638"/>
    <w:rsid w:val="00F2363A"/>
    <w:rsid w:val="00F2367D"/>
    <w:rsid w:val="00F23684"/>
    <w:rsid w:val="00F23768"/>
    <w:rsid w:val="00F238EE"/>
    <w:rsid w:val="00F23995"/>
    <w:rsid w:val="00F23D80"/>
    <w:rsid w:val="00F23DAE"/>
    <w:rsid w:val="00F23ECA"/>
    <w:rsid w:val="00F242D9"/>
    <w:rsid w:val="00F24376"/>
    <w:rsid w:val="00F243D0"/>
    <w:rsid w:val="00F243DB"/>
    <w:rsid w:val="00F243DD"/>
    <w:rsid w:val="00F24403"/>
    <w:rsid w:val="00F24522"/>
    <w:rsid w:val="00F24625"/>
    <w:rsid w:val="00F24811"/>
    <w:rsid w:val="00F2483B"/>
    <w:rsid w:val="00F2486D"/>
    <w:rsid w:val="00F24A2F"/>
    <w:rsid w:val="00F24AEA"/>
    <w:rsid w:val="00F24C56"/>
    <w:rsid w:val="00F24D5A"/>
    <w:rsid w:val="00F24F58"/>
    <w:rsid w:val="00F24F92"/>
    <w:rsid w:val="00F24FC0"/>
    <w:rsid w:val="00F24FCB"/>
    <w:rsid w:val="00F250A4"/>
    <w:rsid w:val="00F250FC"/>
    <w:rsid w:val="00F25173"/>
    <w:rsid w:val="00F251F1"/>
    <w:rsid w:val="00F2566F"/>
    <w:rsid w:val="00F25676"/>
    <w:rsid w:val="00F257A7"/>
    <w:rsid w:val="00F257AB"/>
    <w:rsid w:val="00F257B8"/>
    <w:rsid w:val="00F2582E"/>
    <w:rsid w:val="00F258C3"/>
    <w:rsid w:val="00F25A00"/>
    <w:rsid w:val="00F25B88"/>
    <w:rsid w:val="00F25BE3"/>
    <w:rsid w:val="00F25C86"/>
    <w:rsid w:val="00F25CC7"/>
    <w:rsid w:val="00F25DF6"/>
    <w:rsid w:val="00F25FC8"/>
    <w:rsid w:val="00F26111"/>
    <w:rsid w:val="00F26249"/>
    <w:rsid w:val="00F2625F"/>
    <w:rsid w:val="00F262E8"/>
    <w:rsid w:val="00F2641A"/>
    <w:rsid w:val="00F26461"/>
    <w:rsid w:val="00F2647F"/>
    <w:rsid w:val="00F2658F"/>
    <w:rsid w:val="00F265D6"/>
    <w:rsid w:val="00F26739"/>
    <w:rsid w:val="00F2677F"/>
    <w:rsid w:val="00F26783"/>
    <w:rsid w:val="00F26B9C"/>
    <w:rsid w:val="00F26BF8"/>
    <w:rsid w:val="00F26E4A"/>
    <w:rsid w:val="00F26EE4"/>
    <w:rsid w:val="00F27018"/>
    <w:rsid w:val="00F271B0"/>
    <w:rsid w:val="00F272E9"/>
    <w:rsid w:val="00F273D3"/>
    <w:rsid w:val="00F2750B"/>
    <w:rsid w:val="00F27644"/>
    <w:rsid w:val="00F27809"/>
    <w:rsid w:val="00F27992"/>
    <w:rsid w:val="00F27C35"/>
    <w:rsid w:val="00F27C37"/>
    <w:rsid w:val="00F27C48"/>
    <w:rsid w:val="00F27E8C"/>
    <w:rsid w:val="00F27EC3"/>
    <w:rsid w:val="00F3013C"/>
    <w:rsid w:val="00F3027E"/>
    <w:rsid w:val="00F303F9"/>
    <w:rsid w:val="00F30499"/>
    <w:rsid w:val="00F30540"/>
    <w:rsid w:val="00F305BB"/>
    <w:rsid w:val="00F306E3"/>
    <w:rsid w:val="00F3072D"/>
    <w:rsid w:val="00F30ABC"/>
    <w:rsid w:val="00F30B0E"/>
    <w:rsid w:val="00F30D17"/>
    <w:rsid w:val="00F3105B"/>
    <w:rsid w:val="00F3107A"/>
    <w:rsid w:val="00F31E68"/>
    <w:rsid w:val="00F31ED0"/>
    <w:rsid w:val="00F31F0C"/>
    <w:rsid w:val="00F31F89"/>
    <w:rsid w:val="00F31FE2"/>
    <w:rsid w:val="00F32149"/>
    <w:rsid w:val="00F323D8"/>
    <w:rsid w:val="00F325C3"/>
    <w:rsid w:val="00F3260F"/>
    <w:rsid w:val="00F326C3"/>
    <w:rsid w:val="00F326E0"/>
    <w:rsid w:val="00F32731"/>
    <w:rsid w:val="00F327D1"/>
    <w:rsid w:val="00F32BCF"/>
    <w:rsid w:val="00F32C0B"/>
    <w:rsid w:val="00F32CA6"/>
    <w:rsid w:val="00F32CB0"/>
    <w:rsid w:val="00F32EE2"/>
    <w:rsid w:val="00F32F77"/>
    <w:rsid w:val="00F32FE7"/>
    <w:rsid w:val="00F33117"/>
    <w:rsid w:val="00F332FD"/>
    <w:rsid w:val="00F33323"/>
    <w:rsid w:val="00F33351"/>
    <w:rsid w:val="00F33386"/>
    <w:rsid w:val="00F33514"/>
    <w:rsid w:val="00F33659"/>
    <w:rsid w:val="00F33847"/>
    <w:rsid w:val="00F3397C"/>
    <w:rsid w:val="00F33CCD"/>
    <w:rsid w:val="00F33E02"/>
    <w:rsid w:val="00F33F59"/>
    <w:rsid w:val="00F34084"/>
    <w:rsid w:val="00F3411B"/>
    <w:rsid w:val="00F34305"/>
    <w:rsid w:val="00F34318"/>
    <w:rsid w:val="00F343CC"/>
    <w:rsid w:val="00F3448B"/>
    <w:rsid w:val="00F345D7"/>
    <w:rsid w:val="00F34649"/>
    <w:rsid w:val="00F3465E"/>
    <w:rsid w:val="00F34869"/>
    <w:rsid w:val="00F34893"/>
    <w:rsid w:val="00F349BF"/>
    <w:rsid w:val="00F34AC9"/>
    <w:rsid w:val="00F34BE9"/>
    <w:rsid w:val="00F34BF2"/>
    <w:rsid w:val="00F34BFB"/>
    <w:rsid w:val="00F34C59"/>
    <w:rsid w:val="00F34C7B"/>
    <w:rsid w:val="00F34E14"/>
    <w:rsid w:val="00F34E72"/>
    <w:rsid w:val="00F34EA2"/>
    <w:rsid w:val="00F3511A"/>
    <w:rsid w:val="00F352EE"/>
    <w:rsid w:val="00F3541E"/>
    <w:rsid w:val="00F35445"/>
    <w:rsid w:val="00F35469"/>
    <w:rsid w:val="00F354DC"/>
    <w:rsid w:val="00F354FA"/>
    <w:rsid w:val="00F35599"/>
    <w:rsid w:val="00F35690"/>
    <w:rsid w:val="00F3569F"/>
    <w:rsid w:val="00F358A8"/>
    <w:rsid w:val="00F358AD"/>
    <w:rsid w:val="00F35992"/>
    <w:rsid w:val="00F35A28"/>
    <w:rsid w:val="00F35B67"/>
    <w:rsid w:val="00F35E71"/>
    <w:rsid w:val="00F35F45"/>
    <w:rsid w:val="00F3608A"/>
    <w:rsid w:val="00F36211"/>
    <w:rsid w:val="00F36235"/>
    <w:rsid w:val="00F36272"/>
    <w:rsid w:val="00F36333"/>
    <w:rsid w:val="00F36353"/>
    <w:rsid w:val="00F363DB"/>
    <w:rsid w:val="00F364FB"/>
    <w:rsid w:val="00F36545"/>
    <w:rsid w:val="00F36592"/>
    <w:rsid w:val="00F36621"/>
    <w:rsid w:val="00F36653"/>
    <w:rsid w:val="00F36656"/>
    <w:rsid w:val="00F3681C"/>
    <w:rsid w:val="00F368FC"/>
    <w:rsid w:val="00F36A7E"/>
    <w:rsid w:val="00F36A80"/>
    <w:rsid w:val="00F36E5F"/>
    <w:rsid w:val="00F36FEA"/>
    <w:rsid w:val="00F372BB"/>
    <w:rsid w:val="00F37408"/>
    <w:rsid w:val="00F374E9"/>
    <w:rsid w:val="00F37550"/>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0DD2"/>
    <w:rsid w:val="00F40F12"/>
    <w:rsid w:val="00F4100E"/>
    <w:rsid w:val="00F41042"/>
    <w:rsid w:val="00F411AE"/>
    <w:rsid w:val="00F412BB"/>
    <w:rsid w:val="00F413B1"/>
    <w:rsid w:val="00F419C7"/>
    <w:rsid w:val="00F41E53"/>
    <w:rsid w:val="00F41E5E"/>
    <w:rsid w:val="00F42059"/>
    <w:rsid w:val="00F420A0"/>
    <w:rsid w:val="00F421A8"/>
    <w:rsid w:val="00F4226D"/>
    <w:rsid w:val="00F423BB"/>
    <w:rsid w:val="00F4244B"/>
    <w:rsid w:val="00F42475"/>
    <w:rsid w:val="00F42491"/>
    <w:rsid w:val="00F4252C"/>
    <w:rsid w:val="00F427CE"/>
    <w:rsid w:val="00F427D2"/>
    <w:rsid w:val="00F429FC"/>
    <w:rsid w:val="00F42CA9"/>
    <w:rsid w:val="00F42E3E"/>
    <w:rsid w:val="00F43092"/>
    <w:rsid w:val="00F430F1"/>
    <w:rsid w:val="00F43760"/>
    <w:rsid w:val="00F43886"/>
    <w:rsid w:val="00F43915"/>
    <w:rsid w:val="00F4394F"/>
    <w:rsid w:val="00F43A6E"/>
    <w:rsid w:val="00F43B60"/>
    <w:rsid w:val="00F43C2F"/>
    <w:rsid w:val="00F43D8C"/>
    <w:rsid w:val="00F44044"/>
    <w:rsid w:val="00F44186"/>
    <w:rsid w:val="00F4422E"/>
    <w:rsid w:val="00F443AF"/>
    <w:rsid w:val="00F445D6"/>
    <w:rsid w:val="00F448CE"/>
    <w:rsid w:val="00F44B4E"/>
    <w:rsid w:val="00F44C77"/>
    <w:rsid w:val="00F44D0E"/>
    <w:rsid w:val="00F44DD6"/>
    <w:rsid w:val="00F44E09"/>
    <w:rsid w:val="00F44E5E"/>
    <w:rsid w:val="00F44F39"/>
    <w:rsid w:val="00F44F41"/>
    <w:rsid w:val="00F44FD9"/>
    <w:rsid w:val="00F4502A"/>
    <w:rsid w:val="00F4516C"/>
    <w:rsid w:val="00F45224"/>
    <w:rsid w:val="00F45255"/>
    <w:rsid w:val="00F45317"/>
    <w:rsid w:val="00F453EE"/>
    <w:rsid w:val="00F4549D"/>
    <w:rsid w:val="00F456C9"/>
    <w:rsid w:val="00F45790"/>
    <w:rsid w:val="00F457A0"/>
    <w:rsid w:val="00F457FD"/>
    <w:rsid w:val="00F45A52"/>
    <w:rsid w:val="00F45AE2"/>
    <w:rsid w:val="00F45E62"/>
    <w:rsid w:val="00F46111"/>
    <w:rsid w:val="00F46198"/>
    <w:rsid w:val="00F461E2"/>
    <w:rsid w:val="00F4629E"/>
    <w:rsid w:val="00F4644E"/>
    <w:rsid w:val="00F46649"/>
    <w:rsid w:val="00F46774"/>
    <w:rsid w:val="00F469F7"/>
    <w:rsid w:val="00F46A15"/>
    <w:rsid w:val="00F46A6F"/>
    <w:rsid w:val="00F46E96"/>
    <w:rsid w:val="00F46F30"/>
    <w:rsid w:val="00F46F52"/>
    <w:rsid w:val="00F470BF"/>
    <w:rsid w:val="00F472F0"/>
    <w:rsid w:val="00F47400"/>
    <w:rsid w:val="00F4747E"/>
    <w:rsid w:val="00F47575"/>
    <w:rsid w:val="00F475B3"/>
    <w:rsid w:val="00F479D9"/>
    <w:rsid w:val="00F479E2"/>
    <w:rsid w:val="00F47CCA"/>
    <w:rsid w:val="00F47E94"/>
    <w:rsid w:val="00F47F06"/>
    <w:rsid w:val="00F503FF"/>
    <w:rsid w:val="00F5046F"/>
    <w:rsid w:val="00F504A7"/>
    <w:rsid w:val="00F50557"/>
    <w:rsid w:val="00F50736"/>
    <w:rsid w:val="00F507E1"/>
    <w:rsid w:val="00F50ABC"/>
    <w:rsid w:val="00F50AC7"/>
    <w:rsid w:val="00F50B55"/>
    <w:rsid w:val="00F50CD7"/>
    <w:rsid w:val="00F50EB9"/>
    <w:rsid w:val="00F50EDF"/>
    <w:rsid w:val="00F50F5E"/>
    <w:rsid w:val="00F5144D"/>
    <w:rsid w:val="00F516E9"/>
    <w:rsid w:val="00F51C20"/>
    <w:rsid w:val="00F51E4E"/>
    <w:rsid w:val="00F51F7B"/>
    <w:rsid w:val="00F5209E"/>
    <w:rsid w:val="00F52281"/>
    <w:rsid w:val="00F5229E"/>
    <w:rsid w:val="00F522AC"/>
    <w:rsid w:val="00F524A1"/>
    <w:rsid w:val="00F52621"/>
    <w:rsid w:val="00F52781"/>
    <w:rsid w:val="00F52805"/>
    <w:rsid w:val="00F52967"/>
    <w:rsid w:val="00F5296E"/>
    <w:rsid w:val="00F52985"/>
    <w:rsid w:val="00F52A4B"/>
    <w:rsid w:val="00F52C04"/>
    <w:rsid w:val="00F52C3D"/>
    <w:rsid w:val="00F52C51"/>
    <w:rsid w:val="00F52CB1"/>
    <w:rsid w:val="00F52D47"/>
    <w:rsid w:val="00F52EC5"/>
    <w:rsid w:val="00F52FC7"/>
    <w:rsid w:val="00F53021"/>
    <w:rsid w:val="00F53049"/>
    <w:rsid w:val="00F53070"/>
    <w:rsid w:val="00F53141"/>
    <w:rsid w:val="00F53443"/>
    <w:rsid w:val="00F53546"/>
    <w:rsid w:val="00F53609"/>
    <w:rsid w:val="00F5360E"/>
    <w:rsid w:val="00F5369B"/>
    <w:rsid w:val="00F53716"/>
    <w:rsid w:val="00F53810"/>
    <w:rsid w:val="00F53881"/>
    <w:rsid w:val="00F538D4"/>
    <w:rsid w:val="00F5397C"/>
    <w:rsid w:val="00F53A44"/>
    <w:rsid w:val="00F53CA4"/>
    <w:rsid w:val="00F53CD8"/>
    <w:rsid w:val="00F53F69"/>
    <w:rsid w:val="00F53FCE"/>
    <w:rsid w:val="00F54001"/>
    <w:rsid w:val="00F54287"/>
    <w:rsid w:val="00F54351"/>
    <w:rsid w:val="00F54731"/>
    <w:rsid w:val="00F5473B"/>
    <w:rsid w:val="00F54871"/>
    <w:rsid w:val="00F54A2C"/>
    <w:rsid w:val="00F54C1F"/>
    <w:rsid w:val="00F54DE2"/>
    <w:rsid w:val="00F54E40"/>
    <w:rsid w:val="00F54EE5"/>
    <w:rsid w:val="00F54F64"/>
    <w:rsid w:val="00F54FD3"/>
    <w:rsid w:val="00F551A1"/>
    <w:rsid w:val="00F5528F"/>
    <w:rsid w:val="00F55321"/>
    <w:rsid w:val="00F55364"/>
    <w:rsid w:val="00F5550D"/>
    <w:rsid w:val="00F55898"/>
    <w:rsid w:val="00F558B4"/>
    <w:rsid w:val="00F5599B"/>
    <w:rsid w:val="00F55BAB"/>
    <w:rsid w:val="00F56050"/>
    <w:rsid w:val="00F5605C"/>
    <w:rsid w:val="00F56079"/>
    <w:rsid w:val="00F56140"/>
    <w:rsid w:val="00F56185"/>
    <w:rsid w:val="00F5631F"/>
    <w:rsid w:val="00F564C7"/>
    <w:rsid w:val="00F56507"/>
    <w:rsid w:val="00F5653B"/>
    <w:rsid w:val="00F565D0"/>
    <w:rsid w:val="00F565E5"/>
    <w:rsid w:val="00F5669A"/>
    <w:rsid w:val="00F566F7"/>
    <w:rsid w:val="00F56759"/>
    <w:rsid w:val="00F567F5"/>
    <w:rsid w:val="00F56909"/>
    <w:rsid w:val="00F56953"/>
    <w:rsid w:val="00F569C1"/>
    <w:rsid w:val="00F56A47"/>
    <w:rsid w:val="00F56B09"/>
    <w:rsid w:val="00F56C4D"/>
    <w:rsid w:val="00F56DCD"/>
    <w:rsid w:val="00F56ED9"/>
    <w:rsid w:val="00F5701C"/>
    <w:rsid w:val="00F57187"/>
    <w:rsid w:val="00F571F6"/>
    <w:rsid w:val="00F57202"/>
    <w:rsid w:val="00F57383"/>
    <w:rsid w:val="00F57388"/>
    <w:rsid w:val="00F573EA"/>
    <w:rsid w:val="00F57420"/>
    <w:rsid w:val="00F574B9"/>
    <w:rsid w:val="00F575CD"/>
    <w:rsid w:val="00F576A4"/>
    <w:rsid w:val="00F576AE"/>
    <w:rsid w:val="00F57771"/>
    <w:rsid w:val="00F577E8"/>
    <w:rsid w:val="00F578D5"/>
    <w:rsid w:val="00F57A70"/>
    <w:rsid w:val="00F57D30"/>
    <w:rsid w:val="00F57F75"/>
    <w:rsid w:val="00F57FE3"/>
    <w:rsid w:val="00F6006A"/>
    <w:rsid w:val="00F60246"/>
    <w:rsid w:val="00F60279"/>
    <w:rsid w:val="00F6029A"/>
    <w:rsid w:val="00F60386"/>
    <w:rsid w:val="00F604A6"/>
    <w:rsid w:val="00F605B6"/>
    <w:rsid w:val="00F605D4"/>
    <w:rsid w:val="00F60745"/>
    <w:rsid w:val="00F60768"/>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A3"/>
    <w:rsid w:val="00F61B21"/>
    <w:rsid w:val="00F61C21"/>
    <w:rsid w:val="00F61DE9"/>
    <w:rsid w:val="00F61DF2"/>
    <w:rsid w:val="00F61E63"/>
    <w:rsid w:val="00F62009"/>
    <w:rsid w:val="00F62260"/>
    <w:rsid w:val="00F62331"/>
    <w:rsid w:val="00F623D5"/>
    <w:rsid w:val="00F625D4"/>
    <w:rsid w:val="00F6264D"/>
    <w:rsid w:val="00F62662"/>
    <w:rsid w:val="00F62816"/>
    <w:rsid w:val="00F62836"/>
    <w:rsid w:val="00F62A00"/>
    <w:rsid w:val="00F62B7A"/>
    <w:rsid w:val="00F62C61"/>
    <w:rsid w:val="00F62DA4"/>
    <w:rsid w:val="00F62E47"/>
    <w:rsid w:val="00F62ED4"/>
    <w:rsid w:val="00F62F3B"/>
    <w:rsid w:val="00F62FC8"/>
    <w:rsid w:val="00F6307C"/>
    <w:rsid w:val="00F63175"/>
    <w:rsid w:val="00F6326F"/>
    <w:rsid w:val="00F63271"/>
    <w:rsid w:val="00F633E5"/>
    <w:rsid w:val="00F63411"/>
    <w:rsid w:val="00F63460"/>
    <w:rsid w:val="00F6349E"/>
    <w:rsid w:val="00F634FD"/>
    <w:rsid w:val="00F635B5"/>
    <w:rsid w:val="00F6385C"/>
    <w:rsid w:val="00F638E6"/>
    <w:rsid w:val="00F639F4"/>
    <w:rsid w:val="00F63A98"/>
    <w:rsid w:val="00F63BB8"/>
    <w:rsid w:val="00F63CDE"/>
    <w:rsid w:val="00F63D15"/>
    <w:rsid w:val="00F63DFA"/>
    <w:rsid w:val="00F64184"/>
    <w:rsid w:val="00F64379"/>
    <w:rsid w:val="00F6441B"/>
    <w:rsid w:val="00F6459A"/>
    <w:rsid w:val="00F646AD"/>
    <w:rsid w:val="00F646D7"/>
    <w:rsid w:val="00F64721"/>
    <w:rsid w:val="00F6496F"/>
    <w:rsid w:val="00F64A08"/>
    <w:rsid w:val="00F64AEA"/>
    <w:rsid w:val="00F64B47"/>
    <w:rsid w:val="00F64BFE"/>
    <w:rsid w:val="00F64C83"/>
    <w:rsid w:val="00F64E29"/>
    <w:rsid w:val="00F64FCA"/>
    <w:rsid w:val="00F64FE3"/>
    <w:rsid w:val="00F65004"/>
    <w:rsid w:val="00F65132"/>
    <w:rsid w:val="00F6529F"/>
    <w:rsid w:val="00F653AF"/>
    <w:rsid w:val="00F653F8"/>
    <w:rsid w:val="00F654C8"/>
    <w:rsid w:val="00F65582"/>
    <w:rsid w:val="00F65675"/>
    <w:rsid w:val="00F658FD"/>
    <w:rsid w:val="00F6594E"/>
    <w:rsid w:val="00F65A13"/>
    <w:rsid w:val="00F65C22"/>
    <w:rsid w:val="00F66207"/>
    <w:rsid w:val="00F662BF"/>
    <w:rsid w:val="00F663E6"/>
    <w:rsid w:val="00F6641C"/>
    <w:rsid w:val="00F665E8"/>
    <w:rsid w:val="00F666A1"/>
    <w:rsid w:val="00F6671B"/>
    <w:rsid w:val="00F6673C"/>
    <w:rsid w:val="00F6675D"/>
    <w:rsid w:val="00F66895"/>
    <w:rsid w:val="00F668B5"/>
    <w:rsid w:val="00F66980"/>
    <w:rsid w:val="00F669D4"/>
    <w:rsid w:val="00F66D32"/>
    <w:rsid w:val="00F66DE0"/>
    <w:rsid w:val="00F66ED7"/>
    <w:rsid w:val="00F67045"/>
    <w:rsid w:val="00F6705B"/>
    <w:rsid w:val="00F67094"/>
    <w:rsid w:val="00F670B1"/>
    <w:rsid w:val="00F671AF"/>
    <w:rsid w:val="00F6733D"/>
    <w:rsid w:val="00F673D8"/>
    <w:rsid w:val="00F67454"/>
    <w:rsid w:val="00F674B3"/>
    <w:rsid w:val="00F6756B"/>
    <w:rsid w:val="00F67623"/>
    <w:rsid w:val="00F676D6"/>
    <w:rsid w:val="00F6792D"/>
    <w:rsid w:val="00F67987"/>
    <w:rsid w:val="00F679CC"/>
    <w:rsid w:val="00F67B9C"/>
    <w:rsid w:val="00F67C26"/>
    <w:rsid w:val="00F67CE6"/>
    <w:rsid w:val="00F67D5E"/>
    <w:rsid w:val="00F67E39"/>
    <w:rsid w:val="00F67E9D"/>
    <w:rsid w:val="00F67F17"/>
    <w:rsid w:val="00F67F96"/>
    <w:rsid w:val="00F7017D"/>
    <w:rsid w:val="00F701E1"/>
    <w:rsid w:val="00F70365"/>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42"/>
    <w:rsid w:val="00F71377"/>
    <w:rsid w:val="00F71560"/>
    <w:rsid w:val="00F715D0"/>
    <w:rsid w:val="00F715D4"/>
    <w:rsid w:val="00F715F9"/>
    <w:rsid w:val="00F71663"/>
    <w:rsid w:val="00F716AA"/>
    <w:rsid w:val="00F716DF"/>
    <w:rsid w:val="00F718B4"/>
    <w:rsid w:val="00F7193C"/>
    <w:rsid w:val="00F719F2"/>
    <w:rsid w:val="00F71B36"/>
    <w:rsid w:val="00F71B49"/>
    <w:rsid w:val="00F71B66"/>
    <w:rsid w:val="00F71BAC"/>
    <w:rsid w:val="00F71C34"/>
    <w:rsid w:val="00F71D4B"/>
    <w:rsid w:val="00F71F70"/>
    <w:rsid w:val="00F71F86"/>
    <w:rsid w:val="00F721B5"/>
    <w:rsid w:val="00F722F9"/>
    <w:rsid w:val="00F7232A"/>
    <w:rsid w:val="00F72504"/>
    <w:rsid w:val="00F72783"/>
    <w:rsid w:val="00F7284A"/>
    <w:rsid w:val="00F728D8"/>
    <w:rsid w:val="00F72927"/>
    <w:rsid w:val="00F7292E"/>
    <w:rsid w:val="00F72956"/>
    <w:rsid w:val="00F729E7"/>
    <w:rsid w:val="00F72F23"/>
    <w:rsid w:val="00F730A1"/>
    <w:rsid w:val="00F730C3"/>
    <w:rsid w:val="00F7317C"/>
    <w:rsid w:val="00F73205"/>
    <w:rsid w:val="00F733AC"/>
    <w:rsid w:val="00F733E0"/>
    <w:rsid w:val="00F733E8"/>
    <w:rsid w:val="00F73438"/>
    <w:rsid w:val="00F73587"/>
    <w:rsid w:val="00F73757"/>
    <w:rsid w:val="00F737A8"/>
    <w:rsid w:val="00F738AC"/>
    <w:rsid w:val="00F738CD"/>
    <w:rsid w:val="00F73C8F"/>
    <w:rsid w:val="00F73CC2"/>
    <w:rsid w:val="00F73D22"/>
    <w:rsid w:val="00F73D37"/>
    <w:rsid w:val="00F73E94"/>
    <w:rsid w:val="00F73F92"/>
    <w:rsid w:val="00F73FB1"/>
    <w:rsid w:val="00F7401D"/>
    <w:rsid w:val="00F741D7"/>
    <w:rsid w:val="00F74209"/>
    <w:rsid w:val="00F742CE"/>
    <w:rsid w:val="00F742F5"/>
    <w:rsid w:val="00F744B3"/>
    <w:rsid w:val="00F74674"/>
    <w:rsid w:val="00F74677"/>
    <w:rsid w:val="00F746FA"/>
    <w:rsid w:val="00F74A6F"/>
    <w:rsid w:val="00F74AA5"/>
    <w:rsid w:val="00F74AEA"/>
    <w:rsid w:val="00F74BC2"/>
    <w:rsid w:val="00F74CA1"/>
    <w:rsid w:val="00F74D06"/>
    <w:rsid w:val="00F74F22"/>
    <w:rsid w:val="00F7518E"/>
    <w:rsid w:val="00F752FD"/>
    <w:rsid w:val="00F75464"/>
    <w:rsid w:val="00F7559E"/>
    <w:rsid w:val="00F755A0"/>
    <w:rsid w:val="00F7560D"/>
    <w:rsid w:val="00F75656"/>
    <w:rsid w:val="00F75694"/>
    <w:rsid w:val="00F7579E"/>
    <w:rsid w:val="00F757AB"/>
    <w:rsid w:val="00F7592D"/>
    <w:rsid w:val="00F75B1E"/>
    <w:rsid w:val="00F75C26"/>
    <w:rsid w:val="00F75C97"/>
    <w:rsid w:val="00F75CD0"/>
    <w:rsid w:val="00F75E6D"/>
    <w:rsid w:val="00F75E7E"/>
    <w:rsid w:val="00F75EDF"/>
    <w:rsid w:val="00F75F5C"/>
    <w:rsid w:val="00F76154"/>
    <w:rsid w:val="00F7621D"/>
    <w:rsid w:val="00F763E9"/>
    <w:rsid w:val="00F7646D"/>
    <w:rsid w:val="00F76575"/>
    <w:rsid w:val="00F7665F"/>
    <w:rsid w:val="00F767E4"/>
    <w:rsid w:val="00F76A1C"/>
    <w:rsid w:val="00F76A67"/>
    <w:rsid w:val="00F76C56"/>
    <w:rsid w:val="00F76D4D"/>
    <w:rsid w:val="00F76D83"/>
    <w:rsid w:val="00F76D9D"/>
    <w:rsid w:val="00F76DBC"/>
    <w:rsid w:val="00F76E03"/>
    <w:rsid w:val="00F76E42"/>
    <w:rsid w:val="00F7720B"/>
    <w:rsid w:val="00F77254"/>
    <w:rsid w:val="00F7732C"/>
    <w:rsid w:val="00F77362"/>
    <w:rsid w:val="00F77419"/>
    <w:rsid w:val="00F774A2"/>
    <w:rsid w:val="00F774B0"/>
    <w:rsid w:val="00F776D0"/>
    <w:rsid w:val="00F77F51"/>
    <w:rsid w:val="00F77F59"/>
    <w:rsid w:val="00F80019"/>
    <w:rsid w:val="00F80066"/>
    <w:rsid w:val="00F801DB"/>
    <w:rsid w:val="00F8062E"/>
    <w:rsid w:val="00F80815"/>
    <w:rsid w:val="00F808D8"/>
    <w:rsid w:val="00F808EE"/>
    <w:rsid w:val="00F80930"/>
    <w:rsid w:val="00F80B10"/>
    <w:rsid w:val="00F80BBC"/>
    <w:rsid w:val="00F80F10"/>
    <w:rsid w:val="00F810D7"/>
    <w:rsid w:val="00F810F7"/>
    <w:rsid w:val="00F81107"/>
    <w:rsid w:val="00F81117"/>
    <w:rsid w:val="00F81183"/>
    <w:rsid w:val="00F81378"/>
    <w:rsid w:val="00F8160E"/>
    <w:rsid w:val="00F816C5"/>
    <w:rsid w:val="00F81826"/>
    <w:rsid w:val="00F81B19"/>
    <w:rsid w:val="00F81B23"/>
    <w:rsid w:val="00F81D01"/>
    <w:rsid w:val="00F81D0F"/>
    <w:rsid w:val="00F81D24"/>
    <w:rsid w:val="00F820BC"/>
    <w:rsid w:val="00F82266"/>
    <w:rsid w:val="00F8233E"/>
    <w:rsid w:val="00F8234B"/>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5CB"/>
    <w:rsid w:val="00F83699"/>
    <w:rsid w:val="00F836DB"/>
    <w:rsid w:val="00F8375C"/>
    <w:rsid w:val="00F83820"/>
    <w:rsid w:val="00F838AA"/>
    <w:rsid w:val="00F83B2D"/>
    <w:rsid w:val="00F8405C"/>
    <w:rsid w:val="00F84084"/>
    <w:rsid w:val="00F840BA"/>
    <w:rsid w:val="00F84242"/>
    <w:rsid w:val="00F842BC"/>
    <w:rsid w:val="00F84515"/>
    <w:rsid w:val="00F8455F"/>
    <w:rsid w:val="00F84685"/>
    <w:rsid w:val="00F846A2"/>
    <w:rsid w:val="00F846E6"/>
    <w:rsid w:val="00F8482D"/>
    <w:rsid w:val="00F8484D"/>
    <w:rsid w:val="00F848B3"/>
    <w:rsid w:val="00F84968"/>
    <w:rsid w:val="00F84979"/>
    <w:rsid w:val="00F84A51"/>
    <w:rsid w:val="00F84AED"/>
    <w:rsid w:val="00F84B8D"/>
    <w:rsid w:val="00F84C41"/>
    <w:rsid w:val="00F84D66"/>
    <w:rsid w:val="00F84D8C"/>
    <w:rsid w:val="00F850E9"/>
    <w:rsid w:val="00F8557F"/>
    <w:rsid w:val="00F857BD"/>
    <w:rsid w:val="00F857CA"/>
    <w:rsid w:val="00F85965"/>
    <w:rsid w:val="00F85988"/>
    <w:rsid w:val="00F85D07"/>
    <w:rsid w:val="00F85DB8"/>
    <w:rsid w:val="00F85FE1"/>
    <w:rsid w:val="00F863F6"/>
    <w:rsid w:val="00F86417"/>
    <w:rsid w:val="00F8656F"/>
    <w:rsid w:val="00F86660"/>
    <w:rsid w:val="00F866A2"/>
    <w:rsid w:val="00F868F2"/>
    <w:rsid w:val="00F86902"/>
    <w:rsid w:val="00F8691E"/>
    <w:rsid w:val="00F86BBA"/>
    <w:rsid w:val="00F86C5D"/>
    <w:rsid w:val="00F86D95"/>
    <w:rsid w:val="00F86DDD"/>
    <w:rsid w:val="00F86F72"/>
    <w:rsid w:val="00F86F94"/>
    <w:rsid w:val="00F870D2"/>
    <w:rsid w:val="00F871C9"/>
    <w:rsid w:val="00F874C9"/>
    <w:rsid w:val="00F874ED"/>
    <w:rsid w:val="00F875CC"/>
    <w:rsid w:val="00F87797"/>
    <w:rsid w:val="00F8785E"/>
    <w:rsid w:val="00F878CA"/>
    <w:rsid w:val="00F87981"/>
    <w:rsid w:val="00F87B8C"/>
    <w:rsid w:val="00F87D60"/>
    <w:rsid w:val="00F87F1F"/>
    <w:rsid w:val="00F87F32"/>
    <w:rsid w:val="00F87F83"/>
    <w:rsid w:val="00F90711"/>
    <w:rsid w:val="00F907CF"/>
    <w:rsid w:val="00F908D8"/>
    <w:rsid w:val="00F90BB9"/>
    <w:rsid w:val="00F90E51"/>
    <w:rsid w:val="00F91048"/>
    <w:rsid w:val="00F91255"/>
    <w:rsid w:val="00F9143A"/>
    <w:rsid w:val="00F9155A"/>
    <w:rsid w:val="00F916F1"/>
    <w:rsid w:val="00F9175E"/>
    <w:rsid w:val="00F91961"/>
    <w:rsid w:val="00F919A2"/>
    <w:rsid w:val="00F91A47"/>
    <w:rsid w:val="00F91BD2"/>
    <w:rsid w:val="00F91D5F"/>
    <w:rsid w:val="00F91E5B"/>
    <w:rsid w:val="00F91F23"/>
    <w:rsid w:val="00F92069"/>
    <w:rsid w:val="00F92100"/>
    <w:rsid w:val="00F9214F"/>
    <w:rsid w:val="00F92264"/>
    <w:rsid w:val="00F925CB"/>
    <w:rsid w:val="00F92747"/>
    <w:rsid w:val="00F9288F"/>
    <w:rsid w:val="00F929C2"/>
    <w:rsid w:val="00F92C66"/>
    <w:rsid w:val="00F92DD2"/>
    <w:rsid w:val="00F92DE6"/>
    <w:rsid w:val="00F92F03"/>
    <w:rsid w:val="00F931BD"/>
    <w:rsid w:val="00F93263"/>
    <w:rsid w:val="00F932C9"/>
    <w:rsid w:val="00F932CF"/>
    <w:rsid w:val="00F934BB"/>
    <w:rsid w:val="00F934EA"/>
    <w:rsid w:val="00F935D4"/>
    <w:rsid w:val="00F93703"/>
    <w:rsid w:val="00F93772"/>
    <w:rsid w:val="00F937FC"/>
    <w:rsid w:val="00F93842"/>
    <w:rsid w:val="00F93948"/>
    <w:rsid w:val="00F93A41"/>
    <w:rsid w:val="00F93B05"/>
    <w:rsid w:val="00F93C79"/>
    <w:rsid w:val="00F93CFA"/>
    <w:rsid w:val="00F93D9A"/>
    <w:rsid w:val="00F93E11"/>
    <w:rsid w:val="00F93F32"/>
    <w:rsid w:val="00F93FC2"/>
    <w:rsid w:val="00F94253"/>
    <w:rsid w:val="00F9425A"/>
    <w:rsid w:val="00F94793"/>
    <w:rsid w:val="00F947F2"/>
    <w:rsid w:val="00F948EF"/>
    <w:rsid w:val="00F94931"/>
    <w:rsid w:val="00F9494B"/>
    <w:rsid w:val="00F94A71"/>
    <w:rsid w:val="00F94D09"/>
    <w:rsid w:val="00F94F0F"/>
    <w:rsid w:val="00F952D1"/>
    <w:rsid w:val="00F956DE"/>
    <w:rsid w:val="00F956E7"/>
    <w:rsid w:val="00F957F7"/>
    <w:rsid w:val="00F95922"/>
    <w:rsid w:val="00F9599B"/>
    <w:rsid w:val="00F95A64"/>
    <w:rsid w:val="00F95AC0"/>
    <w:rsid w:val="00F95C81"/>
    <w:rsid w:val="00F95D25"/>
    <w:rsid w:val="00F95FEF"/>
    <w:rsid w:val="00F96175"/>
    <w:rsid w:val="00F961CB"/>
    <w:rsid w:val="00F9628B"/>
    <w:rsid w:val="00F96361"/>
    <w:rsid w:val="00F964E7"/>
    <w:rsid w:val="00F965C8"/>
    <w:rsid w:val="00F96863"/>
    <w:rsid w:val="00F9693C"/>
    <w:rsid w:val="00F969EA"/>
    <w:rsid w:val="00F96D47"/>
    <w:rsid w:val="00F96D5B"/>
    <w:rsid w:val="00F96D9F"/>
    <w:rsid w:val="00F96DAA"/>
    <w:rsid w:val="00F96F7E"/>
    <w:rsid w:val="00F970D1"/>
    <w:rsid w:val="00F97171"/>
    <w:rsid w:val="00F97176"/>
    <w:rsid w:val="00F971E5"/>
    <w:rsid w:val="00F973FA"/>
    <w:rsid w:val="00F9761B"/>
    <w:rsid w:val="00F977D7"/>
    <w:rsid w:val="00F97AFB"/>
    <w:rsid w:val="00F97AFE"/>
    <w:rsid w:val="00F97B70"/>
    <w:rsid w:val="00F97BAA"/>
    <w:rsid w:val="00F97C09"/>
    <w:rsid w:val="00F97C21"/>
    <w:rsid w:val="00F97CAE"/>
    <w:rsid w:val="00F97D63"/>
    <w:rsid w:val="00F97D65"/>
    <w:rsid w:val="00FA00B4"/>
    <w:rsid w:val="00FA03A1"/>
    <w:rsid w:val="00FA0524"/>
    <w:rsid w:val="00FA0632"/>
    <w:rsid w:val="00FA068F"/>
    <w:rsid w:val="00FA0753"/>
    <w:rsid w:val="00FA07E0"/>
    <w:rsid w:val="00FA08F9"/>
    <w:rsid w:val="00FA0A37"/>
    <w:rsid w:val="00FA0ADD"/>
    <w:rsid w:val="00FA0CD1"/>
    <w:rsid w:val="00FA0E02"/>
    <w:rsid w:val="00FA0EC8"/>
    <w:rsid w:val="00FA0F0E"/>
    <w:rsid w:val="00FA0F2E"/>
    <w:rsid w:val="00FA0FC7"/>
    <w:rsid w:val="00FA1288"/>
    <w:rsid w:val="00FA1299"/>
    <w:rsid w:val="00FA1395"/>
    <w:rsid w:val="00FA13E2"/>
    <w:rsid w:val="00FA16C7"/>
    <w:rsid w:val="00FA171F"/>
    <w:rsid w:val="00FA1799"/>
    <w:rsid w:val="00FA18EB"/>
    <w:rsid w:val="00FA1A60"/>
    <w:rsid w:val="00FA1E58"/>
    <w:rsid w:val="00FA1EAE"/>
    <w:rsid w:val="00FA20B0"/>
    <w:rsid w:val="00FA2447"/>
    <w:rsid w:val="00FA25EE"/>
    <w:rsid w:val="00FA2759"/>
    <w:rsid w:val="00FA277E"/>
    <w:rsid w:val="00FA2A07"/>
    <w:rsid w:val="00FA2A84"/>
    <w:rsid w:val="00FA2B56"/>
    <w:rsid w:val="00FA2BE9"/>
    <w:rsid w:val="00FA2DB4"/>
    <w:rsid w:val="00FA2DC5"/>
    <w:rsid w:val="00FA2E63"/>
    <w:rsid w:val="00FA2FC3"/>
    <w:rsid w:val="00FA2FD4"/>
    <w:rsid w:val="00FA30CA"/>
    <w:rsid w:val="00FA3136"/>
    <w:rsid w:val="00FA32F1"/>
    <w:rsid w:val="00FA334E"/>
    <w:rsid w:val="00FA3382"/>
    <w:rsid w:val="00FA345F"/>
    <w:rsid w:val="00FA3702"/>
    <w:rsid w:val="00FA3725"/>
    <w:rsid w:val="00FA3887"/>
    <w:rsid w:val="00FA3895"/>
    <w:rsid w:val="00FA3907"/>
    <w:rsid w:val="00FA39A3"/>
    <w:rsid w:val="00FA3A58"/>
    <w:rsid w:val="00FA3A66"/>
    <w:rsid w:val="00FA3A8F"/>
    <w:rsid w:val="00FA3E1D"/>
    <w:rsid w:val="00FA3EAA"/>
    <w:rsid w:val="00FA3EC1"/>
    <w:rsid w:val="00FA40A1"/>
    <w:rsid w:val="00FA40A4"/>
    <w:rsid w:val="00FA4216"/>
    <w:rsid w:val="00FA429F"/>
    <w:rsid w:val="00FA42A2"/>
    <w:rsid w:val="00FA4357"/>
    <w:rsid w:val="00FA442A"/>
    <w:rsid w:val="00FA4516"/>
    <w:rsid w:val="00FA4625"/>
    <w:rsid w:val="00FA47B0"/>
    <w:rsid w:val="00FA4845"/>
    <w:rsid w:val="00FA4964"/>
    <w:rsid w:val="00FA4A3F"/>
    <w:rsid w:val="00FA4B02"/>
    <w:rsid w:val="00FA4BFE"/>
    <w:rsid w:val="00FA4C2B"/>
    <w:rsid w:val="00FA50B6"/>
    <w:rsid w:val="00FA51C8"/>
    <w:rsid w:val="00FA5249"/>
    <w:rsid w:val="00FA5343"/>
    <w:rsid w:val="00FA54D6"/>
    <w:rsid w:val="00FA5510"/>
    <w:rsid w:val="00FA556A"/>
    <w:rsid w:val="00FA5614"/>
    <w:rsid w:val="00FA56B6"/>
    <w:rsid w:val="00FA56C3"/>
    <w:rsid w:val="00FA5778"/>
    <w:rsid w:val="00FA5ADF"/>
    <w:rsid w:val="00FA5BC5"/>
    <w:rsid w:val="00FA6235"/>
    <w:rsid w:val="00FA62B3"/>
    <w:rsid w:val="00FA62F2"/>
    <w:rsid w:val="00FA6322"/>
    <w:rsid w:val="00FA6333"/>
    <w:rsid w:val="00FA647D"/>
    <w:rsid w:val="00FA656D"/>
    <w:rsid w:val="00FA6738"/>
    <w:rsid w:val="00FA675C"/>
    <w:rsid w:val="00FA67AA"/>
    <w:rsid w:val="00FA6808"/>
    <w:rsid w:val="00FA696C"/>
    <w:rsid w:val="00FA6A52"/>
    <w:rsid w:val="00FA6B90"/>
    <w:rsid w:val="00FA6C7C"/>
    <w:rsid w:val="00FA6ED6"/>
    <w:rsid w:val="00FA7097"/>
    <w:rsid w:val="00FA71A9"/>
    <w:rsid w:val="00FA730A"/>
    <w:rsid w:val="00FA77F9"/>
    <w:rsid w:val="00FA79C1"/>
    <w:rsid w:val="00FA7AD3"/>
    <w:rsid w:val="00FA7C85"/>
    <w:rsid w:val="00FA7D9A"/>
    <w:rsid w:val="00FA7E0F"/>
    <w:rsid w:val="00FB0258"/>
    <w:rsid w:val="00FB02E2"/>
    <w:rsid w:val="00FB0407"/>
    <w:rsid w:val="00FB0ACE"/>
    <w:rsid w:val="00FB0E19"/>
    <w:rsid w:val="00FB0E68"/>
    <w:rsid w:val="00FB138E"/>
    <w:rsid w:val="00FB13BE"/>
    <w:rsid w:val="00FB13D0"/>
    <w:rsid w:val="00FB14D8"/>
    <w:rsid w:val="00FB1608"/>
    <w:rsid w:val="00FB17C1"/>
    <w:rsid w:val="00FB1BA8"/>
    <w:rsid w:val="00FB1CF1"/>
    <w:rsid w:val="00FB1D07"/>
    <w:rsid w:val="00FB1D36"/>
    <w:rsid w:val="00FB1D7A"/>
    <w:rsid w:val="00FB2003"/>
    <w:rsid w:val="00FB21F7"/>
    <w:rsid w:val="00FB21FF"/>
    <w:rsid w:val="00FB23AC"/>
    <w:rsid w:val="00FB246C"/>
    <w:rsid w:val="00FB2613"/>
    <w:rsid w:val="00FB2647"/>
    <w:rsid w:val="00FB2709"/>
    <w:rsid w:val="00FB27E4"/>
    <w:rsid w:val="00FB28D0"/>
    <w:rsid w:val="00FB29B0"/>
    <w:rsid w:val="00FB29B9"/>
    <w:rsid w:val="00FB2C33"/>
    <w:rsid w:val="00FB2D0F"/>
    <w:rsid w:val="00FB2DE9"/>
    <w:rsid w:val="00FB3065"/>
    <w:rsid w:val="00FB30BA"/>
    <w:rsid w:val="00FB3245"/>
    <w:rsid w:val="00FB3335"/>
    <w:rsid w:val="00FB398C"/>
    <w:rsid w:val="00FB3BFE"/>
    <w:rsid w:val="00FB3F20"/>
    <w:rsid w:val="00FB3FFB"/>
    <w:rsid w:val="00FB40BE"/>
    <w:rsid w:val="00FB41AB"/>
    <w:rsid w:val="00FB4241"/>
    <w:rsid w:val="00FB444A"/>
    <w:rsid w:val="00FB4508"/>
    <w:rsid w:val="00FB45BF"/>
    <w:rsid w:val="00FB4646"/>
    <w:rsid w:val="00FB4876"/>
    <w:rsid w:val="00FB488A"/>
    <w:rsid w:val="00FB4ABB"/>
    <w:rsid w:val="00FB4BA1"/>
    <w:rsid w:val="00FB4BA2"/>
    <w:rsid w:val="00FB4BB0"/>
    <w:rsid w:val="00FB4D15"/>
    <w:rsid w:val="00FB4D41"/>
    <w:rsid w:val="00FB4E3D"/>
    <w:rsid w:val="00FB4E42"/>
    <w:rsid w:val="00FB4E85"/>
    <w:rsid w:val="00FB4EAD"/>
    <w:rsid w:val="00FB4FB0"/>
    <w:rsid w:val="00FB50DF"/>
    <w:rsid w:val="00FB5224"/>
    <w:rsid w:val="00FB52A2"/>
    <w:rsid w:val="00FB52F0"/>
    <w:rsid w:val="00FB5320"/>
    <w:rsid w:val="00FB5416"/>
    <w:rsid w:val="00FB5638"/>
    <w:rsid w:val="00FB573B"/>
    <w:rsid w:val="00FB574F"/>
    <w:rsid w:val="00FB58A6"/>
    <w:rsid w:val="00FB5AEF"/>
    <w:rsid w:val="00FB5C62"/>
    <w:rsid w:val="00FB5EC7"/>
    <w:rsid w:val="00FB5ED4"/>
    <w:rsid w:val="00FB60F6"/>
    <w:rsid w:val="00FB63BC"/>
    <w:rsid w:val="00FB64BD"/>
    <w:rsid w:val="00FB65A1"/>
    <w:rsid w:val="00FB6631"/>
    <w:rsid w:val="00FB66DE"/>
    <w:rsid w:val="00FB6884"/>
    <w:rsid w:val="00FB6BA9"/>
    <w:rsid w:val="00FB6BBB"/>
    <w:rsid w:val="00FB6BE2"/>
    <w:rsid w:val="00FB6D89"/>
    <w:rsid w:val="00FB6D8B"/>
    <w:rsid w:val="00FB6E1F"/>
    <w:rsid w:val="00FB713C"/>
    <w:rsid w:val="00FB71A6"/>
    <w:rsid w:val="00FB721B"/>
    <w:rsid w:val="00FB7337"/>
    <w:rsid w:val="00FB7350"/>
    <w:rsid w:val="00FB7424"/>
    <w:rsid w:val="00FB743B"/>
    <w:rsid w:val="00FB750C"/>
    <w:rsid w:val="00FB755B"/>
    <w:rsid w:val="00FB75DA"/>
    <w:rsid w:val="00FB75F8"/>
    <w:rsid w:val="00FB77D4"/>
    <w:rsid w:val="00FB7956"/>
    <w:rsid w:val="00FB7A7E"/>
    <w:rsid w:val="00FB7B15"/>
    <w:rsid w:val="00FB7D79"/>
    <w:rsid w:val="00FB7D87"/>
    <w:rsid w:val="00FB7DB3"/>
    <w:rsid w:val="00FB7DD8"/>
    <w:rsid w:val="00FB7E9B"/>
    <w:rsid w:val="00FB7EA3"/>
    <w:rsid w:val="00FB7ED4"/>
    <w:rsid w:val="00FB7EF6"/>
    <w:rsid w:val="00FB7F21"/>
    <w:rsid w:val="00FC0115"/>
    <w:rsid w:val="00FC01FE"/>
    <w:rsid w:val="00FC0244"/>
    <w:rsid w:val="00FC0388"/>
    <w:rsid w:val="00FC04BD"/>
    <w:rsid w:val="00FC0650"/>
    <w:rsid w:val="00FC074E"/>
    <w:rsid w:val="00FC0929"/>
    <w:rsid w:val="00FC0B10"/>
    <w:rsid w:val="00FC0B1C"/>
    <w:rsid w:val="00FC0B8E"/>
    <w:rsid w:val="00FC0C30"/>
    <w:rsid w:val="00FC0CAA"/>
    <w:rsid w:val="00FC0D0B"/>
    <w:rsid w:val="00FC0D86"/>
    <w:rsid w:val="00FC0D91"/>
    <w:rsid w:val="00FC0DE0"/>
    <w:rsid w:val="00FC14B4"/>
    <w:rsid w:val="00FC154E"/>
    <w:rsid w:val="00FC15A7"/>
    <w:rsid w:val="00FC15C4"/>
    <w:rsid w:val="00FC1748"/>
    <w:rsid w:val="00FC18F7"/>
    <w:rsid w:val="00FC1AB9"/>
    <w:rsid w:val="00FC1ABA"/>
    <w:rsid w:val="00FC1B40"/>
    <w:rsid w:val="00FC1C26"/>
    <w:rsid w:val="00FC1C67"/>
    <w:rsid w:val="00FC1D00"/>
    <w:rsid w:val="00FC1DB9"/>
    <w:rsid w:val="00FC1E20"/>
    <w:rsid w:val="00FC1FCE"/>
    <w:rsid w:val="00FC203C"/>
    <w:rsid w:val="00FC21B2"/>
    <w:rsid w:val="00FC21B8"/>
    <w:rsid w:val="00FC21BA"/>
    <w:rsid w:val="00FC21E3"/>
    <w:rsid w:val="00FC2201"/>
    <w:rsid w:val="00FC2255"/>
    <w:rsid w:val="00FC22C1"/>
    <w:rsid w:val="00FC23B5"/>
    <w:rsid w:val="00FC23C5"/>
    <w:rsid w:val="00FC24FA"/>
    <w:rsid w:val="00FC251F"/>
    <w:rsid w:val="00FC258E"/>
    <w:rsid w:val="00FC27ED"/>
    <w:rsid w:val="00FC27EF"/>
    <w:rsid w:val="00FC2883"/>
    <w:rsid w:val="00FC28F1"/>
    <w:rsid w:val="00FC2944"/>
    <w:rsid w:val="00FC2BB6"/>
    <w:rsid w:val="00FC2BE4"/>
    <w:rsid w:val="00FC2C83"/>
    <w:rsid w:val="00FC2DE6"/>
    <w:rsid w:val="00FC2E97"/>
    <w:rsid w:val="00FC2ECA"/>
    <w:rsid w:val="00FC308D"/>
    <w:rsid w:val="00FC3114"/>
    <w:rsid w:val="00FC31D6"/>
    <w:rsid w:val="00FC31FA"/>
    <w:rsid w:val="00FC3213"/>
    <w:rsid w:val="00FC3292"/>
    <w:rsid w:val="00FC3342"/>
    <w:rsid w:val="00FC33B7"/>
    <w:rsid w:val="00FC3468"/>
    <w:rsid w:val="00FC34E6"/>
    <w:rsid w:val="00FC3512"/>
    <w:rsid w:val="00FC353D"/>
    <w:rsid w:val="00FC3637"/>
    <w:rsid w:val="00FC385D"/>
    <w:rsid w:val="00FC386F"/>
    <w:rsid w:val="00FC389B"/>
    <w:rsid w:val="00FC3938"/>
    <w:rsid w:val="00FC3A8C"/>
    <w:rsid w:val="00FC3B3D"/>
    <w:rsid w:val="00FC3CDD"/>
    <w:rsid w:val="00FC3ED0"/>
    <w:rsid w:val="00FC4336"/>
    <w:rsid w:val="00FC4414"/>
    <w:rsid w:val="00FC4428"/>
    <w:rsid w:val="00FC44D3"/>
    <w:rsid w:val="00FC45C6"/>
    <w:rsid w:val="00FC46AA"/>
    <w:rsid w:val="00FC46F6"/>
    <w:rsid w:val="00FC47B7"/>
    <w:rsid w:val="00FC480B"/>
    <w:rsid w:val="00FC48AF"/>
    <w:rsid w:val="00FC4901"/>
    <w:rsid w:val="00FC497E"/>
    <w:rsid w:val="00FC4CBB"/>
    <w:rsid w:val="00FC4D55"/>
    <w:rsid w:val="00FC4D83"/>
    <w:rsid w:val="00FC4D8D"/>
    <w:rsid w:val="00FC4D9B"/>
    <w:rsid w:val="00FC4E3C"/>
    <w:rsid w:val="00FC4F0A"/>
    <w:rsid w:val="00FC5018"/>
    <w:rsid w:val="00FC5261"/>
    <w:rsid w:val="00FC5367"/>
    <w:rsid w:val="00FC5371"/>
    <w:rsid w:val="00FC5500"/>
    <w:rsid w:val="00FC551E"/>
    <w:rsid w:val="00FC55CE"/>
    <w:rsid w:val="00FC5831"/>
    <w:rsid w:val="00FC5834"/>
    <w:rsid w:val="00FC5997"/>
    <w:rsid w:val="00FC5AA1"/>
    <w:rsid w:val="00FC5B3F"/>
    <w:rsid w:val="00FC5C9A"/>
    <w:rsid w:val="00FC5DE5"/>
    <w:rsid w:val="00FC5ECD"/>
    <w:rsid w:val="00FC5F45"/>
    <w:rsid w:val="00FC60CA"/>
    <w:rsid w:val="00FC60E3"/>
    <w:rsid w:val="00FC6134"/>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DF7"/>
    <w:rsid w:val="00FC6F04"/>
    <w:rsid w:val="00FC6FB9"/>
    <w:rsid w:val="00FC6FBA"/>
    <w:rsid w:val="00FC70BE"/>
    <w:rsid w:val="00FC7167"/>
    <w:rsid w:val="00FC71B3"/>
    <w:rsid w:val="00FC7485"/>
    <w:rsid w:val="00FC74E1"/>
    <w:rsid w:val="00FC75C8"/>
    <w:rsid w:val="00FC7603"/>
    <w:rsid w:val="00FC78BE"/>
    <w:rsid w:val="00FC79B7"/>
    <w:rsid w:val="00FC79BB"/>
    <w:rsid w:val="00FC79DC"/>
    <w:rsid w:val="00FC79E0"/>
    <w:rsid w:val="00FC7C3B"/>
    <w:rsid w:val="00FC7FA8"/>
    <w:rsid w:val="00FD0034"/>
    <w:rsid w:val="00FD005A"/>
    <w:rsid w:val="00FD0179"/>
    <w:rsid w:val="00FD02BC"/>
    <w:rsid w:val="00FD0399"/>
    <w:rsid w:val="00FD046A"/>
    <w:rsid w:val="00FD04C0"/>
    <w:rsid w:val="00FD050E"/>
    <w:rsid w:val="00FD056A"/>
    <w:rsid w:val="00FD08DC"/>
    <w:rsid w:val="00FD0948"/>
    <w:rsid w:val="00FD09DB"/>
    <w:rsid w:val="00FD0B38"/>
    <w:rsid w:val="00FD0C6E"/>
    <w:rsid w:val="00FD0CB5"/>
    <w:rsid w:val="00FD0EB4"/>
    <w:rsid w:val="00FD0F05"/>
    <w:rsid w:val="00FD0F65"/>
    <w:rsid w:val="00FD124B"/>
    <w:rsid w:val="00FD124C"/>
    <w:rsid w:val="00FD12CB"/>
    <w:rsid w:val="00FD1352"/>
    <w:rsid w:val="00FD136B"/>
    <w:rsid w:val="00FD142F"/>
    <w:rsid w:val="00FD1435"/>
    <w:rsid w:val="00FD14F2"/>
    <w:rsid w:val="00FD1849"/>
    <w:rsid w:val="00FD1950"/>
    <w:rsid w:val="00FD19D4"/>
    <w:rsid w:val="00FD1C0A"/>
    <w:rsid w:val="00FD1CAC"/>
    <w:rsid w:val="00FD1CE4"/>
    <w:rsid w:val="00FD1D5B"/>
    <w:rsid w:val="00FD1E85"/>
    <w:rsid w:val="00FD1E8A"/>
    <w:rsid w:val="00FD1E8E"/>
    <w:rsid w:val="00FD1FD9"/>
    <w:rsid w:val="00FD2343"/>
    <w:rsid w:val="00FD243A"/>
    <w:rsid w:val="00FD2688"/>
    <w:rsid w:val="00FD26CD"/>
    <w:rsid w:val="00FD2737"/>
    <w:rsid w:val="00FD2787"/>
    <w:rsid w:val="00FD2795"/>
    <w:rsid w:val="00FD2A48"/>
    <w:rsid w:val="00FD2ADE"/>
    <w:rsid w:val="00FD2AF1"/>
    <w:rsid w:val="00FD2C03"/>
    <w:rsid w:val="00FD2C34"/>
    <w:rsid w:val="00FD2C8C"/>
    <w:rsid w:val="00FD2CBD"/>
    <w:rsid w:val="00FD2DA8"/>
    <w:rsid w:val="00FD2DC6"/>
    <w:rsid w:val="00FD2EF0"/>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DF9"/>
    <w:rsid w:val="00FD3E8A"/>
    <w:rsid w:val="00FD3FD6"/>
    <w:rsid w:val="00FD4001"/>
    <w:rsid w:val="00FD406C"/>
    <w:rsid w:val="00FD407A"/>
    <w:rsid w:val="00FD427B"/>
    <w:rsid w:val="00FD431B"/>
    <w:rsid w:val="00FD43B4"/>
    <w:rsid w:val="00FD43D1"/>
    <w:rsid w:val="00FD4826"/>
    <w:rsid w:val="00FD485A"/>
    <w:rsid w:val="00FD4932"/>
    <w:rsid w:val="00FD49B8"/>
    <w:rsid w:val="00FD4B48"/>
    <w:rsid w:val="00FD4BB1"/>
    <w:rsid w:val="00FD4BB9"/>
    <w:rsid w:val="00FD4DE1"/>
    <w:rsid w:val="00FD4F69"/>
    <w:rsid w:val="00FD4F77"/>
    <w:rsid w:val="00FD50D1"/>
    <w:rsid w:val="00FD5134"/>
    <w:rsid w:val="00FD51BB"/>
    <w:rsid w:val="00FD53DA"/>
    <w:rsid w:val="00FD546B"/>
    <w:rsid w:val="00FD5551"/>
    <w:rsid w:val="00FD55E8"/>
    <w:rsid w:val="00FD5616"/>
    <w:rsid w:val="00FD57CB"/>
    <w:rsid w:val="00FD58F7"/>
    <w:rsid w:val="00FD5B1A"/>
    <w:rsid w:val="00FD5B44"/>
    <w:rsid w:val="00FD5C41"/>
    <w:rsid w:val="00FD5C4D"/>
    <w:rsid w:val="00FD60CA"/>
    <w:rsid w:val="00FD6220"/>
    <w:rsid w:val="00FD6322"/>
    <w:rsid w:val="00FD63D4"/>
    <w:rsid w:val="00FD641F"/>
    <w:rsid w:val="00FD6521"/>
    <w:rsid w:val="00FD6758"/>
    <w:rsid w:val="00FD67F5"/>
    <w:rsid w:val="00FD6872"/>
    <w:rsid w:val="00FD6978"/>
    <w:rsid w:val="00FD69FC"/>
    <w:rsid w:val="00FD6C91"/>
    <w:rsid w:val="00FD6E39"/>
    <w:rsid w:val="00FD6EA8"/>
    <w:rsid w:val="00FD6F83"/>
    <w:rsid w:val="00FD6FF9"/>
    <w:rsid w:val="00FD716C"/>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152"/>
    <w:rsid w:val="00FE0213"/>
    <w:rsid w:val="00FE0286"/>
    <w:rsid w:val="00FE02D8"/>
    <w:rsid w:val="00FE0477"/>
    <w:rsid w:val="00FE054D"/>
    <w:rsid w:val="00FE0768"/>
    <w:rsid w:val="00FE0972"/>
    <w:rsid w:val="00FE0993"/>
    <w:rsid w:val="00FE0B2A"/>
    <w:rsid w:val="00FE0C1D"/>
    <w:rsid w:val="00FE0C2D"/>
    <w:rsid w:val="00FE0DD8"/>
    <w:rsid w:val="00FE1087"/>
    <w:rsid w:val="00FE117E"/>
    <w:rsid w:val="00FE1212"/>
    <w:rsid w:val="00FE124F"/>
    <w:rsid w:val="00FE156E"/>
    <w:rsid w:val="00FE15DD"/>
    <w:rsid w:val="00FE19B1"/>
    <w:rsid w:val="00FE19BA"/>
    <w:rsid w:val="00FE1A82"/>
    <w:rsid w:val="00FE1C87"/>
    <w:rsid w:val="00FE1D30"/>
    <w:rsid w:val="00FE2000"/>
    <w:rsid w:val="00FE20E9"/>
    <w:rsid w:val="00FE23A7"/>
    <w:rsid w:val="00FE2413"/>
    <w:rsid w:val="00FE24EA"/>
    <w:rsid w:val="00FE2519"/>
    <w:rsid w:val="00FE252C"/>
    <w:rsid w:val="00FE259B"/>
    <w:rsid w:val="00FE25F7"/>
    <w:rsid w:val="00FE2747"/>
    <w:rsid w:val="00FE2862"/>
    <w:rsid w:val="00FE2A95"/>
    <w:rsid w:val="00FE2DAE"/>
    <w:rsid w:val="00FE2E39"/>
    <w:rsid w:val="00FE2E40"/>
    <w:rsid w:val="00FE2E46"/>
    <w:rsid w:val="00FE2F26"/>
    <w:rsid w:val="00FE311F"/>
    <w:rsid w:val="00FE3125"/>
    <w:rsid w:val="00FE32F3"/>
    <w:rsid w:val="00FE3474"/>
    <w:rsid w:val="00FE350A"/>
    <w:rsid w:val="00FE353A"/>
    <w:rsid w:val="00FE363B"/>
    <w:rsid w:val="00FE366D"/>
    <w:rsid w:val="00FE3937"/>
    <w:rsid w:val="00FE3AFB"/>
    <w:rsid w:val="00FE3B05"/>
    <w:rsid w:val="00FE3D34"/>
    <w:rsid w:val="00FE3D6E"/>
    <w:rsid w:val="00FE3DB7"/>
    <w:rsid w:val="00FE3F02"/>
    <w:rsid w:val="00FE417A"/>
    <w:rsid w:val="00FE41DE"/>
    <w:rsid w:val="00FE42A7"/>
    <w:rsid w:val="00FE4397"/>
    <w:rsid w:val="00FE451F"/>
    <w:rsid w:val="00FE456B"/>
    <w:rsid w:val="00FE4736"/>
    <w:rsid w:val="00FE47B0"/>
    <w:rsid w:val="00FE48DA"/>
    <w:rsid w:val="00FE4961"/>
    <w:rsid w:val="00FE4AAF"/>
    <w:rsid w:val="00FE4C7E"/>
    <w:rsid w:val="00FE4CA8"/>
    <w:rsid w:val="00FE4D37"/>
    <w:rsid w:val="00FE4D6C"/>
    <w:rsid w:val="00FE4D9D"/>
    <w:rsid w:val="00FE4F88"/>
    <w:rsid w:val="00FE5060"/>
    <w:rsid w:val="00FE506A"/>
    <w:rsid w:val="00FE508B"/>
    <w:rsid w:val="00FE50A3"/>
    <w:rsid w:val="00FE5105"/>
    <w:rsid w:val="00FE5145"/>
    <w:rsid w:val="00FE5232"/>
    <w:rsid w:val="00FE527B"/>
    <w:rsid w:val="00FE52C9"/>
    <w:rsid w:val="00FE5301"/>
    <w:rsid w:val="00FE5420"/>
    <w:rsid w:val="00FE5543"/>
    <w:rsid w:val="00FE5683"/>
    <w:rsid w:val="00FE577E"/>
    <w:rsid w:val="00FE583D"/>
    <w:rsid w:val="00FE58F0"/>
    <w:rsid w:val="00FE5AE5"/>
    <w:rsid w:val="00FE5B2C"/>
    <w:rsid w:val="00FE5B8F"/>
    <w:rsid w:val="00FE5B9E"/>
    <w:rsid w:val="00FE5E4A"/>
    <w:rsid w:val="00FE6144"/>
    <w:rsid w:val="00FE63FC"/>
    <w:rsid w:val="00FE6457"/>
    <w:rsid w:val="00FE69E6"/>
    <w:rsid w:val="00FE6A4D"/>
    <w:rsid w:val="00FE6B8A"/>
    <w:rsid w:val="00FE6CBE"/>
    <w:rsid w:val="00FE6CD1"/>
    <w:rsid w:val="00FE6CDA"/>
    <w:rsid w:val="00FE6FF3"/>
    <w:rsid w:val="00FE726C"/>
    <w:rsid w:val="00FE72C1"/>
    <w:rsid w:val="00FE743C"/>
    <w:rsid w:val="00FE748E"/>
    <w:rsid w:val="00FE74BD"/>
    <w:rsid w:val="00FE76A4"/>
    <w:rsid w:val="00FE77C1"/>
    <w:rsid w:val="00FE782D"/>
    <w:rsid w:val="00FE7868"/>
    <w:rsid w:val="00FE7BF5"/>
    <w:rsid w:val="00FE7C74"/>
    <w:rsid w:val="00FE7D10"/>
    <w:rsid w:val="00FE7E4D"/>
    <w:rsid w:val="00FE7EE4"/>
    <w:rsid w:val="00FF0163"/>
    <w:rsid w:val="00FF026A"/>
    <w:rsid w:val="00FF02B0"/>
    <w:rsid w:val="00FF0455"/>
    <w:rsid w:val="00FF064C"/>
    <w:rsid w:val="00FF0882"/>
    <w:rsid w:val="00FF08F1"/>
    <w:rsid w:val="00FF092A"/>
    <w:rsid w:val="00FF0943"/>
    <w:rsid w:val="00FF0B92"/>
    <w:rsid w:val="00FF0BE6"/>
    <w:rsid w:val="00FF0D5F"/>
    <w:rsid w:val="00FF0DD7"/>
    <w:rsid w:val="00FF0DFD"/>
    <w:rsid w:val="00FF0E0A"/>
    <w:rsid w:val="00FF0E1F"/>
    <w:rsid w:val="00FF0E7C"/>
    <w:rsid w:val="00FF0F04"/>
    <w:rsid w:val="00FF0FFA"/>
    <w:rsid w:val="00FF111D"/>
    <w:rsid w:val="00FF1166"/>
    <w:rsid w:val="00FF1180"/>
    <w:rsid w:val="00FF12F9"/>
    <w:rsid w:val="00FF13D9"/>
    <w:rsid w:val="00FF1462"/>
    <w:rsid w:val="00FF14A1"/>
    <w:rsid w:val="00FF14EC"/>
    <w:rsid w:val="00FF1588"/>
    <w:rsid w:val="00FF1649"/>
    <w:rsid w:val="00FF166D"/>
    <w:rsid w:val="00FF16FE"/>
    <w:rsid w:val="00FF17FE"/>
    <w:rsid w:val="00FF18B8"/>
    <w:rsid w:val="00FF18C2"/>
    <w:rsid w:val="00FF1946"/>
    <w:rsid w:val="00FF197F"/>
    <w:rsid w:val="00FF1A5C"/>
    <w:rsid w:val="00FF1D4A"/>
    <w:rsid w:val="00FF1F67"/>
    <w:rsid w:val="00FF201C"/>
    <w:rsid w:val="00FF21A5"/>
    <w:rsid w:val="00FF2210"/>
    <w:rsid w:val="00FF2242"/>
    <w:rsid w:val="00FF224D"/>
    <w:rsid w:val="00FF22BA"/>
    <w:rsid w:val="00FF23B7"/>
    <w:rsid w:val="00FF25B0"/>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3E"/>
    <w:rsid w:val="00FF3E4F"/>
    <w:rsid w:val="00FF40AE"/>
    <w:rsid w:val="00FF4138"/>
    <w:rsid w:val="00FF42E3"/>
    <w:rsid w:val="00FF42FF"/>
    <w:rsid w:val="00FF4405"/>
    <w:rsid w:val="00FF440A"/>
    <w:rsid w:val="00FF446E"/>
    <w:rsid w:val="00FF47B0"/>
    <w:rsid w:val="00FF4823"/>
    <w:rsid w:val="00FF489E"/>
    <w:rsid w:val="00FF492F"/>
    <w:rsid w:val="00FF49B7"/>
    <w:rsid w:val="00FF49F7"/>
    <w:rsid w:val="00FF4CC3"/>
    <w:rsid w:val="00FF4ECD"/>
    <w:rsid w:val="00FF4FC5"/>
    <w:rsid w:val="00FF508C"/>
    <w:rsid w:val="00FF50EA"/>
    <w:rsid w:val="00FF5132"/>
    <w:rsid w:val="00FF5135"/>
    <w:rsid w:val="00FF52E9"/>
    <w:rsid w:val="00FF5343"/>
    <w:rsid w:val="00FF5481"/>
    <w:rsid w:val="00FF553A"/>
    <w:rsid w:val="00FF5582"/>
    <w:rsid w:val="00FF5767"/>
    <w:rsid w:val="00FF57BA"/>
    <w:rsid w:val="00FF5805"/>
    <w:rsid w:val="00FF5858"/>
    <w:rsid w:val="00FF5BB9"/>
    <w:rsid w:val="00FF5C4B"/>
    <w:rsid w:val="00FF5E9C"/>
    <w:rsid w:val="00FF5F19"/>
    <w:rsid w:val="00FF60A6"/>
    <w:rsid w:val="00FF60B2"/>
    <w:rsid w:val="00FF63E5"/>
    <w:rsid w:val="00FF65E8"/>
    <w:rsid w:val="00FF6646"/>
    <w:rsid w:val="00FF66E2"/>
    <w:rsid w:val="00FF6787"/>
    <w:rsid w:val="00FF6960"/>
    <w:rsid w:val="00FF6ACA"/>
    <w:rsid w:val="00FF6C23"/>
    <w:rsid w:val="00FF6C7E"/>
    <w:rsid w:val="00FF6D32"/>
    <w:rsid w:val="00FF6E8C"/>
    <w:rsid w:val="00FF6F5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995D6"/>
  <w15:docId w15:val="{5AE500BA-91E9-48DE-B16C-74C26F78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qFormat="1"/>
    <w:lsdException w:name="footer" w:qFormat="1"/>
    <w:lsdException w:name="index heading" w:qFormat="1"/>
    <w:lsdException w:name="caption" w:uiPriority="99" w:qFormat="1"/>
    <w:lsdException w:name="table of figures" w:uiPriority="99" w:qFormat="1"/>
    <w:lsdException w:name="envelope address" w:qFormat="1"/>
    <w:lsdException w:name="envelope return" w:qFormat="1"/>
    <w:lsdException w:name="footnote reference" w:qFormat="1"/>
    <w:lsdException w:name="annotation reference" w:uiPriority="99" w:qFormat="1"/>
    <w:lsdException w:name="page number"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uiPriority="99" w:qFormat="1"/>
    <w:lsdException w:name="List 4" w:qFormat="1"/>
    <w:lsdException w:name="List 5" w:qFormat="1"/>
    <w:lsdException w:name="List Bullet 2" w:uiPriority="99"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99" w:qFormat="1"/>
    <w:lsdException w:name="Closing" w:uiPriority="99" w:qFormat="1"/>
    <w:lsdException w:name="Signature" w:qFormat="1"/>
    <w:lsdException w:name="Body Text" w:uiPriority="99"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uiPriority="99" w:qFormat="1"/>
    <w:lsdException w:name="Body Text 2" w:qFormat="1"/>
    <w:lsdException w:name="Body Text 3" w:uiPriority="99" w:qFormat="1"/>
    <w:lsdException w:name="Body Text Indent 2" w:uiPriority="99" w:qFormat="1"/>
    <w:lsdException w:name="Body Text Indent 3" w:qFormat="1"/>
    <w:lsdException w:name="Block Text" w:qFormat="1"/>
    <w:lsdException w:name="Hyperlink" w:uiPriority="99" w:qFormat="1"/>
    <w:lsdException w:name="FollowedHyperlink" w:qFormat="1"/>
    <w:lsdException w:name="Strong" w:uiPriority="22" w:qFormat="1"/>
    <w:lsdException w:name="Emphasis" w:qFormat="1"/>
    <w:lsdException w:name="Document Map" w:qFormat="1"/>
    <w:lsdException w:name="Plain Text" w:uiPriority="99" w:qFormat="1"/>
    <w:lsdException w:name="E-mail Signature" w:qFormat="1"/>
    <w:lsdException w:name="HTML Top of Form" w:uiPriority="99"/>
    <w:lsdException w:name="HTML Bottom of Form" w:uiPriority="99"/>
    <w:lsdException w:name="Normal (Web)" w:uiPriority="99" w:qFormat="1"/>
    <w:lsdException w:name="HTML Address" w:qFormat="1"/>
    <w:lsdException w:name="HTML Code" w:uiPriority="99" w:qFormat="1"/>
    <w:lsdException w:name="HTML Preformatted" w:semiHidden="1" w:unhideWhenUsed="1" w:qFormat="1"/>
    <w:lsdException w:name="HTML Typewriter" w:semiHidden="1" w:unhideWhenUsed="1"/>
    <w:lsdException w:name="Normal Table" w:semiHidden="1" w:unhideWhenUsed="1"/>
    <w:lsdException w:name="annotation subject"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4AF4"/>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Heading 2 3GPP,제목 2,heading 2,Sub-section,Heading Two,l2,Head"/>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uiPriority w:val="9"/>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aliases w:val="st,h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acronym"/>
    <w:basedOn w:val="Normal"/>
    <w:next w:val="Normal"/>
    <w:link w:val="Heading8Char"/>
    <w:uiPriority w:val="9"/>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appendix"/>
    <w:basedOn w:val="Normal"/>
    <w:next w:val="Normal"/>
    <w:link w:val="Heading9Char"/>
    <w:uiPriority w:val="9"/>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qFormat/>
    <w:rsid w:val="00A03C5E"/>
    <w:rPr>
      <w:rFonts w:ascii="Arial" w:hAnsi="Arial" w:cs="Arial"/>
      <w:b/>
      <w:bCs/>
      <w:szCs w:val="26"/>
      <w:lang w:eastAsia="en-US"/>
    </w:rPr>
  </w:style>
  <w:style w:type="paragraph" w:customStyle="1" w:styleId="TdocHeader2">
    <w:name w:val="Tdoc_Header_2"/>
    <w:basedOn w:val="Normal"/>
    <w:qFormat/>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qFormat/>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
    <w:basedOn w:val="Normal"/>
    <w:link w:val="BodyTextChar"/>
    <w:uiPriority w:val="99"/>
    <w:qFormat/>
    <w:pPr>
      <w:spacing w:after="120"/>
      <w:jc w:val="both"/>
    </w:pPr>
  </w:style>
  <w:style w:type="paragraph" w:customStyle="1" w:styleId="TdocHeader1">
    <w:name w:val="Tdoc_Header_1"/>
    <w:basedOn w:val="Header"/>
    <w:qFormat/>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qFormat/>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qFormat/>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qFormat/>
    <w:pPr>
      <w:jc w:val="both"/>
    </w:pPr>
    <w:rPr>
      <w:szCs w:val="20"/>
      <w:lang w:val="en-US"/>
    </w:rPr>
  </w:style>
  <w:style w:type="paragraph" w:styleId="DocumentMap">
    <w:name w:val="Document Map"/>
    <w:basedOn w:val="Normal"/>
    <w:link w:val="DocumentMapChar"/>
    <w:qFormat/>
    <w:pPr>
      <w:shd w:val="clear" w:color="auto" w:fill="000080"/>
    </w:pPr>
    <w:rPr>
      <w:rFonts w:ascii="Tahoma" w:hAnsi="Tahoma" w:cs="Tahoma"/>
    </w:rPr>
  </w:style>
  <w:style w:type="paragraph" w:customStyle="1" w:styleId="TdocHeading2">
    <w:name w:val="Tdoc_Heading_2"/>
    <w:basedOn w:val="Normal"/>
    <w:qFormat/>
  </w:style>
  <w:style w:type="character" w:styleId="Hyperlink">
    <w:name w:val="Hyperlink"/>
    <w:uiPriority w:val="99"/>
    <w:qFormat/>
    <w:rPr>
      <w:color w:val="0000FF"/>
      <w:u w:val="single"/>
    </w:rPr>
  </w:style>
  <w:style w:type="character" w:styleId="FollowedHyperlink">
    <w:name w:val="FollowedHyperlink"/>
    <w:qFormat/>
    <w:rsid w:val="00E10770"/>
    <w:rPr>
      <w:color w:val="0000FF"/>
      <w:u w:val="single"/>
    </w:rPr>
  </w:style>
  <w:style w:type="paragraph" w:styleId="BalloonText">
    <w:name w:val="Balloon Text"/>
    <w:basedOn w:val="Normal"/>
    <w:link w:val="BalloonTextChar"/>
    <w:qFormat/>
    <w:rPr>
      <w:rFonts w:ascii="Tahoma" w:hAnsi="Tahoma" w:cs="Tahoma"/>
      <w:sz w:val="16"/>
      <w:szCs w:val="16"/>
    </w:rPr>
  </w:style>
  <w:style w:type="paragraph" w:customStyle="1" w:styleId="NO">
    <w:name w:val="NO"/>
    <w:basedOn w:val="Normal"/>
    <w:link w:val="NOChar"/>
    <w:qFormat/>
    <w:rsid w:val="00663BC6"/>
    <w:pPr>
      <w:keepLines/>
      <w:ind w:left="1135" w:hanging="851"/>
    </w:pPr>
    <w:rPr>
      <w:rFonts w:ascii="Times New Roman" w:hAnsi="Times New Roman"/>
      <w:sz w:val="24"/>
      <w:szCs w:val="20"/>
    </w:rPr>
  </w:style>
  <w:style w:type="paragraph" w:customStyle="1" w:styleId="h1">
    <w:name w:val="h1"/>
    <w:basedOn w:val="Normal"/>
    <w:qFormat/>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uiPriority w:val="99"/>
    <w:qFormat/>
    <w:rsid w:val="00F45790"/>
    <w:rPr>
      <w:sz w:val="16"/>
      <w:szCs w:val="16"/>
    </w:rPr>
  </w:style>
  <w:style w:type="paragraph" w:styleId="CommentText">
    <w:name w:val="annotation text"/>
    <w:basedOn w:val="Normal"/>
    <w:link w:val="CommentTextChar"/>
    <w:uiPriority w:val="99"/>
    <w:qFormat/>
    <w:rsid w:val="00F45790"/>
    <w:rPr>
      <w:szCs w:val="20"/>
    </w:rPr>
  </w:style>
  <w:style w:type="paragraph" w:styleId="CommentSubject">
    <w:name w:val="annotation subject"/>
    <w:basedOn w:val="CommentText"/>
    <w:next w:val="CommentText"/>
    <w:link w:val="CommentSubjectChar"/>
    <w:qFormat/>
    <w:rsid w:val="00F45790"/>
    <w:rPr>
      <w:b/>
      <w:bCs/>
    </w:rPr>
  </w:style>
  <w:style w:type="paragraph" w:customStyle="1" w:styleId="CharChar1CharCharCharCharCharCharCharCharCharCharCharCharCharCharChar">
    <w:name w:val="Char Char1 Char Char Char Char Char Char Char Char Char Char Char Char Char Char Char"/>
    <w:semiHidden/>
    <w:qFormat/>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qFormat/>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qFormat/>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Normal"/>
    <w:link w:val="FooterChar"/>
    <w:qFormat/>
    <w:rsid w:val="00666408"/>
    <w:pPr>
      <w:tabs>
        <w:tab w:val="center" w:pos="4153"/>
        <w:tab w:val="right" w:pos="8306"/>
      </w:tabs>
    </w:pPr>
  </w:style>
  <w:style w:type="paragraph" w:styleId="TOC1">
    <w:name w:val="toc 1"/>
    <w:aliases w:val="Observation TOC2"/>
    <w:basedOn w:val="Normal"/>
    <w:next w:val="Normal"/>
    <w:autoRedefine/>
    <w:uiPriority w:val="39"/>
    <w:qFormat/>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qFormat/>
    <w:rsid w:val="00666408"/>
    <w:pPr>
      <w:ind w:left="200"/>
    </w:pPr>
    <w:rPr>
      <w:rFonts w:asciiTheme="minorHAnsi" w:hAnsiTheme="minorHAnsi" w:cstheme="minorHAnsi"/>
      <w:smallCaps/>
      <w:szCs w:val="20"/>
    </w:rPr>
  </w:style>
  <w:style w:type="paragraph" w:styleId="TOC3">
    <w:name w:val="toc 3"/>
    <w:basedOn w:val="Normal"/>
    <w:next w:val="Normal"/>
    <w:autoRedefine/>
    <w:uiPriority w:val="39"/>
    <w:qFormat/>
    <w:rsid w:val="00666408"/>
    <w:pPr>
      <w:ind w:left="400"/>
    </w:pPr>
    <w:rPr>
      <w:rFonts w:asciiTheme="minorHAnsi" w:hAnsiTheme="minorHAnsi" w:cstheme="minorHAnsi"/>
      <w:i/>
      <w:iCs/>
      <w:szCs w:val="20"/>
    </w:rPr>
  </w:style>
  <w:style w:type="paragraph" w:styleId="TOC4">
    <w:name w:val="toc 4"/>
    <w:basedOn w:val="Normal"/>
    <w:next w:val="Normal"/>
    <w:autoRedefine/>
    <w:uiPriority w:val="39"/>
    <w:qFormat/>
    <w:rsid w:val="00666408"/>
    <w:pPr>
      <w:ind w:left="600"/>
    </w:pPr>
    <w:rPr>
      <w:rFonts w:asciiTheme="minorHAnsi" w:hAnsiTheme="minorHAnsi" w:cstheme="minorHAnsi"/>
      <w:sz w:val="18"/>
      <w:szCs w:val="18"/>
    </w:rPr>
  </w:style>
  <w:style w:type="paragraph" w:styleId="TOC5">
    <w:name w:val="toc 5"/>
    <w:basedOn w:val="Normal"/>
    <w:next w:val="Normal"/>
    <w:autoRedefine/>
    <w:uiPriority w:val="39"/>
    <w:qFormat/>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qFormat/>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uiPriority w:val="99"/>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qFormat/>
    <w:rsid w:val="00A6329A"/>
    <w:rPr>
      <w:rFonts w:ascii="Arial" w:eastAsia="Malgun Gothic" w:hAnsi="Arial"/>
      <w:lang w:val="en-GB" w:eastAsia="en-US" w:bidi="ar-SA"/>
    </w:rPr>
  </w:style>
  <w:style w:type="character" w:customStyle="1" w:styleId="a5">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qFormat/>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列,P,列表段,列出,목"/>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qFormat/>
    <w:rsid w:val="00224562"/>
    <w:pPr>
      <w:numPr>
        <w:numId w:val="5"/>
      </w:numPr>
      <w:tabs>
        <w:tab w:val="num" w:pos="0"/>
      </w:tabs>
      <w:spacing w:after="100" w:afterAutospacing="1"/>
      <w:ind w:left="0"/>
      <w:contextualSpacing/>
    </w:pPr>
    <w:rPr>
      <w:rFonts w:ascii="Times New Roman" w:eastAsia="Times New Roman" w:hAnsi="Times New Roman"/>
      <w:sz w:val="22"/>
      <w:lang w:val="en-US" w:eastAsia="ko-KR"/>
    </w:rPr>
  </w:style>
  <w:style w:type="character" w:customStyle="1" w:styleId="StatementBodyChar">
    <w:name w:val="Statement Body Char"/>
    <w:link w:val="StatementBody"/>
    <w:qFormat/>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qFormat/>
    <w:rsid w:val="004007DC"/>
    <w:rPr>
      <w:rFonts w:eastAsia="MS Gothic"/>
      <w:sz w:val="24"/>
      <w:lang w:val="x-none" w:eastAsia="x-none"/>
    </w:rPr>
  </w:style>
  <w:style w:type="paragraph" w:customStyle="1" w:styleId="References">
    <w:name w:val="References"/>
    <w:basedOn w:val="Normal"/>
    <w:qFormat/>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uiPriority w:val="99"/>
    <w:qFormat/>
    <w:rsid w:val="00CA4C32"/>
    <w:pPr>
      <w:keepNext/>
      <w:numPr>
        <w:numId w:val="7"/>
      </w:numPr>
      <w:tabs>
        <w:tab w:val="clear" w:pos="851"/>
      </w:tabs>
      <w:autoSpaceDE w:val="0"/>
      <w:autoSpaceDN w:val="0"/>
      <w:adjustRightInd w:val="0"/>
      <w:spacing w:before="60" w:after="60"/>
      <w:ind w:left="720" w:hanging="360"/>
      <w:jc w:val="both"/>
    </w:pPr>
    <w:rPr>
      <w:rFonts w:ascii="Arial" w:eastAsia="SimSun" w:hAnsi="Arial" w:cs="Arial"/>
      <w:color w:val="0000FF"/>
      <w:kern w:val="2"/>
      <w:lang w:val="en-US" w:eastAsia="zh-CN"/>
    </w:rPr>
  </w:style>
  <w:style w:type="paragraph" w:customStyle="1" w:styleId="a6">
    <w:name w:val="목록 단락"/>
    <w:aliases w:val="numbered,목록"/>
    <w:basedOn w:val="Normal"/>
    <w:uiPriority w:val="34"/>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qForma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qFormat/>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qForma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qFormat/>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0">
    <w:name w:val="LGTdoc_본문"/>
    <w:basedOn w:val="Normal"/>
    <w:link w:val="LGTdocChar"/>
    <w:qFormat/>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link w:val="LGTdoc1Char"/>
    <w:qFormat/>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7">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qFormat/>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qForma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qFormat/>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qFormat/>
    <w:locked/>
    <w:rsid w:val="005B611D"/>
    <w:rPr>
      <w:rFonts w:ascii="Arial" w:eastAsia="SimSun" w:hAnsi="Arial"/>
      <w:lang w:val="en-GB" w:eastAsia="en-US" w:bidi="ar-SA"/>
    </w:rPr>
  </w:style>
  <w:style w:type="paragraph" w:styleId="PlainText">
    <w:name w:val="Plain Text"/>
    <w:basedOn w:val="Normal"/>
    <w:link w:val="PlainTextChar"/>
    <w:uiPriority w:val="99"/>
    <w:unhideWhenUsed/>
    <w:qFormat/>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qFormat/>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qFormat/>
    <w:rsid w:val="00CE4CE8"/>
    <w:pPr>
      <w:ind w:left="1000"/>
    </w:pPr>
    <w:rPr>
      <w:rFonts w:asciiTheme="minorHAnsi" w:hAnsiTheme="minorHAnsi" w:cstheme="minorHAnsi"/>
      <w:sz w:val="18"/>
      <w:szCs w:val="18"/>
    </w:rPr>
  </w:style>
  <w:style w:type="paragraph" w:styleId="TOC7">
    <w:name w:val="toc 7"/>
    <w:basedOn w:val="Normal"/>
    <w:next w:val="Normal"/>
    <w:autoRedefine/>
    <w:uiPriority w:val="39"/>
    <w:qFormat/>
    <w:rsid w:val="00CE4CE8"/>
    <w:pPr>
      <w:ind w:left="1200"/>
    </w:pPr>
    <w:rPr>
      <w:rFonts w:asciiTheme="minorHAnsi" w:hAnsiTheme="minorHAnsi" w:cstheme="minorHAnsi"/>
      <w:sz w:val="18"/>
      <w:szCs w:val="18"/>
    </w:rPr>
  </w:style>
  <w:style w:type="paragraph" w:styleId="TOC8">
    <w:name w:val="toc 8"/>
    <w:basedOn w:val="Normal"/>
    <w:next w:val="Normal"/>
    <w:autoRedefine/>
    <w:uiPriority w:val="39"/>
    <w:qFormat/>
    <w:rsid w:val="00CE4CE8"/>
    <w:pPr>
      <w:ind w:left="1400"/>
    </w:pPr>
    <w:rPr>
      <w:rFonts w:asciiTheme="minorHAnsi" w:hAnsiTheme="minorHAnsi" w:cstheme="minorHAnsi"/>
      <w:sz w:val="18"/>
      <w:szCs w:val="18"/>
    </w:rPr>
  </w:style>
  <w:style w:type="paragraph" w:styleId="TOC9">
    <w:name w:val="toc 9"/>
    <w:basedOn w:val="Normal"/>
    <w:next w:val="Normal"/>
    <w:autoRedefine/>
    <w:uiPriority w:val="39"/>
    <w:qFormat/>
    <w:rsid w:val="00CE4CE8"/>
    <w:pPr>
      <w:ind w:left="1600"/>
    </w:pPr>
    <w:rPr>
      <w:rFonts w:asciiTheme="minorHAnsi" w:hAnsiTheme="minorHAnsi" w:cstheme="minorHAnsi"/>
      <w:sz w:val="18"/>
      <w:szCs w:val="18"/>
    </w:rPr>
  </w:style>
  <w:style w:type="table" w:styleId="TableGrid">
    <w:name w:val="Table Grid"/>
    <w:aliases w:val="TableGrid,网格型,ST Table,Check(v),Table-Text,x Tableau page de garde,表（文字列）,SGS Table Basic 1"/>
    <w:basedOn w:val="TableNormal"/>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qFormat/>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qFormat/>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qFormat/>
    <w:rsid w:val="00EC7122"/>
    <w:pPr>
      <w:ind w:left="566" w:hanging="283"/>
    </w:pPr>
  </w:style>
  <w:style w:type="character" w:customStyle="1" w:styleId="Alcatel-Lucent-4">
    <w:name w:val="Alcatel-Lucent-4"/>
    <w:semiHidden/>
    <w:qFormat/>
    <w:rsid w:val="00EC7122"/>
    <w:rPr>
      <w:rFonts w:ascii="Arial" w:hAnsi="Arial" w:cs="Arial"/>
      <w:color w:val="auto"/>
      <w:sz w:val="20"/>
      <w:szCs w:val="20"/>
    </w:rPr>
  </w:style>
  <w:style w:type="paragraph" w:customStyle="1" w:styleId="ZchnZchn">
    <w:name w:val="Zchn Zchn"/>
    <w:qFormat/>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paragraph" w:customStyle="1" w:styleId="EQ">
    <w:name w:val="EQ"/>
    <w:basedOn w:val="Normal"/>
    <w:next w:val="Normal"/>
    <w:link w:val="EQChar"/>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qFormat/>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uiPriority w:val="99"/>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8">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qFormat/>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uiPriority w:val="9"/>
    <w:qFormat/>
    <w:rsid w:val="00FD1435"/>
    <w:rPr>
      <w:rFonts w:ascii="Arial" w:hAnsi="Arial" w:cs="Arial"/>
      <w:b/>
      <w:iCs/>
      <w:sz w:val="18"/>
      <w:szCs w:val="26"/>
      <w:lang w:eastAsia="en-US"/>
    </w:rPr>
  </w:style>
  <w:style w:type="character" w:customStyle="1" w:styleId="NOChar">
    <w:name w:val="NO Char"/>
    <w:link w:val="NO"/>
    <w:uiPriority w:val="99"/>
    <w:qFormat/>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uiPriority w:val="99"/>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2,?? ?? Char2,????? Char2,???? Char2,Lista1 Char2,列出段落 Char1,中等深浅网格 1 - 着色 21 Char1,列表段落 Char,¥¡¡¡¡ì¬º¥¹¥È¶ÎÂä Char1,ÁÐ³ö¶ÎÂä Char1,¥ê¥¹¥È¶ÎÂä Char1,列表段落1 Char1,—ño’i—Ž Char,1st level - Bullet List Paragraph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uiPriority w:val="99"/>
    <w:qFormat/>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uiPriority w:val="99"/>
    <w:qForma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qFormat/>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qFormat/>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uiPriority w:val="99"/>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qFormat/>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R2 Ch"/>
    <w:basedOn w:val="DefaultParagraphFont"/>
    <w:uiPriority w:val="9"/>
    <w:qForma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qForma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qFormat/>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qFormat/>
    <w:locked/>
    <w:rsid w:val="00B87025"/>
    <w:rPr>
      <w:rFonts w:eastAsia="Times New Roman"/>
      <w:sz w:val="24"/>
      <w:lang w:eastAsia="en-US"/>
    </w:rPr>
  </w:style>
  <w:style w:type="paragraph" w:customStyle="1" w:styleId="a9">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qFormat/>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qFormat/>
    <w:rsid w:val="009E7CEA"/>
    <w:rPr>
      <w:b/>
      <w:bCs/>
      <w:sz w:val="22"/>
      <w:szCs w:val="22"/>
      <w:lang w:eastAsia="en-US"/>
    </w:rPr>
  </w:style>
  <w:style w:type="character" w:customStyle="1" w:styleId="Heading7Char">
    <w:name w:val="Heading 7 Char"/>
    <w:aliases w:val="st Char,h7 Char"/>
    <w:link w:val="Heading7"/>
    <w:uiPriority w:val="9"/>
    <w:qFormat/>
    <w:rsid w:val="009E7CEA"/>
    <w:rPr>
      <w:sz w:val="24"/>
      <w:szCs w:val="24"/>
      <w:lang w:eastAsia="en-US"/>
    </w:rPr>
  </w:style>
  <w:style w:type="character" w:customStyle="1" w:styleId="Heading8Char">
    <w:name w:val="Heading 8 Char"/>
    <w:aliases w:val="Table Heading Char,标题 8 Char,acronym Char"/>
    <w:link w:val="Heading8"/>
    <w:uiPriority w:val="9"/>
    <w:qFormat/>
    <w:rsid w:val="009E7CEA"/>
    <w:rPr>
      <w:i/>
      <w:iCs/>
      <w:sz w:val="24"/>
      <w:szCs w:val="24"/>
      <w:lang w:eastAsia="en-US"/>
    </w:rPr>
  </w:style>
  <w:style w:type="character" w:customStyle="1" w:styleId="Heading9Char">
    <w:name w:val="Heading 9 Char"/>
    <w:aliases w:val="Figure Heading Char,FH Char,标题 9 Char,appendix Char"/>
    <w:link w:val="Heading9"/>
    <w:uiPriority w:val="9"/>
    <w:qFormat/>
    <w:rsid w:val="009E7CEA"/>
    <w:rPr>
      <w:rFonts w:ascii="Arial" w:hAnsi="Arial" w:cs="Arial"/>
      <w:sz w:val="22"/>
      <w:szCs w:val="22"/>
      <w:lang w:eastAsia="en-US"/>
    </w:rPr>
  </w:style>
  <w:style w:type="character" w:customStyle="1" w:styleId="DocumentMapChar">
    <w:name w:val="Document Map Char"/>
    <w:link w:val="DocumentMap"/>
    <w:qFormat/>
    <w:rsid w:val="009E7CEA"/>
    <w:rPr>
      <w:rFonts w:ascii="Tahoma" w:hAnsi="Tahoma" w:cs="Tahoma"/>
      <w:szCs w:val="24"/>
      <w:shd w:val="clear" w:color="auto" w:fill="000080"/>
      <w:lang w:eastAsia="en-US"/>
    </w:rPr>
  </w:style>
  <w:style w:type="character" w:customStyle="1" w:styleId="BalloonTextChar">
    <w:name w:val="Balloon Text Char"/>
    <w:link w:val="BalloonText"/>
    <w:qFormat/>
    <w:rsid w:val="009E7CEA"/>
    <w:rPr>
      <w:rFonts w:ascii="Tahoma" w:hAnsi="Tahoma" w:cs="Tahoma"/>
      <w:sz w:val="16"/>
      <w:szCs w:val="16"/>
      <w:lang w:eastAsia="en-US"/>
    </w:rPr>
  </w:style>
  <w:style w:type="character" w:customStyle="1" w:styleId="DateChar">
    <w:name w:val="Date Char"/>
    <w:link w:val="Date"/>
    <w:qFormat/>
    <w:rsid w:val="009E7CEA"/>
    <w:rPr>
      <w:rFonts w:ascii="Times" w:hAnsi="Times"/>
      <w:szCs w:val="24"/>
      <w:lang w:eastAsia="en-US"/>
    </w:rPr>
  </w:style>
  <w:style w:type="character" w:customStyle="1" w:styleId="CommentSubjectChar">
    <w:name w:val="Comment Subject Char"/>
    <w:link w:val="CommentSubject"/>
    <w:qForma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qFormat/>
    <w:rsid w:val="009E7CEA"/>
    <w:pPr>
      <w:tabs>
        <w:tab w:val="num" w:pos="1152"/>
      </w:tabs>
    </w:pPr>
    <w:rPr>
      <w:rFonts w:eastAsia="MS PGothic" w:cs="Times"/>
      <w:szCs w:val="20"/>
      <w:lang w:val="en-US" w:eastAsia="ja-JP"/>
    </w:rPr>
  </w:style>
  <w:style w:type="paragraph" w:customStyle="1" w:styleId="7">
    <w:name w:val="标题 7"/>
    <w:basedOn w:val="Normal"/>
    <w:qFormat/>
    <w:rsid w:val="009E7CEA"/>
    <w:pPr>
      <w:tabs>
        <w:tab w:val="num" w:pos="1296"/>
      </w:tabs>
    </w:pPr>
    <w:rPr>
      <w:rFonts w:eastAsia="MS PGothic" w:cs="Times"/>
      <w:szCs w:val="20"/>
      <w:lang w:val="en-US" w:eastAsia="ja-JP"/>
    </w:rPr>
  </w:style>
  <w:style w:type="paragraph" w:customStyle="1" w:styleId="heading30">
    <w:name w:val="heading3"/>
    <w:basedOn w:val="Normal"/>
    <w:qFormat/>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qFormat/>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qFormat/>
    <w:rsid w:val="009E7CEA"/>
    <w:pPr>
      <w:tabs>
        <w:tab w:val="num" w:pos="1152"/>
      </w:tabs>
    </w:pPr>
    <w:rPr>
      <w:rFonts w:eastAsia="MS PGothic" w:cs="Times"/>
      <w:szCs w:val="20"/>
      <w:lang w:val="en-US" w:eastAsia="ja-JP"/>
    </w:rPr>
  </w:style>
  <w:style w:type="paragraph" w:customStyle="1" w:styleId="71">
    <w:name w:val="标题 71"/>
    <w:basedOn w:val="Normal"/>
    <w:qFormat/>
    <w:rsid w:val="009E7CEA"/>
    <w:pPr>
      <w:tabs>
        <w:tab w:val="num" w:pos="1296"/>
      </w:tabs>
    </w:pPr>
    <w:rPr>
      <w:rFonts w:eastAsia="MS PGothic" w:cs="Times"/>
      <w:szCs w:val="20"/>
      <w:lang w:val="en-US" w:eastAsia="ja-JP"/>
    </w:rPr>
  </w:style>
  <w:style w:type="paragraph" w:customStyle="1" w:styleId="3GPPHeader">
    <w:name w:val="3GPP_Header"/>
    <w:basedOn w:val="Normal"/>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qForma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qFormat/>
    <w:rsid w:val="003356C4"/>
    <w:rPr>
      <w:rFonts w:eastAsia="Malgun Gothic" w:cs="Batang"/>
      <w:lang w:eastAsia="en-US"/>
    </w:rPr>
  </w:style>
  <w:style w:type="paragraph" w:customStyle="1" w:styleId="aa">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b">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qFormat/>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0"/>
    <w:qFormat/>
    <w:rsid w:val="007A5E48"/>
    <w:rPr>
      <w:kern w:val="2"/>
      <w:sz w:val="22"/>
      <w:szCs w:val="24"/>
      <w:lang w:eastAsia="ko-KR"/>
    </w:rPr>
  </w:style>
  <w:style w:type="paragraph" w:styleId="NoSpacing">
    <w:name w:val="No Spacing"/>
    <w:link w:val="NoSpacingChar"/>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0">
    <w:name w:val="Observation"/>
    <w:basedOn w:val="Normal"/>
    <w:link w:val="ObservationChar"/>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0">
    <w:name w:val="Agreement"/>
    <w:basedOn w:val="Normal"/>
    <w:next w:val="Normal"/>
    <w:qFormat/>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qForma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qFormat/>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qFormat/>
    <w:rsid w:val="004C0301"/>
    <w:rPr>
      <w:rFonts w:ascii="Times" w:hAnsi="Times"/>
      <w:szCs w:val="24"/>
      <w:lang w:eastAsia="en-US"/>
    </w:rPr>
  </w:style>
  <w:style w:type="character" w:customStyle="1" w:styleId="BodyTextChar1">
    <w:name w:val="Body Text Char1"/>
    <w:aliases w:val="bt Char1"/>
    <w:basedOn w:val="DefaultParagraphFont"/>
    <w:qForma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qFormat/>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qFormat/>
    <w:rsid w:val="00036DBD"/>
    <w:rPr>
      <w:rFonts w:ascii="Arial" w:eastAsia="Times New Roman" w:hAnsi="Arial"/>
      <w:spacing w:val="2"/>
      <w:lang w:val="en-US" w:eastAsia="en-US"/>
    </w:rPr>
  </w:style>
  <w:style w:type="paragraph" w:styleId="Revision">
    <w:name w:val="Revision"/>
    <w:hidden/>
    <w:uiPriority w:val="99"/>
    <w:semiHidden/>
    <w:qFormat/>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qFormat/>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qFormat/>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qFormat/>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qFormat/>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qFormat/>
    <w:rsid w:val="0032107C"/>
    <w:rPr>
      <w:rFonts w:eastAsia="Times New Roman"/>
    </w:rPr>
  </w:style>
  <w:style w:type="paragraph" w:styleId="List3">
    <w:name w:val="List 3"/>
    <w:basedOn w:val="Normal"/>
    <w:link w:val="List3Char"/>
    <w:uiPriority w:val="99"/>
    <w:qFormat/>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qFormat/>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qFormat/>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qFormat/>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qFormat/>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unhideWhenUsed/>
    <w:qFormat/>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unhideWhenUsed/>
    <w:qFormat/>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qFormat/>
    <w:rsid w:val="00214739"/>
    <w:pPr>
      <w:spacing w:after="120" w:line="480" w:lineRule="auto"/>
      <w:ind w:left="1440" w:hanging="1440"/>
    </w:pPr>
  </w:style>
  <w:style w:type="character" w:customStyle="1" w:styleId="BodyText2Char">
    <w:name w:val="Body Text 2 Char"/>
    <w:basedOn w:val="DefaultParagraphFont"/>
    <w:link w:val="BodyText2"/>
    <w:qFormat/>
    <w:rsid w:val="00214739"/>
    <w:rPr>
      <w:rFonts w:ascii="Times" w:hAnsi="Times"/>
      <w:szCs w:val="24"/>
      <w:lang w:eastAsia="en-US"/>
    </w:rPr>
  </w:style>
  <w:style w:type="character" w:customStyle="1" w:styleId="ParagraphChar">
    <w:name w:val="Paragraph Char"/>
    <w:link w:val="Paragraph"/>
    <w:qFormat/>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qFormat/>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qFormat/>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aliases w:val="목록 단락 Char,リスト段落 Char,列出段落1 Char,Paragrafo elenco Char,Lettre d'introduction Char,列 Char,목록단락 Char,- Bullets Char,?? ?? Char,????? Char,???? Char,Lista1 Char,中等深浅网格 1 - 着色 21 Char,¥¡¡¡¡ì¬º¥¹¥È¶ÎÂä Char,ÁÐ³ö¶ÎÂä Char,¥ê¥¹¥È¶ÎÂä Char,列表段落1 Char"/>
    <w:link w:val="21"/>
    <w:uiPriority w:val="34"/>
    <w:qFormat/>
    <w:rsid w:val="00A7679D"/>
    <w:rPr>
      <w:rFonts w:eastAsia="MS Gothic"/>
      <w:sz w:val="24"/>
      <w:lang w:eastAsia="ja-JP"/>
    </w:rPr>
  </w:style>
  <w:style w:type="paragraph" w:customStyle="1" w:styleId="Normal1CharChar">
    <w:name w:val="Normal1 Char Char"/>
    <w:basedOn w:val="Normal"/>
    <w:uiPriority w:val="99"/>
    <w:qFormat/>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qFormat/>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uiPriority w:val="99"/>
    <w:qFormat/>
    <w:rsid w:val="003A1500"/>
    <w:pPr>
      <w:numPr>
        <w:numId w:val="29"/>
      </w:numPr>
      <w:tabs>
        <w:tab w:val="clear" w:pos="1622"/>
      </w:tabs>
    </w:pPr>
    <w:rPr>
      <w:lang w:val="en-GB"/>
    </w:rPr>
  </w:style>
  <w:style w:type="character" w:customStyle="1" w:styleId="ComeBackCharChar">
    <w:name w:val="ComeBack Char Char"/>
    <w:link w:val="ComeBack"/>
    <w:uiPriority w:val="99"/>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qForma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qFormat/>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qFormat/>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ascii="Times" w:hAnsi="Times"/>
      <w:lang w:val="en-US" w:eastAsia="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table" w:customStyle="1" w:styleId="TableGrid1">
    <w:name w:val="TableGrid1"/>
    <w:basedOn w:val="TableNormal"/>
    <w:next w:val="TableGrid"/>
    <w:qFormat/>
    <w:rsid w:val="004C70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CharChar1CharCharCharCharCharCharCharCharCharCharCharCharCharCharChar103">
    <w:name w:val="Char Char1 Char Char Char Char Char Char Char Char Char Char Char Char Char Char Char103"/>
    <w:semiHidden/>
    <w:rsid w:val="004C70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
    <w:name w:val="(文字) (文字)53"/>
    <w:semiHidden/>
    <w:rsid w:val="00254752"/>
    <w:rPr>
      <w:rFonts w:ascii="Times New Roman" w:hAnsi="Times New Roman"/>
      <w:lang w:eastAsia="en-US"/>
    </w:rPr>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qFormat/>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598">
    <w:name w:val="(文字) (文字)598"/>
    <w:semiHidden/>
    <w:rsid w:val="004C70A4"/>
    <w:rPr>
      <w:rFonts w:ascii="Times New Roman" w:hAnsi="Times New Roman"/>
      <w:lang w:eastAsia="en-US"/>
    </w:rPr>
  </w:style>
  <w:style w:type="numbering" w:customStyle="1" w:styleId="StyleBulletedSymbolsymbolLeft025Hanging02511">
    <w:name w:val="Style Bulleted Symbol (symbol) Left:  0.25&quot; Hanging:  0.25&quot;11"/>
    <w:basedOn w:val="NoList"/>
    <w:rsid w:val="00254752"/>
    <w:pPr>
      <w:numPr>
        <w:numId w:val="56"/>
      </w:numPr>
    </w:pPr>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uiPriority w:val="99"/>
    <w:qFormat/>
    <w:rsid w:val="00F715D0"/>
    <w:pPr>
      <w:numPr>
        <w:numId w:val="33"/>
      </w:numPr>
      <w:spacing w:after="180"/>
    </w:pPr>
    <w:rPr>
      <w:rFonts w:ascii="Times New Roman" w:eastAsia="MS Gothic" w:hAnsi="Times New Roman"/>
      <w:sz w:val="24"/>
      <w:szCs w:val="20"/>
      <w:lang w:eastAsia="ja-JP"/>
    </w:rPr>
  </w:style>
  <w:style w:type="table" w:customStyle="1" w:styleId="11">
    <w:name w:val="网格型1"/>
    <w:basedOn w:val="TableNormal"/>
    <w:next w:val="TableGrid"/>
    <w:uiPriority w:val="99"/>
    <w:qFormat/>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0">
    <w:name w:val="bullet2"/>
    <w:basedOn w:val="Normal"/>
    <w:link w:val="bullet2Char"/>
    <w:uiPriority w:val="99"/>
    <w:qFormat/>
    <w:rsid w:val="00F715D0"/>
    <w:pPr>
      <w:numPr>
        <w:ilvl w:val="1"/>
        <w:numId w:val="34"/>
      </w:numPr>
    </w:pPr>
  </w:style>
  <w:style w:type="paragraph" w:customStyle="1" w:styleId="bullet3">
    <w:name w:val="bullet3"/>
    <w:basedOn w:val="Normal"/>
    <w:link w:val="bullet3Char"/>
    <w:uiPriority w:val="99"/>
    <w:qFormat/>
    <w:rsid w:val="00F715D0"/>
    <w:pPr>
      <w:numPr>
        <w:ilvl w:val="2"/>
        <w:numId w:val="34"/>
      </w:numPr>
      <w:ind w:hanging="180"/>
    </w:pPr>
  </w:style>
  <w:style w:type="character" w:customStyle="1" w:styleId="bullet2Char">
    <w:name w:val="bullet2 Char"/>
    <w:link w:val="bullet20"/>
    <w:uiPriority w:val="99"/>
    <w:qFormat/>
    <w:rsid w:val="00F715D0"/>
    <w:rPr>
      <w:rFonts w:ascii="Times" w:hAnsi="Times"/>
      <w:szCs w:val="24"/>
      <w:lang w:eastAsia="en-US"/>
    </w:rPr>
  </w:style>
  <w:style w:type="paragraph" w:customStyle="1" w:styleId="bullet4">
    <w:name w:val="bullet4"/>
    <w:basedOn w:val="Normal"/>
    <w:uiPriority w:val="99"/>
    <w:qFormat/>
    <w:rsid w:val="00F715D0"/>
    <w:pPr>
      <w:numPr>
        <w:ilvl w:val="3"/>
        <w:numId w:val="34"/>
      </w:numPr>
    </w:pPr>
  </w:style>
  <w:style w:type="paragraph" w:customStyle="1" w:styleId="CharChar1CharCharCharChar">
    <w:name w:val="Char Char1 Char Char Char Char"/>
    <w:semiHidden/>
    <w:qFormat/>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
    <w:basedOn w:val="Normal"/>
    <w:qFormat/>
    <w:rsid w:val="00F715D0"/>
    <w:pPr>
      <w:widowControl w:val="0"/>
      <w:ind w:firstLine="420"/>
      <w:jc w:val="both"/>
    </w:pPr>
    <w:rPr>
      <w:rFonts w:ascii="Times New Roman" w:eastAsia="SimSun" w:hAnsi="Times New Roman"/>
      <w:kern w:val="2"/>
      <w:sz w:val="21"/>
      <w:szCs w:val="20"/>
      <w:lang w:val="en-US" w:eastAsia="zh-CN"/>
    </w:rPr>
  </w:style>
  <w:style w:type="paragraph" w:customStyle="1" w:styleId="ac">
    <w:name w:val="表格文字居左"/>
    <w:basedOn w:val="Normal"/>
    <w:next w:val="Normal"/>
    <w:qFormat/>
    <w:rsid w:val="00F715D0"/>
    <w:pPr>
      <w:widowControl w:val="0"/>
      <w:jc w:val="both"/>
    </w:pPr>
    <w:rPr>
      <w:rFonts w:ascii="Arial" w:eastAsia="SimSun" w:hAnsi="Arial" w:cs="SimSun"/>
      <w:kern w:val="2"/>
      <w:sz w:val="21"/>
      <w:szCs w:val="20"/>
      <w:lang w:val="en-US" w:eastAsia="zh-CN"/>
    </w:rPr>
  </w:style>
  <w:style w:type="paragraph" w:customStyle="1" w:styleId="ZA">
    <w:name w:val="ZA"/>
    <w:uiPriority w:val="99"/>
    <w:qFormat/>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qFormat/>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qForma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link w:val="TANChar"/>
    <w:qFormat/>
    <w:rsid w:val="00F715D0"/>
    <w:pPr>
      <w:keepNext/>
      <w:keepLines/>
      <w:ind w:left="851" w:hanging="851"/>
    </w:pPr>
    <w:rPr>
      <w:rFonts w:ascii="Arial" w:eastAsia="SimSun" w:hAnsi="Arial"/>
      <w:sz w:val="18"/>
      <w:szCs w:val="20"/>
    </w:rPr>
  </w:style>
  <w:style w:type="character" w:customStyle="1" w:styleId="apple-converted-space">
    <w:name w:val="apple-converted-space"/>
    <w:qFormat/>
    <w:rsid w:val="00F715D0"/>
  </w:style>
  <w:style w:type="character" w:customStyle="1" w:styleId="keyword">
    <w:name w:val="keyword"/>
    <w:qFormat/>
    <w:rsid w:val="00F715D0"/>
  </w:style>
  <w:style w:type="paragraph" w:customStyle="1" w:styleId="Test">
    <w:name w:val="Test"/>
    <w:basedOn w:val="Normal"/>
    <w:qFormat/>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qFormat/>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qFormat/>
    <w:rsid w:val="00F715D0"/>
    <w:rPr>
      <w:rFonts w:eastAsia="SimSun"/>
      <w:lang w:val="en-US" w:eastAsia="zh-CN"/>
    </w:rPr>
  </w:style>
  <w:style w:type="paragraph" w:customStyle="1" w:styleId="ordinary-output">
    <w:name w:val="ordinary-output"/>
    <w:basedOn w:val="Normal"/>
    <w:qFormat/>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qFormat/>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qFormat/>
    <w:rsid w:val="00F715D0"/>
    <w:pPr>
      <w:numPr>
        <w:numId w:val="35"/>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qFormat/>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qFormat/>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qFormat/>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qFormat/>
    <w:rsid w:val="00F715D0"/>
  </w:style>
  <w:style w:type="paragraph" w:styleId="Title">
    <w:name w:val="Title"/>
    <w:aliases w:val="Heading 31"/>
    <w:basedOn w:val="Normal"/>
    <w:link w:val="TitleChar1"/>
    <w:uiPriority w:val="99"/>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uiPriority w:val="99"/>
    <w:qForma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qFormat/>
    <w:rsid w:val="00F715D0"/>
    <w:rPr>
      <w:rFonts w:ascii="Arial" w:eastAsia="MS Mincho" w:hAnsi="Arial"/>
      <w:b/>
      <w:sz w:val="24"/>
      <w:lang w:val="de-DE" w:eastAsia="ja-JP"/>
    </w:rPr>
  </w:style>
  <w:style w:type="paragraph" w:customStyle="1" w:styleId="TAR">
    <w:name w:val="TAR"/>
    <w:basedOn w:val="TAL"/>
    <w:uiPriority w:val="99"/>
    <w:qFormat/>
    <w:rsid w:val="00F715D0"/>
    <w:pPr>
      <w:jc w:val="right"/>
    </w:pPr>
    <w:rPr>
      <w:rFonts w:eastAsia="Times New Roman"/>
    </w:rPr>
  </w:style>
  <w:style w:type="paragraph" w:customStyle="1" w:styleId="TableText">
    <w:name w:val="TableText"/>
    <w:basedOn w:val="BodyTextIndent"/>
    <w:qForma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uiPriority w:val="99"/>
    <w:qForma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qFormat/>
    <w:rsid w:val="00F715D0"/>
    <w:pPr>
      <w:overflowPunct/>
      <w:autoSpaceDE/>
      <w:autoSpaceDN/>
      <w:adjustRightInd/>
      <w:ind w:left="284"/>
      <w:textAlignment w:val="auto"/>
    </w:pPr>
    <w:rPr>
      <w:rFonts w:eastAsia="MS Mincho"/>
      <w:lang w:eastAsia="ja-JP"/>
    </w:rPr>
  </w:style>
  <w:style w:type="paragraph" w:customStyle="1" w:styleId="ZH">
    <w:name w:val="ZH"/>
    <w:uiPriority w:val="99"/>
    <w:qFormat/>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uiPriority w:val="99"/>
    <w:qFormat/>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qFormat/>
    <w:rsid w:val="00F715D0"/>
    <w:pPr>
      <w:ind w:left="851"/>
    </w:pPr>
  </w:style>
  <w:style w:type="paragraph" w:styleId="ListNumber">
    <w:name w:val="List Number"/>
    <w:basedOn w:val="List"/>
    <w:qFormat/>
    <w:rsid w:val="00F715D0"/>
    <w:pPr>
      <w:spacing w:after="180"/>
      <w:ind w:left="568" w:hanging="284"/>
    </w:pPr>
    <w:rPr>
      <w:rFonts w:ascii="Times New Roman" w:eastAsia="MS Mincho" w:hAnsi="Times New Roman"/>
      <w:szCs w:val="20"/>
      <w:lang w:eastAsia="ja-JP"/>
    </w:rPr>
  </w:style>
  <w:style w:type="character" w:styleId="FootnoteReference">
    <w:name w:val="footnote reference"/>
    <w:qFormat/>
    <w:rsid w:val="00F715D0"/>
    <w:rPr>
      <w:b/>
      <w:position w:val="6"/>
      <w:sz w:val="16"/>
    </w:rPr>
  </w:style>
  <w:style w:type="paragraph" w:customStyle="1" w:styleId="TF">
    <w:name w:val="TF"/>
    <w:aliases w:val="left"/>
    <w:basedOn w:val="TH"/>
    <w:link w:val="TFZchn"/>
    <w:qFormat/>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link w:val="EXChar"/>
    <w:qFormat/>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uiPriority w:val="99"/>
    <w:qFormat/>
    <w:rsid w:val="00F715D0"/>
    <w:rPr>
      <w:rFonts w:ascii="Times New Roman" w:eastAsia="MS Mincho" w:hAnsi="Times New Roman"/>
      <w:szCs w:val="20"/>
      <w:lang w:eastAsia="ja-JP"/>
    </w:rPr>
  </w:style>
  <w:style w:type="paragraph" w:customStyle="1" w:styleId="LD">
    <w:name w:val="LD"/>
    <w:uiPriority w:val="99"/>
    <w:qFormat/>
    <w:rsid w:val="00F715D0"/>
    <w:pPr>
      <w:keepNext/>
      <w:keepLines/>
      <w:spacing w:line="180" w:lineRule="exact"/>
    </w:pPr>
    <w:rPr>
      <w:rFonts w:ascii="MS LineDraw" w:eastAsia="MS Mincho" w:hAnsi="MS LineDraw"/>
      <w:noProof/>
      <w:lang w:eastAsia="en-US"/>
    </w:rPr>
  </w:style>
  <w:style w:type="paragraph" w:customStyle="1" w:styleId="NW">
    <w:name w:val="NW"/>
    <w:basedOn w:val="NO"/>
    <w:uiPriority w:val="99"/>
    <w:qFormat/>
    <w:rsid w:val="00F715D0"/>
    <w:rPr>
      <w:rFonts w:eastAsia="MS Mincho"/>
      <w:sz w:val="20"/>
      <w:lang w:eastAsia="ja-JP"/>
    </w:rPr>
  </w:style>
  <w:style w:type="paragraph" w:customStyle="1" w:styleId="EW">
    <w:name w:val="EW"/>
    <w:basedOn w:val="EX"/>
    <w:uiPriority w:val="99"/>
    <w:qFormat/>
    <w:rsid w:val="00F715D0"/>
    <w:pPr>
      <w:spacing w:after="0"/>
    </w:pPr>
  </w:style>
  <w:style w:type="paragraph" w:styleId="ListBullet2">
    <w:name w:val="List Bullet 2"/>
    <w:aliases w:val="lb2"/>
    <w:basedOn w:val="ListBullet"/>
    <w:uiPriority w:val="99"/>
    <w:qForma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qFormat/>
    <w:rsid w:val="00F715D0"/>
    <w:pPr>
      <w:keepNext/>
    </w:pPr>
    <w:rPr>
      <w:rFonts w:ascii="Arial" w:eastAsia="MS Mincho" w:hAnsi="Arial"/>
      <w:sz w:val="18"/>
      <w:lang w:eastAsia="ja-JP"/>
    </w:rPr>
  </w:style>
  <w:style w:type="paragraph" w:customStyle="1" w:styleId="ZB">
    <w:name w:val="ZB"/>
    <w:uiPriority w:val="99"/>
    <w:qFormat/>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qFormat/>
    <w:rsid w:val="00F715D0"/>
    <w:pPr>
      <w:framePr w:wrap="notBeside" w:vAnchor="page" w:hAnchor="margin" w:y="15764"/>
      <w:widowControl w:val="0"/>
    </w:pPr>
    <w:rPr>
      <w:rFonts w:ascii="Arial" w:eastAsia="MS Mincho" w:hAnsi="Arial"/>
      <w:noProof/>
      <w:sz w:val="32"/>
      <w:lang w:eastAsia="en-US"/>
    </w:rPr>
  </w:style>
  <w:style w:type="paragraph" w:customStyle="1" w:styleId="ZU">
    <w:name w:val="ZU"/>
    <w:uiPriority w:val="99"/>
    <w:qFormat/>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uiPriority w:val="99"/>
    <w:qFormat/>
    <w:rsid w:val="00F715D0"/>
    <w:pPr>
      <w:framePr w:wrap="notBeside" w:y="16161"/>
    </w:pPr>
  </w:style>
  <w:style w:type="character" w:customStyle="1" w:styleId="ZGSM">
    <w:name w:val="ZGSM"/>
    <w:qFormat/>
    <w:rsid w:val="00F715D0"/>
  </w:style>
  <w:style w:type="paragraph" w:customStyle="1" w:styleId="ZG">
    <w:name w:val="ZG"/>
    <w:uiPriority w:val="99"/>
    <w:qFormat/>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qFormat/>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qFormat/>
    <w:rsid w:val="00F715D0"/>
    <w:pPr>
      <w:ind w:left="1702"/>
    </w:pPr>
  </w:style>
  <w:style w:type="paragraph" w:customStyle="1" w:styleId="EditorsNote">
    <w:name w:val="Editor's Note"/>
    <w:basedOn w:val="NO"/>
    <w:link w:val="EditorsNoteChar"/>
    <w:uiPriority w:val="99"/>
    <w:qFormat/>
    <w:rsid w:val="00F715D0"/>
    <w:pPr>
      <w:spacing w:after="180"/>
    </w:pPr>
    <w:rPr>
      <w:rFonts w:eastAsia="MS Mincho"/>
      <w:color w:val="FF0000"/>
      <w:sz w:val="20"/>
      <w:lang w:eastAsia="ja-JP"/>
    </w:rPr>
  </w:style>
  <w:style w:type="paragraph" w:styleId="ListBullet4">
    <w:name w:val="List Bullet 4"/>
    <w:basedOn w:val="ListBullet3"/>
    <w:qFormat/>
    <w:rsid w:val="00F715D0"/>
    <w:pPr>
      <w:ind w:left="1418"/>
    </w:pPr>
  </w:style>
  <w:style w:type="paragraph" w:styleId="ListBullet5">
    <w:name w:val="List Bullet 5"/>
    <w:basedOn w:val="ListBullet4"/>
    <w:qFormat/>
    <w:rsid w:val="00F715D0"/>
    <w:pPr>
      <w:ind w:left="1702"/>
    </w:pPr>
  </w:style>
  <w:style w:type="paragraph" w:customStyle="1" w:styleId="B4">
    <w:name w:val="B4"/>
    <w:basedOn w:val="List4"/>
    <w:link w:val="B4Char"/>
    <w:qFormat/>
    <w:rsid w:val="00F715D0"/>
  </w:style>
  <w:style w:type="paragraph" w:customStyle="1" w:styleId="B5">
    <w:name w:val="B5"/>
    <w:basedOn w:val="List5"/>
    <w:link w:val="B5Char"/>
    <w:uiPriority w:val="99"/>
    <w:qFormat/>
    <w:rsid w:val="00F715D0"/>
  </w:style>
  <w:style w:type="paragraph" w:customStyle="1" w:styleId="ZTD">
    <w:name w:val="ZTD"/>
    <w:basedOn w:val="ZB"/>
    <w:uiPriority w:val="99"/>
    <w:qFormat/>
    <w:rsid w:val="00F715D0"/>
    <w:pPr>
      <w:framePr w:hRule="auto" w:wrap="notBeside" w:y="852"/>
    </w:pPr>
    <w:rPr>
      <w:i w:val="0"/>
      <w:sz w:val="40"/>
    </w:rPr>
  </w:style>
  <w:style w:type="paragraph" w:customStyle="1" w:styleId="tdoc-header">
    <w:name w:val="tdoc-header"/>
    <w:qFormat/>
    <w:rsid w:val="00F715D0"/>
    <w:rPr>
      <w:rFonts w:ascii="Arial" w:eastAsia="MS Mincho" w:hAnsi="Arial"/>
      <w:noProof/>
      <w:sz w:val="24"/>
      <w:lang w:eastAsia="en-US"/>
    </w:rPr>
  </w:style>
  <w:style w:type="paragraph" w:customStyle="1" w:styleId="HDStyleLS">
    <w:name w:val="HDStyle_LS"/>
    <w:basedOn w:val="Header"/>
    <w:qFormat/>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qFormat/>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qFormat/>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qFormat/>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qFormat/>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uiPriority w:val="99"/>
    <w:qFormat/>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qFormat/>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uiPriority w:val="99"/>
    <w:qFormat/>
    <w:rsid w:val="00F715D0"/>
    <w:rPr>
      <w:rFonts w:eastAsia="MS Mincho"/>
      <w:lang w:eastAsia="ja-JP"/>
    </w:rPr>
  </w:style>
  <w:style w:type="paragraph" w:customStyle="1" w:styleId="Guidance">
    <w:name w:val="Guidance"/>
    <w:basedOn w:val="Normal"/>
    <w:uiPriority w:val="99"/>
    <w:qFormat/>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uiPriority w:val="99"/>
    <w:qFormat/>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qFormat/>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qFormat/>
    <w:rsid w:val="00F715D0"/>
    <w:rPr>
      <w:rFonts w:ascii="Arial" w:eastAsia="MS Mincho" w:hAnsi="Arial"/>
      <w:lang w:eastAsia="en-US"/>
    </w:rPr>
  </w:style>
  <w:style w:type="paragraph" w:customStyle="1" w:styleId="berschrift2Head2A2">
    <w:name w:val="Überschrift 2.Head2A.2"/>
    <w:basedOn w:val="Heading1"/>
    <w:next w:val="Normal"/>
    <w:qFormat/>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link w:val="BulletsChar"/>
    <w:uiPriority w:val="99"/>
    <w:qForma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uiPriority w:val="99"/>
    <w:qFormat/>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uiPriority w:val="99"/>
    <w:qFormat/>
    <w:rsid w:val="00F715D0"/>
    <w:rPr>
      <w:rFonts w:eastAsia="MS Mincho"/>
      <w:lang w:eastAsia="ja-JP"/>
    </w:rPr>
  </w:style>
  <w:style w:type="character" w:customStyle="1" w:styleId="ListChar">
    <w:name w:val="List Char"/>
    <w:link w:val="List"/>
    <w:uiPriority w:val="99"/>
    <w:rsid w:val="00F715D0"/>
    <w:rPr>
      <w:rFonts w:ascii="Times" w:hAnsi="Times"/>
      <w:szCs w:val="24"/>
      <w:lang w:eastAsia="en-US"/>
    </w:rPr>
  </w:style>
  <w:style w:type="character" w:customStyle="1" w:styleId="List2Char">
    <w:name w:val="List 2 Char"/>
    <w:link w:val="List2"/>
    <w:uiPriority w:val="99"/>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qFormat/>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qFormat/>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qFormat/>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qFormat/>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d">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d"/>
    <w:rsid w:val="00F715D0"/>
    <w:rPr>
      <w:rFonts w:eastAsia="SimSun" w:cs="SimSun"/>
      <w:kern w:val="2"/>
      <w:sz w:val="21"/>
      <w:lang w:val="en-US" w:eastAsia="zh-CN"/>
    </w:rPr>
  </w:style>
  <w:style w:type="paragraph" w:customStyle="1" w:styleId="ae">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qFormat/>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qFormat/>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qFormat/>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8"/>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qFormat/>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qFormat/>
    <w:rsid w:val="00F715D0"/>
    <w:rPr>
      <w:rFonts w:ascii="Courier New" w:hAnsi="Courier New" w:cs="Courier New"/>
      <w:lang w:val="en-US" w:eastAsia="ko-KR"/>
    </w:rPr>
  </w:style>
  <w:style w:type="paragraph" w:customStyle="1" w:styleId="Bullet0">
    <w:name w:val="Bullet"/>
    <w:basedOn w:val="Normal"/>
    <w:link w:val="BulletChar0"/>
    <w:qFormat/>
    <w:rsid w:val="00F715D0"/>
    <w:pPr>
      <w:numPr>
        <w:numId w:val="37"/>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qFormat/>
    <w:rsid w:val="00F715D0"/>
    <w:pPr>
      <w:numPr>
        <w:numId w:val="39"/>
      </w:numPr>
      <w:jc w:val="both"/>
    </w:pPr>
    <w:rPr>
      <w:rFonts w:ascii="Times New Roman" w:eastAsia="MS Mincho" w:hAnsi="Times New Roman"/>
      <w:szCs w:val="20"/>
    </w:rPr>
  </w:style>
  <w:style w:type="paragraph" w:customStyle="1" w:styleId="PaperTableCell">
    <w:name w:val="PaperTableCell"/>
    <w:basedOn w:val="Normal"/>
    <w:qFormat/>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link w:val="figure1"/>
    <w:qFormat/>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qFormat/>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qFormat/>
    <w:rsid w:val="00F715D0"/>
    <w:rPr>
      <w:rFonts w:eastAsia="SimSun"/>
      <w:lang w:val="en-US" w:eastAsia="ja-JP"/>
    </w:rPr>
  </w:style>
  <w:style w:type="paragraph" w:customStyle="1" w:styleId="CharCharCharCharCharChar1CharChar">
    <w:name w:val="Char Char Char Char Char Char1 Char Char"/>
    <w:next w:val="Normal"/>
    <w:semiHidden/>
    <w:qFormat/>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link w:val="table0"/>
    <w:qFormat/>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uiPriority w:val="99"/>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uiPriority w:val="99"/>
    <w:qFormat/>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qFormat/>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qFormat/>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qFormat/>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table" w:customStyle="1" w:styleId="ColorfulList-Accent111">
    <w:name w:val="Colorful List - Accent 111"/>
    <w:basedOn w:val="TableNormal"/>
    <w:next w:val="ColorfulList-Accent1"/>
    <w:uiPriority w:val="34"/>
    <w:rsid w:val="004C70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opdicttext22">
    <w:name w:val="op_dict_text22"/>
    <w:rsid w:val="00F715D0"/>
  </w:style>
  <w:style w:type="character" w:customStyle="1" w:styleId="def">
    <w:name w:val="def"/>
    <w:qFormat/>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uiPriority w:val="99"/>
    <w:qForma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uiPriority w:val="99"/>
    <w:qFormat/>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uiPriority w:val="99"/>
    <w:qForma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uiPriority w:val="99"/>
    <w:qFormat/>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uiPriority w:val="99"/>
    <w:qFormat/>
    <w:rsid w:val="00F715D0"/>
    <w:rPr>
      <w:rFonts w:eastAsia="MS Gothic"/>
      <w:sz w:val="24"/>
      <w:lang w:eastAsia="ja-JP"/>
    </w:rPr>
  </w:style>
  <w:style w:type="paragraph" w:customStyle="1" w:styleId="TableText1">
    <w:name w:val="Table_Text"/>
    <w:basedOn w:val="Normal"/>
    <w:uiPriority w:val="99"/>
    <w:qFormat/>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uiPriority w:val="99"/>
    <w:qForma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uiPriority w:val="99"/>
    <w:qFormat/>
    <w:rsid w:val="00F715D0"/>
    <w:pPr>
      <w:widowControl w:val="0"/>
      <w:autoSpaceDE w:val="0"/>
      <w:autoSpaceDN w:val="0"/>
      <w:adjustRightInd w:val="0"/>
    </w:pPr>
    <w:rPr>
      <w:rFonts w:ascii="MS PGothic" w:eastAsia="MS PGothic" w:hAnsi="Century"/>
      <w:lang w:val="en-US" w:eastAsia="ja-JP"/>
    </w:rPr>
  </w:style>
  <w:style w:type="character" w:customStyle="1" w:styleId="af">
    <w:name w:val="図表番号 (文字)"/>
    <w:aliases w:val="cap (文字),cap Char (文字) (文字)1"/>
    <w:qFormat/>
    <w:rsid w:val="00F715D0"/>
    <w:rPr>
      <w:rFonts w:eastAsia="MS Gothic"/>
      <w:b/>
      <w:noProof w:val="0"/>
      <w:kern w:val="2"/>
      <w:sz w:val="24"/>
      <w:lang w:val="en-GB"/>
    </w:rPr>
  </w:style>
  <w:style w:type="paragraph" w:customStyle="1" w:styleId="CharCharCharCarCarCharCharCarCar">
    <w:name w:val="Char Char Char Car Car Char Char Car Car"/>
    <w:uiPriority w:val="99"/>
    <w:qFormat/>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uiPriority w:val="99"/>
    <w:semiHidden/>
    <w:qFormat/>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uiPriority w:val="99"/>
    <w:semiHidden/>
    <w:qFormat/>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qFormat/>
    <w:rsid w:val="00F715D0"/>
    <w:rPr>
      <w:rFonts w:eastAsia="MS Gothic"/>
      <w:sz w:val="24"/>
      <w:lang w:eastAsia="ja-JP"/>
    </w:rPr>
  </w:style>
  <w:style w:type="character" w:customStyle="1" w:styleId="Doc-titleChar">
    <w:name w:val="Doc-title Char"/>
    <w:link w:val="Doc-title"/>
    <w:qFormat/>
    <w:rsid w:val="00F715D0"/>
    <w:rPr>
      <w:rFonts w:ascii="Arial" w:eastAsia="SimSun" w:hAnsi="Arial" w:cs="Arial"/>
      <w:lang w:val="en-US" w:eastAsia="zh-CN"/>
    </w:rPr>
  </w:style>
  <w:style w:type="paragraph" w:customStyle="1" w:styleId="msonormal0">
    <w:name w:val="msonormal"/>
    <w:basedOn w:val="Normal"/>
    <w:uiPriority w:val="99"/>
    <w:qFormat/>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qFormat/>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qFormat/>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qFormat/>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qFormat/>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qFormat/>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qFormat/>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qFormat/>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qFormat/>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qFormat/>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qFormat/>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qFormat/>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qFormat/>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qFormat/>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qFormat/>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qFormat/>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qFormat/>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qFormat/>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qFormat/>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qFormat/>
    <w:rsid w:val="00F715D0"/>
    <w:rPr>
      <w:rFonts w:ascii="Arial" w:hAnsi="Arial"/>
      <w:vanish w:val="0"/>
      <w:color w:val="FF0000"/>
      <w:sz w:val="24"/>
    </w:rPr>
  </w:style>
  <w:style w:type="paragraph" w:customStyle="1" w:styleId="Bulletedo1">
    <w:name w:val="Bulleted o 1"/>
    <w:basedOn w:val="Normal"/>
    <w:qFormat/>
    <w:rsid w:val="00F715D0"/>
    <w:pPr>
      <w:numPr>
        <w:numId w:val="44"/>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qFormat/>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qFormat/>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qFormat/>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link w:val="bodyChar"/>
    <w:qFormat/>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qFormat/>
    <w:rsid w:val="00F715D0"/>
    <w:rPr>
      <w:rFonts w:ascii="Arial" w:hAnsi="Arial"/>
      <w:sz w:val="36"/>
      <w:lang w:val="en-GB" w:eastAsia="en-US" w:bidi="ar-SA"/>
    </w:rPr>
  </w:style>
  <w:style w:type="character" w:customStyle="1" w:styleId="CharChar2">
    <w:name w:val="Char Char2"/>
    <w:qFormat/>
    <w:rsid w:val="00F715D0"/>
    <w:rPr>
      <w:rFonts w:ascii="Arial" w:hAnsi="Arial"/>
      <w:sz w:val="32"/>
      <w:lang w:val="en-GB" w:eastAsia="en-US" w:bidi="ar-SA"/>
    </w:rPr>
  </w:style>
  <w:style w:type="character" w:customStyle="1" w:styleId="CharChar1">
    <w:name w:val="Char Char1"/>
    <w:qFormat/>
    <w:rsid w:val="00F715D0"/>
    <w:rPr>
      <w:rFonts w:ascii="Arial" w:hAnsi="Arial"/>
      <w:sz w:val="28"/>
      <w:lang w:val="en-GB" w:eastAsia="en-US" w:bidi="ar-SA"/>
    </w:rPr>
  </w:style>
  <w:style w:type="character" w:customStyle="1" w:styleId="CharChar">
    <w:name w:val="Char Char"/>
    <w:qFormat/>
    <w:rsid w:val="00F715D0"/>
    <w:rPr>
      <w:rFonts w:ascii="Arial" w:hAnsi="Arial"/>
      <w:sz w:val="22"/>
      <w:lang w:val="en-GB" w:eastAsia="en-US" w:bidi="ar-SA"/>
    </w:rPr>
  </w:style>
  <w:style w:type="table" w:styleId="DarkList-Accent6">
    <w:name w:val="Dark List Accent 6"/>
    <w:basedOn w:val="TableNormal"/>
    <w:uiPriority w:val="70"/>
    <w:qFormat/>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f0">
    <w:name w:val="テキスト"/>
    <w:basedOn w:val="Normal"/>
    <w:link w:val="af1"/>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1">
    <w:name w:val="テキスト (文字)"/>
    <w:link w:val="af0"/>
    <w:rsid w:val="00F715D0"/>
    <w:rPr>
      <w:rFonts w:ascii="Century" w:eastAsia="MS Mincho" w:hAnsi="Century"/>
      <w:kern w:val="2"/>
      <w:sz w:val="21"/>
      <w:szCs w:val="22"/>
      <w:lang w:eastAsia="ja-JP"/>
    </w:rPr>
  </w:style>
  <w:style w:type="character" w:customStyle="1" w:styleId="TFZchn">
    <w:name w:val="TF Zchn"/>
    <w:link w:val="TF"/>
    <w:qFormat/>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uiPriority w:val="99"/>
    <w:qFormat/>
    <w:rsid w:val="00F715D0"/>
    <w:rPr>
      <w:rFonts w:eastAsia="Times New Roman"/>
      <w:sz w:val="24"/>
      <w:lang w:val="en-AU"/>
    </w:rPr>
  </w:style>
  <w:style w:type="character" w:customStyle="1" w:styleId="bullet1Char">
    <w:name w:val="bullet1 Char"/>
    <w:link w:val="bullet10"/>
    <w:qFormat/>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qFormat/>
    <w:rsid w:val="00F715D0"/>
    <w:rPr>
      <w:rFonts w:ascii="Times" w:hAnsi="Times"/>
      <w:szCs w:val="24"/>
      <w:lang w:eastAsia="en-US"/>
    </w:rPr>
  </w:style>
  <w:style w:type="character" w:customStyle="1" w:styleId="bullet3Char">
    <w:name w:val="bullet3 Char"/>
    <w:link w:val="bullet3"/>
    <w:uiPriority w:val="99"/>
    <w:qFormat/>
    <w:rsid w:val="00F715D0"/>
    <w:rPr>
      <w:rFonts w:ascii="Times" w:hAnsi="Times"/>
      <w:szCs w:val="24"/>
      <w:lang w:eastAsia="en-US"/>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table" w:customStyle="1" w:styleId="GridTable4-Accent511">
    <w:name w:val="Grid Table 4 - Accent 511"/>
    <w:basedOn w:val="TableNormal"/>
    <w:next w:val="GridTable4-Accent5"/>
    <w:uiPriority w:val="49"/>
    <w:qFormat/>
    <w:rsid w:val="004C70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f2">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table" w:customStyle="1" w:styleId="TableGrid10">
    <w:name w:val="Table Grid1"/>
    <w:basedOn w:val="TableNormal"/>
    <w:next w:val="TableGrid"/>
    <w:uiPriority w:val="39"/>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3">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1">
    <w:name w:val="Table Grid431"/>
    <w:basedOn w:val="TableNormal"/>
    <w:next w:val="TableGrid"/>
    <w:qFormat/>
    <w:rsid w:val="004C70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roposalsubChar">
    <w:name w:val="rProposal_sub Char"/>
    <w:link w:val="rProposalsub"/>
    <w:rsid w:val="006B4D00"/>
    <w:rPr>
      <w:rFonts w:eastAsia="Malgun Gothic"/>
      <w:i/>
      <w:kern w:val="2"/>
      <w:sz w:val="22"/>
      <w:szCs w:val="22"/>
      <w:lang w:val="en-US" w:eastAsia="ko-KR"/>
    </w:rPr>
  </w:style>
  <w:style w:type="paragraph" w:customStyle="1" w:styleId="14">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5">
    <w:name w:val="(文字) (文字)535"/>
    <w:semiHidden/>
    <w:rsid w:val="000F713F"/>
    <w:rPr>
      <w:rFonts w:ascii="Times New Roman" w:hAnsi="Times New Roman"/>
      <w:lang w:eastAsia="en-US"/>
    </w:rPr>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4">
    <w:name w:val="(文字) (文字)534"/>
    <w:semiHidden/>
    <w:rsid w:val="00966D15"/>
    <w:rPr>
      <w:rFonts w:ascii="Times New Roman" w:hAnsi="Times New Roman"/>
      <w:lang w:eastAsia="en-US"/>
    </w:rPr>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3">
    <w:name w:val="(文字) (文字)533"/>
    <w:semiHidden/>
    <w:rsid w:val="006D7D75"/>
    <w:rPr>
      <w:rFonts w:ascii="Times New Roman" w:hAnsi="Times New Roman"/>
      <w:lang w:eastAsia="en-US"/>
    </w:rPr>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5">
    <w:name w:val="访问过的超链接1"/>
    <w:rsid w:val="006D7D75"/>
    <w:rPr>
      <w:color w:val="800080"/>
      <w:kern w:val="2"/>
      <w:u w:val="single"/>
      <w:lang w:val="en-GB" w:eastAsia="zh-CN" w:bidi="ar-SA"/>
    </w:rPr>
  </w:style>
  <w:style w:type="paragraph" w:customStyle="1" w:styleId="16">
    <w:name w:val="1"/>
    <w:next w:val="Normal"/>
    <w:qFormat/>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character" w:customStyle="1" w:styleId="af4">
    <w:name w:val="上角标"/>
    <w:rsid w:val="006D7D75"/>
    <w:rPr>
      <w:vertAlign w:val="superscript"/>
    </w:rPr>
  </w:style>
  <w:style w:type="character" w:customStyle="1" w:styleId="af5">
    <w:name w:val="下角标"/>
    <w:rsid w:val="006D7D75"/>
    <w:rPr>
      <w:vertAlign w:val="subscript"/>
    </w:rPr>
  </w:style>
  <w:style w:type="character" w:customStyle="1" w:styleId="af6">
    <w:name w:val="正文字符"/>
    <w:rsid w:val="006D7D75"/>
    <w:rPr>
      <w:rFonts w:ascii="Times New Roman" w:eastAsia="SimSun" w:hAnsi="Times New Roman"/>
      <w:spacing w:val="6"/>
      <w:position w:val="0"/>
      <w:sz w:val="26"/>
    </w:rPr>
  </w:style>
  <w:style w:type="paragraph" w:customStyle="1" w:styleId="22">
    <w:name w:val="标题2"/>
    <w:basedOn w:val="Normal"/>
    <w:qFormat/>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7">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7"/>
    <w:rsid w:val="006D7D75"/>
    <w:rPr>
      <w:rFonts w:eastAsia="SimSun"/>
      <w:sz w:val="21"/>
      <w:lang w:val="en-US" w:eastAsia="zh-CN"/>
    </w:rPr>
  </w:style>
  <w:style w:type="paragraph" w:customStyle="1" w:styleId="af8">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9">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KaiTi"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a">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7"/>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0">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c">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7">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3">
    <w:name w:val="网格型2"/>
    <w:basedOn w:val="TableNormal"/>
    <w:next w:val="TableGrid"/>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4">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0">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uiPriority w:val="39"/>
    <w:qFormat/>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99"/>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3">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qFormat/>
    <w:rsid w:val="00F728D8"/>
    <w:pPr>
      <w:widowControl w:val="0"/>
      <w:numPr>
        <w:numId w:val="48"/>
      </w:numPr>
      <w:autoSpaceDE w:val="0"/>
      <w:autoSpaceDN w:val="0"/>
      <w:adjustRightInd w:val="0"/>
      <w:spacing w:after="60"/>
      <w:jc w:val="both"/>
    </w:pPr>
    <w:rPr>
      <w:rFonts w:ascii="Calibri" w:eastAsia="Times New Roman" w:hAnsi="Calibri"/>
      <w:sz w:val="22"/>
      <w:szCs w:val="22"/>
      <w:lang w:val="en-US"/>
    </w:rPr>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0">
    <w:name w:val="(文字) (文字)530"/>
    <w:semiHidden/>
    <w:rsid w:val="00E303AE"/>
    <w:rPr>
      <w:rFonts w:ascii="Times New Roman" w:hAnsi="Times New Roman"/>
      <w:lang w:eastAsia="en-US"/>
    </w:rPr>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8">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6">
    <w:name w:val="(文字) (文字)536"/>
    <w:semiHidden/>
    <w:rsid w:val="00982E91"/>
    <w:rPr>
      <w:rFonts w:ascii="Times New Roman" w:hAnsi="Times New Roman"/>
      <w:lang w:eastAsia="en-US"/>
    </w:rPr>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9">
    <w:name w:val="(文字) (文字)539"/>
    <w:semiHidden/>
    <w:rsid w:val="00D41604"/>
    <w:rPr>
      <w:rFonts w:ascii="Times New Roman" w:hAnsi="Times New Roman"/>
      <w:lang w:eastAsia="en-US"/>
    </w:rPr>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rFonts w:ascii="Times New Roman" w:hAnsi="Times New Roman"/>
      <w:szCs w:val="20"/>
      <w:lang w:val="en-US" w:eastAsia="zh-CN"/>
    </w:rPr>
  </w:style>
  <w:style w:type="numbering" w:customStyle="1" w:styleId="StyleBulletedSymbolsymbolLeft025Hanging02531">
    <w:name w:val="Style Bulleted Symbol (symbol) Left:  0.25&quot; Hanging:  0.25&quot;31"/>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2">
    <w:name w:val="Style Bulleted12"/>
    <w:rsid w:val="002476B2"/>
  </w:style>
  <w:style w:type="table" w:customStyle="1" w:styleId="TableGrid30">
    <w:name w:val="Table Grid3"/>
    <w:basedOn w:val="TableNormal"/>
    <w:next w:val="TableGrid"/>
    <w:qFormat/>
    <w:rsid w:val="00CA6C73"/>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qFormat/>
    <w:rsid w:val="002A50C8"/>
    <w:pPr>
      <w:spacing w:line="259" w:lineRule="auto"/>
    </w:pPr>
    <w:rPr>
      <w:rFonts w:asciiTheme="minorHAnsi" w:eastAsia="Times New Roman"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szCs w:val="20"/>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25">
    <w:name w:val="正文2"/>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qForma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ascii="Times New Roman" w:eastAsia="SimSun" w:hAnsi="Times New Roman"/>
      <w:szCs w:val="20"/>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4">
    <w:name w:val="들여쓰기"/>
    <w:basedOn w:val="Normal"/>
    <w:qFormat/>
    <w:rsid w:val="00F17B33"/>
    <w:pPr>
      <w:widowControl w:val="0"/>
      <w:numPr>
        <w:numId w:val="53"/>
      </w:numPr>
      <w:autoSpaceDE w:val="0"/>
      <w:autoSpaceDN w:val="0"/>
      <w:spacing w:afterLines="50" w:after="120"/>
      <w:jc w:val="both"/>
    </w:pPr>
    <w:rPr>
      <w:rFonts w:ascii="LG Smart_H Light" w:eastAsia="LG Smart_H Light" w:hAnsi="LG Smart_H Light"/>
      <w:kern w:val="2"/>
      <w:szCs w:val="22"/>
      <w:lang w:eastAsia="ko-KR"/>
    </w:rPr>
  </w:style>
  <w:style w:type="paragraph" w:customStyle="1" w:styleId="summary">
    <w:name w:val="summary"/>
    <w:basedOn w:val="a4"/>
    <w:link w:val="summaryChar"/>
    <w:qFormat/>
    <w:rsid w:val="00F17B33"/>
    <w:pPr>
      <w:numPr>
        <w:ilvl w:val="1"/>
      </w:numPr>
      <w:spacing w:after="180"/>
    </w:pPr>
  </w:style>
  <w:style w:type="character" w:customStyle="1" w:styleId="summaryChar">
    <w:name w:val="summary Char"/>
    <w:link w:val="summary"/>
    <w:rsid w:val="00F17B33"/>
    <w:rPr>
      <w:rFonts w:ascii="LG Smart_H Light" w:eastAsia="LG Smart_H Light" w:hAnsi="LG Smart_H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ascii="Times New Roman" w:eastAsia="Malgun Gothic" w:hAnsi="Times New Roman"/>
      <w:b/>
      <w:sz w:val="22"/>
      <w:szCs w:val="20"/>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ascii="Times New Roman" w:eastAsia="Malgun Gothic" w:hAnsi="Times New Roman" w:cs="Batang"/>
      <w:szCs w:val="20"/>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szCs w:val="20"/>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keepLines/>
      <w:numPr>
        <w:numId w:val="7"/>
      </w:numPr>
      <w:tabs>
        <w:tab w:val="num" w:pos="0"/>
      </w:tabs>
      <w:overflowPunct w:val="0"/>
      <w:autoSpaceDE w:val="0"/>
      <w:autoSpaceDN w:val="0"/>
      <w:adjustRightInd w:val="0"/>
      <w:spacing w:before="120" w:after="120"/>
      <w:ind w:left="709" w:hanging="709"/>
      <w:textAlignment w:val="baseline"/>
    </w:pPr>
    <w:rPr>
      <w:rFonts w:eastAsia="SimSun" w:cs="Times New Roman"/>
      <w:b w:val="0"/>
      <w:bCs w:val="0"/>
      <w:sz w:val="28"/>
      <w:szCs w:val="20"/>
    </w:rPr>
  </w:style>
  <w:style w:type="character" w:customStyle="1" w:styleId="3GPPH3Char">
    <w:name w:val="3GPP H3 Char"/>
    <w:link w:val="3GPPH3"/>
    <w:rsid w:val="00AB5B90"/>
    <w:rPr>
      <w:rFonts w:ascii="Arial" w:eastAsia="SimSun" w:hAnsi="Arial"/>
      <w:sz w:val="28"/>
      <w:lang w:eastAsia="en-US"/>
    </w:rPr>
  </w:style>
  <w:style w:type="paragraph" w:customStyle="1" w:styleId="00Text">
    <w:name w:val="00_Text"/>
    <w:basedOn w:val="Normal"/>
    <w:link w:val="00TextChar"/>
    <w:qFormat/>
    <w:rsid w:val="00AB5B90"/>
    <w:pPr>
      <w:spacing w:after="120"/>
      <w:jc w:val="both"/>
    </w:pPr>
    <w:rPr>
      <w:rFonts w:ascii="Times New Roman" w:eastAsia="SimSun" w:hAnsi="Times New Roma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d">
    <w:name w:val="문단"/>
    <w:basedOn w:val="Normal"/>
    <w:uiPriority w:val="99"/>
    <w:rsid w:val="00545EFD"/>
    <w:pPr>
      <w:autoSpaceDE w:val="0"/>
      <w:autoSpaceDN w:val="0"/>
      <w:ind w:firstLine="800"/>
      <w:jc w:val="both"/>
    </w:pPr>
    <w:rPr>
      <w:rFonts w:ascii="Gulim" w:eastAsia="Gulim" w:hAnsi="Calibri" w:cs="Calibri"/>
      <w:color w:val="000000"/>
      <w:szCs w:val="20"/>
      <w:lang w:eastAsia="en-GB"/>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qFormat/>
    <w:rsid w:val="00A77584"/>
    <w:rPr>
      <w:rFonts w:ascii="Calibri" w:eastAsia="Gulim" w:hAnsi="Calibri" w:cs="Calibri"/>
      <w:sz w:val="22"/>
      <w:szCs w:val="22"/>
      <w:lang w:val="en-US" w:eastAsia="ko-KR"/>
    </w:rPr>
  </w:style>
  <w:style w:type="paragraph" w:customStyle="1" w:styleId="listparagraph0">
    <w:name w:val="listparagraph"/>
    <w:basedOn w:val="Normal"/>
    <w:qFormat/>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qFormat/>
    <w:rsid w:val="00F6307C"/>
    <w:pPr>
      <w:spacing w:before="100" w:beforeAutospacing="1" w:after="100" w:afterAutospacing="1"/>
    </w:pPr>
    <w:rPr>
      <w:rFonts w:ascii="Times New Roman" w:eastAsia="SimSun" w:hAnsi="Times New Roman"/>
      <w:sz w:val="24"/>
      <w:lang w:val="en-US" w:eastAsia="zh-CN"/>
    </w:rPr>
  </w:style>
  <w:style w:type="paragraph" w:customStyle="1" w:styleId="xb1">
    <w:name w:val="xb1"/>
    <w:basedOn w:val="Normal"/>
    <w:uiPriority w:val="99"/>
    <w:rsid w:val="00F6307C"/>
    <w:pPr>
      <w:spacing w:before="100" w:beforeAutospacing="1" w:after="100" w:afterAutospacing="1"/>
    </w:pPr>
    <w:rPr>
      <w:rFonts w:ascii="Times New Roman" w:eastAsia="SimSun" w:hAnsi="Times New Roman"/>
      <w:sz w:val="24"/>
      <w:lang w:val="en-US" w:eastAsia="zh-CN"/>
    </w:rPr>
  </w:style>
  <w:style w:type="paragraph" w:customStyle="1" w:styleId="xmsolistparagraph">
    <w:name w:val="xmsolistparagraph"/>
    <w:basedOn w:val="Normal"/>
    <w:rsid w:val="00F6307C"/>
    <w:pPr>
      <w:spacing w:before="100" w:beforeAutospacing="1" w:after="100" w:afterAutospacing="1"/>
    </w:pPr>
    <w:rPr>
      <w:rFonts w:ascii="Times New Roman" w:eastAsia="SimSun" w:hAnsi="Times New Roman"/>
      <w:sz w:val="24"/>
      <w:lang w:val="en-US" w:eastAsia="zh-CN"/>
    </w:rPr>
  </w:style>
  <w:style w:type="character" w:customStyle="1" w:styleId="apple-tab-span">
    <w:name w:val="apple-tab-span"/>
    <w:qFormat/>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qFormat/>
    <w:rsid w:val="00B04B06"/>
    <w:pPr>
      <w:ind w:left="720"/>
    </w:pPr>
    <w:rPr>
      <w:rFonts w:ascii="Calibri" w:eastAsia="SimSun" w:hAnsi="Calibri" w:cs="Calibri"/>
      <w:sz w:val="22"/>
      <w:szCs w:val="22"/>
      <w:lang w:val="en-US" w:eastAsia="zh-CN"/>
    </w:rPr>
  </w:style>
  <w:style w:type="paragraph" w:customStyle="1" w:styleId="maintext0">
    <w:name w:val="maintext"/>
    <w:basedOn w:val="Normal"/>
    <w:uiPriority w:val="99"/>
    <w:qFormat/>
    <w:rsid w:val="007A1728"/>
    <w:pPr>
      <w:spacing w:before="100" w:beforeAutospacing="1" w:after="100" w:afterAutospacing="1"/>
    </w:pPr>
    <w:rPr>
      <w:rFonts w:ascii="Calibri" w:eastAsiaTheme="minorHAnsi" w:hAnsi="Calibri" w:cs="Calibri"/>
      <w:sz w:val="22"/>
      <w:szCs w:val="22"/>
      <w:lang w:eastAsia="en-GB"/>
    </w:rPr>
  </w:style>
  <w:style w:type="paragraph" w:customStyle="1" w:styleId="tal0">
    <w:name w:val="tal"/>
    <w:basedOn w:val="Normal"/>
    <w:qFormat/>
    <w:rsid w:val="007A1728"/>
    <w:pPr>
      <w:spacing w:before="100" w:beforeAutospacing="1" w:after="100" w:afterAutospacing="1"/>
    </w:pPr>
    <w:rPr>
      <w:rFonts w:ascii="Calibri" w:eastAsiaTheme="minorHAnsi" w:hAnsi="Calibri" w:cs="Calibri"/>
      <w:sz w:val="22"/>
      <w:szCs w:val="22"/>
      <w:lang w:eastAsia="en-GB"/>
    </w:rPr>
  </w:style>
  <w:style w:type="paragraph" w:customStyle="1" w:styleId="x03proposal">
    <w:name w:val="x_03proposal"/>
    <w:basedOn w:val="Normal"/>
    <w:uiPriority w:val="99"/>
    <w:rsid w:val="00B40DD9"/>
    <w:rPr>
      <w:rFonts w:ascii="Times New Roman" w:eastAsia="Gulim" w:hAnsi="Times New Roman"/>
      <w:sz w:val="24"/>
      <w:lang w:val="en-US" w:eastAsia="ko-KR"/>
    </w:rPr>
  </w:style>
  <w:style w:type="paragraph" w:customStyle="1" w:styleId="x00text">
    <w:name w:val="x_00text"/>
    <w:basedOn w:val="Normal"/>
    <w:uiPriority w:val="99"/>
    <w:rsid w:val="00B40DD9"/>
    <w:rPr>
      <w:rFonts w:ascii="Times New Roman" w:eastAsia="Gulim" w:hAnsi="Times New Roman"/>
      <w:sz w:val="24"/>
      <w:lang w:val="en-US" w:eastAsia="ko-KR"/>
    </w:rPr>
  </w:style>
  <w:style w:type="paragraph" w:customStyle="1" w:styleId="xb10">
    <w:name w:val="x_b1"/>
    <w:basedOn w:val="Normal"/>
    <w:qFormat/>
    <w:rsid w:val="00B40DD9"/>
    <w:rPr>
      <w:rFonts w:ascii="Times New Roman" w:eastAsia="Gulim" w:hAnsi="Times New Roman"/>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e">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qFormat/>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qFormat/>
    <w:rsid w:val="00085B14"/>
  </w:style>
  <w:style w:type="paragraph" w:customStyle="1" w:styleId="3gppagreements0">
    <w:name w:val="3gppagreements0"/>
    <w:basedOn w:val="Normal"/>
    <w:uiPriority w:val="99"/>
    <w:rsid w:val="00085B14"/>
    <w:rPr>
      <w:rFonts w:ascii="Times New Roman" w:eastAsia="SimSun" w:hAnsi="Times New Roman"/>
      <w:sz w:val="24"/>
      <w:lang w:val="en-US" w:eastAsia="zh-CN"/>
    </w:rPr>
  </w:style>
  <w:style w:type="paragraph" w:customStyle="1" w:styleId="b22">
    <w:name w:val="b22"/>
    <w:basedOn w:val="Normal"/>
    <w:uiPriority w:val="99"/>
    <w:rsid w:val="00085B14"/>
    <w:rPr>
      <w:rFonts w:ascii="Times New Roman" w:eastAsia="SimSun" w:hAnsi="Times New Roma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qFormat/>
    <w:locked/>
    <w:rsid w:val="00A31187"/>
    <w:rPr>
      <w:b/>
      <w:bCs/>
      <w:i/>
      <w:iCs/>
    </w:rPr>
  </w:style>
  <w:style w:type="paragraph" w:customStyle="1" w:styleId="proposal0">
    <w:name w:val="proposal"/>
    <w:basedOn w:val="Normal"/>
    <w:link w:val="proposalChar0"/>
    <w:qFormat/>
    <w:rsid w:val="00A31187"/>
    <w:pPr>
      <w:spacing w:before="60" w:after="180" w:line="360" w:lineRule="atLeast"/>
      <w:jc w:val="both"/>
    </w:pPr>
    <w:rPr>
      <w:rFonts w:ascii="Times New Roman" w:hAnsi="Times New Roman"/>
      <w:b/>
      <w:bCs/>
      <w:i/>
      <w:iCs/>
      <w:szCs w:val="20"/>
      <w:lang w:eastAsia="en-GB"/>
    </w:rPr>
  </w:style>
  <w:style w:type="character" w:customStyle="1" w:styleId="B4Char">
    <w:name w:val="B4 Char"/>
    <w:basedOn w:val="DefaultParagraphFont"/>
    <w:link w:val="B4"/>
    <w:qFormat/>
    <w:locked/>
    <w:rsid w:val="00A31187"/>
    <w:rPr>
      <w:rFonts w:eastAsia="SimSun"/>
      <w:lang w:val="en-US" w:eastAsia="ja-JP"/>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szCs w:val="20"/>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szCs w:val="20"/>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qFormat/>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SimSun" w:hAnsi="Arial"/>
      <w:sz w:val="18"/>
      <w:lang w:eastAsia="en-US"/>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qFormat/>
    <w:rsid w:val="00C15223"/>
    <w:pPr>
      <w:spacing w:before="100" w:beforeAutospacing="1" w:after="100" w:afterAutospacing="1"/>
    </w:pPr>
    <w:rPr>
      <w:rFonts w:ascii="Times New Roman" w:eastAsia="Gulim" w:hAnsi="Times New Roman"/>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f">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ascii="Times New Roman" w:eastAsia="SimSun" w:hAnsi="Times New Roma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f0">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목록 단락 Char2,列出段落1 Char1,—ño’i—Ž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uiPriority w:val="99"/>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5"/>
      </w:numPr>
      <w:tabs>
        <w:tab w:val="left" w:pos="1620"/>
      </w:tabs>
      <w:spacing w:before="120"/>
      <w:ind w:left="1627" w:hanging="1627"/>
    </w:pPr>
    <w:rPr>
      <w:rFonts w:ascii="Calibri" w:eastAsia="MS Mincho" w:hAnsi="Calibri"/>
      <w:b/>
      <w:szCs w:val="20"/>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1">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qFormat/>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0"/>
    <w:qFormat/>
    <w:locked/>
    <w:rsid w:val="00E33DD7"/>
    <w:rPr>
      <w:rFonts w:ascii="Arial" w:eastAsia="Times New Roman" w:hAnsi="Arial"/>
      <w:b/>
      <w:bCs/>
      <w:lang w:eastAsia="zh-CN"/>
    </w:rPr>
  </w:style>
  <w:style w:type="paragraph" w:customStyle="1" w:styleId="a00">
    <w:name w:val="a0"/>
    <w:basedOn w:val="Normal"/>
    <w:qFormat/>
    <w:rsid w:val="008A0871"/>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2">
    <w:name w:val="网格表 1 浅色1"/>
    <w:basedOn w:val="TableNormal"/>
    <w:uiPriority w:val="46"/>
    <w:qFormat/>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uiPriority w:val="99"/>
    <w:qFormat/>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keepLines/>
      <w:numPr>
        <w:numId w:val="57"/>
      </w:numPr>
      <w:overflowPunct w:val="0"/>
      <w:autoSpaceDE w:val="0"/>
      <w:autoSpaceDN w:val="0"/>
      <w:adjustRightInd w:val="0"/>
      <w:spacing w:before="180" w:after="120"/>
    </w:pPr>
    <w:rPr>
      <w:rFonts w:eastAsia="SimSun" w:cs="Times New Roman"/>
      <w:b w:val="0"/>
      <w:bCs w:val="0"/>
      <w:i w:val="0"/>
      <w:iCs w:val="0"/>
      <w:sz w:val="32"/>
      <w:szCs w:val="20"/>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2">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qFormat/>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overflowPunct w:val="0"/>
      <w:autoSpaceDE w:val="0"/>
      <w:autoSpaceDN w:val="0"/>
      <w:snapToGrid w:val="0"/>
      <w:spacing w:after="60" w:line="252" w:lineRule="auto"/>
      <w:jc w:val="both"/>
    </w:pPr>
    <w:rPr>
      <w:rFonts w:ascii="Batang" w:hAnsi="Batang"/>
      <w:szCs w:val="20"/>
      <w:lang w:eastAsia="en-GB"/>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3">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ascii="Times New Roman" w:eastAsia="Calibri" w:hAnsi="Times New Roman"/>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rFonts w:ascii="Times New Roman" w:eastAsia="Times New Roman" w:hAnsi="Times New Roman"/>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qFormat/>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4">
    <w:name w:val="?  ?  ?  ?   ?  ?"/>
    <w:aliases w:val="?  ?  ?  ?  ?   ?  ?,?  ?  ?  ?  11 ?  ?"/>
    <w:link w:val="aff5"/>
    <w:uiPriority w:val="34"/>
    <w:locked/>
    <w:rsid w:val="006434F2"/>
    <w:rPr>
      <w:rFonts w:ascii="Calibri" w:hAnsi="Calibri" w:cs="Calibri"/>
    </w:rPr>
  </w:style>
  <w:style w:type="paragraph" w:customStyle="1" w:styleId="aff5">
    <w:name w:val="?  ?  ?  ?"/>
    <w:aliases w:val="?  ?  ?  ?  ?,?  ?  ?  ?  11"/>
    <w:basedOn w:val="Normal"/>
    <w:link w:val="aff4"/>
    <w:uiPriority w:val="34"/>
    <w:rsid w:val="006434F2"/>
    <w:pPr>
      <w:wordWrap w:val="0"/>
      <w:autoSpaceDE w:val="0"/>
      <w:autoSpaceDN w:val="0"/>
      <w:spacing w:before="120" w:after="360" w:line="264" w:lineRule="auto"/>
      <w:ind w:leftChars="400" w:left="800" w:firstLine="425"/>
      <w:jc w:val="both"/>
    </w:pPr>
    <w:rPr>
      <w:rFonts w:ascii="Calibri" w:hAnsi="Calibri" w:cs="Calibri"/>
      <w:szCs w:val="20"/>
      <w:lang w:eastAsia="en-GB"/>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szCs w:val="20"/>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szCs w:val="20"/>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qFormat/>
    <w:rsid w:val="004A05DE"/>
  </w:style>
  <w:style w:type="character" w:customStyle="1" w:styleId="aff6">
    <w:name w:val="正文文本 字符"/>
    <w:aliases w:val="bt 字符,Corps de texte Car 字符,Corps de texte Car1 Car 字符,Corps de texte Car Car Car 字符,Corps de texte Car1 Car Car Car 字符,Corps de texte Car Car Car Car Car 字符,Corps de texte Car1 Car Car Car Car Car 字符,bt Car 字符"/>
    <w:basedOn w:val="DefaultParagraphFont"/>
    <w:qForma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3">
    <w:name w:val="Ссылки"/>
    <w:basedOn w:val="BodyText"/>
    <w:qFormat/>
    <w:rsid w:val="00C70AFB"/>
    <w:pPr>
      <w:numPr>
        <w:numId w:val="58"/>
      </w:numPr>
      <w:spacing w:line="360" w:lineRule="auto"/>
    </w:pPr>
    <w:rPr>
      <w:rFonts w:ascii="Times New Roman" w:eastAsia="MS Mincho" w:hAnsi="Times New Roman"/>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qFormat/>
    <w:rsid w:val="00C70AFB"/>
    <w:pPr>
      <w:keepNext/>
      <w:tabs>
        <w:tab w:val="left" w:pos="1008"/>
      </w:tabs>
      <w:spacing w:before="240" w:after="60"/>
      <w:ind w:left="1008" w:hanging="1008"/>
    </w:pPr>
    <w:rPr>
      <w:rFonts w:ascii="Arial" w:hAnsi="Arial"/>
      <w:szCs w:val="20"/>
      <w:lang w:val="en-US" w:eastAsia="ja-JP"/>
    </w:rPr>
  </w:style>
  <w:style w:type="paragraph" w:customStyle="1" w:styleId="811">
    <w:name w:val="标题 81"/>
    <w:basedOn w:val="Normal"/>
    <w:qFormat/>
    <w:rsid w:val="00C70AFB"/>
    <w:pPr>
      <w:tabs>
        <w:tab w:val="left" w:pos="1440"/>
      </w:tabs>
      <w:spacing w:before="240" w:after="60"/>
    </w:pPr>
    <w:rPr>
      <w:rFonts w:ascii="Times New Roman" w:eastAsia="MS PGothic" w:hAnsi="Times New Roman"/>
      <w:i/>
      <w:iCs/>
      <w:sz w:val="24"/>
      <w:lang w:val="en-US" w:eastAsia="ja-JP"/>
    </w:rPr>
  </w:style>
  <w:style w:type="paragraph" w:customStyle="1" w:styleId="910">
    <w:name w:val="标题 91"/>
    <w:basedOn w:val="Normal"/>
    <w:qFormat/>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qFormat/>
    <w:rsid w:val="00C70AFB"/>
    <w:pPr>
      <w:tabs>
        <w:tab w:val="left" w:pos="1152"/>
      </w:tabs>
    </w:pPr>
    <w:rPr>
      <w:rFonts w:eastAsia="MS PGothic" w:cs="Times"/>
      <w:szCs w:val="20"/>
      <w:lang w:val="en-US" w:eastAsia="ja-JP"/>
    </w:rPr>
  </w:style>
  <w:style w:type="paragraph" w:customStyle="1" w:styleId="72">
    <w:name w:val="标题 72"/>
    <w:basedOn w:val="Normal"/>
    <w:qFormat/>
    <w:rsid w:val="00C70AFB"/>
    <w:pPr>
      <w:tabs>
        <w:tab w:val="left" w:pos="1296"/>
      </w:tabs>
    </w:pPr>
    <w:rPr>
      <w:rFonts w:eastAsia="MS PGothic" w:cs="Times"/>
      <w:szCs w:val="20"/>
      <w:lang w:val="en-US" w:eastAsia="ja-JP"/>
    </w:rPr>
  </w:style>
  <w:style w:type="character" w:customStyle="1" w:styleId="aff7">
    <w:name w:val="未处理的提及"/>
    <w:uiPriority w:val="99"/>
    <w:semiHidden/>
    <w:unhideWhenUsed/>
    <w:rsid w:val="00C70AFB"/>
    <w:rPr>
      <w:color w:val="605E5C"/>
      <w:shd w:val="clear" w:color="auto" w:fill="E1DFDD"/>
    </w:rPr>
  </w:style>
  <w:style w:type="character" w:customStyle="1" w:styleId="19">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link w:val="26"/>
    <w:uiPriority w:val="34"/>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4">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qFormat/>
    <w:locked/>
    <w:rsid w:val="0089550B"/>
    <w:rPr>
      <w:rFonts w:ascii="Arial" w:hAnsi="Arial" w:cs="Arial"/>
    </w:rPr>
  </w:style>
  <w:style w:type="paragraph" w:customStyle="1" w:styleId="xxxxmsonormal">
    <w:name w:val="x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qFormat/>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7">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qFormat/>
    <w:rsid w:val="00337964"/>
    <w:rPr>
      <w:rFonts w:ascii="Calibri" w:eastAsia="Calibri" w:hAnsi="Calibri" w:cs="Calibri"/>
      <w:sz w:val="22"/>
      <w:szCs w:val="22"/>
      <w:lang w:val="en-US"/>
    </w:rPr>
  </w:style>
  <w:style w:type="character" w:customStyle="1" w:styleId="150">
    <w:name w:val="15"/>
    <w:qFormat/>
    <w:rsid w:val="00337964"/>
    <w:rPr>
      <w:rFonts w:ascii="Symbol" w:hAnsi="Symbol" w:hint="default"/>
      <w:b/>
      <w:bCs/>
    </w:rPr>
  </w:style>
  <w:style w:type="character" w:customStyle="1" w:styleId="mark5gnezsh2s">
    <w:name w:val="mark5gnezsh2s"/>
    <w:qFormat/>
    <w:rsid w:val="00337964"/>
  </w:style>
  <w:style w:type="character" w:customStyle="1" w:styleId="markca674dpc9">
    <w:name w:val="markca674dpc9"/>
    <w:qFormat/>
    <w:rsid w:val="00337964"/>
  </w:style>
  <w:style w:type="character" w:customStyle="1" w:styleId="xxxxxapple-converted-space">
    <w:name w:val="xxxxxapple-converted-space"/>
    <w:basedOn w:val="DefaultParagraphFont"/>
    <w:qFormat/>
    <w:rsid w:val="00337964"/>
  </w:style>
  <w:style w:type="character" w:customStyle="1" w:styleId="xxapple-converted-space0">
    <w:name w:val="xxapple-converted-space"/>
    <w:basedOn w:val="DefaultParagraphFont"/>
    <w:qFormat/>
    <w:rsid w:val="00337964"/>
  </w:style>
  <w:style w:type="character" w:customStyle="1" w:styleId="xxxapple-converted-space0">
    <w:name w:val="xxxapple-converted-space"/>
    <w:basedOn w:val="DefaultParagraphFont"/>
    <w:qFormat/>
    <w:rsid w:val="00337964"/>
  </w:style>
  <w:style w:type="paragraph" w:customStyle="1" w:styleId="xx0maintext">
    <w:name w:val="x_x0maintext"/>
    <w:basedOn w:val="Normal"/>
    <w:uiPriority w:val="99"/>
    <w:qFormat/>
    <w:rsid w:val="00337964"/>
    <w:rPr>
      <w:rFonts w:ascii="SimSun" w:eastAsia="SimSun" w:hAnsi="SimSun" w:cs="SimSun"/>
      <w:sz w:val="24"/>
      <w:lang w:val="en-US" w:eastAsia="zh-CN"/>
    </w:rPr>
  </w:style>
  <w:style w:type="character" w:customStyle="1" w:styleId="xxxxxxxxxxapple-converted-space">
    <w:name w:val="xxxxxxxxxxapple-converted-space"/>
    <w:qFormat/>
    <w:rsid w:val="00337964"/>
  </w:style>
  <w:style w:type="character" w:customStyle="1" w:styleId="xxxxxxxapple-converted-space">
    <w:name w:val="xxxxxxxapple-converted-space"/>
    <w:qFormat/>
    <w:rsid w:val="00337964"/>
  </w:style>
  <w:style w:type="character" w:customStyle="1" w:styleId="xxxxmarkuzf5ivend">
    <w:name w:val="x_xxxmarkuzf5ivend"/>
    <w:qFormat/>
    <w:rsid w:val="00337964"/>
  </w:style>
  <w:style w:type="paragraph" w:customStyle="1" w:styleId="Prop1">
    <w:name w:val="Prop1"/>
    <w:basedOn w:val="ListParagraph"/>
    <w:uiPriority w:val="99"/>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59"/>
      </w:numPr>
      <w:tabs>
        <w:tab w:val="clear" w:pos="1080"/>
        <w:tab w:val="left" w:pos="360"/>
        <w:tab w:val="left" w:pos="432"/>
        <w:tab w:val="left" w:pos="504"/>
      </w:tabs>
      <w:suppressAutoHyphens/>
      <w:spacing w:before="120" w:after="120"/>
      <w:jc w:val="center"/>
    </w:pPr>
    <w:rPr>
      <w:rFonts w:ascii="Arial" w:eastAsia="Times New Roman" w:hAnsi="Arial"/>
      <w:b/>
      <w:szCs w:val="20"/>
      <w:lang w:val="en-US" w:eastAsia="ja-JP"/>
    </w:rPr>
  </w:style>
  <w:style w:type="paragraph" w:customStyle="1" w:styleId="3gppagreements1">
    <w:name w:val="3gppagreements"/>
    <w:basedOn w:val="Normal"/>
    <w:qFormat/>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 w:type="paragraph" w:customStyle="1" w:styleId="CharChar1CharCharCharCharCharCharCharCharCharCharCharCharCharCharChar102">
    <w:name w:val="Char Char1 Char Char Char Char Char Char Char Char Char Char Char Char Char Char Char102"/>
    <w:semiHidden/>
    <w:rsid w:val="008F4B8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7">
    <w:name w:val="(文字) (文字)597"/>
    <w:semiHidden/>
    <w:rsid w:val="008F4B8C"/>
    <w:rPr>
      <w:rFonts w:ascii="Times New Roman" w:hAnsi="Times New Roman"/>
      <w:lang w:eastAsia="en-US"/>
    </w:rPr>
  </w:style>
  <w:style w:type="paragraph" w:customStyle="1" w:styleId="bodytext0">
    <w:name w:val="bodytext"/>
    <w:basedOn w:val="Normal"/>
    <w:uiPriority w:val="99"/>
    <w:qFormat/>
    <w:rsid w:val="008F4B8C"/>
    <w:pPr>
      <w:spacing w:before="100" w:beforeAutospacing="1" w:after="100" w:afterAutospacing="1"/>
    </w:pPr>
    <w:rPr>
      <w:rFonts w:ascii="Gulim" w:eastAsia="Gulim" w:hAnsi="Gulim"/>
      <w:sz w:val="24"/>
      <w:lang w:val="en-US" w:eastAsia="ko-KR"/>
    </w:rPr>
  </w:style>
  <w:style w:type="paragraph" w:customStyle="1" w:styleId="CharChar1CharCharCharCharCharCharCharCharCharCharCharCharCharCharChar101">
    <w:name w:val="Char Char1 Char Char Char Char Char Char Char Char Char Char Char Char Char Char Char101"/>
    <w:semiHidden/>
    <w:rsid w:val="007D7F5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6">
    <w:name w:val="(文字) (文字)596"/>
    <w:semiHidden/>
    <w:rsid w:val="007D7F59"/>
    <w:rPr>
      <w:rFonts w:ascii="Times New Roman" w:hAnsi="Times New Roman"/>
      <w:lang w:eastAsia="en-US"/>
    </w:rPr>
  </w:style>
  <w:style w:type="paragraph" w:customStyle="1" w:styleId="ZTE-Proposal">
    <w:name w:val="ZTE-Proposal"/>
    <w:basedOn w:val="Normal"/>
    <w:uiPriority w:val="99"/>
    <w:qFormat/>
    <w:rsid w:val="004C336F"/>
    <w:pPr>
      <w:numPr>
        <w:numId w:val="60"/>
      </w:numPr>
      <w:tabs>
        <w:tab w:val="clear" w:pos="0"/>
        <w:tab w:val="num" w:pos="432"/>
      </w:tabs>
      <w:spacing w:beforeLines="50" w:before="50" w:afterLines="50" w:after="50"/>
      <w:ind w:left="432" w:hanging="432"/>
    </w:pPr>
    <w:rPr>
      <w:rFonts w:ascii="Times New Roman" w:eastAsia="DengXian" w:hAnsi="Times New Roman"/>
      <w:b/>
      <w:bCs/>
      <w:i/>
      <w:iCs/>
      <w:kern w:val="2"/>
      <w:szCs w:val="20"/>
    </w:rPr>
  </w:style>
  <w:style w:type="character" w:customStyle="1" w:styleId="bodyChar">
    <w:name w:val="body Char"/>
    <w:basedOn w:val="DefaultParagraphFont"/>
    <w:link w:val="body"/>
    <w:rsid w:val="00301105"/>
    <w:rPr>
      <w:rFonts w:ascii="New York" w:eastAsia="SimSun" w:hAnsi="New York"/>
      <w:sz w:val="24"/>
      <w:lang w:val="en-US" w:eastAsia="en-US"/>
    </w:rPr>
  </w:style>
  <w:style w:type="paragraph" w:customStyle="1" w:styleId="mc-p">
    <w:name w:val="mc-p___"/>
    <w:basedOn w:val="Normal"/>
    <w:uiPriority w:val="99"/>
    <w:qFormat/>
    <w:rsid w:val="0037070C"/>
    <w:pPr>
      <w:spacing w:before="100" w:beforeAutospacing="1" w:after="100" w:afterAutospacing="1"/>
    </w:pPr>
    <w:rPr>
      <w:rFonts w:ascii="Calibri" w:eastAsiaTheme="minorHAnsi" w:hAnsi="Calibri" w:cs="Calibri"/>
      <w:sz w:val="22"/>
      <w:szCs w:val="22"/>
      <w:lang w:eastAsia="en-GB"/>
    </w:rPr>
  </w:style>
  <w:style w:type="paragraph" w:customStyle="1" w:styleId="35">
    <w:name w:val="正文3"/>
    <w:qFormat/>
    <w:rsid w:val="00A45241"/>
    <w:pPr>
      <w:jc w:val="both"/>
    </w:pPr>
    <w:rPr>
      <w:rFonts w:eastAsia="SimSun"/>
      <w:kern w:val="2"/>
      <w:sz w:val="21"/>
      <w:szCs w:val="21"/>
      <w:lang w:val="en-US" w:eastAsia="zh-CN"/>
    </w:rPr>
  </w:style>
  <w:style w:type="character" w:customStyle="1" w:styleId="listauto1Char">
    <w:name w:val="list auto 1 Char"/>
    <w:link w:val="listauto1"/>
    <w:qFormat/>
    <w:locked/>
    <w:rsid w:val="00D56B59"/>
    <w:rPr>
      <w:rFonts w:ascii="SimSun" w:eastAsia="SimSun" w:hAnsi="SimSun"/>
      <w:b/>
      <w:bCs/>
      <w:lang w:eastAsia="en-US"/>
    </w:rPr>
  </w:style>
  <w:style w:type="paragraph" w:customStyle="1" w:styleId="listauto1">
    <w:name w:val="list auto 1"/>
    <w:basedOn w:val="Normal"/>
    <w:link w:val="listauto1Char"/>
    <w:qFormat/>
    <w:rsid w:val="00D56B59"/>
    <w:pPr>
      <w:numPr>
        <w:numId w:val="61"/>
      </w:numPr>
      <w:spacing w:line="276" w:lineRule="auto"/>
      <w:contextualSpacing/>
      <w:jc w:val="both"/>
    </w:pPr>
    <w:rPr>
      <w:rFonts w:ascii="SimSun" w:eastAsia="SimSun" w:hAnsi="SimSun"/>
      <w:b/>
      <w:bCs/>
      <w:szCs w:val="20"/>
    </w:rPr>
  </w:style>
  <w:style w:type="paragraph" w:customStyle="1" w:styleId="listauto2">
    <w:name w:val="list auto 2"/>
    <w:basedOn w:val="Normal"/>
    <w:link w:val="listauto2Char"/>
    <w:uiPriority w:val="99"/>
    <w:qFormat/>
    <w:rsid w:val="00D56B59"/>
    <w:pPr>
      <w:numPr>
        <w:ilvl w:val="1"/>
        <w:numId w:val="61"/>
      </w:numPr>
      <w:spacing w:line="276" w:lineRule="auto"/>
      <w:ind w:left="990" w:hanging="540"/>
      <w:contextualSpacing/>
      <w:jc w:val="both"/>
    </w:pPr>
    <w:rPr>
      <w:rFonts w:ascii="SimSun" w:eastAsia="SimSun" w:hAnsi="SimSun"/>
      <w:b/>
      <w:bCs/>
      <w:sz w:val="22"/>
      <w:szCs w:val="22"/>
      <w:lang w:val="en-US"/>
    </w:rPr>
  </w:style>
  <w:style w:type="character" w:customStyle="1" w:styleId="mc-span">
    <w:name w:val="mc-span"/>
    <w:rsid w:val="00D84EC0"/>
  </w:style>
  <w:style w:type="paragraph" w:customStyle="1" w:styleId="a10">
    <w:name w:val="a1"/>
    <w:basedOn w:val="Normal"/>
    <w:qFormat/>
    <w:rsid w:val="00CB7FB8"/>
    <w:pPr>
      <w:spacing w:before="100" w:beforeAutospacing="1" w:after="100" w:afterAutospacing="1"/>
    </w:pPr>
    <w:rPr>
      <w:rFonts w:ascii="SimSun" w:eastAsia="SimSun" w:hAnsi="SimSun" w:cs="SimSun"/>
      <w:sz w:val="24"/>
      <w:lang w:val="en-US" w:eastAsia="zh-CN"/>
    </w:rPr>
  </w:style>
  <w:style w:type="table" w:customStyle="1" w:styleId="TableGrid21">
    <w:name w:val="TableGrid2"/>
    <w:basedOn w:val="TableNormal"/>
    <w:next w:val="TableGrid"/>
    <w:uiPriority w:val="59"/>
    <w:qFormat/>
    <w:rsid w:val="00010E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6">
    <w:name w:val="Char Char1 Char Char Char Char Char Char Char Char Char Char Char Char Char Char Char106"/>
    <w:uiPriority w:val="99"/>
    <w:semiHidden/>
    <w:qFormat/>
    <w:rsid w:val="00010E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1">
    <w:name w:val="(文字) (文字)5101"/>
    <w:semiHidden/>
    <w:rsid w:val="00010EA4"/>
    <w:rPr>
      <w:rFonts w:ascii="Times New Roman" w:hAnsi="Times New Roman"/>
      <w:lang w:eastAsia="en-US"/>
    </w:rPr>
  </w:style>
  <w:style w:type="table" w:customStyle="1" w:styleId="ColorfulList-Accent112">
    <w:name w:val="Colorful List - Accent 112"/>
    <w:basedOn w:val="TableNormal"/>
    <w:next w:val="ColorfulList-Accent1"/>
    <w:uiPriority w:val="34"/>
    <w:rsid w:val="00010E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
    <w:name w:val="Grid Table 4 - Accent 512"/>
    <w:basedOn w:val="TableNormal"/>
    <w:next w:val="GridTable4-Accent5"/>
    <w:uiPriority w:val="49"/>
    <w:rsid w:val="00010E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2">
    <w:name w:val="Table Grid432"/>
    <w:basedOn w:val="TableNormal"/>
    <w:next w:val="TableGrid"/>
    <w:qFormat/>
    <w:rsid w:val="00010E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posal2Char">
    <w:name w:val="Proposal2 Char"/>
    <w:link w:val="Proposal2"/>
    <w:qFormat/>
    <w:rsid w:val="00010EA4"/>
    <w:rPr>
      <w:rFonts w:eastAsia="Times New Roman"/>
      <w:b/>
      <w:iCs/>
      <w:sz w:val="32"/>
      <w:szCs w:val="26"/>
      <w:u w:val="single"/>
      <w:lang w:eastAsia="ja-JP"/>
    </w:rPr>
  </w:style>
  <w:style w:type="paragraph" w:customStyle="1" w:styleId="Proposal2">
    <w:name w:val="Proposal2"/>
    <w:basedOn w:val="Heading4"/>
    <w:link w:val="Proposal2Char"/>
    <w:qFormat/>
    <w:rsid w:val="00010EA4"/>
    <w:pPr>
      <w:numPr>
        <w:ilvl w:val="0"/>
        <w:numId w:val="0"/>
      </w:numPr>
      <w:suppressAutoHyphens/>
    </w:pPr>
    <w:rPr>
      <w:rFonts w:ascii="Times New Roman" w:eastAsia="Times New Roman" w:hAnsi="Times New Roman" w:cs="Times New Roman"/>
      <w:bCs w:val="0"/>
      <w:i w:val="0"/>
      <w:iCs/>
      <w:sz w:val="32"/>
      <w:u w:val="single"/>
      <w:lang w:eastAsia="ja-JP"/>
    </w:rPr>
  </w:style>
  <w:style w:type="paragraph" w:customStyle="1" w:styleId="Steps-8thset">
    <w:name w:val="Steps-8th set"/>
    <w:basedOn w:val="List2"/>
    <w:qFormat/>
    <w:rsid w:val="00010EA4"/>
    <w:pPr>
      <w:widowControl w:val="0"/>
      <w:numPr>
        <w:numId w:val="62"/>
      </w:numPr>
      <w:tabs>
        <w:tab w:val="clear" w:pos="936"/>
        <w:tab w:val="num" w:pos="360"/>
      </w:tabs>
      <w:spacing w:before="120" w:after="120"/>
      <w:ind w:left="720" w:hanging="360"/>
    </w:pPr>
    <w:rPr>
      <w:rFonts w:ascii="Arial" w:eastAsia="Times New Roman" w:hAnsi="Arial"/>
      <w:sz w:val="24"/>
      <w:lang w:val="en-US"/>
    </w:rPr>
  </w:style>
  <w:style w:type="paragraph" w:customStyle="1" w:styleId="Steps-9thset">
    <w:name w:val="Steps-9th set"/>
    <w:basedOn w:val="Normal"/>
    <w:qFormat/>
    <w:rsid w:val="00010EA4"/>
    <w:pPr>
      <w:widowControl w:val="0"/>
      <w:numPr>
        <w:numId w:val="63"/>
      </w:numPr>
      <w:spacing w:before="120" w:after="120"/>
    </w:pPr>
    <w:rPr>
      <w:rFonts w:ascii="Arial" w:eastAsia="Times New Roman" w:hAnsi="Arial"/>
      <w:sz w:val="24"/>
      <w:lang w:val="en-US"/>
    </w:rPr>
  </w:style>
  <w:style w:type="character" w:customStyle="1" w:styleId="NoSpacingChar">
    <w:name w:val="No Spacing Char"/>
    <w:link w:val="NoSpacing"/>
    <w:uiPriority w:val="1"/>
    <w:qFormat/>
    <w:rsid w:val="00010EA4"/>
    <w:rPr>
      <w:rFonts w:ascii="Calibri" w:eastAsia="SimSun" w:hAnsi="Calibri"/>
      <w:sz w:val="22"/>
      <w:szCs w:val="22"/>
      <w:lang w:val="en-US" w:eastAsia="zh-CN"/>
    </w:rPr>
  </w:style>
  <w:style w:type="paragraph" w:customStyle="1" w:styleId="1a">
    <w:name w:val="正文1"/>
    <w:uiPriority w:val="99"/>
    <w:qFormat/>
    <w:rsid w:val="00010EA4"/>
    <w:pPr>
      <w:spacing w:before="60" w:after="120"/>
      <w:jc w:val="both"/>
    </w:pPr>
    <w:rPr>
      <w:rFonts w:ascii="Arial" w:eastAsia="Times New Roman" w:hAnsi="Arial" w:cs="Arial"/>
      <w:sz w:val="24"/>
      <w:szCs w:val="24"/>
      <w:lang w:val="en-US" w:eastAsia="zh-CN"/>
    </w:rPr>
  </w:style>
  <w:style w:type="table" w:styleId="GridTable4-Accent1">
    <w:name w:val="Grid Table 4 Accent 1"/>
    <w:basedOn w:val="TableNormal"/>
    <w:uiPriority w:val="49"/>
    <w:rsid w:val="00010EA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1">
    <w:name w:val="TableGrid3"/>
    <w:basedOn w:val="TableNormal"/>
    <w:next w:val="TableGrid"/>
    <w:uiPriority w:val="39"/>
    <w:qFormat/>
    <w:rsid w:val="00953C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5">
    <w:name w:val="Char Char1 Char Char Char Char Char Char Char Char Char Char Char Char Char Char Char105"/>
    <w:semiHidden/>
    <w:rsid w:val="00953C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0">
    <w:name w:val="(文字) (文字)5100"/>
    <w:semiHidden/>
    <w:rsid w:val="00953C54"/>
    <w:rPr>
      <w:rFonts w:ascii="Times New Roman" w:hAnsi="Times New Roman"/>
      <w:lang w:eastAsia="en-US"/>
    </w:rPr>
  </w:style>
  <w:style w:type="numbering" w:customStyle="1" w:styleId="StyleBulletedSymbolsymbolLeft025Hanging02">
    <w:name w:val="Style Bulleted Symbol (symbol) Left:  0.25&quot; Hanging:  0.2"/>
    <w:basedOn w:val="NoList"/>
    <w:rsid w:val="00953C54"/>
  </w:style>
  <w:style w:type="table" w:customStyle="1" w:styleId="ColorfulList-Accent113">
    <w:name w:val="Colorful List - Accent 113"/>
    <w:basedOn w:val="TableNormal"/>
    <w:next w:val="ColorfulList-Accent1"/>
    <w:uiPriority w:val="34"/>
    <w:rsid w:val="00953C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
    <w:name w:val="Grid Table 4 - Accent 513"/>
    <w:basedOn w:val="TableNormal"/>
    <w:next w:val="GridTable4-Accent5"/>
    <w:uiPriority w:val="49"/>
    <w:rsid w:val="00953C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953C54"/>
  </w:style>
  <w:style w:type="numbering" w:customStyle="1" w:styleId="StyleBulletedSymbolsymbolLeft025Hanging02513">
    <w:name w:val="Style Bulleted Symbol (symbol) Left:  0.25&quot; Hanging:  0.25&quot;13"/>
    <w:basedOn w:val="NoList"/>
    <w:rsid w:val="00953C54"/>
  </w:style>
  <w:style w:type="numbering" w:customStyle="1" w:styleId="StyleBulletedSymbolsymbolLeft025Hanging02522">
    <w:name w:val="Style Bulleted Symbol (symbol) Left:  0.25&quot; Hanging:  0.25&quot;22"/>
    <w:basedOn w:val="NoList"/>
    <w:rsid w:val="00953C54"/>
  </w:style>
  <w:style w:type="table" w:customStyle="1" w:styleId="TableGrid433">
    <w:name w:val="Table Grid433"/>
    <w:basedOn w:val="TableNormal"/>
    <w:next w:val="TableGrid"/>
    <w:qFormat/>
    <w:rsid w:val="00953C5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53C5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104">
    <w:name w:val="Char Char1 Char Char Char Char Char Char Char Char Char Char Char Char Char Char Char104"/>
    <w:semiHidden/>
    <w:rsid w:val="005A3CD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9">
    <w:name w:val="(文字) (文字)599"/>
    <w:semiHidden/>
    <w:rsid w:val="005A3CD5"/>
    <w:rPr>
      <w:rFonts w:ascii="Times New Roman" w:hAnsi="Times New Roman"/>
      <w:lang w:eastAsia="en-US"/>
    </w:rPr>
  </w:style>
  <w:style w:type="table" w:customStyle="1" w:styleId="ColorfulList-Accent114">
    <w:name w:val="Colorful List - Accent 114"/>
    <w:basedOn w:val="TableNormal"/>
    <w:next w:val="ColorfulList-Accent1"/>
    <w:uiPriority w:val="34"/>
    <w:rsid w:val="005A3CD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4">
    <w:name w:val="Grid Table 4 - Accent 514"/>
    <w:basedOn w:val="TableNormal"/>
    <w:next w:val="GridTable4-Accent5"/>
    <w:uiPriority w:val="49"/>
    <w:rsid w:val="005A3C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
    <w:name w:val="Style Bulleted1"/>
    <w:rsid w:val="002861AA"/>
  </w:style>
  <w:style w:type="paragraph" w:customStyle="1" w:styleId="elementtoproof">
    <w:name w:val="elementtoproof"/>
    <w:basedOn w:val="Normal"/>
    <w:uiPriority w:val="99"/>
    <w:semiHidden/>
    <w:rsid w:val="000210CE"/>
    <w:rPr>
      <w:rFonts w:ascii="Times New Roman" w:eastAsia="Malgun Gothic" w:hAnsi="Times New Roman"/>
      <w:sz w:val="24"/>
      <w:lang w:val="en-US" w:eastAsia="ko-KR"/>
    </w:rPr>
  </w:style>
  <w:style w:type="character" w:customStyle="1" w:styleId="contentpasted0">
    <w:name w:val="contentpasted0"/>
    <w:rsid w:val="000210CE"/>
  </w:style>
  <w:style w:type="table" w:customStyle="1" w:styleId="TableGrid40">
    <w:name w:val="TableGrid4"/>
    <w:basedOn w:val="TableNormal"/>
    <w:next w:val="TableGrid"/>
    <w:uiPriority w:val="59"/>
    <w:qFormat/>
    <w:rsid w:val="009655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0">
    <w:name w:val="Char Char1 Char Char Char Char Char Char Char Char Char Char Char Char Char Char Char120"/>
    <w:semiHidden/>
    <w:rsid w:val="009655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5">
    <w:name w:val="(文字) (文字)5115"/>
    <w:semiHidden/>
    <w:rsid w:val="00965554"/>
    <w:rPr>
      <w:rFonts w:ascii="Times New Roman" w:hAnsi="Times New Roman"/>
      <w:lang w:eastAsia="en-US"/>
    </w:rPr>
  </w:style>
  <w:style w:type="table" w:customStyle="1" w:styleId="ColorfulList-Accent115">
    <w:name w:val="Colorful List - Accent 115"/>
    <w:basedOn w:val="TableNormal"/>
    <w:next w:val="ColorfulList-Accent1"/>
    <w:uiPriority w:val="34"/>
    <w:rsid w:val="009655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5">
    <w:name w:val="Grid Table 4 - Accent 515"/>
    <w:basedOn w:val="TableNormal"/>
    <w:next w:val="GridTable4-Accent5"/>
    <w:uiPriority w:val="49"/>
    <w:rsid w:val="009655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50">
    <w:name w:val="TableGrid5"/>
    <w:basedOn w:val="TableNormal"/>
    <w:next w:val="TableGrid"/>
    <w:uiPriority w:val="39"/>
    <w:qFormat/>
    <w:rsid w:val="0099372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9">
    <w:name w:val="Char Char1 Char Char Char Char Char Char Char Char Char Char Char Char Char Char Char119"/>
    <w:semiHidden/>
    <w:rsid w:val="0099372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4">
    <w:name w:val="(文字) (文字)5114"/>
    <w:semiHidden/>
    <w:rsid w:val="00993725"/>
    <w:rPr>
      <w:rFonts w:ascii="Times New Roman" w:hAnsi="Times New Roman"/>
      <w:lang w:eastAsia="en-US"/>
    </w:rPr>
  </w:style>
  <w:style w:type="table" w:customStyle="1" w:styleId="ColorfulList-Accent116">
    <w:name w:val="Colorful List - Accent 116"/>
    <w:basedOn w:val="TableNormal"/>
    <w:next w:val="ColorfulList-Accent1"/>
    <w:uiPriority w:val="34"/>
    <w:rsid w:val="0099372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6">
    <w:name w:val="Grid Table 4 - Accent 516"/>
    <w:basedOn w:val="TableNormal"/>
    <w:next w:val="GridTable4-Accent5"/>
    <w:uiPriority w:val="49"/>
    <w:rsid w:val="0099372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ListNumber4">
    <w:name w:val="List Number 4"/>
    <w:basedOn w:val="Normal"/>
    <w:qFormat/>
    <w:rsid w:val="00993725"/>
    <w:pPr>
      <w:numPr>
        <w:numId w:val="64"/>
      </w:numPr>
      <w:tabs>
        <w:tab w:val="clear" w:pos="720"/>
        <w:tab w:val="num" w:pos="432"/>
        <w:tab w:val="left" w:pos="1209"/>
      </w:tabs>
      <w:spacing w:after="160" w:line="259" w:lineRule="auto"/>
      <w:ind w:left="1209" w:hanging="432"/>
    </w:pPr>
    <w:rPr>
      <w:rFonts w:ascii="Calibri" w:eastAsia="MS Mincho" w:hAnsi="Calibri" w:cs="Arial"/>
      <w:sz w:val="22"/>
      <w:szCs w:val="22"/>
      <w:lang w:val="en-US" w:eastAsia="en-GB"/>
    </w:rPr>
  </w:style>
  <w:style w:type="character" w:customStyle="1" w:styleId="ListParagraphChar3">
    <w:name w:val="List Paragraph Char3"/>
    <w:aliases w:val="- Bullets Char3,?? ?? Char3,????? Char3,???? Char3,Lista1 Char3,列出段落1 Char3,中等深浅网格 1 - 着色 21 Char3,¥¡¡¡¡ì¬º¥¹¥È¶ÎÂä Char3,ÁÐ³ö¶ÎÂä Char3,列表段落1 Char3,—ño’i—Ž Char3,¥ê¥¹¥È¶ÎÂä Char3,1st level - Bullet List Paragraph Char1,목록단락 Char2"/>
    <w:uiPriority w:val="34"/>
    <w:qFormat/>
    <w:locked/>
    <w:rsid w:val="00993725"/>
  </w:style>
  <w:style w:type="paragraph" w:customStyle="1" w:styleId="1b">
    <w:name w:val="リスト段落1"/>
    <w:basedOn w:val="Normal"/>
    <w:uiPriority w:val="34"/>
    <w:qFormat/>
    <w:rsid w:val="00993725"/>
    <w:pPr>
      <w:spacing w:after="160" w:line="259" w:lineRule="auto"/>
      <w:ind w:firstLineChars="200" w:firstLine="420"/>
    </w:pPr>
    <w:rPr>
      <w:rFonts w:ascii="Calibri" w:eastAsia="SimSun" w:hAnsi="Calibri"/>
      <w:sz w:val="22"/>
      <w:szCs w:val="22"/>
      <w:lang w:val="en-US" w:eastAsia="ko-KR"/>
    </w:rPr>
  </w:style>
  <w:style w:type="table" w:customStyle="1" w:styleId="GridTable5Dark-Accent61">
    <w:name w:val="Grid Table 5 Dark - Accent 6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MacroText">
    <w:name w:val="macro"/>
    <w:link w:val="MacroTextChar"/>
    <w:qFormat/>
    <w:rsid w:val="00993725"/>
    <w:pPr>
      <w:tabs>
        <w:tab w:val="left" w:pos="480"/>
        <w:tab w:val="left" w:pos="960"/>
        <w:tab w:val="left" w:pos="1440"/>
        <w:tab w:val="left" w:pos="1920"/>
        <w:tab w:val="left" w:pos="2400"/>
        <w:tab w:val="left" w:pos="2880"/>
        <w:tab w:val="left" w:pos="3360"/>
        <w:tab w:val="left" w:pos="3840"/>
        <w:tab w:val="left" w:pos="4320"/>
      </w:tabs>
      <w:spacing w:after="180" w:line="259" w:lineRule="auto"/>
    </w:pPr>
    <w:rPr>
      <w:rFonts w:ascii="Courier New" w:eastAsia="DengXian" w:hAnsi="Courier New" w:cs="Courier New"/>
      <w:lang w:eastAsia="en-US"/>
    </w:rPr>
  </w:style>
  <w:style w:type="character" w:customStyle="1" w:styleId="MacroTextChar">
    <w:name w:val="Macro Text Char"/>
    <w:basedOn w:val="DefaultParagraphFont"/>
    <w:link w:val="MacroText"/>
    <w:qFormat/>
    <w:rsid w:val="00993725"/>
    <w:rPr>
      <w:rFonts w:ascii="Courier New" w:eastAsia="DengXian" w:hAnsi="Courier New" w:cs="Courier New"/>
      <w:lang w:eastAsia="en-US"/>
    </w:rPr>
  </w:style>
  <w:style w:type="paragraph" w:styleId="TableofAuthorities">
    <w:name w:val="table of authorities"/>
    <w:basedOn w:val="Normal"/>
    <w:next w:val="Normal"/>
    <w:qFormat/>
    <w:rsid w:val="00993725"/>
    <w:pPr>
      <w:spacing w:after="180" w:line="259" w:lineRule="auto"/>
      <w:ind w:left="200" w:hanging="200"/>
    </w:pPr>
    <w:rPr>
      <w:rFonts w:ascii="Times New Roman" w:eastAsia="DengXian" w:hAnsi="Times New Roman"/>
      <w:szCs w:val="20"/>
    </w:rPr>
  </w:style>
  <w:style w:type="paragraph" w:styleId="NoteHeading">
    <w:name w:val="Note Heading"/>
    <w:basedOn w:val="Normal"/>
    <w:next w:val="Normal"/>
    <w:link w:val="NoteHeadingChar"/>
    <w:uiPriority w:val="99"/>
    <w:qFormat/>
    <w:rsid w:val="00993725"/>
    <w:pPr>
      <w:spacing w:after="180" w:line="259" w:lineRule="auto"/>
    </w:pPr>
    <w:rPr>
      <w:rFonts w:ascii="Times New Roman" w:eastAsia="DengXian" w:hAnsi="Times New Roman"/>
      <w:szCs w:val="20"/>
    </w:rPr>
  </w:style>
  <w:style w:type="character" w:customStyle="1" w:styleId="NoteHeadingChar">
    <w:name w:val="Note Heading Char"/>
    <w:basedOn w:val="DefaultParagraphFont"/>
    <w:link w:val="NoteHeading"/>
    <w:uiPriority w:val="99"/>
    <w:qFormat/>
    <w:rsid w:val="00993725"/>
    <w:rPr>
      <w:rFonts w:eastAsia="DengXian"/>
      <w:lang w:eastAsia="en-US"/>
    </w:rPr>
  </w:style>
  <w:style w:type="paragraph" w:styleId="Index8">
    <w:name w:val="index 8"/>
    <w:basedOn w:val="Normal"/>
    <w:next w:val="Normal"/>
    <w:qFormat/>
    <w:rsid w:val="00993725"/>
    <w:pPr>
      <w:spacing w:after="180" w:line="259" w:lineRule="auto"/>
      <w:ind w:left="1600" w:hanging="200"/>
    </w:pPr>
    <w:rPr>
      <w:rFonts w:ascii="Times New Roman" w:eastAsia="DengXian" w:hAnsi="Times New Roman"/>
      <w:szCs w:val="20"/>
    </w:rPr>
  </w:style>
  <w:style w:type="paragraph" w:styleId="E-mailSignature">
    <w:name w:val="E-mail Signature"/>
    <w:basedOn w:val="Normal"/>
    <w:link w:val="E-mailSignatureChar"/>
    <w:qFormat/>
    <w:rsid w:val="00993725"/>
    <w:pPr>
      <w:spacing w:after="180" w:line="259" w:lineRule="auto"/>
    </w:pPr>
    <w:rPr>
      <w:rFonts w:ascii="Times New Roman" w:eastAsia="DengXian" w:hAnsi="Times New Roman"/>
      <w:szCs w:val="20"/>
    </w:rPr>
  </w:style>
  <w:style w:type="character" w:customStyle="1" w:styleId="E-mailSignatureChar">
    <w:name w:val="E-mail Signature Char"/>
    <w:basedOn w:val="DefaultParagraphFont"/>
    <w:link w:val="E-mailSignature"/>
    <w:qFormat/>
    <w:rsid w:val="00993725"/>
    <w:rPr>
      <w:rFonts w:eastAsia="DengXian"/>
      <w:lang w:eastAsia="en-US"/>
    </w:rPr>
  </w:style>
  <w:style w:type="paragraph" w:styleId="Index5">
    <w:name w:val="index 5"/>
    <w:basedOn w:val="Normal"/>
    <w:next w:val="Normal"/>
    <w:qFormat/>
    <w:rsid w:val="00993725"/>
    <w:pPr>
      <w:spacing w:after="180" w:line="259" w:lineRule="auto"/>
      <w:ind w:left="1000" w:hanging="200"/>
    </w:pPr>
    <w:rPr>
      <w:rFonts w:ascii="Times New Roman" w:eastAsia="DengXian" w:hAnsi="Times New Roman"/>
      <w:szCs w:val="20"/>
    </w:rPr>
  </w:style>
  <w:style w:type="paragraph" w:styleId="EnvelopeAddress">
    <w:name w:val="envelope address"/>
    <w:basedOn w:val="Normal"/>
    <w:qFormat/>
    <w:rsid w:val="00993725"/>
    <w:pPr>
      <w:framePr w:w="7920" w:h="1980" w:hRule="exact" w:hSpace="180" w:wrap="around" w:hAnchor="page" w:xAlign="center" w:yAlign="bottom"/>
      <w:spacing w:after="180" w:line="259" w:lineRule="auto"/>
      <w:ind w:left="2880"/>
    </w:pPr>
    <w:rPr>
      <w:rFonts w:ascii="Calibri Light" w:eastAsia="DengXian" w:hAnsi="Calibri Light"/>
      <w:sz w:val="24"/>
    </w:rPr>
  </w:style>
  <w:style w:type="paragraph" w:styleId="TOAHeading">
    <w:name w:val="toa heading"/>
    <w:basedOn w:val="Normal"/>
    <w:next w:val="Normal"/>
    <w:qFormat/>
    <w:rsid w:val="00993725"/>
    <w:pPr>
      <w:spacing w:before="120" w:after="180" w:line="259" w:lineRule="auto"/>
    </w:pPr>
    <w:rPr>
      <w:rFonts w:ascii="Calibri Light" w:eastAsia="DengXian" w:hAnsi="Calibri Light"/>
      <w:b/>
      <w:bCs/>
      <w:sz w:val="24"/>
    </w:rPr>
  </w:style>
  <w:style w:type="paragraph" w:styleId="Index6">
    <w:name w:val="index 6"/>
    <w:basedOn w:val="Normal"/>
    <w:next w:val="Normal"/>
    <w:qFormat/>
    <w:rsid w:val="00993725"/>
    <w:pPr>
      <w:spacing w:after="180" w:line="259" w:lineRule="auto"/>
      <w:ind w:left="1200" w:hanging="200"/>
    </w:pPr>
    <w:rPr>
      <w:rFonts w:ascii="Times New Roman" w:eastAsia="DengXian" w:hAnsi="Times New Roman"/>
      <w:szCs w:val="20"/>
    </w:rPr>
  </w:style>
  <w:style w:type="paragraph" w:styleId="Salutation">
    <w:name w:val="Salutation"/>
    <w:basedOn w:val="Normal"/>
    <w:next w:val="Normal"/>
    <w:link w:val="SalutationChar"/>
    <w:qFormat/>
    <w:rsid w:val="00993725"/>
    <w:pPr>
      <w:spacing w:after="180" w:line="259" w:lineRule="auto"/>
    </w:pPr>
    <w:rPr>
      <w:rFonts w:ascii="Times New Roman" w:eastAsia="DengXian" w:hAnsi="Times New Roman"/>
      <w:szCs w:val="20"/>
    </w:rPr>
  </w:style>
  <w:style w:type="character" w:customStyle="1" w:styleId="SalutationChar">
    <w:name w:val="Salutation Char"/>
    <w:basedOn w:val="DefaultParagraphFont"/>
    <w:link w:val="Salutation"/>
    <w:qFormat/>
    <w:rsid w:val="00993725"/>
    <w:rPr>
      <w:rFonts w:eastAsia="DengXian"/>
      <w:lang w:eastAsia="en-US"/>
    </w:rPr>
  </w:style>
  <w:style w:type="paragraph" w:styleId="Closing">
    <w:name w:val="Closing"/>
    <w:basedOn w:val="Normal"/>
    <w:link w:val="ClosingChar"/>
    <w:uiPriority w:val="99"/>
    <w:qFormat/>
    <w:rsid w:val="00993725"/>
    <w:pPr>
      <w:spacing w:after="180" w:line="259" w:lineRule="auto"/>
      <w:ind w:left="4252"/>
    </w:pPr>
    <w:rPr>
      <w:rFonts w:ascii="Times New Roman" w:eastAsia="DengXian" w:hAnsi="Times New Roman"/>
      <w:szCs w:val="20"/>
    </w:rPr>
  </w:style>
  <w:style w:type="character" w:customStyle="1" w:styleId="ClosingChar">
    <w:name w:val="Closing Char"/>
    <w:basedOn w:val="DefaultParagraphFont"/>
    <w:link w:val="Closing"/>
    <w:uiPriority w:val="99"/>
    <w:qFormat/>
    <w:rsid w:val="00993725"/>
    <w:rPr>
      <w:rFonts w:eastAsia="DengXian"/>
      <w:lang w:eastAsia="en-US"/>
    </w:rPr>
  </w:style>
  <w:style w:type="paragraph" w:styleId="ListContinue">
    <w:name w:val="List Continue"/>
    <w:basedOn w:val="Normal"/>
    <w:qFormat/>
    <w:rsid w:val="00993725"/>
    <w:pPr>
      <w:spacing w:after="120" w:line="259" w:lineRule="auto"/>
      <w:ind w:left="283"/>
      <w:contextualSpacing/>
    </w:pPr>
    <w:rPr>
      <w:rFonts w:ascii="Times New Roman" w:eastAsia="DengXian" w:hAnsi="Times New Roman"/>
      <w:szCs w:val="20"/>
    </w:rPr>
  </w:style>
  <w:style w:type="paragraph" w:styleId="BlockText">
    <w:name w:val="Block Text"/>
    <w:basedOn w:val="Normal"/>
    <w:qFormat/>
    <w:rsid w:val="00993725"/>
    <w:pPr>
      <w:spacing w:after="120" w:line="259" w:lineRule="auto"/>
      <w:ind w:left="1440" w:right="1440"/>
    </w:pPr>
    <w:rPr>
      <w:rFonts w:ascii="Times New Roman" w:eastAsia="DengXian" w:hAnsi="Times New Roman"/>
      <w:szCs w:val="20"/>
    </w:rPr>
  </w:style>
  <w:style w:type="paragraph" w:styleId="HTMLAddress">
    <w:name w:val="HTML Address"/>
    <w:basedOn w:val="Normal"/>
    <w:link w:val="HTMLAddressChar"/>
    <w:qFormat/>
    <w:rsid w:val="00993725"/>
    <w:pPr>
      <w:spacing w:after="180" w:line="259" w:lineRule="auto"/>
    </w:pPr>
    <w:rPr>
      <w:rFonts w:ascii="Times New Roman" w:eastAsia="DengXian" w:hAnsi="Times New Roman"/>
      <w:i/>
      <w:iCs/>
      <w:szCs w:val="20"/>
    </w:rPr>
  </w:style>
  <w:style w:type="character" w:customStyle="1" w:styleId="HTMLAddressChar">
    <w:name w:val="HTML Address Char"/>
    <w:basedOn w:val="DefaultParagraphFont"/>
    <w:link w:val="HTMLAddress"/>
    <w:qFormat/>
    <w:rsid w:val="00993725"/>
    <w:rPr>
      <w:rFonts w:eastAsia="DengXian"/>
      <w:i/>
      <w:iCs/>
      <w:lang w:eastAsia="en-US"/>
    </w:rPr>
  </w:style>
  <w:style w:type="paragraph" w:styleId="Index4">
    <w:name w:val="index 4"/>
    <w:basedOn w:val="Normal"/>
    <w:next w:val="Normal"/>
    <w:qFormat/>
    <w:rsid w:val="00993725"/>
    <w:pPr>
      <w:spacing w:after="180" w:line="259" w:lineRule="auto"/>
      <w:ind w:left="800" w:hanging="200"/>
    </w:pPr>
    <w:rPr>
      <w:rFonts w:ascii="Times New Roman" w:eastAsia="DengXian" w:hAnsi="Times New Roman"/>
      <w:szCs w:val="20"/>
    </w:rPr>
  </w:style>
  <w:style w:type="paragraph" w:styleId="Index3">
    <w:name w:val="index 3"/>
    <w:basedOn w:val="Normal"/>
    <w:next w:val="Normal"/>
    <w:qFormat/>
    <w:rsid w:val="00993725"/>
    <w:pPr>
      <w:spacing w:after="180" w:line="259" w:lineRule="auto"/>
      <w:ind w:left="600" w:hanging="200"/>
    </w:pPr>
    <w:rPr>
      <w:rFonts w:ascii="Times New Roman" w:eastAsia="DengXian" w:hAnsi="Times New Roman"/>
      <w:szCs w:val="20"/>
    </w:rPr>
  </w:style>
  <w:style w:type="paragraph" w:styleId="EndnoteText">
    <w:name w:val="endnote text"/>
    <w:basedOn w:val="Normal"/>
    <w:link w:val="EndnoteTextChar"/>
    <w:qFormat/>
    <w:rsid w:val="00993725"/>
    <w:pPr>
      <w:spacing w:after="180" w:line="259" w:lineRule="auto"/>
    </w:pPr>
    <w:rPr>
      <w:rFonts w:ascii="Times New Roman" w:eastAsia="DengXian" w:hAnsi="Times New Roman"/>
      <w:szCs w:val="20"/>
    </w:rPr>
  </w:style>
  <w:style w:type="character" w:customStyle="1" w:styleId="EndnoteTextChar">
    <w:name w:val="Endnote Text Char"/>
    <w:basedOn w:val="DefaultParagraphFont"/>
    <w:link w:val="EndnoteText"/>
    <w:qFormat/>
    <w:rsid w:val="00993725"/>
    <w:rPr>
      <w:rFonts w:eastAsia="DengXian"/>
      <w:lang w:eastAsia="en-US"/>
    </w:rPr>
  </w:style>
  <w:style w:type="paragraph" w:styleId="ListContinue5">
    <w:name w:val="List Continue 5"/>
    <w:basedOn w:val="Normal"/>
    <w:qFormat/>
    <w:rsid w:val="00993725"/>
    <w:pPr>
      <w:spacing w:after="120" w:line="259" w:lineRule="auto"/>
      <w:ind w:left="1415"/>
      <w:contextualSpacing/>
    </w:pPr>
    <w:rPr>
      <w:rFonts w:ascii="Times New Roman" w:eastAsia="DengXian" w:hAnsi="Times New Roman"/>
      <w:szCs w:val="20"/>
    </w:rPr>
  </w:style>
  <w:style w:type="paragraph" w:styleId="EnvelopeReturn">
    <w:name w:val="envelope return"/>
    <w:basedOn w:val="Normal"/>
    <w:qFormat/>
    <w:rsid w:val="00993725"/>
    <w:pPr>
      <w:spacing w:after="180" w:line="259" w:lineRule="auto"/>
    </w:pPr>
    <w:rPr>
      <w:rFonts w:ascii="Calibri Light" w:eastAsia="DengXian" w:hAnsi="Calibri Light"/>
      <w:szCs w:val="20"/>
    </w:rPr>
  </w:style>
  <w:style w:type="paragraph" w:styleId="Signature">
    <w:name w:val="Signature"/>
    <w:basedOn w:val="Normal"/>
    <w:link w:val="SignatureChar"/>
    <w:qFormat/>
    <w:rsid w:val="00993725"/>
    <w:pPr>
      <w:spacing w:after="180" w:line="259" w:lineRule="auto"/>
      <w:ind w:left="4252"/>
    </w:pPr>
    <w:rPr>
      <w:rFonts w:ascii="Times New Roman" w:eastAsia="DengXian" w:hAnsi="Times New Roman"/>
      <w:szCs w:val="20"/>
    </w:rPr>
  </w:style>
  <w:style w:type="character" w:customStyle="1" w:styleId="SignatureChar">
    <w:name w:val="Signature Char"/>
    <w:basedOn w:val="DefaultParagraphFont"/>
    <w:link w:val="Signature"/>
    <w:qFormat/>
    <w:rsid w:val="00993725"/>
    <w:rPr>
      <w:rFonts w:eastAsia="DengXian"/>
      <w:lang w:eastAsia="en-US"/>
    </w:rPr>
  </w:style>
  <w:style w:type="paragraph" w:styleId="ListContinue4">
    <w:name w:val="List Continue 4"/>
    <w:basedOn w:val="Normal"/>
    <w:qFormat/>
    <w:rsid w:val="00993725"/>
    <w:pPr>
      <w:spacing w:after="120" w:line="259" w:lineRule="auto"/>
      <w:ind w:left="1132"/>
      <w:contextualSpacing/>
    </w:pPr>
    <w:rPr>
      <w:rFonts w:ascii="Times New Roman" w:eastAsia="DengXian" w:hAnsi="Times New Roman"/>
      <w:szCs w:val="20"/>
    </w:rPr>
  </w:style>
  <w:style w:type="paragraph" w:styleId="ListNumber5">
    <w:name w:val="List Number 5"/>
    <w:basedOn w:val="Normal"/>
    <w:qFormat/>
    <w:rsid w:val="00993725"/>
    <w:pPr>
      <w:numPr>
        <w:numId w:val="65"/>
      </w:numPr>
      <w:tabs>
        <w:tab w:val="clear" w:pos="1492"/>
      </w:tabs>
      <w:spacing w:after="180" w:line="259" w:lineRule="auto"/>
      <w:ind w:left="360" w:firstLine="0"/>
      <w:contextualSpacing/>
    </w:pPr>
    <w:rPr>
      <w:rFonts w:ascii="Times New Roman" w:eastAsia="DengXian" w:hAnsi="Times New Roman"/>
      <w:szCs w:val="20"/>
    </w:rPr>
  </w:style>
  <w:style w:type="paragraph" w:styleId="Index7">
    <w:name w:val="index 7"/>
    <w:basedOn w:val="Normal"/>
    <w:next w:val="Normal"/>
    <w:qFormat/>
    <w:rsid w:val="00993725"/>
    <w:pPr>
      <w:spacing w:after="180" w:line="259" w:lineRule="auto"/>
      <w:ind w:left="1400" w:hanging="200"/>
    </w:pPr>
    <w:rPr>
      <w:rFonts w:ascii="Times New Roman" w:eastAsia="DengXian" w:hAnsi="Times New Roman"/>
      <w:szCs w:val="20"/>
    </w:rPr>
  </w:style>
  <w:style w:type="paragraph" w:styleId="Index9">
    <w:name w:val="index 9"/>
    <w:basedOn w:val="Normal"/>
    <w:next w:val="Normal"/>
    <w:qFormat/>
    <w:rsid w:val="00993725"/>
    <w:pPr>
      <w:spacing w:after="180" w:line="259" w:lineRule="auto"/>
      <w:ind w:left="1800" w:hanging="200"/>
    </w:pPr>
    <w:rPr>
      <w:rFonts w:ascii="Times New Roman" w:eastAsia="DengXian" w:hAnsi="Times New Roman"/>
      <w:szCs w:val="20"/>
    </w:rPr>
  </w:style>
  <w:style w:type="paragraph" w:styleId="MessageHeader">
    <w:name w:val="Message Header"/>
    <w:basedOn w:val="Normal"/>
    <w:link w:val="MessageHeaderChar"/>
    <w:qFormat/>
    <w:rsid w:val="00993725"/>
    <w:pPr>
      <w:pBdr>
        <w:top w:val="single" w:sz="6" w:space="1" w:color="auto"/>
        <w:left w:val="single" w:sz="6" w:space="1" w:color="auto"/>
        <w:bottom w:val="single" w:sz="6" w:space="1" w:color="auto"/>
        <w:right w:val="single" w:sz="6" w:space="1" w:color="auto"/>
      </w:pBdr>
      <w:shd w:val="pct20" w:color="auto" w:fill="auto"/>
      <w:spacing w:after="180" w:line="259" w:lineRule="auto"/>
      <w:ind w:left="1134" w:hanging="1134"/>
    </w:pPr>
    <w:rPr>
      <w:rFonts w:ascii="Calibri Light" w:eastAsia="DengXian" w:hAnsi="Calibri Light"/>
      <w:sz w:val="24"/>
    </w:rPr>
  </w:style>
  <w:style w:type="character" w:customStyle="1" w:styleId="MessageHeaderChar">
    <w:name w:val="Message Header Char"/>
    <w:basedOn w:val="DefaultParagraphFont"/>
    <w:link w:val="MessageHeader"/>
    <w:qFormat/>
    <w:rsid w:val="00993725"/>
    <w:rPr>
      <w:rFonts w:ascii="Calibri Light" w:eastAsia="DengXian" w:hAnsi="Calibri Light"/>
      <w:sz w:val="24"/>
      <w:szCs w:val="24"/>
      <w:shd w:val="pct20" w:color="auto" w:fill="auto"/>
      <w:lang w:eastAsia="en-US"/>
    </w:rPr>
  </w:style>
  <w:style w:type="paragraph" w:styleId="ListContinue3">
    <w:name w:val="List Continue 3"/>
    <w:basedOn w:val="Normal"/>
    <w:qFormat/>
    <w:rsid w:val="00993725"/>
    <w:pPr>
      <w:spacing w:after="120" w:line="259" w:lineRule="auto"/>
      <w:ind w:left="849"/>
      <w:contextualSpacing/>
    </w:pPr>
    <w:rPr>
      <w:rFonts w:ascii="Times New Roman" w:eastAsia="DengXian" w:hAnsi="Times New Roman"/>
      <w:szCs w:val="20"/>
    </w:rPr>
  </w:style>
  <w:style w:type="character" w:customStyle="1" w:styleId="1c">
    <w:name w:val="未处理的提及1"/>
    <w:uiPriority w:val="99"/>
    <w:semiHidden/>
    <w:unhideWhenUsed/>
    <w:qFormat/>
    <w:rsid w:val="00993725"/>
    <w:rPr>
      <w:color w:val="605E5C"/>
      <w:shd w:val="clear" w:color="auto" w:fill="E1DFDD"/>
    </w:rPr>
  </w:style>
  <w:style w:type="paragraph" w:customStyle="1" w:styleId="Bibliography1">
    <w:name w:val="Bibliography1"/>
    <w:basedOn w:val="Normal"/>
    <w:next w:val="Normal"/>
    <w:uiPriority w:val="37"/>
    <w:semiHidden/>
    <w:unhideWhenUsed/>
    <w:qFormat/>
    <w:rsid w:val="00993725"/>
    <w:pPr>
      <w:spacing w:after="180" w:line="259" w:lineRule="auto"/>
    </w:pPr>
    <w:rPr>
      <w:rFonts w:ascii="Times New Roman" w:eastAsia="DengXian" w:hAnsi="Times New Roman"/>
      <w:szCs w:val="20"/>
    </w:rPr>
  </w:style>
  <w:style w:type="paragraph" w:styleId="IntenseQuote">
    <w:name w:val="Intense Quote"/>
    <w:basedOn w:val="Normal"/>
    <w:next w:val="Normal"/>
    <w:link w:val="IntenseQuoteChar"/>
    <w:uiPriority w:val="30"/>
    <w:qFormat/>
    <w:rsid w:val="00993725"/>
    <w:pPr>
      <w:pBdr>
        <w:top w:val="single" w:sz="4" w:space="10" w:color="4472C4"/>
        <w:bottom w:val="single" w:sz="4" w:space="10" w:color="4472C4"/>
      </w:pBdr>
      <w:spacing w:before="360" w:after="360" w:line="259" w:lineRule="auto"/>
      <w:ind w:left="864" w:right="864"/>
      <w:jc w:val="center"/>
    </w:pPr>
    <w:rPr>
      <w:rFonts w:ascii="Times New Roman" w:eastAsia="DengXian" w:hAnsi="Times New Roman"/>
      <w:i/>
      <w:iCs/>
      <w:color w:val="4472C4"/>
      <w:szCs w:val="20"/>
    </w:rPr>
  </w:style>
  <w:style w:type="character" w:customStyle="1" w:styleId="IntenseQuoteChar">
    <w:name w:val="Intense Quote Char"/>
    <w:basedOn w:val="DefaultParagraphFont"/>
    <w:link w:val="IntenseQuote"/>
    <w:uiPriority w:val="30"/>
    <w:qFormat/>
    <w:rsid w:val="00993725"/>
    <w:rPr>
      <w:rFonts w:eastAsia="DengXian"/>
      <w:i/>
      <w:iCs/>
      <w:color w:val="4472C4"/>
      <w:lang w:eastAsia="en-US"/>
    </w:rPr>
  </w:style>
  <w:style w:type="paragraph" w:styleId="Quote">
    <w:name w:val="Quote"/>
    <w:basedOn w:val="Normal"/>
    <w:next w:val="Normal"/>
    <w:link w:val="QuoteChar"/>
    <w:uiPriority w:val="29"/>
    <w:qFormat/>
    <w:rsid w:val="00993725"/>
    <w:pPr>
      <w:spacing w:before="200" w:after="160" w:line="259" w:lineRule="auto"/>
      <w:ind w:left="864" w:right="864"/>
      <w:jc w:val="center"/>
    </w:pPr>
    <w:rPr>
      <w:rFonts w:ascii="Times New Roman" w:eastAsia="DengXian" w:hAnsi="Times New Roman"/>
      <w:i/>
      <w:iCs/>
      <w:color w:val="404040"/>
      <w:szCs w:val="20"/>
    </w:rPr>
  </w:style>
  <w:style w:type="character" w:customStyle="1" w:styleId="QuoteChar">
    <w:name w:val="Quote Char"/>
    <w:basedOn w:val="DefaultParagraphFont"/>
    <w:link w:val="Quote"/>
    <w:uiPriority w:val="29"/>
    <w:qFormat/>
    <w:rsid w:val="00993725"/>
    <w:rPr>
      <w:rFonts w:eastAsia="DengXian"/>
      <w:i/>
      <w:iCs/>
      <w:color w:val="404040"/>
      <w:lang w:eastAsia="en-US"/>
    </w:rPr>
  </w:style>
  <w:style w:type="paragraph" w:customStyle="1" w:styleId="TOCHeading1">
    <w:name w:val="TOC Heading1"/>
    <w:basedOn w:val="Heading1"/>
    <w:next w:val="Normal"/>
    <w:uiPriority w:val="39"/>
    <w:unhideWhenUsed/>
    <w:qFormat/>
    <w:rsid w:val="00993725"/>
    <w:pPr>
      <w:numPr>
        <w:numId w:val="0"/>
      </w:numPr>
      <w:spacing w:line="259" w:lineRule="auto"/>
      <w:outlineLvl w:val="9"/>
    </w:pPr>
    <w:rPr>
      <w:rFonts w:ascii="Calibri Light" w:eastAsia="DengXian" w:hAnsi="Calibri Light" w:cs="Times New Roman"/>
    </w:rPr>
  </w:style>
  <w:style w:type="paragraph" w:customStyle="1" w:styleId="Revision1">
    <w:name w:val="Revision1"/>
    <w:hidden/>
    <w:uiPriority w:val="99"/>
    <w:semiHidden/>
    <w:qFormat/>
    <w:rsid w:val="00993725"/>
    <w:pPr>
      <w:spacing w:after="160" w:line="259" w:lineRule="auto"/>
    </w:pPr>
    <w:rPr>
      <w:rFonts w:eastAsia="DengXian"/>
      <w:lang w:eastAsia="en-US"/>
    </w:rPr>
  </w:style>
  <w:style w:type="table" w:customStyle="1" w:styleId="GridTable4-Accent517">
    <w:name w:val="Grid Table 4 - Accent 517"/>
    <w:basedOn w:val="TableNormal"/>
    <w:uiPriority w:val="49"/>
    <w:qFormat/>
    <w:rsid w:val="00993725"/>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font1">
    <w:name w:val="font1"/>
    <w:basedOn w:val="Normal"/>
    <w:qFormat/>
    <w:rsid w:val="00993725"/>
    <w:pPr>
      <w:spacing w:before="100" w:beforeAutospacing="1" w:after="100" w:afterAutospacing="1" w:line="259" w:lineRule="auto"/>
    </w:pPr>
    <w:rPr>
      <w:rFonts w:ascii="DengXian" w:eastAsia="DengXian" w:hAnsi="DengXian" w:cs="SimSun"/>
      <w:color w:val="000000"/>
      <w:sz w:val="22"/>
      <w:szCs w:val="22"/>
      <w:lang w:val="en-US" w:eastAsia="zh-CN"/>
    </w:rPr>
  </w:style>
  <w:style w:type="paragraph" w:customStyle="1" w:styleId="font6">
    <w:name w:val="font6"/>
    <w:basedOn w:val="Normal"/>
    <w:qFormat/>
    <w:rsid w:val="00993725"/>
    <w:pPr>
      <w:spacing w:before="100" w:beforeAutospacing="1" w:after="100" w:afterAutospacing="1" w:line="259" w:lineRule="auto"/>
    </w:pPr>
    <w:rPr>
      <w:rFonts w:ascii="Times New Roman" w:eastAsia="SimSun" w:hAnsi="Times New Roman"/>
      <w:sz w:val="22"/>
      <w:szCs w:val="22"/>
      <w:lang w:val="en-US" w:eastAsia="zh-CN"/>
    </w:rPr>
  </w:style>
  <w:style w:type="paragraph" w:customStyle="1" w:styleId="font7">
    <w:name w:val="font7"/>
    <w:basedOn w:val="Normal"/>
    <w:qFormat/>
    <w:rsid w:val="00993725"/>
    <w:pPr>
      <w:spacing w:before="100" w:beforeAutospacing="1" w:after="100" w:afterAutospacing="1" w:line="259" w:lineRule="auto"/>
    </w:pPr>
    <w:rPr>
      <w:rFonts w:ascii="DengXian" w:eastAsia="DengXian" w:hAnsi="DengXian" w:cs="SimSun"/>
      <w:sz w:val="18"/>
      <w:szCs w:val="18"/>
      <w:lang w:val="en-US" w:eastAsia="zh-CN"/>
    </w:rPr>
  </w:style>
  <w:style w:type="paragraph" w:customStyle="1" w:styleId="font8">
    <w:name w:val="font8"/>
    <w:basedOn w:val="Normal"/>
    <w:qFormat/>
    <w:rsid w:val="00993725"/>
    <w:pPr>
      <w:spacing w:before="100" w:beforeAutospacing="1" w:after="100" w:afterAutospacing="1" w:line="259" w:lineRule="auto"/>
    </w:pPr>
    <w:rPr>
      <w:rFonts w:ascii="SimSun" w:eastAsia="SimSun" w:hAnsi="SimSun" w:cs="SimSun"/>
      <w:sz w:val="18"/>
      <w:szCs w:val="18"/>
      <w:lang w:val="en-US" w:eastAsia="zh-CN"/>
    </w:rPr>
  </w:style>
  <w:style w:type="paragraph" w:customStyle="1" w:styleId="font9">
    <w:name w:val="font9"/>
    <w:basedOn w:val="Normal"/>
    <w:qFormat/>
    <w:rsid w:val="00993725"/>
    <w:pPr>
      <w:spacing w:before="100" w:beforeAutospacing="1" w:after="100" w:afterAutospacing="1" w:line="259" w:lineRule="auto"/>
    </w:pPr>
    <w:rPr>
      <w:rFonts w:ascii="Times New Roman" w:eastAsia="SimSun" w:hAnsi="Times New Roman"/>
      <w:b/>
      <w:bCs/>
      <w:sz w:val="18"/>
      <w:szCs w:val="18"/>
      <w:lang w:val="en-US" w:eastAsia="zh-CN"/>
    </w:rPr>
  </w:style>
  <w:style w:type="paragraph" w:customStyle="1" w:styleId="font10">
    <w:name w:val="font10"/>
    <w:basedOn w:val="Normal"/>
    <w:qFormat/>
    <w:rsid w:val="00993725"/>
    <w:pPr>
      <w:spacing w:before="100" w:beforeAutospacing="1" w:after="100" w:afterAutospacing="1" w:line="259" w:lineRule="auto"/>
    </w:pPr>
    <w:rPr>
      <w:rFonts w:ascii="Times New Roman" w:eastAsia="SimSun" w:hAnsi="Times New Roman"/>
      <w:sz w:val="18"/>
      <w:szCs w:val="18"/>
      <w:lang w:val="en-US" w:eastAsia="zh-CN"/>
    </w:rPr>
  </w:style>
  <w:style w:type="paragraph" w:customStyle="1" w:styleId="font11">
    <w:name w:val="font11"/>
    <w:basedOn w:val="Normal"/>
    <w:qFormat/>
    <w:rsid w:val="00993725"/>
    <w:pPr>
      <w:spacing w:before="100" w:beforeAutospacing="1" w:after="100" w:afterAutospacing="1" w:line="259" w:lineRule="auto"/>
    </w:pPr>
    <w:rPr>
      <w:rFonts w:ascii="Times New Roman" w:eastAsia="SimSun" w:hAnsi="Times New Roman"/>
      <w:b/>
      <w:bCs/>
      <w:sz w:val="22"/>
      <w:szCs w:val="22"/>
      <w:lang w:val="en-US" w:eastAsia="zh-CN"/>
    </w:rPr>
  </w:style>
  <w:style w:type="paragraph" w:customStyle="1" w:styleId="aff8">
    <w:name w:val="表格"/>
    <w:basedOn w:val="Normal"/>
    <w:link w:val="Char3"/>
    <w:qFormat/>
    <w:rsid w:val="00993725"/>
    <w:pPr>
      <w:spacing w:line="259" w:lineRule="auto"/>
      <w:jc w:val="center"/>
    </w:pPr>
    <w:rPr>
      <w:rFonts w:ascii="Times New Roman" w:eastAsia="Times New Roman" w:hAnsi="Times New Roman"/>
      <w:sz w:val="12"/>
      <w:szCs w:val="12"/>
      <w:lang w:eastAsia="zh-CN"/>
    </w:rPr>
  </w:style>
  <w:style w:type="character" w:customStyle="1" w:styleId="Char3">
    <w:name w:val="表格 Char"/>
    <w:link w:val="aff8"/>
    <w:qFormat/>
    <w:rsid w:val="00993725"/>
    <w:rPr>
      <w:rFonts w:eastAsia="Times New Roman"/>
      <w:sz w:val="12"/>
      <w:szCs w:val="12"/>
      <w:lang w:eastAsia="zh-CN"/>
    </w:rPr>
  </w:style>
  <w:style w:type="table" w:customStyle="1" w:styleId="TableGrid6">
    <w:name w:val="TableGrid6"/>
    <w:basedOn w:val="TableNormal"/>
    <w:next w:val="TableGrid"/>
    <w:uiPriority w:val="39"/>
    <w:qFormat/>
    <w:rsid w:val="000A043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8">
    <w:name w:val="Char Char1 Char Char Char Char Char Char Char Char Char Char Char Char Char Char Char118"/>
    <w:uiPriority w:val="99"/>
    <w:semiHidden/>
    <w:qFormat/>
    <w:rsid w:val="000A0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table" w:customStyle="1" w:styleId="TableGrid41">
    <w:name w:val="Table Grid4"/>
    <w:basedOn w:val="TableNormal"/>
    <w:next w:val="TableGrid"/>
    <w:qFormat/>
    <w:rsid w:val="002826A7"/>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13">
    <w:name w:val="(文字) (文字)5113"/>
    <w:semiHidden/>
    <w:rsid w:val="000A043D"/>
    <w:rPr>
      <w:rFonts w:ascii="Times New Roman" w:hAnsi="Times New Roman"/>
      <w:lang w:eastAsia="en-US"/>
    </w:rPr>
  </w:style>
  <w:style w:type="table" w:customStyle="1" w:styleId="ColorfulList-Accent117">
    <w:name w:val="Colorful List - Accent 117"/>
    <w:basedOn w:val="TableNormal"/>
    <w:next w:val="ColorfulList-Accent1"/>
    <w:uiPriority w:val="34"/>
    <w:rsid w:val="000A043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8">
    <w:name w:val="Grid Table 4 - Accent 518"/>
    <w:basedOn w:val="TableNormal"/>
    <w:next w:val="GridTable4-Accent5"/>
    <w:uiPriority w:val="49"/>
    <w:rsid w:val="000A043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1">
    <w:name w:val="Grid Table 5 Dark - Accent 6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9">
    <w:name w:val="Grid Table 4 - Accent 519"/>
    <w:basedOn w:val="TableNormal"/>
    <w:uiPriority w:val="49"/>
    <w:qFormat/>
    <w:rsid w:val="000A043D"/>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gmaildefault0">
    <w:name w:val="gmaildefault"/>
    <w:basedOn w:val="DefaultParagraphFont"/>
    <w:rsid w:val="000A043D"/>
  </w:style>
  <w:style w:type="paragraph" w:customStyle="1" w:styleId="40">
    <w:name w:val="列表段落4"/>
    <w:basedOn w:val="Normal"/>
    <w:rsid w:val="000A043D"/>
    <w:pPr>
      <w:spacing w:before="100" w:beforeAutospacing="1" w:after="100" w:afterAutospacing="1"/>
      <w:ind w:leftChars="400" w:left="840"/>
    </w:pPr>
    <w:rPr>
      <w:rFonts w:cs="Times"/>
      <w:sz w:val="24"/>
      <w:lang w:val="en-US" w:eastAsia="zh-CN"/>
    </w:rPr>
  </w:style>
  <w:style w:type="paragraph" w:customStyle="1" w:styleId="xtah">
    <w:name w:val="x_tah"/>
    <w:basedOn w:val="Normal"/>
    <w:rsid w:val="000A043D"/>
    <w:pPr>
      <w:keepNext/>
      <w:spacing w:line="252" w:lineRule="auto"/>
      <w:jc w:val="center"/>
    </w:pPr>
    <w:rPr>
      <w:rFonts w:ascii="Arial" w:eastAsia="SimSun" w:hAnsi="Arial" w:cs="Arial"/>
      <w:b/>
      <w:bCs/>
      <w:sz w:val="18"/>
      <w:szCs w:val="18"/>
      <w:lang w:val="en-US" w:eastAsia="zh-CN"/>
    </w:rPr>
  </w:style>
  <w:style w:type="table" w:customStyle="1" w:styleId="120">
    <w:name w:val="网格型12"/>
    <w:basedOn w:val="TableNormal"/>
    <w:qFormat/>
    <w:rsid w:val="000A043D"/>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Grid7"/>
    <w:basedOn w:val="TableNormal"/>
    <w:next w:val="TableGrid"/>
    <w:uiPriority w:val="39"/>
    <w:qFormat/>
    <w:rsid w:val="00476AD6"/>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7">
    <w:name w:val="Char Char1 Char Char Char Char Char Char Char Char Char Char Char Char Char Char Char117"/>
    <w:semiHidden/>
    <w:rsid w:val="00476AD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2">
    <w:name w:val="(文字) (文字)5112"/>
    <w:semiHidden/>
    <w:rsid w:val="00476AD6"/>
    <w:rPr>
      <w:rFonts w:ascii="Times New Roman" w:hAnsi="Times New Roman"/>
      <w:lang w:eastAsia="en-US"/>
    </w:rPr>
  </w:style>
  <w:style w:type="table" w:customStyle="1" w:styleId="ColorfulList-Accent118">
    <w:name w:val="Colorful List - Accent 118"/>
    <w:basedOn w:val="TableNormal"/>
    <w:next w:val="ColorfulList-Accent1"/>
    <w:uiPriority w:val="34"/>
    <w:rsid w:val="00476AD6"/>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0">
    <w:name w:val="Grid Table 4 - Accent 520"/>
    <w:basedOn w:val="TableNormal"/>
    <w:next w:val="GridTable4-Accent5"/>
    <w:uiPriority w:val="49"/>
    <w:rsid w:val="00476AD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2">
    <w:name w:val="Grid Table 5 Dark - Accent 6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10">
    <w:name w:val="Grid Table 4 - Accent 5110"/>
    <w:basedOn w:val="TableNormal"/>
    <w:uiPriority w:val="49"/>
    <w:qFormat/>
    <w:rsid w:val="00476AD6"/>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30">
    <w:name w:val="网格型13"/>
    <w:basedOn w:val="TableNormal"/>
    <w:qFormat/>
    <w:rsid w:val="00476AD6"/>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476AD6"/>
    <w:pPr>
      <w:suppressLineNumbers/>
      <w:suppressAutoHyphens/>
      <w:spacing w:after="180" w:line="259" w:lineRule="auto"/>
      <w:jc w:val="both"/>
    </w:pPr>
    <w:rPr>
      <w:rFonts w:ascii="Times New Roman" w:eastAsia="DengXian" w:hAnsi="Times New Roman"/>
      <w:szCs w:val="20"/>
    </w:rPr>
  </w:style>
  <w:style w:type="character" w:customStyle="1" w:styleId="1Char">
    <w:name w:val="제목 1 Char"/>
    <w:qFormat/>
    <w:rsid w:val="00476AD6"/>
    <w:rPr>
      <w:rFonts w:ascii="Arial" w:hAnsi="Arial"/>
      <w:sz w:val="36"/>
      <w:lang w:eastAsia="en-US"/>
    </w:rPr>
  </w:style>
  <w:style w:type="character" w:customStyle="1" w:styleId="2Char">
    <w:name w:val="본문 들여쓰기 2 Char"/>
    <w:qFormat/>
    <w:rsid w:val="00476AD6"/>
    <w:rPr>
      <w:lang w:eastAsia="en-US"/>
    </w:rPr>
  </w:style>
  <w:style w:type="character" w:customStyle="1" w:styleId="Char4">
    <w:name w:val="미주 텍스트 Char"/>
    <w:qFormat/>
    <w:rsid w:val="00476AD6"/>
    <w:rPr>
      <w:lang w:eastAsia="en-US"/>
    </w:rPr>
  </w:style>
  <w:style w:type="character" w:customStyle="1" w:styleId="Char5">
    <w:name w:val="각주 텍스트 Char"/>
    <w:qFormat/>
    <w:rsid w:val="00476AD6"/>
    <w:rPr>
      <w:lang w:eastAsia="en-US"/>
    </w:rPr>
  </w:style>
  <w:style w:type="character" w:customStyle="1" w:styleId="HTMLChar">
    <w:name w:val="미리 서식이 지정된 HTML Char"/>
    <w:qFormat/>
    <w:rsid w:val="00476AD6"/>
    <w:rPr>
      <w:rFonts w:ascii="Courier New" w:hAnsi="Courier New" w:cs="Courier New"/>
      <w:lang w:eastAsia="en-US"/>
    </w:rPr>
  </w:style>
  <w:style w:type="character" w:customStyle="1" w:styleId="Char6">
    <w:name w:val="강한 인용 Char"/>
    <w:uiPriority w:val="30"/>
    <w:qFormat/>
    <w:rsid w:val="00476AD6"/>
    <w:rPr>
      <w:i/>
      <w:iCs/>
      <w:color w:val="4472C4"/>
      <w:lang w:eastAsia="en-US"/>
    </w:rPr>
  </w:style>
  <w:style w:type="character" w:customStyle="1" w:styleId="Char7">
    <w:name w:val="매크로 텍스트 Char"/>
    <w:qFormat/>
    <w:rsid w:val="00476AD6"/>
    <w:rPr>
      <w:rFonts w:ascii="Courier New" w:hAnsi="Courier New" w:cs="Courier New"/>
      <w:lang w:eastAsia="en-US"/>
    </w:rPr>
  </w:style>
  <w:style w:type="character" w:customStyle="1" w:styleId="Char8">
    <w:name w:val="메시지 머리글 Char"/>
    <w:qFormat/>
    <w:rsid w:val="00476AD6"/>
    <w:rPr>
      <w:rFonts w:ascii="Calibri Light" w:eastAsia="Times New Roman" w:hAnsi="Calibri Light" w:cs="Times New Roman"/>
      <w:sz w:val="24"/>
      <w:szCs w:val="24"/>
      <w:shd w:val="clear" w:color="auto" w:fill="CCCCCC"/>
      <w:lang w:eastAsia="en-US"/>
    </w:rPr>
  </w:style>
  <w:style w:type="character" w:customStyle="1" w:styleId="Char9">
    <w:name w:val="각주/미주 머리글 Char"/>
    <w:qFormat/>
    <w:rsid w:val="00476AD6"/>
    <w:rPr>
      <w:lang w:eastAsia="en-US"/>
    </w:rPr>
  </w:style>
  <w:style w:type="character" w:customStyle="1" w:styleId="Chara">
    <w:name w:val="글자만 Char"/>
    <w:qFormat/>
    <w:rsid w:val="00476AD6"/>
    <w:rPr>
      <w:rFonts w:ascii="Courier New" w:hAnsi="Courier New" w:cs="Courier New"/>
      <w:lang w:eastAsia="en-US"/>
    </w:rPr>
  </w:style>
  <w:style w:type="character" w:customStyle="1" w:styleId="Charb">
    <w:name w:val="인용 Char"/>
    <w:uiPriority w:val="29"/>
    <w:qFormat/>
    <w:rsid w:val="00476AD6"/>
    <w:rPr>
      <w:i/>
      <w:iCs/>
      <w:color w:val="404040"/>
      <w:lang w:eastAsia="en-US"/>
    </w:rPr>
  </w:style>
  <w:style w:type="character" w:customStyle="1" w:styleId="Charc">
    <w:name w:val="인사말 Char"/>
    <w:qFormat/>
    <w:rsid w:val="00476AD6"/>
    <w:rPr>
      <w:lang w:eastAsia="en-US"/>
    </w:rPr>
  </w:style>
  <w:style w:type="character" w:customStyle="1" w:styleId="Chard">
    <w:name w:val="서명 Char"/>
    <w:qFormat/>
    <w:rsid w:val="00476AD6"/>
    <w:rPr>
      <w:lang w:eastAsia="en-US"/>
    </w:rPr>
  </w:style>
  <w:style w:type="character" w:customStyle="1" w:styleId="Chare">
    <w:name w:val="부제 Char"/>
    <w:qFormat/>
    <w:rsid w:val="00476AD6"/>
    <w:rPr>
      <w:rFonts w:ascii="Calibri Light" w:eastAsia="Times New Roman" w:hAnsi="Calibri Light" w:cs="Times New Roman"/>
      <w:sz w:val="24"/>
      <w:szCs w:val="24"/>
      <w:lang w:eastAsia="en-US"/>
    </w:rPr>
  </w:style>
  <w:style w:type="character" w:customStyle="1" w:styleId="Charf">
    <w:name w:val="제목 Char"/>
    <w:qFormat/>
    <w:rsid w:val="00476AD6"/>
    <w:rPr>
      <w:rFonts w:ascii="Calibri Light" w:eastAsia="Times New Roman" w:hAnsi="Calibri Light" w:cs="Times New Roman"/>
      <w:b/>
      <w:bCs/>
      <w:kern w:val="2"/>
      <w:sz w:val="32"/>
      <w:szCs w:val="32"/>
      <w:lang w:eastAsia="en-US"/>
    </w:rPr>
  </w:style>
  <w:style w:type="character" w:customStyle="1" w:styleId="3Char">
    <w:name w:val="제목 3 Char"/>
    <w:qFormat/>
    <w:rsid w:val="00476AD6"/>
    <w:rPr>
      <w:rFonts w:ascii="Arial" w:hAnsi="Arial"/>
      <w:sz w:val="28"/>
      <w:lang w:eastAsia="en-US"/>
    </w:rPr>
  </w:style>
  <w:style w:type="character" w:customStyle="1" w:styleId="FootnoteCharacters">
    <w:name w:val="Footnote Characters"/>
    <w:qFormat/>
    <w:rsid w:val="00476AD6"/>
  </w:style>
  <w:style w:type="paragraph" w:customStyle="1" w:styleId="Index">
    <w:name w:val="Index"/>
    <w:basedOn w:val="Normal"/>
    <w:qFormat/>
    <w:rsid w:val="00476AD6"/>
    <w:pPr>
      <w:suppressLineNumbers/>
      <w:suppressAutoHyphens/>
      <w:spacing w:after="180" w:line="259" w:lineRule="auto"/>
      <w:jc w:val="both"/>
    </w:pPr>
    <w:rPr>
      <w:rFonts w:ascii="Times New Roman" w:eastAsia="DengXian" w:hAnsi="Times New Roman" w:cs="Lohit Devanagari"/>
      <w:szCs w:val="20"/>
    </w:rPr>
  </w:style>
  <w:style w:type="paragraph" w:customStyle="1" w:styleId="HeaderandFooter">
    <w:name w:val="Header and Footer"/>
    <w:basedOn w:val="Normal"/>
    <w:qFormat/>
    <w:rsid w:val="00476AD6"/>
    <w:pPr>
      <w:suppressAutoHyphens/>
      <w:spacing w:after="180" w:line="259" w:lineRule="auto"/>
      <w:jc w:val="both"/>
    </w:pPr>
    <w:rPr>
      <w:rFonts w:ascii="Times New Roman" w:eastAsia="DengXian" w:hAnsi="Times New Roman"/>
      <w:szCs w:val="20"/>
    </w:rPr>
  </w:style>
  <w:style w:type="table" w:customStyle="1" w:styleId="5-61">
    <w:name w:val="눈금 표 5 어둡게 - 강조색 61"/>
    <w:basedOn w:val="TableNormal"/>
    <w:uiPriority w:val="50"/>
    <w:qFormat/>
    <w:rsid w:val="00476AD6"/>
    <w:pPr>
      <w:suppressAutoHyphens/>
    </w:pPr>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5Dark-Accent6">
    <w:name w:val="Grid Table 5 Dark Accent 6"/>
    <w:basedOn w:val="TableNormal"/>
    <w:uiPriority w:val="50"/>
    <w:rsid w:val="00476AD6"/>
    <w:pPr>
      <w:suppressAutoHyphens/>
    </w:pPr>
    <w:rPr>
      <w:rFonts w:eastAsia="DengXian"/>
      <w:lang w:eastAsia="zh-C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customStyle="1" w:styleId="160">
    <w:name w:val="16"/>
    <w:qFormat/>
    <w:rsid w:val="00476AD6"/>
    <w:rPr>
      <w:rFonts w:ascii="Times New Roman" w:hAnsi="Times New Roman" w:cs="Times New Roman" w:hint="default"/>
      <w:color w:val="0000FF"/>
      <w:u w:val="single"/>
    </w:rPr>
  </w:style>
  <w:style w:type="table" w:customStyle="1" w:styleId="1-31">
    <w:name w:val="グリッド (表) 1 淡色 - アクセント 31"/>
    <w:basedOn w:val="TableNormal"/>
    <w:uiPriority w:val="46"/>
    <w:qFormat/>
    <w:rsid w:val="00476AD6"/>
    <w:rPr>
      <w:rFonts w:ascii="CG Times (WN)" w:eastAsia="SimSun" w:hAnsi="CG Times (WN)"/>
    </w:rPr>
    <w:tblP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eGrid80">
    <w:name w:val="TableGrid8"/>
    <w:basedOn w:val="TableNormal"/>
    <w:next w:val="TableGrid"/>
    <w:uiPriority w:val="59"/>
    <w:qFormat/>
    <w:rsid w:val="001627B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6">
    <w:name w:val="Char Char1 Char Char Char Char Char Char Char Char Char Char Char Char Char Char Char116"/>
    <w:semiHidden/>
    <w:rsid w:val="001627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
    <w:name w:val="Style Bulleted"/>
    <w:rsid w:val="001627B3"/>
  </w:style>
  <w:style w:type="character" w:customStyle="1" w:styleId="5111">
    <w:name w:val="(文字) (文字)5111"/>
    <w:semiHidden/>
    <w:rsid w:val="001627B3"/>
    <w:rPr>
      <w:rFonts w:ascii="Times New Roman" w:hAnsi="Times New Roman"/>
      <w:lang w:eastAsia="en-US"/>
    </w:rPr>
  </w:style>
  <w:style w:type="numbering" w:customStyle="1" w:styleId="StyleBulletedSymbolsymbolLeft025Hanging01">
    <w:name w:val="Style Bulleted Symbol (symbol) Left:  0.25&quot; Hanging:  0.1"/>
    <w:basedOn w:val="NoList"/>
    <w:rsid w:val="001627B3"/>
  </w:style>
  <w:style w:type="table" w:customStyle="1" w:styleId="ColorfulList-Accent119">
    <w:name w:val="Colorful List - Accent 119"/>
    <w:basedOn w:val="TableNormal"/>
    <w:next w:val="ColorfulList-Accent1"/>
    <w:uiPriority w:val="34"/>
    <w:rsid w:val="001627B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
    <w:name w:val="Grid Table 4 - Accent 521"/>
    <w:basedOn w:val="TableNormal"/>
    <w:next w:val="GridTable4-Accent5"/>
    <w:uiPriority w:val="49"/>
    <w:rsid w:val="001627B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1627B3"/>
  </w:style>
  <w:style w:type="numbering" w:customStyle="1" w:styleId="StyleBulletedSymbolsymbolLeft025Hanging02512">
    <w:name w:val="Style Bulleted Symbol (symbol) Left:  0.25&quot; Hanging:  0.25&quot;12"/>
    <w:basedOn w:val="NoList"/>
    <w:rsid w:val="001627B3"/>
  </w:style>
  <w:style w:type="numbering" w:customStyle="1" w:styleId="StyleBulletedSymbolsymbolLeft025Hanging02521">
    <w:name w:val="Style Bulleted Symbol (symbol) Left:  0.25&quot; Hanging:  0.25&quot;21"/>
    <w:basedOn w:val="NoList"/>
    <w:rsid w:val="001627B3"/>
  </w:style>
  <w:style w:type="table" w:customStyle="1" w:styleId="TableGrid60">
    <w:name w:val="Table Grid6"/>
    <w:basedOn w:val="TableNormal"/>
    <w:next w:val="TableGrid"/>
    <w:uiPriority w:val="39"/>
    <w:rsid w:val="00F34E7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
    <w:name w:val="Style Bulleted2"/>
    <w:rsid w:val="007B6146"/>
  </w:style>
  <w:style w:type="table" w:customStyle="1" w:styleId="TableGrid9">
    <w:name w:val="TableGrid9"/>
    <w:basedOn w:val="TableNormal"/>
    <w:next w:val="TableGrid"/>
    <w:qFormat/>
    <w:rsid w:val="003B31D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5">
    <w:name w:val="Char Char1 Char Char Char Char Char Char Char Char Char Char Char Char Char Char Char115"/>
    <w:semiHidden/>
    <w:rsid w:val="003B31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3B31DA"/>
  </w:style>
  <w:style w:type="character" w:customStyle="1" w:styleId="5110">
    <w:name w:val="(文字) (文字)5110"/>
    <w:semiHidden/>
    <w:rsid w:val="003B31DA"/>
    <w:rPr>
      <w:rFonts w:ascii="Times New Roman" w:hAnsi="Times New Roman"/>
      <w:lang w:eastAsia="en-US"/>
    </w:rPr>
  </w:style>
  <w:style w:type="numbering" w:customStyle="1" w:styleId="StyleBulletedSymbolsymbolLeft025Hanging03">
    <w:name w:val="Style Bulleted Symbol (symbol) Left:  0.25&quot; Hanging:  0.3"/>
    <w:basedOn w:val="NoList"/>
    <w:rsid w:val="003B31DA"/>
  </w:style>
  <w:style w:type="table" w:customStyle="1" w:styleId="ColorfulList-Accent120">
    <w:name w:val="Colorful List - Accent 120"/>
    <w:basedOn w:val="TableNormal"/>
    <w:next w:val="ColorfulList-Accent1"/>
    <w:uiPriority w:val="34"/>
    <w:rsid w:val="003B31D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2">
    <w:name w:val="Grid Table 4 - Accent 522"/>
    <w:basedOn w:val="TableNormal"/>
    <w:next w:val="GridTable4-Accent5"/>
    <w:uiPriority w:val="49"/>
    <w:rsid w:val="003B31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3B31DA"/>
  </w:style>
  <w:style w:type="numbering" w:customStyle="1" w:styleId="StyleBulletedSymbolsymbolLeft025Hanging02514">
    <w:name w:val="Style Bulleted Symbol (symbol) Left:  0.25&quot; Hanging:  0.25&quot;14"/>
    <w:basedOn w:val="NoList"/>
    <w:rsid w:val="003B31DA"/>
  </w:style>
  <w:style w:type="numbering" w:customStyle="1" w:styleId="StyleBulletedSymbolsymbolLeft025Hanging02523">
    <w:name w:val="Style Bulleted Symbol (symbol) Left:  0.25&quot; Hanging:  0.25&quot;23"/>
    <w:basedOn w:val="NoList"/>
    <w:rsid w:val="003B31DA"/>
  </w:style>
  <w:style w:type="paragraph" w:customStyle="1" w:styleId="a2">
    <w:name w:val="表格题注"/>
    <w:next w:val="Normal"/>
    <w:qFormat/>
    <w:rsid w:val="003B31DA"/>
    <w:pPr>
      <w:keepLines/>
      <w:numPr>
        <w:ilvl w:val="8"/>
        <w:numId w:val="66"/>
      </w:numPr>
      <w:tabs>
        <w:tab w:val="left" w:pos="360"/>
        <w:tab w:val="num" w:pos="6480"/>
      </w:tabs>
      <w:spacing w:beforeLines="100" w:after="160" w:line="259" w:lineRule="auto"/>
      <w:ind w:left="1089" w:hanging="369"/>
      <w:jc w:val="center"/>
    </w:pPr>
    <w:rPr>
      <w:rFonts w:ascii="Arial" w:eastAsia="SimSun" w:hAnsi="Arial"/>
      <w:sz w:val="18"/>
      <w:szCs w:val="18"/>
      <w:lang w:val="en-US" w:eastAsia="zh-CN"/>
    </w:rPr>
  </w:style>
  <w:style w:type="paragraph" w:customStyle="1" w:styleId="a1">
    <w:name w:val="插图题注"/>
    <w:next w:val="Normal"/>
    <w:qFormat/>
    <w:rsid w:val="003B31DA"/>
    <w:pPr>
      <w:numPr>
        <w:ilvl w:val="7"/>
        <w:numId w:val="66"/>
      </w:numPr>
      <w:tabs>
        <w:tab w:val="num" w:pos="5760"/>
      </w:tabs>
      <w:spacing w:afterLines="100" w:after="160" w:line="259" w:lineRule="auto"/>
      <w:ind w:left="1089" w:hanging="369"/>
      <w:jc w:val="center"/>
    </w:pPr>
    <w:rPr>
      <w:rFonts w:ascii="Arial" w:eastAsia="SimSun" w:hAnsi="Arial"/>
      <w:sz w:val="18"/>
      <w:szCs w:val="18"/>
      <w:lang w:val="en-US" w:eastAsia="zh-CN"/>
    </w:rPr>
  </w:style>
  <w:style w:type="paragraph" w:customStyle="1" w:styleId="Tabletext2">
    <w:name w:val="Table_text"/>
    <w:basedOn w:val="Normal"/>
    <w:link w:val="TabletextChar"/>
    <w:qFormat/>
    <w:rsid w:val="003B31D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59" w:lineRule="auto"/>
    </w:pPr>
    <w:rPr>
      <w:rFonts w:ascii="Calibri" w:eastAsia="SimSun" w:hAnsi="Calibri" w:cs="Arial"/>
      <w:sz w:val="22"/>
      <w:szCs w:val="22"/>
      <w:lang w:val="fr-FR" w:eastAsia="ko-KR"/>
    </w:rPr>
  </w:style>
  <w:style w:type="character" w:customStyle="1" w:styleId="TabletextChar">
    <w:name w:val="Table_text Char"/>
    <w:link w:val="Tabletext2"/>
    <w:qFormat/>
    <w:locked/>
    <w:rsid w:val="003B31DA"/>
    <w:rPr>
      <w:rFonts w:ascii="Calibri" w:eastAsia="SimSun" w:hAnsi="Calibri" w:cs="Arial"/>
      <w:sz w:val="22"/>
      <w:szCs w:val="22"/>
      <w:lang w:val="fr-FR" w:eastAsia="ko-KR"/>
    </w:rPr>
  </w:style>
  <w:style w:type="paragraph" w:customStyle="1" w:styleId="observation">
    <w:name w:val="observation"/>
    <w:basedOn w:val="Normal"/>
    <w:link w:val="observation1"/>
    <w:qFormat/>
    <w:rsid w:val="003B31DA"/>
    <w:pPr>
      <w:widowControl w:val="0"/>
      <w:numPr>
        <w:numId w:val="67"/>
      </w:numPr>
      <w:spacing w:beforeLines="50" w:before="120" w:afterLines="50" w:after="120"/>
      <w:ind w:left="720" w:hanging="360"/>
      <w:jc w:val="both"/>
    </w:pPr>
    <w:rPr>
      <w:rFonts w:ascii="Yu Mincho" w:eastAsia="Yu Mincho" w:hAnsi="Yu Mincho" w:cs="Latha"/>
      <w:b/>
      <w:kern w:val="2"/>
      <w:sz w:val="21"/>
      <w:szCs w:val="22"/>
      <w:lang w:val="en-US" w:eastAsia="zh-CN"/>
    </w:rPr>
  </w:style>
  <w:style w:type="character" w:customStyle="1" w:styleId="aff9">
    <w:name w:val="列出段落 字符"/>
    <w:uiPriority w:val="34"/>
    <w:qFormat/>
    <w:rsid w:val="003B31DA"/>
    <w:rPr>
      <w:rFonts w:ascii="Cambria" w:eastAsia="SimHei" w:hAnsi="Cambria" w:cs="SimSun"/>
      <w:lang w:eastAsia="en-US"/>
    </w:rPr>
  </w:style>
  <w:style w:type="paragraph" w:customStyle="1" w:styleId="60">
    <w:name w:val="列表段落6"/>
    <w:basedOn w:val="Normal"/>
    <w:rsid w:val="003B31DA"/>
    <w:pPr>
      <w:spacing w:before="100" w:beforeAutospacing="1" w:after="100" w:afterAutospacing="1"/>
      <w:ind w:leftChars="400" w:left="840"/>
    </w:pPr>
    <w:rPr>
      <w:rFonts w:cs="Times"/>
      <w:sz w:val="24"/>
      <w:lang w:val="en-US" w:eastAsia="zh-CN"/>
    </w:rPr>
  </w:style>
  <w:style w:type="character" w:customStyle="1" w:styleId="observation1">
    <w:name w:val="observation 字符"/>
    <w:link w:val="observation"/>
    <w:qFormat/>
    <w:rsid w:val="003B31DA"/>
    <w:rPr>
      <w:rFonts w:ascii="Yu Mincho" w:eastAsia="Yu Mincho" w:hAnsi="Yu Mincho" w:cs="Latha"/>
      <w:b/>
      <w:kern w:val="2"/>
      <w:sz w:val="21"/>
      <w:szCs w:val="22"/>
      <w:lang w:val="en-US" w:eastAsia="zh-CN"/>
    </w:rPr>
  </w:style>
  <w:style w:type="table" w:customStyle="1" w:styleId="42">
    <w:name w:val="网格型4"/>
    <w:basedOn w:val="TableNormal"/>
    <w:uiPriority w:val="39"/>
    <w:qFormat/>
    <w:rsid w:val="003B31DA"/>
    <w:rPr>
      <w:rFonts w:ascii="Calibri" w:eastAsia="SimSu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Grid10"/>
    <w:basedOn w:val="TableNormal"/>
    <w:next w:val="TableGrid"/>
    <w:uiPriority w:val="59"/>
    <w:qFormat/>
    <w:rsid w:val="00B67B40"/>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4">
    <w:name w:val="Char Char1 Char Char Char Char Char Char Char Char Char Char Char Char Char Char Char114"/>
    <w:semiHidden/>
    <w:rsid w:val="00B67B4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B67B40"/>
  </w:style>
  <w:style w:type="character" w:customStyle="1" w:styleId="5109">
    <w:name w:val="(文字) (文字)5109"/>
    <w:semiHidden/>
    <w:rsid w:val="00B67B40"/>
    <w:rPr>
      <w:rFonts w:ascii="Times New Roman" w:hAnsi="Times New Roman"/>
      <w:lang w:eastAsia="en-US"/>
    </w:rPr>
  </w:style>
  <w:style w:type="numbering" w:customStyle="1" w:styleId="StyleBulletedSymbolsymbolLeft025Hanging04">
    <w:name w:val="Style Bulleted Symbol (symbol) Left:  0.25&quot; Hanging:  0.4"/>
    <w:basedOn w:val="NoList"/>
    <w:rsid w:val="00B67B40"/>
  </w:style>
  <w:style w:type="table" w:customStyle="1" w:styleId="ColorfulList-Accent121">
    <w:name w:val="Colorful List - Accent 121"/>
    <w:basedOn w:val="TableNormal"/>
    <w:next w:val="ColorfulList-Accent1"/>
    <w:uiPriority w:val="34"/>
    <w:rsid w:val="00B67B40"/>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3">
    <w:name w:val="Grid Table 4 - Accent 523"/>
    <w:basedOn w:val="TableNormal"/>
    <w:next w:val="GridTable4-Accent5"/>
    <w:uiPriority w:val="49"/>
    <w:rsid w:val="00B67B4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B67B40"/>
  </w:style>
  <w:style w:type="numbering" w:customStyle="1" w:styleId="StyleBulletedSymbolsymbolLeft025Hanging02515">
    <w:name w:val="Style Bulleted Symbol (symbol) Left:  0.25&quot; Hanging:  0.25&quot;15"/>
    <w:basedOn w:val="NoList"/>
    <w:rsid w:val="00B67B40"/>
  </w:style>
  <w:style w:type="numbering" w:customStyle="1" w:styleId="StyleBulletedSymbolsymbolLeft025Hanging02524">
    <w:name w:val="Style Bulleted Symbol (symbol) Left:  0.25&quot; Hanging:  0.25&quot;24"/>
    <w:basedOn w:val="NoList"/>
    <w:rsid w:val="00B67B40"/>
  </w:style>
  <w:style w:type="numbering" w:customStyle="1" w:styleId="StyleBulletedSymbolsymbolLeft025Hanging02516">
    <w:name w:val="Style Bulleted Symbol (symbol) Left:  0.25&quot; Hanging:  0.25&quot;16"/>
    <w:basedOn w:val="NoList"/>
    <w:rsid w:val="00DC705E"/>
  </w:style>
  <w:style w:type="paragraph" w:customStyle="1" w:styleId="CharChar1CharCharCharCharCharCharCharCharCharCharCharCharCharCharChar113">
    <w:name w:val="Char Char1 Char Char Char Char Char Char Char Char Char Char Char Char Char Char Char113"/>
    <w:semiHidden/>
    <w:rsid w:val="009224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9224CB"/>
  </w:style>
  <w:style w:type="character" w:customStyle="1" w:styleId="5108">
    <w:name w:val="(文字) (文字)5108"/>
    <w:semiHidden/>
    <w:rsid w:val="009224CB"/>
    <w:rPr>
      <w:rFonts w:ascii="Times New Roman" w:hAnsi="Times New Roman"/>
      <w:lang w:eastAsia="en-US"/>
    </w:rPr>
  </w:style>
  <w:style w:type="numbering" w:customStyle="1" w:styleId="StyleBulletedSymbolsymbolLeft025Hanging05">
    <w:name w:val="Style Bulleted Symbol (symbol) Left:  0.25&quot; Hanging:  0.5"/>
    <w:basedOn w:val="NoList"/>
    <w:rsid w:val="009224CB"/>
  </w:style>
  <w:style w:type="table" w:customStyle="1" w:styleId="ColorfulList-Accent122">
    <w:name w:val="Colorful List - Accent 122"/>
    <w:basedOn w:val="TableNormal"/>
    <w:next w:val="ColorfulList-Accent1"/>
    <w:uiPriority w:val="34"/>
    <w:rsid w:val="009224C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4">
    <w:name w:val="Grid Table 4 - Accent 524"/>
    <w:basedOn w:val="TableNormal"/>
    <w:next w:val="GridTable4-Accent5"/>
    <w:uiPriority w:val="49"/>
    <w:rsid w:val="009224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9224CB"/>
  </w:style>
  <w:style w:type="numbering" w:customStyle="1" w:styleId="StyleBulletedSymbolsymbolLeft025Hanging02517">
    <w:name w:val="Style Bulleted Symbol (symbol) Left:  0.25&quot; Hanging:  0.25&quot;17"/>
    <w:basedOn w:val="NoList"/>
    <w:rsid w:val="009224CB"/>
  </w:style>
  <w:style w:type="numbering" w:customStyle="1" w:styleId="StyleBulletedSymbolsymbolLeft025Hanging02525">
    <w:name w:val="Style Bulleted Symbol (symbol) Left:  0.25&quot; Hanging:  0.25&quot;25"/>
    <w:basedOn w:val="NoList"/>
    <w:rsid w:val="009224CB"/>
  </w:style>
  <w:style w:type="numbering" w:customStyle="1" w:styleId="StyleBulletedSymbolsymbolLeft025Hanging02518">
    <w:name w:val="Style Bulleted Symbol (symbol) Left:  0.25&quot; Hanging:  0.25&quot;18"/>
    <w:basedOn w:val="NoList"/>
    <w:rsid w:val="00B75883"/>
  </w:style>
  <w:style w:type="table" w:customStyle="1" w:styleId="TableGrid11">
    <w:name w:val="TableGrid11"/>
    <w:basedOn w:val="TableNormal"/>
    <w:next w:val="TableGrid"/>
    <w:qFormat/>
    <w:rsid w:val="009C01A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2">
    <w:name w:val="Char Char1 Char Char Char Char Char Char Char Char Char Char Char Char Char Char Char112"/>
    <w:semiHidden/>
    <w:rsid w:val="009C01A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9C01A5"/>
  </w:style>
  <w:style w:type="character" w:customStyle="1" w:styleId="5107">
    <w:name w:val="(文字) (文字)5107"/>
    <w:semiHidden/>
    <w:rsid w:val="009C01A5"/>
    <w:rPr>
      <w:rFonts w:ascii="Times New Roman" w:hAnsi="Times New Roman"/>
      <w:lang w:eastAsia="en-US"/>
    </w:rPr>
  </w:style>
  <w:style w:type="numbering" w:customStyle="1" w:styleId="StyleBulletedSymbolsymbolLeft025Hanging06">
    <w:name w:val="Style Bulleted Symbol (symbol) Left:  0.25&quot; Hanging:  0.6"/>
    <w:basedOn w:val="NoList"/>
    <w:rsid w:val="009C01A5"/>
  </w:style>
  <w:style w:type="table" w:customStyle="1" w:styleId="ColorfulList-Accent123">
    <w:name w:val="Colorful List - Accent 123"/>
    <w:basedOn w:val="TableNormal"/>
    <w:next w:val="ColorfulList-Accent1"/>
    <w:uiPriority w:val="34"/>
    <w:rsid w:val="009C01A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5">
    <w:name w:val="Grid Table 4 - Accent 525"/>
    <w:basedOn w:val="TableNormal"/>
    <w:next w:val="GridTable4-Accent5"/>
    <w:uiPriority w:val="49"/>
    <w:rsid w:val="009C01A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9C01A5"/>
  </w:style>
  <w:style w:type="numbering" w:customStyle="1" w:styleId="StyleBulletedSymbolsymbolLeft025Hanging02519">
    <w:name w:val="Style Bulleted Symbol (symbol) Left:  0.25&quot; Hanging:  0.25&quot;19"/>
    <w:basedOn w:val="NoList"/>
    <w:rsid w:val="009C01A5"/>
  </w:style>
  <w:style w:type="numbering" w:customStyle="1" w:styleId="StyleBulletedSymbolsymbolLeft025Hanging02526">
    <w:name w:val="Style Bulleted Symbol (symbol) Left:  0.25&quot; Hanging:  0.25&quot;26"/>
    <w:basedOn w:val="NoList"/>
    <w:rsid w:val="009C01A5"/>
  </w:style>
  <w:style w:type="paragraph" w:customStyle="1" w:styleId="CharChar1CharCharCharCharCharCharCharCharCharCharCharCharCharCharChar111">
    <w:name w:val="Char Char1 Char Char Char Char Char Char Char Char Char Char Char Char Char Char Char111"/>
    <w:semiHidden/>
    <w:rsid w:val="001C21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1C21C8"/>
  </w:style>
  <w:style w:type="character" w:customStyle="1" w:styleId="UnresolvedMention2">
    <w:name w:val="Unresolved Mention2"/>
    <w:uiPriority w:val="99"/>
    <w:unhideWhenUsed/>
    <w:qFormat/>
    <w:rsid w:val="001C21C8"/>
    <w:rPr>
      <w:color w:val="808080"/>
      <w:shd w:val="clear" w:color="auto" w:fill="E6E6E6"/>
    </w:rPr>
  </w:style>
  <w:style w:type="character" w:customStyle="1" w:styleId="5106">
    <w:name w:val="(文字) (文字)5106"/>
    <w:semiHidden/>
    <w:rsid w:val="001C21C8"/>
    <w:rPr>
      <w:rFonts w:ascii="Times New Roman" w:hAnsi="Times New Roman"/>
      <w:lang w:eastAsia="en-US"/>
    </w:rPr>
  </w:style>
  <w:style w:type="numbering" w:customStyle="1" w:styleId="StyleBulletedSymbolsymbolLeft025Hanging07">
    <w:name w:val="Style Bulleted Symbol (symbol) Left:  0.25&quot; Hanging:  0.7"/>
    <w:basedOn w:val="NoList"/>
    <w:rsid w:val="001C21C8"/>
  </w:style>
  <w:style w:type="table" w:customStyle="1" w:styleId="ColorfulList-Accent124">
    <w:name w:val="Colorful List - Accent 124"/>
    <w:basedOn w:val="TableNormal"/>
    <w:next w:val="ColorfulList-Accent1"/>
    <w:uiPriority w:val="34"/>
    <w:rsid w:val="001C21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6">
    <w:name w:val="Grid Table 4 - Accent 526"/>
    <w:basedOn w:val="TableNormal"/>
    <w:next w:val="GridTable4-Accent5"/>
    <w:uiPriority w:val="49"/>
    <w:rsid w:val="001C21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9">
    <w:name w:val="Style Bulleted Symbol (symbol) Left:  0.25&quot; Hanging:  0.25&quot;9"/>
    <w:basedOn w:val="NoList"/>
    <w:rsid w:val="001C21C8"/>
  </w:style>
  <w:style w:type="numbering" w:customStyle="1" w:styleId="StyleBulletedSymbolsymbolLeft025Hanging025110">
    <w:name w:val="Style Bulleted Symbol (symbol) Left:  0.25&quot; Hanging:  0.25&quot;110"/>
    <w:basedOn w:val="NoList"/>
    <w:rsid w:val="001C21C8"/>
  </w:style>
  <w:style w:type="numbering" w:customStyle="1" w:styleId="StyleBulletedSymbolsymbolLeft025Hanging02527">
    <w:name w:val="Style Bulleted Symbol (symbol) Left:  0.25&quot; Hanging:  0.25&quot;27"/>
    <w:basedOn w:val="NoList"/>
    <w:rsid w:val="001C21C8"/>
  </w:style>
  <w:style w:type="character" w:styleId="HTMLCode">
    <w:name w:val="HTML Code"/>
    <w:uiPriority w:val="99"/>
    <w:unhideWhenUsed/>
    <w:qFormat/>
    <w:rsid w:val="001C21C8"/>
    <w:rPr>
      <w:rFonts w:ascii="Courier New" w:eastAsia="Times New Roman" w:hAnsi="Courier New" w:cs="Courier New"/>
      <w:sz w:val="20"/>
      <w:szCs w:val="20"/>
    </w:rPr>
  </w:style>
  <w:style w:type="character" w:customStyle="1" w:styleId="B5Char">
    <w:name w:val="B5 Char"/>
    <w:link w:val="B5"/>
    <w:uiPriority w:val="99"/>
    <w:qFormat/>
    <w:rsid w:val="001C21C8"/>
    <w:rPr>
      <w:rFonts w:eastAsia="SimSun"/>
      <w:lang w:val="en-US" w:eastAsia="ja-JP"/>
    </w:rPr>
  </w:style>
  <w:style w:type="paragraph" w:customStyle="1" w:styleId="B6">
    <w:name w:val="B6"/>
    <w:basedOn w:val="B5"/>
    <w:link w:val="B6Char"/>
    <w:qFormat/>
    <w:rsid w:val="001C21C8"/>
    <w:pPr>
      <w:widowControl w:val="0"/>
      <w:spacing w:after="0"/>
      <w:ind w:left="1985"/>
      <w:jc w:val="both"/>
    </w:pPr>
    <w:rPr>
      <w:rFonts w:eastAsia="DengXian"/>
      <w:kern w:val="2"/>
      <w:sz w:val="21"/>
      <w:szCs w:val="22"/>
    </w:rPr>
  </w:style>
  <w:style w:type="character" w:customStyle="1" w:styleId="B6Char">
    <w:name w:val="B6 Char"/>
    <w:link w:val="B6"/>
    <w:qFormat/>
    <w:rsid w:val="001C21C8"/>
    <w:rPr>
      <w:rFonts w:eastAsia="DengXian"/>
      <w:kern w:val="2"/>
      <w:sz w:val="21"/>
      <w:szCs w:val="22"/>
      <w:lang w:val="en-US" w:eastAsia="ja-JP"/>
    </w:rPr>
  </w:style>
  <w:style w:type="paragraph" w:customStyle="1" w:styleId="B7">
    <w:name w:val="B7"/>
    <w:basedOn w:val="B6"/>
    <w:link w:val="B7Char"/>
    <w:qFormat/>
    <w:rsid w:val="001C21C8"/>
    <w:pPr>
      <w:ind w:left="2269"/>
    </w:pPr>
  </w:style>
  <w:style w:type="character" w:customStyle="1" w:styleId="B7Char">
    <w:name w:val="B7 Char"/>
    <w:link w:val="B7"/>
    <w:qFormat/>
    <w:rsid w:val="001C21C8"/>
    <w:rPr>
      <w:rFonts w:eastAsia="DengXian"/>
      <w:kern w:val="2"/>
      <w:sz w:val="21"/>
      <w:szCs w:val="22"/>
      <w:lang w:val="en-US" w:eastAsia="ja-JP"/>
    </w:rPr>
  </w:style>
  <w:style w:type="paragraph" w:customStyle="1" w:styleId="B8">
    <w:name w:val="B8"/>
    <w:basedOn w:val="B7"/>
    <w:qFormat/>
    <w:rsid w:val="001C21C8"/>
    <w:pPr>
      <w:ind w:left="2552"/>
    </w:pPr>
  </w:style>
  <w:style w:type="character" w:customStyle="1" w:styleId="EditorsNoteChar">
    <w:name w:val="Editor's Note Char"/>
    <w:link w:val="EditorsNote"/>
    <w:uiPriority w:val="99"/>
    <w:qFormat/>
    <w:rsid w:val="001C21C8"/>
    <w:rPr>
      <w:rFonts w:eastAsia="MS Mincho"/>
      <w:color w:val="FF0000"/>
      <w:lang w:eastAsia="ja-JP"/>
    </w:rPr>
  </w:style>
  <w:style w:type="paragraph" w:customStyle="1" w:styleId="EmailDiscussion">
    <w:name w:val="EmailDiscussion"/>
    <w:basedOn w:val="Normal"/>
    <w:next w:val="Normal"/>
    <w:qFormat/>
    <w:rsid w:val="001C21C8"/>
    <w:pPr>
      <w:widowControl w:val="0"/>
      <w:numPr>
        <w:numId w:val="69"/>
      </w:numPr>
      <w:tabs>
        <w:tab w:val="clear" w:pos="1619"/>
      </w:tabs>
      <w:spacing w:before="40"/>
      <w:ind w:left="720"/>
      <w:jc w:val="both"/>
    </w:pPr>
    <w:rPr>
      <w:rFonts w:ascii="Arial" w:eastAsia="MS Mincho" w:hAnsi="Arial"/>
      <w:b/>
      <w:kern w:val="2"/>
      <w:sz w:val="21"/>
      <w:szCs w:val="22"/>
      <w:lang w:val="en-US" w:eastAsia="en-GB"/>
    </w:rPr>
  </w:style>
  <w:style w:type="paragraph" w:customStyle="1" w:styleId="TALCharChar">
    <w:name w:val="TAL Char Char"/>
    <w:basedOn w:val="Normal"/>
    <w:link w:val="TALCharCharChar"/>
    <w:qFormat/>
    <w:rsid w:val="001C21C8"/>
    <w:pPr>
      <w:keepNext/>
      <w:keepLines/>
      <w:widowControl w:val="0"/>
      <w:jc w:val="both"/>
    </w:pPr>
    <w:rPr>
      <w:rFonts w:ascii="Arial" w:eastAsia="Malgun Gothic" w:hAnsi="Arial"/>
      <w:kern w:val="2"/>
      <w:sz w:val="18"/>
      <w:szCs w:val="22"/>
      <w:lang w:val="zh-CN" w:eastAsia="zh-CN"/>
    </w:rPr>
  </w:style>
  <w:style w:type="character" w:customStyle="1" w:styleId="TALCharCharChar">
    <w:name w:val="TAL Char Char Char"/>
    <w:link w:val="TALCharChar"/>
    <w:qFormat/>
    <w:rsid w:val="001C21C8"/>
    <w:rPr>
      <w:rFonts w:ascii="Arial" w:eastAsia="Malgun Gothic" w:hAnsi="Arial"/>
      <w:kern w:val="2"/>
      <w:sz w:val="18"/>
      <w:szCs w:val="22"/>
      <w:lang w:val="zh-CN" w:eastAsia="zh-CN"/>
    </w:rPr>
  </w:style>
  <w:style w:type="table" w:customStyle="1" w:styleId="TableGrid110">
    <w:name w:val="Table Grid11"/>
    <w:basedOn w:val="TableNormal"/>
    <w:uiPriority w:val="99"/>
    <w:qFormat/>
    <w:rsid w:val="001C21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basedOn w:val="TableNormal"/>
    <w:qFormat/>
    <w:rsid w:val="001C21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1">
    <w:name w:val="figure 字符"/>
    <w:link w:val="figure0"/>
    <w:qFormat/>
    <w:rsid w:val="001C21C8"/>
    <w:rPr>
      <w:rFonts w:eastAsia="SimSun"/>
      <w:lang w:val="en-US" w:eastAsia="en-US"/>
    </w:rPr>
  </w:style>
  <w:style w:type="table" w:customStyle="1" w:styleId="GridTable41">
    <w:name w:val="Grid Table 41"/>
    <w:basedOn w:val="TableNormal"/>
    <w:uiPriority w:val="49"/>
    <w:qFormat/>
    <w:rsid w:val="001C21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a">
    <w:name w:val="正文内容"/>
    <w:basedOn w:val="Normal"/>
    <w:link w:val="affb"/>
    <w:qFormat/>
    <w:rsid w:val="001C21C8"/>
    <w:pPr>
      <w:widowControl w:val="0"/>
      <w:spacing w:line="400" w:lineRule="exact"/>
      <w:ind w:firstLineChars="200" w:firstLine="200"/>
      <w:jc w:val="both"/>
    </w:pPr>
    <w:rPr>
      <w:rFonts w:ascii="Calibri" w:eastAsia="SimSun" w:hAnsi="Calibri"/>
      <w:kern w:val="2"/>
      <w:sz w:val="21"/>
      <w:szCs w:val="22"/>
      <w:lang w:val="en-US" w:eastAsia="zh-CN"/>
    </w:rPr>
  </w:style>
  <w:style w:type="character" w:customStyle="1" w:styleId="affb">
    <w:name w:val="正文内容 字符"/>
    <w:link w:val="affa"/>
    <w:qFormat/>
    <w:rsid w:val="001C21C8"/>
    <w:rPr>
      <w:rFonts w:ascii="Calibri" w:eastAsia="SimSun" w:hAnsi="Calibri"/>
      <w:kern w:val="2"/>
      <w:sz w:val="21"/>
      <w:szCs w:val="22"/>
      <w:lang w:val="en-US" w:eastAsia="zh-CN"/>
    </w:rPr>
  </w:style>
  <w:style w:type="character" w:customStyle="1" w:styleId="table0">
    <w:name w:val="table 字符"/>
    <w:link w:val="table"/>
    <w:qFormat/>
    <w:rsid w:val="001C21C8"/>
    <w:rPr>
      <w:rFonts w:eastAsia="MS Mincho"/>
      <w:lang w:val="en-US"/>
    </w:rPr>
  </w:style>
  <w:style w:type="table" w:customStyle="1" w:styleId="GridTable6Colorful-Accent51">
    <w:name w:val="Grid Table 6 Colorful - Accent 51"/>
    <w:basedOn w:val="TableNormal"/>
    <w:uiPriority w:val="51"/>
    <w:qFormat/>
    <w:rsid w:val="001C21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70">
    <w:name w:val="Table Grid7"/>
    <w:basedOn w:val="TableNormal"/>
    <w:uiPriority w:val="39"/>
    <w:qFormat/>
    <w:rsid w:val="001C21C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qFormat/>
    <w:rsid w:val="001C21C8"/>
    <w:rPr>
      <w:rFonts w:ascii="Calibri" w:eastAsia="DengXian" w:hAnsi="Calibri"/>
      <w:kern w:val="2"/>
      <w:szCs w:val="22"/>
    </w:rPr>
  </w:style>
  <w:style w:type="paragraph" w:customStyle="1" w:styleId="ANOKIA2023style">
    <w:name w:val="A_NOKIA2023style"/>
    <w:basedOn w:val="Normal"/>
    <w:qFormat/>
    <w:rsid w:val="001C21C8"/>
    <w:pPr>
      <w:widowControl w:val="0"/>
      <w:numPr>
        <w:numId w:val="70"/>
      </w:numPr>
      <w:overflowPunct w:val="0"/>
      <w:autoSpaceDE w:val="0"/>
      <w:autoSpaceDN w:val="0"/>
      <w:adjustRightInd w:val="0"/>
      <w:spacing w:before="120" w:after="120"/>
      <w:jc w:val="both"/>
      <w:textAlignment w:val="baseline"/>
    </w:pPr>
    <w:rPr>
      <w:rFonts w:ascii="Times New Roman" w:eastAsia="SimSun" w:hAnsi="Times New Roman"/>
      <w:b/>
      <w:kern w:val="2"/>
      <w:szCs w:val="20"/>
      <w:lang w:val="en-US" w:eastAsia="zh-CN"/>
    </w:rPr>
  </w:style>
  <w:style w:type="paragraph" w:customStyle="1" w:styleId="BNokiaStyle2023">
    <w:name w:val="B_NokiaStyle2023"/>
    <w:basedOn w:val="ANOKIA2023style"/>
    <w:qFormat/>
    <w:rsid w:val="001C21C8"/>
    <w:pPr>
      <w:numPr>
        <w:numId w:val="71"/>
      </w:numPr>
    </w:pPr>
  </w:style>
  <w:style w:type="paragraph" w:customStyle="1" w:styleId="ANokiaStyle2023">
    <w:name w:val="A_NokiaStyle_2023"/>
    <w:basedOn w:val="Normal"/>
    <w:qFormat/>
    <w:rsid w:val="001C21C8"/>
    <w:pPr>
      <w:widowControl w:val="0"/>
      <w:tabs>
        <w:tab w:val="right" w:pos="9639"/>
      </w:tabs>
      <w:overflowPunct w:val="0"/>
      <w:autoSpaceDE w:val="0"/>
      <w:autoSpaceDN w:val="0"/>
      <w:adjustRightInd w:val="0"/>
      <w:spacing w:after="180"/>
      <w:jc w:val="both"/>
      <w:textAlignment w:val="baseline"/>
    </w:pPr>
    <w:rPr>
      <w:rFonts w:ascii="Times New Roman" w:eastAsia="SimSun" w:hAnsi="Times New Roman"/>
      <w:b/>
      <w:kern w:val="2"/>
      <w:lang w:eastAsia="zh-CN"/>
    </w:rPr>
  </w:style>
  <w:style w:type="paragraph" w:customStyle="1" w:styleId="BNokiaStyle20230">
    <w:name w:val="B_NokiaStyle_2023"/>
    <w:basedOn w:val="ANokiaStyle2023"/>
    <w:qFormat/>
    <w:rsid w:val="001C21C8"/>
  </w:style>
  <w:style w:type="table" w:customStyle="1" w:styleId="TableGrid13">
    <w:name w:val="TableGrid13"/>
    <w:basedOn w:val="TableNormal"/>
    <w:next w:val="TableGrid"/>
    <w:qFormat/>
    <w:rsid w:val="009703D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8">
    <w:name w:val="Style Bulleted8"/>
    <w:rsid w:val="009703DD"/>
  </w:style>
  <w:style w:type="numbering" w:customStyle="1" w:styleId="StyleBulletedSymbolsymbolLeft025Hanging08">
    <w:name w:val="Style Bulleted Symbol (symbol) Left:  0.25&quot; Hanging:  0.8"/>
    <w:basedOn w:val="NoList"/>
    <w:rsid w:val="009703DD"/>
  </w:style>
  <w:style w:type="table" w:customStyle="1" w:styleId="ColorfulList-Accent125">
    <w:name w:val="Colorful List - Accent 125"/>
    <w:basedOn w:val="TableNormal"/>
    <w:next w:val="ColorfulList-Accent1"/>
    <w:uiPriority w:val="34"/>
    <w:rsid w:val="009703D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7">
    <w:name w:val="Grid Table 4 - Accent 527"/>
    <w:basedOn w:val="TableNormal"/>
    <w:next w:val="GridTable4-Accent5"/>
    <w:uiPriority w:val="49"/>
    <w:rsid w:val="009703D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703DD"/>
  </w:style>
  <w:style w:type="numbering" w:customStyle="1" w:styleId="StyleBulletedSymbolsymbolLeft025Hanging025111">
    <w:name w:val="Style Bulleted Symbol (symbol) Left:  0.25&quot; Hanging:  0.25&quot;111"/>
    <w:basedOn w:val="NoList"/>
    <w:rsid w:val="009703DD"/>
  </w:style>
  <w:style w:type="numbering" w:customStyle="1" w:styleId="StyleBulletedSymbolsymbolLeft025Hanging02528">
    <w:name w:val="Style Bulleted Symbol (symbol) Left:  0.25&quot; Hanging:  0.25&quot;28"/>
    <w:basedOn w:val="NoList"/>
    <w:rsid w:val="009703DD"/>
  </w:style>
  <w:style w:type="paragraph" w:customStyle="1" w:styleId="TDocObservation">
    <w:name w:val="TDoc Observation"/>
    <w:basedOn w:val="Normal"/>
    <w:qFormat/>
    <w:rsid w:val="009703DD"/>
    <w:pPr>
      <w:numPr>
        <w:numId w:val="72"/>
      </w:numPr>
      <w:overflowPunct w:val="0"/>
      <w:autoSpaceDE w:val="0"/>
      <w:autoSpaceDN w:val="0"/>
      <w:adjustRightInd w:val="0"/>
      <w:spacing w:after="180" w:line="259" w:lineRule="auto"/>
      <w:ind w:left="0" w:firstLine="0"/>
      <w:textAlignment w:val="baseline"/>
    </w:pPr>
    <w:rPr>
      <w:rFonts w:ascii="Times New Roman" w:eastAsia="Times New Roman" w:hAnsi="Times New Roman"/>
      <w:b/>
      <w:sz w:val="22"/>
      <w:szCs w:val="20"/>
      <w:lang w:val="de-DE" w:eastAsia="ja-JP"/>
    </w:rPr>
  </w:style>
  <w:style w:type="paragraph" w:customStyle="1" w:styleId="CharChar1CharCharCharCharCharCharCharCharCharCharCharCharCharCharChar110">
    <w:name w:val="Char Char1 Char Char Char Char Char Char Char Char Char Char Char Char Char Char Char110"/>
    <w:semiHidden/>
    <w:rsid w:val="00B340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B340C8"/>
  </w:style>
  <w:style w:type="character" w:customStyle="1" w:styleId="5105">
    <w:name w:val="(文字) (文字)5105"/>
    <w:semiHidden/>
    <w:rsid w:val="00B340C8"/>
    <w:rPr>
      <w:rFonts w:ascii="Times New Roman" w:hAnsi="Times New Roman"/>
      <w:lang w:eastAsia="en-US"/>
    </w:rPr>
  </w:style>
  <w:style w:type="numbering" w:customStyle="1" w:styleId="StyleBulletedSymbolsymbolLeft025Hanging09">
    <w:name w:val="Style Bulleted Symbol (symbol) Left:  0.25&quot; Hanging:  0.9"/>
    <w:basedOn w:val="NoList"/>
    <w:rsid w:val="00B340C8"/>
  </w:style>
  <w:style w:type="table" w:customStyle="1" w:styleId="ColorfulList-Accent126">
    <w:name w:val="Colorful List - Accent 126"/>
    <w:basedOn w:val="TableNormal"/>
    <w:next w:val="ColorfulList-Accent1"/>
    <w:uiPriority w:val="34"/>
    <w:rsid w:val="00B340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8">
    <w:name w:val="Grid Table 4 - Accent 528"/>
    <w:basedOn w:val="TableNormal"/>
    <w:next w:val="GridTable4-Accent5"/>
    <w:uiPriority w:val="49"/>
    <w:rsid w:val="00B340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B340C8"/>
  </w:style>
  <w:style w:type="numbering" w:customStyle="1" w:styleId="StyleBulletedSymbolsymbolLeft025Hanging025112">
    <w:name w:val="Style Bulleted Symbol (symbol) Left:  0.25&quot; Hanging:  0.25&quot;112"/>
    <w:basedOn w:val="NoList"/>
    <w:rsid w:val="00B340C8"/>
  </w:style>
  <w:style w:type="numbering" w:customStyle="1" w:styleId="StyleBulletedSymbolsymbolLeft025Hanging02529">
    <w:name w:val="Style Bulleted Symbol (symbol) Left:  0.25&quot; Hanging:  0.25&quot;29"/>
    <w:basedOn w:val="NoList"/>
    <w:rsid w:val="00B340C8"/>
  </w:style>
  <w:style w:type="table" w:customStyle="1" w:styleId="TableGrid120">
    <w:name w:val="Table Grid12"/>
    <w:basedOn w:val="TableNormal"/>
    <w:uiPriority w:val="99"/>
    <w:qFormat/>
    <w:rsid w:val="00B340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Grid14"/>
    <w:basedOn w:val="TableNormal"/>
    <w:uiPriority w:val="59"/>
    <w:qFormat/>
    <w:rsid w:val="00B340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1">
    <w:name w:val="Grid Table 411"/>
    <w:basedOn w:val="TableNormal"/>
    <w:uiPriority w:val="49"/>
    <w:qFormat/>
    <w:rsid w:val="00B340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1">
    <w:name w:val="Grid Table 6 Colorful - Accent 511"/>
    <w:basedOn w:val="TableNormal"/>
    <w:uiPriority w:val="51"/>
    <w:qFormat/>
    <w:rsid w:val="00B340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i-provider">
    <w:name w:val="ui-provider"/>
    <w:qFormat/>
    <w:rsid w:val="00154499"/>
  </w:style>
  <w:style w:type="paragraph" w:customStyle="1" w:styleId="CharChar1CharCharCharCharCharCharCharCharCharCharCharCharCharCharChar109">
    <w:name w:val="Char Char1 Char Char Char Char Char Char Char Char Char Char Char Char Char Char Char109"/>
    <w:semiHidden/>
    <w:rsid w:val="000436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0">
    <w:name w:val="Style Bulleted10"/>
    <w:rsid w:val="00043615"/>
  </w:style>
  <w:style w:type="character" w:customStyle="1" w:styleId="5104">
    <w:name w:val="(文字) (文字)5104"/>
    <w:semiHidden/>
    <w:rsid w:val="00043615"/>
    <w:rPr>
      <w:rFonts w:ascii="Times New Roman" w:hAnsi="Times New Roman"/>
      <w:lang w:eastAsia="en-US"/>
    </w:rPr>
  </w:style>
  <w:style w:type="numbering" w:customStyle="1" w:styleId="StyleBulletedSymbolsymbolLeft025Hanging010">
    <w:name w:val="Style Bulleted Symbol (symbol) Left:  0.25&quot; Hanging:  0.10"/>
    <w:basedOn w:val="NoList"/>
    <w:rsid w:val="00043615"/>
  </w:style>
  <w:style w:type="table" w:customStyle="1" w:styleId="ColorfulList-Accent127">
    <w:name w:val="Colorful List - Accent 127"/>
    <w:basedOn w:val="TableNormal"/>
    <w:next w:val="ColorfulList-Accent1"/>
    <w:uiPriority w:val="34"/>
    <w:rsid w:val="000436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9">
    <w:name w:val="Grid Table 4 - Accent 529"/>
    <w:basedOn w:val="TableNormal"/>
    <w:next w:val="GridTable4-Accent5"/>
    <w:uiPriority w:val="49"/>
    <w:rsid w:val="000436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0">
    <w:name w:val="Style Bulleted Symbol (symbol) Left:  0.25&quot; Hanging:  0.25&quot;30"/>
    <w:basedOn w:val="NoList"/>
    <w:rsid w:val="00043615"/>
  </w:style>
  <w:style w:type="numbering" w:customStyle="1" w:styleId="StyleBulletedSymbolsymbolLeft025Hanging025113">
    <w:name w:val="Style Bulleted Symbol (symbol) Left:  0.25&quot; Hanging:  0.25&quot;113"/>
    <w:basedOn w:val="NoList"/>
    <w:rsid w:val="00043615"/>
  </w:style>
  <w:style w:type="numbering" w:customStyle="1" w:styleId="StyleBulletedSymbolsymbolLeft025Hanging025210">
    <w:name w:val="Style Bulleted Symbol (symbol) Left:  0.25&quot; Hanging:  0.25&quot;210"/>
    <w:basedOn w:val="NoList"/>
    <w:rsid w:val="00043615"/>
  </w:style>
  <w:style w:type="table" w:customStyle="1" w:styleId="TableGrid130">
    <w:name w:val="Table Grid13"/>
    <w:basedOn w:val="TableNormal"/>
    <w:uiPriority w:val="99"/>
    <w:qFormat/>
    <w:rsid w:val="00043615"/>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Grid15"/>
    <w:basedOn w:val="TableNormal"/>
    <w:uiPriority w:val="39"/>
    <w:qFormat/>
    <w:rsid w:val="00043615"/>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2">
    <w:name w:val="Grid Table 412"/>
    <w:basedOn w:val="TableNormal"/>
    <w:uiPriority w:val="49"/>
    <w:qFormat/>
    <w:rsid w:val="00043615"/>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2">
    <w:name w:val="Grid Table 6 Colorful - Accent 512"/>
    <w:basedOn w:val="TableNormal"/>
    <w:uiPriority w:val="51"/>
    <w:qFormat/>
    <w:rsid w:val="00043615"/>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36">
    <w:name w:val="列表段落 字符3"/>
    <w:uiPriority w:val="34"/>
    <w:qFormat/>
    <w:rsid w:val="00043615"/>
    <w:rPr>
      <w:sz w:val="22"/>
      <w:szCs w:val="22"/>
      <w:lang w:eastAsia="en-US"/>
    </w:rPr>
  </w:style>
  <w:style w:type="table" w:customStyle="1" w:styleId="TableGrid81">
    <w:name w:val="Table Grid8"/>
    <w:basedOn w:val="TableNormal"/>
    <w:next w:val="TableGrid"/>
    <w:uiPriority w:val="39"/>
    <w:rsid w:val="00DD72E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6"/>
    <w:basedOn w:val="TableNormal"/>
    <w:next w:val="TableGrid"/>
    <w:uiPriority w:val="39"/>
    <w:qFormat/>
    <w:rsid w:val="009D0FA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8">
    <w:name w:val="Char Char1 Char Char Char Char Char Char Char Char Char Char Char Char Char Char Char108"/>
    <w:semiHidden/>
    <w:rsid w:val="009D0FA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1">
    <w:name w:val="Style Bulleted11"/>
    <w:rsid w:val="009D0FAA"/>
  </w:style>
  <w:style w:type="character" w:customStyle="1" w:styleId="5103">
    <w:name w:val="(文字) (文字)5103"/>
    <w:semiHidden/>
    <w:rsid w:val="009D0FAA"/>
    <w:rPr>
      <w:rFonts w:ascii="Times New Roman" w:hAnsi="Times New Roman"/>
      <w:lang w:eastAsia="en-US"/>
    </w:rPr>
  </w:style>
  <w:style w:type="numbering" w:customStyle="1" w:styleId="StyleBulletedSymbolsymbolLeft025Hanging011">
    <w:name w:val="Style Bulleted Symbol (symbol) Left:  0.25&quot; Hanging:  0.11"/>
    <w:basedOn w:val="NoList"/>
    <w:rsid w:val="009D0FAA"/>
  </w:style>
  <w:style w:type="table" w:customStyle="1" w:styleId="ColorfulList-Accent128">
    <w:name w:val="Colorful List - Accent 128"/>
    <w:basedOn w:val="TableNormal"/>
    <w:next w:val="ColorfulList-Accent1"/>
    <w:uiPriority w:val="34"/>
    <w:rsid w:val="009D0FA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0">
    <w:name w:val="Grid Table 4 - Accent 530"/>
    <w:basedOn w:val="TableNormal"/>
    <w:next w:val="GridTable4-Accent5"/>
    <w:uiPriority w:val="49"/>
    <w:rsid w:val="009D0F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9D0FAA"/>
  </w:style>
  <w:style w:type="numbering" w:customStyle="1" w:styleId="StyleBulletedSymbolsymbolLeft025Hanging025114">
    <w:name w:val="Style Bulleted Symbol (symbol) Left:  0.25&quot; Hanging:  0.25&quot;114"/>
    <w:basedOn w:val="NoList"/>
    <w:rsid w:val="009D0FAA"/>
  </w:style>
  <w:style w:type="numbering" w:customStyle="1" w:styleId="StyleBulletedSymbolsymbolLeft025Hanging025211">
    <w:name w:val="Style Bulleted Symbol (symbol) Left:  0.25&quot; Hanging:  0.25&quot;211"/>
    <w:basedOn w:val="NoList"/>
    <w:rsid w:val="009D0FAA"/>
  </w:style>
  <w:style w:type="character" w:customStyle="1" w:styleId="xxcontentpasted2">
    <w:name w:val="x_xcontentpasted2"/>
    <w:basedOn w:val="DefaultParagraphFont"/>
    <w:rsid w:val="009D0FAA"/>
  </w:style>
  <w:style w:type="character" w:customStyle="1" w:styleId="xxb1zchn">
    <w:name w:val="x_xb1zchn"/>
    <w:basedOn w:val="DefaultParagraphFont"/>
    <w:rsid w:val="009D0FAA"/>
  </w:style>
  <w:style w:type="character" w:customStyle="1" w:styleId="xxcontentpasted1">
    <w:name w:val="x_xcontentpasted1"/>
    <w:basedOn w:val="DefaultParagraphFont"/>
    <w:rsid w:val="009D0FAA"/>
  </w:style>
  <w:style w:type="table" w:customStyle="1" w:styleId="TableGrid140">
    <w:name w:val="Table Grid14"/>
    <w:basedOn w:val="TableNormal"/>
    <w:uiPriority w:val="99"/>
    <w:qFormat/>
    <w:rsid w:val="009D0FAA"/>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Grid17"/>
    <w:basedOn w:val="TableNormal"/>
    <w:uiPriority w:val="39"/>
    <w:qFormat/>
    <w:rsid w:val="009D0FAA"/>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3">
    <w:name w:val="Grid Table 413"/>
    <w:basedOn w:val="TableNormal"/>
    <w:uiPriority w:val="49"/>
    <w:qFormat/>
    <w:rsid w:val="009D0FAA"/>
    <w:rPr>
      <w:rFonts w:ascii="CG Times (WN)" w:hAnsi="CG Times (WN)"/>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3">
    <w:name w:val="Grid Table 6 Colorful - Accent 513"/>
    <w:basedOn w:val="TableNormal"/>
    <w:uiPriority w:val="51"/>
    <w:qFormat/>
    <w:rsid w:val="009D0FAA"/>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Proposalstylenokia2023">
    <w:name w:val="Proposal_style_nokia2023"/>
    <w:basedOn w:val="Normal"/>
    <w:link w:val="Proposalstylenokia2023Char"/>
    <w:qFormat/>
    <w:rsid w:val="009D0FAA"/>
    <w:pPr>
      <w:widowControl w:val="0"/>
      <w:numPr>
        <w:numId w:val="73"/>
      </w:numPr>
      <w:overflowPunct w:val="0"/>
      <w:autoSpaceDE w:val="0"/>
      <w:autoSpaceDN w:val="0"/>
      <w:adjustRightInd w:val="0"/>
      <w:spacing w:after="180"/>
      <w:jc w:val="both"/>
      <w:textAlignment w:val="baseline"/>
    </w:pPr>
    <w:rPr>
      <w:rFonts w:ascii="Times New Roman" w:eastAsia="SimSun" w:hAnsi="Times New Roman" w:cs="Arial"/>
      <w:b/>
      <w:kern w:val="2"/>
      <w:szCs w:val="20"/>
      <w:lang w:val="en-US" w:eastAsia="zh-CN"/>
    </w:rPr>
  </w:style>
  <w:style w:type="character" w:customStyle="1" w:styleId="Proposalstylenokia2023Char">
    <w:name w:val="Proposal_style_nokia2023 Char"/>
    <w:link w:val="Proposalstylenokia2023"/>
    <w:qFormat/>
    <w:rsid w:val="009D0FAA"/>
    <w:rPr>
      <w:rFonts w:eastAsia="SimSun" w:cs="Arial"/>
      <w:b/>
      <w:kern w:val="2"/>
      <w:lang w:val="en-US" w:eastAsia="zh-CN"/>
    </w:rPr>
  </w:style>
  <w:style w:type="paragraph" w:customStyle="1" w:styleId="Style84">
    <w:name w:val="_Style 84"/>
    <w:basedOn w:val="Normal"/>
    <w:next w:val="ListParagraph"/>
    <w:qFormat/>
    <w:rsid w:val="009D0FAA"/>
    <w:pPr>
      <w:ind w:leftChars="400" w:left="840"/>
    </w:pPr>
    <w:rPr>
      <w:rFonts w:eastAsia="SimSun"/>
      <w:lang w:eastAsia="ko-KR"/>
    </w:rPr>
  </w:style>
  <w:style w:type="table" w:customStyle="1" w:styleId="TableGrid18">
    <w:name w:val="TableGrid18"/>
    <w:basedOn w:val="TableNormal"/>
    <w:next w:val="TableGrid"/>
    <w:uiPriority w:val="39"/>
    <w:qFormat/>
    <w:rsid w:val="00E536C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7">
    <w:name w:val="Char Char1 Char Char Char Char Char Char Char Char Char Char Char Char Char Char Char107"/>
    <w:semiHidden/>
    <w:rsid w:val="00E536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3">
    <w:name w:val="Style Bulleted13"/>
    <w:rsid w:val="00E536CB"/>
  </w:style>
  <w:style w:type="character" w:customStyle="1" w:styleId="5102">
    <w:name w:val="(文字) (文字)5102"/>
    <w:semiHidden/>
    <w:rsid w:val="00E536CB"/>
    <w:rPr>
      <w:rFonts w:ascii="Times New Roman" w:hAnsi="Times New Roman"/>
      <w:lang w:eastAsia="en-US"/>
    </w:rPr>
  </w:style>
  <w:style w:type="numbering" w:customStyle="1" w:styleId="StyleBulletedSymbolsymbolLeft025Hanging012">
    <w:name w:val="Style Bulleted Symbol (symbol) Left:  0.25&quot; Hanging:  0.12"/>
    <w:basedOn w:val="NoList"/>
    <w:rsid w:val="00E536CB"/>
  </w:style>
  <w:style w:type="table" w:customStyle="1" w:styleId="ColorfulList-Accent129">
    <w:name w:val="Colorful List - Accent 129"/>
    <w:basedOn w:val="TableNormal"/>
    <w:next w:val="ColorfulList-Accent1"/>
    <w:uiPriority w:val="34"/>
    <w:rsid w:val="00E536C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
    <w:name w:val="Grid Table 4 - Accent 531"/>
    <w:basedOn w:val="TableNormal"/>
    <w:next w:val="GridTable4-Accent5"/>
    <w:uiPriority w:val="49"/>
    <w:rsid w:val="00E536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3">
    <w:name w:val="Style Bulleted Symbol (symbol) Left:  0.25&quot; Hanging:  0.25&quot;33"/>
    <w:basedOn w:val="NoList"/>
    <w:rsid w:val="00E536CB"/>
  </w:style>
  <w:style w:type="numbering" w:customStyle="1" w:styleId="StyleBulletedSymbolsymbolLeft025Hanging025115">
    <w:name w:val="Style Bulleted Symbol (symbol) Left:  0.25&quot; Hanging:  0.25&quot;115"/>
    <w:basedOn w:val="NoList"/>
    <w:rsid w:val="00E536CB"/>
  </w:style>
  <w:style w:type="numbering" w:customStyle="1" w:styleId="StyleBulletedSymbolsymbolLeft025Hanging025212">
    <w:name w:val="Style Bulleted Symbol (symbol) Left:  0.25&quot; Hanging:  0.25&quot;212"/>
    <w:basedOn w:val="NoList"/>
    <w:rsid w:val="00E536CB"/>
  </w:style>
  <w:style w:type="numbering" w:customStyle="1" w:styleId="StyleBulletedSymbolsymbolLeft025Hanging02534">
    <w:name w:val="Style Bulleted Symbol (symbol) Left:  0.25&quot; Hanging:  0.25&quot;34"/>
    <w:basedOn w:val="NoList"/>
    <w:rsid w:val="00C12253"/>
  </w:style>
  <w:style w:type="numbering" w:customStyle="1" w:styleId="StyleBulletedSymbolsymbolLeft025Hanging02535">
    <w:name w:val="Style Bulleted Symbol (symbol) Left:  0.25&quot; Hanging:  0.25&quot;35"/>
    <w:basedOn w:val="NoList"/>
    <w:rsid w:val="00F669D4"/>
  </w:style>
  <w:style w:type="table" w:customStyle="1" w:styleId="TableGrid19">
    <w:name w:val="TableGrid19"/>
    <w:basedOn w:val="TableNormal"/>
    <w:next w:val="TableGrid"/>
    <w:uiPriority w:val="39"/>
    <w:qFormat/>
    <w:rsid w:val="00365AE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8">
    <w:name w:val="Char Char1 Char Char Char Char Char Char Char Char Char Char Char Char Char Char Char128"/>
    <w:semiHidden/>
    <w:rsid w:val="00365AE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4">
    <w:name w:val="Style Bulleted14"/>
    <w:rsid w:val="00365AE8"/>
  </w:style>
  <w:style w:type="character" w:customStyle="1" w:styleId="5123">
    <w:name w:val="(文字) (文字)5123"/>
    <w:semiHidden/>
    <w:rsid w:val="00365AE8"/>
    <w:rPr>
      <w:rFonts w:ascii="Times New Roman" w:hAnsi="Times New Roman"/>
      <w:lang w:eastAsia="en-US"/>
    </w:rPr>
  </w:style>
  <w:style w:type="numbering" w:customStyle="1" w:styleId="StyleBulletedSymbolsymbolLeft025Hanging013">
    <w:name w:val="Style Bulleted Symbol (symbol) Left:  0.25&quot; Hanging:  0.13"/>
    <w:basedOn w:val="NoList"/>
    <w:rsid w:val="00365AE8"/>
  </w:style>
  <w:style w:type="table" w:customStyle="1" w:styleId="ColorfulList-Accent130">
    <w:name w:val="Colorful List - Accent 130"/>
    <w:basedOn w:val="TableNormal"/>
    <w:next w:val="ColorfulList-Accent1"/>
    <w:uiPriority w:val="34"/>
    <w:rsid w:val="00365AE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2">
    <w:name w:val="Grid Table 4 - Accent 532"/>
    <w:basedOn w:val="TableNormal"/>
    <w:next w:val="GridTable4-Accent5"/>
    <w:uiPriority w:val="49"/>
    <w:rsid w:val="00365AE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6">
    <w:name w:val="Style Bulleted Symbol (symbol) Left:  0.25&quot; Hanging:  0.25&quot;36"/>
    <w:basedOn w:val="NoList"/>
    <w:rsid w:val="00365AE8"/>
  </w:style>
  <w:style w:type="numbering" w:customStyle="1" w:styleId="StyleBulletedSymbolsymbolLeft025Hanging025116">
    <w:name w:val="Style Bulleted Symbol (symbol) Left:  0.25&quot; Hanging:  0.25&quot;116"/>
    <w:basedOn w:val="NoList"/>
    <w:rsid w:val="00365AE8"/>
  </w:style>
  <w:style w:type="numbering" w:customStyle="1" w:styleId="StyleBulletedSymbolsymbolLeft025Hanging025213">
    <w:name w:val="Style Bulleted Symbol (symbol) Left:  0.25&quot; Hanging:  0.25&quot;213"/>
    <w:basedOn w:val="NoList"/>
    <w:rsid w:val="00365AE8"/>
  </w:style>
  <w:style w:type="character" w:customStyle="1" w:styleId="ListParagraphChar2">
    <w:name w:val="List Paragraph Char2"/>
    <w:uiPriority w:val="34"/>
    <w:qFormat/>
    <w:rsid w:val="00365AE8"/>
    <w:rPr>
      <w:rFonts w:ascii="Calibri" w:eastAsia="Calibri" w:hAnsi="Calibri" w:cs="Times New Roman"/>
      <w:kern w:val="0"/>
      <w:sz w:val="22"/>
      <w:lang w:eastAsia="en-US"/>
    </w:rPr>
  </w:style>
  <w:style w:type="paragraph" w:customStyle="1" w:styleId="LGTdoc">
    <w:name w:val="LGTdoc_소제목"/>
    <w:basedOn w:val="LGTdoc0"/>
    <w:qFormat/>
    <w:rsid w:val="00365AE8"/>
    <w:pPr>
      <w:numPr>
        <w:numId w:val="74"/>
      </w:numPr>
      <w:tabs>
        <w:tab w:val="clear" w:pos="800"/>
      </w:tabs>
      <w:ind w:left="0" w:firstLine="0"/>
    </w:pPr>
  </w:style>
  <w:style w:type="table" w:customStyle="1" w:styleId="TableGrid310">
    <w:name w:val="TableGrid31"/>
    <w:basedOn w:val="TableNormal"/>
    <w:next w:val="TableGrid"/>
    <w:uiPriority w:val="39"/>
    <w:qFormat/>
    <w:rsid w:val="00365AE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1"/>
    <w:basedOn w:val="Heading1"/>
    <w:qFormat/>
    <w:rsid w:val="00365AE8"/>
    <w:pPr>
      <w:keepLines/>
      <w:numPr>
        <w:numId w:val="75"/>
      </w:numPr>
      <w:pBdr>
        <w:top w:val="single" w:sz="12" w:space="3" w:color="auto"/>
      </w:pBdr>
      <w:tabs>
        <w:tab w:val="left" w:pos="3267"/>
      </w:tabs>
      <w:spacing w:after="180" w:line="259" w:lineRule="auto"/>
      <w:jc w:val="both"/>
    </w:pPr>
    <w:rPr>
      <w:rFonts w:eastAsia="PMingLiU" w:cs="Times New Roman"/>
      <w:b w:val="0"/>
      <w:bCs w:val="0"/>
      <w:kern w:val="0"/>
      <w:sz w:val="36"/>
      <w:szCs w:val="20"/>
    </w:rPr>
  </w:style>
  <w:style w:type="paragraph" w:customStyle="1" w:styleId="affc">
    <w:name w:val="样式 页眉"/>
    <w:basedOn w:val="Header"/>
    <w:link w:val="Charf0"/>
    <w:qFormat/>
    <w:rsid w:val="00365AE8"/>
    <w:pPr>
      <w:widowControl w:val="0"/>
      <w:tabs>
        <w:tab w:val="clear" w:pos="4536"/>
        <w:tab w:val="clear" w:pos="9072"/>
      </w:tabs>
      <w:overflowPunct w:val="0"/>
      <w:autoSpaceDE w:val="0"/>
      <w:autoSpaceDN w:val="0"/>
      <w:adjustRightInd w:val="0"/>
      <w:spacing w:after="160" w:line="259" w:lineRule="auto"/>
      <w:textAlignment w:val="baseline"/>
    </w:pPr>
    <w:rPr>
      <w:rFonts w:ascii="Arial" w:eastAsia="Arial" w:hAnsi="Arial"/>
      <w:b/>
      <w:bCs/>
      <w:sz w:val="22"/>
      <w:szCs w:val="20"/>
    </w:rPr>
  </w:style>
  <w:style w:type="character" w:customStyle="1" w:styleId="Charf0">
    <w:name w:val="样式 页眉 Char"/>
    <w:link w:val="affc"/>
    <w:qFormat/>
    <w:rsid w:val="00365AE8"/>
    <w:rPr>
      <w:rFonts w:ascii="Arial" w:eastAsia="Arial" w:hAnsi="Arial"/>
      <w:b/>
      <w:bCs/>
      <w:sz w:val="22"/>
      <w:lang w:eastAsia="en-US"/>
    </w:rPr>
  </w:style>
  <w:style w:type="paragraph" w:customStyle="1" w:styleId="equation0">
    <w:name w:val="equation"/>
    <w:basedOn w:val="Normal"/>
    <w:uiPriority w:val="99"/>
    <w:qFormat/>
    <w:rsid w:val="00365AE8"/>
    <w:pPr>
      <w:tabs>
        <w:tab w:val="center" w:pos="2520"/>
        <w:tab w:val="right" w:pos="5040"/>
      </w:tabs>
      <w:spacing w:before="240" w:after="240" w:line="216" w:lineRule="auto"/>
      <w:jc w:val="center"/>
    </w:pPr>
    <w:rPr>
      <w:rFonts w:ascii="Symbol" w:eastAsia="Times New Roman" w:hAnsi="Symbol" w:cs="Symbol"/>
      <w:szCs w:val="20"/>
      <w:lang w:val="en-US"/>
    </w:rPr>
  </w:style>
  <w:style w:type="paragraph" w:customStyle="1" w:styleId="tablecolhead">
    <w:name w:val="table col head"/>
    <w:basedOn w:val="Normal"/>
    <w:uiPriority w:val="99"/>
    <w:qFormat/>
    <w:rsid w:val="00365AE8"/>
    <w:pPr>
      <w:spacing w:line="259" w:lineRule="auto"/>
      <w:jc w:val="center"/>
    </w:pPr>
    <w:rPr>
      <w:rFonts w:ascii="Times New Roman" w:eastAsia="Times New Roman" w:hAnsi="Times New Roman"/>
      <w:b/>
      <w:bCs/>
      <w:sz w:val="16"/>
      <w:szCs w:val="16"/>
      <w:lang w:val="en-US"/>
    </w:rPr>
  </w:style>
  <w:style w:type="paragraph" w:customStyle="1" w:styleId="tablecopy">
    <w:name w:val="table copy"/>
    <w:uiPriority w:val="99"/>
    <w:qFormat/>
    <w:rsid w:val="00365AE8"/>
    <w:pPr>
      <w:spacing w:after="160" w:line="259" w:lineRule="auto"/>
      <w:jc w:val="both"/>
    </w:pPr>
    <w:rPr>
      <w:rFonts w:eastAsia="Times New Roman"/>
      <w:sz w:val="16"/>
      <w:szCs w:val="16"/>
      <w:lang w:val="en-US" w:eastAsia="en-US"/>
    </w:rPr>
  </w:style>
  <w:style w:type="paragraph" w:customStyle="1" w:styleId="NormalsmallspacingBold">
    <w:name w:val="Normal + small spacing + Bold"/>
    <w:basedOn w:val="Normal"/>
    <w:qFormat/>
    <w:rsid w:val="00365AE8"/>
    <w:pPr>
      <w:overflowPunct w:val="0"/>
      <w:autoSpaceDE w:val="0"/>
      <w:autoSpaceDN w:val="0"/>
      <w:adjustRightInd w:val="0"/>
      <w:spacing w:before="40" w:after="40" w:line="259" w:lineRule="auto"/>
    </w:pPr>
    <w:rPr>
      <w:rFonts w:ascii="Times New Roman" w:eastAsia="Times New Roman" w:hAnsi="Times New Roman"/>
      <w:b/>
      <w:bCs/>
      <w:szCs w:val="20"/>
    </w:rPr>
  </w:style>
  <w:style w:type="paragraph" w:customStyle="1" w:styleId="Pa4">
    <w:name w:val="Pa4"/>
    <w:basedOn w:val="Normal"/>
    <w:next w:val="Normal"/>
    <w:uiPriority w:val="99"/>
    <w:qFormat/>
    <w:rsid w:val="00365AE8"/>
    <w:pPr>
      <w:autoSpaceDE w:val="0"/>
      <w:autoSpaceDN w:val="0"/>
      <w:adjustRightInd w:val="0"/>
      <w:spacing w:line="173" w:lineRule="atLeast"/>
    </w:pPr>
    <w:rPr>
      <w:rFonts w:ascii="Swift" w:eastAsia="SimSun" w:hAnsi="Swift"/>
      <w:sz w:val="24"/>
      <w:lang w:val="en-US" w:eastAsia="zh-CN"/>
    </w:rPr>
  </w:style>
  <w:style w:type="table" w:customStyle="1" w:styleId="PlainTable31">
    <w:name w:val="Plain Table 3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
    <w:name w:val="List Table 1 Light - Accent 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
    <w:name w:val="Grid Table 4 - Accent 5111"/>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4">
    <w:name w:val="Grid Table 6 Colorful - Accent 514"/>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
    <w:name w:val="List Table 3 - Accent 5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
    <w:name w:val="Plain Table 2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00">
    <w:name w:val="TableGrid110"/>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修订1"/>
    <w:hidden/>
    <w:uiPriority w:val="71"/>
    <w:qFormat/>
    <w:rsid w:val="00365AE8"/>
    <w:pPr>
      <w:spacing w:after="160" w:line="259" w:lineRule="auto"/>
    </w:pPr>
    <w:rPr>
      <w:rFonts w:eastAsia="SimSun"/>
      <w:lang w:eastAsia="en-US"/>
    </w:rPr>
  </w:style>
  <w:style w:type="paragraph" w:customStyle="1" w:styleId="boldbullet1">
    <w:name w:val="boldbullet1"/>
    <w:basedOn w:val="Normal"/>
    <w:link w:val="boldbullet10"/>
    <w:qFormat/>
    <w:rsid w:val="00365AE8"/>
    <w:pPr>
      <w:spacing w:after="120"/>
      <w:jc w:val="both"/>
    </w:pPr>
    <w:rPr>
      <w:rFonts w:ascii="Times New Roman" w:eastAsia="SimSun" w:hAnsi="Times New Roman"/>
      <w:b/>
      <w:lang w:val="en-US" w:eastAsia="zh-CN"/>
    </w:rPr>
  </w:style>
  <w:style w:type="character" w:customStyle="1" w:styleId="boldbullet10">
    <w:name w:val="boldbullet1 字符"/>
    <w:link w:val="boldbullet1"/>
    <w:qFormat/>
    <w:rsid w:val="00365AE8"/>
    <w:rPr>
      <w:rFonts w:eastAsia="SimSun"/>
      <w:b/>
      <w:szCs w:val="24"/>
      <w:lang w:val="en-US" w:eastAsia="zh-CN"/>
    </w:rPr>
  </w:style>
  <w:style w:type="paragraph" w:customStyle="1" w:styleId="default0">
    <w:name w:val="default"/>
    <w:basedOn w:val="Normal"/>
    <w:qFormat/>
    <w:rsid w:val="00365AE8"/>
    <w:pPr>
      <w:spacing w:before="100" w:beforeAutospacing="1" w:after="100" w:afterAutospacing="1"/>
    </w:pPr>
    <w:rPr>
      <w:rFonts w:ascii="Calibri" w:eastAsia="Malgun Gothic" w:hAnsi="Calibri" w:cs="Calibri"/>
      <w:sz w:val="22"/>
      <w:szCs w:val="22"/>
      <w:lang w:val="en-US" w:eastAsia="ko-KR"/>
    </w:rPr>
  </w:style>
  <w:style w:type="table" w:customStyle="1" w:styleId="140">
    <w:name w:val="网格型14"/>
    <w:basedOn w:val="TableNormal"/>
    <w:uiPriority w:val="39"/>
    <w:qFormat/>
    <w:rsid w:val="00365AE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8">
    <w:name w:val="修订2"/>
    <w:hidden/>
    <w:uiPriority w:val="99"/>
    <w:semiHidden/>
    <w:qFormat/>
    <w:rsid w:val="00365AE8"/>
    <w:rPr>
      <w:rFonts w:eastAsia="SimSun"/>
      <w:lang w:eastAsia="en-US"/>
    </w:rPr>
  </w:style>
  <w:style w:type="paragraph" w:customStyle="1" w:styleId="1e">
    <w:name w:val="书目1"/>
    <w:basedOn w:val="Normal"/>
    <w:next w:val="Normal"/>
    <w:uiPriority w:val="37"/>
    <w:semiHidden/>
    <w:unhideWhenUsed/>
    <w:qFormat/>
    <w:rsid w:val="00365AE8"/>
    <w:pPr>
      <w:overflowPunct w:val="0"/>
      <w:autoSpaceDE w:val="0"/>
      <w:autoSpaceDN w:val="0"/>
      <w:adjustRightInd w:val="0"/>
      <w:spacing w:after="180"/>
      <w:textAlignment w:val="baseline"/>
    </w:pPr>
    <w:rPr>
      <w:rFonts w:ascii="Times New Roman" w:eastAsia="SimSun" w:hAnsi="Times New Roman"/>
      <w:szCs w:val="20"/>
    </w:rPr>
  </w:style>
  <w:style w:type="paragraph" w:customStyle="1" w:styleId="mc-p0">
    <w:name w:val="mc-p"/>
    <w:basedOn w:val="Normal"/>
    <w:uiPriority w:val="99"/>
    <w:qFormat/>
    <w:rsid w:val="00365AE8"/>
    <w:pPr>
      <w:spacing w:before="100" w:beforeAutospacing="1" w:after="100" w:afterAutospacing="1"/>
    </w:pPr>
    <w:rPr>
      <w:rFonts w:ascii="Calibri" w:eastAsia="Calibri" w:hAnsi="Calibri" w:cs="Calibri"/>
      <w:sz w:val="22"/>
      <w:szCs w:val="22"/>
      <w:lang w:val="en-US"/>
    </w:rPr>
  </w:style>
  <w:style w:type="paragraph" w:customStyle="1" w:styleId="Caption1">
    <w:name w:val="Caption1"/>
    <w:basedOn w:val="Normal"/>
    <w:qFormat/>
    <w:rsid w:val="00365AE8"/>
    <w:pPr>
      <w:spacing w:before="100" w:beforeAutospacing="1" w:after="100" w:afterAutospacing="1"/>
    </w:pPr>
    <w:rPr>
      <w:rFonts w:ascii="Calibri" w:eastAsia="Calibri" w:hAnsi="Calibri" w:cs="Calibri"/>
      <w:sz w:val="22"/>
      <w:szCs w:val="22"/>
      <w:lang w:val="en-US"/>
    </w:rPr>
  </w:style>
  <w:style w:type="paragraph" w:customStyle="1" w:styleId="Revision2">
    <w:name w:val="Revision2"/>
    <w:hidden/>
    <w:uiPriority w:val="99"/>
    <w:qFormat/>
    <w:rsid w:val="00365AE8"/>
    <w:rPr>
      <w:rFonts w:eastAsia="SimSun"/>
      <w:lang w:eastAsia="en-US"/>
    </w:rPr>
  </w:style>
  <w:style w:type="table" w:customStyle="1" w:styleId="PlainTable311">
    <w:name w:val="Plain Table 31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
    <w:name w:val="List Table 1 Light - Accent 1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2">
    <w:name w:val="Grid Table 4 - Accent 5112"/>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1">
    <w:name w:val="Grid Table 6 Colorful - Accent 5111"/>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
    <w:name w:val="List Table 3 - Accent 51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
    <w:name w:val="Plain Table 21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
    <w:name w:val="TableGrid111"/>
    <w:basedOn w:val="TableNormal"/>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6">
    <w:name w:val="emailstyle26"/>
    <w:semiHidden/>
    <w:qFormat/>
    <w:rsid w:val="00365AE8"/>
    <w:rPr>
      <w:rFonts w:ascii="Nirmala UI" w:hAnsi="Nirmala UI" w:cs="Arial" w:hint="default"/>
      <w:color w:val="auto"/>
      <w:sz w:val="20"/>
      <w:szCs w:val="22"/>
    </w:rPr>
  </w:style>
  <w:style w:type="paragraph" w:customStyle="1" w:styleId="211">
    <w:name w:val="修订21"/>
    <w:hidden/>
    <w:uiPriority w:val="99"/>
    <w:semiHidden/>
    <w:qFormat/>
    <w:rsid w:val="00365AE8"/>
    <w:rPr>
      <w:rFonts w:eastAsia="SimSun"/>
      <w:lang w:eastAsia="en-US"/>
    </w:rPr>
  </w:style>
  <w:style w:type="character" w:customStyle="1" w:styleId="1f">
    <w:name w:val="@他1"/>
    <w:uiPriority w:val="99"/>
    <w:unhideWhenUsed/>
    <w:qFormat/>
    <w:rsid w:val="00365AE8"/>
    <w:rPr>
      <w:color w:val="2B579A"/>
      <w:shd w:val="clear" w:color="auto" w:fill="E1DFDD"/>
    </w:rPr>
  </w:style>
  <w:style w:type="character" w:customStyle="1" w:styleId="29">
    <w:name w:val="@他2"/>
    <w:uiPriority w:val="99"/>
    <w:unhideWhenUsed/>
    <w:qFormat/>
    <w:rsid w:val="00365AE8"/>
    <w:rPr>
      <w:color w:val="2B579A"/>
      <w:shd w:val="clear" w:color="auto" w:fill="E1DFDD"/>
    </w:rPr>
  </w:style>
  <w:style w:type="character" w:customStyle="1" w:styleId="2a">
    <w:name w:val="未处理的提及2"/>
    <w:uiPriority w:val="99"/>
    <w:semiHidden/>
    <w:unhideWhenUsed/>
    <w:qFormat/>
    <w:rsid w:val="00365AE8"/>
    <w:rPr>
      <w:color w:val="605E5C"/>
      <w:shd w:val="clear" w:color="auto" w:fill="E1DFDD"/>
    </w:rPr>
  </w:style>
  <w:style w:type="character" w:customStyle="1" w:styleId="Mention2">
    <w:name w:val="Mention2"/>
    <w:uiPriority w:val="99"/>
    <w:unhideWhenUsed/>
    <w:qFormat/>
    <w:rsid w:val="00365AE8"/>
    <w:rPr>
      <w:color w:val="2B579A"/>
      <w:shd w:val="clear" w:color="auto" w:fill="E1DFDD"/>
    </w:rPr>
  </w:style>
  <w:style w:type="paragraph" w:styleId="Bibliography">
    <w:name w:val="Bibliography"/>
    <w:basedOn w:val="Normal"/>
    <w:next w:val="Normal"/>
    <w:uiPriority w:val="37"/>
    <w:semiHidden/>
    <w:unhideWhenUsed/>
    <w:rsid w:val="00365AE8"/>
    <w:pPr>
      <w:overflowPunct w:val="0"/>
      <w:autoSpaceDE w:val="0"/>
      <w:autoSpaceDN w:val="0"/>
      <w:adjustRightInd w:val="0"/>
      <w:spacing w:after="180"/>
      <w:textAlignment w:val="baseline"/>
    </w:pPr>
    <w:rPr>
      <w:rFonts w:ascii="Times New Roman" w:eastAsia="SimSun" w:hAnsi="Times New Roman"/>
      <w:szCs w:val="20"/>
    </w:rPr>
  </w:style>
  <w:style w:type="numbering" w:customStyle="1" w:styleId="NoList1">
    <w:name w:val="No List1"/>
    <w:next w:val="NoList"/>
    <w:uiPriority w:val="99"/>
    <w:semiHidden/>
    <w:unhideWhenUsed/>
    <w:rsid w:val="00365AE8"/>
  </w:style>
  <w:style w:type="paragraph" w:customStyle="1" w:styleId="1f0">
    <w:name w:val="无间隔1"/>
    <w:uiPriority w:val="99"/>
    <w:qFormat/>
    <w:rsid w:val="00365AE8"/>
    <w:pPr>
      <w:spacing w:after="160" w:line="252" w:lineRule="auto"/>
    </w:pPr>
    <w:rPr>
      <w:rFonts w:eastAsia="SimSun"/>
      <w:sz w:val="22"/>
      <w:szCs w:val="22"/>
      <w:lang w:val="en-US" w:eastAsia="zh-CN"/>
    </w:rPr>
  </w:style>
  <w:style w:type="paragraph" w:customStyle="1" w:styleId="-11">
    <w:name w:val="彩色列表 - 强调文字颜色 11"/>
    <w:basedOn w:val="Normal"/>
    <w:uiPriority w:val="34"/>
    <w:qFormat/>
    <w:rsid w:val="00365AE8"/>
    <w:pPr>
      <w:widowControl w:val="0"/>
      <w:ind w:firstLineChars="200" w:firstLine="420"/>
      <w:jc w:val="both"/>
    </w:pPr>
    <w:rPr>
      <w:rFonts w:ascii="Times New Roman" w:eastAsia="t" w:hAnsi="Times New Roman"/>
      <w:kern w:val="2"/>
      <w:sz w:val="21"/>
      <w:szCs w:val="22"/>
      <w:lang w:val="en-US" w:eastAsia="zh-CN"/>
    </w:rPr>
  </w:style>
  <w:style w:type="paragraph" w:customStyle="1" w:styleId="NoSpacing1">
    <w:name w:val="No Spacing1"/>
    <w:uiPriority w:val="1"/>
    <w:qFormat/>
    <w:rsid w:val="00365AE8"/>
    <w:pPr>
      <w:spacing w:after="160" w:line="252" w:lineRule="auto"/>
    </w:pPr>
    <w:rPr>
      <w:rFonts w:eastAsia="SimSun"/>
      <w:sz w:val="22"/>
      <w:szCs w:val="22"/>
      <w:lang w:val="en-US" w:eastAsia="zh-CN"/>
    </w:rPr>
  </w:style>
  <w:style w:type="paragraph" w:customStyle="1" w:styleId="-110">
    <w:name w:val="彩色底纹 - 强调文字颜色 11"/>
    <w:uiPriority w:val="71"/>
    <w:qFormat/>
    <w:rsid w:val="00365AE8"/>
    <w:pPr>
      <w:spacing w:after="160" w:line="252" w:lineRule="auto"/>
    </w:pPr>
    <w:rPr>
      <w:rFonts w:eastAsia="SimSun"/>
      <w:sz w:val="22"/>
      <w:szCs w:val="22"/>
      <w:lang w:val="en-US" w:eastAsia="zh-CN"/>
    </w:rPr>
  </w:style>
  <w:style w:type="paragraph" w:customStyle="1" w:styleId="Style20">
    <w:name w:val="_Style 2"/>
    <w:uiPriority w:val="99"/>
    <w:qFormat/>
    <w:rsid w:val="00365AE8"/>
    <w:pPr>
      <w:spacing w:after="160" w:line="252" w:lineRule="auto"/>
    </w:pPr>
    <w:rPr>
      <w:rFonts w:eastAsia="SimSun"/>
      <w:sz w:val="22"/>
      <w:szCs w:val="22"/>
      <w:lang w:val="en-US" w:eastAsia="zh-CN"/>
    </w:rPr>
  </w:style>
  <w:style w:type="paragraph" w:customStyle="1" w:styleId="reader-word-layer">
    <w:name w:val="reader-word-layer"/>
    <w:basedOn w:val="Normal"/>
    <w:qFormat/>
    <w:rsid w:val="00365AE8"/>
    <w:pPr>
      <w:spacing w:before="100" w:beforeAutospacing="1" w:after="100" w:afterAutospacing="1"/>
    </w:pPr>
    <w:rPr>
      <w:rFonts w:ascii="SimSun" w:eastAsia="t" w:hAnsi="SimSun" w:cs="SimSun"/>
      <w:sz w:val="24"/>
      <w:lang w:val="en-US" w:eastAsia="zh-CN"/>
    </w:rPr>
  </w:style>
  <w:style w:type="character" w:customStyle="1" w:styleId="1Char0">
    <w:name w:val="样式1 Char"/>
    <w:link w:val="1f1"/>
    <w:qFormat/>
    <w:locked/>
    <w:rsid w:val="00365AE8"/>
    <w:rPr>
      <w:rFonts w:ascii="Microsoft YaHei" w:eastAsia="Microsoft YaHei" w:hAnsi="Microsoft YaHei"/>
      <w:b/>
      <w:szCs w:val="22"/>
    </w:rPr>
  </w:style>
  <w:style w:type="paragraph" w:customStyle="1" w:styleId="1f1">
    <w:name w:val="样式1"/>
    <w:basedOn w:val="Normal"/>
    <w:link w:val="1Char0"/>
    <w:qFormat/>
    <w:rsid w:val="00365AE8"/>
    <w:pPr>
      <w:snapToGrid w:val="0"/>
      <w:spacing w:before="120" w:afterLines="50"/>
      <w:jc w:val="both"/>
    </w:pPr>
    <w:rPr>
      <w:rFonts w:ascii="Microsoft YaHei" w:eastAsia="Microsoft YaHei" w:hAnsi="Microsoft YaHei"/>
      <w:b/>
      <w:szCs w:val="22"/>
      <w:lang w:eastAsia="en-GB"/>
    </w:rPr>
  </w:style>
  <w:style w:type="paragraph" w:customStyle="1" w:styleId="04Proposal1">
    <w:name w:val="04_Proposal1"/>
    <w:basedOn w:val="Normal"/>
    <w:qFormat/>
    <w:rsid w:val="00365AE8"/>
    <w:pPr>
      <w:spacing w:after="200" w:line="276" w:lineRule="auto"/>
    </w:pPr>
    <w:rPr>
      <w:rFonts w:ascii="Times New Roman" w:eastAsia="t" w:hAnsi="Times New Roman"/>
      <w:bCs/>
      <w:i/>
      <w:iCs/>
      <w:szCs w:val="22"/>
      <w:lang w:val="en-US" w:eastAsia="zh-CN"/>
    </w:rPr>
  </w:style>
  <w:style w:type="paragraph" w:customStyle="1" w:styleId="1f2">
    <w:name w:val="普通(网站)1"/>
    <w:basedOn w:val="Normal"/>
    <w:semiHidden/>
    <w:qFormat/>
    <w:rsid w:val="00365AE8"/>
    <w:pPr>
      <w:spacing w:before="100" w:beforeAutospacing="1" w:after="100" w:afterAutospacing="1"/>
    </w:pPr>
    <w:rPr>
      <w:rFonts w:ascii="Times New Roman" w:eastAsia="Calibri" w:hAnsi="Times New Roman"/>
      <w:sz w:val="24"/>
      <w:lang w:val="en-US" w:eastAsia="zh-CN"/>
    </w:rPr>
  </w:style>
  <w:style w:type="paragraph" w:customStyle="1" w:styleId="43">
    <w:name w:val="正文4"/>
    <w:qFormat/>
    <w:rsid w:val="00365AE8"/>
    <w:pPr>
      <w:spacing w:before="100" w:beforeAutospacing="1" w:after="180" w:line="252" w:lineRule="auto"/>
    </w:pPr>
    <w:rPr>
      <w:rFonts w:eastAsia="SimSun"/>
      <w:sz w:val="24"/>
      <w:szCs w:val="24"/>
      <w:lang w:val="en-US" w:eastAsia="zh-CN"/>
    </w:rPr>
  </w:style>
  <w:style w:type="paragraph" w:customStyle="1" w:styleId="5a">
    <w:name w:val="正文5"/>
    <w:qFormat/>
    <w:rsid w:val="00365AE8"/>
    <w:pPr>
      <w:spacing w:before="100" w:beforeAutospacing="1" w:after="180" w:line="252" w:lineRule="auto"/>
    </w:pPr>
    <w:rPr>
      <w:rFonts w:eastAsia="Times New Roman"/>
      <w:sz w:val="24"/>
      <w:szCs w:val="24"/>
      <w:lang w:val="en-US" w:eastAsia="zh-CN"/>
    </w:rPr>
  </w:style>
  <w:style w:type="paragraph" w:customStyle="1" w:styleId="PatAppBody">
    <w:name w:val="PatApp Body"/>
    <w:basedOn w:val="Normal"/>
    <w:qFormat/>
    <w:rsid w:val="00365AE8"/>
    <w:pPr>
      <w:numPr>
        <w:numId w:val="76"/>
      </w:numPr>
      <w:spacing w:after="200" w:line="276" w:lineRule="auto"/>
    </w:pPr>
    <w:rPr>
      <w:rFonts w:ascii="Times New Roman" w:eastAsia="t" w:hAnsi="Times New Roman"/>
      <w:szCs w:val="22"/>
      <w:lang w:val="en-US" w:eastAsia="zh-CN"/>
    </w:rPr>
  </w:style>
  <w:style w:type="paragraph" w:customStyle="1" w:styleId="03Proposal">
    <w:name w:val="03_Proposal"/>
    <w:basedOn w:val="04Proposal1"/>
    <w:qFormat/>
    <w:rsid w:val="00365AE8"/>
    <w:rPr>
      <w:b/>
      <w:i w:val="0"/>
      <w:iCs w:val="0"/>
    </w:rPr>
  </w:style>
  <w:style w:type="paragraph" w:customStyle="1" w:styleId="PatAppl">
    <w:name w:val="Pat Appl"/>
    <w:basedOn w:val="PatAppBody"/>
    <w:link w:val="PatApplChar"/>
    <w:qFormat/>
    <w:rsid w:val="00365AE8"/>
    <w:pPr>
      <w:spacing w:after="0"/>
    </w:pPr>
  </w:style>
  <w:style w:type="character" w:customStyle="1" w:styleId="emailstyle121">
    <w:name w:val="emailstyle121"/>
    <w:semiHidden/>
    <w:qFormat/>
    <w:rsid w:val="00365AE8"/>
    <w:rPr>
      <w:rFonts w:ascii="Nirmala UI" w:hAnsi="Nirmala UI" w:cs="Arial" w:hint="default"/>
      <w:color w:val="auto"/>
      <w:sz w:val="20"/>
      <w:szCs w:val="22"/>
    </w:rPr>
  </w:style>
  <w:style w:type="character" w:customStyle="1" w:styleId="1-2Char">
    <w:name w:val="中等深浅网格 1 - 强调文字颜色 2 Char"/>
    <w:uiPriority w:val="34"/>
    <w:qFormat/>
    <w:locked/>
    <w:rsid w:val="00365AE8"/>
    <w:rPr>
      <w:rFonts w:ascii="Times New Roman" w:hAnsi="Times New Roman" w:cs="Times New Roman" w:hint="default"/>
      <w:kern w:val="2"/>
      <w:sz w:val="21"/>
      <w:szCs w:val="24"/>
    </w:rPr>
  </w:style>
  <w:style w:type="character" w:customStyle="1" w:styleId="word">
    <w:name w:val="word"/>
    <w:basedOn w:val="DefaultParagraphFont"/>
    <w:qFormat/>
    <w:rsid w:val="00365AE8"/>
  </w:style>
  <w:style w:type="character" w:customStyle="1" w:styleId="high-light">
    <w:name w:val="high-light"/>
    <w:basedOn w:val="DefaultParagraphFont"/>
    <w:qFormat/>
    <w:rsid w:val="00365AE8"/>
  </w:style>
  <w:style w:type="character" w:customStyle="1" w:styleId="pos">
    <w:name w:val="pos"/>
    <w:basedOn w:val="DefaultParagraphFont"/>
    <w:qFormat/>
    <w:rsid w:val="00365AE8"/>
  </w:style>
  <w:style w:type="character" w:customStyle="1" w:styleId="1f3">
    <w:name w:val="占位符文本1"/>
    <w:uiPriority w:val="99"/>
    <w:qFormat/>
    <w:rsid w:val="00365AE8"/>
    <w:rPr>
      <w:color w:val="808080"/>
    </w:rPr>
  </w:style>
  <w:style w:type="character" w:customStyle="1" w:styleId="PlaceholderText1">
    <w:name w:val="Placeholder Text1"/>
    <w:uiPriority w:val="99"/>
    <w:semiHidden/>
    <w:qFormat/>
    <w:rsid w:val="00365AE8"/>
    <w:rPr>
      <w:color w:val="808080"/>
    </w:rPr>
  </w:style>
  <w:style w:type="table" w:styleId="MediumGrid1-Accent2">
    <w:name w:val="Medium Grid 1 Accent 2"/>
    <w:basedOn w:val="TableNormal"/>
    <w:uiPriority w:val="34"/>
    <w:unhideWhenUsed/>
    <w:qFormat/>
    <w:rsid w:val="00365AE8"/>
    <w:rPr>
      <w:rFonts w:eastAsia="SimSun"/>
      <w:kern w:val="2"/>
      <w:sz w:val="21"/>
      <w:szCs w:val="24"/>
      <w:lang w:eastAsia="zh-CN"/>
    </w:rPr>
    <w:tblPr>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f4">
    <w:name w:val="普通表格1"/>
    <w:semiHidden/>
    <w:qFormat/>
    <w:rsid w:val="00365AE8"/>
    <w:rPr>
      <w:rFonts w:eastAsia="Times New Roman"/>
      <w:lang w:val="en-US" w:eastAsia="zh-CN"/>
    </w:rPr>
    <w:tblPr>
      <w:tblCellMar>
        <w:top w:w="0" w:type="dxa"/>
        <w:left w:w="108" w:type="dxa"/>
        <w:bottom w:w="0" w:type="dxa"/>
        <w:right w:w="108" w:type="dxa"/>
      </w:tblCellMar>
    </w:tblPr>
  </w:style>
  <w:style w:type="table" w:customStyle="1" w:styleId="TableGrid210">
    <w:name w:val="Table Grid21"/>
    <w:basedOn w:val="TableNormal"/>
    <w:uiPriority w:val="59"/>
    <w:qFormat/>
    <w:rsid w:val="00365AE8"/>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7">
    <w:name w:val="@他3"/>
    <w:uiPriority w:val="99"/>
    <w:unhideWhenUsed/>
    <w:qFormat/>
    <w:rsid w:val="00365AE8"/>
    <w:rPr>
      <w:color w:val="2B579A"/>
      <w:shd w:val="clear" w:color="auto" w:fill="E1DFDD"/>
    </w:rPr>
  </w:style>
  <w:style w:type="numbering" w:customStyle="1" w:styleId="1f5">
    <w:name w:val="无列表1"/>
    <w:next w:val="NoList"/>
    <w:uiPriority w:val="99"/>
    <w:semiHidden/>
    <w:unhideWhenUsed/>
    <w:rsid w:val="00365AE8"/>
  </w:style>
  <w:style w:type="table" w:customStyle="1" w:styleId="4-11">
    <w:name w:val="网格表 4 - 着色 11"/>
    <w:basedOn w:val="TableNormal"/>
    <w:uiPriority w:val="49"/>
    <w:rsid w:val="00365AE8"/>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Charf1">
    <w:name w:val="正文文本 Char"/>
    <w:basedOn w:val="DefaultParagraphFont"/>
    <w:qFormat/>
    <w:rsid w:val="00365AE8"/>
  </w:style>
  <w:style w:type="table" w:customStyle="1" w:styleId="220">
    <w:name w:val="网格型22"/>
    <w:basedOn w:val="TableNormal"/>
    <w:next w:val="TableGrid"/>
    <w:uiPriority w:val="39"/>
    <w:qFormat/>
    <w:rsid w:val="00365AE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Heading1"/>
    <w:next w:val="Normal"/>
    <w:qFormat/>
    <w:rsid w:val="00365AE8"/>
    <w:pPr>
      <w:keepLines/>
      <w:numPr>
        <w:numId w:val="77"/>
      </w:numPr>
      <w:pBdr>
        <w:top w:val="single" w:sz="12" w:space="3" w:color="auto"/>
      </w:pBdr>
      <w:overflowPunct w:val="0"/>
      <w:autoSpaceDE w:val="0"/>
      <w:autoSpaceDN w:val="0"/>
      <w:adjustRightInd w:val="0"/>
      <w:spacing w:beforeLines="50" w:before="120" w:afterLines="50" w:after="120"/>
      <w:ind w:left="425"/>
      <w:textAlignment w:val="baseline"/>
    </w:pPr>
    <w:rPr>
      <w:rFonts w:eastAsia="SimSun" w:cs="Times New Roman"/>
      <w:b w:val="0"/>
      <w:bCs w:val="0"/>
      <w:kern w:val="0"/>
      <w:sz w:val="36"/>
      <w:szCs w:val="20"/>
      <w:lang w:val="en-US" w:eastAsia="zh-CN"/>
    </w:rPr>
  </w:style>
  <w:style w:type="paragraph" w:customStyle="1" w:styleId="title2">
    <w:name w:val="title 2"/>
    <w:basedOn w:val="Heading2"/>
    <w:next w:val="Normal"/>
    <w:link w:val="title2Char"/>
    <w:qFormat/>
    <w:rsid w:val="00365AE8"/>
    <w:pPr>
      <w:numPr>
        <w:numId w:val="77"/>
      </w:numPr>
      <w:jc w:val="both"/>
    </w:pPr>
    <w:rPr>
      <w:rFonts w:eastAsia="Arial"/>
      <w:b w:val="0"/>
      <w:i w:val="0"/>
      <w:sz w:val="28"/>
      <w:lang w:val="en-US" w:eastAsia="zh-CN"/>
    </w:rPr>
  </w:style>
  <w:style w:type="paragraph" w:customStyle="1" w:styleId="title3">
    <w:name w:val="title 3"/>
    <w:basedOn w:val="title2"/>
    <w:next w:val="Normal"/>
    <w:qFormat/>
    <w:rsid w:val="00365AE8"/>
    <w:pPr>
      <w:numPr>
        <w:ilvl w:val="2"/>
      </w:numPr>
      <w:tabs>
        <w:tab w:val="num" w:pos="360"/>
      </w:tabs>
      <w:ind w:left="1224" w:hanging="504"/>
    </w:pPr>
    <w:rPr>
      <w:sz w:val="22"/>
    </w:rPr>
  </w:style>
  <w:style w:type="character" w:customStyle="1" w:styleId="title2Char">
    <w:name w:val="title 2 Char"/>
    <w:link w:val="title2"/>
    <w:qFormat/>
    <w:rsid w:val="00365AE8"/>
    <w:rPr>
      <w:rFonts w:ascii="Arial" w:eastAsia="Arial" w:hAnsi="Arial" w:cs="Arial"/>
      <w:bCs/>
      <w:iCs/>
      <w:sz w:val="28"/>
      <w:szCs w:val="28"/>
      <w:lang w:val="en-US" w:eastAsia="zh-CN"/>
    </w:rPr>
  </w:style>
  <w:style w:type="numbering" w:customStyle="1" w:styleId="StyleBulletedSymbolsymbolLeft025Hanging02537">
    <w:name w:val="Style Bulleted Symbol (symbol) Left:  0.25&quot; Hanging:  0.25&quot;37"/>
    <w:basedOn w:val="NoList"/>
    <w:rsid w:val="0066543D"/>
  </w:style>
  <w:style w:type="numbering" w:customStyle="1" w:styleId="StyleBulleted15">
    <w:name w:val="Style Bulleted15"/>
    <w:rsid w:val="00A24FB0"/>
  </w:style>
  <w:style w:type="numbering" w:customStyle="1" w:styleId="StyleBulleted16">
    <w:name w:val="Style Bulleted16"/>
    <w:rsid w:val="005502F0"/>
  </w:style>
  <w:style w:type="numbering" w:customStyle="1" w:styleId="StyleBulletedSymbolsymbolLeft025Hanging02538">
    <w:name w:val="Style Bulleted Symbol (symbol) Left:  0.25&quot; Hanging:  0.25&quot;38"/>
    <w:basedOn w:val="NoList"/>
    <w:rsid w:val="005502F0"/>
  </w:style>
  <w:style w:type="numbering" w:customStyle="1" w:styleId="StyleBulletedSymbolsymbolLeft025Hanging02539">
    <w:name w:val="Style Bulleted Symbol (symbol) Left:  0.25&quot; Hanging:  0.25&quot;39"/>
    <w:basedOn w:val="NoList"/>
    <w:rsid w:val="00D87BDC"/>
  </w:style>
  <w:style w:type="table" w:customStyle="1" w:styleId="TableGrid200">
    <w:name w:val="TableGrid20"/>
    <w:basedOn w:val="TableNormal"/>
    <w:next w:val="TableGrid"/>
    <w:uiPriority w:val="39"/>
    <w:qFormat/>
    <w:rsid w:val="00BA7F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7">
    <w:name w:val="Char Char1 Char Char Char Char Char Char Char Char Char Char Char Char Char Char Char127"/>
    <w:semiHidden/>
    <w:rsid w:val="00BA7F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7">
    <w:name w:val="Style Bulleted17"/>
    <w:rsid w:val="00BA7FA7"/>
  </w:style>
  <w:style w:type="character" w:customStyle="1" w:styleId="5122">
    <w:name w:val="(文字) (文字)5122"/>
    <w:semiHidden/>
    <w:rsid w:val="00BA7FA7"/>
    <w:rPr>
      <w:rFonts w:ascii="Times New Roman" w:hAnsi="Times New Roman"/>
      <w:lang w:eastAsia="en-US"/>
    </w:rPr>
  </w:style>
  <w:style w:type="numbering" w:customStyle="1" w:styleId="StyleBulletedSymbolsymbolLeft025Hanging014">
    <w:name w:val="Style Bulleted Symbol (symbol) Left:  0.25&quot; Hanging:  0.14"/>
    <w:basedOn w:val="NoList"/>
    <w:rsid w:val="00BA7FA7"/>
  </w:style>
  <w:style w:type="table" w:customStyle="1" w:styleId="ColorfulList-Accent131">
    <w:name w:val="Colorful List - Accent 131"/>
    <w:basedOn w:val="TableNormal"/>
    <w:next w:val="ColorfulList-Accent1"/>
    <w:uiPriority w:val="34"/>
    <w:rsid w:val="00BA7F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3">
    <w:name w:val="Grid Table 4 - Accent 533"/>
    <w:basedOn w:val="TableNormal"/>
    <w:next w:val="GridTable4-Accent5"/>
    <w:uiPriority w:val="49"/>
    <w:rsid w:val="00BA7F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0">
    <w:name w:val="Style Bulleted Symbol (symbol) Left:  0.25&quot; Hanging:  0.25&quot;40"/>
    <w:basedOn w:val="NoList"/>
    <w:rsid w:val="00BA7FA7"/>
  </w:style>
  <w:style w:type="numbering" w:customStyle="1" w:styleId="StyleBulletedSymbolsymbolLeft025Hanging025117">
    <w:name w:val="Style Bulleted Symbol (symbol) Left:  0.25&quot; Hanging:  0.25&quot;117"/>
    <w:basedOn w:val="NoList"/>
    <w:rsid w:val="00BA7FA7"/>
  </w:style>
  <w:style w:type="numbering" w:customStyle="1" w:styleId="StyleBulletedSymbolsymbolLeft025Hanging025214">
    <w:name w:val="Style Bulleted Symbol (symbol) Left:  0.25&quot; Hanging:  0.25&quot;214"/>
    <w:basedOn w:val="NoList"/>
    <w:rsid w:val="00BA7FA7"/>
  </w:style>
  <w:style w:type="table" w:customStyle="1" w:styleId="TableGrid32">
    <w:name w:val="TableGrid32"/>
    <w:basedOn w:val="TableNormal"/>
    <w:next w:val="TableGrid"/>
    <w:uiPriority w:val="39"/>
    <w:qFormat/>
    <w:rsid w:val="00BA7FA7"/>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2">
    <w:name w:val="Plain Table 312"/>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2">
    <w:name w:val="List Table 1 Light - Accent 112"/>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3">
    <w:name w:val="Grid Table 4 - Accent 5113"/>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5">
    <w:name w:val="Grid Table 6 Colorful - Accent 515"/>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2">
    <w:name w:val="List Table 3 - Accent 512"/>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2">
    <w:name w:val="Plain Table 212"/>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2">
    <w:name w:val="TableGrid112"/>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
    <w:basedOn w:val="TableNormal"/>
    <w:uiPriority w:val="39"/>
    <w:qFormat/>
    <w:rsid w:val="00BA7FA7"/>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1">
    <w:name w:val="Plain Table 3111"/>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1">
    <w:name w:val="List Table 1 Light - Accent 1111"/>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4">
    <w:name w:val="Grid Table 4 - Accent 5114"/>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2">
    <w:name w:val="Grid Table 6 Colorful - Accent 5112"/>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1">
    <w:name w:val="List Table 3 - Accent 5111"/>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1">
    <w:name w:val="Plain Table 2111"/>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3">
    <w:name w:val="TableGrid113"/>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qFormat/>
    <w:rsid w:val="00BA7FA7"/>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表 4 - 着色 111"/>
    <w:basedOn w:val="TableNormal"/>
    <w:uiPriority w:val="49"/>
    <w:rsid w:val="00BA7FA7"/>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30">
    <w:name w:val="网格型23"/>
    <w:basedOn w:val="TableNormal"/>
    <w:next w:val="TableGrid"/>
    <w:uiPriority w:val="39"/>
    <w:qFormat/>
    <w:rsid w:val="00BA7FA7"/>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
    <w:name w:val="Table Grid9"/>
    <w:basedOn w:val="TableNormal"/>
    <w:next w:val="TableGrid"/>
    <w:uiPriority w:val="39"/>
    <w:qFormat/>
    <w:rsid w:val="00326CEB"/>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6">
    <w:name w:val="Char Char1 Char Char Char Char Char Char Char Char Char Char Char Char Char Char Char126"/>
    <w:semiHidden/>
    <w:rsid w:val="00A43F2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8">
    <w:name w:val="Style Bulleted18"/>
    <w:rsid w:val="00A43F2B"/>
  </w:style>
  <w:style w:type="character" w:customStyle="1" w:styleId="5121">
    <w:name w:val="(文字) (文字)5121"/>
    <w:semiHidden/>
    <w:rsid w:val="00A43F2B"/>
    <w:rPr>
      <w:rFonts w:ascii="Times New Roman" w:hAnsi="Times New Roman"/>
      <w:lang w:eastAsia="en-US"/>
    </w:rPr>
  </w:style>
  <w:style w:type="numbering" w:customStyle="1" w:styleId="StyleBulletedSymbolsymbolLeft025Hanging015">
    <w:name w:val="Style Bulleted Symbol (symbol) Left:  0.25&quot; Hanging:  0.15"/>
    <w:basedOn w:val="NoList"/>
    <w:rsid w:val="00A43F2B"/>
  </w:style>
  <w:style w:type="table" w:customStyle="1" w:styleId="ColorfulList-Accent132">
    <w:name w:val="Colorful List - Accent 132"/>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4">
    <w:name w:val="Grid Table 4 - Accent 534"/>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1">
    <w:name w:val="Style Bulleted Symbol (symbol) Left:  0.25&quot; Hanging:  0.25&quot;41"/>
    <w:basedOn w:val="NoList"/>
    <w:rsid w:val="00A43F2B"/>
  </w:style>
  <w:style w:type="numbering" w:customStyle="1" w:styleId="StyleBulletedSymbolsymbolLeft025Hanging025118">
    <w:name w:val="Style Bulleted Symbol (symbol) Left:  0.25&quot; Hanging:  0.25&quot;118"/>
    <w:basedOn w:val="NoList"/>
    <w:rsid w:val="00A43F2B"/>
  </w:style>
  <w:style w:type="numbering" w:customStyle="1" w:styleId="StyleBulletedSymbolsymbolLeft025Hanging025215">
    <w:name w:val="Style Bulleted Symbol (symbol) Left:  0.25&quot; Hanging:  0.25&quot;215"/>
    <w:basedOn w:val="NoList"/>
    <w:rsid w:val="00A43F2B"/>
  </w:style>
  <w:style w:type="table" w:customStyle="1" w:styleId="TableGrid33">
    <w:name w:val="TableGrid33"/>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3">
    <w:name w:val="Plain Table 3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3">
    <w:name w:val="List Table 1 Light - Accent 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5">
    <w:name w:val="Grid Table 4 - Accent 5115"/>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6">
    <w:name w:val="Grid Table 6 Colorful - Accent 516"/>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3">
    <w:name w:val="List Table 3 - Accent 5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3">
    <w:name w:val="Plain Table 2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4">
    <w:name w:val="TableGrid114"/>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2">
    <w:name w:val="Plain Table 3112"/>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2">
    <w:name w:val="List Table 1 Light - Accent 1112"/>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6">
    <w:name w:val="Grid Table 4 - Accent 5116"/>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3">
    <w:name w:val="Grid Table 6 Colorful - Accent 5113"/>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2">
    <w:name w:val="List Table 3 - Accent 5112"/>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2">
    <w:name w:val="Plain Table 2112"/>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5">
    <w:name w:val="TableGrid115"/>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网格表 4 - 着色 112"/>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0">
    <w:name w:val="网格型24"/>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sid w:val="00A43F2B"/>
    <w:rPr>
      <w:rFonts w:ascii="Segoe UI" w:hAnsi="Segoe UI" w:cs="Segoe UI" w:hint="default"/>
      <w:sz w:val="18"/>
      <w:szCs w:val="18"/>
    </w:rPr>
  </w:style>
  <w:style w:type="character" w:customStyle="1" w:styleId="1f6">
    <w:name w:val="题注 字符1"/>
    <w:qFormat/>
    <w:rsid w:val="00A43F2B"/>
    <w:rPr>
      <w:rFonts w:ascii="Tahoma" w:eastAsia="MS Gothic" w:hAnsi="Tahoma"/>
      <w:sz w:val="24"/>
      <w:shd w:val="clear" w:color="auto" w:fill="000080"/>
      <w:lang w:val="en-GB" w:eastAsia="ja-JP"/>
    </w:rPr>
  </w:style>
  <w:style w:type="table" w:customStyle="1" w:styleId="TableGrid91">
    <w:name w:val="Table Grid91"/>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qFormat/>
    <w:rsid w:val="00A43F2B"/>
    <w:pPr>
      <w:spacing w:before="100" w:beforeAutospacing="1" w:after="100" w:afterAutospacing="1"/>
    </w:pPr>
    <w:rPr>
      <w:rFonts w:ascii="Times New Roman" w:eastAsia="Times New Roman" w:hAnsi="Times New Roman"/>
      <w:kern w:val="2"/>
      <w:sz w:val="24"/>
      <w:lang w:val="en-US" w:eastAsia="ko-KR"/>
    </w:rPr>
  </w:style>
  <w:style w:type="table" w:customStyle="1" w:styleId="TableGrid220">
    <w:name w:val="TableGrid22"/>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19">
    <w:name w:val="Style Bulleted19"/>
    <w:rsid w:val="00A43F2B"/>
  </w:style>
  <w:style w:type="numbering" w:customStyle="1" w:styleId="StyleBulletedSymbolsymbolLeft025Hanging016">
    <w:name w:val="Style Bulleted Symbol (symbol) Left:  0.25&quot; Hanging:  0.16"/>
    <w:basedOn w:val="NoList"/>
    <w:rsid w:val="00A43F2B"/>
  </w:style>
  <w:style w:type="table" w:customStyle="1" w:styleId="ColorfulList-Accent133">
    <w:name w:val="Colorful List - Accent 133"/>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5">
    <w:name w:val="Grid Table 4 - Accent 535"/>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2">
    <w:name w:val="Style Bulleted Symbol (symbol) Left:  0.25&quot; Hanging:  0.25&quot;42"/>
    <w:basedOn w:val="NoList"/>
    <w:rsid w:val="00A43F2B"/>
  </w:style>
  <w:style w:type="numbering" w:customStyle="1" w:styleId="StyleBulletedSymbolsymbolLeft025Hanging025119">
    <w:name w:val="Style Bulleted Symbol (symbol) Left:  0.25&quot; Hanging:  0.25&quot;119"/>
    <w:basedOn w:val="NoList"/>
    <w:rsid w:val="00A43F2B"/>
  </w:style>
  <w:style w:type="numbering" w:customStyle="1" w:styleId="StyleBulletedSymbolsymbolLeft025Hanging025216">
    <w:name w:val="Style Bulleted Symbol (symbol) Left:  0.25&quot; Hanging:  0.25&quot;216"/>
    <w:basedOn w:val="NoList"/>
    <w:rsid w:val="00A43F2B"/>
  </w:style>
  <w:style w:type="table" w:customStyle="1" w:styleId="TableGrid34">
    <w:name w:val="TableGrid34"/>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4">
    <w:name w:val="Plain Table 314"/>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4">
    <w:name w:val="List Table 1 Light - Accent 114"/>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7">
    <w:name w:val="Grid Table 4 - Accent 5117"/>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7">
    <w:name w:val="Grid Table 6 Colorful - Accent 517"/>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4">
    <w:name w:val="List Table 3 - Accent 514"/>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4">
    <w:name w:val="Plain Table 214"/>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6">
    <w:name w:val="TableGrid116"/>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3">
    <w:name w:val="Plain Table 31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3">
    <w:name w:val="List Table 1 Light - Accent 1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8">
    <w:name w:val="Grid Table 4 - Accent 5118"/>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4">
    <w:name w:val="Grid Table 6 Colorful - Accent 5114"/>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3">
    <w:name w:val="List Table 3 - Accent 51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3">
    <w:name w:val="Plain Table 21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7">
    <w:name w:val="TableGrid117"/>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表 4 - 着色 113"/>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0">
    <w:name w:val="网格型25"/>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basedOn w:val="TableNormal"/>
    <w:next w:val="TableGrid"/>
    <w:uiPriority w:val="59"/>
    <w:qFormat/>
    <w:rsid w:val="00F74A6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5">
    <w:name w:val="Char Char1 Char Char Char Char Char Char Char Char Char Char Char Char Char Char Char125"/>
    <w:semiHidden/>
    <w:rsid w:val="00F74A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0">
    <w:name w:val="Style Bulleted20"/>
    <w:rsid w:val="00F74A6F"/>
    <w:pPr>
      <w:numPr>
        <w:numId w:val="31"/>
      </w:numPr>
    </w:pPr>
  </w:style>
  <w:style w:type="character" w:customStyle="1" w:styleId="5120">
    <w:name w:val="(文字) (文字)5120"/>
    <w:semiHidden/>
    <w:rsid w:val="00F74A6F"/>
    <w:rPr>
      <w:rFonts w:ascii="Times New Roman" w:hAnsi="Times New Roman"/>
      <w:lang w:eastAsia="en-US"/>
    </w:rPr>
  </w:style>
  <w:style w:type="numbering" w:customStyle="1" w:styleId="StyleBulletedSymbolsymbolLeft025Hanging017">
    <w:name w:val="Style Bulleted Symbol (symbol) Left:  0.25&quot; Hanging:  0.17"/>
    <w:basedOn w:val="NoList"/>
    <w:rsid w:val="00F74A6F"/>
    <w:pPr>
      <w:numPr>
        <w:numId w:val="37"/>
      </w:numPr>
    </w:pPr>
  </w:style>
  <w:style w:type="table" w:customStyle="1" w:styleId="ColorfulList-Accent134">
    <w:name w:val="Colorful List - Accent 134"/>
    <w:basedOn w:val="TableNormal"/>
    <w:next w:val="ColorfulList-Accent1"/>
    <w:uiPriority w:val="34"/>
    <w:rsid w:val="00F74A6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6">
    <w:name w:val="Grid Table 4 - Accent 536"/>
    <w:basedOn w:val="TableNormal"/>
    <w:next w:val="GridTable4-Accent5"/>
    <w:uiPriority w:val="49"/>
    <w:rsid w:val="00F74A6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3">
    <w:name w:val="Style Bulleted Symbol (symbol) Left:  0.25&quot; Hanging:  0.25&quot;43"/>
    <w:basedOn w:val="NoList"/>
    <w:rsid w:val="00F74A6F"/>
    <w:pPr>
      <w:numPr>
        <w:numId w:val="35"/>
      </w:numPr>
    </w:pPr>
  </w:style>
  <w:style w:type="numbering" w:customStyle="1" w:styleId="StyleBulletedSymbolsymbolLeft025Hanging025120">
    <w:name w:val="Style Bulleted Symbol (symbol) Left:  0.25&quot; Hanging:  0.25&quot;120"/>
    <w:basedOn w:val="NoList"/>
    <w:rsid w:val="00F74A6F"/>
    <w:pPr>
      <w:numPr>
        <w:numId w:val="36"/>
      </w:numPr>
    </w:pPr>
  </w:style>
  <w:style w:type="numbering" w:customStyle="1" w:styleId="StyleBulletedSymbolsymbolLeft025Hanging025217">
    <w:name w:val="Style Bulleted Symbol (symbol) Left:  0.25&quot; Hanging:  0.25&quot;217"/>
    <w:basedOn w:val="NoList"/>
    <w:rsid w:val="00F74A6F"/>
    <w:pPr>
      <w:numPr>
        <w:numId w:val="38"/>
      </w:numPr>
    </w:pPr>
  </w:style>
  <w:style w:type="table" w:customStyle="1" w:styleId="TableGrid240">
    <w:name w:val="TableGrid24"/>
    <w:basedOn w:val="TableNormal"/>
    <w:next w:val="TableGrid"/>
    <w:uiPriority w:val="39"/>
    <w:qFormat/>
    <w:rsid w:val="00A41C1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4">
    <w:name w:val="Char Char1 Char Char Char Char Char Char Char Char Char Char Char Char Char Char Char124"/>
    <w:semiHidden/>
    <w:rsid w:val="00A41C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1">
    <w:name w:val="Style Bulleted21"/>
    <w:rsid w:val="00A41C1A"/>
  </w:style>
  <w:style w:type="character" w:customStyle="1" w:styleId="5119">
    <w:name w:val="(文字) (文字)5119"/>
    <w:semiHidden/>
    <w:rsid w:val="00A41C1A"/>
    <w:rPr>
      <w:rFonts w:ascii="Times New Roman" w:hAnsi="Times New Roman"/>
      <w:lang w:eastAsia="en-US"/>
    </w:rPr>
  </w:style>
  <w:style w:type="numbering" w:customStyle="1" w:styleId="StyleBulletedSymbolsymbolLeft025Hanging018">
    <w:name w:val="Style Bulleted Symbol (symbol) Left:  0.25&quot; Hanging:  0.18"/>
    <w:basedOn w:val="NoList"/>
    <w:rsid w:val="00A41C1A"/>
  </w:style>
  <w:style w:type="table" w:customStyle="1" w:styleId="ColorfulList-Accent135">
    <w:name w:val="Colorful List - Accent 135"/>
    <w:basedOn w:val="TableNormal"/>
    <w:next w:val="ColorfulList-Accent1"/>
    <w:uiPriority w:val="34"/>
    <w:rsid w:val="00A41C1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7">
    <w:name w:val="Grid Table 4 - Accent 537"/>
    <w:basedOn w:val="TableNormal"/>
    <w:next w:val="GridTable4-Accent5"/>
    <w:uiPriority w:val="49"/>
    <w:rsid w:val="00A41C1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4">
    <w:name w:val="Style Bulleted Symbol (symbol) Left:  0.25&quot; Hanging:  0.25&quot;44"/>
    <w:basedOn w:val="NoList"/>
    <w:rsid w:val="00A41C1A"/>
  </w:style>
  <w:style w:type="numbering" w:customStyle="1" w:styleId="StyleBulletedSymbolsymbolLeft025Hanging025121">
    <w:name w:val="Style Bulleted Symbol (symbol) Left:  0.25&quot; Hanging:  0.25&quot;121"/>
    <w:basedOn w:val="NoList"/>
    <w:rsid w:val="00A41C1A"/>
  </w:style>
  <w:style w:type="numbering" w:customStyle="1" w:styleId="StyleBulletedSymbolsymbolLeft025Hanging025218">
    <w:name w:val="Style Bulleted Symbol (symbol) Left:  0.25&quot; Hanging:  0.25&quot;218"/>
    <w:basedOn w:val="NoList"/>
    <w:rsid w:val="00A41C1A"/>
  </w:style>
  <w:style w:type="numbering" w:customStyle="1" w:styleId="StyleBulleted22">
    <w:name w:val="Style Bulleted22"/>
    <w:rsid w:val="00165594"/>
  </w:style>
  <w:style w:type="numbering" w:customStyle="1" w:styleId="StyleBulletedSymbolsymbolLeft025Hanging02545">
    <w:name w:val="Style Bulleted Symbol (symbol) Left:  0.25&quot; Hanging:  0.25&quot;45"/>
    <w:basedOn w:val="NoList"/>
    <w:rsid w:val="00165594"/>
  </w:style>
  <w:style w:type="numbering" w:customStyle="1" w:styleId="StyleBulleted23">
    <w:name w:val="Style Bulleted23"/>
    <w:rsid w:val="001C256A"/>
  </w:style>
  <w:style w:type="numbering" w:customStyle="1" w:styleId="StyleBulletedSymbolsymbolLeft025Hanging02546">
    <w:name w:val="Style Bulleted Symbol (symbol) Left:  0.25&quot; Hanging:  0.25&quot;46"/>
    <w:basedOn w:val="NoList"/>
    <w:rsid w:val="001C256A"/>
  </w:style>
  <w:style w:type="numbering" w:customStyle="1" w:styleId="StyleBulletedSymbolsymbolLeft025Hanging02547">
    <w:name w:val="Style Bulleted Symbol (symbol) Left:  0.25&quot; Hanging:  0.25&quot;47"/>
    <w:basedOn w:val="NoList"/>
    <w:rsid w:val="00702D43"/>
  </w:style>
  <w:style w:type="numbering" w:customStyle="1" w:styleId="StyleBulleted24">
    <w:name w:val="Style Bulleted24"/>
    <w:rsid w:val="002356D6"/>
  </w:style>
  <w:style w:type="numbering" w:customStyle="1" w:styleId="StyleBulletedSymbolsymbolLeft025Hanging02548">
    <w:name w:val="Style Bulleted Symbol (symbol) Left:  0.25&quot; Hanging:  0.25&quot;48"/>
    <w:basedOn w:val="NoList"/>
    <w:rsid w:val="002356D6"/>
  </w:style>
  <w:style w:type="numbering" w:customStyle="1" w:styleId="StyleBulleted25">
    <w:name w:val="Style Bulleted25"/>
    <w:rsid w:val="004E3EB8"/>
    <w:pPr>
      <w:numPr>
        <w:numId w:val="3"/>
      </w:numPr>
    </w:pPr>
  </w:style>
  <w:style w:type="numbering" w:customStyle="1" w:styleId="StyleBulletedSymbolsymbolLeft025Hanging02549">
    <w:name w:val="Style Bulleted Symbol (symbol) Left:  0.25&quot; Hanging:  0.25&quot;49"/>
    <w:basedOn w:val="NoList"/>
    <w:rsid w:val="004E3EB8"/>
  </w:style>
  <w:style w:type="numbering" w:customStyle="1" w:styleId="StyleBulletedSymbolsymbolLeft025Hanging02550">
    <w:name w:val="Style Bulleted Symbol (symbol) Left:  0.25&quot; Hanging:  0.25&quot;50"/>
    <w:basedOn w:val="NoList"/>
    <w:rsid w:val="00B04D25"/>
  </w:style>
  <w:style w:type="numbering" w:customStyle="1" w:styleId="StyleBulletedSymbolsymbolLeft025Hanging02551">
    <w:name w:val="Style Bulleted Symbol (symbol) Left:  0.25&quot; Hanging:  0.25&quot;51"/>
    <w:basedOn w:val="NoList"/>
    <w:rsid w:val="00BC0551"/>
  </w:style>
  <w:style w:type="numbering" w:customStyle="1" w:styleId="StyleBulletedSymbolsymbolLeft025Hanging02552">
    <w:name w:val="Style Bulleted Symbol (symbol) Left:  0.25&quot; Hanging:  0.25&quot;52"/>
    <w:basedOn w:val="NoList"/>
    <w:rsid w:val="00262F33"/>
    <w:pPr>
      <w:numPr>
        <w:numId w:val="7"/>
      </w:numPr>
    </w:pPr>
  </w:style>
  <w:style w:type="table" w:customStyle="1" w:styleId="TableGrid101">
    <w:name w:val="Table Grid10"/>
    <w:basedOn w:val="TableNormal"/>
    <w:next w:val="TableGrid"/>
    <w:uiPriority w:val="39"/>
    <w:rsid w:val="00E91A5A"/>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553">
    <w:name w:val="Style Bulleted Symbol (symbol) Left:  0.25&quot; Hanging:  0.25&quot;53"/>
    <w:basedOn w:val="NoList"/>
    <w:rsid w:val="0045179B"/>
  </w:style>
  <w:style w:type="numbering" w:customStyle="1" w:styleId="StyleBulleted26">
    <w:name w:val="Style Bulleted26"/>
    <w:rsid w:val="00BB666C"/>
  </w:style>
  <w:style w:type="numbering" w:customStyle="1" w:styleId="StyleBulletedSymbolsymbolLeft025Hanging02554">
    <w:name w:val="Style Bulleted Symbol (symbol) Left:  0.25&quot; Hanging:  0.25&quot;54"/>
    <w:basedOn w:val="NoList"/>
    <w:rsid w:val="00831CFB"/>
  </w:style>
  <w:style w:type="table" w:customStyle="1" w:styleId="TableGrid25">
    <w:name w:val="TableGrid25"/>
    <w:basedOn w:val="TableNormal"/>
    <w:next w:val="TableGrid"/>
    <w:uiPriority w:val="59"/>
    <w:qFormat/>
    <w:rsid w:val="003229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3">
    <w:name w:val="Char Char1 Char Char Char Char Char Char Char Char Char Char Char Char Char Char Char123"/>
    <w:semiHidden/>
    <w:rsid w:val="003229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7">
    <w:name w:val="Style Bulleted27"/>
    <w:rsid w:val="003229A7"/>
  </w:style>
  <w:style w:type="character" w:customStyle="1" w:styleId="5118">
    <w:name w:val="(文字) (文字)5118"/>
    <w:semiHidden/>
    <w:rsid w:val="003229A7"/>
    <w:rPr>
      <w:rFonts w:ascii="Times New Roman" w:hAnsi="Times New Roman"/>
      <w:lang w:eastAsia="en-US"/>
    </w:rPr>
  </w:style>
  <w:style w:type="numbering" w:customStyle="1" w:styleId="StyleBulletedSymbolsymbolLeft025Hanging019">
    <w:name w:val="Style Bulleted Symbol (symbol) Left:  0.25&quot; Hanging:  0.19"/>
    <w:basedOn w:val="NoList"/>
    <w:rsid w:val="003229A7"/>
  </w:style>
  <w:style w:type="table" w:customStyle="1" w:styleId="ColorfulList-Accent136">
    <w:name w:val="Colorful List - Accent 136"/>
    <w:basedOn w:val="TableNormal"/>
    <w:next w:val="ColorfulList-Accent1"/>
    <w:uiPriority w:val="34"/>
    <w:rsid w:val="003229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8">
    <w:name w:val="Grid Table 4 - Accent 538"/>
    <w:basedOn w:val="TableNormal"/>
    <w:next w:val="GridTable4-Accent5"/>
    <w:uiPriority w:val="49"/>
    <w:rsid w:val="003229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5">
    <w:name w:val="Style Bulleted Symbol (symbol) Left:  0.25&quot; Hanging:  0.25&quot;55"/>
    <w:basedOn w:val="NoList"/>
    <w:rsid w:val="003229A7"/>
  </w:style>
  <w:style w:type="numbering" w:customStyle="1" w:styleId="StyleBulletedSymbolsymbolLeft025Hanging025122">
    <w:name w:val="Style Bulleted Symbol (symbol) Left:  0.25&quot; Hanging:  0.25&quot;122"/>
    <w:basedOn w:val="NoList"/>
    <w:rsid w:val="003229A7"/>
  </w:style>
  <w:style w:type="numbering" w:customStyle="1" w:styleId="StyleBulletedSymbolsymbolLeft025Hanging025219">
    <w:name w:val="Style Bulleted Symbol (symbol) Left:  0.25&quot; Hanging:  0.25&quot;219"/>
    <w:basedOn w:val="NoList"/>
    <w:rsid w:val="003229A7"/>
  </w:style>
  <w:style w:type="table" w:customStyle="1" w:styleId="TableGrid26">
    <w:name w:val="TableGrid26"/>
    <w:basedOn w:val="TableNormal"/>
    <w:next w:val="TableGrid"/>
    <w:uiPriority w:val="39"/>
    <w:qFormat/>
    <w:rsid w:val="00AB7CC6"/>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AB7CC6"/>
    <w:pPr>
      <w:numPr>
        <w:numId w:val="78"/>
      </w:numPr>
    </w:pPr>
  </w:style>
  <w:style w:type="table" w:customStyle="1" w:styleId="TableGrid27">
    <w:name w:val="TableGrid27"/>
    <w:basedOn w:val="TableNormal"/>
    <w:next w:val="TableGrid"/>
    <w:qFormat/>
    <w:rsid w:val="00BF05B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2">
    <w:name w:val="Char Char1 Char Char Char Char Char Char Char Char Char Char Char Char Char Char Char122"/>
    <w:semiHidden/>
    <w:qFormat/>
    <w:rsid w:val="00BF05B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8">
    <w:name w:val="Style Bulleted28"/>
    <w:rsid w:val="00BF05B7"/>
  </w:style>
  <w:style w:type="character" w:customStyle="1" w:styleId="5117">
    <w:name w:val="(文字) (文字)5117"/>
    <w:semiHidden/>
    <w:qFormat/>
    <w:rsid w:val="00BF05B7"/>
    <w:rPr>
      <w:rFonts w:ascii="Times New Roman" w:hAnsi="Times New Roman"/>
      <w:lang w:eastAsia="en-US"/>
    </w:rPr>
  </w:style>
  <w:style w:type="numbering" w:customStyle="1" w:styleId="StyleBulletedSymbolsymbolLeft025Hanging020">
    <w:name w:val="Style Bulleted Symbol (symbol) Left:  0.25&quot; Hanging:  0.20"/>
    <w:basedOn w:val="NoList"/>
    <w:rsid w:val="00BF05B7"/>
  </w:style>
  <w:style w:type="table" w:customStyle="1" w:styleId="ColorfulList-Accent137">
    <w:name w:val="Colorful List - Accent 137"/>
    <w:basedOn w:val="TableNormal"/>
    <w:next w:val="ColorfulList-Accent1"/>
    <w:uiPriority w:val="34"/>
    <w:rsid w:val="00BF05B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9">
    <w:name w:val="Grid Table 4 - Accent 539"/>
    <w:basedOn w:val="TableNormal"/>
    <w:next w:val="GridTable4-Accent5"/>
    <w:uiPriority w:val="49"/>
    <w:rsid w:val="00BF05B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6">
    <w:name w:val="Style Bulleted Symbol (symbol) Left:  0.25&quot; Hanging:  0.25&quot;56"/>
    <w:basedOn w:val="NoList"/>
    <w:rsid w:val="00BF05B7"/>
  </w:style>
  <w:style w:type="numbering" w:customStyle="1" w:styleId="StyleBulletedSymbolsymbolLeft025Hanging025123">
    <w:name w:val="Style Bulleted Symbol (symbol) Left:  0.25&quot; Hanging:  0.25&quot;123"/>
    <w:basedOn w:val="NoList"/>
    <w:rsid w:val="00BF05B7"/>
  </w:style>
  <w:style w:type="numbering" w:customStyle="1" w:styleId="StyleBulletedSymbolsymbolLeft025Hanging025220">
    <w:name w:val="Style Bulleted Symbol (symbol) Left:  0.25&quot; Hanging:  0.25&quot;220"/>
    <w:basedOn w:val="NoList"/>
    <w:rsid w:val="00BF05B7"/>
  </w:style>
  <w:style w:type="paragraph" w:customStyle="1" w:styleId="Style26">
    <w:name w:val="_Style 26"/>
    <w:next w:val="Normal"/>
    <w:autoRedefine/>
    <w:semiHidden/>
    <w:qFormat/>
    <w:rsid w:val="00BF05B7"/>
    <w:pPr>
      <w:keepNext/>
      <w:tabs>
        <w:tab w:val="left" w:pos="720"/>
      </w:tabs>
      <w:autoSpaceDE w:val="0"/>
      <w:autoSpaceDN w:val="0"/>
      <w:adjustRightInd w:val="0"/>
      <w:spacing w:after="160" w:line="259" w:lineRule="auto"/>
      <w:ind w:left="720" w:hanging="360"/>
      <w:jc w:val="both"/>
    </w:pPr>
    <w:rPr>
      <w:rFonts w:eastAsia="Times New Roman"/>
      <w:kern w:val="2"/>
      <w:lang w:eastAsia="zh-CN"/>
    </w:rPr>
  </w:style>
  <w:style w:type="paragraph" w:customStyle="1" w:styleId="1f7">
    <w:name w:val="変更箇所1"/>
    <w:autoRedefine/>
    <w:hidden/>
    <w:uiPriority w:val="99"/>
    <w:qFormat/>
    <w:rsid w:val="00BF05B7"/>
    <w:pPr>
      <w:spacing w:after="160" w:line="259" w:lineRule="auto"/>
      <w:jc w:val="both"/>
    </w:pPr>
    <w:rPr>
      <w:rFonts w:eastAsia="SimSun"/>
      <w:sz w:val="22"/>
      <w:szCs w:val="22"/>
      <w:lang w:val="en-US" w:eastAsia="en-US"/>
    </w:rPr>
  </w:style>
  <w:style w:type="paragraph" w:customStyle="1" w:styleId="StyleListParagraph-BulletsLista1">
    <w:name w:val="Style List Paragraph- Bullets목록 단락リスト段落列出段落Lista1?? ???????..."/>
    <w:basedOn w:val="ListParagraph"/>
    <w:link w:val="StyleListParagraph-BulletsLista1Char"/>
    <w:autoRedefine/>
    <w:qFormat/>
    <w:rsid w:val="00BF05B7"/>
    <w:pPr>
      <w:numPr>
        <w:numId w:val="79"/>
      </w:numPr>
      <w:overflowPunct/>
      <w:autoSpaceDE/>
      <w:autoSpaceDN/>
      <w:adjustRightInd/>
      <w:spacing w:after="0" w:line="276" w:lineRule="auto"/>
      <w:jc w:val="both"/>
      <w:textAlignment w:val="auto"/>
    </w:pPr>
    <w:rPr>
      <w:rFonts w:eastAsia="Times New Roman" w:cs="Calibri"/>
      <w:sz w:val="22"/>
      <w:lang w:eastAsia="zh-CN"/>
    </w:rPr>
  </w:style>
  <w:style w:type="paragraph" w:customStyle="1" w:styleId="StyleListParagraph-BulletsLista11">
    <w:name w:val="Style List Paragraph- Bullets목록 단락リスト段落列出段落Lista1?? ???????...1"/>
    <w:basedOn w:val="ListParagraph"/>
    <w:autoRedefine/>
    <w:qFormat/>
    <w:rsid w:val="00BF05B7"/>
    <w:pPr>
      <w:overflowPunct/>
      <w:autoSpaceDE/>
      <w:autoSpaceDN/>
      <w:adjustRightInd/>
      <w:spacing w:after="0" w:line="276" w:lineRule="auto"/>
      <w:jc w:val="both"/>
      <w:textAlignment w:val="auto"/>
    </w:pPr>
    <w:rPr>
      <w:rFonts w:eastAsia="Times New Roman" w:cs="Calibri"/>
      <w:sz w:val="22"/>
      <w:lang w:eastAsia="zh-CN"/>
    </w:rPr>
  </w:style>
  <w:style w:type="character" w:customStyle="1" w:styleId="StyleListParagraph-BulletsLista1Char">
    <w:name w:val="Style List Paragraph- Bullets목록 단락リスト段落列出段落Lista1?? ???????... Char"/>
    <w:link w:val="StyleListParagraph-BulletsLista1"/>
    <w:autoRedefine/>
    <w:qFormat/>
    <w:rsid w:val="00BF05B7"/>
    <w:rPr>
      <w:rFonts w:eastAsia="Times New Roman" w:cs="Calibri"/>
      <w:sz w:val="22"/>
      <w:lang w:eastAsia="zh-CN"/>
    </w:rPr>
  </w:style>
  <w:style w:type="character" w:customStyle="1" w:styleId="listauto2Char">
    <w:name w:val="list auto 2 Char"/>
    <w:link w:val="listauto2"/>
    <w:autoRedefine/>
    <w:uiPriority w:val="99"/>
    <w:qFormat/>
    <w:rsid w:val="00BF05B7"/>
    <w:rPr>
      <w:rFonts w:ascii="SimSun" w:eastAsia="SimSun" w:hAnsi="SimSun"/>
      <w:b/>
      <w:bCs/>
      <w:sz w:val="22"/>
      <w:szCs w:val="22"/>
      <w:lang w:val="en-US" w:eastAsia="en-US"/>
    </w:rPr>
  </w:style>
  <w:style w:type="paragraph" w:customStyle="1" w:styleId="2b">
    <w:name w:val="変更箇所2"/>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1f8">
    <w:name w:val="수정1"/>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38">
    <w:name w:val="修订3"/>
    <w:autoRedefine/>
    <w:hidden/>
    <w:uiPriority w:val="99"/>
    <w:semiHidden/>
    <w:qFormat/>
    <w:rsid w:val="00BF05B7"/>
    <w:pPr>
      <w:spacing w:after="160" w:line="259" w:lineRule="auto"/>
    </w:pPr>
    <w:rPr>
      <w:rFonts w:eastAsia="SimSun"/>
      <w:sz w:val="22"/>
      <w:szCs w:val="22"/>
      <w:lang w:val="en-US" w:eastAsia="en-US"/>
    </w:rPr>
  </w:style>
  <w:style w:type="paragraph" w:customStyle="1" w:styleId="Revision3">
    <w:name w:val="Revision3"/>
    <w:autoRedefine/>
    <w:hidden/>
    <w:uiPriority w:val="99"/>
    <w:semiHidden/>
    <w:qFormat/>
    <w:rsid w:val="00BF05B7"/>
    <w:pPr>
      <w:spacing w:after="160" w:line="259" w:lineRule="auto"/>
    </w:pPr>
    <w:rPr>
      <w:rFonts w:eastAsia="SimSun"/>
      <w:sz w:val="22"/>
      <w:szCs w:val="22"/>
      <w:lang w:val="en-US" w:eastAsia="en-US"/>
    </w:rPr>
  </w:style>
  <w:style w:type="paragraph" w:customStyle="1" w:styleId="44">
    <w:name w:val="修订4"/>
    <w:autoRedefine/>
    <w:hidden/>
    <w:uiPriority w:val="99"/>
    <w:semiHidden/>
    <w:qFormat/>
    <w:rsid w:val="00BF05B7"/>
    <w:rPr>
      <w:rFonts w:eastAsia="SimSun"/>
      <w:sz w:val="22"/>
      <w:szCs w:val="22"/>
      <w:lang w:val="en-US" w:eastAsia="en-US"/>
    </w:rPr>
  </w:style>
  <w:style w:type="paragraph" w:customStyle="1" w:styleId="5b">
    <w:name w:val="修订5"/>
    <w:autoRedefine/>
    <w:hidden/>
    <w:uiPriority w:val="99"/>
    <w:semiHidden/>
    <w:qFormat/>
    <w:rsid w:val="00BF05B7"/>
    <w:rPr>
      <w:rFonts w:ascii="Gulim" w:eastAsia="Gulim" w:hAnsi="Gulim" w:cs="Calibri"/>
      <w:sz w:val="24"/>
      <w:szCs w:val="24"/>
      <w:lang w:val="en-US" w:eastAsia="zh-CN"/>
    </w:rPr>
  </w:style>
  <w:style w:type="paragraph" w:customStyle="1" w:styleId="Revision4">
    <w:name w:val="Revision4"/>
    <w:autoRedefine/>
    <w:hidden/>
    <w:uiPriority w:val="99"/>
    <w:semiHidden/>
    <w:qFormat/>
    <w:rsid w:val="00BF05B7"/>
    <w:rPr>
      <w:rFonts w:eastAsia="Gulim" w:cs="Calibri"/>
      <w:sz w:val="22"/>
      <w:szCs w:val="24"/>
      <w:lang w:val="en-US" w:eastAsia="zh-CN"/>
    </w:rPr>
  </w:style>
  <w:style w:type="paragraph" w:customStyle="1" w:styleId="Revision5">
    <w:name w:val="Revision5"/>
    <w:autoRedefine/>
    <w:hidden/>
    <w:uiPriority w:val="99"/>
    <w:semiHidden/>
    <w:qFormat/>
    <w:rsid w:val="00BF05B7"/>
    <w:rPr>
      <w:rFonts w:eastAsia="Gulim" w:cs="Calibri"/>
      <w:sz w:val="22"/>
      <w:szCs w:val="24"/>
      <w:lang w:val="en-US" w:eastAsia="zh-CN"/>
    </w:rPr>
  </w:style>
  <w:style w:type="character" w:customStyle="1" w:styleId="text-only">
    <w:name w:val="text-only"/>
    <w:basedOn w:val="DefaultParagraphFont"/>
    <w:autoRedefine/>
    <w:qFormat/>
    <w:rsid w:val="00BF05B7"/>
  </w:style>
  <w:style w:type="paragraph" w:customStyle="1" w:styleId="63">
    <w:name w:val="修订6"/>
    <w:autoRedefine/>
    <w:hidden/>
    <w:uiPriority w:val="99"/>
    <w:semiHidden/>
    <w:qFormat/>
    <w:rsid w:val="00BF05B7"/>
    <w:rPr>
      <w:rFonts w:eastAsia="Gulim" w:cs="Calibri"/>
      <w:sz w:val="22"/>
      <w:szCs w:val="24"/>
      <w:lang w:val="en-US" w:eastAsia="zh-CN"/>
    </w:rPr>
  </w:style>
  <w:style w:type="table" w:customStyle="1" w:styleId="TableGrid150">
    <w:name w:val="Table Grid15"/>
    <w:basedOn w:val="TableNormal"/>
    <w:next w:val="TableGrid"/>
    <w:qFormat/>
    <w:rsid w:val="00AB3CDC"/>
    <w:pPr>
      <w:widowControl w:val="0"/>
      <w:autoSpaceDE w:val="0"/>
      <w:autoSpaceDN w:val="0"/>
      <w:adjustRightInd w:val="0"/>
      <w:spacing w:after="120"/>
      <w:jc w:val="both"/>
    </w:pPr>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Grid28"/>
    <w:basedOn w:val="TableNormal"/>
    <w:next w:val="TableGrid"/>
    <w:uiPriority w:val="39"/>
    <w:qFormat/>
    <w:rsid w:val="00622C6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1">
    <w:name w:val="Char Char1 Char Char Char Char Char Char Char Char Char Char Char Char Char Char Char121"/>
    <w:semiHidden/>
    <w:qFormat/>
    <w:rsid w:val="00622C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9">
    <w:name w:val="Style Bulleted29"/>
    <w:rsid w:val="00622C68"/>
  </w:style>
  <w:style w:type="character" w:customStyle="1" w:styleId="5116">
    <w:name w:val="(文字) (文字)5116"/>
    <w:semiHidden/>
    <w:qFormat/>
    <w:rsid w:val="00622C68"/>
    <w:rPr>
      <w:rFonts w:ascii="Times New Roman" w:hAnsi="Times New Roman"/>
      <w:lang w:eastAsia="en-US"/>
    </w:rPr>
  </w:style>
  <w:style w:type="numbering" w:customStyle="1" w:styleId="StyleBulletedSymbolsymbolLeft025Hanging021">
    <w:name w:val="Style Bulleted Symbol (symbol) Left:  0.25&quot; Hanging:  0.21"/>
    <w:basedOn w:val="NoList"/>
    <w:rsid w:val="00622C68"/>
  </w:style>
  <w:style w:type="table" w:customStyle="1" w:styleId="ColorfulList-Accent138">
    <w:name w:val="Colorful List - Accent 138"/>
    <w:basedOn w:val="TableNormal"/>
    <w:next w:val="ColorfulList-Accent1"/>
    <w:uiPriority w:val="34"/>
    <w:qFormat/>
    <w:rsid w:val="00622C6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0">
    <w:name w:val="Grid Table 4 - Accent 540"/>
    <w:basedOn w:val="TableNormal"/>
    <w:next w:val="GridTable4-Accent5"/>
    <w:uiPriority w:val="49"/>
    <w:rsid w:val="00622C6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7">
    <w:name w:val="Style Bulleted Symbol (symbol) Left:  0.25&quot; Hanging:  0.25&quot;57"/>
    <w:basedOn w:val="NoList"/>
    <w:rsid w:val="00622C68"/>
  </w:style>
  <w:style w:type="numbering" w:customStyle="1" w:styleId="StyleBulletedSymbolsymbolLeft025Hanging025124">
    <w:name w:val="Style Bulleted Symbol (symbol) Left:  0.25&quot; Hanging:  0.25&quot;124"/>
    <w:basedOn w:val="NoList"/>
    <w:rsid w:val="00622C68"/>
  </w:style>
  <w:style w:type="numbering" w:customStyle="1" w:styleId="StyleBulletedSymbolsymbolLeft025Hanging025221">
    <w:name w:val="Style Bulleted Symbol (symbol) Left:  0.25&quot; Hanging:  0.25&quot;221"/>
    <w:basedOn w:val="NoList"/>
    <w:rsid w:val="00622C68"/>
  </w:style>
  <w:style w:type="table" w:customStyle="1" w:styleId="TableGrid281">
    <w:name w:val="TableGrid28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Grid27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TableNormal"/>
    <w:next w:val="TableElegant"/>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1">
    <w:name w:val="Table Classic 11"/>
    <w:basedOn w:val="TableNormal"/>
    <w:next w:val="TableClassic1"/>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
    <w:name w:val="Table Classic 21"/>
    <w:basedOn w:val="TableNormal"/>
    <w:next w:val="TableClassic2"/>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1">
    <w:name w:val="Table Simple 21"/>
    <w:basedOn w:val="TableNormal"/>
    <w:next w:val="TableSimple2"/>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1">
    <w:name w:val="Table Subtle 21"/>
    <w:basedOn w:val="TableNormal"/>
    <w:next w:val="TableSubtle2"/>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12">
    <w:name w:val="Table Grid 21"/>
    <w:basedOn w:val="TableNormal"/>
    <w:next w:val="TableGrid2"/>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1">
    <w:name w:val="Table Grid 31"/>
    <w:basedOn w:val="TableNormal"/>
    <w:next w:val="TableGrid3"/>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0">
    <w:name w:val="Table Grid 41"/>
    <w:basedOn w:val="TableNormal"/>
    <w:next w:val="TableGrid4"/>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1">
    <w:name w:val="Light Shading - Accent 61"/>
    <w:basedOn w:val="TableNormal"/>
    <w:next w:val="LightShading-Accent6"/>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1">
    <w:name w:val="Medium Shading 2 - Accent 31"/>
    <w:basedOn w:val="TableNormal"/>
    <w:next w:val="MediumShading2-Accent3"/>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5">
    <w:name w:val="Plain Table 315"/>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5">
    <w:name w:val="List Table 1 Light - Accent 115"/>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9">
    <w:name w:val="Grid Table 4 - Accent 5119"/>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8">
    <w:name w:val="Grid Table 6 Colorful - Accent 518"/>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5">
    <w:name w:val="List Table 3 - Accent 515"/>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5">
    <w:name w:val="Plain Table 215"/>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8">
    <w:name w:val="TableGrid118"/>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4">
    <w:name w:val="Plain Table 3114"/>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4">
    <w:name w:val="List Table 1 Light - Accent 1114"/>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0">
    <w:name w:val="Grid Table 4 - Accent 51110"/>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5">
    <w:name w:val="Grid Table 6 Colorful - Accent 5115"/>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4">
    <w:name w:val="List Table 3 - Accent 5114"/>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4">
    <w:name w:val="Plain Table 2114"/>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9">
    <w:name w:val="TableGrid119"/>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
    <w:name w:val="书目2"/>
    <w:basedOn w:val="Normal"/>
    <w:next w:val="Normal"/>
    <w:uiPriority w:val="37"/>
    <w:semiHidden/>
    <w:unhideWhenUsed/>
    <w:qFormat/>
    <w:rsid w:val="00622C68"/>
    <w:pPr>
      <w:overflowPunct w:val="0"/>
      <w:autoSpaceDE w:val="0"/>
      <w:autoSpaceDN w:val="0"/>
      <w:adjustRightInd w:val="0"/>
      <w:spacing w:after="180"/>
      <w:textAlignment w:val="baseline"/>
    </w:pPr>
    <w:rPr>
      <w:rFonts w:ascii="Times New Roman" w:eastAsia="SimSun" w:hAnsi="Times New Roman"/>
      <w:szCs w:val="20"/>
    </w:rPr>
  </w:style>
  <w:style w:type="table" w:customStyle="1" w:styleId="TableGrid250">
    <w:name w:val="Table Grid25"/>
    <w:basedOn w:val="TableNormal"/>
    <w:uiPriority w:val="59"/>
    <w:qFormat/>
    <w:rsid w:val="00622C6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4">
    <w:name w:val="网格表 4 - 着色 114"/>
    <w:basedOn w:val="TableNormal"/>
    <w:uiPriority w:val="49"/>
    <w:qFormat/>
    <w:rsid w:val="00622C6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60">
    <w:name w:val="网格型26"/>
    <w:basedOn w:val="TableNormal"/>
    <w:uiPriority w:val="39"/>
    <w:qFormat/>
    <w:rsid w:val="00622C6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0">
    <w:name w:val="@他31"/>
    <w:uiPriority w:val="99"/>
    <w:unhideWhenUsed/>
    <w:qFormat/>
    <w:rsid w:val="00622C68"/>
    <w:rPr>
      <w:color w:val="2B579A"/>
      <w:shd w:val="clear" w:color="auto" w:fill="E1DFDD"/>
    </w:rPr>
  </w:style>
  <w:style w:type="character" w:customStyle="1" w:styleId="39">
    <w:name w:val="未处理的提及3"/>
    <w:uiPriority w:val="99"/>
    <w:unhideWhenUsed/>
    <w:qFormat/>
    <w:rsid w:val="00622C68"/>
    <w:rPr>
      <w:color w:val="605E5C"/>
      <w:shd w:val="clear" w:color="auto" w:fill="E1DFDD"/>
    </w:rPr>
  </w:style>
  <w:style w:type="character" w:customStyle="1" w:styleId="1f9">
    <w:name w:val="不明显强调1"/>
    <w:uiPriority w:val="19"/>
    <w:qFormat/>
    <w:rsid w:val="00622C68"/>
    <w:rPr>
      <w:i/>
      <w:iCs/>
      <w:color w:val="404040"/>
    </w:rPr>
  </w:style>
  <w:style w:type="paragraph" w:customStyle="1" w:styleId="611">
    <w:name w:val="标题 611"/>
    <w:basedOn w:val="Normal"/>
    <w:qFormat/>
    <w:rsid w:val="00622C68"/>
    <w:pPr>
      <w:tabs>
        <w:tab w:val="left" w:pos="1152"/>
      </w:tabs>
    </w:pPr>
    <w:rPr>
      <w:rFonts w:eastAsia="MS PGothic" w:cs="Times"/>
      <w:szCs w:val="20"/>
      <w:lang w:val="en-US" w:eastAsia="ja-JP"/>
    </w:rPr>
  </w:style>
  <w:style w:type="paragraph" w:customStyle="1" w:styleId="7110">
    <w:name w:val="标题 711"/>
    <w:basedOn w:val="Normal"/>
    <w:qFormat/>
    <w:rsid w:val="00622C68"/>
    <w:pPr>
      <w:tabs>
        <w:tab w:val="left" w:pos="1296"/>
      </w:tabs>
    </w:pPr>
    <w:rPr>
      <w:rFonts w:eastAsia="MS PGothic" w:cs="Times"/>
      <w:szCs w:val="20"/>
      <w:lang w:val="en-US" w:eastAsia="ja-JP"/>
    </w:rPr>
  </w:style>
  <w:style w:type="table" w:customStyle="1" w:styleId="4-51">
    <w:name w:val="网格表 4 - 着色 51"/>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11">
    <w:name w:val="未处理的提及31"/>
    <w:uiPriority w:val="99"/>
    <w:semiHidden/>
    <w:unhideWhenUsed/>
    <w:qFormat/>
    <w:rsid w:val="00622C68"/>
    <w:rPr>
      <w:color w:val="605E5C"/>
      <w:shd w:val="clear" w:color="auto" w:fill="E1DFDD"/>
    </w:rPr>
  </w:style>
  <w:style w:type="paragraph" w:customStyle="1" w:styleId="511a">
    <w:name w:val="标题 511"/>
    <w:basedOn w:val="Normal"/>
    <w:qFormat/>
    <w:rsid w:val="00622C68"/>
    <w:pPr>
      <w:keepNext/>
      <w:tabs>
        <w:tab w:val="left" w:pos="1008"/>
      </w:tabs>
      <w:spacing w:before="240" w:after="60"/>
      <w:ind w:left="1008" w:hanging="1008"/>
    </w:pPr>
    <w:rPr>
      <w:rFonts w:ascii="Arial" w:hAnsi="Arial"/>
      <w:szCs w:val="20"/>
      <w:lang w:val="en-US" w:eastAsia="ja-JP"/>
    </w:rPr>
  </w:style>
  <w:style w:type="paragraph" w:customStyle="1" w:styleId="8110">
    <w:name w:val="标题 811"/>
    <w:basedOn w:val="Normal"/>
    <w:qFormat/>
    <w:rsid w:val="00622C68"/>
    <w:pPr>
      <w:tabs>
        <w:tab w:val="left" w:pos="1440"/>
      </w:tabs>
      <w:spacing w:before="240" w:after="60"/>
    </w:pPr>
    <w:rPr>
      <w:rFonts w:ascii="Times New Roman" w:eastAsia="MS PGothic" w:hAnsi="Times New Roman"/>
      <w:i/>
      <w:iCs/>
      <w:sz w:val="24"/>
      <w:lang w:val="en-US" w:eastAsia="ja-JP"/>
    </w:rPr>
  </w:style>
  <w:style w:type="table" w:customStyle="1" w:styleId="TableGrid35">
    <w:name w:val="TableGrid35"/>
    <w:basedOn w:val="TableNormal"/>
    <w:uiPriority w:val="39"/>
    <w:qFormat/>
    <w:rsid w:val="00622C6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uiPriority w:val="99"/>
    <w:qFormat/>
    <w:rsid w:val="00622C68"/>
    <w:pPr>
      <w:widowControl w:val="0"/>
      <w:spacing w:line="180" w:lineRule="atLeast"/>
    </w:pPr>
    <w:rPr>
      <w:kern w:val="2"/>
      <w:sz w:val="18"/>
      <w:szCs w:val="18"/>
      <w:lang w:val="en-US" w:eastAsia="en-US"/>
    </w:rPr>
  </w:style>
  <w:style w:type="paragraph" w:customStyle="1" w:styleId="Tablecell2">
    <w:name w:val="Tablecell"/>
    <w:basedOn w:val="Normal"/>
    <w:uiPriority w:val="99"/>
    <w:qFormat/>
    <w:rsid w:val="00622C68"/>
    <w:pPr>
      <w:widowControl w:val="0"/>
      <w:autoSpaceDE w:val="0"/>
      <w:autoSpaceDN w:val="0"/>
      <w:adjustRightInd w:val="0"/>
      <w:snapToGrid w:val="0"/>
      <w:spacing w:before="40" w:after="40" w:line="276" w:lineRule="auto"/>
    </w:pPr>
    <w:rPr>
      <w:rFonts w:ascii="Times New Roman" w:eastAsia="SimSun" w:hAnsi="Times New Roman"/>
      <w:szCs w:val="22"/>
      <w:lang w:val="en-US"/>
    </w:rPr>
  </w:style>
  <w:style w:type="paragraph" w:customStyle="1" w:styleId="MotorolaResponse1">
    <w:name w:val="Motorola Response1"/>
    <w:next w:val="Normal"/>
    <w:uiPriority w:val="99"/>
    <w:semiHidden/>
    <w:qFormat/>
    <w:rsid w:val="00622C68"/>
    <w:pPr>
      <w:keepNext/>
      <w:tabs>
        <w:tab w:val="left" w:pos="432"/>
      </w:tabs>
      <w:autoSpaceDE w:val="0"/>
      <w:autoSpaceDN w:val="0"/>
      <w:adjustRightInd w:val="0"/>
      <w:ind w:left="432" w:hanging="432"/>
      <w:jc w:val="both"/>
    </w:pPr>
    <w:rPr>
      <w:rFonts w:eastAsia="Times New Roman"/>
      <w:kern w:val="2"/>
      <w:lang w:eastAsia="zh-CN"/>
    </w:rPr>
  </w:style>
  <w:style w:type="paragraph" w:customStyle="1" w:styleId="BodyText0001">
    <w:name w:val="Body Text 0001"/>
    <w:basedOn w:val="Normal"/>
    <w:uiPriority w:val="99"/>
    <w:qFormat/>
    <w:rsid w:val="00622C68"/>
    <w:pPr>
      <w:numPr>
        <w:numId w:val="80"/>
      </w:numPr>
      <w:tabs>
        <w:tab w:val="clear" w:pos="720"/>
        <w:tab w:val="left" w:pos="1152"/>
      </w:tabs>
      <w:spacing w:line="480" w:lineRule="auto"/>
    </w:pPr>
    <w:rPr>
      <w:rFonts w:ascii="Times New Roman" w:eastAsia="SimSun" w:hAnsi="Times New Roman"/>
      <w:sz w:val="24"/>
      <w:szCs w:val="20"/>
      <w:lang w:val="en-US"/>
    </w:rPr>
  </w:style>
  <w:style w:type="character" w:customStyle="1" w:styleId="emailstyle140">
    <w:name w:val="emailstyle140"/>
    <w:semiHidden/>
    <w:qFormat/>
    <w:rsid w:val="00622C68"/>
    <w:rPr>
      <w:rFonts w:ascii="Nirmala UI" w:hAnsi="Nirmala UI" w:cs="Arial" w:hint="default"/>
      <w:color w:val="auto"/>
      <w:sz w:val="20"/>
      <w:szCs w:val="22"/>
    </w:rPr>
  </w:style>
  <w:style w:type="character" w:customStyle="1" w:styleId="wordother">
    <w:name w:val="word_other"/>
    <w:basedOn w:val="DefaultParagraphFont"/>
    <w:qFormat/>
    <w:rsid w:val="00622C68"/>
  </w:style>
  <w:style w:type="character" w:customStyle="1" w:styleId="lijuyuanxing">
    <w:name w:val="lijuyuanxing"/>
    <w:qFormat/>
    <w:rsid w:val="00622C68"/>
    <w:rPr>
      <w:kern w:val="2"/>
      <w:lang w:val="en-GB" w:eastAsia="zh-CN" w:bidi="ar-SA"/>
    </w:rPr>
  </w:style>
  <w:style w:type="table" w:customStyle="1" w:styleId="113">
    <w:name w:val="无格式表格 11"/>
    <w:basedOn w:val="TableNormal"/>
    <w:uiPriority w:val="41"/>
    <w:qFormat/>
    <w:rsid w:val="00622C6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aptionChar3">
    <w:name w:val="Caption Char3"/>
    <w:uiPriority w:val="99"/>
    <w:qFormat/>
    <w:locked/>
    <w:rsid w:val="00622C68"/>
    <w:rPr>
      <w:rFonts w:ascii="Times New Roman" w:eastAsia="SimSun" w:hAnsi="Times New Roman" w:cs="Times New Roman"/>
      <w:b/>
      <w:bCs/>
      <w:kern w:val="0"/>
      <w:sz w:val="20"/>
      <w:szCs w:val="20"/>
      <w:lang w:val="en-GB"/>
    </w:rPr>
  </w:style>
  <w:style w:type="paragraph" w:customStyle="1" w:styleId="Bibliography2">
    <w:name w:val="Bibliography2"/>
    <w:basedOn w:val="Normal"/>
    <w:next w:val="Normal"/>
    <w:uiPriority w:val="37"/>
    <w:semiHidden/>
    <w:unhideWhenUsed/>
    <w:qFormat/>
    <w:rsid w:val="00622C68"/>
    <w:pPr>
      <w:overflowPunct w:val="0"/>
      <w:autoSpaceDE w:val="0"/>
      <w:autoSpaceDN w:val="0"/>
      <w:adjustRightInd w:val="0"/>
      <w:spacing w:after="180"/>
      <w:textAlignment w:val="baseline"/>
    </w:pPr>
    <w:rPr>
      <w:rFonts w:ascii="Times New Roman" w:eastAsia="SimSun" w:hAnsi="Times New Roman"/>
      <w:szCs w:val="20"/>
    </w:rPr>
  </w:style>
  <w:style w:type="character" w:customStyle="1" w:styleId="45">
    <w:name w:val="未处理的提及4"/>
    <w:uiPriority w:val="99"/>
    <w:unhideWhenUsed/>
    <w:qFormat/>
    <w:rsid w:val="00622C68"/>
    <w:rPr>
      <w:color w:val="605E5C"/>
      <w:shd w:val="clear" w:color="auto" w:fill="E1DFDD"/>
    </w:rPr>
  </w:style>
  <w:style w:type="character" w:customStyle="1" w:styleId="SubtleEmphasis1">
    <w:name w:val="Subtle Emphasis1"/>
    <w:uiPriority w:val="19"/>
    <w:qFormat/>
    <w:rsid w:val="00622C68"/>
    <w:rPr>
      <w:i/>
      <w:iCs/>
      <w:color w:val="404040"/>
    </w:rPr>
  </w:style>
  <w:style w:type="paragraph" w:customStyle="1" w:styleId="52a">
    <w:name w:val="标题 52"/>
    <w:basedOn w:val="Normal"/>
    <w:qFormat/>
    <w:rsid w:val="00622C68"/>
    <w:pPr>
      <w:keepNext/>
      <w:tabs>
        <w:tab w:val="left" w:pos="1008"/>
      </w:tabs>
      <w:spacing w:before="240" w:after="60"/>
      <w:ind w:left="1008" w:hanging="1008"/>
    </w:pPr>
    <w:rPr>
      <w:rFonts w:ascii="Arial" w:eastAsia="Calibri" w:hAnsi="Arial" w:cs="Arial"/>
      <w:kern w:val="2"/>
      <w:sz w:val="22"/>
      <w:szCs w:val="22"/>
      <w:lang w:val="en-US"/>
    </w:rPr>
  </w:style>
  <w:style w:type="paragraph" w:customStyle="1" w:styleId="82">
    <w:name w:val="标题 82"/>
    <w:basedOn w:val="Normal"/>
    <w:uiPriority w:val="99"/>
    <w:qFormat/>
    <w:rsid w:val="00622C68"/>
    <w:pPr>
      <w:tabs>
        <w:tab w:val="left" w:pos="1440"/>
      </w:tabs>
      <w:spacing w:before="240" w:after="60"/>
    </w:pPr>
    <w:rPr>
      <w:rFonts w:ascii="Times New Roman" w:eastAsia="MS PGothic" w:hAnsi="Times New Roman"/>
      <w:i/>
      <w:iCs/>
      <w:sz w:val="24"/>
      <w:lang w:val="en-US" w:eastAsia="ja-JP"/>
    </w:rPr>
  </w:style>
  <w:style w:type="paragraph" w:customStyle="1" w:styleId="92">
    <w:name w:val="标题 92"/>
    <w:basedOn w:val="Normal"/>
    <w:uiPriority w:val="99"/>
    <w:qFormat/>
    <w:rsid w:val="00622C68"/>
    <w:pPr>
      <w:tabs>
        <w:tab w:val="left" w:pos="1584"/>
      </w:tabs>
      <w:spacing w:before="240" w:after="60"/>
      <w:ind w:left="1584" w:hanging="1584"/>
    </w:pPr>
    <w:rPr>
      <w:rFonts w:ascii="Arial" w:eastAsia="MS PGothic" w:hAnsi="Arial" w:cs="Arial"/>
      <w:sz w:val="22"/>
      <w:szCs w:val="22"/>
      <w:lang w:val="en-US" w:eastAsia="ja-JP"/>
    </w:rPr>
  </w:style>
  <w:style w:type="paragraph" w:customStyle="1" w:styleId="630">
    <w:name w:val="标题 63"/>
    <w:basedOn w:val="Normal"/>
    <w:uiPriority w:val="99"/>
    <w:qFormat/>
    <w:rsid w:val="00622C68"/>
    <w:pPr>
      <w:tabs>
        <w:tab w:val="left" w:pos="1152"/>
      </w:tabs>
    </w:pPr>
    <w:rPr>
      <w:rFonts w:eastAsia="MS PGothic" w:cs="Times"/>
      <w:szCs w:val="20"/>
      <w:lang w:val="en-US" w:eastAsia="ja-JP"/>
    </w:rPr>
  </w:style>
  <w:style w:type="paragraph" w:customStyle="1" w:styleId="73">
    <w:name w:val="标题 73"/>
    <w:basedOn w:val="Normal"/>
    <w:uiPriority w:val="99"/>
    <w:qFormat/>
    <w:rsid w:val="00622C68"/>
    <w:pPr>
      <w:tabs>
        <w:tab w:val="left" w:pos="1296"/>
      </w:tabs>
    </w:pPr>
    <w:rPr>
      <w:rFonts w:eastAsia="MS PGothic" w:cs="Times"/>
      <w:szCs w:val="20"/>
      <w:lang w:val="en-US" w:eastAsia="ja-JP"/>
    </w:rPr>
  </w:style>
  <w:style w:type="character" w:customStyle="1" w:styleId="46">
    <w:name w:val="@他4"/>
    <w:uiPriority w:val="99"/>
    <w:unhideWhenUsed/>
    <w:qFormat/>
    <w:rsid w:val="00622C68"/>
    <w:rPr>
      <w:color w:val="2B579A"/>
      <w:shd w:val="clear" w:color="auto" w:fill="E6E6E6"/>
    </w:rPr>
  </w:style>
  <w:style w:type="table" w:customStyle="1" w:styleId="4-52">
    <w:name w:val="网格表 4 - 着色 52"/>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410">
    <w:name w:val="未处理的提及41"/>
    <w:uiPriority w:val="99"/>
    <w:semiHidden/>
    <w:unhideWhenUsed/>
    <w:qFormat/>
    <w:rsid w:val="00622C68"/>
    <w:rPr>
      <w:color w:val="605E5C"/>
      <w:shd w:val="clear" w:color="auto" w:fill="E1DFDD"/>
    </w:rPr>
  </w:style>
  <w:style w:type="table" w:customStyle="1" w:styleId="TableGrid93">
    <w:name w:val="Table Grid93"/>
    <w:basedOn w:val="TableNormal"/>
    <w:uiPriority w:val="39"/>
    <w:qFormat/>
    <w:rsid w:val="00622C6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
    <w:name w:val="正文s"/>
    <w:basedOn w:val="Normal"/>
    <w:qFormat/>
    <w:rsid w:val="00622C68"/>
    <w:pPr>
      <w:jc w:val="both"/>
    </w:pPr>
    <w:rPr>
      <w:rFonts w:ascii="Times New Roman" w:eastAsia="SimSun" w:hAnsi="Times New Roman"/>
      <w:iCs/>
      <w:sz w:val="21"/>
      <w:szCs w:val="21"/>
      <w:lang w:val="en-US" w:eastAsia="zh-CN"/>
    </w:rPr>
  </w:style>
  <w:style w:type="table" w:customStyle="1" w:styleId="TableGrid261">
    <w:name w:val="TableGrid261"/>
    <w:basedOn w:val="TableNormal"/>
    <w:qFormat/>
    <w:rsid w:val="00622C6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Grid29"/>
    <w:basedOn w:val="TableNormal"/>
    <w:uiPriority w:val="39"/>
    <w:qFormat/>
    <w:rsid w:val="00622C6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11">
    <w:name w:val="正文文本 Char1"/>
    <w:qFormat/>
    <w:rsid w:val="00622C68"/>
    <w:rPr>
      <w:rFonts w:eastAsia="Times New Roman"/>
      <w:lang w:eastAsia="en-US"/>
    </w:rPr>
  </w:style>
  <w:style w:type="character" w:customStyle="1" w:styleId="Char12">
    <w:name w:val="批注文字 Char1"/>
    <w:uiPriority w:val="99"/>
    <w:qFormat/>
    <w:rsid w:val="00622C68"/>
    <w:rPr>
      <w:rFonts w:ascii="Times New Roman" w:eastAsia="Times New Roman" w:hAnsi="Times New Roman" w:cs="Times New Roman"/>
      <w:sz w:val="20"/>
      <w:szCs w:val="20"/>
      <w:lang w:val="en-US"/>
    </w:rPr>
  </w:style>
  <w:style w:type="character" w:customStyle="1" w:styleId="Char13">
    <w:name w:val="脚注文本 Char1"/>
    <w:semiHidden/>
    <w:qFormat/>
    <w:rsid w:val="00622C68"/>
    <w:rPr>
      <w:rFonts w:eastAsia="Times New Roman"/>
      <w:sz w:val="18"/>
      <w:szCs w:val="18"/>
      <w:lang w:eastAsia="en-US"/>
    </w:rPr>
  </w:style>
  <w:style w:type="character" w:customStyle="1" w:styleId="Char14">
    <w:name w:val="文档结构图 Char1"/>
    <w:semiHidden/>
    <w:qFormat/>
    <w:rsid w:val="00622C68"/>
    <w:rPr>
      <w:rFonts w:ascii="SimSun"/>
      <w:sz w:val="18"/>
      <w:szCs w:val="18"/>
      <w:lang w:eastAsia="en-US"/>
    </w:rPr>
  </w:style>
  <w:style w:type="table" w:customStyle="1" w:styleId="TableGrid160">
    <w:name w:val="Table Grid16"/>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0">
    <w:name w:val="Table Grid21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1">
    <w:name w:val="标题41"/>
    <w:basedOn w:val="Normal"/>
    <w:next w:val="NormalIndent"/>
    <w:qFormat/>
    <w:rsid w:val="00622C68"/>
    <w:pPr>
      <w:widowControl w:val="0"/>
      <w:ind w:firstLine="420"/>
      <w:jc w:val="both"/>
    </w:pPr>
    <w:rPr>
      <w:rFonts w:ascii="Times New Roman" w:eastAsia="SimSun" w:hAnsi="Times New Roman"/>
      <w:kern w:val="2"/>
      <w:sz w:val="21"/>
      <w:szCs w:val="20"/>
      <w:lang w:val="en-US" w:eastAsia="zh-CN"/>
    </w:rPr>
  </w:style>
  <w:style w:type="paragraph" w:customStyle="1" w:styleId="z-TopofForm1">
    <w:name w:val="z-Top of Form1"/>
    <w:basedOn w:val="Normal"/>
    <w:next w:val="Normal"/>
    <w:hidden/>
    <w:uiPriority w:val="99"/>
    <w:unhideWhenUsed/>
    <w:qFormat/>
    <w:rsid w:val="00622C68"/>
    <w:pPr>
      <w:pBdr>
        <w:bottom w:val="single" w:sz="6" w:space="1" w:color="auto"/>
      </w:pBdr>
      <w:jc w:val="center"/>
    </w:pPr>
    <w:rPr>
      <w:rFonts w:ascii="Arial" w:eastAsia="SimSun" w:hAnsi="Arial"/>
      <w:vanish/>
      <w:sz w:val="16"/>
      <w:szCs w:val="16"/>
      <w:lang w:val="en-US" w:eastAsia="zh-CN"/>
    </w:rPr>
  </w:style>
  <w:style w:type="character" w:customStyle="1" w:styleId="z-">
    <w:name w:val="z-窗体顶端 字符"/>
    <w:link w:val="z-TopofForm2"/>
    <w:uiPriority w:val="99"/>
    <w:qFormat/>
    <w:rsid w:val="00622C68"/>
    <w:rPr>
      <w:rFonts w:ascii="Arial" w:eastAsia="Times New Roman" w:hAnsi="Arial"/>
      <w:vanish/>
      <w:sz w:val="16"/>
      <w:szCs w:val="16"/>
    </w:rPr>
  </w:style>
  <w:style w:type="paragraph" w:customStyle="1" w:styleId="z-TopofForm2">
    <w:name w:val="z-Top of Form2"/>
    <w:basedOn w:val="Normal"/>
    <w:next w:val="Normal"/>
    <w:link w:val="z-"/>
    <w:uiPriority w:val="99"/>
    <w:rsid w:val="00622C68"/>
    <w:pPr>
      <w:pBdr>
        <w:bottom w:val="single" w:sz="6" w:space="1" w:color="auto"/>
      </w:pBdr>
      <w:jc w:val="center"/>
    </w:pPr>
    <w:rPr>
      <w:rFonts w:ascii="Arial" w:eastAsia="Times New Roman" w:hAnsi="Arial"/>
      <w:vanish/>
      <w:sz w:val="16"/>
      <w:szCs w:val="16"/>
      <w:lang w:eastAsia="en-GB"/>
    </w:rPr>
  </w:style>
  <w:style w:type="paragraph" w:customStyle="1" w:styleId="z-BottomofForm1">
    <w:name w:val="z-Bottom of Form1"/>
    <w:basedOn w:val="Normal"/>
    <w:next w:val="Normal"/>
    <w:hidden/>
    <w:uiPriority w:val="99"/>
    <w:unhideWhenUsed/>
    <w:qFormat/>
    <w:rsid w:val="00622C68"/>
    <w:pPr>
      <w:pBdr>
        <w:top w:val="single" w:sz="6" w:space="1" w:color="auto"/>
      </w:pBdr>
      <w:jc w:val="center"/>
    </w:pPr>
    <w:rPr>
      <w:rFonts w:ascii="Arial" w:eastAsia="SimSun" w:hAnsi="Arial"/>
      <w:vanish/>
      <w:sz w:val="16"/>
      <w:szCs w:val="16"/>
      <w:lang w:val="en-US" w:eastAsia="zh-CN"/>
    </w:rPr>
  </w:style>
  <w:style w:type="character" w:customStyle="1" w:styleId="z-0">
    <w:name w:val="z-窗体底端 字符"/>
    <w:link w:val="z-BottomofForm2"/>
    <w:uiPriority w:val="99"/>
    <w:qFormat/>
    <w:rsid w:val="00622C68"/>
    <w:rPr>
      <w:rFonts w:ascii="Arial" w:eastAsia="Times New Roman" w:hAnsi="Arial"/>
      <w:vanish/>
      <w:sz w:val="16"/>
      <w:szCs w:val="16"/>
    </w:rPr>
  </w:style>
  <w:style w:type="paragraph" w:customStyle="1" w:styleId="z-BottomofForm2">
    <w:name w:val="z-Bottom of Form2"/>
    <w:basedOn w:val="Normal"/>
    <w:next w:val="Normal"/>
    <w:link w:val="z-0"/>
    <w:uiPriority w:val="99"/>
    <w:rsid w:val="00622C68"/>
    <w:pPr>
      <w:pBdr>
        <w:top w:val="single" w:sz="6" w:space="1" w:color="auto"/>
      </w:pBdr>
      <w:jc w:val="center"/>
    </w:pPr>
    <w:rPr>
      <w:rFonts w:ascii="Arial" w:eastAsia="Times New Roman" w:hAnsi="Arial"/>
      <w:vanish/>
      <w:sz w:val="16"/>
      <w:szCs w:val="16"/>
      <w:lang w:eastAsia="en-GB"/>
    </w:rPr>
  </w:style>
  <w:style w:type="paragraph" w:customStyle="1" w:styleId="Date1">
    <w:name w:val="Date1"/>
    <w:basedOn w:val="Normal"/>
    <w:next w:val="Normal"/>
    <w:uiPriority w:val="99"/>
    <w:unhideWhenUsed/>
    <w:qFormat/>
    <w:rsid w:val="00622C68"/>
    <w:pPr>
      <w:spacing w:after="200" w:line="276" w:lineRule="auto"/>
      <w:ind w:leftChars="2500" w:left="100"/>
    </w:pPr>
    <w:rPr>
      <w:rFonts w:ascii="Times New Roman" w:eastAsia="SimSun" w:hAnsi="Times New Roman"/>
      <w:szCs w:val="20"/>
      <w:lang w:val="en-US" w:eastAsia="zh-CN"/>
    </w:rPr>
  </w:style>
  <w:style w:type="paragraph" w:customStyle="1" w:styleId="BodyTextIndent1">
    <w:name w:val="Body Text Indent1"/>
    <w:basedOn w:val="Normal"/>
    <w:next w:val="BodyTextIndent"/>
    <w:uiPriority w:val="99"/>
    <w:unhideWhenUsed/>
    <w:qFormat/>
    <w:rsid w:val="00622C68"/>
    <w:pPr>
      <w:spacing w:after="120" w:line="276" w:lineRule="auto"/>
      <w:ind w:left="360"/>
    </w:pPr>
  </w:style>
  <w:style w:type="paragraph" w:customStyle="1" w:styleId="ListNumber31">
    <w:name w:val="List Number 31"/>
    <w:basedOn w:val="Normal"/>
    <w:next w:val="ListNumber3"/>
    <w:qFormat/>
    <w:rsid w:val="00622C68"/>
    <w:pPr>
      <w:tabs>
        <w:tab w:val="left" w:pos="992"/>
      </w:tabs>
      <w:overflowPunct w:val="0"/>
      <w:autoSpaceDE w:val="0"/>
      <w:autoSpaceDN w:val="0"/>
      <w:adjustRightInd w:val="0"/>
      <w:spacing w:after="180"/>
      <w:ind w:left="992" w:hanging="425"/>
      <w:textAlignment w:val="baseline"/>
    </w:pPr>
    <w:rPr>
      <w:rFonts w:ascii="Times New Roman" w:eastAsia="SimSun" w:hAnsi="Times New Roman"/>
      <w:szCs w:val="20"/>
    </w:rPr>
  </w:style>
  <w:style w:type="table" w:customStyle="1" w:styleId="1110">
    <w:name w:val="网格型111"/>
    <w:basedOn w:val="TableNormal"/>
    <w:qFormat/>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uiPriority w:val="11"/>
    <w:qFormat/>
    <w:rsid w:val="00622C68"/>
    <w:pPr>
      <w:snapToGrid w:val="0"/>
    </w:pPr>
    <w:rPr>
      <w:rFonts w:ascii="Calibri Light" w:eastAsia="SimSun" w:hAnsi="Calibri Light"/>
      <w:b/>
      <w:i/>
      <w:iCs/>
      <w:color w:val="4472C4"/>
      <w:spacing w:val="15"/>
      <w:lang w:val="en-US" w:eastAsia="zh-CN"/>
    </w:rPr>
  </w:style>
  <w:style w:type="table" w:customStyle="1" w:styleId="PlainTable111">
    <w:name w:val="Plain Table 111"/>
    <w:basedOn w:val="TableNormal"/>
    <w:uiPriority w:val="41"/>
    <w:qFormat/>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BodyTextIndent20">
    <w:name w:val="Body Text Indent2"/>
    <w:basedOn w:val="Normal"/>
    <w:next w:val="BodyTextIndent"/>
    <w:link w:val="BodyTextIndentChar1"/>
    <w:uiPriority w:val="99"/>
    <w:rsid w:val="00622C68"/>
    <w:pPr>
      <w:spacing w:after="120"/>
      <w:ind w:left="283"/>
    </w:pPr>
    <w:rPr>
      <w:rFonts w:ascii="CG Times (WN)" w:eastAsia="SimSun" w:hAnsi="CG Times (WN)"/>
      <w:szCs w:val="20"/>
    </w:rPr>
  </w:style>
  <w:style w:type="character" w:customStyle="1" w:styleId="BodyTextIndentChar1">
    <w:name w:val="Body Text Indent Char1"/>
    <w:link w:val="BodyTextIndent20"/>
    <w:uiPriority w:val="99"/>
    <w:rsid w:val="00622C68"/>
    <w:rPr>
      <w:rFonts w:ascii="CG Times (WN)" w:eastAsia="SimSun" w:hAnsi="CG Times (WN)"/>
      <w:lang w:eastAsia="en-US"/>
    </w:rPr>
  </w:style>
  <w:style w:type="character" w:customStyle="1" w:styleId="BodyTextIndentChar2">
    <w:name w:val="Body Text Indent Char2"/>
    <w:semiHidden/>
    <w:rsid w:val="00622C68"/>
    <w:rPr>
      <w:rFonts w:ascii="Times New Roman" w:eastAsia="SimSun" w:hAnsi="Times New Roman"/>
      <w:lang w:val="en-GB" w:eastAsia="en-US"/>
    </w:rPr>
  </w:style>
  <w:style w:type="table" w:customStyle="1" w:styleId="114">
    <w:name w:val="浅色列表11"/>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ableofFigures1">
    <w:name w:val="Table of Figures1"/>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1">
    <w:name w:val="Index Heading1"/>
    <w:basedOn w:val="Normal"/>
    <w:next w:val="Normal"/>
    <w:rsid w:val="00622C68"/>
    <w:pPr>
      <w:pBdr>
        <w:top w:val="single" w:sz="12" w:space="0" w:color="auto"/>
      </w:pBdr>
      <w:spacing w:before="360" w:after="240"/>
    </w:pPr>
    <w:rPr>
      <w:rFonts w:ascii="Times New Roman" w:eastAsia="SimSun" w:hAnsi="Times New Roman"/>
      <w:b/>
      <w:i/>
      <w:sz w:val="26"/>
      <w:szCs w:val="20"/>
    </w:rPr>
  </w:style>
  <w:style w:type="paragraph" w:customStyle="1" w:styleId="BodyTextIndent31">
    <w:name w:val="Body Text Indent 31"/>
    <w:basedOn w:val="Normal"/>
    <w:next w:val="BodyTextIndent3"/>
    <w:rsid w:val="00622C68"/>
    <w:pPr>
      <w:overflowPunct w:val="0"/>
      <w:autoSpaceDE w:val="0"/>
      <w:autoSpaceDN w:val="0"/>
      <w:adjustRightInd w:val="0"/>
      <w:ind w:left="1080"/>
      <w:textAlignment w:val="baseline"/>
    </w:pPr>
    <w:rPr>
      <w:sz w:val="16"/>
      <w:szCs w:val="16"/>
    </w:rPr>
  </w:style>
  <w:style w:type="table" w:customStyle="1" w:styleId="TableGridLight111">
    <w:name w:val="Table Grid Light111"/>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PatApplChar">
    <w:name w:val="Pat Appl Char"/>
    <w:link w:val="PatAppl"/>
    <w:locked/>
    <w:rsid w:val="00622C68"/>
    <w:rPr>
      <w:rFonts w:eastAsia="t"/>
      <w:szCs w:val="22"/>
      <w:lang w:val="en-US" w:eastAsia="zh-CN"/>
    </w:rPr>
  </w:style>
  <w:style w:type="paragraph" w:customStyle="1" w:styleId="3a">
    <w:name w:val="列出段落3"/>
    <w:basedOn w:val="Normal"/>
    <w:uiPriority w:val="34"/>
    <w:unhideWhenUsed/>
    <w:qFormat/>
    <w:rsid w:val="00622C68"/>
    <w:pPr>
      <w:widowControl w:val="0"/>
      <w:spacing w:after="200" w:line="276" w:lineRule="auto"/>
      <w:ind w:leftChars="400" w:left="840"/>
    </w:pPr>
    <w:rPr>
      <w:rFonts w:ascii="Times New Roman" w:eastAsia="SimSun" w:hAnsi="Times New Roman"/>
      <w:kern w:val="2"/>
      <w:lang w:val="en-US" w:eastAsia="zh-CN"/>
    </w:rPr>
  </w:style>
  <w:style w:type="paragraph" w:customStyle="1" w:styleId="115">
    <w:name w:val="列出段落11"/>
    <w:basedOn w:val="Normal"/>
    <w:uiPriority w:val="34"/>
    <w:unhideWhenUsed/>
    <w:qFormat/>
    <w:rsid w:val="00622C68"/>
    <w:pPr>
      <w:widowControl w:val="0"/>
      <w:spacing w:after="200" w:line="276" w:lineRule="auto"/>
      <w:ind w:firstLineChars="200" w:firstLine="420"/>
      <w:jc w:val="both"/>
    </w:pPr>
    <w:rPr>
      <w:rFonts w:ascii="Times New Roman" w:eastAsia="SimSun" w:hAnsi="Times New Roman"/>
      <w:kern w:val="2"/>
      <w:sz w:val="21"/>
      <w:lang w:val="en-US" w:eastAsia="zh-CN"/>
    </w:rPr>
  </w:style>
  <w:style w:type="table" w:customStyle="1" w:styleId="ColorfulList-Accent1110">
    <w:name w:val="Colorful List - Accent 1110"/>
    <w:basedOn w:val="TableNormal"/>
    <w:uiPriority w:val="34"/>
    <w:rsid w:val="00622C6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1">
    <w:name w:val="Grid Table 4 - Accent 512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10">
    <w:name w:val="Table Grid11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622C68"/>
    <w:rPr>
      <w:rFonts w:cs="Times New Roman"/>
    </w:rPr>
  </w:style>
  <w:style w:type="character" w:customStyle="1" w:styleId="TitleChar4">
    <w:name w:val="Title Char4"/>
    <w:uiPriority w:val="10"/>
    <w:locked/>
    <w:rsid w:val="00622C68"/>
    <w:rPr>
      <w:rFonts w:ascii="Calibri Light" w:eastAsia="Times New Roman" w:hAnsi="Calibri Light" w:cs="Times New Roman"/>
      <w:spacing w:val="-10"/>
      <w:kern w:val="28"/>
      <w:sz w:val="56"/>
      <w:szCs w:val="56"/>
    </w:rPr>
  </w:style>
  <w:style w:type="paragraph" w:customStyle="1" w:styleId="onecomwebmail-onecomwebmail-msonormal">
    <w:name w:val="onecomwebmail-onecomwebmail-msonormal"/>
    <w:basedOn w:val="Normal"/>
    <w:rsid w:val="00622C68"/>
    <w:pPr>
      <w:spacing w:before="100" w:beforeAutospacing="1" w:after="100" w:afterAutospacing="1"/>
    </w:pPr>
    <w:rPr>
      <w:rFonts w:ascii="Times New Roman" w:eastAsia="SimSun" w:hAnsi="Times New Roman"/>
      <w:sz w:val="24"/>
      <w:lang w:val="en-US"/>
    </w:rPr>
  </w:style>
  <w:style w:type="character" w:customStyle="1" w:styleId="z-TopofFormChar1">
    <w:name w:val="z-Top of Form Char1"/>
    <w:rsid w:val="00622C68"/>
    <w:rPr>
      <w:rFonts w:ascii="Arial" w:hAnsi="Arial" w:cs="Arial"/>
      <w:vanish/>
      <w:sz w:val="16"/>
      <w:szCs w:val="16"/>
      <w:lang w:val="en-GB" w:eastAsia="en-US"/>
    </w:rPr>
  </w:style>
  <w:style w:type="character" w:customStyle="1" w:styleId="z-Char1">
    <w:name w:val="z-窗体顶端 Char1"/>
    <w:semiHidden/>
    <w:rsid w:val="00622C68"/>
    <w:rPr>
      <w:rFonts w:ascii="Arial" w:eastAsia="Times New Roman" w:hAnsi="Arial" w:cs="Arial"/>
      <w:vanish/>
      <w:sz w:val="16"/>
      <w:szCs w:val="16"/>
      <w:lang w:eastAsia="en-US"/>
    </w:rPr>
  </w:style>
  <w:style w:type="character" w:customStyle="1" w:styleId="z-BottomofFormChar1">
    <w:name w:val="z-Bottom of Form Char1"/>
    <w:rsid w:val="00622C68"/>
    <w:rPr>
      <w:rFonts w:ascii="Arial" w:hAnsi="Arial" w:cs="Arial"/>
      <w:vanish/>
      <w:sz w:val="16"/>
      <w:szCs w:val="16"/>
      <w:lang w:val="en-GB" w:eastAsia="en-US"/>
    </w:rPr>
  </w:style>
  <w:style w:type="character" w:customStyle="1" w:styleId="z-Char10">
    <w:name w:val="z-窗体底端 Char1"/>
    <w:semiHidden/>
    <w:rsid w:val="00622C68"/>
    <w:rPr>
      <w:rFonts w:ascii="Arial" w:eastAsia="Times New Roman" w:hAnsi="Arial" w:cs="Arial"/>
      <w:vanish/>
      <w:sz w:val="16"/>
      <w:szCs w:val="16"/>
      <w:lang w:eastAsia="en-US"/>
    </w:rPr>
  </w:style>
  <w:style w:type="character" w:customStyle="1" w:styleId="Char15">
    <w:name w:val="日期 Char1"/>
    <w:semiHidden/>
    <w:rsid w:val="00622C68"/>
    <w:rPr>
      <w:rFonts w:eastAsia="Times New Roman"/>
      <w:lang w:eastAsia="en-US"/>
    </w:rPr>
  </w:style>
  <w:style w:type="character" w:customStyle="1" w:styleId="DateChar1">
    <w:name w:val="Date Char1"/>
    <w:rsid w:val="00622C68"/>
    <w:rPr>
      <w:lang w:eastAsia="en-US"/>
    </w:rPr>
  </w:style>
  <w:style w:type="character" w:customStyle="1" w:styleId="Char16">
    <w:name w:val="副标题 Char1"/>
    <w:rsid w:val="00622C68"/>
    <w:rPr>
      <w:rFonts w:ascii="Cambria" w:hAnsi="Cambria" w:cs="Times New Roman"/>
      <w:b/>
      <w:bCs/>
      <w:kern w:val="28"/>
      <w:sz w:val="32"/>
      <w:szCs w:val="32"/>
      <w:lang w:eastAsia="en-US"/>
    </w:rPr>
  </w:style>
  <w:style w:type="character" w:customStyle="1" w:styleId="SubtitleChar1">
    <w:name w:val="Subtitle Char1"/>
    <w:rsid w:val="00622C68"/>
    <w:rPr>
      <w:rFonts w:ascii="Calibri" w:eastAsia="SimSun" w:hAnsi="Calibri" w:cs="Times New Roman"/>
      <w:color w:val="5A5A5A"/>
      <w:spacing w:val="15"/>
      <w:sz w:val="22"/>
      <w:szCs w:val="22"/>
      <w:lang w:eastAsia="en-US"/>
    </w:rPr>
  </w:style>
  <w:style w:type="paragraph" w:customStyle="1" w:styleId="BodyTextIndent32">
    <w:name w:val="Body Text Indent 32"/>
    <w:basedOn w:val="Normal"/>
    <w:next w:val="BodyTextIndent3"/>
    <w:link w:val="BodyTextIndent3Char1"/>
    <w:rsid w:val="00622C68"/>
    <w:pPr>
      <w:spacing w:after="120"/>
      <w:ind w:left="283"/>
    </w:pPr>
    <w:rPr>
      <w:rFonts w:ascii="CG Times (WN)" w:eastAsia="SimSun" w:hAnsi="CG Times (WN)"/>
      <w:sz w:val="16"/>
      <w:szCs w:val="16"/>
    </w:rPr>
  </w:style>
  <w:style w:type="character" w:customStyle="1" w:styleId="BodyTextIndent3Char1">
    <w:name w:val="Body Text Indent 3 Char1"/>
    <w:link w:val="BodyTextIndent32"/>
    <w:rsid w:val="00622C68"/>
    <w:rPr>
      <w:rFonts w:ascii="CG Times (WN)" w:eastAsia="SimSun" w:hAnsi="CG Times (WN)"/>
      <w:sz w:val="16"/>
      <w:szCs w:val="16"/>
      <w:lang w:eastAsia="en-US"/>
    </w:rPr>
  </w:style>
  <w:style w:type="table" w:customStyle="1" w:styleId="TableGrid312">
    <w:name w:val="Table Grid3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2">
    <w:name w:val="Table Grid Light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2">
    <w:name w:val="Plain Table 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Theme1">
    <w:name w:val="Table Theme1"/>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 311"/>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paragraph" w:customStyle="1" w:styleId="TableofFigures2">
    <w:name w:val="Table of Figures2"/>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2">
    <w:name w:val="Index Heading2"/>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1">
    <w:name w:val="Dark List - Accent 61"/>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PlainTable1111">
    <w:name w:val="Plain Table 1111"/>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111">
    <w:name w:val="Colorful List - Accent 111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1">
    <w:name w:val="Grid Table 4 - Accent 513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1">
    <w:name w:val="Table Grid12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网格型12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3">
    <w:name w:val="Table Grid Light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3">
    <w:name w:val="Plain Table 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2">
    <w:name w:val="Table Classic 2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2">
    <w:name w:val="Table Classic 1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2">
    <w:name w:val="Table Subtle 22"/>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2">
    <w:name w:val="Table Theme2"/>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2">
    <w:name w:val="Table Simple 22"/>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22">
    <w:name w:val="浅色列表12"/>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2">
    <w:name w:val="Light Shading - Accent 62"/>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2">
    <w:name w:val="Medium Shading 2 - Accent 32"/>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2">
    <w:name w:val="Table Grid 42"/>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20">
    <w:name w:val="Table Grid 32"/>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21">
    <w:name w:val="Table Grid 22"/>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2">
    <w:name w:val="Table Elegant2"/>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3">
    <w:name w:val="Table of Figures3"/>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3">
    <w:name w:val="Index Heading3"/>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2">
    <w:name w:val="Dark List - Accent 62"/>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2">
    <w:name w:val="Table Grid Light1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2">
    <w:name w:val="Plain Table 1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210">
    <w:name w:val="Colorful List - Accent 1210"/>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0">
    <w:name w:val="Grid Table 4 - Accent 52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1">
    <w:name w:val="Table Grid13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网格型13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4">
    <w:name w:val="Table Grid Light14"/>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4">
    <w:name w:val="Plain Table 114"/>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3">
    <w:name w:val="Table Classic 2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3">
    <w:name w:val="Table Classic 1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3">
    <w:name w:val="Table Subtle 23"/>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3">
    <w:name w:val="Table Theme3"/>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3">
    <w:name w:val="Table Simple 23"/>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32">
    <w:name w:val="浅色列表13"/>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3">
    <w:name w:val="Light Shading - Accent 63"/>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3">
    <w:name w:val="Medium Shading 2 - Accent 33"/>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30">
    <w:name w:val="Table Grid 43"/>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30">
    <w:name w:val="Table Grid 33"/>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31">
    <w:name w:val="Table Grid 23"/>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3">
    <w:name w:val="Table Elegant3"/>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4">
    <w:name w:val="Table of Figures4"/>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4">
    <w:name w:val="Index Heading4"/>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3">
    <w:name w:val="Dark List - Accent 63"/>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3">
    <w:name w:val="Table Grid Light1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3">
    <w:name w:val="Plain Table 1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39">
    <w:name w:val="Colorful List - Accent 139"/>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0">
    <w:name w:val="Grid Table 4 - Accent 53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1">
    <w:name w:val="Table Grid14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1">
    <w:name w:val="Colorful List - Accent 14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istribution">
    <w:name w:val="Distribution"/>
    <w:basedOn w:val="Heading4"/>
    <w:next w:val="Text"/>
    <w:rsid w:val="00622C68"/>
    <w:pPr>
      <w:keepNext w:val="0"/>
      <w:numPr>
        <w:ilvl w:val="0"/>
        <w:numId w:val="0"/>
      </w:numPr>
      <w:spacing w:before="360" w:after="0"/>
      <w:outlineLvl w:val="9"/>
    </w:pPr>
    <w:rPr>
      <w:rFonts w:eastAsia="SimSun" w:cs="Times New Roman"/>
      <w:bCs w:val="0"/>
      <w:i w:val="0"/>
      <w:szCs w:val="20"/>
      <w:lang w:val="en-US"/>
    </w:rPr>
  </w:style>
  <w:style w:type="paragraph" w:customStyle="1" w:styleId="ProgramStyle">
    <w:name w:val="ProgramStyle"/>
    <w:next w:val="BodyText"/>
    <w:rsid w:val="00622C68"/>
    <w:rPr>
      <w:rFonts w:ascii="Courier New" w:eastAsia="SimSun" w:hAnsi="Courier New"/>
      <w:sz w:val="16"/>
      <w:lang w:val="en-US" w:eastAsia="en-US"/>
    </w:rPr>
  </w:style>
  <w:style w:type="paragraph" w:customStyle="1" w:styleId="TableStyle">
    <w:name w:val="TableStyle"/>
    <w:rsid w:val="00622C68"/>
    <w:pPr>
      <w:ind w:left="85"/>
    </w:pPr>
    <w:rPr>
      <w:rFonts w:ascii="Arial" w:eastAsia="SimSun" w:hAnsi="Arial"/>
      <w:sz w:val="22"/>
      <w:lang w:val="en-US" w:eastAsia="en-US"/>
    </w:rPr>
  </w:style>
  <w:style w:type="paragraph" w:customStyle="1" w:styleId="Listabcdoublelinewide">
    <w:name w:val="List abc double line (wide)"/>
    <w:rsid w:val="00622C68"/>
    <w:pPr>
      <w:numPr>
        <w:numId w:val="81"/>
      </w:numPr>
      <w:tabs>
        <w:tab w:val="left" w:pos="720"/>
      </w:tabs>
      <w:spacing w:before="240"/>
      <w:ind w:left="720"/>
    </w:pPr>
    <w:rPr>
      <w:rFonts w:ascii="Arial" w:eastAsia="SimSun" w:hAnsi="Arial"/>
      <w:lang w:val="en-US" w:eastAsia="en-US" w:bidi="ar-DZ"/>
    </w:rPr>
  </w:style>
  <w:style w:type="paragraph" w:customStyle="1" w:styleId="NoSpellcheck">
    <w:name w:val="NoSpellcheck"/>
    <w:rsid w:val="00622C68"/>
    <w:rPr>
      <w:rFonts w:ascii="Arial" w:eastAsia="SimSun" w:hAnsi="Arial"/>
      <w:sz w:val="12"/>
      <w:lang w:val="en-US" w:eastAsia="en-US"/>
    </w:rPr>
  </w:style>
  <w:style w:type="paragraph" w:customStyle="1" w:styleId="Contents">
    <w:name w:val="Contents"/>
    <w:next w:val="Text"/>
    <w:rsid w:val="00622C68"/>
    <w:pPr>
      <w:spacing w:before="360" w:after="120"/>
    </w:pPr>
    <w:rPr>
      <w:rFonts w:ascii="Arial" w:eastAsia="SimSun" w:hAnsi="Arial"/>
      <w:b/>
      <w:lang w:val="en-US" w:eastAsia="en-US"/>
    </w:rPr>
  </w:style>
  <w:style w:type="paragraph" w:customStyle="1" w:styleId="Listabcsinglelinewide">
    <w:name w:val="List abc single line (wide)"/>
    <w:qFormat/>
    <w:rsid w:val="00622C68"/>
    <w:pPr>
      <w:numPr>
        <w:numId w:val="82"/>
      </w:numPr>
      <w:tabs>
        <w:tab w:val="left" w:pos="720"/>
      </w:tabs>
      <w:ind w:left="720"/>
    </w:pPr>
    <w:rPr>
      <w:rFonts w:ascii="Arial" w:eastAsia="SimSun" w:hAnsi="Arial"/>
      <w:lang w:val="en-US" w:eastAsia="en-US" w:bidi="ar-DZ"/>
    </w:rPr>
  </w:style>
  <w:style w:type="paragraph" w:customStyle="1" w:styleId="Keyword0">
    <w:name w:val="Keyword"/>
    <w:basedOn w:val="BodyText"/>
    <w:next w:val="BodyText"/>
    <w:rsid w:val="00622C68"/>
    <w:pPr>
      <w:keepLines/>
      <w:tabs>
        <w:tab w:val="left" w:pos="1247"/>
        <w:tab w:val="left" w:pos="2552"/>
        <w:tab w:val="left" w:pos="3856"/>
        <w:tab w:val="left" w:pos="5216"/>
        <w:tab w:val="left" w:pos="6464"/>
        <w:tab w:val="left" w:pos="7768"/>
        <w:tab w:val="left" w:pos="9072"/>
        <w:tab w:val="left" w:pos="9639"/>
      </w:tabs>
      <w:spacing w:before="240" w:after="0"/>
      <w:jc w:val="left"/>
    </w:pPr>
    <w:rPr>
      <w:rFonts w:ascii="Arial" w:eastAsia="Times New Roman" w:hAnsi="Arial"/>
      <w:sz w:val="22"/>
      <w:szCs w:val="20"/>
      <w:u w:val="single"/>
      <w:lang w:val="en-US"/>
    </w:rPr>
  </w:style>
  <w:style w:type="paragraph" w:customStyle="1" w:styleId="Listnumberdoublelinewide">
    <w:name w:val="List number double line (wide)"/>
    <w:rsid w:val="00622C68"/>
    <w:pPr>
      <w:numPr>
        <w:numId w:val="83"/>
      </w:numPr>
      <w:tabs>
        <w:tab w:val="clear" w:pos="533"/>
      </w:tabs>
      <w:spacing w:before="240"/>
      <w:ind w:left="720" w:hanging="360"/>
    </w:pPr>
    <w:rPr>
      <w:rFonts w:ascii="Arial" w:eastAsia="SimSun" w:hAnsi="Arial"/>
      <w:lang w:val="en-US" w:eastAsia="en-US"/>
    </w:rPr>
  </w:style>
  <w:style w:type="paragraph" w:customStyle="1" w:styleId="Listnumbersinglelinewide">
    <w:name w:val="List number single line (wide)"/>
    <w:rsid w:val="00622C68"/>
    <w:pPr>
      <w:numPr>
        <w:numId w:val="84"/>
      </w:numPr>
      <w:tabs>
        <w:tab w:val="clear" w:pos="533"/>
      </w:tabs>
      <w:ind w:left="720" w:hanging="360"/>
    </w:pPr>
    <w:rPr>
      <w:rFonts w:ascii="Arial" w:eastAsia="SimSun" w:hAnsi="Arial"/>
      <w:lang w:val="en-US" w:eastAsia="en-US"/>
    </w:rPr>
  </w:style>
  <w:style w:type="paragraph" w:customStyle="1" w:styleId="ListBulletwide">
    <w:name w:val="List Bullet (wide)"/>
    <w:rsid w:val="00622C68"/>
    <w:pPr>
      <w:numPr>
        <w:numId w:val="85"/>
      </w:numPr>
      <w:tabs>
        <w:tab w:val="clear" w:pos="533"/>
        <w:tab w:val="left" w:pos="720"/>
      </w:tabs>
      <w:ind w:left="720" w:hanging="360"/>
    </w:pPr>
    <w:rPr>
      <w:rFonts w:ascii="Arial" w:eastAsia="SimSun" w:hAnsi="Arial"/>
      <w:lang w:val="en-US" w:eastAsia="en-US"/>
    </w:rPr>
  </w:style>
  <w:style w:type="paragraph" w:customStyle="1" w:styleId="ListBullet2wide">
    <w:name w:val="List Bullet 2 (wide)"/>
    <w:rsid w:val="00622C68"/>
    <w:pPr>
      <w:numPr>
        <w:numId w:val="86"/>
      </w:numPr>
      <w:tabs>
        <w:tab w:val="clear" w:pos="533"/>
        <w:tab w:val="left" w:pos="720"/>
      </w:tabs>
      <w:spacing w:before="240"/>
      <w:ind w:left="720" w:hanging="360"/>
    </w:pPr>
    <w:rPr>
      <w:rFonts w:ascii="Arial" w:eastAsia="SimSun" w:hAnsi="Arial"/>
      <w:lang w:val="en-US" w:eastAsia="en-US"/>
    </w:rPr>
  </w:style>
  <w:style w:type="paragraph" w:customStyle="1" w:styleId="CaptionWide">
    <w:name w:val="Caption (Wide)"/>
    <w:next w:val="BodyText"/>
    <w:rsid w:val="00622C68"/>
    <w:pPr>
      <w:tabs>
        <w:tab w:val="left" w:pos="1134"/>
      </w:tabs>
      <w:spacing w:before="120" w:after="60"/>
      <w:ind w:left="964" w:hanging="964"/>
    </w:pPr>
    <w:rPr>
      <w:rFonts w:ascii="Arial" w:eastAsia="SimSun" w:hAnsi="Arial"/>
      <w:lang w:val="en-US" w:eastAsia="en-US"/>
    </w:rPr>
  </w:style>
  <w:style w:type="paragraph" w:customStyle="1" w:styleId="Footercompany">
    <w:name w:val="Footercompany"/>
    <w:rsid w:val="00622C68"/>
    <w:rPr>
      <w:rFonts w:ascii="Arial" w:eastAsia="SimSun" w:hAnsi="Arial" w:cs="Helvetica"/>
      <w:b/>
      <w:bCs/>
      <w:sz w:val="16"/>
      <w:lang w:val="en-US" w:eastAsia="en-US"/>
    </w:rPr>
  </w:style>
  <w:style w:type="character" w:customStyle="1" w:styleId="ThorbjrnTrnstrm">
    <w:name w:val="Thorbjörn Tärnström"/>
    <w:semiHidden/>
    <w:rsid w:val="00622C68"/>
    <w:rPr>
      <w:rFonts w:ascii="Arial" w:hAnsi="Arial" w:cs="Arial"/>
      <w:color w:val="auto"/>
      <w:sz w:val="20"/>
      <w:szCs w:val="20"/>
    </w:rPr>
  </w:style>
  <w:style w:type="paragraph" w:customStyle="1" w:styleId="IvDInstructiontext">
    <w:name w:val="IvD Instructiontext"/>
    <w:basedOn w:val="BodyText"/>
    <w:link w:val="IvDInstructiontextChar"/>
    <w:uiPriority w:val="99"/>
    <w:qFormat/>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i/>
      <w:color w:val="7F7F7F"/>
      <w:spacing w:val="2"/>
      <w:sz w:val="18"/>
      <w:szCs w:val="18"/>
      <w:lang w:val="en-US"/>
    </w:rPr>
  </w:style>
  <w:style w:type="character" w:customStyle="1" w:styleId="IvDInstructiontextChar">
    <w:name w:val="IvD Instructiontext Char"/>
    <w:link w:val="IvDInstructiontext"/>
    <w:uiPriority w:val="99"/>
    <w:rsid w:val="00622C68"/>
    <w:rPr>
      <w:rFonts w:ascii="Arial" w:eastAsia="Times New Roman" w:hAnsi="Arial"/>
      <w:i/>
      <w:color w:val="7F7F7F"/>
      <w:spacing w:val="2"/>
      <w:sz w:val="18"/>
      <w:szCs w:val="18"/>
      <w:lang w:val="en-US" w:eastAsia="en-US"/>
    </w:rPr>
  </w:style>
  <w:style w:type="paragraph" w:customStyle="1" w:styleId="IvDtabletext">
    <w:name w:val="IvD tabletext"/>
    <w:basedOn w:val="BodyText"/>
    <w:link w:val="IvDtabletextChar"/>
    <w:qFormat/>
    <w:rsid w:val="00622C68"/>
    <w:pPr>
      <w:keepLines/>
      <w:tabs>
        <w:tab w:val="left" w:pos="2552"/>
        <w:tab w:val="left" w:pos="3856"/>
        <w:tab w:val="left" w:pos="5216"/>
        <w:tab w:val="left" w:pos="6464"/>
        <w:tab w:val="left" w:pos="7768"/>
        <w:tab w:val="left" w:pos="9072"/>
        <w:tab w:val="left" w:pos="9639"/>
      </w:tabs>
      <w:spacing w:before="100" w:after="100"/>
      <w:jc w:val="left"/>
    </w:pPr>
    <w:rPr>
      <w:rFonts w:ascii="Arial" w:eastAsia="Times New Roman" w:hAnsi="Arial"/>
      <w:spacing w:val="2"/>
      <w:szCs w:val="20"/>
      <w:lang w:val="en-US"/>
    </w:rPr>
  </w:style>
  <w:style w:type="character" w:customStyle="1" w:styleId="IvDtabletextChar">
    <w:name w:val="IvD tabletext Char"/>
    <w:link w:val="IvDtabletext"/>
    <w:rsid w:val="00622C68"/>
    <w:rPr>
      <w:rFonts w:ascii="Arial" w:eastAsia="Times New Roman" w:hAnsi="Arial"/>
      <w:spacing w:val="2"/>
      <w:lang w:val="en-US" w:eastAsia="en-US"/>
    </w:rPr>
  </w:style>
  <w:style w:type="paragraph" w:customStyle="1" w:styleId="Instructiontext">
    <w:name w:val="Instruction text"/>
    <w:basedOn w:val="BodyText"/>
    <w:link w:val="InstructiontextChar"/>
    <w:uiPriority w:val="99"/>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i/>
      <w:color w:val="7F7F7F"/>
      <w:spacing w:val="2"/>
      <w:sz w:val="18"/>
      <w:szCs w:val="18"/>
      <w:lang w:val="en-US"/>
    </w:rPr>
  </w:style>
  <w:style w:type="character" w:customStyle="1" w:styleId="InstructiontextChar">
    <w:name w:val="Instruction text Char"/>
    <w:link w:val="Instructiontext"/>
    <w:uiPriority w:val="99"/>
    <w:rsid w:val="00622C68"/>
    <w:rPr>
      <w:rFonts w:ascii="Arial" w:eastAsia="Times New Roman" w:hAnsi="Arial"/>
      <w:i/>
      <w:color w:val="7F7F7F"/>
      <w:spacing w:val="2"/>
      <w:sz w:val="18"/>
      <w:szCs w:val="18"/>
      <w:lang w:val="en-US" w:eastAsia="en-US"/>
    </w:rPr>
  </w:style>
  <w:style w:type="character" w:customStyle="1" w:styleId="IvDTitle">
    <w:name w:val="IvD Title"/>
    <w:uiPriority w:val="1"/>
    <w:qFormat/>
    <w:rsid w:val="00622C68"/>
    <w:rPr>
      <w:rFonts w:ascii="Arial" w:eastAsia="Times New Roman" w:hAnsi="Arial" w:cs="Times New Roman"/>
      <w:color w:val="000000"/>
      <w:spacing w:val="2"/>
      <w:sz w:val="48"/>
      <w:szCs w:val="20"/>
      <w:u w:val="none"/>
      <w:lang w:eastAsia="en-US"/>
    </w:rPr>
  </w:style>
  <w:style w:type="paragraph" w:customStyle="1" w:styleId="IvDtableinstruction">
    <w:name w:val="IvD tableinstruction"/>
    <w:basedOn w:val="IvDInstructiontext"/>
    <w:link w:val="IvDtableinstructionChar"/>
    <w:qFormat/>
    <w:rsid w:val="00622C68"/>
    <w:pPr>
      <w:spacing w:before="100" w:after="100"/>
    </w:pPr>
  </w:style>
  <w:style w:type="character" w:customStyle="1" w:styleId="IvDtableinstructionChar">
    <w:name w:val="IvD tableinstruction Char"/>
    <w:link w:val="IvDtableinstruction"/>
    <w:rsid w:val="00622C68"/>
    <w:rPr>
      <w:rFonts w:ascii="Arial" w:eastAsia="Times New Roman" w:hAnsi="Arial"/>
      <w:i/>
      <w:color w:val="7F7F7F"/>
      <w:spacing w:val="2"/>
      <w:sz w:val="18"/>
      <w:szCs w:val="18"/>
      <w:lang w:val="en-US" w:eastAsia="en-US"/>
    </w:rPr>
  </w:style>
  <w:style w:type="paragraph" w:customStyle="1" w:styleId="CaptionFigureWide">
    <w:name w:val="CaptionFigureWide"/>
    <w:next w:val="BodyText"/>
    <w:rsid w:val="00622C68"/>
    <w:pPr>
      <w:tabs>
        <w:tab w:val="left" w:pos="2268"/>
      </w:tabs>
      <w:spacing w:before="120" w:after="60"/>
      <w:ind w:left="2268" w:hanging="964"/>
    </w:pPr>
    <w:rPr>
      <w:rFonts w:ascii="Ericsson Hilda" w:eastAsia="SimSun" w:hAnsi="Ericsson Hilda"/>
      <w:lang w:val="en-US" w:eastAsia="en-US"/>
    </w:rPr>
  </w:style>
  <w:style w:type="table" w:customStyle="1" w:styleId="TableGrid2111">
    <w:name w:val="TableGrid211"/>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1">
    <w:name w:val="Colorful List - Accent 15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116">
    <w:name w:val="1.1"/>
    <w:basedOn w:val="Normal"/>
    <w:link w:val="11Char"/>
    <w:qFormat/>
    <w:rsid w:val="00622C68"/>
    <w:pPr>
      <w:ind w:left="720" w:hanging="720"/>
      <w:contextualSpacing/>
      <w:jc w:val="both"/>
    </w:pPr>
    <w:rPr>
      <w:rFonts w:ascii="Helvetica" w:eastAsia="MS Mincho" w:hAnsi="Helvetica"/>
      <w:sz w:val="22"/>
      <w:szCs w:val="22"/>
      <w:lang w:val="en-US" w:eastAsia="zh-CN"/>
    </w:rPr>
  </w:style>
  <w:style w:type="character" w:customStyle="1" w:styleId="EQChar">
    <w:name w:val="EQ Char"/>
    <w:link w:val="EQ"/>
    <w:qFormat/>
    <w:locked/>
    <w:rsid w:val="00622C68"/>
    <w:rPr>
      <w:rFonts w:eastAsia="Times New Roman"/>
      <w:noProof/>
      <w:lang w:eastAsia="en-US"/>
    </w:rPr>
  </w:style>
  <w:style w:type="paragraph" w:customStyle="1" w:styleId="ListNumber51">
    <w:name w:val="List Number 51"/>
    <w:basedOn w:val="Normal"/>
    <w:next w:val="ListNumber5"/>
    <w:qFormat/>
    <w:rsid w:val="00622C68"/>
    <w:pPr>
      <w:overflowPunct w:val="0"/>
      <w:autoSpaceDE w:val="0"/>
      <w:autoSpaceDN w:val="0"/>
      <w:adjustRightInd w:val="0"/>
      <w:spacing w:after="180"/>
      <w:ind w:left="720" w:hanging="360"/>
      <w:contextualSpacing/>
      <w:textAlignment w:val="baseline"/>
    </w:pPr>
    <w:rPr>
      <w:rFonts w:ascii="Times New Roman" w:eastAsia="SimSun" w:hAnsi="Times New Roman"/>
      <w:szCs w:val="20"/>
    </w:rPr>
  </w:style>
  <w:style w:type="character" w:customStyle="1" w:styleId="BodyTextIndent3Char2">
    <w:name w:val="Body Text Indent 3 Char2"/>
    <w:semiHidden/>
    <w:rsid w:val="00622C68"/>
    <w:rPr>
      <w:rFonts w:ascii="Times New Roman" w:eastAsia="SimSun" w:hAnsi="Times New Roman"/>
      <w:sz w:val="16"/>
      <w:szCs w:val="16"/>
      <w:lang w:val="en-GB" w:eastAsia="en-US"/>
    </w:rPr>
  </w:style>
  <w:style w:type="table" w:customStyle="1" w:styleId="TableGrid170">
    <w:name w:val="Table Grid17"/>
    <w:basedOn w:val="TableNormal"/>
    <w:next w:val="TableGrid"/>
    <w:uiPriority w:val="39"/>
    <w:rsid w:val="009C386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2">
    <w:name w:val="Style Bulleted Symbol (symbol) Left:  0.25&quot; Hanging:  0.22"/>
    <w:basedOn w:val="NoList"/>
    <w:rsid w:val="00961FA6"/>
  </w:style>
  <w:style w:type="table" w:customStyle="1" w:styleId="TableGrid300">
    <w:name w:val="TableGrid30"/>
    <w:basedOn w:val="TableNormal"/>
    <w:next w:val="TableGrid"/>
    <w:uiPriority w:val="39"/>
    <w:qFormat/>
    <w:rsid w:val="00BD44D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4">
    <w:name w:val="Char Char1 Char Char Char Char Char Char Char Char Char Char Char Char Char Char Char134"/>
    <w:semiHidden/>
    <w:qFormat/>
    <w:rsid w:val="00BD44D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0">
    <w:name w:val="Style Bulleted30"/>
    <w:rsid w:val="00BD44D4"/>
  </w:style>
  <w:style w:type="character" w:customStyle="1" w:styleId="5129">
    <w:name w:val="(文字) (文字)5129"/>
    <w:semiHidden/>
    <w:qFormat/>
    <w:rsid w:val="00BD44D4"/>
    <w:rPr>
      <w:rFonts w:ascii="Times New Roman" w:hAnsi="Times New Roman"/>
      <w:lang w:eastAsia="en-US"/>
    </w:rPr>
  </w:style>
  <w:style w:type="numbering" w:customStyle="1" w:styleId="StyleBulletedSymbolsymbolLeft025Hanging023">
    <w:name w:val="Style Bulleted Symbol (symbol) Left:  0.25&quot; Hanging:  0.23"/>
    <w:basedOn w:val="NoList"/>
    <w:rsid w:val="00BD44D4"/>
  </w:style>
  <w:style w:type="table" w:customStyle="1" w:styleId="ColorfulList-Accent140">
    <w:name w:val="Colorful List - Accent 140"/>
    <w:basedOn w:val="TableNormal"/>
    <w:next w:val="ColorfulList-Accent1"/>
    <w:uiPriority w:val="34"/>
    <w:qFormat/>
    <w:rsid w:val="00BD44D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1">
    <w:name w:val="Grid Table 4 - Accent 541"/>
    <w:basedOn w:val="TableNormal"/>
    <w:next w:val="GridTable4-Accent5"/>
    <w:uiPriority w:val="49"/>
    <w:rsid w:val="00BD44D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8">
    <w:name w:val="Style Bulleted Symbol (symbol) Left:  0.25&quot; Hanging:  0.25&quot;58"/>
    <w:basedOn w:val="NoList"/>
    <w:rsid w:val="00BD44D4"/>
  </w:style>
  <w:style w:type="numbering" w:customStyle="1" w:styleId="StyleBulletedSymbolsymbolLeft025Hanging025125">
    <w:name w:val="Style Bulleted Symbol (symbol) Left:  0.25&quot; Hanging:  0.25&quot;125"/>
    <w:basedOn w:val="NoList"/>
    <w:rsid w:val="00BD44D4"/>
  </w:style>
  <w:style w:type="numbering" w:customStyle="1" w:styleId="StyleBulletedSymbolsymbolLeft025Hanging025222">
    <w:name w:val="Style Bulleted Symbol (symbol) Left:  0.25&quot; Hanging:  0.25&quot;222"/>
    <w:basedOn w:val="NoList"/>
    <w:rsid w:val="00BD44D4"/>
  </w:style>
  <w:style w:type="table" w:customStyle="1" w:styleId="TableGrid282">
    <w:name w:val="TableGrid28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Grid27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TableNormal"/>
    <w:next w:val="TableElegant"/>
    <w:rsid w:val="00BD44D4"/>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4">
    <w:name w:val="Table Classic 14"/>
    <w:basedOn w:val="TableNormal"/>
    <w:next w:val="TableClassic1"/>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4">
    <w:name w:val="Table Classic 24"/>
    <w:basedOn w:val="TableNormal"/>
    <w:next w:val="TableClassic2"/>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4">
    <w:name w:val="Table Simple 24"/>
    <w:basedOn w:val="TableNormal"/>
    <w:next w:val="TableSimple2"/>
    <w:rsid w:val="00BD44D4"/>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4">
    <w:name w:val="Table Subtle 24"/>
    <w:basedOn w:val="TableNormal"/>
    <w:next w:val="TableSubtle2"/>
    <w:rsid w:val="00BD44D4"/>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41">
    <w:name w:val="Table Grid 24"/>
    <w:basedOn w:val="TableNormal"/>
    <w:next w:val="TableGrid2"/>
    <w:rsid w:val="00BD44D4"/>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40">
    <w:name w:val="Table Grid 34"/>
    <w:basedOn w:val="TableNormal"/>
    <w:next w:val="TableGrid3"/>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4">
    <w:name w:val="Table Grid 44"/>
    <w:basedOn w:val="TableNormal"/>
    <w:next w:val="TableGrid4"/>
    <w:rsid w:val="00BD44D4"/>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4">
    <w:name w:val="Light Shading - Accent 64"/>
    <w:basedOn w:val="TableNormal"/>
    <w:next w:val="LightShading-Accent6"/>
    <w:uiPriority w:val="60"/>
    <w:rsid w:val="00BD44D4"/>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4">
    <w:name w:val="Medium Shading 2 - Accent 34"/>
    <w:basedOn w:val="TableNormal"/>
    <w:next w:val="MediumShading2-Accent3"/>
    <w:uiPriority w:val="64"/>
    <w:rsid w:val="00BD44D4"/>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6">
    <w:name w:val="Plain Table 316"/>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6">
    <w:name w:val="List Table 1 Light - Accent 116"/>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0">
    <w:name w:val="Grid Table 4 - Accent 5120"/>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9">
    <w:name w:val="Grid Table 6 Colorful - Accent 519"/>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6">
    <w:name w:val="List Table 3 - Accent 516"/>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6">
    <w:name w:val="Plain Table 216"/>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00">
    <w:name w:val="TableGrid12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5">
    <w:name w:val="Plain Table 3115"/>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5">
    <w:name w:val="List Table 1 Light - Accent 1115"/>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1">
    <w:name w:val="Grid Table 4 - Accent 51111"/>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6">
    <w:name w:val="Grid Table 6 Colorful - Accent 5116"/>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5">
    <w:name w:val="List Table 3 - Accent 5115"/>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5">
    <w:name w:val="Plain Table 2115"/>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00">
    <w:name w:val="TableGrid111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 Grid26"/>
    <w:basedOn w:val="TableNormal"/>
    <w:uiPriority w:val="59"/>
    <w:qFormat/>
    <w:rsid w:val="00BD44D4"/>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5">
    <w:name w:val="网格表 4 - 着色 115"/>
    <w:basedOn w:val="TableNormal"/>
    <w:uiPriority w:val="49"/>
    <w:qFormat/>
    <w:rsid w:val="00BD44D4"/>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70">
    <w:name w:val="网格型27"/>
    <w:basedOn w:val="TableNormal"/>
    <w:uiPriority w:val="39"/>
    <w:qFormat/>
    <w:rsid w:val="00BD44D4"/>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Grid36"/>
    <w:basedOn w:val="TableNormal"/>
    <w:uiPriority w:val="39"/>
    <w:qFormat/>
    <w:rsid w:val="00BD44D4"/>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无格式表格 111"/>
    <w:basedOn w:val="TableNormal"/>
    <w:uiPriority w:val="41"/>
    <w:qFormat/>
    <w:rsid w:val="00BD44D4"/>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4">
    <w:name w:val="Table Grid94"/>
    <w:basedOn w:val="TableNormal"/>
    <w:uiPriority w:val="39"/>
    <w:qFormat/>
    <w:rsid w:val="00BD44D4"/>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basedOn w:val="TableNormal"/>
    <w:qFormat/>
    <w:rsid w:val="00BD44D4"/>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Grid210"/>
    <w:basedOn w:val="TableNormal"/>
    <w:uiPriority w:val="39"/>
    <w:qFormat/>
    <w:rsid w:val="00BD44D4"/>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0">
    <w:name w:val="Table Grid18"/>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0">
    <w:name w:val="Table Grid21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网格型112"/>
    <w:basedOn w:val="TableNormal"/>
    <w:qFormat/>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qFormat/>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1">
    <w:name w:val="浅色列表14"/>
    <w:basedOn w:val="TableNormal"/>
    <w:uiPriority w:val="61"/>
    <w:rsid w:val="00BD44D4"/>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4">
    <w:name w:val="Table Grid Light114"/>
    <w:basedOn w:val="TableNormal"/>
    <w:uiPriority w:val="40"/>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2">
    <w:name w:val="Colorful List - Accent 1112"/>
    <w:basedOn w:val="TableNormal"/>
    <w:uiPriority w:val="34"/>
    <w:rsid w:val="00BD44D4"/>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2">
    <w:name w:val="Grid Table 4 - Accent 512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20">
    <w:name w:val="Table Grid11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0">
    <w:name w:val="Table Grid 312"/>
    <w:basedOn w:val="TableNormal"/>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3">
    <w:name w:val="Colorful List - Accent 1113"/>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2">
    <w:name w:val="Grid Table 4 - Accent 513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2">
    <w:name w:val="Table Grid12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网格型12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1">
    <w:name w:val="Grid Table 4 - Accent 52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2">
    <w:name w:val="Table Grid13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网格型13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0">
    <w:name w:val="Colorful List - Accent 1310"/>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1">
    <w:name w:val="Grid Table 4 - Accent 53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2">
    <w:name w:val="Table Grid14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2">
    <w:name w:val="Colorful List - Accent 14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21">
    <w:name w:val="TableGrid212"/>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2">
    <w:name w:val="Colorful List - Accent 15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37">
    <w:name w:val="TableGrid37"/>
    <w:basedOn w:val="TableNormal"/>
    <w:next w:val="TableGrid"/>
    <w:uiPriority w:val="59"/>
    <w:qFormat/>
    <w:rsid w:val="00002D7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31">
    <w:name w:val="Style Bulleted31"/>
    <w:rsid w:val="00002D7F"/>
  </w:style>
  <w:style w:type="numbering" w:customStyle="1" w:styleId="StyleBulletedSymbolsymbolLeft025Hanging024">
    <w:name w:val="Style Bulleted Symbol (symbol) Left:  0.25&quot; Hanging:  0.24"/>
    <w:basedOn w:val="NoList"/>
    <w:rsid w:val="00002D7F"/>
  </w:style>
  <w:style w:type="table" w:customStyle="1" w:styleId="ColorfulList-Accent143">
    <w:name w:val="Colorful List - Accent 143"/>
    <w:basedOn w:val="TableNormal"/>
    <w:next w:val="ColorfulList-Accent1"/>
    <w:uiPriority w:val="34"/>
    <w:rsid w:val="00002D7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2">
    <w:name w:val="Grid Table 4 - Accent 542"/>
    <w:basedOn w:val="TableNormal"/>
    <w:next w:val="GridTable4-Accent5"/>
    <w:uiPriority w:val="49"/>
    <w:rsid w:val="00002D7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9">
    <w:name w:val="Style Bulleted Symbol (symbol) Left:  0.25&quot; Hanging:  0.25&quot;59"/>
    <w:basedOn w:val="NoList"/>
    <w:rsid w:val="00002D7F"/>
  </w:style>
  <w:style w:type="numbering" w:customStyle="1" w:styleId="StyleBulletedSymbolsymbolLeft025Hanging025126">
    <w:name w:val="Style Bulleted Symbol (symbol) Left:  0.25&quot; Hanging:  0.25&quot;126"/>
    <w:basedOn w:val="NoList"/>
    <w:rsid w:val="00002D7F"/>
  </w:style>
  <w:style w:type="numbering" w:customStyle="1" w:styleId="StyleBulletedSymbolsymbolLeft025Hanging025223">
    <w:name w:val="Style Bulleted Symbol (symbol) Left:  0.25&quot; Hanging:  0.25&quot;223"/>
    <w:basedOn w:val="NoList"/>
    <w:rsid w:val="00002D7F"/>
  </w:style>
  <w:style w:type="table" w:customStyle="1" w:styleId="TableGrid38">
    <w:name w:val="TableGrid38"/>
    <w:basedOn w:val="TableNormal"/>
    <w:next w:val="TableGrid"/>
    <w:uiPriority w:val="39"/>
    <w:qFormat/>
    <w:rsid w:val="0077000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3">
    <w:name w:val="Char Char1 Char Char Char Char Char Char Char Char Char Char Char Char Char Char Char133"/>
    <w:semiHidden/>
    <w:rsid w:val="0077000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2">
    <w:name w:val="Style Bulleted32"/>
    <w:rsid w:val="00770008"/>
  </w:style>
  <w:style w:type="character" w:customStyle="1" w:styleId="5128">
    <w:name w:val="(文字) (文字)5128"/>
    <w:semiHidden/>
    <w:rsid w:val="00770008"/>
    <w:rPr>
      <w:rFonts w:ascii="Times New Roman" w:hAnsi="Times New Roman"/>
      <w:lang w:eastAsia="en-US"/>
    </w:rPr>
  </w:style>
  <w:style w:type="numbering" w:customStyle="1" w:styleId="StyleBulletedSymbolsymbolLeft025Hanging0250">
    <w:name w:val="Style Bulleted Symbol (symbol) Left:  0.25&quot; Hanging:  0.25"/>
    <w:basedOn w:val="NoList"/>
    <w:rsid w:val="00770008"/>
  </w:style>
  <w:style w:type="table" w:customStyle="1" w:styleId="ColorfulList-Accent144">
    <w:name w:val="Colorful List - Accent 144"/>
    <w:basedOn w:val="TableNormal"/>
    <w:next w:val="ColorfulList-Accent1"/>
    <w:uiPriority w:val="34"/>
    <w:qFormat/>
    <w:rsid w:val="0077000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3">
    <w:name w:val="Grid Table 4 - Accent 543"/>
    <w:basedOn w:val="TableNormal"/>
    <w:next w:val="GridTable4-Accent5"/>
    <w:uiPriority w:val="49"/>
    <w:rsid w:val="0077000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0">
    <w:name w:val="Style Bulleted Symbol (symbol) Left:  0.25&quot; Hanging:  0.25&quot;60"/>
    <w:basedOn w:val="NoList"/>
    <w:rsid w:val="00770008"/>
  </w:style>
  <w:style w:type="numbering" w:customStyle="1" w:styleId="StyleBulletedSymbolsymbolLeft025Hanging025127">
    <w:name w:val="Style Bulleted Symbol (symbol) Left:  0.25&quot; Hanging:  0.25&quot;127"/>
    <w:basedOn w:val="NoList"/>
    <w:rsid w:val="00770008"/>
  </w:style>
  <w:style w:type="numbering" w:customStyle="1" w:styleId="StyleBulletedSymbolsymbolLeft025Hanging025224">
    <w:name w:val="Style Bulleted Symbol (symbol) Left:  0.25&quot; Hanging:  0.25&quot;224"/>
    <w:basedOn w:val="NoList"/>
    <w:rsid w:val="00770008"/>
  </w:style>
  <w:style w:type="table" w:customStyle="1" w:styleId="TableGrid283">
    <w:name w:val="TableGrid28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
    <w:name w:val="TableGrid27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TableNormal"/>
    <w:next w:val="TableElegant"/>
    <w:rsid w:val="0077000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5">
    <w:name w:val="Table Classic 15"/>
    <w:basedOn w:val="TableNormal"/>
    <w:next w:val="TableClassic1"/>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5">
    <w:name w:val="Table Classic 25"/>
    <w:basedOn w:val="TableNormal"/>
    <w:next w:val="TableClassic2"/>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5">
    <w:name w:val="Table Simple 25"/>
    <w:basedOn w:val="TableNormal"/>
    <w:next w:val="TableSimple2"/>
    <w:rsid w:val="0077000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5">
    <w:name w:val="Table Subtle 25"/>
    <w:basedOn w:val="TableNormal"/>
    <w:next w:val="TableSubtle2"/>
    <w:rsid w:val="0077000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51">
    <w:name w:val="Table Grid 25"/>
    <w:basedOn w:val="TableNormal"/>
    <w:next w:val="TableGrid2"/>
    <w:rsid w:val="0077000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50">
    <w:name w:val="Table Grid 35"/>
    <w:basedOn w:val="TableNormal"/>
    <w:next w:val="TableGrid3"/>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5">
    <w:name w:val="Table Grid 45"/>
    <w:basedOn w:val="TableNormal"/>
    <w:next w:val="TableGrid4"/>
    <w:rsid w:val="0077000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5">
    <w:name w:val="Light Shading - Accent 65"/>
    <w:basedOn w:val="TableNormal"/>
    <w:next w:val="LightShading-Accent6"/>
    <w:uiPriority w:val="60"/>
    <w:rsid w:val="0077000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5">
    <w:name w:val="Medium Shading 2 - Accent 35"/>
    <w:basedOn w:val="TableNormal"/>
    <w:next w:val="MediumShading2-Accent3"/>
    <w:uiPriority w:val="64"/>
    <w:rsid w:val="0077000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7">
    <w:name w:val="Plain Table 317"/>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7">
    <w:name w:val="List Table 1 Light - Accent 117"/>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3">
    <w:name w:val="Grid Table 4 - Accent 5123"/>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0">
    <w:name w:val="Grid Table 6 Colorful - Accent 5110"/>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7">
    <w:name w:val="List Table 3 - Accent 517"/>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7">
    <w:name w:val="Plain Table 217"/>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10">
    <w:name w:val="TableGrid12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6">
    <w:name w:val="Plain Table 3116"/>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6">
    <w:name w:val="List Table 1 Light - Accent 1116"/>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2">
    <w:name w:val="Grid Table 4 - Accent 51112"/>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7">
    <w:name w:val="Grid Table 6 Colorful - Accent 5117"/>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6">
    <w:name w:val="List Table 3 - Accent 5116"/>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6">
    <w:name w:val="Plain Table 2116"/>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
    <w:name w:val="TableGrid111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 Grid27"/>
    <w:basedOn w:val="TableNormal"/>
    <w:uiPriority w:val="59"/>
    <w:qFormat/>
    <w:rsid w:val="0077000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6">
    <w:name w:val="网格表 4 - 着色 116"/>
    <w:basedOn w:val="TableNormal"/>
    <w:uiPriority w:val="49"/>
    <w:qFormat/>
    <w:rsid w:val="0077000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80">
    <w:name w:val="网格型28"/>
    <w:basedOn w:val="TableNormal"/>
    <w:uiPriority w:val="39"/>
    <w:qFormat/>
    <w:rsid w:val="0077000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Grid39"/>
    <w:basedOn w:val="TableNormal"/>
    <w:uiPriority w:val="39"/>
    <w:qFormat/>
    <w:rsid w:val="0077000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无格式表格 112"/>
    <w:basedOn w:val="TableNormal"/>
    <w:uiPriority w:val="41"/>
    <w:qFormat/>
    <w:rsid w:val="0077000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5">
    <w:name w:val="Table Grid95"/>
    <w:basedOn w:val="TableNormal"/>
    <w:uiPriority w:val="39"/>
    <w:qFormat/>
    <w:rsid w:val="0077000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Grid263"/>
    <w:basedOn w:val="TableNormal"/>
    <w:qFormat/>
    <w:rsid w:val="0077000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basedOn w:val="TableNormal"/>
    <w:uiPriority w:val="39"/>
    <w:qFormat/>
    <w:rsid w:val="0077000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0">
    <w:name w:val="Table Grid19"/>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0">
    <w:name w:val="Table Grid21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网格型113"/>
    <w:basedOn w:val="TableNormal"/>
    <w:qFormat/>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qFormat/>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2">
    <w:name w:val="浅色列表15"/>
    <w:basedOn w:val="TableNormal"/>
    <w:uiPriority w:val="61"/>
    <w:rsid w:val="0077000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5">
    <w:name w:val="Table Grid Light115"/>
    <w:basedOn w:val="TableNormal"/>
    <w:uiPriority w:val="40"/>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4">
    <w:name w:val="Colorful List - Accent 1114"/>
    <w:basedOn w:val="TableNormal"/>
    <w:uiPriority w:val="34"/>
    <w:rsid w:val="0077000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4">
    <w:name w:val="Grid Table 4 - Accent 5124"/>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30">
    <w:name w:val="Table Grid11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
    <w:name w:val="Table Grid 313"/>
    <w:basedOn w:val="TableNormal"/>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5">
    <w:name w:val="Colorful List - Accent 111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3">
    <w:name w:val="Grid Table 4 - Accent 5133"/>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3">
    <w:name w:val="Table Grid12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0">
    <w:name w:val="Table Grid44"/>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网格型12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2">
    <w:name w:val="Colorful List - Accent 1212"/>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2">
    <w:name w:val="Grid Table 4 - Accent 52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3">
    <w:name w:val="Table Grid13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
    <w:name w:val="网格型13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2">
    <w:name w:val="Grid Table 4 - Accent 53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3">
    <w:name w:val="Table Grid14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5">
    <w:name w:val="Colorful List - Accent 14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4">
    <w:name w:val="TableGrid214"/>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3">
    <w:name w:val="Colorful List - Accent 153"/>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00">
    <w:name w:val="TableGrid40"/>
    <w:basedOn w:val="TableNormal"/>
    <w:next w:val="TableGrid"/>
    <w:uiPriority w:val="59"/>
    <w:qFormat/>
    <w:rsid w:val="00A4043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2">
    <w:name w:val="Char Char1 Char Char Char Char Char Char Char Char Char Char Char Char Char Char Char132"/>
    <w:semiHidden/>
    <w:rsid w:val="00A404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3">
    <w:name w:val="Style Bulleted33"/>
    <w:rsid w:val="00A40433"/>
  </w:style>
  <w:style w:type="character" w:customStyle="1" w:styleId="5127">
    <w:name w:val="(文字) (文字)5127"/>
    <w:semiHidden/>
    <w:rsid w:val="00A40433"/>
    <w:rPr>
      <w:rFonts w:ascii="Times New Roman" w:hAnsi="Times New Roman"/>
      <w:lang w:eastAsia="en-US"/>
    </w:rPr>
  </w:style>
  <w:style w:type="numbering" w:customStyle="1" w:styleId="StyleBulletedSymbolsymbolLeft025Hanging026">
    <w:name w:val="Style Bulleted Symbol (symbol) Left:  0.25&quot; Hanging:  0.26"/>
    <w:basedOn w:val="NoList"/>
    <w:rsid w:val="00A40433"/>
  </w:style>
  <w:style w:type="table" w:customStyle="1" w:styleId="ColorfulList-Accent146">
    <w:name w:val="Colorful List - Accent 146"/>
    <w:basedOn w:val="TableNormal"/>
    <w:next w:val="ColorfulList-Accent1"/>
    <w:uiPriority w:val="34"/>
    <w:rsid w:val="00A4043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4">
    <w:name w:val="Grid Table 4 - Accent 544"/>
    <w:basedOn w:val="TableNormal"/>
    <w:next w:val="GridTable4-Accent5"/>
    <w:uiPriority w:val="49"/>
    <w:rsid w:val="00A4043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1">
    <w:name w:val="Style Bulleted Symbol (symbol) Left:  0.25&quot; Hanging:  0.25&quot;61"/>
    <w:basedOn w:val="NoList"/>
    <w:rsid w:val="00A40433"/>
  </w:style>
  <w:style w:type="numbering" w:customStyle="1" w:styleId="StyleBulletedSymbolsymbolLeft025Hanging025128">
    <w:name w:val="Style Bulleted Symbol (symbol) Left:  0.25&quot; Hanging:  0.25&quot;128"/>
    <w:basedOn w:val="NoList"/>
    <w:rsid w:val="00A40433"/>
  </w:style>
  <w:style w:type="numbering" w:customStyle="1" w:styleId="StyleBulletedSymbolsymbolLeft025Hanging025225">
    <w:name w:val="Style Bulleted Symbol (symbol) Left:  0.25&quot; Hanging:  0.25&quot;225"/>
    <w:basedOn w:val="NoList"/>
    <w:rsid w:val="00A40433"/>
  </w:style>
  <w:style w:type="table" w:customStyle="1" w:styleId="TableGrid412">
    <w:name w:val="TableGrid41"/>
    <w:basedOn w:val="TableNormal"/>
    <w:next w:val="TableGrid"/>
    <w:uiPriority w:val="59"/>
    <w:qFormat/>
    <w:rsid w:val="00FA709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1">
    <w:name w:val="Char Char1 Char Char Char Char Char Char Char Char Char Char Char Char Char Char Char131"/>
    <w:semiHidden/>
    <w:rsid w:val="00FA709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4">
    <w:name w:val="Style Bulleted34"/>
    <w:rsid w:val="00FA7097"/>
  </w:style>
  <w:style w:type="character" w:customStyle="1" w:styleId="5126">
    <w:name w:val="(文字) (文字)5126"/>
    <w:semiHidden/>
    <w:rsid w:val="00FA7097"/>
    <w:rPr>
      <w:rFonts w:ascii="Times New Roman" w:hAnsi="Times New Roman"/>
      <w:lang w:eastAsia="en-US"/>
    </w:rPr>
  </w:style>
  <w:style w:type="numbering" w:customStyle="1" w:styleId="StyleBulletedSymbolsymbolLeft025Hanging027">
    <w:name w:val="Style Bulleted Symbol (symbol) Left:  0.25&quot; Hanging:  0.27"/>
    <w:basedOn w:val="NoList"/>
    <w:rsid w:val="00FA7097"/>
  </w:style>
  <w:style w:type="table" w:customStyle="1" w:styleId="ColorfulList-Accent147">
    <w:name w:val="Colorful List - Accent 147"/>
    <w:basedOn w:val="TableNormal"/>
    <w:next w:val="ColorfulList-Accent1"/>
    <w:uiPriority w:val="34"/>
    <w:rsid w:val="00FA709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5">
    <w:name w:val="Grid Table 4 - Accent 545"/>
    <w:basedOn w:val="TableNormal"/>
    <w:next w:val="GridTable4-Accent5"/>
    <w:uiPriority w:val="49"/>
    <w:rsid w:val="00FA70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2">
    <w:name w:val="Style Bulleted Symbol (symbol) Left:  0.25&quot; Hanging:  0.25&quot;62"/>
    <w:basedOn w:val="NoList"/>
    <w:rsid w:val="00FA7097"/>
  </w:style>
  <w:style w:type="numbering" w:customStyle="1" w:styleId="StyleBulletedSymbolsymbolLeft025Hanging025129">
    <w:name w:val="Style Bulleted Symbol (symbol) Left:  0.25&quot; Hanging:  0.25&quot;129"/>
    <w:basedOn w:val="NoList"/>
    <w:rsid w:val="00FA7097"/>
  </w:style>
  <w:style w:type="numbering" w:customStyle="1" w:styleId="StyleBulletedSymbolsymbolLeft025Hanging025226">
    <w:name w:val="Style Bulleted Symbol (symbol) Left:  0.25&quot; Hanging:  0.25&quot;226"/>
    <w:basedOn w:val="NoList"/>
    <w:rsid w:val="00FA7097"/>
  </w:style>
  <w:style w:type="table" w:customStyle="1" w:styleId="TableGrid421">
    <w:name w:val="TableGrid42"/>
    <w:basedOn w:val="TableNormal"/>
    <w:next w:val="TableGrid"/>
    <w:uiPriority w:val="59"/>
    <w:qFormat/>
    <w:rsid w:val="00B6049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0">
    <w:name w:val="Char Char1 Char Char Char Char Char Char Char Char Char Char Char Char Char Char Char130"/>
    <w:semiHidden/>
    <w:rsid w:val="00B6049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5">
    <w:name w:val="Style Bulleted35"/>
    <w:rsid w:val="00B60498"/>
    <w:pPr>
      <w:numPr>
        <w:numId w:val="4"/>
      </w:numPr>
    </w:pPr>
  </w:style>
  <w:style w:type="character" w:customStyle="1" w:styleId="5125">
    <w:name w:val="(文字) (文字)5125"/>
    <w:semiHidden/>
    <w:rsid w:val="00B60498"/>
    <w:rPr>
      <w:rFonts w:ascii="Times New Roman" w:hAnsi="Times New Roman"/>
      <w:lang w:eastAsia="en-US"/>
    </w:rPr>
  </w:style>
  <w:style w:type="numbering" w:customStyle="1" w:styleId="StyleBulletedSymbolsymbolLeft025Hanging028">
    <w:name w:val="Style Bulleted Symbol (symbol) Left:  0.25&quot; Hanging:  0.28"/>
    <w:basedOn w:val="NoList"/>
    <w:rsid w:val="00B60498"/>
  </w:style>
  <w:style w:type="table" w:customStyle="1" w:styleId="ColorfulList-Accent148">
    <w:name w:val="Colorful List - Accent 148"/>
    <w:basedOn w:val="TableNormal"/>
    <w:next w:val="ColorfulList-Accent1"/>
    <w:uiPriority w:val="34"/>
    <w:rsid w:val="00B6049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6">
    <w:name w:val="Grid Table 4 - Accent 546"/>
    <w:basedOn w:val="TableNormal"/>
    <w:next w:val="GridTable4-Accent5"/>
    <w:uiPriority w:val="49"/>
    <w:rsid w:val="00B6049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3">
    <w:name w:val="Style Bulleted Symbol (symbol) Left:  0.25&quot; Hanging:  0.25&quot;63"/>
    <w:basedOn w:val="NoList"/>
    <w:rsid w:val="00B60498"/>
  </w:style>
  <w:style w:type="numbering" w:customStyle="1" w:styleId="StyleBulletedSymbolsymbolLeft025Hanging025130">
    <w:name w:val="Style Bulleted Symbol (symbol) Left:  0.25&quot; Hanging:  0.25&quot;130"/>
    <w:basedOn w:val="NoList"/>
    <w:rsid w:val="00B60498"/>
  </w:style>
  <w:style w:type="numbering" w:customStyle="1" w:styleId="StyleBulletedSymbolsymbolLeft025Hanging025227">
    <w:name w:val="Style Bulleted Symbol (symbol) Left:  0.25&quot; Hanging:  0.25&quot;227"/>
    <w:basedOn w:val="NoList"/>
    <w:rsid w:val="00B60498"/>
  </w:style>
  <w:style w:type="table" w:customStyle="1" w:styleId="TableGrid274">
    <w:name w:val="TableGrid274"/>
    <w:basedOn w:val="TableNormal"/>
    <w:uiPriority w:val="59"/>
    <w:qFormat/>
    <w:rsid w:val="00B6049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
    <w:name w:val="Table #"/>
    <w:basedOn w:val="Normal"/>
    <w:autoRedefine/>
    <w:qFormat/>
    <w:rsid w:val="00B60498"/>
    <w:pPr>
      <w:keepNext/>
      <w:spacing w:after="200" w:line="276" w:lineRule="auto"/>
      <w:jc w:val="center"/>
    </w:pPr>
    <w:rPr>
      <w:rFonts w:ascii="Calibri" w:eastAsia="SimSun" w:hAnsi="Calibri" w:cs="Arial"/>
      <w:kern w:val="2"/>
      <w:sz w:val="22"/>
      <w:szCs w:val="22"/>
      <w:lang w:val="en-US" w:eastAsia="zh-CN"/>
    </w:rPr>
  </w:style>
  <w:style w:type="numbering" w:customStyle="1" w:styleId="StyleBulletedSymbolsymbolLeft025Hanging029">
    <w:name w:val="Style Bulleted Symbol (symbol) Left:  0.25&quot; Hanging:  0.29"/>
    <w:basedOn w:val="NoList"/>
    <w:rsid w:val="00012DDC"/>
  </w:style>
  <w:style w:type="table" w:customStyle="1" w:styleId="TableGrid201">
    <w:name w:val="Table Grid20"/>
    <w:basedOn w:val="TableNormal"/>
    <w:next w:val="TableGrid"/>
    <w:uiPriority w:val="39"/>
    <w:rsid w:val="00D4579C"/>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129">
    <w:name w:val="Char Char1 Char Char Char Char Char Char Char Char Char Char Char Char Char Char Char129"/>
    <w:semiHidden/>
    <w:rsid w:val="003B029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6">
    <w:name w:val="Style Bulleted36"/>
    <w:rsid w:val="003B0294"/>
    <w:pPr>
      <w:numPr>
        <w:numId w:val="2"/>
      </w:numPr>
    </w:pPr>
  </w:style>
  <w:style w:type="character" w:customStyle="1" w:styleId="5124">
    <w:name w:val="(文字) (文字)5124"/>
    <w:semiHidden/>
    <w:rsid w:val="003B0294"/>
    <w:rPr>
      <w:rFonts w:ascii="Times New Roman" w:hAnsi="Times New Roman"/>
      <w:lang w:eastAsia="en-US"/>
    </w:rPr>
  </w:style>
  <w:style w:type="numbering" w:customStyle="1" w:styleId="StyleBulletedSymbolsymbolLeft025Hanging030">
    <w:name w:val="Style Bulleted Symbol (symbol) Left:  0.25&quot; Hanging:  0.30"/>
    <w:basedOn w:val="NoList"/>
    <w:rsid w:val="003B0294"/>
    <w:pPr>
      <w:numPr>
        <w:numId w:val="10"/>
      </w:numPr>
    </w:pPr>
  </w:style>
  <w:style w:type="table" w:customStyle="1" w:styleId="ColorfulList-Accent149">
    <w:name w:val="Colorful List - Accent 149"/>
    <w:basedOn w:val="TableNormal"/>
    <w:next w:val="ColorfulList-Accent1"/>
    <w:uiPriority w:val="34"/>
    <w:rsid w:val="003B029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7">
    <w:name w:val="Grid Table 4 - Accent 547"/>
    <w:basedOn w:val="TableNormal"/>
    <w:next w:val="GridTable4-Accent5"/>
    <w:uiPriority w:val="49"/>
    <w:rsid w:val="003B029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4">
    <w:name w:val="Style Bulleted Symbol (symbol) Left:  0.25&quot; Hanging:  0.25&quot;64"/>
    <w:basedOn w:val="NoList"/>
    <w:rsid w:val="003B0294"/>
    <w:pPr>
      <w:numPr>
        <w:numId w:val="8"/>
      </w:numPr>
    </w:pPr>
  </w:style>
  <w:style w:type="numbering" w:customStyle="1" w:styleId="StyleBulletedSymbolsymbolLeft025Hanging025131">
    <w:name w:val="Style Bulleted Symbol (symbol) Left:  0.25&quot; Hanging:  0.25&quot;131"/>
    <w:basedOn w:val="NoList"/>
    <w:rsid w:val="003B0294"/>
    <w:pPr>
      <w:numPr>
        <w:numId w:val="9"/>
      </w:numPr>
    </w:pPr>
  </w:style>
  <w:style w:type="numbering" w:customStyle="1" w:styleId="StyleBulletedSymbolsymbolLeft025Hanging025228">
    <w:name w:val="Style Bulleted Symbol (symbol) Left:  0.25&quot; Hanging:  0.25&quot;228"/>
    <w:basedOn w:val="NoList"/>
    <w:rsid w:val="003B0294"/>
    <w:pPr>
      <w:numPr>
        <w:numId w:val="11"/>
      </w:numPr>
    </w:pPr>
  </w:style>
  <w:style w:type="numbering" w:customStyle="1" w:styleId="StyleBulletedSymbolsymbolLeft025Hanging02565">
    <w:name w:val="Style Bulleted Symbol (symbol) Left:  0.25&quot; Hanging:  0.25&quot;65"/>
    <w:basedOn w:val="NoList"/>
    <w:rsid w:val="006641C9"/>
  </w:style>
  <w:style w:type="numbering" w:customStyle="1" w:styleId="StyleBulletedSymbolsymbolLeft025Hanging02566">
    <w:name w:val="Style Bulleted Symbol (symbol) Left:  0.25&quot; Hanging:  0.25&quot;66"/>
    <w:basedOn w:val="NoList"/>
    <w:rsid w:val="00BC5C97"/>
  </w:style>
  <w:style w:type="numbering" w:customStyle="1" w:styleId="StyleBulletedSymbolsymbolLeft025Hanging02567">
    <w:name w:val="Style Bulleted Symbol (symbol) Left:  0.25&quot; Hanging:  0.25&quot;67"/>
    <w:basedOn w:val="NoList"/>
    <w:rsid w:val="00BC5C97"/>
  </w:style>
  <w:style w:type="numbering" w:customStyle="1" w:styleId="StyleBulletedSymbolsymbolLeft025Hanging02568">
    <w:name w:val="Style Bulleted Symbol (symbol) Left:  0.25&quot; Hanging:  0.25&quot;68"/>
    <w:basedOn w:val="NoList"/>
    <w:rsid w:val="002B61A3"/>
  </w:style>
  <w:style w:type="numbering" w:customStyle="1" w:styleId="StyleBulletedSymbolsymbolLeft025Hanging02569">
    <w:name w:val="Style Bulleted Symbol (symbol) Left:  0.25&quot; Hanging:  0.25&quot;69"/>
    <w:basedOn w:val="NoList"/>
    <w:rsid w:val="002B61A3"/>
  </w:style>
  <w:style w:type="numbering" w:customStyle="1" w:styleId="StyleBulletedSymbolsymbolLeft025Hanging02570">
    <w:name w:val="Style Bulleted Symbol (symbol) Left:  0.25&quot; Hanging:  0.25&quot;70"/>
    <w:basedOn w:val="NoList"/>
    <w:rsid w:val="000C2ADF"/>
  </w:style>
  <w:style w:type="paragraph" w:customStyle="1" w:styleId="style21">
    <w:name w:val="style2"/>
    <w:basedOn w:val="Normal"/>
    <w:uiPriority w:val="99"/>
    <w:qFormat/>
    <w:rsid w:val="003278CC"/>
    <w:pPr>
      <w:spacing w:after="120" w:line="252" w:lineRule="auto"/>
      <w:ind w:left="630" w:hanging="360"/>
      <w:jc w:val="both"/>
    </w:pPr>
    <w:rPr>
      <w:rFonts w:ascii="Times New Roman" w:eastAsia="SimSun" w:hAnsi="Times New Roman"/>
      <w:b/>
      <w:bCs/>
      <w:szCs w:val="20"/>
      <w:lang w:val="en-US" w:eastAsia="ko-KR"/>
    </w:rPr>
  </w:style>
  <w:style w:type="numbering" w:customStyle="1" w:styleId="StyleBulletedSymbolsymbolLeft025Hanging02571">
    <w:name w:val="Style Bulleted Symbol (symbol) Left:  0.25&quot; Hanging:  0.25&quot;71"/>
    <w:basedOn w:val="NoList"/>
    <w:rsid w:val="00B1071E"/>
  </w:style>
  <w:style w:type="numbering" w:customStyle="1" w:styleId="StyleBulleted37">
    <w:name w:val="Style Bulleted37"/>
    <w:rsid w:val="00C22F57"/>
  </w:style>
  <w:style w:type="table" w:customStyle="1" w:styleId="TableGrid280">
    <w:name w:val="Table Grid28"/>
    <w:basedOn w:val="TableNormal"/>
    <w:next w:val="TableGrid"/>
    <w:uiPriority w:val="39"/>
    <w:rsid w:val="003F40B1"/>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3">
    <w:name w:val="tabletext"/>
    <w:basedOn w:val="Normal"/>
    <w:link w:val="tabletext4"/>
    <w:qFormat/>
    <w:rsid w:val="006C5B11"/>
    <w:pPr>
      <w:jc w:val="center"/>
    </w:pPr>
    <w:rPr>
      <w:rFonts w:ascii="Times New Roman" w:eastAsia="SimSun" w:hAnsi="Times New Roman"/>
      <w:lang w:val="en-US" w:eastAsia="zh-CN"/>
    </w:rPr>
  </w:style>
  <w:style w:type="character" w:customStyle="1" w:styleId="tabletext4">
    <w:name w:val="tabletext 字符"/>
    <w:link w:val="tabletext3"/>
    <w:qFormat/>
    <w:rsid w:val="006C5B11"/>
    <w:rPr>
      <w:rFonts w:eastAsia="SimSun"/>
      <w:szCs w:val="24"/>
      <w:lang w:val="en-US" w:eastAsia="zh-CN"/>
    </w:rPr>
  </w:style>
  <w:style w:type="paragraph" w:customStyle="1" w:styleId="ListParagraph9">
    <w:name w:val="List Paragraph9"/>
    <w:basedOn w:val="Normal"/>
    <w:uiPriority w:val="34"/>
    <w:qFormat/>
    <w:rsid w:val="00AA2D6B"/>
    <w:pPr>
      <w:ind w:leftChars="400" w:left="840"/>
    </w:pPr>
    <w:rPr>
      <w:lang w:eastAsia="zh-CN"/>
    </w:rPr>
  </w:style>
  <w:style w:type="table" w:customStyle="1" w:styleId="GridTable1Light1">
    <w:name w:val="Grid Table 1 Light1"/>
    <w:basedOn w:val="TableNormal"/>
    <w:uiPriority w:val="46"/>
    <w:qFormat/>
    <w:rsid w:val="00D96B9C"/>
    <w:rPr>
      <w:rFonts w:ascii="CG Times (WN)" w:eastAsia="SimSun" w:hAnsi="CG Times (WN)"/>
      <w:lang w:val="en-US" w:eastAsia="en-US"/>
    </w:r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01Section1">
    <w:name w:val="01 Section1"/>
    <w:basedOn w:val="Heading1"/>
    <w:qFormat/>
    <w:rsid w:val="00D96B9C"/>
    <w:pPr>
      <w:keepLines/>
      <w:numPr>
        <w:numId w:val="87"/>
      </w:numPr>
      <w:tabs>
        <w:tab w:val="left" w:pos="0"/>
        <w:tab w:val="left" w:pos="426"/>
        <w:tab w:val="left" w:pos="992"/>
      </w:tabs>
      <w:overflowPunct w:val="0"/>
      <w:autoSpaceDE w:val="0"/>
      <w:autoSpaceDN w:val="0"/>
      <w:adjustRightInd w:val="0"/>
      <w:spacing w:line="288" w:lineRule="auto"/>
      <w:ind w:left="0" w:firstLine="0"/>
      <w:jc w:val="both"/>
      <w:textAlignment w:val="baseline"/>
    </w:pPr>
    <w:rPr>
      <w:rFonts w:cs="Times New Roman"/>
      <w:b w:val="0"/>
      <w:bCs w:val="0"/>
      <w:kern w:val="0"/>
      <w:lang w:eastAsia="ko-KR"/>
    </w:rPr>
  </w:style>
  <w:style w:type="paragraph" w:customStyle="1" w:styleId="Bullet-3">
    <w:name w:val="Bullet-3"/>
    <w:basedOn w:val="Normal"/>
    <w:link w:val="Bullet-3Char"/>
    <w:qFormat/>
    <w:rsid w:val="00D96B9C"/>
    <w:pPr>
      <w:numPr>
        <w:ilvl w:val="2"/>
        <w:numId w:val="88"/>
      </w:numPr>
      <w:spacing w:line="276" w:lineRule="auto"/>
      <w:ind w:left="0" w:firstLine="0"/>
      <w:jc w:val="both"/>
    </w:pPr>
    <w:rPr>
      <w:rFonts w:ascii="Book Antiqua" w:eastAsia="Malgun Gothic" w:hAnsi="Book Antiqua"/>
      <w:szCs w:val="20"/>
      <w:lang w:val="en-US"/>
    </w:rPr>
  </w:style>
  <w:style w:type="paragraph" w:customStyle="1" w:styleId="Bullet2">
    <w:name w:val="Bullet 2"/>
    <w:basedOn w:val="Normal"/>
    <w:qFormat/>
    <w:rsid w:val="00D96B9C"/>
    <w:pPr>
      <w:numPr>
        <w:ilvl w:val="5"/>
        <w:numId w:val="88"/>
      </w:numPr>
      <w:spacing w:line="276" w:lineRule="auto"/>
      <w:ind w:left="0" w:firstLine="0"/>
    </w:pPr>
    <w:rPr>
      <w:rFonts w:ascii="Arial" w:eastAsia="Malgun Gothic" w:hAnsi="Arial"/>
      <w:lang w:val="en-US"/>
    </w:rPr>
  </w:style>
  <w:style w:type="paragraph" w:customStyle="1" w:styleId="bulletlevel1">
    <w:name w:val="bullet level 1"/>
    <w:basedOn w:val="Bullet-3"/>
    <w:link w:val="bulletlevel1Char"/>
    <w:qFormat/>
    <w:rsid w:val="00D96B9C"/>
    <w:pPr>
      <w:numPr>
        <w:ilvl w:val="0"/>
      </w:numPr>
      <w:ind w:left="0" w:firstLine="0"/>
    </w:pPr>
  </w:style>
  <w:style w:type="paragraph" w:customStyle="1" w:styleId="bulletlevel2">
    <w:name w:val="bullet level 2"/>
    <w:basedOn w:val="Bullet-3"/>
    <w:link w:val="bulletlevel2Char"/>
    <w:qFormat/>
    <w:rsid w:val="00D96B9C"/>
    <w:pPr>
      <w:numPr>
        <w:ilvl w:val="1"/>
      </w:numPr>
      <w:ind w:left="0" w:firstLine="0"/>
    </w:pPr>
  </w:style>
  <w:style w:type="paragraph" w:customStyle="1" w:styleId="bulletlevel4">
    <w:name w:val="bullet level 4"/>
    <w:basedOn w:val="Bullet-3"/>
    <w:link w:val="bulletlevel4Char"/>
    <w:qFormat/>
    <w:rsid w:val="00D96B9C"/>
    <w:pPr>
      <w:numPr>
        <w:ilvl w:val="3"/>
      </w:numPr>
      <w:ind w:left="0" w:firstLine="0"/>
    </w:pPr>
  </w:style>
  <w:style w:type="character" w:customStyle="1" w:styleId="BodyText2Char1">
    <w:name w:val="Body Text 2 Char1"/>
    <w:qFormat/>
    <w:rsid w:val="00D96B9C"/>
    <w:rPr>
      <w:lang w:val="en-GB"/>
    </w:rPr>
  </w:style>
  <w:style w:type="paragraph" w:customStyle="1" w:styleId="xmaintext">
    <w:name w:val="x_maintext"/>
    <w:basedOn w:val="Normal"/>
    <w:qFormat/>
    <w:rsid w:val="00D96B9C"/>
    <w:pPr>
      <w:spacing w:before="100" w:beforeAutospacing="1" w:after="100" w:afterAutospacing="1"/>
    </w:pPr>
    <w:rPr>
      <w:rFonts w:ascii="Calibri" w:eastAsiaTheme="minorEastAsia" w:hAnsi="Calibri" w:cs="Calibri"/>
      <w:sz w:val="22"/>
      <w:szCs w:val="22"/>
      <w:lang w:val="en-US" w:eastAsia="zh-CN"/>
    </w:rPr>
  </w:style>
  <w:style w:type="character" w:customStyle="1" w:styleId="1fa">
    <w:name w:val="未解決のメンション1"/>
    <w:basedOn w:val="DefaultParagraphFont"/>
    <w:uiPriority w:val="99"/>
    <w:semiHidden/>
    <w:unhideWhenUsed/>
    <w:qFormat/>
    <w:rsid w:val="00D96B9C"/>
    <w:rPr>
      <w:color w:val="605E5C"/>
      <w:shd w:val="clear" w:color="auto" w:fill="E1DFDD"/>
    </w:rPr>
  </w:style>
  <w:style w:type="paragraph" w:customStyle="1" w:styleId="owapara">
    <w:name w:val="owapara"/>
    <w:basedOn w:val="Normal"/>
    <w:qFormat/>
    <w:rsid w:val="00D96B9C"/>
    <w:rPr>
      <w:rFonts w:ascii="Times New Roman" w:eastAsia="Calibri" w:hAnsi="Times New Roman"/>
      <w:sz w:val="24"/>
      <w:lang w:val="en-US"/>
    </w:rPr>
  </w:style>
  <w:style w:type="character" w:customStyle="1" w:styleId="BulletsChar">
    <w:name w:val="Bullets Char"/>
    <w:link w:val="Bullets"/>
    <w:uiPriority w:val="99"/>
    <w:qFormat/>
    <w:rsid w:val="00D96B9C"/>
    <w:rPr>
      <w:rFonts w:eastAsia="SimSun"/>
      <w:color w:val="0000FF"/>
      <w:kern w:val="2"/>
      <w:sz w:val="21"/>
      <w:lang w:val="en-US" w:eastAsia="zh-CN"/>
    </w:rPr>
  </w:style>
  <w:style w:type="character" w:customStyle="1" w:styleId="Heading5Char1">
    <w:name w:val="Heading 5 Char1"/>
    <w:basedOn w:val="DefaultParagraphFont"/>
    <w:semiHidden/>
    <w:qFormat/>
    <w:rsid w:val="00D96B9C"/>
    <w:rPr>
      <w:rFonts w:asciiTheme="majorHAnsi" w:eastAsiaTheme="majorEastAsia" w:hAnsiTheme="majorHAnsi" w:cstheme="majorBidi"/>
      <w:color w:val="2E74B5" w:themeColor="accent1" w:themeShade="BF"/>
      <w:sz w:val="24"/>
      <w:lang w:val="en-GB"/>
    </w:rPr>
  </w:style>
  <w:style w:type="character" w:customStyle="1" w:styleId="Heading8Char1">
    <w:name w:val="Heading 8 Char1"/>
    <w:basedOn w:val="DefaultParagraphFont"/>
    <w:semiHidden/>
    <w:qFormat/>
    <w:rsid w:val="00D96B9C"/>
    <w:rPr>
      <w:rFonts w:asciiTheme="majorHAnsi" w:eastAsiaTheme="majorEastAsia" w:hAnsiTheme="majorHAnsi" w:cstheme="majorBidi"/>
      <w:color w:val="262626" w:themeColor="text1" w:themeTint="D9"/>
      <w:sz w:val="21"/>
      <w:szCs w:val="21"/>
      <w:lang w:val="en-GB"/>
    </w:rPr>
  </w:style>
  <w:style w:type="character" w:customStyle="1" w:styleId="Heading9Char1">
    <w:name w:val="Heading 9 Char1"/>
    <w:basedOn w:val="DefaultParagraphFont"/>
    <w:semiHidden/>
    <w:qFormat/>
    <w:rsid w:val="00D96B9C"/>
    <w:rPr>
      <w:rFonts w:asciiTheme="majorHAnsi" w:eastAsiaTheme="majorEastAsia" w:hAnsiTheme="majorHAnsi" w:cstheme="majorBidi"/>
      <w:i/>
      <w:iCs/>
      <w:color w:val="262626" w:themeColor="text1" w:themeTint="D9"/>
      <w:sz w:val="21"/>
      <w:szCs w:val="21"/>
      <w:lang w:val="en-GB"/>
    </w:rPr>
  </w:style>
  <w:style w:type="character" w:customStyle="1" w:styleId="FootnoteTextChar1">
    <w:name w:val="Footnote Text Char1"/>
    <w:basedOn w:val="DefaultParagraphFont"/>
    <w:semiHidden/>
    <w:qFormat/>
    <w:rsid w:val="00D96B9C"/>
    <w:rPr>
      <w:rFonts w:ascii="Times New Roman" w:eastAsia="MS Gothic" w:hAnsi="Times New Roman"/>
      <w:lang w:val="en-GB"/>
    </w:rPr>
  </w:style>
  <w:style w:type="character" w:customStyle="1" w:styleId="117">
    <w:name w:val="見出し 1 (文字)1"/>
    <w:basedOn w:val="DefaultParagraphFont"/>
    <w:qFormat/>
    <w:rsid w:val="00D96B9C"/>
    <w:rPr>
      <w:rFonts w:asciiTheme="majorHAnsi" w:eastAsiaTheme="majorEastAsia" w:hAnsiTheme="majorHAnsi" w:cstheme="majorBidi"/>
      <w:sz w:val="24"/>
      <w:szCs w:val="24"/>
      <w:lang w:val="en-GB"/>
    </w:rPr>
  </w:style>
  <w:style w:type="character" w:customStyle="1" w:styleId="212">
    <w:name w:val="見出し 2 (文字)1"/>
    <w:basedOn w:val="DefaultParagraphFont"/>
    <w:semiHidden/>
    <w:qFormat/>
    <w:rsid w:val="00D96B9C"/>
    <w:rPr>
      <w:rFonts w:asciiTheme="majorHAnsi" w:eastAsiaTheme="majorEastAsia" w:hAnsiTheme="majorHAnsi" w:cstheme="majorBidi"/>
      <w:sz w:val="24"/>
      <w:lang w:val="en-GB"/>
    </w:rPr>
  </w:style>
  <w:style w:type="character" w:customStyle="1" w:styleId="312">
    <w:name w:val="見出し 3 (文字)1"/>
    <w:basedOn w:val="DefaultParagraphFont"/>
    <w:semiHidden/>
    <w:qFormat/>
    <w:rsid w:val="00D96B9C"/>
    <w:rPr>
      <w:rFonts w:asciiTheme="majorHAnsi" w:eastAsiaTheme="majorEastAsia" w:hAnsiTheme="majorHAnsi" w:cstheme="majorBidi"/>
      <w:sz w:val="24"/>
      <w:lang w:val="en-GB"/>
    </w:rPr>
  </w:style>
  <w:style w:type="character" w:customStyle="1" w:styleId="412">
    <w:name w:val="見出し 4 (文字)1"/>
    <w:basedOn w:val="DefaultParagraphFont"/>
    <w:semiHidden/>
    <w:qFormat/>
    <w:rsid w:val="00D96B9C"/>
    <w:rPr>
      <w:rFonts w:ascii="Times New Roman" w:eastAsia="MS Gothic" w:hAnsi="Times New Roman" w:cs="Times New Roman"/>
      <w:b/>
      <w:bCs/>
      <w:sz w:val="24"/>
      <w:lang w:val="en-GB"/>
    </w:rPr>
  </w:style>
  <w:style w:type="character" w:customStyle="1" w:styleId="51c">
    <w:name w:val="見出し 5 (文字)1"/>
    <w:basedOn w:val="DefaultParagraphFont"/>
    <w:semiHidden/>
    <w:qFormat/>
    <w:rsid w:val="00D96B9C"/>
    <w:rPr>
      <w:rFonts w:asciiTheme="majorHAnsi" w:eastAsiaTheme="majorEastAsia" w:hAnsiTheme="majorHAnsi" w:cstheme="majorBidi"/>
      <w:sz w:val="24"/>
      <w:lang w:val="en-GB"/>
    </w:rPr>
  </w:style>
  <w:style w:type="character" w:customStyle="1" w:styleId="812">
    <w:name w:val="見出し 8 (文字)1"/>
    <w:basedOn w:val="DefaultParagraphFont"/>
    <w:semiHidden/>
    <w:qFormat/>
    <w:rsid w:val="00D96B9C"/>
    <w:rPr>
      <w:rFonts w:ascii="Times New Roman" w:eastAsia="MS Gothic" w:hAnsi="Times New Roman" w:cs="Times New Roman"/>
      <w:sz w:val="24"/>
      <w:lang w:val="en-GB"/>
    </w:rPr>
  </w:style>
  <w:style w:type="character" w:customStyle="1" w:styleId="911">
    <w:name w:val="見出し 9 (文字)1"/>
    <w:basedOn w:val="DefaultParagraphFont"/>
    <w:semiHidden/>
    <w:qFormat/>
    <w:rsid w:val="00D96B9C"/>
    <w:rPr>
      <w:rFonts w:ascii="Times New Roman" w:eastAsia="MS Gothic" w:hAnsi="Times New Roman" w:cs="Times New Roman"/>
      <w:sz w:val="24"/>
      <w:lang w:val="en-GB"/>
    </w:rPr>
  </w:style>
  <w:style w:type="character" w:customStyle="1" w:styleId="1fb">
    <w:name w:val="脚注文字列 (文字)1"/>
    <w:basedOn w:val="DefaultParagraphFont"/>
    <w:semiHidden/>
    <w:qFormat/>
    <w:rsid w:val="00D96B9C"/>
    <w:rPr>
      <w:rFonts w:ascii="Times New Roman" w:eastAsia="MS Gothic" w:hAnsi="Times New Roman"/>
      <w:sz w:val="24"/>
      <w:lang w:val="en-GB"/>
    </w:rPr>
  </w:style>
  <w:style w:type="character" w:customStyle="1" w:styleId="1fc">
    <w:name w:val="ヘッダー (文字)1"/>
    <w:basedOn w:val="DefaultParagraphFont"/>
    <w:semiHidden/>
    <w:qFormat/>
    <w:rsid w:val="00D96B9C"/>
    <w:rPr>
      <w:rFonts w:ascii="Times New Roman" w:eastAsia="MS Gothic" w:hAnsi="Times New Roman"/>
      <w:sz w:val="24"/>
      <w:lang w:val="en-GB"/>
    </w:rPr>
  </w:style>
  <w:style w:type="character" w:customStyle="1" w:styleId="11Char">
    <w:name w:val="1.1 Char"/>
    <w:link w:val="116"/>
    <w:qFormat/>
    <w:rsid w:val="00D96B9C"/>
    <w:rPr>
      <w:rFonts w:ascii="Helvetica" w:eastAsia="MS Mincho" w:hAnsi="Helvetica"/>
      <w:sz w:val="22"/>
      <w:szCs w:val="22"/>
      <w:lang w:val="en-US" w:eastAsia="zh-CN"/>
    </w:rPr>
  </w:style>
  <w:style w:type="character" w:customStyle="1" w:styleId="UnresolvedMention3">
    <w:name w:val="Unresolved Mention3"/>
    <w:basedOn w:val="DefaultParagraphFont"/>
    <w:uiPriority w:val="99"/>
    <w:semiHidden/>
    <w:unhideWhenUsed/>
    <w:qFormat/>
    <w:rsid w:val="00D96B9C"/>
    <w:rPr>
      <w:color w:val="605E5C"/>
      <w:shd w:val="clear" w:color="auto" w:fill="E1DFDD"/>
    </w:rPr>
  </w:style>
  <w:style w:type="paragraph" w:customStyle="1" w:styleId="YJ-Proposal">
    <w:name w:val="YJ-Proposal"/>
    <w:basedOn w:val="Normal"/>
    <w:qFormat/>
    <w:rsid w:val="00D96B9C"/>
    <w:pPr>
      <w:tabs>
        <w:tab w:val="left" w:pos="0"/>
      </w:tabs>
      <w:autoSpaceDE w:val="0"/>
      <w:autoSpaceDN w:val="0"/>
      <w:adjustRightInd w:val="0"/>
      <w:snapToGrid w:val="0"/>
      <w:spacing w:after="120"/>
      <w:jc w:val="both"/>
    </w:pPr>
    <w:rPr>
      <w:rFonts w:ascii="Times New Roman" w:eastAsiaTheme="minorEastAsia" w:hAnsi="Times New Roman"/>
      <w:b/>
      <w:bCs/>
      <w:sz w:val="22"/>
      <w:szCs w:val="21"/>
    </w:rPr>
  </w:style>
  <w:style w:type="character" w:styleId="EndnoteReference">
    <w:name w:val="endnote reference"/>
    <w:rsid w:val="00D96B9C"/>
    <w:rPr>
      <w:rFonts w:ascii="Arial" w:eastAsia="SimSun" w:hAnsi="Arial" w:cs="Arial"/>
      <w:color w:val="0000FF"/>
      <w:kern w:val="2"/>
      <w:vertAlign w:val="superscript"/>
      <w:lang w:val="en-US" w:eastAsia="zh-CN" w:bidi="ar-SA"/>
    </w:rPr>
  </w:style>
  <w:style w:type="paragraph" w:customStyle="1" w:styleId="DECISION">
    <w:name w:val="DECISION"/>
    <w:basedOn w:val="Normal"/>
    <w:qFormat/>
    <w:rsid w:val="00D96B9C"/>
    <w:pPr>
      <w:widowControl w:val="0"/>
      <w:numPr>
        <w:numId w:val="89"/>
      </w:numPr>
      <w:tabs>
        <w:tab w:val="clear" w:pos="360"/>
      </w:tabs>
      <w:spacing w:before="120" w:after="120"/>
      <w:ind w:left="0" w:firstLine="0"/>
      <w:jc w:val="both"/>
    </w:pPr>
    <w:rPr>
      <w:rFonts w:ascii="Arial" w:eastAsia="SimSun" w:hAnsi="Arial"/>
      <w:b/>
      <w:color w:val="0000FF"/>
      <w:szCs w:val="20"/>
      <w:u w:val="single"/>
    </w:rPr>
  </w:style>
  <w:style w:type="character" w:customStyle="1" w:styleId="outlook-search-highlight">
    <w:name w:val="outlook-search-highlight"/>
    <w:basedOn w:val="DefaultParagraphFont"/>
    <w:qFormat/>
    <w:rsid w:val="00D96B9C"/>
  </w:style>
  <w:style w:type="character" w:customStyle="1" w:styleId="1fd">
    <w:name w:val="标题 字符1"/>
    <w:basedOn w:val="DefaultParagraphFont"/>
    <w:uiPriority w:val="10"/>
    <w:qFormat/>
    <w:rsid w:val="00D96B9C"/>
    <w:rPr>
      <w:rFonts w:asciiTheme="majorHAnsi" w:eastAsiaTheme="majorEastAsia" w:hAnsiTheme="majorHAnsi" w:cstheme="majorBidi"/>
      <w:b/>
      <w:bCs/>
      <w:sz w:val="32"/>
      <w:szCs w:val="32"/>
      <w:lang w:val="en-GB"/>
    </w:rPr>
  </w:style>
  <w:style w:type="character" w:customStyle="1" w:styleId="2d">
    <w:name w:val="标题 字符2"/>
    <w:basedOn w:val="DefaultParagraphFont"/>
    <w:uiPriority w:val="10"/>
    <w:qFormat/>
    <w:rsid w:val="00D96B9C"/>
    <w:rPr>
      <w:rFonts w:asciiTheme="majorHAnsi" w:eastAsiaTheme="majorEastAsia" w:hAnsiTheme="majorHAnsi" w:cstheme="majorBidi"/>
      <w:b/>
      <w:bCs/>
      <w:sz w:val="32"/>
      <w:szCs w:val="32"/>
    </w:rPr>
  </w:style>
  <w:style w:type="table" w:customStyle="1" w:styleId="1112">
    <w:name w:val="网格表 1 浅色11"/>
    <w:basedOn w:val="TableNormal"/>
    <w:uiPriority w:val="46"/>
    <w:qFormat/>
    <w:rsid w:val="00D96B9C"/>
    <w:rPr>
      <w:rFonts w:ascii="Times" w:eastAsia="MS Mincho" w:hAnsi="Times" w:cs="Times"/>
      <w:lang w:val="en-US" w:eastAsia="ja-JP"/>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Revision6">
    <w:name w:val="Revision6"/>
    <w:hidden/>
    <w:uiPriority w:val="99"/>
    <w:semiHidden/>
    <w:qFormat/>
    <w:rsid w:val="00D96B9C"/>
    <w:rPr>
      <w:rFonts w:eastAsiaTheme="minorEastAsia"/>
      <w:szCs w:val="22"/>
      <w:lang w:val="en-US" w:eastAsia="zh-CN"/>
    </w:rPr>
  </w:style>
  <w:style w:type="character" w:customStyle="1" w:styleId="Bullet-3Char">
    <w:name w:val="Bullet-3 Char"/>
    <w:link w:val="Bullet-3"/>
    <w:rsid w:val="00D96B9C"/>
    <w:rPr>
      <w:rFonts w:ascii="Book Antiqua" w:eastAsia="Malgun Gothic" w:hAnsi="Book Antiqua"/>
      <w:lang w:val="en-US" w:eastAsia="en-US"/>
    </w:rPr>
  </w:style>
  <w:style w:type="character" w:customStyle="1" w:styleId="bulletlevel4Char">
    <w:name w:val="bullet level 4 Char"/>
    <w:link w:val="bulletlevel4"/>
    <w:rsid w:val="00D96B9C"/>
    <w:rPr>
      <w:rFonts w:ascii="Book Antiqua" w:eastAsia="Malgun Gothic" w:hAnsi="Book Antiqua"/>
      <w:lang w:val="en-US" w:eastAsia="en-US"/>
    </w:rPr>
  </w:style>
  <w:style w:type="character" w:customStyle="1" w:styleId="bulletlevel1Char">
    <w:name w:val="bullet level 1 Char"/>
    <w:link w:val="bulletlevel1"/>
    <w:rsid w:val="00D96B9C"/>
    <w:rPr>
      <w:rFonts w:ascii="Book Antiqua" w:eastAsia="Malgun Gothic" w:hAnsi="Book Antiqua"/>
      <w:lang w:val="en-US" w:eastAsia="en-US"/>
    </w:rPr>
  </w:style>
  <w:style w:type="character" w:customStyle="1" w:styleId="bulletlevel2Char">
    <w:name w:val="bullet level 2 Char"/>
    <w:link w:val="bulletlevel2"/>
    <w:rsid w:val="00D96B9C"/>
    <w:rPr>
      <w:rFonts w:ascii="Book Antiqua" w:eastAsia="Malgun Gothic" w:hAnsi="Book Antiqua"/>
      <w:lang w:val="en-US" w:eastAsia="en-US"/>
    </w:rPr>
  </w:style>
  <w:style w:type="paragraph" w:customStyle="1" w:styleId="2e">
    <w:name w:val="스타일 양쪽 첫 줄:  2 글자"/>
    <w:basedOn w:val="Normal"/>
    <w:rsid w:val="00D96B9C"/>
    <w:pPr>
      <w:spacing w:after="180" w:line="288" w:lineRule="auto"/>
      <w:ind w:firstLineChars="200" w:firstLine="200"/>
      <w:jc w:val="both"/>
    </w:pPr>
    <w:rPr>
      <w:rFonts w:ascii="Times New Roman" w:eastAsia="Malgun Gothic" w:hAnsi="Times New Roman" w:cs="Batang"/>
      <w:szCs w:val="20"/>
      <w:lang w:val="en-US" w:eastAsia="ko-KR"/>
    </w:rPr>
  </w:style>
  <w:style w:type="paragraph" w:customStyle="1" w:styleId="6pt6pt12">
    <w:name w:val="스타일 목록 단락 + 양쪽 앞: 6 pt 단락 뒤: 6 pt 줄 간격: 배수 1.2 줄"/>
    <w:basedOn w:val="ListParagraph"/>
    <w:rsid w:val="00D96B9C"/>
    <w:pPr>
      <w:overflowPunct/>
      <w:autoSpaceDE/>
      <w:autoSpaceDN/>
      <w:adjustRightInd/>
      <w:spacing w:before="120" w:after="120" w:line="288" w:lineRule="auto"/>
      <w:ind w:leftChars="400" w:left="400"/>
      <w:contextualSpacing w:val="0"/>
      <w:jc w:val="both"/>
      <w:textAlignment w:val="auto"/>
    </w:pPr>
    <w:rPr>
      <w:rFonts w:eastAsia="Malgun Gothic" w:cs="Batang"/>
      <w:lang w:val="en-US" w:eastAsia="ko-KR"/>
    </w:rPr>
  </w:style>
  <w:style w:type="paragraph" w:customStyle="1" w:styleId="2f">
    <w:name w:val="스타일 스타일 양쪽 + 첫 줄:  2 글자"/>
    <w:basedOn w:val="Normal"/>
    <w:link w:val="2Char0"/>
    <w:rsid w:val="00D96B9C"/>
    <w:pPr>
      <w:spacing w:before="120" w:after="120" w:line="288" w:lineRule="auto"/>
      <w:ind w:firstLineChars="200" w:firstLine="200"/>
      <w:jc w:val="both"/>
    </w:pPr>
    <w:rPr>
      <w:rFonts w:ascii="Times New Roman" w:eastAsia="Malgun Gothic" w:hAnsi="Times New Roman"/>
      <w:szCs w:val="20"/>
      <w:lang w:val="en-US" w:eastAsia="ko-KR"/>
    </w:rPr>
  </w:style>
  <w:style w:type="character" w:customStyle="1" w:styleId="2Char0">
    <w:name w:val="스타일 스타일 양쪽 + 첫 줄:  2 글자 Char"/>
    <w:link w:val="2f"/>
    <w:rsid w:val="00D96B9C"/>
    <w:rPr>
      <w:rFonts w:eastAsia="Malgun Gothic"/>
      <w:lang w:val="en-US" w:eastAsia="ko-KR"/>
    </w:rPr>
  </w:style>
  <w:style w:type="paragraph" w:customStyle="1" w:styleId="221">
    <w:name w:val="스타일 스타일 양쪽 첫 줄:  2 글자 + 첫 줄:  2 글자"/>
    <w:basedOn w:val="2e"/>
    <w:rsid w:val="00D96B9C"/>
    <w:pPr>
      <w:spacing w:line="300" w:lineRule="auto"/>
    </w:pPr>
  </w:style>
  <w:style w:type="paragraph" w:customStyle="1" w:styleId="222">
    <w:name w:val="스타일 스타일 스타일 양쪽 첫 줄:  2 글자 + 첫 줄:  2 글자 + 첫 줄:  2 글자"/>
    <w:basedOn w:val="221"/>
    <w:rsid w:val="00D96B9C"/>
    <w:pPr>
      <w:spacing w:line="312" w:lineRule="auto"/>
    </w:pPr>
  </w:style>
  <w:style w:type="paragraph" w:customStyle="1" w:styleId="200">
    <w:name w:val="스타일 스타일 양쪽 첫 줄:  2 글자 + 첫 줄:  0 글자"/>
    <w:basedOn w:val="2e"/>
    <w:rsid w:val="00D96B9C"/>
    <w:pPr>
      <w:spacing w:line="336" w:lineRule="auto"/>
      <w:ind w:firstLineChars="0" w:firstLine="0"/>
    </w:pPr>
  </w:style>
  <w:style w:type="paragraph" w:customStyle="1" w:styleId="11nolineH1h1appheading1l1MemoHeading1h11">
    <w:name w:val="스타일 제목 1제목 1(no line)H1h1app heading 1l1Memo Heading 1h11..."/>
    <w:basedOn w:val="Heading1"/>
    <w:rsid w:val="00D96B9C"/>
    <w:pPr>
      <w:keepLines/>
      <w:numPr>
        <w:numId w:val="0"/>
      </w:numPr>
      <w:tabs>
        <w:tab w:val="left" w:pos="426"/>
      </w:tabs>
      <w:overflowPunct w:val="0"/>
      <w:autoSpaceDE w:val="0"/>
      <w:autoSpaceDN w:val="0"/>
      <w:adjustRightInd w:val="0"/>
      <w:spacing w:before="360" w:after="120" w:line="288" w:lineRule="auto"/>
      <w:textAlignment w:val="baseline"/>
    </w:pPr>
    <w:rPr>
      <w:rFonts w:cs="Batang"/>
      <w:b w:val="0"/>
      <w:bCs w:val="0"/>
      <w:kern w:val="0"/>
      <w:lang w:eastAsia="ko-KR"/>
    </w:rPr>
  </w:style>
  <w:style w:type="paragraph" w:customStyle="1" w:styleId="CharCharCharCharCharCharCharChar1CharCharCharCharCarCar">
    <w:name w:val="Char Char Char Char Char Char Char Char1 Char Char Char Char Car Car"/>
    <w:semiHidden/>
    <w:rsid w:val="00D96B9C"/>
    <w:pPr>
      <w:keepNext/>
      <w:tabs>
        <w:tab w:val="left"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Bullet6">
    <w:name w:val="List Bullet 6"/>
    <w:basedOn w:val="ListBullet5"/>
    <w:rsid w:val="00D96B9C"/>
    <w:pPr>
      <w:tabs>
        <w:tab w:val="left" w:leader="hyphen" w:pos="1440"/>
        <w:tab w:val="left" w:pos="2880"/>
        <w:tab w:val="left" w:pos="4320"/>
        <w:tab w:val="left" w:pos="5760"/>
        <w:tab w:val="left" w:pos="7200"/>
        <w:tab w:val="left" w:pos="8640"/>
        <w:tab w:val="left" w:pos="10080"/>
        <w:tab w:val="left" w:pos="11520"/>
        <w:tab w:val="left" w:pos="12960"/>
      </w:tabs>
      <w:spacing w:after="0"/>
      <w:ind w:left="1985"/>
      <w:jc w:val="both"/>
    </w:pPr>
    <w:rPr>
      <w:rFonts w:ascii="Times" w:hAnsi="Times"/>
      <w:sz w:val="24"/>
      <w:lang w:val="en-US" w:eastAsia="ko-KR"/>
    </w:rPr>
  </w:style>
  <w:style w:type="paragraph" w:customStyle="1" w:styleId="capCaptionChar1CaptionCharCharCaptionChar1CharCap">
    <w:name w:val="스타일 캡션capCaption Char1Caption Char CharCaption Char1 CharCap..."/>
    <w:basedOn w:val="Caption"/>
    <w:rsid w:val="00D96B9C"/>
    <w:pPr>
      <w:overflowPunct/>
      <w:autoSpaceDE/>
      <w:autoSpaceDN/>
      <w:adjustRightInd/>
      <w:spacing w:after="360"/>
      <w:jc w:val="center"/>
      <w:textAlignment w:val="auto"/>
    </w:pPr>
    <w:rPr>
      <w:rFonts w:eastAsia="MS Mincho" w:cs="Batang"/>
      <w:bCs/>
      <w:lang w:val="en-US" w:eastAsia="ko-KR"/>
    </w:rPr>
  </w:style>
  <w:style w:type="table" w:customStyle="1" w:styleId="118">
    <w:name w:val="눈금 표 1 밝게1"/>
    <w:basedOn w:val="TableNormal"/>
    <w:uiPriority w:val="46"/>
    <w:rsid w:val="00D96B9C"/>
    <w:rPr>
      <w:lang w:val="en-US" w:eastAsia="ko-KR"/>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fe">
    <w:name w:val="표 구분선1"/>
    <w:basedOn w:val="TableNormal"/>
    <w:uiPriority w:val="99"/>
    <w:qFormat/>
    <w:rsid w:val="00D96B9C"/>
    <w:pPr>
      <w:tabs>
        <w:tab w:val="left" w:pos="794"/>
        <w:tab w:val="left" w:pos="1191"/>
        <w:tab w:val="left" w:pos="1588"/>
        <w:tab w:val="left" w:pos="1985"/>
      </w:tabs>
      <w:overflowPunct w:val="0"/>
      <w:autoSpaceDE w:val="0"/>
      <w:autoSpaceDN w:val="0"/>
      <w:adjustRightInd w:val="0"/>
      <w:spacing w:before="120"/>
      <w:textAlignment w:val="baseline"/>
    </w:pPr>
    <w:rPr>
      <w:rFonts w:ascii="CG Times" w:eastAsia="SimSun" w:hAnsi="CG Times"/>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m">
    <w:name w:val="im"/>
    <w:basedOn w:val="DefaultParagraphFont"/>
    <w:rsid w:val="00D96B9C"/>
  </w:style>
  <w:style w:type="paragraph" w:customStyle="1" w:styleId="m7546260392400712585a0">
    <w:name w:val="m_7546260392400712585a0"/>
    <w:basedOn w:val="Normal"/>
    <w:rsid w:val="00D96B9C"/>
    <w:pPr>
      <w:spacing w:before="100" w:beforeAutospacing="1" w:after="100" w:afterAutospacing="1"/>
    </w:pPr>
    <w:rPr>
      <w:rFonts w:ascii="Times New Roman" w:eastAsia="Times New Roman" w:hAnsi="Times New Roman"/>
      <w:sz w:val="24"/>
      <w:lang w:val="en-US" w:eastAsia="ko-KR"/>
    </w:rPr>
  </w:style>
  <w:style w:type="character" w:customStyle="1" w:styleId="st1">
    <w:name w:val="st1"/>
    <w:basedOn w:val="DefaultParagraphFont"/>
    <w:rsid w:val="00D96B9C"/>
  </w:style>
  <w:style w:type="paragraph" w:customStyle="1" w:styleId="SpecTextNum">
    <w:name w:val="Spec Text Num"/>
    <w:basedOn w:val="Normal"/>
    <w:rsid w:val="00D96B9C"/>
    <w:pPr>
      <w:numPr>
        <w:numId w:val="90"/>
      </w:numPr>
      <w:tabs>
        <w:tab w:val="clear" w:pos="1134"/>
      </w:tabs>
    </w:pPr>
    <w:rPr>
      <w:rFonts w:ascii="Times New Roman" w:eastAsia="MS Mincho" w:hAnsi="Times New Roman"/>
      <w:sz w:val="24"/>
      <w:lang w:val="en-US" w:eastAsia="ja-JP"/>
    </w:rPr>
  </w:style>
  <w:style w:type="paragraph" w:customStyle="1" w:styleId="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w:semiHidden/>
    <w:rsid w:val="00D96B9C"/>
    <w:pPr>
      <w:keepNext/>
      <w:tabs>
        <w:tab w:val="left" w:pos="851"/>
      </w:tabs>
      <w:autoSpaceDE w:val="0"/>
      <w:autoSpaceDN w:val="0"/>
      <w:adjustRightInd w:val="0"/>
      <w:spacing w:before="60" w:after="60"/>
      <w:ind w:left="851" w:hanging="851"/>
      <w:jc w:val="both"/>
    </w:pPr>
    <w:rPr>
      <w:rFonts w:eastAsia="SimSun" w:cs="Arial"/>
      <w:color w:val="0000FF"/>
      <w:kern w:val="2"/>
      <w:sz w:val="24"/>
      <w:szCs w:val="24"/>
      <w:lang w:val="en-US" w:eastAsia="zh-CN"/>
    </w:rPr>
  </w:style>
  <w:style w:type="paragraph" w:customStyle="1" w:styleId="PatSpecNumPara0-99">
    <w:name w:val="PatSpec Num Para 0-99"/>
    <w:basedOn w:val="Normal"/>
    <w:link w:val="PatSpecNumPara0-99Char"/>
    <w:rsid w:val="00D96B9C"/>
    <w:pPr>
      <w:numPr>
        <w:numId w:val="91"/>
      </w:numPr>
      <w:tabs>
        <w:tab w:val="left" w:pos="1440"/>
      </w:tabs>
      <w:spacing w:line="480" w:lineRule="auto"/>
      <w:ind w:left="0" w:firstLine="0"/>
      <w:jc w:val="both"/>
    </w:pPr>
    <w:rPr>
      <w:rFonts w:ascii="Courier New" w:eastAsia="Times New Roman" w:hAnsi="Courier New" w:cs="Courier New"/>
      <w:sz w:val="24"/>
      <w:lang w:val="en-US"/>
    </w:rPr>
  </w:style>
  <w:style w:type="character" w:customStyle="1" w:styleId="PatSpecNumPara0-99Char">
    <w:name w:val="PatSpec Num Para 0-99 Char"/>
    <w:link w:val="PatSpecNumPara0-99"/>
    <w:rsid w:val="00D96B9C"/>
    <w:rPr>
      <w:rFonts w:ascii="Courier New" w:eastAsia="Times New Roman" w:hAnsi="Courier New" w:cs="Courier New"/>
      <w:sz w:val="24"/>
      <w:szCs w:val="24"/>
      <w:lang w:val="en-US" w:eastAsia="en-US"/>
    </w:rPr>
  </w:style>
  <w:style w:type="paragraph" w:customStyle="1" w:styleId="b1100">
    <w:name w:val="b110"/>
    <w:basedOn w:val="Normal"/>
    <w:rsid w:val="00D96B9C"/>
    <w:pPr>
      <w:spacing w:before="75" w:after="75"/>
    </w:pPr>
    <w:rPr>
      <w:rFonts w:ascii="Times New Roman" w:eastAsia="Times New Roman" w:hAnsi="Times New Roman"/>
      <w:sz w:val="24"/>
      <w:lang w:val="en-US" w:eastAsia="zh-CN"/>
    </w:rPr>
  </w:style>
  <w:style w:type="paragraph" w:customStyle="1" w:styleId="Text1">
    <w:name w:val="Text 1"/>
    <w:basedOn w:val="Normal"/>
    <w:rsid w:val="00D96B9C"/>
    <w:pPr>
      <w:spacing w:after="120" w:line="276" w:lineRule="auto"/>
      <w:jc w:val="both"/>
    </w:pPr>
    <w:rPr>
      <w:rFonts w:ascii="Arial" w:eastAsia="Times New Roman" w:hAnsi="Arial"/>
      <w:szCs w:val="20"/>
      <w:lang w:val="en-US" w:eastAsia="ko-KR"/>
    </w:rPr>
  </w:style>
  <w:style w:type="paragraph" w:customStyle="1" w:styleId="Text2">
    <w:name w:val="Text 2"/>
    <w:basedOn w:val="Text1"/>
    <w:rsid w:val="00D96B9C"/>
    <w:pPr>
      <w:ind w:left="288"/>
    </w:pPr>
  </w:style>
  <w:style w:type="character" w:customStyle="1" w:styleId="SamsungUser">
    <w:name w:val="Samsung User"/>
    <w:semiHidden/>
    <w:rsid w:val="00D96B9C"/>
    <w:rPr>
      <w:rFonts w:ascii="Arial" w:eastAsia="SimSun" w:hAnsi="Arial" w:cs="Arial"/>
      <w:color w:val="000080"/>
      <w:kern w:val="2"/>
      <w:sz w:val="20"/>
      <w:szCs w:val="20"/>
      <w:lang w:val="en-US" w:eastAsia="zh-CN" w:bidi="ar-SA"/>
    </w:rPr>
  </w:style>
  <w:style w:type="character" w:customStyle="1" w:styleId="B2Char1">
    <w:name w:val="B2 Char1"/>
    <w:rsid w:val="00D96B9C"/>
    <w:rPr>
      <w:rFonts w:ascii="Arial" w:eastAsia="SimSun" w:hAnsi="Arial" w:cs="Arial"/>
      <w:color w:val="0000FF"/>
      <w:kern w:val="2"/>
      <w:lang w:val="en-GB" w:eastAsia="ja-JP" w:bidi="ar-SA"/>
    </w:rPr>
  </w:style>
  <w:style w:type="paragraph" w:customStyle="1" w:styleId="CharChar2Char">
    <w:name w:val="Char Char2 Char"/>
    <w:semiHidden/>
    <w:rsid w:val="00D96B9C"/>
    <w:pPr>
      <w:keepNext/>
      <w:tabs>
        <w:tab w:val="left" w:pos="851"/>
      </w:tabs>
      <w:autoSpaceDE w:val="0"/>
      <w:autoSpaceDN w:val="0"/>
      <w:adjustRightInd w:val="0"/>
      <w:spacing w:before="60" w:after="60" w:line="276" w:lineRule="auto"/>
      <w:ind w:left="851" w:hanging="851"/>
      <w:jc w:val="both"/>
    </w:pPr>
    <w:rPr>
      <w:rFonts w:ascii="Arial" w:eastAsia="SimSun" w:hAnsi="Arial" w:cs="Arial"/>
      <w:color w:val="0000FF"/>
      <w:kern w:val="2"/>
      <w:lang w:val="en-US" w:eastAsia="zh-CN"/>
    </w:rPr>
  </w:style>
  <w:style w:type="paragraph" w:customStyle="1" w:styleId="cleanCharCharCharCharChar">
    <w:name w:val="clean Char Char Char Char Char"/>
    <w:rsid w:val="00D96B9C"/>
    <w:pPr>
      <w:widowControl w:val="0"/>
      <w:spacing w:after="180" w:line="300" w:lineRule="auto"/>
      <w:ind w:firstLineChars="200" w:firstLine="480"/>
      <w:jc w:val="both"/>
    </w:pPr>
    <w:rPr>
      <w:rFonts w:eastAsia="FangSong_GB2312"/>
      <w:kern w:val="2"/>
      <w:sz w:val="24"/>
      <w:szCs w:val="24"/>
      <w:lang w:val="en-US" w:eastAsia="zh-CN"/>
    </w:rPr>
  </w:style>
  <w:style w:type="paragraph" w:customStyle="1" w:styleId="affd">
    <w:name w:val="表格文字"/>
    <w:basedOn w:val="Normal"/>
    <w:rsid w:val="00D96B9C"/>
    <w:pPr>
      <w:widowControl w:val="0"/>
      <w:overflowPunct w:val="0"/>
      <w:autoSpaceDE w:val="0"/>
      <w:autoSpaceDN w:val="0"/>
      <w:adjustRightInd w:val="0"/>
      <w:spacing w:line="276" w:lineRule="auto"/>
      <w:ind w:left="43"/>
      <w:jc w:val="center"/>
      <w:textAlignment w:val="baseline"/>
    </w:pPr>
    <w:rPr>
      <w:rFonts w:ascii="Times New Roman" w:eastAsia="Malgun Gothic" w:hAnsi="Times New Roman"/>
      <w:bCs/>
      <w:kern w:val="2"/>
      <w:sz w:val="18"/>
      <w:szCs w:val="18"/>
      <w:lang w:val="en-US" w:eastAsia="ko-KR"/>
    </w:rPr>
  </w:style>
  <w:style w:type="paragraph" w:customStyle="1" w:styleId="affe">
    <w:name w:val="表格标题行"/>
    <w:basedOn w:val="Normal"/>
    <w:rsid w:val="00D96B9C"/>
    <w:pPr>
      <w:widowControl w:val="0"/>
      <w:overflowPunct w:val="0"/>
      <w:autoSpaceDE w:val="0"/>
      <w:autoSpaceDN w:val="0"/>
      <w:adjustRightInd w:val="0"/>
      <w:spacing w:line="276" w:lineRule="auto"/>
      <w:jc w:val="center"/>
      <w:textAlignment w:val="baseline"/>
    </w:pPr>
    <w:rPr>
      <w:rFonts w:ascii="Arial" w:eastAsia="Malgun Gothic" w:hAnsi="Arial" w:cs="SimSun"/>
      <w:b/>
      <w:bCs/>
      <w:kern w:val="2"/>
      <w:sz w:val="21"/>
      <w:szCs w:val="21"/>
      <w:lang w:val="en-US" w:eastAsia="zh-CN"/>
    </w:rPr>
  </w:style>
  <w:style w:type="character" w:customStyle="1" w:styleId="contentpasted2">
    <w:name w:val="contentpasted2"/>
    <w:basedOn w:val="DefaultParagraphFont"/>
    <w:qFormat/>
    <w:rsid w:val="00D96B9C"/>
  </w:style>
  <w:style w:type="character" w:customStyle="1" w:styleId="1ff">
    <w:name w:val="メンション1"/>
    <w:uiPriority w:val="99"/>
    <w:semiHidden/>
    <w:unhideWhenUsed/>
    <w:rsid w:val="00D96B9C"/>
    <w:rPr>
      <w:color w:val="2B579A"/>
      <w:shd w:val="clear" w:color="auto" w:fill="E6E6E6"/>
    </w:rPr>
  </w:style>
  <w:style w:type="paragraph" w:customStyle="1" w:styleId="H3Proposal">
    <w:name w:val="H3_Proposal"/>
    <w:basedOn w:val="Heading3"/>
    <w:qFormat/>
    <w:rsid w:val="00D96B9C"/>
    <w:pPr>
      <w:keepLines/>
      <w:numPr>
        <w:ilvl w:val="0"/>
        <w:numId w:val="0"/>
      </w:numPr>
      <w:tabs>
        <w:tab w:val="left" w:pos="432"/>
        <w:tab w:val="left" w:pos="576"/>
        <w:tab w:val="left" w:pos="720"/>
      </w:tabs>
      <w:overflowPunct w:val="0"/>
      <w:autoSpaceDE w:val="0"/>
      <w:autoSpaceDN w:val="0"/>
      <w:adjustRightInd w:val="0"/>
      <w:spacing w:before="0" w:after="0" w:line="276" w:lineRule="auto"/>
      <w:textAlignment w:val="baseline"/>
    </w:pPr>
    <w:rPr>
      <w:rFonts w:ascii="Times New Roman Bold" w:eastAsia="Malgun Gothic" w:hAnsi="Times New Roman Bold" w:cs="Times New Roman"/>
      <w:szCs w:val="28"/>
      <w:lang w:val="en-US" w:eastAsia="zh-CN"/>
    </w:rPr>
  </w:style>
  <w:style w:type="table" w:customStyle="1" w:styleId="SGSTableBasic11">
    <w:name w:val="SGS Table Basic 11"/>
    <w:basedOn w:val="TableNormal"/>
    <w:qFormat/>
    <w:rsid w:val="00D96B9C"/>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リスト段落 (文字)1"/>
    <w:aliases w:val="목록 단락 (文字),R4_bullets (文字)"/>
    <w:uiPriority w:val="34"/>
    <w:qFormat/>
    <w:locked/>
    <w:rsid w:val="00D96B9C"/>
    <w:rPr>
      <w:rFonts w:ascii="Times" w:eastAsia="Batang" w:hAnsi="Times"/>
      <w:szCs w:val="24"/>
      <w:lang w:val="en-GB" w:eastAsia="en-US"/>
    </w:rPr>
  </w:style>
  <w:style w:type="table" w:customStyle="1" w:styleId="xTableaupagedegarde1">
    <w:name w:val="x Tableau page de garde1"/>
    <w:basedOn w:val="TableNormal"/>
    <w:qFormat/>
    <w:rsid w:val="00D96B9C"/>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
    <w:name w:val="表样式"/>
    <w:basedOn w:val="TableNormal"/>
    <w:rsid w:val="00D96B9C"/>
    <w:pPr>
      <w:jc w:val="both"/>
    </w:pPr>
    <w:rPr>
      <w:rFonts w:eastAsia="SimSun"/>
      <w:sz w:val="18"/>
      <w:szCs w:val="18"/>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table" w:customStyle="1" w:styleId="Grilledutableau2">
    <w:name w:val="Grille du tableau2"/>
    <w:basedOn w:val="TableNormal"/>
    <w:qFormat/>
    <w:rsid w:val="00D96B9C"/>
    <w:pPr>
      <w:spacing w:line="360" w:lineRule="auto"/>
    </w:pPr>
    <w:rPr>
      <w:rFonts w:eastAsia="SimSun"/>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text">
    <w:name w:val="Bold  text"/>
    <w:basedOn w:val="Normal"/>
    <w:link w:val="BoldtextChar"/>
    <w:qFormat/>
    <w:rsid w:val="00D96B9C"/>
    <w:pPr>
      <w:overflowPunct w:val="0"/>
      <w:autoSpaceDE w:val="0"/>
      <w:autoSpaceDN w:val="0"/>
      <w:adjustRightInd w:val="0"/>
      <w:spacing w:before="120" w:after="80"/>
      <w:jc w:val="both"/>
      <w:textAlignment w:val="baseline"/>
    </w:pPr>
    <w:rPr>
      <w:rFonts w:ascii="Times New Roman" w:eastAsia="SimSun" w:hAnsi="Times New Roman"/>
      <w:b/>
      <w:bCs/>
      <w:color w:val="000000" w:themeColor="text1"/>
      <w:sz w:val="22"/>
      <w:szCs w:val="20"/>
      <w:lang w:val="en-US"/>
    </w:rPr>
  </w:style>
  <w:style w:type="character" w:customStyle="1" w:styleId="BoldtextChar">
    <w:name w:val="Bold  text Char"/>
    <w:basedOn w:val="DefaultParagraphFont"/>
    <w:link w:val="Boldtext"/>
    <w:qFormat/>
    <w:rsid w:val="00D96B9C"/>
    <w:rPr>
      <w:rFonts w:eastAsia="SimSun"/>
      <w:b/>
      <w:bCs/>
      <w:color w:val="000000" w:themeColor="text1"/>
      <w:sz w:val="22"/>
      <w:lang w:val="en-US" w:eastAsia="en-US"/>
    </w:rPr>
  </w:style>
  <w:style w:type="table" w:customStyle="1" w:styleId="1ff1">
    <w:name w:val="表（文字列）1"/>
    <w:basedOn w:val="TableNormal"/>
    <w:uiPriority w:val="39"/>
    <w:qFormat/>
    <w:rsid w:val="00D95186"/>
    <w:rPr>
      <w:lang w:val="en-US" w:eastAsia="zh-CN"/>
    </w:rPr>
    <w:tblPr>
      <w:tblInd w:w="0" w:type="nil"/>
    </w:tblPr>
  </w:style>
  <w:style w:type="table" w:customStyle="1" w:styleId="313">
    <w:name w:val="网格型31"/>
    <w:basedOn w:val="TableNormal"/>
    <w:qFormat/>
    <w:rsid w:val="00636DC0"/>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
    <w:name w:val="Table Grid_3_1"/>
    <w:basedOn w:val="TableNormal"/>
    <w:qFormat/>
    <w:rsid w:val="00752FC6"/>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Char">
    <w:name w:val="EX Char"/>
    <w:link w:val="EX"/>
    <w:qFormat/>
    <w:rsid w:val="00C7512C"/>
    <w:rPr>
      <w:rFonts w:eastAsia="MS Mincho"/>
      <w:lang w:eastAsia="ja-JP"/>
    </w:rPr>
  </w:style>
  <w:style w:type="table" w:customStyle="1" w:styleId="2f0">
    <w:name w:val="表（文字列）2"/>
    <w:basedOn w:val="TableNormal"/>
    <w:next w:val="TableGrid"/>
    <w:uiPriority w:val="99"/>
    <w:qFormat/>
    <w:rsid w:val="00097EF4"/>
    <w:rPr>
      <w:rFonts w:ascii="Aptos" w:eastAsia="Aptos" w:hAnsi="Aptos"/>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6">
    <w:name w:val="列表段落2"/>
    <w:basedOn w:val="Normal"/>
    <w:link w:val="19"/>
    <w:qFormat/>
    <w:rsid w:val="00F55321"/>
    <w:pPr>
      <w:widowControl w:val="0"/>
      <w:spacing w:beforeLines="50" w:before="50" w:line="288" w:lineRule="auto"/>
      <w:ind w:firstLineChars="200" w:firstLine="420"/>
      <w:jc w:val="both"/>
    </w:pPr>
    <w:rPr>
      <w:rFonts w:ascii="Times New Roman" w:hAnsi="Times New Roman"/>
      <w:szCs w:val="20"/>
    </w:rPr>
  </w:style>
  <w:style w:type="table" w:customStyle="1" w:styleId="TableGrid59">
    <w:name w:val="TableGrid59"/>
    <w:basedOn w:val="TableNormal"/>
    <w:uiPriority w:val="39"/>
    <w:qFormat/>
    <w:rsid w:val="00F55321"/>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4">
    <w:name w:val="citation-254"/>
    <w:basedOn w:val="DefaultParagraphFont"/>
    <w:qFormat/>
    <w:rsid w:val="00257DBC"/>
  </w:style>
  <w:style w:type="paragraph" w:customStyle="1" w:styleId="YJ-Observation">
    <w:name w:val="YJ-Observation"/>
    <w:basedOn w:val="YJ-Proposal"/>
    <w:qFormat/>
    <w:rsid w:val="009A7D7E"/>
    <w:pPr>
      <w:numPr>
        <w:numId w:val="92"/>
      </w:numPr>
      <w:tabs>
        <w:tab w:val="clear" w:pos="0"/>
      </w:tabs>
      <w:autoSpaceDE/>
      <w:autoSpaceDN/>
      <w:adjustRightInd/>
      <w:snapToGrid/>
      <w:spacing w:after="180"/>
      <w:jc w:val="left"/>
    </w:pPr>
    <w:rPr>
      <w:sz w:val="20"/>
    </w:rPr>
  </w:style>
  <w:style w:type="table" w:customStyle="1" w:styleId="3b">
    <w:name w:val="表（文字列）3"/>
    <w:basedOn w:val="TableNormal"/>
    <w:uiPriority w:val="39"/>
    <w:qFormat/>
    <w:rsid w:val="002042C2"/>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link w:val="Style4Char"/>
    <w:qFormat/>
    <w:rsid w:val="00112C3B"/>
    <w:pPr>
      <w:keepNext/>
      <w:keepLines/>
      <w:spacing w:before="40"/>
      <w:ind w:left="864" w:hanging="864"/>
      <w:outlineLvl w:val="3"/>
    </w:pPr>
    <w:rPr>
      <w:rFonts w:ascii="Times New Roman" w:eastAsiaTheme="majorEastAsia" w:hAnsi="Times New Roman" w:cstheme="majorBidi"/>
      <w:b/>
      <w:iCs/>
      <w:szCs w:val="20"/>
      <w:lang w:val="en-US"/>
    </w:rPr>
  </w:style>
  <w:style w:type="character" w:customStyle="1" w:styleId="Style4Char">
    <w:name w:val="Style4 Char"/>
    <w:basedOn w:val="DefaultParagraphFont"/>
    <w:link w:val="Style4"/>
    <w:qFormat/>
    <w:rsid w:val="00112C3B"/>
    <w:rPr>
      <w:rFonts w:eastAsiaTheme="majorEastAsia" w:cstheme="majorBidi"/>
      <w:b/>
      <w:iCs/>
      <w:lang w:val="en-US" w:eastAsia="en-US"/>
    </w:rPr>
  </w:style>
  <w:style w:type="table" w:customStyle="1" w:styleId="8">
    <w:name w:val="网格型8"/>
    <w:basedOn w:val="TableNormal"/>
    <w:uiPriority w:val="39"/>
    <w:qFormat/>
    <w:rsid w:val="00E32292"/>
    <w:pPr>
      <w:spacing w:before="120" w:line="280" w:lineRule="atLeast"/>
      <w:jc w:val="both"/>
    </w:pPr>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oc-B1">
    <w:name w:val="Tdoc - B1"/>
    <w:basedOn w:val="ListParagraph"/>
    <w:link w:val="Tdoc-B1Char"/>
    <w:qFormat/>
    <w:rsid w:val="00F54E40"/>
    <w:pPr>
      <w:widowControl w:val="0"/>
      <w:numPr>
        <w:numId w:val="93"/>
      </w:numPr>
      <w:overflowPunct/>
      <w:autoSpaceDE/>
      <w:autoSpaceDN/>
      <w:adjustRightInd/>
      <w:spacing w:after="120"/>
      <w:ind w:left="0"/>
      <w:contextualSpacing w:val="0"/>
      <w:jc w:val="both"/>
      <w:textAlignment w:val="auto"/>
    </w:pPr>
    <w:rPr>
      <w:bCs/>
      <w:iCs/>
      <w:sz w:val="22"/>
      <w:szCs w:val="22"/>
      <w:lang w:val="en-US" w:eastAsia="zh-CN"/>
    </w:rPr>
  </w:style>
  <w:style w:type="character" w:customStyle="1" w:styleId="Tdoc-B1Char">
    <w:name w:val="Tdoc - B1 Char"/>
    <w:basedOn w:val="DefaultParagraphFont"/>
    <w:link w:val="Tdoc-B1"/>
    <w:qFormat/>
    <w:rsid w:val="00F54E40"/>
    <w:rPr>
      <w:rFonts w:eastAsia="SimSun"/>
      <w:bCs/>
      <w:iCs/>
      <w:sz w:val="22"/>
      <w:szCs w:val="22"/>
      <w:lang w:val="en-US" w:eastAsia="zh-CN"/>
    </w:rPr>
  </w:style>
  <w:style w:type="table" w:customStyle="1" w:styleId="xTableaupagedegarde2">
    <w:name w:val="x Tableau page de garde2"/>
    <w:basedOn w:val="TableNormal"/>
    <w:next w:val="TableGrid"/>
    <w:qFormat/>
    <w:rsid w:val="00C132BF"/>
    <w:rPr>
      <w:rFonts w:eastAsia="Times New Roman"/>
      <w:lang w:val="en-US"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
    <w:name w:val="网格型5"/>
    <w:basedOn w:val="TableNormal"/>
    <w:uiPriority w:val="39"/>
    <w:qFormat/>
    <w:rsid w:val="00C7311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posals">
    <w:name w:val="Proposals"/>
    <w:basedOn w:val="ListParagraph"/>
    <w:link w:val="ProposalsChar"/>
    <w:qFormat/>
    <w:rsid w:val="00BF34CE"/>
    <w:pPr>
      <w:numPr>
        <w:numId w:val="94"/>
      </w:numPr>
      <w:overflowPunct/>
      <w:autoSpaceDE/>
      <w:autoSpaceDN/>
      <w:adjustRightInd/>
      <w:spacing w:line="259" w:lineRule="auto"/>
      <w:ind w:left="0"/>
      <w:contextualSpacing w:val="0"/>
      <w:textAlignment w:val="auto"/>
    </w:pPr>
    <w:rPr>
      <w:i/>
      <w:iCs/>
      <w:szCs w:val="24"/>
      <w:lang w:val="en-US" w:eastAsia="zh-CN"/>
    </w:rPr>
  </w:style>
  <w:style w:type="character" w:customStyle="1" w:styleId="ProposalsChar">
    <w:name w:val="Proposals Char"/>
    <w:basedOn w:val="DefaultParagraphFont"/>
    <w:link w:val="Proposals"/>
    <w:qFormat/>
    <w:rsid w:val="00BF34CE"/>
    <w:rPr>
      <w:rFonts w:eastAsia="SimSun"/>
      <w:i/>
      <w:iCs/>
      <w:szCs w:val="24"/>
      <w:lang w:val="en-US" w:eastAsia="zh-CN"/>
    </w:rPr>
  </w:style>
  <w:style w:type="table" w:customStyle="1" w:styleId="47">
    <w:name w:val="表（文字列）4"/>
    <w:basedOn w:val="TableNormal"/>
    <w:next w:val="TableGrid"/>
    <w:uiPriority w:val="39"/>
    <w:qFormat/>
    <w:rsid w:val="00EA74C1"/>
    <w:rPr>
      <w:rFonts w:ascii="Calibri" w:eastAsia="SimSun"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0">
    <w:name w:val="List Paragraph10"/>
    <w:basedOn w:val="Normal"/>
    <w:uiPriority w:val="34"/>
    <w:unhideWhenUsed/>
    <w:qFormat/>
    <w:rsid w:val="00AF20F0"/>
    <w:pPr>
      <w:spacing w:beforeLines="50" w:before="50" w:after="120" w:line="278" w:lineRule="auto"/>
      <w:ind w:left="720"/>
      <w:contextualSpacing/>
      <w:jc w:val="both"/>
    </w:pPr>
    <w:rPr>
      <w:rFonts w:ascii="Times New Roman" w:eastAsia="Times New Roman" w:hAnsi="Times New Roman"/>
      <w:lang w:val="en-US"/>
    </w:rPr>
  </w:style>
  <w:style w:type="character" w:customStyle="1" w:styleId="TableTextsChar">
    <w:name w:val="Table Texts Char"/>
    <w:basedOn w:val="DefaultParagraphFont"/>
    <w:link w:val="TableTexts"/>
    <w:qFormat/>
    <w:rsid w:val="00AF20F0"/>
    <w:rPr>
      <w:rFonts w:eastAsia="DengXian"/>
      <w:sz w:val="24"/>
      <w:szCs w:val="24"/>
    </w:rPr>
  </w:style>
  <w:style w:type="paragraph" w:customStyle="1" w:styleId="TableTexts">
    <w:name w:val="Table Texts"/>
    <w:basedOn w:val="Normal"/>
    <w:link w:val="TableTextsChar"/>
    <w:qFormat/>
    <w:rsid w:val="00AF20F0"/>
    <w:pPr>
      <w:keepLines/>
      <w:widowControl w:val="0"/>
      <w:suppressAutoHyphens/>
      <w:snapToGrid w:val="0"/>
      <w:spacing w:after="120" w:line="276" w:lineRule="auto"/>
      <w:jc w:val="center"/>
    </w:pPr>
    <w:rPr>
      <w:rFonts w:ascii="Times New Roman" w:eastAsia="DengXian" w:hAnsi="Times New Roman"/>
      <w:sz w:val="24"/>
      <w:lang w:eastAsia="en-GB"/>
    </w:rPr>
  </w:style>
  <w:style w:type="character" w:customStyle="1" w:styleId="BulletChar0">
    <w:name w:val="Bullet Char"/>
    <w:basedOn w:val="DefaultParagraphFont"/>
    <w:link w:val="Bullet0"/>
    <w:qFormat/>
    <w:rsid w:val="00AF20F0"/>
    <w:rPr>
      <w:rFonts w:eastAsia="SimSun"/>
      <w:sz w:val="24"/>
      <w:szCs w:val="24"/>
      <w:lang w:val="en-US" w:eastAsia="en-US"/>
    </w:rPr>
  </w:style>
  <w:style w:type="paragraph" w:customStyle="1" w:styleId="CRSeparator">
    <w:name w:val="CR_Separator"/>
    <w:basedOn w:val="Normal"/>
    <w:link w:val="CRSeparatorChar"/>
    <w:rsid w:val="00AF20F0"/>
    <w:pPr>
      <w:widowControl w:val="0"/>
      <w:overflowPunct w:val="0"/>
      <w:spacing w:after="180"/>
      <w:jc w:val="center"/>
      <w:textAlignment w:val="baseline"/>
    </w:pPr>
    <w:rPr>
      <w:rFonts w:asciiTheme="minorHAnsi" w:eastAsiaTheme="minorEastAsia" w:hAnsiTheme="minorHAnsi" w:cstheme="minorBidi"/>
      <w:color w:val="0000FF"/>
      <w:sz w:val="36"/>
      <w:szCs w:val="36"/>
      <w:lang w:eastAsia="en-GB"/>
      <w14:ligatures w14:val="standardContextual"/>
    </w:rPr>
  </w:style>
  <w:style w:type="character" w:customStyle="1" w:styleId="CRSeparatorChar">
    <w:name w:val="CR_Separator Char"/>
    <w:basedOn w:val="DefaultParagraphFont"/>
    <w:link w:val="CRSeparator"/>
    <w:rsid w:val="00AF20F0"/>
    <w:rPr>
      <w:rFonts w:asciiTheme="minorHAnsi" w:eastAsiaTheme="minorEastAsia" w:hAnsiTheme="minorHAnsi" w:cstheme="minorBidi"/>
      <w:color w:val="0000FF"/>
      <w:sz w:val="36"/>
      <w:szCs w:val="36"/>
      <w14:ligatures w14:val="standardContextual"/>
    </w:rPr>
  </w:style>
  <w:style w:type="table" w:customStyle="1" w:styleId="48">
    <w:name w:val="表格格線4"/>
    <w:basedOn w:val="TableNormal"/>
    <w:next w:val="TableGrid"/>
    <w:uiPriority w:val="39"/>
    <w:qFormat/>
    <w:rsid w:val="00AF20F0"/>
    <w:rPr>
      <w:rFonts w:ascii="Calibri" w:eastAsia="PMingLiU" w:hAnsi="Calibri" w:cs="Cordia New"/>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AF20F0"/>
    <w:pPr>
      <w:spacing w:before="36" w:after="36"/>
      <w:jc w:val="left"/>
    </w:pPr>
    <w:rPr>
      <w:rFonts w:asciiTheme="minorHAnsi" w:eastAsiaTheme="minorEastAsia" w:hAnsiTheme="minorHAnsi" w:cstheme="minorBidi"/>
      <w:sz w:val="24"/>
      <w:lang w:val="en-US" w:eastAsia="zh-CN"/>
    </w:rPr>
  </w:style>
  <w:style w:type="table" w:customStyle="1" w:styleId="TableGrid290">
    <w:name w:val="Table Grid29"/>
    <w:basedOn w:val="TableNormal"/>
    <w:next w:val="TableGrid"/>
    <w:uiPriority w:val="39"/>
    <w:rsid w:val="002F039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251058">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676144">
      <w:bodyDiv w:val="1"/>
      <w:marLeft w:val="0"/>
      <w:marRight w:val="0"/>
      <w:marTop w:val="0"/>
      <w:marBottom w:val="0"/>
      <w:divBdr>
        <w:top w:val="none" w:sz="0" w:space="0" w:color="auto"/>
        <w:left w:val="none" w:sz="0" w:space="0" w:color="auto"/>
        <w:bottom w:val="none" w:sz="0" w:space="0" w:color="auto"/>
        <w:right w:val="none" w:sz="0" w:space="0" w:color="auto"/>
      </w:divBdr>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7853248">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1709168">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832965">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287705">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7390">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184585">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607187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009199">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704350">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0680763">
      <w:bodyDiv w:val="1"/>
      <w:marLeft w:val="0"/>
      <w:marRight w:val="0"/>
      <w:marTop w:val="0"/>
      <w:marBottom w:val="0"/>
      <w:divBdr>
        <w:top w:val="none" w:sz="0" w:space="0" w:color="auto"/>
        <w:left w:val="none" w:sz="0" w:space="0" w:color="auto"/>
        <w:bottom w:val="none" w:sz="0" w:space="0" w:color="auto"/>
        <w:right w:val="none" w:sz="0" w:space="0" w:color="auto"/>
      </w:divBdr>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543734">
      <w:bodyDiv w:val="1"/>
      <w:marLeft w:val="0"/>
      <w:marRight w:val="0"/>
      <w:marTop w:val="0"/>
      <w:marBottom w:val="0"/>
      <w:divBdr>
        <w:top w:val="none" w:sz="0" w:space="0" w:color="auto"/>
        <w:left w:val="none" w:sz="0" w:space="0" w:color="auto"/>
        <w:bottom w:val="none" w:sz="0" w:space="0" w:color="auto"/>
        <w:right w:val="none" w:sz="0" w:space="0" w:color="auto"/>
      </w:divBdr>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202907">
      <w:bodyDiv w:val="1"/>
      <w:marLeft w:val="0"/>
      <w:marRight w:val="0"/>
      <w:marTop w:val="0"/>
      <w:marBottom w:val="0"/>
      <w:divBdr>
        <w:top w:val="none" w:sz="0" w:space="0" w:color="auto"/>
        <w:left w:val="none" w:sz="0" w:space="0" w:color="auto"/>
        <w:bottom w:val="none" w:sz="0" w:space="0" w:color="auto"/>
        <w:right w:val="none" w:sz="0" w:space="0" w:color="auto"/>
      </w:divBdr>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000619">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6628598">
      <w:bodyDiv w:val="1"/>
      <w:marLeft w:val="0"/>
      <w:marRight w:val="0"/>
      <w:marTop w:val="0"/>
      <w:marBottom w:val="0"/>
      <w:divBdr>
        <w:top w:val="none" w:sz="0" w:space="0" w:color="auto"/>
        <w:left w:val="none" w:sz="0" w:space="0" w:color="auto"/>
        <w:bottom w:val="none" w:sz="0" w:space="0" w:color="auto"/>
        <w:right w:val="none" w:sz="0" w:space="0" w:color="auto"/>
      </w:divBdr>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286394">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19803550">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7820776">
      <w:bodyDiv w:val="1"/>
      <w:marLeft w:val="0"/>
      <w:marRight w:val="0"/>
      <w:marTop w:val="0"/>
      <w:marBottom w:val="0"/>
      <w:divBdr>
        <w:top w:val="none" w:sz="0" w:space="0" w:color="auto"/>
        <w:left w:val="none" w:sz="0" w:space="0" w:color="auto"/>
        <w:bottom w:val="none" w:sz="0" w:space="0" w:color="auto"/>
        <w:right w:val="none" w:sz="0" w:space="0" w:color="auto"/>
      </w:divBdr>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451">
      <w:bodyDiv w:val="1"/>
      <w:marLeft w:val="0"/>
      <w:marRight w:val="0"/>
      <w:marTop w:val="0"/>
      <w:marBottom w:val="0"/>
      <w:divBdr>
        <w:top w:val="none" w:sz="0" w:space="0" w:color="auto"/>
        <w:left w:val="none" w:sz="0" w:space="0" w:color="auto"/>
        <w:bottom w:val="none" w:sz="0" w:space="0" w:color="auto"/>
        <w:right w:val="none" w:sz="0" w:space="0" w:color="auto"/>
      </w:divBdr>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7937411">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437989">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0581631">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7765647">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28196697">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33633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4442421">
      <w:bodyDiv w:val="1"/>
      <w:marLeft w:val="0"/>
      <w:marRight w:val="0"/>
      <w:marTop w:val="0"/>
      <w:marBottom w:val="0"/>
      <w:divBdr>
        <w:top w:val="none" w:sz="0" w:space="0" w:color="auto"/>
        <w:left w:val="none" w:sz="0" w:space="0" w:color="auto"/>
        <w:bottom w:val="none" w:sz="0" w:space="0" w:color="auto"/>
        <w:right w:val="none" w:sz="0" w:space="0" w:color="auto"/>
      </w:divBdr>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0936649">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301799">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758196">
      <w:bodyDiv w:val="1"/>
      <w:marLeft w:val="0"/>
      <w:marRight w:val="0"/>
      <w:marTop w:val="0"/>
      <w:marBottom w:val="0"/>
      <w:divBdr>
        <w:top w:val="none" w:sz="0" w:space="0" w:color="auto"/>
        <w:left w:val="none" w:sz="0" w:space="0" w:color="auto"/>
        <w:bottom w:val="none" w:sz="0" w:space="0" w:color="auto"/>
        <w:right w:val="none" w:sz="0" w:space="0" w:color="auto"/>
      </w:divBdr>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354703">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14548">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6884874">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39894683">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20987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20737">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322834">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135266">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083187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7592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595512">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5904114">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6925121">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8815044">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0975316">
      <w:bodyDiv w:val="1"/>
      <w:marLeft w:val="0"/>
      <w:marRight w:val="0"/>
      <w:marTop w:val="0"/>
      <w:marBottom w:val="0"/>
      <w:divBdr>
        <w:top w:val="none" w:sz="0" w:space="0" w:color="auto"/>
        <w:left w:val="none" w:sz="0" w:space="0" w:color="auto"/>
        <w:bottom w:val="none" w:sz="0" w:space="0" w:color="auto"/>
        <w:right w:val="none" w:sz="0" w:space="0" w:color="auto"/>
      </w:divBdr>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021996">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0533030">
      <w:bodyDiv w:val="1"/>
      <w:marLeft w:val="0"/>
      <w:marRight w:val="0"/>
      <w:marTop w:val="0"/>
      <w:marBottom w:val="0"/>
      <w:divBdr>
        <w:top w:val="none" w:sz="0" w:space="0" w:color="auto"/>
        <w:left w:val="none" w:sz="0" w:space="0" w:color="auto"/>
        <w:bottom w:val="none" w:sz="0" w:space="0" w:color="auto"/>
        <w:right w:val="none" w:sz="0" w:space="0" w:color="auto"/>
      </w:divBdr>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1536570">
      <w:bodyDiv w:val="1"/>
      <w:marLeft w:val="0"/>
      <w:marRight w:val="0"/>
      <w:marTop w:val="0"/>
      <w:marBottom w:val="0"/>
      <w:divBdr>
        <w:top w:val="none" w:sz="0" w:space="0" w:color="auto"/>
        <w:left w:val="none" w:sz="0" w:space="0" w:color="auto"/>
        <w:bottom w:val="none" w:sz="0" w:space="0" w:color="auto"/>
        <w:right w:val="none" w:sz="0" w:space="0" w:color="auto"/>
      </w:divBdr>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435675">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6824">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204584">
      <w:bodyDiv w:val="1"/>
      <w:marLeft w:val="0"/>
      <w:marRight w:val="0"/>
      <w:marTop w:val="0"/>
      <w:marBottom w:val="0"/>
      <w:divBdr>
        <w:top w:val="none" w:sz="0" w:space="0" w:color="auto"/>
        <w:left w:val="none" w:sz="0" w:space="0" w:color="auto"/>
        <w:bottom w:val="none" w:sz="0" w:space="0" w:color="auto"/>
        <w:right w:val="none" w:sz="0" w:space="0" w:color="auto"/>
      </w:divBdr>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69828587">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198">
      <w:bodyDiv w:val="1"/>
      <w:marLeft w:val="0"/>
      <w:marRight w:val="0"/>
      <w:marTop w:val="0"/>
      <w:marBottom w:val="0"/>
      <w:divBdr>
        <w:top w:val="none" w:sz="0" w:space="0" w:color="auto"/>
        <w:left w:val="none" w:sz="0" w:space="0" w:color="auto"/>
        <w:bottom w:val="none" w:sz="0" w:space="0" w:color="auto"/>
        <w:right w:val="none" w:sz="0" w:space="0" w:color="auto"/>
      </w:divBdr>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3475016">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3166">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2913951">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4513469">
      <w:bodyDiv w:val="1"/>
      <w:marLeft w:val="0"/>
      <w:marRight w:val="0"/>
      <w:marTop w:val="0"/>
      <w:marBottom w:val="0"/>
      <w:divBdr>
        <w:top w:val="none" w:sz="0" w:space="0" w:color="auto"/>
        <w:left w:val="none" w:sz="0" w:space="0" w:color="auto"/>
        <w:bottom w:val="none" w:sz="0" w:space="0" w:color="auto"/>
        <w:right w:val="none" w:sz="0" w:space="0" w:color="auto"/>
      </w:divBdr>
    </w:div>
    <w:div w:id="505486368">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5653412">
      <w:bodyDiv w:val="1"/>
      <w:marLeft w:val="0"/>
      <w:marRight w:val="0"/>
      <w:marTop w:val="0"/>
      <w:marBottom w:val="0"/>
      <w:divBdr>
        <w:top w:val="none" w:sz="0" w:space="0" w:color="auto"/>
        <w:left w:val="none" w:sz="0" w:space="0" w:color="auto"/>
        <w:bottom w:val="none" w:sz="0" w:space="0" w:color="auto"/>
        <w:right w:val="none" w:sz="0" w:space="0" w:color="auto"/>
      </w:divBdr>
    </w:div>
    <w:div w:id="515772633">
      <w:bodyDiv w:val="1"/>
      <w:marLeft w:val="0"/>
      <w:marRight w:val="0"/>
      <w:marTop w:val="0"/>
      <w:marBottom w:val="0"/>
      <w:divBdr>
        <w:top w:val="none" w:sz="0" w:space="0" w:color="auto"/>
        <w:left w:val="none" w:sz="0" w:space="0" w:color="auto"/>
        <w:bottom w:val="none" w:sz="0" w:space="0" w:color="auto"/>
        <w:right w:val="none" w:sz="0" w:space="0" w:color="auto"/>
      </w:divBdr>
    </w:div>
    <w:div w:id="516115061">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01860">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426841">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323812">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579">
      <w:bodyDiv w:val="1"/>
      <w:marLeft w:val="0"/>
      <w:marRight w:val="0"/>
      <w:marTop w:val="0"/>
      <w:marBottom w:val="0"/>
      <w:divBdr>
        <w:top w:val="none" w:sz="0" w:space="0" w:color="auto"/>
        <w:left w:val="none" w:sz="0" w:space="0" w:color="auto"/>
        <w:bottom w:val="none" w:sz="0" w:space="0" w:color="auto"/>
        <w:right w:val="none" w:sz="0" w:space="0" w:color="auto"/>
      </w:divBdr>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071492">
      <w:bodyDiv w:val="1"/>
      <w:marLeft w:val="0"/>
      <w:marRight w:val="0"/>
      <w:marTop w:val="0"/>
      <w:marBottom w:val="0"/>
      <w:divBdr>
        <w:top w:val="none" w:sz="0" w:space="0" w:color="auto"/>
        <w:left w:val="none" w:sz="0" w:space="0" w:color="auto"/>
        <w:bottom w:val="none" w:sz="0" w:space="0" w:color="auto"/>
        <w:right w:val="none" w:sz="0" w:space="0" w:color="auto"/>
      </w:divBdr>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549777">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4095664">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4692">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7911528">
      <w:bodyDiv w:val="1"/>
      <w:marLeft w:val="0"/>
      <w:marRight w:val="0"/>
      <w:marTop w:val="0"/>
      <w:marBottom w:val="0"/>
      <w:divBdr>
        <w:top w:val="none" w:sz="0" w:space="0" w:color="auto"/>
        <w:left w:val="none" w:sz="0" w:space="0" w:color="auto"/>
        <w:bottom w:val="none" w:sz="0" w:space="0" w:color="auto"/>
        <w:right w:val="none" w:sz="0" w:space="0" w:color="auto"/>
      </w:divBdr>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3802482">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5457438">
      <w:bodyDiv w:val="1"/>
      <w:marLeft w:val="0"/>
      <w:marRight w:val="0"/>
      <w:marTop w:val="0"/>
      <w:marBottom w:val="0"/>
      <w:divBdr>
        <w:top w:val="none" w:sz="0" w:space="0" w:color="auto"/>
        <w:left w:val="none" w:sz="0" w:space="0" w:color="auto"/>
        <w:bottom w:val="none" w:sz="0" w:space="0" w:color="auto"/>
        <w:right w:val="none" w:sz="0" w:space="0" w:color="auto"/>
      </w:divBdr>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6010605">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40793">
      <w:bodyDiv w:val="1"/>
      <w:marLeft w:val="0"/>
      <w:marRight w:val="0"/>
      <w:marTop w:val="0"/>
      <w:marBottom w:val="0"/>
      <w:divBdr>
        <w:top w:val="none" w:sz="0" w:space="0" w:color="auto"/>
        <w:left w:val="none" w:sz="0" w:space="0" w:color="auto"/>
        <w:bottom w:val="none" w:sz="0" w:space="0" w:color="auto"/>
        <w:right w:val="none" w:sz="0" w:space="0" w:color="auto"/>
      </w:divBdr>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1252307">
      <w:bodyDiv w:val="1"/>
      <w:marLeft w:val="0"/>
      <w:marRight w:val="0"/>
      <w:marTop w:val="0"/>
      <w:marBottom w:val="0"/>
      <w:divBdr>
        <w:top w:val="none" w:sz="0" w:space="0" w:color="auto"/>
        <w:left w:val="none" w:sz="0" w:space="0" w:color="auto"/>
        <w:bottom w:val="none" w:sz="0" w:space="0" w:color="auto"/>
        <w:right w:val="none" w:sz="0" w:space="0" w:color="auto"/>
      </w:divBdr>
    </w:div>
    <w:div w:id="652411193">
      <w:bodyDiv w:val="1"/>
      <w:marLeft w:val="0"/>
      <w:marRight w:val="0"/>
      <w:marTop w:val="0"/>
      <w:marBottom w:val="0"/>
      <w:divBdr>
        <w:top w:val="none" w:sz="0" w:space="0" w:color="auto"/>
        <w:left w:val="none" w:sz="0" w:space="0" w:color="auto"/>
        <w:bottom w:val="none" w:sz="0" w:space="0" w:color="auto"/>
        <w:right w:val="none" w:sz="0" w:space="0" w:color="auto"/>
      </w:divBdr>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1586">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0684640">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2485551">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09113366">
      <w:bodyDiv w:val="1"/>
      <w:marLeft w:val="0"/>
      <w:marRight w:val="0"/>
      <w:marTop w:val="0"/>
      <w:marBottom w:val="0"/>
      <w:divBdr>
        <w:top w:val="none" w:sz="0" w:space="0" w:color="auto"/>
        <w:left w:val="none" w:sz="0" w:space="0" w:color="auto"/>
        <w:bottom w:val="none" w:sz="0" w:space="0" w:color="auto"/>
        <w:right w:val="none" w:sz="0" w:space="0" w:color="auto"/>
      </w:divBdr>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284902">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6786349">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0518528">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4419">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8021551">
      <w:bodyDiv w:val="1"/>
      <w:marLeft w:val="0"/>
      <w:marRight w:val="0"/>
      <w:marTop w:val="0"/>
      <w:marBottom w:val="0"/>
      <w:divBdr>
        <w:top w:val="none" w:sz="0" w:space="0" w:color="auto"/>
        <w:left w:val="none" w:sz="0" w:space="0" w:color="auto"/>
        <w:bottom w:val="none" w:sz="0" w:space="0" w:color="auto"/>
        <w:right w:val="none" w:sz="0" w:space="0" w:color="auto"/>
      </w:divBdr>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39717">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955">
      <w:bodyDiv w:val="1"/>
      <w:marLeft w:val="0"/>
      <w:marRight w:val="0"/>
      <w:marTop w:val="0"/>
      <w:marBottom w:val="0"/>
      <w:divBdr>
        <w:top w:val="none" w:sz="0" w:space="0" w:color="auto"/>
        <w:left w:val="none" w:sz="0" w:space="0" w:color="auto"/>
        <w:bottom w:val="none" w:sz="0" w:space="0" w:color="auto"/>
        <w:right w:val="none" w:sz="0" w:space="0" w:color="auto"/>
      </w:divBdr>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08283">
      <w:bodyDiv w:val="1"/>
      <w:marLeft w:val="0"/>
      <w:marRight w:val="0"/>
      <w:marTop w:val="0"/>
      <w:marBottom w:val="0"/>
      <w:divBdr>
        <w:top w:val="none" w:sz="0" w:space="0" w:color="auto"/>
        <w:left w:val="none" w:sz="0" w:space="0" w:color="auto"/>
        <w:bottom w:val="none" w:sz="0" w:space="0" w:color="auto"/>
        <w:right w:val="none" w:sz="0" w:space="0" w:color="auto"/>
      </w:divBdr>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1409">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30565">
      <w:bodyDiv w:val="1"/>
      <w:marLeft w:val="0"/>
      <w:marRight w:val="0"/>
      <w:marTop w:val="0"/>
      <w:marBottom w:val="0"/>
      <w:divBdr>
        <w:top w:val="none" w:sz="0" w:space="0" w:color="auto"/>
        <w:left w:val="none" w:sz="0" w:space="0" w:color="auto"/>
        <w:bottom w:val="none" w:sz="0" w:space="0" w:color="auto"/>
        <w:right w:val="none" w:sz="0" w:space="0" w:color="auto"/>
      </w:divBdr>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425468">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3448739">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49563682">
      <w:bodyDiv w:val="1"/>
      <w:marLeft w:val="0"/>
      <w:marRight w:val="0"/>
      <w:marTop w:val="0"/>
      <w:marBottom w:val="0"/>
      <w:divBdr>
        <w:top w:val="none" w:sz="0" w:space="0" w:color="auto"/>
        <w:left w:val="none" w:sz="0" w:space="0" w:color="auto"/>
        <w:bottom w:val="none" w:sz="0" w:space="0" w:color="auto"/>
        <w:right w:val="none" w:sz="0" w:space="0" w:color="auto"/>
      </w:divBdr>
    </w:div>
    <w:div w:id="849953244">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5997677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3832209">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463556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1135013">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89657746">
      <w:bodyDiv w:val="1"/>
      <w:marLeft w:val="0"/>
      <w:marRight w:val="0"/>
      <w:marTop w:val="0"/>
      <w:marBottom w:val="0"/>
      <w:divBdr>
        <w:top w:val="none" w:sz="0" w:space="0" w:color="auto"/>
        <w:left w:val="none" w:sz="0" w:space="0" w:color="auto"/>
        <w:bottom w:val="none" w:sz="0" w:space="0" w:color="auto"/>
        <w:right w:val="none" w:sz="0" w:space="0" w:color="auto"/>
      </w:divBdr>
    </w:div>
    <w:div w:id="890849375">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260">
      <w:bodyDiv w:val="1"/>
      <w:marLeft w:val="0"/>
      <w:marRight w:val="0"/>
      <w:marTop w:val="0"/>
      <w:marBottom w:val="0"/>
      <w:divBdr>
        <w:top w:val="none" w:sz="0" w:space="0" w:color="auto"/>
        <w:left w:val="none" w:sz="0" w:space="0" w:color="auto"/>
        <w:bottom w:val="none" w:sz="0" w:space="0" w:color="auto"/>
        <w:right w:val="none" w:sz="0" w:space="0" w:color="auto"/>
      </w:divBdr>
    </w:div>
    <w:div w:id="899554618">
      <w:bodyDiv w:val="1"/>
      <w:marLeft w:val="0"/>
      <w:marRight w:val="0"/>
      <w:marTop w:val="0"/>
      <w:marBottom w:val="0"/>
      <w:divBdr>
        <w:top w:val="none" w:sz="0" w:space="0" w:color="auto"/>
        <w:left w:val="none" w:sz="0" w:space="0" w:color="auto"/>
        <w:bottom w:val="none" w:sz="0" w:space="0" w:color="auto"/>
        <w:right w:val="none" w:sz="0" w:space="0" w:color="auto"/>
      </w:divBdr>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5939781">
      <w:bodyDiv w:val="1"/>
      <w:marLeft w:val="0"/>
      <w:marRight w:val="0"/>
      <w:marTop w:val="0"/>
      <w:marBottom w:val="0"/>
      <w:divBdr>
        <w:top w:val="none" w:sz="0" w:space="0" w:color="auto"/>
        <w:left w:val="none" w:sz="0" w:space="0" w:color="auto"/>
        <w:bottom w:val="none" w:sz="0" w:space="0" w:color="auto"/>
        <w:right w:val="none" w:sz="0" w:space="0" w:color="auto"/>
      </w:divBdr>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548309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3968442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05525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3721">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802838">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1768399">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09031">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6759334">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1062947">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31622">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7561257">
      <w:bodyDiv w:val="1"/>
      <w:marLeft w:val="0"/>
      <w:marRight w:val="0"/>
      <w:marTop w:val="0"/>
      <w:marBottom w:val="0"/>
      <w:divBdr>
        <w:top w:val="none" w:sz="0" w:space="0" w:color="auto"/>
        <w:left w:val="none" w:sz="0" w:space="0" w:color="auto"/>
        <w:bottom w:val="none" w:sz="0" w:space="0" w:color="auto"/>
        <w:right w:val="none" w:sz="0" w:space="0" w:color="auto"/>
      </w:divBdr>
    </w:div>
    <w:div w:id="1007630969">
      <w:bodyDiv w:val="1"/>
      <w:marLeft w:val="0"/>
      <w:marRight w:val="0"/>
      <w:marTop w:val="0"/>
      <w:marBottom w:val="0"/>
      <w:divBdr>
        <w:top w:val="none" w:sz="0" w:space="0" w:color="auto"/>
        <w:left w:val="none" w:sz="0" w:space="0" w:color="auto"/>
        <w:bottom w:val="none" w:sz="0" w:space="0" w:color="auto"/>
        <w:right w:val="none" w:sz="0" w:space="0" w:color="auto"/>
      </w:divBdr>
    </w:div>
    <w:div w:id="1007638732">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0525746">
      <w:bodyDiv w:val="1"/>
      <w:marLeft w:val="0"/>
      <w:marRight w:val="0"/>
      <w:marTop w:val="0"/>
      <w:marBottom w:val="0"/>
      <w:divBdr>
        <w:top w:val="none" w:sz="0" w:space="0" w:color="auto"/>
        <w:left w:val="none" w:sz="0" w:space="0" w:color="auto"/>
        <w:bottom w:val="none" w:sz="0" w:space="0" w:color="auto"/>
        <w:right w:val="none" w:sz="0" w:space="0" w:color="auto"/>
      </w:divBdr>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368891">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0929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6948">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68268">
      <w:bodyDiv w:val="1"/>
      <w:marLeft w:val="0"/>
      <w:marRight w:val="0"/>
      <w:marTop w:val="0"/>
      <w:marBottom w:val="0"/>
      <w:divBdr>
        <w:top w:val="none" w:sz="0" w:space="0" w:color="auto"/>
        <w:left w:val="none" w:sz="0" w:space="0" w:color="auto"/>
        <w:bottom w:val="none" w:sz="0" w:space="0" w:color="auto"/>
        <w:right w:val="none" w:sz="0" w:space="0" w:color="auto"/>
      </w:divBdr>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640660">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2741">
      <w:bodyDiv w:val="1"/>
      <w:marLeft w:val="0"/>
      <w:marRight w:val="0"/>
      <w:marTop w:val="0"/>
      <w:marBottom w:val="0"/>
      <w:divBdr>
        <w:top w:val="none" w:sz="0" w:space="0" w:color="auto"/>
        <w:left w:val="none" w:sz="0" w:space="0" w:color="auto"/>
        <w:bottom w:val="none" w:sz="0" w:space="0" w:color="auto"/>
        <w:right w:val="none" w:sz="0" w:space="0" w:color="auto"/>
      </w:divBdr>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1930065">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0640760">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89618690">
      <w:bodyDiv w:val="1"/>
      <w:marLeft w:val="0"/>
      <w:marRight w:val="0"/>
      <w:marTop w:val="0"/>
      <w:marBottom w:val="0"/>
      <w:divBdr>
        <w:top w:val="none" w:sz="0" w:space="0" w:color="auto"/>
        <w:left w:val="none" w:sz="0" w:space="0" w:color="auto"/>
        <w:bottom w:val="none" w:sz="0" w:space="0" w:color="auto"/>
        <w:right w:val="none" w:sz="0" w:space="0" w:color="auto"/>
      </w:divBdr>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6907170">
      <w:bodyDiv w:val="1"/>
      <w:marLeft w:val="0"/>
      <w:marRight w:val="0"/>
      <w:marTop w:val="0"/>
      <w:marBottom w:val="0"/>
      <w:divBdr>
        <w:top w:val="none" w:sz="0" w:space="0" w:color="auto"/>
        <w:left w:val="none" w:sz="0" w:space="0" w:color="auto"/>
        <w:bottom w:val="none" w:sz="0" w:space="0" w:color="auto"/>
        <w:right w:val="none" w:sz="0" w:space="0" w:color="auto"/>
      </w:divBdr>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413380">
      <w:bodyDiv w:val="1"/>
      <w:marLeft w:val="0"/>
      <w:marRight w:val="0"/>
      <w:marTop w:val="0"/>
      <w:marBottom w:val="0"/>
      <w:divBdr>
        <w:top w:val="none" w:sz="0" w:space="0" w:color="auto"/>
        <w:left w:val="none" w:sz="0" w:space="0" w:color="auto"/>
        <w:bottom w:val="none" w:sz="0" w:space="0" w:color="auto"/>
        <w:right w:val="none" w:sz="0" w:space="0" w:color="auto"/>
      </w:divBdr>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6538095">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5926794">
      <w:bodyDiv w:val="1"/>
      <w:marLeft w:val="0"/>
      <w:marRight w:val="0"/>
      <w:marTop w:val="0"/>
      <w:marBottom w:val="0"/>
      <w:divBdr>
        <w:top w:val="none" w:sz="0" w:space="0" w:color="auto"/>
        <w:left w:val="none" w:sz="0" w:space="0" w:color="auto"/>
        <w:bottom w:val="none" w:sz="0" w:space="0" w:color="auto"/>
        <w:right w:val="none" w:sz="0" w:space="0" w:color="auto"/>
      </w:divBdr>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035604">
      <w:bodyDiv w:val="1"/>
      <w:marLeft w:val="0"/>
      <w:marRight w:val="0"/>
      <w:marTop w:val="0"/>
      <w:marBottom w:val="0"/>
      <w:divBdr>
        <w:top w:val="none" w:sz="0" w:space="0" w:color="auto"/>
        <w:left w:val="none" w:sz="0" w:space="0" w:color="auto"/>
        <w:bottom w:val="none" w:sz="0" w:space="0" w:color="auto"/>
        <w:right w:val="none" w:sz="0" w:space="0" w:color="auto"/>
      </w:divBdr>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39886596">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3641090">
      <w:bodyDiv w:val="1"/>
      <w:marLeft w:val="0"/>
      <w:marRight w:val="0"/>
      <w:marTop w:val="0"/>
      <w:marBottom w:val="0"/>
      <w:divBdr>
        <w:top w:val="none" w:sz="0" w:space="0" w:color="auto"/>
        <w:left w:val="none" w:sz="0" w:space="0" w:color="auto"/>
        <w:bottom w:val="none" w:sz="0" w:space="0" w:color="auto"/>
        <w:right w:val="none" w:sz="0" w:space="0" w:color="auto"/>
      </w:divBdr>
    </w:div>
    <w:div w:id="1154250507">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7577656">
      <w:bodyDiv w:val="1"/>
      <w:marLeft w:val="0"/>
      <w:marRight w:val="0"/>
      <w:marTop w:val="0"/>
      <w:marBottom w:val="0"/>
      <w:divBdr>
        <w:top w:val="none" w:sz="0" w:space="0" w:color="auto"/>
        <w:left w:val="none" w:sz="0" w:space="0" w:color="auto"/>
        <w:bottom w:val="none" w:sz="0" w:space="0" w:color="auto"/>
        <w:right w:val="none" w:sz="0" w:space="0" w:color="auto"/>
      </w:divBdr>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02113">
      <w:bodyDiv w:val="1"/>
      <w:marLeft w:val="0"/>
      <w:marRight w:val="0"/>
      <w:marTop w:val="0"/>
      <w:marBottom w:val="0"/>
      <w:divBdr>
        <w:top w:val="none" w:sz="0" w:space="0" w:color="auto"/>
        <w:left w:val="none" w:sz="0" w:space="0" w:color="auto"/>
        <w:bottom w:val="none" w:sz="0" w:space="0" w:color="auto"/>
        <w:right w:val="none" w:sz="0" w:space="0" w:color="auto"/>
      </w:divBdr>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0439602">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0464963">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5802">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8979488">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752941">
      <w:bodyDiv w:val="1"/>
      <w:marLeft w:val="0"/>
      <w:marRight w:val="0"/>
      <w:marTop w:val="0"/>
      <w:marBottom w:val="0"/>
      <w:divBdr>
        <w:top w:val="none" w:sz="0" w:space="0" w:color="auto"/>
        <w:left w:val="none" w:sz="0" w:space="0" w:color="auto"/>
        <w:bottom w:val="none" w:sz="0" w:space="0" w:color="auto"/>
        <w:right w:val="none" w:sz="0" w:space="0" w:color="auto"/>
      </w:divBdr>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14747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755515">
      <w:bodyDiv w:val="1"/>
      <w:marLeft w:val="0"/>
      <w:marRight w:val="0"/>
      <w:marTop w:val="0"/>
      <w:marBottom w:val="0"/>
      <w:divBdr>
        <w:top w:val="none" w:sz="0" w:space="0" w:color="auto"/>
        <w:left w:val="none" w:sz="0" w:space="0" w:color="auto"/>
        <w:bottom w:val="none" w:sz="0" w:space="0" w:color="auto"/>
        <w:right w:val="none" w:sz="0" w:space="0" w:color="auto"/>
      </w:divBdr>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292573">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5948989">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0047613">
      <w:bodyDiv w:val="1"/>
      <w:marLeft w:val="0"/>
      <w:marRight w:val="0"/>
      <w:marTop w:val="0"/>
      <w:marBottom w:val="0"/>
      <w:divBdr>
        <w:top w:val="none" w:sz="0" w:space="0" w:color="auto"/>
        <w:left w:val="none" w:sz="0" w:space="0" w:color="auto"/>
        <w:bottom w:val="none" w:sz="0" w:space="0" w:color="auto"/>
        <w:right w:val="none" w:sz="0" w:space="0" w:color="auto"/>
      </w:divBdr>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013275">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602681">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628937">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105278">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6302831">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420732">
      <w:bodyDiv w:val="1"/>
      <w:marLeft w:val="0"/>
      <w:marRight w:val="0"/>
      <w:marTop w:val="0"/>
      <w:marBottom w:val="0"/>
      <w:divBdr>
        <w:top w:val="none" w:sz="0" w:space="0" w:color="auto"/>
        <w:left w:val="none" w:sz="0" w:space="0" w:color="auto"/>
        <w:bottom w:val="none" w:sz="0" w:space="0" w:color="auto"/>
        <w:right w:val="none" w:sz="0" w:space="0" w:color="auto"/>
      </w:divBdr>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051850">
      <w:bodyDiv w:val="1"/>
      <w:marLeft w:val="0"/>
      <w:marRight w:val="0"/>
      <w:marTop w:val="0"/>
      <w:marBottom w:val="0"/>
      <w:divBdr>
        <w:top w:val="none" w:sz="0" w:space="0" w:color="auto"/>
        <w:left w:val="none" w:sz="0" w:space="0" w:color="auto"/>
        <w:bottom w:val="none" w:sz="0" w:space="0" w:color="auto"/>
        <w:right w:val="none" w:sz="0" w:space="0" w:color="auto"/>
      </w:divBdr>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492982">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28990">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69853307">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1861427">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8633606">
      <w:bodyDiv w:val="1"/>
      <w:marLeft w:val="0"/>
      <w:marRight w:val="0"/>
      <w:marTop w:val="0"/>
      <w:marBottom w:val="0"/>
      <w:divBdr>
        <w:top w:val="none" w:sz="0" w:space="0" w:color="auto"/>
        <w:left w:val="none" w:sz="0" w:space="0" w:color="auto"/>
        <w:bottom w:val="none" w:sz="0" w:space="0" w:color="auto"/>
        <w:right w:val="none" w:sz="0" w:space="0" w:color="auto"/>
      </w:divBdr>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649651">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1933307">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673043">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767259">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486814">
      <w:bodyDiv w:val="1"/>
      <w:marLeft w:val="0"/>
      <w:marRight w:val="0"/>
      <w:marTop w:val="0"/>
      <w:marBottom w:val="0"/>
      <w:divBdr>
        <w:top w:val="none" w:sz="0" w:space="0" w:color="auto"/>
        <w:left w:val="none" w:sz="0" w:space="0" w:color="auto"/>
        <w:bottom w:val="none" w:sz="0" w:space="0" w:color="auto"/>
        <w:right w:val="none" w:sz="0" w:space="0" w:color="auto"/>
      </w:divBdr>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7826821">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419470">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4964298">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6999070">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5325944">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050221">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093">
      <w:bodyDiv w:val="1"/>
      <w:marLeft w:val="0"/>
      <w:marRight w:val="0"/>
      <w:marTop w:val="0"/>
      <w:marBottom w:val="0"/>
      <w:divBdr>
        <w:top w:val="none" w:sz="0" w:space="0" w:color="auto"/>
        <w:left w:val="none" w:sz="0" w:space="0" w:color="auto"/>
        <w:bottom w:val="none" w:sz="0" w:space="0" w:color="auto"/>
        <w:right w:val="none" w:sz="0" w:space="0" w:color="auto"/>
      </w:divBdr>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7148767">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434890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19719284">
      <w:bodyDiv w:val="1"/>
      <w:marLeft w:val="0"/>
      <w:marRight w:val="0"/>
      <w:marTop w:val="0"/>
      <w:marBottom w:val="0"/>
      <w:divBdr>
        <w:top w:val="none" w:sz="0" w:space="0" w:color="auto"/>
        <w:left w:val="none" w:sz="0" w:space="0" w:color="auto"/>
        <w:bottom w:val="none" w:sz="0" w:space="0" w:color="auto"/>
        <w:right w:val="none" w:sz="0" w:space="0" w:color="auto"/>
      </w:divBdr>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2722259">
      <w:bodyDiv w:val="1"/>
      <w:marLeft w:val="0"/>
      <w:marRight w:val="0"/>
      <w:marTop w:val="0"/>
      <w:marBottom w:val="0"/>
      <w:divBdr>
        <w:top w:val="none" w:sz="0" w:space="0" w:color="auto"/>
        <w:left w:val="none" w:sz="0" w:space="0" w:color="auto"/>
        <w:bottom w:val="none" w:sz="0" w:space="0" w:color="auto"/>
        <w:right w:val="none" w:sz="0" w:space="0" w:color="auto"/>
      </w:divBdr>
    </w:div>
    <w:div w:id="1422868497">
      <w:bodyDiv w:val="1"/>
      <w:marLeft w:val="0"/>
      <w:marRight w:val="0"/>
      <w:marTop w:val="0"/>
      <w:marBottom w:val="0"/>
      <w:divBdr>
        <w:top w:val="none" w:sz="0" w:space="0" w:color="auto"/>
        <w:left w:val="none" w:sz="0" w:space="0" w:color="auto"/>
        <w:bottom w:val="none" w:sz="0" w:space="0" w:color="auto"/>
        <w:right w:val="none" w:sz="0" w:space="0" w:color="auto"/>
      </w:divBdr>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89647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29959965">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6905560">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186934">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3920713">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7847417">
      <w:bodyDiv w:val="1"/>
      <w:marLeft w:val="0"/>
      <w:marRight w:val="0"/>
      <w:marTop w:val="0"/>
      <w:marBottom w:val="0"/>
      <w:divBdr>
        <w:top w:val="none" w:sz="0" w:space="0" w:color="auto"/>
        <w:left w:val="none" w:sz="0" w:space="0" w:color="auto"/>
        <w:bottom w:val="none" w:sz="0" w:space="0" w:color="auto"/>
        <w:right w:val="none" w:sz="0" w:space="0" w:color="auto"/>
      </w:divBdr>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243132">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552695">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405693">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2678087">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29472">
      <w:bodyDiv w:val="1"/>
      <w:marLeft w:val="0"/>
      <w:marRight w:val="0"/>
      <w:marTop w:val="0"/>
      <w:marBottom w:val="0"/>
      <w:divBdr>
        <w:top w:val="none" w:sz="0" w:space="0" w:color="auto"/>
        <w:left w:val="none" w:sz="0" w:space="0" w:color="auto"/>
        <w:bottom w:val="none" w:sz="0" w:space="0" w:color="auto"/>
        <w:right w:val="none" w:sz="0" w:space="0" w:color="auto"/>
      </w:divBdr>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7339755">
      <w:bodyDiv w:val="1"/>
      <w:marLeft w:val="0"/>
      <w:marRight w:val="0"/>
      <w:marTop w:val="0"/>
      <w:marBottom w:val="0"/>
      <w:divBdr>
        <w:top w:val="none" w:sz="0" w:space="0" w:color="auto"/>
        <w:left w:val="none" w:sz="0" w:space="0" w:color="auto"/>
        <w:bottom w:val="none" w:sz="0" w:space="0" w:color="auto"/>
        <w:right w:val="none" w:sz="0" w:space="0" w:color="auto"/>
      </w:divBdr>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677609">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115266">
      <w:bodyDiv w:val="1"/>
      <w:marLeft w:val="0"/>
      <w:marRight w:val="0"/>
      <w:marTop w:val="0"/>
      <w:marBottom w:val="0"/>
      <w:divBdr>
        <w:top w:val="none" w:sz="0" w:space="0" w:color="auto"/>
        <w:left w:val="none" w:sz="0" w:space="0" w:color="auto"/>
        <w:bottom w:val="none" w:sz="0" w:space="0" w:color="auto"/>
        <w:right w:val="none" w:sz="0" w:space="0" w:color="auto"/>
      </w:divBdr>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6752015">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7453">
      <w:bodyDiv w:val="1"/>
      <w:marLeft w:val="0"/>
      <w:marRight w:val="0"/>
      <w:marTop w:val="0"/>
      <w:marBottom w:val="0"/>
      <w:divBdr>
        <w:top w:val="none" w:sz="0" w:space="0" w:color="auto"/>
        <w:left w:val="none" w:sz="0" w:space="0" w:color="auto"/>
        <w:bottom w:val="none" w:sz="0" w:space="0" w:color="auto"/>
        <w:right w:val="none" w:sz="0" w:space="0" w:color="auto"/>
      </w:divBdr>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270878">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6917347">
      <w:bodyDiv w:val="1"/>
      <w:marLeft w:val="0"/>
      <w:marRight w:val="0"/>
      <w:marTop w:val="0"/>
      <w:marBottom w:val="0"/>
      <w:divBdr>
        <w:top w:val="none" w:sz="0" w:space="0" w:color="auto"/>
        <w:left w:val="none" w:sz="0" w:space="0" w:color="auto"/>
        <w:bottom w:val="none" w:sz="0" w:space="0" w:color="auto"/>
        <w:right w:val="none" w:sz="0" w:space="0" w:color="auto"/>
      </w:divBdr>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7835176">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11822">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06178">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88686429">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8562097">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145753">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8999513">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0571">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598851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10081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29583646">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66950">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1538648">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611982">
      <w:bodyDiv w:val="1"/>
      <w:marLeft w:val="0"/>
      <w:marRight w:val="0"/>
      <w:marTop w:val="0"/>
      <w:marBottom w:val="0"/>
      <w:divBdr>
        <w:top w:val="none" w:sz="0" w:space="0" w:color="auto"/>
        <w:left w:val="none" w:sz="0" w:space="0" w:color="auto"/>
        <w:bottom w:val="none" w:sz="0" w:space="0" w:color="auto"/>
        <w:right w:val="none" w:sz="0" w:space="0" w:color="auto"/>
      </w:divBdr>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3975048">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0838353">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4205750">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5813052">
      <w:bodyDiv w:val="1"/>
      <w:marLeft w:val="0"/>
      <w:marRight w:val="0"/>
      <w:marTop w:val="0"/>
      <w:marBottom w:val="0"/>
      <w:divBdr>
        <w:top w:val="none" w:sz="0" w:space="0" w:color="auto"/>
        <w:left w:val="none" w:sz="0" w:space="0" w:color="auto"/>
        <w:bottom w:val="none" w:sz="0" w:space="0" w:color="auto"/>
        <w:right w:val="none" w:sz="0" w:space="0" w:color="auto"/>
      </w:divBdr>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284266">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36607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5985798">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48510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2656329">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39841">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8261704">
      <w:bodyDiv w:val="1"/>
      <w:marLeft w:val="0"/>
      <w:marRight w:val="0"/>
      <w:marTop w:val="0"/>
      <w:marBottom w:val="0"/>
      <w:divBdr>
        <w:top w:val="none" w:sz="0" w:space="0" w:color="auto"/>
        <w:left w:val="none" w:sz="0" w:space="0" w:color="auto"/>
        <w:bottom w:val="none" w:sz="0" w:space="0" w:color="auto"/>
        <w:right w:val="none" w:sz="0" w:space="0" w:color="auto"/>
      </w:divBdr>
    </w:div>
    <w:div w:id="1748267874">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860642">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455899">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5612769">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2550758">
      <w:bodyDiv w:val="1"/>
      <w:marLeft w:val="0"/>
      <w:marRight w:val="0"/>
      <w:marTop w:val="0"/>
      <w:marBottom w:val="0"/>
      <w:divBdr>
        <w:top w:val="none" w:sz="0" w:space="0" w:color="auto"/>
        <w:left w:val="none" w:sz="0" w:space="0" w:color="auto"/>
        <w:bottom w:val="none" w:sz="0" w:space="0" w:color="auto"/>
        <w:right w:val="none" w:sz="0" w:space="0" w:color="auto"/>
      </w:divBdr>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6293534">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252545">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8690002">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2696023">
      <w:bodyDiv w:val="1"/>
      <w:marLeft w:val="0"/>
      <w:marRight w:val="0"/>
      <w:marTop w:val="0"/>
      <w:marBottom w:val="0"/>
      <w:divBdr>
        <w:top w:val="none" w:sz="0" w:space="0" w:color="auto"/>
        <w:left w:val="none" w:sz="0" w:space="0" w:color="auto"/>
        <w:bottom w:val="none" w:sz="0" w:space="0" w:color="auto"/>
        <w:right w:val="none" w:sz="0" w:space="0" w:color="auto"/>
      </w:divBdr>
    </w:div>
    <w:div w:id="1863862594">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69563409">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021649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4465691">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550136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022594">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033882">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158982">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5793833">
      <w:bodyDiv w:val="1"/>
      <w:marLeft w:val="0"/>
      <w:marRight w:val="0"/>
      <w:marTop w:val="0"/>
      <w:marBottom w:val="0"/>
      <w:divBdr>
        <w:top w:val="none" w:sz="0" w:space="0" w:color="auto"/>
        <w:left w:val="none" w:sz="0" w:space="0" w:color="auto"/>
        <w:bottom w:val="none" w:sz="0" w:space="0" w:color="auto"/>
        <w:right w:val="none" w:sz="0" w:space="0" w:color="auto"/>
      </w:divBdr>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099113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410104">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8609207">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162800">
      <w:bodyDiv w:val="1"/>
      <w:marLeft w:val="0"/>
      <w:marRight w:val="0"/>
      <w:marTop w:val="0"/>
      <w:marBottom w:val="0"/>
      <w:divBdr>
        <w:top w:val="none" w:sz="0" w:space="0" w:color="auto"/>
        <w:left w:val="none" w:sz="0" w:space="0" w:color="auto"/>
        <w:bottom w:val="none" w:sz="0" w:space="0" w:color="auto"/>
        <w:right w:val="none" w:sz="0" w:space="0" w:color="auto"/>
      </w:divBdr>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265786">
      <w:bodyDiv w:val="1"/>
      <w:marLeft w:val="0"/>
      <w:marRight w:val="0"/>
      <w:marTop w:val="0"/>
      <w:marBottom w:val="0"/>
      <w:divBdr>
        <w:top w:val="none" w:sz="0" w:space="0" w:color="auto"/>
        <w:left w:val="none" w:sz="0" w:space="0" w:color="auto"/>
        <w:bottom w:val="none" w:sz="0" w:space="0" w:color="auto"/>
        <w:right w:val="none" w:sz="0" w:space="0" w:color="auto"/>
      </w:divBdr>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647251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1837725">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8462771">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330262">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1632322">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498715">
      <w:bodyDiv w:val="1"/>
      <w:marLeft w:val="0"/>
      <w:marRight w:val="0"/>
      <w:marTop w:val="0"/>
      <w:marBottom w:val="0"/>
      <w:divBdr>
        <w:top w:val="none" w:sz="0" w:space="0" w:color="auto"/>
        <w:left w:val="none" w:sz="0" w:space="0" w:color="auto"/>
        <w:bottom w:val="none" w:sz="0" w:space="0" w:color="auto"/>
        <w:right w:val="none" w:sz="0" w:space="0" w:color="auto"/>
      </w:divBdr>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524241">
      <w:bodyDiv w:val="1"/>
      <w:marLeft w:val="0"/>
      <w:marRight w:val="0"/>
      <w:marTop w:val="0"/>
      <w:marBottom w:val="0"/>
      <w:divBdr>
        <w:top w:val="none" w:sz="0" w:space="0" w:color="auto"/>
        <w:left w:val="none" w:sz="0" w:space="0" w:color="auto"/>
        <w:bottom w:val="none" w:sz="0" w:space="0" w:color="auto"/>
        <w:right w:val="none" w:sz="0" w:space="0" w:color="auto"/>
      </w:divBdr>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029084">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077340">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246074">
      <w:bodyDiv w:val="1"/>
      <w:marLeft w:val="0"/>
      <w:marRight w:val="0"/>
      <w:marTop w:val="0"/>
      <w:marBottom w:val="0"/>
      <w:divBdr>
        <w:top w:val="none" w:sz="0" w:space="0" w:color="auto"/>
        <w:left w:val="none" w:sz="0" w:space="0" w:color="auto"/>
        <w:bottom w:val="none" w:sz="0" w:space="0" w:color="auto"/>
        <w:right w:val="none" w:sz="0" w:space="0" w:color="auto"/>
      </w:divBdr>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2989151">
      <w:bodyDiv w:val="1"/>
      <w:marLeft w:val="0"/>
      <w:marRight w:val="0"/>
      <w:marTop w:val="0"/>
      <w:marBottom w:val="0"/>
      <w:divBdr>
        <w:top w:val="none" w:sz="0" w:space="0" w:color="auto"/>
        <w:left w:val="none" w:sz="0" w:space="0" w:color="auto"/>
        <w:bottom w:val="none" w:sz="0" w:space="0" w:color="auto"/>
        <w:right w:val="none" w:sz="0" w:space="0" w:color="auto"/>
      </w:divBdr>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577525">
      <w:bodyDiv w:val="1"/>
      <w:marLeft w:val="0"/>
      <w:marRight w:val="0"/>
      <w:marTop w:val="0"/>
      <w:marBottom w:val="0"/>
      <w:divBdr>
        <w:top w:val="none" w:sz="0" w:space="0" w:color="auto"/>
        <w:left w:val="none" w:sz="0" w:space="0" w:color="auto"/>
        <w:bottom w:val="none" w:sz="0" w:space="0" w:color="auto"/>
        <w:right w:val="none" w:sz="0" w:space="0" w:color="auto"/>
      </w:divBdr>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8824">
      <w:bodyDiv w:val="1"/>
      <w:marLeft w:val="0"/>
      <w:marRight w:val="0"/>
      <w:marTop w:val="0"/>
      <w:marBottom w:val="0"/>
      <w:divBdr>
        <w:top w:val="none" w:sz="0" w:space="0" w:color="auto"/>
        <w:left w:val="none" w:sz="0" w:space="0" w:color="auto"/>
        <w:bottom w:val="none" w:sz="0" w:space="0" w:color="auto"/>
        <w:right w:val="none" w:sz="0" w:space="0" w:color="auto"/>
      </w:divBdr>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file:///C:\MyMeetings\TSGR1_126-Maastricht\Docs/R1-2606046.zip" TargetMode="External"/><Relationship Id="rId1827" Type="http://schemas.openxmlformats.org/officeDocument/2006/relationships/hyperlink" Target="file:///C:\MyMeetings\TSGR1_126-Maastricht\Docs/R1-2606655.zip" TargetMode="External"/><Relationship Id="rId21" Type="http://schemas.openxmlformats.org/officeDocument/2006/relationships/hyperlink" Target="file:///C:\MyMeetings\TSGR1_126-Maastricht\Docs/R1-2605188.zip" TargetMode="External"/><Relationship Id="rId2089" Type="http://schemas.openxmlformats.org/officeDocument/2006/relationships/hyperlink" Target="file:///C:\MyMeetings\TSGR1_126-Maastricht\Docs/R1-2606913.zip" TargetMode="External"/><Relationship Id="rId170" Type="http://schemas.openxmlformats.org/officeDocument/2006/relationships/image" Target="media/image2.wmf"/><Relationship Id="rId268" Type="http://schemas.openxmlformats.org/officeDocument/2006/relationships/hyperlink" Target="file:///C:\MyMeetings\TSGR1_126-Maastricht\Docs/R1-2605524.zip" TargetMode="External"/><Relationship Id="rId475" Type="http://schemas.openxmlformats.org/officeDocument/2006/relationships/hyperlink" Target="file:///C:\MyMeetings\TSGR1_126-Maastricht\Docs/R1-2606076.zip" TargetMode="External"/><Relationship Id="rId682" Type="http://schemas.openxmlformats.org/officeDocument/2006/relationships/hyperlink" Target="file:///C:\MyMeetings\TSGR1_126-Maastricht\Docs/R1-2605379.zip" TargetMode="External"/><Relationship Id="rId128" Type="http://schemas.openxmlformats.org/officeDocument/2006/relationships/hyperlink" Target="file:///C:\MyMeetings\TSGR1_126-Maastricht\Docs/R1-2606220.zip" TargetMode="External"/><Relationship Id="rId335" Type="http://schemas.openxmlformats.org/officeDocument/2006/relationships/hyperlink" Target="file:///C:\MyMeetings\TSGR1_126-Maastricht\Docs/R1-2606067.zip" TargetMode="External"/><Relationship Id="rId542" Type="http://schemas.openxmlformats.org/officeDocument/2006/relationships/hyperlink" Target="file:///C:\MyMeetings\TSGR1_126-Maastricht\Docs/R1-2606545.zip" TargetMode="External"/><Relationship Id="rId987" Type="http://schemas.openxmlformats.org/officeDocument/2006/relationships/hyperlink" Target="file:///C:\MyMeetings\TSGR1_126-Maastricht\Docs/R1-2606574.zip" TargetMode="External"/><Relationship Id="rId1172" Type="http://schemas.openxmlformats.org/officeDocument/2006/relationships/hyperlink" Target="file:///C:\MyMeetings\TSGR1_126-Maastricht\Docs/R1-2606160.zip" TargetMode="External"/><Relationship Id="rId2016" Type="http://schemas.openxmlformats.org/officeDocument/2006/relationships/hyperlink" Target="file:///C:\MyMeetings\TSGR1_126-Maastricht\Docs/R1-2605513.zip" TargetMode="External"/><Relationship Id="rId402" Type="http://schemas.openxmlformats.org/officeDocument/2006/relationships/hyperlink" Target="file:///C:\MyMeetings\TSGR1_126-Maastricht\Docs/R1-2605780.zip" TargetMode="External"/><Relationship Id="rId847" Type="http://schemas.openxmlformats.org/officeDocument/2006/relationships/hyperlink" Target="file:///C:\MyMeetings\TSGR1_126-Maastricht\Docs/R1-2605441.zip" TargetMode="External"/><Relationship Id="rId1032" Type="http://schemas.openxmlformats.org/officeDocument/2006/relationships/hyperlink" Target="file:///C:\MyMeetings\TSGR1_126-Maastricht\Docs/R1-2606454.zip" TargetMode="External"/><Relationship Id="rId1477" Type="http://schemas.openxmlformats.org/officeDocument/2006/relationships/hyperlink" Target="file:///C:\MyMeetings\TSGR1_126-Maastricht\Docs/R1-2605472.zip" TargetMode="External"/><Relationship Id="rId1684" Type="http://schemas.openxmlformats.org/officeDocument/2006/relationships/hyperlink" Target="file:///C:\MyMeetings\TSGR1_126-Maastricht\Docs/R1-2605397.zip" TargetMode="External"/><Relationship Id="rId1891" Type="http://schemas.openxmlformats.org/officeDocument/2006/relationships/hyperlink" Target="file:///C:\MyMeetings\TSGR1_126-Maastricht\Docs/R1-2605742.zip" TargetMode="External"/><Relationship Id="rId707" Type="http://schemas.openxmlformats.org/officeDocument/2006/relationships/hyperlink" Target="file:///C:\MyMeetings\TSGR1_126-Maastricht\Docs/R1-2606793.zip" TargetMode="External"/><Relationship Id="rId914" Type="http://schemas.openxmlformats.org/officeDocument/2006/relationships/hyperlink" Target="file:///C:\MyMeetings\TSGR1_126-Maastricht\Docs/R1-2606847.zip" TargetMode="External"/><Relationship Id="rId1337" Type="http://schemas.openxmlformats.org/officeDocument/2006/relationships/hyperlink" Target="file:///C:\MyMeetings\TSGR1_126-Maastricht\Docs/R1-2605856.zip" TargetMode="External"/><Relationship Id="rId1544" Type="http://schemas.openxmlformats.org/officeDocument/2006/relationships/hyperlink" Target="file:///C:\MyMeetings\TSGR1_126-Maastricht\Docs/R1-2605941.zip" TargetMode="External"/><Relationship Id="rId1751" Type="http://schemas.openxmlformats.org/officeDocument/2006/relationships/hyperlink" Target="file:///C:\MyMeetings\TSGR1_126-Maastricht\Docs/R1-2606207.zip" TargetMode="External"/><Relationship Id="rId1989" Type="http://schemas.openxmlformats.org/officeDocument/2006/relationships/hyperlink" Target="file:///C:\MyMeetings\TSGR1_126-Maastricht\Docs/R1-2606561.zip" TargetMode="External"/><Relationship Id="rId43" Type="http://schemas.openxmlformats.org/officeDocument/2006/relationships/hyperlink" Target="file:///C:\MyMeetings\TSGR1_126-Maastricht\Docs/R1-2605705.zip" TargetMode="External"/><Relationship Id="rId1404" Type="http://schemas.openxmlformats.org/officeDocument/2006/relationships/hyperlink" Target="file:///C:\MyMeetings\TSGR1_126-Maastricht\Docs/R1-2605839.zip" TargetMode="External"/><Relationship Id="rId1611" Type="http://schemas.openxmlformats.org/officeDocument/2006/relationships/hyperlink" Target="file:///C:\MyMeetings\TSGR1_126-Maastricht\Docs/R1-2605395.zip" TargetMode="External"/><Relationship Id="rId1849" Type="http://schemas.openxmlformats.org/officeDocument/2006/relationships/hyperlink" Target="file:///C:\MyMeetings\TSGR1_126-Maastricht\Docs/R1-2605650.zip" TargetMode="External"/><Relationship Id="rId192" Type="http://schemas.openxmlformats.org/officeDocument/2006/relationships/hyperlink" Target="file:///C:\MyMeetings\TSGR1_126-Maastricht\Docs/R1-2605806.zip" TargetMode="External"/><Relationship Id="rId1709" Type="http://schemas.openxmlformats.org/officeDocument/2006/relationships/hyperlink" Target="file:///C:\MyMeetings\TSGR1_126-Maastricht\Docs/R1-2606190.zip" TargetMode="External"/><Relationship Id="rId1916" Type="http://schemas.openxmlformats.org/officeDocument/2006/relationships/hyperlink" Target="file:///C:\MyMeetings\TSGR1_126-Maastricht\Docs/R1-2606152.zip" TargetMode="External"/><Relationship Id="rId497" Type="http://schemas.openxmlformats.org/officeDocument/2006/relationships/hyperlink" Target="file:///C:\MyMeetings\TSGR1_126-Maastricht\Docs/R1-2606201.zip" TargetMode="External"/><Relationship Id="rId2080" Type="http://schemas.openxmlformats.org/officeDocument/2006/relationships/hyperlink" Target="file:///C:\MyMeetings\TSGR1_126-Maastricht\Docs/R1-2606868.zip" TargetMode="External"/><Relationship Id="rId357" Type="http://schemas.openxmlformats.org/officeDocument/2006/relationships/hyperlink" Target="file:///C:\MyMeetings\TSGR1_126-Maastricht\Docs/R1-2605672.zip" TargetMode="External"/><Relationship Id="rId1194" Type="http://schemas.openxmlformats.org/officeDocument/2006/relationships/hyperlink" Target="file:///C:\MyMeetings\TSGR1_126-Maastricht\Docs/R1-2606689.zip" TargetMode="External"/><Relationship Id="rId2038" Type="http://schemas.openxmlformats.org/officeDocument/2006/relationships/hyperlink" Target="file:///C:\MyMeetings\TSGR1_126-Maastricht\Docs/R1-2606397.zip" TargetMode="External"/><Relationship Id="rId217" Type="http://schemas.openxmlformats.org/officeDocument/2006/relationships/hyperlink" Target="file:///C:\MyMeetings\TSGR1_126-Maastricht\Docs/R1-2606743.zip" TargetMode="External"/><Relationship Id="rId564" Type="http://schemas.openxmlformats.org/officeDocument/2006/relationships/hyperlink" Target="file:///C:\MyMeetings\TSGR1_126-Maastricht\Docs/R1-2605250.zip" TargetMode="External"/><Relationship Id="rId771" Type="http://schemas.openxmlformats.org/officeDocument/2006/relationships/hyperlink" Target="file:///C:\MyMeetings\TSGR1_126-Maastricht\Docs/R1-2606236.zip" TargetMode="External"/><Relationship Id="rId869" Type="http://schemas.openxmlformats.org/officeDocument/2006/relationships/hyperlink" Target="file:///C:\MyMeetings\TSGR1_126-Maastricht\Docs/R1-2606288.zip" TargetMode="External"/><Relationship Id="rId1499" Type="http://schemas.openxmlformats.org/officeDocument/2006/relationships/hyperlink" Target="file:///C:\MyMeetings\TSGR1_126-Maastricht\Docs/R1-2606248.zip" TargetMode="External"/><Relationship Id="rId424" Type="http://schemas.openxmlformats.org/officeDocument/2006/relationships/hyperlink" Target="file:///C:\MyMeetings\TSGR1_126-Maastricht\Docs/R1-2605366.zip" TargetMode="External"/><Relationship Id="rId631" Type="http://schemas.openxmlformats.org/officeDocument/2006/relationships/hyperlink" Target="file:///C:\MyMeetings\TSGR1_126-Maastricht\Docs/R1-2606283.zip" TargetMode="External"/><Relationship Id="rId729" Type="http://schemas.openxmlformats.org/officeDocument/2006/relationships/hyperlink" Target="file:///C:\MyMeetings\TSGR1_126-Maastricht\Docs/R1-2606775.zip" TargetMode="External"/><Relationship Id="rId1054" Type="http://schemas.openxmlformats.org/officeDocument/2006/relationships/hyperlink" Target="file:///C:\MyMeetings\TSGR1_126-Maastricht\Docs/R1-2605461.zip" TargetMode="External"/><Relationship Id="rId1261" Type="http://schemas.openxmlformats.org/officeDocument/2006/relationships/hyperlink" Target="file:///C:\MyMeetings\TSGR1_126-Maastricht\Docs/R1-2605468.zip" TargetMode="External"/><Relationship Id="rId1359" Type="http://schemas.openxmlformats.org/officeDocument/2006/relationships/hyperlink" Target="file:///C:\MyMeetings\TSGR1_126-Maastricht\Docs/R1-2605427.zip" TargetMode="External"/><Relationship Id="rId2105" Type="http://schemas.openxmlformats.org/officeDocument/2006/relationships/hyperlink" Target="file:///C:\MyMeetings\TSGR1_126-Maastricht\Docs/R1-2605195.zip" TargetMode="External"/><Relationship Id="rId936" Type="http://schemas.openxmlformats.org/officeDocument/2006/relationships/hyperlink" Target="file:///C:\MyMeetings\TSGR1_126-Maastricht\Docs/R1-2606890.zip" TargetMode="External"/><Relationship Id="rId1121" Type="http://schemas.openxmlformats.org/officeDocument/2006/relationships/hyperlink" Target="file:///C:\MyMeetings\TSGR1_126-Maastricht\Docs/R1-2606241.zip" TargetMode="External"/><Relationship Id="rId1219" Type="http://schemas.openxmlformats.org/officeDocument/2006/relationships/hyperlink" Target="file:///C:\MyMeetings\TSGR1_126-Maastricht\Docs/R1-2605593.zip" TargetMode="External"/><Relationship Id="rId1566" Type="http://schemas.openxmlformats.org/officeDocument/2006/relationships/hyperlink" Target="file:///C:\MyMeetings\TSGR1_126-Maastricht\Docs/R1-2605407.zip" TargetMode="External"/><Relationship Id="rId1773" Type="http://schemas.openxmlformats.org/officeDocument/2006/relationships/hyperlink" Target="file:///C:\MyMeetings\TSGR1_126-Maastricht\Docs/R1-2605481.zip" TargetMode="External"/><Relationship Id="rId1980" Type="http://schemas.openxmlformats.org/officeDocument/2006/relationships/hyperlink" Target="file:///C:\MyMeetings\TSGR1_126-Maastricht\Docs/R1-2606344.zip" TargetMode="External"/><Relationship Id="rId65" Type="http://schemas.openxmlformats.org/officeDocument/2006/relationships/hyperlink" Target="file:///C:\MyMeetings\TSGR1_126-Maastricht\Docs/R1-2606355.zip" TargetMode="External"/><Relationship Id="rId1426" Type="http://schemas.openxmlformats.org/officeDocument/2006/relationships/hyperlink" Target="file:///C:\MyMeetings\TSGR1_126-Maastricht\Docs/R1-2606908.zip" TargetMode="External"/><Relationship Id="rId1633" Type="http://schemas.openxmlformats.org/officeDocument/2006/relationships/hyperlink" Target="file:///C:\MyMeetings\TSGR1_126-Maastricht\Docs/R1-2606706.zip" TargetMode="External"/><Relationship Id="rId1840" Type="http://schemas.openxmlformats.org/officeDocument/2006/relationships/hyperlink" Target="file:///C:\MyMeetings\TSGR1_126-Maastricht\Docs/R1-2605348.zip" TargetMode="External"/><Relationship Id="rId1700" Type="http://schemas.openxmlformats.org/officeDocument/2006/relationships/hyperlink" Target="file:///C:\MyMeetings\TSGR1_126-Maastricht\Docs/R1-2606790.zip" TargetMode="External"/><Relationship Id="rId1938" Type="http://schemas.openxmlformats.org/officeDocument/2006/relationships/hyperlink" Target="file:///C:\MyMeetings\TSGR1_126-Maastricht\Docs/R1-2605585.zip" TargetMode="External"/><Relationship Id="rId281" Type="http://schemas.openxmlformats.org/officeDocument/2006/relationships/hyperlink" Target="file:///C:\MyMeetings\TSGR1_126-Maastricht\Docs/R1-2606074.zip" TargetMode="External"/><Relationship Id="rId141" Type="http://schemas.openxmlformats.org/officeDocument/2006/relationships/hyperlink" Target="file:///C:\MyMeetings\TSGR1_126-Maastricht\Docs/R1-2606921.zip" TargetMode="External"/><Relationship Id="rId379" Type="http://schemas.openxmlformats.org/officeDocument/2006/relationships/hyperlink" Target="file:///C:\MyMeetings\TSGR1_126-Maastricht\Docs/R1-2606464.zip" TargetMode="External"/><Relationship Id="rId586" Type="http://schemas.openxmlformats.org/officeDocument/2006/relationships/hyperlink" Target="file:///C:\MyMeetings\TSGR1_126-Maastricht\Docs/R1-2606264.zip" TargetMode="External"/><Relationship Id="rId793" Type="http://schemas.openxmlformats.org/officeDocument/2006/relationships/hyperlink" Target="file:///C:\MyMeetings\TSGR1_126-Maastricht\Docs/R1-2606786.zip" TargetMode="External"/><Relationship Id="rId7" Type="http://schemas.openxmlformats.org/officeDocument/2006/relationships/footnotes" Target="footnotes.xml"/><Relationship Id="rId239" Type="http://schemas.openxmlformats.org/officeDocument/2006/relationships/hyperlink" Target="file:///C:\MyMeetings\TSGR1_126-Maastricht\Docs/R1-2603493.zip" TargetMode="External"/><Relationship Id="rId446" Type="http://schemas.openxmlformats.org/officeDocument/2006/relationships/hyperlink" Target="file:///C:\MyMeetings\TSGR1_126-Maastricht\Docs/R1-2606181.zip" TargetMode="External"/><Relationship Id="rId653" Type="http://schemas.openxmlformats.org/officeDocument/2006/relationships/hyperlink" Target="file:///C:\MyMeetings\TSGR1_126-Maastricht\Docs/R1-2606308.zip" TargetMode="External"/><Relationship Id="rId1076" Type="http://schemas.openxmlformats.org/officeDocument/2006/relationships/hyperlink" Target="file:///C:\MyMeetings\TSGR1_126-Maastricht\Docs/R1-2606240.zip" TargetMode="External"/><Relationship Id="rId1283" Type="http://schemas.openxmlformats.org/officeDocument/2006/relationships/hyperlink" Target="file:///C:\MyMeetings\TSGR1_126-Maastricht\Docs/R1-2605465.zip" TargetMode="External"/><Relationship Id="rId1490" Type="http://schemas.openxmlformats.org/officeDocument/2006/relationships/hyperlink" Target="file:///C:\MyMeetings\TSGR1_126-Maastricht\Docs/R1-2605929.zip" TargetMode="External"/><Relationship Id="rId306" Type="http://schemas.openxmlformats.org/officeDocument/2006/relationships/hyperlink" Target="file:///C:\MyMeetings\TSGR1_126-Maastricht\Docs/R1-2606363.zip" TargetMode="External"/><Relationship Id="rId860" Type="http://schemas.openxmlformats.org/officeDocument/2006/relationships/hyperlink" Target="file:///C:\MyMeetings\TSGR1_126-Maastricht\Docs/R1-2605969.zip" TargetMode="External"/><Relationship Id="rId958" Type="http://schemas.openxmlformats.org/officeDocument/2006/relationships/hyperlink" Target="file:///C:\MyMeetings\TSGR1_126-Maastricht\Docs/R1-2605717.zip" TargetMode="External"/><Relationship Id="rId1143" Type="http://schemas.openxmlformats.org/officeDocument/2006/relationships/hyperlink" Target="file:///C:\MyMeetings\TSGR1_126-Maastricht\Docs/R1-2606677.zip" TargetMode="External"/><Relationship Id="rId1588" Type="http://schemas.openxmlformats.org/officeDocument/2006/relationships/hyperlink" Target="file:///C:\MyMeetings\TSGR1_126-Maastricht\Docs/R1-2606387.zip" TargetMode="External"/><Relationship Id="rId1795" Type="http://schemas.openxmlformats.org/officeDocument/2006/relationships/hyperlink" Target="file:///C:\MyMeetings\TSGR1_126-Maastricht\Docs/R1-2606404.zip" TargetMode="External"/><Relationship Id="rId87" Type="http://schemas.openxmlformats.org/officeDocument/2006/relationships/hyperlink" Target="file:///C:\MyMeetings\TSGR1_126-Maastricht\Docs/R1-2603495.zip" TargetMode="External"/><Relationship Id="rId513" Type="http://schemas.openxmlformats.org/officeDocument/2006/relationships/hyperlink" Target="file:///C:\MyMeetings\TSGR1_126-Maastricht\Docs/R1-2605429.zip" TargetMode="External"/><Relationship Id="rId720" Type="http://schemas.openxmlformats.org/officeDocument/2006/relationships/hyperlink" Target="file:///C:\MyMeetings\TSGR1_126-Maastricht\Docs/R1-2605379.zip" TargetMode="External"/><Relationship Id="rId818" Type="http://schemas.openxmlformats.org/officeDocument/2006/relationships/hyperlink" Target="file:///C:\MyMeetings\TSGR1_126-Maastricht\Docs/R1-2605854.zip" TargetMode="External"/><Relationship Id="rId1350" Type="http://schemas.openxmlformats.org/officeDocument/2006/relationships/hyperlink" Target="file:///C:\MyMeetings\TSGR1_126-Maastricht\Docs/R1-2605728.zip" TargetMode="External"/><Relationship Id="rId1448" Type="http://schemas.openxmlformats.org/officeDocument/2006/relationships/hyperlink" Target="file:///C:\MyMeetings\TSGR1_126-Maastricht\Docs/R1-2605942.zip" TargetMode="External"/><Relationship Id="rId1655" Type="http://schemas.openxmlformats.org/officeDocument/2006/relationships/hyperlink" Target="file:///C:\MyMeetings\TSGR1_126-Maastricht\Docs/R1-2605680.zip" TargetMode="External"/><Relationship Id="rId1003" Type="http://schemas.openxmlformats.org/officeDocument/2006/relationships/hyperlink" Target="file:///C:\MyMeetings\TSGR1_126-Maastricht\Docs/R1-2605432.zip" TargetMode="External"/><Relationship Id="rId1210" Type="http://schemas.openxmlformats.org/officeDocument/2006/relationships/hyperlink" Target="file:///C:\MyMeetings\TSGR1_126-Maastricht\Docs/R1-2605330.zip" TargetMode="External"/><Relationship Id="rId1308" Type="http://schemas.openxmlformats.org/officeDocument/2006/relationships/hyperlink" Target="file:///C:\MyMeetings\TSGR1_126-Maastricht\Docs/R1-2606188.zip" TargetMode="External"/><Relationship Id="rId1862" Type="http://schemas.openxmlformats.org/officeDocument/2006/relationships/hyperlink" Target="file:///C:\MyMeetings\TSGR1_126-Maastricht\Docs/R1-2606137.zip" TargetMode="External"/><Relationship Id="rId1515" Type="http://schemas.openxmlformats.org/officeDocument/2006/relationships/hyperlink" Target="file:///C:\MyMeetings\TSGR1_126-Maastricht\Docs/R1-2606623.zip" TargetMode="External"/><Relationship Id="rId1722" Type="http://schemas.openxmlformats.org/officeDocument/2006/relationships/hyperlink" Target="file:///C:\MyMeetings\TSGR1_126-Maastricht\Docs/R1-2606900.zip" TargetMode="External"/><Relationship Id="rId14" Type="http://schemas.openxmlformats.org/officeDocument/2006/relationships/hyperlink" Target="file:///C:\MyMeetings\TSGR1_126-Maastricht\Docs/R1-2606796.zip" TargetMode="External"/><Relationship Id="rId163" Type="http://schemas.openxmlformats.org/officeDocument/2006/relationships/hyperlink" Target="file:///C:\MyMeetings\TSGR1_126-Maastricht\Docs/R1-2605670.zip" TargetMode="External"/><Relationship Id="rId370" Type="http://schemas.openxmlformats.org/officeDocument/2006/relationships/hyperlink" Target="file:///C:\MyMeetings\TSGR1_126-Maastricht\Docs/R1-2606464.zip" TargetMode="External"/><Relationship Id="rId2051" Type="http://schemas.openxmlformats.org/officeDocument/2006/relationships/hyperlink" Target="file:///C:\MyMeetings\TSGR1_126-Maastricht\Docs/R1-2606628.zip" TargetMode="External"/><Relationship Id="rId230" Type="http://schemas.openxmlformats.org/officeDocument/2006/relationships/hyperlink" Target="file:///C:\MyMeetings\TSGR1_126-Maastricht\Docs/R1-2605415.zip" TargetMode="External"/><Relationship Id="rId468" Type="http://schemas.openxmlformats.org/officeDocument/2006/relationships/hyperlink" Target="file:///C:\MyMeetings\TSGR1_126-Maastricht\Docs/R1-2605753.zip" TargetMode="External"/><Relationship Id="rId675" Type="http://schemas.openxmlformats.org/officeDocument/2006/relationships/hyperlink" Target="file:///C:\MyMeetings\TSGR1_126-Maastricht\Docs/R1-2605455.zip" TargetMode="External"/><Relationship Id="rId882" Type="http://schemas.openxmlformats.org/officeDocument/2006/relationships/hyperlink" Target="file:///C:\MyMeetings\TSGR1_126-Maastricht\Docs/R1-2605917.zip" TargetMode="External"/><Relationship Id="rId1098" Type="http://schemas.openxmlformats.org/officeDocument/2006/relationships/hyperlink" Target="file:///C:\MyMeetings\TSGR1_126-Maastricht\Docs/R1-2605358.zip" TargetMode="External"/><Relationship Id="rId328" Type="http://schemas.openxmlformats.org/officeDocument/2006/relationships/hyperlink" Target="file:///C:\MyMeetings\TSGR1_126-Maastricht\Docs/R1-2605937.zip" TargetMode="External"/><Relationship Id="rId535" Type="http://schemas.openxmlformats.org/officeDocument/2006/relationships/hyperlink" Target="file:///C:\MyMeetings\TSGR1_126-Maastricht\Docs/R1-2606273.zip" TargetMode="External"/><Relationship Id="rId742" Type="http://schemas.openxmlformats.org/officeDocument/2006/relationships/hyperlink" Target="file:///C:\MyMeetings\TSGR1_126-Maastricht\Docs/R1-2605561.zip" TargetMode="External"/><Relationship Id="rId1165" Type="http://schemas.openxmlformats.org/officeDocument/2006/relationships/hyperlink" Target="file:///C:\MyMeetings\TSGR1_126-Maastricht\Docs/R1-2605958.zip" TargetMode="External"/><Relationship Id="rId1372" Type="http://schemas.openxmlformats.org/officeDocument/2006/relationships/hyperlink" Target="file:///C:\MyMeetings\TSGR1_126-Maastricht\Docs/R1-2605977.zip" TargetMode="External"/><Relationship Id="rId2009" Type="http://schemas.openxmlformats.org/officeDocument/2006/relationships/hyperlink" Target="file:///C:\MyMeetings\TSGR1_126-Maastricht\Docs/R1-2605310.zip" TargetMode="External"/><Relationship Id="rId602" Type="http://schemas.openxmlformats.org/officeDocument/2006/relationships/hyperlink" Target="file:///C:\MyMeetings\TSGR1_126-Maastricht\Docs/R1-2605288.zip" TargetMode="External"/><Relationship Id="rId1025" Type="http://schemas.openxmlformats.org/officeDocument/2006/relationships/hyperlink" Target="file:///C:\MyMeetings\TSGR1_126-Maastricht\Docs/R1-2606144.zip" TargetMode="External"/><Relationship Id="rId1232" Type="http://schemas.openxmlformats.org/officeDocument/2006/relationships/hyperlink" Target="file:///C:\MyMeetings\TSGR1_126-Maastricht\Docs/R1-2606070.zip" TargetMode="External"/><Relationship Id="rId1677" Type="http://schemas.openxmlformats.org/officeDocument/2006/relationships/hyperlink" Target="file:///C:\MyMeetings\TSGR1_126-Maastricht\Docs/R1-2606782.zip" TargetMode="External"/><Relationship Id="rId1884" Type="http://schemas.openxmlformats.org/officeDocument/2006/relationships/hyperlink" Target="file:///C:\MyMeetings\TSGR1_126-Maastricht\Docs/R1-2606656.zip" TargetMode="External"/><Relationship Id="rId907" Type="http://schemas.openxmlformats.org/officeDocument/2006/relationships/hyperlink" Target="file:///C:\MyMeetings\TSGR1_126-Maastricht\Docs/R1-2605563.zip" TargetMode="External"/><Relationship Id="rId1537" Type="http://schemas.openxmlformats.org/officeDocument/2006/relationships/hyperlink" Target="file:///C:\MyMeetings\TSGR1_126-Maastricht\Docs/R1-2605616.zip" TargetMode="External"/><Relationship Id="rId1744" Type="http://schemas.openxmlformats.org/officeDocument/2006/relationships/hyperlink" Target="file:///C:\MyMeetings\TSGR1_126-Maastricht\Docs/R1-2605923.zip" TargetMode="External"/><Relationship Id="rId1951" Type="http://schemas.openxmlformats.org/officeDocument/2006/relationships/hyperlink" Target="file:///C:\MyMeetings\TSGR1_126-Maastricht\Docs/R1-2605584.zip" TargetMode="External"/><Relationship Id="rId36" Type="http://schemas.openxmlformats.org/officeDocument/2006/relationships/hyperlink" Target="file:///C:\MyMeetings\TSGR1_126-Maastricht\Docs/R1-2605200.zip" TargetMode="External"/><Relationship Id="rId1604" Type="http://schemas.openxmlformats.org/officeDocument/2006/relationships/hyperlink" Target="file:///C:\MyMeetings\TSGR1_126-Maastricht\Docs/R1-2606707.zip" TargetMode="External"/><Relationship Id="rId185" Type="http://schemas.openxmlformats.org/officeDocument/2006/relationships/image" Target="media/image9.wmf"/><Relationship Id="rId1811" Type="http://schemas.openxmlformats.org/officeDocument/2006/relationships/hyperlink" Target="file:///C:\MyMeetings\TSGR1_126-Maastricht\Docs/R1-2605685.zip" TargetMode="External"/><Relationship Id="rId1909" Type="http://schemas.openxmlformats.org/officeDocument/2006/relationships/hyperlink" Target="file:///C:\MyMeetings\TSGR1_126-Maastricht\Docs/R1-2605934.zip" TargetMode="External"/><Relationship Id="rId392" Type="http://schemas.openxmlformats.org/officeDocument/2006/relationships/hyperlink" Target="file:///C:\MyMeetings\TSGR1_126-Maastricht\Docs/R1-2605361.zip" TargetMode="External"/><Relationship Id="rId697" Type="http://schemas.openxmlformats.org/officeDocument/2006/relationships/hyperlink" Target="file:///C:\MyMeetings\TSGR1_126-Maastricht\Docs/R1-2605714.zip" TargetMode="External"/><Relationship Id="rId2073" Type="http://schemas.openxmlformats.org/officeDocument/2006/relationships/hyperlink" Target="file:///C:\MyMeetings\TSGR1_126-Maastricht\Docs/R1-2606849.zip" TargetMode="External"/><Relationship Id="rId252" Type="http://schemas.openxmlformats.org/officeDocument/2006/relationships/hyperlink" Target="file:///C:\MyMeetings\TSGR1_126-Maastricht\Docs/R1-2606714.zip" TargetMode="External"/><Relationship Id="rId1187" Type="http://schemas.openxmlformats.org/officeDocument/2006/relationships/hyperlink" Target="file:///C:\MyMeetings\TSGR1_126-Maastricht\Docs/R1-2606505.zip" TargetMode="External"/><Relationship Id="rId112" Type="http://schemas.openxmlformats.org/officeDocument/2006/relationships/hyperlink" Target="file:///C:\MyMeetings\TSGR1_126-Maastricht\Docs/R1-2606451.zip" TargetMode="External"/><Relationship Id="rId557" Type="http://schemas.openxmlformats.org/officeDocument/2006/relationships/hyperlink" Target="file:///C:\MyMeetings\TSGR1_126-Maastricht\Docs/R1-2606141.zip" TargetMode="External"/><Relationship Id="rId764" Type="http://schemas.openxmlformats.org/officeDocument/2006/relationships/hyperlink" Target="file:///C:\MyMeetings\TSGR1_126-Maastricht\Docs/R1-2606099.zip" TargetMode="External"/><Relationship Id="rId971" Type="http://schemas.openxmlformats.org/officeDocument/2006/relationships/hyperlink" Target="file:///C:\MyMeetings\TSGR1_126-Maastricht\Docs/R1-2606186.zip" TargetMode="External"/><Relationship Id="rId1394" Type="http://schemas.openxmlformats.org/officeDocument/2006/relationships/hyperlink" Target="file:///C:\MyMeetings\TSGR1_126-Maastricht\Docs/R1-2605300.zip" TargetMode="External"/><Relationship Id="rId1699" Type="http://schemas.openxmlformats.org/officeDocument/2006/relationships/hyperlink" Target="file:///C:\MyMeetings\TSGR1_126-Maastricht\Docs/R1-2605846.zip" TargetMode="External"/><Relationship Id="rId2000" Type="http://schemas.openxmlformats.org/officeDocument/2006/relationships/hyperlink" Target="file:///C:\MyMeetings\TSGR1_126-Maastricht\Docs/R1-2605587.zip" TargetMode="External"/><Relationship Id="rId417" Type="http://schemas.openxmlformats.org/officeDocument/2006/relationships/hyperlink" Target="file:///C:\MyMeetings\TSGR1_126-Maastricht\Docs/R1-2606644.zip" TargetMode="External"/><Relationship Id="rId624" Type="http://schemas.openxmlformats.org/officeDocument/2006/relationships/hyperlink" Target="file:///C:\MyMeetings\TSGR1_126-Maastricht\Docs/R1-2606098.zip" TargetMode="External"/><Relationship Id="rId831" Type="http://schemas.openxmlformats.org/officeDocument/2006/relationships/hyperlink" Target="file:///C:\MyMeetings\TSGR1_126-Maastricht\Docs/R1-2606406.zip" TargetMode="External"/><Relationship Id="rId1047" Type="http://schemas.openxmlformats.org/officeDocument/2006/relationships/hyperlink" Target="file:///C:\MyMeetings\TSGR1_126-Maastricht\Docs/R1-2606736.zip" TargetMode="External"/><Relationship Id="rId1254" Type="http://schemas.openxmlformats.org/officeDocument/2006/relationships/hyperlink" Target="file:///C:\MyMeetings\TSGR1_126-Maastricht\Docs/R1-2605830.zip" TargetMode="External"/><Relationship Id="rId1461" Type="http://schemas.openxmlformats.org/officeDocument/2006/relationships/hyperlink" Target="file:///C:\MyMeetings\TSGR1_126-Maastricht\Docs/R1-2606585.zip" TargetMode="External"/><Relationship Id="rId929" Type="http://schemas.openxmlformats.org/officeDocument/2006/relationships/hyperlink" Target="file:///C:\MyMeetings\TSGR1_126-Maastricht\Docs/R1-2605291.zip" TargetMode="External"/><Relationship Id="rId1114" Type="http://schemas.openxmlformats.org/officeDocument/2006/relationships/hyperlink" Target="file:///C:\MyMeetings\TSGR1_126-Maastricht\Docs/R1-2606025.zip" TargetMode="External"/><Relationship Id="rId1321" Type="http://schemas.openxmlformats.org/officeDocument/2006/relationships/hyperlink" Target="file:///C:\MyMeetings\TSGR1_126-Maastricht\Docs/R1-2606507.zip" TargetMode="External"/><Relationship Id="rId1559" Type="http://schemas.openxmlformats.org/officeDocument/2006/relationships/hyperlink" Target="file:///C:\MyMeetings\TSGR1_126-Maastricht\Docs/R1-2606529.zip" TargetMode="External"/><Relationship Id="rId1766" Type="http://schemas.openxmlformats.org/officeDocument/2006/relationships/hyperlink" Target="file:///C:\MyMeetings\TSGR1_126-Maastricht\Docs/R1-2606821.zip" TargetMode="External"/><Relationship Id="rId1973" Type="http://schemas.openxmlformats.org/officeDocument/2006/relationships/hyperlink" Target="file:///C:\MyMeetings\TSGR1_126-Maastricht\Docs/R1-2606179.zip" TargetMode="External"/><Relationship Id="rId58" Type="http://schemas.openxmlformats.org/officeDocument/2006/relationships/hyperlink" Target="file:///C:\MyMeetings\TSGR1_126-Maastricht\Docs/R1-2605701.zip" TargetMode="External"/><Relationship Id="rId1419" Type="http://schemas.openxmlformats.org/officeDocument/2006/relationships/hyperlink" Target="file:///C:\MyMeetings\TSGR1_126-Maastricht\Docs/R1-2606532.zip" TargetMode="External"/><Relationship Id="rId1626" Type="http://schemas.openxmlformats.org/officeDocument/2006/relationships/hyperlink" Target="file:///C:\MyMeetings\TSGR1_126-Maastricht\Docs/R1-2606214.zip" TargetMode="External"/><Relationship Id="rId1833" Type="http://schemas.openxmlformats.org/officeDocument/2006/relationships/hyperlink" Target="file:///C:\MyMeetings\TSGR1_126-Maastricht\Docs/R1-2606421.zip" TargetMode="External"/><Relationship Id="rId1900" Type="http://schemas.openxmlformats.org/officeDocument/2006/relationships/hyperlink" Target="file:///C:\MyMeetings\TSGR1_126-Maastricht\Docs/R1-2605619.zip" TargetMode="External"/><Relationship Id="rId2095" Type="http://schemas.openxmlformats.org/officeDocument/2006/relationships/hyperlink" Target="file:///C:\MyMeetings\TSGR1_126-Maastricht\Docs/R1-2601664.zip" TargetMode="External"/><Relationship Id="rId274" Type="http://schemas.openxmlformats.org/officeDocument/2006/relationships/hyperlink" Target="file:///C:\MyMeetings\TSGR1_126-Maastricht\Docs/R1-2605807.zip" TargetMode="External"/><Relationship Id="rId481" Type="http://schemas.openxmlformats.org/officeDocument/2006/relationships/hyperlink" Target="file:///C:\MyMeetings\TSGR1_126-Maastricht\Docs/R1-2606200.zip" TargetMode="External"/><Relationship Id="rId134" Type="http://schemas.openxmlformats.org/officeDocument/2006/relationships/hyperlink" Target="file:///C:\MyMeetings\TSGR1_126-Maastricht\Docs/R1-2606113.zip" TargetMode="External"/><Relationship Id="rId579" Type="http://schemas.openxmlformats.org/officeDocument/2006/relationships/hyperlink" Target="file:///C:\MyMeetings\TSGR1_126-Maastricht\Docs/R1-2605908.zip" TargetMode="External"/><Relationship Id="rId786" Type="http://schemas.openxmlformats.org/officeDocument/2006/relationships/hyperlink" Target="file:///C:\MyMeetings\TSGR1_126-Maastricht\Docs/R1-2605289.zip" TargetMode="External"/><Relationship Id="rId993" Type="http://schemas.openxmlformats.org/officeDocument/2006/relationships/hyperlink" Target="file:///C:\MyMeetings\TSGR1_126-Maastricht\Docs/R1-2606817.zip" TargetMode="External"/><Relationship Id="rId341" Type="http://schemas.openxmlformats.org/officeDocument/2006/relationships/hyperlink" Target="file:///C:\MyMeetings\TSGR1_126-Maastricht\Docs/R1-2606364.zip" TargetMode="External"/><Relationship Id="rId439" Type="http://schemas.openxmlformats.org/officeDocument/2006/relationships/hyperlink" Target="file:///C:\MyMeetings\TSGR1_126-Maastricht\Docs/R1-2605815.zip" TargetMode="External"/><Relationship Id="rId646" Type="http://schemas.openxmlformats.org/officeDocument/2006/relationships/hyperlink" Target="file:///C:\MyMeetings\TSGR1_126-Maastricht\Docs/R1-2605560.zip" TargetMode="External"/><Relationship Id="rId1069" Type="http://schemas.openxmlformats.org/officeDocument/2006/relationships/hyperlink" Target="file:///C:\MyMeetings\TSGR1_126-Maastricht\Docs/R1-2606024.zip" TargetMode="External"/><Relationship Id="rId1276" Type="http://schemas.openxmlformats.org/officeDocument/2006/relationships/hyperlink" Target="file:///C:\MyMeetings\TSGR1_126-Maastricht\Docs/R1-2605298.zip" TargetMode="External"/><Relationship Id="rId1483" Type="http://schemas.openxmlformats.org/officeDocument/2006/relationships/hyperlink" Target="file:///C:\MyMeetings\TSGR1_126-Maastricht\Docs/R1-2605774.zip" TargetMode="External"/><Relationship Id="rId2022" Type="http://schemas.openxmlformats.org/officeDocument/2006/relationships/hyperlink" Target="file:///C:\MyMeetings\TSGR1_126-Maastricht\Docs/R1-2605853.zip" TargetMode="External"/><Relationship Id="rId201" Type="http://schemas.openxmlformats.org/officeDocument/2006/relationships/image" Target="media/image12.wmf"/><Relationship Id="rId506" Type="http://schemas.openxmlformats.org/officeDocument/2006/relationships/hyperlink" Target="file:///C:\MyMeetings\TSGR1_126-Maastricht\Docs/R1-2605211.zip" TargetMode="External"/><Relationship Id="rId853" Type="http://schemas.openxmlformats.org/officeDocument/2006/relationships/hyperlink" Target="file:///C:\MyMeetings\TSGR1_126-Maastricht\Docs/R1-2605760.zip" TargetMode="External"/><Relationship Id="rId1136" Type="http://schemas.openxmlformats.org/officeDocument/2006/relationships/hyperlink" Target="file:///C:\MyMeetings\TSGR1_126-Maastricht\Docs/R1-2606704.zip" TargetMode="External"/><Relationship Id="rId1690" Type="http://schemas.openxmlformats.org/officeDocument/2006/relationships/hyperlink" Target="file:///C:\MyMeetings\TSGR1_126-Maastricht\Docs/R1-2605578.zip" TargetMode="External"/><Relationship Id="rId1788" Type="http://schemas.openxmlformats.org/officeDocument/2006/relationships/hyperlink" Target="file:///C:\MyMeetings\TSGR1_126-Maastricht\Docs/R1-2606038.zip" TargetMode="External"/><Relationship Id="rId1995" Type="http://schemas.openxmlformats.org/officeDocument/2006/relationships/hyperlink" Target="file:///C:\MyMeetings\TSGR1_126-Maastricht\Docs/R1-2606658.zip" TargetMode="External"/><Relationship Id="rId713" Type="http://schemas.openxmlformats.org/officeDocument/2006/relationships/hyperlink" Target="file:///C:\MyMeetings\TSGR1_126-Maastricht\Docs/R1-2605909.zip" TargetMode="External"/><Relationship Id="rId920" Type="http://schemas.openxmlformats.org/officeDocument/2006/relationships/hyperlink" Target="file:///C:\MyMeetings\TSGR1_126-Maastricht\Docs/R1-2605459.zip" TargetMode="External"/><Relationship Id="rId1343" Type="http://schemas.openxmlformats.org/officeDocument/2006/relationships/hyperlink" Target="file:///C:\MyMeetings\TSGR1_126-Maastricht\Docs/R1-2605335.zip" TargetMode="External"/><Relationship Id="rId1550" Type="http://schemas.openxmlformats.org/officeDocument/2006/relationships/hyperlink" Target="file:///C:\MyMeetings\TSGR1_126-Maastricht\Docs/R1-2606335.zip" TargetMode="External"/><Relationship Id="rId1648" Type="http://schemas.openxmlformats.org/officeDocument/2006/relationships/hyperlink" Target="file:///C:\MyMeetings\TSGR1_126-Maastricht\Docs/R1-2605359.zip" TargetMode="External"/><Relationship Id="rId1203" Type="http://schemas.openxmlformats.org/officeDocument/2006/relationships/hyperlink" Target="file:///C:\MyMeetings\TSGR1_126-Maastricht\Docs/R1-2605830.zip" TargetMode="External"/><Relationship Id="rId1410" Type="http://schemas.openxmlformats.org/officeDocument/2006/relationships/hyperlink" Target="file:///C:\MyMeetings\TSGR1_126-Maastricht\Docs/R1-2606030.zip" TargetMode="External"/><Relationship Id="rId1508" Type="http://schemas.openxmlformats.org/officeDocument/2006/relationships/hyperlink" Target="file:///C:\MyMeetings\TSGR1_126-Maastricht\Docs/R1-2606435.zip" TargetMode="External"/><Relationship Id="rId1855" Type="http://schemas.openxmlformats.org/officeDocument/2006/relationships/hyperlink" Target="file:///C:\MyMeetings\TSGR1_126-Maastricht\Docs/R1-2605951.zip" TargetMode="External"/><Relationship Id="rId1715" Type="http://schemas.openxmlformats.org/officeDocument/2006/relationships/hyperlink" Target="file:///C:\MyMeetings\TSGR1_126-Maastricht\Docs/R1-2606390.zip" TargetMode="External"/><Relationship Id="rId1922" Type="http://schemas.openxmlformats.org/officeDocument/2006/relationships/hyperlink" Target="file:///C:\MyMeetings\TSGR1_126-Maastricht\Docs/R1-2606269.zip" TargetMode="External"/><Relationship Id="rId296" Type="http://schemas.openxmlformats.org/officeDocument/2006/relationships/hyperlink" Target="file:///C:\MyMeetings\TSGR1_126-Maastricht\Docs/R1-2606423.zip" TargetMode="External"/><Relationship Id="rId156" Type="http://schemas.openxmlformats.org/officeDocument/2006/relationships/hyperlink" Target="file:///C:\MyMeetings\TSGR1_126-Maastricht\Docs/R1-2606869.zip" TargetMode="External"/><Relationship Id="rId363" Type="http://schemas.openxmlformats.org/officeDocument/2006/relationships/hyperlink" Target="file:///C:\MyMeetings\TSGR1_126-Maastricht\Docs/R1-2605902.zip" TargetMode="External"/><Relationship Id="rId570" Type="http://schemas.openxmlformats.org/officeDocument/2006/relationships/hyperlink" Target="file:///C:\MyMeetings\TSGR1_126-Maastricht\Docs/R1-2605502.zip" TargetMode="External"/><Relationship Id="rId2044" Type="http://schemas.openxmlformats.org/officeDocument/2006/relationships/hyperlink" Target="file:///C:\MyMeetings\TSGR1_126-Maastricht\Docs/R1-2606481.zip" TargetMode="External"/><Relationship Id="rId223" Type="http://schemas.openxmlformats.org/officeDocument/2006/relationships/hyperlink" Target="file:///C:\MyMeetings\TSGR1_126-Maastricht\Docs/R1-2605708.zip" TargetMode="External"/><Relationship Id="rId430" Type="http://schemas.openxmlformats.org/officeDocument/2006/relationships/hyperlink" Target="file:///C:\MyMeetings\TSGR1_126-Maastricht\Docs/R1-2605556.zip" TargetMode="External"/><Relationship Id="rId668" Type="http://schemas.openxmlformats.org/officeDocument/2006/relationships/hyperlink" Target="file:///C:\MyMeetings\TSGR1_126-Maastricht\Docs/R1-2605288.zip" TargetMode="External"/><Relationship Id="rId875" Type="http://schemas.openxmlformats.org/officeDocument/2006/relationships/hyperlink" Target="file:///C:\MyMeetings\TSGR1_126-Maastricht\Docs/R1-2606639.zip" TargetMode="External"/><Relationship Id="rId1060" Type="http://schemas.openxmlformats.org/officeDocument/2006/relationships/hyperlink" Target="file:///C:\MyMeetings\TSGR1_126-Maastricht\Docs/R1-2605677.zip" TargetMode="External"/><Relationship Id="rId1298" Type="http://schemas.openxmlformats.org/officeDocument/2006/relationships/hyperlink" Target="file:///C:\MyMeetings\TSGR1_126-Maastricht\Docs/R1-2605938.zip" TargetMode="External"/><Relationship Id="rId2111" Type="http://schemas.openxmlformats.org/officeDocument/2006/relationships/hyperlink" Target="file:///C:\MyMeetings\TSGR1_126-Maastricht\Docs/R1-2603405.zip" TargetMode="External"/><Relationship Id="rId528" Type="http://schemas.openxmlformats.org/officeDocument/2006/relationships/hyperlink" Target="file:///C:\MyMeetings\TSGR1_126-Maastricht\Docs/R1-2606077.zip" TargetMode="External"/><Relationship Id="rId735" Type="http://schemas.openxmlformats.org/officeDocument/2006/relationships/hyperlink" Target="file:///C:\MyMeetings\TSGR1_126-Maastricht\Docs/R1-2605289.zip" TargetMode="External"/><Relationship Id="rId942" Type="http://schemas.openxmlformats.org/officeDocument/2006/relationships/hyperlink" Target="file:///C:\MyMeetings\TSGR1_126-Maastricht\Docs/R1-2605213.zip" TargetMode="External"/><Relationship Id="rId1158" Type="http://schemas.openxmlformats.org/officeDocument/2006/relationships/hyperlink" Target="file:///C:\MyMeetings\TSGR1_126-Maastricht\Docs/R1-2605635.zip" TargetMode="External"/><Relationship Id="rId1365" Type="http://schemas.openxmlformats.org/officeDocument/2006/relationships/hyperlink" Target="file:///C:\MyMeetings\TSGR1_126-Maastricht\Docs/R1-2605689.zip" TargetMode="External"/><Relationship Id="rId1572" Type="http://schemas.openxmlformats.org/officeDocument/2006/relationships/hyperlink" Target="file:///C:\MyMeetings\TSGR1_126-Maastricht\Docs/R1-2605773.zip" TargetMode="External"/><Relationship Id="rId1018" Type="http://schemas.openxmlformats.org/officeDocument/2006/relationships/hyperlink" Target="file:///C:\MyMeetings\TSGR1_126-Maastricht\Docs/R1-2606023.zip" TargetMode="External"/><Relationship Id="rId1225" Type="http://schemas.openxmlformats.org/officeDocument/2006/relationships/hyperlink" Target="file:///C:\MyMeetings\TSGR1_126-Maastricht\Docs/R1-2605912.zip" TargetMode="External"/><Relationship Id="rId1432" Type="http://schemas.openxmlformats.org/officeDocument/2006/relationships/hyperlink" Target="file:///C:\MyMeetings\TSGR1_126-Maastricht\Docs/R1-2605337.zip" TargetMode="External"/><Relationship Id="rId1877" Type="http://schemas.openxmlformats.org/officeDocument/2006/relationships/hyperlink" Target="file:///C:\MyMeetings\TSGR1_126-Maastricht\Docs/R1-2606520.zip" TargetMode="External"/><Relationship Id="rId71" Type="http://schemas.openxmlformats.org/officeDocument/2006/relationships/hyperlink" Target="file:///C:\MyMeetings\TSGR1_126-Maastricht\Docs/R1-2606681.zip" TargetMode="External"/><Relationship Id="rId802" Type="http://schemas.openxmlformats.org/officeDocument/2006/relationships/hyperlink" Target="file:///C:\MyMeetings\TSGR1_126-Maastricht\Docs/R1-2605536.zip" TargetMode="External"/><Relationship Id="rId1737" Type="http://schemas.openxmlformats.org/officeDocument/2006/relationships/hyperlink" Target="file:///C:\MyMeetings\TSGR1_126-Maastricht\Docs/R1-2605682.zip" TargetMode="External"/><Relationship Id="rId1944" Type="http://schemas.openxmlformats.org/officeDocument/2006/relationships/hyperlink" Target="file:///C:\MyMeetings\TSGR1_126-Maastricht\Docs/R1-2605309.zip" TargetMode="External"/><Relationship Id="rId29" Type="http://schemas.openxmlformats.org/officeDocument/2006/relationships/hyperlink" Target="file:///C:\MyMeetings\TSGR1_126-Maastricht\Docs/R1-2606281.zip" TargetMode="External"/><Relationship Id="rId178" Type="http://schemas.openxmlformats.org/officeDocument/2006/relationships/image" Target="media/image6.wmf"/><Relationship Id="rId1804" Type="http://schemas.openxmlformats.org/officeDocument/2006/relationships/hyperlink" Target="file:///C:\MyMeetings\TSGR1_126-Maastricht\Docs/R1-2605313.zip" TargetMode="External"/><Relationship Id="rId385" Type="http://schemas.openxmlformats.org/officeDocument/2006/relationships/hyperlink" Target="file:///C:\MyMeetings\TSGR1_126-Maastricht\Docs/R1-2606880.zip" TargetMode="External"/><Relationship Id="rId592" Type="http://schemas.openxmlformats.org/officeDocument/2006/relationships/hyperlink" Target="file:///C:\MyMeetings\TSGR1_126-Maastricht\Docs/R1-2606670.zip" TargetMode="External"/><Relationship Id="rId2066" Type="http://schemas.openxmlformats.org/officeDocument/2006/relationships/hyperlink" Target="file:///C:\MyMeetings\TSGR1_126-Maastricht\Docs/R1-2606871.zip" TargetMode="External"/><Relationship Id="rId245" Type="http://schemas.openxmlformats.org/officeDocument/2006/relationships/hyperlink" Target="file:///C:\MyMeetings\TSGR1_126-Maastricht\Docs/R1-2606350.zip" TargetMode="External"/><Relationship Id="rId452" Type="http://schemas.openxmlformats.org/officeDocument/2006/relationships/hyperlink" Target="file:///C:\MyMeetings\TSGR1_126-Maastricht\Docs/R1-2606720.zip" TargetMode="External"/><Relationship Id="rId897" Type="http://schemas.openxmlformats.org/officeDocument/2006/relationships/hyperlink" Target="file:///C:\MyMeetings\TSGR1_126-Maastricht\Docs/R1-2606336.zip" TargetMode="External"/><Relationship Id="rId1082" Type="http://schemas.openxmlformats.org/officeDocument/2006/relationships/hyperlink" Target="file:///C:\MyMeetings\TSGR1_126-Maastricht\Docs/R1-2606575.zip" TargetMode="External"/><Relationship Id="rId105" Type="http://schemas.openxmlformats.org/officeDocument/2006/relationships/hyperlink" Target="file:///C:\MyMeetings\TSGR1_126-Maastricht\Docs/R1-2605796.zip" TargetMode="External"/><Relationship Id="rId312" Type="http://schemas.openxmlformats.org/officeDocument/2006/relationships/hyperlink" Target="file:///C:\MyMeetings\TSGR1_126-Maastricht\Docs/R1-2605239.zip" TargetMode="External"/><Relationship Id="rId757" Type="http://schemas.openxmlformats.org/officeDocument/2006/relationships/hyperlink" Target="file:///C:\MyMeetings\TSGR1_126-Maastricht\Docs/R1-2605953.zip" TargetMode="External"/><Relationship Id="rId964" Type="http://schemas.openxmlformats.org/officeDocument/2006/relationships/hyperlink" Target="file:///C:\MyMeetings\TSGR1_126-Maastricht\Docs/R1-2605965.zip" TargetMode="External"/><Relationship Id="rId1387" Type="http://schemas.openxmlformats.org/officeDocument/2006/relationships/hyperlink" Target="file:///C:\MyMeetings\TSGR1_126-Maastricht\Docs/R1-2605695.zip" TargetMode="External"/><Relationship Id="rId1594" Type="http://schemas.openxmlformats.org/officeDocument/2006/relationships/hyperlink" Target="file:///C:\MyMeetings\TSGR1_126-Maastricht\Docs/R1-2606621.zip" TargetMode="External"/><Relationship Id="rId93" Type="http://schemas.openxmlformats.org/officeDocument/2006/relationships/hyperlink" Target="file:///C:\MyMeetings\TSGR1_126-Maastricht\Docs/R1-2606357.zip" TargetMode="External"/><Relationship Id="rId617" Type="http://schemas.openxmlformats.org/officeDocument/2006/relationships/hyperlink" Target="file:///C:\MyMeetings\TSGR1_126-Maastricht\Docs/R1-2605947.zip" TargetMode="External"/><Relationship Id="rId824" Type="http://schemas.openxmlformats.org/officeDocument/2006/relationships/hyperlink" Target="file:///C:\MyMeetings\TSGR1_126-Maastricht\Docs/R1-2606111.zip" TargetMode="External"/><Relationship Id="rId1247" Type="http://schemas.openxmlformats.org/officeDocument/2006/relationships/hyperlink" Target="file:///C:\MyMeetings\TSGR1_126-Maastricht\Docs/R1-2606744.zip" TargetMode="External"/><Relationship Id="rId1454" Type="http://schemas.openxmlformats.org/officeDocument/2006/relationships/hyperlink" Target="file:///C:\MyMeetings\TSGR1_126-Maastricht\Docs/R1-2606127.zip" TargetMode="External"/><Relationship Id="rId1661" Type="http://schemas.openxmlformats.org/officeDocument/2006/relationships/hyperlink" Target="file:///C:\MyMeetings\TSGR1_126-Maastricht\Docs/R1-2605983.zip" TargetMode="External"/><Relationship Id="rId1899" Type="http://schemas.openxmlformats.org/officeDocument/2006/relationships/hyperlink" Target="file:///C:\MyMeetings\TSGR1_126-Maastricht\Docs/R1-2605583.zip" TargetMode="External"/><Relationship Id="rId1107" Type="http://schemas.openxmlformats.org/officeDocument/2006/relationships/hyperlink" Target="file:///C:\MyMeetings\TSGR1_126-Maastricht\Docs/R1-2605720.zip" TargetMode="External"/><Relationship Id="rId1314" Type="http://schemas.openxmlformats.org/officeDocument/2006/relationships/hyperlink" Target="file:///C:\MyMeetings\TSGR1_126-Maastricht\Docs/R1-2606313.zip" TargetMode="External"/><Relationship Id="rId1521" Type="http://schemas.openxmlformats.org/officeDocument/2006/relationships/hyperlink" Target="file:///C:\MyMeetings\TSGR1_126-Maastricht\Docs/R1-2606687.zip" TargetMode="External"/><Relationship Id="rId1759" Type="http://schemas.openxmlformats.org/officeDocument/2006/relationships/hyperlink" Target="file:///C:\MyMeetings\TSGR1_126-Maastricht\Docs/R1-2606604.zip" TargetMode="External"/><Relationship Id="rId1966" Type="http://schemas.openxmlformats.org/officeDocument/2006/relationships/hyperlink" Target="file:///C:\MyMeetings\TSGR1_126-Maastricht\Docs/R1-2606051.zip" TargetMode="External"/><Relationship Id="rId1619" Type="http://schemas.openxmlformats.org/officeDocument/2006/relationships/hyperlink" Target="file:///C:\MyMeetings\TSGR1_126-Maastricht\Docs/R1-2605884.zip" TargetMode="External"/><Relationship Id="rId1826" Type="http://schemas.openxmlformats.org/officeDocument/2006/relationships/hyperlink" Target="file:///C:\MyMeetings\TSGR1_126-Maastricht\Docs/R1-2606519.zip" TargetMode="External"/><Relationship Id="rId20" Type="http://schemas.openxmlformats.org/officeDocument/2006/relationships/hyperlink" Target="file:///C:\MyMeetings\TSGR1_126-Maastricht\Docs/R1-2603405.zip" TargetMode="External"/><Relationship Id="rId2088" Type="http://schemas.openxmlformats.org/officeDocument/2006/relationships/hyperlink" Target="file:///C:\MyMeetings\TSGR1_126-Maastricht\Docs/R1-2606910.zip" TargetMode="External"/><Relationship Id="rId267" Type="http://schemas.openxmlformats.org/officeDocument/2006/relationships/hyperlink" Target="file:///C:\MyMeetings\TSGR1_126-Maastricht\Docs/R1-2605447.zip" TargetMode="External"/><Relationship Id="rId474" Type="http://schemas.openxmlformats.org/officeDocument/2006/relationships/hyperlink" Target="file:///C:\MyMeetings\TSGR1_126-Maastricht\Docs/R1-2606016.zip" TargetMode="External"/><Relationship Id="rId127" Type="http://schemas.openxmlformats.org/officeDocument/2006/relationships/hyperlink" Target="file:///C:\MyMeetings\TSGR1_126-Maastricht\Docs/R1-2606219.zip" TargetMode="External"/><Relationship Id="rId681" Type="http://schemas.openxmlformats.org/officeDocument/2006/relationships/hyperlink" Target="file:///C:\MyMeetings\TSGR1_126-Maastricht\Docs/R1-2605379.zip" TargetMode="External"/><Relationship Id="rId779" Type="http://schemas.openxmlformats.org/officeDocument/2006/relationships/hyperlink" Target="file:///C:\MyMeetings\TSGR1_126-Maastricht\Docs/R1-2606690.zip" TargetMode="External"/><Relationship Id="rId986" Type="http://schemas.openxmlformats.org/officeDocument/2006/relationships/hyperlink" Target="file:///C:\MyMeetings\TSGR1_126-Maastricht\Docs/R1-2606549.zip" TargetMode="External"/><Relationship Id="rId334" Type="http://schemas.openxmlformats.org/officeDocument/2006/relationships/hyperlink" Target="file:///C:\MyMeetings\TSGR1_126-Maastricht\Docs/R1-2606013.zip" TargetMode="External"/><Relationship Id="rId541" Type="http://schemas.openxmlformats.org/officeDocument/2006/relationships/hyperlink" Target="file:///C:\MyMeetings\TSGR1_126-Maastricht\Docs/R1-2606489.zip" TargetMode="External"/><Relationship Id="rId639" Type="http://schemas.openxmlformats.org/officeDocument/2006/relationships/hyperlink" Target="file:///C:\MyMeetings\TSGR1_126-Maastricht\Docs/R1-2606494.zip" TargetMode="External"/><Relationship Id="rId1171" Type="http://schemas.openxmlformats.org/officeDocument/2006/relationships/hyperlink" Target="file:///C:\MyMeetings\TSGR1_126-Maastricht\Docs/R1-2606155.zip" TargetMode="External"/><Relationship Id="rId1269" Type="http://schemas.openxmlformats.org/officeDocument/2006/relationships/hyperlink" Target="file:///C:\MyMeetings\TSGR1_126-Maastricht\Docs/R1-2605836.zip" TargetMode="External"/><Relationship Id="rId1476" Type="http://schemas.openxmlformats.org/officeDocument/2006/relationships/hyperlink" Target="file:///C:\MyMeetings\TSGR1_126-Maastricht\Docs/R1-2605392.zip" TargetMode="External"/><Relationship Id="rId2015" Type="http://schemas.openxmlformats.org/officeDocument/2006/relationships/hyperlink" Target="file:///C:\MyMeetings\TSGR1_126-Maastricht\Docs/R1-2605486.zip" TargetMode="External"/><Relationship Id="rId401" Type="http://schemas.openxmlformats.org/officeDocument/2006/relationships/hyperlink" Target="file:///C:\MyMeetings\TSGR1_126-Maastricht\Docs/R1-2605751.zip" TargetMode="External"/><Relationship Id="rId846" Type="http://schemas.openxmlformats.org/officeDocument/2006/relationships/hyperlink" Target="file:///C:\MyMeetings\TSGR1_126-Maastricht\Docs/R1-2605381.zip" TargetMode="External"/><Relationship Id="rId1031" Type="http://schemas.openxmlformats.org/officeDocument/2006/relationships/hyperlink" Target="file:///C:\MyMeetings\TSGR1_126-Maastricht\Docs/R1-2606400.zip" TargetMode="External"/><Relationship Id="rId1129" Type="http://schemas.openxmlformats.org/officeDocument/2006/relationships/hyperlink" Target="file:///C:\MyMeetings\TSGR1_126-Maastricht\Docs/R1-2606455.zip" TargetMode="External"/><Relationship Id="rId1683" Type="http://schemas.openxmlformats.org/officeDocument/2006/relationships/hyperlink" Target="file:///C:\MyMeetings\TSGR1_126-Maastricht\Docs/R1-2605351.zip" TargetMode="External"/><Relationship Id="rId1890" Type="http://schemas.openxmlformats.org/officeDocument/2006/relationships/hyperlink" Target="file:///C:\MyMeetings\TSGR1_126-Maastricht\Docs/R1-2606766.zip" TargetMode="External"/><Relationship Id="rId1988" Type="http://schemas.openxmlformats.org/officeDocument/2006/relationships/hyperlink" Target="file:///C:\MyMeetings\TSGR1_126-Maastricht\Docs/R1-2606558.zip" TargetMode="External"/><Relationship Id="rId706" Type="http://schemas.openxmlformats.org/officeDocument/2006/relationships/hyperlink" Target="file:///C:\MyMeetings\TSGR1_126-Maastricht\Docs/R1-2606019.zip" TargetMode="External"/><Relationship Id="rId913" Type="http://schemas.openxmlformats.org/officeDocument/2006/relationships/hyperlink" Target="file:///C:\MyMeetings\TSGR1_126-Maastricht\Docs/R1-2606847.zip" TargetMode="External"/><Relationship Id="rId1336" Type="http://schemas.openxmlformats.org/officeDocument/2006/relationships/hyperlink" Target="file:///C:\MyMeetings\TSGR1_126-Maastricht\Docs/R1-2605856.zip" TargetMode="External"/><Relationship Id="rId1543" Type="http://schemas.openxmlformats.org/officeDocument/2006/relationships/hyperlink" Target="file:///C:\MyMeetings\TSGR1_126-Maastricht\Docs/R1-2605931.zip" TargetMode="External"/><Relationship Id="rId1750" Type="http://schemas.openxmlformats.org/officeDocument/2006/relationships/hyperlink" Target="file:///C:\MyMeetings\TSGR1_126-Maastricht\Docs/R1-2606191.zip" TargetMode="External"/><Relationship Id="rId42" Type="http://schemas.openxmlformats.org/officeDocument/2006/relationships/hyperlink" Target="file:///C:\MyMeetings\TSGR1_126-Maastricht\Docs/R1-2605704.zip" TargetMode="External"/><Relationship Id="rId1403" Type="http://schemas.openxmlformats.org/officeDocument/2006/relationships/hyperlink" Target="file:///C:\MyMeetings\TSGR1_126-Maastricht\Docs/R1-2605729.zip" TargetMode="External"/><Relationship Id="rId1610" Type="http://schemas.openxmlformats.org/officeDocument/2006/relationships/hyperlink" Target="file:///C:\MyMeetings\TSGR1_126-Maastricht\Docs/R1-2605312.zip" TargetMode="External"/><Relationship Id="rId1848" Type="http://schemas.openxmlformats.org/officeDocument/2006/relationships/hyperlink" Target="file:///C:\MyMeetings\TSGR1_126-Maastricht\Docs/R1-2605603.zip" TargetMode="External"/><Relationship Id="rId191" Type="http://schemas.openxmlformats.org/officeDocument/2006/relationships/hyperlink" Target="file:///C:\MyMeetings\TSGR1_126-Maastricht\Docs/R1-2606852.zip" TargetMode="External"/><Relationship Id="rId1708" Type="http://schemas.openxmlformats.org/officeDocument/2006/relationships/hyperlink" Target="file:///C:\MyMeetings\TSGR1_126-Maastricht\Docs/R1-2606173.zip" TargetMode="External"/><Relationship Id="rId1915" Type="http://schemas.openxmlformats.org/officeDocument/2006/relationships/hyperlink" Target="file:///C:\MyMeetings\TSGR1_126-Maastricht\Docs/R1-2606133.zip" TargetMode="External"/><Relationship Id="rId289" Type="http://schemas.openxmlformats.org/officeDocument/2006/relationships/hyperlink" Target="file:///C:\MyMeetings\TSGR1_126-Maastricht\Docs/R1-2606358.zip" TargetMode="External"/><Relationship Id="rId496" Type="http://schemas.openxmlformats.org/officeDocument/2006/relationships/hyperlink" Target="file:///C:\MyMeetings\TSGR1_126-Maastricht\Docs/R1-2606200.zip" TargetMode="External"/><Relationship Id="rId149" Type="http://schemas.openxmlformats.org/officeDocument/2006/relationships/hyperlink" Target="file:///C:\MyMeetings\TSGR1_126-Maastricht\Docs/R1-2605707.zip" TargetMode="External"/><Relationship Id="rId356" Type="http://schemas.openxmlformats.org/officeDocument/2006/relationships/hyperlink" Target="file:///C:\MyMeetings\TSGR1_126-Maastricht\Docs/R1-2605595.zip" TargetMode="External"/><Relationship Id="rId563" Type="http://schemas.openxmlformats.org/officeDocument/2006/relationships/hyperlink" Target="file:///C:\MyMeetings\TSGR1_126-Maastricht\Docs/R1-2606760.zip" TargetMode="External"/><Relationship Id="rId770" Type="http://schemas.openxmlformats.org/officeDocument/2006/relationships/hyperlink" Target="file:///C:\MyMeetings\TSGR1_126-Maastricht\Docs/R1-2606140.zip" TargetMode="External"/><Relationship Id="rId1193" Type="http://schemas.openxmlformats.org/officeDocument/2006/relationships/hyperlink" Target="file:///C:\MyMeetings\TSGR1_126-Maastricht\Docs/R1-2606673.zip" TargetMode="External"/><Relationship Id="rId2037" Type="http://schemas.openxmlformats.org/officeDocument/2006/relationships/hyperlink" Target="file:///C:\MyMeetings\TSGR1_126-Maastricht\Docs/R1-2606345.zip" TargetMode="External"/><Relationship Id="rId216" Type="http://schemas.openxmlformats.org/officeDocument/2006/relationships/hyperlink" Target="file:///C:\MyMeetings\TSGR1_126-Maastricht\Docs/R1-2606743.zip" TargetMode="External"/><Relationship Id="rId423" Type="http://schemas.openxmlformats.org/officeDocument/2006/relationships/hyperlink" Target="file:///C:\MyMeetings\TSGR1_126-Maastricht\Docs/R1-2605365.zip" TargetMode="External"/><Relationship Id="rId868" Type="http://schemas.openxmlformats.org/officeDocument/2006/relationships/hyperlink" Target="file:///C:\MyMeetings\TSGR1_126-Maastricht\Docs/R1-2606237.zip" TargetMode="External"/><Relationship Id="rId1053" Type="http://schemas.openxmlformats.org/officeDocument/2006/relationships/hyperlink" Target="file:///C:\MyMeetings\TSGR1_126-Maastricht\Docs/R1-2605433.zip" TargetMode="External"/><Relationship Id="rId1260" Type="http://schemas.openxmlformats.org/officeDocument/2006/relationships/hyperlink" Target="file:///C:\MyMeetings\TSGR1_126-Maastricht\Docs/R1-2605468.zip" TargetMode="External"/><Relationship Id="rId1498" Type="http://schemas.openxmlformats.org/officeDocument/2006/relationships/hyperlink" Target="file:///C:\MyMeetings\TSGR1_126-Maastricht\Docs/R1-2606189.zip" TargetMode="External"/><Relationship Id="rId2104" Type="http://schemas.openxmlformats.org/officeDocument/2006/relationships/hyperlink" Target="file:///C:\MyMeetings\TSGR1_126-Maastricht\Docs/R1-2605194.zip" TargetMode="External"/><Relationship Id="rId630" Type="http://schemas.openxmlformats.org/officeDocument/2006/relationships/hyperlink" Target="file:///C:\MyMeetings\TSGR1_126-Maastricht\Docs/R1-2606280.zip" TargetMode="External"/><Relationship Id="rId728" Type="http://schemas.openxmlformats.org/officeDocument/2006/relationships/hyperlink" Target="file:///C:\MyMeetings\TSGR1_126-Maastricht\Docs/R1-2606774.zip" TargetMode="External"/><Relationship Id="rId935" Type="http://schemas.openxmlformats.org/officeDocument/2006/relationships/hyperlink" Target="file:///C:\MyMeetings\TSGR1_126-Maastricht\Docs/R1-2606891.zip" TargetMode="External"/><Relationship Id="rId1358" Type="http://schemas.openxmlformats.org/officeDocument/2006/relationships/hyperlink" Target="file:///C:\MyMeetings\TSGR1_126-Maastricht\Docs/R1-2605414.zip" TargetMode="External"/><Relationship Id="rId1565" Type="http://schemas.openxmlformats.org/officeDocument/2006/relationships/hyperlink" Target="file:///C:\MyMeetings\TSGR1_126-Maastricht\Docs/R1-2605394.zip" TargetMode="External"/><Relationship Id="rId1772" Type="http://schemas.openxmlformats.org/officeDocument/2006/relationships/hyperlink" Target="file:///C:\MyMeetings\TSGR1_126-Maastricht\Docs/R1-2605399.zip" TargetMode="External"/><Relationship Id="rId64" Type="http://schemas.openxmlformats.org/officeDocument/2006/relationships/hyperlink" Target="file:///C:\MyMeetings\TSGR1_126-Maastricht\Docs/R1-2606063.zip" TargetMode="External"/><Relationship Id="rId1120" Type="http://schemas.openxmlformats.org/officeDocument/2006/relationships/hyperlink" Target="file:///C:\MyMeetings\TSGR1_126-Maastricht\Docs/R1-2606212.zip" TargetMode="External"/><Relationship Id="rId1218" Type="http://schemas.openxmlformats.org/officeDocument/2006/relationships/hyperlink" Target="file:///C:\MyMeetings\TSGR1_126-Maastricht\Docs/R1-2605568.zip" TargetMode="External"/><Relationship Id="rId1425" Type="http://schemas.openxmlformats.org/officeDocument/2006/relationships/hyperlink" Target="file:///C:\MyMeetings\TSGR1_126-Maastricht\Docs/R1-2606910.zip" TargetMode="External"/><Relationship Id="rId1632" Type="http://schemas.openxmlformats.org/officeDocument/2006/relationships/hyperlink" Target="file:///C:\MyMeetings\TSGR1_126-Maastricht\Docs/R1-2606529.zip" TargetMode="External"/><Relationship Id="rId1937" Type="http://schemas.openxmlformats.org/officeDocument/2006/relationships/hyperlink" Target="file:///C:\MyMeetings\TSGR1_126-Maastricht\Docs/R1-2605745.zip" TargetMode="External"/><Relationship Id="rId280" Type="http://schemas.openxmlformats.org/officeDocument/2006/relationships/hyperlink" Target="file:///C:\MyMeetings\TSGR1_126-Maastricht\Docs/R1-2606066.zip" TargetMode="External"/><Relationship Id="rId140" Type="http://schemas.openxmlformats.org/officeDocument/2006/relationships/hyperlink" Target="file:///C:\MyMeetings\TSGR1_126-Maastricht\Docs/R1-2606870.zip" TargetMode="External"/><Relationship Id="rId378" Type="http://schemas.openxmlformats.org/officeDocument/2006/relationships/hyperlink" Target="file:///C:\MyMeetings\TSGR1_126-Maastricht\Docs/R1-2606586.zip" TargetMode="External"/><Relationship Id="rId585" Type="http://schemas.openxmlformats.org/officeDocument/2006/relationships/hyperlink" Target="file:///C:\MyMeetings\TSGR1_126-Maastricht\Docs/R1-2606234.zip" TargetMode="External"/><Relationship Id="rId792" Type="http://schemas.openxmlformats.org/officeDocument/2006/relationships/hyperlink" Target="file:///C:\MyMeetings\TSGR1_126-Maastricht\Docs/R1-2605456.zip" TargetMode="External"/><Relationship Id="rId2059" Type="http://schemas.openxmlformats.org/officeDocument/2006/relationships/hyperlink" Target="file:///C:\MyMeetings\TSGR1_126-Maastricht\Docs/R1-2606767.zip" TargetMode="External"/><Relationship Id="rId6" Type="http://schemas.openxmlformats.org/officeDocument/2006/relationships/webSettings" Target="webSettings.xml"/><Relationship Id="rId238" Type="http://schemas.openxmlformats.org/officeDocument/2006/relationships/hyperlink" Target="file:///C:\MyMeetings\TSGR1_126-Maastricht\Docs/R1-2606719.zip" TargetMode="External"/><Relationship Id="rId445" Type="http://schemas.openxmlformats.org/officeDocument/2006/relationships/hyperlink" Target="file:///C:\MyMeetings\TSGR1_126-Maastricht\Docs/R1-2606157.zip" TargetMode="External"/><Relationship Id="rId652" Type="http://schemas.openxmlformats.org/officeDocument/2006/relationships/hyperlink" Target="file:///C:\MyMeetings\TSGR1_126-Maastricht\Docs/R1-2606307.zip" TargetMode="External"/><Relationship Id="rId1075" Type="http://schemas.openxmlformats.org/officeDocument/2006/relationships/hyperlink" Target="file:///C:\MyMeetings\TSGR1_126-Maastricht\Docs/R1-2606228.zip" TargetMode="External"/><Relationship Id="rId1282" Type="http://schemas.openxmlformats.org/officeDocument/2006/relationships/hyperlink" Target="file:///C:\MyMeetings\TSGR1_126-Maastricht\Docs/R1-2605426.zip" TargetMode="External"/><Relationship Id="rId305" Type="http://schemas.openxmlformats.org/officeDocument/2006/relationships/hyperlink" Target="file:///C:\MyMeetings\TSGR1_126-Maastricht\Docs/R1-2606930.zip" TargetMode="External"/><Relationship Id="rId512" Type="http://schemas.openxmlformats.org/officeDocument/2006/relationships/hyperlink" Target="file:///C:\MyMeetings\TSGR1_126-Maastricht\Docs/R1-2605360.zip" TargetMode="External"/><Relationship Id="rId957" Type="http://schemas.openxmlformats.org/officeDocument/2006/relationships/hyperlink" Target="file:///C:\MyMeetings\TSGR1_126-Maastricht\Docs/R1-2605686.zip" TargetMode="External"/><Relationship Id="rId1142" Type="http://schemas.openxmlformats.org/officeDocument/2006/relationships/hyperlink" Target="file:///C:\MyMeetings\TSGR1_126-Maastricht\Docs/R1-2606676.zip" TargetMode="External"/><Relationship Id="rId1587" Type="http://schemas.openxmlformats.org/officeDocument/2006/relationships/hyperlink" Target="file:///C:\MyMeetings\TSGR1_126-Maastricht\Docs/R1-2606279.zip" TargetMode="External"/><Relationship Id="rId1794" Type="http://schemas.openxmlformats.org/officeDocument/2006/relationships/hyperlink" Target="file:///C:\MyMeetings\TSGR1_126-Maastricht\Docs/R1-2606392.zip" TargetMode="External"/><Relationship Id="rId86" Type="http://schemas.openxmlformats.org/officeDocument/2006/relationships/hyperlink" Target="file:///C:\MyMeetings\TSGR1_126-Maastricht\Docs/R1-2605343.zip" TargetMode="External"/><Relationship Id="rId817" Type="http://schemas.openxmlformats.org/officeDocument/2006/relationships/hyperlink" Target="file:///C:\MyMeetings\TSGR1_126-Maastricht\Docs/R1-2605772.zip" TargetMode="External"/><Relationship Id="rId1002" Type="http://schemas.openxmlformats.org/officeDocument/2006/relationships/hyperlink" Target="file:///C:\MyMeetings\TSGR1_126-Maastricht\Docs/R1-2605420.zip" TargetMode="External"/><Relationship Id="rId1447" Type="http://schemas.openxmlformats.org/officeDocument/2006/relationships/hyperlink" Target="file:///C:\MyMeetings\TSGR1_126-Maastricht\Docs/R1-2605916.zip" TargetMode="External"/><Relationship Id="rId1654" Type="http://schemas.openxmlformats.org/officeDocument/2006/relationships/hyperlink" Target="file:///C:\MyMeetings\TSGR1_126-Maastricht\Docs/R1-2605645.zip" TargetMode="External"/><Relationship Id="rId1861" Type="http://schemas.openxmlformats.org/officeDocument/2006/relationships/hyperlink" Target="file:///C:\MyMeetings\TSGR1_126-Maastricht\Docs/R1-2606121.zip" TargetMode="External"/><Relationship Id="rId1307" Type="http://schemas.openxmlformats.org/officeDocument/2006/relationships/hyperlink" Target="file:///C:\MyMeetings\TSGR1_126-Maastricht\Docs/R1-2606172.zip" TargetMode="External"/><Relationship Id="rId1514" Type="http://schemas.openxmlformats.org/officeDocument/2006/relationships/hyperlink" Target="file:///C:\MyMeetings\TSGR1_126-Maastricht\Docs/R1-2606578.zip" TargetMode="External"/><Relationship Id="rId1721" Type="http://schemas.openxmlformats.org/officeDocument/2006/relationships/hyperlink" Target="file:///C:\MyMeetings\TSGR1_126-Maastricht\Docs/R1-2606878.zip" TargetMode="External"/><Relationship Id="rId1959" Type="http://schemas.openxmlformats.org/officeDocument/2006/relationships/hyperlink" Target="file:///C:\MyMeetings\TSGR1_126-Maastricht\Docs/R1-2605880.zip" TargetMode="External"/><Relationship Id="rId13" Type="http://schemas.openxmlformats.org/officeDocument/2006/relationships/hyperlink" Target="file:///C:\MyMeetings\TSGR1_126-Maastricht\Docs/R1-2605199.zip" TargetMode="External"/><Relationship Id="rId1819" Type="http://schemas.openxmlformats.org/officeDocument/2006/relationships/hyperlink" Target="file:///C:\MyMeetings\TSGR1_126-Maastricht\Docs/R1-2606151.zip" TargetMode="External"/><Relationship Id="rId162" Type="http://schemas.openxmlformats.org/officeDocument/2006/relationships/hyperlink" Target="file:///C:\MyMeetings\TSGR1_126-Maastricht\Docs/R1-2605328.zip" TargetMode="External"/><Relationship Id="rId467" Type="http://schemas.openxmlformats.org/officeDocument/2006/relationships/hyperlink" Target="file:///C:\MyMeetings\TSGR1_126-Maastricht\Docs/R1-2605687.zip" TargetMode="External"/><Relationship Id="rId1097" Type="http://schemas.openxmlformats.org/officeDocument/2006/relationships/hyperlink" Target="file:///C:\MyMeetings\TSGR1_126-Maastricht\Docs/R1-2605294.zip" TargetMode="External"/><Relationship Id="rId2050" Type="http://schemas.openxmlformats.org/officeDocument/2006/relationships/hyperlink" Target="file:///C:\MyMeetings\TSGR1_126-Maastricht\Docs/R1-2606603.zip" TargetMode="External"/><Relationship Id="rId674" Type="http://schemas.openxmlformats.org/officeDocument/2006/relationships/hyperlink" Target="file:///C:\MyMeetings\TSGR1_126-Maastricht\Docs/R1-2605560.zip" TargetMode="External"/><Relationship Id="rId881" Type="http://schemas.openxmlformats.org/officeDocument/2006/relationships/hyperlink" Target="file:///C:\MyMeetings\TSGR1_126-Maastricht\Docs/R1-2605917.zip" TargetMode="External"/><Relationship Id="rId979" Type="http://schemas.openxmlformats.org/officeDocument/2006/relationships/hyperlink" Target="file:///C:\MyMeetings\TSGR1_126-Maastricht\Docs/R1-2606399.zip" TargetMode="External"/><Relationship Id="rId327" Type="http://schemas.openxmlformats.org/officeDocument/2006/relationships/hyperlink" Target="file:///C:\MyMeetings\TSGR1_126-Maastricht\Docs/R1-2605901.zip" TargetMode="External"/><Relationship Id="rId534" Type="http://schemas.openxmlformats.org/officeDocument/2006/relationships/hyperlink" Target="file:///C:\MyMeetings\TSGR1_126-Maastricht\Docs/R1-2606233.zip" TargetMode="External"/><Relationship Id="rId741" Type="http://schemas.openxmlformats.org/officeDocument/2006/relationships/hyperlink" Target="file:///C:\MyMeetings\TSGR1_126-Maastricht\Docs/R1-2605520.zip" TargetMode="External"/><Relationship Id="rId839" Type="http://schemas.openxmlformats.org/officeDocument/2006/relationships/hyperlink" Target="file:///C:\MyMeetings\TSGR1_126-Maastricht\Docs/R1-2606497.zip" TargetMode="External"/><Relationship Id="rId1164" Type="http://schemas.openxmlformats.org/officeDocument/2006/relationships/hyperlink" Target="file:///C:\MyMeetings\TSGR1_126-Maastricht\Docs/R1-2605911.zip" TargetMode="External"/><Relationship Id="rId1371" Type="http://schemas.openxmlformats.org/officeDocument/2006/relationships/hyperlink" Target="file:///C:\MyMeetings\TSGR1_126-Maastricht\Docs/R1-2605962.zip" TargetMode="External"/><Relationship Id="rId1469" Type="http://schemas.openxmlformats.org/officeDocument/2006/relationships/hyperlink" Target="file:///C:\MyMeetings\TSGR1_126-Maastricht\Docs/R1-2606048.zip" TargetMode="External"/><Relationship Id="rId2008" Type="http://schemas.openxmlformats.org/officeDocument/2006/relationships/hyperlink" Target="file:///C:\MyMeetings\TSGR1_126-Maastricht\Docs/R1-2605276.zip" TargetMode="External"/><Relationship Id="rId601" Type="http://schemas.openxmlformats.org/officeDocument/2006/relationships/hyperlink" Target="file:///C:\MyMeetings\TSGR1_126-Maastricht\Docs/R1-2605251.zip" TargetMode="External"/><Relationship Id="rId1024" Type="http://schemas.openxmlformats.org/officeDocument/2006/relationships/hyperlink" Target="file:///C:\MyMeetings\TSGR1_126-Maastricht\Docs/R1-2606101.zip" TargetMode="External"/><Relationship Id="rId1231" Type="http://schemas.openxmlformats.org/officeDocument/2006/relationships/hyperlink" Target="file:///C:\MyMeetings\TSGR1_126-Maastricht\Docs/R1-2606061.zip" TargetMode="External"/><Relationship Id="rId1676" Type="http://schemas.openxmlformats.org/officeDocument/2006/relationships/hyperlink" Target="file:///C:\MyMeetings\TSGR1_126-Maastricht\Docs/R1-2606783.zip" TargetMode="External"/><Relationship Id="rId1883" Type="http://schemas.openxmlformats.org/officeDocument/2006/relationships/hyperlink" Target="file:///C:\MyMeetings\TSGR1_126-Maastricht\Docs/R1-2606642.zip" TargetMode="External"/><Relationship Id="rId906" Type="http://schemas.openxmlformats.org/officeDocument/2006/relationships/hyperlink" Target="file:///C:\MyMeetings\TSGR1_126-Maastricht\Docs/R1-2605291.zip" TargetMode="External"/><Relationship Id="rId1329" Type="http://schemas.openxmlformats.org/officeDocument/2006/relationships/hyperlink" Target="file:///C:\MyMeetings\TSGR1_126-Maastricht\Docs/R1-2606619.zip" TargetMode="External"/><Relationship Id="rId1536" Type="http://schemas.openxmlformats.org/officeDocument/2006/relationships/hyperlink" Target="file:///C:\MyMeetings\TSGR1_126-Maastricht\Docs/R1-2605615.zip" TargetMode="External"/><Relationship Id="rId1743" Type="http://schemas.openxmlformats.org/officeDocument/2006/relationships/hyperlink" Target="file:///C:\MyMeetings\TSGR1_126-Maastricht\Docs/R1-2605866.zip" TargetMode="External"/><Relationship Id="rId1950" Type="http://schemas.openxmlformats.org/officeDocument/2006/relationships/hyperlink" Target="file:///C:\MyMeetings\TSGR1_126-Maastricht\Docs/R1-2605514.zip" TargetMode="External"/><Relationship Id="rId35" Type="http://schemas.openxmlformats.org/officeDocument/2006/relationships/hyperlink" Target="file:///C:\MyMeetings\TSGR1_126-Maastricht\Docs/R1-2605196.zip" TargetMode="External"/><Relationship Id="rId1603" Type="http://schemas.openxmlformats.org/officeDocument/2006/relationships/hyperlink" Target="file:///C:\MyMeetings\TSGR1_126-Maastricht\Docs/R1-2606706.zip" TargetMode="External"/><Relationship Id="rId1810" Type="http://schemas.openxmlformats.org/officeDocument/2006/relationships/hyperlink" Target="file:///C:\MyMeetings\TSGR1_126-Maastricht\Docs/R1-2605684.zip" TargetMode="External"/><Relationship Id="rId184" Type="http://schemas.openxmlformats.org/officeDocument/2006/relationships/oleObject" Target="embeddings/oleObject8.bin"/><Relationship Id="rId391" Type="http://schemas.openxmlformats.org/officeDocument/2006/relationships/hyperlink" Target="file:///C:\MyMeetings\TSGR1_126-Maastricht\Docs/R1-2605344.zip" TargetMode="External"/><Relationship Id="rId1908" Type="http://schemas.openxmlformats.org/officeDocument/2006/relationships/hyperlink" Target="file:///C:\MyMeetings\TSGR1_126-Maastricht\Docs/R1-2605893.zip" TargetMode="External"/><Relationship Id="rId2072" Type="http://schemas.openxmlformats.org/officeDocument/2006/relationships/hyperlink" Target="file:///C:\MyMeetings\TSGR1_126-Maastricht\Docs/R1-2606851.zip" TargetMode="External"/><Relationship Id="rId251" Type="http://schemas.openxmlformats.org/officeDocument/2006/relationships/hyperlink" Target="file:///C:\MyMeetings\TSGR1_126-Maastricht\Docs/R1-2606194.zip" TargetMode="External"/><Relationship Id="rId489" Type="http://schemas.openxmlformats.org/officeDocument/2006/relationships/hyperlink" Target="file:///C:\MyMeetings\TSGR1_126-Maastricht\Docs/R1-2606488.zip" TargetMode="External"/><Relationship Id="rId696" Type="http://schemas.openxmlformats.org/officeDocument/2006/relationships/hyperlink" Target="file:///C:\MyMeetings\TSGR1_126-Maastricht\Docs/R1-2605655.zip" TargetMode="External"/><Relationship Id="rId349" Type="http://schemas.openxmlformats.org/officeDocument/2006/relationships/hyperlink" Target="file:///C:\MyMeetings\TSGR1_126-Maastricht\Docs/R1-2605280.zip" TargetMode="External"/><Relationship Id="rId556" Type="http://schemas.openxmlformats.org/officeDocument/2006/relationships/hyperlink" Target="file:///C:\MyMeetings\TSGR1_126-Maastricht\Docs/R1-2605907.zip" TargetMode="External"/><Relationship Id="rId763" Type="http://schemas.openxmlformats.org/officeDocument/2006/relationships/hyperlink" Target="file:///C:\MyMeetings\TSGR1_126-Maastricht\Docs/R1-2606069.zip" TargetMode="External"/><Relationship Id="rId1186" Type="http://schemas.openxmlformats.org/officeDocument/2006/relationships/hyperlink" Target="file:///C:\MyMeetings\TSGR1_126-Maastricht\Docs/R1-2606778.zip" TargetMode="External"/><Relationship Id="rId1393" Type="http://schemas.openxmlformats.org/officeDocument/2006/relationships/hyperlink" Target="file:///C:\MyMeetings\TSGR1_126-Maastricht\Docs/R1-2605262.zip" TargetMode="External"/><Relationship Id="rId111" Type="http://schemas.openxmlformats.org/officeDocument/2006/relationships/hyperlink" Target="file:///C:\MyMeetings\TSGR1_126-Maastricht\Docs/R1-2606450.zip" TargetMode="External"/><Relationship Id="rId209" Type="http://schemas.openxmlformats.org/officeDocument/2006/relationships/hyperlink" Target="file:///C:\MyMeetings\TSGR1_126-Maastricht\Docs/R1-2606892.zip" TargetMode="External"/><Relationship Id="rId416" Type="http://schemas.openxmlformats.org/officeDocument/2006/relationships/hyperlink" Target="file:///C:\MyMeetings\TSGR1_126-Maastricht\Docs/R1-2606607.zip" TargetMode="External"/><Relationship Id="rId970" Type="http://schemas.openxmlformats.org/officeDocument/2006/relationships/hyperlink" Target="file:///C:\MyMeetings\TSGR1_126-Maastricht\Docs/R1-2606143.zip" TargetMode="External"/><Relationship Id="rId1046" Type="http://schemas.openxmlformats.org/officeDocument/2006/relationships/hyperlink" Target="file:///C:\MyMeetings\TSGR1_126-Maastricht\Docs/R1-2606737.zip" TargetMode="External"/><Relationship Id="rId1253" Type="http://schemas.openxmlformats.org/officeDocument/2006/relationships/hyperlink" Target="file:///C:\MyMeetings\TSGR1_126-Maastricht\Docs/R1-2605829.zip" TargetMode="External"/><Relationship Id="rId1698" Type="http://schemas.openxmlformats.org/officeDocument/2006/relationships/hyperlink" Target="file:///C:\MyMeetings\TSGR1_126-Maastricht\Docs/R1-2605785.zip" TargetMode="External"/><Relationship Id="rId623" Type="http://schemas.openxmlformats.org/officeDocument/2006/relationships/hyperlink" Target="file:///C:\MyMeetings\TSGR1_126-Maastricht\Docs/R1-2606056.zip" TargetMode="External"/><Relationship Id="rId830" Type="http://schemas.openxmlformats.org/officeDocument/2006/relationships/hyperlink" Target="file:///C:\MyMeetings\TSGR1_126-Maastricht\Docs/R1-2606373.zip" TargetMode="External"/><Relationship Id="rId928" Type="http://schemas.openxmlformats.org/officeDocument/2006/relationships/hyperlink" Target="file:///C:\MyMeetings\TSGR1_126-Maastricht\Docs/R1-2605291.zip" TargetMode="External"/><Relationship Id="rId1460" Type="http://schemas.openxmlformats.org/officeDocument/2006/relationships/hyperlink" Target="file:///C:\MyMeetings\TSGR1_126-Maastricht\Docs/R1-2606569.zip" TargetMode="External"/><Relationship Id="rId1558" Type="http://schemas.openxmlformats.org/officeDocument/2006/relationships/hyperlink" Target="file:///C:\MyMeetings\TSGR1_126-Maastricht\Docs/R1-2606528.zip" TargetMode="External"/><Relationship Id="rId1765" Type="http://schemas.openxmlformats.org/officeDocument/2006/relationships/hyperlink" Target="file:///C:\MyMeetings\TSGR1_126-Maastricht\Docs/R1-2606822.zip" TargetMode="External"/><Relationship Id="rId57" Type="http://schemas.openxmlformats.org/officeDocument/2006/relationships/hyperlink" Target="file:///C:\MyMeetings\TSGR1_126-Maastricht\Docs/R1-2605700.zip" TargetMode="External"/><Relationship Id="rId1113" Type="http://schemas.openxmlformats.org/officeDocument/2006/relationships/hyperlink" Target="file:///C:\MyMeetings\TSGR1_126-Maastricht\Docs/R1-2605973.zip" TargetMode="External"/><Relationship Id="rId1320" Type="http://schemas.openxmlformats.org/officeDocument/2006/relationships/hyperlink" Target="file:///C:\MyMeetings\TSGR1_126-Maastricht\Docs/R1-2606445.zip" TargetMode="External"/><Relationship Id="rId1418" Type="http://schemas.openxmlformats.org/officeDocument/2006/relationships/hyperlink" Target="file:///C:\MyMeetings\TSGR1_126-Maastricht\Docs/R1-2606509.zip" TargetMode="External"/><Relationship Id="rId1972" Type="http://schemas.openxmlformats.org/officeDocument/2006/relationships/hyperlink" Target="file:///C:\MyMeetings\TSGR1_126-Maastricht\Docs/R1-2606169.zip" TargetMode="External"/><Relationship Id="rId1625" Type="http://schemas.openxmlformats.org/officeDocument/2006/relationships/hyperlink" Target="file:///C:\MyMeetings\TSGR1_126-Maastricht\Docs/R1-2606205.zip" TargetMode="External"/><Relationship Id="rId1832" Type="http://schemas.openxmlformats.org/officeDocument/2006/relationships/hyperlink" Target="file:///C:\MyMeetings\TSGR1_126-Maastricht\Docs/R1-2606420.zip" TargetMode="External"/><Relationship Id="rId2094" Type="http://schemas.openxmlformats.org/officeDocument/2006/relationships/hyperlink" Target="file:///C:\MyMeetings\TSGR1_126-Maastricht\Docs/R1-2605187.zip" TargetMode="External"/><Relationship Id="rId273" Type="http://schemas.openxmlformats.org/officeDocument/2006/relationships/hyperlink" Target="file:///C:\MyMeetings\TSGR1_126-Maastricht\Docs/R1-2605757.zip" TargetMode="External"/><Relationship Id="rId480" Type="http://schemas.openxmlformats.org/officeDocument/2006/relationships/hyperlink" Target="file:///C:\MyMeetings\TSGR1_126-Maastricht\Docs/R1-2606199.zip" TargetMode="External"/><Relationship Id="rId68" Type="http://schemas.openxmlformats.org/officeDocument/2006/relationships/hyperlink" Target="file:///C:\MyMeetings\TSGR1_126-Maastricht\Docs/R1-2606711.zip" TargetMode="External"/><Relationship Id="rId133" Type="http://schemas.openxmlformats.org/officeDocument/2006/relationships/hyperlink" Target="file:///C:\MyMeetings\TSGR1_126-Maastricht\Docs/R1-2605943.zip" TargetMode="External"/><Relationship Id="rId340" Type="http://schemas.openxmlformats.org/officeDocument/2006/relationships/hyperlink" Target="file:///C:\MyMeetings\TSGR1_126-Maastricht\Docs/R1-2606303.zip" TargetMode="External"/><Relationship Id="rId578" Type="http://schemas.openxmlformats.org/officeDocument/2006/relationships/hyperlink" Target="file:///C:\MyMeetings\TSGR1_126-Maastricht\Docs/R1-2605820.zip" TargetMode="External"/><Relationship Id="rId785" Type="http://schemas.openxmlformats.org/officeDocument/2006/relationships/hyperlink" Target="file:///C:\MyMeetings\TSGR1_126-Maastricht\Docs/R1-2606786.zip" TargetMode="External"/><Relationship Id="rId992" Type="http://schemas.openxmlformats.org/officeDocument/2006/relationships/hyperlink" Target="file:///C:\MyMeetings\TSGR1_126-Maastricht\Docs/R1-2606818.zip" TargetMode="External"/><Relationship Id="rId1429" Type="http://schemas.openxmlformats.org/officeDocument/2006/relationships/hyperlink" Target="file:///C:\MyMeetings\TSGR1_126-Maastricht\Docs/R1-2605263.zip" TargetMode="External"/><Relationship Id="rId1636" Type="http://schemas.openxmlformats.org/officeDocument/2006/relationships/hyperlink" Target="file:///C:\MyMeetings\TSGR1_126-Maastricht\Docs/R1-2606709.zip" TargetMode="External"/><Relationship Id="rId1843" Type="http://schemas.openxmlformats.org/officeDocument/2006/relationships/hyperlink" Target="file:///C:\MyMeetings\TSGR1_126-Maastricht\Docs/R1-2605434.zip" TargetMode="External"/><Relationship Id="rId2021" Type="http://schemas.openxmlformats.org/officeDocument/2006/relationships/hyperlink" Target="file:///C:\MyMeetings\TSGR1_126-Maastricht\Docs/R1-2605748.zip" TargetMode="External"/><Relationship Id="rId200" Type="http://schemas.openxmlformats.org/officeDocument/2006/relationships/oleObject" Target="embeddings/oleObject11.bin"/><Relationship Id="rId438" Type="http://schemas.openxmlformats.org/officeDocument/2006/relationships/hyperlink" Target="file:///C:\MyMeetings\TSGR1_126-Maastricht\Docs/R1-2605814.zip" TargetMode="External"/><Relationship Id="rId645" Type="http://schemas.openxmlformats.org/officeDocument/2006/relationships/hyperlink" Target="file:///C:\MyMeetings\TSGR1_126-Maastricht\Docs/R1-2605455.zip" TargetMode="External"/><Relationship Id="rId852" Type="http://schemas.openxmlformats.org/officeDocument/2006/relationships/hyperlink" Target="file:///C:\MyMeetings\TSGR1_126-Maastricht\Docs/R1-2605716.zip" TargetMode="External"/><Relationship Id="rId1068" Type="http://schemas.openxmlformats.org/officeDocument/2006/relationships/hyperlink" Target="file:///C:\MyMeetings\TSGR1_126-Maastricht\Docs/R1-2605991.zip" TargetMode="External"/><Relationship Id="rId1275" Type="http://schemas.openxmlformats.org/officeDocument/2006/relationships/hyperlink" Target="file:///C:\MyMeetings\TSGR1_126-Maastricht\Docs/R1-2605260.zip" TargetMode="External"/><Relationship Id="rId1482" Type="http://schemas.openxmlformats.org/officeDocument/2006/relationships/hyperlink" Target="file:///C:\MyMeetings\TSGR1_126-Maastricht\Docs/R1-2605765.zip" TargetMode="External"/><Relationship Id="rId1703" Type="http://schemas.openxmlformats.org/officeDocument/2006/relationships/hyperlink" Target="file:///C:\MyMeetings\TSGR1_126-Maastricht\Docs/R1-2605922.zip" TargetMode="External"/><Relationship Id="rId1910" Type="http://schemas.openxmlformats.org/officeDocument/2006/relationships/hyperlink" Target="file:///C:\MyMeetings\TSGR1_126-Maastricht\Docs/R1-2605944.zip" TargetMode="External"/><Relationship Id="rId284" Type="http://schemas.openxmlformats.org/officeDocument/2006/relationships/hyperlink" Target="file:///C:\MyMeetings\TSGR1_126-Maastricht\Docs/R1-2606122.zip" TargetMode="External"/><Relationship Id="rId491" Type="http://schemas.openxmlformats.org/officeDocument/2006/relationships/hyperlink" Target="file:///C:\MyMeetings\TSGR1_126-Maastricht\Docs/R1-2606609.zip" TargetMode="External"/><Relationship Id="rId505" Type="http://schemas.openxmlformats.org/officeDocument/2006/relationships/hyperlink" Target="file:///C:\MyMeetings\TSGR1_126-Maastricht\Docs/R1-2605609.zip" TargetMode="External"/><Relationship Id="rId712" Type="http://schemas.openxmlformats.org/officeDocument/2006/relationships/hyperlink" Target="file:///C:\MyMeetings\TSGR1_126-Maastricht\Docs/R1-2605783.zip" TargetMode="External"/><Relationship Id="rId1135" Type="http://schemas.openxmlformats.org/officeDocument/2006/relationships/hyperlink" Target="file:///C:\MyMeetings\TSGR1_126-Maastricht\Docs/R1-2606686.zip" TargetMode="External"/><Relationship Id="rId1342" Type="http://schemas.openxmlformats.org/officeDocument/2006/relationships/hyperlink" Target="file:///C:\MyMeetings\TSGR1_126-Maastricht\Docs/R1-2606508.zip" TargetMode="External"/><Relationship Id="rId1787" Type="http://schemas.openxmlformats.org/officeDocument/2006/relationships/hyperlink" Target="file:///C:\MyMeetings\TSGR1_126-Maastricht\Docs/R1-2606005.zip" TargetMode="External"/><Relationship Id="rId1994" Type="http://schemas.openxmlformats.org/officeDocument/2006/relationships/hyperlink" Target="file:///C:\MyMeetings\TSGR1_126-Maastricht\Docs/R1-2606643.zip" TargetMode="External"/><Relationship Id="rId79" Type="http://schemas.openxmlformats.org/officeDocument/2006/relationships/hyperlink" Target="file:///C:\MyMeetings\TSGR1_126-Maastricht\Docs/R1-2601664.zip" TargetMode="External"/><Relationship Id="rId144" Type="http://schemas.openxmlformats.org/officeDocument/2006/relationships/hyperlink" Target="file:///C:\MyMeetings\TSGR1_126-Maastricht\Docs/R1-2606921.zip" TargetMode="External"/><Relationship Id="rId589" Type="http://schemas.openxmlformats.org/officeDocument/2006/relationships/hyperlink" Target="file:///C:\MyMeetings\TSGR1_126-Maastricht\Docs/R1-2606443.zip" TargetMode="External"/><Relationship Id="rId796" Type="http://schemas.openxmlformats.org/officeDocument/2006/relationships/hyperlink" Target="file:///C:\MyMeetings\TSGR1_126-Maastricht\Docs/R1-2605910.zip" TargetMode="External"/><Relationship Id="rId1202" Type="http://schemas.openxmlformats.org/officeDocument/2006/relationships/hyperlink" Target="file:///C:\MyMeetings\TSGR1_126-Maastricht\Docs/R1-2605829.zip" TargetMode="External"/><Relationship Id="rId1647" Type="http://schemas.openxmlformats.org/officeDocument/2006/relationships/hyperlink" Target="file:///C:\MyMeetings\TSGR1_126-Maastricht\Docs/R1-2605354.zip" TargetMode="External"/><Relationship Id="rId1854" Type="http://schemas.openxmlformats.org/officeDocument/2006/relationships/hyperlink" Target="file:///C:\MyMeetings\TSGR1_126-Maastricht\Docs/R1-2605926.zip" TargetMode="External"/><Relationship Id="rId351" Type="http://schemas.openxmlformats.org/officeDocument/2006/relationships/hyperlink" Target="file:///C:\MyMeetings\TSGR1_126-Maastricht\Docs/R1-2605327.zip" TargetMode="External"/><Relationship Id="rId449" Type="http://schemas.openxmlformats.org/officeDocument/2006/relationships/hyperlink" Target="file:///C:\MyMeetings\TSGR1_126-Maastricht\Docs/R1-2606367.zip" TargetMode="External"/><Relationship Id="rId656" Type="http://schemas.openxmlformats.org/officeDocument/2006/relationships/hyperlink" Target="file:///C:\MyMeetings\TSGR1_126-Maastricht\Docs/R1-2605288.zip" TargetMode="External"/><Relationship Id="rId863" Type="http://schemas.openxmlformats.org/officeDocument/2006/relationships/hyperlink" Target="file:///C:\MyMeetings\TSGR1_126-Maastricht\Docs/R1-2606078.zip" TargetMode="External"/><Relationship Id="rId1079" Type="http://schemas.openxmlformats.org/officeDocument/2006/relationships/hyperlink" Target="file:///C:\MyMeetings\TSGR1_126-Maastricht\Docs/R1-2606503.zip" TargetMode="External"/><Relationship Id="rId1286" Type="http://schemas.openxmlformats.org/officeDocument/2006/relationships/hyperlink" Target="file:///C:\MyMeetings\TSGR1_126-Maastricht\Docs/R1-2605468.zip" TargetMode="External"/><Relationship Id="rId1493" Type="http://schemas.openxmlformats.org/officeDocument/2006/relationships/hyperlink" Target="file:///C:\MyMeetings\TSGR1_126-Maastricht\Docs/R1-2606032.zip" TargetMode="External"/><Relationship Id="rId1507" Type="http://schemas.openxmlformats.org/officeDocument/2006/relationships/hyperlink" Target="file:///C:\MyMeetings\TSGR1_126-Maastricht\Docs/R1-2606385.zip" TargetMode="External"/><Relationship Id="rId1714" Type="http://schemas.openxmlformats.org/officeDocument/2006/relationships/hyperlink" Target="file:///C:\MyMeetings\TSGR1_126-Maastricht\Docs/R1-2606811.zip" TargetMode="External"/><Relationship Id="rId2032" Type="http://schemas.openxmlformats.org/officeDocument/2006/relationships/hyperlink" Target="file:///C:\MyMeetings\TSGR1_126-Maastricht\Docs/R1-2606112.zip" TargetMode="External"/><Relationship Id="rId211" Type="http://schemas.openxmlformats.org/officeDocument/2006/relationships/hyperlink" Target="file:///C:\MyMeetings\TSGR1_126-Maastricht\Docs/R1-2605709.zip" TargetMode="External"/><Relationship Id="rId295" Type="http://schemas.openxmlformats.org/officeDocument/2006/relationships/hyperlink" Target="file:///C:\MyMeetings\TSGR1_126-Maastricht\Docs/R1-2606413.zip" TargetMode="External"/><Relationship Id="rId309" Type="http://schemas.openxmlformats.org/officeDocument/2006/relationships/hyperlink" Target="file:///C:\MyMeetings\TSGR1_126-Maastricht\Docs/R1-2605232.zip" TargetMode="External"/><Relationship Id="rId516" Type="http://schemas.openxmlformats.org/officeDocument/2006/relationships/hyperlink" Target="file:///C:\MyMeetings\TSGR1_126-Maastricht\Docs/R1-2605604.zip" TargetMode="External"/><Relationship Id="rId1146" Type="http://schemas.openxmlformats.org/officeDocument/2006/relationships/hyperlink" Target="file:///C:\MyMeetings\TSGR1_126-Maastricht\Docs/R1-2606680.zip" TargetMode="External"/><Relationship Id="rId1798" Type="http://schemas.openxmlformats.org/officeDocument/2006/relationships/hyperlink" Target="file:///C:\MyMeetings\TSGR1_126-Maastricht\Docs/R1-2606582.zip" TargetMode="External"/><Relationship Id="rId1921" Type="http://schemas.openxmlformats.org/officeDocument/2006/relationships/hyperlink" Target="file:///C:\MyMeetings\TSGR1_126-Maastricht\Docs/R1-2606258.zip" TargetMode="External"/><Relationship Id="rId723" Type="http://schemas.openxmlformats.org/officeDocument/2006/relationships/hyperlink" Target="file:///C:\MyMeetings\TSGR1_126-Maastricht\Docs/R1-2606769.zip" TargetMode="External"/><Relationship Id="rId930" Type="http://schemas.openxmlformats.org/officeDocument/2006/relationships/hyperlink" Target="file:///C:\MyMeetings\TSGR1_126-Maastricht\Docs/R1-2605291.zip" TargetMode="External"/><Relationship Id="rId1006" Type="http://schemas.openxmlformats.org/officeDocument/2006/relationships/hyperlink" Target="file:///C:\MyMeetings\TSGR1_126-Maastricht\Docs/R1-2605507.zip" TargetMode="External"/><Relationship Id="rId1353" Type="http://schemas.openxmlformats.org/officeDocument/2006/relationships/hyperlink" Target="file:///C:\MyMeetings\TSGR1_126-Maastricht\Docs/R1-2605261.zip" TargetMode="External"/><Relationship Id="rId1560" Type="http://schemas.openxmlformats.org/officeDocument/2006/relationships/hyperlink" Target="file:///C:\MyMeetings\TSGR1_126-Maastricht\Docs/R1-2606733.zip" TargetMode="External"/><Relationship Id="rId1658" Type="http://schemas.openxmlformats.org/officeDocument/2006/relationships/hyperlink" Target="file:///C:\MyMeetings\TSGR1_126-Maastricht\Docs/R1-2605886.zip" TargetMode="External"/><Relationship Id="rId1865" Type="http://schemas.openxmlformats.org/officeDocument/2006/relationships/hyperlink" Target="file:///C:\MyMeetings\TSGR1_126-Maastricht\Docs/R1-2606192.zip" TargetMode="External"/><Relationship Id="rId155" Type="http://schemas.openxmlformats.org/officeDocument/2006/relationships/hyperlink" Target="file:///C:\MyMeetings\TSGR1_126-Maastricht\Docs/R1-2606868.zip" TargetMode="External"/><Relationship Id="rId362" Type="http://schemas.openxmlformats.org/officeDocument/2006/relationships/hyperlink" Target="file:///C:\MyMeetings\TSGR1_126-Maastricht\Docs/R1-2605877.zip" TargetMode="External"/><Relationship Id="rId1213" Type="http://schemas.openxmlformats.org/officeDocument/2006/relationships/hyperlink" Target="file:///C:\MyMeetings\TSGR1_126-Maastricht\Docs/R1-2605387.zip" TargetMode="External"/><Relationship Id="rId1297" Type="http://schemas.openxmlformats.org/officeDocument/2006/relationships/hyperlink" Target="file:///C:\MyMeetings\TSGR1_126-Maastricht\Docs/R1-2605913.zip" TargetMode="External"/><Relationship Id="rId1420" Type="http://schemas.openxmlformats.org/officeDocument/2006/relationships/hyperlink" Target="file:///C:\MyMeetings\TSGR1_126-Maastricht\Docs/R1-2605529.zip" TargetMode="External"/><Relationship Id="rId1518" Type="http://schemas.openxmlformats.org/officeDocument/2006/relationships/hyperlink" Target="file:///C:\MyMeetings\TSGR1_126-Maastricht\Docs/R1-2606651.zip" TargetMode="External"/><Relationship Id="rId2043" Type="http://schemas.openxmlformats.org/officeDocument/2006/relationships/hyperlink" Target="file:///C:\MyMeetings\TSGR1_126-Maastricht\Docs/R1-2606471.zip" TargetMode="External"/><Relationship Id="rId222" Type="http://schemas.openxmlformats.org/officeDocument/2006/relationships/hyperlink" Target="file:///C:\MyMeetings\TSGR1_126-Maastricht\Docs/R1-2605671.zip" TargetMode="External"/><Relationship Id="rId667" Type="http://schemas.openxmlformats.org/officeDocument/2006/relationships/hyperlink" Target="file:///C:\MyMeetings\TSGR1_126-Maastricht\Docs/R1-2605783.zip" TargetMode="External"/><Relationship Id="rId874" Type="http://schemas.openxmlformats.org/officeDocument/2006/relationships/hyperlink" Target="file:///C:\MyMeetings\TSGR1_126-Maastricht\Docs/R1-2606589.zip" TargetMode="External"/><Relationship Id="rId1725" Type="http://schemas.openxmlformats.org/officeDocument/2006/relationships/hyperlink" Target="file:///C:\MyMeetings\TSGR1_126-Maastricht\Docs/R1-2605479.zip" TargetMode="External"/><Relationship Id="rId1932" Type="http://schemas.openxmlformats.org/officeDocument/2006/relationships/hyperlink" Target="file:///C:\MyMeetings\TSGR1_126-Maastricht\Docs/R1-2605742.zip" TargetMode="External"/><Relationship Id="rId2110" Type="http://schemas.openxmlformats.org/officeDocument/2006/relationships/hyperlink" Target="file:///C:\MyMeetings\TSGR1_126-Maastricht\Docs/R1-2605367.zip" TargetMode="External"/><Relationship Id="rId17" Type="http://schemas.openxmlformats.org/officeDocument/2006/relationships/hyperlink" Target="file:///C:\MyMeetings\TSGR1_126-Maastricht\Docs/R1-2605192.zip" TargetMode="External"/><Relationship Id="rId527" Type="http://schemas.openxmlformats.org/officeDocument/2006/relationships/hyperlink" Target="file:///C:\MyMeetings\TSGR1_126-Maastricht\Docs/R1-2606058.zip" TargetMode="External"/><Relationship Id="rId734" Type="http://schemas.openxmlformats.org/officeDocument/2006/relationships/hyperlink" Target="file:///C:\MyMeetings\TSGR1_126-Maastricht\Docs/R1-2605252.zip" TargetMode="External"/><Relationship Id="rId941" Type="http://schemas.openxmlformats.org/officeDocument/2006/relationships/hyperlink" Target="file:///C:\MyMeetings\TSGR1_126-Maastricht\Docs/R1-2606721.zip" TargetMode="External"/><Relationship Id="rId1157" Type="http://schemas.openxmlformats.org/officeDocument/2006/relationships/hyperlink" Target="file:///C:\MyMeetings\TSGR1_126-Maastricht\Docs/R1-2605567.zip" TargetMode="External"/><Relationship Id="rId1364" Type="http://schemas.openxmlformats.org/officeDocument/2006/relationships/hyperlink" Target="file:///C:\MyMeetings\TSGR1_126-Maastricht\Docs/R1-2605638.zip" TargetMode="External"/><Relationship Id="rId1571" Type="http://schemas.openxmlformats.org/officeDocument/2006/relationships/hyperlink" Target="file:///C:\MyMeetings\TSGR1_126-Maastricht\Docs/R1-2605733.zip" TargetMode="External"/><Relationship Id="rId70" Type="http://schemas.openxmlformats.org/officeDocument/2006/relationships/hyperlink" Target="file:///C:\MyMeetings\TSGR1_126-Maastricht\Docs/R1-2605793.zip" TargetMode="External"/><Relationship Id="rId166" Type="http://schemas.openxmlformats.org/officeDocument/2006/relationships/hyperlink" Target="file:///C:\MyMeetings\TSGR1_126-Maastricht\Docs/R1-2606831.zip" TargetMode="External"/><Relationship Id="rId373" Type="http://schemas.openxmlformats.org/officeDocument/2006/relationships/hyperlink" Target="file:///C:\MyMeetings\TSGR1_126-Maastricht\Docs/R1-2606467.zip" TargetMode="External"/><Relationship Id="rId580" Type="http://schemas.openxmlformats.org/officeDocument/2006/relationships/hyperlink" Target="file:///C:\MyMeetings\TSGR1_126-Maastricht\Docs/R1-2606001.zip" TargetMode="External"/><Relationship Id="rId801" Type="http://schemas.openxmlformats.org/officeDocument/2006/relationships/hyperlink" Target="file:///C:\MyMeetings\TSGR1_126-Maastricht\Docs/R1-2605535.zip" TargetMode="External"/><Relationship Id="rId1017" Type="http://schemas.openxmlformats.org/officeDocument/2006/relationships/hyperlink" Target="file:///C:\MyMeetings\TSGR1_126-Maastricht\Docs/R1-2606002.zip" TargetMode="External"/><Relationship Id="rId1224" Type="http://schemas.openxmlformats.org/officeDocument/2006/relationships/hyperlink" Target="file:///C:\MyMeetings\TSGR1_126-Maastricht\Docs/R1-2605869.zip" TargetMode="External"/><Relationship Id="rId1431" Type="http://schemas.openxmlformats.org/officeDocument/2006/relationships/hyperlink" Target="file:///C:\MyMeetings\TSGR1_126-Maastricht\Docs/R1-2605323.zip" TargetMode="External"/><Relationship Id="rId1669" Type="http://schemas.openxmlformats.org/officeDocument/2006/relationships/hyperlink" Target="file:///C:\MyMeetings\TSGR1_126-Maastricht\Docs/R1-2606473.zip" TargetMode="External"/><Relationship Id="rId1876" Type="http://schemas.openxmlformats.org/officeDocument/2006/relationships/hyperlink" Target="file:///C:\MyMeetings\TSGR1_126-Maastricht\Docs/R1-2606480.zip" TargetMode="External"/><Relationship Id="rId2054" Type="http://schemas.openxmlformats.org/officeDocument/2006/relationships/hyperlink" Target="file:///C:\MyMeetings\TSGR1_126-Maastricht\Docs/R1-2606563.zip" TargetMode="External"/><Relationship Id="rId1" Type="http://schemas.microsoft.com/office/2006/relationships/keyMapCustomizations" Target="customizations.xml"/><Relationship Id="rId233" Type="http://schemas.openxmlformats.org/officeDocument/2006/relationships/hyperlink" Target="file:///C:\MyMeetings\TSGR1_126-Maastricht\Docs/R1-2605708.zip" TargetMode="External"/><Relationship Id="rId440" Type="http://schemas.openxmlformats.org/officeDocument/2006/relationships/hyperlink" Target="file:///C:\MyMeetings\TSGR1_126-Maastricht\Docs/R1-2605816.zip" TargetMode="External"/><Relationship Id="rId678" Type="http://schemas.openxmlformats.org/officeDocument/2006/relationships/hyperlink" Target="file:///C:\MyMeetings\TSGR1_126-Maastricht\Docs/R1-2605821.zip" TargetMode="External"/><Relationship Id="rId885" Type="http://schemas.openxmlformats.org/officeDocument/2006/relationships/hyperlink" Target="file:///C:\MyMeetings\TSGR1_126-Maastricht\Docs/R1-2605823.zip" TargetMode="External"/><Relationship Id="rId1070" Type="http://schemas.openxmlformats.org/officeDocument/2006/relationships/hyperlink" Target="file:///C:\MyMeetings\TSGR1_126-Maastricht\Docs/R1-2606064.zip" TargetMode="External"/><Relationship Id="rId1529" Type="http://schemas.openxmlformats.org/officeDocument/2006/relationships/hyperlink" Target="file:///C:\MyMeetings\TSGR1_126-Maastricht\Docs/R1-2605342.zip" TargetMode="External"/><Relationship Id="rId1736" Type="http://schemas.openxmlformats.org/officeDocument/2006/relationships/hyperlink" Target="file:///C:\MyMeetings\TSGR1_126-Maastricht\Docs/R1-2605647.zip" TargetMode="External"/><Relationship Id="rId1943" Type="http://schemas.openxmlformats.org/officeDocument/2006/relationships/hyperlink" Target="file:///C:\MyMeetings\TSGR1_126-Maastricht\Docs/R1-2605275.zip" TargetMode="External"/><Relationship Id="rId28" Type="http://schemas.openxmlformats.org/officeDocument/2006/relationships/hyperlink" Target="file:///C:\MyMeetings\TSGR1_126-Maastricht\Docs/R1-2606222.zip" TargetMode="External"/><Relationship Id="rId300" Type="http://schemas.openxmlformats.org/officeDocument/2006/relationships/hyperlink" Target="file:///C:\MyMeetings\TSGR1_126-Maastricht\Docs/R1-2606360.zip" TargetMode="External"/><Relationship Id="rId538" Type="http://schemas.openxmlformats.org/officeDocument/2006/relationships/hyperlink" Target="file:///C:\MyMeetings\TSGR1_126-Maastricht\Docs/R1-2606351.zip" TargetMode="External"/><Relationship Id="rId745" Type="http://schemas.openxmlformats.org/officeDocument/2006/relationships/hyperlink" Target="file:///C:\MyMeetings\TSGR1_126-Maastricht\Docs/R1-2605617.zip" TargetMode="External"/><Relationship Id="rId952" Type="http://schemas.openxmlformats.org/officeDocument/2006/relationships/hyperlink" Target="file:///C:\MyMeetings\TSGR1_126-Maastricht\Docs/R1-2605512.zip" TargetMode="External"/><Relationship Id="rId1168" Type="http://schemas.openxmlformats.org/officeDocument/2006/relationships/hyperlink" Target="file:///C:\MyMeetings\TSGR1_126-Maastricht\Docs/R1-2606083.zip" TargetMode="External"/><Relationship Id="rId1375" Type="http://schemas.openxmlformats.org/officeDocument/2006/relationships/hyperlink" Target="file:///C:\MyMeetings\TSGR1_126-Maastricht\Docs/R1-2606057.zip" TargetMode="External"/><Relationship Id="rId1582" Type="http://schemas.openxmlformats.org/officeDocument/2006/relationships/hyperlink" Target="file:///C:\MyMeetings\TSGR1_126-Maastricht\Docs/R1-2606089.zip" TargetMode="External"/><Relationship Id="rId1803" Type="http://schemas.openxmlformats.org/officeDocument/2006/relationships/hyperlink" Target="file:///C:\MyMeetings\TSGR1_126-Maastricht\Docs/R1-2605272.zip" TargetMode="External"/><Relationship Id="rId81" Type="http://schemas.openxmlformats.org/officeDocument/2006/relationships/hyperlink" Target="file:///C:\MyMeetings\TSGR1_126-Maastricht\Docs/R1-2605443.zip" TargetMode="External"/><Relationship Id="rId177" Type="http://schemas.openxmlformats.org/officeDocument/2006/relationships/oleObject" Target="embeddings/oleObject4.bin"/><Relationship Id="rId384" Type="http://schemas.openxmlformats.org/officeDocument/2006/relationships/hyperlink" Target="file:///C:\MyMeetings\TSGR1_126-Maastricht\Docs/R1-2605712.zip" TargetMode="External"/><Relationship Id="rId591" Type="http://schemas.openxmlformats.org/officeDocument/2006/relationships/hyperlink" Target="file:///C:\MyMeetings\TSGR1_126-Maastricht\Docs/R1-2606546.zip" TargetMode="External"/><Relationship Id="rId605" Type="http://schemas.openxmlformats.org/officeDocument/2006/relationships/hyperlink" Target="file:///C:\MyMeetings\TSGR1_126-Maastricht\Docs/R1-2605560.zip" TargetMode="External"/><Relationship Id="rId812" Type="http://schemas.openxmlformats.org/officeDocument/2006/relationships/hyperlink" Target="file:///C:\MyMeetings\TSGR1_126-Maastricht\Docs/R1-2605544.zip" TargetMode="External"/><Relationship Id="rId1028" Type="http://schemas.openxmlformats.org/officeDocument/2006/relationships/hyperlink" Target="file:///C:\MyMeetings\TSGR1_126-Maastricht\Docs/R1-2606267.zip" TargetMode="External"/><Relationship Id="rId1235" Type="http://schemas.openxmlformats.org/officeDocument/2006/relationships/hyperlink" Target="file:///C:\MyMeetings\TSGR1_126-Maastricht\Docs/R1-2606126.zip" TargetMode="External"/><Relationship Id="rId1442" Type="http://schemas.openxmlformats.org/officeDocument/2006/relationships/hyperlink" Target="file:///C:\MyMeetings\TSGR1_126-Maastricht\Docs/R1-2605679.zip" TargetMode="External"/><Relationship Id="rId1887" Type="http://schemas.openxmlformats.org/officeDocument/2006/relationships/hyperlink" Target="file:///C:\MyMeetings\TSGR1_126-Maastricht\Docs/R1-2606420.zip" TargetMode="External"/><Relationship Id="rId2065" Type="http://schemas.openxmlformats.org/officeDocument/2006/relationships/hyperlink" Target="file:///C:\MyMeetings\TSGR1_126-Maastricht\Docs/R1-2606906.zip" TargetMode="External"/><Relationship Id="rId244" Type="http://schemas.openxmlformats.org/officeDocument/2006/relationships/hyperlink" Target="file:///C:\MyMeetings\TSGR1_126-Maastricht\Docs/R1-2605896.zip" TargetMode="External"/><Relationship Id="rId689" Type="http://schemas.openxmlformats.org/officeDocument/2006/relationships/hyperlink" Target="file:///C:\MyMeetings\TSGR1_126-Maastricht\Docs/R1-2606283.zip" TargetMode="External"/><Relationship Id="rId896" Type="http://schemas.openxmlformats.org/officeDocument/2006/relationships/hyperlink" Target="file:///C:\MyMeetings\TSGR1_126-Maastricht\Docs/R1-2606336.zip" TargetMode="External"/><Relationship Id="rId1081" Type="http://schemas.openxmlformats.org/officeDocument/2006/relationships/hyperlink" Target="file:///C:\MyMeetings\TSGR1_126-Maastricht\Docs/R1-2606570.zip" TargetMode="External"/><Relationship Id="rId1302" Type="http://schemas.openxmlformats.org/officeDocument/2006/relationships/hyperlink" Target="file:///C:\MyMeetings\TSGR1_126-Maastricht\Docs/R1-2606028.zip" TargetMode="External"/><Relationship Id="rId1747" Type="http://schemas.openxmlformats.org/officeDocument/2006/relationships/hyperlink" Target="file:///C:\MyMeetings\TSGR1_126-Maastricht\Docs/R1-2606037.zip" TargetMode="External"/><Relationship Id="rId1954" Type="http://schemas.openxmlformats.org/officeDocument/2006/relationships/hyperlink" Target="file:///C:\MyMeetings\TSGR1_126-Maastricht\Docs/R1-2605665.zip" TargetMode="External"/><Relationship Id="rId39" Type="http://schemas.openxmlformats.org/officeDocument/2006/relationships/hyperlink" Target="file:///C:\MyMeetings\TSGR1_126-Maastricht\Docs/R1-2605189.zip" TargetMode="External"/><Relationship Id="rId451" Type="http://schemas.openxmlformats.org/officeDocument/2006/relationships/hyperlink" Target="file:///C:\MyMeetings\TSGR1_126-Maastricht\Docs/R1-2606608.zip" TargetMode="External"/><Relationship Id="rId549" Type="http://schemas.openxmlformats.org/officeDocument/2006/relationships/hyperlink" Target="file:///C:\MyMeetings\TSGR1_126-Maastricht\Docs/R1-2605607.zip" TargetMode="External"/><Relationship Id="rId756" Type="http://schemas.openxmlformats.org/officeDocument/2006/relationships/hyperlink" Target="file:///C:\MyMeetings\TSGR1_126-Maastricht\Docs/R1-2605910.zip" TargetMode="External"/><Relationship Id="rId1179" Type="http://schemas.openxmlformats.org/officeDocument/2006/relationships/hyperlink" Target="file:///C:\MyMeetings\TSGR1_126-Maastricht\Docs/R1-2606323.zip" TargetMode="External"/><Relationship Id="rId1386" Type="http://schemas.openxmlformats.org/officeDocument/2006/relationships/hyperlink" Target="file:///C:\MyMeetings\TSGR1_126-Maastricht\Docs/R1-2606620.zip" TargetMode="External"/><Relationship Id="rId1593" Type="http://schemas.openxmlformats.org/officeDocument/2006/relationships/hyperlink" Target="file:///C:\MyMeetings\TSGR1_126-Maastricht\Docs/R1-2606555.zip" TargetMode="External"/><Relationship Id="rId1607" Type="http://schemas.openxmlformats.org/officeDocument/2006/relationships/hyperlink" Target="file:///C:\MyMeetings\TSGR1_126-Maastricht\Docs/R1-2605237.zip" TargetMode="External"/><Relationship Id="rId1814" Type="http://schemas.openxmlformats.org/officeDocument/2006/relationships/hyperlink" Target="file:///C:\MyMeetings\TSGR1_126-Maastricht\Docs/R1-2605849.zip" TargetMode="External"/><Relationship Id="rId104" Type="http://schemas.openxmlformats.org/officeDocument/2006/relationships/hyperlink" Target="file:///C:\MyMeetings\TSGR1_126-Maastricht\Docs/R1-2605795.zip" TargetMode="External"/><Relationship Id="rId188" Type="http://schemas.openxmlformats.org/officeDocument/2006/relationships/oleObject" Target="embeddings/oleObject10.bin"/><Relationship Id="rId311" Type="http://schemas.openxmlformats.org/officeDocument/2006/relationships/hyperlink" Target="file:///C:\MyMeetings\TSGR1_126-Maastricht\Docs/R1-2605238.zip" TargetMode="External"/><Relationship Id="rId395" Type="http://schemas.openxmlformats.org/officeDocument/2006/relationships/hyperlink" Target="file:///C:\MyMeetings\TSGR1_126-Maastricht\Docs/R1-2605364.zip" TargetMode="External"/><Relationship Id="rId409" Type="http://schemas.openxmlformats.org/officeDocument/2006/relationships/hyperlink" Target="file:///C:\MyMeetings\TSGR1_126-Maastricht\Docs/R1-2606195.zip" TargetMode="External"/><Relationship Id="rId963" Type="http://schemas.openxmlformats.org/officeDocument/2006/relationships/hyperlink" Target="file:///C:\MyMeetings\TSGR1_126-Maastricht\Docs/R1-2605959.zip" TargetMode="External"/><Relationship Id="rId1039" Type="http://schemas.openxmlformats.org/officeDocument/2006/relationships/hyperlink" Target="file:///C:\MyMeetings\TSGR1_126-Maastricht\Docs/R1-2606647.zip" TargetMode="External"/><Relationship Id="rId1246" Type="http://schemas.openxmlformats.org/officeDocument/2006/relationships/hyperlink" Target="file:///C:\MyMeetings\TSGR1_126-Maastricht\Docs/R1-2606506.zip" TargetMode="External"/><Relationship Id="rId1898" Type="http://schemas.openxmlformats.org/officeDocument/2006/relationships/hyperlink" Target="file:///C:\MyMeetings\TSGR1_126-Maastricht\Docs/R1-2605484.zip" TargetMode="External"/><Relationship Id="rId2076" Type="http://schemas.openxmlformats.org/officeDocument/2006/relationships/hyperlink" Target="file:///C:\MyMeetings\TSGR1_126-Maastricht\Docs/R1-2605542.zip" TargetMode="External"/><Relationship Id="rId92" Type="http://schemas.openxmlformats.org/officeDocument/2006/relationships/hyperlink" Target="file:///C:\MyMeetings\TSGR1_126-Maastricht\Docs/R1-2606356.zip" TargetMode="External"/><Relationship Id="rId616" Type="http://schemas.openxmlformats.org/officeDocument/2006/relationships/hyperlink" Target="file:///C:\MyMeetings\TSGR1_126-Maastricht\Docs/R1-2606750.zip" TargetMode="External"/><Relationship Id="rId823" Type="http://schemas.openxmlformats.org/officeDocument/2006/relationships/hyperlink" Target="file:///C:\MyMeetings\TSGR1_126-Maastricht\Docs/R1-2606044.zip" TargetMode="External"/><Relationship Id="rId1453" Type="http://schemas.openxmlformats.org/officeDocument/2006/relationships/hyperlink" Target="file:///C:\MyMeetings\TSGR1_126-Maastricht\Docs/R1-2606120.zip" TargetMode="External"/><Relationship Id="rId1660" Type="http://schemas.openxmlformats.org/officeDocument/2006/relationships/hyperlink" Target="file:///C:\MyMeetings\TSGR1_126-Maastricht\Docs/R1-2605964.zip" TargetMode="External"/><Relationship Id="rId1758" Type="http://schemas.openxmlformats.org/officeDocument/2006/relationships/hyperlink" Target="file:///C:\MyMeetings\TSGR1_126-Maastricht\Docs/R1-2606581.zip" TargetMode="External"/><Relationship Id="rId255" Type="http://schemas.openxmlformats.org/officeDocument/2006/relationships/hyperlink" Target="file:///C:\MyMeetings\TSGR1_126-Maastricht\Docs/R1-2605779.zip" TargetMode="External"/><Relationship Id="rId462" Type="http://schemas.openxmlformats.org/officeDocument/2006/relationships/hyperlink" Target="file:///C:\MyMeetings\TSGR1_126-Maastricht\Docs/R1-2605346.zip" TargetMode="External"/><Relationship Id="rId1092" Type="http://schemas.openxmlformats.org/officeDocument/2006/relationships/hyperlink" Target="file:///C:\MyMeetings\TSGR1_126-Maastricht\Docs/R1-2606615.zip" TargetMode="External"/><Relationship Id="rId1106" Type="http://schemas.openxmlformats.org/officeDocument/2006/relationships/hyperlink" Target="file:///C:\MyMeetings\TSGR1_126-Maastricht\Docs/R1-2605656.zip" TargetMode="External"/><Relationship Id="rId1313" Type="http://schemas.openxmlformats.org/officeDocument/2006/relationships/hyperlink" Target="file:///C:\MyMeetings\TSGR1_126-Maastricht\Docs/R1-2606296.zip" TargetMode="External"/><Relationship Id="rId1397" Type="http://schemas.openxmlformats.org/officeDocument/2006/relationships/hyperlink" Target="file:///C:\MyMeetings\TSGR1_126-Maastricht\Docs/R1-2605390.zip" TargetMode="External"/><Relationship Id="rId1520" Type="http://schemas.openxmlformats.org/officeDocument/2006/relationships/hyperlink" Target="file:///C:\MyMeetings\TSGR1_126-Maastricht\Docs/R1-2606669.zip" TargetMode="External"/><Relationship Id="rId1965" Type="http://schemas.openxmlformats.org/officeDocument/2006/relationships/hyperlink" Target="file:///C:\MyMeetings\TSGR1_126-Maastricht\Docs/R1-2606042.zip" TargetMode="External"/><Relationship Id="rId115" Type="http://schemas.openxmlformats.org/officeDocument/2006/relationships/hyperlink" Target="file:///C:\MyMeetings\TSGR1_126-Maastricht\Docs/R1-2605548.zip" TargetMode="External"/><Relationship Id="rId322" Type="http://schemas.openxmlformats.org/officeDocument/2006/relationships/hyperlink" Target="file:///C:\MyMeetings\TSGR1_126-Maastricht\Docs/R1-2605663.zip" TargetMode="External"/><Relationship Id="rId767" Type="http://schemas.openxmlformats.org/officeDocument/2006/relationships/hyperlink" Target="file:///C:\MyMeetings\TSGR1_126-Maastricht\Docs/R1-2606132.zip" TargetMode="External"/><Relationship Id="rId974" Type="http://schemas.openxmlformats.org/officeDocument/2006/relationships/hyperlink" Target="file:///C:\MyMeetings\TSGR1_126-Maastricht\Docs/R1-2606275.zip" TargetMode="External"/><Relationship Id="rId1618" Type="http://schemas.openxmlformats.org/officeDocument/2006/relationships/hyperlink" Target="file:///C:\MyMeetings\TSGR1_126-Maastricht\Docs/R1-2605844.zip" TargetMode="External"/><Relationship Id="rId1825" Type="http://schemas.openxmlformats.org/officeDocument/2006/relationships/hyperlink" Target="file:///C:\MyMeetings\TSGR1_126-Maastricht\Docs/R1-2606405.zip" TargetMode="External"/><Relationship Id="rId2003" Type="http://schemas.openxmlformats.org/officeDocument/2006/relationships/hyperlink" Target="file:///C:\MyMeetings\TSGR1_126-Maastricht\Docs/R1-2606563.zip" TargetMode="External"/><Relationship Id="rId199" Type="http://schemas.openxmlformats.org/officeDocument/2006/relationships/image" Target="media/image11.wmf"/><Relationship Id="rId627" Type="http://schemas.openxmlformats.org/officeDocument/2006/relationships/hyperlink" Target="file:///C:\MyMeetings\TSGR1_126-Maastricht\Docs/R1-2606139.zip" TargetMode="External"/><Relationship Id="rId834" Type="http://schemas.openxmlformats.org/officeDocument/2006/relationships/hyperlink" Target="file:///C:\MyMeetings\TSGR1_126-Maastricht\Docs/R1-2606547.zip" TargetMode="External"/><Relationship Id="rId1257" Type="http://schemas.openxmlformats.org/officeDocument/2006/relationships/hyperlink" Target="file:///C:\MyMeetings\TSGR1_126-Maastricht\Docs/R1-2605832.zip" TargetMode="External"/><Relationship Id="rId1464" Type="http://schemas.openxmlformats.org/officeDocument/2006/relationships/hyperlink" Target="file:///C:\MyMeetings\TSGR1_126-Maastricht\Docs/R1-2606650.zip" TargetMode="External"/><Relationship Id="rId1671" Type="http://schemas.openxmlformats.org/officeDocument/2006/relationships/hyperlink" Target="file:///C:\MyMeetings\TSGR1_126-Maastricht\Docs/R1-2606556.zip" TargetMode="External"/><Relationship Id="rId2087" Type="http://schemas.openxmlformats.org/officeDocument/2006/relationships/hyperlink" Target="file:///C:\MyMeetings\TSGR1_126-Maastricht\Docs/R1-2606905.zip" TargetMode="External"/><Relationship Id="rId266" Type="http://schemas.openxmlformats.org/officeDocument/2006/relationships/hyperlink" Target="file:///C:\MyMeetings\TSGR1_126-Maastricht\Docs/R1-2605416.zip" TargetMode="External"/><Relationship Id="rId473" Type="http://schemas.openxmlformats.org/officeDocument/2006/relationships/hyperlink" Target="file:///C:\MyMeetings\TSGR1_126-Maastricht\Docs/R1-2605967.zip" TargetMode="External"/><Relationship Id="rId680" Type="http://schemas.openxmlformats.org/officeDocument/2006/relationships/hyperlink" Target="file:///C:\MyMeetings\TSGR1_126-Maastricht\Docs/R1-2606769.zip" TargetMode="External"/><Relationship Id="rId901" Type="http://schemas.openxmlformats.org/officeDocument/2006/relationships/hyperlink" Target="file:///C:\MyMeetings\TSGR1_126-Maastricht\Docs/R1-2605686.zip" TargetMode="External"/><Relationship Id="rId1117" Type="http://schemas.openxmlformats.org/officeDocument/2006/relationships/hyperlink" Target="file:///C:\MyMeetings\TSGR1_126-Maastricht\Docs/R1-2606146.zip" TargetMode="External"/><Relationship Id="rId1324" Type="http://schemas.openxmlformats.org/officeDocument/2006/relationships/hyperlink" Target="file:///C:\MyMeetings\TSGR1_126-Maastricht\Docs/R1-2606536.zip" TargetMode="External"/><Relationship Id="rId1531" Type="http://schemas.openxmlformats.org/officeDocument/2006/relationships/hyperlink" Target="file:///C:\MyMeetings\TSGR1_126-Maastricht\Docs/R1-2605473.zip" TargetMode="External"/><Relationship Id="rId1769" Type="http://schemas.openxmlformats.org/officeDocument/2006/relationships/hyperlink" Target="file:///C:\MyMeetings\TSGR1_126-Maastricht\Docs/R1-2605306.zip" TargetMode="External"/><Relationship Id="rId1976" Type="http://schemas.openxmlformats.org/officeDocument/2006/relationships/hyperlink" Target="file:///C:\MyMeetings\TSGR1_126-Maastricht\Docs/R1-2606270.zip" TargetMode="External"/><Relationship Id="rId30" Type="http://schemas.openxmlformats.org/officeDocument/2006/relationships/hyperlink" Target="file:///C:\MyMeetings\TSGR1_126-Maastricht\Docs/R1-2605789.zip" TargetMode="External"/><Relationship Id="rId126" Type="http://schemas.openxmlformats.org/officeDocument/2006/relationships/hyperlink" Target="file:///C:\MyMeetings\TSGR1_126-Maastricht\Docs/R1-2606218.zip" TargetMode="External"/><Relationship Id="rId333" Type="http://schemas.openxmlformats.org/officeDocument/2006/relationships/hyperlink" Target="file:///C:\MyMeetings\TSGR1_126-Maastricht\Docs/R1-2606012.zip" TargetMode="External"/><Relationship Id="rId540" Type="http://schemas.openxmlformats.org/officeDocument/2006/relationships/hyperlink" Target="file:///C:\MyMeetings\TSGR1_126-Maastricht\Docs/R1-2606478.zip" TargetMode="External"/><Relationship Id="rId778" Type="http://schemas.openxmlformats.org/officeDocument/2006/relationships/hyperlink" Target="file:///C:\MyMeetings\TSGR1_126-Maastricht\Docs/R1-2606495.zip" TargetMode="External"/><Relationship Id="rId985" Type="http://schemas.openxmlformats.org/officeDocument/2006/relationships/hyperlink" Target="file:///C:\MyMeetings\TSGR1_126-Maastricht\Docs/R1-2606501.zip" TargetMode="External"/><Relationship Id="rId1170" Type="http://schemas.openxmlformats.org/officeDocument/2006/relationships/hyperlink" Target="file:///C:\MyMeetings\TSGR1_126-Maastricht\Docs/R1-2606125.zip" TargetMode="External"/><Relationship Id="rId1629" Type="http://schemas.openxmlformats.org/officeDocument/2006/relationships/hyperlink" Target="file:///C:\MyMeetings\TSGR1_126-Maastricht\Docs/R1-2606272.zip" TargetMode="External"/><Relationship Id="rId1836" Type="http://schemas.openxmlformats.org/officeDocument/2006/relationships/hyperlink" Target="file:///C:\MyMeetings\TSGR1_126-Maastricht\Docs/R1-2605230.zip" TargetMode="External"/><Relationship Id="rId2014" Type="http://schemas.openxmlformats.org/officeDocument/2006/relationships/hyperlink" Target="file:///C:\MyMeetings\TSGR1_126-Maastricht\Docs/R1-2605438.zip" TargetMode="External"/><Relationship Id="rId638" Type="http://schemas.openxmlformats.org/officeDocument/2006/relationships/hyperlink" Target="file:///C:\MyMeetings\TSGR1_126-Maastricht\Docs/R1-2606477.zip" TargetMode="External"/><Relationship Id="rId845" Type="http://schemas.openxmlformats.org/officeDocument/2006/relationships/hyperlink" Target="file:///C:\MyMeetings\TSGR1_126-Maastricht\Docs/R1-2605311.zip" TargetMode="External"/><Relationship Id="rId1030" Type="http://schemas.openxmlformats.org/officeDocument/2006/relationships/hyperlink" Target="file:///C:\MyMeetings\TSGR1_126-Maastricht\Docs/R1-2606376.zip" TargetMode="External"/><Relationship Id="rId1268" Type="http://schemas.openxmlformats.org/officeDocument/2006/relationships/hyperlink" Target="file:///C:\MyMeetings\TSGR1_126-Maastricht\Docs/R1-2605835.zip" TargetMode="External"/><Relationship Id="rId1475" Type="http://schemas.openxmlformats.org/officeDocument/2006/relationships/hyperlink" Target="file:///C:\MyMeetings\TSGR1_126-Maastricht\Docs/R1-2605353.zip" TargetMode="External"/><Relationship Id="rId1682" Type="http://schemas.openxmlformats.org/officeDocument/2006/relationships/hyperlink" Target="file:///C:\MyMeetings\TSGR1_126-Maastricht\Docs/R1-2605315.zip" TargetMode="External"/><Relationship Id="rId1903" Type="http://schemas.openxmlformats.org/officeDocument/2006/relationships/hyperlink" Target="file:///C:\MyMeetings\TSGR1_126-Maastricht\Docs/R1-2605690.zip" TargetMode="External"/><Relationship Id="rId2098" Type="http://schemas.openxmlformats.org/officeDocument/2006/relationships/hyperlink" Target="file:///C:\MyMeetings\TSGR1_126-Maastricht\Docs/R1-2606892.zip" TargetMode="External"/><Relationship Id="rId277" Type="http://schemas.openxmlformats.org/officeDocument/2006/relationships/hyperlink" Target="file:///C:\MyMeetings\TSGR1_126-Maastricht\Docs/R1-2605900.zip" TargetMode="External"/><Relationship Id="rId400" Type="http://schemas.openxmlformats.org/officeDocument/2006/relationships/hyperlink" Target="file:///C:\MyMeetings\TSGR1_126-Maastricht\Docs/R1-2605623.zip" TargetMode="External"/><Relationship Id="rId484" Type="http://schemas.openxmlformats.org/officeDocument/2006/relationships/hyperlink" Target="file:///C:\MyMeetings\TSGR1_126-Maastricht\Docs/R1-2606232.zip" TargetMode="External"/><Relationship Id="rId705" Type="http://schemas.openxmlformats.org/officeDocument/2006/relationships/hyperlink" Target="file:///C:\MyMeetings\TSGR1_126-Maastricht\Docs/R1-2606371.zip" TargetMode="External"/><Relationship Id="rId1128" Type="http://schemas.openxmlformats.org/officeDocument/2006/relationships/hyperlink" Target="file:///C:\MyMeetings\TSGR1_126-Maastricht\Docs/R1-2606441.zip" TargetMode="External"/><Relationship Id="rId1335" Type="http://schemas.openxmlformats.org/officeDocument/2006/relationships/hyperlink" Target="file:///C:\MyMeetings\TSGR1_126-Maastricht\Docs/R1-2605724.zip" TargetMode="External"/><Relationship Id="rId1542" Type="http://schemas.openxmlformats.org/officeDocument/2006/relationships/hyperlink" Target="file:///C:\MyMeetings\TSGR1_126-Maastricht\Docs/R1-2605890.zip" TargetMode="External"/><Relationship Id="rId1987" Type="http://schemas.openxmlformats.org/officeDocument/2006/relationships/hyperlink" Target="file:///C:\MyMeetings\TSGR1_126-Maastricht\Docs/R1-2606540.zip" TargetMode="External"/><Relationship Id="rId137" Type="http://schemas.openxmlformats.org/officeDocument/2006/relationships/hyperlink" Target="file:///C:\MyMeetings\TSGR1_126-Maastricht\Docs/R1-2606794.zip" TargetMode="External"/><Relationship Id="rId344" Type="http://schemas.openxmlformats.org/officeDocument/2006/relationships/hyperlink" Target="file:///C:\MyMeetings\TSGR1_126-Maastricht\Docs/R1-2606542.zip" TargetMode="External"/><Relationship Id="rId691" Type="http://schemas.openxmlformats.org/officeDocument/2006/relationships/hyperlink" Target="file:///C:\MyMeetings\TSGR1_126-Maastricht\Docs/R1-2606308.zip" TargetMode="External"/><Relationship Id="rId789" Type="http://schemas.openxmlformats.org/officeDocument/2006/relationships/hyperlink" Target="file:///C:\MyMeetings\TSGR1_126-Maastricht\Docs/R1-2606856.zip" TargetMode="External"/><Relationship Id="rId912" Type="http://schemas.openxmlformats.org/officeDocument/2006/relationships/hyperlink" Target="file:///C:\MyMeetings\TSGR1_126-Maastricht\Docs/R1-2606847.zip" TargetMode="External"/><Relationship Id="rId996" Type="http://schemas.openxmlformats.org/officeDocument/2006/relationships/hyperlink" Target="file:///C:\MyMeetings\TSGR1_126-Maastricht\Docs/R1-2605242.zip" TargetMode="External"/><Relationship Id="rId1847" Type="http://schemas.openxmlformats.org/officeDocument/2006/relationships/hyperlink" Target="file:///C:\MyMeetings\TSGR1_126-Maastricht\Docs/R1-2605582.zip" TargetMode="External"/><Relationship Id="rId2025" Type="http://schemas.openxmlformats.org/officeDocument/2006/relationships/hyperlink" Target="file:///C:\MyMeetings\TSGR1_126-Maastricht\Docs/R1-2605936.zip" TargetMode="External"/><Relationship Id="rId41" Type="http://schemas.openxmlformats.org/officeDocument/2006/relationships/hyperlink" Target="file:///C:\MyMeetings\TSGR1_126-Maastricht\Docs/R1-2605184.zip" TargetMode="External"/><Relationship Id="rId551" Type="http://schemas.openxmlformats.org/officeDocument/2006/relationships/hyperlink" Target="file:///C:\MyMeetings\TSGR1_126-Maastricht\Docs/R1-2600002.zip" TargetMode="External"/><Relationship Id="rId649" Type="http://schemas.openxmlformats.org/officeDocument/2006/relationships/hyperlink" Target="file:///C:\MyMeetings\TSGR1_126-Maastricht\Docs/R1-2605783.zip" TargetMode="External"/><Relationship Id="rId856" Type="http://schemas.openxmlformats.org/officeDocument/2006/relationships/hyperlink" Target="file:///C:\MyMeetings\TSGR1_126-Maastricht\Docs/R1-2605885.zip" TargetMode="External"/><Relationship Id="rId1181" Type="http://schemas.openxmlformats.org/officeDocument/2006/relationships/hyperlink" Target="file:///C:\MyMeetings\TSGR1_126-Maastricht\Docs/R1-2606341.zip" TargetMode="External"/><Relationship Id="rId1279" Type="http://schemas.openxmlformats.org/officeDocument/2006/relationships/hyperlink" Target="file:///C:\MyMeetings\TSGR1_126-Maastricht\Docs/R1-2605352.zip" TargetMode="External"/><Relationship Id="rId1402" Type="http://schemas.openxmlformats.org/officeDocument/2006/relationships/hyperlink" Target="file:///C:\MyMeetings\TSGR1_126-Maastricht\Docs/R1-2605694.zip" TargetMode="External"/><Relationship Id="rId1486" Type="http://schemas.openxmlformats.org/officeDocument/2006/relationships/hyperlink" Target="file:///C:\MyMeetings\TSGR1_126-Maastricht\Docs/R1-2605879.zip" TargetMode="External"/><Relationship Id="rId1707" Type="http://schemas.openxmlformats.org/officeDocument/2006/relationships/hyperlink" Target="file:///C:\MyMeetings\TSGR1_126-Maastricht\Docs/R1-2606148.zip" TargetMode="External"/><Relationship Id="rId190" Type="http://schemas.openxmlformats.org/officeDocument/2006/relationships/hyperlink" Target="file:///C:\MyMeetings\TSGR1_126-Maastricht\Docs/R1-2606851.zip" TargetMode="External"/><Relationship Id="rId204" Type="http://schemas.openxmlformats.org/officeDocument/2006/relationships/hyperlink" Target="file:///C:\MyMeetings\TSGR1_126-Maastricht\Docs/R1-2606834.zip" TargetMode="External"/><Relationship Id="rId288" Type="http://schemas.openxmlformats.org/officeDocument/2006/relationships/hyperlink" Target="file:///C:\MyMeetings\TSGR1_126-Maastricht\Docs/R1-2606302.zip" TargetMode="External"/><Relationship Id="rId411" Type="http://schemas.openxmlformats.org/officeDocument/2006/relationships/hyperlink" Target="file:///C:\MyMeetings\TSGR1_126-Maastricht\Docs/R1-2606231.zip" TargetMode="External"/><Relationship Id="rId509" Type="http://schemas.openxmlformats.org/officeDocument/2006/relationships/hyperlink" Target="file:///C:\MyMeetings\TSGR1_126-Maastricht\Docs/R1-2605278.zip" TargetMode="External"/><Relationship Id="rId1041" Type="http://schemas.openxmlformats.org/officeDocument/2006/relationships/hyperlink" Target="file:///C:\MyMeetings\TSGR1_126-Maastricht\Docs/R1-2606739.zip" TargetMode="External"/><Relationship Id="rId1139" Type="http://schemas.openxmlformats.org/officeDocument/2006/relationships/hyperlink" Target="file:///C:\MyMeetings\TSGR1_126-Maastricht\Docs/R1-2606613.zip" TargetMode="External"/><Relationship Id="rId1346" Type="http://schemas.openxmlformats.org/officeDocument/2006/relationships/hyperlink" Target="file:///C:\MyMeetings\TSGR1_126-Maastricht\Docs/R1-2605469.zip" TargetMode="External"/><Relationship Id="rId1693" Type="http://schemas.openxmlformats.org/officeDocument/2006/relationships/hyperlink" Target="file:///C:\MyMeetings\TSGR1_126-Maastricht\Docs/R1-2605681.zip" TargetMode="External"/><Relationship Id="rId1914" Type="http://schemas.openxmlformats.org/officeDocument/2006/relationships/hyperlink" Target="file:///C:\MyMeetings\TSGR1_126-Maastricht\Docs/R1-2606091.zip" TargetMode="External"/><Relationship Id="rId1998" Type="http://schemas.openxmlformats.org/officeDocument/2006/relationships/hyperlink" Target="file:///C:\MyMeetings\TSGR1_126-Maastricht\Docs/R1-2605585.zip" TargetMode="External"/><Relationship Id="rId495" Type="http://schemas.openxmlformats.org/officeDocument/2006/relationships/hyperlink" Target="file:///C:\MyMeetings\TSGR1_126-Maastricht\Docs/R1-2606199.zip" TargetMode="External"/><Relationship Id="rId716" Type="http://schemas.openxmlformats.org/officeDocument/2006/relationships/hyperlink" Target="file:///C:\MyMeetings\TSGR1_126-Maastricht\Docs/R1-2606308.zip" TargetMode="External"/><Relationship Id="rId923" Type="http://schemas.openxmlformats.org/officeDocument/2006/relationships/hyperlink" Target="file:///C:\MyMeetings\TSGR1_126-Maastricht\Docs/R1-2605631.zip" TargetMode="External"/><Relationship Id="rId1553" Type="http://schemas.openxmlformats.org/officeDocument/2006/relationships/hyperlink" Target="file:///C:\MyMeetings\TSGR1_126-Maastricht\Docs/R1-2606512.zip" TargetMode="External"/><Relationship Id="rId1760" Type="http://schemas.openxmlformats.org/officeDocument/2006/relationships/hyperlink" Target="file:///C:\MyMeetings\TSGR1_126-Maastricht\Docs/R1-2606653.zip" TargetMode="External"/><Relationship Id="rId1858" Type="http://schemas.openxmlformats.org/officeDocument/2006/relationships/hyperlink" Target="file:///C:\MyMeetings\TSGR1_126-Maastricht\Docs/R1-2605997.zip" TargetMode="External"/><Relationship Id="rId52" Type="http://schemas.openxmlformats.org/officeDocument/2006/relationships/hyperlink" Target="file:///C:\MyMeetings\TSGR1_126-Maastricht\Docs/R1-2605339.zip" TargetMode="External"/><Relationship Id="rId148" Type="http://schemas.openxmlformats.org/officeDocument/2006/relationships/hyperlink" Target="file:///C:\MyMeetings\TSGR1_126-Maastricht\Docs/R1-2605669.zip" TargetMode="External"/><Relationship Id="rId355" Type="http://schemas.openxmlformats.org/officeDocument/2006/relationships/hyperlink" Target="file:///C:\MyMeetings\TSGR1_126-Maastricht\Docs/R1-2605554.zip" TargetMode="External"/><Relationship Id="rId562" Type="http://schemas.openxmlformats.org/officeDocument/2006/relationships/hyperlink" Target="file:///C:\MyMeetings\TSGR1_126-Maastricht\Docs/R1-2606710.zip" TargetMode="External"/><Relationship Id="rId1192" Type="http://schemas.openxmlformats.org/officeDocument/2006/relationships/hyperlink" Target="file:///C:\MyMeetings\TSGR1_126-Maastricht\Docs/R1-2606668.zip" TargetMode="External"/><Relationship Id="rId1206" Type="http://schemas.openxmlformats.org/officeDocument/2006/relationships/hyperlink" Target="file:///C:\MyMeetings\TSGR1_126-Maastricht\Docs/R1-2605833.zip" TargetMode="External"/><Relationship Id="rId1413" Type="http://schemas.openxmlformats.org/officeDocument/2006/relationships/hyperlink" Target="file:///C:\MyMeetings\TSGR1_126-Maastricht\Docs/R1-2606246.zip" TargetMode="External"/><Relationship Id="rId1620" Type="http://schemas.openxmlformats.org/officeDocument/2006/relationships/hyperlink" Target="file:///C:\MyMeetings\TSGR1_126-Maastricht\Docs/R1-2605892.zip" TargetMode="External"/><Relationship Id="rId2036" Type="http://schemas.openxmlformats.org/officeDocument/2006/relationships/hyperlink" Target="file:///C:\MyMeetings\TSGR1_126-Maastricht\Docs/R1-2606305.zip" TargetMode="External"/><Relationship Id="rId215" Type="http://schemas.openxmlformats.org/officeDocument/2006/relationships/hyperlink" Target="file:///C:\MyMeetings\TSGR1_126-Maastricht\Docs/R1-2606743.zip" TargetMode="External"/><Relationship Id="rId422" Type="http://schemas.openxmlformats.org/officeDocument/2006/relationships/hyperlink" Target="file:///C:\MyMeetings\TSGR1_126-Maastricht\Docs/R1-2605364.zip" TargetMode="External"/><Relationship Id="rId867" Type="http://schemas.openxmlformats.org/officeDocument/2006/relationships/hyperlink" Target="file:///C:\MyMeetings\TSGR1_126-Maastricht\Docs/R1-2606211.zip" TargetMode="External"/><Relationship Id="rId1052" Type="http://schemas.openxmlformats.org/officeDocument/2006/relationships/hyperlink" Target="file:///C:\MyMeetings\TSGR1_126-Maastricht\Docs/R1-2605421.zip" TargetMode="External"/><Relationship Id="rId1497" Type="http://schemas.openxmlformats.org/officeDocument/2006/relationships/hyperlink" Target="file:///C:\MyMeetings\TSGR1_126-Maastricht\Docs/R1-2606162.zip" TargetMode="External"/><Relationship Id="rId1718" Type="http://schemas.openxmlformats.org/officeDocument/2006/relationships/hyperlink" Target="file:///C:\MyMeetings\TSGR1_126-Maastricht\Docs/R1-2606580.zip" TargetMode="External"/><Relationship Id="rId1925" Type="http://schemas.openxmlformats.org/officeDocument/2006/relationships/hyperlink" Target="file:///C:\MyMeetings\TSGR1_126-Maastricht\Docs/R1-2606395.zip" TargetMode="External"/><Relationship Id="rId2103" Type="http://schemas.openxmlformats.org/officeDocument/2006/relationships/hyperlink" Target="file:///C:\MyMeetings\TSGR1_126-Maastricht\Docs/R1-2605193.zip" TargetMode="External"/><Relationship Id="rId299" Type="http://schemas.openxmlformats.org/officeDocument/2006/relationships/hyperlink" Target="file:///C:\MyMeetings\TSGR1_126-Maastricht\Docs/R1-2606541.zip" TargetMode="External"/><Relationship Id="rId727" Type="http://schemas.openxmlformats.org/officeDocument/2006/relationships/hyperlink" Target="file:///C:\MyMeetings\TSGR1_126-Maastricht\Docs/R1-2606773.zip" TargetMode="External"/><Relationship Id="rId934" Type="http://schemas.openxmlformats.org/officeDocument/2006/relationships/hyperlink" Target="file:///C:\MyMeetings\TSGR1_126-Maastricht\Docs/R1-2606890.zip" TargetMode="External"/><Relationship Id="rId1357" Type="http://schemas.openxmlformats.org/officeDocument/2006/relationships/hyperlink" Target="file:///C:\MyMeetings\TSGR1_126-Maastricht\Docs/R1-2605389.zip" TargetMode="External"/><Relationship Id="rId1564" Type="http://schemas.openxmlformats.org/officeDocument/2006/relationships/hyperlink" Target="file:///C:\MyMeetings\TSGR1_126-Maastricht\Docs/R1-2605302.zip" TargetMode="External"/><Relationship Id="rId1771" Type="http://schemas.openxmlformats.org/officeDocument/2006/relationships/hyperlink" Target="file:///C:\MyMeetings\TSGR1_126-Maastricht\Docs/R1-2605329.zip" TargetMode="External"/><Relationship Id="rId63" Type="http://schemas.openxmlformats.org/officeDocument/2006/relationships/hyperlink" Target="file:///C:\MyMeetings\TSGR1_126-Maastricht\Docs/R1-2605921.zip" TargetMode="External"/><Relationship Id="rId159" Type="http://schemas.openxmlformats.org/officeDocument/2006/relationships/hyperlink" Target="file:///C:\MyMeetings\TSGR1_126-Maastricht\Docs/R1-2606867.zip" TargetMode="External"/><Relationship Id="rId366" Type="http://schemas.openxmlformats.org/officeDocument/2006/relationships/hyperlink" Target="file:///C:\MyMeetings\TSGR1_126-Maastricht\Docs/R1-2606277.zip" TargetMode="External"/><Relationship Id="rId573" Type="http://schemas.openxmlformats.org/officeDocument/2006/relationships/hyperlink" Target="file:///C:\MyMeetings\TSGR1_126-Maastricht\Docs/R1-2605559.zip" TargetMode="External"/><Relationship Id="rId780" Type="http://schemas.openxmlformats.org/officeDocument/2006/relationships/hyperlink" Target="file:///C:\MyMeetings\TSGR1_126-Maastricht\Docs/R1-2606729.zip" TargetMode="External"/><Relationship Id="rId1217" Type="http://schemas.openxmlformats.org/officeDocument/2006/relationships/hyperlink" Target="file:///C:\MyMeetings\TSGR1_126-Maastricht\Docs/R1-2605500.zip" TargetMode="External"/><Relationship Id="rId1424" Type="http://schemas.openxmlformats.org/officeDocument/2006/relationships/hyperlink" Target="file:///C:\MyMeetings\TSGR1_126-Maastricht\Docs/R1-2606909.zip" TargetMode="External"/><Relationship Id="rId1631" Type="http://schemas.openxmlformats.org/officeDocument/2006/relationships/hyperlink" Target="file:///C:\MyMeetings\TSGR1_126-Maastricht\Docs/R1-2606514.zip" TargetMode="External"/><Relationship Id="rId1869" Type="http://schemas.openxmlformats.org/officeDocument/2006/relationships/hyperlink" Target="file:///C:\MyMeetings\TSGR1_126-Maastricht\Docs/R1-2606301.zip" TargetMode="External"/><Relationship Id="rId2047" Type="http://schemas.openxmlformats.org/officeDocument/2006/relationships/hyperlink" Target="file:///C:\MyMeetings\TSGR1_126-Maastricht\Docs/R1-2606559.zip" TargetMode="External"/><Relationship Id="rId226" Type="http://schemas.openxmlformats.org/officeDocument/2006/relationships/hyperlink" Target="file:///C:\MyMeetings\TSGR1_126-Maastricht\Docs/R1-2606717.zip" TargetMode="External"/><Relationship Id="rId433" Type="http://schemas.openxmlformats.org/officeDocument/2006/relationships/hyperlink" Target="file:///C:\MyMeetings\TSGR1_126-Maastricht\Docs/R1-2605770.zip" TargetMode="External"/><Relationship Id="rId878" Type="http://schemas.openxmlformats.org/officeDocument/2006/relationships/hyperlink" Target="file:///C:\MyMeetings\TSGR1_126-Maastricht\Docs/R1-2606646.zip" TargetMode="External"/><Relationship Id="rId1063" Type="http://schemas.openxmlformats.org/officeDocument/2006/relationships/hyperlink" Target="file:///C:\MyMeetings\TSGR1_126-Maastricht\Docs/R1-2605825.zip" TargetMode="External"/><Relationship Id="rId1270" Type="http://schemas.openxmlformats.org/officeDocument/2006/relationships/hyperlink" Target="file:///C:\MyMeetings\TSGR1_126-Maastricht\Docs/R1-2605837.zip" TargetMode="External"/><Relationship Id="rId1729" Type="http://schemas.openxmlformats.org/officeDocument/2006/relationships/hyperlink" Target="file:///C:\MyMeetings\TSGR1_126-Maastricht\Docs/R1-2605305.zip" TargetMode="External"/><Relationship Id="rId1936" Type="http://schemas.openxmlformats.org/officeDocument/2006/relationships/hyperlink" Target="file:///C:\MyMeetings\TSGR1_126-Maastricht\Docs/R1-2605744.zip" TargetMode="External"/><Relationship Id="rId2114" Type="http://schemas.microsoft.com/office/2011/relationships/people" Target="people.xml"/><Relationship Id="rId640" Type="http://schemas.openxmlformats.org/officeDocument/2006/relationships/hyperlink" Target="file:///C:\MyMeetings\TSGR1_126-Maastricht\Docs/R1-2606594.zip" TargetMode="External"/><Relationship Id="rId738" Type="http://schemas.openxmlformats.org/officeDocument/2006/relationships/hyperlink" Target="file:///C:\MyMeetings\TSGR1_126-Maastricht\Docs/R1-2605380.zip" TargetMode="External"/><Relationship Id="rId945" Type="http://schemas.openxmlformats.org/officeDocument/2006/relationships/hyperlink" Target="file:///C:\MyMeetings\TSGR1_126-Maastricht\Docs/R1-2605375.zip" TargetMode="External"/><Relationship Id="rId1368" Type="http://schemas.openxmlformats.org/officeDocument/2006/relationships/hyperlink" Target="file:///C:\MyMeetings\TSGR1_126-Maastricht\Docs/R1-2605856.zip" TargetMode="External"/><Relationship Id="rId1575" Type="http://schemas.openxmlformats.org/officeDocument/2006/relationships/hyperlink" Target="file:///C:\MyMeetings\TSGR1_126-Maastricht\Docs/R1-2605883.zip" TargetMode="External"/><Relationship Id="rId1782" Type="http://schemas.openxmlformats.org/officeDocument/2006/relationships/hyperlink" Target="file:///C:\MyMeetings\TSGR1_126-Maastricht\Docs/R1-2605787.zip" TargetMode="External"/><Relationship Id="rId74" Type="http://schemas.openxmlformats.org/officeDocument/2006/relationships/hyperlink" Target="file:///C:\MyMeetings\TSGR1_126-Maastricht\Docs/R1-2606713.zip" TargetMode="External"/><Relationship Id="rId377" Type="http://schemas.openxmlformats.org/officeDocument/2006/relationships/hyperlink" Target="file:///C:\MyMeetings\TSGR1_126-Maastricht\Docs/R1-2606568.zip" TargetMode="External"/><Relationship Id="rId500" Type="http://schemas.openxmlformats.org/officeDocument/2006/relationships/hyperlink" Target="file:///C:\MyMeetings\TSGR1_126-Maastricht\Docs/R1-2605612.zip" TargetMode="External"/><Relationship Id="rId584" Type="http://schemas.openxmlformats.org/officeDocument/2006/relationships/hyperlink" Target="file:///C:\MyMeetings\TSGR1_126-Maastricht\Docs/R1-2606138.zip" TargetMode="External"/><Relationship Id="rId805" Type="http://schemas.openxmlformats.org/officeDocument/2006/relationships/hyperlink" Target="file:///C:\MyMeetings\TSGR1_126-Maastricht\Docs/R1-2605290.zip" TargetMode="External"/><Relationship Id="rId1130" Type="http://schemas.openxmlformats.org/officeDocument/2006/relationships/hyperlink" Target="file:///C:\MyMeetings\TSGR1_126-Maastricht\Docs/R1-2606462.zip" TargetMode="External"/><Relationship Id="rId1228" Type="http://schemas.openxmlformats.org/officeDocument/2006/relationships/hyperlink" Target="file:///C:\MyMeetings\TSGR1_126-Maastricht\Docs/R1-2606053.zip" TargetMode="External"/><Relationship Id="rId1435" Type="http://schemas.openxmlformats.org/officeDocument/2006/relationships/hyperlink" Target="file:///C:\MyMeetings\TSGR1_126-Maastricht\Docs/R1-2605471.zip" TargetMode="External"/><Relationship Id="rId2058" Type="http://schemas.openxmlformats.org/officeDocument/2006/relationships/hyperlink" Target="file:///C:\MyMeetings\TSGR1_126-Maastricht\Docs/R1-2606567.zip" TargetMode="External"/><Relationship Id="rId5" Type="http://schemas.openxmlformats.org/officeDocument/2006/relationships/settings" Target="settings.xml"/><Relationship Id="rId237" Type="http://schemas.openxmlformats.org/officeDocument/2006/relationships/hyperlink" Target="file:///C:\MyMeetings\TSGR1_126-Maastricht\Docs/R1-2606865.zip" TargetMode="External"/><Relationship Id="rId791" Type="http://schemas.openxmlformats.org/officeDocument/2006/relationships/hyperlink" Target="file:///C:\MyMeetings\TSGR1_126-Maastricht\Docs/R1-2606833.zip" TargetMode="External"/><Relationship Id="rId889" Type="http://schemas.openxmlformats.org/officeDocument/2006/relationships/hyperlink" Target="file:///C:\MyMeetings\TSGR1_126-Maastricht\Docs/R1-2605521.zip" TargetMode="External"/><Relationship Id="rId1074" Type="http://schemas.openxmlformats.org/officeDocument/2006/relationships/hyperlink" Target="file:///C:\MyMeetings\TSGR1_126-Maastricht\Docs/R1-2606167.zip" TargetMode="External"/><Relationship Id="rId1642" Type="http://schemas.openxmlformats.org/officeDocument/2006/relationships/hyperlink" Target="file:///C:\MyMeetings\TSGR1_126-Maastricht\Docs/R1-2605303.zip" TargetMode="External"/><Relationship Id="rId1947" Type="http://schemas.openxmlformats.org/officeDocument/2006/relationships/hyperlink" Target="file:///C:\MyMeetings\TSGR1_126-Maastricht\Docs/R1-2605412.zip" TargetMode="External"/><Relationship Id="rId444" Type="http://schemas.openxmlformats.org/officeDocument/2006/relationships/hyperlink" Target="file:///C:\MyMeetings\TSGR1_126-Maastricht\Docs/R1-2606015.zip" TargetMode="External"/><Relationship Id="rId651" Type="http://schemas.openxmlformats.org/officeDocument/2006/relationships/hyperlink" Target="file:///C:\MyMeetings\TSGR1_126-Maastricht\Docs/R1-2606283.zip" TargetMode="External"/><Relationship Id="rId749" Type="http://schemas.openxmlformats.org/officeDocument/2006/relationships/hyperlink" Target="file:///C:\MyMeetings\TSGR1_126-Maastricht\Docs/R1-2605756.zip" TargetMode="External"/><Relationship Id="rId1281" Type="http://schemas.openxmlformats.org/officeDocument/2006/relationships/hyperlink" Target="file:///C:\MyMeetings\TSGR1_126-Maastricht\Docs/R1-2605411.zip" TargetMode="External"/><Relationship Id="rId1379" Type="http://schemas.openxmlformats.org/officeDocument/2006/relationships/hyperlink" Target="file:///C:\MyMeetings\TSGR1_126-Maastricht\Docs/R1-2606245.zip" TargetMode="External"/><Relationship Id="rId1502" Type="http://schemas.openxmlformats.org/officeDocument/2006/relationships/hyperlink" Target="file:///C:\MyMeetings\TSGR1_126-Maastricht\Docs/R1-2606297.zip" TargetMode="External"/><Relationship Id="rId1586" Type="http://schemas.openxmlformats.org/officeDocument/2006/relationships/hyperlink" Target="file:///C:\MyMeetings\TSGR1_126-Maastricht\Docs/R1-2606263.zip" TargetMode="External"/><Relationship Id="rId1807" Type="http://schemas.openxmlformats.org/officeDocument/2006/relationships/hyperlink" Target="file:///C:\MyMeetings\TSGR1_126-Maastricht\Docs/R1-2605482.zip" TargetMode="External"/><Relationship Id="rId290" Type="http://schemas.openxmlformats.org/officeDocument/2006/relationships/hyperlink" Target="file:///C:\MyMeetings\TSGR1_126-Maastricht\Docs/R1-2606359.zip" TargetMode="External"/><Relationship Id="rId304" Type="http://schemas.openxmlformats.org/officeDocument/2006/relationships/hyperlink" Target="file:///C:\MyMeetings\TSGR1_126-Maastricht\Docs/R1-2606893.zip" TargetMode="External"/><Relationship Id="rId388" Type="http://schemas.openxmlformats.org/officeDocument/2006/relationships/hyperlink" Target="file:///C:\MyMeetings\TSGR1_126-Maastricht\Docs/R1-2605206.zip" TargetMode="External"/><Relationship Id="rId511" Type="http://schemas.openxmlformats.org/officeDocument/2006/relationships/hyperlink" Target="file:///C:\MyMeetings\TSGR1_126-Maastricht\Docs/R1-2605347.zip" TargetMode="External"/><Relationship Id="rId609" Type="http://schemas.openxmlformats.org/officeDocument/2006/relationships/hyperlink" Target="file:///C:\MyMeetings\TSGR1_126-Maastricht\Docs/R1-2605659.zip" TargetMode="External"/><Relationship Id="rId956" Type="http://schemas.openxmlformats.org/officeDocument/2006/relationships/hyperlink" Target="file:///C:\MyMeetings\TSGR1_126-Maastricht\Docs/R1-2605675.zip" TargetMode="External"/><Relationship Id="rId1141" Type="http://schemas.openxmlformats.org/officeDocument/2006/relationships/hyperlink" Target="file:///C:\MyMeetings\TSGR1_126-Maastricht\Docs/R1-2606675.zip" TargetMode="External"/><Relationship Id="rId1239" Type="http://schemas.openxmlformats.org/officeDocument/2006/relationships/hyperlink" Target="file:///C:\MyMeetings\TSGR1_126-Maastricht\Docs/R1-2606294.zip" TargetMode="External"/><Relationship Id="rId1793" Type="http://schemas.openxmlformats.org/officeDocument/2006/relationships/hyperlink" Target="file:///C:\MyMeetings\TSGR1_126-Maastricht\Docs/R1-2606299.zip" TargetMode="External"/><Relationship Id="rId2069" Type="http://schemas.openxmlformats.org/officeDocument/2006/relationships/hyperlink" Target="file:///C:\MyMeetings\TSGR1_126-Maastricht\Docs/R1-2606896.zip" TargetMode="External"/><Relationship Id="rId85" Type="http://schemas.openxmlformats.org/officeDocument/2006/relationships/hyperlink" Target="file:///C:\MyMeetings\TSGR1_126-Maastricht\Docs/R1-2606780.zip" TargetMode="External"/><Relationship Id="rId150" Type="http://schemas.openxmlformats.org/officeDocument/2006/relationships/hyperlink" Target="file:///C:\MyMeetings\TSGR1_126-Maastricht\Docs/R1-2605805.zip" TargetMode="External"/><Relationship Id="rId595" Type="http://schemas.openxmlformats.org/officeDocument/2006/relationships/hyperlink" Target="file:///C:\MyMeetings\TSGR1_126-Maastricht\Docs/R1-2606803.zip" TargetMode="External"/><Relationship Id="rId816" Type="http://schemas.openxmlformats.org/officeDocument/2006/relationships/hyperlink" Target="file:///C:\MyMeetings\TSGR1_126-Maastricht\Docs/R1-2605759.zip" TargetMode="External"/><Relationship Id="rId1001" Type="http://schemas.openxmlformats.org/officeDocument/2006/relationships/hyperlink" Target="file:///C:\MyMeetings\TSGR1_126-Maastricht\Docs/R1-2605383.zip" TargetMode="External"/><Relationship Id="rId1446" Type="http://schemas.openxmlformats.org/officeDocument/2006/relationships/hyperlink" Target="file:///C:\MyMeetings\TSGR1_126-Maastricht\Docs/R1-2605878.zip" TargetMode="External"/><Relationship Id="rId1653" Type="http://schemas.openxmlformats.org/officeDocument/2006/relationships/hyperlink" Target="file:///C:\MyMeetings\TSGR1_126-Maastricht\Docs/R1-2605577.zip" TargetMode="External"/><Relationship Id="rId1860" Type="http://schemas.openxmlformats.org/officeDocument/2006/relationships/hyperlink" Target="file:///C:\MyMeetings\TSGR1_126-Maastricht\Docs/R1-2606090.zip" TargetMode="External"/><Relationship Id="rId248" Type="http://schemas.openxmlformats.org/officeDocument/2006/relationships/hyperlink" Target="file:///C:\MyMeetings\TSGR1_126-Maastricht\Docs/R1-2605802.zip" TargetMode="External"/><Relationship Id="rId455" Type="http://schemas.openxmlformats.org/officeDocument/2006/relationships/hyperlink" Target="file:///C:\MyMeetings\TSGR1_126-Maastricht\Docs/R1-2605814.zip" TargetMode="External"/><Relationship Id="rId662" Type="http://schemas.openxmlformats.org/officeDocument/2006/relationships/hyperlink" Target="file:///C:\MyMeetings\TSGR1_126-Maastricht\Docs/R1-2605714.zip" TargetMode="External"/><Relationship Id="rId1085" Type="http://schemas.openxmlformats.org/officeDocument/2006/relationships/hyperlink" Target="file:///C:\MyMeetings\TSGR1_126-Maastricht\Docs/R1-2606685.zip" TargetMode="External"/><Relationship Id="rId1292" Type="http://schemas.openxmlformats.org/officeDocument/2006/relationships/hyperlink" Target="file:///C:\MyMeetings\TSGR1_126-Maastricht\Docs/R1-2605637.zip" TargetMode="External"/><Relationship Id="rId1306" Type="http://schemas.openxmlformats.org/officeDocument/2006/relationships/hyperlink" Target="file:///C:\MyMeetings\TSGR1_126-Maastricht\Docs/R1-2606117.zip" TargetMode="External"/><Relationship Id="rId1513" Type="http://schemas.openxmlformats.org/officeDocument/2006/relationships/hyperlink" Target="file:///C:\MyMeetings\TSGR1_126-Maastricht\Docs/R1-2606554.zip" TargetMode="External"/><Relationship Id="rId1720" Type="http://schemas.openxmlformats.org/officeDocument/2006/relationships/hyperlink" Target="file:///C:\MyMeetings\TSGR1_126-Maastricht\Docs/R1-2606688.zip" TargetMode="External"/><Relationship Id="rId1958" Type="http://schemas.openxmlformats.org/officeDocument/2006/relationships/hyperlink" Target="file:///C:\MyMeetings\TSGR1_126-Maastricht\Docs/R1-2605852.zip" TargetMode="External"/><Relationship Id="rId12" Type="http://schemas.openxmlformats.org/officeDocument/2006/relationships/hyperlink" Target="file:///C:\MyMeetings\TSGR1_126-Maastricht\Docs/R1-2605182.zip" TargetMode="External"/><Relationship Id="rId108" Type="http://schemas.openxmlformats.org/officeDocument/2006/relationships/hyperlink" Target="file:///C:\MyMeetings\TSGR1_126-Maastricht\Docs/R1-2605798.zip" TargetMode="External"/><Relationship Id="rId315" Type="http://schemas.openxmlformats.org/officeDocument/2006/relationships/hyperlink" Target="file:///C:\MyMeetings\TSGR1_126-Maastricht\Docs/R1-2605285.zip" TargetMode="External"/><Relationship Id="rId522" Type="http://schemas.openxmlformats.org/officeDocument/2006/relationships/hyperlink" Target="file:///C:\MyMeetings\TSGR1_126-Maastricht\Docs/R1-2605906.zip" TargetMode="External"/><Relationship Id="rId967" Type="http://schemas.openxmlformats.org/officeDocument/2006/relationships/hyperlink" Target="file:///C:\MyMeetings\TSGR1_126-Maastricht\Docs/R1-2606022.zip" TargetMode="External"/><Relationship Id="rId1152" Type="http://schemas.openxmlformats.org/officeDocument/2006/relationships/hyperlink" Target="file:///C:\MyMeetings\TSGR1_126-Maastricht\Docs/R1-2605371.zip" TargetMode="External"/><Relationship Id="rId1597" Type="http://schemas.openxmlformats.org/officeDocument/2006/relationships/hyperlink" Target="file:///C:\MyMeetings\TSGR1_126-Maastricht\Docs/R1-2606652.zip" TargetMode="External"/><Relationship Id="rId1818" Type="http://schemas.openxmlformats.org/officeDocument/2006/relationships/hyperlink" Target="file:///C:\MyMeetings\TSGR1_126-Maastricht\Docs/R1-2606039.zip" TargetMode="External"/><Relationship Id="rId96" Type="http://schemas.openxmlformats.org/officeDocument/2006/relationships/hyperlink" Target="file:///C:\MyMeetings\TSGR1_126-Maastricht\Docs/R1-2606894.zip" TargetMode="External"/><Relationship Id="rId161" Type="http://schemas.openxmlformats.org/officeDocument/2006/relationships/hyperlink" Target="file:///C:\MyMeetings\TSGR1_126-Maastricht\Docs/R1-2605669.zip" TargetMode="External"/><Relationship Id="rId399" Type="http://schemas.openxmlformats.org/officeDocument/2006/relationships/hyperlink" Target="file:///C:\MyMeetings\TSGR1_126-Maastricht\Docs/R1-2605555.zip" TargetMode="External"/><Relationship Id="rId827" Type="http://schemas.openxmlformats.org/officeDocument/2006/relationships/hyperlink" Target="file:///C:\MyMeetings\TSGR1_126-Maastricht\Docs/R1-2606295.zip" TargetMode="External"/><Relationship Id="rId1012" Type="http://schemas.openxmlformats.org/officeDocument/2006/relationships/hyperlink" Target="file:///C:\MyMeetings\TSGR1_126-Maastricht\Docs/R1-2605762.zip" TargetMode="External"/><Relationship Id="rId1457" Type="http://schemas.openxmlformats.org/officeDocument/2006/relationships/hyperlink" Target="file:///C:\MyMeetings\TSGR1_126-Maastricht\Docs/R1-2606434.zip" TargetMode="External"/><Relationship Id="rId1664" Type="http://schemas.openxmlformats.org/officeDocument/2006/relationships/hyperlink" Target="file:///C:\MyMeetings\TSGR1_126-Maastricht\Docs/R1-2606164.zip" TargetMode="External"/><Relationship Id="rId1871" Type="http://schemas.openxmlformats.org/officeDocument/2006/relationships/hyperlink" Target="file:///C:\MyMeetings\TSGR1_126-Maastricht\Docs/R1-2606327.zip" TargetMode="External"/><Relationship Id="rId259" Type="http://schemas.openxmlformats.org/officeDocument/2006/relationships/hyperlink" Target="file:///C:\MyMeetings\TSGR1_126-Maastricht\Docs/R1-2606748.zip" TargetMode="External"/><Relationship Id="rId466" Type="http://schemas.openxmlformats.org/officeDocument/2006/relationships/hyperlink" Target="file:///C:\MyMeetings\TSGR1_126-Maastricht\Docs/R1-2605625.zip" TargetMode="External"/><Relationship Id="rId673" Type="http://schemas.openxmlformats.org/officeDocument/2006/relationships/hyperlink" Target="file:///C:\MyMeetings\TSGR1_126-Maastricht\Docs/R1-2605455.zip" TargetMode="External"/><Relationship Id="rId880" Type="http://schemas.openxmlformats.org/officeDocument/2006/relationships/hyperlink" Target="file:///C:\MyMeetings\TSGR1_126-Maastricht\Docs/R1-2605917.zip" TargetMode="External"/><Relationship Id="rId1096" Type="http://schemas.openxmlformats.org/officeDocument/2006/relationships/hyperlink" Target="file:///C:\MyMeetings\TSGR1_126-Maastricht\Docs/R1-2606768.zip" TargetMode="External"/><Relationship Id="rId1317" Type="http://schemas.openxmlformats.org/officeDocument/2006/relationships/hyperlink" Target="file:///C:\MyMeetings\TSGR1_126-Maastricht\Docs/R1-2606791.zip" TargetMode="External"/><Relationship Id="rId1524" Type="http://schemas.openxmlformats.org/officeDocument/2006/relationships/hyperlink" Target="file:///C:\MyMeetings\TSGR1_126-Maastricht\Docs/R1-2606048.zip" TargetMode="External"/><Relationship Id="rId1731" Type="http://schemas.openxmlformats.org/officeDocument/2006/relationships/hyperlink" Target="file:///C:\MyMeetings\TSGR1_126-Maastricht\Docs/R1-2605370.zip" TargetMode="External"/><Relationship Id="rId1969" Type="http://schemas.openxmlformats.org/officeDocument/2006/relationships/hyperlink" Target="file:///C:\MyMeetings\TSGR1_126-Maastricht\Docs/R1-2606153.zip" TargetMode="External"/><Relationship Id="rId23" Type="http://schemas.openxmlformats.org/officeDocument/2006/relationships/hyperlink" Target="file:///C:\MyMeetings\TSGR1_126-Maastricht\Docs/R1-2605444.zip" TargetMode="External"/><Relationship Id="rId119" Type="http://schemas.openxmlformats.org/officeDocument/2006/relationships/hyperlink" Target="file:///C:\MyMeetings\TSGR1_126-Maastricht\Docs/R1-2605800.zip" TargetMode="External"/><Relationship Id="rId326" Type="http://schemas.openxmlformats.org/officeDocument/2006/relationships/hyperlink" Target="file:///C:\MyMeetings\TSGR1_126-Maastricht\Docs/R1-2605808.zip" TargetMode="External"/><Relationship Id="rId533" Type="http://schemas.openxmlformats.org/officeDocument/2006/relationships/hyperlink" Target="file:///C:\MyMeetings\TSGR1_126-Maastricht\Docs/R1-2606229.zip" TargetMode="External"/><Relationship Id="rId978" Type="http://schemas.openxmlformats.org/officeDocument/2006/relationships/hyperlink" Target="file:///C:\MyMeetings\TSGR1_126-Maastricht\Docs/R1-2606375.zip" TargetMode="External"/><Relationship Id="rId1163" Type="http://schemas.openxmlformats.org/officeDocument/2006/relationships/hyperlink" Target="file:///C:\MyMeetings\TSGR1_126-Maastricht\Docs/R1-2605868.zip" TargetMode="External"/><Relationship Id="rId1370" Type="http://schemas.openxmlformats.org/officeDocument/2006/relationships/hyperlink" Target="file:///C:\MyMeetings\TSGR1_126-Maastricht\Docs/R1-2605914.zip" TargetMode="External"/><Relationship Id="rId1829" Type="http://schemas.openxmlformats.org/officeDocument/2006/relationships/hyperlink" Target="file:///C:\MyMeetings\TSGR1_126-Maastricht\Docs/R1-2606765.zip" TargetMode="External"/><Relationship Id="rId2007" Type="http://schemas.openxmlformats.org/officeDocument/2006/relationships/hyperlink" Target="file:///C:\MyMeetings\TSGR1_126-Maastricht\Docs/R1-2606567.zip" TargetMode="External"/><Relationship Id="rId740" Type="http://schemas.openxmlformats.org/officeDocument/2006/relationships/hyperlink" Target="file:///C:\MyMeetings\TSGR1_126-Maastricht\Docs/R1-2605505.zip" TargetMode="External"/><Relationship Id="rId838" Type="http://schemas.openxmlformats.org/officeDocument/2006/relationships/hyperlink" Target="file:///C:\MyMeetings\TSGR1_126-Maastricht\Docs/R1-2606496.zip" TargetMode="External"/><Relationship Id="rId1023" Type="http://schemas.openxmlformats.org/officeDocument/2006/relationships/hyperlink" Target="file:///C:\MyMeetings\TSGR1_126-Maastricht\Docs/R1-2606080.zip" TargetMode="External"/><Relationship Id="rId1468" Type="http://schemas.openxmlformats.org/officeDocument/2006/relationships/hyperlink" Target="file:///C:\MyMeetings\TSGR1_126-Maastricht\Docs/R1-2606047.zip" TargetMode="External"/><Relationship Id="rId1675" Type="http://schemas.openxmlformats.org/officeDocument/2006/relationships/hyperlink" Target="file:///C:\MyMeetings\TSGR1_126-Maastricht\Docs/R1-2606784.zip" TargetMode="External"/><Relationship Id="rId1882" Type="http://schemas.openxmlformats.org/officeDocument/2006/relationships/hyperlink" Target="file:///C:\MyMeetings\TSGR1_126-Maastricht\Docs/R1-2606598.zip" TargetMode="External"/><Relationship Id="rId172" Type="http://schemas.openxmlformats.org/officeDocument/2006/relationships/image" Target="media/image3.wmf"/><Relationship Id="rId477" Type="http://schemas.openxmlformats.org/officeDocument/2006/relationships/hyperlink" Target="file:///C:\MyMeetings\TSGR1_126-Maastricht\Docs/R1-2606184.zip" TargetMode="External"/><Relationship Id="rId600" Type="http://schemas.openxmlformats.org/officeDocument/2006/relationships/hyperlink" Target="file:///C:\MyMeetings\TSGR1_126-Maastricht\Docs/R1-2606806.zip" TargetMode="External"/><Relationship Id="rId684" Type="http://schemas.openxmlformats.org/officeDocument/2006/relationships/hyperlink" Target="file:///C:\MyMeetings\TSGR1_126-Maastricht\Docs/R1-2605655.zip" TargetMode="External"/><Relationship Id="rId1230" Type="http://schemas.openxmlformats.org/officeDocument/2006/relationships/hyperlink" Target="file:///C:\MyMeetings\TSGR1_126-Maastricht\Docs/R1-2606053.zip" TargetMode="External"/><Relationship Id="rId1328" Type="http://schemas.openxmlformats.org/officeDocument/2006/relationships/hyperlink" Target="file:///C:\MyMeetings\TSGR1_126-Maastricht\Docs/R1-2606599.zip" TargetMode="External"/><Relationship Id="rId1535" Type="http://schemas.openxmlformats.org/officeDocument/2006/relationships/hyperlink" Target="file:///C:\MyMeetings\TSGR1_126-Maastricht\Docs/R1-2605614.zip" TargetMode="External"/><Relationship Id="rId2060" Type="http://schemas.openxmlformats.org/officeDocument/2006/relationships/hyperlink" Target="file:///C:\MyMeetings\TSGR1_126-Maastricht\Docs/R1-2605439.zip" TargetMode="External"/><Relationship Id="rId337" Type="http://schemas.openxmlformats.org/officeDocument/2006/relationships/hyperlink" Target="file:///C:\MyMeetings\TSGR1_126-Maastricht\Docs/R1-2606096.zip" TargetMode="External"/><Relationship Id="rId891" Type="http://schemas.openxmlformats.org/officeDocument/2006/relationships/hyperlink" Target="file:///C:\MyMeetings\TSGR1_126-Maastricht\Docs/R1-2605675.zip" TargetMode="External"/><Relationship Id="rId905" Type="http://schemas.openxmlformats.org/officeDocument/2006/relationships/hyperlink" Target="file:///C:\MyMeetings\TSGR1_126-Maastricht\Docs/R1-2605291.zip" TargetMode="External"/><Relationship Id="rId989" Type="http://schemas.openxmlformats.org/officeDocument/2006/relationships/hyperlink" Target="file:///C:\MyMeetings\TSGR1_126-Maastricht\Docs/R1-2606646.zip" TargetMode="External"/><Relationship Id="rId1742" Type="http://schemas.openxmlformats.org/officeDocument/2006/relationships/hyperlink" Target="file:///C:\MyMeetings\TSGR1_126-Maastricht\Docs/R1-2605859.zip" TargetMode="External"/><Relationship Id="rId2018" Type="http://schemas.openxmlformats.org/officeDocument/2006/relationships/hyperlink" Target="file:///C:\MyMeetings\TSGR1_126-Maastricht\Docs/R1-2605620.zip" TargetMode="External"/><Relationship Id="rId34" Type="http://schemas.openxmlformats.org/officeDocument/2006/relationships/hyperlink" Target="file:///C:\MyMeetings\TSGR1_126-Maastricht\Docs/R1-2605193.zip" TargetMode="External"/><Relationship Id="rId544" Type="http://schemas.openxmlformats.org/officeDocument/2006/relationships/hyperlink" Target="file:///C:\MyMeetings\TSGR1_126-Maastricht\Docs/R1-2606605.zip" TargetMode="External"/><Relationship Id="rId751" Type="http://schemas.openxmlformats.org/officeDocument/2006/relationships/hyperlink" Target="file:///C:\MyMeetings\TSGR1_126-Maastricht\Docs/R1-2606856.zip" TargetMode="External"/><Relationship Id="rId849" Type="http://schemas.openxmlformats.org/officeDocument/2006/relationships/hyperlink" Target="file:///C:\MyMeetings\TSGR1_126-Maastricht\Docs/R1-2605562.zip" TargetMode="External"/><Relationship Id="rId1174" Type="http://schemas.openxmlformats.org/officeDocument/2006/relationships/hyperlink" Target="file:///C:\MyMeetings\TSGR1_126-Maastricht\Docs/R1-2606242.zip" TargetMode="External"/><Relationship Id="rId1381" Type="http://schemas.openxmlformats.org/officeDocument/2006/relationships/hyperlink" Target="file:///C:\MyMeetings\TSGR1_126-Maastricht\Docs/R1-2606432.zip" TargetMode="External"/><Relationship Id="rId1479" Type="http://schemas.openxmlformats.org/officeDocument/2006/relationships/hyperlink" Target="file:///C:\MyMeetings\TSGR1_126-Maastricht\Docs/R1-2605573.zip" TargetMode="External"/><Relationship Id="rId1602" Type="http://schemas.openxmlformats.org/officeDocument/2006/relationships/hyperlink" Target="file:///C:\MyMeetings\TSGR1_126-Maastricht\Docs/R1-2606800.zip" TargetMode="External"/><Relationship Id="rId1686" Type="http://schemas.openxmlformats.org/officeDocument/2006/relationships/hyperlink" Target="file:///C:\MyMeetings\TSGR1_126-Maastricht\Docs/R1-2605477.zip" TargetMode="External"/><Relationship Id="rId183" Type="http://schemas.openxmlformats.org/officeDocument/2006/relationships/oleObject" Target="embeddings/oleObject7.bin"/><Relationship Id="rId390" Type="http://schemas.openxmlformats.org/officeDocument/2006/relationships/hyperlink" Target="file:///C:\MyMeetings\TSGR1_126-Maastricht\Docs/R1-2605281.zip" TargetMode="External"/><Relationship Id="rId404" Type="http://schemas.openxmlformats.org/officeDocument/2006/relationships/hyperlink" Target="file:///C:\MyMeetings\TSGR1_126-Maastricht\Docs/R1-2605861.zip" TargetMode="External"/><Relationship Id="rId611" Type="http://schemas.openxmlformats.org/officeDocument/2006/relationships/hyperlink" Target="file:///C:\MyMeetings\TSGR1_126-Maastricht\Docs/R1-2605783.zip" TargetMode="External"/><Relationship Id="rId1034" Type="http://schemas.openxmlformats.org/officeDocument/2006/relationships/hyperlink" Target="file:///C:\MyMeetings\TSGR1_126-Maastricht\Docs/R1-2606502.zip" TargetMode="External"/><Relationship Id="rId1241" Type="http://schemas.openxmlformats.org/officeDocument/2006/relationships/hyperlink" Target="file:///C:\MyMeetings\TSGR1_126-Maastricht\Docs/R1-2606324.zip" TargetMode="External"/><Relationship Id="rId1339" Type="http://schemas.openxmlformats.org/officeDocument/2006/relationships/hyperlink" Target="file:///C:\MyMeetings\TSGR1_126-Maastricht\Docs/R1-2605389.zip" TargetMode="External"/><Relationship Id="rId1893" Type="http://schemas.openxmlformats.org/officeDocument/2006/relationships/hyperlink" Target="file:///C:\MyMeetings\TSGR1_126-Maastricht\Docs/R1-2605744.zip" TargetMode="External"/><Relationship Id="rId1907" Type="http://schemas.openxmlformats.org/officeDocument/2006/relationships/hyperlink" Target="file:///C:\MyMeetings\TSGR1_126-Maastricht\Docs/R1-2605851.zip" TargetMode="External"/><Relationship Id="rId2071" Type="http://schemas.openxmlformats.org/officeDocument/2006/relationships/hyperlink" Target="file:///C:\MyMeetings\TSGR1_126-Maastricht\Docs/R1-2606850.zip" TargetMode="External"/><Relationship Id="rId250" Type="http://schemas.openxmlformats.org/officeDocument/2006/relationships/hyperlink" Target="file:///C:\MyMeetings\TSGR1_126-Maastricht\Docs/R1-2606170.zip" TargetMode="External"/><Relationship Id="rId488" Type="http://schemas.openxmlformats.org/officeDocument/2006/relationships/hyperlink" Target="file:///C:\MyMeetings\TSGR1_126-Maastricht\Docs/R1-2606417.zip" TargetMode="External"/><Relationship Id="rId695" Type="http://schemas.openxmlformats.org/officeDocument/2006/relationships/hyperlink" Target="file:///C:\MyMeetings\TSGR1_126-Maastricht\Docs/R1-2605560.zip" TargetMode="External"/><Relationship Id="rId709" Type="http://schemas.openxmlformats.org/officeDocument/2006/relationships/hyperlink" Target="file:///C:\MyMeetings\TSGR1_126-Maastricht\Docs/R1-2605288.zip" TargetMode="External"/><Relationship Id="rId916" Type="http://schemas.openxmlformats.org/officeDocument/2006/relationships/hyperlink" Target="file:///C:\MyMeetings\TSGR1_126-Maastricht\Docs/R1-2606847.zip" TargetMode="External"/><Relationship Id="rId1101" Type="http://schemas.openxmlformats.org/officeDocument/2006/relationships/hyperlink" Target="file:///C:\MyMeetings\TSGR1_126-Maastricht\Docs/R1-2605422.zip" TargetMode="External"/><Relationship Id="rId1546" Type="http://schemas.openxmlformats.org/officeDocument/2006/relationships/hyperlink" Target="file:///C:\MyMeetings\TSGR1_126-Maastricht\Docs/R1-2606110.zip" TargetMode="External"/><Relationship Id="rId1753" Type="http://schemas.openxmlformats.org/officeDocument/2006/relationships/hyperlink" Target="file:///C:\MyMeetings\TSGR1_126-Maastricht\Docs/R1-2606318.zip" TargetMode="External"/><Relationship Id="rId1960" Type="http://schemas.openxmlformats.org/officeDocument/2006/relationships/hyperlink" Target="file:///C:\MyMeetings\TSGR1_126-Maastricht\Docs/R1-2605894.zip" TargetMode="External"/><Relationship Id="rId45" Type="http://schemas.openxmlformats.org/officeDocument/2006/relationships/hyperlink" Target="file:///C:\MyMeetings\TSGR1_126-Maastricht\Docs/R1-2605374.zip" TargetMode="External"/><Relationship Id="rId110" Type="http://schemas.openxmlformats.org/officeDocument/2006/relationships/hyperlink" Target="file:///C:\MyMeetings\TSGR1_126-Maastricht\Docs/R1-2605667.zip" TargetMode="External"/><Relationship Id="rId348" Type="http://schemas.openxmlformats.org/officeDocument/2006/relationships/hyperlink" Target="file:///C:\MyMeetings\TSGR1_126-Maastricht\Docs/R1-2605245.zip" TargetMode="External"/><Relationship Id="rId555" Type="http://schemas.openxmlformats.org/officeDocument/2006/relationships/hyperlink" Target="file:///C:\MyMeetings\TSGR1_126-Maastricht\Docs/R1-2605526.zip" TargetMode="External"/><Relationship Id="rId762" Type="http://schemas.openxmlformats.org/officeDocument/2006/relationships/hyperlink" Target="file:///C:\MyMeetings\TSGR1_126-Maastricht\Docs/R1-2606055.zip" TargetMode="External"/><Relationship Id="rId1185" Type="http://schemas.openxmlformats.org/officeDocument/2006/relationships/hyperlink" Target="file:///C:\MyMeetings\TSGR1_126-Maastricht\Docs/R1-2606505.zip" TargetMode="External"/><Relationship Id="rId1392" Type="http://schemas.openxmlformats.org/officeDocument/2006/relationships/hyperlink" Target="file:///C:\MyMeetings\TSGR1_126-Maastricht\Docs/R1-2605228.zip" TargetMode="External"/><Relationship Id="rId1406" Type="http://schemas.openxmlformats.org/officeDocument/2006/relationships/hyperlink" Target="file:///C:\MyMeetings\TSGR1_126-Maastricht\Docs/R1-2605915.zip" TargetMode="External"/><Relationship Id="rId1613" Type="http://schemas.openxmlformats.org/officeDocument/2006/relationships/hyperlink" Target="file:///C:\MyMeetings\TSGR1_126-Maastricht\Docs/R1-2605475.zip" TargetMode="External"/><Relationship Id="rId1820" Type="http://schemas.openxmlformats.org/officeDocument/2006/relationships/hyperlink" Target="file:///C:\MyMeetings\TSGR1_126-Maastricht\Docs/R1-2606735.zip" TargetMode="External"/><Relationship Id="rId2029" Type="http://schemas.openxmlformats.org/officeDocument/2006/relationships/hyperlink" Target="file:///C:\MyMeetings\TSGR1_126-Maastricht\Docs/R1-2606052.zip" TargetMode="External"/><Relationship Id="rId194" Type="http://schemas.openxmlformats.org/officeDocument/2006/relationships/hyperlink" Target="file:///C:\MyMeetings\TSGR1_126-Maastricht\Docs/R1-2606745.zip" TargetMode="External"/><Relationship Id="rId208" Type="http://schemas.openxmlformats.org/officeDocument/2006/relationships/hyperlink" Target="file:///C:\MyMeetings\TSGR1_126-Maastricht\Docs/R1-2606882.zip" TargetMode="External"/><Relationship Id="rId415" Type="http://schemas.openxmlformats.org/officeDocument/2006/relationships/hyperlink" Target="file:///C:\MyMeetings\TSGR1_126-Maastricht\Docs/R1-2606543.zip" TargetMode="External"/><Relationship Id="rId622" Type="http://schemas.openxmlformats.org/officeDocument/2006/relationships/hyperlink" Target="file:///C:\MyMeetings\TSGR1_126-Maastricht\Docs/R1-2606019.zip" TargetMode="External"/><Relationship Id="rId1045" Type="http://schemas.openxmlformats.org/officeDocument/2006/relationships/hyperlink" Target="file:///C:\MyMeetings\TSGR1_126-Maastricht\Docs/R1-2606837.zip" TargetMode="External"/><Relationship Id="rId1252" Type="http://schemas.openxmlformats.org/officeDocument/2006/relationships/hyperlink" Target="file:///C:\MyMeetings\TSGR1_126-Maastricht\Docs/R1-2606666.zip" TargetMode="External"/><Relationship Id="rId1697" Type="http://schemas.openxmlformats.org/officeDocument/2006/relationships/hyperlink" Target="file:///C:\MyMeetings\TSGR1_126-Maastricht\Docs/R1-2606801.zip" TargetMode="External"/><Relationship Id="rId1918" Type="http://schemas.openxmlformats.org/officeDocument/2006/relationships/hyperlink" Target="file:///C:\MyMeetings\TSGR1_126-Maastricht\Docs/R1-2606728.zip" TargetMode="External"/><Relationship Id="rId2082" Type="http://schemas.openxmlformats.org/officeDocument/2006/relationships/hyperlink" Target="file:///C:\MyMeetings\TSGR1_126-Maastricht\Docs/R1-2606860.zip" TargetMode="External"/><Relationship Id="rId261" Type="http://schemas.openxmlformats.org/officeDocument/2006/relationships/hyperlink" Target="file:///C:\MyMeetings\TSGR1_126-Maastricht\Docs/R1-2605209.zip" TargetMode="External"/><Relationship Id="rId499" Type="http://schemas.openxmlformats.org/officeDocument/2006/relationships/hyperlink" Target="https://www.3gpp.org/ftp/TSG_RAN/TSG_RAN/TSGR_106/Docs/RP-243300.zip" TargetMode="External"/><Relationship Id="rId927" Type="http://schemas.openxmlformats.org/officeDocument/2006/relationships/hyperlink" Target="file:///C:\MyMeetings\TSGR1_126-Maastricht\Docs/R1-2605291.zip" TargetMode="External"/><Relationship Id="rId1112" Type="http://schemas.openxmlformats.org/officeDocument/2006/relationships/hyperlink" Target="file:///C:\MyMeetings\TSGR1_126-Maastricht\Docs/R1-2605928.zip" TargetMode="External"/><Relationship Id="rId1557" Type="http://schemas.openxmlformats.org/officeDocument/2006/relationships/hyperlink" Target="file:///C:\MyMeetings\TSGR1_126-Maastricht\Docs/R1-2606527.zip" TargetMode="External"/><Relationship Id="rId1764" Type="http://schemas.openxmlformats.org/officeDocument/2006/relationships/hyperlink" Target="file:///C:\MyMeetings\TSGR1_126-Maastricht\Docs/R1-2606823.zip" TargetMode="External"/><Relationship Id="rId1971" Type="http://schemas.openxmlformats.org/officeDocument/2006/relationships/hyperlink" Target="file:///C:\MyMeetings\TSGR1_126-Maastricht\Docs/R1-2606159.zip" TargetMode="External"/><Relationship Id="rId56" Type="http://schemas.openxmlformats.org/officeDocument/2006/relationships/hyperlink" Target="file:///C:\MyMeetings\TSGR1_126-Maastricht\Docs/R1-2605666.zip" TargetMode="External"/><Relationship Id="rId359" Type="http://schemas.openxmlformats.org/officeDocument/2006/relationships/hyperlink" Target="file:///C:\MyMeetings\TSGR1_126-Maastricht\Docs/R1-2605711.zip" TargetMode="External"/><Relationship Id="rId566" Type="http://schemas.openxmlformats.org/officeDocument/2006/relationships/hyperlink" Target="file:///C:\MyMeetings\TSGR1_126-Maastricht\Docs/R1-2605350.zip" TargetMode="External"/><Relationship Id="rId773" Type="http://schemas.openxmlformats.org/officeDocument/2006/relationships/hyperlink" Target="file:///C:\MyMeetings\TSGR1_126-Maastricht\Docs/R1-2606321.zip" TargetMode="External"/><Relationship Id="rId1196" Type="http://schemas.openxmlformats.org/officeDocument/2006/relationships/hyperlink" Target="file:///C:\MyMeetings\TSGR1_126-Maastricht\Docs/R1-2606700.zip" TargetMode="External"/><Relationship Id="rId1417" Type="http://schemas.openxmlformats.org/officeDocument/2006/relationships/hyperlink" Target="file:///C:\MyMeetings\TSGR1_126-Maastricht\Docs/R1-2606433.zip" TargetMode="External"/><Relationship Id="rId1624" Type="http://schemas.openxmlformats.org/officeDocument/2006/relationships/hyperlink" Target="file:///C:\MyMeetings\TSGR1_126-Maastricht\Docs/R1-2606131.zip" TargetMode="External"/><Relationship Id="rId1831" Type="http://schemas.openxmlformats.org/officeDocument/2006/relationships/hyperlink" Target="file:///C:\MyMeetings\TSGR1_126-Maastricht\Docs/R1-2606419.zip" TargetMode="External"/><Relationship Id="rId121" Type="http://schemas.openxmlformats.org/officeDocument/2006/relationships/hyperlink" Target="file:///C:\MyMeetings\TSGR1_126-Maastricht\Docs/R1-2606887.zip" TargetMode="External"/><Relationship Id="rId219" Type="http://schemas.openxmlformats.org/officeDocument/2006/relationships/hyperlink" Target="file:///C:\MyMeetings\TSGR1_126-Maastricht\Docs/R1-2606830.zip" TargetMode="External"/><Relationship Id="rId426" Type="http://schemas.openxmlformats.org/officeDocument/2006/relationships/hyperlink" Target="file:///C:\MyMeetings\TSGR1_126-Maastricht\Docs/R1-2605247.zip" TargetMode="External"/><Relationship Id="rId633" Type="http://schemas.openxmlformats.org/officeDocument/2006/relationships/hyperlink" Target="file:///C:\MyMeetings\TSGR1_126-Maastricht\Docs/R1-2606308.zip" TargetMode="External"/><Relationship Id="rId980" Type="http://schemas.openxmlformats.org/officeDocument/2006/relationships/hyperlink" Target="file:///C:\MyMeetings\TSGR1_126-Maastricht\Docs/R1-2606427.zip" TargetMode="External"/><Relationship Id="rId1056" Type="http://schemas.openxmlformats.org/officeDocument/2006/relationships/hyperlink" Target="file:///C:\MyMeetings\TSGR1_126-Maastricht\Docs/R1-2605508.zip" TargetMode="External"/><Relationship Id="rId1263" Type="http://schemas.openxmlformats.org/officeDocument/2006/relationships/hyperlink" Target="file:///C:\MyMeetings\TSGR1_126-Maastricht\Docs/R1-2606905.zip" TargetMode="External"/><Relationship Id="rId1929" Type="http://schemas.openxmlformats.org/officeDocument/2006/relationships/hyperlink" Target="file:///C:\MyMeetings\TSGR1_126-Maastricht\Docs/R1-2606626.zip" TargetMode="External"/><Relationship Id="rId2093" Type="http://schemas.openxmlformats.org/officeDocument/2006/relationships/hyperlink" Target="file:///C:\MyMeetings\TSGR1_126-Maastricht\Docs/R1-2605186.zip" TargetMode="External"/><Relationship Id="rId2107" Type="http://schemas.openxmlformats.org/officeDocument/2006/relationships/hyperlink" Target="file:///C:\MyMeetings\TSGR1_126-Maastricht\Docs/R1-2605197.zip" TargetMode="External"/><Relationship Id="rId840" Type="http://schemas.openxmlformats.org/officeDocument/2006/relationships/hyperlink" Target="file:///C:\MyMeetings\TSGR1_126-Maastricht\Docs/R1-2606498.zip" TargetMode="External"/><Relationship Id="rId938" Type="http://schemas.openxmlformats.org/officeDocument/2006/relationships/hyperlink" Target="file:///C:\MyMeetings\TSGR1_126-Maastricht\Docs/R1-2606724.zip" TargetMode="External"/><Relationship Id="rId1470" Type="http://schemas.openxmlformats.org/officeDocument/2006/relationships/hyperlink" Target="file:///C:\MyMeetings\TSGR1_126-Maastricht\Docs/R1-2606049.zip" TargetMode="External"/><Relationship Id="rId1568" Type="http://schemas.openxmlformats.org/officeDocument/2006/relationships/hyperlink" Target="file:///C:\MyMeetings\TSGR1_126-Maastricht\Docs/R1-2605489.zip" TargetMode="External"/><Relationship Id="rId1775" Type="http://schemas.openxmlformats.org/officeDocument/2006/relationships/hyperlink" Target="file:///C:\MyMeetings\TSGR1_126-Maastricht\Docs/R1-2605511.zip" TargetMode="External"/><Relationship Id="rId67" Type="http://schemas.openxmlformats.org/officeDocument/2006/relationships/hyperlink" Target="file:///C:\MyMeetings\TSGR1_126-Maastricht\Docs/R1-2606476.zip" TargetMode="External"/><Relationship Id="rId272" Type="http://schemas.openxmlformats.org/officeDocument/2006/relationships/hyperlink" Target="file:///C:\MyMeetings\TSGR1_126-Maastricht\Docs/R1-2605749.zip" TargetMode="External"/><Relationship Id="rId577" Type="http://schemas.openxmlformats.org/officeDocument/2006/relationships/hyperlink" Target="file:///C:\MyMeetings\TSGR1_126-Maastricht\Docs/R1-2605713.zip" TargetMode="External"/><Relationship Id="rId700" Type="http://schemas.openxmlformats.org/officeDocument/2006/relationships/hyperlink" Target="file:///C:\MyMeetings\TSGR1_126-Maastricht\Docs/R1-2606371.zip" TargetMode="External"/><Relationship Id="rId1123" Type="http://schemas.openxmlformats.org/officeDocument/2006/relationships/hyperlink" Target="file:///C:\MyMeetings\TSGR1_126-Maastricht\Docs/R1-2606293.zip" TargetMode="External"/><Relationship Id="rId1330" Type="http://schemas.openxmlformats.org/officeDocument/2006/relationships/hyperlink" Target="file:///C:\MyMeetings\TSGR1_126-Maastricht\Docs/R1-2606632.zip" TargetMode="External"/><Relationship Id="rId1428" Type="http://schemas.openxmlformats.org/officeDocument/2006/relationships/hyperlink" Target="file:///C:\MyMeetings\TSGR1_126-Maastricht\Docs/R1-2605241.zip" TargetMode="External"/><Relationship Id="rId1635" Type="http://schemas.openxmlformats.org/officeDocument/2006/relationships/hyperlink" Target="file:///C:\MyMeetings\TSGR1_126-Maastricht\Docs/R1-2606708.zip" TargetMode="External"/><Relationship Id="rId1982" Type="http://schemas.openxmlformats.org/officeDocument/2006/relationships/hyperlink" Target="file:///C:\MyMeetings\TSGR1_126-Maastricht\Docs/R1-2606411.zip" TargetMode="External"/><Relationship Id="rId132" Type="http://schemas.openxmlformats.org/officeDocument/2006/relationships/hyperlink" Target="file:///C:\MyMeetings\TSGR1_126-Maastricht\Docs/R1-2605803.zip" TargetMode="External"/><Relationship Id="rId784" Type="http://schemas.openxmlformats.org/officeDocument/2006/relationships/hyperlink" Target="file:///C:\MyMeetings\TSGR1_126-Maastricht\Docs/R1-2605289.zip" TargetMode="External"/><Relationship Id="rId991" Type="http://schemas.openxmlformats.org/officeDocument/2006/relationships/hyperlink" Target="file:///C:\MyMeetings\TSGR1_126-Maastricht\Docs/R1-2606684.zip" TargetMode="External"/><Relationship Id="rId1067" Type="http://schemas.openxmlformats.org/officeDocument/2006/relationships/hyperlink" Target="file:///C:\MyMeetings\TSGR1_126-Maastricht\Docs/R1-2605972.zip" TargetMode="External"/><Relationship Id="rId1842" Type="http://schemas.openxmlformats.org/officeDocument/2006/relationships/hyperlink" Target="file:///C:\MyMeetings\TSGR1_126-Maastricht\Docs/R1-2605406.zip" TargetMode="External"/><Relationship Id="rId2020" Type="http://schemas.openxmlformats.org/officeDocument/2006/relationships/hyperlink" Target="file:///C:\MyMeetings\TSGR1_126-Maastricht\Docs/R1-2605692.zip" TargetMode="External"/><Relationship Id="rId437" Type="http://schemas.openxmlformats.org/officeDocument/2006/relationships/hyperlink" Target="file:///C:\MyMeetings\TSGR1_126-Maastricht\Docs/R1-2605813.zip" TargetMode="External"/><Relationship Id="rId644" Type="http://schemas.openxmlformats.org/officeDocument/2006/relationships/hyperlink" Target="file:///C:\MyMeetings\TSGR1_126-Maastricht\Docs/R1-2606772.zip" TargetMode="External"/><Relationship Id="rId851" Type="http://schemas.openxmlformats.org/officeDocument/2006/relationships/hyperlink" Target="file:///C:\MyMeetings\TSGR1_126-Maastricht\Docs/R1-2605674.zip" TargetMode="External"/><Relationship Id="rId1274" Type="http://schemas.openxmlformats.org/officeDocument/2006/relationships/hyperlink" Target="file:///C:\MyMeetings\TSGR1_126-Maastricht\Docs/R1-2605226.zip" TargetMode="External"/><Relationship Id="rId1481" Type="http://schemas.openxmlformats.org/officeDocument/2006/relationships/hyperlink" Target="file:///C:\MyMeetings\TSGR1_126-Maastricht\Docs/R1-2605731.zip" TargetMode="External"/><Relationship Id="rId1579" Type="http://schemas.openxmlformats.org/officeDocument/2006/relationships/hyperlink" Target="file:///C:\MyMeetings\TSGR1_126-Maastricht\Docs/R1-2605982.zip" TargetMode="External"/><Relationship Id="rId1702" Type="http://schemas.openxmlformats.org/officeDocument/2006/relationships/hyperlink" Target="file:///C:\MyMeetings\TSGR1_126-Maastricht\Docs/R1-2605865.zip" TargetMode="External"/><Relationship Id="rId283" Type="http://schemas.openxmlformats.org/officeDocument/2006/relationships/hyperlink" Target="file:///C:\MyMeetings\TSGR1_126-Maastricht\Docs/R1-2606114.zip" TargetMode="External"/><Relationship Id="rId490" Type="http://schemas.openxmlformats.org/officeDocument/2006/relationships/hyperlink" Target="file:///C:\MyMeetings\TSGR1_126-Maastricht\Docs/R1-2606544.zip" TargetMode="External"/><Relationship Id="rId504" Type="http://schemas.openxmlformats.org/officeDocument/2006/relationships/hyperlink" Target="file:///C:\MyMeetings\TSGR1_126-Maastricht\Docs/R1-2605608.zip" TargetMode="External"/><Relationship Id="rId711" Type="http://schemas.openxmlformats.org/officeDocument/2006/relationships/hyperlink" Target="file:///C:\MyMeetings\TSGR1_126-Maastricht\Docs/R1-2605714.zip" TargetMode="External"/><Relationship Id="rId949" Type="http://schemas.openxmlformats.org/officeDocument/2006/relationships/hyperlink" Target="file:///C:\MyMeetings\TSGR1_126-Maastricht\Docs/R1-2605459.zip" TargetMode="External"/><Relationship Id="rId1134" Type="http://schemas.openxmlformats.org/officeDocument/2006/relationships/hyperlink" Target="file:///C:\MyMeetings\TSGR1_126-Maastricht\Docs/R1-2606595.zip" TargetMode="External"/><Relationship Id="rId1341" Type="http://schemas.openxmlformats.org/officeDocument/2006/relationships/hyperlink" Target="file:///C:\MyMeetings\TSGR1_126-Maastricht\Docs/R1-2605570.zip" TargetMode="External"/><Relationship Id="rId1786" Type="http://schemas.openxmlformats.org/officeDocument/2006/relationships/hyperlink" Target="file:///C:\MyMeetings\TSGR1_126-Maastricht\Docs/R1-2605986.zip" TargetMode="External"/><Relationship Id="rId1993" Type="http://schemas.openxmlformats.org/officeDocument/2006/relationships/hyperlink" Target="file:///C:\MyMeetings\TSGR1_126-Maastricht\Docs/R1-2606637.zip" TargetMode="External"/><Relationship Id="rId78" Type="http://schemas.openxmlformats.org/officeDocument/2006/relationships/hyperlink" Target="file:///C:\MyMeetings\TSGR1_126-Maastricht\Docs/R1-2603489.zip" TargetMode="External"/><Relationship Id="rId143" Type="http://schemas.openxmlformats.org/officeDocument/2006/relationships/hyperlink" Target="file:///C:\MyMeetings\TSGR1_126-Maastricht\Docs/R1-2606870.zip" TargetMode="External"/><Relationship Id="rId350" Type="http://schemas.openxmlformats.org/officeDocument/2006/relationships/hyperlink" Target="file:///C:\MyMeetings\TSGR1_126-Maastricht\Docs/R1-2605326.zip" TargetMode="External"/><Relationship Id="rId588" Type="http://schemas.openxmlformats.org/officeDocument/2006/relationships/hyperlink" Target="file:///C:\MyMeetings\TSGR1_126-Maastricht\Docs/R1-2606370.zip" TargetMode="External"/><Relationship Id="rId795" Type="http://schemas.openxmlformats.org/officeDocument/2006/relationships/hyperlink" Target="file:///C:\MyMeetings\TSGR1_126-Maastricht\Docs/R1-2605380.zip" TargetMode="External"/><Relationship Id="rId809" Type="http://schemas.openxmlformats.org/officeDocument/2006/relationships/hyperlink" Target="file:///C:\MyMeetings\TSGR1_126-Maastricht\Docs/R1-2605440.zip" TargetMode="External"/><Relationship Id="rId1201" Type="http://schemas.openxmlformats.org/officeDocument/2006/relationships/hyperlink" Target="file:///C:\MyMeetings\TSGR1_126-Maastricht\Docs/R1-2606679.zip" TargetMode="External"/><Relationship Id="rId1439" Type="http://schemas.openxmlformats.org/officeDocument/2006/relationships/hyperlink" Target="file:///C:\MyMeetings\TSGR1_126-Maastricht\Docs/R1-2605594.zip" TargetMode="External"/><Relationship Id="rId1646" Type="http://schemas.openxmlformats.org/officeDocument/2006/relationships/hyperlink" Target="file:///C:\MyMeetings\TSGR1_126-Maastricht\Docs/R1-2605341.zip" TargetMode="External"/><Relationship Id="rId1853" Type="http://schemas.openxmlformats.org/officeDocument/2006/relationships/hyperlink" Target="file:///C:\MyMeetings\TSGR1_126-Maastricht\Docs/R1-2606770.zip" TargetMode="External"/><Relationship Id="rId2031" Type="http://schemas.openxmlformats.org/officeDocument/2006/relationships/hyperlink" Target="file:///C:\MyMeetings\TSGR1_126-Maastricht\Docs/R1-2606093.zip" TargetMode="External"/><Relationship Id="rId9" Type="http://schemas.openxmlformats.org/officeDocument/2006/relationships/image" Target="media/image1.png"/><Relationship Id="rId210" Type="http://schemas.openxmlformats.org/officeDocument/2006/relationships/hyperlink" Target="file:///C:\MyMeetings\TSGR1_126-Maastricht\Docs/R1-2606675.zip" TargetMode="External"/><Relationship Id="rId448" Type="http://schemas.openxmlformats.org/officeDocument/2006/relationships/hyperlink" Target="file:///C:\MyMeetings\TSGR1_126-Maastricht\Docs/R1-2606332.zip" TargetMode="External"/><Relationship Id="rId655" Type="http://schemas.openxmlformats.org/officeDocument/2006/relationships/hyperlink" Target="file:///C:\MyMeetings\TSGR1_126-Maastricht\Docs/R1-2606638.zip" TargetMode="External"/><Relationship Id="rId862" Type="http://schemas.openxmlformats.org/officeDocument/2006/relationships/hyperlink" Target="file:///C:\MyMeetings\TSGR1_126-Maastricht\Docs/R1-2606065.zip" TargetMode="External"/><Relationship Id="rId1078" Type="http://schemas.openxmlformats.org/officeDocument/2006/relationships/hyperlink" Target="file:///C:\MyMeetings\TSGR1_126-Maastricht\Docs/R1-2606401.zip" TargetMode="External"/><Relationship Id="rId1285" Type="http://schemas.openxmlformats.org/officeDocument/2006/relationships/hyperlink" Target="file:///C:\MyMeetings\TSGR1_126-Maastricht\Docs/R1-2605467.zip" TargetMode="External"/><Relationship Id="rId1492" Type="http://schemas.openxmlformats.org/officeDocument/2006/relationships/hyperlink" Target="file:///C:\MyMeetings\TSGR1_126-Maastricht\Docs/R1-2606008.zip" TargetMode="External"/><Relationship Id="rId1506" Type="http://schemas.openxmlformats.org/officeDocument/2006/relationships/hyperlink" Target="file:///C:\MyMeetings\TSGR1_126-Maastricht\Docs/R1-2606810.zip" TargetMode="External"/><Relationship Id="rId1713" Type="http://schemas.openxmlformats.org/officeDocument/2006/relationships/hyperlink" Target="file:///C:\MyMeetings\TSGR1_126-Maastricht\Docs/R1-2606390.zip" TargetMode="External"/><Relationship Id="rId1920" Type="http://schemas.openxmlformats.org/officeDocument/2006/relationships/hyperlink" Target="file:///C:\MyMeetings\TSGR1_126-Maastricht\Docs/R1-2606216.zip" TargetMode="External"/><Relationship Id="rId294" Type="http://schemas.openxmlformats.org/officeDocument/2006/relationships/hyperlink" Target="file:///C:\MyMeetings\TSGR1_126-Maastricht\Docs/R1-2606363.zip" TargetMode="External"/><Relationship Id="rId308" Type="http://schemas.openxmlformats.org/officeDocument/2006/relationships/hyperlink" Target="file:///C:\MyMeetings\TSGR1_126-Maastricht\Docs/R1-2605231.zip" TargetMode="External"/><Relationship Id="rId515" Type="http://schemas.openxmlformats.org/officeDocument/2006/relationships/hyperlink" Target="file:///C:\MyMeetings\TSGR1_126-Maastricht\Docs/R1-2605558.zip" TargetMode="External"/><Relationship Id="rId722" Type="http://schemas.openxmlformats.org/officeDocument/2006/relationships/hyperlink" Target="file:///C:\MyMeetings\TSGR1_126-Maastricht\Docs/R1-2606793.zip" TargetMode="External"/><Relationship Id="rId1145" Type="http://schemas.openxmlformats.org/officeDocument/2006/relationships/hyperlink" Target="file:///C:\MyMeetings\TSGR1_126-Maastricht\Docs/R1-2606679.zip" TargetMode="External"/><Relationship Id="rId1352" Type="http://schemas.openxmlformats.org/officeDocument/2006/relationships/hyperlink" Target="file:///C:\MyMeetings\TSGR1_126-Maastricht\Docs/R1-2605227.zip" TargetMode="External"/><Relationship Id="rId1797" Type="http://schemas.openxmlformats.org/officeDocument/2006/relationships/hyperlink" Target="file:///C:\MyMeetings\TSGR1_126-Maastricht\Docs/R1-2606518.zip" TargetMode="External"/><Relationship Id="rId89" Type="http://schemas.openxmlformats.org/officeDocument/2006/relationships/hyperlink" Target="file:///C:\MyMeetings\TSGR1_126-Maastricht\Docs/R1-2605194.zip" TargetMode="External"/><Relationship Id="rId154" Type="http://schemas.openxmlformats.org/officeDocument/2006/relationships/hyperlink" Target="file:///C:\MyMeetings\TSGR1_126-Maastricht\Docs/R1-2606809.zip" TargetMode="External"/><Relationship Id="rId361" Type="http://schemas.openxmlformats.org/officeDocument/2006/relationships/hyperlink" Target="file:///C:\MyMeetings\TSGR1_126-Maastricht\Docs/R1-2605809.zip" TargetMode="External"/><Relationship Id="rId599" Type="http://schemas.openxmlformats.org/officeDocument/2006/relationships/hyperlink" Target="file:///C:\MyMeetings\TSGR1_126-Maastricht\Docs/R1-2606805.zip" TargetMode="External"/><Relationship Id="rId1005" Type="http://schemas.openxmlformats.org/officeDocument/2006/relationships/hyperlink" Target="file:///C:\MyMeetings\TSGR1_126-Maastricht\Docs/R1-2605493.zip" TargetMode="External"/><Relationship Id="rId1212" Type="http://schemas.openxmlformats.org/officeDocument/2006/relationships/hyperlink" Target="file:///C:\MyMeetings\TSGR1_126-Maastricht\Docs/R1-2605372.zip" TargetMode="External"/><Relationship Id="rId1657" Type="http://schemas.openxmlformats.org/officeDocument/2006/relationships/hyperlink" Target="file:///C:\MyMeetings\TSGR1_126-Maastricht\Docs/R1-2605845.zip" TargetMode="External"/><Relationship Id="rId1864" Type="http://schemas.openxmlformats.org/officeDocument/2006/relationships/hyperlink" Target="file:///C:\MyMeetings\TSGR1_126-Maastricht\Docs/R1-2606174.zip" TargetMode="External"/><Relationship Id="rId2042" Type="http://schemas.openxmlformats.org/officeDocument/2006/relationships/hyperlink" Target="file:///C:\MyMeetings\TSGR1_126-Maastricht\Docs/R1-2606459.zip" TargetMode="External"/><Relationship Id="rId459" Type="http://schemas.openxmlformats.org/officeDocument/2006/relationships/hyperlink" Target="file:///C:\MyMeetings\TSGR1_126-Maastricht\Docs/R1-2605208.zip" TargetMode="External"/><Relationship Id="rId666" Type="http://schemas.openxmlformats.org/officeDocument/2006/relationships/hyperlink" Target="file:///C:\MyMeetings\TSGR1_126-Maastricht\Docs/R1-2605560.zip" TargetMode="External"/><Relationship Id="rId873" Type="http://schemas.openxmlformats.org/officeDocument/2006/relationships/hyperlink" Target="file:///C:\MyMeetings\TSGR1_126-Maastricht\Docs/R1-2606548.zip" TargetMode="External"/><Relationship Id="rId1089" Type="http://schemas.openxmlformats.org/officeDocument/2006/relationships/hyperlink" Target="file:///C:\MyMeetings\TSGR1_126-Maastricht\Docs/R1-2606612.zip" TargetMode="External"/><Relationship Id="rId1296" Type="http://schemas.openxmlformats.org/officeDocument/2006/relationships/hyperlink" Target="file:///C:\MyMeetings\TSGR1_126-Maastricht\Docs/R1-2605870.zip" TargetMode="External"/><Relationship Id="rId1517" Type="http://schemas.openxmlformats.org/officeDocument/2006/relationships/hyperlink" Target="file:///C:\MyMeetings\TSGR1_126-Maastricht\Docs/R1-2606635.zip" TargetMode="External"/><Relationship Id="rId1724" Type="http://schemas.openxmlformats.org/officeDocument/2006/relationships/hyperlink" Target="file:///C:\MyMeetings\TSGR1_126-Maastricht\Docs/R1-2606853.zip" TargetMode="External"/><Relationship Id="rId16" Type="http://schemas.openxmlformats.org/officeDocument/2006/relationships/hyperlink" Target="file:///C:\MyMeetings\TSGR1_126-Maastricht\Docs/R1-2605195.zip" TargetMode="External"/><Relationship Id="rId221" Type="http://schemas.openxmlformats.org/officeDocument/2006/relationships/hyperlink" Target="file:///C:\MyMeetings\TSGR1_126-Maastricht\Docs/R1-2605445.zip" TargetMode="External"/><Relationship Id="rId319" Type="http://schemas.openxmlformats.org/officeDocument/2006/relationships/hyperlink" Target="file:///C:\MyMeetings\TSGR1_126-Maastricht\Docs/R1-2605553.zip" TargetMode="External"/><Relationship Id="rId526" Type="http://schemas.openxmlformats.org/officeDocument/2006/relationships/hyperlink" Target="file:///C:\MyMeetings\TSGR1_126-Maastricht\Docs/R1-2606017.zip" TargetMode="External"/><Relationship Id="rId1156" Type="http://schemas.openxmlformats.org/officeDocument/2006/relationships/hyperlink" Target="file:///C:\MyMeetings\TSGR1_126-Maastricht\Docs/R1-2605499.zip" TargetMode="External"/><Relationship Id="rId1363" Type="http://schemas.openxmlformats.org/officeDocument/2006/relationships/hyperlink" Target="file:///C:\MyMeetings\TSGR1_126-Maastricht\Docs/R1-2605570.zip" TargetMode="External"/><Relationship Id="rId1931" Type="http://schemas.openxmlformats.org/officeDocument/2006/relationships/hyperlink" Target="file:///C:\MyMeetings\TSGR1_126-Maastricht\Docs/R1-2606661.zip" TargetMode="External"/><Relationship Id="rId733" Type="http://schemas.openxmlformats.org/officeDocument/2006/relationships/hyperlink" Target="file:///C:\MyMeetings\TSGR1_126-Maastricht\Docs/R1-2605203.zip" TargetMode="External"/><Relationship Id="rId940" Type="http://schemas.openxmlformats.org/officeDocument/2006/relationships/hyperlink" Target="file:///C:\MyMeetings\TSGR1_126-Maastricht\Docs/R1-2606722.zip" TargetMode="External"/><Relationship Id="rId1016" Type="http://schemas.openxmlformats.org/officeDocument/2006/relationships/hyperlink" Target="file:///C:\MyMeetings\TSGR1_126-Maastricht\Docs/R1-2605971.zip" TargetMode="External"/><Relationship Id="rId1570" Type="http://schemas.openxmlformats.org/officeDocument/2006/relationships/hyperlink" Target="file:///C:\MyMeetings\TSGR1_126-Maastricht\Docs/R1-2605643.zip" TargetMode="External"/><Relationship Id="rId1668" Type="http://schemas.openxmlformats.org/officeDocument/2006/relationships/hyperlink" Target="file:///C:\MyMeetings\TSGR1_126-Maastricht\Docs/R1-2606436.zip" TargetMode="External"/><Relationship Id="rId1875" Type="http://schemas.openxmlformats.org/officeDocument/2006/relationships/hyperlink" Target="file:///C:\MyMeetings\TSGR1_126-Maastricht\Docs/R1-2606449.zip" TargetMode="External"/><Relationship Id="rId165" Type="http://schemas.openxmlformats.org/officeDocument/2006/relationships/hyperlink" Target="file:///C:\MyMeetings\TSGR1_126-Maastricht\Docs/R1-2606716.zip" TargetMode="External"/><Relationship Id="rId372" Type="http://schemas.openxmlformats.org/officeDocument/2006/relationships/hyperlink" Target="file:///C:\MyMeetings\TSGR1_126-Maastricht\Docs/R1-2606466.zip" TargetMode="External"/><Relationship Id="rId677" Type="http://schemas.openxmlformats.org/officeDocument/2006/relationships/hyperlink" Target="file:///C:\MyMeetings\TSGR1_126-Maastricht\Docs/R1-2605909.zip" TargetMode="External"/><Relationship Id="rId800" Type="http://schemas.openxmlformats.org/officeDocument/2006/relationships/hyperlink" Target="file:///C:\MyMeetings\TSGR1_126-Maastricht\Docs/R1-2605534.zip" TargetMode="External"/><Relationship Id="rId1223" Type="http://schemas.openxmlformats.org/officeDocument/2006/relationships/hyperlink" Target="file:///C:\MyMeetings\TSGR1_126-Maastricht\Docs/R1-2605828.zip" TargetMode="External"/><Relationship Id="rId1430" Type="http://schemas.openxmlformats.org/officeDocument/2006/relationships/hyperlink" Target="file:///C:\MyMeetings\TSGR1_126-Maastricht\Docs/R1-2605297.zip" TargetMode="External"/><Relationship Id="rId1528" Type="http://schemas.openxmlformats.org/officeDocument/2006/relationships/hyperlink" Target="file:///C:\MyMeetings\TSGR1_126-Maastricht\Docs/R1-2605314.zip" TargetMode="External"/><Relationship Id="rId2053" Type="http://schemas.openxmlformats.org/officeDocument/2006/relationships/hyperlink" Target="file:///C:\MyMeetings\TSGR1_126-Maastricht\Docs/R1-2606663.zip" TargetMode="External"/><Relationship Id="rId232" Type="http://schemas.openxmlformats.org/officeDocument/2006/relationships/hyperlink" Target="file:///C:\MyMeetings\TSGR1_126-Maastricht\Docs/R1-2605671.zip" TargetMode="External"/><Relationship Id="rId884" Type="http://schemas.openxmlformats.org/officeDocument/2006/relationships/hyperlink" Target="file:///C:\MyMeetings\TSGR1_126-Maastricht\Docs/R1-2605823.zip" TargetMode="External"/><Relationship Id="rId1735" Type="http://schemas.openxmlformats.org/officeDocument/2006/relationships/hyperlink" Target="file:///C:\MyMeetings\TSGR1_126-Maastricht\Docs/R1-2605579.zip" TargetMode="External"/><Relationship Id="rId1942" Type="http://schemas.openxmlformats.org/officeDocument/2006/relationships/hyperlink" Target="file:///C:\MyMeetings\TSGR1_126-Maastricht\Docs/R1-2605589.zip" TargetMode="External"/><Relationship Id="rId27" Type="http://schemas.openxmlformats.org/officeDocument/2006/relationships/hyperlink" Target="file:///C:\MyMeetings\TSGR1_126-Maastricht\Docs/R1-2606135.zip" TargetMode="External"/><Relationship Id="rId537" Type="http://schemas.openxmlformats.org/officeDocument/2006/relationships/hyperlink" Target="file:///C:\MyMeetings\TSGR1_126-Maastricht\Docs/R1-2606347.zip" TargetMode="External"/><Relationship Id="rId744" Type="http://schemas.openxmlformats.org/officeDocument/2006/relationships/hyperlink" Target="file:///C:\MyMeetings\TSGR1_126-Maastricht\Docs/R1-2606777.zip" TargetMode="External"/><Relationship Id="rId951" Type="http://schemas.openxmlformats.org/officeDocument/2006/relationships/hyperlink" Target="file:///C:\MyMeetings\TSGR1_126-Maastricht\Docs/R1-2605506.zip" TargetMode="External"/><Relationship Id="rId1167" Type="http://schemas.openxmlformats.org/officeDocument/2006/relationships/hyperlink" Target="file:///C:\MyMeetings\TSGR1_126-Maastricht\Docs/R1-2606026.zip" TargetMode="External"/><Relationship Id="rId1374" Type="http://schemas.openxmlformats.org/officeDocument/2006/relationships/hyperlink" Target="file:///C:\MyMeetings\TSGR1_126-Maastricht\Docs/R1-2606029.zip" TargetMode="External"/><Relationship Id="rId1581" Type="http://schemas.openxmlformats.org/officeDocument/2006/relationships/hyperlink" Target="file:///C:\MyMeetings\TSGR1_126-Maastricht\Docs/R1-2606059.zip" TargetMode="External"/><Relationship Id="rId1679" Type="http://schemas.openxmlformats.org/officeDocument/2006/relationships/hyperlink" Target="file:///C:\MyMeetings\TSGR1_126-Maastricht\Docs/R1-2605205.zip" TargetMode="External"/><Relationship Id="rId1802" Type="http://schemas.openxmlformats.org/officeDocument/2006/relationships/hyperlink" Target="file:///C:\MyMeetings\TSGR1_126-Maastricht\Docs/R1-2606749.zip" TargetMode="External"/><Relationship Id="rId80" Type="http://schemas.openxmlformats.org/officeDocument/2006/relationships/hyperlink" Target="file:///C:\MyMeetings\TSGR1_126-Maastricht\Docs/R1-2601664.zip" TargetMode="External"/><Relationship Id="rId176" Type="http://schemas.openxmlformats.org/officeDocument/2006/relationships/image" Target="media/image5.wmf"/><Relationship Id="rId383" Type="http://schemas.openxmlformats.org/officeDocument/2006/relationships/hyperlink" Target="file:///C:\MyMeetings\TSGR1_126-Maastricht\Docs/R1-2605711.zip" TargetMode="External"/><Relationship Id="rId590" Type="http://schemas.openxmlformats.org/officeDocument/2006/relationships/hyperlink" Target="file:///C:\MyMeetings\TSGR1_126-Maastricht\Docs/R1-2606493.zip" TargetMode="External"/><Relationship Id="rId604" Type="http://schemas.openxmlformats.org/officeDocument/2006/relationships/hyperlink" Target="file:///C:\MyMeetings\TSGR1_126-Maastricht\Docs/R1-2605455.zip" TargetMode="External"/><Relationship Id="rId811" Type="http://schemas.openxmlformats.org/officeDocument/2006/relationships/hyperlink" Target="file:///C:\MyMeetings\TSGR1_126-Maastricht\Docs/R1-2605533.zip" TargetMode="External"/><Relationship Id="rId1027" Type="http://schemas.openxmlformats.org/officeDocument/2006/relationships/hyperlink" Target="file:///C:\MyMeetings\TSGR1_126-Maastricht\Docs/R1-2606239.zip" TargetMode="External"/><Relationship Id="rId1234" Type="http://schemas.openxmlformats.org/officeDocument/2006/relationships/hyperlink" Target="file:///C:\MyMeetings\TSGR1_126-Maastricht\Docs/R1-2606104.zip" TargetMode="External"/><Relationship Id="rId1441" Type="http://schemas.openxmlformats.org/officeDocument/2006/relationships/hyperlink" Target="file:///C:\MyMeetings\TSGR1_126-Maastricht\Docs/R1-2605640.zip" TargetMode="External"/><Relationship Id="rId1886" Type="http://schemas.openxmlformats.org/officeDocument/2006/relationships/hyperlink" Target="file:///C:\MyMeetings\TSGR1_126-Maastricht\Docs/R1-2606419.zip" TargetMode="External"/><Relationship Id="rId2064" Type="http://schemas.openxmlformats.org/officeDocument/2006/relationships/footer" Target="footer1.xml"/><Relationship Id="rId243" Type="http://schemas.openxmlformats.org/officeDocument/2006/relationships/hyperlink" Target="file:///C:\MyMeetings\TSGR1_126-Maastricht\Docs/R1-2605522.zip" TargetMode="External"/><Relationship Id="rId450" Type="http://schemas.openxmlformats.org/officeDocument/2006/relationships/hyperlink" Target="file:///C:\MyMeetings\TSGR1_126-Maastricht\Docs/R1-2606487.zip" TargetMode="External"/><Relationship Id="rId688" Type="http://schemas.openxmlformats.org/officeDocument/2006/relationships/hyperlink" Target="file:///C:\MyMeetings\TSGR1_126-Maastricht\Docs/R1-2606793.zip" TargetMode="External"/><Relationship Id="rId895" Type="http://schemas.openxmlformats.org/officeDocument/2006/relationships/hyperlink" Target="file:///C:\MyMeetings\TSGR1_126-Maastricht\Docs/R1-2605431.zip" TargetMode="External"/><Relationship Id="rId909" Type="http://schemas.openxmlformats.org/officeDocument/2006/relationships/hyperlink" Target="file:///C:\MyMeetings\TSGR1_126-Maastricht\Docs/R1-2606847.zip" TargetMode="External"/><Relationship Id="rId1080" Type="http://schemas.openxmlformats.org/officeDocument/2006/relationships/hyperlink" Target="file:///C:\MyMeetings\TSGR1_126-Maastricht\Docs/R1-2606524.zip" TargetMode="External"/><Relationship Id="rId1301" Type="http://schemas.openxmlformats.org/officeDocument/2006/relationships/hyperlink" Target="file:///C:\MyMeetings\TSGR1_126-Maastricht\Docs/R1-2605976.zip" TargetMode="External"/><Relationship Id="rId1539" Type="http://schemas.openxmlformats.org/officeDocument/2006/relationships/hyperlink" Target="file:///C:\MyMeetings\TSGR1_126-Maastricht\Docs/R1-2605732.zip" TargetMode="External"/><Relationship Id="rId1746" Type="http://schemas.openxmlformats.org/officeDocument/2006/relationships/hyperlink" Target="file:///C:\MyMeetings\TSGR1_126-Maastricht\Docs/R1-2606004.zip" TargetMode="External"/><Relationship Id="rId1953" Type="http://schemas.openxmlformats.org/officeDocument/2006/relationships/hyperlink" Target="file:///C:\MyMeetings\TSGR1_126-Maastricht\Docs/R1-2605652.zip" TargetMode="External"/><Relationship Id="rId38" Type="http://schemas.openxmlformats.org/officeDocument/2006/relationships/hyperlink" Target="file:///C:\MyMeetings\TSGR1_126-Maastricht\Docs/R1-2605190.zip" TargetMode="External"/><Relationship Id="rId103" Type="http://schemas.openxmlformats.org/officeDocument/2006/relationships/hyperlink" Target="file:///C:\MyMeetings\TSGR1_126-Maastricht\Docs/R1-2605794.zip" TargetMode="External"/><Relationship Id="rId310" Type="http://schemas.openxmlformats.org/officeDocument/2006/relationships/hyperlink" Target="file:///C:\MyMeetings\TSGR1_126-Maastricht\Docs/R1-2605233.zip" TargetMode="External"/><Relationship Id="rId548" Type="http://schemas.openxmlformats.org/officeDocument/2006/relationships/hyperlink" Target="file:///C:\MyMeetings\TSGR1_126-Maastricht\Docs/R1-2605606.zip" TargetMode="External"/><Relationship Id="rId755" Type="http://schemas.openxmlformats.org/officeDocument/2006/relationships/hyperlink" Target="file:///C:\MyMeetings\TSGR1_126-Maastricht\Docs/R1-2605822.zip" TargetMode="External"/><Relationship Id="rId962" Type="http://schemas.openxmlformats.org/officeDocument/2006/relationships/hyperlink" Target="file:///C:\MyMeetings\TSGR1_126-Maastricht\Docs/R1-2605917.zip" TargetMode="External"/><Relationship Id="rId1178" Type="http://schemas.openxmlformats.org/officeDocument/2006/relationships/hyperlink" Target="file:///C:\MyMeetings\TSGR1_126-Maastricht\Docs/R1-2606315.zip" TargetMode="External"/><Relationship Id="rId1385" Type="http://schemas.openxmlformats.org/officeDocument/2006/relationships/hyperlink" Target="file:///C:\MyMeetings\TSGR1_126-Maastricht\Docs/R1-2606606.zip" TargetMode="External"/><Relationship Id="rId1592" Type="http://schemas.openxmlformats.org/officeDocument/2006/relationships/hyperlink" Target="file:///C:\MyMeetings\TSGR1_126-Maastricht\Docs/R1-2606538.zip" TargetMode="External"/><Relationship Id="rId1606" Type="http://schemas.openxmlformats.org/officeDocument/2006/relationships/hyperlink" Target="file:///C:\MyMeetings\TSGR1_126-Maastricht\Docs/R1-2606709.zip" TargetMode="External"/><Relationship Id="rId1813" Type="http://schemas.openxmlformats.org/officeDocument/2006/relationships/hyperlink" Target="file:///C:\MyMeetings\TSGR1_126-Maastricht\Docs/R1-2605788.zip" TargetMode="External"/><Relationship Id="rId91" Type="http://schemas.openxmlformats.org/officeDocument/2006/relationships/hyperlink" Target="file:///C:\MyMeetings\TSGR1_126-Maastricht\Docs/R1-2606752.zip" TargetMode="External"/><Relationship Id="rId187" Type="http://schemas.openxmlformats.org/officeDocument/2006/relationships/image" Target="media/image10.wmf"/><Relationship Id="rId394" Type="http://schemas.openxmlformats.org/officeDocument/2006/relationships/hyperlink" Target="file:///C:\MyMeetings\TSGR1_126-Maastricht\Docs/R1-2605363.zip" TargetMode="External"/><Relationship Id="rId408" Type="http://schemas.openxmlformats.org/officeDocument/2006/relationships/hyperlink" Target="file:///C:\MyMeetings\TSGR1_126-Maastricht\Docs/R1-2606180.zip" TargetMode="External"/><Relationship Id="rId615" Type="http://schemas.openxmlformats.org/officeDocument/2006/relationships/hyperlink" Target="file:///C:\MyMeetings\TSGR1_126-Maastricht\Docs/R1-2605947.zip" TargetMode="External"/><Relationship Id="rId822" Type="http://schemas.openxmlformats.org/officeDocument/2006/relationships/hyperlink" Target="file:///C:\MyMeetings\TSGR1_126-Maastricht\Docs/R1-2605992.zip" TargetMode="External"/><Relationship Id="rId1038" Type="http://schemas.openxmlformats.org/officeDocument/2006/relationships/hyperlink" Target="file:///C:\MyMeetings\TSGR1_126-Maastricht\Docs/R1-2606625.zip" TargetMode="External"/><Relationship Id="rId1245" Type="http://schemas.openxmlformats.org/officeDocument/2006/relationships/hyperlink" Target="file:///C:\MyMeetings\TSGR1_126-Maastricht\Docs/R1-2606430.zip" TargetMode="External"/><Relationship Id="rId1452" Type="http://schemas.openxmlformats.org/officeDocument/2006/relationships/hyperlink" Target="file:///C:\MyMeetings\TSGR1_126-Maastricht\Docs/R1-2606108.zip" TargetMode="External"/><Relationship Id="rId1897" Type="http://schemas.openxmlformats.org/officeDocument/2006/relationships/hyperlink" Target="file:///C:\MyMeetings\TSGR1_126-Maastricht\Docs/R1-2605402.zip" TargetMode="External"/><Relationship Id="rId2075" Type="http://schemas.openxmlformats.org/officeDocument/2006/relationships/hyperlink" Target="file:///C:\MyMeetings\TSGR1_126-Maastricht\Docs/R1-2606932.zip" TargetMode="External"/><Relationship Id="rId254" Type="http://schemas.openxmlformats.org/officeDocument/2006/relationships/hyperlink" Target="file:///C:\MyMeetings\TSGR1_126-Maastricht\Docs/R1-2606714.zip" TargetMode="External"/><Relationship Id="rId699" Type="http://schemas.openxmlformats.org/officeDocument/2006/relationships/hyperlink" Target="file:///C:\MyMeetings\TSGR1_126-Maastricht\Docs/R1-2606793.zip" TargetMode="External"/><Relationship Id="rId1091" Type="http://schemas.openxmlformats.org/officeDocument/2006/relationships/hyperlink" Target="file:///C:\MyMeetings\TSGR1_126-Maastricht\Docs/R1-2606614.zip" TargetMode="External"/><Relationship Id="rId1105" Type="http://schemas.openxmlformats.org/officeDocument/2006/relationships/hyperlink" Target="file:///C:\MyMeetings\TSGR1_126-Maastricht\Docs/R1-2605634.zip" TargetMode="External"/><Relationship Id="rId1312" Type="http://schemas.openxmlformats.org/officeDocument/2006/relationships/hyperlink" Target="file:///C:\MyMeetings\TSGR1_126-Maastricht\Docs/R1-2606282.zip" TargetMode="External"/><Relationship Id="rId1757" Type="http://schemas.openxmlformats.org/officeDocument/2006/relationships/hyperlink" Target="file:///C:\MyMeetings\TSGR1_126-Maastricht\Docs/R1-2606539.zip" TargetMode="External"/><Relationship Id="rId1964" Type="http://schemas.openxmlformats.org/officeDocument/2006/relationships/hyperlink" Target="file:///C:\MyMeetings\TSGR1_126-Maastricht\Docs/R1-2605999.zip" TargetMode="External"/><Relationship Id="rId49" Type="http://schemas.openxmlformats.org/officeDocument/2006/relationships/hyperlink" Target="file:///C:\MyMeetings\TSGR1_126-Maastricht\Docs/R1-2605896.zip" TargetMode="External"/><Relationship Id="rId114" Type="http://schemas.openxmlformats.org/officeDocument/2006/relationships/hyperlink" Target="file:///C:\MyMeetings\TSGR1_126-Maastricht\Docs/R1-2606450.zip" TargetMode="External"/><Relationship Id="rId461" Type="http://schemas.openxmlformats.org/officeDocument/2006/relationships/hyperlink" Target="file:///C:\MyMeetings\TSGR1_126-Maastricht\Docs/R1-2605283.zip" TargetMode="External"/><Relationship Id="rId559" Type="http://schemas.openxmlformats.org/officeDocument/2006/relationships/hyperlink" Target="file:///C:\MyMeetings\TSGR1_126-Maastricht\Docs/R1-2606410.zip" TargetMode="External"/><Relationship Id="rId766" Type="http://schemas.openxmlformats.org/officeDocument/2006/relationships/hyperlink" Target="file:///C:\MyMeetings\TSGR1_126-Maastricht\Docs/R1-2606741.zip" TargetMode="External"/><Relationship Id="rId1189" Type="http://schemas.openxmlformats.org/officeDocument/2006/relationships/hyperlink" Target="file:///C:\MyMeetings\TSGR1_126-Maastricht\Docs/R1-2606617.zip" TargetMode="External"/><Relationship Id="rId1396" Type="http://schemas.openxmlformats.org/officeDocument/2006/relationships/hyperlink" Target="file:///C:\MyMeetings\TSGR1_126-Maastricht\Docs/R1-2605336.zip" TargetMode="External"/><Relationship Id="rId1617" Type="http://schemas.openxmlformats.org/officeDocument/2006/relationships/hyperlink" Target="file:///C:\MyMeetings\TSGR1_126-Maastricht\Docs/R1-2605734.zip" TargetMode="External"/><Relationship Id="rId1824" Type="http://schemas.openxmlformats.org/officeDocument/2006/relationships/hyperlink" Target="file:///C:\MyMeetings\TSGR1_126-Maastricht\Docs/R1-2606393.zip" TargetMode="External"/><Relationship Id="rId198" Type="http://schemas.openxmlformats.org/officeDocument/2006/relationships/hyperlink" Target="file:///C:\MyMeetings\TSGR1_126-Maastricht\Docs/R1-2606871.zip" TargetMode="External"/><Relationship Id="rId321" Type="http://schemas.openxmlformats.org/officeDocument/2006/relationships/hyperlink" Target="file:///C:\MyMeetings\TSGR1_126-Maastricht\Docs/R1-2605622.zip" TargetMode="External"/><Relationship Id="rId419" Type="http://schemas.openxmlformats.org/officeDocument/2006/relationships/hyperlink" Target="file:///C:\MyMeetings\TSGR1_126-Maastricht\Docs/R1-2605361.zip" TargetMode="External"/><Relationship Id="rId626" Type="http://schemas.openxmlformats.org/officeDocument/2006/relationships/hyperlink" Target="file:///C:\MyMeetings\TSGR1_126-Maastricht\Docs/R1-2606098.zip" TargetMode="External"/><Relationship Id="rId973" Type="http://schemas.openxmlformats.org/officeDocument/2006/relationships/hyperlink" Target="file:///C:\MyMeetings\TSGR1_126-Maastricht\Docs/R1-2606266.zip" TargetMode="External"/><Relationship Id="rId1049" Type="http://schemas.openxmlformats.org/officeDocument/2006/relationships/hyperlink" Target="file:///C:\MyMeetings\TSGR1_126-Maastricht\Docs/R1-2605256.zip" TargetMode="External"/><Relationship Id="rId1256" Type="http://schemas.openxmlformats.org/officeDocument/2006/relationships/hyperlink" Target="file:///C:\MyMeetings\TSGR1_126-Maastricht\Docs/R1-2605831.zip" TargetMode="External"/><Relationship Id="rId2002" Type="http://schemas.openxmlformats.org/officeDocument/2006/relationships/hyperlink" Target="file:///C:\MyMeetings\TSGR1_126-Maastricht\Docs/R1-2605589.zip" TargetMode="External"/><Relationship Id="rId2086" Type="http://schemas.openxmlformats.org/officeDocument/2006/relationships/hyperlink" Target="file:///C:\MyMeetings\TSGR1_126-Maastricht\Docs/R1-2606899.zip" TargetMode="External"/><Relationship Id="rId833" Type="http://schemas.openxmlformats.org/officeDocument/2006/relationships/hyperlink" Target="file:///C:\MyMeetings\TSGR1_126-Maastricht\Docs/R1-2606525.zip" TargetMode="External"/><Relationship Id="rId1116" Type="http://schemas.openxmlformats.org/officeDocument/2006/relationships/hyperlink" Target="file:///C:\MyMeetings\TSGR1_126-Maastricht\Docs/R1-2606124.zip" TargetMode="External"/><Relationship Id="rId1463" Type="http://schemas.openxmlformats.org/officeDocument/2006/relationships/hyperlink" Target="file:///C:\MyMeetings\TSGR1_126-Maastricht\Docs/R1-2606634.zip" TargetMode="External"/><Relationship Id="rId1670" Type="http://schemas.openxmlformats.org/officeDocument/2006/relationships/hyperlink" Target="file:///C:\MyMeetings\TSGR1_126-Maastricht\Docs/R1-2606515.zip" TargetMode="External"/><Relationship Id="rId1768" Type="http://schemas.openxmlformats.org/officeDocument/2006/relationships/hyperlink" Target="file:///C:\MyMeetings\TSGR1_126-Maastricht\Docs/R1-2605271.zip" TargetMode="External"/><Relationship Id="rId265" Type="http://schemas.openxmlformats.org/officeDocument/2006/relationships/hyperlink" Target="file:///C:\MyMeetings\TSGR1_126-Maastricht\Docs/R1-2605410.zip" TargetMode="External"/><Relationship Id="rId472" Type="http://schemas.openxmlformats.org/officeDocument/2006/relationships/hyperlink" Target="file:///C:\MyMeetings\TSGR1_126-Maastricht\Docs/R1-2605905.zip" TargetMode="External"/><Relationship Id="rId900" Type="http://schemas.openxmlformats.org/officeDocument/2006/relationships/hyperlink" Target="file:///C:\MyMeetings\TSGR1_126-Maastricht\Docs/R1-2605686.zip" TargetMode="External"/><Relationship Id="rId1323" Type="http://schemas.openxmlformats.org/officeDocument/2006/relationships/hyperlink" Target="file:///C:\MyMeetings\TSGR1_126-Maastricht\Docs/R1-2606301.zip" TargetMode="External"/><Relationship Id="rId1530" Type="http://schemas.openxmlformats.org/officeDocument/2006/relationships/hyperlink" Target="file:///C:\MyMeetings\TSGR1_126-Maastricht\Docs/R1-2605393.zip" TargetMode="External"/><Relationship Id="rId1628" Type="http://schemas.openxmlformats.org/officeDocument/2006/relationships/hyperlink" Target="file:///C:\MyMeetings\TSGR1_126-Maastricht\Docs/R1-2606265.zip" TargetMode="External"/><Relationship Id="rId1975" Type="http://schemas.openxmlformats.org/officeDocument/2006/relationships/hyperlink" Target="file:///C:\MyMeetings\TSGR1_126-Maastricht\Docs/R1-2606259.zip" TargetMode="External"/><Relationship Id="rId125" Type="http://schemas.openxmlformats.org/officeDocument/2006/relationships/hyperlink" Target="file:///C:\MyMeetings\TSGR1_126-Maastricht\Docs/R1-2606217.zip" TargetMode="External"/><Relationship Id="rId332" Type="http://schemas.openxmlformats.org/officeDocument/2006/relationships/hyperlink" Target="file:///C:\MyMeetings\TSGR1_126-Maastricht\Docs/R1-2606011.zip" TargetMode="External"/><Relationship Id="rId777" Type="http://schemas.openxmlformats.org/officeDocument/2006/relationships/hyperlink" Target="file:///C:\MyMeetings\TSGR1_126-Maastricht\Docs/R1-2606409.zip" TargetMode="External"/><Relationship Id="rId984" Type="http://schemas.openxmlformats.org/officeDocument/2006/relationships/hyperlink" Target="file:///C:\MyMeetings\TSGR1_126-Maastricht\Docs/R1-2606479.zip" TargetMode="External"/><Relationship Id="rId1835" Type="http://schemas.openxmlformats.org/officeDocument/2006/relationships/hyperlink" Target="file:///C:\MyMeetings\TSGR1_126-Maastricht\Docs/R1-2605217.zip" TargetMode="External"/><Relationship Id="rId2013" Type="http://schemas.openxmlformats.org/officeDocument/2006/relationships/hyperlink" Target="file:///C:\MyMeetings\TSGR1_126-Maastricht\Docs/R1-2605413.zip" TargetMode="External"/><Relationship Id="rId637" Type="http://schemas.openxmlformats.org/officeDocument/2006/relationships/hyperlink" Target="file:///C:\MyMeetings\TSGR1_126-Maastricht\Docs/R1-2606424.zip" TargetMode="External"/><Relationship Id="rId844" Type="http://schemas.openxmlformats.org/officeDocument/2006/relationships/hyperlink" Target="file:///C:\MyMeetings\TSGR1_126-Maastricht\Docs/R1-2605253.zip" TargetMode="External"/><Relationship Id="rId1267" Type="http://schemas.openxmlformats.org/officeDocument/2006/relationships/hyperlink" Target="file:///C:\MyMeetings\TSGR1_126-Maastricht\Docs/R1-2606873.zip" TargetMode="External"/><Relationship Id="rId1474" Type="http://schemas.openxmlformats.org/officeDocument/2006/relationships/hyperlink" Target="file:///C:\MyMeetings\TSGR1_126-Maastricht\Docs/R1-2605301.zip" TargetMode="External"/><Relationship Id="rId1681" Type="http://schemas.openxmlformats.org/officeDocument/2006/relationships/hyperlink" Target="file:///C:\MyMeetings\TSGR1_126-Maastricht\Docs/R1-2605304.zip" TargetMode="External"/><Relationship Id="rId1902" Type="http://schemas.openxmlformats.org/officeDocument/2006/relationships/hyperlink" Target="file:///C:\MyMeetings\TSGR1_126-Maastricht\Docs/R1-2605664.zip" TargetMode="External"/><Relationship Id="rId2097" Type="http://schemas.openxmlformats.org/officeDocument/2006/relationships/hyperlink" Target="file:///C:\MyMeetings\TSGR1_126-Maastricht\Docs/R1-2606882.zip" TargetMode="External"/><Relationship Id="rId276" Type="http://schemas.openxmlformats.org/officeDocument/2006/relationships/hyperlink" Target="file:///C:\MyMeetings\TSGR1_126-Maastricht\Docs/R1-2605898.zip" TargetMode="External"/><Relationship Id="rId483" Type="http://schemas.openxmlformats.org/officeDocument/2006/relationships/hyperlink" Target="file:///C:\MyMeetings\TSGR1_126-Maastricht\Docs/R1-2606202.zip" TargetMode="External"/><Relationship Id="rId690" Type="http://schemas.openxmlformats.org/officeDocument/2006/relationships/hyperlink" Target="file:///C:\MyMeetings\TSGR1_126-Maastricht\Docs/R1-2606307.zip" TargetMode="External"/><Relationship Id="rId704" Type="http://schemas.openxmlformats.org/officeDocument/2006/relationships/hyperlink" Target="file:///C:\MyMeetings\TSGR1_126-Maastricht\Docs/R1-2605714.zip" TargetMode="External"/><Relationship Id="rId911" Type="http://schemas.openxmlformats.org/officeDocument/2006/relationships/hyperlink" Target="file:///C:\MyMeetings\TSGR1_126-Maastricht\Docs/R1-2606847.zip" TargetMode="External"/><Relationship Id="rId1127" Type="http://schemas.openxmlformats.org/officeDocument/2006/relationships/hyperlink" Target="file:///C:\MyMeetings\TSGR1_126-Maastricht\Docs/R1-2606428.zip" TargetMode="External"/><Relationship Id="rId1334" Type="http://schemas.openxmlformats.org/officeDocument/2006/relationships/hyperlink" Target="file:///C:\MyMeetings\TSGR1_126-Maastricht\Docs/R1-2605321.zip" TargetMode="External"/><Relationship Id="rId1541" Type="http://schemas.openxmlformats.org/officeDocument/2006/relationships/hyperlink" Target="file:///C:\MyMeetings\TSGR1_126-Maastricht\Docs/R1-2605882.zip" TargetMode="External"/><Relationship Id="rId1779" Type="http://schemas.openxmlformats.org/officeDocument/2006/relationships/hyperlink" Target="file:///C:\MyMeetings\TSGR1_126-Maastricht\Docs/R1-2605662.zip" TargetMode="External"/><Relationship Id="rId1986" Type="http://schemas.openxmlformats.org/officeDocument/2006/relationships/hyperlink" Target="file:///C:\MyMeetings\TSGR1_126-Maastricht\Docs/R1-2606522.zip" TargetMode="External"/><Relationship Id="rId40" Type="http://schemas.openxmlformats.org/officeDocument/2006/relationships/hyperlink" Target="file:///C:\MyMeetings\TSGR1_126-Maastricht\Docs/R1-2605706.zip" TargetMode="External"/><Relationship Id="rId136" Type="http://schemas.openxmlformats.org/officeDocument/2006/relationships/hyperlink" Target="file:///C:\MyMeetings\TSGR1_126-Maastricht\Docs/R1-2606715.zip" TargetMode="External"/><Relationship Id="rId343" Type="http://schemas.openxmlformats.org/officeDocument/2006/relationships/hyperlink" Target="file:///C:\MyMeetings\TSGR1_126-Maastricht\Docs/R1-2606484.zip" TargetMode="External"/><Relationship Id="rId550" Type="http://schemas.openxmlformats.org/officeDocument/2006/relationships/hyperlink" Target="file:///C:\MyMeetings\TSGR1_126-Maastricht\Docs/R1-2605609.zip" TargetMode="External"/><Relationship Id="rId788" Type="http://schemas.openxmlformats.org/officeDocument/2006/relationships/hyperlink" Target="file:///C:\MyMeetings\TSGR1_126-Maastricht\Docs/R1-2606808.zip" TargetMode="External"/><Relationship Id="rId995" Type="http://schemas.openxmlformats.org/officeDocument/2006/relationships/hyperlink" Target="file:///C:\MyMeetings\TSGR1_126-Maastricht\Docs/R1-2606815.zip" TargetMode="External"/><Relationship Id="rId1180" Type="http://schemas.openxmlformats.org/officeDocument/2006/relationships/hyperlink" Target="file:///C:\MyMeetings\TSGR1_126-Maastricht\Docs/R1-2606330.zip" TargetMode="External"/><Relationship Id="rId1401" Type="http://schemas.openxmlformats.org/officeDocument/2006/relationships/hyperlink" Target="file:///C:\MyMeetings\TSGR1_126-Maastricht\Docs/R1-2605657.zip" TargetMode="External"/><Relationship Id="rId1639" Type="http://schemas.openxmlformats.org/officeDocument/2006/relationships/hyperlink" Target="file:///C:\MyMeetings\TSGR1_126-Maastricht\Docs/R1-2606469.zip" TargetMode="External"/><Relationship Id="rId1846" Type="http://schemas.openxmlformats.org/officeDocument/2006/relationships/hyperlink" Target="file:///C:\MyMeetings\TSGR1_126-Maastricht\Docs/R1-2605523.zip" TargetMode="External"/><Relationship Id="rId2024" Type="http://schemas.openxmlformats.org/officeDocument/2006/relationships/hyperlink" Target="file:///C:\MyMeetings\TSGR1_126-Maastricht\Docs/R1-2605895.zip" TargetMode="External"/><Relationship Id="rId203" Type="http://schemas.openxmlformats.org/officeDocument/2006/relationships/hyperlink" Target="file:///C:\MyMeetings\TSGR1_126-Maastricht\Docs/R1-2606840.zip" TargetMode="External"/><Relationship Id="rId648" Type="http://schemas.openxmlformats.org/officeDocument/2006/relationships/hyperlink" Target="file:///C:\MyMeetings\TSGR1_126-Maastricht\Docs/R1-2605714.zip" TargetMode="External"/><Relationship Id="rId855" Type="http://schemas.openxmlformats.org/officeDocument/2006/relationships/hyperlink" Target="file:///C:\MyMeetings\TSGR1_126-Maastricht\Docs/R1-2605855.zip" TargetMode="External"/><Relationship Id="rId1040" Type="http://schemas.openxmlformats.org/officeDocument/2006/relationships/hyperlink" Target="file:///C:\MyMeetings\TSGR1_126-Maastricht\Docs/R1-2606702.zip" TargetMode="External"/><Relationship Id="rId1278" Type="http://schemas.openxmlformats.org/officeDocument/2006/relationships/hyperlink" Target="file:///C:\MyMeetings\TSGR1_126-Maastricht\Docs/R1-2605334.zip" TargetMode="External"/><Relationship Id="rId1485" Type="http://schemas.openxmlformats.org/officeDocument/2006/relationships/hyperlink" Target="file:///C:\MyMeetings\TSGR1_126-Maastricht\Docs/R1-2605841.zip" TargetMode="External"/><Relationship Id="rId1692" Type="http://schemas.openxmlformats.org/officeDocument/2006/relationships/hyperlink" Target="file:///C:\MyMeetings\TSGR1_126-Maastricht\Docs/R1-2605646.zip" TargetMode="External"/><Relationship Id="rId1706" Type="http://schemas.openxmlformats.org/officeDocument/2006/relationships/hyperlink" Target="file:///C:\MyMeetings\TSGR1_126-Maastricht\Docs/R1-2606036.zip" TargetMode="External"/><Relationship Id="rId1913" Type="http://schemas.openxmlformats.org/officeDocument/2006/relationships/hyperlink" Target="file:///C:\MyMeetings\TSGR1_126-Maastricht\Docs/R1-2606050.zip" TargetMode="External"/><Relationship Id="rId287" Type="http://schemas.openxmlformats.org/officeDocument/2006/relationships/hyperlink" Target="file:///C:\MyMeetings\TSGR1_126-Maastricht\Docs/R1-2606261.zip" TargetMode="External"/><Relationship Id="rId410" Type="http://schemas.openxmlformats.org/officeDocument/2006/relationships/hyperlink" Target="file:///C:\MyMeetings\TSGR1_126-Maastricht\Docs/R1-2606225.zip" TargetMode="External"/><Relationship Id="rId494" Type="http://schemas.openxmlformats.org/officeDocument/2006/relationships/hyperlink" Target="file:///C:\MyMeetings\TSGR1_126-Maastricht\Docs/R1-2606198.zip" TargetMode="External"/><Relationship Id="rId508" Type="http://schemas.openxmlformats.org/officeDocument/2006/relationships/hyperlink" Target="file:///C:\MyMeetings\TSGR1_126-Maastricht\Docs/R1-2605249.zip" TargetMode="External"/><Relationship Id="rId715" Type="http://schemas.openxmlformats.org/officeDocument/2006/relationships/hyperlink" Target="file:///C:\MyMeetings\TSGR1_126-Maastricht\Docs/R1-2605288.zip" TargetMode="External"/><Relationship Id="rId922" Type="http://schemas.openxmlformats.org/officeDocument/2006/relationships/hyperlink" Target="file:///C:\MyMeetings\TSGR1_126-Maastricht\Docs/R1-2605459.zip" TargetMode="External"/><Relationship Id="rId1138" Type="http://schemas.openxmlformats.org/officeDocument/2006/relationships/hyperlink" Target="file:///C:\MyMeetings\TSGR1_126-Maastricht\Docs/R1-2606612.zip" TargetMode="External"/><Relationship Id="rId1345" Type="http://schemas.openxmlformats.org/officeDocument/2006/relationships/hyperlink" Target="file:///C:\MyMeetings\TSGR1_126-Maastricht\Docs/R1-2605962.zip" TargetMode="External"/><Relationship Id="rId1552" Type="http://schemas.openxmlformats.org/officeDocument/2006/relationships/hyperlink" Target="file:///C:\MyMeetings\TSGR1_126-Maastricht\Docs/R1-2606463.zip" TargetMode="External"/><Relationship Id="rId1997" Type="http://schemas.openxmlformats.org/officeDocument/2006/relationships/hyperlink" Target="file:///C:\MyMeetings\TSGR1_126-Maastricht\Docs/R1-2606705.zip" TargetMode="External"/><Relationship Id="rId147" Type="http://schemas.openxmlformats.org/officeDocument/2006/relationships/hyperlink" Target="file:///C:\MyMeetings\TSGR1_126-Maastricht\Docs/R1-2606922.zip" TargetMode="External"/><Relationship Id="rId354" Type="http://schemas.openxmlformats.org/officeDocument/2006/relationships/hyperlink" Target="file:///C:\MyMeetings\TSGR1_126-Maastricht\Docs/R1-2605519.zip" TargetMode="External"/><Relationship Id="rId799" Type="http://schemas.openxmlformats.org/officeDocument/2006/relationships/hyperlink" Target="file:///C:\MyMeetings\TSGR1_126-Maastricht\Docs/R1-2606762.zip" TargetMode="External"/><Relationship Id="rId1191" Type="http://schemas.openxmlformats.org/officeDocument/2006/relationships/hyperlink" Target="file:///C:\MyMeetings\TSGR1_126-Maastricht\Docs/R1-2606664.zip" TargetMode="External"/><Relationship Id="rId1205" Type="http://schemas.openxmlformats.org/officeDocument/2006/relationships/hyperlink" Target="file:///C:\MyMeetings\TSGR1_126-Maastricht\Docs/R1-2605832.zip" TargetMode="External"/><Relationship Id="rId1857" Type="http://schemas.openxmlformats.org/officeDocument/2006/relationships/hyperlink" Target="file:///C:\MyMeetings\TSGR1_126-Maastricht\Docs/R1-2605987.zip" TargetMode="External"/><Relationship Id="rId2035" Type="http://schemas.openxmlformats.org/officeDocument/2006/relationships/hyperlink" Target="file:///C:\MyMeetings\TSGR1_126-Maastricht\Docs/R1-2606271.zip" TargetMode="External"/><Relationship Id="rId51" Type="http://schemas.openxmlformats.org/officeDocument/2006/relationships/hyperlink" Target="file:///C:\MyMeetings\TSGR1_126-Maastricht\Docs/R1-2605183.zip" TargetMode="External"/><Relationship Id="rId561" Type="http://schemas.openxmlformats.org/officeDocument/2006/relationships/hyperlink" Target="file:///C:\MyMeetings\TSGR1_126-Maastricht\Docs/R1-2606610.zip" TargetMode="External"/><Relationship Id="rId659" Type="http://schemas.openxmlformats.org/officeDocument/2006/relationships/hyperlink" Target="file:///C:\MyMeetings\TSGR1_126-Maastricht\Docs/R1-2605288.zip" TargetMode="External"/><Relationship Id="rId866" Type="http://schemas.openxmlformats.org/officeDocument/2006/relationships/hyperlink" Target="file:///C:\MyMeetings\TSGR1_126-Maastricht\Docs/R1-2606168.zip" TargetMode="External"/><Relationship Id="rId1289" Type="http://schemas.openxmlformats.org/officeDocument/2006/relationships/hyperlink" Target="file:///C:\MyMeetings\TSGR1_126-Maastricht\Docs/R1-2605527.zip" TargetMode="External"/><Relationship Id="rId1412" Type="http://schemas.openxmlformats.org/officeDocument/2006/relationships/hyperlink" Target="file:///C:\MyMeetings\TSGR1_126-Maastricht\Docs/R1-2606119.zip" TargetMode="External"/><Relationship Id="rId1496" Type="http://schemas.openxmlformats.org/officeDocument/2006/relationships/hyperlink" Target="file:///C:\MyMeetings\TSGR1_126-Maastricht\Docs/R1-2606147.zip" TargetMode="External"/><Relationship Id="rId1717" Type="http://schemas.openxmlformats.org/officeDocument/2006/relationships/hyperlink" Target="file:///C:\MyMeetings\TSGR1_126-Maastricht\Docs/R1-2606516.zip" TargetMode="External"/><Relationship Id="rId1924" Type="http://schemas.openxmlformats.org/officeDocument/2006/relationships/hyperlink" Target="file:///C:\MyMeetings\TSGR1_126-Maastricht\Docs/R1-2606343.zip" TargetMode="External"/><Relationship Id="rId214" Type="http://schemas.openxmlformats.org/officeDocument/2006/relationships/hyperlink" Target="file:///C:\MyMeetings\TSGR1_126-Maastricht\Docs/R1-2606474.zip" TargetMode="External"/><Relationship Id="rId298" Type="http://schemas.openxmlformats.org/officeDocument/2006/relationships/hyperlink" Target="file:///C:\MyMeetings\TSGR1_126-Maastricht\Docs/R1-2606483.zip" TargetMode="External"/><Relationship Id="rId421" Type="http://schemas.openxmlformats.org/officeDocument/2006/relationships/hyperlink" Target="file:///C:\MyMeetings\TSGR1_126-Maastricht\Docs/R1-2605363.zip" TargetMode="External"/><Relationship Id="rId519" Type="http://schemas.openxmlformats.org/officeDocument/2006/relationships/hyperlink" Target="file:///C:\MyMeetings\TSGR1_126-Maastricht\Docs/R1-2605693.zip" TargetMode="External"/><Relationship Id="rId1051" Type="http://schemas.openxmlformats.org/officeDocument/2006/relationships/hyperlink" Target="file:///C:\MyMeetings\TSGR1_126-Maastricht\Docs/R1-2605384.zip" TargetMode="External"/><Relationship Id="rId1149" Type="http://schemas.openxmlformats.org/officeDocument/2006/relationships/hyperlink" Target="file:///C:\MyMeetings\TSGR1_126-Maastricht\Docs/R1-2605295.zip" TargetMode="External"/><Relationship Id="rId1356" Type="http://schemas.openxmlformats.org/officeDocument/2006/relationships/hyperlink" Target="file:///C:\MyMeetings\TSGR1_126-Maastricht\Docs/R1-2605335.zip" TargetMode="External"/><Relationship Id="rId2102" Type="http://schemas.openxmlformats.org/officeDocument/2006/relationships/hyperlink" Target="file:///C:\MyMeetings\TSGR1_126-Maastricht\Docs/R1-2605192.zip" TargetMode="External"/><Relationship Id="rId158" Type="http://schemas.openxmlformats.org/officeDocument/2006/relationships/hyperlink" Target="file:///C:\MyMeetings\TSGR1_126-Maastricht\Docs/R1-2606128.zip" TargetMode="External"/><Relationship Id="rId726" Type="http://schemas.openxmlformats.org/officeDocument/2006/relationships/hyperlink" Target="file:///C:\MyMeetings\TSGR1_126-Maastricht\Docs/R1-2605379.zip" TargetMode="External"/><Relationship Id="rId933" Type="http://schemas.openxmlformats.org/officeDocument/2006/relationships/hyperlink" Target="file:///C:\MyMeetings\TSGR1_126-Maastricht\Docs/R1-2606022.zip" TargetMode="External"/><Relationship Id="rId1009" Type="http://schemas.openxmlformats.org/officeDocument/2006/relationships/hyperlink" Target="file:///C:\MyMeetings\TSGR1_126-Maastricht\Docs/R1-2605632.zip" TargetMode="External"/><Relationship Id="rId1563" Type="http://schemas.openxmlformats.org/officeDocument/2006/relationships/hyperlink" Target="file:///C:\MyMeetings\TSGR1_126-Maastricht\Docs/R1-2605266.zip" TargetMode="External"/><Relationship Id="rId1770" Type="http://schemas.openxmlformats.org/officeDocument/2006/relationships/hyperlink" Target="file:///C:\MyMeetings\TSGR1_126-Maastricht\Docs/R1-2605317.zip" TargetMode="External"/><Relationship Id="rId1868" Type="http://schemas.openxmlformats.org/officeDocument/2006/relationships/hyperlink" Target="file:///C:\MyMeetings\TSGR1_126-Maastricht\Docs/R1-2606274.zip" TargetMode="External"/><Relationship Id="rId62" Type="http://schemas.openxmlformats.org/officeDocument/2006/relationships/hyperlink" Target="file:///C:\MyMeetings\TSGR1_126-Maastricht\Docs/R1-2605920.zip" TargetMode="External"/><Relationship Id="rId365" Type="http://schemas.openxmlformats.org/officeDocument/2006/relationships/hyperlink" Target="file:///C:\MyMeetings\TSGR1_126-Maastricht\Docs/R1-2606116.zip" TargetMode="External"/><Relationship Id="rId572" Type="http://schemas.openxmlformats.org/officeDocument/2006/relationships/hyperlink" Target="file:///C:\MyMeetings\TSGR1_126-Maastricht\Docs/R1-2605510.zip" TargetMode="External"/><Relationship Id="rId1216" Type="http://schemas.openxmlformats.org/officeDocument/2006/relationships/hyperlink" Target="file:///C:\MyMeetings\TSGR1_126-Maastricht\Docs/R1-2605464.zip" TargetMode="External"/><Relationship Id="rId1423" Type="http://schemas.openxmlformats.org/officeDocument/2006/relationships/hyperlink" Target="file:///C:\MyMeetings\TSGR1_126-Maastricht\Docs/R1-2605532.zip" TargetMode="External"/><Relationship Id="rId1630" Type="http://schemas.openxmlformats.org/officeDocument/2006/relationships/hyperlink" Target="file:///C:\MyMeetings\TSGR1_126-Maastricht\Docs/R1-2606388.zip" TargetMode="External"/><Relationship Id="rId2046" Type="http://schemas.openxmlformats.org/officeDocument/2006/relationships/hyperlink" Target="file:///C:\MyMeetings\TSGR1_126-Maastricht\Docs/R1-2606523.zip" TargetMode="External"/><Relationship Id="rId225" Type="http://schemas.openxmlformats.org/officeDocument/2006/relationships/hyperlink" Target="file:///C:\MyMeetings\TSGR1_126-Maastricht\Docs/R1-2606094.zip" TargetMode="External"/><Relationship Id="rId432" Type="http://schemas.openxmlformats.org/officeDocument/2006/relationships/hyperlink" Target="file:///C:\MyMeetings\TSGR1_126-Maastricht\Docs/R1-2605752.zip" TargetMode="External"/><Relationship Id="rId877" Type="http://schemas.openxmlformats.org/officeDocument/2006/relationships/hyperlink" Target="file:///C:\MyMeetings\TSGR1_126-Maastricht\Docs/R1-2606913.zip" TargetMode="External"/><Relationship Id="rId1062" Type="http://schemas.openxmlformats.org/officeDocument/2006/relationships/hyperlink" Target="file:///C:\MyMeetings\TSGR1_126-Maastricht\Docs/R1-2605763.zip" TargetMode="External"/><Relationship Id="rId1728" Type="http://schemas.openxmlformats.org/officeDocument/2006/relationships/hyperlink" Target="file:///C:\MyMeetings\TSGR1_126-Maastricht\Docs/R1-2605270.zip" TargetMode="External"/><Relationship Id="rId1935" Type="http://schemas.openxmlformats.org/officeDocument/2006/relationships/hyperlink" Target="file:///C:\MyMeetings\TSGR1_126-Maastricht\Docs/R1-2606863.zip" TargetMode="External"/><Relationship Id="rId2113" Type="http://schemas.openxmlformats.org/officeDocument/2006/relationships/fontTable" Target="fontTable.xml"/><Relationship Id="rId737" Type="http://schemas.openxmlformats.org/officeDocument/2006/relationships/hyperlink" Target="file:///C:\MyMeetings\TSGR1_126-Maastricht\Docs/R1-2605289.zip" TargetMode="External"/><Relationship Id="rId944" Type="http://schemas.openxmlformats.org/officeDocument/2006/relationships/hyperlink" Target="file:///C:\MyMeetings\TSGR1_126-Maastricht\Docs/R1-2605291.zip" TargetMode="External"/><Relationship Id="rId1367" Type="http://schemas.openxmlformats.org/officeDocument/2006/relationships/hyperlink" Target="file:///C:\MyMeetings\TSGR1_126-Maastricht\Docs/R1-2605838.zip" TargetMode="External"/><Relationship Id="rId1574" Type="http://schemas.openxmlformats.org/officeDocument/2006/relationships/hyperlink" Target="file:///C:\MyMeetings\TSGR1_126-Maastricht\Docs/R1-2605858.zip" TargetMode="External"/><Relationship Id="rId1781" Type="http://schemas.openxmlformats.org/officeDocument/2006/relationships/hyperlink" Target="file:///C:\MyMeetings\TSGR1_126-Maastricht\Docs/R1-2605738.zip" TargetMode="External"/><Relationship Id="rId73" Type="http://schemas.openxmlformats.org/officeDocument/2006/relationships/hyperlink" Target="file:///C:\MyMeetings\TSGR1_126-Maastricht\Docs/R1-2605792.zip" TargetMode="External"/><Relationship Id="rId169" Type="http://schemas.openxmlformats.org/officeDocument/2006/relationships/hyperlink" Target="file:///C:\MyMeetings\TSGR1_126-Maastricht\Docs/R1-2606849.zip" TargetMode="External"/><Relationship Id="rId376" Type="http://schemas.openxmlformats.org/officeDocument/2006/relationships/hyperlink" Target="file:///C:\MyMeetings\TSGR1_126-Maastricht\Docs/R1-2606535.zip" TargetMode="External"/><Relationship Id="rId583" Type="http://schemas.openxmlformats.org/officeDocument/2006/relationships/hyperlink" Target="file:///C:\MyMeetings\TSGR1_126-Maastricht\Docs/R1-2606123.zip" TargetMode="External"/><Relationship Id="rId790" Type="http://schemas.openxmlformats.org/officeDocument/2006/relationships/hyperlink" Target="file:///C:\MyMeetings\TSGR1_126-Maastricht\Docs/R1-2606857.zip" TargetMode="External"/><Relationship Id="rId804" Type="http://schemas.openxmlformats.org/officeDocument/2006/relationships/hyperlink" Target="file:///C:\MyMeetings\TSGR1_126-Maastricht\Docs/R1-2605224.zip" TargetMode="External"/><Relationship Id="rId1227" Type="http://schemas.openxmlformats.org/officeDocument/2006/relationships/hyperlink" Target="file:///C:\MyMeetings\TSGR1_126-Maastricht\Docs/R1-2606027.zip" TargetMode="External"/><Relationship Id="rId1434" Type="http://schemas.openxmlformats.org/officeDocument/2006/relationships/hyperlink" Target="file:///C:\MyMeetings\TSGR1_126-Maastricht\Docs/R1-2605391.zip" TargetMode="External"/><Relationship Id="rId1641" Type="http://schemas.openxmlformats.org/officeDocument/2006/relationships/hyperlink" Target="file:///C:\MyMeetings\TSGR1_126-Maastricht\Docs/R1-2605268.zip" TargetMode="External"/><Relationship Id="rId1879" Type="http://schemas.openxmlformats.org/officeDocument/2006/relationships/hyperlink" Target="file:///C:\MyMeetings\TSGR1_126-Maastricht\Docs/R1-2606557.zip" TargetMode="External"/><Relationship Id="rId2057" Type="http://schemas.openxmlformats.org/officeDocument/2006/relationships/hyperlink" Target="file:///C:\MyMeetings\TSGR1_126-Maastricht\Docs/R1-2606566.zip" TargetMode="External"/><Relationship Id="rId4" Type="http://schemas.openxmlformats.org/officeDocument/2006/relationships/styles" Target="styles.xml"/><Relationship Id="rId236" Type="http://schemas.openxmlformats.org/officeDocument/2006/relationships/hyperlink" Target="file:///C:\MyMeetings\TSGR1_126-Maastricht\Docs/R1-2606864.zip" TargetMode="External"/><Relationship Id="rId443" Type="http://schemas.openxmlformats.org/officeDocument/2006/relationships/hyperlink" Target="file:///C:\MyMeetings\TSGR1_126-Maastricht\Docs/R1-2605904.zip" TargetMode="External"/><Relationship Id="rId650" Type="http://schemas.openxmlformats.org/officeDocument/2006/relationships/hyperlink" Target="file:///C:\MyMeetings\TSGR1_126-Maastricht\Docs/R1-2606019.zip" TargetMode="External"/><Relationship Id="rId888" Type="http://schemas.openxmlformats.org/officeDocument/2006/relationships/hyperlink" Target="file:///C:\MyMeetings\TSGR1_126-Maastricht\Docs/R1-2606375.zip" TargetMode="External"/><Relationship Id="rId1073" Type="http://schemas.openxmlformats.org/officeDocument/2006/relationships/hyperlink" Target="file:///C:\MyMeetings\TSGR1_126-Maastricht\Docs/R1-2606145.zip" TargetMode="External"/><Relationship Id="rId1280" Type="http://schemas.openxmlformats.org/officeDocument/2006/relationships/hyperlink" Target="file:///C:\MyMeetings\TSGR1_126-Maastricht\Docs/R1-2605388.zip" TargetMode="External"/><Relationship Id="rId1501" Type="http://schemas.openxmlformats.org/officeDocument/2006/relationships/hyperlink" Target="file:///C:\MyMeetings\TSGR1_126-Maastricht\Docs/R1-2606290.zip" TargetMode="External"/><Relationship Id="rId1739" Type="http://schemas.openxmlformats.org/officeDocument/2006/relationships/hyperlink" Target="file:///C:\MyMeetings\TSGR1_126-Maastricht\Docs/R1-2605776.zip" TargetMode="External"/><Relationship Id="rId1946" Type="http://schemas.openxmlformats.org/officeDocument/2006/relationships/hyperlink" Target="file:///C:\MyMeetings\TSGR1_126-Maastricht\Docs/R1-2605403.zip" TargetMode="External"/><Relationship Id="rId303" Type="http://schemas.openxmlformats.org/officeDocument/2006/relationships/hyperlink" Target="file:///C:\MyMeetings\TSGR1_126-Maastricht\Docs/R1-2606881.zip" TargetMode="External"/><Relationship Id="rId748" Type="http://schemas.openxmlformats.org/officeDocument/2006/relationships/hyperlink" Target="file:///C:\MyMeetings\TSGR1_126-Maastricht\Docs/R1-2605715.zip" TargetMode="External"/><Relationship Id="rId955" Type="http://schemas.openxmlformats.org/officeDocument/2006/relationships/hyperlink" Target="file:///C:\MyMeetings\TSGR1_126-Maastricht\Docs/R1-2605631.zip" TargetMode="External"/><Relationship Id="rId1140" Type="http://schemas.openxmlformats.org/officeDocument/2006/relationships/hyperlink" Target="file:///C:\MyMeetings\TSGR1_126-Maastricht\Docs/R1-2606614.zip" TargetMode="External"/><Relationship Id="rId1378" Type="http://schemas.openxmlformats.org/officeDocument/2006/relationships/hyperlink" Target="file:///C:\MyMeetings\TSGR1_126-Maastricht\Docs/R1-2606118.zip" TargetMode="External"/><Relationship Id="rId1585" Type="http://schemas.openxmlformats.org/officeDocument/2006/relationships/hyperlink" Target="file:///C:\MyMeetings\TSGR1_126-Maastricht\Docs/R1-2606250.zip" TargetMode="External"/><Relationship Id="rId1792" Type="http://schemas.openxmlformats.org/officeDocument/2006/relationships/hyperlink" Target="file:///C:\MyMeetings\TSGR1_126-Maastricht\Docs/R1-2606276.zip" TargetMode="External"/><Relationship Id="rId1806" Type="http://schemas.openxmlformats.org/officeDocument/2006/relationships/hyperlink" Target="file:///C:\MyMeetings\TSGR1_126-Maastricht\Docs/R1-2605400.zip" TargetMode="External"/><Relationship Id="rId84" Type="http://schemas.openxmlformats.org/officeDocument/2006/relationships/hyperlink" Target="file:///C:\MyMeetings\TSGR1_126-Maastricht\Docs/R1-2605343.zip" TargetMode="External"/><Relationship Id="rId387" Type="http://schemas.openxmlformats.org/officeDocument/2006/relationships/hyperlink" Target="file:///C:\MyMeetings\TSGR1_126-Maastricht\Docs/R1-2606758.zip" TargetMode="External"/><Relationship Id="rId510" Type="http://schemas.openxmlformats.org/officeDocument/2006/relationships/hyperlink" Target="file:///C:\MyMeetings\TSGR1_126-Maastricht\Docs/R1-2605286.zip" TargetMode="External"/><Relationship Id="rId594" Type="http://schemas.openxmlformats.org/officeDocument/2006/relationships/hyperlink" Target="file:///C:\MyMeetings\TSGR1_126-Maastricht\Docs/R1-2606802.zip" TargetMode="External"/><Relationship Id="rId608" Type="http://schemas.openxmlformats.org/officeDocument/2006/relationships/hyperlink" Target="file:///C:\MyMeetings\TSGR1_126-Maastricht\Docs/R1-2605655.zip" TargetMode="External"/><Relationship Id="rId815" Type="http://schemas.openxmlformats.org/officeDocument/2006/relationships/hyperlink" Target="file:///C:\MyMeetings\TSGR1_126-Maastricht\Docs/R1-2605755.zip" TargetMode="External"/><Relationship Id="rId1238" Type="http://schemas.openxmlformats.org/officeDocument/2006/relationships/hyperlink" Target="file:///C:\MyMeetings\TSGR1_126-Maastricht\Docs/R1-2606243.zip" TargetMode="External"/><Relationship Id="rId1445" Type="http://schemas.openxmlformats.org/officeDocument/2006/relationships/hyperlink" Target="file:///C:\MyMeetings\TSGR1_126-Maastricht\Docs/R1-2605840.zip" TargetMode="External"/><Relationship Id="rId1652" Type="http://schemas.openxmlformats.org/officeDocument/2006/relationships/hyperlink" Target="file:///C:\MyMeetings\TSGR1_126-Maastricht\Docs/R1-2605501.zip" TargetMode="External"/><Relationship Id="rId2068" Type="http://schemas.openxmlformats.org/officeDocument/2006/relationships/hyperlink" Target="file:///C:\MyMeetings\TSGR1_126-Maastricht\Docs/R1-2606895.zip" TargetMode="External"/><Relationship Id="rId247" Type="http://schemas.openxmlformats.org/officeDocument/2006/relationships/hyperlink" Target="file:///C:\MyMeetings\TSGR1_126-Maastricht\Docs/R1-2605779.zip" TargetMode="External"/><Relationship Id="rId899" Type="http://schemas.openxmlformats.org/officeDocument/2006/relationships/hyperlink" Target="file:///C:\MyMeetings\TSGR1_126-Maastricht\Docs/R1-2605686.zip" TargetMode="External"/><Relationship Id="rId1000" Type="http://schemas.openxmlformats.org/officeDocument/2006/relationships/hyperlink" Target="file:///C:\MyMeetings\TSGR1_126-Maastricht\Docs/R1-2605376.zip" TargetMode="External"/><Relationship Id="rId1084" Type="http://schemas.openxmlformats.org/officeDocument/2006/relationships/hyperlink" Target="file:///C:\MyMeetings\TSGR1_126-Maastricht\Docs/R1-2606648.zip" TargetMode="External"/><Relationship Id="rId1305" Type="http://schemas.openxmlformats.org/officeDocument/2006/relationships/hyperlink" Target="file:///C:\MyMeetings\TSGR1_126-Maastricht\Docs/R1-2606105.zip" TargetMode="External"/><Relationship Id="rId1957" Type="http://schemas.openxmlformats.org/officeDocument/2006/relationships/hyperlink" Target="file:///C:\MyMeetings\TSGR1_126-Maastricht\Docs/R1-2605771.zip" TargetMode="External"/><Relationship Id="rId107" Type="http://schemas.openxmlformats.org/officeDocument/2006/relationships/hyperlink" Target="file:///C:\MyMeetings\TSGR1_126-Maastricht\Docs/R1-2605797.zip" TargetMode="External"/><Relationship Id="rId454" Type="http://schemas.openxmlformats.org/officeDocument/2006/relationships/hyperlink" Target="file:///C:\MyMeetings\TSGR1_126-Maastricht\Docs/R1-2605813.zip" TargetMode="External"/><Relationship Id="rId661" Type="http://schemas.openxmlformats.org/officeDocument/2006/relationships/hyperlink" Target="file:///C:\MyMeetings\TSGR1_126-Maastricht\Docs/R1-2605560.zip" TargetMode="External"/><Relationship Id="rId759" Type="http://schemas.openxmlformats.org/officeDocument/2006/relationships/hyperlink" Target="file:///C:\MyMeetings\TSGR1_126-Maastricht\Docs/R1-2606020.zip" TargetMode="External"/><Relationship Id="rId966" Type="http://schemas.openxmlformats.org/officeDocument/2006/relationships/hyperlink" Target="file:///C:\MyMeetings\TSGR1_126-Maastricht\Docs/R1-2606000.zip" TargetMode="External"/><Relationship Id="rId1291" Type="http://schemas.openxmlformats.org/officeDocument/2006/relationships/hyperlink" Target="file:///C:\MyMeetings\TSGR1_126-Maastricht\Docs/R1-2605596.zip" TargetMode="External"/><Relationship Id="rId1389" Type="http://schemas.openxmlformats.org/officeDocument/2006/relationships/hyperlink" Target="file:///C:\MyMeetings\TSGR1_126-Maastricht\Docs/R1-2605697.zip" TargetMode="External"/><Relationship Id="rId1512" Type="http://schemas.openxmlformats.org/officeDocument/2006/relationships/hyperlink" Target="file:///C:\MyMeetings\TSGR1_126-Maastricht\Docs/R1-2606537.zip" TargetMode="External"/><Relationship Id="rId1596" Type="http://schemas.openxmlformats.org/officeDocument/2006/relationships/hyperlink" Target="file:///C:\MyMeetings\TSGR1_126-Maastricht\Docs/R1-2606641.zip" TargetMode="External"/><Relationship Id="rId1817" Type="http://schemas.openxmlformats.org/officeDocument/2006/relationships/hyperlink" Target="file:///C:\MyMeetings\TSGR1_126-Maastricht\Docs/R1-2606006.zip" TargetMode="External"/><Relationship Id="rId11" Type="http://schemas.openxmlformats.org/officeDocument/2006/relationships/hyperlink" Target="https://www.3gpp.org/about-3gpp/legal-matters" TargetMode="External"/><Relationship Id="rId314" Type="http://schemas.openxmlformats.org/officeDocument/2006/relationships/hyperlink" Target="file:///C:\MyMeetings\TSGR1_126-Maastricht\Docs/R1-2605244.zip" TargetMode="External"/><Relationship Id="rId398" Type="http://schemas.openxmlformats.org/officeDocument/2006/relationships/hyperlink" Target="file:///C:\MyMeetings\TSGR1_126-Maastricht\Docs/R1-2605450.zip" TargetMode="External"/><Relationship Id="rId521" Type="http://schemas.openxmlformats.org/officeDocument/2006/relationships/hyperlink" Target="file:///C:\MyMeetings\TSGR1_126-Maastricht\Docs/R1-2605819.zip" TargetMode="External"/><Relationship Id="rId619" Type="http://schemas.openxmlformats.org/officeDocument/2006/relationships/hyperlink" Target="file:///C:\MyMeetings\TSGR1_126-Maastricht\Docs/R1-2606007.zip" TargetMode="External"/><Relationship Id="rId1151" Type="http://schemas.openxmlformats.org/officeDocument/2006/relationships/hyperlink" Target="file:///C:\MyMeetings\TSGR1_126-Maastricht\Docs/R1-2605332.zip" TargetMode="External"/><Relationship Id="rId1249" Type="http://schemas.openxmlformats.org/officeDocument/2006/relationships/hyperlink" Target="file:///C:\MyMeetings\TSGR1_126-Maastricht\Docs/R1-2606526.zip" TargetMode="External"/><Relationship Id="rId2079" Type="http://schemas.openxmlformats.org/officeDocument/2006/relationships/hyperlink" Target="file:///C:\MyMeetings\TSGR1_126-Maastricht\Docs/R1-2606918.zip" TargetMode="External"/><Relationship Id="rId95" Type="http://schemas.openxmlformats.org/officeDocument/2006/relationships/hyperlink" Target="file:///C:\MyMeetings\TSGR1_126-Maastricht\Docs/R1-2606844.zip" TargetMode="External"/><Relationship Id="rId160" Type="http://schemas.openxmlformats.org/officeDocument/2006/relationships/hyperlink" Target="file:///C:\MyMeetings\TSGR1_126-Maastricht\Docs/R1-2605805.zip" TargetMode="External"/><Relationship Id="rId826" Type="http://schemas.openxmlformats.org/officeDocument/2006/relationships/hyperlink" Target="file:///C:\MyMeetings\TSGR1_126-Maastricht\Docs/R1-2606166.zip" TargetMode="External"/><Relationship Id="rId1011" Type="http://schemas.openxmlformats.org/officeDocument/2006/relationships/hyperlink" Target="file:///C:\MyMeetings\TSGR1_126-Maastricht\Docs/R1-2605718.zip" TargetMode="External"/><Relationship Id="rId1109" Type="http://schemas.openxmlformats.org/officeDocument/2006/relationships/hyperlink" Target="file:///C:\MyMeetings\TSGR1_126-Maastricht\Docs/R1-2605826.zip" TargetMode="External"/><Relationship Id="rId1456" Type="http://schemas.openxmlformats.org/officeDocument/2006/relationships/hyperlink" Target="file:///C:\MyMeetings\TSGR1_126-Maastricht\Docs/R1-2606384.zip" TargetMode="External"/><Relationship Id="rId1663" Type="http://schemas.openxmlformats.org/officeDocument/2006/relationships/hyperlink" Target="file:///C:\MyMeetings\TSGR1_126-Maastricht\Docs/R1-2606071.zip" TargetMode="External"/><Relationship Id="rId1870" Type="http://schemas.openxmlformats.org/officeDocument/2006/relationships/hyperlink" Target="file:///C:\MyMeetings\TSGR1_126-Maastricht\Docs/R1-2606312.zip" TargetMode="External"/><Relationship Id="rId1968" Type="http://schemas.openxmlformats.org/officeDocument/2006/relationships/hyperlink" Target="file:///C:\MyMeetings\TSGR1_126-Maastricht\Docs/R1-2606092.zip" TargetMode="External"/><Relationship Id="rId258" Type="http://schemas.openxmlformats.org/officeDocument/2006/relationships/hyperlink" Target="file:///C:\MyMeetings\TSGR1_126-Maastricht\Docs/R1-2606339.zip" TargetMode="External"/><Relationship Id="rId465" Type="http://schemas.openxmlformats.org/officeDocument/2006/relationships/hyperlink" Target="file:///C:\MyMeetings\TSGR1_126-Maastricht\Docs/R1-2605601.zip" TargetMode="External"/><Relationship Id="rId672" Type="http://schemas.openxmlformats.org/officeDocument/2006/relationships/hyperlink" Target="file:///C:\MyMeetings\TSGR1_126-Maastricht\Docs/R1-2606371.zip" TargetMode="External"/><Relationship Id="rId1095" Type="http://schemas.openxmlformats.org/officeDocument/2006/relationships/hyperlink" Target="file:///C:\MyMeetings\TSGR1_126-Maastricht\Docs/R1-2605294.zip" TargetMode="External"/><Relationship Id="rId1316" Type="http://schemas.openxmlformats.org/officeDocument/2006/relationships/hyperlink" Target="file:///C:\MyMeetings\TSGR1_126-Maastricht\Docs/R1-2606381.zip" TargetMode="External"/><Relationship Id="rId1523" Type="http://schemas.openxmlformats.org/officeDocument/2006/relationships/hyperlink" Target="file:///C:\MyMeetings\TSGR1_126-Maastricht\Docs/R1-2606047.zip" TargetMode="External"/><Relationship Id="rId1730" Type="http://schemas.openxmlformats.org/officeDocument/2006/relationships/hyperlink" Target="file:///C:\MyMeetings\TSGR1_126-Maastricht\Docs/R1-2605316.zip" TargetMode="External"/><Relationship Id="rId22" Type="http://schemas.openxmlformats.org/officeDocument/2006/relationships/hyperlink" Target="file:///C:\MyMeetings\TSGR1_126-Maastricht\Docs/R1-2605340.zip" TargetMode="External"/><Relationship Id="rId118" Type="http://schemas.openxmlformats.org/officeDocument/2006/relationships/hyperlink" Target="file:///C:\MyMeetings\TSGR1_126-Maastricht\Docs/R1-2605799.zip" TargetMode="External"/><Relationship Id="rId325" Type="http://schemas.openxmlformats.org/officeDocument/2006/relationships/hyperlink" Target="file:///C:\MyMeetings\TSGR1_126-Maastricht\Docs/R1-2605767.zip" TargetMode="External"/><Relationship Id="rId532" Type="http://schemas.openxmlformats.org/officeDocument/2006/relationships/hyperlink" Target="file:///C:\MyMeetings\TSGR1_126-Maastricht\Docs/R1-2606227.zip" TargetMode="External"/><Relationship Id="rId977" Type="http://schemas.openxmlformats.org/officeDocument/2006/relationships/hyperlink" Target="file:///C:\MyMeetings\TSGR1_126-Maastricht\Docs/R1-2606338.zip" TargetMode="External"/><Relationship Id="rId1162" Type="http://schemas.openxmlformats.org/officeDocument/2006/relationships/hyperlink" Target="file:///C:\MyMeetings\TSGR1_126-Maastricht\Docs/R1-2605827.zip" TargetMode="External"/><Relationship Id="rId1828" Type="http://schemas.openxmlformats.org/officeDocument/2006/relationships/hyperlink" Target="file:///C:\MyMeetings\TSGR1_126-Maastricht\Docs/R1-2606698.zip" TargetMode="External"/><Relationship Id="rId2006" Type="http://schemas.openxmlformats.org/officeDocument/2006/relationships/hyperlink" Target="file:///C:\MyMeetings\TSGR1_126-Maastricht\Docs/R1-2606566.zip" TargetMode="External"/><Relationship Id="rId171" Type="http://schemas.openxmlformats.org/officeDocument/2006/relationships/oleObject" Target="embeddings/oleObject1.bin"/><Relationship Id="rId837" Type="http://schemas.openxmlformats.org/officeDocument/2006/relationships/hyperlink" Target="file:///C:\MyMeetings\TSGR1_126-Maastricht\Docs/R1-2606671.zip" TargetMode="External"/><Relationship Id="rId1022" Type="http://schemas.openxmlformats.org/officeDocument/2006/relationships/hyperlink" Target="file:///C:\MyMeetings\TSGR1_126-Maastricht\Docs/R1-2606060.zip" TargetMode="External"/><Relationship Id="rId1467" Type="http://schemas.openxmlformats.org/officeDocument/2006/relationships/hyperlink" Target="file:///C:\MyMeetings\TSGR1_126-Maastricht\Docs/R1-2606046.zip" TargetMode="External"/><Relationship Id="rId1674" Type="http://schemas.openxmlformats.org/officeDocument/2006/relationships/hyperlink" Target="file:///C:\MyMeetings\TSGR1_126-Maastricht\Docs/R1-2606701.zip" TargetMode="External"/><Relationship Id="rId1881" Type="http://schemas.openxmlformats.org/officeDocument/2006/relationships/hyperlink" Target="file:///C:\MyMeetings\TSGR1_126-Maastricht\Docs/R1-2606591.zip" TargetMode="External"/><Relationship Id="rId269" Type="http://schemas.openxmlformats.org/officeDocument/2006/relationships/hyperlink" Target="file:///C:\MyMeetings\TSGR1_126-Maastricht\Docs/R1-2605552.zip" TargetMode="External"/><Relationship Id="rId476" Type="http://schemas.openxmlformats.org/officeDocument/2006/relationships/hyperlink" Target="file:///C:\MyMeetings\TSGR1_126-Maastricht\Docs/R1-2606182.zip" TargetMode="External"/><Relationship Id="rId683" Type="http://schemas.openxmlformats.org/officeDocument/2006/relationships/hyperlink" Target="file:///C:\MyMeetings\TSGR1_126-Maastricht\Docs/R1-2605560.zip" TargetMode="External"/><Relationship Id="rId890" Type="http://schemas.openxmlformats.org/officeDocument/2006/relationships/hyperlink" Target="file:///C:\MyMeetings\TSGR1_126-Maastricht\Docs/R1-2605675.zip" TargetMode="External"/><Relationship Id="rId904" Type="http://schemas.openxmlformats.org/officeDocument/2006/relationships/hyperlink" Target="file:///C:\MyMeetings\TSGR1_126-Maastricht\Docs/R1-2605291.zip" TargetMode="External"/><Relationship Id="rId1327" Type="http://schemas.openxmlformats.org/officeDocument/2006/relationships/hyperlink" Target="file:///C:\MyMeetings\TSGR1_126-Maastricht\Docs/R1-2606572.zip" TargetMode="External"/><Relationship Id="rId1534" Type="http://schemas.openxmlformats.org/officeDocument/2006/relationships/hyperlink" Target="file:///C:\MyMeetings\TSGR1_126-Maastricht\Docs/R1-2605613.zip" TargetMode="External"/><Relationship Id="rId1741" Type="http://schemas.openxmlformats.org/officeDocument/2006/relationships/hyperlink" Target="file:///C:\MyMeetings\TSGR1_126-Maastricht\Docs/R1-2605847.zip" TargetMode="External"/><Relationship Id="rId1979" Type="http://schemas.openxmlformats.org/officeDocument/2006/relationships/hyperlink" Target="file:///C:\MyMeetings\TSGR1_126-Maastricht\Docs/R1-2606326.zip" TargetMode="External"/><Relationship Id="rId33" Type="http://schemas.openxmlformats.org/officeDocument/2006/relationships/hyperlink" Target="file:///C:\MyMeetings\TSGR1_126-Maastricht\Docs/R1-2606284.zip" TargetMode="External"/><Relationship Id="rId129" Type="http://schemas.openxmlformats.org/officeDocument/2006/relationships/hyperlink" Target="file:///C:\MyMeetings\TSGR1_126-Maastricht\Docs/R1-2606348.zip" TargetMode="External"/><Relationship Id="rId336" Type="http://schemas.openxmlformats.org/officeDocument/2006/relationships/hyperlink" Target="file:///C:\MyMeetings\TSGR1_126-Maastricht\Docs/R1-2606075.zip" TargetMode="External"/><Relationship Id="rId543" Type="http://schemas.openxmlformats.org/officeDocument/2006/relationships/hyperlink" Target="file:///C:\MyMeetings\TSGR1_126-Maastricht\Docs/R1-2606590.zip" TargetMode="External"/><Relationship Id="rId988" Type="http://schemas.openxmlformats.org/officeDocument/2006/relationships/hyperlink" Target="file:///C:\MyMeetings\TSGR1_126-Maastricht\Docs/R1-2606600.zip" TargetMode="External"/><Relationship Id="rId1173" Type="http://schemas.openxmlformats.org/officeDocument/2006/relationships/hyperlink" Target="file:///C:\MyMeetings\TSGR1_126-Maastricht\Docs/R1-2606223.zip" TargetMode="External"/><Relationship Id="rId1380" Type="http://schemas.openxmlformats.org/officeDocument/2006/relationships/hyperlink" Target="file:///C:\MyMeetings\TSGR1_126-Maastricht\Docs/R1-2606382.zip" TargetMode="External"/><Relationship Id="rId1601" Type="http://schemas.openxmlformats.org/officeDocument/2006/relationships/hyperlink" Target="file:///C:\MyMeetings\TSGR1_126-Maastricht\Docs/R1-2606799.zip" TargetMode="External"/><Relationship Id="rId1839" Type="http://schemas.openxmlformats.org/officeDocument/2006/relationships/hyperlink" Target="file:///C:\MyMeetings\TSGR1_126-Maastricht\Docs/R1-2605307.zip" TargetMode="External"/><Relationship Id="rId2017" Type="http://schemas.openxmlformats.org/officeDocument/2006/relationships/hyperlink" Target="file:///C:\MyMeetings\TSGR1_126-Maastricht\Docs/R1-2605590.zip" TargetMode="External"/><Relationship Id="rId182" Type="http://schemas.openxmlformats.org/officeDocument/2006/relationships/image" Target="media/image8.wmf"/><Relationship Id="rId403" Type="http://schemas.openxmlformats.org/officeDocument/2006/relationships/hyperlink" Target="file:///C:\MyMeetings\TSGR1_126-Maastricht\Docs/R1-2605810.zip" TargetMode="External"/><Relationship Id="rId750" Type="http://schemas.openxmlformats.org/officeDocument/2006/relationships/hyperlink" Target="file:///C:\MyMeetings\TSGR1_126-Maastricht\Docs/R1-2605784.zip" TargetMode="External"/><Relationship Id="rId848" Type="http://schemas.openxmlformats.org/officeDocument/2006/relationships/hyperlink" Target="file:///C:\MyMeetings\TSGR1_126-Maastricht\Docs/R1-2605458.zip" TargetMode="External"/><Relationship Id="rId1033" Type="http://schemas.openxmlformats.org/officeDocument/2006/relationships/hyperlink" Target="file:///C:\MyMeetings\TSGR1_126-Maastricht\Docs/R1-2606475.zip" TargetMode="External"/><Relationship Id="rId1478" Type="http://schemas.openxmlformats.org/officeDocument/2006/relationships/hyperlink" Target="file:///C:\MyMeetings\TSGR1_126-Maastricht\Docs/R1-2605498.zip" TargetMode="External"/><Relationship Id="rId1685" Type="http://schemas.openxmlformats.org/officeDocument/2006/relationships/hyperlink" Target="file:///C:\MyMeetings\TSGR1_126-Maastricht\Docs/R1-2605409.zip" TargetMode="External"/><Relationship Id="rId1892" Type="http://schemas.openxmlformats.org/officeDocument/2006/relationships/hyperlink" Target="file:///C:\MyMeetings\TSGR1_126-Maastricht\Docs/R1-2605743.zip" TargetMode="External"/><Relationship Id="rId1906" Type="http://schemas.openxmlformats.org/officeDocument/2006/relationships/hyperlink" Target="file:///C:\MyMeetings\TSGR1_126-Maastricht\Docs/R1-2605769.zip" TargetMode="External"/><Relationship Id="rId487" Type="http://schemas.openxmlformats.org/officeDocument/2006/relationships/hyperlink" Target="file:///C:\MyMeetings\TSGR1_126-Maastricht\Docs/R1-2606368.zip" TargetMode="External"/><Relationship Id="rId610" Type="http://schemas.openxmlformats.org/officeDocument/2006/relationships/hyperlink" Target="file:///C:\MyMeetings\TSGR1_126-Maastricht\Docs/R1-2605714.zip" TargetMode="External"/><Relationship Id="rId694" Type="http://schemas.openxmlformats.org/officeDocument/2006/relationships/hyperlink" Target="file:///C:\MyMeetings\TSGR1_126-Maastricht\Docs/R1-2606019.zip" TargetMode="External"/><Relationship Id="rId708" Type="http://schemas.openxmlformats.org/officeDocument/2006/relationships/hyperlink" Target="file:///C:\MyMeetings\TSGR1_126-Maastricht\Docs/R1-2605909.zip" TargetMode="External"/><Relationship Id="rId915" Type="http://schemas.openxmlformats.org/officeDocument/2006/relationships/hyperlink" Target="file:///C:\MyMeetings\TSGR1_126-Maastricht\Docs/R1-2606847.zip" TargetMode="External"/><Relationship Id="rId1240" Type="http://schemas.openxmlformats.org/officeDocument/2006/relationships/hyperlink" Target="file:///C:\MyMeetings\TSGR1_126-Maastricht\Docs/R1-2606309.zip" TargetMode="External"/><Relationship Id="rId1338" Type="http://schemas.openxmlformats.org/officeDocument/2006/relationships/hyperlink" Target="file:///C:\MyMeetings\TSGR1_126-Maastricht\Docs/R1-2606029.zip" TargetMode="External"/><Relationship Id="rId1545" Type="http://schemas.openxmlformats.org/officeDocument/2006/relationships/hyperlink" Target="file:///C:\MyMeetings\TSGR1_126-Maastricht\Docs/R1-2605981.zip" TargetMode="External"/><Relationship Id="rId2070" Type="http://schemas.openxmlformats.org/officeDocument/2006/relationships/hyperlink" Target="file:///C:\MyMeetings\TSGR1_126-Maastricht\Docs/R1-2606872.zip" TargetMode="External"/><Relationship Id="rId347" Type="http://schemas.openxmlformats.org/officeDocument/2006/relationships/hyperlink" Target="file:///C:\MyMeetings\TSGR1_126-Maastricht\Docs/R1-2605225.zip" TargetMode="External"/><Relationship Id="rId999" Type="http://schemas.openxmlformats.org/officeDocument/2006/relationships/hyperlink" Target="file:///C:\MyMeetings\TSGR1_126-Maastricht\Docs/R1-2605355.zip" TargetMode="External"/><Relationship Id="rId1100" Type="http://schemas.openxmlformats.org/officeDocument/2006/relationships/hyperlink" Target="file:///C:\MyMeetings\TSGR1_126-Maastricht\Docs/R1-2605385.zip" TargetMode="External"/><Relationship Id="rId1184" Type="http://schemas.openxmlformats.org/officeDocument/2006/relationships/hyperlink" Target="file:///C:\MyMeetings\TSGR1_126-Maastricht\Docs/R1-2606444.zip" TargetMode="External"/><Relationship Id="rId1405" Type="http://schemas.openxmlformats.org/officeDocument/2006/relationships/hyperlink" Target="file:///C:\MyMeetings\TSGR1_126-Maastricht\Docs/R1-2605872.zip" TargetMode="External"/><Relationship Id="rId1752" Type="http://schemas.openxmlformats.org/officeDocument/2006/relationships/hyperlink" Target="file:///C:\MyMeetings\TSGR1_126-Maastricht\Docs/R1-2606254.zip" TargetMode="External"/><Relationship Id="rId2028" Type="http://schemas.openxmlformats.org/officeDocument/2006/relationships/hyperlink" Target="file:///C:\MyMeetings\TSGR1_126-Maastricht\Docs/R1-2606043.zip" TargetMode="External"/><Relationship Id="rId44" Type="http://schemas.openxmlformats.org/officeDocument/2006/relationships/hyperlink" Target="file:///C:\MyMeetings\TSGR1_126-Maastricht\Docs/R1-2603493.zip" TargetMode="External"/><Relationship Id="rId554" Type="http://schemas.openxmlformats.org/officeDocument/2006/relationships/hyperlink" Target="file:///C:\MyMeetings\TSGR1_126-Maastricht\Docs/R1-2605377.zip" TargetMode="External"/><Relationship Id="rId761" Type="http://schemas.openxmlformats.org/officeDocument/2006/relationships/hyperlink" Target="file:///C:\MyMeetings\TSGR1_126-Maastricht\Docs/R1-2606020.zip" TargetMode="External"/><Relationship Id="rId859" Type="http://schemas.openxmlformats.org/officeDocument/2006/relationships/hyperlink" Target="file:///C:\MyMeetings\TSGR1_126-Maastricht\Docs/R1-2605948.zip" TargetMode="External"/><Relationship Id="rId1391" Type="http://schemas.openxmlformats.org/officeDocument/2006/relationships/hyperlink" Target="file:///C:\MyMeetings\TSGR1_126-Maastricht\Docs/R1-2605223.zip" TargetMode="External"/><Relationship Id="rId1489" Type="http://schemas.openxmlformats.org/officeDocument/2006/relationships/hyperlink" Target="file:///C:\MyMeetings\TSGR1_126-Maastricht\Docs/R1-2606751.zip" TargetMode="External"/><Relationship Id="rId1612" Type="http://schemas.openxmlformats.org/officeDocument/2006/relationships/hyperlink" Target="file:///C:\MyMeetings\TSGR1_126-Maastricht\Docs/R1-2605408.zip" TargetMode="External"/><Relationship Id="rId1696" Type="http://schemas.openxmlformats.org/officeDocument/2006/relationships/hyperlink" Target="file:///C:\MyMeetings\TSGR1_126-Maastricht\Docs/R1-2605785.zip" TargetMode="External"/><Relationship Id="rId1917" Type="http://schemas.openxmlformats.org/officeDocument/2006/relationships/hyperlink" Target="file:///C:\MyMeetings\TSGR1_126-Maastricht\Docs/R1-2606177.zip" TargetMode="External"/><Relationship Id="rId193" Type="http://schemas.openxmlformats.org/officeDocument/2006/relationships/hyperlink" Target="file:///C:\MyMeetings\TSGR1_126-Maastricht\Docs/R1-2605943.zip" TargetMode="External"/><Relationship Id="rId207" Type="http://schemas.openxmlformats.org/officeDocument/2006/relationships/hyperlink" Target="file:///C:\MyMeetings\TSGR1_126-Maastricht\Docs/R1-2605188.zip" TargetMode="External"/><Relationship Id="rId414" Type="http://schemas.openxmlformats.org/officeDocument/2006/relationships/hyperlink" Target="file:///C:\MyMeetings\TSGR1_126-Maastricht\Docs/R1-2606486.zip" TargetMode="External"/><Relationship Id="rId498" Type="http://schemas.openxmlformats.org/officeDocument/2006/relationships/hyperlink" Target="file:///C:\MyMeetings\TSGR1_126-Maastricht\Docs/R1-2606202.zip" TargetMode="External"/><Relationship Id="rId621" Type="http://schemas.openxmlformats.org/officeDocument/2006/relationships/hyperlink" Target="file:///C:\MyMeetings\TSGR1_126-Maastricht\Docs/R1-2606007.zip" TargetMode="External"/><Relationship Id="rId1044" Type="http://schemas.openxmlformats.org/officeDocument/2006/relationships/hyperlink" Target="file:///C:\MyMeetings\TSGR1_126-Maastricht\Docs/R1-2606738.zip" TargetMode="External"/><Relationship Id="rId1251" Type="http://schemas.openxmlformats.org/officeDocument/2006/relationships/hyperlink" Target="file:///C:\MyMeetings\TSGR1_126-Maastricht\Docs/R1-2606618.zip" TargetMode="External"/><Relationship Id="rId1349" Type="http://schemas.openxmlformats.org/officeDocument/2006/relationships/hyperlink" Target="file:///C:\MyMeetings\TSGR1_126-Maastricht\Docs/R1-2605727.zip" TargetMode="External"/><Relationship Id="rId2081" Type="http://schemas.openxmlformats.org/officeDocument/2006/relationships/hyperlink" Target="file:///C:\MyMeetings\TSGR1_126-Maastricht\Docs/R1-2606869.zip" TargetMode="External"/><Relationship Id="rId260" Type="http://schemas.openxmlformats.org/officeDocument/2006/relationships/hyperlink" Target="file:///C:\MyMeetings\TSGR1_126-Maastricht\Docs/R1-2606756.zip" TargetMode="External"/><Relationship Id="rId719" Type="http://schemas.openxmlformats.org/officeDocument/2006/relationships/hyperlink" Target="file:///C:\MyMeetings\TSGR1_126-Maastricht\Docs/R1-2606371.zip" TargetMode="External"/><Relationship Id="rId926" Type="http://schemas.openxmlformats.org/officeDocument/2006/relationships/hyperlink" Target="file:///C:\MyMeetings\TSGR1_126-Maastricht\Docs/R1-2605717.zip" TargetMode="External"/><Relationship Id="rId1111" Type="http://schemas.openxmlformats.org/officeDocument/2006/relationships/hyperlink" Target="file:///C:\MyMeetings\TSGR1_126-Maastricht\Docs/R1-2605888.zip" TargetMode="External"/><Relationship Id="rId1556" Type="http://schemas.openxmlformats.org/officeDocument/2006/relationships/hyperlink" Target="file:///C:\MyMeetings\TSGR1_126-Maastricht\Docs/R1-2606667.zip" TargetMode="External"/><Relationship Id="rId1763" Type="http://schemas.openxmlformats.org/officeDocument/2006/relationships/hyperlink" Target="file:///C:\MyMeetings\TSGR1_126-Maastricht\Docs/R1-2606824.zip" TargetMode="External"/><Relationship Id="rId1970" Type="http://schemas.openxmlformats.org/officeDocument/2006/relationships/hyperlink" Target="file:///C:\MyMeetings\TSGR1_126-Maastricht\Docs/R1-2606158.zip" TargetMode="External"/><Relationship Id="rId55" Type="http://schemas.openxmlformats.org/officeDocument/2006/relationships/hyperlink" Target="file:///C:\MyMeetings\TSGR1_126-Maastricht\Docs/R1-2605547.zip" TargetMode="External"/><Relationship Id="rId120" Type="http://schemas.openxmlformats.org/officeDocument/2006/relationships/hyperlink" Target="file:///C:\MyMeetings\TSGR1_126-Maastricht\Docs/R1-2605800.zip" TargetMode="External"/><Relationship Id="rId358" Type="http://schemas.openxmlformats.org/officeDocument/2006/relationships/hyperlink" Target="file:///C:\MyMeetings\TSGR1_126-Maastricht\Docs/R1-2605710.zip" TargetMode="External"/><Relationship Id="rId565" Type="http://schemas.openxmlformats.org/officeDocument/2006/relationships/hyperlink" Target="file:///C:\MyMeetings\TSGR1_126-Maastricht\Docs/R1-2605287.zip" TargetMode="External"/><Relationship Id="rId772" Type="http://schemas.openxmlformats.org/officeDocument/2006/relationships/hyperlink" Target="file:///C:\MyMeetings\TSGR1_126-Maastricht\Docs/R1-2606286.zip" TargetMode="External"/><Relationship Id="rId1195" Type="http://schemas.openxmlformats.org/officeDocument/2006/relationships/hyperlink" Target="file:///C:\MyMeetings\TSGR1_126-Maastricht\Docs/R1-2606699.zip" TargetMode="External"/><Relationship Id="rId1209" Type="http://schemas.openxmlformats.org/officeDocument/2006/relationships/hyperlink" Target="file:///C:\MyMeetings\TSGR1_126-Maastricht\Docs/R1-2605296.zip" TargetMode="External"/><Relationship Id="rId1416" Type="http://schemas.openxmlformats.org/officeDocument/2006/relationships/hyperlink" Target="file:///C:\MyMeetings\TSGR1_126-Maastricht\Docs/R1-2606383.zip" TargetMode="External"/><Relationship Id="rId1623" Type="http://schemas.openxmlformats.org/officeDocument/2006/relationships/hyperlink" Target="file:///C:\MyMeetings\TSGR1_126-Maastricht\Docs/R1-2606062.zip" TargetMode="External"/><Relationship Id="rId1830" Type="http://schemas.openxmlformats.org/officeDocument/2006/relationships/hyperlink" Target="file:///C:\MyMeetings\TSGR1_126-Maastricht\Docs/R1-2606418.zip" TargetMode="External"/><Relationship Id="rId2039" Type="http://schemas.openxmlformats.org/officeDocument/2006/relationships/hyperlink" Target="file:///C:\MyMeetings\TSGR1_126-Maastricht\Docs/R1-2606412.zip" TargetMode="External"/><Relationship Id="rId218" Type="http://schemas.openxmlformats.org/officeDocument/2006/relationships/hyperlink" Target="file:///C:\MyMeetings\TSGR1_126-Maastricht\Docs/R1-2605860.zip" TargetMode="External"/><Relationship Id="rId425" Type="http://schemas.openxmlformats.org/officeDocument/2006/relationships/hyperlink" Target="file:///C:\MyMeetings\TSGR1_126-Maastricht\Docs/R1-2605207.zip" TargetMode="External"/><Relationship Id="rId632" Type="http://schemas.openxmlformats.org/officeDocument/2006/relationships/hyperlink" Target="file:///C:\MyMeetings\TSGR1_126-Maastricht\Docs/R1-2606307.zip" TargetMode="External"/><Relationship Id="rId1055" Type="http://schemas.openxmlformats.org/officeDocument/2006/relationships/hyperlink" Target="file:///C:\MyMeetings\TSGR1_126-Maastricht\Docs/R1-2605494.zip" TargetMode="External"/><Relationship Id="rId1262" Type="http://schemas.openxmlformats.org/officeDocument/2006/relationships/hyperlink" Target="file:///C:\MyMeetings\TSGR1_126-Maastricht\Docs/R1-2606904.zip" TargetMode="External"/><Relationship Id="rId1928" Type="http://schemas.openxmlformats.org/officeDocument/2006/relationships/hyperlink" Target="file:///C:\MyMeetings\TSGR1_126-Maastricht\Docs/R1-2606560.zip" TargetMode="External"/><Relationship Id="rId2092" Type="http://schemas.openxmlformats.org/officeDocument/2006/relationships/hyperlink" Target="file:///C:\MyMeetings\TSGR1_126-Maastricht\Docs/R1-2605185.zip" TargetMode="External"/><Relationship Id="rId2106" Type="http://schemas.openxmlformats.org/officeDocument/2006/relationships/hyperlink" Target="file:///C:\MyMeetings\TSGR1_126-Maastricht\Docs/R1-2605196.zip" TargetMode="External"/><Relationship Id="rId271" Type="http://schemas.openxmlformats.org/officeDocument/2006/relationships/hyperlink" Target="file:///C:\MyMeetings\TSGR1_126-Maastricht\Docs/R1-2605621.zip" TargetMode="External"/><Relationship Id="rId937" Type="http://schemas.openxmlformats.org/officeDocument/2006/relationships/hyperlink" Target="file:///C:\MyMeetings\TSGR1_126-Maastricht\Docs/R1-2606725.zip" TargetMode="External"/><Relationship Id="rId1122" Type="http://schemas.openxmlformats.org/officeDocument/2006/relationships/hyperlink" Target="file:///C:\MyMeetings\TSGR1_126-Maastricht\Docs/R1-2606289.zip" TargetMode="External"/><Relationship Id="rId1567" Type="http://schemas.openxmlformats.org/officeDocument/2006/relationships/hyperlink" Target="file:///C:\MyMeetings\TSGR1_126-Maastricht\Docs/R1-2605474.zip" TargetMode="External"/><Relationship Id="rId1774" Type="http://schemas.openxmlformats.org/officeDocument/2006/relationships/hyperlink" Target="file:///C:\MyMeetings\TSGR1_126-Maastricht\Docs/R1-2605496.zip" TargetMode="External"/><Relationship Id="rId1981" Type="http://schemas.openxmlformats.org/officeDocument/2006/relationships/hyperlink" Target="file:///C:\MyMeetings\TSGR1_126-Maastricht\Docs/R1-2606396.zip" TargetMode="External"/><Relationship Id="rId66" Type="http://schemas.openxmlformats.org/officeDocument/2006/relationships/hyperlink" Target="file:///C:\MyMeetings\TSGR1_126-Maastricht\Docs/R1-2606407.zip" TargetMode="External"/><Relationship Id="rId131" Type="http://schemas.openxmlformats.org/officeDocument/2006/relationships/hyperlink" Target="file:///C:\MyMeetings\TSGR1_126-Maastricht\Docs/R1-2606754.zip" TargetMode="External"/><Relationship Id="rId369" Type="http://schemas.openxmlformats.org/officeDocument/2006/relationships/hyperlink" Target="file:///C:\MyMeetings\TSGR1_126-Maastricht\Docs/R1-2606447.zip" TargetMode="External"/><Relationship Id="rId576" Type="http://schemas.openxmlformats.org/officeDocument/2006/relationships/hyperlink" Target="file:///C:\MyMeetings\TSGR1_126-Maastricht\Docs/R1-2605660.zip" TargetMode="External"/><Relationship Id="rId783" Type="http://schemas.openxmlformats.org/officeDocument/2006/relationships/hyperlink" Target="file:///C:\MyMeetings\TSGR1_126-Maastricht\Docs/R1-2606732.zip" TargetMode="External"/><Relationship Id="rId990" Type="http://schemas.openxmlformats.org/officeDocument/2006/relationships/hyperlink" Target="file:///C:\MyMeetings\TSGR1_126-Maastricht\Docs/R1-2606665.zip" TargetMode="External"/><Relationship Id="rId1427" Type="http://schemas.openxmlformats.org/officeDocument/2006/relationships/hyperlink" Target="file:///C:\MyMeetings\TSGR1_126-Maastricht\Docs/R1-2605220.zip" TargetMode="External"/><Relationship Id="rId1634" Type="http://schemas.openxmlformats.org/officeDocument/2006/relationships/hyperlink" Target="file:///C:\MyMeetings\TSGR1_126-Maastricht\Docs/R1-2606707.zip" TargetMode="External"/><Relationship Id="rId1841" Type="http://schemas.openxmlformats.org/officeDocument/2006/relationships/hyperlink" Target="file:///C:\MyMeetings\TSGR1_126-Maastricht\Docs/R1-2605401.zip" TargetMode="External"/><Relationship Id="rId229" Type="http://schemas.openxmlformats.org/officeDocument/2006/relationships/hyperlink" Target="file:///C:\MyMeetings\TSGR1_126-Maastricht\Docs/R1-2605543.zip" TargetMode="External"/><Relationship Id="rId436" Type="http://schemas.openxmlformats.org/officeDocument/2006/relationships/hyperlink" Target="file:///C:\MyMeetings\TSGR1_126-Maastricht\Docs/R1-2605812.zip" TargetMode="External"/><Relationship Id="rId643" Type="http://schemas.openxmlformats.org/officeDocument/2006/relationships/hyperlink" Target="file:///C:\MyMeetings\TSGR1_126-Maastricht\Docs/R1-2606771.zip" TargetMode="External"/><Relationship Id="rId1066" Type="http://schemas.openxmlformats.org/officeDocument/2006/relationships/hyperlink" Target="file:///C:\MyMeetings\TSGR1_126-Maastricht\Docs/R1-2605950.zip" TargetMode="External"/><Relationship Id="rId1273" Type="http://schemas.openxmlformats.org/officeDocument/2006/relationships/hyperlink" Target="file:///C:\MyMeetings\TSGR1_126-Maastricht\Docs/R1-2605221.zip" TargetMode="External"/><Relationship Id="rId1480" Type="http://schemas.openxmlformats.org/officeDocument/2006/relationships/hyperlink" Target="file:///C:\MyMeetings\TSGR1_126-Maastricht\Docs/R1-2605641.zip" TargetMode="External"/><Relationship Id="rId1939" Type="http://schemas.openxmlformats.org/officeDocument/2006/relationships/hyperlink" Target="file:///C:\MyMeetings\TSGR1_126-Maastricht\Docs/R1-2605586.zip" TargetMode="External"/><Relationship Id="rId850" Type="http://schemas.openxmlformats.org/officeDocument/2006/relationships/hyperlink" Target="file:///C:\MyMeetings\TSGR1_126-Maastricht\Docs/R1-2605630.zip" TargetMode="External"/><Relationship Id="rId948" Type="http://schemas.openxmlformats.org/officeDocument/2006/relationships/hyperlink" Target="file:///C:\MyMeetings\TSGR1_126-Maastricht\Docs/R1-2605431.zip" TargetMode="External"/><Relationship Id="rId1133" Type="http://schemas.openxmlformats.org/officeDocument/2006/relationships/hyperlink" Target="file:///C:\MyMeetings\TSGR1_126-Maastricht\Docs/R1-2606576.zip" TargetMode="External"/><Relationship Id="rId1578" Type="http://schemas.openxmlformats.org/officeDocument/2006/relationships/hyperlink" Target="file:///C:\MyMeetings\TSGR1_126-Maastricht\Docs/R1-2605939.zip" TargetMode="External"/><Relationship Id="rId1701" Type="http://schemas.openxmlformats.org/officeDocument/2006/relationships/hyperlink" Target="file:///C:\MyMeetings\TSGR1_126-Maastricht\Docs/R1-2605846.zip" TargetMode="External"/><Relationship Id="rId1785" Type="http://schemas.openxmlformats.org/officeDocument/2006/relationships/hyperlink" Target="file:///C:\MyMeetings\TSGR1_126-Maastricht\Docs/R1-2605960.zip" TargetMode="External"/><Relationship Id="rId1992" Type="http://schemas.openxmlformats.org/officeDocument/2006/relationships/hyperlink" Target="file:///C:\MyMeetings\TSGR1_126-Maastricht\Docs/R1-2606627.zip" TargetMode="External"/><Relationship Id="rId77" Type="http://schemas.openxmlformats.org/officeDocument/2006/relationships/hyperlink" Target="file:///C:\MyMeetings\TSGR1_126-Maastricht\Docs/R1-2605187.zip" TargetMode="External"/><Relationship Id="rId282" Type="http://schemas.openxmlformats.org/officeDocument/2006/relationships/hyperlink" Target="file:///C:\MyMeetings\TSGR1_126-Maastricht\Docs/R1-2606095.zip" TargetMode="External"/><Relationship Id="rId503" Type="http://schemas.openxmlformats.org/officeDocument/2006/relationships/hyperlink" Target="file:///C:\MyMeetings\TSGR1_126-Maastricht\Docs/R1-2605607.zip" TargetMode="External"/><Relationship Id="rId587" Type="http://schemas.openxmlformats.org/officeDocument/2006/relationships/hyperlink" Target="file:///C:\MyMeetings\TSGR1_126-Maastricht\Docs/R1-2606352.zip" TargetMode="External"/><Relationship Id="rId710" Type="http://schemas.openxmlformats.org/officeDocument/2006/relationships/hyperlink" Target="file:///C:\MyMeetings\TSGR1_126-Maastricht\Docs/R1-2605560.zip" TargetMode="External"/><Relationship Id="rId808" Type="http://schemas.openxmlformats.org/officeDocument/2006/relationships/hyperlink" Target="file:///C:\MyMeetings\TSGR1_126-Maastricht\Docs/R1-2605435.zip" TargetMode="External"/><Relationship Id="rId1340" Type="http://schemas.openxmlformats.org/officeDocument/2006/relationships/hyperlink" Target="file:///C:\MyMeetings\TSGR1_126-Maastricht\Docs/R1-2605838.zip" TargetMode="External"/><Relationship Id="rId1438" Type="http://schemas.openxmlformats.org/officeDocument/2006/relationships/hyperlink" Target="file:///C:\MyMeetings\TSGR1_126-Maastricht\Docs/R1-2605591.zip" TargetMode="External"/><Relationship Id="rId1645" Type="http://schemas.openxmlformats.org/officeDocument/2006/relationships/hyperlink" Target="file:///C:\MyMeetings\TSGR1_126-Maastricht\Docs/R1-2606779.zip" TargetMode="External"/><Relationship Id="rId8" Type="http://schemas.openxmlformats.org/officeDocument/2006/relationships/endnotes" Target="endnotes.xml"/><Relationship Id="rId142" Type="http://schemas.openxmlformats.org/officeDocument/2006/relationships/hyperlink" Target="file:///C:\MyMeetings\TSGR1_126-Maastricht\Docs/R1-2606795.zip" TargetMode="External"/><Relationship Id="rId447" Type="http://schemas.openxmlformats.org/officeDocument/2006/relationships/hyperlink" Target="file:///C:\MyMeetings\TSGR1_126-Maastricht\Docs/R1-2606196.zip" TargetMode="External"/><Relationship Id="rId794" Type="http://schemas.openxmlformats.org/officeDocument/2006/relationships/hyperlink" Target="file:///C:\MyMeetings\TSGR1_126-Maastricht\Docs/R1-2606862.zip" TargetMode="External"/><Relationship Id="rId1077" Type="http://schemas.openxmlformats.org/officeDocument/2006/relationships/hyperlink" Target="file:///C:\MyMeetings\TSGR1_126-Maastricht\Docs/R1-2606377.zip" TargetMode="External"/><Relationship Id="rId1200" Type="http://schemas.openxmlformats.org/officeDocument/2006/relationships/hyperlink" Target="file:///C:\MyMeetings\TSGR1_126-Maastricht\Docs/R1-2606678.zip" TargetMode="External"/><Relationship Id="rId1852" Type="http://schemas.openxmlformats.org/officeDocument/2006/relationships/hyperlink" Target="file:///C:\MyMeetings\TSGR1_126-Maastricht\Docs/R1-2605926.zip" TargetMode="External"/><Relationship Id="rId2030" Type="http://schemas.openxmlformats.org/officeDocument/2006/relationships/hyperlink" Target="file:///C:\MyMeetings\TSGR1_126-Maastricht\Docs/R1-2606073.zip" TargetMode="External"/><Relationship Id="rId654" Type="http://schemas.openxmlformats.org/officeDocument/2006/relationships/hyperlink" Target="file:///C:\MyMeetings\TSGR1_126-Maastricht\Docs/R1-2606371.zip" TargetMode="External"/><Relationship Id="rId861" Type="http://schemas.openxmlformats.org/officeDocument/2006/relationships/hyperlink" Target="file:///C:\MyMeetings\TSGR1_126-Maastricht\Docs/R1-2606021.zip" TargetMode="External"/><Relationship Id="rId959" Type="http://schemas.openxmlformats.org/officeDocument/2006/relationships/hyperlink" Target="file:///C:\MyMeetings\TSGR1_126-Maastricht\Docs/R1-2605761.zip" TargetMode="External"/><Relationship Id="rId1284" Type="http://schemas.openxmlformats.org/officeDocument/2006/relationships/hyperlink" Target="file:///C:\MyMeetings\TSGR1_126-Maastricht\Docs/R1-2605466.zip" TargetMode="External"/><Relationship Id="rId1491" Type="http://schemas.openxmlformats.org/officeDocument/2006/relationships/hyperlink" Target="file:///C:\MyMeetings\TSGR1_126-Maastricht\Docs/R1-2605980.zip" TargetMode="External"/><Relationship Id="rId1505" Type="http://schemas.openxmlformats.org/officeDocument/2006/relationships/hyperlink" Target="file:///C:\MyMeetings\TSGR1_126-Maastricht\Docs/R1-2606385.zip" TargetMode="External"/><Relationship Id="rId1589" Type="http://schemas.openxmlformats.org/officeDocument/2006/relationships/hyperlink" Target="file:///C:\MyMeetings\TSGR1_126-Maastricht\Docs/R1-2606414.zip" TargetMode="External"/><Relationship Id="rId1712" Type="http://schemas.openxmlformats.org/officeDocument/2006/relationships/hyperlink" Target="file:///C:\MyMeetings\TSGR1_126-Maastricht\Docs/R1-2606311.zip" TargetMode="External"/><Relationship Id="rId293" Type="http://schemas.openxmlformats.org/officeDocument/2006/relationships/hyperlink" Target="file:///C:\MyMeetings\TSGR1_126-Maastricht\Docs/R1-2606362.zip" TargetMode="External"/><Relationship Id="rId307" Type="http://schemas.openxmlformats.org/officeDocument/2006/relationships/hyperlink" Target="file:///C:\MyMeetings\TSGR1_126-Maastricht\Docs/R1-2605210.zip" TargetMode="External"/><Relationship Id="rId514" Type="http://schemas.openxmlformats.org/officeDocument/2006/relationships/hyperlink" Target="file:///C:\MyMeetings\TSGR1_126-Maastricht\Docs/R1-2605453.zip" TargetMode="External"/><Relationship Id="rId721" Type="http://schemas.openxmlformats.org/officeDocument/2006/relationships/hyperlink" Target="file:///C:\MyMeetings\TSGR1_126-Maastricht\Docs/R1-2605821.zip" TargetMode="External"/><Relationship Id="rId1144" Type="http://schemas.openxmlformats.org/officeDocument/2006/relationships/hyperlink" Target="file:///C:\MyMeetings\TSGR1_126-Maastricht\Docs/R1-2606678.zip" TargetMode="External"/><Relationship Id="rId1351" Type="http://schemas.openxmlformats.org/officeDocument/2006/relationships/hyperlink" Target="file:///C:\MyMeetings\TSGR1_126-Maastricht\Docs/R1-2605222.zip" TargetMode="External"/><Relationship Id="rId1449" Type="http://schemas.openxmlformats.org/officeDocument/2006/relationships/hyperlink" Target="file:///C:\MyMeetings\TSGR1_126-Maastricht\Docs/R1-2605979.zip" TargetMode="External"/><Relationship Id="rId1796" Type="http://schemas.openxmlformats.org/officeDocument/2006/relationships/hyperlink" Target="file:///C:\MyMeetings\TSGR1_126-Maastricht\Docs/R1-2606440.zip" TargetMode="External"/><Relationship Id="rId88" Type="http://schemas.openxmlformats.org/officeDocument/2006/relationships/hyperlink" Target="file:///C:\MyMeetings\TSGR1_126-Maastricht\Docs/R1-2605197.zip" TargetMode="External"/><Relationship Id="rId153" Type="http://schemas.openxmlformats.org/officeDocument/2006/relationships/hyperlink" Target="file:///C:\MyMeetings\TSGR1_126-Maastricht\Docs/R1-2606230.zip" TargetMode="External"/><Relationship Id="rId360" Type="http://schemas.openxmlformats.org/officeDocument/2006/relationships/hyperlink" Target="file:///C:\MyMeetings\TSGR1_126-Maastricht\Docs/R1-2605712.zip" TargetMode="External"/><Relationship Id="rId598" Type="http://schemas.openxmlformats.org/officeDocument/2006/relationships/hyperlink" Target="file:///C:\MyMeetings\TSGR1_126-Maastricht\Docs/R1-2606804.zip" TargetMode="External"/><Relationship Id="rId819" Type="http://schemas.openxmlformats.org/officeDocument/2006/relationships/hyperlink" Target="file:///C:\MyMeetings\TSGR1_126-Maastricht\Docs/R1-2605897.zip" TargetMode="External"/><Relationship Id="rId1004" Type="http://schemas.openxmlformats.org/officeDocument/2006/relationships/hyperlink" Target="file:///C:\MyMeetings\TSGR1_126-Maastricht\Docs/R1-2605460.zip" TargetMode="External"/><Relationship Id="rId1211" Type="http://schemas.openxmlformats.org/officeDocument/2006/relationships/hyperlink" Target="file:///C:\MyMeetings\TSGR1_126-Maastricht\Docs/R1-2605333.zip" TargetMode="External"/><Relationship Id="rId1656" Type="http://schemas.openxmlformats.org/officeDocument/2006/relationships/hyperlink" Target="file:///C:\MyMeetings\TSGR1_126-Maastricht\Docs/R1-2605735.zip" TargetMode="External"/><Relationship Id="rId1863" Type="http://schemas.openxmlformats.org/officeDocument/2006/relationships/hyperlink" Target="file:///C:\MyMeetings\TSGR1_126-Maastricht\Docs/R1-2606165.zip" TargetMode="External"/><Relationship Id="rId2041" Type="http://schemas.openxmlformats.org/officeDocument/2006/relationships/hyperlink" Target="file:///C:\MyMeetings\TSGR1_126-Maastricht\Docs/R1-2606438.zip" TargetMode="External"/><Relationship Id="rId220" Type="http://schemas.openxmlformats.org/officeDocument/2006/relationships/hyperlink" Target="file:///C:\MyMeetings\TSGR1_126-Maastricht\Docs/R1-2605415.zip" TargetMode="External"/><Relationship Id="rId458" Type="http://schemas.openxmlformats.org/officeDocument/2006/relationships/hyperlink" Target="file:///C:\MyMeetings\TSGR1_126-Maastricht\Docs/R1-2605817.zip" TargetMode="External"/><Relationship Id="rId665" Type="http://schemas.openxmlformats.org/officeDocument/2006/relationships/hyperlink" Target="file:///C:\MyMeetings\TSGR1_126-Maastricht\Docs/R1-2605455.zip" TargetMode="External"/><Relationship Id="rId872" Type="http://schemas.openxmlformats.org/officeDocument/2006/relationships/hyperlink" Target="file:///C:\MyMeetings\TSGR1_126-Maastricht\Docs/R1-2606500.zip" TargetMode="External"/><Relationship Id="rId1088" Type="http://schemas.openxmlformats.org/officeDocument/2006/relationships/hyperlink" Target="file:///C:\MyMeetings\TSGR1_126-Maastricht\Docs/R1-2606611.zip" TargetMode="External"/><Relationship Id="rId1295" Type="http://schemas.openxmlformats.org/officeDocument/2006/relationships/hyperlink" Target="file:///C:\MyMeetings\TSGR1_126-Maastricht\Docs/R1-2605834.zip" TargetMode="External"/><Relationship Id="rId1309" Type="http://schemas.openxmlformats.org/officeDocument/2006/relationships/hyperlink" Target="file:///C:\MyMeetings\TSGR1_126-Maastricht\Docs/R1-2606210.zip" TargetMode="External"/><Relationship Id="rId1516" Type="http://schemas.openxmlformats.org/officeDocument/2006/relationships/hyperlink" Target="file:///C:\MyMeetings\TSGR1_126-Maastricht\Docs/R1-2606630.zip" TargetMode="External"/><Relationship Id="rId1723" Type="http://schemas.openxmlformats.org/officeDocument/2006/relationships/hyperlink" Target="file:///C:\MyMeetings\TSGR1_126-Maastricht\Docs/R1-2606854.zip" TargetMode="External"/><Relationship Id="rId1930" Type="http://schemas.openxmlformats.org/officeDocument/2006/relationships/hyperlink" Target="file:///C:\MyMeetings\TSGR1_126-Maastricht\Docs/R1-2606657.zip" TargetMode="External"/><Relationship Id="rId15" Type="http://schemas.openxmlformats.org/officeDocument/2006/relationships/hyperlink" Target="file:///C:\MyMeetings\TSGR1_126-Maastricht\Docs/R1-2606891.zip" TargetMode="External"/><Relationship Id="rId318" Type="http://schemas.openxmlformats.org/officeDocument/2006/relationships/hyperlink" Target="file:///C:\MyMeetings\TSGR1_126-Maastricht\Docs/R1-2605448.zip" TargetMode="External"/><Relationship Id="rId525" Type="http://schemas.openxmlformats.org/officeDocument/2006/relationships/hyperlink" Target="file:///C:\MyMeetings\TSGR1_126-Maastricht\Docs/R1-2605998.zip" TargetMode="External"/><Relationship Id="rId732" Type="http://schemas.openxmlformats.org/officeDocument/2006/relationships/hyperlink" Target="file:///C:\MyMeetings\TSGR1_126-Maastricht\Docs/R1-2606808.zip" TargetMode="External"/><Relationship Id="rId1155" Type="http://schemas.openxmlformats.org/officeDocument/2006/relationships/hyperlink" Target="file:///C:\MyMeetings\TSGR1_126-Maastricht\Docs/R1-2605463.zip" TargetMode="External"/><Relationship Id="rId1362" Type="http://schemas.openxmlformats.org/officeDocument/2006/relationships/hyperlink" Target="file:///C:\MyMeetings\TSGR1_126-Maastricht\Docs/R1-2605525.zip" TargetMode="External"/><Relationship Id="rId99" Type="http://schemas.openxmlformats.org/officeDocument/2006/relationships/hyperlink" Target="file:///C:\MyMeetings\TSGR1_126-Maastricht\Docs/R1-2606753.zip" TargetMode="External"/><Relationship Id="rId164" Type="http://schemas.openxmlformats.org/officeDocument/2006/relationships/hyperlink" Target="file:///C:\MyMeetings\TSGR1_126-Maastricht\Docs/R1-2605801.zip" TargetMode="External"/><Relationship Id="rId371" Type="http://schemas.openxmlformats.org/officeDocument/2006/relationships/hyperlink" Target="file:///C:\MyMeetings\TSGR1_126-Maastricht\Docs/R1-2606465.zip" TargetMode="External"/><Relationship Id="rId1015" Type="http://schemas.openxmlformats.org/officeDocument/2006/relationships/hyperlink" Target="file:///C:\MyMeetings\TSGR1_126-Maastricht\Docs/R1-2605918.zip" TargetMode="External"/><Relationship Id="rId1222" Type="http://schemas.openxmlformats.org/officeDocument/2006/relationships/hyperlink" Target="file:///C:\MyMeetings\TSGR1_126-Maastricht\Docs/R1-2605722.zip" TargetMode="External"/><Relationship Id="rId1667" Type="http://schemas.openxmlformats.org/officeDocument/2006/relationships/hyperlink" Target="file:///C:\MyMeetings\TSGR1_126-Maastricht\Docs/R1-2606389.zip" TargetMode="External"/><Relationship Id="rId1874" Type="http://schemas.openxmlformats.org/officeDocument/2006/relationships/hyperlink" Target="file:///C:\MyMeetings\TSGR1_126-Maastricht\Docs/R1-2606394.zip" TargetMode="External"/><Relationship Id="rId2052" Type="http://schemas.openxmlformats.org/officeDocument/2006/relationships/hyperlink" Target="file:///C:\MyMeetings\TSGR1_126-Maastricht\Docs/R1-2606640.zip" TargetMode="External"/><Relationship Id="rId469" Type="http://schemas.openxmlformats.org/officeDocument/2006/relationships/hyperlink" Target="file:///C:\MyMeetings\TSGR1_126-Maastricht\Docs/R1-2605782.zip" TargetMode="External"/><Relationship Id="rId676" Type="http://schemas.openxmlformats.org/officeDocument/2006/relationships/hyperlink" Target="file:///C:\MyMeetings\TSGR1_126-Maastricht\Docs/R1-2605560.zip" TargetMode="External"/><Relationship Id="rId883" Type="http://schemas.openxmlformats.org/officeDocument/2006/relationships/hyperlink" Target="file:///C:\MyMeetings\TSGR1_126-Maastricht\Docs/R1-2605917.zip" TargetMode="External"/><Relationship Id="rId1099" Type="http://schemas.openxmlformats.org/officeDocument/2006/relationships/hyperlink" Target="file:///C:\MyMeetings\TSGR1_126-Maastricht\Docs/R1-2605369.zip" TargetMode="External"/><Relationship Id="rId1527" Type="http://schemas.openxmlformats.org/officeDocument/2006/relationships/hyperlink" Target="file:///C:\MyMeetings\TSGR1_126-Maastricht\Docs/R1-2605265.zip" TargetMode="External"/><Relationship Id="rId1734" Type="http://schemas.openxmlformats.org/officeDocument/2006/relationships/hyperlink" Target="file:///C:\MyMeetings\TSGR1_126-Maastricht\Docs/R1-2605518.zip" TargetMode="External"/><Relationship Id="rId1941" Type="http://schemas.openxmlformats.org/officeDocument/2006/relationships/hyperlink" Target="file:///C:\MyMeetings\TSGR1_126-Maastricht\Docs/R1-2605588.zip" TargetMode="External"/><Relationship Id="rId26" Type="http://schemas.openxmlformats.org/officeDocument/2006/relationships/hyperlink" Target="file:///C:\MyMeetings\TSGR1_126-Maastricht\Docs/R1-2605703.zip" TargetMode="External"/><Relationship Id="rId231" Type="http://schemas.openxmlformats.org/officeDocument/2006/relationships/hyperlink" Target="file:///C:\MyMeetings\TSGR1_126-Maastricht\Docs/R1-2605445.zip" TargetMode="External"/><Relationship Id="rId329" Type="http://schemas.openxmlformats.org/officeDocument/2006/relationships/hyperlink" Target="file:///C:\MyMeetings\TSGR1_126-Maastricht\Docs/R1-2605966.zip" TargetMode="External"/><Relationship Id="rId536" Type="http://schemas.openxmlformats.org/officeDocument/2006/relationships/hyperlink" Target="file:///C:\MyMeetings\TSGR1_126-Maastricht\Docs/R1-2606310.zip" TargetMode="External"/><Relationship Id="rId1166" Type="http://schemas.openxmlformats.org/officeDocument/2006/relationships/hyperlink" Target="file:///C:\MyMeetings\TSGR1_126-Maastricht\Docs/R1-2605974.zip" TargetMode="External"/><Relationship Id="rId1373" Type="http://schemas.openxmlformats.org/officeDocument/2006/relationships/hyperlink" Target="file:///C:\MyMeetings\TSGR1_126-Maastricht\Docs/R1-2605995.zip" TargetMode="External"/><Relationship Id="rId175" Type="http://schemas.openxmlformats.org/officeDocument/2006/relationships/oleObject" Target="embeddings/oleObject3.bin"/><Relationship Id="rId743" Type="http://schemas.openxmlformats.org/officeDocument/2006/relationships/hyperlink" Target="file:///C:\MyMeetings\TSGR1_126-Maastricht\Docs/R1-2605617.zip" TargetMode="External"/><Relationship Id="rId950" Type="http://schemas.openxmlformats.org/officeDocument/2006/relationships/hyperlink" Target="file:///C:\MyMeetings\TSGR1_126-Maastricht\Docs/R1-2605492.zip" TargetMode="External"/><Relationship Id="rId1026" Type="http://schemas.openxmlformats.org/officeDocument/2006/relationships/hyperlink" Target="file:///C:\MyMeetings\TSGR1_126-Maastricht\Docs/R1-2606171.zip" TargetMode="External"/><Relationship Id="rId1580" Type="http://schemas.openxmlformats.org/officeDocument/2006/relationships/hyperlink" Target="file:///C:\MyMeetings\TSGR1_126-Maastricht\Docs/R1-2606033.zip" TargetMode="External"/><Relationship Id="rId1678" Type="http://schemas.openxmlformats.org/officeDocument/2006/relationships/hyperlink" Target="file:///C:\MyMeetings\TSGR1_126-Maastricht\Docs/R1-2606781.zip" TargetMode="External"/><Relationship Id="rId1801" Type="http://schemas.openxmlformats.org/officeDocument/2006/relationships/hyperlink" Target="file:///C:\MyMeetings\TSGR1_126-Maastricht\Docs/R1-2606842.zip" TargetMode="External"/><Relationship Id="rId1885" Type="http://schemas.openxmlformats.org/officeDocument/2006/relationships/hyperlink" Target="file:///C:\MyMeetings\TSGR1_126-Maastricht\Docs/R1-2606418.zip" TargetMode="External"/><Relationship Id="rId382" Type="http://schemas.openxmlformats.org/officeDocument/2006/relationships/hyperlink" Target="file:///C:\MyMeetings\TSGR1_126-Maastricht\Docs/R1-2606467.zip" TargetMode="External"/><Relationship Id="rId603" Type="http://schemas.openxmlformats.org/officeDocument/2006/relationships/hyperlink" Target="file:///C:\MyMeetings\TSGR1_126-Maastricht\Docs/R1-2605379.zip" TargetMode="External"/><Relationship Id="rId687" Type="http://schemas.openxmlformats.org/officeDocument/2006/relationships/hyperlink" Target="file:///C:\MyMeetings\TSGR1_126-Maastricht\Docs/R1-2605909.zip" TargetMode="External"/><Relationship Id="rId810" Type="http://schemas.openxmlformats.org/officeDocument/2006/relationships/hyperlink" Target="file:///C:\MyMeetings\TSGR1_126-Maastricht\Docs/R1-2605457.zip" TargetMode="External"/><Relationship Id="rId908" Type="http://schemas.openxmlformats.org/officeDocument/2006/relationships/hyperlink" Target="file:///C:\MyMeetings\TSGR1_126-Maastricht\Docs/R1-2606847.zip" TargetMode="External"/><Relationship Id="rId1233" Type="http://schemas.openxmlformats.org/officeDocument/2006/relationships/hyperlink" Target="file:///C:\MyMeetings\TSGR1_126-Maastricht\Docs/R1-2606084.zip" TargetMode="External"/><Relationship Id="rId1440" Type="http://schemas.openxmlformats.org/officeDocument/2006/relationships/hyperlink" Target="file:///C:\MyMeetings\TSGR1_126-Maastricht\Docs/R1-2605600.zip" TargetMode="External"/><Relationship Id="rId1538" Type="http://schemas.openxmlformats.org/officeDocument/2006/relationships/hyperlink" Target="file:///C:\MyMeetings\TSGR1_126-Maastricht\Docs/R1-2605642.zip" TargetMode="External"/><Relationship Id="rId2063" Type="http://schemas.openxmlformats.org/officeDocument/2006/relationships/header" Target="header1.xml"/><Relationship Id="rId242" Type="http://schemas.openxmlformats.org/officeDocument/2006/relationships/hyperlink" Target="file:///C:\MyMeetings\TSGR1_126-Maastricht\Docs/R1-2605374.zip" TargetMode="External"/><Relationship Id="rId894" Type="http://schemas.openxmlformats.org/officeDocument/2006/relationships/hyperlink" Target="file:///C:\MyMeetings\TSGR1_126-Maastricht\Docs/R1-2605431.zip" TargetMode="External"/><Relationship Id="rId1177" Type="http://schemas.openxmlformats.org/officeDocument/2006/relationships/hyperlink" Target="file:///C:\MyMeetings\TSGR1_126-Maastricht\Docs/R1-2606298.zip" TargetMode="External"/><Relationship Id="rId1300" Type="http://schemas.openxmlformats.org/officeDocument/2006/relationships/hyperlink" Target="file:///C:\MyMeetings\TSGR1_126-Maastricht\Docs/R1-2605961.zip" TargetMode="External"/><Relationship Id="rId1745" Type="http://schemas.openxmlformats.org/officeDocument/2006/relationships/hyperlink" Target="file:///C:\MyMeetings\TSGR1_126-Maastricht\Docs/R1-2605985.zip" TargetMode="External"/><Relationship Id="rId1952" Type="http://schemas.openxmlformats.org/officeDocument/2006/relationships/hyperlink" Target="file:///C:\MyMeetings\TSGR1_126-Maastricht\Docs/R1-2605618.zip" TargetMode="External"/><Relationship Id="rId37" Type="http://schemas.openxmlformats.org/officeDocument/2006/relationships/hyperlink" Target="file:///C:\MyMeetings\TSGR1_126-Maastricht\Docs/R1-2605191.zip" TargetMode="External"/><Relationship Id="rId102" Type="http://schemas.openxmlformats.org/officeDocument/2006/relationships/hyperlink" Target="file:///C:\MyMeetings\TSGR1_126-Maastricht\Docs/R1-2605550.zip" TargetMode="External"/><Relationship Id="rId547" Type="http://schemas.openxmlformats.org/officeDocument/2006/relationships/hyperlink" Target="file:///C:\MyMeetings\TSGR1_126-Maastricht\Docs/R1-2605605.zip" TargetMode="External"/><Relationship Id="rId754" Type="http://schemas.openxmlformats.org/officeDocument/2006/relationships/hyperlink" Target="file:///C:\MyMeetings\TSGR1_126-Maastricht\Docs/R1-2606785.zip" TargetMode="External"/><Relationship Id="rId961" Type="http://schemas.openxmlformats.org/officeDocument/2006/relationships/hyperlink" Target="file:///C:\MyMeetings\TSGR1_126-Maastricht\Docs/R1-2605874.zip" TargetMode="External"/><Relationship Id="rId1384" Type="http://schemas.openxmlformats.org/officeDocument/2006/relationships/hyperlink" Target="file:///C:\MyMeetings\TSGR1_126-Maastricht\Docs/R1-2606550.zip" TargetMode="External"/><Relationship Id="rId1591" Type="http://schemas.openxmlformats.org/officeDocument/2006/relationships/hyperlink" Target="file:///C:\MyMeetings\TSGR1_126-Maastricht\Docs/R1-2606528.zip" TargetMode="External"/><Relationship Id="rId1605" Type="http://schemas.openxmlformats.org/officeDocument/2006/relationships/hyperlink" Target="file:///C:\MyMeetings\TSGR1_126-Maastricht\Docs/R1-2606708.zip" TargetMode="External"/><Relationship Id="rId1689" Type="http://schemas.openxmlformats.org/officeDocument/2006/relationships/hyperlink" Target="file:///C:\MyMeetings\TSGR1_126-Maastricht\Docs/R1-2605517.zip" TargetMode="External"/><Relationship Id="rId1812" Type="http://schemas.openxmlformats.org/officeDocument/2006/relationships/hyperlink" Target="file:///C:\MyMeetings\TSGR1_126-Maastricht\Docs/R1-2605739.zip" TargetMode="External"/><Relationship Id="rId90" Type="http://schemas.openxmlformats.org/officeDocument/2006/relationships/hyperlink" Target="file:///C:\MyMeetings\TSGR1_126-Maastricht\Docs/R1-2605198.zip" TargetMode="External"/><Relationship Id="rId186" Type="http://schemas.openxmlformats.org/officeDocument/2006/relationships/oleObject" Target="embeddings/oleObject9.bin"/><Relationship Id="rId393" Type="http://schemas.openxmlformats.org/officeDocument/2006/relationships/hyperlink" Target="file:///C:\MyMeetings\TSGR1_126-Maastricht\Docs/R1-2605362.zip" TargetMode="External"/><Relationship Id="rId407" Type="http://schemas.openxmlformats.org/officeDocument/2006/relationships/hyperlink" Target="file:///C:\MyMeetings\TSGR1_126-Maastricht\Docs/R1-2606156.zip" TargetMode="External"/><Relationship Id="rId614" Type="http://schemas.openxmlformats.org/officeDocument/2006/relationships/hyperlink" Target="file:///C:\MyMeetings\TSGR1_126-Maastricht\Docs/R1-2605909.zip" TargetMode="External"/><Relationship Id="rId821" Type="http://schemas.openxmlformats.org/officeDocument/2006/relationships/hyperlink" Target="file:///C:\MyMeetings\TSGR1_126-Maastricht\Docs/R1-2605949.zip" TargetMode="External"/><Relationship Id="rId1037" Type="http://schemas.openxmlformats.org/officeDocument/2006/relationships/hyperlink" Target="file:///C:\MyMeetings\TSGR1_126-Maastricht\Docs/R1-2606551.zip" TargetMode="External"/><Relationship Id="rId1244" Type="http://schemas.openxmlformats.org/officeDocument/2006/relationships/hyperlink" Target="file:///C:\MyMeetings\TSGR1_126-Maastricht\Docs/R1-2606380.zip" TargetMode="External"/><Relationship Id="rId1451" Type="http://schemas.openxmlformats.org/officeDocument/2006/relationships/hyperlink" Target="file:///C:\MyMeetings\TSGR1_126-Maastricht\Docs/R1-2606087.zip" TargetMode="External"/><Relationship Id="rId1896" Type="http://schemas.openxmlformats.org/officeDocument/2006/relationships/hyperlink" Target="file:///C:\MyMeetings\TSGR1_126-Maastricht\Docs/R1-2605308.zip" TargetMode="External"/><Relationship Id="rId2074" Type="http://schemas.openxmlformats.org/officeDocument/2006/relationships/hyperlink" Target="file:///C:\MyMeetings\TSGR1_126-Maastricht\Docs/R1-2606922.zip" TargetMode="External"/><Relationship Id="rId253" Type="http://schemas.openxmlformats.org/officeDocument/2006/relationships/hyperlink" Target="file:///C:\MyMeetings\TSGR1_126-Maastricht\Docs/R1-2606855.zip" TargetMode="External"/><Relationship Id="rId460" Type="http://schemas.openxmlformats.org/officeDocument/2006/relationships/hyperlink" Target="file:///C:\MyMeetings\TSGR1_126-Maastricht\Docs/R1-2605248.zip" TargetMode="External"/><Relationship Id="rId698" Type="http://schemas.openxmlformats.org/officeDocument/2006/relationships/hyperlink" Target="file:///C:\MyMeetings\TSGR1_126-Maastricht\Docs/R1-2605783.zip" TargetMode="External"/><Relationship Id="rId919" Type="http://schemas.openxmlformats.org/officeDocument/2006/relationships/hyperlink" Target="file:///C:\MyMeetings\TSGR1_126-Maastricht\Docs/R1-2606847.zip" TargetMode="External"/><Relationship Id="rId1090" Type="http://schemas.openxmlformats.org/officeDocument/2006/relationships/hyperlink" Target="file:///C:\MyMeetings\TSGR1_126-Maastricht\Docs/R1-2606613.zip" TargetMode="External"/><Relationship Id="rId1104" Type="http://schemas.openxmlformats.org/officeDocument/2006/relationships/hyperlink" Target="file:///C:\MyMeetings\TSGR1_126-Maastricht\Docs/R1-2605566.zip" TargetMode="External"/><Relationship Id="rId1311" Type="http://schemas.openxmlformats.org/officeDocument/2006/relationships/hyperlink" Target="file:///C:\MyMeetings\TSGR1_126-Maastricht\Docs/R1-2606244.zip" TargetMode="External"/><Relationship Id="rId1549" Type="http://schemas.openxmlformats.org/officeDocument/2006/relationships/hyperlink" Target="file:///C:\MyMeetings\TSGR1_126-Maastricht\Docs/R1-2606291.zip" TargetMode="External"/><Relationship Id="rId1756" Type="http://schemas.openxmlformats.org/officeDocument/2006/relationships/hyperlink" Target="file:///C:\MyMeetings\TSGR1_126-Maastricht\Docs/R1-2606517.zip" TargetMode="External"/><Relationship Id="rId1963" Type="http://schemas.openxmlformats.org/officeDocument/2006/relationships/hyperlink" Target="file:///C:\MyMeetings\TSGR1_126-Maastricht\Docs/R1-2605989.zip" TargetMode="External"/><Relationship Id="rId48" Type="http://schemas.openxmlformats.org/officeDocument/2006/relationships/hyperlink" Target="file:///C:\MyMeetings\TSGR1_126-Maastricht\Docs/R1-2605522.zip" TargetMode="External"/><Relationship Id="rId113" Type="http://schemas.openxmlformats.org/officeDocument/2006/relationships/hyperlink" Target="file:///C:\MyMeetings\TSGR1_126-Maastricht\Docs/R1-2606452.zip" TargetMode="External"/><Relationship Id="rId320" Type="http://schemas.openxmlformats.org/officeDocument/2006/relationships/hyperlink" Target="file:///C:\MyMeetings\TSGR1_126-Maastricht\Docs/R1-2605599.zip" TargetMode="External"/><Relationship Id="rId558" Type="http://schemas.openxmlformats.org/officeDocument/2006/relationships/hyperlink" Target="file:///C:\MyMeetings\TSGR1_126-Maastricht\Docs/R1-2606292.zip" TargetMode="External"/><Relationship Id="rId765" Type="http://schemas.openxmlformats.org/officeDocument/2006/relationships/hyperlink" Target="file:///C:\MyMeetings\TSGR1_126-Maastricht\Docs/R1-2606132.zip" TargetMode="External"/><Relationship Id="rId972" Type="http://schemas.openxmlformats.org/officeDocument/2006/relationships/hyperlink" Target="file:///C:\MyMeetings\TSGR1_126-Maastricht\Docs/R1-2606238.zip" TargetMode="External"/><Relationship Id="rId1188" Type="http://schemas.openxmlformats.org/officeDocument/2006/relationships/hyperlink" Target="file:///C:\MyMeetings\TSGR1_126-Maastricht\Docs/R1-2606577.zip" TargetMode="External"/><Relationship Id="rId1395" Type="http://schemas.openxmlformats.org/officeDocument/2006/relationships/hyperlink" Target="file:///C:\MyMeetings\TSGR1_126-Maastricht\Docs/R1-2605322.zip" TargetMode="External"/><Relationship Id="rId1409" Type="http://schemas.openxmlformats.org/officeDocument/2006/relationships/hyperlink" Target="file:///C:\MyMeetings\TSGR1_126-Maastricht\Docs/R1-2605996.zip" TargetMode="External"/><Relationship Id="rId1616" Type="http://schemas.openxmlformats.org/officeDocument/2006/relationships/hyperlink" Target="file:///C:\MyMeetings\TSGR1_126-Maastricht\Docs/R1-2605644.zip" TargetMode="External"/><Relationship Id="rId1823" Type="http://schemas.openxmlformats.org/officeDocument/2006/relationships/hyperlink" Target="file:///C:\MyMeetings\TSGR1_126-Maastricht\Docs/R1-2606256.zip" TargetMode="External"/><Relationship Id="rId2001" Type="http://schemas.openxmlformats.org/officeDocument/2006/relationships/hyperlink" Target="file:///C:\MyMeetings\TSGR1_126-Maastricht\Docs/R1-2605588.zip" TargetMode="External"/><Relationship Id="rId197" Type="http://schemas.openxmlformats.org/officeDocument/2006/relationships/hyperlink" Target="file:///C:\MyMeetings\TSGR1_126-Maastricht\Docs/R1-2606813.zip" TargetMode="External"/><Relationship Id="rId418" Type="http://schemas.openxmlformats.org/officeDocument/2006/relationships/hyperlink" Target="file:///C:\MyMeetings\TSGR1_126-Maastricht\Docs/R1-2606692.zip" TargetMode="External"/><Relationship Id="rId625" Type="http://schemas.openxmlformats.org/officeDocument/2006/relationships/hyperlink" Target="file:///C:\MyMeetings\TSGR1_126-Maastricht\Docs/R1-2606769.zip" TargetMode="External"/><Relationship Id="rId832" Type="http://schemas.openxmlformats.org/officeDocument/2006/relationships/hyperlink" Target="file:///C:\MyMeetings\TSGR1_126-Maastricht\Docs/R1-2606425.zip" TargetMode="External"/><Relationship Id="rId1048" Type="http://schemas.openxmlformats.org/officeDocument/2006/relationships/hyperlink" Target="file:///C:\MyMeetings\TSGR1_126-Maastricht\Docs/R1-2605214.zip" TargetMode="External"/><Relationship Id="rId1255" Type="http://schemas.openxmlformats.org/officeDocument/2006/relationships/image" Target="media/image13.png"/><Relationship Id="rId1462" Type="http://schemas.openxmlformats.org/officeDocument/2006/relationships/hyperlink" Target="file:///C:\MyMeetings\TSGR1_126-Maastricht\Docs/R1-2606592.zip" TargetMode="External"/><Relationship Id="rId2085" Type="http://schemas.openxmlformats.org/officeDocument/2006/relationships/hyperlink" Target="file:///C:\MyMeetings\TSGR1_126-Maastricht\Docs/R1-2605188.zip" TargetMode="External"/><Relationship Id="rId264" Type="http://schemas.openxmlformats.org/officeDocument/2006/relationships/hyperlink" Target="file:///C:\MyMeetings\TSGR1_126-Maastricht\Docs/R1-2605324.zip" TargetMode="External"/><Relationship Id="rId471" Type="http://schemas.openxmlformats.org/officeDocument/2006/relationships/hyperlink" Target="file:///C:\MyMeetings\TSGR1_126-Maastricht\Docs/R1-2605863.zip" TargetMode="External"/><Relationship Id="rId1115" Type="http://schemas.openxmlformats.org/officeDocument/2006/relationships/hyperlink" Target="file:///C:\MyMeetings\TSGR1_126-Maastricht\Docs/R1-2606082.zip" TargetMode="External"/><Relationship Id="rId1322" Type="http://schemas.openxmlformats.org/officeDocument/2006/relationships/hyperlink" Target="file:///C:\MyMeetings\TSGR1_126-Maastricht\Docs/R1-2606530.zip" TargetMode="External"/><Relationship Id="rId1767" Type="http://schemas.openxmlformats.org/officeDocument/2006/relationships/hyperlink" Target="file:///C:\MyMeetings\TSGR1_126-Maastricht\Docs/R1-2605216.zip" TargetMode="External"/><Relationship Id="rId1974" Type="http://schemas.openxmlformats.org/officeDocument/2006/relationships/hyperlink" Target="file:///C:\MyMeetings\TSGR1_126-Maastricht\Docs/R1-2606193.zip" TargetMode="External"/><Relationship Id="rId59" Type="http://schemas.openxmlformats.org/officeDocument/2006/relationships/hyperlink" Target="file:///C:\MyMeetings\TSGR1_126-Maastricht\Docs/R1-2605766.zip" TargetMode="External"/><Relationship Id="rId124" Type="http://schemas.openxmlformats.org/officeDocument/2006/relationships/hyperlink" Target="file:///C:\MyMeetings\TSGR1_126-Maastricht\Docs/R1-2606918.zip" TargetMode="External"/><Relationship Id="rId569" Type="http://schemas.openxmlformats.org/officeDocument/2006/relationships/hyperlink" Target="file:///C:\MyMeetings\TSGR1_126-Maastricht\Docs/R1-2605454.zip" TargetMode="External"/><Relationship Id="rId776" Type="http://schemas.openxmlformats.org/officeDocument/2006/relationships/hyperlink" Target="file:///C:\MyMeetings\TSGR1_126-Maastricht\Docs/R1-2606372.zip" TargetMode="External"/><Relationship Id="rId983" Type="http://schemas.openxmlformats.org/officeDocument/2006/relationships/hyperlink" Target="file:///C:\MyMeetings\TSGR1_126-Maastricht\Docs/R1-2606453.zip" TargetMode="External"/><Relationship Id="rId1199" Type="http://schemas.openxmlformats.org/officeDocument/2006/relationships/hyperlink" Target="file:///C:\MyMeetings\TSGR1_126-Maastricht\Docs/R1-2606677.zip" TargetMode="External"/><Relationship Id="rId1627" Type="http://schemas.openxmlformats.org/officeDocument/2006/relationships/hyperlink" Target="file:///C:\MyMeetings\TSGR1_126-Maastricht\Docs/R1-2606251.zip" TargetMode="External"/><Relationship Id="rId1834" Type="http://schemas.openxmlformats.org/officeDocument/2006/relationships/hyperlink" Target="file:///C:\MyMeetings\TSGR1_126-Maastricht\Docs/R1-2606422.zip" TargetMode="External"/><Relationship Id="rId331" Type="http://schemas.openxmlformats.org/officeDocument/2006/relationships/hyperlink" Target="file:///C:\MyMeetings\TSGR1_126-Maastricht\Docs/R1-2606010.zip" TargetMode="External"/><Relationship Id="rId429" Type="http://schemas.openxmlformats.org/officeDocument/2006/relationships/hyperlink" Target="file:///C:\MyMeetings\TSGR1_126-Maastricht\Docs/R1-2605451.zip" TargetMode="External"/><Relationship Id="rId636" Type="http://schemas.openxmlformats.org/officeDocument/2006/relationships/hyperlink" Target="file:///C:\MyMeetings\TSGR1_126-Maastricht\Docs/R1-2606371.zip" TargetMode="External"/><Relationship Id="rId1059" Type="http://schemas.openxmlformats.org/officeDocument/2006/relationships/hyperlink" Target="file:///C:\MyMeetings\TSGR1_126-Maastricht\Docs/R1-2605633.zip" TargetMode="External"/><Relationship Id="rId1266" Type="http://schemas.openxmlformats.org/officeDocument/2006/relationships/hyperlink" Target="file:///C:\MyMeetings\TSGR1_126-Maastricht\Docs/R1-2606875.zip" TargetMode="External"/><Relationship Id="rId1473" Type="http://schemas.openxmlformats.org/officeDocument/2006/relationships/hyperlink" Target="file:///C:\MyMeetings\TSGR1_126-Maastricht\Docs/R1-2605264.zip" TargetMode="External"/><Relationship Id="rId2012" Type="http://schemas.openxmlformats.org/officeDocument/2006/relationships/hyperlink" Target="file:///C:\MyMeetings\TSGR1_126-Maastricht\Docs/R1-2605404.zip" TargetMode="External"/><Relationship Id="rId2096" Type="http://schemas.openxmlformats.org/officeDocument/2006/relationships/hyperlink" Target="file:///C:\MyMeetings\TSGR1_126-Maastricht\Docs/R1-2605188.zip" TargetMode="External"/><Relationship Id="rId843" Type="http://schemas.openxmlformats.org/officeDocument/2006/relationships/hyperlink" Target="file:///C:\MyMeetings\TSGR1_126-Maastricht\Docs/R1-2605212.zip" TargetMode="External"/><Relationship Id="rId1126" Type="http://schemas.openxmlformats.org/officeDocument/2006/relationships/hyperlink" Target="file:///C:\MyMeetings\TSGR1_126-Maastricht\Docs/R1-2606408.zip" TargetMode="External"/><Relationship Id="rId1680" Type="http://schemas.openxmlformats.org/officeDocument/2006/relationships/hyperlink" Target="file:///C:\MyMeetings\TSGR1_126-Maastricht\Docs/R1-2605269.zip" TargetMode="External"/><Relationship Id="rId1778" Type="http://schemas.openxmlformats.org/officeDocument/2006/relationships/hyperlink" Target="file:///C:\MyMeetings\TSGR1_126-Maastricht\Docs/R1-2605648.zip" TargetMode="External"/><Relationship Id="rId1901" Type="http://schemas.openxmlformats.org/officeDocument/2006/relationships/hyperlink" Target="file:///C:\MyMeetings\TSGR1_126-Maastricht\Docs/R1-2605651.zip" TargetMode="External"/><Relationship Id="rId1985" Type="http://schemas.openxmlformats.org/officeDocument/2006/relationships/hyperlink" Target="file:///C:\MyMeetings\TSGR1_126-Maastricht\Docs/R1-2606458.zip" TargetMode="External"/><Relationship Id="rId275" Type="http://schemas.openxmlformats.org/officeDocument/2006/relationships/hyperlink" Target="file:///C:\MyMeetings\TSGR1_126-Maastricht\Docs/R1-2605864.zip" TargetMode="External"/><Relationship Id="rId482" Type="http://schemas.openxmlformats.org/officeDocument/2006/relationships/hyperlink" Target="file:///C:\MyMeetings\TSGR1_126-Maastricht\Docs/R1-2606201.zip" TargetMode="External"/><Relationship Id="rId703" Type="http://schemas.openxmlformats.org/officeDocument/2006/relationships/hyperlink" Target="file:///C:\MyMeetings\TSGR1_126-Maastricht\Docs/R1-2605783.zip" TargetMode="External"/><Relationship Id="rId910" Type="http://schemas.openxmlformats.org/officeDocument/2006/relationships/hyperlink" Target="file:///C:\MyMeetings\TSGR1_126-Maastricht\Docs/R1-2606847.zip" TargetMode="External"/><Relationship Id="rId1333" Type="http://schemas.openxmlformats.org/officeDocument/2006/relationships/hyperlink" Target="file:///C:\MyMeetings\TSGR1_126-Maastricht\Docs/R1-2606382.zip" TargetMode="External"/><Relationship Id="rId1540" Type="http://schemas.openxmlformats.org/officeDocument/2006/relationships/hyperlink" Target="file:///C:\MyMeetings\TSGR1_126-Maastricht\Docs/R1-2605842.zip" TargetMode="External"/><Relationship Id="rId1638" Type="http://schemas.openxmlformats.org/officeDocument/2006/relationships/hyperlink" Target="file:///C:\MyMeetings\TSGR1_126-Maastricht\Docs/R1-2606468.zip" TargetMode="External"/><Relationship Id="rId135" Type="http://schemas.openxmlformats.org/officeDocument/2006/relationships/hyperlink" Target="file:///C:\MyMeetings\TSGR1_126-Maastricht\Docs/R1-2606461.zip" TargetMode="External"/><Relationship Id="rId342" Type="http://schemas.openxmlformats.org/officeDocument/2006/relationships/hyperlink" Target="file:///C:\MyMeetings\TSGR1_126-Maastricht\Docs/R1-2606415.zip" TargetMode="External"/><Relationship Id="rId787" Type="http://schemas.openxmlformats.org/officeDocument/2006/relationships/hyperlink" Target="file:///C:\MyMeetings\TSGR1_126-Maastricht\Docs/R1-2606786.zip" TargetMode="External"/><Relationship Id="rId994" Type="http://schemas.openxmlformats.org/officeDocument/2006/relationships/hyperlink" Target="file:///C:\MyMeetings\TSGR1_126-Maastricht\Docs/R1-2606816.zip" TargetMode="External"/><Relationship Id="rId1400" Type="http://schemas.openxmlformats.org/officeDocument/2006/relationships/hyperlink" Target="file:///C:\MyMeetings\TSGR1_126-Maastricht\Docs/R1-2605639.zip" TargetMode="External"/><Relationship Id="rId1845" Type="http://schemas.openxmlformats.org/officeDocument/2006/relationships/hyperlink" Target="file:///C:\MyMeetings\TSGR1_126-Maastricht\Docs/R1-2605483.zip" TargetMode="External"/><Relationship Id="rId2023" Type="http://schemas.openxmlformats.org/officeDocument/2006/relationships/hyperlink" Target="file:///C:\MyMeetings\TSGR1_126-Maastricht\Docs/R1-2605881.zip" TargetMode="External"/><Relationship Id="rId202" Type="http://schemas.openxmlformats.org/officeDocument/2006/relationships/hyperlink" Target="file:///C:\MyMeetings\TSGR1_126-Maastricht\Docs/R1-2606906.zip" TargetMode="External"/><Relationship Id="rId647" Type="http://schemas.openxmlformats.org/officeDocument/2006/relationships/hyperlink" Target="file:///C:\MyMeetings\TSGR1_126-Maastricht\Docs/R1-2605655.zip" TargetMode="External"/><Relationship Id="rId854" Type="http://schemas.openxmlformats.org/officeDocument/2006/relationships/hyperlink" Target="file:///C:\MyMeetings\TSGR1_126-Maastricht\Docs/R1-2605777.zip" TargetMode="External"/><Relationship Id="rId1277" Type="http://schemas.openxmlformats.org/officeDocument/2006/relationships/hyperlink" Target="file:///C:\MyMeetings\TSGR1_126-Maastricht\Docs/R1-2605320.zip" TargetMode="External"/><Relationship Id="rId1484" Type="http://schemas.openxmlformats.org/officeDocument/2006/relationships/hyperlink" Target="file:///C:\MyMeetings\TSGR1_126-Maastricht\Docs/R1-2605778.zip" TargetMode="External"/><Relationship Id="rId1691" Type="http://schemas.openxmlformats.org/officeDocument/2006/relationships/hyperlink" Target="file:///C:\MyMeetings\TSGR1_126-Maastricht\Docs/R1-2605602.zip" TargetMode="External"/><Relationship Id="rId1705" Type="http://schemas.openxmlformats.org/officeDocument/2006/relationships/hyperlink" Target="file:///C:\MyMeetings\TSGR1_126-Maastricht\Docs/R1-2606003.zip" TargetMode="External"/><Relationship Id="rId1912" Type="http://schemas.openxmlformats.org/officeDocument/2006/relationships/hyperlink" Target="file:///C:\MyMeetings\TSGR1_126-Maastricht\Docs/R1-2606041.zip" TargetMode="External"/><Relationship Id="rId286" Type="http://schemas.openxmlformats.org/officeDocument/2006/relationships/hyperlink" Target="file:///C:\MyMeetings\TSGR1_126-Maastricht\Docs/R1-2606221.zip" TargetMode="External"/><Relationship Id="rId493" Type="http://schemas.openxmlformats.org/officeDocument/2006/relationships/hyperlink" Target="file:///C:\MyMeetings\TSGR1_126-Maastricht\Docs/R1-2606645.zip" TargetMode="External"/><Relationship Id="rId507" Type="http://schemas.openxmlformats.org/officeDocument/2006/relationships/hyperlink" Target="file:///C:\MyMeetings\TSGR1_126-Maastricht\Docs/R1-2605229.zip" TargetMode="External"/><Relationship Id="rId714" Type="http://schemas.openxmlformats.org/officeDocument/2006/relationships/hyperlink" Target="file:///C:\MyMeetings\TSGR1_126-Maastricht\Docs/R1-2605909.zip" TargetMode="External"/><Relationship Id="rId921" Type="http://schemas.openxmlformats.org/officeDocument/2006/relationships/hyperlink" Target="file:///C:\MyMeetings\TSGR1_126-Maastricht\Docs/R1-2605459.zip" TargetMode="External"/><Relationship Id="rId1137" Type="http://schemas.openxmlformats.org/officeDocument/2006/relationships/hyperlink" Target="file:///C:\MyMeetings\TSGR1_126-Maastricht\Docs/R1-2606611.zip" TargetMode="External"/><Relationship Id="rId1344" Type="http://schemas.openxmlformats.org/officeDocument/2006/relationships/hyperlink" Target="file:///C:\MyMeetings\TSGR1_126-Maastricht\Docs/R1-2605299.zip" TargetMode="External"/><Relationship Id="rId1551" Type="http://schemas.openxmlformats.org/officeDocument/2006/relationships/hyperlink" Target="file:///C:\MyMeetings\TSGR1_126-Maastricht\Docs/R1-2606386.zip" TargetMode="External"/><Relationship Id="rId1789" Type="http://schemas.openxmlformats.org/officeDocument/2006/relationships/hyperlink" Target="file:///C:\MyMeetings\TSGR1_126-Maastricht\Docs/R1-2606150.zip" TargetMode="External"/><Relationship Id="rId1996" Type="http://schemas.openxmlformats.org/officeDocument/2006/relationships/hyperlink" Target="file:///C:\MyMeetings\TSGR1_126-Maastricht\Docs/R1-2606662.zip" TargetMode="External"/><Relationship Id="rId50" Type="http://schemas.openxmlformats.org/officeDocument/2006/relationships/hyperlink" Target="file:///C:\MyMeetings\TSGR1_126-Maastricht\Docs/R1-2606350.zip" TargetMode="External"/><Relationship Id="rId146" Type="http://schemas.openxmlformats.org/officeDocument/2006/relationships/hyperlink" Target="file:///C:\MyMeetings\TSGR1_126-Maastricht\Docs/R1-2606879.zip" TargetMode="External"/><Relationship Id="rId353" Type="http://schemas.openxmlformats.org/officeDocument/2006/relationships/hyperlink" Target="file:///C:\MyMeetings\TSGR1_126-Maastricht\Docs/R1-2605449.zip" TargetMode="External"/><Relationship Id="rId560" Type="http://schemas.openxmlformats.org/officeDocument/2006/relationships/hyperlink" Target="file:///C:\MyMeetings\TSGR1_126-Maastricht\Docs/R1-2606492.zip" TargetMode="External"/><Relationship Id="rId798" Type="http://schemas.openxmlformats.org/officeDocument/2006/relationships/hyperlink" Target="file:///C:\MyMeetings\TSGR1_126-Maastricht\Docs/R1-2606762.zip" TargetMode="External"/><Relationship Id="rId1190" Type="http://schemas.openxmlformats.org/officeDocument/2006/relationships/hyperlink" Target="file:///C:\MyMeetings\TSGR1_126-Maastricht\Docs/R1-2606633.zip" TargetMode="External"/><Relationship Id="rId1204" Type="http://schemas.openxmlformats.org/officeDocument/2006/relationships/hyperlink" Target="file:///C:\MyMeetings\TSGR1_126-Maastricht\Docs/R1-2605831.zip" TargetMode="External"/><Relationship Id="rId1411" Type="http://schemas.openxmlformats.org/officeDocument/2006/relationships/hyperlink" Target="file:///C:\MyMeetings\TSGR1_126-Maastricht\Docs/R1-2606107.zip" TargetMode="External"/><Relationship Id="rId1649" Type="http://schemas.openxmlformats.org/officeDocument/2006/relationships/hyperlink" Target="file:///C:\MyMeetings\TSGR1_126-Maastricht\Docs/R1-2605396.zip" TargetMode="External"/><Relationship Id="rId1856" Type="http://schemas.openxmlformats.org/officeDocument/2006/relationships/hyperlink" Target="file:///C:\MyMeetings\TSGR1_126-Maastricht\Docs/R1-2605955.zip" TargetMode="External"/><Relationship Id="rId2034" Type="http://schemas.openxmlformats.org/officeDocument/2006/relationships/hyperlink" Target="file:///C:\MyMeetings\TSGR1_126-Maastricht\Docs/R1-2606260.zip" TargetMode="External"/><Relationship Id="rId213" Type="http://schemas.openxmlformats.org/officeDocument/2006/relationships/hyperlink" Target="file:///C:\MyMeetings\TSGR1_126-Maastricht\Docs/R1-2606860.zip" TargetMode="External"/><Relationship Id="rId420" Type="http://schemas.openxmlformats.org/officeDocument/2006/relationships/hyperlink" Target="file:///C:\MyMeetings\TSGR1_126-Maastricht\Docs/R1-2605362.zip" TargetMode="External"/><Relationship Id="rId658" Type="http://schemas.openxmlformats.org/officeDocument/2006/relationships/hyperlink" Target="file:///C:\MyMeetings\TSGR1_126-Maastricht\Docs/R1-2605821.zip" TargetMode="External"/><Relationship Id="rId865" Type="http://schemas.openxmlformats.org/officeDocument/2006/relationships/hyperlink" Target="file:///C:\MyMeetings\TSGR1_126-Maastricht\Docs/R1-2606142.zip" TargetMode="External"/><Relationship Id="rId1050" Type="http://schemas.openxmlformats.org/officeDocument/2006/relationships/hyperlink" Target="file:///C:\MyMeetings\TSGR1_126-Maastricht\Docs/R1-2605293.zip" TargetMode="External"/><Relationship Id="rId1288" Type="http://schemas.openxmlformats.org/officeDocument/2006/relationships/hyperlink" Target="file:///C:\MyMeetings\TSGR1_126-Maastricht\Docs/R1-2605490.zip" TargetMode="External"/><Relationship Id="rId1495" Type="http://schemas.openxmlformats.org/officeDocument/2006/relationships/hyperlink" Target="file:///C:\MyMeetings\TSGR1_126-Maastricht\Docs/R1-2606109.zip" TargetMode="External"/><Relationship Id="rId1509" Type="http://schemas.openxmlformats.org/officeDocument/2006/relationships/hyperlink" Target="file:///C:\MyMeetings\TSGR1_126-Maastricht\Docs/R1-2606448.zip" TargetMode="External"/><Relationship Id="rId1716" Type="http://schemas.openxmlformats.org/officeDocument/2006/relationships/hyperlink" Target="file:///C:\MyMeetings\TSGR1_126-Maastricht\Docs/R1-2606402.zip" TargetMode="External"/><Relationship Id="rId1923" Type="http://schemas.openxmlformats.org/officeDocument/2006/relationships/hyperlink" Target="file:///C:\MyMeetings\TSGR1_126-Maastricht\Docs/R1-2606287.zip" TargetMode="External"/><Relationship Id="rId2101" Type="http://schemas.openxmlformats.org/officeDocument/2006/relationships/hyperlink" Target="file:///C:\MyMeetings\TSGR1_126-Maastricht\Docs/R1-2605191.zip" TargetMode="External"/><Relationship Id="rId297" Type="http://schemas.openxmlformats.org/officeDocument/2006/relationships/hyperlink" Target="file:///C:\MyMeetings\TSGR1_126-Maastricht\Docs/R1-2606460.zip" TargetMode="External"/><Relationship Id="rId518" Type="http://schemas.openxmlformats.org/officeDocument/2006/relationships/hyperlink" Target="file:///C:\MyMeetings\TSGR1_126-Maastricht\Docs/R1-2605626.zip" TargetMode="External"/><Relationship Id="rId725" Type="http://schemas.openxmlformats.org/officeDocument/2006/relationships/hyperlink" Target="file:///C:\MyMeetings\TSGR1_126-Maastricht\Docs/R1-2605821.zip" TargetMode="External"/><Relationship Id="rId932" Type="http://schemas.openxmlformats.org/officeDocument/2006/relationships/hyperlink" Target="file:///C:\MyMeetings\TSGR1_126-Maastricht\Docs/R1-2606022.zip" TargetMode="External"/><Relationship Id="rId1148" Type="http://schemas.openxmlformats.org/officeDocument/2006/relationships/hyperlink" Target="file:///C:\MyMeetings\TSGR1_126-Maastricht\Docs/R1-2605258.zip" TargetMode="External"/><Relationship Id="rId1355" Type="http://schemas.openxmlformats.org/officeDocument/2006/relationships/hyperlink" Target="file:///C:\MyMeetings\TSGR1_126-Maastricht\Docs/R1-2605321.zip" TargetMode="External"/><Relationship Id="rId1562" Type="http://schemas.openxmlformats.org/officeDocument/2006/relationships/hyperlink" Target="file:///C:\MyMeetings\TSGR1_126-Maastricht\Docs/R1-2605236.zip" TargetMode="External"/><Relationship Id="rId157" Type="http://schemas.openxmlformats.org/officeDocument/2006/relationships/hyperlink" Target="file:///C:\MyMeetings\TSGR1_126-Maastricht\Docs/R1-2606230.zip" TargetMode="External"/><Relationship Id="rId364" Type="http://schemas.openxmlformats.org/officeDocument/2006/relationships/hyperlink" Target="file:///C:\MyMeetings\TSGR1_126-Maastricht\Docs/R1-2606097.zip" TargetMode="External"/><Relationship Id="rId1008" Type="http://schemas.openxmlformats.org/officeDocument/2006/relationships/hyperlink" Target="file:///C:\MyMeetings\TSGR1_126-Maastricht\Docs/R1-2605564.zip" TargetMode="External"/><Relationship Id="rId1215" Type="http://schemas.openxmlformats.org/officeDocument/2006/relationships/hyperlink" Target="file:///C:\MyMeetings\TSGR1_126-Maastricht\Docs/R1-2605425.zip" TargetMode="External"/><Relationship Id="rId1422" Type="http://schemas.openxmlformats.org/officeDocument/2006/relationships/hyperlink" Target="file:///C:\MyMeetings\TSGR1_126-Maastricht\Docs/R1-2605531.zip" TargetMode="External"/><Relationship Id="rId1867" Type="http://schemas.openxmlformats.org/officeDocument/2006/relationships/hyperlink" Target="file:///C:\MyMeetings\TSGR1_126-Maastricht\Docs/R1-2606257.zip" TargetMode="External"/><Relationship Id="rId2045" Type="http://schemas.openxmlformats.org/officeDocument/2006/relationships/hyperlink" Target="file:///C:\MyMeetings\TSGR1_126-Maastricht\Docs/R1-2606482.zip" TargetMode="External"/><Relationship Id="rId61" Type="http://schemas.openxmlformats.org/officeDocument/2006/relationships/hyperlink" Target="file:///C:\MyMeetings\TSGR1_126-Maastricht\Docs/R1-2605791.zip" TargetMode="External"/><Relationship Id="rId571" Type="http://schemas.openxmlformats.org/officeDocument/2006/relationships/hyperlink" Target="file:///C:\MyMeetings\TSGR1_126-Maastricht\Docs/R1-2605504.zip" TargetMode="External"/><Relationship Id="rId669" Type="http://schemas.openxmlformats.org/officeDocument/2006/relationships/hyperlink" Target="file:///C:\MyMeetings\TSGR1_126-Maastricht\Docs/R1-2605455.zip" TargetMode="External"/><Relationship Id="rId876" Type="http://schemas.openxmlformats.org/officeDocument/2006/relationships/hyperlink" Target="file:///C:\MyMeetings\TSGR1_126-Maastricht\Docs/R1-2606672.zip" TargetMode="External"/><Relationship Id="rId1299" Type="http://schemas.openxmlformats.org/officeDocument/2006/relationships/hyperlink" Target="file:///C:\MyMeetings\TSGR1_126-Maastricht\Docs/R1-2605952.zip" TargetMode="External"/><Relationship Id="rId1727" Type="http://schemas.openxmlformats.org/officeDocument/2006/relationships/hyperlink" Target="file:///C:\MyMeetings\TSGR1_126-Maastricht\Docs/R1-2605215.zip" TargetMode="External"/><Relationship Id="rId1934" Type="http://schemas.openxmlformats.org/officeDocument/2006/relationships/hyperlink" Target="file:///C:\MyMeetings\TSGR1_126-Maastricht\Docs/R1-2606863.zip" TargetMode="External"/><Relationship Id="rId19" Type="http://schemas.openxmlformats.org/officeDocument/2006/relationships/hyperlink" Target="file:///C:\MyMeetings\TSGR1_126-Maastricht\Docs/R1-2605367.zip" TargetMode="External"/><Relationship Id="rId224" Type="http://schemas.openxmlformats.org/officeDocument/2006/relationships/hyperlink" Target="file:///C:\MyMeetings\TSGR1_126-Maastricht\Docs/R1-2605804.zip" TargetMode="External"/><Relationship Id="rId431" Type="http://schemas.openxmlformats.org/officeDocument/2006/relationships/hyperlink" Target="file:///C:\MyMeetings\TSGR1_126-Maastricht\Docs/R1-2605624.zip" TargetMode="External"/><Relationship Id="rId529" Type="http://schemas.openxmlformats.org/officeDocument/2006/relationships/hyperlink" Target="file:///C:\MyMeetings\TSGR1_126-Maastricht\Docs/R1-2606136.zip" TargetMode="External"/><Relationship Id="rId736" Type="http://schemas.openxmlformats.org/officeDocument/2006/relationships/hyperlink" Target="file:///C:\MyMeetings\TSGR1_126-Maastricht\Docs/R1-2606861.zip" TargetMode="External"/><Relationship Id="rId1061" Type="http://schemas.openxmlformats.org/officeDocument/2006/relationships/hyperlink" Target="file:///C:\MyMeetings\TSGR1_126-Maastricht\Docs/R1-2605719.zip" TargetMode="External"/><Relationship Id="rId1159" Type="http://schemas.openxmlformats.org/officeDocument/2006/relationships/hyperlink" Target="file:///C:\MyMeetings\TSGR1_126-Maastricht\Docs/R1-2605688.zip" TargetMode="External"/><Relationship Id="rId1366" Type="http://schemas.openxmlformats.org/officeDocument/2006/relationships/hyperlink" Target="file:///C:\MyMeetings\TSGR1_126-Maastricht\Docs/R1-2605724.zip" TargetMode="External"/><Relationship Id="rId2112" Type="http://schemas.openxmlformats.org/officeDocument/2006/relationships/header" Target="header2.xml"/><Relationship Id="rId168" Type="http://schemas.openxmlformats.org/officeDocument/2006/relationships/hyperlink" Target="file:///C:\MyMeetings\TSGR1_126-Maastricht\Docs/R1-2606825.zip" TargetMode="External"/><Relationship Id="rId943" Type="http://schemas.openxmlformats.org/officeDocument/2006/relationships/hyperlink" Target="file:///C:\MyMeetings\TSGR1_126-Maastricht\Docs/R1-2605254.zip" TargetMode="External"/><Relationship Id="rId1019" Type="http://schemas.openxmlformats.org/officeDocument/2006/relationships/hyperlink" Target="file:///C:\MyMeetings\TSGR1_126-Maastricht\Docs/R1-2606740.zip" TargetMode="External"/><Relationship Id="rId1573" Type="http://schemas.openxmlformats.org/officeDocument/2006/relationships/hyperlink" Target="file:///C:\MyMeetings\TSGR1_126-Maastricht\Docs/R1-2605843.zip" TargetMode="External"/><Relationship Id="rId1780" Type="http://schemas.openxmlformats.org/officeDocument/2006/relationships/hyperlink" Target="file:///C:\MyMeetings\TSGR1_126-Maastricht\Docs/R1-2605683.zip" TargetMode="External"/><Relationship Id="rId1878" Type="http://schemas.openxmlformats.org/officeDocument/2006/relationships/hyperlink" Target="file:///C:\MyMeetings\TSGR1_126-Maastricht\Docs/R1-2606533.zip" TargetMode="External"/><Relationship Id="rId72" Type="http://schemas.openxmlformats.org/officeDocument/2006/relationships/hyperlink" Target="file:///C:\MyMeetings\TSGR1_126-Maastricht\Docs/R1-2606712.zip" TargetMode="External"/><Relationship Id="rId375" Type="http://schemas.openxmlformats.org/officeDocument/2006/relationships/hyperlink" Target="file:///C:\MyMeetings\TSGR1_126-Maastricht\Docs/R1-2606534.zip" TargetMode="External"/><Relationship Id="rId582" Type="http://schemas.openxmlformats.org/officeDocument/2006/relationships/hyperlink" Target="file:///C:\MyMeetings\TSGR1_126-Maastricht\Docs/R1-2606068.zip" TargetMode="External"/><Relationship Id="rId803" Type="http://schemas.openxmlformats.org/officeDocument/2006/relationships/hyperlink" Target="file:///C:\MyMeetings\TSGR1_126-Maastricht\Docs/R1-2605537.zip" TargetMode="External"/><Relationship Id="rId1226" Type="http://schemas.openxmlformats.org/officeDocument/2006/relationships/hyperlink" Target="file:///C:\MyMeetings\TSGR1_126-Maastricht\Docs/R1-2605975.zip" TargetMode="External"/><Relationship Id="rId1433" Type="http://schemas.openxmlformats.org/officeDocument/2006/relationships/hyperlink" Target="file:///C:\MyMeetings\TSGR1_126-Maastricht\Docs/R1-2605373.zip" TargetMode="External"/><Relationship Id="rId1640" Type="http://schemas.openxmlformats.org/officeDocument/2006/relationships/hyperlink" Target="file:///C:\MyMeetings\TSGR1_126-Maastricht\Docs/R1-2606470.zip" TargetMode="External"/><Relationship Id="rId1738" Type="http://schemas.openxmlformats.org/officeDocument/2006/relationships/hyperlink" Target="file:///C:\MyMeetings\TSGR1_126-Maastricht\Docs/R1-2605737.zip" TargetMode="External"/><Relationship Id="rId2056" Type="http://schemas.openxmlformats.org/officeDocument/2006/relationships/hyperlink" Target="file:///C:\MyMeetings\TSGR1_126-Maastricht\Docs/R1-2606565.zip" TargetMode="External"/><Relationship Id="rId3" Type="http://schemas.openxmlformats.org/officeDocument/2006/relationships/numbering" Target="numbering.xml"/><Relationship Id="rId235" Type="http://schemas.openxmlformats.org/officeDocument/2006/relationships/hyperlink" Target="file:///C:\MyMeetings\TSGR1_126-Maastricht\Docs/R1-2606717.zip" TargetMode="External"/><Relationship Id="rId442" Type="http://schemas.openxmlformats.org/officeDocument/2006/relationships/hyperlink" Target="file:///C:\MyMeetings\TSGR1_126-Maastricht\Docs/R1-2605862.zip" TargetMode="External"/><Relationship Id="rId887" Type="http://schemas.openxmlformats.org/officeDocument/2006/relationships/hyperlink" Target="file:///C:\MyMeetings\TSGR1_126-Maastricht\Docs/R1-2606375.zip" TargetMode="External"/><Relationship Id="rId1072" Type="http://schemas.openxmlformats.org/officeDocument/2006/relationships/hyperlink" Target="file:///C:\MyMeetings\TSGR1_126-Maastricht\Docs/R1-2606102.zip" TargetMode="External"/><Relationship Id="rId1500" Type="http://schemas.openxmlformats.org/officeDocument/2006/relationships/hyperlink" Target="file:///C:\MyMeetings\TSGR1_126-Maastricht\Docs/R1-2606278.zip" TargetMode="External"/><Relationship Id="rId1945" Type="http://schemas.openxmlformats.org/officeDocument/2006/relationships/hyperlink" Target="file:///C:\MyMeetings\TSGR1_126-Maastricht\Docs/R1-2605356.zip" TargetMode="External"/><Relationship Id="rId302" Type="http://schemas.openxmlformats.org/officeDocument/2006/relationships/hyperlink" Target="file:///C:\MyMeetings\TSGR1_126-Maastricht\Docs/R1-2606362.zip" TargetMode="External"/><Relationship Id="rId747" Type="http://schemas.openxmlformats.org/officeDocument/2006/relationships/hyperlink" Target="file:///C:\MyMeetings\TSGR1_126-Maastricht\Docs/R1-2605661.zip" TargetMode="External"/><Relationship Id="rId954" Type="http://schemas.openxmlformats.org/officeDocument/2006/relationships/hyperlink" Target="file:///C:\MyMeetings\TSGR1_126-Maastricht\Docs/R1-2605563.zip" TargetMode="External"/><Relationship Id="rId1377" Type="http://schemas.openxmlformats.org/officeDocument/2006/relationships/hyperlink" Target="file:///C:\MyMeetings\TSGR1_126-Maastricht\Docs/R1-2606106.zip" TargetMode="External"/><Relationship Id="rId1584" Type="http://schemas.openxmlformats.org/officeDocument/2006/relationships/hyperlink" Target="file:///C:\MyMeetings\TSGR1_126-Maastricht\Docs/R1-2606213.zip" TargetMode="External"/><Relationship Id="rId1791" Type="http://schemas.openxmlformats.org/officeDocument/2006/relationships/hyperlink" Target="file:///C:\MyMeetings\TSGR1_126-Maastricht\Docs/R1-2606255.zip" TargetMode="External"/><Relationship Id="rId1805" Type="http://schemas.openxmlformats.org/officeDocument/2006/relationships/hyperlink" Target="file:///C:\MyMeetings\TSGR1_126-Maastricht\Docs/R1-2605318.zip" TargetMode="External"/><Relationship Id="rId83" Type="http://schemas.openxmlformats.org/officeDocument/2006/relationships/hyperlink" Target="file:///C:\MyMeetings\TSGR1_126-Maastricht\Docs/R1-2606683.zip" TargetMode="External"/><Relationship Id="rId179" Type="http://schemas.openxmlformats.org/officeDocument/2006/relationships/oleObject" Target="embeddings/oleObject5.bin"/><Relationship Id="rId386" Type="http://schemas.openxmlformats.org/officeDocument/2006/relationships/hyperlink" Target="https://www.3gpp.org/ftp/TSG_RAN/TSG_RAN/TSGR_107/Docs/RP-250796.zip" TargetMode="External"/><Relationship Id="rId593" Type="http://schemas.openxmlformats.org/officeDocument/2006/relationships/hyperlink" Target="file:///C:\MyMeetings\TSGR1_126-Maastricht\Docs/R1-2606693.zip" TargetMode="External"/><Relationship Id="rId607" Type="http://schemas.openxmlformats.org/officeDocument/2006/relationships/hyperlink" Target="file:///C:\MyMeetings\TSGR1_126-Maastricht\Docs/R1-2605628.zip" TargetMode="External"/><Relationship Id="rId814" Type="http://schemas.openxmlformats.org/officeDocument/2006/relationships/hyperlink" Target="file:///C:\MyMeetings\TSGR1_126-Maastricht\Docs/R1-2605673.zip" TargetMode="External"/><Relationship Id="rId1237" Type="http://schemas.openxmlformats.org/officeDocument/2006/relationships/hyperlink" Target="file:///C:\MyMeetings\TSGR1_126-Maastricht\Docs/R1-2606224.zip" TargetMode="External"/><Relationship Id="rId1444" Type="http://schemas.openxmlformats.org/officeDocument/2006/relationships/hyperlink" Target="file:///C:\MyMeetings\TSGR1_126-Maastricht\Docs/R1-2605730.zip" TargetMode="External"/><Relationship Id="rId1651" Type="http://schemas.openxmlformats.org/officeDocument/2006/relationships/hyperlink" Target="file:///C:\MyMeetings\TSGR1_126-Maastricht\Docs/R1-2605476.zip" TargetMode="External"/><Relationship Id="rId1889" Type="http://schemas.openxmlformats.org/officeDocument/2006/relationships/hyperlink" Target="file:///C:\MyMeetings\TSGR1_126-Maastricht\Docs/R1-2606422.zip" TargetMode="External"/><Relationship Id="rId2067" Type="http://schemas.openxmlformats.org/officeDocument/2006/relationships/hyperlink" Target="file:///C:\MyMeetings\TSGR1_126-Maastricht\Docs/R1-2606894.zip" TargetMode="External"/><Relationship Id="rId246" Type="http://schemas.openxmlformats.org/officeDocument/2006/relationships/hyperlink" Target="file:///C:\MyMeetings\TSGR1_126-Maastricht\Docs/R1-2606746.zip" TargetMode="External"/><Relationship Id="rId453" Type="http://schemas.openxmlformats.org/officeDocument/2006/relationships/hyperlink" Target="file:///C:\MyMeetings\TSGR1_126-Maastricht\Docs/R1-2605812.zip" TargetMode="External"/><Relationship Id="rId660" Type="http://schemas.openxmlformats.org/officeDocument/2006/relationships/hyperlink" Target="file:///C:\MyMeetings\TSGR1_126-Maastricht\Docs/R1-2605455.zip" TargetMode="External"/><Relationship Id="rId898" Type="http://schemas.openxmlformats.org/officeDocument/2006/relationships/hyperlink" Target="file:///C:\MyMeetings\TSGR1_126-Maastricht\Docs/R1-2606186.zip" TargetMode="External"/><Relationship Id="rId1083" Type="http://schemas.openxmlformats.org/officeDocument/2006/relationships/hyperlink" Target="file:///C:\MyMeetings\TSGR1_126-Maastricht\Docs/R1-2606622.zip" TargetMode="External"/><Relationship Id="rId1290" Type="http://schemas.openxmlformats.org/officeDocument/2006/relationships/hyperlink" Target="file:///C:\MyMeetings\TSGR1_126-Maastricht\Docs/R1-2605569.zip" TargetMode="External"/><Relationship Id="rId1304" Type="http://schemas.openxmlformats.org/officeDocument/2006/relationships/hyperlink" Target="file:///C:\MyMeetings\TSGR1_126-Maastricht\Docs/R1-2606085.zip" TargetMode="External"/><Relationship Id="rId1511" Type="http://schemas.openxmlformats.org/officeDocument/2006/relationships/hyperlink" Target="file:///C:\MyMeetings\TSGR1_126-Maastricht\Docs/R1-2606531.zip" TargetMode="External"/><Relationship Id="rId1749" Type="http://schemas.openxmlformats.org/officeDocument/2006/relationships/hyperlink" Target="file:///C:\MyMeetings\TSGR1_126-Maastricht\Docs/R1-2606176.zip" TargetMode="External"/><Relationship Id="rId1956" Type="http://schemas.openxmlformats.org/officeDocument/2006/relationships/hyperlink" Target="file:///C:\MyMeetings\TSGR1_126-Maastricht\Docs/R1-2605747.zip" TargetMode="External"/><Relationship Id="rId106" Type="http://schemas.openxmlformats.org/officeDocument/2006/relationships/hyperlink" Target="file:///C:\MyMeetings\TSGR1_126-Maastricht\Docs/R1-2605794.zip" TargetMode="External"/><Relationship Id="rId313" Type="http://schemas.openxmlformats.org/officeDocument/2006/relationships/hyperlink" Target="file:///C:\MyMeetings\TSGR1_126-Maastricht\Docs/R1-2605240.zip" TargetMode="External"/><Relationship Id="rId758" Type="http://schemas.openxmlformats.org/officeDocument/2006/relationships/hyperlink" Target="file:///C:\MyMeetings\TSGR1_126-Maastricht\Docs/R1-2605957.zip" TargetMode="External"/><Relationship Id="rId965" Type="http://schemas.openxmlformats.org/officeDocument/2006/relationships/hyperlink" Target="file:///C:\MyMeetings\TSGR1_126-Maastricht\Docs/R1-2605970.zip" TargetMode="External"/><Relationship Id="rId1150" Type="http://schemas.openxmlformats.org/officeDocument/2006/relationships/hyperlink" Target="file:///C:\MyMeetings\TSGR1_126-Maastricht\Docs/R1-2605319.zip" TargetMode="External"/><Relationship Id="rId1388" Type="http://schemas.openxmlformats.org/officeDocument/2006/relationships/hyperlink" Target="file:///C:\MyMeetings\TSGR1_126-Maastricht\Docs/R1-2605696.zip" TargetMode="External"/><Relationship Id="rId1595" Type="http://schemas.openxmlformats.org/officeDocument/2006/relationships/hyperlink" Target="file:///C:\MyMeetings\TSGR1_126-Maastricht\Docs/R1-2606629.zip" TargetMode="External"/><Relationship Id="rId1609" Type="http://schemas.openxmlformats.org/officeDocument/2006/relationships/hyperlink" Target="file:///C:\MyMeetings\TSGR1_126-Maastricht\Docs/R1-2605277.zip" TargetMode="External"/><Relationship Id="rId1816" Type="http://schemas.openxmlformats.org/officeDocument/2006/relationships/hyperlink" Target="file:///C:\MyMeetings\TSGR1_126-Maastricht\Docs/R1-2605924.zip" TargetMode="External"/><Relationship Id="rId10" Type="http://schemas.openxmlformats.org/officeDocument/2006/relationships/hyperlink" Target="https://www.etsi.org/intellectual-property-rights/ipr" TargetMode="External"/><Relationship Id="rId94" Type="http://schemas.openxmlformats.org/officeDocument/2006/relationships/hyperlink" Target="file:///C:\MyMeetings\TSGR1_126-Maastricht\Docs/R1-2606814.zip" TargetMode="External"/><Relationship Id="rId397" Type="http://schemas.openxmlformats.org/officeDocument/2006/relationships/hyperlink" Target="file:///C:\MyMeetings\TSGR1_126-Maastricht\Docs/R1-2605366.zip" TargetMode="External"/><Relationship Id="rId520" Type="http://schemas.openxmlformats.org/officeDocument/2006/relationships/hyperlink" Target="file:///C:\MyMeetings\TSGR1_126-Maastricht\Docs/R1-2605754.zip" TargetMode="External"/><Relationship Id="rId618" Type="http://schemas.openxmlformats.org/officeDocument/2006/relationships/hyperlink" Target="file:///C:\MyMeetings\TSGR1_126-Maastricht\Docs/R1-2605956.zip" TargetMode="External"/><Relationship Id="rId825" Type="http://schemas.openxmlformats.org/officeDocument/2006/relationships/hyperlink" Target="file:///C:\MyMeetings\TSGR1_126-Maastricht\Docs/R1-2606134.zip" TargetMode="External"/><Relationship Id="rId1248" Type="http://schemas.openxmlformats.org/officeDocument/2006/relationships/hyperlink" Target="file:///C:\MyMeetings\TSGR1_126-Maastricht\Docs/R1-2606506.zip" TargetMode="External"/><Relationship Id="rId1455" Type="http://schemas.openxmlformats.org/officeDocument/2006/relationships/hyperlink" Target="file:///C:\MyMeetings\TSGR1_126-Maastricht\Docs/R1-2606247.zip" TargetMode="External"/><Relationship Id="rId1662" Type="http://schemas.openxmlformats.org/officeDocument/2006/relationships/hyperlink" Target="file:///C:\MyMeetings\TSGR1_126-Maastricht\Docs/R1-2606035.zip" TargetMode="External"/><Relationship Id="rId2078" Type="http://schemas.openxmlformats.org/officeDocument/2006/relationships/hyperlink" Target="file:///C:\MyMeetings\TSGR1_126-Maastricht\Docs/R1-2606917.zip" TargetMode="External"/><Relationship Id="rId257" Type="http://schemas.openxmlformats.org/officeDocument/2006/relationships/hyperlink" Target="file:///C:\MyMeetings\TSGR1_126-Maastricht\Docs/R1-2605446.zip" TargetMode="External"/><Relationship Id="rId464" Type="http://schemas.openxmlformats.org/officeDocument/2006/relationships/hyperlink" Target="file:///C:\MyMeetings\TSGR1_126-Maastricht\Docs/R1-2605557.zip" TargetMode="External"/><Relationship Id="rId1010" Type="http://schemas.openxmlformats.org/officeDocument/2006/relationships/hyperlink" Target="file:///C:\MyMeetings\TSGR1_126-Maastricht\Docs/R1-2605676.zip" TargetMode="External"/><Relationship Id="rId1094" Type="http://schemas.openxmlformats.org/officeDocument/2006/relationships/hyperlink" Target="file:///C:\MyMeetings\TSGR1_126-Maastricht\Docs/R1-2605257.zip" TargetMode="External"/><Relationship Id="rId1108" Type="http://schemas.openxmlformats.org/officeDocument/2006/relationships/hyperlink" Target="file:///C:\MyMeetings\TSGR1_126-Maastricht\Docs/R1-2605764.zip" TargetMode="External"/><Relationship Id="rId1315" Type="http://schemas.openxmlformats.org/officeDocument/2006/relationships/hyperlink" Target="file:///C:\MyMeetings\TSGR1_126-Maastricht\Docs/R1-2606325.zip" TargetMode="External"/><Relationship Id="rId1967" Type="http://schemas.openxmlformats.org/officeDocument/2006/relationships/hyperlink" Target="file:///C:\MyMeetings\TSGR1_126-Maastricht\Docs/R1-2606072.zip" TargetMode="External"/><Relationship Id="rId117" Type="http://schemas.openxmlformats.org/officeDocument/2006/relationships/hyperlink" Target="file:///C:\MyMeetings\TSGR1_126-Maastricht\Docs/R1-2605668.zip" TargetMode="External"/><Relationship Id="rId671" Type="http://schemas.openxmlformats.org/officeDocument/2006/relationships/hyperlink" Target="file:///C:\MyMeetings\TSGR1_126-Maastricht\Docs/R1-2606308.zip" TargetMode="External"/><Relationship Id="rId769" Type="http://schemas.openxmlformats.org/officeDocument/2006/relationships/hyperlink" Target="file:///C:\MyMeetings\TSGR1_126-Maastricht\Docs/R1-2606857.zip" TargetMode="External"/><Relationship Id="rId976" Type="http://schemas.openxmlformats.org/officeDocument/2006/relationships/hyperlink" Target="file:///C:\MyMeetings\TSGR1_126-Maastricht\Docs/R1-2606336.zip" TargetMode="External"/><Relationship Id="rId1399" Type="http://schemas.openxmlformats.org/officeDocument/2006/relationships/hyperlink" Target="file:///C:\MyMeetings\TSGR1_126-Maastricht\Docs/R1-2605571.zip" TargetMode="External"/><Relationship Id="rId324" Type="http://schemas.openxmlformats.org/officeDocument/2006/relationships/hyperlink" Target="file:///C:\MyMeetings\TSGR1_126-Maastricht\Docs/R1-2605758.zip" TargetMode="External"/><Relationship Id="rId531" Type="http://schemas.openxmlformats.org/officeDocument/2006/relationships/hyperlink" Target="file:///C:\MyMeetings\TSGR1_126-Maastricht\Docs/R1-2606185.zip" TargetMode="External"/><Relationship Id="rId629" Type="http://schemas.openxmlformats.org/officeDocument/2006/relationships/hyperlink" Target="file:///C:\MyMeetings\TSGR1_126-Maastricht\Docs/R1-2606235.zip" TargetMode="External"/><Relationship Id="rId1161" Type="http://schemas.openxmlformats.org/officeDocument/2006/relationships/hyperlink" Target="file:///C:\MyMeetings\TSGR1_126-Maastricht\Docs/R1-2605768.zip" TargetMode="External"/><Relationship Id="rId1259" Type="http://schemas.openxmlformats.org/officeDocument/2006/relationships/hyperlink" Target="file:///C:\MyMeetings\TSGR1_126-Maastricht\Docs/R1-2605833.zip" TargetMode="External"/><Relationship Id="rId1466" Type="http://schemas.openxmlformats.org/officeDocument/2006/relationships/hyperlink" Target="file:///C:\MyMeetings\TSGR1_126-Maastricht\Docs/R1-2606764.zip" TargetMode="External"/><Relationship Id="rId2005" Type="http://schemas.openxmlformats.org/officeDocument/2006/relationships/hyperlink" Target="file:///C:\MyMeetings\TSGR1_126-Maastricht\Docs/R1-2606565.zip" TargetMode="External"/><Relationship Id="rId836" Type="http://schemas.openxmlformats.org/officeDocument/2006/relationships/hyperlink" Target="file:///C:\MyMeetings\TSGR1_126-Maastricht\Docs/R1-2606588.zip" TargetMode="External"/><Relationship Id="rId1021" Type="http://schemas.openxmlformats.org/officeDocument/2006/relationships/hyperlink" Target="file:///C:\MyMeetings\TSGR1_126-Maastricht\Docs/R1-2606045.zip" TargetMode="External"/><Relationship Id="rId1119" Type="http://schemas.openxmlformats.org/officeDocument/2006/relationships/hyperlink" Target="file:///C:\MyMeetings\TSGR1_126-Maastricht\Docs/R1-2606203.zip" TargetMode="External"/><Relationship Id="rId1673" Type="http://schemas.openxmlformats.org/officeDocument/2006/relationships/hyperlink" Target="file:///C:\MyMeetings\TSGR1_126-Maastricht\Docs/R1-2606597.zip" TargetMode="External"/><Relationship Id="rId1880" Type="http://schemas.openxmlformats.org/officeDocument/2006/relationships/hyperlink" Target="file:///C:\MyMeetings\TSGR1_126-Maastricht\Docs/R1-2606573.zip" TargetMode="External"/><Relationship Id="rId1978" Type="http://schemas.openxmlformats.org/officeDocument/2006/relationships/hyperlink" Target="file:///C:\MyMeetings\TSGR1_126-Maastricht\Docs/R1-2606316.zip" TargetMode="External"/><Relationship Id="rId903" Type="http://schemas.openxmlformats.org/officeDocument/2006/relationships/hyperlink" Target="file:///C:\MyMeetings\TSGR1_126-Maastricht\Docs/R1-2605291.zip" TargetMode="External"/><Relationship Id="rId1326" Type="http://schemas.openxmlformats.org/officeDocument/2006/relationships/hyperlink" Target="file:///C:\MyMeetings\TSGR1_126-Maastricht\Docs/R1-2606571.zip" TargetMode="External"/><Relationship Id="rId1533" Type="http://schemas.openxmlformats.org/officeDocument/2006/relationships/hyperlink" Target="file:///C:\MyMeetings\TSGR1_126-Maastricht\Docs/R1-2605574.zip" TargetMode="External"/><Relationship Id="rId1740" Type="http://schemas.openxmlformats.org/officeDocument/2006/relationships/hyperlink" Target="file:///C:\MyMeetings\TSGR1_126-Maastricht\Docs/R1-2605786.zip" TargetMode="External"/><Relationship Id="rId32" Type="http://schemas.openxmlformats.org/officeDocument/2006/relationships/hyperlink" Target="file:///C:\MyMeetings\TSGR1_126-Maastricht\Docs/R1-2606718.zip" TargetMode="External"/><Relationship Id="rId1600" Type="http://schemas.openxmlformats.org/officeDocument/2006/relationships/hyperlink" Target="file:///C:\MyMeetings\TSGR1_126-Maastricht\Docs/R1-2606798.zip" TargetMode="External"/><Relationship Id="rId1838" Type="http://schemas.openxmlformats.org/officeDocument/2006/relationships/hyperlink" Target="file:///C:\MyMeetings\TSGR1_126-Maastricht\Docs/R1-2605279.zip" TargetMode="External"/><Relationship Id="rId181" Type="http://schemas.openxmlformats.org/officeDocument/2006/relationships/oleObject" Target="embeddings/oleObject6.bin"/><Relationship Id="rId1905" Type="http://schemas.openxmlformats.org/officeDocument/2006/relationships/hyperlink" Target="file:///C:\MyMeetings\TSGR1_126-Maastricht\Docs/R1-2605746.zip" TargetMode="External"/><Relationship Id="rId279" Type="http://schemas.openxmlformats.org/officeDocument/2006/relationships/hyperlink" Target="file:///C:\MyMeetings\TSGR1_126-Maastricht\Docs/R1-2606009.zip" TargetMode="External"/><Relationship Id="rId486" Type="http://schemas.openxmlformats.org/officeDocument/2006/relationships/hyperlink" Target="file:///C:\MyMeetings\TSGR1_126-Maastricht\Docs/R1-2606333.zip" TargetMode="External"/><Relationship Id="rId693" Type="http://schemas.openxmlformats.org/officeDocument/2006/relationships/hyperlink" Target="file:///C:\MyMeetings\TSGR1_126-Maastricht\Docs/R1-2606638.zip" TargetMode="External"/><Relationship Id="rId139" Type="http://schemas.openxmlformats.org/officeDocument/2006/relationships/hyperlink" Target="file:///C:\MyMeetings\TSGR1_126-Maastricht\Docs/R1-2606932.zip" TargetMode="External"/><Relationship Id="rId346" Type="http://schemas.openxmlformats.org/officeDocument/2006/relationships/hyperlink" Target="file:///C:\MyMeetings\TSGR1_126-Maastricht\Docs/R1-2606013.zip" TargetMode="External"/><Relationship Id="rId553" Type="http://schemas.openxmlformats.org/officeDocument/2006/relationships/hyperlink" Target="file:///C:\MyMeetings\TSGR1_126-Maastricht\Docs/R1-2606491.zip" TargetMode="External"/><Relationship Id="rId760" Type="http://schemas.openxmlformats.org/officeDocument/2006/relationships/hyperlink" Target="file:///C:\MyMeetings\TSGR1_126-Maastricht\Docs/R1-2606833.zip" TargetMode="External"/><Relationship Id="rId998" Type="http://schemas.openxmlformats.org/officeDocument/2006/relationships/hyperlink" Target="file:///C:\MyMeetings\TSGR1_126-Maastricht\Docs/R1-2605292.zip" TargetMode="External"/><Relationship Id="rId1183" Type="http://schemas.openxmlformats.org/officeDocument/2006/relationships/hyperlink" Target="file:///C:\MyMeetings\TSGR1_126-Maastricht\Docs/R1-2606429.zip" TargetMode="External"/><Relationship Id="rId1390" Type="http://schemas.openxmlformats.org/officeDocument/2006/relationships/hyperlink" Target="file:///C:\MyMeetings\TSGR1_126-Maastricht\Docs/R1-2605698.zip" TargetMode="External"/><Relationship Id="rId2027" Type="http://schemas.openxmlformats.org/officeDocument/2006/relationships/hyperlink" Target="file:///C:\MyMeetings\TSGR1_126-Maastricht\Docs/R1-2605990.zip" TargetMode="External"/><Relationship Id="rId206" Type="http://schemas.openxmlformats.org/officeDocument/2006/relationships/hyperlink" Target="file:///C:\MyMeetings\TSGR1_126-Maastricht\Docs/R1-2605188.zip" TargetMode="External"/><Relationship Id="rId413" Type="http://schemas.openxmlformats.org/officeDocument/2006/relationships/hyperlink" Target="file:///C:\MyMeetings\TSGR1_126-Maastricht\Docs/R1-2606366.zip" TargetMode="External"/><Relationship Id="rId858" Type="http://schemas.openxmlformats.org/officeDocument/2006/relationships/hyperlink" Target="file:///C:\MyMeetings\TSGR1_126-Maastricht\Docs/R1-2605930.zip" TargetMode="External"/><Relationship Id="rId1043" Type="http://schemas.openxmlformats.org/officeDocument/2006/relationships/hyperlink" Target="file:///C:\MyMeetings\TSGR1_126-Maastricht\Docs/R1-2606838.zip" TargetMode="External"/><Relationship Id="rId1488" Type="http://schemas.openxmlformats.org/officeDocument/2006/relationships/hyperlink" Target="file:///C:\MyMeetings\TSGR1_126-Maastricht\Docs/R1-2605929.zip" TargetMode="External"/><Relationship Id="rId1695" Type="http://schemas.openxmlformats.org/officeDocument/2006/relationships/hyperlink" Target="file:///C:\MyMeetings\TSGR1_126-Maastricht\Docs/R1-2605775.zip" TargetMode="External"/><Relationship Id="rId620" Type="http://schemas.openxmlformats.org/officeDocument/2006/relationships/hyperlink" Target="file:///C:\MyMeetings\TSGR1_126-Maastricht\Docs/R1-2606793.zip" TargetMode="External"/><Relationship Id="rId718" Type="http://schemas.openxmlformats.org/officeDocument/2006/relationships/hyperlink" Target="file:///C:\MyMeetings\TSGR1_126-Maastricht\Docs/R1-2606307.zip" TargetMode="External"/><Relationship Id="rId925" Type="http://schemas.openxmlformats.org/officeDocument/2006/relationships/hyperlink" Target="file:///C:\MyMeetings\TSGR1_126-Maastricht\Docs/R1-2605717.zip" TargetMode="External"/><Relationship Id="rId1250" Type="http://schemas.openxmlformats.org/officeDocument/2006/relationships/hyperlink" Target="file:///C:\MyMeetings\TSGR1_126-Maastricht\Docs/R1-2606596.zip" TargetMode="External"/><Relationship Id="rId1348" Type="http://schemas.openxmlformats.org/officeDocument/2006/relationships/hyperlink" Target="file:///C:\MyMeetings\TSGR1_126-Maastricht\Docs/R1-2605726.zip" TargetMode="External"/><Relationship Id="rId1555" Type="http://schemas.openxmlformats.org/officeDocument/2006/relationships/hyperlink" Target="file:///C:\MyMeetings\TSGR1_126-Maastricht\Docs/R1-2606660.zip" TargetMode="External"/><Relationship Id="rId1762" Type="http://schemas.openxmlformats.org/officeDocument/2006/relationships/hyperlink" Target="file:///C:\MyMeetings\TSGR1_126-Maastricht\Docs/R1-2606696.zip" TargetMode="External"/><Relationship Id="rId1110" Type="http://schemas.openxmlformats.org/officeDocument/2006/relationships/hyperlink" Target="file:///C:\MyMeetings\TSGR1_126-Maastricht\Docs/R1-2605873.zip" TargetMode="External"/><Relationship Id="rId1208" Type="http://schemas.openxmlformats.org/officeDocument/2006/relationships/hyperlink" Target="file:///C:\MyMeetings\TSGR1_126-Maastricht\Docs/R1-2605259.zip" TargetMode="External"/><Relationship Id="rId1415" Type="http://schemas.openxmlformats.org/officeDocument/2006/relationships/hyperlink" Target="file:///C:\MyMeetings\TSGR1_126-Maastricht\Docs/R1-2606792.zip" TargetMode="External"/><Relationship Id="rId54" Type="http://schemas.openxmlformats.org/officeDocument/2006/relationships/hyperlink" Target="file:///C:\MyMeetings\TSGR1_126-Maastricht\Docs/R1-2605442.zip" TargetMode="External"/><Relationship Id="rId1622" Type="http://schemas.openxmlformats.org/officeDocument/2006/relationships/hyperlink" Target="file:///C:\MyMeetings\TSGR1_126-Maastricht\Docs/R1-2606034.zip" TargetMode="External"/><Relationship Id="rId1927" Type="http://schemas.openxmlformats.org/officeDocument/2006/relationships/hyperlink" Target="file:///C:\MyMeetings\TSGR1_126-Maastricht\Docs/R1-2606521.zip" TargetMode="External"/><Relationship Id="rId2091" Type="http://schemas.openxmlformats.org/officeDocument/2006/relationships/hyperlink" Target="file:///C:\MyMeetings\TSGR1_126-Maastricht\Docs/R1-2605183.zip" TargetMode="External"/><Relationship Id="rId270" Type="http://schemas.openxmlformats.org/officeDocument/2006/relationships/hyperlink" Target="file:///C:\MyMeetings\TSGR1_126-Maastricht\Docs/R1-2605598.zip" TargetMode="External"/><Relationship Id="rId130" Type="http://schemas.openxmlformats.org/officeDocument/2006/relationships/hyperlink" Target="file:///C:\MyMeetings\TSGR1_126-Maastricht\Docs/R1-2606349.zip" TargetMode="External"/><Relationship Id="rId368" Type="http://schemas.openxmlformats.org/officeDocument/2006/relationships/hyperlink" Target="file:///C:\MyMeetings\TSGR1_126-Maastricht\Docs/R1-2606398.zip" TargetMode="External"/><Relationship Id="rId575" Type="http://schemas.openxmlformats.org/officeDocument/2006/relationships/hyperlink" Target="file:///C:\MyMeetings\TSGR1_126-Maastricht\Docs/R1-2605658.zip" TargetMode="External"/><Relationship Id="rId782" Type="http://schemas.openxmlformats.org/officeDocument/2006/relationships/hyperlink" Target="file:///C:\MyMeetings\TSGR1_126-Maastricht\Docs/R1-2606731.zip" TargetMode="External"/><Relationship Id="rId2049" Type="http://schemas.openxmlformats.org/officeDocument/2006/relationships/hyperlink" Target="file:///C:\MyMeetings\TSGR1_126-Maastricht\Docs/R1-2606584.zip" TargetMode="External"/><Relationship Id="rId228" Type="http://schemas.openxmlformats.org/officeDocument/2006/relationships/hyperlink" Target="file:///C:\MyMeetings\TSGR1_126-Maastricht\Docs/R1-2605542.zip" TargetMode="External"/><Relationship Id="rId435" Type="http://schemas.openxmlformats.org/officeDocument/2006/relationships/hyperlink" Target="file:///C:\MyMeetings\TSGR1_126-Maastricht\Docs/R1-2605811.zip" TargetMode="External"/><Relationship Id="rId642" Type="http://schemas.openxmlformats.org/officeDocument/2006/relationships/hyperlink" Target="file:///C:\MyMeetings\TSGR1_126-Maastricht\Docs/R1-2606694.zip" TargetMode="External"/><Relationship Id="rId1065" Type="http://schemas.openxmlformats.org/officeDocument/2006/relationships/hyperlink" Target="file:///C:\MyMeetings\TSGR1_126-Maastricht\Docs/R1-2605919.zip" TargetMode="External"/><Relationship Id="rId1272" Type="http://schemas.openxmlformats.org/officeDocument/2006/relationships/hyperlink" Target="file:///C:\MyMeetings\TSGR1_126-Maastricht\Docs/R1-2605467.zip" TargetMode="External"/><Relationship Id="rId502" Type="http://schemas.openxmlformats.org/officeDocument/2006/relationships/hyperlink" Target="file:///C:\MyMeetings\TSGR1_126-Maastricht\Docs/R1-2605606.zip" TargetMode="External"/><Relationship Id="rId947" Type="http://schemas.openxmlformats.org/officeDocument/2006/relationships/hyperlink" Target="file:///C:\MyMeetings\TSGR1_126-Maastricht\Docs/R1-2605419.zip" TargetMode="External"/><Relationship Id="rId1132" Type="http://schemas.openxmlformats.org/officeDocument/2006/relationships/hyperlink" Target="file:///C:\MyMeetings\TSGR1_126-Maastricht\Docs/R1-2606552.zip" TargetMode="External"/><Relationship Id="rId1577" Type="http://schemas.openxmlformats.org/officeDocument/2006/relationships/hyperlink" Target="file:///C:\MyMeetings\TSGR1_126-Maastricht\Docs/R1-2605927.zip" TargetMode="External"/><Relationship Id="rId1784" Type="http://schemas.openxmlformats.org/officeDocument/2006/relationships/hyperlink" Target="file:///C:\MyMeetings\TSGR1_126-Maastricht\Docs/R1-2605925.zip" TargetMode="External"/><Relationship Id="rId1991" Type="http://schemas.openxmlformats.org/officeDocument/2006/relationships/hyperlink" Target="file:///C:\MyMeetings\TSGR1_126-Maastricht\Docs/R1-2606601.zip" TargetMode="External"/><Relationship Id="rId76" Type="http://schemas.openxmlformats.org/officeDocument/2006/relationships/hyperlink" Target="file:///C:\MyMeetings\TSGR1_126-Maastricht\Docs/R1-2603490.zip" TargetMode="External"/><Relationship Id="rId807" Type="http://schemas.openxmlformats.org/officeDocument/2006/relationships/hyperlink" Target="file:///C:\MyMeetings\TSGR1_126-Maastricht\Docs/R1-2605405.zip" TargetMode="External"/><Relationship Id="rId1437" Type="http://schemas.openxmlformats.org/officeDocument/2006/relationships/hyperlink" Target="file:///C:\MyMeetings\TSGR1_126-Maastricht\Docs/R1-2605572.zip" TargetMode="External"/><Relationship Id="rId1644" Type="http://schemas.openxmlformats.org/officeDocument/2006/relationships/hyperlink" Target="file:///C:\MyMeetings\TSGR1_126-Maastricht\Docs/R1-2605341.zip" TargetMode="External"/><Relationship Id="rId1851" Type="http://schemas.openxmlformats.org/officeDocument/2006/relationships/hyperlink" Target="file:///C:\MyMeetings\TSGR1_126-Maastricht\Docs/R1-2605850.zip" TargetMode="External"/><Relationship Id="rId1504" Type="http://schemas.openxmlformats.org/officeDocument/2006/relationships/hyperlink" Target="file:///C:\MyMeetings\TSGR1_126-Maastricht\Docs/R1-2606334.zip" TargetMode="External"/><Relationship Id="rId1711" Type="http://schemas.openxmlformats.org/officeDocument/2006/relationships/hyperlink" Target="file:///C:\MyMeetings\TSGR1_126-Maastricht\Docs/R1-2606253.zip" TargetMode="External"/><Relationship Id="rId1949" Type="http://schemas.openxmlformats.org/officeDocument/2006/relationships/hyperlink" Target="file:///C:\MyMeetings\TSGR1_126-Maastricht\Docs/R1-2605485.zip" TargetMode="External"/><Relationship Id="rId292" Type="http://schemas.openxmlformats.org/officeDocument/2006/relationships/hyperlink" Target="file:///C:\MyMeetings\TSGR1_126-Maastricht\Docs/R1-2606361.zip" TargetMode="External"/><Relationship Id="rId1809" Type="http://schemas.openxmlformats.org/officeDocument/2006/relationships/hyperlink" Target="file:///C:\MyMeetings\TSGR1_126-Maastricht\Docs/R1-2605649.zip" TargetMode="External"/><Relationship Id="rId597" Type="http://schemas.openxmlformats.org/officeDocument/2006/relationships/hyperlink" Target="file:///C:\MyMeetings\TSGR1_126-Maastricht\Docs/R1-2606804.zip" TargetMode="External"/><Relationship Id="rId152" Type="http://schemas.openxmlformats.org/officeDocument/2006/relationships/hyperlink" Target="file:///C:\MyMeetings\TSGR1_126-Maastricht\Docs/R1-2606129.zip" TargetMode="External"/><Relationship Id="rId457" Type="http://schemas.openxmlformats.org/officeDocument/2006/relationships/hyperlink" Target="file:///C:\MyMeetings\TSGR1_126-Maastricht\Docs/R1-2605816.zip" TargetMode="External"/><Relationship Id="rId1087" Type="http://schemas.openxmlformats.org/officeDocument/2006/relationships/hyperlink" Target="file:///C:\MyMeetings\TSGR1_126-Maastricht\Docs/R1-2606763.zip" TargetMode="External"/><Relationship Id="rId1294" Type="http://schemas.openxmlformats.org/officeDocument/2006/relationships/hyperlink" Target="file:///C:\MyMeetings\TSGR1_126-Maastricht\Docs/R1-2605723.zip" TargetMode="External"/><Relationship Id="rId2040" Type="http://schemas.openxmlformats.org/officeDocument/2006/relationships/hyperlink" Target="file:///C:\MyMeetings\TSGR1_126-Maastricht\Docs/R1-2606416.zip" TargetMode="External"/><Relationship Id="rId664" Type="http://schemas.openxmlformats.org/officeDocument/2006/relationships/hyperlink" Target="file:///C:\MyMeetings\TSGR1_126-Maastricht\Docs/R1-2605288.zip" TargetMode="External"/><Relationship Id="rId871" Type="http://schemas.openxmlformats.org/officeDocument/2006/relationships/hyperlink" Target="file:///C:\MyMeetings\TSGR1_126-Maastricht\Docs/R1-2606426.zip" TargetMode="External"/><Relationship Id="rId969" Type="http://schemas.openxmlformats.org/officeDocument/2006/relationships/hyperlink" Target="file:///C:\MyMeetings\TSGR1_126-Maastricht\Docs/R1-2606100.zip" TargetMode="External"/><Relationship Id="rId1599" Type="http://schemas.openxmlformats.org/officeDocument/2006/relationships/hyperlink" Target="file:///C:\MyMeetings\TSGR1_126-Maastricht\Docs/R1-2606797.zip" TargetMode="External"/><Relationship Id="rId317" Type="http://schemas.openxmlformats.org/officeDocument/2006/relationships/hyperlink" Target="file:///C:\MyMeetings\TSGR1_126-Maastricht\Docs/R1-2605417.zip" TargetMode="External"/><Relationship Id="rId524" Type="http://schemas.openxmlformats.org/officeDocument/2006/relationships/hyperlink" Target="file:///C:\MyMeetings\TSGR1_126-Maastricht\Docs/R1-2605968.zip" TargetMode="External"/><Relationship Id="rId731" Type="http://schemas.openxmlformats.org/officeDocument/2006/relationships/hyperlink" Target="file:///C:\MyMeetings\TSGR1_126-Maastricht\Docs/R1-2605203.zip" TargetMode="External"/><Relationship Id="rId1154" Type="http://schemas.openxmlformats.org/officeDocument/2006/relationships/hyperlink" Target="file:///C:\MyMeetings\TSGR1_126-Maastricht\Docs/R1-2605423.zip" TargetMode="External"/><Relationship Id="rId1361" Type="http://schemas.openxmlformats.org/officeDocument/2006/relationships/hyperlink" Target="file:///C:\MyMeetings\TSGR1_126-Maastricht\Docs/R1-2605491.zip" TargetMode="External"/><Relationship Id="rId1459" Type="http://schemas.openxmlformats.org/officeDocument/2006/relationships/hyperlink" Target="file:///C:\MyMeetings\TSGR1_126-Maastricht\Docs/R1-2606510.zip" TargetMode="External"/><Relationship Id="rId98" Type="http://schemas.openxmlformats.org/officeDocument/2006/relationships/hyperlink" Target="file:///C:\MyMeetings\TSGR1_126-Maastricht\Docs/R1-2606896.zip" TargetMode="External"/><Relationship Id="rId829" Type="http://schemas.openxmlformats.org/officeDocument/2006/relationships/hyperlink" Target="file:///C:\MyMeetings\TSGR1_126-Maastricht\Docs/R1-2606346.zip" TargetMode="External"/><Relationship Id="rId1014" Type="http://schemas.openxmlformats.org/officeDocument/2006/relationships/hyperlink" Target="file:///C:\MyMeetings\TSGR1_126-Maastricht\Docs/R1-2605875.zip" TargetMode="External"/><Relationship Id="rId1221" Type="http://schemas.openxmlformats.org/officeDocument/2006/relationships/hyperlink" Target="file:///C:\MyMeetings\TSGR1_126-Maastricht\Docs/R1-2605636.zip" TargetMode="External"/><Relationship Id="rId1666" Type="http://schemas.openxmlformats.org/officeDocument/2006/relationships/hyperlink" Target="file:///C:\MyMeetings\TSGR1_126-Maastricht\Docs/R1-2606317.zip" TargetMode="External"/><Relationship Id="rId1873" Type="http://schemas.openxmlformats.org/officeDocument/2006/relationships/hyperlink" Target="file:///C:\MyMeetings\TSGR1_126-Maastricht\Docs/R1-2606353.zip" TargetMode="External"/><Relationship Id="rId1319" Type="http://schemas.openxmlformats.org/officeDocument/2006/relationships/hyperlink" Target="file:///C:\MyMeetings\TSGR1_126-Maastricht\Docs/R1-2606431.zip" TargetMode="External"/><Relationship Id="rId1526" Type="http://schemas.openxmlformats.org/officeDocument/2006/relationships/hyperlink" Target="file:///C:\MyMeetings\TSGR1_126-Maastricht\Docs/R1-2605235.zip" TargetMode="External"/><Relationship Id="rId1733" Type="http://schemas.openxmlformats.org/officeDocument/2006/relationships/hyperlink" Target="file:///C:\MyMeetings\TSGR1_126-Maastricht\Docs/R1-2605478.zip" TargetMode="External"/><Relationship Id="rId1940" Type="http://schemas.openxmlformats.org/officeDocument/2006/relationships/hyperlink" Target="file:///C:\MyMeetings\TSGR1_126-Maastricht\Docs/R1-2605587.zip" TargetMode="External"/><Relationship Id="rId25" Type="http://schemas.openxmlformats.org/officeDocument/2006/relationships/hyperlink" Target="file:///C:\MyMeetings\TSGR1_126-Maastricht\Docs/R1-2605702.zip" TargetMode="External"/><Relationship Id="rId1800" Type="http://schemas.openxmlformats.org/officeDocument/2006/relationships/hyperlink" Target="file:///C:\MyMeetings\TSGR1_126-Maastricht\Docs/R1-2606697.zip" TargetMode="External"/><Relationship Id="rId174" Type="http://schemas.openxmlformats.org/officeDocument/2006/relationships/image" Target="media/image4.wmf"/><Relationship Id="rId381" Type="http://schemas.openxmlformats.org/officeDocument/2006/relationships/hyperlink" Target="file:///C:\MyMeetings\TSGR1_126-Maastricht\Docs/R1-2606466.zip" TargetMode="External"/><Relationship Id="rId2062" Type="http://schemas.openxmlformats.org/officeDocument/2006/relationships/hyperlink" Target="file:///C:\MyMeetings\TSGR1_126-Maastricht\Docs/R1-2606848.zip" TargetMode="External"/><Relationship Id="rId241" Type="http://schemas.openxmlformats.org/officeDocument/2006/relationships/hyperlink" Target="file:///C:\MyMeetings\TSGR1_126-Maastricht\Docs/R1-2606587.zip" TargetMode="External"/><Relationship Id="rId479" Type="http://schemas.openxmlformats.org/officeDocument/2006/relationships/hyperlink" Target="file:///C:\MyMeetings\TSGR1_126-Maastricht\Docs/R1-2606198.zip" TargetMode="External"/><Relationship Id="rId686" Type="http://schemas.openxmlformats.org/officeDocument/2006/relationships/hyperlink" Target="file:///C:\MyMeetings\TSGR1_126-Maastricht\Docs/R1-2605783.zip" TargetMode="External"/><Relationship Id="rId893" Type="http://schemas.openxmlformats.org/officeDocument/2006/relationships/hyperlink" Target="file:///C:\MyMeetings\TSGR1_126-Maastricht\Docs/R1-2605254.zip" TargetMode="External"/><Relationship Id="rId339" Type="http://schemas.openxmlformats.org/officeDocument/2006/relationships/hyperlink" Target="file:///C:\MyMeetings\TSGR1_126-Maastricht\Docs/R1-2606262.zip" TargetMode="External"/><Relationship Id="rId546" Type="http://schemas.openxmlformats.org/officeDocument/2006/relationships/hyperlink" Target="file:///C:\MyMeetings\TSGR1_126-Maastricht\Docs/R1-2606636.zip" TargetMode="External"/><Relationship Id="rId753" Type="http://schemas.openxmlformats.org/officeDocument/2006/relationships/hyperlink" Target="file:///C:\MyMeetings\TSGR1_126-Maastricht\Docs/R1-2605822.zip" TargetMode="External"/><Relationship Id="rId1176" Type="http://schemas.openxmlformats.org/officeDocument/2006/relationships/hyperlink" Target="file:///C:\MyMeetings\TSGR1_126-Maastricht\Docs/R1-2606285.zip" TargetMode="External"/><Relationship Id="rId1383" Type="http://schemas.openxmlformats.org/officeDocument/2006/relationships/hyperlink" Target="file:///C:\MyMeetings\TSGR1_126-Maastricht\Docs/R1-2606508.zip" TargetMode="External"/><Relationship Id="rId101" Type="http://schemas.openxmlformats.org/officeDocument/2006/relationships/hyperlink" Target="file:///C:\MyMeetings\TSGR1_126-Maastricht\Docs/R1-2605551.zip" TargetMode="External"/><Relationship Id="rId406" Type="http://schemas.openxmlformats.org/officeDocument/2006/relationships/hyperlink" Target="file:///C:\MyMeetings\TSGR1_126-Maastricht\Docs/R1-2606014.zip" TargetMode="External"/><Relationship Id="rId960" Type="http://schemas.openxmlformats.org/officeDocument/2006/relationships/hyperlink" Target="file:///C:\MyMeetings\TSGR1_126-Maastricht\Docs/R1-2605823.zip" TargetMode="External"/><Relationship Id="rId1036" Type="http://schemas.openxmlformats.org/officeDocument/2006/relationships/hyperlink" Target="file:///C:\MyMeetings\TSGR1_126-Maastricht\Docs/R1-2606742.zip" TargetMode="External"/><Relationship Id="rId1243" Type="http://schemas.openxmlformats.org/officeDocument/2006/relationships/hyperlink" Target="file:///C:\MyMeetings\TSGR1_126-Maastricht\Docs/R1-2606342.zip" TargetMode="External"/><Relationship Id="rId1590" Type="http://schemas.openxmlformats.org/officeDocument/2006/relationships/hyperlink" Target="file:///C:\MyMeetings\TSGR1_126-Maastricht\Docs/R1-2606513.zip" TargetMode="External"/><Relationship Id="rId1688" Type="http://schemas.openxmlformats.org/officeDocument/2006/relationships/hyperlink" Target="file:///C:\MyMeetings\TSGR1_126-Maastricht\Docs/R1-2605509.zip" TargetMode="External"/><Relationship Id="rId1895" Type="http://schemas.openxmlformats.org/officeDocument/2006/relationships/hyperlink" Target="file:///C:\MyMeetings\TSGR1_126-Maastricht\Docs/R1-2605274.zip" TargetMode="External"/><Relationship Id="rId613" Type="http://schemas.openxmlformats.org/officeDocument/2006/relationships/hyperlink" Target="file:///C:\MyMeetings\TSGR1_126-Maastricht\Docs/R1-2605857.zip" TargetMode="External"/><Relationship Id="rId820" Type="http://schemas.openxmlformats.org/officeDocument/2006/relationships/hyperlink" Target="file:///C:\MyMeetings\TSGR1_126-Maastricht\Docs/R1-2605940.zip" TargetMode="External"/><Relationship Id="rId918" Type="http://schemas.openxmlformats.org/officeDocument/2006/relationships/hyperlink" Target="file:///C:\MyMeetings\TSGR1_126-Maastricht\Docs/R1-2606847.zip" TargetMode="External"/><Relationship Id="rId1450" Type="http://schemas.openxmlformats.org/officeDocument/2006/relationships/hyperlink" Target="file:///C:\MyMeetings\TSGR1_126-Maastricht\Docs/R1-2606031.zip" TargetMode="External"/><Relationship Id="rId1548" Type="http://schemas.openxmlformats.org/officeDocument/2006/relationships/hyperlink" Target="file:///C:\MyMeetings\TSGR1_126-Maastricht\Docs/R1-2606249.zip" TargetMode="External"/><Relationship Id="rId1755" Type="http://schemas.openxmlformats.org/officeDocument/2006/relationships/hyperlink" Target="file:///C:\MyMeetings\TSGR1_126-Maastricht\Docs/R1-2606403.zip" TargetMode="External"/><Relationship Id="rId1103" Type="http://schemas.openxmlformats.org/officeDocument/2006/relationships/hyperlink" Target="file:///C:\MyMeetings\TSGR1_126-Maastricht\Docs/R1-2605497.zip" TargetMode="External"/><Relationship Id="rId1310" Type="http://schemas.openxmlformats.org/officeDocument/2006/relationships/hyperlink" Target="file:///C:\MyMeetings\TSGR1_126-Maastricht\Docs/R1-2606215.zip" TargetMode="External"/><Relationship Id="rId1408" Type="http://schemas.openxmlformats.org/officeDocument/2006/relationships/hyperlink" Target="file:///C:\MyMeetings\TSGR1_126-Maastricht\Docs/R1-2605978.zip" TargetMode="External"/><Relationship Id="rId1962" Type="http://schemas.openxmlformats.org/officeDocument/2006/relationships/hyperlink" Target="file:///C:\MyMeetings\TSGR1_126-Maastricht\Docs/R1-2605945.zip" TargetMode="External"/><Relationship Id="rId47" Type="http://schemas.openxmlformats.org/officeDocument/2006/relationships/hyperlink" Target="file:///C:\MyMeetings\TSGR1_126-Maastricht\Docs/R1-2605374.zip" TargetMode="External"/><Relationship Id="rId1615" Type="http://schemas.openxmlformats.org/officeDocument/2006/relationships/hyperlink" Target="file:///C:\MyMeetings\TSGR1_126-Maastricht\Docs/R1-2605576.zip" TargetMode="External"/><Relationship Id="rId1822" Type="http://schemas.openxmlformats.org/officeDocument/2006/relationships/hyperlink" Target="file:///C:\MyMeetings\TSGR1_126-Maastricht\Docs/R1-2606209.zip" TargetMode="External"/><Relationship Id="rId196" Type="http://schemas.openxmlformats.org/officeDocument/2006/relationships/hyperlink" Target="file:///C:\MyMeetings\TSGR1_126-Maastricht\Docs/R1-2606745.zip" TargetMode="External"/><Relationship Id="rId2084" Type="http://schemas.openxmlformats.org/officeDocument/2006/relationships/hyperlink" Target="file:///C:\MyMeetings\TSGR1_126-Maastricht\Docs/R1-2606892.zip" TargetMode="External"/><Relationship Id="rId263" Type="http://schemas.openxmlformats.org/officeDocument/2006/relationships/hyperlink" Target="file:///C:\MyMeetings\TSGR1_126-Maastricht\Docs/R1-2605284.zip" TargetMode="External"/><Relationship Id="rId470" Type="http://schemas.openxmlformats.org/officeDocument/2006/relationships/hyperlink" Target="file:///C:\MyMeetings\TSGR1_126-Maastricht\Docs/R1-2605818.zip" TargetMode="External"/><Relationship Id="rId123" Type="http://schemas.openxmlformats.org/officeDocument/2006/relationships/hyperlink" Target="file:///C:\MyMeetings\TSGR1_126-Maastricht\Docs/R1-2606888.zip" TargetMode="External"/><Relationship Id="rId330" Type="http://schemas.openxmlformats.org/officeDocument/2006/relationships/hyperlink" Target="file:///C:\MyMeetings\TSGR1_126-Maastricht\Docs/R1-2605994.zip" TargetMode="External"/><Relationship Id="rId568" Type="http://schemas.openxmlformats.org/officeDocument/2006/relationships/hyperlink" Target="file:///C:\MyMeetings\TSGR1_126-Maastricht\Docs/R1-2605430.zip" TargetMode="External"/><Relationship Id="rId775" Type="http://schemas.openxmlformats.org/officeDocument/2006/relationships/hyperlink" Target="file:///C:\MyMeetings\TSGR1_126-Maastricht\Docs/R1-2606911.zip" TargetMode="External"/><Relationship Id="rId982" Type="http://schemas.openxmlformats.org/officeDocument/2006/relationships/hyperlink" Target="file:///C:\MyMeetings\TSGR1_126-Maastricht\Docs/R1-2606442.zip" TargetMode="External"/><Relationship Id="rId1198" Type="http://schemas.openxmlformats.org/officeDocument/2006/relationships/hyperlink" Target="file:///C:\MyMeetings\TSGR1_126-Maastricht\Docs/R1-2606676.zip" TargetMode="External"/><Relationship Id="rId2011" Type="http://schemas.openxmlformats.org/officeDocument/2006/relationships/hyperlink" Target="file:///C:\MyMeetings\TSGR1_126-Maastricht\Docs/R1-2605357.zip" TargetMode="External"/><Relationship Id="rId428" Type="http://schemas.openxmlformats.org/officeDocument/2006/relationships/hyperlink" Target="file:///C:\MyMeetings\TSGR1_126-Maastricht\Docs/R1-2605345.zip" TargetMode="External"/><Relationship Id="rId635" Type="http://schemas.openxmlformats.org/officeDocument/2006/relationships/hyperlink" Target="file:///C:\MyMeetings\TSGR1_126-Maastricht\Docs/R1-2606322.zip" TargetMode="External"/><Relationship Id="rId842" Type="http://schemas.openxmlformats.org/officeDocument/2006/relationships/hyperlink" Target="file:///C:\MyMeetings\TSGR1_126-Maastricht\Docs/R1-2606886.zip" TargetMode="External"/><Relationship Id="rId1058" Type="http://schemas.openxmlformats.org/officeDocument/2006/relationships/hyperlink" Target="file:///C:\MyMeetings\TSGR1_126-Maastricht\Docs/R1-2605592.zip" TargetMode="External"/><Relationship Id="rId1265" Type="http://schemas.openxmlformats.org/officeDocument/2006/relationships/hyperlink" Target="file:///C:\MyMeetings\TSGR1_126-Maastricht\Docs/R1-2606876.zip" TargetMode="External"/><Relationship Id="rId1472" Type="http://schemas.openxmlformats.org/officeDocument/2006/relationships/hyperlink" Target="file:///C:\MyMeetings\TSGR1_126-Maastricht\Docs/R1-2605234.zip" TargetMode="External"/><Relationship Id="rId2109" Type="http://schemas.openxmlformats.org/officeDocument/2006/relationships/hyperlink" Target="file:///C:\MyMeetings\TSGR1_126-Maastricht\Docs/R1-2605200.zip" TargetMode="External"/><Relationship Id="rId702" Type="http://schemas.openxmlformats.org/officeDocument/2006/relationships/hyperlink" Target="file:///C:\MyMeetings\TSGR1_126-Maastricht\Docs/R1-2606019.zip" TargetMode="External"/><Relationship Id="rId1125" Type="http://schemas.openxmlformats.org/officeDocument/2006/relationships/hyperlink" Target="file:///C:\MyMeetings\TSGR1_126-Maastricht\Docs/R1-2606378.zip" TargetMode="External"/><Relationship Id="rId1332" Type="http://schemas.openxmlformats.org/officeDocument/2006/relationships/hyperlink" Target="file:///C:\MyMeetings\TSGR1_126-Maastricht\Docs/R1-2606691.zip" TargetMode="External"/><Relationship Id="rId1777" Type="http://schemas.openxmlformats.org/officeDocument/2006/relationships/hyperlink" Target="file:///C:\MyMeetings\TSGR1_126-Maastricht\Docs/R1-2605580.zip" TargetMode="External"/><Relationship Id="rId1984" Type="http://schemas.openxmlformats.org/officeDocument/2006/relationships/hyperlink" Target="file:///C:\MyMeetings\TSGR1_126-Maastricht\Docs/R1-2606456.zip" TargetMode="External"/><Relationship Id="rId69" Type="http://schemas.openxmlformats.org/officeDocument/2006/relationships/hyperlink" Target="file:///C:\MyMeetings\TSGR1_126-Maastricht\Docs/R1-2605185.zip" TargetMode="External"/><Relationship Id="rId1637" Type="http://schemas.openxmlformats.org/officeDocument/2006/relationships/hyperlink" Target="file:///C:\MyMeetings\TSGR1_126-Maastricht\Docs/R1-2603495.zip" TargetMode="External"/><Relationship Id="rId1844" Type="http://schemas.openxmlformats.org/officeDocument/2006/relationships/hyperlink" Target="file:///C:\MyMeetings\TSGR1_126-Maastricht\Docs/R1-2605436.zip" TargetMode="External"/><Relationship Id="rId1704" Type="http://schemas.openxmlformats.org/officeDocument/2006/relationships/hyperlink" Target="file:///C:\MyMeetings\TSGR1_126-Maastricht\Docs/R1-2605984.zip" TargetMode="External"/><Relationship Id="rId285" Type="http://schemas.openxmlformats.org/officeDocument/2006/relationships/hyperlink" Target="file:///C:\MyMeetings\TSGR1_126-Maastricht\Docs/R1-2606183.zip" TargetMode="External"/><Relationship Id="rId1911" Type="http://schemas.openxmlformats.org/officeDocument/2006/relationships/hyperlink" Target="file:///C:\MyMeetings\TSGR1_126-Maastricht\Docs/R1-2605988.zip" TargetMode="External"/><Relationship Id="rId492" Type="http://schemas.openxmlformats.org/officeDocument/2006/relationships/hyperlink" Target="file:///C:\MyMeetings\TSGR1_126-Maastricht\Docs/R1-2606631.zip" TargetMode="External"/><Relationship Id="rId797" Type="http://schemas.openxmlformats.org/officeDocument/2006/relationships/hyperlink" Target="file:///C:\MyMeetings\TSGR1_126-Maastricht\Docs/R1-2606883.zip" TargetMode="External"/><Relationship Id="rId145" Type="http://schemas.openxmlformats.org/officeDocument/2006/relationships/hyperlink" Target="file:///C:\MyMeetings\TSGR1_126-Maastricht\Docs/R1-2606835.zip" TargetMode="External"/><Relationship Id="rId352" Type="http://schemas.openxmlformats.org/officeDocument/2006/relationships/hyperlink" Target="file:///C:\MyMeetings\TSGR1_126-Maastricht\Docs/R1-2605368.zip" TargetMode="External"/><Relationship Id="rId1287" Type="http://schemas.openxmlformats.org/officeDocument/2006/relationships/hyperlink" Target="file:///C:\MyMeetings\TSGR1_126-Maastricht\Docs/R1-2605487.zip" TargetMode="External"/><Relationship Id="rId2033" Type="http://schemas.openxmlformats.org/officeDocument/2006/relationships/hyperlink" Target="file:///C:\MyMeetings\TSGR1_126-Maastricht\Docs/R1-2606154.zip" TargetMode="External"/><Relationship Id="rId212" Type="http://schemas.openxmlformats.org/officeDocument/2006/relationships/hyperlink" Target="file:///C:\MyMeetings\TSGR1_126-Maastricht\Docs/R1-2605709.zip" TargetMode="External"/><Relationship Id="rId657" Type="http://schemas.openxmlformats.org/officeDocument/2006/relationships/hyperlink" Target="file:///C:\MyMeetings\TSGR1_126-Maastricht\Docs/R1-2606793.zip" TargetMode="External"/><Relationship Id="rId864" Type="http://schemas.openxmlformats.org/officeDocument/2006/relationships/hyperlink" Target="file:///C:\MyMeetings\TSGR1_126-Maastricht\Docs/R1-2606130.zip" TargetMode="External"/><Relationship Id="rId1494" Type="http://schemas.openxmlformats.org/officeDocument/2006/relationships/hyperlink" Target="file:///C:\MyMeetings\TSGR1_126-Maastricht\Docs/R1-2606088.zip" TargetMode="External"/><Relationship Id="rId1799" Type="http://schemas.openxmlformats.org/officeDocument/2006/relationships/hyperlink" Target="file:///C:\MyMeetings\TSGR1_126-Maastricht\Docs/R1-2606654.zip" TargetMode="External"/><Relationship Id="rId2100" Type="http://schemas.openxmlformats.org/officeDocument/2006/relationships/hyperlink" Target="file:///C:\MyMeetings\TSGR1_126-Maastricht\Docs/R1-2605190.zip" TargetMode="External"/><Relationship Id="rId517" Type="http://schemas.openxmlformats.org/officeDocument/2006/relationships/hyperlink" Target="file:///C:\MyMeetings\TSGR1_126-Maastricht\Docs/R1-2605611.zip" TargetMode="External"/><Relationship Id="rId724" Type="http://schemas.openxmlformats.org/officeDocument/2006/relationships/hyperlink" Target="file:///C:\MyMeetings\TSGR1_126-Maastricht\Docs/R1-2606494.zip" TargetMode="External"/><Relationship Id="rId931" Type="http://schemas.openxmlformats.org/officeDocument/2006/relationships/hyperlink" Target="file:///C:\MyMeetings\TSGR1_126-Maastricht\Docs/R1-2606022.zip" TargetMode="External"/><Relationship Id="rId1147" Type="http://schemas.openxmlformats.org/officeDocument/2006/relationships/hyperlink" Target="file:///C:\MyMeetings\TSGR1_126-Maastricht\Docs/R1-2605218.zip" TargetMode="External"/><Relationship Id="rId1354" Type="http://schemas.openxmlformats.org/officeDocument/2006/relationships/hyperlink" Target="file:///C:\MyMeetings\TSGR1_126-Maastricht\Docs/R1-2605299.zip" TargetMode="External"/><Relationship Id="rId1561" Type="http://schemas.openxmlformats.org/officeDocument/2006/relationships/hyperlink" Target="file:///C:\MyMeetings\TSGR1_126-Maastricht\Docs/R1-2606734.zip" TargetMode="External"/><Relationship Id="rId60" Type="http://schemas.openxmlformats.org/officeDocument/2006/relationships/hyperlink" Target="file:///C:\MyMeetings\TSGR1_126-Maastricht\Docs/R1-2605790.zip" TargetMode="External"/><Relationship Id="rId1007" Type="http://schemas.openxmlformats.org/officeDocument/2006/relationships/hyperlink" Target="file:///C:\MyMeetings\TSGR1_126-Maastricht\Docs/R1-2605516.zip" TargetMode="External"/><Relationship Id="rId1214" Type="http://schemas.openxmlformats.org/officeDocument/2006/relationships/hyperlink" Target="file:///C:\MyMeetings\TSGR1_126-Maastricht\Docs/R1-2605424.zip" TargetMode="External"/><Relationship Id="rId1421" Type="http://schemas.openxmlformats.org/officeDocument/2006/relationships/hyperlink" Target="file:///C:\MyMeetings\TSGR1_126-Maastricht\Docs/R1-2605530.zip" TargetMode="External"/><Relationship Id="rId1659" Type="http://schemas.openxmlformats.org/officeDocument/2006/relationships/hyperlink" Target="file:///C:\MyMeetings\TSGR1_126-Maastricht\Docs/R1-2605933.zip" TargetMode="External"/><Relationship Id="rId1866" Type="http://schemas.openxmlformats.org/officeDocument/2006/relationships/hyperlink" Target="file:///C:\MyMeetings\TSGR1_126-Maastricht\Docs/R1-2606226.zip" TargetMode="External"/><Relationship Id="rId1519" Type="http://schemas.openxmlformats.org/officeDocument/2006/relationships/hyperlink" Target="file:///C:\MyMeetings\TSGR1_126-Maastricht\Docs/R1-2606659.zip" TargetMode="External"/><Relationship Id="rId1726" Type="http://schemas.openxmlformats.org/officeDocument/2006/relationships/hyperlink" Target="file:///C:\MyMeetings\TSGR1_126-Maastricht\Docs/R1-2605480.zip" TargetMode="External"/><Relationship Id="rId1933" Type="http://schemas.openxmlformats.org/officeDocument/2006/relationships/hyperlink" Target="file:///C:\MyMeetings\TSGR1_126-Maastricht\Docs/R1-2605743.zip" TargetMode="External"/><Relationship Id="rId18" Type="http://schemas.openxmlformats.org/officeDocument/2006/relationships/hyperlink" Target="file:///C:\MyMeetings\TSGR1_126-Maastricht\Docs/R1-2600005.zip" TargetMode="External"/><Relationship Id="rId167" Type="http://schemas.openxmlformats.org/officeDocument/2006/relationships/hyperlink" Target="file:///C:\MyMeetings\TSGR1_126-Maastricht\Docs/R1-2606872.zip" TargetMode="External"/><Relationship Id="rId374" Type="http://schemas.openxmlformats.org/officeDocument/2006/relationships/hyperlink" Target="file:///C:\MyMeetings\TSGR1_126-Maastricht\Docs/R1-2606485.zip" TargetMode="External"/><Relationship Id="rId581" Type="http://schemas.openxmlformats.org/officeDocument/2006/relationships/hyperlink" Target="file:///C:\MyMeetings\TSGR1_126-Maastricht\Docs/R1-2606018.zip" TargetMode="External"/><Relationship Id="rId2055" Type="http://schemas.openxmlformats.org/officeDocument/2006/relationships/hyperlink" Target="file:///C:\MyMeetings\TSGR1_126-Maastricht\Docs/R1-2606564.zip" TargetMode="External"/><Relationship Id="rId234" Type="http://schemas.openxmlformats.org/officeDocument/2006/relationships/hyperlink" Target="file:///C:\MyMeetings\TSGR1_126-Maastricht\Docs/R1-2605804.zip" TargetMode="External"/><Relationship Id="rId679" Type="http://schemas.openxmlformats.org/officeDocument/2006/relationships/hyperlink" Target="file:///C:\MyMeetings\TSGR1_126-Maastricht\Docs/R1-2606793.zip" TargetMode="External"/><Relationship Id="rId886" Type="http://schemas.openxmlformats.org/officeDocument/2006/relationships/hyperlink" Target="file:///C:\MyMeetings\TSGR1_126-Maastricht\Docs/R1-2606375.zip" TargetMode="External"/><Relationship Id="rId2" Type="http://schemas.openxmlformats.org/officeDocument/2006/relationships/customXml" Target="../customXml/item1.xml"/><Relationship Id="rId441" Type="http://schemas.openxmlformats.org/officeDocument/2006/relationships/hyperlink" Target="file:///C:\MyMeetings\TSGR1_126-Maastricht\Docs/R1-2605817.zip" TargetMode="External"/><Relationship Id="rId539" Type="http://schemas.openxmlformats.org/officeDocument/2006/relationships/hyperlink" Target="file:///C:\MyMeetings\TSGR1_126-Maastricht\Docs/R1-2606369.zip" TargetMode="External"/><Relationship Id="rId746" Type="http://schemas.openxmlformats.org/officeDocument/2006/relationships/hyperlink" Target="file:///C:\MyMeetings\TSGR1_126-Maastricht\Docs/R1-2605629.zip" TargetMode="External"/><Relationship Id="rId1071" Type="http://schemas.openxmlformats.org/officeDocument/2006/relationships/hyperlink" Target="file:///C:\MyMeetings\TSGR1_126-Maastricht\Docs/R1-2606081.zip" TargetMode="External"/><Relationship Id="rId1169" Type="http://schemas.openxmlformats.org/officeDocument/2006/relationships/hyperlink" Target="file:///C:\MyMeetings\TSGR1_126-Maastricht\Docs/R1-2606103.zip" TargetMode="External"/><Relationship Id="rId1376" Type="http://schemas.openxmlformats.org/officeDocument/2006/relationships/hyperlink" Target="file:///C:\MyMeetings\TSGR1_126-Maastricht\Docs/R1-2606086.zip" TargetMode="External"/><Relationship Id="rId1583" Type="http://schemas.openxmlformats.org/officeDocument/2006/relationships/hyperlink" Target="file:///C:\MyMeetings\TSGR1_126-Maastricht\Docs/R1-2606204.zip" TargetMode="External"/><Relationship Id="rId301" Type="http://schemas.openxmlformats.org/officeDocument/2006/relationships/hyperlink" Target="file:///C:\MyMeetings\TSGR1_126-Maastricht\Docs/R1-2606361.zip" TargetMode="External"/><Relationship Id="rId953" Type="http://schemas.openxmlformats.org/officeDocument/2006/relationships/hyperlink" Target="file:///C:\MyMeetings\TSGR1_126-Maastricht\Docs/R1-2605521.zip" TargetMode="External"/><Relationship Id="rId1029" Type="http://schemas.openxmlformats.org/officeDocument/2006/relationships/hyperlink" Target="file:///C:\MyMeetings\TSGR1_126-Maastricht\Docs/R1-2606300.zip" TargetMode="External"/><Relationship Id="rId1236" Type="http://schemas.openxmlformats.org/officeDocument/2006/relationships/hyperlink" Target="file:///C:\MyMeetings\TSGR1_126-Maastricht\Docs/R1-2606161.zip" TargetMode="External"/><Relationship Id="rId1790" Type="http://schemas.openxmlformats.org/officeDocument/2006/relationships/hyperlink" Target="file:///C:\MyMeetings\TSGR1_126-Maastricht\Docs/R1-2606208.zip" TargetMode="External"/><Relationship Id="rId1888" Type="http://schemas.openxmlformats.org/officeDocument/2006/relationships/hyperlink" Target="file:///C:\MyMeetings\TSGR1_126-Maastricht\Docs/R1-2606421.zip" TargetMode="External"/><Relationship Id="rId82" Type="http://schemas.openxmlformats.org/officeDocument/2006/relationships/hyperlink" Target="file:///C:\MyMeetings\TSGR1_126-Maastricht\Docs/R1-2605546.zip" TargetMode="External"/><Relationship Id="rId606" Type="http://schemas.openxmlformats.org/officeDocument/2006/relationships/hyperlink" Target="file:///C:\MyMeetings\TSGR1_126-Maastricht\Docs/R1-2605610.zip" TargetMode="External"/><Relationship Id="rId813" Type="http://schemas.openxmlformats.org/officeDocument/2006/relationships/hyperlink" Target="file:///C:\MyMeetings\TSGR1_126-Maastricht\Docs/R1-2605654.zip" TargetMode="External"/><Relationship Id="rId1443" Type="http://schemas.openxmlformats.org/officeDocument/2006/relationships/hyperlink" Target="file:///C:\MyMeetings\TSGR1_126-Maastricht\Docs/R1-2605699.zip" TargetMode="External"/><Relationship Id="rId1650" Type="http://schemas.openxmlformats.org/officeDocument/2006/relationships/hyperlink" Target="file:///C:\MyMeetings\TSGR1_126-Maastricht\Docs/R1-2605418.zip" TargetMode="External"/><Relationship Id="rId1748" Type="http://schemas.openxmlformats.org/officeDocument/2006/relationships/hyperlink" Target="file:///C:\MyMeetings\TSGR1_126-Maastricht\Docs/R1-2606149.zip" TargetMode="External"/><Relationship Id="rId1303" Type="http://schemas.openxmlformats.org/officeDocument/2006/relationships/hyperlink" Target="file:///C:\MyMeetings\TSGR1_126-Maastricht\Docs/R1-2606054.zip" TargetMode="External"/><Relationship Id="rId1510" Type="http://schemas.openxmlformats.org/officeDocument/2006/relationships/hyperlink" Target="file:///C:\MyMeetings\TSGR1_126-Maastricht\Docs/R1-2606511.zip" TargetMode="External"/><Relationship Id="rId1955" Type="http://schemas.openxmlformats.org/officeDocument/2006/relationships/hyperlink" Target="file:///C:\MyMeetings\TSGR1_126-Maastricht\Docs/R1-2605691.zip" TargetMode="External"/><Relationship Id="rId1608" Type="http://schemas.openxmlformats.org/officeDocument/2006/relationships/hyperlink" Target="file:///C:\MyMeetings\TSGR1_126-Maastricht\Docs/R1-2605267.zip" TargetMode="External"/><Relationship Id="rId1815" Type="http://schemas.openxmlformats.org/officeDocument/2006/relationships/hyperlink" Target="file:///C:\MyMeetings\TSGR1_126-Maastricht\Docs/R1-2605867.zip" TargetMode="External"/><Relationship Id="rId189" Type="http://schemas.openxmlformats.org/officeDocument/2006/relationships/hyperlink" Target="file:///C:\MyMeetings\TSGR1_126-Maastricht\Docs/R1-2606850.zip" TargetMode="External"/><Relationship Id="rId396" Type="http://schemas.openxmlformats.org/officeDocument/2006/relationships/hyperlink" Target="file:///C:\MyMeetings\TSGR1_126-Maastricht\Docs/R1-2605365.zip" TargetMode="External"/><Relationship Id="rId2077" Type="http://schemas.openxmlformats.org/officeDocument/2006/relationships/hyperlink" Target="file:///C:\MyMeetings\TSGR1_126-Maastricht\Docs/R1-2605543.zip" TargetMode="External"/><Relationship Id="rId256" Type="http://schemas.openxmlformats.org/officeDocument/2006/relationships/hyperlink" Target="file:///C:\MyMeetings\TSGR1_126-Maastricht\Docs/R1-2606714.zip" TargetMode="External"/><Relationship Id="rId463" Type="http://schemas.openxmlformats.org/officeDocument/2006/relationships/hyperlink" Target="file:///C:\MyMeetings\TSGR1_126-Maastricht\Docs/R1-2605452.zip" TargetMode="External"/><Relationship Id="rId670" Type="http://schemas.openxmlformats.org/officeDocument/2006/relationships/hyperlink" Target="file:///C:\MyMeetings\TSGR1_126-Maastricht\Docs/R1-2605560.zip" TargetMode="External"/><Relationship Id="rId1093" Type="http://schemas.openxmlformats.org/officeDocument/2006/relationships/hyperlink" Target="file:///C:\MyMeetings\TSGR1_126-Maastricht\Docs/R1-2606616.zip" TargetMode="External"/><Relationship Id="rId116" Type="http://schemas.openxmlformats.org/officeDocument/2006/relationships/hyperlink" Target="file:///C:\MyMeetings\TSGR1_126-Maastricht\Docs/R1-2605549.zip" TargetMode="External"/><Relationship Id="rId323" Type="http://schemas.openxmlformats.org/officeDocument/2006/relationships/hyperlink" Target="file:///C:\MyMeetings\TSGR1_126-Maastricht\Docs/R1-2605750.zip" TargetMode="External"/><Relationship Id="rId530" Type="http://schemas.openxmlformats.org/officeDocument/2006/relationships/hyperlink" Target="file:///C:\MyMeetings\TSGR1_126-Maastricht\Docs/R1-2606175.zip" TargetMode="External"/><Relationship Id="rId768" Type="http://schemas.openxmlformats.org/officeDocument/2006/relationships/hyperlink" Target="file:///C:\MyMeetings\TSGR1_126-Maastricht\Docs/R1-2606140.zip" TargetMode="External"/><Relationship Id="rId975" Type="http://schemas.openxmlformats.org/officeDocument/2006/relationships/hyperlink" Target="file:///C:\MyMeetings\TSGR1_126-Maastricht\Docs/R1-2606319.zip" TargetMode="External"/><Relationship Id="rId1160" Type="http://schemas.openxmlformats.org/officeDocument/2006/relationships/hyperlink" Target="file:///C:\MyMeetings\TSGR1_126-Maastricht\Docs/R1-2605721.zip" TargetMode="External"/><Relationship Id="rId1398" Type="http://schemas.openxmlformats.org/officeDocument/2006/relationships/hyperlink" Target="file:///C:\MyMeetings\TSGR1_126-Maastricht\Docs/R1-2605470.zip" TargetMode="External"/><Relationship Id="rId2004" Type="http://schemas.openxmlformats.org/officeDocument/2006/relationships/hyperlink" Target="file:///C:\MyMeetings\TSGR1_126-Maastricht\Docs/R1-2606564.zip" TargetMode="External"/><Relationship Id="rId628" Type="http://schemas.openxmlformats.org/officeDocument/2006/relationships/hyperlink" Target="file:///C:\MyMeetings\TSGR1_126-Maastricht\Docs/R1-2606178.zip" TargetMode="External"/><Relationship Id="rId835" Type="http://schemas.openxmlformats.org/officeDocument/2006/relationships/hyperlink" Target="file:///C:\MyMeetings\TSGR1_126-Maastricht\Docs/R1-2606583.zip" TargetMode="External"/><Relationship Id="rId1258" Type="http://schemas.openxmlformats.org/officeDocument/2006/relationships/hyperlink" Target="file:///C:\MyMeetings\TSGR1_126-Maastricht\Docs/R1-2606899.zip" TargetMode="External"/><Relationship Id="rId1465" Type="http://schemas.openxmlformats.org/officeDocument/2006/relationships/hyperlink" Target="file:///C:\MyMeetings\TSGR1_126-Maastricht\Docs/R1-2606695.zip" TargetMode="External"/><Relationship Id="rId1672" Type="http://schemas.openxmlformats.org/officeDocument/2006/relationships/hyperlink" Target="file:///C:\MyMeetings\TSGR1_126-Maastricht\Docs/R1-2606579.zip" TargetMode="External"/><Relationship Id="rId1020" Type="http://schemas.openxmlformats.org/officeDocument/2006/relationships/hyperlink" Target="file:///C:\MyMeetings\TSGR1_126-Maastricht\Docs/R1-2606023.zip" TargetMode="External"/><Relationship Id="rId1118" Type="http://schemas.openxmlformats.org/officeDocument/2006/relationships/hyperlink" Target="file:///C:\MyMeetings\TSGR1_126-Maastricht\Docs/R1-2606187.zip" TargetMode="External"/><Relationship Id="rId1325" Type="http://schemas.openxmlformats.org/officeDocument/2006/relationships/hyperlink" Target="file:///C:\MyMeetings\TSGR1_126-Maastricht\Docs/R1-2606553.zip" TargetMode="External"/><Relationship Id="rId1532" Type="http://schemas.openxmlformats.org/officeDocument/2006/relationships/hyperlink" Target="file:///C:\MyMeetings\TSGR1_126-Maastricht\Docs/R1-2605488.zip" TargetMode="External"/><Relationship Id="rId1977" Type="http://schemas.openxmlformats.org/officeDocument/2006/relationships/hyperlink" Target="file:///C:\MyMeetings\TSGR1_126-Maastricht\Docs/R1-2606304.zip" TargetMode="External"/><Relationship Id="rId902" Type="http://schemas.openxmlformats.org/officeDocument/2006/relationships/hyperlink" Target="file:///C:\MyMeetings\TSGR1_126-Maastricht\Docs/R1-2605686.zip" TargetMode="External"/><Relationship Id="rId1837" Type="http://schemas.openxmlformats.org/officeDocument/2006/relationships/hyperlink" Target="file:///C:\MyMeetings\TSGR1_126-Maastricht\Docs/R1-2605273.zip" TargetMode="External"/><Relationship Id="rId31" Type="http://schemas.openxmlformats.org/officeDocument/2006/relationships/hyperlink" Target="file:///C:\MyMeetings\TSGR1_126-Maastricht\Docs/R1-2606354.zip" TargetMode="External"/><Relationship Id="rId2099" Type="http://schemas.openxmlformats.org/officeDocument/2006/relationships/hyperlink" Target="file:///C:\MyMeetings\TSGR1_126-Maastricht\Docs/R1-2605189.zip" TargetMode="External"/><Relationship Id="rId180" Type="http://schemas.openxmlformats.org/officeDocument/2006/relationships/image" Target="media/image7.wmf"/><Relationship Id="rId278" Type="http://schemas.openxmlformats.org/officeDocument/2006/relationships/hyperlink" Target="file:///C:\MyMeetings\TSGR1_126-Maastricht\Docs/R1-2605993.zip" TargetMode="External"/><Relationship Id="rId1904" Type="http://schemas.openxmlformats.org/officeDocument/2006/relationships/hyperlink" Target="file:///C:\MyMeetings\TSGR1_126-Maastricht\Docs/R1-2605741.zip" TargetMode="External"/><Relationship Id="rId485" Type="http://schemas.openxmlformats.org/officeDocument/2006/relationships/hyperlink" Target="file:///C:\MyMeetings\TSGR1_126-Maastricht\Docs/R1-2606306.zip" TargetMode="External"/><Relationship Id="rId692" Type="http://schemas.openxmlformats.org/officeDocument/2006/relationships/hyperlink" Target="file:///C:\MyMeetings\TSGR1_126-Maastricht\Docs/R1-2606371.zip" TargetMode="External"/><Relationship Id="rId138" Type="http://schemas.openxmlformats.org/officeDocument/2006/relationships/hyperlink" Target="file:///C:\MyMeetings\TSGR1_126-Maastricht\Docs/R1-2606870.zip" TargetMode="External"/><Relationship Id="rId345" Type="http://schemas.openxmlformats.org/officeDocument/2006/relationships/hyperlink" Target="file:///C:\MyMeetings\TSGR1_126-Maastricht\Docs/R1-2606012.zip" TargetMode="External"/><Relationship Id="rId552" Type="http://schemas.openxmlformats.org/officeDocument/2006/relationships/hyperlink" Target="file:///C:\MyMeetings\TSGR1_126-Maastricht\Docs/R1-2606490.zip" TargetMode="External"/><Relationship Id="rId997" Type="http://schemas.openxmlformats.org/officeDocument/2006/relationships/hyperlink" Target="file:///C:\MyMeetings\TSGR1_126-Maastricht\Docs/R1-2605255.zip" TargetMode="External"/><Relationship Id="rId1182" Type="http://schemas.openxmlformats.org/officeDocument/2006/relationships/hyperlink" Target="file:///C:\MyMeetings\TSGR1_126-Maastricht\Docs/R1-2606379.zip" TargetMode="External"/><Relationship Id="rId2026" Type="http://schemas.openxmlformats.org/officeDocument/2006/relationships/hyperlink" Target="file:///C:\MyMeetings\TSGR1_126-Maastricht\Docs/R1-2605946.zip" TargetMode="External"/><Relationship Id="rId205" Type="http://schemas.openxmlformats.org/officeDocument/2006/relationships/hyperlink" Target="file:///C:\MyMeetings\TSGR1_126-Maastricht\Docs/R1-2606877.zip" TargetMode="External"/><Relationship Id="rId412" Type="http://schemas.openxmlformats.org/officeDocument/2006/relationships/hyperlink" Target="file:///C:\MyMeetings\TSGR1_126-Maastricht\Docs/R1-2606331.zip" TargetMode="External"/><Relationship Id="rId857" Type="http://schemas.openxmlformats.org/officeDocument/2006/relationships/hyperlink" Target="file:///C:\MyMeetings\TSGR1_126-Maastricht\Docs/R1-2605887.zip" TargetMode="External"/><Relationship Id="rId1042" Type="http://schemas.openxmlformats.org/officeDocument/2006/relationships/hyperlink" Target="file:///C:\MyMeetings\TSGR1_126-Maastricht\Docs/R1-2606702.zip" TargetMode="External"/><Relationship Id="rId1487" Type="http://schemas.openxmlformats.org/officeDocument/2006/relationships/hyperlink" Target="file:///C:\MyMeetings\TSGR1_126-Maastricht\Docs/R1-2605889.zip" TargetMode="External"/><Relationship Id="rId1694" Type="http://schemas.openxmlformats.org/officeDocument/2006/relationships/hyperlink" Target="file:///C:\MyMeetings\TSGR1_126-Maastricht\Docs/R1-2605736.zip" TargetMode="External"/><Relationship Id="rId717" Type="http://schemas.openxmlformats.org/officeDocument/2006/relationships/hyperlink" Target="file:///C:\MyMeetings\TSGR1_126-Maastricht\Docs/R1-2606283.zip" TargetMode="External"/><Relationship Id="rId924" Type="http://schemas.openxmlformats.org/officeDocument/2006/relationships/hyperlink" Target="file:///C:\MyMeetings\TSGR1_126-Maastricht\Docs/R1-2606501.zip" TargetMode="External"/><Relationship Id="rId1347" Type="http://schemas.openxmlformats.org/officeDocument/2006/relationships/hyperlink" Target="file:///C:\MyMeetings\TSGR1_126-Maastricht\Docs/R1-2605725.zip" TargetMode="External"/><Relationship Id="rId1554" Type="http://schemas.openxmlformats.org/officeDocument/2006/relationships/hyperlink" Target="file:///C:\MyMeetings\TSGR1_126-Maastricht\Docs/R1-2606527.zip" TargetMode="External"/><Relationship Id="rId1761" Type="http://schemas.openxmlformats.org/officeDocument/2006/relationships/hyperlink" Target="file:///C:\MyMeetings\TSGR1_126-Maastricht\Docs/R1-2606682.zip" TargetMode="External"/><Relationship Id="rId1999" Type="http://schemas.openxmlformats.org/officeDocument/2006/relationships/hyperlink" Target="file:///C:\MyMeetings\TSGR1_126-Maastricht\Docs/R1-2605586.zip" TargetMode="External"/><Relationship Id="rId53" Type="http://schemas.openxmlformats.org/officeDocument/2006/relationships/hyperlink" Target="file:///C:\MyMeetings\TSGR1_126-Maastricht\Docs/R1-2605428.zip" TargetMode="External"/><Relationship Id="rId1207" Type="http://schemas.openxmlformats.org/officeDocument/2006/relationships/hyperlink" Target="file:///C:\MyMeetings\TSGR1_126-Maastricht\Docs/R1-2605219.zip" TargetMode="External"/><Relationship Id="rId1414" Type="http://schemas.openxmlformats.org/officeDocument/2006/relationships/hyperlink" Target="file:///C:\MyMeetings\TSGR1_126-Maastricht\Docs/R1-2606383.zip" TargetMode="External"/><Relationship Id="rId1621" Type="http://schemas.openxmlformats.org/officeDocument/2006/relationships/hyperlink" Target="file:///C:\MyMeetings\TSGR1_126-Maastricht\Docs/R1-2605932.zip" TargetMode="External"/><Relationship Id="rId1859" Type="http://schemas.openxmlformats.org/officeDocument/2006/relationships/hyperlink" Target="file:///C:\MyMeetings\TSGR1_126-Maastricht\Docs/R1-2606040.zip" TargetMode="External"/><Relationship Id="rId1719" Type="http://schemas.openxmlformats.org/officeDocument/2006/relationships/hyperlink" Target="file:///C:\MyMeetings\TSGR1_126-Maastricht\Docs/R1-2606602.zip" TargetMode="External"/><Relationship Id="rId1926" Type="http://schemas.openxmlformats.org/officeDocument/2006/relationships/hyperlink" Target="file:///C:\MyMeetings\TSGR1_126-Maastricht\Docs/R1-2606457.zip" TargetMode="External"/><Relationship Id="rId2090" Type="http://schemas.openxmlformats.org/officeDocument/2006/relationships/hyperlink" Target="file:///C:\MyMeetings\TSGR1_126-Maastricht\Docs/R1-2606930.zip" TargetMode="External"/><Relationship Id="rId367" Type="http://schemas.openxmlformats.org/officeDocument/2006/relationships/hyperlink" Target="file:///C:\MyMeetings\TSGR1_126-Maastricht\Docs/R1-2606365.zip" TargetMode="External"/><Relationship Id="rId574" Type="http://schemas.openxmlformats.org/officeDocument/2006/relationships/hyperlink" Target="file:///C:\MyMeetings\TSGR1_126-Maastricht\Docs/R1-2605627.zip" TargetMode="External"/><Relationship Id="rId2048" Type="http://schemas.openxmlformats.org/officeDocument/2006/relationships/hyperlink" Target="file:///C:\MyMeetings\TSGR1_126-Maastricht\Docs/R1-2606562.zip" TargetMode="External"/><Relationship Id="rId227" Type="http://schemas.openxmlformats.org/officeDocument/2006/relationships/hyperlink" Target="file:///C:\MyMeetings\TSGR1_126-Maastricht\Docs/R1-2605539.zip" TargetMode="External"/><Relationship Id="rId781" Type="http://schemas.openxmlformats.org/officeDocument/2006/relationships/hyperlink" Target="file:///C:\MyMeetings\TSGR1_126-Maastricht\Docs/R1-2606730.zip" TargetMode="External"/><Relationship Id="rId879" Type="http://schemas.openxmlformats.org/officeDocument/2006/relationships/hyperlink" Target="file:///C:\MyMeetings\TSGR1_126-Maastricht\Docs/R1-2606646.zip" TargetMode="External"/><Relationship Id="rId434" Type="http://schemas.openxmlformats.org/officeDocument/2006/relationships/hyperlink" Target="file:///C:\MyMeetings\TSGR1_126-Maastricht\Docs/R1-2605781.zip" TargetMode="External"/><Relationship Id="rId641" Type="http://schemas.openxmlformats.org/officeDocument/2006/relationships/hyperlink" Target="file:///C:\MyMeetings\TSGR1_126-Maastricht\Docs/R1-2606638.zip" TargetMode="External"/><Relationship Id="rId739" Type="http://schemas.openxmlformats.org/officeDocument/2006/relationships/hyperlink" Target="file:///C:\MyMeetings\TSGR1_126-Maastricht\Docs/R1-2605456.zip" TargetMode="External"/><Relationship Id="rId1064" Type="http://schemas.openxmlformats.org/officeDocument/2006/relationships/hyperlink" Target="file:///C:\MyMeetings\TSGR1_126-Maastricht\Docs/R1-2605876.zip" TargetMode="External"/><Relationship Id="rId1271" Type="http://schemas.openxmlformats.org/officeDocument/2006/relationships/hyperlink" Target="file:///C:\MyMeetings\TSGR1_126-Maastricht\Docs/R1-2605466.zip" TargetMode="External"/><Relationship Id="rId1369" Type="http://schemas.openxmlformats.org/officeDocument/2006/relationships/hyperlink" Target="file:///C:\MyMeetings\TSGR1_126-Maastricht\Docs/R1-2605871.zip" TargetMode="External"/><Relationship Id="rId1576" Type="http://schemas.openxmlformats.org/officeDocument/2006/relationships/hyperlink" Target="file:///C:\MyMeetings\TSGR1_126-Maastricht\Docs/R1-2605891.zip" TargetMode="External"/><Relationship Id="rId2115" Type="http://schemas.openxmlformats.org/officeDocument/2006/relationships/theme" Target="theme/theme1.xml"/><Relationship Id="rId501" Type="http://schemas.openxmlformats.org/officeDocument/2006/relationships/hyperlink" Target="file:///C:\MyMeetings\TSGR1_126-Maastricht\Docs/R1-2605605.zip" TargetMode="External"/><Relationship Id="rId946" Type="http://schemas.openxmlformats.org/officeDocument/2006/relationships/hyperlink" Target="file:///C:\MyMeetings\TSGR1_126-Maastricht\Docs/R1-2605382.zip" TargetMode="External"/><Relationship Id="rId1131" Type="http://schemas.openxmlformats.org/officeDocument/2006/relationships/hyperlink" Target="file:///C:\MyMeetings\TSGR1_126-Maastricht\Docs/R1-2606504.zip" TargetMode="External"/><Relationship Id="rId1229" Type="http://schemas.openxmlformats.org/officeDocument/2006/relationships/hyperlink" Target="file:///C:\MyMeetings\TSGR1_126-Maastricht\Docs/R1-2606829.zip" TargetMode="External"/><Relationship Id="rId1783" Type="http://schemas.openxmlformats.org/officeDocument/2006/relationships/hyperlink" Target="file:///C:\MyMeetings\TSGR1_126-Maastricht\Docs/R1-2605848.zip" TargetMode="External"/><Relationship Id="rId1990" Type="http://schemas.openxmlformats.org/officeDocument/2006/relationships/hyperlink" Target="file:///C:\MyMeetings\TSGR1_126-Maastricht\Docs/R1-2606593.zip" TargetMode="External"/><Relationship Id="rId75" Type="http://schemas.openxmlformats.org/officeDocument/2006/relationships/hyperlink" Target="file:///C:\MyMeetings\TSGR1_126-Maastricht\Docs/R1-2605186.zip" TargetMode="External"/><Relationship Id="rId806" Type="http://schemas.openxmlformats.org/officeDocument/2006/relationships/hyperlink" Target="file:///C:\MyMeetings\TSGR1_126-Maastricht\Docs/R1-2605338.zip" TargetMode="External"/><Relationship Id="rId1436" Type="http://schemas.openxmlformats.org/officeDocument/2006/relationships/hyperlink" Target="file:///C:\MyMeetings\TSGR1_126-Maastricht\Docs/R1-2605528.zip" TargetMode="External"/><Relationship Id="rId1643" Type="http://schemas.openxmlformats.org/officeDocument/2006/relationships/hyperlink" Target="file:///C:\MyMeetings\TSGR1_126-Maastricht\Docs/R1-2605331.zip" TargetMode="External"/><Relationship Id="rId1850" Type="http://schemas.openxmlformats.org/officeDocument/2006/relationships/hyperlink" Target="file:///C:\MyMeetings\TSGR1_126-Maastricht\Docs/R1-2605740.zip" TargetMode="External"/><Relationship Id="rId1503" Type="http://schemas.openxmlformats.org/officeDocument/2006/relationships/hyperlink" Target="file:///C:\MyMeetings\TSGR1_126-Maastricht\Docs/R1-2606314.zip" TargetMode="External"/><Relationship Id="rId1710" Type="http://schemas.openxmlformats.org/officeDocument/2006/relationships/hyperlink" Target="file:///C:\MyMeetings\TSGR1_126-Maastricht\Docs/R1-2606206.zip" TargetMode="External"/><Relationship Id="rId1948" Type="http://schemas.openxmlformats.org/officeDocument/2006/relationships/hyperlink" Target="file:///C:\MyMeetings\TSGR1_126-Maastricht\Docs/R1-2605437.zip" TargetMode="External"/><Relationship Id="rId291" Type="http://schemas.openxmlformats.org/officeDocument/2006/relationships/hyperlink" Target="file:///C:\MyMeetings\TSGR1_126-Maastricht\Docs/R1-2606360.zip" TargetMode="External"/><Relationship Id="rId1808" Type="http://schemas.openxmlformats.org/officeDocument/2006/relationships/hyperlink" Target="file:///C:\MyMeetings\TSGR1_126-Maastricht\Docs/R1-2605581.zip" TargetMode="External"/><Relationship Id="rId151" Type="http://schemas.openxmlformats.org/officeDocument/2006/relationships/hyperlink" Target="file:///C:\MyMeetings\TSGR1_126-Maastricht\Docs/R1-2606128.zip" TargetMode="External"/><Relationship Id="rId389" Type="http://schemas.openxmlformats.org/officeDocument/2006/relationships/hyperlink" Target="file:///C:\MyMeetings\TSGR1_126-Maastricht\Docs/R1-2605246.zip" TargetMode="External"/><Relationship Id="rId596" Type="http://schemas.openxmlformats.org/officeDocument/2006/relationships/hyperlink" Target="file:///C:\MyMeetings\TSGR1_126-Maastricht\Docs/R1-2606804.zip" TargetMode="External"/><Relationship Id="rId249" Type="http://schemas.openxmlformats.org/officeDocument/2006/relationships/hyperlink" Target="file:///C:\MyMeetings\TSGR1_126-Maastricht\Docs/R1-2605899.zip" TargetMode="External"/><Relationship Id="rId456" Type="http://schemas.openxmlformats.org/officeDocument/2006/relationships/hyperlink" Target="file:///C:\MyMeetings\TSGR1_126-Maastricht\Docs/R1-2605815.zip" TargetMode="External"/><Relationship Id="rId663" Type="http://schemas.openxmlformats.org/officeDocument/2006/relationships/hyperlink" Target="file:///C:\MyMeetings\TSGR1_126-Maastricht\Docs/R1-2605783.zip" TargetMode="External"/><Relationship Id="rId870" Type="http://schemas.openxmlformats.org/officeDocument/2006/relationships/hyperlink" Target="file:///C:\MyMeetings\TSGR1_126-Maastricht\Docs/R1-2606374.zip" TargetMode="External"/><Relationship Id="rId1086" Type="http://schemas.openxmlformats.org/officeDocument/2006/relationships/hyperlink" Target="file:///C:\MyMeetings\TSGR1_126-Maastricht\Docs/R1-2606703.zip" TargetMode="External"/><Relationship Id="rId1293" Type="http://schemas.openxmlformats.org/officeDocument/2006/relationships/hyperlink" Target="file:///C:\MyMeetings\TSGR1_126-Maastricht\Docs/R1-2605678.zip" TargetMode="External"/><Relationship Id="rId109" Type="http://schemas.openxmlformats.org/officeDocument/2006/relationships/hyperlink" Target="file:///C:\MyMeetings\TSGR1_126-Maastricht\Docs/R1-2605797.zip" TargetMode="External"/><Relationship Id="rId316" Type="http://schemas.openxmlformats.org/officeDocument/2006/relationships/hyperlink" Target="file:///C:\MyMeetings\TSGR1_126-Maastricht\Docs/R1-2605325.zip" TargetMode="External"/><Relationship Id="rId523" Type="http://schemas.openxmlformats.org/officeDocument/2006/relationships/hyperlink" Target="file:///C:\MyMeetings\TSGR1_126-Maastricht\Docs/R1-2605954.zip" TargetMode="External"/><Relationship Id="rId968" Type="http://schemas.openxmlformats.org/officeDocument/2006/relationships/hyperlink" Target="file:///C:\MyMeetings\TSGR1_126-Maastricht\Docs/R1-2606079.zip" TargetMode="External"/><Relationship Id="rId1153" Type="http://schemas.openxmlformats.org/officeDocument/2006/relationships/hyperlink" Target="file:///C:\MyMeetings\TSGR1_126-Maastricht\Docs/R1-2605386.zip" TargetMode="External"/><Relationship Id="rId1598" Type="http://schemas.openxmlformats.org/officeDocument/2006/relationships/hyperlink" Target="file:///C:\MyMeetings\TSGR1_126-Maastricht\Docs/R1-2606674.zip" TargetMode="External"/><Relationship Id="rId97" Type="http://schemas.openxmlformats.org/officeDocument/2006/relationships/hyperlink" Target="file:///C:\MyMeetings\TSGR1_126-Maastricht\Docs/R1-2606895.zip" TargetMode="External"/><Relationship Id="rId730" Type="http://schemas.openxmlformats.org/officeDocument/2006/relationships/hyperlink" Target="file:///C:\MyMeetings\TSGR1_126-Maastricht\Docs/R1-2606762.zip" TargetMode="External"/><Relationship Id="rId828" Type="http://schemas.openxmlformats.org/officeDocument/2006/relationships/hyperlink" Target="file:///C:\MyMeetings\TSGR1_126-Maastricht\Docs/R1-2606337.zip" TargetMode="External"/><Relationship Id="rId1013" Type="http://schemas.openxmlformats.org/officeDocument/2006/relationships/hyperlink" Target="file:///C:\MyMeetings\TSGR1_126-Maastricht\Docs/R1-2605824.zip" TargetMode="External"/><Relationship Id="rId1360" Type="http://schemas.openxmlformats.org/officeDocument/2006/relationships/hyperlink" Target="file:///C:\MyMeetings\TSGR1_126-Maastricht\Docs/R1-2605469.zip" TargetMode="External"/><Relationship Id="rId1458" Type="http://schemas.openxmlformats.org/officeDocument/2006/relationships/hyperlink" Target="file:///C:\MyMeetings\TSGR1_126-Maastricht\Docs/R1-2606472.zip" TargetMode="External"/><Relationship Id="rId1665" Type="http://schemas.openxmlformats.org/officeDocument/2006/relationships/hyperlink" Target="file:///C:\MyMeetings\TSGR1_126-Maastricht\Docs/R1-2606252.zip" TargetMode="External"/><Relationship Id="rId1872" Type="http://schemas.openxmlformats.org/officeDocument/2006/relationships/hyperlink" Target="file:///C:\MyMeetings\TSGR1_126-Maastricht\Docs/R1-2606329.zip" TargetMode="External"/><Relationship Id="rId1220" Type="http://schemas.openxmlformats.org/officeDocument/2006/relationships/hyperlink" Target="file:///C:\MyMeetings\TSGR1_126-Maastricht\Docs/R1-2605597.zip" TargetMode="External"/><Relationship Id="rId1318" Type="http://schemas.openxmlformats.org/officeDocument/2006/relationships/hyperlink" Target="file:///C:\MyMeetings\TSGR1_126-Maastricht\Docs/R1-2606381.zip" TargetMode="External"/><Relationship Id="rId1525" Type="http://schemas.openxmlformats.org/officeDocument/2006/relationships/hyperlink" Target="file:///C:\MyMeetings\TSGR1_126-Maastricht\Docs/R1-2606049.zip" TargetMode="External"/><Relationship Id="rId1732" Type="http://schemas.openxmlformats.org/officeDocument/2006/relationships/hyperlink" Target="file:///C:\MyMeetings\TSGR1_126-Maastricht\Docs/R1-2605398.zip" TargetMode="External"/><Relationship Id="rId24" Type="http://schemas.openxmlformats.org/officeDocument/2006/relationships/hyperlink" Target="file:///C:\MyMeetings\TSGR1_126-Maastricht\Docs/R1-2605545.zip" TargetMode="External"/><Relationship Id="rId173" Type="http://schemas.openxmlformats.org/officeDocument/2006/relationships/oleObject" Target="embeddings/oleObject2.bin"/><Relationship Id="rId380" Type="http://schemas.openxmlformats.org/officeDocument/2006/relationships/hyperlink" Target="file:///C:\MyMeetings\TSGR1_126-Maastricht\Docs/R1-2606465.zip" TargetMode="External"/><Relationship Id="rId2061" Type="http://schemas.openxmlformats.org/officeDocument/2006/relationships/hyperlink" Target="file:///C:\MyMeetings\TSGR1_126-Maastricht\Docs/R1-2606841.zip" TargetMode="External"/><Relationship Id="rId240" Type="http://schemas.openxmlformats.org/officeDocument/2006/relationships/hyperlink" Target="file:///C:\MyMeetings\TSGR1_126-Maastricht\Docs/R1-2605374.zip" TargetMode="External"/><Relationship Id="rId478" Type="http://schemas.openxmlformats.org/officeDocument/2006/relationships/hyperlink" Target="file:///C:\MyMeetings\TSGR1_126-Maastricht\Docs/R1-2606197.zip" TargetMode="External"/><Relationship Id="rId685" Type="http://schemas.openxmlformats.org/officeDocument/2006/relationships/hyperlink" Target="file:///C:\MyMeetings\TSGR1_126-Maastricht\Docs/R1-2605714.zip" TargetMode="External"/><Relationship Id="rId892" Type="http://schemas.openxmlformats.org/officeDocument/2006/relationships/hyperlink" Target="file:///C:\MyMeetings\TSGR1_126-Maastricht\Docs/R1-2605675.zip" TargetMode="External"/><Relationship Id="rId100" Type="http://schemas.openxmlformats.org/officeDocument/2006/relationships/hyperlink" Target="file:///C:\MyMeetings\TSGR1_126-Maastricht\Docs/R1-2605550.zip" TargetMode="External"/><Relationship Id="rId338" Type="http://schemas.openxmlformats.org/officeDocument/2006/relationships/hyperlink" Target="file:///C:\MyMeetings\TSGR1_126-Maastricht\Docs/R1-2606115.zip" TargetMode="External"/><Relationship Id="rId545" Type="http://schemas.openxmlformats.org/officeDocument/2006/relationships/hyperlink" Target="file:///C:\MyMeetings\TSGR1_126-Maastricht\Docs/R1-2606624.zip" TargetMode="External"/><Relationship Id="rId752" Type="http://schemas.openxmlformats.org/officeDocument/2006/relationships/hyperlink" Target="file:///C:\MyMeetings\TSGR1_126-Maastricht\Docs/R1-2605784.zip" TargetMode="External"/><Relationship Id="rId1175" Type="http://schemas.openxmlformats.org/officeDocument/2006/relationships/hyperlink" Target="file:///C:\MyMeetings\TSGR1_126-Maastricht\Docs/R1-2606268.zip" TargetMode="External"/><Relationship Id="rId1382" Type="http://schemas.openxmlformats.org/officeDocument/2006/relationships/hyperlink" Target="file:///C:\MyMeetings\TSGR1_126-Maastricht\Docs/R1-2606446.zip" TargetMode="External"/><Relationship Id="rId2019" Type="http://schemas.openxmlformats.org/officeDocument/2006/relationships/hyperlink" Target="file:///C:\MyMeetings\TSGR1_126-Maastricht\Docs/R1-2605653.zip" TargetMode="External"/><Relationship Id="rId405" Type="http://schemas.openxmlformats.org/officeDocument/2006/relationships/hyperlink" Target="file:///C:\MyMeetings\TSGR1_126-Maastricht\Docs/R1-2605903.zip" TargetMode="External"/><Relationship Id="rId612" Type="http://schemas.openxmlformats.org/officeDocument/2006/relationships/hyperlink" Target="file:///C:\MyMeetings\TSGR1_126-Maastricht\Docs/R1-2605821.zip" TargetMode="External"/><Relationship Id="rId1035" Type="http://schemas.openxmlformats.org/officeDocument/2006/relationships/hyperlink" Target="file:///C:\MyMeetings\TSGR1_126-Maastricht\Docs/R1-2606742.zip" TargetMode="External"/><Relationship Id="rId1242" Type="http://schemas.openxmlformats.org/officeDocument/2006/relationships/hyperlink" Target="file:///C:\MyMeetings\TSGR1_126-Maastricht\Docs/R1-2606328.zip" TargetMode="External"/><Relationship Id="rId1687" Type="http://schemas.openxmlformats.org/officeDocument/2006/relationships/hyperlink" Target="file:///C:\MyMeetings\TSGR1_126-Maastricht\Docs/R1-2605495.zip" TargetMode="External"/><Relationship Id="rId1894" Type="http://schemas.openxmlformats.org/officeDocument/2006/relationships/hyperlink" Target="file:///C:\MyMeetings\TSGR1_126-Maastricht\Docs/R1-2605745.zip" TargetMode="External"/><Relationship Id="rId917" Type="http://schemas.openxmlformats.org/officeDocument/2006/relationships/hyperlink" Target="file:///C:\MyMeetings\TSGR1_126-Maastricht\Docs/R1-2606847.zip" TargetMode="External"/><Relationship Id="rId1102" Type="http://schemas.openxmlformats.org/officeDocument/2006/relationships/hyperlink" Target="file:///C:\MyMeetings\TSGR1_126-Maastricht\Docs/R1-2605462.zip" TargetMode="External"/><Relationship Id="rId1547" Type="http://schemas.openxmlformats.org/officeDocument/2006/relationships/hyperlink" Target="file:///C:\MyMeetings\TSGR1_126-Maastricht\Docs/R1-2606163.zip" TargetMode="External"/><Relationship Id="rId1754" Type="http://schemas.openxmlformats.org/officeDocument/2006/relationships/hyperlink" Target="file:///C:\MyMeetings\TSGR1_126-Maastricht\Docs/R1-2606391.zip" TargetMode="External"/><Relationship Id="rId1961" Type="http://schemas.openxmlformats.org/officeDocument/2006/relationships/hyperlink" Target="file:///C:\MyMeetings\TSGR1_126-Maastricht\Docs/R1-2605935.zip" TargetMode="External"/><Relationship Id="rId46" Type="http://schemas.openxmlformats.org/officeDocument/2006/relationships/hyperlink" Target="file:///C:\MyMeetings\TSGR1_126-Maastricht\Docs/R1-2606587.zip" TargetMode="External"/><Relationship Id="rId1407" Type="http://schemas.openxmlformats.org/officeDocument/2006/relationships/hyperlink" Target="file:///C:\MyMeetings\TSGR1_126-Maastricht\Docs/R1-2605963.zip" TargetMode="External"/><Relationship Id="rId1614" Type="http://schemas.openxmlformats.org/officeDocument/2006/relationships/hyperlink" Target="file:///C:\MyMeetings\TSGR1_126-Maastricht\Docs/R1-2605503.zip" TargetMode="External"/><Relationship Id="rId1821" Type="http://schemas.openxmlformats.org/officeDocument/2006/relationships/hyperlink" Target="file:///C:\MyMeetings\TSGR1_126-Maastricht\Docs/R1-2606151.zip" TargetMode="External"/><Relationship Id="rId195" Type="http://schemas.openxmlformats.org/officeDocument/2006/relationships/hyperlink" Target="file:///C:\MyMeetings\TSGR1_126-Maastricht\Docs/R1-2605943.zip" TargetMode="External"/><Relationship Id="rId1919" Type="http://schemas.openxmlformats.org/officeDocument/2006/relationships/hyperlink" Target="file:///C:\MyMeetings\TSGR1_126-Maastricht\Docs/R1-2606177.zip" TargetMode="External"/><Relationship Id="rId2083" Type="http://schemas.openxmlformats.org/officeDocument/2006/relationships/hyperlink" Target="file:///C:\MyMeetings\TSGR1_126-Maastricht\Docs/R1-2606891.zip" TargetMode="External"/><Relationship Id="rId262" Type="http://schemas.openxmlformats.org/officeDocument/2006/relationships/hyperlink" Target="file:///C:\MyMeetings\TSGR1_126-Maastricht\Docs/R1-2605243.zip" TargetMode="External"/><Relationship Id="rId567" Type="http://schemas.openxmlformats.org/officeDocument/2006/relationships/hyperlink" Target="file:///C:\MyMeetings\TSGR1_126-Maastricht\Docs/R1-2605378.zip" TargetMode="External"/><Relationship Id="rId1197" Type="http://schemas.openxmlformats.org/officeDocument/2006/relationships/hyperlink" Target="file:///C:\MyMeetings\TSGR1_126-Maastricht\Docs/R1-2606675.zip" TargetMode="External"/><Relationship Id="rId122" Type="http://schemas.openxmlformats.org/officeDocument/2006/relationships/hyperlink" Target="file:///C:\MyMeetings\TSGR1_126-Maastricht\Docs/R1-2606917.zip" TargetMode="External"/><Relationship Id="rId774" Type="http://schemas.openxmlformats.org/officeDocument/2006/relationships/hyperlink" Target="file:///C:\MyMeetings\TSGR1_126-Maastricht\Docs/R1-2606372.zip" TargetMode="External"/><Relationship Id="rId981" Type="http://schemas.openxmlformats.org/officeDocument/2006/relationships/hyperlink" Target="file:///C:\MyMeetings\TSGR1_126-Maastricht\Docs/R1-2606439.zip" TargetMode="External"/><Relationship Id="rId1057" Type="http://schemas.openxmlformats.org/officeDocument/2006/relationships/hyperlink" Target="file:///C:\MyMeetings\TSGR1_126-Maastricht\Docs/R1-2605565.zip" TargetMode="External"/><Relationship Id="rId2010" Type="http://schemas.openxmlformats.org/officeDocument/2006/relationships/hyperlink" Target="file:///C:\MyMeetings\TSGR1_126-Maastricht\Docs/R1-2605349.zip" TargetMode="External"/><Relationship Id="rId427" Type="http://schemas.openxmlformats.org/officeDocument/2006/relationships/hyperlink" Target="file:///C:\MyMeetings\TSGR1_126-Maastricht\Docs/R1-2605282.zip" TargetMode="External"/><Relationship Id="rId634" Type="http://schemas.openxmlformats.org/officeDocument/2006/relationships/hyperlink" Target="file:///C:\MyMeetings\TSGR1_126-Maastricht\Docs/R1-2606320.zip" TargetMode="External"/><Relationship Id="rId841" Type="http://schemas.openxmlformats.org/officeDocument/2006/relationships/hyperlink" Target="file:///C:\MyMeetings\TSGR1_126-Maastricht\Docs/R1-2606499.zip" TargetMode="External"/><Relationship Id="rId1264" Type="http://schemas.openxmlformats.org/officeDocument/2006/relationships/hyperlink" Target="file:///C:\MyMeetings\TSGR1_126-Maastricht\Docs/R1-2606902.zip" TargetMode="External"/><Relationship Id="rId1471" Type="http://schemas.openxmlformats.org/officeDocument/2006/relationships/hyperlink" Target="file:///C:\MyMeetings\TSGR1_126-Maastricht\Docs/R1-2605204.zip" TargetMode="External"/><Relationship Id="rId1569" Type="http://schemas.openxmlformats.org/officeDocument/2006/relationships/hyperlink" Target="file:///C:\MyMeetings\TSGR1_126-Maastricht\Docs/R1-2605575.zip" TargetMode="External"/><Relationship Id="rId2108" Type="http://schemas.openxmlformats.org/officeDocument/2006/relationships/hyperlink" Target="file:///C:\MyMeetings\TSGR1_126-Maastricht\Docs/R1-2605198.zip" TargetMode="External"/><Relationship Id="rId701" Type="http://schemas.openxmlformats.org/officeDocument/2006/relationships/hyperlink" Target="file:///C:\MyMeetings\TSGR1_126-Maastricht\Docs/R1-2606638.zip" TargetMode="External"/><Relationship Id="rId939" Type="http://schemas.openxmlformats.org/officeDocument/2006/relationships/hyperlink" Target="file:///C:\MyMeetings\TSGR1_126-Maastricht\Docs/R1-2606723.zip" TargetMode="External"/><Relationship Id="rId1124" Type="http://schemas.openxmlformats.org/officeDocument/2006/relationships/hyperlink" Target="file:///C:\MyMeetings\TSGR1_126-Maastricht\Docs/R1-2606340.zip" TargetMode="External"/><Relationship Id="rId1331" Type="http://schemas.openxmlformats.org/officeDocument/2006/relationships/hyperlink" Target="file:///C:\MyMeetings\TSGR1_126-Maastricht\Docs/R1-2606649.zip" TargetMode="External"/><Relationship Id="rId1776" Type="http://schemas.openxmlformats.org/officeDocument/2006/relationships/hyperlink" Target="file:///C:\MyMeetings\TSGR1_126-Maastricht\Docs/R1-2605515.zip" TargetMode="External"/><Relationship Id="rId1983" Type="http://schemas.openxmlformats.org/officeDocument/2006/relationships/hyperlink" Target="file:///C:\MyMeetings\TSGR1_126-Maastricht\Docs/R1-2606437.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1321</TotalTime>
  <Pages>170</Pages>
  <Words>107103</Words>
  <Characters>597637</Characters>
  <Application>Microsoft Office Word</Application>
  <DocSecurity>0</DocSecurity>
  <Lines>17577</Lines>
  <Paragraphs>12150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RAN1#90bis</vt:lpstr>
      <vt:lpstr>RAN1#90bis</vt:lpstr>
    </vt:vector>
  </TitlesOfParts>
  <Company>ETSI</Company>
  <LinksUpToDate>false</LinksUpToDate>
  <CharactersWithSpaces>692590</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MCC_JK: CR0236r1</cp:lastModifiedBy>
  <cp:revision>77</cp:revision>
  <cp:lastPrinted>2013-03-13T09:59:00Z</cp:lastPrinted>
  <dcterms:created xsi:type="dcterms:W3CDTF">2026-08-28T17:26:00Z</dcterms:created>
  <dcterms:modified xsi:type="dcterms:W3CDTF">2026-09-03T05:33:00Z</dcterms:modified>
</cp:coreProperties>
</file>